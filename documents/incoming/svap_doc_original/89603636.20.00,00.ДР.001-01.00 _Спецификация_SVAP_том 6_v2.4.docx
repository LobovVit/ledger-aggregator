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commentsExtensible.xml" ContentType="application/vnd.openxmlformats-officedocument.wordprocessingml.commentsExtensible+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4578" w:type="dxa"/>
        <w:tblInd w:w="142" w:type="dxa"/>
        <w:tblLayout w:type="fixed"/>
        <w:tblLook w:val="0000" w:firstRow="0" w:lastRow="0" w:firstColumn="0" w:lastColumn="0" w:noHBand="0" w:noVBand="0"/>
      </w:tblPr>
      <w:tblGrid>
        <w:gridCol w:w="4578"/>
      </w:tblGrid>
      <w:tr w:rsidR="005E57EB" w:rsidRPr="005C6BDA" w14:paraId="3785395E" w14:textId="77777777" w:rsidTr="005E57EB">
        <w:trPr>
          <w:trHeight w:val="20"/>
        </w:trPr>
        <w:tc>
          <w:tcPr>
            <w:tcW w:w="4578" w:type="dxa"/>
          </w:tcPr>
          <w:p w14:paraId="59ED471B" w14:textId="31AA9C5D" w:rsidR="005E57EB" w:rsidRPr="005C6BDA" w:rsidRDefault="005E57EB" w:rsidP="0065610E">
            <w:pPr>
              <w:pStyle w:val="GOSTTitul0"/>
            </w:pPr>
            <w:r w:rsidRPr="00A97805">
              <w:rPr>
                <w:sz w:val="24"/>
              </w:rPr>
              <w:br w:type="page"/>
            </w:r>
            <w:r w:rsidRPr="005C6BDA">
              <w:t>УТВЕРЖДАЮ</w:t>
            </w:r>
          </w:p>
          <w:p w14:paraId="7ECDC82C" w14:textId="398D22F8" w:rsidR="005E57EB" w:rsidRPr="005C6BDA" w:rsidRDefault="005E57EB" w:rsidP="0065610E">
            <w:pPr>
              <w:pStyle w:val="GOSTTitul0"/>
            </w:pPr>
            <w:r w:rsidRPr="005C6BDA">
              <w:t>От Федерального казначейства</w:t>
            </w:r>
          </w:p>
        </w:tc>
      </w:tr>
      <w:tr w:rsidR="005E57EB" w:rsidRPr="005C6BDA" w14:paraId="22D3743C" w14:textId="77777777" w:rsidTr="005E57EB">
        <w:trPr>
          <w:trHeight w:val="20"/>
        </w:trPr>
        <w:tc>
          <w:tcPr>
            <w:tcW w:w="4578" w:type="dxa"/>
          </w:tcPr>
          <w:p w14:paraId="3324B8D4" w14:textId="77777777" w:rsidR="005E57EB" w:rsidRPr="005C6BDA" w:rsidRDefault="005E57EB">
            <w:pPr>
              <w:pStyle w:val="GOSTTitul0"/>
              <w:rPr>
                <w:rStyle w:val="affff8"/>
                <w:sz w:val="24"/>
                <w:szCs w:val="20"/>
              </w:rPr>
            </w:pPr>
          </w:p>
        </w:tc>
      </w:tr>
      <w:tr w:rsidR="005E57EB" w:rsidRPr="005C6BDA" w14:paraId="0CAD0294" w14:textId="77777777" w:rsidTr="005E57EB">
        <w:trPr>
          <w:trHeight w:val="20"/>
        </w:trPr>
        <w:tc>
          <w:tcPr>
            <w:tcW w:w="4578" w:type="dxa"/>
            <w:vAlign w:val="bottom"/>
          </w:tcPr>
          <w:p w14:paraId="003BAEC9" w14:textId="77777777" w:rsidR="005E57EB" w:rsidRPr="005C6BDA" w:rsidRDefault="005E57EB" w:rsidP="0065610E">
            <w:pPr>
              <w:pStyle w:val="GOSTTitul0"/>
            </w:pPr>
          </w:p>
        </w:tc>
      </w:tr>
      <w:tr w:rsidR="005E57EB" w:rsidRPr="005C6BDA" w14:paraId="6AC66B0C" w14:textId="77777777" w:rsidTr="005E57EB">
        <w:trPr>
          <w:trHeight w:val="20"/>
        </w:trPr>
        <w:tc>
          <w:tcPr>
            <w:tcW w:w="4578" w:type="dxa"/>
            <w:vAlign w:val="bottom"/>
          </w:tcPr>
          <w:p w14:paraId="36796938" w14:textId="76AA00A1" w:rsidR="005E57EB" w:rsidRPr="005C6BDA" w:rsidRDefault="005E57EB" w:rsidP="0065610E">
            <w:pPr>
              <w:pStyle w:val="GOSTTitul0"/>
            </w:pPr>
            <w:r w:rsidRPr="005C6BDA">
              <w:rPr>
                <w:rStyle w:val="affff8"/>
              </w:rPr>
              <w:t xml:space="preserve">                              /                      </w:t>
            </w:r>
            <w:r w:rsidRPr="005C6BDA">
              <w:t xml:space="preserve"> /</w:t>
            </w:r>
          </w:p>
        </w:tc>
      </w:tr>
      <w:tr w:rsidR="005E57EB" w:rsidRPr="005C6BDA" w14:paraId="29D1F0B5" w14:textId="77777777" w:rsidTr="005E57EB">
        <w:trPr>
          <w:trHeight w:val="20"/>
        </w:trPr>
        <w:tc>
          <w:tcPr>
            <w:tcW w:w="4578" w:type="dxa"/>
            <w:vAlign w:val="bottom"/>
          </w:tcPr>
          <w:p w14:paraId="3796A8AE" w14:textId="77777777" w:rsidR="005E57EB" w:rsidRPr="005C6BDA" w:rsidRDefault="005E57EB" w:rsidP="0065610E">
            <w:pPr>
              <w:pStyle w:val="GOSTTitul0"/>
            </w:pPr>
          </w:p>
        </w:tc>
      </w:tr>
      <w:tr w:rsidR="005E57EB" w:rsidRPr="005C6BDA" w14:paraId="1E07ADC8" w14:textId="77777777" w:rsidTr="005E57EB">
        <w:trPr>
          <w:trHeight w:val="20"/>
        </w:trPr>
        <w:tc>
          <w:tcPr>
            <w:tcW w:w="4578" w:type="dxa"/>
            <w:vAlign w:val="bottom"/>
          </w:tcPr>
          <w:p w14:paraId="0526012C" w14:textId="3F40F418" w:rsidR="005E57EB" w:rsidRPr="005C6BDA" w:rsidRDefault="005E57EB" w:rsidP="0065610E">
            <w:pPr>
              <w:pStyle w:val="GOSTTitul0"/>
            </w:pPr>
            <w:r w:rsidRPr="005C6BDA">
              <w:t>«</w:t>
            </w:r>
            <w:r w:rsidRPr="005C6BDA">
              <w:rPr>
                <w:rStyle w:val="affff8"/>
              </w:rPr>
              <w:t xml:space="preserve">         </w:t>
            </w:r>
            <w:r w:rsidRPr="005C6BDA">
              <w:t>»</w:t>
            </w:r>
            <w:r w:rsidRPr="005C6BDA">
              <w:rPr>
                <w:rStyle w:val="affff8"/>
              </w:rPr>
              <w:t xml:space="preserve">                                    </w:t>
            </w:r>
            <w:r w:rsidRPr="005C6BDA">
              <w:t>20</w:t>
            </w:r>
            <w:r w:rsidRPr="005C6BDA">
              <w:rPr>
                <w:rStyle w:val="affff8"/>
              </w:rPr>
              <w:t xml:space="preserve">     </w:t>
            </w:r>
            <w:r w:rsidRPr="005C6BDA">
              <w:t>г.</w:t>
            </w:r>
          </w:p>
        </w:tc>
      </w:tr>
    </w:tbl>
    <w:p w14:paraId="24C84DC3" w14:textId="51C1562C" w:rsidR="00D87F00" w:rsidRPr="005C6BDA" w:rsidRDefault="00D87F00" w:rsidP="00D87F00">
      <w:pPr>
        <w:pStyle w:val="GOSTTitul1"/>
      </w:pPr>
    </w:p>
    <w:p w14:paraId="335BF44D" w14:textId="6ABA6144" w:rsidR="00D87F00" w:rsidRPr="000367D8" w:rsidRDefault="7D0ACBF4">
      <w:pPr>
        <w:pStyle w:val="GOSTTitul1"/>
      </w:pPr>
      <w:r w:rsidRPr="000367D8">
        <w:t>Государственная интегрированная информационная система управления общественными финансами «Электронный бюджет»</w:t>
      </w:r>
    </w:p>
    <w:p w14:paraId="69B80C3B" w14:textId="77777777" w:rsidR="00D87F00" w:rsidRPr="0065610E" w:rsidRDefault="00D87F00" w:rsidP="0065610E">
      <w:pPr>
        <w:ind w:left="567" w:firstLine="0"/>
      </w:pPr>
    </w:p>
    <w:p w14:paraId="217D8F29" w14:textId="77777777" w:rsidR="00F50BAF" w:rsidRPr="005C6BDA" w:rsidRDefault="00F50BAF" w:rsidP="00D87F00">
      <w:pPr>
        <w:pStyle w:val="affff6"/>
      </w:pPr>
    </w:p>
    <w:p w14:paraId="2304F8CF" w14:textId="40A9441F" w:rsidR="009439F9" w:rsidRDefault="0016478B" w:rsidP="0065610E">
      <w:pPr>
        <w:pStyle w:val="GOSTTitul2"/>
      </w:pPr>
      <w:r w:rsidRPr="005C6BDA">
        <w:t xml:space="preserve">Требования к взаимодействию </w:t>
      </w:r>
      <w:r w:rsidR="00E0779C">
        <w:t xml:space="preserve">расчетно-финансовой платформы </w:t>
      </w:r>
      <w:r w:rsidR="00E0779C" w:rsidRPr="00BF4F90">
        <w:t>SmartVista Accounting Platform</w:t>
      </w:r>
      <w:r w:rsidR="000367D8">
        <w:t xml:space="preserve"> </w:t>
      </w:r>
      <w:r w:rsidRPr="00B9499D">
        <w:t xml:space="preserve">с </w:t>
      </w:r>
      <w:r w:rsidR="001A7195" w:rsidRPr="00B9499D">
        <w:t>ф</w:t>
      </w:r>
      <w:r w:rsidRPr="00B9499D">
        <w:t>ункциональными подсистемами</w:t>
      </w:r>
    </w:p>
    <w:p w14:paraId="63C90247" w14:textId="492D4FE6" w:rsidR="00D87F00" w:rsidRPr="00B9499D" w:rsidRDefault="7D0ACBF4" w:rsidP="7D0ACBF4">
      <w:pPr>
        <w:pStyle w:val="affff6"/>
        <w:rPr>
          <w:b/>
          <w:bCs/>
          <w:color w:val="auto"/>
          <w:sz w:val="36"/>
          <w:szCs w:val="36"/>
        </w:rPr>
      </w:pPr>
      <w:r w:rsidRPr="7D0ACBF4">
        <w:rPr>
          <w:b/>
          <w:bCs/>
          <w:color w:val="auto"/>
          <w:sz w:val="36"/>
          <w:szCs w:val="36"/>
        </w:rPr>
        <w:t>Версия 2.</w:t>
      </w:r>
      <w:r w:rsidR="005D4E14">
        <w:rPr>
          <w:b/>
          <w:bCs/>
          <w:color w:val="auto"/>
          <w:sz w:val="36"/>
          <w:szCs w:val="36"/>
        </w:rPr>
        <w:t>4</w:t>
      </w:r>
    </w:p>
    <w:p w14:paraId="31695C0C" w14:textId="273923C1" w:rsidR="00D87F00" w:rsidRPr="00B9499D" w:rsidRDefault="0CA53A56" w:rsidP="0065610E">
      <w:pPr>
        <w:pStyle w:val="GOSTTitul1"/>
      </w:pPr>
      <w:r w:rsidRPr="0CA53A56">
        <w:t>Лист утверждения</w:t>
      </w:r>
    </w:p>
    <w:p w14:paraId="31FD14AC" w14:textId="1D50871A" w:rsidR="00D87F00" w:rsidRPr="00B9499D" w:rsidRDefault="00D87F00" w:rsidP="0065610E">
      <w:pPr>
        <w:pStyle w:val="GOSTTitul0"/>
      </w:pPr>
      <w:r w:rsidRPr="00B9499D">
        <w:t xml:space="preserve">Код документа: </w:t>
      </w:r>
      <w:bookmarkStart w:id="0" w:name="kod_doc"/>
      <w:r w:rsidR="000367D8">
        <w:fldChar w:fldCharType="begin"/>
      </w:r>
      <w:r w:rsidR="000367D8">
        <w:instrText xml:space="preserve"> DOCPROPERTY  DocCode  \* MERGEFORMAT </w:instrText>
      </w:r>
      <w:r w:rsidR="000367D8">
        <w:fldChar w:fldCharType="separate"/>
      </w:r>
      <w:r w:rsidR="00CE7795">
        <w:t>89603636.43.01,00.ДР.001-01.00 1(4,8)</w:t>
      </w:r>
      <w:r w:rsidR="000367D8">
        <w:fldChar w:fldCharType="end"/>
      </w:r>
      <w:r w:rsidRPr="00B9499D">
        <w:t xml:space="preserve">-ЛУ </w:t>
      </w:r>
      <w:bookmarkEnd w:id="0"/>
    </w:p>
    <w:p w14:paraId="550EDBEE" w14:textId="3D43C5C5" w:rsidR="00D87F00" w:rsidRPr="005C6BDA" w:rsidRDefault="00D87F00" w:rsidP="0065610E">
      <w:pPr>
        <w:pStyle w:val="GOSTTitul0"/>
      </w:pPr>
      <w:r w:rsidRPr="00B9499D">
        <w:t xml:space="preserve">Государственный контракт </w:t>
      </w:r>
      <w:r w:rsidR="009F2007" w:rsidRPr="00B9499D">
        <w:t xml:space="preserve">от </w:t>
      </w:r>
      <w:r w:rsidR="00E0779C">
        <w:t>30.09</w:t>
      </w:r>
      <w:r w:rsidR="005E57EB" w:rsidRPr="003E7D32">
        <w:t>.2022</w:t>
      </w:r>
      <w:r w:rsidR="005E57EB">
        <w:t xml:space="preserve"> </w:t>
      </w:r>
      <w:r w:rsidR="005E57EB" w:rsidRPr="003E7D32">
        <w:t>№ </w:t>
      </w:r>
      <w:r w:rsidR="00E0779C" w:rsidRPr="000F44A2">
        <w:t>ФКУ0502/09</w:t>
      </w:r>
      <w:r w:rsidR="005E57EB" w:rsidRPr="003E7D32">
        <w:t>/2022/</w:t>
      </w:r>
      <w:r w:rsidR="00E0779C" w:rsidRPr="000F44A2">
        <w:t>ЭГИС</w:t>
      </w:r>
    </w:p>
    <w:p w14:paraId="44DE7283" w14:textId="77777777" w:rsidR="00D87F00" w:rsidRPr="00B9499D" w:rsidRDefault="00D87F00" w:rsidP="00D87F00">
      <w:pPr>
        <w:pStyle w:val="affff6"/>
      </w:pPr>
    </w:p>
    <w:p w14:paraId="24DBE222" w14:textId="63DDECB2" w:rsidR="00D87F00" w:rsidRPr="00B9499D" w:rsidRDefault="00D87F00" w:rsidP="00D87F00">
      <w:pPr>
        <w:pStyle w:val="affff6"/>
      </w:pPr>
    </w:p>
    <w:tbl>
      <w:tblPr>
        <w:tblW w:w="9889" w:type="dxa"/>
        <w:jc w:val="center"/>
        <w:tblLayout w:type="fixed"/>
        <w:tblLook w:val="0000" w:firstRow="0" w:lastRow="0" w:firstColumn="0" w:lastColumn="0" w:noHBand="0" w:noVBand="0"/>
      </w:tblPr>
      <w:tblGrid>
        <w:gridCol w:w="4360"/>
        <w:gridCol w:w="951"/>
        <w:gridCol w:w="4578"/>
      </w:tblGrid>
      <w:tr w:rsidR="00D87F00" w:rsidRPr="00B9499D" w14:paraId="4244DB44" w14:textId="77777777" w:rsidTr="001A5048">
        <w:trPr>
          <w:trHeight w:val="20"/>
          <w:jc w:val="center"/>
        </w:trPr>
        <w:tc>
          <w:tcPr>
            <w:tcW w:w="4360" w:type="dxa"/>
          </w:tcPr>
          <w:p w14:paraId="227F0453" w14:textId="77777777" w:rsidR="00D87F00" w:rsidRPr="00B9499D" w:rsidRDefault="00D87F00" w:rsidP="0065610E">
            <w:pPr>
              <w:pStyle w:val="GOSTTitul0"/>
            </w:pPr>
            <w:r w:rsidRPr="00B9499D">
              <w:t>СОГЛАСОВАНО</w:t>
            </w:r>
          </w:p>
        </w:tc>
        <w:tc>
          <w:tcPr>
            <w:tcW w:w="951" w:type="dxa"/>
          </w:tcPr>
          <w:p w14:paraId="7DD5B30C" w14:textId="77777777" w:rsidR="00D87F00" w:rsidRPr="00B9499D" w:rsidRDefault="00D87F00" w:rsidP="0065610E">
            <w:pPr>
              <w:pStyle w:val="GOSTTitul0"/>
            </w:pPr>
          </w:p>
        </w:tc>
        <w:tc>
          <w:tcPr>
            <w:tcW w:w="4578" w:type="dxa"/>
          </w:tcPr>
          <w:p w14:paraId="0A42DDD5" w14:textId="77777777" w:rsidR="00D87F00" w:rsidRPr="00B9499D" w:rsidRDefault="00D87F00" w:rsidP="0065610E">
            <w:pPr>
              <w:pStyle w:val="GOSTTitul0"/>
            </w:pPr>
            <w:r w:rsidRPr="00B9499D">
              <w:t>СОГЛАСОВАНО</w:t>
            </w:r>
          </w:p>
        </w:tc>
      </w:tr>
      <w:tr w:rsidR="00D87F00" w:rsidRPr="00B9499D" w14:paraId="00298679" w14:textId="77777777" w:rsidTr="001A5048">
        <w:trPr>
          <w:trHeight w:val="20"/>
          <w:jc w:val="center"/>
        </w:trPr>
        <w:tc>
          <w:tcPr>
            <w:tcW w:w="4360" w:type="dxa"/>
          </w:tcPr>
          <w:p w14:paraId="669CA3F5" w14:textId="77777777" w:rsidR="00D87F00" w:rsidRPr="00B9499D" w:rsidRDefault="00D87F00" w:rsidP="0065610E">
            <w:pPr>
              <w:pStyle w:val="GOSTTitul0"/>
            </w:pPr>
            <w:r w:rsidRPr="00B9499D">
              <w:t>От Федерального казначейства</w:t>
            </w:r>
          </w:p>
        </w:tc>
        <w:tc>
          <w:tcPr>
            <w:tcW w:w="951" w:type="dxa"/>
          </w:tcPr>
          <w:p w14:paraId="224AC932" w14:textId="77777777" w:rsidR="00D87F00" w:rsidRPr="00B9499D" w:rsidRDefault="00D87F00" w:rsidP="0065610E">
            <w:pPr>
              <w:pStyle w:val="GOSTTitul0"/>
            </w:pPr>
          </w:p>
        </w:tc>
        <w:tc>
          <w:tcPr>
            <w:tcW w:w="4578" w:type="dxa"/>
          </w:tcPr>
          <w:p w14:paraId="2A1538D0" w14:textId="0B68B065" w:rsidR="00D87F00" w:rsidRPr="00B9499D" w:rsidRDefault="00D87F00" w:rsidP="0065610E">
            <w:pPr>
              <w:pStyle w:val="GOSTTitul0"/>
            </w:pPr>
            <w:r w:rsidRPr="00B9499D">
              <w:t>От ООО «</w:t>
            </w:r>
            <w:r w:rsidR="001A7195" w:rsidRPr="00B9499D">
              <w:rPr>
                <w:szCs w:val="24"/>
              </w:rPr>
              <w:t>БП</w:t>
            </w:r>
            <w:r w:rsidR="001A7195" w:rsidRPr="00B9499D">
              <w:rPr>
                <w:szCs w:val="24"/>
                <w:lang w:val="en-US"/>
              </w:rPr>
              <w:t>C</w:t>
            </w:r>
            <w:r w:rsidR="001A7195" w:rsidRPr="00B9499D">
              <w:rPr>
                <w:szCs w:val="24"/>
              </w:rPr>
              <w:t xml:space="preserve"> Инновационные программные решения</w:t>
            </w:r>
            <w:r w:rsidRPr="00B9499D">
              <w:t>»</w:t>
            </w:r>
          </w:p>
          <w:p w14:paraId="0B315F81" w14:textId="77777777" w:rsidR="00D87F00" w:rsidRPr="00B9499D" w:rsidRDefault="00D87F00" w:rsidP="0065610E">
            <w:pPr>
              <w:pStyle w:val="GOSTTitul0"/>
            </w:pPr>
          </w:p>
        </w:tc>
      </w:tr>
      <w:tr w:rsidR="00D87F00" w:rsidRPr="00B9499D" w14:paraId="0B0049EA" w14:textId="77777777" w:rsidTr="001A5048">
        <w:trPr>
          <w:trHeight w:val="20"/>
          <w:jc w:val="center"/>
        </w:trPr>
        <w:tc>
          <w:tcPr>
            <w:tcW w:w="4360" w:type="dxa"/>
            <w:vAlign w:val="bottom"/>
          </w:tcPr>
          <w:p w14:paraId="541882AF" w14:textId="77777777" w:rsidR="00D87F00" w:rsidRPr="00B9499D" w:rsidRDefault="00D87F00" w:rsidP="0065610E">
            <w:pPr>
              <w:pStyle w:val="GOSTTitul0"/>
            </w:pPr>
          </w:p>
        </w:tc>
        <w:tc>
          <w:tcPr>
            <w:tcW w:w="951" w:type="dxa"/>
            <w:vAlign w:val="bottom"/>
          </w:tcPr>
          <w:p w14:paraId="4B5A4C4A" w14:textId="77777777" w:rsidR="00D87F00" w:rsidRPr="00B9499D" w:rsidRDefault="00D87F00" w:rsidP="0065610E">
            <w:pPr>
              <w:pStyle w:val="GOSTTitul0"/>
            </w:pPr>
          </w:p>
        </w:tc>
        <w:tc>
          <w:tcPr>
            <w:tcW w:w="4578" w:type="dxa"/>
            <w:vAlign w:val="bottom"/>
          </w:tcPr>
          <w:p w14:paraId="622D9D81" w14:textId="77777777" w:rsidR="00D87F00" w:rsidRPr="00B9499D" w:rsidRDefault="00D87F00" w:rsidP="0065610E">
            <w:pPr>
              <w:pStyle w:val="GOSTTitul0"/>
            </w:pPr>
          </w:p>
        </w:tc>
      </w:tr>
      <w:tr w:rsidR="00D87F00" w:rsidRPr="00B9499D" w14:paraId="2D17A352" w14:textId="77777777" w:rsidTr="001A5048">
        <w:trPr>
          <w:trHeight w:val="20"/>
          <w:jc w:val="center"/>
        </w:trPr>
        <w:tc>
          <w:tcPr>
            <w:tcW w:w="4360" w:type="dxa"/>
            <w:vAlign w:val="bottom"/>
          </w:tcPr>
          <w:p w14:paraId="252046A3" w14:textId="0C55D810" w:rsidR="00D87F00" w:rsidRPr="00B9499D" w:rsidRDefault="00D87F00" w:rsidP="0065610E">
            <w:pPr>
              <w:pStyle w:val="GOSTTitul0"/>
            </w:pPr>
            <w:r w:rsidRPr="00B9499D">
              <w:rPr>
                <w:rStyle w:val="affff8"/>
              </w:rPr>
              <w:t xml:space="preserve">                             </w:t>
            </w:r>
            <w:r w:rsidRPr="00B9499D">
              <w:t xml:space="preserve">/ </w:t>
            </w:r>
            <w:r w:rsidR="00F50BAF" w:rsidRPr="00B9499D">
              <w:rPr>
                <w:rStyle w:val="affff8"/>
              </w:rPr>
              <w:t xml:space="preserve">               </w:t>
            </w:r>
            <w:r w:rsidR="00A97805" w:rsidRPr="00B9499D">
              <w:rPr>
                <w:rStyle w:val="affff8"/>
              </w:rPr>
              <w:t xml:space="preserve">    </w:t>
            </w:r>
            <w:r w:rsidR="00F50BAF" w:rsidRPr="00B9499D">
              <w:rPr>
                <w:rStyle w:val="affff8"/>
              </w:rPr>
              <w:t xml:space="preserve">      </w:t>
            </w:r>
            <w:r w:rsidRPr="00B9499D">
              <w:t>/</w:t>
            </w:r>
          </w:p>
        </w:tc>
        <w:tc>
          <w:tcPr>
            <w:tcW w:w="951" w:type="dxa"/>
            <w:vAlign w:val="bottom"/>
          </w:tcPr>
          <w:p w14:paraId="6242B0A2" w14:textId="77777777" w:rsidR="00D87F00" w:rsidRPr="00B9499D" w:rsidRDefault="00D87F00" w:rsidP="0065610E">
            <w:pPr>
              <w:pStyle w:val="GOSTTitul0"/>
            </w:pPr>
          </w:p>
        </w:tc>
        <w:tc>
          <w:tcPr>
            <w:tcW w:w="4578" w:type="dxa"/>
            <w:vAlign w:val="bottom"/>
          </w:tcPr>
          <w:p w14:paraId="337F1364" w14:textId="77777777" w:rsidR="00D87F00" w:rsidRPr="00B9499D" w:rsidRDefault="00D87F00" w:rsidP="0065610E">
            <w:pPr>
              <w:pStyle w:val="GOSTTitul0"/>
            </w:pPr>
            <w:r w:rsidRPr="00B9499D">
              <w:rPr>
                <w:rStyle w:val="affff8"/>
              </w:rPr>
              <w:t xml:space="preserve">                             / </w:t>
            </w:r>
            <w:r w:rsidRPr="00B9499D">
              <w:t>Д.В. Бубнов/</w:t>
            </w:r>
          </w:p>
        </w:tc>
      </w:tr>
      <w:tr w:rsidR="00D87F00" w:rsidRPr="00B9499D" w14:paraId="51EFCD80" w14:textId="77777777" w:rsidTr="001A5048">
        <w:trPr>
          <w:trHeight w:val="20"/>
          <w:jc w:val="center"/>
        </w:trPr>
        <w:tc>
          <w:tcPr>
            <w:tcW w:w="4360" w:type="dxa"/>
            <w:vAlign w:val="bottom"/>
          </w:tcPr>
          <w:p w14:paraId="7EE138E8" w14:textId="77777777" w:rsidR="00D87F00" w:rsidRPr="00B9499D" w:rsidRDefault="00D87F00" w:rsidP="0065610E">
            <w:pPr>
              <w:pStyle w:val="GOSTTitul0"/>
            </w:pPr>
          </w:p>
        </w:tc>
        <w:tc>
          <w:tcPr>
            <w:tcW w:w="951" w:type="dxa"/>
            <w:vAlign w:val="bottom"/>
          </w:tcPr>
          <w:p w14:paraId="21511E5C" w14:textId="77777777" w:rsidR="00D87F00" w:rsidRPr="00B9499D" w:rsidRDefault="00D87F00" w:rsidP="0065610E">
            <w:pPr>
              <w:pStyle w:val="GOSTTitul0"/>
            </w:pPr>
          </w:p>
        </w:tc>
        <w:tc>
          <w:tcPr>
            <w:tcW w:w="4578" w:type="dxa"/>
            <w:vAlign w:val="bottom"/>
          </w:tcPr>
          <w:p w14:paraId="40066F7C" w14:textId="77777777" w:rsidR="00D87F00" w:rsidRPr="00B9499D" w:rsidRDefault="00D87F00" w:rsidP="0065610E">
            <w:pPr>
              <w:pStyle w:val="GOSTTitul0"/>
            </w:pPr>
          </w:p>
        </w:tc>
      </w:tr>
      <w:tr w:rsidR="00D87F00" w:rsidRPr="00B9499D" w14:paraId="75565437" w14:textId="77777777" w:rsidTr="001A5048">
        <w:trPr>
          <w:trHeight w:val="20"/>
          <w:jc w:val="center"/>
        </w:trPr>
        <w:tc>
          <w:tcPr>
            <w:tcW w:w="4360" w:type="dxa"/>
            <w:vAlign w:val="bottom"/>
          </w:tcPr>
          <w:p w14:paraId="77AB7F17" w14:textId="594E37E4" w:rsidR="00D87F00" w:rsidRPr="00B9499D" w:rsidRDefault="00D87F00" w:rsidP="00837CC4">
            <w:pPr>
              <w:pStyle w:val="GOSTTitul0"/>
            </w:pPr>
            <w:r w:rsidRPr="00B9499D">
              <w:t>«</w:t>
            </w:r>
            <w:r w:rsidRPr="00B9499D">
              <w:rPr>
                <w:rStyle w:val="affff8"/>
              </w:rPr>
              <w:t xml:space="preserve">         </w:t>
            </w:r>
            <w:r w:rsidRPr="00B9499D">
              <w:t>»</w:t>
            </w:r>
            <w:r w:rsidRPr="00B9499D">
              <w:rPr>
                <w:rStyle w:val="affff8"/>
              </w:rPr>
              <w:t xml:space="preserve">                                  </w:t>
            </w:r>
            <w:r w:rsidRPr="00B9499D">
              <w:t>20</w:t>
            </w:r>
            <w:r w:rsidR="00837CC4">
              <w:rPr>
                <w:rStyle w:val="affff8"/>
                <w:u w:val="none"/>
              </w:rPr>
              <w:t>__</w:t>
            </w:r>
            <w:r w:rsidRPr="00B9499D">
              <w:rPr>
                <w:rStyle w:val="affff8"/>
                <w:u w:val="none"/>
              </w:rPr>
              <w:t xml:space="preserve"> </w:t>
            </w:r>
            <w:r w:rsidRPr="00B9499D">
              <w:t>г.</w:t>
            </w:r>
          </w:p>
        </w:tc>
        <w:tc>
          <w:tcPr>
            <w:tcW w:w="951" w:type="dxa"/>
            <w:vAlign w:val="bottom"/>
          </w:tcPr>
          <w:p w14:paraId="09377C29" w14:textId="77777777" w:rsidR="00D87F00" w:rsidRPr="00B9499D" w:rsidRDefault="00D87F00" w:rsidP="0065610E">
            <w:pPr>
              <w:pStyle w:val="GOSTTitul0"/>
            </w:pPr>
          </w:p>
        </w:tc>
        <w:tc>
          <w:tcPr>
            <w:tcW w:w="4578" w:type="dxa"/>
            <w:vAlign w:val="bottom"/>
          </w:tcPr>
          <w:p w14:paraId="30A2EC77" w14:textId="5E46D8BA" w:rsidR="00D87F00" w:rsidRPr="00B9499D" w:rsidRDefault="00D87F00" w:rsidP="00837CC4">
            <w:pPr>
              <w:pStyle w:val="GOSTTitul0"/>
            </w:pPr>
            <w:r w:rsidRPr="00B9499D">
              <w:t>«</w:t>
            </w:r>
            <w:r w:rsidRPr="00B9499D">
              <w:rPr>
                <w:rStyle w:val="affff8"/>
              </w:rPr>
              <w:t xml:space="preserve">         </w:t>
            </w:r>
            <w:r w:rsidRPr="00B9499D">
              <w:t>»</w:t>
            </w:r>
            <w:r w:rsidRPr="00B9499D">
              <w:rPr>
                <w:rStyle w:val="affff8"/>
              </w:rPr>
              <w:t xml:space="preserve">                                     </w:t>
            </w:r>
            <w:r w:rsidRPr="00B9499D">
              <w:t>20</w:t>
            </w:r>
            <w:r w:rsidR="00837CC4">
              <w:t>__</w:t>
            </w:r>
            <w:r w:rsidRPr="00B9499D">
              <w:t xml:space="preserve"> г.</w:t>
            </w:r>
          </w:p>
        </w:tc>
      </w:tr>
    </w:tbl>
    <w:p w14:paraId="4CCAA30D" w14:textId="5014ADE0" w:rsidR="00D87F00" w:rsidRPr="00B9499D" w:rsidRDefault="00D87F00">
      <w:r w:rsidRPr="00B9499D">
        <w:br w:type="page"/>
      </w:r>
    </w:p>
    <w:tbl>
      <w:tblPr>
        <w:tblW w:w="4965" w:type="pct"/>
        <w:tblInd w:w="-74" w:type="dxa"/>
        <w:tblLook w:val="0000" w:firstRow="0" w:lastRow="0" w:firstColumn="0" w:lastColumn="0" w:noHBand="0" w:noVBand="0"/>
      </w:tblPr>
      <w:tblGrid>
        <w:gridCol w:w="6066"/>
        <w:gridCol w:w="3505"/>
      </w:tblGrid>
      <w:tr w:rsidR="00606F3C" w:rsidRPr="00B9499D" w14:paraId="4715DD2B" w14:textId="77777777" w:rsidTr="00396931">
        <w:trPr>
          <w:trHeight w:val="1673"/>
        </w:trPr>
        <w:tc>
          <w:tcPr>
            <w:tcW w:w="3169" w:type="pct"/>
          </w:tcPr>
          <w:p w14:paraId="76940BA4" w14:textId="176A0CFC" w:rsidR="00606F3C" w:rsidRPr="0065610E" w:rsidRDefault="005E57EB" w:rsidP="0065610E">
            <w:pPr>
              <w:pStyle w:val="GOSTTitul0"/>
            </w:pPr>
            <w:r w:rsidRPr="0065610E">
              <w:lastRenderedPageBreak/>
              <w:t>УТВЕРЖДЕН</w:t>
            </w:r>
          </w:p>
          <w:p w14:paraId="62370752" w14:textId="1EC5C682" w:rsidR="00606F3C" w:rsidRPr="00F16B36" w:rsidRDefault="00000000">
            <w:pPr>
              <w:pStyle w:val="GOSTTitul0"/>
            </w:pPr>
            <w:fldSimple w:instr=" DOCPROPERTY  DocCode  \* MERGEFORMAT ">
              <w:r w:rsidR="00CE7795">
                <w:t>89603636.43.01,00.ДР.001-01.00 1(4,8)</w:t>
              </w:r>
            </w:fldSimple>
            <w:r w:rsidR="00606F3C" w:rsidRPr="000367D8">
              <w:t>-ЛУ</w:t>
            </w:r>
          </w:p>
        </w:tc>
        <w:tc>
          <w:tcPr>
            <w:tcW w:w="1831" w:type="pct"/>
          </w:tcPr>
          <w:p w14:paraId="2327C0A2" w14:textId="77777777" w:rsidR="00606F3C" w:rsidRPr="00B9499D" w:rsidRDefault="00606F3C">
            <w:pPr>
              <w:pStyle w:val="GOSTTitul0"/>
            </w:pPr>
          </w:p>
        </w:tc>
      </w:tr>
      <w:tr w:rsidR="00B44F3A" w:rsidRPr="00B9499D" w14:paraId="45B06BDC" w14:textId="77777777" w:rsidTr="00F16B36">
        <w:trPr>
          <w:trHeight w:val="1293"/>
        </w:trPr>
        <w:tc>
          <w:tcPr>
            <w:tcW w:w="5000" w:type="pct"/>
            <w:gridSpan w:val="2"/>
            <w:vAlign w:val="center"/>
          </w:tcPr>
          <w:p w14:paraId="34052D87" w14:textId="53CE475F" w:rsidR="00B44F3A" w:rsidRPr="000367D8" w:rsidRDefault="0026652C">
            <w:pPr>
              <w:pStyle w:val="GOSTTitul1"/>
            </w:pPr>
            <w:r w:rsidRPr="000367D8">
              <w:t>Государственная интегрированная информационная система управления общественными финансами «Э</w:t>
            </w:r>
            <w:r w:rsidR="00E67B62" w:rsidRPr="000367D8">
              <w:t>лектронный бюджет»</w:t>
            </w:r>
          </w:p>
        </w:tc>
      </w:tr>
      <w:tr w:rsidR="00B44F3A" w:rsidRPr="00B9499D" w14:paraId="12AB8246" w14:textId="77777777" w:rsidTr="00F16B36">
        <w:trPr>
          <w:trHeight w:val="68"/>
        </w:trPr>
        <w:tc>
          <w:tcPr>
            <w:tcW w:w="5000" w:type="pct"/>
            <w:gridSpan w:val="2"/>
            <w:vAlign w:val="center"/>
          </w:tcPr>
          <w:p w14:paraId="1C26AC45" w14:textId="1CC2DC70" w:rsidR="00F16B36" w:rsidRPr="00B9499D" w:rsidRDefault="00F16B36" w:rsidP="00E67B62">
            <w:pPr>
              <w:pStyle w:val="GOSTTitul1"/>
              <w:jc w:val="both"/>
            </w:pPr>
          </w:p>
        </w:tc>
      </w:tr>
      <w:tr w:rsidR="002F5B7D" w:rsidRPr="00B9499D" w14:paraId="2BDD3B3F" w14:textId="77777777" w:rsidTr="00F16B36">
        <w:tc>
          <w:tcPr>
            <w:tcW w:w="5000" w:type="pct"/>
            <w:gridSpan w:val="2"/>
            <w:vAlign w:val="bottom"/>
          </w:tcPr>
          <w:p w14:paraId="7751C6CF" w14:textId="3274DEFE" w:rsidR="000367D8" w:rsidRDefault="001A7195" w:rsidP="0065610E">
            <w:pPr>
              <w:pStyle w:val="GOSTTitul2"/>
            </w:pPr>
            <w:r w:rsidRPr="00B9499D">
              <w:t xml:space="preserve">Требования к взаимодействию </w:t>
            </w:r>
            <w:r w:rsidR="00E0779C">
              <w:t xml:space="preserve">расчетно-финансовой платформы </w:t>
            </w:r>
            <w:r w:rsidR="00E0779C" w:rsidRPr="00BF4F90">
              <w:t>SmartVista Accounting Platform</w:t>
            </w:r>
            <w:r w:rsidR="000367D8">
              <w:t xml:space="preserve"> </w:t>
            </w:r>
            <w:r w:rsidRPr="00B9499D">
              <w:t>с функциональными подсистемами</w:t>
            </w:r>
          </w:p>
          <w:p w14:paraId="253461F7" w14:textId="2B94F821" w:rsidR="009439F9" w:rsidRDefault="009439F9" w:rsidP="0065610E">
            <w:pPr>
              <w:pStyle w:val="GOSTTitul2"/>
            </w:pPr>
          </w:p>
          <w:p w14:paraId="13557D08" w14:textId="77777777" w:rsidR="00762FCC" w:rsidRDefault="00E67B62" w:rsidP="0065610E">
            <w:pPr>
              <w:pStyle w:val="GOSTTitulnamedoc"/>
              <w:rPr>
                <w:highlight w:val="yellow"/>
              </w:rPr>
            </w:pPr>
            <w:r w:rsidRPr="001200F0">
              <w:rPr>
                <w:highlight w:val="yellow"/>
              </w:rPr>
              <w:t xml:space="preserve">Том </w:t>
            </w:r>
            <w:r w:rsidR="008A075F">
              <w:rPr>
                <w:highlight w:val="yellow"/>
              </w:rPr>
              <w:t>6</w:t>
            </w:r>
          </w:p>
          <w:p w14:paraId="1A4D9432" w14:textId="7DE49CCC" w:rsidR="00E67B62" w:rsidRPr="001200F0" w:rsidRDefault="00E67B62" w:rsidP="0065610E">
            <w:pPr>
              <w:pStyle w:val="GOSTTitulnamedoc"/>
              <w:rPr>
                <w:highlight w:val="yellow"/>
              </w:rPr>
            </w:pPr>
          </w:p>
          <w:p w14:paraId="400AE82E" w14:textId="3F4B4222" w:rsidR="002F5B7D" w:rsidRDefault="00E67B62" w:rsidP="0065610E">
            <w:pPr>
              <w:pStyle w:val="GOSTTitulnamedoc"/>
            </w:pPr>
            <w:r w:rsidRPr="001200F0">
              <w:rPr>
                <w:highlight w:val="yellow"/>
              </w:rPr>
              <w:t xml:space="preserve">Требования к передаче данных </w:t>
            </w:r>
            <w:r w:rsidR="001200F0" w:rsidRPr="001200F0">
              <w:rPr>
                <w:highlight w:val="yellow"/>
              </w:rPr>
              <w:t>для отражения в учете операций</w:t>
            </w:r>
            <w:r w:rsidR="00394F88">
              <w:rPr>
                <w:highlight w:val="yellow"/>
              </w:rPr>
              <w:t xml:space="preserve"> со средствами участников казначейского сопровождения</w:t>
            </w:r>
          </w:p>
          <w:p w14:paraId="7D79FC0E" w14:textId="77777777" w:rsidR="000367D8" w:rsidRDefault="000367D8" w:rsidP="0065610E">
            <w:pPr>
              <w:pStyle w:val="GOSTTitul0"/>
            </w:pPr>
            <w:r>
              <w:t>Версия 2.4</w:t>
            </w:r>
          </w:p>
          <w:p w14:paraId="58B17B8A" w14:textId="5E5D6C63" w:rsidR="000367D8" w:rsidRPr="0065610E" w:rsidRDefault="000367D8" w:rsidP="0065610E">
            <w:pPr>
              <w:ind w:left="567" w:firstLine="0"/>
            </w:pPr>
          </w:p>
        </w:tc>
      </w:tr>
      <w:tr w:rsidR="00D45C06" w:rsidRPr="00B9499D" w14:paraId="068F1F26" w14:textId="77777777" w:rsidTr="00F16B36">
        <w:tc>
          <w:tcPr>
            <w:tcW w:w="5000" w:type="pct"/>
            <w:gridSpan w:val="2"/>
            <w:vAlign w:val="center"/>
          </w:tcPr>
          <w:p w14:paraId="613698C1" w14:textId="23153572" w:rsidR="00F16B36" w:rsidRPr="00B9499D" w:rsidRDefault="00F16B36">
            <w:pPr>
              <w:pStyle w:val="GOSTTitul0"/>
            </w:pPr>
          </w:p>
        </w:tc>
      </w:tr>
      <w:tr w:rsidR="00D45C06" w:rsidRPr="00B9499D" w14:paraId="1E7C5305" w14:textId="77777777" w:rsidTr="00F16B36">
        <w:tc>
          <w:tcPr>
            <w:tcW w:w="5000" w:type="pct"/>
            <w:gridSpan w:val="2"/>
            <w:vAlign w:val="center"/>
          </w:tcPr>
          <w:p w14:paraId="3BAAB206" w14:textId="25A9B9F7" w:rsidR="00D45C06" w:rsidRPr="000367D8" w:rsidRDefault="00D45C06">
            <w:pPr>
              <w:pStyle w:val="GOSTTitul0"/>
            </w:pPr>
            <w:r w:rsidRPr="000367D8">
              <w:t xml:space="preserve">Код документа: </w:t>
            </w:r>
            <w:fldSimple w:instr=" DOCPROPERTY  DocCode  \* MERGEFORMAT ">
              <w:r w:rsidR="00CE7795">
                <w:t>89603636.43.01,00.ДР.001-01.00 1(4,8)</w:t>
              </w:r>
            </w:fldSimple>
          </w:p>
        </w:tc>
      </w:tr>
      <w:tr w:rsidR="00D45C06" w:rsidRPr="00B9499D" w14:paraId="14137F5E" w14:textId="77777777" w:rsidTr="00F16B36">
        <w:tc>
          <w:tcPr>
            <w:tcW w:w="5000" w:type="pct"/>
            <w:gridSpan w:val="2"/>
            <w:vAlign w:val="center"/>
          </w:tcPr>
          <w:p w14:paraId="22899B32" w14:textId="77777777" w:rsidR="00D45C06" w:rsidRPr="000367D8" w:rsidRDefault="00D45C06">
            <w:pPr>
              <w:pStyle w:val="GOSTTitul0"/>
            </w:pPr>
          </w:p>
        </w:tc>
      </w:tr>
      <w:tr w:rsidR="00D45C06" w:rsidRPr="00B9499D" w14:paraId="5ACC997F" w14:textId="77777777" w:rsidTr="00F16B36">
        <w:tc>
          <w:tcPr>
            <w:tcW w:w="5000" w:type="pct"/>
            <w:gridSpan w:val="2"/>
            <w:vAlign w:val="center"/>
          </w:tcPr>
          <w:p w14:paraId="4B0A0773" w14:textId="48D9E8BD" w:rsidR="00D45C06" w:rsidRPr="000367D8" w:rsidRDefault="00D45C06">
            <w:pPr>
              <w:pStyle w:val="GOSTTitul0"/>
            </w:pPr>
            <w:r w:rsidRPr="000367D8">
              <w:t xml:space="preserve">Листов: </w:t>
            </w:r>
            <w:fldSimple w:instr=" DOCPROPERTY  Pages  \* MERGEFORMAT ">
              <w:r w:rsidR="00CE7795">
                <w:t>302</w:t>
              </w:r>
            </w:fldSimple>
          </w:p>
        </w:tc>
      </w:tr>
      <w:tr w:rsidR="00D45C06" w:rsidRPr="00B9499D" w14:paraId="004A6969" w14:textId="77777777" w:rsidTr="00F16B36">
        <w:tc>
          <w:tcPr>
            <w:tcW w:w="5000" w:type="pct"/>
            <w:gridSpan w:val="2"/>
          </w:tcPr>
          <w:p w14:paraId="76298B5A" w14:textId="77777777" w:rsidR="00D45C06" w:rsidRPr="00B9499D" w:rsidRDefault="00D45C06" w:rsidP="00124067">
            <w:pPr>
              <w:pStyle w:val="GOSTTitul0"/>
            </w:pPr>
          </w:p>
          <w:p w14:paraId="7ABEAEF2" w14:textId="5D3DA3FF" w:rsidR="00F16B36" w:rsidRPr="00B9499D" w:rsidRDefault="00F16B36" w:rsidP="00E67B62">
            <w:pPr>
              <w:pStyle w:val="GOSTTitul0"/>
              <w:jc w:val="both"/>
            </w:pPr>
          </w:p>
        </w:tc>
      </w:tr>
    </w:tbl>
    <w:p w14:paraId="41BA9F69" w14:textId="77777777" w:rsidR="00D45C06" w:rsidRPr="00B9499D" w:rsidRDefault="00D45C06">
      <w:pPr>
        <w:sectPr w:rsidR="00D45C06" w:rsidRPr="00B9499D" w:rsidSect="0065610E">
          <w:headerReference w:type="default" r:id="rId11"/>
          <w:footerReference w:type="default" r:id="rId12"/>
          <w:headerReference w:type="first" r:id="rId13"/>
          <w:footerReference w:type="first" r:id="rId14"/>
          <w:pgSz w:w="11906" w:h="16838" w:code="9"/>
          <w:pgMar w:top="1134" w:right="567" w:bottom="851" w:left="1701" w:header="567" w:footer="284" w:gutter="0"/>
          <w:cols w:space="708"/>
          <w:docGrid w:linePitch="360"/>
        </w:sectPr>
      </w:pPr>
    </w:p>
    <w:p w14:paraId="2F8256D0" w14:textId="77777777" w:rsidR="00C97134" w:rsidRPr="00F87EF1" w:rsidRDefault="009A3C13">
      <w:pPr>
        <w:pStyle w:val="GOSTSign"/>
      </w:pPr>
      <w:bookmarkStart w:id="3" w:name="_Toc176584673"/>
      <w:bookmarkStart w:id="4" w:name="_Toc176584802"/>
      <w:bookmarkStart w:id="5" w:name="_Toc180297702"/>
      <w:bookmarkStart w:id="6" w:name="_Toc180308527"/>
      <w:r w:rsidRPr="00F87EF1">
        <w:lastRenderedPageBreak/>
        <w:t>Аннотация</w:t>
      </w:r>
    </w:p>
    <w:p w14:paraId="607B8758" w14:textId="4C8BF974" w:rsidR="00E0779C" w:rsidRPr="00F87EF1" w:rsidRDefault="00E0779C" w:rsidP="00F87EF1">
      <w:pPr>
        <w:pStyle w:val="GOSTNormal"/>
      </w:pPr>
      <w:r w:rsidRPr="00F87EF1">
        <w:t>Настоящий документ представляет собой требования к взаимодействию расчетно-финансовой платформы SmartVista Accounting Platform с функциональными подсистемами государственной интегрированной информационной системы управления общественными финансами «Электронный бюджет», оператором которых является Федерально</w:t>
      </w:r>
      <w:r w:rsidR="009439F9" w:rsidRPr="00F87EF1">
        <w:t>е</w:t>
      </w:r>
      <w:r w:rsidRPr="00F87EF1">
        <w:t xml:space="preserve"> казначейств</w:t>
      </w:r>
      <w:r w:rsidR="009439F9" w:rsidRPr="00F87EF1">
        <w:t>о</w:t>
      </w:r>
      <w:r w:rsidRPr="00F87EF1">
        <w:t>.</w:t>
      </w:r>
    </w:p>
    <w:p w14:paraId="30EDBEB1" w14:textId="329D9FC9" w:rsidR="00E67B62" w:rsidRPr="005C6BDA" w:rsidRDefault="00E67B62" w:rsidP="00E0779C">
      <w:pPr>
        <w:pStyle w:val="GOSTNormal"/>
      </w:pPr>
      <w:r w:rsidRPr="00000BB8">
        <w:rPr>
          <w:highlight w:val="yellow"/>
        </w:rPr>
        <w:t>Т</w:t>
      </w:r>
      <w:r w:rsidR="00000BB8" w:rsidRPr="00000BB8">
        <w:rPr>
          <w:highlight w:val="yellow"/>
        </w:rPr>
        <w:t xml:space="preserve">ом </w:t>
      </w:r>
      <w:r w:rsidR="00762FCC">
        <w:rPr>
          <w:highlight w:val="yellow"/>
        </w:rPr>
        <w:t>6</w:t>
      </w:r>
      <w:r w:rsidR="00000BB8" w:rsidRPr="00000BB8">
        <w:rPr>
          <w:highlight w:val="yellow"/>
        </w:rPr>
        <w:t>.</w:t>
      </w:r>
      <w:r w:rsidR="00F16B36" w:rsidRPr="00000BB8">
        <w:rPr>
          <w:highlight w:val="yellow"/>
        </w:rPr>
        <w:t xml:space="preserve"> Требования к передаче данных </w:t>
      </w:r>
      <w:r w:rsidR="00000BB8" w:rsidRPr="00000BB8">
        <w:rPr>
          <w:highlight w:val="yellow"/>
        </w:rPr>
        <w:t>для отражения в учете операций</w:t>
      </w:r>
      <w:r w:rsidR="00F16B36" w:rsidRPr="00000BB8">
        <w:rPr>
          <w:highlight w:val="yellow"/>
        </w:rPr>
        <w:t xml:space="preserve"> </w:t>
      </w:r>
      <w:r w:rsidR="00074D0C">
        <w:rPr>
          <w:highlight w:val="yellow"/>
        </w:rPr>
        <w:t>со средствами участников казначейского сопровождения</w:t>
      </w:r>
      <w:r w:rsidR="00F16B36" w:rsidRPr="00000BB8">
        <w:rPr>
          <w:highlight w:val="yellow"/>
        </w:rPr>
        <w:t>.</w:t>
      </w:r>
    </w:p>
    <w:p w14:paraId="4494FCD2" w14:textId="78852A8C" w:rsidR="00673D52" w:rsidRPr="00F87EF1" w:rsidRDefault="00673D52" w:rsidP="00F87EF1">
      <w:pPr>
        <w:pStyle w:val="GOSTNormal"/>
      </w:pPr>
      <w:r w:rsidRPr="00F87EF1">
        <w:t xml:space="preserve">Документ </w:t>
      </w:r>
      <w:r w:rsidR="00E0779C" w:rsidRPr="00F87EF1">
        <w:t>разработан (</w:t>
      </w:r>
      <w:r w:rsidRPr="00F87EF1">
        <w:t>актуализирован</w:t>
      </w:r>
      <w:r w:rsidR="00E0779C" w:rsidRPr="00F87EF1">
        <w:t>)</w:t>
      </w:r>
      <w:r w:rsidRPr="00F87EF1">
        <w:t xml:space="preserve"> на основании Государственного контракта №</w:t>
      </w:r>
      <w:r w:rsidR="000F44A2" w:rsidRPr="00F87EF1">
        <w:t xml:space="preserve"> ФКУ0502/09/2022/ЭГИС от </w:t>
      </w:r>
      <w:r w:rsidR="007E5A12" w:rsidRPr="00F87EF1">
        <w:t xml:space="preserve">30.09.2022 </w:t>
      </w:r>
      <w:r w:rsidR="000F44A2" w:rsidRPr="00F87EF1">
        <w:t>(на оказание услуг по предоставлению права использования на условиях простой (неисключительной) лицензии программного обеспечения транзакционно-информационной платформы для нужд Федерального казначейства)</w:t>
      </w:r>
      <w:r w:rsidRPr="00F87EF1">
        <w:t>.</w:t>
      </w:r>
    </w:p>
    <w:p w14:paraId="22B3CD59" w14:textId="174B2DD4" w:rsidR="00673D52" w:rsidRPr="00F87EF1" w:rsidRDefault="00673D52" w:rsidP="00F87EF1">
      <w:pPr>
        <w:pStyle w:val="GOSTNormal"/>
      </w:pPr>
      <w:r w:rsidRPr="00F87EF1">
        <w:t>Перечень подсистем (компонентов, модулей) информационной системы, для которой был создан документ:</w:t>
      </w:r>
    </w:p>
    <w:p w14:paraId="42BB81FE" w14:textId="6962D830" w:rsidR="005265E0" w:rsidRPr="006104DE" w:rsidRDefault="005265E0" w:rsidP="00F87EF1">
      <w:pPr>
        <w:pStyle w:val="GOSTListmark1"/>
      </w:pPr>
      <w:r w:rsidRPr="006104DE">
        <w:t>01,00 – документ предназначен для обслуживания б</w:t>
      </w:r>
      <w:r w:rsidRPr="006104DE">
        <w:rPr>
          <w:szCs w:val="24"/>
        </w:rPr>
        <w:t>азового программного обеспечения</w:t>
      </w:r>
      <w:r w:rsidR="00F5095F">
        <w:rPr>
          <w:szCs w:val="24"/>
        </w:rPr>
        <w:t>.</w:t>
      </w:r>
    </w:p>
    <w:p w14:paraId="2E76D3DB" w14:textId="7F858B43" w:rsidR="00673D52" w:rsidRPr="00F87EF1" w:rsidRDefault="00673D52" w:rsidP="00F87EF1">
      <w:pPr>
        <w:pStyle w:val="GOSTNormal"/>
      </w:pPr>
      <w:r w:rsidRPr="00F87EF1">
        <w:t>Перечень областей п</w:t>
      </w:r>
      <w:r w:rsidR="00F87EF1">
        <w:t>рименения документа:</w:t>
      </w:r>
    </w:p>
    <w:p w14:paraId="593E2DB3" w14:textId="134DA9EF" w:rsidR="00673D52" w:rsidRPr="005C6BDA" w:rsidRDefault="00673D52" w:rsidP="00F87EF1">
      <w:pPr>
        <w:pStyle w:val="GOSTListmark1"/>
      </w:pPr>
      <w:r w:rsidRPr="005C6BDA">
        <w:t xml:space="preserve">1 – </w:t>
      </w:r>
      <w:r w:rsidRPr="00F5095F">
        <w:t>Центральный аппарат Федерального казначейства</w:t>
      </w:r>
      <w:r w:rsidR="00F5095F">
        <w:t>;</w:t>
      </w:r>
    </w:p>
    <w:p w14:paraId="1FAA363A" w14:textId="7700540D" w:rsidR="005265E0" w:rsidRPr="006104DE" w:rsidRDefault="005265E0" w:rsidP="00F87EF1">
      <w:pPr>
        <w:pStyle w:val="GOSTListmark1"/>
      </w:pPr>
      <w:r w:rsidRPr="006104DE">
        <w:t xml:space="preserve">4 – </w:t>
      </w:r>
      <w:r w:rsidRPr="00F5095F">
        <w:t>Применение для Исполнителей по государственному контракту</w:t>
      </w:r>
      <w:r w:rsidR="00F5095F">
        <w:t>;</w:t>
      </w:r>
    </w:p>
    <w:p w14:paraId="5FEF155A" w14:textId="41189E35" w:rsidR="005265E0" w:rsidRPr="006104DE" w:rsidRDefault="005265E0" w:rsidP="00F87EF1">
      <w:pPr>
        <w:pStyle w:val="GOSTListmark1"/>
      </w:pPr>
      <w:r w:rsidRPr="006104DE">
        <w:t xml:space="preserve">8 – </w:t>
      </w:r>
      <w:r w:rsidRPr="00F5095F">
        <w:t>Федерального казенного учреждения «Центр по обеспечению деятельности Казначейства России»</w:t>
      </w:r>
      <w:r w:rsidRPr="006104DE">
        <w:t xml:space="preserve"> (</w:t>
      </w:r>
      <w:r w:rsidRPr="00F5095F">
        <w:t>ФКУ ЦОКР)</w:t>
      </w:r>
      <w:r w:rsidR="00F5095F">
        <w:t>.</w:t>
      </w:r>
    </w:p>
    <w:p w14:paraId="2FA7DD93" w14:textId="3A29E041" w:rsidR="00837E14" w:rsidRPr="00F87EF1" w:rsidRDefault="00837E14" w:rsidP="00F87EF1">
      <w:pPr>
        <w:pStyle w:val="GOSTNormal"/>
      </w:pPr>
      <w:r w:rsidRPr="00F87EF1">
        <w:t>В настоящем документе при указании по тексту наименования документов без реквизитов считать, что эти документы разрабатываются/актуализируются в рамках текущего Государственного контракта.</w:t>
      </w:r>
    </w:p>
    <w:p w14:paraId="374B0307" w14:textId="77777777" w:rsidR="00A3718A" w:rsidRPr="005C6BDA" w:rsidRDefault="00A3718A">
      <w:pPr>
        <w:ind w:firstLine="0"/>
        <w:jc w:val="left"/>
        <w:rPr>
          <w:b/>
          <w:caps/>
          <w:sz w:val="28"/>
        </w:rPr>
      </w:pPr>
      <w:r w:rsidRPr="005C6BDA">
        <w:br w:type="page"/>
      </w:r>
    </w:p>
    <w:p w14:paraId="161C2DA7" w14:textId="18A9706F" w:rsidR="00D45C06" w:rsidRPr="005C6BDA" w:rsidRDefault="00D45C06" w:rsidP="00A3718A">
      <w:pPr>
        <w:pStyle w:val="GOSTSign"/>
      </w:pPr>
      <w:r w:rsidRPr="005C6BDA">
        <w:lastRenderedPageBreak/>
        <w:t>СОДЕРЖАНИЕ</w:t>
      </w:r>
      <w:bookmarkEnd w:id="3"/>
      <w:bookmarkEnd w:id="4"/>
      <w:bookmarkEnd w:id="5"/>
      <w:bookmarkEnd w:id="6"/>
    </w:p>
    <w:bookmarkStart w:id="7" w:name="_Toc527037298"/>
    <w:bookmarkStart w:id="8" w:name="_Toc529925454"/>
    <w:bookmarkStart w:id="9" w:name="_Toc182196480"/>
    <w:p w14:paraId="0069BF72" w14:textId="77777777" w:rsidR="00CE7795" w:rsidRDefault="00367B7D">
      <w:pPr>
        <w:pStyle w:val="11"/>
        <w:rPr>
          <w:rFonts w:asciiTheme="minorHAnsi" w:eastAsiaTheme="minorEastAsia" w:hAnsiTheme="minorHAnsi" w:cstheme="minorBidi"/>
          <w:b w:val="0"/>
          <w:bCs w:val="0"/>
          <w:caps w:val="0"/>
          <w:sz w:val="22"/>
          <w:szCs w:val="22"/>
        </w:rPr>
      </w:pPr>
      <w:r w:rsidRPr="005C6BDA">
        <w:rPr>
          <w:b w:val="0"/>
          <w:bCs w:val="0"/>
          <w:caps w:val="0"/>
        </w:rPr>
        <w:fldChar w:fldCharType="begin"/>
      </w:r>
      <w:r w:rsidRPr="00B9499D">
        <w:rPr>
          <w:b w:val="0"/>
          <w:bCs w:val="0"/>
          <w:caps w:val="0"/>
        </w:rPr>
        <w:instrText xml:space="preserve"> TOC \o "1-5" \h \z \u </w:instrText>
      </w:r>
      <w:r w:rsidRPr="005C6BDA">
        <w:rPr>
          <w:b w:val="0"/>
          <w:bCs w:val="0"/>
          <w:caps w:val="0"/>
        </w:rPr>
        <w:fldChar w:fldCharType="separate"/>
      </w:r>
      <w:hyperlink w:anchor="_Toc226564442" w:history="1">
        <w:r w:rsidR="00CE7795" w:rsidRPr="007D2302">
          <w:rPr>
            <w:rStyle w:val="ad"/>
          </w:rPr>
          <w:t>Перечень таблиц</w:t>
        </w:r>
        <w:r w:rsidR="00CE7795">
          <w:rPr>
            <w:webHidden/>
          </w:rPr>
          <w:tab/>
        </w:r>
        <w:r w:rsidR="00CE7795">
          <w:rPr>
            <w:webHidden/>
          </w:rPr>
          <w:fldChar w:fldCharType="begin"/>
        </w:r>
        <w:r w:rsidR="00CE7795">
          <w:rPr>
            <w:webHidden/>
          </w:rPr>
          <w:instrText xml:space="preserve"> PAGEREF _Toc226564442 \h </w:instrText>
        </w:r>
        <w:r w:rsidR="00CE7795">
          <w:rPr>
            <w:webHidden/>
          </w:rPr>
        </w:r>
        <w:r w:rsidR="00CE7795">
          <w:rPr>
            <w:webHidden/>
          </w:rPr>
          <w:fldChar w:fldCharType="separate"/>
        </w:r>
        <w:r w:rsidR="00CE7795">
          <w:rPr>
            <w:webHidden/>
          </w:rPr>
          <w:t>7</w:t>
        </w:r>
        <w:r w:rsidR="00CE7795">
          <w:rPr>
            <w:webHidden/>
          </w:rPr>
          <w:fldChar w:fldCharType="end"/>
        </w:r>
      </w:hyperlink>
    </w:p>
    <w:p w14:paraId="73E23B52" w14:textId="77777777" w:rsidR="00CE7795" w:rsidRDefault="00000000">
      <w:pPr>
        <w:pStyle w:val="11"/>
        <w:rPr>
          <w:rFonts w:asciiTheme="minorHAnsi" w:eastAsiaTheme="minorEastAsia" w:hAnsiTheme="minorHAnsi" w:cstheme="minorBidi"/>
          <w:b w:val="0"/>
          <w:bCs w:val="0"/>
          <w:caps w:val="0"/>
          <w:sz w:val="22"/>
          <w:szCs w:val="22"/>
        </w:rPr>
      </w:pPr>
      <w:hyperlink w:anchor="_Toc226564443" w:history="1">
        <w:r w:rsidR="00CE7795" w:rsidRPr="007D2302">
          <w:rPr>
            <w:rStyle w:val="ad"/>
          </w:rPr>
          <w:t>Перечень рисунков</w:t>
        </w:r>
        <w:r w:rsidR="00CE7795">
          <w:rPr>
            <w:webHidden/>
          </w:rPr>
          <w:tab/>
        </w:r>
        <w:r w:rsidR="00CE7795">
          <w:rPr>
            <w:webHidden/>
          </w:rPr>
          <w:fldChar w:fldCharType="begin"/>
        </w:r>
        <w:r w:rsidR="00CE7795">
          <w:rPr>
            <w:webHidden/>
          </w:rPr>
          <w:instrText xml:space="preserve"> PAGEREF _Toc226564443 \h </w:instrText>
        </w:r>
        <w:r w:rsidR="00CE7795">
          <w:rPr>
            <w:webHidden/>
          </w:rPr>
        </w:r>
        <w:r w:rsidR="00CE7795">
          <w:rPr>
            <w:webHidden/>
          </w:rPr>
          <w:fldChar w:fldCharType="separate"/>
        </w:r>
        <w:r w:rsidR="00CE7795">
          <w:rPr>
            <w:webHidden/>
          </w:rPr>
          <w:t>10</w:t>
        </w:r>
        <w:r w:rsidR="00CE7795">
          <w:rPr>
            <w:webHidden/>
          </w:rPr>
          <w:fldChar w:fldCharType="end"/>
        </w:r>
      </w:hyperlink>
    </w:p>
    <w:p w14:paraId="490AC0DC" w14:textId="77777777" w:rsidR="00CE7795" w:rsidRDefault="00000000">
      <w:pPr>
        <w:pStyle w:val="11"/>
        <w:rPr>
          <w:rFonts w:asciiTheme="minorHAnsi" w:eastAsiaTheme="minorEastAsia" w:hAnsiTheme="minorHAnsi" w:cstheme="minorBidi"/>
          <w:b w:val="0"/>
          <w:bCs w:val="0"/>
          <w:caps w:val="0"/>
          <w:sz w:val="22"/>
          <w:szCs w:val="22"/>
        </w:rPr>
      </w:pPr>
      <w:hyperlink w:anchor="_Toc226564444" w:history="1">
        <w:r w:rsidR="00CE7795" w:rsidRPr="007D2302">
          <w:rPr>
            <w:rStyle w:val="ad"/>
          </w:rPr>
          <w:t>Перечень терминов и сокращений</w:t>
        </w:r>
        <w:r w:rsidR="00CE7795">
          <w:rPr>
            <w:webHidden/>
          </w:rPr>
          <w:tab/>
        </w:r>
        <w:r w:rsidR="00CE7795">
          <w:rPr>
            <w:webHidden/>
          </w:rPr>
          <w:fldChar w:fldCharType="begin"/>
        </w:r>
        <w:r w:rsidR="00CE7795">
          <w:rPr>
            <w:webHidden/>
          </w:rPr>
          <w:instrText xml:space="preserve"> PAGEREF _Toc226564444 \h </w:instrText>
        </w:r>
        <w:r w:rsidR="00CE7795">
          <w:rPr>
            <w:webHidden/>
          </w:rPr>
        </w:r>
        <w:r w:rsidR="00CE7795">
          <w:rPr>
            <w:webHidden/>
          </w:rPr>
          <w:fldChar w:fldCharType="separate"/>
        </w:r>
        <w:r w:rsidR="00CE7795">
          <w:rPr>
            <w:webHidden/>
          </w:rPr>
          <w:t>11</w:t>
        </w:r>
        <w:r w:rsidR="00CE7795">
          <w:rPr>
            <w:webHidden/>
          </w:rPr>
          <w:fldChar w:fldCharType="end"/>
        </w:r>
      </w:hyperlink>
    </w:p>
    <w:p w14:paraId="3C959AC1" w14:textId="77777777" w:rsidR="00CE7795" w:rsidRDefault="00000000">
      <w:pPr>
        <w:pStyle w:val="11"/>
        <w:rPr>
          <w:rFonts w:asciiTheme="minorHAnsi" w:eastAsiaTheme="minorEastAsia" w:hAnsiTheme="minorHAnsi" w:cstheme="minorBidi"/>
          <w:b w:val="0"/>
          <w:bCs w:val="0"/>
          <w:caps w:val="0"/>
          <w:sz w:val="22"/>
          <w:szCs w:val="22"/>
        </w:rPr>
      </w:pPr>
      <w:hyperlink w:anchor="_Toc226564445" w:history="1">
        <w:r w:rsidR="00CE7795" w:rsidRPr="007D2302">
          <w:rPr>
            <w:rStyle w:val="ad"/>
            <w:highlight w:val="yellow"/>
          </w:rPr>
          <w:t>1.</w:t>
        </w:r>
        <w:r w:rsidR="00CE7795">
          <w:rPr>
            <w:rFonts w:asciiTheme="minorHAnsi" w:eastAsiaTheme="minorEastAsia" w:hAnsiTheme="minorHAnsi" w:cstheme="minorBidi"/>
            <w:b w:val="0"/>
            <w:bCs w:val="0"/>
            <w:caps w:val="0"/>
            <w:sz w:val="22"/>
            <w:szCs w:val="22"/>
          </w:rPr>
          <w:tab/>
        </w:r>
        <w:r w:rsidR="00CE7795" w:rsidRPr="007D2302">
          <w:rPr>
            <w:rStyle w:val="ad"/>
            <w:highlight w:val="yellow"/>
          </w:rPr>
          <w:t>Типы документов</w:t>
        </w:r>
        <w:r w:rsidR="00CE7795">
          <w:rPr>
            <w:webHidden/>
          </w:rPr>
          <w:tab/>
        </w:r>
        <w:r w:rsidR="00CE7795">
          <w:rPr>
            <w:webHidden/>
          </w:rPr>
          <w:fldChar w:fldCharType="begin"/>
        </w:r>
        <w:r w:rsidR="00CE7795">
          <w:rPr>
            <w:webHidden/>
          </w:rPr>
          <w:instrText xml:space="preserve"> PAGEREF _Toc226564445 \h </w:instrText>
        </w:r>
        <w:r w:rsidR="00CE7795">
          <w:rPr>
            <w:webHidden/>
          </w:rPr>
        </w:r>
        <w:r w:rsidR="00CE7795">
          <w:rPr>
            <w:webHidden/>
          </w:rPr>
          <w:fldChar w:fldCharType="separate"/>
        </w:r>
        <w:r w:rsidR="00CE7795">
          <w:rPr>
            <w:webHidden/>
          </w:rPr>
          <w:t>15</w:t>
        </w:r>
        <w:r w:rsidR="00CE7795">
          <w:rPr>
            <w:webHidden/>
          </w:rPr>
          <w:fldChar w:fldCharType="end"/>
        </w:r>
      </w:hyperlink>
    </w:p>
    <w:p w14:paraId="525EA7FE" w14:textId="77777777" w:rsidR="00CE7795" w:rsidRDefault="00000000">
      <w:pPr>
        <w:pStyle w:val="11"/>
        <w:rPr>
          <w:rFonts w:asciiTheme="minorHAnsi" w:eastAsiaTheme="minorEastAsia" w:hAnsiTheme="minorHAnsi" w:cstheme="minorBidi"/>
          <w:b w:val="0"/>
          <w:bCs w:val="0"/>
          <w:caps w:val="0"/>
          <w:sz w:val="22"/>
          <w:szCs w:val="22"/>
        </w:rPr>
      </w:pPr>
      <w:hyperlink w:anchor="_Toc226564446" w:history="1">
        <w:r w:rsidR="00CE7795" w:rsidRPr="007D2302">
          <w:rPr>
            <w:rStyle w:val="ad"/>
          </w:rPr>
          <w:t>2.</w:t>
        </w:r>
        <w:r w:rsidR="00CE7795">
          <w:rPr>
            <w:rFonts w:asciiTheme="minorHAnsi" w:eastAsiaTheme="minorEastAsia" w:hAnsiTheme="minorHAnsi" w:cstheme="minorBidi"/>
            <w:b w:val="0"/>
            <w:bCs w:val="0"/>
            <w:caps w:val="0"/>
            <w:sz w:val="22"/>
            <w:szCs w:val="22"/>
          </w:rPr>
          <w:tab/>
        </w:r>
        <w:r w:rsidR="00CE7795" w:rsidRPr="007D2302">
          <w:rPr>
            <w:rStyle w:val="ad"/>
          </w:rPr>
          <w:t>Запрос на подбор / сторнирование / переформирование записей учета (ACCOUNTING)</w:t>
        </w:r>
        <w:r w:rsidR="00CE7795">
          <w:rPr>
            <w:webHidden/>
          </w:rPr>
          <w:tab/>
        </w:r>
        <w:r w:rsidR="00CE7795">
          <w:rPr>
            <w:webHidden/>
          </w:rPr>
          <w:fldChar w:fldCharType="begin"/>
        </w:r>
        <w:r w:rsidR="00CE7795">
          <w:rPr>
            <w:webHidden/>
          </w:rPr>
          <w:instrText xml:space="preserve"> PAGEREF _Toc226564446 \h </w:instrText>
        </w:r>
        <w:r w:rsidR="00CE7795">
          <w:rPr>
            <w:webHidden/>
          </w:rPr>
        </w:r>
        <w:r w:rsidR="00CE7795">
          <w:rPr>
            <w:webHidden/>
          </w:rPr>
          <w:fldChar w:fldCharType="separate"/>
        </w:r>
        <w:r w:rsidR="00CE7795">
          <w:rPr>
            <w:webHidden/>
          </w:rPr>
          <w:t>18</w:t>
        </w:r>
        <w:r w:rsidR="00CE7795">
          <w:rPr>
            <w:webHidden/>
          </w:rPr>
          <w:fldChar w:fldCharType="end"/>
        </w:r>
      </w:hyperlink>
    </w:p>
    <w:p w14:paraId="145F98DD" w14:textId="77777777" w:rsidR="00CE7795" w:rsidRDefault="00000000">
      <w:pPr>
        <w:pStyle w:val="25"/>
        <w:rPr>
          <w:rFonts w:asciiTheme="minorHAnsi" w:eastAsiaTheme="minorEastAsia" w:hAnsiTheme="minorHAnsi" w:cstheme="minorBidi"/>
          <w:bCs w:val="0"/>
          <w:sz w:val="22"/>
          <w:szCs w:val="22"/>
        </w:rPr>
      </w:pPr>
      <w:hyperlink w:anchor="_Toc226564447" w:history="1">
        <w:r w:rsidR="00CE7795" w:rsidRPr="007D2302">
          <w:rPr>
            <w:rStyle w:val="ad"/>
          </w:rPr>
          <w:t>2.1.</w:t>
        </w:r>
        <w:r w:rsidR="00CE7795">
          <w:rPr>
            <w:rFonts w:asciiTheme="minorHAnsi" w:eastAsiaTheme="minorEastAsia" w:hAnsiTheme="minorHAnsi" w:cstheme="minorBidi"/>
            <w:bCs w:val="0"/>
            <w:sz w:val="22"/>
            <w:szCs w:val="22"/>
          </w:rPr>
          <w:tab/>
        </w:r>
        <w:r w:rsidR="00CE7795" w:rsidRPr="007D2302">
          <w:rPr>
            <w:rStyle w:val="ad"/>
          </w:rPr>
          <w:t>Параметры запроса</w:t>
        </w:r>
        <w:r w:rsidR="00CE7795">
          <w:rPr>
            <w:webHidden/>
          </w:rPr>
          <w:tab/>
        </w:r>
        <w:r w:rsidR="00CE7795">
          <w:rPr>
            <w:webHidden/>
          </w:rPr>
          <w:fldChar w:fldCharType="begin"/>
        </w:r>
        <w:r w:rsidR="00CE7795">
          <w:rPr>
            <w:webHidden/>
          </w:rPr>
          <w:instrText xml:space="preserve"> PAGEREF _Toc226564447 \h </w:instrText>
        </w:r>
        <w:r w:rsidR="00CE7795">
          <w:rPr>
            <w:webHidden/>
          </w:rPr>
        </w:r>
        <w:r w:rsidR="00CE7795">
          <w:rPr>
            <w:webHidden/>
          </w:rPr>
          <w:fldChar w:fldCharType="separate"/>
        </w:r>
        <w:r w:rsidR="00CE7795">
          <w:rPr>
            <w:webHidden/>
          </w:rPr>
          <w:t>18</w:t>
        </w:r>
        <w:r w:rsidR="00CE7795">
          <w:rPr>
            <w:webHidden/>
          </w:rPr>
          <w:fldChar w:fldCharType="end"/>
        </w:r>
      </w:hyperlink>
    </w:p>
    <w:p w14:paraId="327804BE" w14:textId="77777777" w:rsidR="00CE7795" w:rsidRDefault="00000000">
      <w:pPr>
        <w:pStyle w:val="34"/>
        <w:rPr>
          <w:rFonts w:asciiTheme="minorHAnsi" w:eastAsiaTheme="minorEastAsia" w:hAnsiTheme="minorHAnsi" w:cstheme="minorBidi"/>
          <w:bCs w:val="0"/>
          <w:iCs w:val="0"/>
          <w:sz w:val="22"/>
          <w:szCs w:val="22"/>
        </w:rPr>
      </w:pPr>
      <w:hyperlink w:anchor="_Toc226564448" w:history="1">
        <w:r w:rsidR="00CE7795" w:rsidRPr="007D2302">
          <w:rPr>
            <w:rStyle w:val="ad"/>
          </w:rPr>
          <w:t>2.1.1.</w:t>
        </w:r>
        <w:r w:rsidR="00CE7795">
          <w:rPr>
            <w:rFonts w:asciiTheme="minorHAnsi" w:eastAsiaTheme="minorEastAsia" w:hAnsiTheme="minorHAnsi" w:cstheme="minorBidi"/>
            <w:bCs w:val="0"/>
            <w:iCs w:val="0"/>
            <w:sz w:val="22"/>
            <w:szCs w:val="22"/>
          </w:rPr>
          <w:tab/>
        </w:r>
        <w:r w:rsidR="00CE7795" w:rsidRPr="007D2302">
          <w:rPr>
            <w:rStyle w:val="ad"/>
          </w:rPr>
          <w:t>Перечень параметров заголовка запроса (header)</w:t>
        </w:r>
        <w:r w:rsidR="00CE7795">
          <w:rPr>
            <w:webHidden/>
          </w:rPr>
          <w:tab/>
        </w:r>
        <w:r w:rsidR="00CE7795">
          <w:rPr>
            <w:webHidden/>
          </w:rPr>
          <w:fldChar w:fldCharType="begin"/>
        </w:r>
        <w:r w:rsidR="00CE7795">
          <w:rPr>
            <w:webHidden/>
          </w:rPr>
          <w:instrText xml:space="preserve"> PAGEREF _Toc226564448 \h </w:instrText>
        </w:r>
        <w:r w:rsidR="00CE7795">
          <w:rPr>
            <w:webHidden/>
          </w:rPr>
        </w:r>
        <w:r w:rsidR="00CE7795">
          <w:rPr>
            <w:webHidden/>
          </w:rPr>
          <w:fldChar w:fldCharType="separate"/>
        </w:r>
        <w:r w:rsidR="00CE7795">
          <w:rPr>
            <w:webHidden/>
          </w:rPr>
          <w:t>18</w:t>
        </w:r>
        <w:r w:rsidR="00CE7795">
          <w:rPr>
            <w:webHidden/>
          </w:rPr>
          <w:fldChar w:fldCharType="end"/>
        </w:r>
      </w:hyperlink>
    </w:p>
    <w:p w14:paraId="415AB82D" w14:textId="77777777" w:rsidR="00CE7795" w:rsidRDefault="00000000">
      <w:pPr>
        <w:pStyle w:val="34"/>
        <w:rPr>
          <w:rFonts w:asciiTheme="minorHAnsi" w:eastAsiaTheme="minorEastAsia" w:hAnsiTheme="minorHAnsi" w:cstheme="minorBidi"/>
          <w:bCs w:val="0"/>
          <w:iCs w:val="0"/>
          <w:sz w:val="22"/>
          <w:szCs w:val="22"/>
        </w:rPr>
      </w:pPr>
      <w:hyperlink w:anchor="_Toc226564449" w:history="1">
        <w:r w:rsidR="00CE7795" w:rsidRPr="007D2302">
          <w:rPr>
            <w:rStyle w:val="ad"/>
          </w:rPr>
          <w:t>2.1.2.</w:t>
        </w:r>
        <w:r w:rsidR="00CE7795">
          <w:rPr>
            <w:rFonts w:asciiTheme="minorHAnsi" w:eastAsiaTheme="minorEastAsia" w:hAnsiTheme="minorHAnsi" w:cstheme="minorBidi"/>
            <w:bCs w:val="0"/>
            <w:iCs w:val="0"/>
            <w:sz w:val="22"/>
            <w:szCs w:val="22"/>
          </w:rPr>
          <w:tab/>
        </w:r>
        <w:r w:rsidR="00CE7795" w:rsidRPr="007D2302">
          <w:rPr>
            <w:rStyle w:val="ad"/>
          </w:rPr>
          <w:t xml:space="preserve">Перечень параметров тела запроса (Document) в </w:t>
        </w:r>
        <w:r w:rsidR="00CE7795" w:rsidRPr="007D2302">
          <w:rPr>
            <w:rStyle w:val="ad"/>
            <w:lang w:val="en-US"/>
          </w:rPr>
          <w:t>SVAP</w:t>
        </w:r>
        <w:r w:rsidR="00CE7795" w:rsidRPr="007D2302">
          <w:rPr>
            <w:rStyle w:val="ad"/>
          </w:rPr>
          <w:t xml:space="preserve"> НПС по документам</w:t>
        </w:r>
        <w:r w:rsidR="00CE7795">
          <w:rPr>
            <w:webHidden/>
          </w:rPr>
          <w:tab/>
        </w:r>
        <w:r w:rsidR="00CE7795">
          <w:rPr>
            <w:webHidden/>
          </w:rPr>
          <w:fldChar w:fldCharType="begin"/>
        </w:r>
        <w:r w:rsidR="00CE7795">
          <w:rPr>
            <w:webHidden/>
          </w:rPr>
          <w:instrText xml:space="preserve"> PAGEREF _Toc226564449 \h </w:instrText>
        </w:r>
        <w:r w:rsidR="00CE7795">
          <w:rPr>
            <w:webHidden/>
          </w:rPr>
        </w:r>
        <w:r w:rsidR="00CE7795">
          <w:rPr>
            <w:webHidden/>
          </w:rPr>
          <w:fldChar w:fldCharType="separate"/>
        </w:r>
        <w:r w:rsidR="00CE7795">
          <w:rPr>
            <w:webHidden/>
          </w:rPr>
          <w:t>22</w:t>
        </w:r>
        <w:r w:rsidR="00CE7795">
          <w:rPr>
            <w:webHidden/>
          </w:rPr>
          <w:fldChar w:fldCharType="end"/>
        </w:r>
      </w:hyperlink>
    </w:p>
    <w:p w14:paraId="5058774E" w14:textId="77777777" w:rsidR="00CE7795" w:rsidRDefault="00000000">
      <w:pPr>
        <w:pStyle w:val="43"/>
        <w:rPr>
          <w:rFonts w:asciiTheme="minorHAnsi" w:eastAsiaTheme="minorEastAsia" w:hAnsiTheme="minorHAnsi" w:cstheme="minorBidi"/>
          <w:noProof/>
          <w:sz w:val="22"/>
          <w:szCs w:val="22"/>
        </w:rPr>
      </w:pPr>
      <w:hyperlink w:anchor="_Toc226564450" w:history="1">
        <w:r w:rsidR="00CE7795" w:rsidRPr="007D2302">
          <w:rPr>
            <w:rStyle w:val="ad"/>
            <w:noProof/>
          </w:rPr>
          <w:t>2.1.2.1.</w:t>
        </w:r>
        <w:r w:rsidR="00CE7795">
          <w:rPr>
            <w:rFonts w:asciiTheme="minorHAnsi" w:eastAsiaTheme="minorEastAsia" w:hAnsiTheme="minorHAnsi" w:cstheme="minorBidi"/>
            <w:noProof/>
            <w:sz w:val="22"/>
            <w:szCs w:val="22"/>
          </w:rPr>
          <w:tab/>
        </w:r>
        <w:r w:rsidR="00CE7795" w:rsidRPr="007D2302">
          <w:rPr>
            <w:rStyle w:val="ad"/>
            <w:noProof/>
          </w:rPr>
          <w:t>«Заявка на получение денежных средств, перечисляемых на карту» (ф. 0531243) TSE_0531243_D26</w:t>
        </w:r>
        <w:r w:rsidR="00CE7795">
          <w:rPr>
            <w:noProof/>
            <w:webHidden/>
          </w:rPr>
          <w:tab/>
        </w:r>
        <w:r w:rsidR="00CE7795">
          <w:rPr>
            <w:noProof/>
            <w:webHidden/>
          </w:rPr>
          <w:fldChar w:fldCharType="begin"/>
        </w:r>
        <w:r w:rsidR="00CE7795">
          <w:rPr>
            <w:noProof/>
            <w:webHidden/>
          </w:rPr>
          <w:instrText xml:space="preserve"> PAGEREF _Toc226564450 \h </w:instrText>
        </w:r>
        <w:r w:rsidR="00CE7795">
          <w:rPr>
            <w:noProof/>
            <w:webHidden/>
          </w:rPr>
        </w:r>
        <w:r w:rsidR="00CE7795">
          <w:rPr>
            <w:noProof/>
            <w:webHidden/>
          </w:rPr>
          <w:fldChar w:fldCharType="separate"/>
        </w:r>
        <w:r w:rsidR="00CE7795">
          <w:rPr>
            <w:noProof/>
            <w:webHidden/>
          </w:rPr>
          <w:t>22</w:t>
        </w:r>
        <w:r w:rsidR="00CE7795">
          <w:rPr>
            <w:noProof/>
            <w:webHidden/>
          </w:rPr>
          <w:fldChar w:fldCharType="end"/>
        </w:r>
      </w:hyperlink>
    </w:p>
    <w:p w14:paraId="6CE5C6D2" w14:textId="77777777" w:rsidR="00CE7795" w:rsidRDefault="00000000">
      <w:pPr>
        <w:pStyle w:val="53"/>
        <w:rPr>
          <w:rFonts w:asciiTheme="minorHAnsi" w:eastAsiaTheme="minorEastAsia" w:hAnsiTheme="minorHAnsi" w:cstheme="minorBidi"/>
          <w:sz w:val="22"/>
          <w:szCs w:val="22"/>
        </w:rPr>
      </w:pPr>
      <w:hyperlink w:anchor="_Toc226564451" w:history="1">
        <w:r w:rsidR="00CE7795" w:rsidRPr="007D2302">
          <w:rPr>
            <w:rStyle w:val="ad"/>
          </w:rPr>
          <w:t>2.1.2.1.1.</w:t>
        </w:r>
        <w:r w:rsidR="00CE7795">
          <w:rPr>
            <w:rFonts w:asciiTheme="minorHAnsi" w:eastAsiaTheme="minorEastAsia" w:hAnsiTheme="minorHAnsi" w:cstheme="minorBidi"/>
            <w:sz w:val="22"/>
            <w:szCs w:val="22"/>
          </w:rPr>
          <w:tab/>
        </w:r>
        <w:r w:rsidR="00CE7795" w:rsidRPr="007D2302">
          <w:rPr>
            <w:rStyle w:val="ad"/>
          </w:rPr>
          <w:t>Перечень параметров тела запроса (Document) по документу «Заявка на получение денежных средств, перечисляемых на карту» (ф. 0531243) TSE_0531243_D26</w:t>
        </w:r>
        <w:r w:rsidR="00CE7795">
          <w:rPr>
            <w:webHidden/>
          </w:rPr>
          <w:tab/>
        </w:r>
        <w:r w:rsidR="00CE7795">
          <w:rPr>
            <w:webHidden/>
          </w:rPr>
          <w:fldChar w:fldCharType="begin"/>
        </w:r>
        <w:r w:rsidR="00CE7795">
          <w:rPr>
            <w:webHidden/>
          </w:rPr>
          <w:instrText xml:space="preserve"> PAGEREF _Toc226564451 \h </w:instrText>
        </w:r>
        <w:r w:rsidR="00CE7795">
          <w:rPr>
            <w:webHidden/>
          </w:rPr>
        </w:r>
        <w:r w:rsidR="00CE7795">
          <w:rPr>
            <w:webHidden/>
          </w:rPr>
          <w:fldChar w:fldCharType="separate"/>
        </w:r>
        <w:r w:rsidR="00CE7795">
          <w:rPr>
            <w:webHidden/>
          </w:rPr>
          <w:t>22</w:t>
        </w:r>
        <w:r w:rsidR="00CE7795">
          <w:rPr>
            <w:webHidden/>
          </w:rPr>
          <w:fldChar w:fldCharType="end"/>
        </w:r>
      </w:hyperlink>
    </w:p>
    <w:p w14:paraId="46095E2D" w14:textId="77777777" w:rsidR="00CE7795" w:rsidRDefault="00000000">
      <w:pPr>
        <w:pStyle w:val="53"/>
        <w:rPr>
          <w:rFonts w:asciiTheme="minorHAnsi" w:eastAsiaTheme="minorEastAsia" w:hAnsiTheme="minorHAnsi" w:cstheme="minorBidi"/>
          <w:sz w:val="22"/>
          <w:szCs w:val="22"/>
        </w:rPr>
      </w:pPr>
      <w:hyperlink w:anchor="_Toc226564452" w:history="1">
        <w:r w:rsidR="00CE7795" w:rsidRPr="007D2302">
          <w:rPr>
            <w:rStyle w:val="ad"/>
          </w:rPr>
          <w:t>2.1.2.1.2.</w:t>
        </w:r>
        <w:r w:rsidR="00CE7795">
          <w:rPr>
            <w:rFonts w:asciiTheme="minorHAnsi" w:eastAsiaTheme="minorEastAsia" w:hAnsiTheme="minorHAnsi" w:cstheme="minorBidi"/>
            <w:sz w:val="22"/>
            <w:szCs w:val="22"/>
          </w:rPr>
          <w:tab/>
        </w:r>
        <w:r w:rsidR="00CE7795" w:rsidRPr="007D2302">
          <w:rPr>
            <w:rStyle w:val="ad"/>
          </w:rPr>
          <w:t>Пример запроса по документу «Заявка на получение денежных средств, перечисляемых на карту» (ф. 0531243) TSE_0531243_D26</w:t>
        </w:r>
        <w:r w:rsidR="00CE7795">
          <w:rPr>
            <w:webHidden/>
          </w:rPr>
          <w:tab/>
        </w:r>
        <w:r w:rsidR="00CE7795">
          <w:rPr>
            <w:webHidden/>
          </w:rPr>
          <w:fldChar w:fldCharType="begin"/>
        </w:r>
        <w:r w:rsidR="00CE7795">
          <w:rPr>
            <w:webHidden/>
          </w:rPr>
          <w:instrText xml:space="preserve"> PAGEREF _Toc226564452 \h </w:instrText>
        </w:r>
        <w:r w:rsidR="00CE7795">
          <w:rPr>
            <w:webHidden/>
          </w:rPr>
        </w:r>
        <w:r w:rsidR="00CE7795">
          <w:rPr>
            <w:webHidden/>
          </w:rPr>
          <w:fldChar w:fldCharType="separate"/>
        </w:r>
        <w:r w:rsidR="00CE7795">
          <w:rPr>
            <w:webHidden/>
          </w:rPr>
          <w:t>25</w:t>
        </w:r>
        <w:r w:rsidR="00CE7795">
          <w:rPr>
            <w:webHidden/>
          </w:rPr>
          <w:fldChar w:fldCharType="end"/>
        </w:r>
      </w:hyperlink>
    </w:p>
    <w:p w14:paraId="706EAFCC" w14:textId="77777777" w:rsidR="00CE7795" w:rsidRDefault="00000000">
      <w:pPr>
        <w:pStyle w:val="43"/>
        <w:rPr>
          <w:rFonts w:asciiTheme="minorHAnsi" w:eastAsiaTheme="minorEastAsia" w:hAnsiTheme="minorHAnsi" w:cstheme="minorBidi"/>
          <w:noProof/>
          <w:sz w:val="22"/>
          <w:szCs w:val="22"/>
        </w:rPr>
      </w:pPr>
      <w:hyperlink w:anchor="_Toc226564453" w:history="1">
        <w:r w:rsidR="00CE7795" w:rsidRPr="007D2302">
          <w:rPr>
            <w:rStyle w:val="ad"/>
            <w:noProof/>
          </w:rPr>
          <w:t>2.1.2.2.</w:t>
        </w:r>
        <w:r w:rsidR="00CE7795">
          <w:rPr>
            <w:rFonts w:asciiTheme="minorHAnsi" w:eastAsiaTheme="minorEastAsia" w:hAnsiTheme="minorHAnsi" w:cstheme="minorBidi"/>
            <w:noProof/>
            <w:sz w:val="22"/>
            <w:szCs w:val="22"/>
          </w:rPr>
          <w:tab/>
        </w:r>
        <w:r w:rsidR="00CE7795" w:rsidRPr="007D2302">
          <w:rPr>
            <w:rStyle w:val="ad"/>
            <w:noProof/>
          </w:rPr>
          <w:t>«Заявка на получение наличных денег» TSE_0531802_D25</w:t>
        </w:r>
        <w:r w:rsidR="00CE7795">
          <w:rPr>
            <w:noProof/>
            <w:webHidden/>
          </w:rPr>
          <w:tab/>
        </w:r>
        <w:r w:rsidR="00CE7795">
          <w:rPr>
            <w:noProof/>
            <w:webHidden/>
          </w:rPr>
          <w:fldChar w:fldCharType="begin"/>
        </w:r>
        <w:r w:rsidR="00CE7795">
          <w:rPr>
            <w:noProof/>
            <w:webHidden/>
          </w:rPr>
          <w:instrText xml:space="preserve"> PAGEREF _Toc226564453 \h </w:instrText>
        </w:r>
        <w:r w:rsidR="00CE7795">
          <w:rPr>
            <w:noProof/>
            <w:webHidden/>
          </w:rPr>
        </w:r>
        <w:r w:rsidR="00CE7795">
          <w:rPr>
            <w:noProof/>
            <w:webHidden/>
          </w:rPr>
          <w:fldChar w:fldCharType="separate"/>
        </w:r>
        <w:r w:rsidR="00CE7795">
          <w:rPr>
            <w:noProof/>
            <w:webHidden/>
          </w:rPr>
          <w:t>27</w:t>
        </w:r>
        <w:r w:rsidR="00CE7795">
          <w:rPr>
            <w:noProof/>
            <w:webHidden/>
          </w:rPr>
          <w:fldChar w:fldCharType="end"/>
        </w:r>
      </w:hyperlink>
    </w:p>
    <w:p w14:paraId="615B21F0" w14:textId="77777777" w:rsidR="00CE7795" w:rsidRDefault="00000000">
      <w:pPr>
        <w:pStyle w:val="53"/>
        <w:rPr>
          <w:rFonts w:asciiTheme="minorHAnsi" w:eastAsiaTheme="minorEastAsia" w:hAnsiTheme="minorHAnsi" w:cstheme="minorBidi"/>
          <w:sz w:val="22"/>
          <w:szCs w:val="22"/>
        </w:rPr>
      </w:pPr>
      <w:hyperlink w:anchor="_Toc226564454" w:history="1">
        <w:r w:rsidR="00CE7795" w:rsidRPr="007D2302">
          <w:rPr>
            <w:rStyle w:val="ad"/>
          </w:rPr>
          <w:t>2.1.2.2.1.</w:t>
        </w:r>
        <w:r w:rsidR="00CE7795">
          <w:rPr>
            <w:rFonts w:asciiTheme="minorHAnsi" w:eastAsiaTheme="minorEastAsia" w:hAnsiTheme="minorHAnsi" w:cstheme="minorBidi"/>
            <w:sz w:val="22"/>
            <w:szCs w:val="22"/>
          </w:rPr>
          <w:tab/>
        </w:r>
        <w:r w:rsidR="00CE7795" w:rsidRPr="007D2302">
          <w:rPr>
            <w:rStyle w:val="ad"/>
          </w:rPr>
          <w:t>Перечень параметров тела запроса (Document) по документу «Заявка на получение наличных денег» TSE_0531802_D25</w:t>
        </w:r>
        <w:r w:rsidR="00CE7795">
          <w:rPr>
            <w:webHidden/>
          </w:rPr>
          <w:tab/>
        </w:r>
        <w:r w:rsidR="00CE7795">
          <w:rPr>
            <w:webHidden/>
          </w:rPr>
          <w:fldChar w:fldCharType="begin"/>
        </w:r>
        <w:r w:rsidR="00CE7795">
          <w:rPr>
            <w:webHidden/>
          </w:rPr>
          <w:instrText xml:space="preserve"> PAGEREF _Toc226564454 \h </w:instrText>
        </w:r>
        <w:r w:rsidR="00CE7795">
          <w:rPr>
            <w:webHidden/>
          </w:rPr>
        </w:r>
        <w:r w:rsidR="00CE7795">
          <w:rPr>
            <w:webHidden/>
          </w:rPr>
          <w:fldChar w:fldCharType="separate"/>
        </w:r>
        <w:r w:rsidR="00CE7795">
          <w:rPr>
            <w:webHidden/>
          </w:rPr>
          <w:t>27</w:t>
        </w:r>
        <w:r w:rsidR="00CE7795">
          <w:rPr>
            <w:webHidden/>
          </w:rPr>
          <w:fldChar w:fldCharType="end"/>
        </w:r>
      </w:hyperlink>
    </w:p>
    <w:p w14:paraId="0031E5B5" w14:textId="77777777" w:rsidR="00CE7795" w:rsidRDefault="00000000">
      <w:pPr>
        <w:pStyle w:val="53"/>
        <w:rPr>
          <w:rFonts w:asciiTheme="minorHAnsi" w:eastAsiaTheme="minorEastAsia" w:hAnsiTheme="minorHAnsi" w:cstheme="minorBidi"/>
          <w:sz w:val="22"/>
          <w:szCs w:val="22"/>
        </w:rPr>
      </w:pPr>
      <w:hyperlink w:anchor="_Toc226564455" w:history="1">
        <w:r w:rsidR="00CE7795" w:rsidRPr="007D2302">
          <w:rPr>
            <w:rStyle w:val="ad"/>
          </w:rPr>
          <w:t>2.1.2.2.2.</w:t>
        </w:r>
        <w:r w:rsidR="00CE7795">
          <w:rPr>
            <w:rFonts w:asciiTheme="minorHAnsi" w:eastAsiaTheme="minorEastAsia" w:hAnsiTheme="minorHAnsi" w:cstheme="minorBidi"/>
            <w:sz w:val="22"/>
            <w:szCs w:val="22"/>
          </w:rPr>
          <w:tab/>
        </w:r>
        <w:r w:rsidR="00CE7795" w:rsidRPr="007D2302">
          <w:rPr>
            <w:rStyle w:val="ad"/>
          </w:rPr>
          <w:t>Пример запроса по документу «Заявка на получение наличных денег» TSE_0531802_D25</w:t>
        </w:r>
        <w:r w:rsidR="00CE7795">
          <w:rPr>
            <w:webHidden/>
          </w:rPr>
          <w:tab/>
        </w:r>
        <w:r w:rsidR="00CE7795">
          <w:rPr>
            <w:webHidden/>
          </w:rPr>
          <w:fldChar w:fldCharType="begin"/>
        </w:r>
        <w:r w:rsidR="00CE7795">
          <w:rPr>
            <w:webHidden/>
          </w:rPr>
          <w:instrText xml:space="preserve"> PAGEREF _Toc226564455 \h </w:instrText>
        </w:r>
        <w:r w:rsidR="00CE7795">
          <w:rPr>
            <w:webHidden/>
          </w:rPr>
        </w:r>
        <w:r w:rsidR="00CE7795">
          <w:rPr>
            <w:webHidden/>
          </w:rPr>
          <w:fldChar w:fldCharType="separate"/>
        </w:r>
        <w:r w:rsidR="00CE7795">
          <w:rPr>
            <w:webHidden/>
          </w:rPr>
          <w:t>30</w:t>
        </w:r>
        <w:r w:rsidR="00CE7795">
          <w:rPr>
            <w:webHidden/>
          </w:rPr>
          <w:fldChar w:fldCharType="end"/>
        </w:r>
      </w:hyperlink>
    </w:p>
    <w:p w14:paraId="15460B5A" w14:textId="77777777" w:rsidR="00CE7795" w:rsidRDefault="00000000">
      <w:pPr>
        <w:pStyle w:val="43"/>
        <w:rPr>
          <w:rFonts w:asciiTheme="minorHAnsi" w:eastAsiaTheme="minorEastAsia" w:hAnsiTheme="minorHAnsi" w:cstheme="minorBidi"/>
          <w:noProof/>
          <w:sz w:val="22"/>
          <w:szCs w:val="22"/>
        </w:rPr>
      </w:pPr>
      <w:hyperlink w:anchor="_Toc226564456" w:history="1">
        <w:r w:rsidR="00CE7795" w:rsidRPr="007D2302">
          <w:rPr>
            <w:rStyle w:val="ad"/>
            <w:noProof/>
          </w:rPr>
          <w:t>2.1.2.3.</w:t>
        </w:r>
        <w:r w:rsidR="00CE7795">
          <w:rPr>
            <w:rFonts w:asciiTheme="minorHAnsi" w:eastAsiaTheme="minorEastAsia" w:hAnsiTheme="minorHAnsi" w:cstheme="minorBidi"/>
            <w:noProof/>
            <w:sz w:val="22"/>
            <w:szCs w:val="22"/>
          </w:rPr>
          <w:tab/>
        </w:r>
        <w:r w:rsidR="00CE7795" w:rsidRPr="007D2302">
          <w:rPr>
            <w:rStyle w:val="ad"/>
            <w:noProof/>
          </w:rPr>
          <w:t>«Поручение о перечислении на счет исходящее» TSE_TransOrderAcc_D091_</w:t>
        </w:r>
        <w:r w:rsidR="00CE7795" w:rsidRPr="007D2302">
          <w:rPr>
            <w:rStyle w:val="ad"/>
            <w:noProof/>
            <w:lang w:val="en-US"/>
          </w:rPr>
          <w:t>NPS</w:t>
        </w:r>
        <w:r w:rsidR="00CE7795">
          <w:rPr>
            <w:noProof/>
            <w:webHidden/>
          </w:rPr>
          <w:tab/>
        </w:r>
        <w:r w:rsidR="00CE7795">
          <w:rPr>
            <w:noProof/>
            <w:webHidden/>
          </w:rPr>
          <w:fldChar w:fldCharType="begin"/>
        </w:r>
        <w:r w:rsidR="00CE7795">
          <w:rPr>
            <w:noProof/>
            <w:webHidden/>
          </w:rPr>
          <w:instrText xml:space="preserve"> PAGEREF _Toc226564456 \h </w:instrText>
        </w:r>
        <w:r w:rsidR="00CE7795">
          <w:rPr>
            <w:noProof/>
            <w:webHidden/>
          </w:rPr>
        </w:r>
        <w:r w:rsidR="00CE7795">
          <w:rPr>
            <w:noProof/>
            <w:webHidden/>
          </w:rPr>
          <w:fldChar w:fldCharType="separate"/>
        </w:r>
        <w:r w:rsidR="00CE7795">
          <w:rPr>
            <w:noProof/>
            <w:webHidden/>
          </w:rPr>
          <w:t>31</w:t>
        </w:r>
        <w:r w:rsidR="00CE7795">
          <w:rPr>
            <w:noProof/>
            <w:webHidden/>
          </w:rPr>
          <w:fldChar w:fldCharType="end"/>
        </w:r>
      </w:hyperlink>
    </w:p>
    <w:p w14:paraId="3B2E30D2" w14:textId="77777777" w:rsidR="00CE7795" w:rsidRDefault="00000000">
      <w:pPr>
        <w:pStyle w:val="53"/>
        <w:rPr>
          <w:rFonts w:asciiTheme="minorHAnsi" w:eastAsiaTheme="minorEastAsia" w:hAnsiTheme="minorHAnsi" w:cstheme="minorBidi"/>
          <w:sz w:val="22"/>
          <w:szCs w:val="22"/>
        </w:rPr>
      </w:pPr>
      <w:hyperlink w:anchor="_Toc226564457" w:history="1">
        <w:r w:rsidR="00CE7795" w:rsidRPr="007D2302">
          <w:rPr>
            <w:rStyle w:val="ad"/>
          </w:rPr>
          <w:t>2.1.2.3.1.</w:t>
        </w:r>
        <w:r w:rsidR="00CE7795">
          <w:rPr>
            <w:rFonts w:asciiTheme="minorHAnsi" w:eastAsiaTheme="minorEastAsia" w:hAnsiTheme="minorHAnsi" w:cstheme="minorBidi"/>
            <w:sz w:val="22"/>
            <w:szCs w:val="22"/>
          </w:rPr>
          <w:tab/>
        </w:r>
        <w:r w:rsidR="00CE7795" w:rsidRPr="007D2302">
          <w:rPr>
            <w:rStyle w:val="ad"/>
          </w:rPr>
          <w:t>Перечень параметров тела запроса (Document) по документу «Поручение о перечислении на счет исходящее» TSE_TransOrderAcc_D091_</w:t>
        </w:r>
        <w:r w:rsidR="00CE7795" w:rsidRPr="007D2302">
          <w:rPr>
            <w:rStyle w:val="ad"/>
            <w:lang w:val="en-US"/>
          </w:rPr>
          <w:t>NPS</w:t>
        </w:r>
        <w:r w:rsidR="00CE7795">
          <w:rPr>
            <w:webHidden/>
          </w:rPr>
          <w:tab/>
        </w:r>
        <w:r w:rsidR="00CE7795">
          <w:rPr>
            <w:webHidden/>
          </w:rPr>
          <w:fldChar w:fldCharType="begin"/>
        </w:r>
        <w:r w:rsidR="00CE7795">
          <w:rPr>
            <w:webHidden/>
          </w:rPr>
          <w:instrText xml:space="preserve"> PAGEREF _Toc226564457 \h </w:instrText>
        </w:r>
        <w:r w:rsidR="00CE7795">
          <w:rPr>
            <w:webHidden/>
          </w:rPr>
        </w:r>
        <w:r w:rsidR="00CE7795">
          <w:rPr>
            <w:webHidden/>
          </w:rPr>
          <w:fldChar w:fldCharType="separate"/>
        </w:r>
        <w:r w:rsidR="00CE7795">
          <w:rPr>
            <w:webHidden/>
          </w:rPr>
          <w:t>31</w:t>
        </w:r>
        <w:r w:rsidR="00CE7795">
          <w:rPr>
            <w:webHidden/>
          </w:rPr>
          <w:fldChar w:fldCharType="end"/>
        </w:r>
      </w:hyperlink>
    </w:p>
    <w:p w14:paraId="7613C82D" w14:textId="77777777" w:rsidR="00CE7795" w:rsidRDefault="00000000">
      <w:pPr>
        <w:pStyle w:val="53"/>
        <w:rPr>
          <w:rFonts w:asciiTheme="minorHAnsi" w:eastAsiaTheme="minorEastAsia" w:hAnsiTheme="minorHAnsi" w:cstheme="minorBidi"/>
          <w:sz w:val="22"/>
          <w:szCs w:val="22"/>
        </w:rPr>
      </w:pPr>
      <w:hyperlink w:anchor="_Toc226564458" w:history="1">
        <w:r w:rsidR="00CE7795" w:rsidRPr="007D2302">
          <w:rPr>
            <w:rStyle w:val="ad"/>
          </w:rPr>
          <w:t>2.1.2.3.2.</w:t>
        </w:r>
        <w:r w:rsidR="00CE7795">
          <w:rPr>
            <w:rFonts w:asciiTheme="minorHAnsi" w:eastAsiaTheme="minorEastAsia" w:hAnsiTheme="minorHAnsi" w:cstheme="minorBidi"/>
            <w:sz w:val="22"/>
            <w:szCs w:val="22"/>
          </w:rPr>
          <w:tab/>
        </w:r>
        <w:r w:rsidR="00CE7795" w:rsidRPr="007D2302">
          <w:rPr>
            <w:rStyle w:val="ad"/>
          </w:rPr>
          <w:t>Пример запроса по документу «Поручение о перечислении на счет исходящее» TSE_TransOrderAcc_D091_</w:t>
        </w:r>
        <w:r w:rsidR="00CE7795" w:rsidRPr="007D2302">
          <w:rPr>
            <w:rStyle w:val="ad"/>
            <w:lang w:val="en-US"/>
          </w:rPr>
          <w:t>NPS</w:t>
        </w:r>
        <w:r w:rsidR="00CE7795">
          <w:rPr>
            <w:webHidden/>
          </w:rPr>
          <w:tab/>
        </w:r>
        <w:r w:rsidR="00CE7795">
          <w:rPr>
            <w:webHidden/>
          </w:rPr>
          <w:fldChar w:fldCharType="begin"/>
        </w:r>
        <w:r w:rsidR="00CE7795">
          <w:rPr>
            <w:webHidden/>
          </w:rPr>
          <w:instrText xml:space="preserve"> PAGEREF _Toc226564458 \h </w:instrText>
        </w:r>
        <w:r w:rsidR="00CE7795">
          <w:rPr>
            <w:webHidden/>
          </w:rPr>
        </w:r>
        <w:r w:rsidR="00CE7795">
          <w:rPr>
            <w:webHidden/>
          </w:rPr>
          <w:fldChar w:fldCharType="separate"/>
        </w:r>
        <w:r w:rsidR="00CE7795">
          <w:rPr>
            <w:webHidden/>
          </w:rPr>
          <w:t>38</w:t>
        </w:r>
        <w:r w:rsidR="00CE7795">
          <w:rPr>
            <w:webHidden/>
          </w:rPr>
          <w:fldChar w:fldCharType="end"/>
        </w:r>
      </w:hyperlink>
    </w:p>
    <w:p w14:paraId="6FF35B3C" w14:textId="77777777" w:rsidR="00CE7795" w:rsidRDefault="00000000">
      <w:pPr>
        <w:pStyle w:val="43"/>
        <w:rPr>
          <w:rFonts w:asciiTheme="minorHAnsi" w:eastAsiaTheme="minorEastAsia" w:hAnsiTheme="minorHAnsi" w:cstheme="minorBidi"/>
          <w:noProof/>
          <w:sz w:val="22"/>
          <w:szCs w:val="22"/>
        </w:rPr>
      </w:pPr>
      <w:hyperlink w:anchor="_Toc226564459" w:history="1">
        <w:r w:rsidR="00CE7795" w:rsidRPr="007D2302">
          <w:rPr>
            <w:rStyle w:val="ad"/>
            <w:noProof/>
          </w:rPr>
          <w:t>2.1.2.4.</w:t>
        </w:r>
        <w:r w:rsidR="00CE7795">
          <w:rPr>
            <w:rFonts w:asciiTheme="minorHAnsi" w:eastAsiaTheme="minorEastAsia" w:hAnsiTheme="minorHAnsi" w:cstheme="minorBidi"/>
            <w:noProof/>
            <w:sz w:val="22"/>
            <w:szCs w:val="22"/>
          </w:rPr>
          <w:tab/>
        </w:r>
        <w:r w:rsidR="00CE7795" w:rsidRPr="007D2302">
          <w:rPr>
            <w:rStyle w:val="ad"/>
            <w:noProof/>
          </w:rPr>
          <w:t>«Бухгалтерская справка (ф. 0504833)» (НПС) TSE_NPS_0504833</w:t>
        </w:r>
        <w:r w:rsidR="00CE7795">
          <w:rPr>
            <w:noProof/>
            <w:webHidden/>
          </w:rPr>
          <w:tab/>
        </w:r>
        <w:r w:rsidR="00CE7795">
          <w:rPr>
            <w:noProof/>
            <w:webHidden/>
          </w:rPr>
          <w:fldChar w:fldCharType="begin"/>
        </w:r>
        <w:r w:rsidR="00CE7795">
          <w:rPr>
            <w:noProof/>
            <w:webHidden/>
          </w:rPr>
          <w:instrText xml:space="preserve"> PAGEREF _Toc226564459 \h </w:instrText>
        </w:r>
        <w:r w:rsidR="00CE7795">
          <w:rPr>
            <w:noProof/>
            <w:webHidden/>
          </w:rPr>
        </w:r>
        <w:r w:rsidR="00CE7795">
          <w:rPr>
            <w:noProof/>
            <w:webHidden/>
          </w:rPr>
          <w:fldChar w:fldCharType="separate"/>
        </w:r>
        <w:r w:rsidR="00CE7795">
          <w:rPr>
            <w:noProof/>
            <w:webHidden/>
          </w:rPr>
          <w:t>40</w:t>
        </w:r>
        <w:r w:rsidR="00CE7795">
          <w:rPr>
            <w:noProof/>
            <w:webHidden/>
          </w:rPr>
          <w:fldChar w:fldCharType="end"/>
        </w:r>
      </w:hyperlink>
    </w:p>
    <w:p w14:paraId="65FFF46C" w14:textId="77777777" w:rsidR="00CE7795" w:rsidRDefault="00000000">
      <w:pPr>
        <w:pStyle w:val="53"/>
        <w:rPr>
          <w:rFonts w:asciiTheme="minorHAnsi" w:eastAsiaTheme="minorEastAsia" w:hAnsiTheme="minorHAnsi" w:cstheme="minorBidi"/>
          <w:sz w:val="22"/>
          <w:szCs w:val="22"/>
        </w:rPr>
      </w:pPr>
      <w:hyperlink w:anchor="_Toc226564460" w:history="1">
        <w:r w:rsidR="00CE7795" w:rsidRPr="007D2302">
          <w:rPr>
            <w:rStyle w:val="ad"/>
          </w:rPr>
          <w:t>2.1.2.4.1.</w:t>
        </w:r>
        <w:r w:rsidR="00CE7795">
          <w:rPr>
            <w:rFonts w:asciiTheme="minorHAnsi" w:eastAsiaTheme="minorEastAsia" w:hAnsiTheme="minorHAnsi" w:cstheme="minorBidi"/>
            <w:sz w:val="22"/>
            <w:szCs w:val="22"/>
          </w:rPr>
          <w:tab/>
        </w:r>
        <w:r w:rsidR="00CE7795" w:rsidRPr="007D2302">
          <w:rPr>
            <w:rStyle w:val="ad"/>
          </w:rPr>
          <w:t>Перечень параметров тела запроса (Document) по документу «Бухгалтерская справка» (ф. 0504833) (НПС) TSE_NPS_0504833</w:t>
        </w:r>
        <w:r w:rsidR="00CE7795">
          <w:rPr>
            <w:webHidden/>
          </w:rPr>
          <w:tab/>
        </w:r>
        <w:r w:rsidR="00CE7795">
          <w:rPr>
            <w:webHidden/>
          </w:rPr>
          <w:fldChar w:fldCharType="begin"/>
        </w:r>
        <w:r w:rsidR="00CE7795">
          <w:rPr>
            <w:webHidden/>
          </w:rPr>
          <w:instrText xml:space="preserve"> PAGEREF _Toc226564460 \h </w:instrText>
        </w:r>
        <w:r w:rsidR="00CE7795">
          <w:rPr>
            <w:webHidden/>
          </w:rPr>
        </w:r>
        <w:r w:rsidR="00CE7795">
          <w:rPr>
            <w:webHidden/>
          </w:rPr>
          <w:fldChar w:fldCharType="separate"/>
        </w:r>
        <w:r w:rsidR="00CE7795">
          <w:rPr>
            <w:webHidden/>
          </w:rPr>
          <w:t>40</w:t>
        </w:r>
        <w:r w:rsidR="00CE7795">
          <w:rPr>
            <w:webHidden/>
          </w:rPr>
          <w:fldChar w:fldCharType="end"/>
        </w:r>
      </w:hyperlink>
    </w:p>
    <w:p w14:paraId="2750B52B" w14:textId="77777777" w:rsidR="00CE7795" w:rsidRDefault="00000000">
      <w:pPr>
        <w:pStyle w:val="53"/>
        <w:rPr>
          <w:rFonts w:asciiTheme="minorHAnsi" w:eastAsiaTheme="minorEastAsia" w:hAnsiTheme="minorHAnsi" w:cstheme="minorBidi"/>
          <w:sz w:val="22"/>
          <w:szCs w:val="22"/>
        </w:rPr>
      </w:pPr>
      <w:hyperlink w:anchor="_Toc226564461" w:history="1">
        <w:r w:rsidR="00CE7795" w:rsidRPr="007D2302">
          <w:rPr>
            <w:rStyle w:val="ad"/>
          </w:rPr>
          <w:t>2.1.2.4.2.</w:t>
        </w:r>
        <w:r w:rsidR="00CE7795">
          <w:rPr>
            <w:rFonts w:asciiTheme="minorHAnsi" w:eastAsiaTheme="minorEastAsia" w:hAnsiTheme="minorHAnsi" w:cstheme="minorBidi"/>
            <w:sz w:val="22"/>
            <w:szCs w:val="22"/>
          </w:rPr>
          <w:tab/>
        </w:r>
        <w:r w:rsidR="00CE7795" w:rsidRPr="007D2302">
          <w:rPr>
            <w:rStyle w:val="ad"/>
          </w:rPr>
          <w:t xml:space="preserve">Пример запроса по документу «Бухгалтерская справка (ф. </w:t>
        </w:r>
        <w:r w:rsidR="00CE7795" w:rsidRPr="007D2302">
          <w:rPr>
            <w:rStyle w:val="ad"/>
            <w:rFonts w:cs="Arial"/>
            <w:iCs/>
          </w:rPr>
          <w:t>0504833)</w:t>
        </w:r>
        <w:r w:rsidR="00CE7795" w:rsidRPr="007D2302">
          <w:rPr>
            <w:rStyle w:val="ad"/>
          </w:rPr>
          <w:t>»</w:t>
        </w:r>
        <w:r w:rsidR="00CE7795" w:rsidRPr="007D2302">
          <w:rPr>
            <w:rStyle w:val="ad"/>
            <w:rFonts w:cs="Arial"/>
            <w:iCs/>
          </w:rPr>
          <w:t xml:space="preserve"> (НПС) </w:t>
        </w:r>
        <w:r w:rsidR="00CE7795" w:rsidRPr="007D2302">
          <w:rPr>
            <w:rStyle w:val="ad"/>
          </w:rPr>
          <w:t>TSE_NPS_0504833</w:t>
        </w:r>
        <w:r w:rsidR="00CE7795">
          <w:rPr>
            <w:webHidden/>
          </w:rPr>
          <w:tab/>
        </w:r>
        <w:r w:rsidR="00CE7795">
          <w:rPr>
            <w:webHidden/>
          </w:rPr>
          <w:fldChar w:fldCharType="begin"/>
        </w:r>
        <w:r w:rsidR="00CE7795">
          <w:rPr>
            <w:webHidden/>
          </w:rPr>
          <w:instrText xml:space="preserve"> PAGEREF _Toc226564461 \h </w:instrText>
        </w:r>
        <w:r w:rsidR="00CE7795">
          <w:rPr>
            <w:webHidden/>
          </w:rPr>
        </w:r>
        <w:r w:rsidR="00CE7795">
          <w:rPr>
            <w:webHidden/>
          </w:rPr>
          <w:fldChar w:fldCharType="separate"/>
        </w:r>
        <w:r w:rsidR="00CE7795">
          <w:rPr>
            <w:webHidden/>
          </w:rPr>
          <w:t>49</w:t>
        </w:r>
        <w:r w:rsidR="00CE7795">
          <w:rPr>
            <w:webHidden/>
          </w:rPr>
          <w:fldChar w:fldCharType="end"/>
        </w:r>
      </w:hyperlink>
    </w:p>
    <w:p w14:paraId="5E42F59B" w14:textId="77777777" w:rsidR="00CE7795" w:rsidRDefault="00000000">
      <w:pPr>
        <w:pStyle w:val="43"/>
        <w:rPr>
          <w:rFonts w:asciiTheme="minorHAnsi" w:eastAsiaTheme="minorEastAsia" w:hAnsiTheme="minorHAnsi" w:cstheme="minorBidi"/>
          <w:noProof/>
          <w:sz w:val="22"/>
          <w:szCs w:val="22"/>
        </w:rPr>
      </w:pPr>
      <w:hyperlink w:anchor="_Toc226564462" w:history="1">
        <w:r w:rsidR="00CE7795" w:rsidRPr="007D2302">
          <w:rPr>
            <w:rStyle w:val="ad"/>
            <w:noProof/>
          </w:rPr>
          <w:t>2.1.2.5.</w:t>
        </w:r>
        <w:r w:rsidR="00CE7795">
          <w:rPr>
            <w:rFonts w:asciiTheme="minorHAnsi" w:eastAsiaTheme="minorEastAsia" w:hAnsiTheme="minorHAnsi" w:cstheme="minorBidi"/>
            <w:noProof/>
            <w:sz w:val="22"/>
            <w:szCs w:val="22"/>
          </w:rPr>
          <w:tab/>
        </w:r>
        <w:r w:rsidR="00CE7795" w:rsidRPr="007D2302">
          <w:rPr>
            <w:rStyle w:val="ad"/>
            <w:noProof/>
          </w:rPr>
          <w:t>«Сведения об операциях с целевыми средствами» (ф. 0501213) TSE_05012013_D05</w:t>
        </w:r>
        <w:r w:rsidR="00CE7795">
          <w:rPr>
            <w:noProof/>
            <w:webHidden/>
          </w:rPr>
          <w:tab/>
        </w:r>
        <w:r w:rsidR="00CE7795">
          <w:rPr>
            <w:noProof/>
            <w:webHidden/>
          </w:rPr>
          <w:fldChar w:fldCharType="begin"/>
        </w:r>
        <w:r w:rsidR="00CE7795">
          <w:rPr>
            <w:noProof/>
            <w:webHidden/>
          </w:rPr>
          <w:instrText xml:space="preserve"> PAGEREF _Toc226564462 \h </w:instrText>
        </w:r>
        <w:r w:rsidR="00CE7795">
          <w:rPr>
            <w:noProof/>
            <w:webHidden/>
          </w:rPr>
        </w:r>
        <w:r w:rsidR="00CE7795">
          <w:rPr>
            <w:noProof/>
            <w:webHidden/>
          </w:rPr>
          <w:fldChar w:fldCharType="separate"/>
        </w:r>
        <w:r w:rsidR="00CE7795">
          <w:rPr>
            <w:noProof/>
            <w:webHidden/>
          </w:rPr>
          <w:t>52</w:t>
        </w:r>
        <w:r w:rsidR="00CE7795">
          <w:rPr>
            <w:noProof/>
            <w:webHidden/>
          </w:rPr>
          <w:fldChar w:fldCharType="end"/>
        </w:r>
      </w:hyperlink>
    </w:p>
    <w:p w14:paraId="49D523FC" w14:textId="77777777" w:rsidR="00CE7795" w:rsidRDefault="00000000">
      <w:pPr>
        <w:pStyle w:val="53"/>
        <w:rPr>
          <w:rFonts w:asciiTheme="minorHAnsi" w:eastAsiaTheme="minorEastAsia" w:hAnsiTheme="minorHAnsi" w:cstheme="minorBidi"/>
          <w:sz w:val="22"/>
          <w:szCs w:val="22"/>
        </w:rPr>
      </w:pPr>
      <w:hyperlink w:anchor="_Toc226564463" w:history="1">
        <w:r w:rsidR="00CE7795" w:rsidRPr="007D2302">
          <w:rPr>
            <w:rStyle w:val="ad"/>
          </w:rPr>
          <w:t>2.1.2.5.1.</w:t>
        </w:r>
        <w:r w:rsidR="00CE7795">
          <w:rPr>
            <w:rFonts w:asciiTheme="minorHAnsi" w:eastAsiaTheme="minorEastAsia" w:hAnsiTheme="minorHAnsi" w:cstheme="minorBidi"/>
            <w:sz w:val="22"/>
            <w:szCs w:val="22"/>
          </w:rPr>
          <w:tab/>
        </w:r>
        <w:r w:rsidR="00CE7795" w:rsidRPr="007D2302">
          <w:rPr>
            <w:rStyle w:val="ad"/>
          </w:rPr>
          <w:t>Перечень параметров тела запроса (Document) по документу «Сведения об операциях с целевыми средствами» (ф. 0501213) TSE_05012013_D05</w:t>
        </w:r>
        <w:r w:rsidR="00CE7795">
          <w:rPr>
            <w:webHidden/>
          </w:rPr>
          <w:tab/>
        </w:r>
        <w:r w:rsidR="00CE7795">
          <w:rPr>
            <w:webHidden/>
          </w:rPr>
          <w:fldChar w:fldCharType="begin"/>
        </w:r>
        <w:r w:rsidR="00CE7795">
          <w:rPr>
            <w:webHidden/>
          </w:rPr>
          <w:instrText xml:space="preserve"> PAGEREF _Toc226564463 \h </w:instrText>
        </w:r>
        <w:r w:rsidR="00CE7795">
          <w:rPr>
            <w:webHidden/>
          </w:rPr>
        </w:r>
        <w:r w:rsidR="00CE7795">
          <w:rPr>
            <w:webHidden/>
          </w:rPr>
          <w:fldChar w:fldCharType="separate"/>
        </w:r>
        <w:r w:rsidR="00CE7795">
          <w:rPr>
            <w:webHidden/>
          </w:rPr>
          <w:t>52</w:t>
        </w:r>
        <w:r w:rsidR="00CE7795">
          <w:rPr>
            <w:webHidden/>
          </w:rPr>
          <w:fldChar w:fldCharType="end"/>
        </w:r>
      </w:hyperlink>
    </w:p>
    <w:p w14:paraId="10D24AE0" w14:textId="77777777" w:rsidR="00CE7795" w:rsidRDefault="00000000">
      <w:pPr>
        <w:pStyle w:val="53"/>
        <w:rPr>
          <w:rFonts w:asciiTheme="minorHAnsi" w:eastAsiaTheme="minorEastAsia" w:hAnsiTheme="minorHAnsi" w:cstheme="minorBidi"/>
          <w:sz w:val="22"/>
          <w:szCs w:val="22"/>
        </w:rPr>
      </w:pPr>
      <w:hyperlink w:anchor="_Toc226564464" w:history="1">
        <w:r w:rsidR="00CE7795" w:rsidRPr="007D2302">
          <w:rPr>
            <w:rStyle w:val="ad"/>
          </w:rPr>
          <w:t>2.1.2.5.2.</w:t>
        </w:r>
        <w:r w:rsidR="00CE7795">
          <w:rPr>
            <w:rFonts w:asciiTheme="minorHAnsi" w:eastAsiaTheme="minorEastAsia" w:hAnsiTheme="minorHAnsi" w:cstheme="minorBidi"/>
            <w:sz w:val="22"/>
            <w:szCs w:val="22"/>
          </w:rPr>
          <w:tab/>
        </w:r>
        <w:r w:rsidR="00CE7795" w:rsidRPr="007D2302">
          <w:rPr>
            <w:rStyle w:val="ad"/>
          </w:rPr>
          <w:t>Пример запроса по документу «Сведения об операциях с целевыми средствами» (ф. 0501213) TSE_05012013_D05</w:t>
        </w:r>
        <w:r w:rsidR="00CE7795">
          <w:rPr>
            <w:webHidden/>
          </w:rPr>
          <w:tab/>
        </w:r>
        <w:r w:rsidR="00CE7795">
          <w:rPr>
            <w:webHidden/>
          </w:rPr>
          <w:fldChar w:fldCharType="begin"/>
        </w:r>
        <w:r w:rsidR="00CE7795">
          <w:rPr>
            <w:webHidden/>
          </w:rPr>
          <w:instrText xml:space="preserve"> PAGEREF _Toc226564464 \h </w:instrText>
        </w:r>
        <w:r w:rsidR="00CE7795">
          <w:rPr>
            <w:webHidden/>
          </w:rPr>
        </w:r>
        <w:r w:rsidR="00CE7795">
          <w:rPr>
            <w:webHidden/>
          </w:rPr>
          <w:fldChar w:fldCharType="separate"/>
        </w:r>
        <w:r w:rsidR="00CE7795">
          <w:rPr>
            <w:webHidden/>
          </w:rPr>
          <w:t>57</w:t>
        </w:r>
        <w:r w:rsidR="00CE7795">
          <w:rPr>
            <w:webHidden/>
          </w:rPr>
          <w:fldChar w:fldCharType="end"/>
        </w:r>
      </w:hyperlink>
    </w:p>
    <w:p w14:paraId="6E8F1C0F" w14:textId="77777777" w:rsidR="00CE7795" w:rsidRDefault="00000000">
      <w:pPr>
        <w:pStyle w:val="43"/>
        <w:rPr>
          <w:rFonts w:asciiTheme="minorHAnsi" w:eastAsiaTheme="minorEastAsia" w:hAnsiTheme="minorHAnsi" w:cstheme="minorBidi"/>
          <w:noProof/>
          <w:sz w:val="22"/>
          <w:szCs w:val="22"/>
        </w:rPr>
      </w:pPr>
      <w:hyperlink w:anchor="_Toc226564466" w:history="1">
        <w:r w:rsidR="00CE7795" w:rsidRPr="007D2302">
          <w:rPr>
            <w:rStyle w:val="ad"/>
            <w:noProof/>
          </w:rPr>
          <w:t>2.1.2.6.</w:t>
        </w:r>
        <w:r w:rsidR="00CE7795">
          <w:rPr>
            <w:rFonts w:asciiTheme="minorHAnsi" w:eastAsiaTheme="minorEastAsia" w:hAnsiTheme="minorHAnsi" w:cstheme="minorBidi"/>
            <w:noProof/>
            <w:sz w:val="22"/>
            <w:szCs w:val="22"/>
          </w:rPr>
          <w:tab/>
        </w:r>
        <w:r w:rsidR="00CE7795" w:rsidRPr="007D2302">
          <w:rPr>
            <w:rStyle w:val="ad"/>
            <w:noProof/>
          </w:rPr>
          <w:t xml:space="preserve">«Поручение о перечислении на счет входящее» </w:t>
        </w:r>
        <w:r w:rsidR="00CE7795" w:rsidRPr="007D2302">
          <w:rPr>
            <w:rStyle w:val="ad"/>
            <w:noProof/>
            <w:lang w:val="en-US"/>
          </w:rPr>
          <w:t>TSE</w:t>
        </w:r>
        <w:r w:rsidR="00CE7795" w:rsidRPr="007D2302">
          <w:rPr>
            <w:rStyle w:val="ad"/>
            <w:noProof/>
          </w:rPr>
          <w:t>_</w:t>
        </w:r>
        <w:r w:rsidR="00CE7795" w:rsidRPr="007D2302">
          <w:rPr>
            <w:rStyle w:val="ad"/>
            <w:noProof/>
            <w:lang w:val="en-US"/>
          </w:rPr>
          <w:t>IncomingErrand</w:t>
        </w:r>
        <w:r w:rsidR="00CE7795" w:rsidRPr="007D2302">
          <w:rPr>
            <w:rStyle w:val="ad"/>
            <w:noProof/>
          </w:rPr>
          <w:t>_</w:t>
        </w:r>
        <w:r w:rsidR="00CE7795" w:rsidRPr="007D2302">
          <w:rPr>
            <w:rStyle w:val="ad"/>
            <w:noProof/>
            <w:lang w:val="en-US"/>
          </w:rPr>
          <w:t>D</w:t>
        </w:r>
        <w:r w:rsidR="00CE7795" w:rsidRPr="007D2302">
          <w:rPr>
            <w:rStyle w:val="ad"/>
            <w:noProof/>
          </w:rPr>
          <w:t>092</w:t>
        </w:r>
        <w:r w:rsidR="00CE7795">
          <w:rPr>
            <w:noProof/>
            <w:webHidden/>
          </w:rPr>
          <w:tab/>
        </w:r>
        <w:r w:rsidR="00CE7795">
          <w:rPr>
            <w:noProof/>
            <w:webHidden/>
          </w:rPr>
          <w:fldChar w:fldCharType="begin"/>
        </w:r>
        <w:r w:rsidR="00CE7795">
          <w:rPr>
            <w:noProof/>
            <w:webHidden/>
          </w:rPr>
          <w:instrText xml:space="preserve"> PAGEREF _Toc226564466 \h </w:instrText>
        </w:r>
        <w:r w:rsidR="00CE7795">
          <w:rPr>
            <w:noProof/>
            <w:webHidden/>
          </w:rPr>
        </w:r>
        <w:r w:rsidR="00CE7795">
          <w:rPr>
            <w:noProof/>
            <w:webHidden/>
          </w:rPr>
          <w:fldChar w:fldCharType="separate"/>
        </w:r>
        <w:r w:rsidR="00CE7795">
          <w:rPr>
            <w:noProof/>
            <w:webHidden/>
          </w:rPr>
          <w:t>59</w:t>
        </w:r>
        <w:r w:rsidR="00CE7795">
          <w:rPr>
            <w:noProof/>
            <w:webHidden/>
          </w:rPr>
          <w:fldChar w:fldCharType="end"/>
        </w:r>
      </w:hyperlink>
    </w:p>
    <w:p w14:paraId="03345D7E" w14:textId="77777777" w:rsidR="00CE7795" w:rsidRDefault="00000000">
      <w:pPr>
        <w:pStyle w:val="53"/>
        <w:rPr>
          <w:rFonts w:asciiTheme="minorHAnsi" w:eastAsiaTheme="minorEastAsia" w:hAnsiTheme="minorHAnsi" w:cstheme="minorBidi"/>
          <w:sz w:val="22"/>
          <w:szCs w:val="22"/>
        </w:rPr>
      </w:pPr>
      <w:hyperlink w:anchor="_Toc226564467" w:history="1">
        <w:r w:rsidR="00CE7795" w:rsidRPr="007D2302">
          <w:rPr>
            <w:rStyle w:val="ad"/>
          </w:rPr>
          <w:t>2.1.2.6.1.</w:t>
        </w:r>
        <w:r w:rsidR="00CE7795">
          <w:rPr>
            <w:rFonts w:asciiTheme="minorHAnsi" w:eastAsiaTheme="minorEastAsia" w:hAnsiTheme="minorHAnsi" w:cstheme="minorBidi"/>
            <w:sz w:val="22"/>
            <w:szCs w:val="22"/>
          </w:rPr>
          <w:tab/>
        </w:r>
        <w:r w:rsidR="00CE7795" w:rsidRPr="007D2302">
          <w:rPr>
            <w:rStyle w:val="ad"/>
          </w:rPr>
          <w:t>Перечень параметров тела запроса (</w:t>
        </w:r>
        <w:r w:rsidR="00CE7795" w:rsidRPr="007D2302">
          <w:rPr>
            <w:rStyle w:val="ad"/>
            <w:lang w:val="en-US"/>
          </w:rPr>
          <w:t>Document</w:t>
        </w:r>
        <w:r w:rsidR="00CE7795" w:rsidRPr="007D2302">
          <w:rPr>
            <w:rStyle w:val="ad"/>
          </w:rPr>
          <w:t xml:space="preserve">) по документу «Поручение о перечислении на счет входящее» </w:t>
        </w:r>
        <w:r w:rsidR="00CE7795" w:rsidRPr="007D2302">
          <w:rPr>
            <w:rStyle w:val="ad"/>
            <w:lang w:val="en-US"/>
          </w:rPr>
          <w:t>TSE</w:t>
        </w:r>
        <w:r w:rsidR="00CE7795" w:rsidRPr="007D2302">
          <w:rPr>
            <w:rStyle w:val="ad"/>
          </w:rPr>
          <w:t>_</w:t>
        </w:r>
        <w:r w:rsidR="00CE7795" w:rsidRPr="007D2302">
          <w:rPr>
            <w:rStyle w:val="ad"/>
            <w:lang w:val="en-US"/>
          </w:rPr>
          <w:t>IncomingErrand</w:t>
        </w:r>
        <w:r w:rsidR="00CE7795" w:rsidRPr="007D2302">
          <w:rPr>
            <w:rStyle w:val="ad"/>
          </w:rPr>
          <w:t>_</w:t>
        </w:r>
        <w:r w:rsidR="00CE7795" w:rsidRPr="007D2302">
          <w:rPr>
            <w:rStyle w:val="ad"/>
            <w:lang w:val="en-US"/>
          </w:rPr>
          <w:t>D</w:t>
        </w:r>
        <w:r w:rsidR="00CE7795" w:rsidRPr="007D2302">
          <w:rPr>
            <w:rStyle w:val="ad"/>
          </w:rPr>
          <w:t>092</w:t>
        </w:r>
        <w:r w:rsidR="00CE7795">
          <w:rPr>
            <w:webHidden/>
          </w:rPr>
          <w:tab/>
        </w:r>
        <w:r w:rsidR="00CE7795">
          <w:rPr>
            <w:webHidden/>
          </w:rPr>
          <w:fldChar w:fldCharType="begin"/>
        </w:r>
        <w:r w:rsidR="00CE7795">
          <w:rPr>
            <w:webHidden/>
          </w:rPr>
          <w:instrText xml:space="preserve"> PAGEREF _Toc226564467 \h </w:instrText>
        </w:r>
        <w:r w:rsidR="00CE7795">
          <w:rPr>
            <w:webHidden/>
          </w:rPr>
        </w:r>
        <w:r w:rsidR="00CE7795">
          <w:rPr>
            <w:webHidden/>
          </w:rPr>
          <w:fldChar w:fldCharType="separate"/>
        </w:r>
        <w:r w:rsidR="00CE7795">
          <w:rPr>
            <w:webHidden/>
          </w:rPr>
          <w:t>59</w:t>
        </w:r>
        <w:r w:rsidR="00CE7795">
          <w:rPr>
            <w:webHidden/>
          </w:rPr>
          <w:fldChar w:fldCharType="end"/>
        </w:r>
      </w:hyperlink>
    </w:p>
    <w:p w14:paraId="0AF36FF0" w14:textId="77777777" w:rsidR="00CE7795" w:rsidRDefault="00000000">
      <w:pPr>
        <w:pStyle w:val="53"/>
        <w:rPr>
          <w:rFonts w:asciiTheme="minorHAnsi" w:eastAsiaTheme="minorEastAsia" w:hAnsiTheme="minorHAnsi" w:cstheme="minorBidi"/>
          <w:sz w:val="22"/>
          <w:szCs w:val="22"/>
        </w:rPr>
      </w:pPr>
      <w:hyperlink w:anchor="_Toc226564468" w:history="1">
        <w:r w:rsidR="00CE7795" w:rsidRPr="007D2302">
          <w:rPr>
            <w:rStyle w:val="ad"/>
          </w:rPr>
          <w:t>2.1.2.6.2.</w:t>
        </w:r>
        <w:r w:rsidR="00CE7795">
          <w:rPr>
            <w:rFonts w:asciiTheme="minorHAnsi" w:eastAsiaTheme="minorEastAsia" w:hAnsiTheme="minorHAnsi" w:cstheme="minorBidi"/>
            <w:sz w:val="22"/>
            <w:szCs w:val="22"/>
          </w:rPr>
          <w:tab/>
        </w:r>
        <w:r w:rsidR="00CE7795" w:rsidRPr="007D2302">
          <w:rPr>
            <w:rStyle w:val="ad"/>
          </w:rPr>
          <w:t xml:space="preserve">Пример запроса по документу «Поручение о перечислении на счет входящее» </w:t>
        </w:r>
        <w:r w:rsidR="00CE7795" w:rsidRPr="007D2302">
          <w:rPr>
            <w:rStyle w:val="ad"/>
            <w:lang w:val="en-US"/>
          </w:rPr>
          <w:t>TSE</w:t>
        </w:r>
        <w:r w:rsidR="00CE7795" w:rsidRPr="007D2302">
          <w:rPr>
            <w:rStyle w:val="ad"/>
          </w:rPr>
          <w:t>_</w:t>
        </w:r>
        <w:r w:rsidR="00CE7795" w:rsidRPr="007D2302">
          <w:rPr>
            <w:rStyle w:val="ad"/>
            <w:lang w:val="en-US"/>
          </w:rPr>
          <w:t>IncomingErrand</w:t>
        </w:r>
        <w:r w:rsidR="00CE7795" w:rsidRPr="007D2302">
          <w:rPr>
            <w:rStyle w:val="ad"/>
          </w:rPr>
          <w:t>_</w:t>
        </w:r>
        <w:r w:rsidR="00CE7795" w:rsidRPr="007D2302">
          <w:rPr>
            <w:rStyle w:val="ad"/>
            <w:lang w:val="en-US"/>
          </w:rPr>
          <w:t>D</w:t>
        </w:r>
        <w:r w:rsidR="00CE7795" w:rsidRPr="007D2302">
          <w:rPr>
            <w:rStyle w:val="ad"/>
          </w:rPr>
          <w:t>092</w:t>
        </w:r>
        <w:r w:rsidR="00CE7795">
          <w:rPr>
            <w:webHidden/>
          </w:rPr>
          <w:tab/>
        </w:r>
        <w:r w:rsidR="00CE7795">
          <w:rPr>
            <w:webHidden/>
          </w:rPr>
          <w:fldChar w:fldCharType="begin"/>
        </w:r>
        <w:r w:rsidR="00CE7795">
          <w:rPr>
            <w:webHidden/>
          </w:rPr>
          <w:instrText xml:space="preserve"> PAGEREF _Toc226564468 \h </w:instrText>
        </w:r>
        <w:r w:rsidR="00CE7795">
          <w:rPr>
            <w:webHidden/>
          </w:rPr>
        </w:r>
        <w:r w:rsidR="00CE7795">
          <w:rPr>
            <w:webHidden/>
          </w:rPr>
          <w:fldChar w:fldCharType="separate"/>
        </w:r>
        <w:r w:rsidR="00CE7795">
          <w:rPr>
            <w:webHidden/>
          </w:rPr>
          <w:t>66</w:t>
        </w:r>
        <w:r w:rsidR="00CE7795">
          <w:rPr>
            <w:webHidden/>
          </w:rPr>
          <w:fldChar w:fldCharType="end"/>
        </w:r>
      </w:hyperlink>
    </w:p>
    <w:p w14:paraId="3819F067" w14:textId="77777777" w:rsidR="00CE7795" w:rsidRDefault="00000000">
      <w:pPr>
        <w:pStyle w:val="43"/>
        <w:rPr>
          <w:rFonts w:asciiTheme="minorHAnsi" w:eastAsiaTheme="minorEastAsia" w:hAnsiTheme="minorHAnsi" w:cstheme="minorBidi"/>
          <w:noProof/>
          <w:sz w:val="22"/>
          <w:szCs w:val="22"/>
        </w:rPr>
      </w:pPr>
      <w:hyperlink w:anchor="_Toc226564469" w:history="1">
        <w:r w:rsidR="00CE7795" w:rsidRPr="007D2302">
          <w:rPr>
            <w:rStyle w:val="ad"/>
            <w:noProof/>
          </w:rPr>
          <w:t>2.1.2.7.</w:t>
        </w:r>
        <w:r w:rsidR="00CE7795">
          <w:rPr>
            <w:rFonts w:asciiTheme="minorHAnsi" w:eastAsiaTheme="minorEastAsia" w:hAnsiTheme="minorHAnsi" w:cstheme="minorBidi"/>
            <w:noProof/>
            <w:sz w:val="22"/>
            <w:szCs w:val="22"/>
          </w:rPr>
          <w:tab/>
        </w:r>
        <w:r w:rsidR="00CE7795" w:rsidRPr="007D2302">
          <w:rPr>
            <w:rStyle w:val="ad"/>
            <w:noProof/>
          </w:rPr>
          <w:t>«Платежное поручение» (ф. 0401060) TSE_0401060_D07</w:t>
        </w:r>
        <w:r w:rsidR="00CE7795">
          <w:rPr>
            <w:noProof/>
            <w:webHidden/>
          </w:rPr>
          <w:tab/>
        </w:r>
        <w:r w:rsidR="00CE7795">
          <w:rPr>
            <w:noProof/>
            <w:webHidden/>
          </w:rPr>
          <w:fldChar w:fldCharType="begin"/>
        </w:r>
        <w:r w:rsidR="00CE7795">
          <w:rPr>
            <w:noProof/>
            <w:webHidden/>
          </w:rPr>
          <w:instrText xml:space="preserve"> PAGEREF _Toc226564469 \h </w:instrText>
        </w:r>
        <w:r w:rsidR="00CE7795">
          <w:rPr>
            <w:noProof/>
            <w:webHidden/>
          </w:rPr>
        </w:r>
        <w:r w:rsidR="00CE7795">
          <w:rPr>
            <w:noProof/>
            <w:webHidden/>
          </w:rPr>
          <w:fldChar w:fldCharType="separate"/>
        </w:r>
        <w:r w:rsidR="00CE7795">
          <w:rPr>
            <w:noProof/>
            <w:webHidden/>
          </w:rPr>
          <w:t>67</w:t>
        </w:r>
        <w:r w:rsidR="00CE7795">
          <w:rPr>
            <w:noProof/>
            <w:webHidden/>
          </w:rPr>
          <w:fldChar w:fldCharType="end"/>
        </w:r>
      </w:hyperlink>
    </w:p>
    <w:p w14:paraId="56288250" w14:textId="77777777" w:rsidR="00CE7795" w:rsidRDefault="00000000">
      <w:pPr>
        <w:pStyle w:val="53"/>
        <w:rPr>
          <w:rFonts w:asciiTheme="minorHAnsi" w:eastAsiaTheme="minorEastAsia" w:hAnsiTheme="minorHAnsi" w:cstheme="minorBidi"/>
          <w:sz w:val="22"/>
          <w:szCs w:val="22"/>
        </w:rPr>
      </w:pPr>
      <w:hyperlink w:anchor="_Toc226564470" w:history="1">
        <w:r w:rsidR="00CE7795" w:rsidRPr="007D2302">
          <w:rPr>
            <w:rStyle w:val="ad"/>
          </w:rPr>
          <w:t>2.1.2.7.1.</w:t>
        </w:r>
        <w:r w:rsidR="00CE7795">
          <w:rPr>
            <w:rFonts w:asciiTheme="minorHAnsi" w:eastAsiaTheme="minorEastAsia" w:hAnsiTheme="minorHAnsi" w:cstheme="minorBidi"/>
            <w:sz w:val="22"/>
            <w:szCs w:val="22"/>
          </w:rPr>
          <w:tab/>
        </w:r>
        <w:r w:rsidR="00CE7795" w:rsidRPr="007D2302">
          <w:rPr>
            <w:rStyle w:val="ad"/>
          </w:rPr>
          <w:t>Перечень параметров тела запроса (Document) по документу «Платежное поручение» (ф. 0401060) TSE_0401060_D07</w:t>
        </w:r>
        <w:r w:rsidR="00CE7795">
          <w:rPr>
            <w:webHidden/>
          </w:rPr>
          <w:tab/>
        </w:r>
        <w:r w:rsidR="00CE7795">
          <w:rPr>
            <w:webHidden/>
          </w:rPr>
          <w:fldChar w:fldCharType="begin"/>
        </w:r>
        <w:r w:rsidR="00CE7795">
          <w:rPr>
            <w:webHidden/>
          </w:rPr>
          <w:instrText xml:space="preserve"> PAGEREF _Toc226564470 \h </w:instrText>
        </w:r>
        <w:r w:rsidR="00CE7795">
          <w:rPr>
            <w:webHidden/>
          </w:rPr>
        </w:r>
        <w:r w:rsidR="00CE7795">
          <w:rPr>
            <w:webHidden/>
          </w:rPr>
          <w:fldChar w:fldCharType="separate"/>
        </w:r>
        <w:r w:rsidR="00CE7795">
          <w:rPr>
            <w:webHidden/>
          </w:rPr>
          <w:t>67</w:t>
        </w:r>
        <w:r w:rsidR="00CE7795">
          <w:rPr>
            <w:webHidden/>
          </w:rPr>
          <w:fldChar w:fldCharType="end"/>
        </w:r>
      </w:hyperlink>
    </w:p>
    <w:p w14:paraId="6B1C1EFC" w14:textId="77777777" w:rsidR="00CE7795" w:rsidRDefault="00000000">
      <w:pPr>
        <w:pStyle w:val="53"/>
        <w:rPr>
          <w:rFonts w:asciiTheme="minorHAnsi" w:eastAsiaTheme="minorEastAsia" w:hAnsiTheme="minorHAnsi" w:cstheme="minorBidi"/>
          <w:sz w:val="22"/>
          <w:szCs w:val="22"/>
        </w:rPr>
      </w:pPr>
      <w:hyperlink w:anchor="_Toc226564471" w:history="1">
        <w:r w:rsidR="00CE7795" w:rsidRPr="007D2302">
          <w:rPr>
            <w:rStyle w:val="ad"/>
          </w:rPr>
          <w:t>2.1.2.7.2.</w:t>
        </w:r>
        <w:r w:rsidR="00CE7795">
          <w:rPr>
            <w:rFonts w:asciiTheme="minorHAnsi" w:eastAsiaTheme="minorEastAsia" w:hAnsiTheme="minorHAnsi" w:cstheme="minorBidi"/>
            <w:sz w:val="22"/>
            <w:szCs w:val="22"/>
          </w:rPr>
          <w:tab/>
        </w:r>
        <w:r w:rsidR="00CE7795" w:rsidRPr="007D2302">
          <w:rPr>
            <w:rStyle w:val="ad"/>
          </w:rPr>
          <w:t>Пример запроса по документу «Платежное поручение» (ф. 0401060) TSE_0401060_D07</w:t>
        </w:r>
        <w:r w:rsidR="00CE7795">
          <w:rPr>
            <w:webHidden/>
          </w:rPr>
          <w:tab/>
        </w:r>
        <w:r w:rsidR="00CE7795">
          <w:rPr>
            <w:webHidden/>
          </w:rPr>
          <w:fldChar w:fldCharType="begin"/>
        </w:r>
        <w:r w:rsidR="00CE7795">
          <w:rPr>
            <w:webHidden/>
          </w:rPr>
          <w:instrText xml:space="preserve"> PAGEREF _Toc226564471 \h </w:instrText>
        </w:r>
        <w:r w:rsidR="00CE7795">
          <w:rPr>
            <w:webHidden/>
          </w:rPr>
        </w:r>
        <w:r w:rsidR="00CE7795">
          <w:rPr>
            <w:webHidden/>
          </w:rPr>
          <w:fldChar w:fldCharType="separate"/>
        </w:r>
        <w:r w:rsidR="00CE7795">
          <w:rPr>
            <w:webHidden/>
          </w:rPr>
          <w:t>72</w:t>
        </w:r>
        <w:r w:rsidR="00CE7795">
          <w:rPr>
            <w:webHidden/>
          </w:rPr>
          <w:fldChar w:fldCharType="end"/>
        </w:r>
      </w:hyperlink>
    </w:p>
    <w:p w14:paraId="30DDA747" w14:textId="77777777" w:rsidR="00CE7795" w:rsidRDefault="00000000">
      <w:pPr>
        <w:pStyle w:val="43"/>
        <w:rPr>
          <w:rFonts w:asciiTheme="minorHAnsi" w:eastAsiaTheme="minorEastAsia" w:hAnsiTheme="minorHAnsi" w:cstheme="minorBidi"/>
          <w:noProof/>
          <w:sz w:val="22"/>
          <w:szCs w:val="22"/>
        </w:rPr>
      </w:pPr>
      <w:hyperlink w:anchor="_Toc226564472" w:history="1">
        <w:r w:rsidR="00CE7795" w:rsidRPr="007D2302">
          <w:rPr>
            <w:rStyle w:val="ad"/>
            <w:noProof/>
          </w:rPr>
          <w:t>2.1.2.8.</w:t>
        </w:r>
        <w:r w:rsidR="00CE7795">
          <w:rPr>
            <w:rFonts w:asciiTheme="minorHAnsi" w:eastAsiaTheme="minorEastAsia" w:hAnsiTheme="minorHAnsi" w:cstheme="minorBidi"/>
            <w:noProof/>
            <w:sz w:val="22"/>
            <w:szCs w:val="22"/>
          </w:rPr>
          <w:tab/>
        </w:r>
        <w:r w:rsidR="00CE7795" w:rsidRPr="007D2302">
          <w:rPr>
            <w:rStyle w:val="ad"/>
            <w:noProof/>
          </w:rPr>
          <w:t>«Платежное поручение клиента (ф. 0401060)» TSE_0401060_D08</w:t>
        </w:r>
        <w:r w:rsidR="00CE7795">
          <w:rPr>
            <w:noProof/>
            <w:webHidden/>
          </w:rPr>
          <w:tab/>
        </w:r>
        <w:r w:rsidR="00CE7795">
          <w:rPr>
            <w:noProof/>
            <w:webHidden/>
          </w:rPr>
          <w:fldChar w:fldCharType="begin"/>
        </w:r>
        <w:r w:rsidR="00CE7795">
          <w:rPr>
            <w:noProof/>
            <w:webHidden/>
          </w:rPr>
          <w:instrText xml:space="preserve"> PAGEREF _Toc226564472 \h </w:instrText>
        </w:r>
        <w:r w:rsidR="00CE7795">
          <w:rPr>
            <w:noProof/>
            <w:webHidden/>
          </w:rPr>
        </w:r>
        <w:r w:rsidR="00CE7795">
          <w:rPr>
            <w:noProof/>
            <w:webHidden/>
          </w:rPr>
          <w:fldChar w:fldCharType="separate"/>
        </w:r>
        <w:r w:rsidR="00CE7795">
          <w:rPr>
            <w:noProof/>
            <w:webHidden/>
          </w:rPr>
          <w:t>74</w:t>
        </w:r>
        <w:r w:rsidR="00CE7795">
          <w:rPr>
            <w:noProof/>
            <w:webHidden/>
          </w:rPr>
          <w:fldChar w:fldCharType="end"/>
        </w:r>
      </w:hyperlink>
    </w:p>
    <w:p w14:paraId="426720D7" w14:textId="77777777" w:rsidR="00CE7795" w:rsidRDefault="00000000">
      <w:pPr>
        <w:pStyle w:val="53"/>
        <w:rPr>
          <w:rFonts w:asciiTheme="minorHAnsi" w:eastAsiaTheme="minorEastAsia" w:hAnsiTheme="minorHAnsi" w:cstheme="minorBidi"/>
          <w:sz w:val="22"/>
          <w:szCs w:val="22"/>
        </w:rPr>
      </w:pPr>
      <w:hyperlink w:anchor="_Toc226564473" w:history="1">
        <w:r w:rsidR="00CE7795" w:rsidRPr="007D2302">
          <w:rPr>
            <w:rStyle w:val="ad"/>
          </w:rPr>
          <w:t>2.1.2.8.1.</w:t>
        </w:r>
        <w:r w:rsidR="00CE7795">
          <w:rPr>
            <w:rFonts w:asciiTheme="minorHAnsi" w:eastAsiaTheme="minorEastAsia" w:hAnsiTheme="minorHAnsi" w:cstheme="minorBidi"/>
            <w:sz w:val="22"/>
            <w:szCs w:val="22"/>
          </w:rPr>
          <w:tab/>
        </w:r>
        <w:r w:rsidR="00CE7795" w:rsidRPr="007D2302">
          <w:rPr>
            <w:rStyle w:val="ad"/>
          </w:rPr>
          <w:t>Перечень параметров тела запроса (Document) по документу «Платежное поручение клиента (ф. 0401060)» TSE_0401060_D08</w:t>
        </w:r>
        <w:r w:rsidR="00CE7795">
          <w:rPr>
            <w:webHidden/>
          </w:rPr>
          <w:tab/>
        </w:r>
        <w:r w:rsidR="00CE7795">
          <w:rPr>
            <w:webHidden/>
          </w:rPr>
          <w:fldChar w:fldCharType="begin"/>
        </w:r>
        <w:r w:rsidR="00CE7795">
          <w:rPr>
            <w:webHidden/>
          </w:rPr>
          <w:instrText xml:space="preserve"> PAGEREF _Toc226564473 \h </w:instrText>
        </w:r>
        <w:r w:rsidR="00CE7795">
          <w:rPr>
            <w:webHidden/>
          </w:rPr>
        </w:r>
        <w:r w:rsidR="00CE7795">
          <w:rPr>
            <w:webHidden/>
          </w:rPr>
          <w:fldChar w:fldCharType="separate"/>
        </w:r>
        <w:r w:rsidR="00CE7795">
          <w:rPr>
            <w:webHidden/>
          </w:rPr>
          <w:t>74</w:t>
        </w:r>
        <w:r w:rsidR="00CE7795">
          <w:rPr>
            <w:webHidden/>
          </w:rPr>
          <w:fldChar w:fldCharType="end"/>
        </w:r>
      </w:hyperlink>
    </w:p>
    <w:p w14:paraId="0963ADFA" w14:textId="77777777" w:rsidR="00CE7795" w:rsidRDefault="00000000">
      <w:pPr>
        <w:pStyle w:val="53"/>
        <w:rPr>
          <w:rFonts w:asciiTheme="minorHAnsi" w:eastAsiaTheme="minorEastAsia" w:hAnsiTheme="minorHAnsi" w:cstheme="minorBidi"/>
          <w:sz w:val="22"/>
          <w:szCs w:val="22"/>
        </w:rPr>
      </w:pPr>
      <w:hyperlink w:anchor="_Toc226564474" w:history="1">
        <w:r w:rsidR="00CE7795" w:rsidRPr="007D2302">
          <w:rPr>
            <w:rStyle w:val="ad"/>
          </w:rPr>
          <w:t>2.1.2.8.2.</w:t>
        </w:r>
        <w:r w:rsidR="00CE7795">
          <w:rPr>
            <w:rFonts w:asciiTheme="minorHAnsi" w:eastAsiaTheme="minorEastAsia" w:hAnsiTheme="minorHAnsi" w:cstheme="minorBidi"/>
            <w:sz w:val="22"/>
            <w:szCs w:val="22"/>
          </w:rPr>
          <w:tab/>
        </w:r>
        <w:r w:rsidR="00CE7795" w:rsidRPr="007D2302">
          <w:rPr>
            <w:rStyle w:val="ad"/>
          </w:rPr>
          <w:t>Пример запроса по документу «Платежное поручение клиента (ф. 0401060)» TSE_0401060_D08</w:t>
        </w:r>
        <w:r w:rsidR="00CE7795">
          <w:rPr>
            <w:webHidden/>
          </w:rPr>
          <w:tab/>
        </w:r>
        <w:r w:rsidR="00CE7795">
          <w:rPr>
            <w:webHidden/>
          </w:rPr>
          <w:fldChar w:fldCharType="begin"/>
        </w:r>
        <w:r w:rsidR="00CE7795">
          <w:rPr>
            <w:webHidden/>
          </w:rPr>
          <w:instrText xml:space="preserve"> PAGEREF _Toc226564474 \h </w:instrText>
        </w:r>
        <w:r w:rsidR="00CE7795">
          <w:rPr>
            <w:webHidden/>
          </w:rPr>
        </w:r>
        <w:r w:rsidR="00CE7795">
          <w:rPr>
            <w:webHidden/>
          </w:rPr>
          <w:fldChar w:fldCharType="separate"/>
        </w:r>
        <w:r w:rsidR="00CE7795">
          <w:rPr>
            <w:webHidden/>
          </w:rPr>
          <w:t>78</w:t>
        </w:r>
        <w:r w:rsidR="00CE7795">
          <w:rPr>
            <w:webHidden/>
          </w:rPr>
          <w:fldChar w:fldCharType="end"/>
        </w:r>
      </w:hyperlink>
    </w:p>
    <w:p w14:paraId="50160971" w14:textId="77777777" w:rsidR="00CE7795" w:rsidRDefault="00000000">
      <w:pPr>
        <w:pStyle w:val="43"/>
        <w:rPr>
          <w:rFonts w:asciiTheme="minorHAnsi" w:eastAsiaTheme="minorEastAsia" w:hAnsiTheme="minorHAnsi" w:cstheme="minorBidi"/>
          <w:noProof/>
          <w:sz w:val="22"/>
          <w:szCs w:val="22"/>
        </w:rPr>
      </w:pPr>
      <w:hyperlink w:anchor="_Toc226564475" w:history="1">
        <w:r w:rsidR="00CE7795" w:rsidRPr="007D2302">
          <w:rPr>
            <w:rStyle w:val="ad"/>
            <w:noProof/>
          </w:rPr>
          <w:t>2.1.2.9.</w:t>
        </w:r>
        <w:r w:rsidR="00CE7795">
          <w:rPr>
            <w:rFonts w:asciiTheme="minorHAnsi" w:eastAsiaTheme="minorEastAsia" w:hAnsiTheme="minorHAnsi" w:cstheme="minorBidi"/>
            <w:noProof/>
            <w:sz w:val="22"/>
            <w:szCs w:val="22"/>
          </w:rPr>
          <w:tab/>
        </w:r>
        <w:r w:rsidR="00CE7795" w:rsidRPr="007D2302">
          <w:rPr>
            <w:rStyle w:val="ad"/>
            <w:noProof/>
          </w:rPr>
          <w:t xml:space="preserve">«Уведомление об уточнении операций клиента» (ф. 0531852) </w:t>
        </w:r>
        <w:r w:rsidR="00CE7795" w:rsidRPr="007D2302">
          <w:rPr>
            <w:rStyle w:val="ad"/>
            <w:noProof/>
            <w:lang w:val="en-US"/>
          </w:rPr>
          <w:t>TSE</w:t>
        </w:r>
        <w:r w:rsidR="00CE7795" w:rsidRPr="007D2302">
          <w:rPr>
            <w:rStyle w:val="ad"/>
            <w:noProof/>
          </w:rPr>
          <w:t>_0531852_</w:t>
        </w:r>
        <w:r w:rsidR="00CE7795" w:rsidRPr="007D2302">
          <w:rPr>
            <w:rStyle w:val="ad"/>
            <w:noProof/>
            <w:lang w:val="en-US"/>
          </w:rPr>
          <w:t>D</w:t>
        </w:r>
        <w:r w:rsidR="00CE7795" w:rsidRPr="007D2302">
          <w:rPr>
            <w:rStyle w:val="ad"/>
            <w:noProof/>
          </w:rPr>
          <w:t>12</w:t>
        </w:r>
        <w:r w:rsidR="00CE7795">
          <w:rPr>
            <w:noProof/>
            <w:webHidden/>
          </w:rPr>
          <w:tab/>
        </w:r>
        <w:r w:rsidR="00CE7795">
          <w:rPr>
            <w:noProof/>
            <w:webHidden/>
          </w:rPr>
          <w:fldChar w:fldCharType="begin"/>
        </w:r>
        <w:r w:rsidR="00CE7795">
          <w:rPr>
            <w:noProof/>
            <w:webHidden/>
          </w:rPr>
          <w:instrText xml:space="preserve"> PAGEREF _Toc226564475 \h </w:instrText>
        </w:r>
        <w:r w:rsidR="00CE7795">
          <w:rPr>
            <w:noProof/>
            <w:webHidden/>
          </w:rPr>
        </w:r>
        <w:r w:rsidR="00CE7795">
          <w:rPr>
            <w:noProof/>
            <w:webHidden/>
          </w:rPr>
          <w:fldChar w:fldCharType="separate"/>
        </w:r>
        <w:r w:rsidR="00CE7795">
          <w:rPr>
            <w:noProof/>
            <w:webHidden/>
          </w:rPr>
          <w:t>79</w:t>
        </w:r>
        <w:r w:rsidR="00CE7795">
          <w:rPr>
            <w:noProof/>
            <w:webHidden/>
          </w:rPr>
          <w:fldChar w:fldCharType="end"/>
        </w:r>
      </w:hyperlink>
    </w:p>
    <w:p w14:paraId="787501AC" w14:textId="77777777" w:rsidR="00CE7795" w:rsidRDefault="00000000">
      <w:pPr>
        <w:pStyle w:val="53"/>
        <w:rPr>
          <w:rFonts w:asciiTheme="minorHAnsi" w:eastAsiaTheme="minorEastAsia" w:hAnsiTheme="minorHAnsi" w:cstheme="minorBidi"/>
          <w:sz w:val="22"/>
          <w:szCs w:val="22"/>
        </w:rPr>
      </w:pPr>
      <w:hyperlink w:anchor="_Toc226564476" w:history="1">
        <w:r w:rsidR="00CE7795" w:rsidRPr="007D2302">
          <w:rPr>
            <w:rStyle w:val="ad"/>
          </w:rPr>
          <w:t>2.1.2.9.1.</w:t>
        </w:r>
        <w:r w:rsidR="00CE7795">
          <w:rPr>
            <w:rFonts w:asciiTheme="minorHAnsi" w:eastAsiaTheme="minorEastAsia" w:hAnsiTheme="minorHAnsi" w:cstheme="minorBidi"/>
            <w:sz w:val="22"/>
            <w:szCs w:val="22"/>
          </w:rPr>
          <w:tab/>
        </w:r>
        <w:r w:rsidR="00CE7795" w:rsidRPr="007D2302">
          <w:rPr>
            <w:rStyle w:val="ad"/>
          </w:rPr>
          <w:t>Перечень параметров тела запроса (Document) по документу «Уведомление об уточнении операций клиента» (ф. 0531852) TSE_0531852_D12</w:t>
        </w:r>
        <w:r w:rsidR="00CE7795">
          <w:rPr>
            <w:webHidden/>
          </w:rPr>
          <w:tab/>
        </w:r>
        <w:r w:rsidR="00CE7795">
          <w:rPr>
            <w:webHidden/>
          </w:rPr>
          <w:fldChar w:fldCharType="begin"/>
        </w:r>
        <w:r w:rsidR="00CE7795">
          <w:rPr>
            <w:webHidden/>
          </w:rPr>
          <w:instrText xml:space="preserve"> PAGEREF _Toc226564476 \h </w:instrText>
        </w:r>
        <w:r w:rsidR="00CE7795">
          <w:rPr>
            <w:webHidden/>
          </w:rPr>
        </w:r>
        <w:r w:rsidR="00CE7795">
          <w:rPr>
            <w:webHidden/>
          </w:rPr>
          <w:fldChar w:fldCharType="separate"/>
        </w:r>
        <w:r w:rsidR="00CE7795">
          <w:rPr>
            <w:webHidden/>
          </w:rPr>
          <w:t>79</w:t>
        </w:r>
        <w:r w:rsidR="00CE7795">
          <w:rPr>
            <w:webHidden/>
          </w:rPr>
          <w:fldChar w:fldCharType="end"/>
        </w:r>
      </w:hyperlink>
    </w:p>
    <w:p w14:paraId="3BCE2A95" w14:textId="77777777" w:rsidR="00CE7795" w:rsidRDefault="00000000">
      <w:pPr>
        <w:pStyle w:val="53"/>
        <w:rPr>
          <w:rFonts w:asciiTheme="minorHAnsi" w:eastAsiaTheme="minorEastAsia" w:hAnsiTheme="minorHAnsi" w:cstheme="minorBidi"/>
          <w:sz w:val="22"/>
          <w:szCs w:val="22"/>
        </w:rPr>
      </w:pPr>
      <w:hyperlink w:anchor="_Toc226564477" w:history="1">
        <w:r w:rsidR="00CE7795" w:rsidRPr="007D2302">
          <w:rPr>
            <w:rStyle w:val="ad"/>
          </w:rPr>
          <w:t>2.1.2.9.2.</w:t>
        </w:r>
        <w:r w:rsidR="00CE7795">
          <w:rPr>
            <w:rFonts w:asciiTheme="minorHAnsi" w:eastAsiaTheme="minorEastAsia" w:hAnsiTheme="minorHAnsi" w:cstheme="minorBidi"/>
            <w:sz w:val="22"/>
            <w:szCs w:val="22"/>
          </w:rPr>
          <w:tab/>
        </w:r>
        <w:r w:rsidR="00CE7795" w:rsidRPr="007D2302">
          <w:rPr>
            <w:rStyle w:val="ad"/>
          </w:rPr>
          <w:t>Пример запроса по документу «Уведомление об уточнении операций клиента» (ф. 0531852) TSE_0531852_D12</w:t>
        </w:r>
        <w:r w:rsidR="00CE7795">
          <w:rPr>
            <w:webHidden/>
          </w:rPr>
          <w:tab/>
        </w:r>
        <w:r w:rsidR="00CE7795">
          <w:rPr>
            <w:webHidden/>
          </w:rPr>
          <w:fldChar w:fldCharType="begin"/>
        </w:r>
        <w:r w:rsidR="00CE7795">
          <w:rPr>
            <w:webHidden/>
          </w:rPr>
          <w:instrText xml:space="preserve"> PAGEREF _Toc226564477 \h </w:instrText>
        </w:r>
        <w:r w:rsidR="00CE7795">
          <w:rPr>
            <w:webHidden/>
          </w:rPr>
        </w:r>
        <w:r w:rsidR="00CE7795">
          <w:rPr>
            <w:webHidden/>
          </w:rPr>
          <w:fldChar w:fldCharType="separate"/>
        </w:r>
        <w:r w:rsidR="00CE7795">
          <w:rPr>
            <w:webHidden/>
          </w:rPr>
          <w:t>86</w:t>
        </w:r>
        <w:r w:rsidR="00CE7795">
          <w:rPr>
            <w:webHidden/>
          </w:rPr>
          <w:fldChar w:fldCharType="end"/>
        </w:r>
      </w:hyperlink>
    </w:p>
    <w:p w14:paraId="6F445CC9" w14:textId="77777777" w:rsidR="00CE7795" w:rsidRDefault="00000000">
      <w:pPr>
        <w:pStyle w:val="43"/>
        <w:rPr>
          <w:rFonts w:asciiTheme="minorHAnsi" w:eastAsiaTheme="minorEastAsia" w:hAnsiTheme="minorHAnsi" w:cstheme="minorBidi"/>
          <w:noProof/>
          <w:sz w:val="22"/>
          <w:szCs w:val="22"/>
        </w:rPr>
      </w:pPr>
      <w:hyperlink w:anchor="_Toc226564478" w:history="1">
        <w:r w:rsidR="00CE7795" w:rsidRPr="007D2302">
          <w:rPr>
            <w:rStyle w:val="ad"/>
            <w:noProof/>
          </w:rPr>
          <w:t>2.1.2.10.</w:t>
        </w:r>
        <w:r w:rsidR="00CE7795">
          <w:rPr>
            <w:rFonts w:asciiTheme="minorHAnsi" w:eastAsiaTheme="minorEastAsia" w:hAnsiTheme="minorHAnsi" w:cstheme="minorBidi"/>
            <w:noProof/>
            <w:sz w:val="22"/>
            <w:szCs w:val="22"/>
          </w:rPr>
          <w:tab/>
        </w:r>
        <w:r w:rsidR="00CE7795" w:rsidRPr="007D2302">
          <w:rPr>
            <w:rStyle w:val="ad"/>
            <w:noProof/>
          </w:rPr>
          <w:t>«Заявление на выдачу (перевод, отзыв) Казначейского обеспечения обязательств» (ф. 0506108) TSE_0506108_D031</w:t>
        </w:r>
        <w:r w:rsidR="00CE7795">
          <w:rPr>
            <w:noProof/>
            <w:webHidden/>
          </w:rPr>
          <w:tab/>
        </w:r>
        <w:r w:rsidR="00CE7795">
          <w:rPr>
            <w:noProof/>
            <w:webHidden/>
          </w:rPr>
          <w:fldChar w:fldCharType="begin"/>
        </w:r>
        <w:r w:rsidR="00CE7795">
          <w:rPr>
            <w:noProof/>
            <w:webHidden/>
          </w:rPr>
          <w:instrText xml:space="preserve"> PAGEREF _Toc226564478 \h </w:instrText>
        </w:r>
        <w:r w:rsidR="00CE7795">
          <w:rPr>
            <w:noProof/>
            <w:webHidden/>
          </w:rPr>
        </w:r>
        <w:r w:rsidR="00CE7795">
          <w:rPr>
            <w:noProof/>
            <w:webHidden/>
          </w:rPr>
          <w:fldChar w:fldCharType="separate"/>
        </w:r>
        <w:r w:rsidR="00CE7795">
          <w:rPr>
            <w:noProof/>
            <w:webHidden/>
          </w:rPr>
          <w:t>88</w:t>
        </w:r>
        <w:r w:rsidR="00CE7795">
          <w:rPr>
            <w:noProof/>
            <w:webHidden/>
          </w:rPr>
          <w:fldChar w:fldCharType="end"/>
        </w:r>
      </w:hyperlink>
    </w:p>
    <w:p w14:paraId="2CA86FE0" w14:textId="77777777" w:rsidR="00CE7795" w:rsidRDefault="00000000">
      <w:pPr>
        <w:pStyle w:val="53"/>
        <w:rPr>
          <w:rFonts w:asciiTheme="minorHAnsi" w:eastAsiaTheme="minorEastAsia" w:hAnsiTheme="minorHAnsi" w:cstheme="minorBidi"/>
          <w:sz w:val="22"/>
          <w:szCs w:val="22"/>
        </w:rPr>
      </w:pPr>
      <w:hyperlink w:anchor="_Toc226564479" w:history="1">
        <w:r w:rsidR="00CE7795" w:rsidRPr="007D2302">
          <w:rPr>
            <w:rStyle w:val="ad"/>
          </w:rPr>
          <w:t>2.1.2.10.1.</w:t>
        </w:r>
        <w:r w:rsidR="00CE7795">
          <w:rPr>
            <w:rFonts w:asciiTheme="minorHAnsi" w:eastAsiaTheme="minorEastAsia" w:hAnsiTheme="minorHAnsi" w:cstheme="minorBidi"/>
            <w:sz w:val="22"/>
            <w:szCs w:val="22"/>
          </w:rPr>
          <w:tab/>
        </w:r>
        <w:r w:rsidR="00CE7795" w:rsidRPr="007D2302">
          <w:rPr>
            <w:rStyle w:val="ad"/>
          </w:rPr>
          <w:t>Перечень параметров тела запроса (Document) по документу «Заявление на выдачу (перевод, отзыв) Казначейского обеспечения обязательств» (ф. 0506108) TSE_0506108_D031</w:t>
        </w:r>
        <w:r w:rsidR="00CE7795">
          <w:rPr>
            <w:webHidden/>
          </w:rPr>
          <w:tab/>
        </w:r>
        <w:r w:rsidR="00CE7795">
          <w:rPr>
            <w:webHidden/>
          </w:rPr>
          <w:fldChar w:fldCharType="begin"/>
        </w:r>
        <w:r w:rsidR="00CE7795">
          <w:rPr>
            <w:webHidden/>
          </w:rPr>
          <w:instrText xml:space="preserve"> PAGEREF _Toc226564479 \h </w:instrText>
        </w:r>
        <w:r w:rsidR="00CE7795">
          <w:rPr>
            <w:webHidden/>
          </w:rPr>
        </w:r>
        <w:r w:rsidR="00CE7795">
          <w:rPr>
            <w:webHidden/>
          </w:rPr>
          <w:fldChar w:fldCharType="separate"/>
        </w:r>
        <w:r w:rsidR="00CE7795">
          <w:rPr>
            <w:webHidden/>
          </w:rPr>
          <w:t>88</w:t>
        </w:r>
        <w:r w:rsidR="00CE7795">
          <w:rPr>
            <w:webHidden/>
          </w:rPr>
          <w:fldChar w:fldCharType="end"/>
        </w:r>
      </w:hyperlink>
    </w:p>
    <w:p w14:paraId="54D8AABB" w14:textId="77777777" w:rsidR="00CE7795" w:rsidRDefault="00000000">
      <w:pPr>
        <w:pStyle w:val="53"/>
        <w:rPr>
          <w:rFonts w:asciiTheme="minorHAnsi" w:eastAsiaTheme="minorEastAsia" w:hAnsiTheme="minorHAnsi" w:cstheme="minorBidi"/>
          <w:sz w:val="22"/>
          <w:szCs w:val="22"/>
        </w:rPr>
      </w:pPr>
      <w:hyperlink w:anchor="_Toc226564480" w:history="1">
        <w:r w:rsidR="00CE7795" w:rsidRPr="007D2302">
          <w:rPr>
            <w:rStyle w:val="ad"/>
          </w:rPr>
          <w:t>2.1.2.10.2.</w:t>
        </w:r>
        <w:r w:rsidR="00CE7795">
          <w:rPr>
            <w:rFonts w:asciiTheme="minorHAnsi" w:eastAsiaTheme="minorEastAsia" w:hAnsiTheme="minorHAnsi" w:cstheme="minorBidi"/>
            <w:sz w:val="22"/>
            <w:szCs w:val="22"/>
          </w:rPr>
          <w:tab/>
        </w:r>
        <w:r w:rsidR="00CE7795" w:rsidRPr="007D2302">
          <w:rPr>
            <w:rStyle w:val="ad"/>
          </w:rPr>
          <w:t>Пример запроса по документу «Заявление на выдачу (перевод, отзыв) Казначейского обеспечения обязательств» (ф. 0506108) TSE_0506108_D031</w:t>
        </w:r>
        <w:r w:rsidR="00CE7795">
          <w:rPr>
            <w:webHidden/>
          </w:rPr>
          <w:tab/>
        </w:r>
        <w:r w:rsidR="00CE7795">
          <w:rPr>
            <w:webHidden/>
          </w:rPr>
          <w:fldChar w:fldCharType="begin"/>
        </w:r>
        <w:r w:rsidR="00CE7795">
          <w:rPr>
            <w:webHidden/>
          </w:rPr>
          <w:instrText xml:space="preserve"> PAGEREF _Toc226564480 \h </w:instrText>
        </w:r>
        <w:r w:rsidR="00CE7795">
          <w:rPr>
            <w:webHidden/>
          </w:rPr>
        </w:r>
        <w:r w:rsidR="00CE7795">
          <w:rPr>
            <w:webHidden/>
          </w:rPr>
          <w:fldChar w:fldCharType="separate"/>
        </w:r>
        <w:r w:rsidR="00CE7795">
          <w:rPr>
            <w:webHidden/>
          </w:rPr>
          <w:t>90</w:t>
        </w:r>
        <w:r w:rsidR="00CE7795">
          <w:rPr>
            <w:webHidden/>
          </w:rPr>
          <w:fldChar w:fldCharType="end"/>
        </w:r>
      </w:hyperlink>
    </w:p>
    <w:p w14:paraId="171AB748" w14:textId="77777777" w:rsidR="00CE7795" w:rsidRDefault="00000000">
      <w:pPr>
        <w:pStyle w:val="43"/>
        <w:rPr>
          <w:rFonts w:asciiTheme="minorHAnsi" w:eastAsiaTheme="minorEastAsia" w:hAnsiTheme="minorHAnsi" w:cstheme="minorBidi"/>
          <w:noProof/>
          <w:sz w:val="22"/>
          <w:szCs w:val="22"/>
        </w:rPr>
      </w:pPr>
      <w:hyperlink w:anchor="_Toc226564481" w:history="1">
        <w:r w:rsidR="00CE7795" w:rsidRPr="007D2302">
          <w:rPr>
            <w:rStyle w:val="ad"/>
            <w:noProof/>
          </w:rPr>
          <w:t>2.1.2.11.</w:t>
        </w:r>
        <w:r w:rsidR="00CE7795">
          <w:rPr>
            <w:rFonts w:asciiTheme="minorHAnsi" w:eastAsiaTheme="minorEastAsia" w:hAnsiTheme="minorHAnsi" w:cstheme="minorBidi"/>
            <w:noProof/>
            <w:sz w:val="22"/>
            <w:szCs w:val="22"/>
          </w:rPr>
          <w:tab/>
        </w:r>
        <w:r w:rsidR="00CE7795" w:rsidRPr="007D2302">
          <w:rPr>
            <w:rStyle w:val="ad"/>
            <w:noProof/>
          </w:rPr>
          <w:t>«Казначейское обеспечение обязательств» (ф. 0506110) TSE_0506110_D032</w:t>
        </w:r>
        <w:r w:rsidR="00CE7795">
          <w:rPr>
            <w:noProof/>
            <w:webHidden/>
          </w:rPr>
          <w:tab/>
        </w:r>
        <w:r w:rsidR="00CE7795">
          <w:rPr>
            <w:noProof/>
            <w:webHidden/>
          </w:rPr>
          <w:fldChar w:fldCharType="begin"/>
        </w:r>
        <w:r w:rsidR="00CE7795">
          <w:rPr>
            <w:noProof/>
            <w:webHidden/>
          </w:rPr>
          <w:instrText xml:space="preserve"> PAGEREF _Toc226564481 \h </w:instrText>
        </w:r>
        <w:r w:rsidR="00CE7795">
          <w:rPr>
            <w:noProof/>
            <w:webHidden/>
          </w:rPr>
        </w:r>
        <w:r w:rsidR="00CE7795">
          <w:rPr>
            <w:noProof/>
            <w:webHidden/>
          </w:rPr>
          <w:fldChar w:fldCharType="separate"/>
        </w:r>
        <w:r w:rsidR="00CE7795">
          <w:rPr>
            <w:noProof/>
            <w:webHidden/>
          </w:rPr>
          <w:t>91</w:t>
        </w:r>
        <w:r w:rsidR="00CE7795">
          <w:rPr>
            <w:noProof/>
            <w:webHidden/>
          </w:rPr>
          <w:fldChar w:fldCharType="end"/>
        </w:r>
      </w:hyperlink>
    </w:p>
    <w:p w14:paraId="76F5F57B" w14:textId="77777777" w:rsidR="00CE7795" w:rsidRDefault="00000000">
      <w:pPr>
        <w:pStyle w:val="53"/>
        <w:rPr>
          <w:rFonts w:asciiTheme="minorHAnsi" w:eastAsiaTheme="minorEastAsia" w:hAnsiTheme="minorHAnsi" w:cstheme="minorBidi"/>
          <w:sz w:val="22"/>
          <w:szCs w:val="22"/>
        </w:rPr>
      </w:pPr>
      <w:hyperlink w:anchor="_Toc226564482" w:history="1">
        <w:r w:rsidR="00CE7795" w:rsidRPr="007D2302">
          <w:rPr>
            <w:rStyle w:val="ad"/>
          </w:rPr>
          <w:t>2.1.2.11.1.</w:t>
        </w:r>
        <w:r w:rsidR="00CE7795">
          <w:rPr>
            <w:rFonts w:asciiTheme="minorHAnsi" w:eastAsiaTheme="minorEastAsia" w:hAnsiTheme="minorHAnsi" w:cstheme="minorBidi"/>
            <w:sz w:val="22"/>
            <w:szCs w:val="22"/>
          </w:rPr>
          <w:tab/>
        </w:r>
        <w:r w:rsidR="00CE7795" w:rsidRPr="007D2302">
          <w:rPr>
            <w:rStyle w:val="ad"/>
          </w:rPr>
          <w:t>Перечень параметров тела запроса (Document) по документу «Казначейское обеспечение обязательств» (ф. 0506110) TSE_0506110_D032</w:t>
        </w:r>
        <w:r w:rsidR="00CE7795">
          <w:rPr>
            <w:webHidden/>
          </w:rPr>
          <w:tab/>
        </w:r>
        <w:r w:rsidR="00CE7795">
          <w:rPr>
            <w:webHidden/>
          </w:rPr>
          <w:fldChar w:fldCharType="begin"/>
        </w:r>
        <w:r w:rsidR="00CE7795">
          <w:rPr>
            <w:webHidden/>
          </w:rPr>
          <w:instrText xml:space="preserve"> PAGEREF _Toc226564482 \h </w:instrText>
        </w:r>
        <w:r w:rsidR="00CE7795">
          <w:rPr>
            <w:webHidden/>
          </w:rPr>
        </w:r>
        <w:r w:rsidR="00CE7795">
          <w:rPr>
            <w:webHidden/>
          </w:rPr>
          <w:fldChar w:fldCharType="separate"/>
        </w:r>
        <w:r w:rsidR="00CE7795">
          <w:rPr>
            <w:webHidden/>
          </w:rPr>
          <w:t>91</w:t>
        </w:r>
        <w:r w:rsidR="00CE7795">
          <w:rPr>
            <w:webHidden/>
          </w:rPr>
          <w:fldChar w:fldCharType="end"/>
        </w:r>
      </w:hyperlink>
    </w:p>
    <w:p w14:paraId="54D775F4" w14:textId="77777777" w:rsidR="00CE7795" w:rsidRDefault="00000000">
      <w:pPr>
        <w:pStyle w:val="53"/>
        <w:rPr>
          <w:rFonts w:asciiTheme="minorHAnsi" w:eastAsiaTheme="minorEastAsia" w:hAnsiTheme="minorHAnsi" w:cstheme="minorBidi"/>
          <w:sz w:val="22"/>
          <w:szCs w:val="22"/>
        </w:rPr>
      </w:pPr>
      <w:hyperlink w:anchor="_Toc226564483" w:history="1">
        <w:r w:rsidR="00CE7795" w:rsidRPr="007D2302">
          <w:rPr>
            <w:rStyle w:val="ad"/>
          </w:rPr>
          <w:t>2.1.2.11.2.</w:t>
        </w:r>
        <w:r w:rsidR="00CE7795">
          <w:rPr>
            <w:rFonts w:asciiTheme="minorHAnsi" w:eastAsiaTheme="minorEastAsia" w:hAnsiTheme="minorHAnsi" w:cstheme="minorBidi"/>
            <w:sz w:val="22"/>
            <w:szCs w:val="22"/>
          </w:rPr>
          <w:tab/>
        </w:r>
        <w:r w:rsidR="00CE7795" w:rsidRPr="007D2302">
          <w:rPr>
            <w:rStyle w:val="ad"/>
          </w:rPr>
          <w:t>Пример запроса по документу «Казначейское обеспечение обязательств» (ф. 0506110) TSE_0506110_D032</w:t>
        </w:r>
        <w:r w:rsidR="00CE7795">
          <w:rPr>
            <w:webHidden/>
          </w:rPr>
          <w:tab/>
        </w:r>
        <w:r w:rsidR="00CE7795">
          <w:rPr>
            <w:webHidden/>
          </w:rPr>
          <w:fldChar w:fldCharType="begin"/>
        </w:r>
        <w:r w:rsidR="00CE7795">
          <w:rPr>
            <w:webHidden/>
          </w:rPr>
          <w:instrText xml:space="preserve"> PAGEREF _Toc226564483 \h </w:instrText>
        </w:r>
        <w:r w:rsidR="00CE7795">
          <w:rPr>
            <w:webHidden/>
          </w:rPr>
        </w:r>
        <w:r w:rsidR="00CE7795">
          <w:rPr>
            <w:webHidden/>
          </w:rPr>
          <w:fldChar w:fldCharType="separate"/>
        </w:r>
        <w:r w:rsidR="00CE7795">
          <w:rPr>
            <w:webHidden/>
          </w:rPr>
          <w:t>94</w:t>
        </w:r>
        <w:r w:rsidR="00CE7795">
          <w:rPr>
            <w:webHidden/>
          </w:rPr>
          <w:fldChar w:fldCharType="end"/>
        </w:r>
      </w:hyperlink>
    </w:p>
    <w:p w14:paraId="68D4FEA9" w14:textId="77777777" w:rsidR="00CE7795" w:rsidRDefault="00000000">
      <w:pPr>
        <w:pStyle w:val="43"/>
        <w:rPr>
          <w:rFonts w:asciiTheme="minorHAnsi" w:eastAsiaTheme="minorEastAsia" w:hAnsiTheme="minorHAnsi" w:cstheme="minorBidi"/>
          <w:noProof/>
          <w:sz w:val="22"/>
          <w:szCs w:val="22"/>
        </w:rPr>
      </w:pPr>
      <w:hyperlink w:anchor="_Toc226564484" w:history="1">
        <w:r w:rsidR="00CE7795" w:rsidRPr="007D2302">
          <w:rPr>
            <w:rStyle w:val="ad"/>
            <w:noProof/>
            <w:lang w:val="en-US"/>
          </w:rPr>
          <w:t>2.1.2.12.</w:t>
        </w:r>
        <w:r w:rsidR="00CE7795">
          <w:rPr>
            <w:rFonts w:asciiTheme="minorHAnsi" w:eastAsiaTheme="minorEastAsia" w:hAnsiTheme="minorHAnsi" w:cstheme="minorBidi"/>
            <w:noProof/>
            <w:sz w:val="22"/>
            <w:szCs w:val="22"/>
          </w:rPr>
          <w:tab/>
        </w:r>
        <w:r w:rsidR="00CE7795" w:rsidRPr="007D2302">
          <w:rPr>
            <w:rStyle w:val="ad"/>
            <w:noProof/>
            <w:lang w:val="en-US"/>
          </w:rPr>
          <w:t>«</w:t>
        </w:r>
        <w:r w:rsidR="00CE7795" w:rsidRPr="007D2302">
          <w:rPr>
            <w:rStyle w:val="ad"/>
            <w:noProof/>
          </w:rPr>
          <w:t>Бухгалтерская</w:t>
        </w:r>
        <w:r w:rsidR="00CE7795" w:rsidRPr="007D2302">
          <w:rPr>
            <w:rStyle w:val="ad"/>
            <w:noProof/>
            <w:lang w:val="en-US"/>
          </w:rPr>
          <w:t xml:space="preserve"> </w:t>
        </w:r>
        <w:r w:rsidR="00CE7795" w:rsidRPr="007D2302">
          <w:rPr>
            <w:rStyle w:val="ad"/>
            <w:noProof/>
          </w:rPr>
          <w:t>справка</w:t>
        </w:r>
        <w:r w:rsidR="00CE7795" w:rsidRPr="007D2302">
          <w:rPr>
            <w:rStyle w:val="ad"/>
            <w:noProof/>
            <w:lang w:val="en-US"/>
          </w:rPr>
          <w:t xml:space="preserve"> (</w:t>
        </w:r>
        <w:r w:rsidR="00CE7795" w:rsidRPr="007D2302">
          <w:rPr>
            <w:rStyle w:val="ad"/>
            <w:noProof/>
          </w:rPr>
          <w:t>ф</w:t>
        </w:r>
        <w:r w:rsidR="00CE7795" w:rsidRPr="007D2302">
          <w:rPr>
            <w:rStyle w:val="ad"/>
            <w:noProof/>
            <w:lang w:val="en-US"/>
          </w:rPr>
          <w:t>. 0504833)» ARP_NPS_0504833_TSE (Document)</w:t>
        </w:r>
        <w:r w:rsidR="00CE7795">
          <w:rPr>
            <w:noProof/>
            <w:webHidden/>
          </w:rPr>
          <w:tab/>
        </w:r>
        <w:r w:rsidR="00CE7795">
          <w:rPr>
            <w:noProof/>
            <w:webHidden/>
          </w:rPr>
          <w:fldChar w:fldCharType="begin"/>
        </w:r>
        <w:r w:rsidR="00CE7795">
          <w:rPr>
            <w:noProof/>
            <w:webHidden/>
          </w:rPr>
          <w:instrText xml:space="preserve"> PAGEREF _Toc226564484 \h </w:instrText>
        </w:r>
        <w:r w:rsidR="00CE7795">
          <w:rPr>
            <w:noProof/>
            <w:webHidden/>
          </w:rPr>
        </w:r>
        <w:r w:rsidR="00CE7795">
          <w:rPr>
            <w:noProof/>
            <w:webHidden/>
          </w:rPr>
          <w:fldChar w:fldCharType="separate"/>
        </w:r>
        <w:r w:rsidR="00CE7795">
          <w:rPr>
            <w:noProof/>
            <w:webHidden/>
          </w:rPr>
          <w:t>96</w:t>
        </w:r>
        <w:r w:rsidR="00CE7795">
          <w:rPr>
            <w:noProof/>
            <w:webHidden/>
          </w:rPr>
          <w:fldChar w:fldCharType="end"/>
        </w:r>
      </w:hyperlink>
    </w:p>
    <w:p w14:paraId="4E3A7E3F" w14:textId="77777777" w:rsidR="00CE7795" w:rsidRDefault="00000000">
      <w:pPr>
        <w:pStyle w:val="53"/>
        <w:rPr>
          <w:rFonts w:asciiTheme="minorHAnsi" w:eastAsiaTheme="minorEastAsia" w:hAnsiTheme="minorHAnsi" w:cstheme="minorBidi"/>
          <w:sz w:val="22"/>
          <w:szCs w:val="22"/>
        </w:rPr>
      </w:pPr>
      <w:hyperlink w:anchor="_Toc226564485" w:history="1">
        <w:r w:rsidR="00CE7795" w:rsidRPr="007D2302">
          <w:rPr>
            <w:rStyle w:val="ad"/>
          </w:rPr>
          <w:t>2.1.2.12.1.</w:t>
        </w:r>
        <w:r w:rsidR="00CE7795">
          <w:rPr>
            <w:rFonts w:asciiTheme="minorHAnsi" w:eastAsiaTheme="minorEastAsia" w:hAnsiTheme="minorHAnsi" w:cstheme="minorBidi"/>
            <w:sz w:val="22"/>
            <w:szCs w:val="22"/>
          </w:rPr>
          <w:tab/>
        </w:r>
        <w:r w:rsidR="00CE7795" w:rsidRPr="007D2302">
          <w:rPr>
            <w:rStyle w:val="ad"/>
          </w:rPr>
          <w:t>Перечень параметров тела запроса (Document) по документу «Бухгалтерская справка (ф. 0504833)» ARP_NPS_0504833_TSE</w:t>
        </w:r>
        <w:r w:rsidR="00CE7795">
          <w:rPr>
            <w:webHidden/>
          </w:rPr>
          <w:tab/>
        </w:r>
        <w:r w:rsidR="00CE7795">
          <w:rPr>
            <w:webHidden/>
          </w:rPr>
          <w:fldChar w:fldCharType="begin"/>
        </w:r>
        <w:r w:rsidR="00CE7795">
          <w:rPr>
            <w:webHidden/>
          </w:rPr>
          <w:instrText xml:space="preserve"> PAGEREF _Toc226564485 \h </w:instrText>
        </w:r>
        <w:r w:rsidR="00CE7795">
          <w:rPr>
            <w:webHidden/>
          </w:rPr>
        </w:r>
        <w:r w:rsidR="00CE7795">
          <w:rPr>
            <w:webHidden/>
          </w:rPr>
          <w:fldChar w:fldCharType="separate"/>
        </w:r>
        <w:r w:rsidR="00CE7795">
          <w:rPr>
            <w:webHidden/>
          </w:rPr>
          <w:t>96</w:t>
        </w:r>
        <w:r w:rsidR="00CE7795">
          <w:rPr>
            <w:webHidden/>
          </w:rPr>
          <w:fldChar w:fldCharType="end"/>
        </w:r>
      </w:hyperlink>
    </w:p>
    <w:p w14:paraId="350A2375" w14:textId="77777777" w:rsidR="00CE7795" w:rsidRDefault="00000000">
      <w:pPr>
        <w:pStyle w:val="53"/>
        <w:rPr>
          <w:rFonts w:asciiTheme="minorHAnsi" w:eastAsiaTheme="minorEastAsia" w:hAnsiTheme="minorHAnsi" w:cstheme="minorBidi"/>
          <w:sz w:val="22"/>
          <w:szCs w:val="22"/>
        </w:rPr>
      </w:pPr>
      <w:hyperlink w:anchor="_Toc226564486" w:history="1">
        <w:r w:rsidR="00CE7795" w:rsidRPr="007D2302">
          <w:rPr>
            <w:rStyle w:val="ad"/>
          </w:rPr>
          <w:t>2.1.2.12.2.</w:t>
        </w:r>
        <w:r w:rsidR="00CE7795">
          <w:rPr>
            <w:rFonts w:asciiTheme="minorHAnsi" w:eastAsiaTheme="minorEastAsia" w:hAnsiTheme="minorHAnsi" w:cstheme="minorBidi"/>
            <w:sz w:val="22"/>
            <w:szCs w:val="22"/>
          </w:rPr>
          <w:tab/>
        </w:r>
        <w:r w:rsidR="00CE7795" w:rsidRPr="007D2302">
          <w:rPr>
            <w:rStyle w:val="ad"/>
          </w:rPr>
          <w:t>Пример запроса по документу «Бухгалтерская справка (ф. 0504833)» ARP_NPS_0504833_TSE</w:t>
        </w:r>
        <w:r w:rsidR="00CE7795">
          <w:rPr>
            <w:webHidden/>
          </w:rPr>
          <w:tab/>
        </w:r>
        <w:r w:rsidR="00CE7795">
          <w:rPr>
            <w:webHidden/>
          </w:rPr>
          <w:fldChar w:fldCharType="begin"/>
        </w:r>
        <w:r w:rsidR="00CE7795">
          <w:rPr>
            <w:webHidden/>
          </w:rPr>
          <w:instrText xml:space="preserve"> PAGEREF _Toc226564486 \h </w:instrText>
        </w:r>
        <w:r w:rsidR="00CE7795">
          <w:rPr>
            <w:webHidden/>
          </w:rPr>
        </w:r>
        <w:r w:rsidR="00CE7795">
          <w:rPr>
            <w:webHidden/>
          </w:rPr>
          <w:fldChar w:fldCharType="separate"/>
        </w:r>
        <w:r w:rsidR="00CE7795">
          <w:rPr>
            <w:webHidden/>
          </w:rPr>
          <w:t>105</w:t>
        </w:r>
        <w:r w:rsidR="00CE7795">
          <w:rPr>
            <w:webHidden/>
          </w:rPr>
          <w:fldChar w:fldCharType="end"/>
        </w:r>
      </w:hyperlink>
    </w:p>
    <w:p w14:paraId="60FF20E9" w14:textId="77777777" w:rsidR="00CE7795" w:rsidRDefault="00000000">
      <w:pPr>
        <w:pStyle w:val="43"/>
        <w:rPr>
          <w:rFonts w:asciiTheme="minorHAnsi" w:eastAsiaTheme="minorEastAsia" w:hAnsiTheme="minorHAnsi" w:cstheme="minorBidi"/>
          <w:noProof/>
          <w:sz w:val="22"/>
          <w:szCs w:val="22"/>
        </w:rPr>
      </w:pPr>
      <w:hyperlink w:anchor="_Toc226564487" w:history="1">
        <w:r w:rsidR="00CE7795" w:rsidRPr="007D2302">
          <w:rPr>
            <w:rStyle w:val="ad"/>
            <w:noProof/>
            <w:lang w:val="en-US"/>
          </w:rPr>
          <w:t>2.1.2.13.</w:t>
        </w:r>
        <w:r w:rsidR="00CE7795">
          <w:rPr>
            <w:rFonts w:asciiTheme="minorHAnsi" w:eastAsiaTheme="minorEastAsia" w:hAnsiTheme="minorHAnsi" w:cstheme="minorBidi"/>
            <w:noProof/>
            <w:sz w:val="22"/>
            <w:szCs w:val="22"/>
          </w:rPr>
          <w:tab/>
        </w:r>
        <w:r w:rsidR="00CE7795" w:rsidRPr="007D2302">
          <w:rPr>
            <w:rStyle w:val="ad"/>
            <w:noProof/>
            <w:lang w:val="en-US"/>
          </w:rPr>
          <w:t>«</w:t>
        </w:r>
        <w:r w:rsidR="00CE7795" w:rsidRPr="007D2302">
          <w:rPr>
            <w:rStyle w:val="ad"/>
            <w:noProof/>
          </w:rPr>
          <w:t>Бухгалтерская</w:t>
        </w:r>
        <w:r w:rsidR="00CE7795" w:rsidRPr="007D2302">
          <w:rPr>
            <w:rStyle w:val="ad"/>
            <w:noProof/>
            <w:lang w:val="en-US"/>
          </w:rPr>
          <w:t xml:space="preserve"> </w:t>
        </w:r>
        <w:r w:rsidR="00CE7795" w:rsidRPr="007D2302">
          <w:rPr>
            <w:rStyle w:val="ad"/>
            <w:noProof/>
          </w:rPr>
          <w:t>справка</w:t>
        </w:r>
        <w:r w:rsidR="00CE7795" w:rsidRPr="007D2302">
          <w:rPr>
            <w:rStyle w:val="ad"/>
            <w:noProof/>
            <w:lang w:val="en-US"/>
          </w:rPr>
          <w:t xml:space="preserve"> (</w:t>
        </w:r>
        <w:r w:rsidR="00CE7795" w:rsidRPr="007D2302">
          <w:rPr>
            <w:rStyle w:val="ad"/>
            <w:noProof/>
          </w:rPr>
          <w:t>ф</w:t>
        </w:r>
        <w:r w:rsidR="00CE7795" w:rsidRPr="007D2302">
          <w:rPr>
            <w:rStyle w:val="ad"/>
            <w:noProof/>
            <w:lang w:val="en-US"/>
          </w:rPr>
          <w:t>. 0504833)» ARP_SVAP_ZG_TSE (Document)</w:t>
        </w:r>
        <w:r w:rsidR="00CE7795">
          <w:rPr>
            <w:noProof/>
            <w:webHidden/>
          </w:rPr>
          <w:tab/>
        </w:r>
        <w:r w:rsidR="00CE7795">
          <w:rPr>
            <w:noProof/>
            <w:webHidden/>
          </w:rPr>
          <w:fldChar w:fldCharType="begin"/>
        </w:r>
        <w:r w:rsidR="00CE7795">
          <w:rPr>
            <w:noProof/>
            <w:webHidden/>
          </w:rPr>
          <w:instrText xml:space="preserve"> PAGEREF _Toc226564487 \h </w:instrText>
        </w:r>
        <w:r w:rsidR="00CE7795">
          <w:rPr>
            <w:noProof/>
            <w:webHidden/>
          </w:rPr>
        </w:r>
        <w:r w:rsidR="00CE7795">
          <w:rPr>
            <w:noProof/>
            <w:webHidden/>
          </w:rPr>
          <w:fldChar w:fldCharType="separate"/>
        </w:r>
        <w:r w:rsidR="00CE7795">
          <w:rPr>
            <w:noProof/>
            <w:webHidden/>
          </w:rPr>
          <w:t>108</w:t>
        </w:r>
        <w:r w:rsidR="00CE7795">
          <w:rPr>
            <w:noProof/>
            <w:webHidden/>
          </w:rPr>
          <w:fldChar w:fldCharType="end"/>
        </w:r>
      </w:hyperlink>
    </w:p>
    <w:p w14:paraId="369E6994" w14:textId="77777777" w:rsidR="00CE7795" w:rsidRDefault="00000000">
      <w:pPr>
        <w:pStyle w:val="53"/>
        <w:rPr>
          <w:rFonts w:asciiTheme="minorHAnsi" w:eastAsiaTheme="minorEastAsia" w:hAnsiTheme="minorHAnsi" w:cstheme="minorBidi"/>
          <w:sz w:val="22"/>
          <w:szCs w:val="22"/>
        </w:rPr>
      </w:pPr>
      <w:hyperlink w:anchor="_Toc226564488" w:history="1">
        <w:r w:rsidR="00CE7795" w:rsidRPr="007D2302">
          <w:rPr>
            <w:rStyle w:val="ad"/>
          </w:rPr>
          <w:t>2.1.2.13.1.</w:t>
        </w:r>
        <w:r w:rsidR="00CE7795">
          <w:rPr>
            <w:rFonts w:asciiTheme="minorHAnsi" w:eastAsiaTheme="minorEastAsia" w:hAnsiTheme="minorHAnsi" w:cstheme="minorBidi"/>
            <w:sz w:val="22"/>
            <w:szCs w:val="22"/>
          </w:rPr>
          <w:tab/>
        </w:r>
        <w:r w:rsidR="00CE7795" w:rsidRPr="007D2302">
          <w:rPr>
            <w:rStyle w:val="ad"/>
          </w:rPr>
          <w:t>Перечень параметров тела запроса (Document) по документу «Бухгалтерская справка (ф. 0504833)» ARP_SVAP_ZG_TSE</w:t>
        </w:r>
        <w:r w:rsidR="00CE7795">
          <w:rPr>
            <w:webHidden/>
          </w:rPr>
          <w:tab/>
        </w:r>
        <w:r w:rsidR="00CE7795">
          <w:rPr>
            <w:webHidden/>
          </w:rPr>
          <w:fldChar w:fldCharType="begin"/>
        </w:r>
        <w:r w:rsidR="00CE7795">
          <w:rPr>
            <w:webHidden/>
          </w:rPr>
          <w:instrText xml:space="preserve"> PAGEREF _Toc226564488 \h </w:instrText>
        </w:r>
        <w:r w:rsidR="00CE7795">
          <w:rPr>
            <w:webHidden/>
          </w:rPr>
        </w:r>
        <w:r w:rsidR="00CE7795">
          <w:rPr>
            <w:webHidden/>
          </w:rPr>
          <w:fldChar w:fldCharType="separate"/>
        </w:r>
        <w:r w:rsidR="00CE7795">
          <w:rPr>
            <w:webHidden/>
          </w:rPr>
          <w:t>108</w:t>
        </w:r>
        <w:r w:rsidR="00CE7795">
          <w:rPr>
            <w:webHidden/>
          </w:rPr>
          <w:fldChar w:fldCharType="end"/>
        </w:r>
      </w:hyperlink>
    </w:p>
    <w:p w14:paraId="764531EC" w14:textId="77777777" w:rsidR="00CE7795" w:rsidRDefault="00000000">
      <w:pPr>
        <w:pStyle w:val="53"/>
        <w:rPr>
          <w:rFonts w:asciiTheme="minorHAnsi" w:eastAsiaTheme="minorEastAsia" w:hAnsiTheme="minorHAnsi" w:cstheme="minorBidi"/>
          <w:sz w:val="22"/>
          <w:szCs w:val="22"/>
        </w:rPr>
      </w:pPr>
      <w:hyperlink w:anchor="_Toc226564489" w:history="1">
        <w:r w:rsidR="00CE7795" w:rsidRPr="007D2302">
          <w:rPr>
            <w:rStyle w:val="ad"/>
          </w:rPr>
          <w:t>2.1.2.13.2.</w:t>
        </w:r>
        <w:r w:rsidR="00CE7795">
          <w:rPr>
            <w:rFonts w:asciiTheme="minorHAnsi" w:eastAsiaTheme="minorEastAsia" w:hAnsiTheme="minorHAnsi" w:cstheme="minorBidi"/>
            <w:sz w:val="22"/>
            <w:szCs w:val="22"/>
          </w:rPr>
          <w:tab/>
        </w:r>
        <w:r w:rsidR="00CE7795" w:rsidRPr="007D2302">
          <w:rPr>
            <w:rStyle w:val="ad"/>
          </w:rPr>
          <w:t>Пример запроса по документу «Бухгалтерская справка (ф. 0504833)» ARP_SVAP_ZG_TSE</w:t>
        </w:r>
        <w:r w:rsidR="00CE7795">
          <w:rPr>
            <w:webHidden/>
          </w:rPr>
          <w:tab/>
        </w:r>
        <w:r w:rsidR="00CE7795">
          <w:rPr>
            <w:webHidden/>
          </w:rPr>
          <w:fldChar w:fldCharType="begin"/>
        </w:r>
        <w:r w:rsidR="00CE7795">
          <w:rPr>
            <w:webHidden/>
          </w:rPr>
          <w:instrText xml:space="preserve"> PAGEREF _Toc226564489 \h </w:instrText>
        </w:r>
        <w:r w:rsidR="00CE7795">
          <w:rPr>
            <w:webHidden/>
          </w:rPr>
        </w:r>
        <w:r w:rsidR="00CE7795">
          <w:rPr>
            <w:webHidden/>
          </w:rPr>
          <w:fldChar w:fldCharType="separate"/>
        </w:r>
        <w:r w:rsidR="00CE7795">
          <w:rPr>
            <w:webHidden/>
          </w:rPr>
          <w:t>116</w:t>
        </w:r>
        <w:r w:rsidR="00CE7795">
          <w:rPr>
            <w:webHidden/>
          </w:rPr>
          <w:fldChar w:fldCharType="end"/>
        </w:r>
      </w:hyperlink>
    </w:p>
    <w:p w14:paraId="57991ECC" w14:textId="77777777" w:rsidR="00CE7795" w:rsidRDefault="00000000">
      <w:pPr>
        <w:pStyle w:val="43"/>
        <w:rPr>
          <w:rFonts w:asciiTheme="minorHAnsi" w:eastAsiaTheme="minorEastAsia" w:hAnsiTheme="minorHAnsi" w:cstheme="minorBidi"/>
          <w:noProof/>
          <w:sz w:val="22"/>
          <w:szCs w:val="22"/>
        </w:rPr>
      </w:pPr>
      <w:hyperlink w:anchor="_Toc226564490" w:history="1">
        <w:r w:rsidR="00CE7795" w:rsidRPr="007D2302">
          <w:rPr>
            <w:rStyle w:val="ad"/>
            <w:noProof/>
          </w:rPr>
          <w:t>2.1.2.14.</w:t>
        </w:r>
        <w:r w:rsidR="00CE7795">
          <w:rPr>
            <w:rFonts w:asciiTheme="minorHAnsi" w:eastAsiaTheme="minorEastAsia" w:hAnsiTheme="minorHAnsi" w:cstheme="minorBidi"/>
            <w:noProof/>
            <w:sz w:val="22"/>
            <w:szCs w:val="22"/>
          </w:rPr>
          <w:tab/>
        </w:r>
        <w:r w:rsidR="00CE7795" w:rsidRPr="007D2302">
          <w:rPr>
            <w:rStyle w:val="ad"/>
            <w:noProof/>
          </w:rPr>
          <w:t xml:space="preserve">«Акт приемки-передачи лицевого счета» (ф. 0531375) </w:t>
        </w:r>
        <w:r w:rsidR="00CE7795" w:rsidRPr="007D2302">
          <w:rPr>
            <w:rStyle w:val="ad"/>
            <w:noProof/>
            <w:lang w:val="en-US"/>
          </w:rPr>
          <w:t>TSE</w:t>
        </w:r>
        <w:r w:rsidR="00CE7795" w:rsidRPr="007D2302">
          <w:rPr>
            <w:rStyle w:val="ad"/>
            <w:noProof/>
          </w:rPr>
          <w:t>_0531375_</w:t>
        </w:r>
        <w:r w:rsidR="00CE7795" w:rsidRPr="007D2302">
          <w:rPr>
            <w:rStyle w:val="ad"/>
            <w:noProof/>
            <w:lang w:val="en-US"/>
          </w:rPr>
          <w:t>D</w:t>
        </w:r>
        <w:r w:rsidR="00CE7795" w:rsidRPr="007D2302">
          <w:rPr>
            <w:rStyle w:val="ad"/>
            <w:noProof/>
          </w:rPr>
          <w:t>070</w:t>
        </w:r>
        <w:r w:rsidR="00CE7795">
          <w:rPr>
            <w:noProof/>
            <w:webHidden/>
          </w:rPr>
          <w:tab/>
        </w:r>
        <w:r w:rsidR="00CE7795">
          <w:rPr>
            <w:noProof/>
            <w:webHidden/>
          </w:rPr>
          <w:fldChar w:fldCharType="begin"/>
        </w:r>
        <w:r w:rsidR="00CE7795">
          <w:rPr>
            <w:noProof/>
            <w:webHidden/>
          </w:rPr>
          <w:instrText xml:space="preserve"> PAGEREF _Toc226564490 \h </w:instrText>
        </w:r>
        <w:r w:rsidR="00CE7795">
          <w:rPr>
            <w:noProof/>
            <w:webHidden/>
          </w:rPr>
        </w:r>
        <w:r w:rsidR="00CE7795">
          <w:rPr>
            <w:noProof/>
            <w:webHidden/>
          </w:rPr>
          <w:fldChar w:fldCharType="separate"/>
        </w:r>
        <w:r w:rsidR="00CE7795">
          <w:rPr>
            <w:noProof/>
            <w:webHidden/>
          </w:rPr>
          <w:t>119</w:t>
        </w:r>
        <w:r w:rsidR="00CE7795">
          <w:rPr>
            <w:noProof/>
            <w:webHidden/>
          </w:rPr>
          <w:fldChar w:fldCharType="end"/>
        </w:r>
      </w:hyperlink>
    </w:p>
    <w:p w14:paraId="283F5FE3" w14:textId="77777777" w:rsidR="00CE7795" w:rsidRDefault="00000000">
      <w:pPr>
        <w:pStyle w:val="53"/>
        <w:rPr>
          <w:rFonts w:asciiTheme="minorHAnsi" w:eastAsiaTheme="minorEastAsia" w:hAnsiTheme="minorHAnsi" w:cstheme="minorBidi"/>
          <w:sz w:val="22"/>
          <w:szCs w:val="22"/>
        </w:rPr>
      </w:pPr>
      <w:hyperlink w:anchor="_Toc226564491" w:history="1">
        <w:r w:rsidR="00CE7795" w:rsidRPr="007D2302">
          <w:rPr>
            <w:rStyle w:val="ad"/>
          </w:rPr>
          <w:t>2.1.2.14.1.</w:t>
        </w:r>
        <w:r w:rsidR="00CE7795">
          <w:rPr>
            <w:rFonts w:asciiTheme="minorHAnsi" w:eastAsiaTheme="minorEastAsia" w:hAnsiTheme="minorHAnsi" w:cstheme="minorBidi"/>
            <w:sz w:val="22"/>
            <w:szCs w:val="22"/>
          </w:rPr>
          <w:tab/>
        </w:r>
        <w:r w:rsidR="00CE7795" w:rsidRPr="007D2302">
          <w:rPr>
            <w:rStyle w:val="ad"/>
          </w:rPr>
          <w:t xml:space="preserve">Перечень параметров тела запроса (Document) по документу «Акт приемки-передачи лицевого счета» (ф. 0531375) </w:t>
        </w:r>
        <w:r w:rsidR="00CE7795" w:rsidRPr="007D2302">
          <w:rPr>
            <w:rStyle w:val="ad"/>
            <w:lang w:val="en-US"/>
          </w:rPr>
          <w:t>TSE</w:t>
        </w:r>
        <w:r w:rsidR="00CE7795" w:rsidRPr="007D2302">
          <w:rPr>
            <w:rStyle w:val="ad"/>
          </w:rPr>
          <w:t>_0531375_</w:t>
        </w:r>
        <w:r w:rsidR="00CE7795" w:rsidRPr="007D2302">
          <w:rPr>
            <w:rStyle w:val="ad"/>
            <w:lang w:val="en-US"/>
          </w:rPr>
          <w:t>D</w:t>
        </w:r>
        <w:r w:rsidR="00CE7795" w:rsidRPr="007D2302">
          <w:rPr>
            <w:rStyle w:val="ad"/>
          </w:rPr>
          <w:t xml:space="preserve">070 для </w:t>
        </w:r>
        <w:r w:rsidR="00CE7795" w:rsidRPr="007D2302">
          <w:rPr>
            <w:rStyle w:val="ad"/>
            <w:lang w:val="en-US"/>
          </w:rPr>
          <w:t>SVAP</w:t>
        </w:r>
        <w:r w:rsidR="00CE7795" w:rsidRPr="007D2302">
          <w:rPr>
            <w:rStyle w:val="ad"/>
          </w:rPr>
          <w:t>_</w:t>
        </w:r>
        <w:r w:rsidR="00CE7795" w:rsidRPr="007D2302">
          <w:rPr>
            <w:rStyle w:val="ad"/>
            <w:lang w:val="en-US"/>
          </w:rPr>
          <w:t>NPS</w:t>
        </w:r>
        <w:r w:rsidR="00CE7795">
          <w:rPr>
            <w:webHidden/>
          </w:rPr>
          <w:tab/>
        </w:r>
        <w:r w:rsidR="00CE7795">
          <w:rPr>
            <w:webHidden/>
          </w:rPr>
          <w:fldChar w:fldCharType="begin"/>
        </w:r>
        <w:r w:rsidR="00CE7795">
          <w:rPr>
            <w:webHidden/>
          </w:rPr>
          <w:instrText xml:space="preserve"> PAGEREF _Toc226564491 \h </w:instrText>
        </w:r>
        <w:r w:rsidR="00CE7795">
          <w:rPr>
            <w:webHidden/>
          </w:rPr>
        </w:r>
        <w:r w:rsidR="00CE7795">
          <w:rPr>
            <w:webHidden/>
          </w:rPr>
          <w:fldChar w:fldCharType="separate"/>
        </w:r>
        <w:r w:rsidR="00CE7795">
          <w:rPr>
            <w:webHidden/>
          </w:rPr>
          <w:t>119</w:t>
        </w:r>
        <w:r w:rsidR="00CE7795">
          <w:rPr>
            <w:webHidden/>
          </w:rPr>
          <w:fldChar w:fldCharType="end"/>
        </w:r>
      </w:hyperlink>
    </w:p>
    <w:p w14:paraId="224E50E6" w14:textId="77777777" w:rsidR="00CE7795" w:rsidRDefault="00000000">
      <w:pPr>
        <w:pStyle w:val="53"/>
        <w:rPr>
          <w:rFonts w:asciiTheme="minorHAnsi" w:eastAsiaTheme="minorEastAsia" w:hAnsiTheme="minorHAnsi" w:cstheme="minorBidi"/>
          <w:sz w:val="22"/>
          <w:szCs w:val="22"/>
        </w:rPr>
      </w:pPr>
      <w:hyperlink w:anchor="_Toc226564492" w:history="1">
        <w:r w:rsidR="00CE7795" w:rsidRPr="007D2302">
          <w:rPr>
            <w:rStyle w:val="ad"/>
          </w:rPr>
          <w:t>2.1.2.14.2.</w:t>
        </w:r>
        <w:r w:rsidR="00CE7795">
          <w:rPr>
            <w:rFonts w:asciiTheme="minorHAnsi" w:eastAsiaTheme="minorEastAsia" w:hAnsiTheme="minorHAnsi" w:cstheme="minorBidi"/>
            <w:sz w:val="22"/>
            <w:szCs w:val="22"/>
          </w:rPr>
          <w:tab/>
        </w:r>
        <w:r w:rsidR="00CE7795" w:rsidRPr="007D2302">
          <w:rPr>
            <w:rStyle w:val="ad"/>
          </w:rPr>
          <w:t>Пример запроса по документу «Акт приемки-передачи лицевого счета» (ф. 0531375) TSE_0531375_D070</w:t>
        </w:r>
        <w:r w:rsidR="00CE7795">
          <w:rPr>
            <w:webHidden/>
          </w:rPr>
          <w:tab/>
        </w:r>
        <w:r w:rsidR="00CE7795">
          <w:rPr>
            <w:webHidden/>
          </w:rPr>
          <w:fldChar w:fldCharType="begin"/>
        </w:r>
        <w:r w:rsidR="00CE7795">
          <w:rPr>
            <w:webHidden/>
          </w:rPr>
          <w:instrText xml:space="preserve"> PAGEREF _Toc226564492 \h </w:instrText>
        </w:r>
        <w:r w:rsidR="00CE7795">
          <w:rPr>
            <w:webHidden/>
          </w:rPr>
        </w:r>
        <w:r w:rsidR="00CE7795">
          <w:rPr>
            <w:webHidden/>
          </w:rPr>
          <w:fldChar w:fldCharType="separate"/>
        </w:r>
        <w:r w:rsidR="00CE7795">
          <w:rPr>
            <w:webHidden/>
          </w:rPr>
          <w:t>127</w:t>
        </w:r>
        <w:r w:rsidR="00CE7795">
          <w:rPr>
            <w:webHidden/>
          </w:rPr>
          <w:fldChar w:fldCharType="end"/>
        </w:r>
      </w:hyperlink>
    </w:p>
    <w:p w14:paraId="31823B55" w14:textId="77777777" w:rsidR="00CE7795" w:rsidRDefault="00000000">
      <w:pPr>
        <w:pStyle w:val="43"/>
        <w:rPr>
          <w:rFonts w:asciiTheme="minorHAnsi" w:eastAsiaTheme="minorEastAsia" w:hAnsiTheme="minorHAnsi" w:cstheme="minorBidi"/>
          <w:noProof/>
          <w:sz w:val="22"/>
          <w:szCs w:val="22"/>
        </w:rPr>
      </w:pPr>
      <w:hyperlink w:anchor="_Toc226564493" w:history="1">
        <w:r w:rsidR="00CE7795" w:rsidRPr="007D2302">
          <w:rPr>
            <w:rStyle w:val="ad"/>
            <w:noProof/>
            <w:lang w:val="en-US"/>
          </w:rPr>
          <w:t>2.1.2.15.</w:t>
        </w:r>
        <w:r w:rsidR="00CE7795">
          <w:rPr>
            <w:rFonts w:asciiTheme="minorHAnsi" w:eastAsiaTheme="minorEastAsia" w:hAnsiTheme="minorHAnsi" w:cstheme="minorBidi"/>
            <w:noProof/>
            <w:sz w:val="22"/>
            <w:szCs w:val="22"/>
          </w:rPr>
          <w:tab/>
        </w:r>
        <w:r w:rsidR="00CE7795" w:rsidRPr="007D2302">
          <w:rPr>
            <w:rStyle w:val="ad"/>
            <w:noProof/>
            <w:lang w:val="en-US"/>
          </w:rPr>
          <w:t>«</w:t>
        </w:r>
        <w:r w:rsidR="00CE7795" w:rsidRPr="007D2302">
          <w:rPr>
            <w:rStyle w:val="ad"/>
            <w:noProof/>
          </w:rPr>
          <w:t>Бухгалтерская</w:t>
        </w:r>
        <w:r w:rsidR="00CE7795" w:rsidRPr="007D2302">
          <w:rPr>
            <w:rStyle w:val="ad"/>
            <w:noProof/>
            <w:lang w:val="en-US"/>
          </w:rPr>
          <w:t xml:space="preserve"> </w:t>
        </w:r>
        <w:r w:rsidR="00CE7795" w:rsidRPr="007D2302">
          <w:rPr>
            <w:rStyle w:val="ad"/>
            <w:noProof/>
          </w:rPr>
          <w:t>справка</w:t>
        </w:r>
        <w:r w:rsidR="00CE7795" w:rsidRPr="007D2302">
          <w:rPr>
            <w:rStyle w:val="ad"/>
            <w:noProof/>
            <w:lang w:val="en-US"/>
          </w:rPr>
          <w:t xml:space="preserve"> (</w:t>
        </w:r>
        <w:r w:rsidR="00CE7795" w:rsidRPr="007D2302">
          <w:rPr>
            <w:rStyle w:val="ad"/>
            <w:noProof/>
          </w:rPr>
          <w:t>ф</w:t>
        </w:r>
        <w:r w:rsidR="00CE7795" w:rsidRPr="007D2302">
          <w:rPr>
            <w:rStyle w:val="ad"/>
            <w:noProof/>
            <w:lang w:val="en-US"/>
          </w:rPr>
          <w:t>. 0504833)» ARP_SVAP_NG_TSE (Document)</w:t>
        </w:r>
        <w:r w:rsidR="00CE7795">
          <w:rPr>
            <w:noProof/>
            <w:webHidden/>
          </w:rPr>
          <w:tab/>
        </w:r>
        <w:r w:rsidR="00CE7795">
          <w:rPr>
            <w:noProof/>
            <w:webHidden/>
          </w:rPr>
          <w:fldChar w:fldCharType="begin"/>
        </w:r>
        <w:r w:rsidR="00CE7795">
          <w:rPr>
            <w:noProof/>
            <w:webHidden/>
          </w:rPr>
          <w:instrText xml:space="preserve"> PAGEREF _Toc226564493 \h </w:instrText>
        </w:r>
        <w:r w:rsidR="00CE7795">
          <w:rPr>
            <w:noProof/>
            <w:webHidden/>
          </w:rPr>
        </w:r>
        <w:r w:rsidR="00CE7795">
          <w:rPr>
            <w:noProof/>
            <w:webHidden/>
          </w:rPr>
          <w:fldChar w:fldCharType="separate"/>
        </w:r>
        <w:r w:rsidR="00CE7795">
          <w:rPr>
            <w:noProof/>
            <w:webHidden/>
          </w:rPr>
          <w:t>130</w:t>
        </w:r>
        <w:r w:rsidR="00CE7795">
          <w:rPr>
            <w:noProof/>
            <w:webHidden/>
          </w:rPr>
          <w:fldChar w:fldCharType="end"/>
        </w:r>
      </w:hyperlink>
    </w:p>
    <w:p w14:paraId="6C2AF30F" w14:textId="77777777" w:rsidR="00CE7795" w:rsidRDefault="00000000">
      <w:pPr>
        <w:pStyle w:val="53"/>
        <w:rPr>
          <w:rFonts w:asciiTheme="minorHAnsi" w:eastAsiaTheme="minorEastAsia" w:hAnsiTheme="minorHAnsi" w:cstheme="minorBidi"/>
          <w:sz w:val="22"/>
          <w:szCs w:val="22"/>
        </w:rPr>
      </w:pPr>
      <w:hyperlink w:anchor="_Toc226564494" w:history="1">
        <w:r w:rsidR="00CE7795" w:rsidRPr="007D2302">
          <w:rPr>
            <w:rStyle w:val="ad"/>
          </w:rPr>
          <w:t>2.1.2.15.1.</w:t>
        </w:r>
        <w:r w:rsidR="00CE7795">
          <w:rPr>
            <w:rFonts w:asciiTheme="minorHAnsi" w:eastAsiaTheme="minorEastAsia" w:hAnsiTheme="minorHAnsi" w:cstheme="minorBidi"/>
            <w:sz w:val="22"/>
            <w:szCs w:val="22"/>
          </w:rPr>
          <w:tab/>
        </w:r>
        <w:r w:rsidR="00CE7795" w:rsidRPr="007D2302">
          <w:rPr>
            <w:rStyle w:val="ad"/>
          </w:rPr>
          <w:t>Перечень параметров тела запроса (Document) по документу «Бухгалтерская справка (ф. 0504833)» ARP_SVAP_</w:t>
        </w:r>
        <w:r w:rsidR="00CE7795" w:rsidRPr="007D2302">
          <w:rPr>
            <w:rStyle w:val="ad"/>
            <w:lang w:val="en-US"/>
          </w:rPr>
          <w:t>N</w:t>
        </w:r>
        <w:r w:rsidR="00CE7795" w:rsidRPr="007D2302">
          <w:rPr>
            <w:rStyle w:val="ad"/>
          </w:rPr>
          <w:t>G_TSE</w:t>
        </w:r>
        <w:r w:rsidR="00CE7795">
          <w:rPr>
            <w:webHidden/>
          </w:rPr>
          <w:tab/>
        </w:r>
        <w:r w:rsidR="00CE7795">
          <w:rPr>
            <w:webHidden/>
          </w:rPr>
          <w:fldChar w:fldCharType="begin"/>
        </w:r>
        <w:r w:rsidR="00CE7795">
          <w:rPr>
            <w:webHidden/>
          </w:rPr>
          <w:instrText xml:space="preserve"> PAGEREF _Toc226564494 \h </w:instrText>
        </w:r>
        <w:r w:rsidR="00CE7795">
          <w:rPr>
            <w:webHidden/>
          </w:rPr>
        </w:r>
        <w:r w:rsidR="00CE7795">
          <w:rPr>
            <w:webHidden/>
          </w:rPr>
          <w:fldChar w:fldCharType="separate"/>
        </w:r>
        <w:r w:rsidR="00CE7795">
          <w:rPr>
            <w:webHidden/>
          </w:rPr>
          <w:t>130</w:t>
        </w:r>
        <w:r w:rsidR="00CE7795">
          <w:rPr>
            <w:webHidden/>
          </w:rPr>
          <w:fldChar w:fldCharType="end"/>
        </w:r>
      </w:hyperlink>
    </w:p>
    <w:p w14:paraId="46BB75B8" w14:textId="77777777" w:rsidR="00CE7795" w:rsidRDefault="00000000">
      <w:pPr>
        <w:pStyle w:val="53"/>
        <w:rPr>
          <w:rFonts w:asciiTheme="minorHAnsi" w:eastAsiaTheme="minorEastAsia" w:hAnsiTheme="minorHAnsi" w:cstheme="minorBidi"/>
          <w:sz w:val="22"/>
          <w:szCs w:val="22"/>
        </w:rPr>
      </w:pPr>
      <w:hyperlink w:anchor="_Toc226564495" w:history="1">
        <w:r w:rsidR="00CE7795" w:rsidRPr="007D2302">
          <w:rPr>
            <w:rStyle w:val="ad"/>
          </w:rPr>
          <w:t>2.1.2.15.2.</w:t>
        </w:r>
        <w:r w:rsidR="00CE7795">
          <w:rPr>
            <w:rFonts w:asciiTheme="minorHAnsi" w:eastAsiaTheme="minorEastAsia" w:hAnsiTheme="minorHAnsi" w:cstheme="minorBidi"/>
            <w:sz w:val="22"/>
            <w:szCs w:val="22"/>
          </w:rPr>
          <w:tab/>
        </w:r>
        <w:r w:rsidR="00CE7795" w:rsidRPr="007D2302">
          <w:rPr>
            <w:rStyle w:val="ad"/>
          </w:rPr>
          <w:t>Пример запроса по документу «Бухгалтерская справка (ф. 0504833)» ARP_SVAP_</w:t>
        </w:r>
        <w:r w:rsidR="00CE7795" w:rsidRPr="007D2302">
          <w:rPr>
            <w:rStyle w:val="ad"/>
            <w:lang w:val="en-US"/>
          </w:rPr>
          <w:t>N</w:t>
        </w:r>
        <w:r w:rsidR="00CE7795" w:rsidRPr="007D2302">
          <w:rPr>
            <w:rStyle w:val="ad"/>
          </w:rPr>
          <w:t>G_TSE</w:t>
        </w:r>
        <w:r w:rsidR="00CE7795">
          <w:rPr>
            <w:webHidden/>
          </w:rPr>
          <w:tab/>
        </w:r>
        <w:r w:rsidR="00CE7795">
          <w:rPr>
            <w:webHidden/>
          </w:rPr>
          <w:fldChar w:fldCharType="begin"/>
        </w:r>
        <w:r w:rsidR="00CE7795">
          <w:rPr>
            <w:webHidden/>
          </w:rPr>
          <w:instrText xml:space="preserve"> PAGEREF _Toc226564495 \h </w:instrText>
        </w:r>
        <w:r w:rsidR="00CE7795">
          <w:rPr>
            <w:webHidden/>
          </w:rPr>
        </w:r>
        <w:r w:rsidR="00CE7795">
          <w:rPr>
            <w:webHidden/>
          </w:rPr>
          <w:fldChar w:fldCharType="separate"/>
        </w:r>
        <w:r w:rsidR="00CE7795">
          <w:rPr>
            <w:webHidden/>
          </w:rPr>
          <w:t>139</w:t>
        </w:r>
        <w:r w:rsidR="00CE7795">
          <w:rPr>
            <w:webHidden/>
          </w:rPr>
          <w:fldChar w:fldCharType="end"/>
        </w:r>
      </w:hyperlink>
    </w:p>
    <w:p w14:paraId="209FE3A5" w14:textId="77777777" w:rsidR="00CE7795" w:rsidRDefault="00000000">
      <w:pPr>
        <w:pStyle w:val="43"/>
        <w:rPr>
          <w:rFonts w:asciiTheme="minorHAnsi" w:eastAsiaTheme="minorEastAsia" w:hAnsiTheme="minorHAnsi" w:cstheme="minorBidi"/>
          <w:noProof/>
          <w:sz w:val="22"/>
          <w:szCs w:val="22"/>
        </w:rPr>
      </w:pPr>
      <w:hyperlink w:anchor="_Toc226564496" w:history="1">
        <w:r w:rsidR="00CE7795" w:rsidRPr="007D2302">
          <w:rPr>
            <w:rStyle w:val="ad"/>
            <w:noProof/>
            <w:highlight w:val="cyan"/>
          </w:rPr>
          <w:t>2.1.2.16.</w:t>
        </w:r>
        <w:r w:rsidR="00CE7795">
          <w:rPr>
            <w:rFonts w:asciiTheme="minorHAnsi" w:eastAsiaTheme="minorEastAsia" w:hAnsiTheme="minorHAnsi" w:cstheme="minorBidi"/>
            <w:noProof/>
            <w:sz w:val="22"/>
            <w:szCs w:val="22"/>
          </w:rPr>
          <w:tab/>
        </w:r>
        <w:r w:rsidR="00CE7795" w:rsidRPr="007D2302">
          <w:rPr>
            <w:rStyle w:val="ad"/>
            <w:noProof/>
            <w:highlight w:val="cyan"/>
          </w:rPr>
          <w:t>«Поручение о перечислении на счет» PUDS_PPS_NPS</w:t>
        </w:r>
        <w:r w:rsidR="00CE7795">
          <w:rPr>
            <w:noProof/>
            <w:webHidden/>
          </w:rPr>
          <w:tab/>
        </w:r>
        <w:r w:rsidR="00CE7795">
          <w:rPr>
            <w:noProof/>
            <w:webHidden/>
          </w:rPr>
          <w:fldChar w:fldCharType="begin"/>
        </w:r>
        <w:r w:rsidR="00CE7795">
          <w:rPr>
            <w:noProof/>
            <w:webHidden/>
          </w:rPr>
          <w:instrText xml:space="preserve"> PAGEREF _Toc226564496 \h </w:instrText>
        </w:r>
        <w:r w:rsidR="00CE7795">
          <w:rPr>
            <w:noProof/>
            <w:webHidden/>
          </w:rPr>
        </w:r>
        <w:r w:rsidR="00CE7795">
          <w:rPr>
            <w:noProof/>
            <w:webHidden/>
          </w:rPr>
          <w:fldChar w:fldCharType="separate"/>
        </w:r>
        <w:r w:rsidR="00CE7795">
          <w:rPr>
            <w:noProof/>
            <w:webHidden/>
          </w:rPr>
          <w:t>141</w:t>
        </w:r>
        <w:r w:rsidR="00CE7795">
          <w:rPr>
            <w:noProof/>
            <w:webHidden/>
          </w:rPr>
          <w:fldChar w:fldCharType="end"/>
        </w:r>
      </w:hyperlink>
    </w:p>
    <w:p w14:paraId="30ECF594" w14:textId="77777777" w:rsidR="00CE7795" w:rsidRDefault="00000000">
      <w:pPr>
        <w:pStyle w:val="53"/>
        <w:rPr>
          <w:rFonts w:asciiTheme="minorHAnsi" w:eastAsiaTheme="minorEastAsia" w:hAnsiTheme="minorHAnsi" w:cstheme="minorBidi"/>
          <w:sz w:val="22"/>
          <w:szCs w:val="22"/>
        </w:rPr>
      </w:pPr>
      <w:hyperlink w:anchor="_Toc226564497" w:history="1">
        <w:r w:rsidR="00CE7795" w:rsidRPr="007D2302">
          <w:rPr>
            <w:rStyle w:val="ad"/>
            <w:highlight w:val="cyan"/>
          </w:rPr>
          <w:t>2.1.2.16.1.</w:t>
        </w:r>
        <w:r w:rsidR="00CE7795">
          <w:rPr>
            <w:rFonts w:asciiTheme="minorHAnsi" w:eastAsiaTheme="minorEastAsia" w:hAnsiTheme="minorHAnsi" w:cstheme="minorBidi"/>
            <w:sz w:val="22"/>
            <w:szCs w:val="22"/>
          </w:rPr>
          <w:tab/>
        </w:r>
        <w:r w:rsidR="00CE7795" w:rsidRPr="007D2302">
          <w:rPr>
            <w:rStyle w:val="ad"/>
            <w:highlight w:val="cyan"/>
          </w:rPr>
          <w:t>Перечень параметров тела запроса (Document) по документу «Поручение о перечислении на счет» PUDS_PPS_NPS</w:t>
        </w:r>
        <w:r w:rsidR="00CE7795">
          <w:rPr>
            <w:webHidden/>
          </w:rPr>
          <w:tab/>
        </w:r>
        <w:r w:rsidR="00CE7795">
          <w:rPr>
            <w:webHidden/>
          </w:rPr>
          <w:fldChar w:fldCharType="begin"/>
        </w:r>
        <w:r w:rsidR="00CE7795">
          <w:rPr>
            <w:webHidden/>
          </w:rPr>
          <w:instrText xml:space="preserve"> PAGEREF _Toc226564497 \h </w:instrText>
        </w:r>
        <w:r w:rsidR="00CE7795">
          <w:rPr>
            <w:webHidden/>
          </w:rPr>
        </w:r>
        <w:r w:rsidR="00CE7795">
          <w:rPr>
            <w:webHidden/>
          </w:rPr>
          <w:fldChar w:fldCharType="separate"/>
        </w:r>
        <w:r w:rsidR="00CE7795">
          <w:rPr>
            <w:webHidden/>
          </w:rPr>
          <w:t>141</w:t>
        </w:r>
        <w:r w:rsidR="00CE7795">
          <w:rPr>
            <w:webHidden/>
          </w:rPr>
          <w:fldChar w:fldCharType="end"/>
        </w:r>
      </w:hyperlink>
    </w:p>
    <w:p w14:paraId="0D95F0EE" w14:textId="77777777" w:rsidR="00CE7795" w:rsidRDefault="00000000">
      <w:pPr>
        <w:pStyle w:val="53"/>
        <w:rPr>
          <w:rFonts w:asciiTheme="minorHAnsi" w:eastAsiaTheme="minorEastAsia" w:hAnsiTheme="minorHAnsi" w:cstheme="minorBidi"/>
          <w:sz w:val="22"/>
          <w:szCs w:val="22"/>
        </w:rPr>
      </w:pPr>
      <w:hyperlink w:anchor="_Toc226564498" w:history="1">
        <w:r w:rsidR="00CE7795" w:rsidRPr="007D2302">
          <w:rPr>
            <w:rStyle w:val="ad"/>
          </w:rPr>
          <w:t>2.1.2.16.2.</w:t>
        </w:r>
        <w:r w:rsidR="00CE7795">
          <w:rPr>
            <w:rFonts w:asciiTheme="minorHAnsi" w:eastAsiaTheme="minorEastAsia" w:hAnsiTheme="minorHAnsi" w:cstheme="minorBidi"/>
            <w:sz w:val="22"/>
            <w:szCs w:val="22"/>
          </w:rPr>
          <w:tab/>
        </w:r>
        <w:r w:rsidR="00CE7795" w:rsidRPr="007D2302">
          <w:rPr>
            <w:rStyle w:val="ad"/>
            <w:highlight w:val="cyan"/>
          </w:rPr>
          <w:t>Пример запроса по документу «Поручение о перечислении на счет» PUDS_PPS_NPS</w:t>
        </w:r>
        <w:r w:rsidR="00CE7795">
          <w:rPr>
            <w:webHidden/>
          </w:rPr>
          <w:tab/>
        </w:r>
        <w:r w:rsidR="00CE7795">
          <w:rPr>
            <w:webHidden/>
          </w:rPr>
          <w:fldChar w:fldCharType="begin"/>
        </w:r>
        <w:r w:rsidR="00CE7795">
          <w:rPr>
            <w:webHidden/>
          </w:rPr>
          <w:instrText xml:space="preserve"> PAGEREF _Toc226564498 \h </w:instrText>
        </w:r>
        <w:r w:rsidR="00CE7795">
          <w:rPr>
            <w:webHidden/>
          </w:rPr>
        </w:r>
        <w:r w:rsidR="00CE7795">
          <w:rPr>
            <w:webHidden/>
          </w:rPr>
          <w:fldChar w:fldCharType="separate"/>
        </w:r>
        <w:r w:rsidR="00CE7795">
          <w:rPr>
            <w:webHidden/>
          </w:rPr>
          <w:t>145</w:t>
        </w:r>
        <w:r w:rsidR="00CE7795">
          <w:rPr>
            <w:webHidden/>
          </w:rPr>
          <w:fldChar w:fldCharType="end"/>
        </w:r>
      </w:hyperlink>
    </w:p>
    <w:p w14:paraId="4C489CD9" w14:textId="77777777" w:rsidR="00CE7795" w:rsidRDefault="00000000">
      <w:pPr>
        <w:pStyle w:val="43"/>
        <w:rPr>
          <w:rFonts w:asciiTheme="minorHAnsi" w:eastAsiaTheme="minorEastAsia" w:hAnsiTheme="minorHAnsi" w:cstheme="minorBidi"/>
          <w:noProof/>
          <w:sz w:val="22"/>
          <w:szCs w:val="22"/>
        </w:rPr>
      </w:pPr>
      <w:hyperlink w:anchor="_Toc226564499" w:history="1">
        <w:r w:rsidR="00CE7795" w:rsidRPr="007D2302">
          <w:rPr>
            <w:rStyle w:val="ad"/>
            <w:noProof/>
            <w:highlight w:val="cyan"/>
          </w:rPr>
          <w:t>2.1.2.17.</w:t>
        </w:r>
        <w:r w:rsidR="00CE7795">
          <w:rPr>
            <w:rFonts w:asciiTheme="minorHAnsi" w:eastAsiaTheme="minorEastAsia" w:hAnsiTheme="minorHAnsi" w:cstheme="minorBidi"/>
            <w:noProof/>
            <w:sz w:val="22"/>
            <w:szCs w:val="22"/>
          </w:rPr>
          <w:tab/>
        </w:r>
        <w:r w:rsidR="00CE7795" w:rsidRPr="007D2302">
          <w:rPr>
            <w:rStyle w:val="ad"/>
            <w:noProof/>
            <w:highlight w:val="cyan"/>
          </w:rPr>
          <w:t>«Платежное поручение» PUDS_PP_NPS</w:t>
        </w:r>
        <w:r w:rsidR="00CE7795">
          <w:rPr>
            <w:noProof/>
            <w:webHidden/>
          </w:rPr>
          <w:tab/>
        </w:r>
        <w:r w:rsidR="00CE7795">
          <w:rPr>
            <w:noProof/>
            <w:webHidden/>
          </w:rPr>
          <w:fldChar w:fldCharType="begin"/>
        </w:r>
        <w:r w:rsidR="00CE7795">
          <w:rPr>
            <w:noProof/>
            <w:webHidden/>
          </w:rPr>
          <w:instrText xml:space="preserve"> PAGEREF _Toc226564499 \h </w:instrText>
        </w:r>
        <w:r w:rsidR="00CE7795">
          <w:rPr>
            <w:noProof/>
            <w:webHidden/>
          </w:rPr>
        </w:r>
        <w:r w:rsidR="00CE7795">
          <w:rPr>
            <w:noProof/>
            <w:webHidden/>
          </w:rPr>
          <w:fldChar w:fldCharType="separate"/>
        </w:r>
        <w:r w:rsidR="00CE7795">
          <w:rPr>
            <w:noProof/>
            <w:webHidden/>
          </w:rPr>
          <w:t>147</w:t>
        </w:r>
        <w:r w:rsidR="00CE7795">
          <w:rPr>
            <w:noProof/>
            <w:webHidden/>
          </w:rPr>
          <w:fldChar w:fldCharType="end"/>
        </w:r>
      </w:hyperlink>
    </w:p>
    <w:p w14:paraId="18B60820" w14:textId="77777777" w:rsidR="00CE7795" w:rsidRDefault="00000000">
      <w:pPr>
        <w:pStyle w:val="53"/>
        <w:rPr>
          <w:rFonts w:asciiTheme="minorHAnsi" w:eastAsiaTheme="minorEastAsia" w:hAnsiTheme="minorHAnsi" w:cstheme="minorBidi"/>
          <w:sz w:val="22"/>
          <w:szCs w:val="22"/>
        </w:rPr>
      </w:pPr>
      <w:hyperlink w:anchor="_Toc226564500" w:history="1">
        <w:r w:rsidR="00CE7795" w:rsidRPr="007D2302">
          <w:rPr>
            <w:rStyle w:val="ad"/>
            <w:highlight w:val="cyan"/>
          </w:rPr>
          <w:t>2.1.2.17.1.</w:t>
        </w:r>
        <w:r w:rsidR="00CE7795">
          <w:rPr>
            <w:rFonts w:asciiTheme="minorHAnsi" w:eastAsiaTheme="minorEastAsia" w:hAnsiTheme="minorHAnsi" w:cstheme="minorBidi"/>
            <w:sz w:val="22"/>
            <w:szCs w:val="22"/>
          </w:rPr>
          <w:tab/>
        </w:r>
        <w:r w:rsidR="00CE7795" w:rsidRPr="007D2302">
          <w:rPr>
            <w:rStyle w:val="ad"/>
            <w:highlight w:val="cyan"/>
          </w:rPr>
          <w:t>Перечень параметров тела запроса (Document) по документу «Платежное поручение» PUDS_PP_NPS</w:t>
        </w:r>
        <w:r w:rsidR="00CE7795">
          <w:rPr>
            <w:webHidden/>
          </w:rPr>
          <w:tab/>
        </w:r>
        <w:r w:rsidR="00CE7795">
          <w:rPr>
            <w:webHidden/>
          </w:rPr>
          <w:fldChar w:fldCharType="begin"/>
        </w:r>
        <w:r w:rsidR="00CE7795">
          <w:rPr>
            <w:webHidden/>
          </w:rPr>
          <w:instrText xml:space="preserve"> PAGEREF _Toc226564500 \h </w:instrText>
        </w:r>
        <w:r w:rsidR="00CE7795">
          <w:rPr>
            <w:webHidden/>
          </w:rPr>
        </w:r>
        <w:r w:rsidR="00CE7795">
          <w:rPr>
            <w:webHidden/>
          </w:rPr>
          <w:fldChar w:fldCharType="separate"/>
        </w:r>
        <w:r w:rsidR="00CE7795">
          <w:rPr>
            <w:webHidden/>
          </w:rPr>
          <w:t>147</w:t>
        </w:r>
        <w:r w:rsidR="00CE7795">
          <w:rPr>
            <w:webHidden/>
          </w:rPr>
          <w:fldChar w:fldCharType="end"/>
        </w:r>
      </w:hyperlink>
    </w:p>
    <w:p w14:paraId="1A627E8E" w14:textId="77777777" w:rsidR="00CE7795" w:rsidRDefault="00000000">
      <w:pPr>
        <w:pStyle w:val="53"/>
        <w:rPr>
          <w:rFonts w:asciiTheme="minorHAnsi" w:eastAsiaTheme="minorEastAsia" w:hAnsiTheme="minorHAnsi" w:cstheme="minorBidi"/>
          <w:sz w:val="22"/>
          <w:szCs w:val="22"/>
        </w:rPr>
      </w:pPr>
      <w:hyperlink w:anchor="_Toc226564501" w:history="1">
        <w:r w:rsidR="00CE7795" w:rsidRPr="007D2302">
          <w:rPr>
            <w:rStyle w:val="ad"/>
          </w:rPr>
          <w:t>2.1.2.17.2.</w:t>
        </w:r>
        <w:r w:rsidR="00CE7795">
          <w:rPr>
            <w:rFonts w:asciiTheme="minorHAnsi" w:eastAsiaTheme="minorEastAsia" w:hAnsiTheme="minorHAnsi" w:cstheme="minorBidi"/>
            <w:sz w:val="22"/>
            <w:szCs w:val="22"/>
          </w:rPr>
          <w:tab/>
        </w:r>
        <w:r w:rsidR="00CE7795" w:rsidRPr="007D2302">
          <w:rPr>
            <w:rStyle w:val="ad"/>
            <w:highlight w:val="cyan"/>
          </w:rPr>
          <w:t>Пример запроса по документу «Платежное поручение» PUDS_PP_NPS</w:t>
        </w:r>
        <w:r w:rsidR="00CE7795">
          <w:rPr>
            <w:webHidden/>
          </w:rPr>
          <w:tab/>
        </w:r>
        <w:r w:rsidR="00CE7795">
          <w:rPr>
            <w:webHidden/>
          </w:rPr>
          <w:fldChar w:fldCharType="begin"/>
        </w:r>
        <w:r w:rsidR="00CE7795">
          <w:rPr>
            <w:webHidden/>
          </w:rPr>
          <w:instrText xml:space="preserve"> PAGEREF _Toc226564501 \h </w:instrText>
        </w:r>
        <w:r w:rsidR="00CE7795">
          <w:rPr>
            <w:webHidden/>
          </w:rPr>
        </w:r>
        <w:r w:rsidR="00CE7795">
          <w:rPr>
            <w:webHidden/>
          </w:rPr>
          <w:fldChar w:fldCharType="separate"/>
        </w:r>
        <w:r w:rsidR="00CE7795">
          <w:rPr>
            <w:webHidden/>
          </w:rPr>
          <w:t>148</w:t>
        </w:r>
        <w:r w:rsidR="00CE7795">
          <w:rPr>
            <w:webHidden/>
          </w:rPr>
          <w:fldChar w:fldCharType="end"/>
        </w:r>
      </w:hyperlink>
    </w:p>
    <w:p w14:paraId="4F9DD9A3" w14:textId="77777777" w:rsidR="00CE7795" w:rsidRDefault="00000000">
      <w:pPr>
        <w:pStyle w:val="34"/>
        <w:rPr>
          <w:rFonts w:asciiTheme="minorHAnsi" w:eastAsiaTheme="minorEastAsia" w:hAnsiTheme="minorHAnsi" w:cstheme="minorBidi"/>
          <w:bCs w:val="0"/>
          <w:iCs w:val="0"/>
          <w:sz w:val="22"/>
          <w:szCs w:val="22"/>
        </w:rPr>
      </w:pPr>
      <w:hyperlink w:anchor="_Toc226564502" w:history="1">
        <w:r w:rsidR="00CE7795" w:rsidRPr="007D2302">
          <w:rPr>
            <w:rStyle w:val="ad"/>
          </w:rPr>
          <w:t>2.1.3.</w:t>
        </w:r>
        <w:r w:rsidR="00CE7795">
          <w:rPr>
            <w:rFonts w:asciiTheme="minorHAnsi" w:eastAsiaTheme="minorEastAsia" w:hAnsiTheme="minorHAnsi" w:cstheme="minorBidi"/>
            <w:bCs w:val="0"/>
            <w:iCs w:val="0"/>
            <w:sz w:val="22"/>
            <w:szCs w:val="22"/>
          </w:rPr>
          <w:tab/>
        </w:r>
        <w:r w:rsidR="00CE7795" w:rsidRPr="007D2302">
          <w:rPr>
            <w:rStyle w:val="ad"/>
          </w:rPr>
          <w:t xml:space="preserve">Перечень параметров тела запроса (Document) в </w:t>
        </w:r>
        <w:r w:rsidR="00CE7795" w:rsidRPr="007D2302">
          <w:rPr>
            <w:rStyle w:val="ad"/>
            <w:lang w:val="en-US"/>
          </w:rPr>
          <w:t>SVAP</w:t>
        </w:r>
        <w:r w:rsidR="00CE7795" w:rsidRPr="007D2302">
          <w:rPr>
            <w:rStyle w:val="ad"/>
          </w:rPr>
          <w:t xml:space="preserve"> ФБ (СПС) по документам</w:t>
        </w:r>
        <w:r w:rsidR="00CE7795">
          <w:rPr>
            <w:webHidden/>
          </w:rPr>
          <w:tab/>
        </w:r>
        <w:r w:rsidR="00CE7795">
          <w:rPr>
            <w:webHidden/>
          </w:rPr>
          <w:fldChar w:fldCharType="begin"/>
        </w:r>
        <w:r w:rsidR="00CE7795">
          <w:rPr>
            <w:webHidden/>
          </w:rPr>
          <w:instrText xml:space="preserve"> PAGEREF _Toc226564502 \h </w:instrText>
        </w:r>
        <w:r w:rsidR="00CE7795">
          <w:rPr>
            <w:webHidden/>
          </w:rPr>
        </w:r>
        <w:r w:rsidR="00CE7795">
          <w:rPr>
            <w:webHidden/>
          </w:rPr>
          <w:fldChar w:fldCharType="separate"/>
        </w:r>
        <w:r w:rsidR="00CE7795">
          <w:rPr>
            <w:webHidden/>
          </w:rPr>
          <w:t>150</w:t>
        </w:r>
        <w:r w:rsidR="00CE7795">
          <w:rPr>
            <w:webHidden/>
          </w:rPr>
          <w:fldChar w:fldCharType="end"/>
        </w:r>
      </w:hyperlink>
    </w:p>
    <w:p w14:paraId="75B32A10" w14:textId="77777777" w:rsidR="00CE7795" w:rsidRDefault="00000000">
      <w:pPr>
        <w:pStyle w:val="43"/>
        <w:rPr>
          <w:rFonts w:asciiTheme="minorHAnsi" w:eastAsiaTheme="minorEastAsia" w:hAnsiTheme="minorHAnsi" w:cstheme="minorBidi"/>
          <w:noProof/>
          <w:sz w:val="22"/>
          <w:szCs w:val="22"/>
        </w:rPr>
      </w:pPr>
      <w:hyperlink w:anchor="_Toc226564503" w:history="1">
        <w:r w:rsidR="00CE7795" w:rsidRPr="007D2302">
          <w:rPr>
            <w:rStyle w:val="ad"/>
            <w:noProof/>
          </w:rPr>
          <w:t>2.1.3.1.</w:t>
        </w:r>
        <w:r w:rsidR="00CE7795">
          <w:rPr>
            <w:rFonts w:asciiTheme="minorHAnsi" w:eastAsiaTheme="minorEastAsia" w:hAnsiTheme="minorHAnsi" w:cstheme="minorBidi"/>
            <w:noProof/>
            <w:sz w:val="22"/>
            <w:szCs w:val="22"/>
          </w:rPr>
          <w:tab/>
        </w:r>
        <w:r w:rsidR="00CE7795" w:rsidRPr="007D2302">
          <w:rPr>
            <w:rStyle w:val="ad"/>
            <w:noProof/>
          </w:rPr>
          <w:t>«Заявление на исполнение Казначейского обеспечения обязательств» (ф. 0506109) TSE_0506109_D033</w:t>
        </w:r>
        <w:r w:rsidR="00CE7795">
          <w:rPr>
            <w:noProof/>
            <w:webHidden/>
          </w:rPr>
          <w:tab/>
        </w:r>
        <w:r w:rsidR="00CE7795">
          <w:rPr>
            <w:noProof/>
            <w:webHidden/>
          </w:rPr>
          <w:fldChar w:fldCharType="begin"/>
        </w:r>
        <w:r w:rsidR="00CE7795">
          <w:rPr>
            <w:noProof/>
            <w:webHidden/>
          </w:rPr>
          <w:instrText xml:space="preserve"> PAGEREF _Toc226564503 \h </w:instrText>
        </w:r>
        <w:r w:rsidR="00CE7795">
          <w:rPr>
            <w:noProof/>
            <w:webHidden/>
          </w:rPr>
        </w:r>
        <w:r w:rsidR="00CE7795">
          <w:rPr>
            <w:noProof/>
            <w:webHidden/>
          </w:rPr>
          <w:fldChar w:fldCharType="separate"/>
        </w:r>
        <w:r w:rsidR="00CE7795">
          <w:rPr>
            <w:noProof/>
            <w:webHidden/>
          </w:rPr>
          <w:t>150</w:t>
        </w:r>
        <w:r w:rsidR="00CE7795">
          <w:rPr>
            <w:noProof/>
            <w:webHidden/>
          </w:rPr>
          <w:fldChar w:fldCharType="end"/>
        </w:r>
      </w:hyperlink>
    </w:p>
    <w:p w14:paraId="75619E92" w14:textId="77777777" w:rsidR="00CE7795" w:rsidRDefault="00000000">
      <w:pPr>
        <w:pStyle w:val="53"/>
        <w:rPr>
          <w:rFonts w:asciiTheme="minorHAnsi" w:eastAsiaTheme="minorEastAsia" w:hAnsiTheme="minorHAnsi" w:cstheme="minorBidi"/>
          <w:sz w:val="22"/>
          <w:szCs w:val="22"/>
        </w:rPr>
      </w:pPr>
      <w:hyperlink w:anchor="_Toc226564504" w:history="1">
        <w:r w:rsidR="00CE7795" w:rsidRPr="007D2302">
          <w:rPr>
            <w:rStyle w:val="ad"/>
          </w:rPr>
          <w:t>2.1.3.1.1.</w:t>
        </w:r>
        <w:r w:rsidR="00CE7795">
          <w:rPr>
            <w:rFonts w:asciiTheme="minorHAnsi" w:eastAsiaTheme="minorEastAsia" w:hAnsiTheme="minorHAnsi" w:cstheme="minorBidi"/>
            <w:sz w:val="22"/>
            <w:szCs w:val="22"/>
          </w:rPr>
          <w:tab/>
        </w:r>
        <w:r w:rsidR="00CE7795" w:rsidRPr="007D2302">
          <w:rPr>
            <w:rStyle w:val="ad"/>
          </w:rPr>
          <w:t>Перечень параметров тела запроса (Document) по документу «Заявление на исполнение Казначейского обеспечения обязательств» (ф. 0506109) TSE_0506109_D033</w:t>
        </w:r>
        <w:r w:rsidR="00CE7795">
          <w:rPr>
            <w:webHidden/>
          </w:rPr>
          <w:tab/>
        </w:r>
        <w:r w:rsidR="00CE7795">
          <w:rPr>
            <w:webHidden/>
          </w:rPr>
          <w:fldChar w:fldCharType="begin"/>
        </w:r>
        <w:r w:rsidR="00CE7795">
          <w:rPr>
            <w:webHidden/>
          </w:rPr>
          <w:instrText xml:space="preserve"> PAGEREF _Toc226564504 \h </w:instrText>
        </w:r>
        <w:r w:rsidR="00CE7795">
          <w:rPr>
            <w:webHidden/>
          </w:rPr>
        </w:r>
        <w:r w:rsidR="00CE7795">
          <w:rPr>
            <w:webHidden/>
          </w:rPr>
          <w:fldChar w:fldCharType="separate"/>
        </w:r>
        <w:r w:rsidR="00CE7795">
          <w:rPr>
            <w:webHidden/>
          </w:rPr>
          <w:t>150</w:t>
        </w:r>
        <w:r w:rsidR="00CE7795">
          <w:rPr>
            <w:webHidden/>
          </w:rPr>
          <w:fldChar w:fldCharType="end"/>
        </w:r>
      </w:hyperlink>
    </w:p>
    <w:p w14:paraId="3D0D437F" w14:textId="77777777" w:rsidR="00CE7795" w:rsidRDefault="00000000">
      <w:pPr>
        <w:pStyle w:val="53"/>
        <w:rPr>
          <w:rFonts w:asciiTheme="minorHAnsi" w:eastAsiaTheme="minorEastAsia" w:hAnsiTheme="minorHAnsi" w:cstheme="minorBidi"/>
          <w:sz w:val="22"/>
          <w:szCs w:val="22"/>
        </w:rPr>
      </w:pPr>
      <w:hyperlink w:anchor="_Toc226564505" w:history="1">
        <w:r w:rsidR="00CE7795" w:rsidRPr="007D2302">
          <w:rPr>
            <w:rStyle w:val="ad"/>
          </w:rPr>
          <w:t>2.1.3.1.2.</w:t>
        </w:r>
        <w:r w:rsidR="00CE7795">
          <w:rPr>
            <w:rFonts w:asciiTheme="minorHAnsi" w:eastAsiaTheme="minorEastAsia" w:hAnsiTheme="minorHAnsi" w:cstheme="minorBidi"/>
            <w:sz w:val="22"/>
            <w:szCs w:val="22"/>
          </w:rPr>
          <w:tab/>
        </w:r>
        <w:r w:rsidR="00CE7795" w:rsidRPr="007D2302">
          <w:rPr>
            <w:rStyle w:val="ad"/>
          </w:rPr>
          <w:t>Пример запроса по документу «Заявление на исполнение Казначейского обеспечения обязательств» (ф. 0506109) TSE_0506109_D033</w:t>
        </w:r>
        <w:r w:rsidR="00CE7795">
          <w:rPr>
            <w:webHidden/>
          </w:rPr>
          <w:tab/>
        </w:r>
        <w:r w:rsidR="00CE7795">
          <w:rPr>
            <w:webHidden/>
          </w:rPr>
          <w:fldChar w:fldCharType="begin"/>
        </w:r>
        <w:r w:rsidR="00CE7795">
          <w:rPr>
            <w:webHidden/>
          </w:rPr>
          <w:instrText xml:space="preserve"> PAGEREF _Toc226564505 \h </w:instrText>
        </w:r>
        <w:r w:rsidR="00CE7795">
          <w:rPr>
            <w:webHidden/>
          </w:rPr>
        </w:r>
        <w:r w:rsidR="00CE7795">
          <w:rPr>
            <w:webHidden/>
          </w:rPr>
          <w:fldChar w:fldCharType="separate"/>
        </w:r>
        <w:r w:rsidR="00CE7795">
          <w:rPr>
            <w:webHidden/>
          </w:rPr>
          <w:t>152</w:t>
        </w:r>
        <w:r w:rsidR="00CE7795">
          <w:rPr>
            <w:webHidden/>
          </w:rPr>
          <w:fldChar w:fldCharType="end"/>
        </w:r>
      </w:hyperlink>
    </w:p>
    <w:p w14:paraId="40E32DBD" w14:textId="77777777" w:rsidR="00CE7795" w:rsidRDefault="00000000">
      <w:pPr>
        <w:pStyle w:val="43"/>
        <w:rPr>
          <w:rFonts w:asciiTheme="minorHAnsi" w:eastAsiaTheme="minorEastAsia" w:hAnsiTheme="minorHAnsi" w:cstheme="minorBidi"/>
          <w:noProof/>
          <w:sz w:val="22"/>
          <w:szCs w:val="22"/>
        </w:rPr>
      </w:pPr>
      <w:hyperlink w:anchor="_Toc226564506" w:history="1">
        <w:r w:rsidR="00CE7795" w:rsidRPr="007D2302">
          <w:rPr>
            <w:rStyle w:val="ad"/>
            <w:noProof/>
          </w:rPr>
          <w:t>2.1.3.2.</w:t>
        </w:r>
        <w:r w:rsidR="00CE7795">
          <w:rPr>
            <w:rFonts w:asciiTheme="minorHAnsi" w:eastAsiaTheme="minorEastAsia" w:hAnsiTheme="minorHAnsi" w:cstheme="minorBidi"/>
            <w:noProof/>
            <w:sz w:val="22"/>
            <w:szCs w:val="22"/>
          </w:rPr>
          <w:tab/>
        </w:r>
        <w:r w:rsidR="00CE7795" w:rsidRPr="007D2302">
          <w:rPr>
            <w:rStyle w:val="ad"/>
            <w:noProof/>
          </w:rPr>
          <w:t>«Поручение о перечислении на счет исходящее» TSE_TransOrderAcc_D091</w:t>
        </w:r>
        <w:r w:rsidR="00CE7795">
          <w:rPr>
            <w:noProof/>
            <w:webHidden/>
          </w:rPr>
          <w:tab/>
        </w:r>
        <w:r w:rsidR="00CE7795">
          <w:rPr>
            <w:noProof/>
            <w:webHidden/>
          </w:rPr>
          <w:fldChar w:fldCharType="begin"/>
        </w:r>
        <w:r w:rsidR="00CE7795">
          <w:rPr>
            <w:noProof/>
            <w:webHidden/>
          </w:rPr>
          <w:instrText xml:space="preserve"> PAGEREF _Toc226564506 \h </w:instrText>
        </w:r>
        <w:r w:rsidR="00CE7795">
          <w:rPr>
            <w:noProof/>
            <w:webHidden/>
          </w:rPr>
        </w:r>
        <w:r w:rsidR="00CE7795">
          <w:rPr>
            <w:noProof/>
            <w:webHidden/>
          </w:rPr>
          <w:fldChar w:fldCharType="separate"/>
        </w:r>
        <w:r w:rsidR="00CE7795">
          <w:rPr>
            <w:noProof/>
            <w:webHidden/>
          </w:rPr>
          <w:t>154</w:t>
        </w:r>
        <w:r w:rsidR="00CE7795">
          <w:rPr>
            <w:noProof/>
            <w:webHidden/>
          </w:rPr>
          <w:fldChar w:fldCharType="end"/>
        </w:r>
      </w:hyperlink>
    </w:p>
    <w:p w14:paraId="665E73E4" w14:textId="77777777" w:rsidR="00CE7795" w:rsidRDefault="00000000">
      <w:pPr>
        <w:pStyle w:val="53"/>
        <w:rPr>
          <w:rFonts w:asciiTheme="minorHAnsi" w:eastAsiaTheme="minorEastAsia" w:hAnsiTheme="minorHAnsi" w:cstheme="minorBidi"/>
          <w:sz w:val="22"/>
          <w:szCs w:val="22"/>
        </w:rPr>
      </w:pPr>
      <w:hyperlink w:anchor="_Toc226564507" w:history="1">
        <w:r w:rsidR="00CE7795" w:rsidRPr="007D2302">
          <w:rPr>
            <w:rStyle w:val="ad"/>
          </w:rPr>
          <w:t>2.1.3.2.1.</w:t>
        </w:r>
        <w:r w:rsidR="00CE7795">
          <w:rPr>
            <w:rFonts w:asciiTheme="minorHAnsi" w:eastAsiaTheme="minorEastAsia" w:hAnsiTheme="minorHAnsi" w:cstheme="minorBidi"/>
            <w:sz w:val="22"/>
            <w:szCs w:val="22"/>
          </w:rPr>
          <w:tab/>
        </w:r>
        <w:r w:rsidR="00CE7795" w:rsidRPr="007D2302">
          <w:rPr>
            <w:rStyle w:val="ad"/>
          </w:rPr>
          <w:t>Перечень параметров тела запроса (Document) по документу «Поручение о перечислении на счет исходящее» TSE_TransOrderAcc_D091</w:t>
        </w:r>
        <w:r w:rsidR="00CE7795">
          <w:rPr>
            <w:webHidden/>
          </w:rPr>
          <w:tab/>
        </w:r>
        <w:r w:rsidR="00CE7795">
          <w:rPr>
            <w:webHidden/>
          </w:rPr>
          <w:fldChar w:fldCharType="begin"/>
        </w:r>
        <w:r w:rsidR="00CE7795">
          <w:rPr>
            <w:webHidden/>
          </w:rPr>
          <w:instrText xml:space="preserve"> PAGEREF _Toc226564507 \h </w:instrText>
        </w:r>
        <w:r w:rsidR="00CE7795">
          <w:rPr>
            <w:webHidden/>
          </w:rPr>
        </w:r>
        <w:r w:rsidR="00CE7795">
          <w:rPr>
            <w:webHidden/>
          </w:rPr>
          <w:fldChar w:fldCharType="separate"/>
        </w:r>
        <w:r w:rsidR="00CE7795">
          <w:rPr>
            <w:webHidden/>
          </w:rPr>
          <w:t>154</w:t>
        </w:r>
        <w:r w:rsidR="00CE7795">
          <w:rPr>
            <w:webHidden/>
          </w:rPr>
          <w:fldChar w:fldCharType="end"/>
        </w:r>
      </w:hyperlink>
    </w:p>
    <w:p w14:paraId="5090CF90" w14:textId="77777777" w:rsidR="00CE7795" w:rsidRDefault="00000000">
      <w:pPr>
        <w:pStyle w:val="53"/>
        <w:rPr>
          <w:rFonts w:asciiTheme="minorHAnsi" w:eastAsiaTheme="minorEastAsia" w:hAnsiTheme="minorHAnsi" w:cstheme="minorBidi"/>
          <w:sz w:val="22"/>
          <w:szCs w:val="22"/>
        </w:rPr>
      </w:pPr>
      <w:hyperlink w:anchor="_Toc226564508" w:history="1">
        <w:r w:rsidR="00CE7795" w:rsidRPr="007D2302">
          <w:rPr>
            <w:rStyle w:val="ad"/>
            <w:highlight w:val="yellow"/>
          </w:rPr>
          <w:t>2.1.3.2.2.</w:t>
        </w:r>
        <w:r w:rsidR="00CE7795">
          <w:rPr>
            <w:rFonts w:asciiTheme="minorHAnsi" w:eastAsiaTheme="minorEastAsia" w:hAnsiTheme="minorHAnsi" w:cstheme="minorBidi"/>
            <w:sz w:val="22"/>
            <w:szCs w:val="22"/>
          </w:rPr>
          <w:tab/>
        </w:r>
        <w:r w:rsidR="00CE7795" w:rsidRPr="007D2302">
          <w:rPr>
            <w:rStyle w:val="ad"/>
            <w:highlight w:val="yellow"/>
          </w:rPr>
          <w:t xml:space="preserve">Пример запроса </w:t>
        </w:r>
        <w:r w:rsidR="00CE7795" w:rsidRPr="007D2302">
          <w:rPr>
            <w:rStyle w:val="ad"/>
          </w:rPr>
          <w:t>по документу «Поручение о перечислении на счет исходящее» TSE_TransOrderAcc_D091</w:t>
        </w:r>
        <w:r w:rsidR="00CE7795">
          <w:rPr>
            <w:webHidden/>
          </w:rPr>
          <w:tab/>
        </w:r>
        <w:r w:rsidR="00CE7795">
          <w:rPr>
            <w:webHidden/>
          </w:rPr>
          <w:fldChar w:fldCharType="begin"/>
        </w:r>
        <w:r w:rsidR="00CE7795">
          <w:rPr>
            <w:webHidden/>
          </w:rPr>
          <w:instrText xml:space="preserve"> PAGEREF _Toc226564508 \h </w:instrText>
        </w:r>
        <w:r w:rsidR="00CE7795">
          <w:rPr>
            <w:webHidden/>
          </w:rPr>
        </w:r>
        <w:r w:rsidR="00CE7795">
          <w:rPr>
            <w:webHidden/>
          </w:rPr>
          <w:fldChar w:fldCharType="separate"/>
        </w:r>
        <w:r w:rsidR="00CE7795">
          <w:rPr>
            <w:webHidden/>
          </w:rPr>
          <w:t>162</w:t>
        </w:r>
        <w:r w:rsidR="00CE7795">
          <w:rPr>
            <w:webHidden/>
          </w:rPr>
          <w:fldChar w:fldCharType="end"/>
        </w:r>
      </w:hyperlink>
    </w:p>
    <w:p w14:paraId="5E77AA11" w14:textId="77777777" w:rsidR="00CE7795" w:rsidRDefault="00000000">
      <w:pPr>
        <w:pStyle w:val="11"/>
        <w:tabs>
          <w:tab w:val="left" w:pos="2410"/>
        </w:tabs>
        <w:rPr>
          <w:rFonts w:asciiTheme="minorHAnsi" w:eastAsiaTheme="minorEastAsia" w:hAnsiTheme="minorHAnsi" w:cstheme="minorBidi"/>
          <w:b w:val="0"/>
          <w:bCs w:val="0"/>
          <w:caps w:val="0"/>
          <w:sz w:val="22"/>
          <w:szCs w:val="22"/>
        </w:rPr>
      </w:pPr>
      <w:hyperlink w:anchor="_Toc226564509" w:history="1">
        <w:r w:rsidR="00CE7795" w:rsidRPr="007D2302">
          <w:rPr>
            <w:rStyle w:val="ad"/>
            <w:snapToGrid w:val="0"/>
            <w14:scene3d>
              <w14:camera w14:prst="orthographicFront"/>
              <w14:lightRig w14:rig="threePt" w14:dir="t">
                <w14:rot w14:lat="0" w14:lon="0" w14:rev="0"/>
              </w14:lightRig>
            </w14:scene3d>
          </w:rPr>
          <w:t>Приложение</w:t>
        </w:r>
        <w:r w:rsidR="00CE7795">
          <w:rPr>
            <w:rFonts w:asciiTheme="minorHAnsi" w:eastAsiaTheme="minorEastAsia" w:hAnsiTheme="minorHAnsi" w:cstheme="minorBidi"/>
            <w:b w:val="0"/>
            <w:bCs w:val="0"/>
            <w:caps w:val="0"/>
            <w:sz w:val="22"/>
            <w:szCs w:val="22"/>
          </w:rPr>
          <w:tab/>
        </w:r>
        <w:r w:rsidR="00CE7795" w:rsidRPr="007D2302">
          <w:rPr>
            <w:rStyle w:val="ad"/>
          </w:rPr>
          <w:t>1. ПЕРЕЧЕНЬ АТРИБУТОВ ДОКУМЕНТОВ, ЗАПОЛНЯЕМЫХ В SVAP НПС ПО РЕЗУЛЬТАТАМ ОБРАБОТКИ ЗАПРОСОВ НА ПОДБОР/ СТОРНИРОВАНИЕ / ПЕРЕФОРМИРОВАНИЕ ЗАПИСЕЙ УЧЕТА</w:t>
        </w:r>
        <w:r w:rsidR="00CE7795">
          <w:rPr>
            <w:webHidden/>
          </w:rPr>
          <w:tab/>
        </w:r>
        <w:r w:rsidR="00CE7795">
          <w:rPr>
            <w:webHidden/>
          </w:rPr>
          <w:fldChar w:fldCharType="begin"/>
        </w:r>
        <w:r w:rsidR="00CE7795">
          <w:rPr>
            <w:webHidden/>
          </w:rPr>
          <w:instrText xml:space="preserve"> PAGEREF _Toc226564509 \h </w:instrText>
        </w:r>
        <w:r w:rsidR="00CE7795">
          <w:rPr>
            <w:webHidden/>
          </w:rPr>
        </w:r>
        <w:r w:rsidR="00CE7795">
          <w:rPr>
            <w:webHidden/>
          </w:rPr>
          <w:fldChar w:fldCharType="separate"/>
        </w:r>
        <w:r w:rsidR="00CE7795">
          <w:rPr>
            <w:webHidden/>
          </w:rPr>
          <w:t>164</w:t>
        </w:r>
        <w:r w:rsidR="00CE7795">
          <w:rPr>
            <w:webHidden/>
          </w:rPr>
          <w:fldChar w:fldCharType="end"/>
        </w:r>
      </w:hyperlink>
    </w:p>
    <w:p w14:paraId="2FC43774" w14:textId="77777777" w:rsidR="00CE7795" w:rsidRDefault="00000000">
      <w:pPr>
        <w:pStyle w:val="11"/>
        <w:tabs>
          <w:tab w:val="left" w:pos="2410"/>
        </w:tabs>
        <w:rPr>
          <w:rFonts w:asciiTheme="minorHAnsi" w:eastAsiaTheme="minorEastAsia" w:hAnsiTheme="minorHAnsi" w:cstheme="minorBidi"/>
          <w:b w:val="0"/>
          <w:bCs w:val="0"/>
          <w:caps w:val="0"/>
          <w:sz w:val="22"/>
          <w:szCs w:val="22"/>
        </w:rPr>
      </w:pPr>
      <w:hyperlink w:anchor="_Toc226564510" w:history="1">
        <w:r w:rsidR="00CE7795" w:rsidRPr="007D2302">
          <w:rPr>
            <w:rStyle w:val="ad"/>
            <w:snapToGrid w:val="0"/>
            <w14:scene3d>
              <w14:camera w14:prst="orthographicFront"/>
              <w14:lightRig w14:rig="threePt" w14:dir="t">
                <w14:rot w14:lat="0" w14:lon="0" w14:rev="0"/>
              </w14:lightRig>
            </w14:scene3d>
          </w:rPr>
          <w:t>Приложение</w:t>
        </w:r>
        <w:r w:rsidR="00CE7795">
          <w:rPr>
            <w:rFonts w:asciiTheme="minorHAnsi" w:eastAsiaTheme="minorEastAsia" w:hAnsiTheme="minorHAnsi" w:cstheme="minorBidi"/>
            <w:b w:val="0"/>
            <w:bCs w:val="0"/>
            <w:caps w:val="0"/>
            <w:sz w:val="22"/>
            <w:szCs w:val="22"/>
          </w:rPr>
          <w:tab/>
        </w:r>
        <w:r w:rsidR="00CE7795" w:rsidRPr="007D2302">
          <w:rPr>
            <w:rStyle w:val="ad"/>
          </w:rPr>
          <w:t xml:space="preserve">2. ПЕРЕЧЕНЬ АТРИБУТОВ ДОКУМЕНТОВ, ЗАПОЛНЯЕМЫХ В SVAP ФБ (СПС) ПО РЕЗУЛЬТАТАМ ОБРАБОТКИ </w:t>
        </w:r>
        <w:r w:rsidR="00CE7795" w:rsidRPr="007D2302">
          <w:rPr>
            <w:rStyle w:val="ad"/>
          </w:rPr>
          <w:lastRenderedPageBreak/>
          <w:t>ЗАПРОСОВ НА ПОДБОР/ СТОРНИРОВАНИЕ / ПЕРЕФОРМИРОВАНИЕ ЗАПИСЕЙ УЧЕТА</w:t>
        </w:r>
        <w:r w:rsidR="00CE7795">
          <w:rPr>
            <w:webHidden/>
          </w:rPr>
          <w:tab/>
        </w:r>
        <w:r w:rsidR="00CE7795">
          <w:rPr>
            <w:webHidden/>
          </w:rPr>
          <w:fldChar w:fldCharType="begin"/>
        </w:r>
        <w:r w:rsidR="00CE7795">
          <w:rPr>
            <w:webHidden/>
          </w:rPr>
          <w:instrText xml:space="preserve"> PAGEREF _Toc226564510 \h </w:instrText>
        </w:r>
        <w:r w:rsidR="00CE7795">
          <w:rPr>
            <w:webHidden/>
          </w:rPr>
        </w:r>
        <w:r w:rsidR="00CE7795">
          <w:rPr>
            <w:webHidden/>
          </w:rPr>
          <w:fldChar w:fldCharType="separate"/>
        </w:r>
        <w:r w:rsidR="00CE7795">
          <w:rPr>
            <w:webHidden/>
          </w:rPr>
          <w:t>290</w:t>
        </w:r>
        <w:r w:rsidR="00CE7795">
          <w:rPr>
            <w:webHidden/>
          </w:rPr>
          <w:fldChar w:fldCharType="end"/>
        </w:r>
      </w:hyperlink>
    </w:p>
    <w:p w14:paraId="1590187D" w14:textId="77777777" w:rsidR="00CE7795" w:rsidRDefault="00000000">
      <w:pPr>
        <w:pStyle w:val="11"/>
        <w:rPr>
          <w:rFonts w:asciiTheme="minorHAnsi" w:eastAsiaTheme="minorEastAsia" w:hAnsiTheme="minorHAnsi" w:cstheme="minorBidi"/>
          <w:b w:val="0"/>
          <w:bCs w:val="0"/>
          <w:caps w:val="0"/>
          <w:sz w:val="22"/>
          <w:szCs w:val="22"/>
        </w:rPr>
      </w:pPr>
      <w:hyperlink w:anchor="_Toc226564511" w:history="1">
        <w:r w:rsidR="00CE7795" w:rsidRPr="007D2302">
          <w:rPr>
            <w:rStyle w:val="ad"/>
          </w:rPr>
          <w:t>СОГЛАСОВАНО</w:t>
        </w:r>
        <w:r w:rsidR="00CE7795">
          <w:rPr>
            <w:webHidden/>
          </w:rPr>
          <w:tab/>
        </w:r>
        <w:r w:rsidR="00CE7795">
          <w:rPr>
            <w:webHidden/>
          </w:rPr>
          <w:fldChar w:fldCharType="begin"/>
        </w:r>
        <w:r w:rsidR="00CE7795">
          <w:rPr>
            <w:webHidden/>
          </w:rPr>
          <w:instrText xml:space="preserve"> PAGEREF _Toc226564511 \h </w:instrText>
        </w:r>
        <w:r w:rsidR="00CE7795">
          <w:rPr>
            <w:webHidden/>
          </w:rPr>
        </w:r>
        <w:r w:rsidR="00CE7795">
          <w:rPr>
            <w:webHidden/>
          </w:rPr>
          <w:fldChar w:fldCharType="separate"/>
        </w:r>
        <w:r w:rsidR="00CE7795">
          <w:rPr>
            <w:webHidden/>
          </w:rPr>
          <w:t>299</w:t>
        </w:r>
        <w:r w:rsidR="00CE7795">
          <w:rPr>
            <w:webHidden/>
          </w:rPr>
          <w:fldChar w:fldCharType="end"/>
        </w:r>
      </w:hyperlink>
    </w:p>
    <w:p w14:paraId="5408217D" w14:textId="77777777" w:rsidR="00CE7795" w:rsidRDefault="00000000">
      <w:pPr>
        <w:pStyle w:val="11"/>
        <w:rPr>
          <w:rFonts w:asciiTheme="minorHAnsi" w:eastAsiaTheme="minorEastAsia" w:hAnsiTheme="minorHAnsi" w:cstheme="minorBidi"/>
          <w:b w:val="0"/>
          <w:bCs w:val="0"/>
          <w:caps w:val="0"/>
          <w:sz w:val="22"/>
          <w:szCs w:val="22"/>
        </w:rPr>
      </w:pPr>
      <w:hyperlink w:anchor="_Toc226564512" w:history="1">
        <w:r w:rsidR="00CE7795" w:rsidRPr="007D2302">
          <w:rPr>
            <w:rStyle w:val="ad"/>
          </w:rPr>
          <w:t>ЛИСТ РЕГИСТРАЦИИ ИЗМЕНЕНИЙ</w:t>
        </w:r>
        <w:r w:rsidR="00CE7795">
          <w:rPr>
            <w:webHidden/>
          </w:rPr>
          <w:tab/>
        </w:r>
        <w:r w:rsidR="00CE7795">
          <w:rPr>
            <w:webHidden/>
          </w:rPr>
          <w:fldChar w:fldCharType="begin"/>
        </w:r>
        <w:r w:rsidR="00CE7795">
          <w:rPr>
            <w:webHidden/>
          </w:rPr>
          <w:instrText xml:space="preserve"> PAGEREF _Toc226564512 \h </w:instrText>
        </w:r>
        <w:r w:rsidR="00CE7795">
          <w:rPr>
            <w:webHidden/>
          </w:rPr>
        </w:r>
        <w:r w:rsidR="00CE7795">
          <w:rPr>
            <w:webHidden/>
          </w:rPr>
          <w:fldChar w:fldCharType="separate"/>
        </w:r>
        <w:r w:rsidR="00CE7795">
          <w:rPr>
            <w:webHidden/>
          </w:rPr>
          <w:t>300</w:t>
        </w:r>
        <w:r w:rsidR="00CE7795">
          <w:rPr>
            <w:webHidden/>
          </w:rPr>
          <w:fldChar w:fldCharType="end"/>
        </w:r>
      </w:hyperlink>
    </w:p>
    <w:p w14:paraId="178CA8A6" w14:textId="1E1F8122" w:rsidR="00F87EF1" w:rsidRDefault="00367B7D" w:rsidP="00F87EF1">
      <w:pPr>
        <w:pStyle w:val="11"/>
        <w:rPr>
          <w:b w:val="0"/>
          <w:bCs w:val="0"/>
          <w:caps w:val="0"/>
        </w:rPr>
      </w:pPr>
      <w:r w:rsidRPr="005C6BDA">
        <w:rPr>
          <w:b w:val="0"/>
          <w:bCs w:val="0"/>
          <w:caps w:val="0"/>
        </w:rPr>
        <w:fldChar w:fldCharType="end"/>
      </w:r>
    </w:p>
    <w:p w14:paraId="4CEEF51C" w14:textId="0A2EB436" w:rsidR="00873EA9" w:rsidRPr="005C6BDA" w:rsidRDefault="00873EA9" w:rsidP="00F87EF1">
      <w:pPr>
        <w:pStyle w:val="GOSTReg"/>
      </w:pPr>
      <w:bookmarkStart w:id="10" w:name="_Toc226564442"/>
      <w:r w:rsidRPr="005C6BDA">
        <w:lastRenderedPageBreak/>
        <w:t>Перечень таблиц</w:t>
      </w:r>
      <w:bookmarkEnd w:id="7"/>
      <w:bookmarkEnd w:id="8"/>
      <w:bookmarkEnd w:id="10"/>
    </w:p>
    <w:p w14:paraId="3C604A41" w14:textId="77777777" w:rsidR="00CE7795" w:rsidRDefault="007E6F58">
      <w:pPr>
        <w:pStyle w:val="affff0"/>
        <w:rPr>
          <w:rFonts w:asciiTheme="minorHAnsi" w:eastAsiaTheme="minorEastAsia" w:hAnsiTheme="minorHAnsi" w:cstheme="minorBidi"/>
          <w:sz w:val="22"/>
          <w:szCs w:val="22"/>
        </w:rPr>
      </w:pPr>
      <w:r w:rsidRPr="005C6BDA">
        <w:fldChar w:fldCharType="begin"/>
      </w:r>
      <w:r w:rsidRPr="00B9499D">
        <w:instrText xml:space="preserve"> TOC \h \z \c "Таблица" </w:instrText>
      </w:r>
      <w:r w:rsidRPr="005C6BDA">
        <w:fldChar w:fldCharType="separate"/>
      </w:r>
      <w:hyperlink w:anchor="_Toc226564513" w:history="1">
        <w:r w:rsidR="00CE7795" w:rsidRPr="00593B44">
          <w:rPr>
            <w:rStyle w:val="ad"/>
          </w:rPr>
          <w:t>Таблица </w:t>
        </w:r>
        <w:r w:rsidR="00CE7795">
          <w:rPr>
            <w:rFonts w:asciiTheme="minorHAnsi" w:eastAsiaTheme="minorEastAsia" w:hAnsiTheme="minorHAnsi" w:cstheme="minorBidi"/>
            <w:sz w:val="22"/>
            <w:szCs w:val="22"/>
          </w:rPr>
          <w:tab/>
        </w:r>
        <w:r w:rsidR="00CE7795" w:rsidRPr="00593B44">
          <w:rPr>
            <w:rStyle w:val="ad"/>
          </w:rPr>
          <w:t>1 - Список терминов и сокращений</w:t>
        </w:r>
        <w:r w:rsidR="00CE7795">
          <w:rPr>
            <w:webHidden/>
          </w:rPr>
          <w:tab/>
        </w:r>
        <w:r w:rsidR="00CE7795">
          <w:rPr>
            <w:webHidden/>
          </w:rPr>
          <w:fldChar w:fldCharType="begin"/>
        </w:r>
        <w:r w:rsidR="00CE7795">
          <w:rPr>
            <w:webHidden/>
          </w:rPr>
          <w:instrText xml:space="preserve"> PAGEREF _Toc226564513 \h </w:instrText>
        </w:r>
        <w:r w:rsidR="00CE7795">
          <w:rPr>
            <w:webHidden/>
          </w:rPr>
        </w:r>
        <w:r w:rsidR="00CE7795">
          <w:rPr>
            <w:webHidden/>
          </w:rPr>
          <w:fldChar w:fldCharType="separate"/>
        </w:r>
        <w:r w:rsidR="00CE7795">
          <w:rPr>
            <w:webHidden/>
          </w:rPr>
          <w:t>11</w:t>
        </w:r>
        <w:r w:rsidR="00CE7795">
          <w:rPr>
            <w:webHidden/>
          </w:rPr>
          <w:fldChar w:fldCharType="end"/>
        </w:r>
      </w:hyperlink>
    </w:p>
    <w:p w14:paraId="550D6AD7" w14:textId="77777777" w:rsidR="00CE7795" w:rsidRDefault="00000000">
      <w:pPr>
        <w:pStyle w:val="affff0"/>
        <w:rPr>
          <w:rFonts w:asciiTheme="minorHAnsi" w:eastAsiaTheme="minorEastAsia" w:hAnsiTheme="minorHAnsi" w:cstheme="minorBidi"/>
          <w:sz w:val="22"/>
          <w:szCs w:val="22"/>
        </w:rPr>
      </w:pPr>
      <w:hyperlink w:anchor="_Toc226564514" w:history="1">
        <w:r w:rsidR="00CE7795" w:rsidRPr="00593B44">
          <w:rPr>
            <w:rStyle w:val="ad"/>
          </w:rPr>
          <w:t>Таблица </w:t>
        </w:r>
        <w:r w:rsidR="00CE7795">
          <w:rPr>
            <w:rFonts w:asciiTheme="minorHAnsi" w:eastAsiaTheme="minorEastAsia" w:hAnsiTheme="minorHAnsi" w:cstheme="minorBidi"/>
            <w:sz w:val="22"/>
            <w:szCs w:val="22"/>
          </w:rPr>
          <w:tab/>
        </w:r>
        <w:r w:rsidR="00CE7795" w:rsidRPr="00593B44">
          <w:rPr>
            <w:rStyle w:val="ad"/>
          </w:rPr>
          <w:t>2 - Типы документов</w:t>
        </w:r>
        <w:r w:rsidR="00CE7795">
          <w:rPr>
            <w:webHidden/>
          </w:rPr>
          <w:tab/>
        </w:r>
        <w:r w:rsidR="00CE7795">
          <w:rPr>
            <w:webHidden/>
          </w:rPr>
          <w:fldChar w:fldCharType="begin"/>
        </w:r>
        <w:r w:rsidR="00CE7795">
          <w:rPr>
            <w:webHidden/>
          </w:rPr>
          <w:instrText xml:space="preserve"> PAGEREF _Toc226564514 \h </w:instrText>
        </w:r>
        <w:r w:rsidR="00CE7795">
          <w:rPr>
            <w:webHidden/>
          </w:rPr>
        </w:r>
        <w:r w:rsidR="00CE7795">
          <w:rPr>
            <w:webHidden/>
          </w:rPr>
          <w:fldChar w:fldCharType="separate"/>
        </w:r>
        <w:r w:rsidR="00CE7795">
          <w:rPr>
            <w:webHidden/>
          </w:rPr>
          <w:t>15</w:t>
        </w:r>
        <w:r w:rsidR="00CE7795">
          <w:rPr>
            <w:webHidden/>
          </w:rPr>
          <w:fldChar w:fldCharType="end"/>
        </w:r>
      </w:hyperlink>
    </w:p>
    <w:p w14:paraId="7EC8A207" w14:textId="77777777" w:rsidR="00CE7795" w:rsidRDefault="00000000">
      <w:pPr>
        <w:pStyle w:val="affff0"/>
        <w:rPr>
          <w:rFonts w:asciiTheme="minorHAnsi" w:eastAsiaTheme="minorEastAsia" w:hAnsiTheme="minorHAnsi" w:cstheme="minorBidi"/>
          <w:sz w:val="22"/>
          <w:szCs w:val="22"/>
        </w:rPr>
      </w:pPr>
      <w:hyperlink w:anchor="_Toc226564515" w:history="1">
        <w:r w:rsidR="00CE7795" w:rsidRPr="00593B44">
          <w:rPr>
            <w:rStyle w:val="ad"/>
          </w:rPr>
          <w:t>Таблица </w:t>
        </w:r>
        <w:r w:rsidR="00CE7795">
          <w:rPr>
            <w:rFonts w:asciiTheme="minorHAnsi" w:eastAsiaTheme="minorEastAsia" w:hAnsiTheme="minorHAnsi" w:cstheme="minorBidi"/>
            <w:sz w:val="22"/>
            <w:szCs w:val="22"/>
          </w:rPr>
          <w:tab/>
        </w:r>
        <w:r w:rsidR="00CE7795" w:rsidRPr="00593B44">
          <w:rPr>
            <w:rStyle w:val="ad"/>
          </w:rPr>
          <w:t>3 - Параметры заголовка (header) запроса на подбор / сторнирование / переформирование записей учета</w:t>
        </w:r>
        <w:r w:rsidR="00CE7795">
          <w:rPr>
            <w:webHidden/>
          </w:rPr>
          <w:tab/>
        </w:r>
        <w:r w:rsidR="00CE7795">
          <w:rPr>
            <w:webHidden/>
          </w:rPr>
          <w:fldChar w:fldCharType="begin"/>
        </w:r>
        <w:r w:rsidR="00CE7795">
          <w:rPr>
            <w:webHidden/>
          </w:rPr>
          <w:instrText xml:space="preserve"> PAGEREF _Toc226564515 \h </w:instrText>
        </w:r>
        <w:r w:rsidR="00CE7795">
          <w:rPr>
            <w:webHidden/>
          </w:rPr>
        </w:r>
        <w:r w:rsidR="00CE7795">
          <w:rPr>
            <w:webHidden/>
          </w:rPr>
          <w:fldChar w:fldCharType="separate"/>
        </w:r>
        <w:r w:rsidR="00CE7795">
          <w:rPr>
            <w:webHidden/>
          </w:rPr>
          <w:t>18</w:t>
        </w:r>
        <w:r w:rsidR="00CE7795">
          <w:rPr>
            <w:webHidden/>
          </w:rPr>
          <w:fldChar w:fldCharType="end"/>
        </w:r>
      </w:hyperlink>
    </w:p>
    <w:p w14:paraId="71FCE445" w14:textId="77777777" w:rsidR="00CE7795" w:rsidRDefault="00000000">
      <w:pPr>
        <w:pStyle w:val="affff0"/>
        <w:rPr>
          <w:rFonts w:asciiTheme="minorHAnsi" w:eastAsiaTheme="minorEastAsia" w:hAnsiTheme="minorHAnsi" w:cstheme="minorBidi"/>
          <w:sz w:val="22"/>
          <w:szCs w:val="22"/>
        </w:rPr>
      </w:pPr>
      <w:hyperlink w:anchor="_Toc226564516" w:history="1">
        <w:r w:rsidR="00CE7795" w:rsidRPr="00593B44">
          <w:rPr>
            <w:rStyle w:val="ad"/>
          </w:rPr>
          <w:t>Таблица </w:t>
        </w:r>
        <w:r w:rsidR="00CE7795">
          <w:rPr>
            <w:rFonts w:asciiTheme="minorHAnsi" w:eastAsiaTheme="minorEastAsia" w:hAnsiTheme="minorHAnsi" w:cstheme="minorBidi"/>
            <w:sz w:val="22"/>
            <w:szCs w:val="22"/>
          </w:rPr>
          <w:tab/>
        </w:r>
        <w:r w:rsidR="00CE7795" w:rsidRPr="00593B44">
          <w:rPr>
            <w:rStyle w:val="ad"/>
          </w:rPr>
          <w:t>4 - Параметры тела (Document) запроса на подбор / сторнирование / переформирование записей учета по документу «Заявка на получение денежных средств, перечисляемых на карту» (ф. 0531243) TSE_0531243_D26</w:t>
        </w:r>
        <w:r w:rsidR="00CE7795">
          <w:rPr>
            <w:webHidden/>
          </w:rPr>
          <w:tab/>
        </w:r>
        <w:r w:rsidR="00CE7795">
          <w:rPr>
            <w:webHidden/>
          </w:rPr>
          <w:fldChar w:fldCharType="begin"/>
        </w:r>
        <w:r w:rsidR="00CE7795">
          <w:rPr>
            <w:webHidden/>
          </w:rPr>
          <w:instrText xml:space="preserve"> PAGEREF _Toc226564516 \h </w:instrText>
        </w:r>
        <w:r w:rsidR="00CE7795">
          <w:rPr>
            <w:webHidden/>
          </w:rPr>
        </w:r>
        <w:r w:rsidR="00CE7795">
          <w:rPr>
            <w:webHidden/>
          </w:rPr>
          <w:fldChar w:fldCharType="separate"/>
        </w:r>
        <w:r w:rsidR="00CE7795">
          <w:rPr>
            <w:webHidden/>
          </w:rPr>
          <w:t>22</w:t>
        </w:r>
        <w:r w:rsidR="00CE7795">
          <w:rPr>
            <w:webHidden/>
          </w:rPr>
          <w:fldChar w:fldCharType="end"/>
        </w:r>
      </w:hyperlink>
    </w:p>
    <w:p w14:paraId="0DCE237B" w14:textId="77777777" w:rsidR="00CE7795" w:rsidRDefault="00000000">
      <w:pPr>
        <w:pStyle w:val="affff0"/>
        <w:rPr>
          <w:rFonts w:asciiTheme="minorHAnsi" w:eastAsiaTheme="minorEastAsia" w:hAnsiTheme="minorHAnsi" w:cstheme="minorBidi"/>
          <w:sz w:val="22"/>
          <w:szCs w:val="22"/>
        </w:rPr>
      </w:pPr>
      <w:hyperlink w:anchor="_Toc226564517" w:history="1">
        <w:r w:rsidR="00CE7795" w:rsidRPr="00593B44">
          <w:rPr>
            <w:rStyle w:val="ad"/>
          </w:rPr>
          <w:t>Таблица </w:t>
        </w:r>
        <w:r w:rsidR="00CE7795">
          <w:rPr>
            <w:rFonts w:asciiTheme="minorHAnsi" w:eastAsiaTheme="minorEastAsia" w:hAnsiTheme="minorHAnsi" w:cstheme="minorBidi"/>
            <w:sz w:val="22"/>
            <w:szCs w:val="22"/>
          </w:rPr>
          <w:tab/>
        </w:r>
        <w:r w:rsidR="00CE7795" w:rsidRPr="00593B44">
          <w:rPr>
            <w:rStyle w:val="ad"/>
          </w:rPr>
          <w:t>5 - Параметры тела (Document) запроса на подбор / сторнирование / переформирование записей учета по документу «Заявка на получение наличных денег» TSE_0531802_D25</w:t>
        </w:r>
        <w:r w:rsidR="00CE7795">
          <w:rPr>
            <w:webHidden/>
          </w:rPr>
          <w:tab/>
        </w:r>
        <w:r w:rsidR="00CE7795">
          <w:rPr>
            <w:webHidden/>
          </w:rPr>
          <w:fldChar w:fldCharType="begin"/>
        </w:r>
        <w:r w:rsidR="00CE7795">
          <w:rPr>
            <w:webHidden/>
          </w:rPr>
          <w:instrText xml:space="preserve"> PAGEREF _Toc226564517 \h </w:instrText>
        </w:r>
        <w:r w:rsidR="00CE7795">
          <w:rPr>
            <w:webHidden/>
          </w:rPr>
        </w:r>
        <w:r w:rsidR="00CE7795">
          <w:rPr>
            <w:webHidden/>
          </w:rPr>
          <w:fldChar w:fldCharType="separate"/>
        </w:r>
        <w:r w:rsidR="00CE7795">
          <w:rPr>
            <w:webHidden/>
          </w:rPr>
          <w:t>27</w:t>
        </w:r>
        <w:r w:rsidR="00CE7795">
          <w:rPr>
            <w:webHidden/>
          </w:rPr>
          <w:fldChar w:fldCharType="end"/>
        </w:r>
      </w:hyperlink>
    </w:p>
    <w:p w14:paraId="3833D544" w14:textId="77777777" w:rsidR="00CE7795" w:rsidRDefault="00000000">
      <w:pPr>
        <w:pStyle w:val="affff0"/>
        <w:rPr>
          <w:rFonts w:asciiTheme="minorHAnsi" w:eastAsiaTheme="minorEastAsia" w:hAnsiTheme="minorHAnsi" w:cstheme="minorBidi"/>
          <w:sz w:val="22"/>
          <w:szCs w:val="22"/>
        </w:rPr>
      </w:pPr>
      <w:hyperlink w:anchor="_Toc226564518" w:history="1">
        <w:r w:rsidR="00CE7795" w:rsidRPr="00593B44">
          <w:rPr>
            <w:rStyle w:val="ad"/>
          </w:rPr>
          <w:t>Таблица </w:t>
        </w:r>
        <w:r w:rsidR="00CE7795">
          <w:rPr>
            <w:rFonts w:asciiTheme="minorHAnsi" w:eastAsiaTheme="minorEastAsia" w:hAnsiTheme="minorHAnsi" w:cstheme="minorBidi"/>
            <w:sz w:val="22"/>
            <w:szCs w:val="22"/>
          </w:rPr>
          <w:tab/>
        </w:r>
        <w:r w:rsidR="00CE7795" w:rsidRPr="00593B44">
          <w:rPr>
            <w:rStyle w:val="ad"/>
          </w:rPr>
          <w:t>6 - Параметры тела (Document) запроса на подбор / сторнирование / переформирование записей учета по документу «Поручение о перечислении на счет исходящее» TSE_TransOrderAcc_D091_</w:t>
        </w:r>
        <w:r w:rsidR="00CE7795" w:rsidRPr="00593B44">
          <w:rPr>
            <w:rStyle w:val="ad"/>
            <w:lang w:val="en-US"/>
          </w:rPr>
          <w:t>NPS</w:t>
        </w:r>
        <w:r w:rsidR="00CE7795">
          <w:rPr>
            <w:webHidden/>
          </w:rPr>
          <w:tab/>
        </w:r>
        <w:r w:rsidR="00CE7795">
          <w:rPr>
            <w:webHidden/>
          </w:rPr>
          <w:fldChar w:fldCharType="begin"/>
        </w:r>
        <w:r w:rsidR="00CE7795">
          <w:rPr>
            <w:webHidden/>
          </w:rPr>
          <w:instrText xml:space="preserve"> PAGEREF _Toc226564518 \h </w:instrText>
        </w:r>
        <w:r w:rsidR="00CE7795">
          <w:rPr>
            <w:webHidden/>
          </w:rPr>
        </w:r>
        <w:r w:rsidR="00CE7795">
          <w:rPr>
            <w:webHidden/>
          </w:rPr>
          <w:fldChar w:fldCharType="separate"/>
        </w:r>
        <w:r w:rsidR="00CE7795">
          <w:rPr>
            <w:webHidden/>
          </w:rPr>
          <w:t>31</w:t>
        </w:r>
        <w:r w:rsidR="00CE7795">
          <w:rPr>
            <w:webHidden/>
          </w:rPr>
          <w:fldChar w:fldCharType="end"/>
        </w:r>
      </w:hyperlink>
    </w:p>
    <w:p w14:paraId="3789524B" w14:textId="77777777" w:rsidR="00CE7795" w:rsidRDefault="00000000">
      <w:pPr>
        <w:pStyle w:val="affff0"/>
        <w:rPr>
          <w:rFonts w:asciiTheme="minorHAnsi" w:eastAsiaTheme="minorEastAsia" w:hAnsiTheme="minorHAnsi" w:cstheme="minorBidi"/>
          <w:sz w:val="22"/>
          <w:szCs w:val="22"/>
        </w:rPr>
      </w:pPr>
      <w:hyperlink w:anchor="_Toc226564519" w:history="1">
        <w:r w:rsidR="00CE7795" w:rsidRPr="00593B44">
          <w:rPr>
            <w:rStyle w:val="ad"/>
          </w:rPr>
          <w:t>Таблица </w:t>
        </w:r>
        <w:r w:rsidR="00CE7795">
          <w:rPr>
            <w:rFonts w:asciiTheme="minorHAnsi" w:eastAsiaTheme="minorEastAsia" w:hAnsiTheme="minorHAnsi" w:cstheme="minorBidi"/>
            <w:sz w:val="22"/>
            <w:szCs w:val="22"/>
          </w:rPr>
          <w:tab/>
        </w:r>
        <w:r w:rsidR="00CE7795" w:rsidRPr="00593B44">
          <w:rPr>
            <w:rStyle w:val="ad"/>
          </w:rPr>
          <w:t>7 - Параметры тела (Document) запроса на подбор / сторнирование / переформирование записей учета по документу «Сведения об операциях с целевыми средствами» (ф. 0501213) TSE_05012013_D05</w:t>
        </w:r>
        <w:r w:rsidR="00CE7795">
          <w:rPr>
            <w:webHidden/>
          </w:rPr>
          <w:tab/>
        </w:r>
        <w:r w:rsidR="00CE7795">
          <w:rPr>
            <w:webHidden/>
          </w:rPr>
          <w:fldChar w:fldCharType="begin"/>
        </w:r>
        <w:r w:rsidR="00CE7795">
          <w:rPr>
            <w:webHidden/>
          </w:rPr>
          <w:instrText xml:space="preserve"> PAGEREF _Toc226564519 \h </w:instrText>
        </w:r>
        <w:r w:rsidR="00CE7795">
          <w:rPr>
            <w:webHidden/>
          </w:rPr>
        </w:r>
        <w:r w:rsidR="00CE7795">
          <w:rPr>
            <w:webHidden/>
          </w:rPr>
          <w:fldChar w:fldCharType="separate"/>
        </w:r>
        <w:r w:rsidR="00CE7795">
          <w:rPr>
            <w:webHidden/>
          </w:rPr>
          <w:t>52</w:t>
        </w:r>
        <w:r w:rsidR="00CE7795">
          <w:rPr>
            <w:webHidden/>
          </w:rPr>
          <w:fldChar w:fldCharType="end"/>
        </w:r>
      </w:hyperlink>
    </w:p>
    <w:p w14:paraId="2A26D0C1" w14:textId="77777777" w:rsidR="00CE7795" w:rsidRDefault="00000000">
      <w:pPr>
        <w:pStyle w:val="affff0"/>
        <w:rPr>
          <w:rFonts w:asciiTheme="minorHAnsi" w:eastAsiaTheme="minorEastAsia" w:hAnsiTheme="minorHAnsi" w:cstheme="minorBidi"/>
          <w:sz w:val="22"/>
          <w:szCs w:val="22"/>
        </w:rPr>
      </w:pPr>
      <w:hyperlink w:anchor="_Toc226564520" w:history="1">
        <w:r w:rsidR="00CE7795" w:rsidRPr="00593B44">
          <w:rPr>
            <w:rStyle w:val="ad"/>
          </w:rPr>
          <w:t>Таблица </w:t>
        </w:r>
        <w:r w:rsidR="00CE7795">
          <w:rPr>
            <w:rFonts w:asciiTheme="minorHAnsi" w:eastAsiaTheme="minorEastAsia" w:hAnsiTheme="minorHAnsi" w:cstheme="minorBidi"/>
            <w:sz w:val="22"/>
            <w:szCs w:val="22"/>
          </w:rPr>
          <w:tab/>
        </w:r>
        <w:r w:rsidR="00CE7795" w:rsidRPr="00593B44">
          <w:rPr>
            <w:rStyle w:val="ad"/>
          </w:rPr>
          <w:t>8. - Параметры тела (Document) запроса на подбор / сторнирование / переформирование записей учета по документу «Поручение о перечислении на счет входящее» TSE_IncomingErrand_D092</w:t>
        </w:r>
        <w:r w:rsidR="00CE7795">
          <w:rPr>
            <w:webHidden/>
          </w:rPr>
          <w:tab/>
        </w:r>
        <w:r w:rsidR="00CE7795">
          <w:rPr>
            <w:webHidden/>
          </w:rPr>
          <w:fldChar w:fldCharType="begin"/>
        </w:r>
        <w:r w:rsidR="00CE7795">
          <w:rPr>
            <w:webHidden/>
          </w:rPr>
          <w:instrText xml:space="preserve"> PAGEREF _Toc226564520 \h </w:instrText>
        </w:r>
        <w:r w:rsidR="00CE7795">
          <w:rPr>
            <w:webHidden/>
          </w:rPr>
        </w:r>
        <w:r w:rsidR="00CE7795">
          <w:rPr>
            <w:webHidden/>
          </w:rPr>
          <w:fldChar w:fldCharType="separate"/>
        </w:r>
        <w:r w:rsidR="00CE7795">
          <w:rPr>
            <w:webHidden/>
          </w:rPr>
          <w:t>59</w:t>
        </w:r>
        <w:r w:rsidR="00CE7795">
          <w:rPr>
            <w:webHidden/>
          </w:rPr>
          <w:fldChar w:fldCharType="end"/>
        </w:r>
      </w:hyperlink>
    </w:p>
    <w:p w14:paraId="2E2336DC" w14:textId="77777777" w:rsidR="00CE7795" w:rsidRDefault="00000000">
      <w:pPr>
        <w:pStyle w:val="affff0"/>
        <w:rPr>
          <w:rFonts w:asciiTheme="minorHAnsi" w:eastAsiaTheme="minorEastAsia" w:hAnsiTheme="minorHAnsi" w:cstheme="minorBidi"/>
          <w:sz w:val="22"/>
          <w:szCs w:val="22"/>
        </w:rPr>
      </w:pPr>
      <w:hyperlink w:anchor="_Toc226564521" w:history="1">
        <w:r w:rsidR="00CE7795" w:rsidRPr="00593B44">
          <w:rPr>
            <w:rStyle w:val="ad"/>
          </w:rPr>
          <w:t>Таблица </w:t>
        </w:r>
        <w:r w:rsidR="00CE7795">
          <w:rPr>
            <w:rFonts w:asciiTheme="minorHAnsi" w:eastAsiaTheme="minorEastAsia" w:hAnsiTheme="minorHAnsi" w:cstheme="minorBidi"/>
            <w:sz w:val="22"/>
            <w:szCs w:val="22"/>
          </w:rPr>
          <w:tab/>
        </w:r>
        <w:r w:rsidR="00CE7795" w:rsidRPr="00593B44">
          <w:rPr>
            <w:rStyle w:val="ad"/>
          </w:rPr>
          <w:t>9 - Параметры тела (Document) запроса на подбор / сторнирование / переформирование записей учета по документу «Платежное поручение» (ф. 0401060) TSE_0401060_D07</w:t>
        </w:r>
        <w:r w:rsidR="00CE7795">
          <w:rPr>
            <w:webHidden/>
          </w:rPr>
          <w:tab/>
        </w:r>
        <w:r w:rsidR="00CE7795">
          <w:rPr>
            <w:webHidden/>
          </w:rPr>
          <w:fldChar w:fldCharType="begin"/>
        </w:r>
        <w:r w:rsidR="00CE7795">
          <w:rPr>
            <w:webHidden/>
          </w:rPr>
          <w:instrText xml:space="preserve"> PAGEREF _Toc226564521 \h </w:instrText>
        </w:r>
        <w:r w:rsidR="00CE7795">
          <w:rPr>
            <w:webHidden/>
          </w:rPr>
        </w:r>
        <w:r w:rsidR="00CE7795">
          <w:rPr>
            <w:webHidden/>
          </w:rPr>
          <w:fldChar w:fldCharType="separate"/>
        </w:r>
        <w:r w:rsidR="00CE7795">
          <w:rPr>
            <w:webHidden/>
          </w:rPr>
          <w:t>67</w:t>
        </w:r>
        <w:r w:rsidR="00CE7795">
          <w:rPr>
            <w:webHidden/>
          </w:rPr>
          <w:fldChar w:fldCharType="end"/>
        </w:r>
      </w:hyperlink>
    </w:p>
    <w:p w14:paraId="17FC58FC" w14:textId="77777777" w:rsidR="00CE7795" w:rsidRDefault="00000000">
      <w:pPr>
        <w:pStyle w:val="affff0"/>
        <w:rPr>
          <w:rFonts w:asciiTheme="minorHAnsi" w:eastAsiaTheme="minorEastAsia" w:hAnsiTheme="minorHAnsi" w:cstheme="minorBidi"/>
          <w:sz w:val="22"/>
          <w:szCs w:val="22"/>
        </w:rPr>
      </w:pPr>
      <w:hyperlink w:anchor="_Toc226564522" w:history="1">
        <w:r w:rsidR="00CE7795" w:rsidRPr="00593B44">
          <w:rPr>
            <w:rStyle w:val="ad"/>
          </w:rPr>
          <w:t>Таблица </w:t>
        </w:r>
        <w:r w:rsidR="00CE7795">
          <w:rPr>
            <w:rFonts w:asciiTheme="minorHAnsi" w:eastAsiaTheme="minorEastAsia" w:hAnsiTheme="minorHAnsi" w:cstheme="minorBidi"/>
            <w:sz w:val="22"/>
            <w:szCs w:val="22"/>
          </w:rPr>
          <w:tab/>
        </w:r>
        <w:r w:rsidR="00CE7795" w:rsidRPr="00593B44">
          <w:rPr>
            <w:rStyle w:val="ad"/>
          </w:rPr>
          <w:t>10. - Параметры тела (Document) запроса на подбор / сторнирование / переформирование записей учета по документу «Платежное поручение клиента (ф. 0401060)» TSE_0401060_D08</w:t>
        </w:r>
        <w:r w:rsidR="00CE7795">
          <w:rPr>
            <w:webHidden/>
          </w:rPr>
          <w:tab/>
        </w:r>
        <w:r w:rsidR="00CE7795">
          <w:rPr>
            <w:webHidden/>
          </w:rPr>
          <w:fldChar w:fldCharType="begin"/>
        </w:r>
        <w:r w:rsidR="00CE7795">
          <w:rPr>
            <w:webHidden/>
          </w:rPr>
          <w:instrText xml:space="preserve"> PAGEREF _Toc226564522 \h </w:instrText>
        </w:r>
        <w:r w:rsidR="00CE7795">
          <w:rPr>
            <w:webHidden/>
          </w:rPr>
        </w:r>
        <w:r w:rsidR="00CE7795">
          <w:rPr>
            <w:webHidden/>
          </w:rPr>
          <w:fldChar w:fldCharType="separate"/>
        </w:r>
        <w:r w:rsidR="00CE7795">
          <w:rPr>
            <w:webHidden/>
          </w:rPr>
          <w:t>74</w:t>
        </w:r>
        <w:r w:rsidR="00CE7795">
          <w:rPr>
            <w:webHidden/>
          </w:rPr>
          <w:fldChar w:fldCharType="end"/>
        </w:r>
      </w:hyperlink>
    </w:p>
    <w:p w14:paraId="46EE84D4" w14:textId="77777777" w:rsidR="00CE7795" w:rsidRDefault="00000000">
      <w:pPr>
        <w:pStyle w:val="affff0"/>
        <w:rPr>
          <w:rFonts w:asciiTheme="minorHAnsi" w:eastAsiaTheme="minorEastAsia" w:hAnsiTheme="minorHAnsi" w:cstheme="minorBidi"/>
          <w:sz w:val="22"/>
          <w:szCs w:val="22"/>
        </w:rPr>
      </w:pPr>
      <w:hyperlink w:anchor="_Toc226564523" w:history="1">
        <w:r w:rsidR="00CE7795" w:rsidRPr="00593B44">
          <w:rPr>
            <w:rStyle w:val="ad"/>
          </w:rPr>
          <w:t>Таблица </w:t>
        </w:r>
        <w:r w:rsidR="00CE7795">
          <w:rPr>
            <w:rFonts w:asciiTheme="minorHAnsi" w:eastAsiaTheme="minorEastAsia" w:hAnsiTheme="minorHAnsi" w:cstheme="minorBidi"/>
            <w:sz w:val="22"/>
            <w:szCs w:val="22"/>
          </w:rPr>
          <w:tab/>
        </w:r>
        <w:r w:rsidR="00CE7795" w:rsidRPr="00593B44">
          <w:rPr>
            <w:rStyle w:val="ad"/>
          </w:rPr>
          <w:t>11. Параметры тела (</w:t>
        </w:r>
        <w:r w:rsidR="00CE7795" w:rsidRPr="00593B44">
          <w:rPr>
            <w:rStyle w:val="ad"/>
            <w:lang w:val="en-US"/>
          </w:rPr>
          <w:t>Document</w:t>
        </w:r>
        <w:r w:rsidR="00CE7795" w:rsidRPr="00593B44">
          <w:rPr>
            <w:rStyle w:val="ad"/>
          </w:rPr>
          <w:t>) запроса на подбор / сторнирование / переформирование записей учета по документу «Уведомление об уточнении операций клиента» (ф. 0531852) TSE_0531852_D12</w:t>
        </w:r>
        <w:r w:rsidR="00CE7795">
          <w:rPr>
            <w:webHidden/>
          </w:rPr>
          <w:tab/>
        </w:r>
        <w:r w:rsidR="00CE7795">
          <w:rPr>
            <w:webHidden/>
          </w:rPr>
          <w:fldChar w:fldCharType="begin"/>
        </w:r>
        <w:r w:rsidR="00CE7795">
          <w:rPr>
            <w:webHidden/>
          </w:rPr>
          <w:instrText xml:space="preserve"> PAGEREF _Toc226564523 \h </w:instrText>
        </w:r>
        <w:r w:rsidR="00CE7795">
          <w:rPr>
            <w:webHidden/>
          </w:rPr>
        </w:r>
        <w:r w:rsidR="00CE7795">
          <w:rPr>
            <w:webHidden/>
          </w:rPr>
          <w:fldChar w:fldCharType="separate"/>
        </w:r>
        <w:r w:rsidR="00CE7795">
          <w:rPr>
            <w:webHidden/>
          </w:rPr>
          <w:t>79</w:t>
        </w:r>
        <w:r w:rsidR="00CE7795">
          <w:rPr>
            <w:webHidden/>
          </w:rPr>
          <w:fldChar w:fldCharType="end"/>
        </w:r>
      </w:hyperlink>
    </w:p>
    <w:p w14:paraId="476A8538" w14:textId="77777777" w:rsidR="00CE7795" w:rsidRDefault="00000000">
      <w:pPr>
        <w:pStyle w:val="affff0"/>
        <w:rPr>
          <w:rFonts w:asciiTheme="minorHAnsi" w:eastAsiaTheme="minorEastAsia" w:hAnsiTheme="minorHAnsi" w:cstheme="minorBidi"/>
          <w:sz w:val="22"/>
          <w:szCs w:val="22"/>
        </w:rPr>
      </w:pPr>
      <w:hyperlink w:anchor="_Toc226564524" w:history="1">
        <w:r w:rsidR="00CE7795" w:rsidRPr="00593B44">
          <w:rPr>
            <w:rStyle w:val="ad"/>
          </w:rPr>
          <w:t>Таблица </w:t>
        </w:r>
        <w:r w:rsidR="00CE7795">
          <w:rPr>
            <w:rFonts w:asciiTheme="minorHAnsi" w:eastAsiaTheme="minorEastAsia" w:hAnsiTheme="minorHAnsi" w:cstheme="minorBidi"/>
            <w:sz w:val="22"/>
            <w:szCs w:val="22"/>
          </w:rPr>
          <w:tab/>
        </w:r>
        <w:r w:rsidR="00CE7795" w:rsidRPr="00593B44">
          <w:rPr>
            <w:rStyle w:val="ad"/>
          </w:rPr>
          <w:t>12 - Параметры тела (Document) запроса на подбор / сторнирование / переформирование записей учета по документу «Заявление на выдачу (перевод, отзыв) Казначейского обеспечения обязательств» (ф. 0506108) TSE_0506108_D031</w:t>
        </w:r>
        <w:r w:rsidR="00CE7795">
          <w:rPr>
            <w:webHidden/>
          </w:rPr>
          <w:tab/>
        </w:r>
        <w:r w:rsidR="00CE7795">
          <w:rPr>
            <w:webHidden/>
          </w:rPr>
          <w:fldChar w:fldCharType="begin"/>
        </w:r>
        <w:r w:rsidR="00CE7795">
          <w:rPr>
            <w:webHidden/>
          </w:rPr>
          <w:instrText xml:space="preserve"> PAGEREF _Toc226564524 \h </w:instrText>
        </w:r>
        <w:r w:rsidR="00CE7795">
          <w:rPr>
            <w:webHidden/>
          </w:rPr>
        </w:r>
        <w:r w:rsidR="00CE7795">
          <w:rPr>
            <w:webHidden/>
          </w:rPr>
          <w:fldChar w:fldCharType="separate"/>
        </w:r>
        <w:r w:rsidR="00CE7795">
          <w:rPr>
            <w:webHidden/>
          </w:rPr>
          <w:t>88</w:t>
        </w:r>
        <w:r w:rsidR="00CE7795">
          <w:rPr>
            <w:webHidden/>
          </w:rPr>
          <w:fldChar w:fldCharType="end"/>
        </w:r>
      </w:hyperlink>
    </w:p>
    <w:p w14:paraId="5C8584C4" w14:textId="77777777" w:rsidR="00CE7795" w:rsidRDefault="00000000">
      <w:pPr>
        <w:pStyle w:val="affff0"/>
        <w:rPr>
          <w:rFonts w:asciiTheme="minorHAnsi" w:eastAsiaTheme="minorEastAsia" w:hAnsiTheme="minorHAnsi" w:cstheme="minorBidi"/>
          <w:sz w:val="22"/>
          <w:szCs w:val="22"/>
        </w:rPr>
      </w:pPr>
      <w:hyperlink w:anchor="_Toc226564525" w:history="1">
        <w:r w:rsidR="00CE7795" w:rsidRPr="00593B44">
          <w:rPr>
            <w:rStyle w:val="ad"/>
          </w:rPr>
          <w:t>Таблица </w:t>
        </w:r>
        <w:r w:rsidR="00CE7795">
          <w:rPr>
            <w:rFonts w:asciiTheme="minorHAnsi" w:eastAsiaTheme="minorEastAsia" w:hAnsiTheme="minorHAnsi" w:cstheme="minorBidi"/>
            <w:sz w:val="22"/>
            <w:szCs w:val="22"/>
          </w:rPr>
          <w:tab/>
        </w:r>
        <w:r w:rsidR="00CE7795" w:rsidRPr="00593B44">
          <w:rPr>
            <w:rStyle w:val="ad"/>
          </w:rPr>
          <w:t>13 - Параметры тела (Document) запроса на подбор / сторнирование / переформирование записей учета по документу «Казначейское обеспечение обязательств» (ф. 0506110) TSE_0506110_D032</w:t>
        </w:r>
        <w:r w:rsidR="00CE7795">
          <w:rPr>
            <w:webHidden/>
          </w:rPr>
          <w:tab/>
        </w:r>
        <w:r w:rsidR="00CE7795">
          <w:rPr>
            <w:webHidden/>
          </w:rPr>
          <w:fldChar w:fldCharType="begin"/>
        </w:r>
        <w:r w:rsidR="00CE7795">
          <w:rPr>
            <w:webHidden/>
          </w:rPr>
          <w:instrText xml:space="preserve"> PAGEREF _Toc226564525 \h </w:instrText>
        </w:r>
        <w:r w:rsidR="00CE7795">
          <w:rPr>
            <w:webHidden/>
          </w:rPr>
        </w:r>
        <w:r w:rsidR="00CE7795">
          <w:rPr>
            <w:webHidden/>
          </w:rPr>
          <w:fldChar w:fldCharType="separate"/>
        </w:r>
        <w:r w:rsidR="00CE7795">
          <w:rPr>
            <w:webHidden/>
          </w:rPr>
          <w:t>91</w:t>
        </w:r>
        <w:r w:rsidR="00CE7795">
          <w:rPr>
            <w:webHidden/>
          </w:rPr>
          <w:fldChar w:fldCharType="end"/>
        </w:r>
      </w:hyperlink>
    </w:p>
    <w:p w14:paraId="094341BA" w14:textId="77777777" w:rsidR="00CE7795" w:rsidRDefault="00000000">
      <w:pPr>
        <w:pStyle w:val="affff0"/>
        <w:rPr>
          <w:rFonts w:asciiTheme="minorHAnsi" w:eastAsiaTheme="minorEastAsia" w:hAnsiTheme="minorHAnsi" w:cstheme="minorBidi"/>
          <w:sz w:val="22"/>
          <w:szCs w:val="22"/>
        </w:rPr>
      </w:pPr>
      <w:hyperlink w:anchor="_Toc226564526" w:history="1">
        <w:r w:rsidR="00CE7795" w:rsidRPr="00593B44">
          <w:rPr>
            <w:rStyle w:val="ad"/>
          </w:rPr>
          <w:t>Таблица </w:t>
        </w:r>
        <w:r w:rsidR="00CE7795">
          <w:rPr>
            <w:rFonts w:asciiTheme="minorHAnsi" w:eastAsiaTheme="minorEastAsia" w:hAnsiTheme="minorHAnsi" w:cstheme="minorBidi"/>
            <w:sz w:val="22"/>
            <w:szCs w:val="22"/>
          </w:rPr>
          <w:tab/>
        </w:r>
        <w:r w:rsidR="00CE7795" w:rsidRPr="00593B44">
          <w:rPr>
            <w:rStyle w:val="ad"/>
          </w:rPr>
          <w:t>14 - Параметры тела (Document) запроса на подбор / сторнирование / переформирование записей учета по документу «Бухгалтерская справка (ф. 0504833)» ARP_NPS_0504833_TSE</w:t>
        </w:r>
        <w:r w:rsidR="00CE7795">
          <w:rPr>
            <w:webHidden/>
          </w:rPr>
          <w:tab/>
        </w:r>
        <w:r w:rsidR="00CE7795">
          <w:rPr>
            <w:webHidden/>
          </w:rPr>
          <w:fldChar w:fldCharType="begin"/>
        </w:r>
        <w:r w:rsidR="00CE7795">
          <w:rPr>
            <w:webHidden/>
          </w:rPr>
          <w:instrText xml:space="preserve"> PAGEREF _Toc226564526 \h </w:instrText>
        </w:r>
        <w:r w:rsidR="00CE7795">
          <w:rPr>
            <w:webHidden/>
          </w:rPr>
        </w:r>
        <w:r w:rsidR="00CE7795">
          <w:rPr>
            <w:webHidden/>
          </w:rPr>
          <w:fldChar w:fldCharType="separate"/>
        </w:r>
        <w:r w:rsidR="00CE7795">
          <w:rPr>
            <w:webHidden/>
          </w:rPr>
          <w:t>96</w:t>
        </w:r>
        <w:r w:rsidR="00CE7795">
          <w:rPr>
            <w:webHidden/>
          </w:rPr>
          <w:fldChar w:fldCharType="end"/>
        </w:r>
      </w:hyperlink>
    </w:p>
    <w:p w14:paraId="743D2CF9" w14:textId="77777777" w:rsidR="00CE7795" w:rsidRDefault="00000000">
      <w:pPr>
        <w:pStyle w:val="affff0"/>
        <w:rPr>
          <w:rFonts w:asciiTheme="minorHAnsi" w:eastAsiaTheme="minorEastAsia" w:hAnsiTheme="minorHAnsi" w:cstheme="minorBidi"/>
          <w:sz w:val="22"/>
          <w:szCs w:val="22"/>
        </w:rPr>
      </w:pPr>
      <w:hyperlink w:anchor="_Toc226564527" w:history="1">
        <w:r w:rsidR="00CE7795" w:rsidRPr="00593B44">
          <w:rPr>
            <w:rStyle w:val="ad"/>
          </w:rPr>
          <w:t>Таблица </w:t>
        </w:r>
        <w:r w:rsidR="00CE7795">
          <w:rPr>
            <w:rFonts w:asciiTheme="minorHAnsi" w:eastAsiaTheme="minorEastAsia" w:hAnsiTheme="minorHAnsi" w:cstheme="minorBidi"/>
            <w:sz w:val="22"/>
            <w:szCs w:val="22"/>
          </w:rPr>
          <w:tab/>
        </w:r>
        <w:r w:rsidR="00CE7795" w:rsidRPr="00593B44">
          <w:rPr>
            <w:rStyle w:val="ad"/>
          </w:rPr>
          <w:t>15 - Параметры тела (Document) запроса на подбор / сторнирование / переформирование записей учета по документу «Бухгалтерская справка (ф. 0504833)» ARP_SVAP_ZG_TSE</w:t>
        </w:r>
        <w:r w:rsidR="00CE7795">
          <w:rPr>
            <w:webHidden/>
          </w:rPr>
          <w:tab/>
        </w:r>
        <w:r w:rsidR="00CE7795">
          <w:rPr>
            <w:webHidden/>
          </w:rPr>
          <w:fldChar w:fldCharType="begin"/>
        </w:r>
        <w:r w:rsidR="00CE7795">
          <w:rPr>
            <w:webHidden/>
          </w:rPr>
          <w:instrText xml:space="preserve"> PAGEREF _Toc226564527 \h </w:instrText>
        </w:r>
        <w:r w:rsidR="00CE7795">
          <w:rPr>
            <w:webHidden/>
          </w:rPr>
        </w:r>
        <w:r w:rsidR="00CE7795">
          <w:rPr>
            <w:webHidden/>
          </w:rPr>
          <w:fldChar w:fldCharType="separate"/>
        </w:r>
        <w:r w:rsidR="00CE7795">
          <w:rPr>
            <w:webHidden/>
          </w:rPr>
          <w:t>108</w:t>
        </w:r>
        <w:r w:rsidR="00CE7795">
          <w:rPr>
            <w:webHidden/>
          </w:rPr>
          <w:fldChar w:fldCharType="end"/>
        </w:r>
      </w:hyperlink>
    </w:p>
    <w:p w14:paraId="69F33355" w14:textId="77777777" w:rsidR="00CE7795" w:rsidRDefault="00000000">
      <w:pPr>
        <w:pStyle w:val="affff0"/>
        <w:rPr>
          <w:rFonts w:asciiTheme="minorHAnsi" w:eastAsiaTheme="minorEastAsia" w:hAnsiTheme="minorHAnsi" w:cstheme="minorBidi"/>
          <w:sz w:val="22"/>
          <w:szCs w:val="22"/>
        </w:rPr>
      </w:pPr>
      <w:hyperlink w:anchor="_Toc226564528" w:history="1">
        <w:r w:rsidR="00CE7795" w:rsidRPr="00593B44">
          <w:rPr>
            <w:rStyle w:val="ad"/>
            <w:lang w:eastAsia="ko-KR"/>
          </w:rPr>
          <w:t>Таблица </w:t>
        </w:r>
        <w:r w:rsidR="00CE7795">
          <w:rPr>
            <w:rFonts w:asciiTheme="minorHAnsi" w:eastAsiaTheme="minorEastAsia" w:hAnsiTheme="minorHAnsi" w:cstheme="minorBidi"/>
            <w:sz w:val="22"/>
            <w:szCs w:val="22"/>
          </w:rPr>
          <w:tab/>
        </w:r>
        <w:r w:rsidR="00CE7795" w:rsidRPr="00593B44">
          <w:rPr>
            <w:rStyle w:val="ad"/>
          </w:rPr>
          <w:t>16. Параметры тела (</w:t>
        </w:r>
        <w:r w:rsidR="00CE7795" w:rsidRPr="00593B44">
          <w:rPr>
            <w:rStyle w:val="ad"/>
            <w:lang w:val="en-US"/>
          </w:rPr>
          <w:t>Document</w:t>
        </w:r>
        <w:r w:rsidR="00CE7795" w:rsidRPr="00593B44">
          <w:rPr>
            <w:rStyle w:val="ad"/>
          </w:rPr>
          <w:t>) запроса на подбор / сторнирование / переформирование записей учета по документу «Акт приемки-передачи лицевого счета» (ф. 0531375) TSE_0531375_D070</w:t>
        </w:r>
        <w:r w:rsidR="00CE7795">
          <w:rPr>
            <w:webHidden/>
          </w:rPr>
          <w:tab/>
        </w:r>
        <w:r w:rsidR="00CE7795">
          <w:rPr>
            <w:webHidden/>
          </w:rPr>
          <w:fldChar w:fldCharType="begin"/>
        </w:r>
        <w:r w:rsidR="00CE7795">
          <w:rPr>
            <w:webHidden/>
          </w:rPr>
          <w:instrText xml:space="preserve"> PAGEREF _Toc226564528 \h </w:instrText>
        </w:r>
        <w:r w:rsidR="00CE7795">
          <w:rPr>
            <w:webHidden/>
          </w:rPr>
        </w:r>
        <w:r w:rsidR="00CE7795">
          <w:rPr>
            <w:webHidden/>
          </w:rPr>
          <w:fldChar w:fldCharType="separate"/>
        </w:r>
        <w:r w:rsidR="00CE7795">
          <w:rPr>
            <w:webHidden/>
          </w:rPr>
          <w:t>119</w:t>
        </w:r>
        <w:r w:rsidR="00CE7795">
          <w:rPr>
            <w:webHidden/>
          </w:rPr>
          <w:fldChar w:fldCharType="end"/>
        </w:r>
      </w:hyperlink>
    </w:p>
    <w:p w14:paraId="32052CDB" w14:textId="77777777" w:rsidR="00CE7795" w:rsidRDefault="00000000">
      <w:pPr>
        <w:pStyle w:val="affff0"/>
        <w:rPr>
          <w:rFonts w:asciiTheme="minorHAnsi" w:eastAsiaTheme="minorEastAsia" w:hAnsiTheme="minorHAnsi" w:cstheme="minorBidi"/>
          <w:sz w:val="22"/>
          <w:szCs w:val="22"/>
        </w:rPr>
      </w:pPr>
      <w:hyperlink w:anchor="_Toc226564529" w:history="1">
        <w:r w:rsidR="00CE7795" w:rsidRPr="00593B44">
          <w:rPr>
            <w:rStyle w:val="ad"/>
          </w:rPr>
          <w:t>Таблица </w:t>
        </w:r>
        <w:r w:rsidR="00CE7795">
          <w:rPr>
            <w:rFonts w:asciiTheme="minorHAnsi" w:eastAsiaTheme="minorEastAsia" w:hAnsiTheme="minorHAnsi" w:cstheme="minorBidi"/>
            <w:sz w:val="22"/>
            <w:szCs w:val="22"/>
          </w:rPr>
          <w:tab/>
        </w:r>
        <w:r w:rsidR="00CE7795" w:rsidRPr="00593B44">
          <w:rPr>
            <w:rStyle w:val="ad"/>
          </w:rPr>
          <w:t>17 - Параметры тела (Document) запроса на подбор / сторнирование / переформирование записей учета по документу «Бухгалтерская справка (ф. 0504833)» ARP_SVAP_</w:t>
        </w:r>
        <w:r w:rsidR="00CE7795" w:rsidRPr="00593B44">
          <w:rPr>
            <w:rStyle w:val="ad"/>
            <w:lang w:val="en-US"/>
          </w:rPr>
          <w:t>N</w:t>
        </w:r>
        <w:r w:rsidR="00CE7795" w:rsidRPr="00593B44">
          <w:rPr>
            <w:rStyle w:val="ad"/>
          </w:rPr>
          <w:t>G_TSE</w:t>
        </w:r>
        <w:r w:rsidR="00CE7795">
          <w:rPr>
            <w:webHidden/>
          </w:rPr>
          <w:tab/>
        </w:r>
        <w:r w:rsidR="00CE7795">
          <w:rPr>
            <w:webHidden/>
          </w:rPr>
          <w:fldChar w:fldCharType="begin"/>
        </w:r>
        <w:r w:rsidR="00CE7795">
          <w:rPr>
            <w:webHidden/>
          </w:rPr>
          <w:instrText xml:space="preserve"> PAGEREF _Toc226564529 \h </w:instrText>
        </w:r>
        <w:r w:rsidR="00CE7795">
          <w:rPr>
            <w:webHidden/>
          </w:rPr>
        </w:r>
        <w:r w:rsidR="00CE7795">
          <w:rPr>
            <w:webHidden/>
          </w:rPr>
          <w:fldChar w:fldCharType="separate"/>
        </w:r>
        <w:r w:rsidR="00CE7795">
          <w:rPr>
            <w:webHidden/>
          </w:rPr>
          <w:t>130</w:t>
        </w:r>
        <w:r w:rsidR="00CE7795">
          <w:rPr>
            <w:webHidden/>
          </w:rPr>
          <w:fldChar w:fldCharType="end"/>
        </w:r>
      </w:hyperlink>
    </w:p>
    <w:p w14:paraId="0B969365" w14:textId="77777777" w:rsidR="00CE7795" w:rsidRDefault="00000000">
      <w:pPr>
        <w:pStyle w:val="affff0"/>
        <w:rPr>
          <w:rFonts w:asciiTheme="minorHAnsi" w:eastAsiaTheme="minorEastAsia" w:hAnsiTheme="minorHAnsi" w:cstheme="minorBidi"/>
          <w:sz w:val="22"/>
          <w:szCs w:val="22"/>
        </w:rPr>
      </w:pPr>
      <w:hyperlink w:anchor="_Toc226564530" w:history="1">
        <w:r w:rsidR="00CE7795" w:rsidRPr="00593B44">
          <w:rPr>
            <w:rStyle w:val="ad"/>
          </w:rPr>
          <w:t>Таблица </w:t>
        </w:r>
        <w:r w:rsidR="00CE7795">
          <w:rPr>
            <w:rFonts w:asciiTheme="minorHAnsi" w:eastAsiaTheme="minorEastAsia" w:hAnsiTheme="minorHAnsi" w:cstheme="minorBidi"/>
            <w:sz w:val="22"/>
            <w:szCs w:val="22"/>
          </w:rPr>
          <w:tab/>
        </w:r>
        <w:r w:rsidR="00CE7795" w:rsidRPr="00593B44">
          <w:rPr>
            <w:rStyle w:val="ad"/>
            <w:highlight w:val="cyan"/>
          </w:rPr>
          <w:t>18 - Параметры тела (Document) запроса на подбор / сторнирование / переформирование записей учета по документу «Поручение о перечислении на счет» PUDS_PPS_NPS</w:t>
        </w:r>
        <w:r w:rsidR="00CE7795">
          <w:rPr>
            <w:webHidden/>
          </w:rPr>
          <w:tab/>
        </w:r>
        <w:r w:rsidR="00CE7795">
          <w:rPr>
            <w:webHidden/>
          </w:rPr>
          <w:fldChar w:fldCharType="begin"/>
        </w:r>
        <w:r w:rsidR="00CE7795">
          <w:rPr>
            <w:webHidden/>
          </w:rPr>
          <w:instrText xml:space="preserve"> PAGEREF _Toc226564530 \h </w:instrText>
        </w:r>
        <w:r w:rsidR="00CE7795">
          <w:rPr>
            <w:webHidden/>
          </w:rPr>
        </w:r>
        <w:r w:rsidR="00CE7795">
          <w:rPr>
            <w:webHidden/>
          </w:rPr>
          <w:fldChar w:fldCharType="separate"/>
        </w:r>
        <w:r w:rsidR="00CE7795">
          <w:rPr>
            <w:webHidden/>
          </w:rPr>
          <w:t>141</w:t>
        </w:r>
        <w:r w:rsidR="00CE7795">
          <w:rPr>
            <w:webHidden/>
          </w:rPr>
          <w:fldChar w:fldCharType="end"/>
        </w:r>
      </w:hyperlink>
    </w:p>
    <w:p w14:paraId="2AA14842" w14:textId="77777777" w:rsidR="00CE7795" w:rsidRDefault="00000000">
      <w:pPr>
        <w:pStyle w:val="affff0"/>
        <w:rPr>
          <w:rFonts w:asciiTheme="minorHAnsi" w:eastAsiaTheme="minorEastAsia" w:hAnsiTheme="minorHAnsi" w:cstheme="minorBidi"/>
          <w:sz w:val="22"/>
          <w:szCs w:val="22"/>
        </w:rPr>
      </w:pPr>
      <w:hyperlink w:anchor="_Toc226564531" w:history="1">
        <w:r w:rsidR="00CE7795" w:rsidRPr="00593B44">
          <w:rPr>
            <w:rStyle w:val="ad"/>
          </w:rPr>
          <w:t>Таблица </w:t>
        </w:r>
        <w:r w:rsidR="00CE7795">
          <w:rPr>
            <w:rFonts w:asciiTheme="minorHAnsi" w:eastAsiaTheme="minorEastAsia" w:hAnsiTheme="minorHAnsi" w:cstheme="minorBidi"/>
            <w:sz w:val="22"/>
            <w:szCs w:val="22"/>
          </w:rPr>
          <w:tab/>
        </w:r>
        <w:r w:rsidR="00CE7795" w:rsidRPr="00593B44">
          <w:rPr>
            <w:rStyle w:val="ad"/>
            <w:highlight w:val="cyan"/>
          </w:rPr>
          <w:t>19 - Параметры тела (Document) запроса на подбор / сторнирование / переформирование записей учета по документу «Платежное поручение» PUDS_PP_NPS</w:t>
        </w:r>
        <w:r w:rsidR="00CE7795">
          <w:rPr>
            <w:webHidden/>
          </w:rPr>
          <w:tab/>
        </w:r>
        <w:r w:rsidR="00CE7795">
          <w:rPr>
            <w:webHidden/>
          </w:rPr>
          <w:fldChar w:fldCharType="begin"/>
        </w:r>
        <w:r w:rsidR="00CE7795">
          <w:rPr>
            <w:webHidden/>
          </w:rPr>
          <w:instrText xml:space="preserve"> PAGEREF _Toc226564531 \h </w:instrText>
        </w:r>
        <w:r w:rsidR="00CE7795">
          <w:rPr>
            <w:webHidden/>
          </w:rPr>
        </w:r>
        <w:r w:rsidR="00CE7795">
          <w:rPr>
            <w:webHidden/>
          </w:rPr>
          <w:fldChar w:fldCharType="separate"/>
        </w:r>
        <w:r w:rsidR="00CE7795">
          <w:rPr>
            <w:webHidden/>
          </w:rPr>
          <w:t>147</w:t>
        </w:r>
        <w:r w:rsidR="00CE7795">
          <w:rPr>
            <w:webHidden/>
          </w:rPr>
          <w:fldChar w:fldCharType="end"/>
        </w:r>
      </w:hyperlink>
    </w:p>
    <w:p w14:paraId="085DD928" w14:textId="77777777" w:rsidR="00CE7795" w:rsidRDefault="00000000">
      <w:pPr>
        <w:pStyle w:val="affff0"/>
        <w:rPr>
          <w:rFonts w:asciiTheme="minorHAnsi" w:eastAsiaTheme="minorEastAsia" w:hAnsiTheme="minorHAnsi" w:cstheme="minorBidi"/>
          <w:sz w:val="22"/>
          <w:szCs w:val="22"/>
        </w:rPr>
      </w:pPr>
      <w:hyperlink w:anchor="_Toc226564532" w:history="1">
        <w:r w:rsidR="00CE7795" w:rsidRPr="00593B44">
          <w:rPr>
            <w:rStyle w:val="ad"/>
          </w:rPr>
          <w:t>Таблица </w:t>
        </w:r>
        <w:r w:rsidR="00CE7795">
          <w:rPr>
            <w:rFonts w:asciiTheme="minorHAnsi" w:eastAsiaTheme="minorEastAsia" w:hAnsiTheme="minorHAnsi" w:cstheme="minorBidi"/>
            <w:sz w:val="22"/>
            <w:szCs w:val="22"/>
          </w:rPr>
          <w:tab/>
        </w:r>
        <w:r w:rsidR="00CE7795" w:rsidRPr="00593B44">
          <w:rPr>
            <w:rStyle w:val="ad"/>
          </w:rPr>
          <w:t>20 - Параметры тела (Document) запроса на подбор / сторнирование / переформирование записей учета по документу «Поручение о перечислении на счет исходящее» TSE_TransOrderAcc_D091</w:t>
        </w:r>
        <w:r w:rsidR="00CE7795">
          <w:rPr>
            <w:webHidden/>
          </w:rPr>
          <w:tab/>
        </w:r>
        <w:r w:rsidR="00CE7795">
          <w:rPr>
            <w:webHidden/>
          </w:rPr>
          <w:fldChar w:fldCharType="begin"/>
        </w:r>
        <w:r w:rsidR="00CE7795">
          <w:rPr>
            <w:webHidden/>
          </w:rPr>
          <w:instrText xml:space="preserve"> PAGEREF _Toc226564532 \h </w:instrText>
        </w:r>
        <w:r w:rsidR="00CE7795">
          <w:rPr>
            <w:webHidden/>
          </w:rPr>
        </w:r>
        <w:r w:rsidR="00CE7795">
          <w:rPr>
            <w:webHidden/>
          </w:rPr>
          <w:fldChar w:fldCharType="separate"/>
        </w:r>
        <w:r w:rsidR="00CE7795">
          <w:rPr>
            <w:webHidden/>
          </w:rPr>
          <w:t>154</w:t>
        </w:r>
        <w:r w:rsidR="00CE7795">
          <w:rPr>
            <w:webHidden/>
          </w:rPr>
          <w:fldChar w:fldCharType="end"/>
        </w:r>
      </w:hyperlink>
    </w:p>
    <w:p w14:paraId="13608A75" w14:textId="77777777" w:rsidR="00CE7795" w:rsidRDefault="00000000">
      <w:pPr>
        <w:pStyle w:val="affff0"/>
        <w:rPr>
          <w:rFonts w:asciiTheme="minorHAnsi" w:eastAsiaTheme="minorEastAsia" w:hAnsiTheme="minorHAnsi" w:cstheme="minorBidi"/>
          <w:sz w:val="22"/>
          <w:szCs w:val="22"/>
        </w:rPr>
      </w:pPr>
      <w:hyperlink w:anchor="_Toc226564533" w:history="1">
        <w:r w:rsidR="00CE7795" w:rsidRPr="00593B44">
          <w:rPr>
            <w:rStyle w:val="ad"/>
          </w:rPr>
          <w:t>Таблица </w:t>
        </w:r>
        <w:r w:rsidR="00CE7795">
          <w:rPr>
            <w:rFonts w:asciiTheme="minorHAnsi" w:eastAsiaTheme="minorEastAsia" w:hAnsiTheme="minorHAnsi" w:cstheme="minorBidi"/>
            <w:sz w:val="22"/>
            <w:szCs w:val="22"/>
          </w:rPr>
          <w:tab/>
        </w:r>
        <w:r w:rsidR="00CE7795" w:rsidRPr="00593B44">
          <w:rPr>
            <w:rStyle w:val="ad"/>
          </w:rPr>
          <w:t>21 - Перечень атрибутов, общих для всех типов документов</w:t>
        </w:r>
        <w:r w:rsidR="00CE7795">
          <w:rPr>
            <w:webHidden/>
          </w:rPr>
          <w:tab/>
        </w:r>
        <w:r w:rsidR="00CE7795">
          <w:rPr>
            <w:webHidden/>
          </w:rPr>
          <w:fldChar w:fldCharType="begin"/>
        </w:r>
        <w:r w:rsidR="00CE7795">
          <w:rPr>
            <w:webHidden/>
          </w:rPr>
          <w:instrText xml:space="preserve"> PAGEREF _Toc226564533 \h </w:instrText>
        </w:r>
        <w:r w:rsidR="00CE7795">
          <w:rPr>
            <w:webHidden/>
          </w:rPr>
        </w:r>
        <w:r w:rsidR="00CE7795">
          <w:rPr>
            <w:webHidden/>
          </w:rPr>
          <w:fldChar w:fldCharType="separate"/>
        </w:r>
        <w:r w:rsidR="00CE7795">
          <w:rPr>
            <w:webHidden/>
          </w:rPr>
          <w:t>164</w:t>
        </w:r>
        <w:r w:rsidR="00CE7795">
          <w:rPr>
            <w:webHidden/>
          </w:rPr>
          <w:fldChar w:fldCharType="end"/>
        </w:r>
      </w:hyperlink>
    </w:p>
    <w:p w14:paraId="79AC6372" w14:textId="77777777" w:rsidR="00CE7795" w:rsidRDefault="00000000">
      <w:pPr>
        <w:pStyle w:val="affff0"/>
        <w:rPr>
          <w:rFonts w:asciiTheme="minorHAnsi" w:eastAsiaTheme="minorEastAsia" w:hAnsiTheme="minorHAnsi" w:cstheme="minorBidi"/>
          <w:sz w:val="22"/>
          <w:szCs w:val="22"/>
        </w:rPr>
      </w:pPr>
      <w:hyperlink w:anchor="_Toc226564534" w:history="1">
        <w:r w:rsidR="00CE7795" w:rsidRPr="00593B44">
          <w:rPr>
            <w:rStyle w:val="ad"/>
          </w:rPr>
          <w:t>Таблица </w:t>
        </w:r>
        <w:r w:rsidR="00CE7795">
          <w:rPr>
            <w:rFonts w:asciiTheme="minorHAnsi" w:eastAsiaTheme="minorEastAsia" w:hAnsiTheme="minorHAnsi" w:cstheme="minorBidi"/>
            <w:sz w:val="22"/>
            <w:szCs w:val="22"/>
          </w:rPr>
          <w:tab/>
        </w:r>
        <w:r w:rsidR="00CE7795" w:rsidRPr="00593B44">
          <w:rPr>
            <w:rStyle w:val="ad"/>
          </w:rPr>
          <w:t>22 - Перечень атрибутов, соответствующих типу документа «Заявка на получение денежных средств, перечисляемых на карту» (ф. 0531243) TSE_0531243_D26</w:t>
        </w:r>
        <w:r w:rsidR="00CE7795">
          <w:rPr>
            <w:webHidden/>
          </w:rPr>
          <w:tab/>
        </w:r>
        <w:r w:rsidR="00CE7795">
          <w:rPr>
            <w:webHidden/>
          </w:rPr>
          <w:fldChar w:fldCharType="begin"/>
        </w:r>
        <w:r w:rsidR="00CE7795">
          <w:rPr>
            <w:webHidden/>
          </w:rPr>
          <w:instrText xml:space="preserve"> PAGEREF _Toc226564534 \h </w:instrText>
        </w:r>
        <w:r w:rsidR="00CE7795">
          <w:rPr>
            <w:webHidden/>
          </w:rPr>
        </w:r>
        <w:r w:rsidR="00CE7795">
          <w:rPr>
            <w:webHidden/>
          </w:rPr>
          <w:fldChar w:fldCharType="separate"/>
        </w:r>
        <w:r w:rsidR="00CE7795">
          <w:rPr>
            <w:webHidden/>
          </w:rPr>
          <w:t>165</w:t>
        </w:r>
        <w:r w:rsidR="00CE7795">
          <w:rPr>
            <w:webHidden/>
          </w:rPr>
          <w:fldChar w:fldCharType="end"/>
        </w:r>
      </w:hyperlink>
    </w:p>
    <w:p w14:paraId="65700E6A" w14:textId="77777777" w:rsidR="00CE7795" w:rsidRDefault="00000000">
      <w:pPr>
        <w:pStyle w:val="affff0"/>
        <w:rPr>
          <w:rFonts w:asciiTheme="minorHAnsi" w:eastAsiaTheme="minorEastAsia" w:hAnsiTheme="minorHAnsi" w:cstheme="minorBidi"/>
          <w:sz w:val="22"/>
          <w:szCs w:val="22"/>
        </w:rPr>
      </w:pPr>
      <w:hyperlink w:anchor="_Toc226564535" w:history="1">
        <w:r w:rsidR="00CE7795" w:rsidRPr="00593B44">
          <w:rPr>
            <w:rStyle w:val="ad"/>
          </w:rPr>
          <w:t>Таблица </w:t>
        </w:r>
        <w:r w:rsidR="00CE7795">
          <w:rPr>
            <w:rFonts w:asciiTheme="minorHAnsi" w:eastAsiaTheme="minorEastAsia" w:hAnsiTheme="minorHAnsi" w:cstheme="minorBidi"/>
            <w:sz w:val="22"/>
            <w:szCs w:val="22"/>
          </w:rPr>
          <w:tab/>
        </w:r>
        <w:r w:rsidR="00CE7795" w:rsidRPr="00593B44">
          <w:rPr>
            <w:rStyle w:val="ad"/>
          </w:rPr>
          <w:t>23 - Перечень атрибутов, соответствующих типу документа «Заявка на получение наличных денег» TSE_0531802_D25</w:t>
        </w:r>
        <w:r w:rsidR="00CE7795">
          <w:rPr>
            <w:webHidden/>
          </w:rPr>
          <w:tab/>
        </w:r>
        <w:r w:rsidR="00CE7795">
          <w:rPr>
            <w:webHidden/>
          </w:rPr>
          <w:fldChar w:fldCharType="begin"/>
        </w:r>
        <w:r w:rsidR="00CE7795">
          <w:rPr>
            <w:webHidden/>
          </w:rPr>
          <w:instrText xml:space="preserve"> PAGEREF _Toc226564535 \h </w:instrText>
        </w:r>
        <w:r w:rsidR="00CE7795">
          <w:rPr>
            <w:webHidden/>
          </w:rPr>
        </w:r>
        <w:r w:rsidR="00CE7795">
          <w:rPr>
            <w:webHidden/>
          </w:rPr>
          <w:fldChar w:fldCharType="separate"/>
        </w:r>
        <w:r w:rsidR="00CE7795">
          <w:rPr>
            <w:webHidden/>
          </w:rPr>
          <w:t>169</w:t>
        </w:r>
        <w:r w:rsidR="00CE7795">
          <w:rPr>
            <w:webHidden/>
          </w:rPr>
          <w:fldChar w:fldCharType="end"/>
        </w:r>
      </w:hyperlink>
    </w:p>
    <w:p w14:paraId="16E5D80B" w14:textId="77777777" w:rsidR="00CE7795" w:rsidRDefault="00000000">
      <w:pPr>
        <w:pStyle w:val="affff0"/>
        <w:rPr>
          <w:rFonts w:asciiTheme="minorHAnsi" w:eastAsiaTheme="minorEastAsia" w:hAnsiTheme="minorHAnsi" w:cstheme="minorBidi"/>
          <w:sz w:val="22"/>
          <w:szCs w:val="22"/>
        </w:rPr>
      </w:pPr>
      <w:hyperlink w:anchor="_Toc226564536" w:history="1">
        <w:r w:rsidR="00CE7795" w:rsidRPr="00593B44">
          <w:rPr>
            <w:rStyle w:val="ad"/>
          </w:rPr>
          <w:t>Таблица </w:t>
        </w:r>
        <w:r w:rsidR="00CE7795">
          <w:rPr>
            <w:rFonts w:asciiTheme="minorHAnsi" w:eastAsiaTheme="minorEastAsia" w:hAnsiTheme="minorHAnsi" w:cstheme="minorBidi"/>
            <w:sz w:val="22"/>
            <w:szCs w:val="22"/>
          </w:rPr>
          <w:tab/>
        </w:r>
        <w:r w:rsidR="00CE7795" w:rsidRPr="00593B44">
          <w:rPr>
            <w:rStyle w:val="ad"/>
          </w:rPr>
          <w:t>24 - Перечень атрибутов, соответствующих типу документа «Поручение о перечислении на счет исходящее» TSE_TransOrderAcc_D091_</w:t>
        </w:r>
        <w:r w:rsidR="00CE7795" w:rsidRPr="00593B44">
          <w:rPr>
            <w:rStyle w:val="ad"/>
            <w:lang w:val="en-US"/>
          </w:rPr>
          <w:t>NPS</w:t>
        </w:r>
        <w:r w:rsidR="00CE7795">
          <w:rPr>
            <w:webHidden/>
          </w:rPr>
          <w:tab/>
        </w:r>
        <w:r w:rsidR="00CE7795">
          <w:rPr>
            <w:webHidden/>
          </w:rPr>
          <w:fldChar w:fldCharType="begin"/>
        </w:r>
        <w:r w:rsidR="00CE7795">
          <w:rPr>
            <w:webHidden/>
          </w:rPr>
          <w:instrText xml:space="preserve"> PAGEREF _Toc226564536 \h </w:instrText>
        </w:r>
        <w:r w:rsidR="00CE7795">
          <w:rPr>
            <w:webHidden/>
          </w:rPr>
        </w:r>
        <w:r w:rsidR="00CE7795">
          <w:rPr>
            <w:webHidden/>
          </w:rPr>
          <w:fldChar w:fldCharType="separate"/>
        </w:r>
        <w:r w:rsidR="00CE7795">
          <w:rPr>
            <w:webHidden/>
          </w:rPr>
          <w:t>173</w:t>
        </w:r>
        <w:r w:rsidR="00CE7795">
          <w:rPr>
            <w:webHidden/>
          </w:rPr>
          <w:fldChar w:fldCharType="end"/>
        </w:r>
      </w:hyperlink>
    </w:p>
    <w:p w14:paraId="0A9DE82E" w14:textId="77777777" w:rsidR="00CE7795" w:rsidRDefault="00000000">
      <w:pPr>
        <w:pStyle w:val="affff0"/>
        <w:rPr>
          <w:rFonts w:asciiTheme="minorHAnsi" w:eastAsiaTheme="minorEastAsia" w:hAnsiTheme="minorHAnsi" w:cstheme="minorBidi"/>
          <w:sz w:val="22"/>
          <w:szCs w:val="22"/>
        </w:rPr>
      </w:pPr>
      <w:hyperlink w:anchor="_Toc226564537" w:history="1">
        <w:r w:rsidR="00CE7795" w:rsidRPr="00593B44">
          <w:rPr>
            <w:rStyle w:val="ad"/>
          </w:rPr>
          <w:t>Таблица </w:t>
        </w:r>
        <w:r w:rsidR="00CE7795">
          <w:rPr>
            <w:rFonts w:asciiTheme="minorHAnsi" w:eastAsiaTheme="minorEastAsia" w:hAnsiTheme="minorHAnsi" w:cstheme="minorBidi"/>
            <w:sz w:val="22"/>
            <w:szCs w:val="22"/>
          </w:rPr>
          <w:tab/>
        </w:r>
        <w:r w:rsidR="00CE7795" w:rsidRPr="00593B44">
          <w:rPr>
            <w:rStyle w:val="ad"/>
          </w:rPr>
          <w:t xml:space="preserve">25 - Перечень атрибутов, соответствующих типу документа «Бухгалтерская справка (ф.0504833)» TSE_NPS_0504833 </w:t>
        </w:r>
        <w:r w:rsidR="00CE7795" w:rsidRPr="00593B44">
          <w:rPr>
            <w:rStyle w:val="ad"/>
            <w:lang w:val="en-US"/>
          </w:rPr>
          <w:t>D</w:t>
        </w:r>
        <w:r w:rsidR="00CE7795" w:rsidRPr="00593B44">
          <w:rPr>
            <w:rStyle w:val="ad"/>
          </w:rPr>
          <w:t>011</w:t>
        </w:r>
        <w:r w:rsidR="00CE7795">
          <w:rPr>
            <w:webHidden/>
          </w:rPr>
          <w:tab/>
        </w:r>
        <w:r w:rsidR="00CE7795">
          <w:rPr>
            <w:webHidden/>
          </w:rPr>
          <w:fldChar w:fldCharType="begin"/>
        </w:r>
        <w:r w:rsidR="00CE7795">
          <w:rPr>
            <w:webHidden/>
          </w:rPr>
          <w:instrText xml:space="preserve"> PAGEREF _Toc226564537 \h </w:instrText>
        </w:r>
        <w:r w:rsidR="00CE7795">
          <w:rPr>
            <w:webHidden/>
          </w:rPr>
        </w:r>
        <w:r w:rsidR="00CE7795">
          <w:rPr>
            <w:webHidden/>
          </w:rPr>
          <w:fldChar w:fldCharType="separate"/>
        </w:r>
        <w:r w:rsidR="00CE7795">
          <w:rPr>
            <w:webHidden/>
          </w:rPr>
          <w:t>182</w:t>
        </w:r>
        <w:r w:rsidR="00CE7795">
          <w:rPr>
            <w:webHidden/>
          </w:rPr>
          <w:fldChar w:fldCharType="end"/>
        </w:r>
      </w:hyperlink>
    </w:p>
    <w:p w14:paraId="66E0D971" w14:textId="77777777" w:rsidR="00CE7795" w:rsidRDefault="00000000">
      <w:pPr>
        <w:pStyle w:val="affff0"/>
        <w:rPr>
          <w:rFonts w:asciiTheme="minorHAnsi" w:eastAsiaTheme="minorEastAsia" w:hAnsiTheme="minorHAnsi" w:cstheme="minorBidi"/>
          <w:sz w:val="22"/>
          <w:szCs w:val="22"/>
        </w:rPr>
      </w:pPr>
      <w:hyperlink w:anchor="_Toc226564538" w:history="1">
        <w:r w:rsidR="00CE7795" w:rsidRPr="00593B44">
          <w:rPr>
            <w:rStyle w:val="ad"/>
          </w:rPr>
          <w:t>Таблица </w:t>
        </w:r>
        <w:r w:rsidR="00CE7795">
          <w:rPr>
            <w:rFonts w:asciiTheme="minorHAnsi" w:eastAsiaTheme="minorEastAsia" w:hAnsiTheme="minorHAnsi" w:cstheme="minorBidi"/>
            <w:sz w:val="22"/>
            <w:szCs w:val="22"/>
          </w:rPr>
          <w:tab/>
        </w:r>
        <w:r w:rsidR="00CE7795" w:rsidRPr="00593B44">
          <w:rPr>
            <w:rStyle w:val="ad"/>
          </w:rPr>
          <w:t>26 Перечень атрибутов, соответствующих типу документа «Сведения об операциях с целевыми средствами» (ф. 0501213) TSE_05012013_D05</w:t>
        </w:r>
        <w:r w:rsidR="00CE7795">
          <w:rPr>
            <w:webHidden/>
          </w:rPr>
          <w:tab/>
        </w:r>
        <w:r w:rsidR="00CE7795">
          <w:rPr>
            <w:webHidden/>
          </w:rPr>
          <w:fldChar w:fldCharType="begin"/>
        </w:r>
        <w:r w:rsidR="00CE7795">
          <w:rPr>
            <w:webHidden/>
          </w:rPr>
          <w:instrText xml:space="preserve"> PAGEREF _Toc226564538 \h </w:instrText>
        </w:r>
        <w:r w:rsidR="00CE7795">
          <w:rPr>
            <w:webHidden/>
          </w:rPr>
        </w:r>
        <w:r w:rsidR="00CE7795">
          <w:rPr>
            <w:webHidden/>
          </w:rPr>
          <w:fldChar w:fldCharType="separate"/>
        </w:r>
        <w:r w:rsidR="00CE7795">
          <w:rPr>
            <w:webHidden/>
          </w:rPr>
          <w:t>187</w:t>
        </w:r>
        <w:r w:rsidR="00CE7795">
          <w:rPr>
            <w:webHidden/>
          </w:rPr>
          <w:fldChar w:fldCharType="end"/>
        </w:r>
      </w:hyperlink>
    </w:p>
    <w:p w14:paraId="5B02AEBF" w14:textId="77777777" w:rsidR="00CE7795" w:rsidRDefault="00000000">
      <w:pPr>
        <w:pStyle w:val="affff0"/>
        <w:rPr>
          <w:rFonts w:asciiTheme="minorHAnsi" w:eastAsiaTheme="minorEastAsia" w:hAnsiTheme="minorHAnsi" w:cstheme="minorBidi"/>
          <w:sz w:val="22"/>
          <w:szCs w:val="22"/>
        </w:rPr>
      </w:pPr>
      <w:hyperlink w:anchor="_Toc226564539" w:history="1">
        <w:r w:rsidR="00CE7795" w:rsidRPr="00593B44">
          <w:rPr>
            <w:rStyle w:val="ad"/>
          </w:rPr>
          <w:t>Таблица </w:t>
        </w:r>
        <w:r w:rsidR="00CE7795">
          <w:rPr>
            <w:rFonts w:asciiTheme="minorHAnsi" w:eastAsiaTheme="minorEastAsia" w:hAnsiTheme="minorHAnsi" w:cstheme="minorBidi"/>
            <w:sz w:val="22"/>
            <w:szCs w:val="22"/>
          </w:rPr>
          <w:tab/>
        </w:r>
        <w:r w:rsidR="00CE7795" w:rsidRPr="00593B44">
          <w:rPr>
            <w:rStyle w:val="ad"/>
          </w:rPr>
          <w:t>27 - Перечень атрибутов, соответствующих типу документа «Поручение о перечислении на счет входящее» TSE_IncomingErrand_D092</w:t>
        </w:r>
        <w:r w:rsidR="00CE7795">
          <w:rPr>
            <w:webHidden/>
          </w:rPr>
          <w:tab/>
        </w:r>
        <w:r w:rsidR="00CE7795">
          <w:rPr>
            <w:webHidden/>
          </w:rPr>
          <w:fldChar w:fldCharType="begin"/>
        </w:r>
        <w:r w:rsidR="00CE7795">
          <w:rPr>
            <w:webHidden/>
          </w:rPr>
          <w:instrText xml:space="preserve"> PAGEREF _Toc226564539 \h </w:instrText>
        </w:r>
        <w:r w:rsidR="00CE7795">
          <w:rPr>
            <w:webHidden/>
          </w:rPr>
        </w:r>
        <w:r w:rsidR="00CE7795">
          <w:rPr>
            <w:webHidden/>
          </w:rPr>
          <w:fldChar w:fldCharType="separate"/>
        </w:r>
        <w:r w:rsidR="00CE7795">
          <w:rPr>
            <w:webHidden/>
          </w:rPr>
          <w:t>195</w:t>
        </w:r>
        <w:r w:rsidR="00CE7795">
          <w:rPr>
            <w:webHidden/>
          </w:rPr>
          <w:fldChar w:fldCharType="end"/>
        </w:r>
      </w:hyperlink>
    </w:p>
    <w:p w14:paraId="10F6C868" w14:textId="77777777" w:rsidR="00CE7795" w:rsidRDefault="00000000">
      <w:pPr>
        <w:pStyle w:val="affff0"/>
        <w:rPr>
          <w:rFonts w:asciiTheme="minorHAnsi" w:eastAsiaTheme="minorEastAsia" w:hAnsiTheme="minorHAnsi" w:cstheme="minorBidi"/>
          <w:sz w:val="22"/>
          <w:szCs w:val="22"/>
        </w:rPr>
      </w:pPr>
      <w:hyperlink w:anchor="_Toc226564540" w:history="1">
        <w:r w:rsidR="00CE7795" w:rsidRPr="00593B44">
          <w:rPr>
            <w:rStyle w:val="ad"/>
          </w:rPr>
          <w:t>Таблица </w:t>
        </w:r>
        <w:r w:rsidR="00CE7795">
          <w:rPr>
            <w:rFonts w:asciiTheme="minorHAnsi" w:eastAsiaTheme="minorEastAsia" w:hAnsiTheme="minorHAnsi" w:cstheme="minorBidi"/>
            <w:sz w:val="22"/>
            <w:szCs w:val="22"/>
          </w:rPr>
          <w:tab/>
        </w:r>
        <w:r w:rsidR="00CE7795" w:rsidRPr="00593B44">
          <w:rPr>
            <w:rStyle w:val="ad"/>
          </w:rPr>
          <w:t>28. Перечень атрибутов, соответствующих типу документа «Платежное поручение клиента (ф. 0401060)» TSE_0401060_D08</w:t>
        </w:r>
        <w:r w:rsidR="00CE7795">
          <w:rPr>
            <w:webHidden/>
          </w:rPr>
          <w:tab/>
        </w:r>
        <w:r w:rsidR="00CE7795">
          <w:rPr>
            <w:webHidden/>
          </w:rPr>
          <w:fldChar w:fldCharType="begin"/>
        </w:r>
        <w:r w:rsidR="00CE7795">
          <w:rPr>
            <w:webHidden/>
          </w:rPr>
          <w:instrText xml:space="preserve"> PAGEREF _Toc226564540 \h </w:instrText>
        </w:r>
        <w:r w:rsidR="00CE7795">
          <w:rPr>
            <w:webHidden/>
          </w:rPr>
        </w:r>
        <w:r w:rsidR="00CE7795">
          <w:rPr>
            <w:webHidden/>
          </w:rPr>
          <w:fldChar w:fldCharType="separate"/>
        </w:r>
        <w:r w:rsidR="00CE7795">
          <w:rPr>
            <w:webHidden/>
          </w:rPr>
          <w:t>208</w:t>
        </w:r>
        <w:r w:rsidR="00CE7795">
          <w:rPr>
            <w:webHidden/>
          </w:rPr>
          <w:fldChar w:fldCharType="end"/>
        </w:r>
      </w:hyperlink>
    </w:p>
    <w:p w14:paraId="6672EA49" w14:textId="77777777" w:rsidR="00CE7795" w:rsidRDefault="00000000">
      <w:pPr>
        <w:pStyle w:val="affff0"/>
        <w:rPr>
          <w:rFonts w:asciiTheme="minorHAnsi" w:eastAsiaTheme="minorEastAsia" w:hAnsiTheme="minorHAnsi" w:cstheme="minorBidi"/>
          <w:sz w:val="22"/>
          <w:szCs w:val="22"/>
        </w:rPr>
      </w:pPr>
      <w:hyperlink w:anchor="_Toc226564541" w:history="1">
        <w:r w:rsidR="00CE7795" w:rsidRPr="00593B44">
          <w:rPr>
            <w:rStyle w:val="ad"/>
          </w:rPr>
          <w:t>Таблица </w:t>
        </w:r>
        <w:r w:rsidR="00CE7795">
          <w:rPr>
            <w:rFonts w:asciiTheme="minorHAnsi" w:eastAsiaTheme="minorEastAsia" w:hAnsiTheme="minorHAnsi" w:cstheme="minorBidi"/>
            <w:sz w:val="22"/>
            <w:szCs w:val="22"/>
          </w:rPr>
          <w:tab/>
        </w:r>
        <w:r w:rsidR="00CE7795" w:rsidRPr="00593B44">
          <w:rPr>
            <w:rStyle w:val="ad"/>
          </w:rPr>
          <w:t>29. Перечень атрибутов, соответствующих типу документа «Уведомление об уточнении операций клиента» (ф. 0531852) TSE_0531852_D12</w:t>
        </w:r>
        <w:r w:rsidR="00CE7795">
          <w:rPr>
            <w:webHidden/>
          </w:rPr>
          <w:tab/>
        </w:r>
        <w:r w:rsidR="00CE7795">
          <w:rPr>
            <w:webHidden/>
          </w:rPr>
          <w:fldChar w:fldCharType="begin"/>
        </w:r>
        <w:r w:rsidR="00CE7795">
          <w:rPr>
            <w:webHidden/>
          </w:rPr>
          <w:instrText xml:space="preserve"> PAGEREF _Toc226564541 \h </w:instrText>
        </w:r>
        <w:r w:rsidR="00CE7795">
          <w:rPr>
            <w:webHidden/>
          </w:rPr>
        </w:r>
        <w:r w:rsidR="00CE7795">
          <w:rPr>
            <w:webHidden/>
          </w:rPr>
          <w:fldChar w:fldCharType="separate"/>
        </w:r>
        <w:r w:rsidR="00CE7795">
          <w:rPr>
            <w:webHidden/>
          </w:rPr>
          <w:t>215</w:t>
        </w:r>
        <w:r w:rsidR="00CE7795">
          <w:rPr>
            <w:webHidden/>
          </w:rPr>
          <w:fldChar w:fldCharType="end"/>
        </w:r>
      </w:hyperlink>
    </w:p>
    <w:p w14:paraId="6192EEAD" w14:textId="77777777" w:rsidR="00CE7795" w:rsidRDefault="00000000">
      <w:pPr>
        <w:pStyle w:val="affff0"/>
        <w:rPr>
          <w:rFonts w:asciiTheme="minorHAnsi" w:eastAsiaTheme="minorEastAsia" w:hAnsiTheme="minorHAnsi" w:cstheme="minorBidi"/>
          <w:sz w:val="22"/>
          <w:szCs w:val="22"/>
        </w:rPr>
      </w:pPr>
      <w:hyperlink w:anchor="_Toc226564542" w:history="1">
        <w:r w:rsidR="00CE7795" w:rsidRPr="00593B44">
          <w:rPr>
            <w:rStyle w:val="ad"/>
          </w:rPr>
          <w:t>Таблица </w:t>
        </w:r>
        <w:r w:rsidR="00CE7795">
          <w:rPr>
            <w:rFonts w:asciiTheme="minorHAnsi" w:eastAsiaTheme="minorEastAsia" w:hAnsiTheme="minorHAnsi" w:cstheme="minorBidi"/>
            <w:sz w:val="22"/>
            <w:szCs w:val="22"/>
          </w:rPr>
          <w:tab/>
        </w:r>
        <w:r w:rsidR="00CE7795" w:rsidRPr="00593B44">
          <w:rPr>
            <w:rStyle w:val="ad"/>
          </w:rPr>
          <w:t>30 - Перечень атрибутов, соответствующих типу документа «Платежное поручение» (ф. 0401060) TSE_0401060_D07</w:t>
        </w:r>
        <w:r w:rsidR="00CE7795">
          <w:rPr>
            <w:webHidden/>
          </w:rPr>
          <w:tab/>
        </w:r>
        <w:r w:rsidR="00CE7795">
          <w:rPr>
            <w:webHidden/>
          </w:rPr>
          <w:fldChar w:fldCharType="begin"/>
        </w:r>
        <w:r w:rsidR="00CE7795">
          <w:rPr>
            <w:webHidden/>
          </w:rPr>
          <w:instrText xml:space="preserve"> PAGEREF _Toc226564542 \h </w:instrText>
        </w:r>
        <w:r w:rsidR="00CE7795">
          <w:rPr>
            <w:webHidden/>
          </w:rPr>
        </w:r>
        <w:r w:rsidR="00CE7795">
          <w:rPr>
            <w:webHidden/>
          </w:rPr>
          <w:fldChar w:fldCharType="separate"/>
        </w:r>
        <w:r w:rsidR="00CE7795">
          <w:rPr>
            <w:webHidden/>
          </w:rPr>
          <w:t>239</w:t>
        </w:r>
        <w:r w:rsidR="00CE7795">
          <w:rPr>
            <w:webHidden/>
          </w:rPr>
          <w:fldChar w:fldCharType="end"/>
        </w:r>
      </w:hyperlink>
    </w:p>
    <w:p w14:paraId="5CDB3BDC" w14:textId="77777777" w:rsidR="00CE7795" w:rsidRDefault="00000000">
      <w:pPr>
        <w:pStyle w:val="affff0"/>
        <w:rPr>
          <w:rFonts w:asciiTheme="minorHAnsi" w:eastAsiaTheme="minorEastAsia" w:hAnsiTheme="minorHAnsi" w:cstheme="minorBidi"/>
          <w:sz w:val="22"/>
          <w:szCs w:val="22"/>
        </w:rPr>
      </w:pPr>
      <w:hyperlink w:anchor="_Toc226564543" w:history="1">
        <w:r w:rsidR="00CE7795" w:rsidRPr="00593B44">
          <w:rPr>
            <w:rStyle w:val="ad"/>
          </w:rPr>
          <w:t>Таблица </w:t>
        </w:r>
        <w:r w:rsidR="00CE7795">
          <w:rPr>
            <w:rFonts w:asciiTheme="minorHAnsi" w:eastAsiaTheme="minorEastAsia" w:hAnsiTheme="minorHAnsi" w:cstheme="minorBidi"/>
            <w:sz w:val="22"/>
            <w:szCs w:val="22"/>
          </w:rPr>
          <w:tab/>
        </w:r>
        <w:r w:rsidR="00CE7795" w:rsidRPr="00593B44">
          <w:rPr>
            <w:rStyle w:val="ad"/>
          </w:rPr>
          <w:t>31 - Перечень атрибутов, соответствующих типу документа ««Заявление на выдачу (перевод, отзыв) Казначейского обеспечения обязательств» (ф. 0506108) TSE_0506108_D031</w:t>
        </w:r>
        <w:r w:rsidR="00CE7795">
          <w:rPr>
            <w:webHidden/>
          </w:rPr>
          <w:tab/>
        </w:r>
        <w:r w:rsidR="00CE7795">
          <w:rPr>
            <w:webHidden/>
          </w:rPr>
          <w:fldChar w:fldCharType="begin"/>
        </w:r>
        <w:r w:rsidR="00CE7795">
          <w:rPr>
            <w:webHidden/>
          </w:rPr>
          <w:instrText xml:space="preserve"> PAGEREF _Toc226564543 \h </w:instrText>
        </w:r>
        <w:r w:rsidR="00CE7795">
          <w:rPr>
            <w:webHidden/>
          </w:rPr>
        </w:r>
        <w:r w:rsidR="00CE7795">
          <w:rPr>
            <w:webHidden/>
          </w:rPr>
          <w:fldChar w:fldCharType="separate"/>
        </w:r>
        <w:r w:rsidR="00CE7795">
          <w:rPr>
            <w:webHidden/>
          </w:rPr>
          <w:t>246</w:t>
        </w:r>
        <w:r w:rsidR="00CE7795">
          <w:rPr>
            <w:webHidden/>
          </w:rPr>
          <w:fldChar w:fldCharType="end"/>
        </w:r>
      </w:hyperlink>
    </w:p>
    <w:p w14:paraId="61945F08" w14:textId="77777777" w:rsidR="00CE7795" w:rsidRDefault="00000000">
      <w:pPr>
        <w:pStyle w:val="affff0"/>
        <w:rPr>
          <w:rFonts w:asciiTheme="minorHAnsi" w:eastAsiaTheme="minorEastAsia" w:hAnsiTheme="minorHAnsi" w:cstheme="minorBidi"/>
          <w:sz w:val="22"/>
          <w:szCs w:val="22"/>
        </w:rPr>
      </w:pPr>
      <w:hyperlink w:anchor="_Toc226564544" w:history="1">
        <w:r w:rsidR="00CE7795" w:rsidRPr="00593B44">
          <w:rPr>
            <w:rStyle w:val="ad"/>
          </w:rPr>
          <w:t>Таблица </w:t>
        </w:r>
        <w:r w:rsidR="00CE7795">
          <w:rPr>
            <w:rFonts w:asciiTheme="minorHAnsi" w:eastAsiaTheme="minorEastAsia" w:hAnsiTheme="minorHAnsi" w:cstheme="minorBidi"/>
            <w:sz w:val="22"/>
            <w:szCs w:val="22"/>
          </w:rPr>
          <w:tab/>
        </w:r>
        <w:r w:rsidR="00CE7795" w:rsidRPr="00593B44">
          <w:rPr>
            <w:rStyle w:val="ad"/>
          </w:rPr>
          <w:t>32 - Перечень атрибутов, соответствующих типу документа «Казначейское обеспечение обязательств» (ф. 0506110) TSE_0506110_D032</w:t>
        </w:r>
        <w:r w:rsidR="00CE7795">
          <w:rPr>
            <w:webHidden/>
          </w:rPr>
          <w:tab/>
        </w:r>
        <w:r w:rsidR="00CE7795">
          <w:rPr>
            <w:webHidden/>
          </w:rPr>
          <w:fldChar w:fldCharType="begin"/>
        </w:r>
        <w:r w:rsidR="00CE7795">
          <w:rPr>
            <w:webHidden/>
          </w:rPr>
          <w:instrText xml:space="preserve"> PAGEREF _Toc226564544 \h </w:instrText>
        </w:r>
        <w:r w:rsidR="00CE7795">
          <w:rPr>
            <w:webHidden/>
          </w:rPr>
        </w:r>
        <w:r w:rsidR="00CE7795">
          <w:rPr>
            <w:webHidden/>
          </w:rPr>
          <w:fldChar w:fldCharType="separate"/>
        </w:r>
        <w:r w:rsidR="00CE7795">
          <w:rPr>
            <w:webHidden/>
          </w:rPr>
          <w:t>248</w:t>
        </w:r>
        <w:r w:rsidR="00CE7795">
          <w:rPr>
            <w:webHidden/>
          </w:rPr>
          <w:fldChar w:fldCharType="end"/>
        </w:r>
      </w:hyperlink>
    </w:p>
    <w:p w14:paraId="140E9644" w14:textId="77777777" w:rsidR="00CE7795" w:rsidRDefault="00000000">
      <w:pPr>
        <w:pStyle w:val="affff0"/>
        <w:rPr>
          <w:rFonts w:asciiTheme="minorHAnsi" w:eastAsiaTheme="minorEastAsia" w:hAnsiTheme="minorHAnsi" w:cstheme="minorBidi"/>
          <w:sz w:val="22"/>
          <w:szCs w:val="22"/>
        </w:rPr>
      </w:pPr>
      <w:hyperlink w:anchor="_Toc226564545" w:history="1">
        <w:r w:rsidR="00CE7795" w:rsidRPr="00593B44">
          <w:rPr>
            <w:rStyle w:val="ad"/>
          </w:rPr>
          <w:t>Таблица </w:t>
        </w:r>
        <w:r w:rsidR="00CE7795">
          <w:rPr>
            <w:rFonts w:asciiTheme="minorHAnsi" w:eastAsiaTheme="minorEastAsia" w:hAnsiTheme="minorHAnsi" w:cstheme="minorBidi"/>
            <w:sz w:val="22"/>
            <w:szCs w:val="22"/>
          </w:rPr>
          <w:tab/>
        </w:r>
        <w:r w:rsidR="00CE7795" w:rsidRPr="00593B44">
          <w:rPr>
            <w:rStyle w:val="ad"/>
          </w:rPr>
          <w:t>33 – Перечень атрибутов, соответствующих типу документа «Бухгалтерская справка» (ф. 0504833) ARP_NPS_0504833_TSE в SVAP НПС</w:t>
        </w:r>
        <w:r w:rsidR="00CE7795">
          <w:rPr>
            <w:webHidden/>
          </w:rPr>
          <w:tab/>
        </w:r>
        <w:r w:rsidR="00CE7795">
          <w:rPr>
            <w:webHidden/>
          </w:rPr>
          <w:fldChar w:fldCharType="begin"/>
        </w:r>
        <w:r w:rsidR="00CE7795">
          <w:rPr>
            <w:webHidden/>
          </w:rPr>
          <w:instrText xml:space="preserve"> PAGEREF _Toc226564545 \h </w:instrText>
        </w:r>
        <w:r w:rsidR="00CE7795">
          <w:rPr>
            <w:webHidden/>
          </w:rPr>
        </w:r>
        <w:r w:rsidR="00CE7795">
          <w:rPr>
            <w:webHidden/>
          </w:rPr>
          <w:fldChar w:fldCharType="separate"/>
        </w:r>
        <w:r w:rsidR="00CE7795">
          <w:rPr>
            <w:webHidden/>
          </w:rPr>
          <w:t>252</w:t>
        </w:r>
        <w:r w:rsidR="00CE7795">
          <w:rPr>
            <w:webHidden/>
          </w:rPr>
          <w:fldChar w:fldCharType="end"/>
        </w:r>
      </w:hyperlink>
    </w:p>
    <w:p w14:paraId="0EA778CF" w14:textId="77777777" w:rsidR="00CE7795" w:rsidRDefault="00000000">
      <w:pPr>
        <w:pStyle w:val="affff0"/>
        <w:rPr>
          <w:rFonts w:asciiTheme="minorHAnsi" w:eastAsiaTheme="minorEastAsia" w:hAnsiTheme="minorHAnsi" w:cstheme="minorBidi"/>
          <w:sz w:val="22"/>
          <w:szCs w:val="22"/>
        </w:rPr>
      </w:pPr>
      <w:hyperlink w:anchor="_Toc226564546" w:history="1">
        <w:r w:rsidR="00CE7795" w:rsidRPr="00593B44">
          <w:rPr>
            <w:rStyle w:val="ad"/>
          </w:rPr>
          <w:t>Таблица </w:t>
        </w:r>
        <w:r w:rsidR="00CE7795">
          <w:rPr>
            <w:rFonts w:asciiTheme="minorHAnsi" w:eastAsiaTheme="minorEastAsia" w:hAnsiTheme="minorHAnsi" w:cstheme="minorBidi"/>
            <w:sz w:val="22"/>
            <w:szCs w:val="22"/>
          </w:rPr>
          <w:tab/>
        </w:r>
        <w:r w:rsidR="00CE7795" w:rsidRPr="00593B44">
          <w:rPr>
            <w:rStyle w:val="ad"/>
          </w:rPr>
          <w:t>34 – Перечень атрибутов, соответствующих типу документа «Бухгалтерская справка» (ф. 0504833) ARP_SVAP_ZG_TSE в SVAP НПС</w:t>
        </w:r>
        <w:r w:rsidR="00CE7795">
          <w:rPr>
            <w:webHidden/>
          </w:rPr>
          <w:tab/>
        </w:r>
        <w:r w:rsidR="00CE7795">
          <w:rPr>
            <w:webHidden/>
          </w:rPr>
          <w:fldChar w:fldCharType="begin"/>
        </w:r>
        <w:r w:rsidR="00CE7795">
          <w:rPr>
            <w:webHidden/>
          </w:rPr>
          <w:instrText xml:space="preserve"> PAGEREF _Toc226564546 \h </w:instrText>
        </w:r>
        <w:r w:rsidR="00CE7795">
          <w:rPr>
            <w:webHidden/>
          </w:rPr>
        </w:r>
        <w:r w:rsidR="00CE7795">
          <w:rPr>
            <w:webHidden/>
          </w:rPr>
          <w:fldChar w:fldCharType="separate"/>
        </w:r>
        <w:r w:rsidR="00CE7795">
          <w:rPr>
            <w:webHidden/>
          </w:rPr>
          <w:t>258</w:t>
        </w:r>
        <w:r w:rsidR="00CE7795">
          <w:rPr>
            <w:webHidden/>
          </w:rPr>
          <w:fldChar w:fldCharType="end"/>
        </w:r>
      </w:hyperlink>
    </w:p>
    <w:p w14:paraId="49D26953" w14:textId="77777777" w:rsidR="00CE7795" w:rsidRDefault="00000000">
      <w:pPr>
        <w:pStyle w:val="affff0"/>
        <w:rPr>
          <w:rFonts w:asciiTheme="minorHAnsi" w:eastAsiaTheme="minorEastAsia" w:hAnsiTheme="minorHAnsi" w:cstheme="minorBidi"/>
          <w:sz w:val="22"/>
          <w:szCs w:val="22"/>
        </w:rPr>
      </w:pPr>
      <w:hyperlink w:anchor="_Toc226564547" w:history="1">
        <w:r w:rsidR="00CE7795" w:rsidRPr="00593B44">
          <w:rPr>
            <w:rStyle w:val="ad"/>
          </w:rPr>
          <w:t>Таблица </w:t>
        </w:r>
        <w:r w:rsidR="00CE7795">
          <w:rPr>
            <w:rFonts w:asciiTheme="minorHAnsi" w:eastAsiaTheme="minorEastAsia" w:hAnsiTheme="minorHAnsi" w:cstheme="minorBidi"/>
            <w:sz w:val="22"/>
            <w:szCs w:val="22"/>
          </w:rPr>
          <w:tab/>
        </w:r>
        <w:r w:rsidR="00CE7795" w:rsidRPr="00593B44">
          <w:rPr>
            <w:rStyle w:val="ad"/>
          </w:rPr>
          <w:t xml:space="preserve">35 – Перечень атрибутов, соответствующих типу документа «Акт приемки-передачи лицевого счета» (ф. 0531375) </w:t>
        </w:r>
        <w:r w:rsidR="00CE7795" w:rsidRPr="00593B44">
          <w:rPr>
            <w:rStyle w:val="ad"/>
            <w:lang w:val="en-US"/>
          </w:rPr>
          <w:t>TSE</w:t>
        </w:r>
        <w:r w:rsidR="00CE7795" w:rsidRPr="00593B44">
          <w:rPr>
            <w:rStyle w:val="ad"/>
          </w:rPr>
          <w:t>_0531375_</w:t>
        </w:r>
        <w:r w:rsidR="00CE7795" w:rsidRPr="00593B44">
          <w:rPr>
            <w:rStyle w:val="ad"/>
            <w:lang w:val="en-US"/>
          </w:rPr>
          <w:t>D</w:t>
        </w:r>
        <w:r w:rsidR="00CE7795" w:rsidRPr="00593B44">
          <w:rPr>
            <w:rStyle w:val="ad"/>
          </w:rPr>
          <w:t>070» в SVAP НПС</w:t>
        </w:r>
        <w:r w:rsidR="00CE7795">
          <w:rPr>
            <w:webHidden/>
          </w:rPr>
          <w:tab/>
        </w:r>
        <w:r w:rsidR="00CE7795">
          <w:rPr>
            <w:webHidden/>
          </w:rPr>
          <w:fldChar w:fldCharType="begin"/>
        </w:r>
        <w:r w:rsidR="00CE7795">
          <w:rPr>
            <w:webHidden/>
          </w:rPr>
          <w:instrText xml:space="preserve"> PAGEREF _Toc226564547 \h </w:instrText>
        </w:r>
        <w:r w:rsidR="00CE7795">
          <w:rPr>
            <w:webHidden/>
          </w:rPr>
        </w:r>
        <w:r w:rsidR="00CE7795">
          <w:rPr>
            <w:webHidden/>
          </w:rPr>
          <w:fldChar w:fldCharType="separate"/>
        </w:r>
        <w:r w:rsidR="00CE7795">
          <w:rPr>
            <w:webHidden/>
          </w:rPr>
          <w:t>263</w:t>
        </w:r>
        <w:r w:rsidR="00CE7795">
          <w:rPr>
            <w:webHidden/>
          </w:rPr>
          <w:fldChar w:fldCharType="end"/>
        </w:r>
      </w:hyperlink>
    </w:p>
    <w:p w14:paraId="281F83F9" w14:textId="77777777" w:rsidR="00CE7795" w:rsidRDefault="00000000">
      <w:pPr>
        <w:pStyle w:val="affff0"/>
        <w:rPr>
          <w:rFonts w:asciiTheme="minorHAnsi" w:eastAsiaTheme="minorEastAsia" w:hAnsiTheme="minorHAnsi" w:cstheme="minorBidi"/>
          <w:sz w:val="22"/>
          <w:szCs w:val="22"/>
        </w:rPr>
      </w:pPr>
      <w:hyperlink w:anchor="_Toc226564548" w:history="1">
        <w:r w:rsidR="00CE7795" w:rsidRPr="00593B44">
          <w:rPr>
            <w:rStyle w:val="ad"/>
          </w:rPr>
          <w:t>Таблица </w:t>
        </w:r>
        <w:r w:rsidR="00CE7795">
          <w:rPr>
            <w:rFonts w:asciiTheme="minorHAnsi" w:eastAsiaTheme="minorEastAsia" w:hAnsiTheme="minorHAnsi" w:cstheme="minorBidi"/>
            <w:sz w:val="22"/>
            <w:szCs w:val="22"/>
          </w:rPr>
          <w:tab/>
        </w:r>
        <w:r w:rsidR="00CE7795" w:rsidRPr="00593B44">
          <w:rPr>
            <w:rStyle w:val="ad"/>
          </w:rPr>
          <w:t>36 – Перечень атрибутов, соответствующих типу документа «Бухгалтерская справка» (ф. 0504833) ARP_SVAP_</w:t>
        </w:r>
        <w:r w:rsidR="00CE7795" w:rsidRPr="00593B44">
          <w:rPr>
            <w:rStyle w:val="ad"/>
            <w:lang w:val="en-US"/>
          </w:rPr>
          <w:t>N</w:t>
        </w:r>
        <w:r w:rsidR="00CE7795" w:rsidRPr="00593B44">
          <w:rPr>
            <w:rStyle w:val="ad"/>
          </w:rPr>
          <w:t>G_TSE в SVAP НПС</w:t>
        </w:r>
        <w:r w:rsidR="00CE7795">
          <w:rPr>
            <w:webHidden/>
          </w:rPr>
          <w:tab/>
        </w:r>
        <w:r w:rsidR="00CE7795">
          <w:rPr>
            <w:webHidden/>
          </w:rPr>
          <w:fldChar w:fldCharType="begin"/>
        </w:r>
        <w:r w:rsidR="00CE7795">
          <w:rPr>
            <w:webHidden/>
          </w:rPr>
          <w:instrText xml:space="preserve"> PAGEREF _Toc226564548 \h </w:instrText>
        </w:r>
        <w:r w:rsidR="00CE7795">
          <w:rPr>
            <w:webHidden/>
          </w:rPr>
        </w:r>
        <w:r w:rsidR="00CE7795">
          <w:rPr>
            <w:webHidden/>
          </w:rPr>
          <w:fldChar w:fldCharType="separate"/>
        </w:r>
        <w:r w:rsidR="00CE7795">
          <w:rPr>
            <w:webHidden/>
          </w:rPr>
          <w:t>276</w:t>
        </w:r>
        <w:r w:rsidR="00CE7795">
          <w:rPr>
            <w:webHidden/>
          </w:rPr>
          <w:fldChar w:fldCharType="end"/>
        </w:r>
      </w:hyperlink>
    </w:p>
    <w:p w14:paraId="5C16B3BC" w14:textId="77777777" w:rsidR="00CE7795" w:rsidRDefault="00000000">
      <w:pPr>
        <w:pStyle w:val="affff0"/>
        <w:rPr>
          <w:rFonts w:asciiTheme="minorHAnsi" w:eastAsiaTheme="minorEastAsia" w:hAnsiTheme="minorHAnsi" w:cstheme="minorBidi"/>
          <w:sz w:val="22"/>
          <w:szCs w:val="22"/>
        </w:rPr>
      </w:pPr>
      <w:hyperlink w:anchor="_Toc226564549" w:history="1">
        <w:r w:rsidR="00CE7795" w:rsidRPr="00593B44">
          <w:rPr>
            <w:rStyle w:val="ad"/>
            <w:highlight w:val="cyan"/>
          </w:rPr>
          <w:t>Таблица </w:t>
        </w:r>
        <w:r w:rsidR="00CE7795">
          <w:rPr>
            <w:rFonts w:asciiTheme="minorHAnsi" w:eastAsiaTheme="minorEastAsia" w:hAnsiTheme="minorHAnsi" w:cstheme="minorBidi"/>
            <w:sz w:val="22"/>
            <w:szCs w:val="22"/>
          </w:rPr>
          <w:tab/>
        </w:r>
        <w:r w:rsidR="00CE7795" w:rsidRPr="00593B44">
          <w:rPr>
            <w:rStyle w:val="ad"/>
            <w:highlight w:val="cyan"/>
          </w:rPr>
          <w:t xml:space="preserve">37 - Перечень атрибутов, соответствующих типу документа «Поручение о перечислении на счет» </w:t>
        </w:r>
        <w:r w:rsidR="00CE7795" w:rsidRPr="00593B44">
          <w:rPr>
            <w:rStyle w:val="ad"/>
            <w:highlight w:val="cyan"/>
            <w:lang w:val="en-US"/>
          </w:rPr>
          <w:t>PUDS</w:t>
        </w:r>
        <w:r w:rsidR="00CE7795" w:rsidRPr="00593B44">
          <w:rPr>
            <w:rStyle w:val="ad"/>
            <w:highlight w:val="cyan"/>
          </w:rPr>
          <w:t>_</w:t>
        </w:r>
        <w:r w:rsidR="00CE7795" w:rsidRPr="00593B44">
          <w:rPr>
            <w:rStyle w:val="ad"/>
            <w:highlight w:val="cyan"/>
            <w:lang w:val="en-US"/>
          </w:rPr>
          <w:t>PPS</w:t>
        </w:r>
        <w:r w:rsidR="00CE7795" w:rsidRPr="00593B44">
          <w:rPr>
            <w:rStyle w:val="ad"/>
            <w:highlight w:val="cyan"/>
          </w:rPr>
          <w:t>_</w:t>
        </w:r>
        <w:r w:rsidR="00CE7795" w:rsidRPr="00593B44">
          <w:rPr>
            <w:rStyle w:val="ad"/>
            <w:highlight w:val="cyan"/>
            <w:lang w:val="en-US"/>
          </w:rPr>
          <w:t>NPS</w:t>
        </w:r>
        <w:r w:rsidR="00CE7795">
          <w:rPr>
            <w:webHidden/>
          </w:rPr>
          <w:tab/>
        </w:r>
        <w:r w:rsidR="00CE7795">
          <w:rPr>
            <w:webHidden/>
          </w:rPr>
          <w:fldChar w:fldCharType="begin"/>
        </w:r>
        <w:r w:rsidR="00CE7795">
          <w:rPr>
            <w:webHidden/>
          </w:rPr>
          <w:instrText xml:space="preserve"> PAGEREF _Toc226564549 \h </w:instrText>
        </w:r>
        <w:r w:rsidR="00CE7795">
          <w:rPr>
            <w:webHidden/>
          </w:rPr>
        </w:r>
        <w:r w:rsidR="00CE7795">
          <w:rPr>
            <w:webHidden/>
          </w:rPr>
          <w:fldChar w:fldCharType="separate"/>
        </w:r>
        <w:r w:rsidR="00CE7795">
          <w:rPr>
            <w:webHidden/>
          </w:rPr>
          <w:t>281</w:t>
        </w:r>
        <w:r w:rsidR="00CE7795">
          <w:rPr>
            <w:webHidden/>
          </w:rPr>
          <w:fldChar w:fldCharType="end"/>
        </w:r>
      </w:hyperlink>
    </w:p>
    <w:p w14:paraId="6DFA09B0" w14:textId="77777777" w:rsidR="00CE7795" w:rsidRDefault="00000000">
      <w:pPr>
        <w:pStyle w:val="affff0"/>
        <w:rPr>
          <w:rFonts w:asciiTheme="minorHAnsi" w:eastAsiaTheme="minorEastAsia" w:hAnsiTheme="minorHAnsi" w:cstheme="minorBidi"/>
          <w:sz w:val="22"/>
          <w:szCs w:val="22"/>
        </w:rPr>
      </w:pPr>
      <w:hyperlink w:anchor="_Toc226564550" w:history="1">
        <w:r w:rsidR="00CE7795" w:rsidRPr="00593B44">
          <w:rPr>
            <w:rStyle w:val="ad"/>
            <w:highlight w:val="cyan"/>
          </w:rPr>
          <w:t>Таблица </w:t>
        </w:r>
        <w:r w:rsidR="00CE7795">
          <w:rPr>
            <w:rFonts w:asciiTheme="minorHAnsi" w:eastAsiaTheme="minorEastAsia" w:hAnsiTheme="minorHAnsi" w:cstheme="minorBidi"/>
            <w:sz w:val="22"/>
            <w:szCs w:val="22"/>
          </w:rPr>
          <w:tab/>
        </w:r>
        <w:r w:rsidR="00CE7795" w:rsidRPr="00593B44">
          <w:rPr>
            <w:rStyle w:val="ad"/>
            <w:highlight w:val="cyan"/>
          </w:rPr>
          <w:t>38 - Перечень атрибутов, соответствующих типу документа «Платежное поручение» PUDS_PP_NPS</w:t>
        </w:r>
        <w:r w:rsidR="00CE7795">
          <w:rPr>
            <w:webHidden/>
          </w:rPr>
          <w:tab/>
        </w:r>
        <w:r w:rsidR="00CE7795">
          <w:rPr>
            <w:webHidden/>
          </w:rPr>
          <w:fldChar w:fldCharType="begin"/>
        </w:r>
        <w:r w:rsidR="00CE7795">
          <w:rPr>
            <w:webHidden/>
          </w:rPr>
          <w:instrText xml:space="preserve"> PAGEREF _Toc226564550 \h </w:instrText>
        </w:r>
        <w:r w:rsidR="00CE7795">
          <w:rPr>
            <w:webHidden/>
          </w:rPr>
        </w:r>
        <w:r w:rsidR="00CE7795">
          <w:rPr>
            <w:webHidden/>
          </w:rPr>
          <w:fldChar w:fldCharType="separate"/>
        </w:r>
        <w:r w:rsidR="00CE7795">
          <w:rPr>
            <w:webHidden/>
          </w:rPr>
          <w:t>286</w:t>
        </w:r>
        <w:r w:rsidR="00CE7795">
          <w:rPr>
            <w:webHidden/>
          </w:rPr>
          <w:fldChar w:fldCharType="end"/>
        </w:r>
      </w:hyperlink>
    </w:p>
    <w:p w14:paraId="2C528F56" w14:textId="77777777" w:rsidR="00CE7795" w:rsidRDefault="00000000">
      <w:pPr>
        <w:pStyle w:val="affff0"/>
        <w:rPr>
          <w:rFonts w:asciiTheme="minorHAnsi" w:eastAsiaTheme="minorEastAsia" w:hAnsiTheme="minorHAnsi" w:cstheme="minorBidi"/>
          <w:sz w:val="22"/>
          <w:szCs w:val="22"/>
        </w:rPr>
      </w:pPr>
      <w:hyperlink w:anchor="_Toc226564551" w:history="1">
        <w:r w:rsidR="00CE7795" w:rsidRPr="00593B44">
          <w:rPr>
            <w:rStyle w:val="ad"/>
          </w:rPr>
          <w:t>Таблица </w:t>
        </w:r>
        <w:r w:rsidR="00CE7795">
          <w:rPr>
            <w:rFonts w:asciiTheme="minorHAnsi" w:eastAsiaTheme="minorEastAsia" w:hAnsiTheme="minorHAnsi" w:cstheme="minorBidi"/>
            <w:sz w:val="22"/>
            <w:szCs w:val="22"/>
          </w:rPr>
          <w:tab/>
        </w:r>
        <w:r w:rsidR="00CE7795" w:rsidRPr="00593B44">
          <w:rPr>
            <w:rStyle w:val="ad"/>
          </w:rPr>
          <w:t>39 - Перечень атрибутов, общих для всех типов документов</w:t>
        </w:r>
        <w:r w:rsidR="00CE7795">
          <w:rPr>
            <w:webHidden/>
          </w:rPr>
          <w:tab/>
        </w:r>
        <w:r w:rsidR="00CE7795">
          <w:rPr>
            <w:webHidden/>
          </w:rPr>
          <w:fldChar w:fldCharType="begin"/>
        </w:r>
        <w:r w:rsidR="00CE7795">
          <w:rPr>
            <w:webHidden/>
          </w:rPr>
          <w:instrText xml:space="preserve"> PAGEREF _Toc226564551 \h </w:instrText>
        </w:r>
        <w:r w:rsidR="00CE7795">
          <w:rPr>
            <w:webHidden/>
          </w:rPr>
        </w:r>
        <w:r w:rsidR="00CE7795">
          <w:rPr>
            <w:webHidden/>
          </w:rPr>
          <w:fldChar w:fldCharType="separate"/>
        </w:r>
        <w:r w:rsidR="00CE7795">
          <w:rPr>
            <w:webHidden/>
          </w:rPr>
          <w:t>290</w:t>
        </w:r>
        <w:r w:rsidR="00CE7795">
          <w:rPr>
            <w:webHidden/>
          </w:rPr>
          <w:fldChar w:fldCharType="end"/>
        </w:r>
      </w:hyperlink>
    </w:p>
    <w:p w14:paraId="7651AD61" w14:textId="77777777" w:rsidR="00CE7795" w:rsidRDefault="00000000">
      <w:pPr>
        <w:pStyle w:val="affff0"/>
        <w:rPr>
          <w:rFonts w:asciiTheme="minorHAnsi" w:eastAsiaTheme="minorEastAsia" w:hAnsiTheme="minorHAnsi" w:cstheme="minorBidi"/>
          <w:sz w:val="22"/>
          <w:szCs w:val="22"/>
        </w:rPr>
      </w:pPr>
      <w:hyperlink w:anchor="_Toc226564552" w:history="1">
        <w:r w:rsidR="00CE7795" w:rsidRPr="00593B44">
          <w:rPr>
            <w:rStyle w:val="ad"/>
          </w:rPr>
          <w:t>Таблица </w:t>
        </w:r>
        <w:r w:rsidR="00CE7795">
          <w:rPr>
            <w:rFonts w:asciiTheme="minorHAnsi" w:eastAsiaTheme="minorEastAsia" w:hAnsiTheme="minorHAnsi" w:cstheme="minorBidi"/>
            <w:sz w:val="22"/>
            <w:szCs w:val="22"/>
          </w:rPr>
          <w:tab/>
        </w:r>
        <w:r w:rsidR="00CE7795" w:rsidRPr="00593B44">
          <w:rPr>
            <w:rStyle w:val="ad"/>
          </w:rPr>
          <w:t>40 - Перечень атрибутов, соответствующих типу документа «Заявление на исполнение Казначейского обеспечения обязательств» (ф. 0506109) TSE_0506109_D033</w:t>
        </w:r>
        <w:r w:rsidR="00CE7795">
          <w:rPr>
            <w:webHidden/>
          </w:rPr>
          <w:tab/>
        </w:r>
        <w:r w:rsidR="00CE7795">
          <w:rPr>
            <w:webHidden/>
          </w:rPr>
          <w:fldChar w:fldCharType="begin"/>
        </w:r>
        <w:r w:rsidR="00CE7795">
          <w:rPr>
            <w:webHidden/>
          </w:rPr>
          <w:instrText xml:space="preserve"> PAGEREF _Toc226564552 \h </w:instrText>
        </w:r>
        <w:r w:rsidR="00CE7795">
          <w:rPr>
            <w:webHidden/>
          </w:rPr>
        </w:r>
        <w:r w:rsidR="00CE7795">
          <w:rPr>
            <w:webHidden/>
          </w:rPr>
          <w:fldChar w:fldCharType="separate"/>
        </w:r>
        <w:r w:rsidR="00CE7795">
          <w:rPr>
            <w:webHidden/>
          </w:rPr>
          <w:t>291</w:t>
        </w:r>
        <w:r w:rsidR="00CE7795">
          <w:rPr>
            <w:webHidden/>
          </w:rPr>
          <w:fldChar w:fldCharType="end"/>
        </w:r>
      </w:hyperlink>
    </w:p>
    <w:p w14:paraId="36756BF5" w14:textId="77777777" w:rsidR="00CE7795" w:rsidRDefault="00000000">
      <w:pPr>
        <w:pStyle w:val="affff0"/>
        <w:rPr>
          <w:rFonts w:asciiTheme="minorHAnsi" w:eastAsiaTheme="minorEastAsia" w:hAnsiTheme="minorHAnsi" w:cstheme="minorBidi"/>
          <w:sz w:val="22"/>
          <w:szCs w:val="22"/>
        </w:rPr>
      </w:pPr>
      <w:hyperlink w:anchor="_Toc226564553" w:history="1">
        <w:r w:rsidR="00CE7795" w:rsidRPr="00593B44">
          <w:rPr>
            <w:rStyle w:val="ad"/>
          </w:rPr>
          <w:t>Таблица </w:t>
        </w:r>
        <w:r w:rsidR="00CE7795">
          <w:rPr>
            <w:rFonts w:asciiTheme="minorHAnsi" w:eastAsiaTheme="minorEastAsia" w:hAnsiTheme="minorHAnsi" w:cstheme="minorBidi"/>
            <w:sz w:val="22"/>
            <w:szCs w:val="22"/>
          </w:rPr>
          <w:tab/>
        </w:r>
        <w:r w:rsidR="00CE7795" w:rsidRPr="00593B44">
          <w:rPr>
            <w:rStyle w:val="ad"/>
          </w:rPr>
          <w:t>41 - Перечень атрибутов, соответствующих типу документа «Поручение о перечислении на счет исходящее» TSE_TransOrderAcc_D091</w:t>
        </w:r>
        <w:r w:rsidR="00CE7795">
          <w:rPr>
            <w:webHidden/>
          </w:rPr>
          <w:tab/>
        </w:r>
        <w:r w:rsidR="00CE7795">
          <w:rPr>
            <w:webHidden/>
          </w:rPr>
          <w:fldChar w:fldCharType="begin"/>
        </w:r>
        <w:r w:rsidR="00CE7795">
          <w:rPr>
            <w:webHidden/>
          </w:rPr>
          <w:instrText xml:space="preserve"> PAGEREF _Toc226564553 \h </w:instrText>
        </w:r>
        <w:r w:rsidR="00CE7795">
          <w:rPr>
            <w:webHidden/>
          </w:rPr>
        </w:r>
        <w:r w:rsidR="00CE7795">
          <w:rPr>
            <w:webHidden/>
          </w:rPr>
          <w:fldChar w:fldCharType="separate"/>
        </w:r>
        <w:r w:rsidR="00CE7795">
          <w:rPr>
            <w:webHidden/>
          </w:rPr>
          <w:t>293</w:t>
        </w:r>
        <w:r w:rsidR="00CE7795">
          <w:rPr>
            <w:webHidden/>
          </w:rPr>
          <w:fldChar w:fldCharType="end"/>
        </w:r>
      </w:hyperlink>
    </w:p>
    <w:p w14:paraId="7174CEF4" w14:textId="64F90F64" w:rsidR="00873EA9" w:rsidRPr="005C6BDA" w:rsidRDefault="007E6F58" w:rsidP="00F87EF1">
      <w:pPr>
        <w:pStyle w:val="affff0"/>
      </w:pPr>
      <w:r w:rsidRPr="005C6BDA">
        <w:fldChar w:fldCharType="end"/>
      </w:r>
    </w:p>
    <w:p w14:paraId="293461AD" w14:textId="77777777" w:rsidR="002C23DF" w:rsidRPr="00F87EF1" w:rsidRDefault="002C23DF" w:rsidP="00F87EF1">
      <w:pPr>
        <w:pStyle w:val="GOSTReg"/>
      </w:pPr>
      <w:bookmarkStart w:id="11" w:name="_Toc532296331"/>
      <w:bookmarkStart w:id="12" w:name="_Toc121319580"/>
      <w:bookmarkStart w:id="13" w:name="_Toc226564443"/>
      <w:r w:rsidRPr="00F87EF1">
        <w:lastRenderedPageBreak/>
        <w:t>Перечень рисунков</w:t>
      </w:r>
      <w:bookmarkEnd w:id="11"/>
      <w:bookmarkEnd w:id="12"/>
      <w:bookmarkEnd w:id="13"/>
    </w:p>
    <w:p w14:paraId="5E281DC7" w14:textId="7EA9BAE5" w:rsidR="002C23DF" w:rsidRPr="00F87EF1" w:rsidRDefault="00A45C57" w:rsidP="00F87EF1">
      <w:pPr>
        <w:pStyle w:val="GOSTNormal"/>
      </w:pPr>
      <w:r w:rsidRPr="00F87EF1">
        <w:t>В рамках данного документа рисунки не приводятся.</w:t>
      </w:r>
    </w:p>
    <w:p w14:paraId="718F339B" w14:textId="77777777" w:rsidR="002C23DF" w:rsidRPr="00F87EF1" w:rsidRDefault="002C23DF" w:rsidP="00F87EF1">
      <w:pPr>
        <w:pStyle w:val="GOSTReg"/>
      </w:pPr>
      <w:bookmarkStart w:id="14" w:name="_Toc532296332"/>
      <w:bookmarkStart w:id="15" w:name="_Toc121319581"/>
      <w:bookmarkStart w:id="16" w:name="_Toc226564444"/>
      <w:r w:rsidRPr="00F87EF1">
        <w:lastRenderedPageBreak/>
        <w:t>Перечень терминов и сокращений</w:t>
      </w:r>
      <w:bookmarkEnd w:id="14"/>
      <w:bookmarkEnd w:id="15"/>
      <w:bookmarkEnd w:id="16"/>
    </w:p>
    <w:p w14:paraId="1DBBC0FD" w14:textId="0E2D0177" w:rsidR="00233FA6" w:rsidRPr="000F44A2" w:rsidRDefault="00233FA6" w:rsidP="00EC5D5C">
      <w:pPr>
        <w:pStyle w:val="GOSTNormal"/>
      </w:pPr>
      <w:r w:rsidRPr="00F87EF1">
        <w:t>Термины и сокращения, используемые в документе, приведены в</w:t>
      </w:r>
      <w:r w:rsidRPr="00B9499D">
        <w:t xml:space="preserve"> </w:t>
      </w:r>
      <w:r w:rsidR="00A74781">
        <w:t xml:space="preserve">таблице </w:t>
      </w:r>
      <w:r w:rsidR="00A74781">
        <w:fldChar w:fldCharType="begin"/>
      </w:r>
      <w:r w:rsidR="00A74781">
        <w:instrText xml:space="preserve"> REF _Ref155965424 \h </w:instrText>
      </w:r>
      <w:r w:rsidR="00A74781">
        <w:fldChar w:fldCharType="separate"/>
      </w:r>
      <w:r w:rsidR="00CE7795">
        <w:t>1</w:t>
      </w:r>
      <w:r w:rsidR="00A74781">
        <w:fldChar w:fldCharType="end"/>
      </w:r>
      <w:commentRangeStart w:id="17"/>
      <w:commentRangeEnd w:id="17"/>
      <w:r w:rsidR="00000BB8">
        <w:rPr>
          <w:rStyle w:val="afff4"/>
        </w:rPr>
        <w:commentReference w:id="17"/>
      </w:r>
      <w:r w:rsidR="000F44A2">
        <w:t>.</w:t>
      </w:r>
    </w:p>
    <w:bookmarkStart w:id="18" w:name="_Toc150758397"/>
    <w:bookmarkStart w:id="19" w:name="_Toc154485450"/>
    <w:bookmarkStart w:id="20" w:name="_Toc182196514"/>
    <w:bookmarkEnd w:id="9"/>
    <w:p w14:paraId="383787F9" w14:textId="518559F1" w:rsidR="00A74781" w:rsidRDefault="00A74781" w:rsidP="0065610E">
      <w:pPr>
        <w:pStyle w:val="GOSTNameTable"/>
      </w:pPr>
      <w:r>
        <w:fldChar w:fldCharType="begin"/>
      </w:r>
      <w:r>
        <w:instrText xml:space="preserve"> SEQ Таблица \* ARABIC </w:instrText>
      </w:r>
      <w:r>
        <w:fldChar w:fldCharType="separate"/>
      </w:r>
      <w:bookmarkStart w:id="21" w:name="_Ref155965424"/>
      <w:bookmarkStart w:id="22" w:name="_Toc226564513"/>
      <w:r w:rsidR="00CE7795">
        <w:t>1</w:t>
      </w:r>
      <w:bookmarkEnd w:id="21"/>
      <w:r>
        <w:fldChar w:fldCharType="end"/>
      </w:r>
      <w:r>
        <w:t xml:space="preserve"> - </w:t>
      </w:r>
      <w:r w:rsidRPr="00DD7E2A">
        <w:t>Список терминов и сокращений</w:t>
      </w:r>
      <w:bookmarkEnd w:id="22"/>
    </w:p>
    <w:tbl>
      <w:tblPr>
        <w:tblStyle w:val="GOSTTable"/>
        <w:tblW w:w="5000" w:type="pct"/>
        <w:tblLook w:val="07E0" w:firstRow="1" w:lastRow="1" w:firstColumn="1" w:lastColumn="1" w:noHBand="1" w:noVBand="1"/>
      </w:tblPr>
      <w:tblGrid>
        <w:gridCol w:w="2366"/>
        <w:gridCol w:w="7262"/>
      </w:tblGrid>
      <w:tr w:rsidR="00963774" w:rsidRPr="000F44A2" w14:paraId="1BCCEFF3" w14:textId="77777777" w:rsidTr="0065610E">
        <w:trPr>
          <w:cnfStyle w:val="100000000000" w:firstRow="1" w:lastRow="0" w:firstColumn="0" w:lastColumn="0" w:oddVBand="0" w:evenVBand="0" w:oddHBand="0" w:evenHBand="0" w:firstRowFirstColumn="0" w:firstRowLastColumn="0" w:lastRowFirstColumn="0" w:lastRowLastColumn="0"/>
          <w:trHeight w:val="836"/>
        </w:trPr>
        <w:tc>
          <w:tcPr>
            <w:tcW w:w="2366" w:type="dxa"/>
          </w:tcPr>
          <w:p w14:paraId="66B95448" w14:textId="77777777" w:rsidR="00963774" w:rsidRPr="00637DDB" w:rsidRDefault="00963774" w:rsidP="00637DDB">
            <w:pPr>
              <w:pStyle w:val="GOSTTableHead"/>
            </w:pPr>
            <w:r w:rsidRPr="000F44A2">
              <w:t>Термин или определение</w:t>
            </w:r>
          </w:p>
        </w:tc>
        <w:tc>
          <w:tcPr>
            <w:tcW w:w="7262" w:type="dxa"/>
          </w:tcPr>
          <w:p w14:paraId="6EE329F1" w14:textId="77777777" w:rsidR="00963774" w:rsidRPr="00637DDB" w:rsidRDefault="00963774" w:rsidP="00637DDB">
            <w:pPr>
              <w:pStyle w:val="GOSTTableHead"/>
            </w:pPr>
            <w:r w:rsidRPr="000F44A2">
              <w:t>Описание</w:t>
            </w:r>
          </w:p>
        </w:tc>
      </w:tr>
      <w:tr w:rsidR="001B0A49" w:rsidRPr="000F44A2" w14:paraId="5C9F5592" w14:textId="77777777" w:rsidTr="0065610E">
        <w:tc>
          <w:tcPr>
            <w:tcW w:w="2366" w:type="dxa"/>
          </w:tcPr>
          <w:p w14:paraId="2C373AEB" w14:textId="43374F4F" w:rsidR="001B0A49" w:rsidRPr="00637DDB" w:rsidRDefault="001B0A49" w:rsidP="00963774">
            <w:pPr>
              <w:pStyle w:val="GOSTTablenorm"/>
              <w:rPr>
                <w:lang w:val="en-US"/>
              </w:rPr>
            </w:pPr>
            <w:r w:rsidRPr="001B0A49">
              <w:t>Datamart</w:t>
            </w:r>
          </w:p>
        </w:tc>
        <w:tc>
          <w:tcPr>
            <w:tcW w:w="7262" w:type="dxa"/>
          </w:tcPr>
          <w:p w14:paraId="5DDC0457" w14:textId="62A82F8C" w:rsidR="001B0A49" w:rsidRPr="000F44A2" w:rsidRDefault="001B0A49" w:rsidP="001B0A49">
            <w:pPr>
              <w:pStyle w:val="GOSTTablenorm"/>
            </w:pPr>
            <w:r>
              <w:t xml:space="preserve">Модуль предоставления отчетности </w:t>
            </w:r>
            <w:r w:rsidRPr="000F44A2">
              <w:t>системы SVAP</w:t>
            </w:r>
            <w:r>
              <w:t xml:space="preserve">, </w:t>
            </w:r>
            <w:r w:rsidRPr="4B108625">
              <w:t xml:space="preserve">предназначенный для предоставления </w:t>
            </w:r>
            <w:r>
              <w:t>ФП ГИИС ЭБ</w:t>
            </w:r>
            <w:r w:rsidRPr="4B108625">
              <w:t xml:space="preserve"> агрегированных данных в различных срезах (фильтрах, группировках)</w:t>
            </w:r>
          </w:p>
        </w:tc>
      </w:tr>
      <w:tr w:rsidR="001B0A49" w:rsidRPr="000F44A2" w14:paraId="4634E5AE" w14:textId="77777777" w:rsidTr="0065610E">
        <w:tc>
          <w:tcPr>
            <w:tcW w:w="2366" w:type="dxa"/>
          </w:tcPr>
          <w:p w14:paraId="5BC4C2D9" w14:textId="1E19274D" w:rsidR="001B0A49" w:rsidRPr="000F44A2" w:rsidRDefault="001B0A49" w:rsidP="001B0A49">
            <w:pPr>
              <w:pStyle w:val="GOSTTablenorm"/>
            </w:pPr>
            <w:r w:rsidRPr="000F44A2">
              <w:t>JSON</w:t>
            </w:r>
          </w:p>
        </w:tc>
        <w:tc>
          <w:tcPr>
            <w:tcW w:w="7262" w:type="dxa"/>
          </w:tcPr>
          <w:p w14:paraId="2673DEBE" w14:textId="46058838" w:rsidR="001B0A49" w:rsidRPr="000F44A2" w:rsidRDefault="001B0A49" w:rsidP="001B0A49">
            <w:pPr>
              <w:pStyle w:val="GOSTTablenorm"/>
            </w:pPr>
            <w:r w:rsidRPr="000F44A2">
              <w:t>Текстовый формат обмена данными, основанный на JavaScript</w:t>
            </w:r>
          </w:p>
        </w:tc>
      </w:tr>
      <w:tr w:rsidR="001B0A49" w:rsidRPr="000F44A2" w14:paraId="0201B654" w14:textId="77777777" w:rsidTr="0065610E">
        <w:tc>
          <w:tcPr>
            <w:tcW w:w="2366" w:type="dxa"/>
          </w:tcPr>
          <w:p w14:paraId="1FBC0BA6" w14:textId="77777777" w:rsidR="001B0A49" w:rsidRPr="000F44A2" w:rsidRDefault="001B0A49" w:rsidP="001B0A49">
            <w:pPr>
              <w:pStyle w:val="GOSTTablenorm"/>
            </w:pPr>
            <w:r w:rsidRPr="000F44A2">
              <w:t>OLAP</w:t>
            </w:r>
          </w:p>
        </w:tc>
        <w:tc>
          <w:tcPr>
            <w:tcW w:w="7262" w:type="dxa"/>
          </w:tcPr>
          <w:p w14:paraId="0C17A42B" w14:textId="1BAFD81E" w:rsidR="001B0A49" w:rsidRPr="000F44A2" w:rsidRDefault="001B0A49" w:rsidP="001B0A49">
            <w:pPr>
              <w:pStyle w:val="GOSTTablenorm"/>
            </w:pPr>
            <w:r>
              <w:t>Модуль сбора отчетности</w:t>
            </w:r>
            <w:r w:rsidRPr="000F44A2">
              <w:t xml:space="preserve"> системы SVAP</w:t>
            </w:r>
            <w:r>
              <w:t>,</w:t>
            </w:r>
            <w:r w:rsidRPr="000F44A2">
              <w:t xml:space="preserve"> предназначенн</w:t>
            </w:r>
            <w:r>
              <w:t>ый</w:t>
            </w:r>
            <w:r w:rsidRPr="000F44A2">
              <w:t xml:space="preserve"> для </w:t>
            </w:r>
            <w:r>
              <w:t xml:space="preserve">сбора и </w:t>
            </w:r>
            <w:r w:rsidRPr="000F44A2">
              <w:t xml:space="preserve">пост-обработки сформированных и переданных из OLTP записей учета, </w:t>
            </w:r>
            <w:r>
              <w:t xml:space="preserve">в </w:t>
            </w:r>
            <w:r w:rsidRPr="000F44A2">
              <w:t>котор</w:t>
            </w:r>
            <w:r>
              <w:t>ом</w:t>
            </w:r>
            <w:r w:rsidRPr="000F44A2">
              <w:t xml:space="preserve"> осуществляет</w:t>
            </w:r>
            <w:r>
              <w:t>ся</w:t>
            </w:r>
            <w:r w:rsidRPr="000F44A2">
              <w:t xml:space="preserve"> дообогащение записей учета дополнительными </w:t>
            </w:r>
            <w:r w:rsidR="00E77247" w:rsidRPr="00C3644C">
              <w:t>аналитическими признаками</w:t>
            </w:r>
            <w:r w:rsidRPr="000F44A2">
              <w:t>, содержащи</w:t>
            </w:r>
            <w:r>
              <w:t>ми</w:t>
            </w:r>
            <w:r w:rsidRPr="000F44A2">
              <w:t xml:space="preserve">ся в запросах, и их агрегирование в необходимых разрезах для последующей передачи агрегированных данных в </w:t>
            </w:r>
            <w:r w:rsidR="00E77247" w:rsidRPr="001B0A49">
              <w:t>Datamart</w:t>
            </w:r>
          </w:p>
        </w:tc>
      </w:tr>
      <w:tr w:rsidR="001B0A49" w:rsidRPr="000F44A2" w14:paraId="7A64E096" w14:textId="77777777" w:rsidTr="0065610E">
        <w:tc>
          <w:tcPr>
            <w:tcW w:w="2366" w:type="dxa"/>
          </w:tcPr>
          <w:p w14:paraId="16BC6A8B" w14:textId="77777777" w:rsidR="001B0A49" w:rsidRPr="000F44A2" w:rsidRDefault="001B0A49" w:rsidP="001B0A49">
            <w:pPr>
              <w:pStyle w:val="GOSTTablenorm"/>
            </w:pPr>
            <w:r w:rsidRPr="000F44A2">
              <w:t>OLTP</w:t>
            </w:r>
          </w:p>
        </w:tc>
        <w:tc>
          <w:tcPr>
            <w:tcW w:w="7262" w:type="dxa"/>
          </w:tcPr>
          <w:p w14:paraId="5550088D" w14:textId="05BC5106" w:rsidR="001B0A49" w:rsidRPr="000F44A2" w:rsidRDefault="001B0A49" w:rsidP="00637DDB">
            <w:pPr>
              <w:pStyle w:val="GOSTTablenorm"/>
            </w:pPr>
            <w:r>
              <w:t>Модуль учета</w:t>
            </w:r>
            <w:r w:rsidRPr="000F44A2">
              <w:t xml:space="preserve"> системы SVAP</w:t>
            </w:r>
            <w:r>
              <w:t>,</w:t>
            </w:r>
            <w:r w:rsidRPr="000F44A2">
              <w:t xml:space="preserve"> предназначенн</w:t>
            </w:r>
            <w:r>
              <w:t>ый</w:t>
            </w:r>
            <w:r w:rsidRPr="000F44A2">
              <w:t xml:space="preserve"> для обработки запросов, содержащих </w:t>
            </w:r>
            <w:r w:rsidR="00E77247">
              <w:t xml:space="preserve">атрибуты </w:t>
            </w:r>
            <w:r w:rsidRPr="000F44A2">
              <w:t>документ</w:t>
            </w:r>
            <w:r>
              <w:t>ов</w:t>
            </w:r>
            <w:r w:rsidRPr="000F44A2">
              <w:t xml:space="preserve">, на подбор </w:t>
            </w:r>
            <w:r>
              <w:t xml:space="preserve">и формирование </w:t>
            </w:r>
            <w:r w:rsidRPr="000F44A2">
              <w:t>записей учета</w:t>
            </w:r>
            <w:r>
              <w:t xml:space="preserve"> по настроенным правилам и с осуще</w:t>
            </w:r>
            <w:r w:rsidR="00A74781">
              <w:t>ствлением необходимых контролей</w:t>
            </w:r>
          </w:p>
        </w:tc>
      </w:tr>
      <w:tr w:rsidR="001B0A49" w:rsidRPr="000F44A2" w14:paraId="04E6B419" w14:textId="77777777" w:rsidTr="0065610E">
        <w:tc>
          <w:tcPr>
            <w:tcW w:w="2366" w:type="dxa"/>
          </w:tcPr>
          <w:p w14:paraId="0B08D2C1" w14:textId="77777777" w:rsidR="001B0A49" w:rsidRPr="000F44A2" w:rsidRDefault="001B0A49" w:rsidP="001B0A49">
            <w:pPr>
              <w:pStyle w:val="GOSTTablenorm"/>
            </w:pPr>
            <w:r w:rsidRPr="000F44A2">
              <w:t>SVAP</w:t>
            </w:r>
          </w:p>
        </w:tc>
        <w:tc>
          <w:tcPr>
            <w:tcW w:w="7262" w:type="dxa"/>
          </w:tcPr>
          <w:p w14:paraId="53D2FB38" w14:textId="77777777" w:rsidR="001B0A49" w:rsidRDefault="001B0A49" w:rsidP="001B0A49">
            <w:pPr>
              <w:pStyle w:val="GOSTTablenorm"/>
            </w:pPr>
            <w:r w:rsidRPr="000F44A2">
              <w:t xml:space="preserve">SmartVista Accounting Platform – расчетно-финансовая платформа для аналитического и бухгалтерского учета финансово-денежных операций, построенная на базе продуктов семейства SmartVista </w:t>
            </w:r>
            <w:r w:rsidRPr="00637DDB">
              <w:t>и</w:t>
            </w:r>
            <w:r w:rsidRPr="000F44A2">
              <w:t xml:space="preserve"> состоящая из </w:t>
            </w:r>
            <w:r w:rsidR="00D642A5">
              <w:rPr>
                <w:lang w:val="en-US"/>
              </w:rPr>
              <w:t>SVBO</w:t>
            </w:r>
            <w:r w:rsidR="00D642A5" w:rsidRPr="00421681">
              <w:t xml:space="preserve"> </w:t>
            </w:r>
            <w:r w:rsidR="00D642A5">
              <w:t xml:space="preserve">и </w:t>
            </w:r>
            <w:r w:rsidR="00D642A5">
              <w:rPr>
                <w:lang w:val="en-US"/>
              </w:rPr>
              <w:t>SVIP</w:t>
            </w:r>
            <w:r w:rsidR="00637DDB">
              <w:t xml:space="preserve"> компонентов:</w:t>
            </w:r>
          </w:p>
          <w:p w14:paraId="359326EC" w14:textId="564238A7" w:rsidR="00637DDB" w:rsidRDefault="00637DDB" w:rsidP="00A74781">
            <w:pPr>
              <w:pStyle w:val="GOSTTableListMark1"/>
            </w:pPr>
            <w:r>
              <w:t>«Смарт Виста Бэк Офис Рус» Модуль «Смарт Виста подсистемы учета и отчетности системы»;</w:t>
            </w:r>
          </w:p>
          <w:p w14:paraId="6C89FE1E" w14:textId="285640EA" w:rsidR="00637DDB" w:rsidRPr="00637DDB" w:rsidRDefault="00637DDB" w:rsidP="00A74781">
            <w:pPr>
              <w:pStyle w:val="GOSTTableListMark1"/>
            </w:pPr>
            <w:r>
              <w:t>«Смарт Виста Фронт Энд Рус» Модуль «Смарт Виста Интеграционная Платформа»</w:t>
            </w:r>
          </w:p>
        </w:tc>
      </w:tr>
      <w:tr w:rsidR="001B0A49" w:rsidRPr="000F44A2" w14:paraId="786E4714" w14:textId="77777777" w:rsidTr="0065610E">
        <w:tc>
          <w:tcPr>
            <w:tcW w:w="2366" w:type="dxa"/>
          </w:tcPr>
          <w:p w14:paraId="2197C57A" w14:textId="77777777" w:rsidR="001B0A49" w:rsidRPr="000F44A2" w:rsidRDefault="001B0A49" w:rsidP="001B0A49">
            <w:pPr>
              <w:pStyle w:val="GOSTTablenorm"/>
            </w:pPr>
            <w:r w:rsidRPr="000F44A2">
              <w:t>SVBO</w:t>
            </w:r>
          </w:p>
        </w:tc>
        <w:tc>
          <w:tcPr>
            <w:tcW w:w="7262" w:type="dxa"/>
          </w:tcPr>
          <w:p w14:paraId="567F9B1B" w14:textId="4402B96F" w:rsidR="001B0A49" w:rsidRPr="00637DDB" w:rsidRDefault="001B0A49" w:rsidP="00637DDB">
            <w:pPr>
              <w:pStyle w:val="GOSTTablenorm"/>
            </w:pPr>
            <w:r w:rsidRPr="000F44A2">
              <w:t>SmartVista Back Office</w:t>
            </w:r>
            <w:r>
              <w:t xml:space="preserve"> -</w:t>
            </w:r>
            <w:r w:rsidRPr="000F44A2">
              <w:t xml:space="preserve"> </w:t>
            </w:r>
            <w:r w:rsidR="00637DDB">
              <w:t>«Смарт Виста Бэк Офис Рус» Модуль «Смарт Виста подсистемы учета и отчетности системы». К</w:t>
            </w:r>
            <w:r w:rsidRPr="000F44A2">
              <w:t>омпонент SVAP, отвечающий за финансовую часть – подбор записей учета, агрегирование и суммирование данных</w:t>
            </w:r>
            <w:r w:rsidR="00D642A5" w:rsidRPr="00421681">
              <w:t xml:space="preserve">. </w:t>
            </w:r>
            <w:r w:rsidR="00D642A5" w:rsidRPr="00637DDB">
              <w:t xml:space="preserve">Состоит из OLTP, OLAP, </w:t>
            </w:r>
            <w:r w:rsidR="00D642A5" w:rsidRPr="00637DDB">
              <w:rPr>
                <w:lang w:val="en-US"/>
              </w:rPr>
              <w:t>Datamart</w:t>
            </w:r>
            <w:r w:rsidR="00D642A5" w:rsidRPr="00637DDB">
              <w:t xml:space="preserve"> модулей</w:t>
            </w:r>
          </w:p>
        </w:tc>
      </w:tr>
      <w:tr w:rsidR="001B0A49" w:rsidRPr="000F44A2" w14:paraId="219D04BA" w14:textId="77777777" w:rsidTr="0065610E">
        <w:tc>
          <w:tcPr>
            <w:tcW w:w="2366" w:type="dxa"/>
          </w:tcPr>
          <w:p w14:paraId="39A9B62A" w14:textId="77777777" w:rsidR="001B0A49" w:rsidRPr="000F44A2" w:rsidRDefault="001B0A49" w:rsidP="001B0A49">
            <w:pPr>
              <w:pStyle w:val="GOSTTablenorm"/>
            </w:pPr>
            <w:r w:rsidRPr="000F44A2">
              <w:t>SVIP</w:t>
            </w:r>
          </w:p>
        </w:tc>
        <w:tc>
          <w:tcPr>
            <w:tcW w:w="7262" w:type="dxa"/>
          </w:tcPr>
          <w:p w14:paraId="3EBE3250" w14:textId="3790BC8E" w:rsidR="001B0A49" w:rsidRPr="000F44A2" w:rsidRDefault="001B0A49" w:rsidP="00637DDB">
            <w:pPr>
              <w:pStyle w:val="GOSTTablenorm"/>
            </w:pPr>
            <w:r w:rsidRPr="000F44A2">
              <w:t>SmartVista Integration Platform</w:t>
            </w:r>
            <w:r>
              <w:t xml:space="preserve"> -</w:t>
            </w:r>
            <w:r w:rsidRPr="000F44A2">
              <w:t xml:space="preserve"> </w:t>
            </w:r>
            <w:r w:rsidR="00637DDB" w:rsidRPr="00637DDB">
              <w:t>«Смарт Виста Фронт Энд Рус» Модуль «Смарт Виста Интеграционная Платформа».</w:t>
            </w:r>
            <w:r w:rsidR="00637DDB">
              <w:t xml:space="preserve"> К</w:t>
            </w:r>
            <w:r w:rsidRPr="000F44A2">
              <w:t>омпонент SVAP, отвечающий за интеграционную часть – взаимодействие с функциональными подсистемами ГИИС «Электронный бюджет»</w:t>
            </w:r>
          </w:p>
        </w:tc>
      </w:tr>
      <w:tr w:rsidR="00E369E7" w:rsidRPr="000F44A2" w14:paraId="441857D9" w14:textId="77777777" w:rsidTr="0065610E">
        <w:tc>
          <w:tcPr>
            <w:tcW w:w="2366" w:type="dxa"/>
          </w:tcPr>
          <w:p w14:paraId="308F1E22" w14:textId="67FF3329" w:rsidR="00E369E7" w:rsidRPr="000F44A2" w:rsidRDefault="00E369E7" w:rsidP="001B0A49">
            <w:pPr>
              <w:pStyle w:val="GOSTTablenorm"/>
            </w:pPr>
            <w:r>
              <w:t>АКЗ</w:t>
            </w:r>
          </w:p>
        </w:tc>
        <w:tc>
          <w:tcPr>
            <w:tcW w:w="7262" w:type="dxa"/>
          </w:tcPr>
          <w:p w14:paraId="7D83CB39" w14:textId="2A2DF84A" w:rsidR="00E369E7" w:rsidRPr="00E369E7" w:rsidRDefault="00E369E7">
            <w:pPr>
              <w:pStyle w:val="GOSTTablenorm"/>
            </w:pPr>
            <w:r w:rsidRPr="00A1343A">
              <w:rPr>
                <w:rFonts w:hint="eastAsia"/>
              </w:rPr>
              <w:t>Электронный</w:t>
            </w:r>
            <w:r w:rsidRPr="00A1343A">
              <w:t xml:space="preserve"> </w:t>
            </w:r>
            <w:r w:rsidRPr="00A1343A">
              <w:rPr>
                <w:rFonts w:hint="eastAsia"/>
              </w:rPr>
              <w:t>документ</w:t>
            </w:r>
            <w:r w:rsidRPr="00A1343A">
              <w:t xml:space="preserve"> </w:t>
            </w:r>
            <w:r w:rsidRPr="00A1343A">
              <w:rPr>
                <w:rFonts w:hint="eastAsia"/>
              </w:rPr>
              <w:t>«Заявление</w:t>
            </w:r>
            <w:r w:rsidRPr="00A1343A">
              <w:t xml:space="preserve"> </w:t>
            </w:r>
            <w:r w:rsidRPr="00A1343A">
              <w:rPr>
                <w:rFonts w:hint="eastAsia"/>
              </w:rPr>
              <w:t>на</w:t>
            </w:r>
            <w:r w:rsidRPr="00A1343A">
              <w:t xml:space="preserve"> </w:t>
            </w:r>
            <w:r w:rsidRPr="00A1343A">
              <w:rPr>
                <w:rFonts w:hint="eastAsia"/>
              </w:rPr>
              <w:t>исполнение</w:t>
            </w:r>
            <w:r w:rsidRPr="00A1343A">
              <w:t xml:space="preserve"> </w:t>
            </w:r>
            <w:r w:rsidRPr="00A1343A">
              <w:rPr>
                <w:rFonts w:hint="eastAsia"/>
              </w:rPr>
              <w:t>Казначейского</w:t>
            </w:r>
            <w:r w:rsidRPr="00A1343A">
              <w:t xml:space="preserve"> </w:t>
            </w:r>
            <w:r w:rsidRPr="00A1343A">
              <w:rPr>
                <w:rFonts w:hint="eastAsia"/>
              </w:rPr>
              <w:t>обеспечения</w:t>
            </w:r>
            <w:r w:rsidRPr="00A1343A">
              <w:t xml:space="preserve"> </w:t>
            </w:r>
            <w:r w:rsidRPr="00A1343A">
              <w:rPr>
                <w:rFonts w:hint="eastAsia"/>
              </w:rPr>
              <w:t>обязательств»</w:t>
            </w:r>
          </w:p>
        </w:tc>
      </w:tr>
      <w:tr w:rsidR="00713116" w:rsidRPr="000F44A2" w14:paraId="2D482E92" w14:textId="77777777" w:rsidTr="0065610E">
        <w:tc>
          <w:tcPr>
            <w:tcW w:w="2366" w:type="dxa"/>
          </w:tcPr>
          <w:p w14:paraId="5D20F146" w14:textId="5A0BFA9E" w:rsidR="00713116" w:rsidRPr="000F44A2" w:rsidRDefault="00713116" w:rsidP="001B0A49">
            <w:pPr>
              <w:pStyle w:val="GOSTTablenorm"/>
            </w:pPr>
            <w:r w:rsidRPr="00E95569">
              <w:t>Аналитические признаки, входящие в структуру номера счета</w:t>
            </w:r>
          </w:p>
        </w:tc>
        <w:tc>
          <w:tcPr>
            <w:tcW w:w="7262" w:type="dxa"/>
          </w:tcPr>
          <w:p w14:paraId="53D4FF04" w14:textId="247CFCC4" w:rsidR="00713116" w:rsidRPr="000F44A2" w:rsidRDefault="004906C3" w:rsidP="001B0A49">
            <w:pPr>
              <w:pStyle w:val="GOSTTablenorm"/>
            </w:pPr>
            <w:r>
              <w:t xml:space="preserve">Группа </w:t>
            </w:r>
            <w:r w:rsidRPr="00E95569">
              <w:t>аналитически</w:t>
            </w:r>
            <w:r>
              <w:t>х</w:t>
            </w:r>
            <w:r w:rsidRPr="00E95569">
              <w:t xml:space="preserve"> признак</w:t>
            </w:r>
            <w:r>
              <w:t>ов</w:t>
            </w:r>
            <w:r w:rsidRPr="00E95569">
              <w:t>, включенны</w:t>
            </w:r>
            <w:r>
              <w:t>х</w:t>
            </w:r>
            <w:r w:rsidRPr="00E95569">
              <w:t xml:space="preserve"> в шаб</w:t>
            </w:r>
            <w:r>
              <w:t>лон счета согласно справочнику «Шаблоны счетов»</w:t>
            </w:r>
            <w:r w:rsidRPr="00E95569">
              <w:t xml:space="preserve"> в SVAP. В разрезе </w:t>
            </w:r>
            <w:r>
              <w:t xml:space="preserve">таких </w:t>
            </w:r>
            <w:r w:rsidRPr="00E95569">
              <w:t>аналитических признаков в SVAP осуществляется предварительное агрегирование данных</w:t>
            </w:r>
            <w:r>
              <w:t>,</w:t>
            </w:r>
            <w:r w:rsidRPr="00E95569">
              <w:t xml:space="preserve"> контроль доступного остатка средств, расчет балансов (оборотов и остатков по счетам). Аналитические признаки этой группы могут задаваться в качестве параметров отбора и параметров отображения данных </w:t>
            </w:r>
            <w:r>
              <w:t xml:space="preserve">в запросах на </w:t>
            </w:r>
            <w:r>
              <w:lastRenderedPageBreak/>
              <w:t xml:space="preserve">сбор учетных данных </w:t>
            </w:r>
            <w:r w:rsidRPr="00E95569">
              <w:t>при отборе по счетам (по комбинации аналитических признаков) и по записям учета</w:t>
            </w:r>
          </w:p>
        </w:tc>
      </w:tr>
      <w:tr w:rsidR="00C55A78" w:rsidRPr="000F44A2" w14:paraId="5009B55A" w14:textId="77777777" w:rsidTr="0065610E">
        <w:tc>
          <w:tcPr>
            <w:tcW w:w="2366" w:type="dxa"/>
          </w:tcPr>
          <w:p w14:paraId="219A877C" w14:textId="76BBB028" w:rsidR="00C55A78" w:rsidRPr="00E95569" w:rsidRDefault="00C55A78" w:rsidP="001B0A49">
            <w:pPr>
              <w:pStyle w:val="GOSTTablenorm"/>
            </w:pPr>
            <w:r w:rsidRPr="0014700E">
              <w:lastRenderedPageBreak/>
              <w:t>Аналитические признаки, участвующие в расчете балансов</w:t>
            </w:r>
          </w:p>
        </w:tc>
        <w:tc>
          <w:tcPr>
            <w:tcW w:w="7262" w:type="dxa"/>
          </w:tcPr>
          <w:p w14:paraId="404C73F8" w14:textId="407D670E" w:rsidR="00C55A78" w:rsidRDefault="00C55A78" w:rsidP="00C55A78">
            <w:pPr>
              <w:pStyle w:val="GOSTTablenorm"/>
            </w:pPr>
            <w:r>
              <w:t xml:space="preserve">Группа аналитических признаков, имеющих «Признак использования при расчете балансов» в справочнике «Аналитические признаки» в </w:t>
            </w:r>
            <w:r>
              <w:rPr>
                <w:lang w:val="en-US"/>
              </w:rPr>
              <w:t>SVAP</w:t>
            </w:r>
            <w:r>
              <w:t xml:space="preserve">, Представляет собой объединение множеств </w:t>
            </w:r>
            <w:r w:rsidRPr="0014700E">
              <w:t>аналитически</w:t>
            </w:r>
            <w:r>
              <w:t>х</w:t>
            </w:r>
            <w:r w:rsidRPr="0014700E">
              <w:t xml:space="preserve"> признак</w:t>
            </w:r>
            <w:r>
              <w:t>ов</w:t>
            </w:r>
            <w:r w:rsidRPr="0014700E">
              <w:t xml:space="preserve">, </w:t>
            </w:r>
            <w:r w:rsidRPr="00E95569">
              <w:t>входящи</w:t>
            </w:r>
            <w:r>
              <w:t>х</w:t>
            </w:r>
            <w:r w:rsidRPr="00E95569">
              <w:t xml:space="preserve"> в структуру номера счета</w:t>
            </w:r>
            <w:r>
              <w:t>, и д</w:t>
            </w:r>
            <w:r w:rsidRPr="00E95569">
              <w:t>ополнительны</w:t>
            </w:r>
            <w:r>
              <w:t>х</w:t>
            </w:r>
            <w:r w:rsidRPr="00E95569">
              <w:t xml:space="preserve"> аналитически</w:t>
            </w:r>
            <w:r>
              <w:t>х</w:t>
            </w:r>
            <w:r w:rsidRPr="00E95569">
              <w:t xml:space="preserve"> признак</w:t>
            </w:r>
            <w:r>
              <w:t>ов</w:t>
            </w:r>
            <w:r w:rsidRPr="00E95569">
              <w:t>, не входящи</w:t>
            </w:r>
            <w:r>
              <w:t>х</w:t>
            </w:r>
            <w:r w:rsidRPr="00E95569">
              <w:t xml:space="preserve"> в структуру номера счета, которыми обогащается счет</w:t>
            </w:r>
          </w:p>
        </w:tc>
      </w:tr>
      <w:tr w:rsidR="00637DDB" w:rsidRPr="000F44A2" w14:paraId="32948EEF" w14:textId="77777777" w:rsidTr="0065610E">
        <w:tc>
          <w:tcPr>
            <w:tcW w:w="2366" w:type="dxa"/>
          </w:tcPr>
          <w:p w14:paraId="781162CE" w14:textId="5E6F342A" w:rsidR="00637DDB" w:rsidRPr="000F44A2" w:rsidRDefault="00637DDB" w:rsidP="001B0A49">
            <w:pPr>
              <w:pStyle w:val="GOSTTablenorm"/>
            </w:pPr>
            <w:r w:rsidRPr="00637DDB">
              <w:t>Аналитические признаки</w:t>
            </w:r>
            <w:r>
              <w:t>,</w:t>
            </w:r>
            <w:r w:rsidRPr="00637DDB">
              <w:t xml:space="preserve"> не участвующие в расчете балансов (свойства</w:t>
            </w:r>
            <w:r>
              <w:t xml:space="preserve"> записи учета</w:t>
            </w:r>
            <w:r w:rsidRPr="00637DDB">
              <w:t>)</w:t>
            </w:r>
          </w:p>
        </w:tc>
        <w:tc>
          <w:tcPr>
            <w:tcW w:w="7262" w:type="dxa"/>
          </w:tcPr>
          <w:p w14:paraId="4E086196" w14:textId="5B3509EF" w:rsidR="00637DDB" w:rsidRPr="000F44A2" w:rsidRDefault="005E3422" w:rsidP="005E3422">
            <w:pPr>
              <w:pStyle w:val="GOSTTablenorm"/>
            </w:pPr>
            <w:r>
              <w:t>Группа аналитических признаков, не имеющих «Признак</w:t>
            </w:r>
            <w:r w:rsidR="00DC4414">
              <w:t>а</w:t>
            </w:r>
            <w:r>
              <w:t xml:space="preserve"> использования при расчете балансов» в справочнике «Аналитические признаки» в </w:t>
            </w:r>
            <w:r>
              <w:rPr>
                <w:lang w:val="en-US"/>
              </w:rPr>
              <w:t>SVAP</w:t>
            </w:r>
            <w:r>
              <w:t xml:space="preserve">, В разрезе таких аналитических признаков в </w:t>
            </w:r>
            <w:r>
              <w:rPr>
                <w:lang w:val="en-US"/>
              </w:rPr>
              <w:t>SVAP</w:t>
            </w:r>
            <w:r w:rsidR="00637DDB" w:rsidRPr="00637DDB">
              <w:t xml:space="preserve"> </w:t>
            </w:r>
            <w:r>
              <w:t>не</w:t>
            </w:r>
            <w:r w:rsidR="00637DDB" w:rsidRPr="00637DDB">
              <w:t xml:space="preserve"> осуществляет</w:t>
            </w:r>
            <w:r>
              <w:t>ся</w:t>
            </w:r>
            <w:r w:rsidR="00637DDB" w:rsidRPr="00637DDB">
              <w:t xml:space="preserve"> предварительное агрегирование данных</w:t>
            </w:r>
            <w:r>
              <w:t xml:space="preserve">, </w:t>
            </w:r>
            <w:r w:rsidRPr="00E95569">
              <w:t>расчет балансов (оборотов и остатков по счетам)</w:t>
            </w:r>
            <w:r>
              <w:t>,</w:t>
            </w:r>
            <w:r w:rsidR="00637DDB" w:rsidRPr="00637DDB">
              <w:t xml:space="preserve"> </w:t>
            </w:r>
            <w:r w:rsidRPr="00E95569">
              <w:t>контроль доступного остатка средств</w:t>
            </w:r>
            <w:r>
              <w:t>. Они</w:t>
            </w:r>
            <w:r w:rsidR="00637DDB" w:rsidRPr="00637DDB">
              <w:t xml:space="preserve"> не могут быть включены в </w:t>
            </w:r>
            <w:r>
              <w:t>шаблон</w:t>
            </w:r>
            <w:r w:rsidR="00637DDB" w:rsidRPr="00637DDB">
              <w:t xml:space="preserve"> номера счета.</w:t>
            </w:r>
            <w:r w:rsidR="00637DDB">
              <w:t xml:space="preserve"> </w:t>
            </w:r>
            <w:r w:rsidRPr="00E95569">
              <w:t xml:space="preserve">Аналитические признаки этой группы могут задаваться в качестве параметров отбора и параметров отображения данных </w:t>
            </w:r>
            <w:r>
              <w:t xml:space="preserve">в запросах на сбор учетных данных </w:t>
            </w:r>
            <w:r w:rsidRPr="00E95569">
              <w:t>при отборе по записям учета</w:t>
            </w:r>
          </w:p>
        </w:tc>
      </w:tr>
      <w:tr w:rsidR="00504278" w:rsidRPr="000F44A2" w14:paraId="7BA1A09C" w14:textId="77777777" w:rsidTr="0065610E">
        <w:tc>
          <w:tcPr>
            <w:tcW w:w="2366" w:type="dxa"/>
          </w:tcPr>
          <w:p w14:paraId="170ACA54" w14:textId="729F8913" w:rsidR="00504278" w:rsidRPr="00637DDB" w:rsidRDefault="00504278" w:rsidP="001B0A49">
            <w:pPr>
              <w:pStyle w:val="GOSTTablenorm"/>
            </w:pPr>
            <w:r w:rsidRPr="00DA53AC">
              <w:t>Аналитические признаки, зарегистрированные в SVAP</w:t>
            </w:r>
          </w:p>
        </w:tc>
        <w:tc>
          <w:tcPr>
            <w:tcW w:w="7262" w:type="dxa"/>
          </w:tcPr>
          <w:p w14:paraId="187D47A4" w14:textId="77777777" w:rsidR="00504278" w:rsidRDefault="00504278" w:rsidP="00504278">
            <w:pPr>
              <w:pStyle w:val="GOSTTablenorm"/>
            </w:pPr>
            <w:r>
              <w:t xml:space="preserve">Все аналитические признаки, настроенные в справочнике «Аналитические признаки» в </w:t>
            </w:r>
            <w:r>
              <w:rPr>
                <w:lang w:val="en-US"/>
              </w:rPr>
              <w:t>SVAP</w:t>
            </w:r>
            <w:r>
              <w:t>. Включают следующие группы аналитических признаков:</w:t>
            </w:r>
          </w:p>
          <w:p w14:paraId="32F36FAF" w14:textId="77777777" w:rsidR="00504278" w:rsidRPr="00A74781" w:rsidRDefault="00504278" w:rsidP="00A74781">
            <w:pPr>
              <w:pStyle w:val="GOSTTableListMark1"/>
            </w:pPr>
            <w:r w:rsidRPr="00A74781">
              <w:t>Аналитические признаки, входящие в структуру номера счета;</w:t>
            </w:r>
          </w:p>
          <w:p w14:paraId="3E690B38" w14:textId="77777777" w:rsidR="00504278" w:rsidRPr="00A74781" w:rsidRDefault="00504278" w:rsidP="00A74781">
            <w:pPr>
              <w:pStyle w:val="GOSTTableListMark1"/>
            </w:pPr>
            <w:r w:rsidRPr="00A74781">
              <w:t>Дополнительные аналитические признаки, не входящие в структуру номера счета, которыми обогащается счет;</w:t>
            </w:r>
          </w:p>
          <w:p w14:paraId="1400BEBA" w14:textId="268B2D87" w:rsidR="00504278" w:rsidRPr="00504278" w:rsidRDefault="00504278" w:rsidP="00A74781">
            <w:pPr>
              <w:pStyle w:val="GOSTTableListMark1"/>
            </w:pPr>
            <w:r w:rsidRPr="00A74781">
              <w:t>Аналитические признаки, не участвующие в расчете балансов (свойства записи учета)</w:t>
            </w:r>
          </w:p>
        </w:tc>
      </w:tr>
      <w:tr w:rsidR="001B0A49" w:rsidRPr="003379FC" w14:paraId="160916AF" w14:textId="77777777" w:rsidTr="0065610E">
        <w:tc>
          <w:tcPr>
            <w:tcW w:w="2366" w:type="dxa"/>
          </w:tcPr>
          <w:p w14:paraId="4749E41B" w14:textId="77777777" w:rsidR="001B0A49" w:rsidRPr="000F44A2" w:rsidRDefault="001B0A49" w:rsidP="001B0A49">
            <w:pPr>
              <w:pStyle w:val="GOSTTablenorm"/>
            </w:pPr>
            <w:r>
              <w:t>ГИИС «Электронный бюджет»</w:t>
            </w:r>
          </w:p>
        </w:tc>
        <w:tc>
          <w:tcPr>
            <w:tcW w:w="7262" w:type="dxa"/>
          </w:tcPr>
          <w:p w14:paraId="78C0C316" w14:textId="77777777" w:rsidR="001B0A49" w:rsidRPr="000F44A2" w:rsidRDefault="001B0A49" w:rsidP="001B0A49">
            <w:pPr>
              <w:pStyle w:val="GOSTTablenorm"/>
            </w:pPr>
            <w:r>
              <w:t>Государственная интегрированная информационная система «Электронный бюджет»</w:t>
            </w:r>
          </w:p>
        </w:tc>
      </w:tr>
      <w:tr w:rsidR="004906C3" w:rsidRPr="003379FC" w14:paraId="514D00C7" w14:textId="77777777" w:rsidTr="0065610E">
        <w:tc>
          <w:tcPr>
            <w:tcW w:w="2366" w:type="dxa"/>
          </w:tcPr>
          <w:p w14:paraId="5E2E96D2" w14:textId="75E7C355" w:rsidR="004906C3" w:rsidRDefault="004906C3" w:rsidP="001B0A49">
            <w:pPr>
              <w:pStyle w:val="GOSTTablenorm"/>
            </w:pPr>
            <w:r w:rsidRPr="00E95569">
              <w:t>Дополнительные аналитические признаки, не входящие в структуру номера счета, которыми обогащается счет</w:t>
            </w:r>
          </w:p>
        </w:tc>
        <w:tc>
          <w:tcPr>
            <w:tcW w:w="7262" w:type="dxa"/>
          </w:tcPr>
          <w:p w14:paraId="3C5CDB11" w14:textId="0C334A53" w:rsidR="004906C3" w:rsidRDefault="004906C3" w:rsidP="004906C3">
            <w:pPr>
              <w:pStyle w:val="GOSTTablenorm"/>
            </w:pPr>
            <w:r>
              <w:t xml:space="preserve">Группа аналитических признаков, имеющих «Признак использования при расчете балансов» в справочнике «Аналитические признаки» в </w:t>
            </w:r>
            <w:r>
              <w:rPr>
                <w:lang w:val="en-US"/>
              </w:rPr>
              <w:t>SVAP</w:t>
            </w:r>
            <w:r>
              <w:t xml:space="preserve">, но не </w:t>
            </w:r>
            <w:r w:rsidRPr="00E95569">
              <w:t>включенны</w:t>
            </w:r>
            <w:r>
              <w:t>х</w:t>
            </w:r>
            <w:r w:rsidRPr="00E95569">
              <w:t xml:space="preserve"> в шаблон счета согла</w:t>
            </w:r>
            <w:r>
              <w:t>сно справочнику «Шаблоны счетов»</w:t>
            </w:r>
            <w:r w:rsidRPr="00E95569">
              <w:t xml:space="preserve"> в SVAP</w:t>
            </w:r>
            <w:r>
              <w:t xml:space="preserve">. </w:t>
            </w:r>
            <w:r w:rsidRPr="00E95569">
              <w:t xml:space="preserve">В разрезе </w:t>
            </w:r>
            <w:r>
              <w:t xml:space="preserve">таких </w:t>
            </w:r>
            <w:r w:rsidRPr="00E95569">
              <w:t xml:space="preserve">аналитических признаков осуществляется </w:t>
            </w:r>
            <w:r>
              <w:t xml:space="preserve">предварительное агрегирование данных, </w:t>
            </w:r>
            <w:r w:rsidRPr="00E95569">
              <w:t>расчет балансов (оборотов и остатков по счетам)</w:t>
            </w:r>
            <w:r>
              <w:t xml:space="preserve">, в контроле доступного остатка </w:t>
            </w:r>
            <w:r w:rsidR="00C55A78">
              <w:t xml:space="preserve">средств </w:t>
            </w:r>
            <w:r>
              <w:t>не участвуют</w:t>
            </w:r>
            <w:r w:rsidRPr="00E95569">
              <w:t xml:space="preserve">. Аналитические признаки этой группы могут задаваться в качестве параметров отбора и параметров отображения данных </w:t>
            </w:r>
            <w:r>
              <w:t xml:space="preserve">в запросах на сбор учетных данных </w:t>
            </w:r>
            <w:r w:rsidRPr="00E95569">
              <w:t>при отборе по счетам (по комбинации аналитических признаков) и по записям учета</w:t>
            </w:r>
          </w:p>
        </w:tc>
      </w:tr>
      <w:tr w:rsidR="00BB590B" w:rsidRPr="003379FC" w14:paraId="6DFCB6D9" w14:textId="77777777" w:rsidTr="0065610E">
        <w:tc>
          <w:tcPr>
            <w:tcW w:w="2366" w:type="dxa"/>
          </w:tcPr>
          <w:p w14:paraId="6ECBA06A" w14:textId="24B67C7B" w:rsidR="00BB590B" w:rsidRPr="00E95569" w:rsidRDefault="00BB590B" w:rsidP="001B0A49">
            <w:pPr>
              <w:pStyle w:val="GOSTTablenorm"/>
            </w:pPr>
            <w:r>
              <w:t>Запрос на сбор учетных данных</w:t>
            </w:r>
          </w:p>
        </w:tc>
        <w:tc>
          <w:tcPr>
            <w:tcW w:w="7262" w:type="dxa"/>
          </w:tcPr>
          <w:p w14:paraId="14D5ED49" w14:textId="3E0F86D2" w:rsidR="00BB590B" w:rsidRDefault="00BB590B" w:rsidP="004906C3">
            <w:pPr>
              <w:pStyle w:val="GOSTTablenorm"/>
            </w:pPr>
            <w:r>
              <w:t>З</w:t>
            </w:r>
            <w:r w:rsidRPr="00842B93">
              <w:t xml:space="preserve">апросы, используемые для получения информации </w:t>
            </w:r>
            <w:r>
              <w:t xml:space="preserve">об отраженных в учете операциях, </w:t>
            </w:r>
            <w:r w:rsidRPr="00842B93">
              <w:t>о</w:t>
            </w:r>
            <w:r>
              <w:t>б</w:t>
            </w:r>
            <w:r w:rsidRPr="00842B93">
              <w:t xml:space="preserve"> остатках на начало отчетного периода, оборотах за отчетный период и остатках на конец отчетного периода по счетам учета</w:t>
            </w:r>
            <w:r>
              <w:t xml:space="preserve"> </w:t>
            </w:r>
            <w:r w:rsidRPr="00842B93">
              <w:t xml:space="preserve">или по комбинациям аналитических признаков, зарегистрированных в SVAP, </w:t>
            </w:r>
            <w:r>
              <w:t xml:space="preserve">в т.ч. </w:t>
            </w:r>
            <w:r w:rsidRPr="00842B93">
              <w:t xml:space="preserve">в разрезе корреспонденции счетов </w:t>
            </w:r>
            <w:r>
              <w:t>и/</w:t>
            </w:r>
            <w:r w:rsidRPr="00842B93">
              <w:t>или реквизитов первичных документов</w:t>
            </w:r>
          </w:p>
        </w:tc>
      </w:tr>
      <w:tr w:rsidR="001D114D" w:rsidRPr="003379FC" w14:paraId="06848866" w14:textId="77777777" w:rsidTr="0065610E">
        <w:tc>
          <w:tcPr>
            <w:tcW w:w="2366" w:type="dxa"/>
          </w:tcPr>
          <w:p w14:paraId="23F114F8" w14:textId="43E311A4" w:rsidR="001D114D" w:rsidRDefault="001D114D" w:rsidP="001B0A49">
            <w:pPr>
              <w:pStyle w:val="GOSTTablenorm"/>
            </w:pPr>
            <w:r>
              <w:t xml:space="preserve">ИС АСФК </w:t>
            </w:r>
          </w:p>
        </w:tc>
        <w:tc>
          <w:tcPr>
            <w:tcW w:w="7262" w:type="dxa"/>
          </w:tcPr>
          <w:p w14:paraId="72BE3858" w14:textId="06C90E5C" w:rsidR="001D114D" w:rsidRPr="001D114D" w:rsidRDefault="001D114D" w:rsidP="001D114D">
            <w:pPr>
              <w:pStyle w:val="GOSTTablenorm"/>
            </w:pPr>
            <w:r w:rsidRPr="001D114D">
              <w:t>Информационная система «Автоматизированная система Федерального казначейства»</w:t>
            </w:r>
          </w:p>
        </w:tc>
      </w:tr>
      <w:tr w:rsidR="00AB015E" w:rsidRPr="003379FC" w14:paraId="70685D96" w14:textId="77777777" w:rsidTr="0065610E">
        <w:tc>
          <w:tcPr>
            <w:tcW w:w="2366" w:type="dxa"/>
          </w:tcPr>
          <w:p w14:paraId="5E95DCF7" w14:textId="4DFEB68E" w:rsidR="00AB015E" w:rsidRDefault="00AB015E" w:rsidP="001B0A49">
            <w:pPr>
              <w:pStyle w:val="GOSTTablenorm"/>
            </w:pPr>
            <w:r>
              <w:t>КДИ</w:t>
            </w:r>
          </w:p>
        </w:tc>
        <w:tc>
          <w:tcPr>
            <w:tcW w:w="7262" w:type="dxa"/>
          </w:tcPr>
          <w:p w14:paraId="364AD8B5" w14:textId="520BC912" w:rsidR="00AB015E" w:rsidRPr="00AB015E" w:rsidRDefault="00AB015E">
            <w:pPr>
              <w:pStyle w:val="GOSTTablenorm"/>
            </w:pPr>
            <w:r w:rsidRPr="00A1343A">
              <w:rPr>
                <w:rFonts w:hint="eastAsia"/>
              </w:rPr>
              <w:t>Электронный</w:t>
            </w:r>
            <w:r w:rsidRPr="00A1343A">
              <w:t xml:space="preserve"> </w:t>
            </w:r>
            <w:r w:rsidRPr="00A1343A">
              <w:rPr>
                <w:rFonts w:hint="eastAsia"/>
              </w:rPr>
              <w:t>документ</w:t>
            </w:r>
            <w:r w:rsidRPr="00A1343A">
              <w:t xml:space="preserve"> </w:t>
            </w:r>
            <w:r w:rsidRPr="00A1343A">
              <w:rPr>
                <w:rFonts w:hint="eastAsia"/>
              </w:rPr>
              <w:t>«Поручение</w:t>
            </w:r>
            <w:r w:rsidRPr="00A1343A">
              <w:t xml:space="preserve"> </w:t>
            </w:r>
            <w:r w:rsidRPr="00A1343A">
              <w:rPr>
                <w:rFonts w:hint="eastAsia"/>
              </w:rPr>
              <w:t>о</w:t>
            </w:r>
            <w:r w:rsidRPr="00A1343A">
              <w:t xml:space="preserve"> </w:t>
            </w:r>
            <w:r w:rsidRPr="00A1343A">
              <w:rPr>
                <w:rFonts w:hint="eastAsia"/>
              </w:rPr>
              <w:t>перечислении</w:t>
            </w:r>
            <w:r w:rsidRPr="00A1343A">
              <w:t xml:space="preserve"> </w:t>
            </w:r>
            <w:r w:rsidRPr="00A1343A">
              <w:rPr>
                <w:rFonts w:hint="eastAsia"/>
              </w:rPr>
              <w:t>на</w:t>
            </w:r>
            <w:r w:rsidRPr="00A1343A">
              <w:t xml:space="preserve"> </w:t>
            </w:r>
            <w:r w:rsidRPr="00A1343A">
              <w:rPr>
                <w:rFonts w:hint="eastAsia"/>
              </w:rPr>
              <w:t>счет</w:t>
            </w:r>
            <w:r w:rsidRPr="00A1343A">
              <w:t xml:space="preserve"> </w:t>
            </w:r>
            <w:r w:rsidRPr="00A1343A">
              <w:rPr>
                <w:rFonts w:hint="eastAsia"/>
              </w:rPr>
              <w:t>исходящее»</w:t>
            </w:r>
          </w:p>
        </w:tc>
      </w:tr>
      <w:tr w:rsidR="00E94450" w:rsidRPr="003379FC" w14:paraId="2B55FE00" w14:textId="77777777" w:rsidTr="0065610E">
        <w:tc>
          <w:tcPr>
            <w:tcW w:w="2366" w:type="dxa"/>
          </w:tcPr>
          <w:p w14:paraId="28D411B4" w14:textId="14F4A76B" w:rsidR="00E94450" w:rsidRPr="00E94450" w:rsidRDefault="00E94450">
            <w:pPr>
              <w:pStyle w:val="GOSTTablenorm"/>
            </w:pPr>
            <w:r w:rsidRPr="00E94450">
              <w:lastRenderedPageBreak/>
              <w:t>КОО</w:t>
            </w:r>
          </w:p>
        </w:tc>
        <w:tc>
          <w:tcPr>
            <w:tcW w:w="7262" w:type="dxa"/>
          </w:tcPr>
          <w:p w14:paraId="6AB7E195" w14:textId="6AFABCF5" w:rsidR="00E94450" w:rsidRPr="00E94450" w:rsidRDefault="00E94450">
            <w:pPr>
              <w:pStyle w:val="GOSTTablenorm"/>
            </w:pPr>
            <w:r w:rsidRPr="00A1343A">
              <w:rPr>
                <w:rFonts w:hint="eastAsia"/>
              </w:rPr>
              <w:t>Казначейское</w:t>
            </w:r>
            <w:r w:rsidRPr="00A1343A">
              <w:t xml:space="preserve"> </w:t>
            </w:r>
            <w:r w:rsidRPr="00A1343A">
              <w:rPr>
                <w:rFonts w:hint="eastAsia"/>
              </w:rPr>
              <w:t>обеспечение</w:t>
            </w:r>
            <w:r w:rsidRPr="00A1343A">
              <w:t xml:space="preserve"> </w:t>
            </w:r>
            <w:r w:rsidRPr="00A1343A">
              <w:rPr>
                <w:rFonts w:hint="eastAsia"/>
              </w:rPr>
              <w:t>обязательств</w:t>
            </w:r>
            <w:r w:rsidRPr="00A1343A">
              <w:t xml:space="preserve">. </w:t>
            </w:r>
            <w:r w:rsidRPr="00A1343A">
              <w:rPr>
                <w:rFonts w:hint="eastAsia"/>
              </w:rPr>
              <w:t>Документ</w:t>
            </w:r>
            <w:r w:rsidRPr="00A1343A">
              <w:t xml:space="preserve"> </w:t>
            </w:r>
            <w:r w:rsidRPr="00A1343A">
              <w:rPr>
                <w:rFonts w:hint="eastAsia"/>
              </w:rPr>
              <w:t>«Казначейское</w:t>
            </w:r>
            <w:r w:rsidRPr="00A1343A">
              <w:t xml:space="preserve"> </w:t>
            </w:r>
            <w:r w:rsidRPr="00A1343A">
              <w:rPr>
                <w:rFonts w:hint="eastAsia"/>
              </w:rPr>
              <w:t>обеспечение</w:t>
            </w:r>
            <w:r w:rsidRPr="00A1343A">
              <w:t xml:space="preserve"> </w:t>
            </w:r>
            <w:r w:rsidRPr="00A1343A">
              <w:rPr>
                <w:rFonts w:hint="eastAsia"/>
              </w:rPr>
              <w:t>обязательств»</w:t>
            </w:r>
            <w:r w:rsidRPr="00A1343A">
              <w:t xml:space="preserve"> (</w:t>
            </w:r>
            <w:r w:rsidRPr="00A1343A">
              <w:rPr>
                <w:rFonts w:hint="eastAsia"/>
              </w:rPr>
              <w:t>ф</w:t>
            </w:r>
            <w:r w:rsidRPr="00A1343A">
              <w:t>. 0506110)</w:t>
            </w:r>
          </w:p>
        </w:tc>
      </w:tr>
      <w:tr w:rsidR="00157230" w:rsidRPr="003379FC" w14:paraId="6A3F8F30" w14:textId="77777777" w:rsidTr="0065610E">
        <w:trPr>
          <w:ins w:id="23" w:author="Щербань О.И." w:date="2025-04-30T10:38:00Z"/>
        </w:trPr>
        <w:tc>
          <w:tcPr>
            <w:tcW w:w="2366" w:type="dxa"/>
          </w:tcPr>
          <w:p w14:paraId="5363405C" w14:textId="70997A98" w:rsidR="00157230" w:rsidRPr="00E94450" w:rsidRDefault="00157230">
            <w:pPr>
              <w:pStyle w:val="GOSTTablenorm"/>
              <w:rPr>
                <w:ins w:id="24" w:author="Щербань О.И." w:date="2025-04-30T10:38:00Z"/>
              </w:rPr>
            </w:pPr>
            <w:ins w:id="25" w:author="Щербань О.И." w:date="2025-04-30T10:38:00Z">
              <w:r>
                <w:t>НПС</w:t>
              </w:r>
            </w:ins>
          </w:p>
        </w:tc>
        <w:tc>
          <w:tcPr>
            <w:tcW w:w="7262" w:type="dxa"/>
          </w:tcPr>
          <w:p w14:paraId="21A8F805" w14:textId="31ED9543" w:rsidR="00157230" w:rsidRPr="00A1343A" w:rsidRDefault="00157230">
            <w:pPr>
              <w:pStyle w:val="GOSTTablenorm"/>
              <w:rPr>
                <w:ins w:id="26" w:author="Щербань О.И." w:date="2025-04-30T10:38:00Z"/>
              </w:rPr>
            </w:pPr>
            <w:ins w:id="27" w:author="Щербань О.И." w:date="2025-04-30T10:38:00Z">
              <w:r>
                <w:rPr>
                  <w:rFonts w:hint="eastAsia"/>
                </w:rPr>
                <w:t>Новый план счетов</w:t>
              </w:r>
            </w:ins>
          </w:p>
        </w:tc>
      </w:tr>
      <w:tr w:rsidR="00B771A7" w:rsidRPr="003379FC" w14:paraId="19831E61" w14:textId="77777777" w:rsidTr="0065610E">
        <w:tc>
          <w:tcPr>
            <w:tcW w:w="2366" w:type="dxa"/>
          </w:tcPr>
          <w:p w14:paraId="27B28703" w14:textId="00AC9A04" w:rsidR="00B771A7" w:rsidRPr="00000BB8" w:rsidRDefault="004B3EE9" w:rsidP="006D6245">
            <w:pPr>
              <w:pStyle w:val="GOSTTablenorm"/>
              <w:rPr>
                <w:highlight w:val="yellow"/>
              </w:rPr>
            </w:pPr>
            <w:commentRangeStart w:id="28"/>
            <w:r>
              <w:t>ПУР КС ЭБ</w:t>
            </w:r>
            <w:commentRangeEnd w:id="28"/>
            <w:r w:rsidR="00074D0C">
              <w:rPr>
                <w:rStyle w:val="afff4"/>
              </w:rPr>
              <w:commentReference w:id="28"/>
            </w:r>
            <w:r>
              <w:t xml:space="preserve">, </w:t>
            </w:r>
            <w:r w:rsidR="00B771A7" w:rsidRPr="00A1343A">
              <w:t xml:space="preserve">Компонент </w:t>
            </w:r>
            <w:r w:rsidR="006D6245" w:rsidRPr="00A1343A">
              <w:t>КС</w:t>
            </w:r>
            <w:r w:rsidR="00B771A7" w:rsidRPr="00A1343A">
              <w:t xml:space="preserve"> ПУР ЭБ</w:t>
            </w:r>
          </w:p>
        </w:tc>
        <w:tc>
          <w:tcPr>
            <w:tcW w:w="7262" w:type="dxa"/>
          </w:tcPr>
          <w:p w14:paraId="06F253BD" w14:textId="02E1B992" w:rsidR="00B771A7" w:rsidRPr="006D6245" w:rsidRDefault="006D6245" w:rsidP="006D6245">
            <w:pPr>
              <w:pStyle w:val="GOSTTablenorm"/>
              <w:rPr>
                <w:highlight w:val="yellow"/>
              </w:rPr>
            </w:pPr>
            <w:r w:rsidRPr="00A1343A">
              <w:rPr>
                <w:rFonts w:hint="eastAsia"/>
              </w:rPr>
              <w:t>Компонент</w:t>
            </w:r>
            <w:r w:rsidRPr="00A1343A">
              <w:t xml:space="preserve"> </w:t>
            </w:r>
            <w:r w:rsidRPr="00A1343A">
              <w:rPr>
                <w:rFonts w:hint="eastAsia"/>
              </w:rPr>
              <w:t>казначейского</w:t>
            </w:r>
            <w:r w:rsidRPr="00A1343A">
              <w:t xml:space="preserve"> </w:t>
            </w:r>
            <w:r w:rsidRPr="00A1343A">
              <w:rPr>
                <w:rFonts w:hint="eastAsia"/>
              </w:rPr>
              <w:t>сопровождения модуля</w:t>
            </w:r>
            <w:r w:rsidRPr="00A1343A">
              <w:t xml:space="preserve"> </w:t>
            </w:r>
            <w:r w:rsidRPr="00A1343A">
              <w:rPr>
                <w:rFonts w:hint="eastAsia"/>
              </w:rPr>
              <w:t>ведения</w:t>
            </w:r>
            <w:r w:rsidRPr="00A1343A">
              <w:t xml:space="preserve"> </w:t>
            </w:r>
            <w:r w:rsidRPr="00A1343A">
              <w:rPr>
                <w:rFonts w:hint="eastAsia"/>
              </w:rPr>
              <w:t>операций</w:t>
            </w:r>
            <w:r w:rsidRPr="00A1343A">
              <w:t xml:space="preserve"> </w:t>
            </w:r>
            <w:r w:rsidRPr="00A1343A">
              <w:rPr>
                <w:rFonts w:hint="eastAsia"/>
              </w:rPr>
              <w:t>по</w:t>
            </w:r>
            <w:r w:rsidRPr="00A1343A">
              <w:t xml:space="preserve"> </w:t>
            </w:r>
            <w:r w:rsidRPr="00A1343A">
              <w:rPr>
                <w:rFonts w:hint="eastAsia"/>
              </w:rPr>
              <w:t>исполнению</w:t>
            </w:r>
            <w:r w:rsidRPr="00A1343A">
              <w:t xml:space="preserve"> </w:t>
            </w:r>
            <w:r w:rsidRPr="00A1343A">
              <w:rPr>
                <w:rFonts w:hint="eastAsia"/>
              </w:rPr>
              <w:t>обязательств</w:t>
            </w:r>
            <w:r w:rsidRPr="00A1343A">
              <w:t xml:space="preserve"> </w:t>
            </w:r>
            <w:r w:rsidRPr="00A1343A">
              <w:rPr>
                <w:rFonts w:hint="eastAsia"/>
              </w:rPr>
              <w:t>участников</w:t>
            </w:r>
            <w:r w:rsidRPr="00A1343A">
              <w:t xml:space="preserve"> </w:t>
            </w:r>
            <w:r w:rsidRPr="00A1343A">
              <w:rPr>
                <w:rFonts w:hint="eastAsia"/>
              </w:rPr>
              <w:t>бюджетного</w:t>
            </w:r>
            <w:r w:rsidRPr="00A1343A">
              <w:t xml:space="preserve"> </w:t>
            </w:r>
            <w:r w:rsidRPr="00A1343A">
              <w:rPr>
                <w:rFonts w:hint="eastAsia"/>
              </w:rPr>
              <w:t>процесса</w:t>
            </w:r>
            <w:r w:rsidRPr="00A1343A">
              <w:t xml:space="preserve"> </w:t>
            </w:r>
            <w:r w:rsidRPr="00A1343A">
              <w:rPr>
                <w:rFonts w:hint="eastAsia"/>
              </w:rPr>
              <w:t>и</w:t>
            </w:r>
            <w:r w:rsidRPr="00A1343A">
              <w:t xml:space="preserve"> </w:t>
            </w:r>
            <w:r w:rsidRPr="00A1343A">
              <w:rPr>
                <w:rFonts w:hint="eastAsia"/>
              </w:rPr>
              <w:t>операций</w:t>
            </w:r>
            <w:r w:rsidRPr="00A1343A">
              <w:t xml:space="preserve"> </w:t>
            </w:r>
            <w:r w:rsidRPr="00A1343A">
              <w:rPr>
                <w:rFonts w:hint="eastAsia"/>
              </w:rPr>
              <w:t>со</w:t>
            </w:r>
            <w:r w:rsidRPr="00A1343A">
              <w:t xml:space="preserve"> </w:t>
            </w:r>
            <w:r w:rsidRPr="00A1343A">
              <w:rPr>
                <w:rFonts w:hint="eastAsia"/>
              </w:rPr>
              <w:t>средствами</w:t>
            </w:r>
            <w:r w:rsidRPr="00A1343A">
              <w:t xml:space="preserve"> </w:t>
            </w:r>
            <w:r w:rsidRPr="00A1343A">
              <w:rPr>
                <w:rFonts w:hint="eastAsia"/>
              </w:rPr>
              <w:t>юридических</w:t>
            </w:r>
            <w:r w:rsidRPr="00A1343A">
              <w:t xml:space="preserve"> </w:t>
            </w:r>
            <w:r w:rsidRPr="00A1343A">
              <w:rPr>
                <w:rFonts w:hint="eastAsia"/>
              </w:rPr>
              <w:t>лиц</w:t>
            </w:r>
            <w:r w:rsidRPr="00A1343A">
              <w:t xml:space="preserve">, </w:t>
            </w:r>
            <w:r w:rsidRPr="00A1343A">
              <w:rPr>
                <w:rFonts w:hint="eastAsia"/>
              </w:rPr>
              <w:t>не</w:t>
            </w:r>
            <w:r w:rsidRPr="00A1343A">
              <w:t xml:space="preserve"> </w:t>
            </w:r>
            <w:r w:rsidRPr="00A1343A">
              <w:rPr>
                <w:rFonts w:hint="eastAsia"/>
              </w:rPr>
              <w:t>являющихся</w:t>
            </w:r>
            <w:r w:rsidRPr="00A1343A">
              <w:t xml:space="preserve"> </w:t>
            </w:r>
            <w:r w:rsidRPr="00A1343A">
              <w:rPr>
                <w:rFonts w:hint="eastAsia"/>
              </w:rPr>
              <w:t>участниками</w:t>
            </w:r>
            <w:r w:rsidRPr="00A1343A">
              <w:t xml:space="preserve"> </w:t>
            </w:r>
            <w:r w:rsidRPr="00A1343A">
              <w:rPr>
                <w:rFonts w:hint="eastAsia"/>
              </w:rPr>
              <w:t>бюджетного</w:t>
            </w:r>
            <w:r w:rsidRPr="00A1343A">
              <w:t xml:space="preserve"> </w:t>
            </w:r>
            <w:r w:rsidRPr="00A1343A">
              <w:rPr>
                <w:rFonts w:hint="eastAsia"/>
              </w:rPr>
              <w:t>процесса</w:t>
            </w:r>
            <w:r w:rsidRPr="00A1343A">
              <w:t xml:space="preserve">, </w:t>
            </w:r>
            <w:r w:rsidRPr="00A1343A">
              <w:rPr>
                <w:rFonts w:hint="eastAsia"/>
              </w:rPr>
              <w:t>подсистемы</w:t>
            </w:r>
            <w:r w:rsidRPr="00A1343A">
              <w:t xml:space="preserve"> </w:t>
            </w:r>
            <w:r w:rsidRPr="00A1343A">
              <w:rPr>
                <w:rFonts w:hint="eastAsia"/>
              </w:rPr>
              <w:t>управления</w:t>
            </w:r>
            <w:r w:rsidRPr="00A1343A">
              <w:t xml:space="preserve"> </w:t>
            </w:r>
            <w:r w:rsidRPr="00A1343A">
              <w:rPr>
                <w:rFonts w:hint="eastAsia"/>
              </w:rPr>
              <w:t>расходами</w:t>
            </w:r>
            <w:r w:rsidRPr="00A1343A">
              <w:t xml:space="preserve"> </w:t>
            </w:r>
            <w:r w:rsidRPr="00A1343A">
              <w:rPr>
                <w:rFonts w:hint="eastAsia"/>
              </w:rPr>
              <w:t>государственной</w:t>
            </w:r>
            <w:r w:rsidRPr="00A1343A">
              <w:t xml:space="preserve"> </w:t>
            </w:r>
            <w:r w:rsidRPr="00A1343A">
              <w:rPr>
                <w:rFonts w:hint="eastAsia"/>
              </w:rPr>
              <w:t>интегрированной</w:t>
            </w:r>
            <w:r w:rsidRPr="00A1343A">
              <w:t xml:space="preserve"> </w:t>
            </w:r>
            <w:r w:rsidRPr="00A1343A">
              <w:rPr>
                <w:rFonts w:hint="eastAsia"/>
              </w:rPr>
              <w:t>информационной</w:t>
            </w:r>
            <w:r w:rsidRPr="00A1343A">
              <w:t xml:space="preserve"> </w:t>
            </w:r>
            <w:r w:rsidRPr="00A1343A">
              <w:rPr>
                <w:rFonts w:hint="eastAsia"/>
              </w:rPr>
              <w:t>системы</w:t>
            </w:r>
            <w:r w:rsidRPr="00A1343A">
              <w:t xml:space="preserve"> </w:t>
            </w:r>
            <w:r w:rsidRPr="00A1343A">
              <w:rPr>
                <w:rFonts w:hint="eastAsia"/>
              </w:rPr>
              <w:t>управления</w:t>
            </w:r>
            <w:r w:rsidRPr="00A1343A">
              <w:t xml:space="preserve"> </w:t>
            </w:r>
            <w:r w:rsidRPr="00A1343A">
              <w:rPr>
                <w:rFonts w:hint="eastAsia"/>
              </w:rPr>
              <w:t>общественными</w:t>
            </w:r>
            <w:r w:rsidRPr="00A1343A">
              <w:t xml:space="preserve"> </w:t>
            </w:r>
            <w:r w:rsidRPr="00A1343A">
              <w:rPr>
                <w:rFonts w:hint="eastAsia"/>
              </w:rPr>
              <w:t>финансами</w:t>
            </w:r>
            <w:r w:rsidRPr="00A1343A">
              <w:t xml:space="preserve"> </w:t>
            </w:r>
            <w:r w:rsidRPr="00A1343A">
              <w:rPr>
                <w:rFonts w:hint="eastAsia"/>
              </w:rPr>
              <w:t>«Электронный</w:t>
            </w:r>
            <w:r w:rsidRPr="00A1343A">
              <w:t xml:space="preserve"> </w:t>
            </w:r>
            <w:r w:rsidRPr="00A1343A">
              <w:rPr>
                <w:rFonts w:hint="eastAsia"/>
              </w:rPr>
              <w:t>бюджет»</w:t>
            </w:r>
          </w:p>
        </w:tc>
      </w:tr>
      <w:tr w:rsidR="00B771A7" w:rsidRPr="000F44A2" w14:paraId="1C595EBE" w14:textId="77777777" w:rsidTr="0065610E">
        <w:tc>
          <w:tcPr>
            <w:tcW w:w="2366" w:type="dxa"/>
          </w:tcPr>
          <w:p w14:paraId="43074435" w14:textId="77777777" w:rsidR="00B771A7" w:rsidRPr="000F44A2" w:rsidRDefault="00B771A7" w:rsidP="00B771A7">
            <w:pPr>
              <w:pStyle w:val="GOSTTablenorm"/>
            </w:pPr>
            <w:r w:rsidRPr="000F44A2">
              <w:t>ЛС</w:t>
            </w:r>
            <w:r>
              <w:t>, л/с</w:t>
            </w:r>
          </w:p>
        </w:tc>
        <w:tc>
          <w:tcPr>
            <w:tcW w:w="7262" w:type="dxa"/>
          </w:tcPr>
          <w:p w14:paraId="397D70B3" w14:textId="77777777" w:rsidR="00B771A7" w:rsidRPr="000F44A2" w:rsidRDefault="00B771A7" w:rsidP="00B771A7">
            <w:pPr>
              <w:pStyle w:val="GOSTTablenorm"/>
            </w:pPr>
            <w:r w:rsidRPr="000F44A2">
              <w:t>Лицевой счет</w:t>
            </w:r>
          </w:p>
        </w:tc>
      </w:tr>
      <w:tr w:rsidR="006D6245" w:rsidRPr="000F44A2" w14:paraId="150E0F0E" w14:textId="77777777" w:rsidTr="0065610E">
        <w:tc>
          <w:tcPr>
            <w:tcW w:w="2366" w:type="dxa"/>
          </w:tcPr>
          <w:p w14:paraId="29DCFD6E" w14:textId="3C3E4FA8" w:rsidR="006D6245" w:rsidRPr="006D6245" w:rsidRDefault="006D6245" w:rsidP="006D6245">
            <w:pPr>
              <w:pStyle w:val="GOSTTablenorm"/>
            </w:pPr>
            <w:r w:rsidRPr="006D6245">
              <w:t>л/с с кодом 03</w:t>
            </w:r>
          </w:p>
        </w:tc>
        <w:tc>
          <w:tcPr>
            <w:tcW w:w="7262" w:type="dxa"/>
          </w:tcPr>
          <w:p w14:paraId="1DF32CE5" w14:textId="04747DF0" w:rsidR="006D6245" w:rsidRPr="006D6245" w:rsidRDefault="006D6245" w:rsidP="006D6245">
            <w:pPr>
              <w:pStyle w:val="GOSTTablenorm"/>
            </w:pPr>
            <w:r w:rsidRPr="00A1343A">
              <w:rPr>
                <w:rFonts w:hint="eastAsia"/>
              </w:rPr>
              <w:t>Лицевой</w:t>
            </w:r>
            <w:r w:rsidRPr="00A1343A">
              <w:t xml:space="preserve"> </w:t>
            </w:r>
            <w:r w:rsidRPr="00A1343A">
              <w:rPr>
                <w:rFonts w:hint="eastAsia"/>
              </w:rPr>
              <w:t>счет</w:t>
            </w:r>
            <w:r w:rsidRPr="00A1343A">
              <w:t xml:space="preserve"> </w:t>
            </w:r>
            <w:r w:rsidRPr="00A1343A">
              <w:rPr>
                <w:rFonts w:hint="eastAsia"/>
              </w:rPr>
              <w:t>получателя</w:t>
            </w:r>
            <w:r w:rsidRPr="00A1343A">
              <w:t xml:space="preserve"> </w:t>
            </w:r>
            <w:r w:rsidRPr="00A1343A">
              <w:rPr>
                <w:rFonts w:hint="eastAsia"/>
              </w:rPr>
              <w:t>бюджетных</w:t>
            </w:r>
            <w:r w:rsidRPr="00A1343A">
              <w:t xml:space="preserve"> </w:t>
            </w:r>
            <w:r w:rsidRPr="00A1343A">
              <w:rPr>
                <w:rFonts w:hint="eastAsia"/>
              </w:rPr>
              <w:t>средств</w:t>
            </w:r>
            <w:r w:rsidRPr="00A1343A">
              <w:t xml:space="preserve">, </w:t>
            </w:r>
            <w:r w:rsidRPr="00A1343A">
              <w:rPr>
                <w:rFonts w:hint="eastAsia"/>
              </w:rPr>
              <w:t>открытый</w:t>
            </w:r>
            <w:r w:rsidRPr="00A1343A">
              <w:t xml:space="preserve"> </w:t>
            </w:r>
            <w:r w:rsidRPr="00A1343A">
              <w:rPr>
                <w:rFonts w:hint="eastAsia"/>
              </w:rPr>
              <w:t>территориальным</w:t>
            </w:r>
            <w:r w:rsidRPr="00A1343A">
              <w:t xml:space="preserve"> </w:t>
            </w:r>
            <w:r w:rsidRPr="00A1343A">
              <w:rPr>
                <w:rFonts w:hint="eastAsia"/>
              </w:rPr>
              <w:t>органом</w:t>
            </w:r>
            <w:r w:rsidRPr="00A1343A">
              <w:t xml:space="preserve"> </w:t>
            </w:r>
            <w:r w:rsidRPr="00A1343A">
              <w:rPr>
                <w:rFonts w:hint="eastAsia"/>
              </w:rPr>
              <w:t>Федерального</w:t>
            </w:r>
            <w:r w:rsidRPr="00A1343A">
              <w:t xml:space="preserve"> </w:t>
            </w:r>
            <w:r w:rsidRPr="00A1343A">
              <w:rPr>
                <w:rFonts w:hint="eastAsia"/>
              </w:rPr>
              <w:t>казначейства</w:t>
            </w:r>
            <w:r w:rsidRPr="00A1343A">
              <w:t xml:space="preserve"> </w:t>
            </w:r>
            <w:r w:rsidRPr="00A1343A">
              <w:rPr>
                <w:rFonts w:hint="eastAsia"/>
              </w:rPr>
              <w:t>и</w:t>
            </w:r>
            <w:r w:rsidRPr="00A1343A">
              <w:t xml:space="preserve"> </w:t>
            </w:r>
            <w:r w:rsidRPr="00A1343A">
              <w:rPr>
                <w:rFonts w:hint="eastAsia"/>
              </w:rPr>
              <w:t>предназначенный</w:t>
            </w:r>
            <w:r w:rsidRPr="00A1343A">
              <w:t xml:space="preserve"> </w:t>
            </w:r>
            <w:r w:rsidRPr="00A1343A">
              <w:rPr>
                <w:rFonts w:hint="eastAsia"/>
              </w:rPr>
              <w:t>для</w:t>
            </w:r>
            <w:r w:rsidRPr="00A1343A">
              <w:t xml:space="preserve"> </w:t>
            </w:r>
            <w:r w:rsidRPr="00A1343A">
              <w:rPr>
                <w:rFonts w:hint="eastAsia"/>
              </w:rPr>
              <w:t>учета</w:t>
            </w:r>
            <w:r w:rsidRPr="00A1343A">
              <w:t xml:space="preserve"> </w:t>
            </w:r>
            <w:r w:rsidRPr="00A1343A">
              <w:rPr>
                <w:rFonts w:hint="eastAsia"/>
              </w:rPr>
              <w:t>бюджетных</w:t>
            </w:r>
            <w:r w:rsidRPr="00A1343A">
              <w:t xml:space="preserve"> </w:t>
            </w:r>
            <w:r w:rsidRPr="00A1343A">
              <w:rPr>
                <w:rFonts w:hint="eastAsia"/>
              </w:rPr>
              <w:t>данных</w:t>
            </w:r>
            <w:r w:rsidRPr="00A1343A">
              <w:t xml:space="preserve">, </w:t>
            </w:r>
            <w:r w:rsidRPr="00A1343A">
              <w:rPr>
                <w:rFonts w:hint="eastAsia"/>
              </w:rPr>
              <w:t>полученных</w:t>
            </w:r>
            <w:r w:rsidRPr="00A1343A">
              <w:t xml:space="preserve"> </w:t>
            </w:r>
            <w:r w:rsidRPr="00A1343A">
              <w:rPr>
                <w:rFonts w:hint="eastAsia"/>
              </w:rPr>
              <w:t>получателем</w:t>
            </w:r>
            <w:r w:rsidRPr="00A1343A">
              <w:t xml:space="preserve"> </w:t>
            </w:r>
            <w:r w:rsidRPr="00A1343A">
              <w:rPr>
                <w:rFonts w:hint="eastAsia"/>
              </w:rPr>
              <w:t>бюджетных</w:t>
            </w:r>
            <w:r w:rsidRPr="00A1343A">
              <w:t xml:space="preserve"> </w:t>
            </w:r>
            <w:r w:rsidRPr="00A1343A">
              <w:rPr>
                <w:rFonts w:hint="eastAsia"/>
              </w:rPr>
              <w:t>средств</w:t>
            </w:r>
            <w:r w:rsidRPr="00A1343A">
              <w:t xml:space="preserve">; </w:t>
            </w:r>
            <w:r w:rsidRPr="00A1343A">
              <w:rPr>
                <w:rFonts w:hint="eastAsia"/>
              </w:rPr>
              <w:t>для</w:t>
            </w:r>
            <w:r w:rsidRPr="00A1343A">
              <w:t xml:space="preserve"> </w:t>
            </w:r>
            <w:r w:rsidRPr="00A1343A">
              <w:rPr>
                <w:rFonts w:hint="eastAsia"/>
              </w:rPr>
              <w:t>отражения</w:t>
            </w:r>
            <w:r w:rsidRPr="00A1343A">
              <w:t xml:space="preserve"> </w:t>
            </w:r>
            <w:r w:rsidRPr="00A1343A">
              <w:rPr>
                <w:rFonts w:hint="eastAsia"/>
              </w:rPr>
              <w:t>операций</w:t>
            </w:r>
            <w:r w:rsidRPr="00A1343A">
              <w:t xml:space="preserve"> </w:t>
            </w:r>
            <w:r w:rsidRPr="00A1343A">
              <w:rPr>
                <w:rFonts w:hint="eastAsia"/>
              </w:rPr>
              <w:t>получателя</w:t>
            </w:r>
            <w:r w:rsidRPr="00A1343A">
              <w:t xml:space="preserve"> </w:t>
            </w:r>
            <w:r w:rsidRPr="00A1343A">
              <w:rPr>
                <w:rFonts w:hint="eastAsia"/>
              </w:rPr>
              <w:t>бюджетных</w:t>
            </w:r>
            <w:r w:rsidRPr="00A1343A">
              <w:t xml:space="preserve"> </w:t>
            </w:r>
            <w:r w:rsidRPr="00A1343A">
              <w:rPr>
                <w:rFonts w:hint="eastAsia"/>
              </w:rPr>
              <w:t>средств</w:t>
            </w:r>
            <w:r w:rsidRPr="00A1343A">
              <w:t xml:space="preserve"> </w:t>
            </w:r>
            <w:r w:rsidRPr="00A1343A">
              <w:rPr>
                <w:rFonts w:hint="eastAsia"/>
              </w:rPr>
              <w:t>по</w:t>
            </w:r>
            <w:r w:rsidRPr="00A1343A">
              <w:t xml:space="preserve"> </w:t>
            </w:r>
            <w:r w:rsidRPr="00A1343A">
              <w:rPr>
                <w:rFonts w:hint="eastAsia"/>
              </w:rPr>
              <w:t>распределению</w:t>
            </w:r>
            <w:r w:rsidRPr="00A1343A">
              <w:t xml:space="preserve"> </w:t>
            </w:r>
            <w:r w:rsidRPr="00A1343A">
              <w:rPr>
                <w:rFonts w:hint="eastAsia"/>
              </w:rPr>
              <w:t>лимитов</w:t>
            </w:r>
            <w:r w:rsidRPr="00A1343A">
              <w:t xml:space="preserve"> </w:t>
            </w:r>
            <w:r w:rsidRPr="00A1343A">
              <w:rPr>
                <w:rFonts w:hint="eastAsia"/>
              </w:rPr>
              <w:t>бюджетных</w:t>
            </w:r>
            <w:r w:rsidRPr="00A1343A">
              <w:t xml:space="preserve"> </w:t>
            </w:r>
            <w:r w:rsidRPr="00A1343A">
              <w:rPr>
                <w:rFonts w:hint="eastAsia"/>
              </w:rPr>
              <w:t>обязательств</w:t>
            </w:r>
            <w:r w:rsidRPr="00A1343A">
              <w:t xml:space="preserve"> </w:t>
            </w:r>
            <w:r w:rsidRPr="00A1343A">
              <w:rPr>
                <w:rFonts w:hint="eastAsia"/>
              </w:rPr>
              <w:t>по</w:t>
            </w:r>
            <w:r w:rsidRPr="00A1343A">
              <w:t xml:space="preserve"> </w:t>
            </w:r>
            <w:r w:rsidRPr="00A1343A">
              <w:rPr>
                <w:rFonts w:hint="eastAsia"/>
              </w:rPr>
              <w:t>кодам</w:t>
            </w:r>
            <w:r w:rsidRPr="00A1343A">
              <w:t xml:space="preserve"> </w:t>
            </w:r>
            <w:r w:rsidRPr="00A1343A">
              <w:rPr>
                <w:rFonts w:hint="eastAsia"/>
              </w:rPr>
              <w:t>классификации</w:t>
            </w:r>
            <w:r w:rsidRPr="00A1343A">
              <w:t xml:space="preserve"> </w:t>
            </w:r>
            <w:r w:rsidRPr="00A1343A">
              <w:rPr>
                <w:rFonts w:hint="eastAsia"/>
              </w:rPr>
              <w:t>расходов</w:t>
            </w:r>
            <w:r w:rsidRPr="00A1343A">
              <w:t xml:space="preserve"> </w:t>
            </w:r>
            <w:r w:rsidRPr="00A1343A">
              <w:rPr>
                <w:rFonts w:hint="eastAsia"/>
              </w:rPr>
              <w:t>бюджетов</w:t>
            </w:r>
            <w:r w:rsidRPr="00A1343A">
              <w:t xml:space="preserve"> </w:t>
            </w:r>
            <w:r w:rsidRPr="00A1343A">
              <w:rPr>
                <w:rFonts w:hint="eastAsia"/>
              </w:rPr>
              <w:t>в</w:t>
            </w:r>
            <w:r w:rsidRPr="00A1343A">
              <w:t xml:space="preserve"> </w:t>
            </w:r>
            <w:r w:rsidRPr="00A1343A">
              <w:rPr>
                <w:rFonts w:hint="eastAsia"/>
              </w:rPr>
              <w:t>пределах</w:t>
            </w:r>
            <w:r w:rsidRPr="00A1343A">
              <w:t xml:space="preserve"> </w:t>
            </w:r>
            <w:r w:rsidRPr="00A1343A">
              <w:rPr>
                <w:rFonts w:hint="eastAsia"/>
              </w:rPr>
              <w:t>доведенных</w:t>
            </w:r>
            <w:r w:rsidRPr="00A1343A">
              <w:t xml:space="preserve"> </w:t>
            </w:r>
            <w:r w:rsidRPr="00A1343A">
              <w:rPr>
                <w:rFonts w:hint="eastAsia"/>
              </w:rPr>
              <w:t>ему</w:t>
            </w:r>
            <w:r w:rsidRPr="00A1343A">
              <w:t xml:space="preserve"> </w:t>
            </w:r>
            <w:r w:rsidRPr="00A1343A">
              <w:rPr>
                <w:rFonts w:hint="eastAsia"/>
              </w:rPr>
              <w:t>лимитов</w:t>
            </w:r>
            <w:r w:rsidRPr="00A1343A">
              <w:t xml:space="preserve"> </w:t>
            </w:r>
            <w:r w:rsidRPr="00A1343A">
              <w:rPr>
                <w:rFonts w:hint="eastAsia"/>
              </w:rPr>
              <w:t>бюджетных</w:t>
            </w:r>
            <w:r w:rsidRPr="00A1343A">
              <w:t xml:space="preserve"> </w:t>
            </w:r>
            <w:r w:rsidRPr="00A1343A">
              <w:rPr>
                <w:rFonts w:hint="eastAsia"/>
              </w:rPr>
              <w:t>обязательств</w:t>
            </w:r>
            <w:r w:rsidRPr="00A1343A">
              <w:t xml:space="preserve"> (</w:t>
            </w:r>
            <w:r w:rsidRPr="00A1343A">
              <w:rPr>
                <w:rFonts w:hint="eastAsia"/>
              </w:rPr>
              <w:t>при</w:t>
            </w:r>
            <w:r w:rsidRPr="00A1343A">
              <w:t xml:space="preserve"> </w:t>
            </w:r>
            <w:r w:rsidRPr="00A1343A">
              <w:rPr>
                <w:rFonts w:hint="eastAsia"/>
              </w:rPr>
              <w:t>наличии</w:t>
            </w:r>
            <w:r w:rsidRPr="00A1343A">
              <w:t xml:space="preserve"> </w:t>
            </w:r>
            <w:r w:rsidRPr="00A1343A">
              <w:rPr>
                <w:rFonts w:hint="eastAsia"/>
              </w:rPr>
              <w:t>соответствующих</w:t>
            </w:r>
            <w:r w:rsidRPr="00A1343A">
              <w:t xml:space="preserve"> </w:t>
            </w:r>
            <w:r w:rsidRPr="00A1343A">
              <w:rPr>
                <w:rFonts w:hint="eastAsia"/>
              </w:rPr>
              <w:t>бюджетных</w:t>
            </w:r>
            <w:r w:rsidRPr="00A1343A">
              <w:t xml:space="preserve"> </w:t>
            </w:r>
            <w:r w:rsidRPr="00A1343A">
              <w:rPr>
                <w:rFonts w:hint="eastAsia"/>
              </w:rPr>
              <w:t>полномочий</w:t>
            </w:r>
            <w:r w:rsidRPr="00A1343A">
              <w:t xml:space="preserve"> </w:t>
            </w:r>
            <w:r w:rsidRPr="00A1343A">
              <w:rPr>
                <w:rFonts w:hint="eastAsia"/>
              </w:rPr>
              <w:t>у</w:t>
            </w:r>
            <w:r w:rsidRPr="00A1343A">
              <w:t xml:space="preserve"> </w:t>
            </w:r>
            <w:r w:rsidRPr="00A1343A">
              <w:rPr>
                <w:rFonts w:hint="eastAsia"/>
              </w:rPr>
              <w:t>получателя</w:t>
            </w:r>
            <w:r w:rsidRPr="00A1343A">
              <w:t xml:space="preserve"> </w:t>
            </w:r>
            <w:r w:rsidRPr="00A1343A">
              <w:rPr>
                <w:rFonts w:hint="eastAsia"/>
              </w:rPr>
              <w:t>бюджетных</w:t>
            </w:r>
            <w:r w:rsidRPr="00A1343A">
              <w:t xml:space="preserve"> </w:t>
            </w:r>
            <w:r w:rsidRPr="00A1343A">
              <w:rPr>
                <w:rFonts w:hint="eastAsia"/>
              </w:rPr>
              <w:t>средств</w:t>
            </w:r>
            <w:r w:rsidRPr="00A1343A">
              <w:t xml:space="preserve">); </w:t>
            </w:r>
            <w:r w:rsidRPr="00A1343A">
              <w:rPr>
                <w:rFonts w:hint="eastAsia"/>
              </w:rPr>
              <w:t>для</w:t>
            </w:r>
            <w:r w:rsidRPr="00A1343A">
              <w:t xml:space="preserve"> </w:t>
            </w:r>
            <w:r w:rsidRPr="00A1343A">
              <w:rPr>
                <w:rFonts w:hint="eastAsia"/>
              </w:rPr>
              <w:t>учета</w:t>
            </w:r>
            <w:r w:rsidRPr="00A1343A">
              <w:t xml:space="preserve"> </w:t>
            </w:r>
            <w:r w:rsidRPr="00A1343A">
              <w:rPr>
                <w:rFonts w:hint="eastAsia"/>
              </w:rPr>
              <w:t>бюджетных</w:t>
            </w:r>
            <w:r w:rsidRPr="00A1343A">
              <w:t xml:space="preserve"> </w:t>
            </w:r>
            <w:r w:rsidRPr="00A1343A">
              <w:rPr>
                <w:rFonts w:hint="eastAsia"/>
              </w:rPr>
              <w:t>и</w:t>
            </w:r>
            <w:r w:rsidRPr="00A1343A">
              <w:t xml:space="preserve"> </w:t>
            </w:r>
            <w:r w:rsidRPr="00A1343A">
              <w:rPr>
                <w:rFonts w:hint="eastAsia"/>
              </w:rPr>
              <w:t>денежных</w:t>
            </w:r>
            <w:r w:rsidRPr="00A1343A">
              <w:t xml:space="preserve"> </w:t>
            </w:r>
            <w:r w:rsidRPr="00A1343A">
              <w:rPr>
                <w:rFonts w:hint="eastAsia"/>
              </w:rPr>
              <w:t>обязательств</w:t>
            </w:r>
            <w:r w:rsidRPr="00A1343A">
              <w:t xml:space="preserve"> </w:t>
            </w:r>
            <w:r w:rsidRPr="00A1343A">
              <w:rPr>
                <w:rFonts w:hint="eastAsia"/>
              </w:rPr>
              <w:t>получателя</w:t>
            </w:r>
            <w:r w:rsidRPr="00A1343A">
              <w:t xml:space="preserve"> </w:t>
            </w:r>
            <w:r w:rsidRPr="00A1343A">
              <w:rPr>
                <w:rFonts w:hint="eastAsia"/>
              </w:rPr>
              <w:t>бюджетных</w:t>
            </w:r>
            <w:r w:rsidRPr="00A1343A">
              <w:t xml:space="preserve"> </w:t>
            </w:r>
            <w:r w:rsidRPr="00A1343A">
              <w:rPr>
                <w:rFonts w:hint="eastAsia"/>
              </w:rPr>
              <w:t>средств</w:t>
            </w:r>
            <w:r w:rsidRPr="00A1343A">
              <w:t xml:space="preserve">, </w:t>
            </w:r>
            <w:r w:rsidRPr="00A1343A">
              <w:rPr>
                <w:rFonts w:hint="eastAsia"/>
              </w:rPr>
              <w:t>осуществления</w:t>
            </w:r>
            <w:r w:rsidRPr="00A1343A">
              <w:t xml:space="preserve"> </w:t>
            </w:r>
            <w:r w:rsidRPr="00A1343A">
              <w:rPr>
                <w:rFonts w:hint="eastAsia"/>
              </w:rPr>
              <w:t>получателем</w:t>
            </w:r>
            <w:r w:rsidRPr="00A1343A">
              <w:t xml:space="preserve"> </w:t>
            </w:r>
            <w:r w:rsidRPr="00A1343A">
              <w:rPr>
                <w:rFonts w:hint="eastAsia"/>
              </w:rPr>
              <w:t>бюджетных</w:t>
            </w:r>
            <w:r w:rsidRPr="00A1343A">
              <w:t xml:space="preserve"> </w:t>
            </w:r>
            <w:r w:rsidRPr="00A1343A">
              <w:rPr>
                <w:rFonts w:hint="eastAsia"/>
              </w:rPr>
              <w:t>средств</w:t>
            </w:r>
            <w:r w:rsidRPr="00A1343A">
              <w:t xml:space="preserve"> </w:t>
            </w:r>
            <w:r w:rsidRPr="00A1343A">
              <w:rPr>
                <w:rFonts w:hint="eastAsia"/>
              </w:rPr>
              <w:t>бюджетных</w:t>
            </w:r>
            <w:r w:rsidRPr="00A1343A">
              <w:t xml:space="preserve"> </w:t>
            </w:r>
            <w:r w:rsidRPr="00A1343A">
              <w:rPr>
                <w:rFonts w:hint="eastAsia"/>
              </w:rPr>
              <w:t>операций</w:t>
            </w:r>
            <w:r w:rsidRPr="00A1343A">
              <w:t xml:space="preserve"> </w:t>
            </w:r>
            <w:r w:rsidRPr="00A1343A">
              <w:rPr>
                <w:rFonts w:hint="eastAsia"/>
              </w:rPr>
              <w:t>за</w:t>
            </w:r>
            <w:r w:rsidRPr="00A1343A">
              <w:t xml:space="preserve"> </w:t>
            </w:r>
            <w:r w:rsidRPr="00A1343A">
              <w:rPr>
                <w:rFonts w:hint="eastAsia"/>
              </w:rPr>
              <w:t>счет</w:t>
            </w:r>
            <w:r w:rsidRPr="00A1343A">
              <w:t xml:space="preserve"> </w:t>
            </w:r>
            <w:r w:rsidRPr="00A1343A">
              <w:rPr>
                <w:rFonts w:hint="eastAsia"/>
              </w:rPr>
              <w:t>средств</w:t>
            </w:r>
            <w:r w:rsidRPr="00A1343A">
              <w:t xml:space="preserve"> </w:t>
            </w:r>
            <w:r w:rsidRPr="00A1343A">
              <w:rPr>
                <w:rFonts w:hint="eastAsia"/>
              </w:rPr>
              <w:t>бюджета</w:t>
            </w:r>
            <w:r w:rsidRPr="00A1343A">
              <w:t xml:space="preserve"> (</w:t>
            </w:r>
            <w:r w:rsidRPr="00A1343A">
              <w:rPr>
                <w:rFonts w:hint="eastAsia"/>
              </w:rPr>
              <w:t>в</w:t>
            </w:r>
            <w:r w:rsidRPr="00A1343A">
              <w:t xml:space="preserve"> </w:t>
            </w:r>
            <w:r w:rsidRPr="00A1343A">
              <w:rPr>
                <w:rFonts w:hint="eastAsia"/>
              </w:rPr>
              <w:t>том</w:t>
            </w:r>
            <w:r w:rsidRPr="00A1343A">
              <w:t xml:space="preserve"> </w:t>
            </w:r>
            <w:r w:rsidRPr="00A1343A">
              <w:rPr>
                <w:rFonts w:hint="eastAsia"/>
              </w:rPr>
              <w:t>числе</w:t>
            </w:r>
            <w:r w:rsidRPr="00A1343A">
              <w:t xml:space="preserve"> </w:t>
            </w:r>
            <w:r w:rsidRPr="00A1343A">
              <w:rPr>
                <w:rFonts w:hint="eastAsia"/>
              </w:rPr>
              <w:t>в</w:t>
            </w:r>
            <w:r w:rsidRPr="00A1343A">
              <w:t xml:space="preserve"> </w:t>
            </w:r>
            <w:r w:rsidRPr="00A1343A">
              <w:rPr>
                <w:rFonts w:hint="eastAsia"/>
              </w:rPr>
              <w:t>иностранной</w:t>
            </w:r>
            <w:r w:rsidRPr="00A1343A">
              <w:t xml:space="preserve"> </w:t>
            </w:r>
            <w:r w:rsidRPr="00A1343A">
              <w:rPr>
                <w:rFonts w:hint="eastAsia"/>
              </w:rPr>
              <w:t>валюте</w:t>
            </w:r>
            <w:r w:rsidRPr="00A1343A">
              <w:t xml:space="preserve"> </w:t>
            </w:r>
            <w:r w:rsidRPr="00A1343A">
              <w:rPr>
                <w:rFonts w:hint="eastAsia"/>
              </w:rPr>
              <w:t>и</w:t>
            </w:r>
            <w:r w:rsidRPr="00A1343A">
              <w:t xml:space="preserve"> (</w:t>
            </w:r>
            <w:r w:rsidRPr="00A1343A">
              <w:rPr>
                <w:rFonts w:hint="eastAsia"/>
              </w:rPr>
              <w:t>или</w:t>
            </w:r>
            <w:r w:rsidRPr="00A1343A">
              <w:t xml:space="preserve">) </w:t>
            </w:r>
            <w:r w:rsidRPr="00A1343A">
              <w:rPr>
                <w:rFonts w:hint="eastAsia"/>
              </w:rPr>
              <w:t>источника</w:t>
            </w:r>
            <w:r w:rsidRPr="00A1343A">
              <w:t xml:space="preserve"> </w:t>
            </w:r>
            <w:r w:rsidRPr="00A1343A">
              <w:rPr>
                <w:rFonts w:hint="eastAsia"/>
              </w:rPr>
              <w:t>дополнительного</w:t>
            </w:r>
            <w:r w:rsidRPr="00A1343A">
              <w:t xml:space="preserve"> </w:t>
            </w:r>
            <w:r w:rsidRPr="00A1343A">
              <w:rPr>
                <w:rFonts w:hint="eastAsia"/>
              </w:rPr>
              <w:t>бюджетного</w:t>
            </w:r>
            <w:r w:rsidRPr="00A1343A">
              <w:t xml:space="preserve"> </w:t>
            </w:r>
            <w:r w:rsidRPr="00A1343A">
              <w:rPr>
                <w:rFonts w:hint="eastAsia"/>
              </w:rPr>
              <w:t>финансирования</w:t>
            </w:r>
          </w:p>
        </w:tc>
      </w:tr>
      <w:tr w:rsidR="006D6245" w:rsidRPr="000F44A2" w14:paraId="39842B52" w14:textId="77777777" w:rsidTr="0065610E">
        <w:tc>
          <w:tcPr>
            <w:tcW w:w="2366" w:type="dxa"/>
          </w:tcPr>
          <w:p w14:paraId="2DDFB7E6" w14:textId="1D46DCF4" w:rsidR="006D6245" w:rsidRPr="006D6245" w:rsidRDefault="006D6245" w:rsidP="006D6245">
            <w:pPr>
              <w:pStyle w:val="GOSTTablenorm"/>
            </w:pPr>
            <w:r w:rsidRPr="006D6245">
              <w:t>л/с с кодом 14</w:t>
            </w:r>
          </w:p>
        </w:tc>
        <w:tc>
          <w:tcPr>
            <w:tcW w:w="7262" w:type="dxa"/>
          </w:tcPr>
          <w:p w14:paraId="7A9ECF50" w14:textId="1F6AFE23" w:rsidR="006D6245" w:rsidRPr="00A1343A" w:rsidRDefault="006D6245" w:rsidP="006D6245">
            <w:pPr>
              <w:pStyle w:val="GOSTTablenorm"/>
            </w:pPr>
            <w:r w:rsidRPr="00A1343A">
              <w:rPr>
                <w:rFonts w:hint="eastAsia"/>
              </w:rPr>
              <w:t>Лицевой</w:t>
            </w:r>
            <w:r w:rsidRPr="00A1343A">
              <w:t xml:space="preserve"> </w:t>
            </w:r>
            <w:r w:rsidRPr="00A1343A">
              <w:rPr>
                <w:rFonts w:hint="eastAsia"/>
              </w:rPr>
              <w:t>счет</w:t>
            </w:r>
            <w:r w:rsidRPr="00A1343A">
              <w:t xml:space="preserve"> </w:t>
            </w:r>
            <w:r w:rsidRPr="00A1343A">
              <w:rPr>
                <w:rFonts w:hint="eastAsia"/>
              </w:rPr>
              <w:t>для</w:t>
            </w:r>
            <w:r w:rsidRPr="00A1343A">
              <w:t xml:space="preserve"> </w:t>
            </w:r>
            <w:r w:rsidRPr="00A1343A">
              <w:rPr>
                <w:rFonts w:hint="eastAsia"/>
              </w:rPr>
              <w:t>учета</w:t>
            </w:r>
            <w:r w:rsidRPr="00A1343A">
              <w:t xml:space="preserve"> </w:t>
            </w:r>
            <w:r w:rsidRPr="00A1343A">
              <w:rPr>
                <w:rFonts w:hint="eastAsia"/>
              </w:rPr>
              <w:t>операций</w:t>
            </w:r>
            <w:r w:rsidRPr="00A1343A">
              <w:t xml:space="preserve"> </w:t>
            </w:r>
            <w:r w:rsidRPr="00A1343A">
              <w:rPr>
                <w:rFonts w:hint="eastAsia"/>
              </w:rPr>
              <w:t>по</w:t>
            </w:r>
            <w:r w:rsidRPr="00A1343A">
              <w:t xml:space="preserve"> </w:t>
            </w:r>
            <w:r w:rsidRPr="00A1343A">
              <w:rPr>
                <w:rFonts w:hint="eastAsia"/>
              </w:rPr>
              <w:t>переданным</w:t>
            </w:r>
            <w:r w:rsidRPr="00A1343A">
              <w:t xml:space="preserve"> </w:t>
            </w:r>
            <w:r w:rsidRPr="00A1343A">
              <w:rPr>
                <w:rFonts w:hint="eastAsia"/>
              </w:rPr>
              <w:t>полномочиям</w:t>
            </w:r>
            <w:r w:rsidRPr="00A1343A">
              <w:t xml:space="preserve"> </w:t>
            </w:r>
            <w:r w:rsidRPr="00A1343A">
              <w:rPr>
                <w:rFonts w:hint="eastAsia"/>
              </w:rPr>
              <w:t>получателя</w:t>
            </w:r>
            <w:r w:rsidRPr="00A1343A">
              <w:t xml:space="preserve"> </w:t>
            </w:r>
            <w:r w:rsidRPr="00A1343A">
              <w:rPr>
                <w:rFonts w:hint="eastAsia"/>
              </w:rPr>
              <w:t>бюджетных</w:t>
            </w:r>
            <w:r w:rsidRPr="00A1343A">
              <w:t xml:space="preserve"> </w:t>
            </w:r>
            <w:r w:rsidRPr="00A1343A">
              <w:rPr>
                <w:rFonts w:hint="eastAsia"/>
              </w:rPr>
              <w:t>средств</w:t>
            </w:r>
            <w:r w:rsidRPr="00A1343A">
              <w:t xml:space="preserve">, </w:t>
            </w:r>
            <w:r w:rsidRPr="00A1343A">
              <w:rPr>
                <w:rFonts w:hint="eastAsia"/>
              </w:rPr>
              <w:t>открытый</w:t>
            </w:r>
            <w:r w:rsidRPr="00A1343A">
              <w:t xml:space="preserve"> </w:t>
            </w:r>
            <w:r w:rsidRPr="00A1343A">
              <w:rPr>
                <w:rFonts w:hint="eastAsia"/>
              </w:rPr>
              <w:t>территориальным</w:t>
            </w:r>
            <w:r w:rsidRPr="00A1343A">
              <w:t xml:space="preserve"> </w:t>
            </w:r>
            <w:r w:rsidRPr="00A1343A">
              <w:rPr>
                <w:rFonts w:hint="eastAsia"/>
              </w:rPr>
              <w:t>органом</w:t>
            </w:r>
            <w:r w:rsidRPr="00A1343A">
              <w:t xml:space="preserve"> </w:t>
            </w:r>
            <w:r w:rsidRPr="00A1343A">
              <w:rPr>
                <w:rFonts w:hint="eastAsia"/>
              </w:rPr>
              <w:t>Федерального</w:t>
            </w:r>
            <w:r w:rsidRPr="00A1343A">
              <w:t xml:space="preserve"> </w:t>
            </w:r>
            <w:r w:rsidRPr="00A1343A">
              <w:rPr>
                <w:rFonts w:hint="eastAsia"/>
              </w:rPr>
              <w:t>казначейства</w:t>
            </w:r>
            <w:r w:rsidRPr="00A1343A">
              <w:t xml:space="preserve"> </w:t>
            </w:r>
            <w:r w:rsidRPr="00A1343A">
              <w:rPr>
                <w:rFonts w:hint="eastAsia"/>
              </w:rPr>
              <w:t>и</w:t>
            </w:r>
            <w:r w:rsidRPr="00A1343A">
              <w:t xml:space="preserve"> </w:t>
            </w:r>
            <w:r w:rsidRPr="00A1343A">
              <w:rPr>
                <w:rFonts w:hint="eastAsia"/>
              </w:rPr>
              <w:t>предназначенный для</w:t>
            </w:r>
            <w:r w:rsidRPr="00A1343A">
              <w:t xml:space="preserve"> </w:t>
            </w:r>
            <w:r w:rsidRPr="00A1343A">
              <w:rPr>
                <w:rFonts w:hint="eastAsia"/>
              </w:rPr>
              <w:t>отражения</w:t>
            </w:r>
            <w:r w:rsidRPr="00A1343A">
              <w:t xml:space="preserve"> </w:t>
            </w:r>
            <w:r w:rsidRPr="00A1343A">
              <w:rPr>
                <w:rFonts w:hint="eastAsia"/>
              </w:rPr>
              <w:t>операций</w:t>
            </w:r>
            <w:r w:rsidRPr="00A1343A">
              <w:t xml:space="preserve"> </w:t>
            </w:r>
            <w:r w:rsidRPr="00A1343A">
              <w:rPr>
                <w:rFonts w:hint="eastAsia"/>
              </w:rPr>
              <w:t>получателя</w:t>
            </w:r>
            <w:r w:rsidRPr="00A1343A">
              <w:t xml:space="preserve"> </w:t>
            </w:r>
            <w:r w:rsidRPr="00A1343A">
              <w:rPr>
                <w:rFonts w:hint="eastAsia"/>
              </w:rPr>
              <w:t>бюджетных</w:t>
            </w:r>
            <w:r w:rsidRPr="00A1343A">
              <w:t xml:space="preserve"> </w:t>
            </w:r>
            <w:r w:rsidRPr="00A1343A">
              <w:rPr>
                <w:rFonts w:hint="eastAsia"/>
              </w:rPr>
              <w:t>средств</w:t>
            </w:r>
            <w:r w:rsidRPr="00A1343A">
              <w:t xml:space="preserve">, </w:t>
            </w:r>
            <w:r w:rsidRPr="00A1343A">
              <w:rPr>
                <w:rFonts w:hint="eastAsia"/>
              </w:rPr>
              <w:t>передавшего</w:t>
            </w:r>
            <w:r w:rsidRPr="00A1343A">
              <w:t xml:space="preserve"> </w:t>
            </w:r>
            <w:r w:rsidRPr="00A1343A">
              <w:rPr>
                <w:rFonts w:hint="eastAsia"/>
              </w:rPr>
              <w:t>свои</w:t>
            </w:r>
            <w:r w:rsidRPr="00A1343A">
              <w:t xml:space="preserve"> </w:t>
            </w:r>
            <w:r w:rsidRPr="00A1343A">
              <w:rPr>
                <w:rFonts w:hint="eastAsia"/>
              </w:rPr>
              <w:t>бюджетные</w:t>
            </w:r>
            <w:r w:rsidRPr="00A1343A">
              <w:t xml:space="preserve"> </w:t>
            </w:r>
            <w:r w:rsidRPr="00A1343A">
              <w:rPr>
                <w:rFonts w:hint="eastAsia"/>
              </w:rPr>
              <w:t>полномочия</w:t>
            </w:r>
            <w:r w:rsidRPr="00A1343A">
              <w:t xml:space="preserve"> </w:t>
            </w:r>
            <w:r w:rsidRPr="00A1343A">
              <w:rPr>
                <w:rFonts w:hint="eastAsia"/>
              </w:rPr>
              <w:t>бюджетному</w:t>
            </w:r>
            <w:r w:rsidRPr="00A1343A">
              <w:t xml:space="preserve"> (</w:t>
            </w:r>
            <w:r w:rsidRPr="00A1343A">
              <w:rPr>
                <w:rFonts w:hint="eastAsia"/>
              </w:rPr>
              <w:t>автономному</w:t>
            </w:r>
            <w:r w:rsidRPr="00A1343A">
              <w:t xml:space="preserve">) </w:t>
            </w:r>
            <w:r w:rsidRPr="00A1343A">
              <w:rPr>
                <w:rFonts w:hint="eastAsia"/>
              </w:rPr>
              <w:t>учреждению</w:t>
            </w:r>
            <w:r w:rsidRPr="00A1343A">
              <w:t xml:space="preserve">, </w:t>
            </w:r>
            <w:r w:rsidRPr="00A1343A">
              <w:rPr>
                <w:rFonts w:hint="eastAsia"/>
              </w:rPr>
              <w:t>получателю</w:t>
            </w:r>
            <w:r w:rsidRPr="00A1343A">
              <w:t xml:space="preserve"> </w:t>
            </w:r>
            <w:r w:rsidRPr="00A1343A">
              <w:rPr>
                <w:rFonts w:hint="eastAsia"/>
              </w:rPr>
              <w:t>средств</w:t>
            </w:r>
            <w:r w:rsidRPr="00A1343A">
              <w:t xml:space="preserve"> </w:t>
            </w:r>
            <w:r w:rsidRPr="00A1343A">
              <w:rPr>
                <w:rFonts w:hint="eastAsia"/>
              </w:rPr>
              <w:t>из</w:t>
            </w:r>
            <w:r w:rsidRPr="00A1343A">
              <w:t xml:space="preserve"> </w:t>
            </w:r>
            <w:r w:rsidRPr="00A1343A">
              <w:rPr>
                <w:rFonts w:hint="eastAsia"/>
              </w:rPr>
              <w:t>бюджета</w:t>
            </w:r>
            <w:r w:rsidRPr="00A1343A">
              <w:t xml:space="preserve"> (</w:t>
            </w:r>
            <w:r w:rsidRPr="00A1343A">
              <w:rPr>
                <w:rFonts w:hint="eastAsia"/>
              </w:rPr>
              <w:t>за</w:t>
            </w:r>
            <w:r w:rsidRPr="00A1343A">
              <w:t xml:space="preserve"> </w:t>
            </w:r>
            <w:r w:rsidRPr="00A1343A">
              <w:rPr>
                <w:rFonts w:hint="eastAsia"/>
              </w:rPr>
              <w:t>исключением</w:t>
            </w:r>
            <w:r w:rsidRPr="00A1343A">
              <w:t xml:space="preserve"> </w:t>
            </w:r>
            <w:r w:rsidRPr="00A1343A">
              <w:rPr>
                <w:rFonts w:hint="eastAsia"/>
              </w:rPr>
              <w:t>индивидуального</w:t>
            </w:r>
            <w:r w:rsidRPr="00A1343A">
              <w:t xml:space="preserve"> </w:t>
            </w:r>
            <w:r w:rsidRPr="00A1343A">
              <w:rPr>
                <w:rFonts w:hint="eastAsia"/>
              </w:rPr>
              <w:t>предпринимателя</w:t>
            </w:r>
            <w:r w:rsidRPr="00A1343A">
              <w:t xml:space="preserve"> </w:t>
            </w:r>
            <w:r w:rsidRPr="00A1343A">
              <w:rPr>
                <w:rFonts w:hint="eastAsia"/>
              </w:rPr>
              <w:t>и</w:t>
            </w:r>
            <w:r w:rsidRPr="00A1343A">
              <w:t xml:space="preserve"> </w:t>
            </w:r>
            <w:r w:rsidRPr="00A1343A">
              <w:rPr>
                <w:rFonts w:hint="eastAsia"/>
              </w:rPr>
              <w:t>физического</w:t>
            </w:r>
            <w:r w:rsidRPr="00A1343A">
              <w:t xml:space="preserve"> </w:t>
            </w:r>
            <w:r w:rsidRPr="00A1343A">
              <w:rPr>
                <w:rFonts w:hint="eastAsia"/>
              </w:rPr>
              <w:t>лица –</w:t>
            </w:r>
            <w:r w:rsidRPr="00A1343A">
              <w:t xml:space="preserve"> </w:t>
            </w:r>
            <w:r w:rsidRPr="00A1343A">
              <w:rPr>
                <w:rFonts w:hint="eastAsia"/>
              </w:rPr>
              <w:t>производителя</w:t>
            </w:r>
            <w:r w:rsidRPr="00A1343A">
              <w:t xml:space="preserve"> </w:t>
            </w:r>
            <w:r w:rsidRPr="00A1343A">
              <w:rPr>
                <w:rFonts w:hint="eastAsia"/>
              </w:rPr>
              <w:t>товаров</w:t>
            </w:r>
            <w:r w:rsidRPr="00A1343A">
              <w:t xml:space="preserve">, </w:t>
            </w:r>
            <w:r w:rsidRPr="00A1343A">
              <w:rPr>
                <w:rFonts w:hint="eastAsia"/>
              </w:rPr>
              <w:t>работ</w:t>
            </w:r>
            <w:r w:rsidRPr="00A1343A">
              <w:t xml:space="preserve">, </w:t>
            </w:r>
            <w:r w:rsidRPr="00A1343A">
              <w:rPr>
                <w:rFonts w:hint="eastAsia"/>
              </w:rPr>
              <w:t>услуг</w:t>
            </w:r>
            <w:r w:rsidRPr="00A1343A">
              <w:t xml:space="preserve">), </w:t>
            </w:r>
            <w:r w:rsidRPr="00A1343A">
              <w:rPr>
                <w:rFonts w:hint="eastAsia"/>
              </w:rPr>
              <w:t>а</w:t>
            </w:r>
            <w:r w:rsidRPr="00A1343A">
              <w:t xml:space="preserve"> </w:t>
            </w:r>
            <w:r w:rsidRPr="00A1343A">
              <w:rPr>
                <w:rFonts w:hint="eastAsia"/>
              </w:rPr>
              <w:t>также</w:t>
            </w:r>
            <w:r w:rsidRPr="00A1343A">
              <w:t xml:space="preserve"> </w:t>
            </w:r>
            <w:r w:rsidRPr="00A1343A">
              <w:rPr>
                <w:rFonts w:hint="eastAsia"/>
              </w:rPr>
              <w:t>операций</w:t>
            </w:r>
            <w:r w:rsidRPr="00A1343A">
              <w:t xml:space="preserve">, </w:t>
            </w:r>
            <w:r w:rsidRPr="00A1343A">
              <w:rPr>
                <w:rFonts w:hint="eastAsia"/>
              </w:rPr>
              <w:t>осуществляемых</w:t>
            </w:r>
            <w:r w:rsidRPr="00A1343A">
              <w:t xml:space="preserve"> </w:t>
            </w:r>
            <w:r w:rsidRPr="00A1343A">
              <w:rPr>
                <w:rFonts w:hint="eastAsia"/>
              </w:rPr>
              <w:t>органами</w:t>
            </w:r>
            <w:r w:rsidRPr="00A1343A">
              <w:t xml:space="preserve"> </w:t>
            </w:r>
            <w:r w:rsidRPr="00A1343A">
              <w:rPr>
                <w:rFonts w:hint="eastAsia"/>
              </w:rPr>
              <w:t>Федерального</w:t>
            </w:r>
            <w:r w:rsidRPr="00A1343A">
              <w:t xml:space="preserve"> </w:t>
            </w:r>
            <w:r w:rsidRPr="00A1343A">
              <w:rPr>
                <w:rFonts w:hint="eastAsia"/>
              </w:rPr>
              <w:t>казначейства</w:t>
            </w:r>
            <w:r w:rsidRPr="00A1343A">
              <w:t xml:space="preserve"> </w:t>
            </w:r>
            <w:r w:rsidRPr="00A1343A">
              <w:rPr>
                <w:rFonts w:hint="eastAsia"/>
              </w:rPr>
              <w:t>от</w:t>
            </w:r>
            <w:r w:rsidRPr="00A1343A">
              <w:t xml:space="preserve"> </w:t>
            </w:r>
            <w:r w:rsidRPr="00A1343A">
              <w:rPr>
                <w:rFonts w:hint="eastAsia"/>
              </w:rPr>
              <w:t>имени</w:t>
            </w:r>
            <w:r w:rsidRPr="00A1343A">
              <w:t xml:space="preserve"> </w:t>
            </w:r>
            <w:r w:rsidRPr="00A1343A">
              <w:rPr>
                <w:rFonts w:hint="eastAsia"/>
              </w:rPr>
              <w:t>получателя</w:t>
            </w:r>
            <w:r w:rsidRPr="00A1343A">
              <w:t xml:space="preserve"> </w:t>
            </w:r>
            <w:r w:rsidRPr="00A1343A">
              <w:rPr>
                <w:rFonts w:hint="eastAsia"/>
              </w:rPr>
              <w:t>бюджетных</w:t>
            </w:r>
            <w:r w:rsidRPr="00A1343A">
              <w:t xml:space="preserve"> </w:t>
            </w:r>
            <w:r w:rsidRPr="00A1343A">
              <w:rPr>
                <w:rFonts w:hint="eastAsia"/>
              </w:rPr>
              <w:t>средств</w:t>
            </w:r>
          </w:p>
        </w:tc>
      </w:tr>
      <w:tr w:rsidR="00B771A7" w:rsidRPr="000F44A2" w14:paraId="79E75101" w14:textId="77777777" w:rsidTr="0065610E">
        <w:tc>
          <w:tcPr>
            <w:tcW w:w="2366" w:type="dxa"/>
          </w:tcPr>
          <w:p w14:paraId="2B945F17" w14:textId="2898D32F" w:rsidR="00B771A7" w:rsidRPr="000F44A2" w:rsidRDefault="00B771A7" w:rsidP="00B771A7">
            <w:pPr>
              <w:pStyle w:val="GOSTTablenorm"/>
            </w:pPr>
            <w:r>
              <w:t xml:space="preserve">л/с с кодом </w:t>
            </w:r>
            <w:r w:rsidR="006D6245">
              <w:t>71</w:t>
            </w:r>
          </w:p>
        </w:tc>
        <w:tc>
          <w:tcPr>
            <w:tcW w:w="7262" w:type="dxa"/>
          </w:tcPr>
          <w:p w14:paraId="7610B471" w14:textId="26227280" w:rsidR="00B771A7" w:rsidRPr="006D6245" w:rsidRDefault="006D6245" w:rsidP="006D6245">
            <w:pPr>
              <w:pStyle w:val="GOSTTablenorm"/>
            </w:pPr>
            <w:r w:rsidRPr="00A1343A">
              <w:rPr>
                <w:rFonts w:hint="eastAsia"/>
              </w:rPr>
              <w:t>Лицевой</w:t>
            </w:r>
            <w:r w:rsidRPr="00A1343A">
              <w:t xml:space="preserve"> </w:t>
            </w:r>
            <w:r w:rsidRPr="00A1343A">
              <w:rPr>
                <w:rFonts w:hint="eastAsia"/>
              </w:rPr>
              <w:t>счет</w:t>
            </w:r>
            <w:r w:rsidRPr="00A1343A">
              <w:t xml:space="preserve">, </w:t>
            </w:r>
            <w:r w:rsidRPr="00A1343A">
              <w:rPr>
                <w:rFonts w:hint="eastAsia"/>
              </w:rPr>
              <w:t>открытый</w:t>
            </w:r>
            <w:r w:rsidRPr="00A1343A">
              <w:t xml:space="preserve"> </w:t>
            </w:r>
            <w:r w:rsidRPr="00A1343A">
              <w:rPr>
                <w:rFonts w:hint="eastAsia"/>
              </w:rPr>
              <w:t>территориальным</w:t>
            </w:r>
            <w:r w:rsidRPr="00A1343A">
              <w:t xml:space="preserve"> </w:t>
            </w:r>
            <w:r w:rsidRPr="00A1343A">
              <w:rPr>
                <w:rFonts w:hint="eastAsia"/>
              </w:rPr>
              <w:t>органом</w:t>
            </w:r>
            <w:r w:rsidRPr="00A1343A">
              <w:t xml:space="preserve"> </w:t>
            </w:r>
            <w:r w:rsidRPr="00A1343A">
              <w:rPr>
                <w:rFonts w:hint="eastAsia"/>
              </w:rPr>
              <w:t>Федерального</w:t>
            </w:r>
            <w:r w:rsidRPr="00A1343A">
              <w:t xml:space="preserve"> </w:t>
            </w:r>
            <w:r w:rsidRPr="00A1343A">
              <w:rPr>
                <w:rFonts w:hint="eastAsia"/>
              </w:rPr>
              <w:t>казначейства</w:t>
            </w:r>
            <w:r w:rsidRPr="00A1343A">
              <w:t xml:space="preserve"> </w:t>
            </w:r>
            <w:r w:rsidRPr="00A1343A">
              <w:rPr>
                <w:rFonts w:hint="eastAsia"/>
              </w:rPr>
              <w:t>и</w:t>
            </w:r>
            <w:r w:rsidRPr="00A1343A">
              <w:t xml:space="preserve"> </w:t>
            </w:r>
            <w:r w:rsidRPr="00A1343A">
              <w:rPr>
                <w:rFonts w:hint="eastAsia"/>
              </w:rPr>
              <w:t>предназначенный</w:t>
            </w:r>
            <w:r w:rsidRPr="00A1343A">
              <w:t xml:space="preserve"> </w:t>
            </w:r>
            <w:r w:rsidRPr="00A1343A">
              <w:rPr>
                <w:rFonts w:hint="eastAsia"/>
              </w:rPr>
              <w:t>для</w:t>
            </w:r>
            <w:r w:rsidRPr="00A1343A">
              <w:t xml:space="preserve"> </w:t>
            </w:r>
            <w:r w:rsidRPr="00A1343A">
              <w:rPr>
                <w:rFonts w:hint="eastAsia"/>
              </w:rPr>
              <w:t>учета</w:t>
            </w:r>
            <w:r w:rsidRPr="00A1343A">
              <w:t xml:space="preserve"> </w:t>
            </w:r>
            <w:r w:rsidRPr="00A1343A">
              <w:rPr>
                <w:rFonts w:hint="eastAsia"/>
              </w:rPr>
              <w:t>операций</w:t>
            </w:r>
            <w:r w:rsidRPr="00A1343A">
              <w:t xml:space="preserve"> </w:t>
            </w:r>
            <w:r w:rsidRPr="00A1343A">
              <w:rPr>
                <w:rFonts w:hint="eastAsia"/>
              </w:rPr>
              <w:t>со</w:t>
            </w:r>
            <w:r w:rsidRPr="00A1343A">
              <w:t xml:space="preserve"> </w:t>
            </w:r>
            <w:r w:rsidRPr="00A1343A">
              <w:rPr>
                <w:rFonts w:hint="eastAsia"/>
              </w:rPr>
              <w:t>средствами</w:t>
            </w:r>
            <w:r w:rsidRPr="00A1343A">
              <w:t xml:space="preserve"> </w:t>
            </w:r>
            <w:r w:rsidRPr="00A1343A">
              <w:rPr>
                <w:rFonts w:hint="eastAsia"/>
              </w:rPr>
              <w:t>участников</w:t>
            </w:r>
            <w:r w:rsidRPr="00A1343A">
              <w:t xml:space="preserve"> </w:t>
            </w:r>
            <w:r w:rsidRPr="00A1343A">
              <w:rPr>
                <w:rFonts w:hint="eastAsia"/>
              </w:rPr>
              <w:t>казначейского</w:t>
            </w:r>
            <w:r w:rsidRPr="00A1343A">
              <w:t xml:space="preserve"> </w:t>
            </w:r>
            <w:r w:rsidRPr="00A1343A">
              <w:rPr>
                <w:rFonts w:hint="eastAsia"/>
              </w:rPr>
              <w:t>сопровождения</w:t>
            </w:r>
          </w:p>
        </w:tc>
      </w:tr>
      <w:tr w:rsidR="00297C0A" w:rsidRPr="000F44A2" w14:paraId="2728FEF8" w14:textId="77777777" w:rsidTr="0065610E">
        <w:trPr>
          <w:ins w:id="29" w:author="Щербань О.И." w:date="2025-04-30T10:39:00Z"/>
        </w:trPr>
        <w:tc>
          <w:tcPr>
            <w:tcW w:w="2366" w:type="dxa"/>
          </w:tcPr>
          <w:p w14:paraId="5E4EFF35" w14:textId="55AA9655" w:rsidR="00297C0A" w:rsidRDefault="00297C0A" w:rsidP="00B771A7">
            <w:pPr>
              <w:pStyle w:val="GOSTTablenorm"/>
              <w:rPr>
                <w:ins w:id="30" w:author="Щербань О.И." w:date="2025-04-30T10:39:00Z"/>
              </w:rPr>
            </w:pPr>
            <w:ins w:id="31" w:author="Щербань О.И." w:date="2025-04-30T10:39:00Z">
              <w:r>
                <w:t xml:space="preserve">л/с с кодом 41 </w:t>
              </w:r>
            </w:ins>
          </w:p>
        </w:tc>
        <w:tc>
          <w:tcPr>
            <w:tcW w:w="7262" w:type="dxa"/>
          </w:tcPr>
          <w:p w14:paraId="17A16EEC" w14:textId="55A4E444" w:rsidR="00297C0A" w:rsidRPr="00297C0A" w:rsidRDefault="00297C0A" w:rsidP="00297C0A">
            <w:pPr>
              <w:pStyle w:val="GOSTTablenorm"/>
              <w:rPr>
                <w:ins w:id="32" w:author="Щербань О.И." w:date="2025-04-30T10:39:00Z"/>
              </w:rPr>
            </w:pPr>
            <w:ins w:id="33" w:author="Щербань О.И." w:date="2025-04-30T10:40:00Z">
              <w:r w:rsidRPr="00297C0A">
                <w:t>Лицевой счет для учета операций получателя средств из бюджета, открытый территориальным органом Федерального казначейства и предназначенный для учета операций со средствами получателя средств из бюджета</w:t>
              </w:r>
            </w:ins>
          </w:p>
        </w:tc>
      </w:tr>
      <w:tr w:rsidR="00B771A7" w:rsidRPr="000F44A2" w14:paraId="5A520B89" w14:textId="77777777" w:rsidTr="0065610E">
        <w:tc>
          <w:tcPr>
            <w:tcW w:w="2366" w:type="dxa"/>
          </w:tcPr>
          <w:p w14:paraId="39769899" w14:textId="53E84126" w:rsidR="00B771A7" w:rsidRPr="00A1343A" w:rsidRDefault="00B771A7" w:rsidP="00B771A7">
            <w:pPr>
              <w:pStyle w:val="GOSTTablenorm"/>
            </w:pPr>
            <w:r w:rsidRPr="00A1343A">
              <w:t>ПУД ЭБ</w:t>
            </w:r>
          </w:p>
        </w:tc>
        <w:tc>
          <w:tcPr>
            <w:tcW w:w="7262" w:type="dxa"/>
          </w:tcPr>
          <w:p w14:paraId="15C8FB01" w14:textId="36C04339" w:rsidR="00B771A7" w:rsidRPr="00A1343A" w:rsidRDefault="00B771A7" w:rsidP="00B771A7">
            <w:pPr>
              <w:pStyle w:val="GOSTTablenorm"/>
            </w:pPr>
            <w:r w:rsidRPr="00A1343A">
              <w:t xml:space="preserve">Подсистема управления доходами ГИИС «Электронный бюджет» </w:t>
            </w:r>
          </w:p>
        </w:tc>
      </w:tr>
      <w:tr w:rsidR="00B771A7" w:rsidRPr="000F44A2" w14:paraId="766C8F3B" w14:textId="77777777" w:rsidTr="0065610E">
        <w:tc>
          <w:tcPr>
            <w:tcW w:w="2366" w:type="dxa"/>
          </w:tcPr>
          <w:p w14:paraId="656CF15F" w14:textId="77777777" w:rsidR="00B771A7" w:rsidRPr="000F44A2" w:rsidRDefault="00B771A7" w:rsidP="00B771A7">
            <w:pPr>
              <w:pStyle w:val="GOSTTablenorm"/>
            </w:pPr>
            <w:r w:rsidRPr="000F44A2">
              <w:t>ПУИО ЭБ</w:t>
            </w:r>
          </w:p>
        </w:tc>
        <w:tc>
          <w:tcPr>
            <w:tcW w:w="7262" w:type="dxa"/>
          </w:tcPr>
          <w:p w14:paraId="3EC7148F" w14:textId="5812D5C3" w:rsidR="00B771A7" w:rsidRPr="000F44A2" w:rsidRDefault="00B771A7" w:rsidP="00B771A7">
            <w:pPr>
              <w:pStyle w:val="GOSTTablenorm"/>
            </w:pPr>
            <w:r w:rsidRPr="000F44A2">
              <w:t>Подсистема учета и отчетности ГИИС «Электронный бюджет»</w:t>
            </w:r>
          </w:p>
        </w:tc>
      </w:tr>
      <w:tr w:rsidR="00B771A7" w:rsidRPr="000F44A2" w14:paraId="3AB62FE0" w14:textId="77777777" w:rsidTr="0065610E">
        <w:tc>
          <w:tcPr>
            <w:tcW w:w="2366" w:type="dxa"/>
          </w:tcPr>
          <w:p w14:paraId="3DBFD01B" w14:textId="77777777" w:rsidR="00B771A7" w:rsidRPr="000F44A2" w:rsidRDefault="00B771A7" w:rsidP="00B771A7">
            <w:pPr>
              <w:pStyle w:val="GOSTTablenorm"/>
            </w:pPr>
            <w:r w:rsidRPr="000F44A2">
              <w:t>ПУР 03 ЭБ</w:t>
            </w:r>
          </w:p>
        </w:tc>
        <w:tc>
          <w:tcPr>
            <w:tcW w:w="7262" w:type="dxa"/>
          </w:tcPr>
          <w:p w14:paraId="029F7773" w14:textId="77777777" w:rsidR="00B771A7" w:rsidRPr="000F44A2" w:rsidRDefault="00B771A7" w:rsidP="00B771A7">
            <w:pPr>
              <w:pStyle w:val="GOSTTablenorm"/>
            </w:pPr>
            <w:r w:rsidRPr="000F44A2">
              <w:t>Подсистема управления расходами ГИИС «Электронный бюджет», база данных для проведения операций со средствами бюджета</w:t>
            </w:r>
          </w:p>
        </w:tc>
      </w:tr>
      <w:tr w:rsidR="00B771A7" w:rsidRPr="000F44A2" w14:paraId="2EF9DAAA" w14:textId="77777777" w:rsidTr="0065610E">
        <w:tc>
          <w:tcPr>
            <w:tcW w:w="2366" w:type="dxa"/>
          </w:tcPr>
          <w:p w14:paraId="0A3FE9BF" w14:textId="77777777" w:rsidR="00B771A7" w:rsidRPr="000F44A2" w:rsidRDefault="00B771A7" w:rsidP="00B771A7">
            <w:pPr>
              <w:pStyle w:val="GOSTTablenorm"/>
            </w:pPr>
            <w:r w:rsidRPr="000F44A2">
              <w:t>ПУР ЭБ</w:t>
            </w:r>
          </w:p>
        </w:tc>
        <w:tc>
          <w:tcPr>
            <w:tcW w:w="7262" w:type="dxa"/>
          </w:tcPr>
          <w:p w14:paraId="50F7014D" w14:textId="77777777" w:rsidR="00B771A7" w:rsidRPr="000F44A2" w:rsidRDefault="00B771A7" w:rsidP="00B771A7">
            <w:pPr>
              <w:pStyle w:val="GOSTTablenorm"/>
            </w:pPr>
            <w:r w:rsidRPr="000F44A2">
              <w:t>Подсистема управления расходами ГИИС «Электронный бюджет»</w:t>
            </w:r>
          </w:p>
        </w:tc>
      </w:tr>
      <w:tr w:rsidR="00B771A7" w:rsidRPr="000F44A2" w14:paraId="73B7D07B" w14:textId="77777777" w:rsidTr="0065610E">
        <w:tc>
          <w:tcPr>
            <w:tcW w:w="2366" w:type="dxa"/>
          </w:tcPr>
          <w:p w14:paraId="51087383" w14:textId="39A9E93C" w:rsidR="00B771A7" w:rsidRPr="000F44A2" w:rsidRDefault="00B771A7" w:rsidP="00B771A7">
            <w:pPr>
              <w:pStyle w:val="GOSTTablenorm"/>
            </w:pPr>
            <w:r>
              <w:t>Справочник «Исключения при проверке записей учета»</w:t>
            </w:r>
          </w:p>
        </w:tc>
        <w:tc>
          <w:tcPr>
            <w:tcW w:w="7262" w:type="dxa"/>
          </w:tcPr>
          <w:p w14:paraId="4C444FD7" w14:textId="7C0AAA93" w:rsidR="00B771A7" w:rsidRPr="00BA5DE3" w:rsidRDefault="00B771A7" w:rsidP="00B771A7">
            <w:pPr>
              <w:pStyle w:val="GOSTTablenorm"/>
            </w:pPr>
            <w:r>
              <w:t>Справочник «Исключения при проверке записей учета»</w:t>
            </w:r>
            <w:r w:rsidRPr="00BA5DE3">
              <w:t xml:space="preserve"> </w:t>
            </w:r>
            <w:r>
              <w:t xml:space="preserve">в </w:t>
            </w:r>
            <w:r>
              <w:rPr>
                <w:lang w:val="en-US"/>
              </w:rPr>
              <w:t>SVAP</w:t>
            </w:r>
            <w:r>
              <w:t xml:space="preserve">, содержащий перечень </w:t>
            </w:r>
            <w:r>
              <w:rPr>
                <w:lang w:val="en-US"/>
              </w:rPr>
              <w:t>GUID</w:t>
            </w:r>
            <w:r w:rsidRPr="00BA5DE3">
              <w:t xml:space="preserve"> </w:t>
            </w:r>
            <w:r>
              <w:t xml:space="preserve">документов, по которым обработка </w:t>
            </w:r>
            <w:r>
              <w:rPr>
                <w:bCs/>
              </w:rPr>
              <w:t xml:space="preserve">Запроса на подбор / сторнирование / переформирование записей учета (тип </w:t>
            </w:r>
            <w:r w:rsidRPr="000179E4">
              <w:t>ACCOUNTING</w:t>
            </w:r>
            <w:r>
              <w:t xml:space="preserve">) </w:t>
            </w:r>
            <w:r>
              <w:lastRenderedPageBreak/>
              <w:t xml:space="preserve">осуществляется без проведения проверки </w:t>
            </w:r>
            <w:r w:rsidRPr="005A4494">
              <w:t>соответствия аналитических и бухгалтерских записей учета</w:t>
            </w:r>
            <w:r>
              <w:t xml:space="preserve">. Используется </w:t>
            </w:r>
            <w:r>
              <w:rPr>
                <w:bCs/>
              </w:rPr>
              <w:t xml:space="preserve">для обеспечения в исключительных случаях возможности проведения срочных документов, по которым </w:t>
            </w:r>
            <w:r>
              <w:t xml:space="preserve">проверка </w:t>
            </w:r>
            <w:r w:rsidRPr="005A4494">
              <w:t>соответствия аналитических и бухгалтерских записей учета</w:t>
            </w:r>
            <w:r>
              <w:rPr>
                <w:bCs/>
              </w:rPr>
              <w:t xml:space="preserve"> прошла неуспешно по причине ошибок в правилах формирования записей учета и/или в настройках справочника </w:t>
            </w:r>
            <w:r>
              <w:t>«Соответств</w:t>
            </w:r>
            <w:r w:rsidRPr="005A4494">
              <w:t>и</w:t>
            </w:r>
            <w:r>
              <w:t>е</w:t>
            </w:r>
            <w:r w:rsidRPr="005A4494">
              <w:t xml:space="preserve"> аналитических и бухгалтерских записей учета</w:t>
            </w:r>
            <w:r>
              <w:t>»</w:t>
            </w:r>
            <w:r>
              <w:rPr>
                <w:bCs/>
              </w:rPr>
              <w:t>, требующих времени на устранение</w:t>
            </w:r>
          </w:p>
        </w:tc>
      </w:tr>
      <w:tr w:rsidR="00B771A7" w:rsidRPr="000F44A2" w14:paraId="79E6D1D8" w14:textId="77777777" w:rsidTr="0065610E">
        <w:tc>
          <w:tcPr>
            <w:tcW w:w="2366" w:type="dxa"/>
          </w:tcPr>
          <w:p w14:paraId="6790A6D0" w14:textId="77777777" w:rsidR="00B771A7" w:rsidRPr="000F44A2" w:rsidRDefault="00B771A7" w:rsidP="00B771A7">
            <w:pPr>
              <w:pStyle w:val="GOSTTablenorm"/>
            </w:pPr>
            <w:r w:rsidRPr="000F44A2">
              <w:lastRenderedPageBreak/>
              <w:t>Тип запроса</w:t>
            </w:r>
          </w:p>
        </w:tc>
        <w:tc>
          <w:tcPr>
            <w:tcW w:w="7262" w:type="dxa"/>
          </w:tcPr>
          <w:p w14:paraId="335C604A" w14:textId="49791D72" w:rsidR="00B771A7" w:rsidRPr="000F44A2" w:rsidRDefault="00B771A7" w:rsidP="00B771A7">
            <w:pPr>
              <w:pStyle w:val="GOSTTablenorm"/>
            </w:pPr>
            <w:r w:rsidRPr="000F44A2">
              <w:t>Вид JSON-сообщения с определенным перечнем атрибутов (параметров), соответствующих его бизнес смыслу, поступающий в SVAP из ФП</w:t>
            </w:r>
            <w:r>
              <w:t xml:space="preserve"> ГИИС ЭБ</w:t>
            </w:r>
          </w:p>
        </w:tc>
      </w:tr>
      <w:tr w:rsidR="00B771A7" w:rsidRPr="000F44A2" w14:paraId="70B66A1F" w14:textId="77777777" w:rsidTr="0065610E">
        <w:tc>
          <w:tcPr>
            <w:tcW w:w="2366" w:type="dxa"/>
          </w:tcPr>
          <w:p w14:paraId="270D38F1" w14:textId="77777777" w:rsidR="00B771A7" w:rsidRPr="000F44A2" w:rsidRDefault="00B771A7" w:rsidP="00B771A7">
            <w:pPr>
              <w:pStyle w:val="GOSTTablenorm"/>
            </w:pPr>
            <w:r w:rsidRPr="000F44A2">
              <w:t>ТОФК</w:t>
            </w:r>
          </w:p>
        </w:tc>
        <w:tc>
          <w:tcPr>
            <w:tcW w:w="7262" w:type="dxa"/>
          </w:tcPr>
          <w:p w14:paraId="414E3790" w14:textId="77777777" w:rsidR="00B771A7" w:rsidRPr="000F44A2" w:rsidRDefault="00B771A7" w:rsidP="00B771A7">
            <w:pPr>
              <w:pStyle w:val="GOSTTablenorm"/>
            </w:pPr>
            <w:r w:rsidRPr="000F44A2">
              <w:t>Территориальный орган Федерального казначейства. К территориальным органам Федерального казначейства относятся – Межрегиональное операционное управление Федерального казначейства, Межрегиональное бухгалтерское управление Федерального казначейства, Межрегиональное контрольно-ревизионное управление Федерального казначейства, Межрегиональное управление Федерального казначейства в сфере управления ликвидностью, управления Федерального казначейства по субъектам Российской Федерации</w:t>
            </w:r>
          </w:p>
        </w:tc>
      </w:tr>
      <w:tr w:rsidR="00B771A7" w:rsidRPr="000F44A2" w14:paraId="35EBB3DF" w14:textId="77777777" w:rsidTr="0065610E">
        <w:tc>
          <w:tcPr>
            <w:tcW w:w="2366" w:type="dxa"/>
          </w:tcPr>
          <w:p w14:paraId="21122D29" w14:textId="77777777" w:rsidR="00B771A7" w:rsidRPr="000F44A2" w:rsidRDefault="00B771A7" w:rsidP="00B771A7">
            <w:pPr>
              <w:pStyle w:val="GOSTTablenorm"/>
            </w:pPr>
            <w:r w:rsidRPr="000F44A2">
              <w:t>ФК</w:t>
            </w:r>
          </w:p>
        </w:tc>
        <w:tc>
          <w:tcPr>
            <w:tcW w:w="7262" w:type="dxa"/>
          </w:tcPr>
          <w:p w14:paraId="515B4826" w14:textId="77777777" w:rsidR="00B771A7" w:rsidRPr="000F44A2" w:rsidRDefault="00B771A7" w:rsidP="00B771A7">
            <w:pPr>
              <w:pStyle w:val="GOSTTablenorm"/>
            </w:pPr>
            <w:r w:rsidRPr="000F44A2">
              <w:t>Федеральное казначейство</w:t>
            </w:r>
          </w:p>
        </w:tc>
      </w:tr>
      <w:tr w:rsidR="00B771A7" w:rsidRPr="000F44A2" w14:paraId="5F04966E" w14:textId="77777777" w:rsidTr="0065610E">
        <w:tc>
          <w:tcPr>
            <w:tcW w:w="2366" w:type="dxa"/>
          </w:tcPr>
          <w:p w14:paraId="2E60323A" w14:textId="0FF14809" w:rsidR="00B771A7" w:rsidRPr="000F44A2" w:rsidRDefault="00B771A7" w:rsidP="00B771A7">
            <w:pPr>
              <w:pStyle w:val="GOSTTablenorm"/>
            </w:pPr>
            <w:r w:rsidRPr="000F44A2">
              <w:t>ФП</w:t>
            </w:r>
            <w:r>
              <w:t xml:space="preserve"> ГИИС</w:t>
            </w:r>
            <w:r w:rsidRPr="000F44A2">
              <w:t xml:space="preserve"> ЭБ</w:t>
            </w:r>
          </w:p>
        </w:tc>
        <w:tc>
          <w:tcPr>
            <w:tcW w:w="7262" w:type="dxa"/>
          </w:tcPr>
          <w:p w14:paraId="3B73A819" w14:textId="77777777" w:rsidR="00B771A7" w:rsidRPr="000F44A2" w:rsidRDefault="00B771A7" w:rsidP="00B771A7">
            <w:pPr>
              <w:pStyle w:val="GOSTTablenorm"/>
            </w:pPr>
            <w:r w:rsidRPr="000F44A2">
              <w:t xml:space="preserve">Функциональная подсистема ГИИС «Электронный бюджет», взаимодействующая со SVAP </w:t>
            </w:r>
            <w:r>
              <w:t>(</w:t>
            </w:r>
            <w:r w:rsidRPr="000F44A2">
              <w:t>например, ПУР ЭБ и ПУИО ЭБ</w:t>
            </w:r>
            <w:r>
              <w:t>)</w:t>
            </w:r>
          </w:p>
        </w:tc>
      </w:tr>
      <w:tr w:rsidR="00B771A7" w:rsidRPr="000F44A2" w14:paraId="33C4E3D3" w14:textId="77777777" w:rsidTr="0065610E">
        <w:tc>
          <w:tcPr>
            <w:tcW w:w="2366" w:type="dxa"/>
          </w:tcPr>
          <w:p w14:paraId="4E0BE183" w14:textId="77777777" w:rsidR="00B771A7" w:rsidRPr="000F44A2" w:rsidRDefault="00B771A7" w:rsidP="00B771A7">
            <w:pPr>
              <w:pStyle w:val="GOSTTablenorm"/>
            </w:pPr>
            <w:r w:rsidRPr="000F44A2">
              <w:t>ЦС по учету</w:t>
            </w:r>
          </w:p>
        </w:tc>
        <w:tc>
          <w:tcPr>
            <w:tcW w:w="7262" w:type="dxa"/>
          </w:tcPr>
          <w:p w14:paraId="38D7397B" w14:textId="77777777" w:rsidR="00B771A7" w:rsidRPr="000F44A2" w:rsidRDefault="00B771A7" w:rsidP="00B771A7">
            <w:pPr>
              <w:pStyle w:val="GOSTTablenorm"/>
            </w:pPr>
            <w:r w:rsidRPr="000F44A2">
              <w:t>Центр специализации по ведению бухгалтерского учета – территориальный орган Федерального казначейства, определенный как центр специализации по выполнению функции ведения бухгалтерского учета и формирования бухгалтерской отчетности</w:t>
            </w:r>
          </w:p>
        </w:tc>
      </w:tr>
      <w:tr w:rsidR="00B771A7" w:rsidRPr="000F44A2" w14:paraId="114969AC" w14:textId="77777777" w:rsidTr="0065610E">
        <w:tc>
          <w:tcPr>
            <w:tcW w:w="2366" w:type="dxa"/>
          </w:tcPr>
          <w:p w14:paraId="2364DBB6" w14:textId="77777777" w:rsidR="00B771A7" w:rsidRPr="000F44A2" w:rsidRDefault="00B771A7" w:rsidP="00B771A7">
            <w:pPr>
              <w:pStyle w:val="GOSTTablenorm"/>
            </w:pPr>
            <w:r w:rsidRPr="000F44A2">
              <w:t>Этап обработки</w:t>
            </w:r>
          </w:p>
        </w:tc>
        <w:tc>
          <w:tcPr>
            <w:tcW w:w="7262" w:type="dxa"/>
          </w:tcPr>
          <w:p w14:paraId="6F4DA896" w14:textId="2CF23537" w:rsidR="00B771A7" w:rsidRPr="000F44A2" w:rsidRDefault="00B771A7" w:rsidP="00B771A7">
            <w:pPr>
              <w:pStyle w:val="GOSTTablenorm"/>
            </w:pPr>
            <w:r>
              <w:t>Элемент процесса обработки/подбора записей учета по документу в SVAP. Документ в SVAP может быть обработан как в один этап, так и в несколько, в зависимости от бизнес-потребности для того или иного вида документа. При</w:t>
            </w:r>
            <w:r w:rsidDel="33249EA7">
              <w:t xml:space="preserve"> </w:t>
            </w:r>
            <w:r>
              <w:t>нескольких этапах обработки определенного типа документа, каждый этап обработки формирует по документу отдельно настраиваемые записи учета. Один этап может быть выполнен по одному документу только один раз, для повторного исполнения одного и того же этапа по документу требуется сначала выполнить его отмену, после чего заново повторить выполнение этапа. Таким образом, если по документу есть уже исполненный (не отмененный) этап обработки, то второй раз по одному документу этот этап не может быть выполнен (например, нельзя 2 раза зарезервирова</w:t>
            </w:r>
            <w:r w:rsidR="00A74781">
              <w:t>ть средства на сумму документа)</w:t>
            </w:r>
          </w:p>
        </w:tc>
      </w:tr>
    </w:tbl>
    <w:p w14:paraId="5B4C16AD" w14:textId="6B4D41D9" w:rsidR="00512B7E" w:rsidRPr="008B1B76" w:rsidRDefault="00512B7E" w:rsidP="006F2FFC">
      <w:pPr>
        <w:spacing w:before="120" w:line="276" w:lineRule="auto"/>
        <w:ind w:firstLine="357"/>
        <w:rPr>
          <w:szCs w:val="24"/>
        </w:rPr>
      </w:pPr>
      <w:bookmarkStart w:id="34" w:name="_Ref110614197"/>
    </w:p>
    <w:p w14:paraId="4BED647A" w14:textId="77777777" w:rsidR="003C3653" w:rsidRDefault="003C3653" w:rsidP="002C00BF">
      <w:pPr>
        <w:pStyle w:val="1"/>
        <w:sectPr w:rsidR="003C3653" w:rsidSect="00242D30">
          <w:headerReference w:type="default" r:id="rId18"/>
          <w:footerReference w:type="default" r:id="rId19"/>
          <w:headerReference w:type="first" r:id="rId20"/>
          <w:footerReference w:type="first" r:id="rId21"/>
          <w:pgSz w:w="11906" w:h="16838" w:code="9"/>
          <w:pgMar w:top="1134" w:right="567" w:bottom="851" w:left="1701" w:header="567" w:footer="284" w:gutter="0"/>
          <w:pgNumType w:start="2"/>
          <w:cols w:space="708"/>
          <w:titlePg/>
          <w:docGrid w:linePitch="360"/>
        </w:sectPr>
      </w:pPr>
      <w:bookmarkStart w:id="35" w:name="_Типы_запросов"/>
      <w:bookmarkStart w:id="36" w:name="_Toc117871491"/>
      <w:bookmarkStart w:id="37" w:name="_Toc121319587"/>
      <w:bookmarkEnd w:id="35"/>
    </w:p>
    <w:p w14:paraId="527C77CE" w14:textId="648A93B0" w:rsidR="00512B7E" w:rsidRPr="00A74781" w:rsidRDefault="00512B7E" w:rsidP="00A74781">
      <w:pPr>
        <w:pStyle w:val="1"/>
        <w:rPr>
          <w:highlight w:val="yellow"/>
        </w:rPr>
      </w:pPr>
      <w:bookmarkStart w:id="38" w:name="_Toc226564445"/>
      <w:r w:rsidRPr="00A74781">
        <w:rPr>
          <w:highlight w:val="yellow"/>
        </w:rPr>
        <w:lastRenderedPageBreak/>
        <w:t xml:space="preserve">Типы </w:t>
      </w:r>
      <w:bookmarkEnd w:id="34"/>
      <w:bookmarkEnd w:id="36"/>
      <w:bookmarkEnd w:id="37"/>
      <w:r w:rsidR="001200F0" w:rsidRPr="00A74781">
        <w:rPr>
          <w:highlight w:val="yellow"/>
        </w:rPr>
        <w:t>документов</w:t>
      </w:r>
      <w:bookmarkEnd w:id="38"/>
    </w:p>
    <w:p w14:paraId="6390AEED" w14:textId="39AD3C65" w:rsidR="00FA6ECC" w:rsidRPr="00A74781" w:rsidRDefault="006C5BFD" w:rsidP="002E3BED">
      <w:r w:rsidRPr="00A74781">
        <w:rPr>
          <w:rStyle w:val="GOSTNormal0"/>
          <w:highlight w:val="yellow"/>
        </w:rPr>
        <w:t xml:space="preserve">Перечень типов документов по операциям </w:t>
      </w:r>
      <w:r w:rsidR="00074D0C">
        <w:rPr>
          <w:highlight w:val="yellow"/>
        </w:rPr>
        <w:t>со средствами участников казначейского сопровождения</w:t>
      </w:r>
      <w:r w:rsidR="00074D0C">
        <w:rPr>
          <w:rStyle w:val="GOSTNormal0"/>
          <w:highlight w:val="yellow"/>
        </w:rPr>
        <w:t>,</w:t>
      </w:r>
      <w:r w:rsidRPr="00A74781">
        <w:rPr>
          <w:rStyle w:val="GOSTNormal0"/>
          <w:highlight w:val="yellow"/>
        </w:rPr>
        <w:t xml:space="preserve"> обрабатываемых в SVAP на основании Запроса на подбор / сторнирование / переформирование записей учета (тип ACCOUNTING), приведен в</w:t>
      </w:r>
      <w:bookmarkStart w:id="39" w:name="_Ref120308558"/>
      <w:r w:rsidR="002E3BED">
        <w:rPr>
          <w:rStyle w:val="GOSTNormal0"/>
          <w:highlight w:val="yellow"/>
        </w:rPr>
        <w:t xml:space="preserve"> таблице </w:t>
      </w:r>
      <w:r w:rsidR="002E3BED">
        <w:rPr>
          <w:rStyle w:val="GOSTNormal0"/>
          <w:highlight w:val="yellow"/>
        </w:rPr>
        <w:fldChar w:fldCharType="begin"/>
      </w:r>
      <w:r w:rsidR="002E3BED">
        <w:rPr>
          <w:rStyle w:val="GOSTNormal0"/>
          <w:highlight w:val="yellow"/>
        </w:rPr>
        <w:instrText xml:space="preserve"> REF _Ref155969209 \h </w:instrText>
      </w:r>
      <w:r w:rsidR="002E3BED">
        <w:rPr>
          <w:rStyle w:val="GOSTNormal0"/>
          <w:highlight w:val="yellow"/>
        </w:rPr>
      </w:r>
      <w:r w:rsidR="002E3BED">
        <w:rPr>
          <w:rStyle w:val="GOSTNormal0"/>
          <w:highlight w:val="yellow"/>
        </w:rPr>
        <w:fldChar w:fldCharType="separate"/>
      </w:r>
      <w:r w:rsidR="00CE7795">
        <w:t>2</w:t>
      </w:r>
      <w:r w:rsidR="002E3BED">
        <w:rPr>
          <w:rStyle w:val="GOSTNormal0"/>
          <w:highlight w:val="yellow"/>
        </w:rPr>
        <w:fldChar w:fldCharType="end"/>
      </w:r>
      <w:bookmarkEnd w:id="39"/>
      <w:r w:rsidRPr="001200F0">
        <w:rPr>
          <w:szCs w:val="24"/>
          <w:highlight w:val="yellow"/>
        </w:rPr>
        <w:t>.</w:t>
      </w:r>
    </w:p>
    <w:p w14:paraId="1B75AE4A" w14:textId="3B1CC288" w:rsidR="0065610E" w:rsidRDefault="009C4464" w:rsidP="002E3BED">
      <w:pPr>
        <w:pStyle w:val="GOSTNameTable"/>
      </w:pPr>
      <w:r>
        <w:fldChar w:fldCharType="begin"/>
      </w:r>
      <w:r>
        <w:instrText xml:space="preserve"> SEQ Таблица \* ARABIC </w:instrText>
      </w:r>
      <w:r>
        <w:fldChar w:fldCharType="separate"/>
      </w:r>
      <w:bookmarkStart w:id="40" w:name="_Ref155969209"/>
      <w:bookmarkStart w:id="41" w:name="_Toc226564514"/>
      <w:r w:rsidR="00CE7795">
        <w:t>2</w:t>
      </w:r>
      <w:bookmarkEnd w:id="40"/>
      <w:r>
        <w:fldChar w:fldCharType="end"/>
      </w:r>
      <w:r w:rsidR="0065610E">
        <w:t xml:space="preserve"> - </w:t>
      </w:r>
      <w:r w:rsidR="002E3BED" w:rsidRPr="00E07364">
        <w:t>Типы документов</w:t>
      </w:r>
      <w:bookmarkEnd w:id="41"/>
    </w:p>
    <w:tbl>
      <w:tblPr>
        <w:tblStyle w:val="GOSTTable"/>
        <w:tblW w:w="5001" w:type="pct"/>
        <w:tblLook w:val="07E0" w:firstRow="1" w:lastRow="1" w:firstColumn="1" w:lastColumn="1" w:noHBand="1" w:noVBand="1"/>
      </w:tblPr>
      <w:tblGrid>
        <w:gridCol w:w="655"/>
        <w:gridCol w:w="1752"/>
        <w:gridCol w:w="2584"/>
        <w:gridCol w:w="3400"/>
        <w:gridCol w:w="2998"/>
        <w:gridCol w:w="2154"/>
        <w:gridCol w:w="2154"/>
      </w:tblGrid>
      <w:tr w:rsidR="00A74781" w:rsidRPr="00B9499D" w14:paraId="2D97CA50" w14:textId="08BEBF3E" w:rsidTr="00D5381C">
        <w:trPr>
          <w:cnfStyle w:val="100000000000" w:firstRow="1" w:lastRow="0" w:firstColumn="0" w:lastColumn="0" w:oddVBand="0" w:evenVBand="0" w:oddHBand="0" w:evenHBand="0" w:firstRowFirstColumn="0" w:firstRowLastColumn="0" w:lastRowFirstColumn="0" w:lastRowLastColumn="0"/>
        </w:trPr>
        <w:tc>
          <w:tcPr>
            <w:tcW w:w="767" w:type="pct"/>
            <w:gridSpan w:val="2"/>
          </w:tcPr>
          <w:p w14:paraId="3D51EA62" w14:textId="76CB36C4" w:rsidR="00A74781" w:rsidRPr="00B9499D" w:rsidRDefault="00A74781" w:rsidP="003C3653">
            <w:pPr>
              <w:pStyle w:val="GOSTTableHead"/>
              <w:rPr>
                <w:szCs w:val="22"/>
              </w:rPr>
            </w:pPr>
            <w:r w:rsidRPr="00B9499D">
              <w:rPr>
                <w:szCs w:val="22"/>
              </w:rPr>
              <w:t>Тип запроса</w:t>
            </w:r>
          </w:p>
        </w:tc>
        <w:tc>
          <w:tcPr>
            <w:tcW w:w="823" w:type="pct"/>
          </w:tcPr>
          <w:p w14:paraId="0A99981B" w14:textId="77777777" w:rsidR="00A74781" w:rsidRPr="00B9499D" w:rsidRDefault="00A74781" w:rsidP="003C3653">
            <w:pPr>
              <w:pStyle w:val="GOSTTableHead"/>
              <w:rPr>
                <w:szCs w:val="22"/>
              </w:rPr>
            </w:pPr>
            <w:r w:rsidRPr="00B9499D">
              <w:rPr>
                <w:szCs w:val="22"/>
              </w:rPr>
              <w:t>Наименование запроса</w:t>
            </w:r>
          </w:p>
        </w:tc>
        <w:tc>
          <w:tcPr>
            <w:tcW w:w="1083" w:type="pct"/>
          </w:tcPr>
          <w:p w14:paraId="416D09DE" w14:textId="77777777" w:rsidR="00A74781" w:rsidRPr="00B9499D" w:rsidRDefault="00A74781" w:rsidP="003C3653">
            <w:pPr>
              <w:pStyle w:val="GOSTTableHead"/>
              <w:rPr>
                <w:szCs w:val="22"/>
              </w:rPr>
            </w:pPr>
            <w:r w:rsidRPr="00B9499D">
              <w:rPr>
                <w:szCs w:val="22"/>
              </w:rPr>
              <w:t>Тип документа</w:t>
            </w:r>
          </w:p>
        </w:tc>
        <w:tc>
          <w:tcPr>
            <w:tcW w:w="955" w:type="pct"/>
          </w:tcPr>
          <w:p w14:paraId="0F205D1F" w14:textId="77777777" w:rsidR="00A74781" w:rsidRPr="00B9499D" w:rsidRDefault="00A74781" w:rsidP="003C3653">
            <w:pPr>
              <w:pStyle w:val="GOSTTableHead"/>
              <w:rPr>
                <w:szCs w:val="22"/>
              </w:rPr>
            </w:pPr>
            <w:r w:rsidRPr="00B9499D">
              <w:rPr>
                <w:szCs w:val="22"/>
              </w:rPr>
              <w:t>Наименование документа</w:t>
            </w:r>
          </w:p>
        </w:tc>
        <w:tc>
          <w:tcPr>
            <w:tcW w:w="686" w:type="pct"/>
          </w:tcPr>
          <w:p w14:paraId="7C477F90" w14:textId="76CE1FAC" w:rsidR="00A74781" w:rsidRDefault="00A74781" w:rsidP="003C3653">
            <w:pPr>
              <w:pStyle w:val="GOSTTableHead"/>
              <w:rPr>
                <w:szCs w:val="22"/>
              </w:rPr>
            </w:pPr>
            <w:r w:rsidRPr="00B9499D">
              <w:rPr>
                <w:szCs w:val="22"/>
              </w:rPr>
              <w:t>Система – инициатор запроса</w:t>
            </w:r>
          </w:p>
        </w:tc>
        <w:tc>
          <w:tcPr>
            <w:tcW w:w="686" w:type="pct"/>
          </w:tcPr>
          <w:p w14:paraId="006C19B3" w14:textId="3628520A" w:rsidR="00A74781" w:rsidRPr="00A1343A" w:rsidRDefault="00A74781" w:rsidP="003C3653">
            <w:pPr>
              <w:pStyle w:val="GOSTTableHead"/>
              <w:rPr>
                <w:szCs w:val="22"/>
              </w:rPr>
            </w:pPr>
            <w:r w:rsidRPr="00A1343A">
              <w:rPr>
                <w:szCs w:val="22"/>
              </w:rPr>
              <w:t>Ссылка на описание</w:t>
            </w:r>
          </w:p>
        </w:tc>
      </w:tr>
      <w:tr w:rsidR="00577191" w:rsidRPr="00B9499D" w14:paraId="1D253C74" w14:textId="67D86AEB" w:rsidTr="00D5381C">
        <w:tc>
          <w:tcPr>
            <w:tcW w:w="209" w:type="pct"/>
            <w:vMerge w:val="restart"/>
          </w:tcPr>
          <w:p w14:paraId="333933CF" w14:textId="77777777" w:rsidR="00577191" w:rsidRPr="00B9499D" w:rsidRDefault="00577191" w:rsidP="00AC0354">
            <w:pPr>
              <w:pStyle w:val="GOSTTableListNum1"/>
            </w:pPr>
          </w:p>
        </w:tc>
        <w:tc>
          <w:tcPr>
            <w:tcW w:w="558" w:type="pct"/>
            <w:vMerge w:val="restart"/>
          </w:tcPr>
          <w:p w14:paraId="34855063" w14:textId="77777777" w:rsidR="00577191" w:rsidRPr="00B9499D" w:rsidRDefault="00577191" w:rsidP="00AC0354">
            <w:pPr>
              <w:pStyle w:val="GOSTTablenorm"/>
              <w:rPr>
                <w:szCs w:val="22"/>
                <w:lang w:val="en-US"/>
              </w:rPr>
            </w:pPr>
            <w:r w:rsidRPr="00B9499D">
              <w:rPr>
                <w:szCs w:val="22"/>
                <w:lang w:val="en-US"/>
              </w:rPr>
              <w:t>ACCOUNTING</w:t>
            </w:r>
          </w:p>
        </w:tc>
        <w:tc>
          <w:tcPr>
            <w:tcW w:w="823" w:type="pct"/>
            <w:vMerge w:val="restart"/>
          </w:tcPr>
          <w:p w14:paraId="7969A4AD" w14:textId="363BBD41" w:rsidR="00577191" w:rsidRPr="00B9499D" w:rsidRDefault="00577191" w:rsidP="00AC0354">
            <w:pPr>
              <w:pStyle w:val="GOSTTablenorm"/>
              <w:rPr>
                <w:szCs w:val="22"/>
              </w:rPr>
            </w:pPr>
            <w:r w:rsidRPr="000C5C1E">
              <w:rPr>
                <w:szCs w:val="22"/>
              </w:rPr>
              <w:t>Запрос на подбор / сторнирование</w:t>
            </w:r>
            <w:bookmarkStart w:id="42" w:name="_Ref119493598"/>
            <w:r w:rsidRPr="008647B0">
              <w:rPr>
                <w:szCs w:val="22"/>
                <w:vertAlign w:val="superscript"/>
                <w:lang w:val="en-US"/>
              </w:rPr>
              <w:footnoteReference w:id="2"/>
            </w:r>
            <w:bookmarkEnd w:id="42"/>
            <w:r w:rsidRPr="000C5C1E">
              <w:rPr>
                <w:szCs w:val="22"/>
              </w:rPr>
              <w:t xml:space="preserve"> / переформирование</w:t>
            </w:r>
            <w:bookmarkStart w:id="43" w:name="_Ref119510342"/>
            <w:r w:rsidRPr="008647B0">
              <w:rPr>
                <w:vertAlign w:val="superscript"/>
                <w:lang w:val="en-US"/>
              </w:rPr>
              <w:footnoteReference w:id="3"/>
            </w:r>
            <w:bookmarkEnd w:id="43"/>
            <w:r w:rsidRPr="000C5C1E">
              <w:rPr>
                <w:szCs w:val="22"/>
                <w:vertAlign w:val="superscript"/>
              </w:rPr>
              <w:t xml:space="preserve"> </w:t>
            </w:r>
            <w:r w:rsidRPr="000C5C1E">
              <w:rPr>
                <w:szCs w:val="22"/>
              </w:rPr>
              <w:t>записей учета</w:t>
            </w:r>
          </w:p>
        </w:tc>
        <w:tc>
          <w:tcPr>
            <w:tcW w:w="1083" w:type="pct"/>
          </w:tcPr>
          <w:p w14:paraId="64DF8252" w14:textId="210C2F6B" w:rsidR="00577191" w:rsidRPr="00B9499D" w:rsidRDefault="00577191" w:rsidP="00AC0354">
            <w:pPr>
              <w:pStyle w:val="GOSTTablenorm"/>
              <w:rPr>
                <w:szCs w:val="22"/>
              </w:rPr>
            </w:pPr>
            <w:r w:rsidRPr="008647B0">
              <w:rPr>
                <w:szCs w:val="22"/>
              </w:rPr>
              <w:t>TSE_0531802_D25</w:t>
            </w:r>
          </w:p>
        </w:tc>
        <w:tc>
          <w:tcPr>
            <w:tcW w:w="955" w:type="pct"/>
          </w:tcPr>
          <w:p w14:paraId="6D977F32" w14:textId="267596DE" w:rsidR="00577191" w:rsidRPr="00B9499D" w:rsidRDefault="00577191" w:rsidP="00AC0354">
            <w:pPr>
              <w:pStyle w:val="GOSTTablenorm"/>
              <w:rPr>
                <w:szCs w:val="22"/>
              </w:rPr>
            </w:pPr>
            <w:r>
              <w:t xml:space="preserve">Заявка на получение наличных денег </w:t>
            </w:r>
          </w:p>
        </w:tc>
        <w:tc>
          <w:tcPr>
            <w:tcW w:w="686" w:type="pct"/>
          </w:tcPr>
          <w:p w14:paraId="38851E25" w14:textId="3FFD5E39" w:rsidR="00577191" w:rsidRDefault="00577191" w:rsidP="00AC0354">
            <w:pPr>
              <w:pStyle w:val="GOSTTablenorm"/>
              <w:rPr>
                <w:szCs w:val="22"/>
              </w:rPr>
            </w:pPr>
            <w:r w:rsidRPr="00B9499D">
              <w:rPr>
                <w:szCs w:val="22"/>
              </w:rPr>
              <w:t xml:space="preserve">ПУР </w:t>
            </w:r>
            <w:r>
              <w:rPr>
                <w:szCs w:val="22"/>
              </w:rPr>
              <w:t>КС ЭБ</w:t>
            </w:r>
          </w:p>
        </w:tc>
        <w:tc>
          <w:tcPr>
            <w:tcW w:w="686" w:type="pct"/>
          </w:tcPr>
          <w:p w14:paraId="1DFFB4B5" w14:textId="7614775D" w:rsidR="00577191" w:rsidRPr="00A1343A" w:rsidRDefault="00577191" w:rsidP="00AC0354">
            <w:pPr>
              <w:pStyle w:val="GOSTTablenorm"/>
              <w:rPr>
                <w:szCs w:val="22"/>
              </w:rPr>
            </w:pPr>
            <w:r w:rsidRPr="00A1343A">
              <w:rPr>
                <w:szCs w:val="22"/>
              </w:rPr>
              <w:t>Том 6</w:t>
            </w:r>
          </w:p>
        </w:tc>
      </w:tr>
      <w:tr w:rsidR="00577191" w:rsidRPr="00B9499D" w14:paraId="1872FB8A" w14:textId="77777777" w:rsidTr="00D5381C">
        <w:tc>
          <w:tcPr>
            <w:tcW w:w="209" w:type="pct"/>
            <w:vMerge/>
          </w:tcPr>
          <w:p w14:paraId="3573ABA0" w14:textId="77777777" w:rsidR="00577191" w:rsidRPr="00B9499D" w:rsidRDefault="00577191" w:rsidP="00AC0354">
            <w:pPr>
              <w:pStyle w:val="GOSTTableListNum1"/>
            </w:pPr>
          </w:p>
        </w:tc>
        <w:tc>
          <w:tcPr>
            <w:tcW w:w="558" w:type="pct"/>
            <w:vMerge/>
          </w:tcPr>
          <w:p w14:paraId="318BD85E" w14:textId="77777777" w:rsidR="00577191" w:rsidRPr="00977891" w:rsidRDefault="00577191" w:rsidP="00AC0354">
            <w:pPr>
              <w:pStyle w:val="GOSTTablenorm"/>
              <w:rPr>
                <w:szCs w:val="22"/>
              </w:rPr>
            </w:pPr>
          </w:p>
        </w:tc>
        <w:tc>
          <w:tcPr>
            <w:tcW w:w="823" w:type="pct"/>
            <w:vMerge/>
          </w:tcPr>
          <w:p w14:paraId="5CF84D50" w14:textId="77777777" w:rsidR="00577191" w:rsidRPr="33249EA7" w:rsidRDefault="00577191" w:rsidP="00AC0354">
            <w:pPr>
              <w:ind w:firstLine="0"/>
              <w:rPr>
                <w:rStyle w:val="GOSTTablenorm0"/>
              </w:rPr>
            </w:pPr>
          </w:p>
        </w:tc>
        <w:tc>
          <w:tcPr>
            <w:tcW w:w="1083" w:type="pct"/>
          </w:tcPr>
          <w:p w14:paraId="3CBAD49F" w14:textId="0A340FA4" w:rsidR="00577191" w:rsidRPr="00B9499D" w:rsidRDefault="00577191" w:rsidP="00AC0354">
            <w:pPr>
              <w:pStyle w:val="GOSTTablenorm"/>
              <w:rPr>
                <w:szCs w:val="22"/>
              </w:rPr>
            </w:pPr>
            <w:r w:rsidRPr="008647B0">
              <w:rPr>
                <w:szCs w:val="22"/>
              </w:rPr>
              <w:t>TSE_0531243_D26</w:t>
            </w:r>
          </w:p>
        </w:tc>
        <w:tc>
          <w:tcPr>
            <w:tcW w:w="955" w:type="pct"/>
          </w:tcPr>
          <w:p w14:paraId="667BBA71" w14:textId="0A48CCF0" w:rsidR="00577191" w:rsidRPr="00B9499D" w:rsidRDefault="00577191" w:rsidP="00AC0354">
            <w:pPr>
              <w:pStyle w:val="GOSTTablenorm"/>
              <w:rPr>
                <w:szCs w:val="22"/>
              </w:rPr>
            </w:pPr>
            <w:r w:rsidRPr="008647B0">
              <w:rPr>
                <w:szCs w:val="22"/>
              </w:rPr>
              <w:t xml:space="preserve">Заявка на получение денежных средств, перечисляемых на карту (ф. 0531243) </w:t>
            </w:r>
          </w:p>
        </w:tc>
        <w:tc>
          <w:tcPr>
            <w:tcW w:w="686" w:type="pct"/>
          </w:tcPr>
          <w:p w14:paraId="33AC635C" w14:textId="25EADC2B" w:rsidR="00577191" w:rsidRDefault="00577191" w:rsidP="00AC0354">
            <w:pPr>
              <w:pStyle w:val="GOSTTablenorm"/>
              <w:rPr>
                <w:szCs w:val="22"/>
              </w:rPr>
            </w:pPr>
            <w:r w:rsidRPr="00B9499D">
              <w:rPr>
                <w:szCs w:val="22"/>
              </w:rPr>
              <w:t xml:space="preserve">ПУР </w:t>
            </w:r>
            <w:r>
              <w:rPr>
                <w:szCs w:val="22"/>
              </w:rPr>
              <w:t>КС ЭБ</w:t>
            </w:r>
          </w:p>
        </w:tc>
        <w:tc>
          <w:tcPr>
            <w:tcW w:w="686" w:type="pct"/>
          </w:tcPr>
          <w:p w14:paraId="776C7FE2" w14:textId="3E0D3450" w:rsidR="00577191" w:rsidRPr="00A1343A" w:rsidRDefault="00577191" w:rsidP="00AC0354">
            <w:pPr>
              <w:pStyle w:val="GOSTTablenorm"/>
              <w:rPr>
                <w:szCs w:val="22"/>
              </w:rPr>
            </w:pPr>
            <w:r w:rsidRPr="00A1343A">
              <w:rPr>
                <w:szCs w:val="22"/>
              </w:rPr>
              <w:t>Том 6</w:t>
            </w:r>
          </w:p>
        </w:tc>
      </w:tr>
      <w:tr w:rsidR="00577191" w:rsidRPr="00B9499D" w14:paraId="0944491E" w14:textId="77777777" w:rsidTr="00D5381C">
        <w:tc>
          <w:tcPr>
            <w:tcW w:w="209" w:type="pct"/>
            <w:vMerge/>
          </w:tcPr>
          <w:p w14:paraId="51409DFB" w14:textId="77777777" w:rsidR="00577191" w:rsidRPr="00B9499D" w:rsidRDefault="00577191" w:rsidP="00AC0354">
            <w:pPr>
              <w:pStyle w:val="GOSTTableListNum1"/>
            </w:pPr>
          </w:p>
        </w:tc>
        <w:tc>
          <w:tcPr>
            <w:tcW w:w="558" w:type="pct"/>
            <w:vMerge/>
          </w:tcPr>
          <w:p w14:paraId="36F98FAF" w14:textId="77777777" w:rsidR="00577191" w:rsidRPr="00977891" w:rsidRDefault="00577191" w:rsidP="00AC0354">
            <w:pPr>
              <w:pStyle w:val="GOSTTablenorm"/>
              <w:rPr>
                <w:szCs w:val="22"/>
              </w:rPr>
            </w:pPr>
          </w:p>
        </w:tc>
        <w:tc>
          <w:tcPr>
            <w:tcW w:w="823" w:type="pct"/>
            <w:vMerge/>
          </w:tcPr>
          <w:p w14:paraId="1F09FCD3" w14:textId="77777777" w:rsidR="00577191" w:rsidRPr="33249EA7" w:rsidRDefault="00577191" w:rsidP="00AC0354">
            <w:pPr>
              <w:ind w:firstLine="0"/>
              <w:rPr>
                <w:rStyle w:val="GOSTTablenorm0"/>
              </w:rPr>
            </w:pPr>
          </w:p>
        </w:tc>
        <w:tc>
          <w:tcPr>
            <w:tcW w:w="1083" w:type="pct"/>
          </w:tcPr>
          <w:p w14:paraId="5D34F2BB" w14:textId="61272D3E" w:rsidR="00577191" w:rsidRPr="00412A69" w:rsidRDefault="00577191" w:rsidP="00AC0354">
            <w:pPr>
              <w:pStyle w:val="GOSTTablenorm"/>
              <w:rPr>
                <w:szCs w:val="22"/>
              </w:rPr>
            </w:pPr>
            <w:r w:rsidRPr="00412A69">
              <w:rPr>
                <w:szCs w:val="22"/>
              </w:rPr>
              <w:t>TSE_0506109_D033</w:t>
            </w:r>
          </w:p>
        </w:tc>
        <w:tc>
          <w:tcPr>
            <w:tcW w:w="955" w:type="pct"/>
          </w:tcPr>
          <w:p w14:paraId="5350E618" w14:textId="36FF88AD" w:rsidR="00577191" w:rsidRDefault="00577191" w:rsidP="00AC0354">
            <w:pPr>
              <w:pStyle w:val="GOSTTablenorm"/>
            </w:pPr>
            <w:r>
              <w:t>Заявление на исполнение Казначейского обеспечения обязательств (ф. 0506109)</w:t>
            </w:r>
          </w:p>
        </w:tc>
        <w:tc>
          <w:tcPr>
            <w:tcW w:w="686" w:type="pct"/>
          </w:tcPr>
          <w:p w14:paraId="619811B7" w14:textId="042B36EF" w:rsidR="00577191" w:rsidRPr="00B9499D" w:rsidRDefault="00577191" w:rsidP="00AC0354">
            <w:pPr>
              <w:pStyle w:val="GOSTTablenorm"/>
              <w:rPr>
                <w:szCs w:val="22"/>
              </w:rPr>
            </w:pPr>
            <w:r w:rsidRPr="00B9499D">
              <w:rPr>
                <w:szCs w:val="22"/>
              </w:rPr>
              <w:t xml:space="preserve">ПУР </w:t>
            </w:r>
            <w:r>
              <w:rPr>
                <w:szCs w:val="22"/>
              </w:rPr>
              <w:t>КС ЭБ</w:t>
            </w:r>
          </w:p>
        </w:tc>
        <w:tc>
          <w:tcPr>
            <w:tcW w:w="686" w:type="pct"/>
          </w:tcPr>
          <w:p w14:paraId="21EC8202" w14:textId="08E71963" w:rsidR="00577191" w:rsidRPr="00A1343A" w:rsidRDefault="00577191" w:rsidP="00AC0354">
            <w:pPr>
              <w:pStyle w:val="GOSTTablenorm"/>
              <w:rPr>
                <w:szCs w:val="22"/>
              </w:rPr>
            </w:pPr>
            <w:r w:rsidRPr="00A1343A">
              <w:rPr>
                <w:szCs w:val="22"/>
              </w:rPr>
              <w:t>Том 6</w:t>
            </w:r>
          </w:p>
        </w:tc>
      </w:tr>
      <w:tr w:rsidR="00577191" w:rsidRPr="008D2BBB" w14:paraId="7F0ED31E" w14:textId="0843367C" w:rsidTr="00D5381C">
        <w:tc>
          <w:tcPr>
            <w:tcW w:w="209" w:type="pct"/>
            <w:vMerge/>
          </w:tcPr>
          <w:p w14:paraId="388CF253" w14:textId="77777777" w:rsidR="00577191" w:rsidRPr="00B9499D" w:rsidRDefault="00577191" w:rsidP="00AC0354">
            <w:pPr>
              <w:rPr>
                <w:sz w:val="22"/>
                <w:szCs w:val="22"/>
              </w:rPr>
            </w:pPr>
          </w:p>
        </w:tc>
        <w:tc>
          <w:tcPr>
            <w:tcW w:w="558" w:type="pct"/>
            <w:vMerge/>
          </w:tcPr>
          <w:p w14:paraId="12393F3C" w14:textId="77777777" w:rsidR="00577191" w:rsidRPr="00B9499D" w:rsidRDefault="00577191" w:rsidP="00AC0354">
            <w:pPr>
              <w:rPr>
                <w:sz w:val="22"/>
                <w:szCs w:val="22"/>
              </w:rPr>
            </w:pPr>
          </w:p>
        </w:tc>
        <w:tc>
          <w:tcPr>
            <w:tcW w:w="823" w:type="pct"/>
            <w:vMerge/>
          </w:tcPr>
          <w:p w14:paraId="393B958C" w14:textId="77777777" w:rsidR="00577191" w:rsidRPr="00B9499D" w:rsidRDefault="00577191" w:rsidP="00AC0354">
            <w:pPr>
              <w:rPr>
                <w:sz w:val="22"/>
                <w:szCs w:val="22"/>
              </w:rPr>
            </w:pPr>
          </w:p>
        </w:tc>
        <w:tc>
          <w:tcPr>
            <w:tcW w:w="1083" w:type="pct"/>
          </w:tcPr>
          <w:p w14:paraId="3DE4F0E7" w14:textId="6D4AEDCD" w:rsidR="00577191" w:rsidRPr="00B9499D" w:rsidRDefault="00577191" w:rsidP="00AC0354">
            <w:pPr>
              <w:pStyle w:val="GOSTTablenorm"/>
              <w:rPr>
                <w:szCs w:val="22"/>
              </w:rPr>
            </w:pPr>
            <w:r w:rsidRPr="00412A69">
              <w:rPr>
                <w:szCs w:val="22"/>
              </w:rPr>
              <w:t>TSE_TransOrderAcc_D091</w:t>
            </w:r>
          </w:p>
        </w:tc>
        <w:tc>
          <w:tcPr>
            <w:tcW w:w="955" w:type="pct"/>
            <w:vMerge w:val="restart"/>
          </w:tcPr>
          <w:p w14:paraId="12FAADFB" w14:textId="6E91D186" w:rsidR="00577191" w:rsidRPr="00B9499D" w:rsidRDefault="00577191" w:rsidP="00AC0354">
            <w:pPr>
              <w:pStyle w:val="GOSTTablenorm"/>
              <w:rPr>
                <w:szCs w:val="22"/>
              </w:rPr>
            </w:pPr>
            <w:commentRangeStart w:id="44"/>
            <w:r w:rsidRPr="004B0F7D">
              <w:rPr>
                <w:rStyle w:val="GOSTSymItalic"/>
                <w:i w:val="0"/>
              </w:rPr>
              <w:t>Поручение</w:t>
            </w:r>
            <w:commentRangeEnd w:id="44"/>
            <w:r>
              <w:rPr>
                <w:rStyle w:val="afff4"/>
              </w:rPr>
              <w:commentReference w:id="44"/>
            </w:r>
            <w:r w:rsidRPr="004B0F7D">
              <w:rPr>
                <w:rStyle w:val="GOSTSymItalic"/>
                <w:i w:val="0"/>
              </w:rPr>
              <w:t xml:space="preserve"> о перечислении на счет исходящее</w:t>
            </w:r>
          </w:p>
        </w:tc>
        <w:tc>
          <w:tcPr>
            <w:tcW w:w="686" w:type="pct"/>
            <w:vMerge w:val="restart"/>
          </w:tcPr>
          <w:p w14:paraId="32DC9872" w14:textId="550F5AD7" w:rsidR="00577191" w:rsidRPr="00042C6D" w:rsidRDefault="00577191" w:rsidP="00B55225">
            <w:pPr>
              <w:pStyle w:val="GOSTTablenorm"/>
              <w:rPr>
                <w:szCs w:val="22"/>
              </w:rPr>
            </w:pPr>
            <w:r w:rsidRPr="00B9499D">
              <w:rPr>
                <w:szCs w:val="22"/>
              </w:rPr>
              <w:t xml:space="preserve">ПУР </w:t>
            </w:r>
            <w:r>
              <w:rPr>
                <w:szCs w:val="22"/>
              </w:rPr>
              <w:t>КС ЭБ</w:t>
            </w:r>
          </w:p>
        </w:tc>
        <w:tc>
          <w:tcPr>
            <w:tcW w:w="686" w:type="pct"/>
            <w:vMerge w:val="restart"/>
          </w:tcPr>
          <w:p w14:paraId="048A5878" w14:textId="3931032A" w:rsidR="00577191" w:rsidRPr="00A1343A" w:rsidRDefault="00577191" w:rsidP="00AC0354">
            <w:pPr>
              <w:pStyle w:val="GOSTTablenorm"/>
              <w:rPr>
                <w:szCs w:val="22"/>
              </w:rPr>
            </w:pPr>
            <w:r w:rsidRPr="00A1343A">
              <w:rPr>
                <w:szCs w:val="22"/>
              </w:rPr>
              <w:t>Том 6</w:t>
            </w:r>
          </w:p>
        </w:tc>
      </w:tr>
      <w:tr w:rsidR="00577191" w:rsidRPr="008D2BBB" w14:paraId="74C8A5AF" w14:textId="77777777" w:rsidTr="00D5381C">
        <w:tc>
          <w:tcPr>
            <w:tcW w:w="209" w:type="pct"/>
            <w:vMerge/>
          </w:tcPr>
          <w:p w14:paraId="67236083" w14:textId="77777777" w:rsidR="00577191" w:rsidRPr="00B9499D" w:rsidRDefault="00577191" w:rsidP="00943411">
            <w:pPr>
              <w:rPr>
                <w:sz w:val="22"/>
                <w:szCs w:val="22"/>
              </w:rPr>
            </w:pPr>
          </w:p>
        </w:tc>
        <w:tc>
          <w:tcPr>
            <w:tcW w:w="558" w:type="pct"/>
            <w:vMerge/>
          </w:tcPr>
          <w:p w14:paraId="533A8217" w14:textId="77777777" w:rsidR="00577191" w:rsidRPr="00B9499D" w:rsidRDefault="00577191" w:rsidP="00943411">
            <w:pPr>
              <w:rPr>
                <w:sz w:val="22"/>
                <w:szCs w:val="22"/>
              </w:rPr>
            </w:pPr>
          </w:p>
        </w:tc>
        <w:tc>
          <w:tcPr>
            <w:tcW w:w="823" w:type="pct"/>
            <w:vMerge/>
          </w:tcPr>
          <w:p w14:paraId="069D99E8" w14:textId="77777777" w:rsidR="00577191" w:rsidRPr="00B9499D" w:rsidRDefault="00577191" w:rsidP="00943411">
            <w:pPr>
              <w:rPr>
                <w:sz w:val="22"/>
                <w:szCs w:val="22"/>
              </w:rPr>
            </w:pPr>
          </w:p>
        </w:tc>
        <w:tc>
          <w:tcPr>
            <w:tcW w:w="1083" w:type="pct"/>
          </w:tcPr>
          <w:p w14:paraId="6725FBD2" w14:textId="362F9D8D" w:rsidR="00577191" w:rsidRPr="00F14A17" w:rsidRDefault="00577191" w:rsidP="00943411">
            <w:pPr>
              <w:pStyle w:val="GOSTTablenorm"/>
              <w:rPr>
                <w:szCs w:val="22"/>
                <w:lang w:val="en-US"/>
              </w:rPr>
            </w:pPr>
            <w:r w:rsidRPr="00412A69">
              <w:rPr>
                <w:szCs w:val="22"/>
              </w:rPr>
              <w:t>TSE_TransOrderAcc_D091</w:t>
            </w:r>
            <w:r>
              <w:rPr>
                <w:szCs w:val="22"/>
              </w:rPr>
              <w:t>_</w:t>
            </w:r>
            <w:r>
              <w:rPr>
                <w:szCs w:val="22"/>
                <w:lang w:val="en-US"/>
              </w:rPr>
              <w:t>NPS</w:t>
            </w:r>
          </w:p>
        </w:tc>
        <w:tc>
          <w:tcPr>
            <w:tcW w:w="955" w:type="pct"/>
            <w:vMerge/>
          </w:tcPr>
          <w:p w14:paraId="373A9D60" w14:textId="4DFBC373" w:rsidR="00577191" w:rsidRPr="00943411" w:rsidRDefault="00577191" w:rsidP="00943411">
            <w:pPr>
              <w:pStyle w:val="GOSTTablenorm"/>
              <w:rPr>
                <w:rStyle w:val="GOSTSymItalic"/>
                <w:i w:val="0"/>
              </w:rPr>
            </w:pPr>
          </w:p>
        </w:tc>
        <w:tc>
          <w:tcPr>
            <w:tcW w:w="686" w:type="pct"/>
            <w:vMerge/>
          </w:tcPr>
          <w:p w14:paraId="5EB44FE7" w14:textId="5DD7387E" w:rsidR="00577191" w:rsidRPr="00B9499D" w:rsidRDefault="00577191" w:rsidP="00943411">
            <w:pPr>
              <w:pStyle w:val="GOSTTablenorm"/>
              <w:rPr>
                <w:szCs w:val="22"/>
              </w:rPr>
            </w:pPr>
          </w:p>
        </w:tc>
        <w:tc>
          <w:tcPr>
            <w:tcW w:w="686" w:type="pct"/>
            <w:vMerge/>
          </w:tcPr>
          <w:p w14:paraId="466A3D90" w14:textId="44A80480" w:rsidR="00577191" w:rsidRPr="00A1343A" w:rsidRDefault="00577191" w:rsidP="00943411">
            <w:pPr>
              <w:pStyle w:val="GOSTTablenorm"/>
              <w:rPr>
                <w:szCs w:val="22"/>
              </w:rPr>
            </w:pPr>
          </w:p>
        </w:tc>
      </w:tr>
      <w:tr w:rsidR="00577191" w:rsidRPr="00B9499D" w14:paraId="30EF733C" w14:textId="77777777" w:rsidTr="00D5381C">
        <w:tc>
          <w:tcPr>
            <w:tcW w:w="209" w:type="pct"/>
            <w:vMerge/>
          </w:tcPr>
          <w:p w14:paraId="13284E71" w14:textId="77777777" w:rsidR="00577191" w:rsidRPr="00B9499D" w:rsidRDefault="00577191" w:rsidP="00AC0354">
            <w:pPr>
              <w:rPr>
                <w:sz w:val="22"/>
                <w:szCs w:val="22"/>
              </w:rPr>
            </w:pPr>
          </w:p>
        </w:tc>
        <w:tc>
          <w:tcPr>
            <w:tcW w:w="558" w:type="pct"/>
            <w:vMerge/>
          </w:tcPr>
          <w:p w14:paraId="0C55F396" w14:textId="77777777" w:rsidR="00577191" w:rsidRPr="00B9499D" w:rsidRDefault="00577191" w:rsidP="00AC0354">
            <w:pPr>
              <w:rPr>
                <w:sz w:val="22"/>
                <w:szCs w:val="22"/>
              </w:rPr>
            </w:pPr>
          </w:p>
        </w:tc>
        <w:tc>
          <w:tcPr>
            <w:tcW w:w="823" w:type="pct"/>
            <w:vMerge/>
          </w:tcPr>
          <w:p w14:paraId="586E6D40" w14:textId="77777777" w:rsidR="00577191" w:rsidRPr="00B9499D" w:rsidRDefault="00577191" w:rsidP="00AC0354">
            <w:pPr>
              <w:rPr>
                <w:sz w:val="22"/>
                <w:szCs w:val="22"/>
              </w:rPr>
            </w:pPr>
          </w:p>
        </w:tc>
        <w:tc>
          <w:tcPr>
            <w:tcW w:w="1083" w:type="pct"/>
          </w:tcPr>
          <w:p w14:paraId="1F620D17" w14:textId="5519CC0A" w:rsidR="00577191" w:rsidRPr="00400D49" w:rsidRDefault="00577191" w:rsidP="00AC0354">
            <w:pPr>
              <w:pStyle w:val="GOSTTablenorm"/>
              <w:rPr>
                <w:szCs w:val="22"/>
              </w:rPr>
            </w:pPr>
            <w:r w:rsidRPr="00400D49">
              <w:rPr>
                <w:szCs w:val="22"/>
              </w:rPr>
              <w:t>ARP_FAH_0504833</w:t>
            </w:r>
          </w:p>
        </w:tc>
        <w:tc>
          <w:tcPr>
            <w:tcW w:w="955" w:type="pct"/>
          </w:tcPr>
          <w:p w14:paraId="0F9CE0DC" w14:textId="2F3607C5" w:rsidR="00577191" w:rsidRPr="00400D49" w:rsidRDefault="00577191" w:rsidP="00AC0354">
            <w:pPr>
              <w:pStyle w:val="GOSTTablenorm"/>
              <w:rPr>
                <w:szCs w:val="22"/>
              </w:rPr>
            </w:pPr>
            <w:r w:rsidRPr="00400D49">
              <w:t>Бухгалтерская справка (ф. 0504833)</w:t>
            </w:r>
            <w:r>
              <w:t xml:space="preserve"> (СПС)</w:t>
            </w:r>
          </w:p>
        </w:tc>
        <w:tc>
          <w:tcPr>
            <w:tcW w:w="686" w:type="pct"/>
          </w:tcPr>
          <w:p w14:paraId="106AFF90" w14:textId="46AA8A2E" w:rsidR="00577191" w:rsidRPr="00B9499D" w:rsidRDefault="00577191" w:rsidP="00AC0354">
            <w:pPr>
              <w:pStyle w:val="GOSTTablenorm"/>
              <w:rPr>
                <w:szCs w:val="22"/>
              </w:rPr>
            </w:pPr>
            <w:commentRangeStart w:id="45"/>
            <w:r>
              <w:rPr>
                <w:szCs w:val="22"/>
              </w:rPr>
              <w:t>ПУР КС ЭБ</w:t>
            </w:r>
            <w:commentRangeEnd w:id="45"/>
            <w:r>
              <w:rPr>
                <w:rStyle w:val="afff4"/>
              </w:rPr>
              <w:commentReference w:id="45"/>
            </w:r>
          </w:p>
        </w:tc>
        <w:tc>
          <w:tcPr>
            <w:tcW w:w="686" w:type="pct"/>
          </w:tcPr>
          <w:p w14:paraId="73DAEE28" w14:textId="7606F6FF" w:rsidR="00577191" w:rsidRPr="00A1343A" w:rsidRDefault="00577191" w:rsidP="00AC0354">
            <w:pPr>
              <w:pStyle w:val="GOSTTablenorm"/>
              <w:rPr>
                <w:szCs w:val="22"/>
              </w:rPr>
            </w:pPr>
            <w:r w:rsidRPr="00A1343A">
              <w:rPr>
                <w:szCs w:val="22"/>
              </w:rPr>
              <w:t xml:space="preserve">Том </w:t>
            </w:r>
            <w:r>
              <w:rPr>
                <w:szCs w:val="22"/>
              </w:rPr>
              <w:t>2</w:t>
            </w:r>
          </w:p>
        </w:tc>
      </w:tr>
      <w:tr w:rsidR="00216154" w:rsidRPr="00B9499D" w14:paraId="6C123D0B" w14:textId="77777777" w:rsidTr="00D5381C">
        <w:tc>
          <w:tcPr>
            <w:tcW w:w="209" w:type="pct"/>
            <w:vMerge/>
          </w:tcPr>
          <w:p w14:paraId="4AAEFD5C" w14:textId="77777777" w:rsidR="00216154" w:rsidRPr="00B9499D" w:rsidRDefault="00216154" w:rsidP="00216154">
            <w:pPr>
              <w:rPr>
                <w:sz w:val="22"/>
                <w:szCs w:val="22"/>
              </w:rPr>
            </w:pPr>
          </w:p>
        </w:tc>
        <w:tc>
          <w:tcPr>
            <w:tcW w:w="558" w:type="pct"/>
            <w:vMerge/>
          </w:tcPr>
          <w:p w14:paraId="363A9601" w14:textId="77777777" w:rsidR="00216154" w:rsidRPr="00B9499D" w:rsidRDefault="00216154" w:rsidP="00216154">
            <w:pPr>
              <w:rPr>
                <w:sz w:val="22"/>
                <w:szCs w:val="22"/>
              </w:rPr>
            </w:pPr>
          </w:p>
        </w:tc>
        <w:tc>
          <w:tcPr>
            <w:tcW w:w="823" w:type="pct"/>
            <w:vMerge/>
          </w:tcPr>
          <w:p w14:paraId="00996734" w14:textId="77777777" w:rsidR="00216154" w:rsidRPr="00B9499D" w:rsidRDefault="00216154" w:rsidP="00216154">
            <w:pPr>
              <w:rPr>
                <w:sz w:val="22"/>
                <w:szCs w:val="22"/>
              </w:rPr>
            </w:pPr>
          </w:p>
        </w:tc>
        <w:tc>
          <w:tcPr>
            <w:tcW w:w="1083" w:type="pct"/>
          </w:tcPr>
          <w:p w14:paraId="1818EA45" w14:textId="2834A9B7" w:rsidR="00216154" w:rsidRPr="00400D49" w:rsidRDefault="00216154" w:rsidP="00216154">
            <w:pPr>
              <w:pStyle w:val="GOSTTablenorm"/>
              <w:rPr>
                <w:szCs w:val="22"/>
              </w:rPr>
            </w:pPr>
            <w:r w:rsidRPr="007A5BE0">
              <w:rPr>
                <w:szCs w:val="22"/>
              </w:rPr>
              <w:t>ARP_NPS_0504833</w:t>
            </w:r>
            <w:r w:rsidRPr="00397DBC">
              <w:t>_TSE</w:t>
            </w:r>
          </w:p>
        </w:tc>
        <w:tc>
          <w:tcPr>
            <w:tcW w:w="955" w:type="pct"/>
          </w:tcPr>
          <w:p w14:paraId="0EE00B46" w14:textId="075FA5A1" w:rsidR="00216154" w:rsidRPr="00400D49" w:rsidRDefault="00216154" w:rsidP="00216154">
            <w:pPr>
              <w:pStyle w:val="GOSTTablenorm"/>
            </w:pPr>
            <w:r w:rsidRPr="007A5BE0">
              <w:rPr>
                <w:szCs w:val="22"/>
              </w:rPr>
              <w:t>Бухгалтерская справка (ф. 0504833)</w:t>
            </w:r>
            <w:ins w:id="46" w:author="Лавыгина Анна" w:date="2025-04-18T15:02:00Z">
              <w:r>
                <w:rPr>
                  <w:szCs w:val="22"/>
                </w:rPr>
                <w:t xml:space="preserve"> </w:t>
              </w:r>
            </w:ins>
          </w:p>
        </w:tc>
        <w:tc>
          <w:tcPr>
            <w:tcW w:w="686" w:type="pct"/>
          </w:tcPr>
          <w:p w14:paraId="441D2FDE" w14:textId="7B61C449" w:rsidR="00216154" w:rsidRDefault="00216154" w:rsidP="00216154">
            <w:pPr>
              <w:pStyle w:val="GOSTTablenorm"/>
              <w:rPr>
                <w:szCs w:val="22"/>
              </w:rPr>
            </w:pPr>
            <w:r w:rsidRPr="007A5BE0">
              <w:rPr>
                <w:szCs w:val="22"/>
              </w:rPr>
              <w:t>ПУиО ЭБ</w:t>
            </w:r>
          </w:p>
        </w:tc>
        <w:tc>
          <w:tcPr>
            <w:tcW w:w="686" w:type="pct"/>
          </w:tcPr>
          <w:p w14:paraId="2EC23905" w14:textId="70B42A90" w:rsidR="00216154" w:rsidRPr="00A1343A" w:rsidRDefault="00216154" w:rsidP="00216154">
            <w:pPr>
              <w:pStyle w:val="GOSTTablenorm"/>
              <w:rPr>
                <w:szCs w:val="22"/>
              </w:rPr>
            </w:pPr>
            <w:r w:rsidRPr="007A5BE0">
              <w:rPr>
                <w:szCs w:val="22"/>
              </w:rPr>
              <w:t xml:space="preserve">Том </w:t>
            </w:r>
            <w:ins w:id="47" w:author="Сарафанова (Чиркова) Наталия Сергеевна" w:date="2025-07-22T23:50:00Z">
              <w:r>
                <w:rPr>
                  <w:szCs w:val="22"/>
                  <w:lang w:val="en-US"/>
                </w:rPr>
                <w:t>6</w:t>
              </w:r>
            </w:ins>
          </w:p>
        </w:tc>
      </w:tr>
      <w:tr w:rsidR="00216154" w:rsidRPr="00B9499D" w14:paraId="0009D441" w14:textId="77777777" w:rsidTr="00D5381C">
        <w:tc>
          <w:tcPr>
            <w:tcW w:w="209" w:type="pct"/>
            <w:vMerge/>
          </w:tcPr>
          <w:p w14:paraId="4C514781" w14:textId="77777777" w:rsidR="00216154" w:rsidRPr="00B9499D" w:rsidRDefault="00216154" w:rsidP="00216154">
            <w:pPr>
              <w:rPr>
                <w:sz w:val="22"/>
                <w:szCs w:val="22"/>
              </w:rPr>
            </w:pPr>
          </w:p>
        </w:tc>
        <w:tc>
          <w:tcPr>
            <w:tcW w:w="558" w:type="pct"/>
            <w:vMerge/>
          </w:tcPr>
          <w:p w14:paraId="6530F97A" w14:textId="77777777" w:rsidR="00216154" w:rsidRPr="00B9499D" w:rsidRDefault="00216154" w:rsidP="00216154">
            <w:pPr>
              <w:rPr>
                <w:sz w:val="22"/>
                <w:szCs w:val="22"/>
              </w:rPr>
            </w:pPr>
          </w:p>
        </w:tc>
        <w:tc>
          <w:tcPr>
            <w:tcW w:w="823" w:type="pct"/>
            <w:vMerge/>
          </w:tcPr>
          <w:p w14:paraId="22DFA074" w14:textId="77777777" w:rsidR="00216154" w:rsidRPr="00B9499D" w:rsidRDefault="00216154" w:rsidP="00216154">
            <w:pPr>
              <w:rPr>
                <w:sz w:val="22"/>
                <w:szCs w:val="22"/>
              </w:rPr>
            </w:pPr>
          </w:p>
        </w:tc>
        <w:tc>
          <w:tcPr>
            <w:tcW w:w="1083" w:type="pct"/>
          </w:tcPr>
          <w:p w14:paraId="781B4187" w14:textId="4AD1D4DE" w:rsidR="00216154" w:rsidRPr="00400D49" w:rsidRDefault="00216154" w:rsidP="00216154">
            <w:pPr>
              <w:pStyle w:val="GOSTTablenorm"/>
              <w:rPr>
                <w:szCs w:val="22"/>
              </w:rPr>
            </w:pPr>
            <w:r>
              <w:rPr>
                <w:szCs w:val="22"/>
              </w:rPr>
              <w:t>TSE_NPS_0504833</w:t>
            </w:r>
          </w:p>
        </w:tc>
        <w:tc>
          <w:tcPr>
            <w:tcW w:w="955" w:type="pct"/>
          </w:tcPr>
          <w:p w14:paraId="48ADCB82" w14:textId="6EE01A8B" w:rsidR="00216154" w:rsidRPr="00400D49" w:rsidRDefault="00216154" w:rsidP="00216154">
            <w:pPr>
              <w:pStyle w:val="GOSTTablenorm"/>
            </w:pPr>
            <w:r w:rsidRPr="007A5BE0">
              <w:rPr>
                <w:szCs w:val="22"/>
              </w:rPr>
              <w:t>Бухгалтерская справка (ф. 0504833)</w:t>
            </w:r>
            <w:r>
              <w:rPr>
                <w:szCs w:val="22"/>
              </w:rPr>
              <w:t xml:space="preserve"> (НПС)</w:t>
            </w:r>
          </w:p>
        </w:tc>
        <w:tc>
          <w:tcPr>
            <w:tcW w:w="686" w:type="pct"/>
          </w:tcPr>
          <w:p w14:paraId="4E65109E" w14:textId="266734CB" w:rsidR="00216154" w:rsidRDefault="00216154" w:rsidP="00216154">
            <w:pPr>
              <w:pStyle w:val="GOSTTablenorm"/>
              <w:rPr>
                <w:szCs w:val="22"/>
              </w:rPr>
            </w:pPr>
            <w:r w:rsidRPr="00E57D66">
              <w:t>ПУР КС ЭБ</w:t>
            </w:r>
          </w:p>
        </w:tc>
        <w:tc>
          <w:tcPr>
            <w:tcW w:w="686" w:type="pct"/>
          </w:tcPr>
          <w:p w14:paraId="163B67CD" w14:textId="6061119B" w:rsidR="00216154" w:rsidRPr="00A1343A" w:rsidRDefault="00216154" w:rsidP="00216154">
            <w:pPr>
              <w:pStyle w:val="GOSTTablenorm"/>
              <w:rPr>
                <w:szCs w:val="22"/>
              </w:rPr>
            </w:pPr>
            <w:r w:rsidRPr="00E57D66">
              <w:t>Том 6</w:t>
            </w:r>
          </w:p>
        </w:tc>
      </w:tr>
      <w:tr w:rsidR="00577191" w:rsidRPr="00B9499D" w14:paraId="43109145" w14:textId="77777777" w:rsidTr="00D5381C">
        <w:tc>
          <w:tcPr>
            <w:tcW w:w="209" w:type="pct"/>
            <w:vMerge/>
          </w:tcPr>
          <w:p w14:paraId="7CC166DE" w14:textId="77777777" w:rsidR="00577191" w:rsidRPr="00B9499D" w:rsidRDefault="00577191" w:rsidP="000C5C1E">
            <w:pPr>
              <w:rPr>
                <w:sz w:val="22"/>
                <w:szCs w:val="22"/>
              </w:rPr>
            </w:pPr>
          </w:p>
        </w:tc>
        <w:tc>
          <w:tcPr>
            <w:tcW w:w="558" w:type="pct"/>
            <w:vMerge/>
          </w:tcPr>
          <w:p w14:paraId="22945A0C" w14:textId="77777777" w:rsidR="00577191" w:rsidRPr="00B9499D" w:rsidRDefault="00577191" w:rsidP="000C5C1E">
            <w:pPr>
              <w:rPr>
                <w:sz w:val="22"/>
                <w:szCs w:val="22"/>
              </w:rPr>
            </w:pPr>
          </w:p>
        </w:tc>
        <w:tc>
          <w:tcPr>
            <w:tcW w:w="823" w:type="pct"/>
            <w:vMerge/>
          </w:tcPr>
          <w:p w14:paraId="304F3A87" w14:textId="77777777" w:rsidR="00577191" w:rsidRPr="00B9499D" w:rsidRDefault="00577191" w:rsidP="000C5C1E">
            <w:pPr>
              <w:rPr>
                <w:sz w:val="22"/>
                <w:szCs w:val="22"/>
              </w:rPr>
            </w:pPr>
          </w:p>
        </w:tc>
        <w:tc>
          <w:tcPr>
            <w:tcW w:w="1083" w:type="pct"/>
          </w:tcPr>
          <w:p w14:paraId="6A852169" w14:textId="5E8F58D2" w:rsidR="00577191" w:rsidRPr="00400D49" w:rsidRDefault="00577191" w:rsidP="000C5C1E">
            <w:pPr>
              <w:pStyle w:val="GOSTTablenorm"/>
              <w:rPr>
                <w:szCs w:val="22"/>
              </w:rPr>
            </w:pPr>
            <w:r>
              <w:rPr>
                <w:szCs w:val="24"/>
              </w:rPr>
              <w:t>TSE_05012013_D05</w:t>
            </w:r>
          </w:p>
        </w:tc>
        <w:tc>
          <w:tcPr>
            <w:tcW w:w="955" w:type="pct"/>
          </w:tcPr>
          <w:p w14:paraId="105FA738" w14:textId="3C4F5BF6" w:rsidR="00577191" w:rsidRPr="00400D49" w:rsidRDefault="00577191" w:rsidP="000C5C1E">
            <w:pPr>
              <w:pStyle w:val="GOSTTablenorm"/>
            </w:pPr>
            <w:r>
              <w:rPr>
                <w:szCs w:val="24"/>
              </w:rPr>
              <w:t>Сведения об операциях с целевыми средствами</w:t>
            </w:r>
            <w:r w:rsidRPr="002C29CA">
              <w:rPr>
                <w:szCs w:val="24"/>
              </w:rPr>
              <w:t xml:space="preserve"> (ф. 0501213)</w:t>
            </w:r>
          </w:p>
        </w:tc>
        <w:tc>
          <w:tcPr>
            <w:tcW w:w="686" w:type="pct"/>
          </w:tcPr>
          <w:p w14:paraId="409EBC4D" w14:textId="2FB83253" w:rsidR="00577191" w:rsidRDefault="00577191" w:rsidP="000C5C1E">
            <w:pPr>
              <w:pStyle w:val="GOSTTablenorm"/>
              <w:rPr>
                <w:szCs w:val="22"/>
              </w:rPr>
            </w:pPr>
            <w:r w:rsidRPr="00B9499D">
              <w:rPr>
                <w:szCs w:val="22"/>
              </w:rPr>
              <w:t xml:space="preserve">ПУР </w:t>
            </w:r>
            <w:r>
              <w:rPr>
                <w:szCs w:val="22"/>
              </w:rPr>
              <w:t>КС ЭБ</w:t>
            </w:r>
          </w:p>
        </w:tc>
        <w:tc>
          <w:tcPr>
            <w:tcW w:w="686" w:type="pct"/>
          </w:tcPr>
          <w:p w14:paraId="24AAAF37" w14:textId="486F65AE" w:rsidR="00577191" w:rsidRPr="00A1343A" w:rsidRDefault="00577191" w:rsidP="000C5C1E">
            <w:pPr>
              <w:pStyle w:val="GOSTTablenorm"/>
              <w:rPr>
                <w:szCs w:val="22"/>
              </w:rPr>
            </w:pPr>
            <w:r w:rsidRPr="00A1343A">
              <w:rPr>
                <w:szCs w:val="22"/>
              </w:rPr>
              <w:t>Том 6</w:t>
            </w:r>
          </w:p>
        </w:tc>
      </w:tr>
      <w:tr w:rsidR="00577191" w:rsidRPr="00B9499D" w14:paraId="05EBC6BF" w14:textId="77777777" w:rsidTr="00D5381C">
        <w:tc>
          <w:tcPr>
            <w:tcW w:w="209" w:type="pct"/>
            <w:vMerge/>
          </w:tcPr>
          <w:p w14:paraId="6B80F060" w14:textId="77777777" w:rsidR="00577191" w:rsidRPr="00B9499D" w:rsidRDefault="00577191" w:rsidP="00727784">
            <w:pPr>
              <w:rPr>
                <w:sz w:val="22"/>
                <w:szCs w:val="22"/>
              </w:rPr>
            </w:pPr>
          </w:p>
        </w:tc>
        <w:tc>
          <w:tcPr>
            <w:tcW w:w="558" w:type="pct"/>
            <w:vMerge/>
          </w:tcPr>
          <w:p w14:paraId="4C9282E4" w14:textId="77777777" w:rsidR="00577191" w:rsidRPr="00B9499D" w:rsidRDefault="00577191" w:rsidP="00727784">
            <w:pPr>
              <w:rPr>
                <w:sz w:val="22"/>
                <w:szCs w:val="22"/>
              </w:rPr>
            </w:pPr>
          </w:p>
        </w:tc>
        <w:tc>
          <w:tcPr>
            <w:tcW w:w="823" w:type="pct"/>
            <w:vMerge/>
          </w:tcPr>
          <w:p w14:paraId="2BB453F3" w14:textId="77777777" w:rsidR="00577191" w:rsidRPr="00B9499D" w:rsidRDefault="00577191" w:rsidP="00727784">
            <w:pPr>
              <w:rPr>
                <w:sz w:val="22"/>
                <w:szCs w:val="22"/>
              </w:rPr>
            </w:pPr>
          </w:p>
        </w:tc>
        <w:tc>
          <w:tcPr>
            <w:tcW w:w="1083" w:type="pct"/>
          </w:tcPr>
          <w:p w14:paraId="40055311" w14:textId="3333E1E6" w:rsidR="00577191" w:rsidRPr="00E57D66" w:rsidRDefault="00577191" w:rsidP="00727784">
            <w:pPr>
              <w:pStyle w:val="GOSTTablenorm"/>
            </w:pPr>
            <w:r w:rsidRPr="00E57D66">
              <w:t>TSE_IncomingErrand_D092</w:t>
            </w:r>
          </w:p>
        </w:tc>
        <w:tc>
          <w:tcPr>
            <w:tcW w:w="955" w:type="pct"/>
          </w:tcPr>
          <w:p w14:paraId="27507916" w14:textId="6BEFA1E5" w:rsidR="00577191" w:rsidRPr="00E57D66" w:rsidRDefault="00577191" w:rsidP="00727784">
            <w:pPr>
              <w:pStyle w:val="GOSTTablenorm"/>
            </w:pPr>
            <w:r w:rsidRPr="00E57D66">
              <w:t>Поручение о перечислении на счет входящее</w:t>
            </w:r>
          </w:p>
        </w:tc>
        <w:tc>
          <w:tcPr>
            <w:tcW w:w="686" w:type="pct"/>
          </w:tcPr>
          <w:p w14:paraId="55420686" w14:textId="08FDC594" w:rsidR="00577191" w:rsidRPr="00E57D66" w:rsidRDefault="00577191" w:rsidP="00727784">
            <w:pPr>
              <w:pStyle w:val="GOSTTablenorm"/>
            </w:pPr>
            <w:r w:rsidRPr="00E57D66">
              <w:t>ПУР КС ЭБ</w:t>
            </w:r>
          </w:p>
        </w:tc>
        <w:tc>
          <w:tcPr>
            <w:tcW w:w="686" w:type="pct"/>
          </w:tcPr>
          <w:p w14:paraId="61013219" w14:textId="0A916A14" w:rsidR="00577191" w:rsidRPr="00E57D66" w:rsidRDefault="00577191" w:rsidP="00727784">
            <w:pPr>
              <w:pStyle w:val="GOSTTablenorm"/>
            </w:pPr>
            <w:r w:rsidRPr="00E57D66">
              <w:t>Том 6</w:t>
            </w:r>
          </w:p>
        </w:tc>
      </w:tr>
      <w:tr w:rsidR="00577191" w:rsidRPr="00B9499D" w14:paraId="30D4E6D5" w14:textId="77777777" w:rsidTr="00D5381C">
        <w:tc>
          <w:tcPr>
            <w:tcW w:w="209" w:type="pct"/>
            <w:vMerge/>
          </w:tcPr>
          <w:p w14:paraId="32D2E4DD" w14:textId="77777777" w:rsidR="00577191" w:rsidRPr="00B9499D" w:rsidRDefault="00577191" w:rsidP="00727784">
            <w:pPr>
              <w:rPr>
                <w:sz w:val="22"/>
                <w:szCs w:val="22"/>
              </w:rPr>
            </w:pPr>
          </w:p>
        </w:tc>
        <w:tc>
          <w:tcPr>
            <w:tcW w:w="558" w:type="pct"/>
            <w:vMerge/>
          </w:tcPr>
          <w:p w14:paraId="5FA2C5D4" w14:textId="77777777" w:rsidR="00577191" w:rsidRPr="00B9499D" w:rsidRDefault="00577191" w:rsidP="00727784">
            <w:pPr>
              <w:rPr>
                <w:sz w:val="22"/>
                <w:szCs w:val="22"/>
              </w:rPr>
            </w:pPr>
          </w:p>
        </w:tc>
        <w:tc>
          <w:tcPr>
            <w:tcW w:w="823" w:type="pct"/>
            <w:vMerge/>
          </w:tcPr>
          <w:p w14:paraId="028C442A" w14:textId="77777777" w:rsidR="00577191" w:rsidRPr="00B9499D" w:rsidRDefault="00577191" w:rsidP="00727784">
            <w:pPr>
              <w:rPr>
                <w:sz w:val="22"/>
                <w:szCs w:val="22"/>
              </w:rPr>
            </w:pPr>
          </w:p>
        </w:tc>
        <w:tc>
          <w:tcPr>
            <w:tcW w:w="1083" w:type="pct"/>
          </w:tcPr>
          <w:p w14:paraId="5A1FB32F" w14:textId="71278596" w:rsidR="00577191" w:rsidRPr="00E57D66" w:rsidRDefault="00577191" w:rsidP="00727784">
            <w:pPr>
              <w:pStyle w:val="GOSTTablenorm"/>
            </w:pPr>
            <w:r w:rsidRPr="00E57D66">
              <w:t>TSE_0401060_D07</w:t>
            </w:r>
          </w:p>
        </w:tc>
        <w:tc>
          <w:tcPr>
            <w:tcW w:w="955" w:type="pct"/>
          </w:tcPr>
          <w:p w14:paraId="0D29E733" w14:textId="1EA78C45" w:rsidR="00577191" w:rsidRPr="00E57D66" w:rsidRDefault="00577191" w:rsidP="00E034C1">
            <w:pPr>
              <w:pStyle w:val="GOSTTablenorm"/>
            </w:pPr>
            <w:r w:rsidRPr="00E57D66">
              <w:t xml:space="preserve">Платежное поручение </w:t>
            </w:r>
            <w:del w:id="48" w:author="Щербань О.И. TSE-112080" w:date="2025-10-14T08:02:00Z">
              <w:r w:rsidDel="00E034C1">
                <w:delText xml:space="preserve">клиента </w:delText>
              </w:r>
            </w:del>
            <w:r w:rsidRPr="00E57D66">
              <w:t>(ф. 0401060)</w:t>
            </w:r>
          </w:p>
        </w:tc>
        <w:tc>
          <w:tcPr>
            <w:tcW w:w="686" w:type="pct"/>
          </w:tcPr>
          <w:p w14:paraId="1B9740D5" w14:textId="4E3483EF" w:rsidR="00577191" w:rsidRPr="00E57D66" w:rsidRDefault="00577191" w:rsidP="00727784">
            <w:pPr>
              <w:pStyle w:val="GOSTTablenorm"/>
            </w:pPr>
            <w:r w:rsidRPr="00E57D66">
              <w:t>ПУР КС ЭБ</w:t>
            </w:r>
          </w:p>
        </w:tc>
        <w:tc>
          <w:tcPr>
            <w:tcW w:w="686" w:type="pct"/>
          </w:tcPr>
          <w:p w14:paraId="149EF2CA" w14:textId="4FB645DC" w:rsidR="00577191" w:rsidRPr="00E57D66" w:rsidRDefault="00577191" w:rsidP="00727784">
            <w:pPr>
              <w:pStyle w:val="GOSTTablenorm"/>
            </w:pPr>
            <w:r w:rsidRPr="00E57D66">
              <w:t>Том 6</w:t>
            </w:r>
          </w:p>
        </w:tc>
      </w:tr>
      <w:tr w:rsidR="00577191" w:rsidRPr="00B9499D" w14:paraId="446B6138" w14:textId="77777777" w:rsidTr="00D5381C">
        <w:tc>
          <w:tcPr>
            <w:tcW w:w="209" w:type="pct"/>
            <w:vMerge/>
          </w:tcPr>
          <w:p w14:paraId="37DC6729" w14:textId="77777777" w:rsidR="00577191" w:rsidRPr="00B9499D" w:rsidRDefault="00577191" w:rsidP="00727784">
            <w:pPr>
              <w:rPr>
                <w:sz w:val="22"/>
                <w:szCs w:val="22"/>
              </w:rPr>
            </w:pPr>
          </w:p>
        </w:tc>
        <w:tc>
          <w:tcPr>
            <w:tcW w:w="558" w:type="pct"/>
            <w:vMerge/>
          </w:tcPr>
          <w:p w14:paraId="1D6E5D00" w14:textId="77777777" w:rsidR="00577191" w:rsidRPr="00B9499D" w:rsidRDefault="00577191" w:rsidP="00727784">
            <w:pPr>
              <w:rPr>
                <w:sz w:val="22"/>
                <w:szCs w:val="22"/>
              </w:rPr>
            </w:pPr>
          </w:p>
        </w:tc>
        <w:tc>
          <w:tcPr>
            <w:tcW w:w="823" w:type="pct"/>
            <w:vMerge/>
          </w:tcPr>
          <w:p w14:paraId="2DF278F5" w14:textId="77777777" w:rsidR="00577191" w:rsidRPr="00B9499D" w:rsidRDefault="00577191" w:rsidP="00727784">
            <w:pPr>
              <w:rPr>
                <w:sz w:val="22"/>
                <w:szCs w:val="22"/>
              </w:rPr>
            </w:pPr>
          </w:p>
        </w:tc>
        <w:tc>
          <w:tcPr>
            <w:tcW w:w="1083" w:type="pct"/>
          </w:tcPr>
          <w:p w14:paraId="4A170C12" w14:textId="57A3E7D5" w:rsidR="00577191" w:rsidRPr="00E57D66" w:rsidRDefault="00577191" w:rsidP="00727784">
            <w:pPr>
              <w:pStyle w:val="GOSTTablenorm"/>
            </w:pPr>
            <w:r w:rsidRPr="00E57D66">
              <w:t>TSE_0401060_D08</w:t>
            </w:r>
          </w:p>
        </w:tc>
        <w:tc>
          <w:tcPr>
            <w:tcW w:w="955" w:type="pct"/>
          </w:tcPr>
          <w:p w14:paraId="7136E9CD" w14:textId="7D476FB1" w:rsidR="00577191" w:rsidRPr="00E57D66" w:rsidRDefault="00577191" w:rsidP="00727784">
            <w:pPr>
              <w:pStyle w:val="GOSTTablenorm"/>
            </w:pPr>
            <w:r w:rsidRPr="000322FD">
              <w:t>Платежное поручение клиента (ф. 0401060)</w:t>
            </w:r>
            <w:del w:id="49" w:author="Петрушкова Олеся Олеговна" w:date="2025-07-16T16:16:00Z">
              <w:r w:rsidRPr="00E57D66" w:rsidDel="000322FD">
                <w:delText>Платежное поручение (входящее)</w:delText>
              </w:r>
            </w:del>
          </w:p>
        </w:tc>
        <w:tc>
          <w:tcPr>
            <w:tcW w:w="686" w:type="pct"/>
          </w:tcPr>
          <w:p w14:paraId="62B44073" w14:textId="6984FDC4" w:rsidR="00577191" w:rsidRPr="00E57D66" w:rsidRDefault="00577191" w:rsidP="00727784">
            <w:pPr>
              <w:pStyle w:val="GOSTTablenorm"/>
            </w:pPr>
            <w:r w:rsidRPr="00E57D66">
              <w:t>ПУР КС ЭБ</w:t>
            </w:r>
          </w:p>
        </w:tc>
        <w:tc>
          <w:tcPr>
            <w:tcW w:w="686" w:type="pct"/>
          </w:tcPr>
          <w:p w14:paraId="38197A08" w14:textId="2E082F88" w:rsidR="00577191" w:rsidRPr="00E57D66" w:rsidRDefault="00577191" w:rsidP="00727784">
            <w:pPr>
              <w:pStyle w:val="GOSTTablenorm"/>
            </w:pPr>
            <w:r w:rsidRPr="00E57D66">
              <w:t>Том 6</w:t>
            </w:r>
          </w:p>
        </w:tc>
      </w:tr>
      <w:tr w:rsidR="00577191" w:rsidRPr="00B9499D" w14:paraId="2B965E2F" w14:textId="77777777" w:rsidTr="00D5381C">
        <w:tc>
          <w:tcPr>
            <w:tcW w:w="209" w:type="pct"/>
            <w:vMerge/>
          </w:tcPr>
          <w:p w14:paraId="617D1D6D" w14:textId="77777777" w:rsidR="00577191" w:rsidRPr="00B9499D" w:rsidRDefault="00577191" w:rsidP="00727784">
            <w:pPr>
              <w:rPr>
                <w:sz w:val="22"/>
                <w:szCs w:val="22"/>
              </w:rPr>
            </w:pPr>
          </w:p>
        </w:tc>
        <w:tc>
          <w:tcPr>
            <w:tcW w:w="558" w:type="pct"/>
            <w:vMerge/>
          </w:tcPr>
          <w:p w14:paraId="17DEC1A8" w14:textId="77777777" w:rsidR="00577191" w:rsidRPr="00B9499D" w:rsidRDefault="00577191" w:rsidP="00727784">
            <w:pPr>
              <w:rPr>
                <w:sz w:val="22"/>
                <w:szCs w:val="22"/>
              </w:rPr>
            </w:pPr>
          </w:p>
        </w:tc>
        <w:tc>
          <w:tcPr>
            <w:tcW w:w="823" w:type="pct"/>
            <w:vMerge/>
          </w:tcPr>
          <w:p w14:paraId="57B80273" w14:textId="77777777" w:rsidR="00577191" w:rsidRPr="00B9499D" w:rsidRDefault="00577191" w:rsidP="00727784">
            <w:pPr>
              <w:rPr>
                <w:sz w:val="22"/>
                <w:szCs w:val="22"/>
              </w:rPr>
            </w:pPr>
          </w:p>
        </w:tc>
        <w:tc>
          <w:tcPr>
            <w:tcW w:w="1083" w:type="pct"/>
          </w:tcPr>
          <w:p w14:paraId="4942ED5D" w14:textId="17261E32" w:rsidR="00577191" w:rsidRPr="00E57D66" w:rsidRDefault="00577191" w:rsidP="00727784">
            <w:pPr>
              <w:pStyle w:val="GOSTTablenorm"/>
            </w:pPr>
            <w:r w:rsidRPr="00E57D66">
              <w:t>TSE_0531852_D12</w:t>
            </w:r>
          </w:p>
        </w:tc>
        <w:tc>
          <w:tcPr>
            <w:tcW w:w="955" w:type="pct"/>
          </w:tcPr>
          <w:p w14:paraId="2798DEBB" w14:textId="700CC04D" w:rsidR="00577191" w:rsidRPr="00E57D66" w:rsidRDefault="00577191" w:rsidP="00727784">
            <w:pPr>
              <w:pStyle w:val="GOSTTablenorm"/>
            </w:pPr>
            <w:r w:rsidRPr="00E57D66">
              <w:t>Уведомление об уточнении операций клиента (ф. 0531852)</w:t>
            </w:r>
          </w:p>
        </w:tc>
        <w:tc>
          <w:tcPr>
            <w:tcW w:w="686" w:type="pct"/>
          </w:tcPr>
          <w:p w14:paraId="2EA56C86" w14:textId="3FC3431E" w:rsidR="00577191" w:rsidRPr="00E57D66" w:rsidRDefault="00577191" w:rsidP="00727784">
            <w:pPr>
              <w:pStyle w:val="GOSTTablenorm"/>
            </w:pPr>
            <w:r w:rsidRPr="00E57D66">
              <w:t>ПУР КС ЭБ</w:t>
            </w:r>
          </w:p>
        </w:tc>
        <w:tc>
          <w:tcPr>
            <w:tcW w:w="686" w:type="pct"/>
          </w:tcPr>
          <w:p w14:paraId="1B411A30" w14:textId="40F2BEB9" w:rsidR="00577191" w:rsidRPr="00E57D66" w:rsidRDefault="00577191" w:rsidP="00727784">
            <w:pPr>
              <w:pStyle w:val="GOSTTablenorm"/>
            </w:pPr>
            <w:r w:rsidRPr="00E57D66">
              <w:t>Том 6</w:t>
            </w:r>
          </w:p>
        </w:tc>
      </w:tr>
      <w:tr w:rsidR="00577191" w:rsidRPr="00B9499D" w14:paraId="184C87CF" w14:textId="77777777" w:rsidTr="00D5381C">
        <w:tc>
          <w:tcPr>
            <w:tcW w:w="209" w:type="pct"/>
            <w:vMerge/>
          </w:tcPr>
          <w:p w14:paraId="7D76D37F" w14:textId="77777777" w:rsidR="00577191" w:rsidRPr="00B9499D" w:rsidRDefault="00577191" w:rsidP="003C28BC">
            <w:pPr>
              <w:rPr>
                <w:sz w:val="22"/>
                <w:szCs w:val="22"/>
              </w:rPr>
            </w:pPr>
          </w:p>
        </w:tc>
        <w:tc>
          <w:tcPr>
            <w:tcW w:w="558" w:type="pct"/>
            <w:vMerge/>
          </w:tcPr>
          <w:p w14:paraId="529CA632" w14:textId="77777777" w:rsidR="00577191" w:rsidRPr="00B9499D" w:rsidRDefault="00577191" w:rsidP="003C28BC">
            <w:pPr>
              <w:rPr>
                <w:sz w:val="22"/>
                <w:szCs w:val="22"/>
              </w:rPr>
            </w:pPr>
          </w:p>
        </w:tc>
        <w:tc>
          <w:tcPr>
            <w:tcW w:w="823" w:type="pct"/>
            <w:vMerge/>
          </w:tcPr>
          <w:p w14:paraId="5EA0BE21" w14:textId="77777777" w:rsidR="00577191" w:rsidRPr="00B9499D" w:rsidRDefault="00577191" w:rsidP="003C28BC">
            <w:pPr>
              <w:rPr>
                <w:sz w:val="22"/>
                <w:szCs w:val="22"/>
              </w:rPr>
            </w:pPr>
          </w:p>
        </w:tc>
        <w:tc>
          <w:tcPr>
            <w:tcW w:w="1083" w:type="pct"/>
          </w:tcPr>
          <w:p w14:paraId="57AADC64" w14:textId="3CA0D73E" w:rsidR="00577191" w:rsidRPr="00E57D66" w:rsidRDefault="00577191" w:rsidP="003C28BC">
            <w:pPr>
              <w:pStyle w:val="GOSTTablenorm"/>
            </w:pPr>
            <w:r w:rsidRPr="009F1BE8">
              <w:t>TSE_0506108_D031</w:t>
            </w:r>
          </w:p>
        </w:tc>
        <w:tc>
          <w:tcPr>
            <w:tcW w:w="955" w:type="pct"/>
          </w:tcPr>
          <w:p w14:paraId="50D5D174" w14:textId="016E4CDB" w:rsidR="00577191" w:rsidRPr="00E57D66" w:rsidRDefault="00577191" w:rsidP="003C28BC">
            <w:pPr>
              <w:pStyle w:val="GOSTTablenorm"/>
            </w:pPr>
            <w:r w:rsidRPr="00D15943">
              <w:t>Заявление на выдачу (перевод, отзыв) Казначейского обеспечения обязательств (ф. 0506108)</w:t>
            </w:r>
          </w:p>
        </w:tc>
        <w:tc>
          <w:tcPr>
            <w:tcW w:w="686" w:type="pct"/>
          </w:tcPr>
          <w:p w14:paraId="35D122E9" w14:textId="7F870D2D" w:rsidR="00577191" w:rsidRPr="00E57D66" w:rsidRDefault="00577191" w:rsidP="003C28BC">
            <w:pPr>
              <w:pStyle w:val="GOSTTablenorm"/>
            </w:pPr>
            <w:r w:rsidRPr="00E57D66">
              <w:t>ПУР КС ЭБ</w:t>
            </w:r>
          </w:p>
        </w:tc>
        <w:tc>
          <w:tcPr>
            <w:tcW w:w="686" w:type="pct"/>
          </w:tcPr>
          <w:p w14:paraId="33352155" w14:textId="7B116A36" w:rsidR="00577191" w:rsidRPr="00E57D66" w:rsidRDefault="00577191" w:rsidP="003C28BC">
            <w:pPr>
              <w:pStyle w:val="GOSTTablenorm"/>
            </w:pPr>
            <w:r w:rsidRPr="00E57D66">
              <w:t>Том 6</w:t>
            </w:r>
          </w:p>
        </w:tc>
      </w:tr>
      <w:tr w:rsidR="00577191" w:rsidRPr="00B9499D" w14:paraId="38D3CCE1" w14:textId="77777777" w:rsidTr="00D5381C">
        <w:tc>
          <w:tcPr>
            <w:tcW w:w="209" w:type="pct"/>
            <w:vMerge/>
          </w:tcPr>
          <w:p w14:paraId="25D76E2A" w14:textId="77777777" w:rsidR="00577191" w:rsidRPr="00B9499D" w:rsidRDefault="00577191" w:rsidP="003C28BC">
            <w:pPr>
              <w:rPr>
                <w:sz w:val="22"/>
                <w:szCs w:val="22"/>
              </w:rPr>
            </w:pPr>
          </w:p>
        </w:tc>
        <w:tc>
          <w:tcPr>
            <w:tcW w:w="558" w:type="pct"/>
            <w:vMerge/>
          </w:tcPr>
          <w:p w14:paraId="54AA036B" w14:textId="77777777" w:rsidR="00577191" w:rsidRPr="00B9499D" w:rsidRDefault="00577191" w:rsidP="003C28BC">
            <w:pPr>
              <w:rPr>
                <w:sz w:val="22"/>
                <w:szCs w:val="22"/>
              </w:rPr>
            </w:pPr>
          </w:p>
        </w:tc>
        <w:tc>
          <w:tcPr>
            <w:tcW w:w="823" w:type="pct"/>
            <w:vMerge/>
          </w:tcPr>
          <w:p w14:paraId="195208A0" w14:textId="77777777" w:rsidR="00577191" w:rsidRPr="00B9499D" w:rsidRDefault="00577191" w:rsidP="003C28BC">
            <w:pPr>
              <w:rPr>
                <w:sz w:val="22"/>
                <w:szCs w:val="22"/>
              </w:rPr>
            </w:pPr>
          </w:p>
        </w:tc>
        <w:tc>
          <w:tcPr>
            <w:tcW w:w="1083" w:type="pct"/>
          </w:tcPr>
          <w:p w14:paraId="7B21930D" w14:textId="66249087" w:rsidR="00577191" w:rsidRPr="00E57D66" w:rsidRDefault="00577191" w:rsidP="003C28BC">
            <w:pPr>
              <w:pStyle w:val="GOSTTablenorm"/>
            </w:pPr>
            <w:r w:rsidRPr="007169A9">
              <w:t>TSE_0506110_D032</w:t>
            </w:r>
          </w:p>
        </w:tc>
        <w:tc>
          <w:tcPr>
            <w:tcW w:w="955" w:type="pct"/>
          </w:tcPr>
          <w:p w14:paraId="52134B03" w14:textId="23C96F13" w:rsidR="00577191" w:rsidRPr="00E57D66" w:rsidRDefault="00577191" w:rsidP="003C28BC">
            <w:pPr>
              <w:pStyle w:val="GOSTTablenorm"/>
            </w:pPr>
            <w:r w:rsidRPr="00D15943">
              <w:t>Казначейское обеспечение обязательств (ф. 0506110)</w:t>
            </w:r>
          </w:p>
        </w:tc>
        <w:tc>
          <w:tcPr>
            <w:tcW w:w="686" w:type="pct"/>
          </w:tcPr>
          <w:p w14:paraId="4931A481" w14:textId="01B6F230" w:rsidR="00577191" w:rsidRPr="00E57D66" w:rsidRDefault="00577191" w:rsidP="003C28BC">
            <w:pPr>
              <w:pStyle w:val="GOSTTablenorm"/>
            </w:pPr>
            <w:r w:rsidRPr="00E57D66">
              <w:t>ПУР КС ЭБ</w:t>
            </w:r>
          </w:p>
        </w:tc>
        <w:tc>
          <w:tcPr>
            <w:tcW w:w="686" w:type="pct"/>
          </w:tcPr>
          <w:p w14:paraId="1080D0B8" w14:textId="6275DD73" w:rsidR="00577191" w:rsidRPr="00E57D66" w:rsidRDefault="00577191" w:rsidP="003C28BC">
            <w:pPr>
              <w:pStyle w:val="GOSTTablenorm"/>
            </w:pPr>
            <w:r w:rsidRPr="00E57D66">
              <w:t>Том 6</w:t>
            </w:r>
          </w:p>
        </w:tc>
      </w:tr>
      <w:tr w:rsidR="00B55225" w:rsidRPr="00B9499D" w14:paraId="6A50B48C" w14:textId="77777777" w:rsidTr="00D5381C">
        <w:trPr>
          <w:ins w:id="50" w:author="Сатлер Марина Викторовна" w:date="2025-10-21T10:04:00Z"/>
        </w:trPr>
        <w:tc>
          <w:tcPr>
            <w:tcW w:w="209" w:type="pct"/>
            <w:vMerge/>
          </w:tcPr>
          <w:p w14:paraId="6401014A" w14:textId="77777777" w:rsidR="00B55225" w:rsidRPr="00B9499D" w:rsidRDefault="00B55225" w:rsidP="00B55225">
            <w:pPr>
              <w:rPr>
                <w:ins w:id="51" w:author="Сатлер Марина Викторовна" w:date="2025-10-21T10:04:00Z"/>
                <w:sz w:val="22"/>
                <w:szCs w:val="22"/>
              </w:rPr>
            </w:pPr>
          </w:p>
        </w:tc>
        <w:tc>
          <w:tcPr>
            <w:tcW w:w="558" w:type="pct"/>
            <w:vMerge/>
          </w:tcPr>
          <w:p w14:paraId="159B51FF" w14:textId="77777777" w:rsidR="00B55225" w:rsidRPr="00B9499D" w:rsidRDefault="00B55225" w:rsidP="00B55225">
            <w:pPr>
              <w:rPr>
                <w:ins w:id="52" w:author="Сатлер Марина Викторовна" w:date="2025-10-21T10:04:00Z"/>
                <w:sz w:val="22"/>
                <w:szCs w:val="22"/>
              </w:rPr>
            </w:pPr>
          </w:p>
        </w:tc>
        <w:tc>
          <w:tcPr>
            <w:tcW w:w="823" w:type="pct"/>
            <w:vMerge/>
          </w:tcPr>
          <w:p w14:paraId="02A55C83" w14:textId="77777777" w:rsidR="00B55225" w:rsidRPr="00B9499D" w:rsidRDefault="00B55225" w:rsidP="00B55225">
            <w:pPr>
              <w:rPr>
                <w:ins w:id="53" w:author="Сатлер Марина Викторовна" w:date="2025-10-21T10:04:00Z"/>
                <w:sz w:val="22"/>
                <w:szCs w:val="22"/>
              </w:rPr>
            </w:pPr>
          </w:p>
        </w:tc>
        <w:tc>
          <w:tcPr>
            <w:tcW w:w="1083" w:type="pct"/>
          </w:tcPr>
          <w:p w14:paraId="1CDABBE6" w14:textId="25B231CA" w:rsidR="00B55225" w:rsidRPr="007169A9" w:rsidRDefault="00B55225" w:rsidP="00B55225">
            <w:pPr>
              <w:pStyle w:val="GOSTTablenorm"/>
              <w:rPr>
                <w:ins w:id="54" w:author="Сатлер Марина Викторовна" w:date="2025-10-21T10:04:00Z"/>
              </w:rPr>
            </w:pPr>
            <w:ins w:id="55" w:author="Сатлер Марина Викторовна" w:date="2025-10-21T10:05:00Z">
              <w:r w:rsidRPr="00B55225">
                <w:t>TSE_0531375_D070</w:t>
              </w:r>
            </w:ins>
          </w:p>
        </w:tc>
        <w:tc>
          <w:tcPr>
            <w:tcW w:w="955" w:type="pct"/>
          </w:tcPr>
          <w:p w14:paraId="0E6723C7" w14:textId="3C2E4C60" w:rsidR="00B55225" w:rsidRPr="00D15943" w:rsidRDefault="00B55225" w:rsidP="00B55225">
            <w:pPr>
              <w:pStyle w:val="GOSTTablenorm"/>
              <w:rPr>
                <w:ins w:id="56" w:author="Сатлер Марина Викторовна" w:date="2025-10-21T10:04:00Z"/>
              </w:rPr>
            </w:pPr>
            <w:ins w:id="57" w:author="Сатлер Марина Викторовна" w:date="2025-10-21T10:04:00Z">
              <w:r w:rsidRPr="00B55225">
                <w:t>Акт приемки-передачи лицевого счета</w:t>
              </w:r>
            </w:ins>
            <w:ins w:id="58" w:author="Сатлер Марина Викторовна" w:date="2025-10-21T10:06:00Z">
              <w:r>
                <w:t xml:space="preserve"> (ф. 0531375)</w:t>
              </w:r>
            </w:ins>
          </w:p>
        </w:tc>
        <w:tc>
          <w:tcPr>
            <w:tcW w:w="686" w:type="pct"/>
          </w:tcPr>
          <w:p w14:paraId="25D43CC5" w14:textId="311B31FF" w:rsidR="00B55225" w:rsidRPr="00E57D66" w:rsidRDefault="00B55225" w:rsidP="00B55225">
            <w:pPr>
              <w:pStyle w:val="GOSTTablenorm"/>
              <w:rPr>
                <w:ins w:id="59" w:author="Сатлер Марина Викторовна" w:date="2025-10-21T10:04:00Z"/>
              </w:rPr>
            </w:pPr>
            <w:ins w:id="60" w:author="Сатлер Марина Викторовна" w:date="2025-10-21T10:04:00Z">
              <w:r w:rsidRPr="00E57D66">
                <w:t>ПУР КС ЭБ</w:t>
              </w:r>
            </w:ins>
          </w:p>
        </w:tc>
        <w:tc>
          <w:tcPr>
            <w:tcW w:w="686" w:type="pct"/>
          </w:tcPr>
          <w:p w14:paraId="5A2C233D" w14:textId="49683029" w:rsidR="00B55225" w:rsidRPr="00E57D66" w:rsidRDefault="00B55225" w:rsidP="00B55225">
            <w:pPr>
              <w:pStyle w:val="GOSTTablenorm"/>
              <w:rPr>
                <w:ins w:id="61" w:author="Сатлер Марина Викторовна" w:date="2025-10-21T10:04:00Z"/>
              </w:rPr>
            </w:pPr>
            <w:ins w:id="62" w:author="Сатлер Марина Викторовна" w:date="2025-10-21T10:04:00Z">
              <w:r w:rsidRPr="00E57D66">
                <w:t>Том 6</w:t>
              </w:r>
            </w:ins>
            <w:ins w:id="63" w:author="Сатлер Марина Викторовна" w:date="2025-10-21T10:05:00Z">
              <w:r>
                <w:t>, п.</w:t>
              </w:r>
            </w:ins>
            <w:ins w:id="64" w:author="Сатлер Марина Викторовна" w:date="2025-10-21T10:06:00Z">
              <w:r>
                <w:fldChar w:fldCharType="begin"/>
              </w:r>
              <w:r>
                <w:instrText xml:space="preserve"> REF _Ref211933592 \r \h </w:instrText>
              </w:r>
            </w:ins>
            <w:r>
              <w:fldChar w:fldCharType="separate"/>
            </w:r>
            <w:r w:rsidR="00CE7795">
              <w:t>2.1.2.14</w:t>
            </w:r>
            <w:ins w:id="65" w:author="Сатлер Марина Викторовна" w:date="2025-10-21T10:06:00Z">
              <w:r>
                <w:fldChar w:fldCharType="end"/>
              </w:r>
            </w:ins>
          </w:p>
        </w:tc>
      </w:tr>
      <w:tr w:rsidR="00216154" w:rsidRPr="00B9499D" w14:paraId="69A46576" w14:textId="77777777" w:rsidTr="00D5381C">
        <w:trPr>
          <w:ins w:id="66" w:author="Сказецкая Наталья Камилевна" w:date="2025-11-07T15:43:00Z"/>
        </w:trPr>
        <w:tc>
          <w:tcPr>
            <w:tcW w:w="209" w:type="pct"/>
            <w:vMerge/>
          </w:tcPr>
          <w:p w14:paraId="2D11C09C" w14:textId="77777777" w:rsidR="00216154" w:rsidRPr="00B9499D" w:rsidRDefault="00216154" w:rsidP="00B55225">
            <w:pPr>
              <w:rPr>
                <w:ins w:id="67" w:author="Сказецкая Наталья Камилевна" w:date="2025-11-07T15:43:00Z"/>
                <w:sz w:val="22"/>
                <w:szCs w:val="22"/>
              </w:rPr>
            </w:pPr>
          </w:p>
        </w:tc>
        <w:tc>
          <w:tcPr>
            <w:tcW w:w="558" w:type="pct"/>
            <w:vMerge/>
          </w:tcPr>
          <w:p w14:paraId="1D16F5DE" w14:textId="77777777" w:rsidR="00216154" w:rsidRPr="00B9499D" w:rsidRDefault="00216154" w:rsidP="00B55225">
            <w:pPr>
              <w:rPr>
                <w:ins w:id="68" w:author="Сказецкая Наталья Камилевна" w:date="2025-11-07T15:43:00Z"/>
                <w:sz w:val="22"/>
                <w:szCs w:val="22"/>
              </w:rPr>
            </w:pPr>
          </w:p>
        </w:tc>
        <w:tc>
          <w:tcPr>
            <w:tcW w:w="823" w:type="pct"/>
            <w:vMerge/>
          </w:tcPr>
          <w:p w14:paraId="14E30D48" w14:textId="77777777" w:rsidR="00216154" w:rsidRPr="00B9499D" w:rsidRDefault="00216154" w:rsidP="00B55225">
            <w:pPr>
              <w:rPr>
                <w:ins w:id="69" w:author="Сказецкая Наталья Камилевна" w:date="2025-11-07T15:43:00Z"/>
                <w:sz w:val="22"/>
                <w:szCs w:val="22"/>
              </w:rPr>
            </w:pPr>
          </w:p>
        </w:tc>
        <w:tc>
          <w:tcPr>
            <w:tcW w:w="1083" w:type="pct"/>
          </w:tcPr>
          <w:p w14:paraId="65814F82" w14:textId="1E9399A2" w:rsidR="00216154" w:rsidRPr="00216154" w:rsidRDefault="00216154" w:rsidP="00B55225">
            <w:pPr>
              <w:pStyle w:val="GOSTTablenorm"/>
              <w:rPr>
                <w:ins w:id="70" w:author="Сказецкая Наталья Камилевна" w:date="2025-11-07T15:43:00Z"/>
                <w:lang w:val="en-US"/>
              </w:rPr>
            </w:pPr>
            <w:ins w:id="71" w:author="Сказецкая Наталья Камилевна" w:date="2025-11-07T15:43:00Z">
              <w:r w:rsidRPr="002C2161">
                <w:rPr>
                  <w:sz w:val="20"/>
                </w:rPr>
                <w:t>PUDS_PPS_N</w:t>
              </w:r>
              <w:r>
                <w:rPr>
                  <w:sz w:val="20"/>
                  <w:lang w:val="en-US"/>
                </w:rPr>
                <w:t>PS</w:t>
              </w:r>
            </w:ins>
          </w:p>
        </w:tc>
        <w:tc>
          <w:tcPr>
            <w:tcW w:w="955" w:type="pct"/>
          </w:tcPr>
          <w:p w14:paraId="2CD40B97" w14:textId="7913D973" w:rsidR="00216154" w:rsidRPr="00B55225" w:rsidRDefault="00216154" w:rsidP="00B55225">
            <w:pPr>
              <w:pStyle w:val="GOSTTablenorm"/>
              <w:rPr>
                <w:ins w:id="72" w:author="Сказецкая Наталья Камилевна" w:date="2025-11-07T15:43:00Z"/>
              </w:rPr>
            </w:pPr>
            <w:ins w:id="73" w:author="Сказецкая Наталья Камилевна" w:date="2025-11-07T15:45:00Z">
              <w:r w:rsidRPr="00216154">
                <w:t>Поручение о перечислении на счет</w:t>
              </w:r>
            </w:ins>
          </w:p>
        </w:tc>
        <w:tc>
          <w:tcPr>
            <w:tcW w:w="686" w:type="pct"/>
          </w:tcPr>
          <w:p w14:paraId="5DCD5FC5" w14:textId="557EFC49" w:rsidR="00216154" w:rsidRPr="00216154" w:rsidRDefault="00216154" w:rsidP="00B55225">
            <w:pPr>
              <w:pStyle w:val="GOSTTablenorm"/>
              <w:rPr>
                <w:ins w:id="74" w:author="Сказецкая Наталья Камилевна" w:date="2025-11-07T15:43:00Z"/>
              </w:rPr>
            </w:pPr>
            <w:ins w:id="75" w:author="Сказецкая Наталья Камилевна" w:date="2025-11-07T15:44:00Z">
              <w:r>
                <w:t>ПУДС ЭБ</w:t>
              </w:r>
            </w:ins>
          </w:p>
        </w:tc>
        <w:tc>
          <w:tcPr>
            <w:tcW w:w="686" w:type="pct"/>
          </w:tcPr>
          <w:p w14:paraId="2ADFE016" w14:textId="2048FC3F" w:rsidR="00216154" w:rsidRPr="00E57D66" w:rsidRDefault="00216154" w:rsidP="00B55225">
            <w:pPr>
              <w:pStyle w:val="GOSTTablenorm"/>
              <w:rPr>
                <w:ins w:id="76" w:author="Сказецкая Наталья Камилевна" w:date="2025-11-07T15:43:00Z"/>
              </w:rPr>
            </w:pPr>
            <w:ins w:id="77" w:author="Сказецкая Наталья Камилевна" w:date="2025-11-07T15:44:00Z">
              <w:r>
                <w:t>Том 6</w:t>
              </w:r>
            </w:ins>
            <w:ins w:id="78" w:author="Сатлер Марина Викторовна" w:date="2025-11-11T16:04:00Z">
              <w:r w:rsidR="00175D1F">
                <w:t xml:space="preserve">, п. </w:t>
              </w:r>
            </w:ins>
            <w:ins w:id="79" w:author="Сатлер Марина Викторовна" w:date="2025-11-11T16:05:00Z">
              <w:r w:rsidR="00175D1F">
                <w:fldChar w:fldCharType="begin"/>
              </w:r>
              <w:r w:rsidR="00175D1F">
                <w:instrText xml:space="preserve"> REF _Ref213769523 \r \h </w:instrText>
              </w:r>
            </w:ins>
            <w:r w:rsidR="00175D1F">
              <w:fldChar w:fldCharType="separate"/>
            </w:r>
            <w:r w:rsidR="00CE7795">
              <w:t>2.1.2.16</w:t>
            </w:r>
            <w:ins w:id="80" w:author="Сатлер Марина Викторовна" w:date="2025-11-11T16:05:00Z">
              <w:r w:rsidR="00175D1F">
                <w:fldChar w:fldCharType="end"/>
              </w:r>
            </w:ins>
          </w:p>
        </w:tc>
      </w:tr>
      <w:tr w:rsidR="00216154" w:rsidRPr="00B9499D" w14:paraId="706E8FD2" w14:textId="77777777" w:rsidTr="00D5381C">
        <w:trPr>
          <w:ins w:id="81" w:author="Сказецкая Наталья Камилевна" w:date="2025-11-07T15:43:00Z"/>
        </w:trPr>
        <w:tc>
          <w:tcPr>
            <w:tcW w:w="209" w:type="pct"/>
            <w:vMerge/>
          </w:tcPr>
          <w:p w14:paraId="7B1659BD" w14:textId="77777777" w:rsidR="00216154" w:rsidRPr="00B9499D" w:rsidRDefault="00216154" w:rsidP="00216154">
            <w:pPr>
              <w:rPr>
                <w:ins w:id="82" w:author="Сказецкая Наталья Камилевна" w:date="2025-11-07T15:43:00Z"/>
                <w:sz w:val="22"/>
                <w:szCs w:val="22"/>
              </w:rPr>
            </w:pPr>
          </w:p>
        </w:tc>
        <w:tc>
          <w:tcPr>
            <w:tcW w:w="558" w:type="pct"/>
            <w:vMerge/>
          </w:tcPr>
          <w:p w14:paraId="237D8F37" w14:textId="77777777" w:rsidR="00216154" w:rsidRPr="00B9499D" w:rsidRDefault="00216154" w:rsidP="00216154">
            <w:pPr>
              <w:rPr>
                <w:ins w:id="83" w:author="Сказецкая Наталья Камилевна" w:date="2025-11-07T15:43:00Z"/>
                <w:sz w:val="22"/>
                <w:szCs w:val="22"/>
              </w:rPr>
            </w:pPr>
          </w:p>
        </w:tc>
        <w:tc>
          <w:tcPr>
            <w:tcW w:w="823" w:type="pct"/>
            <w:vMerge/>
          </w:tcPr>
          <w:p w14:paraId="22EBE5A8" w14:textId="77777777" w:rsidR="00216154" w:rsidRPr="00B9499D" w:rsidRDefault="00216154" w:rsidP="00216154">
            <w:pPr>
              <w:rPr>
                <w:ins w:id="84" w:author="Сказецкая Наталья Камилевна" w:date="2025-11-07T15:43:00Z"/>
                <w:sz w:val="22"/>
                <w:szCs w:val="22"/>
              </w:rPr>
            </w:pPr>
          </w:p>
        </w:tc>
        <w:tc>
          <w:tcPr>
            <w:tcW w:w="1083" w:type="pct"/>
          </w:tcPr>
          <w:p w14:paraId="4ED62C1B" w14:textId="60CA831A" w:rsidR="00216154" w:rsidRPr="00216154" w:rsidRDefault="00216154" w:rsidP="00216154">
            <w:pPr>
              <w:pStyle w:val="GOSTTablenorm"/>
              <w:rPr>
                <w:ins w:id="85" w:author="Сказецкая Наталья Камилевна" w:date="2025-11-07T15:43:00Z"/>
                <w:lang w:val="en-US"/>
              </w:rPr>
            </w:pPr>
            <w:ins w:id="86" w:author="Сказецкая Наталья Камилевна" w:date="2025-11-07T15:44:00Z">
              <w:r>
                <w:rPr>
                  <w:sz w:val="20"/>
                </w:rPr>
                <w:t>PUDS_PP</w:t>
              </w:r>
              <w:r w:rsidRPr="002C2161">
                <w:rPr>
                  <w:sz w:val="20"/>
                </w:rPr>
                <w:t>_N</w:t>
              </w:r>
              <w:r>
                <w:rPr>
                  <w:sz w:val="20"/>
                  <w:lang w:val="en-US"/>
                </w:rPr>
                <w:t>PS</w:t>
              </w:r>
            </w:ins>
          </w:p>
        </w:tc>
        <w:tc>
          <w:tcPr>
            <w:tcW w:w="955" w:type="pct"/>
          </w:tcPr>
          <w:p w14:paraId="0966EBFE" w14:textId="7CE1150D" w:rsidR="00216154" w:rsidRPr="00B55225" w:rsidRDefault="00216154" w:rsidP="00216154">
            <w:pPr>
              <w:pStyle w:val="GOSTTablenorm"/>
              <w:rPr>
                <w:ins w:id="87" w:author="Сказецкая Наталья Камилевна" w:date="2025-11-07T15:43:00Z"/>
              </w:rPr>
            </w:pPr>
            <w:ins w:id="88" w:author="Сказецкая Наталья Камилевна" w:date="2025-11-07T15:45:00Z">
              <w:r>
                <w:t xml:space="preserve">Платежное поручение </w:t>
              </w:r>
            </w:ins>
          </w:p>
        </w:tc>
        <w:tc>
          <w:tcPr>
            <w:tcW w:w="686" w:type="pct"/>
          </w:tcPr>
          <w:p w14:paraId="4C781D21" w14:textId="4BDD0419" w:rsidR="00216154" w:rsidRPr="00E57D66" w:rsidRDefault="00216154" w:rsidP="00216154">
            <w:pPr>
              <w:pStyle w:val="GOSTTablenorm"/>
              <w:rPr>
                <w:ins w:id="89" w:author="Сказецкая Наталья Камилевна" w:date="2025-11-07T15:43:00Z"/>
              </w:rPr>
            </w:pPr>
            <w:ins w:id="90" w:author="Сказецкая Наталья Камилевна" w:date="2025-11-07T15:44:00Z">
              <w:r>
                <w:t>ПУДС ЭБ</w:t>
              </w:r>
            </w:ins>
          </w:p>
        </w:tc>
        <w:tc>
          <w:tcPr>
            <w:tcW w:w="686" w:type="pct"/>
          </w:tcPr>
          <w:p w14:paraId="37025B1F" w14:textId="7FCE384B" w:rsidR="00216154" w:rsidRPr="00E57D66" w:rsidRDefault="00216154" w:rsidP="00216154">
            <w:pPr>
              <w:pStyle w:val="GOSTTablenorm"/>
              <w:rPr>
                <w:ins w:id="91" w:author="Сказецкая Наталья Камилевна" w:date="2025-11-07T15:43:00Z"/>
              </w:rPr>
            </w:pPr>
            <w:ins w:id="92" w:author="Сказецкая Наталья Камилевна" w:date="2025-11-07T15:44:00Z">
              <w:r>
                <w:t>Том 6</w:t>
              </w:r>
            </w:ins>
            <w:ins w:id="93" w:author="Сатлер Марина Викторовна" w:date="2025-11-11T16:05:00Z">
              <w:r w:rsidR="00175D1F">
                <w:t xml:space="preserve">, п. </w:t>
              </w:r>
              <w:r w:rsidR="00175D1F">
                <w:fldChar w:fldCharType="begin"/>
              </w:r>
              <w:r w:rsidR="00175D1F">
                <w:instrText xml:space="preserve"> REF _Ref213769543 \r \h </w:instrText>
              </w:r>
            </w:ins>
            <w:r w:rsidR="00175D1F">
              <w:fldChar w:fldCharType="separate"/>
            </w:r>
            <w:r w:rsidR="00CE7795">
              <w:t>2.1.2.17</w:t>
            </w:r>
            <w:ins w:id="94" w:author="Сатлер Марина Викторовна" w:date="2025-11-11T16:05:00Z">
              <w:r w:rsidR="00175D1F">
                <w:fldChar w:fldCharType="end"/>
              </w:r>
            </w:ins>
          </w:p>
        </w:tc>
      </w:tr>
      <w:tr w:rsidR="00216154" w:rsidRPr="00B9499D" w14:paraId="575D3E5C" w14:textId="77777777" w:rsidTr="00D5381C">
        <w:trPr>
          <w:ins w:id="95" w:author="Опаева Лидия Арашаевна" w:date="2025-10-15T09:54:00Z"/>
        </w:trPr>
        <w:tc>
          <w:tcPr>
            <w:tcW w:w="209" w:type="pct"/>
            <w:vMerge/>
          </w:tcPr>
          <w:p w14:paraId="5AF3BFD0" w14:textId="77777777" w:rsidR="00216154" w:rsidRPr="00B9499D" w:rsidRDefault="00216154" w:rsidP="00216154">
            <w:pPr>
              <w:rPr>
                <w:ins w:id="96" w:author="Опаева Лидия Арашаевна" w:date="2025-10-15T09:54:00Z"/>
                <w:sz w:val="22"/>
                <w:szCs w:val="22"/>
              </w:rPr>
            </w:pPr>
          </w:p>
        </w:tc>
        <w:tc>
          <w:tcPr>
            <w:tcW w:w="558" w:type="pct"/>
            <w:vMerge/>
          </w:tcPr>
          <w:p w14:paraId="54127CDB" w14:textId="77777777" w:rsidR="00216154" w:rsidRPr="00B9499D" w:rsidRDefault="00216154" w:rsidP="00216154">
            <w:pPr>
              <w:rPr>
                <w:ins w:id="97" w:author="Опаева Лидия Арашаевна" w:date="2025-10-15T09:54:00Z"/>
                <w:sz w:val="22"/>
                <w:szCs w:val="22"/>
              </w:rPr>
            </w:pPr>
          </w:p>
        </w:tc>
        <w:tc>
          <w:tcPr>
            <w:tcW w:w="823" w:type="pct"/>
            <w:vMerge/>
          </w:tcPr>
          <w:p w14:paraId="644CC5C8" w14:textId="77777777" w:rsidR="00216154" w:rsidRPr="00B9499D" w:rsidRDefault="00216154" w:rsidP="00216154">
            <w:pPr>
              <w:rPr>
                <w:ins w:id="98" w:author="Опаева Лидия Арашаевна" w:date="2025-10-15T09:54:00Z"/>
                <w:sz w:val="22"/>
                <w:szCs w:val="22"/>
              </w:rPr>
            </w:pPr>
          </w:p>
        </w:tc>
        <w:tc>
          <w:tcPr>
            <w:tcW w:w="1083" w:type="pct"/>
          </w:tcPr>
          <w:p w14:paraId="704C7CE5" w14:textId="768778B9" w:rsidR="00216154" w:rsidRPr="007169A9" w:rsidRDefault="00216154" w:rsidP="00216154">
            <w:pPr>
              <w:pStyle w:val="GOSTTablenorm"/>
              <w:rPr>
                <w:ins w:id="99" w:author="Опаева Лидия Арашаевна" w:date="2025-10-15T09:54:00Z"/>
              </w:rPr>
            </w:pPr>
            <w:ins w:id="100" w:author="Опаева Лидия Арашаевна" w:date="2025-10-15T09:54:00Z">
              <w:r w:rsidRPr="00577191">
                <w:t>ARP_SVAP_</w:t>
              </w:r>
              <w:r>
                <w:rPr>
                  <w:lang w:val="en-US"/>
                </w:rPr>
                <w:t>Z</w:t>
              </w:r>
              <w:r w:rsidRPr="00577191">
                <w:t>G_TSE</w:t>
              </w:r>
            </w:ins>
          </w:p>
        </w:tc>
        <w:tc>
          <w:tcPr>
            <w:tcW w:w="955" w:type="pct"/>
          </w:tcPr>
          <w:p w14:paraId="416044F8" w14:textId="47FC6BC0" w:rsidR="00216154" w:rsidRPr="00D15943" w:rsidRDefault="00216154" w:rsidP="00216154">
            <w:pPr>
              <w:pStyle w:val="GOSTTablenorm"/>
              <w:rPr>
                <w:ins w:id="101" w:author="Опаева Лидия Арашаевна" w:date="2025-10-15T09:54:00Z"/>
              </w:rPr>
            </w:pPr>
            <w:ins w:id="102" w:author="Опаева Лидия Арашаевна" w:date="2025-10-15T09:54:00Z">
              <w:r w:rsidRPr="00577191">
                <w:t>Бух</w:t>
              </w:r>
              <w:r>
                <w:t>галтерская справка (ф. 0504833)</w:t>
              </w:r>
            </w:ins>
          </w:p>
        </w:tc>
        <w:tc>
          <w:tcPr>
            <w:tcW w:w="686" w:type="pct"/>
          </w:tcPr>
          <w:p w14:paraId="2542A79A" w14:textId="49125DBF" w:rsidR="00216154" w:rsidRPr="00E57D66" w:rsidRDefault="00216154" w:rsidP="00216154">
            <w:pPr>
              <w:pStyle w:val="GOSTTablenorm"/>
              <w:rPr>
                <w:ins w:id="103" w:author="Опаева Лидия Арашаевна" w:date="2025-10-15T09:54:00Z"/>
              </w:rPr>
            </w:pPr>
            <w:ins w:id="104" w:author="Опаева Лидия Арашаевна" w:date="2025-10-15T09:54:00Z">
              <w:r>
                <w:t>ПУиО ЭБ</w:t>
              </w:r>
            </w:ins>
          </w:p>
        </w:tc>
        <w:tc>
          <w:tcPr>
            <w:tcW w:w="686" w:type="pct"/>
          </w:tcPr>
          <w:p w14:paraId="092479B1" w14:textId="5A40FB67" w:rsidR="00216154" w:rsidRPr="00E57D66" w:rsidRDefault="00216154" w:rsidP="00216154">
            <w:pPr>
              <w:pStyle w:val="GOSTTablenorm"/>
              <w:rPr>
                <w:ins w:id="105" w:author="Опаева Лидия Арашаевна" w:date="2025-10-15T09:54:00Z"/>
              </w:rPr>
            </w:pPr>
            <w:ins w:id="106" w:author="Опаева Лидия Арашаевна" w:date="2025-10-15T09:54:00Z">
              <w:r>
                <w:t>Том 6</w:t>
              </w:r>
            </w:ins>
          </w:p>
        </w:tc>
      </w:tr>
      <w:tr w:rsidR="00216154" w:rsidRPr="00B9499D" w14:paraId="74ECE56A" w14:textId="77777777" w:rsidTr="00D5381C">
        <w:trPr>
          <w:ins w:id="107" w:author="Опаева Лидия Арашаевна" w:date="2025-10-15T09:54:00Z"/>
        </w:trPr>
        <w:tc>
          <w:tcPr>
            <w:tcW w:w="209" w:type="pct"/>
            <w:vMerge/>
          </w:tcPr>
          <w:p w14:paraId="062D22DD" w14:textId="77777777" w:rsidR="00216154" w:rsidRPr="00B9499D" w:rsidRDefault="00216154" w:rsidP="00216154">
            <w:pPr>
              <w:rPr>
                <w:ins w:id="108" w:author="Опаева Лидия Арашаевна" w:date="2025-10-15T09:54:00Z"/>
                <w:sz w:val="22"/>
                <w:szCs w:val="22"/>
              </w:rPr>
            </w:pPr>
          </w:p>
        </w:tc>
        <w:tc>
          <w:tcPr>
            <w:tcW w:w="558" w:type="pct"/>
            <w:vMerge/>
          </w:tcPr>
          <w:p w14:paraId="0C9F3EDF" w14:textId="77777777" w:rsidR="00216154" w:rsidRPr="00B9499D" w:rsidRDefault="00216154" w:rsidP="00216154">
            <w:pPr>
              <w:rPr>
                <w:ins w:id="109" w:author="Опаева Лидия Арашаевна" w:date="2025-10-15T09:54:00Z"/>
                <w:sz w:val="22"/>
                <w:szCs w:val="22"/>
              </w:rPr>
            </w:pPr>
          </w:p>
        </w:tc>
        <w:tc>
          <w:tcPr>
            <w:tcW w:w="823" w:type="pct"/>
            <w:vMerge/>
          </w:tcPr>
          <w:p w14:paraId="543BA888" w14:textId="77777777" w:rsidR="00216154" w:rsidRPr="00B9499D" w:rsidRDefault="00216154" w:rsidP="00216154">
            <w:pPr>
              <w:rPr>
                <w:ins w:id="110" w:author="Опаева Лидия Арашаевна" w:date="2025-10-15T09:54:00Z"/>
                <w:sz w:val="22"/>
                <w:szCs w:val="22"/>
              </w:rPr>
            </w:pPr>
          </w:p>
        </w:tc>
        <w:tc>
          <w:tcPr>
            <w:tcW w:w="1083" w:type="pct"/>
          </w:tcPr>
          <w:p w14:paraId="0FBD5A1A" w14:textId="3DA8B6BB" w:rsidR="00216154" w:rsidRPr="00577191" w:rsidRDefault="00216154" w:rsidP="00216154">
            <w:pPr>
              <w:pStyle w:val="GOSTTablenorm"/>
              <w:rPr>
                <w:ins w:id="111" w:author="Опаева Лидия Арашаевна" w:date="2025-10-15T09:54:00Z"/>
              </w:rPr>
            </w:pPr>
            <w:ins w:id="112" w:author="Опаева Лидия Арашаевна" w:date="2025-10-15T09:54:00Z">
              <w:r w:rsidRPr="00577191">
                <w:t>ARP_SVAP_NG_TSE</w:t>
              </w:r>
            </w:ins>
          </w:p>
        </w:tc>
        <w:tc>
          <w:tcPr>
            <w:tcW w:w="955" w:type="pct"/>
          </w:tcPr>
          <w:p w14:paraId="6E36521D" w14:textId="297F8284" w:rsidR="00216154" w:rsidRPr="00577191" w:rsidRDefault="00216154" w:rsidP="00216154">
            <w:pPr>
              <w:pStyle w:val="GOSTTablenorm"/>
              <w:rPr>
                <w:ins w:id="113" w:author="Опаева Лидия Арашаевна" w:date="2025-10-15T09:54:00Z"/>
              </w:rPr>
            </w:pPr>
            <w:ins w:id="114" w:author="Опаева Лидия Арашаевна" w:date="2025-10-15T09:54:00Z">
              <w:r w:rsidRPr="00577191">
                <w:t>Бух</w:t>
              </w:r>
              <w:r>
                <w:t>галтерская справка (ф. 0504833)</w:t>
              </w:r>
            </w:ins>
          </w:p>
        </w:tc>
        <w:tc>
          <w:tcPr>
            <w:tcW w:w="686" w:type="pct"/>
          </w:tcPr>
          <w:p w14:paraId="34F904FE" w14:textId="5DA4456E" w:rsidR="00216154" w:rsidRDefault="00216154" w:rsidP="00216154">
            <w:pPr>
              <w:pStyle w:val="GOSTTablenorm"/>
              <w:rPr>
                <w:ins w:id="115" w:author="Опаева Лидия Арашаевна" w:date="2025-10-15T09:54:00Z"/>
              </w:rPr>
            </w:pPr>
            <w:ins w:id="116" w:author="Опаева Лидия Арашаевна" w:date="2025-10-15T09:54:00Z">
              <w:r>
                <w:t>ПУиО ЭБ</w:t>
              </w:r>
            </w:ins>
          </w:p>
        </w:tc>
        <w:tc>
          <w:tcPr>
            <w:tcW w:w="686" w:type="pct"/>
          </w:tcPr>
          <w:p w14:paraId="504151D3" w14:textId="0208721E" w:rsidR="00216154" w:rsidRDefault="00216154" w:rsidP="00216154">
            <w:pPr>
              <w:pStyle w:val="GOSTTablenorm"/>
              <w:rPr>
                <w:ins w:id="117" w:author="Опаева Лидия Арашаевна" w:date="2025-10-15T09:54:00Z"/>
              </w:rPr>
            </w:pPr>
            <w:ins w:id="118" w:author="Опаева Лидия Арашаевна" w:date="2025-10-15T09:54:00Z">
              <w:r>
                <w:t>Том 6</w:t>
              </w:r>
            </w:ins>
          </w:p>
        </w:tc>
      </w:tr>
    </w:tbl>
    <w:p w14:paraId="661AF672" w14:textId="6F00AD60" w:rsidR="00512B7E" w:rsidRPr="00B9499D" w:rsidRDefault="00512B7E" w:rsidP="00512B7E">
      <w:pPr>
        <w:rPr>
          <w:szCs w:val="24"/>
        </w:rPr>
        <w:sectPr w:rsidR="00512B7E" w:rsidRPr="00B9499D" w:rsidSect="0065610E">
          <w:headerReference w:type="default" r:id="rId22"/>
          <w:headerReference w:type="first" r:id="rId23"/>
          <w:pgSz w:w="16838" w:h="11906" w:orient="landscape" w:code="9"/>
          <w:pgMar w:top="1701" w:right="567" w:bottom="567" w:left="567" w:header="1134" w:footer="284" w:gutter="0"/>
          <w:cols w:space="708"/>
          <w:titlePg/>
          <w:docGrid w:linePitch="360"/>
        </w:sectPr>
      </w:pPr>
    </w:p>
    <w:p w14:paraId="26277DC1" w14:textId="44B2046B" w:rsidR="00512B7E" w:rsidRPr="00592F05" w:rsidRDefault="00512B7E" w:rsidP="00592F05">
      <w:pPr>
        <w:pStyle w:val="1"/>
      </w:pPr>
      <w:bookmarkStart w:id="119" w:name="_Описание_результатов_обработки"/>
      <w:bookmarkStart w:id="120" w:name="_Статусы_записей_учета"/>
      <w:bookmarkStart w:id="121" w:name="_Ref112667384"/>
      <w:bookmarkStart w:id="122" w:name="_Ref115365129"/>
      <w:bookmarkStart w:id="123" w:name="_Toc117871502"/>
      <w:bookmarkStart w:id="124" w:name="_Toc121319600"/>
      <w:bookmarkStart w:id="125" w:name="_Toc226564446"/>
      <w:bookmarkEnd w:id="119"/>
      <w:bookmarkEnd w:id="120"/>
      <w:r w:rsidRPr="00592F05">
        <w:lastRenderedPageBreak/>
        <w:t>Запрос на подбор / сторнирование</w:t>
      </w:r>
      <w:r w:rsidR="00E50CD6" w:rsidRPr="00592F05">
        <w:t xml:space="preserve"> / </w:t>
      </w:r>
      <w:r w:rsidR="005432FA" w:rsidRPr="00592F05">
        <w:t>переформирование</w:t>
      </w:r>
      <w:r w:rsidR="00E50CD6" w:rsidRPr="00592F05">
        <w:t xml:space="preserve"> </w:t>
      </w:r>
      <w:r w:rsidRPr="00592F05">
        <w:t>записей учета</w:t>
      </w:r>
      <w:bookmarkEnd w:id="121"/>
      <w:bookmarkEnd w:id="122"/>
      <w:bookmarkEnd w:id="123"/>
      <w:bookmarkEnd w:id="124"/>
      <w:r w:rsidRPr="00592F05">
        <w:t xml:space="preserve"> </w:t>
      </w:r>
      <w:r w:rsidR="00B90268" w:rsidRPr="00592F05">
        <w:t>(ACCOUNTING)</w:t>
      </w:r>
      <w:bookmarkEnd w:id="125"/>
    </w:p>
    <w:p w14:paraId="14AB27DF" w14:textId="567C75A4" w:rsidR="00725312" w:rsidRPr="00B9499D" w:rsidRDefault="003D78E5" w:rsidP="00302C66">
      <w:pPr>
        <w:pStyle w:val="GOSTNormal"/>
      </w:pPr>
      <w:r w:rsidRPr="00800FD9">
        <w:t xml:space="preserve">Запрос на подбор / сторнирование / переформирование записей учета </w:t>
      </w:r>
      <w:r w:rsidR="00725312" w:rsidRPr="00800FD9">
        <w:t xml:space="preserve">(тип </w:t>
      </w:r>
      <w:r w:rsidR="00725312" w:rsidRPr="0065610E">
        <w:t>ACCOUNTING</w:t>
      </w:r>
      <w:r w:rsidR="00725312" w:rsidRPr="00800FD9">
        <w:t xml:space="preserve">) </w:t>
      </w:r>
      <w:r w:rsidRPr="00800FD9">
        <w:t>применяется для передачи (обновления) данных документа, по которому требуется сформировать записи учета,</w:t>
      </w:r>
      <w:r w:rsidR="00725312" w:rsidRPr="00800FD9">
        <w:t xml:space="preserve"> и выполнения операций подбора, сторнирования</w:t>
      </w:r>
      <w:r w:rsidR="00725312" w:rsidRPr="00AC34D4">
        <w:rPr>
          <w:rStyle w:val="af6"/>
          <w:sz w:val="22"/>
          <w:szCs w:val="22"/>
        </w:rPr>
        <w:fldChar w:fldCharType="begin"/>
      </w:r>
      <w:r w:rsidR="00725312" w:rsidRPr="00B9499D">
        <w:rPr>
          <w:rStyle w:val="af6"/>
          <w:sz w:val="22"/>
          <w:szCs w:val="22"/>
        </w:rPr>
        <w:instrText xml:space="preserve"> NOTEREF _Ref119493598 \h  \* MERGEFORMAT </w:instrText>
      </w:r>
      <w:r w:rsidR="00725312" w:rsidRPr="00AC34D4">
        <w:rPr>
          <w:rStyle w:val="af6"/>
          <w:sz w:val="22"/>
          <w:szCs w:val="22"/>
        </w:rPr>
      </w:r>
      <w:r w:rsidR="00725312" w:rsidRPr="00AC34D4">
        <w:rPr>
          <w:rStyle w:val="af6"/>
          <w:sz w:val="22"/>
          <w:szCs w:val="22"/>
        </w:rPr>
        <w:fldChar w:fldCharType="separate"/>
      </w:r>
      <w:r w:rsidR="00CE7795">
        <w:rPr>
          <w:rStyle w:val="af6"/>
          <w:sz w:val="22"/>
          <w:szCs w:val="22"/>
        </w:rPr>
        <w:t>1</w:t>
      </w:r>
      <w:r w:rsidR="00725312" w:rsidRPr="00AC34D4">
        <w:rPr>
          <w:rStyle w:val="af6"/>
          <w:sz w:val="22"/>
          <w:szCs w:val="22"/>
        </w:rPr>
        <w:fldChar w:fldCharType="end"/>
      </w:r>
      <w:r w:rsidR="00725312" w:rsidRPr="005C6BDA">
        <w:t xml:space="preserve"> </w:t>
      </w:r>
      <w:r w:rsidR="00725312" w:rsidRPr="00800FD9">
        <w:t>и переформирования</w:t>
      </w:r>
      <w:r w:rsidR="00725312" w:rsidRPr="00AC34D4">
        <w:rPr>
          <w:rStyle w:val="af6"/>
          <w:sz w:val="22"/>
          <w:szCs w:val="22"/>
        </w:rPr>
        <w:fldChar w:fldCharType="begin"/>
      </w:r>
      <w:r w:rsidR="00725312" w:rsidRPr="00B9499D">
        <w:rPr>
          <w:rStyle w:val="af6"/>
          <w:sz w:val="22"/>
          <w:szCs w:val="22"/>
        </w:rPr>
        <w:instrText xml:space="preserve"> NOTEREF _Ref119510342 \h  \* MERGEFORMAT </w:instrText>
      </w:r>
      <w:r w:rsidR="00725312" w:rsidRPr="00AC34D4">
        <w:rPr>
          <w:rStyle w:val="af6"/>
          <w:sz w:val="22"/>
          <w:szCs w:val="22"/>
        </w:rPr>
      </w:r>
      <w:r w:rsidR="00725312" w:rsidRPr="00AC34D4">
        <w:rPr>
          <w:rStyle w:val="af6"/>
          <w:sz w:val="22"/>
          <w:szCs w:val="22"/>
        </w:rPr>
        <w:fldChar w:fldCharType="separate"/>
      </w:r>
      <w:r w:rsidR="00CE7795">
        <w:rPr>
          <w:rStyle w:val="af6"/>
          <w:sz w:val="22"/>
          <w:szCs w:val="22"/>
        </w:rPr>
        <w:t>2</w:t>
      </w:r>
      <w:r w:rsidR="00725312" w:rsidRPr="00AC34D4">
        <w:rPr>
          <w:rStyle w:val="af6"/>
          <w:sz w:val="22"/>
          <w:szCs w:val="22"/>
        </w:rPr>
        <w:fldChar w:fldCharType="end"/>
      </w:r>
      <w:r w:rsidR="00725312" w:rsidRPr="005C6BDA">
        <w:t xml:space="preserve"> записей учета.</w:t>
      </w:r>
    </w:p>
    <w:p w14:paraId="541022BD" w14:textId="21FE543F" w:rsidR="00512B7E" w:rsidRPr="00B9499D" w:rsidRDefault="00512B7E" w:rsidP="00302C66">
      <w:pPr>
        <w:pStyle w:val="GOSTNormal"/>
      </w:pPr>
      <w:r w:rsidRPr="00800FD9">
        <w:t>На основании передаваемых</w:t>
      </w:r>
      <w:r w:rsidR="00D85D26" w:rsidRPr="00800FD9">
        <w:t xml:space="preserve"> из ФП</w:t>
      </w:r>
      <w:r w:rsidR="002F320B" w:rsidRPr="00800FD9">
        <w:t xml:space="preserve"> ГИИС</w:t>
      </w:r>
      <w:r w:rsidR="00D85D26" w:rsidRPr="00800FD9">
        <w:t xml:space="preserve"> ЭБ</w:t>
      </w:r>
      <w:r w:rsidRPr="00800FD9">
        <w:t xml:space="preserve"> параметров запроса SVIP присваивает значения атрибутам документов. В некоторые атрибуты документов значения, содержащиеся в параметрах запроса, записываются в неизменном виде, в другие – после преобразования</w:t>
      </w:r>
      <w:r w:rsidR="0036171A">
        <w:rPr>
          <w:rStyle w:val="af6"/>
        </w:rPr>
        <w:footnoteReference w:id="4"/>
      </w:r>
      <w:r w:rsidRPr="00B9499D">
        <w:t xml:space="preserve">. </w:t>
      </w:r>
      <w:r w:rsidRPr="00800FD9">
        <w:t>Полный перечень атрибутов документов, их связь с параметрами запросов, алгоритмы преобразований представлены</w:t>
      </w:r>
      <w:r w:rsidRPr="00B9499D">
        <w:t xml:space="preserve"> в </w:t>
      </w:r>
      <w:r w:rsidR="00800FD9">
        <w:t xml:space="preserve">Приложении </w:t>
      </w:r>
      <w:r w:rsidR="00800FD9">
        <w:fldChar w:fldCharType="begin"/>
      </w:r>
      <w:r w:rsidR="00800FD9">
        <w:instrText xml:space="preserve"> REF _Ref155965822 \h </w:instrText>
      </w:r>
      <w:r w:rsidR="00800FD9">
        <w:fldChar w:fldCharType="separate"/>
      </w:r>
      <w:r w:rsidR="00CE7795">
        <w:rPr>
          <w:noProof/>
        </w:rPr>
        <w:t>1</w:t>
      </w:r>
      <w:r w:rsidR="00800FD9">
        <w:fldChar w:fldCharType="end"/>
      </w:r>
      <w:r w:rsidR="00800FD9">
        <w:t xml:space="preserve"> </w:t>
      </w:r>
      <w:r w:rsidRPr="005C6BDA">
        <w:t>к настоящему документу.</w:t>
      </w:r>
    </w:p>
    <w:p w14:paraId="0A690871" w14:textId="2DF8F03D" w:rsidR="002D12EE" w:rsidRPr="00B9499D" w:rsidRDefault="003038E8" w:rsidP="00302C66">
      <w:pPr>
        <w:pStyle w:val="GOSTNormal"/>
      </w:pPr>
      <w:r w:rsidRPr="00131B4F">
        <w:rPr>
          <w:highlight w:val="yellow"/>
        </w:rPr>
        <w:t xml:space="preserve">Полное описание запроса </w:t>
      </w:r>
      <w:r w:rsidRPr="00131B4F">
        <w:rPr>
          <w:highlight w:val="yellow"/>
          <w:lang w:val="en-US"/>
        </w:rPr>
        <w:t>ACCOUNTING</w:t>
      </w:r>
      <w:r w:rsidRPr="00131B4F">
        <w:rPr>
          <w:highlight w:val="yellow"/>
        </w:rPr>
        <w:t xml:space="preserve"> приведено в разделе </w:t>
      </w:r>
      <w:r w:rsidR="002E3BED">
        <w:rPr>
          <w:highlight w:val="yellow"/>
        </w:rPr>
        <w:t>9</w:t>
      </w:r>
      <w:r w:rsidR="002E3BED" w:rsidRPr="00131B4F">
        <w:rPr>
          <w:highlight w:val="yellow"/>
        </w:rPr>
        <w:t xml:space="preserve"> </w:t>
      </w:r>
      <w:r w:rsidRPr="00131B4F">
        <w:rPr>
          <w:highlight w:val="yellow"/>
        </w:rPr>
        <w:t>тома 1</w:t>
      </w:r>
      <w:r w:rsidR="002D12EE" w:rsidRPr="00131B4F">
        <w:rPr>
          <w:highlight w:val="yellow"/>
        </w:rPr>
        <w:t>.</w:t>
      </w:r>
    </w:p>
    <w:p w14:paraId="5E6A2246" w14:textId="2A4C638B" w:rsidR="00512B7E" w:rsidRPr="00587311" w:rsidRDefault="00512B7E" w:rsidP="00587311">
      <w:pPr>
        <w:pStyle w:val="21"/>
      </w:pPr>
      <w:bookmarkStart w:id="126" w:name="_Toc117871503"/>
      <w:bookmarkStart w:id="127" w:name="_Toc121319601"/>
      <w:bookmarkStart w:id="128" w:name="_Toc226564447"/>
      <w:r w:rsidRPr="00587311">
        <w:t>Параметры запроса</w:t>
      </w:r>
      <w:bookmarkEnd w:id="126"/>
      <w:bookmarkEnd w:id="127"/>
      <w:bookmarkEnd w:id="128"/>
    </w:p>
    <w:p w14:paraId="1003F4D8" w14:textId="77777777" w:rsidR="00A502DA" w:rsidRPr="00587311" w:rsidRDefault="00A502DA" w:rsidP="00B20B4F">
      <w:pPr>
        <w:pStyle w:val="31"/>
      </w:pPr>
      <w:bookmarkStart w:id="129" w:name="_Toc157072821"/>
      <w:bookmarkStart w:id="130" w:name="_Toc226564448"/>
      <w:r w:rsidRPr="00587311">
        <w:t>Перечень параметров заголовка запроса (header)</w:t>
      </w:r>
      <w:bookmarkEnd w:id="129"/>
      <w:bookmarkEnd w:id="130"/>
    </w:p>
    <w:p w14:paraId="66827192" w14:textId="1D9F55EF" w:rsidR="00800FD9" w:rsidRPr="00587311" w:rsidRDefault="009C4464" w:rsidP="00587311">
      <w:pPr>
        <w:pStyle w:val="GOSTNameTable"/>
      </w:pPr>
      <w:r>
        <w:fldChar w:fldCharType="begin"/>
      </w:r>
      <w:r>
        <w:instrText xml:space="preserve"> SEQ Таблица \* ARABIC </w:instrText>
      </w:r>
      <w:r>
        <w:fldChar w:fldCharType="separate"/>
      </w:r>
      <w:bookmarkStart w:id="131" w:name="_Ref226564554"/>
      <w:bookmarkStart w:id="132" w:name="_Toc226564515"/>
      <w:r w:rsidR="00CE7795">
        <w:t>3</w:t>
      </w:r>
      <w:bookmarkEnd w:id="131"/>
      <w:r>
        <w:fldChar w:fldCharType="end"/>
      </w:r>
      <w:r w:rsidR="00800FD9" w:rsidRPr="00587311">
        <w:t xml:space="preserve"> - Параметры </w:t>
      </w:r>
      <w:r w:rsidR="00D4639D" w:rsidRPr="00587311">
        <w:t xml:space="preserve">заголовка (header) </w:t>
      </w:r>
      <w:r w:rsidR="00800FD9" w:rsidRPr="00587311">
        <w:t>запроса на подбор / сторнирование / переформирование записей учета</w:t>
      </w:r>
      <w:bookmarkEnd w:id="132"/>
    </w:p>
    <w:tbl>
      <w:tblPr>
        <w:tblStyle w:val="GOSTTable"/>
        <w:tblW w:w="5000" w:type="pct"/>
        <w:tblLayout w:type="fixed"/>
        <w:tblLook w:val="07E0" w:firstRow="1" w:lastRow="1" w:firstColumn="1" w:lastColumn="1" w:noHBand="1" w:noVBand="1"/>
      </w:tblPr>
      <w:tblGrid>
        <w:gridCol w:w="3453"/>
        <w:gridCol w:w="2354"/>
        <w:gridCol w:w="1569"/>
        <w:gridCol w:w="942"/>
        <w:gridCol w:w="989"/>
        <w:gridCol w:w="6387"/>
      </w:tblGrid>
      <w:tr w:rsidR="00800FD9" w:rsidRPr="00B412B2" w14:paraId="1071D033" w14:textId="77777777" w:rsidTr="0065610E">
        <w:trPr>
          <w:cnfStyle w:val="100000000000" w:firstRow="1" w:lastRow="0" w:firstColumn="0" w:lastColumn="0" w:oddVBand="0" w:evenVBand="0" w:oddHBand="0" w:evenHBand="0" w:firstRowFirstColumn="0" w:firstRowLastColumn="0" w:lastRowFirstColumn="0" w:lastRowLastColumn="0"/>
          <w:trHeight w:val="1002"/>
        </w:trPr>
        <w:tc>
          <w:tcPr>
            <w:tcW w:w="1100" w:type="pct"/>
            <w:hideMark/>
          </w:tcPr>
          <w:p w14:paraId="28B1B551" w14:textId="77777777" w:rsidR="00512B7E" w:rsidRPr="00B412B2" w:rsidRDefault="00512B7E" w:rsidP="00302C66">
            <w:pPr>
              <w:pStyle w:val="GOSTTableHead"/>
              <w:rPr>
                <w:szCs w:val="22"/>
              </w:rPr>
            </w:pPr>
            <w:r w:rsidRPr="00B412B2">
              <w:rPr>
                <w:szCs w:val="22"/>
              </w:rPr>
              <w:t>Наименование параметра</w:t>
            </w:r>
          </w:p>
        </w:tc>
        <w:tc>
          <w:tcPr>
            <w:tcW w:w="750" w:type="pct"/>
            <w:hideMark/>
          </w:tcPr>
          <w:p w14:paraId="4485AEC1" w14:textId="77777777" w:rsidR="00512B7E" w:rsidRPr="00B412B2" w:rsidRDefault="00512B7E" w:rsidP="00302C66">
            <w:pPr>
              <w:pStyle w:val="GOSTTableHead"/>
              <w:rPr>
                <w:szCs w:val="22"/>
              </w:rPr>
            </w:pPr>
            <w:r w:rsidRPr="00B412B2">
              <w:rPr>
                <w:szCs w:val="22"/>
              </w:rPr>
              <w:t>Название тэга</w:t>
            </w:r>
          </w:p>
        </w:tc>
        <w:tc>
          <w:tcPr>
            <w:tcW w:w="500" w:type="pct"/>
            <w:hideMark/>
          </w:tcPr>
          <w:p w14:paraId="578E0325" w14:textId="77777777" w:rsidR="00512B7E" w:rsidRPr="00B412B2" w:rsidRDefault="00512B7E" w:rsidP="00302C66">
            <w:pPr>
              <w:pStyle w:val="GOSTTableHead"/>
              <w:rPr>
                <w:szCs w:val="22"/>
              </w:rPr>
            </w:pPr>
            <w:r w:rsidRPr="00B412B2">
              <w:rPr>
                <w:szCs w:val="22"/>
              </w:rPr>
              <w:t>Тип данных</w:t>
            </w:r>
          </w:p>
        </w:tc>
        <w:tc>
          <w:tcPr>
            <w:tcW w:w="300" w:type="pct"/>
          </w:tcPr>
          <w:p w14:paraId="7E1B84E5" w14:textId="77777777" w:rsidR="00512B7E" w:rsidRPr="00B412B2" w:rsidRDefault="00512B7E" w:rsidP="00302C66">
            <w:pPr>
              <w:pStyle w:val="GOSTTableHead"/>
              <w:rPr>
                <w:szCs w:val="22"/>
              </w:rPr>
            </w:pPr>
            <w:r w:rsidRPr="00B412B2">
              <w:rPr>
                <w:szCs w:val="22"/>
              </w:rPr>
              <w:t>Обязательность</w:t>
            </w:r>
          </w:p>
        </w:tc>
        <w:tc>
          <w:tcPr>
            <w:tcW w:w="315" w:type="pct"/>
            <w:hideMark/>
          </w:tcPr>
          <w:p w14:paraId="00C638F6" w14:textId="77777777" w:rsidR="00512B7E" w:rsidRPr="00B412B2" w:rsidRDefault="00512B7E" w:rsidP="00302C66">
            <w:pPr>
              <w:pStyle w:val="GOSTTableHead"/>
              <w:rPr>
                <w:szCs w:val="22"/>
              </w:rPr>
            </w:pPr>
            <w:r w:rsidRPr="00B412B2">
              <w:rPr>
                <w:szCs w:val="22"/>
              </w:rPr>
              <w:t>Размерность</w:t>
            </w:r>
          </w:p>
        </w:tc>
        <w:tc>
          <w:tcPr>
            <w:tcW w:w="2035" w:type="pct"/>
          </w:tcPr>
          <w:p w14:paraId="4F83DAE8" w14:textId="77777777" w:rsidR="00512B7E" w:rsidRPr="00B412B2" w:rsidRDefault="00512B7E" w:rsidP="00302C66">
            <w:pPr>
              <w:pStyle w:val="GOSTTableHead"/>
              <w:rPr>
                <w:szCs w:val="22"/>
              </w:rPr>
            </w:pPr>
            <w:r w:rsidRPr="00B412B2">
              <w:rPr>
                <w:szCs w:val="22"/>
              </w:rPr>
              <w:t>Описание</w:t>
            </w:r>
          </w:p>
        </w:tc>
      </w:tr>
      <w:tr w:rsidR="00800FD9" w:rsidRPr="00B412B2" w14:paraId="43E509F7" w14:textId="77777777" w:rsidTr="0065610E">
        <w:tc>
          <w:tcPr>
            <w:tcW w:w="1100" w:type="pct"/>
          </w:tcPr>
          <w:p w14:paraId="7BED1DC0" w14:textId="5EC68CEB" w:rsidR="00512B7E" w:rsidRPr="00B412B2" w:rsidRDefault="170E4D90" w:rsidP="002F6952">
            <w:pPr>
              <w:pStyle w:val="GOSTTablenorm"/>
            </w:pPr>
            <w:r>
              <w:t>Система-отправитель запроса</w:t>
            </w:r>
          </w:p>
        </w:tc>
        <w:tc>
          <w:tcPr>
            <w:tcW w:w="750" w:type="pct"/>
          </w:tcPr>
          <w:p w14:paraId="529B5745" w14:textId="77777777" w:rsidR="00512B7E" w:rsidRPr="00B412B2" w:rsidRDefault="00512B7E" w:rsidP="002F6952">
            <w:pPr>
              <w:pStyle w:val="GOSTTablenorm"/>
              <w:rPr>
                <w:szCs w:val="22"/>
                <w:lang w:val="en-US"/>
              </w:rPr>
            </w:pPr>
            <w:r w:rsidRPr="00B412B2">
              <w:rPr>
                <w:szCs w:val="22"/>
                <w:lang w:val="en-US"/>
              </w:rPr>
              <w:t>Source</w:t>
            </w:r>
          </w:p>
        </w:tc>
        <w:tc>
          <w:tcPr>
            <w:tcW w:w="500" w:type="pct"/>
          </w:tcPr>
          <w:p w14:paraId="2C6FCA1C" w14:textId="77777777" w:rsidR="00512B7E" w:rsidRPr="00B412B2" w:rsidRDefault="00512B7E" w:rsidP="00726940">
            <w:pPr>
              <w:ind w:firstLine="30"/>
              <w:rPr>
                <w:sz w:val="22"/>
                <w:szCs w:val="22"/>
                <w:lang w:val="en-US"/>
              </w:rPr>
            </w:pPr>
            <w:r w:rsidRPr="00B412B2">
              <w:rPr>
                <w:sz w:val="22"/>
                <w:szCs w:val="22"/>
              </w:rPr>
              <w:t>Строка</w:t>
            </w:r>
          </w:p>
        </w:tc>
        <w:tc>
          <w:tcPr>
            <w:tcW w:w="300" w:type="pct"/>
          </w:tcPr>
          <w:p w14:paraId="57A9580E" w14:textId="77777777" w:rsidR="00512B7E" w:rsidRPr="00B412B2" w:rsidRDefault="00512B7E" w:rsidP="00726940">
            <w:pPr>
              <w:ind w:firstLine="30"/>
              <w:rPr>
                <w:sz w:val="22"/>
                <w:szCs w:val="22"/>
              </w:rPr>
            </w:pPr>
            <w:r w:rsidRPr="00B412B2">
              <w:rPr>
                <w:sz w:val="22"/>
                <w:szCs w:val="22"/>
              </w:rPr>
              <w:t>Да</w:t>
            </w:r>
          </w:p>
        </w:tc>
        <w:tc>
          <w:tcPr>
            <w:tcW w:w="315" w:type="pct"/>
          </w:tcPr>
          <w:p w14:paraId="16A400A8" w14:textId="77777777" w:rsidR="00512B7E" w:rsidRPr="00B412B2" w:rsidRDefault="00512B7E" w:rsidP="002F6952">
            <w:pPr>
              <w:pStyle w:val="GOSTTablenorm"/>
              <w:rPr>
                <w:szCs w:val="22"/>
                <w:lang w:val="en-US"/>
              </w:rPr>
            </w:pPr>
            <w:r w:rsidRPr="00B412B2">
              <w:rPr>
                <w:szCs w:val="22"/>
              </w:rPr>
              <w:t>&lt;=</w:t>
            </w:r>
            <w:r w:rsidRPr="00B412B2">
              <w:rPr>
                <w:szCs w:val="22"/>
                <w:lang w:val="en-US"/>
              </w:rPr>
              <w:t>10</w:t>
            </w:r>
          </w:p>
        </w:tc>
        <w:tc>
          <w:tcPr>
            <w:tcW w:w="2035" w:type="pct"/>
          </w:tcPr>
          <w:p w14:paraId="24D44678" w14:textId="77777777" w:rsidR="00681638" w:rsidRDefault="170E4D90" w:rsidP="002F6952">
            <w:pPr>
              <w:pStyle w:val="GOSTTablenorm"/>
            </w:pPr>
            <w:r>
              <w:t xml:space="preserve">ФП ГИИС ЭБ - отправитель запроса. </w:t>
            </w:r>
          </w:p>
          <w:p w14:paraId="2CB9F244" w14:textId="7A5B8A44" w:rsidR="00512B7E" w:rsidRPr="00B412B2" w:rsidRDefault="170E4D90" w:rsidP="002F6952">
            <w:pPr>
              <w:pStyle w:val="GOSTTablenorm"/>
            </w:pPr>
            <w:r>
              <w:t>Возможные значения:</w:t>
            </w:r>
          </w:p>
          <w:p w14:paraId="52512F6A" w14:textId="1614C4AF" w:rsidR="00DD7C7F" w:rsidRPr="00CD307A" w:rsidRDefault="00DD7C7F" w:rsidP="00AF72FB">
            <w:pPr>
              <w:pStyle w:val="GOSTTableListMark1"/>
            </w:pPr>
            <w:r w:rsidRPr="00CD307A">
              <w:t>TSE (ПУР КС ЭБ)</w:t>
            </w:r>
            <w:r w:rsidR="00800FD9" w:rsidRPr="00CD307A">
              <w:t>;</w:t>
            </w:r>
          </w:p>
          <w:p w14:paraId="58B59CD8" w14:textId="77777777" w:rsidR="00CD307A" w:rsidRPr="00CD307A" w:rsidRDefault="00512B7E" w:rsidP="00CD307A">
            <w:pPr>
              <w:pStyle w:val="GOSTTableListMark1"/>
              <w:rPr>
                <w:lang w:val="en-US"/>
              </w:rPr>
            </w:pPr>
            <w:r w:rsidRPr="00CD307A">
              <w:rPr>
                <w:lang w:val="en-US"/>
              </w:rPr>
              <w:t>ARP (ПУИО</w:t>
            </w:r>
            <w:r w:rsidRPr="00CD307A">
              <w:t xml:space="preserve"> ЭБ</w:t>
            </w:r>
            <w:r w:rsidRPr="00CD307A">
              <w:rPr>
                <w:lang w:val="en-US"/>
              </w:rPr>
              <w:t>)</w:t>
            </w:r>
            <w:ins w:id="133" w:author="Сказецкая Наталья Камилевна" w:date="2025-11-07T13:49:00Z">
              <w:r w:rsidR="008E7321" w:rsidRPr="00CD307A">
                <w:t>;</w:t>
              </w:r>
            </w:ins>
          </w:p>
          <w:p w14:paraId="11960907" w14:textId="47A67A7B" w:rsidR="008E7321" w:rsidRPr="00CD307A" w:rsidRDefault="00CD307A" w:rsidP="00CD307A">
            <w:pPr>
              <w:pStyle w:val="GOSTTableListMark1"/>
              <w:rPr>
                <w:lang w:val="en-US"/>
              </w:rPr>
            </w:pPr>
            <w:ins w:id="134" w:author="Сказецкая Наталья Камилевна" w:date="2025-11-07T14:01:00Z">
              <w:r w:rsidRPr="00CD307A">
                <w:t>FAMABS (ПУДС ЭБ)</w:t>
              </w:r>
            </w:ins>
          </w:p>
        </w:tc>
      </w:tr>
      <w:tr w:rsidR="00800FD9" w:rsidRPr="00B412B2" w14:paraId="0C4111F8" w14:textId="77777777" w:rsidTr="0065610E">
        <w:tc>
          <w:tcPr>
            <w:tcW w:w="1100" w:type="pct"/>
          </w:tcPr>
          <w:p w14:paraId="44BC19F4" w14:textId="77777777" w:rsidR="00512B7E" w:rsidRPr="00B412B2" w:rsidRDefault="00512B7E" w:rsidP="002F6952">
            <w:pPr>
              <w:pStyle w:val="GOSTTablenorm"/>
              <w:rPr>
                <w:szCs w:val="22"/>
              </w:rPr>
            </w:pPr>
            <w:r w:rsidRPr="00B412B2">
              <w:rPr>
                <w:szCs w:val="22"/>
              </w:rPr>
              <w:lastRenderedPageBreak/>
              <w:t>Дата и время запроса</w:t>
            </w:r>
          </w:p>
        </w:tc>
        <w:tc>
          <w:tcPr>
            <w:tcW w:w="750" w:type="pct"/>
          </w:tcPr>
          <w:p w14:paraId="7F3C7B94" w14:textId="77777777" w:rsidR="00512B7E" w:rsidRPr="00B412B2" w:rsidRDefault="00512B7E" w:rsidP="002F6952">
            <w:pPr>
              <w:pStyle w:val="GOSTTablenorm"/>
              <w:rPr>
                <w:szCs w:val="22"/>
                <w:lang w:val="en-US"/>
              </w:rPr>
            </w:pPr>
            <w:r w:rsidRPr="00B412B2">
              <w:rPr>
                <w:szCs w:val="22"/>
                <w:lang w:val="en-US"/>
              </w:rPr>
              <w:t>ReqDateTime</w:t>
            </w:r>
          </w:p>
        </w:tc>
        <w:tc>
          <w:tcPr>
            <w:tcW w:w="500" w:type="pct"/>
          </w:tcPr>
          <w:p w14:paraId="4E5DEA14" w14:textId="77777777" w:rsidR="00512B7E" w:rsidRPr="00B412B2" w:rsidRDefault="00512B7E" w:rsidP="002F6952">
            <w:pPr>
              <w:pStyle w:val="GOSTTablenorm"/>
              <w:rPr>
                <w:szCs w:val="22"/>
              </w:rPr>
            </w:pPr>
            <w:r w:rsidRPr="00B412B2">
              <w:rPr>
                <w:szCs w:val="22"/>
              </w:rPr>
              <w:t>Дата-время (</w:t>
            </w:r>
            <w:r w:rsidRPr="00B412B2">
              <w:rPr>
                <w:szCs w:val="22"/>
                <w:lang w:val="en-US"/>
              </w:rPr>
              <w:t>timestamp</w:t>
            </w:r>
            <w:r w:rsidRPr="00B412B2">
              <w:rPr>
                <w:szCs w:val="22"/>
              </w:rPr>
              <w:t>)</w:t>
            </w:r>
          </w:p>
        </w:tc>
        <w:tc>
          <w:tcPr>
            <w:tcW w:w="300" w:type="pct"/>
          </w:tcPr>
          <w:p w14:paraId="03E9F14A" w14:textId="77777777" w:rsidR="00512B7E" w:rsidRPr="00B412B2" w:rsidRDefault="00512B7E" w:rsidP="00726940">
            <w:pPr>
              <w:ind w:firstLine="30"/>
              <w:rPr>
                <w:sz w:val="22"/>
                <w:szCs w:val="22"/>
              </w:rPr>
            </w:pPr>
            <w:r w:rsidRPr="00B412B2">
              <w:rPr>
                <w:sz w:val="22"/>
                <w:szCs w:val="22"/>
              </w:rPr>
              <w:t>Да</w:t>
            </w:r>
          </w:p>
        </w:tc>
        <w:tc>
          <w:tcPr>
            <w:tcW w:w="315" w:type="pct"/>
          </w:tcPr>
          <w:p w14:paraId="40DA4633" w14:textId="5DE1DF81" w:rsidR="00512B7E" w:rsidRPr="00B412B2" w:rsidRDefault="00512B7E" w:rsidP="00726940">
            <w:pPr>
              <w:ind w:firstLine="30"/>
              <w:rPr>
                <w:sz w:val="22"/>
                <w:szCs w:val="22"/>
              </w:rPr>
            </w:pPr>
          </w:p>
        </w:tc>
        <w:tc>
          <w:tcPr>
            <w:tcW w:w="2035" w:type="pct"/>
          </w:tcPr>
          <w:p w14:paraId="10C3F3B6" w14:textId="3E84E4AE" w:rsidR="00512B7E" w:rsidRPr="00B412B2" w:rsidRDefault="00512B7E" w:rsidP="002F6952">
            <w:pPr>
              <w:pStyle w:val="GOSTTablenorm"/>
              <w:rPr>
                <w:szCs w:val="22"/>
              </w:rPr>
            </w:pPr>
            <w:r w:rsidRPr="00B412B2">
              <w:rPr>
                <w:szCs w:val="22"/>
              </w:rPr>
              <w:t>Дата и время формирования запроса ФП</w:t>
            </w:r>
            <w:r w:rsidR="00800FD9">
              <w:rPr>
                <w:szCs w:val="22"/>
              </w:rPr>
              <w:t>.</w:t>
            </w:r>
          </w:p>
          <w:p w14:paraId="48695725" w14:textId="77777777" w:rsidR="00512B7E" w:rsidRPr="00B412B2" w:rsidRDefault="00512B7E" w:rsidP="002F6952">
            <w:pPr>
              <w:pStyle w:val="GOSTTablenorm"/>
              <w:rPr>
                <w:szCs w:val="22"/>
              </w:rPr>
            </w:pPr>
            <w:r w:rsidRPr="00B412B2">
              <w:rPr>
                <w:szCs w:val="22"/>
              </w:rPr>
              <w:t xml:space="preserve">Формат </w:t>
            </w:r>
            <w:r w:rsidRPr="00B412B2">
              <w:rPr>
                <w:szCs w:val="22"/>
                <w:lang w:val="en-US"/>
              </w:rPr>
              <w:t>YYYY</w:t>
            </w:r>
            <w:r w:rsidRPr="00B412B2">
              <w:rPr>
                <w:szCs w:val="22"/>
              </w:rPr>
              <w:t>-</w:t>
            </w:r>
            <w:r w:rsidRPr="00B412B2">
              <w:rPr>
                <w:szCs w:val="22"/>
                <w:lang w:val="en-US"/>
              </w:rPr>
              <w:t>MM</w:t>
            </w:r>
            <w:r w:rsidRPr="00B412B2">
              <w:rPr>
                <w:szCs w:val="22"/>
              </w:rPr>
              <w:t>-</w:t>
            </w:r>
            <w:r w:rsidRPr="00B412B2">
              <w:rPr>
                <w:szCs w:val="22"/>
                <w:lang w:val="en-US"/>
              </w:rPr>
              <w:t>DD</w:t>
            </w:r>
            <w:r w:rsidRPr="00B412B2">
              <w:rPr>
                <w:szCs w:val="22"/>
              </w:rPr>
              <w:t xml:space="preserve"> </w:t>
            </w:r>
            <w:r w:rsidRPr="00B412B2">
              <w:rPr>
                <w:szCs w:val="22"/>
                <w:lang w:val="en-US"/>
              </w:rPr>
              <w:t>hh</w:t>
            </w:r>
            <w:r w:rsidRPr="00B412B2">
              <w:rPr>
                <w:szCs w:val="22"/>
              </w:rPr>
              <w:t>:</w:t>
            </w:r>
            <w:r w:rsidRPr="00B412B2">
              <w:rPr>
                <w:szCs w:val="22"/>
                <w:lang w:val="en-US"/>
              </w:rPr>
              <w:t>mm</w:t>
            </w:r>
            <w:r w:rsidRPr="00B412B2">
              <w:rPr>
                <w:szCs w:val="22"/>
              </w:rPr>
              <w:t>:</w:t>
            </w:r>
            <w:r w:rsidRPr="00B412B2">
              <w:rPr>
                <w:szCs w:val="22"/>
                <w:lang w:val="en-US"/>
              </w:rPr>
              <w:t>ss</w:t>
            </w:r>
          </w:p>
        </w:tc>
      </w:tr>
      <w:tr w:rsidR="00800FD9" w:rsidRPr="00B412B2" w14:paraId="4A86A161" w14:textId="77777777" w:rsidTr="0065610E">
        <w:tc>
          <w:tcPr>
            <w:tcW w:w="1100" w:type="pct"/>
          </w:tcPr>
          <w:p w14:paraId="375AFD4F" w14:textId="77777777" w:rsidR="00512B7E" w:rsidRPr="00B412B2" w:rsidRDefault="00512B7E" w:rsidP="002F6952">
            <w:pPr>
              <w:pStyle w:val="GOSTTablenorm"/>
              <w:rPr>
                <w:szCs w:val="22"/>
              </w:rPr>
            </w:pPr>
            <w:r w:rsidRPr="00B412B2">
              <w:rPr>
                <w:szCs w:val="22"/>
              </w:rPr>
              <w:t>Версия формата запроса</w:t>
            </w:r>
          </w:p>
        </w:tc>
        <w:tc>
          <w:tcPr>
            <w:tcW w:w="750" w:type="pct"/>
          </w:tcPr>
          <w:p w14:paraId="38B48B9A" w14:textId="77777777" w:rsidR="00512B7E" w:rsidRPr="00B412B2" w:rsidRDefault="00512B7E" w:rsidP="002F6952">
            <w:pPr>
              <w:pStyle w:val="GOSTTablenorm"/>
              <w:rPr>
                <w:szCs w:val="22"/>
                <w:lang w:val="en-US"/>
              </w:rPr>
            </w:pPr>
            <w:r w:rsidRPr="00B412B2">
              <w:rPr>
                <w:szCs w:val="22"/>
                <w:lang w:val="en-US"/>
              </w:rPr>
              <w:t>Version</w:t>
            </w:r>
          </w:p>
        </w:tc>
        <w:tc>
          <w:tcPr>
            <w:tcW w:w="500" w:type="pct"/>
          </w:tcPr>
          <w:p w14:paraId="015C6CDD" w14:textId="77777777" w:rsidR="00512B7E" w:rsidRPr="00B412B2" w:rsidRDefault="00512B7E" w:rsidP="00726940">
            <w:pPr>
              <w:ind w:firstLine="30"/>
              <w:rPr>
                <w:sz w:val="22"/>
                <w:szCs w:val="22"/>
                <w:lang w:val="en-US"/>
              </w:rPr>
            </w:pPr>
            <w:r w:rsidRPr="00B412B2">
              <w:rPr>
                <w:sz w:val="22"/>
                <w:szCs w:val="22"/>
              </w:rPr>
              <w:t>Строка</w:t>
            </w:r>
          </w:p>
        </w:tc>
        <w:tc>
          <w:tcPr>
            <w:tcW w:w="300" w:type="pct"/>
          </w:tcPr>
          <w:p w14:paraId="51C90C90" w14:textId="77777777" w:rsidR="00512B7E" w:rsidRPr="00B412B2" w:rsidRDefault="00512B7E" w:rsidP="00726940">
            <w:pPr>
              <w:ind w:firstLine="30"/>
              <w:rPr>
                <w:sz w:val="22"/>
                <w:szCs w:val="22"/>
              </w:rPr>
            </w:pPr>
            <w:r w:rsidRPr="00B412B2">
              <w:rPr>
                <w:sz w:val="22"/>
                <w:szCs w:val="22"/>
              </w:rPr>
              <w:t>Да</w:t>
            </w:r>
          </w:p>
        </w:tc>
        <w:tc>
          <w:tcPr>
            <w:tcW w:w="315" w:type="pct"/>
          </w:tcPr>
          <w:p w14:paraId="28F3C595" w14:textId="77777777" w:rsidR="00512B7E" w:rsidRPr="00B412B2" w:rsidRDefault="00512B7E" w:rsidP="002F6952">
            <w:pPr>
              <w:pStyle w:val="GOSTTablenorm"/>
              <w:rPr>
                <w:szCs w:val="22"/>
                <w:lang w:val="en-US"/>
              </w:rPr>
            </w:pPr>
            <w:r w:rsidRPr="00B412B2">
              <w:rPr>
                <w:szCs w:val="22"/>
              </w:rPr>
              <w:t>&lt;=</w:t>
            </w:r>
            <w:r w:rsidRPr="00B412B2">
              <w:rPr>
                <w:szCs w:val="22"/>
                <w:lang w:val="en-US"/>
              </w:rPr>
              <w:t>10</w:t>
            </w:r>
          </w:p>
        </w:tc>
        <w:tc>
          <w:tcPr>
            <w:tcW w:w="2035" w:type="pct"/>
          </w:tcPr>
          <w:p w14:paraId="2AEFBF32" w14:textId="5A95E17E" w:rsidR="00512B7E" w:rsidRPr="00B412B2" w:rsidRDefault="00512B7E" w:rsidP="002F6952">
            <w:pPr>
              <w:pStyle w:val="GOSTTablenorm"/>
              <w:rPr>
                <w:szCs w:val="22"/>
              </w:rPr>
            </w:pPr>
            <w:r w:rsidRPr="00B412B2">
              <w:rPr>
                <w:szCs w:val="22"/>
              </w:rPr>
              <w:t>Версия формата запроса</w:t>
            </w:r>
          </w:p>
        </w:tc>
      </w:tr>
      <w:tr w:rsidR="00800FD9" w:rsidRPr="00B412B2" w14:paraId="6D41CFDC" w14:textId="77777777" w:rsidTr="0065610E">
        <w:tc>
          <w:tcPr>
            <w:tcW w:w="1100" w:type="pct"/>
          </w:tcPr>
          <w:p w14:paraId="29E9D344" w14:textId="77777777" w:rsidR="00512B7E" w:rsidRPr="0065610E" w:rsidRDefault="00512B7E" w:rsidP="002F6952">
            <w:pPr>
              <w:pStyle w:val="GOSTTablenorm"/>
              <w:rPr>
                <w:b/>
                <w:szCs w:val="22"/>
              </w:rPr>
            </w:pPr>
            <w:r w:rsidRPr="0065610E">
              <w:rPr>
                <w:b/>
                <w:szCs w:val="22"/>
              </w:rPr>
              <w:t>Дополнительные параметры запроса</w:t>
            </w:r>
          </w:p>
        </w:tc>
        <w:tc>
          <w:tcPr>
            <w:tcW w:w="750" w:type="pct"/>
          </w:tcPr>
          <w:p w14:paraId="0A5AA70E" w14:textId="77777777" w:rsidR="00512B7E" w:rsidRPr="0065610E" w:rsidRDefault="00512B7E" w:rsidP="002F6952">
            <w:pPr>
              <w:pStyle w:val="GOSTTablenorm"/>
              <w:rPr>
                <w:b/>
                <w:szCs w:val="22"/>
                <w:lang w:val="en-US"/>
              </w:rPr>
            </w:pPr>
            <w:r w:rsidRPr="0065610E">
              <w:rPr>
                <w:b/>
                <w:szCs w:val="22"/>
                <w:lang w:val="en-US"/>
              </w:rPr>
              <w:t>Params</w:t>
            </w:r>
          </w:p>
        </w:tc>
        <w:tc>
          <w:tcPr>
            <w:tcW w:w="500" w:type="pct"/>
          </w:tcPr>
          <w:p w14:paraId="52C78546" w14:textId="77777777" w:rsidR="00512B7E" w:rsidRPr="00B412B2" w:rsidRDefault="00512B7E" w:rsidP="00726940">
            <w:pPr>
              <w:ind w:firstLine="30"/>
              <w:rPr>
                <w:sz w:val="22"/>
                <w:szCs w:val="22"/>
              </w:rPr>
            </w:pPr>
            <w:r w:rsidRPr="00B412B2">
              <w:rPr>
                <w:sz w:val="22"/>
                <w:szCs w:val="22"/>
              </w:rPr>
              <w:t>Массив</w:t>
            </w:r>
          </w:p>
        </w:tc>
        <w:tc>
          <w:tcPr>
            <w:tcW w:w="300" w:type="pct"/>
          </w:tcPr>
          <w:p w14:paraId="4B50A951" w14:textId="77777777" w:rsidR="00512B7E" w:rsidRPr="00B412B2" w:rsidRDefault="00512B7E" w:rsidP="00726940">
            <w:pPr>
              <w:ind w:firstLine="30"/>
              <w:rPr>
                <w:sz w:val="22"/>
                <w:szCs w:val="22"/>
              </w:rPr>
            </w:pPr>
            <w:r w:rsidRPr="00B412B2">
              <w:rPr>
                <w:sz w:val="22"/>
                <w:szCs w:val="22"/>
              </w:rPr>
              <w:t>Нет</w:t>
            </w:r>
          </w:p>
        </w:tc>
        <w:tc>
          <w:tcPr>
            <w:tcW w:w="315" w:type="pct"/>
          </w:tcPr>
          <w:p w14:paraId="707C6EED" w14:textId="77777777" w:rsidR="00512B7E" w:rsidRPr="00B412B2" w:rsidRDefault="00512B7E" w:rsidP="002F6952">
            <w:pPr>
              <w:pStyle w:val="GOSTTablenorm"/>
              <w:rPr>
                <w:szCs w:val="22"/>
              </w:rPr>
            </w:pPr>
            <w:r w:rsidRPr="00B412B2">
              <w:rPr>
                <w:szCs w:val="22"/>
                <w:lang w:val="en-US"/>
              </w:rPr>
              <w:t>-</w:t>
            </w:r>
          </w:p>
        </w:tc>
        <w:tc>
          <w:tcPr>
            <w:tcW w:w="2035" w:type="pct"/>
          </w:tcPr>
          <w:p w14:paraId="70B86684" w14:textId="77777777" w:rsidR="00512B7E" w:rsidRPr="00B412B2" w:rsidRDefault="00512B7E" w:rsidP="002F6952">
            <w:pPr>
              <w:pStyle w:val="GOSTTablenorm"/>
              <w:rPr>
                <w:szCs w:val="22"/>
              </w:rPr>
            </w:pPr>
            <w:r w:rsidRPr="00B412B2">
              <w:rPr>
                <w:szCs w:val="22"/>
              </w:rPr>
              <w:t>Дополнительные параметры запроса</w:t>
            </w:r>
          </w:p>
        </w:tc>
      </w:tr>
      <w:tr w:rsidR="00800FD9" w:rsidRPr="00B412B2" w14:paraId="3FC35C35" w14:textId="77777777" w:rsidTr="0065610E">
        <w:tc>
          <w:tcPr>
            <w:tcW w:w="1100" w:type="pct"/>
          </w:tcPr>
          <w:p w14:paraId="10D01925" w14:textId="77777777" w:rsidR="00512B7E" w:rsidRPr="00B412B2" w:rsidRDefault="00512B7E" w:rsidP="002F6952">
            <w:pPr>
              <w:pStyle w:val="GOSTTablenorm"/>
              <w:rPr>
                <w:szCs w:val="22"/>
              </w:rPr>
            </w:pPr>
            <w:r w:rsidRPr="00B412B2">
              <w:rPr>
                <w:szCs w:val="22"/>
              </w:rPr>
              <w:t>Наименование произвольного доп. параметра</w:t>
            </w:r>
          </w:p>
        </w:tc>
        <w:tc>
          <w:tcPr>
            <w:tcW w:w="750" w:type="pct"/>
          </w:tcPr>
          <w:p w14:paraId="1A615B6A" w14:textId="77777777" w:rsidR="00512B7E" w:rsidRPr="00B412B2" w:rsidRDefault="00512B7E" w:rsidP="002F6952">
            <w:pPr>
              <w:pStyle w:val="GOSTTablenorm"/>
              <w:rPr>
                <w:szCs w:val="22"/>
                <w:lang w:val="en-US"/>
              </w:rPr>
            </w:pPr>
            <w:r w:rsidRPr="0065610E">
              <w:rPr>
                <w:b/>
                <w:szCs w:val="22"/>
                <w:lang w:val="en-US"/>
              </w:rPr>
              <w:t>Param</w:t>
            </w:r>
            <w:r w:rsidRPr="00B412B2">
              <w:rPr>
                <w:szCs w:val="22"/>
                <w:lang w:val="en-US"/>
              </w:rPr>
              <w:t>s:param</w:t>
            </w:r>
          </w:p>
        </w:tc>
        <w:tc>
          <w:tcPr>
            <w:tcW w:w="500" w:type="pct"/>
          </w:tcPr>
          <w:p w14:paraId="23FCA31D" w14:textId="77777777" w:rsidR="00512B7E" w:rsidRPr="00B412B2" w:rsidRDefault="00512B7E" w:rsidP="00726940">
            <w:pPr>
              <w:ind w:firstLine="30"/>
              <w:rPr>
                <w:sz w:val="22"/>
                <w:szCs w:val="22"/>
              </w:rPr>
            </w:pPr>
            <w:r w:rsidRPr="00B412B2">
              <w:rPr>
                <w:sz w:val="22"/>
                <w:szCs w:val="22"/>
              </w:rPr>
              <w:t>Строка</w:t>
            </w:r>
          </w:p>
        </w:tc>
        <w:tc>
          <w:tcPr>
            <w:tcW w:w="300" w:type="pct"/>
          </w:tcPr>
          <w:p w14:paraId="2E0A4C74" w14:textId="77777777" w:rsidR="00512B7E" w:rsidRPr="00B412B2" w:rsidRDefault="00512B7E" w:rsidP="00726940">
            <w:pPr>
              <w:ind w:firstLine="30"/>
              <w:rPr>
                <w:sz w:val="22"/>
                <w:szCs w:val="22"/>
              </w:rPr>
            </w:pPr>
            <w:r w:rsidRPr="00B412B2">
              <w:rPr>
                <w:sz w:val="22"/>
                <w:szCs w:val="22"/>
              </w:rPr>
              <w:t>Нет</w:t>
            </w:r>
          </w:p>
        </w:tc>
        <w:tc>
          <w:tcPr>
            <w:tcW w:w="315" w:type="pct"/>
          </w:tcPr>
          <w:p w14:paraId="5C23CB77" w14:textId="77777777" w:rsidR="00512B7E" w:rsidRPr="00B412B2" w:rsidRDefault="00512B7E" w:rsidP="002F6952">
            <w:pPr>
              <w:pStyle w:val="GOSTTablenorm"/>
              <w:rPr>
                <w:szCs w:val="22"/>
              </w:rPr>
            </w:pPr>
            <w:r w:rsidRPr="00B412B2">
              <w:rPr>
                <w:szCs w:val="22"/>
              </w:rPr>
              <w:t>&lt;=20</w:t>
            </w:r>
          </w:p>
        </w:tc>
        <w:tc>
          <w:tcPr>
            <w:tcW w:w="2035" w:type="pct"/>
          </w:tcPr>
          <w:p w14:paraId="64417F73" w14:textId="77777777" w:rsidR="00512B7E" w:rsidRPr="00B412B2" w:rsidRDefault="00512B7E" w:rsidP="002F6952">
            <w:pPr>
              <w:pStyle w:val="GOSTTablenorm"/>
              <w:rPr>
                <w:szCs w:val="22"/>
              </w:rPr>
            </w:pPr>
            <w:r w:rsidRPr="00B412B2">
              <w:rPr>
                <w:szCs w:val="22"/>
              </w:rPr>
              <w:t>Наименование произвольного дополнительного параметра</w:t>
            </w:r>
          </w:p>
        </w:tc>
      </w:tr>
      <w:tr w:rsidR="00800FD9" w:rsidRPr="00B412B2" w14:paraId="39CEBF0B" w14:textId="77777777" w:rsidTr="0065610E">
        <w:tc>
          <w:tcPr>
            <w:tcW w:w="1100" w:type="pct"/>
          </w:tcPr>
          <w:p w14:paraId="44B539A4" w14:textId="77777777" w:rsidR="00512B7E" w:rsidRPr="00B412B2" w:rsidRDefault="00512B7E" w:rsidP="002F6952">
            <w:pPr>
              <w:pStyle w:val="GOSTTablenorm"/>
              <w:rPr>
                <w:szCs w:val="22"/>
              </w:rPr>
            </w:pPr>
            <w:r w:rsidRPr="00B412B2">
              <w:rPr>
                <w:szCs w:val="22"/>
              </w:rPr>
              <w:t>Значение произвольного доп. параметра</w:t>
            </w:r>
          </w:p>
        </w:tc>
        <w:tc>
          <w:tcPr>
            <w:tcW w:w="750" w:type="pct"/>
          </w:tcPr>
          <w:p w14:paraId="777120FE" w14:textId="77777777" w:rsidR="00512B7E" w:rsidRPr="00B412B2" w:rsidRDefault="00512B7E" w:rsidP="002F6952">
            <w:pPr>
              <w:pStyle w:val="GOSTTablenorm"/>
              <w:rPr>
                <w:szCs w:val="22"/>
                <w:lang w:val="en-US"/>
              </w:rPr>
            </w:pPr>
            <w:r w:rsidRPr="0065610E">
              <w:rPr>
                <w:b/>
                <w:szCs w:val="22"/>
                <w:lang w:val="en-US"/>
              </w:rPr>
              <w:t>Params</w:t>
            </w:r>
            <w:r w:rsidRPr="00B412B2">
              <w:rPr>
                <w:szCs w:val="22"/>
                <w:lang w:val="en-US"/>
              </w:rPr>
              <w:t>:value</w:t>
            </w:r>
          </w:p>
        </w:tc>
        <w:tc>
          <w:tcPr>
            <w:tcW w:w="500" w:type="pct"/>
          </w:tcPr>
          <w:p w14:paraId="4A0B9700" w14:textId="77777777" w:rsidR="00512B7E" w:rsidRPr="00B412B2" w:rsidRDefault="00512B7E" w:rsidP="00726940">
            <w:pPr>
              <w:ind w:firstLine="30"/>
              <w:rPr>
                <w:sz w:val="22"/>
                <w:szCs w:val="22"/>
              </w:rPr>
            </w:pPr>
            <w:r w:rsidRPr="00B412B2">
              <w:rPr>
                <w:sz w:val="22"/>
                <w:szCs w:val="22"/>
              </w:rPr>
              <w:t>Строка</w:t>
            </w:r>
          </w:p>
        </w:tc>
        <w:tc>
          <w:tcPr>
            <w:tcW w:w="300" w:type="pct"/>
          </w:tcPr>
          <w:p w14:paraId="39ACB60A" w14:textId="77777777" w:rsidR="00512B7E" w:rsidRPr="00B412B2" w:rsidRDefault="00512B7E" w:rsidP="00726940">
            <w:pPr>
              <w:ind w:firstLine="30"/>
              <w:rPr>
                <w:sz w:val="22"/>
                <w:szCs w:val="22"/>
              </w:rPr>
            </w:pPr>
            <w:r w:rsidRPr="00B412B2">
              <w:rPr>
                <w:sz w:val="22"/>
                <w:szCs w:val="22"/>
              </w:rPr>
              <w:t>Нет</w:t>
            </w:r>
          </w:p>
        </w:tc>
        <w:tc>
          <w:tcPr>
            <w:tcW w:w="315" w:type="pct"/>
          </w:tcPr>
          <w:p w14:paraId="31D06BB6" w14:textId="77777777" w:rsidR="00512B7E" w:rsidRPr="00B412B2" w:rsidRDefault="00512B7E" w:rsidP="002F6952">
            <w:pPr>
              <w:pStyle w:val="GOSTTablenorm"/>
              <w:rPr>
                <w:szCs w:val="22"/>
              </w:rPr>
            </w:pPr>
            <w:r w:rsidRPr="00B412B2">
              <w:rPr>
                <w:szCs w:val="22"/>
              </w:rPr>
              <w:t>&lt;=</w:t>
            </w:r>
            <w:r w:rsidRPr="00B412B2">
              <w:rPr>
                <w:szCs w:val="22"/>
                <w:lang w:val="en-US"/>
              </w:rPr>
              <w:t>1000</w:t>
            </w:r>
          </w:p>
        </w:tc>
        <w:tc>
          <w:tcPr>
            <w:tcW w:w="2035" w:type="pct"/>
          </w:tcPr>
          <w:p w14:paraId="23C0E2EF" w14:textId="77777777" w:rsidR="00512B7E" w:rsidRPr="00B412B2" w:rsidRDefault="00512B7E" w:rsidP="002F6952">
            <w:pPr>
              <w:pStyle w:val="GOSTTablenorm"/>
              <w:rPr>
                <w:szCs w:val="22"/>
              </w:rPr>
            </w:pPr>
            <w:r w:rsidRPr="00B412B2">
              <w:rPr>
                <w:szCs w:val="22"/>
              </w:rPr>
              <w:t>Значение произвольного дополнительного параметра</w:t>
            </w:r>
          </w:p>
        </w:tc>
      </w:tr>
      <w:tr w:rsidR="00800FD9" w:rsidRPr="00B412B2" w14:paraId="7801FBFC" w14:textId="77777777" w:rsidTr="0065610E">
        <w:tc>
          <w:tcPr>
            <w:tcW w:w="1100" w:type="pct"/>
          </w:tcPr>
          <w:p w14:paraId="4B83E921" w14:textId="77777777" w:rsidR="00512B7E" w:rsidRPr="00B412B2" w:rsidRDefault="00512B7E" w:rsidP="002F6952">
            <w:pPr>
              <w:pStyle w:val="GOSTTablenorm"/>
              <w:rPr>
                <w:szCs w:val="22"/>
              </w:rPr>
            </w:pPr>
            <w:r w:rsidRPr="00B412B2">
              <w:rPr>
                <w:szCs w:val="22"/>
              </w:rPr>
              <w:t>Глобальный идентификатор запроса</w:t>
            </w:r>
          </w:p>
        </w:tc>
        <w:tc>
          <w:tcPr>
            <w:tcW w:w="750" w:type="pct"/>
          </w:tcPr>
          <w:p w14:paraId="1E93728E" w14:textId="097E2D1B" w:rsidR="00512B7E" w:rsidRPr="00B412B2" w:rsidRDefault="00B568CC" w:rsidP="002F6952">
            <w:pPr>
              <w:pStyle w:val="GOSTTablenorm"/>
              <w:rPr>
                <w:szCs w:val="22"/>
                <w:lang w:val="en-US"/>
              </w:rPr>
            </w:pPr>
            <w:r w:rsidRPr="00B412B2">
              <w:rPr>
                <w:szCs w:val="22"/>
                <w:lang w:val="en-US"/>
              </w:rPr>
              <w:t>Req</w:t>
            </w:r>
            <w:r w:rsidR="00512B7E" w:rsidRPr="00B412B2">
              <w:rPr>
                <w:szCs w:val="22"/>
                <w:lang w:val="en-US"/>
              </w:rPr>
              <w:t>Guid</w:t>
            </w:r>
          </w:p>
        </w:tc>
        <w:tc>
          <w:tcPr>
            <w:tcW w:w="500" w:type="pct"/>
          </w:tcPr>
          <w:p w14:paraId="199E63B7" w14:textId="77777777" w:rsidR="00512B7E" w:rsidRPr="00B412B2" w:rsidRDefault="00512B7E" w:rsidP="00726940">
            <w:pPr>
              <w:ind w:firstLine="30"/>
              <w:rPr>
                <w:sz w:val="22"/>
                <w:szCs w:val="22"/>
              </w:rPr>
            </w:pPr>
            <w:r w:rsidRPr="00B412B2">
              <w:rPr>
                <w:sz w:val="22"/>
                <w:szCs w:val="22"/>
                <w:lang w:val="en-US"/>
              </w:rPr>
              <w:t>GUID</w:t>
            </w:r>
          </w:p>
        </w:tc>
        <w:tc>
          <w:tcPr>
            <w:tcW w:w="300" w:type="pct"/>
          </w:tcPr>
          <w:p w14:paraId="6C642ACF" w14:textId="77777777" w:rsidR="00512B7E" w:rsidRPr="00B412B2" w:rsidRDefault="00512B7E" w:rsidP="00726940">
            <w:pPr>
              <w:ind w:firstLine="30"/>
              <w:rPr>
                <w:sz w:val="22"/>
                <w:szCs w:val="22"/>
              </w:rPr>
            </w:pPr>
            <w:r w:rsidRPr="00B412B2">
              <w:rPr>
                <w:sz w:val="22"/>
                <w:szCs w:val="22"/>
              </w:rPr>
              <w:t>Да</w:t>
            </w:r>
          </w:p>
        </w:tc>
        <w:tc>
          <w:tcPr>
            <w:tcW w:w="315" w:type="pct"/>
          </w:tcPr>
          <w:p w14:paraId="59CB4467" w14:textId="77777777" w:rsidR="00512B7E" w:rsidRPr="00B412B2" w:rsidRDefault="00512B7E" w:rsidP="002F6952">
            <w:pPr>
              <w:pStyle w:val="GOSTTablenorm"/>
              <w:rPr>
                <w:szCs w:val="22"/>
                <w:lang w:val="en-US"/>
              </w:rPr>
            </w:pPr>
            <w:r w:rsidRPr="00B412B2">
              <w:rPr>
                <w:szCs w:val="22"/>
                <w:lang w:val="en-US"/>
              </w:rPr>
              <w:t>=</w:t>
            </w:r>
            <w:r w:rsidRPr="00B412B2">
              <w:rPr>
                <w:szCs w:val="22"/>
              </w:rPr>
              <w:t>36</w:t>
            </w:r>
          </w:p>
        </w:tc>
        <w:tc>
          <w:tcPr>
            <w:tcW w:w="2035" w:type="pct"/>
          </w:tcPr>
          <w:p w14:paraId="660C1156" w14:textId="77777777" w:rsidR="00512B7E" w:rsidRPr="00B412B2" w:rsidRDefault="00512B7E" w:rsidP="002F6952">
            <w:pPr>
              <w:pStyle w:val="GOSTTablenorm"/>
              <w:rPr>
                <w:szCs w:val="22"/>
              </w:rPr>
            </w:pPr>
            <w:r w:rsidRPr="00B412B2">
              <w:rPr>
                <w:szCs w:val="22"/>
              </w:rPr>
              <w:t>Уникальный идентификатор запроса (с тире)</w:t>
            </w:r>
          </w:p>
        </w:tc>
      </w:tr>
      <w:tr w:rsidR="00800FD9" w:rsidRPr="00B412B2" w14:paraId="16CAB73B" w14:textId="77777777" w:rsidTr="0065610E">
        <w:tc>
          <w:tcPr>
            <w:tcW w:w="1100" w:type="pct"/>
          </w:tcPr>
          <w:p w14:paraId="7F2CFA63" w14:textId="77777777" w:rsidR="00512B7E" w:rsidRPr="00B412B2" w:rsidRDefault="00512B7E" w:rsidP="002F6952">
            <w:pPr>
              <w:pStyle w:val="GOSTTablenorm"/>
              <w:rPr>
                <w:szCs w:val="22"/>
                <w:lang w:val="en-US"/>
              </w:rPr>
            </w:pPr>
            <w:r w:rsidRPr="00B412B2">
              <w:rPr>
                <w:szCs w:val="22"/>
              </w:rPr>
              <w:t>Глобальный идентификатор документа</w:t>
            </w:r>
          </w:p>
        </w:tc>
        <w:tc>
          <w:tcPr>
            <w:tcW w:w="750" w:type="pct"/>
          </w:tcPr>
          <w:p w14:paraId="7B8EB44D" w14:textId="77777777" w:rsidR="00512B7E" w:rsidRPr="00B412B2" w:rsidRDefault="00512B7E" w:rsidP="002F6952">
            <w:pPr>
              <w:pStyle w:val="GOSTTablenorm"/>
              <w:rPr>
                <w:szCs w:val="22"/>
                <w:lang w:val="en-US"/>
              </w:rPr>
            </w:pPr>
            <w:r w:rsidRPr="00B412B2">
              <w:rPr>
                <w:szCs w:val="22"/>
                <w:lang w:val="en-US"/>
              </w:rPr>
              <w:t>DocGuid</w:t>
            </w:r>
          </w:p>
        </w:tc>
        <w:tc>
          <w:tcPr>
            <w:tcW w:w="500" w:type="pct"/>
          </w:tcPr>
          <w:p w14:paraId="2CA7F66B" w14:textId="77777777" w:rsidR="00512B7E" w:rsidRPr="00B412B2" w:rsidRDefault="00512B7E" w:rsidP="00726940">
            <w:pPr>
              <w:ind w:firstLine="30"/>
              <w:rPr>
                <w:sz w:val="22"/>
                <w:szCs w:val="22"/>
              </w:rPr>
            </w:pPr>
            <w:r w:rsidRPr="00B412B2">
              <w:rPr>
                <w:sz w:val="22"/>
                <w:szCs w:val="22"/>
                <w:lang w:val="en-US"/>
              </w:rPr>
              <w:t>GUID</w:t>
            </w:r>
          </w:p>
        </w:tc>
        <w:tc>
          <w:tcPr>
            <w:tcW w:w="300" w:type="pct"/>
          </w:tcPr>
          <w:p w14:paraId="42A537DE" w14:textId="77777777" w:rsidR="00512B7E" w:rsidRPr="00B412B2" w:rsidRDefault="00512B7E" w:rsidP="00726940">
            <w:pPr>
              <w:ind w:firstLine="30"/>
              <w:rPr>
                <w:sz w:val="22"/>
                <w:szCs w:val="22"/>
              </w:rPr>
            </w:pPr>
            <w:r w:rsidRPr="00B412B2">
              <w:rPr>
                <w:sz w:val="22"/>
                <w:szCs w:val="22"/>
              </w:rPr>
              <w:t>Да</w:t>
            </w:r>
          </w:p>
        </w:tc>
        <w:tc>
          <w:tcPr>
            <w:tcW w:w="315" w:type="pct"/>
          </w:tcPr>
          <w:p w14:paraId="575D270C" w14:textId="77777777" w:rsidR="00512B7E" w:rsidRPr="00B412B2" w:rsidRDefault="00512B7E" w:rsidP="002F6952">
            <w:pPr>
              <w:pStyle w:val="GOSTTablenorm"/>
              <w:rPr>
                <w:szCs w:val="22"/>
              </w:rPr>
            </w:pPr>
            <w:r w:rsidRPr="00B412B2">
              <w:rPr>
                <w:szCs w:val="22"/>
                <w:lang w:val="en-US"/>
              </w:rPr>
              <w:t>=</w:t>
            </w:r>
            <w:r w:rsidRPr="00B412B2">
              <w:rPr>
                <w:szCs w:val="22"/>
              </w:rPr>
              <w:t>36</w:t>
            </w:r>
          </w:p>
        </w:tc>
        <w:tc>
          <w:tcPr>
            <w:tcW w:w="2035" w:type="pct"/>
          </w:tcPr>
          <w:p w14:paraId="2BAFEAAD" w14:textId="3D4841AA" w:rsidR="00512B7E" w:rsidRPr="00B412B2" w:rsidRDefault="00512B7E" w:rsidP="002F6952">
            <w:pPr>
              <w:pStyle w:val="GOSTTablenorm"/>
              <w:rPr>
                <w:szCs w:val="22"/>
              </w:rPr>
            </w:pPr>
            <w:r w:rsidRPr="00B412B2">
              <w:rPr>
                <w:szCs w:val="22"/>
              </w:rPr>
              <w:t>Уникальный идентификатор документа (с тире), по которому требуется отразить операцию в учете</w:t>
            </w:r>
          </w:p>
        </w:tc>
      </w:tr>
      <w:tr w:rsidR="006A416B" w:rsidRPr="00B412B2" w14:paraId="2F97B0AB" w14:textId="77777777" w:rsidTr="0065610E">
        <w:trPr>
          <w:ins w:id="135" w:author="Сказецкая Наталья Камилевна" w:date="2026-04-14T16:23:00Z"/>
        </w:trPr>
        <w:tc>
          <w:tcPr>
            <w:tcW w:w="1100" w:type="pct"/>
          </w:tcPr>
          <w:p w14:paraId="411E59B4" w14:textId="12E665C1" w:rsidR="006A416B" w:rsidRPr="00B412B2" w:rsidRDefault="006A416B" w:rsidP="006A416B">
            <w:pPr>
              <w:pStyle w:val="GOSTTablenorm"/>
              <w:rPr>
                <w:ins w:id="136" w:author="Сказецкая Наталья Камилевна" w:date="2026-04-14T16:23:00Z"/>
                <w:szCs w:val="22"/>
              </w:rPr>
            </w:pPr>
            <w:commentRangeStart w:id="137"/>
            <w:ins w:id="138" w:author="Сказецкая Наталья Камилевна" w:date="2026-04-14T16:23:00Z">
              <w:r>
                <w:t>Глобальный</w:t>
              </w:r>
              <w:commentRangeEnd w:id="137"/>
              <w:r>
                <w:rPr>
                  <w:rStyle w:val="afff4"/>
                </w:rPr>
                <w:commentReference w:id="137"/>
              </w:r>
              <w:r>
                <w:t xml:space="preserve"> идентификатор связанного документа</w:t>
              </w:r>
            </w:ins>
          </w:p>
        </w:tc>
        <w:tc>
          <w:tcPr>
            <w:tcW w:w="750" w:type="pct"/>
          </w:tcPr>
          <w:p w14:paraId="44641F63" w14:textId="71DC7C51" w:rsidR="006A416B" w:rsidRPr="00B412B2" w:rsidRDefault="006A416B" w:rsidP="006A416B">
            <w:pPr>
              <w:pStyle w:val="GOSTTablenorm"/>
              <w:rPr>
                <w:ins w:id="139" w:author="Сказецкая Наталья Камилевна" w:date="2026-04-14T16:23:00Z"/>
                <w:szCs w:val="22"/>
                <w:lang w:val="en-US"/>
              </w:rPr>
            </w:pPr>
            <w:ins w:id="140" w:author="Сказецкая Наталья Камилевна" w:date="2026-04-14T16:23:00Z">
              <w:r>
                <w:t>LinkedDocGuid</w:t>
              </w:r>
            </w:ins>
          </w:p>
        </w:tc>
        <w:tc>
          <w:tcPr>
            <w:tcW w:w="500" w:type="pct"/>
          </w:tcPr>
          <w:p w14:paraId="5015005D" w14:textId="329A292F" w:rsidR="006A416B" w:rsidRPr="00B412B2" w:rsidRDefault="006A416B" w:rsidP="006A416B">
            <w:pPr>
              <w:ind w:firstLine="30"/>
              <w:rPr>
                <w:ins w:id="141" w:author="Сказецкая Наталья Камилевна" w:date="2026-04-14T16:23:00Z"/>
                <w:sz w:val="22"/>
                <w:szCs w:val="22"/>
                <w:lang w:val="en-US"/>
              </w:rPr>
            </w:pPr>
            <w:ins w:id="142" w:author="Сказецкая Наталья Камилевна" w:date="2026-04-14T16:23:00Z">
              <w:r>
                <w:t>GUID</w:t>
              </w:r>
            </w:ins>
          </w:p>
        </w:tc>
        <w:tc>
          <w:tcPr>
            <w:tcW w:w="300" w:type="pct"/>
          </w:tcPr>
          <w:p w14:paraId="50BBE319" w14:textId="5F2AD05B" w:rsidR="006A416B" w:rsidRPr="00B412B2" w:rsidRDefault="006A416B" w:rsidP="006A416B">
            <w:pPr>
              <w:ind w:firstLine="30"/>
              <w:rPr>
                <w:ins w:id="143" w:author="Сказецкая Наталья Камилевна" w:date="2026-04-14T16:23:00Z"/>
                <w:sz w:val="22"/>
                <w:szCs w:val="22"/>
              </w:rPr>
            </w:pPr>
            <w:ins w:id="144" w:author="Сказецкая Наталья Камилевна" w:date="2026-04-14T16:23:00Z">
              <w:r>
                <w:t>Нет</w:t>
              </w:r>
            </w:ins>
          </w:p>
        </w:tc>
        <w:tc>
          <w:tcPr>
            <w:tcW w:w="315" w:type="pct"/>
          </w:tcPr>
          <w:p w14:paraId="530424D3" w14:textId="08881C90" w:rsidR="006A416B" w:rsidRPr="00B412B2" w:rsidRDefault="006A416B" w:rsidP="006A416B">
            <w:pPr>
              <w:pStyle w:val="GOSTTablenorm"/>
              <w:rPr>
                <w:ins w:id="145" w:author="Сказецкая Наталья Камилевна" w:date="2026-04-14T16:23:00Z"/>
                <w:szCs w:val="22"/>
                <w:lang w:val="en-US"/>
              </w:rPr>
            </w:pPr>
            <w:ins w:id="146" w:author="Сказецкая Наталья Камилевна" w:date="2026-04-14T16:23:00Z">
              <w:r>
                <w:t>=36</w:t>
              </w:r>
            </w:ins>
          </w:p>
        </w:tc>
        <w:tc>
          <w:tcPr>
            <w:tcW w:w="2035" w:type="pct"/>
          </w:tcPr>
          <w:p w14:paraId="68BC6A32" w14:textId="77777777" w:rsidR="006A416B" w:rsidRPr="000A3376" w:rsidRDefault="006A416B" w:rsidP="006A416B">
            <w:pPr>
              <w:pStyle w:val="GOSTTablenorm"/>
              <w:rPr>
                <w:ins w:id="147" w:author="Сказецкая Наталья Камилевна" w:date="2026-04-14T16:23:00Z"/>
              </w:rPr>
            </w:pPr>
            <w:ins w:id="148" w:author="Сказецкая Наталья Камилевна" w:date="2026-04-14T16:23:00Z">
              <w:r w:rsidRPr="000A3376">
                <w:t>Уникальный идентификатор документа (с тире).</w:t>
              </w:r>
            </w:ins>
          </w:p>
          <w:p w14:paraId="1F42EE9C" w14:textId="77777777" w:rsidR="006A416B" w:rsidRPr="000A3376" w:rsidRDefault="006A416B" w:rsidP="006A416B">
            <w:pPr>
              <w:pStyle w:val="GOSTTablenorm"/>
              <w:rPr>
                <w:ins w:id="149" w:author="Сказецкая Наталья Камилевна" w:date="2026-04-14T16:23:00Z"/>
              </w:rPr>
            </w:pPr>
            <w:ins w:id="150" w:author="Сказецкая Наталья Камилевна" w:date="2026-04-14T16:23:00Z">
              <w:r w:rsidRPr="000A3376">
                <w:t xml:space="preserve">Указывается глобальный идентификатор связанного документа, записи учета по которому требуется отразить в учете в одной транзакции с документом, указанным в </w:t>
              </w:r>
              <w:r>
                <w:t>параметре</w:t>
              </w:r>
              <w:r w:rsidRPr="000A3376">
                <w:t xml:space="preserve"> </w:t>
              </w:r>
              <w:r>
                <w:t>«</w:t>
              </w:r>
              <w:r w:rsidRPr="000A3376">
                <w:t>Глобальный идентификатор документа</w:t>
              </w:r>
              <w:r>
                <w:t>» (</w:t>
              </w:r>
              <w:r w:rsidRPr="000A3376">
                <w:t>DocGuid)</w:t>
              </w:r>
              <w:r>
                <w:t>.</w:t>
              </w:r>
            </w:ins>
          </w:p>
          <w:p w14:paraId="61059E53" w14:textId="65C8A678" w:rsidR="006A416B" w:rsidRPr="00B412B2" w:rsidRDefault="006A416B" w:rsidP="006A416B">
            <w:pPr>
              <w:pStyle w:val="GOSTTablenorm"/>
              <w:rPr>
                <w:ins w:id="151" w:author="Сказецкая Наталья Камилевна" w:date="2026-04-14T16:23:00Z"/>
                <w:szCs w:val="22"/>
              </w:rPr>
            </w:pPr>
            <w:ins w:id="152" w:author="Сказецкая Наталья Камилевна" w:date="2026-04-14T16:23:00Z">
              <w:r w:rsidRPr="000A3376">
                <w:t xml:space="preserve">Тип связанного документа может отличаться от типа документа, указанного в </w:t>
              </w:r>
              <w:r>
                <w:t>параметре</w:t>
              </w:r>
              <w:r w:rsidRPr="000A3376">
                <w:t xml:space="preserve"> </w:t>
              </w:r>
              <w:r>
                <w:t>«</w:t>
              </w:r>
              <w:r w:rsidRPr="000A3376">
                <w:t>Тип документа</w:t>
              </w:r>
              <w:r>
                <w:t>» (</w:t>
              </w:r>
              <w:r w:rsidRPr="000A3376">
                <w:t>TypeDoc)</w:t>
              </w:r>
            </w:ins>
          </w:p>
        </w:tc>
      </w:tr>
      <w:tr w:rsidR="006A416B" w:rsidRPr="00B412B2" w14:paraId="033C90C4" w14:textId="77777777" w:rsidTr="0065610E">
        <w:tc>
          <w:tcPr>
            <w:tcW w:w="1100" w:type="pct"/>
          </w:tcPr>
          <w:p w14:paraId="79E417BD" w14:textId="77777777" w:rsidR="006A416B" w:rsidRPr="00B412B2" w:rsidRDefault="006A416B" w:rsidP="006A416B">
            <w:pPr>
              <w:pStyle w:val="GOSTTablenorm"/>
              <w:rPr>
                <w:szCs w:val="22"/>
              </w:rPr>
            </w:pPr>
            <w:r w:rsidRPr="00B412B2">
              <w:rPr>
                <w:szCs w:val="22"/>
              </w:rPr>
              <w:t>Тип запроса</w:t>
            </w:r>
          </w:p>
        </w:tc>
        <w:tc>
          <w:tcPr>
            <w:tcW w:w="750" w:type="pct"/>
          </w:tcPr>
          <w:p w14:paraId="3E6FAE8A" w14:textId="77777777" w:rsidR="006A416B" w:rsidRPr="00B412B2" w:rsidRDefault="006A416B" w:rsidP="006A416B">
            <w:pPr>
              <w:pStyle w:val="GOSTTablenorm"/>
              <w:rPr>
                <w:szCs w:val="22"/>
                <w:lang w:val="en-US"/>
              </w:rPr>
            </w:pPr>
            <w:r w:rsidRPr="00B412B2">
              <w:rPr>
                <w:szCs w:val="22"/>
                <w:lang w:val="en-US"/>
              </w:rPr>
              <w:t>RequestType</w:t>
            </w:r>
          </w:p>
        </w:tc>
        <w:tc>
          <w:tcPr>
            <w:tcW w:w="500" w:type="pct"/>
          </w:tcPr>
          <w:p w14:paraId="5D87A7CB" w14:textId="77777777" w:rsidR="006A416B" w:rsidRPr="00B412B2" w:rsidRDefault="006A416B" w:rsidP="006A416B">
            <w:pPr>
              <w:ind w:firstLine="30"/>
              <w:rPr>
                <w:sz w:val="22"/>
                <w:szCs w:val="22"/>
              </w:rPr>
            </w:pPr>
            <w:r w:rsidRPr="00B412B2">
              <w:rPr>
                <w:sz w:val="22"/>
                <w:szCs w:val="22"/>
              </w:rPr>
              <w:t>Строка</w:t>
            </w:r>
          </w:p>
        </w:tc>
        <w:tc>
          <w:tcPr>
            <w:tcW w:w="300" w:type="pct"/>
          </w:tcPr>
          <w:p w14:paraId="383CF169" w14:textId="77777777" w:rsidR="006A416B" w:rsidRPr="00B412B2" w:rsidRDefault="006A416B" w:rsidP="006A416B">
            <w:pPr>
              <w:ind w:firstLine="30"/>
              <w:rPr>
                <w:sz w:val="22"/>
                <w:szCs w:val="22"/>
              </w:rPr>
            </w:pPr>
            <w:r w:rsidRPr="00B412B2">
              <w:rPr>
                <w:sz w:val="22"/>
                <w:szCs w:val="22"/>
              </w:rPr>
              <w:t>Да</w:t>
            </w:r>
          </w:p>
        </w:tc>
        <w:tc>
          <w:tcPr>
            <w:tcW w:w="315" w:type="pct"/>
          </w:tcPr>
          <w:p w14:paraId="15061ABF" w14:textId="21695461" w:rsidR="006A416B" w:rsidRPr="00B412B2" w:rsidRDefault="006A416B" w:rsidP="006A416B">
            <w:pPr>
              <w:pStyle w:val="GOSTTablenorm"/>
              <w:rPr>
                <w:szCs w:val="22"/>
                <w:lang w:val="en-US"/>
              </w:rPr>
            </w:pPr>
            <w:r w:rsidRPr="00B412B2">
              <w:rPr>
                <w:szCs w:val="22"/>
              </w:rPr>
              <w:t>&lt;=</w:t>
            </w:r>
            <w:r>
              <w:rPr>
                <w:szCs w:val="22"/>
                <w:lang w:val="en-US"/>
              </w:rPr>
              <w:t>5</w:t>
            </w:r>
            <w:r w:rsidRPr="00B412B2">
              <w:rPr>
                <w:szCs w:val="22"/>
                <w:lang w:val="en-US"/>
              </w:rPr>
              <w:t>0</w:t>
            </w:r>
          </w:p>
        </w:tc>
        <w:tc>
          <w:tcPr>
            <w:tcW w:w="2035" w:type="pct"/>
          </w:tcPr>
          <w:p w14:paraId="263CBD72" w14:textId="77777777" w:rsidR="006A416B" w:rsidRPr="00B412B2" w:rsidRDefault="006A416B" w:rsidP="006A416B">
            <w:pPr>
              <w:pStyle w:val="GOSTTablenorm"/>
              <w:rPr>
                <w:szCs w:val="22"/>
              </w:rPr>
            </w:pPr>
            <w:r w:rsidRPr="00B412B2">
              <w:rPr>
                <w:szCs w:val="22"/>
              </w:rPr>
              <w:t>Передается значение «ACCOUNTING»</w:t>
            </w:r>
          </w:p>
        </w:tc>
      </w:tr>
      <w:tr w:rsidR="006A416B" w:rsidRPr="00B412B2" w14:paraId="056B0D2C" w14:textId="77777777" w:rsidTr="0065610E">
        <w:tc>
          <w:tcPr>
            <w:tcW w:w="1100" w:type="pct"/>
          </w:tcPr>
          <w:p w14:paraId="458A5438" w14:textId="77777777" w:rsidR="006A416B" w:rsidRPr="00B412B2" w:rsidRDefault="006A416B" w:rsidP="006A416B">
            <w:pPr>
              <w:pStyle w:val="GOSTTablenorm"/>
              <w:rPr>
                <w:szCs w:val="22"/>
                <w:lang w:val="en-US"/>
              </w:rPr>
            </w:pPr>
            <w:r w:rsidRPr="00B412B2">
              <w:rPr>
                <w:szCs w:val="22"/>
              </w:rPr>
              <w:t>Тип документа</w:t>
            </w:r>
          </w:p>
        </w:tc>
        <w:tc>
          <w:tcPr>
            <w:tcW w:w="750" w:type="pct"/>
          </w:tcPr>
          <w:p w14:paraId="66CDB7D8" w14:textId="77777777" w:rsidR="006A416B" w:rsidRPr="00B412B2" w:rsidRDefault="006A416B" w:rsidP="006A416B">
            <w:pPr>
              <w:pStyle w:val="GOSTTablenorm"/>
              <w:rPr>
                <w:szCs w:val="22"/>
                <w:lang w:val="en-US"/>
              </w:rPr>
            </w:pPr>
            <w:r w:rsidRPr="00B412B2">
              <w:rPr>
                <w:szCs w:val="22"/>
              </w:rPr>
              <w:t>TypeDoc</w:t>
            </w:r>
          </w:p>
        </w:tc>
        <w:tc>
          <w:tcPr>
            <w:tcW w:w="500" w:type="pct"/>
          </w:tcPr>
          <w:p w14:paraId="7D12BF98" w14:textId="77777777" w:rsidR="006A416B" w:rsidRPr="00B412B2" w:rsidRDefault="006A416B" w:rsidP="006A416B">
            <w:pPr>
              <w:ind w:firstLine="30"/>
              <w:rPr>
                <w:sz w:val="22"/>
                <w:szCs w:val="22"/>
              </w:rPr>
            </w:pPr>
            <w:r w:rsidRPr="00B412B2">
              <w:rPr>
                <w:sz w:val="22"/>
                <w:szCs w:val="22"/>
              </w:rPr>
              <w:t>Строка</w:t>
            </w:r>
          </w:p>
        </w:tc>
        <w:tc>
          <w:tcPr>
            <w:tcW w:w="300" w:type="pct"/>
          </w:tcPr>
          <w:p w14:paraId="534D1A29" w14:textId="77777777" w:rsidR="006A416B" w:rsidRPr="00B412B2" w:rsidRDefault="006A416B" w:rsidP="006A416B">
            <w:pPr>
              <w:ind w:firstLine="30"/>
              <w:rPr>
                <w:sz w:val="22"/>
                <w:szCs w:val="22"/>
              </w:rPr>
            </w:pPr>
            <w:r w:rsidRPr="00B412B2">
              <w:rPr>
                <w:sz w:val="22"/>
                <w:szCs w:val="22"/>
              </w:rPr>
              <w:t>Да</w:t>
            </w:r>
          </w:p>
        </w:tc>
        <w:tc>
          <w:tcPr>
            <w:tcW w:w="315" w:type="pct"/>
          </w:tcPr>
          <w:p w14:paraId="4FF17F1E" w14:textId="77777777" w:rsidR="006A416B" w:rsidRPr="00B412B2" w:rsidRDefault="006A416B" w:rsidP="006A416B">
            <w:pPr>
              <w:pStyle w:val="GOSTTablenorm"/>
              <w:rPr>
                <w:szCs w:val="22"/>
              </w:rPr>
            </w:pPr>
            <w:r w:rsidRPr="00B412B2">
              <w:rPr>
                <w:szCs w:val="22"/>
              </w:rPr>
              <w:t>&lt;=50</w:t>
            </w:r>
          </w:p>
        </w:tc>
        <w:tc>
          <w:tcPr>
            <w:tcW w:w="2035" w:type="pct"/>
          </w:tcPr>
          <w:p w14:paraId="23F19197" w14:textId="77DF0ECE" w:rsidR="006A416B" w:rsidRPr="008D2BBB" w:rsidRDefault="006A416B" w:rsidP="006A416B">
            <w:pPr>
              <w:pStyle w:val="GOSTTablenorm"/>
              <w:rPr>
                <w:szCs w:val="22"/>
              </w:rPr>
            </w:pPr>
            <w:r w:rsidRPr="00B412B2">
              <w:rPr>
                <w:szCs w:val="22"/>
              </w:rPr>
              <w:t>Тип документа (заполняется в соответствии</w:t>
            </w:r>
            <w:r>
              <w:rPr>
                <w:szCs w:val="22"/>
              </w:rPr>
              <w:t xml:space="preserve"> с таблицей </w:t>
            </w:r>
            <w:r>
              <w:rPr>
                <w:szCs w:val="22"/>
              </w:rPr>
              <w:fldChar w:fldCharType="begin"/>
            </w:r>
            <w:r>
              <w:rPr>
                <w:szCs w:val="22"/>
              </w:rPr>
              <w:instrText xml:space="preserve"> REF _Ref155969209 \h </w:instrText>
            </w:r>
            <w:r>
              <w:rPr>
                <w:szCs w:val="22"/>
              </w:rPr>
            </w:r>
            <w:r>
              <w:rPr>
                <w:szCs w:val="22"/>
              </w:rPr>
              <w:fldChar w:fldCharType="separate"/>
            </w:r>
            <w:r>
              <w:rPr>
                <w:noProof/>
              </w:rPr>
              <w:t>2</w:t>
            </w:r>
            <w:r>
              <w:rPr>
                <w:szCs w:val="22"/>
              </w:rPr>
              <w:fldChar w:fldCharType="end"/>
            </w:r>
            <w:r>
              <w:rPr>
                <w:szCs w:val="22"/>
              </w:rPr>
              <w:t xml:space="preserve">), </w:t>
            </w:r>
            <w:r w:rsidRPr="00B412B2">
              <w:rPr>
                <w:szCs w:val="22"/>
              </w:rPr>
              <w:t>по которому требуется отразить операцию в учете</w:t>
            </w:r>
          </w:p>
        </w:tc>
      </w:tr>
      <w:tr w:rsidR="006A416B" w:rsidRPr="00B412B2" w14:paraId="72F0F577" w14:textId="77777777" w:rsidTr="0065610E">
        <w:tc>
          <w:tcPr>
            <w:tcW w:w="1100" w:type="pct"/>
          </w:tcPr>
          <w:p w14:paraId="76E5171D" w14:textId="77777777" w:rsidR="006A416B" w:rsidRPr="00B412B2" w:rsidRDefault="006A416B" w:rsidP="006A416B">
            <w:pPr>
              <w:pStyle w:val="GOSTTablenorm"/>
              <w:rPr>
                <w:szCs w:val="22"/>
              </w:rPr>
            </w:pPr>
            <w:r w:rsidRPr="00B412B2">
              <w:rPr>
                <w:szCs w:val="22"/>
              </w:rPr>
              <w:lastRenderedPageBreak/>
              <w:t>Этап обработки</w:t>
            </w:r>
          </w:p>
        </w:tc>
        <w:tc>
          <w:tcPr>
            <w:tcW w:w="750" w:type="pct"/>
          </w:tcPr>
          <w:p w14:paraId="4DB4B456" w14:textId="77777777" w:rsidR="006A416B" w:rsidRPr="00B412B2" w:rsidRDefault="006A416B" w:rsidP="006A416B">
            <w:pPr>
              <w:pStyle w:val="GOSTTablenorm"/>
              <w:rPr>
                <w:szCs w:val="22"/>
                <w:lang w:val="en-US"/>
              </w:rPr>
            </w:pPr>
            <w:r w:rsidRPr="00B412B2">
              <w:rPr>
                <w:szCs w:val="22"/>
                <w:lang w:val="en-US"/>
              </w:rPr>
              <w:t>Stage</w:t>
            </w:r>
          </w:p>
        </w:tc>
        <w:tc>
          <w:tcPr>
            <w:tcW w:w="500" w:type="pct"/>
          </w:tcPr>
          <w:p w14:paraId="28772A60" w14:textId="77777777" w:rsidR="006A416B" w:rsidRPr="00B412B2" w:rsidRDefault="006A416B" w:rsidP="006A416B">
            <w:pPr>
              <w:ind w:firstLine="30"/>
              <w:rPr>
                <w:sz w:val="22"/>
                <w:szCs w:val="22"/>
              </w:rPr>
            </w:pPr>
            <w:r w:rsidRPr="00B412B2">
              <w:rPr>
                <w:sz w:val="22"/>
                <w:szCs w:val="22"/>
              </w:rPr>
              <w:t>Строка</w:t>
            </w:r>
          </w:p>
        </w:tc>
        <w:tc>
          <w:tcPr>
            <w:tcW w:w="300" w:type="pct"/>
          </w:tcPr>
          <w:p w14:paraId="7EA16443" w14:textId="77777777" w:rsidR="006A416B" w:rsidRPr="00B412B2" w:rsidRDefault="006A416B" w:rsidP="006A416B">
            <w:pPr>
              <w:ind w:firstLine="30"/>
              <w:rPr>
                <w:sz w:val="22"/>
                <w:szCs w:val="22"/>
              </w:rPr>
            </w:pPr>
            <w:r w:rsidRPr="00B412B2">
              <w:rPr>
                <w:sz w:val="22"/>
                <w:szCs w:val="22"/>
              </w:rPr>
              <w:t>Да</w:t>
            </w:r>
          </w:p>
        </w:tc>
        <w:tc>
          <w:tcPr>
            <w:tcW w:w="315" w:type="pct"/>
          </w:tcPr>
          <w:p w14:paraId="109051CF" w14:textId="77777777" w:rsidR="006A416B" w:rsidRPr="00B412B2" w:rsidRDefault="006A416B" w:rsidP="006A416B">
            <w:pPr>
              <w:pStyle w:val="GOSTTablenorm"/>
              <w:rPr>
                <w:szCs w:val="22"/>
                <w:lang w:val="en-US"/>
              </w:rPr>
            </w:pPr>
            <w:r w:rsidRPr="00B412B2">
              <w:rPr>
                <w:szCs w:val="22"/>
                <w:lang w:val="en-US"/>
              </w:rPr>
              <w:t>&lt;=20</w:t>
            </w:r>
          </w:p>
        </w:tc>
        <w:tc>
          <w:tcPr>
            <w:tcW w:w="2035" w:type="pct"/>
          </w:tcPr>
          <w:p w14:paraId="0B9F223B" w14:textId="1B881551" w:rsidR="006A416B" w:rsidRPr="00B412B2" w:rsidRDefault="006A416B" w:rsidP="006A416B">
            <w:pPr>
              <w:pStyle w:val="GOSTTablenorm"/>
              <w:rPr>
                <w:szCs w:val="22"/>
              </w:rPr>
            </w:pPr>
            <w:r w:rsidRPr="00B412B2">
              <w:rPr>
                <w:szCs w:val="22"/>
              </w:rPr>
              <w:t>Этап обработки документа</w:t>
            </w:r>
            <w:r>
              <w:rPr>
                <w:szCs w:val="22"/>
              </w:rPr>
              <w:t xml:space="preserve">, который требуется выполнить (если </w:t>
            </w:r>
            <w:r w:rsidRPr="00B9499D">
              <w:rPr>
                <w:szCs w:val="22"/>
                <w:lang w:val="en-US"/>
              </w:rPr>
              <w:t>Reprocessing</w:t>
            </w:r>
            <w:r>
              <w:rPr>
                <w:szCs w:val="22"/>
              </w:rPr>
              <w:t xml:space="preserve"> не заполнен) или переобработать (если </w:t>
            </w:r>
            <w:r w:rsidRPr="00B9499D">
              <w:rPr>
                <w:szCs w:val="22"/>
                <w:lang w:val="en-US"/>
              </w:rPr>
              <w:t>Reprocessing</w:t>
            </w:r>
            <w:r>
              <w:rPr>
                <w:szCs w:val="22"/>
              </w:rPr>
              <w:t xml:space="preserve"> заполнен значением «1» или «2»)</w:t>
            </w:r>
            <w:r w:rsidRPr="00B412B2">
              <w:rPr>
                <w:szCs w:val="22"/>
              </w:rPr>
              <w:t xml:space="preserve">. Указывается внешнее наименование (системное имя) этапа обработки, соответствующего типу документа, согласно настройкам справочника «Этапы обработки» в </w:t>
            </w:r>
            <w:r w:rsidRPr="00B412B2">
              <w:rPr>
                <w:szCs w:val="22"/>
                <w:lang w:val="en-US"/>
              </w:rPr>
              <w:t>SVAP</w:t>
            </w:r>
          </w:p>
        </w:tc>
      </w:tr>
      <w:tr w:rsidR="006A416B" w:rsidRPr="00B412B2" w14:paraId="7287A27D" w14:textId="77777777" w:rsidTr="0065610E">
        <w:trPr>
          <w:ins w:id="153" w:author="Сказецкая Наталья Камилевна" w:date="2026-04-14T16:23:00Z"/>
        </w:trPr>
        <w:tc>
          <w:tcPr>
            <w:tcW w:w="1100" w:type="pct"/>
          </w:tcPr>
          <w:p w14:paraId="12A19E3C" w14:textId="6AAFF4C3" w:rsidR="006A416B" w:rsidRPr="00B412B2" w:rsidRDefault="006A416B" w:rsidP="006A416B">
            <w:pPr>
              <w:pStyle w:val="GOSTTablenorm"/>
              <w:rPr>
                <w:ins w:id="154" w:author="Сказецкая Наталья Камилевна" w:date="2026-04-14T16:23:00Z"/>
                <w:szCs w:val="22"/>
              </w:rPr>
            </w:pPr>
            <w:commentRangeStart w:id="155"/>
            <w:ins w:id="156" w:author="Сказецкая Наталья Камилевна" w:date="2026-04-14T16:23:00Z">
              <w:r>
                <w:t>Этап</w:t>
              </w:r>
              <w:commentRangeEnd w:id="155"/>
              <w:r>
                <w:rPr>
                  <w:rStyle w:val="afff4"/>
                </w:rPr>
                <w:commentReference w:id="155"/>
              </w:r>
              <w:r>
                <w:t xml:space="preserve"> обработки связанного документа</w:t>
              </w:r>
            </w:ins>
          </w:p>
        </w:tc>
        <w:tc>
          <w:tcPr>
            <w:tcW w:w="750" w:type="pct"/>
          </w:tcPr>
          <w:p w14:paraId="5D4014F3" w14:textId="73B8B117" w:rsidR="006A416B" w:rsidRPr="00B412B2" w:rsidRDefault="006A416B" w:rsidP="006A416B">
            <w:pPr>
              <w:pStyle w:val="GOSTTablenorm"/>
              <w:rPr>
                <w:ins w:id="157" w:author="Сказецкая Наталья Камилевна" w:date="2026-04-14T16:23:00Z"/>
                <w:szCs w:val="22"/>
                <w:lang w:val="en-US"/>
              </w:rPr>
            </w:pPr>
            <w:ins w:id="158" w:author="Сказецкая Наталья Камилевна" w:date="2026-04-14T16:23:00Z">
              <w:r>
                <w:t>LinkedDocStage</w:t>
              </w:r>
            </w:ins>
          </w:p>
        </w:tc>
        <w:tc>
          <w:tcPr>
            <w:tcW w:w="500" w:type="pct"/>
          </w:tcPr>
          <w:p w14:paraId="7E708E1B" w14:textId="0F6EB179" w:rsidR="006A416B" w:rsidRPr="00B412B2" w:rsidRDefault="006A416B" w:rsidP="006A416B">
            <w:pPr>
              <w:ind w:firstLine="30"/>
              <w:rPr>
                <w:ins w:id="159" w:author="Сказецкая Наталья Камилевна" w:date="2026-04-14T16:23:00Z"/>
                <w:sz w:val="22"/>
                <w:szCs w:val="22"/>
              </w:rPr>
            </w:pPr>
            <w:ins w:id="160" w:author="Сказецкая Наталья Камилевна" w:date="2026-04-14T16:23:00Z">
              <w:r>
                <w:t>Строка</w:t>
              </w:r>
            </w:ins>
          </w:p>
        </w:tc>
        <w:tc>
          <w:tcPr>
            <w:tcW w:w="300" w:type="pct"/>
          </w:tcPr>
          <w:p w14:paraId="3F08AE39" w14:textId="249B3B03" w:rsidR="006A416B" w:rsidRPr="00B412B2" w:rsidRDefault="006A416B" w:rsidP="006A416B">
            <w:pPr>
              <w:ind w:firstLine="30"/>
              <w:rPr>
                <w:ins w:id="161" w:author="Сказецкая Наталья Камилевна" w:date="2026-04-14T16:23:00Z"/>
                <w:sz w:val="22"/>
                <w:szCs w:val="22"/>
              </w:rPr>
            </w:pPr>
            <w:ins w:id="162" w:author="Сказецкая Наталья Камилевна" w:date="2026-04-14T16:23:00Z">
              <w:r>
                <w:t>Нет</w:t>
              </w:r>
            </w:ins>
          </w:p>
        </w:tc>
        <w:tc>
          <w:tcPr>
            <w:tcW w:w="315" w:type="pct"/>
          </w:tcPr>
          <w:p w14:paraId="4B10A9D5" w14:textId="7233A393" w:rsidR="006A416B" w:rsidRPr="00B412B2" w:rsidRDefault="006A416B" w:rsidP="006A416B">
            <w:pPr>
              <w:pStyle w:val="GOSTTablenorm"/>
              <w:rPr>
                <w:ins w:id="163" w:author="Сказецкая Наталья Камилевна" w:date="2026-04-14T16:23:00Z"/>
                <w:szCs w:val="22"/>
                <w:lang w:val="en-US"/>
              </w:rPr>
            </w:pPr>
            <w:ins w:id="164" w:author="Сказецкая Наталья Камилевна" w:date="2026-04-14T16:23:00Z">
              <w:r>
                <w:t>&lt;=20</w:t>
              </w:r>
            </w:ins>
          </w:p>
        </w:tc>
        <w:tc>
          <w:tcPr>
            <w:tcW w:w="2035" w:type="pct"/>
          </w:tcPr>
          <w:p w14:paraId="4217352A" w14:textId="77777777" w:rsidR="006A416B" w:rsidRPr="00B62EDA" w:rsidRDefault="006A416B" w:rsidP="006A416B">
            <w:pPr>
              <w:pStyle w:val="GOSTTablenorm"/>
              <w:rPr>
                <w:ins w:id="165" w:author="Сказецкая Наталья Камилевна" w:date="2026-04-14T16:23:00Z"/>
              </w:rPr>
            </w:pPr>
            <w:ins w:id="166" w:author="Сказецкая Наталья Камилевна" w:date="2026-04-14T16:23:00Z">
              <w:r w:rsidRPr="00AA0EE4">
                <w:t xml:space="preserve">Этап обработки, который требуется выполнить по связанному документу, идентификатор которого указан в </w:t>
              </w:r>
              <w:r>
                <w:t>параметре</w:t>
              </w:r>
              <w:r w:rsidRPr="00AA0EE4">
                <w:t xml:space="preserve"> </w:t>
              </w:r>
              <w:r>
                <w:t>«</w:t>
              </w:r>
              <w:r w:rsidRPr="00AD14BB">
                <w:t>Глобальный идентификатор связанного документа</w:t>
              </w:r>
              <w:r>
                <w:t>» (</w:t>
              </w:r>
              <w:r w:rsidRPr="00AA0EE4">
                <w:t>LinkedDocGuid</w:t>
              </w:r>
              <w:r>
                <w:t>)</w:t>
              </w:r>
              <w:r w:rsidRPr="00AA0EE4">
                <w:t>.</w:t>
              </w:r>
            </w:ins>
          </w:p>
          <w:p w14:paraId="59502426" w14:textId="0F5F625B" w:rsidR="006A416B" w:rsidRPr="00B412B2" w:rsidRDefault="006A416B" w:rsidP="006A416B">
            <w:pPr>
              <w:pStyle w:val="GOSTTablenorm"/>
              <w:rPr>
                <w:ins w:id="167" w:author="Сказецкая Наталья Камилевна" w:date="2026-04-14T16:23:00Z"/>
                <w:szCs w:val="22"/>
              </w:rPr>
            </w:pPr>
            <w:ins w:id="168" w:author="Сказецкая Наталья Камилевна" w:date="2026-04-14T16:23:00Z">
              <w:r w:rsidRPr="00AA0EE4">
                <w:t xml:space="preserve">Обязательно для заполнения, если заполнен параметр </w:t>
              </w:r>
              <w:r>
                <w:t>«</w:t>
              </w:r>
              <w:r w:rsidRPr="00AA0EE4">
                <w:t>Глобальный идентификатор связанного документа</w:t>
              </w:r>
              <w:r>
                <w:t>»</w:t>
              </w:r>
              <w:r w:rsidRPr="00AA0EE4">
                <w:t xml:space="preserve"> (LinkedDocGuid). В иных случаях не заполняется (если заполнено – игнорируется при обработке)</w:t>
              </w:r>
              <w:r>
                <w:rPr>
                  <w:color w:val="000000"/>
                </w:rPr>
                <w:t xml:space="preserve"> </w:t>
              </w:r>
            </w:ins>
          </w:p>
        </w:tc>
      </w:tr>
      <w:tr w:rsidR="006A416B" w:rsidRPr="00B412B2" w14:paraId="48386E6E" w14:textId="77777777" w:rsidTr="0065610E">
        <w:tc>
          <w:tcPr>
            <w:tcW w:w="1100" w:type="pct"/>
          </w:tcPr>
          <w:p w14:paraId="2105D3BD" w14:textId="77777777" w:rsidR="006A416B" w:rsidRPr="00B412B2" w:rsidRDefault="006A416B" w:rsidP="006A416B">
            <w:pPr>
              <w:pStyle w:val="GOSTTablenorm"/>
              <w:rPr>
                <w:szCs w:val="22"/>
              </w:rPr>
            </w:pPr>
            <w:r w:rsidRPr="00B412B2">
              <w:rPr>
                <w:szCs w:val="22"/>
              </w:rPr>
              <w:t>Уровень контроля</w:t>
            </w:r>
          </w:p>
        </w:tc>
        <w:tc>
          <w:tcPr>
            <w:tcW w:w="750" w:type="pct"/>
          </w:tcPr>
          <w:p w14:paraId="7798B6B9" w14:textId="77777777" w:rsidR="006A416B" w:rsidRPr="00B412B2" w:rsidRDefault="006A416B" w:rsidP="006A416B">
            <w:pPr>
              <w:pStyle w:val="GOSTTablenorm"/>
              <w:rPr>
                <w:szCs w:val="22"/>
                <w:lang w:val="en-US"/>
              </w:rPr>
            </w:pPr>
            <w:r w:rsidRPr="00B412B2">
              <w:rPr>
                <w:szCs w:val="22"/>
                <w:lang w:val="en-US"/>
              </w:rPr>
              <w:t>BalLevContrl</w:t>
            </w:r>
          </w:p>
        </w:tc>
        <w:tc>
          <w:tcPr>
            <w:tcW w:w="500" w:type="pct"/>
          </w:tcPr>
          <w:p w14:paraId="38A6D8D5" w14:textId="77777777" w:rsidR="006A416B" w:rsidRPr="00B412B2" w:rsidRDefault="006A416B" w:rsidP="006A416B">
            <w:pPr>
              <w:ind w:firstLine="30"/>
              <w:rPr>
                <w:sz w:val="22"/>
                <w:szCs w:val="22"/>
              </w:rPr>
            </w:pPr>
            <w:r w:rsidRPr="00B412B2">
              <w:rPr>
                <w:sz w:val="22"/>
                <w:szCs w:val="22"/>
              </w:rPr>
              <w:t>Число</w:t>
            </w:r>
          </w:p>
        </w:tc>
        <w:tc>
          <w:tcPr>
            <w:tcW w:w="300" w:type="pct"/>
          </w:tcPr>
          <w:p w14:paraId="73D94682" w14:textId="77777777" w:rsidR="006A416B" w:rsidRPr="00B412B2" w:rsidRDefault="006A416B" w:rsidP="006A416B">
            <w:pPr>
              <w:ind w:firstLine="30"/>
              <w:rPr>
                <w:sz w:val="22"/>
                <w:szCs w:val="22"/>
              </w:rPr>
            </w:pPr>
            <w:r w:rsidRPr="00B412B2">
              <w:rPr>
                <w:sz w:val="22"/>
                <w:szCs w:val="22"/>
              </w:rPr>
              <w:t>Да</w:t>
            </w:r>
          </w:p>
        </w:tc>
        <w:tc>
          <w:tcPr>
            <w:tcW w:w="315" w:type="pct"/>
          </w:tcPr>
          <w:p w14:paraId="7172CEFA" w14:textId="77777777" w:rsidR="006A416B" w:rsidRPr="00B412B2" w:rsidRDefault="006A416B" w:rsidP="006A416B">
            <w:pPr>
              <w:pStyle w:val="GOSTTablenorm"/>
              <w:rPr>
                <w:szCs w:val="22"/>
                <w:lang w:val="en-US"/>
              </w:rPr>
            </w:pPr>
            <w:r w:rsidRPr="00B412B2">
              <w:rPr>
                <w:szCs w:val="22"/>
                <w:lang w:val="en-US"/>
              </w:rPr>
              <w:t>=1</w:t>
            </w:r>
          </w:p>
        </w:tc>
        <w:tc>
          <w:tcPr>
            <w:tcW w:w="2035" w:type="pct"/>
          </w:tcPr>
          <w:p w14:paraId="392202D4" w14:textId="3B4119A4" w:rsidR="006A416B" w:rsidRPr="00B412B2" w:rsidRDefault="006A416B" w:rsidP="006A416B">
            <w:pPr>
              <w:pStyle w:val="GOSTTablenorm"/>
              <w:rPr>
                <w:szCs w:val="22"/>
              </w:rPr>
            </w:pPr>
            <w:r w:rsidRPr="00B412B2">
              <w:rPr>
                <w:szCs w:val="22"/>
              </w:rPr>
              <w:t>Уровень контроля остатков по счетам</w:t>
            </w:r>
            <w:r>
              <w:rPr>
                <w:szCs w:val="22"/>
              </w:rPr>
              <w:t xml:space="preserve"> при выполнении операции</w:t>
            </w:r>
            <w:r w:rsidRPr="00B412B2">
              <w:rPr>
                <w:szCs w:val="22"/>
              </w:rPr>
              <w:t>.</w:t>
            </w:r>
          </w:p>
          <w:p w14:paraId="68D33E67" w14:textId="77777777" w:rsidR="006A416B" w:rsidRPr="00B412B2" w:rsidRDefault="006A416B" w:rsidP="006A416B">
            <w:pPr>
              <w:pStyle w:val="GOSTTablenorm"/>
              <w:rPr>
                <w:szCs w:val="22"/>
              </w:rPr>
            </w:pPr>
            <w:r w:rsidRPr="00B412B2">
              <w:rPr>
                <w:szCs w:val="22"/>
              </w:rPr>
              <w:t>Возможные значения:</w:t>
            </w:r>
          </w:p>
          <w:p w14:paraId="0B0DE8E3" w14:textId="67797157" w:rsidR="006A416B" w:rsidRPr="00B412B2" w:rsidRDefault="006A416B" w:rsidP="006A416B">
            <w:pPr>
              <w:pStyle w:val="GOSTTableListMark1"/>
            </w:pPr>
            <w:r>
              <w:t>«</w:t>
            </w:r>
            <w:r w:rsidRPr="00B412B2">
              <w:t>0</w:t>
            </w:r>
            <w:r>
              <w:t>»</w:t>
            </w:r>
            <w:r w:rsidRPr="00B412B2">
              <w:t xml:space="preserve"> – блокирующий контроль</w:t>
            </w:r>
            <w:r>
              <w:t>;</w:t>
            </w:r>
          </w:p>
          <w:p w14:paraId="2FABFC6C" w14:textId="38FE0DF8" w:rsidR="006A416B" w:rsidRPr="00B412B2" w:rsidRDefault="006A416B" w:rsidP="006A416B">
            <w:pPr>
              <w:pStyle w:val="GOSTTableListMark1"/>
            </w:pPr>
            <w:r>
              <w:t>«</w:t>
            </w:r>
            <w:r w:rsidRPr="00B412B2">
              <w:t>1</w:t>
            </w:r>
            <w:r>
              <w:t>»</w:t>
            </w:r>
            <w:r w:rsidRPr="00B412B2">
              <w:t xml:space="preserve"> – предупреждающий контроль</w:t>
            </w:r>
            <w:r>
              <w:t>;</w:t>
            </w:r>
          </w:p>
          <w:p w14:paraId="73FF784C" w14:textId="5904ABC3" w:rsidR="006A416B" w:rsidRDefault="006A416B" w:rsidP="006A416B">
            <w:pPr>
              <w:pStyle w:val="GOSTTableListMark1"/>
              <w:rPr>
                <w:ins w:id="169" w:author="Сатлер Марина Викторовна" w:date="2025-10-09T11:47:00Z"/>
              </w:rPr>
            </w:pPr>
            <w:r>
              <w:t>«</w:t>
            </w:r>
            <w:r w:rsidRPr="00B412B2">
              <w:t>2</w:t>
            </w:r>
            <w:r>
              <w:t>»</w:t>
            </w:r>
            <w:r w:rsidRPr="00B412B2">
              <w:t xml:space="preserve"> – без контроля</w:t>
            </w:r>
            <w:r>
              <w:t>.</w:t>
            </w:r>
          </w:p>
          <w:p w14:paraId="13A5C8D7" w14:textId="77777777" w:rsidR="006A416B" w:rsidRPr="00B412B2" w:rsidRDefault="006A416B" w:rsidP="006A416B">
            <w:pPr>
              <w:pStyle w:val="GOSTTablenorm"/>
              <w:rPr>
                <w:ins w:id="170" w:author="Сатлер Марина Викторовна" w:date="2025-10-09T11:47:00Z"/>
              </w:rPr>
            </w:pPr>
            <w:ins w:id="171" w:author="Сатлер Марина Викторовна" w:date="2025-10-09T11:47:00Z">
              <w:r w:rsidRPr="001D48F1">
                <w:rPr>
                  <w:highlight w:val="green"/>
                </w:rPr>
                <w:t>Если параметр «Проверка доступного остатка» (CheckFunds) заполнен, то параметр «Уровень контроля» может принимать значения «0» или «1».</w:t>
              </w:r>
            </w:ins>
          </w:p>
          <w:p w14:paraId="1A80548D" w14:textId="0CA89A17" w:rsidR="006A416B" w:rsidRPr="00B412B2" w:rsidRDefault="006A416B" w:rsidP="006A416B">
            <w:pPr>
              <w:ind w:left="61" w:firstLine="0"/>
              <w:rPr>
                <w:sz w:val="22"/>
                <w:szCs w:val="22"/>
              </w:rPr>
            </w:pPr>
            <w:r w:rsidRPr="00B412B2">
              <w:rPr>
                <w:sz w:val="22"/>
                <w:szCs w:val="22"/>
              </w:rPr>
              <w:t xml:space="preserve">Описание результатов обработки запроса в зависимости от уровня контроля приведено в разделе </w:t>
            </w:r>
            <w:r>
              <w:rPr>
                <w:sz w:val="22"/>
                <w:szCs w:val="22"/>
                <w:highlight w:val="yellow"/>
              </w:rPr>
              <w:t>7</w:t>
            </w:r>
            <w:r w:rsidRPr="00131B4F">
              <w:rPr>
                <w:sz w:val="22"/>
                <w:szCs w:val="22"/>
                <w:highlight w:val="yellow"/>
              </w:rPr>
              <w:t>.</w:t>
            </w:r>
            <w:r>
              <w:rPr>
                <w:sz w:val="22"/>
                <w:szCs w:val="22"/>
                <w:highlight w:val="yellow"/>
              </w:rPr>
              <w:t>4</w:t>
            </w:r>
            <w:r w:rsidRPr="00131B4F">
              <w:rPr>
                <w:sz w:val="22"/>
                <w:szCs w:val="22"/>
                <w:highlight w:val="yellow"/>
              </w:rPr>
              <w:t xml:space="preserve"> тома 1</w:t>
            </w:r>
          </w:p>
        </w:tc>
      </w:tr>
      <w:tr w:rsidR="006A416B" w:rsidRPr="00B9499D" w14:paraId="5EF18AEA" w14:textId="77777777" w:rsidTr="0065610E">
        <w:tc>
          <w:tcPr>
            <w:tcW w:w="1100" w:type="pct"/>
          </w:tcPr>
          <w:p w14:paraId="37F142B2" w14:textId="20ED66E2" w:rsidR="006A416B" w:rsidRPr="00B412B2" w:rsidRDefault="006A416B" w:rsidP="006A416B">
            <w:pPr>
              <w:pStyle w:val="GOSTTablenorm"/>
              <w:rPr>
                <w:szCs w:val="22"/>
              </w:rPr>
            </w:pPr>
            <w:commentRangeStart w:id="172"/>
            <w:ins w:id="173" w:author="Сатлер Марина Викторовна" w:date="2026-04-08T18:11:00Z">
              <w:r w:rsidRPr="00B6211B">
                <w:rPr>
                  <w:highlight w:val="green"/>
                </w:rPr>
                <w:t>Инициатор события учета</w:t>
              </w:r>
              <w:commentRangeEnd w:id="172"/>
              <w:r>
                <w:rPr>
                  <w:rStyle w:val="afff4"/>
                </w:rPr>
                <w:commentReference w:id="172"/>
              </w:r>
            </w:ins>
            <w:del w:id="174" w:author="Сатлер Марина Викторовна" w:date="2026-04-08T18:11:00Z">
              <w:r w:rsidRPr="00B412B2" w:rsidDel="00CE7795">
                <w:rPr>
                  <w:szCs w:val="22"/>
                </w:rPr>
                <w:delText>Субъект учета</w:delText>
              </w:r>
            </w:del>
          </w:p>
        </w:tc>
        <w:tc>
          <w:tcPr>
            <w:tcW w:w="750" w:type="pct"/>
          </w:tcPr>
          <w:p w14:paraId="3D9888D2" w14:textId="77777777" w:rsidR="006A416B" w:rsidRPr="00B412B2" w:rsidRDefault="006A416B" w:rsidP="006A416B">
            <w:pPr>
              <w:pStyle w:val="GOSTTablenorm"/>
              <w:rPr>
                <w:szCs w:val="22"/>
                <w:lang w:val="en-US"/>
              </w:rPr>
            </w:pPr>
            <w:r w:rsidRPr="00B412B2">
              <w:rPr>
                <w:szCs w:val="22"/>
                <w:lang w:val="en-US"/>
              </w:rPr>
              <w:t>Subject</w:t>
            </w:r>
          </w:p>
        </w:tc>
        <w:tc>
          <w:tcPr>
            <w:tcW w:w="500" w:type="pct"/>
          </w:tcPr>
          <w:p w14:paraId="1FC5B82F" w14:textId="77777777" w:rsidR="006A416B" w:rsidRPr="00B412B2" w:rsidRDefault="006A416B" w:rsidP="006A416B">
            <w:pPr>
              <w:ind w:firstLine="30"/>
              <w:rPr>
                <w:sz w:val="22"/>
                <w:szCs w:val="22"/>
              </w:rPr>
            </w:pPr>
            <w:r w:rsidRPr="00B412B2">
              <w:rPr>
                <w:sz w:val="22"/>
                <w:szCs w:val="22"/>
              </w:rPr>
              <w:t>Строка</w:t>
            </w:r>
          </w:p>
        </w:tc>
        <w:tc>
          <w:tcPr>
            <w:tcW w:w="300" w:type="pct"/>
          </w:tcPr>
          <w:p w14:paraId="7F379905" w14:textId="77777777" w:rsidR="006A416B" w:rsidRPr="00B412B2" w:rsidRDefault="006A416B" w:rsidP="006A416B">
            <w:pPr>
              <w:ind w:firstLine="30"/>
              <w:rPr>
                <w:sz w:val="22"/>
                <w:szCs w:val="22"/>
              </w:rPr>
            </w:pPr>
            <w:r w:rsidRPr="00B412B2">
              <w:rPr>
                <w:sz w:val="22"/>
                <w:szCs w:val="22"/>
              </w:rPr>
              <w:t>Да</w:t>
            </w:r>
          </w:p>
        </w:tc>
        <w:tc>
          <w:tcPr>
            <w:tcW w:w="315" w:type="pct"/>
          </w:tcPr>
          <w:p w14:paraId="12F64CA1" w14:textId="77777777" w:rsidR="006A416B" w:rsidRPr="00B412B2" w:rsidRDefault="006A416B" w:rsidP="006A416B">
            <w:pPr>
              <w:pStyle w:val="GOSTTablenorm"/>
              <w:rPr>
                <w:szCs w:val="22"/>
                <w:lang w:val="en-US"/>
              </w:rPr>
            </w:pPr>
            <w:r w:rsidRPr="00B412B2">
              <w:rPr>
                <w:szCs w:val="22"/>
              </w:rPr>
              <w:t>=4</w:t>
            </w:r>
          </w:p>
        </w:tc>
        <w:tc>
          <w:tcPr>
            <w:tcW w:w="2035" w:type="pct"/>
          </w:tcPr>
          <w:p w14:paraId="323DC886" w14:textId="77777777" w:rsidR="006A416B" w:rsidRDefault="006A416B" w:rsidP="006A416B">
            <w:pPr>
              <w:pStyle w:val="GOSTTablenorm"/>
              <w:rPr>
                <w:ins w:id="175" w:author="Сатлер Марина Викторовна" w:date="2026-04-08T18:16:00Z"/>
                <w:szCs w:val="22"/>
              </w:rPr>
            </w:pPr>
            <w:ins w:id="176" w:author="Сатлер Марина Викторовна" w:date="2026-04-08T18:11:00Z">
              <w:r w:rsidRPr="00B6211B">
                <w:rPr>
                  <w:highlight w:val="green"/>
                </w:rPr>
                <w:t>Инициатор события</w:t>
              </w:r>
            </w:ins>
            <w:del w:id="177" w:author="Сатлер Марина Викторовна" w:date="2026-04-08T18:11:00Z">
              <w:r w:rsidRPr="00B412B2" w:rsidDel="00CE7795">
                <w:rPr>
                  <w:szCs w:val="22"/>
                </w:rPr>
                <w:delText>Субъект</w:delText>
              </w:r>
            </w:del>
            <w:r w:rsidRPr="00B412B2">
              <w:rPr>
                <w:szCs w:val="22"/>
              </w:rPr>
              <w:t xml:space="preserve"> </w:t>
            </w:r>
            <w:r w:rsidRPr="00CE7795">
              <w:rPr>
                <w:szCs w:val="22"/>
                <w:highlight w:val="green"/>
              </w:rPr>
              <w:t>учета</w:t>
            </w:r>
            <w:r w:rsidRPr="00B412B2">
              <w:rPr>
                <w:szCs w:val="22"/>
              </w:rPr>
              <w:t xml:space="preserve"> для текущего этапа обработки документа.</w:t>
            </w:r>
          </w:p>
          <w:p w14:paraId="37D49974" w14:textId="07428E81" w:rsidR="006A416B" w:rsidRPr="00B6211B" w:rsidRDefault="006A416B" w:rsidP="006A416B">
            <w:pPr>
              <w:pStyle w:val="GOSTTablenorm"/>
              <w:rPr>
                <w:ins w:id="178" w:author="Сатлер Марина Викторовна" w:date="2026-04-08T18:12:00Z"/>
                <w:highlight w:val="green"/>
              </w:rPr>
            </w:pPr>
            <w:del w:id="179" w:author="Сатлер Марина Викторовна" w:date="2026-04-08T18:16:00Z">
              <w:r w:rsidRPr="00B412B2" w:rsidDel="004B79B1">
                <w:rPr>
                  <w:szCs w:val="22"/>
                </w:rPr>
                <w:delText xml:space="preserve"> </w:delText>
              </w:r>
            </w:del>
            <w:r w:rsidRPr="00B412B2">
              <w:rPr>
                <w:szCs w:val="22"/>
              </w:rPr>
              <w:t>Указывается код ТОФК</w:t>
            </w:r>
            <w:ins w:id="180" w:author="Сатлер Марина Викторовна" w:date="2026-04-08T18:12:00Z">
              <w:r>
                <w:t xml:space="preserve">, </w:t>
              </w:r>
              <w:commentRangeStart w:id="181"/>
              <w:r w:rsidRPr="00B6211B">
                <w:rPr>
                  <w:highlight w:val="green"/>
                </w:rPr>
                <w:t>инициировавшего событие учета и направившего документ в SVAP.</w:t>
              </w:r>
            </w:ins>
          </w:p>
          <w:p w14:paraId="0DE6810D" w14:textId="720FBFD1" w:rsidR="006A416B" w:rsidRPr="005C6BDA" w:rsidRDefault="006A416B" w:rsidP="006A416B">
            <w:pPr>
              <w:pStyle w:val="GOSTTablenorm"/>
              <w:rPr>
                <w:szCs w:val="22"/>
              </w:rPr>
            </w:pPr>
            <w:ins w:id="182" w:author="Сатлер Марина Викторовна" w:date="2026-04-08T18:12:00Z">
              <w:r w:rsidRPr="00B6211B">
                <w:rPr>
                  <w:highlight w:val="green"/>
                </w:rPr>
                <w:lastRenderedPageBreak/>
                <w:t xml:space="preserve">Если в правиле формирования записей учета, подобранном по документу при обработке запроса ACCOUNTING, не задан атрибут документа для заполнения системного свойства записи учета </w:t>
              </w:r>
              <w:r>
                <w:rPr>
                  <w:highlight w:val="green"/>
                </w:rPr>
                <w:t>«</w:t>
              </w:r>
              <w:r w:rsidRPr="00B6211B">
                <w:rPr>
                  <w:highlight w:val="green"/>
                </w:rPr>
                <w:t>Субъект учета</w:t>
              </w:r>
              <w:r>
                <w:rPr>
                  <w:highlight w:val="green"/>
                </w:rPr>
                <w:t>»</w:t>
              </w:r>
              <w:r>
                <w:rPr>
                  <w:rStyle w:val="af6"/>
                  <w:highlight w:val="green"/>
                </w:rPr>
                <w:footnoteReference w:id="5"/>
              </w:r>
              <w:r>
                <w:rPr>
                  <w:highlight w:val="green"/>
                </w:rPr>
                <w:t xml:space="preserve"> </w:t>
              </w:r>
              <w:r w:rsidRPr="00B6211B">
                <w:rPr>
                  <w:highlight w:val="green"/>
                </w:rPr>
                <w:t xml:space="preserve">(т.е. в правиле отсутствует аналитический признак с типом маппинга «Субъект учета»), то свойство записи учета </w:t>
              </w:r>
              <w:r>
                <w:rPr>
                  <w:highlight w:val="green"/>
                </w:rPr>
                <w:t>«</w:t>
              </w:r>
              <w:r w:rsidRPr="00B6211B">
                <w:rPr>
                  <w:highlight w:val="green"/>
                </w:rPr>
                <w:t>Субъект учета</w:t>
              </w:r>
              <w:r>
                <w:rPr>
                  <w:highlight w:val="green"/>
                </w:rPr>
                <w:t>»</w:t>
              </w:r>
              <w:r w:rsidRPr="00B6211B">
                <w:rPr>
                  <w:highlight w:val="green"/>
                </w:rPr>
                <w:t xml:space="preserve"> по формируемым на основании данного правила записям учета заполняется кодом ТОФК </w:t>
              </w:r>
              <w:r w:rsidRPr="008F77BC">
                <w:rPr>
                  <w:highlight w:val="green"/>
                </w:rPr>
                <w:t>–</w:t>
              </w:r>
              <w:r w:rsidRPr="00B6211B">
                <w:rPr>
                  <w:highlight w:val="green"/>
                </w:rPr>
                <w:t xml:space="preserve"> инициатора события учета, переданным в данном параметре</w:t>
              </w:r>
              <w:commentRangeEnd w:id="181"/>
              <w:r>
                <w:rPr>
                  <w:rStyle w:val="afff4"/>
                </w:rPr>
                <w:commentReference w:id="181"/>
              </w:r>
            </w:ins>
            <w:del w:id="185" w:author="Сатлер Марина Викторовна" w:date="2026-04-08T18:12:00Z">
              <w:r w:rsidRPr="00B9499D" w:rsidDel="00CE7795">
                <w:delText xml:space="preserve"> /ЦС по учету</w:delText>
              </w:r>
              <w:r w:rsidRPr="005C6BDA" w:rsidDel="00CE7795">
                <w:rPr>
                  <w:szCs w:val="22"/>
                </w:rPr>
                <w:delText>, в котором проводится операция</w:delText>
              </w:r>
            </w:del>
          </w:p>
        </w:tc>
      </w:tr>
      <w:tr w:rsidR="006A416B" w:rsidRPr="00B9499D" w14:paraId="0A383475" w14:textId="77777777" w:rsidTr="0065610E">
        <w:tc>
          <w:tcPr>
            <w:tcW w:w="1100" w:type="pct"/>
          </w:tcPr>
          <w:p w14:paraId="736B1FE0" w14:textId="77777777" w:rsidR="006A416B" w:rsidRPr="00B9499D" w:rsidRDefault="006A416B" w:rsidP="006A416B">
            <w:pPr>
              <w:pStyle w:val="GOSTTablenorm"/>
              <w:rPr>
                <w:szCs w:val="22"/>
              </w:rPr>
            </w:pPr>
            <w:r w:rsidRPr="00B9499D">
              <w:rPr>
                <w:szCs w:val="22"/>
              </w:rPr>
              <w:lastRenderedPageBreak/>
              <w:t>Дата отражения операции в учете</w:t>
            </w:r>
          </w:p>
        </w:tc>
        <w:tc>
          <w:tcPr>
            <w:tcW w:w="750" w:type="pct"/>
          </w:tcPr>
          <w:p w14:paraId="6FB2D1A7" w14:textId="77777777" w:rsidR="006A416B" w:rsidRPr="00B9499D" w:rsidRDefault="006A416B" w:rsidP="006A416B">
            <w:pPr>
              <w:pStyle w:val="GOSTTablenorm"/>
              <w:rPr>
                <w:szCs w:val="22"/>
              </w:rPr>
            </w:pPr>
            <w:r w:rsidRPr="00B9499D">
              <w:rPr>
                <w:szCs w:val="22"/>
                <w:lang w:val="en-US"/>
              </w:rPr>
              <w:t>SettlementDate</w:t>
            </w:r>
          </w:p>
        </w:tc>
        <w:tc>
          <w:tcPr>
            <w:tcW w:w="500" w:type="pct"/>
          </w:tcPr>
          <w:p w14:paraId="41E0976B" w14:textId="77777777" w:rsidR="006A416B" w:rsidRPr="00B9499D" w:rsidRDefault="006A416B" w:rsidP="006A416B">
            <w:pPr>
              <w:ind w:firstLine="30"/>
              <w:rPr>
                <w:sz w:val="22"/>
                <w:szCs w:val="22"/>
              </w:rPr>
            </w:pPr>
            <w:r w:rsidRPr="00B9499D">
              <w:rPr>
                <w:sz w:val="22"/>
                <w:szCs w:val="22"/>
              </w:rPr>
              <w:t>Дата</w:t>
            </w:r>
          </w:p>
        </w:tc>
        <w:tc>
          <w:tcPr>
            <w:tcW w:w="300" w:type="pct"/>
          </w:tcPr>
          <w:p w14:paraId="6D210206" w14:textId="77777777" w:rsidR="006A416B" w:rsidRPr="00B9499D" w:rsidRDefault="006A416B" w:rsidP="006A416B">
            <w:pPr>
              <w:ind w:firstLine="30"/>
              <w:rPr>
                <w:sz w:val="22"/>
                <w:szCs w:val="22"/>
              </w:rPr>
            </w:pPr>
            <w:r w:rsidRPr="00B9499D">
              <w:rPr>
                <w:sz w:val="22"/>
                <w:szCs w:val="22"/>
              </w:rPr>
              <w:t>Да</w:t>
            </w:r>
          </w:p>
        </w:tc>
        <w:tc>
          <w:tcPr>
            <w:tcW w:w="315" w:type="pct"/>
          </w:tcPr>
          <w:p w14:paraId="265790E0" w14:textId="2C151ACE" w:rsidR="006A416B" w:rsidRPr="00B9499D" w:rsidRDefault="006A416B" w:rsidP="006A416B">
            <w:pPr>
              <w:ind w:firstLine="30"/>
              <w:rPr>
                <w:sz w:val="22"/>
                <w:szCs w:val="22"/>
              </w:rPr>
            </w:pPr>
          </w:p>
        </w:tc>
        <w:tc>
          <w:tcPr>
            <w:tcW w:w="2035" w:type="pct"/>
          </w:tcPr>
          <w:p w14:paraId="331ACF40" w14:textId="7ACE044D" w:rsidR="006A416B" w:rsidRDefault="006A416B" w:rsidP="006A416B">
            <w:pPr>
              <w:pStyle w:val="GOSTTablenorm"/>
            </w:pPr>
            <w:r>
              <w:t>Дата отражения операции в учете, указывается в формате YYYY-MM-DD.</w:t>
            </w:r>
          </w:p>
          <w:p w14:paraId="0C9E60EA" w14:textId="6A1D0F6A" w:rsidR="006A416B" w:rsidRDefault="006A416B" w:rsidP="006A416B">
            <w:pPr>
              <w:pStyle w:val="GOSTTablenorm"/>
              <w:rPr>
                <w:szCs w:val="22"/>
              </w:rPr>
            </w:pPr>
            <w:r>
              <w:rPr>
                <w:szCs w:val="22"/>
              </w:rPr>
              <w:t>Если «Признак переобработки» (</w:t>
            </w:r>
            <w:r w:rsidRPr="00B9499D">
              <w:rPr>
                <w:szCs w:val="22"/>
                <w:lang w:val="en-US"/>
              </w:rPr>
              <w:t>Reprocessing</w:t>
            </w:r>
            <w:r>
              <w:rPr>
                <w:szCs w:val="22"/>
              </w:rPr>
              <w:t xml:space="preserve">) заполнен </w:t>
            </w:r>
            <w:r>
              <w:t>значением «1»</w:t>
            </w:r>
            <w:r>
              <w:rPr>
                <w:szCs w:val="22"/>
              </w:rPr>
              <w:t>, то значение параметра «Дата отражения операции в учете» (</w:t>
            </w:r>
            <w:r w:rsidRPr="00B9499D">
              <w:rPr>
                <w:szCs w:val="22"/>
                <w:lang w:val="en-US"/>
              </w:rPr>
              <w:t>SettlementDate</w:t>
            </w:r>
            <w:r>
              <w:rPr>
                <w:szCs w:val="22"/>
              </w:rPr>
              <w:t xml:space="preserve">) не учитывается при обработке запроса в </w:t>
            </w:r>
            <w:r>
              <w:rPr>
                <w:szCs w:val="22"/>
                <w:lang w:val="en-US"/>
              </w:rPr>
              <w:t>SVAP</w:t>
            </w:r>
            <w:r>
              <w:rPr>
                <w:szCs w:val="22"/>
              </w:rPr>
              <w:t>. Переформирование записей учета осуществляется той датой отражения операции в учете, которой они были сформированы ранее.</w:t>
            </w:r>
          </w:p>
          <w:p w14:paraId="085D9C0C" w14:textId="2C100AA8" w:rsidR="006A416B" w:rsidRPr="00B9499D" w:rsidRDefault="006A416B" w:rsidP="006A416B">
            <w:pPr>
              <w:pStyle w:val="GOSTTablenorm"/>
              <w:rPr>
                <w:szCs w:val="22"/>
              </w:rPr>
            </w:pPr>
            <w:r w:rsidRPr="00F114EE">
              <w:t>Если</w:t>
            </w:r>
            <w:r>
              <w:t xml:space="preserve"> «</w:t>
            </w:r>
            <w:r w:rsidRPr="00F114EE">
              <w:t>Признак переобработки</w:t>
            </w:r>
            <w:r>
              <w:t>»</w:t>
            </w:r>
            <w:r w:rsidRPr="00F114EE">
              <w:t xml:space="preserve"> (Reprocessing) заполнен значением </w:t>
            </w:r>
            <w:r>
              <w:t>«</w:t>
            </w:r>
            <w:r w:rsidRPr="00F114EE">
              <w:t>2</w:t>
            </w:r>
            <w:r>
              <w:t>»</w:t>
            </w:r>
            <w:r w:rsidRPr="00F114EE">
              <w:t xml:space="preserve">, то </w:t>
            </w:r>
            <w:r>
              <w:t xml:space="preserve">в </w:t>
            </w:r>
            <w:r w:rsidRPr="00F114EE">
              <w:t>значени</w:t>
            </w:r>
            <w:r>
              <w:t>и</w:t>
            </w:r>
            <w:r w:rsidRPr="00F114EE">
              <w:t xml:space="preserve"> параметра </w:t>
            </w:r>
            <w:r>
              <w:t>«</w:t>
            </w:r>
            <w:r w:rsidRPr="00F114EE">
              <w:t>Дата отражения операции в учете</w:t>
            </w:r>
            <w:r>
              <w:t>»</w:t>
            </w:r>
            <w:r w:rsidRPr="00F114EE">
              <w:t xml:space="preserve"> (SettlementDate) </w:t>
            </w:r>
            <w:r>
              <w:rPr>
                <w:szCs w:val="22"/>
              </w:rPr>
              <w:t xml:space="preserve">указывается </w:t>
            </w:r>
            <w:r w:rsidRPr="002B2C84">
              <w:rPr>
                <w:szCs w:val="22"/>
              </w:rPr>
              <w:t>дата отражения в учете строк документа, обработанных в первом шаге выполнения переобрабатываемого этапа</w:t>
            </w:r>
            <w:r w:rsidRPr="00D2527C">
              <w:t>. Формирование запи</w:t>
            </w:r>
            <w:r>
              <w:t xml:space="preserve">сей учета для новых строк документа </w:t>
            </w:r>
            <w:r>
              <w:rPr>
                <w:szCs w:val="22"/>
              </w:rPr>
              <w:t xml:space="preserve">в рамках очередного шага выполнения переобрабатываемого этапа </w:t>
            </w:r>
            <w:r>
              <w:t>осуществляется той датой отражения операции в учете, которая передана в параметре «Дата отражения в учете операции по переобрабатываемому этапу» (ReprocessSttlDate</w:t>
            </w:r>
            <w:commentRangeStart w:id="186"/>
            <w:commentRangeEnd w:id="186"/>
            <w:r>
              <w:rPr>
                <w:rStyle w:val="afff4"/>
              </w:rPr>
              <w:commentReference w:id="186"/>
            </w:r>
            <w:r>
              <w:t>)</w:t>
            </w:r>
          </w:p>
        </w:tc>
      </w:tr>
      <w:tr w:rsidR="006A416B" w:rsidRPr="00B9499D" w14:paraId="5EE82ADE" w14:textId="77777777" w:rsidTr="0065610E">
        <w:tc>
          <w:tcPr>
            <w:tcW w:w="1100" w:type="pct"/>
          </w:tcPr>
          <w:p w14:paraId="7059B6CF" w14:textId="4DC96F89" w:rsidR="006A416B" w:rsidRPr="00B9499D" w:rsidRDefault="006A416B" w:rsidP="006A416B">
            <w:pPr>
              <w:pStyle w:val="GOSTTablenorm"/>
              <w:rPr>
                <w:szCs w:val="22"/>
              </w:rPr>
            </w:pPr>
            <w:commentRangeStart w:id="187"/>
            <w:r w:rsidRPr="00A65380">
              <w:lastRenderedPageBreak/>
              <w:t>Дата отражения в учете операции по переобрабатываемому этапу</w:t>
            </w:r>
            <w:commentRangeEnd w:id="187"/>
            <w:r>
              <w:rPr>
                <w:rStyle w:val="afff4"/>
              </w:rPr>
              <w:commentReference w:id="187"/>
            </w:r>
          </w:p>
        </w:tc>
        <w:tc>
          <w:tcPr>
            <w:tcW w:w="750" w:type="pct"/>
          </w:tcPr>
          <w:p w14:paraId="3CC729B2" w14:textId="084F391F" w:rsidR="006A416B" w:rsidRPr="00B9499D" w:rsidRDefault="006A416B" w:rsidP="006A416B">
            <w:pPr>
              <w:pStyle w:val="GOSTTablenorm"/>
              <w:rPr>
                <w:szCs w:val="22"/>
                <w:lang w:val="en-US"/>
              </w:rPr>
            </w:pPr>
            <w:r w:rsidRPr="00A65380">
              <w:t>ReprocessSttlDate</w:t>
            </w:r>
          </w:p>
        </w:tc>
        <w:tc>
          <w:tcPr>
            <w:tcW w:w="500" w:type="pct"/>
          </w:tcPr>
          <w:p w14:paraId="3F976D4D" w14:textId="624F02A5" w:rsidR="006A416B" w:rsidRPr="00B9499D" w:rsidRDefault="006A416B" w:rsidP="006A416B">
            <w:pPr>
              <w:ind w:firstLine="30"/>
              <w:rPr>
                <w:sz w:val="22"/>
                <w:szCs w:val="22"/>
              </w:rPr>
            </w:pPr>
            <w:r w:rsidRPr="00681638">
              <w:rPr>
                <w:sz w:val="22"/>
                <w:szCs w:val="22"/>
              </w:rPr>
              <w:t>Дата</w:t>
            </w:r>
          </w:p>
        </w:tc>
        <w:tc>
          <w:tcPr>
            <w:tcW w:w="300" w:type="pct"/>
          </w:tcPr>
          <w:p w14:paraId="2F49026F" w14:textId="0C25707A" w:rsidR="006A416B" w:rsidRPr="00B9499D" w:rsidRDefault="006A416B" w:rsidP="006A416B">
            <w:pPr>
              <w:ind w:firstLine="30"/>
              <w:rPr>
                <w:sz w:val="22"/>
                <w:szCs w:val="22"/>
              </w:rPr>
            </w:pPr>
            <w:r w:rsidRPr="00681638">
              <w:rPr>
                <w:sz w:val="22"/>
                <w:szCs w:val="22"/>
              </w:rPr>
              <w:t>Нет</w:t>
            </w:r>
          </w:p>
        </w:tc>
        <w:tc>
          <w:tcPr>
            <w:tcW w:w="315" w:type="pct"/>
          </w:tcPr>
          <w:p w14:paraId="1EEF1F8A" w14:textId="77777777" w:rsidR="006A416B" w:rsidRPr="00B9499D" w:rsidRDefault="006A416B" w:rsidP="006A416B">
            <w:pPr>
              <w:ind w:firstLine="30"/>
              <w:rPr>
                <w:sz w:val="22"/>
                <w:szCs w:val="22"/>
              </w:rPr>
            </w:pPr>
          </w:p>
        </w:tc>
        <w:tc>
          <w:tcPr>
            <w:tcW w:w="2035" w:type="pct"/>
          </w:tcPr>
          <w:p w14:paraId="1358A774" w14:textId="77777777" w:rsidR="006A416B" w:rsidRDefault="006A416B" w:rsidP="006A416B">
            <w:pPr>
              <w:pStyle w:val="GOSTTablenorm"/>
            </w:pPr>
            <w:r>
              <w:t>Дата отражения в учете операции по переобрабатываемому этапу, указывается в формате YYYY-MM-DD.</w:t>
            </w:r>
          </w:p>
          <w:p w14:paraId="5699A1FC" w14:textId="7F6A12D7" w:rsidR="006A416B" w:rsidRDefault="006A416B" w:rsidP="006A416B">
            <w:pPr>
              <w:pStyle w:val="GOSTTablenorm"/>
            </w:pPr>
            <w:r>
              <w:t>Обязательно для заполнения, если «Признак переобработки» (Reprocessing) заполнен значением «2», в остальных случаях не заполняется</w:t>
            </w:r>
          </w:p>
        </w:tc>
      </w:tr>
      <w:tr w:rsidR="006A416B" w:rsidRPr="00B9499D" w14:paraId="4FD78198" w14:textId="77777777" w:rsidTr="0065610E">
        <w:tc>
          <w:tcPr>
            <w:tcW w:w="1100" w:type="pct"/>
          </w:tcPr>
          <w:p w14:paraId="05DD4BDB" w14:textId="7DBC513F" w:rsidR="006A416B" w:rsidRPr="00B9499D" w:rsidRDefault="006A416B" w:rsidP="006A416B">
            <w:pPr>
              <w:pStyle w:val="GOSTTablenorm"/>
              <w:rPr>
                <w:szCs w:val="22"/>
              </w:rPr>
            </w:pPr>
            <w:r w:rsidRPr="00B9499D">
              <w:rPr>
                <w:szCs w:val="22"/>
              </w:rPr>
              <w:t>Признак переобработки</w:t>
            </w:r>
          </w:p>
        </w:tc>
        <w:tc>
          <w:tcPr>
            <w:tcW w:w="750" w:type="pct"/>
          </w:tcPr>
          <w:p w14:paraId="15B3C709" w14:textId="06087010" w:rsidR="006A416B" w:rsidRPr="00B9499D" w:rsidRDefault="006A416B" w:rsidP="006A416B">
            <w:pPr>
              <w:pStyle w:val="GOSTTablenorm"/>
              <w:rPr>
                <w:szCs w:val="22"/>
                <w:lang w:val="en-US"/>
              </w:rPr>
            </w:pPr>
            <w:r w:rsidRPr="00B9499D">
              <w:rPr>
                <w:szCs w:val="22"/>
                <w:lang w:val="en-US"/>
              </w:rPr>
              <w:t>Reprocessing</w:t>
            </w:r>
          </w:p>
        </w:tc>
        <w:tc>
          <w:tcPr>
            <w:tcW w:w="500" w:type="pct"/>
          </w:tcPr>
          <w:p w14:paraId="2CE759C5" w14:textId="6696ED23" w:rsidR="006A416B" w:rsidRPr="00B9499D" w:rsidRDefault="006A416B" w:rsidP="006A416B">
            <w:pPr>
              <w:ind w:firstLine="30"/>
              <w:rPr>
                <w:sz w:val="22"/>
                <w:szCs w:val="22"/>
              </w:rPr>
            </w:pPr>
            <w:r w:rsidRPr="00B9499D">
              <w:rPr>
                <w:sz w:val="22"/>
                <w:szCs w:val="22"/>
              </w:rPr>
              <w:t>Строка</w:t>
            </w:r>
          </w:p>
        </w:tc>
        <w:tc>
          <w:tcPr>
            <w:tcW w:w="300" w:type="pct"/>
          </w:tcPr>
          <w:p w14:paraId="426BA891" w14:textId="65A45FC3" w:rsidR="006A416B" w:rsidRPr="00B9499D" w:rsidRDefault="006A416B" w:rsidP="006A416B">
            <w:pPr>
              <w:ind w:firstLine="30"/>
              <w:rPr>
                <w:sz w:val="22"/>
                <w:szCs w:val="22"/>
              </w:rPr>
            </w:pPr>
            <w:r w:rsidRPr="00B9499D">
              <w:rPr>
                <w:sz w:val="22"/>
                <w:szCs w:val="22"/>
              </w:rPr>
              <w:t>Нет</w:t>
            </w:r>
          </w:p>
        </w:tc>
        <w:tc>
          <w:tcPr>
            <w:tcW w:w="315" w:type="pct"/>
          </w:tcPr>
          <w:p w14:paraId="372E9FE3" w14:textId="28B89688" w:rsidR="006A416B" w:rsidRPr="00B9499D" w:rsidRDefault="006A416B" w:rsidP="006A416B">
            <w:pPr>
              <w:ind w:firstLine="30"/>
              <w:rPr>
                <w:sz w:val="22"/>
                <w:szCs w:val="22"/>
              </w:rPr>
            </w:pPr>
            <w:r w:rsidRPr="00B9499D">
              <w:rPr>
                <w:sz w:val="22"/>
                <w:szCs w:val="22"/>
              </w:rPr>
              <w:t>=1</w:t>
            </w:r>
          </w:p>
        </w:tc>
        <w:tc>
          <w:tcPr>
            <w:tcW w:w="2035" w:type="pct"/>
          </w:tcPr>
          <w:p w14:paraId="1DD3950F" w14:textId="45AD64C9" w:rsidR="006A416B" w:rsidRPr="00B9499D" w:rsidRDefault="006A416B" w:rsidP="006A416B">
            <w:pPr>
              <w:pStyle w:val="GOSTTablenorm"/>
              <w:rPr>
                <w:szCs w:val="22"/>
              </w:rPr>
            </w:pPr>
            <w:r w:rsidRPr="00B9499D">
              <w:rPr>
                <w:szCs w:val="22"/>
              </w:rPr>
              <w:t>Указывается признак необходимости переобработки этапа.</w:t>
            </w:r>
          </w:p>
          <w:p w14:paraId="590A2E73" w14:textId="77777777" w:rsidR="006A416B" w:rsidRPr="00B9499D" w:rsidRDefault="006A416B" w:rsidP="006A416B">
            <w:pPr>
              <w:pStyle w:val="GOSTTablenorm"/>
              <w:rPr>
                <w:szCs w:val="22"/>
              </w:rPr>
            </w:pPr>
            <w:r w:rsidRPr="00B9499D">
              <w:rPr>
                <w:szCs w:val="22"/>
              </w:rPr>
              <w:t>Возможные значения:</w:t>
            </w:r>
          </w:p>
          <w:p w14:paraId="53D8420C" w14:textId="37307094" w:rsidR="006A416B" w:rsidRDefault="006A416B" w:rsidP="006A416B">
            <w:pPr>
              <w:pStyle w:val="GOSTTableListMark1"/>
            </w:pPr>
            <w:r>
              <w:t>«</w:t>
            </w:r>
            <w:r w:rsidRPr="00B9499D">
              <w:t>1</w:t>
            </w:r>
            <w:r>
              <w:t>»</w:t>
            </w:r>
            <w:r w:rsidRPr="00B9499D">
              <w:t xml:space="preserve"> – </w:t>
            </w:r>
            <w:r w:rsidRPr="00F114EE">
              <w:t>переобработка этапа с заменой учетной информации</w:t>
            </w:r>
            <w:r>
              <w:t>;</w:t>
            </w:r>
          </w:p>
          <w:p w14:paraId="76A4CEFC" w14:textId="46955A30" w:rsidR="006A416B" w:rsidRDefault="006A416B" w:rsidP="006A416B">
            <w:pPr>
              <w:pStyle w:val="GOSTTableListMark1"/>
            </w:pPr>
            <w:r>
              <w:t>«</w:t>
            </w:r>
            <w:r w:rsidRPr="00F114EE">
              <w:t>2</w:t>
            </w:r>
            <w:r>
              <w:t>»</w:t>
            </w:r>
            <w:r w:rsidRPr="00F114EE">
              <w:t xml:space="preserve"> – переобработка этапа с добавлением учетной информации</w:t>
            </w:r>
            <w:r>
              <w:t>.</w:t>
            </w:r>
          </w:p>
          <w:p w14:paraId="026B001D" w14:textId="77777777" w:rsidR="006A416B" w:rsidRDefault="006A416B" w:rsidP="006A416B">
            <w:pPr>
              <w:pStyle w:val="GOSTTablenorm"/>
              <w:rPr>
                <w:ins w:id="188" w:author="Сатлер Марина Викторовна" w:date="2025-10-09T11:48:00Z"/>
              </w:rPr>
            </w:pPr>
            <w:r w:rsidRPr="00B771A7">
              <w:rPr>
                <w:szCs w:val="22"/>
              </w:rPr>
              <w:t>Заполняется в запросе, сформированном для переформирования записей учета по ранее выполненному этапу обработки документа. В запросе, сформированном для подбора и/или сторнирования записей учета в рамках выполнения очередного этапа обработки документа, не заполняется</w:t>
            </w:r>
            <w:ins w:id="189" w:author="Сатлер Марина Викторовна" w:date="2025-10-09T11:48:00Z">
              <w:r>
                <w:t>.</w:t>
              </w:r>
            </w:ins>
          </w:p>
          <w:p w14:paraId="12B89FCF" w14:textId="28967B00" w:rsidR="006A416B" w:rsidRPr="00B9499D" w:rsidRDefault="006A416B" w:rsidP="006A416B">
            <w:pPr>
              <w:pStyle w:val="GOSTTablenorm"/>
            </w:pPr>
            <w:ins w:id="190" w:author="Сатлер Марина Викторовна" w:date="2025-10-09T11:48:00Z">
              <w:r w:rsidRPr="001D48F1">
                <w:rPr>
                  <w:highlight w:val="green"/>
                </w:rPr>
                <w:t xml:space="preserve">В запросе с заполненным параметром </w:t>
              </w:r>
            </w:ins>
            <w:commentRangeStart w:id="191"/>
            <w:ins w:id="192" w:author="Сказецкая Наталья Камилевна" w:date="2026-04-14T16:24:00Z">
              <w:r>
                <w:t>«</w:t>
              </w:r>
              <w:r w:rsidRPr="00AD14BB">
                <w:t xml:space="preserve">Глобальный </w:t>
              </w:r>
              <w:commentRangeEnd w:id="191"/>
              <w:r>
                <w:rPr>
                  <w:rStyle w:val="afff4"/>
                </w:rPr>
                <w:commentReference w:id="191"/>
              </w:r>
              <w:r w:rsidRPr="00AD14BB">
                <w:t>идентификатор связанного документа</w:t>
              </w:r>
              <w:r>
                <w:t>» (</w:t>
              </w:r>
              <w:r w:rsidRPr="00AA0EE4">
                <w:t>LinkedDocGuid</w:t>
              </w:r>
              <w:r>
                <w:t>)</w:t>
              </w:r>
              <w:r w:rsidRPr="001D48F1">
                <w:rPr>
                  <w:highlight w:val="green"/>
                </w:rPr>
                <w:t xml:space="preserve"> </w:t>
              </w:r>
              <w:r>
                <w:rPr>
                  <w:highlight w:val="green"/>
                </w:rPr>
                <w:t xml:space="preserve">или </w:t>
              </w:r>
            </w:ins>
            <w:ins w:id="193" w:author="Сатлер Марина Викторовна" w:date="2025-10-09T11:48:00Z">
              <w:r w:rsidRPr="001D48F1">
                <w:rPr>
                  <w:highlight w:val="green"/>
                </w:rPr>
                <w:t>«Проверка доступного остатка» (CheckFunds)</w:t>
              </w:r>
              <w:r>
                <w:rPr>
                  <w:highlight w:val="green"/>
                </w:rPr>
                <w:t xml:space="preserve"> </w:t>
              </w:r>
              <w:r w:rsidRPr="001D48F1">
                <w:rPr>
                  <w:highlight w:val="green"/>
                </w:rPr>
                <w:t>не заполняется</w:t>
              </w:r>
            </w:ins>
          </w:p>
        </w:tc>
      </w:tr>
      <w:tr w:rsidR="006A416B" w:rsidRPr="00B9499D" w14:paraId="2D1CF550" w14:textId="77777777" w:rsidTr="0065610E">
        <w:trPr>
          <w:ins w:id="194" w:author="Сатлер Марина Викторовна" w:date="2025-10-09T11:47:00Z"/>
        </w:trPr>
        <w:tc>
          <w:tcPr>
            <w:tcW w:w="1100" w:type="pct"/>
          </w:tcPr>
          <w:p w14:paraId="3F7CE57B" w14:textId="75961AFE" w:rsidR="006A416B" w:rsidRPr="00B9499D" w:rsidRDefault="006A416B" w:rsidP="006A416B">
            <w:pPr>
              <w:pStyle w:val="GOSTTablenorm"/>
              <w:rPr>
                <w:ins w:id="195" w:author="Сатлер Марина Викторовна" w:date="2025-10-09T11:47:00Z"/>
                <w:szCs w:val="22"/>
              </w:rPr>
            </w:pPr>
            <w:commentRangeStart w:id="196"/>
            <w:ins w:id="197" w:author="Сатлер Марина Викторовна" w:date="2025-10-09T11:48:00Z">
              <w:r w:rsidRPr="001D48F1">
                <w:rPr>
                  <w:highlight w:val="green"/>
                </w:rPr>
                <w:t>Проверка доступного остатка</w:t>
              </w:r>
            </w:ins>
            <w:commentRangeEnd w:id="196"/>
            <w:r>
              <w:rPr>
                <w:rStyle w:val="afff4"/>
              </w:rPr>
              <w:commentReference w:id="196"/>
            </w:r>
          </w:p>
        </w:tc>
        <w:tc>
          <w:tcPr>
            <w:tcW w:w="750" w:type="pct"/>
          </w:tcPr>
          <w:p w14:paraId="357C7A1F" w14:textId="1A966E79" w:rsidR="006A416B" w:rsidRPr="00AB41A7" w:rsidRDefault="006A416B" w:rsidP="006A416B">
            <w:pPr>
              <w:pStyle w:val="GOSTTablenorm"/>
              <w:rPr>
                <w:ins w:id="198" w:author="Сатлер Марина Викторовна" w:date="2025-10-09T11:47:00Z"/>
                <w:szCs w:val="22"/>
              </w:rPr>
            </w:pPr>
            <w:ins w:id="199" w:author="Сатлер Марина Викторовна" w:date="2025-10-09T11:48:00Z">
              <w:r w:rsidRPr="001D48F1">
                <w:rPr>
                  <w:highlight w:val="green"/>
                  <w:lang w:val="en-US"/>
                </w:rPr>
                <w:t>CheckFunds</w:t>
              </w:r>
            </w:ins>
          </w:p>
        </w:tc>
        <w:tc>
          <w:tcPr>
            <w:tcW w:w="500" w:type="pct"/>
          </w:tcPr>
          <w:p w14:paraId="0365DA52" w14:textId="1818D686" w:rsidR="006A416B" w:rsidRPr="00B9499D" w:rsidRDefault="006A416B" w:rsidP="006A416B">
            <w:pPr>
              <w:pStyle w:val="GOSTTablenorm"/>
              <w:rPr>
                <w:ins w:id="200" w:author="Сатлер Марина Викторовна" w:date="2025-10-09T11:47:00Z"/>
                <w:szCs w:val="22"/>
              </w:rPr>
            </w:pPr>
            <w:ins w:id="201" w:author="Сатлер Марина Викторовна" w:date="2025-10-09T11:48:00Z">
              <w:r w:rsidRPr="001D48F1">
                <w:rPr>
                  <w:highlight w:val="green"/>
                </w:rPr>
                <w:t>Число</w:t>
              </w:r>
            </w:ins>
          </w:p>
        </w:tc>
        <w:tc>
          <w:tcPr>
            <w:tcW w:w="300" w:type="pct"/>
          </w:tcPr>
          <w:p w14:paraId="75753435" w14:textId="0BEA9FDC" w:rsidR="006A416B" w:rsidRPr="00B9499D" w:rsidRDefault="006A416B" w:rsidP="006A416B">
            <w:pPr>
              <w:pStyle w:val="GOSTTablenorm"/>
              <w:rPr>
                <w:ins w:id="202" w:author="Сатлер Марина Викторовна" w:date="2025-10-09T11:47:00Z"/>
                <w:szCs w:val="22"/>
              </w:rPr>
            </w:pPr>
            <w:ins w:id="203" w:author="Сатлер Марина Викторовна" w:date="2025-10-09T11:48:00Z">
              <w:r w:rsidRPr="001D48F1">
                <w:rPr>
                  <w:highlight w:val="green"/>
                </w:rPr>
                <w:t>Нет</w:t>
              </w:r>
            </w:ins>
          </w:p>
        </w:tc>
        <w:tc>
          <w:tcPr>
            <w:tcW w:w="315" w:type="pct"/>
          </w:tcPr>
          <w:p w14:paraId="2C60CCD7" w14:textId="430371D8" w:rsidR="006A416B" w:rsidRPr="00B9499D" w:rsidRDefault="006A416B" w:rsidP="006A416B">
            <w:pPr>
              <w:pStyle w:val="GOSTTablenorm"/>
              <w:rPr>
                <w:ins w:id="204" w:author="Сатлер Марина Викторовна" w:date="2025-10-09T11:47:00Z"/>
                <w:szCs w:val="22"/>
              </w:rPr>
            </w:pPr>
            <w:ins w:id="205" w:author="Сатлер Марина Викторовна" w:date="2025-10-09T11:48:00Z">
              <w:r w:rsidRPr="001D48F1">
                <w:rPr>
                  <w:highlight w:val="green"/>
                </w:rPr>
                <w:t>=1</w:t>
              </w:r>
            </w:ins>
          </w:p>
        </w:tc>
        <w:tc>
          <w:tcPr>
            <w:tcW w:w="2035" w:type="pct"/>
          </w:tcPr>
          <w:p w14:paraId="76334AC6" w14:textId="77777777" w:rsidR="006A416B" w:rsidRPr="001D48F1" w:rsidRDefault="006A416B" w:rsidP="006A416B">
            <w:pPr>
              <w:pStyle w:val="GOSTTablenorm"/>
              <w:rPr>
                <w:ins w:id="206" w:author="Сатлер Марина Викторовна" w:date="2025-10-09T11:48:00Z"/>
                <w:highlight w:val="green"/>
              </w:rPr>
            </w:pPr>
            <w:ins w:id="207" w:author="Сатлер Марина Викторовна" w:date="2025-10-09T11:48:00Z">
              <w:r w:rsidRPr="001D48F1">
                <w:rPr>
                  <w:highlight w:val="green"/>
                </w:rPr>
                <w:t>Признак необходимости контроля доступного остатка средств без создания записей учета.</w:t>
              </w:r>
            </w:ins>
          </w:p>
          <w:p w14:paraId="28C88FEF" w14:textId="77777777" w:rsidR="006A416B" w:rsidRPr="001D48F1" w:rsidRDefault="006A416B" w:rsidP="006A416B">
            <w:pPr>
              <w:pStyle w:val="GOSTTablenorm"/>
              <w:rPr>
                <w:ins w:id="208" w:author="Сатлер Марина Викторовна" w:date="2025-10-09T11:48:00Z"/>
                <w:highlight w:val="green"/>
              </w:rPr>
            </w:pPr>
            <w:ins w:id="209" w:author="Сатлер Марина Викторовна" w:date="2025-10-09T11:48:00Z">
              <w:r w:rsidRPr="001D48F1">
                <w:rPr>
                  <w:highlight w:val="green"/>
                </w:rPr>
                <w:t>Возможные значения:</w:t>
              </w:r>
            </w:ins>
          </w:p>
          <w:p w14:paraId="189F2A0D" w14:textId="31467CFF" w:rsidR="006A416B" w:rsidRPr="00B9499D" w:rsidRDefault="006A416B" w:rsidP="006A416B">
            <w:pPr>
              <w:pStyle w:val="GOSTTableListMark1"/>
              <w:rPr>
                <w:ins w:id="210" w:author="Сатлер Марина Викторовна" w:date="2025-10-09T11:47:00Z"/>
                <w:szCs w:val="22"/>
              </w:rPr>
            </w:pPr>
            <w:ins w:id="211" w:author="Сатлер Марина Викторовна" w:date="2025-10-09T11:48:00Z">
              <w:r w:rsidRPr="001D48F1">
                <w:rPr>
                  <w:highlight w:val="green"/>
                </w:rPr>
                <w:t>«1» – требуется выполнить контроль доступного остатка средств без создания записей учета</w:t>
              </w:r>
            </w:ins>
          </w:p>
        </w:tc>
      </w:tr>
    </w:tbl>
    <w:p w14:paraId="563E1DBC" w14:textId="77777777" w:rsidR="004D59AC" w:rsidRDefault="004D59AC" w:rsidP="004D59AC">
      <w:pPr>
        <w:pStyle w:val="31"/>
      </w:pPr>
      <w:bookmarkStart w:id="212" w:name="_Ref185932293"/>
      <w:bookmarkStart w:id="213" w:name="_Toc195714994"/>
      <w:bookmarkStart w:id="214" w:name="_Toc226564449"/>
      <w:bookmarkStart w:id="215" w:name="_Toc157072919"/>
      <w:bookmarkStart w:id="216" w:name="_Toc117871504"/>
      <w:bookmarkStart w:id="217" w:name="_Toc121319602"/>
      <w:r w:rsidRPr="00601F01">
        <w:lastRenderedPageBreak/>
        <w:t xml:space="preserve">Перечень параметров тела запроса (Document) </w:t>
      </w:r>
      <w:r>
        <w:t xml:space="preserve">в </w:t>
      </w:r>
      <w:r>
        <w:rPr>
          <w:lang w:val="en-US"/>
        </w:rPr>
        <w:t>SVAP</w:t>
      </w:r>
      <w:r>
        <w:t xml:space="preserve"> НПС </w:t>
      </w:r>
      <w:r w:rsidRPr="00601F01">
        <w:t>по документ</w:t>
      </w:r>
      <w:r>
        <w:t>ам</w:t>
      </w:r>
      <w:bookmarkEnd w:id="212"/>
      <w:bookmarkEnd w:id="213"/>
      <w:bookmarkEnd w:id="214"/>
    </w:p>
    <w:p w14:paraId="36377B39" w14:textId="02A28064" w:rsidR="005022F4" w:rsidRPr="00A775EA" w:rsidRDefault="005022F4" w:rsidP="004D59AC">
      <w:pPr>
        <w:pStyle w:val="41"/>
      </w:pPr>
      <w:bookmarkStart w:id="218" w:name="_Toc226564450"/>
      <w:r w:rsidRPr="00A775EA">
        <w:t>«Заявка на получение денежных средств, перечисляемых на карту</w:t>
      </w:r>
      <w:r w:rsidR="005D7663" w:rsidRPr="00A775EA">
        <w:t>»</w:t>
      </w:r>
      <w:r w:rsidRPr="00A775EA">
        <w:t xml:space="preserve"> (ф. 0531243) TSE_0531243_D26</w:t>
      </w:r>
      <w:bookmarkEnd w:id="218"/>
    </w:p>
    <w:p w14:paraId="7AE6FBE4" w14:textId="73ABD2C3" w:rsidR="005D7663" w:rsidRPr="00A775EA" w:rsidRDefault="005D7663" w:rsidP="004D59AC">
      <w:pPr>
        <w:pStyle w:val="51"/>
      </w:pPr>
      <w:bookmarkStart w:id="219" w:name="_Toc226564451"/>
      <w:r w:rsidRPr="00A775EA">
        <w:t>Перечень параметров тела запроса (Document) по документу «Заявка на получение денежных средств, перечисляемых на карту» (ф. 0531243) TSE_0531243_D26</w:t>
      </w:r>
      <w:bookmarkEnd w:id="219"/>
    </w:p>
    <w:p w14:paraId="0A5A4641" w14:textId="4E0E455E" w:rsidR="005D7663" w:rsidRPr="00A775EA" w:rsidRDefault="005D7663" w:rsidP="005D7663">
      <w:pPr>
        <w:pStyle w:val="GOSTNameTable"/>
      </w:pPr>
      <w:r w:rsidRPr="00A775EA">
        <w:fldChar w:fldCharType="begin"/>
      </w:r>
      <w:r w:rsidRPr="00A775EA">
        <w:instrText xml:space="preserve"> SEQ Таблица \* ARABIC </w:instrText>
      </w:r>
      <w:r w:rsidRPr="00A775EA">
        <w:fldChar w:fldCharType="separate"/>
      </w:r>
      <w:bookmarkStart w:id="220" w:name="_Toc226564516"/>
      <w:r w:rsidR="00CE7795">
        <w:t>4</w:t>
      </w:r>
      <w:r w:rsidRPr="00A775EA">
        <w:fldChar w:fldCharType="end"/>
      </w:r>
      <w:r w:rsidRPr="00A775EA">
        <w:t xml:space="preserve"> - Параметры тела (Document) запроса на подбор / сторнирование / переформирование записей учета по документу «Заявка на получение денежных средств, перечисляемых на карту» (ф. 0531243) TSE_0531243_D26</w:t>
      </w:r>
      <w:bookmarkEnd w:id="220"/>
    </w:p>
    <w:tbl>
      <w:tblPr>
        <w:tblStyle w:val="GOSTTable"/>
        <w:tblW w:w="5000" w:type="pct"/>
        <w:tblLayout w:type="fixed"/>
        <w:tblLook w:val="07E0" w:firstRow="1" w:lastRow="1" w:firstColumn="1" w:lastColumn="1" w:noHBand="1" w:noVBand="1"/>
      </w:tblPr>
      <w:tblGrid>
        <w:gridCol w:w="3453"/>
        <w:gridCol w:w="2354"/>
        <w:gridCol w:w="1569"/>
        <w:gridCol w:w="913"/>
        <w:gridCol w:w="992"/>
        <w:gridCol w:w="6413"/>
      </w:tblGrid>
      <w:tr w:rsidR="0077563F" w:rsidRPr="00A775EA" w14:paraId="041E366F" w14:textId="77777777" w:rsidTr="00A775EA">
        <w:trPr>
          <w:cnfStyle w:val="100000000000" w:firstRow="1" w:lastRow="0" w:firstColumn="0" w:lastColumn="0" w:oddVBand="0" w:evenVBand="0" w:oddHBand="0" w:evenHBand="0" w:firstRowFirstColumn="0" w:firstRowLastColumn="0" w:lastRowFirstColumn="0" w:lastRowLastColumn="0"/>
          <w:trHeight w:val="1002"/>
        </w:trPr>
        <w:tc>
          <w:tcPr>
            <w:tcW w:w="1100" w:type="pct"/>
            <w:hideMark/>
          </w:tcPr>
          <w:p w14:paraId="4F68F277" w14:textId="77777777" w:rsidR="0077563F" w:rsidRPr="00A775EA" w:rsidRDefault="0077563F" w:rsidP="0077563F">
            <w:pPr>
              <w:keepNext/>
              <w:suppressAutoHyphens/>
              <w:ind w:firstLine="0"/>
              <w:jc w:val="center"/>
              <w:rPr>
                <w:b/>
                <w:bCs/>
                <w:sz w:val="22"/>
                <w:szCs w:val="22"/>
              </w:rPr>
            </w:pPr>
            <w:r w:rsidRPr="00A775EA">
              <w:rPr>
                <w:b/>
                <w:bCs/>
                <w:sz w:val="22"/>
                <w:szCs w:val="22"/>
              </w:rPr>
              <w:t>Наименование параметра</w:t>
            </w:r>
          </w:p>
        </w:tc>
        <w:tc>
          <w:tcPr>
            <w:tcW w:w="750" w:type="pct"/>
            <w:hideMark/>
          </w:tcPr>
          <w:p w14:paraId="082AAA15" w14:textId="77777777" w:rsidR="0077563F" w:rsidRPr="00A775EA" w:rsidRDefault="0077563F" w:rsidP="0077563F">
            <w:pPr>
              <w:keepNext/>
              <w:suppressAutoHyphens/>
              <w:ind w:firstLine="0"/>
              <w:jc w:val="center"/>
              <w:rPr>
                <w:b/>
                <w:bCs/>
                <w:sz w:val="22"/>
                <w:szCs w:val="22"/>
              </w:rPr>
            </w:pPr>
            <w:r w:rsidRPr="00A775EA">
              <w:rPr>
                <w:b/>
                <w:bCs/>
                <w:sz w:val="22"/>
                <w:szCs w:val="22"/>
              </w:rPr>
              <w:t>Название тэга</w:t>
            </w:r>
          </w:p>
        </w:tc>
        <w:tc>
          <w:tcPr>
            <w:tcW w:w="500" w:type="pct"/>
            <w:hideMark/>
          </w:tcPr>
          <w:p w14:paraId="67CB9BDA" w14:textId="77777777" w:rsidR="0077563F" w:rsidRPr="00A775EA" w:rsidRDefault="0077563F" w:rsidP="0077563F">
            <w:pPr>
              <w:keepNext/>
              <w:suppressAutoHyphens/>
              <w:ind w:firstLine="0"/>
              <w:jc w:val="center"/>
              <w:rPr>
                <w:b/>
                <w:bCs/>
                <w:sz w:val="22"/>
                <w:szCs w:val="22"/>
              </w:rPr>
            </w:pPr>
            <w:r w:rsidRPr="00A775EA">
              <w:rPr>
                <w:b/>
                <w:bCs/>
                <w:sz w:val="22"/>
                <w:szCs w:val="22"/>
              </w:rPr>
              <w:t>Тип данных</w:t>
            </w:r>
          </w:p>
        </w:tc>
        <w:tc>
          <w:tcPr>
            <w:tcW w:w="291" w:type="pct"/>
          </w:tcPr>
          <w:p w14:paraId="0926EB31" w14:textId="77777777" w:rsidR="0077563F" w:rsidRPr="00A775EA" w:rsidRDefault="0077563F" w:rsidP="0077563F">
            <w:pPr>
              <w:keepNext/>
              <w:suppressAutoHyphens/>
              <w:ind w:firstLine="0"/>
              <w:jc w:val="center"/>
              <w:rPr>
                <w:b/>
                <w:bCs/>
                <w:sz w:val="22"/>
                <w:szCs w:val="22"/>
              </w:rPr>
            </w:pPr>
            <w:r w:rsidRPr="00A775EA">
              <w:rPr>
                <w:b/>
                <w:bCs/>
                <w:sz w:val="22"/>
                <w:szCs w:val="22"/>
              </w:rPr>
              <w:t>Обязательность</w:t>
            </w:r>
          </w:p>
        </w:tc>
        <w:tc>
          <w:tcPr>
            <w:tcW w:w="316" w:type="pct"/>
            <w:hideMark/>
          </w:tcPr>
          <w:p w14:paraId="351966FB" w14:textId="77777777" w:rsidR="0077563F" w:rsidRPr="00A775EA" w:rsidRDefault="0077563F" w:rsidP="0077563F">
            <w:pPr>
              <w:keepNext/>
              <w:suppressAutoHyphens/>
              <w:ind w:firstLine="0"/>
              <w:jc w:val="center"/>
              <w:rPr>
                <w:b/>
                <w:bCs/>
                <w:sz w:val="22"/>
                <w:szCs w:val="22"/>
              </w:rPr>
            </w:pPr>
            <w:r w:rsidRPr="00A775EA">
              <w:rPr>
                <w:b/>
                <w:bCs/>
                <w:sz w:val="22"/>
                <w:szCs w:val="22"/>
              </w:rPr>
              <w:t>Размерность</w:t>
            </w:r>
          </w:p>
        </w:tc>
        <w:tc>
          <w:tcPr>
            <w:tcW w:w="2043" w:type="pct"/>
          </w:tcPr>
          <w:p w14:paraId="2A907D28" w14:textId="77777777" w:rsidR="0077563F" w:rsidRPr="00A775EA" w:rsidRDefault="0077563F" w:rsidP="0077563F">
            <w:pPr>
              <w:keepNext/>
              <w:suppressAutoHyphens/>
              <w:ind w:firstLine="0"/>
              <w:jc w:val="center"/>
              <w:rPr>
                <w:b/>
                <w:bCs/>
                <w:sz w:val="22"/>
                <w:szCs w:val="22"/>
              </w:rPr>
            </w:pPr>
            <w:r w:rsidRPr="00A775EA">
              <w:rPr>
                <w:b/>
                <w:bCs/>
                <w:sz w:val="22"/>
                <w:szCs w:val="22"/>
              </w:rPr>
              <w:t>Описание</w:t>
            </w:r>
          </w:p>
        </w:tc>
      </w:tr>
      <w:tr w:rsidR="0077563F" w:rsidRPr="00A775EA" w14:paraId="1FE07894" w14:textId="77777777" w:rsidTr="00A775EA">
        <w:tc>
          <w:tcPr>
            <w:tcW w:w="1100" w:type="pct"/>
          </w:tcPr>
          <w:p w14:paraId="161AFE11" w14:textId="77777777" w:rsidR="0077563F" w:rsidRPr="00A775EA" w:rsidRDefault="0077563F" w:rsidP="0077563F">
            <w:pPr>
              <w:ind w:left="57" w:right="57" w:firstLine="0"/>
              <w:rPr>
                <w:sz w:val="22"/>
              </w:rPr>
            </w:pPr>
            <w:r w:rsidRPr="00A775EA">
              <w:rPr>
                <w:sz w:val="22"/>
                <w:szCs w:val="22"/>
              </w:rPr>
              <w:t>Номер документа</w:t>
            </w:r>
          </w:p>
        </w:tc>
        <w:tc>
          <w:tcPr>
            <w:tcW w:w="750" w:type="pct"/>
          </w:tcPr>
          <w:p w14:paraId="24919F6E" w14:textId="25C78415" w:rsidR="0077563F" w:rsidRPr="00C90D09" w:rsidRDefault="0077563F" w:rsidP="00A775EA">
            <w:pPr>
              <w:pStyle w:val="GOSTTablenorm"/>
            </w:pPr>
            <w:r w:rsidRPr="00C90D09">
              <w:rPr>
                <w:color w:val="000000"/>
              </w:rPr>
              <w:t>BRE</w:t>
            </w:r>
            <w:r w:rsidR="004A605B" w:rsidRPr="00C90D09">
              <w:rPr>
                <w:color w:val="000000"/>
              </w:rPr>
              <w:t>_</w:t>
            </w:r>
            <w:r w:rsidRPr="00C90D09">
              <w:t>DocNum</w:t>
            </w:r>
          </w:p>
        </w:tc>
        <w:tc>
          <w:tcPr>
            <w:tcW w:w="500" w:type="pct"/>
          </w:tcPr>
          <w:p w14:paraId="019DFCDB" w14:textId="77777777" w:rsidR="0077563F" w:rsidRPr="00A775EA" w:rsidRDefault="0077563F" w:rsidP="0077563F">
            <w:pPr>
              <w:ind w:left="57" w:right="57" w:firstLine="0"/>
              <w:rPr>
                <w:sz w:val="22"/>
              </w:rPr>
            </w:pPr>
            <w:r w:rsidRPr="00A775EA">
              <w:rPr>
                <w:sz w:val="22"/>
                <w:szCs w:val="22"/>
              </w:rPr>
              <w:t>Строка</w:t>
            </w:r>
          </w:p>
        </w:tc>
        <w:tc>
          <w:tcPr>
            <w:tcW w:w="291" w:type="pct"/>
          </w:tcPr>
          <w:p w14:paraId="24FA1263" w14:textId="77777777" w:rsidR="0077563F" w:rsidRPr="00A775EA" w:rsidRDefault="0077563F" w:rsidP="0077563F">
            <w:pPr>
              <w:ind w:left="57" w:right="57" w:firstLine="0"/>
              <w:rPr>
                <w:sz w:val="22"/>
              </w:rPr>
            </w:pPr>
            <w:r w:rsidRPr="00A775EA">
              <w:rPr>
                <w:sz w:val="22"/>
                <w:szCs w:val="22"/>
              </w:rPr>
              <w:t>Да</w:t>
            </w:r>
          </w:p>
        </w:tc>
        <w:tc>
          <w:tcPr>
            <w:tcW w:w="316" w:type="pct"/>
          </w:tcPr>
          <w:p w14:paraId="28A0159E" w14:textId="77777777" w:rsidR="0077563F" w:rsidRPr="00A775EA" w:rsidRDefault="0077563F" w:rsidP="0077563F">
            <w:pPr>
              <w:ind w:left="57" w:right="57" w:firstLine="0"/>
              <w:rPr>
                <w:sz w:val="22"/>
              </w:rPr>
            </w:pPr>
            <w:r w:rsidRPr="00A775EA">
              <w:rPr>
                <w:sz w:val="22"/>
                <w:szCs w:val="22"/>
              </w:rPr>
              <w:t>&lt;=</w:t>
            </w:r>
            <w:r w:rsidRPr="00A775EA">
              <w:rPr>
                <w:sz w:val="22"/>
                <w:szCs w:val="22"/>
                <w:lang w:val="en-US"/>
              </w:rPr>
              <w:t>1</w:t>
            </w:r>
            <w:r w:rsidRPr="00A775EA">
              <w:rPr>
                <w:sz w:val="22"/>
                <w:szCs w:val="22"/>
              </w:rPr>
              <w:t>5</w:t>
            </w:r>
          </w:p>
        </w:tc>
        <w:tc>
          <w:tcPr>
            <w:tcW w:w="2043" w:type="pct"/>
          </w:tcPr>
          <w:p w14:paraId="206A0F7A" w14:textId="77777777" w:rsidR="0077563F" w:rsidRPr="00A775EA" w:rsidRDefault="0077563F" w:rsidP="00A775EA">
            <w:pPr>
              <w:pStyle w:val="GOSTTablenorm"/>
            </w:pPr>
            <w:r w:rsidRPr="00A775EA">
              <w:t>Указывается номер документа</w:t>
            </w:r>
          </w:p>
        </w:tc>
      </w:tr>
      <w:tr w:rsidR="0077563F" w:rsidRPr="00A775EA" w14:paraId="0949F5BC" w14:textId="77777777" w:rsidTr="00A775EA">
        <w:tc>
          <w:tcPr>
            <w:tcW w:w="1100" w:type="pct"/>
          </w:tcPr>
          <w:p w14:paraId="017E78E9" w14:textId="77777777" w:rsidR="0077563F" w:rsidRPr="00A775EA" w:rsidRDefault="0077563F" w:rsidP="0077563F">
            <w:pPr>
              <w:ind w:left="57" w:right="57" w:firstLine="0"/>
              <w:rPr>
                <w:sz w:val="22"/>
                <w:szCs w:val="22"/>
              </w:rPr>
            </w:pPr>
            <w:r w:rsidRPr="00A775EA">
              <w:rPr>
                <w:sz w:val="22"/>
                <w:szCs w:val="22"/>
              </w:rPr>
              <w:t>Дата документа</w:t>
            </w:r>
          </w:p>
        </w:tc>
        <w:tc>
          <w:tcPr>
            <w:tcW w:w="750" w:type="pct"/>
          </w:tcPr>
          <w:p w14:paraId="6BF121C6" w14:textId="4AE693CF" w:rsidR="0077563F" w:rsidRPr="00C90D09" w:rsidRDefault="00AB0080" w:rsidP="00A775EA">
            <w:pPr>
              <w:pStyle w:val="GOSTTablenorm"/>
              <w:rPr>
                <w:szCs w:val="22"/>
              </w:rPr>
            </w:pPr>
            <w:r w:rsidRPr="00C90D09">
              <w:rPr>
                <w:color w:val="000000"/>
              </w:rPr>
              <w:t>BRE</w:t>
            </w:r>
            <w:r w:rsidR="004A605B" w:rsidRPr="00C90D09">
              <w:rPr>
                <w:color w:val="000000"/>
              </w:rPr>
              <w:t>_</w:t>
            </w:r>
            <w:r w:rsidRPr="00C90D09">
              <w:t>DocDate</w:t>
            </w:r>
          </w:p>
        </w:tc>
        <w:tc>
          <w:tcPr>
            <w:tcW w:w="500" w:type="pct"/>
          </w:tcPr>
          <w:p w14:paraId="1CA9A80D" w14:textId="77777777" w:rsidR="0077563F" w:rsidRPr="00A775EA" w:rsidRDefault="0077563F" w:rsidP="0077563F">
            <w:pPr>
              <w:ind w:left="57" w:right="57" w:firstLine="0"/>
              <w:rPr>
                <w:sz w:val="22"/>
                <w:szCs w:val="22"/>
              </w:rPr>
            </w:pPr>
            <w:r w:rsidRPr="00A775EA">
              <w:rPr>
                <w:sz w:val="22"/>
                <w:szCs w:val="22"/>
              </w:rPr>
              <w:t>Дата</w:t>
            </w:r>
          </w:p>
        </w:tc>
        <w:tc>
          <w:tcPr>
            <w:tcW w:w="291" w:type="pct"/>
          </w:tcPr>
          <w:p w14:paraId="33A0AC67" w14:textId="77777777" w:rsidR="0077563F" w:rsidRPr="00A775EA" w:rsidRDefault="0077563F" w:rsidP="0077563F">
            <w:pPr>
              <w:ind w:left="57" w:right="57" w:firstLine="0"/>
              <w:rPr>
                <w:sz w:val="22"/>
                <w:szCs w:val="22"/>
              </w:rPr>
            </w:pPr>
            <w:r w:rsidRPr="00A775EA">
              <w:rPr>
                <w:sz w:val="22"/>
                <w:szCs w:val="22"/>
              </w:rPr>
              <w:t>Да</w:t>
            </w:r>
          </w:p>
        </w:tc>
        <w:tc>
          <w:tcPr>
            <w:tcW w:w="316" w:type="pct"/>
          </w:tcPr>
          <w:p w14:paraId="3602AF4E" w14:textId="77777777" w:rsidR="0077563F" w:rsidRPr="00A775EA" w:rsidRDefault="0077563F" w:rsidP="0077563F">
            <w:pPr>
              <w:ind w:left="57" w:right="57" w:firstLine="0"/>
              <w:rPr>
                <w:sz w:val="22"/>
                <w:szCs w:val="22"/>
              </w:rPr>
            </w:pPr>
            <w:r w:rsidRPr="00A775EA">
              <w:rPr>
                <w:sz w:val="22"/>
                <w:szCs w:val="22"/>
              </w:rPr>
              <w:t>-</w:t>
            </w:r>
          </w:p>
        </w:tc>
        <w:tc>
          <w:tcPr>
            <w:tcW w:w="2043" w:type="pct"/>
          </w:tcPr>
          <w:p w14:paraId="200C0C8B" w14:textId="77777777" w:rsidR="0077563F" w:rsidRPr="00A775EA" w:rsidRDefault="0077563F" w:rsidP="00A775EA">
            <w:pPr>
              <w:pStyle w:val="GOSTTablenorm"/>
            </w:pPr>
            <w:r w:rsidRPr="00A775EA">
              <w:t>Указывается дата документа в формате YYYY-MM-DD</w:t>
            </w:r>
          </w:p>
        </w:tc>
      </w:tr>
      <w:tr w:rsidR="002C0AA3" w:rsidRPr="00F0624D" w14:paraId="340CE28F" w14:textId="77777777" w:rsidTr="00A775EA">
        <w:tc>
          <w:tcPr>
            <w:tcW w:w="1100" w:type="pct"/>
          </w:tcPr>
          <w:p w14:paraId="1B1C5568" w14:textId="77777777" w:rsidR="002C0AA3" w:rsidRPr="00F0624D" w:rsidRDefault="002C0AA3" w:rsidP="002C0AA3">
            <w:pPr>
              <w:ind w:left="57" w:right="57" w:firstLine="0"/>
              <w:rPr>
                <w:sz w:val="22"/>
                <w:szCs w:val="22"/>
              </w:rPr>
            </w:pPr>
            <w:r w:rsidRPr="00F0624D">
              <w:rPr>
                <w:sz w:val="22"/>
                <w:szCs w:val="22"/>
              </w:rPr>
              <w:t>Код валюты по ОКВ</w:t>
            </w:r>
          </w:p>
        </w:tc>
        <w:tc>
          <w:tcPr>
            <w:tcW w:w="750" w:type="pct"/>
          </w:tcPr>
          <w:p w14:paraId="29054396" w14:textId="1CDD4B77" w:rsidR="002C0AA3" w:rsidRPr="00F0624D" w:rsidRDefault="002C0AA3" w:rsidP="002C0AA3">
            <w:pPr>
              <w:pStyle w:val="GOSTTablenorm"/>
              <w:rPr>
                <w:szCs w:val="22"/>
              </w:rPr>
            </w:pPr>
            <w:r w:rsidRPr="00F0624D">
              <w:t>CURRENCY_CODE</w:t>
            </w:r>
          </w:p>
        </w:tc>
        <w:tc>
          <w:tcPr>
            <w:tcW w:w="500" w:type="pct"/>
          </w:tcPr>
          <w:p w14:paraId="49FE8BF0" w14:textId="77777777" w:rsidR="002C0AA3" w:rsidRPr="00F0624D" w:rsidRDefault="002C0AA3" w:rsidP="002C0AA3">
            <w:pPr>
              <w:ind w:left="57" w:right="57" w:firstLine="0"/>
              <w:rPr>
                <w:sz w:val="22"/>
                <w:szCs w:val="22"/>
              </w:rPr>
            </w:pPr>
            <w:r w:rsidRPr="00F0624D">
              <w:rPr>
                <w:sz w:val="22"/>
                <w:szCs w:val="22"/>
              </w:rPr>
              <w:t>Строка</w:t>
            </w:r>
          </w:p>
        </w:tc>
        <w:tc>
          <w:tcPr>
            <w:tcW w:w="291" w:type="pct"/>
          </w:tcPr>
          <w:p w14:paraId="454B43BD" w14:textId="77777777" w:rsidR="002C0AA3" w:rsidRPr="00F0624D" w:rsidRDefault="002C0AA3" w:rsidP="002C0AA3">
            <w:pPr>
              <w:ind w:left="57" w:right="57" w:firstLine="0"/>
              <w:rPr>
                <w:sz w:val="22"/>
                <w:szCs w:val="22"/>
              </w:rPr>
            </w:pPr>
            <w:r w:rsidRPr="00F0624D">
              <w:rPr>
                <w:sz w:val="22"/>
                <w:szCs w:val="22"/>
              </w:rPr>
              <w:t>Да</w:t>
            </w:r>
          </w:p>
        </w:tc>
        <w:tc>
          <w:tcPr>
            <w:tcW w:w="316" w:type="pct"/>
          </w:tcPr>
          <w:p w14:paraId="7372836C" w14:textId="77777777" w:rsidR="002C0AA3" w:rsidRPr="00F0624D" w:rsidRDefault="002C0AA3" w:rsidP="002C0AA3">
            <w:pPr>
              <w:ind w:left="57" w:right="57" w:firstLine="0"/>
              <w:rPr>
                <w:sz w:val="22"/>
                <w:szCs w:val="22"/>
              </w:rPr>
            </w:pPr>
            <w:r w:rsidRPr="00F0624D">
              <w:rPr>
                <w:sz w:val="22"/>
                <w:szCs w:val="22"/>
              </w:rPr>
              <w:t>=3</w:t>
            </w:r>
          </w:p>
        </w:tc>
        <w:tc>
          <w:tcPr>
            <w:tcW w:w="2043" w:type="pct"/>
          </w:tcPr>
          <w:p w14:paraId="1D9989AA" w14:textId="77777777" w:rsidR="009F4E9A" w:rsidRPr="00F0624D" w:rsidRDefault="009709AD" w:rsidP="002C0AA3">
            <w:pPr>
              <w:pStyle w:val="GOSTTablenorm"/>
            </w:pPr>
            <w:r w:rsidRPr="00F0624D">
              <w:t>Указывается код валюты по Общеро</w:t>
            </w:r>
            <w:r w:rsidR="009F4E9A" w:rsidRPr="00F0624D">
              <w:t>ссийскому классификатору валют.</w:t>
            </w:r>
          </w:p>
          <w:p w14:paraId="0B28B74E" w14:textId="21E65D64" w:rsidR="002C0AA3" w:rsidRPr="00F0624D" w:rsidRDefault="009709AD" w:rsidP="002C0AA3">
            <w:pPr>
              <w:pStyle w:val="GOSTTablenorm"/>
            </w:pPr>
            <w:r w:rsidRPr="00F0624D">
              <w:t>Допустимо указывать как цифровой, так и буквенный код валюты</w:t>
            </w:r>
          </w:p>
        </w:tc>
      </w:tr>
      <w:tr w:rsidR="002C0AA3" w:rsidRPr="00F0624D" w14:paraId="23BA3266" w14:textId="77777777" w:rsidTr="00A775EA">
        <w:tc>
          <w:tcPr>
            <w:tcW w:w="1100" w:type="pct"/>
          </w:tcPr>
          <w:p w14:paraId="605233AB" w14:textId="26430B69" w:rsidR="002C0AA3" w:rsidRPr="00F0624D" w:rsidRDefault="002C0AA3" w:rsidP="002C0AA3">
            <w:pPr>
              <w:ind w:left="57" w:right="57" w:firstLine="0"/>
              <w:rPr>
                <w:sz w:val="22"/>
                <w:szCs w:val="22"/>
              </w:rPr>
            </w:pPr>
            <w:r w:rsidRPr="00F0624D">
              <w:rPr>
                <w:sz w:val="22"/>
                <w:szCs w:val="22"/>
              </w:rPr>
              <w:t>Уровень конфиденциальности</w:t>
            </w:r>
          </w:p>
        </w:tc>
        <w:tc>
          <w:tcPr>
            <w:tcW w:w="750" w:type="pct"/>
          </w:tcPr>
          <w:p w14:paraId="4C9512F1" w14:textId="77777777" w:rsidR="002C0AA3" w:rsidRPr="00F0624D" w:rsidRDefault="002C0AA3" w:rsidP="002C0AA3">
            <w:pPr>
              <w:ind w:left="57" w:right="57" w:firstLine="0"/>
              <w:rPr>
                <w:sz w:val="22"/>
                <w:szCs w:val="22"/>
              </w:rPr>
            </w:pPr>
            <w:r w:rsidRPr="00F0624D">
              <w:rPr>
                <w:sz w:val="22"/>
                <w:szCs w:val="22"/>
              </w:rPr>
              <w:t>StmInfrmtn_AccessLevelStereotype</w:t>
            </w:r>
          </w:p>
        </w:tc>
        <w:tc>
          <w:tcPr>
            <w:tcW w:w="500" w:type="pct"/>
          </w:tcPr>
          <w:p w14:paraId="0E049001" w14:textId="77777777" w:rsidR="002C0AA3" w:rsidRPr="00F0624D" w:rsidRDefault="002C0AA3" w:rsidP="002C0AA3">
            <w:pPr>
              <w:ind w:left="57" w:right="57" w:firstLine="0"/>
              <w:rPr>
                <w:sz w:val="22"/>
                <w:szCs w:val="22"/>
              </w:rPr>
            </w:pPr>
            <w:r w:rsidRPr="00F0624D">
              <w:rPr>
                <w:sz w:val="22"/>
                <w:szCs w:val="22"/>
              </w:rPr>
              <w:t>Число</w:t>
            </w:r>
          </w:p>
        </w:tc>
        <w:tc>
          <w:tcPr>
            <w:tcW w:w="291" w:type="pct"/>
          </w:tcPr>
          <w:p w14:paraId="601531C8" w14:textId="77777777" w:rsidR="002C0AA3" w:rsidRPr="00F0624D" w:rsidRDefault="002C0AA3" w:rsidP="002C0AA3">
            <w:pPr>
              <w:ind w:left="57" w:right="57" w:firstLine="0"/>
              <w:rPr>
                <w:sz w:val="22"/>
                <w:szCs w:val="22"/>
              </w:rPr>
            </w:pPr>
            <w:r w:rsidRPr="00F0624D">
              <w:rPr>
                <w:sz w:val="22"/>
                <w:szCs w:val="22"/>
              </w:rPr>
              <w:t>Да</w:t>
            </w:r>
          </w:p>
        </w:tc>
        <w:tc>
          <w:tcPr>
            <w:tcW w:w="316" w:type="pct"/>
          </w:tcPr>
          <w:p w14:paraId="2823A112" w14:textId="77777777" w:rsidR="002C0AA3" w:rsidRPr="00F0624D" w:rsidRDefault="002C0AA3" w:rsidP="002C0AA3">
            <w:pPr>
              <w:ind w:left="57" w:right="57" w:firstLine="0"/>
              <w:rPr>
                <w:sz w:val="22"/>
                <w:szCs w:val="22"/>
              </w:rPr>
            </w:pPr>
            <w:r w:rsidRPr="00F0624D">
              <w:rPr>
                <w:sz w:val="22"/>
                <w:szCs w:val="22"/>
              </w:rPr>
              <w:t>=1</w:t>
            </w:r>
          </w:p>
        </w:tc>
        <w:tc>
          <w:tcPr>
            <w:tcW w:w="2043" w:type="pct"/>
          </w:tcPr>
          <w:p w14:paraId="79E6FA17" w14:textId="77777777" w:rsidR="002C0AA3" w:rsidRPr="00F0624D" w:rsidRDefault="002C0AA3" w:rsidP="002C0AA3">
            <w:pPr>
              <w:pStyle w:val="GOSTTablenorm"/>
            </w:pPr>
            <w:r w:rsidRPr="00F0624D">
              <w:t>Указывается уровень конфиденциальности документа.</w:t>
            </w:r>
          </w:p>
          <w:p w14:paraId="2D153A4B" w14:textId="77777777" w:rsidR="002C0AA3" w:rsidRPr="00F0624D" w:rsidRDefault="002C0AA3" w:rsidP="002C0AA3">
            <w:pPr>
              <w:pStyle w:val="GOSTTablenorm"/>
            </w:pPr>
            <w:r w:rsidRPr="00F0624D">
              <w:t>Возможные значения:</w:t>
            </w:r>
          </w:p>
          <w:p w14:paraId="226A257E" w14:textId="21AB3F87" w:rsidR="002C0AA3" w:rsidRPr="00F0624D" w:rsidRDefault="002C0AA3" w:rsidP="009F4E9A">
            <w:pPr>
              <w:pStyle w:val="GOSTTableListMark1"/>
            </w:pPr>
            <w:r w:rsidRPr="00F0624D">
              <w:t xml:space="preserve">«0» </w:t>
            </w:r>
            <w:r w:rsidR="009F4E9A" w:rsidRPr="00F0624D">
              <w:t>–</w:t>
            </w:r>
            <w:r w:rsidRPr="00F0624D">
              <w:t xml:space="preserve"> Несекретно;</w:t>
            </w:r>
          </w:p>
          <w:p w14:paraId="5D2D08DF" w14:textId="37E9C6E9" w:rsidR="002C0AA3" w:rsidRPr="00F0624D" w:rsidRDefault="002C0AA3" w:rsidP="009F4E9A">
            <w:pPr>
              <w:pStyle w:val="GOSTTableListMark1"/>
            </w:pPr>
            <w:r w:rsidRPr="00F0624D">
              <w:t xml:space="preserve">«1» </w:t>
            </w:r>
            <w:r w:rsidR="009F4E9A" w:rsidRPr="00F0624D">
              <w:t>–</w:t>
            </w:r>
            <w:r w:rsidRPr="00F0624D">
              <w:t xml:space="preserve"> Для служебного пользования</w:t>
            </w:r>
          </w:p>
        </w:tc>
      </w:tr>
      <w:tr w:rsidR="002006EB" w:rsidRPr="00F0624D" w14:paraId="7F2C7C92" w14:textId="77777777" w:rsidTr="00A775EA">
        <w:tc>
          <w:tcPr>
            <w:tcW w:w="1100" w:type="pct"/>
          </w:tcPr>
          <w:p w14:paraId="299262E7" w14:textId="3E4B7190" w:rsidR="002006EB" w:rsidRPr="00F0624D" w:rsidRDefault="002006EB" w:rsidP="002C0AA3">
            <w:pPr>
              <w:ind w:left="57" w:right="57" w:firstLine="0"/>
              <w:rPr>
                <w:sz w:val="22"/>
                <w:szCs w:val="22"/>
              </w:rPr>
            </w:pPr>
            <w:r w:rsidRPr="00F0624D">
              <w:rPr>
                <w:sz w:val="22"/>
                <w:szCs w:val="22"/>
              </w:rPr>
              <w:t>Признак ПЦ как ЦС по ЛС</w:t>
            </w:r>
          </w:p>
        </w:tc>
        <w:tc>
          <w:tcPr>
            <w:tcW w:w="750" w:type="pct"/>
          </w:tcPr>
          <w:p w14:paraId="6FE90B89" w14:textId="4D427636" w:rsidR="002006EB" w:rsidRPr="00F0624D" w:rsidRDefault="00F63BA1" w:rsidP="00F63BA1">
            <w:pPr>
              <w:pStyle w:val="GOSTTablenorm"/>
              <w:rPr>
                <w:szCs w:val="22"/>
                <w:lang w:val="en-US"/>
              </w:rPr>
            </w:pPr>
            <w:r w:rsidRPr="00F0624D">
              <w:rPr>
                <w:lang w:val="en-US"/>
              </w:rPr>
              <w:t>BRE_SIGN_PC_TS_FOR_LS</w:t>
            </w:r>
          </w:p>
        </w:tc>
        <w:tc>
          <w:tcPr>
            <w:tcW w:w="500" w:type="pct"/>
          </w:tcPr>
          <w:p w14:paraId="5A6C7BE2" w14:textId="134E0AF9" w:rsidR="002006EB" w:rsidRPr="00F0624D" w:rsidRDefault="002006EB" w:rsidP="002C0AA3">
            <w:pPr>
              <w:ind w:left="57" w:right="57" w:firstLine="0"/>
              <w:rPr>
                <w:sz w:val="22"/>
                <w:szCs w:val="22"/>
              </w:rPr>
            </w:pPr>
            <w:r w:rsidRPr="00F0624D">
              <w:rPr>
                <w:sz w:val="22"/>
                <w:szCs w:val="22"/>
              </w:rPr>
              <w:t>Логический</w:t>
            </w:r>
          </w:p>
        </w:tc>
        <w:tc>
          <w:tcPr>
            <w:tcW w:w="291" w:type="pct"/>
          </w:tcPr>
          <w:p w14:paraId="0ED96359" w14:textId="728A657D" w:rsidR="002006EB" w:rsidRPr="00F0624D" w:rsidRDefault="00D502BC" w:rsidP="002C0AA3">
            <w:pPr>
              <w:ind w:left="57" w:right="57" w:firstLine="0"/>
              <w:rPr>
                <w:sz w:val="22"/>
                <w:szCs w:val="22"/>
              </w:rPr>
            </w:pPr>
            <w:r w:rsidRPr="00F0624D">
              <w:rPr>
                <w:sz w:val="22"/>
                <w:szCs w:val="22"/>
              </w:rPr>
              <w:t>Да</w:t>
            </w:r>
          </w:p>
        </w:tc>
        <w:tc>
          <w:tcPr>
            <w:tcW w:w="316" w:type="pct"/>
          </w:tcPr>
          <w:p w14:paraId="44C5036E" w14:textId="563376F1" w:rsidR="002006EB" w:rsidRPr="00F0624D" w:rsidRDefault="002006EB" w:rsidP="002C0AA3">
            <w:pPr>
              <w:ind w:left="57" w:right="57" w:firstLine="0"/>
              <w:rPr>
                <w:sz w:val="22"/>
                <w:szCs w:val="22"/>
              </w:rPr>
            </w:pPr>
            <w:r w:rsidRPr="00F0624D">
              <w:rPr>
                <w:sz w:val="22"/>
                <w:szCs w:val="22"/>
              </w:rPr>
              <w:t>-</w:t>
            </w:r>
          </w:p>
        </w:tc>
        <w:tc>
          <w:tcPr>
            <w:tcW w:w="2043" w:type="pct"/>
          </w:tcPr>
          <w:p w14:paraId="735A8A58" w14:textId="09BF35B4" w:rsidR="002006EB" w:rsidRPr="00F0624D" w:rsidRDefault="002006EB" w:rsidP="002006EB">
            <w:pPr>
              <w:pStyle w:val="GOSTTablenorm"/>
              <w:rPr>
                <w:szCs w:val="24"/>
              </w:rPr>
            </w:pPr>
            <w:r w:rsidRPr="00F0624D">
              <w:t>Указывается признак обслуживания л/с с кодом 71 федерального уровня в ТОФК ПЦ/РЦ</w:t>
            </w:r>
            <w:r w:rsidRPr="00F0624D">
              <w:rPr>
                <w:szCs w:val="24"/>
              </w:rPr>
              <w:t>.</w:t>
            </w:r>
          </w:p>
          <w:p w14:paraId="36A6940C" w14:textId="72E74874" w:rsidR="002006EB" w:rsidRPr="00F0624D" w:rsidRDefault="002006EB" w:rsidP="002006EB">
            <w:pPr>
              <w:pStyle w:val="GOSTTablenorm"/>
            </w:pPr>
            <w:r w:rsidRPr="00F0624D">
              <w:t>Допустимые значения:</w:t>
            </w:r>
          </w:p>
          <w:p w14:paraId="2F8A4FD3" w14:textId="49F2F4BA" w:rsidR="002006EB" w:rsidRPr="00F0624D" w:rsidRDefault="002006EB" w:rsidP="009F4E9A">
            <w:pPr>
              <w:pStyle w:val="GOSTTableListMark1"/>
            </w:pPr>
            <w:r w:rsidRPr="00F0624D">
              <w:t xml:space="preserve">«true» </w:t>
            </w:r>
            <w:r w:rsidR="009F4E9A" w:rsidRPr="00F0624D">
              <w:t>–</w:t>
            </w:r>
            <w:r w:rsidRPr="00F0624D">
              <w:t xml:space="preserve"> Да;</w:t>
            </w:r>
          </w:p>
          <w:p w14:paraId="55217258" w14:textId="0017E1BE" w:rsidR="002006EB" w:rsidRPr="00F0624D" w:rsidRDefault="002006EB" w:rsidP="009F4E9A">
            <w:pPr>
              <w:pStyle w:val="GOSTTableListMark1"/>
            </w:pPr>
            <w:r w:rsidRPr="00F0624D">
              <w:t xml:space="preserve">«false» </w:t>
            </w:r>
            <w:r w:rsidR="009F4E9A" w:rsidRPr="00F0624D">
              <w:t>–</w:t>
            </w:r>
            <w:r w:rsidRPr="00F0624D">
              <w:t xml:space="preserve"> Нет</w:t>
            </w:r>
          </w:p>
        </w:tc>
      </w:tr>
      <w:tr w:rsidR="003E20E4" w:rsidRPr="00F0624D" w:rsidDel="00007A87" w14:paraId="2FB8B9B4" w14:textId="77777777" w:rsidTr="00A775EA">
        <w:tc>
          <w:tcPr>
            <w:tcW w:w="1100" w:type="pct"/>
          </w:tcPr>
          <w:p w14:paraId="0DEAE51F" w14:textId="2817E9FE" w:rsidR="003E20E4" w:rsidRPr="00F0624D" w:rsidDel="00007A87" w:rsidRDefault="003E20E4" w:rsidP="003E20E4">
            <w:pPr>
              <w:ind w:left="57" w:right="57" w:firstLine="0"/>
              <w:rPr>
                <w:sz w:val="22"/>
                <w:szCs w:val="22"/>
              </w:rPr>
            </w:pPr>
            <w:r w:rsidRPr="00F0624D">
              <w:rPr>
                <w:sz w:val="22"/>
                <w:szCs w:val="22"/>
              </w:rPr>
              <w:t>Код ТОФК РЦ плательщика</w:t>
            </w:r>
          </w:p>
        </w:tc>
        <w:tc>
          <w:tcPr>
            <w:tcW w:w="750" w:type="pct"/>
          </w:tcPr>
          <w:p w14:paraId="07647F8D" w14:textId="11B49E73" w:rsidR="003E20E4" w:rsidRPr="00F0624D" w:rsidDel="00007A87" w:rsidRDefault="00D838AC" w:rsidP="00D838AC">
            <w:pPr>
              <w:pStyle w:val="GOSTTablenorm"/>
            </w:pPr>
            <w:r w:rsidRPr="00F0624D">
              <w:t>P_CodeRC</w:t>
            </w:r>
          </w:p>
        </w:tc>
        <w:tc>
          <w:tcPr>
            <w:tcW w:w="500" w:type="pct"/>
          </w:tcPr>
          <w:p w14:paraId="357DFAEC" w14:textId="2EFE3671" w:rsidR="003E20E4" w:rsidRPr="00F0624D" w:rsidDel="00007A87" w:rsidRDefault="003E20E4" w:rsidP="003E20E4">
            <w:pPr>
              <w:ind w:left="57" w:right="57" w:firstLine="0"/>
              <w:rPr>
                <w:sz w:val="22"/>
                <w:szCs w:val="22"/>
              </w:rPr>
            </w:pPr>
            <w:r w:rsidRPr="00F0624D">
              <w:rPr>
                <w:sz w:val="22"/>
                <w:szCs w:val="22"/>
              </w:rPr>
              <w:t>Строка</w:t>
            </w:r>
          </w:p>
        </w:tc>
        <w:tc>
          <w:tcPr>
            <w:tcW w:w="291" w:type="pct"/>
          </w:tcPr>
          <w:p w14:paraId="3D0FFA24" w14:textId="697B4AF1" w:rsidR="003E20E4" w:rsidRPr="00F0624D" w:rsidDel="00007A87" w:rsidRDefault="003E20E4" w:rsidP="003E20E4">
            <w:pPr>
              <w:ind w:left="57" w:right="57" w:firstLine="0"/>
              <w:rPr>
                <w:sz w:val="22"/>
                <w:szCs w:val="22"/>
              </w:rPr>
            </w:pPr>
            <w:r w:rsidRPr="00F0624D">
              <w:rPr>
                <w:sz w:val="22"/>
                <w:szCs w:val="22"/>
              </w:rPr>
              <w:t>Да</w:t>
            </w:r>
          </w:p>
        </w:tc>
        <w:tc>
          <w:tcPr>
            <w:tcW w:w="316" w:type="pct"/>
          </w:tcPr>
          <w:p w14:paraId="28FBF8B8" w14:textId="39F6E63E" w:rsidR="003E20E4" w:rsidRPr="00F0624D" w:rsidDel="00007A87" w:rsidRDefault="003E20E4" w:rsidP="003E20E4">
            <w:pPr>
              <w:ind w:left="57" w:right="57" w:firstLine="0"/>
              <w:rPr>
                <w:sz w:val="22"/>
                <w:szCs w:val="22"/>
              </w:rPr>
            </w:pPr>
            <w:r w:rsidRPr="00F0624D">
              <w:rPr>
                <w:sz w:val="22"/>
                <w:szCs w:val="22"/>
              </w:rPr>
              <w:t>=4</w:t>
            </w:r>
          </w:p>
        </w:tc>
        <w:tc>
          <w:tcPr>
            <w:tcW w:w="2043" w:type="pct"/>
          </w:tcPr>
          <w:p w14:paraId="658162D0" w14:textId="4FEB9CDB" w:rsidR="003E20E4" w:rsidRPr="00F0624D" w:rsidDel="00007A87" w:rsidRDefault="003E20E4" w:rsidP="003E20E4">
            <w:pPr>
              <w:pStyle w:val="GOSTTablenorm"/>
            </w:pPr>
            <w:r w:rsidRPr="00F0624D">
              <w:t>Указывается код ТОФК расчетного центра плательщика</w:t>
            </w:r>
          </w:p>
        </w:tc>
      </w:tr>
      <w:tr w:rsidR="003E20E4" w:rsidRPr="00F0624D" w:rsidDel="00007A87" w14:paraId="12886AD9" w14:textId="77777777" w:rsidTr="00A775EA">
        <w:tc>
          <w:tcPr>
            <w:tcW w:w="1100" w:type="pct"/>
          </w:tcPr>
          <w:p w14:paraId="3ABE8659" w14:textId="21A84240" w:rsidR="003E20E4" w:rsidRPr="00F0624D" w:rsidDel="00007A87" w:rsidRDefault="003E20E4" w:rsidP="003E20E4">
            <w:pPr>
              <w:ind w:left="57" w:right="57" w:firstLine="0"/>
              <w:rPr>
                <w:sz w:val="22"/>
                <w:szCs w:val="22"/>
              </w:rPr>
            </w:pPr>
            <w:r w:rsidRPr="00F0624D">
              <w:rPr>
                <w:sz w:val="22"/>
                <w:szCs w:val="22"/>
              </w:rPr>
              <w:lastRenderedPageBreak/>
              <w:t>Счет плательщика</w:t>
            </w:r>
          </w:p>
        </w:tc>
        <w:tc>
          <w:tcPr>
            <w:tcW w:w="750" w:type="pct"/>
          </w:tcPr>
          <w:p w14:paraId="3A34E2E4" w14:textId="07AD052A" w:rsidR="003E20E4" w:rsidRPr="00F0624D" w:rsidDel="00007A87" w:rsidRDefault="00B636B3" w:rsidP="00B636B3">
            <w:pPr>
              <w:pStyle w:val="GOSTTablenorm"/>
            </w:pPr>
            <w:r w:rsidRPr="00F0624D">
              <w:t>P_CorrAcc</w:t>
            </w:r>
          </w:p>
        </w:tc>
        <w:tc>
          <w:tcPr>
            <w:tcW w:w="500" w:type="pct"/>
          </w:tcPr>
          <w:p w14:paraId="19F12783" w14:textId="17932843" w:rsidR="003E20E4" w:rsidRPr="00F0624D" w:rsidDel="00007A87" w:rsidRDefault="003E20E4" w:rsidP="003E20E4">
            <w:pPr>
              <w:ind w:left="57" w:right="57" w:firstLine="0"/>
              <w:rPr>
                <w:sz w:val="22"/>
              </w:rPr>
            </w:pPr>
            <w:r w:rsidRPr="00F0624D">
              <w:rPr>
                <w:sz w:val="22"/>
              </w:rPr>
              <w:t>Строка</w:t>
            </w:r>
          </w:p>
        </w:tc>
        <w:tc>
          <w:tcPr>
            <w:tcW w:w="291" w:type="pct"/>
          </w:tcPr>
          <w:p w14:paraId="53858888" w14:textId="037C6331" w:rsidR="003E20E4" w:rsidRPr="00F0624D" w:rsidDel="00007A87" w:rsidRDefault="003E20E4" w:rsidP="003E20E4">
            <w:pPr>
              <w:ind w:left="57" w:right="57" w:firstLine="0"/>
              <w:rPr>
                <w:sz w:val="22"/>
              </w:rPr>
            </w:pPr>
            <w:r w:rsidRPr="00F0624D">
              <w:rPr>
                <w:sz w:val="22"/>
              </w:rPr>
              <w:t>Да</w:t>
            </w:r>
          </w:p>
        </w:tc>
        <w:tc>
          <w:tcPr>
            <w:tcW w:w="316" w:type="pct"/>
          </w:tcPr>
          <w:p w14:paraId="44D3AF3C" w14:textId="55F601E7" w:rsidR="003E20E4" w:rsidRPr="00F0624D" w:rsidDel="00007A87" w:rsidRDefault="003E20E4" w:rsidP="003E20E4">
            <w:pPr>
              <w:ind w:left="57" w:right="57" w:firstLine="0"/>
              <w:rPr>
                <w:sz w:val="22"/>
              </w:rPr>
            </w:pPr>
            <w:r w:rsidRPr="00F0624D">
              <w:rPr>
                <w:sz w:val="22"/>
              </w:rPr>
              <w:t>=20</w:t>
            </w:r>
          </w:p>
        </w:tc>
        <w:tc>
          <w:tcPr>
            <w:tcW w:w="2043" w:type="pct"/>
          </w:tcPr>
          <w:p w14:paraId="07F664DF" w14:textId="45281275" w:rsidR="003E20E4" w:rsidRPr="00F0624D" w:rsidDel="00007A87" w:rsidRDefault="003E20E4" w:rsidP="003E20E4">
            <w:pPr>
              <w:pStyle w:val="GOSTTablenorm"/>
            </w:pPr>
            <w:r w:rsidRPr="00F0624D">
              <w:t>Указывается номер расчетного счета плательщика</w:t>
            </w:r>
          </w:p>
        </w:tc>
      </w:tr>
      <w:tr w:rsidR="003E20E4" w:rsidRPr="00F0624D" w14:paraId="3F85802F" w14:textId="77777777" w:rsidTr="00714BF3">
        <w:tc>
          <w:tcPr>
            <w:tcW w:w="1100" w:type="pct"/>
          </w:tcPr>
          <w:p w14:paraId="471538C4" w14:textId="77777777" w:rsidR="003E20E4" w:rsidRPr="00F0624D" w:rsidRDefault="003E20E4" w:rsidP="003E20E4">
            <w:pPr>
              <w:pStyle w:val="GOSTTablenorm"/>
            </w:pPr>
            <w:r w:rsidRPr="00F0624D">
              <w:t>Казначейский счет плательщика</w:t>
            </w:r>
          </w:p>
        </w:tc>
        <w:tc>
          <w:tcPr>
            <w:tcW w:w="750" w:type="pct"/>
          </w:tcPr>
          <w:p w14:paraId="142F88F4" w14:textId="77777777" w:rsidR="003E20E4" w:rsidRPr="00F0624D" w:rsidRDefault="003E20E4" w:rsidP="003E20E4">
            <w:pPr>
              <w:pStyle w:val="GOSTTablenorm"/>
            </w:pPr>
            <w:r w:rsidRPr="00F0624D">
              <w:t>P_CheckAcc</w:t>
            </w:r>
          </w:p>
        </w:tc>
        <w:tc>
          <w:tcPr>
            <w:tcW w:w="500" w:type="pct"/>
          </w:tcPr>
          <w:p w14:paraId="7EA5B2A2" w14:textId="77777777" w:rsidR="003E20E4" w:rsidRPr="00F0624D" w:rsidRDefault="003E20E4" w:rsidP="003E20E4">
            <w:pPr>
              <w:pStyle w:val="GOSTTablenorm"/>
            </w:pPr>
            <w:r w:rsidRPr="00F0624D">
              <w:t>Строка</w:t>
            </w:r>
          </w:p>
        </w:tc>
        <w:tc>
          <w:tcPr>
            <w:tcW w:w="291" w:type="pct"/>
          </w:tcPr>
          <w:p w14:paraId="35C2E152" w14:textId="77777777" w:rsidR="003E20E4" w:rsidRPr="00F0624D" w:rsidRDefault="003E20E4" w:rsidP="003E20E4">
            <w:pPr>
              <w:pStyle w:val="GOSTTablenorm"/>
            </w:pPr>
            <w:r w:rsidRPr="00F0624D">
              <w:t>Да</w:t>
            </w:r>
          </w:p>
        </w:tc>
        <w:tc>
          <w:tcPr>
            <w:tcW w:w="316" w:type="pct"/>
          </w:tcPr>
          <w:p w14:paraId="104AD2FF" w14:textId="77777777" w:rsidR="003E20E4" w:rsidRPr="00F0624D" w:rsidRDefault="003E20E4" w:rsidP="003E20E4">
            <w:pPr>
              <w:pStyle w:val="GOSTTablenorm"/>
            </w:pPr>
            <w:r w:rsidRPr="00F0624D">
              <w:t>=20</w:t>
            </w:r>
          </w:p>
        </w:tc>
        <w:tc>
          <w:tcPr>
            <w:tcW w:w="2043" w:type="pct"/>
          </w:tcPr>
          <w:p w14:paraId="218D29B3" w14:textId="77777777" w:rsidR="003E20E4" w:rsidRPr="00F0624D" w:rsidRDefault="003E20E4" w:rsidP="003E20E4">
            <w:pPr>
              <w:pStyle w:val="GOSTTablenorm"/>
            </w:pPr>
            <w:r w:rsidRPr="00F0624D">
              <w:t>Указывается номер казначейского счета плательщика</w:t>
            </w:r>
          </w:p>
        </w:tc>
      </w:tr>
      <w:tr w:rsidR="003E20E4" w:rsidRPr="00F0624D" w14:paraId="734973F7" w14:textId="77777777" w:rsidTr="005F4660">
        <w:tc>
          <w:tcPr>
            <w:tcW w:w="1100" w:type="pct"/>
          </w:tcPr>
          <w:p w14:paraId="4DD117D5" w14:textId="060DBBB0" w:rsidR="003E20E4" w:rsidRPr="00F0624D" w:rsidRDefault="003E20E4" w:rsidP="003E20E4">
            <w:pPr>
              <w:pStyle w:val="GOSTTablenorm"/>
              <w:rPr>
                <w:szCs w:val="22"/>
              </w:rPr>
            </w:pPr>
            <w:r w:rsidRPr="00F0624D">
              <w:t>Код ТОФК ЦС по ЛС плательщика</w:t>
            </w:r>
          </w:p>
        </w:tc>
        <w:tc>
          <w:tcPr>
            <w:tcW w:w="750" w:type="pct"/>
          </w:tcPr>
          <w:p w14:paraId="698C3100" w14:textId="51FFD335" w:rsidR="003E20E4" w:rsidRPr="00F0624D" w:rsidRDefault="003E20E4" w:rsidP="003E20E4">
            <w:pPr>
              <w:pStyle w:val="GOSTTablenorm"/>
            </w:pPr>
            <w:r w:rsidRPr="00F0624D">
              <w:rPr>
                <w:lang w:val="en-US"/>
              </w:rPr>
              <w:t>SI_</w:t>
            </w:r>
            <w:r w:rsidRPr="00F0624D">
              <w:t>CodeCS</w:t>
            </w:r>
          </w:p>
        </w:tc>
        <w:tc>
          <w:tcPr>
            <w:tcW w:w="500" w:type="pct"/>
          </w:tcPr>
          <w:p w14:paraId="4240B90C" w14:textId="3A6799CA" w:rsidR="003E20E4" w:rsidRPr="00F0624D" w:rsidRDefault="003E20E4" w:rsidP="003E20E4">
            <w:pPr>
              <w:ind w:left="57" w:right="57" w:firstLine="0"/>
              <w:rPr>
                <w:sz w:val="22"/>
                <w:szCs w:val="22"/>
              </w:rPr>
            </w:pPr>
            <w:r w:rsidRPr="00F0624D">
              <w:rPr>
                <w:sz w:val="22"/>
                <w:szCs w:val="22"/>
              </w:rPr>
              <w:t>Строка</w:t>
            </w:r>
          </w:p>
        </w:tc>
        <w:tc>
          <w:tcPr>
            <w:tcW w:w="291" w:type="pct"/>
          </w:tcPr>
          <w:p w14:paraId="4807D85A" w14:textId="42B8D0B4" w:rsidR="003E20E4" w:rsidRPr="00F0624D" w:rsidRDefault="003E20E4" w:rsidP="003E20E4">
            <w:pPr>
              <w:ind w:left="57" w:right="57" w:firstLine="0"/>
              <w:rPr>
                <w:sz w:val="22"/>
                <w:szCs w:val="22"/>
              </w:rPr>
            </w:pPr>
            <w:r w:rsidRPr="00F0624D">
              <w:rPr>
                <w:sz w:val="22"/>
                <w:szCs w:val="22"/>
              </w:rPr>
              <w:t>Да</w:t>
            </w:r>
          </w:p>
        </w:tc>
        <w:tc>
          <w:tcPr>
            <w:tcW w:w="316" w:type="pct"/>
          </w:tcPr>
          <w:p w14:paraId="7003CA1C" w14:textId="3B51D3B5" w:rsidR="003E20E4" w:rsidRPr="00F0624D" w:rsidRDefault="003E20E4" w:rsidP="003E20E4">
            <w:pPr>
              <w:ind w:left="57" w:right="57" w:firstLine="0"/>
              <w:rPr>
                <w:sz w:val="22"/>
                <w:szCs w:val="22"/>
              </w:rPr>
            </w:pPr>
            <w:r w:rsidRPr="00F0624D">
              <w:rPr>
                <w:sz w:val="22"/>
                <w:szCs w:val="22"/>
              </w:rPr>
              <w:t>=4</w:t>
            </w:r>
          </w:p>
        </w:tc>
        <w:tc>
          <w:tcPr>
            <w:tcW w:w="2043" w:type="pct"/>
          </w:tcPr>
          <w:p w14:paraId="5C6D9712" w14:textId="26118067" w:rsidR="003E20E4" w:rsidRPr="00F0624D" w:rsidRDefault="003E20E4" w:rsidP="003E20E4">
            <w:pPr>
              <w:pStyle w:val="GOSTTablenorm"/>
            </w:pPr>
            <w:r w:rsidRPr="00F0624D">
              <w:t>Указывается код ТОФК ЦС обслуживания ЛС плательщика</w:t>
            </w:r>
          </w:p>
        </w:tc>
      </w:tr>
      <w:tr w:rsidR="003E20E4" w:rsidRPr="00F0624D" w14:paraId="523206B1" w14:textId="77777777" w:rsidTr="00A775EA">
        <w:tc>
          <w:tcPr>
            <w:tcW w:w="1100" w:type="pct"/>
          </w:tcPr>
          <w:p w14:paraId="11E1E52D" w14:textId="77777777" w:rsidR="003E20E4" w:rsidRPr="00F0624D" w:rsidRDefault="003E20E4" w:rsidP="003E20E4">
            <w:pPr>
              <w:pStyle w:val="GOSTTablenorm"/>
            </w:pPr>
            <w:r w:rsidRPr="00F0624D">
              <w:t>Номер лицевого счета плательщика</w:t>
            </w:r>
          </w:p>
        </w:tc>
        <w:tc>
          <w:tcPr>
            <w:tcW w:w="750" w:type="pct"/>
          </w:tcPr>
          <w:p w14:paraId="2221B602" w14:textId="251F53F5" w:rsidR="003E20E4" w:rsidRPr="00F0624D" w:rsidRDefault="003E20E4" w:rsidP="003E20E4">
            <w:pPr>
              <w:pStyle w:val="GOSTTablenorm"/>
              <w:rPr>
                <w:szCs w:val="22"/>
              </w:rPr>
            </w:pPr>
            <w:r w:rsidRPr="00F0624D">
              <w:t>BINF_AccNum</w:t>
            </w:r>
          </w:p>
        </w:tc>
        <w:tc>
          <w:tcPr>
            <w:tcW w:w="500" w:type="pct"/>
          </w:tcPr>
          <w:p w14:paraId="02502939" w14:textId="77777777" w:rsidR="003E20E4" w:rsidRPr="00F0624D" w:rsidRDefault="003E20E4" w:rsidP="003E20E4">
            <w:pPr>
              <w:ind w:left="57" w:right="57" w:firstLine="0"/>
              <w:rPr>
                <w:sz w:val="22"/>
                <w:szCs w:val="22"/>
              </w:rPr>
            </w:pPr>
            <w:r w:rsidRPr="00F0624D">
              <w:rPr>
                <w:sz w:val="22"/>
                <w:szCs w:val="22"/>
              </w:rPr>
              <w:t>Строка</w:t>
            </w:r>
          </w:p>
        </w:tc>
        <w:tc>
          <w:tcPr>
            <w:tcW w:w="291" w:type="pct"/>
          </w:tcPr>
          <w:p w14:paraId="584A0F8D" w14:textId="77777777" w:rsidR="003E20E4" w:rsidRPr="00F0624D" w:rsidRDefault="003E20E4" w:rsidP="003E20E4">
            <w:pPr>
              <w:ind w:left="57" w:right="57" w:firstLine="0"/>
              <w:rPr>
                <w:sz w:val="22"/>
                <w:szCs w:val="22"/>
              </w:rPr>
            </w:pPr>
            <w:r w:rsidRPr="00F0624D">
              <w:rPr>
                <w:sz w:val="22"/>
                <w:szCs w:val="22"/>
              </w:rPr>
              <w:t>Да</w:t>
            </w:r>
          </w:p>
        </w:tc>
        <w:tc>
          <w:tcPr>
            <w:tcW w:w="316" w:type="pct"/>
          </w:tcPr>
          <w:p w14:paraId="2C4375A2" w14:textId="77777777" w:rsidR="003E20E4" w:rsidRPr="00F0624D" w:rsidRDefault="003E20E4" w:rsidP="003E20E4">
            <w:pPr>
              <w:ind w:left="57" w:right="57" w:firstLine="0"/>
              <w:rPr>
                <w:sz w:val="22"/>
                <w:szCs w:val="22"/>
              </w:rPr>
            </w:pPr>
            <w:r w:rsidRPr="00F0624D">
              <w:rPr>
                <w:sz w:val="22"/>
                <w:szCs w:val="22"/>
              </w:rPr>
              <w:t>=11</w:t>
            </w:r>
          </w:p>
        </w:tc>
        <w:tc>
          <w:tcPr>
            <w:tcW w:w="2043" w:type="pct"/>
          </w:tcPr>
          <w:p w14:paraId="3304976D" w14:textId="77777777" w:rsidR="003E20E4" w:rsidRPr="00F0624D" w:rsidRDefault="003E20E4" w:rsidP="003E20E4">
            <w:pPr>
              <w:pStyle w:val="GOSTTablenorm"/>
            </w:pPr>
            <w:r w:rsidRPr="00F0624D">
              <w:t>Указывается номер лицевого счета плательщика</w:t>
            </w:r>
          </w:p>
        </w:tc>
      </w:tr>
      <w:tr w:rsidR="003E20E4" w:rsidRPr="00F0624D" w14:paraId="3C41CA19" w14:textId="77777777" w:rsidTr="005F4660">
        <w:tc>
          <w:tcPr>
            <w:tcW w:w="1100" w:type="pct"/>
          </w:tcPr>
          <w:p w14:paraId="00A148D4" w14:textId="1CF7A59C" w:rsidR="003E20E4" w:rsidRPr="00F0624D" w:rsidRDefault="003E20E4" w:rsidP="003E20E4">
            <w:pPr>
              <w:pStyle w:val="GOSTTablenorm"/>
            </w:pPr>
            <w:r w:rsidRPr="00F0624D">
              <w:t>Аналитический код раздела ЛС плательщика</w:t>
            </w:r>
          </w:p>
        </w:tc>
        <w:tc>
          <w:tcPr>
            <w:tcW w:w="750" w:type="pct"/>
          </w:tcPr>
          <w:p w14:paraId="46738CEF" w14:textId="21C15369" w:rsidR="003E20E4" w:rsidRPr="00F0624D" w:rsidRDefault="003E20E4" w:rsidP="003E20E4">
            <w:pPr>
              <w:pStyle w:val="GOSTTablenorm"/>
            </w:pPr>
            <w:r w:rsidRPr="00F0624D">
              <w:t>BINF_DocAnalysisCode</w:t>
            </w:r>
          </w:p>
        </w:tc>
        <w:tc>
          <w:tcPr>
            <w:tcW w:w="500" w:type="pct"/>
          </w:tcPr>
          <w:p w14:paraId="59F29533" w14:textId="051D0135" w:rsidR="003E20E4" w:rsidRPr="00F0624D" w:rsidRDefault="003E20E4" w:rsidP="003E20E4">
            <w:pPr>
              <w:ind w:left="57" w:right="57" w:firstLine="0"/>
              <w:rPr>
                <w:sz w:val="22"/>
                <w:szCs w:val="22"/>
              </w:rPr>
            </w:pPr>
            <w:r w:rsidRPr="00F0624D">
              <w:rPr>
                <w:sz w:val="22"/>
                <w:szCs w:val="22"/>
              </w:rPr>
              <w:t>Строка</w:t>
            </w:r>
          </w:p>
        </w:tc>
        <w:tc>
          <w:tcPr>
            <w:tcW w:w="291" w:type="pct"/>
          </w:tcPr>
          <w:p w14:paraId="4A52ABCE" w14:textId="215C8FF1" w:rsidR="003E20E4" w:rsidRPr="00F0624D" w:rsidRDefault="003E20E4" w:rsidP="003E20E4">
            <w:pPr>
              <w:ind w:left="57" w:right="57" w:firstLine="0"/>
              <w:rPr>
                <w:sz w:val="22"/>
                <w:szCs w:val="22"/>
              </w:rPr>
            </w:pPr>
            <w:r w:rsidRPr="00F0624D">
              <w:rPr>
                <w:sz w:val="22"/>
                <w:szCs w:val="22"/>
              </w:rPr>
              <w:t>Нет</w:t>
            </w:r>
          </w:p>
        </w:tc>
        <w:tc>
          <w:tcPr>
            <w:tcW w:w="316" w:type="pct"/>
          </w:tcPr>
          <w:p w14:paraId="6095D55A" w14:textId="7690CF35" w:rsidR="003E20E4" w:rsidRPr="00F0624D" w:rsidRDefault="003E20E4" w:rsidP="003E20E4">
            <w:pPr>
              <w:ind w:left="57" w:right="57" w:firstLine="0"/>
              <w:rPr>
                <w:sz w:val="22"/>
                <w:szCs w:val="22"/>
              </w:rPr>
            </w:pPr>
            <w:r w:rsidRPr="00F0624D">
              <w:rPr>
                <w:sz w:val="22"/>
                <w:szCs w:val="22"/>
              </w:rPr>
              <w:t>=8</w:t>
            </w:r>
          </w:p>
        </w:tc>
        <w:tc>
          <w:tcPr>
            <w:tcW w:w="2043" w:type="pct"/>
          </w:tcPr>
          <w:p w14:paraId="7E35B24D" w14:textId="47C63F2A" w:rsidR="003E20E4" w:rsidRPr="00F0624D" w:rsidRDefault="003E20E4" w:rsidP="003E20E4">
            <w:pPr>
              <w:pStyle w:val="GOSTTablenorm"/>
            </w:pPr>
            <w:r w:rsidRPr="00F0624D">
              <w:t>Указывается аналитический код раздела лицевого счета плательщика.</w:t>
            </w:r>
          </w:p>
          <w:p w14:paraId="6F26BD87" w14:textId="7E61E200" w:rsidR="003E20E4" w:rsidRPr="00F0624D" w:rsidRDefault="003E20E4" w:rsidP="003E20E4">
            <w:pPr>
              <w:pStyle w:val="GOSTTablenorm"/>
            </w:pPr>
            <w:r w:rsidRPr="00F0624D">
              <w:t>Обязателен для заполнения,</w:t>
            </w:r>
            <w:r w:rsidRPr="00F0624D" w:rsidDel="00B05396">
              <w:rPr>
                <w:rStyle w:val="GOSTTablenorm0"/>
              </w:rPr>
              <w:t xml:space="preserve"> </w:t>
            </w:r>
            <w:r w:rsidRPr="00F0624D">
              <w:rPr>
                <w:rStyle w:val="GOSTTablenorm0"/>
              </w:rPr>
              <w:t xml:space="preserve">если </w:t>
            </w:r>
            <w:r w:rsidRPr="00F0624D">
              <w:t>в параметре «Номер лицевого счета плательщика» (BINF_AccNum)</w:t>
            </w:r>
            <w:r w:rsidRPr="00F0624D">
              <w:rPr>
                <w:rStyle w:val="GOSTTablenorm0"/>
              </w:rPr>
              <w:t xml:space="preserve"> указан л/с с кодом 71</w:t>
            </w:r>
          </w:p>
        </w:tc>
      </w:tr>
      <w:tr w:rsidR="003E20E4" w:rsidRPr="00F0624D" w14:paraId="1DBD485F" w14:textId="77777777" w:rsidTr="005F4660">
        <w:tc>
          <w:tcPr>
            <w:tcW w:w="1100" w:type="pct"/>
          </w:tcPr>
          <w:p w14:paraId="2E70570A" w14:textId="11686160" w:rsidR="003E20E4" w:rsidRPr="00F0624D" w:rsidRDefault="003E20E4" w:rsidP="003E20E4">
            <w:pPr>
              <w:pStyle w:val="GOSTTablenorm"/>
            </w:pPr>
            <w:r w:rsidRPr="00F0624D">
              <w:t>ИГК плательщика</w:t>
            </w:r>
          </w:p>
        </w:tc>
        <w:tc>
          <w:tcPr>
            <w:tcW w:w="750" w:type="pct"/>
          </w:tcPr>
          <w:p w14:paraId="26C7E82F" w14:textId="72BA5711" w:rsidR="003E20E4" w:rsidRPr="00F0624D" w:rsidRDefault="003E20E4" w:rsidP="003E20E4">
            <w:pPr>
              <w:pStyle w:val="GOSTTablenorm"/>
            </w:pPr>
            <w:r w:rsidRPr="00F0624D">
              <w:t>EC_IGK</w:t>
            </w:r>
          </w:p>
        </w:tc>
        <w:tc>
          <w:tcPr>
            <w:tcW w:w="500" w:type="pct"/>
          </w:tcPr>
          <w:p w14:paraId="5E232CD6" w14:textId="71AB1804" w:rsidR="003E20E4" w:rsidRPr="00F0624D" w:rsidRDefault="003E20E4" w:rsidP="003E20E4">
            <w:pPr>
              <w:ind w:left="57" w:right="57" w:firstLine="0"/>
              <w:rPr>
                <w:sz w:val="22"/>
                <w:szCs w:val="22"/>
              </w:rPr>
            </w:pPr>
            <w:r w:rsidRPr="00F0624D">
              <w:rPr>
                <w:sz w:val="22"/>
                <w:szCs w:val="22"/>
              </w:rPr>
              <w:t>Строка</w:t>
            </w:r>
          </w:p>
        </w:tc>
        <w:tc>
          <w:tcPr>
            <w:tcW w:w="291" w:type="pct"/>
          </w:tcPr>
          <w:p w14:paraId="067BFED0" w14:textId="4BC54092" w:rsidR="003E20E4" w:rsidRPr="00F0624D" w:rsidRDefault="003E20E4" w:rsidP="003E20E4">
            <w:pPr>
              <w:ind w:left="57" w:right="57" w:firstLine="0"/>
              <w:rPr>
                <w:sz w:val="22"/>
                <w:szCs w:val="22"/>
              </w:rPr>
            </w:pPr>
            <w:r w:rsidRPr="00F0624D">
              <w:rPr>
                <w:sz w:val="22"/>
                <w:szCs w:val="22"/>
              </w:rPr>
              <w:t>Нет</w:t>
            </w:r>
          </w:p>
        </w:tc>
        <w:tc>
          <w:tcPr>
            <w:tcW w:w="316" w:type="pct"/>
          </w:tcPr>
          <w:p w14:paraId="5DEB28B5" w14:textId="694B0943" w:rsidR="003E20E4" w:rsidRPr="00F0624D" w:rsidRDefault="003E20E4" w:rsidP="003E20E4">
            <w:pPr>
              <w:ind w:left="57" w:right="57" w:firstLine="0"/>
              <w:rPr>
                <w:sz w:val="22"/>
                <w:szCs w:val="22"/>
              </w:rPr>
            </w:pPr>
            <w:r w:rsidRPr="00F0624D">
              <w:rPr>
                <w:sz w:val="22"/>
              </w:rPr>
              <w:t>&lt;=25</w:t>
            </w:r>
          </w:p>
        </w:tc>
        <w:tc>
          <w:tcPr>
            <w:tcW w:w="2043" w:type="pct"/>
          </w:tcPr>
          <w:p w14:paraId="7EAF4293" w14:textId="5521C0A1" w:rsidR="003E20E4" w:rsidRPr="00F0624D" w:rsidRDefault="003E20E4" w:rsidP="003E20E4">
            <w:pPr>
              <w:pStyle w:val="GOSTTablenorm"/>
            </w:pPr>
            <w:r w:rsidRPr="00F0624D">
              <w:t>Указывается идентификатор государственного контракта, соглашения, договора плательщика.</w:t>
            </w:r>
          </w:p>
          <w:p w14:paraId="21859BF8" w14:textId="1C674849" w:rsidR="003E20E4" w:rsidRPr="00F0624D" w:rsidRDefault="003E20E4" w:rsidP="003E20E4">
            <w:pPr>
              <w:pStyle w:val="GOSTTablenorm"/>
            </w:pPr>
            <w:r w:rsidRPr="00F0624D">
              <w:t>Обязательно для заполнения, если в параметре «Номер лицевого счета плательщика» (BINF_AccNum) указан л/с с кодом 71</w:t>
            </w:r>
          </w:p>
        </w:tc>
      </w:tr>
      <w:tr w:rsidR="00900D98" w:rsidRPr="00F0624D" w14:paraId="40DE278E" w14:textId="77777777" w:rsidTr="005F4660">
        <w:tc>
          <w:tcPr>
            <w:tcW w:w="1100" w:type="pct"/>
          </w:tcPr>
          <w:p w14:paraId="2130DE36" w14:textId="0FF0B345" w:rsidR="00900D98" w:rsidRPr="00F0624D" w:rsidRDefault="00900D98" w:rsidP="00900D98">
            <w:pPr>
              <w:pStyle w:val="GOSTTablenorm"/>
            </w:pPr>
            <w:r w:rsidRPr="00F0624D">
              <w:rPr>
                <w:szCs w:val="22"/>
              </w:rPr>
              <w:t>Код цели (аналитический код) плательщика (контрольный)</w:t>
            </w:r>
          </w:p>
        </w:tc>
        <w:tc>
          <w:tcPr>
            <w:tcW w:w="750" w:type="pct"/>
          </w:tcPr>
          <w:p w14:paraId="6AC9882B" w14:textId="1E8B5183" w:rsidR="00900D98" w:rsidRPr="00F0624D" w:rsidRDefault="00900D98" w:rsidP="00900D98">
            <w:pPr>
              <w:pStyle w:val="GOSTTablenorm"/>
            </w:pPr>
            <w:r w:rsidRPr="00F0624D">
              <w:t>Tech</w:t>
            </w:r>
            <w:ins w:id="221" w:author="Щербань О.И. TSE-105679" w:date="2025-03-25T12:57:00Z">
              <w:r w:rsidR="0097735C" w:rsidRPr="00F0624D">
                <w:rPr>
                  <w:lang w:val="en-US"/>
                </w:rPr>
                <w:t>_</w:t>
              </w:r>
            </w:ins>
            <w:r w:rsidRPr="00F0624D">
              <w:t>CodeCS_Payer</w:t>
            </w:r>
          </w:p>
        </w:tc>
        <w:tc>
          <w:tcPr>
            <w:tcW w:w="500" w:type="pct"/>
          </w:tcPr>
          <w:p w14:paraId="5079CF8F" w14:textId="0D071BA0" w:rsidR="00900D98" w:rsidRPr="00F0624D" w:rsidRDefault="00900D98" w:rsidP="00900D98">
            <w:pPr>
              <w:ind w:left="57" w:right="57" w:firstLine="0"/>
              <w:rPr>
                <w:sz w:val="22"/>
                <w:szCs w:val="22"/>
              </w:rPr>
            </w:pPr>
            <w:r w:rsidRPr="00F0624D">
              <w:rPr>
                <w:sz w:val="22"/>
                <w:szCs w:val="22"/>
              </w:rPr>
              <w:t>Строка</w:t>
            </w:r>
          </w:p>
        </w:tc>
        <w:tc>
          <w:tcPr>
            <w:tcW w:w="291" w:type="pct"/>
          </w:tcPr>
          <w:p w14:paraId="6C1C7730" w14:textId="609E989E" w:rsidR="00900D98" w:rsidRPr="00F0624D" w:rsidRDefault="00900D98" w:rsidP="00900D98">
            <w:pPr>
              <w:ind w:left="57" w:right="57" w:firstLine="0"/>
              <w:rPr>
                <w:sz w:val="22"/>
                <w:szCs w:val="22"/>
              </w:rPr>
            </w:pPr>
            <w:r w:rsidRPr="00F0624D">
              <w:rPr>
                <w:sz w:val="22"/>
                <w:szCs w:val="22"/>
              </w:rPr>
              <w:t>Нет</w:t>
            </w:r>
          </w:p>
        </w:tc>
        <w:tc>
          <w:tcPr>
            <w:tcW w:w="316" w:type="pct"/>
          </w:tcPr>
          <w:p w14:paraId="1B156F44" w14:textId="1A32480A" w:rsidR="00900D98" w:rsidRPr="00F0624D" w:rsidRDefault="00900D98" w:rsidP="00900D98">
            <w:pPr>
              <w:ind w:left="57" w:right="57" w:firstLine="0"/>
              <w:rPr>
                <w:sz w:val="22"/>
              </w:rPr>
            </w:pPr>
            <w:r w:rsidRPr="00F0624D">
              <w:rPr>
                <w:sz w:val="22"/>
              </w:rPr>
              <w:t>&lt;=25</w:t>
            </w:r>
          </w:p>
        </w:tc>
        <w:tc>
          <w:tcPr>
            <w:tcW w:w="2043" w:type="pct"/>
          </w:tcPr>
          <w:p w14:paraId="3F9C5A8C" w14:textId="77777777" w:rsidR="00900D98" w:rsidRPr="00F0624D" w:rsidRDefault="00900D98" w:rsidP="00900D98">
            <w:pPr>
              <w:pStyle w:val="GOSTTablenorm"/>
            </w:pPr>
            <w:r w:rsidRPr="00F0624D">
              <w:t>Указывается код субсидии (цели, целевых средств) для контроля остатков средств на ЛС плательщика (при наличии).</w:t>
            </w:r>
          </w:p>
          <w:p w14:paraId="205A3CE0" w14:textId="50499471" w:rsidR="00900D98" w:rsidRPr="00F0624D" w:rsidRDefault="00900D98" w:rsidP="00900D98">
            <w:pPr>
              <w:pStyle w:val="GOSTTablenorm"/>
            </w:pPr>
            <w:r w:rsidRPr="00F0624D">
              <w:t>Обязательно для заполнения, если заполнен параметр «</w:t>
            </w:r>
            <w:r w:rsidRPr="00F0624D">
              <w:rPr>
                <w:szCs w:val="22"/>
              </w:rPr>
              <w:t>Код цели (аналитический код) плательщика» (</w:t>
            </w:r>
            <w:r w:rsidR="007533CE" w:rsidRPr="00F0624D">
              <w:rPr>
                <w:b/>
                <w:lang w:val="en-US"/>
              </w:rPr>
              <w:t>FS</w:t>
            </w:r>
            <w:r w:rsidR="007533CE" w:rsidRPr="00F0624D">
              <w:rPr>
                <w:b/>
              </w:rPr>
              <w:t>_</w:t>
            </w:r>
            <w:r w:rsidR="007533CE" w:rsidRPr="00F0624D">
              <w:rPr>
                <w:b/>
                <w:lang w:val="en-US"/>
              </w:rPr>
              <w:t>EC</w:t>
            </w:r>
            <w:r w:rsidR="007533CE" w:rsidRPr="00F0624D">
              <w:rPr>
                <w:b/>
              </w:rPr>
              <w:t>_</w:t>
            </w:r>
            <w:r w:rsidR="007533CE" w:rsidRPr="00F0624D">
              <w:rPr>
                <w:b/>
                <w:lang w:val="en-US"/>
              </w:rPr>
              <w:t>EXECCONTR</w:t>
            </w:r>
            <w:r w:rsidR="007533CE" w:rsidRPr="00F0624D">
              <w:rPr>
                <w:b/>
              </w:rPr>
              <w:t>_</w:t>
            </w:r>
            <w:r w:rsidR="007533CE" w:rsidRPr="00F0624D">
              <w:rPr>
                <w:b/>
                <w:lang w:val="en-US"/>
              </w:rPr>
              <w:t>D</w:t>
            </w:r>
            <w:r w:rsidR="007533CE" w:rsidRPr="00F0624D">
              <w:rPr>
                <w:b/>
              </w:rPr>
              <w:t>26_</w:t>
            </w:r>
            <w:r w:rsidR="007533CE" w:rsidRPr="00F0624D">
              <w:rPr>
                <w:b/>
                <w:lang w:val="en-US"/>
              </w:rPr>
              <w:t>LIST</w:t>
            </w:r>
            <w:r w:rsidR="007533CE" w:rsidRPr="00F0624D">
              <w:t>:</w:t>
            </w:r>
            <w:r w:rsidR="007533CE" w:rsidRPr="00F0624D">
              <w:rPr>
                <w:rStyle w:val="GOSTTablenorm0"/>
                <w:lang w:val="en-US"/>
              </w:rPr>
              <w:t>CodeSubsidy</w:t>
            </w:r>
            <w:r w:rsidRPr="00F0624D">
              <w:t>)</w:t>
            </w:r>
          </w:p>
        </w:tc>
      </w:tr>
      <w:tr w:rsidR="00900D98" w:rsidRPr="00F0624D" w14:paraId="15AC4B68" w14:textId="77777777" w:rsidTr="005F4660">
        <w:tc>
          <w:tcPr>
            <w:tcW w:w="1100" w:type="pct"/>
          </w:tcPr>
          <w:p w14:paraId="09E1F3B5" w14:textId="45531100" w:rsidR="00900D98" w:rsidRPr="00F0624D" w:rsidRDefault="00900D98" w:rsidP="00900D98">
            <w:pPr>
              <w:pStyle w:val="GOSTTablenorm"/>
            </w:pPr>
            <w:r w:rsidRPr="00F0624D">
              <w:t>ОКС (КМИ) плательщика</w:t>
            </w:r>
          </w:p>
        </w:tc>
        <w:tc>
          <w:tcPr>
            <w:tcW w:w="750" w:type="pct"/>
          </w:tcPr>
          <w:p w14:paraId="3C4F259F" w14:textId="2D009082" w:rsidR="00900D98" w:rsidRPr="00F0624D" w:rsidRDefault="00900D98" w:rsidP="00900D98">
            <w:pPr>
              <w:pStyle w:val="GOSTTablenorm"/>
            </w:pPr>
            <w:r w:rsidRPr="00F0624D">
              <w:t>EC_CodeFAIP</w:t>
            </w:r>
          </w:p>
        </w:tc>
        <w:tc>
          <w:tcPr>
            <w:tcW w:w="500" w:type="pct"/>
          </w:tcPr>
          <w:p w14:paraId="43630773" w14:textId="48EA0B3C" w:rsidR="00900D98" w:rsidRPr="00F0624D" w:rsidRDefault="00900D98" w:rsidP="00900D98">
            <w:pPr>
              <w:ind w:left="57" w:right="57" w:firstLine="0"/>
              <w:rPr>
                <w:sz w:val="22"/>
                <w:szCs w:val="22"/>
              </w:rPr>
            </w:pPr>
            <w:r w:rsidRPr="00F0624D">
              <w:rPr>
                <w:sz w:val="22"/>
              </w:rPr>
              <w:t>Строка</w:t>
            </w:r>
          </w:p>
        </w:tc>
        <w:tc>
          <w:tcPr>
            <w:tcW w:w="291" w:type="pct"/>
          </w:tcPr>
          <w:p w14:paraId="49219394" w14:textId="55BDC613" w:rsidR="00900D98" w:rsidRPr="00F0624D" w:rsidRDefault="00900D98" w:rsidP="00900D98">
            <w:pPr>
              <w:ind w:left="57" w:right="57" w:firstLine="0"/>
              <w:rPr>
                <w:sz w:val="22"/>
                <w:szCs w:val="22"/>
              </w:rPr>
            </w:pPr>
            <w:r w:rsidRPr="00F0624D">
              <w:rPr>
                <w:sz w:val="22"/>
                <w:szCs w:val="22"/>
              </w:rPr>
              <w:t>Нет</w:t>
            </w:r>
          </w:p>
        </w:tc>
        <w:tc>
          <w:tcPr>
            <w:tcW w:w="316" w:type="pct"/>
          </w:tcPr>
          <w:p w14:paraId="28277593" w14:textId="6C64B977" w:rsidR="00900D98" w:rsidRPr="00F0624D" w:rsidRDefault="00900D98" w:rsidP="00900D98">
            <w:pPr>
              <w:ind w:left="57" w:right="57" w:firstLine="0"/>
              <w:rPr>
                <w:sz w:val="22"/>
                <w:szCs w:val="22"/>
              </w:rPr>
            </w:pPr>
            <w:r w:rsidRPr="00F0624D">
              <w:rPr>
                <w:sz w:val="22"/>
              </w:rPr>
              <w:t>&lt;=24</w:t>
            </w:r>
          </w:p>
        </w:tc>
        <w:tc>
          <w:tcPr>
            <w:tcW w:w="2043" w:type="pct"/>
          </w:tcPr>
          <w:p w14:paraId="0CD655F5" w14:textId="6F2C0004" w:rsidR="00900D98" w:rsidRPr="00F0624D" w:rsidRDefault="00900D98" w:rsidP="00900D98">
            <w:pPr>
              <w:pStyle w:val="GOSTTablenorm"/>
            </w:pPr>
            <w:r w:rsidRPr="00F0624D">
              <w:t>Указывается код ОКС (КМИ) для отражения операции на ЛС плательщика (при наличии)</w:t>
            </w:r>
          </w:p>
        </w:tc>
      </w:tr>
      <w:tr w:rsidR="00900D98" w:rsidRPr="00F0624D" w14:paraId="10585881" w14:textId="77777777" w:rsidTr="005F4660">
        <w:tc>
          <w:tcPr>
            <w:tcW w:w="1100" w:type="pct"/>
          </w:tcPr>
          <w:p w14:paraId="06AD827A" w14:textId="75A24E7B" w:rsidR="00900D98" w:rsidRPr="00F0624D" w:rsidRDefault="00900D98" w:rsidP="00900D98">
            <w:pPr>
              <w:pStyle w:val="GOSTTablenorm"/>
            </w:pPr>
            <w:commentRangeStart w:id="222"/>
            <w:r w:rsidRPr="00F0624D">
              <w:t>Счет получателя</w:t>
            </w:r>
            <w:commentRangeEnd w:id="222"/>
            <w:r w:rsidRPr="00F0624D">
              <w:rPr>
                <w:rStyle w:val="afff4"/>
              </w:rPr>
              <w:commentReference w:id="222"/>
            </w:r>
          </w:p>
        </w:tc>
        <w:tc>
          <w:tcPr>
            <w:tcW w:w="750" w:type="pct"/>
          </w:tcPr>
          <w:p w14:paraId="49733AE4" w14:textId="4E5249EE" w:rsidR="00900D98" w:rsidRPr="00F0624D" w:rsidRDefault="00900D98" w:rsidP="00900D98">
            <w:pPr>
              <w:pStyle w:val="GOSTTablenorm"/>
            </w:pPr>
            <w:r w:rsidRPr="00F0624D">
              <w:t>R_CheckAcc</w:t>
            </w:r>
          </w:p>
        </w:tc>
        <w:tc>
          <w:tcPr>
            <w:tcW w:w="500" w:type="pct"/>
          </w:tcPr>
          <w:p w14:paraId="64A71BFC" w14:textId="263F807B" w:rsidR="00900D98" w:rsidRPr="00F0624D" w:rsidRDefault="00900D98" w:rsidP="00900D98">
            <w:pPr>
              <w:pStyle w:val="GOSTTablenorm"/>
              <w:rPr>
                <w:szCs w:val="22"/>
              </w:rPr>
            </w:pPr>
            <w:r w:rsidRPr="00F0624D">
              <w:t>Строка</w:t>
            </w:r>
          </w:p>
        </w:tc>
        <w:tc>
          <w:tcPr>
            <w:tcW w:w="291" w:type="pct"/>
          </w:tcPr>
          <w:p w14:paraId="79E9869C" w14:textId="6D30AFCB" w:rsidR="00900D98" w:rsidRPr="00F0624D" w:rsidRDefault="00900D98" w:rsidP="00900D98">
            <w:pPr>
              <w:pStyle w:val="GOSTTablenorm"/>
              <w:rPr>
                <w:szCs w:val="22"/>
              </w:rPr>
            </w:pPr>
            <w:r w:rsidRPr="00F0624D">
              <w:t>Да</w:t>
            </w:r>
          </w:p>
        </w:tc>
        <w:tc>
          <w:tcPr>
            <w:tcW w:w="316" w:type="pct"/>
          </w:tcPr>
          <w:p w14:paraId="0EDDF660" w14:textId="7FD4F907" w:rsidR="00900D98" w:rsidRPr="00F0624D" w:rsidRDefault="00900D98" w:rsidP="00900D98">
            <w:pPr>
              <w:pStyle w:val="GOSTTablenorm"/>
              <w:rPr>
                <w:szCs w:val="22"/>
              </w:rPr>
            </w:pPr>
            <w:r w:rsidRPr="00F0624D">
              <w:t>=20</w:t>
            </w:r>
          </w:p>
        </w:tc>
        <w:tc>
          <w:tcPr>
            <w:tcW w:w="2043" w:type="pct"/>
          </w:tcPr>
          <w:p w14:paraId="74418355" w14:textId="4E8632D2" w:rsidR="00900D98" w:rsidRPr="00F0624D" w:rsidRDefault="00900D98" w:rsidP="00900D98">
            <w:pPr>
              <w:pStyle w:val="GOSTTablenorm"/>
            </w:pPr>
            <w:r w:rsidRPr="00F0624D">
              <w:t>Указывается номер расчетного счета получателя</w:t>
            </w:r>
          </w:p>
        </w:tc>
      </w:tr>
      <w:tr w:rsidR="00900D98" w:rsidRPr="00F0624D" w14:paraId="61DAF79C" w14:textId="77777777" w:rsidTr="00A775EA">
        <w:tc>
          <w:tcPr>
            <w:tcW w:w="1100" w:type="pct"/>
          </w:tcPr>
          <w:p w14:paraId="6F5AC268" w14:textId="38F85057" w:rsidR="00900D98" w:rsidRPr="00F0624D" w:rsidRDefault="00900D98" w:rsidP="00900D98">
            <w:pPr>
              <w:ind w:left="57" w:right="57" w:firstLine="0"/>
              <w:rPr>
                <w:b/>
                <w:sz w:val="22"/>
              </w:rPr>
            </w:pPr>
            <w:r w:rsidRPr="00F0624D">
              <w:rPr>
                <w:b/>
                <w:sz w:val="22"/>
              </w:rPr>
              <w:t xml:space="preserve">Расшифровка заявки на получение </w:t>
            </w:r>
            <w:r w:rsidRPr="00F0624D">
              <w:rPr>
                <w:b/>
                <w:szCs w:val="22"/>
              </w:rPr>
              <w:t>денежных средств, перечисляемых на карту</w:t>
            </w:r>
            <w:r w:rsidRPr="00F0624D">
              <w:rPr>
                <w:b/>
                <w:sz w:val="22"/>
              </w:rPr>
              <w:t xml:space="preserve"> </w:t>
            </w:r>
          </w:p>
        </w:tc>
        <w:tc>
          <w:tcPr>
            <w:tcW w:w="750" w:type="pct"/>
          </w:tcPr>
          <w:p w14:paraId="07E10785" w14:textId="05BF13EC" w:rsidR="00900D98" w:rsidRPr="00F0624D" w:rsidRDefault="00900D98" w:rsidP="00900D98">
            <w:pPr>
              <w:pStyle w:val="GOSTTablenorm"/>
              <w:rPr>
                <w:b/>
                <w:lang w:val="en-US"/>
              </w:rPr>
            </w:pPr>
            <w:r w:rsidRPr="00F0624D">
              <w:rPr>
                <w:b/>
                <w:lang w:val="en-US"/>
              </w:rPr>
              <w:t>FS_EC_EXECCONTR_D26_LIST</w:t>
            </w:r>
          </w:p>
        </w:tc>
        <w:tc>
          <w:tcPr>
            <w:tcW w:w="500" w:type="pct"/>
          </w:tcPr>
          <w:p w14:paraId="5EEA36FB" w14:textId="77777777" w:rsidR="00900D98" w:rsidRPr="00F0624D" w:rsidRDefault="00900D98" w:rsidP="00900D98">
            <w:pPr>
              <w:ind w:left="57" w:right="57" w:firstLine="0"/>
              <w:rPr>
                <w:b/>
                <w:sz w:val="22"/>
              </w:rPr>
            </w:pPr>
            <w:r w:rsidRPr="00F0624D">
              <w:rPr>
                <w:b/>
                <w:sz w:val="22"/>
              </w:rPr>
              <w:t>Массив</w:t>
            </w:r>
          </w:p>
        </w:tc>
        <w:tc>
          <w:tcPr>
            <w:tcW w:w="291" w:type="pct"/>
          </w:tcPr>
          <w:p w14:paraId="5A4C27D4" w14:textId="77777777" w:rsidR="00900D98" w:rsidRPr="00F0624D" w:rsidRDefault="00900D98" w:rsidP="00900D98">
            <w:pPr>
              <w:ind w:left="57" w:right="57" w:firstLine="0"/>
              <w:rPr>
                <w:b/>
                <w:sz w:val="22"/>
              </w:rPr>
            </w:pPr>
            <w:r w:rsidRPr="00F0624D">
              <w:rPr>
                <w:b/>
                <w:sz w:val="22"/>
              </w:rPr>
              <w:t>Да</w:t>
            </w:r>
          </w:p>
        </w:tc>
        <w:tc>
          <w:tcPr>
            <w:tcW w:w="316" w:type="pct"/>
          </w:tcPr>
          <w:p w14:paraId="36A0D864" w14:textId="77777777" w:rsidR="00900D98" w:rsidRPr="00F0624D" w:rsidRDefault="00900D98" w:rsidP="00900D98">
            <w:pPr>
              <w:ind w:left="57" w:right="57" w:firstLine="0"/>
              <w:rPr>
                <w:b/>
                <w:sz w:val="22"/>
              </w:rPr>
            </w:pPr>
            <w:r w:rsidRPr="00F0624D">
              <w:rPr>
                <w:b/>
                <w:sz w:val="22"/>
              </w:rPr>
              <w:t>-</w:t>
            </w:r>
          </w:p>
        </w:tc>
        <w:tc>
          <w:tcPr>
            <w:tcW w:w="2043" w:type="pct"/>
          </w:tcPr>
          <w:p w14:paraId="539A4F24" w14:textId="77777777" w:rsidR="00900D98" w:rsidRPr="00F0624D" w:rsidRDefault="00900D98" w:rsidP="00900D98">
            <w:pPr>
              <w:pStyle w:val="GOSTTablenorm"/>
              <w:rPr>
                <w:b/>
              </w:rPr>
            </w:pPr>
            <w:r w:rsidRPr="00F0624D">
              <w:rPr>
                <w:b/>
              </w:rPr>
              <w:t>-</w:t>
            </w:r>
          </w:p>
        </w:tc>
      </w:tr>
      <w:tr w:rsidR="00900D98" w:rsidRPr="00F0624D" w14:paraId="52B4E0D7" w14:textId="77777777" w:rsidTr="00A775EA">
        <w:tc>
          <w:tcPr>
            <w:tcW w:w="1100" w:type="pct"/>
          </w:tcPr>
          <w:p w14:paraId="285A0C37" w14:textId="77777777" w:rsidR="00900D98" w:rsidRPr="00F0624D" w:rsidRDefault="00900D98" w:rsidP="00900D98">
            <w:pPr>
              <w:ind w:left="57" w:right="57" w:firstLine="0"/>
              <w:rPr>
                <w:sz w:val="22"/>
              </w:rPr>
            </w:pPr>
            <w:r w:rsidRPr="00F0624D">
              <w:rPr>
                <w:sz w:val="22"/>
              </w:rPr>
              <w:lastRenderedPageBreak/>
              <w:t>Идентификатор строки</w:t>
            </w:r>
          </w:p>
        </w:tc>
        <w:tc>
          <w:tcPr>
            <w:tcW w:w="750" w:type="pct"/>
          </w:tcPr>
          <w:p w14:paraId="21936D14" w14:textId="1630C56E" w:rsidR="00900D98" w:rsidRPr="00F0624D" w:rsidRDefault="00900D98" w:rsidP="00900D98">
            <w:pPr>
              <w:ind w:left="57" w:right="57" w:firstLine="0"/>
              <w:rPr>
                <w:sz w:val="22"/>
                <w:lang w:val="en-US"/>
              </w:rPr>
            </w:pPr>
            <w:r w:rsidRPr="00F0624D">
              <w:rPr>
                <w:b/>
                <w:lang w:val="en-US"/>
              </w:rPr>
              <w:t>FS_EC_EXECCONTR_D26_LIST</w:t>
            </w:r>
            <w:r w:rsidRPr="00F0624D">
              <w:rPr>
                <w:b/>
                <w:sz w:val="22"/>
                <w:lang w:val="en-US"/>
              </w:rPr>
              <w:t>:</w:t>
            </w:r>
            <w:r w:rsidRPr="00F0624D">
              <w:rPr>
                <w:sz w:val="22"/>
                <w:lang w:val="en-US"/>
              </w:rPr>
              <w:t>id</w:t>
            </w:r>
          </w:p>
        </w:tc>
        <w:tc>
          <w:tcPr>
            <w:tcW w:w="500" w:type="pct"/>
          </w:tcPr>
          <w:p w14:paraId="2FCC5C9A" w14:textId="77777777" w:rsidR="00900D98" w:rsidRPr="00F0624D" w:rsidRDefault="00900D98" w:rsidP="00900D98">
            <w:pPr>
              <w:ind w:left="57" w:right="57" w:firstLine="0"/>
              <w:rPr>
                <w:sz w:val="22"/>
              </w:rPr>
            </w:pPr>
            <w:r w:rsidRPr="00F0624D">
              <w:rPr>
                <w:sz w:val="22"/>
              </w:rPr>
              <w:t>Число</w:t>
            </w:r>
          </w:p>
        </w:tc>
        <w:tc>
          <w:tcPr>
            <w:tcW w:w="291" w:type="pct"/>
          </w:tcPr>
          <w:p w14:paraId="4E094C99" w14:textId="77777777" w:rsidR="00900D98" w:rsidRPr="00F0624D" w:rsidRDefault="00900D98" w:rsidP="00900D98">
            <w:pPr>
              <w:ind w:left="57" w:right="57" w:firstLine="0"/>
              <w:rPr>
                <w:sz w:val="22"/>
              </w:rPr>
            </w:pPr>
            <w:r w:rsidRPr="00F0624D">
              <w:rPr>
                <w:sz w:val="22"/>
              </w:rPr>
              <w:t>Да</w:t>
            </w:r>
          </w:p>
        </w:tc>
        <w:tc>
          <w:tcPr>
            <w:tcW w:w="316" w:type="pct"/>
          </w:tcPr>
          <w:p w14:paraId="55CC5C74" w14:textId="77777777" w:rsidR="00900D98" w:rsidRPr="00F0624D" w:rsidRDefault="00900D98" w:rsidP="00900D98">
            <w:pPr>
              <w:ind w:left="57" w:right="57" w:firstLine="0"/>
              <w:rPr>
                <w:sz w:val="22"/>
              </w:rPr>
            </w:pPr>
            <w:r w:rsidRPr="00F0624D">
              <w:rPr>
                <w:sz w:val="22"/>
              </w:rPr>
              <w:t>&lt;=20</w:t>
            </w:r>
          </w:p>
        </w:tc>
        <w:tc>
          <w:tcPr>
            <w:tcW w:w="2043" w:type="pct"/>
          </w:tcPr>
          <w:p w14:paraId="1C03A3F0" w14:textId="77777777" w:rsidR="00900D98" w:rsidRPr="00F0624D" w:rsidRDefault="00900D98" w:rsidP="00900D98">
            <w:pPr>
              <w:pStyle w:val="GOSTTablenorm"/>
            </w:pPr>
            <w:r w:rsidRPr="00F0624D">
              <w:t>Указывается технический идентификатор строки</w:t>
            </w:r>
          </w:p>
        </w:tc>
      </w:tr>
      <w:tr w:rsidR="00900D98" w:rsidRPr="00F0624D" w14:paraId="42F9DF21" w14:textId="77777777" w:rsidTr="00A775EA">
        <w:tc>
          <w:tcPr>
            <w:tcW w:w="1100" w:type="pct"/>
          </w:tcPr>
          <w:p w14:paraId="002269DB" w14:textId="77777777" w:rsidR="00900D98" w:rsidRPr="00F0624D" w:rsidRDefault="00900D98" w:rsidP="00900D98">
            <w:pPr>
              <w:ind w:left="57" w:right="57" w:firstLine="0"/>
              <w:rPr>
                <w:sz w:val="22"/>
              </w:rPr>
            </w:pPr>
            <w:r w:rsidRPr="00F0624D">
              <w:rPr>
                <w:sz w:val="22"/>
              </w:rPr>
              <w:t>Номер строки</w:t>
            </w:r>
          </w:p>
        </w:tc>
        <w:tc>
          <w:tcPr>
            <w:tcW w:w="750" w:type="pct"/>
          </w:tcPr>
          <w:p w14:paraId="4343B08E" w14:textId="07BC98C1" w:rsidR="00900D98" w:rsidRPr="00F0624D" w:rsidRDefault="00900D98" w:rsidP="00900D98">
            <w:pPr>
              <w:pStyle w:val="GOSTTablenorm"/>
              <w:rPr>
                <w:lang w:val="en-US"/>
              </w:rPr>
            </w:pPr>
            <w:r w:rsidRPr="00F0624D">
              <w:rPr>
                <w:b/>
                <w:lang w:val="en-US"/>
              </w:rPr>
              <w:t>FS_EC_EXECCONTR_D26_LIST:</w:t>
            </w:r>
            <w:r w:rsidRPr="00F0624D">
              <w:rPr>
                <w:lang w:val="en-US"/>
              </w:rPr>
              <w:t>NumPP</w:t>
            </w:r>
          </w:p>
        </w:tc>
        <w:tc>
          <w:tcPr>
            <w:tcW w:w="500" w:type="pct"/>
          </w:tcPr>
          <w:p w14:paraId="16D901B2" w14:textId="77777777" w:rsidR="00900D98" w:rsidRPr="00F0624D" w:rsidRDefault="00900D98" w:rsidP="00900D98">
            <w:pPr>
              <w:ind w:left="57" w:right="57" w:firstLine="0"/>
              <w:rPr>
                <w:sz w:val="22"/>
              </w:rPr>
            </w:pPr>
            <w:r w:rsidRPr="00F0624D">
              <w:rPr>
                <w:sz w:val="22"/>
              </w:rPr>
              <w:t>Число</w:t>
            </w:r>
          </w:p>
        </w:tc>
        <w:tc>
          <w:tcPr>
            <w:tcW w:w="291" w:type="pct"/>
          </w:tcPr>
          <w:p w14:paraId="1E22BDD1" w14:textId="77777777" w:rsidR="00900D98" w:rsidRPr="00F0624D" w:rsidRDefault="00900D98" w:rsidP="00900D98">
            <w:pPr>
              <w:ind w:left="57" w:right="57" w:firstLine="0"/>
              <w:rPr>
                <w:sz w:val="22"/>
              </w:rPr>
            </w:pPr>
            <w:r w:rsidRPr="00F0624D">
              <w:rPr>
                <w:sz w:val="22"/>
              </w:rPr>
              <w:t>Да</w:t>
            </w:r>
          </w:p>
        </w:tc>
        <w:tc>
          <w:tcPr>
            <w:tcW w:w="316" w:type="pct"/>
          </w:tcPr>
          <w:p w14:paraId="35D8BE96" w14:textId="2C597EFC" w:rsidR="00900D98" w:rsidRPr="00F0624D" w:rsidRDefault="00900D98" w:rsidP="00900D98">
            <w:pPr>
              <w:ind w:left="57" w:right="57" w:firstLine="0"/>
              <w:rPr>
                <w:sz w:val="22"/>
              </w:rPr>
            </w:pPr>
            <w:r w:rsidRPr="00F0624D">
              <w:rPr>
                <w:sz w:val="22"/>
              </w:rPr>
              <w:t>&lt;=4</w:t>
            </w:r>
          </w:p>
        </w:tc>
        <w:tc>
          <w:tcPr>
            <w:tcW w:w="2043" w:type="pct"/>
          </w:tcPr>
          <w:p w14:paraId="57145B28" w14:textId="77777777" w:rsidR="00900D98" w:rsidRPr="00F0624D" w:rsidRDefault="00900D98" w:rsidP="00900D98">
            <w:pPr>
              <w:pStyle w:val="GOSTTablenorm"/>
            </w:pPr>
            <w:r w:rsidRPr="00F0624D">
              <w:t>Указывается порядковый номер строки расшифровки заявки</w:t>
            </w:r>
          </w:p>
        </w:tc>
      </w:tr>
      <w:tr w:rsidR="00900D98" w:rsidRPr="00F0624D" w14:paraId="40356DD1" w14:textId="77777777" w:rsidTr="005F4660">
        <w:tc>
          <w:tcPr>
            <w:tcW w:w="1100" w:type="pct"/>
          </w:tcPr>
          <w:p w14:paraId="37FD9B39" w14:textId="7E3DC3EE" w:rsidR="00900D98" w:rsidRPr="00F0624D" w:rsidRDefault="00900D98" w:rsidP="00900D98">
            <w:pPr>
              <w:ind w:left="57" w:right="57" w:firstLine="0"/>
              <w:rPr>
                <w:sz w:val="22"/>
                <w:szCs w:val="22"/>
              </w:rPr>
            </w:pPr>
            <w:r w:rsidRPr="00F0624D">
              <w:rPr>
                <w:sz w:val="22"/>
                <w:szCs w:val="22"/>
              </w:rPr>
              <w:t>КБК плательщика</w:t>
            </w:r>
          </w:p>
        </w:tc>
        <w:tc>
          <w:tcPr>
            <w:tcW w:w="750" w:type="pct"/>
          </w:tcPr>
          <w:p w14:paraId="1738A9CF" w14:textId="13ACA8BE" w:rsidR="00900D98" w:rsidRPr="00F0624D" w:rsidRDefault="00900D98" w:rsidP="00900D98">
            <w:pPr>
              <w:pStyle w:val="GOSTTablenorm"/>
              <w:rPr>
                <w:lang w:val="en-US"/>
              </w:rPr>
            </w:pPr>
            <w:r w:rsidRPr="00F0624D">
              <w:rPr>
                <w:b/>
                <w:lang w:val="en-US"/>
              </w:rPr>
              <w:t>FS_EC_EXECCONTR_D26_LIST</w:t>
            </w:r>
            <w:r w:rsidRPr="00F0624D">
              <w:rPr>
                <w:lang w:val="en-US"/>
              </w:rPr>
              <w:t>:KBK</w:t>
            </w:r>
          </w:p>
        </w:tc>
        <w:tc>
          <w:tcPr>
            <w:tcW w:w="500" w:type="pct"/>
          </w:tcPr>
          <w:p w14:paraId="73D72457" w14:textId="1DBCCA2A" w:rsidR="00900D98" w:rsidRPr="00F0624D" w:rsidRDefault="00900D98" w:rsidP="00900D98">
            <w:pPr>
              <w:ind w:left="57" w:right="57" w:firstLine="0"/>
              <w:rPr>
                <w:sz w:val="22"/>
              </w:rPr>
            </w:pPr>
            <w:r w:rsidRPr="00F0624D">
              <w:rPr>
                <w:szCs w:val="22"/>
              </w:rPr>
              <w:t>Строка</w:t>
            </w:r>
          </w:p>
        </w:tc>
        <w:tc>
          <w:tcPr>
            <w:tcW w:w="291" w:type="pct"/>
          </w:tcPr>
          <w:p w14:paraId="1F9A1C03" w14:textId="32BF924D" w:rsidR="00900D98" w:rsidRPr="00F0624D" w:rsidRDefault="00900D98" w:rsidP="00900D98">
            <w:pPr>
              <w:ind w:left="57" w:right="57" w:firstLine="0"/>
              <w:rPr>
                <w:sz w:val="22"/>
              </w:rPr>
            </w:pPr>
            <w:r w:rsidRPr="00F0624D">
              <w:rPr>
                <w:szCs w:val="22"/>
              </w:rPr>
              <w:t>Да</w:t>
            </w:r>
          </w:p>
        </w:tc>
        <w:tc>
          <w:tcPr>
            <w:tcW w:w="316" w:type="pct"/>
          </w:tcPr>
          <w:p w14:paraId="7631630C" w14:textId="4771D049" w:rsidR="00900D98" w:rsidRPr="00F0624D" w:rsidRDefault="00900D98" w:rsidP="00900D98">
            <w:pPr>
              <w:pStyle w:val="GOSTTablenorm"/>
            </w:pPr>
            <w:r w:rsidRPr="00F0624D">
              <w:rPr>
                <w:lang w:val="en-US"/>
              </w:rPr>
              <w:t>=20</w:t>
            </w:r>
          </w:p>
        </w:tc>
        <w:tc>
          <w:tcPr>
            <w:tcW w:w="2043" w:type="pct"/>
          </w:tcPr>
          <w:p w14:paraId="5FB1B9E5" w14:textId="49EC49FD" w:rsidR="00900D98" w:rsidRPr="00F0624D" w:rsidRDefault="00900D98" w:rsidP="00900D98">
            <w:pPr>
              <w:pStyle w:val="GOSTTablenorm"/>
            </w:pPr>
            <w:r w:rsidRPr="00F0624D">
              <w:rPr>
                <w:bCs/>
              </w:rPr>
              <w:t>Указывается код по бюджетной классификации для отражения операции на ЛС плательщика</w:t>
            </w:r>
          </w:p>
        </w:tc>
      </w:tr>
      <w:tr w:rsidR="00900D98" w:rsidRPr="00F0624D" w14:paraId="0781BD52" w14:textId="77777777" w:rsidTr="00FF68AA">
        <w:tc>
          <w:tcPr>
            <w:tcW w:w="1100" w:type="pct"/>
          </w:tcPr>
          <w:p w14:paraId="26ED3637" w14:textId="77777777" w:rsidR="00900D98" w:rsidRPr="00F0624D" w:rsidRDefault="00900D98" w:rsidP="00900D98">
            <w:pPr>
              <w:pStyle w:val="GOSTTablenorm"/>
            </w:pPr>
            <w:r w:rsidRPr="00F0624D">
              <w:t>Код направления расходования</w:t>
            </w:r>
          </w:p>
        </w:tc>
        <w:tc>
          <w:tcPr>
            <w:tcW w:w="750" w:type="pct"/>
          </w:tcPr>
          <w:p w14:paraId="754594EC" w14:textId="77777777" w:rsidR="00900D98" w:rsidRPr="00F0624D" w:rsidRDefault="00900D98" w:rsidP="00900D98">
            <w:pPr>
              <w:ind w:left="57" w:right="57" w:firstLine="0"/>
              <w:rPr>
                <w:sz w:val="22"/>
                <w:lang w:val="en-US"/>
              </w:rPr>
            </w:pPr>
            <w:r w:rsidRPr="00F0624D">
              <w:rPr>
                <w:b/>
                <w:lang w:val="en-US"/>
              </w:rPr>
              <w:t>FS_EC_EXECCONTR_D26_LIST</w:t>
            </w:r>
            <w:r w:rsidRPr="00F0624D">
              <w:rPr>
                <w:sz w:val="22"/>
                <w:lang w:val="en-US"/>
              </w:rPr>
              <w:t>:</w:t>
            </w:r>
            <w:r w:rsidRPr="00F0624D">
              <w:rPr>
                <w:rStyle w:val="GOSTTablenorm0"/>
                <w:lang w:val="en-US"/>
              </w:rPr>
              <w:t>AreasSpendCode</w:t>
            </w:r>
          </w:p>
        </w:tc>
        <w:tc>
          <w:tcPr>
            <w:tcW w:w="500" w:type="pct"/>
          </w:tcPr>
          <w:p w14:paraId="096F23BD" w14:textId="77777777" w:rsidR="00900D98" w:rsidRPr="00F0624D" w:rsidRDefault="00900D98" w:rsidP="00900D98">
            <w:pPr>
              <w:ind w:left="57" w:right="57" w:firstLine="0"/>
              <w:rPr>
                <w:sz w:val="22"/>
              </w:rPr>
            </w:pPr>
            <w:r w:rsidRPr="00F0624D">
              <w:rPr>
                <w:sz w:val="22"/>
              </w:rPr>
              <w:t>Строка</w:t>
            </w:r>
          </w:p>
        </w:tc>
        <w:tc>
          <w:tcPr>
            <w:tcW w:w="291" w:type="pct"/>
          </w:tcPr>
          <w:p w14:paraId="07BAC2D6" w14:textId="77777777" w:rsidR="00900D98" w:rsidRPr="00F0624D" w:rsidRDefault="00900D98" w:rsidP="00900D98">
            <w:pPr>
              <w:ind w:left="57" w:right="57" w:firstLine="0"/>
              <w:rPr>
                <w:sz w:val="22"/>
              </w:rPr>
            </w:pPr>
            <w:r w:rsidRPr="00F0624D">
              <w:rPr>
                <w:sz w:val="22"/>
              </w:rPr>
              <w:t>Нет</w:t>
            </w:r>
          </w:p>
        </w:tc>
        <w:tc>
          <w:tcPr>
            <w:tcW w:w="316" w:type="pct"/>
          </w:tcPr>
          <w:p w14:paraId="22D12F8F" w14:textId="77777777" w:rsidR="00900D98" w:rsidRPr="00F0624D" w:rsidRDefault="00900D98" w:rsidP="00900D98">
            <w:pPr>
              <w:ind w:left="57" w:right="57" w:firstLine="0"/>
              <w:rPr>
                <w:sz w:val="22"/>
              </w:rPr>
            </w:pPr>
            <w:r w:rsidRPr="00F0624D">
              <w:rPr>
                <w:sz w:val="22"/>
              </w:rPr>
              <w:t>&lt;=7</w:t>
            </w:r>
          </w:p>
        </w:tc>
        <w:tc>
          <w:tcPr>
            <w:tcW w:w="2043" w:type="pct"/>
          </w:tcPr>
          <w:p w14:paraId="4E1A540B" w14:textId="77777777" w:rsidR="00900D98" w:rsidRPr="00F0624D" w:rsidRDefault="00900D98" w:rsidP="00900D98">
            <w:pPr>
              <w:pStyle w:val="GOSTTablenorm"/>
            </w:pPr>
            <w:r w:rsidRPr="00F0624D">
              <w:t>Указывается код направления расходования для отражения операции на ЛС плательщика (при наличии).</w:t>
            </w:r>
          </w:p>
          <w:p w14:paraId="631714B1" w14:textId="77777777" w:rsidR="00900D98" w:rsidRPr="00F0624D" w:rsidRDefault="00900D98" w:rsidP="00900D98">
            <w:pPr>
              <w:pStyle w:val="GOSTTablenorm"/>
            </w:pPr>
            <w:r w:rsidRPr="00F0624D">
              <w:t>Обязательно для заполнения, если в параметре «Номер лицевого счета плательщика» (BINF_AccNum) указан л/с с кодом 71</w:t>
            </w:r>
          </w:p>
        </w:tc>
      </w:tr>
      <w:tr w:rsidR="00900D98" w:rsidRPr="00F0624D" w14:paraId="6A56DCC7" w14:textId="77777777" w:rsidTr="005F4660">
        <w:tc>
          <w:tcPr>
            <w:tcW w:w="1100" w:type="pct"/>
          </w:tcPr>
          <w:p w14:paraId="08FA818D" w14:textId="01B4C0EF" w:rsidR="00900D98" w:rsidRPr="00F0624D" w:rsidRDefault="00900D98" w:rsidP="00900D98">
            <w:pPr>
              <w:pStyle w:val="GOSTTablenorm"/>
            </w:pPr>
            <w:r w:rsidRPr="00F0624D">
              <w:t>Код направления расходования (укрупненный)</w:t>
            </w:r>
          </w:p>
        </w:tc>
        <w:tc>
          <w:tcPr>
            <w:tcW w:w="750" w:type="pct"/>
          </w:tcPr>
          <w:p w14:paraId="0D48BCDE" w14:textId="144F78E4" w:rsidR="00900D98" w:rsidRPr="00F0624D" w:rsidRDefault="00900D98" w:rsidP="00900D98">
            <w:pPr>
              <w:pStyle w:val="GOSTTablenorm"/>
              <w:rPr>
                <w:lang w:val="en-US"/>
              </w:rPr>
            </w:pPr>
            <w:r w:rsidRPr="00F0624D">
              <w:rPr>
                <w:b/>
                <w:lang w:val="en-US"/>
              </w:rPr>
              <w:t>FS_EC_EXECCONTR_D26_LIST</w:t>
            </w:r>
            <w:r w:rsidRPr="00F0624D">
              <w:rPr>
                <w:lang w:val="en-US"/>
              </w:rPr>
              <w:t>:AreasSpendCodeExp</w:t>
            </w:r>
          </w:p>
        </w:tc>
        <w:tc>
          <w:tcPr>
            <w:tcW w:w="500" w:type="pct"/>
          </w:tcPr>
          <w:p w14:paraId="3A823E6E" w14:textId="643B7C66" w:rsidR="00900D98" w:rsidRPr="00F0624D" w:rsidRDefault="00900D98" w:rsidP="00900D98">
            <w:pPr>
              <w:ind w:left="57" w:right="57" w:firstLine="0"/>
              <w:rPr>
                <w:szCs w:val="22"/>
              </w:rPr>
            </w:pPr>
            <w:r w:rsidRPr="00F0624D">
              <w:rPr>
                <w:szCs w:val="22"/>
              </w:rPr>
              <w:t>Строка</w:t>
            </w:r>
          </w:p>
        </w:tc>
        <w:tc>
          <w:tcPr>
            <w:tcW w:w="291" w:type="pct"/>
          </w:tcPr>
          <w:p w14:paraId="31A1DB20" w14:textId="156A37F4" w:rsidR="00900D98" w:rsidRPr="00F0624D" w:rsidRDefault="00900D98" w:rsidP="00900D98">
            <w:pPr>
              <w:ind w:left="57" w:right="57" w:firstLine="0"/>
              <w:rPr>
                <w:szCs w:val="22"/>
              </w:rPr>
            </w:pPr>
            <w:r w:rsidRPr="00F0624D">
              <w:rPr>
                <w:szCs w:val="22"/>
              </w:rPr>
              <w:t>Нет</w:t>
            </w:r>
          </w:p>
        </w:tc>
        <w:tc>
          <w:tcPr>
            <w:tcW w:w="316" w:type="pct"/>
          </w:tcPr>
          <w:p w14:paraId="29603A4F" w14:textId="2A64FCF9" w:rsidR="00900D98" w:rsidRPr="00F0624D" w:rsidRDefault="00900D98" w:rsidP="00900D98">
            <w:pPr>
              <w:ind w:left="57" w:right="57" w:firstLine="0"/>
              <w:rPr>
                <w:szCs w:val="22"/>
                <w:lang w:val="en-US"/>
              </w:rPr>
            </w:pPr>
            <w:r w:rsidRPr="00F0624D">
              <w:rPr>
                <w:sz w:val="22"/>
              </w:rPr>
              <w:t>&lt;=4</w:t>
            </w:r>
          </w:p>
        </w:tc>
        <w:tc>
          <w:tcPr>
            <w:tcW w:w="2043" w:type="pct"/>
          </w:tcPr>
          <w:p w14:paraId="7C357250" w14:textId="3C3E7464" w:rsidR="00900D98" w:rsidRPr="00F0624D" w:rsidRDefault="00900D98" w:rsidP="00900D98">
            <w:pPr>
              <w:pStyle w:val="GOSTTablenorm"/>
              <w:rPr>
                <w:bCs/>
              </w:rPr>
            </w:pPr>
            <w:r w:rsidRPr="00F0624D">
              <w:rPr>
                <w:bCs/>
              </w:rPr>
              <w:t xml:space="preserve">Указывается укрупненный код </w:t>
            </w:r>
            <w:r w:rsidRPr="00F0624D">
              <w:t>направления расходования</w:t>
            </w:r>
            <w:r w:rsidRPr="00F0624D">
              <w:rPr>
                <w:bCs/>
              </w:rPr>
              <w:t xml:space="preserve"> </w:t>
            </w:r>
            <w:r w:rsidRPr="00F0624D">
              <w:t>для отражения операции на ЛС</w:t>
            </w:r>
            <w:r w:rsidRPr="00F0624D">
              <w:rPr>
                <w:bCs/>
              </w:rPr>
              <w:t xml:space="preserve"> плательщика </w:t>
            </w:r>
            <w:r w:rsidRPr="00F0624D">
              <w:t>(при наличии)</w:t>
            </w:r>
            <w:r w:rsidRPr="00F0624D">
              <w:rPr>
                <w:bCs/>
              </w:rPr>
              <w:t>.</w:t>
            </w:r>
          </w:p>
          <w:p w14:paraId="6BA9C0D0" w14:textId="6BFE8E99" w:rsidR="00900D98" w:rsidRPr="00F0624D" w:rsidRDefault="00900D98" w:rsidP="00900D98">
            <w:pPr>
              <w:pStyle w:val="GOSTTablenorm"/>
              <w:rPr>
                <w:bCs/>
              </w:rPr>
            </w:pPr>
            <w:r w:rsidRPr="00F0624D">
              <w:rPr>
                <w:bCs/>
              </w:rPr>
              <w:t>Обязательно для заполнения, если заполнен параметр «</w:t>
            </w:r>
            <w:r w:rsidRPr="00F0624D">
              <w:t>Код направления расходования» (</w:t>
            </w:r>
            <w:r w:rsidRPr="00F0624D">
              <w:rPr>
                <w:b/>
                <w:lang w:val="en-US"/>
              </w:rPr>
              <w:t>FS</w:t>
            </w:r>
            <w:r w:rsidRPr="00F0624D">
              <w:rPr>
                <w:b/>
              </w:rPr>
              <w:t>_</w:t>
            </w:r>
            <w:r w:rsidRPr="00F0624D">
              <w:rPr>
                <w:b/>
                <w:lang w:val="en-US"/>
              </w:rPr>
              <w:t>EC</w:t>
            </w:r>
            <w:r w:rsidRPr="00F0624D">
              <w:rPr>
                <w:b/>
              </w:rPr>
              <w:t>_</w:t>
            </w:r>
            <w:r w:rsidRPr="00F0624D">
              <w:rPr>
                <w:b/>
                <w:lang w:val="en-US"/>
              </w:rPr>
              <w:t>EXECCONTR</w:t>
            </w:r>
            <w:r w:rsidRPr="00F0624D">
              <w:rPr>
                <w:b/>
              </w:rPr>
              <w:t>_</w:t>
            </w:r>
            <w:r w:rsidRPr="00F0624D">
              <w:rPr>
                <w:b/>
                <w:lang w:val="en-US"/>
              </w:rPr>
              <w:t>D</w:t>
            </w:r>
            <w:r w:rsidRPr="00F0624D">
              <w:rPr>
                <w:b/>
              </w:rPr>
              <w:t>26_</w:t>
            </w:r>
            <w:r w:rsidRPr="00F0624D">
              <w:rPr>
                <w:b/>
                <w:lang w:val="en-US"/>
              </w:rPr>
              <w:t>LIST</w:t>
            </w:r>
            <w:r w:rsidRPr="00F0624D">
              <w:t>:</w:t>
            </w:r>
            <w:r w:rsidRPr="00F0624D">
              <w:rPr>
                <w:rFonts w:ascii="Courier New" w:hAnsi="Courier New" w:cs="Courier New"/>
                <w:color w:val="1A1AA6"/>
                <w:sz w:val="20"/>
              </w:rPr>
              <w:t xml:space="preserve"> </w:t>
            </w:r>
            <w:r w:rsidRPr="00F0624D">
              <w:rPr>
                <w:rStyle w:val="GOSTTablenorm0"/>
                <w:lang w:val="en-US"/>
              </w:rPr>
              <w:t>AreasSpendCode</w:t>
            </w:r>
            <w:r w:rsidRPr="00F0624D">
              <w:rPr>
                <w:rStyle w:val="GOSTTablenorm0"/>
              </w:rPr>
              <w:t>) и в параметре «</w:t>
            </w:r>
            <w:r w:rsidRPr="00F0624D">
              <w:t>Номер лицевого счета плательщика» (BINF_AccNum) указан л/с с кодом 71</w:t>
            </w:r>
          </w:p>
        </w:tc>
      </w:tr>
      <w:tr w:rsidR="00900D98" w:rsidRPr="00F0624D" w14:paraId="45C4A872" w14:textId="77777777" w:rsidTr="00714BF3">
        <w:tc>
          <w:tcPr>
            <w:tcW w:w="1100" w:type="pct"/>
          </w:tcPr>
          <w:p w14:paraId="3CDEC546" w14:textId="377F18C7" w:rsidR="00900D98" w:rsidRPr="00F0624D" w:rsidRDefault="00900D98" w:rsidP="009F4E9A">
            <w:pPr>
              <w:pStyle w:val="GOSTTablenorm"/>
            </w:pPr>
            <w:r w:rsidRPr="00F0624D">
              <w:t>Вид кода расходов/поступлений плательщика</w:t>
            </w:r>
          </w:p>
        </w:tc>
        <w:tc>
          <w:tcPr>
            <w:tcW w:w="750" w:type="pct"/>
          </w:tcPr>
          <w:p w14:paraId="4942EF76" w14:textId="77777777" w:rsidR="00900D98" w:rsidRPr="00F0624D" w:rsidRDefault="00900D98" w:rsidP="00900D98">
            <w:pPr>
              <w:ind w:left="57" w:right="57" w:firstLine="0"/>
              <w:rPr>
                <w:lang w:val="en-US"/>
              </w:rPr>
            </w:pPr>
            <w:r w:rsidRPr="00F0624D">
              <w:rPr>
                <w:b/>
                <w:lang w:val="en-US"/>
              </w:rPr>
              <w:t>FS_EC_EXECCONTR_D26_LIST</w:t>
            </w:r>
            <w:r w:rsidRPr="00F0624D">
              <w:rPr>
                <w:sz w:val="22"/>
                <w:lang w:val="en-US"/>
              </w:rPr>
              <w:t>:TypeTargetCode</w:t>
            </w:r>
          </w:p>
        </w:tc>
        <w:tc>
          <w:tcPr>
            <w:tcW w:w="500" w:type="pct"/>
          </w:tcPr>
          <w:p w14:paraId="27E96453" w14:textId="77777777" w:rsidR="00900D98" w:rsidRPr="00F0624D" w:rsidRDefault="00900D98" w:rsidP="00900D98">
            <w:pPr>
              <w:ind w:left="57" w:right="57" w:firstLine="0"/>
              <w:rPr>
                <w:sz w:val="22"/>
              </w:rPr>
            </w:pPr>
            <w:r w:rsidRPr="00F0624D">
              <w:rPr>
                <w:sz w:val="22"/>
              </w:rPr>
              <w:t>Строка</w:t>
            </w:r>
          </w:p>
        </w:tc>
        <w:tc>
          <w:tcPr>
            <w:tcW w:w="291" w:type="pct"/>
          </w:tcPr>
          <w:p w14:paraId="3FBA918E" w14:textId="33F7F007" w:rsidR="00900D98" w:rsidRPr="00F0624D" w:rsidRDefault="00900D98" w:rsidP="00900D98">
            <w:pPr>
              <w:ind w:left="57" w:right="57" w:firstLine="0"/>
              <w:rPr>
                <w:sz w:val="22"/>
              </w:rPr>
            </w:pPr>
            <w:r w:rsidRPr="00F0624D">
              <w:rPr>
                <w:sz w:val="22"/>
              </w:rPr>
              <w:t>Да</w:t>
            </w:r>
          </w:p>
        </w:tc>
        <w:tc>
          <w:tcPr>
            <w:tcW w:w="316" w:type="pct"/>
          </w:tcPr>
          <w:p w14:paraId="736EC069" w14:textId="77777777" w:rsidR="00900D98" w:rsidRPr="00F0624D" w:rsidRDefault="00900D98" w:rsidP="00900D98">
            <w:pPr>
              <w:ind w:left="57" w:right="57" w:firstLine="0"/>
              <w:rPr>
                <w:sz w:val="22"/>
              </w:rPr>
            </w:pPr>
            <w:r w:rsidRPr="00F0624D">
              <w:rPr>
                <w:sz w:val="22"/>
              </w:rPr>
              <w:t>=1</w:t>
            </w:r>
          </w:p>
        </w:tc>
        <w:tc>
          <w:tcPr>
            <w:tcW w:w="2043" w:type="pct"/>
          </w:tcPr>
          <w:p w14:paraId="36B46032" w14:textId="6200EA5E" w:rsidR="00096CBC" w:rsidRPr="00F0624D" w:rsidRDefault="00900D98" w:rsidP="00900D98">
            <w:pPr>
              <w:pStyle w:val="GOSTTablenorm"/>
            </w:pPr>
            <w:r w:rsidRPr="00F0624D">
              <w:t>Указывается вид кода расходов/поступлений плательщика.</w:t>
            </w:r>
          </w:p>
          <w:p w14:paraId="5D1EBFFA" w14:textId="77777777" w:rsidR="00900D98" w:rsidRPr="00F0624D" w:rsidRDefault="00900D98" w:rsidP="00900D98">
            <w:pPr>
              <w:pStyle w:val="GOSTTablenorm"/>
            </w:pPr>
            <w:r w:rsidRPr="00F0624D">
              <w:t>Возможные значения:</w:t>
            </w:r>
          </w:p>
          <w:p w14:paraId="7FB7B5C1" w14:textId="257A27B5" w:rsidR="00900D98" w:rsidRPr="00F0624D" w:rsidRDefault="00900D98" w:rsidP="009F4E9A">
            <w:pPr>
              <w:pStyle w:val="GOSTTableListMark1"/>
            </w:pPr>
            <w:r w:rsidRPr="00F0624D">
              <w:t xml:space="preserve">«2» </w:t>
            </w:r>
            <w:r w:rsidR="009F4E9A" w:rsidRPr="00F0624D">
              <w:t>–</w:t>
            </w:r>
            <w:r w:rsidRPr="00F0624D">
              <w:t xml:space="preserve"> Расходы</w:t>
            </w:r>
          </w:p>
        </w:tc>
      </w:tr>
      <w:tr w:rsidR="00900D98" w:rsidRPr="00F0624D" w14:paraId="6756D3AA" w14:textId="77777777" w:rsidTr="005F4660">
        <w:tc>
          <w:tcPr>
            <w:tcW w:w="1100" w:type="pct"/>
          </w:tcPr>
          <w:p w14:paraId="46266D1D" w14:textId="40B16D8E" w:rsidR="00900D98" w:rsidRPr="00F0624D" w:rsidRDefault="00900D98" w:rsidP="00900D98">
            <w:pPr>
              <w:pStyle w:val="GOSTTablenorm"/>
            </w:pPr>
            <w:r w:rsidRPr="00F0624D">
              <w:rPr>
                <w:szCs w:val="22"/>
              </w:rPr>
              <w:t>Код цели (аналитический код) плательщика</w:t>
            </w:r>
          </w:p>
        </w:tc>
        <w:tc>
          <w:tcPr>
            <w:tcW w:w="750" w:type="pct"/>
          </w:tcPr>
          <w:p w14:paraId="4B34D929" w14:textId="796BF275" w:rsidR="00900D98" w:rsidRPr="00F0624D" w:rsidRDefault="00900D98" w:rsidP="00900D98">
            <w:pPr>
              <w:ind w:left="57" w:right="57" w:firstLine="0"/>
              <w:rPr>
                <w:sz w:val="22"/>
                <w:lang w:val="en-US"/>
              </w:rPr>
            </w:pPr>
            <w:r w:rsidRPr="00F0624D">
              <w:rPr>
                <w:b/>
                <w:lang w:val="en-US"/>
              </w:rPr>
              <w:t>FS_EC_EXECCONTR_D26_LIST</w:t>
            </w:r>
            <w:r w:rsidRPr="00F0624D">
              <w:rPr>
                <w:sz w:val="22"/>
                <w:lang w:val="en-US"/>
              </w:rPr>
              <w:t>:</w:t>
            </w:r>
            <w:r w:rsidRPr="00F0624D">
              <w:rPr>
                <w:rStyle w:val="GOSTTablenorm0"/>
                <w:lang w:val="en-US"/>
              </w:rPr>
              <w:t>CodeSubsidy</w:t>
            </w:r>
          </w:p>
        </w:tc>
        <w:tc>
          <w:tcPr>
            <w:tcW w:w="500" w:type="pct"/>
          </w:tcPr>
          <w:p w14:paraId="457BDBC0" w14:textId="3C553151" w:rsidR="00900D98" w:rsidRPr="00F0624D" w:rsidRDefault="00900D98" w:rsidP="00900D98">
            <w:pPr>
              <w:ind w:left="57" w:right="57" w:firstLine="0"/>
              <w:rPr>
                <w:sz w:val="22"/>
              </w:rPr>
            </w:pPr>
            <w:r w:rsidRPr="00F0624D">
              <w:rPr>
                <w:sz w:val="22"/>
              </w:rPr>
              <w:t>Строка</w:t>
            </w:r>
          </w:p>
        </w:tc>
        <w:tc>
          <w:tcPr>
            <w:tcW w:w="291" w:type="pct"/>
          </w:tcPr>
          <w:p w14:paraId="3BAA3722" w14:textId="7CE8AC1B" w:rsidR="00900D98" w:rsidRPr="00F0624D" w:rsidRDefault="00900D98" w:rsidP="00900D98">
            <w:pPr>
              <w:ind w:left="57" w:right="57" w:firstLine="0"/>
              <w:rPr>
                <w:sz w:val="22"/>
              </w:rPr>
            </w:pPr>
            <w:r w:rsidRPr="00F0624D">
              <w:rPr>
                <w:sz w:val="22"/>
              </w:rPr>
              <w:t>Нет</w:t>
            </w:r>
          </w:p>
        </w:tc>
        <w:tc>
          <w:tcPr>
            <w:tcW w:w="316" w:type="pct"/>
          </w:tcPr>
          <w:p w14:paraId="0C11D9CA" w14:textId="19CC419F" w:rsidR="00900D98" w:rsidRPr="00F0624D" w:rsidRDefault="00900D98" w:rsidP="00900D98">
            <w:pPr>
              <w:ind w:left="57" w:right="57" w:firstLine="0"/>
              <w:rPr>
                <w:sz w:val="22"/>
              </w:rPr>
            </w:pPr>
            <w:r w:rsidRPr="00F0624D">
              <w:rPr>
                <w:sz w:val="22"/>
                <w:lang w:val="en-US"/>
              </w:rPr>
              <w:t>&lt;=25</w:t>
            </w:r>
          </w:p>
        </w:tc>
        <w:tc>
          <w:tcPr>
            <w:tcW w:w="2043" w:type="pct"/>
          </w:tcPr>
          <w:p w14:paraId="29CFDF97" w14:textId="75A0A6F3" w:rsidR="00900D98" w:rsidRPr="00F0624D" w:rsidRDefault="00900D98" w:rsidP="00900D98">
            <w:pPr>
              <w:pStyle w:val="GOSTTablenorm"/>
            </w:pPr>
            <w:r w:rsidRPr="00F0624D">
              <w:t>Указывается код субсидии (цели, целевых средств) для отражения операции на ЛС плательщика (при наличии).</w:t>
            </w:r>
          </w:p>
          <w:p w14:paraId="23DCC3F8" w14:textId="31406473" w:rsidR="00900D98" w:rsidRPr="00F0624D" w:rsidRDefault="00900D98" w:rsidP="00900D98">
            <w:pPr>
              <w:pStyle w:val="GOSTTablenorm"/>
            </w:pPr>
            <w:r w:rsidRPr="00F0624D">
              <w:t>Может заполняться, если в параметре «Номер лицевого счета плательщика» (BINF_AccNum) указан л/с с кодом 41</w:t>
            </w:r>
          </w:p>
        </w:tc>
      </w:tr>
      <w:tr w:rsidR="00900D98" w:rsidRPr="00F0624D" w14:paraId="1F53CA5A" w14:textId="77777777" w:rsidTr="00A775EA">
        <w:tc>
          <w:tcPr>
            <w:tcW w:w="1100" w:type="pct"/>
          </w:tcPr>
          <w:p w14:paraId="6D3CBDC1" w14:textId="2BD01955" w:rsidR="00900D98" w:rsidRPr="00F0624D" w:rsidRDefault="00900D98" w:rsidP="00900D98">
            <w:pPr>
              <w:ind w:left="57" w:right="57" w:firstLine="0"/>
              <w:rPr>
                <w:sz w:val="22"/>
                <w:szCs w:val="22"/>
              </w:rPr>
            </w:pPr>
            <w:r w:rsidRPr="00F0624D">
              <w:rPr>
                <w:sz w:val="22"/>
              </w:rPr>
              <w:lastRenderedPageBreak/>
              <w:t xml:space="preserve">Сумма в </w:t>
            </w:r>
            <w:r w:rsidRPr="00F0624D">
              <w:rPr>
                <w:sz w:val="22"/>
                <w:szCs w:val="22"/>
              </w:rPr>
              <w:t>валюте заявки</w:t>
            </w:r>
          </w:p>
        </w:tc>
        <w:tc>
          <w:tcPr>
            <w:tcW w:w="750" w:type="pct"/>
          </w:tcPr>
          <w:p w14:paraId="4E489085" w14:textId="55C6C353" w:rsidR="00900D98" w:rsidRPr="00F0624D" w:rsidRDefault="00900D98" w:rsidP="00900D98">
            <w:pPr>
              <w:pStyle w:val="GOSTTablenorm"/>
              <w:rPr>
                <w:lang w:val="en-US"/>
              </w:rPr>
            </w:pPr>
            <w:r w:rsidRPr="00F0624D">
              <w:rPr>
                <w:b/>
                <w:lang w:val="en-US"/>
              </w:rPr>
              <w:t>FS_EC_EXECCONTR_D26_LIST</w:t>
            </w:r>
            <w:r w:rsidRPr="00F0624D">
              <w:rPr>
                <w:lang w:val="en-US"/>
              </w:rPr>
              <w:t>:PaySum</w:t>
            </w:r>
          </w:p>
        </w:tc>
        <w:tc>
          <w:tcPr>
            <w:tcW w:w="500" w:type="pct"/>
          </w:tcPr>
          <w:p w14:paraId="50DD1E73" w14:textId="77777777" w:rsidR="00900D98" w:rsidRPr="00F0624D" w:rsidRDefault="00900D98" w:rsidP="00900D98">
            <w:pPr>
              <w:ind w:left="57" w:right="57" w:firstLine="0"/>
              <w:rPr>
                <w:sz w:val="22"/>
                <w:szCs w:val="22"/>
              </w:rPr>
            </w:pPr>
            <w:r w:rsidRPr="00F0624D">
              <w:rPr>
                <w:sz w:val="22"/>
              </w:rPr>
              <w:t>Сумма</w:t>
            </w:r>
          </w:p>
        </w:tc>
        <w:tc>
          <w:tcPr>
            <w:tcW w:w="291" w:type="pct"/>
          </w:tcPr>
          <w:p w14:paraId="4DE5FD57" w14:textId="77777777" w:rsidR="00900D98" w:rsidRPr="00F0624D" w:rsidRDefault="00900D98" w:rsidP="00900D98">
            <w:pPr>
              <w:ind w:left="57" w:right="57" w:firstLine="0"/>
              <w:rPr>
                <w:sz w:val="22"/>
                <w:szCs w:val="22"/>
              </w:rPr>
            </w:pPr>
            <w:r w:rsidRPr="00F0624D">
              <w:rPr>
                <w:sz w:val="22"/>
              </w:rPr>
              <w:t>Да</w:t>
            </w:r>
          </w:p>
        </w:tc>
        <w:tc>
          <w:tcPr>
            <w:tcW w:w="316" w:type="pct"/>
          </w:tcPr>
          <w:p w14:paraId="0B34CB19" w14:textId="5A51FF34" w:rsidR="00900D98" w:rsidRPr="00F0624D" w:rsidRDefault="00900D98" w:rsidP="00900D98">
            <w:pPr>
              <w:ind w:left="57" w:right="57" w:firstLine="0"/>
              <w:rPr>
                <w:sz w:val="22"/>
                <w:szCs w:val="22"/>
              </w:rPr>
            </w:pPr>
          </w:p>
        </w:tc>
        <w:tc>
          <w:tcPr>
            <w:tcW w:w="2043" w:type="pct"/>
          </w:tcPr>
          <w:p w14:paraId="0360456B" w14:textId="60AEFFBB" w:rsidR="00900D98" w:rsidRPr="00F0624D" w:rsidRDefault="00900D98" w:rsidP="00900D98">
            <w:pPr>
              <w:pStyle w:val="GOSTTablenorm"/>
            </w:pPr>
            <w:r w:rsidRPr="00F0624D">
              <w:rPr>
                <w:szCs w:val="22"/>
              </w:rPr>
              <w:t xml:space="preserve">Сумма платежа в единицах валюты, указанной в реквизите </w:t>
            </w:r>
            <w:r w:rsidRPr="00F0624D">
              <w:rPr>
                <w:bCs/>
                <w:szCs w:val="22"/>
              </w:rPr>
              <w:t>StmInfrmtn_OKVCd</w:t>
            </w:r>
            <w:r w:rsidRPr="00F0624D">
              <w:rPr>
                <w:szCs w:val="22"/>
              </w:rPr>
              <w:t>, с точностью 2 знака после запятой</w:t>
            </w:r>
          </w:p>
        </w:tc>
      </w:tr>
    </w:tbl>
    <w:p w14:paraId="68DBF866" w14:textId="2230A19C" w:rsidR="00A775EA" w:rsidRPr="00F0624D" w:rsidRDefault="00A775EA" w:rsidP="004D59AC">
      <w:pPr>
        <w:pStyle w:val="51"/>
      </w:pPr>
      <w:bookmarkStart w:id="223" w:name="_Toc226564452"/>
      <w:commentRangeStart w:id="224"/>
      <w:commentRangeStart w:id="225"/>
      <w:r w:rsidRPr="00F0624D">
        <w:t>Пример</w:t>
      </w:r>
      <w:commentRangeEnd w:id="224"/>
      <w:r w:rsidRPr="00F0624D">
        <w:rPr>
          <w:rStyle w:val="afff4"/>
          <w:b w:val="0"/>
        </w:rPr>
        <w:commentReference w:id="224"/>
      </w:r>
      <w:commentRangeEnd w:id="225"/>
      <w:r w:rsidR="009F4E9A" w:rsidRPr="00F0624D">
        <w:rPr>
          <w:rStyle w:val="afff4"/>
          <w:b w:val="0"/>
          <w:bCs w:val="0"/>
          <w:lang w:eastAsia="ru-RU"/>
        </w:rPr>
        <w:commentReference w:id="225"/>
      </w:r>
      <w:r w:rsidRPr="00F0624D">
        <w:t xml:space="preserve"> запроса по документу «З</w:t>
      </w:r>
      <w:ins w:id="226" w:author="Сатлер Марина Викторовна" w:date="2025-07-15T16:19:00Z">
        <w:r w:rsidR="003F3279" w:rsidRPr="00F0624D">
          <w:t>а</w:t>
        </w:r>
      </w:ins>
      <w:r w:rsidRPr="00F0624D">
        <w:t>явка на получение денежных средств, перечисляемых на карту» (ф. 0531243) TSE_0531243_D26</w:t>
      </w:r>
      <w:bookmarkEnd w:id="223"/>
    </w:p>
    <w:p w14:paraId="3377180E" w14:textId="77777777" w:rsidR="009F4E9A" w:rsidRPr="00F0624D" w:rsidRDefault="009F4E9A" w:rsidP="009F4E9A">
      <w:pPr>
        <w:pStyle w:val="GOSTScript"/>
        <w:rPr>
          <w:ins w:id="227" w:author="Сатлер Марина Викторовна" w:date="2025-07-15T16:12:00Z"/>
        </w:rPr>
      </w:pPr>
      <w:ins w:id="228" w:author="Сатлер Марина Викторовна" w:date="2025-07-15T16:12:00Z">
        <w:r w:rsidRPr="00F0624D">
          <w:t>{</w:t>
        </w:r>
      </w:ins>
    </w:p>
    <w:p w14:paraId="7AE2A53A" w14:textId="77777777" w:rsidR="009F4E9A" w:rsidRPr="00F0624D" w:rsidRDefault="009F4E9A" w:rsidP="009F4E9A">
      <w:pPr>
        <w:pStyle w:val="GOSTScript"/>
        <w:rPr>
          <w:ins w:id="229" w:author="Сатлер Марина Викторовна" w:date="2025-07-15T16:12:00Z"/>
        </w:rPr>
      </w:pPr>
      <w:ins w:id="230" w:author="Сатлер Марина Викторовна" w:date="2025-07-15T16:12:00Z">
        <w:r w:rsidRPr="00F0624D">
          <w:tab/>
          <w:t>"header": {</w:t>
        </w:r>
      </w:ins>
    </w:p>
    <w:p w14:paraId="63E9A199" w14:textId="77777777" w:rsidR="009F4E9A" w:rsidRPr="00F0624D" w:rsidRDefault="009F4E9A" w:rsidP="009F4E9A">
      <w:pPr>
        <w:pStyle w:val="GOSTScript"/>
        <w:rPr>
          <w:ins w:id="231" w:author="Сатлер Марина Викторовна" w:date="2025-07-15T16:12:00Z"/>
        </w:rPr>
      </w:pPr>
      <w:ins w:id="232" w:author="Сатлер Марина Викторовна" w:date="2025-07-15T16:12:00Z">
        <w:r w:rsidRPr="00F0624D">
          <w:tab/>
        </w:r>
        <w:r w:rsidRPr="00F0624D">
          <w:tab/>
          <w:t>"Source": "TSE",</w:t>
        </w:r>
      </w:ins>
    </w:p>
    <w:p w14:paraId="14E94A6B" w14:textId="77777777" w:rsidR="009F4E9A" w:rsidRPr="00F0624D" w:rsidRDefault="009F4E9A" w:rsidP="009F4E9A">
      <w:pPr>
        <w:pStyle w:val="GOSTScript"/>
        <w:rPr>
          <w:ins w:id="233" w:author="Сатлер Марина Викторовна" w:date="2025-07-15T16:12:00Z"/>
        </w:rPr>
      </w:pPr>
      <w:ins w:id="234" w:author="Сатлер Марина Викторовна" w:date="2025-07-15T16:12:00Z">
        <w:r w:rsidRPr="00F0624D">
          <w:tab/>
        </w:r>
        <w:r w:rsidRPr="00F0624D">
          <w:tab/>
          <w:t>"ReqDateTime": "2025-12-05 10:37:22",</w:t>
        </w:r>
      </w:ins>
    </w:p>
    <w:p w14:paraId="54D8AA8F" w14:textId="77777777" w:rsidR="009F4E9A" w:rsidRPr="00F0624D" w:rsidRDefault="009F4E9A" w:rsidP="009F4E9A">
      <w:pPr>
        <w:pStyle w:val="GOSTScript"/>
        <w:rPr>
          <w:ins w:id="235" w:author="Сатлер Марина Викторовна" w:date="2025-07-15T16:12:00Z"/>
        </w:rPr>
      </w:pPr>
      <w:ins w:id="236" w:author="Сатлер Марина Викторовна" w:date="2025-07-15T16:12:00Z">
        <w:r w:rsidRPr="00F0624D">
          <w:tab/>
        </w:r>
        <w:r w:rsidRPr="00F0624D">
          <w:tab/>
          <w:t>"Version": "1.0",</w:t>
        </w:r>
      </w:ins>
    </w:p>
    <w:p w14:paraId="171418ED" w14:textId="77777777" w:rsidR="009F4E9A" w:rsidRPr="00F0624D" w:rsidRDefault="009F4E9A" w:rsidP="009F4E9A">
      <w:pPr>
        <w:pStyle w:val="GOSTScript"/>
        <w:rPr>
          <w:ins w:id="237" w:author="Сатлер Марина Викторовна" w:date="2025-07-15T16:12:00Z"/>
        </w:rPr>
      </w:pPr>
      <w:ins w:id="238" w:author="Сатлер Марина Викторовна" w:date="2025-07-15T16:12:00Z">
        <w:r w:rsidRPr="00F0624D">
          <w:tab/>
        </w:r>
        <w:r w:rsidRPr="00F0624D">
          <w:tab/>
          <w:t>"Params": [</w:t>
        </w:r>
      </w:ins>
    </w:p>
    <w:p w14:paraId="790D01ED" w14:textId="77777777" w:rsidR="009F4E9A" w:rsidRPr="00F0624D" w:rsidRDefault="009F4E9A" w:rsidP="009F4E9A">
      <w:pPr>
        <w:pStyle w:val="GOSTScript"/>
        <w:rPr>
          <w:ins w:id="239" w:author="Сатлер Марина Викторовна" w:date="2025-07-15T16:12:00Z"/>
        </w:rPr>
      </w:pPr>
      <w:ins w:id="240" w:author="Сатлер Марина Викторовна" w:date="2025-07-15T16:12:00Z">
        <w:r w:rsidRPr="00F0624D">
          <w:tab/>
        </w:r>
        <w:r w:rsidRPr="00F0624D">
          <w:tab/>
        </w:r>
        <w:r w:rsidRPr="00F0624D">
          <w:tab/>
          <w:t>{</w:t>
        </w:r>
      </w:ins>
    </w:p>
    <w:p w14:paraId="030FEC65" w14:textId="77777777" w:rsidR="009F4E9A" w:rsidRPr="00F0624D" w:rsidRDefault="009F4E9A" w:rsidP="009F4E9A">
      <w:pPr>
        <w:pStyle w:val="GOSTScript"/>
        <w:rPr>
          <w:ins w:id="241" w:author="Сатлер Марина Викторовна" w:date="2025-07-15T16:12:00Z"/>
        </w:rPr>
      </w:pPr>
      <w:ins w:id="242" w:author="Сатлер Марина Викторовна" w:date="2025-07-15T16:12:00Z">
        <w:r w:rsidRPr="00F0624D">
          <w:tab/>
        </w:r>
        <w:r w:rsidRPr="00F0624D">
          <w:tab/>
        </w:r>
        <w:r w:rsidRPr="00F0624D">
          <w:tab/>
        </w:r>
        <w:r w:rsidRPr="00F0624D">
          <w:tab/>
          <w:t>"param": "example",</w:t>
        </w:r>
      </w:ins>
    </w:p>
    <w:p w14:paraId="14EC8595" w14:textId="77777777" w:rsidR="009F4E9A" w:rsidRPr="00F0624D" w:rsidRDefault="009F4E9A" w:rsidP="009F4E9A">
      <w:pPr>
        <w:pStyle w:val="GOSTScript"/>
        <w:rPr>
          <w:ins w:id="243" w:author="Сатлер Марина Викторовна" w:date="2025-07-15T16:12:00Z"/>
        </w:rPr>
      </w:pPr>
      <w:ins w:id="244" w:author="Сатлер Марина Викторовна" w:date="2025-07-15T16:12:00Z">
        <w:r w:rsidRPr="00F0624D">
          <w:tab/>
        </w:r>
        <w:r w:rsidRPr="00F0624D">
          <w:tab/>
        </w:r>
        <w:r w:rsidRPr="00F0624D">
          <w:tab/>
        </w:r>
        <w:r w:rsidRPr="00F0624D">
          <w:tab/>
          <w:t>"value": "01"</w:t>
        </w:r>
      </w:ins>
    </w:p>
    <w:p w14:paraId="50CD6305" w14:textId="77777777" w:rsidR="009F4E9A" w:rsidRPr="00F0624D" w:rsidRDefault="009F4E9A" w:rsidP="009F4E9A">
      <w:pPr>
        <w:pStyle w:val="GOSTScript"/>
        <w:rPr>
          <w:ins w:id="245" w:author="Сатлер Марина Викторовна" w:date="2025-07-15T16:12:00Z"/>
        </w:rPr>
      </w:pPr>
      <w:ins w:id="246" w:author="Сатлер Марина Викторовна" w:date="2025-07-15T16:12:00Z">
        <w:r w:rsidRPr="00F0624D">
          <w:tab/>
        </w:r>
        <w:r w:rsidRPr="00F0624D">
          <w:tab/>
        </w:r>
        <w:r w:rsidRPr="00F0624D">
          <w:tab/>
          <w:t>}</w:t>
        </w:r>
      </w:ins>
    </w:p>
    <w:p w14:paraId="725CA901" w14:textId="77777777" w:rsidR="009F4E9A" w:rsidRPr="00F0624D" w:rsidRDefault="009F4E9A" w:rsidP="009F4E9A">
      <w:pPr>
        <w:pStyle w:val="GOSTScript"/>
        <w:rPr>
          <w:ins w:id="247" w:author="Сатлер Марина Викторовна" w:date="2025-07-15T16:12:00Z"/>
        </w:rPr>
      </w:pPr>
      <w:ins w:id="248" w:author="Сатлер Марина Викторовна" w:date="2025-07-15T16:12:00Z">
        <w:r w:rsidRPr="00F0624D">
          <w:tab/>
        </w:r>
        <w:r w:rsidRPr="00F0624D">
          <w:tab/>
          <w:t>],</w:t>
        </w:r>
      </w:ins>
    </w:p>
    <w:p w14:paraId="67CC84AC" w14:textId="77777777" w:rsidR="009F4E9A" w:rsidRPr="00F0624D" w:rsidRDefault="009F4E9A" w:rsidP="009F4E9A">
      <w:pPr>
        <w:pStyle w:val="GOSTScript"/>
        <w:rPr>
          <w:ins w:id="249" w:author="Сатлер Марина Викторовна" w:date="2025-07-15T16:12:00Z"/>
        </w:rPr>
      </w:pPr>
      <w:ins w:id="250" w:author="Сатлер Марина Викторовна" w:date="2025-07-15T16:12:00Z">
        <w:r w:rsidRPr="00F0624D">
          <w:tab/>
        </w:r>
        <w:r w:rsidRPr="00F0624D">
          <w:tab/>
          <w:t>"ReqGuid": "g1a4ie5d-2757-4699-948c-vv72qba94f44",</w:t>
        </w:r>
      </w:ins>
    </w:p>
    <w:p w14:paraId="2C0A9752" w14:textId="77777777" w:rsidR="009F4E9A" w:rsidRPr="00F0624D" w:rsidRDefault="009F4E9A" w:rsidP="009F4E9A">
      <w:pPr>
        <w:pStyle w:val="GOSTScript"/>
        <w:rPr>
          <w:ins w:id="251" w:author="Сатлер Марина Викторовна" w:date="2025-07-15T16:12:00Z"/>
        </w:rPr>
      </w:pPr>
      <w:ins w:id="252" w:author="Сатлер Марина Викторовна" w:date="2025-07-15T16:12:00Z">
        <w:r w:rsidRPr="00F0624D">
          <w:tab/>
        </w:r>
        <w:r w:rsidRPr="00F0624D">
          <w:tab/>
          <w:t>"DocGuid": "1fd90a7c-e339-46ff-ac39-73029ff81321",</w:t>
        </w:r>
      </w:ins>
    </w:p>
    <w:p w14:paraId="2D5C00A7" w14:textId="77777777" w:rsidR="009F4E9A" w:rsidRPr="00F0624D" w:rsidRDefault="009F4E9A" w:rsidP="009F4E9A">
      <w:pPr>
        <w:pStyle w:val="GOSTScript"/>
        <w:rPr>
          <w:ins w:id="253" w:author="Сатлер Марина Викторовна" w:date="2025-07-15T16:12:00Z"/>
        </w:rPr>
      </w:pPr>
      <w:ins w:id="254" w:author="Сатлер Марина Викторовна" w:date="2025-07-15T16:12:00Z">
        <w:r w:rsidRPr="00F0624D">
          <w:tab/>
        </w:r>
        <w:r w:rsidRPr="00F0624D">
          <w:tab/>
          <w:t>"RequestType": "ACCOUNTING",</w:t>
        </w:r>
      </w:ins>
    </w:p>
    <w:p w14:paraId="3D91D4AB" w14:textId="77777777" w:rsidR="009F4E9A" w:rsidRPr="00F0624D" w:rsidRDefault="009F4E9A" w:rsidP="009F4E9A">
      <w:pPr>
        <w:pStyle w:val="GOSTScript"/>
        <w:rPr>
          <w:ins w:id="255" w:author="Сатлер Марина Викторовна" w:date="2025-07-15T16:12:00Z"/>
        </w:rPr>
      </w:pPr>
      <w:ins w:id="256" w:author="Сатлер Марина Викторовна" w:date="2025-07-15T16:12:00Z">
        <w:r w:rsidRPr="00F0624D">
          <w:tab/>
        </w:r>
        <w:r w:rsidRPr="00F0624D">
          <w:tab/>
          <w:t>"TypeDoc": "TSE_0531243_D26",</w:t>
        </w:r>
      </w:ins>
    </w:p>
    <w:p w14:paraId="1E988156" w14:textId="77777777" w:rsidR="009F4E9A" w:rsidRPr="00F0624D" w:rsidRDefault="009F4E9A" w:rsidP="009F4E9A">
      <w:pPr>
        <w:pStyle w:val="GOSTScript"/>
        <w:rPr>
          <w:ins w:id="257" w:author="Сатлер Марина Викторовна" w:date="2025-07-15T16:12:00Z"/>
        </w:rPr>
      </w:pPr>
      <w:ins w:id="258" w:author="Сатлер Марина Викторовна" w:date="2025-07-15T16:12:00Z">
        <w:r w:rsidRPr="00F0624D">
          <w:tab/>
        </w:r>
        <w:r w:rsidRPr="00F0624D">
          <w:tab/>
          <w:t>"Stage": "auth",</w:t>
        </w:r>
      </w:ins>
    </w:p>
    <w:p w14:paraId="5BA67238" w14:textId="77777777" w:rsidR="009F4E9A" w:rsidRPr="00F0624D" w:rsidRDefault="009F4E9A" w:rsidP="009F4E9A">
      <w:pPr>
        <w:pStyle w:val="GOSTScript"/>
        <w:rPr>
          <w:ins w:id="259" w:author="Сатлер Марина Викторовна" w:date="2025-07-15T16:12:00Z"/>
        </w:rPr>
      </w:pPr>
      <w:ins w:id="260" w:author="Сатлер Марина Викторовна" w:date="2025-07-15T16:12:00Z">
        <w:r w:rsidRPr="00F0624D">
          <w:tab/>
        </w:r>
        <w:r w:rsidRPr="00F0624D">
          <w:tab/>
          <w:t>"BalLevContrl": 0,</w:t>
        </w:r>
      </w:ins>
    </w:p>
    <w:p w14:paraId="1B78AE1B" w14:textId="77777777" w:rsidR="009F4E9A" w:rsidRPr="00F0624D" w:rsidRDefault="009F4E9A" w:rsidP="009F4E9A">
      <w:pPr>
        <w:pStyle w:val="GOSTScript"/>
        <w:rPr>
          <w:ins w:id="261" w:author="Сатлер Марина Викторовна" w:date="2025-07-15T16:12:00Z"/>
        </w:rPr>
      </w:pPr>
      <w:ins w:id="262" w:author="Сатлер Марина Викторовна" w:date="2025-07-15T16:12:00Z">
        <w:r w:rsidRPr="00F0624D">
          <w:tab/>
        </w:r>
        <w:r w:rsidRPr="00F0624D">
          <w:tab/>
          <w:t>"Subject": "6000",</w:t>
        </w:r>
      </w:ins>
    </w:p>
    <w:p w14:paraId="7FBBFA87" w14:textId="77777777" w:rsidR="009F4E9A" w:rsidRPr="00F0624D" w:rsidRDefault="009F4E9A" w:rsidP="009F4E9A">
      <w:pPr>
        <w:pStyle w:val="GOSTScript"/>
        <w:rPr>
          <w:ins w:id="263" w:author="Сатлер Марина Викторовна" w:date="2025-07-15T16:12:00Z"/>
        </w:rPr>
      </w:pPr>
      <w:ins w:id="264" w:author="Сатлер Марина Викторовна" w:date="2025-07-15T16:12:00Z">
        <w:r w:rsidRPr="00F0624D">
          <w:tab/>
        </w:r>
        <w:r w:rsidRPr="00F0624D">
          <w:tab/>
          <w:t>"SettlementDate": "2025-12-05"</w:t>
        </w:r>
      </w:ins>
    </w:p>
    <w:p w14:paraId="6986FA23" w14:textId="77777777" w:rsidR="009F4E9A" w:rsidRPr="00F0624D" w:rsidRDefault="009F4E9A" w:rsidP="009F4E9A">
      <w:pPr>
        <w:pStyle w:val="GOSTScript"/>
        <w:rPr>
          <w:ins w:id="265" w:author="Сатлер Марина Викторовна" w:date="2025-07-15T16:12:00Z"/>
        </w:rPr>
      </w:pPr>
      <w:ins w:id="266" w:author="Сатлер Марина Викторовна" w:date="2025-07-15T16:12:00Z">
        <w:r w:rsidRPr="00F0624D">
          <w:tab/>
          <w:t>},</w:t>
        </w:r>
      </w:ins>
    </w:p>
    <w:p w14:paraId="7A36FC89" w14:textId="77777777" w:rsidR="009F4E9A" w:rsidRPr="00F0624D" w:rsidRDefault="009F4E9A" w:rsidP="009F4E9A">
      <w:pPr>
        <w:pStyle w:val="GOSTScript"/>
        <w:rPr>
          <w:ins w:id="267" w:author="Сатлер Марина Викторовна" w:date="2025-07-15T16:12:00Z"/>
        </w:rPr>
      </w:pPr>
      <w:ins w:id="268" w:author="Сатлер Марина Викторовна" w:date="2025-07-15T16:12:00Z">
        <w:r w:rsidRPr="00F0624D">
          <w:tab/>
          <w:t>"document": {</w:t>
        </w:r>
      </w:ins>
    </w:p>
    <w:p w14:paraId="2A82FC39" w14:textId="77777777" w:rsidR="009F4E9A" w:rsidRPr="00F0624D" w:rsidRDefault="009F4E9A" w:rsidP="009F4E9A">
      <w:pPr>
        <w:pStyle w:val="GOSTScript"/>
        <w:rPr>
          <w:ins w:id="269" w:author="Сатлер Марина Викторовна" w:date="2025-07-15T16:12:00Z"/>
        </w:rPr>
      </w:pPr>
      <w:ins w:id="270" w:author="Сатлер Марина Викторовна" w:date="2025-07-15T16:12:00Z">
        <w:r w:rsidRPr="00F0624D">
          <w:tab/>
        </w:r>
        <w:r w:rsidRPr="00F0624D">
          <w:tab/>
          <w:t>"BRE_DocNum": "5001",</w:t>
        </w:r>
      </w:ins>
    </w:p>
    <w:p w14:paraId="7E12D246" w14:textId="77777777" w:rsidR="009F4E9A" w:rsidRPr="00F0624D" w:rsidRDefault="009F4E9A" w:rsidP="009F4E9A">
      <w:pPr>
        <w:pStyle w:val="GOSTScript"/>
        <w:rPr>
          <w:ins w:id="271" w:author="Сатлер Марина Викторовна" w:date="2025-07-15T16:12:00Z"/>
        </w:rPr>
      </w:pPr>
      <w:ins w:id="272" w:author="Сатлер Марина Викторовна" w:date="2025-07-15T16:12:00Z">
        <w:r w:rsidRPr="00F0624D">
          <w:tab/>
        </w:r>
        <w:r w:rsidRPr="00F0624D">
          <w:tab/>
          <w:t>"BRE_DocDate": "2025-10-13",</w:t>
        </w:r>
      </w:ins>
    </w:p>
    <w:p w14:paraId="3319B0C8" w14:textId="77777777" w:rsidR="009F4E9A" w:rsidRPr="00F0624D" w:rsidRDefault="009F4E9A" w:rsidP="009F4E9A">
      <w:pPr>
        <w:pStyle w:val="GOSTScript"/>
        <w:rPr>
          <w:ins w:id="273" w:author="Сатлер Марина Викторовна" w:date="2025-07-15T16:12:00Z"/>
        </w:rPr>
      </w:pPr>
      <w:ins w:id="274" w:author="Сатлер Марина Викторовна" w:date="2025-07-15T16:12:00Z">
        <w:r w:rsidRPr="00F0624D">
          <w:tab/>
        </w:r>
        <w:r w:rsidRPr="00F0624D">
          <w:tab/>
          <w:t>"CURRENCY_CODE": "643",</w:t>
        </w:r>
      </w:ins>
    </w:p>
    <w:p w14:paraId="7B9FAB1D" w14:textId="77777777" w:rsidR="009F4E9A" w:rsidRPr="00F0624D" w:rsidRDefault="009F4E9A" w:rsidP="009F4E9A">
      <w:pPr>
        <w:pStyle w:val="GOSTScript"/>
        <w:rPr>
          <w:ins w:id="275" w:author="Сатлер Марина Викторовна" w:date="2025-07-15T16:12:00Z"/>
        </w:rPr>
      </w:pPr>
      <w:ins w:id="276" w:author="Сатлер Марина Викторовна" w:date="2025-07-15T16:12:00Z">
        <w:r w:rsidRPr="00F0624D">
          <w:tab/>
        </w:r>
        <w:r w:rsidRPr="00F0624D">
          <w:tab/>
          <w:t>"StmInfrmtn_AccessLevelStereotype": 1,</w:t>
        </w:r>
      </w:ins>
    </w:p>
    <w:p w14:paraId="37747C29" w14:textId="15670F76" w:rsidR="009F4E9A" w:rsidRPr="00F0624D" w:rsidRDefault="009F4E9A" w:rsidP="009F4E9A">
      <w:pPr>
        <w:pStyle w:val="GOSTScript"/>
        <w:rPr>
          <w:ins w:id="277" w:author="Сатлер Марина Викторовна" w:date="2025-07-15T16:12:00Z"/>
        </w:rPr>
      </w:pPr>
      <w:ins w:id="278" w:author="Сатлер Марина Викторовна" w:date="2025-07-15T16:12:00Z">
        <w:r w:rsidRPr="00F0624D">
          <w:tab/>
        </w:r>
        <w:r w:rsidRPr="00F0624D">
          <w:tab/>
          <w:t>"BRE_SIGN_PC_TS_FOR_LS": false,</w:t>
        </w:r>
      </w:ins>
    </w:p>
    <w:p w14:paraId="0ACBF7DB" w14:textId="77777777" w:rsidR="009F4E9A" w:rsidRPr="00F0624D" w:rsidRDefault="009F4E9A" w:rsidP="009F4E9A">
      <w:pPr>
        <w:pStyle w:val="GOSTScript"/>
        <w:rPr>
          <w:ins w:id="279" w:author="Сатлер Марина Викторовна" w:date="2025-07-15T16:12:00Z"/>
        </w:rPr>
      </w:pPr>
      <w:ins w:id="280" w:author="Сатлер Марина Викторовна" w:date="2025-07-15T16:12:00Z">
        <w:r w:rsidRPr="00F0624D">
          <w:lastRenderedPageBreak/>
          <w:tab/>
        </w:r>
        <w:r w:rsidRPr="00F0624D">
          <w:tab/>
          <w:t>"P_CodeRC": "6201",</w:t>
        </w:r>
      </w:ins>
    </w:p>
    <w:p w14:paraId="4DF0408F" w14:textId="77777777" w:rsidR="009F4E9A" w:rsidRPr="00F0624D" w:rsidRDefault="009F4E9A" w:rsidP="009F4E9A">
      <w:pPr>
        <w:pStyle w:val="GOSTScript"/>
        <w:rPr>
          <w:ins w:id="281" w:author="Сатлер Марина Викторовна" w:date="2025-07-15T16:12:00Z"/>
        </w:rPr>
      </w:pPr>
      <w:ins w:id="282" w:author="Сатлер Марина Викторовна" w:date="2025-07-15T16:12:00Z">
        <w:r w:rsidRPr="00F0624D">
          <w:tab/>
        </w:r>
        <w:r w:rsidRPr="00F0624D">
          <w:tab/>
          <w:t>"P_CorrAcc": "40102643000000017400",</w:t>
        </w:r>
      </w:ins>
    </w:p>
    <w:p w14:paraId="14E98A0A" w14:textId="77777777" w:rsidR="009F4E9A" w:rsidRPr="00F0624D" w:rsidRDefault="009F4E9A" w:rsidP="009F4E9A">
      <w:pPr>
        <w:pStyle w:val="GOSTScript"/>
        <w:rPr>
          <w:ins w:id="283" w:author="Сатлер Марина Викторовна" w:date="2025-07-15T16:12:00Z"/>
        </w:rPr>
      </w:pPr>
      <w:ins w:id="284" w:author="Сатлер Марина Викторовна" w:date="2025-07-15T16:12:00Z">
        <w:r w:rsidRPr="00F0624D">
          <w:tab/>
        </w:r>
        <w:r w:rsidRPr="00F0624D">
          <w:tab/>
          <w:t>"P_CheckAcc": "03212644000000018700",</w:t>
        </w:r>
      </w:ins>
    </w:p>
    <w:p w14:paraId="5E615E2C" w14:textId="77777777" w:rsidR="009F4E9A" w:rsidRPr="00F0624D" w:rsidRDefault="009F4E9A" w:rsidP="009F4E9A">
      <w:pPr>
        <w:pStyle w:val="GOSTScript"/>
        <w:rPr>
          <w:ins w:id="285" w:author="Сатлер Марина Викторовна" w:date="2025-07-15T16:12:00Z"/>
        </w:rPr>
      </w:pPr>
      <w:ins w:id="286" w:author="Сатлер Марина Викторовна" w:date="2025-07-15T16:12:00Z">
        <w:r w:rsidRPr="00F0624D">
          <w:tab/>
        </w:r>
        <w:r w:rsidRPr="00F0624D">
          <w:tab/>
          <w:t>"SI_CodeCS": "6201",</w:t>
        </w:r>
      </w:ins>
    </w:p>
    <w:p w14:paraId="5866B532" w14:textId="77777777" w:rsidR="009F4E9A" w:rsidRPr="00F0624D" w:rsidRDefault="009F4E9A" w:rsidP="009F4E9A">
      <w:pPr>
        <w:pStyle w:val="GOSTScript"/>
        <w:rPr>
          <w:ins w:id="287" w:author="Сатлер Марина Викторовна" w:date="2025-07-15T16:12:00Z"/>
        </w:rPr>
      </w:pPr>
      <w:ins w:id="288" w:author="Сатлер Марина Викторовна" w:date="2025-07-15T16:12:00Z">
        <w:r w:rsidRPr="00F0624D">
          <w:tab/>
        </w:r>
        <w:r w:rsidRPr="00F0624D">
          <w:tab/>
          <w:t>"BINF_AccNum": "41051001031",</w:t>
        </w:r>
      </w:ins>
    </w:p>
    <w:p w14:paraId="774218A0" w14:textId="77777777" w:rsidR="009F4E9A" w:rsidRPr="00F0624D" w:rsidRDefault="009F4E9A" w:rsidP="009F4E9A">
      <w:pPr>
        <w:pStyle w:val="GOSTScript"/>
        <w:rPr>
          <w:ins w:id="289" w:author="Сатлер Марина Викторовна" w:date="2025-07-15T16:12:00Z"/>
        </w:rPr>
      </w:pPr>
      <w:ins w:id="290" w:author="Сатлер Марина Викторовна" w:date="2025-07-15T16:12:00Z">
        <w:r w:rsidRPr="00F0624D">
          <w:tab/>
        </w:r>
        <w:r w:rsidRPr="00F0624D">
          <w:tab/>
          <w:t>"R_CheckAcc": "40116380000000000008",</w:t>
        </w:r>
      </w:ins>
    </w:p>
    <w:p w14:paraId="3DB7ADAF" w14:textId="77777777" w:rsidR="009F4E9A" w:rsidRPr="00F0624D" w:rsidRDefault="009F4E9A" w:rsidP="009F4E9A">
      <w:pPr>
        <w:pStyle w:val="GOSTScript"/>
        <w:rPr>
          <w:ins w:id="291" w:author="Сатлер Марина Викторовна" w:date="2025-07-15T16:12:00Z"/>
        </w:rPr>
      </w:pPr>
      <w:ins w:id="292" w:author="Сатлер Марина Викторовна" w:date="2025-07-15T16:12:00Z">
        <w:r w:rsidRPr="00F0624D">
          <w:tab/>
        </w:r>
        <w:r w:rsidRPr="00F0624D">
          <w:tab/>
          <w:t>"FS_EC_EXECCONTR_D26_LIST": [</w:t>
        </w:r>
      </w:ins>
    </w:p>
    <w:p w14:paraId="4A8EDA48" w14:textId="77777777" w:rsidR="009F4E9A" w:rsidRPr="00F0624D" w:rsidRDefault="009F4E9A" w:rsidP="009F4E9A">
      <w:pPr>
        <w:pStyle w:val="GOSTScript"/>
        <w:rPr>
          <w:ins w:id="293" w:author="Сатлер Марина Викторовна" w:date="2025-07-15T16:12:00Z"/>
        </w:rPr>
      </w:pPr>
      <w:ins w:id="294" w:author="Сатлер Марина Викторовна" w:date="2025-07-15T16:12:00Z">
        <w:r w:rsidRPr="00F0624D">
          <w:tab/>
        </w:r>
        <w:r w:rsidRPr="00F0624D">
          <w:tab/>
        </w:r>
        <w:r w:rsidRPr="00F0624D">
          <w:tab/>
          <w:t>{</w:t>
        </w:r>
      </w:ins>
    </w:p>
    <w:p w14:paraId="6558CF79" w14:textId="77777777" w:rsidR="009F4E9A" w:rsidRPr="00F0624D" w:rsidRDefault="009F4E9A" w:rsidP="009F4E9A">
      <w:pPr>
        <w:pStyle w:val="GOSTScript"/>
        <w:rPr>
          <w:ins w:id="295" w:author="Сатлер Марина Викторовна" w:date="2025-07-15T16:12:00Z"/>
        </w:rPr>
      </w:pPr>
      <w:ins w:id="296" w:author="Сатлер Марина Викторовна" w:date="2025-07-15T16:12:00Z">
        <w:r w:rsidRPr="00F0624D">
          <w:tab/>
        </w:r>
        <w:r w:rsidRPr="00F0624D">
          <w:tab/>
        </w:r>
        <w:r w:rsidRPr="00F0624D">
          <w:tab/>
        </w:r>
        <w:r w:rsidRPr="00F0624D">
          <w:tab/>
          <w:t>"id": 1,</w:t>
        </w:r>
      </w:ins>
    </w:p>
    <w:p w14:paraId="1B1C5490" w14:textId="77777777" w:rsidR="009F4E9A" w:rsidRPr="00F0624D" w:rsidRDefault="009F4E9A" w:rsidP="009F4E9A">
      <w:pPr>
        <w:pStyle w:val="GOSTScript"/>
        <w:rPr>
          <w:ins w:id="297" w:author="Сатлер Марина Викторовна" w:date="2025-07-15T16:12:00Z"/>
        </w:rPr>
      </w:pPr>
      <w:ins w:id="298" w:author="Сатлер Марина Викторовна" w:date="2025-07-15T16:12:00Z">
        <w:r w:rsidRPr="00F0624D">
          <w:tab/>
        </w:r>
        <w:r w:rsidRPr="00F0624D">
          <w:tab/>
        </w:r>
        <w:r w:rsidRPr="00F0624D">
          <w:tab/>
        </w:r>
        <w:r w:rsidRPr="00F0624D">
          <w:tab/>
          <w:t>"NumPP": 1,</w:t>
        </w:r>
      </w:ins>
    </w:p>
    <w:p w14:paraId="28E4D89A" w14:textId="77777777" w:rsidR="009F4E9A" w:rsidRPr="00F0624D" w:rsidRDefault="009F4E9A" w:rsidP="009F4E9A">
      <w:pPr>
        <w:pStyle w:val="GOSTScript"/>
        <w:rPr>
          <w:ins w:id="299" w:author="Сатлер Марина Викторовна" w:date="2025-07-15T16:12:00Z"/>
        </w:rPr>
      </w:pPr>
      <w:ins w:id="300" w:author="Сатлер Марина Викторовна" w:date="2025-07-15T16:12:00Z">
        <w:r w:rsidRPr="00F0624D">
          <w:tab/>
        </w:r>
        <w:r w:rsidRPr="00F0624D">
          <w:tab/>
        </w:r>
        <w:r w:rsidRPr="00F0624D">
          <w:tab/>
        </w:r>
        <w:r w:rsidRPr="00F0624D">
          <w:tab/>
          <w:t>"KBK": "18201060011500100200",</w:t>
        </w:r>
      </w:ins>
    </w:p>
    <w:p w14:paraId="6E565FF0" w14:textId="77777777" w:rsidR="009F4E9A" w:rsidRPr="00F0624D" w:rsidRDefault="009F4E9A" w:rsidP="009F4E9A">
      <w:pPr>
        <w:pStyle w:val="GOSTScript"/>
        <w:rPr>
          <w:ins w:id="301" w:author="Сатлер Марина Викторовна" w:date="2025-07-15T16:12:00Z"/>
        </w:rPr>
      </w:pPr>
      <w:ins w:id="302" w:author="Сатлер Марина Викторовна" w:date="2025-07-15T16:12:00Z">
        <w:r w:rsidRPr="00F0624D">
          <w:tab/>
        </w:r>
        <w:r w:rsidRPr="00F0624D">
          <w:tab/>
        </w:r>
        <w:r w:rsidRPr="00F0624D">
          <w:tab/>
        </w:r>
        <w:r w:rsidRPr="00F0624D">
          <w:tab/>
          <w:t>"TypeTargetCode": "2",</w:t>
        </w:r>
      </w:ins>
    </w:p>
    <w:p w14:paraId="02AB6BC8" w14:textId="77777777" w:rsidR="009F4E9A" w:rsidRPr="00F0624D" w:rsidRDefault="009F4E9A" w:rsidP="009F4E9A">
      <w:pPr>
        <w:pStyle w:val="GOSTScript"/>
        <w:rPr>
          <w:ins w:id="303" w:author="Сатлер Марина Викторовна" w:date="2025-07-15T16:12:00Z"/>
        </w:rPr>
      </w:pPr>
      <w:ins w:id="304" w:author="Сатлер Марина Викторовна" w:date="2025-07-15T16:12:00Z">
        <w:r w:rsidRPr="00F0624D">
          <w:tab/>
        </w:r>
        <w:r w:rsidRPr="00F0624D">
          <w:tab/>
        </w:r>
        <w:r w:rsidRPr="00F0624D">
          <w:tab/>
        </w:r>
        <w:r w:rsidRPr="00F0624D">
          <w:tab/>
          <w:t>"PaySum": 850000.00</w:t>
        </w:r>
      </w:ins>
    </w:p>
    <w:p w14:paraId="05529939" w14:textId="77777777" w:rsidR="009F4E9A" w:rsidRPr="00F0624D" w:rsidRDefault="009F4E9A" w:rsidP="009F4E9A">
      <w:pPr>
        <w:pStyle w:val="GOSTScript"/>
        <w:rPr>
          <w:ins w:id="305" w:author="Сатлер Марина Викторовна" w:date="2025-07-15T16:12:00Z"/>
        </w:rPr>
      </w:pPr>
      <w:ins w:id="306" w:author="Сатлер Марина Викторовна" w:date="2025-07-15T16:12:00Z">
        <w:r w:rsidRPr="00F0624D">
          <w:tab/>
        </w:r>
        <w:r w:rsidRPr="00F0624D">
          <w:tab/>
        </w:r>
        <w:r w:rsidRPr="00F0624D">
          <w:tab/>
          <w:t>}</w:t>
        </w:r>
      </w:ins>
    </w:p>
    <w:p w14:paraId="4CCCD0B6" w14:textId="77777777" w:rsidR="009F4E9A" w:rsidRPr="00F0624D" w:rsidRDefault="009F4E9A" w:rsidP="009F4E9A">
      <w:pPr>
        <w:pStyle w:val="GOSTScript"/>
        <w:rPr>
          <w:ins w:id="307" w:author="Сатлер Марина Викторовна" w:date="2025-07-15T16:12:00Z"/>
        </w:rPr>
      </w:pPr>
      <w:ins w:id="308" w:author="Сатлер Марина Викторовна" w:date="2025-07-15T16:12:00Z">
        <w:r w:rsidRPr="00F0624D">
          <w:tab/>
        </w:r>
        <w:r w:rsidRPr="00F0624D">
          <w:tab/>
          <w:t>]</w:t>
        </w:r>
      </w:ins>
    </w:p>
    <w:p w14:paraId="686FBF01" w14:textId="77777777" w:rsidR="009F4E9A" w:rsidRPr="00F0624D" w:rsidRDefault="009F4E9A" w:rsidP="009F4E9A">
      <w:pPr>
        <w:pStyle w:val="GOSTScript"/>
        <w:rPr>
          <w:ins w:id="309" w:author="Сатлер Марина Викторовна" w:date="2025-07-15T16:12:00Z"/>
        </w:rPr>
      </w:pPr>
      <w:ins w:id="310" w:author="Сатлер Марина Викторовна" w:date="2025-07-15T16:12:00Z">
        <w:r w:rsidRPr="00F0624D">
          <w:tab/>
          <w:t>}</w:t>
        </w:r>
      </w:ins>
    </w:p>
    <w:p w14:paraId="5F46EBAB" w14:textId="21FF85AC" w:rsidR="005022F4" w:rsidRPr="00F0624D" w:rsidRDefault="009F4E9A" w:rsidP="009F4E9A">
      <w:pPr>
        <w:pStyle w:val="GOSTScript"/>
      </w:pPr>
      <w:ins w:id="311" w:author="Сатлер Марина Викторовна" w:date="2025-07-15T16:12:00Z">
        <w:r w:rsidRPr="00F0624D">
          <w:t>}</w:t>
        </w:r>
      </w:ins>
    </w:p>
    <w:p w14:paraId="0C5CB1FC" w14:textId="43FC45FC" w:rsidR="005469D5" w:rsidRPr="00F0624D" w:rsidRDefault="005469D5" w:rsidP="004D59AC">
      <w:pPr>
        <w:pStyle w:val="41"/>
      </w:pPr>
      <w:bookmarkStart w:id="312" w:name="_Toc226564453"/>
      <w:r w:rsidRPr="00F0624D">
        <w:t xml:space="preserve">«Заявка на получение наличных денег» </w:t>
      </w:r>
      <w:r w:rsidR="00024D5B" w:rsidRPr="00F0624D">
        <w:t>TSE_0531802_D25</w:t>
      </w:r>
      <w:bookmarkEnd w:id="312"/>
    </w:p>
    <w:p w14:paraId="4015BFEB" w14:textId="2FE2AF94" w:rsidR="00024D5B" w:rsidRPr="00F0624D" w:rsidRDefault="00024D5B" w:rsidP="004D59AC">
      <w:pPr>
        <w:pStyle w:val="51"/>
        <w:rPr>
          <w:ins w:id="313" w:author="Щербань О.И." w:date="2025-05-04T15:41:00Z"/>
        </w:rPr>
      </w:pPr>
      <w:bookmarkStart w:id="314" w:name="_Toc226564454"/>
      <w:r w:rsidRPr="00F0624D">
        <w:t>Перечень параметров тела запроса (Document) по документу «Заявка на получение наличных денег» TSE_0531802_D25</w:t>
      </w:r>
      <w:bookmarkEnd w:id="314"/>
    </w:p>
    <w:p w14:paraId="66B94447" w14:textId="3FF7AA25" w:rsidR="00812DCA" w:rsidRPr="00F0624D" w:rsidRDefault="00812DCA" w:rsidP="00812DCA">
      <w:pPr>
        <w:pStyle w:val="GOSTNameTable"/>
      </w:pPr>
      <w:r w:rsidRPr="00F0624D">
        <w:fldChar w:fldCharType="begin"/>
      </w:r>
      <w:r w:rsidRPr="00F0624D">
        <w:instrText xml:space="preserve"> SEQ Таблица \* ARABIC </w:instrText>
      </w:r>
      <w:r w:rsidRPr="00F0624D">
        <w:fldChar w:fldCharType="separate"/>
      </w:r>
      <w:bookmarkStart w:id="315" w:name="_Toc226564517"/>
      <w:r w:rsidR="00CE7795">
        <w:t>5</w:t>
      </w:r>
      <w:r w:rsidRPr="00F0624D">
        <w:fldChar w:fldCharType="end"/>
      </w:r>
      <w:r w:rsidRPr="00F0624D">
        <w:t xml:space="preserve"> - Параметры тела (Document) запроса на подбор / сторнирование / переформирование записей учета по документу «Заявка на получение наличных денег» TSE_0531802_D25</w:t>
      </w:r>
      <w:bookmarkEnd w:id="315"/>
    </w:p>
    <w:tbl>
      <w:tblPr>
        <w:tblStyle w:val="GOSTTable"/>
        <w:tblW w:w="5000" w:type="pct"/>
        <w:tblLayout w:type="fixed"/>
        <w:tblLook w:val="07E0" w:firstRow="1" w:lastRow="1" w:firstColumn="1" w:lastColumn="1" w:noHBand="1" w:noVBand="1"/>
      </w:tblPr>
      <w:tblGrid>
        <w:gridCol w:w="3453"/>
        <w:gridCol w:w="2354"/>
        <w:gridCol w:w="1569"/>
        <w:gridCol w:w="913"/>
        <w:gridCol w:w="992"/>
        <w:gridCol w:w="6413"/>
      </w:tblGrid>
      <w:tr w:rsidR="00024D5B" w:rsidRPr="00F0624D" w14:paraId="766D44A6" w14:textId="77777777" w:rsidTr="00073EA7">
        <w:trPr>
          <w:cnfStyle w:val="100000000000" w:firstRow="1" w:lastRow="0" w:firstColumn="0" w:lastColumn="0" w:oddVBand="0" w:evenVBand="0" w:oddHBand="0" w:evenHBand="0" w:firstRowFirstColumn="0" w:firstRowLastColumn="0" w:lastRowFirstColumn="0" w:lastRowLastColumn="0"/>
          <w:trHeight w:val="1002"/>
        </w:trPr>
        <w:tc>
          <w:tcPr>
            <w:tcW w:w="1100" w:type="pct"/>
            <w:hideMark/>
          </w:tcPr>
          <w:p w14:paraId="3A532A65" w14:textId="77777777" w:rsidR="00024D5B" w:rsidRPr="00F0624D" w:rsidRDefault="00024D5B" w:rsidP="00073EA7">
            <w:pPr>
              <w:keepNext/>
              <w:suppressAutoHyphens/>
              <w:ind w:firstLine="0"/>
              <w:jc w:val="center"/>
              <w:rPr>
                <w:b/>
                <w:bCs/>
                <w:sz w:val="22"/>
                <w:szCs w:val="22"/>
              </w:rPr>
            </w:pPr>
            <w:r w:rsidRPr="00F0624D">
              <w:rPr>
                <w:b/>
                <w:bCs/>
                <w:sz w:val="22"/>
                <w:szCs w:val="22"/>
              </w:rPr>
              <w:t>Наименование параметра</w:t>
            </w:r>
          </w:p>
        </w:tc>
        <w:tc>
          <w:tcPr>
            <w:tcW w:w="750" w:type="pct"/>
            <w:hideMark/>
          </w:tcPr>
          <w:p w14:paraId="238E3B89" w14:textId="77777777" w:rsidR="00024D5B" w:rsidRPr="00F0624D" w:rsidRDefault="00024D5B" w:rsidP="00073EA7">
            <w:pPr>
              <w:keepNext/>
              <w:suppressAutoHyphens/>
              <w:ind w:firstLine="0"/>
              <w:jc w:val="center"/>
              <w:rPr>
                <w:b/>
                <w:bCs/>
                <w:sz w:val="22"/>
                <w:szCs w:val="22"/>
              </w:rPr>
            </w:pPr>
            <w:r w:rsidRPr="00F0624D">
              <w:rPr>
                <w:b/>
                <w:bCs/>
                <w:sz w:val="22"/>
                <w:szCs w:val="22"/>
              </w:rPr>
              <w:t>Название тэга</w:t>
            </w:r>
          </w:p>
        </w:tc>
        <w:tc>
          <w:tcPr>
            <w:tcW w:w="500" w:type="pct"/>
            <w:hideMark/>
          </w:tcPr>
          <w:p w14:paraId="228EBE41" w14:textId="77777777" w:rsidR="00024D5B" w:rsidRPr="00F0624D" w:rsidRDefault="00024D5B" w:rsidP="00073EA7">
            <w:pPr>
              <w:keepNext/>
              <w:suppressAutoHyphens/>
              <w:ind w:firstLine="0"/>
              <w:jc w:val="center"/>
              <w:rPr>
                <w:b/>
                <w:bCs/>
                <w:sz w:val="22"/>
                <w:szCs w:val="22"/>
              </w:rPr>
            </w:pPr>
            <w:r w:rsidRPr="00F0624D">
              <w:rPr>
                <w:b/>
                <w:bCs/>
                <w:sz w:val="22"/>
                <w:szCs w:val="22"/>
              </w:rPr>
              <w:t>Тип данных</w:t>
            </w:r>
          </w:p>
        </w:tc>
        <w:tc>
          <w:tcPr>
            <w:tcW w:w="291" w:type="pct"/>
          </w:tcPr>
          <w:p w14:paraId="59258207" w14:textId="77777777" w:rsidR="00024D5B" w:rsidRPr="00F0624D" w:rsidRDefault="00024D5B" w:rsidP="00073EA7">
            <w:pPr>
              <w:keepNext/>
              <w:suppressAutoHyphens/>
              <w:ind w:firstLine="0"/>
              <w:jc w:val="center"/>
              <w:rPr>
                <w:b/>
                <w:bCs/>
                <w:sz w:val="22"/>
                <w:szCs w:val="22"/>
              </w:rPr>
            </w:pPr>
            <w:r w:rsidRPr="00F0624D">
              <w:rPr>
                <w:b/>
                <w:bCs/>
                <w:sz w:val="22"/>
                <w:szCs w:val="22"/>
              </w:rPr>
              <w:t>Обязательность</w:t>
            </w:r>
          </w:p>
        </w:tc>
        <w:tc>
          <w:tcPr>
            <w:tcW w:w="316" w:type="pct"/>
            <w:hideMark/>
          </w:tcPr>
          <w:p w14:paraId="0EFA2C26" w14:textId="77777777" w:rsidR="00024D5B" w:rsidRPr="00F0624D" w:rsidRDefault="00024D5B" w:rsidP="00073EA7">
            <w:pPr>
              <w:keepNext/>
              <w:suppressAutoHyphens/>
              <w:ind w:firstLine="0"/>
              <w:jc w:val="center"/>
              <w:rPr>
                <w:b/>
                <w:bCs/>
                <w:sz w:val="22"/>
                <w:szCs w:val="22"/>
              </w:rPr>
            </w:pPr>
            <w:r w:rsidRPr="00F0624D">
              <w:rPr>
                <w:b/>
                <w:bCs/>
                <w:sz w:val="22"/>
                <w:szCs w:val="22"/>
              </w:rPr>
              <w:t>Размерность</w:t>
            </w:r>
          </w:p>
        </w:tc>
        <w:tc>
          <w:tcPr>
            <w:tcW w:w="2043" w:type="pct"/>
          </w:tcPr>
          <w:p w14:paraId="2E7C6CF8" w14:textId="77777777" w:rsidR="00024D5B" w:rsidRPr="00F0624D" w:rsidRDefault="00024D5B" w:rsidP="00073EA7">
            <w:pPr>
              <w:keepNext/>
              <w:suppressAutoHyphens/>
              <w:ind w:firstLine="0"/>
              <w:jc w:val="center"/>
              <w:rPr>
                <w:b/>
                <w:bCs/>
                <w:sz w:val="22"/>
                <w:szCs w:val="22"/>
              </w:rPr>
            </w:pPr>
            <w:r w:rsidRPr="00F0624D">
              <w:rPr>
                <w:b/>
                <w:bCs/>
                <w:sz w:val="22"/>
                <w:szCs w:val="22"/>
              </w:rPr>
              <w:t>Описание</w:t>
            </w:r>
          </w:p>
        </w:tc>
      </w:tr>
      <w:tr w:rsidR="00024D5B" w:rsidRPr="00F0624D" w14:paraId="4762FE13" w14:textId="77777777" w:rsidTr="00073EA7">
        <w:tc>
          <w:tcPr>
            <w:tcW w:w="1100" w:type="pct"/>
          </w:tcPr>
          <w:p w14:paraId="58EF9D59" w14:textId="77777777" w:rsidR="00024D5B" w:rsidRPr="00F0624D" w:rsidRDefault="00024D5B" w:rsidP="00073EA7">
            <w:pPr>
              <w:ind w:left="57" w:right="57" w:firstLine="0"/>
              <w:rPr>
                <w:sz w:val="22"/>
              </w:rPr>
            </w:pPr>
            <w:r w:rsidRPr="00F0624D">
              <w:rPr>
                <w:sz w:val="22"/>
                <w:szCs w:val="22"/>
              </w:rPr>
              <w:t>Номер документа</w:t>
            </w:r>
          </w:p>
        </w:tc>
        <w:tc>
          <w:tcPr>
            <w:tcW w:w="750" w:type="pct"/>
          </w:tcPr>
          <w:p w14:paraId="7B7441B6" w14:textId="77777777" w:rsidR="00024D5B" w:rsidRPr="00F0624D" w:rsidRDefault="00024D5B" w:rsidP="00073EA7">
            <w:pPr>
              <w:pStyle w:val="GOSTTablenorm"/>
            </w:pPr>
            <w:r w:rsidRPr="00F0624D">
              <w:rPr>
                <w:color w:val="000000"/>
              </w:rPr>
              <w:t>BRE_</w:t>
            </w:r>
            <w:r w:rsidRPr="00F0624D">
              <w:t>DocNum</w:t>
            </w:r>
          </w:p>
        </w:tc>
        <w:tc>
          <w:tcPr>
            <w:tcW w:w="500" w:type="pct"/>
          </w:tcPr>
          <w:p w14:paraId="3609CFEA" w14:textId="77777777" w:rsidR="00024D5B" w:rsidRPr="00F0624D" w:rsidRDefault="00024D5B" w:rsidP="00073EA7">
            <w:pPr>
              <w:ind w:left="57" w:right="57" w:firstLine="0"/>
              <w:rPr>
                <w:sz w:val="22"/>
              </w:rPr>
            </w:pPr>
            <w:r w:rsidRPr="00F0624D">
              <w:rPr>
                <w:sz w:val="22"/>
                <w:szCs w:val="22"/>
              </w:rPr>
              <w:t>Строка</w:t>
            </w:r>
          </w:p>
        </w:tc>
        <w:tc>
          <w:tcPr>
            <w:tcW w:w="291" w:type="pct"/>
          </w:tcPr>
          <w:p w14:paraId="317A13F5" w14:textId="77777777" w:rsidR="00024D5B" w:rsidRPr="00F0624D" w:rsidRDefault="00024D5B" w:rsidP="00073EA7">
            <w:pPr>
              <w:ind w:left="57" w:right="57" w:firstLine="0"/>
              <w:rPr>
                <w:sz w:val="22"/>
              </w:rPr>
            </w:pPr>
            <w:r w:rsidRPr="00F0624D">
              <w:rPr>
                <w:sz w:val="22"/>
                <w:szCs w:val="22"/>
              </w:rPr>
              <w:t>Да</w:t>
            </w:r>
          </w:p>
        </w:tc>
        <w:tc>
          <w:tcPr>
            <w:tcW w:w="316" w:type="pct"/>
          </w:tcPr>
          <w:p w14:paraId="335C7093" w14:textId="77777777" w:rsidR="00024D5B" w:rsidRPr="00F0624D" w:rsidRDefault="00024D5B" w:rsidP="00073EA7">
            <w:pPr>
              <w:ind w:left="57" w:right="57" w:firstLine="0"/>
              <w:rPr>
                <w:sz w:val="22"/>
              </w:rPr>
            </w:pPr>
            <w:r w:rsidRPr="00F0624D">
              <w:rPr>
                <w:sz w:val="22"/>
                <w:szCs w:val="22"/>
              </w:rPr>
              <w:t>&lt;=</w:t>
            </w:r>
            <w:r w:rsidRPr="00F0624D">
              <w:rPr>
                <w:sz w:val="22"/>
                <w:szCs w:val="22"/>
                <w:lang w:val="en-US"/>
              </w:rPr>
              <w:t>1</w:t>
            </w:r>
            <w:r w:rsidRPr="00F0624D">
              <w:rPr>
                <w:sz w:val="22"/>
                <w:szCs w:val="22"/>
              </w:rPr>
              <w:t>5</w:t>
            </w:r>
          </w:p>
        </w:tc>
        <w:tc>
          <w:tcPr>
            <w:tcW w:w="2043" w:type="pct"/>
          </w:tcPr>
          <w:p w14:paraId="7C5797AF" w14:textId="77777777" w:rsidR="00024D5B" w:rsidRPr="00F0624D" w:rsidRDefault="00024D5B" w:rsidP="00073EA7">
            <w:pPr>
              <w:ind w:left="57" w:right="57" w:firstLine="0"/>
              <w:rPr>
                <w:sz w:val="22"/>
              </w:rPr>
            </w:pPr>
            <w:r w:rsidRPr="00F0624D">
              <w:rPr>
                <w:sz w:val="22"/>
                <w:szCs w:val="22"/>
              </w:rPr>
              <w:t>Указывается номер документа</w:t>
            </w:r>
          </w:p>
        </w:tc>
      </w:tr>
      <w:tr w:rsidR="00024D5B" w:rsidRPr="00F0624D" w14:paraId="336C9F08" w14:textId="77777777" w:rsidTr="00073EA7">
        <w:tc>
          <w:tcPr>
            <w:tcW w:w="1100" w:type="pct"/>
          </w:tcPr>
          <w:p w14:paraId="3BB9EF27" w14:textId="77777777" w:rsidR="00024D5B" w:rsidRPr="00F0624D" w:rsidRDefault="00024D5B" w:rsidP="00073EA7">
            <w:pPr>
              <w:ind w:left="57" w:right="57" w:firstLine="0"/>
              <w:rPr>
                <w:sz w:val="22"/>
                <w:szCs w:val="22"/>
              </w:rPr>
            </w:pPr>
            <w:r w:rsidRPr="00F0624D">
              <w:rPr>
                <w:sz w:val="22"/>
                <w:szCs w:val="22"/>
              </w:rPr>
              <w:t>Дата документа</w:t>
            </w:r>
          </w:p>
        </w:tc>
        <w:tc>
          <w:tcPr>
            <w:tcW w:w="750" w:type="pct"/>
          </w:tcPr>
          <w:p w14:paraId="6718733F" w14:textId="2D149CED" w:rsidR="00024D5B" w:rsidRPr="00F0624D" w:rsidRDefault="00024D5B">
            <w:pPr>
              <w:pStyle w:val="GOSTTablenorm"/>
              <w:rPr>
                <w:szCs w:val="22"/>
              </w:rPr>
            </w:pPr>
            <w:r w:rsidRPr="00F0624D">
              <w:rPr>
                <w:color w:val="000000"/>
              </w:rPr>
              <w:t>BRE</w:t>
            </w:r>
            <w:r w:rsidR="004A605B" w:rsidRPr="00F0624D">
              <w:rPr>
                <w:color w:val="000000"/>
              </w:rPr>
              <w:t>_</w:t>
            </w:r>
            <w:r w:rsidRPr="00F0624D">
              <w:t>DocDate</w:t>
            </w:r>
          </w:p>
        </w:tc>
        <w:tc>
          <w:tcPr>
            <w:tcW w:w="500" w:type="pct"/>
          </w:tcPr>
          <w:p w14:paraId="300A2E0D" w14:textId="77777777" w:rsidR="00024D5B" w:rsidRPr="00F0624D" w:rsidRDefault="00024D5B" w:rsidP="00073EA7">
            <w:pPr>
              <w:ind w:left="57" w:right="57" w:firstLine="0"/>
              <w:rPr>
                <w:sz w:val="22"/>
                <w:szCs w:val="22"/>
              </w:rPr>
            </w:pPr>
            <w:r w:rsidRPr="00F0624D">
              <w:rPr>
                <w:sz w:val="22"/>
                <w:szCs w:val="22"/>
              </w:rPr>
              <w:t>Дата</w:t>
            </w:r>
          </w:p>
        </w:tc>
        <w:tc>
          <w:tcPr>
            <w:tcW w:w="291" w:type="pct"/>
          </w:tcPr>
          <w:p w14:paraId="11956D5C" w14:textId="77777777" w:rsidR="00024D5B" w:rsidRPr="00F0624D" w:rsidRDefault="00024D5B" w:rsidP="00073EA7">
            <w:pPr>
              <w:ind w:left="57" w:right="57" w:firstLine="0"/>
              <w:rPr>
                <w:sz w:val="22"/>
                <w:szCs w:val="22"/>
              </w:rPr>
            </w:pPr>
            <w:r w:rsidRPr="00F0624D">
              <w:rPr>
                <w:sz w:val="22"/>
                <w:szCs w:val="22"/>
              </w:rPr>
              <w:t>Да</w:t>
            </w:r>
          </w:p>
        </w:tc>
        <w:tc>
          <w:tcPr>
            <w:tcW w:w="316" w:type="pct"/>
          </w:tcPr>
          <w:p w14:paraId="2C912496" w14:textId="77777777" w:rsidR="00024D5B" w:rsidRPr="00F0624D" w:rsidRDefault="00024D5B" w:rsidP="00073EA7">
            <w:pPr>
              <w:ind w:left="57" w:right="57" w:firstLine="0"/>
              <w:rPr>
                <w:sz w:val="22"/>
                <w:szCs w:val="22"/>
              </w:rPr>
            </w:pPr>
            <w:r w:rsidRPr="00F0624D">
              <w:rPr>
                <w:sz w:val="22"/>
                <w:szCs w:val="22"/>
              </w:rPr>
              <w:t>-</w:t>
            </w:r>
          </w:p>
        </w:tc>
        <w:tc>
          <w:tcPr>
            <w:tcW w:w="2043" w:type="pct"/>
          </w:tcPr>
          <w:p w14:paraId="573550E1" w14:textId="77777777" w:rsidR="00024D5B" w:rsidRPr="00F0624D" w:rsidRDefault="00024D5B" w:rsidP="00073EA7">
            <w:pPr>
              <w:ind w:left="57" w:right="57" w:firstLine="0"/>
              <w:rPr>
                <w:sz w:val="22"/>
                <w:szCs w:val="22"/>
              </w:rPr>
            </w:pPr>
            <w:r w:rsidRPr="00F0624D">
              <w:rPr>
                <w:sz w:val="22"/>
                <w:szCs w:val="22"/>
              </w:rPr>
              <w:t>Указывается дата документа в формате YYYY-MM-DD</w:t>
            </w:r>
          </w:p>
        </w:tc>
      </w:tr>
      <w:tr w:rsidR="00024D5B" w:rsidRPr="00F0624D" w14:paraId="2A92C178" w14:textId="77777777" w:rsidTr="00073EA7">
        <w:tc>
          <w:tcPr>
            <w:tcW w:w="1100" w:type="pct"/>
          </w:tcPr>
          <w:p w14:paraId="7FE7E259" w14:textId="6B6FAE23" w:rsidR="00024D5B" w:rsidRPr="00F0624D" w:rsidRDefault="00024D5B" w:rsidP="00024D5B">
            <w:pPr>
              <w:ind w:left="57" w:right="57" w:firstLine="0"/>
              <w:rPr>
                <w:sz w:val="22"/>
                <w:szCs w:val="22"/>
              </w:rPr>
            </w:pPr>
            <w:r w:rsidRPr="00F0624D">
              <w:rPr>
                <w:sz w:val="22"/>
                <w:szCs w:val="22"/>
              </w:rPr>
              <w:t>Вид документа</w:t>
            </w:r>
          </w:p>
        </w:tc>
        <w:tc>
          <w:tcPr>
            <w:tcW w:w="750" w:type="pct"/>
          </w:tcPr>
          <w:p w14:paraId="7DE378D9" w14:textId="40F93F1E" w:rsidR="00024D5B" w:rsidRPr="00F0624D" w:rsidRDefault="007519BE" w:rsidP="00024D5B">
            <w:pPr>
              <w:pStyle w:val="GOSTTablenorm"/>
              <w:rPr>
                <w:color w:val="000000"/>
              </w:rPr>
            </w:pPr>
            <w:r w:rsidRPr="00F0624D">
              <w:rPr>
                <w:color w:val="000000"/>
              </w:rPr>
              <w:t>BRE</w:t>
            </w:r>
            <w:r w:rsidRPr="00F0624D">
              <w:rPr>
                <w:rFonts w:ascii="Courier New" w:hAnsi="Courier New" w:cs="Courier New"/>
                <w:color w:val="1A1AA6"/>
                <w:sz w:val="20"/>
              </w:rPr>
              <w:t>_</w:t>
            </w:r>
            <w:r w:rsidRPr="00F0624D">
              <w:t>DocTypeCode</w:t>
            </w:r>
          </w:p>
        </w:tc>
        <w:tc>
          <w:tcPr>
            <w:tcW w:w="500" w:type="pct"/>
          </w:tcPr>
          <w:p w14:paraId="1AA01B3D" w14:textId="4122670E" w:rsidR="00024D5B" w:rsidRPr="00F0624D" w:rsidRDefault="00024D5B" w:rsidP="00024D5B">
            <w:pPr>
              <w:ind w:left="57" w:right="57" w:firstLine="0"/>
              <w:rPr>
                <w:sz w:val="22"/>
                <w:szCs w:val="22"/>
              </w:rPr>
            </w:pPr>
            <w:r w:rsidRPr="00F0624D">
              <w:t>Строка</w:t>
            </w:r>
          </w:p>
        </w:tc>
        <w:tc>
          <w:tcPr>
            <w:tcW w:w="291" w:type="pct"/>
          </w:tcPr>
          <w:p w14:paraId="0B41B720" w14:textId="5FD8693D" w:rsidR="00024D5B" w:rsidRPr="00F0624D" w:rsidRDefault="00024D5B" w:rsidP="00024D5B">
            <w:pPr>
              <w:ind w:left="57" w:right="57" w:firstLine="0"/>
              <w:rPr>
                <w:sz w:val="22"/>
                <w:szCs w:val="22"/>
              </w:rPr>
            </w:pPr>
            <w:r w:rsidRPr="00F0624D">
              <w:t>Да</w:t>
            </w:r>
          </w:p>
        </w:tc>
        <w:tc>
          <w:tcPr>
            <w:tcW w:w="316" w:type="pct"/>
          </w:tcPr>
          <w:p w14:paraId="731AF06F" w14:textId="0C4A2B3F" w:rsidR="00024D5B" w:rsidRPr="00F0624D" w:rsidRDefault="00024D5B" w:rsidP="00024D5B">
            <w:pPr>
              <w:ind w:left="57" w:right="57" w:firstLine="0"/>
              <w:rPr>
                <w:sz w:val="22"/>
                <w:szCs w:val="22"/>
              </w:rPr>
            </w:pPr>
            <w:r w:rsidRPr="00F0624D">
              <w:rPr>
                <w:lang w:val="en-US"/>
              </w:rPr>
              <w:t>=3</w:t>
            </w:r>
          </w:p>
        </w:tc>
        <w:tc>
          <w:tcPr>
            <w:tcW w:w="2043" w:type="pct"/>
          </w:tcPr>
          <w:p w14:paraId="1469BA73" w14:textId="77777777" w:rsidR="00024D5B" w:rsidRPr="00F0624D" w:rsidRDefault="00024D5B" w:rsidP="00024D5B">
            <w:pPr>
              <w:pStyle w:val="GOSTTablenorm"/>
            </w:pPr>
            <w:r w:rsidRPr="00F0624D">
              <w:t>Указывается код вида документа.</w:t>
            </w:r>
          </w:p>
          <w:p w14:paraId="372287D9" w14:textId="77777777" w:rsidR="00024D5B" w:rsidRPr="00F0624D" w:rsidRDefault="00024D5B" w:rsidP="00024D5B">
            <w:pPr>
              <w:pStyle w:val="GOSTTablenorm"/>
            </w:pPr>
            <w:r w:rsidRPr="00F0624D">
              <w:t>Возможные значения:</w:t>
            </w:r>
          </w:p>
          <w:p w14:paraId="42C260E8" w14:textId="6B81418D" w:rsidR="00024D5B" w:rsidRPr="00F0624D" w:rsidRDefault="00024D5B" w:rsidP="0057523C">
            <w:pPr>
              <w:pStyle w:val="GOSTTableListMark1"/>
            </w:pPr>
            <w:r w:rsidRPr="00F0624D">
              <w:t>«</w:t>
            </w:r>
            <w:r w:rsidR="00B636B3" w:rsidRPr="00F0624D">
              <w:t>ЗНП</w:t>
            </w:r>
            <w:r w:rsidRPr="00F0624D">
              <w:t xml:space="preserve">» </w:t>
            </w:r>
            <w:r w:rsidR="0057523C" w:rsidRPr="00F0624D">
              <w:t>–</w:t>
            </w:r>
            <w:r w:rsidRPr="00F0624D">
              <w:t xml:space="preserve"> Заявка на получение наличных денег (ф.0531802);</w:t>
            </w:r>
          </w:p>
          <w:p w14:paraId="6B86B9CC" w14:textId="5810D950" w:rsidR="00024D5B" w:rsidRPr="00F0624D" w:rsidRDefault="00024D5B" w:rsidP="0057523C">
            <w:pPr>
              <w:pStyle w:val="GOSTTableListMark1"/>
              <w:rPr>
                <w:szCs w:val="22"/>
              </w:rPr>
            </w:pPr>
            <w:r w:rsidRPr="00F0624D">
              <w:t>«</w:t>
            </w:r>
            <w:r w:rsidR="00B636B3" w:rsidRPr="00F0624D">
              <w:t>ЗОН</w:t>
            </w:r>
            <w:r w:rsidRPr="00F0624D">
              <w:rPr>
                <w:rFonts w:hint="eastAsia"/>
              </w:rPr>
              <w:t>»</w:t>
            </w:r>
            <w:r w:rsidRPr="00F0624D">
              <w:t xml:space="preserve"> </w:t>
            </w:r>
            <w:r w:rsidR="0057523C" w:rsidRPr="00F0624D">
              <w:t>–</w:t>
            </w:r>
            <w:r w:rsidRPr="00F0624D">
              <w:t xml:space="preserve"> </w:t>
            </w:r>
            <w:r w:rsidRPr="00F0624D">
              <w:rPr>
                <w:rFonts w:hint="eastAsia"/>
              </w:rPr>
              <w:t>Заявка</w:t>
            </w:r>
            <w:r w:rsidRPr="00F0624D">
              <w:t xml:space="preserve"> </w:t>
            </w:r>
            <w:r w:rsidRPr="00F0624D">
              <w:rPr>
                <w:rFonts w:hint="eastAsia"/>
              </w:rPr>
              <w:t>для</w:t>
            </w:r>
            <w:r w:rsidRPr="00F0624D">
              <w:t xml:space="preserve"> </w:t>
            </w:r>
            <w:r w:rsidRPr="00F0624D">
              <w:rPr>
                <w:rFonts w:hint="eastAsia"/>
              </w:rPr>
              <w:t>обеспечения</w:t>
            </w:r>
            <w:r w:rsidRPr="00F0624D">
              <w:t xml:space="preserve"> </w:t>
            </w:r>
            <w:r w:rsidRPr="00F0624D">
              <w:rPr>
                <w:rFonts w:hint="eastAsia"/>
              </w:rPr>
              <w:t>наличными</w:t>
            </w:r>
            <w:r w:rsidRPr="00F0624D">
              <w:t xml:space="preserve"> </w:t>
            </w:r>
            <w:r w:rsidRPr="00F0624D">
              <w:rPr>
                <w:rFonts w:hint="eastAsia"/>
              </w:rPr>
              <w:t>денежными</w:t>
            </w:r>
            <w:r w:rsidRPr="00F0624D">
              <w:t xml:space="preserve"> </w:t>
            </w:r>
            <w:r w:rsidRPr="00F0624D">
              <w:rPr>
                <w:rFonts w:hint="eastAsia"/>
              </w:rPr>
              <w:t>средствами</w:t>
            </w:r>
            <w:r w:rsidRPr="00F0624D">
              <w:t xml:space="preserve"> </w:t>
            </w:r>
            <w:r w:rsidRPr="00F0624D">
              <w:rPr>
                <w:rFonts w:hint="eastAsia"/>
              </w:rPr>
              <w:t>в</w:t>
            </w:r>
            <w:r w:rsidRPr="00F0624D">
              <w:t xml:space="preserve"> </w:t>
            </w:r>
            <w:r w:rsidRPr="00F0624D">
              <w:rPr>
                <w:rFonts w:hint="eastAsia"/>
              </w:rPr>
              <w:t>электронном</w:t>
            </w:r>
            <w:r w:rsidRPr="00F0624D">
              <w:t xml:space="preserve"> </w:t>
            </w:r>
            <w:r w:rsidRPr="00F0624D">
              <w:rPr>
                <w:rFonts w:hint="eastAsia"/>
              </w:rPr>
              <w:t>виде</w:t>
            </w:r>
          </w:p>
        </w:tc>
      </w:tr>
      <w:tr w:rsidR="00024D5B" w:rsidRPr="00F0624D" w14:paraId="1DA1232A" w14:textId="77777777" w:rsidTr="00073EA7">
        <w:tc>
          <w:tcPr>
            <w:tcW w:w="1100" w:type="pct"/>
          </w:tcPr>
          <w:p w14:paraId="691DC0D5" w14:textId="77777777" w:rsidR="00024D5B" w:rsidRPr="00F0624D" w:rsidRDefault="00024D5B" w:rsidP="00073EA7">
            <w:pPr>
              <w:ind w:left="57" w:right="57" w:firstLine="0"/>
              <w:rPr>
                <w:sz w:val="22"/>
                <w:szCs w:val="22"/>
              </w:rPr>
            </w:pPr>
            <w:r w:rsidRPr="00F0624D">
              <w:rPr>
                <w:sz w:val="22"/>
                <w:szCs w:val="22"/>
              </w:rPr>
              <w:t>Код валюты по ОКВ</w:t>
            </w:r>
          </w:p>
        </w:tc>
        <w:tc>
          <w:tcPr>
            <w:tcW w:w="750" w:type="pct"/>
          </w:tcPr>
          <w:p w14:paraId="357B9DCC" w14:textId="77777777" w:rsidR="00024D5B" w:rsidRPr="00F0624D" w:rsidRDefault="00024D5B" w:rsidP="00073EA7">
            <w:pPr>
              <w:pStyle w:val="GOSTTablenorm"/>
              <w:rPr>
                <w:szCs w:val="22"/>
              </w:rPr>
            </w:pPr>
            <w:r w:rsidRPr="00F0624D">
              <w:t>CURRENCY_CODE</w:t>
            </w:r>
          </w:p>
        </w:tc>
        <w:tc>
          <w:tcPr>
            <w:tcW w:w="500" w:type="pct"/>
          </w:tcPr>
          <w:p w14:paraId="62615C98" w14:textId="77777777" w:rsidR="00024D5B" w:rsidRPr="00F0624D" w:rsidRDefault="00024D5B" w:rsidP="00073EA7">
            <w:pPr>
              <w:ind w:left="57" w:right="57" w:firstLine="0"/>
              <w:rPr>
                <w:sz w:val="22"/>
                <w:szCs w:val="22"/>
              </w:rPr>
            </w:pPr>
            <w:r w:rsidRPr="00F0624D">
              <w:rPr>
                <w:sz w:val="22"/>
                <w:szCs w:val="22"/>
              </w:rPr>
              <w:t>Строка</w:t>
            </w:r>
          </w:p>
        </w:tc>
        <w:tc>
          <w:tcPr>
            <w:tcW w:w="291" w:type="pct"/>
          </w:tcPr>
          <w:p w14:paraId="4C2A29FB" w14:textId="77777777" w:rsidR="00024D5B" w:rsidRPr="00F0624D" w:rsidRDefault="00024D5B" w:rsidP="00073EA7">
            <w:pPr>
              <w:ind w:left="57" w:right="57" w:firstLine="0"/>
              <w:rPr>
                <w:sz w:val="22"/>
                <w:szCs w:val="22"/>
              </w:rPr>
            </w:pPr>
            <w:r w:rsidRPr="00F0624D">
              <w:rPr>
                <w:sz w:val="22"/>
                <w:szCs w:val="22"/>
              </w:rPr>
              <w:t>Да</w:t>
            </w:r>
          </w:p>
        </w:tc>
        <w:tc>
          <w:tcPr>
            <w:tcW w:w="316" w:type="pct"/>
          </w:tcPr>
          <w:p w14:paraId="08995834" w14:textId="77777777" w:rsidR="00024D5B" w:rsidRPr="00F0624D" w:rsidRDefault="00024D5B" w:rsidP="00073EA7">
            <w:pPr>
              <w:ind w:left="57" w:right="57" w:firstLine="0"/>
              <w:rPr>
                <w:sz w:val="22"/>
                <w:szCs w:val="22"/>
              </w:rPr>
            </w:pPr>
            <w:r w:rsidRPr="00F0624D">
              <w:rPr>
                <w:sz w:val="22"/>
                <w:szCs w:val="22"/>
              </w:rPr>
              <w:t>=3</w:t>
            </w:r>
          </w:p>
        </w:tc>
        <w:tc>
          <w:tcPr>
            <w:tcW w:w="2043" w:type="pct"/>
          </w:tcPr>
          <w:p w14:paraId="646F52F1" w14:textId="77777777" w:rsidR="0057523C" w:rsidRPr="00F0624D" w:rsidRDefault="009709AD" w:rsidP="009709AD">
            <w:pPr>
              <w:pStyle w:val="GOSTTablenorm"/>
            </w:pPr>
            <w:r w:rsidRPr="00F0624D">
              <w:t>Указывается код валюты по Общеро</w:t>
            </w:r>
            <w:r w:rsidR="0057523C" w:rsidRPr="00F0624D">
              <w:t>ссийскому классификатору валют.</w:t>
            </w:r>
          </w:p>
          <w:p w14:paraId="7DD98A72" w14:textId="25205526" w:rsidR="00024D5B" w:rsidRPr="00F0624D" w:rsidRDefault="009709AD" w:rsidP="009709AD">
            <w:pPr>
              <w:pStyle w:val="GOSTTablenorm"/>
              <w:rPr>
                <w:szCs w:val="22"/>
              </w:rPr>
            </w:pPr>
            <w:r w:rsidRPr="00F0624D">
              <w:t>Допустимо указывать как цифровой, так и буквенный код валюты</w:t>
            </w:r>
          </w:p>
        </w:tc>
      </w:tr>
      <w:tr w:rsidR="00024D5B" w:rsidRPr="00F0624D" w14:paraId="2B3EB3BC" w14:textId="77777777" w:rsidTr="00073EA7">
        <w:tc>
          <w:tcPr>
            <w:tcW w:w="1100" w:type="pct"/>
          </w:tcPr>
          <w:p w14:paraId="7CDBC1F9" w14:textId="1DCDD3F9" w:rsidR="00024D5B" w:rsidRPr="00F0624D" w:rsidRDefault="00024D5B" w:rsidP="00073EA7">
            <w:pPr>
              <w:ind w:left="57" w:right="57" w:firstLine="0"/>
              <w:rPr>
                <w:sz w:val="22"/>
                <w:szCs w:val="22"/>
              </w:rPr>
            </w:pPr>
            <w:r w:rsidRPr="00F0624D">
              <w:rPr>
                <w:sz w:val="22"/>
                <w:szCs w:val="22"/>
              </w:rPr>
              <w:t>Уровень конфиденциальности</w:t>
            </w:r>
          </w:p>
        </w:tc>
        <w:tc>
          <w:tcPr>
            <w:tcW w:w="750" w:type="pct"/>
          </w:tcPr>
          <w:p w14:paraId="15AD5828" w14:textId="77777777" w:rsidR="00024D5B" w:rsidRPr="00F0624D" w:rsidRDefault="00024D5B" w:rsidP="00073EA7">
            <w:pPr>
              <w:ind w:left="57" w:right="57" w:firstLine="0"/>
              <w:rPr>
                <w:sz w:val="22"/>
                <w:szCs w:val="22"/>
              </w:rPr>
            </w:pPr>
            <w:r w:rsidRPr="00F0624D">
              <w:rPr>
                <w:sz w:val="22"/>
                <w:szCs w:val="22"/>
              </w:rPr>
              <w:t>StmInfrmtn_AccessLevelStereotype</w:t>
            </w:r>
          </w:p>
        </w:tc>
        <w:tc>
          <w:tcPr>
            <w:tcW w:w="500" w:type="pct"/>
          </w:tcPr>
          <w:p w14:paraId="361BC32F" w14:textId="77777777" w:rsidR="00024D5B" w:rsidRPr="00F0624D" w:rsidRDefault="00024D5B" w:rsidP="00073EA7">
            <w:pPr>
              <w:ind w:left="57" w:right="57" w:firstLine="0"/>
              <w:rPr>
                <w:sz w:val="22"/>
                <w:szCs w:val="22"/>
              </w:rPr>
            </w:pPr>
            <w:r w:rsidRPr="00F0624D">
              <w:rPr>
                <w:sz w:val="22"/>
                <w:szCs w:val="22"/>
              </w:rPr>
              <w:t>Число</w:t>
            </w:r>
          </w:p>
        </w:tc>
        <w:tc>
          <w:tcPr>
            <w:tcW w:w="291" w:type="pct"/>
          </w:tcPr>
          <w:p w14:paraId="621BB4F1" w14:textId="77777777" w:rsidR="00024D5B" w:rsidRPr="00F0624D" w:rsidRDefault="00024D5B" w:rsidP="00073EA7">
            <w:pPr>
              <w:ind w:left="57" w:right="57" w:firstLine="0"/>
              <w:rPr>
                <w:sz w:val="22"/>
                <w:szCs w:val="22"/>
              </w:rPr>
            </w:pPr>
            <w:r w:rsidRPr="00F0624D">
              <w:rPr>
                <w:sz w:val="22"/>
                <w:szCs w:val="22"/>
              </w:rPr>
              <w:t>Да</w:t>
            </w:r>
          </w:p>
        </w:tc>
        <w:tc>
          <w:tcPr>
            <w:tcW w:w="316" w:type="pct"/>
          </w:tcPr>
          <w:p w14:paraId="5BF97DB5" w14:textId="77777777" w:rsidR="00024D5B" w:rsidRPr="00F0624D" w:rsidRDefault="00024D5B" w:rsidP="00073EA7">
            <w:pPr>
              <w:ind w:left="57" w:right="57" w:firstLine="0"/>
              <w:rPr>
                <w:sz w:val="22"/>
                <w:szCs w:val="22"/>
              </w:rPr>
            </w:pPr>
            <w:r w:rsidRPr="00F0624D">
              <w:rPr>
                <w:sz w:val="22"/>
                <w:szCs w:val="22"/>
              </w:rPr>
              <w:t>=1</w:t>
            </w:r>
          </w:p>
        </w:tc>
        <w:tc>
          <w:tcPr>
            <w:tcW w:w="2043" w:type="pct"/>
          </w:tcPr>
          <w:p w14:paraId="0D5861C6" w14:textId="77777777" w:rsidR="00024D5B" w:rsidRPr="00F0624D" w:rsidRDefault="00024D5B" w:rsidP="00073EA7">
            <w:pPr>
              <w:ind w:left="57" w:right="57" w:firstLine="0"/>
              <w:rPr>
                <w:sz w:val="22"/>
              </w:rPr>
            </w:pPr>
            <w:r w:rsidRPr="00F0624D">
              <w:rPr>
                <w:sz w:val="22"/>
              </w:rPr>
              <w:t>Указывается уровень конфиденциальности документа.</w:t>
            </w:r>
          </w:p>
          <w:p w14:paraId="12AB9451" w14:textId="77777777" w:rsidR="00024D5B" w:rsidRPr="00F0624D" w:rsidRDefault="00024D5B" w:rsidP="00073EA7">
            <w:pPr>
              <w:ind w:left="57" w:right="57" w:firstLine="0"/>
              <w:rPr>
                <w:sz w:val="22"/>
              </w:rPr>
            </w:pPr>
            <w:r w:rsidRPr="00F0624D">
              <w:rPr>
                <w:sz w:val="22"/>
              </w:rPr>
              <w:t>Возможные значения:</w:t>
            </w:r>
          </w:p>
          <w:p w14:paraId="5B65A16B" w14:textId="236500AE" w:rsidR="00024D5B" w:rsidRPr="00F0624D" w:rsidRDefault="00024D5B" w:rsidP="0057523C">
            <w:pPr>
              <w:pStyle w:val="GOSTTableListMark1"/>
            </w:pPr>
            <w:r w:rsidRPr="00F0624D">
              <w:t xml:space="preserve">«0» </w:t>
            </w:r>
            <w:r w:rsidR="0057523C" w:rsidRPr="00F0624D">
              <w:t>–</w:t>
            </w:r>
            <w:r w:rsidRPr="00F0624D">
              <w:t xml:space="preserve"> Несекретно;</w:t>
            </w:r>
          </w:p>
          <w:p w14:paraId="64EE7656" w14:textId="4C723F5B" w:rsidR="00024D5B" w:rsidRPr="00F0624D" w:rsidRDefault="0057523C" w:rsidP="0057523C">
            <w:pPr>
              <w:pStyle w:val="GOSTTableListMark1"/>
            </w:pPr>
            <w:r w:rsidRPr="00F0624D">
              <w:t>«1» –</w:t>
            </w:r>
            <w:r w:rsidR="00024D5B" w:rsidRPr="00F0624D">
              <w:t xml:space="preserve"> Для служебного пользования</w:t>
            </w:r>
          </w:p>
        </w:tc>
      </w:tr>
      <w:tr w:rsidR="002006EB" w:rsidRPr="00116EAF" w14:paraId="452669B9" w14:textId="77777777" w:rsidTr="00073EA7">
        <w:tc>
          <w:tcPr>
            <w:tcW w:w="1100" w:type="pct"/>
          </w:tcPr>
          <w:p w14:paraId="29EF3738" w14:textId="79905742" w:rsidR="002006EB" w:rsidRPr="00F0624D" w:rsidRDefault="002006EB" w:rsidP="00F63BA1">
            <w:pPr>
              <w:pStyle w:val="GOSTTablenorm"/>
            </w:pPr>
            <w:r w:rsidRPr="00F0624D">
              <w:t>Признак ПЦ как ЦС по ЛС</w:t>
            </w:r>
          </w:p>
        </w:tc>
        <w:tc>
          <w:tcPr>
            <w:tcW w:w="750" w:type="pct"/>
          </w:tcPr>
          <w:p w14:paraId="592631C3" w14:textId="3DD39652" w:rsidR="002006EB" w:rsidRPr="00F0624D" w:rsidRDefault="00F63BA1" w:rsidP="00F63BA1">
            <w:pPr>
              <w:pStyle w:val="GOSTTablenorm"/>
              <w:rPr>
                <w:lang w:val="en-US"/>
              </w:rPr>
            </w:pPr>
            <w:r w:rsidRPr="00F0624D">
              <w:rPr>
                <w:lang w:val="en-US"/>
              </w:rPr>
              <w:t>BRE_SIGN_PC_TS_FOR_LS</w:t>
            </w:r>
          </w:p>
        </w:tc>
        <w:tc>
          <w:tcPr>
            <w:tcW w:w="500" w:type="pct"/>
          </w:tcPr>
          <w:p w14:paraId="294FFE8D" w14:textId="4130F776" w:rsidR="002006EB" w:rsidRPr="00F0624D" w:rsidRDefault="002006EB" w:rsidP="002006EB">
            <w:pPr>
              <w:ind w:left="57" w:right="57" w:firstLine="0"/>
              <w:rPr>
                <w:sz w:val="22"/>
                <w:szCs w:val="22"/>
              </w:rPr>
            </w:pPr>
            <w:r w:rsidRPr="00F0624D">
              <w:rPr>
                <w:sz w:val="22"/>
                <w:szCs w:val="22"/>
              </w:rPr>
              <w:t>Логический</w:t>
            </w:r>
          </w:p>
        </w:tc>
        <w:tc>
          <w:tcPr>
            <w:tcW w:w="291" w:type="pct"/>
          </w:tcPr>
          <w:p w14:paraId="7CE53299" w14:textId="1A4CF385" w:rsidR="002006EB" w:rsidRPr="00F0624D" w:rsidRDefault="00D502BC" w:rsidP="002006EB">
            <w:pPr>
              <w:ind w:left="57" w:right="57" w:firstLine="0"/>
              <w:rPr>
                <w:sz w:val="22"/>
                <w:szCs w:val="22"/>
              </w:rPr>
            </w:pPr>
            <w:r w:rsidRPr="00F0624D">
              <w:rPr>
                <w:sz w:val="22"/>
                <w:szCs w:val="22"/>
              </w:rPr>
              <w:t>Да</w:t>
            </w:r>
          </w:p>
        </w:tc>
        <w:tc>
          <w:tcPr>
            <w:tcW w:w="316" w:type="pct"/>
          </w:tcPr>
          <w:p w14:paraId="7FD30D71" w14:textId="1CC3625A" w:rsidR="002006EB" w:rsidRPr="00F0624D" w:rsidRDefault="002006EB" w:rsidP="002006EB">
            <w:pPr>
              <w:ind w:left="57" w:right="57" w:firstLine="0"/>
              <w:rPr>
                <w:sz w:val="22"/>
                <w:szCs w:val="22"/>
              </w:rPr>
            </w:pPr>
            <w:r w:rsidRPr="00F0624D">
              <w:rPr>
                <w:sz w:val="22"/>
                <w:szCs w:val="22"/>
              </w:rPr>
              <w:t>-</w:t>
            </w:r>
          </w:p>
        </w:tc>
        <w:tc>
          <w:tcPr>
            <w:tcW w:w="2043" w:type="pct"/>
          </w:tcPr>
          <w:p w14:paraId="0EA0C7DA" w14:textId="77777777" w:rsidR="002006EB" w:rsidRPr="00F0624D" w:rsidRDefault="002006EB" w:rsidP="002006EB">
            <w:pPr>
              <w:pStyle w:val="GOSTTablenorm"/>
              <w:rPr>
                <w:szCs w:val="24"/>
              </w:rPr>
            </w:pPr>
            <w:r w:rsidRPr="00F0624D">
              <w:t>Указывается признак обслуживания л/с с кодом 71 федерального уровня в ТОФК ПЦ/РЦ</w:t>
            </w:r>
            <w:r w:rsidRPr="00F0624D">
              <w:rPr>
                <w:szCs w:val="24"/>
              </w:rPr>
              <w:t>.</w:t>
            </w:r>
          </w:p>
          <w:p w14:paraId="5FA2F2CF" w14:textId="700FFA9B" w:rsidR="002006EB" w:rsidRPr="00F0624D" w:rsidRDefault="002006EB" w:rsidP="002006EB">
            <w:pPr>
              <w:pStyle w:val="GOSTTablenorm"/>
            </w:pPr>
            <w:r w:rsidRPr="00F0624D">
              <w:t>Допустимые значения:</w:t>
            </w:r>
          </w:p>
          <w:p w14:paraId="0949D82D" w14:textId="2F724E42" w:rsidR="002006EB" w:rsidRPr="00F0624D" w:rsidRDefault="002006EB" w:rsidP="0057523C">
            <w:pPr>
              <w:pStyle w:val="GOSTTableListMark1"/>
            </w:pPr>
            <w:r w:rsidRPr="00F0624D">
              <w:t xml:space="preserve">«true» </w:t>
            </w:r>
            <w:r w:rsidR="0057523C" w:rsidRPr="00F0624D">
              <w:t>–</w:t>
            </w:r>
            <w:r w:rsidRPr="00F0624D">
              <w:t xml:space="preserve"> Да;</w:t>
            </w:r>
          </w:p>
          <w:p w14:paraId="5EB79D9D" w14:textId="4F30FB2A" w:rsidR="002006EB" w:rsidRPr="00F0624D" w:rsidRDefault="002006EB" w:rsidP="0057523C">
            <w:pPr>
              <w:pStyle w:val="GOSTTableListMark1"/>
            </w:pPr>
            <w:r w:rsidRPr="00F0624D">
              <w:t xml:space="preserve">«false» </w:t>
            </w:r>
            <w:r w:rsidR="0057523C" w:rsidRPr="00F0624D">
              <w:t>–</w:t>
            </w:r>
            <w:r w:rsidRPr="00F0624D">
              <w:t xml:space="preserve"> Нет</w:t>
            </w:r>
          </w:p>
        </w:tc>
      </w:tr>
      <w:tr w:rsidR="00A90D4A" w:rsidRPr="00116EAF" w14:paraId="42465E15" w14:textId="77777777" w:rsidTr="00073EA7">
        <w:tc>
          <w:tcPr>
            <w:tcW w:w="1100" w:type="pct"/>
          </w:tcPr>
          <w:p w14:paraId="6CE68FBA" w14:textId="5F475E5A" w:rsidR="00A90D4A" w:rsidRPr="00286E9A" w:rsidRDefault="00A90D4A" w:rsidP="00A90D4A">
            <w:pPr>
              <w:ind w:left="57" w:right="57" w:firstLine="0"/>
              <w:rPr>
                <w:sz w:val="22"/>
                <w:szCs w:val="22"/>
              </w:rPr>
            </w:pPr>
            <w:r w:rsidRPr="00286E9A">
              <w:rPr>
                <w:sz w:val="22"/>
                <w:szCs w:val="22"/>
              </w:rPr>
              <w:t xml:space="preserve">Код </w:t>
            </w:r>
            <w:commentRangeStart w:id="316"/>
            <w:r w:rsidRPr="00286E9A">
              <w:rPr>
                <w:sz w:val="22"/>
                <w:szCs w:val="22"/>
              </w:rPr>
              <w:t xml:space="preserve">ТОФК РЦ </w:t>
            </w:r>
            <w:commentRangeEnd w:id="316"/>
            <w:r w:rsidR="006909F5">
              <w:rPr>
                <w:rStyle w:val="afff4"/>
              </w:rPr>
              <w:commentReference w:id="316"/>
            </w:r>
            <w:r w:rsidRPr="00286E9A">
              <w:rPr>
                <w:sz w:val="22"/>
                <w:szCs w:val="22"/>
              </w:rPr>
              <w:t>плательщика</w:t>
            </w:r>
          </w:p>
        </w:tc>
        <w:tc>
          <w:tcPr>
            <w:tcW w:w="750" w:type="pct"/>
          </w:tcPr>
          <w:p w14:paraId="6424C50F" w14:textId="7EE50039" w:rsidR="00A90D4A" w:rsidRPr="00286E9A" w:rsidRDefault="00A85C66" w:rsidP="00A90D4A">
            <w:pPr>
              <w:ind w:left="57" w:right="57" w:firstLine="0"/>
              <w:rPr>
                <w:sz w:val="22"/>
                <w:szCs w:val="22"/>
              </w:rPr>
            </w:pPr>
            <w:r w:rsidRPr="00A23412">
              <w:t>P</w:t>
            </w:r>
            <w:r w:rsidRPr="00A23412">
              <w:rPr>
                <w:sz w:val="22"/>
              </w:rPr>
              <w:t>_CodeRC</w:t>
            </w:r>
          </w:p>
        </w:tc>
        <w:tc>
          <w:tcPr>
            <w:tcW w:w="500" w:type="pct"/>
          </w:tcPr>
          <w:p w14:paraId="71A8BF44" w14:textId="32632E47" w:rsidR="00A90D4A" w:rsidRPr="00286E9A" w:rsidRDefault="00A90D4A" w:rsidP="00A90D4A">
            <w:pPr>
              <w:ind w:left="57" w:right="57" w:firstLine="0"/>
              <w:rPr>
                <w:sz w:val="22"/>
                <w:szCs w:val="22"/>
              </w:rPr>
            </w:pPr>
            <w:r w:rsidRPr="00286E9A">
              <w:rPr>
                <w:sz w:val="22"/>
                <w:szCs w:val="22"/>
              </w:rPr>
              <w:t>Строка</w:t>
            </w:r>
          </w:p>
        </w:tc>
        <w:tc>
          <w:tcPr>
            <w:tcW w:w="291" w:type="pct"/>
          </w:tcPr>
          <w:p w14:paraId="71BE8657" w14:textId="21F33116" w:rsidR="00A90D4A" w:rsidRPr="00286E9A" w:rsidRDefault="00A90D4A" w:rsidP="00A90D4A">
            <w:pPr>
              <w:ind w:left="57" w:right="57" w:firstLine="0"/>
              <w:rPr>
                <w:sz w:val="22"/>
                <w:szCs w:val="22"/>
              </w:rPr>
            </w:pPr>
            <w:r w:rsidRPr="00286E9A">
              <w:rPr>
                <w:sz w:val="22"/>
                <w:szCs w:val="22"/>
              </w:rPr>
              <w:t>Да</w:t>
            </w:r>
          </w:p>
        </w:tc>
        <w:tc>
          <w:tcPr>
            <w:tcW w:w="316" w:type="pct"/>
          </w:tcPr>
          <w:p w14:paraId="3534B483" w14:textId="09AEE3ED" w:rsidR="00A90D4A" w:rsidRPr="00286E9A" w:rsidRDefault="00A90D4A" w:rsidP="00A90D4A">
            <w:pPr>
              <w:ind w:left="57" w:right="57" w:firstLine="0"/>
              <w:rPr>
                <w:sz w:val="22"/>
                <w:szCs w:val="22"/>
              </w:rPr>
            </w:pPr>
            <w:r w:rsidRPr="00286E9A">
              <w:rPr>
                <w:sz w:val="22"/>
                <w:szCs w:val="22"/>
              </w:rPr>
              <w:t>=4</w:t>
            </w:r>
          </w:p>
        </w:tc>
        <w:tc>
          <w:tcPr>
            <w:tcW w:w="2043" w:type="pct"/>
          </w:tcPr>
          <w:p w14:paraId="41FDD7A3" w14:textId="156AA0CA" w:rsidR="00A90D4A" w:rsidRPr="00286E9A" w:rsidRDefault="00A90D4A" w:rsidP="00A90D4A">
            <w:pPr>
              <w:ind w:left="57" w:right="57" w:firstLine="0"/>
              <w:rPr>
                <w:sz w:val="22"/>
              </w:rPr>
            </w:pPr>
            <w:r w:rsidRPr="006909F5">
              <w:rPr>
                <w:sz w:val="22"/>
              </w:rPr>
              <w:t>Указывается код ТОФК расчетного центра плательщика</w:t>
            </w:r>
          </w:p>
        </w:tc>
      </w:tr>
      <w:tr w:rsidR="00A90D4A" w:rsidRPr="00116EAF" w14:paraId="07C12A73" w14:textId="77777777" w:rsidTr="00073EA7">
        <w:tc>
          <w:tcPr>
            <w:tcW w:w="1100" w:type="pct"/>
          </w:tcPr>
          <w:p w14:paraId="63AD712F" w14:textId="36A726DF" w:rsidR="00A90D4A" w:rsidRPr="00286E9A" w:rsidRDefault="00A90D4A" w:rsidP="00A23412">
            <w:pPr>
              <w:pStyle w:val="GOSTTablenorm"/>
            </w:pPr>
            <w:commentRangeStart w:id="317"/>
            <w:r w:rsidRPr="00286E9A">
              <w:t>Счет</w:t>
            </w:r>
            <w:commentRangeEnd w:id="317"/>
            <w:r w:rsidR="00585AE2">
              <w:rPr>
                <w:rStyle w:val="afff4"/>
              </w:rPr>
              <w:commentReference w:id="317"/>
            </w:r>
            <w:r w:rsidRPr="00286E9A">
              <w:t xml:space="preserve"> плательщика</w:t>
            </w:r>
          </w:p>
        </w:tc>
        <w:tc>
          <w:tcPr>
            <w:tcW w:w="750" w:type="pct"/>
          </w:tcPr>
          <w:p w14:paraId="0FDC06BF" w14:textId="4DBB0BF6" w:rsidR="00A90D4A" w:rsidRPr="00286E9A" w:rsidRDefault="00A85C66" w:rsidP="00A23412">
            <w:pPr>
              <w:pStyle w:val="GOSTTablenorm"/>
            </w:pPr>
            <w:r w:rsidRPr="00A23412">
              <w:t>P_CorrAcc</w:t>
            </w:r>
          </w:p>
        </w:tc>
        <w:tc>
          <w:tcPr>
            <w:tcW w:w="500" w:type="pct"/>
          </w:tcPr>
          <w:p w14:paraId="06FB8BBB" w14:textId="7ABD704F" w:rsidR="00A90D4A" w:rsidRPr="00286E9A" w:rsidRDefault="00A90D4A" w:rsidP="00A23412">
            <w:pPr>
              <w:pStyle w:val="GOSTTablenorm"/>
            </w:pPr>
            <w:r w:rsidRPr="00286E9A">
              <w:t>Строка</w:t>
            </w:r>
          </w:p>
        </w:tc>
        <w:tc>
          <w:tcPr>
            <w:tcW w:w="291" w:type="pct"/>
          </w:tcPr>
          <w:p w14:paraId="7B2C3D34" w14:textId="508A7F2F" w:rsidR="00A90D4A" w:rsidRPr="00286E9A" w:rsidRDefault="00A90D4A" w:rsidP="00A23412">
            <w:pPr>
              <w:pStyle w:val="GOSTTablenorm"/>
            </w:pPr>
            <w:r w:rsidRPr="00286E9A">
              <w:t>Да</w:t>
            </w:r>
          </w:p>
        </w:tc>
        <w:tc>
          <w:tcPr>
            <w:tcW w:w="316" w:type="pct"/>
          </w:tcPr>
          <w:p w14:paraId="6B34DD8A" w14:textId="6C3E0AE8" w:rsidR="00A90D4A" w:rsidRPr="00286E9A" w:rsidRDefault="00A90D4A" w:rsidP="00A23412">
            <w:pPr>
              <w:pStyle w:val="GOSTTablenorm"/>
            </w:pPr>
            <w:r w:rsidRPr="00286E9A">
              <w:t>=20</w:t>
            </w:r>
          </w:p>
        </w:tc>
        <w:tc>
          <w:tcPr>
            <w:tcW w:w="2043" w:type="pct"/>
          </w:tcPr>
          <w:p w14:paraId="6623D577" w14:textId="23356882" w:rsidR="00A90D4A" w:rsidRPr="00286E9A" w:rsidRDefault="00A90D4A" w:rsidP="00A23412">
            <w:pPr>
              <w:pStyle w:val="GOSTTablenorm"/>
            </w:pPr>
            <w:r w:rsidRPr="00286E9A">
              <w:t>Указывается номер расчетного счета плательщика</w:t>
            </w:r>
          </w:p>
        </w:tc>
      </w:tr>
      <w:tr w:rsidR="00A90D4A" w:rsidRPr="00116EAF" w14:paraId="75918437" w14:textId="77777777" w:rsidTr="00073EA7">
        <w:tc>
          <w:tcPr>
            <w:tcW w:w="1100" w:type="pct"/>
          </w:tcPr>
          <w:p w14:paraId="6DA0FB7F" w14:textId="0F632555" w:rsidR="00A90D4A" w:rsidRPr="00A90D4A" w:rsidRDefault="00A90D4A" w:rsidP="00A23412">
            <w:pPr>
              <w:pStyle w:val="GOSTTablenorm"/>
              <w:rPr>
                <w:highlight w:val="green"/>
              </w:rPr>
            </w:pPr>
            <w:r w:rsidRPr="00EC217E">
              <w:t>Казначейский счет плательщика</w:t>
            </w:r>
          </w:p>
        </w:tc>
        <w:tc>
          <w:tcPr>
            <w:tcW w:w="750" w:type="pct"/>
          </w:tcPr>
          <w:p w14:paraId="53DD1A44" w14:textId="699BE506" w:rsidR="00A90D4A" w:rsidRPr="00A90D4A" w:rsidRDefault="00A90D4A" w:rsidP="00A23412">
            <w:pPr>
              <w:pStyle w:val="GOSTTablenorm"/>
              <w:rPr>
                <w:highlight w:val="green"/>
              </w:rPr>
            </w:pPr>
            <w:r w:rsidRPr="00EC217E">
              <w:t>P_CheckAcc</w:t>
            </w:r>
          </w:p>
        </w:tc>
        <w:tc>
          <w:tcPr>
            <w:tcW w:w="500" w:type="pct"/>
          </w:tcPr>
          <w:p w14:paraId="64458887" w14:textId="1CAE0B65" w:rsidR="00A90D4A" w:rsidRPr="00A90D4A" w:rsidRDefault="00A90D4A" w:rsidP="00A23412">
            <w:pPr>
              <w:pStyle w:val="GOSTTablenorm"/>
              <w:rPr>
                <w:highlight w:val="green"/>
              </w:rPr>
            </w:pPr>
            <w:r w:rsidRPr="00EC217E">
              <w:t>Строка</w:t>
            </w:r>
          </w:p>
        </w:tc>
        <w:tc>
          <w:tcPr>
            <w:tcW w:w="291" w:type="pct"/>
          </w:tcPr>
          <w:p w14:paraId="5A939D79" w14:textId="5BF7F0F7" w:rsidR="00A90D4A" w:rsidRPr="00A90D4A" w:rsidRDefault="00A90D4A" w:rsidP="00A23412">
            <w:pPr>
              <w:pStyle w:val="GOSTTablenorm"/>
              <w:rPr>
                <w:highlight w:val="green"/>
              </w:rPr>
            </w:pPr>
            <w:r w:rsidRPr="00EC217E">
              <w:t>Да</w:t>
            </w:r>
          </w:p>
        </w:tc>
        <w:tc>
          <w:tcPr>
            <w:tcW w:w="316" w:type="pct"/>
          </w:tcPr>
          <w:p w14:paraId="6C0D2384" w14:textId="51E41450" w:rsidR="00A90D4A" w:rsidRPr="00A90D4A" w:rsidRDefault="00A90D4A" w:rsidP="00A23412">
            <w:pPr>
              <w:pStyle w:val="GOSTTablenorm"/>
              <w:rPr>
                <w:highlight w:val="green"/>
              </w:rPr>
            </w:pPr>
            <w:r w:rsidRPr="00EC217E">
              <w:t>=20</w:t>
            </w:r>
          </w:p>
        </w:tc>
        <w:tc>
          <w:tcPr>
            <w:tcW w:w="2043" w:type="pct"/>
          </w:tcPr>
          <w:p w14:paraId="4F1862C2" w14:textId="35EC2013" w:rsidR="00A90D4A" w:rsidRPr="00A90D4A" w:rsidRDefault="00A90D4A" w:rsidP="00A23412">
            <w:pPr>
              <w:pStyle w:val="GOSTTablenorm"/>
              <w:rPr>
                <w:highlight w:val="green"/>
              </w:rPr>
            </w:pPr>
            <w:r w:rsidRPr="00EC217E">
              <w:t>Указывается номер казначейского счета плательщика</w:t>
            </w:r>
          </w:p>
        </w:tc>
      </w:tr>
      <w:tr w:rsidR="00024D5B" w:rsidRPr="00116EAF" w14:paraId="0EE68CDD" w14:textId="77777777" w:rsidTr="00073EA7">
        <w:tc>
          <w:tcPr>
            <w:tcW w:w="1100" w:type="pct"/>
          </w:tcPr>
          <w:p w14:paraId="37F4581E" w14:textId="5EA169D3" w:rsidR="00024D5B" w:rsidRPr="00A23412" w:rsidRDefault="00A90D4A" w:rsidP="00216568">
            <w:pPr>
              <w:pStyle w:val="GOSTTablenorm"/>
            </w:pPr>
            <w:r w:rsidRPr="00A775EA">
              <w:t xml:space="preserve">Код </w:t>
            </w:r>
            <w:commentRangeStart w:id="318"/>
            <w:r w:rsidRPr="00A775EA">
              <w:t xml:space="preserve">ТОФК ЦС </w:t>
            </w:r>
            <w:r>
              <w:t>по ЛС</w:t>
            </w:r>
            <w:commentRangeEnd w:id="318"/>
            <w:r w:rsidR="006909F5">
              <w:rPr>
                <w:rStyle w:val="afff4"/>
              </w:rPr>
              <w:commentReference w:id="318"/>
            </w:r>
            <w:r>
              <w:t xml:space="preserve"> </w:t>
            </w:r>
            <w:r w:rsidRPr="00A775EA">
              <w:t>плательщика</w:t>
            </w:r>
          </w:p>
        </w:tc>
        <w:tc>
          <w:tcPr>
            <w:tcW w:w="750" w:type="pct"/>
          </w:tcPr>
          <w:p w14:paraId="33E54E57" w14:textId="7461E3AD" w:rsidR="00024D5B" w:rsidRPr="00A23412" w:rsidRDefault="00C80ED0" w:rsidP="00216568">
            <w:pPr>
              <w:pStyle w:val="GOSTTablenorm"/>
            </w:pPr>
            <w:r w:rsidRPr="00A23412">
              <w:rPr>
                <w:lang w:val="en-US"/>
              </w:rPr>
              <w:t>SI_</w:t>
            </w:r>
            <w:r w:rsidR="00024D5B" w:rsidRPr="00A23412">
              <w:t>CodeCS</w:t>
            </w:r>
          </w:p>
        </w:tc>
        <w:tc>
          <w:tcPr>
            <w:tcW w:w="500" w:type="pct"/>
          </w:tcPr>
          <w:p w14:paraId="7EFB3878" w14:textId="77777777" w:rsidR="00024D5B" w:rsidRPr="00A23412" w:rsidRDefault="00024D5B" w:rsidP="00A23412">
            <w:pPr>
              <w:pStyle w:val="GOSTTablenorm"/>
            </w:pPr>
            <w:r w:rsidRPr="00A23412">
              <w:t>Строка</w:t>
            </w:r>
          </w:p>
        </w:tc>
        <w:tc>
          <w:tcPr>
            <w:tcW w:w="291" w:type="pct"/>
          </w:tcPr>
          <w:p w14:paraId="06B23DC5" w14:textId="77777777" w:rsidR="00024D5B" w:rsidRPr="00A23412" w:rsidRDefault="00024D5B" w:rsidP="00A23412">
            <w:pPr>
              <w:pStyle w:val="GOSTTablenorm"/>
            </w:pPr>
            <w:r w:rsidRPr="00A23412">
              <w:t>Да</w:t>
            </w:r>
          </w:p>
        </w:tc>
        <w:tc>
          <w:tcPr>
            <w:tcW w:w="316" w:type="pct"/>
          </w:tcPr>
          <w:p w14:paraId="7EF870E0" w14:textId="77777777" w:rsidR="00024D5B" w:rsidRPr="00A23412" w:rsidRDefault="00024D5B" w:rsidP="00A23412">
            <w:pPr>
              <w:pStyle w:val="GOSTTablenorm"/>
            </w:pPr>
            <w:r w:rsidRPr="00A23412">
              <w:t>=4</w:t>
            </w:r>
          </w:p>
        </w:tc>
        <w:tc>
          <w:tcPr>
            <w:tcW w:w="2043" w:type="pct"/>
          </w:tcPr>
          <w:p w14:paraId="1C0F3810" w14:textId="1FBE899E" w:rsidR="00024D5B" w:rsidRPr="00A23412" w:rsidRDefault="00024D5B" w:rsidP="00A23412">
            <w:pPr>
              <w:pStyle w:val="GOSTTablenorm"/>
            </w:pPr>
            <w:r w:rsidRPr="00A23412">
              <w:t>Указывается код ТОФК ЦС</w:t>
            </w:r>
            <w:r w:rsidR="00A90D4A">
              <w:t xml:space="preserve"> обслуживания ЛС</w:t>
            </w:r>
            <w:r w:rsidRPr="00A23412">
              <w:t xml:space="preserve"> плательщика</w:t>
            </w:r>
          </w:p>
        </w:tc>
      </w:tr>
      <w:tr w:rsidR="00024D5B" w:rsidRPr="00116EAF" w14:paraId="4F679F20" w14:textId="77777777" w:rsidTr="00073EA7">
        <w:tc>
          <w:tcPr>
            <w:tcW w:w="1100" w:type="pct"/>
          </w:tcPr>
          <w:p w14:paraId="1AD2C991" w14:textId="77777777" w:rsidR="00024D5B" w:rsidRPr="00A23412" w:rsidRDefault="00024D5B" w:rsidP="00216568">
            <w:pPr>
              <w:pStyle w:val="GOSTTablenorm"/>
            </w:pPr>
            <w:r w:rsidRPr="00A23412">
              <w:t>Номер лицевого счета плательщика</w:t>
            </w:r>
          </w:p>
        </w:tc>
        <w:tc>
          <w:tcPr>
            <w:tcW w:w="750" w:type="pct"/>
          </w:tcPr>
          <w:p w14:paraId="238B84C3" w14:textId="2F51D80B" w:rsidR="00024D5B" w:rsidRPr="00A23412" w:rsidRDefault="000A224D" w:rsidP="00216568">
            <w:pPr>
              <w:pStyle w:val="GOSTTablenorm"/>
            </w:pPr>
            <w:r w:rsidRPr="00A23412">
              <w:t>BINF_</w:t>
            </w:r>
            <w:r w:rsidR="00024D5B" w:rsidRPr="00A23412">
              <w:t>AccNum</w:t>
            </w:r>
          </w:p>
        </w:tc>
        <w:tc>
          <w:tcPr>
            <w:tcW w:w="500" w:type="pct"/>
          </w:tcPr>
          <w:p w14:paraId="3A70F273" w14:textId="77777777" w:rsidR="00024D5B" w:rsidRPr="00A23412" w:rsidRDefault="00024D5B" w:rsidP="00A23412">
            <w:pPr>
              <w:pStyle w:val="GOSTTablenorm"/>
            </w:pPr>
            <w:r w:rsidRPr="00A23412">
              <w:t>Строка</w:t>
            </w:r>
          </w:p>
        </w:tc>
        <w:tc>
          <w:tcPr>
            <w:tcW w:w="291" w:type="pct"/>
          </w:tcPr>
          <w:p w14:paraId="1A11F5CE" w14:textId="77777777" w:rsidR="00024D5B" w:rsidRPr="00A23412" w:rsidRDefault="00024D5B" w:rsidP="00A23412">
            <w:pPr>
              <w:pStyle w:val="GOSTTablenorm"/>
            </w:pPr>
            <w:r w:rsidRPr="00A23412">
              <w:t>Да</w:t>
            </w:r>
          </w:p>
        </w:tc>
        <w:tc>
          <w:tcPr>
            <w:tcW w:w="316" w:type="pct"/>
          </w:tcPr>
          <w:p w14:paraId="3E0F9303" w14:textId="77777777" w:rsidR="00024D5B" w:rsidRPr="00A23412" w:rsidRDefault="00024D5B" w:rsidP="00A23412">
            <w:pPr>
              <w:pStyle w:val="GOSTTablenorm"/>
            </w:pPr>
            <w:r w:rsidRPr="00A23412">
              <w:t>=11</w:t>
            </w:r>
          </w:p>
        </w:tc>
        <w:tc>
          <w:tcPr>
            <w:tcW w:w="2043" w:type="pct"/>
          </w:tcPr>
          <w:p w14:paraId="7687B640" w14:textId="77777777" w:rsidR="00024D5B" w:rsidRPr="00A23412" w:rsidRDefault="00024D5B" w:rsidP="00A23412">
            <w:pPr>
              <w:pStyle w:val="GOSTTablenorm"/>
            </w:pPr>
            <w:r w:rsidRPr="00A23412">
              <w:t>Указывается номер лицевого счета плательщика</w:t>
            </w:r>
          </w:p>
        </w:tc>
      </w:tr>
      <w:tr w:rsidR="00024D5B" w:rsidRPr="00116EAF" w14:paraId="76368FF3" w14:textId="77777777" w:rsidTr="00073EA7">
        <w:tc>
          <w:tcPr>
            <w:tcW w:w="1100" w:type="pct"/>
          </w:tcPr>
          <w:p w14:paraId="55505B6D" w14:textId="77777777" w:rsidR="00024D5B" w:rsidRPr="00A23412" w:rsidRDefault="00024D5B" w:rsidP="00216568">
            <w:pPr>
              <w:pStyle w:val="GOSTTablenorm"/>
            </w:pPr>
            <w:r w:rsidRPr="00A23412">
              <w:t>Аналитический код раздела ЛС плательщика</w:t>
            </w:r>
          </w:p>
        </w:tc>
        <w:tc>
          <w:tcPr>
            <w:tcW w:w="750" w:type="pct"/>
          </w:tcPr>
          <w:p w14:paraId="06D04569" w14:textId="2B303BF7" w:rsidR="00024D5B" w:rsidRPr="00A23412" w:rsidRDefault="00024D5B" w:rsidP="00216568">
            <w:pPr>
              <w:pStyle w:val="GOSTTablenorm"/>
            </w:pPr>
            <w:r w:rsidRPr="00A23412">
              <w:t>BINF</w:t>
            </w:r>
            <w:r w:rsidR="008B3C56" w:rsidRPr="00116EAF">
              <w:t>_</w:t>
            </w:r>
            <w:r w:rsidRPr="00A23412">
              <w:t>DocAnalysisCode</w:t>
            </w:r>
          </w:p>
        </w:tc>
        <w:tc>
          <w:tcPr>
            <w:tcW w:w="500" w:type="pct"/>
          </w:tcPr>
          <w:p w14:paraId="7F037454" w14:textId="77777777" w:rsidR="00024D5B" w:rsidRPr="00A23412" w:rsidRDefault="00024D5B" w:rsidP="00A23412">
            <w:pPr>
              <w:pStyle w:val="GOSTTablenorm"/>
            </w:pPr>
            <w:r w:rsidRPr="00A23412">
              <w:t>Строка</w:t>
            </w:r>
          </w:p>
        </w:tc>
        <w:tc>
          <w:tcPr>
            <w:tcW w:w="291" w:type="pct"/>
          </w:tcPr>
          <w:p w14:paraId="4292BAA5" w14:textId="77777777" w:rsidR="00024D5B" w:rsidRPr="00A23412" w:rsidRDefault="00024D5B" w:rsidP="00A23412">
            <w:pPr>
              <w:pStyle w:val="GOSTTablenorm"/>
            </w:pPr>
            <w:r w:rsidRPr="00A23412">
              <w:t>Нет</w:t>
            </w:r>
          </w:p>
        </w:tc>
        <w:tc>
          <w:tcPr>
            <w:tcW w:w="316" w:type="pct"/>
          </w:tcPr>
          <w:p w14:paraId="120F16CC" w14:textId="77777777" w:rsidR="00024D5B" w:rsidRPr="00A23412" w:rsidRDefault="00024D5B" w:rsidP="00A23412">
            <w:pPr>
              <w:pStyle w:val="GOSTTablenorm"/>
            </w:pPr>
            <w:r w:rsidRPr="00A23412">
              <w:t>=8</w:t>
            </w:r>
          </w:p>
        </w:tc>
        <w:tc>
          <w:tcPr>
            <w:tcW w:w="2043" w:type="pct"/>
          </w:tcPr>
          <w:p w14:paraId="67EA5531" w14:textId="5A7963E9" w:rsidR="00024D5B" w:rsidRPr="00A23412" w:rsidRDefault="00024D5B" w:rsidP="00216568">
            <w:pPr>
              <w:pStyle w:val="GOSTTablenorm"/>
            </w:pPr>
            <w:r w:rsidRPr="00A23412">
              <w:t xml:space="preserve">Указывается </w:t>
            </w:r>
            <w:r w:rsidR="006F658D">
              <w:t>аналитический код</w:t>
            </w:r>
            <w:r w:rsidRPr="00A23412">
              <w:t xml:space="preserve"> раздела лицевого счета плательщика.</w:t>
            </w:r>
          </w:p>
          <w:p w14:paraId="23D324C6" w14:textId="5CAD1DDF" w:rsidR="00024D5B" w:rsidRPr="00A23412" w:rsidRDefault="00024D5B" w:rsidP="00A23412">
            <w:pPr>
              <w:pStyle w:val="GOSTTablenorm"/>
            </w:pPr>
            <w:r w:rsidRPr="00A23412">
              <w:t>Обязателен для заполнения,</w:t>
            </w:r>
            <w:r w:rsidRPr="00A23412" w:rsidDel="00B05396">
              <w:rPr>
                <w:rStyle w:val="GOSTTablenorm0"/>
              </w:rPr>
              <w:t xml:space="preserve"> </w:t>
            </w:r>
            <w:r w:rsidRPr="00A23412">
              <w:rPr>
                <w:rStyle w:val="GOSTTablenorm0"/>
              </w:rPr>
              <w:t xml:space="preserve">если </w:t>
            </w:r>
            <w:r w:rsidRPr="00A23412">
              <w:t>в параметре «Номер лицевого счета плательщика</w:t>
            </w:r>
            <w:r w:rsidRPr="00A23412">
              <w:rPr>
                <w:rStyle w:val="GOSTTablenorm0"/>
              </w:rPr>
              <w:t>» (BINF</w:t>
            </w:r>
            <w:r w:rsidR="00FD0215" w:rsidRPr="00A23412">
              <w:rPr>
                <w:rStyle w:val="GOSTTablenorm0"/>
              </w:rPr>
              <w:t>_</w:t>
            </w:r>
            <w:r w:rsidRPr="00A23412">
              <w:rPr>
                <w:rStyle w:val="GOSTTablenorm0"/>
              </w:rPr>
              <w:t>AccNum) указан л/с с кодом 71</w:t>
            </w:r>
          </w:p>
        </w:tc>
      </w:tr>
      <w:tr w:rsidR="00024D5B" w:rsidRPr="00116EAF" w14:paraId="2C27DA1C" w14:textId="77777777" w:rsidTr="00073EA7">
        <w:tc>
          <w:tcPr>
            <w:tcW w:w="1100" w:type="pct"/>
          </w:tcPr>
          <w:p w14:paraId="263D5D2F" w14:textId="77777777" w:rsidR="00024D5B" w:rsidRPr="00A23412" w:rsidRDefault="00024D5B" w:rsidP="00073EA7">
            <w:pPr>
              <w:pStyle w:val="GOSTTablenorm"/>
            </w:pPr>
            <w:r w:rsidRPr="00A23412">
              <w:t>ИГК плательщика</w:t>
            </w:r>
          </w:p>
        </w:tc>
        <w:tc>
          <w:tcPr>
            <w:tcW w:w="750" w:type="pct"/>
          </w:tcPr>
          <w:p w14:paraId="1B2C89F3" w14:textId="538F6573" w:rsidR="00024D5B" w:rsidRPr="00A23412" w:rsidRDefault="000C1443" w:rsidP="00073EA7">
            <w:pPr>
              <w:pStyle w:val="GOSTTablenorm"/>
            </w:pPr>
            <w:r w:rsidRPr="00116EAF">
              <w:t>EC_</w:t>
            </w:r>
            <w:r w:rsidR="00024D5B" w:rsidRPr="00A23412">
              <w:t>IGK</w:t>
            </w:r>
          </w:p>
        </w:tc>
        <w:tc>
          <w:tcPr>
            <w:tcW w:w="500" w:type="pct"/>
          </w:tcPr>
          <w:p w14:paraId="16B4F9C2" w14:textId="77777777" w:rsidR="00024D5B" w:rsidRPr="00A23412" w:rsidRDefault="00024D5B" w:rsidP="00073EA7">
            <w:pPr>
              <w:ind w:left="57" w:right="57" w:firstLine="0"/>
              <w:rPr>
                <w:sz w:val="22"/>
                <w:szCs w:val="22"/>
              </w:rPr>
            </w:pPr>
            <w:r w:rsidRPr="00A23412">
              <w:rPr>
                <w:sz w:val="22"/>
                <w:szCs w:val="22"/>
              </w:rPr>
              <w:t>Строка</w:t>
            </w:r>
          </w:p>
        </w:tc>
        <w:tc>
          <w:tcPr>
            <w:tcW w:w="291" w:type="pct"/>
          </w:tcPr>
          <w:p w14:paraId="37DE5015" w14:textId="77777777" w:rsidR="00024D5B" w:rsidRPr="00A23412" w:rsidRDefault="00024D5B" w:rsidP="00073EA7">
            <w:pPr>
              <w:ind w:left="57" w:right="57" w:firstLine="0"/>
              <w:rPr>
                <w:sz w:val="22"/>
                <w:szCs w:val="22"/>
              </w:rPr>
            </w:pPr>
            <w:r w:rsidRPr="00A23412">
              <w:rPr>
                <w:sz w:val="22"/>
                <w:szCs w:val="22"/>
              </w:rPr>
              <w:t>Нет</w:t>
            </w:r>
          </w:p>
        </w:tc>
        <w:tc>
          <w:tcPr>
            <w:tcW w:w="316" w:type="pct"/>
          </w:tcPr>
          <w:p w14:paraId="66B30FD7" w14:textId="77777777" w:rsidR="00024D5B" w:rsidRPr="00A23412" w:rsidRDefault="00024D5B" w:rsidP="00073EA7">
            <w:pPr>
              <w:ind w:left="57" w:right="57" w:firstLine="0"/>
              <w:rPr>
                <w:sz w:val="22"/>
                <w:szCs w:val="22"/>
              </w:rPr>
            </w:pPr>
            <w:r w:rsidRPr="00A23412">
              <w:rPr>
                <w:sz w:val="22"/>
              </w:rPr>
              <w:t>&lt;=25</w:t>
            </w:r>
          </w:p>
        </w:tc>
        <w:tc>
          <w:tcPr>
            <w:tcW w:w="2043" w:type="pct"/>
          </w:tcPr>
          <w:p w14:paraId="7E739F9E" w14:textId="77777777" w:rsidR="00024D5B" w:rsidRPr="00A23412" w:rsidRDefault="00024D5B" w:rsidP="00A23412">
            <w:pPr>
              <w:pStyle w:val="GOSTTablenorm"/>
            </w:pPr>
            <w:r w:rsidRPr="00A23412">
              <w:t>Указывается идентификатор государственного контракта, соглашения, договора плательщика.</w:t>
            </w:r>
          </w:p>
          <w:p w14:paraId="34BF5B8C" w14:textId="60EB0119" w:rsidR="00024D5B" w:rsidRPr="00A23412" w:rsidRDefault="00024D5B">
            <w:pPr>
              <w:pStyle w:val="GOSTTablenorm"/>
            </w:pPr>
            <w:r w:rsidRPr="00A23412">
              <w:t>Обязательно для заполнения, если в параметре «Номер лицевого счета плательщика» (BINF</w:t>
            </w:r>
            <w:r w:rsidR="00FD0215" w:rsidRPr="00A23412">
              <w:t>_</w:t>
            </w:r>
            <w:r w:rsidRPr="00A23412">
              <w:t>AccNum) указан л/с с кодом 71</w:t>
            </w:r>
          </w:p>
        </w:tc>
      </w:tr>
      <w:tr w:rsidR="00D66A14" w:rsidRPr="00116EAF" w14:paraId="631A401F" w14:textId="77777777" w:rsidTr="00073EA7">
        <w:tc>
          <w:tcPr>
            <w:tcW w:w="1100" w:type="pct"/>
          </w:tcPr>
          <w:p w14:paraId="476D3C1D" w14:textId="18AE4353" w:rsidR="00D66A14" w:rsidRPr="00A23412" w:rsidRDefault="00D66A14" w:rsidP="00D66A14">
            <w:pPr>
              <w:pStyle w:val="GOSTTablenorm"/>
            </w:pPr>
            <w:r w:rsidRPr="00D34E79">
              <w:rPr>
                <w:szCs w:val="22"/>
              </w:rPr>
              <w:t>Код цели (аналитический код) плательщика</w:t>
            </w:r>
            <w:r>
              <w:rPr>
                <w:szCs w:val="22"/>
              </w:rPr>
              <w:t xml:space="preserve"> (контрольный)</w:t>
            </w:r>
          </w:p>
        </w:tc>
        <w:tc>
          <w:tcPr>
            <w:tcW w:w="750" w:type="pct"/>
          </w:tcPr>
          <w:p w14:paraId="44A80E1C" w14:textId="471A8A94" w:rsidR="00D66A14" w:rsidRPr="00116EAF" w:rsidRDefault="00D66A14" w:rsidP="00D66A14">
            <w:pPr>
              <w:pStyle w:val="GOSTTablenorm"/>
            </w:pPr>
            <w:r w:rsidRPr="00A118F9">
              <w:t>Tech</w:t>
            </w:r>
            <w:ins w:id="319" w:author="Щербань О.И. TSE-105679" w:date="2025-03-25T12:58:00Z">
              <w:r w:rsidR="00F557C3">
                <w:rPr>
                  <w:lang w:val="en-US"/>
                </w:rPr>
                <w:t>_</w:t>
              </w:r>
            </w:ins>
            <w:r w:rsidRPr="00A118F9">
              <w:t>CodeCS_Payer</w:t>
            </w:r>
          </w:p>
        </w:tc>
        <w:tc>
          <w:tcPr>
            <w:tcW w:w="500" w:type="pct"/>
          </w:tcPr>
          <w:p w14:paraId="7E321F63" w14:textId="341B6027" w:rsidR="00D66A14" w:rsidRPr="00A23412" w:rsidRDefault="00D66A14" w:rsidP="00D66A14">
            <w:pPr>
              <w:ind w:left="57" w:right="57" w:firstLine="0"/>
              <w:rPr>
                <w:sz w:val="22"/>
                <w:szCs w:val="22"/>
              </w:rPr>
            </w:pPr>
            <w:r>
              <w:rPr>
                <w:sz w:val="22"/>
                <w:szCs w:val="22"/>
              </w:rPr>
              <w:t>Строка</w:t>
            </w:r>
          </w:p>
        </w:tc>
        <w:tc>
          <w:tcPr>
            <w:tcW w:w="291" w:type="pct"/>
          </w:tcPr>
          <w:p w14:paraId="63EB0349" w14:textId="194484F9" w:rsidR="00D66A14" w:rsidRPr="00A23412" w:rsidRDefault="00D66A14" w:rsidP="00D66A14">
            <w:pPr>
              <w:ind w:left="57" w:right="57" w:firstLine="0"/>
              <w:rPr>
                <w:sz w:val="22"/>
                <w:szCs w:val="22"/>
              </w:rPr>
            </w:pPr>
            <w:r>
              <w:rPr>
                <w:sz w:val="22"/>
                <w:szCs w:val="22"/>
              </w:rPr>
              <w:t>Нет</w:t>
            </w:r>
          </w:p>
        </w:tc>
        <w:tc>
          <w:tcPr>
            <w:tcW w:w="316" w:type="pct"/>
          </w:tcPr>
          <w:p w14:paraId="49E9FE21" w14:textId="74ADFEE6" w:rsidR="00D66A14" w:rsidRPr="00A23412" w:rsidRDefault="00D66A14" w:rsidP="00D66A14">
            <w:pPr>
              <w:ind w:left="57" w:right="57" w:firstLine="0"/>
              <w:rPr>
                <w:sz w:val="22"/>
              </w:rPr>
            </w:pPr>
            <w:r w:rsidRPr="00A775EA">
              <w:rPr>
                <w:sz w:val="22"/>
              </w:rPr>
              <w:t>&lt;=25</w:t>
            </w:r>
          </w:p>
        </w:tc>
        <w:tc>
          <w:tcPr>
            <w:tcW w:w="2043" w:type="pct"/>
          </w:tcPr>
          <w:p w14:paraId="5218B178" w14:textId="77777777" w:rsidR="00D66A14" w:rsidRDefault="00D66A14" w:rsidP="00D66A14">
            <w:pPr>
              <w:pStyle w:val="GOSTTablenorm"/>
            </w:pPr>
            <w:r w:rsidRPr="00A775EA">
              <w:t xml:space="preserve">Указывается код субсидии (цели, целевых средств) для </w:t>
            </w:r>
            <w:r>
              <w:t xml:space="preserve">контроля остатков средств </w:t>
            </w:r>
            <w:r w:rsidRPr="00A775EA">
              <w:t>на ЛС плательщика</w:t>
            </w:r>
            <w:r>
              <w:t xml:space="preserve"> </w:t>
            </w:r>
            <w:r w:rsidRPr="00A775EA">
              <w:t>(при наличии)</w:t>
            </w:r>
            <w:r>
              <w:t>.</w:t>
            </w:r>
          </w:p>
          <w:p w14:paraId="30C7266F" w14:textId="06821F49" w:rsidR="00D66A14" w:rsidRPr="008C09D9" w:rsidRDefault="008C09D9" w:rsidP="008C09D9">
            <w:pPr>
              <w:pStyle w:val="GOSTTablenorm"/>
            </w:pPr>
            <w:r>
              <w:t>Обязательно для заполнения, если заполнен параметр «</w:t>
            </w:r>
            <w:r w:rsidRPr="00D34E79">
              <w:rPr>
                <w:szCs w:val="22"/>
              </w:rPr>
              <w:t>Код цели (аналитический код) плательщика</w:t>
            </w:r>
            <w:r>
              <w:rPr>
                <w:szCs w:val="22"/>
              </w:rPr>
              <w:t>» (</w:t>
            </w:r>
            <w:r w:rsidRPr="0057523C">
              <w:rPr>
                <w:b/>
                <w:lang w:val="en-US"/>
              </w:rPr>
              <w:t>FS</w:t>
            </w:r>
            <w:r w:rsidRPr="0057523C">
              <w:rPr>
                <w:b/>
              </w:rPr>
              <w:t>_</w:t>
            </w:r>
            <w:r w:rsidRPr="0057523C">
              <w:rPr>
                <w:b/>
                <w:lang w:val="en-US"/>
              </w:rPr>
              <w:t>EC</w:t>
            </w:r>
            <w:r w:rsidRPr="0057523C">
              <w:rPr>
                <w:b/>
              </w:rPr>
              <w:t>_</w:t>
            </w:r>
            <w:r w:rsidRPr="0057523C">
              <w:rPr>
                <w:b/>
                <w:lang w:val="en-US"/>
              </w:rPr>
              <w:t>EXECCONTR</w:t>
            </w:r>
            <w:r w:rsidRPr="0057523C">
              <w:rPr>
                <w:b/>
              </w:rPr>
              <w:t>_</w:t>
            </w:r>
            <w:r w:rsidRPr="0057523C">
              <w:rPr>
                <w:b/>
                <w:lang w:val="en-US"/>
              </w:rPr>
              <w:t>D</w:t>
            </w:r>
            <w:r w:rsidRPr="0057523C">
              <w:rPr>
                <w:b/>
              </w:rPr>
              <w:t>25_</w:t>
            </w:r>
            <w:r w:rsidRPr="0057523C">
              <w:rPr>
                <w:b/>
                <w:lang w:val="en-US"/>
              </w:rPr>
              <w:t>LIST</w:t>
            </w:r>
            <w:r w:rsidRPr="008C09D9">
              <w:t>:</w:t>
            </w:r>
            <w:r w:rsidRPr="00A23412">
              <w:rPr>
                <w:lang w:val="en-US"/>
              </w:rPr>
              <w:t>SUBSIDY</w:t>
            </w:r>
            <w:r w:rsidRPr="008C09D9">
              <w:t>_</w:t>
            </w:r>
            <w:r w:rsidRPr="00A23412">
              <w:rPr>
                <w:lang w:val="en-US"/>
              </w:rPr>
              <w:t>TARGETS</w:t>
            </w:r>
            <w:r>
              <w:t>)</w:t>
            </w:r>
          </w:p>
        </w:tc>
      </w:tr>
      <w:tr w:rsidR="00024D5B" w:rsidRPr="00116EAF" w14:paraId="4523AD6F" w14:textId="77777777" w:rsidTr="00073EA7">
        <w:tc>
          <w:tcPr>
            <w:tcW w:w="1100" w:type="pct"/>
          </w:tcPr>
          <w:p w14:paraId="0FE72C42" w14:textId="77777777" w:rsidR="00024D5B" w:rsidRPr="00A23412" w:rsidRDefault="00024D5B" w:rsidP="00073EA7">
            <w:pPr>
              <w:pStyle w:val="GOSTTablenorm"/>
            </w:pPr>
            <w:r w:rsidRPr="00A23412">
              <w:t>ОКС (КМИ) плательщика</w:t>
            </w:r>
          </w:p>
        </w:tc>
        <w:tc>
          <w:tcPr>
            <w:tcW w:w="750" w:type="pct"/>
          </w:tcPr>
          <w:p w14:paraId="3299896A" w14:textId="1D7751C1" w:rsidR="00024D5B" w:rsidRPr="00A23412" w:rsidRDefault="0071286F">
            <w:pPr>
              <w:pStyle w:val="GOSTTablenorm"/>
            </w:pPr>
            <w:r w:rsidRPr="00A23412">
              <w:t>BINF</w:t>
            </w:r>
            <w:r w:rsidR="00024D5B" w:rsidRPr="00A23412">
              <w:t>_CodeFAIP</w:t>
            </w:r>
          </w:p>
        </w:tc>
        <w:tc>
          <w:tcPr>
            <w:tcW w:w="500" w:type="pct"/>
          </w:tcPr>
          <w:p w14:paraId="47396C24" w14:textId="77777777" w:rsidR="00024D5B" w:rsidRPr="00A23412" w:rsidRDefault="00024D5B" w:rsidP="00073EA7">
            <w:pPr>
              <w:ind w:left="57" w:right="57" w:firstLine="0"/>
              <w:rPr>
                <w:sz w:val="22"/>
                <w:szCs w:val="22"/>
              </w:rPr>
            </w:pPr>
            <w:r w:rsidRPr="00A23412">
              <w:rPr>
                <w:sz w:val="22"/>
              </w:rPr>
              <w:t>Строка</w:t>
            </w:r>
          </w:p>
        </w:tc>
        <w:tc>
          <w:tcPr>
            <w:tcW w:w="291" w:type="pct"/>
          </w:tcPr>
          <w:p w14:paraId="00F6899B" w14:textId="77777777" w:rsidR="00024D5B" w:rsidRPr="00A23412" w:rsidRDefault="00024D5B" w:rsidP="00073EA7">
            <w:pPr>
              <w:ind w:left="57" w:right="57" w:firstLine="0"/>
              <w:rPr>
                <w:sz w:val="22"/>
                <w:szCs w:val="22"/>
              </w:rPr>
            </w:pPr>
            <w:r w:rsidRPr="00A23412">
              <w:rPr>
                <w:sz w:val="22"/>
                <w:szCs w:val="22"/>
              </w:rPr>
              <w:t>Нет</w:t>
            </w:r>
          </w:p>
        </w:tc>
        <w:tc>
          <w:tcPr>
            <w:tcW w:w="316" w:type="pct"/>
          </w:tcPr>
          <w:p w14:paraId="0D09C1B3" w14:textId="77777777" w:rsidR="00024D5B" w:rsidRPr="00A23412" w:rsidRDefault="00024D5B" w:rsidP="00073EA7">
            <w:pPr>
              <w:ind w:left="57" w:right="57" w:firstLine="0"/>
              <w:rPr>
                <w:sz w:val="22"/>
                <w:szCs w:val="22"/>
              </w:rPr>
            </w:pPr>
            <w:r w:rsidRPr="00A23412">
              <w:rPr>
                <w:sz w:val="22"/>
              </w:rPr>
              <w:t>&lt;=24</w:t>
            </w:r>
          </w:p>
        </w:tc>
        <w:tc>
          <w:tcPr>
            <w:tcW w:w="2043" w:type="pct"/>
          </w:tcPr>
          <w:p w14:paraId="4A58A0F5" w14:textId="77777777" w:rsidR="00024D5B" w:rsidRPr="00A23412" w:rsidRDefault="00024D5B">
            <w:pPr>
              <w:pStyle w:val="GOSTTablenorm"/>
            </w:pPr>
            <w:r w:rsidRPr="00A23412">
              <w:t>Указывается код ОКС (КМИ) для отражения операции на ЛС плательщика (при наличии)</w:t>
            </w:r>
          </w:p>
        </w:tc>
      </w:tr>
      <w:tr w:rsidR="00024D5B" w:rsidRPr="00116EAF" w14:paraId="389CBB0C" w14:textId="77777777" w:rsidTr="00073EA7">
        <w:tc>
          <w:tcPr>
            <w:tcW w:w="1100" w:type="pct"/>
          </w:tcPr>
          <w:p w14:paraId="04C155FE" w14:textId="77777777" w:rsidR="00024D5B" w:rsidRPr="00A23412" w:rsidRDefault="00024D5B" w:rsidP="00073EA7">
            <w:pPr>
              <w:pStyle w:val="GOSTTablenorm"/>
            </w:pPr>
            <w:r w:rsidRPr="00A23412">
              <w:t>Счет получателя</w:t>
            </w:r>
          </w:p>
        </w:tc>
        <w:tc>
          <w:tcPr>
            <w:tcW w:w="750" w:type="pct"/>
          </w:tcPr>
          <w:p w14:paraId="080C9C83" w14:textId="7341BFCB" w:rsidR="00024D5B" w:rsidRPr="00A23412" w:rsidRDefault="00024D5B">
            <w:pPr>
              <w:pStyle w:val="GOSTTablenorm"/>
            </w:pPr>
            <w:r w:rsidRPr="00A23412">
              <w:t>R_CheckAcc</w:t>
            </w:r>
          </w:p>
        </w:tc>
        <w:tc>
          <w:tcPr>
            <w:tcW w:w="500" w:type="pct"/>
          </w:tcPr>
          <w:p w14:paraId="66DCF9A5" w14:textId="77777777" w:rsidR="00024D5B" w:rsidRPr="00A23412" w:rsidRDefault="00024D5B" w:rsidP="00073EA7">
            <w:pPr>
              <w:ind w:left="57" w:right="57" w:firstLine="0"/>
              <w:rPr>
                <w:sz w:val="22"/>
                <w:szCs w:val="22"/>
              </w:rPr>
            </w:pPr>
            <w:r w:rsidRPr="00A23412">
              <w:t>Строка</w:t>
            </w:r>
          </w:p>
        </w:tc>
        <w:tc>
          <w:tcPr>
            <w:tcW w:w="291" w:type="pct"/>
          </w:tcPr>
          <w:p w14:paraId="466227A7" w14:textId="77777777" w:rsidR="00024D5B" w:rsidRPr="00A23412" w:rsidRDefault="00024D5B" w:rsidP="00073EA7">
            <w:pPr>
              <w:ind w:left="57" w:right="57" w:firstLine="0"/>
              <w:rPr>
                <w:sz w:val="22"/>
                <w:szCs w:val="22"/>
              </w:rPr>
            </w:pPr>
            <w:r w:rsidRPr="00A23412">
              <w:t>Да</w:t>
            </w:r>
          </w:p>
        </w:tc>
        <w:tc>
          <w:tcPr>
            <w:tcW w:w="316" w:type="pct"/>
          </w:tcPr>
          <w:p w14:paraId="3E97FD0C" w14:textId="77777777" w:rsidR="00024D5B" w:rsidRPr="00A23412" w:rsidRDefault="00024D5B" w:rsidP="00073EA7">
            <w:pPr>
              <w:ind w:left="57" w:right="57" w:firstLine="0"/>
              <w:rPr>
                <w:sz w:val="22"/>
                <w:szCs w:val="22"/>
              </w:rPr>
            </w:pPr>
            <w:r w:rsidRPr="00A23412">
              <w:t>=20</w:t>
            </w:r>
          </w:p>
        </w:tc>
        <w:tc>
          <w:tcPr>
            <w:tcW w:w="2043" w:type="pct"/>
          </w:tcPr>
          <w:p w14:paraId="67D384DB" w14:textId="77777777" w:rsidR="00024D5B" w:rsidRPr="00A23412" w:rsidRDefault="00024D5B" w:rsidP="00A23412">
            <w:pPr>
              <w:pStyle w:val="GOSTTablenorm"/>
            </w:pPr>
            <w:r w:rsidRPr="00A23412">
              <w:t>Указывается номер расчетного счета получателя</w:t>
            </w:r>
          </w:p>
        </w:tc>
      </w:tr>
      <w:tr w:rsidR="00024D5B" w:rsidRPr="00116EAF" w14:paraId="1BD3AA24" w14:textId="77777777" w:rsidTr="00073EA7">
        <w:tc>
          <w:tcPr>
            <w:tcW w:w="1100" w:type="pct"/>
          </w:tcPr>
          <w:p w14:paraId="6FC08E01" w14:textId="77777777" w:rsidR="00024D5B" w:rsidRPr="00A23412" w:rsidRDefault="00024D5B" w:rsidP="00073EA7">
            <w:pPr>
              <w:ind w:left="57" w:right="57" w:firstLine="0"/>
              <w:rPr>
                <w:b/>
                <w:sz w:val="22"/>
              </w:rPr>
            </w:pPr>
            <w:r w:rsidRPr="00A23412">
              <w:rPr>
                <w:b/>
                <w:sz w:val="22"/>
              </w:rPr>
              <w:t xml:space="preserve">Расшифровка заявки на получение наличных денег </w:t>
            </w:r>
          </w:p>
        </w:tc>
        <w:tc>
          <w:tcPr>
            <w:tcW w:w="750" w:type="pct"/>
          </w:tcPr>
          <w:p w14:paraId="4914A39D" w14:textId="67FA60A1" w:rsidR="00024D5B" w:rsidRPr="00A23412" w:rsidRDefault="00835A7C">
            <w:pPr>
              <w:pStyle w:val="GOSTTablenorm"/>
              <w:rPr>
                <w:b/>
                <w:lang w:val="en-US"/>
              </w:rPr>
            </w:pPr>
            <w:r w:rsidRPr="00A23412">
              <w:rPr>
                <w:b/>
                <w:lang w:val="en-US"/>
              </w:rPr>
              <w:t>FS_EC_EXECCONTR_D25_LIST</w:t>
            </w:r>
          </w:p>
        </w:tc>
        <w:tc>
          <w:tcPr>
            <w:tcW w:w="500" w:type="pct"/>
          </w:tcPr>
          <w:p w14:paraId="37D5A390" w14:textId="77777777" w:rsidR="00024D5B" w:rsidRPr="00A23412" w:rsidRDefault="00024D5B" w:rsidP="00073EA7">
            <w:pPr>
              <w:ind w:left="57" w:right="57" w:firstLine="0"/>
              <w:rPr>
                <w:b/>
                <w:sz w:val="22"/>
              </w:rPr>
            </w:pPr>
            <w:r w:rsidRPr="00A23412">
              <w:rPr>
                <w:b/>
                <w:sz w:val="22"/>
              </w:rPr>
              <w:t>Массив</w:t>
            </w:r>
          </w:p>
        </w:tc>
        <w:tc>
          <w:tcPr>
            <w:tcW w:w="291" w:type="pct"/>
          </w:tcPr>
          <w:p w14:paraId="19F0A9E0" w14:textId="77777777" w:rsidR="00024D5B" w:rsidRPr="00A23412" w:rsidRDefault="00024D5B" w:rsidP="00073EA7">
            <w:pPr>
              <w:ind w:left="57" w:right="57" w:firstLine="0"/>
              <w:rPr>
                <w:b/>
                <w:sz w:val="22"/>
              </w:rPr>
            </w:pPr>
            <w:r w:rsidRPr="00A23412">
              <w:rPr>
                <w:b/>
                <w:sz w:val="22"/>
              </w:rPr>
              <w:t>Да</w:t>
            </w:r>
          </w:p>
        </w:tc>
        <w:tc>
          <w:tcPr>
            <w:tcW w:w="316" w:type="pct"/>
          </w:tcPr>
          <w:p w14:paraId="40B1B2B1" w14:textId="77777777" w:rsidR="00024D5B" w:rsidRPr="00A23412" w:rsidRDefault="00024D5B" w:rsidP="00073EA7">
            <w:pPr>
              <w:ind w:left="57" w:right="57" w:firstLine="0"/>
              <w:rPr>
                <w:b/>
                <w:sz w:val="22"/>
              </w:rPr>
            </w:pPr>
            <w:r w:rsidRPr="00A23412">
              <w:rPr>
                <w:b/>
                <w:sz w:val="22"/>
              </w:rPr>
              <w:t>-</w:t>
            </w:r>
          </w:p>
        </w:tc>
        <w:tc>
          <w:tcPr>
            <w:tcW w:w="2043" w:type="pct"/>
          </w:tcPr>
          <w:p w14:paraId="7C21129A" w14:textId="77777777" w:rsidR="00024D5B" w:rsidRPr="00A23412" w:rsidRDefault="00024D5B" w:rsidP="00073EA7">
            <w:pPr>
              <w:ind w:left="57" w:right="57" w:firstLine="0"/>
              <w:rPr>
                <w:b/>
                <w:sz w:val="22"/>
              </w:rPr>
            </w:pPr>
            <w:r w:rsidRPr="00A23412">
              <w:rPr>
                <w:b/>
                <w:sz w:val="22"/>
              </w:rPr>
              <w:t>-</w:t>
            </w:r>
          </w:p>
        </w:tc>
      </w:tr>
      <w:tr w:rsidR="00024D5B" w:rsidRPr="00116EAF" w14:paraId="7DFAB485" w14:textId="77777777" w:rsidTr="00073EA7">
        <w:tc>
          <w:tcPr>
            <w:tcW w:w="1100" w:type="pct"/>
          </w:tcPr>
          <w:p w14:paraId="2232D4DD" w14:textId="77777777" w:rsidR="00024D5B" w:rsidRPr="00A23412" w:rsidRDefault="00024D5B" w:rsidP="00073EA7">
            <w:pPr>
              <w:ind w:left="57" w:right="57" w:firstLine="0"/>
              <w:rPr>
                <w:sz w:val="22"/>
              </w:rPr>
            </w:pPr>
            <w:r w:rsidRPr="00A23412">
              <w:rPr>
                <w:sz w:val="22"/>
              </w:rPr>
              <w:t>Идентификатор строки</w:t>
            </w:r>
          </w:p>
        </w:tc>
        <w:tc>
          <w:tcPr>
            <w:tcW w:w="750" w:type="pct"/>
          </w:tcPr>
          <w:p w14:paraId="131CD517" w14:textId="5D75DE63" w:rsidR="00024D5B" w:rsidRPr="00A23412" w:rsidRDefault="00C4474E" w:rsidP="00073EA7">
            <w:pPr>
              <w:ind w:left="57" w:right="57" w:firstLine="0"/>
              <w:rPr>
                <w:sz w:val="22"/>
                <w:lang w:val="en-US"/>
              </w:rPr>
            </w:pPr>
            <w:r w:rsidRPr="0057523C">
              <w:rPr>
                <w:b/>
                <w:lang w:val="en-US"/>
              </w:rPr>
              <w:t>FS_EC_EXECCONTR_D25_LIST</w:t>
            </w:r>
            <w:r w:rsidR="00024D5B" w:rsidRPr="00A23412">
              <w:rPr>
                <w:sz w:val="22"/>
                <w:lang w:val="en-US"/>
              </w:rPr>
              <w:t>:id</w:t>
            </w:r>
          </w:p>
        </w:tc>
        <w:tc>
          <w:tcPr>
            <w:tcW w:w="500" w:type="pct"/>
          </w:tcPr>
          <w:p w14:paraId="54278CAD" w14:textId="77777777" w:rsidR="00024D5B" w:rsidRPr="00A23412" w:rsidRDefault="00024D5B" w:rsidP="00073EA7">
            <w:pPr>
              <w:ind w:left="57" w:right="57" w:firstLine="0"/>
              <w:rPr>
                <w:sz w:val="22"/>
              </w:rPr>
            </w:pPr>
            <w:r w:rsidRPr="00A23412">
              <w:rPr>
                <w:sz w:val="22"/>
              </w:rPr>
              <w:t>Число</w:t>
            </w:r>
          </w:p>
        </w:tc>
        <w:tc>
          <w:tcPr>
            <w:tcW w:w="291" w:type="pct"/>
          </w:tcPr>
          <w:p w14:paraId="0C4CA0F8" w14:textId="77777777" w:rsidR="00024D5B" w:rsidRPr="00A23412" w:rsidRDefault="00024D5B" w:rsidP="00073EA7">
            <w:pPr>
              <w:ind w:left="57" w:right="57" w:firstLine="0"/>
              <w:rPr>
                <w:sz w:val="22"/>
              </w:rPr>
            </w:pPr>
            <w:r w:rsidRPr="00A23412">
              <w:rPr>
                <w:sz w:val="22"/>
              </w:rPr>
              <w:t>Да</w:t>
            </w:r>
          </w:p>
        </w:tc>
        <w:tc>
          <w:tcPr>
            <w:tcW w:w="316" w:type="pct"/>
          </w:tcPr>
          <w:p w14:paraId="72C7EE95" w14:textId="77777777" w:rsidR="00024D5B" w:rsidRPr="00A23412" w:rsidRDefault="00024D5B" w:rsidP="00073EA7">
            <w:pPr>
              <w:ind w:left="57" w:right="57" w:firstLine="0"/>
              <w:rPr>
                <w:sz w:val="22"/>
              </w:rPr>
            </w:pPr>
            <w:r w:rsidRPr="00A23412">
              <w:rPr>
                <w:sz w:val="22"/>
              </w:rPr>
              <w:t>&lt;=20</w:t>
            </w:r>
          </w:p>
        </w:tc>
        <w:tc>
          <w:tcPr>
            <w:tcW w:w="2043" w:type="pct"/>
          </w:tcPr>
          <w:p w14:paraId="7B18B593" w14:textId="77777777" w:rsidR="00024D5B" w:rsidRPr="00A23412" w:rsidRDefault="00024D5B" w:rsidP="00073EA7">
            <w:pPr>
              <w:ind w:left="57" w:right="57" w:firstLine="0"/>
              <w:rPr>
                <w:sz w:val="22"/>
              </w:rPr>
            </w:pPr>
            <w:r w:rsidRPr="00A23412">
              <w:rPr>
                <w:sz w:val="22"/>
              </w:rPr>
              <w:t>Указывается технический идентификатор строки</w:t>
            </w:r>
          </w:p>
        </w:tc>
      </w:tr>
      <w:tr w:rsidR="00024D5B" w:rsidRPr="00116EAF" w14:paraId="62FC72CA" w14:textId="77777777" w:rsidTr="00073EA7">
        <w:tc>
          <w:tcPr>
            <w:tcW w:w="1100" w:type="pct"/>
          </w:tcPr>
          <w:p w14:paraId="15EC56B8" w14:textId="77777777" w:rsidR="00024D5B" w:rsidRPr="00A23412" w:rsidRDefault="00024D5B" w:rsidP="00073EA7">
            <w:pPr>
              <w:ind w:left="57" w:right="57" w:firstLine="0"/>
              <w:rPr>
                <w:sz w:val="22"/>
              </w:rPr>
            </w:pPr>
            <w:r w:rsidRPr="00A23412">
              <w:rPr>
                <w:sz w:val="22"/>
              </w:rPr>
              <w:t>Номер строки</w:t>
            </w:r>
          </w:p>
        </w:tc>
        <w:tc>
          <w:tcPr>
            <w:tcW w:w="750" w:type="pct"/>
          </w:tcPr>
          <w:p w14:paraId="26C782D3" w14:textId="5E6DA867" w:rsidR="00024D5B" w:rsidRPr="00A23412" w:rsidRDefault="005319CA" w:rsidP="00073EA7">
            <w:pPr>
              <w:pStyle w:val="GOSTTablenorm"/>
              <w:rPr>
                <w:lang w:val="en-US"/>
              </w:rPr>
            </w:pPr>
            <w:r w:rsidRPr="0057523C">
              <w:rPr>
                <w:b/>
                <w:lang w:val="en-US"/>
              </w:rPr>
              <w:t>FS_EC_EXECCONTR_D25_LIST</w:t>
            </w:r>
            <w:r w:rsidR="00024D5B" w:rsidRPr="00A23412">
              <w:rPr>
                <w:lang w:val="en-US"/>
              </w:rPr>
              <w:t>:NumPP</w:t>
            </w:r>
          </w:p>
        </w:tc>
        <w:tc>
          <w:tcPr>
            <w:tcW w:w="500" w:type="pct"/>
          </w:tcPr>
          <w:p w14:paraId="4EF2920C" w14:textId="77777777" w:rsidR="00024D5B" w:rsidRPr="00A23412" w:rsidRDefault="00024D5B" w:rsidP="00073EA7">
            <w:pPr>
              <w:ind w:left="57" w:right="57" w:firstLine="0"/>
              <w:rPr>
                <w:sz w:val="22"/>
              </w:rPr>
            </w:pPr>
            <w:r w:rsidRPr="00A23412">
              <w:rPr>
                <w:sz w:val="22"/>
              </w:rPr>
              <w:t>Число</w:t>
            </w:r>
          </w:p>
        </w:tc>
        <w:tc>
          <w:tcPr>
            <w:tcW w:w="291" w:type="pct"/>
          </w:tcPr>
          <w:p w14:paraId="4AD9B571" w14:textId="77777777" w:rsidR="00024D5B" w:rsidRPr="00A23412" w:rsidRDefault="00024D5B" w:rsidP="00073EA7">
            <w:pPr>
              <w:ind w:left="57" w:right="57" w:firstLine="0"/>
              <w:rPr>
                <w:sz w:val="22"/>
              </w:rPr>
            </w:pPr>
            <w:r w:rsidRPr="00A23412">
              <w:rPr>
                <w:sz w:val="22"/>
              </w:rPr>
              <w:t>Да</w:t>
            </w:r>
          </w:p>
        </w:tc>
        <w:tc>
          <w:tcPr>
            <w:tcW w:w="316" w:type="pct"/>
          </w:tcPr>
          <w:p w14:paraId="1D129D26" w14:textId="77777777" w:rsidR="00024D5B" w:rsidRPr="00A23412" w:rsidRDefault="00024D5B" w:rsidP="00073EA7">
            <w:pPr>
              <w:ind w:left="57" w:right="57" w:firstLine="0"/>
              <w:rPr>
                <w:sz w:val="22"/>
              </w:rPr>
            </w:pPr>
            <w:r w:rsidRPr="00A23412">
              <w:rPr>
                <w:sz w:val="22"/>
              </w:rPr>
              <w:t>&lt;=4</w:t>
            </w:r>
          </w:p>
        </w:tc>
        <w:tc>
          <w:tcPr>
            <w:tcW w:w="2043" w:type="pct"/>
          </w:tcPr>
          <w:p w14:paraId="6E238043" w14:textId="77777777" w:rsidR="00024D5B" w:rsidRPr="00A23412" w:rsidRDefault="00024D5B" w:rsidP="00A23412">
            <w:pPr>
              <w:pStyle w:val="GOSTTablenorm"/>
            </w:pPr>
            <w:r w:rsidRPr="00A23412">
              <w:t>Указывается порядковый номер строки расшифровки заявки</w:t>
            </w:r>
          </w:p>
        </w:tc>
      </w:tr>
      <w:tr w:rsidR="00024D5B" w:rsidRPr="00116EAF" w14:paraId="73ABAF5C" w14:textId="77777777" w:rsidTr="00073EA7">
        <w:tc>
          <w:tcPr>
            <w:tcW w:w="1100" w:type="pct"/>
          </w:tcPr>
          <w:p w14:paraId="09CC9151" w14:textId="77777777" w:rsidR="00024D5B" w:rsidRPr="00A23412" w:rsidRDefault="00024D5B" w:rsidP="00073EA7">
            <w:pPr>
              <w:ind w:left="57" w:right="57" w:firstLine="0"/>
              <w:rPr>
                <w:sz w:val="22"/>
              </w:rPr>
            </w:pPr>
            <w:r w:rsidRPr="00A23412">
              <w:rPr>
                <w:szCs w:val="22"/>
              </w:rPr>
              <w:t>КБК плательщика</w:t>
            </w:r>
          </w:p>
        </w:tc>
        <w:tc>
          <w:tcPr>
            <w:tcW w:w="750" w:type="pct"/>
          </w:tcPr>
          <w:p w14:paraId="07EF936A" w14:textId="60DCD910" w:rsidR="00024D5B" w:rsidRPr="00A23412" w:rsidRDefault="005319CA" w:rsidP="00073EA7">
            <w:pPr>
              <w:pStyle w:val="GOSTTablenorm"/>
              <w:rPr>
                <w:lang w:val="en-US"/>
              </w:rPr>
            </w:pPr>
            <w:r w:rsidRPr="0057523C">
              <w:rPr>
                <w:b/>
                <w:lang w:val="en-US"/>
              </w:rPr>
              <w:t>FS_EC_EXECCONTR_D25_LIST</w:t>
            </w:r>
            <w:r w:rsidR="00024D5B" w:rsidRPr="00A23412">
              <w:rPr>
                <w:lang w:val="en-US"/>
              </w:rPr>
              <w:t>:KBK</w:t>
            </w:r>
          </w:p>
        </w:tc>
        <w:tc>
          <w:tcPr>
            <w:tcW w:w="500" w:type="pct"/>
          </w:tcPr>
          <w:p w14:paraId="0CF70BD3" w14:textId="77777777" w:rsidR="00024D5B" w:rsidRPr="00A23412" w:rsidRDefault="00024D5B" w:rsidP="00073EA7">
            <w:pPr>
              <w:ind w:left="57" w:right="57" w:firstLine="0"/>
              <w:rPr>
                <w:sz w:val="22"/>
              </w:rPr>
            </w:pPr>
            <w:r w:rsidRPr="00A23412">
              <w:rPr>
                <w:szCs w:val="22"/>
              </w:rPr>
              <w:t>Строка</w:t>
            </w:r>
          </w:p>
        </w:tc>
        <w:tc>
          <w:tcPr>
            <w:tcW w:w="291" w:type="pct"/>
          </w:tcPr>
          <w:p w14:paraId="7C8D479C" w14:textId="77777777" w:rsidR="00024D5B" w:rsidRPr="00A23412" w:rsidRDefault="00024D5B" w:rsidP="00073EA7">
            <w:pPr>
              <w:ind w:left="57" w:right="57" w:firstLine="0"/>
              <w:rPr>
                <w:sz w:val="22"/>
              </w:rPr>
            </w:pPr>
            <w:r w:rsidRPr="00A23412">
              <w:rPr>
                <w:szCs w:val="22"/>
              </w:rPr>
              <w:t>Да</w:t>
            </w:r>
          </w:p>
        </w:tc>
        <w:tc>
          <w:tcPr>
            <w:tcW w:w="316" w:type="pct"/>
          </w:tcPr>
          <w:p w14:paraId="53012115" w14:textId="77777777" w:rsidR="00024D5B" w:rsidRPr="00A23412" w:rsidRDefault="00024D5B" w:rsidP="00073EA7">
            <w:pPr>
              <w:ind w:left="57" w:right="57" w:firstLine="0"/>
              <w:rPr>
                <w:sz w:val="22"/>
              </w:rPr>
            </w:pPr>
            <w:r w:rsidRPr="00A23412">
              <w:rPr>
                <w:szCs w:val="22"/>
                <w:lang w:val="en-US"/>
              </w:rPr>
              <w:t>=20</w:t>
            </w:r>
          </w:p>
        </w:tc>
        <w:tc>
          <w:tcPr>
            <w:tcW w:w="2043" w:type="pct"/>
          </w:tcPr>
          <w:p w14:paraId="6D5F14BE" w14:textId="77777777" w:rsidR="00024D5B" w:rsidRPr="00A23412" w:rsidRDefault="00024D5B" w:rsidP="00A23412">
            <w:pPr>
              <w:pStyle w:val="GOSTTablenorm"/>
            </w:pPr>
            <w:r w:rsidRPr="00A23412">
              <w:rPr>
                <w:bCs/>
                <w:szCs w:val="22"/>
              </w:rPr>
              <w:t>Указывается код по бюджетной классификации для отражения операции на ЛС плательщика</w:t>
            </w:r>
          </w:p>
        </w:tc>
      </w:tr>
      <w:tr w:rsidR="00216568" w:rsidRPr="00116EAF" w14:paraId="11B932AF" w14:textId="77777777" w:rsidTr="00073EA7">
        <w:tc>
          <w:tcPr>
            <w:tcW w:w="1100" w:type="pct"/>
          </w:tcPr>
          <w:p w14:paraId="7611C60A" w14:textId="0CB50FDA" w:rsidR="00216568" w:rsidRPr="00A30F45" w:rsidRDefault="00216568" w:rsidP="00216568">
            <w:pPr>
              <w:ind w:left="57" w:right="57" w:firstLine="0"/>
              <w:rPr>
                <w:sz w:val="22"/>
                <w:szCs w:val="22"/>
              </w:rPr>
            </w:pPr>
            <w:r w:rsidRPr="00A30F45">
              <w:rPr>
                <w:sz w:val="22"/>
                <w:szCs w:val="22"/>
              </w:rPr>
              <w:t>Код направления расходования</w:t>
            </w:r>
          </w:p>
        </w:tc>
        <w:tc>
          <w:tcPr>
            <w:tcW w:w="750" w:type="pct"/>
          </w:tcPr>
          <w:p w14:paraId="22E757F5" w14:textId="192DD9FE" w:rsidR="00216568" w:rsidRPr="00216568" w:rsidRDefault="00216568" w:rsidP="00216568">
            <w:pPr>
              <w:pStyle w:val="GOSTTablenorm"/>
              <w:rPr>
                <w:lang w:val="en-US"/>
              </w:rPr>
            </w:pPr>
            <w:r w:rsidRPr="0057523C">
              <w:rPr>
                <w:b/>
                <w:lang w:val="en-US"/>
              </w:rPr>
              <w:t>FS_EC_EXECCONTR_D25_LIST</w:t>
            </w:r>
            <w:r w:rsidRPr="00EC217E">
              <w:rPr>
                <w:lang w:val="en-US"/>
              </w:rPr>
              <w:t>:</w:t>
            </w:r>
            <w:r w:rsidRPr="00EC217E">
              <w:rPr>
                <w:rStyle w:val="GOSTTablenorm0"/>
                <w:lang w:val="en-US"/>
              </w:rPr>
              <w:t>AreasSpendCode</w:t>
            </w:r>
          </w:p>
        </w:tc>
        <w:tc>
          <w:tcPr>
            <w:tcW w:w="500" w:type="pct"/>
          </w:tcPr>
          <w:p w14:paraId="20262241" w14:textId="0F1096CE" w:rsidR="00216568" w:rsidRPr="00216568" w:rsidRDefault="00216568" w:rsidP="00216568">
            <w:pPr>
              <w:ind w:left="57" w:right="57" w:firstLine="0"/>
              <w:rPr>
                <w:szCs w:val="22"/>
              </w:rPr>
            </w:pPr>
            <w:r w:rsidRPr="00EC217E">
              <w:rPr>
                <w:sz w:val="22"/>
              </w:rPr>
              <w:t>Строка</w:t>
            </w:r>
          </w:p>
        </w:tc>
        <w:tc>
          <w:tcPr>
            <w:tcW w:w="291" w:type="pct"/>
          </w:tcPr>
          <w:p w14:paraId="71FCDFB1" w14:textId="0A7612CA" w:rsidR="00216568" w:rsidRPr="00216568" w:rsidRDefault="00216568" w:rsidP="00216568">
            <w:pPr>
              <w:ind w:left="57" w:right="57" w:firstLine="0"/>
              <w:rPr>
                <w:szCs w:val="22"/>
              </w:rPr>
            </w:pPr>
            <w:r w:rsidRPr="00EC217E">
              <w:rPr>
                <w:sz w:val="22"/>
              </w:rPr>
              <w:t>Нет</w:t>
            </w:r>
          </w:p>
        </w:tc>
        <w:tc>
          <w:tcPr>
            <w:tcW w:w="316" w:type="pct"/>
          </w:tcPr>
          <w:p w14:paraId="0D1E7F77" w14:textId="6EBB7A77" w:rsidR="00216568" w:rsidRPr="00216568" w:rsidRDefault="00216568" w:rsidP="00216568">
            <w:pPr>
              <w:ind w:left="57" w:right="57" w:firstLine="0"/>
              <w:rPr>
                <w:szCs w:val="22"/>
                <w:lang w:val="en-US"/>
              </w:rPr>
            </w:pPr>
            <w:r w:rsidRPr="00EC217E">
              <w:rPr>
                <w:sz w:val="22"/>
              </w:rPr>
              <w:t>&lt;=7</w:t>
            </w:r>
          </w:p>
        </w:tc>
        <w:tc>
          <w:tcPr>
            <w:tcW w:w="2043" w:type="pct"/>
          </w:tcPr>
          <w:p w14:paraId="29561214" w14:textId="77777777" w:rsidR="00216568" w:rsidRPr="00EC217E" w:rsidRDefault="00216568" w:rsidP="00216568">
            <w:pPr>
              <w:pStyle w:val="GOSTTablenorm"/>
            </w:pPr>
            <w:r w:rsidRPr="00EC217E">
              <w:t>Указывается код направления расходования для отражения операции на ЛС плательщика (при наличии).</w:t>
            </w:r>
          </w:p>
          <w:p w14:paraId="660CBCF0" w14:textId="66006400" w:rsidR="00216568" w:rsidRPr="00216568" w:rsidRDefault="00216568" w:rsidP="00216568">
            <w:pPr>
              <w:pStyle w:val="GOSTTablenorm"/>
              <w:rPr>
                <w:bCs/>
                <w:szCs w:val="22"/>
              </w:rPr>
            </w:pPr>
            <w:r w:rsidRPr="00EC217E">
              <w:rPr>
                <w:szCs w:val="22"/>
              </w:rPr>
              <w:t>Обязательно для заполнения,</w:t>
            </w:r>
            <w:r w:rsidRPr="00EC217E">
              <w:t xml:space="preserve"> если в параметре «Номер лицевого счета плательщика» (BINF_AccNum) указан л/с с кодом 71</w:t>
            </w:r>
          </w:p>
        </w:tc>
      </w:tr>
      <w:tr w:rsidR="00024D5B" w:rsidRPr="00116EAF" w14:paraId="30E5B5EF" w14:textId="77777777" w:rsidTr="00073EA7">
        <w:tc>
          <w:tcPr>
            <w:tcW w:w="1100" w:type="pct"/>
          </w:tcPr>
          <w:p w14:paraId="1C7363D2" w14:textId="77777777" w:rsidR="00024D5B" w:rsidRPr="00A30F45" w:rsidRDefault="00024D5B" w:rsidP="00073EA7">
            <w:pPr>
              <w:pStyle w:val="GOSTTablenorm"/>
              <w:rPr>
                <w:szCs w:val="22"/>
              </w:rPr>
            </w:pPr>
            <w:r w:rsidRPr="00A30F45">
              <w:rPr>
                <w:szCs w:val="22"/>
              </w:rPr>
              <w:t>Код направления расходования (укрупненный)</w:t>
            </w:r>
          </w:p>
        </w:tc>
        <w:tc>
          <w:tcPr>
            <w:tcW w:w="750" w:type="pct"/>
          </w:tcPr>
          <w:p w14:paraId="11C92B76" w14:textId="171C9F6A" w:rsidR="00024D5B" w:rsidRPr="00A23412" w:rsidRDefault="0007133A">
            <w:pPr>
              <w:pStyle w:val="GOSTTablenorm"/>
              <w:rPr>
                <w:lang w:val="en-US"/>
              </w:rPr>
            </w:pPr>
            <w:r w:rsidRPr="0057523C">
              <w:rPr>
                <w:b/>
                <w:lang w:val="en-US"/>
              </w:rPr>
              <w:t>FS_EC_EXECCONTR_D25_LIST</w:t>
            </w:r>
            <w:r w:rsidRPr="00A23412">
              <w:rPr>
                <w:lang w:val="en-US"/>
              </w:rPr>
              <w:t>:AreasSpendCodeExp</w:t>
            </w:r>
          </w:p>
        </w:tc>
        <w:tc>
          <w:tcPr>
            <w:tcW w:w="500" w:type="pct"/>
          </w:tcPr>
          <w:p w14:paraId="6D94FBDF" w14:textId="77777777" w:rsidR="00024D5B" w:rsidRPr="00A23412" w:rsidRDefault="00024D5B" w:rsidP="00073EA7">
            <w:pPr>
              <w:ind w:left="57" w:right="57" w:firstLine="0"/>
              <w:rPr>
                <w:szCs w:val="22"/>
              </w:rPr>
            </w:pPr>
            <w:r w:rsidRPr="00A23412">
              <w:rPr>
                <w:szCs w:val="22"/>
              </w:rPr>
              <w:t>Строка</w:t>
            </w:r>
          </w:p>
        </w:tc>
        <w:tc>
          <w:tcPr>
            <w:tcW w:w="291" w:type="pct"/>
          </w:tcPr>
          <w:p w14:paraId="078F8816" w14:textId="77777777" w:rsidR="00024D5B" w:rsidRPr="00A23412" w:rsidRDefault="00024D5B" w:rsidP="00073EA7">
            <w:pPr>
              <w:ind w:left="57" w:right="57" w:firstLine="0"/>
              <w:rPr>
                <w:szCs w:val="22"/>
              </w:rPr>
            </w:pPr>
            <w:r w:rsidRPr="00A23412">
              <w:rPr>
                <w:szCs w:val="22"/>
              </w:rPr>
              <w:t>Нет</w:t>
            </w:r>
          </w:p>
        </w:tc>
        <w:tc>
          <w:tcPr>
            <w:tcW w:w="316" w:type="pct"/>
          </w:tcPr>
          <w:p w14:paraId="28646107" w14:textId="77777777" w:rsidR="00024D5B" w:rsidRPr="00A23412" w:rsidRDefault="00024D5B" w:rsidP="00073EA7">
            <w:pPr>
              <w:ind w:left="57" w:right="57" w:firstLine="0"/>
              <w:rPr>
                <w:szCs w:val="22"/>
                <w:lang w:val="en-US"/>
              </w:rPr>
            </w:pPr>
            <w:r w:rsidRPr="00A23412">
              <w:rPr>
                <w:sz w:val="22"/>
              </w:rPr>
              <w:t>&lt;=4</w:t>
            </w:r>
          </w:p>
        </w:tc>
        <w:tc>
          <w:tcPr>
            <w:tcW w:w="2043" w:type="pct"/>
          </w:tcPr>
          <w:p w14:paraId="2DEB0364" w14:textId="77777777" w:rsidR="00024D5B" w:rsidRPr="00A23412" w:rsidRDefault="00024D5B" w:rsidP="00A23412">
            <w:pPr>
              <w:pStyle w:val="GOSTTablenorm"/>
              <w:rPr>
                <w:bCs/>
                <w:szCs w:val="22"/>
              </w:rPr>
            </w:pPr>
            <w:r w:rsidRPr="00A23412">
              <w:rPr>
                <w:bCs/>
                <w:szCs w:val="22"/>
              </w:rPr>
              <w:t xml:space="preserve">Указывается укрупненный код </w:t>
            </w:r>
            <w:r w:rsidRPr="00A23412">
              <w:t>направления расходования</w:t>
            </w:r>
            <w:r w:rsidRPr="00A23412">
              <w:rPr>
                <w:bCs/>
                <w:szCs w:val="22"/>
              </w:rPr>
              <w:t xml:space="preserve"> плательщика.</w:t>
            </w:r>
          </w:p>
          <w:p w14:paraId="5D3E0F81" w14:textId="4CD50FDA" w:rsidR="00024D5B" w:rsidRPr="00A23412" w:rsidRDefault="00024D5B" w:rsidP="0057523C">
            <w:pPr>
              <w:pStyle w:val="GOSTTablenorm"/>
              <w:rPr>
                <w:bCs/>
                <w:szCs w:val="22"/>
              </w:rPr>
            </w:pPr>
            <w:r w:rsidRPr="00A23412">
              <w:rPr>
                <w:bCs/>
                <w:szCs w:val="22"/>
              </w:rPr>
              <w:t>Обязательно для зап</w:t>
            </w:r>
            <w:r w:rsidR="0057523C">
              <w:rPr>
                <w:bCs/>
                <w:szCs w:val="22"/>
              </w:rPr>
              <w:t xml:space="preserve">олнения, если заполнен параметр </w:t>
            </w:r>
            <w:r w:rsidRPr="00A23412">
              <w:rPr>
                <w:bCs/>
                <w:szCs w:val="22"/>
              </w:rPr>
              <w:t>«</w:t>
            </w:r>
            <w:r w:rsidR="00EC54BC" w:rsidRPr="00A23412">
              <w:t xml:space="preserve">Код </w:t>
            </w:r>
            <w:r w:rsidRPr="00A23412">
              <w:t>направления расходования»</w:t>
            </w:r>
            <w:r w:rsidR="00EC54BC" w:rsidRPr="00A23412">
              <w:t xml:space="preserve"> </w:t>
            </w:r>
            <w:r w:rsidRPr="00A23412">
              <w:t xml:space="preserve"> (</w:t>
            </w:r>
            <w:r w:rsidR="00EC54BC" w:rsidRPr="0057523C">
              <w:rPr>
                <w:b/>
                <w:lang w:val="en-US"/>
              </w:rPr>
              <w:t>FS</w:t>
            </w:r>
            <w:r w:rsidR="00EC54BC" w:rsidRPr="0057523C">
              <w:rPr>
                <w:b/>
              </w:rPr>
              <w:t>_</w:t>
            </w:r>
            <w:r w:rsidR="00EC54BC" w:rsidRPr="0057523C">
              <w:rPr>
                <w:b/>
                <w:lang w:val="en-US"/>
              </w:rPr>
              <w:t>EC</w:t>
            </w:r>
            <w:r w:rsidR="00EC54BC" w:rsidRPr="0057523C">
              <w:rPr>
                <w:b/>
              </w:rPr>
              <w:t>_</w:t>
            </w:r>
            <w:r w:rsidR="00EC54BC" w:rsidRPr="0057523C">
              <w:rPr>
                <w:b/>
                <w:lang w:val="en-US"/>
              </w:rPr>
              <w:t>EXECCONTR</w:t>
            </w:r>
            <w:r w:rsidR="00EC54BC" w:rsidRPr="0057523C">
              <w:rPr>
                <w:b/>
              </w:rPr>
              <w:t>_</w:t>
            </w:r>
            <w:r w:rsidR="00EC54BC" w:rsidRPr="0057523C">
              <w:rPr>
                <w:b/>
                <w:lang w:val="en-US"/>
              </w:rPr>
              <w:t>D</w:t>
            </w:r>
            <w:r w:rsidR="00EC54BC" w:rsidRPr="0057523C">
              <w:rPr>
                <w:b/>
              </w:rPr>
              <w:t>25_</w:t>
            </w:r>
            <w:r w:rsidR="00EC54BC" w:rsidRPr="0057523C">
              <w:rPr>
                <w:b/>
                <w:lang w:val="en-US"/>
              </w:rPr>
              <w:t>LIST</w:t>
            </w:r>
            <w:r w:rsidRPr="00A23412">
              <w:t>:</w:t>
            </w:r>
            <w:r w:rsidRPr="00A23412">
              <w:rPr>
                <w:rStyle w:val="GOSTTablenorm0"/>
                <w:lang w:val="en-US"/>
              </w:rPr>
              <w:t>AreasSpendCode</w:t>
            </w:r>
            <w:r w:rsidRPr="00A23412">
              <w:rPr>
                <w:rStyle w:val="GOSTTablenorm0"/>
              </w:rPr>
              <w:t>) и в параметре «</w:t>
            </w:r>
            <w:r w:rsidRPr="00A23412">
              <w:t>Номер лицевого счета плательщика» (BINF</w:t>
            </w:r>
            <w:r w:rsidR="00FD0215" w:rsidRPr="00A23412">
              <w:t>_</w:t>
            </w:r>
            <w:r w:rsidR="002275E7">
              <w:t>AccNum) указан л/с с кодом 71</w:t>
            </w:r>
          </w:p>
        </w:tc>
      </w:tr>
      <w:tr w:rsidR="008152D0" w:rsidRPr="00116EAF" w14:paraId="78E36921" w14:textId="77777777" w:rsidTr="00073EA7">
        <w:tc>
          <w:tcPr>
            <w:tcW w:w="1100" w:type="pct"/>
          </w:tcPr>
          <w:p w14:paraId="6317D015" w14:textId="35FACD46" w:rsidR="008152D0" w:rsidRPr="008152D0" w:rsidRDefault="008152D0" w:rsidP="0057523C">
            <w:pPr>
              <w:pStyle w:val="GOSTTablenorm"/>
            </w:pPr>
            <w:r w:rsidRPr="00EC217E">
              <w:t>Вид кода расходов/поступлений плательщика</w:t>
            </w:r>
          </w:p>
        </w:tc>
        <w:tc>
          <w:tcPr>
            <w:tcW w:w="750" w:type="pct"/>
          </w:tcPr>
          <w:p w14:paraId="2396A845" w14:textId="7CD8083E" w:rsidR="008152D0" w:rsidRPr="008152D0" w:rsidRDefault="008152D0" w:rsidP="008152D0">
            <w:pPr>
              <w:ind w:left="57" w:right="57" w:firstLine="0"/>
              <w:rPr>
                <w:lang w:val="en-US"/>
              </w:rPr>
            </w:pPr>
            <w:r w:rsidRPr="0057523C">
              <w:rPr>
                <w:b/>
                <w:lang w:val="en-US"/>
              </w:rPr>
              <w:t>FS_EC_EXECCONTR_D25_LIST</w:t>
            </w:r>
            <w:r w:rsidRPr="00EC217E">
              <w:rPr>
                <w:sz w:val="22"/>
                <w:lang w:val="en-US"/>
              </w:rPr>
              <w:t>:TypeTargetCode</w:t>
            </w:r>
          </w:p>
        </w:tc>
        <w:tc>
          <w:tcPr>
            <w:tcW w:w="500" w:type="pct"/>
          </w:tcPr>
          <w:p w14:paraId="65C23575" w14:textId="06C11D00" w:rsidR="008152D0" w:rsidRPr="008152D0" w:rsidRDefault="008152D0" w:rsidP="008152D0">
            <w:pPr>
              <w:ind w:left="57" w:right="57" w:firstLine="0"/>
              <w:rPr>
                <w:sz w:val="22"/>
              </w:rPr>
            </w:pPr>
            <w:r w:rsidRPr="00EC217E">
              <w:rPr>
                <w:sz w:val="22"/>
              </w:rPr>
              <w:t>Строка</w:t>
            </w:r>
          </w:p>
        </w:tc>
        <w:tc>
          <w:tcPr>
            <w:tcW w:w="291" w:type="pct"/>
          </w:tcPr>
          <w:p w14:paraId="6689B3E6" w14:textId="6B28E0CB" w:rsidR="008152D0" w:rsidRPr="008152D0" w:rsidRDefault="008152D0" w:rsidP="008152D0">
            <w:pPr>
              <w:ind w:left="57" w:right="57" w:firstLine="0"/>
              <w:rPr>
                <w:sz w:val="22"/>
              </w:rPr>
            </w:pPr>
            <w:r w:rsidRPr="00EC217E">
              <w:rPr>
                <w:sz w:val="22"/>
              </w:rPr>
              <w:t>Да</w:t>
            </w:r>
          </w:p>
        </w:tc>
        <w:tc>
          <w:tcPr>
            <w:tcW w:w="316" w:type="pct"/>
          </w:tcPr>
          <w:p w14:paraId="4BC77C0F" w14:textId="54FD9E7E" w:rsidR="008152D0" w:rsidRPr="008152D0" w:rsidRDefault="008152D0" w:rsidP="008152D0">
            <w:pPr>
              <w:ind w:left="57" w:right="57" w:firstLine="0"/>
              <w:rPr>
                <w:sz w:val="22"/>
              </w:rPr>
            </w:pPr>
            <w:r w:rsidRPr="00EC217E">
              <w:rPr>
                <w:sz w:val="22"/>
              </w:rPr>
              <w:t>=1</w:t>
            </w:r>
          </w:p>
        </w:tc>
        <w:tc>
          <w:tcPr>
            <w:tcW w:w="2043" w:type="pct"/>
          </w:tcPr>
          <w:p w14:paraId="3CE8F850" w14:textId="3DCDBDFB" w:rsidR="0096413F" w:rsidRPr="00EC217E" w:rsidRDefault="008152D0" w:rsidP="008152D0">
            <w:pPr>
              <w:pStyle w:val="GOSTTablenorm"/>
              <w:rPr>
                <w:szCs w:val="22"/>
              </w:rPr>
            </w:pPr>
            <w:r w:rsidRPr="00EC217E">
              <w:rPr>
                <w:szCs w:val="22"/>
              </w:rPr>
              <w:t>Указывается вид кода расходов/поступлений плательщика.</w:t>
            </w:r>
          </w:p>
          <w:p w14:paraId="04CFE5BF" w14:textId="7798527B" w:rsidR="008152D0" w:rsidRDefault="008152D0" w:rsidP="008152D0">
            <w:pPr>
              <w:pStyle w:val="GOSTTablenorm"/>
              <w:rPr>
                <w:szCs w:val="22"/>
              </w:rPr>
            </w:pPr>
            <w:r w:rsidRPr="00EC217E">
              <w:rPr>
                <w:szCs w:val="22"/>
              </w:rPr>
              <w:t>Возможные значения:</w:t>
            </w:r>
          </w:p>
          <w:p w14:paraId="3EEF2ECE" w14:textId="6E3C3EEB" w:rsidR="008152D0" w:rsidRPr="0057523C" w:rsidRDefault="008152D0" w:rsidP="0057523C">
            <w:pPr>
              <w:pStyle w:val="GOSTTableListMark1"/>
            </w:pPr>
            <w:r w:rsidRPr="0057523C">
              <w:t xml:space="preserve">«2» </w:t>
            </w:r>
            <w:r w:rsidR="0057523C" w:rsidRPr="0057523C">
              <w:t>–</w:t>
            </w:r>
            <w:r w:rsidRPr="0057523C">
              <w:t xml:space="preserve"> Расходы</w:t>
            </w:r>
          </w:p>
        </w:tc>
      </w:tr>
      <w:tr w:rsidR="00024D5B" w:rsidRPr="00116EAF" w14:paraId="3ABEA5EF" w14:textId="77777777" w:rsidTr="00073EA7">
        <w:tc>
          <w:tcPr>
            <w:tcW w:w="1100" w:type="pct"/>
          </w:tcPr>
          <w:p w14:paraId="00E39216" w14:textId="0747663D" w:rsidR="00024D5B" w:rsidRPr="00A23412" w:rsidRDefault="008152D0" w:rsidP="00073EA7">
            <w:pPr>
              <w:pStyle w:val="GOSTTablenorm"/>
            </w:pPr>
            <w:r w:rsidRPr="00D34E79">
              <w:rPr>
                <w:szCs w:val="22"/>
              </w:rPr>
              <w:t>Код цели (аналитический код) плательщика</w:t>
            </w:r>
          </w:p>
        </w:tc>
        <w:tc>
          <w:tcPr>
            <w:tcW w:w="750" w:type="pct"/>
          </w:tcPr>
          <w:p w14:paraId="35680652" w14:textId="50957609" w:rsidR="00024D5B" w:rsidRPr="00A23412" w:rsidRDefault="003C36E3" w:rsidP="00A23412">
            <w:pPr>
              <w:pStyle w:val="GOSTTablenorm"/>
              <w:rPr>
                <w:lang w:val="en-US"/>
              </w:rPr>
            </w:pPr>
            <w:r w:rsidRPr="0057523C">
              <w:rPr>
                <w:b/>
                <w:lang w:val="en-US"/>
              </w:rPr>
              <w:t>FS_EC_EXECCONTR_D25_LIST</w:t>
            </w:r>
            <w:r w:rsidR="00024D5B" w:rsidRPr="00A23412">
              <w:rPr>
                <w:lang w:val="en-US"/>
              </w:rPr>
              <w:t>:</w:t>
            </w:r>
            <w:r w:rsidRPr="00A23412">
              <w:rPr>
                <w:lang w:val="en-US"/>
              </w:rPr>
              <w:t>SUBSIDY_TARGETS</w:t>
            </w:r>
          </w:p>
        </w:tc>
        <w:tc>
          <w:tcPr>
            <w:tcW w:w="500" w:type="pct"/>
          </w:tcPr>
          <w:p w14:paraId="72C757B2" w14:textId="77777777" w:rsidR="00024D5B" w:rsidRPr="00A23412" w:rsidRDefault="00024D5B" w:rsidP="00073EA7">
            <w:pPr>
              <w:ind w:left="57" w:right="57" w:firstLine="0"/>
              <w:rPr>
                <w:sz w:val="22"/>
              </w:rPr>
            </w:pPr>
            <w:r w:rsidRPr="00A23412">
              <w:rPr>
                <w:sz w:val="22"/>
              </w:rPr>
              <w:t>Строка</w:t>
            </w:r>
          </w:p>
        </w:tc>
        <w:tc>
          <w:tcPr>
            <w:tcW w:w="291" w:type="pct"/>
          </w:tcPr>
          <w:p w14:paraId="647C4026" w14:textId="77777777" w:rsidR="00024D5B" w:rsidRPr="00A23412" w:rsidRDefault="00024D5B" w:rsidP="00073EA7">
            <w:pPr>
              <w:ind w:left="57" w:right="57" w:firstLine="0"/>
              <w:rPr>
                <w:sz w:val="22"/>
              </w:rPr>
            </w:pPr>
            <w:r w:rsidRPr="00A23412">
              <w:rPr>
                <w:sz w:val="22"/>
              </w:rPr>
              <w:t>Нет</w:t>
            </w:r>
          </w:p>
        </w:tc>
        <w:tc>
          <w:tcPr>
            <w:tcW w:w="316" w:type="pct"/>
          </w:tcPr>
          <w:p w14:paraId="0DB5CEA5" w14:textId="77777777" w:rsidR="00024D5B" w:rsidRPr="00A23412" w:rsidRDefault="00024D5B" w:rsidP="00073EA7">
            <w:pPr>
              <w:ind w:left="57" w:right="57" w:firstLine="0"/>
              <w:rPr>
                <w:sz w:val="22"/>
              </w:rPr>
            </w:pPr>
            <w:r w:rsidRPr="00A23412">
              <w:rPr>
                <w:sz w:val="22"/>
                <w:lang w:val="en-US"/>
              </w:rPr>
              <w:t>&lt;=25</w:t>
            </w:r>
          </w:p>
        </w:tc>
        <w:tc>
          <w:tcPr>
            <w:tcW w:w="2043" w:type="pct"/>
          </w:tcPr>
          <w:p w14:paraId="12C54571" w14:textId="6B64056D" w:rsidR="00024D5B" w:rsidRPr="00A23412" w:rsidRDefault="00024D5B" w:rsidP="00A23412">
            <w:pPr>
              <w:pStyle w:val="GOSTTablenorm"/>
            </w:pPr>
            <w:r w:rsidRPr="00A23412">
              <w:t>Указывается код субсидии (цели, целевых средств) для отражения на ЛС плательщика (при наличии).</w:t>
            </w:r>
          </w:p>
          <w:p w14:paraId="3505CE0D" w14:textId="21219F39" w:rsidR="00024D5B" w:rsidRPr="00A23412" w:rsidRDefault="00855A09" w:rsidP="00A23412">
            <w:pPr>
              <w:pStyle w:val="GOSTTablenorm"/>
            </w:pPr>
            <w:r>
              <w:t>Может заполняться</w:t>
            </w:r>
            <w:r w:rsidRPr="00A775EA">
              <w:t>, если в параметре «Номер лицевого счета плательщика» (BINF_AccNum) указан л/с с кодом 41</w:t>
            </w:r>
          </w:p>
        </w:tc>
      </w:tr>
      <w:tr w:rsidR="00024D5B" w:rsidRPr="00116EAF" w14:paraId="67F39EA3" w14:textId="77777777" w:rsidTr="00073EA7">
        <w:tc>
          <w:tcPr>
            <w:tcW w:w="1100" w:type="pct"/>
          </w:tcPr>
          <w:p w14:paraId="757CE5E3" w14:textId="0E616689" w:rsidR="00024D5B" w:rsidRPr="00A23412" w:rsidRDefault="001E5677" w:rsidP="00073EA7">
            <w:pPr>
              <w:ind w:left="57" w:right="57" w:firstLine="0"/>
              <w:rPr>
                <w:sz w:val="22"/>
                <w:szCs w:val="22"/>
              </w:rPr>
            </w:pPr>
            <w:r w:rsidRPr="00A775EA">
              <w:rPr>
                <w:sz w:val="22"/>
              </w:rPr>
              <w:t xml:space="preserve">Сумма в </w:t>
            </w:r>
            <w:r w:rsidRPr="000C4E9D">
              <w:rPr>
                <w:sz w:val="22"/>
                <w:szCs w:val="22"/>
              </w:rPr>
              <w:t>валюте заявки</w:t>
            </w:r>
          </w:p>
        </w:tc>
        <w:tc>
          <w:tcPr>
            <w:tcW w:w="750" w:type="pct"/>
          </w:tcPr>
          <w:p w14:paraId="538C2662" w14:textId="457978B7" w:rsidR="00024D5B" w:rsidRPr="00A23412" w:rsidRDefault="00C165D5" w:rsidP="000F3180">
            <w:pPr>
              <w:pStyle w:val="GOSTTablenorm"/>
              <w:rPr>
                <w:lang w:val="en-US"/>
              </w:rPr>
            </w:pPr>
            <w:r w:rsidRPr="0057523C">
              <w:rPr>
                <w:b/>
                <w:lang w:val="en-US"/>
              </w:rPr>
              <w:t>FS_EC_EXECCONTR_D25</w:t>
            </w:r>
            <w:r w:rsidR="00EF6014" w:rsidRPr="0057523C">
              <w:rPr>
                <w:b/>
                <w:lang w:val="en-US"/>
              </w:rPr>
              <w:t>_</w:t>
            </w:r>
            <w:r w:rsidRPr="0057523C">
              <w:rPr>
                <w:b/>
                <w:lang w:val="en-US"/>
              </w:rPr>
              <w:t>LIST</w:t>
            </w:r>
            <w:r w:rsidR="00024D5B" w:rsidRPr="00A23412">
              <w:rPr>
                <w:lang w:val="en-US"/>
              </w:rPr>
              <w:t>:PaySum</w:t>
            </w:r>
          </w:p>
        </w:tc>
        <w:tc>
          <w:tcPr>
            <w:tcW w:w="500" w:type="pct"/>
          </w:tcPr>
          <w:p w14:paraId="42A94D40" w14:textId="77777777" w:rsidR="00024D5B" w:rsidRPr="00A23412" w:rsidRDefault="00024D5B" w:rsidP="00A23412">
            <w:pPr>
              <w:pStyle w:val="GOSTTablenorm"/>
              <w:rPr>
                <w:szCs w:val="22"/>
              </w:rPr>
            </w:pPr>
            <w:r w:rsidRPr="00A23412">
              <w:t>Сумма</w:t>
            </w:r>
          </w:p>
        </w:tc>
        <w:tc>
          <w:tcPr>
            <w:tcW w:w="291" w:type="pct"/>
          </w:tcPr>
          <w:p w14:paraId="74056D4F" w14:textId="77777777" w:rsidR="00024D5B" w:rsidRPr="00A23412" w:rsidRDefault="00024D5B" w:rsidP="00A23412">
            <w:pPr>
              <w:pStyle w:val="GOSTTablenorm"/>
              <w:rPr>
                <w:szCs w:val="22"/>
              </w:rPr>
            </w:pPr>
            <w:r w:rsidRPr="00A23412">
              <w:t>Да</w:t>
            </w:r>
          </w:p>
        </w:tc>
        <w:tc>
          <w:tcPr>
            <w:tcW w:w="316" w:type="pct"/>
          </w:tcPr>
          <w:p w14:paraId="0F3F6078" w14:textId="18469CE8" w:rsidR="00024D5B" w:rsidRPr="00A23412" w:rsidRDefault="00024D5B" w:rsidP="00A23412">
            <w:pPr>
              <w:pStyle w:val="GOSTTablenorm"/>
              <w:rPr>
                <w:szCs w:val="22"/>
              </w:rPr>
            </w:pPr>
          </w:p>
        </w:tc>
        <w:tc>
          <w:tcPr>
            <w:tcW w:w="2043" w:type="pct"/>
          </w:tcPr>
          <w:p w14:paraId="0D649D4F" w14:textId="0ECE70DA" w:rsidR="00024D5B" w:rsidRPr="00A23412" w:rsidRDefault="001E5677" w:rsidP="00A23412">
            <w:pPr>
              <w:pStyle w:val="GOSTTablenorm"/>
              <w:rPr>
                <w:szCs w:val="22"/>
              </w:rPr>
            </w:pPr>
            <w:r w:rsidRPr="00B9499D">
              <w:rPr>
                <w:szCs w:val="22"/>
              </w:rPr>
              <w:t xml:space="preserve">Сумма платежа в единицах валюты, указанной в реквизите </w:t>
            </w:r>
            <w:r w:rsidRPr="00B9499D">
              <w:rPr>
                <w:bCs/>
                <w:szCs w:val="22"/>
              </w:rPr>
              <w:t>StmInfrmtn_OKVCd</w:t>
            </w:r>
            <w:r w:rsidRPr="00B9499D">
              <w:rPr>
                <w:szCs w:val="22"/>
              </w:rPr>
              <w:t xml:space="preserve">, с </w:t>
            </w:r>
            <w:r>
              <w:rPr>
                <w:szCs w:val="22"/>
              </w:rPr>
              <w:t>точностью 2 знака после запятой</w:t>
            </w:r>
          </w:p>
        </w:tc>
      </w:tr>
    </w:tbl>
    <w:p w14:paraId="441662C3" w14:textId="068AD774" w:rsidR="00A23412" w:rsidRPr="00A775EA" w:rsidRDefault="00A23412" w:rsidP="004D59AC">
      <w:pPr>
        <w:pStyle w:val="51"/>
      </w:pPr>
      <w:bookmarkStart w:id="320" w:name="_Toc226564455"/>
      <w:commentRangeStart w:id="321"/>
      <w:commentRangeStart w:id="322"/>
      <w:r w:rsidRPr="00A775EA">
        <w:t>Пример</w:t>
      </w:r>
      <w:commentRangeEnd w:id="321"/>
      <w:r>
        <w:rPr>
          <w:rStyle w:val="afff4"/>
          <w:b w:val="0"/>
        </w:rPr>
        <w:commentReference w:id="321"/>
      </w:r>
      <w:commentRangeEnd w:id="322"/>
      <w:r w:rsidR="002275E7">
        <w:rPr>
          <w:rStyle w:val="afff4"/>
          <w:b w:val="0"/>
          <w:bCs w:val="0"/>
          <w:lang w:eastAsia="ru-RU"/>
        </w:rPr>
        <w:commentReference w:id="322"/>
      </w:r>
      <w:r w:rsidRPr="00A775EA">
        <w:t xml:space="preserve"> запроса по документу </w:t>
      </w:r>
      <w:r w:rsidRPr="00587311">
        <w:t>«</w:t>
      </w:r>
      <w:r>
        <w:t xml:space="preserve">Заявка на получение наличных денег» </w:t>
      </w:r>
      <w:r w:rsidRPr="00024D5B">
        <w:t>TSE_0531802_D25</w:t>
      </w:r>
      <w:bookmarkEnd w:id="320"/>
    </w:p>
    <w:p w14:paraId="003AA668" w14:textId="77777777" w:rsidR="00805ED8" w:rsidRDefault="00805ED8" w:rsidP="00805ED8">
      <w:pPr>
        <w:pStyle w:val="GOSTScript"/>
      </w:pPr>
      <w:r>
        <w:t>{</w:t>
      </w:r>
    </w:p>
    <w:p w14:paraId="650E8952" w14:textId="77777777" w:rsidR="00805ED8" w:rsidRDefault="00805ED8" w:rsidP="00805ED8">
      <w:pPr>
        <w:pStyle w:val="GOSTScript"/>
      </w:pPr>
      <w:r>
        <w:tab/>
        <w:t>"header": {</w:t>
      </w:r>
    </w:p>
    <w:p w14:paraId="79B6E8B4" w14:textId="77777777" w:rsidR="00805ED8" w:rsidRDefault="00805ED8" w:rsidP="00805ED8">
      <w:pPr>
        <w:pStyle w:val="GOSTScript"/>
      </w:pPr>
      <w:r>
        <w:tab/>
      </w:r>
      <w:r>
        <w:tab/>
        <w:t>"Source": "TSE",</w:t>
      </w:r>
    </w:p>
    <w:p w14:paraId="790A286A" w14:textId="77777777" w:rsidR="00805ED8" w:rsidRDefault="00805ED8" w:rsidP="00805ED8">
      <w:pPr>
        <w:pStyle w:val="GOSTScript"/>
      </w:pPr>
      <w:r>
        <w:tab/>
      </w:r>
      <w:r>
        <w:tab/>
        <w:t>"ReqDateTime": "2025-12-05 10:37:22",</w:t>
      </w:r>
    </w:p>
    <w:p w14:paraId="15BD616C" w14:textId="77777777" w:rsidR="00805ED8" w:rsidRDefault="00805ED8" w:rsidP="00805ED8">
      <w:pPr>
        <w:pStyle w:val="GOSTScript"/>
      </w:pPr>
      <w:r>
        <w:tab/>
      </w:r>
      <w:r>
        <w:tab/>
        <w:t>"Version": "1.0",</w:t>
      </w:r>
    </w:p>
    <w:p w14:paraId="1D4F29E7" w14:textId="77777777" w:rsidR="00805ED8" w:rsidRDefault="00805ED8" w:rsidP="00805ED8">
      <w:pPr>
        <w:pStyle w:val="GOSTScript"/>
      </w:pPr>
      <w:r>
        <w:tab/>
      </w:r>
      <w:r>
        <w:tab/>
        <w:t>"Params": [</w:t>
      </w:r>
    </w:p>
    <w:p w14:paraId="01074934" w14:textId="77777777" w:rsidR="00805ED8" w:rsidRDefault="00805ED8" w:rsidP="00805ED8">
      <w:pPr>
        <w:pStyle w:val="GOSTScript"/>
      </w:pPr>
      <w:r>
        <w:tab/>
      </w:r>
      <w:r>
        <w:tab/>
      </w:r>
      <w:r>
        <w:tab/>
        <w:t>{</w:t>
      </w:r>
    </w:p>
    <w:p w14:paraId="0F9011E8" w14:textId="77777777" w:rsidR="00805ED8" w:rsidRDefault="00805ED8" w:rsidP="00805ED8">
      <w:pPr>
        <w:pStyle w:val="GOSTScript"/>
      </w:pPr>
      <w:r>
        <w:tab/>
      </w:r>
      <w:r>
        <w:tab/>
      </w:r>
      <w:r>
        <w:tab/>
      </w:r>
      <w:r>
        <w:tab/>
        <w:t>"param": "example",</w:t>
      </w:r>
    </w:p>
    <w:p w14:paraId="250BA5BC" w14:textId="77777777" w:rsidR="00805ED8" w:rsidRDefault="00805ED8" w:rsidP="00805ED8">
      <w:pPr>
        <w:pStyle w:val="GOSTScript"/>
      </w:pPr>
      <w:r>
        <w:tab/>
      </w:r>
      <w:r>
        <w:tab/>
      </w:r>
      <w:r>
        <w:tab/>
      </w:r>
      <w:r>
        <w:tab/>
        <w:t>"value": "01"</w:t>
      </w:r>
    </w:p>
    <w:p w14:paraId="4AE1E1F8" w14:textId="77777777" w:rsidR="00805ED8" w:rsidRDefault="00805ED8" w:rsidP="00805ED8">
      <w:pPr>
        <w:pStyle w:val="GOSTScript"/>
      </w:pPr>
      <w:r>
        <w:tab/>
      </w:r>
      <w:r>
        <w:tab/>
      </w:r>
      <w:r>
        <w:tab/>
        <w:t>}</w:t>
      </w:r>
    </w:p>
    <w:p w14:paraId="56A6BFEC" w14:textId="77777777" w:rsidR="00805ED8" w:rsidRDefault="00805ED8" w:rsidP="00805ED8">
      <w:pPr>
        <w:pStyle w:val="GOSTScript"/>
      </w:pPr>
      <w:r>
        <w:tab/>
      </w:r>
      <w:r>
        <w:tab/>
        <w:t>],</w:t>
      </w:r>
    </w:p>
    <w:p w14:paraId="561D9434" w14:textId="77777777" w:rsidR="00805ED8" w:rsidRDefault="00805ED8" w:rsidP="00805ED8">
      <w:pPr>
        <w:pStyle w:val="GOSTScript"/>
      </w:pPr>
      <w:r>
        <w:tab/>
      </w:r>
      <w:r>
        <w:tab/>
        <w:t>"ReqGuid": "g1a4ie5d-2757-4699-948c-vv72qba94f44",</w:t>
      </w:r>
    </w:p>
    <w:p w14:paraId="47CB7611" w14:textId="77777777" w:rsidR="00805ED8" w:rsidRDefault="00805ED8" w:rsidP="00805ED8">
      <w:pPr>
        <w:pStyle w:val="GOSTScript"/>
      </w:pPr>
      <w:r>
        <w:tab/>
      </w:r>
      <w:r>
        <w:tab/>
        <w:t>"DocGuid": "1fd90a7c-e339-46ff-ac39-73029ff81321",</w:t>
      </w:r>
    </w:p>
    <w:p w14:paraId="637D4895" w14:textId="77777777" w:rsidR="00805ED8" w:rsidRDefault="00805ED8" w:rsidP="00805ED8">
      <w:pPr>
        <w:pStyle w:val="GOSTScript"/>
      </w:pPr>
      <w:r>
        <w:tab/>
      </w:r>
      <w:r>
        <w:tab/>
        <w:t>"RequestType": "ACCOUNTING",</w:t>
      </w:r>
    </w:p>
    <w:p w14:paraId="5856773C" w14:textId="77777777" w:rsidR="00805ED8" w:rsidRDefault="00805ED8" w:rsidP="00805ED8">
      <w:pPr>
        <w:pStyle w:val="GOSTScript"/>
      </w:pPr>
      <w:r>
        <w:tab/>
      </w:r>
      <w:r>
        <w:tab/>
        <w:t>"TypeDoc": "TSE_0531802_D25",</w:t>
      </w:r>
    </w:p>
    <w:p w14:paraId="08292359" w14:textId="77777777" w:rsidR="00805ED8" w:rsidRDefault="00805ED8" w:rsidP="00805ED8">
      <w:pPr>
        <w:pStyle w:val="GOSTScript"/>
      </w:pPr>
      <w:r>
        <w:tab/>
      </w:r>
      <w:r>
        <w:tab/>
        <w:t>"Stage": "auth",</w:t>
      </w:r>
    </w:p>
    <w:p w14:paraId="2D3DCC0C" w14:textId="77777777" w:rsidR="00805ED8" w:rsidRDefault="00805ED8" w:rsidP="00805ED8">
      <w:pPr>
        <w:pStyle w:val="GOSTScript"/>
      </w:pPr>
      <w:r>
        <w:tab/>
      </w:r>
      <w:r>
        <w:tab/>
        <w:t>"BalLevContrl": 0,</w:t>
      </w:r>
    </w:p>
    <w:p w14:paraId="36C9C379" w14:textId="77777777" w:rsidR="00805ED8" w:rsidRDefault="00805ED8" w:rsidP="00805ED8">
      <w:pPr>
        <w:pStyle w:val="GOSTScript"/>
      </w:pPr>
      <w:r>
        <w:tab/>
      </w:r>
      <w:r>
        <w:tab/>
        <w:t>"Subject": "6000",</w:t>
      </w:r>
    </w:p>
    <w:p w14:paraId="755CCDFF" w14:textId="77777777" w:rsidR="00805ED8" w:rsidRDefault="00805ED8" w:rsidP="00805ED8">
      <w:pPr>
        <w:pStyle w:val="GOSTScript"/>
      </w:pPr>
      <w:r>
        <w:tab/>
      </w:r>
      <w:r>
        <w:tab/>
        <w:t>"SettlementDate": "2025-12-05"</w:t>
      </w:r>
    </w:p>
    <w:p w14:paraId="0457B610" w14:textId="77777777" w:rsidR="00805ED8" w:rsidRDefault="00805ED8" w:rsidP="00805ED8">
      <w:pPr>
        <w:pStyle w:val="GOSTScript"/>
      </w:pPr>
      <w:r>
        <w:tab/>
        <w:t>},</w:t>
      </w:r>
    </w:p>
    <w:p w14:paraId="33F03232" w14:textId="77777777" w:rsidR="00805ED8" w:rsidRDefault="00805ED8" w:rsidP="00805ED8">
      <w:pPr>
        <w:pStyle w:val="GOSTScript"/>
      </w:pPr>
      <w:r>
        <w:tab/>
        <w:t>"document": {</w:t>
      </w:r>
    </w:p>
    <w:p w14:paraId="20C26C5A" w14:textId="77777777" w:rsidR="00805ED8" w:rsidRDefault="00805ED8" w:rsidP="00805ED8">
      <w:pPr>
        <w:pStyle w:val="GOSTScript"/>
      </w:pPr>
      <w:r>
        <w:tab/>
      </w:r>
      <w:r>
        <w:tab/>
        <w:t>"BRE_DocNum": "25-10/051",</w:t>
      </w:r>
    </w:p>
    <w:p w14:paraId="5DC37769" w14:textId="77777777" w:rsidR="00805ED8" w:rsidRDefault="00805ED8" w:rsidP="00805ED8">
      <w:pPr>
        <w:pStyle w:val="GOSTScript"/>
      </w:pPr>
      <w:r>
        <w:tab/>
      </w:r>
      <w:r>
        <w:tab/>
        <w:t>"BRE_DocDate": "2025-10-13",</w:t>
      </w:r>
    </w:p>
    <w:p w14:paraId="2EC8D242" w14:textId="77777777" w:rsidR="00805ED8" w:rsidRDefault="00805ED8" w:rsidP="00805ED8">
      <w:pPr>
        <w:pStyle w:val="GOSTScript"/>
      </w:pPr>
      <w:r>
        <w:tab/>
      </w:r>
      <w:r>
        <w:tab/>
        <w:t>"BRE_DocTypeCode": "ЗНП",</w:t>
      </w:r>
    </w:p>
    <w:p w14:paraId="69370305" w14:textId="77777777" w:rsidR="00805ED8" w:rsidRDefault="00805ED8" w:rsidP="00805ED8">
      <w:pPr>
        <w:pStyle w:val="GOSTScript"/>
      </w:pPr>
      <w:r>
        <w:tab/>
      </w:r>
      <w:r>
        <w:tab/>
        <w:t>"CURRENCY_CODE": "643",</w:t>
      </w:r>
    </w:p>
    <w:p w14:paraId="7E7BB6DF" w14:textId="77777777" w:rsidR="00805ED8" w:rsidRDefault="00805ED8" w:rsidP="00805ED8">
      <w:pPr>
        <w:pStyle w:val="GOSTScript"/>
      </w:pPr>
      <w:r>
        <w:tab/>
      </w:r>
      <w:r>
        <w:tab/>
        <w:t>"StmInfrmtn_AccessLevelStereotype": 1,</w:t>
      </w:r>
    </w:p>
    <w:p w14:paraId="6B2383F7" w14:textId="0D683A3D" w:rsidR="00805ED8" w:rsidRDefault="00805ED8" w:rsidP="00805ED8">
      <w:pPr>
        <w:pStyle w:val="GOSTScript"/>
      </w:pPr>
      <w:r>
        <w:tab/>
      </w:r>
      <w:r>
        <w:tab/>
        <w:t>"BRE_SIGN_PC_TS_FOR_LS": false,</w:t>
      </w:r>
    </w:p>
    <w:p w14:paraId="4C8A9DC8" w14:textId="77777777" w:rsidR="00805ED8" w:rsidRDefault="00805ED8" w:rsidP="00805ED8">
      <w:pPr>
        <w:pStyle w:val="GOSTScript"/>
      </w:pPr>
      <w:r>
        <w:tab/>
      </w:r>
      <w:r>
        <w:tab/>
        <w:t>"P_CodeRC": "6201",</w:t>
      </w:r>
    </w:p>
    <w:p w14:paraId="7CD3CFA7" w14:textId="77777777" w:rsidR="00805ED8" w:rsidRDefault="00805ED8" w:rsidP="00805ED8">
      <w:pPr>
        <w:pStyle w:val="GOSTScript"/>
      </w:pPr>
      <w:r>
        <w:tab/>
      </w:r>
      <w:r>
        <w:tab/>
        <w:t>"P_CorrAcc": "40102643000000017400",</w:t>
      </w:r>
    </w:p>
    <w:p w14:paraId="64D23D3D" w14:textId="77777777" w:rsidR="00805ED8" w:rsidRDefault="00805ED8" w:rsidP="00805ED8">
      <w:pPr>
        <w:pStyle w:val="GOSTScript"/>
      </w:pPr>
      <w:r>
        <w:tab/>
      </w:r>
      <w:r>
        <w:tab/>
        <w:t>"P_CheckAcc": "03212644000000018700",</w:t>
      </w:r>
    </w:p>
    <w:p w14:paraId="70844BDC" w14:textId="77777777" w:rsidR="00805ED8" w:rsidRDefault="00805ED8" w:rsidP="00805ED8">
      <w:pPr>
        <w:pStyle w:val="GOSTScript"/>
      </w:pPr>
      <w:r>
        <w:tab/>
      </w:r>
      <w:r>
        <w:tab/>
        <w:t>"SI_CodeCS": "6201",</w:t>
      </w:r>
    </w:p>
    <w:p w14:paraId="1E5F3D0C" w14:textId="77777777" w:rsidR="00805ED8" w:rsidRDefault="00805ED8" w:rsidP="00805ED8">
      <w:pPr>
        <w:pStyle w:val="GOSTScript"/>
      </w:pPr>
      <w:r>
        <w:tab/>
      </w:r>
      <w:r>
        <w:tab/>
        <w:t>"BINF_AccNum": "41051001031",</w:t>
      </w:r>
    </w:p>
    <w:p w14:paraId="46B5AE3B" w14:textId="77777777" w:rsidR="00805ED8" w:rsidRDefault="00805ED8" w:rsidP="00805ED8">
      <w:pPr>
        <w:pStyle w:val="GOSTScript"/>
      </w:pPr>
      <w:r>
        <w:tab/>
      </w:r>
      <w:r>
        <w:tab/>
        <w:t>"R_CheckAcc": "40116380000000000008",</w:t>
      </w:r>
    </w:p>
    <w:p w14:paraId="42E9E21A" w14:textId="77777777" w:rsidR="00805ED8" w:rsidRDefault="00805ED8" w:rsidP="00805ED8">
      <w:pPr>
        <w:pStyle w:val="GOSTScript"/>
      </w:pPr>
      <w:r>
        <w:tab/>
      </w:r>
      <w:r>
        <w:tab/>
        <w:t>"FS_EC_EXECCONTR_D25_LIST": [</w:t>
      </w:r>
    </w:p>
    <w:p w14:paraId="2193E307" w14:textId="77777777" w:rsidR="00805ED8" w:rsidRDefault="00805ED8" w:rsidP="00805ED8">
      <w:pPr>
        <w:pStyle w:val="GOSTScript"/>
      </w:pPr>
      <w:r>
        <w:tab/>
      </w:r>
      <w:r>
        <w:tab/>
      </w:r>
      <w:r>
        <w:tab/>
        <w:t>{</w:t>
      </w:r>
    </w:p>
    <w:p w14:paraId="41794661" w14:textId="77777777" w:rsidR="00805ED8" w:rsidRDefault="00805ED8" w:rsidP="00805ED8">
      <w:pPr>
        <w:pStyle w:val="GOSTScript"/>
      </w:pPr>
      <w:r>
        <w:tab/>
      </w:r>
      <w:r>
        <w:tab/>
      </w:r>
      <w:r>
        <w:tab/>
      </w:r>
      <w:r>
        <w:tab/>
        <w:t>"id": 1,</w:t>
      </w:r>
    </w:p>
    <w:p w14:paraId="648DD1F9" w14:textId="77777777" w:rsidR="00805ED8" w:rsidRDefault="00805ED8" w:rsidP="00805ED8">
      <w:pPr>
        <w:pStyle w:val="GOSTScript"/>
      </w:pPr>
      <w:r>
        <w:tab/>
      </w:r>
      <w:r>
        <w:tab/>
      </w:r>
      <w:r>
        <w:tab/>
      </w:r>
      <w:r>
        <w:tab/>
        <w:t>"NumPP": 1,</w:t>
      </w:r>
    </w:p>
    <w:p w14:paraId="2FBD3C63" w14:textId="77777777" w:rsidR="00805ED8" w:rsidRDefault="00805ED8" w:rsidP="00805ED8">
      <w:pPr>
        <w:pStyle w:val="GOSTScript"/>
      </w:pPr>
      <w:r>
        <w:tab/>
      </w:r>
      <w:r>
        <w:tab/>
      </w:r>
      <w:r>
        <w:tab/>
      </w:r>
      <w:r>
        <w:tab/>
        <w:t>"KBK": "18201060011500100200",</w:t>
      </w:r>
    </w:p>
    <w:p w14:paraId="09C27045" w14:textId="77777777" w:rsidR="00805ED8" w:rsidRDefault="00805ED8" w:rsidP="00805ED8">
      <w:pPr>
        <w:pStyle w:val="GOSTScript"/>
      </w:pPr>
      <w:r>
        <w:tab/>
      </w:r>
      <w:r>
        <w:tab/>
      </w:r>
      <w:r>
        <w:tab/>
      </w:r>
      <w:r>
        <w:tab/>
        <w:t>"TypeTargetCode": "2",</w:t>
      </w:r>
    </w:p>
    <w:p w14:paraId="0359B36E" w14:textId="77777777" w:rsidR="00805ED8" w:rsidRDefault="00805ED8" w:rsidP="00805ED8">
      <w:pPr>
        <w:pStyle w:val="GOSTScript"/>
      </w:pPr>
      <w:r>
        <w:tab/>
      </w:r>
      <w:r>
        <w:tab/>
      </w:r>
      <w:r>
        <w:tab/>
      </w:r>
      <w:r>
        <w:tab/>
        <w:t>"PaySum": 850000.00</w:t>
      </w:r>
    </w:p>
    <w:p w14:paraId="23452475" w14:textId="77777777" w:rsidR="00805ED8" w:rsidRDefault="00805ED8" w:rsidP="00805ED8">
      <w:pPr>
        <w:pStyle w:val="GOSTScript"/>
      </w:pPr>
      <w:r>
        <w:tab/>
      </w:r>
      <w:r>
        <w:tab/>
      </w:r>
      <w:r>
        <w:tab/>
        <w:t>}</w:t>
      </w:r>
    </w:p>
    <w:p w14:paraId="2E945766" w14:textId="77777777" w:rsidR="00805ED8" w:rsidRDefault="00805ED8" w:rsidP="00805ED8">
      <w:pPr>
        <w:pStyle w:val="GOSTScript"/>
      </w:pPr>
      <w:r>
        <w:tab/>
      </w:r>
      <w:r>
        <w:tab/>
        <w:t>]</w:t>
      </w:r>
    </w:p>
    <w:p w14:paraId="0BE9B50E" w14:textId="77777777" w:rsidR="00805ED8" w:rsidRDefault="00805ED8" w:rsidP="00805ED8">
      <w:pPr>
        <w:pStyle w:val="GOSTScript"/>
      </w:pPr>
      <w:r>
        <w:tab/>
        <w:t>}</w:t>
      </w:r>
    </w:p>
    <w:p w14:paraId="40F39E89" w14:textId="1FD39B20" w:rsidR="00024D5B" w:rsidRPr="00073EA7" w:rsidRDefault="00805ED8" w:rsidP="00805ED8">
      <w:pPr>
        <w:pStyle w:val="GOSTScript"/>
      </w:pPr>
      <w:r>
        <w:t>}</w:t>
      </w:r>
    </w:p>
    <w:p w14:paraId="550572B1" w14:textId="2E85086F" w:rsidR="009C622A" w:rsidRPr="00587311" w:rsidRDefault="009C622A" w:rsidP="004D59AC">
      <w:pPr>
        <w:pStyle w:val="41"/>
      </w:pPr>
      <w:bookmarkStart w:id="323" w:name="_Toc197265351"/>
      <w:bookmarkStart w:id="324" w:name="_Toc197265582"/>
      <w:bookmarkStart w:id="325" w:name="_Toc197265841"/>
      <w:bookmarkStart w:id="326" w:name="_Toc203575212"/>
      <w:bookmarkStart w:id="327" w:name="_Toc207806909"/>
      <w:bookmarkStart w:id="328" w:name="_Toc207813953"/>
      <w:bookmarkStart w:id="329" w:name="_Toc197265352"/>
      <w:bookmarkStart w:id="330" w:name="_Toc197265583"/>
      <w:bookmarkStart w:id="331" w:name="_Toc197265842"/>
      <w:bookmarkStart w:id="332" w:name="_Toc203575213"/>
      <w:bookmarkStart w:id="333" w:name="_Toc207806910"/>
      <w:bookmarkStart w:id="334" w:name="_Toc207813954"/>
      <w:bookmarkStart w:id="335" w:name="_Toc197265353"/>
      <w:bookmarkStart w:id="336" w:name="_Toc197265584"/>
      <w:bookmarkStart w:id="337" w:name="_Toc197265843"/>
      <w:bookmarkStart w:id="338" w:name="_Toc203575214"/>
      <w:bookmarkStart w:id="339" w:name="_Toc207806911"/>
      <w:bookmarkStart w:id="340" w:name="_Toc207813955"/>
      <w:bookmarkStart w:id="341" w:name="_Toc197265496"/>
      <w:bookmarkStart w:id="342" w:name="_Toc197265727"/>
      <w:bookmarkStart w:id="343" w:name="_Toc197265986"/>
      <w:bookmarkStart w:id="344" w:name="_Toc203575357"/>
      <w:bookmarkStart w:id="345" w:name="_Toc207807054"/>
      <w:bookmarkStart w:id="346" w:name="_Toc207814098"/>
      <w:bookmarkStart w:id="347" w:name="_Toc197265497"/>
      <w:bookmarkStart w:id="348" w:name="_Toc197265728"/>
      <w:bookmarkStart w:id="349" w:name="_Toc197265987"/>
      <w:bookmarkStart w:id="350" w:name="_Toc203575358"/>
      <w:bookmarkStart w:id="351" w:name="_Toc207807055"/>
      <w:bookmarkStart w:id="352" w:name="_Toc207814099"/>
      <w:bookmarkStart w:id="353" w:name="_Toc197265498"/>
      <w:bookmarkStart w:id="354" w:name="_Toc197265729"/>
      <w:bookmarkStart w:id="355" w:name="_Toc197265988"/>
      <w:bookmarkStart w:id="356" w:name="_Toc203575359"/>
      <w:bookmarkStart w:id="357" w:name="_Toc207807056"/>
      <w:bookmarkStart w:id="358" w:name="_Toc207814100"/>
      <w:bookmarkStart w:id="359" w:name="_Toc197265499"/>
      <w:bookmarkStart w:id="360" w:name="_Toc197265730"/>
      <w:bookmarkStart w:id="361" w:name="_Toc197265989"/>
      <w:bookmarkStart w:id="362" w:name="_Toc203575360"/>
      <w:bookmarkStart w:id="363" w:name="_Toc207807057"/>
      <w:bookmarkStart w:id="364" w:name="_Toc207814101"/>
      <w:bookmarkStart w:id="365" w:name="_Toc197265500"/>
      <w:bookmarkStart w:id="366" w:name="_Toc197265731"/>
      <w:bookmarkStart w:id="367" w:name="_Toc197265990"/>
      <w:bookmarkStart w:id="368" w:name="_Toc203575361"/>
      <w:bookmarkStart w:id="369" w:name="_Toc207807058"/>
      <w:bookmarkStart w:id="370" w:name="_Toc207814102"/>
      <w:bookmarkStart w:id="371" w:name="_Toc197265501"/>
      <w:bookmarkStart w:id="372" w:name="_Toc197265732"/>
      <w:bookmarkStart w:id="373" w:name="_Toc197265991"/>
      <w:bookmarkStart w:id="374" w:name="_Toc203575362"/>
      <w:bookmarkStart w:id="375" w:name="_Toc207807059"/>
      <w:bookmarkStart w:id="376" w:name="_Toc207814103"/>
      <w:bookmarkStart w:id="377" w:name="_Toc197265502"/>
      <w:bookmarkStart w:id="378" w:name="_Toc197265733"/>
      <w:bookmarkStart w:id="379" w:name="_Toc197265992"/>
      <w:bookmarkStart w:id="380" w:name="_Toc203575363"/>
      <w:bookmarkStart w:id="381" w:name="_Toc207807060"/>
      <w:bookmarkStart w:id="382" w:name="_Toc207814104"/>
      <w:bookmarkStart w:id="383" w:name="_Toc197265503"/>
      <w:bookmarkStart w:id="384" w:name="_Toc197265734"/>
      <w:bookmarkStart w:id="385" w:name="_Toc197265993"/>
      <w:bookmarkStart w:id="386" w:name="_Toc203575364"/>
      <w:bookmarkStart w:id="387" w:name="_Toc207807061"/>
      <w:bookmarkStart w:id="388" w:name="_Toc207814105"/>
      <w:bookmarkStart w:id="389" w:name="_Toc197265504"/>
      <w:bookmarkStart w:id="390" w:name="_Toc197265735"/>
      <w:bookmarkStart w:id="391" w:name="_Toc197265994"/>
      <w:bookmarkStart w:id="392" w:name="_Toc203575365"/>
      <w:bookmarkStart w:id="393" w:name="_Toc207807062"/>
      <w:bookmarkStart w:id="394" w:name="_Toc207814106"/>
      <w:bookmarkStart w:id="395" w:name="_Toc197265505"/>
      <w:bookmarkStart w:id="396" w:name="_Toc197265736"/>
      <w:bookmarkStart w:id="397" w:name="_Toc197265995"/>
      <w:bookmarkStart w:id="398" w:name="_Toc203575366"/>
      <w:bookmarkStart w:id="399" w:name="_Toc207807063"/>
      <w:bookmarkStart w:id="400" w:name="_Toc207814107"/>
      <w:bookmarkStart w:id="401" w:name="_Toc197265506"/>
      <w:bookmarkStart w:id="402" w:name="_Toc197265737"/>
      <w:bookmarkStart w:id="403" w:name="_Toc197265996"/>
      <w:bookmarkStart w:id="404" w:name="_Toc203575367"/>
      <w:bookmarkStart w:id="405" w:name="_Toc207807064"/>
      <w:bookmarkStart w:id="406" w:name="_Toc207814108"/>
      <w:bookmarkStart w:id="407" w:name="_Toc197265507"/>
      <w:bookmarkStart w:id="408" w:name="_Toc197265738"/>
      <w:bookmarkStart w:id="409" w:name="_Toc197265997"/>
      <w:bookmarkStart w:id="410" w:name="_Toc203575368"/>
      <w:bookmarkStart w:id="411" w:name="_Toc207807065"/>
      <w:bookmarkStart w:id="412" w:name="_Toc207814109"/>
      <w:bookmarkStart w:id="413" w:name="_Toc197265508"/>
      <w:bookmarkStart w:id="414" w:name="_Toc197265739"/>
      <w:bookmarkStart w:id="415" w:name="_Toc197265998"/>
      <w:bookmarkStart w:id="416" w:name="_Toc203575369"/>
      <w:bookmarkStart w:id="417" w:name="_Toc207807066"/>
      <w:bookmarkStart w:id="418" w:name="_Toc207814110"/>
      <w:bookmarkStart w:id="419" w:name="_Toc197265509"/>
      <w:bookmarkStart w:id="420" w:name="_Toc197265740"/>
      <w:bookmarkStart w:id="421" w:name="_Toc197265999"/>
      <w:bookmarkStart w:id="422" w:name="_Toc203575370"/>
      <w:bookmarkStart w:id="423" w:name="_Toc207807067"/>
      <w:bookmarkStart w:id="424" w:name="_Toc207814111"/>
      <w:bookmarkStart w:id="425" w:name="_Toc197265510"/>
      <w:bookmarkStart w:id="426" w:name="_Toc197265741"/>
      <w:bookmarkStart w:id="427" w:name="_Toc197266000"/>
      <w:bookmarkStart w:id="428" w:name="_Toc203575371"/>
      <w:bookmarkStart w:id="429" w:name="_Toc207807068"/>
      <w:bookmarkStart w:id="430" w:name="_Toc207814112"/>
      <w:bookmarkStart w:id="431" w:name="_Toc197265511"/>
      <w:bookmarkStart w:id="432" w:name="_Toc197265742"/>
      <w:bookmarkStart w:id="433" w:name="_Toc197266001"/>
      <w:bookmarkStart w:id="434" w:name="_Toc203575372"/>
      <w:bookmarkStart w:id="435" w:name="_Toc207807069"/>
      <w:bookmarkStart w:id="436" w:name="_Toc207814113"/>
      <w:bookmarkStart w:id="437" w:name="_Toc197265512"/>
      <w:bookmarkStart w:id="438" w:name="_Toc197265743"/>
      <w:bookmarkStart w:id="439" w:name="_Toc197266002"/>
      <w:bookmarkStart w:id="440" w:name="_Toc203575373"/>
      <w:bookmarkStart w:id="441" w:name="_Toc207807070"/>
      <w:bookmarkStart w:id="442" w:name="_Toc207814114"/>
      <w:bookmarkStart w:id="443" w:name="_Toc197265513"/>
      <w:bookmarkStart w:id="444" w:name="_Toc197265744"/>
      <w:bookmarkStart w:id="445" w:name="_Toc197266003"/>
      <w:bookmarkStart w:id="446" w:name="_Toc203575374"/>
      <w:bookmarkStart w:id="447" w:name="_Toc207807071"/>
      <w:bookmarkStart w:id="448" w:name="_Toc207814115"/>
      <w:bookmarkStart w:id="449" w:name="_Toc197265514"/>
      <w:bookmarkStart w:id="450" w:name="_Toc197265745"/>
      <w:bookmarkStart w:id="451" w:name="_Toc197266004"/>
      <w:bookmarkStart w:id="452" w:name="_Toc203575375"/>
      <w:bookmarkStart w:id="453" w:name="_Toc207807072"/>
      <w:bookmarkStart w:id="454" w:name="_Toc207814116"/>
      <w:bookmarkStart w:id="455" w:name="_Toc197265515"/>
      <w:bookmarkStart w:id="456" w:name="_Toc197265746"/>
      <w:bookmarkStart w:id="457" w:name="_Toc197266005"/>
      <w:bookmarkStart w:id="458" w:name="_Toc203575376"/>
      <w:bookmarkStart w:id="459" w:name="_Toc207807073"/>
      <w:bookmarkStart w:id="460" w:name="_Toc207814117"/>
      <w:bookmarkStart w:id="461" w:name="_Toc197265516"/>
      <w:bookmarkStart w:id="462" w:name="_Toc197265747"/>
      <w:bookmarkStart w:id="463" w:name="_Toc197266006"/>
      <w:bookmarkStart w:id="464" w:name="_Toc203575377"/>
      <w:bookmarkStart w:id="465" w:name="_Toc207807074"/>
      <w:bookmarkStart w:id="466" w:name="_Toc207814118"/>
      <w:bookmarkStart w:id="467" w:name="_Toc197265517"/>
      <w:bookmarkStart w:id="468" w:name="_Toc197265748"/>
      <w:bookmarkStart w:id="469" w:name="_Toc197266007"/>
      <w:bookmarkStart w:id="470" w:name="_Toc203575378"/>
      <w:bookmarkStart w:id="471" w:name="_Toc207807075"/>
      <w:bookmarkStart w:id="472" w:name="_Toc207814119"/>
      <w:bookmarkStart w:id="473" w:name="_Toc197265518"/>
      <w:bookmarkStart w:id="474" w:name="_Toc197265749"/>
      <w:bookmarkStart w:id="475" w:name="_Toc197266008"/>
      <w:bookmarkStart w:id="476" w:name="_Toc203575379"/>
      <w:bookmarkStart w:id="477" w:name="_Toc207807076"/>
      <w:bookmarkStart w:id="478" w:name="_Toc207814120"/>
      <w:bookmarkStart w:id="479" w:name="_Toc197265519"/>
      <w:bookmarkStart w:id="480" w:name="_Toc197265750"/>
      <w:bookmarkStart w:id="481" w:name="_Toc197266009"/>
      <w:bookmarkStart w:id="482" w:name="_Toc203575380"/>
      <w:bookmarkStart w:id="483" w:name="_Toc207807077"/>
      <w:bookmarkStart w:id="484" w:name="_Toc207814121"/>
      <w:bookmarkStart w:id="485" w:name="_Toc197265520"/>
      <w:bookmarkStart w:id="486" w:name="_Toc197265751"/>
      <w:bookmarkStart w:id="487" w:name="_Toc197266010"/>
      <w:bookmarkStart w:id="488" w:name="_Toc203575381"/>
      <w:bookmarkStart w:id="489" w:name="_Toc207807078"/>
      <w:bookmarkStart w:id="490" w:name="_Toc207814122"/>
      <w:bookmarkStart w:id="491" w:name="_Toc197265521"/>
      <w:bookmarkStart w:id="492" w:name="_Toc197265752"/>
      <w:bookmarkStart w:id="493" w:name="_Toc197266011"/>
      <w:bookmarkStart w:id="494" w:name="_Toc203575382"/>
      <w:bookmarkStart w:id="495" w:name="_Toc207807079"/>
      <w:bookmarkStart w:id="496" w:name="_Toc207814123"/>
      <w:bookmarkStart w:id="497" w:name="_Toc197265522"/>
      <w:bookmarkStart w:id="498" w:name="_Toc197265753"/>
      <w:bookmarkStart w:id="499" w:name="_Toc197266012"/>
      <w:bookmarkStart w:id="500" w:name="_Toc203575383"/>
      <w:bookmarkStart w:id="501" w:name="_Toc207807080"/>
      <w:bookmarkStart w:id="502" w:name="_Toc207814124"/>
      <w:bookmarkStart w:id="503" w:name="_Toc197265523"/>
      <w:bookmarkStart w:id="504" w:name="_Toc197265754"/>
      <w:bookmarkStart w:id="505" w:name="_Toc197266013"/>
      <w:bookmarkStart w:id="506" w:name="_Toc203575384"/>
      <w:bookmarkStart w:id="507" w:name="_Toc207807081"/>
      <w:bookmarkStart w:id="508" w:name="_Toc207814125"/>
      <w:bookmarkStart w:id="509" w:name="_Toc197265524"/>
      <w:bookmarkStart w:id="510" w:name="_Toc197265755"/>
      <w:bookmarkStart w:id="511" w:name="_Toc197266014"/>
      <w:bookmarkStart w:id="512" w:name="_Toc203575385"/>
      <w:bookmarkStart w:id="513" w:name="_Toc207807082"/>
      <w:bookmarkStart w:id="514" w:name="_Toc207814126"/>
      <w:bookmarkStart w:id="515" w:name="_Toc197265525"/>
      <w:bookmarkStart w:id="516" w:name="_Toc197265756"/>
      <w:bookmarkStart w:id="517" w:name="_Toc197266015"/>
      <w:bookmarkStart w:id="518" w:name="_Toc203575386"/>
      <w:bookmarkStart w:id="519" w:name="_Toc207807083"/>
      <w:bookmarkStart w:id="520" w:name="_Toc207814127"/>
      <w:bookmarkStart w:id="521" w:name="_Toc197265526"/>
      <w:bookmarkStart w:id="522" w:name="_Toc197265757"/>
      <w:bookmarkStart w:id="523" w:name="_Toc197266016"/>
      <w:bookmarkStart w:id="524" w:name="_Toc203575387"/>
      <w:bookmarkStart w:id="525" w:name="_Toc207807084"/>
      <w:bookmarkStart w:id="526" w:name="_Toc207814128"/>
      <w:bookmarkStart w:id="527" w:name="_Toc197265527"/>
      <w:bookmarkStart w:id="528" w:name="_Toc197265758"/>
      <w:bookmarkStart w:id="529" w:name="_Toc197266017"/>
      <w:bookmarkStart w:id="530" w:name="_Toc203575388"/>
      <w:bookmarkStart w:id="531" w:name="_Toc207807085"/>
      <w:bookmarkStart w:id="532" w:name="_Toc207814129"/>
      <w:bookmarkStart w:id="533" w:name="_Toc197265528"/>
      <w:bookmarkStart w:id="534" w:name="_Toc197265759"/>
      <w:bookmarkStart w:id="535" w:name="_Toc197266018"/>
      <w:bookmarkStart w:id="536" w:name="_Toc203575389"/>
      <w:bookmarkStart w:id="537" w:name="_Toc207807086"/>
      <w:bookmarkStart w:id="538" w:name="_Toc207814130"/>
      <w:bookmarkStart w:id="539" w:name="_Toc197265529"/>
      <w:bookmarkStart w:id="540" w:name="_Toc197265760"/>
      <w:bookmarkStart w:id="541" w:name="_Toc197266019"/>
      <w:bookmarkStart w:id="542" w:name="_Toc203575390"/>
      <w:bookmarkStart w:id="543" w:name="_Toc207807087"/>
      <w:bookmarkStart w:id="544" w:name="_Toc207814131"/>
      <w:bookmarkStart w:id="545" w:name="_Toc197265530"/>
      <w:bookmarkStart w:id="546" w:name="_Toc197265761"/>
      <w:bookmarkStart w:id="547" w:name="_Toc197266020"/>
      <w:bookmarkStart w:id="548" w:name="_Toc203575391"/>
      <w:bookmarkStart w:id="549" w:name="_Toc207807088"/>
      <w:bookmarkStart w:id="550" w:name="_Toc207814132"/>
      <w:bookmarkStart w:id="551" w:name="_Toc197265531"/>
      <w:bookmarkStart w:id="552" w:name="_Toc197265762"/>
      <w:bookmarkStart w:id="553" w:name="_Toc197266021"/>
      <w:bookmarkStart w:id="554" w:name="_Toc203575392"/>
      <w:bookmarkStart w:id="555" w:name="_Toc207807089"/>
      <w:bookmarkStart w:id="556" w:name="_Toc207814133"/>
      <w:bookmarkStart w:id="557" w:name="_Toc197265532"/>
      <w:bookmarkStart w:id="558" w:name="_Toc197265763"/>
      <w:bookmarkStart w:id="559" w:name="_Toc197266022"/>
      <w:bookmarkStart w:id="560" w:name="_Toc203575393"/>
      <w:bookmarkStart w:id="561" w:name="_Toc207807090"/>
      <w:bookmarkStart w:id="562" w:name="_Toc207814134"/>
      <w:bookmarkStart w:id="563" w:name="_Toc197265533"/>
      <w:bookmarkStart w:id="564" w:name="_Toc197265764"/>
      <w:bookmarkStart w:id="565" w:name="_Toc197266023"/>
      <w:bookmarkStart w:id="566" w:name="_Toc203575394"/>
      <w:bookmarkStart w:id="567" w:name="_Toc207807091"/>
      <w:bookmarkStart w:id="568" w:name="_Toc207814135"/>
      <w:bookmarkStart w:id="569" w:name="_Toc197265534"/>
      <w:bookmarkStart w:id="570" w:name="_Toc197265765"/>
      <w:bookmarkStart w:id="571" w:name="_Toc197266024"/>
      <w:bookmarkStart w:id="572" w:name="_Toc203575395"/>
      <w:bookmarkStart w:id="573" w:name="_Toc207807092"/>
      <w:bookmarkStart w:id="574" w:name="_Toc207814136"/>
      <w:bookmarkStart w:id="575" w:name="_Toc226564456"/>
      <w:bookmarkEnd w:id="215"/>
      <w:bookmarkEnd w:id="216"/>
      <w:bookmarkEnd w:id="217"/>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r w:rsidRPr="00587311">
        <w:t>«</w:t>
      </w:r>
      <w:r w:rsidRPr="00587311">
        <w:rPr>
          <w:rStyle w:val="GOSTSymItalic"/>
          <w:i w:val="0"/>
        </w:rPr>
        <w:t>Поручение о перечислении на счет исходящее</w:t>
      </w:r>
      <w:r w:rsidRPr="00587311">
        <w:t>» TSE_TransOrderAcc_D091</w:t>
      </w:r>
      <w:r w:rsidR="00D36624" w:rsidRPr="00D36624">
        <w:t>_</w:t>
      </w:r>
      <w:r w:rsidR="00D36624">
        <w:rPr>
          <w:lang w:val="en-US"/>
        </w:rPr>
        <w:t>NPS</w:t>
      </w:r>
      <w:bookmarkEnd w:id="575"/>
    </w:p>
    <w:p w14:paraId="47DF280D" w14:textId="5D853040" w:rsidR="008E2D6A" w:rsidRPr="00B20B4F" w:rsidRDefault="008E2D6A" w:rsidP="004D59AC">
      <w:pPr>
        <w:pStyle w:val="51"/>
        <w:rPr>
          <w:rStyle w:val="GOSTTablenorm0"/>
          <w:sz w:val="24"/>
        </w:rPr>
      </w:pPr>
      <w:bookmarkStart w:id="576" w:name="_Toc226564457"/>
      <w:r w:rsidRPr="00587311">
        <w:t>Перечень параметров тела запроса (Document)</w:t>
      </w:r>
      <w:r w:rsidRPr="00B20B4F">
        <w:t xml:space="preserve"> </w:t>
      </w:r>
      <w:r w:rsidR="00FB48E2">
        <w:t xml:space="preserve">по </w:t>
      </w:r>
      <w:r w:rsidRPr="00B20B4F">
        <w:t>документу «</w:t>
      </w:r>
      <w:r w:rsidRPr="00B20B4F">
        <w:rPr>
          <w:rStyle w:val="GOSTSymItalic"/>
          <w:i w:val="0"/>
        </w:rPr>
        <w:t>Поручение о перечислении на счет исходящее</w:t>
      </w:r>
      <w:r w:rsidRPr="00B20B4F">
        <w:t>» TSE_TransOrderAcc_D091</w:t>
      </w:r>
      <w:r w:rsidR="00D36624" w:rsidRPr="00D36624">
        <w:t>_</w:t>
      </w:r>
      <w:r w:rsidR="00D36624">
        <w:rPr>
          <w:szCs w:val="22"/>
          <w:lang w:val="en-US"/>
        </w:rPr>
        <w:t>NPS</w:t>
      </w:r>
      <w:bookmarkEnd w:id="576"/>
    </w:p>
    <w:p w14:paraId="0F6BACF3" w14:textId="36D9AFD3" w:rsidR="00587311" w:rsidRDefault="009C4464" w:rsidP="00B20B4F">
      <w:pPr>
        <w:pStyle w:val="GOSTNameTable"/>
      </w:pPr>
      <w:r>
        <w:fldChar w:fldCharType="begin"/>
      </w:r>
      <w:r>
        <w:instrText xml:space="preserve"> SEQ Таблица \* ARABIC </w:instrText>
      </w:r>
      <w:r>
        <w:fldChar w:fldCharType="separate"/>
      </w:r>
      <w:bookmarkStart w:id="577" w:name="_Toc226564518"/>
      <w:r w:rsidR="00CE7795">
        <w:t>6</w:t>
      </w:r>
      <w:r>
        <w:fldChar w:fldCharType="end"/>
      </w:r>
      <w:r w:rsidR="00587311">
        <w:t xml:space="preserve"> - </w:t>
      </w:r>
      <w:r w:rsidR="00587311" w:rsidRPr="00C51157">
        <w:t>Параметры тела (Document) запроса на подбор / сторнирование / переформирование записей учета по документу</w:t>
      </w:r>
      <w:r w:rsidR="008368E1">
        <w:t xml:space="preserve"> </w:t>
      </w:r>
      <w:r w:rsidR="008368E1" w:rsidRPr="00B20B4F">
        <w:t>«</w:t>
      </w:r>
      <w:r w:rsidR="008368E1" w:rsidRPr="00B20B4F">
        <w:rPr>
          <w:rStyle w:val="GOSTSymItalic"/>
          <w:i w:val="0"/>
        </w:rPr>
        <w:t>Поручение о перечислении на счет исходящее</w:t>
      </w:r>
      <w:r w:rsidR="008368E1" w:rsidRPr="00B20B4F">
        <w:t>» TSE_TransOrderAcc_D091</w:t>
      </w:r>
      <w:r w:rsidR="00D36624" w:rsidRPr="00D36624">
        <w:t>_</w:t>
      </w:r>
      <w:r w:rsidR="00D36624">
        <w:rPr>
          <w:lang w:val="en-US"/>
        </w:rPr>
        <w:t>NPS</w:t>
      </w:r>
      <w:bookmarkEnd w:id="577"/>
    </w:p>
    <w:tbl>
      <w:tblPr>
        <w:tblStyle w:val="GOSTTable"/>
        <w:tblW w:w="5024" w:type="pct"/>
        <w:tblLayout w:type="fixed"/>
        <w:tblLook w:val="07E0" w:firstRow="1" w:lastRow="1" w:firstColumn="1" w:lastColumn="1" w:noHBand="1" w:noVBand="1"/>
      </w:tblPr>
      <w:tblGrid>
        <w:gridCol w:w="3454"/>
        <w:gridCol w:w="2069"/>
        <w:gridCol w:w="1416"/>
        <w:gridCol w:w="1135"/>
        <w:gridCol w:w="993"/>
        <w:gridCol w:w="6702"/>
      </w:tblGrid>
      <w:tr w:rsidR="00F34126" w:rsidRPr="00B412B2" w14:paraId="1E5A5DCB" w14:textId="77777777" w:rsidTr="00F34126">
        <w:trPr>
          <w:cnfStyle w:val="100000000000" w:firstRow="1" w:lastRow="0" w:firstColumn="0" w:lastColumn="0" w:oddVBand="0" w:evenVBand="0" w:oddHBand="0" w:evenHBand="0" w:firstRowFirstColumn="0" w:firstRowLastColumn="0" w:lastRowFirstColumn="0" w:lastRowLastColumn="0"/>
          <w:trHeight w:val="322"/>
        </w:trPr>
        <w:tc>
          <w:tcPr>
            <w:tcW w:w="1095" w:type="pct"/>
          </w:tcPr>
          <w:p w14:paraId="13A3918B" w14:textId="5032213B" w:rsidR="006B4DF1" w:rsidRPr="00FD2ED3" w:rsidRDefault="006B4DF1" w:rsidP="0026205C">
            <w:pPr>
              <w:pStyle w:val="GOSTTableHead"/>
            </w:pPr>
            <w:r w:rsidRPr="00FD2ED3">
              <w:t>Параметр</w:t>
            </w:r>
          </w:p>
        </w:tc>
        <w:tc>
          <w:tcPr>
            <w:tcW w:w="656" w:type="pct"/>
            <w:hideMark/>
          </w:tcPr>
          <w:p w14:paraId="0513472F" w14:textId="77777777" w:rsidR="006B4DF1" w:rsidRPr="00FD2ED3" w:rsidRDefault="006B4DF1" w:rsidP="00FD2ED3">
            <w:pPr>
              <w:pStyle w:val="GOSTTableHead"/>
            </w:pPr>
            <w:r w:rsidRPr="00FD2ED3">
              <w:t>Название тэга</w:t>
            </w:r>
          </w:p>
        </w:tc>
        <w:tc>
          <w:tcPr>
            <w:tcW w:w="449" w:type="pct"/>
            <w:hideMark/>
          </w:tcPr>
          <w:p w14:paraId="4F9E86B4" w14:textId="77777777" w:rsidR="006B4DF1" w:rsidRPr="00FD2ED3" w:rsidRDefault="006B4DF1" w:rsidP="00FD2ED3">
            <w:pPr>
              <w:pStyle w:val="GOSTTableHead"/>
            </w:pPr>
            <w:r w:rsidRPr="00FD2ED3">
              <w:t>Тип данных</w:t>
            </w:r>
          </w:p>
        </w:tc>
        <w:tc>
          <w:tcPr>
            <w:tcW w:w="360" w:type="pct"/>
          </w:tcPr>
          <w:p w14:paraId="0FA27CD0" w14:textId="77777777" w:rsidR="006B4DF1" w:rsidRPr="00FD2ED3" w:rsidRDefault="006B4DF1" w:rsidP="00FD2ED3">
            <w:pPr>
              <w:pStyle w:val="GOSTTableHead"/>
            </w:pPr>
            <w:r w:rsidRPr="00FD2ED3">
              <w:t>Обязательность</w:t>
            </w:r>
          </w:p>
        </w:tc>
        <w:tc>
          <w:tcPr>
            <w:tcW w:w="315" w:type="pct"/>
            <w:hideMark/>
          </w:tcPr>
          <w:p w14:paraId="679AEDBC" w14:textId="77777777" w:rsidR="006B4DF1" w:rsidRPr="00FD2ED3" w:rsidRDefault="006B4DF1" w:rsidP="00FD2ED3">
            <w:pPr>
              <w:pStyle w:val="GOSTTableHead"/>
            </w:pPr>
            <w:r w:rsidRPr="00FD2ED3">
              <w:t>Размерность</w:t>
            </w:r>
          </w:p>
        </w:tc>
        <w:tc>
          <w:tcPr>
            <w:tcW w:w="2125" w:type="pct"/>
          </w:tcPr>
          <w:p w14:paraId="3D9F2BA6" w14:textId="77777777" w:rsidR="006B4DF1" w:rsidRPr="00FD2ED3" w:rsidRDefault="006B4DF1" w:rsidP="00FD2ED3">
            <w:pPr>
              <w:pStyle w:val="GOSTTableHead"/>
            </w:pPr>
            <w:r w:rsidRPr="00FD2ED3">
              <w:t>Описание</w:t>
            </w:r>
          </w:p>
        </w:tc>
      </w:tr>
      <w:tr w:rsidR="006B4DF1" w:rsidRPr="00B9499D" w14:paraId="2B573055" w14:textId="77777777" w:rsidTr="00F34126">
        <w:tc>
          <w:tcPr>
            <w:tcW w:w="1095" w:type="pct"/>
          </w:tcPr>
          <w:p w14:paraId="71B78864" w14:textId="4DC00674" w:rsidR="006B4DF1" w:rsidRPr="00033F2C" w:rsidRDefault="006B4DF1" w:rsidP="00793AF4">
            <w:pPr>
              <w:pStyle w:val="GOSTTablenorm"/>
            </w:pPr>
            <w:r w:rsidRPr="00033F2C">
              <w:rPr>
                <w:szCs w:val="22"/>
              </w:rPr>
              <w:t>Номер документа</w:t>
            </w:r>
          </w:p>
        </w:tc>
        <w:tc>
          <w:tcPr>
            <w:tcW w:w="656" w:type="pct"/>
          </w:tcPr>
          <w:p w14:paraId="28F8565F" w14:textId="5AC46A81" w:rsidR="006B4DF1" w:rsidRPr="00033F2C" w:rsidRDefault="006B4DF1" w:rsidP="00793AF4">
            <w:pPr>
              <w:pStyle w:val="GOSTTablenorm"/>
            </w:pPr>
            <w:r w:rsidRPr="00033F2C">
              <w:t>BRE_DOCNUM</w:t>
            </w:r>
          </w:p>
        </w:tc>
        <w:tc>
          <w:tcPr>
            <w:tcW w:w="449" w:type="pct"/>
          </w:tcPr>
          <w:p w14:paraId="5A163FAB" w14:textId="3C36B2F3" w:rsidR="006B4DF1" w:rsidRPr="00033F2C" w:rsidRDefault="006B4DF1" w:rsidP="00793AF4">
            <w:pPr>
              <w:pStyle w:val="GOSTTablenorm"/>
            </w:pPr>
            <w:r w:rsidRPr="00033F2C">
              <w:rPr>
                <w:szCs w:val="22"/>
              </w:rPr>
              <w:t>Строка</w:t>
            </w:r>
          </w:p>
        </w:tc>
        <w:tc>
          <w:tcPr>
            <w:tcW w:w="360" w:type="pct"/>
          </w:tcPr>
          <w:p w14:paraId="22957610" w14:textId="197BF72F" w:rsidR="006B4DF1" w:rsidRPr="00033F2C" w:rsidRDefault="006B4DF1" w:rsidP="00793AF4">
            <w:pPr>
              <w:pStyle w:val="GOSTTablenorm"/>
            </w:pPr>
            <w:r w:rsidRPr="00033F2C">
              <w:rPr>
                <w:szCs w:val="22"/>
              </w:rPr>
              <w:t>Да</w:t>
            </w:r>
          </w:p>
        </w:tc>
        <w:tc>
          <w:tcPr>
            <w:tcW w:w="315" w:type="pct"/>
          </w:tcPr>
          <w:p w14:paraId="5ADF0FB7" w14:textId="36B158A9" w:rsidR="006B4DF1" w:rsidRPr="00033F2C" w:rsidRDefault="006B4DF1" w:rsidP="00AE5E7E">
            <w:pPr>
              <w:pStyle w:val="GOSTTablenorm"/>
            </w:pPr>
            <w:r w:rsidRPr="00033F2C">
              <w:rPr>
                <w:szCs w:val="22"/>
              </w:rPr>
              <w:t>&lt;=</w:t>
            </w:r>
            <w:r w:rsidR="00985E81" w:rsidRPr="00033F2C">
              <w:rPr>
                <w:szCs w:val="22"/>
              </w:rPr>
              <w:t>15</w:t>
            </w:r>
          </w:p>
        </w:tc>
        <w:tc>
          <w:tcPr>
            <w:tcW w:w="2125" w:type="pct"/>
          </w:tcPr>
          <w:p w14:paraId="3A6AB965" w14:textId="3498B533" w:rsidR="006B4DF1" w:rsidRPr="00033F2C" w:rsidRDefault="006B4DF1" w:rsidP="00793AF4">
            <w:pPr>
              <w:pStyle w:val="GOSTTablenorm"/>
            </w:pPr>
            <w:r w:rsidRPr="00033F2C">
              <w:rPr>
                <w:szCs w:val="22"/>
              </w:rPr>
              <w:t>Указывается номер документа</w:t>
            </w:r>
          </w:p>
        </w:tc>
      </w:tr>
      <w:tr w:rsidR="006B4DF1" w:rsidRPr="009E4B64" w14:paraId="6C254E30" w14:textId="77777777" w:rsidTr="00F34126">
        <w:tc>
          <w:tcPr>
            <w:tcW w:w="1095" w:type="pct"/>
          </w:tcPr>
          <w:p w14:paraId="74ED3A67" w14:textId="616C3AB8" w:rsidR="006B4DF1" w:rsidRPr="00033F2C" w:rsidRDefault="006B4DF1" w:rsidP="00793AF4">
            <w:pPr>
              <w:pStyle w:val="GOSTTablenorm"/>
              <w:rPr>
                <w:szCs w:val="22"/>
              </w:rPr>
            </w:pPr>
            <w:r w:rsidRPr="00033F2C">
              <w:rPr>
                <w:szCs w:val="22"/>
              </w:rPr>
              <w:t>Дата документа</w:t>
            </w:r>
          </w:p>
        </w:tc>
        <w:tc>
          <w:tcPr>
            <w:tcW w:w="656" w:type="pct"/>
          </w:tcPr>
          <w:p w14:paraId="4BE67003" w14:textId="101592D7" w:rsidR="006B4DF1" w:rsidRPr="00033F2C" w:rsidRDefault="006B4DF1" w:rsidP="00793AF4">
            <w:pPr>
              <w:pStyle w:val="GOSTTablenorm"/>
            </w:pPr>
            <w:r w:rsidRPr="00033F2C">
              <w:t>BRE_DOCDATE</w:t>
            </w:r>
          </w:p>
        </w:tc>
        <w:tc>
          <w:tcPr>
            <w:tcW w:w="449" w:type="pct"/>
          </w:tcPr>
          <w:p w14:paraId="626400D3" w14:textId="26AF0E76" w:rsidR="006B4DF1" w:rsidRPr="00033F2C" w:rsidRDefault="006B4DF1" w:rsidP="00793AF4">
            <w:pPr>
              <w:pStyle w:val="GOSTTablenorm"/>
              <w:rPr>
                <w:bCs/>
                <w:szCs w:val="22"/>
              </w:rPr>
            </w:pPr>
            <w:r w:rsidRPr="00033F2C">
              <w:rPr>
                <w:szCs w:val="22"/>
              </w:rPr>
              <w:t>Дата</w:t>
            </w:r>
          </w:p>
        </w:tc>
        <w:tc>
          <w:tcPr>
            <w:tcW w:w="360" w:type="pct"/>
          </w:tcPr>
          <w:p w14:paraId="31808169" w14:textId="24CA7BDE" w:rsidR="006B4DF1" w:rsidRPr="00033F2C" w:rsidRDefault="006B4DF1" w:rsidP="00793AF4">
            <w:pPr>
              <w:pStyle w:val="GOSTTablenorm"/>
              <w:rPr>
                <w:szCs w:val="22"/>
              </w:rPr>
            </w:pPr>
            <w:r w:rsidRPr="00033F2C">
              <w:rPr>
                <w:szCs w:val="22"/>
              </w:rPr>
              <w:t>Да</w:t>
            </w:r>
          </w:p>
        </w:tc>
        <w:tc>
          <w:tcPr>
            <w:tcW w:w="315" w:type="pct"/>
          </w:tcPr>
          <w:p w14:paraId="29F15C0F" w14:textId="77777777" w:rsidR="006B4DF1" w:rsidRPr="00033F2C" w:rsidRDefault="006B4DF1" w:rsidP="00793AF4">
            <w:pPr>
              <w:pStyle w:val="GOSTTablenorm"/>
            </w:pPr>
          </w:p>
        </w:tc>
        <w:tc>
          <w:tcPr>
            <w:tcW w:w="2125" w:type="pct"/>
          </w:tcPr>
          <w:p w14:paraId="2B6566CB" w14:textId="06FEB391" w:rsidR="006B4DF1" w:rsidRPr="00033F2C" w:rsidRDefault="006B4DF1" w:rsidP="00793AF4">
            <w:pPr>
              <w:pStyle w:val="GOSTTablenorm"/>
              <w:rPr>
                <w:szCs w:val="22"/>
              </w:rPr>
            </w:pPr>
            <w:r w:rsidRPr="00033F2C">
              <w:rPr>
                <w:szCs w:val="22"/>
              </w:rPr>
              <w:t>Указывается дата документа в формате YYYY-MM-DD</w:t>
            </w:r>
          </w:p>
        </w:tc>
      </w:tr>
      <w:tr w:rsidR="006B4DF1" w:rsidRPr="009E4B64" w14:paraId="61DBFC00" w14:textId="77777777" w:rsidTr="00F34126">
        <w:tc>
          <w:tcPr>
            <w:tcW w:w="1095" w:type="pct"/>
          </w:tcPr>
          <w:p w14:paraId="2A0EE24C" w14:textId="1C1D2078" w:rsidR="006B4DF1" w:rsidRPr="00033F2C" w:rsidRDefault="006B4DF1" w:rsidP="00EC2EAE">
            <w:pPr>
              <w:pStyle w:val="GOSTTablenorm"/>
              <w:rPr>
                <w:szCs w:val="22"/>
              </w:rPr>
            </w:pPr>
            <w:r w:rsidRPr="00033F2C">
              <w:rPr>
                <w:szCs w:val="22"/>
              </w:rPr>
              <w:t xml:space="preserve">Тип </w:t>
            </w:r>
            <w:r w:rsidR="00EC2EAE" w:rsidRPr="00033F2C">
              <w:rPr>
                <w:szCs w:val="22"/>
              </w:rPr>
              <w:t xml:space="preserve">расчетного </w:t>
            </w:r>
            <w:r w:rsidRPr="00033F2C">
              <w:rPr>
                <w:szCs w:val="22"/>
              </w:rPr>
              <w:t>документа</w:t>
            </w:r>
          </w:p>
        </w:tc>
        <w:tc>
          <w:tcPr>
            <w:tcW w:w="656" w:type="pct"/>
          </w:tcPr>
          <w:p w14:paraId="180C4B03" w14:textId="27B10EDA" w:rsidR="006B4DF1" w:rsidRPr="00033F2C" w:rsidRDefault="006B4DF1" w:rsidP="00793AF4">
            <w:pPr>
              <w:pStyle w:val="GOSTTablenorm"/>
            </w:pPr>
            <w:r w:rsidRPr="00033F2C">
              <w:t>BRE_TYPEDOC</w:t>
            </w:r>
          </w:p>
        </w:tc>
        <w:tc>
          <w:tcPr>
            <w:tcW w:w="449" w:type="pct"/>
          </w:tcPr>
          <w:p w14:paraId="2AA67DEB" w14:textId="4E9380F5" w:rsidR="006B4DF1" w:rsidRPr="00033F2C" w:rsidRDefault="006B4DF1" w:rsidP="00793AF4">
            <w:pPr>
              <w:pStyle w:val="GOSTTablenorm"/>
              <w:rPr>
                <w:bCs/>
                <w:szCs w:val="22"/>
              </w:rPr>
            </w:pPr>
            <w:r w:rsidRPr="00033F2C">
              <w:rPr>
                <w:szCs w:val="22"/>
              </w:rPr>
              <w:t>Строка</w:t>
            </w:r>
          </w:p>
        </w:tc>
        <w:tc>
          <w:tcPr>
            <w:tcW w:w="360" w:type="pct"/>
          </w:tcPr>
          <w:p w14:paraId="50397351" w14:textId="0BC726F3" w:rsidR="006B4DF1" w:rsidRPr="00033F2C" w:rsidRDefault="006B4DF1" w:rsidP="00793AF4">
            <w:pPr>
              <w:pStyle w:val="GOSTTablenorm"/>
              <w:rPr>
                <w:szCs w:val="22"/>
              </w:rPr>
            </w:pPr>
            <w:r w:rsidRPr="00033F2C">
              <w:rPr>
                <w:szCs w:val="22"/>
              </w:rPr>
              <w:t>Да</w:t>
            </w:r>
          </w:p>
        </w:tc>
        <w:tc>
          <w:tcPr>
            <w:tcW w:w="315" w:type="pct"/>
          </w:tcPr>
          <w:p w14:paraId="4709C730" w14:textId="722DF9FD" w:rsidR="006B4DF1" w:rsidRPr="00033F2C" w:rsidRDefault="006B4DF1" w:rsidP="00793AF4">
            <w:pPr>
              <w:pStyle w:val="GOSTTablenorm"/>
            </w:pPr>
            <w:r w:rsidRPr="00033F2C">
              <w:rPr>
                <w:szCs w:val="22"/>
              </w:rPr>
              <w:t>=3</w:t>
            </w:r>
          </w:p>
        </w:tc>
        <w:tc>
          <w:tcPr>
            <w:tcW w:w="2125" w:type="pct"/>
          </w:tcPr>
          <w:p w14:paraId="7F4A4A6E" w14:textId="4A273048" w:rsidR="000B1F94" w:rsidRDefault="006B4DF1" w:rsidP="00797E50">
            <w:pPr>
              <w:pStyle w:val="GOSTTablenorm"/>
              <w:rPr>
                <w:szCs w:val="22"/>
              </w:rPr>
            </w:pPr>
            <w:r w:rsidRPr="00033F2C">
              <w:rPr>
                <w:szCs w:val="22"/>
              </w:rPr>
              <w:t>Указывается тип расчетного документа</w:t>
            </w:r>
            <w:r w:rsidR="00B017F2" w:rsidRPr="00033F2C">
              <w:t xml:space="preserve"> с учетом направления движения денежных средств.</w:t>
            </w:r>
          </w:p>
          <w:p w14:paraId="5D2B5154" w14:textId="49A70677" w:rsidR="006B4DF1" w:rsidRPr="00033F2C" w:rsidRDefault="00B017F2" w:rsidP="00797E50">
            <w:pPr>
              <w:pStyle w:val="GOSTTablenorm"/>
              <w:rPr>
                <w:szCs w:val="22"/>
              </w:rPr>
            </w:pPr>
            <w:r w:rsidRPr="00033F2C">
              <w:rPr>
                <w:szCs w:val="22"/>
              </w:rPr>
              <w:t xml:space="preserve">Заполняется значением </w:t>
            </w:r>
            <w:r w:rsidR="006B4DF1" w:rsidRPr="00033F2C">
              <w:rPr>
                <w:szCs w:val="22"/>
              </w:rPr>
              <w:t>«</w:t>
            </w:r>
            <w:r w:rsidR="006B4DF1" w:rsidRPr="00033F2C">
              <w:t xml:space="preserve">КДИ» </w:t>
            </w:r>
            <w:r w:rsidR="004B2C15" w:rsidRPr="000318D6">
              <w:t>–</w:t>
            </w:r>
            <w:r w:rsidR="006B4DF1" w:rsidRPr="00033F2C">
              <w:t xml:space="preserve"> Поручение о перечислении на счет исходящее</w:t>
            </w:r>
          </w:p>
        </w:tc>
      </w:tr>
      <w:tr w:rsidR="002840AF" w:rsidRPr="009E4B64" w14:paraId="1DE2D77B" w14:textId="77777777" w:rsidTr="00F34126">
        <w:tc>
          <w:tcPr>
            <w:tcW w:w="1095" w:type="pct"/>
          </w:tcPr>
          <w:p w14:paraId="6A97D974" w14:textId="5F500162" w:rsidR="002840AF" w:rsidRPr="00033F2C" w:rsidRDefault="002840AF" w:rsidP="002840AF">
            <w:pPr>
              <w:pStyle w:val="GOSTTablenorm"/>
              <w:rPr>
                <w:szCs w:val="22"/>
              </w:rPr>
            </w:pPr>
            <w:r w:rsidRPr="00033F2C">
              <w:t>Признак автоматического формирования документа</w:t>
            </w:r>
          </w:p>
        </w:tc>
        <w:tc>
          <w:tcPr>
            <w:tcW w:w="656" w:type="pct"/>
          </w:tcPr>
          <w:p w14:paraId="5E7E3432" w14:textId="1B51F7FA" w:rsidR="002840AF" w:rsidRPr="00033F2C" w:rsidRDefault="002840AF" w:rsidP="002840AF">
            <w:pPr>
              <w:pStyle w:val="GOSTTablenorm"/>
            </w:pPr>
            <w:r w:rsidRPr="00033F2C">
              <w:rPr>
                <w:lang w:val="en-US"/>
              </w:rPr>
              <w:t>SI_</w:t>
            </w:r>
            <w:r w:rsidRPr="00033F2C">
              <w:t>signAutoPP</w:t>
            </w:r>
          </w:p>
        </w:tc>
        <w:tc>
          <w:tcPr>
            <w:tcW w:w="449" w:type="pct"/>
          </w:tcPr>
          <w:p w14:paraId="2AA54213" w14:textId="32A2F076" w:rsidR="002840AF" w:rsidRPr="00033F2C" w:rsidRDefault="002840AF" w:rsidP="002840AF">
            <w:pPr>
              <w:pStyle w:val="GOSTTablenorm"/>
              <w:rPr>
                <w:szCs w:val="22"/>
              </w:rPr>
            </w:pPr>
            <w:r w:rsidRPr="0055787B">
              <w:rPr>
                <w:szCs w:val="22"/>
              </w:rPr>
              <w:t>Строка</w:t>
            </w:r>
          </w:p>
        </w:tc>
        <w:tc>
          <w:tcPr>
            <w:tcW w:w="360" w:type="pct"/>
          </w:tcPr>
          <w:p w14:paraId="20E49990" w14:textId="2FEFB303" w:rsidR="002840AF" w:rsidRPr="00033F2C" w:rsidRDefault="002840AF" w:rsidP="002840AF">
            <w:pPr>
              <w:pStyle w:val="GOSTTablenorm"/>
              <w:rPr>
                <w:szCs w:val="22"/>
              </w:rPr>
            </w:pPr>
            <w:r w:rsidRPr="0055787B">
              <w:t>Да</w:t>
            </w:r>
          </w:p>
        </w:tc>
        <w:tc>
          <w:tcPr>
            <w:tcW w:w="315" w:type="pct"/>
          </w:tcPr>
          <w:p w14:paraId="7CE3E7CD" w14:textId="19B35342" w:rsidR="002840AF" w:rsidRPr="00033F2C" w:rsidRDefault="002840AF" w:rsidP="002840AF">
            <w:pPr>
              <w:pStyle w:val="GOSTTablenorm"/>
              <w:rPr>
                <w:szCs w:val="22"/>
              </w:rPr>
            </w:pPr>
            <w:r w:rsidRPr="00E96826">
              <w:rPr>
                <w:lang w:val="en-US"/>
              </w:rPr>
              <w:t>=1</w:t>
            </w:r>
          </w:p>
        </w:tc>
        <w:tc>
          <w:tcPr>
            <w:tcW w:w="2125" w:type="pct"/>
          </w:tcPr>
          <w:p w14:paraId="0F8DC44D" w14:textId="77777777" w:rsidR="002840AF" w:rsidRPr="00E96826" w:rsidRDefault="002840AF" w:rsidP="002840AF">
            <w:pPr>
              <w:pStyle w:val="GOSTTablenorm"/>
              <w:rPr>
                <w:szCs w:val="22"/>
              </w:rPr>
            </w:pPr>
            <w:r w:rsidRPr="00E96826">
              <w:rPr>
                <w:szCs w:val="22"/>
              </w:rPr>
              <w:t>Указывается признак документа, сформированного автоматически для проведения операций по внутренним расчетам при исполнении (восстановлении исполнения) КОО. Допустимые значения:</w:t>
            </w:r>
          </w:p>
          <w:p w14:paraId="4CB06FB9" w14:textId="11AA776B" w:rsidR="002840AF" w:rsidRPr="00E96826" w:rsidRDefault="002840AF" w:rsidP="002840AF">
            <w:pPr>
              <w:pStyle w:val="GOSTTableListMark1"/>
            </w:pPr>
            <w:r w:rsidRPr="00E96826">
              <w:t xml:space="preserve">«1» </w:t>
            </w:r>
            <w:r w:rsidR="004A1636" w:rsidRPr="000318D6">
              <w:t>–</w:t>
            </w:r>
            <w:r w:rsidRPr="00E96826">
              <w:t xml:space="preserve"> автоППСИ</w:t>
            </w:r>
            <w:r>
              <w:t xml:space="preserve"> (автоматическое Поручение о перечислении на счет (исходящее))</w:t>
            </w:r>
            <w:r w:rsidRPr="00E96826">
              <w:t>;</w:t>
            </w:r>
          </w:p>
          <w:p w14:paraId="4E40900B" w14:textId="3B9D7210" w:rsidR="002840AF" w:rsidRPr="00033F2C" w:rsidRDefault="002840AF" w:rsidP="002840AF">
            <w:pPr>
              <w:pStyle w:val="GOSTTableListMark1"/>
              <w:rPr>
                <w:szCs w:val="22"/>
              </w:rPr>
            </w:pPr>
            <w:r w:rsidRPr="00E96826">
              <w:t xml:space="preserve">«0» </w:t>
            </w:r>
            <w:r w:rsidR="004A1636" w:rsidRPr="000318D6">
              <w:t>–</w:t>
            </w:r>
            <w:r w:rsidRPr="00E96826">
              <w:t xml:space="preserve"> ППСИ</w:t>
            </w:r>
            <w:r>
              <w:t xml:space="preserve"> (Поручение о перечислении на счет (исходящее))</w:t>
            </w:r>
          </w:p>
        </w:tc>
      </w:tr>
      <w:tr w:rsidR="00E63B7E" w:rsidRPr="009E4B64" w14:paraId="006647C7" w14:textId="77777777" w:rsidTr="00F34126">
        <w:tc>
          <w:tcPr>
            <w:tcW w:w="1095" w:type="pct"/>
          </w:tcPr>
          <w:p w14:paraId="70897ED6" w14:textId="77777777" w:rsidR="00E63B7E" w:rsidRPr="00033F2C" w:rsidRDefault="00E63B7E" w:rsidP="009A6686">
            <w:pPr>
              <w:pStyle w:val="GOSTTablenorm"/>
              <w:rPr>
                <w:szCs w:val="22"/>
              </w:rPr>
            </w:pPr>
            <w:r w:rsidRPr="00033F2C">
              <w:t>Код валюты по ОКВ</w:t>
            </w:r>
          </w:p>
        </w:tc>
        <w:tc>
          <w:tcPr>
            <w:tcW w:w="656" w:type="pct"/>
          </w:tcPr>
          <w:p w14:paraId="65D3B939" w14:textId="77777777" w:rsidR="00E63B7E" w:rsidRPr="00033F2C" w:rsidRDefault="00E63B7E" w:rsidP="009A6686">
            <w:pPr>
              <w:pStyle w:val="GOSTTablenorm"/>
            </w:pPr>
            <w:r w:rsidRPr="00033F2C">
              <w:t>CURRENCY_CODE</w:t>
            </w:r>
          </w:p>
        </w:tc>
        <w:tc>
          <w:tcPr>
            <w:tcW w:w="449" w:type="pct"/>
          </w:tcPr>
          <w:p w14:paraId="0675A5B0" w14:textId="77777777" w:rsidR="00E63B7E" w:rsidRPr="00033F2C" w:rsidRDefault="00E63B7E" w:rsidP="009A6686">
            <w:pPr>
              <w:pStyle w:val="GOSTTablenorm"/>
              <w:rPr>
                <w:bCs/>
                <w:szCs w:val="22"/>
              </w:rPr>
            </w:pPr>
            <w:r w:rsidRPr="00033F2C">
              <w:rPr>
                <w:szCs w:val="22"/>
              </w:rPr>
              <w:t>Строка</w:t>
            </w:r>
          </w:p>
        </w:tc>
        <w:tc>
          <w:tcPr>
            <w:tcW w:w="360" w:type="pct"/>
          </w:tcPr>
          <w:p w14:paraId="6A620C94" w14:textId="77777777" w:rsidR="00E63B7E" w:rsidRPr="00033F2C" w:rsidRDefault="00E63B7E" w:rsidP="009A6686">
            <w:pPr>
              <w:pStyle w:val="GOSTTablenorm"/>
              <w:rPr>
                <w:szCs w:val="22"/>
              </w:rPr>
            </w:pPr>
            <w:r w:rsidRPr="00033F2C">
              <w:rPr>
                <w:szCs w:val="22"/>
              </w:rPr>
              <w:t>Да</w:t>
            </w:r>
          </w:p>
        </w:tc>
        <w:tc>
          <w:tcPr>
            <w:tcW w:w="315" w:type="pct"/>
          </w:tcPr>
          <w:p w14:paraId="4E897A15" w14:textId="77777777" w:rsidR="00E63B7E" w:rsidRPr="00033F2C" w:rsidRDefault="00E63B7E" w:rsidP="009A6686">
            <w:pPr>
              <w:pStyle w:val="GOSTTablenorm"/>
            </w:pPr>
            <w:r w:rsidRPr="00033F2C">
              <w:rPr>
                <w:szCs w:val="22"/>
              </w:rPr>
              <w:t>=3</w:t>
            </w:r>
          </w:p>
        </w:tc>
        <w:tc>
          <w:tcPr>
            <w:tcW w:w="2125" w:type="pct"/>
          </w:tcPr>
          <w:p w14:paraId="0B1D5C30" w14:textId="77777777" w:rsidR="00E63B7E" w:rsidRPr="00033F2C" w:rsidRDefault="00E63B7E" w:rsidP="009A6686">
            <w:pPr>
              <w:pStyle w:val="GOSTTablenorm"/>
              <w:rPr>
                <w:szCs w:val="22"/>
              </w:rPr>
            </w:pPr>
            <w:r w:rsidRPr="00033F2C">
              <w:t>Указывается код валюты по Общероссийскому классификатору валют. Допустимо указывать как цифровой, так и буквенный код валюты</w:t>
            </w:r>
          </w:p>
        </w:tc>
      </w:tr>
      <w:tr w:rsidR="006B4DF1" w:rsidRPr="009E4B64" w14:paraId="4072DF39" w14:textId="77777777" w:rsidTr="00F34126">
        <w:tc>
          <w:tcPr>
            <w:tcW w:w="1095" w:type="pct"/>
          </w:tcPr>
          <w:p w14:paraId="76AD723E" w14:textId="41DDFB3B" w:rsidR="006B4DF1" w:rsidRPr="00033F2C" w:rsidRDefault="006B4DF1" w:rsidP="0016128A">
            <w:pPr>
              <w:pStyle w:val="GOSTTablenorm"/>
            </w:pPr>
            <w:r w:rsidRPr="00033F2C">
              <w:rPr>
                <w:szCs w:val="22"/>
              </w:rPr>
              <w:t>Уровень конфиденциальности</w:t>
            </w:r>
          </w:p>
        </w:tc>
        <w:tc>
          <w:tcPr>
            <w:tcW w:w="656" w:type="pct"/>
          </w:tcPr>
          <w:p w14:paraId="7704AFDA" w14:textId="07EED995" w:rsidR="006B4DF1" w:rsidRPr="00033F2C" w:rsidRDefault="006B4DF1" w:rsidP="0016128A">
            <w:pPr>
              <w:pStyle w:val="GOSTTablenorm"/>
            </w:pPr>
            <w:r w:rsidRPr="00033F2C">
              <w:t>StmInfrmtn_AccessLevelStereotype</w:t>
            </w:r>
          </w:p>
        </w:tc>
        <w:tc>
          <w:tcPr>
            <w:tcW w:w="449" w:type="pct"/>
          </w:tcPr>
          <w:p w14:paraId="09DB3DCD" w14:textId="1FDECC6B" w:rsidR="006B4DF1" w:rsidRPr="00033F2C" w:rsidRDefault="006B4DF1" w:rsidP="0016128A">
            <w:pPr>
              <w:pStyle w:val="GOSTTablenorm"/>
            </w:pPr>
            <w:r w:rsidRPr="00033F2C">
              <w:rPr>
                <w:szCs w:val="22"/>
              </w:rPr>
              <w:t>Число</w:t>
            </w:r>
          </w:p>
        </w:tc>
        <w:tc>
          <w:tcPr>
            <w:tcW w:w="360" w:type="pct"/>
          </w:tcPr>
          <w:p w14:paraId="3ADEA1D6" w14:textId="4154D6D9" w:rsidR="006B4DF1" w:rsidRPr="00033F2C" w:rsidRDefault="006B4DF1" w:rsidP="0016128A">
            <w:pPr>
              <w:pStyle w:val="GOSTTablenorm"/>
            </w:pPr>
            <w:r w:rsidRPr="00033F2C">
              <w:rPr>
                <w:szCs w:val="22"/>
              </w:rPr>
              <w:t>Да</w:t>
            </w:r>
          </w:p>
        </w:tc>
        <w:tc>
          <w:tcPr>
            <w:tcW w:w="315" w:type="pct"/>
          </w:tcPr>
          <w:p w14:paraId="09F369B5" w14:textId="6EC32296" w:rsidR="006B4DF1" w:rsidRPr="00033F2C" w:rsidRDefault="006B4DF1" w:rsidP="0016128A">
            <w:pPr>
              <w:pStyle w:val="GOSTTablenorm"/>
            </w:pPr>
            <w:r w:rsidRPr="00033F2C">
              <w:rPr>
                <w:szCs w:val="22"/>
              </w:rPr>
              <w:t>=1</w:t>
            </w:r>
          </w:p>
        </w:tc>
        <w:tc>
          <w:tcPr>
            <w:tcW w:w="2125" w:type="pct"/>
          </w:tcPr>
          <w:p w14:paraId="4F12D9F0" w14:textId="77777777" w:rsidR="006B4DF1" w:rsidRPr="00033F2C" w:rsidRDefault="006B4DF1" w:rsidP="0016128A">
            <w:pPr>
              <w:pStyle w:val="GOSTTablenorm"/>
              <w:rPr>
                <w:szCs w:val="22"/>
              </w:rPr>
            </w:pPr>
            <w:r w:rsidRPr="00033F2C">
              <w:rPr>
                <w:szCs w:val="22"/>
              </w:rPr>
              <w:t>Указывается уровень конфиденциальности документа.</w:t>
            </w:r>
          </w:p>
          <w:p w14:paraId="213FB95C" w14:textId="77777777" w:rsidR="006B4DF1" w:rsidRPr="00033F2C" w:rsidRDefault="006B4DF1" w:rsidP="0016128A">
            <w:pPr>
              <w:pStyle w:val="GOSTTablenorm"/>
              <w:rPr>
                <w:szCs w:val="22"/>
              </w:rPr>
            </w:pPr>
            <w:r w:rsidRPr="00033F2C">
              <w:rPr>
                <w:szCs w:val="22"/>
              </w:rPr>
              <w:t>Возможные значения:</w:t>
            </w:r>
          </w:p>
          <w:p w14:paraId="24B6CADA" w14:textId="4C56A2E7" w:rsidR="006B4DF1" w:rsidRPr="00033F2C" w:rsidRDefault="006B4DF1" w:rsidP="0016128A">
            <w:pPr>
              <w:pStyle w:val="GOSTTableListMark1"/>
            </w:pPr>
            <w:r w:rsidRPr="00033F2C">
              <w:t xml:space="preserve">«0» </w:t>
            </w:r>
            <w:r w:rsidR="004A1636" w:rsidRPr="000318D6">
              <w:t>–</w:t>
            </w:r>
            <w:r w:rsidRPr="00033F2C">
              <w:t xml:space="preserve"> Несекретно;</w:t>
            </w:r>
          </w:p>
          <w:p w14:paraId="5A2B0BDC" w14:textId="486F8B25" w:rsidR="006B4DF1" w:rsidRPr="00033F2C" w:rsidRDefault="006B4DF1" w:rsidP="00E63B7E">
            <w:pPr>
              <w:pStyle w:val="GOSTTableListMark1"/>
            </w:pPr>
            <w:r w:rsidRPr="00033F2C">
              <w:t xml:space="preserve">«1» </w:t>
            </w:r>
            <w:r w:rsidR="004A1636" w:rsidRPr="000318D6">
              <w:t>–</w:t>
            </w:r>
            <w:r w:rsidRPr="00033F2C">
              <w:t xml:space="preserve"> Для служебного пользования</w:t>
            </w:r>
          </w:p>
        </w:tc>
      </w:tr>
      <w:tr w:rsidR="008E21B5" w:rsidRPr="009E4B64" w14:paraId="4AF1EE86" w14:textId="77777777" w:rsidTr="00F34126">
        <w:tc>
          <w:tcPr>
            <w:tcW w:w="1095" w:type="pct"/>
          </w:tcPr>
          <w:p w14:paraId="3C79F92A" w14:textId="5DAC6043" w:rsidR="008E21B5" w:rsidRPr="00D34E79" w:rsidRDefault="008E21B5" w:rsidP="002E39B9">
            <w:pPr>
              <w:pStyle w:val="GOSTTablenorm"/>
              <w:rPr>
                <w:szCs w:val="22"/>
              </w:rPr>
            </w:pPr>
            <w:commentRangeStart w:id="578"/>
            <w:r>
              <w:t>Код</w:t>
            </w:r>
            <w:commentRangeEnd w:id="578"/>
            <w:r w:rsidR="00057458">
              <w:rPr>
                <w:rStyle w:val="afff4"/>
              </w:rPr>
              <w:commentReference w:id="578"/>
            </w:r>
            <w:r>
              <w:t xml:space="preserve"> ТОФК ЦС </w:t>
            </w:r>
            <w:r w:rsidR="002E39B9" w:rsidRPr="000C3DAB">
              <w:t>по ЛС плательщика</w:t>
            </w:r>
            <w:r w:rsidR="002E39B9" w:rsidDel="002E39B9">
              <w:t xml:space="preserve"> </w:t>
            </w:r>
          </w:p>
        </w:tc>
        <w:tc>
          <w:tcPr>
            <w:tcW w:w="656" w:type="pct"/>
          </w:tcPr>
          <w:p w14:paraId="2E5899CC" w14:textId="77777777" w:rsidR="008E21B5" w:rsidRPr="0009288F" w:rsidRDefault="008E21B5" w:rsidP="009A6686">
            <w:pPr>
              <w:pStyle w:val="GOSTTablenorm"/>
            </w:pPr>
            <w:r w:rsidRPr="00E9730B">
              <w:t>SI_TOFKCODECSPAYER</w:t>
            </w:r>
          </w:p>
        </w:tc>
        <w:tc>
          <w:tcPr>
            <w:tcW w:w="449" w:type="pct"/>
          </w:tcPr>
          <w:p w14:paraId="18110346" w14:textId="77777777" w:rsidR="008E21B5" w:rsidRPr="00B9499D" w:rsidRDefault="008E21B5" w:rsidP="009A6686">
            <w:pPr>
              <w:pStyle w:val="GOSTTablenorm"/>
              <w:rPr>
                <w:bCs/>
                <w:szCs w:val="22"/>
              </w:rPr>
            </w:pPr>
            <w:r>
              <w:t>Строка</w:t>
            </w:r>
          </w:p>
        </w:tc>
        <w:tc>
          <w:tcPr>
            <w:tcW w:w="360" w:type="pct"/>
          </w:tcPr>
          <w:p w14:paraId="5FB757F0" w14:textId="7477560E" w:rsidR="008E21B5" w:rsidRPr="00B9499D" w:rsidRDefault="009B3F05" w:rsidP="009A6686">
            <w:pPr>
              <w:pStyle w:val="GOSTTablenorm"/>
              <w:rPr>
                <w:szCs w:val="22"/>
              </w:rPr>
            </w:pPr>
            <w:r>
              <w:t>Да</w:t>
            </w:r>
          </w:p>
        </w:tc>
        <w:tc>
          <w:tcPr>
            <w:tcW w:w="315" w:type="pct"/>
          </w:tcPr>
          <w:p w14:paraId="17B58548" w14:textId="77777777" w:rsidR="008E21B5" w:rsidRPr="00B9499D" w:rsidRDefault="008E21B5" w:rsidP="009A6686">
            <w:pPr>
              <w:pStyle w:val="GOSTTablenorm"/>
            </w:pPr>
            <w:r>
              <w:t>=4</w:t>
            </w:r>
          </w:p>
        </w:tc>
        <w:tc>
          <w:tcPr>
            <w:tcW w:w="2125" w:type="pct"/>
          </w:tcPr>
          <w:p w14:paraId="29C6CEA2" w14:textId="7A39D42B" w:rsidR="00F71235" w:rsidRPr="009E4B64" w:rsidRDefault="002E39B9" w:rsidP="004A1636">
            <w:pPr>
              <w:pStyle w:val="GOSTTablenorm"/>
              <w:rPr>
                <w:szCs w:val="22"/>
              </w:rPr>
            </w:pPr>
            <w:r w:rsidRPr="000C3DAB">
              <w:t>Указывается код ТОФК ЦС обслуживания ЛС плательщика</w:t>
            </w:r>
          </w:p>
        </w:tc>
      </w:tr>
      <w:tr w:rsidR="008E21B5" w:rsidRPr="009E4B64" w14:paraId="69450CFF" w14:textId="77777777" w:rsidTr="00F34126">
        <w:tc>
          <w:tcPr>
            <w:tcW w:w="1095" w:type="pct"/>
          </w:tcPr>
          <w:p w14:paraId="5DFBA245" w14:textId="33ACE6C5" w:rsidR="008E21B5" w:rsidRPr="00D34E79" w:rsidRDefault="008E21B5" w:rsidP="009A6686">
            <w:pPr>
              <w:pStyle w:val="GOSTTablenorm"/>
              <w:rPr>
                <w:szCs w:val="22"/>
              </w:rPr>
            </w:pPr>
            <w:r>
              <w:t>Код ТОФК РЦ плательщика</w:t>
            </w:r>
          </w:p>
        </w:tc>
        <w:tc>
          <w:tcPr>
            <w:tcW w:w="656" w:type="pct"/>
          </w:tcPr>
          <w:p w14:paraId="198D2129" w14:textId="77777777" w:rsidR="008E21B5" w:rsidRPr="0009288F" w:rsidRDefault="008E21B5" w:rsidP="009A6686">
            <w:pPr>
              <w:pStyle w:val="GOSTTablenorm"/>
            </w:pPr>
            <w:r w:rsidRPr="00E9730B">
              <w:t>SI_TOFKCODERCPAYER</w:t>
            </w:r>
          </w:p>
        </w:tc>
        <w:tc>
          <w:tcPr>
            <w:tcW w:w="449" w:type="pct"/>
          </w:tcPr>
          <w:p w14:paraId="563DF18B" w14:textId="77777777" w:rsidR="008E21B5" w:rsidRPr="00B9499D" w:rsidRDefault="008E21B5" w:rsidP="009A6686">
            <w:pPr>
              <w:pStyle w:val="GOSTTablenorm"/>
              <w:rPr>
                <w:bCs/>
                <w:szCs w:val="22"/>
              </w:rPr>
            </w:pPr>
            <w:r>
              <w:t>Строка</w:t>
            </w:r>
          </w:p>
        </w:tc>
        <w:tc>
          <w:tcPr>
            <w:tcW w:w="360" w:type="pct"/>
          </w:tcPr>
          <w:p w14:paraId="21683E8F" w14:textId="2F865226" w:rsidR="008E21B5" w:rsidRPr="00C6596D" w:rsidRDefault="009B3F05" w:rsidP="009A6686">
            <w:pPr>
              <w:pStyle w:val="GOSTTablenorm"/>
              <w:rPr>
                <w:szCs w:val="22"/>
              </w:rPr>
            </w:pPr>
            <w:r>
              <w:t>Да</w:t>
            </w:r>
          </w:p>
        </w:tc>
        <w:tc>
          <w:tcPr>
            <w:tcW w:w="315" w:type="pct"/>
          </w:tcPr>
          <w:p w14:paraId="3734BE5B" w14:textId="77777777" w:rsidR="008E21B5" w:rsidRPr="00C6596D" w:rsidRDefault="008E21B5" w:rsidP="009A6686">
            <w:pPr>
              <w:pStyle w:val="GOSTTablenorm"/>
            </w:pPr>
            <w:r w:rsidRPr="00C6596D">
              <w:t>=4</w:t>
            </w:r>
          </w:p>
        </w:tc>
        <w:tc>
          <w:tcPr>
            <w:tcW w:w="2125" w:type="pct"/>
          </w:tcPr>
          <w:p w14:paraId="7D776AB1" w14:textId="15D8F38D" w:rsidR="00E82442" w:rsidRPr="00C6596D" w:rsidRDefault="008E21B5" w:rsidP="007E0892">
            <w:pPr>
              <w:pStyle w:val="GOSTTablenorm"/>
              <w:rPr>
                <w:szCs w:val="22"/>
              </w:rPr>
            </w:pPr>
            <w:r w:rsidRPr="00C6596D">
              <w:t xml:space="preserve">Указывается код ТОФК </w:t>
            </w:r>
            <w:r w:rsidR="007E0892">
              <w:t>расчетного центра</w:t>
            </w:r>
            <w:r w:rsidR="007E0892" w:rsidRPr="00C6596D">
              <w:t xml:space="preserve"> </w:t>
            </w:r>
            <w:r w:rsidRPr="00C6596D">
              <w:t>плательщика</w:t>
            </w:r>
          </w:p>
        </w:tc>
      </w:tr>
      <w:tr w:rsidR="002B4A75" w:rsidRPr="009E4B64" w14:paraId="395848DB" w14:textId="77777777" w:rsidTr="00F34126">
        <w:tc>
          <w:tcPr>
            <w:tcW w:w="1095" w:type="pct"/>
          </w:tcPr>
          <w:p w14:paraId="35950966" w14:textId="0DCFF55C" w:rsidR="002B4A75" w:rsidRDefault="002B4A75" w:rsidP="002B4A75">
            <w:pPr>
              <w:pStyle w:val="GOSTTablenorm"/>
            </w:pPr>
            <w:r w:rsidRPr="000C3DAB">
              <w:rPr>
                <w:szCs w:val="22"/>
              </w:rPr>
              <w:t>Счет плательщика</w:t>
            </w:r>
          </w:p>
        </w:tc>
        <w:tc>
          <w:tcPr>
            <w:tcW w:w="656" w:type="pct"/>
          </w:tcPr>
          <w:p w14:paraId="3196589C" w14:textId="507D2D33" w:rsidR="002B4A75" w:rsidRPr="003454D2" w:rsidRDefault="003454D2" w:rsidP="002B4A75">
            <w:pPr>
              <w:pStyle w:val="GOSTTablenorm"/>
              <w:rPr>
                <w:lang w:val="en-US"/>
              </w:rPr>
            </w:pPr>
            <w:r>
              <w:rPr>
                <w:lang w:val="en-US"/>
              </w:rPr>
              <w:t>P_</w:t>
            </w:r>
            <w:r w:rsidRPr="003454D2">
              <w:t>AccNumberOrg</w:t>
            </w:r>
          </w:p>
        </w:tc>
        <w:tc>
          <w:tcPr>
            <w:tcW w:w="449" w:type="pct"/>
          </w:tcPr>
          <w:p w14:paraId="6FD2283E" w14:textId="29C5D051" w:rsidR="002B4A75" w:rsidRDefault="002B4A75" w:rsidP="002B4A75">
            <w:pPr>
              <w:pStyle w:val="GOSTTablenorm"/>
            </w:pPr>
            <w:r w:rsidRPr="000C3DAB">
              <w:t>Строка</w:t>
            </w:r>
          </w:p>
        </w:tc>
        <w:tc>
          <w:tcPr>
            <w:tcW w:w="360" w:type="pct"/>
          </w:tcPr>
          <w:p w14:paraId="6C5ECEFA" w14:textId="39EAF060" w:rsidR="002B4A75" w:rsidRPr="00C6596D" w:rsidRDefault="008A426D" w:rsidP="002B4A75">
            <w:pPr>
              <w:pStyle w:val="GOSTTablenorm"/>
            </w:pPr>
            <w:r>
              <w:t>Да</w:t>
            </w:r>
          </w:p>
        </w:tc>
        <w:tc>
          <w:tcPr>
            <w:tcW w:w="315" w:type="pct"/>
          </w:tcPr>
          <w:p w14:paraId="0C3741C9" w14:textId="2D1DF7F5" w:rsidR="002B4A75" w:rsidRPr="00C6596D" w:rsidRDefault="002B4A75" w:rsidP="002B4A75">
            <w:pPr>
              <w:pStyle w:val="GOSTTablenorm"/>
            </w:pPr>
            <w:r w:rsidRPr="000C3DAB">
              <w:t>=20</w:t>
            </w:r>
          </w:p>
        </w:tc>
        <w:tc>
          <w:tcPr>
            <w:tcW w:w="2125" w:type="pct"/>
          </w:tcPr>
          <w:p w14:paraId="3EE38453" w14:textId="71BE416D" w:rsidR="002B4A75" w:rsidRPr="00C6596D" w:rsidRDefault="002B4A75" w:rsidP="002B4A75">
            <w:pPr>
              <w:pStyle w:val="GOSTTablenorm"/>
            </w:pPr>
            <w:r w:rsidRPr="000C3DAB">
              <w:t xml:space="preserve">Указывается </w:t>
            </w:r>
            <w:r>
              <w:t>номер единого казначейского счета плательщика</w:t>
            </w:r>
          </w:p>
        </w:tc>
      </w:tr>
      <w:tr w:rsidR="006B4DF1" w:rsidRPr="009E4B64" w14:paraId="0D9095E5" w14:textId="77777777" w:rsidTr="00F34126">
        <w:tc>
          <w:tcPr>
            <w:tcW w:w="1095" w:type="pct"/>
          </w:tcPr>
          <w:p w14:paraId="455E3586" w14:textId="4C788449" w:rsidR="006B4DF1" w:rsidRPr="00C6596D" w:rsidRDefault="006B4DF1" w:rsidP="00E8030E">
            <w:pPr>
              <w:pStyle w:val="GOSTTablenorm"/>
              <w:rPr>
                <w:szCs w:val="22"/>
              </w:rPr>
            </w:pPr>
            <w:r w:rsidRPr="00C6596D">
              <w:t>Казначейский счет плательщика</w:t>
            </w:r>
          </w:p>
        </w:tc>
        <w:tc>
          <w:tcPr>
            <w:tcW w:w="656" w:type="pct"/>
          </w:tcPr>
          <w:p w14:paraId="4A383E21" w14:textId="4677D2AA" w:rsidR="006B4DF1" w:rsidRPr="00C6596D" w:rsidRDefault="006B4DF1" w:rsidP="00E8030E">
            <w:pPr>
              <w:pStyle w:val="GOSTTablenorm"/>
            </w:pPr>
            <w:r w:rsidRPr="00C6596D">
              <w:rPr>
                <w:lang w:val="en-US"/>
              </w:rPr>
              <w:t>P_</w:t>
            </w:r>
            <w:r w:rsidRPr="00C6596D">
              <w:t>AccNumber</w:t>
            </w:r>
          </w:p>
        </w:tc>
        <w:tc>
          <w:tcPr>
            <w:tcW w:w="449" w:type="pct"/>
          </w:tcPr>
          <w:p w14:paraId="6AB459C4" w14:textId="7DD99E0B" w:rsidR="006B4DF1" w:rsidRPr="00C6596D" w:rsidRDefault="006B4DF1" w:rsidP="00E8030E">
            <w:pPr>
              <w:pStyle w:val="GOSTTablenorm"/>
              <w:rPr>
                <w:bCs/>
                <w:szCs w:val="22"/>
              </w:rPr>
            </w:pPr>
            <w:r w:rsidRPr="00C6596D">
              <w:t>Строка</w:t>
            </w:r>
          </w:p>
        </w:tc>
        <w:tc>
          <w:tcPr>
            <w:tcW w:w="360" w:type="pct"/>
          </w:tcPr>
          <w:p w14:paraId="23E4B5FB" w14:textId="62E15474" w:rsidR="006B4DF1" w:rsidRPr="00C6596D" w:rsidRDefault="00CF63E8" w:rsidP="00E8030E">
            <w:pPr>
              <w:pStyle w:val="GOSTTablenorm"/>
              <w:rPr>
                <w:szCs w:val="22"/>
              </w:rPr>
            </w:pPr>
            <w:r w:rsidRPr="00C6596D">
              <w:t>Да</w:t>
            </w:r>
          </w:p>
        </w:tc>
        <w:tc>
          <w:tcPr>
            <w:tcW w:w="315" w:type="pct"/>
          </w:tcPr>
          <w:p w14:paraId="182628BD" w14:textId="76D8BA58" w:rsidR="006B4DF1" w:rsidRPr="00C6596D" w:rsidRDefault="006B4DF1" w:rsidP="00E8030E">
            <w:pPr>
              <w:pStyle w:val="GOSTTablenorm"/>
            </w:pPr>
            <w:r w:rsidRPr="00C6596D">
              <w:t>=20</w:t>
            </w:r>
          </w:p>
        </w:tc>
        <w:tc>
          <w:tcPr>
            <w:tcW w:w="2125" w:type="pct"/>
          </w:tcPr>
          <w:p w14:paraId="0AF5AA3D" w14:textId="7371B8CD" w:rsidR="006B4DF1" w:rsidRPr="00C6596D" w:rsidRDefault="006B4DF1" w:rsidP="00E8030E">
            <w:pPr>
              <w:pStyle w:val="GOSTTablenorm"/>
              <w:rPr>
                <w:szCs w:val="22"/>
              </w:rPr>
            </w:pPr>
            <w:r w:rsidRPr="00C6596D">
              <w:t>Указывается номер казначейского счета плательщика</w:t>
            </w:r>
          </w:p>
        </w:tc>
      </w:tr>
      <w:tr w:rsidR="006B4DF1" w:rsidRPr="009E4B64" w14:paraId="77618474" w14:textId="77777777" w:rsidTr="00F34126">
        <w:tc>
          <w:tcPr>
            <w:tcW w:w="1095" w:type="pct"/>
          </w:tcPr>
          <w:p w14:paraId="2112620C" w14:textId="6CCB93F8" w:rsidR="006B4DF1" w:rsidRPr="005D5277" w:rsidRDefault="006B4DF1" w:rsidP="00E8030E">
            <w:pPr>
              <w:pStyle w:val="GOSTTablenorm"/>
              <w:rPr>
                <w:szCs w:val="22"/>
              </w:rPr>
            </w:pPr>
            <w:r w:rsidRPr="005D5277">
              <w:t>Номер лицевого счета плательщика</w:t>
            </w:r>
          </w:p>
        </w:tc>
        <w:tc>
          <w:tcPr>
            <w:tcW w:w="656" w:type="pct"/>
          </w:tcPr>
          <w:p w14:paraId="59482F30" w14:textId="58F888E7" w:rsidR="006B4DF1" w:rsidRPr="005D5277" w:rsidRDefault="006B4DF1" w:rsidP="00E8030E">
            <w:pPr>
              <w:pStyle w:val="GOSTTablenorm"/>
            </w:pPr>
            <w:r w:rsidRPr="005D5277">
              <w:rPr>
                <w:lang w:val="en-US"/>
              </w:rPr>
              <w:t>P_</w:t>
            </w:r>
            <w:r w:rsidRPr="005D5277">
              <w:t>PersonalAcc</w:t>
            </w:r>
          </w:p>
        </w:tc>
        <w:tc>
          <w:tcPr>
            <w:tcW w:w="449" w:type="pct"/>
          </w:tcPr>
          <w:p w14:paraId="4147338E" w14:textId="51A8F0D7" w:rsidR="006B4DF1" w:rsidRPr="005D5277" w:rsidRDefault="006B4DF1" w:rsidP="00E8030E">
            <w:pPr>
              <w:pStyle w:val="GOSTTablenorm"/>
              <w:rPr>
                <w:bCs/>
                <w:szCs w:val="22"/>
              </w:rPr>
            </w:pPr>
            <w:r w:rsidRPr="005D5277">
              <w:t>Строка</w:t>
            </w:r>
          </w:p>
        </w:tc>
        <w:tc>
          <w:tcPr>
            <w:tcW w:w="360" w:type="pct"/>
          </w:tcPr>
          <w:p w14:paraId="6391B6BC" w14:textId="669B9BB5" w:rsidR="006B4DF1" w:rsidRPr="005D5277" w:rsidRDefault="006B4DF1" w:rsidP="00E8030E">
            <w:pPr>
              <w:pStyle w:val="GOSTTablenorm"/>
              <w:rPr>
                <w:szCs w:val="22"/>
              </w:rPr>
            </w:pPr>
            <w:r w:rsidRPr="005D5277">
              <w:t>Да</w:t>
            </w:r>
          </w:p>
        </w:tc>
        <w:tc>
          <w:tcPr>
            <w:tcW w:w="315" w:type="pct"/>
          </w:tcPr>
          <w:p w14:paraId="681C3691" w14:textId="73552A48" w:rsidR="006B4DF1" w:rsidRPr="005D5277" w:rsidRDefault="006B4DF1" w:rsidP="00E8030E">
            <w:pPr>
              <w:pStyle w:val="GOSTTablenorm"/>
            </w:pPr>
            <w:r w:rsidRPr="005D5277">
              <w:t>=11</w:t>
            </w:r>
          </w:p>
        </w:tc>
        <w:tc>
          <w:tcPr>
            <w:tcW w:w="2125" w:type="pct"/>
          </w:tcPr>
          <w:p w14:paraId="1D664493" w14:textId="1D50A935" w:rsidR="00CF63E8" w:rsidRPr="005D5277" w:rsidRDefault="006B4DF1" w:rsidP="007E0892">
            <w:pPr>
              <w:pStyle w:val="GOSTTablenorm"/>
              <w:rPr>
                <w:szCs w:val="22"/>
              </w:rPr>
            </w:pPr>
            <w:r w:rsidRPr="005D5277">
              <w:t>Указывается номер лицевого счета плательщика</w:t>
            </w:r>
          </w:p>
        </w:tc>
      </w:tr>
      <w:tr w:rsidR="00B01BBF" w:rsidRPr="009E4B64" w14:paraId="2588E8B8" w14:textId="77777777" w:rsidTr="00F34126">
        <w:tc>
          <w:tcPr>
            <w:tcW w:w="1095" w:type="pct"/>
          </w:tcPr>
          <w:p w14:paraId="66BDFB83" w14:textId="0639E046" w:rsidR="00B01BBF" w:rsidRPr="005D5277" w:rsidRDefault="00B01BBF" w:rsidP="00B01BBF">
            <w:pPr>
              <w:pStyle w:val="GOSTTablenorm"/>
            </w:pPr>
            <w:r w:rsidRPr="00EF4420">
              <w:t>БПР плательщика </w:t>
            </w:r>
          </w:p>
        </w:tc>
        <w:tc>
          <w:tcPr>
            <w:tcW w:w="656" w:type="pct"/>
          </w:tcPr>
          <w:p w14:paraId="2166B42C" w14:textId="30EB9B47" w:rsidR="00B01BBF" w:rsidRPr="00E23850" w:rsidRDefault="00B01BBF" w:rsidP="00B01BBF">
            <w:pPr>
              <w:pStyle w:val="GOSTTablenorm"/>
              <w:rPr>
                <w:color w:val="000000" w:themeColor="text1"/>
              </w:rPr>
            </w:pPr>
            <w:r w:rsidRPr="00E23850">
              <w:rPr>
                <w:color w:val="000000" w:themeColor="text1"/>
              </w:rPr>
              <w:t>SI_BPR</w:t>
            </w:r>
          </w:p>
        </w:tc>
        <w:tc>
          <w:tcPr>
            <w:tcW w:w="449" w:type="pct"/>
          </w:tcPr>
          <w:p w14:paraId="7C1ABED1" w14:textId="761B932D" w:rsidR="00B01BBF" w:rsidRPr="00E23850" w:rsidRDefault="00B01BBF" w:rsidP="00B01BBF">
            <w:pPr>
              <w:pStyle w:val="GOSTTablenorm"/>
              <w:rPr>
                <w:color w:val="000000" w:themeColor="text1"/>
              </w:rPr>
            </w:pPr>
            <w:r w:rsidRPr="00E23850">
              <w:rPr>
                <w:color w:val="000000" w:themeColor="text1"/>
                <w:szCs w:val="22"/>
              </w:rPr>
              <w:t>Логический</w:t>
            </w:r>
          </w:p>
        </w:tc>
        <w:tc>
          <w:tcPr>
            <w:tcW w:w="360" w:type="pct"/>
          </w:tcPr>
          <w:p w14:paraId="29175907" w14:textId="1C7A80B3" w:rsidR="00B01BBF" w:rsidRPr="00E23850" w:rsidRDefault="00E23850" w:rsidP="00B01BBF">
            <w:pPr>
              <w:pStyle w:val="GOSTTablenorm"/>
              <w:rPr>
                <w:color w:val="000000" w:themeColor="text1"/>
              </w:rPr>
            </w:pPr>
            <w:r>
              <w:rPr>
                <w:color w:val="000000" w:themeColor="text1"/>
                <w:szCs w:val="22"/>
              </w:rPr>
              <w:t>Да</w:t>
            </w:r>
          </w:p>
        </w:tc>
        <w:tc>
          <w:tcPr>
            <w:tcW w:w="315" w:type="pct"/>
          </w:tcPr>
          <w:p w14:paraId="7FBF3A2E" w14:textId="4B5237C9" w:rsidR="00B01BBF" w:rsidRPr="00E23850" w:rsidDel="007F46C2" w:rsidRDefault="00E23850" w:rsidP="00B01BBF">
            <w:pPr>
              <w:pStyle w:val="GOSTTablenorm"/>
              <w:rPr>
                <w:color w:val="000000" w:themeColor="text1"/>
              </w:rPr>
            </w:pPr>
            <w:r>
              <w:rPr>
                <w:color w:val="000000" w:themeColor="text1"/>
                <w:szCs w:val="22"/>
              </w:rPr>
              <w:t>-</w:t>
            </w:r>
          </w:p>
        </w:tc>
        <w:tc>
          <w:tcPr>
            <w:tcW w:w="2125" w:type="pct"/>
          </w:tcPr>
          <w:p w14:paraId="36922927" w14:textId="77777777" w:rsidR="00E23850" w:rsidRDefault="00E23850" w:rsidP="00E23850">
            <w:pPr>
              <w:pStyle w:val="GOSTTablenorm"/>
              <w:rPr>
                <w:szCs w:val="24"/>
              </w:rPr>
            </w:pPr>
            <w:r w:rsidRPr="000C3DAB">
              <w:t xml:space="preserve">Указывается признак </w:t>
            </w:r>
            <w:r>
              <w:rPr>
                <w:szCs w:val="24"/>
              </w:rPr>
              <w:t>разрешения расходования средств</w:t>
            </w:r>
            <w:r w:rsidRPr="000C3DAB">
              <w:rPr>
                <w:szCs w:val="24"/>
              </w:rPr>
              <w:t xml:space="preserve"> </w:t>
            </w:r>
            <w:r>
              <w:rPr>
                <w:szCs w:val="24"/>
              </w:rPr>
              <w:t>по ЛС плательщика.</w:t>
            </w:r>
          </w:p>
          <w:p w14:paraId="2041A133" w14:textId="77777777" w:rsidR="00E23850" w:rsidRPr="000C3DAB" w:rsidRDefault="00E23850" w:rsidP="00E23850">
            <w:pPr>
              <w:pStyle w:val="GOSTTablenorm"/>
            </w:pPr>
            <w:r>
              <w:t>Допустимые</w:t>
            </w:r>
            <w:r w:rsidRPr="000C3DAB">
              <w:t xml:space="preserve"> значения:</w:t>
            </w:r>
          </w:p>
          <w:p w14:paraId="10D1E7D0" w14:textId="77777777" w:rsidR="00E23850" w:rsidRPr="000C3DAB" w:rsidRDefault="00E23850" w:rsidP="00E23850">
            <w:pPr>
              <w:pStyle w:val="GOSTTableListMark1"/>
            </w:pPr>
            <w:r w:rsidRPr="000C3DAB">
              <w:t xml:space="preserve">«true» </w:t>
            </w:r>
            <w:r w:rsidRPr="000318D6">
              <w:t>–</w:t>
            </w:r>
            <w:r w:rsidRPr="000C3DAB">
              <w:t xml:space="preserve"> Да;</w:t>
            </w:r>
          </w:p>
          <w:p w14:paraId="6627F257" w14:textId="178D6BA3" w:rsidR="00B01BBF" w:rsidRPr="005D5277" w:rsidRDefault="00E23850" w:rsidP="00B01BBF">
            <w:pPr>
              <w:pStyle w:val="GOSTTableListMark1"/>
            </w:pPr>
            <w:r w:rsidRPr="000C3DAB">
              <w:t xml:space="preserve">«false» </w:t>
            </w:r>
            <w:r w:rsidRPr="000318D6">
              <w:t>–</w:t>
            </w:r>
            <w:r w:rsidR="004A1636">
              <w:t xml:space="preserve"> </w:t>
            </w:r>
            <w:r w:rsidRPr="000C3DAB">
              <w:t>Нет</w:t>
            </w:r>
          </w:p>
        </w:tc>
      </w:tr>
      <w:tr w:rsidR="00E014C0" w:rsidRPr="009E4B64" w14:paraId="7152AF97" w14:textId="77777777" w:rsidTr="00F34126">
        <w:tc>
          <w:tcPr>
            <w:tcW w:w="1095" w:type="pct"/>
          </w:tcPr>
          <w:p w14:paraId="21BA2368" w14:textId="56CA9D8A" w:rsidR="00E014C0" w:rsidRDefault="00E014C0" w:rsidP="00E014C0">
            <w:pPr>
              <w:pStyle w:val="GOSTTablenorm"/>
            </w:pPr>
            <w:commentRangeStart w:id="579"/>
            <w:r w:rsidRPr="000C3DAB">
              <w:t>ДЗ плательщика</w:t>
            </w:r>
            <w:commentRangeEnd w:id="579"/>
            <w:r>
              <w:rPr>
                <w:rStyle w:val="afff4"/>
              </w:rPr>
              <w:commentReference w:id="579"/>
            </w:r>
          </w:p>
        </w:tc>
        <w:tc>
          <w:tcPr>
            <w:tcW w:w="656" w:type="pct"/>
          </w:tcPr>
          <w:p w14:paraId="7CECFE75" w14:textId="4973A9B9" w:rsidR="00E014C0" w:rsidRPr="00633E3D" w:rsidRDefault="00633E3D" w:rsidP="00633E3D">
            <w:pPr>
              <w:pStyle w:val="GOSTTablenorm"/>
            </w:pPr>
            <w:r w:rsidRPr="00633E3D">
              <w:t>BRE_SignDebitDebt</w:t>
            </w:r>
          </w:p>
        </w:tc>
        <w:tc>
          <w:tcPr>
            <w:tcW w:w="449" w:type="pct"/>
          </w:tcPr>
          <w:p w14:paraId="2AEAC441" w14:textId="4AD7BC52" w:rsidR="00E014C0" w:rsidRPr="000C3DAB" w:rsidRDefault="00E014C0" w:rsidP="00E014C0">
            <w:pPr>
              <w:pStyle w:val="GOSTTablenorm"/>
            </w:pPr>
            <w:r w:rsidRPr="000C3DAB">
              <w:rPr>
                <w:szCs w:val="22"/>
              </w:rPr>
              <w:t>Логический</w:t>
            </w:r>
          </w:p>
        </w:tc>
        <w:tc>
          <w:tcPr>
            <w:tcW w:w="360" w:type="pct"/>
          </w:tcPr>
          <w:p w14:paraId="0B77C982" w14:textId="7AF0D632" w:rsidR="00E014C0" w:rsidRDefault="00E23850" w:rsidP="00E014C0">
            <w:pPr>
              <w:pStyle w:val="GOSTTablenorm"/>
            </w:pPr>
            <w:r>
              <w:rPr>
                <w:szCs w:val="22"/>
              </w:rPr>
              <w:t>Да</w:t>
            </w:r>
          </w:p>
        </w:tc>
        <w:tc>
          <w:tcPr>
            <w:tcW w:w="315" w:type="pct"/>
          </w:tcPr>
          <w:p w14:paraId="0D7A362E" w14:textId="7CEC168B" w:rsidR="00E014C0" w:rsidRDefault="00E014C0" w:rsidP="00E014C0">
            <w:pPr>
              <w:pStyle w:val="GOSTTablenorm"/>
            </w:pPr>
            <w:r w:rsidRPr="000C3DAB">
              <w:rPr>
                <w:szCs w:val="22"/>
              </w:rPr>
              <w:t>-</w:t>
            </w:r>
          </w:p>
        </w:tc>
        <w:tc>
          <w:tcPr>
            <w:tcW w:w="2125" w:type="pct"/>
          </w:tcPr>
          <w:p w14:paraId="1FF073C3" w14:textId="7F8EA3C6" w:rsidR="00E23850" w:rsidRDefault="00E23850" w:rsidP="005F15B9">
            <w:pPr>
              <w:pStyle w:val="GOSTTablenorm"/>
            </w:pPr>
            <w:r w:rsidRPr="000C3DAB">
              <w:t xml:space="preserve">Указывается признак </w:t>
            </w:r>
            <w:r w:rsidRPr="000C3DAB">
              <w:rPr>
                <w:szCs w:val="24"/>
              </w:rPr>
              <w:t xml:space="preserve">для отражения операций </w:t>
            </w:r>
            <w:r>
              <w:rPr>
                <w:szCs w:val="24"/>
              </w:rPr>
              <w:t>по возврату дебиторской задолженности на ЛС плательщика</w:t>
            </w:r>
            <w:r w:rsidRPr="000C3DAB" w:rsidDel="00E23850">
              <w:t xml:space="preserve"> </w:t>
            </w:r>
          </w:p>
          <w:p w14:paraId="2156C1E8" w14:textId="77777777" w:rsidR="00E23850" w:rsidRPr="000C3DAB" w:rsidRDefault="00E23850" w:rsidP="00E23850">
            <w:pPr>
              <w:pStyle w:val="GOSTTablenorm"/>
            </w:pPr>
            <w:r>
              <w:t>Допустимые</w:t>
            </w:r>
            <w:r w:rsidRPr="000C3DAB">
              <w:t xml:space="preserve"> значения:</w:t>
            </w:r>
          </w:p>
          <w:p w14:paraId="1859A64B" w14:textId="77777777" w:rsidR="00E23850" w:rsidRPr="000C3DAB" w:rsidRDefault="00E23850" w:rsidP="00E23850">
            <w:pPr>
              <w:pStyle w:val="GOSTTableListMark1"/>
            </w:pPr>
            <w:r w:rsidRPr="000C3DAB">
              <w:t xml:space="preserve">«true» </w:t>
            </w:r>
            <w:r w:rsidRPr="000318D6">
              <w:t>–</w:t>
            </w:r>
            <w:r w:rsidRPr="000C3DAB">
              <w:t xml:space="preserve"> Да;</w:t>
            </w:r>
          </w:p>
          <w:p w14:paraId="247D2DCC" w14:textId="276702FD" w:rsidR="00E014C0" w:rsidRDefault="00E23850" w:rsidP="00DF54C1">
            <w:pPr>
              <w:pStyle w:val="GOSTTableListMark1"/>
              <w:rPr>
                <w:lang w:eastAsia="en-US"/>
              </w:rPr>
            </w:pPr>
            <w:r w:rsidRPr="000C3DAB">
              <w:t xml:space="preserve">«false» </w:t>
            </w:r>
            <w:r w:rsidRPr="000318D6">
              <w:t>–</w:t>
            </w:r>
            <w:r w:rsidR="004A1636">
              <w:t xml:space="preserve"> </w:t>
            </w:r>
            <w:r w:rsidRPr="000C3DAB">
              <w:t>Нет</w:t>
            </w:r>
          </w:p>
        </w:tc>
      </w:tr>
      <w:tr w:rsidR="00322DE3" w:rsidRPr="009E4B64" w14:paraId="4B4E14E6" w14:textId="77777777" w:rsidTr="00F34126">
        <w:tc>
          <w:tcPr>
            <w:tcW w:w="1095" w:type="pct"/>
          </w:tcPr>
          <w:p w14:paraId="7223F859" w14:textId="34163659" w:rsidR="00322DE3" w:rsidRPr="00AC42F3" w:rsidRDefault="00322DE3" w:rsidP="00322DE3">
            <w:pPr>
              <w:pStyle w:val="GOSTTablenorm"/>
            </w:pPr>
            <w:commentRangeStart w:id="580"/>
            <w:r w:rsidRPr="00AC42F3">
              <w:t>Признак</w:t>
            </w:r>
            <w:commentRangeEnd w:id="580"/>
            <w:r w:rsidRPr="00AC42F3">
              <w:rPr>
                <w:rStyle w:val="afff4"/>
              </w:rPr>
              <w:commentReference w:id="580"/>
            </w:r>
            <w:r w:rsidRPr="00AC42F3">
              <w:t xml:space="preserve"> возврата средств прошлых лет</w:t>
            </w:r>
          </w:p>
        </w:tc>
        <w:tc>
          <w:tcPr>
            <w:tcW w:w="656" w:type="pct"/>
          </w:tcPr>
          <w:p w14:paraId="68FB66E4" w14:textId="67EC0EDC" w:rsidR="00322DE3" w:rsidRPr="00AC42F3" w:rsidRDefault="00322DE3" w:rsidP="00322DE3">
            <w:pPr>
              <w:pStyle w:val="GOSTTablenorm"/>
            </w:pPr>
            <w:r w:rsidRPr="00AC42F3">
              <w:rPr>
                <w:lang w:val="en-US"/>
              </w:rPr>
              <w:t>SI_</w:t>
            </w:r>
            <w:r w:rsidRPr="00AC42F3">
              <w:t>ReturnLastSign</w:t>
            </w:r>
          </w:p>
        </w:tc>
        <w:tc>
          <w:tcPr>
            <w:tcW w:w="449" w:type="pct"/>
          </w:tcPr>
          <w:p w14:paraId="0FA71CB6" w14:textId="6602EF54" w:rsidR="00322DE3" w:rsidRPr="00AC42F3" w:rsidRDefault="00322DE3" w:rsidP="00322DE3">
            <w:pPr>
              <w:pStyle w:val="GOSTTablenorm"/>
              <w:rPr>
                <w:szCs w:val="22"/>
              </w:rPr>
            </w:pPr>
            <w:r w:rsidRPr="00AC42F3">
              <w:rPr>
                <w:szCs w:val="22"/>
              </w:rPr>
              <w:t>Логический</w:t>
            </w:r>
          </w:p>
        </w:tc>
        <w:tc>
          <w:tcPr>
            <w:tcW w:w="360" w:type="pct"/>
          </w:tcPr>
          <w:p w14:paraId="19052A77" w14:textId="19A44874" w:rsidR="00322DE3" w:rsidRPr="00AC42F3" w:rsidRDefault="00322DE3" w:rsidP="00322DE3">
            <w:pPr>
              <w:pStyle w:val="GOSTTablenorm"/>
              <w:rPr>
                <w:szCs w:val="22"/>
              </w:rPr>
            </w:pPr>
            <w:r w:rsidRPr="00AC42F3">
              <w:rPr>
                <w:szCs w:val="22"/>
              </w:rPr>
              <w:t>Да</w:t>
            </w:r>
          </w:p>
        </w:tc>
        <w:tc>
          <w:tcPr>
            <w:tcW w:w="315" w:type="pct"/>
          </w:tcPr>
          <w:p w14:paraId="763AE17B" w14:textId="15A5D967" w:rsidR="00322DE3" w:rsidRPr="00AC42F3" w:rsidRDefault="00322DE3" w:rsidP="00322DE3">
            <w:pPr>
              <w:pStyle w:val="GOSTTablenorm"/>
              <w:rPr>
                <w:szCs w:val="22"/>
              </w:rPr>
            </w:pPr>
            <w:r w:rsidRPr="00AC42F3">
              <w:rPr>
                <w:szCs w:val="22"/>
              </w:rPr>
              <w:t>-</w:t>
            </w:r>
          </w:p>
        </w:tc>
        <w:tc>
          <w:tcPr>
            <w:tcW w:w="2125" w:type="pct"/>
          </w:tcPr>
          <w:p w14:paraId="3BE5F592" w14:textId="77777777" w:rsidR="00322DE3" w:rsidRPr="00AC42F3" w:rsidRDefault="00322DE3" w:rsidP="00322DE3">
            <w:pPr>
              <w:pStyle w:val="GOSTTablenorm"/>
              <w:rPr>
                <w:szCs w:val="22"/>
              </w:rPr>
            </w:pPr>
            <w:r w:rsidRPr="00AC42F3">
              <w:rPr>
                <w:szCs w:val="22"/>
              </w:rPr>
              <w:t>Указывается признак возврата поступления прошлых лет.</w:t>
            </w:r>
          </w:p>
          <w:p w14:paraId="000ABD15" w14:textId="77777777" w:rsidR="00322DE3" w:rsidRPr="00AC42F3" w:rsidRDefault="00322DE3" w:rsidP="00322DE3">
            <w:pPr>
              <w:pStyle w:val="GOSTTablenorm"/>
            </w:pPr>
            <w:r w:rsidRPr="00AC42F3">
              <w:t>Может принимать значения:</w:t>
            </w:r>
          </w:p>
          <w:p w14:paraId="37047657" w14:textId="77777777" w:rsidR="00322DE3" w:rsidRPr="00AC42F3" w:rsidRDefault="00322DE3" w:rsidP="00322DE3">
            <w:pPr>
              <w:pStyle w:val="GOSTTableListMark1"/>
            </w:pPr>
            <w:r w:rsidRPr="00AC42F3">
              <w:t>«true» – Да;</w:t>
            </w:r>
          </w:p>
          <w:p w14:paraId="4BE92C1C" w14:textId="413CCBC9" w:rsidR="00322DE3" w:rsidRPr="00AC42F3" w:rsidRDefault="00322DE3" w:rsidP="00322DE3">
            <w:pPr>
              <w:pStyle w:val="GOSTTableListMark1"/>
            </w:pPr>
            <w:r w:rsidRPr="00AC42F3">
              <w:t>«false» – Нет</w:t>
            </w:r>
          </w:p>
        </w:tc>
      </w:tr>
      <w:tr w:rsidR="009561B4" w:rsidRPr="009E4B64" w14:paraId="4C409976" w14:textId="77777777" w:rsidTr="00F34126">
        <w:tc>
          <w:tcPr>
            <w:tcW w:w="1095" w:type="pct"/>
          </w:tcPr>
          <w:p w14:paraId="61502AFD" w14:textId="61CFF58F" w:rsidR="009561B4" w:rsidRPr="000C3DAB" w:rsidRDefault="009561B4" w:rsidP="009561B4">
            <w:pPr>
              <w:pStyle w:val="GOSTTablenorm"/>
            </w:pPr>
            <w:r>
              <w:t>Участник НПС получателя</w:t>
            </w:r>
          </w:p>
        </w:tc>
        <w:tc>
          <w:tcPr>
            <w:tcW w:w="656" w:type="pct"/>
          </w:tcPr>
          <w:p w14:paraId="5B8E1F86" w14:textId="318A1BFE" w:rsidR="009561B4" w:rsidRPr="00633E3D" w:rsidRDefault="00E23850" w:rsidP="009561B4">
            <w:pPr>
              <w:pStyle w:val="GOSTTablenorm"/>
            </w:pPr>
            <w:r w:rsidRPr="00AF2F31">
              <w:t>SI_SignRecipientNPS</w:t>
            </w:r>
          </w:p>
        </w:tc>
        <w:tc>
          <w:tcPr>
            <w:tcW w:w="449" w:type="pct"/>
          </w:tcPr>
          <w:p w14:paraId="765C3BEE" w14:textId="676001B2" w:rsidR="009561B4" w:rsidRPr="000C3DAB" w:rsidRDefault="009561B4" w:rsidP="009561B4">
            <w:pPr>
              <w:pStyle w:val="GOSTTablenorm"/>
              <w:rPr>
                <w:szCs w:val="22"/>
              </w:rPr>
            </w:pPr>
            <w:r w:rsidRPr="000C3DAB">
              <w:t>Логический</w:t>
            </w:r>
          </w:p>
        </w:tc>
        <w:tc>
          <w:tcPr>
            <w:tcW w:w="360" w:type="pct"/>
          </w:tcPr>
          <w:p w14:paraId="4B741B03" w14:textId="1D7FF8D1" w:rsidR="009561B4" w:rsidRDefault="00E23850" w:rsidP="009561B4">
            <w:pPr>
              <w:pStyle w:val="GOSTTablenorm"/>
              <w:rPr>
                <w:szCs w:val="22"/>
              </w:rPr>
            </w:pPr>
            <w:r>
              <w:t>Да</w:t>
            </w:r>
          </w:p>
        </w:tc>
        <w:tc>
          <w:tcPr>
            <w:tcW w:w="315" w:type="pct"/>
          </w:tcPr>
          <w:p w14:paraId="403D1E2D" w14:textId="2215CB2C" w:rsidR="009561B4" w:rsidRPr="00E23850" w:rsidRDefault="009561B4" w:rsidP="009561B4">
            <w:pPr>
              <w:pStyle w:val="GOSTTablenorm"/>
              <w:rPr>
                <w:szCs w:val="22"/>
              </w:rPr>
            </w:pPr>
            <w:r w:rsidRPr="00E23850">
              <w:t>-</w:t>
            </w:r>
          </w:p>
        </w:tc>
        <w:tc>
          <w:tcPr>
            <w:tcW w:w="2125" w:type="pct"/>
          </w:tcPr>
          <w:p w14:paraId="392026A2" w14:textId="73791E35" w:rsidR="009561B4" w:rsidRPr="00E23850" w:rsidRDefault="00E23850" w:rsidP="009561B4">
            <w:pPr>
              <w:pStyle w:val="GOSTTablenorm"/>
              <w:rPr>
                <w:szCs w:val="22"/>
              </w:rPr>
            </w:pPr>
            <w:r w:rsidRPr="00E23850">
              <w:rPr>
                <w:szCs w:val="22"/>
              </w:rPr>
              <w:t>Указывается признак учета операций по НПС в ТОФК получателя</w:t>
            </w:r>
            <w:r w:rsidR="009561B4" w:rsidRPr="00E23850">
              <w:rPr>
                <w:szCs w:val="22"/>
              </w:rPr>
              <w:t xml:space="preserve">. </w:t>
            </w:r>
          </w:p>
          <w:p w14:paraId="0029FF42" w14:textId="77777777" w:rsidR="00E23850" w:rsidRPr="00E23850" w:rsidRDefault="00E23850" w:rsidP="00E23850">
            <w:pPr>
              <w:pStyle w:val="GOSTTablenorm"/>
            </w:pPr>
            <w:r w:rsidRPr="00E23850">
              <w:t>Допустимые значения:</w:t>
            </w:r>
          </w:p>
          <w:p w14:paraId="663244A4" w14:textId="77777777" w:rsidR="00E23850" w:rsidRPr="00E23850" w:rsidRDefault="00E23850" w:rsidP="00E23850">
            <w:pPr>
              <w:pStyle w:val="GOSTTableListMark1"/>
            </w:pPr>
            <w:r w:rsidRPr="00E23850">
              <w:t>«true» – Да;</w:t>
            </w:r>
          </w:p>
          <w:p w14:paraId="03BB8742" w14:textId="35EA7549" w:rsidR="009561B4" w:rsidRPr="00E23850" w:rsidRDefault="00E23850" w:rsidP="00934924">
            <w:pPr>
              <w:pStyle w:val="GOSTTableListMark1"/>
            </w:pPr>
            <w:r w:rsidRPr="00E23850">
              <w:t>«false» –</w:t>
            </w:r>
            <w:r w:rsidR="004A1636">
              <w:t xml:space="preserve"> </w:t>
            </w:r>
            <w:r w:rsidRPr="00E23850">
              <w:t>Нет</w:t>
            </w:r>
          </w:p>
        </w:tc>
      </w:tr>
      <w:tr w:rsidR="00E23850" w:rsidRPr="009E4B64" w14:paraId="1EB0B59B" w14:textId="77777777" w:rsidTr="00F34126">
        <w:tc>
          <w:tcPr>
            <w:tcW w:w="1095" w:type="pct"/>
          </w:tcPr>
          <w:p w14:paraId="75343B6D" w14:textId="040C2126" w:rsidR="00E23850" w:rsidRDefault="00E23850" w:rsidP="00E23850">
            <w:pPr>
              <w:pStyle w:val="GOSTTablenorm"/>
            </w:pPr>
            <w:r w:rsidRPr="003E17D6">
              <w:t>Признак внутреннего учета ПУР КС</w:t>
            </w:r>
          </w:p>
        </w:tc>
        <w:tc>
          <w:tcPr>
            <w:tcW w:w="656" w:type="pct"/>
          </w:tcPr>
          <w:p w14:paraId="6FD8CA6B" w14:textId="60605C0F" w:rsidR="00E23850" w:rsidRPr="00AF2F31" w:rsidRDefault="00E23850" w:rsidP="00E23850">
            <w:pPr>
              <w:pStyle w:val="GOSTTablenorm"/>
            </w:pPr>
            <w:r w:rsidRPr="008E07EC">
              <w:t>SI_SignAccountingPURKS</w:t>
            </w:r>
          </w:p>
        </w:tc>
        <w:tc>
          <w:tcPr>
            <w:tcW w:w="449" w:type="pct"/>
          </w:tcPr>
          <w:p w14:paraId="6ADA5498" w14:textId="6BB8A08F" w:rsidR="00E23850" w:rsidRPr="000C3DAB" w:rsidRDefault="00E23850" w:rsidP="00E23850">
            <w:pPr>
              <w:pStyle w:val="GOSTTablenorm"/>
            </w:pPr>
            <w:r w:rsidRPr="003E17D6">
              <w:t>Логический</w:t>
            </w:r>
          </w:p>
        </w:tc>
        <w:tc>
          <w:tcPr>
            <w:tcW w:w="360" w:type="pct"/>
          </w:tcPr>
          <w:p w14:paraId="54EC3072" w14:textId="24F48A7B" w:rsidR="00E23850" w:rsidRDefault="00E23850" w:rsidP="00E23850">
            <w:pPr>
              <w:pStyle w:val="GOSTTablenorm"/>
            </w:pPr>
            <w:r w:rsidRPr="003E17D6">
              <w:t>Да</w:t>
            </w:r>
          </w:p>
        </w:tc>
        <w:tc>
          <w:tcPr>
            <w:tcW w:w="315" w:type="pct"/>
          </w:tcPr>
          <w:p w14:paraId="040B6E8B" w14:textId="54716653" w:rsidR="00E23850" w:rsidRPr="00E23850" w:rsidRDefault="00E23850" w:rsidP="00E23850">
            <w:pPr>
              <w:pStyle w:val="GOSTTablenorm"/>
            </w:pPr>
            <w:r w:rsidRPr="00E23850">
              <w:t>-</w:t>
            </w:r>
          </w:p>
        </w:tc>
        <w:tc>
          <w:tcPr>
            <w:tcW w:w="2125" w:type="pct"/>
          </w:tcPr>
          <w:p w14:paraId="48984CA0" w14:textId="51849A22" w:rsidR="00E23850" w:rsidRPr="00E23850" w:rsidRDefault="00E23850" w:rsidP="00E23850">
            <w:pPr>
              <w:pStyle w:val="GOSTTablenorm"/>
            </w:pPr>
            <w:r w:rsidRPr="00E23850">
              <w:t>Указывается признак необходимости учета операции по плательщику и получателю, обслуживаемых в ПУР КС ЭБ.</w:t>
            </w:r>
          </w:p>
          <w:p w14:paraId="7864BF5D" w14:textId="77777777" w:rsidR="00E23850" w:rsidRPr="00E23850" w:rsidRDefault="00E23850" w:rsidP="00E23850">
            <w:pPr>
              <w:pStyle w:val="GOSTTablenorm"/>
            </w:pPr>
            <w:r w:rsidRPr="00E23850">
              <w:t>Допустимые значения:</w:t>
            </w:r>
          </w:p>
          <w:p w14:paraId="4C0E55C2" w14:textId="77777777" w:rsidR="00E23850" w:rsidRPr="00E23850" w:rsidRDefault="00E23850" w:rsidP="00E23850">
            <w:pPr>
              <w:pStyle w:val="GOSTTableListMark1"/>
            </w:pPr>
            <w:r w:rsidRPr="00E23850">
              <w:t>«true» – Да;</w:t>
            </w:r>
          </w:p>
          <w:p w14:paraId="459C77E7" w14:textId="7EA22F08" w:rsidR="00E23850" w:rsidRPr="00E23850" w:rsidRDefault="00E23850" w:rsidP="00E23850">
            <w:pPr>
              <w:pStyle w:val="GOSTTableListMark1"/>
              <w:rPr>
                <w:szCs w:val="22"/>
              </w:rPr>
            </w:pPr>
            <w:r w:rsidRPr="00E23850">
              <w:t>«false» –</w:t>
            </w:r>
            <w:r w:rsidR="004A1636">
              <w:t xml:space="preserve"> </w:t>
            </w:r>
            <w:r w:rsidRPr="00E23850">
              <w:t>Нет</w:t>
            </w:r>
          </w:p>
        </w:tc>
      </w:tr>
      <w:tr w:rsidR="00EA3B0E" w:rsidRPr="009E4B64" w14:paraId="1D57B21F" w14:textId="77777777" w:rsidTr="00F34126">
        <w:tc>
          <w:tcPr>
            <w:tcW w:w="1095" w:type="pct"/>
          </w:tcPr>
          <w:p w14:paraId="6EA1106B" w14:textId="13492EA0" w:rsidR="00EA3B0E" w:rsidRDefault="00EA3B0E" w:rsidP="00EA3B0E">
            <w:pPr>
              <w:pStyle w:val="GOSTTablenorm"/>
            </w:pPr>
            <w:r w:rsidRPr="00C80D35">
              <w:t>Код ТОФК-субъект учета</w:t>
            </w:r>
            <w:r>
              <w:t xml:space="preserve"> получателя</w:t>
            </w:r>
          </w:p>
        </w:tc>
        <w:tc>
          <w:tcPr>
            <w:tcW w:w="656" w:type="pct"/>
          </w:tcPr>
          <w:p w14:paraId="33FFC1D9" w14:textId="5D30B5FF" w:rsidR="00EA3B0E" w:rsidRDefault="00EA3B0E" w:rsidP="00EA3B0E">
            <w:pPr>
              <w:pStyle w:val="GOSTTablenorm"/>
              <w:rPr>
                <w:lang w:val="en-US"/>
              </w:rPr>
            </w:pPr>
            <w:r w:rsidRPr="005D5277">
              <w:rPr>
                <w:lang w:val="en-US"/>
              </w:rPr>
              <w:t>R_</w:t>
            </w:r>
            <w:r w:rsidRPr="005D5277">
              <w:t>TOFKCodePol</w:t>
            </w:r>
          </w:p>
        </w:tc>
        <w:tc>
          <w:tcPr>
            <w:tcW w:w="449" w:type="pct"/>
          </w:tcPr>
          <w:p w14:paraId="75BC67BD" w14:textId="0677CA97" w:rsidR="00EA3B0E" w:rsidRPr="000C3DAB" w:rsidRDefault="00EA3B0E" w:rsidP="00EA3B0E">
            <w:pPr>
              <w:pStyle w:val="GOSTTablenorm"/>
            </w:pPr>
            <w:r>
              <w:t>Строка</w:t>
            </w:r>
          </w:p>
        </w:tc>
        <w:tc>
          <w:tcPr>
            <w:tcW w:w="360" w:type="pct"/>
          </w:tcPr>
          <w:p w14:paraId="57E4A98E" w14:textId="4019B983" w:rsidR="00EA3B0E" w:rsidRDefault="00C33DA5" w:rsidP="00EA3B0E">
            <w:pPr>
              <w:pStyle w:val="GOSTTablenorm"/>
            </w:pPr>
            <w:r>
              <w:t>Нет</w:t>
            </w:r>
          </w:p>
        </w:tc>
        <w:tc>
          <w:tcPr>
            <w:tcW w:w="315" w:type="pct"/>
          </w:tcPr>
          <w:p w14:paraId="7A499C00" w14:textId="6F90ECCF" w:rsidR="00EA3B0E" w:rsidRDefault="00EA3B0E" w:rsidP="00EA3B0E">
            <w:pPr>
              <w:pStyle w:val="GOSTTablenorm"/>
            </w:pPr>
            <w:r>
              <w:t>=4</w:t>
            </w:r>
          </w:p>
        </w:tc>
        <w:tc>
          <w:tcPr>
            <w:tcW w:w="2125" w:type="pct"/>
          </w:tcPr>
          <w:p w14:paraId="05C6EA4F" w14:textId="6F2A5866" w:rsidR="00EA3B0E" w:rsidRDefault="00EA3B0E" w:rsidP="00EA3B0E">
            <w:pPr>
              <w:pStyle w:val="GOSTTablenorm"/>
              <w:rPr>
                <w:szCs w:val="22"/>
              </w:rPr>
            </w:pPr>
            <w:r w:rsidRPr="00B412B2">
              <w:rPr>
                <w:szCs w:val="22"/>
              </w:rPr>
              <w:t>Указывается код ТОФК</w:t>
            </w:r>
            <w:r w:rsidRPr="00B9499D">
              <w:t xml:space="preserve"> /ЦС по учету</w:t>
            </w:r>
            <w:r w:rsidRPr="005C6BDA">
              <w:rPr>
                <w:szCs w:val="22"/>
              </w:rPr>
              <w:t>, в котором проводится операция</w:t>
            </w:r>
            <w:r w:rsidRPr="00C80D35">
              <w:rPr>
                <w:szCs w:val="22"/>
              </w:rPr>
              <w:t xml:space="preserve"> </w:t>
            </w:r>
            <w:r>
              <w:rPr>
                <w:szCs w:val="22"/>
              </w:rPr>
              <w:t>по ЛС получателя</w:t>
            </w:r>
            <w:r w:rsidR="00C33DA5">
              <w:rPr>
                <w:szCs w:val="22"/>
              </w:rPr>
              <w:t>.</w:t>
            </w:r>
          </w:p>
          <w:p w14:paraId="74F2B005" w14:textId="1D5F8A49" w:rsidR="00C33DA5" w:rsidRDefault="00C33DA5" w:rsidP="00EA3B0E">
            <w:pPr>
              <w:pStyle w:val="GOSTTablenorm"/>
              <w:rPr>
                <w:lang w:eastAsia="en-US"/>
              </w:rPr>
            </w:pPr>
            <w:r w:rsidRPr="004C7733">
              <w:t>Обязателен для заполнения</w:t>
            </w:r>
            <w:r w:rsidRPr="00100CB6">
              <w:rPr>
                <w:rStyle w:val="GOSTTablenorm0"/>
              </w:rPr>
              <w:t xml:space="preserve">, если в параметре </w:t>
            </w:r>
            <w:r w:rsidRPr="00100CB6">
              <w:t>«Номер лицевого счета получателя» (</w:t>
            </w:r>
            <w:r w:rsidRPr="00100CB6">
              <w:rPr>
                <w:lang w:val="en-US"/>
              </w:rPr>
              <w:t>R</w:t>
            </w:r>
            <w:r w:rsidRPr="00100CB6">
              <w:t>_PersonalAcc) указан</w:t>
            </w:r>
            <w:r w:rsidRPr="00100CB6">
              <w:rPr>
                <w:rStyle w:val="GOSTTablenorm0"/>
              </w:rPr>
              <w:t xml:space="preserve"> л/с с кодом 71</w:t>
            </w:r>
            <w:r>
              <w:rPr>
                <w:rStyle w:val="GOSTTablenorm0"/>
              </w:rPr>
              <w:t xml:space="preserve">, </w:t>
            </w:r>
            <w:r>
              <w:t>41</w:t>
            </w:r>
          </w:p>
        </w:tc>
      </w:tr>
      <w:tr w:rsidR="005B378E" w:rsidRPr="009E4B64" w14:paraId="3FE2EB94" w14:textId="77777777" w:rsidTr="00F34126">
        <w:tc>
          <w:tcPr>
            <w:tcW w:w="1095" w:type="pct"/>
          </w:tcPr>
          <w:p w14:paraId="3206C77C" w14:textId="14122141" w:rsidR="005B378E" w:rsidRPr="005D5277" w:rsidRDefault="005B378E" w:rsidP="002E39B9">
            <w:pPr>
              <w:pStyle w:val="GOSTTablenorm"/>
              <w:rPr>
                <w:szCs w:val="22"/>
              </w:rPr>
            </w:pPr>
            <w:r w:rsidRPr="005D5277">
              <w:t xml:space="preserve">Код ТОФК ЦС </w:t>
            </w:r>
            <w:r w:rsidR="002E39B9" w:rsidRPr="000C3DAB">
              <w:t xml:space="preserve">по ЛС </w:t>
            </w:r>
            <w:r w:rsidR="002E39B9">
              <w:t>получателя</w:t>
            </w:r>
          </w:p>
        </w:tc>
        <w:tc>
          <w:tcPr>
            <w:tcW w:w="656" w:type="pct"/>
          </w:tcPr>
          <w:p w14:paraId="491FBFF4" w14:textId="77777777" w:rsidR="005B378E" w:rsidRPr="005D5277" w:rsidRDefault="005B378E" w:rsidP="005B378E">
            <w:pPr>
              <w:pStyle w:val="GOSTTablenorm"/>
            </w:pPr>
            <w:r w:rsidRPr="005D5277">
              <w:t>SI_TOFKCODECSRECIP</w:t>
            </w:r>
          </w:p>
        </w:tc>
        <w:tc>
          <w:tcPr>
            <w:tcW w:w="449" w:type="pct"/>
          </w:tcPr>
          <w:p w14:paraId="6213E0A9" w14:textId="77777777" w:rsidR="005B378E" w:rsidRPr="005D5277" w:rsidRDefault="005B378E" w:rsidP="005B378E">
            <w:pPr>
              <w:pStyle w:val="GOSTTablenorm"/>
              <w:rPr>
                <w:bCs/>
                <w:szCs w:val="22"/>
              </w:rPr>
            </w:pPr>
            <w:r w:rsidRPr="005D5277">
              <w:t>Строка</w:t>
            </w:r>
          </w:p>
        </w:tc>
        <w:tc>
          <w:tcPr>
            <w:tcW w:w="360" w:type="pct"/>
          </w:tcPr>
          <w:p w14:paraId="2F9E9840" w14:textId="77777777" w:rsidR="005B378E" w:rsidRPr="005D5277" w:rsidRDefault="005B378E" w:rsidP="005B378E">
            <w:pPr>
              <w:pStyle w:val="GOSTTablenorm"/>
              <w:rPr>
                <w:szCs w:val="22"/>
              </w:rPr>
            </w:pPr>
            <w:r w:rsidRPr="005D5277">
              <w:t>Нет</w:t>
            </w:r>
          </w:p>
        </w:tc>
        <w:tc>
          <w:tcPr>
            <w:tcW w:w="315" w:type="pct"/>
          </w:tcPr>
          <w:p w14:paraId="72439574" w14:textId="77777777" w:rsidR="005B378E" w:rsidRPr="005D5277" w:rsidRDefault="005B378E" w:rsidP="005B378E">
            <w:pPr>
              <w:pStyle w:val="GOSTTablenorm"/>
            </w:pPr>
            <w:r w:rsidRPr="005D5277">
              <w:t>=4</w:t>
            </w:r>
          </w:p>
        </w:tc>
        <w:tc>
          <w:tcPr>
            <w:tcW w:w="2125" w:type="pct"/>
          </w:tcPr>
          <w:p w14:paraId="6CF61A72" w14:textId="77777777" w:rsidR="00820D4D" w:rsidRDefault="002E39B9" w:rsidP="007E0892">
            <w:pPr>
              <w:pStyle w:val="GOSTTablenorm"/>
            </w:pPr>
            <w:r w:rsidRPr="000C3DAB">
              <w:t xml:space="preserve">Указывается код ТОФК ЦС обслуживания ЛС </w:t>
            </w:r>
            <w:r>
              <w:t>получателя</w:t>
            </w:r>
            <w:r w:rsidR="00820D4D">
              <w:t>.</w:t>
            </w:r>
          </w:p>
          <w:p w14:paraId="25C98AEA" w14:textId="3A7C34FE" w:rsidR="005B378E" w:rsidRPr="005D5277" w:rsidRDefault="00820D4D" w:rsidP="007E0892">
            <w:pPr>
              <w:pStyle w:val="GOSTTablenorm"/>
              <w:rPr>
                <w:szCs w:val="22"/>
              </w:rPr>
            </w:pPr>
            <w:r w:rsidRPr="004C7733">
              <w:t>Обязателен для заполнения</w:t>
            </w:r>
            <w:r w:rsidRPr="00100CB6">
              <w:rPr>
                <w:rStyle w:val="GOSTTablenorm0"/>
              </w:rPr>
              <w:t xml:space="preserve">, если в параметре </w:t>
            </w:r>
            <w:r w:rsidRPr="00100CB6">
              <w:t>«Номер лицевого счета получателя» (</w:t>
            </w:r>
            <w:r w:rsidRPr="00100CB6">
              <w:rPr>
                <w:lang w:val="en-US"/>
              </w:rPr>
              <w:t>R</w:t>
            </w:r>
            <w:r w:rsidRPr="00100CB6">
              <w:t>_PersonalAcc) указан</w:t>
            </w:r>
            <w:r w:rsidRPr="00100CB6">
              <w:rPr>
                <w:rStyle w:val="GOSTTablenorm0"/>
              </w:rPr>
              <w:t xml:space="preserve"> л/с с кодом 71</w:t>
            </w:r>
            <w:r>
              <w:rPr>
                <w:rStyle w:val="GOSTTablenorm0"/>
              </w:rPr>
              <w:t xml:space="preserve">, </w:t>
            </w:r>
            <w:r>
              <w:t>41</w:t>
            </w:r>
          </w:p>
        </w:tc>
      </w:tr>
      <w:tr w:rsidR="005B378E" w:rsidRPr="009E4B64" w14:paraId="3DFE7381" w14:textId="77777777" w:rsidTr="00F34126">
        <w:tc>
          <w:tcPr>
            <w:tcW w:w="1095" w:type="pct"/>
          </w:tcPr>
          <w:p w14:paraId="05AEDEBD" w14:textId="762CA399" w:rsidR="005B378E" w:rsidRPr="00D33CBB" w:rsidRDefault="005B378E" w:rsidP="005143FE">
            <w:pPr>
              <w:pStyle w:val="GOSTTablenorm"/>
              <w:rPr>
                <w:szCs w:val="22"/>
              </w:rPr>
            </w:pPr>
            <w:r w:rsidRPr="00D33CBB">
              <w:t>Код ТОФК РЦ получателя</w:t>
            </w:r>
          </w:p>
        </w:tc>
        <w:tc>
          <w:tcPr>
            <w:tcW w:w="656" w:type="pct"/>
          </w:tcPr>
          <w:p w14:paraId="20A3B8E0" w14:textId="77777777" w:rsidR="005B378E" w:rsidRPr="00D33CBB" w:rsidRDefault="005B378E" w:rsidP="005B378E">
            <w:pPr>
              <w:pStyle w:val="GOSTTablenorm"/>
            </w:pPr>
            <w:r w:rsidRPr="00D33CBB">
              <w:t>SI_TOFKCODERCRECIP</w:t>
            </w:r>
          </w:p>
        </w:tc>
        <w:tc>
          <w:tcPr>
            <w:tcW w:w="449" w:type="pct"/>
          </w:tcPr>
          <w:p w14:paraId="43F83667" w14:textId="77777777" w:rsidR="005B378E" w:rsidRPr="00D33CBB" w:rsidRDefault="005B378E" w:rsidP="005B378E">
            <w:pPr>
              <w:pStyle w:val="GOSTTablenorm"/>
              <w:rPr>
                <w:bCs/>
                <w:szCs w:val="22"/>
              </w:rPr>
            </w:pPr>
            <w:r w:rsidRPr="00D33CBB">
              <w:t>Строка</w:t>
            </w:r>
          </w:p>
        </w:tc>
        <w:tc>
          <w:tcPr>
            <w:tcW w:w="360" w:type="pct"/>
          </w:tcPr>
          <w:p w14:paraId="244BDCC5" w14:textId="77777777" w:rsidR="005B378E" w:rsidRPr="00D33CBB" w:rsidRDefault="005B378E" w:rsidP="005B378E">
            <w:pPr>
              <w:pStyle w:val="GOSTTablenorm"/>
              <w:rPr>
                <w:szCs w:val="22"/>
              </w:rPr>
            </w:pPr>
            <w:r w:rsidRPr="00D33CBB">
              <w:t>Нет</w:t>
            </w:r>
          </w:p>
        </w:tc>
        <w:tc>
          <w:tcPr>
            <w:tcW w:w="315" w:type="pct"/>
          </w:tcPr>
          <w:p w14:paraId="0D6132C2" w14:textId="77777777" w:rsidR="005B378E" w:rsidRPr="00D33CBB" w:rsidRDefault="005B378E" w:rsidP="005B378E">
            <w:pPr>
              <w:pStyle w:val="GOSTTablenorm"/>
            </w:pPr>
            <w:r w:rsidRPr="00D33CBB">
              <w:t>=4</w:t>
            </w:r>
          </w:p>
        </w:tc>
        <w:tc>
          <w:tcPr>
            <w:tcW w:w="2125" w:type="pct"/>
          </w:tcPr>
          <w:p w14:paraId="27A0AC5C" w14:textId="35BCABCE" w:rsidR="005B378E" w:rsidRPr="00D33CBB" w:rsidRDefault="005B378E" w:rsidP="005B378E">
            <w:pPr>
              <w:pStyle w:val="GOSTTablenorm"/>
            </w:pPr>
            <w:r w:rsidRPr="00D33CBB">
              <w:t xml:space="preserve">Указывается код ТОФК </w:t>
            </w:r>
            <w:r w:rsidR="007E0892">
              <w:t>расчетного центра</w:t>
            </w:r>
            <w:r w:rsidRPr="00D33CBB">
              <w:t xml:space="preserve"> получателя</w:t>
            </w:r>
            <w:r w:rsidR="00820D4D">
              <w:t>.</w:t>
            </w:r>
          </w:p>
          <w:p w14:paraId="64E4F100" w14:textId="78DFDF6A" w:rsidR="005B378E" w:rsidRPr="00D33CBB" w:rsidRDefault="00820D4D" w:rsidP="00694FFB">
            <w:pPr>
              <w:pStyle w:val="GOSTTablenorm"/>
              <w:rPr>
                <w:szCs w:val="22"/>
              </w:rPr>
            </w:pPr>
            <w:r w:rsidRPr="004C7733">
              <w:t>Обязателен для заполнения</w:t>
            </w:r>
            <w:r w:rsidRPr="00100CB6">
              <w:rPr>
                <w:rStyle w:val="GOSTTablenorm0"/>
              </w:rPr>
              <w:t xml:space="preserve">, если в параметре </w:t>
            </w:r>
            <w:r w:rsidRPr="00100CB6">
              <w:t>«Номер лицевого счета получателя» (</w:t>
            </w:r>
            <w:r w:rsidRPr="00100CB6">
              <w:rPr>
                <w:lang w:val="en-US"/>
              </w:rPr>
              <w:t>R</w:t>
            </w:r>
            <w:r w:rsidRPr="00100CB6">
              <w:t>_PersonalAcc) указан</w:t>
            </w:r>
            <w:r w:rsidRPr="00100CB6">
              <w:rPr>
                <w:rStyle w:val="GOSTTablenorm0"/>
              </w:rPr>
              <w:t xml:space="preserve"> л/с с кодом 71</w:t>
            </w:r>
            <w:r>
              <w:rPr>
                <w:rStyle w:val="GOSTTablenorm0"/>
              </w:rPr>
              <w:t xml:space="preserve">, </w:t>
            </w:r>
            <w:r>
              <w:t>41</w:t>
            </w:r>
          </w:p>
        </w:tc>
      </w:tr>
      <w:tr w:rsidR="002B4A75" w:rsidRPr="009E4B64" w14:paraId="7EAA6FA8" w14:textId="77777777" w:rsidTr="00F34126">
        <w:tc>
          <w:tcPr>
            <w:tcW w:w="1095" w:type="pct"/>
          </w:tcPr>
          <w:p w14:paraId="4E168165" w14:textId="6F5984B5" w:rsidR="002B4A75" w:rsidRPr="00D33CBB" w:rsidRDefault="002B4A75" w:rsidP="002B4A75">
            <w:pPr>
              <w:pStyle w:val="GOSTTablenorm"/>
            </w:pPr>
            <w:r w:rsidRPr="000C3DAB">
              <w:rPr>
                <w:szCs w:val="22"/>
              </w:rPr>
              <w:t xml:space="preserve">Счет </w:t>
            </w:r>
            <w:r>
              <w:rPr>
                <w:szCs w:val="22"/>
              </w:rPr>
              <w:t>получателя</w:t>
            </w:r>
          </w:p>
        </w:tc>
        <w:tc>
          <w:tcPr>
            <w:tcW w:w="656" w:type="pct"/>
          </w:tcPr>
          <w:p w14:paraId="506ECC1E" w14:textId="018CEB34" w:rsidR="002B4A75" w:rsidRPr="00D33CBB" w:rsidRDefault="003454D2" w:rsidP="003454D2">
            <w:pPr>
              <w:pStyle w:val="GOSTTablenorm"/>
            </w:pPr>
            <w:r>
              <w:rPr>
                <w:lang w:val="en-US"/>
              </w:rPr>
              <w:t>R_</w:t>
            </w:r>
            <w:r w:rsidRPr="003454D2">
              <w:t>AccNumberOrg</w:t>
            </w:r>
          </w:p>
        </w:tc>
        <w:tc>
          <w:tcPr>
            <w:tcW w:w="449" w:type="pct"/>
          </w:tcPr>
          <w:p w14:paraId="45997F3A" w14:textId="06AD3A8D" w:rsidR="002B4A75" w:rsidRPr="00D33CBB" w:rsidRDefault="002B4A75" w:rsidP="002B4A75">
            <w:pPr>
              <w:pStyle w:val="GOSTTablenorm"/>
            </w:pPr>
            <w:r w:rsidRPr="000C3DAB">
              <w:t>Строка</w:t>
            </w:r>
          </w:p>
        </w:tc>
        <w:tc>
          <w:tcPr>
            <w:tcW w:w="360" w:type="pct"/>
          </w:tcPr>
          <w:p w14:paraId="2CB2B63A" w14:textId="45252DB8" w:rsidR="002B4A75" w:rsidRPr="00873E51" w:rsidRDefault="00E11A2B" w:rsidP="002B4A75">
            <w:pPr>
              <w:pStyle w:val="GOSTTablenorm"/>
            </w:pPr>
            <w:r>
              <w:t>Да</w:t>
            </w:r>
          </w:p>
        </w:tc>
        <w:tc>
          <w:tcPr>
            <w:tcW w:w="315" w:type="pct"/>
          </w:tcPr>
          <w:p w14:paraId="5F05A6F6" w14:textId="63F1F05F" w:rsidR="002B4A75" w:rsidRPr="00D33CBB" w:rsidRDefault="002B4A75" w:rsidP="002B4A75">
            <w:pPr>
              <w:pStyle w:val="GOSTTablenorm"/>
            </w:pPr>
            <w:r w:rsidRPr="000C3DAB">
              <w:t>=20</w:t>
            </w:r>
          </w:p>
        </w:tc>
        <w:tc>
          <w:tcPr>
            <w:tcW w:w="2125" w:type="pct"/>
          </w:tcPr>
          <w:p w14:paraId="76E307AD" w14:textId="2EF34AFB" w:rsidR="00820D4D" w:rsidRPr="00D33CBB" w:rsidRDefault="002B4A75" w:rsidP="004A1636">
            <w:pPr>
              <w:pStyle w:val="GOSTTablenorm"/>
            </w:pPr>
            <w:r w:rsidRPr="000C3DAB">
              <w:t xml:space="preserve">Указывается </w:t>
            </w:r>
            <w:r>
              <w:t>номер единого казначейского счета получателя</w:t>
            </w:r>
          </w:p>
        </w:tc>
      </w:tr>
      <w:tr w:rsidR="005B378E" w:rsidRPr="009E4B64" w14:paraId="247A2389" w14:textId="77777777" w:rsidTr="00F34126">
        <w:tc>
          <w:tcPr>
            <w:tcW w:w="1095" w:type="pct"/>
          </w:tcPr>
          <w:p w14:paraId="5B1D656A" w14:textId="368566DF" w:rsidR="005B378E" w:rsidRPr="00D33CBB" w:rsidRDefault="005B378E" w:rsidP="005B378E">
            <w:pPr>
              <w:pStyle w:val="GOSTTablenorm"/>
              <w:rPr>
                <w:szCs w:val="22"/>
              </w:rPr>
            </w:pPr>
            <w:r w:rsidRPr="00D33CBB">
              <w:t>Казначейский счет получателя</w:t>
            </w:r>
          </w:p>
        </w:tc>
        <w:tc>
          <w:tcPr>
            <w:tcW w:w="656" w:type="pct"/>
          </w:tcPr>
          <w:p w14:paraId="11C8713F" w14:textId="36C8582C" w:rsidR="005B378E" w:rsidRPr="00D33CBB" w:rsidRDefault="005B378E" w:rsidP="005B378E">
            <w:pPr>
              <w:pStyle w:val="GOSTTablenorm"/>
            </w:pPr>
            <w:r w:rsidRPr="00D33CBB">
              <w:rPr>
                <w:lang w:val="en-US"/>
              </w:rPr>
              <w:t>R_</w:t>
            </w:r>
            <w:r w:rsidRPr="00D33CBB">
              <w:t>AccNumber</w:t>
            </w:r>
          </w:p>
        </w:tc>
        <w:tc>
          <w:tcPr>
            <w:tcW w:w="449" w:type="pct"/>
          </w:tcPr>
          <w:p w14:paraId="51AD3A47" w14:textId="3EEB5DAF" w:rsidR="005B378E" w:rsidRPr="00D33CBB" w:rsidRDefault="005B378E" w:rsidP="005B378E">
            <w:pPr>
              <w:pStyle w:val="GOSTTablenorm"/>
              <w:rPr>
                <w:bCs/>
                <w:szCs w:val="22"/>
              </w:rPr>
            </w:pPr>
            <w:r w:rsidRPr="00D33CBB">
              <w:t>Строка</w:t>
            </w:r>
          </w:p>
        </w:tc>
        <w:tc>
          <w:tcPr>
            <w:tcW w:w="360" w:type="pct"/>
          </w:tcPr>
          <w:p w14:paraId="7DA19F10" w14:textId="0B756050" w:rsidR="005B378E" w:rsidRPr="00D33CBB" w:rsidRDefault="00E11A2B" w:rsidP="005B378E">
            <w:pPr>
              <w:pStyle w:val="GOSTTablenorm"/>
              <w:rPr>
                <w:szCs w:val="22"/>
              </w:rPr>
            </w:pPr>
            <w:r>
              <w:t>Да</w:t>
            </w:r>
          </w:p>
        </w:tc>
        <w:tc>
          <w:tcPr>
            <w:tcW w:w="315" w:type="pct"/>
          </w:tcPr>
          <w:p w14:paraId="3C6030E2" w14:textId="54A96841" w:rsidR="005B378E" w:rsidRPr="00D33CBB" w:rsidRDefault="005B378E" w:rsidP="005B378E">
            <w:pPr>
              <w:pStyle w:val="GOSTTablenorm"/>
            </w:pPr>
            <w:r w:rsidRPr="00D33CBB">
              <w:t>=20</w:t>
            </w:r>
          </w:p>
        </w:tc>
        <w:tc>
          <w:tcPr>
            <w:tcW w:w="2125" w:type="pct"/>
          </w:tcPr>
          <w:p w14:paraId="5140228C" w14:textId="46904970" w:rsidR="00820D4D" w:rsidRPr="00D33CBB" w:rsidRDefault="005B378E" w:rsidP="004A1636">
            <w:pPr>
              <w:pStyle w:val="GOSTTablenorm"/>
              <w:rPr>
                <w:szCs w:val="22"/>
              </w:rPr>
            </w:pPr>
            <w:r w:rsidRPr="00D33CBB">
              <w:t>Указывается номер казначейского счета получателя</w:t>
            </w:r>
          </w:p>
        </w:tc>
      </w:tr>
      <w:tr w:rsidR="005B378E" w:rsidRPr="009E4B64" w14:paraId="24CFA395" w14:textId="77777777" w:rsidTr="00F34126">
        <w:tc>
          <w:tcPr>
            <w:tcW w:w="1095" w:type="pct"/>
          </w:tcPr>
          <w:p w14:paraId="774824B3" w14:textId="70314F2E" w:rsidR="005B378E" w:rsidRPr="00D33CBB" w:rsidRDefault="005B378E" w:rsidP="005B378E">
            <w:pPr>
              <w:pStyle w:val="GOSTTablenorm"/>
              <w:rPr>
                <w:szCs w:val="22"/>
              </w:rPr>
            </w:pPr>
            <w:r w:rsidRPr="00D33CBB">
              <w:t>Номер лицевого счета получателя</w:t>
            </w:r>
          </w:p>
        </w:tc>
        <w:tc>
          <w:tcPr>
            <w:tcW w:w="656" w:type="pct"/>
          </w:tcPr>
          <w:p w14:paraId="25B4E642" w14:textId="2EB78A81" w:rsidR="005B378E" w:rsidRPr="00E96826" w:rsidRDefault="005B378E" w:rsidP="005B378E">
            <w:pPr>
              <w:pStyle w:val="GOSTTablenorm"/>
            </w:pPr>
            <w:r w:rsidRPr="00E96826">
              <w:rPr>
                <w:lang w:val="en-US"/>
              </w:rPr>
              <w:t>R_</w:t>
            </w:r>
            <w:r w:rsidRPr="00E96826">
              <w:t>PersonalAcc</w:t>
            </w:r>
          </w:p>
        </w:tc>
        <w:tc>
          <w:tcPr>
            <w:tcW w:w="449" w:type="pct"/>
          </w:tcPr>
          <w:p w14:paraId="27F235F0" w14:textId="52494BE8" w:rsidR="005B378E" w:rsidRPr="00E96826" w:rsidRDefault="005B378E" w:rsidP="005B378E">
            <w:pPr>
              <w:pStyle w:val="GOSTTablenorm"/>
              <w:rPr>
                <w:bCs/>
                <w:szCs w:val="22"/>
              </w:rPr>
            </w:pPr>
            <w:r w:rsidRPr="00E96826">
              <w:t>Строка</w:t>
            </w:r>
          </w:p>
        </w:tc>
        <w:tc>
          <w:tcPr>
            <w:tcW w:w="360" w:type="pct"/>
          </w:tcPr>
          <w:p w14:paraId="120C085D" w14:textId="47664098" w:rsidR="005B378E" w:rsidRPr="00E96826" w:rsidRDefault="00E11A2B" w:rsidP="005B378E">
            <w:pPr>
              <w:pStyle w:val="GOSTTablenorm"/>
              <w:rPr>
                <w:szCs w:val="22"/>
              </w:rPr>
            </w:pPr>
            <w:r>
              <w:t>Да</w:t>
            </w:r>
          </w:p>
        </w:tc>
        <w:tc>
          <w:tcPr>
            <w:tcW w:w="315" w:type="pct"/>
          </w:tcPr>
          <w:p w14:paraId="72A998E5" w14:textId="7CC6A057" w:rsidR="005B378E" w:rsidRPr="00E96826" w:rsidRDefault="005B378E" w:rsidP="005B378E">
            <w:pPr>
              <w:pStyle w:val="GOSTTablenorm"/>
            </w:pPr>
            <w:r w:rsidRPr="00E96826">
              <w:t>=11</w:t>
            </w:r>
          </w:p>
        </w:tc>
        <w:tc>
          <w:tcPr>
            <w:tcW w:w="2125" w:type="pct"/>
          </w:tcPr>
          <w:p w14:paraId="6F5B8379" w14:textId="1C4DD9EC" w:rsidR="005B378E" w:rsidRPr="00E96826" w:rsidRDefault="005B378E" w:rsidP="007E0892">
            <w:pPr>
              <w:pStyle w:val="GOSTTablenorm"/>
              <w:rPr>
                <w:szCs w:val="22"/>
              </w:rPr>
            </w:pPr>
            <w:r w:rsidRPr="00E96826">
              <w:t>Указывается номер лицевого счета получателя</w:t>
            </w:r>
          </w:p>
        </w:tc>
      </w:tr>
      <w:tr w:rsidR="00E014C0" w:rsidRPr="009E4B64" w14:paraId="6DC31582" w14:textId="77777777" w:rsidTr="00F34126">
        <w:tc>
          <w:tcPr>
            <w:tcW w:w="1095" w:type="pct"/>
          </w:tcPr>
          <w:p w14:paraId="3D1D6025" w14:textId="5DB54BAE" w:rsidR="00E014C0" w:rsidRDefault="00E014C0" w:rsidP="00E014C0">
            <w:pPr>
              <w:pStyle w:val="GOSTTablenorm"/>
            </w:pPr>
            <w:r w:rsidRPr="000C3DAB">
              <w:t xml:space="preserve">БПР </w:t>
            </w:r>
            <w:r>
              <w:t>получателя</w:t>
            </w:r>
          </w:p>
        </w:tc>
        <w:tc>
          <w:tcPr>
            <w:tcW w:w="656" w:type="pct"/>
          </w:tcPr>
          <w:p w14:paraId="2AFE4881" w14:textId="50D9907D" w:rsidR="00E014C0" w:rsidRPr="00B01BBF" w:rsidRDefault="00B01BBF" w:rsidP="00B01BBF">
            <w:pPr>
              <w:pStyle w:val="GOSTTablenorm"/>
            </w:pPr>
            <w:r w:rsidRPr="00B01BBF">
              <w:t>SI_BPR_R</w:t>
            </w:r>
          </w:p>
        </w:tc>
        <w:tc>
          <w:tcPr>
            <w:tcW w:w="449" w:type="pct"/>
          </w:tcPr>
          <w:p w14:paraId="78304744" w14:textId="4ED59950" w:rsidR="00E014C0" w:rsidRPr="000C3DAB" w:rsidRDefault="00E11A2B" w:rsidP="00E014C0">
            <w:pPr>
              <w:pStyle w:val="GOSTTablenorm"/>
            </w:pPr>
            <w:r>
              <w:rPr>
                <w:szCs w:val="22"/>
              </w:rPr>
              <w:t>Логический</w:t>
            </w:r>
          </w:p>
        </w:tc>
        <w:tc>
          <w:tcPr>
            <w:tcW w:w="360" w:type="pct"/>
          </w:tcPr>
          <w:p w14:paraId="6F2AE3B3" w14:textId="5D9C4F19" w:rsidR="00E014C0" w:rsidRDefault="00EB2276" w:rsidP="00E014C0">
            <w:pPr>
              <w:pStyle w:val="GOSTTablenorm"/>
            </w:pPr>
            <w:r>
              <w:rPr>
                <w:szCs w:val="22"/>
              </w:rPr>
              <w:t>Да</w:t>
            </w:r>
          </w:p>
        </w:tc>
        <w:tc>
          <w:tcPr>
            <w:tcW w:w="315" w:type="pct"/>
          </w:tcPr>
          <w:p w14:paraId="5B6E4EB9" w14:textId="17BD0FC2" w:rsidR="00E014C0" w:rsidRPr="00E11A2B" w:rsidRDefault="00E11A2B" w:rsidP="00E014C0">
            <w:pPr>
              <w:pStyle w:val="GOSTTablenorm"/>
            </w:pPr>
            <w:r>
              <w:rPr>
                <w:szCs w:val="22"/>
              </w:rPr>
              <w:t>-</w:t>
            </w:r>
          </w:p>
        </w:tc>
        <w:tc>
          <w:tcPr>
            <w:tcW w:w="2125" w:type="pct"/>
          </w:tcPr>
          <w:p w14:paraId="4B0981BF" w14:textId="43A48DF9" w:rsidR="00E11A2B" w:rsidRDefault="00E11A2B" w:rsidP="00E11A2B">
            <w:pPr>
              <w:pStyle w:val="GOSTTablenorm"/>
              <w:rPr>
                <w:szCs w:val="24"/>
              </w:rPr>
            </w:pPr>
            <w:r w:rsidRPr="000C3DAB">
              <w:t xml:space="preserve">Указывается признак </w:t>
            </w:r>
            <w:r>
              <w:rPr>
                <w:szCs w:val="24"/>
              </w:rPr>
              <w:t>разрешения расходования средств</w:t>
            </w:r>
            <w:r w:rsidRPr="000C3DAB">
              <w:rPr>
                <w:szCs w:val="24"/>
              </w:rPr>
              <w:t xml:space="preserve"> </w:t>
            </w:r>
            <w:r>
              <w:rPr>
                <w:szCs w:val="24"/>
              </w:rPr>
              <w:t>по ЛС получателя.</w:t>
            </w:r>
          </w:p>
          <w:p w14:paraId="46C351CE" w14:textId="77777777" w:rsidR="00E11A2B" w:rsidRPr="000C3DAB" w:rsidRDefault="00E11A2B" w:rsidP="00E11A2B">
            <w:pPr>
              <w:pStyle w:val="GOSTTablenorm"/>
            </w:pPr>
            <w:r>
              <w:t>Допустимые</w:t>
            </w:r>
            <w:r w:rsidRPr="000C3DAB">
              <w:t xml:space="preserve"> значения:</w:t>
            </w:r>
          </w:p>
          <w:p w14:paraId="4E26285F" w14:textId="77777777" w:rsidR="00E11A2B" w:rsidRPr="000C3DAB" w:rsidRDefault="00E11A2B" w:rsidP="00E11A2B">
            <w:pPr>
              <w:pStyle w:val="GOSTTableListMark1"/>
            </w:pPr>
            <w:r w:rsidRPr="000C3DAB">
              <w:t xml:space="preserve">«true» </w:t>
            </w:r>
            <w:r w:rsidRPr="000318D6">
              <w:t>–</w:t>
            </w:r>
            <w:r w:rsidRPr="000C3DAB">
              <w:t xml:space="preserve"> Да;</w:t>
            </w:r>
          </w:p>
          <w:p w14:paraId="31CF036C" w14:textId="285E27C1" w:rsidR="00E014C0" w:rsidRDefault="00E11A2B" w:rsidP="00B01BBF">
            <w:pPr>
              <w:pStyle w:val="GOSTTableListMark1"/>
              <w:rPr>
                <w:lang w:eastAsia="en-US"/>
              </w:rPr>
            </w:pPr>
            <w:r w:rsidRPr="000C3DAB">
              <w:t xml:space="preserve">«false» </w:t>
            </w:r>
            <w:r w:rsidRPr="000318D6">
              <w:t>–</w:t>
            </w:r>
            <w:r w:rsidR="004A1636">
              <w:t xml:space="preserve"> </w:t>
            </w:r>
            <w:r w:rsidRPr="000C3DAB">
              <w:t>Нет</w:t>
            </w:r>
          </w:p>
        </w:tc>
      </w:tr>
      <w:tr w:rsidR="00C23110" w:rsidRPr="009E4B64" w14:paraId="68048BB4" w14:textId="77777777" w:rsidTr="00F34126">
        <w:tc>
          <w:tcPr>
            <w:tcW w:w="1095" w:type="pct"/>
          </w:tcPr>
          <w:p w14:paraId="07F0826E" w14:textId="0DF8A8D3" w:rsidR="00C23110" w:rsidRPr="000C3DAB" w:rsidRDefault="00C23110" w:rsidP="00C23110">
            <w:pPr>
              <w:pStyle w:val="GOSTTablenorm"/>
            </w:pPr>
            <w:r w:rsidRPr="00D33CBB">
              <w:t xml:space="preserve">Вид операции </w:t>
            </w:r>
          </w:p>
        </w:tc>
        <w:tc>
          <w:tcPr>
            <w:tcW w:w="656" w:type="pct"/>
          </w:tcPr>
          <w:p w14:paraId="30C86E3C" w14:textId="722E3A92" w:rsidR="00C23110" w:rsidRPr="00B01BBF" w:rsidRDefault="00C23110" w:rsidP="00C23110">
            <w:pPr>
              <w:pStyle w:val="GOSTTablenorm"/>
            </w:pPr>
            <w:r w:rsidRPr="008C7703">
              <w:t>SI_SIGN_DIS_RET</w:t>
            </w:r>
          </w:p>
        </w:tc>
        <w:tc>
          <w:tcPr>
            <w:tcW w:w="449" w:type="pct"/>
          </w:tcPr>
          <w:p w14:paraId="1439B716" w14:textId="7289F5F0" w:rsidR="00C23110" w:rsidRDefault="00C23110" w:rsidP="00C23110">
            <w:pPr>
              <w:pStyle w:val="GOSTTablenorm"/>
              <w:rPr>
                <w:szCs w:val="22"/>
              </w:rPr>
            </w:pPr>
            <w:r w:rsidRPr="00D33CBB">
              <w:t>Строка</w:t>
            </w:r>
          </w:p>
        </w:tc>
        <w:tc>
          <w:tcPr>
            <w:tcW w:w="360" w:type="pct"/>
          </w:tcPr>
          <w:p w14:paraId="05317ED1" w14:textId="31ACDE9E" w:rsidR="00C23110" w:rsidRDefault="00C23110" w:rsidP="00C23110">
            <w:pPr>
              <w:pStyle w:val="GOSTTablenorm"/>
              <w:rPr>
                <w:szCs w:val="22"/>
              </w:rPr>
            </w:pPr>
            <w:r w:rsidRPr="00D33CBB">
              <w:t>Нет</w:t>
            </w:r>
          </w:p>
        </w:tc>
        <w:tc>
          <w:tcPr>
            <w:tcW w:w="315" w:type="pct"/>
          </w:tcPr>
          <w:p w14:paraId="56DAD7C3" w14:textId="4FE51290" w:rsidR="00C23110" w:rsidRDefault="00C23110" w:rsidP="00C23110">
            <w:pPr>
              <w:pStyle w:val="GOSTTablenorm"/>
              <w:rPr>
                <w:szCs w:val="22"/>
              </w:rPr>
            </w:pPr>
            <w:r w:rsidRPr="00D33CBB">
              <w:t>=1</w:t>
            </w:r>
          </w:p>
        </w:tc>
        <w:tc>
          <w:tcPr>
            <w:tcW w:w="2125" w:type="pct"/>
          </w:tcPr>
          <w:p w14:paraId="1A4DE6ED" w14:textId="77777777" w:rsidR="00C23110" w:rsidRPr="00D33CBB" w:rsidRDefault="00C23110" w:rsidP="00C23110">
            <w:pPr>
              <w:pStyle w:val="GOSTTablenorm"/>
            </w:pPr>
            <w:r w:rsidRPr="00D33CBB">
              <w:t>Указывается код вида операции</w:t>
            </w:r>
            <w:r>
              <w:t xml:space="preserve"> по КОО</w:t>
            </w:r>
            <w:r w:rsidRPr="00D33CBB">
              <w:t>.</w:t>
            </w:r>
          </w:p>
          <w:p w14:paraId="39A0CE1E" w14:textId="77777777" w:rsidR="00C23110" w:rsidRPr="00D33CBB" w:rsidRDefault="00C23110" w:rsidP="00C23110">
            <w:pPr>
              <w:pStyle w:val="GOSTTablenorm"/>
            </w:pPr>
            <w:r w:rsidRPr="00D33CBB">
              <w:t>Возможные значения:</w:t>
            </w:r>
          </w:p>
          <w:p w14:paraId="69101B54" w14:textId="77777777" w:rsidR="00C23110" w:rsidRPr="00D33CBB" w:rsidRDefault="00C23110" w:rsidP="00C23110">
            <w:pPr>
              <w:pStyle w:val="GOSTTableListMark1"/>
            </w:pPr>
            <w:r w:rsidRPr="00D33CBB">
              <w:t>«3» – кассовый расход;</w:t>
            </w:r>
          </w:p>
          <w:p w14:paraId="29F55BD4" w14:textId="77777777" w:rsidR="00C23110" w:rsidRPr="00D33CBB" w:rsidRDefault="00C23110" w:rsidP="00C23110">
            <w:pPr>
              <w:pStyle w:val="GOSTTableListMark1"/>
            </w:pPr>
            <w:r w:rsidRPr="00D33CBB">
              <w:t>«2» – возврат поступлений.</w:t>
            </w:r>
          </w:p>
          <w:p w14:paraId="24944AC1" w14:textId="44D0A696" w:rsidR="00C23110" w:rsidRPr="000C3DAB" w:rsidRDefault="00C23110" w:rsidP="00C23110">
            <w:pPr>
              <w:pStyle w:val="GOSTTablenorm"/>
            </w:pPr>
            <w:r w:rsidRPr="00D33CBB">
              <w:t>Обязателен для заполнения, если в параметре «Признак автоматического формирования документа» (</w:t>
            </w:r>
            <w:r w:rsidRPr="00D33CBB">
              <w:rPr>
                <w:lang w:val="en-US"/>
              </w:rPr>
              <w:t>SI</w:t>
            </w:r>
            <w:r w:rsidRPr="00D33CBB">
              <w:t>_signAutoPP) указано значение «1» (автоППСИ)</w:t>
            </w:r>
          </w:p>
        </w:tc>
      </w:tr>
      <w:tr w:rsidR="003006D7" w:rsidRPr="009E4B64" w14:paraId="6EAF7B4C" w14:textId="77777777" w:rsidTr="00F34126">
        <w:tc>
          <w:tcPr>
            <w:tcW w:w="1095" w:type="pct"/>
          </w:tcPr>
          <w:p w14:paraId="233593F6" w14:textId="5F73B506" w:rsidR="003006D7" w:rsidRPr="000C3DAB" w:rsidRDefault="003006D7" w:rsidP="003006D7">
            <w:pPr>
              <w:pStyle w:val="GOSTTablenorm"/>
            </w:pPr>
            <w:r>
              <w:t>Идентификатор родителького документа</w:t>
            </w:r>
          </w:p>
        </w:tc>
        <w:tc>
          <w:tcPr>
            <w:tcW w:w="656" w:type="pct"/>
          </w:tcPr>
          <w:p w14:paraId="597A1537" w14:textId="165CA191" w:rsidR="003006D7" w:rsidRPr="003006D7" w:rsidRDefault="003006D7" w:rsidP="006126D9">
            <w:pPr>
              <w:pStyle w:val="GOSTTablenorm"/>
            </w:pPr>
            <w:r w:rsidRPr="003006D7">
              <w:t>BRE</w:t>
            </w:r>
            <w:r w:rsidR="006126D9">
              <w:t>_</w:t>
            </w:r>
            <w:r w:rsidRPr="003006D7">
              <w:t>ParentDocGuid</w:t>
            </w:r>
          </w:p>
        </w:tc>
        <w:tc>
          <w:tcPr>
            <w:tcW w:w="449" w:type="pct"/>
          </w:tcPr>
          <w:p w14:paraId="3B8CB872" w14:textId="7AE3E05B" w:rsidR="003006D7" w:rsidRPr="003006D7" w:rsidRDefault="003006D7" w:rsidP="003006D7">
            <w:pPr>
              <w:pStyle w:val="GOSTTablenorm"/>
            </w:pPr>
            <w:r w:rsidRPr="003006D7">
              <w:t>GUID</w:t>
            </w:r>
          </w:p>
        </w:tc>
        <w:tc>
          <w:tcPr>
            <w:tcW w:w="360" w:type="pct"/>
          </w:tcPr>
          <w:p w14:paraId="208CC29C" w14:textId="5E352980" w:rsidR="003006D7" w:rsidRDefault="00563BEF" w:rsidP="003006D7">
            <w:pPr>
              <w:pStyle w:val="GOSTTablenorm"/>
              <w:rPr>
                <w:szCs w:val="22"/>
              </w:rPr>
            </w:pPr>
            <w:r>
              <w:rPr>
                <w:sz w:val="20"/>
              </w:rPr>
              <w:t>Да</w:t>
            </w:r>
          </w:p>
        </w:tc>
        <w:tc>
          <w:tcPr>
            <w:tcW w:w="315" w:type="pct"/>
          </w:tcPr>
          <w:p w14:paraId="5312A24D" w14:textId="41C24D31" w:rsidR="003006D7" w:rsidRDefault="003006D7" w:rsidP="003006D7">
            <w:pPr>
              <w:pStyle w:val="GOSTTablenorm"/>
              <w:rPr>
                <w:szCs w:val="22"/>
                <w:lang w:val="en-US"/>
              </w:rPr>
            </w:pPr>
            <w:r w:rsidRPr="00273086">
              <w:rPr>
                <w:sz w:val="20"/>
              </w:rPr>
              <w:t>=36</w:t>
            </w:r>
          </w:p>
        </w:tc>
        <w:tc>
          <w:tcPr>
            <w:tcW w:w="2125" w:type="pct"/>
          </w:tcPr>
          <w:p w14:paraId="0CE956B1" w14:textId="5618308F" w:rsidR="003006D7" w:rsidRPr="000C3DAB" w:rsidRDefault="003006D7" w:rsidP="003006D7">
            <w:pPr>
              <w:pStyle w:val="GOSTTablenorm"/>
            </w:pPr>
            <w:r w:rsidRPr="00273086">
              <w:t xml:space="preserve">Указывается уникальный идентификатор </w:t>
            </w:r>
            <w:r>
              <w:t>родительского документа</w:t>
            </w:r>
          </w:p>
        </w:tc>
      </w:tr>
      <w:tr w:rsidR="000510CC" w:rsidRPr="009E4B64" w14:paraId="7A9FA4B6" w14:textId="77777777" w:rsidTr="00F34126">
        <w:tc>
          <w:tcPr>
            <w:tcW w:w="1095" w:type="pct"/>
          </w:tcPr>
          <w:p w14:paraId="4A1FFC4A" w14:textId="2B7688D2" w:rsidR="000510CC" w:rsidRPr="00363347" w:rsidRDefault="000510CC" w:rsidP="003006D7">
            <w:pPr>
              <w:pStyle w:val="GOSTTablenorm"/>
            </w:pPr>
            <w:r w:rsidRPr="00363347">
              <w:t>Реорганизация</w:t>
            </w:r>
          </w:p>
        </w:tc>
        <w:tc>
          <w:tcPr>
            <w:tcW w:w="656" w:type="pct"/>
          </w:tcPr>
          <w:p w14:paraId="481E8B7C" w14:textId="776A68CB" w:rsidR="000510CC" w:rsidRPr="00363347" w:rsidRDefault="000510CC" w:rsidP="006126D9">
            <w:pPr>
              <w:pStyle w:val="GOSTTablenorm"/>
            </w:pPr>
            <w:r w:rsidRPr="00363347">
              <w:t>SI_REORGANIZATION_MARK</w:t>
            </w:r>
          </w:p>
        </w:tc>
        <w:tc>
          <w:tcPr>
            <w:tcW w:w="449" w:type="pct"/>
          </w:tcPr>
          <w:p w14:paraId="56D9DD67" w14:textId="6A03BE18" w:rsidR="000510CC" w:rsidRPr="00363347" w:rsidRDefault="000510CC" w:rsidP="003006D7">
            <w:pPr>
              <w:pStyle w:val="GOSTTablenorm"/>
            </w:pPr>
            <w:r w:rsidRPr="00363347">
              <w:t>Логический</w:t>
            </w:r>
          </w:p>
        </w:tc>
        <w:tc>
          <w:tcPr>
            <w:tcW w:w="360" w:type="pct"/>
          </w:tcPr>
          <w:p w14:paraId="7F0F8B96" w14:textId="03296550" w:rsidR="000510CC" w:rsidRPr="00363347" w:rsidRDefault="000510CC" w:rsidP="003006D7">
            <w:pPr>
              <w:pStyle w:val="GOSTTablenorm"/>
              <w:rPr>
                <w:sz w:val="20"/>
              </w:rPr>
            </w:pPr>
            <w:r w:rsidRPr="00363347">
              <w:rPr>
                <w:sz w:val="20"/>
              </w:rPr>
              <w:t>Да</w:t>
            </w:r>
          </w:p>
        </w:tc>
        <w:tc>
          <w:tcPr>
            <w:tcW w:w="315" w:type="pct"/>
          </w:tcPr>
          <w:p w14:paraId="126AEB29" w14:textId="223F2B46" w:rsidR="000510CC" w:rsidRPr="00363347" w:rsidRDefault="000510CC" w:rsidP="003006D7">
            <w:pPr>
              <w:pStyle w:val="GOSTTablenorm"/>
              <w:rPr>
                <w:sz w:val="20"/>
              </w:rPr>
            </w:pPr>
            <w:r w:rsidRPr="00363347">
              <w:rPr>
                <w:sz w:val="20"/>
              </w:rPr>
              <w:t>-</w:t>
            </w:r>
          </w:p>
        </w:tc>
        <w:tc>
          <w:tcPr>
            <w:tcW w:w="2125" w:type="pct"/>
          </w:tcPr>
          <w:p w14:paraId="2ACC4C80" w14:textId="4ABED485" w:rsidR="000510CC" w:rsidRPr="00363347" w:rsidRDefault="000510CC" w:rsidP="003006D7">
            <w:pPr>
              <w:pStyle w:val="GOSTTablenorm"/>
            </w:pPr>
            <w:r w:rsidRPr="00363347">
              <w:t>Указывается признак реорганизации</w:t>
            </w:r>
          </w:p>
        </w:tc>
      </w:tr>
      <w:tr w:rsidR="005B378E" w:rsidRPr="000C1977" w14:paraId="28C28210" w14:textId="77777777" w:rsidTr="00F34126">
        <w:tc>
          <w:tcPr>
            <w:tcW w:w="1095" w:type="pct"/>
          </w:tcPr>
          <w:p w14:paraId="24F2D9BF" w14:textId="58ED14C8" w:rsidR="005B378E" w:rsidRPr="000C1977" w:rsidRDefault="005B378E" w:rsidP="005B378E">
            <w:pPr>
              <w:pStyle w:val="GOSTTablenorm"/>
              <w:rPr>
                <w:szCs w:val="22"/>
              </w:rPr>
            </w:pPr>
            <w:r>
              <w:rPr>
                <w:b/>
              </w:rPr>
              <w:t>Расшифровка поручения</w:t>
            </w:r>
          </w:p>
        </w:tc>
        <w:tc>
          <w:tcPr>
            <w:tcW w:w="656" w:type="pct"/>
          </w:tcPr>
          <w:p w14:paraId="13983C52" w14:textId="4CD56395" w:rsidR="005B378E" w:rsidRPr="000C1977" w:rsidRDefault="005B378E" w:rsidP="005B378E">
            <w:pPr>
              <w:pStyle w:val="GOSTTablenorm"/>
              <w:rPr>
                <w:lang w:val="en-US"/>
              </w:rPr>
            </w:pPr>
            <w:r w:rsidRPr="000C1977">
              <w:rPr>
                <w:b/>
                <w:lang w:val="en-US"/>
              </w:rPr>
              <w:t>FS_DECRYPT_ORDER_D91_LIST</w:t>
            </w:r>
          </w:p>
        </w:tc>
        <w:tc>
          <w:tcPr>
            <w:tcW w:w="449" w:type="pct"/>
          </w:tcPr>
          <w:p w14:paraId="524ED7A6" w14:textId="315A31EF" w:rsidR="005B378E" w:rsidRPr="00657789" w:rsidRDefault="005B378E" w:rsidP="005B378E">
            <w:pPr>
              <w:pStyle w:val="GOSTTablenorm"/>
              <w:rPr>
                <w:b/>
                <w:bCs/>
                <w:szCs w:val="22"/>
              </w:rPr>
            </w:pPr>
            <w:r w:rsidRPr="00657789">
              <w:rPr>
                <w:b/>
              </w:rPr>
              <w:t>Массив</w:t>
            </w:r>
          </w:p>
        </w:tc>
        <w:tc>
          <w:tcPr>
            <w:tcW w:w="360" w:type="pct"/>
          </w:tcPr>
          <w:p w14:paraId="35B3EE8C" w14:textId="043374C1" w:rsidR="005B378E" w:rsidRPr="00657789" w:rsidRDefault="005B378E" w:rsidP="005B378E">
            <w:pPr>
              <w:pStyle w:val="GOSTTablenorm"/>
              <w:rPr>
                <w:b/>
                <w:szCs w:val="22"/>
              </w:rPr>
            </w:pPr>
            <w:r w:rsidRPr="00657789">
              <w:rPr>
                <w:b/>
              </w:rPr>
              <w:t>Да</w:t>
            </w:r>
          </w:p>
        </w:tc>
        <w:tc>
          <w:tcPr>
            <w:tcW w:w="315" w:type="pct"/>
          </w:tcPr>
          <w:p w14:paraId="52D33245" w14:textId="05838FC0" w:rsidR="005B378E" w:rsidRPr="00657789" w:rsidRDefault="005B378E" w:rsidP="005B378E">
            <w:pPr>
              <w:pStyle w:val="GOSTTablenorm"/>
              <w:rPr>
                <w:b/>
              </w:rPr>
            </w:pPr>
            <w:r w:rsidRPr="00657789">
              <w:rPr>
                <w:b/>
              </w:rPr>
              <w:t>-</w:t>
            </w:r>
          </w:p>
        </w:tc>
        <w:tc>
          <w:tcPr>
            <w:tcW w:w="2125" w:type="pct"/>
          </w:tcPr>
          <w:p w14:paraId="0B3C70DD" w14:textId="6275AC52" w:rsidR="005B378E" w:rsidRPr="00657789" w:rsidRDefault="005B378E" w:rsidP="005B378E">
            <w:pPr>
              <w:pStyle w:val="GOSTTablenorm"/>
              <w:rPr>
                <w:b/>
                <w:szCs w:val="22"/>
              </w:rPr>
            </w:pPr>
            <w:r w:rsidRPr="00657789">
              <w:rPr>
                <w:b/>
                <w:szCs w:val="22"/>
              </w:rPr>
              <w:t>-</w:t>
            </w:r>
          </w:p>
        </w:tc>
      </w:tr>
      <w:tr w:rsidR="005B378E" w:rsidRPr="000C1977" w14:paraId="1B9C3EC9" w14:textId="77777777" w:rsidTr="00F34126">
        <w:tc>
          <w:tcPr>
            <w:tcW w:w="1095" w:type="pct"/>
          </w:tcPr>
          <w:p w14:paraId="5528E90E" w14:textId="232E5932" w:rsidR="005B378E" w:rsidRPr="000C1977" w:rsidRDefault="005B378E" w:rsidP="005B378E">
            <w:pPr>
              <w:pStyle w:val="GOSTTablenorm"/>
              <w:rPr>
                <w:szCs w:val="22"/>
              </w:rPr>
            </w:pPr>
            <w:r w:rsidRPr="000C1977">
              <w:rPr>
                <w:szCs w:val="22"/>
              </w:rPr>
              <w:t>Идентификатор строки</w:t>
            </w:r>
          </w:p>
        </w:tc>
        <w:tc>
          <w:tcPr>
            <w:tcW w:w="656" w:type="pct"/>
          </w:tcPr>
          <w:p w14:paraId="1D81953B" w14:textId="59DCF298" w:rsidR="005B378E" w:rsidRPr="00480F8A" w:rsidRDefault="005B378E" w:rsidP="005B378E">
            <w:pPr>
              <w:pStyle w:val="GOSTTablenorm"/>
              <w:rPr>
                <w:lang w:val="en-US"/>
              </w:rPr>
            </w:pPr>
            <w:r w:rsidRPr="002D2050">
              <w:rPr>
                <w:b/>
                <w:lang w:val="en-US"/>
              </w:rPr>
              <w:t>FS_DECRYPT_ORDER_D91_LIST</w:t>
            </w:r>
            <w:r w:rsidRPr="00480F8A">
              <w:rPr>
                <w:lang w:val="en-US"/>
              </w:rPr>
              <w:t>:id</w:t>
            </w:r>
          </w:p>
        </w:tc>
        <w:tc>
          <w:tcPr>
            <w:tcW w:w="449" w:type="pct"/>
          </w:tcPr>
          <w:p w14:paraId="0F46B56E" w14:textId="70B9153A" w:rsidR="005B378E" w:rsidRPr="000C1977" w:rsidRDefault="005B378E" w:rsidP="005B378E">
            <w:pPr>
              <w:pStyle w:val="GOSTTablenorm"/>
              <w:rPr>
                <w:bCs/>
                <w:szCs w:val="22"/>
              </w:rPr>
            </w:pPr>
            <w:r w:rsidRPr="000C1977">
              <w:rPr>
                <w:szCs w:val="22"/>
              </w:rPr>
              <w:t>Число</w:t>
            </w:r>
          </w:p>
        </w:tc>
        <w:tc>
          <w:tcPr>
            <w:tcW w:w="360" w:type="pct"/>
          </w:tcPr>
          <w:p w14:paraId="26AAEAE5" w14:textId="07705054" w:rsidR="005B378E" w:rsidRPr="000C1977" w:rsidRDefault="005B378E" w:rsidP="005B378E">
            <w:pPr>
              <w:pStyle w:val="GOSTTablenorm"/>
              <w:rPr>
                <w:szCs w:val="22"/>
              </w:rPr>
            </w:pPr>
            <w:r w:rsidRPr="000C1977">
              <w:rPr>
                <w:szCs w:val="22"/>
              </w:rPr>
              <w:t>Да</w:t>
            </w:r>
          </w:p>
        </w:tc>
        <w:tc>
          <w:tcPr>
            <w:tcW w:w="315" w:type="pct"/>
          </w:tcPr>
          <w:p w14:paraId="060213EF" w14:textId="7AC65C89" w:rsidR="005B378E" w:rsidRPr="000C1977" w:rsidRDefault="005B378E" w:rsidP="005B378E">
            <w:pPr>
              <w:pStyle w:val="GOSTTablenorm"/>
            </w:pPr>
            <w:r w:rsidRPr="000C1977">
              <w:rPr>
                <w:szCs w:val="22"/>
              </w:rPr>
              <w:t>&lt;=20</w:t>
            </w:r>
          </w:p>
        </w:tc>
        <w:tc>
          <w:tcPr>
            <w:tcW w:w="2125" w:type="pct"/>
          </w:tcPr>
          <w:p w14:paraId="18C368E8" w14:textId="26D8F28D" w:rsidR="005B378E" w:rsidRPr="000C1977" w:rsidRDefault="005B378E" w:rsidP="005B378E">
            <w:pPr>
              <w:pStyle w:val="GOSTTablenorm"/>
              <w:rPr>
                <w:szCs w:val="22"/>
              </w:rPr>
            </w:pPr>
            <w:r w:rsidRPr="000C1977">
              <w:rPr>
                <w:szCs w:val="22"/>
              </w:rPr>
              <w:t>Указывается технический идентификатор строки</w:t>
            </w:r>
          </w:p>
        </w:tc>
      </w:tr>
      <w:tr w:rsidR="00812A64" w:rsidRPr="00812A64" w14:paraId="6BA5945C" w14:textId="77777777" w:rsidTr="00F34126">
        <w:tc>
          <w:tcPr>
            <w:tcW w:w="1095" w:type="pct"/>
          </w:tcPr>
          <w:p w14:paraId="7906779A" w14:textId="04BA87BF" w:rsidR="00812A64" w:rsidRPr="00812A64" w:rsidRDefault="00812A64" w:rsidP="00812A64">
            <w:pPr>
              <w:pStyle w:val="GOSTTablenorm"/>
            </w:pPr>
            <w:r w:rsidRPr="00812A64">
              <w:t>Номер строки</w:t>
            </w:r>
          </w:p>
        </w:tc>
        <w:tc>
          <w:tcPr>
            <w:tcW w:w="656" w:type="pct"/>
          </w:tcPr>
          <w:p w14:paraId="08275705" w14:textId="7C48BCC0" w:rsidR="00812A64" w:rsidRPr="00812DCA" w:rsidRDefault="00812A64" w:rsidP="00812A64">
            <w:pPr>
              <w:pStyle w:val="GOSTTablenorm"/>
              <w:rPr>
                <w:lang w:val="en-US"/>
              </w:rPr>
            </w:pPr>
            <w:r w:rsidRPr="002D2050">
              <w:rPr>
                <w:b/>
                <w:lang w:val="en-US"/>
              </w:rPr>
              <w:t>FS_DECRYPT_ORDER_D91_LIST:</w:t>
            </w:r>
            <w:r w:rsidRPr="00812DCA">
              <w:rPr>
                <w:lang w:val="en-US"/>
              </w:rPr>
              <w:t>NumPP</w:t>
            </w:r>
          </w:p>
        </w:tc>
        <w:tc>
          <w:tcPr>
            <w:tcW w:w="449" w:type="pct"/>
          </w:tcPr>
          <w:p w14:paraId="684208E5" w14:textId="07DCA882" w:rsidR="00812A64" w:rsidRPr="00812A64" w:rsidRDefault="00812A64" w:rsidP="00812A64">
            <w:pPr>
              <w:pStyle w:val="GOSTTablenorm"/>
              <w:rPr>
                <w:szCs w:val="22"/>
                <w:lang w:val="en-US"/>
              </w:rPr>
            </w:pPr>
            <w:r w:rsidRPr="00A23412">
              <w:t>Число</w:t>
            </w:r>
          </w:p>
        </w:tc>
        <w:tc>
          <w:tcPr>
            <w:tcW w:w="360" w:type="pct"/>
          </w:tcPr>
          <w:p w14:paraId="485C2E3B" w14:textId="37392CE3" w:rsidR="00812A64" w:rsidRPr="00812A64" w:rsidRDefault="00812A64" w:rsidP="00812A64">
            <w:pPr>
              <w:pStyle w:val="GOSTTablenorm"/>
              <w:rPr>
                <w:szCs w:val="22"/>
                <w:lang w:val="en-US"/>
              </w:rPr>
            </w:pPr>
            <w:r w:rsidRPr="00A23412">
              <w:t>Да</w:t>
            </w:r>
          </w:p>
        </w:tc>
        <w:tc>
          <w:tcPr>
            <w:tcW w:w="315" w:type="pct"/>
          </w:tcPr>
          <w:p w14:paraId="13665CA3" w14:textId="277BDA02" w:rsidR="00812A64" w:rsidRPr="00812A64" w:rsidRDefault="00812A64" w:rsidP="00812A64">
            <w:pPr>
              <w:pStyle w:val="GOSTTablenorm"/>
              <w:rPr>
                <w:szCs w:val="22"/>
                <w:lang w:val="en-US"/>
              </w:rPr>
            </w:pPr>
            <w:r w:rsidRPr="00A23412">
              <w:t>&lt;=4</w:t>
            </w:r>
          </w:p>
        </w:tc>
        <w:tc>
          <w:tcPr>
            <w:tcW w:w="2125" w:type="pct"/>
          </w:tcPr>
          <w:p w14:paraId="58FC8C77" w14:textId="047666C2" w:rsidR="00812A64" w:rsidRPr="00812A64" w:rsidRDefault="00812A64" w:rsidP="00812A64">
            <w:pPr>
              <w:pStyle w:val="GOSTTablenorm"/>
              <w:rPr>
                <w:szCs w:val="22"/>
              </w:rPr>
            </w:pPr>
            <w:r w:rsidRPr="00A23412">
              <w:t xml:space="preserve">Указывается порядковый номер строки расшифровки </w:t>
            </w:r>
            <w:r>
              <w:t>документа</w:t>
            </w:r>
          </w:p>
        </w:tc>
      </w:tr>
      <w:tr w:rsidR="00E014C0" w:rsidRPr="000C1977" w14:paraId="6B02BEA5" w14:textId="77777777" w:rsidTr="00F34126">
        <w:tc>
          <w:tcPr>
            <w:tcW w:w="1095" w:type="pct"/>
          </w:tcPr>
          <w:p w14:paraId="2767D63B" w14:textId="767C7E8A" w:rsidR="00E014C0" w:rsidRPr="000C1977" w:rsidRDefault="004A1636" w:rsidP="00FB6C09">
            <w:pPr>
              <w:pStyle w:val="GOSTTablenorm"/>
              <w:rPr>
                <w:szCs w:val="22"/>
              </w:rPr>
            </w:pPr>
            <w:r>
              <w:t>ИГК</w:t>
            </w:r>
          </w:p>
        </w:tc>
        <w:tc>
          <w:tcPr>
            <w:tcW w:w="656" w:type="pct"/>
          </w:tcPr>
          <w:p w14:paraId="55925678" w14:textId="5B5A2E24" w:rsidR="00E014C0" w:rsidRPr="00B52725" w:rsidRDefault="00480F8A" w:rsidP="00480F8A">
            <w:pPr>
              <w:pStyle w:val="GOSTTablenorm"/>
              <w:rPr>
                <w:lang w:val="en-US"/>
              </w:rPr>
            </w:pPr>
            <w:r w:rsidRPr="002D2050">
              <w:rPr>
                <w:b/>
                <w:lang w:val="en-US"/>
              </w:rPr>
              <w:t>FS_DECRYPT_ORDER_D91_LIST</w:t>
            </w:r>
            <w:r w:rsidRPr="00B52725">
              <w:rPr>
                <w:lang w:val="en-US"/>
              </w:rPr>
              <w:t>:ContractID</w:t>
            </w:r>
          </w:p>
        </w:tc>
        <w:tc>
          <w:tcPr>
            <w:tcW w:w="449" w:type="pct"/>
          </w:tcPr>
          <w:p w14:paraId="6A0C2CE8" w14:textId="4B1F8F5F" w:rsidR="00E014C0" w:rsidRPr="000C1977" w:rsidRDefault="00E014C0" w:rsidP="00E014C0">
            <w:pPr>
              <w:pStyle w:val="GOSTTablenorm"/>
              <w:rPr>
                <w:szCs w:val="22"/>
              </w:rPr>
            </w:pPr>
            <w:r w:rsidRPr="000C3DAB">
              <w:rPr>
                <w:szCs w:val="22"/>
              </w:rPr>
              <w:t>Строка</w:t>
            </w:r>
          </w:p>
        </w:tc>
        <w:tc>
          <w:tcPr>
            <w:tcW w:w="360" w:type="pct"/>
          </w:tcPr>
          <w:p w14:paraId="7023AF06" w14:textId="14CC0109" w:rsidR="00E014C0" w:rsidRPr="000C1977" w:rsidRDefault="00E014C0" w:rsidP="00E014C0">
            <w:pPr>
              <w:pStyle w:val="GOSTTablenorm"/>
              <w:rPr>
                <w:szCs w:val="22"/>
              </w:rPr>
            </w:pPr>
            <w:r w:rsidRPr="000C3DAB">
              <w:rPr>
                <w:szCs w:val="22"/>
              </w:rPr>
              <w:t>Нет</w:t>
            </w:r>
          </w:p>
        </w:tc>
        <w:tc>
          <w:tcPr>
            <w:tcW w:w="315" w:type="pct"/>
          </w:tcPr>
          <w:p w14:paraId="23FE64DB" w14:textId="715081B8" w:rsidR="00E014C0" w:rsidRPr="000C1977" w:rsidRDefault="00E014C0" w:rsidP="00E014C0">
            <w:pPr>
              <w:pStyle w:val="GOSTTablenorm"/>
              <w:rPr>
                <w:szCs w:val="22"/>
              </w:rPr>
            </w:pPr>
            <w:r w:rsidRPr="000C3DAB">
              <w:t>&lt;=25</w:t>
            </w:r>
          </w:p>
        </w:tc>
        <w:tc>
          <w:tcPr>
            <w:tcW w:w="2125" w:type="pct"/>
          </w:tcPr>
          <w:p w14:paraId="388D6CAD" w14:textId="30E1FE70" w:rsidR="00E014C0" w:rsidRPr="000C3DAB" w:rsidRDefault="00E014C0" w:rsidP="00E014C0">
            <w:pPr>
              <w:pStyle w:val="GOSTTablenorm"/>
            </w:pPr>
            <w:r w:rsidRPr="000C3DAB">
              <w:t>Указывается идентификатор государственного контракта, соглашения, договора плательщика</w:t>
            </w:r>
            <w:r w:rsidR="00FB6C09">
              <w:t xml:space="preserve"> или получателя</w:t>
            </w:r>
            <w:r w:rsidRPr="000C3DAB">
              <w:t>.</w:t>
            </w:r>
          </w:p>
          <w:p w14:paraId="716FD9C8" w14:textId="164D89C7" w:rsidR="00E014C0" w:rsidRPr="000C1977" w:rsidRDefault="00906407" w:rsidP="00E014C0">
            <w:pPr>
              <w:pStyle w:val="GOSTTablenorm"/>
              <w:rPr>
                <w:szCs w:val="22"/>
              </w:rPr>
            </w:pPr>
            <w:r>
              <w:t>Может быть заполнен</w:t>
            </w:r>
            <w:r w:rsidR="00E014C0" w:rsidRPr="000C3DAB">
              <w:t>, если в параметре «Номер лицевого счета плательщика» (P_PersonalAcc) указан л/с с кодом 71</w:t>
            </w:r>
          </w:p>
        </w:tc>
      </w:tr>
      <w:tr w:rsidR="00E75C3D" w:rsidRPr="000C1977" w14:paraId="4BAEFE67" w14:textId="77777777" w:rsidTr="00F34126">
        <w:tc>
          <w:tcPr>
            <w:tcW w:w="1095" w:type="pct"/>
          </w:tcPr>
          <w:p w14:paraId="24DDD3F1" w14:textId="49091AE8" w:rsidR="00E75C3D" w:rsidRPr="00363347" w:rsidRDefault="00E75C3D" w:rsidP="00E75C3D">
            <w:pPr>
              <w:pStyle w:val="GOSTTablenorm"/>
            </w:pPr>
            <w:r w:rsidRPr="00363347">
              <w:rPr>
                <w:szCs w:val="22"/>
              </w:rPr>
              <w:t>ОКС (КМИ)</w:t>
            </w:r>
            <w:r w:rsidR="00163CDA" w:rsidRPr="00363347">
              <w:rPr>
                <w:szCs w:val="22"/>
              </w:rPr>
              <w:t xml:space="preserve"> плательщика</w:t>
            </w:r>
          </w:p>
        </w:tc>
        <w:tc>
          <w:tcPr>
            <w:tcW w:w="656" w:type="pct"/>
          </w:tcPr>
          <w:p w14:paraId="6D1889EF" w14:textId="5D39A6A7" w:rsidR="00E75C3D" w:rsidRPr="00363347" w:rsidRDefault="00E75C3D" w:rsidP="00E75C3D">
            <w:pPr>
              <w:pStyle w:val="GOSTTablenorm"/>
              <w:rPr>
                <w:lang w:val="en-US"/>
              </w:rPr>
            </w:pPr>
            <w:r w:rsidRPr="002D2050">
              <w:rPr>
                <w:b/>
                <w:lang w:val="en-US"/>
              </w:rPr>
              <w:t>FS_DECRYPT_ORDER_D91_LIST</w:t>
            </w:r>
            <w:r w:rsidRPr="00363347">
              <w:rPr>
                <w:lang w:val="en-US"/>
              </w:rPr>
              <w:t>:CodeFAIP</w:t>
            </w:r>
          </w:p>
        </w:tc>
        <w:tc>
          <w:tcPr>
            <w:tcW w:w="449" w:type="pct"/>
          </w:tcPr>
          <w:p w14:paraId="6170774E" w14:textId="07BB485C" w:rsidR="00E75C3D" w:rsidRPr="00363347" w:rsidRDefault="00E75C3D" w:rsidP="00E75C3D">
            <w:pPr>
              <w:pStyle w:val="GOSTTablenorm"/>
              <w:rPr>
                <w:szCs w:val="22"/>
              </w:rPr>
            </w:pPr>
            <w:r w:rsidRPr="00363347">
              <w:rPr>
                <w:szCs w:val="22"/>
              </w:rPr>
              <w:t>Строка</w:t>
            </w:r>
          </w:p>
        </w:tc>
        <w:tc>
          <w:tcPr>
            <w:tcW w:w="360" w:type="pct"/>
          </w:tcPr>
          <w:p w14:paraId="329DD151" w14:textId="36D3B648" w:rsidR="00E75C3D" w:rsidRPr="00363347" w:rsidRDefault="00E75C3D" w:rsidP="00E75C3D">
            <w:pPr>
              <w:pStyle w:val="GOSTTablenorm"/>
              <w:rPr>
                <w:szCs w:val="22"/>
              </w:rPr>
            </w:pPr>
            <w:r w:rsidRPr="00363347">
              <w:rPr>
                <w:szCs w:val="22"/>
              </w:rPr>
              <w:t>Нет</w:t>
            </w:r>
          </w:p>
        </w:tc>
        <w:tc>
          <w:tcPr>
            <w:tcW w:w="315" w:type="pct"/>
          </w:tcPr>
          <w:p w14:paraId="6B73CC11" w14:textId="7304BF38" w:rsidR="00E75C3D" w:rsidRPr="00363347" w:rsidRDefault="00E75C3D" w:rsidP="00E75C3D">
            <w:pPr>
              <w:pStyle w:val="GOSTTablenorm"/>
            </w:pPr>
            <w:r w:rsidRPr="00363347">
              <w:rPr>
                <w:szCs w:val="22"/>
                <w:lang w:val="en-US"/>
              </w:rPr>
              <w:t>&lt;=24</w:t>
            </w:r>
          </w:p>
        </w:tc>
        <w:tc>
          <w:tcPr>
            <w:tcW w:w="2125" w:type="pct"/>
          </w:tcPr>
          <w:p w14:paraId="5468987E" w14:textId="47FA6646" w:rsidR="00E75C3D" w:rsidRPr="00363347" w:rsidRDefault="00E75C3D" w:rsidP="00163CDA">
            <w:pPr>
              <w:pStyle w:val="GOSTTablenorm"/>
            </w:pPr>
            <w:r w:rsidRPr="00363347">
              <w:t>Указывается код ОКС (КМИ) для отражения операции на ЛС плательщика при наличии)</w:t>
            </w:r>
          </w:p>
        </w:tc>
      </w:tr>
      <w:tr w:rsidR="00163CDA" w:rsidRPr="00163CDA" w14:paraId="08D4CA59" w14:textId="77777777" w:rsidTr="00F34126">
        <w:tc>
          <w:tcPr>
            <w:tcW w:w="1095" w:type="pct"/>
          </w:tcPr>
          <w:p w14:paraId="06F1F0FD" w14:textId="1DE01148" w:rsidR="00163CDA" w:rsidRPr="00363347" w:rsidRDefault="00163CDA" w:rsidP="00163CDA">
            <w:pPr>
              <w:pStyle w:val="GOSTTablenorm"/>
              <w:rPr>
                <w:szCs w:val="22"/>
              </w:rPr>
            </w:pPr>
            <w:r w:rsidRPr="00363347">
              <w:rPr>
                <w:szCs w:val="22"/>
              </w:rPr>
              <w:t>ОКС (КМИ) получателя</w:t>
            </w:r>
          </w:p>
        </w:tc>
        <w:tc>
          <w:tcPr>
            <w:tcW w:w="656" w:type="pct"/>
          </w:tcPr>
          <w:p w14:paraId="0AB6D8DA" w14:textId="20D92C2B" w:rsidR="00163CDA" w:rsidRPr="00363347" w:rsidRDefault="00163CDA" w:rsidP="00163CDA">
            <w:pPr>
              <w:pStyle w:val="GOSTTablenorm"/>
              <w:rPr>
                <w:lang w:val="en-US"/>
              </w:rPr>
            </w:pPr>
            <w:r w:rsidRPr="002D2050">
              <w:rPr>
                <w:b/>
                <w:lang w:val="en-US"/>
              </w:rPr>
              <w:t>FS_DECRYPT_ORDER_D91_LIST</w:t>
            </w:r>
            <w:r w:rsidRPr="00363347">
              <w:rPr>
                <w:lang w:val="en-US"/>
              </w:rPr>
              <w:t>:CodeFAIP</w:t>
            </w:r>
            <w:r w:rsidR="001544E1" w:rsidRPr="00363347">
              <w:rPr>
                <w:lang w:val="en-US"/>
              </w:rPr>
              <w:t>_</w:t>
            </w:r>
            <w:r w:rsidRPr="00363347">
              <w:rPr>
                <w:lang w:val="en-US"/>
              </w:rPr>
              <w:t>Recip</w:t>
            </w:r>
          </w:p>
        </w:tc>
        <w:tc>
          <w:tcPr>
            <w:tcW w:w="449" w:type="pct"/>
          </w:tcPr>
          <w:p w14:paraId="23A9ECDA" w14:textId="72DC704A" w:rsidR="00163CDA" w:rsidRPr="00363347" w:rsidRDefault="00163CDA" w:rsidP="00163CDA">
            <w:pPr>
              <w:pStyle w:val="GOSTTablenorm"/>
              <w:rPr>
                <w:szCs w:val="22"/>
                <w:lang w:val="en-US"/>
              </w:rPr>
            </w:pPr>
            <w:r w:rsidRPr="00363347">
              <w:rPr>
                <w:szCs w:val="22"/>
              </w:rPr>
              <w:t>Строка</w:t>
            </w:r>
          </w:p>
        </w:tc>
        <w:tc>
          <w:tcPr>
            <w:tcW w:w="360" w:type="pct"/>
          </w:tcPr>
          <w:p w14:paraId="48F02FE0" w14:textId="0DCCB73E" w:rsidR="00163CDA" w:rsidRPr="00363347" w:rsidRDefault="00163CDA" w:rsidP="00163CDA">
            <w:pPr>
              <w:pStyle w:val="GOSTTablenorm"/>
              <w:rPr>
                <w:szCs w:val="22"/>
                <w:lang w:val="en-US"/>
              </w:rPr>
            </w:pPr>
            <w:r w:rsidRPr="00363347">
              <w:rPr>
                <w:szCs w:val="22"/>
              </w:rPr>
              <w:t>Нет</w:t>
            </w:r>
          </w:p>
        </w:tc>
        <w:tc>
          <w:tcPr>
            <w:tcW w:w="315" w:type="pct"/>
          </w:tcPr>
          <w:p w14:paraId="4169858F" w14:textId="019E8B23" w:rsidR="00163CDA" w:rsidRPr="00363347" w:rsidRDefault="00163CDA" w:rsidP="00163CDA">
            <w:pPr>
              <w:pStyle w:val="GOSTTablenorm"/>
              <w:rPr>
                <w:szCs w:val="22"/>
                <w:lang w:val="en-US"/>
              </w:rPr>
            </w:pPr>
            <w:r w:rsidRPr="00363347">
              <w:rPr>
                <w:szCs w:val="22"/>
                <w:lang w:val="en-US"/>
              </w:rPr>
              <w:t>&lt;=24</w:t>
            </w:r>
          </w:p>
        </w:tc>
        <w:tc>
          <w:tcPr>
            <w:tcW w:w="2125" w:type="pct"/>
          </w:tcPr>
          <w:p w14:paraId="083588FB" w14:textId="42AE75AA" w:rsidR="00163CDA" w:rsidRPr="00363347" w:rsidRDefault="00163CDA" w:rsidP="00163CDA">
            <w:pPr>
              <w:pStyle w:val="GOSTTablenorm"/>
            </w:pPr>
            <w:r w:rsidRPr="00363347">
              <w:t>Указывается код ОКС (КМИ) для отражения операции на ЛС получателя (при наличии)</w:t>
            </w:r>
          </w:p>
        </w:tc>
      </w:tr>
      <w:tr w:rsidR="005B378E" w:rsidRPr="000C1977" w14:paraId="2F410B07" w14:textId="77777777" w:rsidTr="00F34126">
        <w:tc>
          <w:tcPr>
            <w:tcW w:w="1095" w:type="pct"/>
          </w:tcPr>
          <w:p w14:paraId="1BFA498A" w14:textId="623389B7" w:rsidR="005B378E" w:rsidRPr="000C1977" w:rsidRDefault="005B378E" w:rsidP="009F10ED">
            <w:pPr>
              <w:pStyle w:val="GOSTTablenorm"/>
              <w:rPr>
                <w:szCs w:val="22"/>
              </w:rPr>
            </w:pPr>
            <w:r w:rsidRPr="000C1977">
              <w:rPr>
                <w:szCs w:val="22"/>
              </w:rPr>
              <w:t>Номер КОО</w:t>
            </w:r>
            <w:r w:rsidR="009F10ED">
              <w:rPr>
                <w:szCs w:val="22"/>
              </w:rPr>
              <w:t xml:space="preserve"> плательщика</w:t>
            </w:r>
          </w:p>
        </w:tc>
        <w:tc>
          <w:tcPr>
            <w:tcW w:w="656" w:type="pct"/>
          </w:tcPr>
          <w:p w14:paraId="6BE3E316" w14:textId="36D81475" w:rsidR="005B378E" w:rsidRPr="00480F8A" w:rsidRDefault="005B378E" w:rsidP="005B378E">
            <w:pPr>
              <w:pStyle w:val="GOSTTablenorm"/>
              <w:rPr>
                <w:lang w:val="en-US"/>
              </w:rPr>
            </w:pPr>
            <w:r w:rsidRPr="002D2050">
              <w:rPr>
                <w:b/>
                <w:lang w:val="en-US"/>
              </w:rPr>
              <w:t>FS_DECRYPT_ORDER_D91_LIST</w:t>
            </w:r>
            <w:r w:rsidRPr="00480F8A">
              <w:rPr>
                <w:lang w:val="en-US"/>
              </w:rPr>
              <w:t>:NumKOO</w:t>
            </w:r>
          </w:p>
        </w:tc>
        <w:tc>
          <w:tcPr>
            <w:tcW w:w="449" w:type="pct"/>
          </w:tcPr>
          <w:p w14:paraId="208BA66D" w14:textId="1A9593C3" w:rsidR="005B378E" w:rsidRPr="000C1977" w:rsidRDefault="005B378E" w:rsidP="005B378E">
            <w:pPr>
              <w:pStyle w:val="GOSTTablenorm"/>
              <w:rPr>
                <w:bCs/>
                <w:szCs w:val="22"/>
              </w:rPr>
            </w:pPr>
            <w:r w:rsidRPr="000C1977">
              <w:rPr>
                <w:szCs w:val="22"/>
              </w:rPr>
              <w:t>Строка</w:t>
            </w:r>
          </w:p>
        </w:tc>
        <w:tc>
          <w:tcPr>
            <w:tcW w:w="360" w:type="pct"/>
          </w:tcPr>
          <w:p w14:paraId="287C5893" w14:textId="76101B52" w:rsidR="005B378E" w:rsidRPr="000C1977" w:rsidRDefault="005B378E" w:rsidP="005B378E">
            <w:pPr>
              <w:pStyle w:val="GOSTTablenorm"/>
              <w:rPr>
                <w:szCs w:val="22"/>
              </w:rPr>
            </w:pPr>
            <w:r w:rsidRPr="000C1977">
              <w:rPr>
                <w:szCs w:val="22"/>
              </w:rPr>
              <w:t>Нет</w:t>
            </w:r>
          </w:p>
        </w:tc>
        <w:tc>
          <w:tcPr>
            <w:tcW w:w="315" w:type="pct"/>
          </w:tcPr>
          <w:p w14:paraId="455EC2FD" w14:textId="30948B16" w:rsidR="005B378E" w:rsidRPr="000C1977" w:rsidRDefault="005B378E" w:rsidP="005B378E">
            <w:pPr>
              <w:pStyle w:val="GOSTTablenorm"/>
            </w:pPr>
            <w:r w:rsidRPr="000C1977">
              <w:rPr>
                <w:szCs w:val="22"/>
                <w:lang w:val="en-US"/>
              </w:rPr>
              <w:t>&lt;=50</w:t>
            </w:r>
          </w:p>
        </w:tc>
        <w:tc>
          <w:tcPr>
            <w:tcW w:w="2125" w:type="pct"/>
          </w:tcPr>
          <w:p w14:paraId="4E1076BD" w14:textId="082A3FE8" w:rsidR="007E0892" w:rsidRDefault="005B378E" w:rsidP="005B378E">
            <w:pPr>
              <w:pStyle w:val="GOSTTablenorm"/>
            </w:pPr>
            <w:r w:rsidRPr="000C1977">
              <w:t>Указывается номер КОО</w:t>
            </w:r>
            <w:r w:rsidR="009F10ED">
              <w:t xml:space="preserve"> плательщика</w:t>
            </w:r>
            <w:r w:rsidR="007E0892">
              <w:t>.</w:t>
            </w:r>
          </w:p>
          <w:p w14:paraId="5F6B379A" w14:textId="4BC33E45" w:rsidR="005B378E" w:rsidRPr="000C1977" w:rsidRDefault="007E0892" w:rsidP="007E0892">
            <w:pPr>
              <w:pStyle w:val="GOSTTablenorm"/>
              <w:rPr>
                <w:szCs w:val="22"/>
              </w:rPr>
            </w:pPr>
            <w:r w:rsidRPr="000C3DAB">
              <w:t xml:space="preserve">Можеть быть </w:t>
            </w:r>
            <w:r>
              <w:t>заполнен</w:t>
            </w:r>
            <w:r w:rsidRPr="000C3DAB">
              <w:t>, если в параметре «Номер лицевого счета плательщика» (P_PersonalAcc) указан л/с с кодом 71</w:t>
            </w:r>
          </w:p>
        </w:tc>
      </w:tr>
      <w:tr w:rsidR="005B378E" w:rsidRPr="000C1977" w14:paraId="3AE35776" w14:textId="77777777" w:rsidTr="00F34126">
        <w:tc>
          <w:tcPr>
            <w:tcW w:w="1095" w:type="pct"/>
          </w:tcPr>
          <w:p w14:paraId="2F6AC3CF" w14:textId="35369E64" w:rsidR="005B378E" w:rsidRPr="000C1977" w:rsidRDefault="005B378E" w:rsidP="005B378E">
            <w:pPr>
              <w:pStyle w:val="GOSTTablenorm"/>
              <w:rPr>
                <w:szCs w:val="22"/>
              </w:rPr>
            </w:pPr>
            <w:r w:rsidRPr="000C1977">
              <w:rPr>
                <w:lang w:val="en-US"/>
              </w:rPr>
              <w:t>GUID</w:t>
            </w:r>
            <w:r w:rsidRPr="000C1977">
              <w:t xml:space="preserve"> КОО</w:t>
            </w:r>
            <w:r w:rsidR="009F10ED">
              <w:t xml:space="preserve"> плательщика</w:t>
            </w:r>
          </w:p>
        </w:tc>
        <w:tc>
          <w:tcPr>
            <w:tcW w:w="656" w:type="pct"/>
          </w:tcPr>
          <w:p w14:paraId="2DE6ADDF" w14:textId="70DC5720" w:rsidR="005B378E" w:rsidRPr="00480F8A" w:rsidRDefault="005B378E" w:rsidP="005B378E">
            <w:pPr>
              <w:pStyle w:val="GOSTTablenorm"/>
              <w:rPr>
                <w:lang w:val="en-US"/>
              </w:rPr>
            </w:pPr>
            <w:r w:rsidRPr="002D2050">
              <w:rPr>
                <w:b/>
                <w:lang w:val="en-US"/>
              </w:rPr>
              <w:t>FS_DECRYPT_ORDER_D91_LIST</w:t>
            </w:r>
            <w:r w:rsidRPr="00480F8A">
              <w:rPr>
                <w:lang w:val="en-US"/>
              </w:rPr>
              <w:t>:GUIDKOO</w:t>
            </w:r>
          </w:p>
        </w:tc>
        <w:tc>
          <w:tcPr>
            <w:tcW w:w="449" w:type="pct"/>
          </w:tcPr>
          <w:p w14:paraId="05A91D68" w14:textId="7E6D3D6F" w:rsidR="005B378E" w:rsidRPr="00E96826" w:rsidRDefault="005B378E" w:rsidP="005B378E">
            <w:pPr>
              <w:pStyle w:val="GOSTTablenorm"/>
              <w:rPr>
                <w:szCs w:val="22"/>
                <w:lang w:val="en-US"/>
              </w:rPr>
            </w:pPr>
            <w:r w:rsidRPr="00E96826">
              <w:rPr>
                <w:szCs w:val="22"/>
              </w:rPr>
              <w:t>GUID</w:t>
            </w:r>
          </w:p>
        </w:tc>
        <w:tc>
          <w:tcPr>
            <w:tcW w:w="360" w:type="pct"/>
          </w:tcPr>
          <w:p w14:paraId="43D9C6A5" w14:textId="453344E0" w:rsidR="005B378E" w:rsidRPr="00E96826" w:rsidRDefault="005B378E" w:rsidP="005B378E">
            <w:pPr>
              <w:pStyle w:val="GOSTTablenorm"/>
              <w:rPr>
                <w:szCs w:val="22"/>
                <w:lang w:val="en-US"/>
              </w:rPr>
            </w:pPr>
            <w:r w:rsidRPr="00E96826">
              <w:rPr>
                <w:szCs w:val="22"/>
              </w:rPr>
              <w:t>Нет</w:t>
            </w:r>
          </w:p>
        </w:tc>
        <w:tc>
          <w:tcPr>
            <w:tcW w:w="315" w:type="pct"/>
          </w:tcPr>
          <w:p w14:paraId="14A673B2" w14:textId="7A8D19D1" w:rsidR="005B378E" w:rsidRPr="00E96826" w:rsidRDefault="005B378E" w:rsidP="005B378E">
            <w:pPr>
              <w:pStyle w:val="GOSTTablenorm"/>
              <w:rPr>
                <w:szCs w:val="22"/>
              </w:rPr>
            </w:pPr>
            <w:r w:rsidRPr="00E96826">
              <w:rPr>
                <w:szCs w:val="22"/>
              </w:rPr>
              <w:t>=36</w:t>
            </w:r>
          </w:p>
        </w:tc>
        <w:tc>
          <w:tcPr>
            <w:tcW w:w="2125" w:type="pct"/>
          </w:tcPr>
          <w:p w14:paraId="0E414B8D" w14:textId="0656A400" w:rsidR="005B378E" w:rsidRPr="00E96826" w:rsidRDefault="005B378E" w:rsidP="005B378E">
            <w:pPr>
              <w:pStyle w:val="GOSTTablenorm"/>
            </w:pPr>
            <w:r w:rsidRPr="00E96826">
              <w:t>Указывается уникальный идентификатор КОО, по которому осуществляется операция</w:t>
            </w:r>
            <w:r w:rsidR="009F10ED">
              <w:t xml:space="preserve"> на ЛС плательщика</w:t>
            </w:r>
            <w:r w:rsidRPr="00E96826">
              <w:t>.</w:t>
            </w:r>
          </w:p>
          <w:p w14:paraId="50B13FA4" w14:textId="23BD8046" w:rsidR="005B378E" w:rsidRPr="00E96826" w:rsidRDefault="005B378E" w:rsidP="00C51018">
            <w:pPr>
              <w:pStyle w:val="GOSTTablenorm"/>
            </w:pPr>
            <w:r w:rsidRPr="00E96826">
              <w:t>Обязателен для заполнения, если заполнен параметр «</w:t>
            </w:r>
            <w:r w:rsidRPr="00E96826">
              <w:rPr>
                <w:szCs w:val="22"/>
              </w:rPr>
              <w:t>Номер КОО</w:t>
            </w:r>
            <w:r w:rsidRPr="00E96826">
              <w:t>» (</w:t>
            </w:r>
            <w:r w:rsidRPr="007E0892">
              <w:rPr>
                <w:lang w:val="en-US"/>
              </w:rPr>
              <w:t>FS</w:t>
            </w:r>
            <w:r w:rsidR="00C51018">
              <w:t>_</w:t>
            </w:r>
            <w:r w:rsidRPr="007E0892">
              <w:rPr>
                <w:lang w:val="en-US"/>
              </w:rPr>
              <w:t>DECRYPT</w:t>
            </w:r>
            <w:r w:rsidR="00C51018">
              <w:t>_</w:t>
            </w:r>
            <w:r w:rsidRPr="007E0892">
              <w:rPr>
                <w:lang w:val="en-US"/>
              </w:rPr>
              <w:t>ORDER</w:t>
            </w:r>
            <w:r w:rsidR="00C51018">
              <w:t>_</w:t>
            </w:r>
            <w:r w:rsidRPr="007E0892">
              <w:rPr>
                <w:lang w:val="en-US"/>
              </w:rPr>
              <w:t>D</w:t>
            </w:r>
            <w:r w:rsidRPr="007E0892">
              <w:t>91</w:t>
            </w:r>
            <w:r w:rsidR="00C51018">
              <w:t>_</w:t>
            </w:r>
            <w:r w:rsidRPr="007E0892">
              <w:rPr>
                <w:lang w:val="en-US"/>
              </w:rPr>
              <w:t>LIST</w:t>
            </w:r>
            <w:r w:rsidRPr="00E96826">
              <w:t>:</w:t>
            </w:r>
            <w:r w:rsidRPr="0055787B">
              <w:rPr>
                <w:lang w:val="en-US"/>
              </w:rPr>
              <w:t>NumKOO</w:t>
            </w:r>
            <w:r>
              <w:t>)</w:t>
            </w:r>
          </w:p>
        </w:tc>
      </w:tr>
      <w:tr w:rsidR="002B065A" w:rsidRPr="000C1977" w14:paraId="2E7EC4C0" w14:textId="77777777" w:rsidTr="00F34126">
        <w:tc>
          <w:tcPr>
            <w:tcW w:w="1095" w:type="pct"/>
          </w:tcPr>
          <w:p w14:paraId="44685EBC" w14:textId="159F4C33" w:rsidR="002B065A" w:rsidRPr="00363347" w:rsidRDefault="002B065A" w:rsidP="002B065A">
            <w:pPr>
              <w:pStyle w:val="GOSTTablenorm"/>
              <w:rPr>
                <w:lang w:val="en-US"/>
              </w:rPr>
            </w:pPr>
            <w:r w:rsidRPr="00363347">
              <w:t>Номер вышестоящего КОО</w:t>
            </w:r>
          </w:p>
        </w:tc>
        <w:tc>
          <w:tcPr>
            <w:tcW w:w="656" w:type="pct"/>
          </w:tcPr>
          <w:p w14:paraId="730738A5" w14:textId="56B9CE7A" w:rsidR="002B065A" w:rsidRPr="00363347" w:rsidRDefault="00F55688" w:rsidP="002B065A">
            <w:pPr>
              <w:pStyle w:val="GOSTTablenorm"/>
              <w:rPr>
                <w:lang w:val="en-US"/>
              </w:rPr>
            </w:pPr>
            <w:r w:rsidRPr="002D2050">
              <w:rPr>
                <w:b/>
                <w:lang w:val="en-US"/>
              </w:rPr>
              <w:t>FS_DECRYPT_ORDER_D91_LIST:</w:t>
            </w:r>
            <w:r w:rsidRPr="00363347">
              <w:rPr>
                <w:lang w:val="en-US"/>
              </w:rPr>
              <w:t>HeadKOONum</w:t>
            </w:r>
          </w:p>
        </w:tc>
        <w:tc>
          <w:tcPr>
            <w:tcW w:w="449" w:type="pct"/>
          </w:tcPr>
          <w:p w14:paraId="771516C9" w14:textId="6CC85CB4" w:rsidR="002B065A" w:rsidRPr="00363347" w:rsidRDefault="002B065A" w:rsidP="002B065A">
            <w:pPr>
              <w:pStyle w:val="GOSTTablenorm"/>
              <w:rPr>
                <w:szCs w:val="22"/>
              </w:rPr>
            </w:pPr>
            <w:r w:rsidRPr="00363347">
              <w:rPr>
                <w:szCs w:val="22"/>
              </w:rPr>
              <w:t>Строка</w:t>
            </w:r>
          </w:p>
        </w:tc>
        <w:tc>
          <w:tcPr>
            <w:tcW w:w="360" w:type="pct"/>
          </w:tcPr>
          <w:p w14:paraId="7F181F2B" w14:textId="5D9968E3" w:rsidR="002B065A" w:rsidRPr="00363347" w:rsidRDefault="002B065A" w:rsidP="002B065A">
            <w:pPr>
              <w:pStyle w:val="GOSTTablenorm"/>
              <w:rPr>
                <w:szCs w:val="22"/>
              </w:rPr>
            </w:pPr>
            <w:r w:rsidRPr="00363347">
              <w:rPr>
                <w:szCs w:val="22"/>
              </w:rPr>
              <w:t>Нет</w:t>
            </w:r>
          </w:p>
        </w:tc>
        <w:tc>
          <w:tcPr>
            <w:tcW w:w="315" w:type="pct"/>
          </w:tcPr>
          <w:p w14:paraId="5B70A217" w14:textId="6159C446" w:rsidR="002B065A" w:rsidRPr="00363347" w:rsidRDefault="002B065A" w:rsidP="002B065A">
            <w:pPr>
              <w:pStyle w:val="GOSTTablenorm"/>
              <w:rPr>
                <w:szCs w:val="22"/>
              </w:rPr>
            </w:pPr>
            <w:r w:rsidRPr="00363347">
              <w:rPr>
                <w:szCs w:val="22"/>
                <w:lang w:val="en-US"/>
              </w:rPr>
              <w:t>&lt;=50</w:t>
            </w:r>
          </w:p>
        </w:tc>
        <w:tc>
          <w:tcPr>
            <w:tcW w:w="2125" w:type="pct"/>
          </w:tcPr>
          <w:p w14:paraId="3A34A0DA" w14:textId="40EF546C" w:rsidR="002B065A" w:rsidRPr="00363347" w:rsidRDefault="002B065A" w:rsidP="002B065A">
            <w:pPr>
              <w:pStyle w:val="GOSTTablenorm"/>
            </w:pPr>
            <w:r w:rsidRPr="00363347">
              <w:t>Указывается номер вышестоящего КОО плательщика.</w:t>
            </w:r>
          </w:p>
          <w:p w14:paraId="0B0734BC" w14:textId="127A755B" w:rsidR="002B065A" w:rsidRPr="00363347" w:rsidRDefault="002B065A" w:rsidP="002B065A">
            <w:pPr>
              <w:pStyle w:val="GOSTTablenorm"/>
            </w:pPr>
            <w:r w:rsidRPr="00363347">
              <w:t>Можеть быть заполнен, если в параметре «Номер лицевого счета плательщика» (P_PersonalAcc) указан л/с с кодом 71</w:t>
            </w:r>
            <w:r w:rsidR="00DA7548" w:rsidRPr="00363347">
              <w:t xml:space="preserve"> и в параметре «Признак автоматического формирования документа» (</w:t>
            </w:r>
            <w:r w:rsidR="00DA7548" w:rsidRPr="00363347">
              <w:rPr>
                <w:lang w:val="en-US"/>
              </w:rPr>
              <w:t>SI</w:t>
            </w:r>
            <w:r w:rsidR="00DA7548" w:rsidRPr="00363347">
              <w:t>_signAutoPP) указано значение «1»</w:t>
            </w:r>
          </w:p>
        </w:tc>
      </w:tr>
      <w:tr w:rsidR="002B065A" w:rsidRPr="000C1977" w14:paraId="6C0AE011" w14:textId="77777777" w:rsidTr="00F34126">
        <w:tc>
          <w:tcPr>
            <w:tcW w:w="1095" w:type="pct"/>
          </w:tcPr>
          <w:p w14:paraId="1C0C2FB8" w14:textId="4BCB9C47" w:rsidR="002B065A" w:rsidRPr="00363347" w:rsidRDefault="002B065A" w:rsidP="002B065A">
            <w:pPr>
              <w:pStyle w:val="GOSTTablenorm"/>
              <w:rPr>
                <w:lang w:val="en-US"/>
              </w:rPr>
            </w:pPr>
            <w:r w:rsidRPr="00363347">
              <w:rPr>
                <w:szCs w:val="22"/>
              </w:rPr>
              <w:t>Идентификатор вышестоящего КОО</w:t>
            </w:r>
          </w:p>
        </w:tc>
        <w:tc>
          <w:tcPr>
            <w:tcW w:w="656" w:type="pct"/>
          </w:tcPr>
          <w:p w14:paraId="1A8F6ED4" w14:textId="6D463A37" w:rsidR="002B065A" w:rsidRPr="00363347" w:rsidRDefault="00F55688" w:rsidP="002D2050">
            <w:pPr>
              <w:pStyle w:val="GOSTTablenorm"/>
              <w:rPr>
                <w:lang w:val="en-US"/>
              </w:rPr>
            </w:pPr>
            <w:r w:rsidRPr="002D2050">
              <w:rPr>
                <w:b/>
                <w:lang w:val="en-US"/>
              </w:rPr>
              <w:t>FS_DECRYPT_ORDER_D91_LIST</w:t>
            </w:r>
            <w:r w:rsidRPr="00363347">
              <w:rPr>
                <w:lang w:val="en-US"/>
              </w:rPr>
              <w:t>:HeadKooGUID</w:t>
            </w:r>
          </w:p>
        </w:tc>
        <w:tc>
          <w:tcPr>
            <w:tcW w:w="449" w:type="pct"/>
          </w:tcPr>
          <w:p w14:paraId="0B9B6B59" w14:textId="63A5E3A5" w:rsidR="002B065A" w:rsidRPr="00363347" w:rsidRDefault="002B065A" w:rsidP="002B065A">
            <w:pPr>
              <w:pStyle w:val="GOSTTablenorm"/>
              <w:rPr>
                <w:szCs w:val="22"/>
              </w:rPr>
            </w:pPr>
            <w:r w:rsidRPr="00363347">
              <w:rPr>
                <w:szCs w:val="22"/>
              </w:rPr>
              <w:t>GUID</w:t>
            </w:r>
          </w:p>
        </w:tc>
        <w:tc>
          <w:tcPr>
            <w:tcW w:w="360" w:type="pct"/>
          </w:tcPr>
          <w:p w14:paraId="6471EEE0" w14:textId="6E1B150B" w:rsidR="002B065A" w:rsidRPr="00363347" w:rsidRDefault="002B065A" w:rsidP="002B065A">
            <w:pPr>
              <w:pStyle w:val="GOSTTablenorm"/>
              <w:rPr>
                <w:szCs w:val="22"/>
              </w:rPr>
            </w:pPr>
            <w:r w:rsidRPr="00363347">
              <w:rPr>
                <w:szCs w:val="22"/>
              </w:rPr>
              <w:t>Нет</w:t>
            </w:r>
          </w:p>
        </w:tc>
        <w:tc>
          <w:tcPr>
            <w:tcW w:w="315" w:type="pct"/>
          </w:tcPr>
          <w:p w14:paraId="01E5F466" w14:textId="20033A9D" w:rsidR="002B065A" w:rsidRPr="00363347" w:rsidRDefault="002B065A" w:rsidP="002B065A">
            <w:pPr>
              <w:pStyle w:val="GOSTTablenorm"/>
              <w:rPr>
                <w:szCs w:val="22"/>
              </w:rPr>
            </w:pPr>
            <w:r w:rsidRPr="00363347">
              <w:rPr>
                <w:szCs w:val="22"/>
              </w:rPr>
              <w:t>=36</w:t>
            </w:r>
          </w:p>
        </w:tc>
        <w:tc>
          <w:tcPr>
            <w:tcW w:w="2125" w:type="pct"/>
          </w:tcPr>
          <w:p w14:paraId="29EEFBFA" w14:textId="11705B0A" w:rsidR="002B065A" w:rsidRPr="00363347" w:rsidRDefault="002B065A" w:rsidP="002B065A">
            <w:pPr>
              <w:pStyle w:val="GOSTTablenorm"/>
            </w:pPr>
            <w:r w:rsidRPr="00363347">
              <w:t>Указывается уникальный идентификатор вышестоящего КОО.</w:t>
            </w:r>
          </w:p>
          <w:p w14:paraId="6DDDAB8B" w14:textId="00DFB97E" w:rsidR="002B065A" w:rsidRPr="00363347" w:rsidRDefault="002B065A" w:rsidP="00171AE8">
            <w:pPr>
              <w:pStyle w:val="GOSTTablenorm"/>
            </w:pPr>
            <w:r w:rsidRPr="00363347">
              <w:t>Обязателен для заполнения, если заполнен параметр «Номер вышестоящего КОО» (</w:t>
            </w:r>
            <w:r w:rsidRPr="00363347">
              <w:rPr>
                <w:lang w:val="en-US"/>
              </w:rPr>
              <w:t>FS</w:t>
            </w:r>
            <w:r w:rsidRPr="00363347">
              <w:t>_</w:t>
            </w:r>
            <w:r w:rsidRPr="00363347">
              <w:rPr>
                <w:lang w:val="en-US"/>
              </w:rPr>
              <w:t>DECRYPT</w:t>
            </w:r>
            <w:r w:rsidRPr="00363347">
              <w:t>_</w:t>
            </w:r>
            <w:r w:rsidRPr="00363347">
              <w:rPr>
                <w:lang w:val="en-US"/>
              </w:rPr>
              <w:t>ORDER</w:t>
            </w:r>
            <w:r w:rsidRPr="00363347">
              <w:t>_</w:t>
            </w:r>
            <w:r w:rsidRPr="00363347">
              <w:rPr>
                <w:lang w:val="en-US"/>
              </w:rPr>
              <w:t>D</w:t>
            </w:r>
            <w:r w:rsidRPr="00363347">
              <w:t>91_</w:t>
            </w:r>
            <w:r w:rsidRPr="00363347">
              <w:rPr>
                <w:lang w:val="en-US"/>
              </w:rPr>
              <w:t>LIST</w:t>
            </w:r>
            <w:r w:rsidRPr="00363347">
              <w:t xml:space="preserve">: </w:t>
            </w:r>
            <w:r w:rsidRPr="00363347">
              <w:rPr>
                <w:lang w:val="en-US"/>
              </w:rPr>
              <w:t>GUIDKOO</w:t>
            </w:r>
            <w:r w:rsidRPr="00363347">
              <w:t>_</w:t>
            </w:r>
            <w:r w:rsidRPr="00363347">
              <w:rPr>
                <w:lang w:val="en-US"/>
              </w:rPr>
              <w:t>Parent</w:t>
            </w:r>
            <w:r w:rsidRPr="00363347">
              <w:t>)</w:t>
            </w:r>
          </w:p>
        </w:tc>
      </w:tr>
      <w:tr w:rsidR="00C51018" w:rsidRPr="000C1977" w14:paraId="445F109F" w14:textId="77777777" w:rsidTr="00F34126">
        <w:tc>
          <w:tcPr>
            <w:tcW w:w="1095" w:type="pct"/>
          </w:tcPr>
          <w:p w14:paraId="4CC9A4C4" w14:textId="3F865542" w:rsidR="00C51018" w:rsidRPr="000C1977" w:rsidRDefault="00C51018" w:rsidP="00C51018">
            <w:pPr>
              <w:pStyle w:val="GOSTTablenorm"/>
              <w:rPr>
                <w:lang w:val="en-US"/>
              </w:rPr>
            </w:pPr>
            <w:r w:rsidRPr="000C1977">
              <w:rPr>
                <w:szCs w:val="22"/>
              </w:rPr>
              <w:t>Номер КОО</w:t>
            </w:r>
            <w:r>
              <w:rPr>
                <w:szCs w:val="22"/>
              </w:rPr>
              <w:t xml:space="preserve"> получателя</w:t>
            </w:r>
          </w:p>
        </w:tc>
        <w:tc>
          <w:tcPr>
            <w:tcW w:w="656" w:type="pct"/>
          </w:tcPr>
          <w:p w14:paraId="6EC2CB17" w14:textId="53CD518D" w:rsidR="00C51018" w:rsidRPr="00480F8A" w:rsidRDefault="00C51018" w:rsidP="00C51018">
            <w:pPr>
              <w:pStyle w:val="GOSTTablenorm"/>
              <w:rPr>
                <w:lang w:val="en-US"/>
              </w:rPr>
            </w:pPr>
            <w:r w:rsidRPr="002D2050">
              <w:rPr>
                <w:b/>
                <w:lang w:val="en-US"/>
              </w:rPr>
              <w:t>FS_DECRYPT_ORDER_D91_LIST</w:t>
            </w:r>
            <w:r w:rsidRPr="00C51018">
              <w:rPr>
                <w:lang w:val="en-US"/>
              </w:rPr>
              <w:t>:NumKOO</w:t>
            </w:r>
            <w:r w:rsidRPr="00B968C4">
              <w:rPr>
                <w:lang w:val="en-US"/>
              </w:rPr>
              <w:t>_</w:t>
            </w:r>
            <w:r w:rsidRPr="00C51018">
              <w:rPr>
                <w:lang w:val="en-US"/>
              </w:rPr>
              <w:t>Recip</w:t>
            </w:r>
          </w:p>
        </w:tc>
        <w:tc>
          <w:tcPr>
            <w:tcW w:w="449" w:type="pct"/>
          </w:tcPr>
          <w:p w14:paraId="41F63408" w14:textId="71A4A3EC" w:rsidR="00C51018" w:rsidRPr="00E96826" w:rsidRDefault="00C51018" w:rsidP="00C51018">
            <w:pPr>
              <w:pStyle w:val="GOSTTablenorm"/>
              <w:rPr>
                <w:szCs w:val="22"/>
              </w:rPr>
            </w:pPr>
            <w:r w:rsidRPr="000C1977">
              <w:rPr>
                <w:szCs w:val="22"/>
              </w:rPr>
              <w:t>Строка</w:t>
            </w:r>
          </w:p>
        </w:tc>
        <w:tc>
          <w:tcPr>
            <w:tcW w:w="360" w:type="pct"/>
          </w:tcPr>
          <w:p w14:paraId="1D36E85B" w14:textId="54319AEE" w:rsidR="00C51018" w:rsidRPr="00E96826" w:rsidRDefault="00C51018" w:rsidP="00C51018">
            <w:pPr>
              <w:pStyle w:val="GOSTTablenorm"/>
              <w:rPr>
                <w:szCs w:val="22"/>
              </w:rPr>
            </w:pPr>
            <w:r w:rsidRPr="000C1977">
              <w:rPr>
                <w:szCs w:val="22"/>
              </w:rPr>
              <w:t>Нет</w:t>
            </w:r>
          </w:p>
        </w:tc>
        <w:tc>
          <w:tcPr>
            <w:tcW w:w="315" w:type="pct"/>
          </w:tcPr>
          <w:p w14:paraId="5E7CAF8B" w14:textId="0E118297" w:rsidR="00C51018" w:rsidRPr="00E96826" w:rsidRDefault="00C51018" w:rsidP="00C51018">
            <w:pPr>
              <w:pStyle w:val="GOSTTablenorm"/>
              <w:rPr>
                <w:szCs w:val="22"/>
              </w:rPr>
            </w:pPr>
            <w:r w:rsidRPr="000C1977">
              <w:rPr>
                <w:szCs w:val="22"/>
                <w:lang w:val="en-US"/>
              </w:rPr>
              <w:t>&lt;=50</w:t>
            </w:r>
          </w:p>
        </w:tc>
        <w:tc>
          <w:tcPr>
            <w:tcW w:w="2125" w:type="pct"/>
          </w:tcPr>
          <w:p w14:paraId="50CBA46F" w14:textId="2EB88739" w:rsidR="00C51018" w:rsidRDefault="00C51018" w:rsidP="00C51018">
            <w:pPr>
              <w:pStyle w:val="GOSTTablenorm"/>
            </w:pPr>
            <w:r w:rsidRPr="000C1977">
              <w:t>Указывается номер КОО</w:t>
            </w:r>
            <w:r>
              <w:t xml:space="preserve"> получателя.</w:t>
            </w:r>
          </w:p>
          <w:p w14:paraId="70674215" w14:textId="28BFFEBC" w:rsidR="00C51018" w:rsidRPr="00E96826" w:rsidRDefault="00C51018" w:rsidP="00C51018">
            <w:pPr>
              <w:pStyle w:val="GOSTTablenorm"/>
            </w:pPr>
            <w:r w:rsidRPr="000C3DAB">
              <w:t xml:space="preserve">Можеть быть </w:t>
            </w:r>
            <w:r>
              <w:t>заполнен</w:t>
            </w:r>
            <w:r w:rsidRPr="000C3DAB">
              <w:t xml:space="preserve">, если в параметре «Номер лицевого счета </w:t>
            </w:r>
            <w:r>
              <w:t>получателя</w:t>
            </w:r>
            <w:r w:rsidRPr="000C3DAB">
              <w:t>» (</w:t>
            </w:r>
            <w:r>
              <w:rPr>
                <w:lang w:val="en-US"/>
              </w:rPr>
              <w:t>R</w:t>
            </w:r>
            <w:r>
              <w:t>_</w:t>
            </w:r>
            <w:r w:rsidRPr="000C3DAB">
              <w:t>PersonalAcc) указан л/с с кодом 71</w:t>
            </w:r>
          </w:p>
        </w:tc>
      </w:tr>
      <w:tr w:rsidR="00C51018" w:rsidRPr="000C1977" w14:paraId="0CB208FD" w14:textId="77777777" w:rsidTr="00F34126">
        <w:tc>
          <w:tcPr>
            <w:tcW w:w="1095" w:type="pct"/>
          </w:tcPr>
          <w:p w14:paraId="0281429F" w14:textId="1AC786F6" w:rsidR="00C51018" w:rsidRPr="000C1977" w:rsidRDefault="00C51018" w:rsidP="00C51018">
            <w:pPr>
              <w:pStyle w:val="GOSTTablenorm"/>
              <w:rPr>
                <w:lang w:val="en-US"/>
              </w:rPr>
            </w:pPr>
            <w:r w:rsidRPr="000C1977">
              <w:rPr>
                <w:lang w:val="en-US"/>
              </w:rPr>
              <w:t>GUID</w:t>
            </w:r>
            <w:r w:rsidRPr="000C1977">
              <w:t xml:space="preserve"> КОО</w:t>
            </w:r>
            <w:r>
              <w:t xml:space="preserve"> получателя</w:t>
            </w:r>
          </w:p>
        </w:tc>
        <w:tc>
          <w:tcPr>
            <w:tcW w:w="656" w:type="pct"/>
          </w:tcPr>
          <w:p w14:paraId="33E5843C" w14:textId="3709451F" w:rsidR="00C51018" w:rsidRPr="00C51018" w:rsidRDefault="00C51018" w:rsidP="00C51018">
            <w:pPr>
              <w:pStyle w:val="GOSTTablenorm"/>
              <w:rPr>
                <w:lang w:val="en-US"/>
              </w:rPr>
            </w:pPr>
            <w:r w:rsidRPr="002D2050">
              <w:rPr>
                <w:b/>
                <w:lang w:val="en-US"/>
              </w:rPr>
              <w:t>FS_DECRYPT_ORDER_D91_LIST</w:t>
            </w:r>
            <w:r w:rsidRPr="00C51018">
              <w:rPr>
                <w:lang w:val="en-US"/>
              </w:rPr>
              <w:t>:GuidKOO_Recip</w:t>
            </w:r>
          </w:p>
        </w:tc>
        <w:tc>
          <w:tcPr>
            <w:tcW w:w="449" w:type="pct"/>
          </w:tcPr>
          <w:p w14:paraId="070ECDAA" w14:textId="0D3FE306" w:rsidR="00C51018" w:rsidRPr="00E96826" w:rsidRDefault="00C51018" w:rsidP="00C51018">
            <w:pPr>
              <w:pStyle w:val="GOSTTablenorm"/>
              <w:rPr>
                <w:szCs w:val="22"/>
              </w:rPr>
            </w:pPr>
            <w:r w:rsidRPr="00E96826">
              <w:rPr>
                <w:szCs w:val="22"/>
              </w:rPr>
              <w:t>GUID</w:t>
            </w:r>
          </w:p>
        </w:tc>
        <w:tc>
          <w:tcPr>
            <w:tcW w:w="360" w:type="pct"/>
          </w:tcPr>
          <w:p w14:paraId="5DF4B165" w14:textId="66F51EF7" w:rsidR="00C51018" w:rsidRPr="00E96826" w:rsidRDefault="00C51018" w:rsidP="00C51018">
            <w:pPr>
              <w:pStyle w:val="GOSTTablenorm"/>
              <w:rPr>
                <w:szCs w:val="22"/>
              </w:rPr>
            </w:pPr>
            <w:r w:rsidRPr="00E96826">
              <w:rPr>
                <w:szCs w:val="22"/>
              </w:rPr>
              <w:t>Нет</w:t>
            </w:r>
          </w:p>
        </w:tc>
        <w:tc>
          <w:tcPr>
            <w:tcW w:w="315" w:type="pct"/>
          </w:tcPr>
          <w:p w14:paraId="0F466A34" w14:textId="64B1D600" w:rsidR="00C51018" w:rsidRPr="00E96826" w:rsidRDefault="00C51018" w:rsidP="00C51018">
            <w:pPr>
              <w:pStyle w:val="GOSTTablenorm"/>
              <w:rPr>
                <w:szCs w:val="22"/>
              </w:rPr>
            </w:pPr>
            <w:r w:rsidRPr="00E96826">
              <w:rPr>
                <w:szCs w:val="22"/>
              </w:rPr>
              <w:t>=36</w:t>
            </w:r>
          </w:p>
        </w:tc>
        <w:tc>
          <w:tcPr>
            <w:tcW w:w="2125" w:type="pct"/>
          </w:tcPr>
          <w:p w14:paraId="156BA9E6" w14:textId="5B8C7E4D" w:rsidR="00C51018" w:rsidRPr="00E96826" w:rsidRDefault="00C51018" w:rsidP="00C51018">
            <w:pPr>
              <w:pStyle w:val="GOSTTablenorm"/>
            </w:pPr>
            <w:r w:rsidRPr="00E96826">
              <w:t>Указывается уникальный идентификатор КОО, по которому осуществляется операция</w:t>
            </w:r>
            <w:r>
              <w:t xml:space="preserve"> на ЛС получателя</w:t>
            </w:r>
            <w:r w:rsidRPr="00E96826">
              <w:t>.</w:t>
            </w:r>
          </w:p>
          <w:p w14:paraId="1B64FFB2" w14:textId="67214E48" w:rsidR="00C51018" w:rsidRPr="00E96826" w:rsidRDefault="00C51018" w:rsidP="00C51018">
            <w:pPr>
              <w:pStyle w:val="GOSTTablenorm"/>
            </w:pPr>
            <w:r w:rsidRPr="00E96826">
              <w:t>Обязателен для заполнения, если заполнен параметр «</w:t>
            </w:r>
            <w:r w:rsidRPr="00E96826">
              <w:rPr>
                <w:szCs w:val="22"/>
              </w:rPr>
              <w:t>Номер КОО</w:t>
            </w:r>
            <w:r w:rsidRPr="00E96826">
              <w:t>» (</w:t>
            </w:r>
            <w:r w:rsidRPr="00480F8A">
              <w:rPr>
                <w:lang w:val="en-US"/>
              </w:rPr>
              <w:t>FS</w:t>
            </w:r>
            <w:r w:rsidRPr="009F10ED">
              <w:t>_</w:t>
            </w:r>
            <w:r w:rsidRPr="00480F8A">
              <w:rPr>
                <w:lang w:val="en-US"/>
              </w:rPr>
              <w:t>DECRYPT</w:t>
            </w:r>
            <w:r w:rsidRPr="009F10ED">
              <w:t>_</w:t>
            </w:r>
            <w:r w:rsidRPr="00480F8A">
              <w:rPr>
                <w:lang w:val="en-US"/>
              </w:rPr>
              <w:t>ORDER</w:t>
            </w:r>
            <w:r w:rsidRPr="009F10ED">
              <w:t>_</w:t>
            </w:r>
            <w:r w:rsidRPr="00480F8A">
              <w:rPr>
                <w:lang w:val="en-US"/>
              </w:rPr>
              <w:t>D</w:t>
            </w:r>
            <w:r w:rsidRPr="009F10ED">
              <w:t>91_</w:t>
            </w:r>
            <w:r w:rsidRPr="00480F8A">
              <w:rPr>
                <w:lang w:val="en-US"/>
              </w:rPr>
              <w:t>LIST</w:t>
            </w:r>
            <w:r w:rsidRPr="009F10ED">
              <w:t>:</w:t>
            </w:r>
            <w:r w:rsidRPr="00480F8A">
              <w:rPr>
                <w:lang w:val="en-US"/>
              </w:rPr>
              <w:t>GUIDKOO</w:t>
            </w:r>
            <w:r w:rsidRPr="00173D84">
              <w:rPr>
                <w:lang w:val="en-US"/>
              </w:rPr>
              <w:t>R</w:t>
            </w:r>
            <w:r w:rsidRPr="009D7593">
              <w:rPr>
                <w:lang w:val="en-US"/>
              </w:rPr>
              <w:t>ecipient</w:t>
            </w:r>
            <w:r>
              <w:t>)</w:t>
            </w:r>
          </w:p>
        </w:tc>
      </w:tr>
      <w:tr w:rsidR="005B378E" w:rsidRPr="00100CB6" w14:paraId="2277E9C9" w14:textId="77777777" w:rsidTr="00F34126">
        <w:tc>
          <w:tcPr>
            <w:tcW w:w="1095" w:type="pct"/>
          </w:tcPr>
          <w:p w14:paraId="703CC96E" w14:textId="4B4A084F" w:rsidR="005B378E" w:rsidRPr="00100CB6" w:rsidRDefault="00D15408" w:rsidP="005B378E">
            <w:pPr>
              <w:pStyle w:val="GOSTTablenorm"/>
              <w:rPr>
                <w:szCs w:val="22"/>
              </w:rPr>
            </w:pPr>
            <w:r w:rsidRPr="000C3DAB">
              <w:t>Аналитический код раздела ЛС плательщика/</w:t>
            </w:r>
            <w:r w:rsidRPr="000C3DAB">
              <w:rPr>
                <w:szCs w:val="22"/>
              </w:rPr>
              <w:t xml:space="preserve"> Код цели (аналитический код) плательщика</w:t>
            </w:r>
          </w:p>
        </w:tc>
        <w:tc>
          <w:tcPr>
            <w:tcW w:w="656" w:type="pct"/>
          </w:tcPr>
          <w:p w14:paraId="67087C71" w14:textId="2E2A2C63" w:rsidR="005B378E" w:rsidRPr="00480F8A" w:rsidRDefault="005B378E" w:rsidP="005B378E">
            <w:pPr>
              <w:pStyle w:val="GOSTTablenorm"/>
              <w:rPr>
                <w:lang w:val="en-US"/>
              </w:rPr>
            </w:pPr>
            <w:r w:rsidRPr="002D2050">
              <w:rPr>
                <w:b/>
                <w:lang w:val="en-US"/>
              </w:rPr>
              <w:t>FS_DECRYPT_ORDER_D91_LIST</w:t>
            </w:r>
            <w:r w:rsidRPr="00480F8A">
              <w:rPr>
                <w:lang w:val="en-US"/>
              </w:rPr>
              <w:t>:AnalyticCodePay</w:t>
            </w:r>
          </w:p>
        </w:tc>
        <w:tc>
          <w:tcPr>
            <w:tcW w:w="449" w:type="pct"/>
          </w:tcPr>
          <w:p w14:paraId="4B9AE214" w14:textId="22F591A8" w:rsidR="005B378E" w:rsidRPr="00100CB6" w:rsidRDefault="005B378E" w:rsidP="005B378E">
            <w:pPr>
              <w:pStyle w:val="GOSTTablenorm"/>
              <w:rPr>
                <w:bCs/>
                <w:szCs w:val="22"/>
              </w:rPr>
            </w:pPr>
            <w:r w:rsidRPr="00100CB6">
              <w:t>Строка</w:t>
            </w:r>
          </w:p>
        </w:tc>
        <w:tc>
          <w:tcPr>
            <w:tcW w:w="360" w:type="pct"/>
          </w:tcPr>
          <w:p w14:paraId="0FDFE9BE" w14:textId="49F11842" w:rsidR="005B378E" w:rsidRPr="00100CB6" w:rsidRDefault="005B378E" w:rsidP="005B378E">
            <w:pPr>
              <w:pStyle w:val="GOSTTablenorm"/>
              <w:rPr>
                <w:szCs w:val="22"/>
              </w:rPr>
            </w:pPr>
            <w:r w:rsidRPr="00100CB6">
              <w:t>Нет</w:t>
            </w:r>
          </w:p>
        </w:tc>
        <w:tc>
          <w:tcPr>
            <w:tcW w:w="315" w:type="pct"/>
          </w:tcPr>
          <w:p w14:paraId="1C16D4A6" w14:textId="0B840637" w:rsidR="005B378E" w:rsidRPr="00100CB6" w:rsidRDefault="0030252B" w:rsidP="005B378E">
            <w:pPr>
              <w:pStyle w:val="GOSTTablenorm"/>
            </w:pPr>
            <w:r w:rsidRPr="000C3DAB">
              <w:rPr>
                <w:szCs w:val="22"/>
                <w:lang w:val="en-US"/>
              </w:rPr>
              <w:t>&lt;</w:t>
            </w:r>
            <w:r w:rsidR="005B378E" w:rsidRPr="00100CB6">
              <w:rPr>
                <w:lang w:val="en-US"/>
              </w:rPr>
              <w:t>=</w:t>
            </w:r>
            <w:r w:rsidR="004A321A">
              <w:t>25</w:t>
            </w:r>
          </w:p>
        </w:tc>
        <w:tc>
          <w:tcPr>
            <w:tcW w:w="2125" w:type="pct"/>
          </w:tcPr>
          <w:p w14:paraId="41103366" w14:textId="77777777" w:rsidR="0030252B" w:rsidRPr="000C3DAB" w:rsidRDefault="0030252B" w:rsidP="0030252B">
            <w:pPr>
              <w:pStyle w:val="GOSTTablenorm"/>
            </w:pPr>
            <w:r w:rsidRPr="000C3DAB">
              <w:t>Указывается аналитический код раздела для отражения на ЛС плательщика с кодом 71 или код субсидии (цели, целевых средств) для отражения на ЛС плательщика  с кодом 41 (при наличии).</w:t>
            </w:r>
          </w:p>
          <w:p w14:paraId="32E8A7BE" w14:textId="2CCF1BCA" w:rsidR="005B378E" w:rsidRPr="00100CB6" w:rsidRDefault="005B378E" w:rsidP="0030252B">
            <w:pPr>
              <w:pStyle w:val="GOSTTablenorm"/>
              <w:rPr>
                <w:szCs w:val="22"/>
              </w:rPr>
            </w:pPr>
            <w:r w:rsidRPr="004C7733">
              <w:t>Обязателен для заполнения</w:t>
            </w:r>
            <w:r w:rsidRPr="00100CB6">
              <w:t>,</w:t>
            </w:r>
            <w:r w:rsidRPr="00100CB6" w:rsidDel="00B05396">
              <w:rPr>
                <w:rStyle w:val="GOSTTablenorm0"/>
              </w:rPr>
              <w:t xml:space="preserve"> </w:t>
            </w:r>
            <w:r w:rsidRPr="00100CB6">
              <w:rPr>
                <w:rStyle w:val="GOSTTablenorm0"/>
              </w:rPr>
              <w:t xml:space="preserve">если </w:t>
            </w:r>
            <w:r w:rsidRPr="00100CB6">
              <w:t>в параметре «Номер лицевого счета плательщика» (</w:t>
            </w:r>
            <w:r w:rsidRPr="00100CB6">
              <w:rPr>
                <w:lang w:val="en-US"/>
              </w:rPr>
              <w:t>P</w:t>
            </w:r>
            <w:r w:rsidRPr="00100CB6">
              <w:t>_PersonalAcc)</w:t>
            </w:r>
            <w:r w:rsidRPr="00100CB6">
              <w:rPr>
                <w:rStyle w:val="GOSTTablenorm0"/>
              </w:rPr>
              <w:t xml:space="preserve"> указан л/с с кодом 71</w:t>
            </w:r>
          </w:p>
        </w:tc>
      </w:tr>
      <w:tr w:rsidR="005B378E" w:rsidRPr="009E4B64" w14:paraId="0DDB0551" w14:textId="77777777" w:rsidTr="00F34126">
        <w:tc>
          <w:tcPr>
            <w:tcW w:w="1095" w:type="pct"/>
          </w:tcPr>
          <w:p w14:paraId="2E45619E" w14:textId="39D62C88" w:rsidR="005B378E" w:rsidRPr="00100CB6" w:rsidRDefault="00D15408" w:rsidP="00D15408">
            <w:pPr>
              <w:pStyle w:val="GOSTTablenorm"/>
              <w:rPr>
                <w:szCs w:val="22"/>
              </w:rPr>
            </w:pPr>
            <w:r w:rsidRPr="000C3DAB">
              <w:t>Аналитический код раздела ЛС плательщика/</w:t>
            </w:r>
            <w:r w:rsidRPr="000C3DAB">
              <w:rPr>
                <w:szCs w:val="22"/>
              </w:rPr>
              <w:t xml:space="preserve"> Код цели (аналитический код) </w:t>
            </w:r>
            <w:r>
              <w:rPr>
                <w:szCs w:val="22"/>
              </w:rPr>
              <w:t>получателя</w:t>
            </w:r>
          </w:p>
        </w:tc>
        <w:tc>
          <w:tcPr>
            <w:tcW w:w="656" w:type="pct"/>
          </w:tcPr>
          <w:p w14:paraId="36BEB45B" w14:textId="0592145F" w:rsidR="005B378E" w:rsidRPr="00480F8A" w:rsidRDefault="005B378E" w:rsidP="005B378E">
            <w:pPr>
              <w:pStyle w:val="GOSTTablenorm"/>
              <w:rPr>
                <w:lang w:val="en-US"/>
              </w:rPr>
            </w:pPr>
            <w:r w:rsidRPr="002D2050">
              <w:rPr>
                <w:b/>
                <w:lang w:val="en-US"/>
              </w:rPr>
              <w:t>FS_DECRYPT_ORDER_D91_LIST</w:t>
            </w:r>
            <w:r w:rsidRPr="00480F8A">
              <w:rPr>
                <w:lang w:val="en-US"/>
              </w:rPr>
              <w:t>:AnalyticCodeRec</w:t>
            </w:r>
          </w:p>
        </w:tc>
        <w:tc>
          <w:tcPr>
            <w:tcW w:w="449" w:type="pct"/>
          </w:tcPr>
          <w:p w14:paraId="4D19C540" w14:textId="50243975" w:rsidR="005B378E" w:rsidRPr="00100CB6" w:rsidRDefault="005B378E" w:rsidP="005B378E">
            <w:pPr>
              <w:pStyle w:val="GOSTTablenorm"/>
              <w:rPr>
                <w:bCs/>
                <w:szCs w:val="22"/>
              </w:rPr>
            </w:pPr>
            <w:r w:rsidRPr="00100CB6">
              <w:t>Строка</w:t>
            </w:r>
          </w:p>
        </w:tc>
        <w:tc>
          <w:tcPr>
            <w:tcW w:w="360" w:type="pct"/>
          </w:tcPr>
          <w:p w14:paraId="70B0F8F2" w14:textId="18BD1925" w:rsidR="005B378E" w:rsidRPr="00100CB6" w:rsidRDefault="005B378E" w:rsidP="005B378E">
            <w:pPr>
              <w:pStyle w:val="GOSTTablenorm"/>
              <w:rPr>
                <w:szCs w:val="22"/>
              </w:rPr>
            </w:pPr>
            <w:r w:rsidRPr="00100CB6">
              <w:t>Нет</w:t>
            </w:r>
          </w:p>
        </w:tc>
        <w:tc>
          <w:tcPr>
            <w:tcW w:w="315" w:type="pct"/>
          </w:tcPr>
          <w:p w14:paraId="504B4DCE" w14:textId="45F6DD4F" w:rsidR="005B378E" w:rsidRPr="00100CB6" w:rsidRDefault="0030252B" w:rsidP="005B378E">
            <w:pPr>
              <w:pStyle w:val="GOSTTablenorm"/>
            </w:pPr>
            <w:r w:rsidRPr="000C3DAB">
              <w:rPr>
                <w:szCs w:val="22"/>
                <w:lang w:val="en-US"/>
              </w:rPr>
              <w:t>&lt;</w:t>
            </w:r>
            <w:r w:rsidR="005B378E" w:rsidRPr="00100CB6">
              <w:rPr>
                <w:lang w:val="en-US"/>
              </w:rPr>
              <w:t>=</w:t>
            </w:r>
            <w:r w:rsidR="004A321A">
              <w:t>25</w:t>
            </w:r>
          </w:p>
        </w:tc>
        <w:tc>
          <w:tcPr>
            <w:tcW w:w="2125" w:type="pct"/>
          </w:tcPr>
          <w:p w14:paraId="68808AA5" w14:textId="77777777" w:rsidR="0030252B" w:rsidRPr="000C3DAB" w:rsidRDefault="0030252B" w:rsidP="0030252B">
            <w:pPr>
              <w:pStyle w:val="GOSTTablenorm"/>
            </w:pPr>
            <w:r w:rsidRPr="000C3DAB">
              <w:t>Указывается аналитический код раздела для отражения на ЛС плательщика с кодом 71 или код субсидии (цели, целевых средств) для отражения на ЛС плательщика  с кодом 41 (при наличии).</w:t>
            </w:r>
          </w:p>
          <w:p w14:paraId="73F4B545" w14:textId="01B42884" w:rsidR="005B378E" w:rsidRPr="009E4B64" w:rsidRDefault="005B378E" w:rsidP="0030252B">
            <w:pPr>
              <w:pStyle w:val="GOSTTablenorm"/>
              <w:rPr>
                <w:szCs w:val="22"/>
              </w:rPr>
            </w:pPr>
            <w:r w:rsidRPr="004C7733">
              <w:t>Обязателен для заполнения</w:t>
            </w:r>
            <w:r w:rsidRPr="00100CB6">
              <w:rPr>
                <w:rStyle w:val="GOSTTablenorm0"/>
              </w:rPr>
              <w:t xml:space="preserve">, если в параметре </w:t>
            </w:r>
            <w:r w:rsidRPr="00100CB6">
              <w:t>«Номер лицевого счета получателя» (</w:t>
            </w:r>
            <w:r w:rsidRPr="00100CB6">
              <w:rPr>
                <w:lang w:val="en-US"/>
              </w:rPr>
              <w:t>R</w:t>
            </w:r>
            <w:r w:rsidRPr="00100CB6">
              <w:t>_PersonalAcc) указан</w:t>
            </w:r>
            <w:r w:rsidRPr="00100CB6">
              <w:rPr>
                <w:rStyle w:val="GOSTTablenorm0"/>
              </w:rPr>
              <w:t xml:space="preserve"> л/с с кодом 71</w:t>
            </w:r>
          </w:p>
        </w:tc>
      </w:tr>
      <w:tr w:rsidR="00EA3529" w:rsidRPr="009E4B64" w14:paraId="161277E6" w14:textId="77777777" w:rsidTr="00F34126">
        <w:tc>
          <w:tcPr>
            <w:tcW w:w="1095" w:type="pct"/>
          </w:tcPr>
          <w:p w14:paraId="1674F1AE" w14:textId="55EC060A" w:rsidR="00EA3529" w:rsidRPr="000C3DAB" w:rsidRDefault="00EA3529" w:rsidP="00A67715">
            <w:pPr>
              <w:pStyle w:val="GOSTTablenorm"/>
            </w:pPr>
            <w:r w:rsidRPr="000C3DAB">
              <w:rPr>
                <w:szCs w:val="22"/>
              </w:rPr>
              <w:t xml:space="preserve">Код цели (аналитический код) </w:t>
            </w:r>
            <w:r w:rsidR="00A67715">
              <w:rPr>
                <w:szCs w:val="22"/>
              </w:rPr>
              <w:t>получателя</w:t>
            </w:r>
            <w:r w:rsidRPr="000C3DAB">
              <w:rPr>
                <w:szCs w:val="22"/>
              </w:rPr>
              <w:t xml:space="preserve"> (контрольный)</w:t>
            </w:r>
          </w:p>
        </w:tc>
        <w:tc>
          <w:tcPr>
            <w:tcW w:w="656" w:type="pct"/>
          </w:tcPr>
          <w:p w14:paraId="1F684D52" w14:textId="711A9482" w:rsidR="00EA3529" w:rsidRPr="00EA3529" w:rsidRDefault="00B968C4" w:rsidP="00EA3529">
            <w:pPr>
              <w:pStyle w:val="GOSTTablenorm"/>
              <w:rPr>
                <w:lang w:val="en-US"/>
              </w:rPr>
            </w:pPr>
            <w:r w:rsidRPr="002D2050">
              <w:rPr>
                <w:b/>
                <w:lang w:val="en-US"/>
              </w:rPr>
              <w:t>FS_DECRYPT_ORDER_D91_LIST</w:t>
            </w:r>
            <w:r w:rsidRPr="00B968C4">
              <w:rPr>
                <w:lang w:val="en-US"/>
              </w:rPr>
              <w:t>:</w:t>
            </w:r>
            <w:r w:rsidRPr="00634D43">
              <w:rPr>
                <w:lang w:val="en-US"/>
              </w:rPr>
              <w:t>CodeCS_Recip</w:t>
            </w:r>
          </w:p>
        </w:tc>
        <w:tc>
          <w:tcPr>
            <w:tcW w:w="449" w:type="pct"/>
          </w:tcPr>
          <w:p w14:paraId="7F6B0399" w14:textId="5C3C00D0" w:rsidR="00EA3529" w:rsidRPr="00100CB6" w:rsidRDefault="00EA3529" w:rsidP="00EA3529">
            <w:pPr>
              <w:pStyle w:val="GOSTTablenorm"/>
            </w:pPr>
            <w:r w:rsidRPr="000C3DAB">
              <w:rPr>
                <w:szCs w:val="22"/>
              </w:rPr>
              <w:t>Строка</w:t>
            </w:r>
          </w:p>
        </w:tc>
        <w:tc>
          <w:tcPr>
            <w:tcW w:w="360" w:type="pct"/>
          </w:tcPr>
          <w:p w14:paraId="4776095B" w14:textId="04F80A33" w:rsidR="00EA3529" w:rsidRPr="00100CB6" w:rsidRDefault="00EA3529" w:rsidP="00EA3529">
            <w:pPr>
              <w:pStyle w:val="GOSTTablenorm"/>
            </w:pPr>
            <w:r w:rsidRPr="000C3DAB">
              <w:rPr>
                <w:szCs w:val="22"/>
              </w:rPr>
              <w:t>Нет</w:t>
            </w:r>
          </w:p>
        </w:tc>
        <w:tc>
          <w:tcPr>
            <w:tcW w:w="315" w:type="pct"/>
          </w:tcPr>
          <w:p w14:paraId="1651BCCE" w14:textId="3AAC09D0" w:rsidR="00EA3529" w:rsidRPr="00EA3529" w:rsidRDefault="00EA3529" w:rsidP="00EA3529">
            <w:pPr>
              <w:pStyle w:val="GOSTTablenorm"/>
              <w:rPr>
                <w:szCs w:val="22"/>
              </w:rPr>
            </w:pPr>
            <w:r w:rsidRPr="000C3DAB">
              <w:t>&lt;=25</w:t>
            </w:r>
          </w:p>
        </w:tc>
        <w:tc>
          <w:tcPr>
            <w:tcW w:w="2125" w:type="pct"/>
          </w:tcPr>
          <w:p w14:paraId="75014EBF" w14:textId="121421D7" w:rsidR="00EA3529" w:rsidRPr="000C3DAB" w:rsidRDefault="00EA3529" w:rsidP="00EA3529">
            <w:pPr>
              <w:pStyle w:val="GOSTTablenorm"/>
            </w:pPr>
            <w:r w:rsidRPr="000C3DAB">
              <w:t xml:space="preserve">Указывается код субсидии (цели, целевых средств) для контроля остатков средств на ЛС </w:t>
            </w:r>
            <w:r>
              <w:t>получателя</w:t>
            </w:r>
            <w:r w:rsidRPr="000C3DAB">
              <w:t xml:space="preserve"> (при наличии).</w:t>
            </w:r>
          </w:p>
          <w:p w14:paraId="58C4EF05" w14:textId="23E827FC" w:rsidR="00EA3529" w:rsidRPr="000C3DAB" w:rsidRDefault="00EA3529" w:rsidP="00906DFB">
            <w:pPr>
              <w:pStyle w:val="GOSTTablenorm"/>
            </w:pPr>
            <w:r w:rsidRPr="000C3DAB">
              <w:t xml:space="preserve">Обязательно для заполнения, если </w:t>
            </w:r>
            <w:r>
              <w:t xml:space="preserve">в </w:t>
            </w:r>
            <w:r w:rsidRPr="000C3DAB">
              <w:t>параметре «Номе</w:t>
            </w:r>
            <w:r w:rsidR="00906DFB">
              <w:t>р лицевого счета получателя» (</w:t>
            </w:r>
            <w:r w:rsidR="00906DFB">
              <w:rPr>
                <w:lang w:val="en-US"/>
              </w:rPr>
              <w:t>R</w:t>
            </w:r>
            <w:r w:rsidRPr="000C3DAB">
              <w:t xml:space="preserve">_PersonalAcc) указан л/с с кодом 41 и заполнен параметр «Аналитический код раздела ЛС </w:t>
            </w:r>
            <w:r w:rsidR="00906DFB">
              <w:t>получателя</w:t>
            </w:r>
            <w:r w:rsidRPr="000C3DAB">
              <w:t>/</w:t>
            </w:r>
            <w:r w:rsidRPr="000C3DAB">
              <w:rPr>
                <w:szCs w:val="22"/>
              </w:rPr>
              <w:t xml:space="preserve"> Код цели (аналитический код) </w:t>
            </w:r>
            <w:r w:rsidR="00906DFB">
              <w:rPr>
                <w:szCs w:val="22"/>
              </w:rPr>
              <w:t>получателя</w:t>
            </w:r>
            <w:r w:rsidRPr="000C3DAB">
              <w:rPr>
                <w:szCs w:val="22"/>
              </w:rPr>
              <w:t>» (</w:t>
            </w:r>
            <w:r w:rsidRPr="00480F8A">
              <w:rPr>
                <w:lang w:val="en-US"/>
              </w:rPr>
              <w:t>FS</w:t>
            </w:r>
            <w:r w:rsidRPr="00EA3529">
              <w:t>_</w:t>
            </w:r>
            <w:r w:rsidRPr="00480F8A">
              <w:rPr>
                <w:lang w:val="en-US"/>
              </w:rPr>
              <w:t>DECRYPT</w:t>
            </w:r>
            <w:r w:rsidRPr="00EA3529">
              <w:t>_</w:t>
            </w:r>
            <w:r w:rsidRPr="00480F8A">
              <w:rPr>
                <w:lang w:val="en-US"/>
              </w:rPr>
              <w:t>ORDER</w:t>
            </w:r>
            <w:r w:rsidRPr="00EA3529">
              <w:t>_</w:t>
            </w:r>
            <w:r w:rsidRPr="00480F8A">
              <w:rPr>
                <w:lang w:val="en-US"/>
              </w:rPr>
              <w:t>D</w:t>
            </w:r>
            <w:r w:rsidRPr="00EA3529">
              <w:t>91_</w:t>
            </w:r>
            <w:r w:rsidRPr="00480F8A">
              <w:rPr>
                <w:lang w:val="en-US"/>
              </w:rPr>
              <w:t>LIST</w:t>
            </w:r>
            <w:r w:rsidRPr="00EA3529">
              <w:t>:</w:t>
            </w:r>
            <w:r w:rsidRPr="00480F8A">
              <w:rPr>
                <w:lang w:val="en-US"/>
              </w:rPr>
              <w:t>AnalyticCodeRec</w:t>
            </w:r>
            <w:r w:rsidRPr="000C3DAB">
              <w:t>)</w:t>
            </w:r>
          </w:p>
        </w:tc>
      </w:tr>
      <w:tr w:rsidR="00EA3529" w:rsidRPr="009E4B64" w14:paraId="67329BEF" w14:textId="77777777" w:rsidTr="00F34126">
        <w:tc>
          <w:tcPr>
            <w:tcW w:w="1095" w:type="pct"/>
          </w:tcPr>
          <w:p w14:paraId="5E92EEE6" w14:textId="26F7C921" w:rsidR="00EA3529" w:rsidRPr="00FC1443" w:rsidRDefault="00EA3529" w:rsidP="00EA3529">
            <w:pPr>
              <w:pStyle w:val="GOSTTablenorm"/>
              <w:rPr>
                <w:szCs w:val="22"/>
                <w:highlight w:val="yellow"/>
              </w:rPr>
            </w:pPr>
            <w:r w:rsidRPr="004C7733">
              <w:t>КБК</w:t>
            </w:r>
            <w:r>
              <w:t xml:space="preserve"> плательщика</w:t>
            </w:r>
          </w:p>
        </w:tc>
        <w:tc>
          <w:tcPr>
            <w:tcW w:w="656" w:type="pct"/>
          </w:tcPr>
          <w:p w14:paraId="45E3D721" w14:textId="311A9E70" w:rsidR="00EA3529" w:rsidRPr="00480F8A" w:rsidRDefault="00EA3529" w:rsidP="00A97BF4">
            <w:pPr>
              <w:pStyle w:val="GOSTTablenorm"/>
              <w:rPr>
                <w:lang w:val="en-US"/>
              </w:rPr>
            </w:pPr>
            <w:r w:rsidRPr="002D2050">
              <w:rPr>
                <w:b/>
                <w:lang w:val="en-US"/>
              </w:rPr>
              <w:t>FS_DECRYPT_ORDER_D91_LIST</w:t>
            </w:r>
            <w:r w:rsidRPr="00480F8A">
              <w:rPr>
                <w:lang w:val="en-US"/>
              </w:rPr>
              <w:t>:</w:t>
            </w:r>
            <w:r w:rsidRPr="009D7593">
              <w:rPr>
                <w:lang w:val="en-US"/>
              </w:rPr>
              <w:t>KBK_ACC_Payer</w:t>
            </w:r>
          </w:p>
        </w:tc>
        <w:tc>
          <w:tcPr>
            <w:tcW w:w="449" w:type="pct"/>
          </w:tcPr>
          <w:p w14:paraId="50C0E434" w14:textId="20F5773B" w:rsidR="00EA3529" w:rsidRPr="00B9499D" w:rsidRDefault="00EA3529" w:rsidP="00EA3529">
            <w:pPr>
              <w:pStyle w:val="GOSTTablenorm"/>
              <w:rPr>
                <w:bCs/>
                <w:szCs w:val="22"/>
              </w:rPr>
            </w:pPr>
            <w:r w:rsidRPr="00B9499D">
              <w:t>Строка</w:t>
            </w:r>
          </w:p>
        </w:tc>
        <w:tc>
          <w:tcPr>
            <w:tcW w:w="360" w:type="pct"/>
          </w:tcPr>
          <w:p w14:paraId="12FF8938" w14:textId="2EE0988E" w:rsidR="00EA3529" w:rsidRPr="00B9499D" w:rsidRDefault="00EA3529" w:rsidP="00EA3529">
            <w:pPr>
              <w:pStyle w:val="GOSTTablenorm"/>
              <w:rPr>
                <w:szCs w:val="22"/>
              </w:rPr>
            </w:pPr>
            <w:r>
              <w:t>Да</w:t>
            </w:r>
          </w:p>
        </w:tc>
        <w:tc>
          <w:tcPr>
            <w:tcW w:w="315" w:type="pct"/>
          </w:tcPr>
          <w:p w14:paraId="703FD327" w14:textId="52AD4064" w:rsidR="00EA3529" w:rsidRPr="00B9499D" w:rsidRDefault="00EA3529" w:rsidP="00EA3529">
            <w:pPr>
              <w:pStyle w:val="GOSTTablenorm"/>
            </w:pPr>
            <w:r w:rsidRPr="00B9499D">
              <w:t>=</w:t>
            </w:r>
            <w:r w:rsidRPr="00A1343A">
              <w:t>2</w:t>
            </w:r>
            <w:r>
              <w:t>0</w:t>
            </w:r>
          </w:p>
        </w:tc>
        <w:tc>
          <w:tcPr>
            <w:tcW w:w="2125" w:type="pct"/>
          </w:tcPr>
          <w:p w14:paraId="5B9466A5" w14:textId="59EEA7EC" w:rsidR="00EA3529" w:rsidRPr="009E4B64" w:rsidRDefault="00EA3529" w:rsidP="00EA3529">
            <w:pPr>
              <w:pStyle w:val="GOSTTablenorm"/>
              <w:rPr>
                <w:szCs w:val="22"/>
              </w:rPr>
            </w:pPr>
            <w:r w:rsidRPr="00B84793">
              <w:t>Указывается код по бюджетной классификации</w:t>
            </w:r>
            <w:r>
              <w:t xml:space="preserve"> </w:t>
            </w:r>
            <w:r w:rsidRPr="000C3DAB">
              <w:rPr>
                <w:bCs/>
              </w:rPr>
              <w:t>для отражения операции на ЛС плательщика</w:t>
            </w:r>
          </w:p>
        </w:tc>
      </w:tr>
      <w:tr w:rsidR="00EA3529" w:rsidRPr="009E4B64" w14:paraId="16F6B232" w14:textId="77777777" w:rsidTr="00F34126">
        <w:tc>
          <w:tcPr>
            <w:tcW w:w="1095" w:type="pct"/>
          </w:tcPr>
          <w:p w14:paraId="3E76B221" w14:textId="7CC783C9" w:rsidR="00EA3529" w:rsidRPr="004C7733" w:rsidRDefault="00EA3529" w:rsidP="00EA3529">
            <w:pPr>
              <w:pStyle w:val="GOSTTablenorm"/>
            </w:pPr>
            <w:r w:rsidRPr="004C7733">
              <w:t>КБК</w:t>
            </w:r>
            <w:r>
              <w:t xml:space="preserve"> получателя</w:t>
            </w:r>
          </w:p>
        </w:tc>
        <w:tc>
          <w:tcPr>
            <w:tcW w:w="656" w:type="pct"/>
          </w:tcPr>
          <w:p w14:paraId="6A9C6378" w14:textId="4E11C539" w:rsidR="00EA3529" w:rsidRPr="009D7593" w:rsidRDefault="002B55BE" w:rsidP="00A97BF4">
            <w:pPr>
              <w:pStyle w:val="GOSTTablenorm"/>
              <w:rPr>
                <w:lang w:val="en-US"/>
              </w:rPr>
            </w:pPr>
            <w:r w:rsidRPr="002D2050">
              <w:rPr>
                <w:b/>
                <w:lang w:val="en-US"/>
              </w:rPr>
              <w:t>FS_DECRYPT_ORDER_D91_LIST</w:t>
            </w:r>
            <w:r w:rsidRPr="00480F8A">
              <w:rPr>
                <w:lang w:val="en-US"/>
              </w:rPr>
              <w:t>:</w:t>
            </w:r>
            <w:r w:rsidRPr="00634D43">
              <w:rPr>
                <w:lang w:val="en-US"/>
              </w:rPr>
              <w:t>KBK_ACC_Recip</w:t>
            </w:r>
          </w:p>
        </w:tc>
        <w:tc>
          <w:tcPr>
            <w:tcW w:w="449" w:type="pct"/>
          </w:tcPr>
          <w:p w14:paraId="0CA0D760" w14:textId="355989BD" w:rsidR="00EA3529" w:rsidRPr="00B9499D" w:rsidRDefault="00EA3529" w:rsidP="00EA3529">
            <w:pPr>
              <w:pStyle w:val="GOSTTablenorm"/>
            </w:pPr>
            <w:r w:rsidRPr="00B9499D">
              <w:t>Строка</w:t>
            </w:r>
          </w:p>
        </w:tc>
        <w:tc>
          <w:tcPr>
            <w:tcW w:w="360" w:type="pct"/>
          </w:tcPr>
          <w:p w14:paraId="11733D1E" w14:textId="14270E68" w:rsidR="00EA3529" w:rsidDel="00D256F9" w:rsidRDefault="00EA3529" w:rsidP="00EA3529">
            <w:pPr>
              <w:pStyle w:val="GOSTTablenorm"/>
            </w:pPr>
            <w:r>
              <w:t>Нет</w:t>
            </w:r>
          </w:p>
        </w:tc>
        <w:tc>
          <w:tcPr>
            <w:tcW w:w="315" w:type="pct"/>
          </w:tcPr>
          <w:p w14:paraId="0CFC6711" w14:textId="46C45310" w:rsidR="00EA3529" w:rsidRPr="00B9499D" w:rsidRDefault="00EA3529" w:rsidP="00EA3529">
            <w:pPr>
              <w:pStyle w:val="GOSTTablenorm"/>
            </w:pPr>
            <w:r w:rsidRPr="00B9499D">
              <w:t>=</w:t>
            </w:r>
            <w:r w:rsidRPr="00A1343A">
              <w:t>2</w:t>
            </w:r>
            <w:r>
              <w:t>0</w:t>
            </w:r>
          </w:p>
        </w:tc>
        <w:tc>
          <w:tcPr>
            <w:tcW w:w="2125" w:type="pct"/>
          </w:tcPr>
          <w:p w14:paraId="737C64E5" w14:textId="77777777" w:rsidR="00EA3529" w:rsidRDefault="00EA3529" w:rsidP="00EA3529">
            <w:pPr>
              <w:pStyle w:val="GOSTTablenorm"/>
              <w:rPr>
                <w:bCs/>
              </w:rPr>
            </w:pPr>
            <w:r w:rsidRPr="00B84793">
              <w:t>Указывается код по бюджетной классификации</w:t>
            </w:r>
            <w:r>
              <w:t xml:space="preserve"> </w:t>
            </w:r>
            <w:r w:rsidRPr="000C3DAB">
              <w:rPr>
                <w:bCs/>
              </w:rPr>
              <w:t xml:space="preserve">для отражения операции на ЛС </w:t>
            </w:r>
            <w:r>
              <w:rPr>
                <w:bCs/>
              </w:rPr>
              <w:t>получателя</w:t>
            </w:r>
            <w:r w:rsidR="007F38BA">
              <w:rPr>
                <w:bCs/>
              </w:rPr>
              <w:t>.</w:t>
            </w:r>
          </w:p>
          <w:p w14:paraId="4A0AAF5F" w14:textId="27FC14FA" w:rsidR="007F38BA" w:rsidRPr="00B84793" w:rsidRDefault="007F38BA" w:rsidP="00EA3529">
            <w:pPr>
              <w:pStyle w:val="GOSTTablenorm"/>
            </w:pPr>
            <w:r w:rsidRPr="007F38BA">
              <w:t>Обязателен для заполнения, если в параметре «Номер лицевого счета получателя» (R_PersonalAcc) указан л/с с кодом 71, 41</w:t>
            </w:r>
          </w:p>
        </w:tc>
      </w:tr>
      <w:tr w:rsidR="00EA3529" w:rsidRPr="009E4B64" w14:paraId="436B880C" w14:textId="77777777" w:rsidTr="00F34126">
        <w:tc>
          <w:tcPr>
            <w:tcW w:w="1095" w:type="pct"/>
          </w:tcPr>
          <w:p w14:paraId="3063361E" w14:textId="7AFD40D0" w:rsidR="00EA3529" w:rsidRPr="00FD1C0A" w:rsidRDefault="00EA3529" w:rsidP="00EA3529">
            <w:pPr>
              <w:pStyle w:val="GOSTTablenorm"/>
              <w:rPr>
                <w:szCs w:val="22"/>
                <w:highlight w:val="yellow"/>
              </w:rPr>
            </w:pPr>
            <w:r w:rsidRPr="00040B8F">
              <w:rPr>
                <w:szCs w:val="22"/>
              </w:rPr>
              <w:t xml:space="preserve">Код </w:t>
            </w:r>
            <w:r>
              <w:rPr>
                <w:szCs w:val="22"/>
              </w:rPr>
              <w:t xml:space="preserve">направления </w:t>
            </w:r>
            <w:r w:rsidR="0010275A">
              <w:rPr>
                <w:szCs w:val="22"/>
              </w:rPr>
              <w:t>расходо</w:t>
            </w:r>
            <w:r>
              <w:rPr>
                <w:szCs w:val="22"/>
              </w:rPr>
              <w:t>вания (укрупненный)</w:t>
            </w:r>
            <w:r w:rsidRPr="00040B8F">
              <w:rPr>
                <w:szCs w:val="22"/>
              </w:rPr>
              <w:t>/поступлений плательщика</w:t>
            </w:r>
          </w:p>
        </w:tc>
        <w:tc>
          <w:tcPr>
            <w:tcW w:w="656" w:type="pct"/>
          </w:tcPr>
          <w:p w14:paraId="691FF563" w14:textId="706ABE13" w:rsidR="00EA3529" w:rsidRPr="00480F8A" w:rsidRDefault="00EA3529" w:rsidP="00EA3529">
            <w:pPr>
              <w:pStyle w:val="GOSTTablenorm"/>
              <w:rPr>
                <w:lang w:val="en-US"/>
              </w:rPr>
            </w:pPr>
            <w:r w:rsidRPr="002D2050">
              <w:rPr>
                <w:b/>
                <w:lang w:val="en-US"/>
              </w:rPr>
              <w:t>FS_DECRYPT_ORDER_D91_LIST</w:t>
            </w:r>
            <w:r w:rsidRPr="00480F8A">
              <w:rPr>
                <w:lang w:val="en-US"/>
              </w:rPr>
              <w:t>:CodeObjectPayer</w:t>
            </w:r>
          </w:p>
        </w:tc>
        <w:tc>
          <w:tcPr>
            <w:tcW w:w="449" w:type="pct"/>
          </w:tcPr>
          <w:p w14:paraId="0A15C4AA" w14:textId="4A0ADAC2" w:rsidR="00EA3529" w:rsidRPr="00B9499D" w:rsidRDefault="00EA3529" w:rsidP="00EA3529">
            <w:pPr>
              <w:pStyle w:val="GOSTTablenorm"/>
              <w:rPr>
                <w:bCs/>
                <w:szCs w:val="22"/>
              </w:rPr>
            </w:pPr>
            <w:r>
              <w:rPr>
                <w:szCs w:val="22"/>
              </w:rPr>
              <w:t>Строка</w:t>
            </w:r>
          </w:p>
        </w:tc>
        <w:tc>
          <w:tcPr>
            <w:tcW w:w="360" w:type="pct"/>
          </w:tcPr>
          <w:p w14:paraId="00265E3E" w14:textId="1D77280F" w:rsidR="00EA3529" w:rsidRPr="00B9499D" w:rsidRDefault="00EA3529" w:rsidP="00EA3529">
            <w:pPr>
              <w:pStyle w:val="GOSTTablenorm"/>
              <w:rPr>
                <w:szCs w:val="22"/>
              </w:rPr>
            </w:pPr>
            <w:r w:rsidRPr="00B9499D">
              <w:rPr>
                <w:szCs w:val="22"/>
              </w:rPr>
              <w:t>Нет</w:t>
            </w:r>
          </w:p>
        </w:tc>
        <w:tc>
          <w:tcPr>
            <w:tcW w:w="315" w:type="pct"/>
          </w:tcPr>
          <w:p w14:paraId="5AFA11A4" w14:textId="165DA5FE" w:rsidR="00EA3529" w:rsidRPr="00B9499D" w:rsidRDefault="00EA3529" w:rsidP="000E0B57">
            <w:pPr>
              <w:pStyle w:val="GOSTTablenorm"/>
            </w:pPr>
            <w:r w:rsidRPr="00B9499D">
              <w:t>&lt;=</w:t>
            </w:r>
            <w:r>
              <w:t>2</w:t>
            </w:r>
            <w:r w:rsidR="000E0B57">
              <w:t>0</w:t>
            </w:r>
          </w:p>
        </w:tc>
        <w:tc>
          <w:tcPr>
            <w:tcW w:w="2125" w:type="pct"/>
          </w:tcPr>
          <w:p w14:paraId="3F4E8DA4" w14:textId="13A4D0EF" w:rsidR="00EA3529" w:rsidRPr="004C7733" w:rsidRDefault="00EA3529" w:rsidP="00EA3529">
            <w:pPr>
              <w:pStyle w:val="GOSTTablenorm"/>
              <w:rPr>
                <w:szCs w:val="22"/>
              </w:rPr>
            </w:pPr>
            <w:r w:rsidRPr="00040B8F">
              <w:rPr>
                <w:bCs/>
              </w:rPr>
              <w:t xml:space="preserve">Указывается код поступления или укрупненный код </w:t>
            </w:r>
            <w:r w:rsidRPr="00040B8F">
              <w:t>направления расходования</w:t>
            </w:r>
            <w:r w:rsidRPr="00040B8F">
              <w:rPr>
                <w:bCs/>
              </w:rPr>
              <w:t xml:space="preserve"> </w:t>
            </w:r>
            <w:r w:rsidRPr="00040B8F">
              <w:t xml:space="preserve">для отражения операции на </w:t>
            </w:r>
            <w:r>
              <w:t xml:space="preserve">л/с плательщика с кодом </w:t>
            </w:r>
            <w:r>
              <w:rPr>
                <w:bCs/>
              </w:rPr>
              <w:t>71.</w:t>
            </w:r>
          </w:p>
          <w:p w14:paraId="4683A55C" w14:textId="5BC6733F" w:rsidR="00EA3529" w:rsidRPr="004C7733" w:rsidRDefault="00EA3529" w:rsidP="00EA3529">
            <w:pPr>
              <w:pStyle w:val="GOSTTablenorm"/>
              <w:rPr>
                <w:szCs w:val="22"/>
              </w:rPr>
            </w:pPr>
            <w:r w:rsidRPr="004C7733">
              <w:rPr>
                <w:szCs w:val="22"/>
              </w:rPr>
              <w:t xml:space="preserve">Обязателен для заполнения, если </w:t>
            </w:r>
            <w:r>
              <w:rPr>
                <w:szCs w:val="22"/>
              </w:rPr>
              <w:t>заполнен параметр «</w:t>
            </w:r>
            <w:r w:rsidRPr="000C3DAB">
              <w:t>Код направления расходования</w:t>
            </w:r>
            <w:r w:rsidRPr="00096BD2">
              <w:t xml:space="preserve"> </w:t>
            </w:r>
            <w:r w:rsidRPr="000C3DAB">
              <w:t>плательщика</w:t>
            </w:r>
            <w:r>
              <w:t>» (</w:t>
            </w:r>
            <w:r w:rsidRPr="00480F8A">
              <w:rPr>
                <w:lang w:val="en-US"/>
              </w:rPr>
              <w:t>FS</w:t>
            </w:r>
            <w:r w:rsidRPr="00096BD2">
              <w:t>_</w:t>
            </w:r>
            <w:r w:rsidRPr="00480F8A">
              <w:rPr>
                <w:lang w:val="en-US"/>
              </w:rPr>
              <w:t>DECRYPT</w:t>
            </w:r>
            <w:r w:rsidRPr="00096BD2">
              <w:t>_</w:t>
            </w:r>
            <w:r w:rsidRPr="00480F8A">
              <w:rPr>
                <w:lang w:val="en-US"/>
              </w:rPr>
              <w:t>ORDER</w:t>
            </w:r>
            <w:r w:rsidRPr="00096BD2">
              <w:t>_</w:t>
            </w:r>
            <w:r w:rsidRPr="00480F8A">
              <w:rPr>
                <w:lang w:val="en-US"/>
              </w:rPr>
              <w:t>D</w:t>
            </w:r>
            <w:r w:rsidRPr="00096BD2">
              <w:t>91_</w:t>
            </w:r>
            <w:r w:rsidRPr="00480F8A">
              <w:rPr>
                <w:lang w:val="en-US"/>
              </w:rPr>
              <w:t>LIST</w:t>
            </w:r>
            <w:r w:rsidRPr="00096BD2">
              <w:t>:</w:t>
            </w:r>
            <w:r w:rsidRPr="00480F8A">
              <w:rPr>
                <w:lang w:val="en-US"/>
              </w:rPr>
              <w:t>DetCodeObjectPayer</w:t>
            </w:r>
            <w:r>
              <w:t xml:space="preserve"> )</w:t>
            </w:r>
          </w:p>
        </w:tc>
      </w:tr>
      <w:tr w:rsidR="00EA3529" w:rsidRPr="00983596" w14:paraId="077DD334" w14:textId="77777777" w:rsidTr="00F34126">
        <w:tc>
          <w:tcPr>
            <w:tcW w:w="1095" w:type="pct"/>
          </w:tcPr>
          <w:p w14:paraId="7243E5FC" w14:textId="4E123F87" w:rsidR="00EA3529" w:rsidRPr="0008388A" w:rsidRDefault="00EA3529" w:rsidP="00EA3529">
            <w:pPr>
              <w:pStyle w:val="GOSTTablenorm"/>
            </w:pPr>
            <w:r>
              <w:t>Вид</w:t>
            </w:r>
            <w:r w:rsidRPr="0008388A">
              <w:t xml:space="preserve"> кода расходов/поступлений плательщика</w:t>
            </w:r>
          </w:p>
        </w:tc>
        <w:tc>
          <w:tcPr>
            <w:tcW w:w="656" w:type="pct"/>
          </w:tcPr>
          <w:p w14:paraId="31DAFBCB" w14:textId="7E355728" w:rsidR="00EA3529" w:rsidRPr="00480F8A" w:rsidRDefault="00EA3529" w:rsidP="00EA3529">
            <w:pPr>
              <w:pStyle w:val="GOSTTablenorm"/>
              <w:rPr>
                <w:lang w:val="en-US"/>
              </w:rPr>
            </w:pPr>
            <w:r w:rsidRPr="002D2050">
              <w:rPr>
                <w:b/>
                <w:lang w:val="en-US"/>
              </w:rPr>
              <w:t>FS_DECRYPT_ORDER_D91_LIST</w:t>
            </w:r>
            <w:r w:rsidRPr="00480F8A">
              <w:rPr>
                <w:lang w:val="en-US"/>
              </w:rPr>
              <w:t>:TYPECODEOBJECTPAYER</w:t>
            </w:r>
          </w:p>
        </w:tc>
        <w:tc>
          <w:tcPr>
            <w:tcW w:w="449" w:type="pct"/>
          </w:tcPr>
          <w:p w14:paraId="38FA6F57" w14:textId="7DE2AE5C" w:rsidR="00EA3529" w:rsidRPr="0008388A" w:rsidRDefault="00EA3529" w:rsidP="00EA3529">
            <w:pPr>
              <w:pStyle w:val="GOSTTablenorm"/>
              <w:rPr>
                <w:szCs w:val="22"/>
              </w:rPr>
            </w:pPr>
            <w:r w:rsidRPr="0008388A">
              <w:rPr>
                <w:szCs w:val="22"/>
              </w:rPr>
              <w:t>Строка</w:t>
            </w:r>
          </w:p>
        </w:tc>
        <w:tc>
          <w:tcPr>
            <w:tcW w:w="360" w:type="pct"/>
          </w:tcPr>
          <w:p w14:paraId="7A8E3937" w14:textId="3B1B99ED" w:rsidR="00EA3529" w:rsidRPr="0055787B" w:rsidRDefault="00EA3529" w:rsidP="00EA3529">
            <w:pPr>
              <w:pStyle w:val="GOSTTablenorm"/>
              <w:rPr>
                <w:szCs w:val="22"/>
              </w:rPr>
            </w:pPr>
            <w:r w:rsidRPr="0055787B">
              <w:rPr>
                <w:szCs w:val="22"/>
              </w:rPr>
              <w:t>Нет</w:t>
            </w:r>
          </w:p>
        </w:tc>
        <w:tc>
          <w:tcPr>
            <w:tcW w:w="315" w:type="pct"/>
          </w:tcPr>
          <w:p w14:paraId="3D35E04D" w14:textId="2CECFA95" w:rsidR="00EA3529" w:rsidRPr="00C922EB" w:rsidRDefault="00EA3529" w:rsidP="00EA3529">
            <w:pPr>
              <w:pStyle w:val="GOSTTablenorm"/>
            </w:pPr>
            <w:r w:rsidRPr="00C922EB">
              <w:t>=1</w:t>
            </w:r>
          </w:p>
        </w:tc>
        <w:tc>
          <w:tcPr>
            <w:tcW w:w="2125" w:type="pct"/>
          </w:tcPr>
          <w:p w14:paraId="5FB3A7AF" w14:textId="286CE2E6" w:rsidR="00EA3529" w:rsidRPr="00C922EB" w:rsidRDefault="00EA3529" w:rsidP="00EA3529">
            <w:pPr>
              <w:pStyle w:val="GOSTTablenorm"/>
              <w:rPr>
                <w:szCs w:val="22"/>
              </w:rPr>
            </w:pPr>
            <w:r w:rsidRPr="00C922EB">
              <w:rPr>
                <w:szCs w:val="22"/>
              </w:rPr>
              <w:t xml:space="preserve">Указывается </w:t>
            </w:r>
            <w:r>
              <w:rPr>
                <w:szCs w:val="22"/>
              </w:rPr>
              <w:t xml:space="preserve">вид </w:t>
            </w:r>
            <w:r w:rsidRPr="0055787B">
              <w:rPr>
                <w:szCs w:val="22"/>
              </w:rPr>
              <w:t>кода</w:t>
            </w:r>
            <w:r w:rsidRPr="00C922EB">
              <w:rPr>
                <w:szCs w:val="22"/>
              </w:rPr>
              <w:t xml:space="preserve"> расходов/поступлений плательщика.</w:t>
            </w:r>
          </w:p>
          <w:p w14:paraId="4B323722" w14:textId="77777777" w:rsidR="00EA3529" w:rsidRPr="0008388A" w:rsidRDefault="00EA3529" w:rsidP="00EA3529">
            <w:pPr>
              <w:pStyle w:val="GOSTTablenorm"/>
              <w:rPr>
                <w:szCs w:val="22"/>
              </w:rPr>
            </w:pPr>
            <w:r w:rsidRPr="0008388A">
              <w:rPr>
                <w:szCs w:val="22"/>
              </w:rPr>
              <w:t>Возможные значения:</w:t>
            </w:r>
          </w:p>
          <w:p w14:paraId="541F6ECB" w14:textId="675C6B18" w:rsidR="00EA3529" w:rsidRPr="0008388A" w:rsidRDefault="00EA3529" w:rsidP="00EA3529">
            <w:pPr>
              <w:pStyle w:val="GOSTTableListMark1"/>
            </w:pPr>
            <w:r w:rsidRPr="0008388A">
              <w:t>«1»</w:t>
            </w:r>
            <w:r>
              <w:t xml:space="preserve"> </w:t>
            </w:r>
            <w:r w:rsidR="004A1636" w:rsidRPr="000318D6">
              <w:t>–</w:t>
            </w:r>
            <w:r>
              <w:t xml:space="preserve"> Доходы</w:t>
            </w:r>
            <w:r w:rsidRPr="0008388A">
              <w:t>;</w:t>
            </w:r>
          </w:p>
          <w:p w14:paraId="56EAC469" w14:textId="19CA3EC9" w:rsidR="00EA3529" w:rsidRPr="0008388A" w:rsidRDefault="00EA3529" w:rsidP="00EA3529">
            <w:pPr>
              <w:pStyle w:val="GOSTTableListMark1"/>
            </w:pPr>
            <w:r w:rsidRPr="0008388A">
              <w:t>«2»</w:t>
            </w:r>
            <w:r>
              <w:t xml:space="preserve"> </w:t>
            </w:r>
            <w:r w:rsidR="004A1636" w:rsidRPr="000318D6">
              <w:t>–</w:t>
            </w:r>
            <w:r>
              <w:t xml:space="preserve"> Расходы</w:t>
            </w:r>
          </w:p>
        </w:tc>
      </w:tr>
      <w:tr w:rsidR="00EA3529" w:rsidRPr="009E4B64" w14:paraId="7C6E4D0C" w14:textId="77777777" w:rsidTr="00F34126">
        <w:tc>
          <w:tcPr>
            <w:tcW w:w="1095" w:type="pct"/>
          </w:tcPr>
          <w:p w14:paraId="76FB0103" w14:textId="7F9240C7" w:rsidR="00EA3529" w:rsidRPr="002B2C3C" w:rsidRDefault="00EA3529" w:rsidP="00EA3529">
            <w:pPr>
              <w:pStyle w:val="GOSTTablenorm"/>
              <w:rPr>
                <w:szCs w:val="22"/>
              </w:rPr>
            </w:pPr>
            <w:r w:rsidRPr="000C3DAB">
              <w:t>Код направления расходования</w:t>
            </w:r>
            <w:r w:rsidRPr="000C3DAB">
              <w:rPr>
                <w:lang w:val="en-US"/>
              </w:rPr>
              <w:t xml:space="preserve"> </w:t>
            </w:r>
            <w:r w:rsidRPr="000C3DAB">
              <w:t>плательщика</w:t>
            </w:r>
          </w:p>
        </w:tc>
        <w:tc>
          <w:tcPr>
            <w:tcW w:w="656" w:type="pct"/>
          </w:tcPr>
          <w:p w14:paraId="1662CD4C" w14:textId="07974F98" w:rsidR="00EA3529" w:rsidRPr="00480F8A" w:rsidRDefault="00EA3529" w:rsidP="00EA3529">
            <w:pPr>
              <w:pStyle w:val="GOSTTablenorm"/>
              <w:rPr>
                <w:lang w:val="en-US"/>
              </w:rPr>
            </w:pPr>
            <w:r w:rsidRPr="002D2050">
              <w:rPr>
                <w:b/>
                <w:lang w:val="en-US"/>
              </w:rPr>
              <w:t>FS_DECRYPT_ORDER_D91_LIST</w:t>
            </w:r>
            <w:r w:rsidRPr="00480F8A">
              <w:rPr>
                <w:lang w:val="en-US"/>
              </w:rPr>
              <w:t>:DetCodeObjectPayer</w:t>
            </w:r>
          </w:p>
        </w:tc>
        <w:tc>
          <w:tcPr>
            <w:tcW w:w="449" w:type="pct"/>
          </w:tcPr>
          <w:p w14:paraId="676AA42A" w14:textId="52D52CF2" w:rsidR="00EA3529" w:rsidRDefault="00EA3529" w:rsidP="00EA3529">
            <w:pPr>
              <w:pStyle w:val="GOSTTablenorm"/>
              <w:rPr>
                <w:szCs w:val="22"/>
              </w:rPr>
            </w:pPr>
            <w:r>
              <w:rPr>
                <w:szCs w:val="22"/>
              </w:rPr>
              <w:t>Строка</w:t>
            </w:r>
          </w:p>
        </w:tc>
        <w:tc>
          <w:tcPr>
            <w:tcW w:w="360" w:type="pct"/>
          </w:tcPr>
          <w:p w14:paraId="0128CB02" w14:textId="572A18A1" w:rsidR="00EA3529" w:rsidRPr="00B9499D" w:rsidRDefault="00EA3529" w:rsidP="00EA3529">
            <w:pPr>
              <w:pStyle w:val="GOSTTablenorm"/>
              <w:rPr>
                <w:szCs w:val="22"/>
              </w:rPr>
            </w:pPr>
            <w:r w:rsidRPr="00B9499D">
              <w:rPr>
                <w:szCs w:val="22"/>
              </w:rPr>
              <w:t>Нет</w:t>
            </w:r>
          </w:p>
        </w:tc>
        <w:tc>
          <w:tcPr>
            <w:tcW w:w="315" w:type="pct"/>
          </w:tcPr>
          <w:p w14:paraId="1500C6D9" w14:textId="04FFB4BB" w:rsidR="00EA3529" w:rsidRPr="00B9499D" w:rsidRDefault="00EA3529" w:rsidP="00EA3529">
            <w:pPr>
              <w:pStyle w:val="GOSTTablenorm"/>
            </w:pPr>
            <w:r>
              <w:rPr>
                <w:szCs w:val="22"/>
                <w:lang w:val="en-US"/>
              </w:rPr>
              <w:t>&lt;=20</w:t>
            </w:r>
          </w:p>
        </w:tc>
        <w:tc>
          <w:tcPr>
            <w:tcW w:w="2125" w:type="pct"/>
          </w:tcPr>
          <w:p w14:paraId="38FFE479" w14:textId="77777777" w:rsidR="00EA3529" w:rsidRDefault="00EA3529" w:rsidP="00EA3529">
            <w:pPr>
              <w:pStyle w:val="GOSTTablenorm"/>
            </w:pPr>
            <w:r w:rsidRPr="000C3DAB">
              <w:t>Указывается код направления расходования для отражения операции на ЛС плательщика (при наличии)</w:t>
            </w:r>
            <w:r>
              <w:t>.</w:t>
            </w:r>
          </w:p>
          <w:p w14:paraId="59D9325F" w14:textId="764EF1B8" w:rsidR="00EA3529" w:rsidRPr="004C7733" w:rsidRDefault="00EA3529" w:rsidP="00EA3529">
            <w:pPr>
              <w:pStyle w:val="GOSTTablenorm"/>
              <w:rPr>
                <w:szCs w:val="22"/>
              </w:rPr>
            </w:pPr>
            <w:r>
              <w:rPr>
                <w:szCs w:val="22"/>
              </w:rPr>
              <w:t xml:space="preserve">Может заполняться, </w:t>
            </w:r>
            <w:r w:rsidRPr="004C7733">
              <w:rPr>
                <w:szCs w:val="22"/>
              </w:rPr>
              <w:t xml:space="preserve">если </w:t>
            </w:r>
            <w:r w:rsidRPr="004C7733">
              <w:t>в параметре «Номер лицевого счета плательщика» (</w:t>
            </w:r>
            <w:r w:rsidRPr="004C7733">
              <w:rPr>
                <w:lang w:val="en-US"/>
              </w:rPr>
              <w:t>P</w:t>
            </w:r>
            <w:r w:rsidRPr="004C7733">
              <w:t>_PersonalAcc)</w:t>
            </w:r>
            <w:r w:rsidRPr="004C7733">
              <w:rPr>
                <w:rStyle w:val="GOSTTablenorm0"/>
              </w:rPr>
              <w:t xml:space="preserve"> указан л/с с кодом </w:t>
            </w:r>
            <w:r>
              <w:rPr>
                <w:rStyle w:val="GOSTTablenorm0"/>
              </w:rPr>
              <w:t>71, 41</w:t>
            </w:r>
          </w:p>
        </w:tc>
      </w:tr>
      <w:tr w:rsidR="00EA3529" w:rsidRPr="009E4B64" w14:paraId="6CEC1C1F" w14:textId="77777777" w:rsidTr="00F34126">
        <w:tc>
          <w:tcPr>
            <w:tcW w:w="1095" w:type="pct"/>
          </w:tcPr>
          <w:p w14:paraId="6E01E83B" w14:textId="30831AC8" w:rsidR="00EA3529" w:rsidRPr="00FD1C0A" w:rsidRDefault="00EA3529" w:rsidP="00EA3529">
            <w:pPr>
              <w:pStyle w:val="GOSTTablenorm"/>
              <w:rPr>
                <w:szCs w:val="22"/>
                <w:highlight w:val="yellow"/>
              </w:rPr>
            </w:pPr>
            <w:r w:rsidRPr="00040B8F">
              <w:rPr>
                <w:szCs w:val="22"/>
              </w:rPr>
              <w:t xml:space="preserve">Код </w:t>
            </w:r>
            <w:r>
              <w:rPr>
                <w:szCs w:val="22"/>
              </w:rPr>
              <w:t>направления расходования (укрупненный)</w:t>
            </w:r>
            <w:r w:rsidRPr="00040B8F">
              <w:rPr>
                <w:szCs w:val="22"/>
              </w:rPr>
              <w:t xml:space="preserve">/поступлений </w:t>
            </w:r>
            <w:r>
              <w:rPr>
                <w:szCs w:val="22"/>
              </w:rPr>
              <w:t>получателя</w:t>
            </w:r>
          </w:p>
        </w:tc>
        <w:tc>
          <w:tcPr>
            <w:tcW w:w="656" w:type="pct"/>
          </w:tcPr>
          <w:p w14:paraId="5A37148C" w14:textId="0416E3AC" w:rsidR="00EA3529" w:rsidRPr="00480F8A" w:rsidRDefault="00EA3529" w:rsidP="00EA3529">
            <w:pPr>
              <w:pStyle w:val="GOSTTablenorm"/>
              <w:rPr>
                <w:lang w:val="en-US"/>
              </w:rPr>
            </w:pPr>
            <w:r w:rsidRPr="002D2050">
              <w:rPr>
                <w:b/>
                <w:lang w:val="en-US"/>
              </w:rPr>
              <w:t>FS_DECRYPT_ORDER_D91_LIST</w:t>
            </w:r>
            <w:r w:rsidRPr="00480F8A">
              <w:rPr>
                <w:lang w:val="en-US"/>
              </w:rPr>
              <w:t>:CodeObjectRecipient</w:t>
            </w:r>
          </w:p>
        </w:tc>
        <w:tc>
          <w:tcPr>
            <w:tcW w:w="449" w:type="pct"/>
          </w:tcPr>
          <w:p w14:paraId="0E1C151B" w14:textId="7D28E5DE" w:rsidR="00EA3529" w:rsidRPr="00B9499D" w:rsidRDefault="00EA3529" w:rsidP="00EA3529">
            <w:pPr>
              <w:pStyle w:val="GOSTTablenorm"/>
              <w:rPr>
                <w:bCs/>
                <w:szCs w:val="22"/>
              </w:rPr>
            </w:pPr>
            <w:r w:rsidRPr="00B9499D">
              <w:rPr>
                <w:szCs w:val="22"/>
              </w:rPr>
              <w:t>Строка</w:t>
            </w:r>
          </w:p>
        </w:tc>
        <w:tc>
          <w:tcPr>
            <w:tcW w:w="360" w:type="pct"/>
          </w:tcPr>
          <w:p w14:paraId="666262E8" w14:textId="2507722E" w:rsidR="00EA3529" w:rsidRPr="00B9499D" w:rsidRDefault="00EA3529" w:rsidP="00EA3529">
            <w:pPr>
              <w:pStyle w:val="GOSTTablenorm"/>
              <w:rPr>
                <w:szCs w:val="22"/>
              </w:rPr>
            </w:pPr>
            <w:r w:rsidRPr="00B9499D">
              <w:rPr>
                <w:szCs w:val="22"/>
              </w:rPr>
              <w:t>Нет</w:t>
            </w:r>
          </w:p>
        </w:tc>
        <w:tc>
          <w:tcPr>
            <w:tcW w:w="315" w:type="pct"/>
          </w:tcPr>
          <w:p w14:paraId="67793DAA" w14:textId="4C816E08" w:rsidR="00EA3529" w:rsidRPr="00B9499D" w:rsidRDefault="00EA3529" w:rsidP="00EA3529">
            <w:pPr>
              <w:pStyle w:val="GOSTTablenorm"/>
            </w:pPr>
            <w:r w:rsidRPr="00B9499D">
              <w:t>&lt;=</w:t>
            </w:r>
            <w:r>
              <w:t>2</w:t>
            </w:r>
            <w:r w:rsidR="000E0B57">
              <w:t>0</w:t>
            </w:r>
          </w:p>
        </w:tc>
        <w:tc>
          <w:tcPr>
            <w:tcW w:w="2125" w:type="pct"/>
          </w:tcPr>
          <w:p w14:paraId="313F855D" w14:textId="0F259052" w:rsidR="00EA3529" w:rsidRPr="004C7733" w:rsidRDefault="00EA3529" w:rsidP="00EA3529">
            <w:pPr>
              <w:pStyle w:val="GOSTTablenorm"/>
              <w:ind w:left="0"/>
              <w:rPr>
                <w:szCs w:val="22"/>
              </w:rPr>
            </w:pPr>
            <w:r w:rsidRPr="00040B8F">
              <w:rPr>
                <w:bCs/>
              </w:rPr>
              <w:t xml:space="preserve">Указывается код поступления или укрупненный код </w:t>
            </w:r>
            <w:r w:rsidRPr="00040B8F">
              <w:t>направления расходования</w:t>
            </w:r>
            <w:r>
              <w:rPr>
                <w:szCs w:val="22"/>
              </w:rPr>
              <w:t xml:space="preserve"> для отражения операции на л/с </w:t>
            </w:r>
            <w:r w:rsidRPr="004C7733">
              <w:rPr>
                <w:szCs w:val="22"/>
              </w:rPr>
              <w:t>получателя</w:t>
            </w:r>
            <w:r>
              <w:rPr>
                <w:szCs w:val="22"/>
              </w:rPr>
              <w:t xml:space="preserve"> с кодом 71</w:t>
            </w:r>
          </w:p>
        </w:tc>
      </w:tr>
      <w:tr w:rsidR="00EA3529" w:rsidRPr="00983596" w14:paraId="0E067015" w14:textId="77777777" w:rsidTr="00F34126">
        <w:tc>
          <w:tcPr>
            <w:tcW w:w="1095" w:type="pct"/>
          </w:tcPr>
          <w:p w14:paraId="64FE26A6" w14:textId="64DA8C2A" w:rsidR="00EA3529" w:rsidRPr="0008388A" w:rsidRDefault="00EA3529" w:rsidP="00EA3529">
            <w:pPr>
              <w:pStyle w:val="GOSTTablenorm"/>
              <w:rPr>
                <w:szCs w:val="22"/>
              </w:rPr>
            </w:pPr>
            <w:r>
              <w:t>Вид</w:t>
            </w:r>
            <w:r w:rsidRPr="0008388A">
              <w:t xml:space="preserve"> кода расходов/поступлений получателя</w:t>
            </w:r>
          </w:p>
        </w:tc>
        <w:tc>
          <w:tcPr>
            <w:tcW w:w="656" w:type="pct"/>
          </w:tcPr>
          <w:p w14:paraId="051DA452" w14:textId="5F5DA38C" w:rsidR="00EA3529" w:rsidRPr="00480F8A" w:rsidRDefault="00EA3529" w:rsidP="00EA3529">
            <w:pPr>
              <w:pStyle w:val="GOSTTablenorm"/>
              <w:rPr>
                <w:lang w:val="en-US"/>
              </w:rPr>
            </w:pPr>
            <w:r w:rsidRPr="002D2050">
              <w:rPr>
                <w:b/>
                <w:lang w:val="en-US"/>
              </w:rPr>
              <w:t>FS_DECRYPT_ORDER_D91_LIST</w:t>
            </w:r>
            <w:r w:rsidRPr="00480F8A">
              <w:rPr>
                <w:lang w:val="en-US"/>
              </w:rPr>
              <w:t>:TYPECODEOBJECTRECIPIENT</w:t>
            </w:r>
          </w:p>
        </w:tc>
        <w:tc>
          <w:tcPr>
            <w:tcW w:w="449" w:type="pct"/>
          </w:tcPr>
          <w:p w14:paraId="5D35947C" w14:textId="445DADF4" w:rsidR="00EA3529" w:rsidRPr="0055787B" w:rsidRDefault="00EA3529" w:rsidP="00EA3529">
            <w:pPr>
              <w:pStyle w:val="GOSTTablenorm"/>
              <w:rPr>
                <w:szCs w:val="22"/>
              </w:rPr>
            </w:pPr>
            <w:r w:rsidRPr="0055787B">
              <w:rPr>
                <w:szCs w:val="22"/>
              </w:rPr>
              <w:t>Строка</w:t>
            </w:r>
          </w:p>
        </w:tc>
        <w:tc>
          <w:tcPr>
            <w:tcW w:w="360" w:type="pct"/>
          </w:tcPr>
          <w:p w14:paraId="6B8E49D0" w14:textId="62417765" w:rsidR="00EA3529" w:rsidRPr="00C922EB" w:rsidRDefault="00EA3529" w:rsidP="00EA3529">
            <w:pPr>
              <w:pStyle w:val="GOSTTablenorm"/>
              <w:rPr>
                <w:szCs w:val="22"/>
              </w:rPr>
            </w:pPr>
            <w:r w:rsidRPr="00C922EB">
              <w:rPr>
                <w:szCs w:val="22"/>
              </w:rPr>
              <w:t>Нет</w:t>
            </w:r>
          </w:p>
        </w:tc>
        <w:tc>
          <w:tcPr>
            <w:tcW w:w="315" w:type="pct"/>
          </w:tcPr>
          <w:p w14:paraId="4CB29890" w14:textId="508AC8CC" w:rsidR="00EA3529" w:rsidRPr="0008388A" w:rsidRDefault="00EA3529" w:rsidP="00EA3529">
            <w:pPr>
              <w:pStyle w:val="GOSTTablenorm"/>
            </w:pPr>
            <w:r w:rsidRPr="0008388A">
              <w:t>=1</w:t>
            </w:r>
          </w:p>
        </w:tc>
        <w:tc>
          <w:tcPr>
            <w:tcW w:w="2125" w:type="pct"/>
          </w:tcPr>
          <w:p w14:paraId="55955CF7" w14:textId="2546B374" w:rsidR="00EA3529" w:rsidRPr="0055787B" w:rsidRDefault="00EA3529" w:rsidP="00EA3529">
            <w:pPr>
              <w:pStyle w:val="GOSTTablenorm"/>
              <w:rPr>
                <w:szCs w:val="22"/>
              </w:rPr>
            </w:pPr>
            <w:r w:rsidRPr="0008388A">
              <w:rPr>
                <w:szCs w:val="22"/>
              </w:rPr>
              <w:t xml:space="preserve">Указывается </w:t>
            </w:r>
            <w:r>
              <w:rPr>
                <w:szCs w:val="22"/>
              </w:rPr>
              <w:t>вид</w:t>
            </w:r>
            <w:r w:rsidRPr="0055787B">
              <w:rPr>
                <w:szCs w:val="22"/>
              </w:rPr>
              <w:t xml:space="preserve"> кода расходов/поступлений получателя.</w:t>
            </w:r>
          </w:p>
          <w:p w14:paraId="5E1C52DC" w14:textId="77777777" w:rsidR="00EA3529" w:rsidRPr="00C922EB" w:rsidRDefault="00EA3529" w:rsidP="00EA3529">
            <w:pPr>
              <w:pStyle w:val="GOSTTablenorm"/>
              <w:rPr>
                <w:szCs w:val="22"/>
              </w:rPr>
            </w:pPr>
            <w:r w:rsidRPr="00C922EB">
              <w:rPr>
                <w:szCs w:val="22"/>
              </w:rPr>
              <w:t>Возможные значения:</w:t>
            </w:r>
          </w:p>
          <w:p w14:paraId="7FA3A7AC" w14:textId="29421117" w:rsidR="00EA3529" w:rsidRPr="0008388A" w:rsidRDefault="00EA3529" w:rsidP="00EA3529">
            <w:pPr>
              <w:pStyle w:val="GOSTTableListMark1"/>
            </w:pPr>
            <w:r w:rsidRPr="0008388A">
              <w:t>«1»</w:t>
            </w:r>
            <w:r>
              <w:t xml:space="preserve"> </w:t>
            </w:r>
            <w:r w:rsidR="004A1636" w:rsidRPr="000318D6">
              <w:t>–</w:t>
            </w:r>
            <w:r>
              <w:t xml:space="preserve"> Расходы</w:t>
            </w:r>
            <w:r w:rsidRPr="0008388A">
              <w:t>;</w:t>
            </w:r>
          </w:p>
          <w:p w14:paraId="7A93AAA5" w14:textId="34A05141" w:rsidR="00EA3529" w:rsidRPr="0008388A" w:rsidRDefault="00EA3529" w:rsidP="00EA3529">
            <w:pPr>
              <w:pStyle w:val="GOSTTableListMark1"/>
              <w:rPr>
                <w:szCs w:val="22"/>
              </w:rPr>
            </w:pPr>
            <w:r w:rsidRPr="0008388A">
              <w:t>«2»</w:t>
            </w:r>
            <w:r>
              <w:t xml:space="preserve"> </w:t>
            </w:r>
            <w:r w:rsidR="004A1636" w:rsidRPr="000318D6">
              <w:t>–</w:t>
            </w:r>
            <w:r>
              <w:t xml:space="preserve"> Доходы</w:t>
            </w:r>
          </w:p>
        </w:tc>
      </w:tr>
      <w:tr w:rsidR="00EA3529" w:rsidRPr="009E4B64" w14:paraId="6A36B50A" w14:textId="77777777" w:rsidTr="00F34126">
        <w:tc>
          <w:tcPr>
            <w:tcW w:w="1095" w:type="pct"/>
          </w:tcPr>
          <w:p w14:paraId="6F8EB24B" w14:textId="0FD11362" w:rsidR="00EA3529" w:rsidRPr="00D34E79" w:rsidRDefault="00EA3529" w:rsidP="00EA3529">
            <w:pPr>
              <w:pStyle w:val="GOSTTablenorm"/>
              <w:rPr>
                <w:szCs w:val="22"/>
              </w:rPr>
            </w:pPr>
            <w:r w:rsidRPr="000C3DAB">
              <w:t>Код направления расходования</w:t>
            </w:r>
            <w:r w:rsidRPr="000C3DAB">
              <w:rPr>
                <w:lang w:val="en-US"/>
              </w:rPr>
              <w:t xml:space="preserve"> </w:t>
            </w:r>
            <w:r>
              <w:t>получателя</w:t>
            </w:r>
          </w:p>
        </w:tc>
        <w:tc>
          <w:tcPr>
            <w:tcW w:w="656" w:type="pct"/>
          </w:tcPr>
          <w:p w14:paraId="505AD4DE" w14:textId="7B5F21F5" w:rsidR="00EA3529" w:rsidRPr="00E755B9" w:rsidRDefault="00EA3529" w:rsidP="00E62C42">
            <w:pPr>
              <w:pStyle w:val="GOSTTablenorm"/>
              <w:rPr>
                <w:lang w:val="en-US"/>
              </w:rPr>
            </w:pPr>
            <w:r w:rsidRPr="00E755B9">
              <w:rPr>
                <w:b/>
                <w:lang w:val="en-US"/>
              </w:rPr>
              <w:t>FS_DECRYPT_ORDER_D91_LIST:</w:t>
            </w:r>
            <w:r w:rsidRPr="00E755B9">
              <w:rPr>
                <w:lang w:val="en-US"/>
              </w:rPr>
              <w:t>DetCodeObjectRecipient</w:t>
            </w:r>
          </w:p>
        </w:tc>
        <w:tc>
          <w:tcPr>
            <w:tcW w:w="449" w:type="pct"/>
          </w:tcPr>
          <w:p w14:paraId="47A51899" w14:textId="0BA6B868" w:rsidR="00EA3529" w:rsidRPr="00B9499D" w:rsidRDefault="00EA3529" w:rsidP="00EA3529">
            <w:pPr>
              <w:pStyle w:val="GOSTTablenorm"/>
              <w:rPr>
                <w:bCs/>
                <w:szCs w:val="22"/>
              </w:rPr>
            </w:pPr>
            <w:r>
              <w:rPr>
                <w:szCs w:val="22"/>
              </w:rPr>
              <w:t>Строка</w:t>
            </w:r>
          </w:p>
        </w:tc>
        <w:tc>
          <w:tcPr>
            <w:tcW w:w="360" w:type="pct"/>
          </w:tcPr>
          <w:p w14:paraId="23AD7828" w14:textId="15FD1FC3" w:rsidR="00EA3529" w:rsidRPr="004C7733" w:rsidRDefault="00EA3529" w:rsidP="00EA3529">
            <w:pPr>
              <w:pStyle w:val="GOSTTablenorm"/>
              <w:rPr>
                <w:szCs w:val="22"/>
              </w:rPr>
            </w:pPr>
            <w:r w:rsidRPr="004C7733">
              <w:rPr>
                <w:szCs w:val="22"/>
              </w:rPr>
              <w:t>Нет</w:t>
            </w:r>
          </w:p>
        </w:tc>
        <w:tc>
          <w:tcPr>
            <w:tcW w:w="315" w:type="pct"/>
          </w:tcPr>
          <w:p w14:paraId="50E75073" w14:textId="2BCFE5E5" w:rsidR="00EA3529" w:rsidRPr="004C7733" w:rsidRDefault="00EA3529" w:rsidP="00EA3529">
            <w:pPr>
              <w:pStyle w:val="GOSTTablenorm"/>
            </w:pPr>
            <w:r w:rsidRPr="004C7733">
              <w:rPr>
                <w:szCs w:val="22"/>
                <w:lang w:val="en-US"/>
              </w:rPr>
              <w:t>&lt;=2</w:t>
            </w:r>
            <w:r w:rsidRPr="004C7733">
              <w:rPr>
                <w:szCs w:val="22"/>
              </w:rPr>
              <w:t>0</w:t>
            </w:r>
          </w:p>
        </w:tc>
        <w:tc>
          <w:tcPr>
            <w:tcW w:w="2125" w:type="pct"/>
          </w:tcPr>
          <w:p w14:paraId="55063547" w14:textId="47ECE089" w:rsidR="00EA3529" w:rsidRPr="004C7733" w:rsidRDefault="00EA3529" w:rsidP="00E86BE1">
            <w:pPr>
              <w:pStyle w:val="GOSTTablenorm"/>
              <w:rPr>
                <w:szCs w:val="22"/>
              </w:rPr>
            </w:pPr>
            <w:r w:rsidRPr="000C3DAB">
              <w:t xml:space="preserve">Указывается код направления расходования для отражения операции на ЛС </w:t>
            </w:r>
            <w:r>
              <w:t>получателя</w:t>
            </w:r>
            <w:r w:rsidRPr="000C3DAB">
              <w:t xml:space="preserve"> (при наличии)</w:t>
            </w:r>
          </w:p>
        </w:tc>
      </w:tr>
      <w:tr w:rsidR="00363347" w:rsidRPr="009E4B64" w14:paraId="56329618" w14:textId="77777777" w:rsidTr="00F34126">
        <w:tc>
          <w:tcPr>
            <w:tcW w:w="1095" w:type="pct"/>
          </w:tcPr>
          <w:p w14:paraId="6D7DE88D" w14:textId="24D2C252" w:rsidR="00363347" w:rsidRPr="00A143B0" w:rsidRDefault="00363347" w:rsidP="00363347">
            <w:pPr>
              <w:pStyle w:val="GOSTTablenorm"/>
            </w:pPr>
            <w:commentRangeStart w:id="581"/>
            <w:r w:rsidRPr="00A143B0">
              <w:t>Код</w:t>
            </w:r>
            <w:commentRangeEnd w:id="581"/>
            <w:r w:rsidRPr="00A143B0">
              <w:rPr>
                <w:rStyle w:val="afff4"/>
              </w:rPr>
              <w:commentReference w:id="581"/>
            </w:r>
            <w:r w:rsidRPr="00A143B0">
              <w:t xml:space="preserve"> источника поступлений плательщика (дебиторская задолженность)</w:t>
            </w:r>
          </w:p>
        </w:tc>
        <w:tc>
          <w:tcPr>
            <w:tcW w:w="656" w:type="pct"/>
          </w:tcPr>
          <w:p w14:paraId="124F4FF4" w14:textId="6EE7FE43" w:rsidR="00363347" w:rsidRPr="00A143B0" w:rsidRDefault="00363347" w:rsidP="00363347">
            <w:pPr>
              <w:pStyle w:val="GOSTTablenorm"/>
              <w:rPr>
                <w:lang w:val="en-US"/>
              </w:rPr>
            </w:pPr>
            <w:r w:rsidRPr="002D2050">
              <w:rPr>
                <w:b/>
                <w:lang w:val="en-US"/>
              </w:rPr>
              <w:t>FS_DECRYPT_ORDER_D91_LIST</w:t>
            </w:r>
            <w:r w:rsidRPr="00A143B0">
              <w:rPr>
                <w:lang w:val="en-US"/>
              </w:rPr>
              <w:t>:CodeObjectPayerDZ</w:t>
            </w:r>
          </w:p>
        </w:tc>
        <w:tc>
          <w:tcPr>
            <w:tcW w:w="449" w:type="pct"/>
          </w:tcPr>
          <w:p w14:paraId="07BAF852" w14:textId="55123FE8" w:rsidR="00363347" w:rsidRPr="00A143B0" w:rsidRDefault="00363347" w:rsidP="00363347">
            <w:pPr>
              <w:pStyle w:val="GOSTTablenorm"/>
              <w:rPr>
                <w:szCs w:val="22"/>
              </w:rPr>
            </w:pPr>
            <w:r w:rsidRPr="00A143B0">
              <w:t>Строка</w:t>
            </w:r>
          </w:p>
        </w:tc>
        <w:tc>
          <w:tcPr>
            <w:tcW w:w="360" w:type="pct"/>
          </w:tcPr>
          <w:p w14:paraId="2AD50981" w14:textId="382A92F4" w:rsidR="00363347" w:rsidRPr="00A143B0" w:rsidRDefault="00363347" w:rsidP="00363347">
            <w:pPr>
              <w:pStyle w:val="GOSTTablenorm"/>
              <w:rPr>
                <w:szCs w:val="22"/>
              </w:rPr>
            </w:pPr>
            <w:r w:rsidRPr="00A143B0">
              <w:rPr>
                <w:szCs w:val="22"/>
              </w:rPr>
              <w:t>Нет</w:t>
            </w:r>
          </w:p>
        </w:tc>
        <w:tc>
          <w:tcPr>
            <w:tcW w:w="315" w:type="pct"/>
          </w:tcPr>
          <w:p w14:paraId="49DA57AE" w14:textId="54547527" w:rsidR="00363347" w:rsidRPr="00A143B0" w:rsidRDefault="00363347" w:rsidP="00363347">
            <w:pPr>
              <w:pStyle w:val="GOSTTablenorm"/>
              <w:rPr>
                <w:szCs w:val="22"/>
                <w:lang w:val="en-US"/>
              </w:rPr>
            </w:pPr>
            <w:r w:rsidRPr="00A143B0">
              <w:t>=4</w:t>
            </w:r>
          </w:p>
        </w:tc>
        <w:tc>
          <w:tcPr>
            <w:tcW w:w="2125" w:type="pct"/>
          </w:tcPr>
          <w:p w14:paraId="62F75011" w14:textId="77777777" w:rsidR="00363347" w:rsidRPr="00A143B0" w:rsidRDefault="00363347" w:rsidP="00363347">
            <w:pPr>
              <w:pStyle w:val="GOSTTablenorm"/>
            </w:pPr>
            <w:r w:rsidRPr="00A143B0">
              <w:t>Указывается код поступления для отражения операции по перечислению дебиторской задолженности в доход бюджета на ЛС плательщика (при наличии).</w:t>
            </w:r>
          </w:p>
          <w:p w14:paraId="5862826E" w14:textId="05E1A675" w:rsidR="00363347" w:rsidRPr="00A143B0" w:rsidRDefault="00363347" w:rsidP="00363347">
            <w:pPr>
              <w:pStyle w:val="GOSTTablenorm"/>
            </w:pPr>
            <w:r w:rsidRPr="00A143B0">
              <w:rPr>
                <w:szCs w:val="22"/>
              </w:rPr>
              <w:t xml:space="preserve">Может заполняться, если </w:t>
            </w:r>
            <w:r w:rsidRPr="00A143B0">
              <w:t>в параметре «Номер лицевого счета плательщика» (</w:t>
            </w:r>
            <w:r w:rsidRPr="00A143B0">
              <w:rPr>
                <w:lang w:val="en-US"/>
              </w:rPr>
              <w:t>P</w:t>
            </w:r>
            <w:r w:rsidRPr="00A143B0">
              <w:t>_PersonalAcc)</w:t>
            </w:r>
            <w:r w:rsidRPr="00A143B0">
              <w:rPr>
                <w:rStyle w:val="GOSTTablenorm0"/>
              </w:rPr>
              <w:t xml:space="preserve"> указан л/с с кодом 71</w:t>
            </w:r>
          </w:p>
        </w:tc>
      </w:tr>
      <w:tr w:rsidR="00363347" w:rsidRPr="009E4B64" w14:paraId="620C689C" w14:textId="77777777" w:rsidTr="00F34126">
        <w:tc>
          <w:tcPr>
            <w:tcW w:w="1095" w:type="pct"/>
          </w:tcPr>
          <w:p w14:paraId="23B699FA" w14:textId="471F4331" w:rsidR="00363347" w:rsidRPr="00A143B0" w:rsidRDefault="00363347" w:rsidP="00363347">
            <w:pPr>
              <w:pStyle w:val="GOSTTablenorm"/>
            </w:pPr>
            <w:commentRangeStart w:id="582"/>
            <w:r w:rsidRPr="00A143B0">
              <w:t xml:space="preserve">Код </w:t>
            </w:r>
            <w:commentRangeEnd w:id="582"/>
            <w:r w:rsidRPr="00A143B0">
              <w:rPr>
                <w:rStyle w:val="afff4"/>
              </w:rPr>
              <w:commentReference w:id="582"/>
            </w:r>
            <w:r w:rsidRPr="00A143B0">
              <w:t>источника поступлений получателя (дебиторская задолженность)</w:t>
            </w:r>
          </w:p>
        </w:tc>
        <w:tc>
          <w:tcPr>
            <w:tcW w:w="656" w:type="pct"/>
          </w:tcPr>
          <w:p w14:paraId="2F3DD627" w14:textId="59E36BD3" w:rsidR="00363347" w:rsidRPr="00A143B0" w:rsidRDefault="00363347" w:rsidP="00363347">
            <w:pPr>
              <w:pStyle w:val="GOSTTablenorm"/>
              <w:rPr>
                <w:lang w:val="en-US"/>
              </w:rPr>
            </w:pPr>
            <w:r w:rsidRPr="002D2050">
              <w:rPr>
                <w:b/>
                <w:lang w:val="en-US"/>
              </w:rPr>
              <w:t>FS_DECRYPT_ORDER_D91_LIST</w:t>
            </w:r>
            <w:r w:rsidRPr="00A143B0">
              <w:rPr>
                <w:lang w:val="en-US"/>
              </w:rPr>
              <w:t>:CodeObjectRecipDZ</w:t>
            </w:r>
          </w:p>
        </w:tc>
        <w:tc>
          <w:tcPr>
            <w:tcW w:w="449" w:type="pct"/>
          </w:tcPr>
          <w:p w14:paraId="724D50D6" w14:textId="04AC7671" w:rsidR="00363347" w:rsidRPr="00A143B0" w:rsidRDefault="00363347" w:rsidP="00363347">
            <w:pPr>
              <w:pStyle w:val="GOSTTablenorm"/>
              <w:rPr>
                <w:szCs w:val="22"/>
              </w:rPr>
            </w:pPr>
            <w:r w:rsidRPr="00A143B0">
              <w:t>Строка</w:t>
            </w:r>
          </w:p>
        </w:tc>
        <w:tc>
          <w:tcPr>
            <w:tcW w:w="360" w:type="pct"/>
          </w:tcPr>
          <w:p w14:paraId="1B230433" w14:textId="67487908" w:rsidR="00363347" w:rsidRPr="00A143B0" w:rsidRDefault="00363347" w:rsidP="00363347">
            <w:pPr>
              <w:pStyle w:val="GOSTTablenorm"/>
              <w:rPr>
                <w:szCs w:val="22"/>
              </w:rPr>
            </w:pPr>
            <w:r w:rsidRPr="00A143B0">
              <w:rPr>
                <w:szCs w:val="22"/>
              </w:rPr>
              <w:t>Нет</w:t>
            </w:r>
          </w:p>
        </w:tc>
        <w:tc>
          <w:tcPr>
            <w:tcW w:w="315" w:type="pct"/>
          </w:tcPr>
          <w:p w14:paraId="2964E614" w14:textId="625819A5" w:rsidR="00363347" w:rsidRPr="00A143B0" w:rsidRDefault="00363347" w:rsidP="00363347">
            <w:pPr>
              <w:pStyle w:val="GOSTTablenorm"/>
              <w:rPr>
                <w:szCs w:val="22"/>
                <w:lang w:val="en-US"/>
              </w:rPr>
            </w:pPr>
            <w:r w:rsidRPr="00A143B0">
              <w:t>=4</w:t>
            </w:r>
          </w:p>
        </w:tc>
        <w:tc>
          <w:tcPr>
            <w:tcW w:w="2125" w:type="pct"/>
          </w:tcPr>
          <w:p w14:paraId="350A0E29" w14:textId="46FA1758" w:rsidR="00363347" w:rsidRPr="00A143B0" w:rsidRDefault="00363347" w:rsidP="00363347">
            <w:pPr>
              <w:pStyle w:val="GOSTTablenorm"/>
            </w:pPr>
            <w:r w:rsidRPr="00A143B0">
              <w:t>Указывается код поступления для отражения операции по возврату дебиторской задолженности на ЛС получателя (при наличии).</w:t>
            </w:r>
          </w:p>
          <w:p w14:paraId="1EDB6708" w14:textId="39EB0DFE" w:rsidR="00363347" w:rsidRPr="00A143B0" w:rsidRDefault="00363347" w:rsidP="00363347">
            <w:pPr>
              <w:pStyle w:val="GOSTTablenorm"/>
            </w:pPr>
            <w:r w:rsidRPr="00A143B0">
              <w:rPr>
                <w:szCs w:val="22"/>
              </w:rPr>
              <w:t xml:space="preserve">Может заполняться, если </w:t>
            </w:r>
            <w:r w:rsidRPr="00A143B0">
              <w:t>в параметре «Номер лицевого счета плаполучателя» (</w:t>
            </w:r>
            <w:r w:rsidRPr="00A143B0">
              <w:rPr>
                <w:lang w:val="en-US"/>
              </w:rPr>
              <w:t>R</w:t>
            </w:r>
            <w:r w:rsidRPr="00A143B0">
              <w:t>_PersonalAcc)</w:t>
            </w:r>
            <w:r w:rsidRPr="00A143B0">
              <w:rPr>
                <w:rStyle w:val="GOSTTablenorm0"/>
              </w:rPr>
              <w:t xml:space="preserve"> указан л/с с кодом 71</w:t>
            </w:r>
          </w:p>
        </w:tc>
      </w:tr>
      <w:tr w:rsidR="00EA3529" w:rsidRPr="009E4B64" w14:paraId="7618938F" w14:textId="77777777" w:rsidTr="00F34126">
        <w:tc>
          <w:tcPr>
            <w:tcW w:w="1095" w:type="pct"/>
          </w:tcPr>
          <w:p w14:paraId="1A59028D" w14:textId="4128E803" w:rsidR="00EA3529" w:rsidRPr="004C7733" w:rsidRDefault="00EA3529" w:rsidP="00EA3529">
            <w:pPr>
              <w:pStyle w:val="GOSTTablenorm"/>
              <w:rPr>
                <w:szCs w:val="22"/>
              </w:rPr>
            </w:pPr>
            <w:r w:rsidRPr="004C7733">
              <w:rPr>
                <w:szCs w:val="22"/>
              </w:rPr>
              <w:t>Сумма</w:t>
            </w:r>
          </w:p>
        </w:tc>
        <w:tc>
          <w:tcPr>
            <w:tcW w:w="656" w:type="pct"/>
          </w:tcPr>
          <w:p w14:paraId="63C39584" w14:textId="7FAA1D83" w:rsidR="00EA3529" w:rsidRPr="00480F8A" w:rsidRDefault="00EA3529" w:rsidP="0047746B">
            <w:pPr>
              <w:pStyle w:val="GOSTTablenorm"/>
              <w:rPr>
                <w:lang w:val="en-US"/>
              </w:rPr>
            </w:pPr>
            <w:r w:rsidRPr="002D2050">
              <w:rPr>
                <w:b/>
                <w:lang w:val="en-US"/>
              </w:rPr>
              <w:t>FS_DECRYPT_ORDER_D91_LIST</w:t>
            </w:r>
            <w:r w:rsidRPr="00480F8A">
              <w:rPr>
                <w:lang w:val="en-US"/>
              </w:rPr>
              <w:t>:</w:t>
            </w:r>
            <w:r w:rsidR="0047746B" w:rsidRPr="0047746B">
              <w:rPr>
                <w:lang w:val="en-US"/>
              </w:rPr>
              <w:t>SumKBK</w:t>
            </w:r>
          </w:p>
        </w:tc>
        <w:tc>
          <w:tcPr>
            <w:tcW w:w="449" w:type="pct"/>
          </w:tcPr>
          <w:p w14:paraId="614BE5EF" w14:textId="576E3F16" w:rsidR="00EA3529" w:rsidRPr="00B9499D" w:rsidRDefault="00EA3529" w:rsidP="00EA3529">
            <w:pPr>
              <w:pStyle w:val="GOSTTablenorm"/>
              <w:rPr>
                <w:bCs/>
                <w:szCs w:val="22"/>
              </w:rPr>
            </w:pPr>
            <w:r w:rsidRPr="00B9499D">
              <w:rPr>
                <w:szCs w:val="22"/>
              </w:rPr>
              <w:t>Сумма</w:t>
            </w:r>
          </w:p>
        </w:tc>
        <w:tc>
          <w:tcPr>
            <w:tcW w:w="360" w:type="pct"/>
          </w:tcPr>
          <w:p w14:paraId="37C0DAC4" w14:textId="3B770589" w:rsidR="00EA3529" w:rsidRPr="00B9499D" w:rsidRDefault="00EA3529" w:rsidP="00EA3529">
            <w:pPr>
              <w:pStyle w:val="GOSTTablenorm"/>
              <w:rPr>
                <w:szCs w:val="22"/>
              </w:rPr>
            </w:pPr>
            <w:r w:rsidRPr="00B9499D">
              <w:rPr>
                <w:szCs w:val="22"/>
              </w:rPr>
              <w:t>Да</w:t>
            </w:r>
          </w:p>
        </w:tc>
        <w:tc>
          <w:tcPr>
            <w:tcW w:w="315" w:type="pct"/>
          </w:tcPr>
          <w:p w14:paraId="7C955BFA" w14:textId="77777777" w:rsidR="00EA3529" w:rsidRPr="00B9499D" w:rsidRDefault="00EA3529" w:rsidP="00EA3529">
            <w:pPr>
              <w:pStyle w:val="GOSTTablenorm"/>
            </w:pPr>
          </w:p>
        </w:tc>
        <w:tc>
          <w:tcPr>
            <w:tcW w:w="2125" w:type="pct"/>
          </w:tcPr>
          <w:p w14:paraId="08F690AB" w14:textId="40975C2F" w:rsidR="00EA3529" w:rsidRPr="009E4B64" w:rsidRDefault="00EA3529" w:rsidP="00EA3529">
            <w:pPr>
              <w:pStyle w:val="GOSTTablenorm"/>
              <w:rPr>
                <w:szCs w:val="22"/>
              </w:rPr>
            </w:pPr>
            <w:r w:rsidRPr="001C1B16">
              <w:t xml:space="preserve">Сумма платежа в </w:t>
            </w:r>
            <w:r>
              <w:t>валюте Российской Федерации (в рублях)</w:t>
            </w:r>
            <w:r w:rsidRPr="001C1B16">
              <w:t>, с точностью 2 знака после запятой</w:t>
            </w:r>
          </w:p>
        </w:tc>
      </w:tr>
    </w:tbl>
    <w:p w14:paraId="2B0E18A3" w14:textId="397F862C" w:rsidR="008E2D6A" w:rsidRDefault="008E2D6A" w:rsidP="005D70E8">
      <w:pPr>
        <w:pStyle w:val="51"/>
      </w:pPr>
      <w:bookmarkStart w:id="583" w:name="_Toc226564458"/>
      <w:r w:rsidRPr="00F57592">
        <w:t>При</w:t>
      </w:r>
      <w:r w:rsidR="00793AF4" w:rsidRPr="00F57592">
        <w:t>ме</w:t>
      </w:r>
      <w:r w:rsidRPr="00F57592">
        <w:t>р запроса</w:t>
      </w:r>
      <w:r w:rsidR="00587311" w:rsidRPr="00F57592">
        <w:t xml:space="preserve"> </w:t>
      </w:r>
      <w:r w:rsidR="00587311" w:rsidRPr="00587311">
        <w:t>по документу «</w:t>
      </w:r>
      <w:r w:rsidR="00587311" w:rsidRPr="00B20B4F">
        <w:t>Поручение о перечислении на счет исходящее» TSE_TransOrderAcc_D091</w:t>
      </w:r>
      <w:r w:rsidR="005B125B" w:rsidRPr="00D36624">
        <w:t>_</w:t>
      </w:r>
      <w:r w:rsidR="005B125B">
        <w:rPr>
          <w:lang w:val="en-US"/>
        </w:rPr>
        <w:t>NPS</w:t>
      </w:r>
      <w:bookmarkEnd w:id="583"/>
    </w:p>
    <w:p w14:paraId="20BE2188" w14:textId="77777777" w:rsidR="00F57592" w:rsidRPr="00312E90" w:rsidRDefault="00F57592" w:rsidP="00F57592">
      <w:pPr>
        <w:pStyle w:val="GOSTScript"/>
      </w:pPr>
      <w:r w:rsidRPr="00312E90">
        <w:t>{</w:t>
      </w:r>
    </w:p>
    <w:p w14:paraId="39191089" w14:textId="77777777" w:rsidR="00F57592" w:rsidRPr="00312E90" w:rsidRDefault="00F57592" w:rsidP="00F57592">
      <w:pPr>
        <w:pStyle w:val="GOSTScript"/>
      </w:pPr>
      <w:r w:rsidRPr="00312E90">
        <w:tab/>
        <w:t>"header": {</w:t>
      </w:r>
    </w:p>
    <w:p w14:paraId="119C1F1B" w14:textId="77777777" w:rsidR="00F57592" w:rsidRPr="00F57592" w:rsidRDefault="00F57592" w:rsidP="00F57592">
      <w:pPr>
        <w:pStyle w:val="GOSTScript"/>
      </w:pPr>
      <w:r w:rsidRPr="00312E90">
        <w:tab/>
      </w:r>
      <w:r w:rsidRPr="00312E90">
        <w:tab/>
      </w:r>
      <w:r w:rsidRPr="00F57592">
        <w:t>"Source": "TSE",</w:t>
      </w:r>
    </w:p>
    <w:p w14:paraId="2D61FF4A" w14:textId="77777777" w:rsidR="00F57592" w:rsidRPr="00F57592" w:rsidRDefault="00F57592" w:rsidP="00F57592">
      <w:pPr>
        <w:pStyle w:val="GOSTScript"/>
      </w:pPr>
      <w:r w:rsidRPr="00F57592">
        <w:tab/>
      </w:r>
      <w:r w:rsidRPr="00F57592">
        <w:tab/>
        <w:t>"ReqDateTime": "2025-11-05 10:37:22",</w:t>
      </w:r>
    </w:p>
    <w:p w14:paraId="238B815E" w14:textId="77777777" w:rsidR="00F57592" w:rsidRPr="00F57592" w:rsidRDefault="00F57592" w:rsidP="00F57592">
      <w:pPr>
        <w:pStyle w:val="GOSTScript"/>
      </w:pPr>
      <w:r w:rsidRPr="00F57592">
        <w:tab/>
      </w:r>
      <w:r w:rsidRPr="00F57592">
        <w:tab/>
        <w:t>"Version": "1.0",</w:t>
      </w:r>
    </w:p>
    <w:p w14:paraId="39EEB190" w14:textId="77777777" w:rsidR="00F57592" w:rsidRPr="00F57592" w:rsidRDefault="00F57592" w:rsidP="00F57592">
      <w:pPr>
        <w:pStyle w:val="GOSTScript"/>
      </w:pPr>
      <w:r w:rsidRPr="00F57592">
        <w:tab/>
      </w:r>
      <w:r w:rsidRPr="00F57592">
        <w:tab/>
        <w:t>"Params": [</w:t>
      </w:r>
    </w:p>
    <w:p w14:paraId="151EC6EB" w14:textId="77777777" w:rsidR="00F57592" w:rsidRPr="00312E90" w:rsidRDefault="00F57592" w:rsidP="00F57592">
      <w:pPr>
        <w:pStyle w:val="GOSTScript"/>
      </w:pPr>
      <w:r w:rsidRPr="00F57592">
        <w:tab/>
      </w:r>
      <w:r w:rsidRPr="00F57592">
        <w:tab/>
      </w:r>
      <w:r w:rsidRPr="00F57592">
        <w:tab/>
      </w:r>
      <w:r w:rsidRPr="00312E90">
        <w:t>{</w:t>
      </w:r>
    </w:p>
    <w:p w14:paraId="58C1E489" w14:textId="77777777" w:rsidR="00F57592" w:rsidRPr="00312E90" w:rsidRDefault="00F57592" w:rsidP="00F57592">
      <w:pPr>
        <w:pStyle w:val="GOSTScript"/>
      </w:pPr>
      <w:r w:rsidRPr="00312E90">
        <w:tab/>
      </w:r>
      <w:r w:rsidRPr="00312E90">
        <w:tab/>
      </w:r>
      <w:r w:rsidRPr="00312E90">
        <w:tab/>
      </w:r>
      <w:r w:rsidRPr="00312E90">
        <w:tab/>
        <w:t>"param": "example",</w:t>
      </w:r>
    </w:p>
    <w:p w14:paraId="21693A55" w14:textId="77777777" w:rsidR="00F57592" w:rsidRPr="00312E90" w:rsidRDefault="00F57592" w:rsidP="00F57592">
      <w:pPr>
        <w:pStyle w:val="GOSTScript"/>
      </w:pPr>
      <w:r w:rsidRPr="00312E90">
        <w:tab/>
      </w:r>
      <w:r w:rsidRPr="00312E90">
        <w:tab/>
      </w:r>
      <w:r w:rsidRPr="00312E90">
        <w:tab/>
      </w:r>
      <w:r w:rsidRPr="00312E90">
        <w:tab/>
        <w:t>"value": "01"</w:t>
      </w:r>
    </w:p>
    <w:p w14:paraId="5CEF8B32" w14:textId="77777777" w:rsidR="00F57592" w:rsidRPr="00312E90" w:rsidRDefault="00F57592" w:rsidP="00F57592">
      <w:pPr>
        <w:pStyle w:val="GOSTScript"/>
      </w:pPr>
      <w:r w:rsidRPr="00312E90">
        <w:tab/>
      </w:r>
      <w:r w:rsidRPr="00312E90">
        <w:tab/>
      </w:r>
      <w:r w:rsidRPr="00312E90">
        <w:tab/>
        <w:t>}</w:t>
      </w:r>
    </w:p>
    <w:p w14:paraId="6CBBDF78" w14:textId="77777777" w:rsidR="00F57592" w:rsidRPr="00312E90" w:rsidRDefault="00F57592" w:rsidP="00F57592">
      <w:pPr>
        <w:pStyle w:val="GOSTScript"/>
      </w:pPr>
      <w:r w:rsidRPr="00312E90">
        <w:tab/>
      </w:r>
      <w:r w:rsidRPr="00312E90">
        <w:tab/>
        <w:t>],</w:t>
      </w:r>
    </w:p>
    <w:p w14:paraId="7E78E46B" w14:textId="77777777" w:rsidR="00F57592" w:rsidRPr="00F57592" w:rsidRDefault="00F57592" w:rsidP="00F57592">
      <w:pPr>
        <w:pStyle w:val="GOSTScript"/>
      </w:pPr>
      <w:r w:rsidRPr="00312E90">
        <w:tab/>
      </w:r>
      <w:r w:rsidRPr="00312E90">
        <w:tab/>
      </w:r>
      <w:r w:rsidRPr="00F57592">
        <w:t>"ReqGuid": "b0d4ce5d-2757-4688-948c-vv72qba94f86",</w:t>
      </w:r>
    </w:p>
    <w:p w14:paraId="7EDFD760" w14:textId="77777777" w:rsidR="00F57592" w:rsidRPr="00F57592" w:rsidRDefault="00F57592" w:rsidP="00F57592">
      <w:pPr>
        <w:pStyle w:val="GOSTScript"/>
      </w:pPr>
      <w:r w:rsidRPr="00F57592">
        <w:tab/>
      </w:r>
      <w:r w:rsidRPr="00F57592">
        <w:tab/>
        <w:t>"DocGuid": "0bd90a7c-e339-34ff-ac39-73029ff81370",</w:t>
      </w:r>
    </w:p>
    <w:p w14:paraId="6C567D7A" w14:textId="77777777" w:rsidR="00F57592" w:rsidRPr="00312E90" w:rsidRDefault="00F57592" w:rsidP="00F57592">
      <w:pPr>
        <w:pStyle w:val="GOSTScript"/>
      </w:pPr>
      <w:r w:rsidRPr="00F57592">
        <w:tab/>
      </w:r>
      <w:r w:rsidRPr="00F57592">
        <w:tab/>
      </w:r>
      <w:r w:rsidRPr="00312E90">
        <w:t>"RequestType": "ACCOUNTING",</w:t>
      </w:r>
    </w:p>
    <w:p w14:paraId="4D18980C" w14:textId="77777777" w:rsidR="00F57592" w:rsidRPr="00F57592" w:rsidRDefault="00F57592" w:rsidP="00F57592">
      <w:pPr>
        <w:pStyle w:val="GOSTScript"/>
      </w:pPr>
      <w:r w:rsidRPr="00312E90">
        <w:tab/>
      </w:r>
      <w:r w:rsidRPr="00312E90">
        <w:tab/>
      </w:r>
      <w:r w:rsidRPr="00F57592">
        <w:t>"TypeDoc": "TSE_TransOrderAcc_D091_NPS",</w:t>
      </w:r>
    </w:p>
    <w:p w14:paraId="438DDF66" w14:textId="77777777" w:rsidR="00F57592" w:rsidRPr="00312E90" w:rsidRDefault="00F57592" w:rsidP="00F57592">
      <w:pPr>
        <w:pStyle w:val="GOSTScript"/>
      </w:pPr>
      <w:r w:rsidRPr="00F57592">
        <w:tab/>
      </w:r>
      <w:r w:rsidRPr="00F57592">
        <w:tab/>
      </w:r>
      <w:r w:rsidRPr="00312E90">
        <w:t>"Stage": "auth",</w:t>
      </w:r>
    </w:p>
    <w:p w14:paraId="34C01A22" w14:textId="77777777" w:rsidR="00F57592" w:rsidRPr="00312E90" w:rsidRDefault="00F57592" w:rsidP="00F57592">
      <w:pPr>
        <w:pStyle w:val="GOSTScript"/>
      </w:pPr>
      <w:r w:rsidRPr="00312E90">
        <w:tab/>
      </w:r>
      <w:r w:rsidRPr="00312E90">
        <w:tab/>
        <w:t>"BalLevContrl": 0,</w:t>
      </w:r>
    </w:p>
    <w:p w14:paraId="48B7482B" w14:textId="77777777" w:rsidR="00F57592" w:rsidRPr="00F57592" w:rsidRDefault="00F57592" w:rsidP="00F57592">
      <w:pPr>
        <w:pStyle w:val="GOSTScript"/>
      </w:pPr>
      <w:r w:rsidRPr="00312E90">
        <w:tab/>
      </w:r>
      <w:r w:rsidRPr="00312E90">
        <w:tab/>
      </w:r>
      <w:r w:rsidRPr="00F57592">
        <w:t>"Subject": "6000",</w:t>
      </w:r>
    </w:p>
    <w:p w14:paraId="3A586DD7" w14:textId="77777777" w:rsidR="00F57592" w:rsidRPr="00F57592" w:rsidRDefault="00F57592" w:rsidP="00F57592">
      <w:pPr>
        <w:pStyle w:val="GOSTScript"/>
      </w:pPr>
      <w:r w:rsidRPr="00F57592">
        <w:tab/>
      </w:r>
      <w:r w:rsidRPr="00F57592">
        <w:tab/>
        <w:t>"SettlementDate": "2025-11-05"</w:t>
      </w:r>
    </w:p>
    <w:p w14:paraId="6D7AB13C" w14:textId="77777777" w:rsidR="00F57592" w:rsidRPr="00F57592" w:rsidRDefault="00F57592" w:rsidP="00F57592">
      <w:pPr>
        <w:pStyle w:val="GOSTScript"/>
      </w:pPr>
      <w:r w:rsidRPr="00F57592">
        <w:tab/>
        <w:t>},</w:t>
      </w:r>
    </w:p>
    <w:p w14:paraId="16EE4CBA" w14:textId="77777777" w:rsidR="00F57592" w:rsidRPr="00F57592" w:rsidRDefault="00F57592" w:rsidP="00F57592">
      <w:pPr>
        <w:pStyle w:val="GOSTScript"/>
      </w:pPr>
      <w:r w:rsidRPr="00F57592">
        <w:tab/>
        <w:t>"document": {</w:t>
      </w:r>
    </w:p>
    <w:p w14:paraId="4F022DD9" w14:textId="77777777" w:rsidR="00F57592" w:rsidRPr="00F57592" w:rsidRDefault="00F57592" w:rsidP="00F57592">
      <w:pPr>
        <w:pStyle w:val="GOSTScript"/>
      </w:pPr>
      <w:r w:rsidRPr="00F57592">
        <w:tab/>
      </w:r>
      <w:r w:rsidRPr="00F57592">
        <w:tab/>
        <w:t>"BRE_DOCNUM": "450",</w:t>
      </w:r>
    </w:p>
    <w:p w14:paraId="21A5B31A" w14:textId="77777777" w:rsidR="00F57592" w:rsidRPr="00F57592" w:rsidRDefault="00F57592" w:rsidP="00F57592">
      <w:pPr>
        <w:pStyle w:val="GOSTScript"/>
      </w:pPr>
      <w:r w:rsidRPr="00F57592">
        <w:tab/>
      </w:r>
      <w:r w:rsidRPr="00F57592">
        <w:tab/>
        <w:t>"BRE_DOCDATE": "2025-11-05",</w:t>
      </w:r>
    </w:p>
    <w:p w14:paraId="6CD4BB0B" w14:textId="77777777" w:rsidR="00F57592" w:rsidRPr="00F57592" w:rsidRDefault="00F57592" w:rsidP="00F57592">
      <w:pPr>
        <w:pStyle w:val="GOSTScript"/>
      </w:pPr>
      <w:r w:rsidRPr="00F57592">
        <w:tab/>
      </w:r>
      <w:r w:rsidRPr="00F57592">
        <w:tab/>
        <w:t>"BRE_TYPEDOC": "</w:t>
      </w:r>
      <w:r w:rsidRPr="00F57592">
        <w:rPr>
          <w:lang w:val="ru-RU"/>
        </w:rPr>
        <w:t>КДИ</w:t>
      </w:r>
      <w:r w:rsidRPr="00F57592">
        <w:t>",</w:t>
      </w:r>
    </w:p>
    <w:p w14:paraId="38188397" w14:textId="77777777" w:rsidR="00F57592" w:rsidRPr="00F57592" w:rsidRDefault="00F57592" w:rsidP="00F57592">
      <w:pPr>
        <w:pStyle w:val="GOSTScript"/>
      </w:pPr>
      <w:r w:rsidRPr="00F57592">
        <w:tab/>
      </w:r>
      <w:r w:rsidRPr="00F57592">
        <w:tab/>
        <w:t>"SI_signAutoPP": "1",</w:t>
      </w:r>
    </w:p>
    <w:p w14:paraId="1F7D1598" w14:textId="77777777" w:rsidR="00F57592" w:rsidRPr="00F57592" w:rsidRDefault="00F57592" w:rsidP="00F57592">
      <w:pPr>
        <w:pStyle w:val="GOSTScript"/>
      </w:pPr>
      <w:r w:rsidRPr="00F57592">
        <w:tab/>
      </w:r>
      <w:r w:rsidRPr="00F57592">
        <w:tab/>
        <w:t>"CURRENCY_CODE": "643",</w:t>
      </w:r>
    </w:p>
    <w:p w14:paraId="1CB2249D" w14:textId="77777777" w:rsidR="00F57592" w:rsidRPr="00F57592" w:rsidRDefault="00F57592" w:rsidP="00F57592">
      <w:pPr>
        <w:pStyle w:val="GOSTScript"/>
      </w:pPr>
      <w:r w:rsidRPr="00F57592">
        <w:tab/>
      </w:r>
      <w:r w:rsidRPr="00F57592">
        <w:tab/>
        <w:t>"StmInfrmtn_AccessLevelStereotype": 0,</w:t>
      </w:r>
    </w:p>
    <w:p w14:paraId="79335DF1" w14:textId="77777777" w:rsidR="00F57592" w:rsidRPr="00F57592" w:rsidRDefault="00F57592" w:rsidP="00F57592">
      <w:pPr>
        <w:pStyle w:val="GOSTScript"/>
      </w:pPr>
      <w:r w:rsidRPr="00F57592">
        <w:tab/>
      </w:r>
      <w:r w:rsidRPr="00F57592">
        <w:tab/>
        <w:t>"SI_TOFKCODECSPAYER": "6201",</w:t>
      </w:r>
    </w:p>
    <w:p w14:paraId="42A7EE9F" w14:textId="77777777" w:rsidR="00F57592" w:rsidRPr="00F57592" w:rsidRDefault="00F57592" w:rsidP="00F57592">
      <w:pPr>
        <w:pStyle w:val="GOSTScript"/>
      </w:pPr>
      <w:r w:rsidRPr="00F57592">
        <w:tab/>
      </w:r>
      <w:r w:rsidRPr="00F57592">
        <w:tab/>
        <w:t>"SI_TOFKCODERCPAYER": "6200",</w:t>
      </w:r>
    </w:p>
    <w:p w14:paraId="3F7A1E35" w14:textId="77777777" w:rsidR="00F57592" w:rsidRPr="00F57592" w:rsidRDefault="00F57592" w:rsidP="00F57592">
      <w:pPr>
        <w:pStyle w:val="GOSTScript"/>
      </w:pPr>
      <w:r w:rsidRPr="00F57592">
        <w:tab/>
      </w:r>
      <w:r w:rsidRPr="00F57592">
        <w:tab/>
        <w:t>"P_AccNumberOrg": "40102643210000015301",</w:t>
      </w:r>
    </w:p>
    <w:p w14:paraId="4AE5A5EE" w14:textId="77777777" w:rsidR="00F57592" w:rsidRPr="00F57592" w:rsidRDefault="00F57592" w:rsidP="00F57592">
      <w:pPr>
        <w:pStyle w:val="GOSTScript"/>
      </w:pPr>
      <w:r w:rsidRPr="00F57592">
        <w:tab/>
      </w:r>
      <w:r w:rsidRPr="00F57592">
        <w:tab/>
        <w:t>"P_AccNumber": "03212643000000016200",</w:t>
      </w:r>
    </w:p>
    <w:p w14:paraId="671B6AA8" w14:textId="77777777" w:rsidR="00F57592" w:rsidRPr="00F57592" w:rsidRDefault="00F57592" w:rsidP="00F57592">
      <w:pPr>
        <w:pStyle w:val="GOSTScript"/>
      </w:pPr>
      <w:r w:rsidRPr="00F57592">
        <w:tab/>
      </w:r>
      <w:r w:rsidRPr="00F57592">
        <w:tab/>
        <w:t>"P_PersonalAcc": "41621</w:t>
      </w:r>
      <w:r w:rsidRPr="00F57592">
        <w:rPr>
          <w:lang w:val="ru-RU"/>
        </w:rPr>
        <w:t>А</w:t>
      </w:r>
      <w:r w:rsidRPr="00F57592">
        <w:t>19827",</w:t>
      </w:r>
    </w:p>
    <w:p w14:paraId="21D7AF03" w14:textId="4CB17538" w:rsidR="00F57592" w:rsidRPr="00F57592" w:rsidRDefault="00F57592" w:rsidP="00F57592">
      <w:pPr>
        <w:pStyle w:val="GOSTScript"/>
      </w:pPr>
      <w:r w:rsidRPr="00F57592">
        <w:tab/>
      </w:r>
      <w:r w:rsidRPr="00F57592">
        <w:tab/>
        <w:t>"SI_BPR": false,</w:t>
      </w:r>
    </w:p>
    <w:p w14:paraId="6A61C2DB" w14:textId="37DF5865" w:rsidR="00F57592" w:rsidRDefault="00F57592" w:rsidP="00F57592">
      <w:pPr>
        <w:pStyle w:val="GOSTScript"/>
        <w:rPr>
          <w:ins w:id="584" w:author="Щербань О.И. TSE-120454" w:date="2026-02-17T21:50:00Z"/>
        </w:rPr>
      </w:pPr>
      <w:r w:rsidRPr="00F57592">
        <w:tab/>
      </w:r>
      <w:r w:rsidRPr="00F57592">
        <w:tab/>
        <w:t>"BRE_SignDebitDebt": false,</w:t>
      </w:r>
    </w:p>
    <w:p w14:paraId="0E4EEBFE" w14:textId="2BBC6D6D" w:rsidR="00A143B0" w:rsidRPr="00F57592" w:rsidRDefault="00DE3847" w:rsidP="00F57592">
      <w:pPr>
        <w:pStyle w:val="GOSTScript"/>
      </w:pPr>
      <w:r w:rsidRPr="00F57592">
        <w:tab/>
      </w:r>
      <w:r w:rsidRPr="00F57592">
        <w:tab/>
      </w:r>
      <w:ins w:id="585" w:author="Щербань О.И. TSE-120454" w:date="2026-02-17T21:50:00Z">
        <w:r w:rsidR="00A143B0" w:rsidRPr="00A143B0">
          <w:rPr>
            <w:highlight w:val="cyan"/>
          </w:rPr>
          <w:t>"SI_ReturnLastSign": false,</w:t>
        </w:r>
      </w:ins>
    </w:p>
    <w:p w14:paraId="437D3150" w14:textId="78BFF456" w:rsidR="00F57592" w:rsidRPr="00F57592" w:rsidRDefault="00F57592" w:rsidP="00F57592">
      <w:pPr>
        <w:pStyle w:val="GOSTScript"/>
      </w:pPr>
      <w:r w:rsidRPr="00F57592">
        <w:tab/>
      </w:r>
      <w:r w:rsidRPr="00F57592">
        <w:tab/>
        <w:t>"SI_SignRecipientNPS": false,</w:t>
      </w:r>
    </w:p>
    <w:p w14:paraId="34D9972A" w14:textId="59CD77B8" w:rsidR="00F57592" w:rsidRPr="00F57592" w:rsidRDefault="00F57592" w:rsidP="00F57592">
      <w:pPr>
        <w:pStyle w:val="GOSTScript"/>
      </w:pPr>
      <w:r w:rsidRPr="00F57592">
        <w:tab/>
      </w:r>
      <w:r w:rsidRPr="00F57592">
        <w:tab/>
        <w:t>"SI_SignAccountingPURKS": true,</w:t>
      </w:r>
    </w:p>
    <w:p w14:paraId="1A88FC94" w14:textId="77777777" w:rsidR="00F57592" w:rsidRPr="00F57592" w:rsidRDefault="00F57592" w:rsidP="00F57592">
      <w:pPr>
        <w:pStyle w:val="GOSTScript"/>
      </w:pPr>
      <w:r w:rsidRPr="00F57592">
        <w:tab/>
      </w:r>
      <w:r w:rsidRPr="00F57592">
        <w:tab/>
        <w:t>"R_TOFKCodePol": "6200",</w:t>
      </w:r>
    </w:p>
    <w:p w14:paraId="144E76D6" w14:textId="77777777" w:rsidR="00F57592" w:rsidRPr="00F57592" w:rsidRDefault="00F57592" w:rsidP="00F57592">
      <w:pPr>
        <w:pStyle w:val="GOSTScript"/>
      </w:pPr>
      <w:r w:rsidRPr="00F57592">
        <w:tab/>
      </w:r>
      <w:r w:rsidRPr="00F57592">
        <w:tab/>
        <w:t>"SI_TOFKCODECSRECIP": "6200",</w:t>
      </w:r>
    </w:p>
    <w:p w14:paraId="2131A4A5" w14:textId="77777777" w:rsidR="00F57592" w:rsidRPr="00F57592" w:rsidRDefault="00F57592" w:rsidP="00F57592">
      <w:pPr>
        <w:pStyle w:val="GOSTScript"/>
      </w:pPr>
      <w:r w:rsidRPr="00F57592">
        <w:tab/>
      </w:r>
      <w:r w:rsidRPr="00F57592">
        <w:tab/>
        <w:t>"SI_TOFKCODERCRECIP": "6201",</w:t>
      </w:r>
    </w:p>
    <w:p w14:paraId="08860A90" w14:textId="77777777" w:rsidR="00F57592" w:rsidRPr="00F57592" w:rsidRDefault="00F57592" w:rsidP="00F57592">
      <w:pPr>
        <w:pStyle w:val="GOSTScript"/>
      </w:pPr>
      <w:r w:rsidRPr="00F57592">
        <w:tab/>
      </w:r>
      <w:r w:rsidRPr="00F57592">
        <w:tab/>
        <w:t>"R_AccNumberOrg": "40102643000000017400",</w:t>
      </w:r>
    </w:p>
    <w:p w14:paraId="194FE7C5" w14:textId="77777777" w:rsidR="00F57592" w:rsidRPr="00F57592" w:rsidRDefault="00F57592" w:rsidP="00F57592">
      <w:pPr>
        <w:pStyle w:val="GOSTScript"/>
      </w:pPr>
      <w:r w:rsidRPr="00F57592">
        <w:tab/>
      </w:r>
      <w:r w:rsidRPr="00F57592">
        <w:tab/>
        <w:t>"R_AccNumber": "03225643000000056400",</w:t>
      </w:r>
    </w:p>
    <w:p w14:paraId="297B1F8C" w14:textId="77777777" w:rsidR="00F57592" w:rsidRPr="00F57592" w:rsidRDefault="00F57592" w:rsidP="00F57592">
      <w:pPr>
        <w:pStyle w:val="GOSTScript"/>
      </w:pPr>
      <w:r w:rsidRPr="00F57592">
        <w:tab/>
      </w:r>
      <w:r w:rsidRPr="00F57592">
        <w:tab/>
        <w:t>"R_PersonalAcc": "41002</w:t>
      </w:r>
      <w:r w:rsidRPr="00F57592">
        <w:rPr>
          <w:lang w:val="ru-RU"/>
        </w:rPr>
        <w:t>А</w:t>
      </w:r>
      <w:r w:rsidRPr="00F57592">
        <w:t>19410",</w:t>
      </w:r>
    </w:p>
    <w:p w14:paraId="7376136D" w14:textId="767BA5B0" w:rsidR="00F57592" w:rsidRDefault="00F57592" w:rsidP="00F57592">
      <w:pPr>
        <w:pStyle w:val="GOSTScript"/>
        <w:rPr>
          <w:ins w:id="586" w:author="Сатлер Марина Викторовна" w:date="2026-02-27T10:12:00Z"/>
        </w:rPr>
      </w:pPr>
      <w:r w:rsidRPr="00F57592">
        <w:tab/>
      </w:r>
      <w:r w:rsidRPr="00F57592">
        <w:tab/>
        <w:t>"SI_BPR_R": true,</w:t>
      </w:r>
    </w:p>
    <w:p w14:paraId="001E1CF6" w14:textId="76F06929" w:rsidR="00DE3847" w:rsidRPr="00F57592" w:rsidRDefault="00DE3847" w:rsidP="00F57592">
      <w:pPr>
        <w:pStyle w:val="GOSTScript"/>
      </w:pPr>
      <w:ins w:id="587" w:author="Сатлер Марина Викторовна" w:date="2026-02-27T10:12:00Z">
        <w:r w:rsidRPr="00DE3847">
          <w:tab/>
        </w:r>
        <w:r w:rsidRPr="00DE3847">
          <w:tab/>
          <w:t>"SI_SIGN_DIS_RET": "3",</w:t>
        </w:r>
      </w:ins>
    </w:p>
    <w:p w14:paraId="13D42713" w14:textId="77777777" w:rsidR="00F57592" w:rsidRDefault="00F57592" w:rsidP="00F57592">
      <w:pPr>
        <w:pStyle w:val="GOSTScript"/>
        <w:rPr>
          <w:ins w:id="588" w:author="Сатлер Марина Викторовна" w:date="2026-02-27T10:12:00Z"/>
        </w:rPr>
      </w:pPr>
      <w:r w:rsidRPr="00F57592">
        <w:tab/>
      </w:r>
      <w:r w:rsidRPr="00F57592">
        <w:tab/>
        <w:t>"BRE_ParentDocGuid": "1vd90t7c-u339-01ff-ac40-73029ff81000",</w:t>
      </w:r>
    </w:p>
    <w:p w14:paraId="2563D1E4" w14:textId="639B712B" w:rsidR="00DE3847" w:rsidRPr="00F57592" w:rsidRDefault="00DE3847" w:rsidP="00F57592">
      <w:pPr>
        <w:pStyle w:val="GOSTScript"/>
      </w:pPr>
      <w:ins w:id="589" w:author="Сатлер Марина Викторовна" w:date="2026-02-27T10:12:00Z">
        <w:r w:rsidRPr="00DE3847">
          <w:tab/>
        </w:r>
        <w:r w:rsidRPr="00DE3847">
          <w:tab/>
          <w:t>"SI_REORGANIZATION_MARK": false,</w:t>
        </w:r>
      </w:ins>
    </w:p>
    <w:p w14:paraId="4CEBBBB9" w14:textId="77777777" w:rsidR="00F57592" w:rsidRPr="00F57592" w:rsidRDefault="00F57592" w:rsidP="00F57592">
      <w:pPr>
        <w:pStyle w:val="GOSTScript"/>
      </w:pPr>
      <w:r w:rsidRPr="00F57592">
        <w:tab/>
      </w:r>
      <w:r w:rsidRPr="00F57592">
        <w:tab/>
        <w:t>"FS_DECRYPT_ORDER_D91_LIST": [</w:t>
      </w:r>
    </w:p>
    <w:p w14:paraId="0A8D8E6A" w14:textId="77777777" w:rsidR="00F57592" w:rsidRPr="00F57592" w:rsidRDefault="00F57592" w:rsidP="00F57592">
      <w:pPr>
        <w:pStyle w:val="GOSTScript"/>
      </w:pPr>
      <w:r w:rsidRPr="00F57592">
        <w:tab/>
      </w:r>
      <w:r w:rsidRPr="00F57592">
        <w:tab/>
      </w:r>
      <w:r w:rsidRPr="00F57592">
        <w:tab/>
        <w:t>{</w:t>
      </w:r>
    </w:p>
    <w:p w14:paraId="739D22B1" w14:textId="77777777" w:rsidR="00F57592" w:rsidRPr="00F57592" w:rsidRDefault="00F57592" w:rsidP="00F57592">
      <w:pPr>
        <w:pStyle w:val="GOSTScript"/>
      </w:pPr>
      <w:r w:rsidRPr="00F57592">
        <w:tab/>
      </w:r>
      <w:r w:rsidRPr="00F57592">
        <w:tab/>
      </w:r>
      <w:r w:rsidRPr="00F57592">
        <w:tab/>
      </w:r>
      <w:r w:rsidRPr="00F57592">
        <w:tab/>
        <w:t>"id": 1,</w:t>
      </w:r>
    </w:p>
    <w:p w14:paraId="6E48C441" w14:textId="77777777" w:rsidR="00F57592" w:rsidRPr="00F57592" w:rsidRDefault="00F57592" w:rsidP="00F57592">
      <w:pPr>
        <w:pStyle w:val="GOSTScript"/>
      </w:pPr>
      <w:r w:rsidRPr="00F57592">
        <w:tab/>
      </w:r>
      <w:r w:rsidRPr="00F57592">
        <w:tab/>
      </w:r>
      <w:r w:rsidRPr="00F57592">
        <w:tab/>
      </w:r>
      <w:r w:rsidRPr="00F57592">
        <w:tab/>
        <w:t>"NumPP": 1,</w:t>
      </w:r>
    </w:p>
    <w:p w14:paraId="789DD770" w14:textId="77777777" w:rsidR="00F57592" w:rsidRPr="00F57592" w:rsidRDefault="00F57592" w:rsidP="00F57592">
      <w:pPr>
        <w:pStyle w:val="GOSTScript"/>
      </w:pPr>
      <w:r w:rsidRPr="00F57592">
        <w:tab/>
      </w:r>
      <w:r w:rsidRPr="00F57592">
        <w:tab/>
      </w:r>
      <w:r w:rsidRPr="00F57592">
        <w:tab/>
      </w:r>
      <w:r w:rsidRPr="00F57592">
        <w:tab/>
        <w:t>"KBK_ACC_Payer": "18201063940290059244",</w:t>
      </w:r>
    </w:p>
    <w:p w14:paraId="5A5EDE32" w14:textId="347C84FB" w:rsidR="00F57592" w:rsidRPr="00F57592" w:rsidRDefault="00F57592" w:rsidP="00F57592">
      <w:pPr>
        <w:pStyle w:val="GOSTScript"/>
        <w:rPr>
          <w:lang w:val="ru-RU"/>
        </w:rPr>
      </w:pPr>
      <w:r w:rsidRPr="00F57592">
        <w:tab/>
      </w:r>
      <w:r w:rsidRPr="00F57592">
        <w:tab/>
      </w:r>
      <w:r w:rsidRPr="00F57592">
        <w:tab/>
      </w:r>
      <w:r w:rsidRPr="00F57592">
        <w:tab/>
      </w:r>
      <w:r w:rsidRPr="00F57592">
        <w:rPr>
          <w:lang w:val="ru-RU"/>
        </w:rPr>
        <w:t>"KBK_ACC_Recip": "182010600115001002</w:t>
      </w:r>
      <w:r>
        <w:t>1</w:t>
      </w:r>
      <w:r w:rsidRPr="00F57592">
        <w:rPr>
          <w:lang w:val="ru-RU"/>
        </w:rPr>
        <w:t>0",</w:t>
      </w:r>
    </w:p>
    <w:p w14:paraId="047EFD68" w14:textId="77777777" w:rsidR="00F57592" w:rsidRPr="00F57592" w:rsidRDefault="00F57592" w:rsidP="00F57592">
      <w:pPr>
        <w:pStyle w:val="GOSTScript"/>
        <w:rPr>
          <w:lang w:val="ru-RU"/>
        </w:rPr>
      </w:pPr>
      <w:r w:rsidRPr="00F57592">
        <w:rPr>
          <w:lang w:val="ru-RU"/>
        </w:rPr>
        <w:tab/>
      </w:r>
      <w:r w:rsidRPr="00F57592">
        <w:rPr>
          <w:lang w:val="ru-RU"/>
        </w:rPr>
        <w:tab/>
      </w:r>
      <w:r w:rsidRPr="00F57592">
        <w:rPr>
          <w:lang w:val="ru-RU"/>
        </w:rPr>
        <w:tab/>
      </w:r>
      <w:r w:rsidRPr="00F57592">
        <w:rPr>
          <w:lang w:val="ru-RU"/>
        </w:rPr>
        <w:tab/>
        <w:t>"SumKBK": 500.00</w:t>
      </w:r>
    </w:p>
    <w:p w14:paraId="16CC3F13" w14:textId="77777777" w:rsidR="00F57592" w:rsidRPr="00F57592" w:rsidRDefault="00F57592" w:rsidP="00F57592">
      <w:pPr>
        <w:pStyle w:val="GOSTScript"/>
        <w:rPr>
          <w:lang w:val="ru-RU"/>
        </w:rPr>
      </w:pPr>
      <w:r w:rsidRPr="00F57592">
        <w:rPr>
          <w:lang w:val="ru-RU"/>
        </w:rPr>
        <w:tab/>
      </w:r>
      <w:r w:rsidRPr="00F57592">
        <w:rPr>
          <w:lang w:val="ru-RU"/>
        </w:rPr>
        <w:tab/>
      </w:r>
      <w:r w:rsidRPr="00F57592">
        <w:rPr>
          <w:lang w:val="ru-RU"/>
        </w:rPr>
        <w:tab/>
        <w:t>}</w:t>
      </w:r>
    </w:p>
    <w:p w14:paraId="349C6989" w14:textId="77777777" w:rsidR="00F57592" w:rsidRPr="00F57592" w:rsidRDefault="00F57592" w:rsidP="00F57592">
      <w:pPr>
        <w:pStyle w:val="GOSTScript"/>
        <w:rPr>
          <w:lang w:val="ru-RU"/>
        </w:rPr>
      </w:pPr>
      <w:r w:rsidRPr="00F57592">
        <w:rPr>
          <w:lang w:val="ru-RU"/>
        </w:rPr>
        <w:tab/>
      </w:r>
      <w:r w:rsidRPr="00F57592">
        <w:rPr>
          <w:lang w:val="ru-RU"/>
        </w:rPr>
        <w:tab/>
        <w:t>]</w:t>
      </w:r>
    </w:p>
    <w:p w14:paraId="6F8977FF" w14:textId="77777777" w:rsidR="00F57592" w:rsidRPr="00F57592" w:rsidRDefault="00F57592" w:rsidP="00F57592">
      <w:pPr>
        <w:pStyle w:val="GOSTScript"/>
        <w:rPr>
          <w:lang w:val="ru-RU"/>
        </w:rPr>
      </w:pPr>
      <w:r w:rsidRPr="00F57592">
        <w:rPr>
          <w:lang w:val="ru-RU"/>
        </w:rPr>
        <w:tab/>
        <w:t>}</w:t>
      </w:r>
    </w:p>
    <w:p w14:paraId="18A73E30" w14:textId="07CD5991" w:rsidR="005B125B" w:rsidRPr="005B125B" w:rsidRDefault="00F57592" w:rsidP="00F57592">
      <w:pPr>
        <w:pStyle w:val="GOSTScript"/>
        <w:rPr>
          <w:lang w:val="ru-RU"/>
        </w:rPr>
      </w:pPr>
      <w:r w:rsidRPr="00F57592">
        <w:rPr>
          <w:lang w:val="ru-RU"/>
        </w:rPr>
        <w:t>}</w:t>
      </w:r>
    </w:p>
    <w:p w14:paraId="22E49645" w14:textId="4E3B8959" w:rsidR="0050009F" w:rsidRPr="00B20B4F" w:rsidRDefault="0050009F" w:rsidP="004D59AC">
      <w:pPr>
        <w:pStyle w:val="41"/>
      </w:pPr>
      <w:bookmarkStart w:id="590" w:name="_Toc226564459"/>
      <w:r w:rsidRPr="00B20B4F">
        <w:t xml:space="preserve">«Бухгалтерская справка (ф. </w:t>
      </w:r>
      <w:r w:rsidRPr="00B20B4F">
        <w:rPr>
          <w:rStyle w:val="22"/>
          <w:b/>
          <w:bCs w:val="0"/>
          <w:iCs/>
          <w:sz w:val="26"/>
          <w:szCs w:val="26"/>
        </w:rPr>
        <w:t>0504833)</w:t>
      </w:r>
      <w:r w:rsidR="005D69BC" w:rsidRPr="00B20B4F">
        <w:t>»</w:t>
      </w:r>
      <w:r w:rsidRPr="00B20B4F">
        <w:rPr>
          <w:rStyle w:val="22"/>
          <w:b/>
          <w:bCs w:val="0"/>
          <w:iCs/>
          <w:sz w:val="26"/>
          <w:szCs w:val="26"/>
        </w:rPr>
        <w:t xml:space="preserve"> </w:t>
      </w:r>
      <w:r w:rsidR="00D12ACC">
        <w:rPr>
          <w:rStyle w:val="22"/>
          <w:b/>
          <w:bCs w:val="0"/>
          <w:iCs/>
          <w:sz w:val="26"/>
          <w:szCs w:val="26"/>
        </w:rPr>
        <w:t xml:space="preserve">(НПС) </w:t>
      </w:r>
      <w:r w:rsidR="00C560C2">
        <w:rPr>
          <w:szCs w:val="22"/>
        </w:rPr>
        <w:t>TSE_NPS_0504833</w:t>
      </w:r>
      <w:bookmarkEnd w:id="590"/>
    </w:p>
    <w:p w14:paraId="7475CF99" w14:textId="3B2EBAEE" w:rsidR="000356D0" w:rsidRPr="0050009F" w:rsidRDefault="0050009F" w:rsidP="00971A9E">
      <w:pPr>
        <w:pStyle w:val="GOSTNormal"/>
        <w:rPr>
          <w:highlight w:val="yellow"/>
        </w:rPr>
      </w:pPr>
      <w:r w:rsidRPr="005D309A">
        <w:t xml:space="preserve">Описание требований к парамерам, передаваемым в составе </w:t>
      </w:r>
      <w:r w:rsidR="00971A9E">
        <w:t xml:space="preserve">тела </w:t>
      </w:r>
      <w:r w:rsidR="00971A9E" w:rsidRPr="005D309A">
        <w:rPr>
          <w:bCs/>
        </w:rPr>
        <w:t>(Document)</w:t>
      </w:r>
      <w:r w:rsidR="00971A9E">
        <w:rPr>
          <w:bCs/>
        </w:rPr>
        <w:t xml:space="preserve"> </w:t>
      </w:r>
      <w:r w:rsidRPr="005D309A">
        <w:t>запроса на подбор</w:t>
      </w:r>
      <w:r>
        <w:t xml:space="preserve"> /сторнирование /переформирование</w:t>
      </w:r>
      <w:r w:rsidRPr="005D309A">
        <w:t xml:space="preserve"> записей учета по документу Бухгалтерская справка (ф. 0504833) </w:t>
      </w:r>
      <w:r w:rsidRPr="005D309A">
        <w:rPr>
          <w:lang w:val="en-US"/>
        </w:rPr>
        <w:t>ARP</w:t>
      </w:r>
      <w:r w:rsidRPr="005D309A">
        <w:t>_</w:t>
      </w:r>
      <w:r w:rsidRPr="005D309A">
        <w:rPr>
          <w:lang w:val="en-US"/>
        </w:rPr>
        <w:t>FAH</w:t>
      </w:r>
      <w:r w:rsidRPr="005D309A">
        <w:t>_0504833</w:t>
      </w:r>
      <w:r w:rsidR="00125633" w:rsidRPr="00977891">
        <w:t xml:space="preserve"> </w:t>
      </w:r>
      <w:r w:rsidR="00125633">
        <w:t>для родительских докуметов, содержащих записи учета  по лицевым счетам с типом «03» и «14»</w:t>
      </w:r>
      <w:r w:rsidRPr="005D309A">
        <w:rPr>
          <w:bCs/>
        </w:rPr>
        <w:t>, приведено в томе 2</w:t>
      </w:r>
      <w:r>
        <w:rPr>
          <w:bCs/>
        </w:rPr>
        <w:t>.</w:t>
      </w:r>
    </w:p>
    <w:p w14:paraId="61020617" w14:textId="17D3D751" w:rsidR="00125633" w:rsidRDefault="00125633" w:rsidP="004D59AC">
      <w:pPr>
        <w:pStyle w:val="51"/>
      </w:pPr>
      <w:bookmarkStart w:id="591" w:name="_Запрос_на_сторнирование"/>
      <w:bookmarkStart w:id="592" w:name="_Toc131524529"/>
      <w:bookmarkStart w:id="593" w:name="_Toc131524799"/>
      <w:bookmarkStart w:id="594" w:name="_Toc131524533"/>
      <w:bookmarkStart w:id="595" w:name="_Toc131524803"/>
      <w:bookmarkStart w:id="596" w:name="_Toc131524534"/>
      <w:bookmarkStart w:id="597" w:name="_Toc131524804"/>
      <w:bookmarkStart w:id="598" w:name="_Toc131524535"/>
      <w:bookmarkStart w:id="599" w:name="_Toc131524805"/>
      <w:bookmarkStart w:id="600" w:name="_Toc131524536"/>
      <w:bookmarkStart w:id="601" w:name="_Toc131524806"/>
      <w:bookmarkStart w:id="602" w:name="_Toc131524537"/>
      <w:bookmarkStart w:id="603" w:name="_Toc131524807"/>
      <w:bookmarkStart w:id="604" w:name="_Toc131524538"/>
      <w:bookmarkStart w:id="605" w:name="_Toc131524808"/>
      <w:bookmarkStart w:id="606" w:name="_Toc131524539"/>
      <w:bookmarkStart w:id="607" w:name="_Toc131524809"/>
      <w:bookmarkStart w:id="608" w:name="_Toc131524540"/>
      <w:bookmarkStart w:id="609" w:name="_Toc131524810"/>
      <w:bookmarkStart w:id="610" w:name="_Toc131524541"/>
      <w:bookmarkStart w:id="611" w:name="_Toc131524811"/>
      <w:bookmarkStart w:id="612" w:name="_Приложение_1"/>
      <w:bookmarkStart w:id="613" w:name="_Приложение_1_Перечень"/>
      <w:bookmarkStart w:id="614" w:name="_Запросы_по_управлению"/>
      <w:bookmarkStart w:id="615" w:name="_Toc131524657"/>
      <w:bookmarkStart w:id="616" w:name="_Toc131524927"/>
      <w:bookmarkStart w:id="617" w:name="_Toc131524669"/>
      <w:bookmarkStart w:id="618" w:name="_Toc131524939"/>
      <w:bookmarkStart w:id="619" w:name="_Toc131524670"/>
      <w:bookmarkStart w:id="620" w:name="_Toc131524940"/>
      <w:bookmarkStart w:id="621" w:name="_Toc131524671"/>
      <w:bookmarkStart w:id="622" w:name="_Toc131524941"/>
      <w:bookmarkStart w:id="623" w:name="_Toc131524672"/>
      <w:bookmarkStart w:id="624" w:name="_Toc131524942"/>
      <w:bookmarkStart w:id="625" w:name="_Toc131524676"/>
      <w:bookmarkStart w:id="626" w:name="_Toc131524946"/>
      <w:bookmarkStart w:id="627" w:name="_Toc131524681"/>
      <w:bookmarkStart w:id="628" w:name="_Toc131524951"/>
      <w:bookmarkStart w:id="629" w:name="_Toc131524688"/>
      <w:bookmarkStart w:id="630" w:name="_Toc131524958"/>
      <w:bookmarkStart w:id="631" w:name="_Toc131524692"/>
      <w:bookmarkStart w:id="632" w:name="_Toc131524962"/>
      <w:bookmarkStart w:id="633" w:name="_Toc22656446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r w:rsidRPr="00587311">
        <w:t>Перечень параметров тела запроса (Document) по документу «</w:t>
      </w:r>
      <w:r w:rsidRPr="005D309A">
        <w:t>Бухгалтерская справка</w:t>
      </w:r>
      <w:r>
        <w:t>» (ф. 0504833</w:t>
      </w:r>
      <w:r w:rsidRPr="00587311">
        <w:t xml:space="preserve">) </w:t>
      </w:r>
      <w:r w:rsidR="00D12ACC">
        <w:t xml:space="preserve">(НПС) </w:t>
      </w:r>
      <w:r w:rsidR="00C560C2">
        <w:rPr>
          <w:szCs w:val="22"/>
        </w:rPr>
        <w:t>TSE_NPS_0504833</w:t>
      </w:r>
      <w:bookmarkEnd w:id="633"/>
    </w:p>
    <w:tbl>
      <w:tblPr>
        <w:tblStyle w:val="GOSTTable"/>
        <w:tblW w:w="5000" w:type="pct"/>
        <w:tblLayout w:type="fixed"/>
        <w:tblLook w:val="07E0" w:firstRow="1" w:lastRow="1" w:firstColumn="1" w:lastColumn="1" w:noHBand="1" w:noVBand="1"/>
      </w:tblPr>
      <w:tblGrid>
        <w:gridCol w:w="3453"/>
        <w:gridCol w:w="2354"/>
        <w:gridCol w:w="1569"/>
        <w:gridCol w:w="942"/>
        <w:gridCol w:w="989"/>
        <w:gridCol w:w="6387"/>
      </w:tblGrid>
      <w:tr w:rsidR="00125633" w:rsidRPr="00B9499D" w14:paraId="6EB6D95C" w14:textId="77777777" w:rsidTr="00125633">
        <w:trPr>
          <w:cnfStyle w:val="100000000000" w:firstRow="1" w:lastRow="0" w:firstColumn="0" w:lastColumn="0" w:oddVBand="0" w:evenVBand="0" w:oddHBand="0" w:evenHBand="0" w:firstRowFirstColumn="0" w:firstRowLastColumn="0" w:lastRowFirstColumn="0" w:lastRowLastColumn="0"/>
        </w:trPr>
        <w:tc>
          <w:tcPr>
            <w:tcW w:w="1100" w:type="pct"/>
          </w:tcPr>
          <w:p w14:paraId="4B7848C0" w14:textId="77777777" w:rsidR="00125633" w:rsidRPr="00B9499D" w:rsidRDefault="00125633" w:rsidP="00125633">
            <w:pPr>
              <w:pStyle w:val="GOSTTableHead"/>
            </w:pPr>
            <w:r w:rsidRPr="00B412B2">
              <w:t>Наименование параметра</w:t>
            </w:r>
          </w:p>
        </w:tc>
        <w:tc>
          <w:tcPr>
            <w:tcW w:w="750" w:type="pct"/>
          </w:tcPr>
          <w:p w14:paraId="608BC890" w14:textId="77777777" w:rsidR="00125633" w:rsidRPr="00F14EA3" w:rsidRDefault="00125633" w:rsidP="00125633">
            <w:pPr>
              <w:pStyle w:val="GOSTTableHead"/>
            </w:pPr>
            <w:r w:rsidRPr="00B412B2">
              <w:t>Название тэга</w:t>
            </w:r>
          </w:p>
        </w:tc>
        <w:tc>
          <w:tcPr>
            <w:tcW w:w="500" w:type="pct"/>
          </w:tcPr>
          <w:p w14:paraId="6D9A1BD8" w14:textId="77777777" w:rsidR="00125633" w:rsidRPr="00B9499D" w:rsidRDefault="00125633" w:rsidP="00125633">
            <w:pPr>
              <w:pStyle w:val="GOSTTableHead"/>
            </w:pPr>
            <w:r w:rsidRPr="00B412B2">
              <w:t>Тип данных</w:t>
            </w:r>
          </w:p>
        </w:tc>
        <w:tc>
          <w:tcPr>
            <w:tcW w:w="300" w:type="pct"/>
          </w:tcPr>
          <w:p w14:paraId="4C2B1E03" w14:textId="77777777" w:rsidR="00125633" w:rsidRPr="00B9499D" w:rsidRDefault="00125633" w:rsidP="00125633">
            <w:pPr>
              <w:pStyle w:val="GOSTTableHead"/>
            </w:pPr>
            <w:r w:rsidRPr="00B412B2">
              <w:t>Обязательность</w:t>
            </w:r>
          </w:p>
        </w:tc>
        <w:tc>
          <w:tcPr>
            <w:tcW w:w="315" w:type="pct"/>
          </w:tcPr>
          <w:p w14:paraId="2D2B2C56" w14:textId="77777777" w:rsidR="00125633" w:rsidRPr="00B9499D" w:rsidRDefault="00125633" w:rsidP="00125633">
            <w:pPr>
              <w:pStyle w:val="GOSTTableHead"/>
            </w:pPr>
            <w:r w:rsidRPr="00B412B2">
              <w:t>Размерность</w:t>
            </w:r>
          </w:p>
        </w:tc>
        <w:tc>
          <w:tcPr>
            <w:tcW w:w="2035" w:type="pct"/>
          </w:tcPr>
          <w:p w14:paraId="6C50B183" w14:textId="77777777" w:rsidR="00125633" w:rsidRPr="00B9499D" w:rsidRDefault="00125633" w:rsidP="00125633">
            <w:pPr>
              <w:pStyle w:val="GOSTTableHead"/>
            </w:pPr>
            <w:r w:rsidRPr="00B412B2">
              <w:t>Описание</w:t>
            </w:r>
          </w:p>
        </w:tc>
      </w:tr>
      <w:tr w:rsidR="00125633" w:rsidRPr="00B9499D" w14:paraId="39BDF35A" w14:textId="77777777" w:rsidTr="00D12ACC">
        <w:tc>
          <w:tcPr>
            <w:tcW w:w="1100" w:type="pct"/>
          </w:tcPr>
          <w:p w14:paraId="77BD987A" w14:textId="77777777" w:rsidR="00125633" w:rsidRPr="00D12ACC" w:rsidRDefault="00125633" w:rsidP="00125633">
            <w:pPr>
              <w:pStyle w:val="GOSTTablenorm"/>
              <w:rPr>
                <w:highlight w:val="green"/>
              </w:rPr>
            </w:pPr>
            <w:r w:rsidRPr="00D12ACC">
              <w:t>Номер документа</w:t>
            </w:r>
          </w:p>
        </w:tc>
        <w:tc>
          <w:tcPr>
            <w:tcW w:w="750" w:type="pct"/>
          </w:tcPr>
          <w:p w14:paraId="3F8F7C7A" w14:textId="77777777" w:rsidR="00125633" w:rsidRPr="00B9499D" w:rsidRDefault="00125633" w:rsidP="00125633">
            <w:pPr>
              <w:pStyle w:val="GOSTTablenorm"/>
            </w:pPr>
            <w:r w:rsidRPr="00F14EA3">
              <w:t>TtlPrt_DcNmbr</w:t>
            </w:r>
          </w:p>
        </w:tc>
        <w:tc>
          <w:tcPr>
            <w:tcW w:w="500" w:type="pct"/>
          </w:tcPr>
          <w:p w14:paraId="7EA72D68" w14:textId="77777777" w:rsidR="00125633" w:rsidRPr="00B9499D" w:rsidRDefault="00125633" w:rsidP="00125633">
            <w:pPr>
              <w:pStyle w:val="GOSTTablenorm"/>
            </w:pPr>
            <w:r w:rsidRPr="00B9499D">
              <w:t>Строка</w:t>
            </w:r>
          </w:p>
        </w:tc>
        <w:tc>
          <w:tcPr>
            <w:tcW w:w="300" w:type="pct"/>
          </w:tcPr>
          <w:p w14:paraId="6E85EDDB" w14:textId="77777777" w:rsidR="00125633" w:rsidRPr="00B9499D" w:rsidRDefault="00125633" w:rsidP="00125633">
            <w:pPr>
              <w:pStyle w:val="GOSTTablenorm"/>
            </w:pPr>
            <w:r w:rsidRPr="00B9499D">
              <w:t>Да</w:t>
            </w:r>
          </w:p>
        </w:tc>
        <w:tc>
          <w:tcPr>
            <w:tcW w:w="315" w:type="pct"/>
          </w:tcPr>
          <w:p w14:paraId="2302ED29" w14:textId="77777777" w:rsidR="00125633" w:rsidRPr="00B9499D" w:rsidRDefault="00125633" w:rsidP="00125633">
            <w:pPr>
              <w:pStyle w:val="GOSTTablenorm"/>
            </w:pPr>
            <w:r w:rsidRPr="00B9499D">
              <w:t>&lt;=50</w:t>
            </w:r>
          </w:p>
        </w:tc>
        <w:tc>
          <w:tcPr>
            <w:tcW w:w="2035" w:type="pct"/>
          </w:tcPr>
          <w:p w14:paraId="42510873" w14:textId="77777777" w:rsidR="00125633" w:rsidRPr="00B9499D" w:rsidRDefault="00125633" w:rsidP="008F7DDE">
            <w:pPr>
              <w:pStyle w:val="GOSTTablenorm"/>
            </w:pPr>
            <w:r w:rsidRPr="00B9499D">
              <w:t>Указывается номер документа</w:t>
            </w:r>
          </w:p>
        </w:tc>
      </w:tr>
      <w:tr w:rsidR="00125633" w:rsidRPr="00B9499D" w14:paraId="296912C6" w14:textId="77777777" w:rsidTr="00D12ACC">
        <w:tc>
          <w:tcPr>
            <w:tcW w:w="1100" w:type="pct"/>
          </w:tcPr>
          <w:p w14:paraId="472D99CA" w14:textId="77777777" w:rsidR="00125633" w:rsidRPr="00D12ACC" w:rsidRDefault="00125633" w:rsidP="00125633">
            <w:pPr>
              <w:pStyle w:val="GOSTTablenorm"/>
            </w:pPr>
            <w:r w:rsidRPr="00D12ACC">
              <w:t>Дата документа</w:t>
            </w:r>
          </w:p>
        </w:tc>
        <w:tc>
          <w:tcPr>
            <w:tcW w:w="750" w:type="pct"/>
          </w:tcPr>
          <w:p w14:paraId="3B71A8E9" w14:textId="77777777" w:rsidR="00125633" w:rsidRPr="00B9499D" w:rsidRDefault="00125633" w:rsidP="00125633">
            <w:pPr>
              <w:pStyle w:val="GOSTTablenorm"/>
            </w:pPr>
            <w:r w:rsidRPr="00F14EA3">
              <w:t>TtlPrt_Dt</w:t>
            </w:r>
          </w:p>
        </w:tc>
        <w:tc>
          <w:tcPr>
            <w:tcW w:w="500" w:type="pct"/>
          </w:tcPr>
          <w:p w14:paraId="1269B3E9" w14:textId="77777777" w:rsidR="00125633" w:rsidRPr="00B9499D" w:rsidRDefault="00125633" w:rsidP="00125633">
            <w:pPr>
              <w:pStyle w:val="GOSTTablenorm"/>
            </w:pPr>
            <w:r w:rsidRPr="00B9499D">
              <w:t>Дата</w:t>
            </w:r>
          </w:p>
        </w:tc>
        <w:tc>
          <w:tcPr>
            <w:tcW w:w="300" w:type="pct"/>
          </w:tcPr>
          <w:p w14:paraId="7C27AD22" w14:textId="77777777" w:rsidR="00125633" w:rsidRPr="00B9499D" w:rsidRDefault="00125633" w:rsidP="00125633">
            <w:pPr>
              <w:pStyle w:val="GOSTTablenorm"/>
            </w:pPr>
            <w:r w:rsidRPr="00B9499D">
              <w:t>Да</w:t>
            </w:r>
          </w:p>
        </w:tc>
        <w:tc>
          <w:tcPr>
            <w:tcW w:w="315" w:type="pct"/>
          </w:tcPr>
          <w:p w14:paraId="1929FA19" w14:textId="77777777" w:rsidR="00125633" w:rsidRPr="00B9499D" w:rsidRDefault="00125633" w:rsidP="00125633">
            <w:pPr>
              <w:pStyle w:val="GOSTTablenorm"/>
            </w:pPr>
          </w:p>
        </w:tc>
        <w:tc>
          <w:tcPr>
            <w:tcW w:w="2035" w:type="pct"/>
          </w:tcPr>
          <w:p w14:paraId="7A6C5796" w14:textId="77777777" w:rsidR="00125633" w:rsidRPr="00B9499D" w:rsidRDefault="00125633" w:rsidP="008F7DDE">
            <w:pPr>
              <w:pStyle w:val="GOSTTablenorm"/>
            </w:pPr>
            <w:r w:rsidRPr="00B9499D">
              <w:t>Указывается дата документа в формате Y</w:t>
            </w:r>
            <w:r>
              <w:t>YYY-MM-DD</w:t>
            </w:r>
          </w:p>
        </w:tc>
      </w:tr>
      <w:tr w:rsidR="00C139C1" w:rsidRPr="00B9499D" w14:paraId="64095559" w14:textId="77777777" w:rsidTr="00D12ACC">
        <w:tc>
          <w:tcPr>
            <w:tcW w:w="1100" w:type="pct"/>
          </w:tcPr>
          <w:p w14:paraId="70744941" w14:textId="151DC0AA" w:rsidR="00C139C1" w:rsidRPr="008F7DDE" w:rsidRDefault="00C139C1" w:rsidP="00C139C1">
            <w:pPr>
              <w:pStyle w:val="GOSTTablenorm"/>
              <w:tabs>
                <w:tab w:val="left" w:pos="540"/>
              </w:tabs>
            </w:pPr>
            <w:r w:rsidRPr="008F7DDE">
              <w:rPr>
                <w:szCs w:val="22"/>
              </w:rPr>
              <w:t>Дата исправления</w:t>
            </w:r>
          </w:p>
        </w:tc>
        <w:tc>
          <w:tcPr>
            <w:tcW w:w="750" w:type="pct"/>
          </w:tcPr>
          <w:p w14:paraId="382B316F" w14:textId="31750117" w:rsidR="00C139C1" w:rsidRPr="008F7DDE" w:rsidRDefault="00C139C1" w:rsidP="00C139C1">
            <w:pPr>
              <w:pStyle w:val="GOSTTablenorm"/>
            </w:pPr>
            <w:r w:rsidRPr="008F7DDE">
              <w:rPr>
                <w:szCs w:val="22"/>
              </w:rPr>
              <w:t>TtlPrt_</w:t>
            </w:r>
            <w:r w:rsidRPr="008F7DDE">
              <w:rPr>
                <w:szCs w:val="22"/>
                <w:lang w:val="en-US"/>
              </w:rPr>
              <w:t>CorrectionDate</w:t>
            </w:r>
          </w:p>
        </w:tc>
        <w:tc>
          <w:tcPr>
            <w:tcW w:w="500" w:type="pct"/>
          </w:tcPr>
          <w:p w14:paraId="6C143BAC" w14:textId="70B7A632" w:rsidR="00C139C1" w:rsidRPr="008F7DDE" w:rsidRDefault="00C139C1" w:rsidP="00C139C1">
            <w:pPr>
              <w:pStyle w:val="GOSTTablenorm"/>
            </w:pPr>
            <w:r w:rsidRPr="008F7DDE">
              <w:rPr>
                <w:bCs/>
                <w:szCs w:val="22"/>
              </w:rPr>
              <w:t>Дата</w:t>
            </w:r>
          </w:p>
        </w:tc>
        <w:tc>
          <w:tcPr>
            <w:tcW w:w="300" w:type="pct"/>
          </w:tcPr>
          <w:p w14:paraId="5F423935" w14:textId="506FBA02" w:rsidR="00C139C1" w:rsidRPr="008F7DDE" w:rsidRDefault="00C139C1" w:rsidP="00C139C1">
            <w:pPr>
              <w:pStyle w:val="GOSTTablenorm"/>
            </w:pPr>
            <w:r w:rsidRPr="008F7DDE">
              <w:rPr>
                <w:bCs/>
                <w:szCs w:val="22"/>
              </w:rPr>
              <w:t>Да</w:t>
            </w:r>
          </w:p>
        </w:tc>
        <w:tc>
          <w:tcPr>
            <w:tcW w:w="315" w:type="pct"/>
          </w:tcPr>
          <w:p w14:paraId="0A998CAF" w14:textId="77777777" w:rsidR="00C139C1" w:rsidRPr="008F7DDE" w:rsidRDefault="00C139C1" w:rsidP="00C139C1">
            <w:pPr>
              <w:pStyle w:val="GOSTTablenorm"/>
            </w:pPr>
          </w:p>
        </w:tc>
        <w:tc>
          <w:tcPr>
            <w:tcW w:w="2035" w:type="pct"/>
          </w:tcPr>
          <w:p w14:paraId="3FB6D4AA" w14:textId="42D60B94" w:rsidR="00C139C1" w:rsidRPr="008F7DDE" w:rsidRDefault="00C139C1" w:rsidP="008F7DDE">
            <w:pPr>
              <w:pStyle w:val="GOSTTablenorm"/>
            </w:pPr>
            <w:r w:rsidRPr="008F7DDE">
              <w:rPr>
                <w:szCs w:val="22"/>
              </w:rPr>
              <w:t>Указывается дата исправления в формате YYYY</w:t>
            </w:r>
            <w:r w:rsidR="007752A5">
              <w:rPr>
                <w:szCs w:val="22"/>
              </w:rPr>
              <w:t>-MM-DD</w:t>
            </w:r>
          </w:p>
        </w:tc>
      </w:tr>
      <w:tr w:rsidR="00C139C1" w:rsidRPr="00B9499D" w14:paraId="29DB941D" w14:textId="77777777" w:rsidTr="00D12ACC">
        <w:tc>
          <w:tcPr>
            <w:tcW w:w="1100" w:type="pct"/>
          </w:tcPr>
          <w:p w14:paraId="5387B27D" w14:textId="4E41D135" w:rsidR="00C139C1" w:rsidRPr="008F7DDE" w:rsidRDefault="00C139C1" w:rsidP="00C139C1">
            <w:pPr>
              <w:pStyle w:val="GOSTTablenorm"/>
            </w:pPr>
            <w:r w:rsidRPr="008F7DDE">
              <w:rPr>
                <w:szCs w:val="22"/>
              </w:rPr>
              <w:t>Дата ввода в действие</w:t>
            </w:r>
          </w:p>
        </w:tc>
        <w:tc>
          <w:tcPr>
            <w:tcW w:w="750" w:type="pct"/>
          </w:tcPr>
          <w:p w14:paraId="17D75030" w14:textId="4E03BB8A" w:rsidR="00C139C1" w:rsidRPr="008F7DDE" w:rsidRDefault="00C139C1" w:rsidP="00C139C1">
            <w:pPr>
              <w:pStyle w:val="GOSTTablenorm"/>
            </w:pPr>
            <w:r w:rsidRPr="008F7DDE">
              <w:rPr>
                <w:szCs w:val="22"/>
              </w:rPr>
              <w:t>TtlPrt_EffectiveDate</w:t>
            </w:r>
          </w:p>
        </w:tc>
        <w:tc>
          <w:tcPr>
            <w:tcW w:w="500" w:type="pct"/>
          </w:tcPr>
          <w:p w14:paraId="3A2BEEB2" w14:textId="003E7C72" w:rsidR="00C139C1" w:rsidRPr="008F7DDE" w:rsidRDefault="00C139C1" w:rsidP="00C139C1">
            <w:pPr>
              <w:pStyle w:val="GOSTTablenorm"/>
            </w:pPr>
            <w:r w:rsidRPr="008F7DDE">
              <w:rPr>
                <w:bCs/>
                <w:szCs w:val="22"/>
              </w:rPr>
              <w:t>Дата</w:t>
            </w:r>
          </w:p>
        </w:tc>
        <w:tc>
          <w:tcPr>
            <w:tcW w:w="300" w:type="pct"/>
          </w:tcPr>
          <w:p w14:paraId="4270F16A" w14:textId="7838D6AF" w:rsidR="00C139C1" w:rsidRPr="008F7DDE" w:rsidRDefault="00C139C1" w:rsidP="00C139C1">
            <w:pPr>
              <w:pStyle w:val="GOSTTablenorm"/>
            </w:pPr>
            <w:r w:rsidRPr="008F7DDE">
              <w:rPr>
                <w:bCs/>
                <w:szCs w:val="22"/>
              </w:rPr>
              <w:t>Да</w:t>
            </w:r>
          </w:p>
        </w:tc>
        <w:tc>
          <w:tcPr>
            <w:tcW w:w="315" w:type="pct"/>
          </w:tcPr>
          <w:p w14:paraId="01EA45AE" w14:textId="77777777" w:rsidR="00C139C1" w:rsidRPr="008F7DDE" w:rsidRDefault="00C139C1" w:rsidP="00C139C1">
            <w:pPr>
              <w:pStyle w:val="GOSTTablenorm"/>
            </w:pPr>
          </w:p>
        </w:tc>
        <w:tc>
          <w:tcPr>
            <w:tcW w:w="2035" w:type="pct"/>
          </w:tcPr>
          <w:p w14:paraId="137FD358" w14:textId="27CA8EC1" w:rsidR="00C139C1" w:rsidRPr="008F7DDE" w:rsidRDefault="00C139C1" w:rsidP="008F7DDE">
            <w:pPr>
              <w:pStyle w:val="GOSTTablenorm"/>
            </w:pPr>
            <w:r w:rsidRPr="008F7DDE">
              <w:rPr>
                <w:szCs w:val="22"/>
              </w:rPr>
              <w:t>Указывается дата ввода в действие сформированных зап</w:t>
            </w:r>
            <w:r w:rsidR="007752A5">
              <w:rPr>
                <w:szCs w:val="22"/>
              </w:rPr>
              <w:t>исей учета в формате YYYY-MM-DD</w:t>
            </w:r>
          </w:p>
        </w:tc>
      </w:tr>
      <w:tr w:rsidR="00C139C1" w:rsidRPr="00B9499D" w14:paraId="2E4B85FF" w14:textId="77777777" w:rsidTr="00125633">
        <w:tc>
          <w:tcPr>
            <w:tcW w:w="1100" w:type="pct"/>
          </w:tcPr>
          <w:p w14:paraId="3F020461" w14:textId="77777777" w:rsidR="00C139C1" w:rsidRPr="00D12ACC" w:rsidRDefault="00C139C1" w:rsidP="00C139C1">
            <w:pPr>
              <w:pStyle w:val="GOSTTablenorm"/>
              <w:rPr>
                <w:highlight w:val="green"/>
              </w:rPr>
            </w:pPr>
            <w:r w:rsidRPr="00D12ACC">
              <w:t>Тип справки</w:t>
            </w:r>
          </w:p>
        </w:tc>
        <w:tc>
          <w:tcPr>
            <w:tcW w:w="750" w:type="pct"/>
          </w:tcPr>
          <w:p w14:paraId="4B6EDDE5" w14:textId="77777777" w:rsidR="00C139C1" w:rsidRPr="00F14EA3" w:rsidRDefault="00C139C1" w:rsidP="00C139C1">
            <w:pPr>
              <w:pStyle w:val="GOSTTablenorm"/>
            </w:pPr>
            <w:r w:rsidRPr="00B9499D">
              <w:t>TtlPrt_TypeDoc</w:t>
            </w:r>
          </w:p>
        </w:tc>
        <w:tc>
          <w:tcPr>
            <w:tcW w:w="500" w:type="pct"/>
          </w:tcPr>
          <w:p w14:paraId="7743802A" w14:textId="77777777" w:rsidR="00C139C1" w:rsidRPr="00B9499D" w:rsidRDefault="00C139C1" w:rsidP="00C139C1">
            <w:pPr>
              <w:pStyle w:val="GOSTTablenorm"/>
            </w:pPr>
            <w:r w:rsidRPr="00B9499D">
              <w:t>Строка</w:t>
            </w:r>
          </w:p>
        </w:tc>
        <w:tc>
          <w:tcPr>
            <w:tcW w:w="300" w:type="pct"/>
          </w:tcPr>
          <w:p w14:paraId="7398D3A0" w14:textId="77777777" w:rsidR="00C139C1" w:rsidRPr="00B9499D" w:rsidRDefault="00C139C1" w:rsidP="00C139C1">
            <w:pPr>
              <w:pStyle w:val="GOSTTablenorm"/>
            </w:pPr>
            <w:r w:rsidRPr="00B9499D">
              <w:t>Да</w:t>
            </w:r>
          </w:p>
        </w:tc>
        <w:tc>
          <w:tcPr>
            <w:tcW w:w="315" w:type="pct"/>
          </w:tcPr>
          <w:p w14:paraId="48FB9171" w14:textId="77777777" w:rsidR="00C139C1" w:rsidRPr="00B9499D" w:rsidRDefault="00C139C1" w:rsidP="00C139C1">
            <w:pPr>
              <w:pStyle w:val="GOSTTablenorm"/>
            </w:pPr>
            <w:r w:rsidRPr="00B9499D">
              <w:t>=3</w:t>
            </w:r>
          </w:p>
        </w:tc>
        <w:tc>
          <w:tcPr>
            <w:tcW w:w="2035" w:type="pct"/>
          </w:tcPr>
          <w:p w14:paraId="760780AD" w14:textId="77777777" w:rsidR="00C139C1" w:rsidRDefault="00C139C1" w:rsidP="008F7DDE">
            <w:pPr>
              <w:pStyle w:val="GOSTTablenorm"/>
            </w:pPr>
            <w:r>
              <w:t>Указывается тип справки. Возможные значения:</w:t>
            </w:r>
          </w:p>
          <w:p w14:paraId="7471014B" w14:textId="0B10D161" w:rsidR="00C139C1" w:rsidRPr="00B9499D" w:rsidRDefault="00C139C1" w:rsidP="008F7DDE">
            <w:pPr>
              <w:pStyle w:val="GOSTTableListMark1"/>
              <w:ind w:left="57" w:firstLine="0"/>
            </w:pPr>
            <w:r>
              <w:t>«БСА»</w:t>
            </w:r>
          </w:p>
        </w:tc>
      </w:tr>
      <w:tr w:rsidR="00C139C1" w:rsidRPr="00B9499D" w14:paraId="3442C4A3" w14:textId="77777777" w:rsidTr="00125633">
        <w:tc>
          <w:tcPr>
            <w:tcW w:w="1100" w:type="pct"/>
          </w:tcPr>
          <w:p w14:paraId="226042E8" w14:textId="77777777" w:rsidR="00C139C1" w:rsidRPr="00D12ACC" w:rsidRDefault="00C139C1" w:rsidP="00C139C1">
            <w:pPr>
              <w:pStyle w:val="GOSTTablenorm"/>
              <w:rPr>
                <w:highlight w:val="green"/>
              </w:rPr>
            </w:pPr>
            <w:r w:rsidRPr="00D12ACC">
              <w:t>Наименование типа справки</w:t>
            </w:r>
          </w:p>
        </w:tc>
        <w:tc>
          <w:tcPr>
            <w:tcW w:w="750" w:type="pct"/>
          </w:tcPr>
          <w:p w14:paraId="61F38BC1" w14:textId="77777777" w:rsidR="00C139C1" w:rsidRPr="00F14EA3" w:rsidRDefault="00C139C1" w:rsidP="00C139C1">
            <w:pPr>
              <w:pStyle w:val="GOSTTablenorm"/>
            </w:pPr>
            <w:r w:rsidRPr="00B9499D">
              <w:t>TtlPrt_FullTypeDoc</w:t>
            </w:r>
          </w:p>
        </w:tc>
        <w:tc>
          <w:tcPr>
            <w:tcW w:w="500" w:type="pct"/>
          </w:tcPr>
          <w:p w14:paraId="57456445" w14:textId="77777777" w:rsidR="00C139C1" w:rsidRPr="00B9499D" w:rsidRDefault="00C139C1" w:rsidP="00C139C1">
            <w:pPr>
              <w:pStyle w:val="GOSTTablenorm"/>
            </w:pPr>
            <w:r w:rsidRPr="00B9499D">
              <w:t>Строка</w:t>
            </w:r>
          </w:p>
        </w:tc>
        <w:tc>
          <w:tcPr>
            <w:tcW w:w="300" w:type="pct"/>
          </w:tcPr>
          <w:p w14:paraId="1C24A042" w14:textId="77777777" w:rsidR="00C139C1" w:rsidRPr="00B9499D" w:rsidRDefault="00C139C1" w:rsidP="00C139C1">
            <w:pPr>
              <w:pStyle w:val="GOSTTablenorm"/>
            </w:pPr>
            <w:r w:rsidRPr="00B9499D">
              <w:t>Да</w:t>
            </w:r>
          </w:p>
        </w:tc>
        <w:tc>
          <w:tcPr>
            <w:tcW w:w="315" w:type="pct"/>
          </w:tcPr>
          <w:p w14:paraId="4424BAC0" w14:textId="77777777" w:rsidR="00C139C1" w:rsidRPr="00B9499D" w:rsidRDefault="00C139C1" w:rsidP="00C139C1">
            <w:pPr>
              <w:pStyle w:val="GOSTTablenorm"/>
            </w:pPr>
            <w:r w:rsidRPr="00B9499D">
              <w:t>&lt;=2000</w:t>
            </w:r>
          </w:p>
        </w:tc>
        <w:tc>
          <w:tcPr>
            <w:tcW w:w="2035" w:type="pct"/>
          </w:tcPr>
          <w:p w14:paraId="0FF139CA" w14:textId="2A6144A0" w:rsidR="00C139C1" w:rsidRPr="00B9499D" w:rsidRDefault="00C139C1" w:rsidP="008F7DDE">
            <w:pPr>
              <w:pStyle w:val="GOSTTablenorm"/>
            </w:pPr>
            <w:r>
              <w:t>Указывается наименование справки, соотве</w:t>
            </w:r>
            <w:r w:rsidR="007752A5">
              <w:t>тствующее типу. Для типа «БСА» –</w:t>
            </w:r>
            <w:r>
              <w:t xml:space="preserve"> «</w:t>
            </w:r>
            <w:r w:rsidRPr="00021753">
              <w:t>Справка по исправительным записям, формируемая вручную</w:t>
            </w:r>
            <w:r>
              <w:t xml:space="preserve">» </w:t>
            </w:r>
          </w:p>
        </w:tc>
      </w:tr>
      <w:tr w:rsidR="00C139C1" w:rsidRPr="00B9499D" w14:paraId="63586309" w14:textId="77777777" w:rsidTr="00125633">
        <w:tc>
          <w:tcPr>
            <w:tcW w:w="1100" w:type="pct"/>
          </w:tcPr>
          <w:p w14:paraId="007E7B48" w14:textId="77777777" w:rsidR="00C139C1" w:rsidRPr="00206C63" w:rsidRDefault="00C139C1" w:rsidP="00C139C1">
            <w:pPr>
              <w:pStyle w:val="GOSTTablenorm"/>
              <w:rPr>
                <w:highlight w:val="green"/>
              </w:rPr>
            </w:pPr>
            <w:r w:rsidRPr="00206C63">
              <w:t>Код валюты по ОКВ</w:t>
            </w:r>
          </w:p>
        </w:tc>
        <w:tc>
          <w:tcPr>
            <w:tcW w:w="750" w:type="pct"/>
          </w:tcPr>
          <w:p w14:paraId="0F4C3960" w14:textId="77777777" w:rsidR="00C139C1" w:rsidRPr="00B9499D" w:rsidRDefault="00C139C1" w:rsidP="00C139C1">
            <w:pPr>
              <w:pStyle w:val="GOSTTablenorm"/>
            </w:pPr>
            <w:r w:rsidRPr="00B9499D">
              <w:t>TtlPrt_CdCrr</w:t>
            </w:r>
          </w:p>
        </w:tc>
        <w:tc>
          <w:tcPr>
            <w:tcW w:w="500" w:type="pct"/>
          </w:tcPr>
          <w:p w14:paraId="7A41BE89" w14:textId="77777777" w:rsidR="00C139C1" w:rsidRPr="00B9499D" w:rsidRDefault="00C139C1" w:rsidP="00C139C1">
            <w:pPr>
              <w:pStyle w:val="GOSTTablenorm"/>
            </w:pPr>
            <w:r w:rsidRPr="00B9499D">
              <w:t>Строка</w:t>
            </w:r>
          </w:p>
        </w:tc>
        <w:tc>
          <w:tcPr>
            <w:tcW w:w="300" w:type="pct"/>
          </w:tcPr>
          <w:p w14:paraId="47378EFC" w14:textId="77777777" w:rsidR="00C139C1" w:rsidRPr="00B9499D" w:rsidRDefault="00C139C1" w:rsidP="00C139C1">
            <w:pPr>
              <w:pStyle w:val="GOSTTablenorm"/>
            </w:pPr>
            <w:r w:rsidRPr="00B9499D">
              <w:t>Да</w:t>
            </w:r>
          </w:p>
        </w:tc>
        <w:tc>
          <w:tcPr>
            <w:tcW w:w="315" w:type="pct"/>
          </w:tcPr>
          <w:p w14:paraId="3975297F" w14:textId="77777777" w:rsidR="00C139C1" w:rsidRPr="00B9499D" w:rsidRDefault="00C139C1" w:rsidP="00C139C1">
            <w:pPr>
              <w:pStyle w:val="GOSTTablenorm"/>
            </w:pPr>
            <w:r w:rsidRPr="00B9499D">
              <w:t>=3</w:t>
            </w:r>
          </w:p>
        </w:tc>
        <w:tc>
          <w:tcPr>
            <w:tcW w:w="2035" w:type="pct"/>
          </w:tcPr>
          <w:p w14:paraId="5EC5BFB5" w14:textId="77777777" w:rsidR="00C139C1" w:rsidRPr="00B9499D" w:rsidRDefault="00C139C1" w:rsidP="008F7DDE">
            <w:pPr>
              <w:pStyle w:val="GOSTTablenorm"/>
            </w:pPr>
            <w:r w:rsidRPr="00B9499D">
              <w:t>Указывается код валюты по Общероссийскому классификатору валют.</w:t>
            </w:r>
            <w:r>
              <w:t xml:space="preserve"> </w:t>
            </w:r>
            <w:r w:rsidRPr="00B9499D">
              <w:t>Допустимо указывать как цифро</w:t>
            </w:r>
            <w:r>
              <w:t>вой, так и буквенный код валюты</w:t>
            </w:r>
          </w:p>
        </w:tc>
      </w:tr>
      <w:tr w:rsidR="00C139C1" w:rsidRPr="00B9499D" w14:paraId="494573B5" w14:textId="77777777" w:rsidTr="00125633">
        <w:tc>
          <w:tcPr>
            <w:tcW w:w="1100" w:type="pct"/>
          </w:tcPr>
          <w:p w14:paraId="50DC39C5" w14:textId="77777777" w:rsidR="00C139C1" w:rsidRPr="006D7AF4" w:rsidRDefault="00C139C1" w:rsidP="00C139C1">
            <w:pPr>
              <w:pStyle w:val="GOSTTablenorm"/>
              <w:rPr>
                <w:highlight w:val="green"/>
              </w:rPr>
            </w:pPr>
            <w:r w:rsidRPr="006D7AF4">
              <w:t>Уровень конфиденциальности</w:t>
            </w:r>
          </w:p>
        </w:tc>
        <w:tc>
          <w:tcPr>
            <w:tcW w:w="750" w:type="pct"/>
          </w:tcPr>
          <w:p w14:paraId="2BA10AD1" w14:textId="77777777" w:rsidR="00C139C1" w:rsidRPr="00B9499D" w:rsidRDefault="00C139C1" w:rsidP="00C139C1">
            <w:pPr>
              <w:pStyle w:val="GOSTTablenorm"/>
            </w:pPr>
            <w:r w:rsidRPr="003124B9">
              <w:t>SystemInformation_UFOS_SECRECY</w:t>
            </w:r>
          </w:p>
        </w:tc>
        <w:tc>
          <w:tcPr>
            <w:tcW w:w="500" w:type="pct"/>
          </w:tcPr>
          <w:p w14:paraId="5C28BC01" w14:textId="77777777" w:rsidR="00C139C1" w:rsidRPr="00B9499D" w:rsidRDefault="00C139C1" w:rsidP="00C139C1">
            <w:pPr>
              <w:pStyle w:val="GOSTTablenorm"/>
            </w:pPr>
            <w:r>
              <w:t>Число</w:t>
            </w:r>
          </w:p>
        </w:tc>
        <w:tc>
          <w:tcPr>
            <w:tcW w:w="300" w:type="pct"/>
          </w:tcPr>
          <w:p w14:paraId="21C16887" w14:textId="77777777" w:rsidR="00C139C1" w:rsidRPr="00B9499D" w:rsidRDefault="00C139C1" w:rsidP="00C139C1">
            <w:pPr>
              <w:pStyle w:val="GOSTTablenorm"/>
            </w:pPr>
            <w:r w:rsidRPr="00B9499D">
              <w:t>Да</w:t>
            </w:r>
          </w:p>
        </w:tc>
        <w:tc>
          <w:tcPr>
            <w:tcW w:w="315" w:type="pct"/>
          </w:tcPr>
          <w:p w14:paraId="13D3C7AE" w14:textId="77777777" w:rsidR="00C139C1" w:rsidRPr="00B9499D" w:rsidRDefault="00C139C1" w:rsidP="00C139C1">
            <w:pPr>
              <w:pStyle w:val="GOSTTablenorm"/>
            </w:pPr>
            <w:r w:rsidRPr="00B9499D">
              <w:t>=1</w:t>
            </w:r>
          </w:p>
        </w:tc>
        <w:tc>
          <w:tcPr>
            <w:tcW w:w="2035" w:type="pct"/>
          </w:tcPr>
          <w:p w14:paraId="3EA0205F" w14:textId="77777777" w:rsidR="00C139C1" w:rsidRPr="00B9499D" w:rsidRDefault="00C139C1" w:rsidP="008F7DDE">
            <w:pPr>
              <w:pStyle w:val="GOSTTablenorm"/>
            </w:pPr>
            <w:r w:rsidRPr="00B9499D">
              <w:t>Указывается уровень конфиденциальности документа.</w:t>
            </w:r>
          </w:p>
          <w:p w14:paraId="2006C544" w14:textId="77777777" w:rsidR="00C139C1" w:rsidRPr="00B9499D" w:rsidRDefault="00C139C1" w:rsidP="008F7DDE">
            <w:pPr>
              <w:pStyle w:val="GOSTTablenorm"/>
            </w:pPr>
            <w:r w:rsidRPr="00B9499D">
              <w:t>Возможные значения:</w:t>
            </w:r>
          </w:p>
          <w:p w14:paraId="3ECA72A2" w14:textId="71B83D77" w:rsidR="00C139C1" w:rsidRPr="00B9499D" w:rsidRDefault="007752A5" w:rsidP="008F7DDE">
            <w:pPr>
              <w:pStyle w:val="GOSTTableListMark1"/>
              <w:ind w:left="57" w:firstLine="0"/>
            </w:pPr>
            <w:r>
              <w:t>«0» –</w:t>
            </w:r>
            <w:r w:rsidR="00C139C1" w:rsidRPr="00B9499D">
              <w:t xml:space="preserve"> Несекретно;</w:t>
            </w:r>
          </w:p>
          <w:p w14:paraId="779C7BC7" w14:textId="6E5FE209" w:rsidR="00C139C1" w:rsidRPr="00A80096" w:rsidRDefault="00C139C1" w:rsidP="008F7DDE">
            <w:pPr>
              <w:pStyle w:val="GOSTTableListMark1"/>
              <w:ind w:left="57" w:firstLine="0"/>
            </w:pPr>
            <w:r w:rsidRPr="00B9499D">
              <w:t>«</w:t>
            </w:r>
            <w:r w:rsidR="007752A5">
              <w:t>1» –</w:t>
            </w:r>
            <w:r>
              <w:t xml:space="preserve"> Для служебного пользования</w:t>
            </w:r>
          </w:p>
        </w:tc>
      </w:tr>
      <w:tr w:rsidR="00C139C1" w:rsidRPr="00B9499D" w14:paraId="7C13AF70" w14:textId="77777777" w:rsidTr="006D7AF4">
        <w:tc>
          <w:tcPr>
            <w:tcW w:w="1100" w:type="pct"/>
          </w:tcPr>
          <w:p w14:paraId="589DC696" w14:textId="77777777" w:rsidR="00C139C1" w:rsidRPr="00B9499D" w:rsidRDefault="00C139C1" w:rsidP="00C139C1">
            <w:pPr>
              <w:pStyle w:val="GOSTTablenorm"/>
            </w:pPr>
            <w:r w:rsidRPr="006D7AF4">
              <w:t>Книга учета</w:t>
            </w:r>
          </w:p>
        </w:tc>
        <w:tc>
          <w:tcPr>
            <w:tcW w:w="750" w:type="pct"/>
          </w:tcPr>
          <w:p w14:paraId="37D85105" w14:textId="77777777" w:rsidR="00C139C1" w:rsidRPr="00B9499D" w:rsidRDefault="00C139C1" w:rsidP="00C139C1">
            <w:pPr>
              <w:pStyle w:val="GOSTTablenorm"/>
            </w:pPr>
            <w:r w:rsidRPr="00B9499D">
              <w:t>TtlPrt_LEDGERBOOK</w:t>
            </w:r>
          </w:p>
        </w:tc>
        <w:tc>
          <w:tcPr>
            <w:tcW w:w="500" w:type="pct"/>
          </w:tcPr>
          <w:p w14:paraId="00A8EF35" w14:textId="77777777" w:rsidR="00C139C1" w:rsidRPr="00B9499D" w:rsidRDefault="00C139C1" w:rsidP="00C139C1">
            <w:pPr>
              <w:pStyle w:val="GOSTTablenorm"/>
            </w:pPr>
            <w:r w:rsidRPr="00B9499D">
              <w:t>Строка</w:t>
            </w:r>
          </w:p>
        </w:tc>
        <w:tc>
          <w:tcPr>
            <w:tcW w:w="300" w:type="pct"/>
          </w:tcPr>
          <w:p w14:paraId="6BED752E" w14:textId="77777777" w:rsidR="00C139C1" w:rsidRPr="00B9499D" w:rsidRDefault="00C139C1" w:rsidP="00C139C1">
            <w:pPr>
              <w:pStyle w:val="GOSTTablenorm"/>
            </w:pPr>
            <w:r w:rsidRPr="00B9499D">
              <w:t>Да</w:t>
            </w:r>
          </w:p>
        </w:tc>
        <w:tc>
          <w:tcPr>
            <w:tcW w:w="315" w:type="pct"/>
          </w:tcPr>
          <w:p w14:paraId="0FB55702" w14:textId="77777777" w:rsidR="00C139C1" w:rsidRPr="00B9499D" w:rsidRDefault="00C139C1" w:rsidP="00C139C1">
            <w:pPr>
              <w:pStyle w:val="GOSTTablenorm"/>
            </w:pPr>
            <w:r w:rsidRPr="00B9499D">
              <w:t>&lt;=100</w:t>
            </w:r>
          </w:p>
        </w:tc>
        <w:tc>
          <w:tcPr>
            <w:tcW w:w="2035" w:type="pct"/>
          </w:tcPr>
          <w:p w14:paraId="3AD798F5" w14:textId="77777777" w:rsidR="00C139C1" w:rsidRPr="00B9499D" w:rsidRDefault="00C139C1" w:rsidP="008F7DDE">
            <w:pPr>
              <w:pStyle w:val="GOSTTablenorm"/>
            </w:pPr>
            <w:r>
              <w:t xml:space="preserve">Указывается системное наименование книги бухгалтерского учета в соответствии со справочником «Книги учета» в </w:t>
            </w:r>
            <w:r>
              <w:rPr>
                <w:lang w:val="en-US"/>
              </w:rPr>
              <w:t>SVAP</w:t>
            </w:r>
          </w:p>
        </w:tc>
      </w:tr>
      <w:tr w:rsidR="00C139C1" w:rsidRPr="00B9499D" w14:paraId="5A522836" w14:textId="77777777" w:rsidTr="00125633">
        <w:tc>
          <w:tcPr>
            <w:tcW w:w="1100" w:type="pct"/>
          </w:tcPr>
          <w:p w14:paraId="0BC37FEF" w14:textId="6E6B9792" w:rsidR="00C139C1" w:rsidRPr="008F7DDE" w:rsidRDefault="00C139C1" w:rsidP="00C139C1">
            <w:pPr>
              <w:pStyle w:val="GOSTTablenorm"/>
            </w:pPr>
            <w:r w:rsidRPr="008F7DDE">
              <w:rPr>
                <w:bCs/>
                <w:szCs w:val="22"/>
              </w:rPr>
              <w:t>Подсистема-инициатор</w:t>
            </w:r>
          </w:p>
        </w:tc>
        <w:tc>
          <w:tcPr>
            <w:tcW w:w="750" w:type="pct"/>
          </w:tcPr>
          <w:p w14:paraId="660FB8FB" w14:textId="30A2A41E" w:rsidR="00C139C1" w:rsidRPr="008F7DDE" w:rsidRDefault="00C139C1" w:rsidP="00C139C1">
            <w:pPr>
              <w:pStyle w:val="GOSTTablenorm"/>
              <w:rPr>
                <w:bCs/>
                <w:szCs w:val="22"/>
                <w:lang w:val="en-US"/>
              </w:rPr>
            </w:pPr>
            <w:r w:rsidRPr="008F7DDE">
              <w:rPr>
                <w:bCs/>
                <w:szCs w:val="22"/>
              </w:rPr>
              <w:t>TtlPrt_</w:t>
            </w:r>
            <w:r w:rsidRPr="008F7DDE">
              <w:rPr>
                <w:szCs w:val="22"/>
                <w:lang w:val="en-US"/>
              </w:rPr>
              <w:t>Source</w:t>
            </w:r>
          </w:p>
        </w:tc>
        <w:tc>
          <w:tcPr>
            <w:tcW w:w="500" w:type="pct"/>
          </w:tcPr>
          <w:p w14:paraId="04386821" w14:textId="6A7ED1E9" w:rsidR="00C139C1" w:rsidRPr="008F7DDE" w:rsidRDefault="00C139C1" w:rsidP="00C139C1">
            <w:pPr>
              <w:pStyle w:val="GOSTTablenorm"/>
              <w:rPr>
                <w:szCs w:val="22"/>
              </w:rPr>
            </w:pPr>
            <w:r w:rsidRPr="008F7DDE">
              <w:rPr>
                <w:szCs w:val="22"/>
              </w:rPr>
              <w:t>Строка</w:t>
            </w:r>
          </w:p>
        </w:tc>
        <w:tc>
          <w:tcPr>
            <w:tcW w:w="300" w:type="pct"/>
          </w:tcPr>
          <w:p w14:paraId="02FF5F88" w14:textId="1E47CEA2" w:rsidR="00C139C1" w:rsidRPr="008F7DDE" w:rsidRDefault="00C139C1" w:rsidP="00C139C1">
            <w:pPr>
              <w:pStyle w:val="GOSTTablenorm"/>
              <w:rPr>
                <w:szCs w:val="22"/>
              </w:rPr>
            </w:pPr>
            <w:r w:rsidRPr="008F7DDE">
              <w:rPr>
                <w:szCs w:val="22"/>
              </w:rPr>
              <w:t>Да</w:t>
            </w:r>
          </w:p>
        </w:tc>
        <w:tc>
          <w:tcPr>
            <w:tcW w:w="315" w:type="pct"/>
          </w:tcPr>
          <w:p w14:paraId="1A0097F6" w14:textId="43CEE169" w:rsidR="00C139C1" w:rsidRPr="008F7DDE" w:rsidRDefault="00C139C1" w:rsidP="00C139C1">
            <w:pPr>
              <w:pStyle w:val="GOSTTablenorm"/>
              <w:rPr>
                <w:szCs w:val="22"/>
              </w:rPr>
            </w:pPr>
            <w:r w:rsidRPr="008F7DDE">
              <w:rPr>
                <w:szCs w:val="22"/>
              </w:rPr>
              <w:t>&lt;=20</w:t>
            </w:r>
          </w:p>
        </w:tc>
        <w:tc>
          <w:tcPr>
            <w:tcW w:w="2035" w:type="pct"/>
          </w:tcPr>
          <w:p w14:paraId="23D26AA6" w14:textId="2DFD9315" w:rsidR="00C139C1" w:rsidRPr="008F7DDE" w:rsidRDefault="00C139C1" w:rsidP="008F7DDE">
            <w:pPr>
              <w:ind w:left="57" w:right="57" w:firstLine="30"/>
              <w:rPr>
                <w:sz w:val="22"/>
                <w:szCs w:val="22"/>
              </w:rPr>
            </w:pPr>
            <w:r w:rsidRPr="008F7DDE">
              <w:rPr>
                <w:sz w:val="22"/>
                <w:szCs w:val="22"/>
              </w:rPr>
              <w:t>Указывается подсистема, по операциям которо</w:t>
            </w:r>
            <w:r w:rsidR="004A5322" w:rsidRPr="008F7DDE">
              <w:rPr>
                <w:sz w:val="22"/>
                <w:szCs w:val="22"/>
              </w:rPr>
              <w:t>й</w:t>
            </w:r>
            <w:r w:rsidRPr="008F7DDE">
              <w:rPr>
                <w:sz w:val="22"/>
                <w:szCs w:val="22"/>
              </w:rPr>
              <w:t xml:space="preserve"> осуществляется формирование справки. Возможные значения: «ПУР КС»</w:t>
            </w:r>
          </w:p>
        </w:tc>
      </w:tr>
      <w:tr w:rsidR="00C139C1" w:rsidRPr="00B9499D" w14:paraId="002EC2D7" w14:textId="77777777" w:rsidTr="00125633">
        <w:tc>
          <w:tcPr>
            <w:tcW w:w="1100" w:type="pct"/>
          </w:tcPr>
          <w:p w14:paraId="621837A1" w14:textId="77777777" w:rsidR="00C139C1" w:rsidRPr="00EE4072" w:rsidRDefault="00C139C1" w:rsidP="00C139C1">
            <w:pPr>
              <w:pStyle w:val="GOSTTablenorm"/>
              <w:rPr>
                <w:b/>
                <w:bCs/>
                <w:szCs w:val="22"/>
              </w:rPr>
            </w:pPr>
            <w:r w:rsidRPr="00E000A0">
              <w:rPr>
                <w:b/>
                <w:bCs/>
                <w:szCs w:val="22"/>
              </w:rPr>
              <w:t>Строки</w:t>
            </w:r>
          </w:p>
        </w:tc>
        <w:tc>
          <w:tcPr>
            <w:tcW w:w="750" w:type="pct"/>
          </w:tcPr>
          <w:p w14:paraId="561B0FB3" w14:textId="77777777" w:rsidR="00C139C1" w:rsidRPr="00F342E2" w:rsidRDefault="00C139C1" w:rsidP="00C139C1">
            <w:pPr>
              <w:pStyle w:val="GOSTTablenorm"/>
              <w:rPr>
                <w:b/>
                <w:bCs/>
                <w:szCs w:val="22"/>
                <w:lang w:val="en-US"/>
              </w:rPr>
            </w:pPr>
            <w:r w:rsidRPr="00F342E2">
              <w:rPr>
                <w:b/>
                <w:bCs/>
                <w:szCs w:val="22"/>
              </w:rPr>
              <w:t>T0504833</w:t>
            </w:r>
          </w:p>
        </w:tc>
        <w:tc>
          <w:tcPr>
            <w:tcW w:w="500" w:type="pct"/>
          </w:tcPr>
          <w:p w14:paraId="67363BAA" w14:textId="77777777" w:rsidR="00C139C1" w:rsidRPr="00F342E2" w:rsidRDefault="00C139C1" w:rsidP="00C139C1">
            <w:pPr>
              <w:pStyle w:val="GOSTTablenorm"/>
              <w:rPr>
                <w:b/>
                <w:szCs w:val="22"/>
              </w:rPr>
            </w:pPr>
            <w:r w:rsidRPr="00F342E2">
              <w:rPr>
                <w:b/>
                <w:bCs/>
                <w:szCs w:val="22"/>
              </w:rPr>
              <w:t>Массив</w:t>
            </w:r>
          </w:p>
        </w:tc>
        <w:tc>
          <w:tcPr>
            <w:tcW w:w="300" w:type="pct"/>
          </w:tcPr>
          <w:p w14:paraId="269BC958" w14:textId="77777777" w:rsidR="00C139C1" w:rsidRPr="008F7DDE" w:rsidRDefault="00C139C1" w:rsidP="00C139C1">
            <w:pPr>
              <w:pStyle w:val="GOSTTablenorm"/>
              <w:rPr>
                <w:szCs w:val="22"/>
              </w:rPr>
            </w:pPr>
            <w:r w:rsidRPr="008F7DDE">
              <w:rPr>
                <w:szCs w:val="22"/>
              </w:rPr>
              <w:t>Да</w:t>
            </w:r>
          </w:p>
        </w:tc>
        <w:tc>
          <w:tcPr>
            <w:tcW w:w="315" w:type="pct"/>
          </w:tcPr>
          <w:p w14:paraId="4187ED9D" w14:textId="77777777" w:rsidR="00C139C1" w:rsidRPr="00B9499D" w:rsidRDefault="00C139C1" w:rsidP="00C139C1">
            <w:pPr>
              <w:pStyle w:val="GOSTTablenorm"/>
              <w:rPr>
                <w:szCs w:val="22"/>
              </w:rPr>
            </w:pPr>
            <w:r>
              <w:rPr>
                <w:szCs w:val="22"/>
              </w:rPr>
              <w:t>-</w:t>
            </w:r>
          </w:p>
        </w:tc>
        <w:tc>
          <w:tcPr>
            <w:tcW w:w="2035" w:type="pct"/>
          </w:tcPr>
          <w:p w14:paraId="16B3862A" w14:textId="77777777" w:rsidR="00C139C1" w:rsidRPr="00B9499D" w:rsidRDefault="00C139C1" w:rsidP="008F7DDE">
            <w:pPr>
              <w:pStyle w:val="GOSTTablenorm"/>
              <w:rPr>
                <w:szCs w:val="22"/>
              </w:rPr>
            </w:pPr>
            <w:r>
              <w:rPr>
                <w:szCs w:val="22"/>
              </w:rPr>
              <w:t>-</w:t>
            </w:r>
          </w:p>
        </w:tc>
      </w:tr>
      <w:tr w:rsidR="00C139C1" w:rsidRPr="00B9499D" w14:paraId="36C427FE" w14:textId="77777777" w:rsidTr="00125633">
        <w:tc>
          <w:tcPr>
            <w:tcW w:w="1100" w:type="pct"/>
          </w:tcPr>
          <w:p w14:paraId="1CF573D2" w14:textId="77777777" w:rsidR="00C139C1" w:rsidRPr="00E000A0" w:rsidRDefault="00C139C1" w:rsidP="00C139C1">
            <w:pPr>
              <w:pStyle w:val="GOSTTablenorm"/>
              <w:rPr>
                <w:bCs/>
                <w:szCs w:val="22"/>
              </w:rPr>
            </w:pPr>
            <w:r w:rsidRPr="00E000A0">
              <w:t>Идентификатор строки</w:t>
            </w:r>
          </w:p>
        </w:tc>
        <w:tc>
          <w:tcPr>
            <w:tcW w:w="750" w:type="pct"/>
          </w:tcPr>
          <w:p w14:paraId="0F68FE3C" w14:textId="77777777" w:rsidR="00C139C1" w:rsidRPr="00B9499D" w:rsidRDefault="00C139C1" w:rsidP="00C139C1">
            <w:pPr>
              <w:pStyle w:val="GOSTTablenorm"/>
              <w:rPr>
                <w:bCs/>
                <w:szCs w:val="22"/>
              </w:rPr>
            </w:pPr>
            <w:r w:rsidRPr="00F342E2">
              <w:rPr>
                <w:b/>
                <w:bCs/>
                <w:szCs w:val="22"/>
              </w:rPr>
              <w:t>T0504833</w:t>
            </w:r>
            <w:r w:rsidRPr="003E39C8">
              <w:t>:</w:t>
            </w:r>
            <w:r>
              <w:rPr>
                <w:lang w:val="en-US"/>
              </w:rPr>
              <w:t>id</w:t>
            </w:r>
          </w:p>
        </w:tc>
        <w:tc>
          <w:tcPr>
            <w:tcW w:w="500" w:type="pct"/>
          </w:tcPr>
          <w:p w14:paraId="49EDF579" w14:textId="77777777" w:rsidR="00C139C1" w:rsidRDefault="00C139C1" w:rsidP="00C139C1">
            <w:pPr>
              <w:pStyle w:val="GOSTTablenorm"/>
              <w:rPr>
                <w:bCs/>
                <w:szCs w:val="22"/>
              </w:rPr>
            </w:pPr>
            <w:r w:rsidRPr="000B4650">
              <w:rPr>
                <w:szCs w:val="22"/>
              </w:rPr>
              <w:t>Число</w:t>
            </w:r>
          </w:p>
        </w:tc>
        <w:tc>
          <w:tcPr>
            <w:tcW w:w="300" w:type="pct"/>
          </w:tcPr>
          <w:p w14:paraId="48EF0D35" w14:textId="77777777" w:rsidR="00C139C1" w:rsidRDefault="00C139C1" w:rsidP="00C139C1">
            <w:pPr>
              <w:pStyle w:val="GOSTTablenorm"/>
              <w:rPr>
                <w:szCs w:val="22"/>
              </w:rPr>
            </w:pPr>
            <w:r w:rsidRPr="000B4650">
              <w:rPr>
                <w:szCs w:val="22"/>
              </w:rPr>
              <w:t>Да</w:t>
            </w:r>
          </w:p>
        </w:tc>
        <w:tc>
          <w:tcPr>
            <w:tcW w:w="315" w:type="pct"/>
          </w:tcPr>
          <w:p w14:paraId="15DA7376" w14:textId="77777777" w:rsidR="00C139C1" w:rsidRDefault="00C139C1" w:rsidP="00C139C1">
            <w:pPr>
              <w:pStyle w:val="GOSTTablenorm"/>
              <w:rPr>
                <w:lang w:val="en-US"/>
              </w:rPr>
            </w:pPr>
            <w:r w:rsidRPr="000B4650">
              <w:rPr>
                <w:szCs w:val="22"/>
              </w:rPr>
              <w:t>&lt;=20</w:t>
            </w:r>
          </w:p>
        </w:tc>
        <w:tc>
          <w:tcPr>
            <w:tcW w:w="2035" w:type="pct"/>
          </w:tcPr>
          <w:p w14:paraId="788C3B19" w14:textId="77777777" w:rsidR="00C139C1" w:rsidRDefault="00C139C1" w:rsidP="008F7DDE">
            <w:pPr>
              <w:pStyle w:val="GOSTTablenorm"/>
              <w:rPr>
                <w:szCs w:val="22"/>
              </w:rPr>
            </w:pPr>
            <w:r w:rsidRPr="000B4650">
              <w:rPr>
                <w:szCs w:val="22"/>
              </w:rPr>
              <w:t>Указывается технический идентификатор строки</w:t>
            </w:r>
          </w:p>
        </w:tc>
      </w:tr>
      <w:tr w:rsidR="00C139C1" w:rsidRPr="00B9499D" w14:paraId="150CD337" w14:textId="77777777" w:rsidTr="00125633">
        <w:tc>
          <w:tcPr>
            <w:tcW w:w="1100" w:type="pct"/>
          </w:tcPr>
          <w:p w14:paraId="1E3F0322" w14:textId="77777777" w:rsidR="00C139C1" w:rsidRPr="00E000A0" w:rsidRDefault="00C139C1" w:rsidP="00C139C1">
            <w:pPr>
              <w:pStyle w:val="GOSTTablenorm"/>
              <w:rPr>
                <w:bCs/>
                <w:szCs w:val="22"/>
              </w:rPr>
            </w:pPr>
            <w:r w:rsidRPr="00E000A0">
              <w:rPr>
                <w:bCs/>
                <w:szCs w:val="22"/>
              </w:rPr>
              <w:t>Номер строки</w:t>
            </w:r>
          </w:p>
        </w:tc>
        <w:tc>
          <w:tcPr>
            <w:tcW w:w="750" w:type="pct"/>
          </w:tcPr>
          <w:p w14:paraId="7267EA3E" w14:textId="77777777" w:rsidR="00C139C1" w:rsidRPr="00B9499D" w:rsidRDefault="00C139C1" w:rsidP="00C139C1">
            <w:pPr>
              <w:pStyle w:val="GOSTTablenorm"/>
              <w:rPr>
                <w:bCs/>
                <w:szCs w:val="22"/>
              </w:rPr>
            </w:pPr>
            <w:r w:rsidRPr="007752A5">
              <w:rPr>
                <w:b/>
                <w:bCs/>
                <w:szCs w:val="22"/>
              </w:rPr>
              <w:t>T0504833</w:t>
            </w:r>
            <w:r w:rsidRPr="003E39C8">
              <w:rPr>
                <w:bCs/>
                <w:szCs w:val="22"/>
              </w:rPr>
              <w:t>:</w:t>
            </w:r>
            <w:r w:rsidRPr="00D756FC">
              <w:rPr>
                <w:bCs/>
                <w:szCs w:val="22"/>
              </w:rPr>
              <w:t>NPP</w:t>
            </w:r>
          </w:p>
        </w:tc>
        <w:tc>
          <w:tcPr>
            <w:tcW w:w="500" w:type="pct"/>
          </w:tcPr>
          <w:p w14:paraId="179243E3" w14:textId="77777777" w:rsidR="00C139C1" w:rsidRPr="00B9499D" w:rsidRDefault="00C139C1" w:rsidP="00C139C1">
            <w:pPr>
              <w:pStyle w:val="GOSTTablenorm"/>
              <w:rPr>
                <w:szCs w:val="22"/>
              </w:rPr>
            </w:pPr>
            <w:r>
              <w:rPr>
                <w:bCs/>
                <w:szCs w:val="22"/>
              </w:rPr>
              <w:t>Число</w:t>
            </w:r>
          </w:p>
        </w:tc>
        <w:tc>
          <w:tcPr>
            <w:tcW w:w="300" w:type="pct"/>
          </w:tcPr>
          <w:p w14:paraId="61431C93" w14:textId="77777777" w:rsidR="00C139C1" w:rsidRPr="00B9499D" w:rsidRDefault="00C139C1" w:rsidP="00C139C1">
            <w:pPr>
              <w:pStyle w:val="GOSTTablenorm"/>
              <w:rPr>
                <w:szCs w:val="22"/>
              </w:rPr>
            </w:pPr>
            <w:r>
              <w:rPr>
                <w:szCs w:val="22"/>
              </w:rPr>
              <w:t>Да</w:t>
            </w:r>
          </w:p>
        </w:tc>
        <w:tc>
          <w:tcPr>
            <w:tcW w:w="315" w:type="pct"/>
          </w:tcPr>
          <w:p w14:paraId="66AC2DAF" w14:textId="77777777" w:rsidR="00C139C1" w:rsidRPr="00B9499D" w:rsidRDefault="00C139C1" w:rsidP="00C139C1">
            <w:pPr>
              <w:pStyle w:val="GOSTTablenorm"/>
              <w:rPr>
                <w:szCs w:val="22"/>
              </w:rPr>
            </w:pPr>
            <w:r>
              <w:rPr>
                <w:lang w:val="en-US"/>
              </w:rPr>
              <w:t>&lt;=5</w:t>
            </w:r>
          </w:p>
        </w:tc>
        <w:tc>
          <w:tcPr>
            <w:tcW w:w="2035" w:type="pct"/>
          </w:tcPr>
          <w:p w14:paraId="76617D32" w14:textId="77777777" w:rsidR="00C139C1" w:rsidRPr="00B9499D" w:rsidRDefault="00C139C1" w:rsidP="008F7DDE">
            <w:pPr>
              <w:pStyle w:val="GOSTTablenorm"/>
              <w:rPr>
                <w:szCs w:val="22"/>
              </w:rPr>
            </w:pPr>
            <w:r>
              <w:rPr>
                <w:szCs w:val="22"/>
              </w:rPr>
              <w:t>Указывается порядковый номер строки</w:t>
            </w:r>
          </w:p>
        </w:tc>
      </w:tr>
      <w:tr w:rsidR="00C139C1" w:rsidRPr="00B9499D" w14:paraId="66624663" w14:textId="77777777" w:rsidTr="00125633">
        <w:tc>
          <w:tcPr>
            <w:tcW w:w="1100" w:type="pct"/>
          </w:tcPr>
          <w:p w14:paraId="280F95C3" w14:textId="77777777" w:rsidR="00C139C1" w:rsidRPr="00E000A0" w:rsidRDefault="00C139C1" w:rsidP="00C139C1">
            <w:pPr>
              <w:pStyle w:val="GOSTTablenorm"/>
              <w:rPr>
                <w:bCs/>
                <w:szCs w:val="22"/>
              </w:rPr>
            </w:pPr>
            <w:r w:rsidRPr="00E000A0">
              <w:rPr>
                <w:bCs/>
                <w:szCs w:val="22"/>
              </w:rPr>
              <w:t>Наименование операции</w:t>
            </w:r>
          </w:p>
        </w:tc>
        <w:tc>
          <w:tcPr>
            <w:tcW w:w="750" w:type="pct"/>
          </w:tcPr>
          <w:p w14:paraId="78F116D4" w14:textId="77777777" w:rsidR="00C139C1" w:rsidRPr="00B9499D" w:rsidRDefault="00C139C1" w:rsidP="00C139C1">
            <w:pPr>
              <w:pStyle w:val="GOSTTablenorm"/>
              <w:rPr>
                <w:bCs/>
                <w:szCs w:val="22"/>
              </w:rPr>
            </w:pPr>
            <w:r w:rsidRPr="007752A5">
              <w:rPr>
                <w:b/>
                <w:bCs/>
                <w:szCs w:val="22"/>
              </w:rPr>
              <w:t>T0504833</w:t>
            </w:r>
            <w:r w:rsidRPr="003E39C8">
              <w:rPr>
                <w:bCs/>
                <w:szCs w:val="22"/>
              </w:rPr>
              <w:t>:</w:t>
            </w:r>
            <w:r w:rsidRPr="00B9499D">
              <w:rPr>
                <w:bCs/>
                <w:szCs w:val="22"/>
              </w:rPr>
              <w:t>NAME_O</w:t>
            </w:r>
          </w:p>
        </w:tc>
        <w:tc>
          <w:tcPr>
            <w:tcW w:w="500" w:type="pct"/>
          </w:tcPr>
          <w:p w14:paraId="5405BDAC" w14:textId="77777777" w:rsidR="00C139C1" w:rsidRPr="00B9499D" w:rsidRDefault="00C139C1" w:rsidP="00C139C1">
            <w:pPr>
              <w:pStyle w:val="GOSTTablenorm"/>
              <w:rPr>
                <w:szCs w:val="22"/>
              </w:rPr>
            </w:pPr>
            <w:r w:rsidRPr="00B9499D">
              <w:rPr>
                <w:szCs w:val="22"/>
              </w:rPr>
              <w:t>Строка</w:t>
            </w:r>
          </w:p>
        </w:tc>
        <w:tc>
          <w:tcPr>
            <w:tcW w:w="300" w:type="pct"/>
          </w:tcPr>
          <w:p w14:paraId="7B4A56A8" w14:textId="77777777" w:rsidR="00C139C1" w:rsidRPr="00B9499D" w:rsidRDefault="00C139C1" w:rsidP="00C139C1">
            <w:pPr>
              <w:pStyle w:val="GOSTTablenorm"/>
              <w:rPr>
                <w:szCs w:val="22"/>
              </w:rPr>
            </w:pPr>
            <w:r w:rsidRPr="00B9499D">
              <w:rPr>
                <w:bCs/>
                <w:szCs w:val="22"/>
              </w:rPr>
              <w:t>Да</w:t>
            </w:r>
          </w:p>
        </w:tc>
        <w:tc>
          <w:tcPr>
            <w:tcW w:w="315" w:type="pct"/>
          </w:tcPr>
          <w:p w14:paraId="6DEB6FCD" w14:textId="77777777" w:rsidR="00C139C1" w:rsidRPr="00B9499D" w:rsidRDefault="00C139C1" w:rsidP="00C139C1">
            <w:pPr>
              <w:pStyle w:val="GOSTTablenorm"/>
              <w:rPr>
                <w:szCs w:val="22"/>
              </w:rPr>
            </w:pPr>
            <w:r w:rsidRPr="00B9499D">
              <w:rPr>
                <w:szCs w:val="22"/>
              </w:rPr>
              <w:t>&lt;=</w:t>
            </w:r>
            <w:r>
              <w:rPr>
                <w:szCs w:val="22"/>
              </w:rPr>
              <w:t>2000</w:t>
            </w:r>
          </w:p>
        </w:tc>
        <w:tc>
          <w:tcPr>
            <w:tcW w:w="2035" w:type="pct"/>
          </w:tcPr>
          <w:p w14:paraId="7C2D0694" w14:textId="77777777" w:rsidR="00C139C1" w:rsidRPr="00B9499D" w:rsidRDefault="00C139C1" w:rsidP="008F7DDE">
            <w:pPr>
              <w:pStyle w:val="GOSTTablenorm"/>
              <w:rPr>
                <w:szCs w:val="22"/>
              </w:rPr>
            </w:pPr>
            <w:r>
              <w:rPr>
                <w:szCs w:val="22"/>
              </w:rPr>
              <w:t xml:space="preserve">Указывается произвольное наименование операции, может отсутствовать в справочнике «Наименования записей учета» в </w:t>
            </w:r>
            <w:r>
              <w:rPr>
                <w:szCs w:val="22"/>
                <w:lang w:val="en-US"/>
              </w:rPr>
              <w:t>SVAP</w:t>
            </w:r>
          </w:p>
        </w:tc>
      </w:tr>
      <w:tr w:rsidR="00C139C1" w:rsidRPr="00B9499D" w14:paraId="57D57733" w14:textId="77777777" w:rsidTr="00125633">
        <w:tc>
          <w:tcPr>
            <w:tcW w:w="1100" w:type="pct"/>
          </w:tcPr>
          <w:p w14:paraId="63333016" w14:textId="77777777" w:rsidR="00C139C1" w:rsidRPr="00977891" w:rsidRDefault="00C139C1" w:rsidP="00C139C1">
            <w:pPr>
              <w:pStyle w:val="GOSTTablenorm"/>
              <w:rPr>
                <w:bCs/>
                <w:szCs w:val="22"/>
                <w:highlight w:val="green"/>
              </w:rPr>
            </w:pPr>
            <w:r w:rsidRPr="00E000A0">
              <w:rPr>
                <w:bCs/>
                <w:szCs w:val="22"/>
              </w:rPr>
              <w:t>Основание операции</w:t>
            </w:r>
          </w:p>
        </w:tc>
        <w:tc>
          <w:tcPr>
            <w:tcW w:w="750" w:type="pct"/>
          </w:tcPr>
          <w:p w14:paraId="3DC899F4" w14:textId="77777777" w:rsidR="00C139C1" w:rsidRPr="00B9499D" w:rsidRDefault="00C139C1" w:rsidP="00C139C1">
            <w:pPr>
              <w:pStyle w:val="GOSTTablenorm"/>
              <w:rPr>
                <w:bCs/>
                <w:szCs w:val="22"/>
              </w:rPr>
            </w:pPr>
            <w:r w:rsidRPr="007752A5">
              <w:rPr>
                <w:b/>
                <w:bCs/>
                <w:szCs w:val="22"/>
              </w:rPr>
              <w:t>T0504833</w:t>
            </w:r>
            <w:r w:rsidRPr="003E39C8">
              <w:rPr>
                <w:bCs/>
                <w:szCs w:val="22"/>
              </w:rPr>
              <w:t>:</w:t>
            </w:r>
            <w:r w:rsidRPr="00B9499D">
              <w:rPr>
                <w:bCs/>
                <w:szCs w:val="22"/>
              </w:rPr>
              <w:t>NAME_O</w:t>
            </w:r>
            <w:r>
              <w:rPr>
                <w:bCs/>
                <w:szCs w:val="22"/>
                <w:lang w:val="en-US"/>
              </w:rPr>
              <w:t>O</w:t>
            </w:r>
          </w:p>
        </w:tc>
        <w:tc>
          <w:tcPr>
            <w:tcW w:w="500" w:type="pct"/>
          </w:tcPr>
          <w:p w14:paraId="53C6F6F0" w14:textId="77777777" w:rsidR="00C139C1" w:rsidRPr="00B9499D" w:rsidRDefault="00C139C1" w:rsidP="00C139C1">
            <w:pPr>
              <w:pStyle w:val="GOSTTablenorm"/>
              <w:rPr>
                <w:szCs w:val="22"/>
              </w:rPr>
            </w:pPr>
            <w:r w:rsidRPr="00B9499D">
              <w:rPr>
                <w:szCs w:val="22"/>
              </w:rPr>
              <w:t>Строка</w:t>
            </w:r>
          </w:p>
        </w:tc>
        <w:tc>
          <w:tcPr>
            <w:tcW w:w="300" w:type="pct"/>
          </w:tcPr>
          <w:p w14:paraId="12FC321A" w14:textId="77777777" w:rsidR="00C139C1" w:rsidRPr="00B9499D" w:rsidRDefault="00C139C1" w:rsidP="00C139C1">
            <w:pPr>
              <w:pStyle w:val="GOSTTablenorm"/>
              <w:rPr>
                <w:szCs w:val="22"/>
              </w:rPr>
            </w:pPr>
            <w:r w:rsidRPr="00B9499D">
              <w:rPr>
                <w:bCs/>
                <w:szCs w:val="22"/>
              </w:rPr>
              <w:t>Да</w:t>
            </w:r>
          </w:p>
        </w:tc>
        <w:tc>
          <w:tcPr>
            <w:tcW w:w="315" w:type="pct"/>
          </w:tcPr>
          <w:p w14:paraId="701ACBE9" w14:textId="77777777" w:rsidR="00C139C1" w:rsidRPr="00B9499D" w:rsidRDefault="00C139C1" w:rsidP="00C139C1">
            <w:pPr>
              <w:pStyle w:val="GOSTTablenorm"/>
              <w:rPr>
                <w:szCs w:val="22"/>
              </w:rPr>
            </w:pPr>
            <w:r w:rsidRPr="00B9499D">
              <w:rPr>
                <w:szCs w:val="22"/>
              </w:rPr>
              <w:t>&lt;=</w:t>
            </w:r>
            <w:r>
              <w:rPr>
                <w:szCs w:val="22"/>
              </w:rPr>
              <w:t>2000</w:t>
            </w:r>
          </w:p>
        </w:tc>
        <w:tc>
          <w:tcPr>
            <w:tcW w:w="2035" w:type="pct"/>
          </w:tcPr>
          <w:p w14:paraId="4F0D99E3" w14:textId="77777777" w:rsidR="00C139C1" w:rsidRPr="00B9499D" w:rsidRDefault="00C139C1" w:rsidP="008F7DDE">
            <w:pPr>
              <w:pStyle w:val="GOSTTablenorm"/>
              <w:rPr>
                <w:szCs w:val="22"/>
              </w:rPr>
            </w:pPr>
            <w:r>
              <w:rPr>
                <w:szCs w:val="22"/>
              </w:rPr>
              <w:t>Указывается основание для проведения операции (произвольный текст)</w:t>
            </w:r>
          </w:p>
        </w:tc>
      </w:tr>
      <w:tr w:rsidR="00C139C1" w:rsidRPr="00B9499D" w14:paraId="1C1B99C0" w14:textId="77777777" w:rsidTr="00125633">
        <w:tc>
          <w:tcPr>
            <w:tcW w:w="1100" w:type="pct"/>
          </w:tcPr>
          <w:p w14:paraId="334AC249" w14:textId="77777777" w:rsidR="00C139C1" w:rsidRPr="003535A8" w:rsidRDefault="00C139C1" w:rsidP="00C139C1">
            <w:pPr>
              <w:pStyle w:val="GOSTTablenorm"/>
              <w:rPr>
                <w:szCs w:val="22"/>
                <w:lang w:val="en-US"/>
              </w:rPr>
            </w:pPr>
            <w:r w:rsidRPr="003535A8">
              <w:rPr>
                <w:szCs w:val="22"/>
              </w:rPr>
              <w:t xml:space="preserve">Номер </w:t>
            </w:r>
            <w:r>
              <w:rPr>
                <w:szCs w:val="22"/>
              </w:rPr>
              <w:t xml:space="preserve">родительского </w:t>
            </w:r>
            <w:r w:rsidRPr="003535A8">
              <w:rPr>
                <w:szCs w:val="22"/>
              </w:rPr>
              <w:t>документа</w:t>
            </w:r>
          </w:p>
        </w:tc>
        <w:tc>
          <w:tcPr>
            <w:tcW w:w="750" w:type="pct"/>
          </w:tcPr>
          <w:p w14:paraId="560C2D6E" w14:textId="77777777" w:rsidR="00C139C1" w:rsidRPr="003535A8" w:rsidRDefault="00C139C1" w:rsidP="00C139C1">
            <w:pPr>
              <w:pStyle w:val="GOSTTablenorm"/>
              <w:rPr>
                <w:szCs w:val="22"/>
              </w:rPr>
            </w:pPr>
            <w:r w:rsidRPr="007752A5">
              <w:rPr>
                <w:b/>
                <w:bCs/>
                <w:szCs w:val="22"/>
              </w:rPr>
              <w:t>T0504833</w:t>
            </w:r>
            <w:r w:rsidRPr="003E39C8">
              <w:rPr>
                <w:bCs/>
                <w:szCs w:val="22"/>
              </w:rPr>
              <w:t>:</w:t>
            </w:r>
            <w:r w:rsidRPr="003535A8">
              <w:rPr>
                <w:szCs w:val="22"/>
              </w:rPr>
              <w:t>NDOC</w:t>
            </w:r>
          </w:p>
        </w:tc>
        <w:tc>
          <w:tcPr>
            <w:tcW w:w="500" w:type="pct"/>
          </w:tcPr>
          <w:p w14:paraId="2C37B6AB" w14:textId="77777777" w:rsidR="00C139C1" w:rsidRPr="00B9499D" w:rsidRDefault="00C139C1" w:rsidP="00C139C1">
            <w:pPr>
              <w:pStyle w:val="GOSTTablenorm"/>
              <w:rPr>
                <w:szCs w:val="22"/>
              </w:rPr>
            </w:pPr>
            <w:r w:rsidRPr="003535A8">
              <w:rPr>
                <w:szCs w:val="22"/>
              </w:rPr>
              <w:t>Строка</w:t>
            </w:r>
          </w:p>
        </w:tc>
        <w:tc>
          <w:tcPr>
            <w:tcW w:w="300" w:type="pct"/>
          </w:tcPr>
          <w:p w14:paraId="70679290" w14:textId="77777777" w:rsidR="00C139C1" w:rsidRPr="003535A8" w:rsidRDefault="00C139C1" w:rsidP="00C139C1">
            <w:pPr>
              <w:pStyle w:val="GOSTTablenorm"/>
              <w:rPr>
                <w:szCs w:val="22"/>
              </w:rPr>
            </w:pPr>
            <w:r>
              <w:rPr>
                <w:szCs w:val="22"/>
              </w:rPr>
              <w:t>Нет</w:t>
            </w:r>
          </w:p>
        </w:tc>
        <w:tc>
          <w:tcPr>
            <w:tcW w:w="315" w:type="pct"/>
          </w:tcPr>
          <w:p w14:paraId="506E935A" w14:textId="77777777" w:rsidR="00C139C1" w:rsidRPr="00B9499D" w:rsidRDefault="00C139C1" w:rsidP="00C139C1">
            <w:pPr>
              <w:pStyle w:val="GOSTTablenorm"/>
              <w:rPr>
                <w:szCs w:val="22"/>
              </w:rPr>
            </w:pPr>
            <w:r w:rsidRPr="003535A8">
              <w:rPr>
                <w:szCs w:val="22"/>
              </w:rPr>
              <w:t>&lt;=</w:t>
            </w:r>
            <w:r>
              <w:rPr>
                <w:szCs w:val="22"/>
              </w:rPr>
              <w:t>50</w:t>
            </w:r>
          </w:p>
        </w:tc>
        <w:tc>
          <w:tcPr>
            <w:tcW w:w="2035" w:type="pct"/>
          </w:tcPr>
          <w:p w14:paraId="3D17B30B" w14:textId="77777777" w:rsidR="00C139C1" w:rsidRDefault="00C139C1" w:rsidP="008F7DDE">
            <w:pPr>
              <w:pStyle w:val="GOSTTablenorm"/>
              <w:rPr>
                <w:szCs w:val="22"/>
              </w:rPr>
            </w:pPr>
            <w:r w:rsidRPr="003535A8">
              <w:rPr>
                <w:szCs w:val="22"/>
              </w:rPr>
              <w:t>Указывается номер родительского документа, на основании которого создана Бухгалтерская справка (ф. 0504833)</w:t>
            </w:r>
            <w:r>
              <w:rPr>
                <w:szCs w:val="22"/>
              </w:rPr>
              <w:t>.</w:t>
            </w:r>
          </w:p>
          <w:p w14:paraId="513C948C" w14:textId="77777777" w:rsidR="00C139C1" w:rsidRDefault="00C139C1" w:rsidP="008F7DDE">
            <w:pPr>
              <w:pStyle w:val="GOSTTablenorm"/>
              <w:rPr>
                <w:szCs w:val="22"/>
              </w:rPr>
            </w:pPr>
            <w:r>
              <w:rPr>
                <w:szCs w:val="22"/>
              </w:rPr>
              <w:t>Заполняется при формировании документа в ПУР КС ЭБ</w:t>
            </w:r>
          </w:p>
        </w:tc>
      </w:tr>
      <w:tr w:rsidR="00C139C1" w:rsidRPr="00B9499D" w14:paraId="31385ABC" w14:textId="77777777" w:rsidTr="00125633">
        <w:tc>
          <w:tcPr>
            <w:tcW w:w="1100" w:type="pct"/>
          </w:tcPr>
          <w:p w14:paraId="69E61AE3" w14:textId="77777777" w:rsidR="00C139C1" w:rsidRPr="003535A8" w:rsidRDefault="00C139C1" w:rsidP="00C139C1">
            <w:pPr>
              <w:pStyle w:val="GOSTTablenorm"/>
              <w:rPr>
                <w:szCs w:val="22"/>
              </w:rPr>
            </w:pPr>
            <w:r w:rsidRPr="003535A8">
              <w:rPr>
                <w:szCs w:val="22"/>
              </w:rPr>
              <w:t xml:space="preserve">Дата </w:t>
            </w:r>
            <w:r>
              <w:rPr>
                <w:szCs w:val="22"/>
              </w:rPr>
              <w:t>родительского</w:t>
            </w:r>
            <w:r w:rsidRPr="003535A8">
              <w:rPr>
                <w:szCs w:val="22"/>
              </w:rPr>
              <w:t xml:space="preserve"> документа</w:t>
            </w:r>
          </w:p>
        </w:tc>
        <w:tc>
          <w:tcPr>
            <w:tcW w:w="750" w:type="pct"/>
          </w:tcPr>
          <w:p w14:paraId="3BA262E3" w14:textId="77777777" w:rsidR="00C139C1" w:rsidRPr="003535A8" w:rsidRDefault="00C139C1" w:rsidP="00C139C1">
            <w:pPr>
              <w:pStyle w:val="GOSTTablenorm"/>
              <w:rPr>
                <w:szCs w:val="22"/>
              </w:rPr>
            </w:pPr>
            <w:r w:rsidRPr="007752A5">
              <w:rPr>
                <w:b/>
                <w:bCs/>
                <w:szCs w:val="22"/>
              </w:rPr>
              <w:t>T0504833</w:t>
            </w:r>
            <w:r w:rsidRPr="003E39C8">
              <w:rPr>
                <w:bCs/>
                <w:szCs w:val="22"/>
              </w:rPr>
              <w:t>:</w:t>
            </w:r>
            <w:r w:rsidRPr="003535A8">
              <w:rPr>
                <w:szCs w:val="22"/>
              </w:rPr>
              <w:t>DATEDOC</w:t>
            </w:r>
          </w:p>
        </w:tc>
        <w:tc>
          <w:tcPr>
            <w:tcW w:w="500" w:type="pct"/>
          </w:tcPr>
          <w:p w14:paraId="5FB871EF" w14:textId="77777777" w:rsidR="00C139C1" w:rsidRPr="00B9499D" w:rsidRDefault="00C139C1" w:rsidP="00C139C1">
            <w:pPr>
              <w:pStyle w:val="GOSTTablenorm"/>
              <w:rPr>
                <w:szCs w:val="22"/>
              </w:rPr>
            </w:pPr>
            <w:r w:rsidRPr="003535A8">
              <w:rPr>
                <w:szCs w:val="22"/>
              </w:rPr>
              <w:t>Дата</w:t>
            </w:r>
          </w:p>
        </w:tc>
        <w:tc>
          <w:tcPr>
            <w:tcW w:w="300" w:type="pct"/>
          </w:tcPr>
          <w:p w14:paraId="41F7C500" w14:textId="77777777" w:rsidR="00C139C1" w:rsidRPr="003535A8" w:rsidRDefault="00C139C1" w:rsidP="00C139C1">
            <w:pPr>
              <w:pStyle w:val="GOSTTablenorm"/>
              <w:rPr>
                <w:szCs w:val="22"/>
              </w:rPr>
            </w:pPr>
            <w:r>
              <w:rPr>
                <w:szCs w:val="22"/>
              </w:rPr>
              <w:t>Нет</w:t>
            </w:r>
          </w:p>
        </w:tc>
        <w:tc>
          <w:tcPr>
            <w:tcW w:w="315" w:type="pct"/>
          </w:tcPr>
          <w:p w14:paraId="594D6F69" w14:textId="77777777" w:rsidR="00C139C1" w:rsidRPr="00B9499D" w:rsidRDefault="00C139C1" w:rsidP="00C139C1">
            <w:pPr>
              <w:pStyle w:val="GOSTTablenorm"/>
              <w:rPr>
                <w:szCs w:val="22"/>
              </w:rPr>
            </w:pPr>
          </w:p>
        </w:tc>
        <w:tc>
          <w:tcPr>
            <w:tcW w:w="2035" w:type="pct"/>
          </w:tcPr>
          <w:p w14:paraId="0AB7E3E4" w14:textId="77777777" w:rsidR="00C139C1" w:rsidRDefault="00C139C1" w:rsidP="008F7DDE">
            <w:pPr>
              <w:pStyle w:val="GOSTTablenorm"/>
              <w:rPr>
                <w:szCs w:val="22"/>
              </w:rPr>
            </w:pPr>
            <w:r w:rsidRPr="003535A8">
              <w:rPr>
                <w:szCs w:val="22"/>
              </w:rPr>
              <w:t>Указывается дата родительского документа, на основании которого создана Бухгалтерская справка (ф. 0504833)</w:t>
            </w:r>
            <w:r>
              <w:rPr>
                <w:szCs w:val="22"/>
              </w:rPr>
              <w:t>.</w:t>
            </w:r>
          </w:p>
          <w:p w14:paraId="4BAE6603" w14:textId="77777777" w:rsidR="00C139C1" w:rsidRDefault="00C139C1" w:rsidP="008F7DDE">
            <w:pPr>
              <w:pStyle w:val="GOSTTablenorm"/>
              <w:rPr>
                <w:szCs w:val="22"/>
              </w:rPr>
            </w:pPr>
            <w:r>
              <w:rPr>
                <w:szCs w:val="22"/>
              </w:rPr>
              <w:t>Формат</w:t>
            </w:r>
            <w:r w:rsidRPr="00B9499D">
              <w:rPr>
                <w:szCs w:val="22"/>
              </w:rPr>
              <w:t xml:space="preserve"> YYYY-MM-DD</w:t>
            </w:r>
            <w:r>
              <w:rPr>
                <w:szCs w:val="22"/>
              </w:rPr>
              <w:t>.</w:t>
            </w:r>
          </w:p>
          <w:p w14:paraId="7C8C662A" w14:textId="77777777" w:rsidR="00C139C1" w:rsidRDefault="00C139C1" w:rsidP="008F7DDE">
            <w:pPr>
              <w:pStyle w:val="GOSTTablenorm"/>
              <w:rPr>
                <w:szCs w:val="22"/>
              </w:rPr>
            </w:pPr>
            <w:r>
              <w:rPr>
                <w:szCs w:val="22"/>
              </w:rPr>
              <w:t>Заполняется при формировании документа в ПУР КС ЭБ</w:t>
            </w:r>
          </w:p>
        </w:tc>
      </w:tr>
      <w:tr w:rsidR="00C139C1" w:rsidRPr="00B9499D" w14:paraId="76C8B190" w14:textId="77777777" w:rsidTr="00125633">
        <w:tc>
          <w:tcPr>
            <w:tcW w:w="1100" w:type="pct"/>
          </w:tcPr>
          <w:p w14:paraId="59FDB357" w14:textId="77777777" w:rsidR="00C139C1" w:rsidRPr="003535A8" w:rsidRDefault="00C139C1" w:rsidP="00C139C1">
            <w:pPr>
              <w:pStyle w:val="GOSTTablenorm"/>
              <w:rPr>
                <w:szCs w:val="22"/>
              </w:rPr>
            </w:pPr>
            <w:r w:rsidRPr="003535A8">
              <w:rPr>
                <w:szCs w:val="22"/>
              </w:rPr>
              <w:t xml:space="preserve">Тип </w:t>
            </w:r>
            <w:r>
              <w:rPr>
                <w:szCs w:val="22"/>
              </w:rPr>
              <w:t>родительского</w:t>
            </w:r>
            <w:r w:rsidRPr="003535A8">
              <w:rPr>
                <w:szCs w:val="22"/>
              </w:rPr>
              <w:t xml:space="preserve"> документа</w:t>
            </w:r>
          </w:p>
        </w:tc>
        <w:tc>
          <w:tcPr>
            <w:tcW w:w="750" w:type="pct"/>
          </w:tcPr>
          <w:p w14:paraId="74D5F0A9" w14:textId="77777777" w:rsidR="00C139C1" w:rsidRPr="003535A8" w:rsidRDefault="00C139C1" w:rsidP="00C139C1">
            <w:pPr>
              <w:pStyle w:val="GOSTTablenorm"/>
              <w:rPr>
                <w:szCs w:val="22"/>
              </w:rPr>
            </w:pPr>
            <w:r w:rsidRPr="007752A5">
              <w:rPr>
                <w:b/>
                <w:bCs/>
                <w:szCs w:val="22"/>
              </w:rPr>
              <w:t>T0504833</w:t>
            </w:r>
            <w:r w:rsidRPr="003E39C8">
              <w:rPr>
                <w:bCs/>
                <w:szCs w:val="22"/>
              </w:rPr>
              <w:t>:</w:t>
            </w:r>
            <w:r w:rsidRPr="003535A8">
              <w:rPr>
                <w:szCs w:val="22"/>
              </w:rPr>
              <w:t>TYPE_DOC</w:t>
            </w:r>
          </w:p>
        </w:tc>
        <w:tc>
          <w:tcPr>
            <w:tcW w:w="500" w:type="pct"/>
          </w:tcPr>
          <w:p w14:paraId="4E7E7E5A" w14:textId="77777777" w:rsidR="00C139C1" w:rsidRPr="00B9499D" w:rsidRDefault="00C139C1" w:rsidP="00C139C1">
            <w:pPr>
              <w:pStyle w:val="GOSTTablenorm"/>
              <w:rPr>
                <w:szCs w:val="22"/>
              </w:rPr>
            </w:pPr>
            <w:r w:rsidRPr="003535A8">
              <w:rPr>
                <w:szCs w:val="22"/>
              </w:rPr>
              <w:t>Строка</w:t>
            </w:r>
          </w:p>
        </w:tc>
        <w:tc>
          <w:tcPr>
            <w:tcW w:w="300" w:type="pct"/>
          </w:tcPr>
          <w:p w14:paraId="65C21F61" w14:textId="77777777" w:rsidR="00C139C1" w:rsidRPr="003535A8" w:rsidRDefault="00C139C1" w:rsidP="00C139C1">
            <w:pPr>
              <w:pStyle w:val="GOSTTablenorm"/>
              <w:rPr>
                <w:szCs w:val="22"/>
              </w:rPr>
            </w:pPr>
            <w:r>
              <w:rPr>
                <w:szCs w:val="22"/>
              </w:rPr>
              <w:t>Нет</w:t>
            </w:r>
          </w:p>
        </w:tc>
        <w:tc>
          <w:tcPr>
            <w:tcW w:w="315" w:type="pct"/>
          </w:tcPr>
          <w:p w14:paraId="633AC086" w14:textId="77777777" w:rsidR="00C139C1" w:rsidRPr="00B9499D" w:rsidRDefault="00C139C1" w:rsidP="00C139C1">
            <w:pPr>
              <w:pStyle w:val="GOSTTablenorm"/>
              <w:rPr>
                <w:szCs w:val="22"/>
              </w:rPr>
            </w:pPr>
            <w:r w:rsidRPr="003535A8">
              <w:rPr>
                <w:szCs w:val="22"/>
              </w:rPr>
              <w:t>=3</w:t>
            </w:r>
          </w:p>
        </w:tc>
        <w:tc>
          <w:tcPr>
            <w:tcW w:w="2035" w:type="pct"/>
          </w:tcPr>
          <w:p w14:paraId="5FF8D149" w14:textId="77777777" w:rsidR="00C139C1" w:rsidRDefault="00C139C1" w:rsidP="008F7DDE">
            <w:pPr>
              <w:pStyle w:val="GOSTTablenorm"/>
              <w:rPr>
                <w:szCs w:val="22"/>
              </w:rPr>
            </w:pPr>
            <w:r w:rsidRPr="003535A8">
              <w:rPr>
                <w:szCs w:val="22"/>
              </w:rPr>
              <w:t>Указывается тип родительского документа, на основании которого создана Бухгалтерская справка (ф. 0504833)</w:t>
            </w:r>
            <w:r>
              <w:rPr>
                <w:szCs w:val="22"/>
              </w:rPr>
              <w:t>.</w:t>
            </w:r>
          </w:p>
          <w:p w14:paraId="6781B9FB" w14:textId="77777777" w:rsidR="00C139C1" w:rsidRDefault="00C139C1" w:rsidP="008F7DDE">
            <w:pPr>
              <w:pStyle w:val="GOSTTablenorm"/>
              <w:rPr>
                <w:szCs w:val="22"/>
              </w:rPr>
            </w:pPr>
            <w:r>
              <w:rPr>
                <w:szCs w:val="22"/>
              </w:rPr>
              <w:t>Заполняется при формировании документа в ПУР КС ЭБ</w:t>
            </w:r>
          </w:p>
        </w:tc>
      </w:tr>
      <w:tr w:rsidR="00C139C1" w:rsidRPr="00B9499D" w14:paraId="09A0C172" w14:textId="77777777" w:rsidTr="00125633">
        <w:tc>
          <w:tcPr>
            <w:tcW w:w="1100" w:type="pct"/>
          </w:tcPr>
          <w:p w14:paraId="0C50EA49" w14:textId="77777777" w:rsidR="00C139C1" w:rsidRPr="003535A8" w:rsidRDefault="00C139C1" w:rsidP="00C139C1">
            <w:pPr>
              <w:pStyle w:val="GOSTTablenorm"/>
              <w:rPr>
                <w:szCs w:val="22"/>
              </w:rPr>
            </w:pPr>
            <w:r w:rsidRPr="003535A8">
              <w:rPr>
                <w:szCs w:val="22"/>
              </w:rPr>
              <w:t>GUID родительского документа</w:t>
            </w:r>
          </w:p>
        </w:tc>
        <w:tc>
          <w:tcPr>
            <w:tcW w:w="750" w:type="pct"/>
          </w:tcPr>
          <w:p w14:paraId="1738A77F" w14:textId="77777777" w:rsidR="00C139C1" w:rsidRPr="003535A8" w:rsidRDefault="00C139C1" w:rsidP="00C139C1">
            <w:pPr>
              <w:pStyle w:val="GOSTTablenorm"/>
              <w:rPr>
                <w:szCs w:val="22"/>
              </w:rPr>
            </w:pPr>
            <w:r w:rsidRPr="007752A5">
              <w:rPr>
                <w:b/>
                <w:bCs/>
                <w:szCs w:val="22"/>
              </w:rPr>
              <w:t>T0504833</w:t>
            </w:r>
            <w:r w:rsidRPr="003E39C8">
              <w:rPr>
                <w:bCs/>
                <w:szCs w:val="22"/>
              </w:rPr>
              <w:t>:</w:t>
            </w:r>
            <w:r w:rsidRPr="003535A8">
              <w:rPr>
                <w:szCs w:val="22"/>
              </w:rPr>
              <w:t>GUIDPARENT</w:t>
            </w:r>
          </w:p>
        </w:tc>
        <w:tc>
          <w:tcPr>
            <w:tcW w:w="500" w:type="pct"/>
          </w:tcPr>
          <w:p w14:paraId="737E76B8" w14:textId="77777777" w:rsidR="00C139C1" w:rsidRPr="00B9499D" w:rsidRDefault="00C139C1" w:rsidP="00C139C1">
            <w:pPr>
              <w:pStyle w:val="GOSTTablenorm"/>
              <w:rPr>
                <w:szCs w:val="22"/>
              </w:rPr>
            </w:pPr>
            <w:r w:rsidRPr="006A18B3">
              <w:rPr>
                <w:szCs w:val="22"/>
              </w:rPr>
              <w:t>GUID</w:t>
            </w:r>
          </w:p>
        </w:tc>
        <w:tc>
          <w:tcPr>
            <w:tcW w:w="300" w:type="pct"/>
          </w:tcPr>
          <w:p w14:paraId="559D6AE7" w14:textId="77777777" w:rsidR="00C139C1" w:rsidRPr="003535A8" w:rsidRDefault="00C139C1" w:rsidP="00C139C1">
            <w:pPr>
              <w:pStyle w:val="GOSTTablenorm"/>
              <w:rPr>
                <w:szCs w:val="22"/>
              </w:rPr>
            </w:pPr>
            <w:r w:rsidRPr="003535A8">
              <w:rPr>
                <w:szCs w:val="22"/>
              </w:rPr>
              <w:t>Нет</w:t>
            </w:r>
          </w:p>
        </w:tc>
        <w:tc>
          <w:tcPr>
            <w:tcW w:w="315" w:type="pct"/>
          </w:tcPr>
          <w:p w14:paraId="131AF5B7" w14:textId="77777777" w:rsidR="00C139C1" w:rsidRPr="00B9499D" w:rsidRDefault="00C139C1" w:rsidP="00C139C1">
            <w:pPr>
              <w:pStyle w:val="GOSTTablenorm"/>
              <w:rPr>
                <w:szCs w:val="22"/>
              </w:rPr>
            </w:pPr>
            <w:r w:rsidRPr="003535A8">
              <w:rPr>
                <w:szCs w:val="22"/>
              </w:rPr>
              <w:t>=36</w:t>
            </w:r>
          </w:p>
        </w:tc>
        <w:tc>
          <w:tcPr>
            <w:tcW w:w="2035" w:type="pct"/>
          </w:tcPr>
          <w:p w14:paraId="0C512023" w14:textId="77777777" w:rsidR="00C139C1" w:rsidRDefault="00C139C1" w:rsidP="008F7DDE">
            <w:pPr>
              <w:pStyle w:val="GOSTTablenorm"/>
              <w:rPr>
                <w:szCs w:val="22"/>
              </w:rPr>
            </w:pPr>
            <w:r w:rsidRPr="003535A8">
              <w:rPr>
                <w:szCs w:val="22"/>
              </w:rPr>
              <w:t xml:space="preserve">Указывается идентификатор </w:t>
            </w:r>
            <w:r w:rsidRPr="006C4412">
              <w:rPr>
                <w:szCs w:val="22"/>
              </w:rPr>
              <w:t>(</w:t>
            </w:r>
            <w:r>
              <w:rPr>
                <w:szCs w:val="22"/>
                <w:lang w:val="en-US"/>
              </w:rPr>
              <w:t>GUID</w:t>
            </w:r>
            <w:r w:rsidRPr="006C4412">
              <w:rPr>
                <w:szCs w:val="22"/>
              </w:rPr>
              <w:t xml:space="preserve">) </w:t>
            </w:r>
            <w:r w:rsidRPr="003535A8">
              <w:rPr>
                <w:szCs w:val="22"/>
              </w:rPr>
              <w:t>родительского документа, на основании которого создана Бухгалтерская справка (ф. 0504833)</w:t>
            </w:r>
            <w:r>
              <w:rPr>
                <w:szCs w:val="22"/>
              </w:rPr>
              <w:t>.</w:t>
            </w:r>
          </w:p>
          <w:p w14:paraId="1F4A8A1A" w14:textId="77777777" w:rsidR="00C139C1" w:rsidRDefault="00C139C1" w:rsidP="008F7DDE">
            <w:pPr>
              <w:pStyle w:val="GOSTTablenorm"/>
              <w:rPr>
                <w:szCs w:val="22"/>
              </w:rPr>
            </w:pPr>
            <w:r>
              <w:rPr>
                <w:szCs w:val="22"/>
              </w:rPr>
              <w:t>Заполняется при формировании документа в ПУР КС ЭБ</w:t>
            </w:r>
          </w:p>
        </w:tc>
      </w:tr>
      <w:tr w:rsidR="00C139C1" w:rsidRPr="00B9499D" w14:paraId="02221B14" w14:textId="77777777" w:rsidTr="00125633">
        <w:tc>
          <w:tcPr>
            <w:tcW w:w="1100" w:type="pct"/>
          </w:tcPr>
          <w:p w14:paraId="7729D627" w14:textId="77777777" w:rsidR="00C139C1" w:rsidRPr="00E2263C" w:rsidRDefault="00C139C1" w:rsidP="00C139C1">
            <w:pPr>
              <w:pStyle w:val="GOSTTablenorm"/>
            </w:pPr>
            <w:r w:rsidRPr="007B14EB">
              <w:t>Сумма</w:t>
            </w:r>
          </w:p>
        </w:tc>
        <w:tc>
          <w:tcPr>
            <w:tcW w:w="750" w:type="pct"/>
          </w:tcPr>
          <w:p w14:paraId="1B0988A9" w14:textId="77777777" w:rsidR="00C139C1" w:rsidRPr="00B9499D" w:rsidRDefault="00C139C1" w:rsidP="00C139C1">
            <w:pPr>
              <w:pStyle w:val="GOSTTablenorm"/>
            </w:pPr>
            <w:r w:rsidRPr="007752A5">
              <w:rPr>
                <w:b/>
                <w:bCs/>
                <w:szCs w:val="22"/>
              </w:rPr>
              <w:t>T0504833</w:t>
            </w:r>
            <w:r w:rsidRPr="003E39C8">
              <w:rPr>
                <w:bCs/>
                <w:szCs w:val="22"/>
              </w:rPr>
              <w:t>:</w:t>
            </w:r>
            <w:r w:rsidRPr="00B9499D">
              <w:t>SUMM</w:t>
            </w:r>
          </w:p>
        </w:tc>
        <w:tc>
          <w:tcPr>
            <w:tcW w:w="500" w:type="pct"/>
          </w:tcPr>
          <w:p w14:paraId="57CC83D9" w14:textId="77777777" w:rsidR="00C139C1" w:rsidRPr="00B9499D" w:rsidRDefault="00C139C1" w:rsidP="00C139C1">
            <w:pPr>
              <w:pStyle w:val="GOSTTablenorm"/>
            </w:pPr>
            <w:r w:rsidRPr="00B9499D">
              <w:t>Сумма</w:t>
            </w:r>
          </w:p>
        </w:tc>
        <w:tc>
          <w:tcPr>
            <w:tcW w:w="300" w:type="pct"/>
          </w:tcPr>
          <w:p w14:paraId="5BEB0E79" w14:textId="77777777" w:rsidR="00C139C1" w:rsidRPr="008F7DDE" w:rsidRDefault="00C139C1" w:rsidP="00C139C1">
            <w:pPr>
              <w:pStyle w:val="GOSTTablenorm"/>
            </w:pPr>
            <w:r w:rsidRPr="008F7DDE">
              <w:t>Да</w:t>
            </w:r>
          </w:p>
        </w:tc>
        <w:tc>
          <w:tcPr>
            <w:tcW w:w="315" w:type="pct"/>
          </w:tcPr>
          <w:p w14:paraId="63970E59" w14:textId="43ABE3CE" w:rsidR="00C139C1" w:rsidRPr="008F7DDE" w:rsidRDefault="00BA2FA6" w:rsidP="00C139C1">
            <w:pPr>
              <w:pStyle w:val="GOSTTablenorm"/>
            </w:pPr>
            <w:r w:rsidRPr="008F7DDE">
              <w:t>20.2</w:t>
            </w:r>
          </w:p>
        </w:tc>
        <w:tc>
          <w:tcPr>
            <w:tcW w:w="2035" w:type="pct"/>
          </w:tcPr>
          <w:p w14:paraId="350E56BB" w14:textId="77777777" w:rsidR="00C139C1" w:rsidRPr="00B9499D" w:rsidRDefault="00C139C1" w:rsidP="008F7DDE">
            <w:pPr>
              <w:pStyle w:val="GOSTTablenorm"/>
            </w:pPr>
            <w:r w:rsidRPr="00B9499D">
              <w:t>Сумма передается в единицах валюты</w:t>
            </w:r>
            <w:r>
              <w:t xml:space="preserve">, указанной в параметре </w:t>
            </w:r>
            <w:r w:rsidRPr="00B9499D">
              <w:t>TtlPrt_CdCrr</w:t>
            </w:r>
            <w:r>
              <w:t>,</w:t>
            </w:r>
            <w:r w:rsidRPr="00B9499D">
              <w:t xml:space="preserve"> с точность</w:t>
            </w:r>
            <w:r>
              <w:t>ю 2 знака после запятой</w:t>
            </w:r>
          </w:p>
        </w:tc>
      </w:tr>
      <w:tr w:rsidR="00C139C1" w:rsidRPr="00B9499D" w14:paraId="0B9AADB4" w14:textId="77777777" w:rsidTr="00125633">
        <w:tc>
          <w:tcPr>
            <w:tcW w:w="1100" w:type="pct"/>
          </w:tcPr>
          <w:p w14:paraId="71758B41" w14:textId="77777777" w:rsidR="00C139C1" w:rsidRPr="00E2263C" w:rsidRDefault="00C139C1" w:rsidP="00C139C1">
            <w:pPr>
              <w:pStyle w:val="GOSTTablenorm"/>
            </w:pPr>
            <w:r w:rsidRPr="007B14EB">
              <w:t>Учетная сумма</w:t>
            </w:r>
          </w:p>
        </w:tc>
        <w:tc>
          <w:tcPr>
            <w:tcW w:w="750" w:type="pct"/>
          </w:tcPr>
          <w:p w14:paraId="456C3746" w14:textId="77777777" w:rsidR="00C139C1" w:rsidRPr="00B9499D" w:rsidRDefault="00C139C1" w:rsidP="00C139C1">
            <w:pPr>
              <w:pStyle w:val="GOSTTablenorm"/>
            </w:pPr>
            <w:r w:rsidRPr="007752A5">
              <w:rPr>
                <w:b/>
                <w:bCs/>
                <w:szCs w:val="22"/>
              </w:rPr>
              <w:t>T0504833</w:t>
            </w:r>
            <w:r w:rsidRPr="003E39C8">
              <w:rPr>
                <w:bCs/>
                <w:szCs w:val="22"/>
              </w:rPr>
              <w:t>:</w:t>
            </w:r>
            <w:r w:rsidRPr="0051436C">
              <w:t>Rg</w:t>
            </w:r>
            <w:r w:rsidRPr="00B9499D">
              <w:t>SUMM</w:t>
            </w:r>
          </w:p>
        </w:tc>
        <w:tc>
          <w:tcPr>
            <w:tcW w:w="500" w:type="pct"/>
          </w:tcPr>
          <w:p w14:paraId="6391502B" w14:textId="77777777" w:rsidR="00C139C1" w:rsidRPr="00B9499D" w:rsidRDefault="00C139C1" w:rsidP="00C139C1">
            <w:pPr>
              <w:pStyle w:val="GOSTTablenorm"/>
            </w:pPr>
            <w:r w:rsidRPr="00B9499D">
              <w:t>Сумма</w:t>
            </w:r>
          </w:p>
        </w:tc>
        <w:tc>
          <w:tcPr>
            <w:tcW w:w="300" w:type="pct"/>
          </w:tcPr>
          <w:p w14:paraId="58BD765C" w14:textId="77777777" w:rsidR="00C139C1" w:rsidRPr="008F7DDE" w:rsidRDefault="00C139C1" w:rsidP="00C139C1">
            <w:pPr>
              <w:pStyle w:val="GOSTTablenorm"/>
            </w:pPr>
            <w:r w:rsidRPr="008F7DDE">
              <w:t>Да</w:t>
            </w:r>
          </w:p>
        </w:tc>
        <w:tc>
          <w:tcPr>
            <w:tcW w:w="315" w:type="pct"/>
          </w:tcPr>
          <w:p w14:paraId="7772811C" w14:textId="344F3EE3" w:rsidR="00C139C1" w:rsidRPr="008F7DDE" w:rsidRDefault="00BA2FA6" w:rsidP="00C139C1">
            <w:pPr>
              <w:pStyle w:val="GOSTTablenorm"/>
            </w:pPr>
            <w:r w:rsidRPr="008F7DDE">
              <w:t>20.2</w:t>
            </w:r>
          </w:p>
        </w:tc>
        <w:tc>
          <w:tcPr>
            <w:tcW w:w="2035" w:type="pct"/>
          </w:tcPr>
          <w:p w14:paraId="7ECFF944" w14:textId="77777777" w:rsidR="00C139C1" w:rsidRPr="00B9499D" w:rsidRDefault="00C139C1" w:rsidP="008F7DDE">
            <w:pPr>
              <w:pStyle w:val="GOSTTablenorm"/>
            </w:pPr>
            <w:r w:rsidRPr="00B9499D">
              <w:t xml:space="preserve">Сумма передается в единицах валюты </w:t>
            </w:r>
            <w:r>
              <w:t xml:space="preserve">учета (в рублях) </w:t>
            </w:r>
            <w:r w:rsidRPr="00B9499D">
              <w:t>с точность</w:t>
            </w:r>
            <w:r>
              <w:t>ю 2 знака после запятой</w:t>
            </w:r>
          </w:p>
        </w:tc>
      </w:tr>
      <w:tr w:rsidR="00FA2D9A" w:rsidRPr="00B9499D" w14:paraId="2A0C4C44" w14:textId="77777777" w:rsidTr="00125633">
        <w:tc>
          <w:tcPr>
            <w:tcW w:w="1100" w:type="pct"/>
          </w:tcPr>
          <w:p w14:paraId="7C8D4DFF" w14:textId="06C15FEE" w:rsidR="00FA2D9A" w:rsidRPr="008F7DDE" w:rsidRDefault="00FA2D9A" w:rsidP="00FA2D9A">
            <w:pPr>
              <w:pStyle w:val="GOSTTablenorm"/>
            </w:pPr>
            <w:r w:rsidRPr="008F7DDE">
              <w:rPr>
                <w:szCs w:val="22"/>
              </w:rPr>
              <w:t xml:space="preserve">Счет </w:t>
            </w:r>
            <w:r w:rsidRPr="008F7DDE">
              <w:rPr>
                <w:bCs/>
                <w:szCs w:val="22"/>
              </w:rPr>
              <w:t>Дт</w:t>
            </w:r>
          </w:p>
        </w:tc>
        <w:tc>
          <w:tcPr>
            <w:tcW w:w="750" w:type="pct"/>
          </w:tcPr>
          <w:p w14:paraId="53F624C0" w14:textId="4389DA58" w:rsidR="00FA2D9A" w:rsidRPr="008F7DDE" w:rsidRDefault="00FA2D9A" w:rsidP="00FA2D9A">
            <w:pPr>
              <w:pStyle w:val="GOSTTablenorm"/>
              <w:rPr>
                <w:b/>
                <w:bCs/>
                <w:szCs w:val="22"/>
              </w:rPr>
            </w:pPr>
            <w:r w:rsidRPr="007752A5">
              <w:rPr>
                <w:b/>
                <w:bCs/>
                <w:szCs w:val="22"/>
              </w:rPr>
              <w:t>T0504833</w:t>
            </w:r>
            <w:r w:rsidRPr="008F7DDE">
              <w:rPr>
                <w:bCs/>
                <w:szCs w:val="22"/>
              </w:rPr>
              <w:t>:DT_ACCOUNT</w:t>
            </w:r>
          </w:p>
        </w:tc>
        <w:tc>
          <w:tcPr>
            <w:tcW w:w="500" w:type="pct"/>
          </w:tcPr>
          <w:p w14:paraId="24ECAFFF" w14:textId="1A8A343E" w:rsidR="00FA2D9A" w:rsidRPr="008F7DDE" w:rsidRDefault="00FA2D9A" w:rsidP="00FA2D9A">
            <w:pPr>
              <w:pStyle w:val="GOSTTablenorm"/>
            </w:pPr>
            <w:r w:rsidRPr="008F7DDE">
              <w:rPr>
                <w:szCs w:val="22"/>
              </w:rPr>
              <w:t>Строка</w:t>
            </w:r>
          </w:p>
        </w:tc>
        <w:tc>
          <w:tcPr>
            <w:tcW w:w="300" w:type="pct"/>
          </w:tcPr>
          <w:p w14:paraId="27287FBD" w14:textId="4302F2EF" w:rsidR="00FA2D9A" w:rsidRPr="008F7DDE" w:rsidRDefault="00FA2D9A" w:rsidP="00FA2D9A">
            <w:pPr>
              <w:pStyle w:val="GOSTTablenorm"/>
            </w:pPr>
            <w:r w:rsidRPr="008F7DDE">
              <w:rPr>
                <w:szCs w:val="22"/>
              </w:rPr>
              <w:t>Да</w:t>
            </w:r>
          </w:p>
        </w:tc>
        <w:tc>
          <w:tcPr>
            <w:tcW w:w="315" w:type="pct"/>
          </w:tcPr>
          <w:p w14:paraId="57B92EAE" w14:textId="0A793247" w:rsidR="00FA2D9A" w:rsidRPr="008F7DDE" w:rsidRDefault="00FA2D9A" w:rsidP="00FA2D9A">
            <w:pPr>
              <w:pStyle w:val="GOSTTablenorm"/>
              <w:rPr>
                <w:lang w:val="en-US"/>
              </w:rPr>
            </w:pPr>
            <w:r w:rsidRPr="008F7DDE">
              <w:rPr>
                <w:szCs w:val="22"/>
                <w:lang w:val="en-US"/>
              </w:rPr>
              <w:t>&lt;</w:t>
            </w:r>
            <w:r w:rsidRPr="008F7DDE">
              <w:rPr>
                <w:szCs w:val="22"/>
              </w:rPr>
              <w:t>=5</w:t>
            </w:r>
            <w:ins w:id="634" w:author="Седых Екатерина Александровна" w:date="2026-03-16T19:06:00Z">
              <w:r w:rsidR="00E2721D" w:rsidRPr="008F7DDE">
                <w:rPr>
                  <w:szCs w:val="22"/>
                </w:rPr>
                <w:t>0</w:t>
              </w:r>
            </w:ins>
          </w:p>
        </w:tc>
        <w:tc>
          <w:tcPr>
            <w:tcW w:w="2035" w:type="pct"/>
          </w:tcPr>
          <w:p w14:paraId="7640ABD0" w14:textId="4E35D41E" w:rsidR="00FA2D9A" w:rsidRPr="008F7DDE" w:rsidRDefault="00FA2D9A" w:rsidP="008F7DDE">
            <w:pPr>
              <w:pStyle w:val="GOSTTablenorm"/>
            </w:pPr>
            <w:r w:rsidRPr="008F7DDE">
              <w:rPr>
                <w:bCs/>
                <w:szCs w:val="22"/>
              </w:rPr>
              <w:t xml:space="preserve">Указывается </w:t>
            </w:r>
            <w:r w:rsidRPr="008F7DDE">
              <w:rPr>
                <w:szCs w:val="22"/>
              </w:rPr>
              <w:t xml:space="preserve">код счета казначейского учета (номер забалансового счета) </w:t>
            </w:r>
            <w:r w:rsidRPr="008F7DDE">
              <w:rPr>
                <w:bCs/>
                <w:szCs w:val="22"/>
              </w:rPr>
              <w:t xml:space="preserve">в соответствии со справочником «План счетов» в </w:t>
            </w:r>
            <w:r w:rsidRPr="008F7DDE">
              <w:rPr>
                <w:bCs/>
                <w:szCs w:val="22"/>
                <w:lang w:val="en-US"/>
              </w:rPr>
              <w:t>SVAP</w:t>
            </w:r>
            <w:r w:rsidRPr="008F7DDE">
              <w:rPr>
                <w:bCs/>
                <w:szCs w:val="22"/>
              </w:rPr>
              <w:t xml:space="preserve"> для о</w:t>
            </w:r>
            <w:r w:rsidR="007752A5">
              <w:rPr>
                <w:bCs/>
                <w:szCs w:val="22"/>
              </w:rPr>
              <w:t>тражения по дебету записи учета</w:t>
            </w:r>
          </w:p>
        </w:tc>
      </w:tr>
      <w:tr w:rsidR="00FA2D9A" w:rsidRPr="00B9499D" w14:paraId="36530E1A" w14:textId="77777777" w:rsidTr="00125633">
        <w:tc>
          <w:tcPr>
            <w:tcW w:w="1100" w:type="pct"/>
          </w:tcPr>
          <w:p w14:paraId="34D6905D" w14:textId="02B6C3BB" w:rsidR="00FA2D9A" w:rsidRPr="008F7DDE" w:rsidRDefault="00FA2D9A" w:rsidP="00FA2D9A">
            <w:pPr>
              <w:pStyle w:val="GOSTTablenorm"/>
            </w:pPr>
            <w:r w:rsidRPr="008F7DDE">
              <w:rPr>
                <w:szCs w:val="22"/>
              </w:rPr>
              <w:t xml:space="preserve">Счет </w:t>
            </w:r>
            <w:r w:rsidRPr="008F7DDE">
              <w:rPr>
                <w:bCs/>
                <w:szCs w:val="22"/>
              </w:rPr>
              <w:t>Кт</w:t>
            </w:r>
          </w:p>
        </w:tc>
        <w:tc>
          <w:tcPr>
            <w:tcW w:w="750" w:type="pct"/>
          </w:tcPr>
          <w:p w14:paraId="266D1A73" w14:textId="387F8E9D" w:rsidR="00FA2D9A" w:rsidRPr="008F7DDE" w:rsidRDefault="00FA2D9A" w:rsidP="00FA2D9A">
            <w:pPr>
              <w:pStyle w:val="GOSTTablenorm"/>
              <w:rPr>
                <w:b/>
                <w:bCs/>
                <w:szCs w:val="22"/>
              </w:rPr>
            </w:pPr>
            <w:r w:rsidRPr="007752A5">
              <w:rPr>
                <w:b/>
                <w:bCs/>
                <w:szCs w:val="22"/>
              </w:rPr>
              <w:t>T0504833</w:t>
            </w:r>
            <w:r w:rsidRPr="008F7DDE">
              <w:rPr>
                <w:bCs/>
                <w:szCs w:val="22"/>
              </w:rPr>
              <w:t>:CT_ACCOUNT</w:t>
            </w:r>
          </w:p>
        </w:tc>
        <w:tc>
          <w:tcPr>
            <w:tcW w:w="500" w:type="pct"/>
          </w:tcPr>
          <w:p w14:paraId="429C7F60" w14:textId="108EE0ED" w:rsidR="00FA2D9A" w:rsidRPr="008F7DDE" w:rsidRDefault="00FA2D9A" w:rsidP="00FA2D9A">
            <w:pPr>
              <w:pStyle w:val="GOSTTablenorm"/>
            </w:pPr>
            <w:r w:rsidRPr="008F7DDE">
              <w:rPr>
                <w:szCs w:val="22"/>
              </w:rPr>
              <w:t>Строка</w:t>
            </w:r>
          </w:p>
        </w:tc>
        <w:tc>
          <w:tcPr>
            <w:tcW w:w="300" w:type="pct"/>
          </w:tcPr>
          <w:p w14:paraId="08CF584D" w14:textId="54579DF1" w:rsidR="00FA2D9A" w:rsidRPr="008F7DDE" w:rsidRDefault="00FA2D9A" w:rsidP="00FA2D9A">
            <w:pPr>
              <w:pStyle w:val="GOSTTablenorm"/>
            </w:pPr>
            <w:r w:rsidRPr="008F7DDE">
              <w:rPr>
                <w:szCs w:val="22"/>
              </w:rPr>
              <w:t>Да</w:t>
            </w:r>
          </w:p>
        </w:tc>
        <w:tc>
          <w:tcPr>
            <w:tcW w:w="315" w:type="pct"/>
          </w:tcPr>
          <w:p w14:paraId="157B2DF5" w14:textId="45C33683" w:rsidR="00FA2D9A" w:rsidRPr="008F7DDE" w:rsidRDefault="00FA2D9A" w:rsidP="00FA2D9A">
            <w:pPr>
              <w:pStyle w:val="GOSTTablenorm"/>
              <w:rPr>
                <w:lang w:val="en-US"/>
              </w:rPr>
            </w:pPr>
            <w:r w:rsidRPr="008F7DDE">
              <w:rPr>
                <w:szCs w:val="22"/>
                <w:lang w:val="en-US"/>
              </w:rPr>
              <w:t>&lt;</w:t>
            </w:r>
            <w:r w:rsidRPr="008F7DDE">
              <w:rPr>
                <w:szCs w:val="22"/>
              </w:rPr>
              <w:t>=5</w:t>
            </w:r>
            <w:ins w:id="635" w:author="Седых Екатерина Александровна" w:date="2026-03-16T19:06:00Z">
              <w:r w:rsidR="00E2721D" w:rsidRPr="008F7DDE">
                <w:rPr>
                  <w:szCs w:val="22"/>
                </w:rPr>
                <w:t>0</w:t>
              </w:r>
            </w:ins>
          </w:p>
        </w:tc>
        <w:tc>
          <w:tcPr>
            <w:tcW w:w="2035" w:type="pct"/>
          </w:tcPr>
          <w:p w14:paraId="319EDB62" w14:textId="0BD41DA3" w:rsidR="00FA2D9A" w:rsidRPr="008F7DDE" w:rsidRDefault="00FA2D9A" w:rsidP="008F7DDE">
            <w:pPr>
              <w:pStyle w:val="GOSTTablenorm"/>
            </w:pPr>
            <w:r w:rsidRPr="008F7DDE">
              <w:rPr>
                <w:bCs/>
                <w:szCs w:val="22"/>
              </w:rPr>
              <w:t xml:space="preserve">Указывается </w:t>
            </w:r>
            <w:r w:rsidRPr="008F7DDE">
              <w:rPr>
                <w:szCs w:val="22"/>
              </w:rPr>
              <w:t xml:space="preserve">код счета казначейского учета (номер забалансового счета) </w:t>
            </w:r>
            <w:r w:rsidRPr="008F7DDE">
              <w:rPr>
                <w:bCs/>
                <w:szCs w:val="22"/>
              </w:rPr>
              <w:t xml:space="preserve">в соответствии со справочником «План счетов» в </w:t>
            </w:r>
            <w:r w:rsidRPr="008F7DDE">
              <w:rPr>
                <w:bCs/>
                <w:szCs w:val="22"/>
                <w:lang w:val="en-US"/>
              </w:rPr>
              <w:t>SVAP</w:t>
            </w:r>
            <w:r w:rsidRPr="008F7DDE">
              <w:rPr>
                <w:bCs/>
                <w:szCs w:val="22"/>
              </w:rPr>
              <w:t xml:space="preserve"> для от</w:t>
            </w:r>
            <w:r w:rsidR="007752A5">
              <w:rPr>
                <w:bCs/>
                <w:szCs w:val="22"/>
              </w:rPr>
              <w:t>ражения по кредиту записи учета</w:t>
            </w:r>
          </w:p>
        </w:tc>
      </w:tr>
      <w:tr w:rsidR="00EC75C0" w:rsidRPr="00B9499D" w14:paraId="6620900E" w14:textId="77777777" w:rsidTr="00876EB3">
        <w:tc>
          <w:tcPr>
            <w:tcW w:w="1100" w:type="pct"/>
          </w:tcPr>
          <w:p w14:paraId="293909A2" w14:textId="7CA375DA" w:rsidR="00EC75C0" w:rsidRPr="008F7DDE" w:rsidRDefault="00EC75C0" w:rsidP="00EC75C0">
            <w:pPr>
              <w:pStyle w:val="GOSTTablenorm"/>
            </w:pPr>
            <w:r w:rsidRPr="008F7DDE">
              <w:rPr>
                <w:szCs w:val="22"/>
              </w:rPr>
              <w:t xml:space="preserve">ОКТМО КС </w:t>
            </w:r>
            <w:r w:rsidRPr="008F7DDE">
              <w:rPr>
                <w:bCs/>
                <w:szCs w:val="22"/>
              </w:rPr>
              <w:t>Дт</w:t>
            </w:r>
          </w:p>
        </w:tc>
        <w:tc>
          <w:tcPr>
            <w:tcW w:w="750" w:type="pct"/>
          </w:tcPr>
          <w:p w14:paraId="0C33658B" w14:textId="25ED25CE" w:rsidR="00EC75C0" w:rsidRPr="008F7DDE" w:rsidRDefault="00EC75C0" w:rsidP="00EC75C0">
            <w:pPr>
              <w:pStyle w:val="GOSTTablenorm"/>
              <w:rPr>
                <w:b/>
                <w:bCs/>
                <w:szCs w:val="22"/>
              </w:rPr>
            </w:pPr>
            <w:r w:rsidRPr="007752A5">
              <w:rPr>
                <w:b/>
                <w:bCs/>
                <w:szCs w:val="22"/>
              </w:rPr>
              <w:t>T0504833</w:t>
            </w:r>
            <w:r w:rsidRPr="008F7DDE">
              <w:rPr>
                <w:bCs/>
                <w:szCs w:val="22"/>
              </w:rPr>
              <w:t>:DT_OKTMOKS</w:t>
            </w:r>
          </w:p>
        </w:tc>
        <w:tc>
          <w:tcPr>
            <w:tcW w:w="500" w:type="pct"/>
          </w:tcPr>
          <w:p w14:paraId="2ACB493C" w14:textId="15D0222F" w:rsidR="00EC75C0" w:rsidRPr="008F7DDE" w:rsidRDefault="00EC75C0" w:rsidP="00EC75C0">
            <w:pPr>
              <w:pStyle w:val="GOSTTablenorm"/>
            </w:pPr>
            <w:r w:rsidRPr="008F7DDE">
              <w:rPr>
                <w:szCs w:val="22"/>
              </w:rPr>
              <w:t>Строка</w:t>
            </w:r>
          </w:p>
        </w:tc>
        <w:tc>
          <w:tcPr>
            <w:tcW w:w="300" w:type="pct"/>
          </w:tcPr>
          <w:p w14:paraId="53C53E10" w14:textId="6CBC3073" w:rsidR="00EC75C0" w:rsidRPr="008F7DDE" w:rsidRDefault="00EC75C0" w:rsidP="00EC75C0">
            <w:pPr>
              <w:pStyle w:val="GOSTTablenorm"/>
            </w:pPr>
            <w:r w:rsidRPr="008F7DDE">
              <w:rPr>
                <w:szCs w:val="22"/>
              </w:rPr>
              <w:t>Да</w:t>
            </w:r>
          </w:p>
        </w:tc>
        <w:tc>
          <w:tcPr>
            <w:tcW w:w="315" w:type="pct"/>
          </w:tcPr>
          <w:p w14:paraId="50EADFA7" w14:textId="0A9BA1A5" w:rsidR="00EC75C0" w:rsidRPr="008F7DDE" w:rsidRDefault="00EC75C0" w:rsidP="00EC75C0">
            <w:pPr>
              <w:pStyle w:val="GOSTTablenorm"/>
              <w:rPr>
                <w:lang w:val="en-US"/>
              </w:rPr>
            </w:pPr>
            <w:r w:rsidRPr="008F7DDE">
              <w:rPr>
                <w:szCs w:val="22"/>
              </w:rPr>
              <w:t>&lt;=8</w:t>
            </w:r>
          </w:p>
        </w:tc>
        <w:tc>
          <w:tcPr>
            <w:tcW w:w="2035" w:type="pct"/>
          </w:tcPr>
          <w:p w14:paraId="0F94DFC8" w14:textId="77777777" w:rsidR="00EC75C0" w:rsidRPr="008F7DDE" w:rsidRDefault="00EC75C0" w:rsidP="008F7DDE">
            <w:pPr>
              <w:keepNext/>
              <w:ind w:left="57" w:right="57" w:firstLine="0"/>
              <w:rPr>
                <w:bCs/>
                <w:sz w:val="22"/>
                <w:szCs w:val="22"/>
              </w:rPr>
            </w:pPr>
            <w:r w:rsidRPr="008F7DDE">
              <w:rPr>
                <w:bCs/>
                <w:sz w:val="22"/>
                <w:szCs w:val="22"/>
              </w:rPr>
              <w:t>Указывается значение аналитического признака «</w:t>
            </w:r>
            <w:r w:rsidRPr="008F7DDE">
              <w:rPr>
                <w:sz w:val="22"/>
                <w:szCs w:val="22"/>
              </w:rPr>
              <w:t>ОКТМО КС</w:t>
            </w:r>
            <w:r w:rsidRPr="008F7DDE">
              <w:rPr>
                <w:bCs/>
                <w:sz w:val="22"/>
                <w:szCs w:val="22"/>
              </w:rPr>
              <w:t>» (</w:t>
            </w:r>
            <w:r w:rsidRPr="008F7DDE">
              <w:rPr>
                <w:sz w:val="22"/>
                <w:szCs w:val="22"/>
              </w:rPr>
              <w:t>код по ОКТМО казначейского счета)</w:t>
            </w:r>
            <w:r w:rsidRPr="008F7DDE">
              <w:rPr>
                <w:bCs/>
                <w:sz w:val="22"/>
                <w:szCs w:val="22"/>
              </w:rPr>
              <w:t xml:space="preserve"> для отражения по дебету записи аналитического учета.</w:t>
            </w:r>
          </w:p>
          <w:p w14:paraId="5D92DC76" w14:textId="5D59AEE8" w:rsidR="00EC75C0" w:rsidRPr="008F7DDE" w:rsidRDefault="00EC75C0" w:rsidP="008F7DDE">
            <w:pPr>
              <w:pStyle w:val="GOSTTablenorm"/>
            </w:pPr>
            <w:r w:rsidRPr="008F7DDE">
              <w:rPr>
                <w:bCs/>
                <w:szCs w:val="22"/>
              </w:rPr>
              <w:t>Допускается заполнение прочерком</w:t>
            </w:r>
          </w:p>
        </w:tc>
      </w:tr>
      <w:tr w:rsidR="00EC75C0" w:rsidRPr="00B9499D" w14:paraId="73190840" w14:textId="77777777" w:rsidTr="00876EB3">
        <w:tc>
          <w:tcPr>
            <w:tcW w:w="1100" w:type="pct"/>
          </w:tcPr>
          <w:p w14:paraId="03BEF254" w14:textId="327AA258" w:rsidR="00EC75C0" w:rsidRPr="008F7DDE" w:rsidRDefault="00EC75C0" w:rsidP="00EC75C0">
            <w:pPr>
              <w:pStyle w:val="GOSTTablenorm"/>
            </w:pPr>
            <w:r w:rsidRPr="008F7DDE">
              <w:rPr>
                <w:szCs w:val="22"/>
              </w:rPr>
              <w:t xml:space="preserve">ОКТМО КС </w:t>
            </w:r>
            <w:r w:rsidRPr="008F7DDE">
              <w:rPr>
                <w:bCs/>
                <w:szCs w:val="22"/>
              </w:rPr>
              <w:t>Кт</w:t>
            </w:r>
          </w:p>
        </w:tc>
        <w:tc>
          <w:tcPr>
            <w:tcW w:w="750" w:type="pct"/>
          </w:tcPr>
          <w:p w14:paraId="4F632980" w14:textId="25B2D772" w:rsidR="00EC75C0" w:rsidRPr="008F7DDE" w:rsidRDefault="00EC75C0" w:rsidP="00EC75C0">
            <w:pPr>
              <w:pStyle w:val="GOSTTablenorm"/>
              <w:rPr>
                <w:b/>
                <w:bCs/>
                <w:szCs w:val="22"/>
              </w:rPr>
            </w:pPr>
            <w:r w:rsidRPr="007752A5">
              <w:rPr>
                <w:b/>
                <w:bCs/>
                <w:szCs w:val="22"/>
              </w:rPr>
              <w:t>T0504833</w:t>
            </w:r>
            <w:r w:rsidRPr="008F7DDE">
              <w:rPr>
                <w:bCs/>
                <w:szCs w:val="22"/>
              </w:rPr>
              <w:t>:CT_OKTMOKS</w:t>
            </w:r>
          </w:p>
        </w:tc>
        <w:tc>
          <w:tcPr>
            <w:tcW w:w="500" w:type="pct"/>
          </w:tcPr>
          <w:p w14:paraId="2A3BFB0D" w14:textId="59000335" w:rsidR="00EC75C0" w:rsidRPr="008F7DDE" w:rsidRDefault="00EC75C0" w:rsidP="00EC75C0">
            <w:pPr>
              <w:pStyle w:val="GOSTTablenorm"/>
            </w:pPr>
            <w:r w:rsidRPr="008F7DDE">
              <w:rPr>
                <w:szCs w:val="22"/>
              </w:rPr>
              <w:t>Строка</w:t>
            </w:r>
          </w:p>
        </w:tc>
        <w:tc>
          <w:tcPr>
            <w:tcW w:w="300" w:type="pct"/>
          </w:tcPr>
          <w:p w14:paraId="5A1AFC9C" w14:textId="7087FD70" w:rsidR="00EC75C0" w:rsidRPr="008F7DDE" w:rsidRDefault="00EC75C0" w:rsidP="00EC75C0">
            <w:pPr>
              <w:pStyle w:val="GOSTTablenorm"/>
            </w:pPr>
            <w:r w:rsidRPr="008F7DDE">
              <w:rPr>
                <w:szCs w:val="22"/>
              </w:rPr>
              <w:t>Да</w:t>
            </w:r>
          </w:p>
        </w:tc>
        <w:tc>
          <w:tcPr>
            <w:tcW w:w="315" w:type="pct"/>
          </w:tcPr>
          <w:p w14:paraId="5859D32C" w14:textId="2C12B530" w:rsidR="00EC75C0" w:rsidRPr="008F7DDE" w:rsidRDefault="00EC75C0" w:rsidP="00EC75C0">
            <w:pPr>
              <w:pStyle w:val="GOSTTablenorm"/>
              <w:rPr>
                <w:lang w:val="en-US"/>
              </w:rPr>
            </w:pPr>
            <w:r w:rsidRPr="008F7DDE">
              <w:rPr>
                <w:szCs w:val="22"/>
              </w:rPr>
              <w:t>&lt;=8</w:t>
            </w:r>
          </w:p>
        </w:tc>
        <w:tc>
          <w:tcPr>
            <w:tcW w:w="2035" w:type="pct"/>
          </w:tcPr>
          <w:p w14:paraId="64BDC3E2" w14:textId="77777777" w:rsidR="00EC75C0" w:rsidRPr="008F7DDE" w:rsidRDefault="00EC75C0" w:rsidP="008F7DDE">
            <w:pPr>
              <w:keepNext/>
              <w:ind w:left="57" w:right="57" w:firstLine="0"/>
              <w:rPr>
                <w:bCs/>
                <w:sz w:val="22"/>
                <w:szCs w:val="22"/>
              </w:rPr>
            </w:pPr>
            <w:r w:rsidRPr="008F7DDE">
              <w:rPr>
                <w:bCs/>
                <w:sz w:val="22"/>
                <w:szCs w:val="22"/>
              </w:rPr>
              <w:t>Указывается значение аналитического признака «</w:t>
            </w:r>
            <w:r w:rsidRPr="008F7DDE">
              <w:rPr>
                <w:sz w:val="22"/>
                <w:szCs w:val="22"/>
              </w:rPr>
              <w:t>ОКТМО КС</w:t>
            </w:r>
            <w:r w:rsidRPr="008F7DDE">
              <w:rPr>
                <w:bCs/>
                <w:sz w:val="22"/>
                <w:szCs w:val="22"/>
              </w:rPr>
              <w:t>» (</w:t>
            </w:r>
            <w:r w:rsidRPr="008F7DDE">
              <w:rPr>
                <w:sz w:val="22"/>
                <w:szCs w:val="22"/>
              </w:rPr>
              <w:t>код по ОКТМО казначейского счета)</w:t>
            </w:r>
            <w:r w:rsidRPr="008F7DDE">
              <w:rPr>
                <w:bCs/>
                <w:sz w:val="22"/>
                <w:szCs w:val="22"/>
              </w:rPr>
              <w:t xml:space="preserve"> для отражения по кредиту записи аналитического учета.</w:t>
            </w:r>
          </w:p>
          <w:p w14:paraId="09072B69" w14:textId="5F109FF3" w:rsidR="00EC75C0" w:rsidRPr="008F7DDE" w:rsidRDefault="00EC75C0" w:rsidP="008F7DDE">
            <w:pPr>
              <w:pStyle w:val="GOSTTablenorm"/>
            </w:pPr>
            <w:r w:rsidRPr="008F7DDE">
              <w:rPr>
                <w:bCs/>
                <w:szCs w:val="22"/>
              </w:rPr>
              <w:t>Допускается заполнение прочерком</w:t>
            </w:r>
          </w:p>
        </w:tc>
      </w:tr>
      <w:tr w:rsidR="003E39C8" w:rsidRPr="00B9499D" w14:paraId="3CB4E4C4" w14:textId="77777777" w:rsidTr="00876EB3">
        <w:tc>
          <w:tcPr>
            <w:tcW w:w="1100" w:type="pct"/>
          </w:tcPr>
          <w:p w14:paraId="20D0862D" w14:textId="2304211F" w:rsidR="003E39C8" w:rsidRPr="00876EB3" w:rsidRDefault="003E39C8" w:rsidP="003E39C8">
            <w:pPr>
              <w:pStyle w:val="GOSTTablenorm"/>
              <w:rPr>
                <w:color w:val="215868" w:themeColor="accent5" w:themeShade="80"/>
                <w:szCs w:val="22"/>
              </w:rPr>
            </w:pPr>
            <w:r w:rsidRPr="003E39C8">
              <w:t>Лицевой счет по Дт</w:t>
            </w:r>
          </w:p>
        </w:tc>
        <w:tc>
          <w:tcPr>
            <w:tcW w:w="750" w:type="pct"/>
          </w:tcPr>
          <w:p w14:paraId="7AB82D28" w14:textId="70777940" w:rsidR="003E39C8" w:rsidRPr="00EC75C0" w:rsidRDefault="003E39C8" w:rsidP="003E39C8">
            <w:pPr>
              <w:pStyle w:val="GOSTTablenorm"/>
              <w:rPr>
                <w:bCs/>
                <w:color w:val="215868" w:themeColor="accent5" w:themeShade="80"/>
                <w:szCs w:val="22"/>
              </w:rPr>
            </w:pPr>
            <w:r w:rsidRPr="007752A5">
              <w:rPr>
                <w:b/>
                <w:bCs/>
                <w:szCs w:val="22"/>
              </w:rPr>
              <w:t>T0504833</w:t>
            </w:r>
            <w:r w:rsidRPr="003E39C8">
              <w:rPr>
                <w:bCs/>
                <w:szCs w:val="22"/>
              </w:rPr>
              <w:t>:</w:t>
            </w:r>
            <w:r w:rsidRPr="00EE4072">
              <w:t>DT_LS</w:t>
            </w:r>
          </w:p>
        </w:tc>
        <w:tc>
          <w:tcPr>
            <w:tcW w:w="500" w:type="pct"/>
          </w:tcPr>
          <w:p w14:paraId="06A95C4F" w14:textId="32738808" w:rsidR="003E39C8" w:rsidRPr="00EC75C0" w:rsidRDefault="003E39C8" w:rsidP="003E39C8">
            <w:pPr>
              <w:pStyle w:val="GOSTTablenorm"/>
              <w:rPr>
                <w:color w:val="215868" w:themeColor="accent5" w:themeShade="80"/>
                <w:szCs w:val="22"/>
              </w:rPr>
            </w:pPr>
            <w:r w:rsidRPr="00EE4072">
              <w:t>Строка</w:t>
            </w:r>
          </w:p>
        </w:tc>
        <w:tc>
          <w:tcPr>
            <w:tcW w:w="300" w:type="pct"/>
          </w:tcPr>
          <w:p w14:paraId="2A46F115" w14:textId="15367772" w:rsidR="003E39C8" w:rsidRPr="00EC75C0" w:rsidRDefault="003E39C8" w:rsidP="003E39C8">
            <w:pPr>
              <w:pStyle w:val="GOSTTablenorm"/>
              <w:rPr>
                <w:color w:val="215868" w:themeColor="accent5" w:themeShade="80"/>
                <w:szCs w:val="22"/>
              </w:rPr>
            </w:pPr>
            <w:r w:rsidRPr="00EE4072">
              <w:t>Да</w:t>
            </w:r>
          </w:p>
        </w:tc>
        <w:tc>
          <w:tcPr>
            <w:tcW w:w="315" w:type="pct"/>
          </w:tcPr>
          <w:p w14:paraId="7E9B76CF" w14:textId="5B253B1F" w:rsidR="003E39C8" w:rsidRPr="008F7DDE" w:rsidRDefault="003E39C8" w:rsidP="003E39C8">
            <w:pPr>
              <w:pStyle w:val="GOSTTablenorm"/>
              <w:rPr>
                <w:color w:val="215868" w:themeColor="accent5" w:themeShade="80"/>
                <w:szCs w:val="22"/>
                <w:lang w:val="en-US"/>
              </w:rPr>
            </w:pPr>
            <w:r w:rsidRPr="00EE4072">
              <w:t>&lt;=</w:t>
            </w:r>
            <w:r w:rsidR="008F7DDE">
              <w:rPr>
                <w:lang w:val="en-US"/>
              </w:rPr>
              <w:t>11</w:t>
            </w:r>
          </w:p>
        </w:tc>
        <w:tc>
          <w:tcPr>
            <w:tcW w:w="2035" w:type="pct"/>
          </w:tcPr>
          <w:p w14:paraId="092F1DE8" w14:textId="77777777" w:rsidR="003E39C8" w:rsidRPr="00EE4072" w:rsidRDefault="003E39C8" w:rsidP="008F7DDE">
            <w:pPr>
              <w:pStyle w:val="GOSTTablenorm"/>
            </w:pPr>
            <w:r w:rsidRPr="00EE4072">
              <w:t>Указывается значение аналитического признака «ЛС» (Лицевой счет) для отражения по дебету записи учета.</w:t>
            </w:r>
          </w:p>
          <w:p w14:paraId="2D29EEA4" w14:textId="6F9B02A1" w:rsidR="003E39C8" w:rsidRPr="007752A5" w:rsidRDefault="003E39C8" w:rsidP="008F7DDE">
            <w:pPr>
              <w:keepNext/>
              <w:ind w:left="57" w:right="57" w:firstLine="0"/>
              <w:rPr>
                <w:bCs/>
                <w:color w:val="215868" w:themeColor="accent5" w:themeShade="80"/>
                <w:sz w:val="22"/>
                <w:szCs w:val="22"/>
              </w:rPr>
            </w:pPr>
            <w:r w:rsidRPr="007752A5">
              <w:rPr>
                <w:sz w:val="22"/>
                <w:szCs w:val="22"/>
              </w:rPr>
              <w:t>Допускается заполнение прочерком</w:t>
            </w:r>
          </w:p>
        </w:tc>
      </w:tr>
      <w:tr w:rsidR="003E39C8" w:rsidRPr="00B9499D" w14:paraId="5AD27489" w14:textId="77777777" w:rsidTr="00876EB3">
        <w:tc>
          <w:tcPr>
            <w:tcW w:w="1100" w:type="pct"/>
          </w:tcPr>
          <w:p w14:paraId="3B13310D" w14:textId="28C0C0EB" w:rsidR="003E39C8" w:rsidRPr="00876EB3" w:rsidRDefault="003E39C8" w:rsidP="003E39C8">
            <w:pPr>
              <w:pStyle w:val="GOSTTablenorm"/>
              <w:rPr>
                <w:color w:val="215868" w:themeColor="accent5" w:themeShade="80"/>
                <w:szCs w:val="22"/>
              </w:rPr>
            </w:pPr>
            <w:r w:rsidRPr="003E39C8">
              <w:t>Лицевой счет по Кт</w:t>
            </w:r>
          </w:p>
        </w:tc>
        <w:tc>
          <w:tcPr>
            <w:tcW w:w="750" w:type="pct"/>
          </w:tcPr>
          <w:p w14:paraId="6A4D815C" w14:textId="05B5B68A" w:rsidR="003E39C8" w:rsidRPr="00EC75C0" w:rsidRDefault="003E39C8" w:rsidP="003E39C8">
            <w:pPr>
              <w:pStyle w:val="GOSTTablenorm"/>
              <w:rPr>
                <w:bCs/>
                <w:color w:val="215868" w:themeColor="accent5" w:themeShade="80"/>
                <w:szCs w:val="22"/>
              </w:rPr>
            </w:pPr>
            <w:r w:rsidRPr="007752A5">
              <w:rPr>
                <w:b/>
                <w:bCs/>
                <w:szCs w:val="22"/>
              </w:rPr>
              <w:t>T0504833</w:t>
            </w:r>
            <w:r w:rsidRPr="003E39C8">
              <w:rPr>
                <w:bCs/>
                <w:szCs w:val="22"/>
              </w:rPr>
              <w:t>:</w:t>
            </w:r>
            <w:r w:rsidRPr="00EE4072">
              <w:t>CT_LS</w:t>
            </w:r>
          </w:p>
        </w:tc>
        <w:tc>
          <w:tcPr>
            <w:tcW w:w="500" w:type="pct"/>
          </w:tcPr>
          <w:p w14:paraId="3A6884C2" w14:textId="27288455" w:rsidR="003E39C8" w:rsidRPr="00EC75C0" w:rsidRDefault="003E39C8" w:rsidP="003E39C8">
            <w:pPr>
              <w:pStyle w:val="GOSTTablenorm"/>
              <w:rPr>
                <w:color w:val="215868" w:themeColor="accent5" w:themeShade="80"/>
                <w:szCs w:val="22"/>
              </w:rPr>
            </w:pPr>
            <w:r w:rsidRPr="00EE4072">
              <w:t>Строка</w:t>
            </w:r>
          </w:p>
        </w:tc>
        <w:tc>
          <w:tcPr>
            <w:tcW w:w="300" w:type="pct"/>
          </w:tcPr>
          <w:p w14:paraId="56B9D440" w14:textId="58696D32" w:rsidR="003E39C8" w:rsidRPr="00EC75C0" w:rsidRDefault="003E39C8" w:rsidP="003E39C8">
            <w:pPr>
              <w:pStyle w:val="GOSTTablenorm"/>
              <w:rPr>
                <w:color w:val="215868" w:themeColor="accent5" w:themeShade="80"/>
                <w:szCs w:val="22"/>
              </w:rPr>
            </w:pPr>
            <w:r w:rsidRPr="00EE4072">
              <w:t>Да</w:t>
            </w:r>
          </w:p>
        </w:tc>
        <w:tc>
          <w:tcPr>
            <w:tcW w:w="315" w:type="pct"/>
          </w:tcPr>
          <w:p w14:paraId="321089EC" w14:textId="5B15AA93" w:rsidR="003E39C8" w:rsidRPr="008F7DDE" w:rsidRDefault="003E39C8" w:rsidP="003E39C8">
            <w:pPr>
              <w:pStyle w:val="GOSTTablenorm"/>
              <w:rPr>
                <w:color w:val="215868" w:themeColor="accent5" w:themeShade="80"/>
                <w:szCs w:val="22"/>
                <w:lang w:val="en-US"/>
              </w:rPr>
            </w:pPr>
            <w:r w:rsidRPr="00EE4072">
              <w:t>&lt;=</w:t>
            </w:r>
            <w:r w:rsidR="008F7DDE">
              <w:rPr>
                <w:lang w:val="en-US"/>
              </w:rPr>
              <w:t>11</w:t>
            </w:r>
          </w:p>
        </w:tc>
        <w:tc>
          <w:tcPr>
            <w:tcW w:w="2035" w:type="pct"/>
          </w:tcPr>
          <w:p w14:paraId="0B05566D" w14:textId="77777777" w:rsidR="003E39C8" w:rsidRPr="00EE4072" w:rsidRDefault="003E39C8" w:rsidP="008F7DDE">
            <w:pPr>
              <w:pStyle w:val="GOSTTablenorm"/>
            </w:pPr>
            <w:r w:rsidRPr="00EE4072">
              <w:t>Указывается значение аналитического признака «ЛС» (Лицевой счет) для отражения по кредиту записи учета.</w:t>
            </w:r>
          </w:p>
          <w:p w14:paraId="3F87E113" w14:textId="66D1414D" w:rsidR="003E39C8" w:rsidRPr="007752A5" w:rsidRDefault="003E39C8" w:rsidP="008F7DDE">
            <w:pPr>
              <w:keepNext/>
              <w:ind w:left="57" w:right="57" w:firstLine="0"/>
              <w:rPr>
                <w:bCs/>
                <w:color w:val="215868" w:themeColor="accent5" w:themeShade="80"/>
                <w:sz w:val="22"/>
                <w:szCs w:val="22"/>
              </w:rPr>
            </w:pPr>
            <w:r w:rsidRPr="007752A5">
              <w:rPr>
                <w:sz w:val="22"/>
                <w:szCs w:val="22"/>
              </w:rPr>
              <w:t>Допускается заполнение прочерком</w:t>
            </w:r>
          </w:p>
        </w:tc>
      </w:tr>
      <w:tr w:rsidR="003E39C8" w:rsidRPr="00B9499D" w14:paraId="67EE8B56" w14:textId="77777777" w:rsidTr="00125633">
        <w:tc>
          <w:tcPr>
            <w:tcW w:w="1100" w:type="pct"/>
          </w:tcPr>
          <w:p w14:paraId="161B7E27" w14:textId="0B1FFD7B" w:rsidR="003E39C8" w:rsidRPr="008F7DDE" w:rsidRDefault="003E39C8" w:rsidP="003E39C8">
            <w:pPr>
              <w:pStyle w:val="GOSTTablenorm"/>
              <w:tabs>
                <w:tab w:val="left" w:pos="528"/>
              </w:tabs>
            </w:pPr>
            <w:r w:rsidRPr="008F7DDE">
              <w:rPr>
                <w:szCs w:val="22"/>
              </w:rPr>
              <w:t xml:space="preserve">Аналитический код СКУ </w:t>
            </w:r>
            <w:r w:rsidRPr="008F7DDE">
              <w:rPr>
                <w:bCs/>
                <w:szCs w:val="22"/>
              </w:rPr>
              <w:t>Дт</w:t>
            </w:r>
          </w:p>
        </w:tc>
        <w:tc>
          <w:tcPr>
            <w:tcW w:w="750" w:type="pct"/>
          </w:tcPr>
          <w:p w14:paraId="37C34B93" w14:textId="654C1400" w:rsidR="003E39C8" w:rsidRPr="008F7DDE" w:rsidRDefault="003E39C8" w:rsidP="003E39C8">
            <w:pPr>
              <w:pStyle w:val="GOSTTablenorm"/>
              <w:rPr>
                <w:b/>
                <w:bCs/>
                <w:szCs w:val="22"/>
              </w:rPr>
            </w:pPr>
            <w:r w:rsidRPr="007752A5">
              <w:rPr>
                <w:b/>
                <w:bCs/>
                <w:szCs w:val="22"/>
              </w:rPr>
              <w:t>T0504833</w:t>
            </w:r>
            <w:r w:rsidRPr="008F7DDE">
              <w:rPr>
                <w:bCs/>
                <w:szCs w:val="22"/>
              </w:rPr>
              <w:t>:DT_ANALITCODESKU</w:t>
            </w:r>
          </w:p>
        </w:tc>
        <w:tc>
          <w:tcPr>
            <w:tcW w:w="500" w:type="pct"/>
          </w:tcPr>
          <w:p w14:paraId="5A372316" w14:textId="32A8264F" w:rsidR="003E39C8" w:rsidRPr="008F7DDE" w:rsidRDefault="003E39C8" w:rsidP="003E39C8">
            <w:pPr>
              <w:pStyle w:val="GOSTTablenorm"/>
            </w:pPr>
            <w:r w:rsidRPr="008F7DDE">
              <w:rPr>
                <w:szCs w:val="22"/>
              </w:rPr>
              <w:t>Строка</w:t>
            </w:r>
          </w:p>
        </w:tc>
        <w:tc>
          <w:tcPr>
            <w:tcW w:w="300" w:type="pct"/>
          </w:tcPr>
          <w:p w14:paraId="1049F749" w14:textId="77D26429" w:rsidR="003E39C8" w:rsidRPr="008F7DDE" w:rsidRDefault="003E39C8" w:rsidP="003E39C8">
            <w:pPr>
              <w:pStyle w:val="GOSTTablenorm"/>
            </w:pPr>
            <w:r w:rsidRPr="008F7DDE">
              <w:rPr>
                <w:szCs w:val="22"/>
              </w:rPr>
              <w:t>Да</w:t>
            </w:r>
          </w:p>
        </w:tc>
        <w:tc>
          <w:tcPr>
            <w:tcW w:w="315" w:type="pct"/>
          </w:tcPr>
          <w:p w14:paraId="00A05B67" w14:textId="5D597353" w:rsidR="003E39C8" w:rsidRPr="008F7DDE" w:rsidRDefault="003E39C8" w:rsidP="003E39C8">
            <w:pPr>
              <w:pStyle w:val="GOSTTablenorm"/>
              <w:rPr>
                <w:lang w:val="en-US"/>
              </w:rPr>
            </w:pPr>
            <w:r w:rsidRPr="008F7DDE">
              <w:rPr>
                <w:szCs w:val="22"/>
              </w:rPr>
              <w:t>&lt;=</w:t>
            </w:r>
            <w:r w:rsidRPr="008F7DDE">
              <w:rPr>
                <w:szCs w:val="22"/>
                <w:lang w:val="en-US"/>
              </w:rPr>
              <w:t>2</w:t>
            </w:r>
          </w:p>
        </w:tc>
        <w:tc>
          <w:tcPr>
            <w:tcW w:w="2035" w:type="pct"/>
          </w:tcPr>
          <w:p w14:paraId="4BAA2FDD" w14:textId="77777777" w:rsidR="003E39C8" w:rsidRPr="008F7DDE" w:rsidRDefault="003E39C8" w:rsidP="008F7DDE">
            <w:pPr>
              <w:keepNext/>
              <w:ind w:left="57" w:right="57" w:firstLine="0"/>
              <w:rPr>
                <w:bCs/>
                <w:sz w:val="22"/>
                <w:szCs w:val="22"/>
              </w:rPr>
            </w:pPr>
            <w:r w:rsidRPr="008F7DDE">
              <w:rPr>
                <w:bCs/>
                <w:sz w:val="22"/>
                <w:szCs w:val="22"/>
              </w:rPr>
              <w:t>Указывается значение аналитического признака «</w:t>
            </w:r>
            <w:r w:rsidRPr="008F7DDE">
              <w:rPr>
                <w:sz w:val="22"/>
                <w:szCs w:val="22"/>
              </w:rPr>
              <w:t>Аналитический код СКУ</w:t>
            </w:r>
            <w:r w:rsidRPr="008F7DDE">
              <w:rPr>
                <w:bCs/>
                <w:sz w:val="22"/>
                <w:szCs w:val="22"/>
              </w:rPr>
              <w:t>» для отражения по дебету записи учета.</w:t>
            </w:r>
          </w:p>
          <w:p w14:paraId="22DF3485" w14:textId="5AFAFCA9" w:rsidR="003E39C8" w:rsidRPr="008F7DDE" w:rsidRDefault="003E39C8" w:rsidP="008F7DDE">
            <w:pPr>
              <w:pStyle w:val="GOSTTablenorm"/>
            </w:pPr>
            <w:r w:rsidRPr="008F7DDE">
              <w:rPr>
                <w:bCs/>
                <w:szCs w:val="22"/>
              </w:rPr>
              <w:t xml:space="preserve">Допускается заполнение прочерком </w:t>
            </w:r>
          </w:p>
        </w:tc>
      </w:tr>
      <w:tr w:rsidR="003E39C8" w:rsidRPr="00B9499D" w14:paraId="3F90DEA0" w14:textId="77777777" w:rsidTr="00125633">
        <w:tc>
          <w:tcPr>
            <w:tcW w:w="1100" w:type="pct"/>
          </w:tcPr>
          <w:p w14:paraId="45645059" w14:textId="01E14696" w:rsidR="003E39C8" w:rsidRPr="008F7DDE" w:rsidRDefault="003E39C8" w:rsidP="003E39C8">
            <w:pPr>
              <w:pStyle w:val="GOSTTablenorm"/>
            </w:pPr>
            <w:r w:rsidRPr="008F7DDE">
              <w:rPr>
                <w:szCs w:val="22"/>
              </w:rPr>
              <w:t xml:space="preserve">Аналитический код СКУ </w:t>
            </w:r>
            <w:r w:rsidRPr="008F7DDE">
              <w:rPr>
                <w:bCs/>
                <w:szCs w:val="22"/>
              </w:rPr>
              <w:t>Кт</w:t>
            </w:r>
          </w:p>
        </w:tc>
        <w:tc>
          <w:tcPr>
            <w:tcW w:w="750" w:type="pct"/>
          </w:tcPr>
          <w:p w14:paraId="346B5048" w14:textId="3A5DA8B5" w:rsidR="003E39C8" w:rsidRPr="008F7DDE" w:rsidRDefault="003E39C8" w:rsidP="003E39C8">
            <w:pPr>
              <w:pStyle w:val="GOSTTablenorm"/>
              <w:rPr>
                <w:b/>
                <w:bCs/>
                <w:szCs w:val="22"/>
              </w:rPr>
            </w:pPr>
            <w:r w:rsidRPr="007752A5">
              <w:rPr>
                <w:b/>
                <w:bCs/>
                <w:szCs w:val="22"/>
              </w:rPr>
              <w:t>T0504833</w:t>
            </w:r>
            <w:r w:rsidRPr="008F7DDE">
              <w:rPr>
                <w:bCs/>
                <w:szCs w:val="22"/>
              </w:rPr>
              <w:t>:CT_ANALITCODESKU</w:t>
            </w:r>
          </w:p>
        </w:tc>
        <w:tc>
          <w:tcPr>
            <w:tcW w:w="500" w:type="pct"/>
          </w:tcPr>
          <w:p w14:paraId="13F3ADDB" w14:textId="361DF4C9" w:rsidR="003E39C8" w:rsidRPr="008F7DDE" w:rsidRDefault="003E39C8" w:rsidP="003E39C8">
            <w:pPr>
              <w:pStyle w:val="GOSTTablenorm"/>
            </w:pPr>
            <w:r w:rsidRPr="008F7DDE">
              <w:rPr>
                <w:szCs w:val="22"/>
              </w:rPr>
              <w:t>Строка</w:t>
            </w:r>
          </w:p>
        </w:tc>
        <w:tc>
          <w:tcPr>
            <w:tcW w:w="300" w:type="pct"/>
          </w:tcPr>
          <w:p w14:paraId="066159EB" w14:textId="36448302" w:rsidR="003E39C8" w:rsidRPr="008F7DDE" w:rsidRDefault="003E39C8" w:rsidP="003E39C8">
            <w:pPr>
              <w:pStyle w:val="GOSTTablenorm"/>
            </w:pPr>
            <w:r w:rsidRPr="008F7DDE">
              <w:rPr>
                <w:szCs w:val="22"/>
              </w:rPr>
              <w:t>Да</w:t>
            </w:r>
          </w:p>
        </w:tc>
        <w:tc>
          <w:tcPr>
            <w:tcW w:w="315" w:type="pct"/>
          </w:tcPr>
          <w:p w14:paraId="5FC3380D" w14:textId="7D62C235" w:rsidR="003E39C8" w:rsidRPr="008F7DDE" w:rsidRDefault="003E39C8" w:rsidP="003E39C8">
            <w:pPr>
              <w:pStyle w:val="GOSTTablenorm"/>
              <w:rPr>
                <w:lang w:val="en-US"/>
              </w:rPr>
            </w:pPr>
            <w:r w:rsidRPr="008F7DDE">
              <w:rPr>
                <w:szCs w:val="22"/>
              </w:rPr>
              <w:t>&lt;=</w:t>
            </w:r>
            <w:r w:rsidRPr="008F7DDE">
              <w:rPr>
                <w:szCs w:val="22"/>
                <w:lang w:val="en-US"/>
              </w:rPr>
              <w:t>2</w:t>
            </w:r>
          </w:p>
        </w:tc>
        <w:tc>
          <w:tcPr>
            <w:tcW w:w="2035" w:type="pct"/>
          </w:tcPr>
          <w:p w14:paraId="50C16D54" w14:textId="77777777" w:rsidR="003E39C8" w:rsidRPr="008F7DDE" w:rsidRDefault="003E39C8" w:rsidP="008F7DDE">
            <w:pPr>
              <w:keepNext/>
              <w:ind w:left="57" w:right="57" w:firstLine="0"/>
              <w:rPr>
                <w:bCs/>
                <w:sz w:val="22"/>
                <w:szCs w:val="22"/>
              </w:rPr>
            </w:pPr>
            <w:r w:rsidRPr="008F7DDE">
              <w:rPr>
                <w:bCs/>
                <w:sz w:val="22"/>
                <w:szCs w:val="22"/>
              </w:rPr>
              <w:t>Указывается значение аналитического признака «</w:t>
            </w:r>
            <w:r w:rsidRPr="008F7DDE">
              <w:rPr>
                <w:sz w:val="22"/>
                <w:szCs w:val="22"/>
              </w:rPr>
              <w:t>Аналитический код СКУ</w:t>
            </w:r>
            <w:r w:rsidRPr="008F7DDE">
              <w:rPr>
                <w:bCs/>
                <w:sz w:val="22"/>
                <w:szCs w:val="22"/>
              </w:rPr>
              <w:t>» для отражения по кредиту записи учета.</w:t>
            </w:r>
          </w:p>
          <w:p w14:paraId="5F4A46F4" w14:textId="278C15F2" w:rsidR="003E39C8" w:rsidRPr="008F7DDE" w:rsidRDefault="003E39C8" w:rsidP="008F7DDE">
            <w:pPr>
              <w:pStyle w:val="GOSTTablenorm"/>
            </w:pPr>
            <w:r w:rsidRPr="008F7DDE">
              <w:rPr>
                <w:bCs/>
                <w:szCs w:val="22"/>
              </w:rPr>
              <w:t xml:space="preserve">Допускается заполнение прочерком </w:t>
            </w:r>
          </w:p>
        </w:tc>
      </w:tr>
      <w:tr w:rsidR="003E39C8" w:rsidRPr="00B9499D" w14:paraId="1B044D1F" w14:textId="77777777" w:rsidTr="00125633">
        <w:tc>
          <w:tcPr>
            <w:tcW w:w="1100" w:type="pct"/>
          </w:tcPr>
          <w:p w14:paraId="48067994" w14:textId="77777777" w:rsidR="003E39C8" w:rsidRPr="00650646" w:rsidRDefault="003E39C8" w:rsidP="003E39C8">
            <w:pPr>
              <w:pStyle w:val="GOSTTablenorm"/>
            </w:pPr>
            <w:r w:rsidRPr="00650646">
              <w:t>КБК по Дт</w:t>
            </w:r>
          </w:p>
        </w:tc>
        <w:tc>
          <w:tcPr>
            <w:tcW w:w="750" w:type="pct"/>
          </w:tcPr>
          <w:p w14:paraId="3B72FC88" w14:textId="77777777" w:rsidR="003E39C8" w:rsidRPr="00B9499D" w:rsidRDefault="003E39C8" w:rsidP="003E39C8">
            <w:pPr>
              <w:pStyle w:val="GOSTTablenorm"/>
            </w:pPr>
            <w:r w:rsidRPr="007752A5">
              <w:rPr>
                <w:b/>
                <w:bCs/>
                <w:szCs w:val="22"/>
              </w:rPr>
              <w:t>T0504833</w:t>
            </w:r>
            <w:r w:rsidRPr="00650646">
              <w:rPr>
                <w:bCs/>
                <w:szCs w:val="22"/>
              </w:rPr>
              <w:t>:</w:t>
            </w:r>
            <w:r w:rsidRPr="00B9499D">
              <w:t>DT_KBK</w:t>
            </w:r>
          </w:p>
        </w:tc>
        <w:tc>
          <w:tcPr>
            <w:tcW w:w="500" w:type="pct"/>
          </w:tcPr>
          <w:p w14:paraId="454EB81C" w14:textId="77777777" w:rsidR="003E39C8" w:rsidRPr="00B9499D" w:rsidRDefault="003E39C8" w:rsidP="003E39C8">
            <w:pPr>
              <w:pStyle w:val="GOSTTablenorm"/>
            </w:pPr>
            <w:r w:rsidRPr="00B9499D">
              <w:t>Строка</w:t>
            </w:r>
          </w:p>
        </w:tc>
        <w:tc>
          <w:tcPr>
            <w:tcW w:w="300" w:type="pct"/>
          </w:tcPr>
          <w:p w14:paraId="77F9E7AE" w14:textId="77777777" w:rsidR="003E39C8" w:rsidRPr="00B9499D" w:rsidRDefault="003E39C8" w:rsidP="003E39C8">
            <w:pPr>
              <w:pStyle w:val="GOSTTablenorm"/>
            </w:pPr>
            <w:r w:rsidRPr="00B9499D">
              <w:t>Да</w:t>
            </w:r>
          </w:p>
        </w:tc>
        <w:tc>
          <w:tcPr>
            <w:tcW w:w="315" w:type="pct"/>
          </w:tcPr>
          <w:p w14:paraId="4939F26D" w14:textId="77777777" w:rsidR="003E39C8" w:rsidRPr="00B9499D" w:rsidRDefault="003E39C8" w:rsidP="003E39C8">
            <w:pPr>
              <w:pStyle w:val="GOSTTablenorm"/>
            </w:pPr>
            <w:r>
              <w:rPr>
                <w:lang w:val="en-US"/>
              </w:rPr>
              <w:t>&lt;</w:t>
            </w:r>
            <w:r w:rsidRPr="00B9499D">
              <w:t>=</w:t>
            </w:r>
            <w:r w:rsidRPr="00B9499D">
              <w:rPr>
                <w:lang w:val="en-US"/>
              </w:rPr>
              <w:t>20</w:t>
            </w:r>
          </w:p>
        </w:tc>
        <w:tc>
          <w:tcPr>
            <w:tcW w:w="2035" w:type="pct"/>
          </w:tcPr>
          <w:p w14:paraId="4F160EF2" w14:textId="77777777" w:rsidR="003E39C8" w:rsidRDefault="003E39C8" w:rsidP="008F7DDE">
            <w:pPr>
              <w:pStyle w:val="GOSTTablenorm"/>
            </w:pPr>
            <w:r>
              <w:t>Указывается значение аналитического признака «КБК» (Код по бюджетной классификации) для отражения по дебету записи учета.</w:t>
            </w:r>
          </w:p>
          <w:p w14:paraId="1C484178" w14:textId="77777777" w:rsidR="003E39C8" w:rsidRPr="00B9499D" w:rsidRDefault="003E39C8" w:rsidP="008F7DDE">
            <w:pPr>
              <w:pStyle w:val="GOSTTablenorm"/>
            </w:pPr>
            <w:r w:rsidRPr="00B9499D">
              <w:t>Допускается заполнение прочерком</w:t>
            </w:r>
          </w:p>
        </w:tc>
      </w:tr>
      <w:tr w:rsidR="003E39C8" w:rsidRPr="00B9499D" w14:paraId="06487955" w14:textId="77777777" w:rsidTr="00125633">
        <w:tc>
          <w:tcPr>
            <w:tcW w:w="1100" w:type="pct"/>
          </w:tcPr>
          <w:p w14:paraId="0F0F5E67" w14:textId="77777777" w:rsidR="003E39C8" w:rsidRPr="00650646" w:rsidRDefault="003E39C8" w:rsidP="003E39C8">
            <w:pPr>
              <w:pStyle w:val="GOSTTablenorm"/>
            </w:pPr>
            <w:r w:rsidRPr="00650646">
              <w:t>КБК по Кт</w:t>
            </w:r>
          </w:p>
        </w:tc>
        <w:tc>
          <w:tcPr>
            <w:tcW w:w="750" w:type="pct"/>
          </w:tcPr>
          <w:p w14:paraId="5BA55B79" w14:textId="77777777" w:rsidR="003E39C8" w:rsidRPr="00B9499D" w:rsidRDefault="003E39C8" w:rsidP="003E39C8">
            <w:pPr>
              <w:pStyle w:val="GOSTTablenorm"/>
            </w:pPr>
            <w:r w:rsidRPr="007752A5">
              <w:rPr>
                <w:b/>
                <w:bCs/>
                <w:szCs w:val="22"/>
              </w:rPr>
              <w:t>T0504833</w:t>
            </w:r>
            <w:r w:rsidRPr="00650646">
              <w:rPr>
                <w:bCs/>
                <w:szCs w:val="22"/>
              </w:rPr>
              <w:t>:</w:t>
            </w:r>
            <w:r w:rsidRPr="00B9499D">
              <w:t>CT_KBK</w:t>
            </w:r>
          </w:p>
        </w:tc>
        <w:tc>
          <w:tcPr>
            <w:tcW w:w="500" w:type="pct"/>
          </w:tcPr>
          <w:p w14:paraId="71B32ACA" w14:textId="77777777" w:rsidR="003E39C8" w:rsidRPr="00B9499D" w:rsidRDefault="003E39C8" w:rsidP="003E39C8">
            <w:pPr>
              <w:pStyle w:val="GOSTTablenorm"/>
            </w:pPr>
            <w:r w:rsidRPr="00B9499D">
              <w:t>Строка</w:t>
            </w:r>
          </w:p>
        </w:tc>
        <w:tc>
          <w:tcPr>
            <w:tcW w:w="300" w:type="pct"/>
          </w:tcPr>
          <w:p w14:paraId="017D6E90" w14:textId="77777777" w:rsidR="003E39C8" w:rsidRPr="00B9499D" w:rsidRDefault="003E39C8" w:rsidP="003E39C8">
            <w:pPr>
              <w:pStyle w:val="GOSTTablenorm"/>
            </w:pPr>
            <w:r w:rsidRPr="00B9499D">
              <w:t>Да</w:t>
            </w:r>
          </w:p>
        </w:tc>
        <w:tc>
          <w:tcPr>
            <w:tcW w:w="315" w:type="pct"/>
          </w:tcPr>
          <w:p w14:paraId="4407426F" w14:textId="77777777" w:rsidR="003E39C8" w:rsidRPr="00B9499D" w:rsidRDefault="003E39C8" w:rsidP="003E39C8">
            <w:pPr>
              <w:pStyle w:val="GOSTTablenorm"/>
            </w:pPr>
            <w:r>
              <w:rPr>
                <w:lang w:val="en-US"/>
              </w:rPr>
              <w:t>&lt;</w:t>
            </w:r>
            <w:r w:rsidRPr="00B9499D">
              <w:t>=</w:t>
            </w:r>
            <w:r w:rsidRPr="00B9499D">
              <w:rPr>
                <w:lang w:val="en-US"/>
              </w:rPr>
              <w:t>20</w:t>
            </w:r>
          </w:p>
        </w:tc>
        <w:tc>
          <w:tcPr>
            <w:tcW w:w="2035" w:type="pct"/>
          </w:tcPr>
          <w:p w14:paraId="658C7809" w14:textId="77777777" w:rsidR="003E39C8" w:rsidRDefault="003E39C8" w:rsidP="008F7DDE">
            <w:pPr>
              <w:pStyle w:val="GOSTTablenorm"/>
            </w:pPr>
            <w:r>
              <w:t>Указывается значение аналитического признака «КБК» (Код по бюджетной классификации) для отражения по кредиту записи учета.</w:t>
            </w:r>
          </w:p>
          <w:p w14:paraId="58E5E329" w14:textId="77777777" w:rsidR="003E39C8" w:rsidRPr="00B9499D" w:rsidRDefault="003E39C8" w:rsidP="008F7DDE">
            <w:pPr>
              <w:pStyle w:val="GOSTTablenorm"/>
            </w:pPr>
            <w:r w:rsidRPr="00B9499D">
              <w:t>Допускается заполнение прочерком</w:t>
            </w:r>
          </w:p>
        </w:tc>
      </w:tr>
      <w:tr w:rsidR="003E39C8" w:rsidRPr="00B9499D" w14:paraId="48BA85F4" w14:textId="77777777" w:rsidTr="00125633">
        <w:tc>
          <w:tcPr>
            <w:tcW w:w="1100" w:type="pct"/>
          </w:tcPr>
          <w:p w14:paraId="256378C3" w14:textId="77777777" w:rsidR="003E39C8" w:rsidRPr="00650646" w:rsidRDefault="003E39C8" w:rsidP="003E39C8">
            <w:pPr>
              <w:pStyle w:val="GOSTTablenorm"/>
            </w:pPr>
            <w:r w:rsidRPr="00650646">
              <w:t>Тип КБК Дт</w:t>
            </w:r>
          </w:p>
        </w:tc>
        <w:tc>
          <w:tcPr>
            <w:tcW w:w="750" w:type="pct"/>
          </w:tcPr>
          <w:p w14:paraId="741CA43B" w14:textId="77777777" w:rsidR="003E39C8" w:rsidRPr="009E363F" w:rsidRDefault="003E39C8" w:rsidP="003E39C8">
            <w:pPr>
              <w:pStyle w:val="GOSTTablenorm"/>
            </w:pPr>
            <w:r w:rsidRPr="007752A5">
              <w:rPr>
                <w:b/>
                <w:bCs/>
                <w:szCs w:val="22"/>
              </w:rPr>
              <w:t>T0504833</w:t>
            </w:r>
            <w:r w:rsidRPr="00650646">
              <w:rPr>
                <w:bCs/>
                <w:szCs w:val="22"/>
              </w:rPr>
              <w:t>:</w:t>
            </w:r>
            <w:r w:rsidRPr="001D6F81">
              <w:t>DT_</w:t>
            </w:r>
            <w:r w:rsidRPr="001D6F81">
              <w:rPr>
                <w:lang w:val="en-US"/>
              </w:rPr>
              <w:t>TYPE</w:t>
            </w:r>
            <w:r w:rsidRPr="001D6F81">
              <w:t>KBK</w:t>
            </w:r>
          </w:p>
        </w:tc>
        <w:tc>
          <w:tcPr>
            <w:tcW w:w="500" w:type="pct"/>
          </w:tcPr>
          <w:p w14:paraId="09D57202" w14:textId="77777777" w:rsidR="003E39C8" w:rsidRPr="009E363F" w:rsidRDefault="003E39C8" w:rsidP="003E39C8">
            <w:pPr>
              <w:pStyle w:val="GOSTTablenorm"/>
            </w:pPr>
            <w:r w:rsidRPr="001D6F81">
              <w:t>Строка</w:t>
            </w:r>
          </w:p>
        </w:tc>
        <w:tc>
          <w:tcPr>
            <w:tcW w:w="300" w:type="pct"/>
          </w:tcPr>
          <w:p w14:paraId="5C8372E4" w14:textId="77777777" w:rsidR="003E39C8" w:rsidRPr="009E363F" w:rsidRDefault="003E39C8" w:rsidP="003E39C8">
            <w:pPr>
              <w:pStyle w:val="GOSTTablenorm"/>
            </w:pPr>
            <w:r w:rsidRPr="001D6F81">
              <w:t>Да</w:t>
            </w:r>
          </w:p>
        </w:tc>
        <w:tc>
          <w:tcPr>
            <w:tcW w:w="315" w:type="pct"/>
          </w:tcPr>
          <w:p w14:paraId="39DB8F90" w14:textId="77777777" w:rsidR="003E39C8" w:rsidRPr="009E363F" w:rsidRDefault="003E39C8" w:rsidP="003E39C8">
            <w:pPr>
              <w:pStyle w:val="GOSTTablenorm"/>
              <w:rPr>
                <w:lang w:val="en-US"/>
              </w:rPr>
            </w:pPr>
            <w:r w:rsidRPr="001D6F81">
              <w:t>&lt;=2</w:t>
            </w:r>
          </w:p>
        </w:tc>
        <w:tc>
          <w:tcPr>
            <w:tcW w:w="2035" w:type="pct"/>
          </w:tcPr>
          <w:p w14:paraId="371F4F05" w14:textId="77777777" w:rsidR="003E39C8" w:rsidRPr="001D6F81" w:rsidRDefault="003E39C8" w:rsidP="008F7DDE">
            <w:pPr>
              <w:pStyle w:val="GOSTTablenorm"/>
            </w:pPr>
            <w:r w:rsidRPr="001D6F81">
              <w:t>Указывается значение аналитического признака «</w:t>
            </w:r>
            <w:r>
              <w:t xml:space="preserve">Тип </w:t>
            </w:r>
            <w:r w:rsidRPr="001D6F81">
              <w:t>КБК» для отражения по дебету записи учета.</w:t>
            </w:r>
          </w:p>
          <w:p w14:paraId="47274623" w14:textId="77777777" w:rsidR="003E39C8" w:rsidRPr="009E363F" w:rsidRDefault="003E39C8" w:rsidP="008F7DDE">
            <w:pPr>
              <w:pStyle w:val="GOSTTablenorm"/>
            </w:pPr>
            <w:r w:rsidRPr="00751C35">
              <w:t>Допускается заполнение прочерком</w:t>
            </w:r>
          </w:p>
        </w:tc>
      </w:tr>
      <w:tr w:rsidR="003E39C8" w:rsidRPr="00B9499D" w14:paraId="46AA154A" w14:textId="77777777" w:rsidTr="00125633">
        <w:tc>
          <w:tcPr>
            <w:tcW w:w="1100" w:type="pct"/>
          </w:tcPr>
          <w:p w14:paraId="36B1C84B" w14:textId="77777777" w:rsidR="003E39C8" w:rsidRPr="00650646" w:rsidRDefault="003E39C8" w:rsidP="003E39C8">
            <w:pPr>
              <w:pStyle w:val="GOSTTablenorm"/>
            </w:pPr>
            <w:r w:rsidRPr="00650646">
              <w:t>Тип КБК Кт</w:t>
            </w:r>
          </w:p>
        </w:tc>
        <w:tc>
          <w:tcPr>
            <w:tcW w:w="750" w:type="pct"/>
          </w:tcPr>
          <w:p w14:paraId="5D5DB93D" w14:textId="77777777" w:rsidR="003E39C8" w:rsidRPr="009E363F" w:rsidRDefault="003E39C8" w:rsidP="003E39C8">
            <w:pPr>
              <w:pStyle w:val="GOSTTablenorm"/>
            </w:pPr>
            <w:r w:rsidRPr="007752A5">
              <w:rPr>
                <w:b/>
                <w:bCs/>
                <w:szCs w:val="22"/>
              </w:rPr>
              <w:t>T0504833</w:t>
            </w:r>
            <w:r w:rsidRPr="00650646">
              <w:rPr>
                <w:bCs/>
                <w:szCs w:val="22"/>
              </w:rPr>
              <w:t>:</w:t>
            </w:r>
            <w:r w:rsidRPr="009E363F">
              <w:t>C</w:t>
            </w:r>
            <w:r w:rsidRPr="001D6F81">
              <w:t>T_</w:t>
            </w:r>
            <w:r w:rsidRPr="001D6F81">
              <w:rPr>
                <w:lang w:val="en-US"/>
              </w:rPr>
              <w:t>TYPE</w:t>
            </w:r>
            <w:r w:rsidRPr="001D6F81">
              <w:t>KBK</w:t>
            </w:r>
          </w:p>
        </w:tc>
        <w:tc>
          <w:tcPr>
            <w:tcW w:w="500" w:type="pct"/>
          </w:tcPr>
          <w:p w14:paraId="6F984AC0" w14:textId="77777777" w:rsidR="003E39C8" w:rsidRPr="009E363F" w:rsidRDefault="003E39C8" w:rsidP="003E39C8">
            <w:pPr>
              <w:pStyle w:val="GOSTTablenorm"/>
            </w:pPr>
            <w:r w:rsidRPr="001D6F81">
              <w:t>Строка</w:t>
            </w:r>
          </w:p>
        </w:tc>
        <w:tc>
          <w:tcPr>
            <w:tcW w:w="300" w:type="pct"/>
          </w:tcPr>
          <w:p w14:paraId="40788FAD" w14:textId="77777777" w:rsidR="003E39C8" w:rsidRPr="009E363F" w:rsidRDefault="003E39C8" w:rsidP="003E39C8">
            <w:pPr>
              <w:pStyle w:val="GOSTTablenorm"/>
            </w:pPr>
            <w:r w:rsidRPr="001D6F81">
              <w:t>Да</w:t>
            </w:r>
          </w:p>
        </w:tc>
        <w:tc>
          <w:tcPr>
            <w:tcW w:w="315" w:type="pct"/>
          </w:tcPr>
          <w:p w14:paraId="6C2CB749" w14:textId="77777777" w:rsidR="003E39C8" w:rsidRPr="009E363F" w:rsidRDefault="003E39C8" w:rsidP="003E39C8">
            <w:pPr>
              <w:pStyle w:val="GOSTTablenorm"/>
              <w:rPr>
                <w:lang w:val="en-US"/>
              </w:rPr>
            </w:pPr>
            <w:r w:rsidRPr="001D6F81">
              <w:t>&lt;=2</w:t>
            </w:r>
          </w:p>
        </w:tc>
        <w:tc>
          <w:tcPr>
            <w:tcW w:w="2035" w:type="pct"/>
          </w:tcPr>
          <w:p w14:paraId="0A806AC0" w14:textId="77777777" w:rsidR="003E39C8" w:rsidRPr="001D6F81" w:rsidRDefault="003E39C8" w:rsidP="008F7DDE">
            <w:pPr>
              <w:pStyle w:val="GOSTTablenorm"/>
            </w:pPr>
            <w:r w:rsidRPr="001D6F81">
              <w:t>Указывается значение аналитического признака «</w:t>
            </w:r>
            <w:r>
              <w:t xml:space="preserve">Тип </w:t>
            </w:r>
            <w:r w:rsidRPr="001D6F81">
              <w:t>КБК</w:t>
            </w:r>
            <w:r>
              <w:t>»</w:t>
            </w:r>
            <w:r w:rsidRPr="001D6F81">
              <w:t xml:space="preserve"> для отражения по </w:t>
            </w:r>
            <w:r>
              <w:t>кредиту</w:t>
            </w:r>
            <w:r w:rsidRPr="001D6F81">
              <w:t xml:space="preserve"> записи учета.</w:t>
            </w:r>
          </w:p>
          <w:p w14:paraId="7B8C0BB5" w14:textId="77777777" w:rsidR="003E39C8" w:rsidRPr="009E363F" w:rsidRDefault="003E39C8" w:rsidP="008F7DDE">
            <w:pPr>
              <w:pStyle w:val="GOSTTablenorm"/>
            </w:pPr>
            <w:r w:rsidRPr="00751C35">
              <w:t>Допускается заполнение прочерком</w:t>
            </w:r>
          </w:p>
        </w:tc>
      </w:tr>
      <w:tr w:rsidR="003E39C8" w:rsidRPr="00B9499D" w14:paraId="5D80BAAA" w14:textId="77777777" w:rsidTr="00125633">
        <w:tc>
          <w:tcPr>
            <w:tcW w:w="1100" w:type="pct"/>
          </w:tcPr>
          <w:p w14:paraId="0689C369" w14:textId="73CDF0F6" w:rsidR="003E39C8" w:rsidRPr="008F7DDE" w:rsidRDefault="003E39C8" w:rsidP="003E39C8">
            <w:pPr>
              <w:pStyle w:val="GOSTTablenorm"/>
            </w:pPr>
            <w:r w:rsidRPr="008F7DDE">
              <w:rPr>
                <w:szCs w:val="22"/>
              </w:rPr>
              <w:t xml:space="preserve">Код валюты </w:t>
            </w:r>
            <w:r w:rsidRPr="008F7DDE">
              <w:rPr>
                <w:bCs/>
                <w:szCs w:val="22"/>
              </w:rPr>
              <w:t>Дт</w:t>
            </w:r>
          </w:p>
        </w:tc>
        <w:tc>
          <w:tcPr>
            <w:tcW w:w="750" w:type="pct"/>
          </w:tcPr>
          <w:p w14:paraId="6E1A371C" w14:textId="3EA1FC1D" w:rsidR="003E39C8" w:rsidRPr="008F7DDE" w:rsidRDefault="003E39C8" w:rsidP="003E39C8">
            <w:pPr>
              <w:pStyle w:val="GOSTTablenorm"/>
              <w:rPr>
                <w:b/>
                <w:bCs/>
                <w:szCs w:val="22"/>
              </w:rPr>
            </w:pPr>
            <w:r w:rsidRPr="007752A5">
              <w:rPr>
                <w:b/>
                <w:bCs/>
                <w:szCs w:val="22"/>
              </w:rPr>
              <w:t>T0504833</w:t>
            </w:r>
            <w:r w:rsidRPr="008F7DDE">
              <w:rPr>
                <w:bCs/>
                <w:szCs w:val="22"/>
              </w:rPr>
              <w:t>:DT_VALCODE</w:t>
            </w:r>
          </w:p>
        </w:tc>
        <w:tc>
          <w:tcPr>
            <w:tcW w:w="500" w:type="pct"/>
          </w:tcPr>
          <w:p w14:paraId="7EC10E33" w14:textId="6751A9FE" w:rsidR="003E39C8" w:rsidRPr="008F7DDE" w:rsidRDefault="003E39C8" w:rsidP="003E39C8">
            <w:pPr>
              <w:pStyle w:val="GOSTTablenorm"/>
            </w:pPr>
            <w:r w:rsidRPr="008F7DDE">
              <w:rPr>
                <w:szCs w:val="22"/>
              </w:rPr>
              <w:t>Строка</w:t>
            </w:r>
          </w:p>
        </w:tc>
        <w:tc>
          <w:tcPr>
            <w:tcW w:w="300" w:type="pct"/>
          </w:tcPr>
          <w:p w14:paraId="4F4AC36C" w14:textId="42F35DB9" w:rsidR="003E39C8" w:rsidRPr="008F7DDE" w:rsidRDefault="003E39C8" w:rsidP="003E39C8">
            <w:pPr>
              <w:pStyle w:val="GOSTTablenorm"/>
            </w:pPr>
            <w:r w:rsidRPr="008F7DDE">
              <w:rPr>
                <w:szCs w:val="22"/>
              </w:rPr>
              <w:t>Да</w:t>
            </w:r>
          </w:p>
        </w:tc>
        <w:tc>
          <w:tcPr>
            <w:tcW w:w="315" w:type="pct"/>
          </w:tcPr>
          <w:p w14:paraId="0237DAAF" w14:textId="0D5F63FE" w:rsidR="003E39C8" w:rsidRPr="008F7DDE" w:rsidRDefault="003E39C8" w:rsidP="003E39C8">
            <w:pPr>
              <w:pStyle w:val="GOSTTablenorm"/>
            </w:pPr>
            <w:r w:rsidRPr="008F7DDE">
              <w:rPr>
                <w:szCs w:val="22"/>
              </w:rPr>
              <w:t>&lt;=3</w:t>
            </w:r>
          </w:p>
        </w:tc>
        <w:tc>
          <w:tcPr>
            <w:tcW w:w="2035" w:type="pct"/>
          </w:tcPr>
          <w:p w14:paraId="1F8BBC53" w14:textId="77777777" w:rsidR="003E39C8" w:rsidRPr="008F7DDE" w:rsidRDefault="003E39C8" w:rsidP="008F7DDE">
            <w:pPr>
              <w:keepNext/>
              <w:ind w:left="57" w:right="57" w:firstLine="0"/>
              <w:rPr>
                <w:bCs/>
                <w:sz w:val="22"/>
                <w:szCs w:val="22"/>
              </w:rPr>
            </w:pPr>
            <w:r w:rsidRPr="008F7DDE">
              <w:rPr>
                <w:bCs/>
                <w:sz w:val="22"/>
                <w:szCs w:val="22"/>
              </w:rPr>
              <w:t>Указывается значение аналитического признака «</w:t>
            </w:r>
            <w:r w:rsidRPr="008F7DDE">
              <w:rPr>
                <w:sz w:val="22"/>
                <w:szCs w:val="22"/>
              </w:rPr>
              <w:t>Код валюты</w:t>
            </w:r>
            <w:r w:rsidRPr="008F7DDE">
              <w:rPr>
                <w:bCs/>
                <w:sz w:val="22"/>
                <w:szCs w:val="22"/>
              </w:rPr>
              <w:t>» для отражения по дебету записи учета.</w:t>
            </w:r>
          </w:p>
          <w:p w14:paraId="33CD13E3" w14:textId="4EC486B5" w:rsidR="003E39C8" w:rsidRPr="008F7DDE" w:rsidRDefault="003E39C8" w:rsidP="008F7DDE">
            <w:pPr>
              <w:pStyle w:val="GOSTTablenorm"/>
            </w:pPr>
            <w:r w:rsidRPr="008F7DDE">
              <w:rPr>
                <w:bCs/>
                <w:szCs w:val="22"/>
              </w:rPr>
              <w:t xml:space="preserve">Допускается заполнение прочерком </w:t>
            </w:r>
          </w:p>
        </w:tc>
      </w:tr>
      <w:tr w:rsidR="003E39C8" w:rsidRPr="00B9499D" w14:paraId="38892F51" w14:textId="77777777" w:rsidTr="00125633">
        <w:tc>
          <w:tcPr>
            <w:tcW w:w="1100" w:type="pct"/>
          </w:tcPr>
          <w:p w14:paraId="270FAC13" w14:textId="330FB0E0" w:rsidR="003E39C8" w:rsidRPr="008F7DDE" w:rsidRDefault="003E39C8" w:rsidP="003E39C8">
            <w:pPr>
              <w:pStyle w:val="GOSTTablenorm"/>
            </w:pPr>
            <w:r w:rsidRPr="008F7DDE">
              <w:rPr>
                <w:szCs w:val="22"/>
              </w:rPr>
              <w:t xml:space="preserve">Код валюты </w:t>
            </w:r>
            <w:r w:rsidRPr="008F7DDE">
              <w:rPr>
                <w:bCs/>
                <w:szCs w:val="22"/>
              </w:rPr>
              <w:t>Кт</w:t>
            </w:r>
          </w:p>
        </w:tc>
        <w:tc>
          <w:tcPr>
            <w:tcW w:w="750" w:type="pct"/>
          </w:tcPr>
          <w:p w14:paraId="1F4918CA" w14:textId="7C014389" w:rsidR="003E39C8" w:rsidRPr="008F7DDE" w:rsidRDefault="003E39C8" w:rsidP="003E39C8">
            <w:pPr>
              <w:pStyle w:val="GOSTTablenorm"/>
              <w:rPr>
                <w:b/>
                <w:bCs/>
                <w:szCs w:val="22"/>
              </w:rPr>
            </w:pPr>
            <w:r w:rsidRPr="007752A5">
              <w:rPr>
                <w:b/>
                <w:bCs/>
                <w:szCs w:val="22"/>
              </w:rPr>
              <w:t>T0504833</w:t>
            </w:r>
            <w:r w:rsidRPr="008F7DDE">
              <w:rPr>
                <w:bCs/>
                <w:szCs w:val="22"/>
              </w:rPr>
              <w:t>:CT_VALCODE</w:t>
            </w:r>
          </w:p>
        </w:tc>
        <w:tc>
          <w:tcPr>
            <w:tcW w:w="500" w:type="pct"/>
          </w:tcPr>
          <w:p w14:paraId="5248C696" w14:textId="5788C785" w:rsidR="003E39C8" w:rsidRPr="008F7DDE" w:rsidRDefault="003E39C8" w:rsidP="003E39C8">
            <w:pPr>
              <w:pStyle w:val="GOSTTablenorm"/>
            </w:pPr>
            <w:r w:rsidRPr="008F7DDE">
              <w:rPr>
                <w:szCs w:val="22"/>
              </w:rPr>
              <w:t>Строка</w:t>
            </w:r>
          </w:p>
        </w:tc>
        <w:tc>
          <w:tcPr>
            <w:tcW w:w="300" w:type="pct"/>
          </w:tcPr>
          <w:p w14:paraId="4CF75417" w14:textId="355B10C2" w:rsidR="003E39C8" w:rsidRPr="008F7DDE" w:rsidRDefault="003E39C8" w:rsidP="003E39C8">
            <w:pPr>
              <w:pStyle w:val="GOSTTablenorm"/>
            </w:pPr>
            <w:r w:rsidRPr="008F7DDE">
              <w:rPr>
                <w:szCs w:val="22"/>
              </w:rPr>
              <w:t>Да</w:t>
            </w:r>
          </w:p>
        </w:tc>
        <w:tc>
          <w:tcPr>
            <w:tcW w:w="315" w:type="pct"/>
          </w:tcPr>
          <w:p w14:paraId="4761C9E6" w14:textId="019EBB58" w:rsidR="003E39C8" w:rsidRPr="008F7DDE" w:rsidRDefault="003E39C8" w:rsidP="003E39C8">
            <w:pPr>
              <w:pStyle w:val="GOSTTablenorm"/>
            </w:pPr>
            <w:r w:rsidRPr="008F7DDE">
              <w:rPr>
                <w:szCs w:val="22"/>
              </w:rPr>
              <w:t>&lt;=3</w:t>
            </w:r>
          </w:p>
        </w:tc>
        <w:tc>
          <w:tcPr>
            <w:tcW w:w="2035" w:type="pct"/>
          </w:tcPr>
          <w:p w14:paraId="4185E2C7" w14:textId="77777777" w:rsidR="003E39C8" w:rsidRPr="008F7DDE" w:rsidRDefault="003E39C8" w:rsidP="008F7DDE">
            <w:pPr>
              <w:keepNext/>
              <w:ind w:left="57" w:right="57" w:firstLine="0"/>
              <w:rPr>
                <w:bCs/>
                <w:sz w:val="22"/>
                <w:szCs w:val="22"/>
              </w:rPr>
            </w:pPr>
            <w:r w:rsidRPr="008F7DDE">
              <w:rPr>
                <w:bCs/>
                <w:sz w:val="22"/>
                <w:szCs w:val="22"/>
              </w:rPr>
              <w:t>Указывается значение аналитического признака «</w:t>
            </w:r>
            <w:r w:rsidRPr="008F7DDE">
              <w:rPr>
                <w:sz w:val="22"/>
                <w:szCs w:val="22"/>
              </w:rPr>
              <w:t>Код валюты</w:t>
            </w:r>
            <w:r w:rsidRPr="008F7DDE">
              <w:rPr>
                <w:bCs/>
                <w:sz w:val="22"/>
                <w:szCs w:val="22"/>
              </w:rPr>
              <w:t>» для отражения по кредиту записи учета.</w:t>
            </w:r>
          </w:p>
          <w:p w14:paraId="0D8B6AB4" w14:textId="4859D4E5" w:rsidR="003E39C8" w:rsidRPr="008F7DDE" w:rsidRDefault="003E39C8" w:rsidP="008F7DDE">
            <w:pPr>
              <w:pStyle w:val="GOSTTablenorm"/>
            </w:pPr>
            <w:r w:rsidRPr="008F7DDE">
              <w:rPr>
                <w:bCs/>
                <w:szCs w:val="22"/>
              </w:rPr>
              <w:t xml:space="preserve">Допускается заполнение прочерком </w:t>
            </w:r>
          </w:p>
        </w:tc>
      </w:tr>
      <w:tr w:rsidR="003E39C8" w:rsidRPr="00B9499D" w14:paraId="74896A65" w14:textId="77777777" w:rsidTr="00125633">
        <w:tc>
          <w:tcPr>
            <w:tcW w:w="1100" w:type="pct"/>
          </w:tcPr>
          <w:p w14:paraId="0F3FA7B3" w14:textId="24A73BE8" w:rsidR="003E39C8" w:rsidRPr="008F7DDE" w:rsidRDefault="003E39C8" w:rsidP="003E39C8">
            <w:pPr>
              <w:pStyle w:val="GOSTTablenorm"/>
              <w:rPr>
                <w:szCs w:val="22"/>
              </w:rPr>
            </w:pPr>
            <w:r w:rsidRPr="008F7DDE">
              <w:rPr>
                <w:szCs w:val="22"/>
              </w:rPr>
              <w:t xml:space="preserve">ТОФК КС </w:t>
            </w:r>
            <w:r w:rsidRPr="008F7DDE">
              <w:rPr>
                <w:bCs/>
                <w:szCs w:val="22"/>
              </w:rPr>
              <w:t>Дт</w:t>
            </w:r>
          </w:p>
        </w:tc>
        <w:tc>
          <w:tcPr>
            <w:tcW w:w="750" w:type="pct"/>
          </w:tcPr>
          <w:p w14:paraId="1811498F" w14:textId="3EB1F5BE" w:rsidR="003E39C8" w:rsidRPr="008F7DDE" w:rsidRDefault="003E39C8" w:rsidP="003E39C8">
            <w:pPr>
              <w:pStyle w:val="GOSTTablenorm"/>
              <w:rPr>
                <w:bCs/>
                <w:szCs w:val="22"/>
              </w:rPr>
            </w:pPr>
            <w:r w:rsidRPr="007752A5">
              <w:rPr>
                <w:b/>
                <w:bCs/>
                <w:szCs w:val="22"/>
              </w:rPr>
              <w:t>T0504833</w:t>
            </w:r>
            <w:r w:rsidRPr="008F7DDE">
              <w:rPr>
                <w:bCs/>
                <w:szCs w:val="22"/>
              </w:rPr>
              <w:t>:DT_TOFKKS</w:t>
            </w:r>
          </w:p>
        </w:tc>
        <w:tc>
          <w:tcPr>
            <w:tcW w:w="500" w:type="pct"/>
          </w:tcPr>
          <w:p w14:paraId="6A3FAA05" w14:textId="4C2D5848" w:rsidR="003E39C8" w:rsidRPr="008F7DDE" w:rsidRDefault="003E39C8" w:rsidP="003E39C8">
            <w:pPr>
              <w:pStyle w:val="GOSTTablenorm"/>
              <w:rPr>
                <w:szCs w:val="22"/>
              </w:rPr>
            </w:pPr>
            <w:r w:rsidRPr="008F7DDE">
              <w:rPr>
                <w:szCs w:val="22"/>
              </w:rPr>
              <w:t>Строка</w:t>
            </w:r>
          </w:p>
        </w:tc>
        <w:tc>
          <w:tcPr>
            <w:tcW w:w="300" w:type="pct"/>
          </w:tcPr>
          <w:p w14:paraId="276A6F10" w14:textId="02A0AF55" w:rsidR="003E39C8" w:rsidRPr="008F7DDE" w:rsidRDefault="003E39C8" w:rsidP="003E39C8">
            <w:pPr>
              <w:pStyle w:val="GOSTTablenorm"/>
              <w:rPr>
                <w:szCs w:val="22"/>
              </w:rPr>
            </w:pPr>
            <w:r w:rsidRPr="008F7DDE">
              <w:rPr>
                <w:szCs w:val="22"/>
              </w:rPr>
              <w:t>Да</w:t>
            </w:r>
          </w:p>
        </w:tc>
        <w:tc>
          <w:tcPr>
            <w:tcW w:w="315" w:type="pct"/>
          </w:tcPr>
          <w:p w14:paraId="39338C35" w14:textId="6972F5F1" w:rsidR="003E39C8" w:rsidRPr="008F7DDE" w:rsidRDefault="003E39C8" w:rsidP="003E39C8">
            <w:pPr>
              <w:pStyle w:val="GOSTTablenorm"/>
              <w:rPr>
                <w:szCs w:val="22"/>
              </w:rPr>
            </w:pPr>
            <w:r w:rsidRPr="008F7DDE">
              <w:rPr>
                <w:szCs w:val="22"/>
              </w:rPr>
              <w:t>&lt;=2</w:t>
            </w:r>
          </w:p>
        </w:tc>
        <w:tc>
          <w:tcPr>
            <w:tcW w:w="2035" w:type="pct"/>
          </w:tcPr>
          <w:p w14:paraId="7A5202E1" w14:textId="77777777" w:rsidR="003E39C8" w:rsidRPr="008F7DDE" w:rsidRDefault="003E39C8" w:rsidP="008F7DDE">
            <w:pPr>
              <w:keepNext/>
              <w:ind w:left="57" w:right="57" w:firstLine="0"/>
              <w:rPr>
                <w:bCs/>
                <w:sz w:val="22"/>
                <w:szCs w:val="22"/>
              </w:rPr>
            </w:pPr>
            <w:r w:rsidRPr="008F7DDE">
              <w:rPr>
                <w:bCs/>
                <w:sz w:val="22"/>
                <w:szCs w:val="22"/>
              </w:rPr>
              <w:t>Указывается значение аналитического признака «</w:t>
            </w:r>
            <w:r w:rsidRPr="002F04D3">
              <w:rPr>
                <w:bCs/>
                <w:sz w:val="22"/>
                <w:szCs w:val="22"/>
              </w:rPr>
              <w:t>ТОФК КС</w:t>
            </w:r>
            <w:r w:rsidRPr="008F7DDE">
              <w:rPr>
                <w:bCs/>
                <w:sz w:val="22"/>
                <w:szCs w:val="22"/>
              </w:rPr>
              <w:t>» для отражения по дебету записи учета.</w:t>
            </w:r>
          </w:p>
          <w:p w14:paraId="0996AD77" w14:textId="37456AE6" w:rsidR="003E39C8" w:rsidRPr="008F7DDE" w:rsidRDefault="003E39C8" w:rsidP="008F7DDE">
            <w:pPr>
              <w:keepNext/>
              <w:ind w:left="57" w:right="57" w:firstLine="0"/>
              <w:rPr>
                <w:bCs/>
                <w:sz w:val="22"/>
                <w:szCs w:val="22"/>
              </w:rPr>
            </w:pPr>
            <w:r w:rsidRPr="002F04D3">
              <w:rPr>
                <w:bCs/>
                <w:sz w:val="22"/>
                <w:szCs w:val="22"/>
              </w:rPr>
              <w:t xml:space="preserve">Допускается заполнение прочерком </w:t>
            </w:r>
          </w:p>
        </w:tc>
      </w:tr>
      <w:tr w:rsidR="003E39C8" w:rsidRPr="00B9499D" w14:paraId="280C36E9" w14:textId="77777777" w:rsidTr="00125633">
        <w:tc>
          <w:tcPr>
            <w:tcW w:w="1100" w:type="pct"/>
          </w:tcPr>
          <w:p w14:paraId="56C39F6C" w14:textId="789C3EC7" w:rsidR="003E39C8" w:rsidRPr="008F7DDE" w:rsidRDefault="003E39C8" w:rsidP="003E39C8">
            <w:pPr>
              <w:pStyle w:val="GOSTTablenorm"/>
              <w:rPr>
                <w:szCs w:val="22"/>
              </w:rPr>
            </w:pPr>
            <w:r w:rsidRPr="008F7DDE">
              <w:rPr>
                <w:szCs w:val="22"/>
              </w:rPr>
              <w:t xml:space="preserve">ТОФК КС </w:t>
            </w:r>
            <w:r w:rsidRPr="008F7DDE">
              <w:rPr>
                <w:bCs/>
                <w:szCs w:val="22"/>
              </w:rPr>
              <w:t>Кт</w:t>
            </w:r>
          </w:p>
        </w:tc>
        <w:tc>
          <w:tcPr>
            <w:tcW w:w="750" w:type="pct"/>
          </w:tcPr>
          <w:p w14:paraId="29C7E075" w14:textId="1D2163A9" w:rsidR="003E39C8" w:rsidRPr="008F7DDE" w:rsidRDefault="003E39C8" w:rsidP="003E39C8">
            <w:pPr>
              <w:pStyle w:val="GOSTTablenorm"/>
              <w:rPr>
                <w:bCs/>
                <w:szCs w:val="22"/>
              </w:rPr>
            </w:pPr>
            <w:r w:rsidRPr="007752A5">
              <w:rPr>
                <w:b/>
                <w:bCs/>
                <w:szCs w:val="22"/>
              </w:rPr>
              <w:t>T0504833</w:t>
            </w:r>
            <w:r w:rsidRPr="008F7DDE">
              <w:rPr>
                <w:bCs/>
                <w:szCs w:val="22"/>
              </w:rPr>
              <w:t>:CT_TOFKKS</w:t>
            </w:r>
          </w:p>
        </w:tc>
        <w:tc>
          <w:tcPr>
            <w:tcW w:w="500" w:type="pct"/>
          </w:tcPr>
          <w:p w14:paraId="73FAA365" w14:textId="24F91E8A" w:rsidR="003E39C8" w:rsidRPr="008F7DDE" w:rsidRDefault="003E39C8" w:rsidP="003E39C8">
            <w:pPr>
              <w:pStyle w:val="GOSTTablenorm"/>
              <w:rPr>
                <w:szCs w:val="22"/>
              </w:rPr>
            </w:pPr>
            <w:r w:rsidRPr="008F7DDE">
              <w:rPr>
                <w:szCs w:val="22"/>
              </w:rPr>
              <w:t>Строка</w:t>
            </w:r>
          </w:p>
        </w:tc>
        <w:tc>
          <w:tcPr>
            <w:tcW w:w="300" w:type="pct"/>
          </w:tcPr>
          <w:p w14:paraId="715B510D" w14:textId="04156D4D" w:rsidR="003E39C8" w:rsidRPr="008F7DDE" w:rsidRDefault="003E39C8" w:rsidP="003E39C8">
            <w:pPr>
              <w:pStyle w:val="GOSTTablenorm"/>
              <w:rPr>
                <w:szCs w:val="22"/>
              </w:rPr>
            </w:pPr>
            <w:r w:rsidRPr="008F7DDE">
              <w:rPr>
                <w:szCs w:val="22"/>
              </w:rPr>
              <w:t>Да</w:t>
            </w:r>
          </w:p>
        </w:tc>
        <w:tc>
          <w:tcPr>
            <w:tcW w:w="315" w:type="pct"/>
          </w:tcPr>
          <w:p w14:paraId="57414733" w14:textId="450EDC4B" w:rsidR="003E39C8" w:rsidRPr="008F7DDE" w:rsidRDefault="003E39C8" w:rsidP="003E39C8">
            <w:pPr>
              <w:pStyle w:val="GOSTTablenorm"/>
              <w:rPr>
                <w:szCs w:val="22"/>
              </w:rPr>
            </w:pPr>
            <w:r w:rsidRPr="008F7DDE">
              <w:rPr>
                <w:szCs w:val="22"/>
              </w:rPr>
              <w:t>&lt;=2</w:t>
            </w:r>
          </w:p>
        </w:tc>
        <w:tc>
          <w:tcPr>
            <w:tcW w:w="2035" w:type="pct"/>
          </w:tcPr>
          <w:p w14:paraId="6626015C" w14:textId="77777777" w:rsidR="003E39C8" w:rsidRPr="008F7DDE" w:rsidRDefault="003E39C8" w:rsidP="008F7DDE">
            <w:pPr>
              <w:keepNext/>
              <w:ind w:left="57" w:right="57" w:firstLine="0"/>
              <w:rPr>
                <w:bCs/>
                <w:sz w:val="22"/>
                <w:szCs w:val="22"/>
              </w:rPr>
            </w:pPr>
            <w:r w:rsidRPr="008F7DDE">
              <w:rPr>
                <w:bCs/>
                <w:sz w:val="22"/>
                <w:szCs w:val="22"/>
              </w:rPr>
              <w:t>Указывается значение аналитического признака «</w:t>
            </w:r>
            <w:r w:rsidRPr="002F04D3">
              <w:rPr>
                <w:bCs/>
                <w:sz w:val="22"/>
                <w:szCs w:val="22"/>
              </w:rPr>
              <w:t>ТОФК КС</w:t>
            </w:r>
            <w:r w:rsidRPr="008F7DDE">
              <w:rPr>
                <w:bCs/>
                <w:sz w:val="22"/>
                <w:szCs w:val="22"/>
              </w:rPr>
              <w:t>» для отражения по кредиту записи учета.</w:t>
            </w:r>
          </w:p>
          <w:p w14:paraId="7E554385" w14:textId="5B0F17A3" w:rsidR="003E39C8" w:rsidRPr="008F7DDE" w:rsidRDefault="003E39C8" w:rsidP="008F7DDE">
            <w:pPr>
              <w:keepNext/>
              <w:ind w:left="57" w:right="57" w:firstLine="0"/>
              <w:rPr>
                <w:bCs/>
                <w:sz w:val="22"/>
                <w:szCs w:val="22"/>
              </w:rPr>
            </w:pPr>
            <w:r w:rsidRPr="002F04D3">
              <w:rPr>
                <w:bCs/>
                <w:sz w:val="22"/>
                <w:szCs w:val="22"/>
              </w:rPr>
              <w:t xml:space="preserve">Допускается заполнение прочерком </w:t>
            </w:r>
          </w:p>
        </w:tc>
      </w:tr>
      <w:tr w:rsidR="003E39C8" w:rsidRPr="00B9499D" w14:paraId="7AA49568" w14:textId="77777777" w:rsidTr="00125633">
        <w:tc>
          <w:tcPr>
            <w:tcW w:w="1100" w:type="pct"/>
          </w:tcPr>
          <w:p w14:paraId="12F6DEC6" w14:textId="502289F6" w:rsidR="003E39C8" w:rsidRPr="008F7DDE" w:rsidRDefault="003E39C8" w:rsidP="003E39C8">
            <w:pPr>
              <w:pStyle w:val="GOSTTablenorm"/>
            </w:pPr>
            <w:r w:rsidRPr="008F7DDE">
              <w:rPr>
                <w:szCs w:val="22"/>
              </w:rPr>
              <w:t xml:space="preserve">Порядковый номер КС </w:t>
            </w:r>
            <w:r w:rsidRPr="008F7DDE">
              <w:rPr>
                <w:bCs/>
                <w:szCs w:val="22"/>
              </w:rPr>
              <w:t>Дт</w:t>
            </w:r>
          </w:p>
        </w:tc>
        <w:tc>
          <w:tcPr>
            <w:tcW w:w="750" w:type="pct"/>
          </w:tcPr>
          <w:p w14:paraId="23CD1E22" w14:textId="581374B6" w:rsidR="003E39C8" w:rsidRPr="008F7DDE" w:rsidRDefault="003E39C8" w:rsidP="003E39C8">
            <w:pPr>
              <w:pStyle w:val="GOSTTablenorm"/>
              <w:rPr>
                <w:b/>
                <w:bCs/>
                <w:szCs w:val="22"/>
              </w:rPr>
            </w:pPr>
            <w:r w:rsidRPr="007752A5">
              <w:rPr>
                <w:b/>
                <w:bCs/>
                <w:szCs w:val="22"/>
              </w:rPr>
              <w:t>T0504833</w:t>
            </w:r>
            <w:r w:rsidRPr="008F7DDE">
              <w:rPr>
                <w:bCs/>
                <w:szCs w:val="22"/>
              </w:rPr>
              <w:t>:DT_PNKS</w:t>
            </w:r>
          </w:p>
        </w:tc>
        <w:tc>
          <w:tcPr>
            <w:tcW w:w="500" w:type="pct"/>
          </w:tcPr>
          <w:p w14:paraId="0F09CDC7" w14:textId="7D715BDB" w:rsidR="003E39C8" w:rsidRPr="008F7DDE" w:rsidRDefault="003E39C8" w:rsidP="003E39C8">
            <w:pPr>
              <w:pStyle w:val="GOSTTablenorm"/>
            </w:pPr>
            <w:r w:rsidRPr="008F7DDE">
              <w:rPr>
                <w:szCs w:val="22"/>
              </w:rPr>
              <w:t>Строка</w:t>
            </w:r>
          </w:p>
        </w:tc>
        <w:tc>
          <w:tcPr>
            <w:tcW w:w="300" w:type="pct"/>
          </w:tcPr>
          <w:p w14:paraId="06281374" w14:textId="00DDD66D" w:rsidR="003E39C8" w:rsidRPr="008F7DDE" w:rsidRDefault="003E39C8" w:rsidP="003E39C8">
            <w:pPr>
              <w:pStyle w:val="GOSTTablenorm"/>
            </w:pPr>
            <w:r w:rsidRPr="008F7DDE">
              <w:rPr>
                <w:szCs w:val="22"/>
              </w:rPr>
              <w:t>Да</w:t>
            </w:r>
          </w:p>
        </w:tc>
        <w:tc>
          <w:tcPr>
            <w:tcW w:w="315" w:type="pct"/>
          </w:tcPr>
          <w:p w14:paraId="4A7EF98B" w14:textId="5F79BB57" w:rsidR="003E39C8" w:rsidRPr="008F7DDE" w:rsidRDefault="008F7DDE" w:rsidP="003E39C8">
            <w:pPr>
              <w:pStyle w:val="GOSTTablenorm"/>
            </w:pPr>
            <w:r w:rsidRPr="008F7DDE">
              <w:rPr>
                <w:szCs w:val="22"/>
              </w:rPr>
              <w:t>&lt;</w:t>
            </w:r>
            <w:r w:rsidR="003E39C8" w:rsidRPr="008F7DDE">
              <w:rPr>
                <w:szCs w:val="22"/>
              </w:rPr>
              <w:t>=2</w:t>
            </w:r>
          </w:p>
        </w:tc>
        <w:tc>
          <w:tcPr>
            <w:tcW w:w="2035" w:type="pct"/>
          </w:tcPr>
          <w:p w14:paraId="6184C7F0" w14:textId="77777777" w:rsidR="003E39C8" w:rsidRPr="008F7DDE" w:rsidRDefault="003E39C8" w:rsidP="008F7DDE">
            <w:pPr>
              <w:keepNext/>
              <w:ind w:left="57" w:right="57" w:firstLine="0"/>
              <w:rPr>
                <w:bCs/>
                <w:sz w:val="22"/>
                <w:szCs w:val="22"/>
              </w:rPr>
            </w:pPr>
            <w:r w:rsidRPr="008F7DDE">
              <w:rPr>
                <w:bCs/>
                <w:sz w:val="22"/>
                <w:szCs w:val="22"/>
              </w:rPr>
              <w:t>Указывается значение аналитического признака «</w:t>
            </w:r>
            <w:r w:rsidRPr="002F04D3">
              <w:rPr>
                <w:bCs/>
                <w:sz w:val="22"/>
                <w:szCs w:val="22"/>
              </w:rPr>
              <w:t>Порядковый номер КС</w:t>
            </w:r>
            <w:r w:rsidRPr="008F7DDE">
              <w:rPr>
                <w:bCs/>
                <w:sz w:val="22"/>
                <w:szCs w:val="22"/>
              </w:rPr>
              <w:t>» для отражения по дебету записи учета.</w:t>
            </w:r>
          </w:p>
          <w:p w14:paraId="04383060" w14:textId="3DF730C8" w:rsidR="003E39C8" w:rsidRPr="002F04D3" w:rsidRDefault="003E39C8" w:rsidP="008F7DDE">
            <w:pPr>
              <w:pStyle w:val="GOSTTablenorm"/>
              <w:rPr>
                <w:bCs/>
                <w:szCs w:val="22"/>
              </w:rPr>
            </w:pPr>
            <w:r w:rsidRPr="008F7DDE">
              <w:rPr>
                <w:bCs/>
                <w:szCs w:val="22"/>
              </w:rPr>
              <w:t>Допускается заполнение прочерком</w:t>
            </w:r>
          </w:p>
        </w:tc>
      </w:tr>
      <w:tr w:rsidR="003E39C8" w:rsidRPr="00B9499D" w14:paraId="7D9A013C" w14:textId="77777777" w:rsidTr="00125633">
        <w:tc>
          <w:tcPr>
            <w:tcW w:w="1100" w:type="pct"/>
          </w:tcPr>
          <w:p w14:paraId="1704C260" w14:textId="3F61B489" w:rsidR="003E39C8" w:rsidRPr="008F7DDE" w:rsidRDefault="003E39C8" w:rsidP="003E39C8">
            <w:pPr>
              <w:pStyle w:val="GOSTTablenorm"/>
            </w:pPr>
            <w:r w:rsidRPr="008F7DDE">
              <w:rPr>
                <w:szCs w:val="22"/>
              </w:rPr>
              <w:t xml:space="preserve">Порядковый номер КС </w:t>
            </w:r>
            <w:r w:rsidRPr="008F7DDE">
              <w:rPr>
                <w:bCs/>
                <w:szCs w:val="22"/>
              </w:rPr>
              <w:t>Кт</w:t>
            </w:r>
          </w:p>
        </w:tc>
        <w:tc>
          <w:tcPr>
            <w:tcW w:w="750" w:type="pct"/>
          </w:tcPr>
          <w:p w14:paraId="2CA19FA3" w14:textId="2257CCCE" w:rsidR="003E39C8" w:rsidRPr="008F7DDE" w:rsidRDefault="003E39C8" w:rsidP="003E39C8">
            <w:pPr>
              <w:pStyle w:val="GOSTTablenorm"/>
              <w:rPr>
                <w:b/>
                <w:bCs/>
                <w:szCs w:val="22"/>
              </w:rPr>
            </w:pPr>
            <w:r w:rsidRPr="007752A5">
              <w:rPr>
                <w:b/>
                <w:bCs/>
                <w:szCs w:val="22"/>
              </w:rPr>
              <w:t>T0504833</w:t>
            </w:r>
            <w:r w:rsidRPr="008F7DDE">
              <w:rPr>
                <w:bCs/>
                <w:szCs w:val="22"/>
              </w:rPr>
              <w:t>:CT_PNKS</w:t>
            </w:r>
          </w:p>
        </w:tc>
        <w:tc>
          <w:tcPr>
            <w:tcW w:w="500" w:type="pct"/>
          </w:tcPr>
          <w:p w14:paraId="4F7603FC" w14:textId="1D58B6EE" w:rsidR="003E39C8" w:rsidRPr="008F7DDE" w:rsidRDefault="003E39C8" w:rsidP="003E39C8">
            <w:pPr>
              <w:pStyle w:val="GOSTTablenorm"/>
            </w:pPr>
            <w:r w:rsidRPr="008F7DDE">
              <w:rPr>
                <w:szCs w:val="22"/>
              </w:rPr>
              <w:t>Строка</w:t>
            </w:r>
          </w:p>
        </w:tc>
        <w:tc>
          <w:tcPr>
            <w:tcW w:w="300" w:type="pct"/>
          </w:tcPr>
          <w:p w14:paraId="7D83B73B" w14:textId="6F6E95DC" w:rsidR="003E39C8" w:rsidRPr="008F7DDE" w:rsidRDefault="003E39C8" w:rsidP="003E39C8">
            <w:pPr>
              <w:pStyle w:val="GOSTTablenorm"/>
            </w:pPr>
            <w:r w:rsidRPr="008F7DDE">
              <w:rPr>
                <w:szCs w:val="22"/>
              </w:rPr>
              <w:t>Да</w:t>
            </w:r>
          </w:p>
        </w:tc>
        <w:tc>
          <w:tcPr>
            <w:tcW w:w="315" w:type="pct"/>
          </w:tcPr>
          <w:p w14:paraId="411946B9" w14:textId="79322FE3" w:rsidR="003E39C8" w:rsidRPr="008F7DDE" w:rsidRDefault="008F7DDE" w:rsidP="003E39C8">
            <w:pPr>
              <w:pStyle w:val="GOSTTablenorm"/>
            </w:pPr>
            <w:r w:rsidRPr="008F7DDE">
              <w:rPr>
                <w:szCs w:val="22"/>
              </w:rPr>
              <w:t>&lt;</w:t>
            </w:r>
            <w:r w:rsidR="003E39C8" w:rsidRPr="008F7DDE">
              <w:rPr>
                <w:szCs w:val="22"/>
              </w:rPr>
              <w:t>=2</w:t>
            </w:r>
          </w:p>
        </w:tc>
        <w:tc>
          <w:tcPr>
            <w:tcW w:w="2035" w:type="pct"/>
          </w:tcPr>
          <w:p w14:paraId="184F2A7C" w14:textId="77777777" w:rsidR="003E39C8" w:rsidRPr="008F7DDE" w:rsidRDefault="003E39C8" w:rsidP="008F7DDE">
            <w:pPr>
              <w:keepNext/>
              <w:ind w:left="57" w:right="57" w:firstLine="0"/>
              <w:rPr>
                <w:bCs/>
                <w:sz w:val="22"/>
                <w:szCs w:val="22"/>
              </w:rPr>
            </w:pPr>
            <w:r w:rsidRPr="008F7DDE">
              <w:rPr>
                <w:bCs/>
                <w:sz w:val="22"/>
                <w:szCs w:val="22"/>
              </w:rPr>
              <w:t>Указывается значение аналитического признака «</w:t>
            </w:r>
            <w:r w:rsidRPr="002F04D3">
              <w:rPr>
                <w:bCs/>
                <w:sz w:val="22"/>
                <w:szCs w:val="22"/>
              </w:rPr>
              <w:t>Порядковый номер КС</w:t>
            </w:r>
            <w:r w:rsidRPr="008F7DDE">
              <w:rPr>
                <w:bCs/>
                <w:sz w:val="22"/>
                <w:szCs w:val="22"/>
              </w:rPr>
              <w:t>» для отражения по кредиту записи учета.</w:t>
            </w:r>
          </w:p>
          <w:p w14:paraId="01BAFD74" w14:textId="301D8D73" w:rsidR="003E39C8" w:rsidRPr="002F04D3" w:rsidRDefault="003E39C8" w:rsidP="008F7DDE">
            <w:pPr>
              <w:pStyle w:val="GOSTTablenorm"/>
              <w:rPr>
                <w:bCs/>
                <w:szCs w:val="22"/>
              </w:rPr>
            </w:pPr>
            <w:r w:rsidRPr="008F7DDE">
              <w:rPr>
                <w:bCs/>
                <w:szCs w:val="22"/>
              </w:rPr>
              <w:t>Допускается заполнение прочерком</w:t>
            </w:r>
          </w:p>
        </w:tc>
      </w:tr>
      <w:tr w:rsidR="000F1CC5" w:rsidRPr="00B9499D" w14:paraId="566937BD" w14:textId="77777777" w:rsidTr="00125633">
        <w:trPr>
          <w:ins w:id="636" w:author="Седых Екатерина Александровна" w:date="2026-03-16T18:22:00Z"/>
        </w:trPr>
        <w:tc>
          <w:tcPr>
            <w:tcW w:w="1100" w:type="pct"/>
          </w:tcPr>
          <w:p w14:paraId="630A793F" w14:textId="7B56A9AB" w:rsidR="000F1CC5" w:rsidRPr="00FF4232" w:rsidRDefault="000F1CC5" w:rsidP="00FF4232">
            <w:pPr>
              <w:pStyle w:val="GOSTTablenorm"/>
              <w:rPr>
                <w:ins w:id="637" w:author="Седых Екатерина Александровна" w:date="2026-03-16T18:22:00Z"/>
              </w:rPr>
            </w:pPr>
            <w:ins w:id="638" w:author="Седых Екатерина Александровна" w:date="2026-03-16T18:29:00Z">
              <w:r>
                <w:t>К</w:t>
              </w:r>
              <w:r w:rsidRPr="000F1CC5">
                <w:t>од целевой субсидии</w:t>
              </w:r>
            </w:ins>
            <w:ins w:id="639" w:author="Седых Екатерина Александровна" w:date="2026-03-16T18:41:00Z">
              <w:r w:rsidR="002C07FA">
                <w:t xml:space="preserve"> Дт</w:t>
              </w:r>
            </w:ins>
          </w:p>
        </w:tc>
        <w:tc>
          <w:tcPr>
            <w:tcW w:w="750" w:type="pct"/>
          </w:tcPr>
          <w:p w14:paraId="23DA4280" w14:textId="4BB0488B" w:rsidR="000F1CC5" w:rsidRPr="00FF4232" w:rsidRDefault="002C07FA" w:rsidP="00FF4232">
            <w:pPr>
              <w:pStyle w:val="GOSTTablenorm"/>
              <w:rPr>
                <w:ins w:id="640" w:author="Седых Екатерина Александровна" w:date="2026-03-16T18:22:00Z"/>
                <w:bCs/>
                <w:szCs w:val="22"/>
              </w:rPr>
            </w:pPr>
            <w:ins w:id="641" w:author="Седых Екатерина Александровна" w:date="2026-03-16T18:40:00Z">
              <w:r w:rsidRPr="00BB7E48">
                <w:rPr>
                  <w:b/>
                </w:rPr>
                <w:t>T0504833:</w:t>
              </w:r>
              <w:r w:rsidRPr="00BB7E48">
                <w:t>DT_ANALITCODE</w:t>
              </w:r>
            </w:ins>
          </w:p>
        </w:tc>
        <w:tc>
          <w:tcPr>
            <w:tcW w:w="500" w:type="pct"/>
          </w:tcPr>
          <w:p w14:paraId="0735EF76" w14:textId="103F9DAC" w:rsidR="000F1CC5" w:rsidRPr="00B9499D" w:rsidRDefault="004A2FF3" w:rsidP="00FF4232">
            <w:pPr>
              <w:pStyle w:val="GOSTTablenorm"/>
              <w:rPr>
                <w:ins w:id="642" w:author="Седых Екатерина Александровна" w:date="2026-03-16T18:22:00Z"/>
              </w:rPr>
            </w:pPr>
            <w:ins w:id="643" w:author="Седых Екатерина Александровна" w:date="2026-03-16T18:57:00Z">
              <w:r w:rsidRPr="00B12ACD">
                <w:rPr>
                  <w:color w:val="215868" w:themeColor="accent5" w:themeShade="80"/>
                  <w:szCs w:val="22"/>
                </w:rPr>
                <w:t>Строка</w:t>
              </w:r>
            </w:ins>
          </w:p>
        </w:tc>
        <w:tc>
          <w:tcPr>
            <w:tcW w:w="300" w:type="pct"/>
          </w:tcPr>
          <w:p w14:paraId="3B3035DE" w14:textId="1A552675" w:rsidR="000F1CC5" w:rsidRPr="00B9499D" w:rsidRDefault="004A2FF3" w:rsidP="00FF4232">
            <w:pPr>
              <w:pStyle w:val="GOSTTablenorm"/>
              <w:rPr>
                <w:ins w:id="644" w:author="Седых Екатерина Александровна" w:date="2026-03-16T18:22:00Z"/>
              </w:rPr>
            </w:pPr>
            <w:ins w:id="645" w:author="Седых Екатерина Александровна" w:date="2026-03-16T18:57:00Z">
              <w:r>
                <w:t>Да</w:t>
              </w:r>
            </w:ins>
          </w:p>
        </w:tc>
        <w:tc>
          <w:tcPr>
            <w:tcW w:w="315" w:type="pct"/>
          </w:tcPr>
          <w:p w14:paraId="438F61BC" w14:textId="2FB77962" w:rsidR="000F1CC5" w:rsidRPr="00B9499D" w:rsidRDefault="004A2FF3" w:rsidP="00FF4232">
            <w:pPr>
              <w:pStyle w:val="GOSTTablenorm"/>
              <w:rPr>
                <w:ins w:id="646" w:author="Седых Екатерина Александровна" w:date="2026-03-16T18:22:00Z"/>
              </w:rPr>
            </w:pPr>
            <w:ins w:id="647" w:author="Седых Екатерина Александровна" w:date="2026-03-16T18:58:00Z">
              <w:r w:rsidRPr="00B9499D">
                <w:t>&lt;=25</w:t>
              </w:r>
            </w:ins>
          </w:p>
        </w:tc>
        <w:tc>
          <w:tcPr>
            <w:tcW w:w="2035" w:type="pct"/>
          </w:tcPr>
          <w:p w14:paraId="3513B9B8" w14:textId="77777777" w:rsidR="004A2FF3" w:rsidRPr="00BB7E48" w:rsidRDefault="004A2FF3" w:rsidP="004A2FF3">
            <w:pPr>
              <w:pStyle w:val="GOSTTablenorm"/>
              <w:rPr>
                <w:ins w:id="648" w:author="Седых Екатерина Александровна" w:date="2026-03-16T18:58:00Z"/>
              </w:rPr>
            </w:pPr>
            <w:ins w:id="649" w:author="Седых Екатерина Александровна" w:date="2026-03-16T18:58:00Z">
              <w:r w:rsidRPr="00BB7E48">
                <w:t>Указывается значение аналитического признака «Аналитический код» для отражения по дебету</w:t>
              </w:r>
              <w:r w:rsidRPr="00BB7E48" w:rsidDel="000A0FA3">
                <w:t xml:space="preserve"> </w:t>
              </w:r>
              <w:r w:rsidRPr="00BB7E48">
                <w:t>записи учета.</w:t>
              </w:r>
            </w:ins>
          </w:p>
          <w:p w14:paraId="6EA54C33" w14:textId="50C899E4" w:rsidR="000F1CC5" w:rsidRDefault="004A2FF3" w:rsidP="004A2FF3">
            <w:pPr>
              <w:pStyle w:val="GOSTTablenorm"/>
              <w:rPr>
                <w:ins w:id="650" w:author="Седых Екатерина Александровна" w:date="2026-03-16T18:22:00Z"/>
              </w:rPr>
            </w:pPr>
            <w:ins w:id="651" w:author="Седых Екатерина Александровна" w:date="2026-03-16T18:58:00Z">
              <w:r w:rsidRPr="00BB7E48">
                <w:t>Допускается заполнение прочерком</w:t>
              </w:r>
            </w:ins>
          </w:p>
        </w:tc>
      </w:tr>
      <w:tr w:rsidR="000F1CC5" w:rsidRPr="00B9499D" w14:paraId="40140DA6" w14:textId="77777777" w:rsidTr="00125633">
        <w:trPr>
          <w:ins w:id="652" w:author="Седых Екатерина Александровна" w:date="2026-03-16T18:22:00Z"/>
        </w:trPr>
        <w:tc>
          <w:tcPr>
            <w:tcW w:w="1100" w:type="pct"/>
          </w:tcPr>
          <w:p w14:paraId="2D332E8A" w14:textId="40CDEBAB" w:rsidR="000F1CC5" w:rsidRPr="00FF4232" w:rsidRDefault="000F1CC5" w:rsidP="00FF4232">
            <w:pPr>
              <w:pStyle w:val="GOSTTablenorm"/>
              <w:rPr>
                <w:ins w:id="653" w:author="Седых Екатерина Александровна" w:date="2026-03-16T18:22:00Z"/>
              </w:rPr>
            </w:pPr>
            <w:commentRangeStart w:id="654"/>
            <w:ins w:id="655" w:author="Седых Екатерина Александровна" w:date="2026-03-16T18:29:00Z">
              <w:r>
                <w:t>К</w:t>
              </w:r>
              <w:r w:rsidRPr="000F1CC5">
                <w:t>од целевой субсидии</w:t>
              </w:r>
            </w:ins>
            <w:ins w:id="656" w:author="Седых Екатерина Александровна" w:date="2026-03-16T18:41:00Z">
              <w:r w:rsidR="002C07FA">
                <w:t xml:space="preserve"> Кт</w:t>
              </w:r>
            </w:ins>
          </w:p>
        </w:tc>
        <w:tc>
          <w:tcPr>
            <w:tcW w:w="750" w:type="pct"/>
          </w:tcPr>
          <w:p w14:paraId="1F8D3D13" w14:textId="6C628C72" w:rsidR="000F1CC5" w:rsidRPr="00FF4232" w:rsidRDefault="002C07FA" w:rsidP="002C07FA">
            <w:pPr>
              <w:pStyle w:val="GOSTTablenorm"/>
              <w:rPr>
                <w:ins w:id="657" w:author="Седых Екатерина Александровна" w:date="2026-03-16T18:22:00Z"/>
                <w:bCs/>
                <w:szCs w:val="22"/>
              </w:rPr>
            </w:pPr>
            <w:ins w:id="658" w:author="Седых Екатерина Александровна" w:date="2026-03-16T18:40:00Z">
              <w:r w:rsidRPr="00BB7E48">
                <w:rPr>
                  <w:b/>
                </w:rPr>
                <w:t>T0504833:</w:t>
              </w:r>
            </w:ins>
            <w:ins w:id="659" w:author="Седых Екатерина Александровна" w:date="2026-03-16T18:41:00Z">
              <w:r w:rsidRPr="00FF4232">
                <w:rPr>
                  <w:lang w:val="en-US"/>
                </w:rPr>
                <w:t>C</w:t>
              </w:r>
              <w:r w:rsidRPr="00FF4232">
                <w:t>T</w:t>
              </w:r>
            </w:ins>
            <w:ins w:id="660" w:author="Седых Екатерина Александровна" w:date="2026-03-16T18:40:00Z">
              <w:r w:rsidRPr="00BB7E48">
                <w:t>_ANALITCODE</w:t>
              </w:r>
            </w:ins>
          </w:p>
        </w:tc>
        <w:tc>
          <w:tcPr>
            <w:tcW w:w="500" w:type="pct"/>
          </w:tcPr>
          <w:p w14:paraId="086CCCAF" w14:textId="05124D05" w:rsidR="000F1CC5" w:rsidRPr="00B9499D" w:rsidRDefault="004A2FF3" w:rsidP="00FF4232">
            <w:pPr>
              <w:pStyle w:val="GOSTTablenorm"/>
              <w:rPr>
                <w:ins w:id="661" w:author="Седых Екатерина Александровна" w:date="2026-03-16T18:22:00Z"/>
              </w:rPr>
            </w:pPr>
            <w:ins w:id="662" w:author="Седых Екатерина Александровна" w:date="2026-03-16T18:57:00Z">
              <w:r w:rsidRPr="00B12ACD">
                <w:rPr>
                  <w:color w:val="215868" w:themeColor="accent5" w:themeShade="80"/>
                  <w:szCs w:val="22"/>
                </w:rPr>
                <w:t>Строка</w:t>
              </w:r>
            </w:ins>
          </w:p>
        </w:tc>
        <w:tc>
          <w:tcPr>
            <w:tcW w:w="300" w:type="pct"/>
          </w:tcPr>
          <w:p w14:paraId="50F513B0" w14:textId="1088F79C" w:rsidR="000F1CC5" w:rsidRPr="00B9499D" w:rsidRDefault="004A2FF3" w:rsidP="00FF4232">
            <w:pPr>
              <w:pStyle w:val="GOSTTablenorm"/>
              <w:rPr>
                <w:ins w:id="663" w:author="Седых Екатерина Александровна" w:date="2026-03-16T18:22:00Z"/>
              </w:rPr>
            </w:pPr>
            <w:ins w:id="664" w:author="Седых Екатерина Александровна" w:date="2026-03-16T18:57:00Z">
              <w:r>
                <w:t>Да</w:t>
              </w:r>
            </w:ins>
          </w:p>
        </w:tc>
        <w:tc>
          <w:tcPr>
            <w:tcW w:w="315" w:type="pct"/>
          </w:tcPr>
          <w:p w14:paraId="65013707" w14:textId="4D3D9A60" w:rsidR="000F1CC5" w:rsidRPr="00B9499D" w:rsidRDefault="004A2FF3" w:rsidP="00FF4232">
            <w:pPr>
              <w:pStyle w:val="GOSTTablenorm"/>
              <w:rPr>
                <w:ins w:id="665" w:author="Седых Екатерина Александровна" w:date="2026-03-16T18:22:00Z"/>
              </w:rPr>
            </w:pPr>
            <w:ins w:id="666" w:author="Седых Екатерина Александровна" w:date="2026-03-16T18:58:00Z">
              <w:r w:rsidRPr="00B9499D">
                <w:t>&lt;=25</w:t>
              </w:r>
            </w:ins>
          </w:p>
        </w:tc>
        <w:tc>
          <w:tcPr>
            <w:tcW w:w="2035" w:type="pct"/>
          </w:tcPr>
          <w:p w14:paraId="59C722BD" w14:textId="507D8470" w:rsidR="004A2FF3" w:rsidRPr="00BB7E48" w:rsidRDefault="004A2FF3" w:rsidP="004A2FF3">
            <w:pPr>
              <w:pStyle w:val="GOSTTablenorm"/>
              <w:rPr>
                <w:ins w:id="667" w:author="Седых Екатерина Александровна" w:date="2026-03-16T18:58:00Z"/>
              </w:rPr>
            </w:pPr>
            <w:ins w:id="668" w:author="Седых Екатерина Александровна" w:date="2026-03-16T18:58:00Z">
              <w:r w:rsidRPr="00BB7E48">
                <w:t xml:space="preserve">Указывается значение аналитического признака «Аналитический код» для отражения по </w:t>
              </w:r>
            </w:ins>
            <w:ins w:id="669" w:author="Седых Екатерина Александровна" w:date="2026-03-16T18:59:00Z">
              <w:r>
                <w:t>кредиту</w:t>
              </w:r>
            </w:ins>
            <w:ins w:id="670" w:author="Седых Екатерина Александровна" w:date="2026-03-16T18:58:00Z">
              <w:r w:rsidRPr="00BB7E48" w:rsidDel="000A0FA3">
                <w:t xml:space="preserve"> </w:t>
              </w:r>
              <w:r w:rsidRPr="00BB7E48">
                <w:t>записи учета.</w:t>
              </w:r>
            </w:ins>
          </w:p>
          <w:p w14:paraId="7AA8FD8D" w14:textId="478CA332" w:rsidR="000F1CC5" w:rsidRDefault="004A2FF3" w:rsidP="004A2FF3">
            <w:pPr>
              <w:pStyle w:val="GOSTTablenorm"/>
              <w:rPr>
                <w:ins w:id="671" w:author="Седых Екатерина Александровна" w:date="2026-03-16T18:22:00Z"/>
              </w:rPr>
            </w:pPr>
            <w:ins w:id="672" w:author="Седых Екатерина Александровна" w:date="2026-03-16T18:58:00Z">
              <w:r w:rsidRPr="00BB7E48">
                <w:t>Допускается заполнение прочерком</w:t>
              </w:r>
            </w:ins>
            <w:commentRangeEnd w:id="654"/>
            <w:ins w:id="673" w:author="Седых Екатерина Александровна" w:date="2026-03-16T18:59:00Z">
              <w:r>
                <w:rPr>
                  <w:rStyle w:val="afff4"/>
                </w:rPr>
                <w:commentReference w:id="654"/>
              </w:r>
            </w:ins>
          </w:p>
        </w:tc>
      </w:tr>
      <w:tr w:rsidR="00FF4232" w:rsidRPr="00B9499D" w14:paraId="7591FA89" w14:textId="77777777" w:rsidTr="00125633">
        <w:tc>
          <w:tcPr>
            <w:tcW w:w="1100" w:type="pct"/>
          </w:tcPr>
          <w:p w14:paraId="71157DFA" w14:textId="255EA55B" w:rsidR="00FF4232" w:rsidRPr="00650646" w:rsidRDefault="00FF4232" w:rsidP="000F1CC5">
            <w:pPr>
              <w:pStyle w:val="GOSTTablenorm"/>
              <w:rPr>
                <w:highlight w:val="green"/>
              </w:rPr>
            </w:pPr>
            <w:r w:rsidRPr="00FF4232">
              <w:t>ОКС/КМИ Дт</w:t>
            </w:r>
          </w:p>
        </w:tc>
        <w:tc>
          <w:tcPr>
            <w:tcW w:w="750" w:type="pct"/>
          </w:tcPr>
          <w:p w14:paraId="608ECC04" w14:textId="64CE3C18" w:rsidR="00FF4232" w:rsidRPr="00A71881" w:rsidRDefault="00FF4232" w:rsidP="00FF4232">
            <w:pPr>
              <w:pStyle w:val="GOSTTablenorm"/>
              <w:rPr>
                <w:b/>
                <w:bCs/>
                <w:szCs w:val="22"/>
              </w:rPr>
            </w:pPr>
            <w:r w:rsidRPr="007752A5">
              <w:rPr>
                <w:b/>
                <w:bCs/>
                <w:szCs w:val="22"/>
              </w:rPr>
              <w:t>T0504833</w:t>
            </w:r>
            <w:r w:rsidRPr="00FF4232">
              <w:rPr>
                <w:bCs/>
                <w:szCs w:val="22"/>
              </w:rPr>
              <w:t>:</w:t>
            </w:r>
            <w:r w:rsidRPr="00FF4232">
              <w:t>DT_FAIP</w:t>
            </w:r>
          </w:p>
        </w:tc>
        <w:tc>
          <w:tcPr>
            <w:tcW w:w="500" w:type="pct"/>
          </w:tcPr>
          <w:p w14:paraId="61359A61" w14:textId="56E4479F" w:rsidR="00FF4232" w:rsidRPr="00B9499D" w:rsidRDefault="00FF4232" w:rsidP="00FF4232">
            <w:pPr>
              <w:pStyle w:val="GOSTTablenorm"/>
            </w:pPr>
            <w:r w:rsidRPr="00B9499D">
              <w:t>Строка</w:t>
            </w:r>
          </w:p>
        </w:tc>
        <w:tc>
          <w:tcPr>
            <w:tcW w:w="300" w:type="pct"/>
          </w:tcPr>
          <w:p w14:paraId="60706EC7" w14:textId="0E9C95FA" w:rsidR="00FF4232" w:rsidRPr="00B9499D" w:rsidRDefault="00FF4232" w:rsidP="00FF4232">
            <w:pPr>
              <w:pStyle w:val="GOSTTablenorm"/>
            </w:pPr>
            <w:r w:rsidRPr="00B9499D">
              <w:t>Да</w:t>
            </w:r>
          </w:p>
        </w:tc>
        <w:tc>
          <w:tcPr>
            <w:tcW w:w="315" w:type="pct"/>
          </w:tcPr>
          <w:p w14:paraId="5456A594" w14:textId="28324AEC" w:rsidR="00FF4232" w:rsidRPr="00B9499D" w:rsidRDefault="00FF4232" w:rsidP="00FF4232">
            <w:pPr>
              <w:pStyle w:val="GOSTTablenorm"/>
            </w:pPr>
            <w:r w:rsidRPr="00B9499D">
              <w:t>&lt;=25</w:t>
            </w:r>
          </w:p>
        </w:tc>
        <w:tc>
          <w:tcPr>
            <w:tcW w:w="2035" w:type="pct"/>
          </w:tcPr>
          <w:p w14:paraId="2C7114EE" w14:textId="039B16F8" w:rsidR="00FF4232" w:rsidRDefault="00FF4232" w:rsidP="00760074">
            <w:pPr>
              <w:pStyle w:val="GOSTTablenorm"/>
            </w:pPr>
            <w:r>
              <w:t>Указывается значение аналитического признака «ОКС/КМИ» (Код объе</w:t>
            </w:r>
            <w:r w:rsidR="007752A5">
              <w:t>кта капитального строительства/</w:t>
            </w:r>
            <w:r>
              <w:t>капитальных вложений, мероприятия по информатизации) для отражения по дебету записи учета.</w:t>
            </w:r>
          </w:p>
          <w:p w14:paraId="1B1AFE14" w14:textId="093CB619" w:rsidR="00FF4232" w:rsidRDefault="00FF4232" w:rsidP="00760074">
            <w:pPr>
              <w:pStyle w:val="GOSTTablenorm"/>
            </w:pPr>
            <w:r w:rsidRPr="008C1F2F">
              <w:t>Допускается заполнение прочерком</w:t>
            </w:r>
          </w:p>
        </w:tc>
      </w:tr>
      <w:tr w:rsidR="00FF4232" w:rsidRPr="00B9499D" w14:paraId="10466F5D" w14:textId="77777777" w:rsidTr="00125633">
        <w:tc>
          <w:tcPr>
            <w:tcW w:w="1100" w:type="pct"/>
          </w:tcPr>
          <w:p w14:paraId="7C4516CF" w14:textId="31B3DC8D" w:rsidR="00FF4232" w:rsidRPr="00650646" w:rsidRDefault="00FF4232" w:rsidP="000F1CC5">
            <w:pPr>
              <w:pStyle w:val="GOSTTablenorm"/>
              <w:rPr>
                <w:highlight w:val="green"/>
              </w:rPr>
            </w:pPr>
            <w:r w:rsidRPr="00FF4232">
              <w:t>ОКС/КМИ Кт</w:t>
            </w:r>
          </w:p>
        </w:tc>
        <w:tc>
          <w:tcPr>
            <w:tcW w:w="750" w:type="pct"/>
          </w:tcPr>
          <w:p w14:paraId="01890940" w14:textId="3C0B26E6" w:rsidR="00FF4232" w:rsidRPr="00A71881" w:rsidRDefault="00FF4232" w:rsidP="00FF4232">
            <w:pPr>
              <w:pStyle w:val="GOSTTablenorm"/>
              <w:rPr>
                <w:b/>
                <w:bCs/>
                <w:szCs w:val="22"/>
              </w:rPr>
            </w:pPr>
            <w:r w:rsidRPr="007752A5">
              <w:rPr>
                <w:b/>
                <w:bCs/>
                <w:szCs w:val="22"/>
              </w:rPr>
              <w:t>T0504833</w:t>
            </w:r>
            <w:r w:rsidRPr="00FF4232">
              <w:rPr>
                <w:bCs/>
                <w:szCs w:val="22"/>
              </w:rPr>
              <w:t>:</w:t>
            </w:r>
            <w:r w:rsidRPr="00FF4232">
              <w:rPr>
                <w:lang w:val="en-US"/>
              </w:rPr>
              <w:t>C</w:t>
            </w:r>
            <w:r w:rsidRPr="00FF4232">
              <w:t>T_FAIP</w:t>
            </w:r>
          </w:p>
        </w:tc>
        <w:tc>
          <w:tcPr>
            <w:tcW w:w="500" w:type="pct"/>
          </w:tcPr>
          <w:p w14:paraId="01348E15" w14:textId="12E02BFC" w:rsidR="00FF4232" w:rsidRPr="00B9499D" w:rsidRDefault="00FF4232" w:rsidP="00FF4232">
            <w:pPr>
              <w:pStyle w:val="GOSTTablenorm"/>
            </w:pPr>
            <w:r w:rsidRPr="00B9499D">
              <w:t>Строка</w:t>
            </w:r>
          </w:p>
        </w:tc>
        <w:tc>
          <w:tcPr>
            <w:tcW w:w="300" w:type="pct"/>
          </w:tcPr>
          <w:p w14:paraId="583B6716" w14:textId="3D0421A3" w:rsidR="00FF4232" w:rsidRPr="00B9499D" w:rsidRDefault="00FF4232" w:rsidP="00FF4232">
            <w:pPr>
              <w:pStyle w:val="GOSTTablenorm"/>
            </w:pPr>
            <w:r w:rsidRPr="00B9499D">
              <w:t>Да</w:t>
            </w:r>
          </w:p>
        </w:tc>
        <w:tc>
          <w:tcPr>
            <w:tcW w:w="315" w:type="pct"/>
          </w:tcPr>
          <w:p w14:paraId="79EEA9D0" w14:textId="628B41CE" w:rsidR="00FF4232" w:rsidRPr="00B9499D" w:rsidRDefault="00FF4232" w:rsidP="00FF4232">
            <w:pPr>
              <w:pStyle w:val="GOSTTablenorm"/>
            </w:pPr>
            <w:r w:rsidRPr="00B9499D">
              <w:t>&lt;=25</w:t>
            </w:r>
          </w:p>
        </w:tc>
        <w:tc>
          <w:tcPr>
            <w:tcW w:w="2035" w:type="pct"/>
          </w:tcPr>
          <w:p w14:paraId="136862A4" w14:textId="77777777" w:rsidR="00FF4232" w:rsidRDefault="00FF4232" w:rsidP="00760074">
            <w:pPr>
              <w:pStyle w:val="GOSTTablenorm"/>
            </w:pPr>
            <w:r>
              <w:t>Указывается значение аналитического признака «ОКС/КМИ» (Код объекта капитального строительства/капитальных вложений, мероприятия по информатизации) для отражения по кредиту записи учета.</w:t>
            </w:r>
          </w:p>
          <w:p w14:paraId="53F59AF4" w14:textId="269CE926" w:rsidR="00FF4232" w:rsidRDefault="00FF4232" w:rsidP="00760074">
            <w:pPr>
              <w:pStyle w:val="GOSTTablenorm"/>
            </w:pPr>
            <w:r w:rsidRPr="008C1F2F">
              <w:t>Допускается заполнение прочерком</w:t>
            </w:r>
          </w:p>
        </w:tc>
      </w:tr>
      <w:tr w:rsidR="005855DC" w:rsidRPr="00B9499D" w14:paraId="2E308621" w14:textId="77777777" w:rsidTr="00125633">
        <w:tc>
          <w:tcPr>
            <w:tcW w:w="1100" w:type="pct"/>
          </w:tcPr>
          <w:p w14:paraId="778032B0" w14:textId="389A32DF" w:rsidR="005855DC" w:rsidRPr="00FF4232" w:rsidRDefault="005855DC" w:rsidP="005855DC">
            <w:pPr>
              <w:pStyle w:val="GOSTTablenorm"/>
              <w:rPr>
                <w:highlight w:val="green"/>
              </w:rPr>
            </w:pPr>
            <w:r w:rsidRPr="005855DC">
              <w:t>Код источника поступлений/направления расходования ЦС Дт</w:t>
            </w:r>
          </w:p>
        </w:tc>
        <w:tc>
          <w:tcPr>
            <w:tcW w:w="750" w:type="pct"/>
          </w:tcPr>
          <w:p w14:paraId="0C257BAF" w14:textId="7229FC5E" w:rsidR="005855DC" w:rsidRPr="00A71881" w:rsidRDefault="005855DC" w:rsidP="00B435B4">
            <w:pPr>
              <w:pStyle w:val="GOSTTablenorm"/>
              <w:rPr>
                <w:b/>
                <w:bCs/>
                <w:szCs w:val="22"/>
              </w:rPr>
            </w:pPr>
            <w:r w:rsidRPr="007752A5">
              <w:rPr>
                <w:b/>
              </w:rPr>
              <w:t>T0504833</w:t>
            </w:r>
            <w:r w:rsidRPr="00A57119">
              <w:t>:DT_</w:t>
            </w:r>
            <w:del w:id="674" w:author="Седых Екатерина" w:date="2025-07-23T09:27:00Z">
              <w:r w:rsidRPr="00A57119" w:rsidDel="00B435B4">
                <w:delText xml:space="preserve"> </w:delText>
              </w:r>
            </w:del>
            <w:r w:rsidRPr="00A57119">
              <w:t>TARGETFUNDSCODE</w:t>
            </w:r>
          </w:p>
        </w:tc>
        <w:tc>
          <w:tcPr>
            <w:tcW w:w="500" w:type="pct"/>
          </w:tcPr>
          <w:p w14:paraId="150691DD" w14:textId="6B2CDF9D" w:rsidR="005855DC" w:rsidRPr="00B9499D" w:rsidRDefault="005855DC" w:rsidP="005855DC">
            <w:pPr>
              <w:pStyle w:val="GOSTTablenorm"/>
            </w:pPr>
            <w:r w:rsidRPr="00A57119">
              <w:t>Строка</w:t>
            </w:r>
          </w:p>
        </w:tc>
        <w:tc>
          <w:tcPr>
            <w:tcW w:w="300" w:type="pct"/>
          </w:tcPr>
          <w:p w14:paraId="381681FC" w14:textId="7E47F6F5" w:rsidR="005855DC" w:rsidRPr="00B9499D" w:rsidRDefault="005855DC" w:rsidP="005855DC">
            <w:pPr>
              <w:pStyle w:val="GOSTTablenorm"/>
            </w:pPr>
            <w:del w:id="675" w:author="Седых Екатерина Александровна" w:date="2026-03-16T18:55:00Z">
              <w:r w:rsidRPr="00A57119" w:rsidDel="004A2FF3">
                <w:rPr>
                  <w:szCs w:val="22"/>
                </w:rPr>
                <w:delText>Нет</w:delText>
              </w:r>
            </w:del>
            <w:ins w:id="676" w:author="Седых Екатерина Александровна" w:date="2026-03-16T18:55:00Z">
              <w:r w:rsidR="004A2FF3">
                <w:rPr>
                  <w:szCs w:val="22"/>
                </w:rPr>
                <w:t>Да</w:t>
              </w:r>
            </w:ins>
          </w:p>
        </w:tc>
        <w:tc>
          <w:tcPr>
            <w:tcW w:w="315" w:type="pct"/>
          </w:tcPr>
          <w:p w14:paraId="52856AF3" w14:textId="06694FC8" w:rsidR="005855DC" w:rsidRPr="00B9499D" w:rsidRDefault="005855DC" w:rsidP="005855DC">
            <w:pPr>
              <w:pStyle w:val="GOSTTablenorm"/>
            </w:pPr>
            <w:r w:rsidRPr="00A57119">
              <w:rPr>
                <w:szCs w:val="22"/>
                <w:lang w:val="en-US"/>
              </w:rPr>
              <w:t>&lt;=50</w:t>
            </w:r>
          </w:p>
        </w:tc>
        <w:tc>
          <w:tcPr>
            <w:tcW w:w="2035" w:type="pct"/>
          </w:tcPr>
          <w:p w14:paraId="11264EE0" w14:textId="77777777" w:rsidR="005855DC" w:rsidRPr="00A57119" w:rsidRDefault="005855DC" w:rsidP="00760074">
            <w:pPr>
              <w:keepNext/>
              <w:ind w:left="57" w:right="57" w:firstLine="0"/>
              <w:rPr>
                <w:bCs/>
                <w:sz w:val="22"/>
                <w:szCs w:val="22"/>
              </w:rPr>
            </w:pPr>
            <w:r w:rsidRPr="00A57119">
              <w:rPr>
                <w:bCs/>
                <w:sz w:val="22"/>
                <w:szCs w:val="22"/>
              </w:rPr>
              <w:t>Указывается значение аналитического признака «</w:t>
            </w:r>
            <w:r w:rsidRPr="00A57119">
              <w:rPr>
                <w:sz w:val="22"/>
                <w:szCs w:val="22"/>
              </w:rPr>
              <w:t>Код целевых средств</w:t>
            </w:r>
            <w:r w:rsidRPr="00A57119">
              <w:rPr>
                <w:bCs/>
                <w:sz w:val="22"/>
                <w:szCs w:val="22"/>
              </w:rPr>
              <w:t>» для отражения по дебету</w:t>
            </w:r>
            <w:r w:rsidRPr="00A57119" w:rsidDel="000A0FA3">
              <w:rPr>
                <w:bCs/>
                <w:sz w:val="22"/>
                <w:szCs w:val="22"/>
              </w:rPr>
              <w:t xml:space="preserve"> </w:t>
            </w:r>
            <w:r w:rsidRPr="00A57119">
              <w:rPr>
                <w:bCs/>
                <w:sz w:val="22"/>
                <w:szCs w:val="22"/>
              </w:rPr>
              <w:t>записи учета.</w:t>
            </w:r>
          </w:p>
          <w:p w14:paraId="6364D447" w14:textId="47F4191C" w:rsidR="005855DC" w:rsidRPr="005855DC" w:rsidRDefault="005855DC" w:rsidP="00760074">
            <w:pPr>
              <w:pStyle w:val="GOSTTablenorm"/>
              <w:rPr>
                <w:bCs/>
                <w:szCs w:val="22"/>
              </w:rPr>
            </w:pPr>
            <w:r w:rsidRPr="00A57119">
              <w:rPr>
                <w:bCs/>
                <w:szCs w:val="22"/>
              </w:rPr>
              <w:t>До</w:t>
            </w:r>
            <w:r>
              <w:rPr>
                <w:bCs/>
                <w:szCs w:val="22"/>
              </w:rPr>
              <w:t>пускается заполнение прочерком</w:t>
            </w:r>
            <w:del w:id="677" w:author="Воробьева Оксана Викторовна" w:date="2026-03-17T16:20:00Z">
              <w:r w:rsidDel="007208B2">
                <w:rPr>
                  <w:bCs/>
                  <w:szCs w:val="22"/>
                </w:rPr>
                <w:delText>.</w:delText>
              </w:r>
            </w:del>
          </w:p>
        </w:tc>
      </w:tr>
      <w:tr w:rsidR="005855DC" w:rsidRPr="00B9499D" w14:paraId="2ABE66E3" w14:textId="77777777" w:rsidTr="00125633">
        <w:tc>
          <w:tcPr>
            <w:tcW w:w="1100" w:type="pct"/>
          </w:tcPr>
          <w:p w14:paraId="1BD8D2A2" w14:textId="5B95AB43" w:rsidR="005855DC" w:rsidRPr="00FF4232" w:rsidRDefault="005855DC" w:rsidP="005855DC">
            <w:pPr>
              <w:pStyle w:val="GOSTTablenorm"/>
              <w:rPr>
                <w:highlight w:val="green"/>
              </w:rPr>
            </w:pPr>
            <w:r w:rsidRPr="005855DC">
              <w:t>Код источника поступлений/направления расходования ЦС Кт</w:t>
            </w:r>
          </w:p>
        </w:tc>
        <w:tc>
          <w:tcPr>
            <w:tcW w:w="750" w:type="pct"/>
          </w:tcPr>
          <w:p w14:paraId="68154107" w14:textId="039393D0" w:rsidR="005855DC" w:rsidRPr="00A71881" w:rsidRDefault="005855DC" w:rsidP="00B435B4">
            <w:pPr>
              <w:pStyle w:val="GOSTTablenorm"/>
              <w:rPr>
                <w:b/>
                <w:bCs/>
                <w:szCs w:val="22"/>
              </w:rPr>
            </w:pPr>
            <w:r w:rsidRPr="007752A5">
              <w:rPr>
                <w:b/>
              </w:rPr>
              <w:t>T0504833</w:t>
            </w:r>
            <w:r w:rsidRPr="00A57119">
              <w:t>:</w:t>
            </w:r>
            <w:r w:rsidRPr="00A57119">
              <w:rPr>
                <w:lang w:val="en-US"/>
              </w:rPr>
              <w:t>C</w:t>
            </w:r>
            <w:r w:rsidRPr="00A57119">
              <w:t>T_</w:t>
            </w:r>
            <w:del w:id="678" w:author="Седых Екатерина" w:date="2025-07-23T09:28:00Z">
              <w:r w:rsidRPr="00A57119" w:rsidDel="00B435B4">
                <w:delText xml:space="preserve"> </w:delText>
              </w:r>
            </w:del>
            <w:r w:rsidRPr="00A57119">
              <w:t>TARGETFUNDSCODE</w:t>
            </w:r>
          </w:p>
        </w:tc>
        <w:tc>
          <w:tcPr>
            <w:tcW w:w="500" w:type="pct"/>
          </w:tcPr>
          <w:p w14:paraId="126CA1E2" w14:textId="582C48C8" w:rsidR="005855DC" w:rsidRPr="00B9499D" w:rsidRDefault="005855DC" w:rsidP="005855DC">
            <w:pPr>
              <w:pStyle w:val="GOSTTablenorm"/>
            </w:pPr>
            <w:r w:rsidRPr="00A57119">
              <w:t>Строка</w:t>
            </w:r>
          </w:p>
        </w:tc>
        <w:tc>
          <w:tcPr>
            <w:tcW w:w="300" w:type="pct"/>
          </w:tcPr>
          <w:p w14:paraId="6C8B03A3" w14:textId="5D6FE960" w:rsidR="005855DC" w:rsidRPr="00B9499D" w:rsidRDefault="005855DC" w:rsidP="005855DC">
            <w:pPr>
              <w:pStyle w:val="GOSTTablenorm"/>
            </w:pPr>
            <w:del w:id="679" w:author="Седых Екатерина Александровна" w:date="2026-03-16T18:55:00Z">
              <w:r w:rsidRPr="00A57119" w:rsidDel="004A2FF3">
                <w:rPr>
                  <w:szCs w:val="22"/>
                </w:rPr>
                <w:delText>Нет</w:delText>
              </w:r>
            </w:del>
            <w:ins w:id="680" w:author="Седых Екатерина Александровна" w:date="2026-03-16T18:55:00Z">
              <w:r w:rsidR="004A2FF3">
                <w:rPr>
                  <w:szCs w:val="22"/>
                </w:rPr>
                <w:t>Да</w:t>
              </w:r>
            </w:ins>
          </w:p>
        </w:tc>
        <w:tc>
          <w:tcPr>
            <w:tcW w:w="315" w:type="pct"/>
          </w:tcPr>
          <w:p w14:paraId="2C176852" w14:textId="7C27E4E1" w:rsidR="005855DC" w:rsidRPr="00B9499D" w:rsidRDefault="005855DC" w:rsidP="005855DC">
            <w:pPr>
              <w:pStyle w:val="GOSTTablenorm"/>
            </w:pPr>
            <w:r w:rsidRPr="00A57119">
              <w:rPr>
                <w:szCs w:val="22"/>
                <w:lang w:val="en-US"/>
              </w:rPr>
              <w:t>&lt;=50</w:t>
            </w:r>
          </w:p>
        </w:tc>
        <w:tc>
          <w:tcPr>
            <w:tcW w:w="2035" w:type="pct"/>
          </w:tcPr>
          <w:p w14:paraId="21847EAE" w14:textId="77777777" w:rsidR="005855DC" w:rsidRPr="00A57119" w:rsidRDefault="005855DC" w:rsidP="00760074">
            <w:pPr>
              <w:keepNext/>
              <w:ind w:left="57" w:right="57" w:firstLine="0"/>
              <w:rPr>
                <w:bCs/>
                <w:sz w:val="22"/>
                <w:szCs w:val="22"/>
              </w:rPr>
            </w:pPr>
            <w:r w:rsidRPr="00A57119">
              <w:rPr>
                <w:bCs/>
                <w:sz w:val="22"/>
                <w:szCs w:val="22"/>
              </w:rPr>
              <w:t>Указывается значение аналитического признака «</w:t>
            </w:r>
            <w:r w:rsidRPr="00A57119">
              <w:rPr>
                <w:sz w:val="22"/>
                <w:szCs w:val="22"/>
              </w:rPr>
              <w:t>Код целевых средств</w:t>
            </w:r>
            <w:r w:rsidRPr="00A57119">
              <w:rPr>
                <w:bCs/>
                <w:sz w:val="22"/>
                <w:szCs w:val="22"/>
              </w:rPr>
              <w:t>» для отражения по кредиту</w:t>
            </w:r>
            <w:r w:rsidRPr="00A57119" w:rsidDel="000A0FA3">
              <w:rPr>
                <w:bCs/>
                <w:sz w:val="22"/>
                <w:szCs w:val="22"/>
              </w:rPr>
              <w:t xml:space="preserve"> </w:t>
            </w:r>
            <w:r w:rsidRPr="00A57119">
              <w:rPr>
                <w:bCs/>
                <w:sz w:val="22"/>
                <w:szCs w:val="22"/>
              </w:rPr>
              <w:t>записи учета.</w:t>
            </w:r>
          </w:p>
          <w:p w14:paraId="1909DF0B" w14:textId="3978539F" w:rsidR="005855DC" w:rsidRPr="005855DC" w:rsidRDefault="005855DC" w:rsidP="00760074">
            <w:pPr>
              <w:pStyle w:val="GOSTTablenorm"/>
              <w:rPr>
                <w:bCs/>
                <w:szCs w:val="22"/>
              </w:rPr>
            </w:pPr>
            <w:r w:rsidRPr="00A57119">
              <w:rPr>
                <w:bCs/>
                <w:szCs w:val="22"/>
              </w:rPr>
              <w:t>До</w:t>
            </w:r>
            <w:r>
              <w:rPr>
                <w:bCs/>
                <w:szCs w:val="22"/>
              </w:rPr>
              <w:t>пускается заполнение прочерком</w:t>
            </w:r>
            <w:del w:id="681" w:author="Воробьева Оксана Викторовна" w:date="2026-03-17T16:20:00Z">
              <w:r w:rsidDel="007208B2">
                <w:rPr>
                  <w:bCs/>
                  <w:szCs w:val="22"/>
                </w:rPr>
                <w:delText>.</w:delText>
              </w:r>
            </w:del>
          </w:p>
        </w:tc>
      </w:tr>
      <w:tr w:rsidR="005A1FC4" w:rsidRPr="00B9499D" w14:paraId="220F0C41" w14:textId="77777777" w:rsidTr="00125633">
        <w:tc>
          <w:tcPr>
            <w:tcW w:w="1100" w:type="pct"/>
          </w:tcPr>
          <w:p w14:paraId="07AF6C13" w14:textId="1FD096ED" w:rsidR="005A1FC4" w:rsidRPr="006F6AF3" w:rsidRDefault="005A1FC4" w:rsidP="006F6AF3">
            <w:pPr>
              <w:pStyle w:val="GOSTTablenorm"/>
              <w:rPr>
                <w:szCs w:val="22"/>
              </w:rPr>
            </w:pPr>
            <w:commentRangeStart w:id="682"/>
            <w:r w:rsidRPr="005A1FC4">
              <w:rPr>
                <w:szCs w:val="22"/>
              </w:rPr>
              <w:t>Тип кода классификации операций при КС</w:t>
            </w:r>
            <w:r>
              <w:rPr>
                <w:szCs w:val="22"/>
              </w:rPr>
              <w:t xml:space="preserve"> Дт</w:t>
            </w:r>
            <w:commentRangeEnd w:id="682"/>
            <w:r>
              <w:rPr>
                <w:rStyle w:val="afff4"/>
              </w:rPr>
              <w:commentReference w:id="682"/>
            </w:r>
          </w:p>
        </w:tc>
        <w:tc>
          <w:tcPr>
            <w:tcW w:w="750" w:type="pct"/>
          </w:tcPr>
          <w:p w14:paraId="6FD1B9C4" w14:textId="39783C99" w:rsidR="005A1FC4" w:rsidRPr="00A57119" w:rsidRDefault="005A1FC4" w:rsidP="006F6AF3">
            <w:pPr>
              <w:pStyle w:val="GOSTTablenorm"/>
              <w:rPr>
                <w:bCs/>
                <w:szCs w:val="22"/>
              </w:rPr>
            </w:pPr>
            <w:r w:rsidRPr="007752A5">
              <w:rPr>
                <w:b/>
                <w:bCs/>
                <w:szCs w:val="22"/>
              </w:rPr>
              <w:t>T0504833</w:t>
            </w:r>
            <w:r w:rsidRPr="005A1FC4">
              <w:rPr>
                <w:bCs/>
                <w:szCs w:val="22"/>
              </w:rPr>
              <w:t>:DT_TARGETFUNDSCODETYPE</w:t>
            </w:r>
          </w:p>
        </w:tc>
        <w:tc>
          <w:tcPr>
            <w:tcW w:w="500" w:type="pct"/>
          </w:tcPr>
          <w:p w14:paraId="5BD07C21" w14:textId="1B7F87C8" w:rsidR="005A1FC4" w:rsidRPr="00A57119" w:rsidRDefault="005A1FC4" w:rsidP="006F6AF3">
            <w:pPr>
              <w:pStyle w:val="GOSTTablenorm"/>
              <w:rPr>
                <w:szCs w:val="22"/>
              </w:rPr>
            </w:pPr>
            <w:r w:rsidRPr="00A57119">
              <w:t>Строка</w:t>
            </w:r>
          </w:p>
        </w:tc>
        <w:tc>
          <w:tcPr>
            <w:tcW w:w="300" w:type="pct"/>
          </w:tcPr>
          <w:p w14:paraId="6836D56D" w14:textId="1D6BEC14" w:rsidR="005A1FC4" w:rsidRPr="00A57119" w:rsidRDefault="005A1FC4" w:rsidP="006F6AF3">
            <w:pPr>
              <w:pStyle w:val="GOSTTablenorm"/>
              <w:rPr>
                <w:szCs w:val="22"/>
              </w:rPr>
            </w:pPr>
            <w:r>
              <w:rPr>
                <w:szCs w:val="22"/>
              </w:rPr>
              <w:t>Нет</w:t>
            </w:r>
          </w:p>
        </w:tc>
        <w:tc>
          <w:tcPr>
            <w:tcW w:w="315" w:type="pct"/>
          </w:tcPr>
          <w:p w14:paraId="1AA6B5D4" w14:textId="163AA268" w:rsidR="005A1FC4" w:rsidRPr="00A57119" w:rsidRDefault="005A1FC4" w:rsidP="006F6AF3">
            <w:pPr>
              <w:pStyle w:val="GOSTTablenorm"/>
              <w:rPr>
                <w:szCs w:val="22"/>
              </w:rPr>
            </w:pPr>
            <w:r w:rsidRPr="005A1FC4">
              <w:rPr>
                <w:szCs w:val="22"/>
              </w:rPr>
              <w:t>= 2</w:t>
            </w:r>
          </w:p>
        </w:tc>
        <w:tc>
          <w:tcPr>
            <w:tcW w:w="2035" w:type="pct"/>
          </w:tcPr>
          <w:p w14:paraId="089A49D4" w14:textId="4E784F24" w:rsidR="005A1FC4" w:rsidRPr="00A57119" w:rsidRDefault="005A1FC4" w:rsidP="00760074">
            <w:pPr>
              <w:keepNext/>
              <w:ind w:left="57" w:right="57" w:firstLine="0"/>
              <w:rPr>
                <w:bCs/>
                <w:sz w:val="22"/>
                <w:szCs w:val="22"/>
              </w:rPr>
            </w:pPr>
            <w:r w:rsidRPr="00A57119">
              <w:rPr>
                <w:bCs/>
                <w:sz w:val="22"/>
                <w:szCs w:val="22"/>
              </w:rPr>
              <w:t>Указывается значение аналитического признака «</w:t>
            </w:r>
            <w:r w:rsidRPr="005A1FC4">
              <w:rPr>
                <w:bCs/>
                <w:sz w:val="22"/>
                <w:szCs w:val="22"/>
              </w:rPr>
              <w:t>Тип кода классификации операций при КС</w:t>
            </w:r>
            <w:r w:rsidRPr="00A57119">
              <w:rPr>
                <w:bCs/>
                <w:sz w:val="22"/>
                <w:szCs w:val="22"/>
              </w:rPr>
              <w:t xml:space="preserve">» для отражения по </w:t>
            </w:r>
            <w:r>
              <w:rPr>
                <w:bCs/>
                <w:sz w:val="22"/>
                <w:szCs w:val="22"/>
              </w:rPr>
              <w:t>дебету</w:t>
            </w:r>
            <w:r w:rsidRPr="00A57119" w:rsidDel="000A0FA3">
              <w:rPr>
                <w:bCs/>
                <w:sz w:val="22"/>
                <w:szCs w:val="22"/>
              </w:rPr>
              <w:t xml:space="preserve"> </w:t>
            </w:r>
            <w:r w:rsidRPr="00A57119">
              <w:rPr>
                <w:bCs/>
                <w:sz w:val="22"/>
                <w:szCs w:val="22"/>
              </w:rPr>
              <w:t>записи учета</w:t>
            </w:r>
            <w:del w:id="683" w:author="Воробьева Оксана Викторовна" w:date="2026-03-17T16:20:00Z">
              <w:r w:rsidRPr="00A57119" w:rsidDel="007208B2">
                <w:rPr>
                  <w:bCs/>
                  <w:sz w:val="22"/>
                  <w:szCs w:val="22"/>
                </w:rPr>
                <w:delText>.</w:delText>
              </w:r>
            </w:del>
          </w:p>
        </w:tc>
      </w:tr>
      <w:tr w:rsidR="005A1FC4" w:rsidRPr="00B9499D" w14:paraId="7A434B93" w14:textId="77777777" w:rsidTr="00125633">
        <w:tc>
          <w:tcPr>
            <w:tcW w:w="1100" w:type="pct"/>
          </w:tcPr>
          <w:p w14:paraId="3229DE77" w14:textId="6C9F1B72" w:rsidR="005A1FC4" w:rsidRPr="006F6AF3" w:rsidRDefault="005A1FC4" w:rsidP="006F6AF3">
            <w:pPr>
              <w:pStyle w:val="GOSTTablenorm"/>
              <w:rPr>
                <w:szCs w:val="22"/>
              </w:rPr>
            </w:pPr>
            <w:r w:rsidRPr="005A1FC4">
              <w:rPr>
                <w:szCs w:val="22"/>
              </w:rPr>
              <w:t>Тип кода классификации операций при КС</w:t>
            </w:r>
            <w:r>
              <w:rPr>
                <w:szCs w:val="22"/>
              </w:rPr>
              <w:t xml:space="preserve"> Кт</w:t>
            </w:r>
          </w:p>
        </w:tc>
        <w:tc>
          <w:tcPr>
            <w:tcW w:w="750" w:type="pct"/>
          </w:tcPr>
          <w:p w14:paraId="0B4849C2" w14:textId="06E45913" w:rsidR="005A1FC4" w:rsidRPr="00A57119" w:rsidRDefault="005A1FC4" w:rsidP="006F6AF3">
            <w:pPr>
              <w:pStyle w:val="GOSTTablenorm"/>
              <w:rPr>
                <w:bCs/>
                <w:szCs w:val="22"/>
              </w:rPr>
            </w:pPr>
            <w:r w:rsidRPr="007752A5">
              <w:rPr>
                <w:b/>
                <w:bCs/>
                <w:szCs w:val="22"/>
              </w:rPr>
              <w:t>T0504833</w:t>
            </w:r>
            <w:r w:rsidRPr="005A1FC4">
              <w:rPr>
                <w:bCs/>
                <w:szCs w:val="22"/>
              </w:rPr>
              <w:t>:CT_TARGETFUNDSCODETYPE</w:t>
            </w:r>
          </w:p>
        </w:tc>
        <w:tc>
          <w:tcPr>
            <w:tcW w:w="500" w:type="pct"/>
          </w:tcPr>
          <w:p w14:paraId="6F4258BD" w14:textId="50D4406E" w:rsidR="005A1FC4" w:rsidRPr="00A57119" w:rsidRDefault="005A1FC4" w:rsidP="006F6AF3">
            <w:pPr>
              <w:pStyle w:val="GOSTTablenorm"/>
              <w:rPr>
                <w:szCs w:val="22"/>
              </w:rPr>
            </w:pPr>
            <w:r w:rsidRPr="00A57119">
              <w:t>Строка</w:t>
            </w:r>
          </w:p>
        </w:tc>
        <w:tc>
          <w:tcPr>
            <w:tcW w:w="300" w:type="pct"/>
          </w:tcPr>
          <w:p w14:paraId="5F532C84" w14:textId="2EB5E0DD" w:rsidR="005A1FC4" w:rsidRPr="00A57119" w:rsidRDefault="005A1FC4" w:rsidP="006F6AF3">
            <w:pPr>
              <w:pStyle w:val="GOSTTablenorm"/>
              <w:rPr>
                <w:szCs w:val="22"/>
              </w:rPr>
            </w:pPr>
            <w:r>
              <w:rPr>
                <w:szCs w:val="22"/>
              </w:rPr>
              <w:t>Нет</w:t>
            </w:r>
          </w:p>
        </w:tc>
        <w:tc>
          <w:tcPr>
            <w:tcW w:w="315" w:type="pct"/>
          </w:tcPr>
          <w:p w14:paraId="14DFA67D" w14:textId="05B5CA0E" w:rsidR="005A1FC4" w:rsidRPr="00A57119" w:rsidRDefault="005A1FC4" w:rsidP="006F6AF3">
            <w:pPr>
              <w:pStyle w:val="GOSTTablenorm"/>
              <w:rPr>
                <w:szCs w:val="22"/>
              </w:rPr>
            </w:pPr>
            <w:r w:rsidRPr="005A1FC4">
              <w:rPr>
                <w:szCs w:val="22"/>
              </w:rPr>
              <w:t>= 2</w:t>
            </w:r>
          </w:p>
        </w:tc>
        <w:tc>
          <w:tcPr>
            <w:tcW w:w="2035" w:type="pct"/>
          </w:tcPr>
          <w:p w14:paraId="6302B76A" w14:textId="03EBE060" w:rsidR="005A1FC4" w:rsidRPr="00A57119" w:rsidRDefault="005A1FC4" w:rsidP="00760074">
            <w:pPr>
              <w:keepNext/>
              <w:ind w:left="57" w:right="57" w:firstLine="0"/>
              <w:rPr>
                <w:bCs/>
                <w:sz w:val="22"/>
                <w:szCs w:val="22"/>
              </w:rPr>
            </w:pPr>
            <w:r w:rsidRPr="00A57119">
              <w:rPr>
                <w:bCs/>
                <w:sz w:val="22"/>
                <w:szCs w:val="22"/>
              </w:rPr>
              <w:t>Указывается значение аналитического признака «</w:t>
            </w:r>
            <w:r w:rsidRPr="005A1FC4">
              <w:rPr>
                <w:bCs/>
                <w:sz w:val="22"/>
                <w:szCs w:val="22"/>
              </w:rPr>
              <w:t>Тип кода классификации операций при КС</w:t>
            </w:r>
            <w:r w:rsidRPr="00A57119">
              <w:rPr>
                <w:bCs/>
                <w:sz w:val="22"/>
                <w:szCs w:val="22"/>
              </w:rPr>
              <w:t xml:space="preserve">» для отражения по </w:t>
            </w:r>
            <w:r>
              <w:rPr>
                <w:bCs/>
                <w:sz w:val="22"/>
                <w:szCs w:val="22"/>
              </w:rPr>
              <w:t>кредиту</w:t>
            </w:r>
            <w:r w:rsidRPr="00A57119" w:rsidDel="000A0FA3">
              <w:rPr>
                <w:bCs/>
                <w:sz w:val="22"/>
                <w:szCs w:val="22"/>
              </w:rPr>
              <w:t xml:space="preserve"> </w:t>
            </w:r>
            <w:r w:rsidRPr="00A57119">
              <w:rPr>
                <w:bCs/>
                <w:sz w:val="22"/>
                <w:szCs w:val="22"/>
              </w:rPr>
              <w:t>записи учета</w:t>
            </w:r>
            <w:del w:id="684" w:author="Воробьева Оксана Викторовна" w:date="2026-03-17T16:20:00Z">
              <w:r w:rsidRPr="00A57119" w:rsidDel="007208B2">
                <w:rPr>
                  <w:bCs/>
                  <w:sz w:val="22"/>
                  <w:szCs w:val="22"/>
                </w:rPr>
                <w:delText>.</w:delText>
              </w:r>
            </w:del>
          </w:p>
        </w:tc>
      </w:tr>
      <w:tr w:rsidR="006F6AF3" w:rsidRPr="00B9499D" w14:paraId="1363E500" w14:textId="77777777" w:rsidTr="00125633">
        <w:tc>
          <w:tcPr>
            <w:tcW w:w="1100" w:type="pct"/>
          </w:tcPr>
          <w:p w14:paraId="67232C13" w14:textId="2A0B5DEB" w:rsidR="006F6AF3" w:rsidRPr="006F6AF3" w:rsidRDefault="006F6AF3" w:rsidP="006F6AF3">
            <w:pPr>
              <w:pStyle w:val="GOSTTablenorm"/>
              <w:rPr>
                <w:highlight w:val="green"/>
              </w:rPr>
            </w:pPr>
            <w:r w:rsidRPr="006F6AF3">
              <w:rPr>
                <w:szCs w:val="22"/>
              </w:rPr>
              <w:t xml:space="preserve">Банковский счет </w:t>
            </w:r>
            <w:r w:rsidRPr="006F6AF3">
              <w:rPr>
                <w:bCs/>
                <w:szCs w:val="22"/>
              </w:rPr>
              <w:t>Дт</w:t>
            </w:r>
          </w:p>
        </w:tc>
        <w:tc>
          <w:tcPr>
            <w:tcW w:w="750" w:type="pct"/>
          </w:tcPr>
          <w:p w14:paraId="4B5EBE7A" w14:textId="111EC4EF" w:rsidR="006F6AF3" w:rsidRPr="00A71881" w:rsidRDefault="006F6AF3" w:rsidP="006F6AF3">
            <w:pPr>
              <w:pStyle w:val="GOSTTablenorm"/>
              <w:rPr>
                <w:b/>
                <w:bCs/>
                <w:szCs w:val="22"/>
              </w:rPr>
            </w:pPr>
            <w:r w:rsidRPr="007752A5">
              <w:rPr>
                <w:b/>
                <w:bCs/>
                <w:szCs w:val="22"/>
              </w:rPr>
              <w:t>T0504833</w:t>
            </w:r>
            <w:r w:rsidRPr="00A57119">
              <w:rPr>
                <w:bCs/>
                <w:szCs w:val="22"/>
              </w:rPr>
              <w:t>:DT_BA</w:t>
            </w:r>
          </w:p>
        </w:tc>
        <w:tc>
          <w:tcPr>
            <w:tcW w:w="500" w:type="pct"/>
          </w:tcPr>
          <w:p w14:paraId="0CBE258A" w14:textId="6475C004" w:rsidR="006F6AF3" w:rsidRPr="00B9499D" w:rsidRDefault="006F6AF3" w:rsidP="006F6AF3">
            <w:pPr>
              <w:pStyle w:val="GOSTTablenorm"/>
            </w:pPr>
            <w:r w:rsidRPr="00A57119">
              <w:rPr>
                <w:szCs w:val="22"/>
              </w:rPr>
              <w:t>Строка</w:t>
            </w:r>
          </w:p>
        </w:tc>
        <w:tc>
          <w:tcPr>
            <w:tcW w:w="300" w:type="pct"/>
          </w:tcPr>
          <w:p w14:paraId="75B2E317" w14:textId="14544654" w:rsidR="006F6AF3" w:rsidRPr="00B9499D" w:rsidRDefault="006F6AF3" w:rsidP="006F6AF3">
            <w:pPr>
              <w:pStyle w:val="GOSTTablenorm"/>
            </w:pPr>
            <w:r w:rsidRPr="00A57119">
              <w:rPr>
                <w:szCs w:val="22"/>
              </w:rPr>
              <w:t>Да</w:t>
            </w:r>
          </w:p>
        </w:tc>
        <w:tc>
          <w:tcPr>
            <w:tcW w:w="315" w:type="pct"/>
          </w:tcPr>
          <w:p w14:paraId="6ABEDFE4" w14:textId="001AB513" w:rsidR="006F6AF3" w:rsidRPr="00B9499D" w:rsidRDefault="006F6AF3" w:rsidP="006F6AF3">
            <w:pPr>
              <w:pStyle w:val="GOSTTablenorm"/>
            </w:pPr>
            <w:r w:rsidRPr="00A57119">
              <w:rPr>
                <w:szCs w:val="22"/>
              </w:rPr>
              <w:t>&lt;=20</w:t>
            </w:r>
          </w:p>
        </w:tc>
        <w:tc>
          <w:tcPr>
            <w:tcW w:w="2035" w:type="pct"/>
          </w:tcPr>
          <w:p w14:paraId="1BA141FE" w14:textId="77777777" w:rsidR="006F6AF3" w:rsidRPr="00A57119" w:rsidRDefault="006F6AF3" w:rsidP="00760074">
            <w:pPr>
              <w:keepNext/>
              <w:ind w:left="57" w:right="57" w:firstLine="0"/>
              <w:rPr>
                <w:bCs/>
                <w:sz w:val="22"/>
                <w:szCs w:val="22"/>
              </w:rPr>
            </w:pPr>
            <w:r w:rsidRPr="00A57119">
              <w:rPr>
                <w:bCs/>
                <w:sz w:val="22"/>
                <w:szCs w:val="22"/>
              </w:rPr>
              <w:t>Указывается значение аналитического признака «</w:t>
            </w:r>
            <w:r w:rsidRPr="00A57119">
              <w:rPr>
                <w:sz w:val="22"/>
                <w:szCs w:val="22"/>
              </w:rPr>
              <w:t>Банковский счет</w:t>
            </w:r>
            <w:r w:rsidRPr="00A57119">
              <w:rPr>
                <w:bCs/>
                <w:sz w:val="22"/>
                <w:szCs w:val="22"/>
              </w:rPr>
              <w:t>» для отражения по дебету записи учета.</w:t>
            </w:r>
          </w:p>
          <w:p w14:paraId="37A01574" w14:textId="146D6792" w:rsidR="006F6AF3" w:rsidRDefault="006F6AF3" w:rsidP="00760074">
            <w:pPr>
              <w:pStyle w:val="GOSTTablenorm"/>
            </w:pPr>
            <w:r w:rsidRPr="00A57119">
              <w:rPr>
                <w:bCs/>
                <w:szCs w:val="22"/>
              </w:rPr>
              <w:t>Допускается заполнение прочерком</w:t>
            </w:r>
          </w:p>
        </w:tc>
      </w:tr>
      <w:tr w:rsidR="006F6AF3" w:rsidRPr="00B9499D" w14:paraId="526009C4" w14:textId="77777777" w:rsidTr="00125633">
        <w:tc>
          <w:tcPr>
            <w:tcW w:w="1100" w:type="pct"/>
          </w:tcPr>
          <w:p w14:paraId="7A54ED04" w14:textId="442B1A0A" w:rsidR="006F6AF3" w:rsidRPr="006F6AF3" w:rsidRDefault="006F6AF3" w:rsidP="006F6AF3">
            <w:pPr>
              <w:pStyle w:val="GOSTTablenorm"/>
              <w:rPr>
                <w:highlight w:val="green"/>
              </w:rPr>
            </w:pPr>
            <w:r w:rsidRPr="006F6AF3">
              <w:rPr>
                <w:szCs w:val="22"/>
              </w:rPr>
              <w:t xml:space="preserve">Банковский счет </w:t>
            </w:r>
            <w:r w:rsidRPr="006F6AF3">
              <w:rPr>
                <w:bCs/>
                <w:szCs w:val="22"/>
              </w:rPr>
              <w:t>Кт</w:t>
            </w:r>
          </w:p>
        </w:tc>
        <w:tc>
          <w:tcPr>
            <w:tcW w:w="750" w:type="pct"/>
          </w:tcPr>
          <w:p w14:paraId="27159F40" w14:textId="4492CED8" w:rsidR="006F6AF3" w:rsidRPr="00A71881" w:rsidRDefault="006F6AF3" w:rsidP="006F6AF3">
            <w:pPr>
              <w:pStyle w:val="GOSTTablenorm"/>
              <w:rPr>
                <w:b/>
                <w:bCs/>
                <w:szCs w:val="22"/>
              </w:rPr>
            </w:pPr>
            <w:r w:rsidRPr="007752A5">
              <w:rPr>
                <w:b/>
                <w:bCs/>
                <w:szCs w:val="22"/>
              </w:rPr>
              <w:t>T0504833</w:t>
            </w:r>
            <w:r w:rsidRPr="00A57119">
              <w:rPr>
                <w:bCs/>
                <w:szCs w:val="22"/>
              </w:rPr>
              <w:t>:CT_BA</w:t>
            </w:r>
          </w:p>
        </w:tc>
        <w:tc>
          <w:tcPr>
            <w:tcW w:w="500" w:type="pct"/>
          </w:tcPr>
          <w:p w14:paraId="038B2A34" w14:textId="4F160CCF" w:rsidR="006F6AF3" w:rsidRPr="00B9499D" w:rsidRDefault="006F6AF3" w:rsidP="006F6AF3">
            <w:pPr>
              <w:pStyle w:val="GOSTTablenorm"/>
            </w:pPr>
            <w:r w:rsidRPr="00A57119">
              <w:rPr>
                <w:szCs w:val="22"/>
              </w:rPr>
              <w:t>Строка</w:t>
            </w:r>
          </w:p>
        </w:tc>
        <w:tc>
          <w:tcPr>
            <w:tcW w:w="300" w:type="pct"/>
          </w:tcPr>
          <w:p w14:paraId="0CDEB91A" w14:textId="1BF640F6" w:rsidR="006F6AF3" w:rsidRPr="00B9499D" w:rsidRDefault="006F6AF3" w:rsidP="006F6AF3">
            <w:pPr>
              <w:pStyle w:val="GOSTTablenorm"/>
            </w:pPr>
            <w:r w:rsidRPr="00A57119">
              <w:rPr>
                <w:szCs w:val="22"/>
              </w:rPr>
              <w:t>Да</w:t>
            </w:r>
          </w:p>
        </w:tc>
        <w:tc>
          <w:tcPr>
            <w:tcW w:w="315" w:type="pct"/>
          </w:tcPr>
          <w:p w14:paraId="576FD45D" w14:textId="5126D616" w:rsidR="006F6AF3" w:rsidRPr="00B9499D" w:rsidRDefault="006F6AF3" w:rsidP="006F6AF3">
            <w:pPr>
              <w:pStyle w:val="GOSTTablenorm"/>
            </w:pPr>
            <w:r w:rsidRPr="00A57119">
              <w:rPr>
                <w:szCs w:val="22"/>
              </w:rPr>
              <w:t>&lt;=20</w:t>
            </w:r>
          </w:p>
        </w:tc>
        <w:tc>
          <w:tcPr>
            <w:tcW w:w="2035" w:type="pct"/>
          </w:tcPr>
          <w:p w14:paraId="59EFF716" w14:textId="77777777" w:rsidR="006F6AF3" w:rsidRPr="00760074" w:rsidRDefault="006F6AF3" w:rsidP="00760074">
            <w:pPr>
              <w:keepNext/>
              <w:ind w:left="57" w:right="57" w:firstLine="0"/>
              <w:rPr>
                <w:bCs/>
                <w:sz w:val="22"/>
                <w:szCs w:val="22"/>
              </w:rPr>
            </w:pPr>
            <w:r w:rsidRPr="00760074">
              <w:rPr>
                <w:bCs/>
                <w:sz w:val="22"/>
                <w:szCs w:val="22"/>
              </w:rPr>
              <w:t>Указывается значение аналитического признака «Банковский счет» для отражения по кредиту записи учета.</w:t>
            </w:r>
          </w:p>
          <w:p w14:paraId="7832DD48" w14:textId="65E6F2D0" w:rsidR="006F6AF3" w:rsidRPr="00760074" w:rsidRDefault="006F6AF3" w:rsidP="00760074">
            <w:pPr>
              <w:pStyle w:val="GOSTTablenorm"/>
              <w:rPr>
                <w:bCs/>
                <w:szCs w:val="22"/>
              </w:rPr>
            </w:pPr>
            <w:r w:rsidRPr="00760074">
              <w:rPr>
                <w:bCs/>
                <w:szCs w:val="22"/>
              </w:rPr>
              <w:t>Допускается заполнение прочерком</w:t>
            </w:r>
          </w:p>
        </w:tc>
      </w:tr>
      <w:tr w:rsidR="00987409" w:rsidRPr="00B9499D" w14:paraId="13601E20" w14:textId="77777777" w:rsidTr="00125633">
        <w:tc>
          <w:tcPr>
            <w:tcW w:w="1100" w:type="pct"/>
          </w:tcPr>
          <w:p w14:paraId="319F459E" w14:textId="3202C712" w:rsidR="00987409" w:rsidRPr="006F6AF3" w:rsidRDefault="00987409" w:rsidP="00987409">
            <w:pPr>
              <w:pStyle w:val="GOSTTablenorm"/>
              <w:rPr>
                <w:szCs w:val="22"/>
              </w:rPr>
            </w:pPr>
            <w:r w:rsidRPr="00987409">
              <w:t>Счет контрагента по Дт</w:t>
            </w:r>
          </w:p>
        </w:tc>
        <w:tc>
          <w:tcPr>
            <w:tcW w:w="750" w:type="pct"/>
          </w:tcPr>
          <w:p w14:paraId="463E7BB1" w14:textId="2F9BBDD4" w:rsidR="00987409" w:rsidRPr="00A57119" w:rsidRDefault="00987409" w:rsidP="00987409">
            <w:pPr>
              <w:pStyle w:val="GOSTTablenorm"/>
              <w:rPr>
                <w:bCs/>
                <w:szCs w:val="22"/>
              </w:rPr>
            </w:pPr>
            <w:r w:rsidRPr="007752A5">
              <w:rPr>
                <w:b/>
                <w:lang w:val="en-US"/>
              </w:rPr>
              <w:t>T0504833</w:t>
            </w:r>
            <w:r w:rsidRPr="00987409">
              <w:rPr>
                <w:lang w:val="en-US"/>
              </w:rPr>
              <w:t>:DT</w:t>
            </w:r>
            <w:r w:rsidRPr="00987409">
              <w:t>_</w:t>
            </w:r>
            <w:r w:rsidRPr="00987409">
              <w:rPr>
                <w:lang w:val="en-US"/>
              </w:rPr>
              <w:t>CA</w:t>
            </w:r>
          </w:p>
        </w:tc>
        <w:tc>
          <w:tcPr>
            <w:tcW w:w="500" w:type="pct"/>
          </w:tcPr>
          <w:p w14:paraId="661BFF1A" w14:textId="04CE4204" w:rsidR="00987409" w:rsidRPr="00A57119" w:rsidRDefault="00987409" w:rsidP="00987409">
            <w:pPr>
              <w:pStyle w:val="GOSTTablenorm"/>
              <w:rPr>
                <w:szCs w:val="22"/>
              </w:rPr>
            </w:pPr>
            <w:r w:rsidRPr="003257B7">
              <w:t>Строка</w:t>
            </w:r>
          </w:p>
        </w:tc>
        <w:tc>
          <w:tcPr>
            <w:tcW w:w="300" w:type="pct"/>
          </w:tcPr>
          <w:p w14:paraId="5B16856D" w14:textId="77C73851" w:rsidR="00987409" w:rsidRPr="00A57119" w:rsidRDefault="00987409" w:rsidP="00987409">
            <w:pPr>
              <w:pStyle w:val="GOSTTablenorm"/>
              <w:rPr>
                <w:szCs w:val="22"/>
              </w:rPr>
            </w:pPr>
            <w:r w:rsidRPr="00B9499D">
              <w:t>Да</w:t>
            </w:r>
          </w:p>
        </w:tc>
        <w:tc>
          <w:tcPr>
            <w:tcW w:w="315" w:type="pct"/>
          </w:tcPr>
          <w:p w14:paraId="0A097F8B" w14:textId="757535F4" w:rsidR="00987409" w:rsidRPr="00A57119" w:rsidRDefault="00760074" w:rsidP="00987409">
            <w:pPr>
              <w:pStyle w:val="GOSTTablenorm"/>
              <w:rPr>
                <w:szCs w:val="22"/>
              </w:rPr>
            </w:pPr>
            <w:r w:rsidRPr="00A57119">
              <w:rPr>
                <w:szCs w:val="22"/>
              </w:rPr>
              <w:t>&lt;</w:t>
            </w:r>
            <w:r w:rsidR="00987409">
              <w:t>=20</w:t>
            </w:r>
          </w:p>
        </w:tc>
        <w:tc>
          <w:tcPr>
            <w:tcW w:w="2035" w:type="pct"/>
          </w:tcPr>
          <w:p w14:paraId="12984B24" w14:textId="77777777" w:rsidR="00987409" w:rsidRPr="00760074" w:rsidRDefault="00987409" w:rsidP="00760074">
            <w:pPr>
              <w:pStyle w:val="GOSTTablenorm"/>
              <w:rPr>
                <w:bCs/>
                <w:szCs w:val="22"/>
              </w:rPr>
            </w:pPr>
            <w:r w:rsidRPr="00760074">
              <w:rPr>
                <w:bCs/>
                <w:szCs w:val="22"/>
              </w:rPr>
              <w:t>Указывается значение аналитического признака «Счет контрагента» (Код корреспондирующего счета казначейского учета) для отражения по дебету записи учета.</w:t>
            </w:r>
          </w:p>
          <w:p w14:paraId="296E9BEA" w14:textId="77875694" w:rsidR="00987409" w:rsidRPr="00760074" w:rsidRDefault="00987409" w:rsidP="00760074">
            <w:pPr>
              <w:keepNext/>
              <w:ind w:left="57" w:right="57" w:firstLine="0"/>
              <w:rPr>
                <w:bCs/>
                <w:sz w:val="22"/>
                <w:szCs w:val="22"/>
              </w:rPr>
            </w:pPr>
            <w:r w:rsidRPr="00760074">
              <w:rPr>
                <w:bCs/>
                <w:sz w:val="22"/>
                <w:szCs w:val="22"/>
              </w:rPr>
              <w:t>Допускается заполнение прочерком</w:t>
            </w:r>
          </w:p>
        </w:tc>
      </w:tr>
      <w:tr w:rsidR="00987409" w:rsidRPr="00B9499D" w14:paraId="41CD5F8D" w14:textId="77777777" w:rsidTr="00125633">
        <w:tc>
          <w:tcPr>
            <w:tcW w:w="1100" w:type="pct"/>
          </w:tcPr>
          <w:p w14:paraId="69707B5A" w14:textId="1E1155F1" w:rsidR="00987409" w:rsidRPr="006F6AF3" w:rsidRDefault="00987409" w:rsidP="00987409">
            <w:pPr>
              <w:pStyle w:val="GOSTTablenorm"/>
              <w:rPr>
                <w:szCs w:val="22"/>
              </w:rPr>
            </w:pPr>
            <w:r w:rsidRPr="00987409">
              <w:t>Счет контрагента по Кт</w:t>
            </w:r>
          </w:p>
        </w:tc>
        <w:tc>
          <w:tcPr>
            <w:tcW w:w="750" w:type="pct"/>
          </w:tcPr>
          <w:p w14:paraId="1B3921B6" w14:textId="1A1AC0DD" w:rsidR="00987409" w:rsidRPr="00A57119" w:rsidRDefault="00987409" w:rsidP="00987409">
            <w:pPr>
              <w:pStyle w:val="GOSTTablenorm"/>
              <w:rPr>
                <w:bCs/>
                <w:szCs w:val="22"/>
              </w:rPr>
            </w:pPr>
            <w:r w:rsidRPr="007752A5">
              <w:rPr>
                <w:b/>
                <w:lang w:val="en-US"/>
              </w:rPr>
              <w:t>T0504833</w:t>
            </w:r>
            <w:r w:rsidRPr="00987409">
              <w:rPr>
                <w:lang w:val="en-US"/>
              </w:rPr>
              <w:t>:CT</w:t>
            </w:r>
            <w:r w:rsidRPr="00987409">
              <w:t>_</w:t>
            </w:r>
            <w:r w:rsidRPr="00987409">
              <w:rPr>
                <w:lang w:val="en-US"/>
              </w:rPr>
              <w:t>CA</w:t>
            </w:r>
          </w:p>
        </w:tc>
        <w:tc>
          <w:tcPr>
            <w:tcW w:w="500" w:type="pct"/>
          </w:tcPr>
          <w:p w14:paraId="79CEF9D0" w14:textId="0F65AE9D" w:rsidR="00987409" w:rsidRPr="00A57119" w:rsidRDefault="00987409" w:rsidP="00987409">
            <w:pPr>
              <w:pStyle w:val="GOSTTablenorm"/>
              <w:rPr>
                <w:szCs w:val="22"/>
              </w:rPr>
            </w:pPr>
            <w:r w:rsidRPr="003257B7">
              <w:t>Строка</w:t>
            </w:r>
          </w:p>
        </w:tc>
        <w:tc>
          <w:tcPr>
            <w:tcW w:w="300" w:type="pct"/>
          </w:tcPr>
          <w:p w14:paraId="14529155" w14:textId="4AE865B9" w:rsidR="00987409" w:rsidRPr="00A57119" w:rsidRDefault="00987409" w:rsidP="00987409">
            <w:pPr>
              <w:pStyle w:val="GOSTTablenorm"/>
              <w:rPr>
                <w:szCs w:val="22"/>
              </w:rPr>
            </w:pPr>
            <w:r w:rsidRPr="00B9499D">
              <w:t>Да</w:t>
            </w:r>
          </w:p>
        </w:tc>
        <w:tc>
          <w:tcPr>
            <w:tcW w:w="315" w:type="pct"/>
          </w:tcPr>
          <w:p w14:paraId="3E9E2B97" w14:textId="7B319B44" w:rsidR="00987409" w:rsidRPr="00A57119" w:rsidRDefault="00760074" w:rsidP="00987409">
            <w:pPr>
              <w:pStyle w:val="GOSTTablenorm"/>
              <w:rPr>
                <w:szCs w:val="22"/>
              </w:rPr>
            </w:pPr>
            <w:r w:rsidRPr="00A57119">
              <w:rPr>
                <w:szCs w:val="22"/>
              </w:rPr>
              <w:t>&lt;</w:t>
            </w:r>
            <w:r w:rsidR="00987409">
              <w:t>=20</w:t>
            </w:r>
          </w:p>
        </w:tc>
        <w:tc>
          <w:tcPr>
            <w:tcW w:w="2035" w:type="pct"/>
          </w:tcPr>
          <w:p w14:paraId="3A870A79" w14:textId="77777777" w:rsidR="00987409" w:rsidRPr="00760074" w:rsidRDefault="00987409" w:rsidP="00760074">
            <w:pPr>
              <w:pStyle w:val="GOSTTablenorm"/>
              <w:rPr>
                <w:bCs/>
                <w:szCs w:val="22"/>
              </w:rPr>
            </w:pPr>
            <w:r w:rsidRPr="00760074">
              <w:rPr>
                <w:bCs/>
                <w:szCs w:val="22"/>
              </w:rPr>
              <w:t>Указывается значение аналитического признака «Счет контрагента» (Код корреспондирующего счета казначейского учета) для отражения по кредиту записи учета.</w:t>
            </w:r>
          </w:p>
          <w:p w14:paraId="54FB2528" w14:textId="69A9A8F5" w:rsidR="00987409" w:rsidRPr="00760074" w:rsidRDefault="00987409" w:rsidP="00760074">
            <w:pPr>
              <w:keepNext/>
              <w:ind w:left="57" w:right="57" w:firstLine="0"/>
              <w:rPr>
                <w:bCs/>
                <w:sz w:val="22"/>
                <w:szCs w:val="22"/>
              </w:rPr>
            </w:pPr>
            <w:r w:rsidRPr="00760074">
              <w:rPr>
                <w:bCs/>
                <w:sz w:val="22"/>
                <w:szCs w:val="22"/>
              </w:rPr>
              <w:t>Допускается заполнение прочерком</w:t>
            </w:r>
          </w:p>
        </w:tc>
      </w:tr>
      <w:tr w:rsidR="00987409" w:rsidRPr="00B9499D" w14:paraId="475E44B7" w14:textId="77777777" w:rsidTr="00125633">
        <w:tc>
          <w:tcPr>
            <w:tcW w:w="1100" w:type="pct"/>
          </w:tcPr>
          <w:p w14:paraId="43488FF4" w14:textId="4C77625E" w:rsidR="00987409" w:rsidRPr="00987409" w:rsidRDefault="00987409" w:rsidP="00987409">
            <w:pPr>
              <w:pStyle w:val="GOSTTablenorm"/>
            </w:pPr>
            <w:r w:rsidRPr="00987409">
              <w:t>Аналитический показатель ЛС (операции) по Дт</w:t>
            </w:r>
          </w:p>
        </w:tc>
        <w:tc>
          <w:tcPr>
            <w:tcW w:w="750" w:type="pct"/>
          </w:tcPr>
          <w:p w14:paraId="51C75383" w14:textId="77777777" w:rsidR="00987409" w:rsidRPr="00987409" w:rsidRDefault="00987409" w:rsidP="00987409">
            <w:pPr>
              <w:pStyle w:val="GOSTTablenorm"/>
            </w:pPr>
            <w:r w:rsidRPr="00FB4CC0">
              <w:rPr>
                <w:b/>
                <w:bCs/>
                <w:szCs w:val="22"/>
              </w:rPr>
              <w:t>T0504833</w:t>
            </w:r>
            <w:r w:rsidRPr="00987409">
              <w:rPr>
                <w:bCs/>
                <w:szCs w:val="22"/>
              </w:rPr>
              <w:t>:</w:t>
            </w:r>
            <w:r w:rsidRPr="00987409">
              <w:t>DT_PLS</w:t>
            </w:r>
          </w:p>
        </w:tc>
        <w:tc>
          <w:tcPr>
            <w:tcW w:w="500" w:type="pct"/>
          </w:tcPr>
          <w:p w14:paraId="66DBBA8E" w14:textId="77777777" w:rsidR="00987409" w:rsidRPr="00B9499D" w:rsidRDefault="00987409" w:rsidP="00987409">
            <w:pPr>
              <w:pStyle w:val="GOSTTablenorm"/>
            </w:pPr>
            <w:r w:rsidRPr="00B9499D">
              <w:t>Строка</w:t>
            </w:r>
          </w:p>
        </w:tc>
        <w:tc>
          <w:tcPr>
            <w:tcW w:w="300" w:type="pct"/>
          </w:tcPr>
          <w:p w14:paraId="1690BDFE" w14:textId="77777777" w:rsidR="00987409" w:rsidRPr="00B9499D" w:rsidRDefault="00987409" w:rsidP="00987409">
            <w:pPr>
              <w:pStyle w:val="GOSTTablenorm"/>
            </w:pPr>
            <w:r w:rsidRPr="00B9499D">
              <w:t>Да</w:t>
            </w:r>
          </w:p>
        </w:tc>
        <w:tc>
          <w:tcPr>
            <w:tcW w:w="315" w:type="pct"/>
          </w:tcPr>
          <w:p w14:paraId="49D57C09" w14:textId="66B675A3" w:rsidR="00987409" w:rsidRPr="00B9499D" w:rsidRDefault="00987409" w:rsidP="00987409">
            <w:pPr>
              <w:pStyle w:val="GOSTTablenorm"/>
            </w:pPr>
            <w:commentRangeStart w:id="685"/>
            <w:r w:rsidRPr="00B9499D">
              <w:t>&lt;=</w:t>
            </w:r>
            <w:r w:rsidRPr="00B9499D">
              <w:rPr>
                <w:lang w:val="en-US"/>
              </w:rPr>
              <w:t>2</w:t>
            </w:r>
            <w:r>
              <w:t>0</w:t>
            </w:r>
            <w:commentRangeEnd w:id="685"/>
            <w:r>
              <w:rPr>
                <w:rStyle w:val="afff4"/>
              </w:rPr>
              <w:commentReference w:id="685"/>
            </w:r>
          </w:p>
        </w:tc>
        <w:tc>
          <w:tcPr>
            <w:tcW w:w="2035" w:type="pct"/>
          </w:tcPr>
          <w:p w14:paraId="1E04390B" w14:textId="49ABBCF1" w:rsidR="00987409" w:rsidRPr="00760074" w:rsidRDefault="00987409" w:rsidP="00760074">
            <w:pPr>
              <w:pStyle w:val="GOSTTablenorm"/>
              <w:rPr>
                <w:bCs/>
                <w:szCs w:val="22"/>
              </w:rPr>
            </w:pPr>
            <w:r w:rsidRPr="00760074">
              <w:rPr>
                <w:bCs/>
                <w:szCs w:val="22"/>
              </w:rPr>
              <w:t>Указывается  значение аналитического признака «Показатель ЛС (операции)» для отражения по дебету</w:t>
            </w:r>
            <w:r w:rsidRPr="00760074" w:rsidDel="000A0FA3">
              <w:rPr>
                <w:bCs/>
                <w:szCs w:val="22"/>
              </w:rPr>
              <w:t xml:space="preserve"> </w:t>
            </w:r>
            <w:r w:rsidRPr="00760074">
              <w:rPr>
                <w:bCs/>
                <w:szCs w:val="22"/>
              </w:rPr>
              <w:t>записи учета.</w:t>
            </w:r>
          </w:p>
          <w:p w14:paraId="230D1152" w14:textId="77777777" w:rsidR="00987409" w:rsidRPr="00760074" w:rsidRDefault="00987409" w:rsidP="00760074">
            <w:pPr>
              <w:pStyle w:val="GOSTTablenorm"/>
              <w:rPr>
                <w:bCs/>
                <w:szCs w:val="22"/>
              </w:rPr>
            </w:pPr>
            <w:r w:rsidRPr="00760074">
              <w:rPr>
                <w:bCs/>
                <w:szCs w:val="22"/>
              </w:rPr>
              <w:t>Допускается заполнение прочерком</w:t>
            </w:r>
          </w:p>
        </w:tc>
      </w:tr>
      <w:tr w:rsidR="00987409" w:rsidRPr="00B9499D" w14:paraId="49A997D3" w14:textId="77777777" w:rsidTr="00FB4CC0">
        <w:trPr>
          <w:trHeight w:val="284"/>
        </w:trPr>
        <w:tc>
          <w:tcPr>
            <w:tcW w:w="1100" w:type="pct"/>
          </w:tcPr>
          <w:p w14:paraId="067EF6BA" w14:textId="4E56D8E6" w:rsidR="00987409" w:rsidRPr="00987409" w:rsidRDefault="00987409" w:rsidP="00987409">
            <w:pPr>
              <w:pStyle w:val="GOSTTablenorm"/>
            </w:pPr>
            <w:r w:rsidRPr="00987409">
              <w:t>Аналитический показатель ЛС (операции) по Кт</w:t>
            </w:r>
          </w:p>
        </w:tc>
        <w:tc>
          <w:tcPr>
            <w:tcW w:w="750" w:type="pct"/>
          </w:tcPr>
          <w:p w14:paraId="4FCBF3AB" w14:textId="77777777" w:rsidR="00987409" w:rsidRPr="00987409" w:rsidRDefault="00987409" w:rsidP="00987409">
            <w:pPr>
              <w:pStyle w:val="GOSTTablenorm"/>
            </w:pPr>
            <w:r w:rsidRPr="00FB4CC0">
              <w:rPr>
                <w:b/>
                <w:bCs/>
                <w:szCs w:val="22"/>
              </w:rPr>
              <w:t>T0504833</w:t>
            </w:r>
            <w:r w:rsidRPr="00987409">
              <w:rPr>
                <w:bCs/>
                <w:szCs w:val="22"/>
              </w:rPr>
              <w:t>:</w:t>
            </w:r>
            <w:r w:rsidRPr="00987409">
              <w:rPr>
                <w:lang w:val="en-US"/>
              </w:rPr>
              <w:t>C</w:t>
            </w:r>
            <w:r w:rsidRPr="00987409">
              <w:t>T_PLS</w:t>
            </w:r>
          </w:p>
        </w:tc>
        <w:tc>
          <w:tcPr>
            <w:tcW w:w="500" w:type="pct"/>
          </w:tcPr>
          <w:p w14:paraId="5E4FC681" w14:textId="77777777" w:rsidR="00987409" w:rsidRPr="00B9499D" w:rsidRDefault="00987409" w:rsidP="00987409">
            <w:pPr>
              <w:pStyle w:val="GOSTTablenorm"/>
            </w:pPr>
            <w:r w:rsidRPr="00B9499D">
              <w:t>Строка</w:t>
            </w:r>
          </w:p>
        </w:tc>
        <w:tc>
          <w:tcPr>
            <w:tcW w:w="300" w:type="pct"/>
          </w:tcPr>
          <w:p w14:paraId="357F2578" w14:textId="77777777" w:rsidR="00987409" w:rsidRPr="00B9499D" w:rsidRDefault="00987409" w:rsidP="00987409">
            <w:pPr>
              <w:pStyle w:val="GOSTTablenorm"/>
            </w:pPr>
            <w:r w:rsidRPr="00B9499D">
              <w:t>Да</w:t>
            </w:r>
          </w:p>
        </w:tc>
        <w:tc>
          <w:tcPr>
            <w:tcW w:w="315" w:type="pct"/>
          </w:tcPr>
          <w:p w14:paraId="69CD47EE" w14:textId="05A8B0A0" w:rsidR="00987409" w:rsidRPr="00B9499D" w:rsidRDefault="00987409" w:rsidP="00987409">
            <w:pPr>
              <w:pStyle w:val="GOSTTablenorm"/>
            </w:pPr>
            <w:commentRangeStart w:id="686"/>
            <w:r w:rsidRPr="00B9499D">
              <w:t>&lt;=</w:t>
            </w:r>
            <w:r w:rsidRPr="00B9499D">
              <w:rPr>
                <w:lang w:val="en-US"/>
              </w:rPr>
              <w:t>2</w:t>
            </w:r>
            <w:r>
              <w:t>0</w:t>
            </w:r>
            <w:commentRangeEnd w:id="686"/>
            <w:r>
              <w:rPr>
                <w:rStyle w:val="afff4"/>
              </w:rPr>
              <w:commentReference w:id="686"/>
            </w:r>
          </w:p>
        </w:tc>
        <w:tc>
          <w:tcPr>
            <w:tcW w:w="2035" w:type="pct"/>
          </w:tcPr>
          <w:p w14:paraId="034D5F6A" w14:textId="72AAAB94" w:rsidR="00987409" w:rsidRPr="00760074" w:rsidRDefault="00987409" w:rsidP="00ED4905">
            <w:pPr>
              <w:pStyle w:val="GOSTTablenorm"/>
              <w:rPr>
                <w:bCs/>
                <w:szCs w:val="22"/>
              </w:rPr>
            </w:pPr>
            <w:r w:rsidRPr="00760074">
              <w:rPr>
                <w:bCs/>
                <w:szCs w:val="22"/>
              </w:rPr>
              <w:t>Указывается значение аналитического признака «Показатель ЛС (операции)» для отражения по кредиту записи учета.</w:t>
            </w:r>
          </w:p>
          <w:p w14:paraId="4A5212D7" w14:textId="77777777" w:rsidR="00987409" w:rsidRPr="00760074" w:rsidRDefault="00987409" w:rsidP="00ED4905">
            <w:pPr>
              <w:pStyle w:val="GOSTTablenorm"/>
              <w:rPr>
                <w:bCs/>
                <w:szCs w:val="22"/>
              </w:rPr>
            </w:pPr>
            <w:r w:rsidRPr="00760074">
              <w:rPr>
                <w:bCs/>
                <w:szCs w:val="22"/>
              </w:rPr>
              <w:t>Допускается заполнение прочерком</w:t>
            </w:r>
          </w:p>
        </w:tc>
      </w:tr>
      <w:tr w:rsidR="00357AC7" w:rsidRPr="00B9499D" w14:paraId="160FBB62" w14:textId="77777777" w:rsidTr="00125633">
        <w:tc>
          <w:tcPr>
            <w:tcW w:w="1100" w:type="pct"/>
          </w:tcPr>
          <w:p w14:paraId="4B685762" w14:textId="37891EDB" w:rsidR="00357AC7" w:rsidRPr="00357AC7" w:rsidRDefault="00357AC7" w:rsidP="00357AC7">
            <w:pPr>
              <w:pStyle w:val="GOSTTablenorm"/>
              <w:rPr>
                <w:strike/>
                <w:highlight w:val="magenta"/>
              </w:rPr>
            </w:pPr>
            <w:r w:rsidRPr="00357AC7">
              <w:rPr>
                <w:szCs w:val="22"/>
              </w:rPr>
              <w:t xml:space="preserve">ТОФК </w:t>
            </w:r>
            <w:r w:rsidRPr="00901F9A">
              <w:rPr>
                <w:bCs/>
                <w:szCs w:val="22"/>
              </w:rPr>
              <w:t>Дт</w:t>
            </w:r>
          </w:p>
        </w:tc>
        <w:tc>
          <w:tcPr>
            <w:tcW w:w="750" w:type="pct"/>
          </w:tcPr>
          <w:p w14:paraId="7CED172D" w14:textId="22719A9E" w:rsidR="00357AC7" w:rsidRPr="00357AC7" w:rsidRDefault="00357AC7" w:rsidP="00357AC7">
            <w:pPr>
              <w:pStyle w:val="GOSTTablenorm"/>
              <w:rPr>
                <w:b/>
                <w:bCs/>
                <w:strike/>
                <w:szCs w:val="22"/>
              </w:rPr>
            </w:pPr>
            <w:r w:rsidRPr="00FB4CC0">
              <w:rPr>
                <w:b/>
                <w:bCs/>
                <w:szCs w:val="22"/>
              </w:rPr>
              <w:t>T0504833</w:t>
            </w:r>
            <w:r w:rsidRPr="00A57119">
              <w:rPr>
                <w:bCs/>
                <w:szCs w:val="22"/>
              </w:rPr>
              <w:t>:DT_</w:t>
            </w:r>
            <w:r w:rsidRPr="00A57119">
              <w:rPr>
                <w:bCs/>
                <w:szCs w:val="22"/>
                <w:lang w:val="en-US"/>
              </w:rPr>
              <w:t>TOFK</w:t>
            </w:r>
          </w:p>
        </w:tc>
        <w:tc>
          <w:tcPr>
            <w:tcW w:w="500" w:type="pct"/>
          </w:tcPr>
          <w:p w14:paraId="2E9F0B9D" w14:textId="7B4557D1" w:rsidR="00357AC7" w:rsidRPr="00357AC7" w:rsidRDefault="00357AC7" w:rsidP="00357AC7">
            <w:pPr>
              <w:pStyle w:val="GOSTTablenorm"/>
              <w:rPr>
                <w:strike/>
              </w:rPr>
            </w:pPr>
            <w:r w:rsidRPr="00A57119">
              <w:rPr>
                <w:szCs w:val="22"/>
              </w:rPr>
              <w:t>Строка</w:t>
            </w:r>
          </w:p>
        </w:tc>
        <w:tc>
          <w:tcPr>
            <w:tcW w:w="300" w:type="pct"/>
          </w:tcPr>
          <w:p w14:paraId="268D6007" w14:textId="2E46E483" w:rsidR="00357AC7" w:rsidRPr="00357AC7" w:rsidRDefault="00357AC7" w:rsidP="00357AC7">
            <w:pPr>
              <w:pStyle w:val="GOSTTablenorm"/>
              <w:rPr>
                <w:strike/>
              </w:rPr>
            </w:pPr>
            <w:r w:rsidRPr="00A57119">
              <w:rPr>
                <w:szCs w:val="22"/>
              </w:rPr>
              <w:t>Да</w:t>
            </w:r>
          </w:p>
        </w:tc>
        <w:tc>
          <w:tcPr>
            <w:tcW w:w="315" w:type="pct"/>
          </w:tcPr>
          <w:p w14:paraId="18A9A5CA" w14:textId="70B94B88" w:rsidR="00357AC7" w:rsidRPr="00357AC7" w:rsidRDefault="00357AC7" w:rsidP="00357AC7">
            <w:pPr>
              <w:pStyle w:val="GOSTTablenorm"/>
              <w:rPr>
                <w:strike/>
              </w:rPr>
            </w:pPr>
            <w:r w:rsidRPr="00A57119">
              <w:rPr>
                <w:szCs w:val="22"/>
              </w:rPr>
              <w:t>&lt;=4</w:t>
            </w:r>
          </w:p>
        </w:tc>
        <w:tc>
          <w:tcPr>
            <w:tcW w:w="2035" w:type="pct"/>
          </w:tcPr>
          <w:p w14:paraId="0F93875C" w14:textId="77777777" w:rsidR="00357AC7" w:rsidRPr="00A57119" w:rsidRDefault="00357AC7" w:rsidP="00ED4905">
            <w:pPr>
              <w:keepNext/>
              <w:ind w:left="57" w:right="57" w:firstLine="0"/>
              <w:rPr>
                <w:bCs/>
                <w:sz w:val="22"/>
                <w:szCs w:val="22"/>
              </w:rPr>
            </w:pPr>
            <w:r w:rsidRPr="00A57119">
              <w:rPr>
                <w:bCs/>
                <w:sz w:val="22"/>
                <w:szCs w:val="22"/>
              </w:rPr>
              <w:t>Указывается значение аналитического признака «</w:t>
            </w:r>
            <w:r w:rsidRPr="00A57119">
              <w:rPr>
                <w:sz w:val="22"/>
                <w:szCs w:val="22"/>
              </w:rPr>
              <w:t>ТОФК</w:t>
            </w:r>
            <w:del w:id="687" w:author="Воробьева Оксана Викторовна" w:date="2026-03-17T16:19:00Z">
              <w:r w:rsidRPr="00A57119" w:rsidDel="007208B2">
                <w:rPr>
                  <w:bCs/>
                  <w:sz w:val="22"/>
                  <w:szCs w:val="22"/>
                </w:rPr>
                <w:delText xml:space="preserve"> </w:delText>
              </w:r>
            </w:del>
            <w:r w:rsidRPr="00A57119">
              <w:rPr>
                <w:bCs/>
                <w:sz w:val="22"/>
                <w:szCs w:val="22"/>
              </w:rPr>
              <w:t>» для отражения по дебету записи учета.</w:t>
            </w:r>
          </w:p>
          <w:p w14:paraId="3F4A0788" w14:textId="29BC9E14" w:rsidR="00357AC7" w:rsidRPr="00357AC7" w:rsidRDefault="00357AC7" w:rsidP="00ED4905">
            <w:pPr>
              <w:pStyle w:val="GOSTTablenorm"/>
              <w:rPr>
                <w:strike/>
              </w:rPr>
            </w:pPr>
            <w:r w:rsidRPr="00A57119">
              <w:rPr>
                <w:bCs/>
                <w:szCs w:val="22"/>
              </w:rPr>
              <w:t>Допускается заполнение прочерком</w:t>
            </w:r>
          </w:p>
        </w:tc>
      </w:tr>
      <w:tr w:rsidR="00357AC7" w:rsidRPr="00B9499D" w14:paraId="0949927B" w14:textId="77777777" w:rsidTr="00125633">
        <w:tc>
          <w:tcPr>
            <w:tcW w:w="1100" w:type="pct"/>
          </w:tcPr>
          <w:p w14:paraId="2FAFE6EB" w14:textId="44092DF2" w:rsidR="00357AC7" w:rsidRPr="00357AC7" w:rsidRDefault="00357AC7" w:rsidP="00357AC7">
            <w:pPr>
              <w:pStyle w:val="GOSTTablenorm"/>
              <w:rPr>
                <w:strike/>
                <w:highlight w:val="magenta"/>
              </w:rPr>
            </w:pPr>
            <w:r w:rsidRPr="00357AC7">
              <w:rPr>
                <w:szCs w:val="22"/>
              </w:rPr>
              <w:t xml:space="preserve">ТОФК </w:t>
            </w:r>
            <w:r w:rsidRPr="00901F9A">
              <w:rPr>
                <w:bCs/>
                <w:szCs w:val="22"/>
              </w:rPr>
              <w:t>Кт</w:t>
            </w:r>
          </w:p>
        </w:tc>
        <w:tc>
          <w:tcPr>
            <w:tcW w:w="750" w:type="pct"/>
          </w:tcPr>
          <w:p w14:paraId="0A3A8570" w14:textId="5206A908" w:rsidR="00357AC7" w:rsidRPr="00357AC7" w:rsidRDefault="00357AC7" w:rsidP="00357AC7">
            <w:pPr>
              <w:pStyle w:val="GOSTTablenorm"/>
              <w:rPr>
                <w:b/>
                <w:bCs/>
                <w:strike/>
                <w:szCs w:val="22"/>
              </w:rPr>
            </w:pPr>
            <w:r w:rsidRPr="00FB4CC0">
              <w:rPr>
                <w:b/>
                <w:bCs/>
                <w:szCs w:val="22"/>
              </w:rPr>
              <w:t>T0504833</w:t>
            </w:r>
            <w:r w:rsidRPr="00A57119">
              <w:rPr>
                <w:bCs/>
                <w:szCs w:val="22"/>
              </w:rPr>
              <w:t>:CT_</w:t>
            </w:r>
            <w:r w:rsidRPr="00A57119">
              <w:rPr>
                <w:bCs/>
                <w:szCs w:val="22"/>
                <w:lang w:val="en-US"/>
              </w:rPr>
              <w:t>TOFK</w:t>
            </w:r>
          </w:p>
        </w:tc>
        <w:tc>
          <w:tcPr>
            <w:tcW w:w="500" w:type="pct"/>
          </w:tcPr>
          <w:p w14:paraId="021DD8C8" w14:textId="32FBD3CD" w:rsidR="00357AC7" w:rsidRPr="00357AC7" w:rsidRDefault="00357AC7" w:rsidP="00357AC7">
            <w:pPr>
              <w:pStyle w:val="GOSTTablenorm"/>
              <w:rPr>
                <w:strike/>
              </w:rPr>
            </w:pPr>
            <w:r w:rsidRPr="00A57119">
              <w:rPr>
                <w:szCs w:val="22"/>
              </w:rPr>
              <w:t>Строка</w:t>
            </w:r>
          </w:p>
        </w:tc>
        <w:tc>
          <w:tcPr>
            <w:tcW w:w="300" w:type="pct"/>
          </w:tcPr>
          <w:p w14:paraId="4E1221E2" w14:textId="278C3A59" w:rsidR="00357AC7" w:rsidRPr="00357AC7" w:rsidRDefault="00357AC7" w:rsidP="00357AC7">
            <w:pPr>
              <w:pStyle w:val="GOSTTablenorm"/>
              <w:rPr>
                <w:strike/>
              </w:rPr>
            </w:pPr>
            <w:r w:rsidRPr="00A57119">
              <w:rPr>
                <w:szCs w:val="22"/>
              </w:rPr>
              <w:t>Да</w:t>
            </w:r>
          </w:p>
        </w:tc>
        <w:tc>
          <w:tcPr>
            <w:tcW w:w="315" w:type="pct"/>
          </w:tcPr>
          <w:p w14:paraId="28AAC1E8" w14:textId="484A43E5" w:rsidR="00357AC7" w:rsidRPr="00357AC7" w:rsidRDefault="00357AC7" w:rsidP="00357AC7">
            <w:pPr>
              <w:pStyle w:val="GOSTTablenorm"/>
              <w:rPr>
                <w:strike/>
              </w:rPr>
            </w:pPr>
            <w:r w:rsidRPr="00A57119">
              <w:rPr>
                <w:szCs w:val="22"/>
              </w:rPr>
              <w:t>&lt;=4</w:t>
            </w:r>
          </w:p>
        </w:tc>
        <w:tc>
          <w:tcPr>
            <w:tcW w:w="2035" w:type="pct"/>
          </w:tcPr>
          <w:p w14:paraId="20235B6E" w14:textId="77777777" w:rsidR="00357AC7" w:rsidRPr="00A57119" w:rsidRDefault="00357AC7" w:rsidP="00ED4905">
            <w:pPr>
              <w:keepNext/>
              <w:ind w:left="57" w:right="57" w:firstLine="0"/>
              <w:rPr>
                <w:bCs/>
                <w:sz w:val="22"/>
                <w:szCs w:val="22"/>
              </w:rPr>
            </w:pPr>
            <w:r w:rsidRPr="00A57119">
              <w:rPr>
                <w:bCs/>
                <w:sz w:val="22"/>
                <w:szCs w:val="22"/>
              </w:rPr>
              <w:t>Указывается значение аналитического признака «</w:t>
            </w:r>
            <w:r w:rsidRPr="00A57119">
              <w:rPr>
                <w:sz w:val="22"/>
                <w:szCs w:val="22"/>
              </w:rPr>
              <w:t>ТОФК</w:t>
            </w:r>
            <w:del w:id="688" w:author="Воробьева Оксана Викторовна" w:date="2026-03-17T16:19:00Z">
              <w:r w:rsidRPr="00A57119" w:rsidDel="007208B2">
                <w:rPr>
                  <w:bCs/>
                  <w:sz w:val="22"/>
                  <w:szCs w:val="22"/>
                </w:rPr>
                <w:delText xml:space="preserve"> </w:delText>
              </w:r>
            </w:del>
            <w:r w:rsidRPr="00A57119">
              <w:rPr>
                <w:bCs/>
                <w:sz w:val="22"/>
                <w:szCs w:val="22"/>
              </w:rPr>
              <w:t>» для отражения по кредиту записи учета.</w:t>
            </w:r>
          </w:p>
          <w:p w14:paraId="39DDB3DA" w14:textId="03C5FB94" w:rsidR="00357AC7" w:rsidRPr="00357AC7" w:rsidRDefault="00357AC7" w:rsidP="00ED4905">
            <w:pPr>
              <w:pStyle w:val="GOSTTablenorm"/>
              <w:rPr>
                <w:strike/>
              </w:rPr>
            </w:pPr>
            <w:r w:rsidRPr="00A57119">
              <w:rPr>
                <w:bCs/>
                <w:szCs w:val="22"/>
              </w:rPr>
              <w:t>Допускается заполнение прочерком</w:t>
            </w:r>
          </w:p>
        </w:tc>
      </w:tr>
      <w:tr w:rsidR="00EF4FDE" w:rsidRPr="00B9499D" w14:paraId="2A45E801" w14:textId="77777777" w:rsidTr="00125633">
        <w:tc>
          <w:tcPr>
            <w:tcW w:w="1100" w:type="pct"/>
          </w:tcPr>
          <w:p w14:paraId="0A3262B5" w14:textId="2D12660C" w:rsidR="00EF4FDE" w:rsidRPr="00B12ACD" w:rsidRDefault="00EF4FDE" w:rsidP="00EF4FDE">
            <w:pPr>
              <w:pStyle w:val="GOSTTablenorm"/>
              <w:rPr>
                <w:strike/>
              </w:rPr>
            </w:pPr>
            <w:r w:rsidRPr="00EF4FDE">
              <w:rPr>
                <w:szCs w:val="22"/>
              </w:rPr>
              <w:t xml:space="preserve">ЦС ЛС </w:t>
            </w:r>
            <w:r w:rsidRPr="00901F9A">
              <w:rPr>
                <w:bCs/>
                <w:szCs w:val="22"/>
              </w:rPr>
              <w:t>Дт</w:t>
            </w:r>
          </w:p>
        </w:tc>
        <w:tc>
          <w:tcPr>
            <w:tcW w:w="750" w:type="pct"/>
          </w:tcPr>
          <w:p w14:paraId="4A016031" w14:textId="35E19A80" w:rsidR="00EF4FDE" w:rsidRPr="00B12ACD" w:rsidRDefault="00EF4FDE" w:rsidP="00EF4FDE">
            <w:pPr>
              <w:pStyle w:val="GOSTTablenorm"/>
              <w:rPr>
                <w:strike/>
              </w:rPr>
            </w:pPr>
            <w:r w:rsidRPr="00FB4CC0">
              <w:rPr>
                <w:b/>
                <w:bCs/>
                <w:szCs w:val="22"/>
              </w:rPr>
              <w:t>T0504833</w:t>
            </w:r>
            <w:r w:rsidRPr="00A57119">
              <w:rPr>
                <w:bCs/>
                <w:szCs w:val="22"/>
              </w:rPr>
              <w:t>:DT_PACENTRE</w:t>
            </w:r>
          </w:p>
        </w:tc>
        <w:tc>
          <w:tcPr>
            <w:tcW w:w="500" w:type="pct"/>
          </w:tcPr>
          <w:p w14:paraId="31D4189C" w14:textId="2AF0E68F" w:rsidR="00EF4FDE" w:rsidRPr="00B12ACD" w:rsidRDefault="00EF4FDE" w:rsidP="00EF4FDE">
            <w:pPr>
              <w:pStyle w:val="GOSTTablenorm"/>
              <w:rPr>
                <w:strike/>
              </w:rPr>
            </w:pPr>
            <w:r w:rsidRPr="00A57119">
              <w:rPr>
                <w:szCs w:val="22"/>
              </w:rPr>
              <w:t>Строка</w:t>
            </w:r>
          </w:p>
        </w:tc>
        <w:tc>
          <w:tcPr>
            <w:tcW w:w="300" w:type="pct"/>
          </w:tcPr>
          <w:p w14:paraId="30C0E639" w14:textId="76C9CF6B" w:rsidR="00EF4FDE" w:rsidRPr="00B12ACD" w:rsidRDefault="00EF4FDE" w:rsidP="00EF4FDE">
            <w:pPr>
              <w:pStyle w:val="GOSTTablenorm"/>
              <w:rPr>
                <w:strike/>
              </w:rPr>
            </w:pPr>
            <w:r w:rsidRPr="00A57119">
              <w:rPr>
                <w:szCs w:val="22"/>
              </w:rPr>
              <w:t>Да</w:t>
            </w:r>
          </w:p>
        </w:tc>
        <w:tc>
          <w:tcPr>
            <w:tcW w:w="315" w:type="pct"/>
          </w:tcPr>
          <w:p w14:paraId="734CF278" w14:textId="3727230C" w:rsidR="00EF4FDE" w:rsidRPr="00B12ACD" w:rsidRDefault="00EF4FDE" w:rsidP="00EF4FDE">
            <w:pPr>
              <w:pStyle w:val="GOSTTablenorm"/>
              <w:rPr>
                <w:strike/>
              </w:rPr>
            </w:pPr>
            <w:r w:rsidRPr="00A57119">
              <w:rPr>
                <w:szCs w:val="22"/>
              </w:rPr>
              <w:t>&lt;=4</w:t>
            </w:r>
          </w:p>
        </w:tc>
        <w:tc>
          <w:tcPr>
            <w:tcW w:w="2035" w:type="pct"/>
          </w:tcPr>
          <w:p w14:paraId="737861D7" w14:textId="77777777" w:rsidR="00EF4FDE" w:rsidRPr="00A57119" w:rsidRDefault="00EF4FDE" w:rsidP="00ED4905">
            <w:pPr>
              <w:keepNext/>
              <w:ind w:left="57" w:right="57" w:firstLine="0"/>
              <w:rPr>
                <w:bCs/>
                <w:sz w:val="22"/>
                <w:szCs w:val="22"/>
              </w:rPr>
            </w:pPr>
            <w:r w:rsidRPr="00A57119">
              <w:rPr>
                <w:bCs/>
                <w:sz w:val="22"/>
                <w:szCs w:val="22"/>
              </w:rPr>
              <w:t>Указывается значение аналитического признака «</w:t>
            </w:r>
            <w:r w:rsidRPr="00A57119">
              <w:rPr>
                <w:sz w:val="22"/>
                <w:szCs w:val="22"/>
              </w:rPr>
              <w:t>ЦС ЛС</w:t>
            </w:r>
            <w:r w:rsidRPr="00A57119">
              <w:rPr>
                <w:bCs/>
                <w:sz w:val="22"/>
                <w:szCs w:val="22"/>
              </w:rPr>
              <w:t>» (Код цели, аналитический код) для отражения по дебету записи учета.</w:t>
            </w:r>
          </w:p>
          <w:p w14:paraId="707DEEFA" w14:textId="6C4E772E" w:rsidR="00EF4FDE" w:rsidRPr="00B12ACD" w:rsidRDefault="00EF4FDE" w:rsidP="00ED4905">
            <w:pPr>
              <w:pStyle w:val="GOSTTablenorm"/>
              <w:rPr>
                <w:strike/>
              </w:rPr>
            </w:pPr>
            <w:r w:rsidRPr="00A57119">
              <w:rPr>
                <w:bCs/>
                <w:szCs w:val="22"/>
              </w:rPr>
              <w:t>Допускается заполнение прочерком</w:t>
            </w:r>
          </w:p>
        </w:tc>
      </w:tr>
      <w:tr w:rsidR="00EF4FDE" w:rsidRPr="00B9499D" w14:paraId="44C7C0BE" w14:textId="77777777" w:rsidTr="00125633">
        <w:tc>
          <w:tcPr>
            <w:tcW w:w="1100" w:type="pct"/>
          </w:tcPr>
          <w:p w14:paraId="56E23984" w14:textId="193F0624" w:rsidR="00EF4FDE" w:rsidRPr="00B12ACD" w:rsidRDefault="00EF4FDE" w:rsidP="00EF4FDE">
            <w:pPr>
              <w:pStyle w:val="GOSTTablenorm"/>
              <w:rPr>
                <w:strike/>
              </w:rPr>
            </w:pPr>
            <w:r w:rsidRPr="00EF4FDE">
              <w:rPr>
                <w:szCs w:val="22"/>
              </w:rPr>
              <w:t xml:space="preserve">ЦС ЛС </w:t>
            </w:r>
            <w:r w:rsidRPr="00901F9A">
              <w:rPr>
                <w:bCs/>
                <w:szCs w:val="22"/>
              </w:rPr>
              <w:t>Кт</w:t>
            </w:r>
          </w:p>
        </w:tc>
        <w:tc>
          <w:tcPr>
            <w:tcW w:w="750" w:type="pct"/>
          </w:tcPr>
          <w:p w14:paraId="3FC55DE9" w14:textId="21DB523F" w:rsidR="00EF4FDE" w:rsidRPr="00B12ACD" w:rsidRDefault="00EF4FDE" w:rsidP="00EF4FDE">
            <w:pPr>
              <w:pStyle w:val="GOSTTablenorm"/>
              <w:rPr>
                <w:strike/>
              </w:rPr>
            </w:pPr>
            <w:r w:rsidRPr="00FB4CC0">
              <w:rPr>
                <w:b/>
                <w:bCs/>
                <w:szCs w:val="22"/>
              </w:rPr>
              <w:t>T0504833</w:t>
            </w:r>
            <w:r w:rsidRPr="00A57119">
              <w:rPr>
                <w:bCs/>
                <w:szCs w:val="22"/>
              </w:rPr>
              <w:t>:CT_PACENTRE</w:t>
            </w:r>
          </w:p>
        </w:tc>
        <w:tc>
          <w:tcPr>
            <w:tcW w:w="500" w:type="pct"/>
          </w:tcPr>
          <w:p w14:paraId="11B08F23" w14:textId="75EEF314" w:rsidR="00EF4FDE" w:rsidRPr="00B12ACD" w:rsidRDefault="00EF4FDE" w:rsidP="00EF4FDE">
            <w:pPr>
              <w:pStyle w:val="GOSTTablenorm"/>
              <w:rPr>
                <w:strike/>
              </w:rPr>
            </w:pPr>
            <w:r w:rsidRPr="00A57119">
              <w:rPr>
                <w:szCs w:val="22"/>
              </w:rPr>
              <w:t>Строка</w:t>
            </w:r>
          </w:p>
        </w:tc>
        <w:tc>
          <w:tcPr>
            <w:tcW w:w="300" w:type="pct"/>
          </w:tcPr>
          <w:p w14:paraId="3D6FDCE0" w14:textId="6AF04F4F" w:rsidR="00EF4FDE" w:rsidRPr="007F7B2A" w:rsidRDefault="00EF4FDE" w:rsidP="00EF4FDE">
            <w:pPr>
              <w:pStyle w:val="GOSTTablenorm"/>
              <w:rPr>
                <w:strike/>
              </w:rPr>
            </w:pPr>
            <w:r w:rsidRPr="00A57119">
              <w:rPr>
                <w:szCs w:val="22"/>
              </w:rPr>
              <w:t>Да</w:t>
            </w:r>
          </w:p>
        </w:tc>
        <w:tc>
          <w:tcPr>
            <w:tcW w:w="315" w:type="pct"/>
          </w:tcPr>
          <w:p w14:paraId="077948D5" w14:textId="201F6C15" w:rsidR="00EF4FDE" w:rsidRPr="00B12ACD" w:rsidRDefault="00EF4FDE" w:rsidP="00EF4FDE">
            <w:pPr>
              <w:pStyle w:val="GOSTTablenorm"/>
              <w:rPr>
                <w:strike/>
              </w:rPr>
            </w:pPr>
            <w:r w:rsidRPr="00A57119">
              <w:rPr>
                <w:szCs w:val="22"/>
              </w:rPr>
              <w:t>&lt;=4</w:t>
            </w:r>
          </w:p>
        </w:tc>
        <w:tc>
          <w:tcPr>
            <w:tcW w:w="2035" w:type="pct"/>
          </w:tcPr>
          <w:p w14:paraId="70822822" w14:textId="77777777" w:rsidR="00EF4FDE" w:rsidRPr="00A57119" w:rsidRDefault="00EF4FDE" w:rsidP="00ED4905">
            <w:pPr>
              <w:keepNext/>
              <w:ind w:left="57" w:right="57" w:firstLine="0"/>
              <w:rPr>
                <w:bCs/>
                <w:sz w:val="22"/>
                <w:szCs w:val="22"/>
              </w:rPr>
            </w:pPr>
            <w:r w:rsidRPr="00A57119">
              <w:rPr>
                <w:bCs/>
                <w:sz w:val="22"/>
                <w:szCs w:val="22"/>
              </w:rPr>
              <w:t>Указывается значение аналитического признака «</w:t>
            </w:r>
            <w:r w:rsidRPr="00A57119">
              <w:rPr>
                <w:sz w:val="22"/>
                <w:szCs w:val="22"/>
              </w:rPr>
              <w:t>ЦС ЛС</w:t>
            </w:r>
            <w:r w:rsidRPr="00A57119">
              <w:rPr>
                <w:bCs/>
                <w:sz w:val="22"/>
                <w:szCs w:val="22"/>
              </w:rPr>
              <w:t>» (Код цели, аналитический код) для отражения по кредиту записи учета.</w:t>
            </w:r>
          </w:p>
          <w:p w14:paraId="39B7370D" w14:textId="4C4A9DA2" w:rsidR="00EF4FDE" w:rsidRPr="00B12ACD" w:rsidRDefault="00EF4FDE" w:rsidP="00ED4905">
            <w:pPr>
              <w:pStyle w:val="GOSTTablenorm"/>
              <w:rPr>
                <w:strike/>
              </w:rPr>
            </w:pPr>
            <w:r w:rsidRPr="00A57119">
              <w:rPr>
                <w:bCs/>
                <w:szCs w:val="22"/>
              </w:rPr>
              <w:t>Допускается заполнение прочерком</w:t>
            </w:r>
          </w:p>
        </w:tc>
      </w:tr>
      <w:tr w:rsidR="00EF4FDE" w:rsidRPr="00B9499D" w14:paraId="681B1662" w14:textId="77777777" w:rsidTr="00125633">
        <w:tc>
          <w:tcPr>
            <w:tcW w:w="1100" w:type="pct"/>
          </w:tcPr>
          <w:p w14:paraId="3E3A1CC1" w14:textId="02D3CBC0" w:rsidR="00EF4FDE" w:rsidRPr="00EF4FDE" w:rsidRDefault="00EF4FDE" w:rsidP="00EF4FDE">
            <w:pPr>
              <w:pStyle w:val="GOSTTablenorm"/>
              <w:rPr>
                <w:strike/>
                <w:highlight w:val="magenta"/>
              </w:rPr>
            </w:pPr>
            <w:r w:rsidRPr="00EF4FDE">
              <w:rPr>
                <w:szCs w:val="22"/>
              </w:rPr>
              <w:t xml:space="preserve">ТОФК контрагента </w:t>
            </w:r>
            <w:r w:rsidRPr="00EF4FDE">
              <w:rPr>
                <w:bCs/>
                <w:szCs w:val="22"/>
              </w:rPr>
              <w:t>Дт</w:t>
            </w:r>
          </w:p>
        </w:tc>
        <w:tc>
          <w:tcPr>
            <w:tcW w:w="750" w:type="pct"/>
          </w:tcPr>
          <w:p w14:paraId="566DE8E3" w14:textId="123C469D" w:rsidR="00EF4FDE" w:rsidRPr="00EF4FDE" w:rsidRDefault="00EF4FDE" w:rsidP="00EF4FDE">
            <w:pPr>
              <w:pStyle w:val="GOSTTablenorm"/>
              <w:rPr>
                <w:strike/>
              </w:rPr>
            </w:pPr>
            <w:r w:rsidRPr="00FB4CC0">
              <w:rPr>
                <w:b/>
                <w:bCs/>
                <w:szCs w:val="22"/>
              </w:rPr>
              <w:t>T0504833</w:t>
            </w:r>
            <w:r w:rsidRPr="00A57119">
              <w:rPr>
                <w:bCs/>
                <w:szCs w:val="22"/>
              </w:rPr>
              <w:t>:DT_TOFKC</w:t>
            </w:r>
          </w:p>
        </w:tc>
        <w:tc>
          <w:tcPr>
            <w:tcW w:w="500" w:type="pct"/>
          </w:tcPr>
          <w:p w14:paraId="518C1EF6" w14:textId="2D6DC1EA" w:rsidR="00EF4FDE" w:rsidRPr="00EF4FDE" w:rsidRDefault="00EF4FDE" w:rsidP="00EF4FDE">
            <w:pPr>
              <w:pStyle w:val="GOSTTablenorm"/>
              <w:rPr>
                <w:strike/>
              </w:rPr>
            </w:pPr>
            <w:r w:rsidRPr="00A57119">
              <w:rPr>
                <w:szCs w:val="22"/>
              </w:rPr>
              <w:t>Строка</w:t>
            </w:r>
          </w:p>
        </w:tc>
        <w:tc>
          <w:tcPr>
            <w:tcW w:w="300" w:type="pct"/>
          </w:tcPr>
          <w:p w14:paraId="078C9CAF" w14:textId="66B5066C" w:rsidR="00EF4FDE" w:rsidRPr="00EF4FDE" w:rsidRDefault="00EF4FDE" w:rsidP="00EF4FDE">
            <w:pPr>
              <w:pStyle w:val="GOSTTablenorm"/>
              <w:rPr>
                <w:strike/>
              </w:rPr>
            </w:pPr>
            <w:r w:rsidRPr="00A57119">
              <w:rPr>
                <w:szCs w:val="22"/>
              </w:rPr>
              <w:t>Да</w:t>
            </w:r>
          </w:p>
        </w:tc>
        <w:tc>
          <w:tcPr>
            <w:tcW w:w="315" w:type="pct"/>
          </w:tcPr>
          <w:p w14:paraId="3863ACD5" w14:textId="49C443F6" w:rsidR="00EF4FDE" w:rsidRPr="00EF4FDE" w:rsidRDefault="00EF4FDE" w:rsidP="00EF4FDE">
            <w:pPr>
              <w:pStyle w:val="GOSTTablenorm"/>
              <w:rPr>
                <w:strike/>
              </w:rPr>
            </w:pPr>
            <w:r w:rsidRPr="00A57119">
              <w:rPr>
                <w:szCs w:val="22"/>
              </w:rPr>
              <w:t>&lt;=4</w:t>
            </w:r>
          </w:p>
        </w:tc>
        <w:tc>
          <w:tcPr>
            <w:tcW w:w="2035" w:type="pct"/>
          </w:tcPr>
          <w:p w14:paraId="09700F55" w14:textId="77777777" w:rsidR="00EF4FDE" w:rsidRPr="00A57119" w:rsidRDefault="00EF4FDE" w:rsidP="00ED4905">
            <w:pPr>
              <w:keepNext/>
              <w:ind w:left="57" w:right="57" w:firstLine="0"/>
              <w:rPr>
                <w:bCs/>
                <w:sz w:val="22"/>
                <w:szCs w:val="22"/>
              </w:rPr>
            </w:pPr>
            <w:r w:rsidRPr="00A57119">
              <w:rPr>
                <w:bCs/>
                <w:sz w:val="22"/>
                <w:szCs w:val="22"/>
              </w:rPr>
              <w:t>Указывается значение аналитического признака «</w:t>
            </w:r>
            <w:r w:rsidRPr="00A57119">
              <w:rPr>
                <w:sz w:val="22"/>
                <w:szCs w:val="22"/>
              </w:rPr>
              <w:t>ТОФК контрагента</w:t>
            </w:r>
            <w:r w:rsidRPr="00A57119">
              <w:rPr>
                <w:bCs/>
                <w:sz w:val="22"/>
                <w:szCs w:val="22"/>
              </w:rPr>
              <w:t>» для отражения по дебету записи учета.</w:t>
            </w:r>
          </w:p>
          <w:p w14:paraId="4E568437" w14:textId="2B08F6FD" w:rsidR="00EF4FDE" w:rsidRPr="00EF4FDE" w:rsidRDefault="00EF4FDE" w:rsidP="00ED4905">
            <w:pPr>
              <w:pStyle w:val="GOSTTablenorm"/>
              <w:rPr>
                <w:strike/>
              </w:rPr>
            </w:pPr>
            <w:r w:rsidRPr="00A57119">
              <w:rPr>
                <w:bCs/>
                <w:szCs w:val="22"/>
              </w:rPr>
              <w:t>Допускается заполнение прочерком</w:t>
            </w:r>
          </w:p>
        </w:tc>
      </w:tr>
      <w:tr w:rsidR="00EF4FDE" w:rsidRPr="00B9499D" w14:paraId="3EFF7ACD" w14:textId="77777777" w:rsidTr="00125633">
        <w:tc>
          <w:tcPr>
            <w:tcW w:w="1100" w:type="pct"/>
          </w:tcPr>
          <w:p w14:paraId="723696B9" w14:textId="11F809DA" w:rsidR="00EF4FDE" w:rsidRPr="00EF4FDE" w:rsidRDefault="00EF4FDE" w:rsidP="00EF4FDE">
            <w:pPr>
              <w:pStyle w:val="GOSTTablenorm"/>
              <w:rPr>
                <w:strike/>
                <w:highlight w:val="magenta"/>
              </w:rPr>
            </w:pPr>
            <w:r w:rsidRPr="00EF4FDE">
              <w:rPr>
                <w:szCs w:val="22"/>
              </w:rPr>
              <w:t xml:space="preserve">ТОФК контрагента </w:t>
            </w:r>
            <w:r w:rsidRPr="00EF4FDE">
              <w:rPr>
                <w:bCs/>
                <w:szCs w:val="22"/>
              </w:rPr>
              <w:t>Кт</w:t>
            </w:r>
          </w:p>
        </w:tc>
        <w:tc>
          <w:tcPr>
            <w:tcW w:w="750" w:type="pct"/>
          </w:tcPr>
          <w:p w14:paraId="33413157" w14:textId="739E9DAD" w:rsidR="00EF4FDE" w:rsidRPr="00EF4FDE" w:rsidRDefault="00EF4FDE" w:rsidP="00EF4FDE">
            <w:pPr>
              <w:pStyle w:val="GOSTTablenorm"/>
              <w:rPr>
                <w:strike/>
              </w:rPr>
            </w:pPr>
            <w:r w:rsidRPr="00FB4CC0">
              <w:rPr>
                <w:b/>
                <w:bCs/>
                <w:szCs w:val="22"/>
              </w:rPr>
              <w:t>T0504833</w:t>
            </w:r>
            <w:r w:rsidRPr="00A57119">
              <w:rPr>
                <w:bCs/>
                <w:szCs w:val="22"/>
              </w:rPr>
              <w:t>:CT_TOFKC</w:t>
            </w:r>
          </w:p>
        </w:tc>
        <w:tc>
          <w:tcPr>
            <w:tcW w:w="500" w:type="pct"/>
          </w:tcPr>
          <w:p w14:paraId="670EB371" w14:textId="2713D981" w:rsidR="00EF4FDE" w:rsidRPr="00EF4FDE" w:rsidRDefault="00EF4FDE" w:rsidP="00EF4FDE">
            <w:pPr>
              <w:pStyle w:val="GOSTTablenorm"/>
              <w:rPr>
                <w:strike/>
              </w:rPr>
            </w:pPr>
            <w:r w:rsidRPr="00A57119">
              <w:rPr>
                <w:szCs w:val="22"/>
              </w:rPr>
              <w:t>Строка</w:t>
            </w:r>
          </w:p>
        </w:tc>
        <w:tc>
          <w:tcPr>
            <w:tcW w:w="300" w:type="pct"/>
          </w:tcPr>
          <w:p w14:paraId="3A06D1EA" w14:textId="3F8BF3D1" w:rsidR="00EF4FDE" w:rsidRPr="00EF4FDE" w:rsidRDefault="00EF4FDE" w:rsidP="00EF4FDE">
            <w:pPr>
              <w:pStyle w:val="GOSTTablenorm"/>
              <w:rPr>
                <w:strike/>
              </w:rPr>
            </w:pPr>
            <w:r w:rsidRPr="00A57119">
              <w:rPr>
                <w:szCs w:val="22"/>
              </w:rPr>
              <w:t>Да</w:t>
            </w:r>
          </w:p>
        </w:tc>
        <w:tc>
          <w:tcPr>
            <w:tcW w:w="315" w:type="pct"/>
          </w:tcPr>
          <w:p w14:paraId="32AFCC02" w14:textId="77157D7A" w:rsidR="00EF4FDE" w:rsidRPr="00EF4FDE" w:rsidRDefault="00EF4FDE" w:rsidP="00EF4FDE">
            <w:pPr>
              <w:pStyle w:val="GOSTTablenorm"/>
              <w:rPr>
                <w:strike/>
              </w:rPr>
            </w:pPr>
            <w:r w:rsidRPr="00A57119">
              <w:rPr>
                <w:szCs w:val="22"/>
              </w:rPr>
              <w:t>&lt;=4</w:t>
            </w:r>
          </w:p>
        </w:tc>
        <w:tc>
          <w:tcPr>
            <w:tcW w:w="2035" w:type="pct"/>
          </w:tcPr>
          <w:p w14:paraId="0E7BA862" w14:textId="77777777" w:rsidR="00EF4FDE" w:rsidRPr="00A57119" w:rsidRDefault="00EF4FDE" w:rsidP="00ED4905">
            <w:pPr>
              <w:keepNext/>
              <w:ind w:left="57" w:right="57" w:firstLine="0"/>
              <w:rPr>
                <w:bCs/>
                <w:sz w:val="22"/>
                <w:szCs w:val="22"/>
              </w:rPr>
            </w:pPr>
            <w:r w:rsidRPr="00A57119">
              <w:rPr>
                <w:bCs/>
                <w:sz w:val="22"/>
                <w:szCs w:val="22"/>
              </w:rPr>
              <w:t>Указывается значение аналитического признака «</w:t>
            </w:r>
            <w:r w:rsidRPr="00A57119">
              <w:rPr>
                <w:sz w:val="22"/>
                <w:szCs w:val="22"/>
              </w:rPr>
              <w:t>ТОФК контрагента</w:t>
            </w:r>
            <w:r w:rsidRPr="00A57119">
              <w:rPr>
                <w:bCs/>
                <w:sz w:val="22"/>
                <w:szCs w:val="22"/>
              </w:rPr>
              <w:t>» для отражения по кредиту записи учета.</w:t>
            </w:r>
          </w:p>
          <w:p w14:paraId="2CB1E088" w14:textId="38F78334" w:rsidR="00EF4FDE" w:rsidRPr="00EF4FDE" w:rsidRDefault="00EF4FDE" w:rsidP="00ED4905">
            <w:pPr>
              <w:pStyle w:val="GOSTTablenorm"/>
              <w:rPr>
                <w:strike/>
              </w:rPr>
            </w:pPr>
            <w:r w:rsidRPr="00A57119">
              <w:rPr>
                <w:bCs/>
                <w:szCs w:val="22"/>
              </w:rPr>
              <w:t>Допускается заполнение прочерком</w:t>
            </w:r>
          </w:p>
        </w:tc>
      </w:tr>
      <w:tr w:rsidR="00EF4FDE" w:rsidRPr="00B9499D" w14:paraId="1C8EE097" w14:textId="77777777" w:rsidTr="003E39C8">
        <w:tc>
          <w:tcPr>
            <w:tcW w:w="1100" w:type="pct"/>
          </w:tcPr>
          <w:p w14:paraId="6A16E98E" w14:textId="1EEEDC7F" w:rsidR="00EF4FDE" w:rsidRPr="00EF4FDE" w:rsidRDefault="00EF4FDE" w:rsidP="002C07FA">
            <w:pPr>
              <w:pStyle w:val="GOSTTablenorm"/>
              <w:rPr>
                <w:highlight w:val="green"/>
              </w:rPr>
            </w:pPr>
            <w:r w:rsidRPr="00EF4FDE">
              <w:rPr>
                <w:szCs w:val="22"/>
              </w:rPr>
              <w:t xml:space="preserve">Период </w:t>
            </w:r>
            <w:r w:rsidRPr="00EF4FDE">
              <w:rPr>
                <w:bCs/>
                <w:szCs w:val="22"/>
              </w:rPr>
              <w:t>Дт</w:t>
            </w:r>
          </w:p>
        </w:tc>
        <w:tc>
          <w:tcPr>
            <w:tcW w:w="750" w:type="pct"/>
          </w:tcPr>
          <w:p w14:paraId="0C0AD9AF" w14:textId="35060147" w:rsidR="00EF4FDE" w:rsidRPr="00EE4072" w:rsidRDefault="00EF4FDE" w:rsidP="00EF4FDE">
            <w:pPr>
              <w:pStyle w:val="GOSTTablenorm"/>
            </w:pPr>
            <w:r w:rsidRPr="00FB4CC0">
              <w:rPr>
                <w:b/>
                <w:bCs/>
                <w:szCs w:val="22"/>
              </w:rPr>
              <w:t>T0504833</w:t>
            </w:r>
            <w:r w:rsidRPr="00A57119">
              <w:rPr>
                <w:bCs/>
                <w:szCs w:val="22"/>
              </w:rPr>
              <w:t>:DT_PERIOD</w:t>
            </w:r>
          </w:p>
        </w:tc>
        <w:tc>
          <w:tcPr>
            <w:tcW w:w="500" w:type="pct"/>
          </w:tcPr>
          <w:p w14:paraId="174DD409" w14:textId="426BCC05" w:rsidR="00EF4FDE" w:rsidRPr="00EE4072" w:rsidRDefault="00EF4FDE" w:rsidP="00EF4FDE">
            <w:pPr>
              <w:pStyle w:val="GOSTTablenorm"/>
            </w:pPr>
            <w:r w:rsidRPr="00A57119">
              <w:rPr>
                <w:szCs w:val="22"/>
              </w:rPr>
              <w:t>Строка</w:t>
            </w:r>
          </w:p>
        </w:tc>
        <w:tc>
          <w:tcPr>
            <w:tcW w:w="300" w:type="pct"/>
          </w:tcPr>
          <w:p w14:paraId="1FCC1F5C" w14:textId="3C7EC3BE" w:rsidR="00EF4FDE" w:rsidRPr="00EE4072" w:rsidRDefault="00EF4FDE" w:rsidP="00EF4FDE">
            <w:pPr>
              <w:pStyle w:val="GOSTTablenorm"/>
            </w:pPr>
            <w:r w:rsidRPr="00A57119">
              <w:rPr>
                <w:szCs w:val="22"/>
              </w:rPr>
              <w:t>Да</w:t>
            </w:r>
          </w:p>
        </w:tc>
        <w:tc>
          <w:tcPr>
            <w:tcW w:w="315" w:type="pct"/>
          </w:tcPr>
          <w:p w14:paraId="74DBC7D6" w14:textId="66282763" w:rsidR="00EF4FDE" w:rsidRPr="00EE4072" w:rsidRDefault="00EF4FDE" w:rsidP="00EF4FDE">
            <w:pPr>
              <w:pStyle w:val="GOSTTablenorm"/>
            </w:pPr>
            <w:r w:rsidRPr="00A57119">
              <w:rPr>
                <w:szCs w:val="22"/>
              </w:rPr>
              <w:t>&lt;=4</w:t>
            </w:r>
          </w:p>
        </w:tc>
        <w:tc>
          <w:tcPr>
            <w:tcW w:w="2035" w:type="pct"/>
          </w:tcPr>
          <w:p w14:paraId="2D7BF93A" w14:textId="4C8DB1A7" w:rsidR="00EF4FDE" w:rsidRPr="00A57119" w:rsidRDefault="00EF4FDE" w:rsidP="00ED4905">
            <w:pPr>
              <w:keepNext/>
              <w:ind w:left="57" w:right="57" w:firstLine="0"/>
              <w:rPr>
                <w:bCs/>
                <w:sz w:val="22"/>
                <w:szCs w:val="22"/>
              </w:rPr>
            </w:pPr>
            <w:r w:rsidRPr="00A57119">
              <w:rPr>
                <w:bCs/>
                <w:sz w:val="22"/>
                <w:szCs w:val="22"/>
              </w:rPr>
              <w:t>Указывается значение аналитического признака «</w:t>
            </w:r>
            <w:r w:rsidRPr="00A57119">
              <w:rPr>
                <w:sz w:val="22"/>
                <w:szCs w:val="22"/>
              </w:rPr>
              <w:t>Период</w:t>
            </w:r>
            <w:r w:rsidRPr="00A57119">
              <w:rPr>
                <w:bCs/>
                <w:sz w:val="22"/>
                <w:szCs w:val="22"/>
              </w:rPr>
              <w:t>» для отражения по дебету записи учета.</w:t>
            </w:r>
          </w:p>
          <w:p w14:paraId="26CCDEDF" w14:textId="0814EE01" w:rsidR="00EF4FDE" w:rsidRPr="00EE4072" w:rsidRDefault="00EF4FDE" w:rsidP="00ED4905">
            <w:pPr>
              <w:pStyle w:val="GOSTTablenorm"/>
            </w:pPr>
            <w:r w:rsidRPr="00A57119">
              <w:rPr>
                <w:bCs/>
                <w:szCs w:val="22"/>
              </w:rPr>
              <w:t>Допускается заполнение прочерком</w:t>
            </w:r>
          </w:p>
        </w:tc>
      </w:tr>
      <w:tr w:rsidR="00EF4FDE" w:rsidRPr="00B9499D" w14:paraId="7C276D4B" w14:textId="77777777" w:rsidTr="00125633">
        <w:tc>
          <w:tcPr>
            <w:tcW w:w="1100" w:type="pct"/>
          </w:tcPr>
          <w:p w14:paraId="304AB096" w14:textId="72E53260" w:rsidR="00EF4FDE" w:rsidRPr="00EF4FDE" w:rsidRDefault="00EF4FDE" w:rsidP="002C07FA">
            <w:pPr>
              <w:pStyle w:val="GOSTTablenorm"/>
              <w:rPr>
                <w:highlight w:val="green"/>
              </w:rPr>
            </w:pPr>
            <w:r w:rsidRPr="00EF4FDE">
              <w:rPr>
                <w:szCs w:val="22"/>
              </w:rPr>
              <w:t xml:space="preserve">Период </w:t>
            </w:r>
            <w:r w:rsidRPr="00EF4FDE">
              <w:rPr>
                <w:bCs/>
                <w:szCs w:val="22"/>
              </w:rPr>
              <w:t>Кт</w:t>
            </w:r>
          </w:p>
        </w:tc>
        <w:tc>
          <w:tcPr>
            <w:tcW w:w="750" w:type="pct"/>
          </w:tcPr>
          <w:p w14:paraId="3C653905" w14:textId="375AA3F3" w:rsidR="00EF4FDE" w:rsidRPr="00EE4072" w:rsidRDefault="00EF4FDE" w:rsidP="00EF4FDE">
            <w:pPr>
              <w:pStyle w:val="GOSTTablenorm"/>
            </w:pPr>
            <w:r w:rsidRPr="00FB4CC0">
              <w:rPr>
                <w:b/>
                <w:bCs/>
                <w:szCs w:val="22"/>
              </w:rPr>
              <w:t>T0504833</w:t>
            </w:r>
            <w:r w:rsidRPr="00A57119">
              <w:rPr>
                <w:bCs/>
                <w:szCs w:val="22"/>
              </w:rPr>
              <w:t>:CT_PERIOD</w:t>
            </w:r>
          </w:p>
        </w:tc>
        <w:tc>
          <w:tcPr>
            <w:tcW w:w="500" w:type="pct"/>
          </w:tcPr>
          <w:p w14:paraId="12493615" w14:textId="2B5062B1" w:rsidR="00EF4FDE" w:rsidRPr="00EE4072" w:rsidRDefault="00EF4FDE" w:rsidP="00EF4FDE">
            <w:pPr>
              <w:pStyle w:val="GOSTTablenorm"/>
            </w:pPr>
            <w:r w:rsidRPr="00A57119">
              <w:rPr>
                <w:szCs w:val="22"/>
              </w:rPr>
              <w:t>Строка</w:t>
            </w:r>
          </w:p>
        </w:tc>
        <w:tc>
          <w:tcPr>
            <w:tcW w:w="300" w:type="pct"/>
          </w:tcPr>
          <w:p w14:paraId="1DAC7F20" w14:textId="45E6E9BB" w:rsidR="00EF4FDE" w:rsidRPr="00EE4072" w:rsidRDefault="00EF4FDE" w:rsidP="00EF4FDE">
            <w:pPr>
              <w:pStyle w:val="GOSTTablenorm"/>
            </w:pPr>
            <w:r w:rsidRPr="00A57119">
              <w:rPr>
                <w:szCs w:val="22"/>
              </w:rPr>
              <w:t>Да</w:t>
            </w:r>
          </w:p>
        </w:tc>
        <w:tc>
          <w:tcPr>
            <w:tcW w:w="315" w:type="pct"/>
          </w:tcPr>
          <w:p w14:paraId="7D95AAA4" w14:textId="46A18512" w:rsidR="00EF4FDE" w:rsidRPr="00EE4072" w:rsidRDefault="00EF4FDE" w:rsidP="00EF4FDE">
            <w:pPr>
              <w:pStyle w:val="GOSTTablenorm"/>
            </w:pPr>
            <w:r w:rsidRPr="00A57119">
              <w:rPr>
                <w:szCs w:val="22"/>
              </w:rPr>
              <w:t>&lt;=4</w:t>
            </w:r>
          </w:p>
        </w:tc>
        <w:tc>
          <w:tcPr>
            <w:tcW w:w="2035" w:type="pct"/>
          </w:tcPr>
          <w:p w14:paraId="3D7AF116" w14:textId="5DCA7D7E" w:rsidR="00EF4FDE" w:rsidRPr="00A57119" w:rsidRDefault="00EF4FDE" w:rsidP="00ED4905">
            <w:pPr>
              <w:keepNext/>
              <w:ind w:left="57" w:right="57" w:firstLine="0"/>
              <w:rPr>
                <w:bCs/>
                <w:sz w:val="22"/>
                <w:szCs w:val="22"/>
              </w:rPr>
            </w:pPr>
            <w:r w:rsidRPr="00A57119">
              <w:rPr>
                <w:bCs/>
                <w:sz w:val="22"/>
                <w:szCs w:val="22"/>
              </w:rPr>
              <w:t>Указывается значение аналитического признака «</w:t>
            </w:r>
            <w:r w:rsidRPr="00A57119">
              <w:rPr>
                <w:sz w:val="22"/>
                <w:szCs w:val="22"/>
              </w:rPr>
              <w:t>Период</w:t>
            </w:r>
            <w:r w:rsidRPr="00A57119">
              <w:rPr>
                <w:bCs/>
                <w:sz w:val="22"/>
                <w:szCs w:val="22"/>
              </w:rPr>
              <w:t>» для отражения по кредиту записи учета.</w:t>
            </w:r>
          </w:p>
          <w:p w14:paraId="77BF2CD2" w14:textId="307FA1E6" w:rsidR="00EF4FDE" w:rsidRPr="00EE4072" w:rsidRDefault="00EF4FDE" w:rsidP="00ED4905">
            <w:pPr>
              <w:pStyle w:val="GOSTTablenorm"/>
            </w:pPr>
            <w:r w:rsidRPr="00A57119">
              <w:rPr>
                <w:bCs/>
                <w:szCs w:val="22"/>
              </w:rPr>
              <w:t>Допускается заполнение прочерком</w:t>
            </w:r>
          </w:p>
        </w:tc>
      </w:tr>
      <w:tr w:rsidR="00CA7E6C" w:rsidRPr="00B9499D" w14:paraId="37B19CB0" w14:textId="77777777" w:rsidTr="00125633">
        <w:tc>
          <w:tcPr>
            <w:tcW w:w="1100" w:type="pct"/>
          </w:tcPr>
          <w:p w14:paraId="19CC806D" w14:textId="7F6AFC30" w:rsidR="00CA7E6C" w:rsidRPr="00871326" w:rsidRDefault="00CA7E6C" w:rsidP="000C6988">
            <w:pPr>
              <w:pStyle w:val="GOSTTablenorm"/>
            </w:pPr>
            <w:commentRangeStart w:id="689"/>
            <w:r>
              <w:t>Дата НВС по Д</w:t>
            </w:r>
            <w:commentRangeEnd w:id="689"/>
            <w:r>
              <w:rPr>
                <w:rStyle w:val="afff4"/>
              </w:rPr>
              <w:commentReference w:id="689"/>
            </w:r>
            <w:r w:rsidR="000C6988">
              <w:t>т</w:t>
            </w:r>
          </w:p>
        </w:tc>
        <w:tc>
          <w:tcPr>
            <w:tcW w:w="750" w:type="pct"/>
          </w:tcPr>
          <w:p w14:paraId="55679C7B" w14:textId="60E4B02B" w:rsidR="00CA7E6C" w:rsidRPr="00871326" w:rsidRDefault="00AA1C61" w:rsidP="000820C8">
            <w:pPr>
              <w:pStyle w:val="GOSTTablenorm"/>
              <w:rPr>
                <w:lang w:val="en-US"/>
              </w:rPr>
            </w:pPr>
            <w:r w:rsidRPr="00FB4CC0">
              <w:rPr>
                <w:b/>
              </w:rPr>
              <w:t>T0504833</w:t>
            </w:r>
            <w:r w:rsidRPr="000C2A07">
              <w:t>:</w:t>
            </w:r>
            <w:r w:rsidRPr="00BB7E48">
              <w:t>DT_</w:t>
            </w:r>
            <w:r w:rsidR="000820C8">
              <w:rPr>
                <w:lang w:val="en-US"/>
              </w:rPr>
              <w:t>NVSDATE</w:t>
            </w:r>
          </w:p>
        </w:tc>
        <w:tc>
          <w:tcPr>
            <w:tcW w:w="500" w:type="pct"/>
          </w:tcPr>
          <w:p w14:paraId="02EAEE15" w14:textId="39248848" w:rsidR="00CA7E6C" w:rsidRPr="003257B7" w:rsidRDefault="00CA7E6C" w:rsidP="00871326">
            <w:pPr>
              <w:pStyle w:val="GOSTTablenorm"/>
            </w:pPr>
            <w:r>
              <w:t>Дата</w:t>
            </w:r>
          </w:p>
        </w:tc>
        <w:tc>
          <w:tcPr>
            <w:tcW w:w="300" w:type="pct"/>
          </w:tcPr>
          <w:p w14:paraId="09BC557A" w14:textId="52328D57" w:rsidR="00CA7E6C" w:rsidRPr="00B9499D" w:rsidRDefault="009607D6" w:rsidP="009607D6">
            <w:pPr>
              <w:pStyle w:val="GOSTTablenorm"/>
            </w:pPr>
            <w:r>
              <w:t>Нет</w:t>
            </w:r>
          </w:p>
        </w:tc>
        <w:tc>
          <w:tcPr>
            <w:tcW w:w="315" w:type="pct"/>
          </w:tcPr>
          <w:p w14:paraId="1927E57E" w14:textId="284726BD" w:rsidR="00CA7E6C" w:rsidRDefault="00CA7E6C" w:rsidP="00871326">
            <w:pPr>
              <w:pStyle w:val="GOSTTablenorm"/>
            </w:pPr>
            <w:r>
              <w:t>-</w:t>
            </w:r>
          </w:p>
        </w:tc>
        <w:tc>
          <w:tcPr>
            <w:tcW w:w="2035" w:type="pct"/>
          </w:tcPr>
          <w:p w14:paraId="2A9BD7C6" w14:textId="0A1D7920" w:rsidR="00CA7E6C" w:rsidRPr="00EF08E6" w:rsidRDefault="00CA7E6C" w:rsidP="00ED4905">
            <w:pPr>
              <w:keepNext/>
              <w:ind w:left="57" w:right="57" w:firstLine="0"/>
              <w:rPr>
                <w:bCs/>
                <w:sz w:val="22"/>
                <w:szCs w:val="22"/>
              </w:rPr>
            </w:pPr>
            <w:r w:rsidRPr="00A57119">
              <w:rPr>
                <w:bCs/>
                <w:sz w:val="22"/>
                <w:szCs w:val="22"/>
              </w:rPr>
              <w:t>Указывается значение аналитического признака «</w:t>
            </w:r>
            <w:r>
              <w:rPr>
                <w:bCs/>
                <w:sz w:val="22"/>
                <w:szCs w:val="22"/>
              </w:rPr>
              <w:t>Дата НВС</w:t>
            </w:r>
            <w:r w:rsidRPr="00A57119">
              <w:rPr>
                <w:bCs/>
                <w:sz w:val="22"/>
                <w:szCs w:val="22"/>
              </w:rPr>
              <w:t xml:space="preserve">» </w:t>
            </w:r>
            <w:r w:rsidR="00AA1C61">
              <w:t>в формате YYYY-MM-DD</w:t>
            </w:r>
            <w:r w:rsidR="00AA1C61" w:rsidRPr="00A57119">
              <w:rPr>
                <w:bCs/>
                <w:sz w:val="22"/>
                <w:szCs w:val="22"/>
              </w:rPr>
              <w:t xml:space="preserve"> </w:t>
            </w:r>
            <w:r w:rsidRPr="00A57119">
              <w:rPr>
                <w:bCs/>
                <w:sz w:val="22"/>
                <w:szCs w:val="22"/>
              </w:rPr>
              <w:t xml:space="preserve">для отражения по дебету </w:t>
            </w:r>
            <w:r w:rsidR="00FB4CC0">
              <w:rPr>
                <w:bCs/>
                <w:sz w:val="22"/>
                <w:szCs w:val="22"/>
              </w:rPr>
              <w:t>записи учета</w:t>
            </w:r>
          </w:p>
        </w:tc>
      </w:tr>
      <w:tr w:rsidR="00CA7E6C" w:rsidRPr="00B9499D" w14:paraId="5E250A93" w14:textId="77777777" w:rsidTr="00125633">
        <w:tc>
          <w:tcPr>
            <w:tcW w:w="1100" w:type="pct"/>
          </w:tcPr>
          <w:p w14:paraId="73551B00" w14:textId="682B97D3" w:rsidR="00CA7E6C" w:rsidRPr="00871326" w:rsidRDefault="00CA7E6C" w:rsidP="00871326">
            <w:pPr>
              <w:pStyle w:val="GOSTTablenorm"/>
            </w:pPr>
            <w:r>
              <w:t xml:space="preserve">Дата НВС по </w:t>
            </w:r>
            <w:r w:rsidR="000C6988">
              <w:t>Кт</w:t>
            </w:r>
          </w:p>
        </w:tc>
        <w:tc>
          <w:tcPr>
            <w:tcW w:w="750" w:type="pct"/>
          </w:tcPr>
          <w:p w14:paraId="22F9B654" w14:textId="0684D465" w:rsidR="00CA7E6C" w:rsidRPr="00871326" w:rsidRDefault="00AA1C61" w:rsidP="000820C8">
            <w:pPr>
              <w:pStyle w:val="GOSTTablenorm"/>
              <w:rPr>
                <w:lang w:val="en-US"/>
              </w:rPr>
            </w:pPr>
            <w:r w:rsidRPr="00FB4CC0">
              <w:rPr>
                <w:b/>
              </w:rPr>
              <w:t>T0504833</w:t>
            </w:r>
            <w:r w:rsidRPr="000C2A07">
              <w:t>:</w:t>
            </w:r>
            <w:r w:rsidRPr="00A57119">
              <w:t>CT</w:t>
            </w:r>
            <w:r w:rsidRPr="00BB7E48">
              <w:t>_</w:t>
            </w:r>
            <w:r w:rsidR="000820C8">
              <w:rPr>
                <w:lang w:val="en-US"/>
              </w:rPr>
              <w:t>NVSDATE</w:t>
            </w:r>
          </w:p>
        </w:tc>
        <w:tc>
          <w:tcPr>
            <w:tcW w:w="500" w:type="pct"/>
          </w:tcPr>
          <w:p w14:paraId="60D47A92" w14:textId="5AF56FAD" w:rsidR="00CA7E6C" w:rsidRPr="003257B7" w:rsidRDefault="00CA7E6C" w:rsidP="00871326">
            <w:pPr>
              <w:pStyle w:val="GOSTTablenorm"/>
            </w:pPr>
            <w:r>
              <w:t>Дата</w:t>
            </w:r>
          </w:p>
        </w:tc>
        <w:tc>
          <w:tcPr>
            <w:tcW w:w="300" w:type="pct"/>
          </w:tcPr>
          <w:p w14:paraId="526F2CDF" w14:textId="786514E0" w:rsidR="00CA7E6C" w:rsidRPr="00B9499D" w:rsidRDefault="009607D6" w:rsidP="00871326">
            <w:pPr>
              <w:pStyle w:val="GOSTTablenorm"/>
            </w:pPr>
            <w:r>
              <w:t>Нет</w:t>
            </w:r>
          </w:p>
        </w:tc>
        <w:tc>
          <w:tcPr>
            <w:tcW w:w="315" w:type="pct"/>
          </w:tcPr>
          <w:p w14:paraId="0E194E31" w14:textId="3986EBFD" w:rsidR="00CA7E6C" w:rsidRDefault="00CA7E6C" w:rsidP="00871326">
            <w:pPr>
              <w:pStyle w:val="GOSTTablenorm"/>
            </w:pPr>
            <w:r>
              <w:t>-</w:t>
            </w:r>
          </w:p>
        </w:tc>
        <w:tc>
          <w:tcPr>
            <w:tcW w:w="2035" w:type="pct"/>
          </w:tcPr>
          <w:p w14:paraId="7BD965D8" w14:textId="3FA0F230" w:rsidR="00CA7E6C" w:rsidRPr="00EF08E6" w:rsidRDefault="00AA1C61" w:rsidP="00ED4905">
            <w:pPr>
              <w:keepNext/>
              <w:ind w:left="57" w:right="57" w:firstLine="0"/>
              <w:rPr>
                <w:bCs/>
                <w:sz w:val="22"/>
                <w:szCs w:val="22"/>
              </w:rPr>
            </w:pPr>
            <w:r w:rsidRPr="00A57119">
              <w:rPr>
                <w:bCs/>
                <w:sz w:val="22"/>
                <w:szCs w:val="22"/>
              </w:rPr>
              <w:t>Указывается значение аналитического признака «</w:t>
            </w:r>
            <w:r>
              <w:rPr>
                <w:bCs/>
                <w:sz w:val="22"/>
                <w:szCs w:val="22"/>
              </w:rPr>
              <w:t>Дата НВС</w:t>
            </w:r>
            <w:r w:rsidRPr="00A57119">
              <w:rPr>
                <w:bCs/>
                <w:sz w:val="22"/>
                <w:szCs w:val="22"/>
              </w:rPr>
              <w:t xml:space="preserve">» </w:t>
            </w:r>
            <w:r>
              <w:t>в формате YYYY-MM-DD</w:t>
            </w:r>
            <w:r w:rsidRPr="00A57119">
              <w:rPr>
                <w:bCs/>
                <w:sz w:val="22"/>
                <w:szCs w:val="22"/>
              </w:rPr>
              <w:t xml:space="preserve"> для отражения по </w:t>
            </w:r>
            <w:r>
              <w:rPr>
                <w:bCs/>
                <w:sz w:val="22"/>
                <w:szCs w:val="22"/>
              </w:rPr>
              <w:t>кредиту</w:t>
            </w:r>
            <w:r w:rsidR="00FB4CC0">
              <w:rPr>
                <w:bCs/>
                <w:sz w:val="22"/>
                <w:szCs w:val="22"/>
              </w:rPr>
              <w:t xml:space="preserve"> записи учета</w:t>
            </w:r>
          </w:p>
        </w:tc>
      </w:tr>
      <w:tr w:rsidR="00871326" w:rsidRPr="00B9499D" w14:paraId="1C101AAD" w14:textId="77777777" w:rsidTr="00125633">
        <w:tc>
          <w:tcPr>
            <w:tcW w:w="1100" w:type="pct"/>
          </w:tcPr>
          <w:p w14:paraId="0F98E3F0" w14:textId="338AE618" w:rsidR="00871326" w:rsidRPr="00871326" w:rsidRDefault="00871326" w:rsidP="00871326">
            <w:pPr>
              <w:pStyle w:val="GOSTTablenorm"/>
              <w:rPr>
                <w:strike/>
                <w:highlight w:val="magenta"/>
              </w:rPr>
            </w:pPr>
            <w:r w:rsidRPr="00871326">
              <w:t>Код СКУ корреспондирующий по Дт</w:t>
            </w:r>
          </w:p>
        </w:tc>
        <w:tc>
          <w:tcPr>
            <w:tcW w:w="750" w:type="pct"/>
          </w:tcPr>
          <w:p w14:paraId="776D343E" w14:textId="277114F4" w:rsidR="00871326" w:rsidRPr="00871326" w:rsidRDefault="00871326" w:rsidP="00871326">
            <w:pPr>
              <w:pStyle w:val="GOSTTablenorm"/>
              <w:rPr>
                <w:strike/>
              </w:rPr>
            </w:pPr>
            <w:r w:rsidRPr="00FB4CC0">
              <w:rPr>
                <w:b/>
                <w:lang w:val="en-US"/>
              </w:rPr>
              <w:t>T0504833</w:t>
            </w:r>
            <w:r w:rsidRPr="00871326">
              <w:rPr>
                <w:lang w:val="en-US"/>
              </w:rPr>
              <w:t>:</w:t>
            </w:r>
            <w:r w:rsidRPr="00871326">
              <w:t>DT_</w:t>
            </w:r>
            <w:r w:rsidR="00EA3524" w:rsidRPr="00EA3524">
              <w:rPr>
                <w:lang w:val="en-US"/>
              </w:rPr>
              <w:t>ACCOUNTCORR</w:t>
            </w:r>
          </w:p>
        </w:tc>
        <w:tc>
          <w:tcPr>
            <w:tcW w:w="500" w:type="pct"/>
          </w:tcPr>
          <w:p w14:paraId="337A285C" w14:textId="7C747BAE" w:rsidR="00871326" w:rsidRPr="00871326" w:rsidRDefault="00871326" w:rsidP="00871326">
            <w:pPr>
              <w:pStyle w:val="GOSTTablenorm"/>
              <w:rPr>
                <w:strike/>
              </w:rPr>
            </w:pPr>
            <w:r w:rsidRPr="003257B7">
              <w:t>Строка</w:t>
            </w:r>
          </w:p>
        </w:tc>
        <w:tc>
          <w:tcPr>
            <w:tcW w:w="300" w:type="pct"/>
          </w:tcPr>
          <w:p w14:paraId="706B1262" w14:textId="1BB9CDF4" w:rsidR="00871326" w:rsidRPr="00871326" w:rsidRDefault="00871326" w:rsidP="00871326">
            <w:pPr>
              <w:pStyle w:val="GOSTTablenorm"/>
              <w:rPr>
                <w:strike/>
              </w:rPr>
            </w:pPr>
            <w:r w:rsidRPr="00B9499D">
              <w:t>Да</w:t>
            </w:r>
          </w:p>
        </w:tc>
        <w:tc>
          <w:tcPr>
            <w:tcW w:w="315" w:type="pct"/>
          </w:tcPr>
          <w:p w14:paraId="56AD25F2" w14:textId="5CCEA539" w:rsidR="00871326" w:rsidRPr="00871326" w:rsidRDefault="004A2FF3" w:rsidP="00871326">
            <w:pPr>
              <w:pStyle w:val="GOSTTablenorm"/>
              <w:rPr>
                <w:strike/>
              </w:rPr>
            </w:pPr>
            <w:r w:rsidRPr="00A57119">
              <w:rPr>
                <w:szCs w:val="22"/>
              </w:rPr>
              <w:t>&lt;</w:t>
            </w:r>
            <w:r w:rsidR="00871326">
              <w:t>=5</w:t>
            </w:r>
          </w:p>
        </w:tc>
        <w:tc>
          <w:tcPr>
            <w:tcW w:w="2035" w:type="pct"/>
          </w:tcPr>
          <w:p w14:paraId="34AB0722" w14:textId="731BE244" w:rsidR="00871326" w:rsidRDefault="00871326" w:rsidP="00ED4905">
            <w:pPr>
              <w:pStyle w:val="GOSTTablenorm"/>
            </w:pPr>
            <w:r>
              <w:t>Указывается значение аналитического признака «</w:t>
            </w:r>
            <w:r w:rsidRPr="00964776">
              <w:t>Счет контрагента</w:t>
            </w:r>
            <w:r>
              <w:t>» (</w:t>
            </w:r>
            <w:r w:rsidR="00FB4CC0">
              <w:t>Номер казначейского/</w:t>
            </w:r>
            <w:r w:rsidRPr="00964776">
              <w:t>банковского счета контрагента</w:t>
            </w:r>
            <w:r>
              <w:t>) для отражения по дебету записи учета.</w:t>
            </w:r>
          </w:p>
          <w:p w14:paraId="47582855" w14:textId="203D80CA" w:rsidR="00871326" w:rsidRPr="00871326" w:rsidRDefault="00871326" w:rsidP="00ED4905">
            <w:pPr>
              <w:pStyle w:val="GOSTTablenorm"/>
              <w:rPr>
                <w:strike/>
              </w:rPr>
            </w:pPr>
            <w:r w:rsidRPr="008C1F2F">
              <w:t>Допускается заполнение прочерком</w:t>
            </w:r>
          </w:p>
        </w:tc>
      </w:tr>
      <w:tr w:rsidR="00871326" w:rsidRPr="00B9499D" w14:paraId="0078F411" w14:textId="77777777" w:rsidTr="00125633">
        <w:tc>
          <w:tcPr>
            <w:tcW w:w="1100" w:type="pct"/>
          </w:tcPr>
          <w:p w14:paraId="30DC1180" w14:textId="58DEC026" w:rsidR="00871326" w:rsidRPr="00871326" w:rsidRDefault="00871326" w:rsidP="00871326">
            <w:pPr>
              <w:pStyle w:val="GOSTTablenorm"/>
              <w:rPr>
                <w:strike/>
                <w:highlight w:val="magenta"/>
              </w:rPr>
            </w:pPr>
            <w:r w:rsidRPr="00871326">
              <w:t xml:space="preserve">Код СКУ корреспондирующий по </w:t>
            </w:r>
            <w:r w:rsidR="00B435B4">
              <w:t>Кт</w:t>
            </w:r>
          </w:p>
        </w:tc>
        <w:tc>
          <w:tcPr>
            <w:tcW w:w="750" w:type="pct"/>
          </w:tcPr>
          <w:p w14:paraId="05982D40" w14:textId="6BCEE402" w:rsidR="00871326" w:rsidRPr="00871326" w:rsidRDefault="00871326" w:rsidP="00871326">
            <w:pPr>
              <w:pStyle w:val="GOSTTablenorm"/>
              <w:rPr>
                <w:strike/>
              </w:rPr>
            </w:pPr>
            <w:r w:rsidRPr="00FB4CC0">
              <w:rPr>
                <w:b/>
                <w:lang w:val="en-US"/>
              </w:rPr>
              <w:t>T0504833</w:t>
            </w:r>
            <w:r w:rsidRPr="00871326">
              <w:rPr>
                <w:lang w:val="en-US"/>
              </w:rPr>
              <w:t>:C</w:t>
            </w:r>
            <w:r w:rsidRPr="00871326">
              <w:t>T_</w:t>
            </w:r>
            <w:r w:rsidR="00EA3524" w:rsidRPr="00EA3524">
              <w:rPr>
                <w:lang w:val="en-US"/>
              </w:rPr>
              <w:t>ACCOUNTCORR</w:t>
            </w:r>
          </w:p>
        </w:tc>
        <w:tc>
          <w:tcPr>
            <w:tcW w:w="500" w:type="pct"/>
          </w:tcPr>
          <w:p w14:paraId="3A0CAA3F" w14:textId="1AE0FF5E" w:rsidR="00871326" w:rsidRPr="00871326" w:rsidRDefault="00871326" w:rsidP="00871326">
            <w:pPr>
              <w:pStyle w:val="GOSTTablenorm"/>
              <w:rPr>
                <w:strike/>
              </w:rPr>
            </w:pPr>
            <w:r w:rsidRPr="003257B7">
              <w:t>Строка</w:t>
            </w:r>
          </w:p>
        </w:tc>
        <w:tc>
          <w:tcPr>
            <w:tcW w:w="300" w:type="pct"/>
          </w:tcPr>
          <w:p w14:paraId="12EBFCFE" w14:textId="44B17C49" w:rsidR="00871326" w:rsidRPr="00871326" w:rsidRDefault="00871326" w:rsidP="00871326">
            <w:pPr>
              <w:pStyle w:val="GOSTTablenorm"/>
              <w:rPr>
                <w:strike/>
              </w:rPr>
            </w:pPr>
            <w:r w:rsidRPr="00B9499D">
              <w:t>Да</w:t>
            </w:r>
          </w:p>
        </w:tc>
        <w:tc>
          <w:tcPr>
            <w:tcW w:w="315" w:type="pct"/>
          </w:tcPr>
          <w:p w14:paraId="02556868" w14:textId="20921BA4" w:rsidR="00871326" w:rsidRPr="00871326" w:rsidRDefault="004A2FF3" w:rsidP="00871326">
            <w:pPr>
              <w:pStyle w:val="GOSTTablenorm"/>
              <w:rPr>
                <w:strike/>
              </w:rPr>
            </w:pPr>
            <w:r w:rsidRPr="00A57119">
              <w:rPr>
                <w:szCs w:val="22"/>
              </w:rPr>
              <w:t>&lt;</w:t>
            </w:r>
            <w:r w:rsidR="00871326">
              <w:t>=5</w:t>
            </w:r>
          </w:p>
        </w:tc>
        <w:tc>
          <w:tcPr>
            <w:tcW w:w="2035" w:type="pct"/>
          </w:tcPr>
          <w:p w14:paraId="753169A5" w14:textId="0310859C" w:rsidR="00871326" w:rsidRDefault="00871326" w:rsidP="00ED4905">
            <w:pPr>
              <w:pStyle w:val="GOSTTablenorm"/>
            </w:pPr>
            <w:r>
              <w:t>Указывается значение аналитического признака «</w:t>
            </w:r>
            <w:r w:rsidRPr="00964776">
              <w:t>Счет контрагента</w:t>
            </w:r>
            <w:r>
              <w:t>» (</w:t>
            </w:r>
            <w:r w:rsidR="00FB4CC0">
              <w:t>Номер казначейского/</w:t>
            </w:r>
            <w:r w:rsidRPr="00964776">
              <w:t>банковского счета контрагента</w:t>
            </w:r>
            <w:r>
              <w:t>) для отражения по кредиту записи учета.</w:t>
            </w:r>
          </w:p>
          <w:p w14:paraId="1F6F00A8" w14:textId="03AED51B" w:rsidR="00871326" w:rsidRPr="00871326" w:rsidRDefault="00871326" w:rsidP="00ED4905">
            <w:pPr>
              <w:pStyle w:val="GOSTTablenorm"/>
              <w:rPr>
                <w:strike/>
              </w:rPr>
            </w:pPr>
            <w:r w:rsidRPr="008C1F2F">
              <w:t>Допускается заполнение прочерком</w:t>
            </w:r>
          </w:p>
        </w:tc>
      </w:tr>
      <w:tr w:rsidR="00CA31A3" w:rsidRPr="00B9499D" w14:paraId="2BC59AD7" w14:textId="77777777" w:rsidTr="00125633">
        <w:tc>
          <w:tcPr>
            <w:tcW w:w="1100" w:type="pct"/>
          </w:tcPr>
          <w:p w14:paraId="3B37EB25" w14:textId="58BF945C" w:rsidR="00CA31A3" w:rsidRPr="00871326" w:rsidRDefault="00CA31A3" w:rsidP="00CA31A3">
            <w:pPr>
              <w:pStyle w:val="GOSTTablenorm"/>
              <w:rPr>
                <w:strike/>
              </w:rPr>
            </w:pPr>
            <w:r w:rsidRPr="00CA31A3">
              <w:rPr>
                <w:szCs w:val="22"/>
              </w:rPr>
              <w:t xml:space="preserve">Тип СКУ </w:t>
            </w:r>
            <w:r w:rsidRPr="00901F9A">
              <w:rPr>
                <w:bCs/>
                <w:szCs w:val="22"/>
              </w:rPr>
              <w:t>Дт</w:t>
            </w:r>
          </w:p>
        </w:tc>
        <w:tc>
          <w:tcPr>
            <w:tcW w:w="750" w:type="pct"/>
          </w:tcPr>
          <w:p w14:paraId="6B44C268" w14:textId="48AB835C" w:rsidR="00CA31A3" w:rsidRPr="00871326" w:rsidRDefault="00CA31A3" w:rsidP="00CA31A3">
            <w:pPr>
              <w:pStyle w:val="GOSTTablenorm"/>
              <w:rPr>
                <w:strike/>
              </w:rPr>
            </w:pPr>
            <w:r w:rsidRPr="00FB4CC0">
              <w:rPr>
                <w:b/>
                <w:bCs/>
                <w:szCs w:val="22"/>
              </w:rPr>
              <w:t>T0504833</w:t>
            </w:r>
            <w:r w:rsidRPr="00A57119">
              <w:rPr>
                <w:bCs/>
                <w:szCs w:val="22"/>
              </w:rPr>
              <w:t>:DT_ACCOUNTTYPE</w:t>
            </w:r>
          </w:p>
        </w:tc>
        <w:tc>
          <w:tcPr>
            <w:tcW w:w="500" w:type="pct"/>
          </w:tcPr>
          <w:p w14:paraId="47E2FE86" w14:textId="76DB3683" w:rsidR="00CA31A3" w:rsidRPr="00871326" w:rsidRDefault="00CA31A3" w:rsidP="00CA31A3">
            <w:pPr>
              <w:pStyle w:val="GOSTTablenorm"/>
              <w:rPr>
                <w:strike/>
              </w:rPr>
            </w:pPr>
            <w:r w:rsidRPr="00A57119">
              <w:rPr>
                <w:szCs w:val="22"/>
              </w:rPr>
              <w:t>Строка</w:t>
            </w:r>
          </w:p>
        </w:tc>
        <w:tc>
          <w:tcPr>
            <w:tcW w:w="300" w:type="pct"/>
          </w:tcPr>
          <w:p w14:paraId="6A4B4680" w14:textId="52C7347A" w:rsidR="00CA31A3" w:rsidRPr="00871326" w:rsidRDefault="00CA31A3" w:rsidP="00CA31A3">
            <w:pPr>
              <w:pStyle w:val="GOSTTablenorm"/>
              <w:rPr>
                <w:strike/>
              </w:rPr>
            </w:pPr>
            <w:r w:rsidRPr="00A57119">
              <w:rPr>
                <w:szCs w:val="22"/>
              </w:rPr>
              <w:t>Да</w:t>
            </w:r>
          </w:p>
        </w:tc>
        <w:tc>
          <w:tcPr>
            <w:tcW w:w="315" w:type="pct"/>
          </w:tcPr>
          <w:p w14:paraId="64DC84F3" w14:textId="3F3513F2" w:rsidR="00CA31A3" w:rsidRPr="00871326" w:rsidRDefault="00CA31A3" w:rsidP="00CA31A3">
            <w:pPr>
              <w:pStyle w:val="GOSTTablenorm"/>
              <w:rPr>
                <w:strike/>
              </w:rPr>
            </w:pPr>
            <w:r w:rsidRPr="00A57119">
              <w:rPr>
                <w:szCs w:val="22"/>
              </w:rPr>
              <w:t>&lt;=2</w:t>
            </w:r>
          </w:p>
        </w:tc>
        <w:tc>
          <w:tcPr>
            <w:tcW w:w="2035" w:type="pct"/>
          </w:tcPr>
          <w:p w14:paraId="724B0CC5" w14:textId="77777777" w:rsidR="00CA31A3" w:rsidRPr="00A57119" w:rsidRDefault="00CA31A3" w:rsidP="00ED4905">
            <w:pPr>
              <w:keepNext/>
              <w:ind w:left="57" w:right="57" w:firstLine="0"/>
              <w:rPr>
                <w:bCs/>
                <w:sz w:val="22"/>
                <w:szCs w:val="22"/>
              </w:rPr>
            </w:pPr>
            <w:r w:rsidRPr="00A57119">
              <w:rPr>
                <w:bCs/>
                <w:sz w:val="22"/>
                <w:szCs w:val="22"/>
              </w:rPr>
              <w:t>Указывается значение аналитического признака «</w:t>
            </w:r>
            <w:r w:rsidRPr="00A57119">
              <w:rPr>
                <w:sz w:val="22"/>
                <w:szCs w:val="22"/>
              </w:rPr>
              <w:t>Тип СКУ</w:t>
            </w:r>
            <w:r w:rsidRPr="00A57119">
              <w:rPr>
                <w:bCs/>
                <w:sz w:val="22"/>
                <w:szCs w:val="22"/>
              </w:rPr>
              <w:t>» для отражения по дебету записи учета.</w:t>
            </w:r>
          </w:p>
          <w:p w14:paraId="47D75ADD" w14:textId="4435C3F3" w:rsidR="00CA31A3" w:rsidRPr="00871326" w:rsidRDefault="00CA31A3" w:rsidP="00ED4905">
            <w:pPr>
              <w:pStyle w:val="GOSTTablenorm"/>
              <w:rPr>
                <w:strike/>
              </w:rPr>
            </w:pPr>
            <w:r w:rsidRPr="00A57119">
              <w:rPr>
                <w:bCs/>
                <w:szCs w:val="22"/>
              </w:rPr>
              <w:t>Допускается заполнение прочерком</w:t>
            </w:r>
          </w:p>
        </w:tc>
      </w:tr>
      <w:tr w:rsidR="00CA31A3" w:rsidRPr="00B9499D" w14:paraId="348B7793" w14:textId="77777777" w:rsidTr="00125633">
        <w:tc>
          <w:tcPr>
            <w:tcW w:w="1100" w:type="pct"/>
          </w:tcPr>
          <w:p w14:paraId="56D1F9AE" w14:textId="5DAB07C9" w:rsidR="00CA31A3" w:rsidRPr="00871326" w:rsidRDefault="00CA31A3" w:rsidP="00CA31A3">
            <w:pPr>
              <w:pStyle w:val="GOSTTablenorm"/>
              <w:rPr>
                <w:strike/>
              </w:rPr>
            </w:pPr>
            <w:r w:rsidRPr="00CA31A3">
              <w:rPr>
                <w:szCs w:val="22"/>
              </w:rPr>
              <w:t xml:space="preserve">Тип СКУ </w:t>
            </w:r>
            <w:r w:rsidRPr="00901F9A">
              <w:rPr>
                <w:bCs/>
                <w:szCs w:val="22"/>
              </w:rPr>
              <w:t>Кт</w:t>
            </w:r>
          </w:p>
        </w:tc>
        <w:tc>
          <w:tcPr>
            <w:tcW w:w="750" w:type="pct"/>
          </w:tcPr>
          <w:p w14:paraId="50645E4E" w14:textId="055680F1" w:rsidR="00CA31A3" w:rsidRPr="00871326" w:rsidRDefault="00CA31A3" w:rsidP="00CA31A3">
            <w:pPr>
              <w:pStyle w:val="GOSTTablenorm"/>
              <w:rPr>
                <w:strike/>
              </w:rPr>
            </w:pPr>
            <w:r w:rsidRPr="00FB4CC0">
              <w:rPr>
                <w:b/>
                <w:bCs/>
                <w:szCs w:val="22"/>
              </w:rPr>
              <w:t>T0504833</w:t>
            </w:r>
            <w:r w:rsidRPr="00A57119">
              <w:rPr>
                <w:bCs/>
                <w:szCs w:val="22"/>
              </w:rPr>
              <w:t>:CT_ACCOUNTTYPE</w:t>
            </w:r>
          </w:p>
        </w:tc>
        <w:tc>
          <w:tcPr>
            <w:tcW w:w="500" w:type="pct"/>
          </w:tcPr>
          <w:p w14:paraId="3582A4DD" w14:textId="629D45A3" w:rsidR="00CA31A3" w:rsidRPr="00871326" w:rsidRDefault="00CA31A3" w:rsidP="00CA31A3">
            <w:pPr>
              <w:pStyle w:val="GOSTTablenorm"/>
              <w:rPr>
                <w:strike/>
              </w:rPr>
            </w:pPr>
            <w:r w:rsidRPr="00A57119">
              <w:rPr>
                <w:szCs w:val="22"/>
              </w:rPr>
              <w:t>Строка</w:t>
            </w:r>
          </w:p>
        </w:tc>
        <w:tc>
          <w:tcPr>
            <w:tcW w:w="300" w:type="pct"/>
          </w:tcPr>
          <w:p w14:paraId="6FFB738C" w14:textId="46855EDF" w:rsidR="00CA31A3" w:rsidRPr="00871326" w:rsidRDefault="00CA31A3" w:rsidP="00CA31A3">
            <w:pPr>
              <w:pStyle w:val="GOSTTablenorm"/>
              <w:rPr>
                <w:strike/>
              </w:rPr>
            </w:pPr>
            <w:r w:rsidRPr="00A57119">
              <w:rPr>
                <w:szCs w:val="22"/>
              </w:rPr>
              <w:t>Да</w:t>
            </w:r>
          </w:p>
        </w:tc>
        <w:tc>
          <w:tcPr>
            <w:tcW w:w="315" w:type="pct"/>
          </w:tcPr>
          <w:p w14:paraId="1C8CA3B8" w14:textId="059576FE" w:rsidR="00CA31A3" w:rsidRPr="00871326" w:rsidRDefault="00CA31A3" w:rsidP="00CA31A3">
            <w:pPr>
              <w:pStyle w:val="GOSTTablenorm"/>
              <w:rPr>
                <w:strike/>
              </w:rPr>
            </w:pPr>
            <w:r w:rsidRPr="00A57119">
              <w:rPr>
                <w:szCs w:val="22"/>
              </w:rPr>
              <w:t>&lt;=2</w:t>
            </w:r>
          </w:p>
        </w:tc>
        <w:tc>
          <w:tcPr>
            <w:tcW w:w="2035" w:type="pct"/>
          </w:tcPr>
          <w:p w14:paraId="5202A9EA" w14:textId="77777777" w:rsidR="00CA31A3" w:rsidRPr="00A57119" w:rsidRDefault="00CA31A3" w:rsidP="00ED4905">
            <w:pPr>
              <w:keepNext/>
              <w:ind w:left="57" w:right="57" w:firstLine="0"/>
              <w:rPr>
                <w:bCs/>
                <w:sz w:val="22"/>
                <w:szCs w:val="22"/>
              </w:rPr>
            </w:pPr>
            <w:r w:rsidRPr="00A57119">
              <w:rPr>
                <w:bCs/>
                <w:sz w:val="22"/>
                <w:szCs w:val="22"/>
              </w:rPr>
              <w:t>Указывается значение аналитического признака «</w:t>
            </w:r>
            <w:r w:rsidRPr="00A57119">
              <w:rPr>
                <w:sz w:val="22"/>
                <w:szCs w:val="22"/>
              </w:rPr>
              <w:t>Тип СКУ</w:t>
            </w:r>
            <w:r w:rsidRPr="00A57119">
              <w:rPr>
                <w:bCs/>
                <w:sz w:val="22"/>
                <w:szCs w:val="22"/>
              </w:rPr>
              <w:t>» для отражения по кредиту записи учета.</w:t>
            </w:r>
          </w:p>
          <w:p w14:paraId="502EF575" w14:textId="4B3D6653" w:rsidR="00CA31A3" w:rsidRPr="00871326" w:rsidRDefault="00CA31A3" w:rsidP="00ED4905">
            <w:pPr>
              <w:pStyle w:val="GOSTTablenorm"/>
              <w:rPr>
                <w:strike/>
              </w:rPr>
            </w:pPr>
            <w:r w:rsidRPr="00A57119">
              <w:rPr>
                <w:bCs/>
                <w:szCs w:val="22"/>
              </w:rPr>
              <w:t>Допускается заполнение прочерком</w:t>
            </w:r>
          </w:p>
        </w:tc>
      </w:tr>
      <w:tr w:rsidR="00CA31A3" w:rsidRPr="00B9499D" w14:paraId="7918DC2E" w14:textId="77777777" w:rsidTr="00125633">
        <w:tc>
          <w:tcPr>
            <w:tcW w:w="1100" w:type="pct"/>
          </w:tcPr>
          <w:p w14:paraId="657715B8" w14:textId="2711B6C0" w:rsidR="00CA31A3" w:rsidRPr="00871326" w:rsidRDefault="00CA31A3" w:rsidP="00CA31A3">
            <w:pPr>
              <w:pStyle w:val="GOSTTablenorm"/>
              <w:rPr>
                <w:highlight w:val="green"/>
              </w:rPr>
            </w:pPr>
            <w:r w:rsidRPr="00CA31A3">
              <w:t>Признак заключительных оборотов по Дт</w:t>
            </w:r>
          </w:p>
        </w:tc>
        <w:tc>
          <w:tcPr>
            <w:tcW w:w="750" w:type="pct"/>
          </w:tcPr>
          <w:p w14:paraId="24893373" w14:textId="6D9CB69E" w:rsidR="00CA31A3" w:rsidRPr="00EE4072" w:rsidRDefault="00CA31A3" w:rsidP="00CA31A3">
            <w:pPr>
              <w:pStyle w:val="GOSTTablenorm"/>
            </w:pPr>
            <w:r w:rsidRPr="00FB4CC0">
              <w:rPr>
                <w:b/>
                <w:bCs/>
                <w:szCs w:val="22"/>
              </w:rPr>
              <w:t>T0504833</w:t>
            </w:r>
            <w:r w:rsidRPr="00CA31A3">
              <w:rPr>
                <w:bCs/>
                <w:szCs w:val="22"/>
              </w:rPr>
              <w:t>:</w:t>
            </w:r>
            <w:r w:rsidRPr="00CA31A3">
              <w:t>DT_PZO</w:t>
            </w:r>
          </w:p>
        </w:tc>
        <w:tc>
          <w:tcPr>
            <w:tcW w:w="500" w:type="pct"/>
          </w:tcPr>
          <w:p w14:paraId="3E878311" w14:textId="3016C78E" w:rsidR="00CA31A3" w:rsidRPr="00EE4072" w:rsidRDefault="00CA31A3" w:rsidP="00CA31A3">
            <w:pPr>
              <w:pStyle w:val="GOSTTablenorm"/>
            </w:pPr>
            <w:r w:rsidRPr="00560011">
              <w:t>Строка</w:t>
            </w:r>
          </w:p>
        </w:tc>
        <w:tc>
          <w:tcPr>
            <w:tcW w:w="300" w:type="pct"/>
          </w:tcPr>
          <w:p w14:paraId="6FBBF72B" w14:textId="74F26BAC" w:rsidR="00CA31A3" w:rsidRPr="00EE4072" w:rsidRDefault="00CA31A3" w:rsidP="00CA31A3">
            <w:pPr>
              <w:pStyle w:val="GOSTTablenorm"/>
            </w:pPr>
            <w:r w:rsidRPr="00560011">
              <w:t>Да</w:t>
            </w:r>
          </w:p>
        </w:tc>
        <w:tc>
          <w:tcPr>
            <w:tcW w:w="315" w:type="pct"/>
          </w:tcPr>
          <w:p w14:paraId="19061E37" w14:textId="42CC71FD" w:rsidR="00CA31A3" w:rsidRPr="00EE4072" w:rsidRDefault="00CA31A3" w:rsidP="00CA31A3">
            <w:pPr>
              <w:pStyle w:val="GOSTTablenorm"/>
            </w:pPr>
            <w:r w:rsidRPr="00560011">
              <w:t>&lt;=</w:t>
            </w:r>
            <w:r w:rsidR="00B435B4">
              <w:t>10</w:t>
            </w:r>
          </w:p>
        </w:tc>
        <w:tc>
          <w:tcPr>
            <w:tcW w:w="2035" w:type="pct"/>
          </w:tcPr>
          <w:p w14:paraId="59CB048C" w14:textId="77777777" w:rsidR="00CA31A3" w:rsidRPr="00560011" w:rsidRDefault="00CA31A3" w:rsidP="00ED4905">
            <w:pPr>
              <w:pStyle w:val="GOSTTablenorm"/>
            </w:pPr>
            <w:r w:rsidRPr="00560011">
              <w:t>Указывается значение аналитического признака «ЗО» (Признак заключительных оборотов) для отражения по дебету записи учета.</w:t>
            </w:r>
          </w:p>
          <w:p w14:paraId="1B8FDCDD" w14:textId="5C7A5FB3" w:rsidR="00CA31A3" w:rsidRPr="00EE4072" w:rsidRDefault="00CA31A3" w:rsidP="00ED4905">
            <w:pPr>
              <w:pStyle w:val="GOSTTablenorm"/>
            </w:pPr>
            <w:r w:rsidRPr="00560011">
              <w:t>Допускается заполнение прочерком</w:t>
            </w:r>
          </w:p>
        </w:tc>
      </w:tr>
      <w:tr w:rsidR="00CA31A3" w:rsidRPr="00B9499D" w14:paraId="3D1AA497" w14:textId="77777777" w:rsidTr="00125633">
        <w:tc>
          <w:tcPr>
            <w:tcW w:w="1100" w:type="pct"/>
          </w:tcPr>
          <w:p w14:paraId="49C3BF01" w14:textId="5DB644FF" w:rsidR="00CA31A3" w:rsidRPr="00871326" w:rsidRDefault="00CA31A3" w:rsidP="00CA31A3">
            <w:pPr>
              <w:pStyle w:val="GOSTTablenorm"/>
              <w:rPr>
                <w:highlight w:val="green"/>
              </w:rPr>
            </w:pPr>
            <w:r w:rsidRPr="00CA31A3">
              <w:t>Признак заключительных оборотов по Кт</w:t>
            </w:r>
          </w:p>
        </w:tc>
        <w:tc>
          <w:tcPr>
            <w:tcW w:w="750" w:type="pct"/>
          </w:tcPr>
          <w:p w14:paraId="75837196" w14:textId="3481C4DA" w:rsidR="00CA31A3" w:rsidRPr="00B9499D" w:rsidRDefault="00CA31A3" w:rsidP="00CA31A3">
            <w:pPr>
              <w:pStyle w:val="GOSTTablenorm"/>
            </w:pPr>
            <w:r w:rsidRPr="00FB4CC0">
              <w:rPr>
                <w:b/>
                <w:bCs/>
                <w:szCs w:val="22"/>
              </w:rPr>
              <w:t>T0504833</w:t>
            </w:r>
            <w:r w:rsidRPr="00CA31A3">
              <w:rPr>
                <w:bCs/>
                <w:szCs w:val="22"/>
              </w:rPr>
              <w:t>:</w:t>
            </w:r>
            <w:r w:rsidRPr="00CA31A3">
              <w:rPr>
                <w:lang w:val="en-US"/>
              </w:rPr>
              <w:t>C</w:t>
            </w:r>
            <w:r w:rsidRPr="00CA31A3">
              <w:t>T_PZO</w:t>
            </w:r>
          </w:p>
        </w:tc>
        <w:tc>
          <w:tcPr>
            <w:tcW w:w="500" w:type="pct"/>
          </w:tcPr>
          <w:p w14:paraId="4EA97ABB" w14:textId="7169AD58" w:rsidR="00CA31A3" w:rsidRPr="00B9499D" w:rsidRDefault="00CA31A3" w:rsidP="00CA31A3">
            <w:pPr>
              <w:pStyle w:val="GOSTTablenorm"/>
            </w:pPr>
            <w:r w:rsidRPr="00560011">
              <w:t>Строка</w:t>
            </w:r>
          </w:p>
        </w:tc>
        <w:tc>
          <w:tcPr>
            <w:tcW w:w="300" w:type="pct"/>
          </w:tcPr>
          <w:p w14:paraId="56D63FDC" w14:textId="7E2BF41D" w:rsidR="00CA31A3" w:rsidRPr="00B9499D" w:rsidRDefault="00CA31A3" w:rsidP="00CA31A3">
            <w:pPr>
              <w:pStyle w:val="GOSTTablenorm"/>
            </w:pPr>
            <w:r w:rsidRPr="00560011">
              <w:t>Да</w:t>
            </w:r>
          </w:p>
        </w:tc>
        <w:tc>
          <w:tcPr>
            <w:tcW w:w="315" w:type="pct"/>
          </w:tcPr>
          <w:p w14:paraId="745CB249" w14:textId="383DC8CF" w:rsidR="00CA31A3" w:rsidRPr="00B9499D" w:rsidRDefault="00CA31A3" w:rsidP="00CA31A3">
            <w:pPr>
              <w:pStyle w:val="GOSTTablenorm"/>
            </w:pPr>
            <w:r w:rsidRPr="00560011">
              <w:t>&lt;=</w:t>
            </w:r>
            <w:r w:rsidR="00B435B4">
              <w:t>10</w:t>
            </w:r>
          </w:p>
        </w:tc>
        <w:tc>
          <w:tcPr>
            <w:tcW w:w="2035" w:type="pct"/>
          </w:tcPr>
          <w:p w14:paraId="11BCC0F7" w14:textId="77777777" w:rsidR="00CA31A3" w:rsidRPr="00560011" w:rsidRDefault="00CA31A3" w:rsidP="00ED4905">
            <w:pPr>
              <w:pStyle w:val="GOSTTablenorm"/>
            </w:pPr>
            <w:r w:rsidRPr="00560011">
              <w:t>Указывается значение аналитического признака «ЗО» (Признак заключительных оборотов) для отражения по кредиту записи учета.</w:t>
            </w:r>
          </w:p>
          <w:p w14:paraId="197BCAAA" w14:textId="11437436" w:rsidR="00CA31A3" w:rsidRPr="00B9499D" w:rsidRDefault="00CA31A3" w:rsidP="00ED4905">
            <w:pPr>
              <w:pStyle w:val="GOSTTablenorm"/>
            </w:pPr>
            <w:r w:rsidRPr="00560011">
              <w:t>Допускается заполнение прочерком</w:t>
            </w:r>
          </w:p>
        </w:tc>
      </w:tr>
      <w:tr w:rsidR="00CA31A3" w:rsidRPr="00B9499D" w14:paraId="73E14D9D" w14:textId="77777777" w:rsidTr="00650646">
        <w:tc>
          <w:tcPr>
            <w:tcW w:w="1100" w:type="pct"/>
          </w:tcPr>
          <w:p w14:paraId="4228FD9C" w14:textId="438192EB" w:rsidR="00CA31A3" w:rsidRPr="00650646" w:rsidRDefault="00415034" w:rsidP="00CA31A3">
            <w:pPr>
              <w:pStyle w:val="GOSTTablenorm"/>
            </w:pPr>
            <w:r>
              <w:t>Код раздела ЛС Дт</w:t>
            </w:r>
          </w:p>
        </w:tc>
        <w:tc>
          <w:tcPr>
            <w:tcW w:w="750" w:type="pct"/>
          </w:tcPr>
          <w:p w14:paraId="399631D3" w14:textId="2CB08AD0" w:rsidR="00CA31A3" w:rsidRPr="002018E3" w:rsidRDefault="00415034" w:rsidP="00BA1C9C">
            <w:pPr>
              <w:pStyle w:val="GOSTTablenorm"/>
              <w:rPr>
                <w:lang w:val="en-US"/>
              </w:rPr>
            </w:pPr>
            <w:r w:rsidRPr="00FB4CC0">
              <w:rPr>
                <w:b/>
                <w:bCs/>
                <w:szCs w:val="22"/>
              </w:rPr>
              <w:t>T0504833</w:t>
            </w:r>
            <w:r>
              <w:rPr>
                <w:bCs/>
                <w:szCs w:val="22"/>
              </w:rPr>
              <w:t>:DT_AKR</w:t>
            </w:r>
          </w:p>
        </w:tc>
        <w:tc>
          <w:tcPr>
            <w:tcW w:w="500" w:type="pct"/>
          </w:tcPr>
          <w:p w14:paraId="5202318F" w14:textId="6104366D" w:rsidR="00CA31A3" w:rsidRPr="00B9499D" w:rsidRDefault="00415034" w:rsidP="00CA31A3">
            <w:pPr>
              <w:pStyle w:val="GOSTTablenorm"/>
            </w:pPr>
            <w:r>
              <w:t>Строка</w:t>
            </w:r>
          </w:p>
        </w:tc>
        <w:tc>
          <w:tcPr>
            <w:tcW w:w="300" w:type="pct"/>
          </w:tcPr>
          <w:p w14:paraId="393426D9" w14:textId="45D7BEEE" w:rsidR="00CA31A3" w:rsidRPr="00B9499D" w:rsidRDefault="00415034" w:rsidP="00CA31A3">
            <w:pPr>
              <w:pStyle w:val="GOSTTablenorm"/>
            </w:pPr>
            <w:r>
              <w:t>Да</w:t>
            </w:r>
          </w:p>
        </w:tc>
        <w:tc>
          <w:tcPr>
            <w:tcW w:w="315" w:type="pct"/>
          </w:tcPr>
          <w:p w14:paraId="20C31BE4" w14:textId="1D0980EB" w:rsidR="00CA31A3" w:rsidRPr="00B9499D" w:rsidRDefault="00EA3524" w:rsidP="00CA31A3">
            <w:pPr>
              <w:pStyle w:val="GOSTTablenorm"/>
            </w:pPr>
            <w:r w:rsidRPr="00EA3524">
              <w:t>&lt;=8</w:t>
            </w:r>
          </w:p>
        </w:tc>
        <w:tc>
          <w:tcPr>
            <w:tcW w:w="2035" w:type="pct"/>
          </w:tcPr>
          <w:p w14:paraId="27D0D17D" w14:textId="77777777" w:rsidR="00415034" w:rsidRPr="00560011" w:rsidRDefault="00415034" w:rsidP="00ED4905">
            <w:pPr>
              <w:pStyle w:val="GOSTTablenorm"/>
            </w:pPr>
            <w:r>
              <w:t xml:space="preserve">Указывается значение аналитического признака «Аналитический код раздела ЛС» </w:t>
            </w:r>
            <w:r w:rsidRPr="00560011">
              <w:t>для отражения по дебету записи учета.</w:t>
            </w:r>
          </w:p>
          <w:p w14:paraId="59C4F469" w14:textId="11017930" w:rsidR="00CA31A3" w:rsidRPr="00B9499D" w:rsidRDefault="00415034" w:rsidP="00ED4905">
            <w:pPr>
              <w:pStyle w:val="GOSTTablenorm"/>
            </w:pPr>
            <w:r w:rsidRPr="00560011">
              <w:t>Допускается заполнение прочерком</w:t>
            </w:r>
          </w:p>
        </w:tc>
      </w:tr>
      <w:tr w:rsidR="00CA31A3" w:rsidRPr="00B9499D" w14:paraId="734C0AF0" w14:textId="77777777" w:rsidTr="00650646">
        <w:tc>
          <w:tcPr>
            <w:tcW w:w="1100" w:type="pct"/>
          </w:tcPr>
          <w:p w14:paraId="256B6856" w14:textId="66A7549C" w:rsidR="00CA31A3" w:rsidRPr="00650646" w:rsidRDefault="00415034" w:rsidP="00415034">
            <w:pPr>
              <w:pStyle w:val="GOSTTablenorm"/>
            </w:pPr>
            <w:r>
              <w:t>Код раздела ЛС Кт</w:t>
            </w:r>
            <w:r>
              <w:rPr>
                <w:bCs/>
                <w:szCs w:val="22"/>
              </w:rPr>
              <w:t xml:space="preserve"> </w:t>
            </w:r>
          </w:p>
        </w:tc>
        <w:tc>
          <w:tcPr>
            <w:tcW w:w="750" w:type="pct"/>
          </w:tcPr>
          <w:p w14:paraId="248E7F17" w14:textId="0BCA1127" w:rsidR="00CA31A3" w:rsidRPr="00415034" w:rsidRDefault="00415034" w:rsidP="00BA1C9C">
            <w:pPr>
              <w:pStyle w:val="GOSTTablenorm"/>
            </w:pPr>
            <w:r w:rsidRPr="00FB4CC0">
              <w:rPr>
                <w:b/>
                <w:bCs/>
                <w:szCs w:val="22"/>
              </w:rPr>
              <w:t>T0504833</w:t>
            </w:r>
            <w:r>
              <w:rPr>
                <w:bCs/>
                <w:szCs w:val="22"/>
              </w:rPr>
              <w:t>:</w:t>
            </w:r>
            <w:r>
              <w:rPr>
                <w:lang w:val="en-US"/>
              </w:rPr>
              <w:t>C</w:t>
            </w:r>
            <w:r>
              <w:t>T</w:t>
            </w:r>
            <w:r>
              <w:rPr>
                <w:bCs/>
                <w:szCs w:val="22"/>
              </w:rPr>
              <w:t>_AKR</w:t>
            </w:r>
          </w:p>
        </w:tc>
        <w:tc>
          <w:tcPr>
            <w:tcW w:w="500" w:type="pct"/>
          </w:tcPr>
          <w:p w14:paraId="09AE52A7" w14:textId="3507CADC" w:rsidR="00CA31A3" w:rsidRPr="00B9499D" w:rsidRDefault="00415034" w:rsidP="00CA31A3">
            <w:pPr>
              <w:pStyle w:val="GOSTTablenorm"/>
            </w:pPr>
            <w:r>
              <w:t>Строка</w:t>
            </w:r>
          </w:p>
        </w:tc>
        <w:tc>
          <w:tcPr>
            <w:tcW w:w="300" w:type="pct"/>
          </w:tcPr>
          <w:p w14:paraId="7FA5741B" w14:textId="2150C9F3" w:rsidR="00CA31A3" w:rsidRPr="00B9499D" w:rsidRDefault="00415034" w:rsidP="00CA31A3">
            <w:pPr>
              <w:pStyle w:val="GOSTTablenorm"/>
            </w:pPr>
            <w:r>
              <w:t>Да</w:t>
            </w:r>
          </w:p>
        </w:tc>
        <w:tc>
          <w:tcPr>
            <w:tcW w:w="315" w:type="pct"/>
          </w:tcPr>
          <w:p w14:paraId="09642CCB" w14:textId="6329CC78" w:rsidR="00CA31A3" w:rsidRPr="00B9499D" w:rsidRDefault="00EA3524" w:rsidP="00CA31A3">
            <w:pPr>
              <w:pStyle w:val="GOSTTablenorm"/>
            </w:pPr>
            <w:r w:rsidRPr="00EA3524">
              <w:t>&lt;=8</w:t>
            </w:r>
          </w:p>
        </w:tc>
        <w:tc>
          <w:tcPr>
            <w:tcW w:w="2035" w:type="pct"/>
          </w:tcPr>
          <w:p w14:paraId="0CDBA214" w14:textId="173D8662" w:rsidR="00415034" w:rsidRPr="00560011" w:rsidRDefault="00415034" w:rsidP="00ED4905">
            <w:pPr>
              <w:pStyle w:val="GOSTTablenorm"/>
            </w:pPr>
            <w:r>
              <w:t>Указывается значение аналитического признака «Аналитический код раздела ЛС» для отражения по креди</w:t>
            </w:r>
            <w:r w:rsidRPr="00560011">
              <w:t>ту записи учета.</w:t>
            </w:r>
          </w:p>
          <w:p w14:paraId="0859ACEF" w14:textId="60E59CA0" w:rsidR="00CA31A3" w:rsidRPr="00B9499D" w:rsidRDefault="00415034" w:rsidP="00ED4905">
            <w:pPr>
              <w:pStyle w:val="GOSTTablenorm"/>
            </w:pPr>
            <w:r w:rsidRPr="00560011">
              <w:t>Допускается заполнение прочерком</w:t>
            </w:r>
          </w:p>
        </w:tc>
      </w:tr>
      <w:tr w:rsidR="00484AE3" w:rsidRPr="00B9499D" w14:paraId="0264644C" w14:textId="77777777" w:rsidTr="00CA31A3">
        <w:trPr>
          <w:trHeight w:val="315"/>
        </w:trPr>
        <w:tc>
          <w:tcPr>
            <w:tcW w:w="1100" w:type="pct"/>
          </w:tcPr>
          <w:p w14:paraId="474C8948" w14:textId="35015128" w:rsidR="00484AE3" w:rsidRPr="00CA31A3" w:rsidRDefault="00484AE3" w:rsidP="00484AE3">
            <w:pPr>
              <w:pStyle w:val="GOSTTablenorm"/>
            </w:pPr>
            <w:r w:rsidRPr="00484AE3">
              <w:t>Номер КОО по Дт</w:t>
            </w:r>
          </w:p>
        </w:tc>
        <w:tc>
          <w:tcPr>
            <w:tcW w:w="750" w:type="pct"/>
          </w:tcPr>
          <w:p w14:paraId="5E3B5ECE" w14:textId="2C65F318" w:rsidR="00484AE3" w:rsidRPr="00CA31A3" w:rsidRDefault="00484AE3" w:rsidP="00484AE3">
            <w:pPr>
              <w:pStyle w:val="GOSTTablenorm"/>
            </w:pPr>
            <w:del w:id="690" w:author="Седых Екатерина Александровна" w:date="2026-03-23T12:49:00Z">
              <w:r w:rsidRPr="00B9499D" w:rsidDel="007925CE">
                <w:delText>DT</w:delText>
              </w:r>
              <w:r w:rsidDel="007925CE">
                <w:delText>_</w:delText>
              </w:r>
              <w:r w:rsidRPr="002253A6" w:rsidDel="007925CE">
                <w:rPr>
                  <w:lang w:val="en-US"/>
                </w:rPr>
                <w:delText>NumberKOO</w:delText>
              </w:r>
            </w:del>
            <w:ins w:id="691" w:author="Седых Екатерина Александровна" w:date="2026-03-23T12:49:00Z">
              <w:r w:rsidR="007925CE" w:rsidRPr="00BB7E48">
                <w:rPr>
                  <w:b/>
                </w:rPr>
                <w:t>T0504833:</w:t>
              </w:r>
              <w:r w:rsidR="007925CE" w:rsidRPr="00BB7E48">
                <w:t>DT_</w:t>
              </w:r>
              <w:r w:rsidR="007925CE" w:rsidRPr="00BB7E48">
                <w:rPr>
                  <w:lang w:val="en-US"/>
                </w:rPr>
                <w:t>KOO</w:t>
              </w:r>
            </w:ins>
          </w:p>
        </w:tc>
        <w:tc>
          <w:tcPr>
            <w:tcW w:w="500" w:type="pct"/>
          </w:tcPr>
          <w:p w14:paraId="26B0E1E6" w14:textId="40D69655" w:rsidR="00484AE3" w:rsidRPr="00560011" w:rsidRDefault="00484AE3" w:rsidP="00484AE3">
            <w:pPr>
              <w:pStyle w:val="GOSTTablenorm"/>
            </w:pPr>
            <w:r w:rsidRPr="00B9499D">
              <w:t>Строка</w:t>
            </w:r>
          </w:p>
        </w:tc>
        <w:tc>
          <w:tcPr>
            <w:tcW w:w="300" w:type="pct"/>
          </w:tcPr>
          <w:p w14:paraId="6AD6FEF5" w14:textId="03521D0A" w:rsidR="00484AE3" w:rsidRPr="00560011" w:rsidRDefault="00484AE3" w:rsidP="00484AE3">
            <w:pPr>
              <w:pStyle w:val="GOSTTablenorm"/>
            </w:pPr>
            <w:r w:rsidRPr="009E1151">
              <w:t>Да</w:t>
            </w:r>
          </w:p>
        </w:tc>
        <w:tc>
          <w:tcPr>
            <w:tcW w:w="315" w:type="pct"/>
          </w:tcPr>
          <w:p w14:paraId="54FFE501" w14:textId="0030BA2A" w:rsidR="00484AE3" w:rsidRPr="00560011" w:rsidRDefault="00484AE3" w:rsidP="00484AE3">
            <w:pPr>
              <w:pStyle w:val="GOSTTablenorm"/>
            </w:pPr>
            <w:r w:rsidRPr="00F40ED3">
              <w:t>&lt;=</w:t>
            </w:r>
            <w:r>
              <w:t>50</w:t>
            </w:r>
          </w:p>
        </w:tc>
        <w:tc>
          <w:tcPr>
            <w:tcW w:w="2035" w:type="pct"/>
          </w:tcPr>
          <w:p w14:paraId="68629335" w14:textId="5D6E08A8" w:rsidR="00484AE3" w:rsidRDefault="00484AE3" w:rsidP="00ED4905">
            <w:pPr>
              <w:pStyle w:val="GOSTTablenorm"/>
            </w:pPr>
            <w:r>
              <w:t xml:space="preserve">Указывается значение аналитического признака </w:t>
            </w:r>
            <w:del w:id="692" w:author="Седых Екатерина Александровна" w:date="2026-03-23T12:50:00Z">
              <w:r w:rsidRPr="00E87786" w:rsidDel="007925CE">
                <w:delText>(свойства записи учета)</w:delText>
              </w:r>
              <w:r w:rsidDel="007925CE">
                <w:delText xml:space="preserve"> </w:delText>
              </w:r>
            </w:del>
            <w:r>
              <w:t>«</w:t>
            </w:r>
            <w:r w:rsidRPr="00026BF4">
              <w:t xml:space="preserve">Номер </w:t>
            </w:r>
            <w:del w:id="693" w:author="Седых Екатерина Александровна" w:date="2026-03-23T12:50:00Z">
              <w:r w:rsidRPr="00026BF4" w:rsidDel="007925CE">
                <w:delText>казначейского обеспечения обязательств</w:delText>
              </w:r>
            </w:del>
            <w:ins w:id="694" w:author="Седых Екатерина Александровна" w:date="2026-03-23T12:50:00Z">
              <w:r w:rsidR="007925CE">
                <w:t>КОО</w:t>
              </w:r>
            </w:ins>
            <w:r>
              <w:t>» для отражения п</w:t>
            </w:r>
            <w:r w:rsidRPr="00BC32EC">
              <w:t>о</w:t>
            </w:r>
            <w:r>
              <w:t xml:space="preserve"> дебету записи учета.</w:t>
            </w:r>
          </w:p>
          <w:p w14:paraId="6175E1CD" w14:textId="28B640B3" w:rsidR="00484AE3" w:rsidRPr="00560011" w:rsidRDefault="00484AE3" w:rsidP="00ED4905">
            <w:pPr>
              <w:pStyle w:val="GOSTTablenorm"/>
            </w:pPr>
            <w:r w:rsidRPr="008C1F2F">
              <w:t>Допускается заполнение прочерком</w:t>
            </w:r>
          </w:p>
        </w:tc>
      </w:tr>
      <w:tr w:rsidR="00484AE3" w:rsidRPr="00B9499D" w14:paraId="53B259E3" w14:textId="77777777" w:rsidTr="00125633">
        <w:tc>
          <w:tcPr>
            <w:tcW w:w="1100" w:type="pct"/>
          </w:tcPr>
          <w:p w14:paraId="60685D85" w14:textId="72DCE48C" w:rsidR="00484AE3" w:rsidRPr="00CA31A3" w:rsidRDefault="00484AE3" w:rsidP="00484AE3">
            <w:pPr>
              <w:pStyle w:val="GOSTTablenorm"/>
            </w:pPr>
            <w:r w:rsidRPr="00484AE3">
              <w:t>Номер КОО по Кт</w:t>
            </w:r>
          </w:p>
        </w:tc>
        <w:tc>
          <w:tcPr>
            <w:tcW w:w="750" w:type="pct"/>
          </w:tcPr>
          <w:p w14:paraId="1ED8B414" w14:textId="31B68FF9" w:rsidR="00484AE3" w:rsidRPr="00CA31A3" w:rsidRDefault="00484AE3" w:rsidP="00484AE3">
            <w:pPr>
              <w:pStyle w:val="GOSTTablenorm"/>
            </w:pPr>
            <w:del w:id="695" w:author="Седых Екатерина Александровна" w:date="2026-03-23T12:49:00Z">
              <w:r w:rsidRPr="00B9499D" w:rsidDel="007925CE">
                <w:rPr>
                  <w:bCs/>
                  <w:szCs w:val="22"/>
                  <w:lang w:val="en-US"/>
                </w:rPr>
                <w:delText>C</w:delText>
              </w:r>
              <w:r w:rsidDel="007925CE">
                <w:rPr>
                  <w:bCs/>
                  <w:szCs w:val="22"/>
                </w:rPr>
                <w:delText>T</w:delText>
              </w:r>
              <w:r w:rsidRPr="002253A6" w:rsidDel="007925CE">
                <w:rPr>
                  <w:bCs/>
                  <w:szCs w:val="22"/>
                  <w:lang w:val="en-US"/>
                </w:rPr>
                <w:delText>_NumberKOO</w:delText>
              </w:r>
            </w:del>
            <w:ins w:id="696" w:author="Седых Екатерина Александровна" w:date="2026-03-23T12:49:00Z">
              <w:r w:rsidR="007925CE" w:rsidRPr="00BB7E48">
                <w:rPr>
                  <w:b/>
                </w:rPr>
                <w:t>T0504833:</w:t>
              </w:r>
              <w:r w:rsidR="007925CE">
                <w:rPr>
                  <w:lang w:val="en-US"/>
                </w:rPr>
                <w:t>C</w:t>
              </w:r>
              <w:r w:rsidR="007925CE" w:rsidRPr="00BB7E48">
                <w:t>T_</w:t>
              </w:r>
              <w:r w:rsidR="007925CE" w:rsidRPr="00BB7E48">
                <w:rPr>
                  <w:lang w:val="en-US"/>
                </w:rPr>
                <w:t>KOO</w:t>
              </w:r>
            </w:ins>
          </w:p>
        </w:tc>
        <w:tc>
          <w:tcPr>
            <w:tcW w:w="500" w:type="pct"/>
          </w:tcPr>
          <w:p w14:paraId="7A8117F0" w14:textId="5F448363" w:rsidR="00484AE3" w:rsidRPr="00560011" w:rsidRDefault="00484AE3" w:rsidP="00484AE3">
            <w:pPr>
              <w:pStyle w:val="GOSTTablenorm"/>
            </w:pPr>
            <w:r w:rsidRPr="00B9499D">
              <w:rPr>
                <w:szCs w:val="22"/>
              </w:rPr>
              <w:t>Строка</w:t>
            </w:r>
          </w:p>
        </w:tc>
        <w:tc>
          <w:tcPr>
            <w:tcW w:w="300" w:type="pct"/>
          </w:tcPr>
          <w:p w14:paraId="458046A0" w14:textId="6271654C" w:rsidR="00484AE3" w:rsidRPr="00560011" w:rsidRDefault="00484AE3" w:rsidP="00484AE3">
            <w:pPr>
              <w:pStyle w:val="GOSTTablenorm"/>
            </w:pPr>
            <w:r w:rsidRPr="009E1151">
              <w:rPr>
                <w:szCs w:val="22"/>
              </w:rPr>
              <w:t>Да</w:t>
            </w:r>
          </w:p>
        </w:tc>
        <w:tc>
          <w:tcPr>
            <w:tcW w:w="315" w:type="pct"/>
          </w:tcPr>
          <w:p w14:paraId="65224C74" w14:textId="334809E0" w:rsidR="00484AE3" w:rsidRPr="00560011" w:rsidRDefault="00484AE3" w:rsidP="00484AE3">
            <w:pPr>
              <w:pStyle w:val="GOSTTablenorm"/>
            </w:pPr>
            <w:r w:rsidRPr="00F40ED3">
              <w:rPr>
                <w:szCs w:val="22"/>
              </w:rPr>
              <w:t>&lt;=</w:t>
            </w:r>
            <w:r>
              <w:rPr>
                <w:szCs w:val="22"/>
              </w:rPr>
              <w:t>50</w:t>
            </w:r>
          </w:p>
        </w:tc>
        <w:tc>
          <w:tcPr>
            <w:tcW w:w="2035" w:type="pct"/>
          </w:tcPr>
          <w:p w14:paraId="6DAF941D" w14:textId="67C5C82F" w:rsidR="00484AE3" w:rsidRDefault="00484AE3" w:rsidP="00484AE3">
            <w:pPr>
              <w:pStyle w:val="GOSTTablenorm"/>
              <w:rPr>
                <w:bCs/>
                <w:szCs w:val="22"/>
              </w:rPr>
            </w:pPr>
            <w:r>
              <w:rPr>
                <w:bCs/>
                <w:szCs w:val="22"/>
              </w:rPr>
              <w:t xml:space="preserve">Указывается значение аналитического признака </w:t>
            </w:r>
            <w:del w:id="697" w:author="Седых Екатерина Александровна" w:date="2026-03-23T12:50:00Z">
              <w:r w:rsidRPr="00E87786" w:rsidDel="007925CE">
                <w:rPr>
                  <w:bCs/>
                  <w:szCs w:val="22"/>
                </w:rPr>
                <w:delText>(свойства записи учета)</w:delText>
              </w:r>
              <w:r w:rsidDel="007925CE">
                <w:rPr>
                  <w:bCs/>
                  <w:szCs w:val="22"/>
                </w:rPr>
                <w:delText xml:space="preserve"> </w:delText>
              </w:r>
            </w:del>
            <w:r>
              <w:rPr>
                <w:bCs/>
                <w:szCs w:val="22"/>
              </w:rPr>
              <w:t>«</w:t>
            </w:r>
            <w:r w:rsidRPr="00026BF4">
              <w:rPr>
                <w:bCs/>
                <w:szCs w:val="22"/>
              </w:rPr>
              <w:t xml:space="preserve">Номер </w:t>
            </w:r>
            <w:del w:id="698" w:author="Седых Екатерина Александровна" w:date="2026-03-23T12:50:00Z">
              <w:r w:rsidRPr="00026BF4" w:rsidDel="007925CE">
                <w:rPr>
                  <w:bCs/>
                  <w:szCs w:val="22"/>
                </w:rPr>
                <w:delText>казначейского обеспечения обязательств</w:delText>
              </w:r>
            </w:del>
            <w:ins w:id="699" w:author="Седых Екатерина Александровна" w:date="2026-03-23T12:50:00Z">
              <w:r w:rsidR="007925CE">
                <w:rPr>
                  <w:bCs/>
                  <w:szCs w:val="22"/>
                </w:rPr>
                <w:t>КОО</w:t>
              </w:r>
            </w:ins>
            <w:r>
              <w:rPr>
                <w:bCs/>
                <w:szCs w:val="22"/>
              </w:rPr>
              <w:t>» для отражения по кредиту записи учета.</w:t>
            </w:r>
          </w:p>
          <w:p w14:paraId="61389B80" w14:textId="03D21027" w:rsidR="00484AE3" w:rsidRPr="00560011" w:rsidRDefault="00484AE3" w:rsidP="00484AE3">
            <w:pPr>
              <w:pStyle w:val="GOSTTablenorm"/>
            </w:pPr>
            <w:r w:rsidRPr="008C1F2F">
              <w:rPr>
                <w:bCs/>
                <w:szCs w:val="22"/>
              </w:rPr>
              <w:t>Допускается заполнение прочерком</w:t>
            </w:r>
          </w:p>
        </w:tc>
      </w:tr>
    </w:tbl>
    <w:p w14:paraId="0947D532" w14:textId="548BCF93" w:rsidR="00242D30" w:rsidRDefault="00242D30" w:rsidP="00242D30">
      <w:pPr>
        <w:pStyle w:val="51"/>
        <w:rPr>
          <w:ins w:id="700" w:author="Воробьева Оксана Викторовна" w:date="2026-03-17T14:20:00Z"/>
          <w:szCs w:val="22"/>
        </w:rPr>
      </w:pPr>
      <w:bookmarkStart w:id="701" w:name="_Toc226564461"/>
      <w:ins w:id="702" w:author="Сатлер Марина Викторовна" w:date="2025-08-26T11:04:00Z">
        <w:r w:rsidRPr="00A775EA">
          <w:t>Пример запроса по документу</w:t>
        </w:r>
      </w:ins>
      <w:ins w:id="703" w:author="Воробьева Оксана Викторовна" w:date="2026-03-17T14:20:00Z">
        <w:r>
          <w:t xml:space="preserve"> </w:t>
        </w:r>
        <w:r w:rsidRPr="00B20B4F">
          <w:t xml:space="preserve">«Бухгалтерская справка (ф. </w:t>
        </w:r>
        <w:r w:rsidRPr="00B20B4F">
          <w:rPr>
            <w:rStyle w:val="22"/>
            <w:b/>
            <w:sz w:val="26"/>
            <w:szCs w:val="26"/>
          </w:rPr>
          <w:t>0504833)</w:t>
        </w:r>
        <w:r w:rsidRPr="00B20B4F">
          <w:t>»</w:t>
        </w:r>
        <w:r w:rsidRPr="00B20B4F">
          <w:rPr>
            <w:rStyle w:val="22"/>
            <w:b/>
            <w:sz w:val="26"/>
            <w:szCs w:val="26"/>
          </w:rPr>
          <w:t xml:space="preserve"> </w:t>
        </w:r>
        <w:r>
          <w:rPr>
            <w:rStyle w:val="22"/>
            <w:b/>
            <w:sz w:val="26"/>
            <w:szCs w:val="26"/>
          </w:rPr>
          <w:t xml:space="preserve">(НПС) </w:t>
        </w:r>
        <w:r>
          <w:rPr>
            <w:szCs w:val="22"/>
          </w:rPr>
          <w:t>TSE_NPS_0504833</w:t>
        </w:r>
        <w:bookmarkEnd w:id="701"/>
      </w:ins>
    </w:p>
    <w:p w14:paraId="31DA0D94" w14:textId="77777777" w:rsidR="008C2F82" w:rsidRPr="00130FE0" w:rsidRDefault="008C2F82" w:rsidP="008C2F82">
      <w:pPr>
        <w:pStyle w:val="GOSTScript"/>
        <w:rPr>
          <w:ins w:id="704" w:author="Воробьева Оксана Викторовна" w:date="2026-03-17T14:25:00Z"/>
        </w:rPr>
      </w:pPr>
      <w:ins w:id="705" w:author="Воробьева Оксана Викторовна" w:date="2026-03-17T14:25:00Z">
        <w:r w:rsidRPr="00130FE0">
          <w:t>{</w:t>
        </w:r>
      </w:ins>
    </w:p>
    <w:p w14:paraId="5FE52C85" w14:textId="77777777" w:rsidR="008C2F82" w:rsidRPr="00130FE0" w:rsidRDefault="008C2F82" w:rsidP="008C2F82">
      <w:pPr>
        <w:pStyle w:val="GOSTScript"/>
        <w:rPr>
          <w:ins w:id="706" w:author="Опаева Лидия Арашаевна" w:date="2025-10-15T09:42:00Z"/>
        </w:rPr>
      </w:pPr>
      <w:ins w:id="707" w:author="Воробьева Оксана Викторовна" w:date="2026-03-17T14:25:00Z">
        <w:r w:rsidRPr="00130FE0">
          <w:tab/>
        </w:r>
        <w:r w:rsidRPr="008C2F82">
          <w:t>"</w:t>
        </w:r>
        <w:r w:rsidRPr="00130FE0">
          <w:t>header</w:t>
        </w:r>
        <w:r w:rsidRPr="008C2F82">
          <w:t xml:space="preserve">": </w:t>
        </w:r>
      </w:ins>
      <w:ins w:id="708" w:author="Опаева Лидия Арашаевна" w:date="2025-10-15T09:42:00Z">
        <w:r w:rsidRPr="00130FE0">
          <w:t>{</w:t>
        </w:r>
      </w:ins>
    </w:p>
    <w:p w14:paraId="75E9D17D" w14:textId="06243FC6" w:rsidR="008C2F82" w:rsidRPr="00130FE0" w:rsidRDefault="008C2F82" w:rsidP="008C2F82">
      <w:pPr>
        <w:pStyle w:val="GOSTScript"/>
        <w:rPr>
          <w:ins w:id="709" w:author="Опаева Лидия Арашаевна" w:date="2025-10-15T09:42:00Z"/>
        </w:rPr>
      </w:pPr>
      <w:ins w:id="710" w:author="Опаева Лидия Арашаевна" w:date="2025-10-15T09:42:00Z">
        <w:r w:rsidRPr="00130FE0">
          <w:tab/>
        </w:r>
        <w:r w:rsidRPr="00130FE0">
          <w:tab/>
          <w:t>"Source": "</w:t>
        </w:r>
      </w:ins>
      <w:ins w:id="711" w:author="Воробьева Оксана Викторовна" w:date="2026-03-17T14:28:00Z">
        <w:r>
          <w:rPr>
            <w:szCs w:val="22"/>
          </w:rPr>
          <w:t>TSE</w:t>
        </w:r>
      </w:ins>
      <w:ins w:id="712" w:author="Опаева Лидия Арашаевна" w:date="2025-10-15T09:42:00Z">
        <w:r w:rsidRPr="00130FE0">
          <w:t>",</w:t>
        </w:r>
      </w:ins>
    </w:p>
    <w:p w14:paraId="729BE393" w14:textId="0FBDF7B0" w:rsidR="008C2F82" w:rsidRPr="001865CF" w:rsidRDefault="008C2F82" w:rsidP="008C2F82">
      <w:pPr>
        <w:pStyle w:val="GOSTScript"/>
        <w:rPr>
          <w:ins w:id="713" w:author="Воробьева Оксана Викторовна" w:date="2026-03-17T14:34:00Z"/>
          <w:lang w:eastAsia="ko-KR"/>
        </w:rPr>
      </w:pPr>
      <w:ins w:id="714" w:author="Воробьева Оксана Викторовна" w:date="2026-03-17T14:34:00Z">
        <w:r w:rsidRPr="001865CF">
          <w:rPr>
            <w:lang w:eastAsia="ko-KR"/>
          </w:rPr>
          <w:t>"ReqDat</w:t>
        </w:r>
        <w:r w:rsidR="005D0500">
          <w:rPr>
            <w:lang w:eastAsia="ko-KR"/>
          </w:rPr>
          <w:t>eTime": "2026-01-</w:t>
        </w:r>
      </w:ins>
      <w:ins w:id="715" w:author="Воробьева Оксана Викторовна" w:date="2026-03-17T14:42:00Z">
        <w:r w:rsidR="005D0500" w:rsidRPr="002B63E3">
          <w:rPr>
            <w:lang w:eastAsia="ko-KR"/>
          </w:rPr>
          <w:t>03</w:t>
        </w:r>
      </w:ins>
      <w:ins w:id="716" w:author="Воробьева Оксана Викторовна" w:date="2026-03-17T14:34:00Z">
        <w:r w:rsidRPr="001865CF">
          <w:rPr>
            <w:lang w:eastAsia="ko-KR"/>
          </w:rPr>
          <w:t xml:space="preserve"> 10:37:22",</w:t>
        </w:r>
      </w:ins>
    </w:p>
    <w:p w14:paraId="6176845F" w14:textId="77777777" w:rsidR="008C2F82" w:rsidRPr="001865CF" w:rsidRDefault="008C2F82" w:rsidP="008C2F82">
      <w:pPr>
        <w:pStyle w:val="GOSTScript"/>
        <w:rPr>
          <w:ins w:id="717" w:author="Воробьева Оксана Викторовна" w:date="2026-03-17T14:34:00Z"/>
          <w:lang w:eastAsia="ko-KR"/>
        </w:rPr>
      </w:pPr>
      <w:ins w:id="718" w:author="Воробьева Оксана Викторовна" w:date="2026-03-17T14:34:00Z">
        <w:r w:rsidRPr="001865CF">
          <w:rPr>
            <w:lang w:eastAsia="ko-KR"/>
          </w:rPr>
          <w:tab/>
        </w:r>
        <w:r w:rsidRPr="001865CF">
          <w:rPr>
            <w:lang w:eastAsia="ko-KR"/>
          </w:rPr>
          <w:tab/>
          <w:t>"Version": "1.0",</w:t>
        </w:r>
      </w:ins>
    </w:p>
    <w:p w14:paraId="1AC12806" w14:textId="77777777" w:rsidR="008C2F82" w:rsidRPr="001865CF" w:rsidRDefault="008C2F82" w:rsidP="008C2F82">
      <w:pPr>
        <w:pStyle w:val="GOSTScript"/>
        <w:rPr>
          <w:ins w:id="719" w:author="Воробьева Оксана Викторовна" w:date="2026-03-17T14:34:00Z"/>
          <w:lang w:eastAsia="ko-KR"/>
        </w:rPr>
      </w:pPr>
      <w:ins w:id="720" w:author="Воробьева Оксана Викторовна" w:date="2026-03-17T14:34:00Z">
        <w:r w:rsidRPr="001865CF">
          <w:rPr>
            <w:lang w:eastAsia="ko-KR"/>
          </w:rPr>
          <w:tab/>
        </w:r>
        <w:r w:rsidRPr="001865CF">
          <w:rPr>
            <w:lang w:eastAsia="ko-KR"/>
          </w:rPr>
          <w:tab/>
          <w:t>"Params": [</w:t>
        </w:r>
      </w:ins>
    </w:p>
    <w:p w14:paraId="176CBA6B" w14:textId="171B3270" w:rsidR="008C2F82" w:rsidRPr="00130FE0" w:rsidRDefault="004D2AE7" w:rsidP="008C2F82">
      <w:pPr>
        <w:pStyle w:val="GOSTScript"/>
        <w:rPr>
          <w:ins w:id="721" w:author="Воробьева Оксана Викторовна" w:date="2026-03-17T14:35:00Z"/>
        </w:rPr>
      </w:pPr>
      <w:ins w:id="722" w:author="Воробьева Оксана Викторовна" w:date="2026-03-17T16:06:00Z">
        <w:r>
          <w:rPr>
            <w:lang w:eastAsia="ko-KR"/>
          </w:rPr>
          <w:tab/>
        </w:r>
        <w:r>
          <w:rPr>
            <w:lang w:eastAsia="ko-KR"/>
          </w:rPr>
          <w:tab/>
        </w:r>
        <w:r>
          <w:rPr>
            <w:lang w:eastAsia="ko-KR"/>
          </w:rPr>
          <w:tab/>
        </w:r>
      </w:ins>
      <w:ins w:id="723" w:author="Воробьева Оксана Викторовна" w:date="2026-03-17T14:35:00Z">
        <w:r w:rsidR="008C2F82" w:rsidRPr="00130FE0">
          <w:t>{</w:t>
        </w:r>
      </w:ins>
    </w:p>
    <w:p w14:paraId="41384F9F" w14:textId="77777777" w:rsidR="008C2F82" w:rsidRPr="00130FE0" w:rsidRDefault="008C2F82" w:rsidP="008C2F82">
      <w:pPr>
        <w:pStyle w:val="GOSTScript"/>
        <w:rPr>
          <w:ins w:id="724" w:author="Воробьева Оксана Викторовна" w:date="2026-03-17T14:35:00Z"/>
        </w:rPr>
      </w:pPr>
      <w:ins w:id="725" w:author="Воробьева Оксана Викторовна" w:date="2026-03-17T14:35:00Z">
        <w:r w:rsidRPr="00130FE0">
          <w:tab/>
        </w:r>
        <w:r w:rsidRPr="00130FE0">
          <w:tab/>
        </w:r>
        <w:r w:rsidRPr="00130FE0">
          <w:tab/>
          <w:t>"param": "example",</w:t>
        </w:r>
      </w:ins>
    </w:p>
    <w:p w14:paraId="28535BCF" w14:textId="77777777" w:rsidR="008C2F82" w:rsidRPr="00130FE0" w:rsidRDefault="008C2F82" w:rsidP="008C2F82">
      <w:pPr>
        <w:pStyle w:val="GOSTScript"/>
        <w:rPr>
          <w:ins w:id="726" w:author="Воробьева Оксана Викторовна" w:date="2026-03-17T14:35:00Z"/>
        </w:rPr>
      </w:pPr>
      <w:ins w:id="727" w:author="Воробьева Оксана Викторовна" w:date="2026-03-17T14:35:00Z">
        <w:r w:rsidRPr="00130FE0">
          <w:tab/>
        </w:r>
        <w:r w:rsidRPr="00130FE0">
          <w:tab/>
        </w:r>
        <w:r w:rsidRPr="00130FE0">
          <w:tab/>
          <w:t>"value": "01"</w:t>
        </w:r>
      </w:ins>
    </w:p>
    <w:p w14:paraId="20F5CDE5" w14:textId="77777777" w:rsidR="008C2F82" w:rsidRPr="00130FE0" w:rsidRDefault="008C2F82" w:rsidP="008C2F82">
      <w:pPr>
        <w:pStyle w:val="GOSTScript"/>
        <w:rPr>
          <w:ins w:id="728" w:author="Воробьева Оксана Викторовна" w:date="2026-03-17T14:35:00Z"/>
        </w:rPr>
      </w:pPr>
      <w:ins w:id="729" w:author="Воробьева Оксана Викторовна" w:date="2026-03-17T14:35:00Z">
        <w:r w:rsidRPr="00130FE0">
          <w:tab/>
        </w:r>
        <w:r w:rsidRPr="00130FE0">
          <w:tab/>
          <w:t>}],</w:t>
        </w:r>
      </w:ins>
    </w:p>
    <w:p w14:paraId="1283743B" w14:textId="3FA0D63B" w:rsidR="005D0500" w:rsidRPr="00130FE0" w:rsidRDefault="00BA639D" w:rsidP="005D0500">
      <w:pPr>
        <w:pStyle w:val="GOSTScript"/>
        <w:rPr>
          <w:ins w:id="730" w:author="Воробьева Оксана Викторовна" w:date="2026-03-17T14:37:00Z"/>
        </w:rPr>
      </w:pPr>
      <w:ins w:id="731" w:author="Воробьева Оксана Викторовна" w:date="2026-03-17T14:52:00Z">
        <w:r w:rsidRPr="00130FE0">
          <w:tab/>
        </w:r>
        <w:r w:rsidRPr="00130FE0">
          <w:tab/>
        </w:r>
      </w:ins>
      <w:ins w:id="732" w:author="Воробьева Оксана Викторовна" w:date="2026-03-17T14:37:00Z">
        <w:r w:rsidR="005D0500" w:rsidRPr="00130FE0">
          <w:t>"ReqGuid": "</w:t>
        </w:r>
        <w:r w:rsidR="005D0500">
          <w:t>g1a</w:t>
        </w:r>
        <w:r w:rsidR="005D0500" w:rsidRPr="00130FE0">
          <w:t>4</w:t>
        </w:r>
        <w:r w:rsidR="005D0500">
          <w:t>i</w:t>
        </w:r>
        <w:r w:rsidR="005D0500" w:rsidRPr="00130FE0">
          <w:t>e5d-2757-4699-948c-vv72qba94f</w:t>
        </w:r>
        <w:r w:rsidR="005D0500">
          <w:t>44</w:t>
        </w:r>
        <w:r w:rsidR="005D0500" w:rsidRPr="00130FE0">
          <w:t>",</w:t>
        </w:r>
      </w:ins>
    </w:p>
    <w:p w14:paraId="580EAA30" w14:textId="77777777" w:rsidR="005D0500" w:rsidRPr="00130FE0" w:rsidRDefault="005D0500" w:rsidP="005D0500">
      <w:pPr>
        <w:pStyle w:val="GOSTScript"/>
        <w:rPr>
          <w:ins w:id="733" w:author="Воробьева Оксана Викторовна" w:date="2026-03-17T14:37:00Z"/>
        </w:rPr>
      </w:pPr>
      <w:ins w:id="734" w:author="Воробьева Оксана Викторовна" w:date="2026-03-17T14:37:00Z">
        <w:r w:rsidRPr="00130FE0">
          <w:tab/>
        </w:r>
        <w:r w:rsidRPr="00130FE0">
          <w:tab/>
          <w:t>"DocGuid": "</w:t>
        </w:r>
        <w:r>
          <w:t>1f</w:t>
        </w:r>
        <w:r w:rsidRPr="00130FE0">
          <w:t>d90a7c-e339-46ff-ac39-73029ff813</w:t>
        </w:r>
        <w:r>
          <w:t>21</w:t>
        </w:r>
        <w:r w:rsidRPr="00130FE0">
          <w:t>",</w:t>
        </w:r>
      </w:ins>
    </w:p>
    <w:p w14:paraId="45A3DA77" w14:textId="77777777" w:rsidR="005D0500" w:rsidRDefault="005D0500" w:rsidP="005D0500">
      <w:pPr>
        <w:pStyle w:val="GOSTScript"/>
        <w:rPr>
          <w:ins w:id="735" w:author="Воробьева Оксана Викторовна" w:date="2026-03-17T14:37:00Z"/>
        </w:rPr>
      </w:pPr>
      <w:ins w:id="736" w:author="Воробьева Оксана Викторовна" w:date="2026-03-17T14:37:00Z">
        <w:r w:rsidRPr="00130FE0">
          <w:tab/>
        </w:r>
        <w:r w:rsidRPr="00130FE0">
          <w:tab/>
          <w:t>"RequestType": "ACCOUNTING",</w:t>
        </w:r>
      </w:ins>
    </w:p>
    <w:p w14:paraId="3A00D7B4" w14:textId="0471F88A" w:rsidR="005D0500" w:rsidRPr="00130FE0" w:rsidRDefault="005D0500" w:rsidP="005D0500">
      <w:pPr>
        <w:pStyle w:val="GOSTScript"/>
        <w:rPr>
          <w:ins w:id="737" w:author="Воробьева Оксана Викторовна" w:date="2026-03-17T14:37:00Z"/>
        </w:rPr>
      </w:pPr>
      <w:ins w:id="738" w:author="Воробьева Оксана Викторовна" w:date="2026-03-17T14:37:00Z">
        <w:r w:rsidRPr="00130FE0">
          <w:tab/>
        </w:r>
        <w:r w:rsidRPr="00130FE0">
          <w:tab/>
          <w:t>"TypeDoc": "</w:t>
        </w:r>
      </w:ins>
      <w:ins w:id="739" w:author="Воробьева Оксана Викторовна" w:date="2026-03-17T15:43:00Z">
        <w:r w:rsidR="00A43741">
          <w:rPr>
            <w:szCs w:val="22"/>
          </w:rPr>
          <w:t>TSE_NPS_0504833</w:t>
        </w:r>
      </w:ins>
      <w:ins w:id="740" w:author="Воробьева Оксана Викторовна" w:date="2026-03-17T14:37:00Z">
        <w:r w:rsidRPr="00130FE0">
          <w:t>",</w:t>
        </w:r>
      </w:ins>
    </w:p>
    <w:p w14:paraId="4D5FF160" w14:textId="77777777" w:rsidR="005D0500" w:rsidRPr="00130FE0" w:rsidRDefault="005D0500" w:rsidP="005D0500">
      <w:pPr>
        <w:pStyle w:val="GOSTScript"/>
        <w:rPr>
          <w:ins w:id="741" w:author="Воробьева Оксана Викторовна" w:date="2026-03-17T14:37:00Z"/>
          <w:iCs/>
        </w:rPr>
      </w:pPr>
      <w:ins w:id="742" w:author="Воробьева Оксана Викторовна" w:date="2026-03-17T14:37:00Z">
        <w:r w:rsidRPr="00130FE0">
          <w:tab/>
        </w:r>
        <w:r w:rsidRPr="00130FE0">
          <w:tab/>
        </w:r>
        <w:r w:rsidRPr="170E4D90">
          <w:rPr>
            <w:iCs/>
          </w:rPr>
          <w:t>"Stage": "</w:t>
        </w:r>
        <w:r w:rsidRPr="008E4493">
          <w:rPr>
            <w:iCs/>
          </w:rPr>
          <w:t>auth</w:t>
        </w:r>
        <w:r w:rsidRPr="170E4D90">
          <w:rPr>
            <w:iCs/>
          </w:rPr>
          <w:t>",</w:t>
        </w:r>
      </w:ins>
    </w:p>
    <w:p w14:paraId="74BBD9AC" w14:textId="77777777" w:rsidR="005D0500" w:rsidRPr="00130FE0" w:rsidRDefault="005D0500" w:rsidP="005D0500">
      <w:pPr>
        <w:pStyle w:val="GOSTScript"/>
        <w:rPr>
          <w:ins w:id="743" w:author="Воробьева Оксана Викторовна" w:date="2026-03-17T14:37:00Z"/>
        </w:rPr>
      </w:pPr>
      <w:ins w:id="744" w:author="Воробьева Оксана Викторовна" w:date="2026-03-17T14:37:00Z">
        <w:r w:rsidRPr="00130FE0">
          <w:tab/>
        </w:r>
        <w:r w:rsidRPr="00130FE0">
          <w:tab/>
          <w:t>"BalLevContrl": "0",</w:t>
        </w:r>
      </w:ins>
    </w:p>
    <w:p w14:paraId="659A879B" w14:textId="77777777" w:rsidR="005D0500" w:rsidRPr="00130FE0" w:rsidRDefault="005D0500" w:rsidP="005D0500">
      <w:pPr>
        <w:pStyle w:val="GOSTScript"/>
        <w:rPr>
          <w:ins w:id="745" w:author="Воробьева Оксана Викторовна" w:date="2026-03-17T14:37:00Z"/>
        </w:rPr>
      </w:pPr>
      <w:ins w:id="746" w:author="Воробьева Оксана Викторовна" w:date="2026-03-17T14:37:00Z">
        <w:r w:rsidRPr="00130FE0">
          <w:tab/>
        </w:r>
        <w:r w:rsidRPr="00130FE0">
          <w:tab/>
          <w:t>"Subject": "6000",</w:t>
        </w:r>
      </w:ins>
    </w:p>
    <w:p w14:paraId="74512357" w14:textId="77777777" w:rsidR="005D0500" w:rsidRPr="00130FE0" w:rsidRDefault="005D0500" w:rsidP="005D0500">
      <w:pPr>
        <w:pStyle w:val="GOSTScript"/>
        <w:rPr>
          <w:ins w:id="747" w:author="Воробьева Оксана Викторовна" w:date="2026-03-17T14:37:00Z"/>
        </w:rPr>
      </w:pPr>
      <w:ins w:id="748" w:author="Воробьева Оксана Викторовна" w:date="2026-03-17T14:37:00Z">
        <w:r w:rsidRPr="00130FE0">
          <w:tab/>
        </w:r>
        <w:r w:rsidRPr="00130FE0">
          <w:tab/>
          <w:t>"SettlementDate": "202</w:t>
        </w:r>
        <w:r>
          <w:t>6-01</w:t>
        </w:r>
        <w:r w:rsidRPr="00130FE0">
          <w:t>-</w:t>
        </w:r>
        <w:r>
          <w:t>01</w:t>
        </w:r>
        <w:r w:rsidRPr="00130FE0">
          <w:t>"</w:t>
        </w:r>
      </w:ins>
    </w:p>
    <w:p w14:paraId="67C5BF3B" w14:textId="77777777" w:rsidR="005D0500" w:rsidRPr="00130FE0" w:rsidRDefault="005D0500" w:rsidP="005D0500">
      <w:pPr>
        <w:pStyle w:val="GOSTScript"/>
        <w:rPr>
          <w:ins w:id="749" w:author="Воробьева Оксана Викторовна" w:date="2026-03-17T14:37:00Z"/>
        </w:rPr>
      </w:pPr>
      <w:ins w:id="750" w:author="Воробьева Оксана Викторовна" w:date="2026-03-17T14:37:00Z">
        <w:r w:rsidRPr="00130FE0">
          <w:tab/>
          <w:t>},</w:t>
        </w:r>
      </w:ins>
    </w:p>
    <w:p w14:paraId="284639BD" w14:textId="77777777" w:rsidR="005D0500" w:rsidRPr="00130FE0" w:rsidRDefault="005D0500" w:rsidP="005D0500">
      <w:pPr>
        <w:pStyle w:val="GOSTScript"/>
        <w:rPr>
          <w:ins w:id="751" w:author="Воробьева Оксана Викторовна" w:date="2026-03-17T14:37:00Z"/>
        </w:rPr>
      </w:pPr>
      <w:ins w:id="752" w:author="Воробьева Оксана Викторовна" w:date="2026-03-17T14:37:00Z">
        <w:r w:rsidRPr="00130FE0">
          <w:tab/>
          <w:t>"document": {</w:t>
        </w:r>
      </w:ins>
    </w:p>
    <w:p w14:paraId="7E4D6480" w14:textId="142A99B2" w:rsidR="005D0500" w:rsidRPr="00130FE0" w:rsidRDefault="005D0500" w:rsidP="005D0500">
      <w:pPr>
        <w:pStyle w:val="GOSTScript"/>
        <w:rPr>
          <w:ins w:id="753" w:author="Воробьева Оксана Викторовна" w:date="2026-03-17T14:39:00Z"/>
        </w:rPr>
      </w:pPr>
      <w:ins w:id="754" w:author="Воробьева Оксана Викторовна" w:date="2026-03-17T14:39:00Z">
        <w:r w:rsidRPr="00130FE0">
          <w:tab/>
        </w:r>
        <w:r w:rsidRPr="00130FE0">
          <w:tab/>
          <w:t>"TtlPrt_DcNmbr": "3</w:t>
        </w:r>
        <w:r w:rsidR="003F76C4">
          <w:t>3</w:t>
        </w:r>
        <w:r>
          <w:t>3</w:t>
        </w:r>
        <w:r w:rsidRPr="00130FE0">
          <w:t>",</w:t>
        </w:r>
      </w:ins>
    </w:p>
    <w:p w14:paraId="7A1573A3" w14:textId="77777777" w:rsidR="005D0500" w:rsidRDefault="005D0500" w:rsidP="005D0500">
      <w:pPr>
        <w:pStyle w:val="GOSTScript"/>
        <w:rPr>
          <w:ins w:id="755" w:author="Воробьева Оксана Викторовна" w:date="2026-03-17T14:39:00Z"/>
        </w:rPr>
      </w:pPr>
      <w:ins w:id="756" w:author="Воробьева Оксана Викторовна" w:date="2026-03-17T14:39:00Z">
        <w:r w:rsidRPr="00130FE0">
          <w:tab/>
        </w:r>
        <w:r w:rsidRPr="00130FE0">
          <w:tab/>
          <w:t>"</w:t>
        </w:r>
        <w:r w:rsidRPr="00F834CE">
          <w:t>TtlPrt_Dt</w:t>
        </w:r>
        <w:r w:rsidRPr="00130FE0">
          <w:t>": "202</w:t>
        </w:r>
        <w:r>
          <w:t>6</w:t>
        </w:r>
        <w:r w:rsidRPr="00130FE0">
          <w:t>-</w:t>
        </w:r>
        <w:r>
          <w:t>01</w:t>
        </w:r>
        <w:r w:rsidRPr="00130FE0">
          <w:t>-</w:t>
        </w:r>
        <w:r>
          <w:t>01</w:t>
        </w:r>
        <w:r w:rsidRPr="00130FE0">
          <w:t>",</w:t>
        </w:r>
      </w:ins>
    </w:p>
    <w:p w14:paraId="24023F35" w14:textId="77777777" w:rsidR="005D0500" w:rsidRPr="00130FE0" w:rsidRDefault="005D0500" w:rsidP="005D0500">
      <w:pPr>
        <w:pStyle w:val="GOSTScript"/>
        <w:rPr>
          <w:ins w:id="757" w:author="Воробьева Оксана Викторовна" w:date="2026-03-17T14:39:00Z"/>
        </w:rPr>
      </w:pPr>
      <w:ins w:id="758" w:author="Воробьева Оксана Викторовна" w:date="2026-03-17T14:39:00Z">
        <w:r w:rsidRPr="00130FE0">
          <w:tab/>
        </w:r>
        <w:r w:rsidRPr="00130FE0">
          <w:tab/>
          <w:t>"</w:t>
        </w:r>
        <w:r w:rsidRPr="0055257F">
          <w:t>TtlPrt_CorrectionDate</w:t>
        </w:r>
        <w:r w:rsidRPr="00130FE0">
          <w:t>": "202</w:t>
        </w:r>
        <w:r>
          <w:t>6</w:t>
        </w:r>
        <w:r w:rsidRPr="00130FE0">
          <w:t>-</w:t>
        </w:r>
        <w:r>
          <w:t>01</w:t>
        </w:r>
        <w:r w:rsidRPr="00130FE0">
          <w:t>-</w:t>
        </w:r>
        <w:r>
          <w:t>01</w:t>
        </w:r>
        <w:r w:rsidRPr="00130FE0">
          <w:t>",</w:t>
        </w:r>
      </w:ins>
    </w:p>
    <w:p w14:paraId="053FAC00" w14:textId="77777777" w:rsidR="005D0500" w:rsidRDefault="005D0500" w:rsidP="005D0500">
      <w:pPr>
        <w:pStyle w:val="GOSTScript"/>
        <w:rPr>
          <w:ins w:id="759" w:author="Воробьева Оксана Викторовна" w:date="2026-03-17T14:39:00Z"/>
        </w:rPr>
      </w:pPr>
      <w:ins w:id="760" w:author="Воробьева Оксана Викторовна" w:date="2026-03-17T14:39:00Z">
        <w:r w:rsidRPr="00130FE0">
          <w:tab/>
        </w:r>
        <w:r w:rsidRPr="00130FE0">
          <w:tab/>
          <w:t>"</w:t>
        </w:r>
        <w:r w:rsidRPr="0055257F">
          <w:t>TtlPrt_EffectiveDate</w:t>
        </w:r>
        <w:r w:rsidRPr="00130FE0">
          <w:t>": "202</w:t>
        </w:r>
        <w:r>
          <w:t>6</w:t>
        </w:r>
        <w:r w:rsidRPr="00130FE0">
          <w:t>-</w:t>
        </w:r>
        <w:r>
          <w:t>01</w:t>
        </w:r>
        <w:r w:rsidRPr="00130FE0">
          <w:t>-</w:t>
        </w:r>
        <w:r>
          <w:t>01</w:t>
        </w:r>
        <w:r w:rsidRPr="00130FE0">
          <w:t>",</w:t>
        </w:r>
      </w:ins>
    </w:p>
    <w:p w14:paraId="76B62402" w14:textId="4AC4E1C3" w:rsidR="005D0500" w:rsidRPr="002B63E3" w:rsidRDefault="005D0500" w:rsidP="005D0500">
      <w:pPr>
        <w:pStyle w:val="GOSTScript"/>
        <w:rPr>
          <w:ins w:id="761" w:author="Воробьева Оксана Викторовна" w:date="2026-03-17T14:39:00Z"/>
        </w:rPr>
      </w:pPr>
      <w:ins w:id="762" w:author="Воробьева Оксана Викторовна" w:date="2026-03-17T14:39:00Z">
        <w:r w:rsidRPr="00130FE0">
          <w:tab/>
        </w:r>
        <w:r w:rsidRPr="00130FE0">
          <w:tab/>
        </w:r>
        <w:r w:rsidRPr="002B63E3">
          <w:t>"</w:t>
        </w:r>
        <w:r w:rsidRPr="00130FE0">
          <w:t>TtlPrt</w:t>
        </w:r>
        <w:r w:rsidRPr="002B63E3">
          <w:t>_</w:t>
        </w:r>
        <w:r w:rsidRPr="00130FE0">
          <w:t>TypeDoc</w:t>
        </w:r>
        <w:r w:rsidRPr="002B63E3">
          <w:t>": "</w:t>
        </w:r>
      </w:ins>
      <w:ins w:id="763" w:author="Воробьева Оксана Викторовна" w:date="2026-03-17T14:46:00Z">
        <w:r w:rsidR="0068260C" w:rsidRPr="0068260C">
          <w:rPr>
            <w:lang w:val="ru-RU"/>
          </w:rPr>
          <w:t>БСА</w:t>
        </w:r>
      </w:ins>
      <w:ins w:id="764" w:author="Воробьева Оксана Викторовна" w:date="2026-03-17T14:39:00Z">
        <w:r w:rsidRPr="002B63E3">
          <w:t>",</w:t>
        </w:r>
      </w:ins>
    </w:p>
    <w:p w14:paraId="449060C7" w14:textId="1D7989B8" w:rsidR="005D0500" w:rsidRPr="006069EC" w:rsidRDefault="005D0500" w:rsidP="005D0500">
      <w:pPr>
        <w:pStyle w:val="GOSTScript"/>
        <w:rPr>
          <w:ins w:id="765" w:author="Воробьева Оксана Викторовна" w:date="2026-03-17T14:39:00Z"/>
          <w:lang w:val="ru-RU"/>
        </w:rPr>
      </w:pPr>
      <w:ins w:id="766" w:author="Воробьева Оксана Викторовна" w:date="2026-03-17T14:39:00Z">
        <w:r w:rsidRPr="002B63E3">
          <w:tab/>
        </w:r>
        <w:r w:rsidRPr="002B63E3">
          <w:tab/>
        </w:r>
        <w:r w:rsidRPr="006069EC">
          <w:rPr>
            <w:lang w:val="ru-RU"/>
          </w:rPr>
          <w:t>"</w:t>
        </w:r>
        <w:r w:rsidRPr="00130FE0">
          <w:t>TtlPrt</w:t>
        </w:r>
        <w:r w:rsidRPr="006069EC">
          <w:rPr>
            <w:lang w:val="ru-RU"/>
          </w:rPr>
          <w:t>_</w:t>
        </w:r>
        <w:r w:rsidRPr="00130FE0">
          <w:t>FullTypeDoc</w:t>
        </w:r>
        <w:r w:rsidRPr="006069EC">
          <w:rPr>
            <w:lang w:val="ru-RU"/>
          </w:rPr>
          <w:t>": "</w:t>
        </w:r>
      </w:ins>
      <w:ins w:id="767" w:author="Воробьева Оксана Викторовна" w:date="2026-03-17T14:46:00Z">
        <w:r w:rsidR="0068260C" w:rsidRPr="0068260C">
          <w:rPr>
            <w:lang w:val="ru-RU"/>
          </w:rPr>
          <w:t>Справка по исправительным записям, формируемая вручную</w:t>
        </w:r>
      </w:ins>
      <w:ins w:id="768" w:author="Воробьева Оксана Викторовна" w:date="2026-03-17T14:39:00Z">
        <w:r w:rsidRPr="006069EC">
          <w:rPr>
            <w:lang w:val="ru-RU"/>
          </w:rPr>
          <w:t>",</w:t>
        </w:r>
      </w:ins>
    </w:p>
    <w:p w14:paraId="71DD9C77" w14:textId="77777777" w:rsidR="005D0500" w:rsidRPr="00130FE0" w:rsidRDefault="005D0500" w:rsidP="005D0500">
      <w:pPr>
        <w:pStyle w:val="GOSTScript"/>
        <w:rPr>
          <w:ins w:id="769" w:author="Воробьева Оксана Викторовна" w:date="2026-03-17T14:39:00Z"/>
        </w:rPr>
      </w:pPr>
      <w:ins w:id="770" w:author="Воробьева Оксана Викторовна" w:date="2026-03-17T14:39:00Z">
        <w:r w:rsidRPr="006069EC">
          <w:rPr>
            <w:lang w:val="ru-RU"/>
          </w:rPr>
          <w:tab/>
        </w:r>
        <w:r w:rsidRPr="006069EC">
          <w:rPr>
            <w:lang w:val="ru-RU"/>
          </w:rPr>
          <w:tab/>
        </w:r>
        <w:r w:rsidRPr="00130FE0">
          <w:t>"TtlPrt_CdCrr": "643",</w:t>
        </w:r>
      </w:ins>
    </w:p>
    <w:p w14:paraId="5DC869D4" w14:textId="77777777" w:rsidR="005D0500" w:rsidRDefault="005D0500" w:rsidP="005D0500">
      <w:pPr>
        <w:pStyle w:val="GOSTScript"/>
        <w:rPr>
          <w:ins w:id="771" w:author="Воробьева Оксана Викторовна" w:date="2026-03-17T14:39:00Z"/>
        </w:rPr>
      </w:pPr>
      <w:ins w:id="772" w:author="Воробьева Оксана Викторовна" w:date="2026-03-17T14:39:00Z">
        <w:r w:rsidRPr="00371BB9">
          <w:tab/>
        </w:r>
        <w:r w:rsidRPr="00371BB9">
          <w:tab/>
        </w:r>
        <w:r w:rsidRPr="00130FE0">
          <w:t>"SystemInformation_UFOS_SECRECY": 0,</w:t>
        </w:r>
      </w:ins>
    </w:p>
    <w:p w14:paraId="6C90D9BB" w14:textId="77777777" w:rsidR="005D0500" w:rsidRPr="001179D9" w:rsidRDefault="005D0500" w:rsidP="005D0500">
      <w:pPr>
        <w:pStyle w:val="GOSTScript"/>
        <w:rPr>
          <w:ins w:id="773" w:author="Воробьева Оксана Викторовна" w:date="2026-03-17T14:39:00Z"/>
        </w:rPr>
      </w:pPr>
      <w:ins w:id="774" w:author="Воробьева Оксана Викторовна" w:date="2026-03-17T14:39:00Z">
        <w:r w:rsidRPr="00130FE0">
          <w:tab/>
        </w:r>
        <w:r w:rsidRPr="00130FE0">
          <w:tab/>
        </w:r>
        <w:r w:rsidRPr="001179D9">
          <w:t>"</w:t>
        </w:r>
        <w:r w:rsidRPr="00130FE0">
          <w:t>TtlPrt</w:t>
        </w:r>
        <w:r w:rsidRPr="001179D9">
          <w:t>_</w:t>
        </w:r>
        <w:r w:rsidRPr="00130FE0">
          <w:t>LEDGERBOOK</w:t>
        </w:r>
        <w:r w:rsidRPr="001179D9">
          <w:t>": "</w:t>
        </w:r>
        <w:r w:rsidRPr="005F3B51">
          <w:t>FTAccSKP</w:t>
        </w:r>
        <w:r w:rsidRPr="001179D9">
          <w:t>",</w:t>
        </w:r>
      </w:ins>
    </w:p>
    <w:p w14:paraId="0BFDD479" w14:textId="77777777" w:rsidR="005D0500" w:rsidRPr="00130FE0" w:rsidRDefault="005D0500" w:rsidP="005D0500">
      <w:pPr>
        <w:pStyle w:val="GOSTScript"/>
        <w:rPr>
          <w:ins w:id="775" w:author="Воробьева Оксана Викторовна" w:date="2026-03-17T14:39:00Z"/>
        </w:rPr>
      </w:pPr>
      <w:ins w:id="776" w:author="Воробьева Оксана Викторовна" w:date="2026-03-17T14:39:00Z">
        <w:r w:rsidRPr="001179D9">
          <w:tab/>
        </w:r>
        <w:r w:rsidRPr="001179D9">
          <w:tab/>
        </w:r>
        <w:r w:rsidRPr="00130FE0">
          <w:t>"</w:t>
        </w:r>
        <w:r w:rsidRPr="0055257F">
          <w:t>TtlPrt_Source</w:t>
        </w:r>
        <w:r w:rsidRPr="00130FE0">
          <w:t>": "</w:t>
        </w:r>
        <w:r w:rsidRPr="002E3BC1">
          <w:t>ПУ</w:t>
        </w:r>
        <w:r>
          <w:rPr>
            <w:lang w:val="ru-RU"/>
          </w:rPr>
          <w:t>Р</w:t>
        </w:r>
        <w:r w:rsidRPr="00DB7279">
          <w:t xml:space="preserve"> </w:t>
        </w:r>
        <w:r>
          <w:rPr>
            <w:lang w:val="ru-RU"/>
          </w:rPr>
          <w:t>КС</w:t>
        </w:r>
        <w:r w:rsidRPr="00130FE0">
          <w:t>",</w:t>
        </w:r>
      </w:ins>
    </w:p>
    <w:p w14:paraId="4CAEFF17" w14:textId="77777777" w:rsidR="00BA639D" w:rsidRDefault="00BA639D" w:rsidP="00BA639D">
      <w:pPr>
        <w:pStyle w:val="GOSTScript"/>
        <w:rPr>
          <w:ins w:id="777" w:author="Воробьева Оксана Викторовна" w:date="2026-03-17T14:55:00Z"/>
        </w:rPr>
      </w:pPr>
      <w:ins w:id="778" w:author="Воробьева Оксана Викторовна" w:date="2026-03-17T14:55:00Z">
        <w:r w:rsidRPr="001179D9">
          <w:tab/>
        </w:r>
        <w:r w:rsidRPr="001179D9">
          <w:tab/>
        </w:r>
        <w:r w:rsidRPr="00130FE0">
          <w:t>"T0504833": [{</w:t>
        </w:r>
      </w:ins>
    </w:p>
    <w:p w14:paraId="707CE9DF" w14:textId="77777777" w:rsidR="00BA639D" w:rsidRPr="00130FE0" w:rsidRDefault="00BA639D" w:rsidP="00BA639D">
      <w:pPr>
        <w:pStyle w:val="GOSTScript"/>
        <w:rPr>
          <w:ins w:id="779" w:author="Воробьева Оксана Викторовна" w:date="2026-03-17T14:55:00Z"/>
        </w:rPr>
      </w:pPr>
      <w:ins w:id="780" w:author="Воробьева Оксана Викторовна" w:date="2026-03-17T14:55:00Z">
        <w:r w:rsidRPr="00130FE0">
          <w:tab/>
        </w:r>
        <w:r w:rsidRPr="00130FE0">
          <w:tab/>
        </w:r>
        <w:r w:rsidRPr="00130FE0">
          <w:tab/>
          <w:t>"</w:t>
        </w:r>
        <w:r>
          <w:t>id</w:t>
        </w:r>
        <w:r w:rsidRPr="002018E3">
          <w:t>":</w:t>
        </w:r>
        <w:r>
          <w:t xml:space="preserve"> 1</w:t>
        </w:r>
        <w:r w:rsidRPr="00440033">
          <w:t>,</w:t>
        </w:r>
      </w:ins>
    </w:p>
    <w:p w14:paraId="03250C06" w14:textId="0422E8E6" w:rsidR="00BA639D" w:rsidRDefault="00BA639D" w:rsidP="00BA639D">
      <w:pPr>
        <w:pStyle w:val="GOSTScript"/>
        <w:rPr>
          <w:ins w:id="781" w:author="Воробьева Оксана Викторовна" w:date="2026-03-17T14:57:00Z"/>
        </w:rPr>
      </w:pPr>
      <w:ins w:id="782" w:author="Воробьева Оксана Викторовна" w:date="2026-03-17T14:55:00Z">
        <w:r w:rsidRPr="00130FE0">
          <w:tab/>
        </w:r>
        <w:r w:rsidRPr="00130FE0">
          <w:tab/>
        </w:r>
        <w:r w:rsidRPr="00130FE0">
          <w:tab/>
          <w:t>"</w:t>
        </w:r>
        <w:r w:rsidRPr="0030691A">
          <w:t>NPP</w:t>
        </w:r>
        <w:r w:rsidRPr="002018E3">
          <w:t>":</w:t>
        </w:r>
        <w:r>
          <w:t xml:space="preserve"> 1</w:t>
        </w:r>
        <w:r w:rsidRPr="00440033">
          <w:t>,</w:t>
        </w:r>
      </w:ins>
    </w:p>
    <w:p w14:paraId="1EBE7E5A" w14:textId="78E6A85C" w:rsidR="00357BC5" w:rsidRDefault="00357BC5" w:rsidP="00357BC5">
      <w:pPr>
        <w:pStyle w:val="GOSTScript"/>
        <w:rPr>
          <w:ins w:id="783" w:author="Воробьева Оксана Викторовна" w:date="2026-03-17T14:57:00Z"/>
        </w:rPr>
      </w:pPr>
      <w:ins w:id="784" w:author="Воробьева Оксана Викторовна" w:date="2026-03-17T14:58:00Z">
        <w:r w:rsidRPr="00130FE0">
          <w:tab/>
        </w:r>
        <w:r w:rsidRPr="00130FE0">
          <w:tab/>
        </w:r>
        <w:r w:rsidRPr="00130FE0">
          <w:tab/>
        </w:r>
      </w:ins>
      <w:ins w:id="785" w:author="Воробьева Оксана Викторовна" w:date="2026-03-17T14:57:00Z">
        <w:r w:rsidRPr="00130FE0">
          <w:t>"NAME_O": "Операция 2",</w:t>
        </w:r>
      </w:ins>
    </w:p>
    <w:p w14:paraId="0D02059C" w14:textId="77777777" w:rsidR="00357BC5" w:rsidRPr="00130FE0" w:rsidRDefault="00357BC5" w:rsidP="00357BC5">
      <w:pPr>
        <w:pStyle w:val="GOSTScript"/>
        <w:rPr>
          <w:ins w:id="786" w:author="Воробьева Оксана Викторовна" w:date="2026-03-17T14:57:00Z"/>
        </w:rPr>
      </w:pPr>
      <w:ins w:id="787" w:author="Воробьева Оксана Викторовна" w:date="2026-03-17T14:57:00Z">
        <w:r w:rsidRPr="00130FE0">
          <w:tab/>
        </w:r>
        <w:r w:rsidRPr="00130FE0">
          <w:tab/>
        </w:r>
        <w:r w:rsidRPr="00130FE0">
          <w:tab/>
          <w:t>"</w:t>
        </w:r>
        <w:r w:rsidRPr="0030691A">
          <w:t>NAME_OO</w:t>
        </w:r>
        <w:r w:rsidRPr="00130FE0">
          <w:t>": "</w:t>
        </w:r>
        <w:r>
          <w:t>test</w:t>
        </w:r>
        <w:r w:rsidRPr="00130FE0">
          <w:t>",</w:t>
        </w:r>
      </w:ins>
    </w:p>
    <w:p w14:paraId="3F4AE6F8" w14:textId="77777777" w:rsidR="00BA639D" w:rsidRPr="00130FE0" w:rsidRDefault="00BA639D" w:rsidP="00BA639D">
      <w:pPr>
        <w:pStyle w:val="GOSTScript"/>
        <w:rPr>
          <w:ins w:id="788" w:author="Воробьева Оксана Викторовна" w:date="2026-03-17T14:55:00Z"/>
        </w:rPr>
      </w:pPr>
      <w:ins w:id="789" w:author="Воробьева Оксана Викторовна" w:date="2026-03-17T14:55:00Z">
        <w:r w:rsidRPr="00130FE0">
          <w:tab/>
        </w:r>
        <w:r w:rsidRPr="00130FE0">
          <w:tab/>
        </w:r>
        <w:r w:rsidRPr="00130FE0">
          <w:tab/>
          <w:t xml:space="preserve">"SUMM": </w:t>
        </w:r>
        <w:r w:rsidRPr="00577191">
          <w:t>85</w:t>
        </w:r>
        <w:r w:rsidRPr="0060136B">
          <w:t>0</w:t>
        </w:r>
        <w:r w:rsidRPr="00130FE0">
          <w:t>.00,</w:t>
        </w:r>
      </w:ins>
    </w:p>
    <w:p w14:paraId="378B990E" w14:textId="77777777" w:rsidR="00BA639D" w:rsidRDefault="00BA639D" w:rsidP="00BA639D">
      <w:pPr>
        <w:pStyle w:val="GOSTScript"/>
        <w:rPr>
          <w:ins w:id="790" w:author="Воробьева Оксана Викторовна" w:date="2026-03-17T14:55:00Z"/>
        </w:rPr>
      </w:pPr>
      <w:ins w:id="791" w:author="Воробьева Оксана Викторовна" w:date="2026-03-17T14:55:00Z">
        <w:r w:rsidRPr="00130FE0">
          <w:tab/>
        </w:r>
        <w:r w:rsidRPr="00130FE0">
          <w:tab/>
        </w:r>
        <w:r w:rsidRPr="00130FE0">
          <w:tab/>
        </w:r>
        <w:r>
          <w:t>"RgSUMM": 85</w:t>
        </w:r>
        <w:r w:rsidRPr="00130FE0">
          <w:t>0.00,</w:t>
        </w:r>
      </w:ins>
    </w:p>
    <w:p w14:paraId="017B7A38" w14:textId="2D5B6982" w:rsidR="00BA639D" w:rsidRDefault="00BA639D" w:rsidP="00BA639D">
      <w:pPr>
        <w:pStyle w:val="GOSTScript"/>
        <w:rPr>
          <w:ins w:id="792" w:author="Воробьева Оксана Викторовна" w:date="2026-03-17T15:03:00Z"/>
        </w:rPr>
      </w:pPr>
      <w:ins w:id="793" w:author="Воробьева Оксана Викторовна" w:date="2026-03-17T14:55:00Z">
        <w:r w:rsidRPr="00130FE0">
          <w:tab/>
        </w:r>
        <w:r w:rsidRPr="00130FE0">
          <w:tab/>
        </w:r>
        <w:r w:rsidRPr="00130FE0">
          <w:tab/>
          <w:t>"DT_</w:t>
        </w:r>
        <w:r w:rsidRPr="00752F77">
          <w:t>ACCOUNT</w:t>
        </w:r>
        <w:r w:rsidRPr="00130FE0">
          <w:t>": "</w:t>
        </w:r>
        <w:r w:rsidRPr="005248C0">
          <w:t>0</w:t>
        </w:r>
        <w:r w:rsidRPr="00577191">
          <w:t>2111</w:t>
        </w:r>
        <w:r w:rsidRPr="00130FE0">
          <w:t>",</w:t>
        </w:r>
      </w:ins>
    </w:p>
    <w:p w14:paraId="26EB7E90" w14:textId="06D5FDAA" w:rsidR="00357BC5" w:rsidRPr="00FB6C14" w:rsidRDefault="00357BC5" w:rsidP="00BA639D">
      <w:pPr>
        <w:pStyle w:val="GOSTScript"/>
        <w:rPr>
          <w:ins w:id="794" w:author="Воробьева Оксана Викторовна" w:date="2026-03-17T14:55:00Z"/>
        </w:rPr>
      </w:pPr>
      <w:ins w:id="795" w:author="Воробьева Оксана Викторовна" w:date="2026-03-17T15:03:00Z">
        <w:r w:rsidRPr="00130FE0">
          <w:tab/>
        </w:r>
        <w:r w:rsidRPr="00130FE0">
          <w:tab/>
        </w:r>
        <w:r w:rsidRPr="00130FE0">
          <w:tab/>
        </w:r>
      </w:ins>
      <w:ins w:id="796" w:author="Воробьева Оксана Викторовна" w:date="2026-03-17T15:04:00Z">
        <w:r w:rsidRPr="00130FE0">
          <w:t>"</w:t>
        </w:r>
      </w:ins>
      <w:ins w:id="797" w:author="Воробьева Оксана Викторовна" w:date="2026-03-17T15:03:00Z">
        <w:r w:rsidRPr="008F7DDE">
          <w:rPr>
            <w:bCs/>
            <w:szCs w:val="22"/>
          </w:rPr>
          <w:t>CT_ACCOUNT</w:t>
        </w:r>
      </w:ins>
      <w:ins w:id="798" w:author="Воробьева Оксана Викторовна" w:date="2026-03-17T15:04:00Z">
        <w:r w:rsidRPr="00130FE0">
          <w:t>"</w:t>
        </w:r>
        <w:r w:rsidRPr="00FB6C14">
          <w:t>:</w:t>
        </w:r>
      </w:ins>
      <w:ins w:id="799" w:author="Воробьева Оксана Викторовна" w:date="2026-03-17T15:03:00Z">
        <w:r w:rsidRPr="00130FE0">
          <w:t xml:space="preserve"> "</w:t>
        </w:r>
      </w:ins>
      <w:ins w:id="800" w:author="Воробьева Оксана Викторовна" w:date="2026-03-17T15:06:00Z">
        <w:r>
          <w:t>03215</w:t>
        </w:r>
      </w:ins>
      <w:ins w:id="801" w:author="Воробьева Оксана Викторовна" w:date="2026-03-17T15:03:00Z">
        <w:r w:rsidRPr="00130FE0">
          <w:t>"</w:t>
        </w:r>
      </w:ins>
      <w:ins w:id="802" w:author="Воробьева Оксана Викторовна" w:date="2026-03-17T15:04:00Z">
        <w:r w:rsidRPr="00FB6C14">
          <w:t>,</w:t>
        </w:r>
      </w:ins>
    </w:p>
    <w:p w14:paraId="790C586F" w14:textId="6433025F" w:rsidR="00BA639D" w:rsidRDefault="00BA639D" w:rsidP="00BA639D">
      <w:pPr>
        <w:pStyle w:val="GOSTScript"/>
        <w:rPr>
          <w:ins w:id="803" w:author="Воробьева Оксана Викторовна" w:date="2026-03-17T15:08:00Z"/>
        </w:rPr>
      </w:pPr>
      <w:ins w:id="804" w:author="Воробьева Оксана Викторовна" w:date="2026-03-17T14:55:00Z">
        <w:r w:rsidRPr="00130FE0">
          <w:tab/>
        </w:r>
        <w:r w:rsidRPr="00130FE0">
          <w:tab/>
        </w:r>
        <w:r w:rsidRPr="00130FE0">
          <w:tab/>
          <w:t>"DT_</w:t>
        </w:r>
        <w:r w:rsidRPr="00752F77">
          <w:t>OKTMOKS</w:t>
        </w:r>
        <w:r w:rsidRPr="00130FE0">
          <w:t>": "</w:t>
        </w:r>
      </w:ins>
      <w:ins w:id="805" w:author="Воробьева Оксана Викторовна" w:date="2026-03-17T15:11:00Z">
        <w:r w:rsidR="006F0965">
          <w:t>00000000</w:t>
        </w:r>
      </w:ins>
      <w:ins w:id="806" w:author="Воробьева Оксана Викторовна" w:date="2026-03-17T14:55:00Z">
        <w:r w:rsidRPr="00130FE0">
          <w:t>",</w:t>
        </w:r>
      </w:ins>
    </w:p>
    <w:p w14:paraId="47467C7D" w14:textId="47085188" w:rsidR="00FB6C14" w:rsidRPr="00FB6C14" w:rsidRDefault="00FB6C14" w:rsidP="00BA639D">
      <w:pPr>
        <w:pStyle w:val="GOSTScript"/>
        <w:rPr>
          <w:ins w:id="807" w:author="Воробьева Оксана Викторовна" w:date="2026-03-17T14:55:00Z"/>
        </w:rPr>
      </w:pPr>
      <w:ins w:id="808" w:author="Воробьева Оксана Викторовна" w:date="2026-03-17T15:08:00Z">
        <w:r w:rsidRPr="00130FE0">
          <w:tab/>
        </w:r>
        <w:r w:rsidRPr="00130FE0">
          <w:tab/>
        </w:r>
        <w:r w:rsidRPr="00130FE0">
          <w:tab/>
        </w:r>
      </w:ins>
      <w:ins w:id="809" w:author="Воробьева Оксана Викторовна" w:date="2026-03-17T15:12:00Z">
        <w:r w:rsidRPr="00130FE0">
          <w:t>"</w:t>
        </w:r>
      </w:ins>
      <w:ins w:id="810" w:author="Воробьева Оксана Викторовна" w:date="2026-03-17T15:09:00Z">
        <w:r w:rsidRPr="008F7DDE">
          <w:rPr>
            <w:bCs/>
            <w:szCs w:val="22"/>
          </w:rPr>
          <w:t>CT_OKTMOKS</w:t>
        </w:r>
      </w:ins>
      <w:ins w:id="811" w:author="Воробьева Оксана Викторовна" w:date="2026-03-17T15:12:00Z">
        <w:r w:rsidRPr="00130FE0">
          <w:t>"</w:t>
        </w:r>
      </w:ins>
      <w:ins w:id="812" w:author="Воробьева Оксана Викторовна" w:date="2026-03-17T15:09:00Z">
        <w:r w:rsidRPr="00FB6C14">
          <w:rPr>
            <w:bCs/>
            <w:szCs w:val="22"/>
          </w:rPr>
          <w:t xml:space="preserve">: </w:t>
        </w:r>
      </w:ins>
      <w:ins w:id="813" w:author="Воробьева Оксана Викторовна" w:date="2026-03-17T15:10:00Z">
        <w:r w:rsidRPr="00130FE0">
          <w:t>"</w:t>
        </w:r>
      </w:ins>
      <w:ins w:id="814" w:author="Воробьева Оксана Викторовна" w:date="2026-03-17T15:56:00Z">
        <w:r w:rsidR="00F47779">
          <w:t>00000001</w:t>
        </w:r>
      </w:ins>
      <w:ins w:id="815" w:author="Воробьева Оксана Викторовна" w:date="2026-03-17T15:10:00Z">
        <w:r w:rsidRPr="00130FE0">
          <w:t>"</w:t>
        </w:r>
        <w:r w:rsidRPr="00FB6C14">
          <w:t>,</w:t>
        </w:r>
      </w:ins>
    </w:p>
    <w:p w14:paraId="69A98CF7" w14:textId="50C9E97C" w:rsidR="00BA639D" w:rsidRDefault="00BA639D" w:rsidP="00BA639D">
      <w:pPr>
        <w:pStyle w:val="GOSTScript"/>
        <w:rPr>
          <w:ins w:id="816" w:author="Воробьева Оксана Викторовна" w:date="2026-03-17T15:12:00Z"/>
        </w:rPr>
      </w:pPr>
      <w:ins w:id="817" w:author="Воробьева Оксана Викторовна" w:date="2026-03-17T14:55:00Z">
        <w:r w:rsidRPr="00130FE0">
          <w:tab/>
        </w:r>
        <w:r w:rsidRPr="00130FE0">
          <w:tab/>
        </w:r>
        <w:r w:rsidRPr="00130FE0">
          <w:tab/>
          <w:t>"DT_LS": "</w:t>
        </w:r>
      </w:ins>
      <w:ins w:id="818" w:author="Воробьева Оксана Викторовна" w:date="2026-03-17T15:12:00Z">
        <w:r w:rsidR="006F0965">
          <w:t>00000000000</w:t>
        </w:r>
      </w:ins>
      <w:ins w:id="819" w:author="Воробьева Оксана Викторовна" w:date="2026-03-17T14:55:00Z">
        <w:r w:rsidRPr="00130FE0">
          <w:t>",</w:t>
        </w:r>
      </w:ins>
    </w:p>
    <w:p w14:paraId="65741264" w14:textId="0E1392A8" w:rsidR="00FB6C14" w:rsidRPr="006F0965" w:rsidRDefault="00FB6C14" w:rsidP="00BA639D">
      <w:pPr>
        <w:pStyle w:val="GOSTScript"/>
        <w:rPr>
          <w:ins w:id="820" w:author="Воробьева Оксана Викторовна" w:date="2026-03-17T14:55:00Z"/>
        </w:rPr>
      </w:pPr>
      <w:ins w:id="821" w:author="Воробьева Оксана Викторовна" w:date="2026-03-17T15:12:00Z">
        <w:r w:rsidRPr="00130FE0">
          <w:tab/>
        </w:r>
        <w:r w:rsidRPr="00130FE0">
          <w:tab/>
        </w:r>
        <w:r w:rsidRPr="00130FE0">
          <w:tab/>
        </w:r>
      </w:ins>
      <w:ins w:id="822" w:author="Воробьева Оксана Викторовна" w:date="2026-03-17T15:13:00Z">
        <w:r w:rsidRPr="00130FE0">
          <w:t>"</w:t>
        </w:r>
      </w:ins>
      <w:ins w:id="823" w:author="Воробьева Оксана Викторовна" w:date="2026-03-17T15:12:00Z">
        <w:r w:rsidRPr="00EE4072">
          <w:t>CT_LS</w:t>
        </w:r>
      </w:ins>
      <w:ins w:id="824" w:author="Воробьева Оксана Викторовна" w:date="2026-03-17T15:13:00Z">
        <w:r w:rsidRPr="00130FE0">
          <w:t>"</w:t>
        </w:r>
        <w:r w:rsidRPr="006F0965">
          <w:t xml:space="preserve">: </w:t>
        </w:r>
        <w:r w:rsidRPr="00130FE0">
          <w:t>"</w:t>
        </w:r>
      </w:ins>
      <w:ins w:id="825" w:author="Воробьева Оксана Викторовна" w:date="2026-03-17T15:57:00Z">
        <w:r w:rsidR="00F47779">
          <w:t>00000000000</w:t>
        </w:r>
      </w:ins>
      <w:ins w:id="826" w:author="Воробьева Оксана Викторовна" w:date="2026-03-17T15:13:00Z">
        <w:r w:rsidRPr="00130FE0">
          <w:t>",</w:t>
        </w:r>
      </w:ins>
    </w:p>
    <w:p w14:paraId="2891C1AA" w14:textId="5850F371" w:rsidR="00BA639D" w:rsidRDefault="00BA639D" w:rsidP="00BA639D">
      <w:pPr>
        <w:pStyle w:val="GOSTScript"/>
        <w:rPr>
          <w:ins w:id="827" w:author="Воробьева Оксана Викторовна" w:date="2026-03-17T15:14:00Z"/>
        </w:rPr>
      </w:pPr>
      <w:ins w:id="828" w:author="Воробьева Оксана Викторовна" w:date="2026-03-17T14:55:00Z">
        <w:r w:rsidRPr="00130FE0">
          <w:tab/>
        </w:r>
        <w:r w:rsidRPr="00130FE0">
          <w:tab/>
        </w:r>
        <w:r w:rsidRPr="00130FE0">
          <w:tab/>
          <w:t>"</w:t>
        </w:r>
        <w:r w:rsidRPr="00AC2D5A">
          <w:t>DT_ANALITCODESKU</w:t>
        </w:r>
        <w:r w:rsidRPr="00130FE0">
          <w:t>": "</w:t>
        </w:r>
        <w:r w:rsidR="006F0965">
          <w:t>00</w:t>
        </w:r>
        <w:r w:rsidRPr="00130FE0">
          <w:t>",</w:t>
        </w:r>
      </w:ins>
    </w:p>
    <w:p w14:paraId="76657E62" w14:textId="0113D479" w:rsidR="00FB6C14" w:rsidRPr="002B63E3" w:rsidRDefault="00FB6C14" w:rsidP="00BA639D">
      <w:pPr>
        <w:pStyle w:val="GOSTScript"/>
        <w:rPr>
          <w:ins w:id="829" w:author="Воробьева Оксана Викторовна" w:date="2026-03-17T14:55:00Z"/>
        </w:rPr>
      </w:pPr>
      <w:ins w:id="830" w:author="Воробьева Оксана Викторовна" w:date="2026-03-17T15:14:00Z">
        <w:r w:rsidRPr="00130FE0">
          <w:tab/>
        </w:r>
        <w:r w:rsidRPr="00130FE0">
          <w:tab/>
        </w:r>
        <w:r w:rsidRPr="00130FE0">
          <w:tab/>
          <w:t>"</w:t>
        </w:r>
        <w:r w:rsidRPr="008F7DDE">
          <w:rPr>
            <w:bCs/>
            <w:szCs w:val="22"/>
          </w:rPr>
          <w:t>CT_ANALITCODESKU</w:t>
        </w:r>
        <w:r w:rsidRPr="00130FE0">
          <w:t>"</w:t>
        </w:r>
        <w:r w:rsidRPr="002B63E3">
          <w:t xml:space="preserve">: </w:t>
        </w:r>
        <w:r w:rsidRPr="00130FE0">
          <w:t>"</w:t>
        </w:r>
        <w:r w:rsidR="00F47779">
          <w:t>50</w:t>
        </w:r>
      </w:ins>
      <w:ins w:id="831" w:author="Воробьева Оксана Викторовна" w:date="2026-03-17T15:57:00Z">
        <w:r w:rsidR="00F47779" w:rsidRPr="00130FE0">
          <w:t>"</w:t>
        </w:r>
      </w:ins>
      <w:ins w:id="832" w:author="Воробьева Оксана Викторовна" w:date="2026-03-17T15:14:00Z">
        <w:r w:rsidRPr="00130FE0">
          <w:t>,</w:t>
        </w:r>
      </w:ins>
    </w:p>
    <w:p w14:paraId="7ABF59BE" w14:textId="60E2BD89" w:rsidR="00BA639D" w:rsidRDefault="00BA639D" w:rsidP="00BA639D">
      <w:pPr>
        <w:pStyle w:val="GOSTScript"/>
        <w:rPr>
          <w:ins w:id="833" w:author="Воробьева Оксана Викторовна" w:date="2026-03-17T15:15:00Z"/>
        </w:rPr>
      </w:pPr>
      <w:ins w:id="834" w:author="Воробьева Оксана Викторовна" w:date="2026-03-17T14:55:00Z">
        <w:r w:rsidRPr="00130FE0">
          <w:tab/>
        </w:r>
        <w:r w:rsidRPr="00130FE0">
          <w:tab/>
        </w:r>
        <w:r w:rsidRPr="00130FE0">
          <w:tab/>
          <w:t>"DT_KBK": "</w:t>
        </w:r>
      </w:ins>
      <w:ins w:id="835" w:author="Воробьева Оксана Викторовна" w:date="2026-03-17T15:52:00Z">
        <w:r w:rsidR="006F0965">
          <w:t>00001050400000000510</w:t>
        </w:r>
      </w:ins>
      <w:ins w:id="836" w:author="Воробьева Оксана Викторовна" w:date="2026-03-17T14:55:00Z">
        <w:r w:rsidRPr="00130FE0">
          <w:t>",</w:t>
        </w:r>
      </w:ins>
    </w:p>
    <w:p w14:paraId="45523A4E" w14:textId="07DB72FB" w:rsidR="00FB6C14" w:rsidRDefault="00FB6C14" w:rsidP="00FB6C14">
      <w:pPr>
        <w:pStyle w:val="GOSTScript"/>
        <w:rPr>
          <w:ins w:id="837" w:author="Воробьева Оксана Викторовна" w:date="2026-03-17T15:15:00Z"/>
        </w:rPr>
      </w:pPr>
      <w:ins w:id="838" w:author="Воробьева Оксана Викторовна" w:date="2026-03-17T15:15:00Z">
        <w:r w:rsidRPr="00130FE0">
          <w:tab/>
        </w:r>
        <w:r w:rsidRPr="00130FE0">
          <w:tab/>
        </w:r>
        <w:r w:rsidRPr="00130FE0">
          <w:tab/>
          <w:t>"</w:t>
        </w:r>
        <w:r w:rsidRPr="00B9499D">
          <w:t>CT_KBK</w:t>
        </w:r>
        <w:r w:rsidRPr="00130FE0">
          <w:t>":</w:t>
        </w:r>
        <w:r w:rsidRPr="006F0965">
          <w:t xml:space="preserve"> </w:t>
        </w:r>
        <w:r w:rsidRPr="00130FE0">
          <w:t>"</w:t>
        </w:r>
      </w:ins>
      <w:ins w:id="839" w:author="Воробьева Оксана Викторовна" w:date="2026-03-17T15:58:00Z">
        <w:r w:rsidR="00F47779">
          <w:t>00000000000000000180</w:t>
        </w:r>
      </w:ins>
      <w:ins w:id="840" w:author="Воробьева Оксана Викторовна" w:date="2026-03-17T15:15:00Z">
        <w:r w:rsidRPr="00130FE0">
          <w:t>",</w:t>
        </w:r>
      </w:ins>
    </w:p>
    <w:p w14:paraId="19E2B6B3" w14:textId="0DD37026" w:rsidR="00BA639D" w:rsidRDefault="00BA639D" w:rsidP="00BA639D">
      <w:pPr>
        <w:pStyle w:val="GOSTScript"/>
        <w:rPr>
          <w:ins w:id="841" w:author="Воробьева Оксана Викторовна" w:date="2026-03-17T15:16:00Z"/>
        </w:rPr>
      </w:pPr>
      <w:ins w:id="842" w:author="Воробьева Оксана Викторовна" w:date="2026-03-17T14:55:00Z">
        <w:r>
          <w:tab/>
        </w:r>
        <w:r>
          <w:tab/>
        </w:r>
        <w:r>
          <w:tab/>
        </w:r>
        <w:r w:rsidRPr="00130FE0">
          <w:t>"DT_</w:t>
        </w:r>
        <w:r w:rsidRPr="00C30709">
          <w:t>TYPEKBK</w:t>
        </w:r>
        <w:r w:rsidRPr="00130FE0">
          <w:t>": "</w:t>
        </w:r>
        <w:r w:rsidR="006F0965">
          <w:t>31</w:t>
        </w:r>
        <w:r w:rsidRPr="00130FE0">
          <w:t>",</w:t>
        </w:r>
      </w:ins>
    </w:p>
    <w:p w14:paraId="11F2DAEA" w14:textId="1BFB5BBE" w:rsidR="00FB6C14" w:rsidRPr="002B63E3" w:rsidRDefault="00FB6C14" w:rsidP="00BA639D">
      <w:pPr>
        <w:pStyle w:val="GOSTScript"/>
        <w:rPr>
          <w:ins w:id="843" w:author="Воробьева Оксана Викторовна" w:date="2026-03-17T14:55:00Z"/>
        </w:rPr>
      </w:pPr>
      <w:ins w:id="844" w:author="Воробьева Оксана Викторовна" w:date="2026-03-17T15:16:00Z">
        <w:r>
          <w:tab/>
        </w:r>
        <w:r>
          <w:tab/>
        </w:r>
        <w:r>
          <w:tab/>
        </w:r>
        <w:r w:rsidRPr="00130FE0">
          <w:t>"</w:t>
        </w:r>
        <w:r w:rsidRPr="009E363F">
          <w:t>C</w:t>
        </w:r>
        <w:r w:rsidRPr="001D6F81">
          <w:t>T_TYPEKBK</w:t>
        </w:r>
        <w:r w:rsidRPr="00130FE0">
          <w:t>"</w:t>
        </w:r>
        <w:r w:rsidRPr="002B63E3">
          <w:t xml:space="preserve">: </w:t>
        </w:r>
        <w:r w:rsidRPr="00130FE0">
          <w:t>"</w:t>
        </w:r>
        <w:r w:rsidR="00F47779">
          <w:t>20</w:t>
        </w:r>
        <w:r w:rsidRPr="00130FE0">
          <w:t>",</w:t>
        </w:r>
      </w:ins>
    </w:p>
    <w:p w14:paraId="2987C16D" w14:textId="6A526D28" w:rsidR="00BA639D" w:rsidRDefault="00BA639D" w:rsidP="00BA639D">
      <w:pPr>
        <w:pStyle w:val="GOSTScript"/>
        <w:rPr>
          <w:ins w:id="845" w:author="Воробьева Оксана Викторовна" w:date="2026-03-17T15:17:00Z"/>
        </w:rPr>
      </w:pPr>
      <w:ins w:id="846" w:author="Воробьева Оксана Викторовна" w:date="2026-03-17T14:55:00Z">
        <w:r w:rsidRPr="00130FE0">
          <w:tab/>
        </w:r>
        <w:r w:rsidRPr="00130FE0">
          <w:tab/>
        </w:r>
        <w:r w:rsidRPr="00130FE0">
          <w:tab/>
          <w:t>"DT_</w:t>
        </w:r>
        <w:r w:rsidRPr="002D6C15">
          <w:t>VALCODE</w:t>
        </w:r>
        <w:r w:rsidRPr="00130FE0">
          <w:t>": "</w:t>
        </w:r>
        <w:r>
          <w:t>643</w:t>
        </w:r>
        <w:r w:rsidRPr="00130FE0">
          <w:t>",</w:t>
        </w:r>
      </w:ins>
    </w:p>
    <w:p w14:paraId="773295C8" w14:textId="24BCFD3D" w:rsidR="00FB6C14" w:rsidRPr="002B63E3" w:rsidRDefault="00FB6C14" w:rsidP="00BA639D">
      <w:pPr>
        <w:pStyle w:val="GOSTScript"/>
        <w:rPr>
          <w:ins w:id="847" w:author="Воробьева Оксана Викторовна" w:date="2026-03-17T14:55:00Z"/>
        </w:rPr>
      </w:pPr>
      <w:ins w:id="848" w:author="Воробьева Оксана Викторовна" w:date="2026-03-17T15:18:00Z">
        <w:r w:rsidRPr="00130FE0">
          <w:tab/>
        </w:r>
        <w:r w:rsidRPr="00130FE0">
          <w:tab/>
        </w:r>
        <w:r w:rsidRPr="00130FE0">
          <w:tab/>
          <w:t>"</w:t>
        </w:r>
      </w:ins>
      <w:ins w:id="849" w:author="Воробьева Оксана Викторовна" w:date="2026-03-17T15:17:00Z">
        <w:r w:rsidRPr="008F7DDE">
          <w:rPr>
            <w:bCs/>
            <w:szCs w:val="22"/>
          </w:rPr>
          <w:t>CT_VALCODE</w:t>
        </w:r>
      </w:ins>
      <w:ins w:id="850" w:author="Воробьева Оксана Викторовна" w:date="2026-03-17T15:18:00Z">
        <w:r w:rsidRPr="00130FE0">
          <w:t>":</w:t>
        </w:r>
        <w:r w:rsidRPr="002B63E3">
          <w:t xml:space="preserve"> </w:t>
        </w:r>
      </w:ins>
      <w:ins w:id="851" w:author="Воробьева Оксана Викторовна" w:date="2026-03-17T15:53:00Z">
        <w:r w:rsidR="006F0965" w:rsidRPr="00130FE0">
          <w:t>"</w:t>
        </w:r>
      </w:ins>
      <w:ins w:id="852" w:author="Воробьева Оксана Викторовна" w:date="2026-03-17T15:18:00Z">
        <w:r w:rsidR="00F47779">
          <w:t>643</w:t>
        </w:r>
        <w:r w:rsidR="002B63E3" w:rsidRPr="00130FE0">
          <w:t>",</w:t>
        </w:r>
      </w:ins>
    </w:p>
    <w:p w14:paraId="5814489D" w14:textId="62B95228" w:rsidR="00BA639D" w:rsidRDefault="00BA639D" w:rsidP="00BA639D">
      <w:pPr>
        <w:pStyle w:val="GOSTScript"/>
        <w:rPr>
          <w:ins w:id="853" w:author="Воробьева Оксана Викторовна" w:date="2026-03-17T15:19:00Z"/>
        </w:rPr>
      </w:pPr>
      <w:ins w:id="854" w:author="Воробьева Оксана Викторовна" w:date="2026-03-17T14:55:00Z">
        <w:r w:rsidRPr="00130FE0">
          <w:tab/>
        </w:r>
        <w:r w:rsidRPr="00130FE0">
          <w:tab/>
        </w:r>
        <w:r w:rsidRPr="00130FE0">
          <w:tab/>
          <w:t>"DT_</w:t>
        </w:r>
        <w:r w:rsidRPr="002D6C15">
          <w:t>TOFKKS</w:t>
        </w:r>
        <w:r w:rsidR="00F47779">
          <w:t>": "60</w:t>
        </w:r>
        <w:r w:rsidRPr="00130FE0">
          <w:t>",</w:t>
        </w:r>
      </w:ins>
    </w:p>
    <w:p w14:paraId="0495F68A" w14:textId="464A1A3E" w:rsidR="002B63E3" w:rsidRPr="002B63E3" w:rsidRDefault="002B63E3" w:rsidP="00BA639D">
      <w:pPr>
        <w:pStyle w:val="GOSTScript"/>
        <w:rPr>
          <w:ins w:id="855" w:author="Воробьева Оксана Викторовна" w:date="2026-03-17T14:55:00Z"/>
        </w:rPr>
      </w:pPr>
      <w:ins w:id="856" w:author="Воробьева Оксана Викторовна" w:date="2026-03-17T15:19:00Z">
        <w:r w:rsidRPr="00130FE0">
          <w:tab/>
        </w:r>
        <w:r w:rsidRPr="00130FE0">
          <w:tab/>
        </w:r>
        <w:r w:rsidRPr="00130FE0">
          <w:tab/>
          <w:t>"</w:t>
        </w:r>
        <w:r w:rsidRPr="008F7DDE">
          <w:rPr>
            <w:bCs/>
            <w:szCs w:val="22"/>
          </w:rPr>
          <w:t>CT_TOFKKS</w:t>
        </w:r>
        <w:r w:rsidRPr="00130FE0">
          <w:t>"</w:t>
        </w:r>
        <w:r w:rsidRPr="002B63E3">
          <w:t xml:space="preserve">: </w:t>
        </w:r>
        <w:r w:rsidR="00F47779">
          <w:t>"60</w:t>
        </w:r>
        <w:r w:rsidRPr="00130FE0">
          <w:t>",</w:t>
        </w:r>
      </w:ins>
    </w:p>
    <w:p w14:paraId="1D329CF5" w14:textId="32E233F5" w:rsidR="00BA639D" w:rsidRDefault="00BA639D" w:rsidP="00BA639D">
      <w:pPr>
        <w:pStyle w:val="GOSTScript"/>
        <w:rPr>
          <w:ins w:id="857" w:author="Воробьева Оксана Викторовна" w:date="2026-03-17T15:20:00Z"/>
        </w:rPr>
      </w:pPr>
      <w:ins w:id="858" w:author="Воробьева Оксана Викторовна" w:date="2026-03-17T14:55:00Z">
        <w:r w:rsidRPr="00130FE0">
          <w:tab/>
        </w:r>
        <w:r w:rsidRPr="00130FE0">
          <w:tab/>
        </w:r>
        <w:r w:rsidRPr="00130FE0">
          <w:tab/>
          <w:t>"DT_</w:t>
        </w:r>
        <w:r w:rsidRPr="002D6C15">
          <w:t>PNKS</w:t>
        </w:r>
        <w:r w:rsidRPr="00130FE0">
          <w:t>": "</w:t>
        </w:r>
        <w:r w:rsidR="00F47779">
          <w:t>00</w:t>
        </w:r>
        <w:r w:rsidRPr="00130FE0">
          <w:t>",</w:t>
        </w:r>
      </w:ins>
    </w:p>
    <w:p w14:paraId="7A9A5BD5" w14:textId="0CD6E6DA" w:rsidR="002B63E3" w:rsidRDefault="002B63E3" w:rsidP="00BA639D">
      <w:pPr>
        <w:pStyle w:val="GOSTScript"/>
        <w:rPr>
          <w:ins w:id="859" w:author="Воробьева Оксана Викторовна" w:date="2026-03-17T15:22:00Z"/>
        </w:rPr>
      </w:pPr>
      <w:ins w:id="860" w:author="Воробьева Оксана Викторовна" w:date="2026-03-17T15:20:00Z">
        <w:r w:rsidRPr="00130FE0">
          <w:tab/>
        </w:r>
        <w:r w:rsidRPr="00130FE0">
          <w:tab/>
        </w:r>
        <w:r w:rsidRPr="00130FE0">
          <w:tab/>
          <w:t>"</w:t>
        </w:r>
        <w:r w:rsidRPr="008F7DDE">
          <w:rPr>
            <w:bCs/>
            <w:szCs w:val="22"/>
          </w:rPr>
          <w:t>CT_PNKS</w:t>
        </w:r>
        <w:r w:rsidRPr="00130FE0">
          <w:t>":</w:t>
        </w:r>
      </w:ins>
      <w:ins w:id="861" w:author="Воробьева Оксана Викторовна" w:date="2026-03-17T15:21:00Z">
        <w:r w:rsidRPr="002B63E3">
          <w:t xml:space="preserve"> </w:t>
        </w:r>
        <w:r w:rsidRPr="00130FE0">
          <w:t>"</w:t>
        </w:r>
        <w:r w:rsidR="00F47779">
          <w:t>00</w:t>
        </w:r>
        <w:r w:rsidRPr="00130FE0">
          <w:t>",</w:t>
        </w:r>
      </w:ins>
    </w:p>
    <w:p w14:paraId="279CDE51" w14:textId="7D8A2EA9" w:rsidR="00BA639D" w:rsidRDefault="00BA639D" w:rsidP="00BA639D">
      <w:pPr>
        <w:pStyle w:val="GOSTScript"/>
        <w:rPr>
          <w:ins w:id="862" w:author="Воробьева Оксана Викторовна" w:date="2026-03-17T15:22:00Z"/>
        </w:rPr>
      </w:pPr>
      <w:ins w:id="863" w:author="Воробьева Оксана Викторовна" w:date="2026-03-17T14:55:00Z">
        <w:r w:rsidRPr="00AB33A3">
          <w:tab/>
        </w:r>
        <w:r w:rsidRPr="00AB33A3">
          <w:tab/>
        </w:r>
        <w:r w:rsidRPr="00AB33A3">
          <w:tab/>
          <w:t>"DT_</w:t>
        </w:r>
        <w:r w:rsidRPr="00BB7E48">
          <w:t>ANALITCODE</w:t>
        </w:r>
        <w:r w:rsidRPr="00AB33A3">
          <w:t>": "-",</w:t>
        </w:r>
      </w:ins>
    </w:p>
    <w:p w14:paraId="392CFECF" w14:textId="736460CC" w:rsidR="002B63E3" w:rsidRPr="00333FFA" w:rsidRDefault="002B63E3" w:rsidP="00BA639D">
      <w:pPr>
        <w:pStyle w:val="GOSTScript"/>
        <w:rPr>
          <w:ins w:id="864" w:author="Воробьева Оксана Викторовна" w:date="2026-03-17T14:55:00Z"/>
        </w:rPr>
      </w:pPr>
      <w:ins w:id="865" w:author="Воробьева Оксана Викторовна" w:date="2026-03-17T15:22:00Z">
        <w:r w:rsidRPr="00AB33A3">
          <w:tab/>
        </w:r>
        <w:r w:rsidRPr="00AB33A3">
          <w:tab/>
        </w:r>
        <w:r w:rsidRPr="00AB33A3">
          <w:tab/>
          <w:t>"</w:t>
        </w:r>
        <w:r w:rsidRPr="00FF4232">
          <w:t>CT</w:t>
        </w:r>
        <w:r w:rsidRPr="00BB7E48">
          <w:t>_ANALITCODE</w:t>
        </w:r>
        <w:r w:rsidRPr="00AB33A3">
          <w:t>"</w:t>
        </w:r>
      </w:ins>
      <w:ins w:id="866" w:author="Воробьева Оксана Викторовна" w:date="2026-03-17T15:23:00Z">
        <w:r w:rsidRPr="00AB33A3">
          <w:t>:</w:t>
        </w:r>
        <w:r w:rsidRPr="00333FFA">
          <w:t xml:space="preserve"> </w:t>
        </w:r>
        <w:r w:rsidRPr="00AB33A3">
          <w:t>"-",</w:t>
        </w:r>
      </w:ins>
    </w:p>
    <w:p w14:paraId="7A592444" w14:textId="48DFD45C" w:rsidR="00BA639D" w:rsidRPr="00333FFA" w:rsidRDefault="00BA639D" w:rsidP="002B63E3">
      <w:pPr>
        <w:pStyle w:val="GOSTScript"/>
        <w:rPr>
          <w:ins w:id="867" w:author="Воробьева Оксана Викторовна" w:date="2026-03-17T15:25:00Z"/>
        </w:rPr>
      </w:pPr>
      <w:ins w:id="868" w:author="Воробьева Оксана Викторовна" w:date="2026-03-17T14:55:00Z">
        <w:r w:rsidRPr="00AB33A3">
          <w:tab/>
        </w:r>
        <w:r w:rsidRPr="00AB33A3">
          <w:tab/>
        </w:r>
        <w:r w:rsidRPr="00AB33A3">
          <w:tab/>
        </w:r>
      </w:ins>
      <w:ins w:id="869" w:author="Воробьева Оксана Викторовна" w:date="2026-03-17T15:34:00Z">
        <w:r w:rsidR="00333FFA" w:rsidRPr="00AB33A3">
          <w:t>"</w:t>
        </w:r>
      </w:ins>
      <w:ins w:id="870" w:author="Воробьева Оксана Викторовна" w:date="2026-03-17T15:25:00Z">
        <w:r w:rsidR="002B63E3" w:rsidRPr="00FF4232">
          <w:t>DT_FAIP</w:t>
        </w:r>
      </w:ins>
      <w:ins w:id="871" w:author="Воробьева Оксана Викторовна" w:date="2026-03-17T15:34:00Z">
        <w:r w:rsidR="00333FFA" w:rsidRPr="00AB33A3">
          <w:t>"</w:t>
        </w:r>
      </w:ins>
      <w:ins w:id="872" w:author="Воробьева Оксана Викторовна" w:date="2026-03-17T15:36:00Z">
        <w:r w:rsidR="00333FFA" w:rsidRPr="00333FFA">
          <w:t xml:space="preserve">: </w:t>
        </w:r>
      </w:ins>
      <w:ins w:id="873" w:author="Воробьева Оксана Викторовна" w:date="2026-03-17T15:37:00Z">
        <w:r w:rsidR="00333FFA" w:rsidRPr="00AB33A3">
          <w:t>"-",</w:t>
        </w:r>
      </w:ins>
    </w:p>
    <w:p w14:paraId="6FD02E63" w14:textId="50FAFA47" w:rsidR="002B63E3" w:rsidRPr="00333FFA" w:rsidRDefault="00333FFA" w:rsidP="002B63E3">
      <w:pPr>
        <w:pStyle w:val="GOSTScript"/>
        <w:rPr>
          <w:ins w:id="874" w:author="Воробьева Оксана Викторовна" w:date="2026-03-17T15:25:00Z"/>
        </w:rPr>
      </w:pPr>
      <w:ins w:id="875" w:author="Воробьева Оксана Викторовна" w:date="2026-03-17T15:35:00Z">
        <w:r w:rsidRPr="00AB33A3">
          <w:tab/>
        </w:r>
        <w:r w:rsidRPr="00AB33A3">
          <w:tab/>
        </w:r>
        <w:r w:rsidRPr="00AB33A3">
          <w:tab/>
        </w:r>
      </w:ins>
      <w:ins w:id="876" w:author="Воробьева Оксана Викторовна" w:date="2026-03-17T15:34:00Z">
        <w:r w:rsidRPr="00AB33A3">
          <w:t>"</w:t>
        </w:r>
      </w:ins>
      <w:ins w:id="877" w:author="Воробьева Оксана Викторовна" w:date="2026-03-17T15:25:00Z">
        <w:r w:rsidR="002B63E3" w:rsidRPr="00FF4232">
          <w:t>CT_FAIP</w:t>
        </w:r>
      </w:ins>
      <w:ins w:id="878" w:author="Воробьева Оксана Викторовна" w:date="2026-03-17T15:34:00Z">
        <w:r w:rsidRPr="00AB33A3">
          <w:t>"</w:t>
        </w:r>
      </w:ins>
      <w:ins w:id="879" w:author="Воробьева Оксана Викторовна" w:date="2026-03-17T15:36:00Z">
        <w:r w:rsidRPr="00333FFA">
          <w:t xml:space="preserve">: </w:t>
        </w:r>
      </w:ins>
      <w:ins w:id="880" w:author="Воробьева Оксана Викторовна" w:date="2026-03-17T15:37:00Z">
        <w:r w:rsidRPr="00AB33A3">
          <w:t>"-",</w:t>
        </w:r>
      </w:ins>
    </w:p>
    <w:p w14:paraId="6AB9AF7D" w14:textId="30F5CDF2" w:rsidR="002B63E3" w:rsidRPr="00333FFA" w:rsidRDefault="00333FFA" w:rsidP="002B63E3">
      <w:pPr>
        <w:pStyle w:val="GOSTScript"/>
        <w:rPr>
          <w:ins w:id="881" w:author="Воробьева Оксана Викторовна" w:date="2026-03-17T15:25:00Z"/>
        </w:rPr>
      </w:pPr>
      <w:ins w:id="882" w:author="Воробьева Оксана Викторовна" w:date="2026-03-17T15:35:00Z">
        <w:r w:rsidRPr="00AB33A3">
          <w:tab/>
        </w:r>
        <w:r w:rsidRPr="00AB33A3">
          <w:tab/>
        </w:r>
        <w:r w:rsidRPr="00AB33A3">
          <w:tab/>
        </w:r>
      </w:ins>
      <w:ins w:id="883" w:author="Воробьева Оксана Викторовна" w:date="2026-03-17T15:34:00Z">
        <w:r w:rsidRPr="00AB33A3">
          <w:t>"</w:t>
        </w:r>
      </w:ins>
      <w:ins w:id="884" w:author="Воробьева Оксана Викторовна" w:date="2026-03-17T15:25:00Z">
        <w:r w:rsidR="002B63E3" w:rsidRPr="00A57119">
          <w:t>DT_TARGETFUNDSCODE</w:t>
        </w:r>
      </w:ins>
      <w:ins w:id="885" w:author="Воробьева Оксана Викторовна" w:date="2026-03-17T15:34:00Z">
        <w:r w:rsidRPr="00AB33A3">
          <w:t>"</w:t>
        </w:r>
      </w:ins>
      <w:ins w:id="886" w:author="Воробьева Оксана Викторовна" w:date="2026-03-17T15:36:00Z">
        <w:r w:rsidRPr="00333FFA">
          <w:t xml:space="preserve">: </w:t>
        </w:r>
      </w:ins>
      <w:ins w:id="887" w:author="Воробьева Оксана Викторовна" w:date="2026-03-17T15:37:00Z">
        <w:r w:rsidRPr="00AB33A3">
          <w:t>"-",</w:t>
        </w:r>
      </w:ins>
    </w:p>
    <w:p w14:paraId="6AF0B8FC" w14:textId="7E76331A" w:rsidR="002B63E3" w:rsidRPr="00333FFA" w:rsidRDefault="00333FFA" w:rsidP="002B63E3">
      <w:pPr>
        <w:pStyle w:val="GOSTScript"/>
        <w:rPr>
          <w:ins w:id="888" w:author="Воробьева Оксана Викторовна" w:date="2026-03-17T15:26:00Z"/>
        </w:rPr>
      </w:pPr>
      <w:ins w:id="889" w:author="Воробьева Оксана Викторовна" w:date="2026-03-17T15:35:00Z">
        <w:r w:rsidRPr="00AB33A3">
          <w:tab/>
        </w:r>
        <w:r w:rsidRPr="00AB33A3">
          <w:tab/>
        </w:r>
        <w:r w:rsidRPr="00AB33A3">
          <w:tab/>
        </w:r>
      </w:ins>
      <w:ins w:id="890" w:author="Воробьева Оксана Викторовна" w:date="2026-03-17T15:34:00Z">
        <w:r w:rsidRPr="00AB33A3">
          <w:t>"</w:t>
        </w:r>
      </w:ins>
      <w:ins w:id="891" w:author="Воробьева Оксана Викторовна" w:date="2026-03-17T15:25:00Z">
        <w:r w:rsidR="002B63E3" w:rsidRPr="00A57119">
          <w:t>CT_TARGETFUNDSCODE</w:t>
        </w:r>
      </w:ins>
      <w:ins w:id="892" w:author="Воробьева Оксана Викторовна" w:date="2026-03-17T15:34:00Z">
        <w:r w:rsidRPr="00AB33A3">
          <w:t>"</w:t>
        </w:r>
      </w:ins>
      <w:ins w:id="893" w:author="Воробьева Оксана Викторовна" w:date="2026-03-17T15:36:00Z">
        <w:r w:rsidRPr="00333FFA">
          <w:t xml:space="preserve">: </w:t>
        </w:r>
      </w:ins>
      <w:ins w:id="894" w:author="Воробьева Оксана Викторовна" w:date="2026-03-17T15:37:00Z">
        <w:r w:rsidRPr="00AB33A3">
          <w:t>"-",</w:t>
        </w:r>
      </w:ins>
    </w:p>
    <w:p w14:paraId="4B41E838" w14:textId="7F6CA4EB" w:rsidR="002B63E3" w:rsidRPr="00333FFA" w:rsidRDefault="00333FFA" w:rsidP="002B63E3">
      <w:pPr>
        <w:pStyle w:val="GOSTScript"/>
        <w:rPr>
          <w:ins w:id="895" w:author="Воробьева Оксана Викторовна" w:date="2026-03-17T15:26:00Z"/>
          <w:bCs/>
          <w:szCs w:val="22"/>
        </w:rPr>
      </w:pPr>
      <w:ins w:id="896" w:author="Воробьева Оксана Викторовна" w:date="2026-03-17T15:35:00Z">
        <w:r w:rsidRPr="00AB33A3">
          <w:tab/>
        </w:r>
        <w:r w:rsidRPr="00AB33A3">
          <w:tab/>
        </w:r>
        <w:r w:rsidRPr="00AB33A3">
          <w:tab/>
        </w:r>
      </w:ins>
      <w:ins w:id="897" w:author="Воробьева Оксана Викторовна" w:date="2026-03-17T15:34:00Z">
        <w:r w:rsidRPr="00AB33A3">
          <w:t>"</w:t>
        </w:r>
      </w:ins>
      <w:ins w:id="898" w:author="Воробьева Оксана Викторовна" w:date="2026-03-17T15:26:00Z">
        <w:r w:rsidR="002B63E3" w:rsidRPr="00A57119">
          <w:rPr>
            <w:bCs/>
            <w:szCs w:val="22"/>
          </w:rPr>
          <w:t>DT_BA</w:t>
        </w:r>
      </w:ins>
      <w:ins w:id="899" w:author="Воробьева Оксана Викторовна" w:date="2026-03-17T15:34:00Z">
        <w:r w:rsidRPr="00AB33A3">
          <w:t>"</w:t>
        </w:r>
      </w:ins>
      <w:ins w:id="900" w:author="Воробьева Оксана Викторовна" w:date="2026-03-17T15:36:00Z">
        <w:r w:rsidRPr="00333FFA">
          <w:t xml:space="preserve">: </w:t>
        </w:r>
      </w:ins>
      <w:ins w:id="901" w:author="Воробьева Оксана Викторовна" w:date="2026-03-17T15:37:00Z">
        <w:r w:rsidRPr="00AB33A3">
          <w:t>"-",</w:t>
        </w:r>
      </w:ins>
    </w:p>
    <w:p w14:paraId="32D2A730" w14:textId="647001CD" w:rsidR="002B63E3" w:rsidRPr="00333FFA" w:rsidRDefault="00333FFA" w:rsidP="002B63E3">
      <w:pPr>
        <w:pStyle w:val="GOSTScript"/>
        <w:rPr>
          <w:ins w:id="902" w:author="Воробьева Оксана Викторовна" w:date="2026-03-17T15:26:00Z"/>
          <w:bCs/>
          <w:szCs w:val="22"/>
        </w:rPr>
      </w:pPr>
      <w:ins w:id="903" w:author="Воробьева Оксана Викторовна" w:date="2026-03-17T15:35:00Z">
        <w:r w:rsidRPr="00AB33A3">
          <w:tab/>
        </w:r>
        <w:r w:rsidRPr="00AB33A3">
          <w:tab/>
        </w:r>
        <w:r w:rsidRPr="00AB33A3">
          <w:tab/>
        </w:r>
      </w:ins>
      <w:ins w:id="904" w:author="Воробьева Оксана Викторовна" w:date="2026-03-17T15:34:00Z">
        <w:r w:rsidRPr="00AB33A3">
          <w:t>"</w:t>
        </w:r>
      </w:ins>
      <w:ins w:id="905" w:author="Воробьева Оксана Викторовна" w:date="2026-03-17T15:26:00Z">
        <w:r w:rsidR="002B63E3" w:rsidRPr="00A57119">
          <w:rPr>
            <w:bCs/>
            <w:szCs w:val="22"/>
          </w:rPr>
          <w:t>CT_BA</w:t>
        </w:r>
      </w:ins>
      <w:ins w:id="906" w:author="Воробьева Оксана Викторовна" w:date="2026-03-17T15:34:00Z">
        <w:r w:rsidRPr="00AB33A3">
          <w:t>"</w:t>
        </w:r>
      </w:ins>
      <w:ins w:id="907" w:author="Воробьева Оксана Викторовна" w:date="2026-03-17T15:36:00Z">
        <w:r w:rsidRPr="00333FFA">
          <w:t xml:space="preserve">: </w:t>
        </w:r>
      </w:ins>
      <w:ins w:id="908" w:author="Воробьева Оксана Викторовна" w:date="2026-03-17T15:37:00Z">
        <w:r w:rsidRPr="00AB33A3">
          <w:t>"-",</w:t>
        </w:r>
      </w:ins>
    </w:p>
    <w:p w14:paraId="757C2CD9" w14:textId="2D550371" w:rsidR="002B63E3" w:rsidRPr="00333FFA" w:rsidRDefault="00333FFA" w:rsidP="002B63E3">
      <w:pPr>
        <w:pStyle w:val="GOSTScript"/>
        <w:rPr>
          <w:ins w:id="909" w:author="Воробьева Оксана Викторовна" w:date="2026-03-17T15:27:00Z"/>
        </w:rPr>
      </w:pPr>
      <w:ins w:id="910" w:author="Воробьева Оксана Викторовна" w:date="2026-03-17T15:35:00Z">
        <w:r w:rsidRPr="00AB33A3">
          <w:tab/>
        </w:r>
        <w:r w:rsidRPr="00AB33A3">
          <w:tab/>
        </w:r>
        <w:r w:rsidRPr="00AB33A3">
          <w:tab/>
        </w:r>
      </w:ins>
      <w:ins w:id="911" w:author="Воробьева Оксана Викторовна" w:date="2026-03-17T15:34:00Z">
        <w:r w:rsidRPr="00AB33A3">
          <w:t>"</w:t>
        </w:r>
      </w:ins>
      <w:ins w:id="912" w:author="Воробьева Оксана Викторовна" w:date="2026-03-17T15:26:00Z">
        <w:r w:rsidR="002B63E3" w:rsidRPr="00987409">
          <w:t>DT_CA</w:t>
        </w:r>
      </w:ins>
      <w:ins w:id="913" w:author="Воробьева Оксана Викторовна" w:date="2026-03-17T15:34:00Z">
        <w:r w:rsidRPr="00AB33A3">
          <w:t>"</w:t>
        </w:r>
      </w:ins>
      <w:ins w:id="914" w:author="Воробьева Оксана Викторовна" w:date="2026-03-17T15:36:00Z">
        <w:r w:rsidRPr="00333FFA">
          <w:t xml:space="preserve">: </w:t>
        </w:r>
      </w:ins>
      <w:ins w:id="915" w:author="Воробьева Оксана Викторовна" w:date="2026-03-17T15:37:00Z">
        <w:r w:rsidRPr="00AB33A3">
          <w:t>"-",</w:t>
        </w:r>
      </w:ins>
    </w:p>
    <w:p w14:paraId="384BE42A" w14:textId="76242AFB" w:rsidR="002B63E3" w:rsidRPr="00333FFA" w:rsidRDefault="00333FFA" w:rsidP="002B63E3">
      <w:pPr>
        <w:pStyle w:val="GOSTScript"/>
        <w:rPr>
          <w:ins w:id="916" w:author="Воробьева Оксана Викторовна" w:date="2026-03-17T15:27:00Z"/>
        </w:rPr>
      </w:pPr>
      <w:ins w:id="917" w:author="Воробьева Оксана Викторовна" w:date="2026-03-17T15:35:00Z">
        <w:r w:rsidRPr="00AB33A3">
          <w:tab/>
        </w:r>
        <w:r w:rsidRPr="00AB33A3">
          <w:tab/>
        </w:r>
        <w:r w:rsidRPr="00AB33A3">
          <w:tab/>
        </w:r>
      </w:ins>
      <w:ins w:id="918" w:author="Воробьева Оксана Викторовна" w:date="2026-03-17T15:34:00Z">
        <w:r w:rsidRPr="00AB33A3">
          <w:t>"</w:t>
        </w:r>
      </w:ins>
      <w:ins w:id="919" w:author="Воробьева Оксана Викторовна" w:date="2026-03-17T15:27:00Z">
        <w:r w:rsidR="002B63E3" w:rsidRPr="00987409">
          <w:t>CT_CA</w:t>
        </w:r>
      </w:ins>
      <w:ins w:id="920" w:author="Воробьева Оксана Викторовна" w:date="2026-03-17T15:34:00Z">
        <w:r w:rsidRPr="00AB33A3">
          <w:t>"</w:t>
        </w:r>
      </w:ins>
      <w:ins w:id="921" w:author="Воробьева Оксана Викторовна" w:date="2026-03-17T15:36:00Z">
        <w:r w:rsidRPr="00333FFA">
          <w:t xml:space="preserve">: </w:t>
        </w:r>
      </w:ins>
      <w:ins w:id="922" w:author="Воробьева Оксана Викторовна" w:date="2026-03-17T15:37:00Z">
        <w:r w:rsidRPr="00AB33A3">
          <w:t>"-",</w:t>
        </w:r>
      </w:ins>
    </w:p>
    <w:p w14:paraId="3F59587B" w14:textId="1245E67A" w:rsidR="002B63E3" w:rsidRPr="00333FFA" w:rsidRDefault="00333FFA" w:rsidP="002B63E3">
      <w:pPr>
        <w:pStyle w:val="GOSTScript"/>
        <w:rPr>
          <w:ins w:id="923" w:author="Воробьева Оксана Викторовна" w:date="2026-03-17T15:27:00Z"/>
        </w:rPr>
      </w:pPr>
      <w:ins w:id="924" w:author="Воробьева Оксана Викторовна" w:date="2026-03-17T15:35:00Z">
        <w:r w:rsidRPr="00AB33A3">
          <w:tab/>
        </w:r>
        <w:r w:rsidRPr="00AB33A3">
          <w:tab/>
        </w:r>
        <w:r w:rsidRPr="00AB33A3">
          <w:tab/>
        </w:r>
      </w:ins>
      <w:ins w:id="925" w:author="Воробьева Оксана Викторовна" w:date="2026-03-17T15:34:00Z">
        <w:r w:rsidRPr="00AB33A3">
          <w:t>"</w:t>
        </w:r>
      </w:ins>
      <w:ins w:id="926" w:author="Воробьева Оксана Викторовна" w:date="2026-03-17T15:27:00Z">
        <w:r w:rsidR="002B63E3" w:rsidRPr="00987409">
          <w:t>DT_PLS</w:t>
        </w:r>
      </w:ins>
      <w:ins w:id="927" w:author="Воробьева Оксана Викторовна" w:date="2026-03-17T15:34:00Z">
        <w:r w:rsidRPr="00AB33A3">
          <w:t>"</w:t>
        </w:r>
      </w:ins>
      <w:ins w:id="928" w:author="Воробьева Оксана Викторовна" w:date="2026-03-17T15:36:00Z">
        <w:r w:rsidRPr="00333FFA">
          <w:t xml:space="preserve">: </w:t>
        </w:r>
      </w:ins>
      <w:ins w:id="929" w:author="Воробьева Оксана Викторовна" w:date="2026-03-17T15:37:00Z">
        <w:r w:rsidRPr="00AB33A3">
          <w:t>"-",</w:t>
        </w:r>
      </w:ins>
    </w:p>
    <w:p w14:paraId="5C4B5731" w14:textId="01A4DA66" w:rsidR="002B63E3" w:rsidRPr="00333FFA" w:rsidRDefault="00333FFA" w:rsidP="002B63E3">
      <w:pPr>
        <w:pStyle w:val="GOSTScript"/>
        <w:rPr>
          <w:ins w:id="930" w:author="Воробьева Оксана Викторовна" w:date="2026-03-17T15:27:00Z"/>
        </w:rPr>
      </w:pPr>
      <w:ins w:id="931" w:author="Воробьева Оксана Викторовна" w:date="2026-03-17T15:35:00Z">
        <w:r w:rsidRPr="00AB33A3">
          <w:tab/>
        </w:r>
        <w:r w:rsidRPr="00AB33A3">
          <w:tab/>
        </w:r>
        <w:r w:rsidRPr="00AB33A3">
          <w:tab/>
        </w:r>
      </w:ins>
      <w:ins w:id="932" w:author="Воробьева Оксана Викторовна" w:date="2026-03-17T15:34:00Z">
        <w:r w:rsidRPr="00AB33A3">
          <w:t>"</w:t>
        </w:r>
      </w:ins>
      <w:ins w:id="933" w:author="Воробьева Оксана Викторовна" w:date="2026-03-17T15:27:00Z">
        <w:r w:rsidR="002B63E3" w:rsidRPr="00987409">
          <w:t>CT_PLS</w:t>
        </w:r>
      </w:ins>
      <w:ins w:id="934" w:author="Воробьева Оксана Викторовна" w:date="2026-03-17T15:34:00Z">
        <w:r w:rsidRPr="00AB33A3">
          <w:t>"</w:t>
        </w:r>
      </w:ins>
      <w:ins w:id="935" w:author="Воробьева Оксана Викторовна" w:date="2026-03-17T15:36:00Z">
        <w:r w:rsidRPr="00333FFA">
          <w:t xml:space="preserve">: </w:t>
        </w:r>
      </w:ins>
      <w:ins w:id="936" w:author="Воробьева Оксана Викторовна" w:date="2026-03-17T15:37:00Z">
        <w:r w:rsidRPr="00AB33A3">
          <w:t>"-",</w:t>
        </w:r>
      </w:ins>
    </w:p>
    <w:p w14:paraId="60354336" w14:textId="0D9C08EA" w:rsidR="002B63E3" w:rsidRPr="00333FFA" w:rsidRDefault="00333FFA" w:rsidP="002B63E3">
      <w:pPr>
        <w:pStyle w:val="GOSTScript"/>
        <w:rPr>
          <w:ins w:id="937" w:author="Воробьева Оксана Викторовна" w:date="2026-03-17T15:28:00Z"/>
          <w:bCs/>
          <w:szCs w:val="22"/>
        </w:rPr>
      </w:pPr>
      <w:ins w:id="938" w:author="Воробьева Оксана Викторовна" w:date="2026-03-17T15:35:00Z">
        <w:r w:rsidRPr="00AB33A3">
          <w:tab/>
        </w:r>
        <w:r w:rsidRPr="00AB33A3">
          <w:tab/>
        </w:r>
        <w:r w:rsidRPr="00AB33A3">
          <w:tab/>
        </w:r>
      </w:ins>
      <w:ins w:id="939" w:author="Воробьева Оксана Викторовна" w:date="2026-03-17T15:34:00Z">
        <w:r w:rsidRPr="00AB33A3">
          <w:t>"</w:t>
        </w:r>
      </w:ins>
      <w:ins w:id="940" w:author="Воробьева Оксана Викторовна" w:date="2026-03-17T15:27:00Z">
        <w:r w:rsidR="002B63E3" w:rsidRPr="00A57119">
          <w:rPr>
            <w:bCs/>
            <w:szCs w:val="22"/>
          </w:rPr>
          <w:t>DT_TOFK</w:t>
        </w:r>
      </w:ins>
      <w:ins w:id="941" w:author="Воробьева Оксана Викторовна" w:date="2026-03-17T15:34:00Z">
        <w:r w:rsidRPr="00AB33A3">
          <w:t>"</w:t>
        </w:r>
      </w:ins>
      <w:ins w:id="942" w:author="Воробьева Оксана Викторовна" w:date="2026-03-17T15:36:00Z">
        <w:r w:rsidRPr="00333FFA">
          <w:t xml:space="preserve">: </w:t>
        </w:r>
      </w:ins>
      <w:ins w:id="943" w:author="Воробьева Оксана Викторовна" w:date="2026-03-17T15:37:00Z">
        <w:r w:rsidR="00F47779">
          <w:t>"6000</w:t>
        </w:r>
        <w:r w:rsidRPr="00AB33A3">
          <w:t>",</w:t>
        </w:r>
      </w:ins>
    </w:p>
    <w:p w14:paraId="4E1D196D" w14:textId="1B6B746A" w:rsidR="002B63E3" w:rsidRPr="00333FFA" w:rsidRDefault="00333FFA" w:rsidP="002B63E3">
      <w:pPr>
        <w:pStyle w:val="GOSTScript"/>
        <w:rPr>
          <w:ins w:id="944" w:author="Воробьева Оксана Викторовна" w:date="2026-03-17T15:28:00Z"/>
          <w:bCs/>
          <w:szCs w:val="22"/>
        </w:rPr>
      </w:pPr>
      <w:ins w:id="945" w:author="Воробьева Оксана Викторовна" w:date="2026-03-17T15:35:00Z">
        <w:r w:rsidRPr="00AB33A3">
          <w:tab/>
        </w:r>
        <w:r w:rsidRPr="00AB33A3">
          <w:tab/>
        </w:r>
        <w:r w:rsidRPr="00AB33A3">
          <w:tab/>
        </w:r>
      </w:ins>
      <w:ins w:id="946" w:author="Воробьева Оксана Викторовна" w:date="2026-03-17T15:34:00Z">
        <w:r w:rsidRPr="00AB33A3">
          <w:t>"</w:t>
        </w:r>
      </w:ins>
      <w:ins w:id="947" w:author="Воробьева Оксана Викторовна" w:date="2026-03-17T15:28:00Z">
        <w:r w:rsidR="002B63E3" w:rsidRPr="00A57119">
          <w:rPr>
            <w:bCs/>
            <w:szCs w:val="22"/>
          </w:rPr>
          <w:t>CT_TOFK</w:t>
        </w:r>
      </w:ins>
      <w:ins w:id="948" w:author="Воробьева Оксана Викторовна" w:date="2026-03-17T15:34:00Z">
        <w:r w:rsidRPr="00AB33A3">
          <w:t>"</w:t>
        </w:r>
      </w:ins>
      <w:ins w:id="949" w:author="Воробьева Оксана Викторовна" w:date="2026-03-17T15:36:00Z">
        <w:r w:rsidRPr="00333FFA">
          <w:t xml:space="preserve">: </w:t>
        </w:r>
      </w:ins>
      <w:ins w:id="950" w:author="Воробьева Оксана Викторовна" w:date="2026-03-17T15:37:00Z">
        <w:r w:rsidR="00F47779">
          <w:t>"6000</w:t>
        </w:r>
        <w:r w:rsidRPr="00AB33A3">
          <w:t>",</w:t>
        </w:r>
      </w:ins>
    </w:p>
    <w:p w14:paraId="439EADE9" w14:textId="4F25B7CA" w:rsidR="002B63E3" w:rsidRPr="00333FFA" w:rsidRDefault="00333FFA" w:rsidP="002B63E3">
      <w:pPr>
        <w:pStyle w:val="GOSTScript"/>
        <w:rPr>
          <w:ins w:id="951" w:author="Воробьева Оксана Викторовна" w:date="2026-03-17T15:28:00Z"/>
          <w:bCs/>
          <w:szCs w:val="22"/>
        </w:rPr>
      </w:pPr>
      <w:ins w:id="952" w:author="Воробьева Оксана Викторовна" w:date="2026-03-17T15:35:00Z">
        <w:r w:rsidRPr="00AB33A3">
          <w:tab/>
        </w:r>
        <w:r w:rsidRPr="00AB33A3">
          <w:tab/>
        </w:r>
        <w:r w:rsidRPr="00AB33A3">
          <w:tab/>
        </w:r>
      </w:ins>
      <w:ins w:id="953" w:author="Воробьева Оксана Викторовна" w:date="2026-03-17T15:34:00Z">
        <w:r w:rsidRPr="00AB33A3">
          <w:t>"</w:t>
        </w:r>
      </w:ins>
      <w:ins w:id="954" w:author="Воробьева Оксана Викторовна" w:date="2026-03-17T15:28:00Z">
        <w:r w:rsidR="002B63E3" w:rsidRPr="00A57119">
          <w:rPr>
            <w:bCs/>
            <w:szCs w:val="22"/>
          </w:rPr>
          <w:t>DT_PACENTRE</w:t>
        </w:r>
      </w:ins>
      <w:ins w:id="955" w:author="Воробьева Оксана Викторовна" w:date="2026-03-17T15:34:00Z">
        <w:r w:rsidRPr="00AB33A3">
          <w:t>"</w:t>
        </w:r>
      </w:ins>
      <w:ins w:id="956" w:author="Воробьева Оксана Викторовна" w:date="2026-03-17T15:36:00Z">
        <w:r w:rsidRPr="00333FFA">
          <w:t xml:space="preserve">: </w:t>
        </w:r>
      </w:ins>
      <w:ins w:id="957" w:author="Воробьева Оксана Викторовна" w:date="2026-03-17T15:37:00Z">
        <w:r w:rsidRPr="00AB33A3">
          <w:t>"-",</w:t>
        </w:r>
      </w:ins>
    </w:p>
    <w:p w14:paraId="54FD2F8E" w14:textId="7A8F20CE" w:rsidR="002B63E3" w:rsidRPr="00333FFA" w:rsidRDefault="00333FFA" w:rsidP="002B63E3">
      <w:pPr>
        <w:pStyle w:val="GOSTScript"/>
        <w:rPr>
          <w:ins w:id="958" w:author="Воробьева Оксана Викторовна" w:date="2026-03-17T15:28:00Z"/>
          <w:bCs/>
          <w:szCs w:val="22"/>
        </w:rPr>
      </w:pPr>
      <w:ins w:id="959" w:author="Воробьева Оксана Викторовна" w:date="2026-03-17T15:35:00Z">
        <w:r w:rsidRPr="00AB33A3">
          <w:tab/>
        </w:r>
        <w:r w:rsidRPr="00AB33A3">
          <w:tab/>
        </w:r>
        <w:r w:rsidRPr="00AB33A3">
          <w:tab/>
        </w:r>
      </w:ins>
      <w:ins w:id="960" w:author="Воробьева Оксана Викторовна" w:date="2026-03-17T15:34:00Z">
        <w:r w:rsidRPr="00AB33A3">
          <w:t>"</w:t>
        </w:r>
      </w:ins>
      <w:ins w:id="961" w:author="Воробьева Оксана Викторовна" w:date="2026-03-17T15:28:00Z">
        <w:r w:rsidR="002B63E3" w:rsidRPr="00A57119">
          <w:rPr>
            <w:bCs/>
            <w:szCs w:val="22"/>
          </w:rPr>
          <w:t>CT_PACENTRE</w:t>
        </w:r>
      </w:ins>
      <w:ins w:id="962" w:author="Воробьева Оксана Викторовна" w:date="2026-03-17T15:34:00Z">
        <w:r w:rsidRPr="00AB33A3">
          <w:t>"</w:t>
        </w:r>
      </w:ins>
      <w:ins w:id="963" w:author="Воробьева Оксана Викторовна" w:date="2026-03-17T15:36:00Z">
        <w:r w:rsidRPr="00333FFA">
          <w:t xml:space="preserve">: </w:t>
        </w:r>
      </w:ins>
      <w:ins w:id="964" w:author="Воробьева Оксана Викторовна" w:date="2026-03-17T15:37:00Z">
        <w:r w:rsidRPr="00AB33A3">
          <w:t>"-",</w:t>
        </w:r>
      </w:ins>
    </w:p>
    <w:p w14:paraId="0E904572" w14:textId="6983F05D" w:rsidR="002B63E3" w:rsidRPr="00333FFA" w:rsidRDefault="00333FFA" w:rsidP="002B63E3">
      <w:pPr>
        <w:pStyle w:val="GOSTScript"/>
        <w:rPr>
          <w:ins w:id="965" w:author="Воробьева Оксана Викторовна" w:date="2026-03-17T15:28:00Z"/>
          <w:bCs/>
          <w:szCs w:val="22"/>
        </w:rPr>
      </w:pPr>
      <w:ins w:id="966" w:author="Воробьева Оксана Викторовна" w:date="2026-03-17T15:35:00Z">
        <w:r w:rsidRPr="00AB33A3">
          <w:tab/>
        </w:r>
        <w:r w:rsidRPr="00AB33A3">
          <w:tab/>
        </w:r>
        <w:r w:rsidRPr="00AB33A3">
          <w:tab/>
        </w:r>
      </w:ins>
      <w:ins w:id="967" w:author="Воробьева Оксана Викторовна" w:date="2026-03-17T15:34:00Z">
        <w:r w:rsidRPr="00AB33A3">
          <w:t>"</w:t>
        </w:r>
      </w:ins>
      <w:ins w:id="968" w:author="Воробьева Оксана Викторовна" w:date="2026-03-17T15:28:00Z">
        <w:r w:rsidR="002B63E3" w:rsidRPr="00A57119">
          <w:rPr>
            <w:bCs/>
            <w:szCs w:val="22"/>
          </w:rPr>
          <w:t>DT_TOFKC</w:t>
        </w:r>
      </w:ins>
      <w:ins w:id="969" w:author="Воробьева Оксана Викторовна" w:date="2026-03-17T15:34:00Z">
        <w:r w:rsidRPr="00AB33A3">
          <w:t>"</w:t>
        </w:r>
      </w:ins>
      <w:ins w:id="970" w:author="Воробьева Оксана Викторовна" w:date="2026-03-17T15:36:00Z">
        <w:r w:rsidRPr="00333FFA">
          <w:t xml:space="preserve">: </w:t>
        </w:r>
      </w:ins>
      <w:ins w:id="971" w:author="Воробьева Оксана Викторовна" w:date="2026-03-17T15:37:00Z">
        <w:r w:rsidRPr="00AB33A3">
          <w:t>"-",</w:t>
        </w:r>
      </w:ins>
    </w:p>
    <w:p w14:paraId="1CD7F4A6" w14:textId="45CB6CF0" w:rsidR="002B63E3" w:rsidRPr="00333FFA" w:rsidRDefault="00333FFA" w:rsidP="002B63E3">
      <w:pPr>
        <w:pStyle w:val="GOSTScript"/>
        <w:rPr>
          <w:ins w:id="972" w:author="Воробьева Оксана Викторовна" w:date="2026-03-17T15:29:00Z"/>
          <w:bCs/>
          <w:szCs w:val="22"/>
        </w:rPr>
      </w:pPr>
      <w:ins w:id="973" w:author="Воробьева Оксана Викторовна" w:date="2026-03-17T15:35:00Z">
        <w:r w:rsidRPr="00AB33A3">
          <w:tab/>
        </w:r>
        <w:r w:rsidRPr="00AB33A3">
          <w:tab/>
        </w:r>
        <w:r w:rsidRPr="00AB33A3">
          <w:tab/>
        </w:r>
      </w:ins>
      <w:ins w:id="974" w:author="Воробьева Оксана Викторовна" w:date="2026-03-17T15:34:00Z">
        <w:r w:rsidRPr="00AB33A3">
          <w:t>"</w:t>
        </w:r>
      </w:ins>
      <w:ins w:id="975" w:author="Воробьева Оксана Викторовна" w:date="2026-03-17T15:28:00Z">
        <w:r w:rsidR="002B63E3" w:rsidRPr="00A57119">
          <w:rPr>
            <w:bCs/>
            <w:szCs w:val="22"/>
          </w:rPr>
          <w:t>CT_TOFKC</w:t>
        </w:r>
      </w:ins>
      <w:ins w:id="976" w:author="Воробьева Оксана Викторовна" w:date="2026-03-17T15:34:00Z">
        <w:r w:rsidRPr="00AB33A3">
          <w:t>"</w:t>
        </w:r>
      </w:ins>
      <w:ins w:id="977" w:author="Воробьева Оксана Викторовна" w:date="2026-03-17T15:36:00Z">
        <w:r w:rsidRPr="00333FFA">
          <w:t xml:space="preserve">: </w:t>
        </w:r>
      </w:ins>
      <w:ins w:id="978" w:author="Воробьева Оксана Викторовна" w:date="2026-03-17T15:37:00Z">
        <w:r w:rsidRPr="00AB33A3">
          <w:t>"-",</w:t>
        </w:r>
      </w:ins>
    </w:p>
    <w:p w14:paraId="7C828F01" w14:textId="05CB8B08" w:rsidR="002B63E3" w:rsidRPr="00333FFA" w:rsidRDefault="00333FFA" w:rsidP="002B63E3">
      <w:pPr>
        <w:pStyle w:val="GOSTScript"/>
        <w:rPr>
          <w:ins w:id="979" w:author="Воробьева Оксана Викторовна" w:date="2026-03-17T15:29:00Z"/>
          <w:bCs/>
          <w:szCs w:val="22"/>
        </w:rPr>
      </w:pPr>
      <w:ins w:id="980" w:author="Воробьева Оксана Викторовна" w:date="2026-03-17T15:35:00Z">
        <w:r w:rsidRPr="00AB33A3">
          <w:tab/>
        </w:r>
        <w:r w:rsidRPr="00AB33A3">
          <w:tab/>
        </w:r>
        <w:r w:rsidRPr="00AB33A3">
          <w:tab/>
        </w:r>
      </w:ins>
      <w:ins w:id="981" w:author="Воробьева Оксана Викторовна" w:date="2026-03-17T15:34:00Z">
        <w:r w:rsidRPr="00AB33A3">
          <w:t>"</w:t>
        </w:r>
      </w:ins>
      <w:ins w:id="982" w:author="Воробьева Оксана Викторовна" w:date="2026-03-17T15:29:00Z">
        <w:r w:rsidR="002B63E3" w:rsidRPr="00A57119">
          <w:rPr>
            <w:bCs/>
            <w:szCs w:val="22"/>
          </w:rPr>
          <w:t>DT_PERIOD</w:t>
        </w:r>
      </w:ins>
      <w:ins w:id="983" w:author="Воробьева Оксана Викторовна" w:date="2026-03-17T15:34:00Z">
        <w:r w:rsidRPr="00AB33A3">
          <w:t>"</w:t>
        </w:r>
      </w:ins>
      <w:ins w:id="984" w:author="Воробьева Оксана Викторовна" w:date="2026-03-17T15:36:00Z">
        <w:r w:rsidRPr="00333FFA">
          <w:t xml:space="preserve">: </w:t>
        </w:r>
      </w:ins>
      <w:ins w:id="985" w:author="Воробьева Оксана Викторовна" w:date="2026-03-17T15:37:00Z">
        <w:r w:rsidRPr="00AB33A3">
          <w:t>"-",</w:t>
        </w:r>
      </w:ins>
    </w:p>
    <w:p w14:paraId="4558C68A" w14:textId="14BC6368" w:rsidR="002B63E3" w:rsidRPr="00333FFA" w:rsidRDefault="00333FFA" w:rsidP="002B63E3">
      <w:pPr>
        <w:pStyle w:val="GOSTScript"/>
        <w:rPr>
          <w:ins w:id="986" w:author="Воробьева Оксана Викторовна" w:date="2026-03-17T15:29:00Z"/>
          <w:bCs/>
          <w:szCs w:val="22"/>
        </w:rPr>
      </w:pPr>
      <w:ins w:id="987" w:author="Воробьева Оксана Викторовна" w:date="2026-03-17T15:35:00Z">
        <w:r w:rsidRPr="00AB33A3">
          <w:tab/>
        </w:r>
        <w:r w:rsidRPr="00AB33A3">
          <w:tab/>
        </w:r>
        <w:r w:rsidRPr="00AB33A3">
          <w:tab/>
        </w:r>
      </w:ins>
      <w:ins w:id="988" w:author="Воробьева Оксана Викторовна" w:date="2026-03-17T15:34:00Z">
        <w:r w:rsidRPr="00AB33A3">
          <w:t>"</w:t>
        </w:r>
      </w:ins>
      <w:ins w:id="989" w:author="Воробьева Оксана Викторовна" w:date="2026-03-17T15:29:00Z">
        <w:r w:rsidR="002B63E3" w:rsidRPr="00A57119">
          <w:rPr>
            <w:bCs/>
            <w:szCs w:val="22"/>
          </w:rPr>
          <w:t>CT_PERIOD</w:t>
        </w:r>
      </w:ins>
      <w:ins w:id="990" w:author="Воробьева Оксана Викторовна" w:date="2026-03-17T15:34:00Z">
        <w:r w:rsidRPr="00AB33A3">
          <w:t>"</w:t>
        </w:r>
      </w:ins>
      <w:ins w:id="991" w:author="Воробьева Оксана Викторовна" w:date="2026-03-17T15:36:00Z">
        <w:r w:rsidRPr="00333FFA">
          <w:t xml:space="preserve">: </w:t>
        </w:r>
      </w:ins>
      <w:ins w:id="992" w:author="Воробьева Оксана Викторовна" w:date="2026-03-17T15:37:00Z">
        <w:r w:rsidRPr="00AB33A3">
          <w:t>"-",</w:t>
        </w:r>
      </w:ins>
    </w:p>
    <w:p w14:paraId="3A27BA13" w14:textId="2A7F4D99" w:rsidR="00333FFA" w:rsidRPr="00333FFA" w:rsidRDefault="00333FFA" w:rsidP="002B63E3">
      <w:pPr>
        <w:pStyle w:val="GOSTScript"/>
        <w:rPr>
          <w:ins w:id="993" w:author="Воробьева Оксана Викторовна" w:date="2026-03-17T15:30:00Z"/>
        </w:rPr>
      </w:pPr>
      <w:ins w:id="994" w:author="Воробьева Оксана Викторовна" w:date="2026-03-17T15:35:00Z">
        <w:r w:rsidRPr="00AB33A3">
          <w:tab/>
        </w:r>
        <w:r w:rsidRPr="00AB33A3">
          <w:tab/>
        </w:r>
        <w:r w:rsidRPr="00AB33A3">
          <w:tab/>
        </w:r>
      </w:ins>
      <w:ins w:id="995" w:author="Воробьева Оксана Викторовна" w:date="2026-03-17T15:34:00Z">
        <w:r w:rsidRPr="00AB33A3">
          <w:t>"</w:t>
        </w:r>
      </w:ins>
      <w:ins w:id="996" w:author="Воробьева Оксана Викторовна" w:date="2026-03-17T15:29:00Z">
        <w:r w:rsidRPr="00871326">
          <w:t>DT_</w:t>
        </w:r>
        <w:r w:rsidRPr="00EA3524">
          <w:t>ACCOUNTCORR</w:t>
        </w:r>
      </w:ins>
      <w:ins w:id="997" w:author="Воробьева Оксана Викторовна" w:date="2026-03-17T15:34:00Z">
        <w:r w:rsidRPr="00AB33A3">
          <w:t>"</w:t>
        </w:r>
      </w:ins>
      <w:ins w:id="998" w:author="Воробьева Оксана Викторовна" w:date="2026-03-17T15:36:00Z">
        <w:r w:rsidRPr="00333FFA">
          <w:t xml:space="preserve">: </w:t>
        </w:r>
      </w:ins>
      <w:ins w:id="999" w:author="Воробьева Оксана Викторовна" w:date="2026-03-17T15:37:00Z">
        <w:r w:rsidR="00F47779">
          <w:t>"03215</w:t>
        </w:r>
        <w:r w:rsidRPr="00AB33A3">
          <w:t>",</w:t>
        </w:r>
      </w:ins>
    </w:p>
    <w:p w14:paraId="34FA82C5" w14:textId="1BD10056" w:rsidR="00333FFA" w:rsidRPr="00333FFA" w:rsidRDefault="00333FFA" w:rsidP="002B63E3">
      <w:pPr>
        <w:pStyle w:val="GOSTScript"/>
        <w:rPr>
          <w:ins w:id="1000" w:author="Воробьева Оксана Викторовна" w:date="2026-03-17T15:30:00Z"/>
        </w:rPr>
      </w:pPr>
      <w:ins w:id="1001" w:author="Воробьева Оксана Викторовна" w:date="2026-03-17T15:35:00Z">
        <w:r w:rsidRPr="00AB33A3">
          <w:tab/>
        </w:r>
        <w:r w:rsidRPr="00AB33A3">
          <w:tab/>
        </w:r>
        <w:r w:rsidRPr="00AB33A3">
          <w:tab/>
        </w:r>
      </w:ins>
      <w:ins w:id="1002" w:author="Воробьева Оксана Викторовна" w:date="2026-03-17T15:34:00Z">
        <w:r w:rsidRPr="00AB33A3">
          <w:t>"</w:t>
        </w:r>
      </w:ins>
      <w:ins w:id="1003" w:author="Воробьева Оксана Викторовна" w:date="2026-03-17T15:30:00Z">
        <w:r w:rsidRPr="00871326">
          <w:t>CT_</w:t>
        </w:r>
        <w:r w:rsidRPr="00EA3524">
          <w:t>ACCOUNTCORR</w:t>
        </w:r>
      </w:ins>
      <w:ins w:id="1004" w:author="Воробьева Оксана Викторовна" w:date="2026-03-17T15:34:00Z">
        <w:r w:rsidRPr="00AB33A3">
          <w:t>"</w:t>
        </w:r>
      </w:ins>
      <w:ins w:id="1005" w:author="Воробьева Оксана Викторовна" w:date="2026-03-17T15:36:00Z">
        <w:r w:rsidRPr="00333FFA">
          <w:t xml:space="preserve">: </w:t>
        </w:r>
      </w:ins>
      <w:ins w:id="1006" w:author="Воробьева Оксана Викторовна" w:date="2026-03-17T15:37:00Z">
        <w:r w:rsidR="0023406B">
          <w:t>"02111</w:t>
        </w:r>
        <w:r w:rsidRPr="00AB33A3">
          <w:t>",</w:t>
        </w:r>
      </w:ins>
    </w:p>
    <w:p w14:paraId="6C37FC4C" w14:textId="126E267C" w:rsidR="00333FFA" w:rsidRPr="00333FFA" w:rsidRDefault="00333FFA" w:rsidP="002B63E3">
      <w:pPr>
        <w:pStyle w:val="GOSTScript"/>
        <w:rPr>
          <w:ins w:id="1007" w:author="Воробьева Оксана Викторовна" w:date="2026-03-17T15:30:00Z"/>
          <w:bCs/>
          <w:szCs w:val="22"/>
        </w:rPr>
      </w:pPr>
      <w:ins w:id="1008" w:author="Воробьева Оксана Викторовна" w:date="2026-03-17T15:35:00Z">
        <w:r w:rsidRPr="00AB33A3">
          <w:tab/>
        </w:r>
        <w:r w:rsidRPr="00AB33A3">
          <w:tab/>
        </w:r>
        <w:r w:rsidRPr="00AB33A3">
          <w:tab/>
        </w:r>
      </w:ins>
      <w:ins w:id="1009" w:author="Воробьева Оксана Викторовна" w:date="2026-03-17T15:34:00Z">
        <w:r w:rsidRPr="00AB33A3">
          <w:t>"</w:t>
        </w:r>
      </w:ins>
      <w:ins w:id="1010" w:author="Воробьева Оксана Викторовна" w:date="2026-03-17T15:30:00Z">
        <w:r w:rsidRPr="00A57119">
          <w:rPr>
            <w:bCs/>
            <w:szCs w:val="22"/>
          </w:rPr>
          <w:t>DT_ACCOUNTTYPE</w:t>
        </w:r>
      </w:ins>
      <w:ins w:id="1011" w:author="Воробьева Оксана Викторовна" w:date="2026-03-17T15:34:00Z">
        <w:r w:rsidRPr="00AB33A3">
          <w:t>"</w:t>
        </w:r>
      </w:ins>
      <w:ins w:id="1012" w:author="Воробьева Оксана Викторовна" w:date="2026-03-17T15:36:00Z">
        <w:r w:rsidRPr="00333FFA">
          <w:t xml:space="preserve">: </w:t>
        </w:r>
      </w:ins>
      <w:ins w:id="1013" w:author="Воробьева Оксана Викторовна" w:date="2026-03-17T15:37:00Z">
        <w:r w:rsidR="00F47779">
          <w:t>"БС</w:t>
        </w:r>
        <w:r w:rsidRPr="00AB33A3">
          <w:t>",</w:t>
        </w:r>
      </w:ins>
    </w:p>
    <w:p w14:paraId="4C08C6AE" w14:textId="796AFEE6" w:rsidR="00333FFA" w:rsidRPr="00333FFA" w:rsidRDefault="00333FFA" w:rsidP="002B63E3">
      <w:pPr>
        <w:pStyle w:val="GOSTScript"/>
        <w:rPr>
          <w:ins w:id="1014" w:author="Воробьева Оксана Викторовна" w:date="2026-03-17T15:30:00Z"/>
          <w:bCs/>
          <w:szCs w:val="22"/>
        </w:rPr>
      </w:pPr>
      <w:ins w:id="1015" w:author="Воробьева Оксана Викторовна" w:date="2026-03-17T15:35:00Z">
        <w:r w:rsidRPr="00AB33A3">
          <w:tab/>
        </w:r>
        <w:r w:rsidRPr="00AB33A3">
          <w:tab/>
        </w:r>
        <w:r w:rsidRPr="00AB33A3">
          <w:tab/>
        </w:r>
      </w:ins>
      <w:ins w:id="1016" w:author="Воробьева Оксана Викторовна" w:date="2026-03-17T15:34:00Z">
        <w:r w:rsidRPr="00AB33A3">
          <w:t>"</w:t>
        </w:r>
      </w:ins>
      <w:ins w:id="1017" w:author="Воробьева Оксана Викторовна" w:date="2026-03-17T15:30:00Z">
        <w:r w:rsidRPr="00A57119">
          <w:rPr>
            <w:bCs/>
            <w:szCs w:val="22"/>
          </w:rPr>
          <w:t>CT_ACCOUNTTYPE</w:t>
        </w:r>
      </w:ins>
      <w:ins w:id="1018" w:author="Воробьева Оксана Викторовна" w:date="2026-03-17T15:34:00Z">
        <w:r w:rsidRPr="00AB33A3">
          <w:t>"</w:t>
        </w:r>
      </w:ins>
      <w:ins w:id="1019" w:author="Воробьева Оксана Викторовна" w:date="2026-03-17T15:36:00Z">
        <w:r w:rsidRPr="00333FFA">
          <w:t xml:space="preserve">: </w:t>
        </w:r>
      </w:ins>
      <w:ins w:id="1020" w:author="Воробьева Оксана Викторовна" w:date="2026-03-17T15:37:00Z">
        <w:r w:rsidR="0023406B">
          <w:t>"БС</w:t>
        </w:r>
        <w:r w:rsidRPr="00AB33A3">
          <w:t>",</w:t>
        </w:r>
      </w:ins>
    </w:p>
    <w:p w14:paraId="0AEBE180" w14:textId="25404660" w:rsidR="00333FFA" w:rsidRPr="00333FFA" w:rsidRDefault="00333FFA" w:rsidP="002B63E3">
      <w:pPr>
        <w:pStyle w:val="GOSTScript"/>
        <w:rPr>
          <w:ins w:id="1021" w:author="Воробьева Оксана Викторовна" w:date="2026-03-17T15:30:00Z"/>
        </w:rPr>
      </w:pPr>
      <w:ins w:id="1022" w:author="Воробьева Оксана Викторовна" w:date="2026-03-17T15:35:00Z">
        <w:r w:rsidRPr="00AB33A3">
          <w:tab/>
        </w:r>
        <w:r w:rsidRPr="00AB33A3">
          <w:tab/>
        </w:r>
        <w:r w:rsidRPr="00AB33A3">
          <w:tab/>
        </w:r>
      </w:ins>
      <w:ins w:id="1023" w:author="Воробьева Оксана Викторовна" w:date="2026-03-17T15:34:00Z">
        <w:r w:rsidRPr="00AB33A3">
          <w:t>"</w:t>
        </w:r>
      </w:ins>
      <w:ins w:id="1024" w:author="Воробьева Оксана Викторовна" w:date="2026-03-17T15:30:00Z">
        <w:r w:rsidRPr="00CA31A3">
          <w:t>DT_PZO</w:t>
        </w:r>
      </w:ins>
      <w:ins w:id="1025" w:author="Воробьева Оксана Викторовна" w:date="2026-03-17T15:34:00Z">
        <w:r w:rsidRPr="00AB33A3">
          <w:t>"</w:t>
        </w:r>
      </w:ins>
      <w:ins w:id="1026" w:author="Воробьева Оксана Викторовна" w:date="2026-03-17T15:37:00Z">
        <w:r w:rsidRPr="00333FFA">
          <w:t xml:space="preserve">: </w:t>
        </w:r>
        <w:r w:rsidRPr="00AB33A3">
          <w:t>"-",</w:t>
        </w:r>
      </w:ins>
    </w:p>
    <w:p w14:paraId="3335F50F" w14:textId="32C7BB37" w:rsidR="00333FFA" w:rsidRPr="00333FFA" w:rsidRDefault="00333FFA" w:rsidP="002B63E3">
      <w:pPr>
        <w:pStyle w:val="GOSTScript"/>
        <w:rPr>
          <w:ins w:id="1027" w:author="Воробьева Оксана Викторовна" w:date="2026-03-17T15:31:00Z"/>
        </w:rPr>
      </w:pPr>
      <w:ins w:id="1028" w:author="Воробьева Оксана Викторовна" w:date="2026-03-17T15:35:00Z">
        <w:r w:rsidRPr="00AB33A3">
          <w:tab/>
        </w:r>
        <w:r w:rsidRPr="00AB33A3">
          <w:tab/>
        </w:r>
        <w:r w:rsidRPr="00AB33A3">
          <w:tab/>
        </w:r>
      </w:ins>
      <w:ins w:id="1029" w:author="Воробьева Оксана Викторовна" w:date="2026-03-17T15:34:00Z">
        <w:r w:rsidRPr="00AB33A3">
          <w:t>"</w:t>
        </w:r>
      </w:ins>
      <w:ins w:id="1030" w:author="Воробьева Оксана Викторовна" w:date="2026-03-17T15:30:00Z">
        <w:r w:rsidRPr="00CA31A3">
          <w:t>CT_PZO</w:t>
        </w:r>
      </w:ins>
      <w:ins w:id="1031" w:author="Воробьева Оксана Викторовна" w:date="2026-03-17T15:34:00Z">
        <w:r w:rsidRPr="00AB33A3">
          <w:t>"</w:t>
        </w:r>
      </w:ins>
      <w:ins w:id="1032" w:author="Воробьева Оксана Викторовна" w:date="2026-03-17T15:37:00Z">
        <w:r w:rsidRPr="00333FFA">
          <w:t xml:space="preserve">: </w:t>
        </w:r>
        <w:r w:rsidRPr="00AB33A3">
          <w:t>"-",</w:t>
        </w:r>
      </w:ins>
    </w:p>
    <w:p w14:paraId="79C5DAC6" w14:textId="0F9E96F5" w:rsidR="00333FFA" w:rsidRPr="00333FFA" w:rsidRDefault="00333FFA" w:rsidP="002B63E3">
      <w:pPr>
        <w:pStyle w:val="GOSTScript"/>
        <w:rPr>
          <w:ins w:id="1033" w:author="Воробьева Оксана Викторовна" w:date="2026-03-17T15:31:00Z"/>
          <w:bCs/>
          <w:szCs w:val="22"/>
        </w:rPr>
      </w:pPr>
      <w:ins w:id="1034" w:author="Воробьева Оксана Викторовна" w:date="2026-03-17T15:35:00Z">
        <w:r w:rsidRPr="00AB33A3">
          <w:tab/>
        </w:r>
        <w:r w:rsidRPr="00AB33A3">
          <w:tab/>
        </w:r>
        <w:r w:rsidRPr="00AB33A3">
          <w:tab/>
        </w:r>
      </w:ins>
      <w:ins w:id="1035" w:author="Воробьева Оксана Викторовна" w:date="2026-03-17T15:34:00Z">
        <w:r w:rsidRPr="00AB33A3">
          <w:t>"</w:t>
        </w:r>
      </w:ins>
      <w:ins w:id="1036" w:author="Воробьева Оксана Викторовна" w:date="2026-03-17T15:31:00Z">
        <w:r>
          <w:rPr>
            <w:bCs/>
            <w:szCs w:val="22"/>
          </w:rPr>
          <w:t>DT_AKR</w:t>
        </w:r>
      </w:ins>
      <w:ins w:id="1037" w:author="Воробьева Оксана Викторовна" w:date="2026-03-17T15:34:00Z">
        <w:r w:rsidRPr="00AB33A3">
          <w:t>"</w:t>
        </w:r>
      </w:ins>
      <w:ins w:id="1038" w:author="Воробьева Оксана Викторовна" w:date="2026-03-17T15:37:00Z">
        <w:r w:rsidRPr="00333FFA">
          <w:t xml:space="preserve">: </w:t>
        </w:r>
        <w:r w:rsidRPr="00AB33A3">
          <w:t>"-",</w:t>
        </w:r>
      </w:ins>
    </w:p>
    <w:p w14:paraId="4BB248D5" w14:textId="36AF5CFB" w:rsidR="00333FFA" w:rsidRPr="008F2C90" w:rsidRDefault="00333FFA" w:rsidP="002B63E3">
      <w:pPr>
        <w:pStyle w:val="GOSTScript"/>
        <w:rPr>
          <w:ins w:id="1039" w:author="Воробьева Оксана Викторовна" w:date="2026-03-17T15:33:00Z"/>
          <w:bCs/>
          <w:szCs w:val="22"/>
        </w:rPr>
      </w:pPr>
      <w:ins w:id="1040" w:author="Воробьева Оксана Викторовна" w:date="2026-03-17T15:35:00Z">
        <w:r w:rsidRPr="00AB33A3">
          <w:tab/>
        </w:r>
        <w:r w:rsidRPr="00AB33A3">
          <w:tab/>
        </w:r>
        <w:r w:rsidRPr="00AB33A3">
          <w:tab/>
        </w:r>
      </w:ins>
      <w:ins w:id="1041" w:author="Воробьева Оксана Викторовна" w:date="2026-03-17T15:34:00Z">
        <w:r w:rsidRPr="00AB33A3">
          <w:t>"</w:t>
        </w:r>
      </w:ins>
      <w:ins w:id="1042" w:author="Воробьева Оксана Викторовна" w:date="2026-03-17T15:31:00Z">
        <w:r>
          <w:t>CT</w:t>
        </w:r>
        <w:r>
          <w:rPr>
            <w:bCs/>
            <w:szCs w:val="22"/>
          </w:rPr>
          <w:t>_AKR</w:t>
        </w:r>
      </w:ins>
      <w:ins w:id="1043" w:author="Воробьева Оксана Викторовна" w:date="2026-03-17T15:34:00Z">
        <w:r w:rsidRPr="00AB33A3">
          <w:t>"</w:t>
        </w:r>
      </w:ins>
      <w:ins w:id="1044" w:author="Воробьева Оксана Викторовна" w:date="2026-03-17T15:37:00Z">
        <w:r w:rsidRPr="00333FFA">
          <w:t xml:space="preserve">: </w:t>
        </w:r>
        <w:r w:rsidRPr="00AB33A3">
          <w:t>"-",</w:t>
        </w:r>
      </w:ins>
    </w:p>
    <w:p w14:paraId="4542E372" w14:textId="412ED3C0" w:rsidR="00D50703" w:rsidRPr="005D0122" w:rsidRDefault="00D50703" w:rsidP="00BA639D">
      <w:pPr>
        <w:pStyle w:val="GOSTScript"/>
      </w:pPr>
      <w:ins w:id="1045" w:author="Воробьева Оксана Викторовна" w:date="2026-03-23T14:04:00Z">
        <w:r w:rsidRPr="00AB33A3">
          <w:tab/>
        </w:r>
        <w:r w:rsidRPr="00AB33A3">
          <w:tab/>
        </w:r>
        <w:r w:rsidRPr="00AB33A3">
          <w:tab/>
        </w:r>
      </w:ins>
      <w:ins w:id="1046" w:author="Воробьева Оксана Викторовна" w:date="2026-03-23T14:03:00Z">
        <w:r w:rsidRPr="00AB33A3">
          <w:t>"</w:t>
        </w:r>
        <w:r w:rsidRPr="00BB7E48">
          <w:t>DT_KOO</w:t>
        </w:r>
        <w:r w:rsidRPr="00AB33A3">
          <w:t>"</w:t>
        </w:r>
        <w:r w:rsidRPr="005D0122">
          <w:t>:</w:t>
        </w:r>
      </w:ins>
      <w:ins w:id="1047" w:author="Воробьева Оксана Викторовна" w:date="2026-03-23T14:04:00Z">
        <w:r w:rsidRPr="005D0122">
          <w:t xml:space="preserve"> </w:t>
        </w:r>
        <w:r w:rsidRPr="00AB33A3">
          <w:t>"-",</w:t>
        </w:r>
      </w:ins>
    </w:p>
    <w:p w14:paraId="30258D66" w14:textId="5E41B4F7" w:rsidR="00D50703" w:rsidRPr="00D50703" w:rsidRDefault="00D50703" w:rsidP="00BA639D">
      <w:pPr>
        <w:pStyle w:val="GOSTScript"/>
        <w:rPr>
          <w:lang w:val="ru-RU"/>
        </w:rPr>
      </w:pPr>
      <w:ins w:id="1048" w:author="Воробьева Оксана Викторовна" w:date="2026-03-23T14:04:00Z">
        <w:r w:rsidRPr="00AB33A3">
          <w:tab/>
        </w:r>
        <w:r w:rsidRPr="00AB33A3">
          <w:tab/>
        </w:r>
        <w:r w:rsidRPr="00AB33A3">
          <w:tab/>
        </w:r>
      </w:ins>
      <w:ins w:id="1049" w:author="Воробьева Оксана Викторовна" w:date="2026-03-23T14:03:00Z">
        <w:r w:rsidRPr="00AB33A3">
          <w:t>"</w:t>
        </w:r>
        <w:r>
          <w:t>C</w:t>
        </w:r>
        <w:r w:rsidRPr="00BB7E48">
          <w:t>T_KOO</w:t>
        </w:r>
        <w:r w:rsidRPr="00AB33A3">
          <w:t>"</w:t>
        </w:r>
        <w:r>
          <w:rPr>
            <w:lang w:val="ru-RU"/>
          </w:rPr>
          <w:t>:</w:t>
        </w:r>
      </w:ins>
      <w:ins w:id="1050" w:author="Воробьева Оксана Викторовна" w:date="2026-03-23T14:04:00Z">
        <w:r>
          <w:rPr>
            <w:lang w:val="ru-RU"/>
          </w:rPr>
          <w:t xml:space="preserve"> </w:t>
        </w:r>
        <w:r w:rsidRPr="00AB33A3">
          <w:t>"-"</w:t>
        </w:r>
      </w:ins>
    </w:p>
    <w:p w14:paraId="48D14175" w14:textId="10F8B432" w:rsidR="00BA639D" w:rsidRDefault="00BA639D" w:rsidP="00BA639D">
      <w:pPr>
        <w:pStyle w:val="GOSTScript"/>
        <w:rPr>
          <w:ins w:id="1051" w:author="Воробьева Оксана Викторовна" w:date="2026-03-17T14:55:00Z"/>
        </w:rPr>
      </w:pPr>
      <w:ins w:id="1052" w:author="Воробьева Оксана Викторовна" w:date="2026-03-17T14:55:00Z">
        <w:r w:rsidRPr="00C26239">
          <w:tab/>
        </w:r>
        <w:r w:rsidRPr="00C26239">
          <w:tab/>
        </w:r>
        <w:r w:rsidRPr="00C26239">
          <w:tab/>
        </w:r>
        <w:r w:rsidRPr="002018E3">
          <w:t>}</w:t>
        </w:r>
      </w:ins>
    </w:p>
    <w:p w14:paraId="1EC90FFB" w14:textId="2B0E8974" w:rsidR="00BA639D" w:rsidRPr="00D50703" w:rsidRDefault="00BA639D" w:rsidP="00BA639D">
      <w:pPr>
        <w:pStyle w:val="GOSTScript"/>
        <w:rPr>
          <w:ins w:id="1053" w:author="Воробьева Оксана Викторовна" w:date="2026-03-17T17:27:00Z"/>
        </w:rPr>
      </w:pPr>
      <w:ins w:id="1054" w:author="Воробьева Оксана Викторовна" w:date="2026-03-17T14:55:00Z">
        <w:r w:rsidRPr="00C26239">
          <w:tab/>
        </w:r>
        <w:r w:rsidRPr="00C26239">
          <w:tab/>
        </w:r>
        <w:r w:rsidRPr="002018E3">
          <w:t>]</w:t>
        </w:r>
      </w:ins>
    </w:p>
    <w:p w14:paraId="2276C7EF" w14:textId="77777777" w:rsidR="00BA639D" w:rsidRPr="002018E3" w:rsidRDefault="00BA639D" w:rsidP="00BA639D">
      <w:pPr>
        <w:pStyle w:val="GOSTScript"/>
        <w:rPr>
          <w:ins w:id="1055" w:author="Воробьева Оксана Викторовна" w:date="2026-03-17T14:55:00Z"/>
        </w:rPr>
      </w:pPr>
      <w:ins w:id="1056" w:author="Воробьева Оксана Викторовна" w:date="2026-03-17T14:55:00Z">
        <w:r w:rsidRPr="002018E3">
          <w:tab/>
          <w:t>}</w:t>
        </w:r>
      </w:ins>
    </w:p>
    <w:p w14:paraId="41E0D4B2" w14:textId="77777777" w:rsidR="00BA639D" w:rsidRPr="00431832" w:rsidRDefault="00BA639D" w:rsidP="00BA639D">
      <w:pPr>
        <w:pStyle w:val="GOSTScript"/>
        <w:rPr>
          <w:ins w:id="1057" w:author="Воробьева Оксана Викторовна" w:date="2026-03-17T14:55:00Z"/>
          <w:lang w:eastAsia="ko-KR"/>
        </w:rPr>
      </w:pPr>
      <w:ins w:id="1058" w:author="Воробьева Оксана Викторовна" w:date="2026-03-17T14:55:00Z">
        <w:r w:rsidRPr="002018E3">
          <w:t>}</w:t>
        </w:r>
      </w:ins>
    </w:p>
    <w:p w14:paraId="1547C075" w14:textId="4CC43DF0" w:rsidR="008C2F82" w:rsidRPr="005D0500" w:rsidRDefault="008C2F82" w:rsidP="008C2F82">
      <w:pPr>
        <w:pStyle w:val="GOSTScript"/>
      </w:pPr>
    </w:p>
    <w:p w14:paraId="042B6677" w14:textId="5CFA8159" w:rsidR="00B461A2" w:rsidRPr="00497A8F" w:rsidRDefault="00162201" w:rsidP="004D59AC">
      <w:pPr>
        <w:pStyle w:val="41"/>
      </w:pPr>
      <w:bookmarkStart w:id="1059" w:name="_Toc224663356"/>
      <w:bookmarkStart w:id="1060" w:name="_Toc224663469"/>
      <w:bookmarkEnd w:id="1059"/>
      <w:bookmarkEnd w:id="1060"/>
      <w:ins w:id="1061" w:author="Лавыгина Анна " w:date="2025-04-22T14:47:00Z">
        <w:r w:rsidRPr="002B63E3">
          <w:t xml:space="preserve"> </w:t>
        </w:r>
      </w:ins>
      <w:bookmarkStart w:id="1062" w:name="_Toc226564462"/>
      <w:r w:rsidR="00B461A2" w:rsidRPr="00420F5A">
        <w:t>«</w:t>
      </w:r>
      <w:r w:rsidR="00B461A2">
        <w:t>Сведения об операциях с целевыми средствами</w:t>
      </w:r>
      <w:r w:rsidR="00B461A2" w:rsidRPr="007C32C9">
        <w:t>» (</w:t>
      </w:r>
      <w:r w:rsidR="00B461A2" w:rsidRPr="00965CA2">
        <w:t>ф. 0501213</w:t>
      </w:r>
      <w:r w:rsidR="00B461A2" w:rsidRPr="007C32C9">
        <w:t xml:space="preserve">) </w:t>
      </w:r>
      <w:r w:rsidR="00B461A2" w:rsidRPr="00965CA2">
        <w:t>TSE_05012013_D05</w:t>
      </w:r>
      <w:bookmarkEnd w:id="1062"/>
    </w:p>
    <w:p w14:paraId="10069822" w14:textId="77777777" w:rsidR="00B461A2" w:rsidRDefault="00B461A2" w:rsidP="004D59AC">
      <w:pPr>
        <w:pStyle w:val="51"/>
      </w:pPr>
      <w:bookmarkStart w:id="1063" w:name="_Toc226564463"/>
      <w:r w:rsidRPr="005D7663">
        <w:t>Перечень параметров тела запроса (Document) по документу «</w:t>
      </w:r>
      <w:r>
        <w:t>Сведения об операциях с целевыми средствами</w:t>
      </w:r>
      <w:r w:rsidRPr="007C32C9">
        <w:t>» (</w:t>
      </w:r>
      <w:r w:rsidRPr="00965CA2">
        <w:t>ф. 0501213</w:t>
      </w:r>
      <w:r w:rsidRPr="007C32C9">
        <w:t xml:space="preserve">) </w:t>
      </w:r>
      <w:r w:rsidRPr="00965CA2">
        <w:t>TSE_05012013_D05</w:t>
      </w:r>
      <w:bookmarkEnd w:id="1063"/>
    </w:p>
    <w:p w14:paraId="68070CF7" w14:textId="16AC4E51" w:rsidR="00B461A2" w:rsidRDefault="00B461A2" w:rsidP="00B461A2">
      <w:pPr>
        <w:pStyle w:val="GOSTNameTable"/>
      </w:pPr>
      <w:r>
        <w:fldChar w:fldCharType="begin"/>
      </w:r>
      <w:r>
        <w:instrText xml:space="preserve"> SEQ Таблица \* ARABIC </w:instrText>
      </w:r>
      <w:r>
        <w:fldChar w:fldCharType="separate"/>
      </w:r>
      <w:bookmarkStart w:id="1064" w:name="_Toc226564519"/>
      <w:r w:rsidR="00CE7795">
        <w:t>7</w:t>
      </w:r>
      <w:r>
        <w:fldChar w:fldCharType="end"/>
      </w:r>
      <w:r>
        <w:t xml:space="preserve"> - </w:t>
      </w:r>
      <w:r w:rsidRPr="00B26BA4">
        <w:t>Параметры тела (Document) запроса на подбор / сторнирование / переформирование записей учета по документу</w:t>
      </w:r>
      <w:r>
        <w:t xml:space="preserve"> </w:t>
      </w:r>
      <w:r w:rsidRPr="00606472">
        <w:t>«</w:t>
      </w:r>
      <w:r>
        <w:t>Сведения об операциях с целевыми средствами</w:t>
      </w:r>
      <w:r w:rsidRPr="007C32C9">
        <w:t>» (</w:t>
      </w:r>
      <w:r w:rsidRPr="00965CA2">
        <w:t>ф. 0501213</w:t>
      </w:r>
      <w:r w:rsidRPr="007C32C9">
        <w:t xml:space="preserve">) </w:t>
      </w:r>
      <w:r w:rsidRPr="00965CA2">
        <w:t>TSE_05012013_D05</w:t>
      </w:r>
      <w:bookmarkEnd w:id="1064"/>
    </w:p>
    <w:tbl>
      <w:tblPr>
        <w:tblStyle w:val="GOSTTable"/>
        <w:tblW w:w="5000" w:type="pct"/>
        <w:tblLayout w:type="fixed"/>
        <w:tblLook w:val="07E0" w:firstRow="1" w:lastRow="1" w:firstColumn="1" w:lastColumn="1" w:noHBand="1" w:noVBand="1"/>
      </w:tblPr>
      <w:tblGrid>
        <w:gridCol w:w="3453"/>
        <w:gridCol w:w="2354"/>
        <w:gridCol w:w="1569"/>
        <w:gridCol w:w="913"/>
        <w:gridCol w:w="992"/>
        <w:gridCol w:w="6413"/>
      </w:tblGrid>
      <w:tr w:rsidR="000C5C1E" w:rsidRPr="0077563F" w14:paraId="6E9A8B1C" w14:textId="77777777" w:rsidTr="00714BF3">
        <w:trPr>
          <w:cnfStyle w:val="100000000000" w:firstRow="1" w:lastRow="0" w:firstColumn="0" w:lastColumn="0" w:oddVBand="0" w:evenVBand="0" w:oddHBand="0" w:evenHBand="0" w:firstRowFirstColumn="0" w:firstRowLastColumn="0" w:lastRowFirstColumn="0" w:lastRowLastColumn="0"/>
          <w:trHeight w:val="1002"/>
        </w:trPr>
        <w:tc>
          <w:tcPr>
            <w:tcW w:w="1100" w:type="pct"/>
            <w:hideMark/>
          </w:tcPr>
          <w:p w14:paraId="7B303049" w14:textId="77777777" w:rsidR="000C5C1E" w:rsidRPr="0077563F" w:rsidRDefault="000C5C1E" w:rsidP="00714BF3">
            <w:pPr>
              <w:keepNext/>
              <w:suppressAutoHyphens/>
              <w:ind w:firstLine="0"/>
              <w:jc w:val="center"/>
              <w:rPr>
                <w:b/>
                <w:bCs/>
                <w:sz w:val="22"/>
                <w:szCs w:val="22"/>
              </w:rPr>
            </w:pPr>
            <w:r w:rsidRPr="0077563F">
              <w:rPr>
                <w:b/>
                <w:bCs/>
                <w:sz w:val="22"/>
                <w:szCs w:val="22"/>
              </w:rPr>
              <w:t>Наименование параметра</w:t>
            </w:r>
          </w:p>
        </w:tc>
        <w:tc>
          <w:tcPr>
            <w:tcW w:w="750" w:type="pct"/>
            <w:hideMark/>
          </w:tcPr>
          <w:p w14:paraId="02B94B5F" w14:textId="77777777" w:rsidR="000C5C1E" w:rsidRPr="0077563F" w:rsidRDefault="000C5C1E" w:rsidP="00714BF3">
            <w:pPr>
              <w:keepNext/>
              <w:suppressAutoHyphens/>
              <w:ind w:firstLine="0"/>
              <w:jc w:val="center"/>
              <w:rPr>
                <w:b/>
                <w:bCs/>
                <w:sz w:val="22"/>
                <w:szCs w:val="22"/>
              </w:rPr>
            </w:pPr>
            <w:r w:rsidRPr="0077563F">
              <w:rPr>
                <w:b/>
                <w:bCs/>
                <w:sz w:val="22"/>
                <w:szCs w:val="22"/>
              </w:rPr>
              <w:t>Название тэга</w:t>
            </w:r>
          </w:p>
        </w:tc>
        <w:tc>
          <w:tcPr>
            <w:tcW w:w="500" w:type="pct"/>
            <w:hideMark/>
          </w:tcPr>
          <w:p w14:paraId="198D2FE4" w14:textId="77777777" w:rsidR="000C5C1E" w:rsidRPr="0077563F" w:rsidRDefault="000C5C1E" w:rsidP="00714BF3">
            <w:pPr>
              <w:keepNext/>
              <w:suppressAutoHyphens/>
              <w:ind w:firstLine="0"/>
              <w:jc w:val="center"/>
              <w:rPr>
                <w:b/>
                <w:bCs/>
                <w:sz w:val="22"/>
                <w:szCs w:val="22"/>
              </w:rPr>
            </w:pPr>
            <w:r w:rsidRPr="0077563F">
              <w:rPr>
                <w:b/>
                <w:bCs/>
                <w:sz w:val="22"/>
                <w:szCs w:val="22"/>
              </w:rPr>
              <w:t>Тип данных</w:t>
            </w:r>
          </w:p>
        </w:tc>
        <w:tc>
          <w:tcPr>
            <w:tcW w:w="291" w:type="pct"/>
          </w:tcPr>
          <w:p w14:paraId="5872F008" w14:textId="77777777" w:rsidR="000C5C1E" w:rsidRPr="0077563F" w:rsidRDefault="000C5C1E" w:rsidP="00714BF3">
            <w:pPr>
              <w:keepNext/>
              <w:suppressAutoHyphens/>
              <w:ind w:firstLine="0"/>
              <w:jc w:val="center"/>
              <w:rPr>
                <w:b/>
                <w:bCs/>
                <w:sz w:val="22"/>
                <w:szCs w:val="22"/>
              </w:rPr>
            </w:pPr>
            <w:r w:rsidRPr="0077563F">
              <w:rPr>
                <w:b/>
                <w:bCs/>
                <w:sz w:val="22"/>
                <w:szCs w:val="22"/>
              </w:rPr>
              <w:t>Обязательность</w:t>
            </w:r>
          </w:p>
        </w:tc>
        <w:tc>
          <w:tcPr>
            <w:tcW w:w="316" w:type="pct"/>
            <w:hideMark/>
          </w:tcPr>
          <w:p w14:paraId="4C6F4835" w14:textId="77777777" w:rsidR="000C5C1E" w:rsidRPr="0077563F" w:rsidRDefault="000C5C1E" w:rsidP="00714BF3">
            <w:pPr>
              <w:keepNext/>
              <w:suppressAutoHyphens/>
              <w:ind w:firstLine="0"/>
              <w:jc w:val="center"/>
              <w:rPr>
                <w:b/>
                <w:bCs/>
                <w:sz w:val="22"/>
                <w:szCs w:val="22"/>
              </w:rPr>
            </w:pPr>
            <w:r w:rsidRPr="0077563F">
              <w:rPr>
                <w:b/>
                <w:bCs/>
                <w:sz w:val="22"/>
                <w:szCs w:val="22"/>
              </w:rPr>
              <w:t>Размерность</w:t>
            </w:r>
          </w:p>
        </w:tc>
        <w:tc>
          <w:tcPr>
            <w:tcW w:w="2043" w:type="pct"/>
          </w:tcPr>
          <w:p w14:paraId="64320945" w14:textId="77777777" w:rsidR="000C5C1E" w:rsidRPr="0077563F" w:rsidRDefault="000C5C1E" w:rsidP="00714BF3">
            <w:pPr>
              <w:keepNext/>
              <w:suppressAutoHyphens/>
              <w:ind w:firstLine="0"/>
              <w:jc w:val="center"/>
              <w:rPr>
                <w:b/>
                <w:bCs/>
                <w:sz w:val="22"/>
                <w:szCs w:val="22"/>
              </w:rPr>
            </w:pPr>
            <w:r w:rsidRPr="0077563F">
              <w:rPr>
                <w:b/>
                <w:bCs/>
                <w:sz w:val="22"/>
                <w:szCs w:val="22"/>
              </w:rPr>
              <w:t>Описание</w:t>
            </w:r>
          </w:p>
        </w:tc>
      </w:tr>
      <w:tr w:rsidR="000C5C1E" w:rsidRPr="0077563F" w14:paraId="75B8DD94" w14:textId="77777777" w:rsidTr="00714BF3">
        <w:tc>
          <w:tcPr>
            <w:tcW w:w="1100" w:type="pct"/>
          </w:tcPr>
          <w:p w14:paraId="39D7925B" w14:textId="77777777" w:rsidR="000C5C1E" w:rsidRPr="00965CA2" w:rsidRDefault="000C5C1E" w:rsidP="00714BF3">
            <w:pPr>
              <w:ind w:left="57" w:right="57" w:firstLine="0"/>
              <w:rPr>
                <w:sz w:val="22"/>
              </w:rPr>
            </w:pPr>
            <w:r w:rsidRPr="00965CA2">
              <w:rPr>
                <w:sz w:val="22"/>
                <w:szCs w:val="22"/>
              </w:rPr>
              <w:t>Номер документа</w:t>
            </w:r>
          </w:p>
        </w:tc>
        <w:tc>
          <w:tcPr>
            <w:tcW w:w="750" w:type="pct"/>
          </w:tcPr>
          <w:p w14:paraId="1E16772A" w14:textId="77777777" w:rsidR="000C5C1E" w:rsidRPr="00D86239" w:rsidRDefault="000C5C1E" w:rsidP="00714BF3">
            <w:pPr>
              <w:pStyle w:val="GOSTTablenorm"/>
            </w:pPr>
            <w:r w:rsidRPr="00D86239">
              <w:rPr>
                <w:color w:val="000000"/>
              </w:rPr>
              <w:t>BRE_</w:t>
            </w:r>
            <w:r w:rsidRPr="00D86239">
              <w:t>DocNum</w:t>
            </w:r>
          </w:p>
        </w:tc>
        <w:tc>
          <w:tcPr>
            <w:tcW w:w="500" w:type="pct"/>
          </w:tcPr>
          <w:p w14:paraId="5EE65262" w14:textId="77777777" w:rsidR="000C5C1E" w:rsidRPr="00CF7875" w:rsidRDefault="000C5C1E" w:rsidP="00714BF3">
            <w:pPr>
              <w:ind w:left="57" w:right="57" w:firstLine="0"/>
              <w:rPr>
                <w:sz w:val="22"/>
              </w:rPr>
            </w:pPr>
            <w:r w:rsidRPr="00CF7875">
              <w:rPr>
                <w:sz w:val="22"/>
                <w:szCs w:val="22"/>
              </w:rPr>
              <w:t>Строка</w:t>
            </w:r>
          </w:p>
        </w:tc>
        <w:tc>
          <w:tcPr>
            <w:tcW w:w="291" w:type="pct"/>
          </w:tcPr>
          <w:p w14:paraId="44F3686C" w14:textId="77777777" w:rsidR="000C5C1E" w:rsidRPr="00CF7875" w:rsidRDefault="000C5C1E" w:rsidP="00714BF3">
            <w:pPr>
              <w:ind w:left="57" w:right="57" w:firstLine="0"/>
              <w:rPr>
                <w:sz w:val="22"/>
              </w:rPr>
            </w:pPr>
            <w:r w:rsidRPr="00CF7875">
              <w:rPr>
                <w:sz w:val="22"/>
                <w:szCs w:val="22"/>
              </w:rPr>
              <w:t>Да</w:t>
            </w:r>
          </w:p>
        </w:tc>
        <w:tc>
          <w:tcPr>
            <w:tcW w:w="316" w:type="pct"/>
          </w:tcPr>
          <w:p w14:paraId="48F9C383" w14:textId="77777777" w:rsidR="000C5C1E" w:rsidRPr="00CF7875" w:rsidRDefault="000C5C1E" w:rsidP="00714BF3">
            <w:pPr>
              <w:ind w:left="57" w:right="57" w:firstLine="0"/>
              <w:rPr>
                <w:sz w:val="22"/>
              </w:rPr>
            </w:pPr>
            <w:r w:rsidRPr="00CF7875">
              <w:rPr>
                <w:sz w:val="22"/>
                <w:szCs w:val="22"/>
              </w:rPr>
              <w:t>&lt;= 100</w:t>
            </w:r>
          </w:p>
        </w:tc>
        <w:tc>
          <w:tcPr>
            <w:tcW w:w="2043" w:type="pct"/>
          </w:tcPr>
          <w:p w14:paraId="30CE4EFC" w14:textId="77777777" w:rsidR="000C5C1E" w:rsidRPr="00965CA2" w:rsidRDefault="000C5C1E" w:rsidP="00714BF3">
            <w:pPr>
              <w:pStyle w:val="GOSTTablenorm"/>
            </w:pPr>
            <w:r w:rsidRPr="00965CA2">
              <w:t>Указывается номер документа</w:t>
            </w:r>
          </w:p>
        </w:tc>
      </w:tr>
      <w:tr w:rsidR="000C5C1E" w:rsidRPr="0077563F" w14:paraId="1DEAC409" w14:textId="77777777" w:rsidTr="00714BF3">
        <w:tc>
          <w:tcPr>
            <w:tcW w:w="1100" w:type="pct"/>
          </w:tcPr>
          <w:p w14:paraId="50197445" w14:textId="77777777" w:rsidR="000C5C1E" w:rsidRPr="00965CA2" w:rsidRDefault="000C5C1E" w:rsidP="00714BF3">
            <w:pPr>
              <w:ind w:left="57" w:right="57" w:firstLine="0"/>
              <w:rPr>
                <w:sz w:val="22"/>
                <w:szCs w:val="22"/>
              </w:rPr>
            </w:pPr>
            <w:r w:rsidRPr="00965CA2">
              <w:rPr>
                <w:sz w:val="22"/>
                <w:szCs w:val="22"/>
              </w:rPr>
              <w:t>Дата документа</w:t>
            </w:r>
          </w:p>
        </w:tc>
        <w:tc>
          <w:tcPr>
            <w:tcW w:w="750" w:type="pct"/>
          </w:tcPr>
          <w:p w14:paraId="7B8E5E7E" w14:textId="77777777" w:rsidR="000C5C1E" w:rsidRPr="00D86239" w:rsidRDefault="000C5C1E" w:rsidP="00714BF3">
            <w:pPr>
              <w:pStyle w:val="GOSTTablenorm"/>
              <w:rPr>
                <w:szCs w:val="22"/>
              </w:rPr>
            </w:pPr>
            <w:r w:rsidRPr="00D86239">
              <w:rPr>
                <w:color w:val="000000"/>
              </w:rPr>
              <w:t>BRE_</w:t>
            </w:r>
            <w:r w:rsidRPr="00D86239">
              <w:t>DocDate</w:t>
            </w:r>
          </w:p>
        </w:tc>
        <w:tc>
          <w:tcPr>
            <w:tcW w:w="500" w:type="pct"/>
          </w:tcPr>
          <w:p w14:paraId="1FCC0967" w14:textId="77777777" w:rsidR="000C5C1E" w:rsidRPr="00CF7875" w:rsidRDefault="000C5C1E" w:rsidP="00714BF3">
            <w:pPr>
              <w:ind w:left="57" w:right="57" w:firstLine="0"/>
              <w:rPr>
                <w:sz w:val="22"/>
                <w:szCs w:val="22"/>
              </w:rPr>
            </w:pPr>
            <w:r w:rsidRPr="00CF7875">
              <w:rPr>
                <w:sz w:val="22"/>
                <w:szCs w:val="22"/>
              </w:rPr>
              <w:t>Дата</w:t>
            </w:r>
          </w:p>
        </w:tc>
        <w:tc>
          <w:tcPr>
            <w:tcW w:w="291" w:type="pct"/>
          </w:tcPr>
          <w:p w14:paraId="7191712F" w14:textId="77777777" w:rsidR="000C5C1E" w:rsidRPr="00CF7875" w:rsidRDefault="000C5C1E" w:rsidP="00714BF3">
            <w:pPr>
              <w:ind w:left="57" w:right="57" w:firstLine="0"/>
              <w:rPr>
                <w:sz w:val="22"/>
                <w:szCs w:val="22"/>
              </w:rPr>
            </w:pPr>
            <w:r w:rsidRPr="00CF7875">
              <w:rPr>
                <w:sz w:val="22"/>
                <w:szCs w:val="22"/>
              </w:rPr>
              <w:t>Да</w:t>
            </w:r>
          </w:p>
        </w:tc>
        <w:tc>
          <w:tcPr>
            <w:tcW w:w="316" w:type="pct"/>
          </w:tcPr>
          <w:p w14:paraId="73AFFDD3" w14:textId="77777777" w:rsidR="000C5C1E" w:rsidRPr="00D86239" w:rsidRDefault="000C5C1E" w:rsidP="00714BF3">
            <w:pPr>
              <w:ind w:left="57" w:right="57" w:firstLine="0"/>
              <w:rPr>
                <w:sz w:val="22"/>
                <w:szCs w:val="22"/>
              </w:rPr>
            </w:pPr>
            <w:r w:rsidRPr="00D86239">
              <w:rPr>
                <w:sz w:val="22"/>
                <w:szCs w:val="22"/>
              </w:rPr>
              <w:t>= 10</w:t>
            </w:r>
          </w:p>
        </w:tc>
        <w:tc>
          <w:tcPr>
            <w:tcW w:w="2043" w:type="pct"/>
          </w:tcPr>
          <w:p w14:paraId="41A97B44" w14:textId="77777777" w:rsidR="000C5C1E" w:rsidRPr="00965CA2" w:rsidRDefault="000C5C1E" w:rsidP="00714BF3">
            <w:pPr>
              <w:pStyle w:val="GOSTTablenorm"/>
            </w:pPr>
            <w:r w:rsidRPr="00965CA2">
              <w:t>Указывается дата документа в формате YYYY-MM-DD</w:t>
            </w:r>
          </w:p>
        </w:tc>
      </w:tr>
      <w:tr w:rsidR="000C5C1E" w:rsidRPr="0077563F" w14:paraId="5285DC1E" w14:textId="77777777" w:rsidTr="00714BF3">
        <w:tc>
          <w:tcPr>
            <w:tcW w:w="1100" w:type="pct"/>
          </w:tcPr>
          <w:p w14:paraId="526F4910" w14:textId="77777777" w:rsidR="000C5C1E" w:rsidRPr="00965CA2" w:rsidRDefault="000C5C1E" w:rsidP="00714BF3">
            <w:pPr>
              <w:ind w:left="57" w:right="57" w:firstLine="0"/>
              <w:rPr>
                <w:sz w:val="22"/>
                <w:szCs w:val="22"/>
              </w:rPr>
            </w:pPr>
            <w:r w:rsidRPr="00965CA2">
              <w:rPr>
                <w:sz w:val="22"/>
                <w:szCs w:val="22"/>
              </w:rPr>
              <w:t>Код валюты по ОКВ</w:t>
            </w:r>
          </w:p>
        </w:tc>
        <w:tc>
          <w:tcPr>
            <w:tcW w:w="750" w:type="pct"/>
          </w:tcPr>
          <w:p w14:paraId="1252C2B5" w14:textId="77777777" w:rsidR="000C5C1E" w:rsidRPr="00D52E61" w:rsidRDefault="000C5C1E" w:rsidP="00714BF3">
            <w:pPr>
              <w:pStyle w:val="GOSTTablenorm"/>
              <w:rPr>
                <w:szCs w:val="22"/>
                <w:highlight w:val="yellow"/>
              </w:rPr>
            </w:pPr>
            <w:r w:rsidRPr="00633328">
              <w:t>FFF_CURRENCYCODE</w:t>
            </w:r>
          </w:p>
        </w:tc>
        <w:tc>
          <w:tcPr>
            <w:tcW w:w="500" w:type="pct"/>
          </w:tcPr>
          <w:p w14:paraId="0C044FB5" w14:textId="77777777" w:rsidR="000C5C1E" w:rsidRPr="00965CA2" w:rsidRDefault="000C5C1E" w:rsidP="00714BF3">
            <w:pPr>
              <w:ind w:left="57" w:right="57" w:firstLine="0"/>
              <w:rPr>
                <w:sz w:val="22"/>
                <w:szCs w:val="22"/>
              </w:rPr>
            </w:pPr>
            <w:r w:rsidRPr="00965CA2">
              <w:rPr>
                <w:sz w:val="22"/>
                <w:szCs w:val="22"/>
              </w:rPr>
              <w:t>Строка</w:t>
            </w:r>
          </w:p>
        </w:tc>
        <w:tc>
          <w:tcPr>
            <w:tcW w:w="291" w:type="pct"/>
          </w:tcPr>
          <w:p w14:paraId="1C727DD7" w14:textId="77777777" w:rsidR="000C5C1E" w:rsidRPr="00965CA2" w:rsidRDefault="000C5C1E" w:rsidP="00714BF3">
            <w:pPr>
              <w:ind w:left="57" w:right="57" w:firstLine="0"/>
              <w:rPr>
                <w:sz w:val="22"/>
                <w:szCs w:val="22"/>
              </w:rPr>
            </w:pPr>
            <w:r w:rsidRPr="00965CA2">
              <w:rPr>
                <w:sz w:val="22"/>
                <w:szCs w:val="22"/>
              </w:rPr>
              <w:t>Да</w:t>
            </w:r>
          </w:p>
        </w:tc>
        <w:tc>
          <w:tcPr>
            <w:tcW w:w="316" w:type="pct"/>
          </w:tcPr>
          <w:p w14:paraId="6F526596" w14:textId="77777777" w:rsidR="000C5C1E" w:rsidRPr="00965CA2" w:rsidRDefault="000C5C1E" w:rsidP="00714BF3">
            <w:pPr>
              <w:ind w:left="57" w:right="57" w:firstLine="0"/>
              <w:rPr>
                <w:sz w:val="22"/>
                <w:szCs w:val="22"/>
              </w:rPr>
            </w:pPr>
            <w:r w:rsidRPr="00965CA2">
              <w:rPr>
                <w:sz w:val="22"/>
                <w:szCs w:val="22"/>
              </w:rPr>
              <w:t>=3</w:t>
            </w:r>
          </w:p>
        </w:tc>
        <w:tc>
          <w:tcPr>
            <w:tcW w:w="2043" w:type="pct"/>
          </w:tcPr>
          <w:p w14:paraId="47102C72" w14:textId="77777777" w:rsidR="000C5C1E" w:rsidRPr="00965CA2" w:rsidRDefault="000C5C1E" w:rsidP="00714BF3">
            <w:pPr>
              <w:pStyle w:val="GOSTTablenorm"/>
            </w:pPr>
            <w:r w:rsidRPr="00965CA2">
              <w:t>Указывается цифровой код валюты по Общероссийскому классификатору валют</w:t>
            </w:r>
          </w:p>
        </w:tc>
      </w:tr>
      <w:tr w:rsidR="000C5C1E" w:rsidRPr="0077563F" w14:paraId="7FC3C7E6" w14:textId="77777777" w:rsidTr="00714BF3">
        <w:tc>
          <w:tcPr>
            <w:tcW w:w="1100" w:type="pct"/>
          </w:tcPr>
          <w:p w14:paraId="745A4868" w14:textId="77777777" w:rsidR="000C5C1E" w:rsidRPr="00965CA2" w:rsidRDefault="000C5C1E" w:rsidP="00714BF3">
            <w:pPr>
              <w:ind w:left="57" w:right="57" w:firstLine="0"/>
              <w:rPr>
                <w:sz w:val="22"/>
                <w:szCs w:val="22"/>
              </w:rPr>
            </w:pPr>
            <w:r w:rsidRPr="00965CA2">
              <w:rPr>
                <w:sz w:val="22"/>
                <w:szCs w:val="22"/>
              </w:rPr>
              <w:t>Контур</w:t>
            </w:r>
          </w:p>
        </w:tc>
        <w:tc>
          <w:tcPr>
            <w:tcW w:w="750" w:type="pct"/>
          </w:tcPr>
          <w:p w14:paraId="4698B1FF" w14:textId="77777777" w:rsidR="000C5C1E" w:rsidRPr="00D52E61" w:rsidRDefault="000C5C1E" w:rsidP="00714BF3">
            <w:pPr>
              <w:pStyle w:val="GOSTTablenorm"/>
              <w:rPr>
                <w:highlight w:val="yellow"/>
              </w:rPr>
            </w:pPr>
            <w:r w:rsidRPr="00D86239">
              <w:t>CR_SEGMENT_CODE</w:t>
            </w:r>
          </w:p>
        </w:tc>
        <w:tc>
          <w:tcPr>
            <w:tcW w:w="500" w:type="pct"/>
          </w:tcPr>
          <w:p w14:paraId="6AF152FC" w14:textId="77777777" w:rsidR="000C5C1E" w:rsidRPr="00965CA2" w:rsidRDefault="000C5C1E" w:rsidP="00714BF3">
            <w:pPr>
              <w:ind w:left="57" w:right="57" w:firstLine="0"/>
              <w:rPr>
                <w:sz w:val="22"/>
                <w:szCs w:val="22"/>
              </w:rPr>
            </w:pPr>
            <w:r w:rsidRPr="00965CA2">
              <w:rPr>
                <w:sz w:val="22"/>
                <w:szCs w:val="22"/>
              </w:rPr>
              <w:t>Строка</w:t>
            </w:r>
          </w:p>
        </w:tc>
        <w:tc>
          <w:tcPr>
            <w:tcW w:w="291" w:type="pct"/>
          </w:tcPr>
          <w:p w14:paraId="47097519" w14:textId="77777777" w:rsidR="000C5C1E" w:rsidRPr="00965CA2" w:rsidRDefault="000C5C1E" w:rsidP="00714BF3">
            <w:pPr>
              <w:ind w:left="57" w:right="57" w:firstLine="0"/>
              <w:rPr>
                <w:sz w:val="22"/>
                <w:szCs w:val="22"/>
              </w:rPr>
            </w:pPr>
            <w:r w:rsidRPr="00965CA2">
              <w:rPr>
                <w:sz w:val="22"/>
                <w:szCs w:val="22"/>
              </w:rPr>
              <w:t>Да</w:t>
            </w:r>
          </w:p>
        </w:tc>
        <w:tc>
          <w:tcPr>
            <w:tcW w:w="316" w:type="pct"/>
          </w:tcPr>
          <w:p w14:paraId="50DE1B1F" w14:textId="77777777" w:rsidR="000C5C1E" w:rsidRPr="00965CA2" w:rsidRDefault="000C5C1E" w:rsidP="00714BF3">
            <w:pPr>
              <w:ind w:left="57" w:right="57" w:firstLine="0"/>
              <w:rPr>
                <w:sz w:val="22"/>
                <w:szCs w:val="22"/>
              </w:rPr>
            </w:pPr>
            <w:r w:rsidRPr="00965CA2">
              <w:rPr>
                <w:sz w:val="22"/>
                <w:szCs w:val="22"/>
              </w:rPr>
              <w:t>=1</w:t>
            </w:r>
          </w:p>
        </w:tc>
        <w:tc>
          <w:tcPr>
            <w:tcW w:w="2043" w:type="pct"/>
          </w:tcPr>
          <w:p w14:paraId="73C34256" w14:textId="77777777" w:rsidR="000C5C1E" w:rsidRPr="00965CA2" w:rsidRDefault="000C5C1E" w:rsidP="00714BF3">
            <w:pPr>
              <w:pStyle w:val="GOSTTablenorm"/>
            </w:pPr>
            <w:r w:rsidRPr="00965CA2">
              <w:t>Указывается код контура, в котором проводится операция.</w:t>
            </w:r>
          </w:p>
          <w:p w14:paraId="24D4C16C" w14:textId="77777777" w:rsidR="000C5C1E" w:rsidRPr="00965CA2" w:rsidRDefault="000C5C1E" w:rsidP="00714BF3">
            <w:pPr>
              <w:pStyle w:val="GOSTTablenorm"/>
            </w:pPr>
            <w:r w:rsidRPr="00965CA2">
              <w:t>Возможные значения:</w:t>
            </w:r>
          </w:p>
          <w:p w14:paraId="110D2088" w14:textId="77777777" w:rsidR="000C5C1E" w:rsidRPr="00965CA2" w:rsidRDefault="000C5C1E" w:rsidP="00714BF3">
            <w:pPr>
              <w:pStyle w:val="GOSTTableListMark1"/>
            </w:pPr>
            <w:r w:rsidRPr="00965CA2">
              <w:t>«</w:t>
            </w:r>
            <w:r w:rsidRPr="00965CA2">
              <w:rPr>
                <w:lang w:val="en-US"/>
              </w:rPr>
              <w:t>O</w:t>
            </w:r>
            <w:r w:rsidRPr="00965CA2">
              <w:t>» – открытый;</w:t>
            </w:r>
          </w:p>
          <w:p w14:paraId="3FA5C225" w14:textId="77777777" w:rsidR="000C5C1E" w:rsidRPr="00965CA2" w:rsidRDefault="000C5C1E" w:rsidP="00714BF3">
            <w:pPr>
              <w:pStyle w:val="GOSTTableListMark1"/>
            </w:pPr>
            <w:r w:rsidRPr="00965CA2">
              <w:t>«S» – защищенный;</w:t>
            </w:r>
          </w:p>
          <w:p w14:paraId="5515DCE2" w14:textId="77777777" w:rsidR="000C5C1E" w:rsidRDefault="000C5C1E" w:rsidP="00714BF3">
            <w:pPr>
              <w:pStyle w:val="GOSTTableListMark1"/>
            </w:pPr>
            <w:r w:rsidRPr="00965CA2">
              <w:t>«1» – открытый;</w:t>
            </w:r>
          </w:p>
          <w:p w14:paraId="42C7A2F7" w14:textId="2087C017" w:rsidR="000C5C1E" w:rsidRPr="00965CA2" w:rsidRDefault="000C5C1E" w:rsidP="001C4032">
            <w:pPr>
              <w:pStyle w:val="GOSTTableListMark1"/>
            </w:pPr>
            <w:r w:rsidRPr="00965CA2">
              <w:t xml:space="preserve">«2» </w:t>
            </w:r>
            <w:r w:rsidR="001C4032" w:rsidRPr="00965CA2">
              <w:t>–</w:t>
            </w:r>
            <w:r w:rsidRPr="00965CA2">
              <w:t xml:space="preserve"> защищенный</w:t>
            </w:r>
          </w:p>
        </w:tc>
      </w:tr>
      <w:tr w:rsidR="000C5C1E" w:rsidRPr="0077563F" w14:paraId="4992F70F" w14:textId="77777777" w:rsidTr="00714BF3">
        <w:tc>
          <w:tcPr>
            <w:tcW w:w="1100" w:type="pct"/>
          </w:tcPr>
          <w:p w14:paraId="14D8D185" w14:textId="77777777" w:rsidR="000C5C1E" w:rsidRPr="00965CA2" w:rsidRDefault="000C5C1E" w:rsidP="00714BF3">
            <w:pPr>
              <w:ind w:left="57" w:right="57" w:firstLine="0"/>
              <w:rPr>
                <w:sz w:val="22"/>
                <w:szCs w:val="22"/>
              </w:rPr>
            </w:pPr>
            <w:r w:rsidRPr="00965CA2">
              <w:rPr>
                <w:sz w:val="22"/>
                <w:szCs w:val="22"/>
              </w:rPr>
              <w:t>Уровень конфиденциальности</w:t>
            </w:r>
          </w:p>
        </w:tc>
        <w:tc>
          <w:tcPr>
            <w:tcW w:w="750" w:type="pct"/>
          </w:tcPr>
          <w:p w14:paraId="5CEAA4AB" w14:textId="77777777" w:rsidR="000C5C1E" w:rsidRPr="009A14C3" w:rsidRDefault="000C5C1E" w:rsidP="00714BF3">
            <w:pPr>
              <w:pStyle w:val="GOSTTablenorm"/>
            </w:pPr>
            <w:r w:rsidRPr="009A14C3">
              <w:rPr>
                <w:szCs w:val="22"/>
              </w:rPr>
              <w:t>StmInfrmtn_AccessLevelStereotype</w:t>
            </w:r>
          </w:p>
        </w:tc>
        <w:tc>
          <w:tcPr>
            <w:tcW w:w="500" w:type="pct"/>
          </w:tcPr>
          <w:p w14:paraId="30BC2DA8" w14:textId="77777777" w:rsidR="000C5C1E" w:rsidRPr="00965CA2" w:rsidRDefault="000C5C1E" w:rsidP="00714BF3">
            <w:pPr>
              <w:ind w:left="57" w:right="57" w:firstLine="0"/>
              <w:rPr>
                <w:sz w:val="22"/>
                <w:szCs w:val="22"/>
              </w:rPr>
            </w:pPr>
            <w:r w:rsidRPr="00965CA2">
              <w:rPr>
                <w:sz w:val="22"/>
                <w:szCs w:val="22"/>
              </w:rPr>
              <w:t>Число</w:t>
            </w:r>
          </w:p>
        </w:tc>
        <w:tc>
          <w:tcPr>
            <w:tcW w:w="291" w:type="pct"/>
          </w:tcPr>
          <w:p w14:paraId="3E305156" w14:textId="77777777" w:rsidR="000C5C1E" w:rsidRPr="00965CA2" w:rsidRDefault="000C5C1E" w:rsidP="00714BF3">
            <w:pPr>
              <w:ind w:left="57" w:right="57" w:firstLine="0"/>
              <w:rPr>
                <w:sz w:val="22"/>
                <w:szCs w:val="22"/>
              </w:rPr>
            </w:pPr>
            <w:r w:rsidRPr="00965CA2">
              <w:rPr>
                <w:sz w:val="22"/>
                <w:szCs w:val="22"/>
              </w:rPr>
              <w:t>Да</w:t>
            </w:r>
          </w:p>
        </w:tc>
        <w:tc>
          <w:tcPr>
            <w:tcW w:w="316" w:type="pct"/>
          </w:tcPr>
          <w:p w14:paraId="5EAD18C5" w14:textId="77777777" w:rsidR="000C5C1E" w:rsidRPr="00965CA2" w:rsidRDefault="000C5C1E" w:rsidP="00714BF3">
            <w:pPr>
              <w:ind w:left="57" w:right="57" w:firstLine="0"/>
              <w:rPr>
                <w:sz w:val="22"/>
                <w:szCs w:val="22"/>
              </w:rPr>
            </w:pPr>
            <w:r w:rsidRPr="00965CA2">
              <w:rPr>
                <w:sz w:val="22"/>
                <w:szCs w:val="22"/>
              </w:rPr>
              <w:t>=1</w:t>
            </w:r>
          </w:p>
        </w:tc>
        <w:tc>
          <w:tcPr>
            <w:tcW w:w="2043" w:type="pct"/>
          </w:tcPr>
          <w:p w14:paraId="319C372D" w14:textId="77777777" w:rsidR="000C5C1E" w:rsidRPr="00965CA2" w:rsidRDefault="000C5C1E" w:rsidP="00714BF3">
            <w:pPr>
              <w:pStyle w:val="GOSTTablenorm"/>
            </w:pPr>
            <w:r w:rsidRPr="00965CA2">
              <w:t>Указывается уровень конфиденциальности документа.</w:t>
            </w:r>
          </w:p>
          <w:p w14:paraId="50FD8B9E" w14:textId="77777777" w:rsidR="000C5C1E" w:rsidRPr="00965CA2" w:rsidRDefault="000C5C1E" w:rsidP="00714BF3">
            <w:pPr>
              <w:pStyle w:val="GOSTTablenorm"/>
            </w:pPr>
            <w:r w:rsidRPr="00965CA2">
              <w:t>Возможные значения:</w:t>
            </w:r>
          </w:p>
          <w:p w14:paraId="29E2172C" w14:textId="5B7BAFEB" w:rsidR="000C5C1E" w:rsidRDefault="000C5C1E" w:rsidP="00714BF3">
            <w:pPr>
              <w:pStyle w:val="GOSTTableListMark1"/>
            </w:pPr>
            <w:r w:rsidRPr="00965CA2">
              <w:t xml:space="preserve">«0» </w:t>
            </w:r>
            <w:r w:rsidR="001C4032" w:rsidRPr="00965CA2">
              <w:t>–</w:t>
            </w:r>
            <w:r w:rsidRPr="00965CA2">
              <w:t xml:space="preserve"> Несекретно;</w:t>
            </w:r>
          </w:p>
          <w:p w14:paraId="619FC69A" w14:textId="53242001" w:rsidR="000C5C1E" w:rsidRPr="00965CA2" w:rsidRDefault="000C5C1E" w:rsidP="001C4032">
            <w:pPr>
              <w:pStyle w:val="GOSTTableListMark1"/>
            </w:pPr>
            <w:r w:rsidRPr="00965CA2">
              <w:t xml:space="preserve">«1» </w:t>
            </w:r>
            <w:r w:rsidR="001C4032" w:rsidRPr="00965CA2">
              <w:t>–</w:t>
            </w:r>
            <w:r w:rsidRPr="00965CA2">
              <w:t xml:space="preserve"> Для служебного пользования</w:t>
            </w:r>
          </w:p>
        </w:tc>
      </w:tr>
      <w:tr w:rsidR="00C15197" w:rsidRPr="0077563F" w14:paraId="78ADEBF7" w14:textId="77777777" w:rsidTr="00714BF3">
        <w:tc>
          <w:tcPr>
            <w:tcW w:w="1100" w:type="pct"/>
          </w:tcPr>
          <w:p w14:paraId="4A111473" w14:textId="478B6034" w:rsidR="00C15197" w:rsidRPr="00C15197" w:rsidRDefault="00C15197" w:rsidP="00C15197">
            <w:pPr>
              <w:ind w:left="57" w:right="57" w:firstLine="0"/>
              <w:rPr>
                <w:sz w:val="22"/>
              </w:rPr>
            </w:pPr>
            <w:r w:rsidRPr="00C15197">
              <w:rPr>
                <w:sz w:val="22"/>
                <w:lang w:val="en-US"/>
              </w:rPr>
              <w:t>GUID</w:t>
            </w:r>
            <w:r w:rsidRPr="00C15197">
              <w:rPr>
                <w:sz w:val="22"/>
              </w:rPr>
              <w:t xml:space="preserve"> предыдущей версии для сторно</w:t>
            </w:r>
          </w:p>
        </w:tc>
        <w:tc>
          <w:tcPr>
            <w:tcW w:w="750" w:type="pct"/>
          </w:tcPr>
          <w:p w14:paraId="0C4A4DDB" w14:textId="04960BED" w:rsidR="00C15197" w:rsidRPr="009A14C3" w:rsidRDefault="00C15197" w:rsidP="00C15197">
            <w:pPr>
              <w:pStyle w:val="GOSTTablenorm"/>
            </w:pPr>
            <w:r w:rsidRPr="009A14C3">
              <w:t>SI_PREVDOCGUID</w:t>
            </w:r>
          </w:p>
        </w:tc>
        <w:tc>
          <w:tcPr>
            <w:tcW w:w="500" w:type="pct"/>
          </w:tcPr>
          <w:p w14:paraId="19998861" w14:textId="2564854D" w:rsidR="00C15197" w:rsidRPr="00F73791" w:rsidRDefault="00C15197" w:rsidP="00C15197">
            <w:pPr>
              <w:ind w:left="57" w:right="57" w:firstLine="0"/>
              <w:rPr>
                <w:sz w:val="22"/>
                <w:szCs w:val="22"/>
              </w:rPr>
            </w:pPr>
            <w:r w:rsidRPr="00F73791">
              <w:rPr>
                <w:sz w:val="22"/>
                <w:szCs w:val="22"/>
              </w:rPr>
              <w:t>GUID</w:t>
            </w:r>
          </w:p>
        </w:tc>
        <w:tc>
          <w:tcPr>
            <w:tcW w:w="291" w:type="pct"/>
          </w:tcPr>
          <w:p w14:paraId="32119F18" w14:textId="1C5AAF6B" w:rsidR="00C15197" w:rsidRPr="00F73791" w:rsidRDefault="00C15197" w:rsidP="00C15197">
            <w:pPr>
              <w:ind w:left="57" w:right="57" w:firstLine="0"/>
              <w:rPr>
                <w:sz w:val="22"/>
                <w:szCs w:val="22"/>
              </w:rPr>
            </w:pPr>
            <w:r w:rsidRPr="00F73791">
              <w:rPr>
                <w:sz w:val="22"/>
                <w:szCs w:val="22"/>
              </w:rPr>
              <w:t>Нет</w:t>
            </w:r>
          </w:p>
        </w:tc>
        <w:tc>
          <w:tcPr>
            <w:tcW w:w="316" w:type="pct"/>
          </w:tcPr>
          <w:p w14:paraId="69113BD9" w14:textId="5E086A8B" w:rsidR="00C15197" w:rsidRPr="00F73791" w:rsidRDefault="00C15197" w:rsidP="00C15197">
            <w:pPr>
              <w:ind w:left="57" w:right="57" w:firstLine="0"/>
              <w:rPr>
                <w:sz w:val="22"/>
                <w:szCs w:val="22"/>
              </w:rPr>
            </w:pPr>
            <w:r w:rsidRPr="00F73791">
              <w:rPr>
                <w:sz w:val="22"/>
                <w:szCs w:val="22"/>
              </w:rPr>
              <w:t>=36</w:t>
            </w:r>
          </w:p>
        </w:tc>
        <w:tc>
          <w:tcPr>
            <w:tcW w:w="2043" w:type="pct"/>
          </w:tcPr>
          <w:p w14:paraId="5531F5C2" w14:textId="26157FBC" w:rsidR="00C15197" w:rsidRPr="00F73791" w:rsidRDefault="00C15197" w:rsidP="00C15197">
            <w:pPr>
              <w:pStyle w:val="GOSTTablenorm"/>
              <w:rPr>
                <w:szCs w:val="22"/>
              </w:rPr>
            </w:pPr>
            <w:r w:rsidRPr="00F73791">
              <w:rPr>
                <w:szCs w:val="22"/>
              </w:rPr>
              <w:t>Уникальный идентификатор (с ти</w:t>
            </w:r>
            <w:r>
              <w:rPr>
                <w:szCs w:val="22"/>
              </w:rPr>
              <w:t xml:space="preserve">ре) </w:t>
            </w:r>
            <w:r w:rsidRPr="00C15197">
              <w:rPr>
                <w:szCs w:val="22"/>
              </w:rPr>
              <w:t xml:space="preserve">предыдущей </w:t>
            </w:r>
            <w:r>
              <w:rPr>
                <w:szCs w:val="22"/>
              </w:rPr>
              <w:t>версии документа</w:t>
            </w:r>
            <w:r w:rsidRPr="00C15197">
              <w:rPr>
                <w:szCs w:val="22"/>
              </w:rPr>
              <w:t xml:space="preserve"> с учетом техническ</w:t>
            </w:r>
            <w:r>
              <w:rPr>
                <w:szCs w:val="22"/>
              </w:rPr>
              <w:t>ой версии, по которой формируются сторнирующие записи учета.</w:t>
            </w:r>
          </w:p>
        </w:tc>
      </w:tr>
      <w:tr w:rsidR="00C15197" w:rsidRPr="0077563F" w14:paraId="541F12E7" w14:textId="77777777" w:rsidTr="00714BF3">
        <w:tc>
          <w:tcPr>
            <w:tcW w:w="1100" w:type="pct"/>
          </w:tcPr>
          <w:p w14:paraId="05EC830E" w14:textId="77777777" w:rsidR="00C15197" w:rsidRPr="00965CA2" w:rsidRDefault="00C15197" w:rsidP="00C15197">
            <w:pPr>
              <w:ind w:left="57" w:right="57" w:firstLine="0"/>
              <w:rPr>
                <w:sz w:val="22"/>
              </w:rPr>
            </w:pPr>
            <w:r w:rsidRPr="00965CA2">
              <w:rPr>
                <w:sz w:val="22"/>
              </w:rPr>
              <w:t>Казначейский счет плательщика</w:t>
            </w:r>
          </w:p>
        </w:tc>
        <w:tc>
          <w:tcPr>
            <w:tcW w:w="750" w:type="pct"/>
          </w:tcPr>
          <w:p w14:paraId="5D6C5FE4" w14:textId="12E7D302" w:rsidR="00C15197" w:rsidRPr="009A14C3" w:rsidRDefault="00C15197" w:rsidP="00C15197">
            <w:pPr>
              <w:pStyle w:val="GOSTTablenorm"/>
              <w:rPr>
                <w:lang w:val="en-US"/>
              </w:rPr>
            </w:pPr>
            <w:r w:rsidRPr="009A14C3">
              <w:rPr>
                <w:lang w:val="en-US"/>
              </w:rPr>
              <w:t>R_</w:t>
            </w:r>
            <w:r w:rsidRPr="009A14C3">
              <w:t>AccNumber</w:t>
            </w:r>
          </w:p>
        </w:tc>
        <w:tc>
          <w:tcPr>
            <w:tcW w:w="500" w:type="pct"/>
          </w:tcPr>
          <w:p w14:paraId="21A78353" w14:textId="77777777" w:rsidR="00C15197" w:rsidRPr="00965CA2" w:rsidRDefault="00C15197" w:rsidP="00C15197">
            <w:pPr>
              <w:ind w:left="57" w:right="57" w:firstLine="0"/>
              <w:rPr>
                <w:sz w:val="22"/>
                <w:szCs w:val="22"/>
              </w:rPr>
            </w:pPr>
            <w:r w:rsidRPr="00965CA2">
              <w:rPr>
                <w:sz w:val="22"/>
              </w:rPr>
              <w:t>Строка</w:t>
            </w:r>
          </w:p>
        </w:tc>
        <w:tc>
          <w:tcPr>
            <w:tcW w:w="291" w:type="pct"/>
          </w:tcPr>
          <w:p w14:paraId="3265C44C" w14:textId="77777777" w:rsidR="00C15197" w:rsidRPr="00965CA2" w:rsidRDefault="00C15197" w:rsidP="00C15197">
            <w:pPr>
              <w:ind w:left="57" w:right="57" w:firstLine="0"/>
              <w:rPr>
                <w:sz w:val="22"/>
                <w:szCs w:val="22"/>
              </w:rPr>
            </w:pPr>
            <w:r w:rsidRPr="00965CA2">
              <w:rPr>
                <w:sz w:val="22"/>
              </w:rPr>
              <w:t>Да</w:t>
            </w:r>
          </w:p>
        </w:tc>
        <w:tc>
          <w:tcPr>
            <w:tcW w:w="316" w:type="pct"/>
          </w:tcPr>
          <w:p w14:paraId="0528537B" w14:textId="77777777" w:rsidR="00C15197" w:rsidRPr="00965CA2" w:rsidRDefault="00C15197" w:rsidP="00C15197">
            <w:pPr>
              <w:ind w:left="57" w:right="57" w:firstLine="0"/>
              <w:rPr>
                <w:sz w:val="22"/>
                <w:szCs w:val="22"/>
              </w:rPr>
            </w:pPr>
            <w:r w:rsidRPr="00965CA2">
              <w:rPr>
                <w:sz w:val="22"/>
              </w:rPr>
              <w:t>=20</w:t>
            </w:r>
          </w:p>
        </w:tc>
        <w:tc>
          <w:tcPr>
            <w:tcW w:w="2043" w:type="pct"/>
          </w:tcPr>
          <w:p w14:paraId="77174E2D" w14:textId="77777777" w:rsidR="00C15197" w:rsidRPr="00965CA2" w:rsidRDefault="00C15197" w:rsidP="00C15197">
            <w:pPr>
              <w:pStyle w:val="GOSTTablenorm"/>
            </w:pPr>
            <w:r w:rsidRPr="00965CA2">
              <w:t>Указывается номер казначейского счета плательщика</w:t>
            </w:r>
          </w:p>
        </w:tc>
      </w:tr>
      <w:tr w:rsidR="00C15197" w:rsidRPr="0077563F" w14:paraId="4716B1D6" w14:textId="77777777" w:rsidTr="00714BF3">
        <w:tc>
          <w:tcPr>
            <w:tcW w:w="1100" w:type="pct"/>
          </w:tcPr>
          <w:p w14:paraId="431A1675" w14:textId="370CC373" w:rsidR="00C15197" w:rsidRPr="00965CA2" w:rsidRDefault="00C15197" w:rsidP="00C15197">
            <w:pPr>
              <w:ind w:left="57" w:right="57" w:firstLine="0"/>
              <w:rPr>
                <w:sz w:val="22"/>
              </w:rPr>
            </w:pPr>
            <w:r>
              <w:rPr>
                <w:sz w:val="22"/>
              </w:rPr>
              <w:t>Год на который принимаются Сведе</w:t>
            </w:r>
            <w:r w:rsidRPr="00F670E6">
              <w:rPr>
                <w:sz w:val="22"/>
              </w:rPr>
              <w:t>ния</w:t>
            </w:r>
          </w:p>
        </w:tc>
        <w:tc>
          <w:tcPr>
            <w:tcW w:w="750" w:type="pct"/>
          </w:tcPr>
          <w:p w14:paraId="5ADC680F" w14:textId="413B30E4" w:rsidR="00C15197" w:rsidRPr="009A14C3" w:rsidRDefault="00C15197" w:rsidP="00C15197">
            <w:pPr>
              <w:pStyle w:val="GOSTTablenorm"/>
              <w:rPr>
                <w:lang w:val="en-US"/>
              </w:rPr>
            </w:pPr>
            <w:r w:rsidRPr="009A14C3">
              <w:t>FFF_YEAR</w:t>
            </w:r>
          </w:p>
        </w:tc>
        <w:tc>
          <w:tcPr>
            <w:tcW w:w="500" w:type="pct"/>
          </w:tcPr>
          <w:p w14:paraId="5490F452" w14:textId="65E4ED1D" w:rsidR="00C15197" w:rsidRPr="00965CA2" w:rsidRDefault="00C15197" w:rsidP="00C15197">
            <w:pPr>
              <w:ind w:left="57" w:right="57" w:firstLine="0"/>
              <w:rPr>
                <w:sz w:val="22"/>
              </w:rPr>
            </w:pPr>
            <w:r w:rsidRPr="00965CA2">
              <w:rPr>
                <w:sz w:val="22"/>
              </w:rPr>
              <w:t>Строка</w:t>
            </w:r>
          </w:p>
        </w:tc>
        <w:tc>
          <w:tcPr>
            <w:tcW w:w="291" w:type="pct"/>
          </w:tcPr>
          <w:p w14:paraId="57F9C4B4" w14:textId="4DB45002" w:rsidR="00C15197" w:rsidRPr="00965CA2" w:rsidRDefault="00C15197" w:rsidP="00C15197">
            <w:pPr>
              <w:ind w:left="57" w:right="57" w:firstLine="0"/>
              <w:rPr>
                <w:sz w:val="22"/>
              </w:rPr>
            </w:pPr>
            <w:r>
              <w:rPr>
                <w:sz w:val="22"/>
              </w:rPr>
              <w:t>Да</w:t>
            </w:r>
          </w:p>
        </w:tc>
        <w:tc>
          <w:tcPr>
            <w:tcW w:w="316" w:type="pct"/>
          </w:tcPr>
          <w:p w14:paraId="23FC2235" w14:textId="7CA14BCF" w:rsidR="00C15197" w:rsidRPr="00965CA2" w:rsidRDefault="00C15197" w:rsidP="00C15197">
            <w:pPr>
              <w:ind w:left="57" w:right="57" w:firstLine="0"/>
              <w:rPr>
                <w:sz w:val="22"/>
              </w:rPr>
            </w:pPr>
            <w:r>
              <w:rPr>
                <w:sz w:val="22"/>
              </w:rPr>
              <w:t>=4</w:t>
            </w:r>
          </w:p>
        </w:tc>
        <w:tc>
          <w:tcPr>
            <w:tcW w:w="2043" w:type="pct"/>
          </w:tcPr>
          <w:p w14:paraId="1AB9058D" w14:textId="173C3821" w:rsidR="00C15197" w:rsidRPr="00965CA2" w:rsidRDefault="00C15197" w:rsidP="00C15197">
            <w:pPr>
              <w:pStyle w:val="GOSTTablenorm"/>
            </w:pPr>
            <w:r>
              <w:t>Указывается год на который принимаются сведения</w:t>
            </w:r>
          </w:p>
        </w:tc>
      </w:tr>
      <w:tr w:rsidR="00C15197" w:rsidRPr="0077563F" w14:paraId="6589B911" w14:textId="77777777" w:rsidTr="00714BF3">
        <w:tc>
          <w:tcPr>
            <w:tcW w:w="1100" w:type="pct"/>
          </w:tcPr>
          <w:p w14:paraId="4724F9D1" w14:textId="77777777" w:rsidR="00C15197" w:rsidRPr="00965CA2" w:rsidRDefault="00C15197" w:rsidP="00C15197">
            <w:pPr>
              <w:ind w:left="57" w:right="57" w:firstLine="0"/>
              <w:rPr>
                <w:sz w:val="22"/>
              </w:rPr>
            </w:pPr>
            <w:r>
              <w:rPr>
                <w:sz w:val="22"/>
              </w:rPr>
              <w:t>Признак «Обособленное подразделение»</w:t>
            </w:r>
          </w:p>
        </w:tc>
        <w:tc>
          <w:tcPr>
            <w:tcW w:w="750" w:type="pct"/>
          </w:tcPr>
          <w:p w14:paraId="70908EDB" w14:textId="77777777" w:rsidR="00C15197" w:rsidRPr="00965CA2" w:rsidRDefault="00C15197" w:rsidP="00C15197">
            <w:pPr>
              <w:pStyle w:val="GOSTTablenorm"/>
            </w:pPr>
            <w:r w:rsidRPr="006D6906">
              <w:t>CNT_SEPARATEUNIT</w:t>
            </w:r>
          </w:p>
        </w:tc>
        <w:tc>
          <w:tcPr>
            <w:tcW w:w="500" w:type="pct"/>
          </w:tcPr>
          <w:p w14:paraId="74C54FC8" w14:textId="77777777" w:rsidR="00C15197" w:rsidRPr="00965CA2" w:rsidRDefault="00C15197" w:rsidP="00C15197">
            <w:pPr>
              <w:ind w:left="57" w:right="57" w:firstLine="0"/>
              <w:rPr>
                <w:sz w:val="22"/>
                <w:szCs w:val="22"/>
              </w:rPr>
            </w:pPr>
            <w:r w:rsidRPr="00CF7875">
              <w:rPr>
                <w:sz w:val="22"/>
                <w:szCs w:val="22"/>
              </w:rPr>
              <w:t>Логический</w:t>
            </w:r>
          </w:p>
        </w:tc>
        <w:tc>
          <w:tcPr>
            <w:tcW w:w="291" w:type="pct"/>
          </w:tcPr>
          <w:p w14:paraId="50929EF8" w14:textId="77777777" w:rsidR="00C15197" w:rsidRPr="00965CA2" w:rsidRDefault="00C15197" w:rsidP="00C15197">
            <w:pPr>
              <w:ind w:left="57" w:right="57" w:firstLine="0"/>
              <w:rPr>
                <w:sz w:val="22"/>
                <w:szCs w:val="22"/>
              </w:rPr>
            </w:pPr>
            <w:r w:rsidRPr="00CF7875">
              <w:rPr>
                <w:sz w:val="22"/>
                <w:szCs w:val="22"/>
              </w:rPr>
              <w:t>Да</w:t>
            </w:r>
          </w:p>
        </w:tc>
        <w:tc>
          <w:tcPr>
            <w:tcW w:w="316" w:type="pct"/>
          </w:tcPr>
          <w:p w14:paraId="23E97EEA" w14:textId="77777777" w:rsidR="00C15197" w:rsidRPr="00965CA2" w:rsidRDefault="00C15197" w:rsidP="00C15197">
            <w:pPr>
              <w:ind w:left="57" w:right="57" w:firstLine="0"/>
              <w:rPr>
                <w:sz w:val="22"/>
                <w:szCs w:val="22"/>
              </w:rPr>
            </w:pPr>
            <w:r w:rsidRPr="00CF7875">
              <w:rPr>
                <w:sz w:val="22"/>
                <w:szCs w:val="22"/>
              </w:rPr>
              <w:t>-</w:t>
            </w:r>
          </w:p>
        </w:tc>
        <w:tc>
          <w:tcPr>
            <w:tcW w:w="2043" w:type="pct"/>
          </w:tcPr>
          <w:p w14:paraId="4FB6A349" w14:textId="77777777" w:rsidR="00C15197" w:rsidRDefault="00C15197" w:rsidP="00C15197">
            <w:pPr>
              <w:pStyle w:val="GOSTTablenorm"/>
              <w:rPr>
                <w:szCs w:val="22"/>
              </w:rPr>
            </w:pPr>
            <w:r>
              <w:rPr>
                <w:szCs w:val="22"/>
              </w:rPr>
              <w:t>Указывается признак</w:t>
            </w:r>
            <w:r>
              <w:t xml:space="preserve"> является ли организация Клиента обособленным подразделением</w:t>
            </w:r>
            <w:r>
              <w:rPr>
                <w:szCs w:val="22"/>
              </w:rPr>
              <w:t>.</w:t>
            </w:r>
          </w:p>
          <w:p w14:paraId="2CA2FDEA" w14:textId="77777777" w:rsidR="00C15197" w:rsidRPr="00CF7875" w:rsidRDefault="00C15197" w:rsidP="00C15197">
            <w:pPr>
              <w:pStyle w:val="GOSTTablenorm"/>
              <w:rPr>
                <w:szCs w:val="22"/>
              </w:rPr>
            </w:pPr>
            <w:r w:rsidRPr="00CF7875">
              <w:rPr>
                <w:szCs w:val="22"/>
              </w:rPr>
              <w:t>Возможные значения:</w:t>
            </w:r>
          </w:p>
          <w:p w14:paraId="03F3BE0C" w14:textId="31320C66" w:rsidR="00C15197" w:rsidRDefault="00C15197" w:rsidP="00C15197">
            <w:pPr>
              <w:pStyle w:val="GOSTTableListMark1"/>
              <w:tabs>
                <w:tab w:val="num" w:pos="369"/>
              </w:tabs>
              <w:ind w:left="369"/>
              <w:rPr>
                <w:szCs w:val="22"/>
              </w:rPr>
            </w:pPr>
            <w:r w:rsidRPr="00CF7875">
              <w:rPr>
                <w:szCs w:val="22"/>
              </w:rPr>
              <w:t xml:space="preserve">«true» </w:t>
            </w:r>
            <w:r w:rsidR="001C4032" w:rsidRPr="00965CA2">
              <w:t>–</w:t>
            </w:r>
            <w:r w:rsidRPr="00CF7875">
              <w:rPr>
                <w:szCs w:val="22"/>
              </w:rPr>
              <w:t xml:space="preserve"> да;</w:t>
            </w:r>
          </w:p>
          <w:p w14:paraId="38CE8323" w14:textId="261425F7" w:rsidR="00C15197" w:rsidRPr="006D6906" w:rsidRDefault="00C15197" w:rsidP="00C15197">
            <w:pPr>
              <w:pStyle w:val="GOSTTableListMark1"/>
              <w:tabs>
                <w:tab w:val="num" w:pos="369"/>
              </w:tabs>
              <w:ind w:left="369"/>
              <w:rPr>
                <w:szCs w:val="22"/>
              </w:rPr>
            </w:pPr>
            <w:r w:rsidRPr="006D6906">
              <w:rPr>
                <w:szCs w:val="22"/>
              </w:rPr>
              <w:t xml:space="preserve">«false» </w:t>
            </w:r>
            <w:r w:rsidR="001C4032" w:rsidRPr="00965CA2">
              <w:t>–</w:t>
            </w:r>
            <w:r w:rsidRPr="006D6906">
              <w:rPr>
                <w:szCs w:val="22"/>
              </w:rPr>
              <w:t xml:space="preserve"> нет</w:t>
            </w:r>
          </w:p>
        </w:tc>
      </w:tr>
      <w:tr w:rsidR="00C15197" w:rsidRPr="0077563F" w14:paraId="6D2F2F49" w14:textId="77777777" w:rsidTr="00714BF3">
        <w:tc>
          <w:tcPr>
            <w:tcW w:w="1100" w:type="pct"/>
          </w:tcPr>
          <w:p w14:paraId="6F8DBBD5" w14:textId="77777777" w:rsidR="00C15197" w:rsidRPr="00965CA2" w:rsidRDefault="00C15197" w:rsidP="001C4032">
            <w:pPr>
              <w:pStyle w:val="GOSTTablenorm"/>
            </w:pPr>
            <w:r w:rsidRPr="00965CA2">
              <w:t>Номер лицевого счета плательщика</w:t>
            </w:r>
          </w:p>
        </w:tc>
        <w:tc>
          <w:tcPr>
            <w:tcW w:w="750" w:type="pct"/>
          </w:tcPr>
          <w:p w14:paraId="2B6BC17B" w14:textId="6E012E46" w:rsidR="00C15197" w:rsidRPr="00965CA2" w:rsidRDefault="00C15197" w:rsidP="001C4032">
            <w:pPr>
              <w:pStyle w:val="GOSTTablenorm"/>
            </w:pPr>
            <w:r w:rsidRPr="00157F22">
              <w:t>R_ACCNUM</w:t>
            </w:r>
          </w:p>
        </w:tc>
        <w:tc>
          <w:tcPr>
            <w:tcW w:w="500" w:type="pct"/>
          </w:tcPr>
          <w:p w14:paraId="5FEA6320" w14:textId="77777777" w:rsidR="00C15197" w:rsidRPr="00965CA2" w:rsidRDefault="00C15197" w:rsidP="001C4032">
            <w:pPr>
              <w:pStyle w:val="GOSTTablenorm"/>
            </w:pPr>
            <w:r w:rsidRPr="00965CA2">
              <w:rPr>
                <w:szCs w:val="22"/>
              </w:rPr>
              <w:t>Строка</w:t>
            </w:r>
          </w:p>
        </w:tc>
        <w:tc>
          <w:tcPr>
            <w:tcW w:w="291" w:type="pct"/>
          </w:tcPr>
          <w:p w14:paraId="3DE99B7E" w14:textId="77777777" w:rsidR="00C15197" w:rsidRPr="00965CA2" w:rsidRDefault="00C15197" w:rsidP="001C4032">
            <w:pPr>
              <w:pStyle w:val="GOSTTablenorm"/>
            </w:pPr>
            <w:r>
              <w:rPr>
                <w:szCs w:val="22"/>
              </w:rPr>
              <w:t>Нет*</w:t>
            </w:r>
          </w:p>
        </w:tc>
        <w:tc>
          <w:tcPr>
            <w:tcW w:w="316" w:type="pct"/>
          </w:tcPr>
          <w:p w14:paraId="45FEF495" w14:textId="77777777" w:rsidR="00C15197" w:rsidRPr="00965CA2" w:rsidRDefault="00C15197" w:rsidP="001C4032">
            <w:pPr>
              <w:pStyle w:val="GOSTTablenorm"/>
            </w:pPr>
            <w:r w:rsidRPr="00965CA2">
              <w:rPr>
                <w:szCs w:val="22"/>
              </w:rPr>
              <w:t>=11</w:t>
            </w:r>
          </w:p>
        </w:tc>
        <w:tc>
          <w:tcPr>
            <w:tcW w:w="2043" w:type="pct"/>
          </w:tcPr>
          <w:p w14:paraId="7C3EC0B4" w14:textId="77777777" w:rsidR="001C4032" w:rsidRDefault="00C15197" w:rsidP="001C4032">
            <w:pPr>
              <w:pStyle w:val="GOSTTablenorm"/>
            </w:pPr>
            <w:r w:rsidRPr="00965CA2">
              <w:t>Указывается номер лицевого счета плательщика</w:t>
            </w:r>
            <w:r>
              <w:t>.</w:t>
            </w:r>
          </w:p>
          <w:p w14:paraId="60F9E0BA" w14:textId="0E73ACEF" w:rsidR="00C15197" w:rsidRPr="00157F22" w:rsidRDefault="00C15197" w:rsidP="001C4032">
            <w:pPr>
              <w:pStyle w:val="GOSTTablenorm"/>
            </w:pPr>
            <w:r>
              <w:t>Обязателен к заполнению, если в параметре Признак «Обособленное подразделение» (</w:t>
            </w:r>
            <w:r w:rsidRPr="006D6906">
              <w:t>CNT_SEPARATEUNIT</w:t>
            </w:r>
            <w:r>
              <w:t xml:space="preserve">) указано значение </w:t>
            </w:r>
            <w:r w:rsidRPr="00CF7875">
              <w:rPr>
                <w:szCs w:val="22"/>
              </w:rPr>
              <w:t>«</w:t>
            </w:r>
            <w:r w:rsidRPr="006D6906">
              <w:rPr>
                <w:szCs w:val="22"/>
              </w:rPr>
              <w:t>false</w:t>
            </w:r>
            <w:r w:rsidRPr="00CF7875">
              <w:rPr>
                <w:szCs w:val="22"/>
              </w:rPr>
              <w:t>»</w:t>
            </w:r>
          </w:p>
        </w:tc>
      </w:tr>
      <w:tr w:rsidR="00C15197" w:rsidRPr="0077563F" w14:paraId="0BD26D62" w14:textId="77777777" w:rsidTr="00714BF3">
        <w:tc>
          <w:tcPr>
            <w:tcW w:w="1100" w:type="pct"/>
          </w:tcPr>
          <w:p w14:paraId="4635FD0E" w14:textId="77777777" w:rsidR="00C15197" w:rsidRPr="00965CA2" w:rsidRDefault="00C15197" w:rsidP="00C15197">
            <w:pPr>
              <w:ind w:left="57" w:right="57" w:firstLine="0"/>
            </w:pPr>
            <w:r w:rsidRPr="00965CA2">
              <w:rPr>
                <w:sz w:val="22"/>
              </w:rPr>
              <w:t>Номер лицевого счета плательщика</w:t>
            </w:r>
            <w:r>
              <w:rPr>
                <w:sz w:val="22"/>
              </w:rPr>
              <w:t>, являющегося обособленным подразделением</w:t>
            </w:r>
          </w:p>
        </w:tc>
        <w:tc>
          <w:tcPr>
            <w:tcW w:w="750" w:type="pct"/>
          </w:tcPr>
          <w:p w14:paraId="2039CD8A" w14:textId="77777777" w:rsidR="00C15197" w:rsidRPr="00965CA2" w:rsidRDefault="00C15197" w:rsidP="00C15197">
            <w:pPr>
              <w:pStyle w:val="GOSTTablenorm"/>
            </w:pPr>
            <w:r w:rsidRPr="006D6906">
              <w:t>SD_ACCNUM</w:t>
            </w:r>
          </w:p>
        </w:tc>
        <w:tc>
          <w:tcPr>
            <w:tcW w:w="500" w:type="pct"/>
          </w:tcPr>
          <w:p w14:paraId="648EFD99" w14:textId="77777777" w:rsidR="00C15197" w:rsidRPr="00965CA2" w:rsidRDefault="00C15197" w:rsidP="00C15197">
            <w:pPr>
              <w:ind w:left="57" w:right="57" w:firstLine="0"/>
              <w:rPr>
                <w:sz w:val="22"/>
                <w:szCs w:val="22"/>
              </w:rPr>
            </w:pPr>
            <w:r w:rsidRPr="00965CA2">
              <w:rPr>
                <w:sz w:val="22"/>
                <w:szCs w:val="22"/>
              </w:rPr>
              <w:t>Строка</w:t>
            </w:r>
          </w:p>
        </w:tc>
        <w:tc>
          <w:tcPr>
            <w:tcW w:w="291" w:type="pct"/>
          </w:tcPr>
          <w:p w14:paraId="5CA3C7F2" w14:textId="77777777" w:rsidR="00C15197" w:rsidRPr="00965CA2" w:rsidRDefault="00C15197" w:rsidP="00C15197">
            <w:pPr>
              <w:ind w:left="57" w:right="57" w:firstLine="0"/>
              <w:rPr>
                <w:sz w:val="22"/>
                <w:szCs w:val="22"/>
              </w:rPr>
            </w:pPr>
            <w:r>
              <w:rPr>
                <w:sz w:val="22"/>
                <w:szCs w:val="22"/>
              </w:rPr>
              <w:t>Нет*</w:t>
            </w:r>
          </w:p>
        </w:tc>
        <w:tc>
          <w:tcPr>
            <w:tcW w:w="316" w:type="pct"/>
          </w:tcPr>
          <w:p w14:paraId="123A884D" w14:textId="77777777" w:rsidR="00C15197" w:rsidRPr="00965CA2" w:rsidRDefault="00C15197" w:rsidP="00C15197">
            <w:pPr>
              <w:ind w:left="57" w:right="57" w:firstLine="0"/>
              <w:rPr>
                <w:sz w:val="22"/>
                <w:szCs w:val="22"/>
              </w:rPr>
            </w:pPr>
            <w:r w:rsidRPr="00965CA2">
              <w:rPr>
                <w:sz w:val="22"/>
                <w:szCs w:val="22"/>
              </w:rPr>
              <w:t>=11</w:t>
            </w:r>
          </w:p>
        </w:tc>
        <w:tc>
          <w:tcPr>
            <w:tcW w:w="2043" w:type="pct"/>
          </w:tcPr>
          <w:p w14:paraId="42A85570" w14:textId="77777777" w:rsidR="001C4032" w:rsidRDefault="00C15197" w:rsidP="00C15197">
            <w:pPr>
              <w:pStyle w:val="GOSTTablenorm"/>
            </w:pPr>
            <w:r w:rsidRPr="00965CA2">
              <w:t>Указывается номер лицевого счета плательщика</w:t>
            </w:r>
            <w:r>
              <w:t>, если его организация является обособленным подразделением</w:t>
            </w:r>
            <w:r w:rsidRPr="00157F22">
              <w:t>.</w:t>
            </w:r>
          </w:p>
          <w:p w14:paraId="6A8BAF56" w14:textId="4EE27D15" w:rsidR="00C15197" w:rsidRPr="00157F22" w:rsidRDefault="00C15197" w:rsidP="00C15197">
            <w:pPr>
              <w:pStyle w:val="GOSTTablenorm"/>
            </w:pPr>
            <w:r>
              <w:t>Обязателен к заполнению, если в параметре Признак «Обособленное подразделение» (</w:t>
            </w:r>
            <w:r w:rsidRPr="006D6906">
              <w:t>CNT_SEPARATEUNIT</w:t>
            </w:r>
            <w:r>
              <w:t xml:space="preserve">) указано значение </w:t>
            </w:r>
            <w:r w:rsidRPr="00CF7875">
              <w:rPr>
                <w:szCs w:val="22"/>
              </w:rPr>
              <w:t>«true»</w:t>
            </w:r>
          </w:p>
        </w:tc>
      </w:tr>
      <w:tr w:rsidR="00C15197" w:rsidRPr="0077563F" w14:paraId="6FB1ABF3" w14:textId="77777777" w:rsidTr="00714BF3">
        <w:tc>
          <w:tcPr>
            <w:tcW w:w="1100" w:type="pct"/>
          </w:tcPr>
          <w:p w14:paraId="22BAF4BD" w14:textId="77777777" w:rsidR="00C15197" w:rsidRPr="00965CA2" w:rsidRDefault="00C15197" w:rsidP="00C15197">
            <w:pPr>
              <w:ind w:left="57" w:right="57" w:firstLine="0"/>
              <w:rPr>
                <w:sz w:val="22"/>
              </w:rPr>
            </w:pPr>
            <w:r w:rsidRPr="00157F22">
              <w:rPr>
                <w:sz w:val="22"/>
              </w:rPr>
              <w:t>Аналитический код раздела ЛС плательщика</w:t>
            </w:r>
          </w:p>
        </w:tc>
        <w:tc>
          <w:tcPr>
            <w:tcW w:w="750" w:type="pct"/>
          </w:tcPr>
          <w:p w14:paraId="794BA99C" w14:textId="77777777" w:rsidR="00C15197" w:rsidRPr="00965CA2" w:rsidRDefault="00C15197" w:rsidP="00C15197">
            <w:pPr>
              <w:pStyle w:val="GOSTTablenorm"/>
            </w:pPr>
            <w:r w:rsidRPr="00157F22">
              <w:t>R_ANALYTICCODE</w:t>
            </w:r>
          </w:p>
        </w:tc>
        <w:tc>
          <w:tcPr>
            <w:tcW w:w="500" w:type="pct"/>
          </w:tcPr>
          <w:p w14:paraId="66B6B34A" w14:textId="77777777" w:rsidR="00C15197" w:rsidRPr="00157F22" w:rsidRDefault="00C15197" w:rsidP="00C15197">
            <w:pPr>
              <w:ind w:left="57" w:right="57" w:firstLine="0"/>
              <w:rPr>
                <w:sz w:val="22"/>
              </w:rPr>
            </w:pPr>
            <w:r w:rsidRPr="00157F22">
              <w:rPr>
                <w:sz w:val="22"/>
              </w:rPr>
              <w:t>Строка</w:t>
            </w:r>
          </w:p>
        </w:tc>
        <w:tc>
          <w:tcPr>
            <w:tcW w:w="291" w:type="pct"/>
          </w:tcPr>
          <w:p w14:paraId="0A091433" w14:textId="77777777" w:rsidR="00C15197" w:rsidRPr="003D7638" w:rsidRDefault="00C15197" w:rsidP="00C15197">
            <w:pPr>
              <w:ind w:left="57" w:right="57" w:firstLine="0"/>
              <w:rPr>
                <w:sz w:val="22"/>
              </w:rPr>
            </w:pPr>
            <w:r w:rsidRPr="003D7638">
              <w:rPr>
                <w:sz w:val="22"/>
              </w:rPr>
              <w:t>Нет*</w:t>
            </w:r>
          </w:p>
        </w:tc>
        <w:tc>
          <w:tcPr>
            <w:tcW w:w="316" w:type="pct"/>
          </w:tcPr>
          <w:p w14:paraId="195894BD" w14:textId="77777777" w:rsidR="00C15197" w:rsidRPr="00650DDE" w:rsidRDefault="00C15197" w:rsidP="00C15197">
            <w:pPr>
              <w:ind w:left="57" w:right="57" w:firstLine="0"/>
              <w:rPr>
                <w:sz w:val="22"/>
              </w:rPr>
            </w:pPr>
            <w:r w:rsidRPr="00650DDE">
              <w:rPr>
                <w:sz w:val="22"/>
              </w:rPr>
              <w:t>=8</w:t>
            </w:r>
          </w:p>
        </w:tc>
        <w:tc>
          <w:tcPr>
            <w:tcW w:w="2043" w:type="pct"/>
          </w:tcPr>
          <w:p w14:paraId="764ED094" w14:textId="77777777" w:rsidR="00C15197" w:rsidRPr="00965CA2" w:rsidRDefault="00C15197" w:rsidP="00C15197">
            <w:pPr>
              <w:pStyle w:val="GOSTTablenorm"/>
            </w:pPr>
            <w:r w:rsidRPr="00965CA2">
              <w:t>Указывается значение аналитического кода раздела лицевого счета плательщика.</w:t>
            </w:r>
          </w:p>
          <w:p w14:paraId="48A4A744" w14:textId="77777777" w:rsidR="00C15197" w:rsidRPr="00965CA2" w:rsidRDefault="00C15197" w:rsidP="00C15197">
            <w:pPr>
              <w:pStyle w:val="GOSTTablenorm"/>
            </w:pPr>
            <w:r w:rsidRPr="00965CA2">
              <w:t>Обязателен для заполнения,</w:t>
            </w:r>
            <w:r w:rsidRPr="00157F22" w:rsidDel="00B05396">
              <w:t xml:space="preserve"> </w:t>
            </w:r>
            <w:r w:rsidRPr="00157F22">
              <w:t xml:space="preserve">если </w:t>
            </w:r>
            <w:r>
              <w:t>в параметре Признак «Обособленное подразделение» (</w:t>
            </w:r>
            <w:r w:rsidRPr="006D6906">
              <w:t>CNT_SEPARATEUNIT</w:t>
            </w:r>
            <w:r>
              <w:t xml:space="preserve">) указано значение </w:t>
            </w:r>
            <w:r w:rsidRPr="00CF7875">
              <w:rPr>
                <w:szCs w:val="22"/>
              </w:rPr>
              <w:t>«</w:t>
            </w:r>
            <w:r w:rsidRPr="006D6906">
              <w:rPr>
                <w:szCs w:val="22"/>
              </w:rPr>
              <w:t>false</w:t>
            </w:r>
            <w:r w:rsidRPr="00CF7875">
              <w:rPr>
                <w:szCs w:val="22"/>
              </w:rPr>
              <w:t>»</w:t>
            </w:r>
          </w:p>
        </w:tc>
      </w:tr>
      <w:tr w:rsidR="00C15197" w:rsidRPr="0077563F" w14:paraId="5804D307" w14:textId="77777777" w:rsidTr="00714BF3">
        <w:tc>
          <w:tcPr>
            <w:tcW w:w="1100" w:type="pct"/>
          </w:tcPr>
          <w:p w14:paraId="0E1E77BA" w14:textId="77777777" w:rsidR="00C15197" w:rsidRPr="00965CA2" w:rsidRDefault="00C15197" w:rsidP="00C15197">
            <w:pPr>
              <w:ind w:left="57" w:right="57" w:firstLine="0"/>
            </w:pPr>
            <w:r w:rsidRPr="00157F22">
              <w:rPr>
                <w:sz w:val="22"/>
              </w:rPr>
              <w:t>Аналитический код раздела ЛС плательщика</w:t>
            </w:r>
            <w:r>
              <w:rPr>
                <w:sz w:val="22"/>
              </w:rPr>
              <w:t>, являющегося обособленным подразделением</w:t>
            </w:r>
          </w:p>
        </w:tc>
        <w:tc>
          <w:tcPr>
            <w:tcW w:w="750" w:type="pct"/>
          </w:tcPr>
          <w:p w14:paraId="41E3C428" w14:textId="77777777" w:rsidR="00C15197" w:rsidRPr="00965CA2" w:rsidRDefault="00C15197" w:rsidP="00C15197">
            <w:pPr>
              <w:pStyle w:val="GOSTTablenorm"/>
            </w:pPr>
            <w:r w:rsidRPr="00157F22">
              <w:t>SD_ANALYTICCODE</w:t>
            </w:r>
          </w:p>
        </w:tc>
        <w:tc>
          <w:tcPr>
            <w:tcW w:w="500" w:type="pct"/>
          </w:tcPr>
          <w:p w14:paraId="59E9051A" w14:textId="77777777" w:rsidR="00C15197" w:rsidRPr="00965CA2" w:rsidRDefault="00C15197" w:rsidP="00C15197">
            <w:pPr>
              <w:ind w:left="57" w:right="57" w:firstLine="0"/>
              <w:rPr>
                <w:sz w:val="22"/>
                <w:szCs w:val="22"/>
              </w:rPr>
            </w:pPr>
            <w:r w:rsidRPr="00157F22">
              <w:rPr>
                <w:sz w:val="22"/>
              </w:rPr>
              <w:t>Строка</w:t>
            </w:r>
          </w:p>
        </w:tc>
        <w:tc>
          <w:tcPr>
            <w:tcW w:w="291" w:type="pct"/>
          </w:tcPr>
          <w:p w14:paraId="5B7596BA" w14:textId="77777777" w:rsidR="00C15197" w:rsidRPr="00965CA2" w:rsidRDefault="00C15197" w:rsidP="00C15197">
            <w:pPr>
              <w:ind w:left="57" w:right="57" w:firstLine="0"/>
              <w:rPr>
                <w:sz w:val="22"/>
                <w:szCs w:val="22"/>
              </w:rPr>
            </w:pPr>
            <w:r w:rsidRPr="003A53F6">
              <w:rPr>
                <w:sz w:val="22"/>
              </w:rPr>
              <w:t>Нет*</w:t>
            </w:r>
          </w:p>
        </w:tc>
        <w:tc>
          <w:tcPr>
            <w:tcW w:w="316" w:type="pct"/>
          </w:tcPr>
          <w:p w14:paraId="49244712" w14:textId="77777777" w:rsidR="00C15197" w:rsidRPr="00965CA2" w:rsidRDefault="00C15197" w:rsidP="00C15197">
            <w:pPr>
              <w:ind w:left="57" w:right="57" w:firstLine="0"/>
              <w:rPr>
                <w:sz w:val="22"/>
              </w:rPr>
            </w:pPr>
            <w:r w:rsidRPr="003A53F6">
              <w:rPr>
                <w:sz w:val="22"/>
              </w:rPr>
              <w:t>=8</w:t>
            </w:r>
          </w:p>
        </w:tc>
        <w:tc>
          <w:tcPr>
            <w:tcW w:w="2043" w:type="pct"/>
          </w:tcPr>
          <w:p w14:paraId="0FC74DCA" w14:textId="77777777" w:rsidR="00C15197" w:rsidRPr="00965CA2" w:rsidRDefault="00C15197" w:rsidP="00C15197">
            <w:pPr>
              <w:pStyle w:val="GOSTTablenorm"/>
            </w:pPr>
            <w:r w:rsidRPr="00965CA2">
              <w:t>Указывается значение аналитического кода раз</w:t>
            </w:r>
            <w:r>
              <w:t>дела лицевого счета плательщика, если его организация является обособленным подразделением</w:t>
            </w:r>
            <w:r w:rsidRPr="00157F22">
              <w:t>.</w:t>
            </w:r>
          </w:p>
          <w:p w14:paraId="6C000676" w14:textId="77777777" w:rsidR="00C15197" w:rsidRPr="00965CA2" w:rsidRDefault="00C15197" w:rsidP="00C15197">
            <w:pPr>
              <w:pStyle w:val="GOSTTablenorm"/>
            </w:pPr>
            <w:r w:rsidRPr="00965CA2">
              <w:t>Обязателен для заполнения,</w:t>
            </w:r>
            <w:r w:rsidRPr="00157F22" w:rsidDel="00B05396">
              <w:t xml:space="preserve"> </w:t>
            </w:r>
            <w:r>
              <w:t>если в параметре Признак «Обособленное подразделение» (</w:t>
            </w:r>
            <w:r w:rsidRPr="006D6906">
              <w:t>CNT_SEPARATEUNIT</w:t>
            </w:r>
            <w:r>
              <w:t xml:space="preserve">) указано значение </w:t>
            </w:r>
            <w:r w:rsidRPr="00CF7875">
              <w:rPr>
                <w:szCs w:val="22"/>
              </w:rPr>
              <w:t>«true»</w:t>
            </w:r>
          </w:p>
        </w:tc>
      </w:tr>
      <w:tr w:rsidR="00C15197" w:rsidRPr="0077563F" w14:paraId="6C6056A6" w14:textId="77777777" w:rsidTr="00714BF3">
        <w:tc>
          <w:tcPr>
            <w:tcW w:w="1100" w:type="pct"/>
          </w:tcPr>
          <w:p w14:paraId="6929060C" w14:textId="77777777" w:rsidR="00C15197" w:rsidRPr="00947ED1" w:rsidRDefault="00C15197" w:rsidP="00C15197">
            <w:pPr>
              <w:ind w:left="57" w:right="57" w:firstLine="0"/>
              <w:rPr>
                <w:sz w:val="22"/>
              </w:rPr>
            </w:pPr>
            <w:r w:rsidRPr="00947ED1">
              <w:rPr>
                <w:sz w:val="22"/>
              </w:rPr>
              <w:t>Код ТОФК субъекта учета</w:t>
            </w:r>
          </w:p>
        </w:tc>
        <w:tc>
          <w:tcPr>
            <w:tcW w:w="750" w:type="pct"/>
          </w:tcPr>
          <w:p w14:paraId="65D9F251" w14:textId="7DB90EAB" w:rsidR="00C15197" w:rsidRPr="00947ED1" w:rsidRDefault="000231AE" w:rsidP="00FD1DA7">
            <w:pPr>
              <w:pStyle w:val="GOSTTablenorm"/>
              <w:rPr>
                <w:lang w:val="en-US"/>
              </w:rPr>
            </w:pPr>
            <w:r w:rsidRPr="000231AE">
              <w:rPr>
                <w:lang w:val="en-US"/>
              </w:rPr>
              <w:t>SI_CODETOFKFAH</w:t>
            </w:r>
          </w:p>
        </w:tc>
        <w:tc>
          <w:tcPr>
            <w:tcW w:w="500" w:type="pct"/>
          </w:tcPr>
          <w:p w14:paraId="75320635" w14:textId="77777777" w:rsidR="00C15197" w:rsidRPr="00947ED1" w:rsidRDefault="00C15197" w:rsidP="00C15197">
            <w:pPr>
              <w:ind w:left="57" w:right="57" w:firstLine="0"/>
              <w:rPr>
                <w:sz w:val="22"/>
              </w:rPr>
            </w:pPr>
            <w:r w:rsidRPr="00947ED1">
              <w:rPr>
                <w:sz w:val="22"/>
              </w:rPr>
              <w:t>Строка</w:t>
            </w:r>
          </w:p>
        </w:tc>
        <w:tc>
          <w:tcPr>
            <w:tcW w:w="291" w:type="pct"/>
          </w:tcPr>
          <w:p w14:paraId="1B2517F7" w14:textId="77777777" w:rsidR="00C15197" w:rsidRPr="00947ED1" w:rsidRDefault="00C15197" w:rsidP="00C15197">
            <w:pPr>
              <w:ind w:left="57" w:right="57" w:firstLine="0"/>
              <w:rPr>
                <w:sz w:val="22"/>
              </w:rPr>
            </w:pPr>
            <w:r w:rsidRPr="00947ED1">
              <w:rPr>
                <w:sz w:val="22"/>
              </w:rPr>
              <w:t>Да</w:t>
            </w:r>
          </w:p>
        </w:tc>
        <w:tc>
          <w:tcPr>
            <w:tcW w:w="316" w:type="pct"/>
          </w:tcPr>
          <w:p w14:paraId="79152A2E" w14:textId="77777777" w:rsidR="00C15197" w:rsidRPr="00947ED1" w:rsidRDefault="00C15197" w:rsidP="00C15197">
            <w:pPr>
              <w:ind w:left="57" w:right="57" w:firstLine="0"/>
              <w:rPr>
                <w:sz w:val="22"/>
              </w:rPr>
            </w:pPr>
            <w:r w:rsidRPr="00947ED1">
              <w:rPr>
                <w:sz w:val="22"/>
              </w:rPr>
              <w:t>=4</w:t>
            </w:r>
          </w:p>
        </w:tc>
        <w:tc>
          <w:tcPr>
            <w:tcW w:w="2043" w:type="pct"/>
          </w:tcPr>
          <w:p w14:paraId="3C00238B" w14:textId="77777777" w:rsidR="00C15197" w:rsidRPr="00947ED1" w:rsidRDefault="00C15197" w:rsidP="00C15197">
            <w:pPr>
              <w:pStyle w:val="GOSTTablenorm"/>
            </w:pPr>
            <w:r w:rsidRPr="00947ED1">
              <w:t>Указывается значение кода ТОФК, осуществляющего ведение бюджетного учета</w:t>
            </w:r>
          </w:p>
        </w:tc>
      </w:tr>
      <w:tr w:rsidR="00D94FAA" w:rsidRPr="0077563F" w14:paraId="5F83EBFE" w14:textId="77777777" w:rsidTr="00714BF3">
        <w:tc>
          <w:tcPr>
            <w:tcW w:w="1100" w:type="pct"/>
          </w:tcPr>
          <w:p w14:paraId="4762D78F" w14:textId="310843FD" w:rsidR="00D94FAA" w:rsidRPr="00947ED1" w:rsidRDefault="00D94FAA" w:rsidP="00D94FAA">
            <w:pPr>
              <w:ind w:left="57" w:right="57" w:firstLine="0"/>
              <w:rPr>
                <w:sz w:val="22"/>
              </w:rPr>
            </w:pPr>
            <w:r w:rsidRPr="00D94FAA">
              <w:t>Код ТОФК ЦС по ЛС</w:t>
            </w:r>
          </w:p>
        </w:tc>
        <w:tc>
          <w:tcPr>
            <w:tcW w:w="750" w:type="pct"/>
          </w:tcPr>
          <w:p w14:paraId="35F46470" w14:textId="2465AF88" w:rsidR="00D94FAA" w:rsidRPr="009A14C3" w:rsidRDefault="00D94FAA" w:rsidP="00D94FAA">
            <w:pPr>
              <w:pStyle w:val="GOSTTablenorm"/>
              <w:rPr>
                <w:lang w:val="en-US"/>
              </w:rPr>
            </w:pPr>
            <w:r w:rsidRPr="009A14C3">
              <w:rPr>
                <w:lang w:val="en-US"/>
              </w:rPr>
              <w:t>SI_CODETOFKCS</w:t>
            </w:r>
          </w:p>
        </w:tc>
        <w:tc>
          <w:tcPr>
            <w:tcW w:w="500" w:type="pct"/>
          </w:tcPr>
          <w:p w14:paraId="7BBDEE35" w14:textId="7F6ED7F2" w:rsidR="00D94FAA" w:rsidRPr="00947ED1" w:rsidRDefault="00D94FAA" w:rsidP="00D94FAA">
            <w:pPr>
              <w:ind w:left="57" w:right="57" w:firstLine="0"/>
              <w:rPr>
                <w:sz w:val="22"/>
              </w:rPr>
            </w:pPr>
            <w:r w:rsidRPr="00947ED1">
              <w:rPr>
                <w:sz w:val="22"/>
              </w:rPr>
              <w:t>Строка</w:t>
            </w:r>
          </w:p>
        </w:tc>
        <w:tc>
          <w:tcPr>
            <w:tcW w:w="291" w:type="pct"/>
          </w:tcPr>
          <w:p w14:paraId="40685912" w14:textId="5A5F670F" w:rsidR="00D94FAA" w:rsidRPr="00947ED1" w:rsidRDefault="00D94FAA" w:rsidP="00D94FAA">
            <w:pPr>
              <w:ind w:left="57" w:right="57" w:firstLine="0"/>
              <w:rPr>
                <w:sz w:val="22"/>
              </w:rPr>
            </w:pPr>
            <w:r w:rsidRPr="00947ED1">
              <w:rPr>
                <w:sz w:val="22"/>
              </w:rPr>
              <w:t>Да</w:t>
            </w:r>
          </w:p>
        </w:tc>
        <w:tc>
          <w:tcPr>
            <w:tcW w:w="316" w:type="pct"/>
          </w:tcPr>
          <w:p w14:paraId="7E2DDE14" w14:textId="190185F0" w:rsidR="00D94FAA" w:rsidRPr="00947ED1" w:rsidRDefault="00D94FAA" w:rsidP="00D94FAA">
            <w:pPr>
              <w:ind w:left="57" w:right="57" w:firstLine="0"/>
              <w:rPr>
                <w:sz w:val="22"/>
              </w:rPr>
            </w:pPr>
            <w:r w:rsidRPr="00947ED1">
              <w:rPr>
                <w:sz w:val="22"/>
              </w:rPr>
              <w:t>=4</w:t>
            </w:r>
          </w:p>
        </w:tc>
        <w:tc>
          <w:tcPr>
            <w:tcW w:w="2043" w:type="pct"/>
          </w:tcPr>
          <w:p w14:paraId="40AD9D9A" w14:textId="06E8CC13" w:rsidR="00D94FAA" w:rsidRPr="00947ED1" w:rsidRDefault="00D94FAA" w:rsidP="00D94FAA">
            <w:pPr>
              <w:pStyle w:val="GOSTTablenorm"/>
            </w:pPr>
            <w:r w:rsidRPr="000231AE">
              <w:t>Указывается значение кода ТОФК обслуживания ЛС плательщика</w:t>
            </w:r>
          </w:p>
        </w:tc>
      </w:tr>
      <w:tr w:rsidR="00D94FAA" w:rsidRPr="0077563F" w14:paraId="09303226" w14:textId="77777777" w:rsidTr="00714BF3">
        <w:tc>
          <w:tcPr>
            <w:tcW w:w="1100" w:type="pct"/>
          </w:tcPr>
          <w:p w14:paraId="739588F9" w14:textId="39D9EA46" w:rsidR="00D94FAA" w:rsidRPr="00965CA2" w:rsidRDefault="00D94FAA" w:rsidP="001C4032">
            <w:pPr>
              <w:ind w:left="57" w:right="57" w:firstLine="0"/>
            </w:pPr>
            <w:r w:rsidRPr="00965CA2">
              <w:rPr>
                <w:szCs w:val="22"/>
              </w:rPr>
              <w:t>КБК плательщика</w:t>
            </w:r>
          </w:p>
        </w:tc>
        <w:tc>
          <w:tcPr>
            <w:tcW w:w="750" w:type="pct"/>
          </w:tcPr>
          <w:p w14:paraId="4AB4BE47" w14:textId="0F85071B" w:rsidR="00D94FAA" w:rsidRPr="009A14C3" w:rsidRDefault="00D94FAA" w:rsidP="00D94FAA">
            <w:pPr>
              <w:pStyle w:val="GOSTTablenorm"/>
              <w:rPr>
                <w:lang w:val="en-US"/>
              </w:rPr>
            </w:pPr>
            <w:r w:rsidRPr="009A14C3">
              <w:rPr>
                <w:lang w:val="en-US"/>
              </w:rPr>
              <w:t>KBK</w:t>
            </w:r>
          </w:p>
        </w:tc>
        <w:tc>
          <w:tcPr>
            <w:tcW w:w="500" w:type="pct"/>
          </w:tcPr>
          <w:p w14:paraId="12F49385" w14:textId="77777777" w:rsidR="00D94FAA" w:rsidRPr="00965CA2" w:rsidRDefault="00D94FAA" w:rsidP="00D94FAA">
            <w:pPr>
              <w:ind w:left="57" w:right="57" w:firstLine="0"/>
              <w:rPr>
                <w:sz w:val="22"/>
                <w:szCs w:val="22"/>
              </w:rPr>
            </w:pPr>
            <w:r w:rsidRPr="00965CA2">
              <w:rPr>
                <w:sz w:val="22"/>
              </w:rPr>
              <w:t>Строка</w:t>
            </w:r>
          </w:p>
        </w:tc>
        <w:tc>
          <w:tcPr>
            <w:tcW w:w="291" w:type="pct"/>
          </w:tcPr>
          <w:p w14:paraId="4BCC141B" w14:textId="77777777" w:rsidR="00D94FAA" w:rsidRPr="00965CA2" w:rsidRDefault="00D94FAA" w:rsidP="00D94FAA">
            <w:pPr>
              <w:ind w:left="57" w:right="57" w:firstLine="0"/>
              <w:rPr>
                <w:sz w:val="22"/>
                <w:szCs w:val="22"/>
              </w:rPr>
            </w:pPr>
            <w:r>
              <w:rPr>
                <w:sz w:val="22"/>
                <w:szCs w:val="22"/>
              </w:rPr>
              <w:t>Да</w:t>
            </w:r>
          </w:p>
        </w:tc>
        <w:tc>
          <w:tcPr>
            <w:tcW w:w="316" w:type="pct"/>
          </w:tcPr>
          <w:p w14:paraId="6F2C31E3" w14:textId="77777777" w:rsidR="00D94FAA" w:rsidRPr="00965CA2" w:rsidRDefault="00D94FAA" w:rsidP="00D94FAA">
            <w:pPr>
              <w:ind w:left="57" w:right="57" w:firstLine="0"/>
              <w:rPr>
                <w:sz w:val="22"/>
              </w:rPr>
            </w:pPr>
            <w:r w:rsidRPr="00965CA2">
              <w:rPr>
                <w:szCs w:val="22"/>
                <w:lang w:val="en-US"/>
              </w:rPr>
              <w:t>=20</w:t>
            </w:r>
          </w:p>
        </w:tc>
        <w:tc>
          <w:tcPr>
            <w:tcW w:w="2043" w:type="pct"/>
          </w:tcPr>
          <w:p w14:paraId="6D5C4E2E" w14:textId="61E56ED6" w:rsidR="00D94FAA" w:rsidRPr="00965CA2" w:rsidRDefault="00D94FAA" w:rsidP="001C4032">
            <w:pPr>
              <w:pStyle w:val="GOSTTablenorm"/>
            </w:pPr>
            <w:r w:rsidRPr="00965CA2">
              <w:rPr>
                <w:bCs/>
              </w:rPr>
              <w:t>Указывается код по бюджетной классификации для отражения операции на ЛС плательщика</w:t>
            </w:r>
          </w:p>
        </w:tc>
      </w:tr>
      <w:tr w:rsidR="00D94FAA" w:rsidRPr="0077563F" w14:paraId="2C199517" w14:textId="77777777" w:rsidTr="00714BF3">
        <w:tc>
          <w:tcPr>
            <w:tcW w:w="1100" w:type="pct"/>
          </w:tcPr>
          <w:p w14:paraId="1900A3F7" w14:textId="77777777" w:rsidR="00D94FAA" w:rsidRPr="00965CA2" w:rsidRDefault="00D94FAA" w:rsidP="00D94FAA">
            <w:pPr>
              <w:ind w:left="57" w:right="57" w:firstLine="0"/>
              <w:rPr>
                <w:szCs w:val="22"/>
              </w:rPr>
            </w:pPr>
            <w:r w:rsidRPr="00965CA2">
              <w:t>ИГК плательщика</w:t>
            </w:r>
          </w:p>
        </w:tc>
        <w:tc>
          <w:tcPr>
            <w:tcW w:w="750" w:type="pct"/>
          </w:tcPr>
          <w:p w14:paraId="489EEB22" w14:textId="77777777" w:rsidR="00D94FAA" w:rsidRPr="00E03490" w:rsidRDefault="00D94FAA" w:rsidP="00D94FAA">
            <w:pPr>
              <w:pStyle w:val="GOSTTablenorm"/>
              <w:rPr>
                <w:highlight w:val="yellow"/>
                <w:lang w:val="en-US"/>
              </w:rPr>
            </w:pPr>
            <w:r w:rsidRPr="008B55A4">
              <w:t>CNT_IGK</w:t>
            </w:r>
          </w:p>
        </w:tc>
        <w:tc>
          <w:tcPr>
            <w:tcW w:w="500" w:type="pct"/>
          </w:tcPr>
          <w:p w14:paraId="13AF5E3B" w14:textId="77777777" w:rsidR="00D94FAA" w:rsidRPr="00965CA2" w:rsidRDefault="00D94FAA" w:rsidP="00D94FAA">
            <w:pPr>
              <w:ind w:left="57" w:right="57" w:firstLine="0"/>
              <w:rPr>
                <w:sz w:val="22"/>
              </w:rPr>
            </w:pPr>
            <w:r w:rsidRPr="00965CA2">
              <w:rPr>
                <w:sz w:val="22"/>
                <w:szCs w:val="22"/>
              </w:rPr>
              <w:t>Строка</w:t>
            </w:r>
          </w:p>
        </w:tc>
        <w:tc>
          <w:tcPr>
            <w:tcW w:w="291" w:type="pct"/>
          </w:tcPr>
          <w:p w14:paraId="49BEBFF8" w14:textId="7CAE3DAC" w:rsidR="00D94FAA" w:rsidRDefault="00073A55" w:rsidP="00D94FAA">
            <w:pPr>
              <w:ind w:left="57" w:right="57" w:firstLine="0"/>
              <w:rPr>
                <w:sz w:val="22"/>
                <w:szCs w:val="22"/>
              </w:rPr>
            </w:pPr>
            <w:ins w:id="1065" w:author="Великанова Алевтина Николаевна TSE-105716" w:date="2025-04-25T13:24:00Z">
              <w:r>
                <w:rPr>
                  <w:sz w:val="22"/>
                  <w:szCs w:val="22"/>
                </w:rPr>
                <w:t>Нет</w:t>
              </w:r>
            </w:ins>
          </w:p>
        </w:tc>
        <w:tc>
          <w:tcPr>
            <w:tcW w:w="316" w:type="pct"/>
          </w:tcPr>
          <w:p w14:paraId="35D77253" w14:textId="77777777" w:rsidR="00D94FAA" w:rsidRPr="00965CA2" w:rsidRDefault="00D94FAA" w:rsidP="00D94FAA">
            <w:pPr>
              <w:ind w:left="57" w:right="57" w:firstLine="0"/>
              <w:rPr>
                <w:szCs w:val="22"/>
                <w:lang w:val="en-US"/>
              </w:rPr>
            </w:pPr>
            <w:r w:rsidRPr="00965CA2">
              <w:rPr>
                <w:sz w:val="22"/>
              </w:rPr>
              <w:t>&lt;=25</w:t>
            </w:r>
          </w:p>
        </w:tc>
        <w:tc>
          <w:tcPr>
            <w:tcW w:w="2043" w:type="pct"/>
          </w:tcPr>
          <w:p w14:paraId="1412B0E9" w14:textId="4C84A72E" w:rsidR="00D94FAA" w:rsidRPr="00965CA2" w:rsidRDefault="00D94FAA" w:rsidP="001C4032">
            <w:pPr>
              <w:pStyle w:val="GOSTTablenorm"/>
              <w:rPr>
                <w:bCs/>
              </w:rPr>
            </w:pPr>
            <w:r w:rsidRPr="00965CA2">
              <w:t>Указывается идентификатор государственного контракта, соглашения, договора плательщика</w:t>
            </w:r>
          </w:p>
        </w:tc>
      </w:tr>
      <w:tr w:rsidR="00481ED8" w:rsidRPr="0077563F" w14:paraId="2DB21C3F" w14:textId="77777777" w:rsidTr="00714BF3">
        <w:tc>
          <w:tcPr>
            <w:tcW w:w="1100" w:type="pct"/>
          </w:tcPr>
          <w:p w14:paraId="14C46478" w14:textId="12094490" w:rsidR="00481ED8" w:rsidRPr="00965CA2" w:rsidRDefault="00481ED8" w:rsidP="00481ED8">
            <w:pPr>
              <w:ind w:left="57" w:right="57" w:firstLine="0"/>
            </w:pPr>
            <w:r>
              <w:t>Признак БПР</w:t>
            </w:r>
          </w:p>
        </w:tc>
        <w:tc>
          <w:tcPr>
            <w:tcW w:w="750" w:type="pct"/>
          </w:tcPr>
          <w:p w14:paraId="4D4F1B59" w14:textId="08980502" w:rsidR="00481ED8" w:rsidRPr="008B55A4" w:rsidRDefault="00481ED8" w:rsidP="00481ED8">
            <w:pPr>
              <w:pStyle w:val="GOSTTablenorm"/>
            </w:pPr>
            <w:r w:rsidRPr="00E03490">
              <w:t>BRE_NOSPENDINGRIGHT</w:t>
            </w:r>
          </w:p>
        </w:tc>
        <w:tc>
          <w:tcPr>
            <w:tcW w:w="500" w:type="pct"/>
          </w:tcPr>
          <w:p w14:paraId="6ED8F14F" w14:textId="4B04D626" w:rsidR="00481ED8" w:rsidRPr="00965CA2" w:rsidRDefault="00481ED8" w:rsidP="00481ED8">
            <w:pPr>
              <w:ind w:left="57" w:right="57" w:firstLine="0"/>
              <w:rPr>
                <w:sz w:val="22"/>
                <w:szCs w:val="22"/>
              </w:rPr>
            </w:pPr>
            <w:r w:rsidRPr="00CF7875">
              <w:rPr>
                <w:sz w:val="22"/>
                <w:szCs w:val="22"/>
              </w:rPr>
              <w:t>Логический</w:t>
            </w:r>
          </w:p>
        </w:tc>
        <w:tc>
          <w:tcPr>
            <w:tcW w:w="291" w:type="pct"/>
          </w:tcPr>
          <w:p w14:paraId="13AE4496" w14:textId="13984108" w:rsidR="00481ED8" w:rsidRDefault="00481ED8" w:rsidP="00481ED8">
            <w:pPr>
              <w:ind w:left="57" w:right="57" w:firstLine="0"/>
              <w:rPr>
                <w:sz w:val="22"/>
                <w:szCs w:val="22"/>
              </w:rPr>
            </w:pPr>
            <w:r w:rsidRPr="00CF7875">
              <w:rPr>
                <w:sz w:val="22"/>
                <w:szCs w:val="22"/>
              </w:rPr>
              <w:t>Да</w:t>
            </w:r>
          </w:p>
        </w:tc>
        <w:tc>
          <w:tcPr>
            <w:tcW w:w="316" w:type="pct"/>
          </w:tcPr>
          <w:p w14:paraId="1F89DCBA" w14:textId="53037F7C" w:rsidR="00481ED8" w:rsidRPr="00965CA2" w:rsidRDefault="00481ED8" w:rsidP="00481ED8">
            <w:pPr>
              <w:ind w:left="57" w:right="57" w:firstLine="0"/>
              <w:rPr>
                <w:sz w:val="22"/>
              </w:rPr>
            </w:pPr>
            <w:r w:rsidRPr="00CF7875">
              <w:rPr>
                <w:sz w:val="22"/>
                <w:szCs w:val="22"/>
              </w:rPr>
              <w:t>-</w:t>
            </w:r>
          </w:p>
        </w:tc>
        <w:tc>
          <w:tcPr>
            <w:tcW w:w="2043" w:type="pct"/>
          </w:tcPr>
          <w:p w14:paraId="483E9F00" w14:textId="77777777" w:rsidR="00481ED8" w:rsidRDefault="00481ED8" w:rsidP="00481ED8">
            <w:pPr>
              <w:pStyle w:val="GOSTTablenorm"/>
              <w:rPr>
                <w:szCs w:val="22"/>
              </w:rPr>
            </w:pPr>
            <w:r>
              <w:rPr>
                <w:szCs w:val="22"/>
              </w:rPr>
              <w:t>Указывается признак</w:t>
            </w:r>
            <w:r>
              <w:t xml:space="preserve"> являются ли средства без права расходования на начало года</w:t>
            </w:r>
            <w:r>
              <w:rPr>
                <w:szCs w:val="22"/>
              </w:rPr>
              <w:t>.</w:t>
            </w:r>
          </w:p>
          <w:p w14:paraId="25668C82" w14:textId="77777777" w:rsidR="00481ED8" w:rsidRPr="00CF7875" w:rsidRDefault="00481ED8" w:rsidP="00481ED8">
            <w:pPr>
              <w:pStyle w:val="GOSTTablenorm"/>
              <w:rPr>
                <w:szCs w:val="22"/>
              </w:rPr>
            </w:pPr>
            <w:r w:rsidRPr="00CF7875">
              <w:rPr>
                <w:szCs w:val="22"/>
              </w:rPr>
              <w:t>Возможные значения:</w:t>
            </w:r>
          </w:p>
          <w:p w14:paraId="6A2911F8" w14:textId="7AFCE303" w:rsidR="00481ED8" w:rsidDel="0097474F" w:rsidRDefault="00481ED8" w:rsidP="0097474F">
            <w:pPr>
              <w:pStyle w:val="GOSTTableListMark1"/>
              <w:tabs>
                <w:tab w:val="num" w:pos="369"/>
              </w:tabs>
              <w:ind w:left="369"/>
              <w:rPr>
                <w:del w:id="1066" w:author="Великанова Алевтина Николаевна TSE-105726" w:date="2025-08-21T12:19:00Z"/>
                <w:szCs w:val="22"/>
              </w:rPr>
            </w:pPr>
            <w:r w:rsidRPr="00CF7875">
              <w:rPr>
                <w:szCs w:val="22"/>
              </w:rPr>
              <w:t xml:space="preserve">«true» </w:t>
            </w:r>
            <w:r w:rsidR="001C4032" w:rsidRPr="00965CA2">
              <w:t>–</w:t>
            </w:r>
            <w:r w:rsidRPr="00CF7875">
              <w:rPr>
                <w:szCs w:val="22"/>
              </w:rPr>
              <w:t xml:space="preserve"> да;</w:t>
            </w:r>
          </w:p>
          <w:p w14:paraId="2A3D4057" w14:textId="77777777" w:rsidR="0097474F" w:rsidRDefault="0097474F" w:rsidP="00481ED8">
            <w:pPr>
              <w:pStyle w:val="GOSTTableListMark1"/>
              <w:tabs>
                <w:tab w:val="num" w:pos="369"/>
              </w:tabs>
              <w:ind w:left="369"/>
              <w:rPr>
                <w:ins w:id="1067" w:author="Великанова Алевтина Николаевна TSE-105726" w:date="2025-08-21T12:19:00Z"/>
                <w:szCs w:val="22"/>
              </w:rPr>
            </w:pPr>
          </w:p>
          <w:p w14:paraId="06E581D2" w14:textId="107F81FF" w:rsidR="00481ED8" w:rsidRPr="00965CA2" w:rsidRDefault="00481ED8" w:rsidP="0097474F">
            <w:pPr>
              <w:pStyle w:val="GOSTTableListMark1"/>
              <w:tabs>
                <w:tab w:val="num" w:pos="369"/>
              </w:tabs>
              <w:ind w:left="369"/>
            </w:pPr>
            <w:r w:rsidRPr="0097474F">
              <w:rPr>
                <w:szCs w:val="22"/>
              </w:rPr>
              <w:t xml:space="preserve">«false» </w:t>
            </w:r>
            <w:r w:rsidR="001C4032" w:rsidRPr="00965CA2">
              <w:t>–</w:t>
            </w:r>
            <w:r w:rsidRPr="0097474F">
              <w:rPr>
                <w:szCs w:val="22"/>
              </w:rPr>
              <w:t xml:space="preserve"> нет</w:t>
            </w:r>
          </w:p>
        </w:tc>
      </w:tr>
      <w:tr w:rsidR="0097474F" w:rsidRPr="0077563F" w14:paraId="37065615" w14:textId="77777777" w:rsidTr="00714BF3">
        <w:tc>
          <w:tcPr>
            <w:tcW w:w="1100" w:type="pct"/>
          </w:tcPr>
          <w:p w14:paraId="7CDE72FB" w14:textId="2AD5E9DD" w:rsidR="0097474F" w:rsidRPr="0097474F" w:rsidRDefault="0097474F" w:rsidP="0097474F">
            <w:pPr>
              <w:ind w:left="57" w:right="57" w:firstLine="0"/>
            </w:pPr>
            <w:r>
              <w:t xml:space="preserve">Признак перехода на </w:t>
            </w:r>
            <w:r>
              <w:rPr>
                <w:lang w:val="en-US"/>
              </w:rPr>
              <w:t>SVAP</w:t>
            </w:r>
          </w:p>
        </w:tc>
        <w:tc>
          <w:tcPr>
            <w:tcW w:w="750" w:type="pct"/>
          </w:tcPr>
          <w:p w14:paraId="7CEDFEB1" w14:textId="5F5D2C98" w:rsidR="0097474F" w:rsidRPr="00E03490" w:rsidRDefault="0097474F" w:rsidP="0097474F">
            <w:pPr>
              <w:pStyle w:val="GOSTTablenorm"/>
            </w:pPr>
            <w:r>
              <w:t>SI_SIGN_SVAP</w:t>
            </w:r>
          </w:p>
        </w:tc>
        <w:tc>
          <w:tcPr>
            <w:tcW w:w="500" w:type="pct"/>
          </w:tcPr>
          <w:p w14:paraId="5150C1B6" w14:textId="30A673BF" w:rsidR="0097474F" w:rsidRPr="00CF7875" w:rsidRDefault="0097474F" w:rsidP="0097474F">
            <w:pPr>
              <w:ind w:left="57" w:right="57" w:firstLine="0"/>
              <w:rPr>
                <w:sz w:val="22"/>
                <w:szCs w:val="22"/>
              </w:rPr>
            </w:pPr>
            <w:r w:rsidRPr="00CF7875">
              <w:rPr>
                <w:sz w:val="22"/>
                <w:szCs w:val="22"/>
              </w:rPr>
              <w:t>Логический</w:t>
            </w:r>
          </w:p>
        </w:tc>
        <w:tc>
          <w:tcPr>
            <w:tcW w:w="291" w:type="pct"/>
          </w:tcPr>
          <w:p w14:paraId="2224553C" w14:textId="7CB34060" w:rsidR="0097474F" w:rsidRPr="00CF7875" w:rsidRDefault="0097474F" w:rsidP="0097474F">
            <w:pPr>
              <w:ind w:left="57" w:right="57" w:firstLine="0"/>
              <w:rPr>
                <w:sz w:val="22"/>
                <w:szCs w:val="22"/>
              </w:rPr>
            </w:pPr>
            <w:r w:rsidRPr="00CF7875">
              <w:rPr>
                <w:sz w:val="22"/>
                <w:szCs w:val="22"/>
              </w:rPr>
              <w:t>Да</w:t>
            </w:r>
          </w:p>
        </w:tc>
        <w:tc>
          <w:tcPr>
            <w:tcW w:w="316" w:type="pct"/>
          </w:tcPr>
          <w:p w14:paraId="66E6AAC6" w14:textId="03B9997E" w:rsidR="0097474F" w:rsidRPr="00CF7875" w:rsidRDefault="0097474F" w:rsidP="0097474F">
            <w:pPr>
              <w:ind w:left="57" w:right="57" w:firstLine="0"/>
              <w:rPr>
                <w:sz w:val="22"/>
                <w:szCs w:val="22"/>
              </w:rPr>
            </w:pPr>
            <w:r w:rsidRPr="00CF7875">
              <w:rPr>
                <w:sz w:val="22"/>
                <w:szCs w:val="22"/>
              </w:rPr>
              <w:t>-</w:t>
            </w:r>
          </w:p>
        </w:tc>
        <w:tc>
          <w:tcPr>
            <w:tcW w:w="2043" w:type="pct"/>
          </w:tcPr>
          <w:p w14:paraId="02421892" w14:textId="16602E65" w:rsidR="0097474F" w:rsidRPr="001C4032" w:rsidRDefault="0097474F" w:rsidP="0097474F">
            <w:pPr>
              <w:pStyle w:val="GOSTTablenorm"/>
              <w:rPr>
                <w:szCs w:val="22"/>
              </w:rPr>
            </w:pPr>
            <w:r>
              <w:rPr>
                <w:szCs w:val="22"/>
              </w:rPr>
              <w:t>Указывается признак</w:t>
            </w:r>
            <w:r>
              <w:t xml:space="preserve"> перехода на </w:t>
            </w:r>
            <w:r>
              <w:rPr>
                <w:lang w:val="en-US"/>
              </w:rPr>
              <w:t>SVAP</w:t>
            </w:r>
            <w:r w:rsidR="001C4032">
              <w:t>.</w:t>
            </w:r>
          </w:p>
          <w:p w14:paraId="3CB54971" w14:textId="77777777" w:rsidR="0097474F" w:rsidRPr="00CF7875" w:rsidRDefault="0097474F" w:rsidP="0097474F">
            <w:pPr>
              <w:pStyle w:val="GOSTTablenorm"/>
              <w:rPr>
                <w:szCs w:val="22"/>
              </w:rPr>
            </w:pPr>
            <w:r w:rsidRPr="00CF7875">
              <w:rPr>
                <w:szCs w:val="22"/>
              </w:rPr>
              <w:t>Возможные значения:</w:t>
            </w:r>
          </w:p>
          <w:p w14:paraId="3FE1A2DE" w14:textId="5EF9287A" w:rsidR="0097474F" w:rsidRDefault="0097474F" w:rsidP="0097474F">
            <w:pPr>
              <w:pStyle w:val="GOSTTableListMark1"/>
              <w:tabs>
                <w:tab w:val="num" w:pos="369"/>
              </w:tabs>
              <w:ind w:left="369"/>
              <w:rPr>
                <w:szCs w:val="22"/>
              </w:rPr>
            </w:pPr>
            <w:r w:rsidRPr="00CF7875">
              <w:rPr>
                <w:szCs w:val="22"/>
              </w:rPr>
              <w:t xml:space="preserve">«true» </w:t>
            </w:r>
            <w:r w:rsidR="001C4032" w:rsidRPr="00965CA2">
              <w:t>–</w:t>
            </w:r>
            <w:r w:rsidRPr="00CF7875">
              <w:rPr>
                <w:szCs w:val="22"/>
              </w:rPr>
              <w:t xml:space="preserve"> да;</w:t>
            </w:r>
          </w:p>
          <w:p w14:paraId="3A324ED0" w14:textId="708E18F4" w:rsidR="0097474F" w:rsidRPr="0097474F" w:rsidRDefault="0097474F" w:rsidP="0097474F">
            <w:pPr>
              <w:pStyle w:val="GOSTTableListMark1"/>
              <w:tabs>
                <w:tab w:val="num" w:pos="369"/>
              </w:tabs>
              <w:ind w:left="369"/>
              <w:rPr>
                <w:szCs w:val="22"/>
              </w:rPr>
            </w:pPr>
            <w:r w:rsidRPr="0097474F">
              <w:rPr>
                <w:szCs w:val="22"/>
              </w:rPr>
              <w:t xml:space="preserve">«false» </w:t>
            </w:r>
            <w:r w:rsidR="001C4032" w:rsidRPr="00965CA2">
              <w:t>–</w:t>
            </w:r>
            <w:r w:rsidRPr="0097474F">
              <w:rPr>
                <w:szCs w:val="22"/>
              </w:rPr>
              <w:t xml:space="preserve"> нет</w:t>
            </w:r>
          </w:p>
        </w:tc>
      </w:tr>
      <w:tr w:rsidR="00A413C3" w:rsidRPr="0077563F" w14:paraId="5BDE5429" w14:textId="77777777" w:rsidTr="00714BF3">
        <w:tc>
          <w:tcPr>
            <w:tcW w:w="1100" w:type="pct"/>
          </w:tcPr>
          <w:p w14:paraId="7EC3796A" w14:textId="6AFD5E70" w:rsidR="00A413C3" w:rsidRDefault="00A413C3" w:rsidP="00A413C3">
            <w:pPr>
              <w:ind w:left="57" w:right="57" w:firstLine="0"/>
            </w:pPr>
            <w:r w:rsidRPr="008C0C44">
              <w:t>Признак внутреннего учета (БПР)</w:t>
            </w:r>
          </w:p>
        </w:tc>
        <w:tc>
          <w:tcPr>
            <w:tcW w:w="750" w:type="pct"/>
          </w:tcPr>
          <w:p w14:paraId="2C15C7C0" w14:textId="151CD74A" w:rsidR="00A413C3" w:rsidRDefault="00A413C3" w:rsidP="00A413C3">
            <w:pPr>
              <w:pStyle w:val="GOSTTablenorm"/>
            </w:pPr>
            <w:r>
              <w:t>S_SIGNACCOUNTINGPURKS</w:t>
            </w:r>
          </w:p>
        </w:tc>
        <w:tc>
          <w:tcPr>
            <w:tcW w:w="500" w:type="pct"/>
          </w:tcPr>
          <w:p w14:paraId="5A9CEE7C" w14:textId="0E7BFB3E" w:rsidR="00A413C3" w:rsidRPr="00CF7875" w:rsidRDefault="00A413C3" w:rsidP="00A413C3">
            <w:pPr>
              <w:ind w:left="57" w:right="57" w:firstLine="0"/>
              <w:rPr>
                <w:sz w:val="22"/>
                <w:szCs w:val="22"/>
              </w:rPr>
            </w:pPr>
            <w:r>
              <w:rPr>
                <w:sz w:val="22"/>
                <w:szCs w:val="22"/>
              </w:rPr>
              <w:t>Логический</w:t>
            </w:r>
          </w:p>
        </w:tc>
        <w:tc>
          <w:tcPr>
            <w:tcW w:w="291" w:type="pct"/>
          </w:tcPr>
          <w:p w14:paraId="5175EDCD" w14:textId="45622655" w:rsidR="00A413C3" w:rsidRPr="00CF7875" w:rsidRDefault="00A413C3" w:rsidP="00A413C3">
            <w:pPr>
              <w:ind w:left="57" w:right="57" w:firstLine="0"/>
              <w:rPr>
                <w:sz w:val="22"/>
                <w:szCs w:val="22"/>
              </w:rPr>
            </w:pPr>
            <w:r>
              <w:rPr>
                <w:sz w:val="22"/>
                <w:szCs w:val="22"/>
              </w:rPr>
              <w:t>Нет</w:t>
            </w:r>
          </w:p>
        </w:tc>
        <w:tc>
          <w:tcPr>
            <w:tcW w:w="316" w:type="pct"/>
          </w:tcPr>
          <w:p w14:paraId="3430BABF" w14:textId="6165562E" w:rsidR="00A413C3" w:rsidRPr="00CF7875" w:rsidRDefault="00A413C3" w:rsidP="00A413C3">
            <w:pPr>
              <w:ind w:left="57" w:right="57" w:firstLine="0"/>
              <w:rPr>
                <w:sz w:val="22"/>
                <w:szCs w:val="22"/>
              </w:rPr>
            </w:pPr>
            <w:r>
              <w:rPr>
                <w:sz w:val="22"/>
                <w:szCs w:val="22"/>
              </w:rPr>
              <w:t>-</w:t>
            </w:r>
          </w:p>
        </w:tc>
        <w:tc>
          <w:tcPr>
            <w:tcW w:w="2043" w:type="pct"/>
          </w:tcPr>
          <w:p w14:paraId="07A8119C" w14:textId="77777777" w:rsidR="00A413C3" w:rsidRDefault="00A413C3" w:rsidP="00A413C3">
            <w:pPr>
              <w:pStyle w:val="GOSTTablenorm"/>
              <w:rPr>
                <w:szCs w:val="22"/>
              </w:rPr>
            </w:pPr>
            <w:r>
              <w:rPr>
                <w:szCs w:val="22"/>
              </w:rPr>
              <w:t>Указывается признак необходимости выполнения разрешения суммы остатка целевых средств по графе 4.</w:t>
            </w:r>
          </w:p>
          <w:p w14:paraId="55B83A8E" w14:textId="77777777" w:rsidR="00A413C3" w:rsidRPr="00CF7875" w:rsidRDefault="00A413C3" w:rsidP="00A413C3">
            <w:pPr>
              <w:pStyle w:val="GOSTTablenorm"/>
              <w:rPr>
                <w:szCs w:val="22"/>
              </w:rPr>
            </w:pPr>
            <w:r>
              <w:rPr>
                <w:szCs w:val="22"/>
              </w:rPr>
              <w:t xml:space="preserve"> </w:t>
            </w:r>
            <w:r w:rsidRPr="00CF7875">
              <w:rPr>
                <w:szCs w:val="22"/>
              </w:rPr>
              <w:t>Возможные значения:</w:t>
            </w:r>
          </w:p>
          <w:p w14:paraId="4F5F06E4" w14:textId="77777777" w:rsidR="00A413C3" w:rsidRDefault="00A413C3" w:rsidP="00A413C3">
            <w:pPr>
              <w:pStyle w:val="GOSTTableListMark1"/>
              <w:tabs>
                <w:tab w:val="num" w:pos="369"/>
              </w:tabs>
              <w:ind w:left="369"/>
              <w:rPr>
                <w:szCs w:val="22"/>
              </w:rPr>
            </w:pPr>
            <w:r w:rsidRPr="00CF7875">
              <w:rPr>
                <w:szCs w:val="22"/>
              </w:rPr>
              <w:t xml:space="preserve">«true» </w:t>
            </w:r>
            <w:r w:rsidRPr="00965CA2">
              <w:t>–</w:t>
            </w:r>
            <w:r w:rsidRPr="00CF7875">
              <w:rPr>
                <w:szCs w:val="22"/>
              </w:rPr>
              <w:t xml:space="preserve"> да;</w:t>
            </w:r>
          </w:p>
          <w:p w14:paraId="4C791318" w14:textId="6AD3833F" w:rsidR="00A413C3" w:rsidRPr="00A413C3" w:rsidRDefault="00A413C3" w:rsidP="00A413C3">
            <w:pPr>
              <w:pStyle w:val="GOSTTableListMark1"/>
              <w:tabs>
                <w:tab w:val="num" w:pos="369"/>
              </w:tabs>
              <w:ind w:left="369"/>
              <w:rPr>
                <w:szCs w:val="22"/>
              </w:rPr>
            </w:pPr>
            <w:r w:rsidRPr="00A413C3">
              <w:rPr>
                <w:szCs w:val="22"/>
              </w:rPr>
              <w:t xml:space="preserve">«false» </w:t>
            </w:r>
            <w:r w:rsidRPr="00965CA2">
              <w:t>–</w:t>
            </w:r>
            <w:r w:rsidRPr="00A413C3">
              <w:rPr>
                <w:szCs w:val="22"/>
              </w:rPr>
              <w:t xml:space="preserve"> нет</w:t>
            </w:r>
          </w:p>
        </w:tc>
      </w:tr>
      <w:tr w:rsidR="009A14C3" w:rsidRPr="0077563F" w14:paraId="6168B284" w14:textId="77777777" w:rsidTr="00714BF3">
        <w:trPr>
          <w:ins w:id="1068" w:author="Великанова Алевтина Николаевна TSE-117010" w:date="2025-11-21T12:01:00Z"/>
        </w:trPr>
        <w:tc>
          <w:tcPr>
            <w:tcW w:w="1100" w:type="pct"/>
          </w:tcPr>
          <w:p w14:paraId="60046980" w14:textId="41C72B55" w:rsidR="009A14C3" w:rsidRPr="008C0C44" w:rsidRDefault="009A14C3" w:rsidP="009A14C3">
            <w:pPr>
              <w:ind w:left="57" w:right="57" w:firstLine="0"/>
              <w:rPr>
                <w:ins w:id="1069" w:author="Великанова Алевтина Николаевна TSE-117010" w:date="2025-11-21T12:01:00Z"/>
              </w:rPr>
            </w:pPr>
            <w:ins w:id="1070" w:author="Великанова Алевтина Николаевна TSE-117010" w:date="2025-11-21T12:01:00Z">
              <w:r w:rsidRPr="001A561F" w:rsidDel="00E366DB">
                <w:t>Идентификатор</w:t>
              </w:r>
              <w:r>
                <w:t xml:space="preserve"> связанного</w:t>
              </w:r>
              <w:r w:rsidRPr="001A561F" w:rsidDel="00E366DB">
                <w:t xml:space="preserve"> </w:t>
              </w:r>
              <w:r>
                <w:t>Акта приемки передачи показателей лицевого счета</w:t>
              </w:r>
            </w:ins>
          </w:p>
        </w:tc>
        <w:tc>
          <w:tcPr>
            <w:tcW w:w="750" w:type="pct"/>
          </w:tcPr>
          <w:p w14:paraId="24502E2A" w14:textId="10D625D6" w:rsidR="009A14C3" w:rsidRDefault="009A14C3" w:rsidP="009A14C3">
            <w:pPr>
              <w:pStyle w:val="GOSTTablenorm"/>
              <w:rPr>
                <w:ins w:id="1071" w:author="Великанова Алевтина Николаевна TSE-117010" w:date="2025-11-21T12:01:00Z"/>
              </w:rPr>
            </w:pPr>
            <w:ins w:id="1072" w:author="Великанова Алевтина Николаевна TSE-117010" w:date="2025-11-21T12:01:00Z">
              <w:r w:rsidRPr="007E547B">
                <w:t>ParentDoc:</w:t>
              </w:r>
              <w:r w:rsidRPr="00E576D5" w:rsidDel="00E366DB">
                <w:t>StmInfrmtn_ParentDocGUID</w:t>
              </w:r>
            </w:ins>
          </w:p>
        </w:tc>
        <w:tc>
          <w:tcPr>
            <w:tcW w:w="500" w:type="pct"/>
          </w:tcPr>
          <w:p w14:paraId="3307D2DB" w14:textId="0C31ECBF" w:rsidR="009A14C3" w:rsidRDefault="009A14C3" w:rsidP="009A14C3">
            <w:pPr>
              <w:ind w:left="57" w:right="57" w:firstLine="0"/>
              <w:rPr>
                <w:ins w:id="1073" w:author="Великанова Алевтина Николаевна TSE-117010" w:date="2025-11-21T12:01:00Z"/>
                <w:sz w:val="22"/>
                <w:szCs w:val="22"/>
              </w:rPr>
            </w:pPr>
            <w:ins w:id="1074" w:author="Великанова Алевтина Николаевна TSE-117010" w:date="2025-11-21T12:02:00Z">
              <w:r w:rsidRPr="00F73791">
                <w:rPr>
                  <w:sz w:val="22"/>
                  <w:szCs w:val="22"/>
                </w:rPr>
                <w:t>GUID</w:t>
              </w:r>
            </w:ins>
          </w:p>
        </w:tc>
        <w:tc>
          <w:tcPr>
            <w:tcW w:w="291" w:type="pct"/>
          </w:tcPr>
          <w:p w14:paraId="4E30EDFB" w14:textId="3065FA9A" w:rsidR="009A14C3" w:rsidRDefault="009A14C3" w:rsidP="009A14C3">
            <w:pPr>
              <w:ind w:left="57" w:right="57" w:firstLine="0"/>
              <w:rPr>
                <w:ins w:id="1075" w:author="Великанова Алевтина Николаевна TSE-117010" w:date="2025-11-21T12:01:00Z"/>
                <w:sz w:val="22"/>
                <w:szCs w:val="22"/>
              </w:rPr>
            </w:pPr>
            <w:ins w:id="1076" w:author="Великанова Алевтина Николаевна TSE-117010" w:date="2025-11-21T12:02:00Z">
              <w:r>
                <w:rPr>
                  <w:sz w:val="22"/>
                  <w:szCs w:val="22"/>
                </w:rPr>
                <w:t xml:space="preserve">Нет </w:t>
              </w:r>
            </w:ins>
          </w:p>
        </w:tc>
        <w:tc>
          <w:tcPr>
            <w:tcW w:w="316" w:type="pct"/>
          </w:tcPr>
          <w:p w14:paraId="46268888" w14:textId="570D7711" w:rsidR="009A14C3" w:rsidRDefault="00C77FB3" w:rsidP="009A14C3">
            <w:pPr>
              <w:ind w:left="57" w:right="57" w:firstLine="0"/>
              <w:rPr>
                <w:ins w:id="1077" w:author="Великанова Алевтина Николаевна TSE-117010" w:date="2025-11-21T12:01:00Z"/>
                <w:sz w:val="22"/>
                <w:szCs w:val="22"/>
              </w:rPr>
            </w:pPr>
            <w:ins w:id="1078" w:author="Великанова Алевтина Николаевна TSE-117010" w:date="2025-11-21T12:12:00Z">
              <w:r w:rsidRPr="00F73791">
                <w:rPr>
                  <w:sz w:val="22"/>
                  <w:szCs w:val="22"/>
                </w:rPr>
                <w:t>=36</w:t>
              </w:r>
            </w:ins>
          </w:p>
        </w:tc>
        <w:tc>
          <w:tcPr>
            <w:tcW w:w="2043" w:type="pct"/>
          </w:tcPr>
          <w:p w14:paraId="4F5094C9" w14:textId="0C7FD873" w:rsidR="009A14C3" w:rsidRDefault="00EB68E3" w:rsidP="009A14C3">
            <w:pPr>
              <w:pStyle w:val="GOSTTablenorm"/>
              <w:rPr>
                <w:ins w:id="1079" w:author="Великанова Алевтина Николаевна TSE-117010" w:date="2025-11-21T12:01:00Z"/>
                <w:szCs w:val="22"/>
              </w:rPr>
            </w:pPr>
            <w:ins w:id="1080" w:author="Великанова Алевтина Николаевна TSE-117010" w:date="2025-11-21T12:19:00Z">
              <w:r>
                <w:t>Указывается гуид связанного</w:t>
              </w:r>
              <w:r w:rsidRPr="00965CA2">
                <w:t xml:space="preserve"> документа</w:t>
              </w:r>
              <w:r>
                <w:t xml:space="preserve"> Акт приемки передачи показателей лицевого счета</w:t>
              </w:r>
            </w:ins>
          </w:p>
        </w:tc>
      </w:tr>
      <w:tr w:rsidR="00EB68E3" w:rsidRPr="0077563F" w14:paraId="54A59D17" w14:textId="77777777" w:rsidTr="00714BF3">
        <w:trPr>
          <w:ins w:id="1081" w:author="Великанова Алевтина Николаевна TSE-117010" w:date="2025-11-21T12:01:00Z"/>
        </w:trPr>
        <w:tc>
          <w:tcPr>
            <w:tcW w:w="1100" w:type="pct"/>
          </w:tcPr>
          <w:p w14:paraId="079293DA" w14:textId="027640F0" w:rsidR="00EB68E3" w:rsidRPr="008C0C44" w:rsidRDefault="00EB68E3" w:rsidP="00EB68E3">
            <w:pPr>
              <w:ind w:left="57" w:right="57" w:firstLine="0"/>
              <w:rPr>
                <w:ins w:id="1082" w:author="Великанова Алевтина Николаевна TSE-117010" w:date="2025-11-21T12:01:00Z"/>
              </w:rPr>
            </w:pPr>
            <w:ins w:id="1083" w:author="Великанова Алевтина Николаевна TSE-117010" w:date="2025-11-21T12:01:00Z">
              <w:r w:rsidRPr="001A561F">
                <w:t xml:space="preserve">Номер </w:t>
              </w:r>
              <w:r>
                <w:t>связанного</w:t>
              </w:r>
              <w:r w:rsidRPr="001A561F" w:rsidDel="00E366DB">
                <w:t xml:space="preserve"> </w:t>
              </w:r>
              <w:r>
                <w:t>Акта приемки передачи показателей лицевого счета</w:t>
              </w:r>
            </w:ins>
          </w:p>
        </w:tc>
        <w:tc>
          <w:tcPr>
            <w:tcW w:w="750" w:type="pct"/>
          </w:tcPr>
          <w:p w14:paraId="1D3EB770" w14:textId="0DA5E186" w:rsidR="00EB68E3" w:rsidRDefault="00EB68E3" w:rsidP="00EB68E3">
            <w:pPr>
              <w:pStyle w:val="GOSTTablenorm"/>
              <w:rPr>
                <w:ins w:id="1084" w:author="Великанова Алевтина Николаевна TSE-117010" w:date="2025-11-21T12:01:00Z"/>
              </w:rPr>
            </w:pPr>
            <w:ins w:id="1085" w:author="Великанова Алевтина Николаевна TSE-117010" w:date="2025-11-21T12:01:00Z">
              <w:r w:rsidRPr="00635316">
                <w:t>ParentDoc:</w:t>
              </w:r>
              <w:r w:rsidRPr="00E576D5">
                <w:t>StmInfrmtn_ParentDocNumber</w:t>
              </w:r>
            </w:ins>
          </w:p>
        </w:tc>
        <w:tc>
          <w:tcPr>
            <w:tcW w:w="500" w:type="pct"/>
          </w:tcPr>
          <w:p w14:paraId="0A1001BB" w14:textId="70394643" w:rsidR="00EB68E3" w:rsidRDefault="00EB68E3" w:rsidP="00EB68E3">
            <w:pPr>
              <w:ind w:left="57" w:right="57" w:firstLine="0"/>
              <w:rPr>
                <w:ins w:id="1086" w:author="Великанова Алевтина Николаевна TSE-117010" w:date="2025-11-21T12:01:00Z"/>
                <w:sz w:val="22"/>
                <w:szCs w:val="22"/>
              </w:rPr>
            </w:pPr>
            <w:ins w:id="1087" w:author="Великанова Алевтина Николаевна TSE-117010" w:date="2025-11-21T12:02:00Z">
              <w:r w:rsidRPr="00965CA2">
                <w:rPr>
                  <w:sz w:val="22"/>
                  <w:szCs w:val="22"/>
                </w:rPr>
                <w:t>Строка</w:t>
              </w:r>
            </w:ins>
          </w:p>
        </w:tc>
        <w:tc>
          <w:tcPr>
            <w:tcW w:w="291" w:type="pct"/>
          </w:tcPr>
          <w:p w14:paraId="231F25B2" w14:textId="63986652" w:rsidR="00EB68E3" w:rsidRDefault="00EB68E3" w:rsidP="00EB68E3">
            <w:pPr>
              <w:ind w:left="57" w:right="57" w:firstLine="0"/>
              <w:rPr>
                <w:ins w:id="1088" w:author="Великанова Алевтина Николаевна TSE-117010" w:date="2025-11-21T12:01:00Z"/>
                <w:sz w:val="22"/>
                <w:szCs w:val="22"/>
              </w:rPr>
            </w:pPr>
            <w:ins w:id="1089" w:author="Великанова Алевтина Николаевна TSE-117010" w:date="2025-11-21T12:02:00Z">
              <w:r>
                <w:rPr>
                  <w:sz w:val="22"/>
                  <w:szCs w:val="22"/>
                </w:rPr>
                <w:t>Нет</w:t>
              </w:r>
            </w:ins>
          </w:p>
        </w:tc>
        <w:tc>
          <w:tcPr>
            <w:tcW w:w="316" w:type="pct"/>
          </w:tcPr>
          <w:p w14:paraId="7CF5F16E" w14:textId="4F269D90" w:rsidR="00EB68E3" w:rsidRDefault="00EB68E3" w:rsidP="00EB68E3">
            <w:pPr>
              <w:ind w:left="57" w:right="57" w:firstLine="0"/>
              <w:rPr>
                <w:ins w:id="1090" w:author="Великанова Алевтина Николаевна TSE-117010" w:date="2025-11-21T12:01:00Z"/>
                <w:sz w:val="22"/>
                <w:szCs w:val="22"/>
              </w:rPr>
            </w:pPr>
            <w:ins w:id="1091" w:author="Великанова Алевтина Николаевна TSE-117010" w:date="2025-11-21T12:15:00Z">
              <w:r w:rsidRPr="00C442DE">
                <w:t>&lt;= 15</w:t>
              </w:r>
            </w:ins>
          </w:p>
        </w:tc>
        <w:tc>
          <w:tcPr>
            <w:tcW w:w="2043" w:type="pct"/>
          </w:tcPr>
          <w:p w14:paraId="023C0C04" w14:textId="62477CEE" w:rsidR="00EB68E3" w:rsidRDefault="00EB68E3" w:rsidP="00EB68E3">
            <w:pPr>
              <w:pStyle w:val="GOSTTablenorm"/>
              <w:rPr>
                <w:ins w:id="1092" w:author="Великанова Алевтина Николаевна TSE-117010" w:date="2025-11-21T12:01:00Z"/>
                <w:szCs w:val="22"/>
              </w:rPr>
            </w:pPr>
            <w:ins w:id="1093" w:author="Великанова Алевтина Николаевна TSE-117010" w:date="2025-11-21T12:18:00Z">
              <w:r w:rsidRPr="00965CA2">
                <w:t>Указывается номер</w:t>
              </w:r>
            </w:ins>
            <w:ins w:id="1094" w:author="Великанова Алевтина Николаевна TSE-117010" w:date="2025-11-21T12:19:00Z">
              <w:r>
                <w:t xml:space="preserve"> связанного</w:t>
              </w:r>
            </w:ins>
            <w:ins w:id="1095" w:author="Великанова Алевтина Николаевна TSE-117010" w:date="2025-11-21T12:18:00Z">
              <w:r w:rsidRPr="00965CA2">
                <w:t xml:space="preserve"> документа</w:t>
              </w:r>
            </w:ins>
            <w:ins w:id="1096" w:author="Великанова Алевтина Николаевна TSE-117010" w:date="2025-11-21T12:19:00Z">
              <w:r>
                <w:t xml:space="preserve"> Акт приемки передачи показателей лицевого счета</w:t>
              </w:r>
            </w:ins>
          </w:p>
        </w:tc>
      </w:tr>
      <w:tr w:rsidR="00EB68E3" w:rsidRPr="0077563F" w14:paraId="49625EE0" w14:textId="77777777" w:rsidTr="00714BF3">
        <w:trPr>
          <w:ins w:id="1097" w:author="Великанова Алевтина Николаевна TSE-117010" w:date="2025-11-21T12:01:00Z"/>
        </w:trPr>
        <w:tc>
          <w:tcPr>
            <w:tcW w:w="1100" w:type="pct"/>
          </w:tcPr>
          <w:p w14:paraId="66F4E91A" w14:textId="2FC99D36" w:rsidR="00EB68E3" w:rsidRPr="008C0C44" w:rsidRDefault="00EB68E3" w:rsidP="00EB68E3">
            <w:pPr>
              <w:ind w:left="57" w:right="57" w:firstLine="0"/>
              <w:rPr>
                <w:ins w:id="1098" w:author="Великанова Алевтина Николаевна TSE-117010" w:date="2025-11-21T12:01:00Z"/>
              </w:rPr>
            </w:pPr>
            <w:ins w:id="1099" w:author="Великанова Алевтина Николаевна TSE-117010" w:date="2025-11-21T12:01:00Z">
              <w:r w:rsidRPr="001A561F">
                <w:t xml:space="preserve">Дата </w:t>
              </w:r>
              <w:r>
                <w:t>связанного</w:t>
              </w:r>
              <w:r w:rsidRPr="001A561F" w:rsidDel="00E366DB">
                <w:t xml:space="preserve"> </w:t>
              </w:r>
              <w:r>
                <w:t>Акта приемки передачи показателей лицевого счета</w:t>
              </w:r>
            </w:ins>
          </w:p>
        </w:tc>
        <w:tc>
          <w:tcPr>
            <w:tcW w:w="750" w:type="pct"/>
          </w:tcPr>
          <w:p w14:paraId="5C9F8015" w14:textId="64A0EEB1" w:rsidR="00EB68E3" w:rsidRDefault="00EB68E3" w:rsidP="00EB68E3">
            <w:pPr>
              <w:pStyle w:val="GOSTTablenorm"/>
              <w:rPr>
                <w:ins w:id="1100" w:author="Великанова Алевтина Николаевна TSE-117010" w:date="2025-11-21T12:01:00Z"/>
              </w:rPr>
            </w:pPr>
            <w:ins w:id="1101" w:author="Великанова Алевтина Николаевна TSE-117010" w:date="2025-11-21T12:01:00Z">
              <w:r w:rsidRPr="00635316">
                <w:t>ParentDoc:</w:t>
              </w:r>
              <w:r w:rsidRPr="00E576D5">
                <w:t>StmInfrmtn_ParentDocDate</w:t>
              </w:r>
            </w:ins>
          </w:p>
        </w:tc>
        <w:tc>
          <w:tcPr>
            <w:tcW w:w="500" w:type="pct"/>
          </w:tcPr>
          <w:p w14:paraId="6E018636" w14:textId="417B3749" w:rsidR="00EB68E3" w:rsidRDefault="00EB68E3" w:rsidP="00EB68E3">
            <w:pPr>
              <w:ind w:left="57" w:right="57" w:firstLine="0"/>
              <w:rPr>
                <w:ins w:id="1102" w:author="Великанова Алевтина Николаевна TSE-117010" w:date="2025-11-21T12:01:00Z"/>
                <w:sz w:val="22"/>
                <w:szCs w:val="22"/>
              </w:rPr>
            </w:pPr>
            <w:ins w:id="1103" w:author="Великанова Алевтина Николаевна TSE-117010" w:date="2025-11-21T12:02:00Z">
              <w:r>
                <w:rPr>
                  <w:sz w:val="22"/>
                  <w:szCs w:val="22"/>
                </w:rPr>
                <w:t>Дата</w:t>
              </w:r>
            </w:ins>
          </w:p>
        </w:tc>
        <w:tc>
          <w:tcPr>
            <w:tcW w:w="291" w:type="pct"/>
          </w:tcPr>
          <w:p w14:paraId="4B86A4A0" w14:textId="3729FC18" w:rsidR="00EB68E3" w:rsidRDefault="00EB68E3" w:rsidP="00EB68E3">
            <w:pPr>
              <w:ind w:left="57" w:right="57" w:firstLine="0"/>
              <w:rPr>
                <w:ins w:id="1104" w:author="Великанова Алевтина Николаевна TSE-117010" w:date="2025-11-21T12:01:00Z"/>
                <w:sz w:val="22"/>
                <w:szCs w:val="22"/>
              </w:rPr>
            </w:pPr>
            <w:ins w:id="1105" w:author="Великанова Алевтина Николаевна TSE-117010" w:date="2025-11-21T12:02:00Z">
              <w:r>
                <w:rPr>
                  <w:sz w:val="22"/>
                  <w:szCs w:val="22"/>
                </w:rPr>
                <w:t>Нет</w:t>
              </w:r>
            </w:ins>
          </w:p>
        </w:tc>
        <w:tc>
          <w:tcPr>
            <w:tcW w:w="316" w:type="pct"/>
          </w:tcPr>
          <w:p w14:paraId="07667442" w14:textId="10A464D2" w:rsidR="00EB68E3" w:rsidRDefault="00EB68E3" w:rsidP="00EB68E3">
            <w:pPr>
              <w:ind w:left="57" w:right="57" w:firstLine="0"/>
              <w:rPr>
                <w:ins w:id="1106" w:author="Великанова Алевтина Николаевна TSE-117010" w:date="2025-11-21T12:01:00Z"/>
                <w:sz w:val="22"/>
                <w:szCs w:val="22"/>
              </w:rPr>
            </w:pPr>
            <w:ins w:id="1107" w:author="Великанова Алевтина Николаевна TSE-117010" w:date="2025-11-21T12:16:00Z">
              <w:r w:rsidRPr="00D86239">
                <w:rPr>
                  <w:sz w:val="22"/>
                  <w:szCs w:val="22"/>
                </w:rPr>
                <w:t>= 10</w:t>
              </w:r>
            </w:ins>
          </w:p>
        </w:tc>
        <w:tc>
          <w:tcPr>
            <w:tcW w:w="2043" w:type="pct"/>
          </w:tcPr>
          <w:p w14:paraId="0086AB32" w14:textId="0F013D85" w:rsidR="00EB68E3" w:rsidRDefault="00EB68E3" w:rsidP="00EB68E3">
            <w:pPr>
              <w:pStyle w:val="GOSTTablenorm"/>
              <w:rPr>
                <w:ins w:id="1108" w:author="Великанова Алевтина Николаевна TSE-117010" w:date="2025-11-21T12:01:00Z"/>
                <w:szCs w:val="22"/>
              </w:rPr>
            </w:pPr>
            <w:ins w:id="1109" w:author="Великанова Алевтина Николаевна TSE-117010" w:date="2025-11-21T12:18:00Z">
              <w:r w:rsidRPr="00965CA2">
                <w:t xml:space="preserve">Указывается дата </w:t>
              </w:r>
            </w:ins>
            <w:ins w:id="1110" w:author="Великанова Алевтина Николаевна TSE-117010" w:date="2025-11-21T12:19:00Z">
              <w:r>
                <w:t xml:space="preserve">связанного </w:t>
              </w:r>
            </w:ins>
            <w:ins w:id="1111" w:author="Великанова Алевтина Николаевна TSE-117010" w:date="2025-11-21T12:18:00Z">
              <w:r w:rsidRPr="00965CA2">
                <w:t xml:space="preserve">документа </w:t>
              </w:r>
            </w:ins>
            <w:ins w:id="1112" w:author="Великанова Алевтина Николаевна TSE-117010" w:date="2025-11-21T12:19:00Z">
              <w:r>
                <w:t>Акт приемки передачи показателей лицевого счета</w:t>
              </w:r>
              <w:r w:rsidRPr="00965CA2">
                <w:t xml:space="preserve"> </w:t>
              </w:r>
            </w:ins>
            <w:ins w:id="1113" w:author="Великанова Алевтина Николаевна TSE-117010" w:date="2025-11-21T12:18:00Z">
              <w:r w:rsidRPr="00965CA2">
                <w:t>в формате YYYY-MM-DD</w:t>
              </w:r>
            </w:ins>
          </w:p>
        </w:tc>
      </w:tr>
      <w:tr w:rsidR="00EB68E3" w:rsidRPr="0077563F" w14:paraId="0D765226" w14:textId="77777777" w:rsidTr="00714BF3">
        <w:trPr>
          <w:ins w:id="1114" w:author="Великанова Алевтина Николаевна TSE-117010" w:date="2025-11-21T12:01:00Z"/>
        </w:trPr>
        <w:tc>
          <w:tcPr>
            <w:tcW w:w="1100" w:type="pct"/>
          </w:tcPr>
          <w:p w14:paraId="468827E7" w14:textId="5BFB7613" w:rsidR="00EB68E3" w:rsidRPr="008C0C44" w:rsidRDefault="00EB68E3" w:rsidP="00EB68E3">
            <w:pPr>
              <w:ind w:left="57" w:right="57" w:firstLine="0"/>
              <w:rPr>
                <w:ins w:id="1115" w:author="Великанова Алевтина Николаевна TSE-117010" w:date="2025-11-21T12:01:00Z"/>
              </w:rPr>
            </w:pPr>
            <w:ins w:id="1116" w:author="Великанова Алевтина Николаевна TSE-117010" w:date="2025-11-21T12:01:00Z">
              <w:r w:rsidRPr="001A561F">
                <w:t xml:space="preserve">Тип </w:t>
              </w:r>
            </w:ins>
            <w:ins w:id="1117" w:author="Великанова Алевтина Николаевна TSE-117010" w:date="2025-11-21T12:16:00Z">
              <w:r>
                <w:t xml:space="preserve">документа </w:t>
              </w:r>
            </w:ins>
            <w:ins w:id="1118" w:author="Великанова Алевтина Николаевна TSE-117010" w:date="2025-11-21T12:01:00Z">
              <w:r>
                <w:t>Акт приемки передачи показателей лицевого счета</w:t>
              </w:r>
            </w:ins>
          </w:p>
        </w:tc>
        <w:tc>
          <w:tcPr>
            <w:tcW w:w="750" w:type="pct"/>
          </w:tcPr>
          <w:p w14:paraId="706FA6A7" w14:textId="363DA2E7" w:rsidR="00EB68E3" w:rsidRDefault="00EB68E3" w:rsidP="00EB68E3">
            <w:pPr>
              <w:pStyle w:val="GOSTTablenorm"/>
              <w:rPr>
                <w:ins w:id="1119" w:author="Великанова Алевтина Николаевна TSE-117010" w:date="2025-11-21T12:01:00Z"/>
              </w:rPr>
            </w:pPr>
            <w:ins w:id="1120" w:author="Великанова Алевтина Николаевна TSE-117010" w:date="2025-11-21T12:01:00Z">
              <w:r w:rsidRPr="00635316">
                <w:t>ParentDoc:</w:t>
              </w:r>
              <w:r w:rsidRPr="00E576D5">
                <w:t>StmInfrmtn_ParentDocType</w:t>
              </w:r>
            </w:ins>
          </w:p>
        </w:tc>
        <w:tc>
          <w:tcPr>
            <w:tcW w:w="500" w:type="pct"/>
          </w:tcPr>
          <w:p w14:paraId="0659376D" w14:textId="4125AFF6" w:rsidR="00EB68E3" w:rsidRDefault="00EB68E3" w:rsidP="00EB68E3">
            <w:pPr>
              <w:ind w:left="57" w:right="57" w:firstLine="0"/>
              <w:rPr>
                <w:ins w:id="1121" w:author="Великанова Алевтина Николаевна TSE-117010" w:date="2025-11-21T12:01:00Z"/>
                <w:sz w:val="22"/>
                <w:szCs w:val="22"/>
              </w:rPr>
            </w:pPr>
            <w:ins w:id="1122" w:author="Великанова Алевтина Николаевна TSE-117010" w:date="2025-11-21T12:02:00Z">
              <w:r w:rsidRPr="00965CA2">
                <w:rPr>
                  <w:sz w:val="22"/>
                  <w:szCs w:val="22"/>
                </w:rPr>
                <w:t>Строка</w:t>
              </w:r>
            </w:ins>
          </w:p>
        </w:tc>
        <w:tc>
          <w:tcPr>
            <w:tcW w:w="291" w:type="pct"/>
          </w:tcPr>
          <w:p w14:paraId="27B013A9" w14:textId="223D0C31" w:rsidR="00EB68E3" w:rsidRDefault="00EB68E3" w:rsidP="00EB68E3">
            <w:pPr>
              <w:ind w:left="57" w:right="57" w:firstLine="0"/>
              <w:rPr>
                <w:ins w:id="1123" w:author="Великанова Алевтина Николаевна TSE-117010" w:date="2025-11-21T12:01:00Z"/>
                <w:sz w:val="22"/>
                <w:szCs w:val="22"/>
              </w:rPr>
            </w:pPr>
            <w:ins w:id="1124" w:author="Великанова Алевтина Николаевна TSE-117010" w:date="2025-11-21T12:02:00Z">
              <w:r>
                <w:rPr>
                  <w:sz w:val="22"/>
                  <w:szCs w:val="22"/>
                </w:rPr>
                <w:t>Нет</w:t>
              </w:r>
            </w:ins>
          </w:p>
        </w:tc>
        <w:tc>
          <w:tcPr>
            <w:tcW w:w="316" w:type="pct"/>
          </w:tcPr>
          <w:p w14:paraId="28EF03AD" w14:textId="3AD3A0C8" w:rsidR="00EB68E3" w:rsidRDefault="00EB68E3" w:rsidP="00EB68E3">
            <w:pPr>
              <w:ind w:left="57" w:right="57" w:firstLine="0"/>
              <w:rPr>
                <w:ins w:id="1125" w:author="Великанова Алевтина Николаевна TSE-117010" w:date="2025-11-21T12:01:00Z"/>
                <w:sz w:val="22"/>
                <w:szCs w:val="22"/>
              </w:rPr>
            </w:pPr>
            <w:ins w:id="1126" w:author="Великанова Алевтина Николаевна TSE-117010" w:date="2025-11-21T12:17:00Z">
              <w:r>
                <w:rPr>
                  <w:sz w:val="22"/>
                  <w:szCs w:val="22"/>
                </w:rPr>
                <w:t>= 3</w:t>
              </w:r>
            </w:ins>
          </w:p>
        </w:tc>
        <w:tc>
          <w:tcPr>
            <w:tcW w:w="2043" w:type="pct"/>
          </w:tcPr>
          <w:p w14:paraId="746CD00C" w14:textId="4601189F" w:rsidR="00EB68E3" w:rsidRDefault="00EB68E3" w:rsidP="0087387B">
            <w:pPr>
              <w:pStyle w:val="GOSTTablenorm"/>
              <w:rPr>
                <w:ins w:id="1127" w:author="Великанова Алевтина Николаевна TSE-117010" w:date="2025-11-21T12:01:00Z"/>
                <w:szCs w:val="22"/>
              </w:rPr>
            </w:pPr>
            <w:ins w:id="1128" w:author="Великанова Алевтина Николаевна TSE-117010" w:date="2025-11-21T12:20:00Z">
              <w:r w:rsidRPr="00273086">
                <w:t>Указывается тип документа УФОС</w:t>
              </w:r>
              <w:r>
                <w:t xml:space="preserve"> связанного </w:t>
              </w:r>
              <w:r w:rsidRPr="00965CA2">
                <w:t xml:space="preserve">документа </w:t>
              </w:r>
              <w:r>
                <w:t>Акт приемки передачи показателей лицевого счета</w:t>
              </w:r>
              <w:r w:rsidRPr="00965CA2">
                <w:t xml:space="preserve"> </w:t>
              </w:r>
            </w:ins>
          </w:p>
        </w:tc>
      </w:tr>
      <w:tr w:rsidR="00EB68E3" w:rsidRPr="0077563F" w14:paraId="55D6B02B" w14:textId="77777777" w:rsidTr="00714BF3">
        <w:tc>
          <w:tcPr>
            <w:tcW w:w="1100" w:type="pct"/>
          </w:tcPr>
          <w:p w14:paraId="6C7960E7" w14:textId="77777777" w:rsidR="00EB68E3" w:rsidRPr="00965CA2" w:rsidRDefault="00EB68E3" w:rsidP="00EB68E3">
            <w:pPr>
              <w:ind w:left="57" w:right="57" w:firstLine="0"/>
            </w:pPr>
            <w:r w:rsidRPr="00965CA2">
              <w:rPr>
                <w:b/>
                <w:sz w:val="22"/>
              </w:rPr>
              <w:t xml:space="preserve">Расшифровка </w:t>
            </w:r>
            <w:r>
              <w:rPr>
                <w:b/>
                <w:sz w:val="22"/>
              </w:rPr>
              <w:t>Сведений об операциях с целевыми средствами</w:t>
            </w:r>
            <w:r w:rsidRPr="00965CA2">
              <w:rPr>
                <w:b/>
                <w:sz w:val="22"/>
              </w:rPr>
              <w:t xml:space="preserve"> </w:t>
            </w:r>
          </w:p>
        </w:tc>
        <w:tc>
          <w:tcPr>
            <w:tcW w:w="750" w:type="pct"/>
          </w:tcPr>
          <w:p w14:paraId="07877E0D" w14:textId="77777777" w:rsidR="00EB68E3" w:rsidRPr="001C4032" w:rsidRDefault="00EB68E3" w:rsidP="00EB68E3">
            <w:pPr>
              <w:pStyle w:val="GOSTTablenorm"/>
              <w:rPr>
                <w:b/>
                <w:lang w:val="en-US"/>
              </w:rPr>
            </w:pPr>
            <w:r w:rsidRPr="001C4032">
              <w:rPr>
                <w:b/>
                <w:lang w:val="en-US"/>
              </w:rPr>
              <w:t>FS_TSE_TB05012013_1_LIST</w:t>
            </w:r>
          </w:p>
        </w:tc>
        <w:tc>
          <w:tcPr>
            <w:tcW w:w="500" w:type="pct"/>
          </w:tcPr>
          <w:p w14:paraId="73FB5D36" w14:textId="77777777" w:rsidR="00EB68E3" w:rsidRPr="00965CA2" w:rsidRDefault="00EB68E3" w:rsidP="00EB68E3">
            <w:pPr>
              <w:ind w:left="57" w:right="57" w:firstLine="0"/>
            </w:pPr>
            <w:r w:rsidRPr="00965CA2">
              <w:rPr>
                <w:b/>
                <w:sz w:val="22"/>
              </w:rPr>
              <w:t>Массив</w:t>
            </w:r>
          </w:p>
        </w:tc>
        <w:tc>
          <w:tcPr>
            <w:tcW w:w="291" w:type="pct"/>
          </w:tcPr>
          <w:p w14:paraId="0D33CC11" w14:textId="77777777" w:rsidR="00EB68E3" w:rsidRPr="00965CA2" w:rsidRDefault="00EB68E3" w:rsidP="00EB68E3">
            <w:pPr>
              <w:ind w:left="57" w:right="57" w:firstLine="0"/>
            </w:pPr>
            <w:r w:rsidRPr="00965CA2">
              <w:rPr>
                <w:b/>
                <w:sz w:val="22"/>
              </w:rPr>
              <w:t>Да</w:t>
            </w:r>
          </w:p>
        </w:tc>
        <w:tc>
          <w:tcPr>
            <w:tcW w:w="316" w:type="pct"/>
          </w:tcPr>
          <w:p w14:paraId="17286DF0" w14:textId="77777777" w:rsidR="00EB68E3" w:rsidRPr="00965CA2" w:rsidRDefault="00EB68E3" w:rsidP="00EB68E3">
            <w:pPr>
              <w:ind w:left="57" w:right="57" w:firstLine="0"/>
            </w:pPr>
            <w:r w:rsidRPr="00965CA2">
              <w:rPr>
                <w:b/>
                <w:sz w:val="22"/>
              </w:rPr>
              <w:t>-</w:t>
            </w:r>
          </w:p>
        </w:tc>
        <w:tc>
          <w:tcPr>
            <w:tcW w:w="2043" w:type="pct"/>
          </w:tcPr>
          <w:p w14:paraId="050E47CA" w14:textId="77777777" w:rsidR="00EB68E3" w:rsidRPr="00965CA2" w:rsidRDefault="00EB68E3" w:rsidP="00EB68E3">
            <w:pPr>
              <w:pStyle w:val="GOSTTablenorm"/>
            </w:pPr>
            <w:r w:rsidRPr="00965CA2">
              <w:rPr>
                <w:b/>
              </w:rPr>
              <w:t>-</w:t>
            </w:r>
          </w:p>
        </w:tc>
      </w:tr>
      <w:tr w:rsidR="00EB68E3" w:rsidRPr="0077563F" w14:paraId="638C7AC0" w14:textId="77777777" w:rsidTr="00714BF3">
        <w:tc>
          <w:tcPr>
            <w:tcW w:w="1100" w:type="pct"/>
          </w:tcPr>
          <w:p w14:paraId="646A69DE" w14:textId="77777777" w:rsidR="00EB68E3" w:rsidRPr="00965CA2" w:rsidRDefault="00EB68E3" w:rsidP="00EB68E3">
            <w:pPr>
              <w:ind w:left="57" w:right="57" w:firstLine="0"/>
              <w:rPr>
                <w:b/>
                <w:sz w:val="22"/>
              </w:rPr>
            </w:pPr>
            <w:r w:rsidRPr="00965CA2">
              <w:rPr>
                <w:sz w:val="22"/>
              </w:rPr>
              <w:t>Идентификатор строки</w:t>
            </w:r>
          </w:p>
        </w:tc>
        <w:tc>
          <w:tcPr>
            <w:tcW w:w="750" w:type="pct"/>
          </w:tcPr>
          <w:p w14:paraId="616C5B63" w14:textId="77777777" w:rsidR="00EB68E3" w:rsidRPr="00965CA2" w:rsidRDefault="00EB68E3" w:rsidP="00EB68E3">
            <w:pPr>
              <w:pStyle w:val="GOSTTablenorm"/>
              <w:rPr>
                <w:b/>
                <w:lang w:val="en-US"/>
              </w:rPr>
            </w:pPr>
            <w:r w:rsidRPr="001C4032">
              <w:rPr>
                <w:b/>
                <w:lang w:val="en-US"/>
              </w:rPr>
              <w:t>FS_TSE</w:t>
            </w:r>
            <w:r w:rsidRPr="009A14C3">
              <w:rPr>
                <w:b/>
                <w:lang w:val="en-US"/>
              </w:rPr>
              <w:t>_TB05012013_1_LIST</w:t>
            </w:r>
            <w:r w:rsidRPr="009A14C3">
              <w:rPr>
                <w:lang w:val="en-US"/>
              </w:rPr>
              <w:t>:id</w:t>
            </w:r>
          </w:p>
        </w:tc>
        <w:tc>
          <w:tcPr>
            <w:tcW w:w="500" w:type="pct"/>
          </w:tcPr>
          <w:p w14:paraId="14FADAD4" w14:textId="77777777" w:rsidR="00EB68E3" w:rsidRPr="00965CA2" w:rsidRDefault="00EB68E3" w:rsidP="00EB68E3">
            <w:pPr>
              <w:ind w:left="57" w:right="57" w:firstLine="0"/>
              <w:rPr>
                <w:b/>
                <w:sz w:val="22"/>
              </w:rPr>
            </w:pPr>
            <w:r w:rsidRPr="00965CA2">
              <w:rPr>
                <w:sz w:val="22"/>
              </w:rPr>
              <w:t>Число</w:t>
            </w:r>
          </w:p>
        </w:tc>
        <w:tc>
          <w:tcPr>
            <w:tcW w:w="291" w:type="pct"/>
          </w:tcPr>
          <w:p w14:paraId="76A9C623" w14:textId="77777777" w:rsidR="00EB68E3" w:rsidRPr="00965CA2" w:rsidRDefault="00EB68E3" w:rsidP="00EB68E3">
            <w:pPr>
              <w:ind w:left="57" w:right="57" w:firstLine="0"/>
              <w:rPr>
                <w:b/>
                <w:sz w:val="22"/>
              </w:rPr>
            </w:pPr>
            <w:r w:rsidRPr="00965CA2">
              <w:rPr>
                <w:sz w:val="22"/>
              </w:rPr>
              <w:t>Да</w:t>
            </w:r>
          </w:p>
        </w:tc>
        <w:tc>
          <w:tcPr>
            <w:tcW w:w="316" w:type="pct"/>
          </w:tcPr>
          <w:p w14:paraId="6A2325B9" w14:textId="77777777" w:rsidR="00EB68E3" w:rsidRPr="00965CA2" w:rsidRDefault="00EB68E3" w:rsidP="00EB68E3">
            <w:pPr>
              <w:ind w:left="57" w:right="57" w:firstLine="0"/>
              <w:rPr>
                <w:b/>
                <w:sz w:val="22"/>
              </w:rPr>
            </w:pPr>
            <w:r w:rsidRPr="00965CA2">
              <w:rPr>
                <w:sz w:val="22"/>
              </w:rPr>
              <w:t>&lt;=20</w:t>
            </w:r>
          </w:p>
        </w:tc>
        <w:tc>
          <w:tcPr>
            <w:tcW w:w="2043" w:type="pct"/>
          </w:tcPr>
          <w:p w14:paraId="616B1188" w14:textId="77777777" w:rsidR="00EB68E3" w:rsidRPr="00965CA2" w:rsidRDefault="00EB68E3" w:rsidP="00EB68E3">
            <w:pPr>
              <w:pStyle w:val="GOSTTablenorm"/>
              <w:rPr>
                <w:b/>
              </w:rPr>
            </w:pPr>
            <w:r w:rsidRPr="00965CA2">
              <w:t>Указывается технический идентификатор строки</w:t>
            </w:r>
          </w:p>
        </w:tc>
      </w:tr>
      <w:tr w:rsidR="00EB68E3" w:rsidRPr="0077563F" w14:paraId="30C987EE" w14:textId="77777777" w:rsidTr="00714BF3">
        <w:tc>
          <w:tcPr>
            <w:tcW w:w="1100" w:type="pct"/>
          </w:tcPr>
          <w:p w14:paraId="61D6341B" w14:textId="77777777" w:rsidR="00EB68E3" w:rsidRPr="00965CA2" w:rsidRDefault="00EB68E3" w:rsidP="00EB68E3">
            <w:pPr>
              <w:ind w:left="57" w:right="57" w:firstLine="0"/>
              <w:rPr>
                <w:sz w:val="22"/>
              </w:rPr>
            </w:pPr>
            <w:r w:rsidRPr="00327953">
              <w:rPr>
                <w:sz w:val="22"/>
              </w:rPr>
              <w:t>ОКС (КМИ) плательщика</w:t>
            </w:r>
          </w:p>
        </w:tc>
        <w:tc>
          <w:tcPr>
            <w:tcW w:w="750" w:type="pct"/>
          </w:tcPr>
          <w:p w14:paraId="7199ED03" w14:textId="02E0A5F2" w:rsidR="00EB68E3" w:rsidRPr="000C5C1E" w:rsidRDefault="00EB68E3" w:rsidP="00EB68E3">
            <w:pPr>
              <w:pStyle w:val="GOSTTablenorm"/>
              <w:rPr>
                <w:lang w:val="en-US"/>
              </w:rPr>
            </w:pPr>
            <w:r w:rsidRPr="001C4032">
              <w:rPr>
                <w:b/>
                <w:lang w:val="en-US"/>
              </w:rPr>
              <w:t>FS_TSE_TB05012013_1_LIST</w:t>
            </w:r>
            <w:r w:rsidRPr="000C5C1E">
              <w:rPr>
                <w:lang w:val="en-US"/>
              </w:rPr>
              <w:t>:CODEFAIP</w:t>
            </w:r>
          </w:p>
        </w:tc>
        <w:tc>
          <w:tcPr>
            <w:tcW w:w="500" w:type="pct"/>
          </w:tcPr>
          <w:p w14:paraId="392679EF" w14:textId="77777777" w:rsidR="00EB68E3" w:rsidRPr="00965CA2" w:rsidRDefault="00EB68E3" w:rsidP="00EB68E3">
            <w:pPr>
              <w:ind w:left="57" w:right="57" w:firstLine="0"/>
              <w:rPr>
                <w:sz w:val="22"/>
              </w:rPr>
            </w:pPr>
            <w:r w:rsidRPr="00327953">
              <w:rPr>
                <w:sz w:val="22"/>
              </w:rPr>
              <w:t>Строка</w:t>
            </w:r>
          </w:p>
        </w:tc>
        <w:tc>
          <w:tcPr>
            <w:tcW w:w="291" w:type="pct"/>
          </w:tcPr>
          <w:p w14:paraId="1420AAC1" w14:textId="77777777" w:rsidR="00EB68E3" w:rsidRPr="00965CA2" w:rsidRDefault="00EB68E3" w:rsidP="00EB68E3">
            <w:pPr>
              <w:ind w:left="57" w:right="57" w:firstLine="0"/>
              <w:rPr>
                <w:sz w:val="22"/>
              </w:rPr>
            </w:pPr>
            <w:r w:rsidRPr="00327953">
              <w:rPr>
                <w:sz w:val="22"/>
              </w:rPr>
              <w:t>Нет</w:t>
            </w:r>
          </w:p>
        </w:tc>
        <w:tc>
          <w:tcPr>
            <w:tcW w:w="316" w:type="pct"/>
          </w:tcPr>
          <w:p w14:paraId="44437B4A" w14:textId="77777777" w:rsidR="00EB68E3" w:rsidRPr="00965CA2" w:rsidRDefault="00EB68E3" w:rsidP="00EB68E3">
            <w:pPr>
              <w:ind w:left="57" w:right="57" w:firstLine="0"/>
              <w:rPr>
                <w:sz w:val="22"/>
              </w:rPr>
            </w:pPr>
            <w:r w:rsidRPr="00965CA2">
              <w:rPr>
                <w:sz w:val="22"/>
              </w:rPr>
              <w:t>&lt;=24</w:t>
            </w:r>
          </w:p>
        </w:tc>
        <w:tc>
          <w:tcPr>
            <w:tcW w:w="2043" w:type="pct"/>
          </w:tcPr>
          <w:p w14:paraId="6BDDA32B" w14:textId="77777777" w:rsidR="00EB68E3" w:rsidRPr="00965CA2" w:rsidRDefault="00EB68E3" w:rsidP="00EB68E3">
            <w:pPr>
              <w:pStyle w:val="GOSTTablenorm"/>
            </w:pPr>
            <w:r w:rsidRPr="00965CA2">
              <w:t>Указывается код ОКС (КМИ) для отражения операции на ЛС плательщика (при наличии)</w:t>
            </w:r>
          </w:p>
        </w:tc>
      </w:tr>
      <w:tr w:rsidR="00EB68E3" w:rsidRPr="0077563F" w14:paraId="157EEAAE" w14:textId="77777777" w:rsidTr="00714BF3">
        <w:tc>
          <w:tcPr>
            <w:tcW w:w="1100" w:type="pct"/>
          </w:tcPr>
          <w:p w14:paraId="3E709119" w14:textId="77777777" w:rsidR="00EB68E3" w:rsidRPr="00327953" w:rsidRDefault="00EB68E3" w:rsidP="00EB68E3">
            <w:pPr>
              <w:ind w:left="57" w:right="57" w:firstLine="0"/>
              <w:rPr>
                <w:sz w:val="22"/>
              </w:rPr>
            </w:pPr>
            <w:r w:rsidRPr="00327953">
              <w:rPr>
                <w:sz w:val="22"/>
              </w:rPr>
              <w:t>Код источника поступлений/ направления расходования целевых средств</w:t>
            </w:r>
          </w:p>
        </w:tc>
        <w:tc>
          <w:tcPr>
            <w:tcW w:w="750" w:type="pct"/>
          </w:tcPr>
          <w:p w14:paraId="7F7B4B8A" w14:textId="264510EF" w:rsidR="00EB68E3" w:rsidRPr="000C5C1E" w:rsidRDefault="00EB68E3" w:rsidP="00EB68E3">
            <w:pPr>
              <w:ind w:left="57" w:right="57" w:firstLine="0"/>
              <w:rPr>
                <w:sz w:val="22"/>
                <w:lang w:val="en-US"/>
              </w:rPr>
            </w:pPr>
            <w:r w:rsidRPr="001C4032">
              <w:rPr>
                <w:b/>
                <w:sz w:val="22"/>
                <w:lang w:val="en-US"/>
              </w:rPr>
              <w:t>FS_TSE_TB05012013_1_LIST</w:t>
            </w:r>
            <w:r w:rsidRPr="000C5C1E">
              <w:rPr>
                <w:sz w:val="22"/>
                <w:lang w:val="en-US"/>
              </w:rPr>
              <w:t>:ANALYTICCODE</w:t>
            </w:r>
          </w:p>
        </w:tc>
        <w:tc>
          <w:tcPr>
            <w:tcW w:w="500" w:type="pct"/>
          </w:tcPr>
          <w:p w14:paraId="380DD6B5" w14:textId="77777777" w:rsidR="00EB68E3" w:rsidRPr="00327953" w:rsidRDefault="00EB68E3" w:rsidP="00EB68E3">
            <w:pPr>
              <w:ind w:left="57" w:right="57" w:firstLine="0"/>
              <w:rPr>
                <w:sz w:val="22"/>
              </w:rPr>
            </w:pPr>
            <w:r w:rsidRPr="00327953">
              <w:rPr>
                <w:sz w:val="22"/>
              </w:rPr>
              <w:t>Строка</w:t>
            </w:r>
          </w:p>
        </w:tc>
        <w:tc>
          <w:tcPr>
            <w:tcW w:w="291" w:type="pct"/>
          </w:tcPr>
          <w:p w14:paraId="05F2B50D" w14:textId="77777777" w:rsidR="00EB68E3" w:rsidRPr="00327953" w:rsidRDefault="00EB68E3" w:rsidP="00EB68E3">
            <w:pPr>
              <w:ind w:left="57" w:right="57" w:firstLine="0"/>
              <w:rPr>
                <w:sz w:val="22"/>
              </w:rPr>
            </w:pPr>
            <w:r w:rsidRPr="00327953">
              <w:rPr>
                <w:sz w:val="22"/>
              </w:rPr>
              <w:t>Нет</w:t>
            </w:r>
          </w:p>
        </w:tc>
        <w:tc>
          <w:tcPr>
            <w:tcW w:w="316" w:type="pct"/>
          </w:tcPr>
          <w:p w14:paraId="4B18584A" w14:textId="77777777" w:rsidR="00EB68E3" w:rsidRPr="00327953" w:rsidRDefault="00EB68E3" w:rsidP="00EB68E3">
            <w:pPr>
              <w:ind w:left="57" w:right="57" w:firstLine="0"/>
              <w:rPr>
                <w:sz w:val="22"/>
              </w:rPr>
            </w:pPr>
            <w:r w:rsidRPr="00965CA2">
              <w:rPr>
                <w:sz w:val="22"/>
              </w:rPr>
              <w:t>&lt;=4</w:t>
            </w:r>
          </w:p>
        </w:tc>
        <w:tc>
          <w:tcPr>
            <w:tcW w:w="2043" w:type="pct"/>
          </w:tcPr>
          <w:p w14:paraId="7FFFDAEE" w14:textId="77777777" w:rsidR="00EB68E3" w:rsidRPr="00830584" w:rsidRDefault="00EB68E3" w:rsidP="00EB68E3">
            <w:pPr>
              <w:ind w:left="57" w:right="57" w:firstLine="0"/>
              <w:rPr>
                <w:sz w:val="22"/>
              </w:rPr>
            </w:pPr>
            <w:r w:rsidRPr="00830584">
              <w:rPr>
                <w:sz w:val="22"/>
              </w:rPr>
              <w:t>Указывается укрупненный код источника поступлений/направления расходования плательщика.</w:t>
            </w:r>
          </w:p>
        </w:tc>
      </w:tr>
      <w:tr w:rsidR="00EB68E3" w:rsidRPr="0077563F" w14:paraId="1D106E27" w14:textId="77777777" w:rsidTr="00714BF3">
        <w:tc>
          <w:tcPr>
            <w:tcW w:w="1100" w:type="pct"/>
          </w:tcPr>
          <w:p w14:paraId="40FDBF65" w14:textId="77777777" w:rsidR="00EB68E3" w:rsidRPr="00965CA2" w:rsidRDefault="00EB68E3" w:rsidP="00EB68E3">
            <w:pPr>
              <w:ind w:left="57" w:right="57" w:firstLine="0"/>
              <w:rPr>
                <w:sz w:val="22"/>
              </w:rPr>
            </w:pPr>
            <w:r>
              <w:rPr>
                <w:sz w:val="22"/>
              </w:rPr>
              <w:t>Сумма разрешенного к использованию остатка целевых средств в рублях гр 4</w:t>
            </w:r>
          </w:p>
        </w:tc>
        <w:tc>
          <w:tcPr>
            <w:tcW w:w="750" w:type="pct"/>
          </w:tcPr>
          <w:p w14:paraId="61A469A5" w14:textId="42A775B8" w:rsidR="00EB68E3" w:rsidRPr="00784F93" w:rsidRDefault="00EB68E3" w:rsidP="00EB68E3">
            <w:pPr>
              <w:ind w:left="57" w:right="57" w:firstLine="0"/>
              <w:rPr>
                <w:sz w:val="22"/>
                <w:lang w:val="en-US"/>
              </w:rPr>
            </w:pPr>
            <w:r w:rsidRPr="001C4032">
              <w:rPr>
                <w:b/>
                <w:sz w:val="22"/>
                <w:lang w:val="en-US"/>
              </w:rPr>
              <w:t>FS_TSE_TB05012013_1_LIST</w:t>
            </w:r>
            <w:r w:rsidRPr="00784F93">
              <w:rPr>
                <w:sz w:val="22"/>
                <w:lang w:val="en-US"/>
              </w:rPr>
              <w:t>:REMAINDER</w:t>
            </w:r>
          </w:p>
        </w:tc>
        <w:tc>
          <w:tcPr>
            <w:tcW w:w="500" w:type="pct"/>
          </w:tcPr>
          <w:p w14:paraId="7B75C49E" w14:textId="77777777" w:rsidR="00EB68E3" w:rsidRPr="00965CA2" w:rsidRDefault="00EB68E3" w:rsidP="00EB68E3">
            <w:pPr>
              <w:ind w:left="57" w:right="57" w:firstLine="0"/>
              <w:rPr>
                <w:sz w:val="22"/>
              </w:rPr>
            </w:pPr>
            <w:r w:rsidRPr="00E7273D">
              <w:rPr>
                <w:sz w:val="22"/>
              </w:rPr>
              <w:t>Сумма</w:t>
            </w:r>
          </w:p>
        </w:tc>
        <w:tc>
          <w:tcPr>
            <w:tcW w:w="291" w:type="pct"/>
          </w:tcPr>
          <w:p w14:paraId="7004CDE4" w14:textId="77777777" w:rsidR="00EB68E3" w:rsidRPr="00965CA2" w:rsidRDefault="00EB68E3" w:rsidP="00EB68E3">
            <w:pPr>
              <w:ind w:left="57" w:right="57" w:firstLine="0"/>
              <w:rPr>
                <w:sz w:val="22"/>
              </w:rPr>
            </w:pPr>
            <w:r w:rsidRPr="00E7273D">
              <w:rPr>
                <w:sz w:val="22"/>
              </w:rPr>
              <w:t>Да</w:t>
            </w:r>
          </w:p>
        </w:tc>
        <w:tc>
          <w:tcPr>
            <w:tcW w:w="316" w:type="pct"/>
          </w:tcPr>
          <w:p w14:paraId="035BA4A2" w14:textId="77777777" w:rsidR="00EB68E3" w:rsidRPr="00830584" w:rsidRDefault="00EB68E3" w:rsidP="00EB68E3">
            <w:pPr>
              <w:ind w:left="57" w:right="57" w:firstLine="0"/>
              <w:rPr>
                <w:sz w:val="22"/>
              </w:rPr>
            </w:pPr>
            <w:r w:rsidRPr="00E7273D">
              <w:rPr>
                <w:sz w:val="22"/>
              </w:rPr>
              <w:t>-</w:t>
            </w:r>
          </w:p>
        </w:tc>
        <w:tc>
          <w:tcPr>
            <w:tcW w:w="2043" w:type="pct"/>
          </w:tcPr>
          <w:p w14:paraId="6DC7979E" w14:textId="77777777" w:rsidR="00EB68E3" w:rsidRPr="00830584" w:rsidRDefault="00EB68E3" w:rsidP="00EB68E3">
            <w:pPr>
              <w:ind w:left="57" w:right="57" w:firstLine="0"/>
              <w:rPr>
                <w:sz w:val="22"/>
              </w:rPr>
            </w:pPr>
            <w:r w:rsidRPr="00E7273D">
              <w:rPr>
                <w:sz w:val="22"/>
              </w:rPr>
              <w:t xml:space="preserve">Сумма </w:t>
            </w:r>
            <w:r>
              <w:rPr>
                <w:sz w:val="22"/>
              </w:rPr>
              <w:t>разрешенного к использованию остатка целевых средств</w:t>
            </w:r>
            <w:r w:rsidRPr="00E7273D">
              <w:rPr>
                <w:sz w:val="22"/>
              </w:rPr>
              <w:t xml:space="preserve"> в рублевом эквиваленте с точностью 2 знака после запятой</w:t>
            </w:r>
          </w:p>
        </w:tc>
      </w:tr>
      <w:tr w:rsidR="00EB68E3" w:rsidRPr="0077563F" w14:paraId="42FEF67E" w14:textId="77777777" w:rsidTr="00714BF3">
        <w:tc>
          <w:tcPr>
            <w:tcW w:w="1100" w:type="pct"/>
          </w:tcPr>
          <w:p w14:paraId="1A5E9B6C" w14:textId="77777777" w:rsidR="00EB68E3" w:rsidRPr="00965CA2" w:rsidRDefault="00EB68E3" w:rsidP="00EB68E3">
            <w:pPr>
              <w:ind w:left="57" w:right="57" w:firstLine="0"/>
              <w:rPr>
                <w:sz w:val="22"/>
              </w:rPr>
            </w:pPr>
            <w:r>
              <w:rPr>
                <w:sz w:val="22"/>
              </w:rPr>
              <w:t>Сумма возврата дебиторской задолженности прошлых лет, разрешенной к использованию в рублях гр 5</w:t>
            </w:r>
          </w:p>
        </w:tc>
        <w:tc>
          <w:tcPr>
            <w:tcW w:w="750" w:type="pct"/>
          </w:tcPr>
          <w:p w14:paraId="3A7D3C20" w14:textId="2D5BE5F7" w:rsidR="00EB68E3" w:rsidRPr="00784F93" w:rsidRDefault="00EB68E3" w:rsidP="00EB68E3">
            <w:pPr>
              <w:ind w:left="57" w:right="57" w:firstLine="0"/>
              <w:rPr>
                <w:sz w:val="22"/>
                <w:lang w:val="en-US"/>
              </w:rPr>
            </w:pPr>
            <w:r w:rsidRPr="001C4032">
              <w:rPr>
                <w:b/>
                <w:sz w:val="22"/>
                <w:lang w:val="en-US"/>
              </w:rPr>
              <w:t>FS_TSE_TB05012013_1_LIST</w:t>
            </w:r>
            <w:r w:rsidRPr="003A53F6">
              <w:rPr>
                <w:sz w:val="22"/>
                <w:lang w:val="en-US"/>
              </w:rPr>
              <w:t>:</w:t>
            </w:r>
            <w:r w:rsidRPr="00784F93">
              <w:rPr>
                <w:sz w:val="22"/>
                <w:lang w:val="en-US"/>
              </w:rPr>
              <w:t>SUMMREFUND</w:t>
            </w:r>
          </w:p>
        </w:tc>
        <w:tc>
          <w:tcPr>
            <w:tcW w:w="500" w:type="pct"/>
          </w:tcPr>
          <w:p w14:paraId="717872CF" w14:textId="77777777" w:rsidR="00EB68E3" w:rsidRPr="00965CA2" w:rsidRDefault="00EB68E3" w:rsidP="00EB68E3">
            <w:pPr>
              <w:ind w:left="57" w:right="57" w:firstLine="0"/>
              <w:rPr>
                <w:sz w:val="22"/>
              </w:rPr>
            </w:pPr>
            <w:r w:rsidRPr="00E7273D">
              <w:rPr>
                <w:sz w:val="22"/>
              </w:rPr>
              <w:t>Сумма</w:t>
            </w:r>
          </w:p>
        </w:tc>
        <w:tc>
          <w:tcPr>
            <w:tcW w:w="291" w:type="pct"/>
          </w:tcPr>
          <w:p w14:paraId="34D97193" w14:textId="77777777" w:rsidR="00EB68E3" w:rsidRPr="00965CA2" w:rsidRDefault="00EB68E3" w:rsidP="00EB68E3">
            <w:pPr>
              <w:ind w:left="57" w:right="57" w:firstLine="0"/>
              <w:rPr>
                <w:sz w:val="22"/>
              </w:rPr>
            </w:pPr>
            <w:r w:rsidRPr="00E7273D">
              <w:rPr>
                <w:sz w:val="22"/>
              </w:rPr>
              <w:t>Да</w:t>
            </w:r>
          </w:p>
        </w:tc>
        <w:tc>
          <w:tcPr>
            <w:tcW w:w="316" w:type="pct"/>
          </w:tcPr>
          <w:p w14:paraId="14E6F058" w14:textId="77777777" w:rsidR="00EB68E3" w:rsidRPr="00830584" w:rsidRDefault="00EB68E3" w:rsidP="00EB68E3">
            <w:pPr>
              <w:ind w:left="57" w:right="57" w:firstLine="0"/>
              <w:rPr>
                <w:sz w:val="22"/>
              </w:rPr>
            </w:pPr>
            <w:r w:rsidRPr="00E7273D">
              <w:rPr>
                <w:sz w:val="22"/>
              </w:rPr>
              <w:t>-</w:t>
            </w:r>
          </w:p>
        </w:tc>
        <w:tc>
          <w:tcPr>
            <w:tcW w:w="2043" w:type="pct"/>
          </w:tcPr>
          <w:p w14:paraId="7A9F0E92" w14:textId="77777777" w:rsidR="00EB68E3" w:rsidRPr="00830584" w:rsidRDefault="00EB68E3" w:rsidP="00EB68E3">
            <w:pPr>
              <w:ind w:left="57" w:right="57" w:firstLine="0"/>
              <w:rPr>
                <w:sz w:val="22"/>
              </w:rPr>
            </w:pPr>
            <w:r>
              <w:rPr>
                <w:sz w:val="22"/>
              </w:rPr>
              <w:t>Сумма возврата дебиторской задолженности прошлых лет, разрешенной к использованию</w:t>
            </w:r>
            <w:r w:rsidRPr="00E7273D">
              <w:rPr>
                <w:sz w:val="22"/>
              </w:rPr>
              <w:t xml:space="preserve"> в рублевом эквиваленте с точностью 2 знака после запятой</w:t>
            </w:r>
          </w:p>
        </w:tc>
      </w:tr>
      <w:tr w:rsidR="00EB68E3" w:rsidRPr="0077563F" w14:paraId="20A1764A" w14:textId="77777777" w:rsidTr="00714BF3">
        <w:tc>
          <w:tcPr>
            <w:tcW w:w="1100" w:type="pct"/>
          </w:tcPr>
          <w:p w14:paraId="4A431890" w14:textId="77777777" w:rsidR="00EB68E3" w:rsidRPr="00E7273D" w:rsidRDefault="00EB68E3" w:rsidP="00EB68E3">
            <w:pPr>
              <w:ind w:left="57" w:right="57" w:firstLine="0"/>
              <w:rPr>
                <w:sz w:val="22"/>
              </w:rPr>
            </w:pPr>
            <w:r w:rsidRPr="00E7273D">
              <w:rPr>
                <w:sz w:val="22"/>
              </w:rPr>
              <w:t xml:space="preserve">Сумма </w:t>
            </w:r>
            <w:r>
              <w:rPr>
                <w:sz w:val="22"/>
              </w:rPr>
              <w:t xml:space="preserve">планируемых поступлений </w:t>
            </w:r>
            <w:r w:rsidRPr="00E7273D">
              <w:rPr>
                <w:sz w:val="22"/>
              </w:rPr>
              <w:t>на текущий год в рублях</w:t>
            </w:r>
          </w:p>
        </w:tc>
        <w:tc>
          <w:tcPr>
            <w:tcW w:w="750" w:type="pct"/>
          </w:tcPr>
          <w:p w14:paraId="0B122F85" w14:textId="39921191" w:rsidR="00EB68E3" w:rsidRPr="00784F93" w:rsidRDefault="00EB68E3" w:rsidP="00EB68E3">
            <w:pPr>
              <w:ind w:left="57" w:right="57" w:firstLine="0"/>
              <w:rPr>
                <w:sz w:val="22"/>
                <w:lang w:val="en-US"/>
              </w:rPr>
            </w:pPr>
            <w:r w:rsidRPr="001C4032">
              <w:rPr>
                <w:b/>
                <w:sz w:val="22"/>
                <w:lang w:val="en-US"/>
              </w:rPr>
              <w:t>FS_TSE_TB05012013_1_LIST</w:t>
            </w:r>
            <w:r w:rsidRPr="003A53F6">
              <w:rPr>
                <w:sz w:val="22"/>
                <w:lang w:val="en-US"/>
              </w:rPr>
              <w:t>:</w:t>
            </w:r>
            <w:r w:rsidRPr="00784F93">
              <w:rPr>
                <w:sz w:val="22"/>
                <w:lang w:val="en-US"/>
              </w:rPr>
              <w:t>INCOMECURRENTYEAR</w:t>
            </w:r>
          </w:p>
        </w:tc>
        <w:tc>
          <w:tcPr>
            <w:tcW w:w="500" w:type="pct"/>
          </w:tcPr>
          <w:p w14:paraId="53B5C7AC" w14:textId="77777777" w:rsidR="00EB68E3" w:rsidRPr="00E7273D" w:rsidRDefault="00EB68E3" w:rsidP="00EB68E3">
            <w:pPr>
              <w:ind w:left="57" w:right="57" w:firstLine="0"/>
              <w:rPr>
                <w:sz w:val="22"/>
              </w:rPr>
            </w:pPr>
            <w:r w:rsidRPr="00E7273D">
              <w:rPr>
                <w:sz w:val="22"/>
              </w:rPr>
              <w:t>Сумма</w:t>
            </w:r>
          </w:p>
        </w:tc>
        <w:tc>
          <w:tcPr>
            <w:tcW w:w="291" w:type="pct"/>
          </w:tcPr>
          <w:p w14:paraId="7FBA00D3" w14:textId="77777777" w:rsidR="00EB68E3" w:rsidRPr="00E7273D" w:rsidRDefault="00EB68E3" w:rsidP="00EB68E3">
            <w:pPr>
              <w:ind w:left="57" w:right="57" w:firstLine="0"/>
              <w:rPr>
                <w:sz w:val="22"/>
              </w:rPr>
            </w:pPr>
            <w:r w:rsidRPr="00E7273D">
              <w:rPr>
                <w:sz w:val="22"/>
              </w:rPr>
              <w:t>Да</w:t>
            </w:r>
          </w:p>
        </w:tc>
        <w:tc>
          <w:tcPr>
            <w:tcW w:w="316" w:type="pct"/>
          </w:tcPr>
          <w:p w14:paraId="1DBE9BB6" w14:textId="77777777" w:rsidR="00EB68E3" w:rsidRPr="00E7273D" w:rsidRDefault="00EB68E3" w:rsidP="00EB68E3">
            <w:pPr>
              <w:ind w:left="57" w:right="57" w:firstLine="0"/>
              <w:rPr>
                <w:sz w:val="22"/>
              </w:rPr>
            </w:pPr>
            <w:r w:rsidRPr="00E7273D">
              <w:rPr>
                <w:sz w:val="22"/>
              </w:rPr>
              <w:t>-</w:t>
            </w:r>
          </w:p>
        </w:tc>
        <w:tc>
          <w:tcPr>
            <w:tcW w:w="2043" w:type="pct"/>
          </w:tcPr>
          <w:p w14:paraId="34684EBD" w14:textId="77777777" w:rsidR="00EB68E3" w:rsidRPr="00E7273D" w:rsidRDefault="00EB68E3" w:rsidP="00EB68E3">
            <w:pPr>
              <w:ind w:left="57" w:right="57" w:firstLine="0"/>
              <w:rPr>
                <w:sz w:val="22"/>
              </w:rPr>
            </w:pPr>
            <w:r w:rsidRPr="00E7273D">
              <w:rPr>
                <w:sz w:val="22"/>
              </w:rPr>
              <w:t xml:space="preserve">Сумма </w:t>
            </w:r>
            <w:r>
              <w:rPr>
                <w:sz w:val="22"/>
              </w:rPr>
              <w:t xml:space="preserve">планируемых поступлений </w:t>
            </w:r>
            <w:r w:rsidRPr="00E7273D">
              <w:rPr>
                <w:sz w:val="22"/>
              </w:rPr>
              <w:t>на текущий финансовый год в рублевом эквиваленте с точностью 2 знака после запятой</w:t>
            </w:r>
          </w:p>
        </w:tc>
      </w:tr>
      <w:tr w:rsidR="00EB68E3" w:rsidRPr="0077563F" w14:paraId="60BBF62D" w14:textId="77777777" w:rsidTr="00714BF3">
        <w:tc>
          <w:tcPr>
            <w:tcW w:w="1100" w:type="pct"/>
          </w:tcPr>
          <w:p w14:paraId="6D43AF40" w14:textId="77777777" w:rsidR="00EB68E3" w:rsidRPr="00E7273D" w:rsidRDefault="00EB68E3" w:rsidP="00EB68E3">
            <w:pPr>
              <w:ind w:left="57" w:right="57" w:firstLine="0"/>
              <w:rPr>
                <w:sz w:val="22"/>
              </w:rPr>
            </w:pPr>
            <w:r w:rsidRPr="00E7273D">
              <w:rPr>
                <w:sz w:val="22"/>
              </w:rPr>
              <w:t>Сумма</w:t>
            </w:r>
            <w:r>
              <w:rPr>
                <w:sz w:val="22"/>
              </w:rPr>
              <w:t xml:space="preserve"> планируемых поступлений</w:t>
            </w:r>
            <w:r w:rsidRPr="00E7273D">
              <w:rPr>
                <w:sz w:val="22"/>
              </w:rPr>
              <w:t xml:space="preserve"> на первый год планового периода в рублях</w:t>
            </w:r>
          </w:p>
        </w:tc>
        <w:tc>
          <w:tcPr>
            <w:tcW w:w="750" w:type="pct"/>
          </w:tcPr>
          <w:p w14:paraId="58A71732" w14:textId="33B8C38A" w:rsidR="00EB68E3" w:rsidRPr="00784F93" w:rsidRDefault="00EB68E3" w:rsidP="00EB68E3">
            <w:pPr>
              <w:ind w:left="57" w:right="57" w:firstLine="0"/>
              <w:rPr>
                <w:sz w:val="22"/>
                <w:lang w:val="en-US"/>
              </w:rPr>
            </w:pPr>
            <w:r w:rsidRPr="001C4032">
              <w:rPr>
                <w:b/>
                <w:sz w:val="22"/>
                <w:lang w:val="en-US"/>
              </w:rPr>
              <w:t>FS_TSE_TB05012013_1_LIST</w:t>
            </w:r>
            <w:r w:rsidRPr="003A53F6">
              <w:rPr>
                <w:sz w:val="22"/>
                <w:lang w:val="en-US"/>
              </w:rPr>
              <w:t>:</w:t>
            </w:r>
            <w:r w:rsidRPr="00784F93">
              <w:rPr>
                <w:sz w:val="22"/>
                <w:lang w:val="en-US"/>
              </w:rPr>
              <w:t>INCOMEFYEAR</w:t>
            </w:r>
          </w:p>
        </w:tc>
        <w:tc>
          <w:tcPr>
            <w:tcW w:w="500" w:type="pct"/>
          </w:tcPr>
          <w:p w14:paraId="1D31B734" w14:textId="77777777" w:rsidR="00EB68E3" w:rsidRPr="00E7273D" w:rsidRDefault="00EB68E3" w:rsidP="00EB68E3">
            <w:pPr>
              <w:ind w:left="57" w:right="57" w:firstLine="0"/>
              <w:rPr>
                <w:sz w:val="22"/>
              </w:rPr>
            </w:pPr>
            <w:r w:rsidRPr="00E7273D">
              <w:rPr>
                <w:sz w:val="22"/>
              </w:rPr>
              <w:t>Сумма</w:t>
            </w:r>
          </w:p>
        </w:tc>
        <w:tc>
          <w:tcPr>
            <w:tcW w:w="291" w:type="pct"/>
          </w:tcPr>
          <w:p w14:paraId="174DF7CC" w14:textId="77777777" w:rsidR="00EB68E3" w:rsidRPr="00E7273D" w:rsidRDefault="00EB68E3" w:rsidP="00EB68E3">
            <w:pPr>
              <w:ind w:left="57" w:right="57" w:firstLine="0"/>
              <w:rPr>
                <w:sz w:val="22"/>
              </w:rPr>
            </w:pPr>
            <w:r w:rsidRPr="00E7273D">
              <w:rPr>
                <w:sz w:val="22"/>
              </w:rPr>
              <w:t>Да</w:t>
            </w:r>
          </w:p>
        </w:tc>
        <w:tc>
          <w:tcPr>
            <w:tcW w:w="316" w:type="pct"/>
          </w:tcPr>
          <w:p w14:paraId="2527FF8A" w14:textId="77777777" w:rsidR="00EB68E3" w:rsidRPr="00E7273D" w:rsidRDefault="00EB68E3" w:rsidP="00EB68E3">
            <w:pPr>
              <w:ind w:left="57" w:right="57" w:firstLine="0"/>
              <w:rPr>
                <w:sz w:val="22"/>
              </w:rPr>
            </w:pPr>
            <w:r w:rsidRPr="00E7273D">
              <w:rPr>
                <w:sz w:val="22"/>
              </w:rPr>
              <w:t>-</w:t>
            </w:r>
          </w:p>
        </w:tc>
        <w:tc>
          <w:tcPr>
            <w:tcW w:w="2043" w:type="pct"/>
          </w:tcPr>
          <w:p w14:paraId="0A830DFA" w14:textId="77777777" w:rsidR="00EB68E3" w:rsidRPr="00E7273D" w:rsidRDefault="00EB68E3" w:rsidP="00EB68E3">
            <w:pPr>
              <w:ind w:left="57" w:right="57" w:firstLine="0"/>
              <w:rPr>
                <w:sz w:val="22"/>
              </w:rPr>
            </w:pPr>
            <w:r w:rsidRPr="00E7273D">
              <w:rPr>
                <w:sz w:val="22"/>
              </w:rPr>
              <w:t xml:space="preserve">Сумма </w:t>
            </w:r>
            <w:r>
              <w:rPr>
                <w:sz w:val="22"/>
              </w:rPr>
              <w:t xml:space="preserve">планируемых поступлений </w:t>
            </w:r>
            <w:r w:rsidRPr="00E7273D">
              <w:rPr>
                <w:sz w:val="22"/>
              </w:rPr>
              <w:t>на первый год планового периода в рублевом эквиваленте с точностью 2 знака после запятой</w:t>
            </w:r>
          </w:p>
        </w:tc>
      </w:tr>
      <w:tr w:rsidR="00EB68E3" w:rsidRPr="0077563F" w14:paraId="79EC7F55" w14:textId="77777777" w:rsidTr="00714BF3">
        <w:tc>
          <w:tcPr>
            <w:tcW w:w="1100" w:type="pct"/>
          </w:tcPr>
          <w:p w14:paraId="25E00BB1" w14:textId="77777777" w:rsidR="00EB68E3" w:rsidRPr="00E7273D" w:rsidRDefault="00EB68E3" w:rsidP="00EB68E3">
            <w:pPr>
              <w:ind w:left="57" w:right="57" w:firstLine="0"/>
              <w:rPr>
                <w:sz w:val="22"/>
              </w:rPr>
            </w:pPr>
            <w:r w:rsidRPr="00E7273D">
              <w:rPr>
                <w:sz w:val="22"/>
              </w:rPr>
              <w:t xml:space="preserve">Сумма </w:t>
            </w:r>
            <w:r>
              <w:rPr>
                <w:sz w:val="22"/>
              </w:rPr>
              <w:t>планируемых поступлений</w:t>
            </w:r>
            <w:r w:rsidRPr="00E7273D">
              <w:rPr>
                <w:sz w:val="22"/>
              </w:rPr>
              <w:t xml:space="preserve"> на второй год планового периода в рублях</w:t>
            </w:r>
          </w:p>
        </w:tc>
        <w:tc>
          <w:tcPr>
            <w:tcW w:w="750" w:type="pct"/>
          </w:tcPr>
          <w:p w14:paraId="1F2D5BFF" w14:textId="52325322" w:rsidR="00EB68E3" w:rsidRPr="00784F93" w:rsidRDefault="00EB68E3" w:rsidP="00EB68E3">
            <w:pPr>
              <w:ind w:left="57" w:right="57" w:firstLine="0"/>
              <w:rPr>
                <w:sz w:val="22"/>
                <w:lang w:val="en-US"/>
              </w:rPr>
            </w:pPr>
            <w:r w:rsidRPr="001C4032">
              <w:rPr>
                <w:b/>
                <w:sz w:val="22"/>
                <w:lang w:val="en-US"/>
              </w:rPr>
              <w:t>FS_TSE_TB05012013_1_LIST</w:t>
            </w:r>
            <w:r w:rsidRPr="003A53F6">
              <w:rPr>
                <w:sz w:val="22"/>
                <w:lang w:val="en-US"/>
              </w:rPr>
              <w:t>:</w:t>
            </w:r>
            <w:r w:rsidRPr="00784F93">
              <w:rPr>
                <w:sz w:val="22"/>
                <w:lang w:val="en-US"/>
              </w:rPr>
              <w:t>INCOMESYEAR</w:t>
            </w:r>
          </w:p>
        </w:tc>
        <w:tc>
          <w:tcPr>
            <w:tcW w:w="500" w:type="pct"/>
          </w:tcPr>
          <w:p w14:paraId="2A2EFF2F" w14:textId="77777777" w:rsidR="00EB68E3" w:rsidRPr="00E7273D" w:rsidRDefault="00EB68E3" w:rsidP="00EB68E3">
            <w:pPr>
              <w:ind w:left="57" w:right="57" w:firstLine="0"/>
              <w:rPr>
                <w:sz w:val="22"/>
              </w:rPr>
            </w:pPr>
            <w:r w:rsidRPr="00E7273D">
              <w:rPr>
                <w:sz w:val="22"/>
              </w:rPr>
              <w:t>Сумма</w:t>
            </w:r>
          </w:p>
        </w:tc>
        <w:tc>
          <w:tcPr>
            <w:tcW w:w="291" w:type="pct"/>
          </w:tcPr>
          <w:p w14:paraId="680074BB" w14:textId="77777777" w:rsidR="00EB68E3" w:rsidRPr="00E7273D" w:rsidRDefault="00EB68E3" w:rsidP="00EB68E3">
            <w:pPr>
              <w:ind w:left="57" w:right="57" w:firstLine="0"/>
              <w:rPr>
                <w:sz w:val="22"/>
              </w:rPr>
            </w:pPr>
            <w:r w:rsidRPr="00E7273D">
              <w:rPr>
                <w:sz w:val="22"/>
              </w:rPr>
              <w:t>Да</w:t>
            </w:r>
          </w:p>
        </w:tc>
        <w:tc>
          <w:tcPr>
            <w:tcW w:w="316" w:type="pct"/>
          </w:tcPr>
          <w:p w14:paraId="748B0EC9" w14:textId="77777777" w:rsidR="00EB68E3" w:rsidRPr="00E7273D" w:rsidRDefault="00EB68E3" w:rsidP="00EB68E3">
            <w:pPr>
              <w:ind w:left="57" w:right="57" w:firstLine="0"/>
              <w:rPr>
                <w:sz w:val="22"/>
              </w:rPr>
            </w:pPr>
            <w:r w:rsidRPr="00E7273D">
              <w:rPr>
                <w:sz w:val="22"/>
              </w:rPr>
              <w:t>-</w:t>
            </w:r>
          </w:p>
        </w:tc>
        <w:tc>
          <w:tcPr>
            <w:tcW w:w="2043" w:type="pct"/>
          </w:tcPr>
          <w:p w14:paraId="15C32198" w14:textId="77777777" w:rsidR="00EB68E3" w:rsidRPr="00E7273D" w:rsidRDefault="00EB68E3" w:rsidP="00EB68E3">
            <w:pPr>
              <w:ind w:left="57" w:right="57" w:firstLine="0"/>
              <w:rPr>
                <w:sz w:val="22"/>
              </w:rPr>
            </w:pPr>
            <w:r w:rsidRPr="00E7273D">
              <w:rPr>
                <w:sz w:val="22"/>
              </w:rPr>
              <w:t xml:space="preserve">Сумма </w:t>
            </w:r>
            <w:r>
              <w:rPr>
                <w:sz w:val="22"/>
              </w:rPr>
              <w:t>планируемых поступлений</w:t>
            </w:r>
            <w:r w:rsidRPr="00E7273D">
              <w:rPr>
                <w:sz w:val="22"/>
              </w:rPr>
              <w:t xml:space="preserve"> на второй год планового периода в рублевом эквиваленте с точностью 2 знака после запятой</w:t>
            </w:r>
          </w:p>
        </w:tc>
      </w:tr>
      <w:tr w:rsidR="00EB68E3" w:rsidRPr="0077563F" w14:paraId="0F23A210" w14:textId="77777777" w:rsidTr="00714BF3">
        <w:tc>
          <w:tcPr>
            <w:tcW w:w="1100" w:type="pct"/>
          </w:tcPr>
          <w:p w14:paraId="00DDEC26" w14:textId="77777777" w:rsidR="00EB68E3" w:rsidRPr="00E7273D" w:rsidRDefault="00EB68E3" w:rsidP="00EB68E3">
            <w:pPr>
              <w:ind w:left="57" w:right="57" w:firstLine="0"/>
              <w:rPr>
                <w:sz w:val="22"/>
              </w:rPr>
            </w:pPr>
            <w:r w:rsidRPr="00E7273D">
              <w:rPr>
                <w:sz w:val="22"/>
              </w:rPr>
              <w:t xml:space="preserve">Сумма </w:t>
            </w:r>
            <w:r>
              <w:rPr>
                <w:sz w:val="22"/>
              </w:rPr>
              <w:t>планируемых поступлений</w:t>
            </w:r>
            <w:r w:rsidRPr="00E7273D">
              <w:rPr>
                <w:sz w:val="22"/>
              </w:rPr>
              <w:t xml:space="preserve"> на последующие годы в рублях</w:t>
            </w:r>
          </w:p>
        </w:tc>
        <w:tc>
          <w:tcPr>
            <w:tcW w:w="750" w:type="pct"/>
          </w:tcPr>
          <w:p w14:paraId="5CB9227A" w14:textId="6FAC1C8F" w:rsidR="00EB68E3" w:rsidRPr="00784F93" w:rsidRDefault="00EB68E3" w:rsidP="00EB68E3">
            <w:pPr>
              <w:ind w:left="57" w:right="57" w:firstLine="0"/>
              <w:rPr>
                <w:sz w:val="22"/>
                <w:lang w:val="en-US"/>
              </w:rPr>
            </w:pPr>
            <w:r w:rsidRPr="001C4032">
              <w:rPr>
                <w:b/>
                <w:sz w:val="22"/>
                <w:lang w:val="en-US"/>
              </w:rPr>
              <w:t>FS_TSE_TB05012013_1_LIST</w:t>
            </w:r>
            <w:r w:rsidRPr="003A53F6">
              <w:rPr>
                <w:sz w:val="22"/>
                <w:lang w:val="en-US"/>
              </w:rPr>
              <w:t>:</w:t>
            </w:r>
            <w:r w:rsidRPr="00784F93">
              <w:rPr>
                <w:sz w:val="22"/>
                <w:lang w:val="en-US"/>
              </w:rPr>
              <w:t>INCOMENYEARS</w:t>
            </w:r>
          </w:p>
        </w:tc>
        <w:tc>
          <w:tcPr>
            <w:tcW w:w="500" w:type="pct"/>
          </w:tcPr>
          <w:p w14:paraId="456C96C3" w14:textId="77777777" w:rsidR="00EB68E3" w:rsidRPr="00E7273D" w:rsidRDefault="00EB68E3" w:rsidP="00EB68E3">
            <w:pPr>
              <w:ind w:left="57" w:right="57" w:firstLine="0"/>
              <w:rPr>
                <w:sz w:val="22"/>
              </w:rPr>
            </w:pPr>
            <w:r w:rsidRPr="00E7273D">
              <w:rPr>
                <w:sz w:val="22"/>
              </w:rPr>
              <w:t>Сумма</w:t>
            </w:r>
          </w:p>
        </w:tc>
        <w:tc>
          <w:tcPr>
            <w:tcW w:w="291" w:type="pct"/>
          </w:tcPr>
          <w:p w14:paraId="71E0801E" w14:textId="77777777" w:rsidR="00EB68E3" w:rsidRPr="00E7273D" w:rsidRDefault="00EB68E3" w:rsidP="00EB68E3">
            <w:pPr>
              <w:ind w:left="57" w:right="57" w:firstLine="0"/>
              <w:rPr>
                <w:sz w:val="22"/>
              </w:rPr>
            </w:pPr>
            <w:r w:rsidRPr="00E7273D">
              <w:rPr>
                <w:sz w:val="22"/>
              </w:rPr>
              <w:t>Да</w:t>
            </w:r>
          </w:p>
        </w:tc>
        <w:tc>
          <w:tcPr>
            <w:tcW w:w="316" w:type="pct"/>
          </w:tcPr>
          <w:p w14:paraId="4C9FF177" w14:textId="77777777" w:rsidR="00EB68E3" w:rsidRPr="00E7273D" w:rsidRDefault="00EB68E3" w:rsidP="00EB68E3">
            <w:pPr>
              <w:ind w:left="57" w:right="57" w:firstLine="0"/>
              <w:rPr>
                <w:sz w:val="22"/>
              </w:rPr>
            </w:pPr>
            <w:r w:rsidRPr="00E7273D">
              <w:rPr>
                <w:sz w:val="22"/>
              </w:rPr>
              <w:t>-</w:t>
            </w:r>
          </w:p>
        </w:tc>
        <w:tc>
          <w:tcPr>
            <w:tcW w:w="2043" w:type="pct"/>
          </w:tcPr>
          <w:p w14:paraId="2EFF31BB" w14:textId="77777777" w:rsidR="00EB68E3" w:rsidRPr="00E7273D" w:rsidRDefault="00EB68E3" w:rsidP="00EB68E3">
            <w:pPr>
              <w:ind w:left="57" w:right="57" w:firstLine="0"/>
              <w:rPr>
                <w:sz w:val="22"/>
              </w:rPr>
            </w:pPr>
            <w:r w:rsidRPr="00E7273D">
              <w:rPr>
                <w:sz w:val="22"/>
              </w:rPr>
              <w:t xml:space="preserve">Сумма </w:t>
            </w:r>
            <w:r>
              <w:rPr>
                <w:sz w:val="22"/>
              </w:rPr>
              <w:t>планируемых поступлений</w:t>
            </w:r>
            <w:r w:rsidRPr="00E7273D">
              <w:rPr>
                <w:sz w:val="22"/>
              </w:rPr>
              <w:t xml:space="preserve"> на последующие годы в рублевом эквиваленте с точностью 2 знака после запятой</w:t>
            </w:r>
          </w:p>
        </w:tc>
      </w:tr>
      <w:tr w:rsidR="00EB68E3" w:rsidRPr="0077563F" w14:paraId="456CDBA5" w14:textId="77777777" w:rsidTr="00714BF3">
        <w:tc>
          <w:tcPr>
            <w:tcW w:w="1100" w:type="pct"/>
          </w:tcPr>
          <w:p w14:paraId="650CEC18" w14:textId="77777777" w:rsidR="00EB68E3" w:rsidRPr="00E7273D" w:rsidRDefault="00EB68E3" w:rsidP="00EB68E3">
            <w:pPr>
              <w:ind w:left="57" w:right="57" w:firstLine="0"/>
              <w:rPr>
                <w:sz w:val="22"/>
              </w:rPr>
            </w:pPr>
            <w:r w:rsidRPr="00E7273D">
              <w:rPr>
                <w:sz w:val="22"/>
              </w:rPr>
              <w:t xml:space="preserve">Сумма </w:t>
            </w:r>
            <w:r>
              <w:rPr>
                <w:sz w:val="22"/>
              </w:rPr>
              <w:t xml:space="preserve">планируемых выплат </w:t>
            </w:r>
            <w:r w:rsidRPr="00E7273D">
              <w:rPr>
                <w:sz w:val="22"/>
              </w:rPr>
              <w:t>на текущий год в рублях</w:t>
            </w:r>
          </w:p>
        </w:tc>
        <w:tc>
          <w:tcPr>
            <w:tcW w:w="750" w:type="pct"/>
          </w:tcPr>
          <w:p w14:paraId="3BCA3BF8" w14:textId="38D098A7" w:rsidR="00EB68E3" w:rsidRPr="00CC168C" w:rsidRDefault="00EB68E3" w:rsidP="00EB68E3">
            <w:pPr>
              <w:ind w:left="57" w:right="57" w:firstLine="0"/>
              <w:rPr>
                <w:sz w:val="22"/>
                <w:lang w:val="en-US"/>
              </w:rPr>
            </w:pPr>
            <w:r w:rsidRPr="001C4032">
              <w:rPr>
                <w:b/>
                <w:sz w:val="22"/>
                <w:lang w:val="en-US"/>
              </w:rPr>
              <w:t>FS_TSE_TB05012013_1_LIST</w:t>
            </w:r>
            <w:r w:rsidRPr="003A53F6">
              <w:rPr>
                <w:sz w:val="22"/>
                <w:lang w:val="en-US"/>
              </w:rPr>
              <w:t>:</w:t>
            </w:r>
            <w:r w:rsidRPr="00CC168C">
              <w:rPr>
                <w:sz w:val="22"/>
                <w:lang w:val="en-US"/>
              </w:rPr>
              <w:t>PAYMENTS</w:t>
            </w:r>
          </w:p>
        </w:tc>
        <w:tc>
          <w:tcPr>
            <w:tcW w:w="500" w:type="pct"/>
          </w:tcPr>
          <w:p w14:paraId="586B7E78" w14:textId="77777777" w:rsidR="00EB68E3" w:rsidRPr="00E7273D" w:rsidRDefault="00EB68E3" w:rsidP="00EB68E3">
            <w:pPr>
              <w:ind w:left="57" w:right="57" w:firstLine="0"/>
              <w:rPr>
                <w:sz w:val="22"/>
              </w:rPr>
            </w:pPr>
            <w:r w:rsidRPr="00E7273D">
              <w:rPr>
                <w:sz w:val="22"/>
              </w:rPr>
              <w:t>Сумма</w:t>
            </w:r>
          </w:p>
        </w:tc>
        <w:tc>
          <w:tcPr>
            <w:tcW w:w="291" w:type="pct"/>
          </w:tcPr>
          <w:p w14:paraId="2EDFB895" w14:textId="77777777" w:rsidR="00EB68E3" w:rsidRPr="00E7273D" w:rsidRDefault="00EB68E3" w:rsidP="00EB68E3">
            <w:pPr>
              <w:ind w:left="57" w:right="57" w:firstLine="0"/>
              <w:rPr>
                <w:sz w:val="22"/>
              </w:rPr>
            </w:pPr>
            <w:r w:rsidRPr="00E7273D">
              <w:rPr>
                <w:sz w:val="22"/>
              </w:rPr>
              <w:t>Да</w:t>
            </w:r>
          </w:p>
        </w:tc>
        <w:tc>
          <w:tcPr>
            <w:tcW w:w="316" w:type="pct"/>
          </w:tcPr>
          <w:p w14:paraId="57B8F0B0" w14:textId="77777777" w:rsidR="00EB68E3" w:rsidRPr="00E7273D" w:rsidRDefault="00EB68E3" w:rsidP="00EB68E3">
            <w:pPr>
              <w:ind w:left="57" w:right="57" w:firstLine="0"/>
              <w:rPr>
                <w:sz w:val="22"/>
              </w:rPr>
            </w:pPr>
            <w:r w:rsidRPr="00E7273D">
              <w:rPr>
                <w:sz w:val="22"/>
              </w:rPr>
              <w:t>-</w:t>
            </w:r>
          </w:p>
        </w:tc>
        <w:tc>
          <w:tcPr>
            <w:tcW w:w="2043" w:type="pct"/>
          </w:tcPr>
          <w:p w14:paraId="6CF6717E" w14:textId="77777777" w:rsidR="00EB68E3" w:rsidRPr="00E7273D" w:rsidRDefault="00EB68E3" w:rsidP="00EB68E3">
            <w:pPr>
              <w:ind w:left="57" w:right="57" w:firstLine="0"/>
              <w:rPr>
                <w:sz w:val="22"/>
              </w:rPr>
            </w:pPr>
            <w:r w:rsidRPr="00E7273D">
              <w:rPr>
                <w:sz w:val="22"/>
              </w:rPr>
              <w:t xml:space="preserve">Сумма </w:t>
            </w:r>
            <w:r>
              <w:rPr>
                <w:sz w:val="22"/>
              </w:rPr>
              <w:t xml:space="preserve">планируемых выплат </w:t>
            </w:r>
            <w:r w:rsidRPr="00E7273D">
              <w:rPr>
                <w:sz w:val="22"/>
              </w:rPr>
              <w:t>на текущий финансовый год в рублевом эквиваленте с точностью 2 знака после запятой</w:t>
            </w:r>
          </w:p>
        </w:tc>
      </w:tr>
      <w:tr w:rsidR="00EB68E3" w:rsidRPr="0077563F" w14:paraId="05E767E9" w14:textId="77777777" w:rsidTr="00714BF3">
        <w:tc>
          <w:tcPr>
            <w:tcW w:w="1100" w:type="pct"/>
          </w:tcPr>
          <w:p w14:paraId="7C331FEE" w14:textId="77777777" w:rsidR="00EB68E3" w:rsidRPr="00E7273D" w:rsidRDefault="00EB68E3" w:rsidP="00EB68E3">
            <w:pPr>
              <w:ind w:left="57" w:right="57" w:firstLine="0"/>
              <w:rPr>
                <w:sz w:val="22"/>
              </w:rPr>
            </w:pPr>
            <w:r w:rsidRPr="00E7273D">
              <w:rPr>
                <w:sz w:val="22"/>
              </w:rPr>
              <w:t>Сумма</w:t>
            </w:r>
            <w:r>
              <w:rPr>
                <w:sz w:val="22"/>
              </w:rPr>
              <w:t xml:space="preserve"> планируемых выплат</w:t>
            </w:r>
            <w:r w:rsidRPr="00E7273D">
              <w:rPr>
                <w:sz w:val="22"/>
              </w:rPr>
              <w:t xml:space="preserve"> на первый год планового периода в рублях</w:t>
            </w:r>
          </w:p>
        </w:tc>
        <w:tc>
          <w:tcPr>
            <w:tcW w:w="750" w:type="pct"/>
          </w:tcPr>
          <w:p w14:paraId="505CE93E" w14:textId="357D1E81" w:rsidR="00EB68E3" w:rsidRPr="003A53F6" w:rsidRDefault="00EB68E3" w:rsidP="00EB68E3">
            <w:pPr>
              <w:ind w:left="57" w:right="57" w:firstLine="0"/>
              <w:rPr>
                <w:sz w:val="22"/>
                <w:lang w:val="en-US"/>
              </w:rPr>
            </w:pPr>
            <w:r w:rsidRPr="001C4032">
              <w:rPr>
                <w:b/>
                <w:sz w:val="22"/>
                <w:lang w:val="en-US"/>
              </w:rPr>
              <w:t>FS_TSE_TB05012013_1_LIST</w:t>
            </w:r>
            <w:r w:rsidRPr="003A53F6">
              <w:rPr>
                <w:sz w:val="22"/>
                <w:lang w:val="en-US"/>
              </w:rPr>
              <w:t>:</w:t>
            </w:r>
            <w:r w:rsidRPr="00CC168C">
              <w:rPr>
                <w:sz w:val="22"/>
                <w:lang w:val="en-US"/>
              </w:rPr>
              <w:t>PAYMENTSFYEAR</w:t>
            </w:r>
          </w:p>
        </w:tc>
        <w:tc>
          <w:tcPr>
            <w:tcW w:w="500" w:type="pct"/>
          </w:tcPr>
          <w:p w14:paraId="176CCC10" w14:textId="77777777" w:rsidR="00EB68E3" w:rsidRPr="00E7273D" w:rsidRDefault="00EB68E3" w:rsidP="00EB68E3">
            <w:pPr>
              <w:ind w:left="57" w:right="57" w:firstLine="0"/>
              <w:rPr>
                <w:sz w:val="22"/>
              </w:rPr>
            </w:pPr>
            <w:r w:rsidRPr="00E7273D">
              <w:rPr>
                <w:sz w:val="22"/>
              </w:rPr>
              <w:t>Сумма</w:t>
            </w:r>
          </w:p>
        </w:tc>
        <w:tc>
          <w:tcPr>
            <w:tcW w:w="291" w:type="pct"/>
          </w:tcPr>
          <w:p w14:paraId="43DD41CD" w14:textId="77777777" w:rsidR="00EB68E3" w:rsidRPr="00E7273D" w:rsidRDefault="00EB68E3" w:rsidP="00EB68E3">
            <w:pPr>
              <w:ind w:left="57" w:right="57" w:firstLine="0"/>
              <w:rPr>
                <w:sz w:val="22"/>
              </w:rPr>
            </w:pPr>
            <w:r w:rsidRPr="00E7273D">
              <w:rPr>
                <w:sz w:val="22"/>
              </w:rPr>
              <w:t>Да</w:t>
            </w:r>
          </w:p>
        </w:tc>
        <w:tc>
          <w:tcPr>
            <w:tcW w:w="316" w:type="pct"/>
          </w:tcPr>
          <w:p w14:paraId="1A3233F6" w14:textId="77777777" w:rsidR="00EB68E3" w:rsidRPr="00E7273D" w:rsidRDefault="00EB68E3" w:rsidP="00EB68E3">
            <w:pPr>
              <w:ind w:left="57" w:right="57" w:firstLine="0"/>
              <w:rPr>
                <w:sz w:val="22"/>
              </w:rPr>
            </w:pPr>
            <w:r w:rsidRPr="00E7273D">
              <w:rPr>
                <w:sz w:val="22"/>
              </w:rPr>
              <w:t>-</w:t>
            </w:r>
          </w:p>
        </w:tc>
        <w:tc>
          <w:tcPr>
            <w:tcW w:w="2043" w:type="pct"/>
          </w:tcPr>
          <w:p w14:paraId="130019B8" w14:textId="77777777" w:rsidR="00EB68E3" w:rsidRPr="00E7273D" w:rsidRDefault="00EB68E3" w:rsidP="00EB68E3">
            <w:pPr>
              <w:ind w:left="57" w:right="57" w:firstLine="0"/>
              <w:rPr>
                <w:sz w:val="22"/>
              </w:rPr>
            </w:pPr>
            <w:r w:rsidRPr="00E7273D">
              <w:rPr>
                <w:sz w:val="22"/>
              </w:rPr>
              <w:t xml:space="preserve">Сумма </w:t>
            </w:r>
            <w:r>
              <w:rPr>
                <w:sz w:val="22"/>
              </w:rPr>
              <w:t xml:space="preserve">планируемых выплат </w:t>
            </w:r>
            <w:r w:rsidRPr="00E7273D">
              <w:rPr>
                <w:sz w:val="22"/>
              </w:rPr>
              <w:t>на первый год планового периода в рублевом эквиваленте с точностью 2 знака после запятой</w:t>
            </w:r>
          </w:p>
        </w:tc>
      </w:tr>
      <w:tr w:rsidR="00EB68E3" w:rsidRPr="0077563F" w14:paraId="36A8DE1B" w14:textId="77777777" w:rsidTr="00714BF3">
        <w:tc>
          <w:tcPr>
            <w:tcW w:w="1100" w:type="pct"/>
          </w:tcPr>
          <w:p w14:paraId="198A14BD" w14:textId="77777777" w:rsidR="00EB68E3" w:rsidRPr="00E7273D" w:rsidRDefault="00EB68E3" w:rsidP="00EB68E3">
            <w:pPr>
              <w:ind w:left="57" w:right="57" w:firstLine="0"/>
              <w:rPr>
                <w:sz w:val="22"/>
              </w:rPr>
            </w:pPr>
            <w:r w:rsidRPr="00E7273D">
              <w:rPr>
                <w:sz w:val="22"/>
              </w:rPr>
              <w:t xml:space="preserve">Сумма </w:t>
            </w:r>
            <w:r>
              <w:rPr>
                <w:sz w:val="22"/>
              </w:rPr>
              <w:t>планируемых выплат</w:t>
            </w:r>
            <w:r w:rsidRPr="00E7273D">
              <w:rPr>
                <w:sz w:val="22"/>
              </w:rPr>
              <w:t xml:space="preserve"> на второй год планового периода в рублях</w:t>
            </w:r>
          </w:p>
        </w:tc>
        <w:tc>
          <w:tcPr>
            <w:tcW w:w="750" w:type="pct"/>
          </w:tcPr>
          <w:p w14:paraId="614A47E3" w14:textId="1C07FA8E" w:rsidR="00EB68E3" w:rsidRPr="003A53F6" w:rsidRDefault="00EB68E3" w:rsidP="00EB68E3">
            <w:pPr>
              <w:ind w:left="57" w:right="57" w:firstLine="0"/>
              <w:rPr>
                <w:sz w:val="22"/>
                <w:lang w:val="en-US"/>
              </w:rPr>
            </w:pPr>
            <w:r w:rsidRPr="001C4032">
              <w:rPr>
                <w:b/>
                <w:sz w:val="22"/>
                <w:lang w:val="en-US"/>
              </w:rPr>
              <w:t>FS_TSE_TB05012013_1_LIST</w:t>
            </w:r>
            <w:r w:rsidRPr="003A53F6">
              <w:rPr>
                <w:sz w:val="22"/>
                <w:lang w:val="en-US"/>
              </w:rPr>
              <w:t>:</w:t>
            </w:r>
            <w:r w:rsidRPr="00CC168C">
              <w:rPr>
                <w:sz w:val="22"/>
                <w:lang w:val="en-US"/>
              </w:rPr>
              <w:t>PAYMENTSSYEAR</w:t>
            </w:r>
          </w:p>
        </w:tc>
        <w:tc>
          <w:tcPr>
            <w:tcW w:w="500" w:type="pct"/>
          </w:tcPr>
          <w:p w14:paraId="79B4B643" w14:textId="77777777" w:rsidR="00EB68E3" w:rsidRPr="00E7273D" w:rsidRDefault="00EB68E3" w:rsidP="00EB68E3">
            <w:pPr>
              <w:ind w:left="57" w:right="57" w:firstLine="0"/>
              <w:rPr>
                <w:sz w:val="22"/>
              </w:rPr>
            </w:pPr>
            <w:r w:rsidRPr="00E7273D">
              <w:rPr>
                <w:sz w:val="22"/>
              </w:rPr>
              <w:t>Сумма</w:t>
            </w:r>
          </w:p>
        </w:tc>
        <w:tc>
          <w:tcPr>
            <w:tcW w:w="291" w:type="pct"/>
          </w:tcPr>
          <w:p w14:paraId="24C130A3" w14:textId="77777777" w:rsidR="00EB68E3" w:rsidRPr="00E7273D" w:rsidRDefault="00EB68E3" w:rsidP="00EB68E3">
            <w:pPr>
              <w:ind w:left="57" w:right="57" w:firstLine="0"/>
              <w:rPr>
                <w:sz w:val="22"/>
              </w:rPr>
            </w:pPr>
            <w:r w:rsidRPr="00E7273D">
              <w:rPr>
                <w:sz w:val="22"/>
              </w:rPr>
              <w:t>Да</w:t>
            </w:r>
          </w:p>
        </w:tc>
        <w:tc>
          <w:tcPr>
            <w:tcW w:w="316" w:type="pct"/>
          </w:tcPr>
          <w:p w14:paraId="2273A047" w14:textId="77777777" w:rsidR="00EB68E3" w:rsidRPr="00E7273D" w:rsidRDefault="00EB68E3" w:rsidP="00EB68E3">
            <w:pPr>
              <w:ind w:left="57" w:right="57" w:firstLine="0"/>
              <w:rPr>
                <w:sz w:val="22"/>
              </w:rPr>
            </w:pPr>
            <w:r w:rsidRPr="00E7273D">
              <w:rPr>
                <w:sz w:val="22"/>
              </w:rPr>
              <w:t>-</w:t>
            </w:r>
          </w:p>
        </w:tc>
        <w:tc>
          <w:tcPr>
            <w:tcW w:w="2043" w:type="pct"/>
          </w:tcPr>
          <w:p w14:paraId="48D88D13" w14:textId="77777777" w:rsidR="00EB68E3" w:rsidRPr="00E7273D" w:rsidRDefault="00EB68E3" w:rsidP="00EB68E3">
            <w:pPr>
              <w:ind w:left="57" w:right="57" w:firstLine="0"/>
              <w:rPr>
                <w:sz w:val="22"/>
              </w:rPr>
            </w:pPr>
            <w:r w:rsidRPr="00E7273D">
              <w:rPr>
                <w:sz w:val="22"/>
              </w:rPr>
              <w:t xml:space="preserve">Сумма </w:t>
            </w:r>
            <w:r>
              <w:rPr>
                <w:sz w:val="22"/>
              </w:rPr>
              <w:t>планируемых выплат</w:t>
            </w:r>
            <w:r w:rsidRPr="00E7273D">
              <w:rPr>
                <w:sz w:val="22"/>
              </w:rPr>
              <w:t xml:space="preserve"> на второй год планового периода в рублевом эквиваленте с точностью 2 знака после запятой</w:t>
            </w:r>
          </w:p>
        </w:tc>
      </w:tr>
      <w:tr w:rsidR="00EB68E3" w:rsidRPr="0077563F" w14:paraId="666635FC" w14:textId="77777777" w:rsidTr="00714BF3">
        <w:tc>
          <w:tcPr>
            <w:tcW w:w="1100" w:type="pct"/>
          </w:tcPr>
          <w:p w14:paraId="075D813D" w14:textId="77777777" w:rsidR="00EB68E3" w:rsidRPr="00E7273D" w:rsidRDefault="00EB68E3" w:rsidP="00EB68E3">
            <w:pPr>
              <w:ind w:left="57" w:right="57" w:firstLine="0"/>
              <w:rPr>
                <w:sz w:val="22"/>
              </w:rPr>
            </w:pPr>
            <w:r w:rsidRPr="00E7273D">
              <w:rPr>
                <w:sz w:val="22"/>
              </w:rPr>
              <w:t xml:space="preserve">Сумма </w:t>
            </w:r>
            <w:r>
              <w:rPr>
                <w:sz w:val="22"/>
              </w:rPr>
              <w:t>планируемых выплат</w:t>
            </w:r>
            <w:r w:rsidRPr="00E7273D">
              <w:rPr>
                <w:sz w:val="22"/>
              </w:rPr>
              <w:t xml:space="preserve"> на последующие годы в рублях</w:t>
            </w:r>
          </w:p>
        </w:tc>
        <w:tc>
          <w:tcPr>
            <w:tcW w:w="750" w:type="pct"/>
          </w:tcPr>
          <w:p w14:paraId="2933A2F4" w14:textId="7923DC32" w:rsidR="00EB68E3" w:rsidRPr="003A53F6" w:rsidRDefault="00EB68E3" w:rsidP="00EB68E3">
            <w:pPr>
              <w:ind w:left="57" w:right="57" w:firstLine="0"/>
              <w:rPr>
                <w:sz w:val="22"/>
                <w:lang w:val="en-US"/>
              </w:rPr>
            </w:pPr>
            <w:r w:rsidRPr="001C4032">
              <w:rPr>
                <w:b/>
                <w:sz w:val="22"/>
                <w:lang w:val="en-US"/>
              </w:rPr>
              <w:t>FS_TSE_TB05012013_1_LIST</w:t>
            </w:r>
            <w:r w:rsidRPr="003A53F6">
              <w:rPr>
                <w:sz w:val="22"/>
                <w:lang w:val="en-US"/>
              </w:rPr>
              <w:t>:</w:t>
            </w:r>
            <w:r w:rsidRPr="00CC168C">
              <w:rPr>
                <w:sz w:val="22"/>
                <w:lang w:val="en-US"/>
              </w:rPr>
              <w:t>PAYMENTSNYEARS</w:t>
            </w:r>
          </w:p>
        </w:tc>
        <w:tc>
          <w:tcPr>
            <w:tcW w:w="500" w:type="pct"/>
          </w:tcPr>
          <w:p w14:paraId="3CFF4168" w14:textId="77777777" w:rsidR="00EB68E3" w:rsidRPr="00E7273D" w:rsidRDefault="00EB68E3" w:rsidP="00EB68E3">
            <w:pPr>
              <w:ind w:left="57" w:right="57" w:firstLine="0"/>
              <w:rPr>
                <w:sz w:val="22"/>
              </w:rPr>
            </w:pPr>
            <w:r w:rsidRPr="00E7273D">
              <w:rPr>
                <w:sz w:val="22"/>
              </w:rPr>
              <w:t>Сумма</w:t>
            </w:r>
          </w:p>
        </w:tc>
        <w:tc>
          <w:tcPr>
            <w:tcW w:w="291" w:type="pct"/>
          </w:tcPr>
          <w:p w14:paraId="277D19A9" w14:textId="77777777" w:rsidR="00EB68E3" w:rsidRPr="00E7273D" w:rsidRDefault="00EB68E3" w:rsidP="00EB68E3">
            <w:pPr>
              <w:ind w:left="57" w:right="57" w:firstLine="0"/>
              <w:rPr>
                <w:sz w:val="22"/>
              </w:rPr>
            </w:pPr>
            <w:r w:rsidRPr="00E7273D">
              <w:rPr>
                <w:sz w:val="22"/>
              </w:rPr>
              <w:t>Да</w:t>
            </w:r>
          </w:p>
        </w:tc>
        <w:tc>
          <w:tcPr>
            <w:tcW w:w="316" w:type="pct"/>
          </w:tcPr>
          <w:p w14:paraId="054E2AEF" w14:textId="77777777" w:rsidR="00EB68E3" w:rsidRPr="00E7273D" w:rsidRDefault="00EB68E3" w:rsidP="00EB68E3">
            <w:pPr>
              <w:ind w:left="57" w:right="57" w:firstLine="0"/>
              <w:rPr>
                <w:sz w:val="22"/>
              </w:rPr>
            </w:pPr>
            <w:r w:rsidRPr="00E7273D">
              <w:rPr>
                <w:sz w:val="22"/>
              </w:rPr>
              <w:t>-</w:t>
            </w:r>
          </w:p>
        </w:tc>
        <w:tc>
          <w:tcPr>
            <w:tcW w:w="2043" w:type="pct"/>
          </w:tcPr>
          <w:p w14:paraId="22D1D1B1" w14:textId="77777777" w:rsidR="00EB68E3" w:rsidRPr="00E7273D" w:rsidRDefault="00EB68E3" w:rsidP="00EB68E3">
            <w:pPr>
              <w:ind w:left="57" w:right="57" w:firstLine="0"/>
              <w:rPr>
                <w:sz w:val="22"/>
              </w:rPr>
            </w:pPr>
            <w:r w:rsidRPr="00E7273D">
              <w:rPr>
                <w:sz w:val="22"/>
              </w:rPr>
              <w:t xml:space="preserve">Сумма </w:t>
            </w:r>
            <w:r>
              <w:rPr>
                <w:sz w:val="22"/>
              </w:rPr>
              <w:t>планируемых выплат</w:t>
            </w:r>
            <w:r w:rsidRPr="00E7273D">
              <w:rPr>
                <w:sz w:val="22"/>
              </w:rPr>
              <w:t xml:space="preserve"> на последующие годы в рублевом эквиваленте с точностью 2 знака после запятой</w:t>
            </w:r>
          </w:p>
        </w:tc>
      </w:tr>
    </w:tbl>
    <w:p w14:paraId="55BD5768" w14:textId="20D14C39" w:rsidR="00B461A2" w:rsidRDefault="001A5FF6" w:rsidP="001A5FF6">
      <w:pPr>
        <w:pStyle w:val="51"/>
        <w:rPr>
          <w:ins w:id="1129" w:author="Сатлер Марина Викторовна" w:date="2025-08-26T11:04:00Z"/>
        </w:rPr>
      </w:pPr>
      <w:bookmarkStart w:id="1130" w:name="_Toc226564464"/>
      <w:ins w:id="1131" w:author="Сатлер Марина Викторовна" w:date="2025-08-26T11:04:00Z">
        <w:r w:rsidRPr="00A775EA">
          <w:t xml:space="preserve">Пример запроса по документу </w:t>
        </w:r>
        <w:r w:rsidRPr="005D7663">
          <w:t>«</w:t>
        </w:r>
        <w:r>
          <w:t>Сведения об операциях с целевыми средствами</w:t>
        </w:r>
        <w:r w:rsidRPr="007C32C9">
          <w:t>» (</w:t>
        </w:r>
        <w:r w:rsidRPr="00965CA2">
          <w:t>ф. 0501213</w:t>
        </w:r>
        <w:r w:rsidRPr="007C32C9">
          <w:t xml:space="preserve">) </w:t>
        </w:r>
        <w:r w:rsidRPr="00965CA2">
          <w:t>TSE_05012013_D05</w:t>
        </w:r>
        <w:bookmarkEnd w:id="1130"/>
      </w:ins>
    </w:p>
    <w:p w14:paraId="3D32D4E2" w14:textId="77777777" w:rsidR="000C5305" w:rsidRDefault="000C5305" w:rsidP="000C5305">
      <w:pPr>
        <w:pStyle w:val="GOSTScript"/>
        <w:rPr>
          <w:ins w:id="1132" w:author="Сатлер Марина Викторовна" w:date="2025-08-26T11:50:00Z"/>
          <w:lang w:eastAsia="ko-KR"/>
        </w:rPr>
      </w:pPr>
      <w:ins w:id="1133" w:author="Сатлер Марина Викторовна" w:date="2025-08-26T11:50:00Z">
        <w:r>
          <w:rPr>
            <w:lang w:eastAsia="ko-KR"/>
          </w:rPr>
          <w:t>{</w:t>
        </w:r>
      </w:ins>
    </w:p>
    <w:p w14:paraId="621DC83A" w14:textId="77777777" w:rsidR="000C5305" w:rsidRDefault="000C5305" w:rsidP="000C5305">
      <w:pPr>
        <w:pStyle w:val="GOSTScript"/>
        <w:rPr>
          <w:ins w:id="1134" w:author="Сатлер Марина Викторовна" w:date="2025-08-26T11:50:00Z"/>
          <w:lang w:eastAsia="ko-KR"/>
        </w:rPr>
      </w:pPr>
      <w:ins w:id="1135" w:author="Сатлер Марина Викторовна" w:date="2025-08-26T11:50:00Z">
        <w:r>
          <w:rPr>
            <w:lang w:eastAsia="ko-KR"/>
          </w:rPr>
          <w:tab/>
          <w:t>"header": {</w:t>
        </w:r>
      </w:ins>
    </w:p>
    <w:p w14:paraId="2B974904" w14:textId="77777777" w:rsidR="000C5305" w:rsidRDefault="000C5305" w:rsidP="000C5305">
      <w:pPr>
        <w:pStyle w:val="GOSTScript"/>
        <w:rPr>
          <w:ins w:id="1136" w:author="Сатлер Марина Викторовна" w:date="2025-08-26T11:50:00Z"/>
          <w:lang w:eastAsia="ko-KR"/>
        </w:rPr>
      </w:pPr>
      <w:ins w:id="1137" w:author="Сатлер Марина Викторовна" w:date="2025-08-26T11:50:00Z">
        <w:r>
          <w:rPr>
            <w:lang w:eastAsia="ko-KR"/>
          </w:rPr>
          <w:tab/>
        </w:r>
        <w:r>
          <w:rPr>
            <w:lang w:eastAsia="ko-KR"/>
          </w:rPr>
          <w:tab/>
          <w:t>"Source": "TSE",</w:t>
        </w:r>
      </w:ins>
    </w:p>
    <w:p w14:paraId="65D8E02A" w14:textId="77777777" w:rsidR="000C5305" w:rsidRDefault="000C5305" w:rsidP="000C5305">
      <w:pPr>
        <w:pStyle w:val="GOSTScript"/>
        <w:rPr>
          <w:ins w:id="1138" w:author="Сатлер Марина Викторовна" w:date="2025-08-26T11:50:00Z"/>
          <w:lang w:eastAsia="ko-KR"/>
        </w:rPr>
      </w:pPr>
      <w:ins w:id="1139" w:author="Сатлер Марина Викторовна" w:date="2025-08-26T11:50:00Z">
        <w:r>
          <w:rPr>
            <w:lang w:eastAsia="ko-KR"/>
          </w:rPr>
          <w:tab/>
        </w:r>
        <w:r>
          <w:rPr>
            <w:lang w:eastAsia="ko-KR"/>
          </w:rPr>
          <w:tab/>
          <w:t>"ReqDateTime": "2025-12-05 10:37:22",</w:t>
        </w:r>
      </w:ins>
    </w:p>
    <w:p w14:paraId="4C1C908F" w14:textId="77777777" w:rsidR="000C5305" w:rsidRDefault="000C5305" w:rsidP="000C5305">
      <w:pPr>
        <w:pStyle w:val="GOSTScript"/>
        <w:rPr>
          <w:ins w:id="1140" w:author="Сатлер Марина Викторовна" w:date="2025-08-26T11:50:00Z"/>
          <w:lang w:eastAsia="ko-KR"/>
        </w:rPr>
      </w:pPr>
      <w:ins w:id="1141" w:author="Сатлер Марина Викторовна" w:date="2025-08-26T11:50:00Z">
        <w:r>
          <w:rPr>
            <w:lang w:eastAsia="ko-KR"/>
          </w:rPr>
          <w:tab/>
        </w:r>
        <w:r>
          <w:rPr>
            <w:lang w:eastAsia="ko-KR"/>
          </w:rPr>
          <w:tab/>
          <w:t>"Version": "1.0",</w:t>
        </w:r>
      </w:ins>
    </w:p>
    <w:p w14:paraId="7EE2ADF7" w14:textId="77777777" w:rsidR="000C5305" w:rsidRDefault="000C5305" w:rsidP="000C5305">
      <w:pPr>
        <w:pStyle w:val="GOSTScript"/>
        <w:rPr>
          <w:ins w:id="1142" w:author="Сатлер Марина Викторовна" w:date="2025-08-26T11:50:00Z"/>
          <w:lang w:eastAsia="ko-KR"/>
        </w:rPr>
      </w:pPr>
      <w:ins w:id="1143" w:author="Сатлер Марина Викторовна" w:date="2025-08-26T11:50:00Z">
        <w:r>
          <w:rPr>
            <w:lang w:eastAsia="ko-KR"/>
          </w:rPr>
          <w:tab/>
        </w:r>
        <w:r>
          <w:rPr>
            <w:lang w:eastAsia="ko-KR"/>
          </w:rPr>
          <w:tab/>
          <w:t>"Params": [</w:t>
        </w:r>
      </w:ins>
    </w:p>
    <w:p w14:paraId="5938CBC6" w14:textId="77777777" w:rsidR="000C5305" w:rsidRDefault="000C5305" w:rsidP="000C5305">
      <w:pPr>
        <w:pStyle w:val="GOSTScript"/>
        <w:rPr>
          <w:ins w:id="1144" w:author="Сатлер Марина Викторовна" w:date="2025-08-26T11:50:00Z"/>
          <w:lang w:eastAsia="ko-KR"/>
        </w:rPr>
      </w:pPr>
      <w:ins w:id="1145" w:author="Сатлер Марина Викторовна" w:date="2025-08-26T11:50:00Z">
        <w:r>
          <w:rPr>
            <w:lang w:eastAsia="ko-KR"/>
          </w:rPr>
          <w:tab/>
        </w:r>
        <w:r>
          <w:rPr>
            <w:lang w:eastAsia="ko-KR"/>
          </w:rPr>
          <w:tab/>
        </w:r>
        <w:r>
          <w:rPr>
            <w:lang w:eastAsia="ko-KR"/>
          </w:rPr>
          <w:tab/>
          <w:t>{</w:t>
        </w:r>
      </w:ins>
    </w:p>
    <w:p w14:paraId="72EE4C42" w14:textId="77777777" w:rsidR="000C5305" w:rsidRDefault="000C5305" w:rsidP="000C5305">
      <w:pPr>
        <w:pStyle w:val="GOSTScript"/>
        <w:rPr>
          <w:ins w:id="1146" w:author="Сатлер Марина Викторовна" w:date="2025-08-26T11:50:00Z"/>
          <w:lang w:eastAsia="ko-KR"/>
        </w:rPr>
      </w:pPr>
      <w:ins w:id="1147" w:author="Сатлер Марина Викторовна" w:date="2025-08-26T11:50:00Z">
        <w:r>
          <w:rPr>
            <w:lang w:eastAsia="ko-KR"/>
          </w:rPr>
          <w:tab/>
        </w:r>
        <w:r>
          <w:rPr>
            <w:lang w:eastAsia="ko-KR"/>
          </w:rPr>
          <w:tab/>
        </w:r>
        <w:r>
          <w:rPr>
            <w:lang w:eastAsia="ko-KR"/>
          </w:rPr>
          <w:tab/>
        </w:r>
        <w:r>
          <w:rPr>
            <w:lang w:eastAsia="ko-KR"/>
          </w:rPr>
          <w:tab/>
          <w:t>"param": "example",</w:t>
        </w:r>
      </w:ins>
    </w:p>
    <w:p w14:paraId="3AF07E4E" w14:textId="77777777" w:rsidR="000C5305" w:rsidRDefault="000C5305" w:rsidP="000C5305">
      <w:pPr>
        <w:pStyle w:val="GOSTScript"/>
        <w:rPr>
          <w:ins w:id="1148" w:author="Сатлер Марина Викторовна" w:date="2025-08-26T11:50:00Z"/>
          <w:lang w:eastAsia="ko-KR"/>
        </w:rPr>
      </w:pPr>
      <w:ins w:id="1149" w:author="Сатлер Марина Викторовна" w:date="2025-08-26T11:50:00Z">
        <w:r>
          <w:rPr>
            <w:lang w:eastAsia="ko-KR"/>
          </w:rPr>
          <w:tab/>
        </w:r>
        <w:r>
          <w:rPr>
            <w:lang w:eastAsia="ko-KR"/>
          </w:rPr>
          <w:tab/>
        </w:r>
        <w:r>
          <w:rPr>
            <w:lang w:eastAsia="ko-KR"/>
          </w:rPr>
          <w:tab/>
        </w:r>
        <w:r>
          <w:rPr>
            <w:lang w:eastAsia="ko-KR"/>
          </w:rPr>
          <w:tab/>
          <w:t>"value": "01"</w:t>
        </w:r>
      </w:ins>
    </w:p>
    <w:p w14:paraId="372A59C4" w14:textId="77777777" w:rsidR="000C5305" w:rsidRDefault="000C5305" w:rsidP="000C5305">
      <w:pPr>
        <w:pStyle w:val="GOSTScript"/>
        <w:rPr>
          <w:ins w:id="1150" w:author="Сатлер Марина Викторовна" w:date="2025-08-26T11:50:00Z"/>
          <w:lang w:eastAsia="ko-KR"/>
        </w:rPr>
      </w:pPr>
      <w:ins w:id="1151" w:author="Сатлер Марина Викторовна" w:date="2025-08-26T11:50:00Z">
        <w:r>
          <w:rPr>
            <w:lang w:eastAsia="ko-KR"/>
          </w:rPr>
          <w:tab/>
        </w:r>
        <w:r>
          <w:rPr>
            <w:lang w:eastAsia="ko-KR"/>
          </w:rPr>
          <w:tab/>
        </w:r>
        <w:r>
          <w:rPr>
            <w:lang w:eastAsia="ko-KR"/>
          </w:rPr>
          <w:tab/>
          <w:t>}</w:t>
        </w:r>
      </w:ins>
    </w:p>
    <w:p w14:paraId="6EC28F77" w14:textId="77777777" w:rsidR="000C5305" w:rsidRDefault="000C5305" w:rsidP="000C5305">
      <w:pPr>
        <w:pStyle w:val="GOSTScript"/>
        <w:rPr>
          <w:ins w:id="1152" w:author="Сатлер Марина Викторовна" w:date="2025-08-26T11:50:00Z"/>
          <w:lang w:eastAsia="ko-KR"/>
        </w:rPr>
      </w:pPr>
      <w:ins w:id="1153" w:author="Сатлер Марина Викторовна" w:date="2025-08-26T11:50:00Z">
        <w:r>
          <w:rPr>
            <w:lang w:eastAsia="ko-KR"/>
          </w:rPr>
          <w:tab/>
        </w:r>
        <w:r>
          <w:rPr>
            <w:lang w:eastAsia="ko-KR"/>
          </w:rPr>
          <w:tab/>
          <w:t>],</w:t>
        </w:r>
      </w:ins>
    </w:p>
    <w:p w14:paraId="3906AB36" w14:textId="77777777" w:rsidR="000C5305" w:rsidRDefault="000C5305" w:rsidP="000C5305">
      <w:pPr>
        <w:pStyle w:val="GOSTScript"/>
        <w:rPr>
          <w:ins w:id="1154" w:author="Сатлер Марина Викторовна" w:date="2025-08-26T11:50:00Z"/>
          <w:lang w:eastAsia="ko-KR"/>
        </w:rPr>
      </w:pPr>
      <w:ins w:id="1155" w:author="Сатлер Марина Викторовна" w:date="2025-08-26T11:50:00Z">
        <w:r>
          <w:rPr>
            <w:lang w:eastAsia="ko-KR"/>
          </w:rPr>
          <w:tab/>
        </w:r>
        <w:r>
          <w:rPr>
            <w:lang w:eastAsia="ko-KR"/>
          </w:rPr>
          <w:tab/>
          <w:t>"ReqGuid": "g1a4ie5d-2757-4699-948c-vv72qba94f44",</w:t>
        </w:r>
      </w:ins>
    </w:p>
    <w:p w14:paraId="4FE30E82" w14:textId="77777777" w:rsidR="000C5305" w:rsidRDefault="000C5305" w:rsidP="000C5305">
      <w:pPr>
        <w:pStyle w:val="GOSTScript"/>
        <w:rPr>
          <w:ins w:id="1156" w:author="Сатлер Марина Викторовна" w:date="2025-08-26T11:50:00Z"/>
          <w:lang w:eastAsia="ko-KR"/>
        </w:rPr>
      </w:pPr>
      <w:ins w:id="1157" w:author="Сатлер Марина Викторовна" w:date="2025-08-26T11:50:00Z">
        <w:r>
          <w:rPr>
            <w:lang w:eastAsia="ko-KR"/>
          </w:rPr>
          <w:tab/>
        </w:r>
        <w:r>
          <w:rPr>
            <w:lang w:eastAsia="ko-KR"/>
          </w:rPr>
          <w:tab/>
          <w:t>"DocGuid": "1fd90a7c-e339-46ff-ac39-73029ff81321",</w:t>
        </w:r>
      </w:ins>
    </w:p>
    <w:p w14:paraId="54B06D8A" w14:textId="77777777" w:rsidR="000C5305" w:rsidRDefault="000C5305" w:rsidP="000C5305">
      <w:pPr>
        <w:pStyle w:val="GOSTScript"/>
        <w:rPr>
          <w:ins w:id="1158" w:author="Сатлер Марина Викторовна" w:date="2025-08-26T11:50:00Z"/>
          <w:lang w:eastAsia="ko-KR"/>
        </w:rPr>
      </w:pPr>
      <w:ins w:id="1159" w:author="Сатлер Марина Викторовна" w:date="2025-08-26T11:50:00Z">
        <w:r>
          <w:rPr>
            <w:lang w:eastAsia="ko-KR"/>
          </w:rPr>
          <w:tab/>
        </w:r>
        <w:r>
          <w:rPr>
            <w:lang w:eastAsia="ko-KR"/>
          </w:rPr>
          <w:tab/>
          <w:t>"RequestType": "ACCOUNTING",</w:t>
        </w:r>
      </w:ins>
    </w:p>
    <w:p w14:paraId="0F671895" w14:textId="77777777" w:rsidR="000C5305" w:rsidRDefault="000C5305" w:rsidP="000C5305">
      <w:pPr>
        <w:pStyle w:val="GOSTScript"/>
        <w:rPr>
          <w:ins w:id="1160" w:author="Сатлер Марина Викторовна" w:date="2025-08-26T11:50:00Z"/>
          <w:lang w:eastAsia="ko-KR"/>
        </w:rPr>
      </w:pPr>
      <w:ins w:id="1161" w:author="Сатлер Марина Викторовна" w:date="2025-08-26T11:50:00Z">
        <w:r>
          <w:rPr>
            <w:lang w:eastAsia="ko-KR"/>
          </w:rPr>
          <w:tab/>
        </w:r>
        <w:r>
          <w:rPr>
            <w:lang w:eastAsia="ko-KR"/>
          </w:rPr>
          <w:tab/>
          <w:t>"TypeDoc": "TSE_05012013_D05",</w:t>
        </w:r>
      </w:ins>
    </w:p>
    <w:p w14:paraId="0126D09E" w14:textId="77777777" w:rsidR="000C5305" w:rsidRDefault="000C5305" w:rsidP="000C5305">
      <w:pPr>
        <w:pStyle w:val="GOSTScript"/>
        <w:rPr>
          <w:ins w:id="1162" w:author="Сатлер Марина Викторовна" w:date="2025-08-26T11:50:00Z"/>
          <w:lang w:eastAsia="ko-KR"/>
        </w:rPr>
      </w:pPr>
      <w:ins w:id="1163" w:author="Сатлер Марина Викторовна" w:date="2025-08-26T11:50:00Z">
        <w:r>
          <w:rPr>
            <w:lang w:eastAsia="ko-KR"/>
          </w:rPr>
          <w:tab/>
        </w:r>
        <w:r>
          <w:rPr>
            <w:lang w:eastAsia="ko-KR"/>
          </w:rPr>
          <w:tab/>
          <w:t>"Stage": "auth",</w:t>
        </w:r>
      </w:ins>
    </w:p>
    <w:p w14:paraId="491DF1A0" w14:textId="77777777" w:rsidR="000C5305" w:rsidRDefault="000C5305" w:rsidP="000C5305">
      <w:pPr>
        <w:pStyle w:val="GOSTScript"/>
        <w:rPr>
          <w:ins w:id="1164" w:author="Сатлер Марина Викторовна" w:date="2025-08-26T11:50:00Z"/>
          <w:lang w:eastAsia="ko-KR"/>
        </w:rPr>
      </w:pPr>
      <w:ins w:id="1165" w:author="Сатлер Марина Викторовна" w:date="2025-08-26T11:50:00Z">
        <w:r>
          <w:rPr>
            <w:lang w:eastAsia="ko-KR"/>
          </w:rPr>
          <w:tab/>
        </w:r>
        <w:r>
          <w:rPr>
            <w:lang w:eastAsia="ko-KR"/>
          </w:rPr>
          <w:tab/>
          <w:t>"BalLevContrl": 0,</w:t>
        </w:r>
      </w:ins>
    </w:p>
    <w:p w14:paraId="1CCB51C2" w14:textId="77777777" w:rsidR="000C5305" w:rsidRDefault="000C5305" w:rsidP="000C5305">
      <w:pPr>
        <w:pStyle w:val="GOSTScript"/>
        <w:rPr>
          <w:ins w:id="1166" w:author="Сатлер Марина Викторовна" w:date="2025-08-26T11:50:00Z"/>
          <w:lang w:eastAsia="ko-KR"/>
        </w:rPr>
      </w:pPr>
      <w:ins w:id="1167" w:author="Сатлер Марина Викторовна" w:date="2025-08-26T11:50:00Z">
        <w:r>
          <w:rPr>
            <w:lang w:eastAsia="ko-KR"/>
          </w:rPr>
          <w:tab/>
        </w:r>
        <w:r>
          <w:rPr>
            <w:lang w:eastAsia="ko-KR"/>
          </w:rPr>
          <w:tab/>
          <w:t>"Subject": "6000",</w:t>
        </w:r>
      </w:ins>
    </w:p>
    <w:p w14:paraId="3F0C3B1F" w14:textId="77777777" w:rsidR="000C5305" w:rsidRDefault="000C5305" w:rsidP="000C5305">
      <w:pPr>
        <w:pStyle w:val="GOSTScript"/>
        <w:rPr>
          <w:ins w:id="1168" w:author="Сатлер Марина Викторовна" w:date="2025-08-26T11:50:00Z"/>
          <w:lang w:eastAsia="ko-KR"/>
        </w:rPr>
      </w:pPr>
      <w:ins w:id="1169" w:author="Сатлер Марина Викторовна" w:date="2025-08-26T11:50:00Z">
        <w:r>
          <w:rPr>
            <w:lang w:eastAsia="ko-KR"/>
          </w:rPr>
          <w:tab/>
        </w:r>
        <w:r>
          <w:rPr>
            <w:lang w:eastAsia="ko-KR"/>
          </w:rPr>
          <w:tab/>
          <w:t>"SettlementDate": "2025-12-05"</w:t>
        </w:r>
      </w:ins>
    </w:p>
    <w:p w14:paraId="5344DE37" w14:textId="77777777" w:rsidR="000C5305" w:rsidRDefault="000C5305" w:rsidP="000C5305">
      <w:pPr>
        <w:pStyle w:val="GOSTScript"/>
        <w:rPr>
          <w:ins w:id="1170" w:author="Сатлер Марина Викторовна" w:date="2025-08-26T11:50:00Z"/>
          <w:lang w:eastAsia="ko-KR"/>
        </w:rPr>
      </w:pPr>
      <w:ins w:id="1171" w:author="Сатлер Марина Викторовна" w:date="2025-08-26T11:50:00Z">
        <w:r>
          <w:rPr>
            <w:lang w:eastAsia="ko-KR"/>
          </w:rPr>
          <w:tab/>
          <w:t>},</w:t>
        </w:r>
      </w:ins>
    </w:p>
    <w:p w14:paraId="140DC88A" w14:textId="77777777" w:rsidR="000C5305" w:rsidRDefault="000C5305" w:rsidP="000C5305">
      <w:pPr>
        <w:pStyle w:val="GOSTScript"/>
        <w:rPr>
          <w:ins w:id="1172" w:author="Сатлер Марина Викторовна" w:date="2025-08-26T11:50:00Z"/>
          <w:lang w:eastAsia="ko-KR"/>
        </w:rPr>
      </w:pPr>
      <w:ins w:id="1173" w:author="Сатлер Марина Викторовна" w:date="2025-08-26T11:50:00Z">
        <w:r>
          <w:rPr>
            <w:lang w:eastAsia="ko-KR"/>
          </w:rPr>
          <w:tab/>
          <w:t>"document": {</w:t>
        </w:r>
      </w:ins>
    </w:p>
    <w:p w14:paraId="6FD30077" w14:textId="77777777" w:rsidR="000C5305" w:rsidRDefault="000C5305" w:rsidP="000C5305">
      <w:pPr>
        <w:pStyle w:val="GOSTScript"/>
        <w:rPr>
          <w:ins w:id="1174" w:author="Сатлер Марина Викторовна" w:date="2025-08-26T11:50:00Z"/>
          <w:lang w:eastAsia="ko-KR"/>
        </w:rPr>
      </w:pPr>
      <w:ins w:id="1175" w:author="Сатлер Марина Викторовна" w:date="2025-08-26T11:50:00Z">
        <w:r>
          <w:rPr>
            <w:lang w:eastAsia="ko-KR"/>
          </w:rPr>
          <w:tab/>
        </w:r>
        <w:r>
          <w:rPr>
            <w:lang w:eastAsia="ko-KR"/>
          </w:rPr>
          <w:tab/>
          <w:t>"BRE_DocNum": "25081",</w:t>
        </w:r>
      </w:ins>
    </w:p>
    <w:p w14:paraId="0CC5C720" w14:textId="77777777" w:rsidR="000C5305" w:rsidRDefault="000C5305" w:rsidP="000C5305">
      <w:pPr>
        <w:pStyle w:val="GOSTScript"/>
        <w:rPr>
          <w:ins w:id="1176" w:author="Сатлер Марина Викторовна" w:date="2025-08-26T11:50:00Z"/>
          <w:lang w:eastAsia="ko-KR"/>
        </w:rPr>
      </w:pPr>
      <w:ins w:id="1177" w:author="Сатлер Марина Викторовна" w:date="2025-08-26T11:50:00Z">
        <w:r>
          <w:rPr>
            <w:lang w:eastAsia="ko-KR"/>
          </w:rPr>
          <w:tab/>
        </w:r>
        <w:r>
          <w:rPr>
            <w:lang w:eastAsia="ko-KR"/>
          </w:rPr>
          <w:tab/>
          <w:t>"BRE_DocDate": "2025-10-13",</w:t>
        </w:r>
      </w:ins>
    </w:p>
    <w:p w14:paraId="1A74CDB3" w14:textId="77777777" w:rsidR="000C5305" w:rsidRDefault="000C5305" w:rsidP="000C5305">
      <w:pPr>
        <w:pStyle w:val="GOSTScript"/>
        <w:rPr>
          <w:ins w:id="1178" w:author="Сатлер Марина Викторовна" w:date="2025-08-26T11:50:00Z"/>
          <w:lang w:eastAsia="ko-KR"/>
        </w:rPr>
      </w:pPr>
      <w:ins w:id="1179" w:author="Сатлер Марина Викторовна" w:date="2025-08-26T11:50:00Z">
        <w:r>
          <w:rPr>
            <w:lang w:eastAsia="ko-KR"/>
          </w:rPr>
          <w:tab/>
        </w:r>
        <w:r>
          <w:rPr>
            <w:lang w:eastAsia="ko-KR"/>
          </w:rPr>
          <w:tab/>
          <w:t>"FFF_CURRENCYCODE": "643",</w:t>
        </w:r>
      </w:ins>
    </w:p>
    <w:p w14:paraId="0E0412EA" w14:textId="77777777" w:rsidR="000C5305" w:rsidRDefault="000C5305" w:rsidP="000C5305">
      <w:pPr>
        <w:pStyle w:val="GOSTScript"/>
        <w:rPr>
          <w:ins w:id="1180" w:author="Сатлер Марина Викторовна" w:date="2025-08-26T11:50:00Z"/>
          <w:lang w:eastAsia="ko-KR"/>
        </w:rPr>
      </w:pPr>
      <w:ins w:id="1181" w:author="Сатлер Марина Викторовна" w:date="2025-08-26T11:50:00Z">
        <w:r>
          <w:rPr>
            <w:lang w:eastAsia="ko-KR"/>
          </w:rPr>
          <w:tab/>
        </w:r>
        <w:r>
          <w:rPr>
            <w:lang w:eastAsia="ko-KR"/>
          </w:rPr>
          <w:tab/>
          <w:t>"CR_SEGMENT_CODE": "1",</w:t>
        </w:r>
      </w:ins>
    </w:p>
    <w:p w14:paraId="4D56480A" w14:textId="77777777" w:rsidR="000C5305" w:rsidRDefault="000C5305" w:rsidP="000C5305">
      <w:pPr>
        <w:pStyle w:val="GOSTScript"/>
        <w:rPr>
          <w:ins w:id="1182" w:author="Сатлер Марина Викторовна" w:date="2025-08-26T11:50:00Z"/>
          <w:lang w:eastAsia="ko-KR"/>
        </w:rPr>
      </w:pPr>
      <w:ins w:id="1183" w:author="Сатлер Марина Викторовна" w:date="2025-08-26T11:50:00Z">
        <w:r>
          <w:rPr>
            <w:lang w:eastAsia="ko-KR"/>
          </w:rPr>
          <w:tab/>
        </w:r>
        <w:r>
          <w:rPr>
            <w:lang w:eastAsia="ko-KR"/>
          </w:rPr>
          <w:tab/>
          <w:t>"StmInfrmtn_AccessLevelStereotype": 1,</w:t>
        </w:r>
      </w:ins>
    </w:p>
    <w:p w14:paraId="021687D8" w14:textId="77777777" w:rsidR="000C5305" w:rsidRDefault="000C5305" w:rsidP="000C5305">
      <w:pPr>
        <w:pStyle w:val="GOSTScript"/>
        <w:rPr>
          <w:ins w:id="1184" w:author="Сатлер Марина Викторовна" w:date="2025-08-26T11:50:00Z"/>
          <w:lang w:eastAsia="ko-KR"/>
        </w:rPr>
      </w:pPr>
      <w:ins w:id="1185" w:author="Сатлер Марина Викторовна" w:date="2025-08-26T11:50:00Z">
        <w:r>
          <w:rPr>
            <w:lang w:eastAsia="ko-KR"/>
          </w:rPr>
          <w:tab/>
        </w:r>
        <w:r>
          <w:rPr>
            <w:lang w:eastAsia="ko-KR"/>
          </w:rPr>
          <w:tab/>
          <w:t>"R_AccNumber": "03212643000000018700",</w:t>
        </w:r>
      </w:ins>
    </w:p>
    <w:p w14:paraId="356625A3" w14:textId="77777777" w:rsidR="000C5305" w:rsidRDefault="000C5305" w:rsidP="000C5305">
      <w:pPr>
        <w:pStyle w:val="GOSTScript"/>
        <w:rPr>
          <w:ins w:id="1186" w:author="Сатлер Марина Викторовна" w:date="2025-08-26T11:50:00Z"/>
          <w:lang w:eastAsia="ko-KR"/>
        </w:rPr>
      </w:pPr>
      <w:ins w:id="1187" w:author="Сатлер Марина Викторовна" w:date="2025-08-26T11:50:00Z">
        <w:r>
          <w:rPr>
            <w:lang w:eastAsia="ko-KR"/>
          </w:rPr>
          <w:tab/>
        </w:r>
        <w:r>
          <w:rPr>
            <w:lang w:eastAsia="ko-KR"/>
          </w:rPr>
          <w:tab/>
          <w:t>"FFF_YEAR": "2025",</w:t>
        </w:r>
      </w:ins>
    </w:p>
    <w:p w14:paraId="2ABEB297" w14:textId="1D341114" w:rsidR="000C5305" w:rsidRDefault="000C5305" w:rsidP="000C5305">
      <w:pPr>
        <w:pStyle w:val="GOSTScript"/>
        <w:rPr>
          <w:ins w:id="1188" w:author="Сатлер Марина Викторовна" w:date="2025-08-26T11:50:00Z"/>
          <w:lang w:eastAsia="ko-KR"/>
        </w:rPr>
      </w:pPr>
      <w:ins w:id="1189" w:author="Сатлер Марина Викторовна" w:date="2025-08-26T11:50:00Z">
        <w:r>
          <w:rPr>
            <w:lang w:eastAsia="ko-KR"/>
          </w:rPr>
          <w:tab/>
        </w:r>
        <w:r>
          <w:rPr>
            <w:lang w:eastAsia="ko-KR"/>
          </w:rPr>
          <w:tab/>
          <w:t>"CNT_SEPARATEUNIT": false,</w:t>
        </w:r>
      </w:ins>
    </w:p>
    <w:p w14:paraId="70D60333" w14:textId="77777777" w:rsidR="000C5305" w:rsidRDefault="000C5305" w:rsidP="000C5305">
      <w:pPr>
        <w:pStyle w:val="GOSTScript"/>
        <w:rPr>
          <w:ins w:id="1190" w:author="Сатлер Марина Викторовна" w:date="2025-08-26T11:50:00Z"/>
          <w:lang w:eastAsia="ko-KR"/>
        </w:rPr>
      </w:pPr>
      <w:ins w:id="1191" w:author="Сатлер Марина Викторовна" w:date="2025-08-26T11:50:00Z">
        <w:r>
          <w:rPr>
            <w:lang w:eastAsia="ko-KR"/>
          </w:rPr>
          <w:tab/>
        </w:r>
        <w:r>
          <w:rPr>
            <w:lang w:eastAsia="ko-KR"/>
          </w:rPr>
          <w:tab/>
          <w:t>"R_ACCNUM": "41051001031",</w:t>
        </w:r>
      </w:ins>
    </w:p>
    <w:p w14:paraId="5D45AC25" w14:textId="77777777" w:rsidR="000C5305" w:rsidRDefault="000C5305" w:rsidP="000C5305">
      <w:pPr>
        <w:pStyle w:val="GOSTScript"/>
        <w:rPr>
          <w:ins w:id="1192" w:author="Сатлер Марина Викторовна" w:date="2025-08-26T11:50:00Z"/>
          <w:lang w:eastAsia="ko-KR"/>
        </w:rPr>
      </w:pPr>
      <w:ins w:id="1193" w:author="Сатлер Марина Викторовна" w:date="2025-08-26T11:50:00Z">
        <w:r>
          <w:rPr>
            <w:lang w:eastAsia="ko-KR"/>
          </w:rPr>
          <w:tab/>
        </w:r>
        <w:r>
          <w:rPr>
            <w:lang w:eastAsia="ko-KR"/>
          </w:rPr>
          <w:tab/>
          <w:t>"R_ANALYTICCODE": "25000210",</w:t>
        </w:r>
      </w:ins>
    </w:p>
    <w:p w14:paraId="54E9E194" w14:textId="77777777" w:rsidR="000C5305" w:rsidRDefault="000C5305" w:rsidP="000C5305">
      <w:pPr>
        <w:pStyle w:val="GOSTScript"/>
        <w:rPr>
          <w:ins w:id="1194" w:author="Сатлер Марина Викторовна" w:date="2025-08-26T11:50:00Z"/>
          <w:lang w:eastAsia="ko-KR"/>
        </w:rPr>
      </w:pPr>
      <w:ins w:id="1195" w:author="Сатлер Марина Викторовна" w:date="2025-08-26T11:50:00Z">
        <w:r>
          <w:rPr>
            <w:lang w:eastAsia="ko-KR"/>
          </w:rPr>
          <w:tab/>
        </w:r>
        <w:r>
          <w:rPr>
            <w:lang w:eastAsia="ko-KR"/>
          </w:rPr>
          <w:tab/>
          <w:t>"SI_CODETOFKFAH": "6201",</w:t>
        </w:r>
      </w:ins>
    </w:p>
    <w:p w14:paraId="2B7FD850" w14:textId="77777777" w:rsidR="000C5305" w:rsidRDefault="000C5305" w:rsidP="000C5305">
      <w:pPr>
        <w:pStyle w:val="GOSTScript"/>
        <w:rPr>
          <w:ins w:id="1196" w:author="Сатлер Марина Викторовна" w:date="2025-08-26T11:50:00Z"/>
          <w:lang w:eastAsia="ko-KR"/>
        </w:rPr>
      </w:pPr>
      <w:ins w:id="1197" w:author="Сатлер Марина Викторовна" w:date="2025-08-26T11:50:00Z">
        <w:r>
          <w:rPr>
            <w:lang w:eastAsia="ko-KR"/>
          </w:rPr>
          <w:tab/>
        </w:r>
        <w:r>
          <w:rPr>
            <w:lang w:eastAsia="ko-KR"/>
          </w:rPr>
          <w:tab/>
          <w:t>"SI_CODETOFKCS": "6201",</w:t>
        </w:r>
      </w:ins>
    </w:p>
    <w:p w14:paraId="629A3DF7" w14:textId="77777777" w:rsidR="000C5305" w:rsidRDefault="000C5305" w:rsidP="000C5305">
      <w:pPr>
        <w:pStyle w:val="GOSTScript"/>
        <w:rPr>
          <w:ins w:id="1198" w:author="Сатлер Марина Викторовна" w:date="2025-08-26T11:50:00Z"/>
          <w:lang w:eastAsia="ko-KR"/>
        </w:rPr>
      </w:pPr>
      <w:ins w:id="1199" w:author="Сатлер Марина Викторовна" w:date="2025-08-26T11:50:00Z">
        <w:r>
          <w:rPr>
            <w:lang w:eastAsia="ko-KR"/>
          </w:rPr>
          <w:tab/>
        </w:r>
        <w:r>
          <w:rPr>
            <w:lang w:eastAsia="ko-KR"/>
          </w:rPr>
          <w:tab/>
          <w:t>"KBK": "13600120520100000130",</w:t>
        </w:r>
      </w:ins>
    </w:p>
    <w:p w14:paraId="524822D1" w14:textId="53EAB459" w:rsidR="000C5305" w:rsidRDefault="000C5305" w:rsidP="000C5305">
      <w:pPr>
        <w:pStyle w:val="GOSTScript"/>
        <w:rPr>
          <w:ins w:id="1200" w:author="Сатлер Марина Викторовна" w:date="2025-08-26T11:50:00Z"/>
          <w:lang w:eastAsia="ko-KR"/>
        </w:rPr>
      </w:pPr>
      <w:ins w:id="1201" w:author="Сатлер Марина Викторовна" w:date="2025-08-26T11:50:00Z">
        <w:r>
          <w:rPr>
            <w:lang w:eastAsia="ko-KR"/>
          </w:rPr>
          <w:tab/>
        </w:r>
        <w:r>
          <w:rPr>
            <w:lang w:eastAsia="ko-KR"/>
          </w:rPr>
          <w:tab/>
          <w:t>"BRE_NOSPENDINGRIGHT": false,</w:t>
        </w:r>
      </w:ins>
    </w:p>
    <w:p w14:paraId="346C8FF5" w14:textId="4C8631CB" w:rsidR="000C5305" w:rsidRDefault="000C5305" w:rsidP="000C5305">
      <w:pPr>
        <w:pStyle w:val="GOSTScript"/>
        <w:rPr>
          <w:ins w:id="1202" w:author="Сатлер Марина Викторовна" w:date="2025-08-26T11:50:00Z"/>
          <w:lang w:eastAsia="ko-KR"/>
        </w:rPr>
      </w:pPr>
      <w:ins w:id="1203" w:author="Сатлер Марина Викторовна" w:date="2025-08-26T11:50:00Z">
        <w:r>
          <w:rPr>
            <w:lang w:eastAsia="ko-KR"/>
          </w:rPr>
          <w:tab/>
        </w:r>
        <w:r>
          <w:rPr>
            <w:lang w:eastAsia="ko-KR"/>
          </w:rPr>
          <w:tab/>
          <w:t>"SI_SIGN_SVAP": true,</w:t>
        </w:r>
      </w:ins>
    </w:p>
    <w:p w14:paraId="43DB7049" w14:textId="77777777" w:rsidR="000C5305" w:rsidRDefault="000C5305" w:rsidP="000C5305">
      <w:pPr>
        <w:pStyle w:val="GOSTScript"/>
        <w:rPr>
          <w:ins w:id="1204" w:author="Сатлер Марина Викторовна" w:date="2025-08-26T11:50:00Z"/>
          <w:lang w:eastAsia="ko-KR"/>
        </w:rPr>
      </w:pPr>
      <w:ins w:id="1205" w:author="Сатлер Марина Викторовна" w:date="2025-08-26T11:50:00Z">
        <w:r>
          <w:rPr>
            <w:lang w:eastAsia="ko-KR"/>
          </w:rPr>
          <w:tab/>
        </w:r>
        <w:r>
          <w:rPr>
            <w:lang w:eastAsia="ko-KR"/>
          </w:rPr>
          <w:tab/>
          <w:t>"FS_TSE_TB05012013_1_LIST": [</w:t>
        </w:r>
      </w:ins>
    </w:p>
    <w:p w14:paraId="546F88E5" w14:textId="77777777" w:rsidR="000C5305" w:rsidRDefault="000C5305" w:rsidP="000C5305">
      <w:pPr>
        <w:pStyle w:val="GOSTScript"/>
        <w:rPr>
          <w:ins w:id="1206" w:author="Сатлер Марина Викторовна" w:date="2025-08-26T11:50:00Z"/>
          <w:lang w:eastAsia="ko-KR"/>
        </w:rPr>
      </w:pPr>
      <w:ins w:id="1207" w:author="Сатлер Марина Викторовна" w:date="2025-08-26T11:50:00Z">
        <w:r>
          <w:rPr>
            <w:lang w:eastAsia="ko-KR"/>
          </w:rPr>
          <w:tab/>
        </w:r>
        <w:r>
          <w:rPr>
            <w:lang w:eastAsia="ko-KR"/>
          </w:rPr>
          <w:tab/>
        </w:r>
        <w:r>
          <w:rPr>
            <w:lang w:eastAsia="ko-KR"/>
          </w:rPr>
          <w:tab/>
          <w:t>{</w:t>
        </w:r>
      </w:ins>
    </w:p>
    <w:p w14:paraId="55E39401" w14:textId="77777777" w:rsidR="000C5305" w:rsidRDefault="000C5305" w:rsidP="000C5305">
      <w:pPr>
        <w:pStyle w:val="GOSTScript"/>
        <w:rPr>
          <w:ins w:id="1208" w:author="Сатлер Марина Викторовна" w:date="2025-08-26T11:50:00Z"/>
          <w:lang w:eastAsia="ko-KR"/>
        </w:rPr>
      </w:pPr>
      <w:ins w:id="1209" w:author="Сатлер Марина Викторовна" w:date="2025-08-26T11:50:00Z">
        <w:r>
          <w:rPr>
            <w:lang w:eastAsia="ko-KR"/>
          </w:rPr>
          <w:tab/>
        </w:r>
        <w:r>
          <w:rPr>
            <w:lang w:eastAsia="ko-KR"/>
          </w:rPr>
          <w:tab/>
        </w:r>
        <w:r>
          <w:rPr>
            <w:lang w:eastAsia="ko-KR"/>
          </w:rPr>
          <w:tab/>
        </w:r>
        <w:r>
          <w:rPr>
            <w:lang w:eastAsia="ko-KR"/>
          </w:rPr>
          <w:tab/>
          <w:t>"id": 1,</w:t>
        </w:r>
      </w:ins>
    </w:p>
    <w:p w14:paraId="16B1C9E6" w14:textId="77777777" w:rsidR="000C5305" w:rsidRDefault="000C5305" w:rsidP="000C5305">
      <w:pPr>
        <w:pStyle w:val="GOSTScript"/>
        <w:rPr>
          <w:ins w:id="1210" w:author="Сатлер Марина Викторовна" w:date="2025-08-26T11:50:00Z"/>
          <w:lang w:eastAsia="ko-KR"/>
        </w:rPr>
      </w:pPr>
      <w:ins w:id="1211" w:author="Сатлер Марина Викторовна" w:date="2025-08-26T11:50:00Z">
        <w:r>
          <w:rPr>
            <w:lang w:eastAsia="ko-KR"/>
          </w:rPr>
          <w:tab/>
        </w:r>
        <w:r>
          <w:rPr>
            <w:lang w:eastAsia="ko-KR"/>
          </w:rPr>
          <w:tab/>
        </w:r>
        <w:r>
          <w:rPr>
            <w:lang w:eastAsia="ko-KR"/>
          </w:rPr>
          <w:tab/>
        </w:r>
        <w:r>
          <w:rPr>
            <w:lang w:eastAsia="ko-KR"/>
          </w:rPr>
          <w:tab/>
          <w:t>"REMAINDER": 500000.00,</w:t>
        </w:r>
      </w:ins>
    </w:p>
    <w:p w14:paraId="3D9B46BC" w14:textId="77777777" w:rsidR="000C5305" w:rsidRDefault="000C5305" w:rsidP="000C5305">
      <w:pPr>
        <w:pStyle w:val="GOSTScript"/>
        <w:rPr>
          <w:ins w:id="1212" w:author="Сатлер Марина Викторовна" w:date="2025-08-26T11:50:00Z"/>
          <w:lang w:eastAsia="ko-KR"/>
        </w:rPr>
      </w:pPr>
      <w:ins w:id="1213" w:author="Сатлер Марина Викторовна" w:date="2025-08-26T11:50:00Z">
        <w:r>
          <w:rPr>
            <w:lang w:eastAsia="ko-KR"/>
          </w:rPr>
          <w:tab/>
        </w:r>
        <w:r>
          <w:rPr>
            <w:lang w:eastAsia="ko-KR"/>
          </w:rPr>
          <w:tab/>
        </w:r>
        <w:r>
          <w:rPr>
            <w:lang w:eastAsia="ko-KR"/>
          </w:rPr>
          <w:tab/>
        </w:r>
        <w:r>
          <w:rPr>
            <w:lang w:eastAsia="ko-KR"/>
          </w:rPr>
          <w:tab/>
          <w:t>"SUMMREFUND": 10000.00,</w:t>
        </w:r>
      </w:ins>
    </w:p>
    <w:p w14:paraId="08F56D65" w14:textId="77777777" w:rsidR="000C5305" w:rsidRDefault="000C5305" w:rsidP="000C5305">
      <w:pPr>
        <w:pStyle w:val="GOSTScript"/>
        <w:rPr>
          <w:ins w:id="1214" w:author="Сатлер Марина Викторовна" w:date="2025-08-26T11:50:00Z"/>
          <w:lang w:eastAsia="ko-KR"/>
        </w:rPr>
      </w:pPr>
      <w:ins w:id="1215" w:author="Сатлер Марина Викторовна" w:date="2025-08-26T11:50:00Z">
        <w:r>
          <w:rPr>
            <w:lang w:eastAsia="ko-KR"/>
          </w:rPr>
          <w:tab/>
        </w:r>
        <w:r>
          <w:rPr>
            <w:lang w:eastAsia="ko-KR"/>
          </w:rPr>
          <w:tab/>
        </w:r>
        <w:r>
          <w:rPr>
            <w:lang w:eastAsia="ko-KR"/>
          </w:rPr>
          <w:tab/>
        </w:r>
        <w:r>
          <w:rPr>
            <w:lang w:eastAsia="ko-KR"/>
          </w:rPr>
          <w:tab/>
          <w:t>"INCOMECURRENTYEAR": 100000.00,</w:t>
        </w:r>
      </w:ins>
    </w:p>
    <w:p w14:paraId="4A728007" w14:textId="77777777" w:rsidR="000C5305" w:rsidRDefault="000C5305" w:rsidP="000C5305">
      <w:pPr>
        <w:pStyle w:val="GOSTScript"/>
        <w:rPr>
          <w:ins w:id="1216" w:author="Сатлер Марина Викторовна" w:date="2025-08-26T11:50:00Z"/>
          <w:lang w:eastAsia="ko-KR"/>
        </w:rPr>
      </w:pPr>
      <w:ins w:id="1217" w:author="Сатлер Марина Викторовна" w:date="2025-08-26T11:50:00Z">
        <w:r>
          <w:rPr>
            <w:lang w:eastAsia="ko-KR"/>
          </w:rPr>
          <w:tab/>
        </w:r>
        <w:r>
          <w:rPr>
            <w:lang w:eastAsia="ko-KR"/>
          </w:rPr>
          <w:tab/>
        </w:r>
        <w:r>
          <w:rPr>
            <w:lang w:eastAsia="ko-KR"/>
          </w:rPr>
          <w:tab/>
        </w:r>
        <w:r>
          <w:rPr>
            <w:lang w:eastAsia="ko-KR"/>
          </w:rPr>
          <w:tab/>
          <w:t>"INCOMEFYEAR": 100000.00,</w:t>
        </w:r>
      </w:ins>
    </w:p>
    <w:p w14:paraId="25A65932" w14:textId="77777777" w:rsidR="000C5305" w:rsidRDefault="000C5305" w:rsidP="000C5305">
      <w:pPr>
        <w:pStyle w:val="GOSTScript"/>
        <w:rPr>
          <w:ins w:id="1218" w:author="Сатлер Марина Викторовна" w:date="2025-08-26T11:50:00Z"/>
          <w:lang w:eastAsia="ko-KR"/>
        </w:rPr>
      </w:pPr>
      <w:ins w:id="1219" w:author="Сатлер Марина Викторовна" w:date="2025-08-26T11:50:00Z">
        <w:r>
          <w:rPr>
            <w:lang w:eastAsia="ko-KR"/>
          </w:rPr>
          <w:tab/>
        </w:r>
        <w:r>
          <w:rPr>
            <w:lang w:eastAsia="ko-KR"/>
          </w:rPr>
          <w:tab/>
        </w:r>
        <w:r>
          <w:rPr>
            <w:lang w:eastAsia="ko-KR"/>
          </w:rPr>
          <w:tab/>
        </w:r>
        <w:r>
          <w:rPr>
            <w:lang w:eastAsia="ko-KR"/>
          </w:rPr>
          <w:tab/>
          <w:t>"INCOMESYEAR": 0.00,</w:t>
        </w:r>
      </w:ins>
    </w:p>
    <w:p w14:paraId="79B8A608" w14:textId="77777777" w:rsidR="000C5305" w:rsidRDefault="000C5305" w:rsidP="000C5305">
      <w:pPr>
        <w:pStyle w:val="GOSTScript"/>
        <w:rPr>
          <w:ins w:id="1220" w:author="Сатлер Марина Викторовна" w:date="2025-08-26T11:50:00Z"/>
          <w:lang w:eastAsia="ko-KR"/>
        </w:rPr>
      </w:pPr>
      <w:ins w:id="1221" w:author="Сатлер Марина Викторовна" w:date="2025-08-26T11:50:00Z">
        <w:r>
          <w:rPr>
            <w:lang w:eastAsia="ko-KR"/>
          </w:rPr>
          <w:tab/>
        </w:r>
        <w:r>
          <w:rPr>
            <w:lang w:eastAsia="ko-KR"/>
          </w:rPr>
          <w:tab/>
        </w:r>
        <w:r>
          <w:rPr>
            <w:lang w:eastAsia="ko-KR"/>
          </w:rPr>
          <w:tab/>
        </w:r>
        <w:r>
          <w:rPr>
            <w:lang w:eastAsia="ko-KR"/>
          </w:rPr>
          <w:tab/>
          <w:t>"INCOMENYEARS": 0.00,</w:t>
        </w:r>
      </w:ins>
    </w:p>
    <w:p w14:paraId="3BC67D10" w14:textId="77777777" w:rsidR="000C5305" w:rsidRDefault="000C5305" w:rsidP="000C5305">
      <w:pPr>
        <w:pStyle w:val="GOSTScript"/>
        <w:rPr>
          <w:ins w:id="1222" w:author="Сатлер Марина Викторовна" w:date="2025-08-26T11:50:00Z"/>
          <w:lang w:eastAsia="ko-KR"/>
        </w:rPr>
      </w:pPr>
      <w:ins w:id="1223" w:author="Сатлер Марина Викторовна" w:date="2025-08-26T11:50:00Z">
        <w:r>
          <w:rPr>
            <w:lang w:eastAsia="ko-KR"/>
          </w:rPr>
          <w:tab/>
        </w:r>
        <w:r>
          <w:rPr>
            <w:lang w:eastAsia="ko-KR"/>
          </w:rPr>
          <w:tab/>
        </w:r>
        <w:r>
          <w:rPr>
            <w:lang w:eastAsia="ko-KR"/>
          </w:rPr>
          <w:tab/>
        </w:r>
        <w:r>
          <w:rPr>
            <w:lang w:eastAsia="ko-KR"/>
          </w:rPr>
          <w:tab/>
          <w:t>"PAYMENTS": 70000.00,</w:t>
        </w:r>
      </w:ins>
    </w:p>
    <w:p w14:paraId="48B8A7E7" w14:textId="77777777" w:rsidR="000C5305" w:rsidRDefault="000C5305" w:rsidP="000C5305">
      <w:pPr>
        <w:pStyle w:val="GOSTScript"/>
        <w:rPr>
          <w:ins w:id="1224" w:author="Сатлер Марина Викторовна" w:date="2025-08-26T11:50:00Z"/>
          <w:lang w:eastAsia="ko-KR"/>
        </w:rPr>
      </w:pPr>
      <w:ins w:id="1225" w:author="Сатлер Марина Викторовна" w:date="2025-08-26T11:50:00Z">
        <w:r>
          <w:rPr>
            <w:lang w:eastAsia="ko-KR"/>
          </w:rPr>
          <w:tab/>
        </w:r>
        <w:r>
          <w:rPr>
            <w:lang w:eastAsia="ko-KR"/>
          </w:rPr>
          <w:tab/>
        </w:r>
        <w:r>
          <w:rPr>
            <w:lang w:eastAsia="ko-KR"/>
          </w:rPr>
          <w:tab/>
        </w:r>
        <w:r>
          <w:rPr>
            <w:lang w:eastAsia="ko-KR"/>
          </w:rPr>
          <w:tab/>
          <w:t>"PAYMENTSFYEAR": 30000.00,</w:t>
        </w:r>
      </w:ins>
    </w:p>
    <w:p w14:paraId="6F0E21A1" w14:textId="77777777" w:rsidR="000C5305" w:rsidRDefault="000C5305" w:rsidP="000C5305">
      <w:pPr>
        <w:pStyle w:val="GOSTScript"/>
        <w:rPr>
          <w:ins w:id="1226" w:author="Сатлер Марина Викторовна" w:date="2025-08-26T11:50:00Z"/>
          <w:lang w:eastAsia="ko-KR"/>
        </w:rPr>
      </w:pPr>
      <w:ins w:id="1227" w:author="Сатлер Марина Викторовна" w:date="2025-08-26T11:50:00Z">
        <w:r>
          <w:rPr>
            <w:lang w:eastAsia="ko-KR"/>
          </w:rPr>
          <w:tab/>
        </w:r>
        <w:r>
          <w:rPr>
            <w:lang w:eastAsia="ko-KR"/>
          </w:rPr>
          <w:tab/>
        </w:r>
        <w:r>
          <w:rPr>
            <w:lang w:eastAsia="ko-KR"/>
          </w:rPr>
          <w:tab/>
        </w:r>
        <w:r>
          <w:rPr>
            <w:lang w:eastAsia="ko-KR"/>
          </w:rPr>
          <w:tab/>
          <w:t>"PAYMENTSSYEAR": 0.00,</w:t>
        </w:r>
      </w:ins>
    </w:p>
    <w:p w14:paraId="0C2D2017" w14:textId="77777777" w:rsidR="000C5305" w:rsidRDefault="000C5305" w:rsidP="000C5305">
      <w:pPr>
        <w:pStyle w:val="GOSTScript"/>
        <w:rPr>
          <w:ins w:id="1228" w:author="Сатлер Марина Викторовна" w:date="2025-08-26T11:50:00Z"/>
          <w:lang w:eastAsia="ko-KR"/>
        </w:rPr>
      </w:pPr>
      <w:ins w:id="1229" w:author="Сатлер Марина Викторовна" w:date="2025-08-26T11:50:00Z">
        <w:r>
          <w:rPr>
            <w:lang w:eastAsia="ko-KR"/>
          </w:rPr>
          <w:tab/>
        </w:r>
        <w:r>
          <w:rPr>
            <w:lang w:eastAsia="ko-KR"/>
          </w:rPr>
          <w:tab/>
        </w:r>
        <w:r>
          <w:rPr>
            <w:lang w:eastAsia="ko-KR"/>
          </w:rPr>
          <w:tab/>
        </w:r>
        <w:r>
          <w:rPr>
            <w:lang w:eastAsia="ko-KR"/>
          </w:rPr>
          <w:tab/>
          <w:t>"PAYMENTSNYEARS": 0.00</w:t>
        </w:r>
      </w:ins>
    </w:p>
    <w:p w14:paraId="3A34DCE9" w14:textId="77777777" w:rsidR="000C5305" w:rsidRDefault="000C5305" w:rsidP="000C5305">
      <w:pPr>
        <w:pStyle w:val="GOSTScript"/>
        <w:rPr>
          <w:ins w:id="1230" w:author="Сатлер Марина Викторовна" w:date="2025-08-26T11:50:00Z"/>
          <w:lang w:eastAsia="ko-KR"/>
        </w:rPr>
      </w:pPr>
      <w:ins w:id="1231" w:author="Сатлер Марина Викторовна" w:date="2025-08-26T11:50:00Z">
        <w:r>
          <w:rPr>
            <w:lang w:eastAsia="ko-KR"/>
          </w:rPr>
          <w:tab/>
        </w:r>
        <w:r>
          <w:rPr>
            <w:lang w:eastAsia="ko-KR"/>
          </w:rPr>
          <w:tab/>
        </w:r>
        <w:r>
          <w:rPr>
            <w:lang w:eastAsia="ko-KR"/>
          </w:rPr>
          <w:tab/>
          <w:t>}</w:t>
        </w:r>
      </w:ins>
    </w:p>
    <w:p w14:paraId="190BA639" w14:textId="77777777" w:rsidR="000C5305" w:rsidRDefault="000C5305" w:rsidP="000C5305">
      <w:pPr>
        <w:pStyle w:val="GOSTScript"/>
        <w:rPr>
          <w:ins w:id="1232" w:author="Сатлер Марина Викторовна" w:date="2025-08-26T11:50:00Z"/>
          <w:lang w:eastAsia="ko-KR"/>
        </w:rPr>
      </w:pPr>
      <w:ins w:id="1233" w:author="Сатлер Марина Викторовна" w:date="2025-08-26T11:50:00Z">
        <w:r>
          <w:rPr>
            <w:lang w:eastAsia="ko-KR"/>
          </w:rPr>
          <w:tab/>
        </w:r>
        <w:r>
          <w:rPr>
            <w:lang w:eastAsia="ko-KR"/>
          </w:rPr>
          <w:tab/>
          <w:t>]</w:t>
        </w:r>
      </w:ins>
    </w:p>
    <w:p w14:paraId="6EF4886F" w14:textId="77777777" w:rsidR="000C5305" w:rsidRDefault="000C5305" w:rsidP="000C5305">
      <w:pPr>
        <w:pStyle w:val="GOSTScript"/>
        <w:rPr>
          <w:ins w:id="1234" w:author="Сатлер Марина Викторовна" w:date="2025-08-26T11:50:00Z"/>
          <w:lang w:eastAsia="ko-KR"/>
        </w:rPr>
      </w:pPr>
      <w:ins w:id="1235" w:author="Сатлер Марина Викторовна" w:date="2025-08-26T11:50:00Z">
        <w:r>
          <w:rPr>
            <w:lang w:eastAsia="ko-KR"/>
          </w:rPr>
          <w:tab/>
          <w:t>}</w:t>
        </w:r>
      </w:ins>
    </w:p>
    <w:p w14:paraId="618F76C1" w14:textId="3622FF37" w:rsidR="001A5FF6" w:rsidRPr="00940A34" w:rsidRDefault="000C5305" w:rsidP="000C5305">
      <w:pPr>
        <w:pStyle w:val="GOSTScript"/>
        <w:rPr>
          <w:ins w:id="1236" w:author="Сатлер Марина Викторовна" w:date="2025-08-26T11:05:00Z"/>
          <w:lang w:eastAsia="ko-KR"/>
        </w:rPr>
      </w:pPr>
      <w:ins w:id="1237" w:author="Сатлер Марина Викторовна" w:date="2025-08-26T11:50:00Z">
        <w:r>
          <w:rPr>
            <w:lang w:eastAsia="ko-KR"/>
          </w:rPr>
          <w:t>}</w:t>
        </w:r>
      </w:ins>
    </w:p>
    <w:p w14:paraId="6B5C3684" w14:textId="77494B69" w:rsidR="001A5FF6" w:rsidRPr="001A5FF6" w:rsidDel="00521B2F" w:rsidRDefault="001A5FF6" w:rsidP="001A5FF6">
      <w:pPr>
        <w:pStyle w:val="GOSTNormal"/>
        <w:rPr>
          <w:ins w:id="1238" w:author="Великанова Алевтина Николаевна TSE-108775" w:date="2025-03-04T18:37:00Z"/>
          <w:del w:id="1239" w:author="Сатлер Марина Викторовна" w:date="2025-08-26T11:09:00Z"/>
          <w:highlight w:val="yellow"/>
        </w:rPr>
      </w:pPr>
      <w:bookmarkStart w:id="1240" w:name="_Toc207807217"/>
      <w:bookmarkStart w:id="1241" w:name="_Toc207814261"/>
      <w:bookmarkStart w:id="1242" w:name="_Toc224663360"/>
      <w:bookmarkStart w:id="1243" w:name="_Toc224663473"/>
      <w:bookmarkStart w:id="1244" w:name="_Toc226564465"/>
      <w:bookmarkEnd w:id="1240"/>
      <w:bookmarkEnd w:id="1241"/>
      <w:bookmarkEnd w:id="1242"/>
      <w:bookmarkEnd w:id="1243"/>
      <w:bookmarkEnd w:id="1244"/>
    </w:p>
    <w:p w14:paraId="0AC5FE1A" w14:textId="1C2908CD" w:rsidR="00125633" w:rsidRDefault="00BB6EEE" w:rsidP="00977891">
      <w:pPr>
        <w:pStyle w:val="41"/>
      </w:pPr>
      <w:bookmarkStart w:id="1245" w:name="_Toc226564466"/>
      <w:r>
        <w:t xml:space="preserve">«Поручение о перечислении на счет входящее» </w:t>
      </w:r>
      <w:r>
        <w:rPr>
          <w:lang w:val="en-US"/>
        </w:rPr>
        <w:t>TSE</w:t>
      </w:r>
      <w:r w:rsidRPr="00977891">
        <w:rPr>
          <w:sz w:val="28"/>
          <w:szCs w:val="28"/>
        </w:rPr>
        <w:t>_</w:t>
      </w:r>
      <w:r>
        <w:rPr>
          <w:lang w:val="en-US"/>
        </w:rPr>
        <w:t>IncomingErrand</w:t>
      </w:r>
      <w:r w:rsidRPr="00977891">
        <w:rPr>
          <w:sz w:val="28"/>
          <w:szCs w:val="28"/>
        </w:rPr>
        <w:t>_</w:t>
      </w:r>
      <w:r>
        <w:rPr>
          <w:lang w:val="en-US"/>
        </w:rPr>
        <w:t>D</w:t>
      </w:r>
      <w:r w:rsidRPr="00977891">
        <w:rPr>
          <w:sz w:val="28"/>
          <w:szCs w:val="28"/>
        </w:rPr>
        <w:t>092</w:t>
      </w:r>
      <w:bookmarkEnd w:id="1245"/>
    </w:p>
    <w:p w14:paraId="6D4370DE" w14:textId="2E835F8C" w:rsidR="00BB6EEE" w:rsidRDefault="00FB0748" w:rsidP="00977891">
      <w:pPr>
        <w:pStyle w:val="51"/>
      </w:pPr>
      <w:bookmarkStart w:id="1246" w:name="_Toc226564467"/>
      <w:r>
        <w:t xml:space="preserve">Перечень параметров тела запроса </w:t>
      </w:r>
      <w:r w:rsidRPr="00FB0748">
        <w:t>(</w:t>
      </w:r>
      <w:r>
        <w:rPr>
          <w:lang w:val="en-US"/>
        </w:rPr>
        <w:t>Document</w:t>
      </w:r>
      <w:r w:rsidRPr="00FB0748">
        <w:t xml:space="preserve">) </w:t>
      </w:r>
      <w:r>
        <w:t xml:space="preserve">по документу «Поручение о перечислении на счет входящее» </w:t>
      </w:r>
      <w:r>
        <w:rPr>
          <w:lang w:val="en-US"/>
        </w:rPr>
        <w:t>TSE</w:t>
      </w:r>
      <w:r w:rsidRPr="00FB0748">
        <w:t>_</w:t>
      </w:r>
      <w:r>
        <w:rPr>
          <w:lang w:val="en-US"/>
        </w:rPr>
        <w:t>IncomingErrand</w:t>
      </w:r>
      <w:r w:rsidRPr="00FB0748">
        <w:t>_</w:t>
      </w:r>
      <w:r>
        <w:rPr>
          <w:lang w:val="en-US"/>
        </w:rPr>
        <w:t>D</w:t>
      </w:r>
      <w:r w:rsidRPr="00FB0748">
        <w:t>092</w:t>
      </w:r>
      <w:bookmarkEnd w:id="1246"/>
    </w:p>
    <w:p w14:paraId="2A113919" w14:textId="1869FFA7" w:rsidR="00F77A31" w:rsidRDefault="00F77A31" w:rsidP="00F77A31">
      <w:pPr>
        <w:pStyle w:val="GOSTNameTable"/>
      </w:pPr>
      <w:r>
        <w:fldChar w:fldCharType="begin"/>
      </w:r>
      <w:r>
        <w:instrText xml:space="preserve"> SEQ Таблица \* ARABIC </w:instrText>
      </w:r>
      <w:r>
        <w:fldChar w:fldCharType="separate"/>
      </w:r>
      <w:bookmarkStart w:id="1247" w:name="_Toc226564520"/>
      <w:r w:rsidR="00CE7795">
        <w:t>8</w:t>
      </w:r>
      <w:r>
        <w:fldChar w:fldCharType="end"/>
      </w:r>
      <w:r>
        <w:t xml:space="preserve">. - </w:t>
      </w:r>
      <w:r w:rsidRPr="00F85B25">
        <w:t>Параметры тела (Document) запроса на подбор / сторнирование / переформирование записей учета по документу «Поручение о перечислении на счет входящее» TSE_IncomingErrand_D092</w:t>
      </w:r>
      <w:bookmarkEnd w:id="1247"/>
    </w:p>
    <w:tbl>
      <w:tblPr>
        <w:tblStyle w:val="GOSTTable"/>
        <w:tblW w:w="5000" w:type="pct"/>
        <w:tblLayout w:type="fixed"/>
        <w:tblLook w:val="07E0" w:firstRow="1" w:lastRow="1" w:firstColumn="1" w:lastColumn="1" w:noHBand="1" w:noVBand="1"/>
      </w:tblPr>
      <w:tblGrid>
        <w:gridCol w:w="3453"/>
        <w:gridCol w:w="2354"/>
        <w:gridCol w:w="1629"/>
        <w:gridCol w:w="979"/>
        <w:gridCol w:w="979"/>
        <w:gridCol w:w="6300"/>
      </w:tblGrid>
      <w:tr w:rsidR="00FB0748" w:rsidRPr="00B412B2" w14:paraId="627E1E08" w14:textId="77777777" w:rsidTr="00F77A31">
        <w:trPr>
          <w:cnfStyle w:val="100000000000" w:firstRow="1" w:lastRow="0" w:firstColumn="0" w:lastColumn="0" w:oddVBand="0" w:evenVBand="0" w:oddHBand="0" w:evenHBand="0" w:firstRowFirstColumn="0" w:firstRowLastColumn="0" w:lastRowFirstColumn="0" w:lastRowLastColumn="0"/>
          <w:trHeight w:val="1002"/>
        </w:trPr>
        <w:tc>
          <w:tcPr>
            <w:tcW w:w="1100" w:type="pct"/>
          </w:tcPr>
          <w:p w14:paraId="20B5DD59" w14:textId="77777777" w:rsidR="00FB0748" w:rsidRPr="00B412B2" w:rsidRDefault="00FB0748" w:rsidP="00F77A31">
            <w:pPr>
              <w:pStyle w:val="GOSTTableHead"/>
              <w:rPr>
                <w:szCs w:val="22"/>
              </w:rPr>
            </w:pPr>
            <w:r>
              <w:rPr>
                <w:szCs w:val="22"/>
              </w:rPr>
              <w:t>Параметр</w:t>
            </w:r>
          </w:p>
        </w:tc>
        <w:tc>
          <w:tcPr>
            <w:tcW w:w="750" w:type="pct"/>
            <w:hideMark/>
          </w:tcPr>
          <w:p w14:paraId="7BF95F78" w14:textId="77777777" w:rsidR="00FB0748" w:rsidRPr="00B412B2" w:rsidRDefault="00FB0748" w:rsidP="00F77A31">
            <w:pPr>
              <w:pStyle w:val="GOSTTableHead"/>
              <w:rPr>
                <w:szCs w:val="22"/>
              </w:rPr>
            </w:pPr>
            <w:r w:rsidRPr="00B412B2">
              <w:rPr>
                <w:szCs w:val="22"/>
              </w:rPr>
              <w:t>Название тэга</w:t>
            </w:r>
          </w:p>
        </w:tc>
        <w:tc>
          <w:tcPr>
            <w:tcW w:w="519" w:type="pct"/>
            <w:hideMark/>
          </w:tcPr>
          <w:p w14:paraId="28D06B04" w14:textId="77777777" w:rsidR="00FB0748" w:rsidRPr="00B412B2" w:rsidRDefault="00FB0748" w:rsidP="00F77A31">
            <w:pPr>
              <w:pStyle w:val="GOSTTableHead"/>
              <w:rPr>
                <w:szCs w:val="22"/>
              </w:rPr>
            </w:pPr>
            <w:r w:rsidRPr="00B412B2">
              <w:rPr>
                <w:szCs w:val="22"/>
              </w:rPr>
              <w:t>Тип данных</w:t>
            </w:r>
          </w:p>
        </w:tc>
        <w:tc>
          <w:tcPr>
            <w:tcW w:w="312" w:type="pct"/>
          </w:tcPr>
          <w:p w14:paraId="5EA64BFF" w14:textId="77777777" w:rsidR="00FB0748" w:rsidRPr="00B412B2" w:rsidRDefault="00FB0748" w:rsidP="00F77A31">
            <w:pPr>
              <w:pStyle w:val="GOSTTableHead"/>
              <w:rPr>
                <w:szCs w:val="22"/>
              </w:rPr>
            </w:pPr>
            <w:r w:rsidRPr="00B412B2">
              <w:rPr>
                <w:szCs w:val="22"/>
              </w:rPr>
              <w:t>Обязательность</w:t>
            </w:r>
          </w:p>
        </w:tc>
        <w:tc>
          <w:tcPr>
            <w:tcW w:w="312" w:type="pct"/>
            <w:hideMark/>
          </w:tcPr>
          <w:p w14:paraId="2CBE63C8" w14:textId="77777777" w:rsidR="00FB0748" w:rsidRPr="00B412B2" w:rsidRDefault="00FB0748" w:rsidP="00F77A31">
            <w:pPr>
              <w:pStyle w:val="GOSTTableHead"/>
              <w:rPr>
                <w:szCs w:val="22"/>
              </w:rPr>
            </w:pPr>
            <w:r w:rsidRPr="00B412B2">
              <w:rPr>
                <w:szCs w:val="22"/>
              </w:rPr>
              <w:t>Размерность</w:t>
            </w:r>
          </w:p>
        </w:tc>
        <w:tc>
          <w:tcPr>
            <w:tcW w:w="2007" w:type="pct"/>
          </w:tcPr>
          <w:p w14:paraId="1F06C9F2" w14:textId="77777777" w:rsidR="00FB0748" w:rsidRPr="00B412B2" w:rsidRDefault="00FB0748" w:rsidP="00F77A31">
            <w:pPr>
              <w:pStyle w:val="GOSTTableHead"/>
              <w:rPr>
                <w:szCs w:val="22"/>
              </w:rPr>
            </w:pPr>
            <w:r w:rsidRPr="00B412B2">
              <w:rPr>
                <w:szCs w:val="22"/>
              </w:rPr>
              <w:t>Описание</w:t>
            </w:r>
          </w:p>
        </w:tc>
      </w:tr>
      <w:tr w:rsidR="00FB0748" w:rsidRPr="00B9499D" w14:paraId="2BA9E808" w14:textId="77777777" w:rsidTr="00F77A31">
        <w:tc>
          <w:tcPr>
            <w:tcW w:w="1100" w:type="pct"/>
          </w:tcPr>
          <w:p w14:paraId="1B52FFEF" w14:textId="77777777" w:rsidR="00FB0748" w:rsidRPr="00B828DD" w:rsidRDefault="00FB0748" w:rsidP="00F77A31">
            <w:pPr>
              <w:pStyle w:val="GOSTTablenorm"/>
            </w:pPr>
            <w:r w:rsidRPr="00B9499D">
              <w:rPr>
                <w:szCs w:val="22"/>
              </w:rPr>
              <w:t>Номер документа</w:t>
            </w:r>
          </w:p>
        </w:tc>
        <w:tc>
          <w:tcPr>
            <w:tcW w:w="750" w:type="pct"/>
          </w:tcPr>
          <w:p w14:paraId="5A31444C" w14:textId="3AC33A26" w:rsidR="00FB0748" w:rsidRPr="0009288F" w:rsidRDefault="00B63475" w:rsidP="00F77A31">
            <w:pPr>
              <w:pStyle w:val="GOSTTablenorm"/>
            </w:pPr>
            <w:r w:rsidRPr="00B63475">
              <w:t>BRE_DOCNUM</w:t>
            </w:r>
          </w:p>
        </w:tc>
        <w:tc>
          <w:tcPr>
            <w:tcW w:w="519" w:type="pct"/>
          </w:tcPr>
          <w:p w14:paraId="2F15F499" w14:textId="77777777" w:rsidR="00FB0748" w:rsidRPr="00B9499D" w:rsidRDefault="00FB0748" w:rsidP="00F77A31">
            <w:pPr>
              <w:pStyle w:val="GOSTTablenorm"/>
            </w:pPr>
            <w:r w:rsidRPr="00B9499D">
              <w:rPr>
                <w:szCs w:val="22"/>
              </w:rPr>
              <w:t>Строка</w:t>
            </w:r>
          </w:p>
        </w:tc>
        <w:tc>
          <w:tcPr>
            <w:tcW w:w="312" w:type="pct"/>
          </w:tcPr>
          <w:p w14:paraId="78555504" w14:textId="77777777" w:rsidR="00FB0748" w:rsidRPr="00B9499D" w:rsidRDefault="00FB0748" w:rsidP="00F77A31">
            <w:pPr>
              <w:pStyle w:val="GOSTTablenorm"/>
            </w:pPr>
            <w:r w:rsidRPr="00B9499D">
              <w:rPr>
                <w:szCs w:val="22"/>
              </w:rPr>
              <w:t>Да</w:t>
            </w:r>
          </w:p>
        </w:tc>
        <w:tc>
          <w:tcPr>
            <w:tcW w:w="312" w:type="pct"/>
          </w:tcPr>
          <w:p w14:paraId="7CAB6692" w14:textId="11CC9AE9" w:rsidR="00FB0748" w:rsidRPr="00B9499D" w:rsidRDefault="00FB0748" w:rsidP="00F77A31">
            <w:pPr>
              <w:pStyle w:val="GOSTTablenorm"/>
            </w:pPr>
            <w:r w:rsidRPr="00B9499D">
              <w:rPr>
                <w:szCs w:val="22"/>
              </w:rPr>
              <w:t>&lt;=</w:t>
            </w:r>
            <w:r w:rsidR="00B63475">
              <w:rPr>
                <w:szCs w:val="22"/>
              </w:rPr>
              <w:t>15</w:t>
            </w:r>
          </w:p>
        </w:tc>
        <w:tc>
          <w:tcPr>
            <w:tcW w:w="2007" w:type="pct"/>
          </w:tcPr>
          <w:p w14:paraId="568AF370" w14:textId="77777777" w:rsidR="00FB0748" w:rsidRPr="00B9499D" w:rsidRDefault="00FB0748" w:rsidP="00F77A31">
            <w:pPr>
              <w:pStyle w:val="GOSTTablenorm"/>
            </w:pPr>
            <w:r w:rsidRPr="00B9499D">
              <w:t>Указывается номер документа</w:t>
            </w:r>
          </w:p>
        </w:tc>
      </w:tr>
      <w:tr w:rsidR="00FB0748" w:rsidRPr="009E4B64" w14:paraId="517DE5E8" w14:textId="77777777" w:rsidTr="00F77A31">
        <w:tc>
          <w:tcPr>
            <w:tcW w:w="1100" w:type="pct"/>
          </w:tcPr>
          <w:p w14:paraId="3037344D" w14:textId="77777777" w:rsidR="00FB0748" w:rsidRPr="00D34E79" w:rsidRDefault="00FB0748" w:rsidP="00F77A31">
            <w:pPr>
              <w:pStyle w:val="GOSTTablenorm"/>
              <w:rPr>
                <w:szCs w:val="22"/>
              </w:rPr>
            </w:pPr>
            <w:r w:rsidRPr="00B9499D">
              <w:rPr>
                <w:szCs w:val="22"/>
              </w:rPr>
              <w:t>Дата документа</w:t>
            </w:r>
          </w:p>
        </w:tc>
        <w:tc>
          <w:tcPr>
            <w:tcW w:w="750" w:type="pct"/>
          </w:tcPr>
          <w:p w14:paraId="50DE4D0E" w14:textId="3378F733" w:rsidR="00FB0748" w:rsidRPr="0009288F" w:rsidRDefault="00B63475" w:rsidP="00F77A31">
            <w:pPr>
              <w:pStyle w:val="GOSTTablenorm"/>
            </w:pPr>
            <w:r w:rsidRPr="00B63475">
              <w:t>BRE_DOCDATE</w:t>
            </w:r>
          </w:p>
        </w:tc>
        <w:tc>
          <w:tcPr>
            <w:tcW w:w="519" w:type="pct"/>
          </w:tcPr>
          <w:p w14:paraId="7B3EFF2E" w14:textId="77777777" w:rsidR="00FB0748" w:rsidRPr="00B9499D" w:rsidRDefault="00FB0748" w:rsidP="00F77A31">
            <w:pPr>
              <w:pStyle w:val="GOSTTablenorm"/>
              <w:rPr>
                <w:bCs/>
                <w:szCs w:val="22"/>
              </w:rPr>
            </w:pPr>
            <w:r w:rsidRPr="00877A88">
              <w:t>Дата</w:t>
            </w:r>
          </w:p>
        </w:tc>
        <w:tc>
          <w:tcPr>
            <w:tcW w:w="312" w:type="pct"/>
          </w:tcPr>
          <w:p w14:paraId="3AD07389" w14:textId="77777777" w:rsidR="00FB0748" w:rsidRPr="00B9499D" w:rsidRDefault="00FB0748" w:rsidP="00F77A31">
            <w:pPr>
              <w:pStyle w:val="GOSTTablenorm"/>
              <w:rPr>
                <w:szCs w:val="22"/>
              </w:rPr>
            </w:pPr>
            <w:r w:rsidRPr="00B9499D">
              <w:rPr>
                <w:szCs w:val="22"/>
              </w:rPr>
              <w:t>Да</w:t>
            </w:r>
          </w:p>
        </w:tc>
        <w:tc>
          <w:tcPr>
            <w:tcW w:w="312" w:type="pct"/>
          </w:tcPr>
          <w:p w14:paraId="69ED10EE" w14:textId="0F4A7A37" w:rsidR="00FB0748" w:rsidRPr="004D4FB9" w:rsidRDefault="00FB0748" w:rsidP="00F77A31">
            <w:pPr>
              <w:pStyle w:val="GOSTTablenorm"/>
              <w:rPr>
                <w:lang w:val="en-US"/>
              </w:rPr>
            </w:pPr>
          </w:p>
        </w:tc>
        <w:tc>
          <w:tcPr>
            <w:tcW w:w="2007" w:type="pct"/>
          </w:tcPr>
          <w:p w14:paraId="46AF6336" w14:textId="77777777" w:rsidR="00FB0748" w:rsidRPr="009E4B64" w:rsidRDefault="00FB0748" w:rsidP="00F77A31">
            <w:pPr>
              <w:pStyle w:val="GOSTTablenorm"/>
              <w:rPr>
                <w:szCs w:val="22"/>
              </w:rPr>
            </w:pPr>
            <w:r w:rsidRPr="00B9499D">
              <w:rPr>
                <w:szCs w:val="22"/>
              </w:rPr>
              <w:t>Указывается дата</w:t>
            </w:r>
            <w:r>
              <w:rPr>
                <w:szCs w:val="22"/>
              </w:rPr>
              <w:t xml:space="preserve"> документа в формате YYYY-MM-DD</w:t>
            </w:r>
          </w:p>
        </w:tc>
      </w:tr>
      <w:tr w:rsidR="00FB0748" w:rsidRPr="009E4B64" w14:paraId="2CFF7916" w14:textId="77777777" w:rsidTr="00F77A31">
        <w:tc>
          <w:tcPr>
            <w:tcW w:w="1100" w:type="pct"/>
          </w:tcPr>
          <w:p w14:paraId="65E9E692" w14:textId="2E541B48" w:rsidR="00FB0748" w:rsidRDefault="00134F4B" w:rsidP="00F77A31">
            <w:pPr>
              <w:pStyle w:val="GOSTTablenorm"/>
              <w:rPr>
                <w:szCs w:val="22"/>
              </w:rPr>
            </w:pPr>
            <w:r>
              <w:rPr>
                <w:szCs w:val="22"/>
              </w:rPr>
              <w:t>Тип расчетного документа</w:t>
            </w:r>
          </w:p>
        </w:tc>
        <w:tc>
          <w:tcPr>
            <w:tcW w:w="750" w:type="pct"/>
          </w:tcPr>
          <w:p w14:paraId="593F6174" w14:textId="37BDCDAA" w:rsidR="00FB0748" w:rsidRPr="0009288F" w:rsidRDefault="00F77A31" w:rsidP="00F77A31">
            <w:pPr>
              <w:pStyle w:val="GOSTTablenorm"/>
            </w:pPr>
            <w:r w:rsidRPr="00F77A31">
              <w:rPr>
                <w:lang w:val="en-US"/>
              </w:rPr>
              <w:t>TH_TYPEDOC</w:t>
            </w:r>
          </w:p>
        </w:tc>
        <w:tc>
          <w:tcPr>
            <w:tcW w:w="519" w:type="pct"/>
          </w:tcPr>
          <w:p w14:paraId="6F8A86FD" w14:textId="77777777" w:rsidR="00FB0748" w:rsidRDefault="00FB0748" w:rsidP="00F77A31">
            <w:pPr>
              <w:pStyle w:val="GOSTTablenorm"/>
              <w:rPr>
                <w:bCs/>
                <w:szCs w:val="22"/>
              </w:rPr>
            </w:pPr>
            <w:r>
              <w:t>Строка</w:t>
            </w:r>
          </w:p>
        </w:tc>
        <w:tc>
          <w:tcPr>
            <w:tcW w:w="312" w:type="pct"/>
          </w:tcPr>
          <w:p w14:paraId="30698EAC" w14:textId="77777777" w:rsidR="00FB0748" w:rsidRDefault="00FB0748" w:rsidP="00F77A31">
            <w:pPr>
              <w:pStyle w:val="GOSTTablenorm"/>
              <w:rPr>
                <w:szCs w:val="22"/>
              </w:rPr>
            </w:pPr>
            <w:r>
              <w:rPr>
                <w:szCs w:val="22"/>
              </w:rPr>
              <w:t>Да</w:t>
            </w:r>
          </w:p>
        </w:tc>
        <w:tc>
          <w:tcPr>
            <w:tcW w:w="312" w:type="pct"/>
          </w:tcPr>
          <w:p w14:paraId="5C933293" w14:textId="77777777" w:rsidR="00FB0748" w:rsidRDefault="00FB0748" w:rsidP="00F77A31">
            <w:pPr>
              <w:pStyle w:val="GOSTTablenorm"/>
            </w:pPr>
            <w:r>
              <w:rPr>
                <w:szCs w:val="22"/>
              </w:rPr>
              <w:t>=3</w:t>
            </w:r>
          </w:p>
        </w:tc>
        <w:tc>
          <w:tcPr>
            <w:tcW w:w="2007" w:type="pct"/>
          </w:tcPr>
          <w:p w14:paraId="1608264B" w14:textId="77777777" w:rsidR="00FB0748" w:rsidRDefault="00FB0748" w:rsidP="00F77A31">
            <w:pPr>
              <w:pStyle w:val="GOSTTablenorm"/>
            </w:pPr>
            <w:r>
              <w:t>Указывается код вида документа.</w:t>
            </w:r>
          </w:p>
          <w:p w14:paraId="51B1CC82" w14:textId="11A0133C" w:rsidR="00FB0748" w:rsidRDefault="00FB0748" w:rsidP="00B63475">
            <w:pPr>
              <w:pStyle w:val="GOSTTablenorm"/>
              <w:rPr>
                <w:szCs w:val="22"/>
              </w:rPr>
            </w:pPr>
            <w:r>
              <w:rPr>
                <w:szCs w:val="22"/>
              </w:rPr>
              <w:t xml:space="preserve">Заполняется значением </w:t>
            </w:r>
            <w:r>
              <w:t>«</w:t>
            </w:r>
            <w:r w:rsidR="00B63475">
              <w:t>КДВ</w:t>
            </w:r>
            <w:r>
              <w:t>»</w:t>
            </w:r>
          </w:p>
        </w:tc>
      </w:tr>
      <w:tr w:rsidR="00FB0748" w:rsidRPr="009E4B64" w14:paraId="04D2E759" w14:textId="77777777" w:rsidTr="00F77A31">
        <w:tc>
          <w:tcPr>
            <w:tcW w:w="1100" w:type="pct"/>
          </w:tcPr>
          <w:p w14:paraId="5FD4FD02" w14:textId="79E90A97" w:rsidR="00FB0748" w:rsidRPr="00B63475" w:rsidRDefault="00177EAF" w:rsidP="00F77A31">
            <w:pPr>
              <w:pStyle w:val="GOSTTablenorm"/>
              <w:rPr>
                <w:szCs w:val="22"/>
              </w:rPr>
            </w:pPr>
            <w:r w:rsidRPr="00177EAF">
              <w:rPr>
                <w:szCs w:val="22"/>
              </w:rPr>
              <w:t>БПР получателя</w:t>
            </w:r>
          </w:p>
        </w:tc>
        <w:tc>
          <w:tcPr>
            <w:tcW w:w="750" w:type="pct"/>
          </w:tcPr>
          <w:p w14:paraId="08FB2287" w14:textId="456ABBB2" w:rsidR="00FB0748" w:rsidRPr="0009288F" w:rsidRDefault="00B63475" w:rsidP="00F77A31">
            <w:pPr>
              <w:pStyle w:val="GOSTTablenorm"/>
            </w:pPr>
            <w:r w:rsidRPr="00B63475">
              <w:t>RF_SIGNBPR</w:t>
            </w:r>
          </w:p>
        </w:tc>
        <w:tc>
          <w:tcPr>
            <w:tcW w:w="519" w:type="pct"/>
          </w:tcPr>
          <w:p w14:paraId="25683EA1" w14:textId="04A75C38" w:rsidR="00FB0748" w:rsidRDefault="00B96446" w:rsidP="00F77A31">
            <w:pPr>
              <w:pStyle w:val="GOSTTablenorm"/>
              <w:rPr>
                <w:bCs/>
                <w:szCs w:val="22"/>
              </w:rPr>
            </w:pPr>
            <w:r>
              <w:rPr>
                <w:szCs w:val="22"/>
              </w:rPr>
              <w:t>Логический</w:t>
            </w:r>
          </w:p>
        </w:tc>
        <w:tc>
          <w:tcPr>
            <w:tcW w:w="312" w:type="pct"/>
          </w:tcPr>
          <w:p w14:paraId="2B377910" w14:textId="6D1E85D6" w:rsidR="00FB0748" w:rsidRDefault="00B96446" w:rsidP="00F77A31">
            <w:pPr>
              <w:pStyle w:val="GOSTTablenorm"/>
              <w:rPr>
                <w:szCs w:val="22"/>
              </w:rPr>
            </w:pPr>
            <w:r>
              <w:rPr>
                <w:szCs w:val="22"/>
              </w:rPr>
              <w:t>Да</w:t>
            </w:r>
          </w:p>
        </w:tc>
        <w:tc>
          <w:tcPr>
            <w:tcW w:w="312" w:type="pct"/>
          </w:tcPr>
          <w:p w14:paraId="0A2C14BC" w14:textId="3872E93F" w:rsidR="00FB0748" w:rsidRDefault="00FB0748" w:rsidP="00F77A31">
            <w:pPr>
              <w:pStyle w:val="GOSTTablenorm"/>
            </w:pPr>
          </w:p>
        </w:tc>
        <w:tc>
          <w:tcPr>
            <w:tcW w:w="2007" w:type="pct"/>
          </w:tcPr>
          <w:p w14:paraId="0406590F" w14:textId="694B9C58" w:rsidR="00244441" w:rsidRPr="000C3DAB" w:rsidRDefault="00244441" w:rsidP="00244441">
            <w:pPr>
              <w:pStyle w:val="GOSTTablenorm"/>
              <w:rPr>
                <w:szCs w:val="24"/>
              </w:rPr>
            </w:pPr>
            <w:r w:rsidRPr="000C3DAB">
              <w:t xml:space="preserve">Указывается признак </w:t>
            </w:r>
            <w:r w:rsidRPr="000C3DAB">
              <w:rPr>
                <w:szCs w:val="24"/>
              </w:rPr>
              <w:t xml:space="preserve">для отражения операций на ЛС </w:t>
            </w:r>
            <w:r>
              <w:rPr>
                <w:szCs w:val="24"/>
              </w:rPr>
              <w:t>получателя</w:t>
            </w:r>
            <w:r w:rsidRPr="000C3DAB">
              <w:rPr>
                <w:szCs w:val="24"/>
              </w:rPr>
              <w:t xml:space="preserve"> без права расходования</w:t>
            </w:r>
            <w:ins w:id="1248" w:author="Сатлер Марина Викторовна" w:date="2025-10-06T17:06:00Z">
              <w:r w:rsidR="005618CE">
                <w:rPr>
                  <w:szCs w:val="24"/>
                </w:rPr>
                <w:t>.</w:t>
              </w:r>
            </w:ins>
          </w:p>
          <w:p w14:paraId="0293442F" w14:textId="77777777" w:rsidR="00244441" w:rsidRPr="000C3DAB" w:rsidRDefault="00244441" w:rsidP="00244441">
            <w:pPr>
              <w:pStyle w:val="GOSTTablenorm"/>
            </w:pPr>
            <w:r w:rsidRPr="000C3DAB">
              <w:t>Может принимать значения:</w:t>
            </w:r>
          </w:p>
          <w:p w14:paraId="66AB673C" w14:textId="475A641D" w:rsidR="00244441" w:rsidRPr="000C3DAB" w:rsidRDefault="00244441" w:rsidP="00244441">
            <w:pPr>
              <w:pStyle w:val="GOSTTableListMark1"/>
            </w:pPr>
            <w:r w:rsidRPr="000C3DAB">
              <w:t xml:space="preserve">«true» </w:t>
            </w:r>
            <w:r w:rsidR="00536770" w:rsidRPr="00E23850">
              <w:t>–</w:t>
            </w:r>
            <w:r w:rsidRPr="000C3DAB">
              <w:t xml:space="preserve"> Да;</w:t>
            </w:r>
          </w:p>
          <w:p w14:paraId="0FB3EE8A" w14:textId="083BA81F" w:rsidR="00FB0748" w:rsidRDefault="00244441" w:rsidP="00536770">
            <w:pPr>
              <w:pStyle w:val="GOSTTableListMark1"/>
            </w:pPr>
            <w:del w:id="1249" w:author="Сатлер Марина Викторовна" w:date="2025-10-06T17:50:00Z">
              <w:r w:rsidRPr="000C3DAB" w:rsidDel="002830E0">
                <w:delText xml:space="preserve"> </w:delText>
              </w:r>
            </w:del>
            <w:ins w:id="1250" w:author="Сатлер Марина Викторовна" w:date="2025-10-06T17:50:00Z">
              <w:r w:rsidR="002830E0">
                <w:t>«</w:t>
              </w:r>
            </w:ins>
            <w:r w:rsidRPr="000C3DAB">
              <w:t xml:space="preserve">false» </w:t>
            </w:r>
            <w:r w:rsidR="00536770" w:rsidRPr="00E23850">
              <w:t>–</w:t>
            </w:r>
            <w:r w:rsidRPr="000C3DAB">
              <w:t xml:space="preserve"> Нет</w:t>
            </w:r>
          </w:p>
        </w:tc>
      </w:tr>
      <w:tr w:rsidR="00B85F0B" w:rsidRPr="009E4B64" w14:paraId="55652F35" w14:textId="77777777" w:rsidTr="00F77A31">
        <w:tc>
          <w:tcPr>
            <w:tcW w:w="1100" w:type="pct"/>
          </w:tcPr>
          <w:p w14:paraId="4B2BBC22" w14:textId="59725006" w:rsidR="00B85F0B" w:rsidRPr="00177EAF" w:rsidRDefault="00B85F0B" w:rsidP="00F77A31">
            <w:pPr>
              <w:pStyle w:val="GOSTTablenorm"/>
              <w:rPr>
                <w:szCs w:val="22"/>
              </w:rPr>
            </w:pPr>
            <w:r w:rsidRPr="00B85F0B">
              <w:rPr>
                <w:szCs w:val="22"/>
              </w:rPr>
              <w:t>Уровень конфиденциальности</w:t>
            </w:r>
          </w:p>
        </w:tc>
        <w:tc>
          <w:tcPr>
            <w:tcW w:w="750" w:type="pct"/>
          </w:tcPr>
          <w:p w14:paraId="67DD54BE" w14:textId="30E01CD0" w:rsidR="00B85F0B" w:rsidRPr="00B63475" w:rsidRDefault="00B85F0B" w:rsidP="00F77A31">
            <w:pPr>
              <w:pStyle w:val="GOSTTablenorm"/>
            </w:pPr>
            <w:r w:rsidRPr="00B85F0B">
              <w:t>StmInfrmtn_AccessLevelStereotype</w:t>
            </w:r>
          </w:p>
        </w:tc>
        <w:tc>
          <w:tcPr>
            <w:tcW w:w="519" w:type="pct"/>
          </w:tcPr>
          <w:p w14:paraId="3108E88C" w14:textId="5CCBC3E1" w:rsidR="00B85F0B" w:rsidRDefault="00B85F0B" w:rsidP="00F77A31">
            <w:pPr>
              <w:pStyle w:val="GOSTTablenorm"/>
              <w:rPr>
                <w:szCs w:val="22"/>
              </w:rPr>
            </w:pPr>
            <w:r>
              <w:rPr>
                <w:szCs w:val="22"/>
              </w:rPr>
              <w:t>Число</w:t>
            </w:r>
          </w:p>
        </w:tc>
        <w:tc>
          <w:tcPr>
            <w:tcW w:w="312" w:type="pct"/>
          </w:tcPr>
          <w:p w14:paraId="3DCE0F70" w14:textId="00BBD7B9" w:rsidR="00B85F0B" w:rsidRDefault="00B85F0B" w:rsidP="00F77A31">
            <w:pPr>
              <w:pStyle w:val="GOSTTablenorm"/>
              <w:rPr>
                <w:szCs w:val="22"/>
              </w:rPr>
            </w:pPr>
            <w:r>
              <w:rPr>
                <w:szCs w:val="22"/>
              </w:rPr>
              <w:t>Да</w:t>
            </w:r>
          </w:p>
        </w:tc>
        <w:tc>
          <w:tcPr>
            <w:tcW w:w="312" w:type="pct"/>
          </w:tcPr>
          <w:p w14:paraId="25330798" w14:textId="52D868F8" w:rsidR="00B85F0B" w:rsidRDefault="00B85F0B" w:rsidP="00F77A31">
            <w:pPr>
              <w:pStyle w:val="GOSTTablenorm"/>
              <w:rPr>
                <w:szCs w:val="22"/>
              </w:rPr>
            </w:pPr>
            <w:r>
              <w:rPr>
                <w:szCs w:val="22"/>
              </w:rPr>
              <w:t>=1</w:t>
            </w:r>
          </w:p>
        </w:tc>
        <w:tc>
          <w:tcPr>
            <w:tcW w:w="2007" w:type="pct"/>
          </w:tcPr>
          <w:p w14:paraId="2EE27DF8" w14:textId="77777777" w:rsidR="00B85F0B" w:rsidRDefault="00B85F0B" w:rsidP="00B85F0B">
            <w:pPr>
              <w:pStyle w:val="GOSTTablenorm"/>
            </w:pPr>
            <w:r>
              <w:t>Указывается уровень конфиденциальности документа.</w:t>
            </w:r>
          </w:p>
          <w:p w14:paraId="42074DC3" w14:textId="77777777" w:rsidR="00B85F0B" w:rsidRDefault="00B85F0B" w:rsidP="00B85F0B">
            <w:pPr>
              <w:pStyle w:val="GOSTTablenorm"/>
            </w:pPr>
            <w:r>
              <w:t>Возможные значения:</w:t>
            </w:r>
          </w:p>
          <w:p w14:paraId="2D3F144C" w14:textId="2CE120E4" w:rsidR="00B85F0B" w:rsidRDefault="00B85F0B" w:rsidP="00B85F0B">
            <w:pPr>
              <w:pStyle w:val="GOSTTableListMark1"/>
            </w:pPr>
            <w:r>
              <w:t xml:space="preserve">«0» </w:t>
            </w:r>
            <w:r w:rsidR="00536770" w:rsidRPr="00E23850">
              <w:t>–</w:t>
            </w:r>
            <w:r>
              <w:t xml:space="preserve"> Несекретно;</w:t>
            </w:r>
          </w:p>
          <w:p w14:paraId="31B705C5" w14:textId="53B7A5A4" w:rsidR="00B85F0B" w:rsidRPr="000C3DAB" w:rsidRDefault="00B85F0B" w:rsidP="00B85F0B">
            <w:pPr>
              <w:pStyle w:val="GOSTTableListMark1"/>
            </w:pPr>
            <w:r>
              <w:t xml:space="preserve">«1» </w:t>
            </w:r>
            <w:r w:rsidR="00536770" w:rsidRPr="00E23850">
              <w:t>–</w:t>
            </w:r>
            <w:r>
              <w:t xml:space="preserve"> Для служебного пользования</w:t>
            </w:r>
          </w:p>
        </w:tc>
      </w:tr>
      <w:tr w:rsidR="00FB0748" w:rsidRPr="009E4B64" w14:paraId="2A85D11D" w14:textId="77777777" w:rsidTr="00F77A31">
        <w:tc>
          <w:tcPr>
            <w:tcW w:w="1100" w:type="pct"/>
          </w:tcPr>
          <w:p w14:paraId="2A01F230" w14:textId="2505324E" w:rsidR="00FB0748" w:rsidRDefault="00B63475" w:rsidP="00F77A31">
            <w:pPr>
              <w:pStyle w:val="GOSTTablenorm"/>
              <w:rPr>
                <w:szCs w:val="22"/>
              </w:rPr>
            </w:pPr>
            <w:r>
              <w:rPr>
                <w:szCs w:val="22"/>
              </w:rPr>
              <w:t>Код валюты по ОКВ</w:t>
            </w:r>
          </w:p>
        </w:tc>
        <w:tc>
          <w:tcPr>
            <w:tcW w:w="750" w:type="pct"/>
          </w:tcPr>
          <w:p w14:paraId="27B4DF66" w14:textId="26228384" w:rsidR="00FB0748" w:rsidRPr="0009288F" w:rsidRDefault="00B63475" w:rsidP="00F77A31">
            <w:pPr>
              <w:pStyle w:val="GOSTTablenorm"/>
            </w:pPr>
            <w:r w:rsidRPr="00B63475">
              <w:t>CURRENCY_CODE</w:t>
            </w:r>
          </w:p>
        </w:tc>
        <w:tc>
          <w:tcPr>
            <w:tcW w:w="519" w:type="pct"/>
          </w:tcPr>
          <w:p w14:paraId="60EB1C3A" w14:textId="77777777" w:rsidR="00FB0748" w:rsidRDefault="00FB0748" w:rsidP="00F77A31">
            <w:pPr>
              <w:pStyle w:val="GOSTTablenorm"/>
              <w:rPr>
                <w:bCs/>
                <w:szCs w:val="22"/>
              </w:rPr>
            </w:pPr>
            <w:r>
              <w:rPr>
                <w:szCs w:val="22"/>
              </w:rPr>
              <w:t>Число</w:t>
            </w:r>
          </w:p>
        </w:tc>
        <w:tc>
          <w:tcPr>
            <w:tcW w:w="312" w:type="pct"/>
          </w:tcPr>
          <w:p w14:paraId="36A6C48C" w14:textId="77777777" w:rsidR="00FB0748" w:rsidRDefault="00FB0748" w:rsidP="00F77A31">
            <w:pPr>
              <w:pStyle w:val="GOSTTablenorm"/>
              <w:rPr>
                <w:szCs w:val="22"/>
              </w:rPr>
            </w:pPr>
            <w:r w:rsidRPr="00B9499D">
              <w:rPr>
                <w:szCs w:val="22"/>
              </w:rPr>
              <w:t>Да</w:t>
            </w:r>
          </w:p>
        </w:tc>
        <w:tc>
          <w:tcPr>
            <w:tcW w:w="312" w:type="pct"/>
          </w:tcPr>
          <w:p w14:paraId="36CF02C8" w14:textId="5B3B689B" w:rsidR="00FB0748" w:rsidRDefault="00B63475" w:rsidP="00F77A31">
            <w:pPr>
              <w:pStyle w:val="GOSTTablenorm"/>
            </w:pPr>
            <w:r>
              <w:rPr>
                <w:szCs w:val="22"/>
              </w:rPr>
              <w:t>=3</w:t>
            </w:r>
          </w:p>
        </w:tc>
        <w:tc>
          <w:tcPr>
            <w:tcW w:w="2007" w:type="pct"/>
          </w:tcPr>
          <w:p w14:paraId="3E3F7DFA" w14:textId="77777777" w:rsidR="008A23A2" w:rsidRDefault="00B63475" w:rsidP="00B63475">
            <w:pPr>
              <w:pStyle w:val="GOSTTablenorm"/>
            </w:pPr>
            <w:r w:rsidRPr="00B63475">
              <w:t>Указывается код валют</w:t>
            </w:r>
            <w:r>
              <w:t>ы по Общероссийскому классифика</w:t>
            </w:r>
            <w:r w:rsidRPr="00B63475">
              <w:t>тору валют.</w:t>
            </w:r>
          </w:p>
          <w:p w14:paraId="5817F7AF" w14:textId="7888E1E1" w:rsidR="00FB0748" w:rsidRDefault="00B63475" w:rsidP="008A23A2">
            <w:pPr>
              <w:pStyle w:val="GOSTTablenorm"/>
            </w:pPr>
            <w:r w:rsidRPr="00B63475">
              <w:t>Допустимо указывать как цифровой, так и буквенный код валюты</w:t>
            </w:r>
          </w:p>
        </w:tc>
      </w:tr>
      <w:tr w:rsidR="00FB0748" w:rsidRPr="009E4B64" w14:paraId="5ED12355" w14:textId="77777777" w:rsidTr="00F77A31">
        <w:tc>
          <w:tcPr>
            <w:tcW w:w="1100" w:type="pct"/>
          </w:tcPr>
          <w:p w14:paraId="6AB40586" w14:textId="33D3C8AA" w:rsidR="00FB0748" w:rsidRDefault="000568F8" w:rsidP="00F77A31">
            <w:pPr>
              <w:pStyle w:val="GOSTTablenorm"/>
              <w:rPr>
                <w:szCs w:val="22"/>
              </w:rPr>
            </w:pPr>
            <w:r w:rsidRPr="000568F8">
              <w:rPr>
                <w:szCs w:val="22"/>
              </w:rPr>
              <w:t>Казначейский счет получателя</w:t>
            </w:r>
          </w:p>
        </w:tc>
        <w:tc>
          <w:tcPr>
            <w:tcW w:w="750" w:type="pct"/>
          </w:tcPr>
          <w:p w14:paraId="1744C42B" w14:textId="51F2B212" w:rsidR="00FB0748" w:rsidRPr="0009288F" w:rsidRDefault="000568F8" w:rsidP="00F77A31">
            <w:pPr>
              <w:pStyle w:val="GOSTTablenorm"/>
            </w:pPr>
            <w:r w:rsidRPr="000568F8">
              <w:t>R_CHECKACC</w:t>
            </w:r>
          </w:p>
        </w:tc>
        <w:tc>
          <w:tcPr>
            <w:tcW w:w="519" w:type="pct"/>
          </w:tcPr>
          <w:p w14:paraId="44265AF8" w14:textId="77777777" w:rsidR="00FB0748" w:rsidRDefault="00FB0748" w:rsidP="00F77A31">
            <w:pPr>
              <w:pStyle w:val="GOSTTablenorm"/>
              <w:rPr>
                <w:bCs/>
                <w:szCs w:val="22"/>
              </w:rPr>
            </w:pPr>
            <w:r w:rsidRPr="00B9499D">
              <w:rPr>
                <w:szCs w:val="22"/>
              </w:rPr>
              <w:t>Строка</w:t>
            </w:r>
          </w:p>
        </w:tc>
        <w:tc>
          <w:tcPr>
            <w:tcW w:w="312" w:type="pct"/>
          </w:tcPr>
          <w:p w14:paraId="0E7CC286" w14:textId="77777777" w:rsidR="00FB0748" w:rsidRDefault="00FB0748" w:rsidP="00F77A31">
            <w:pPr>
              <w:pStyle w:val="GOSTTablenorm"/>
              <w:rPr>
                <w:szCs w:val="22"/>
              </w:rPr>
            </w:pPr>
            <w:r>
              <w:rPr>
                <w:szCs w:val="22"/>
              </w:rPr>
              <w:t>Да</w:t>
            </w:r>
          </w:p>
        </w:tc>
        <w:tc>
          <w:tcPr>
            <w:tcW w:w="312" w:type="pct"/>
          </w:tcPr>
          <w:p w14:paraId="633F4DC4" w14:textId="70BA9E64" w:rsidR="00FB0748" w:rsidRDefault="000568F8" w:rsidP="00F77A31">
            <w:pPr>
              <w:pStyle w:val="GOSTTablenorm"/>
            </w:pPr>
            <w:r>
              <w:rPr>
                <w:szCs w:val="22"/>
              </w:rPr>
              <w:t>=20</w:t>
            </w:r>
          </w:p>
        </w:tc>
        <w:tc>
          <w:tcPr>
            <w:tcW w:w="2007" w:type="pct"/>
          </w:tcPr>
          <w:p w14:paraId="0E975629" w14:textId="6A4F5F75" w:rsidR="00FB0748" w:rsidRDefault="000568F8" w:rsidP="00F77A31">
            <w:pPr>
              <w:pStyle w:val="GOSTTablenorm"/>
              <w:rPr>
                <w:szCs w:val="22"/>
              </w:rPr>
            </w:pPr>
            <w:r w:rsidRPr="000568F8">
              <w:rPr>
                <w:szCs w:val="22"/>
              </w:rPr>
              <w:t>Указывается номер казначейского счета получателя</w:t>
            </w:r>
          </w:p>
        </w:tc>
      </w:tr>
      <w:tr w:rsidR="00FB0748" w:rsidRPr="009E4B64" w14:paraId="4716300C" w14:textId="77777777" w:rsidTr="00F77A31">
        <w:tc>
          <w:tcPr>
            <w:tcW w:w="1100" w:type="pct"/>
          </w:tcPr>
          <w:p w14:paraId="184555D0" w14:textId="0E31F784" w:rsidR="00FB0748" w:rsidRDefault="000568F8" w:rsidP="00F77A31">
            <w:pPr>
              <w:pStyle w:val="GOSTTablenorm"/>
              <w:rPr>
                <w:szCs w:val="22"/>
              </w:rPr>
            </w:pPr>
            <w:r>
              <w:rPr>
                <w:szCs w:val="22"/>
              </w:rPr>
              <w:t>Казначейский счет правопреемника</w:t>
            </w:r>
          </w:p>
        </w:tc>
        <w:tc>
          <w:tcPr>
            <w:tcW w:w="750" w:type="pct"/>
          </w:tcPr>
          <w:p w14:paraId="36F9CF8D" w14:textId="69B26DA1" w:rsidR="00FB0748" w:rsidRPr="0009288F" w:rsidRDefault="000568F8" w:rsidP="00F77A31">
            <w:pPr>
              <w:pStyle w:val="GOSTTablenorm"/>
            </w:pPr>
            <w:r w:rsidRPr="000568F8">
              <w:rPr>
                <w:szCs w:val="22"/>
              </w:rPr>
              <w:t>R_SUCCESSORACCOUNT</w:t>
            </w:r>
          </w:p>
        </w:tc>
        <w:tc>
          <w:tcPr>
            <w:tcW w:w="519" w:type="pct"/>
          </w:tcPr>
          <w:p w14:paraId="289C1689" w14:textId="77777777" w:rsidR="00FB0748" w:rsidRDefault="00FB0748" w:rsidP="00F77A31">
            <w:pPr>
              <w:pStyle w:val="GOSTTablenorm"/>
              <w:rPr>
                <w:bCs/>
                <w:szCs w:val="22"/>
              </w:rPr>
            </w:pPr>
            <w:r w:rsidRPr="00B9499D">
              <w:rPr>
                <w:szCs w:val="22"/>
              </w:rPr>
              <w:t>Строка</w:t>
            </w:r>
          </w:p>
        </w:tc>
        <w:tc>
          <w:tcPr>
            <w:tcW w:w="312" w:type="pct"/>
          </w:tcPr>
          <w:p w14:paraId="07195619" w14:textId="122E70E1" w:rsidR="00FB0748" w:rsidRDefault="000568F8" w:rsidP="00F77A31">
            <w:pPr>
              <w:pStyle w:val="GOSTTablenorm"/>
              <w:rPr>
                <w:szCs w:val="22"/>
              </w:rPr>
            </w:pPr>
            <w:r>
              <w:rPr>
                <w:szCs w:val="22"/>
              </w:rPr>
              <w:t>Нет</w:t>
            </w:r>
          </w:p>
        </w:tc>
        <w:tc>
          <w:tcPr>
            <w:tcW w:w="312" w:type="pct"/>
          </w:tcPr>
          <w:p w14:paraId="7208A5C4" w14:textId="1A2522A6" w:rsidR="00FB0748" w:rsidRDefault="000568F8" w:rsidP="00F77A31">
            <w:pPr>
              <w:pStyle w:val="GOSTTablenorm"/>
            </w:pPr>
            <w:r>
              <w:rPr>
                <w:szCs w:val="22"/>
              </w:rPr>
              <w:t>=20</w:t>
            </w:r>
          </w:p>
        </w:tc>
        <w:tc>
          <w:tcPr>
            <w:tcW w:w="2007" w:type="pct"/>
          </w:tcPr>
          <w:p w14:paraId="50CC423E" w14:textId="186689C0" w:rsidR="00FB0748" w:rsidRDefault="000568F8" w:rsidP="00F77A31">
            <w:pPr>
              <w:pStyle w:val="GOSTTablenorm"/>
              <w:rPr>
                <w:szCs w:val="22"/>
              </w:rPr>
            </w:pPr>
            <w:r w:rsidRPr="000568F8">
              <w:rPr>
                <w:szCs w:val="22"/>
              </w:rPr>
              <w:t>Указывается номер казначейского счета правопреемника (при наличии)</w:t>
            </w:r>
          </w:p>
        </w:tc>
      </w:tr>
      <w:tr w:rsidR="00FB0748" w:rsidRPr="009E4B64" w14:paraId="5FC2C03A" w14:textId="77777777" w:rsidTr="00F77A31">
        <w:tc>
          <w:tcPr>
            <w:tcW w:w="1100" w:type="pct"/>
          </w:tcPr>
          <w:p w14:paraId="393E08F0" w14:textId="3FB3B255" w:rsidR="00FB0748" w:rsidRDefault="000568F8" w:rsidP="00F77A31">
            <w:pPr>
              <w:pStyle w:val="GOSTTablenorm"/>
              <w:rPr>
                <w:szCs w:val="22"/>
              </w:rPr>
            </w:pPr>
            <w:r>
              <w:rPr>
                <w:szCs w:val="22"/>
              </w:rPr>
              <w:t>Казначейский счет плательщика</w:t>
            </w:r>
          </w:p>
        </w:tc>
        <w:tc>
          <w:tcPr>
            <w:tcW w:w="750" w:type="pct"/>
          </w:tcPr>
          <w:p w14:paraId="1BE9AB18" w14:textId="45D62E73" w:rsidR="00FB0748" w:rsidRPr="0009288F" w:rsidRDefault="000011A1" w:rsidP="00F77A31">
            <w:pPr>
              <w:pStyle w:val="GOSTTablenorm"/>
            </w:pPr>
            <w:r>
              <w:t>P_</w:t>
            </w:r>
            <w:r w:rsidRPr="000011A1">
              <w:t>CHECKACC</w:t>
            </w:r>
          </w:p>
        </w:tc>
        <w:tc>
          <w:tcPr>
            <w:tcW w:w="519" w:type="pct"/>
          </w:tcPr>
          <w:p w14:paraId="6E556B44" w14:textId="77777777" w:rsidR="00FB0748" w:rsidRDefault="00FB0748" w:rsidP="00F77A31">
            <w:pPr>
              <w:pStyle w:val="GOSTTablenorm"/>
              <w:rPr>
                <w:bCs/>
                <w:szCs w:val="22"/>
              </w:rPr>
            </w:pPr>
            <w:r>
              <w:rPr>
                <w:szCs w:val="22"/>
              </w:rPr>
              <w:t>Строка</w:t>
            </w:r>
          </w:p>
        </w:tc>
        <w:tc>
          <w:tcPr>
            <w:tcW w:w="312" w:type="pct"/>
          </w:tcPr>
          <w:p w14:paraId="5E010EB4" w14:textId="77777777" w:rsidR="00FB0748" w:rsidRDefault="00FB0748" w:rsidP="00F77A31">
            <w:pPr>
              <w:pStyle w:val="GOSTTablenorm"/>
              <w:rPr>
                <w:szCs w:val="22"/>
              </w:rPr>
            </w:pPr>
            <w:r>
              <w:rPr>
                <w:szCs w:val="22"/>
              </w:rPr>
              <w:t>Да</w:t>
            </w:r>
          </w:p>
        </w:tc>
        <w:tc>
          <w:tcPr>
            <w:tcW w:w="312" w:type="pct"/>
          </w:tcPr>
          <w:p w14:paraId="699E0B18" w14:textId="60E88E72" w:rsidR="00FB0748" w:rsidRDefault="000568F8" w:rsidP="00F77A31">
            <w:pPr>
              <w:pStyle w:val="GOSTTablenorm"/>
            </w:pPr>
            <w:r>
              <w:rPr>
                <w:szCs w:val="22"/>
              </w:rPr>
              <w:t>=20</w:t>
            </w:r>
          </w:p>
        </w:tc>
        <w:tc>
          <w:tcPr>
            <w:tcW w:w="2007" w:type="pct"/>
          </w:tcPr>
          <w:p w14:paraId="63F59785" w14:textId="28538A46" w:rsidR="00FB0748" w:rsidRDefault="000568F8" w:rsidP="000568F8">
            <w:pPr>
              <w:pStyle w:val="GOSTTablenorm"/>
            </w:pPr>
            <w:r w:rsidRPr="000568F8">
              <w:rPr>
                <w:szCs w:val="22"/>
              </w:rPr>
              <w:t>Указывается номе</w:t>
            </w:r>
            <w:r>
              <w:rPr>
                <w:szCs w:val="22"/>
              </w:rPr>
              <w:t>р казначейского счета плательщика</w:t>
            </w:r>
          </w:p>
        </w:tc>
      </w:tr>
      <w:tr w:rsidR="00FB0748" w:rsidRPr="009E4B64" w14:paraId="5ED16A23" w14:textId="77777777" w:rsidTr="00F77A31">
        <w:tc>
          <w:tcPr>
            <w:tcW w:w="1100" w:type="pct"/>
          </w:tcPr>
          <w:p w14:paraId="4D555506" w14:textId="64311F7F" w:rsidR="00FB0748" w:rsidRDefault="00B96446" w:rsidP="00F77A31">
            <w:pPr>
              <w:pStyle w:val="GOSTTablenorm"/>
              <w:rPr>
                <w:szCs w:val="22"/>
              </w:rPr>
            </w:pPr>
            <w:commentRangeStart w:id="1251"/>
            <w:r w:rsidRPr="00B96446">
              <w:rPr>
                <w:szCs w:val="22"/>
              </w:rPr>
              <w:t>Код ТОФК ЦС/РЦ получателя</w:t>
            </w:r>
            <w:commentRangeEnd w:id="1251"/>
            <w:r>
              <w:rPr>
                <w:rStyle w:val="afff4"/>
              </w:rPr>
              <w:commentReference w:id="1251"/>
            </w:r>
          </w:p>
        </w:tc>
        <w:tc>
          <w:tcPr>
            <w:tcW w:w="750" w:type="pct"/>
          </w:tcPr>
          <w:p w14:paraId="5DABACDB" w14:textId="00AF2985" w:rsidR="00FB0748" w:rsidRPr="0009288F" w:rsidRDefault="000568F8" w:rsidP="00F77A31">
            <w:pPr>
              <w:pStyle w:val="GOSTTablenorm"/>
            </w:pPr>
            <w:r w:rsidRPr="000568F8">
              <w:rPr>
                <w:szCs w:val="22"/>
              </w:rPr>
              <w:t>ADI_CODETOFKRCCSRECIP</w:t>
            </w:r>
          </w:p>
        </w:tc>
        <w:tc>
          <w:tcPr>
            <w:tcW w:w="519" w:type="pct"/>
          </w:tcPr>
          <w:p w14:paraId="1E133A0F" w14:textId="77777777" w:rsidR="00FB0748" w:rsidRDefault="00FB0748" w:rsidP="00F77A31">
            <w:pPr>
              <w:pStyle w:val="GOSTTablenorm"/>
              <w:rPr>
                <w:bCs/>
                <w:szCs w:val="22"/>
              </w:rPr>
            </w:pPr>
            <w:r>
              <w:rPr>
                <w:szCs w:val="22"/>
              </w:rPr>
              <w:t>Строка</w:t>
            </w:r>
          </w:p>
        </w:tc>
        <w:tc>
          <w:tcPr>
            <w:tcW w:w="312" w:type="pct"/>
          </w:tcPr>
          <w:p w14:paraId="62A70586" w14:textId="32850EA6" w:rsidR="00FB0748" w:rsidRDefault="000568F8" w:rsidP="00F77A31">
            <w:pPr>
              <w:pStyle w:val="GOSTTablenorm"/>
              <w:rPr>
                <w:szCs w:val="22"/>
              </w:rPr>
            </w:pPr>
            <w:r>
              <w:rPr>
                <w:szCs w:val="22"/>
              </w:rPr>
              <w:t>Да</w:t>
            </w:r>
          </w:p>
        </w:tc>
        <w:tc>
          <w:tcPr>
            <w:tcW w:w="312" w:type="pct"/>
          </w:tcPr>
          <w:p w14:paraId="3C8BC8BC" w14:textId="7F3DFF56" w:rsidR="00FB0748" w:rsidRDefault="00FB0748" w:rsidP="00F77A31">
            <w:pPr>
              <w:pStyle w:val="GOSTTablenorm"/>
            </w:pPr>
            <w:r>
              <w:rPr>
                <w:szCs w:val="22"/>
                <w:lang w:val="en-US"/>
              </w:rPr>
              <w:t>=</w:t>
            </w:r>
            <w:r w:rsidR="000568F8">
              <w:rPr>
                <w:szCs w:val="22"/>
              </w:rPr>
              <w:t>4</w:t>
            </w:r>
          </w:p>
        </w:tc>
        <w:tc>
          <w:tcPr>
            <w:tcW w:w="2007" w:type="pct"/>
          </w:tcPr>
          <w:p w14:paraId="0502FDDB" w14:textId="16F1D4BB" w:rsidR="00FB0748" w:rsidRDefault="00B96446" w:rsidP="00F77A31">
            <w:pPr>
              <w:pStyle w:val="GOSTTablenorm"/>
              <w:rPr>
                <w:szCs w:val="22"/>
              </w:rPr>
            </w:pPr>
            <w:r w:rsidRPr="00B96446">
              <w:rPr>
                <w:szCs w:val="22"/>
              </w:rPr>
              <w:t>Указывается код ТОФК расчетного центра/центра специализации получателя</w:t>
            </w:r>
          </w:p>
        </w:tc>
      </w:tr>
      <w:tr w:rsidR="00FB0748" w:rsidRPr="009E4B64" w14:paraId="29DAE299" w14:textId="77777777" w:rsidTr="00F77A31">
        <w:tc>
          <w:tcPr>
            <w:tcW w:w="1100" w:type="pct"/>
          </w:tcPr>
          <w:p w14:paraId="22E1A7AB" w14:textId="57472861" w:rsidR="00FB0748" w:rsidRDefault="000568F8" w:rsidP="00F77A31">
            <w:pPr>
              <w:pStyle w:val="GOSTTablenorm"/>
              <w:rPr>
                <w:szCs w:val="22"/>
              </w:rPr>
            </w:pPr>
            <w:r>
              <w:rPr>
                <w:szCs w:val="22"/>
              </w:rPr>
              <w:t>Номер лицевого счета получателя</w:t>
            </w:r>
          </w:p>
        </w:tc>
        <w:tc>
          <w:tcPr>
            <w:tcW w:w="750" w:type="pct"/>
          </w:tcPr>
          <w:p w14:paraId="45EA14A0" w14:textId="219BC651" w:rsidR="00FB0748" w:rsidRPr="0009288F" w:rsidRDefault="000568F8" w:rsidP="00F77A31">
            <w:pPr>
              <w:pStyle w:val="GOSTTablenorm"/>
            </w:pPr>
            <w:r w:rsidRPr="000568F8">
              <w:rPr>
                <w:szCs w:val="22"/>
              </w:rPr>
              <w:t>VR_PERSONALACC</w:t>
            </w:r>
          </w:p>
        </w:tc>
        <w:tc>
          <w:tcPr>
            <w:tcW w:w="519" w:type="pct"/>
          </w:tcPr>
          <w:p w14:paraId="40261F3B" w14:textId="77777777" w:rsidR="00FB0748" w:rsidRDefault="00FB0748" w:rsidP="00F77A31">
            <w:pPr>
              <w:pStyle w:val="GOSTTablenorm"/>
              <w:rPr>
                <w:bCs/>
                <w:szCs w:val="22"/>
              </w:rPr>
            </w:pPr>
            <w:r w:rsidRPr="00B9499D">
              <w:rPr>
                <w:szCs w:val="22"/>
              </w:rPr>
              <w:t>Строка</w:t>
            </w:r>
          </w:p>
        </w:tc>
        <w:tc>
          <w:tcPr>
            <w:tcW w:w="312" w:type="pct"/>
          </w:tcPr>
          <w:p w14:paraId="118903DC" w14:textId="77777777" w:rsidR="00FB0748" w:rsidRDefault="00FB0748" w:rsidP="00F77A31">
            <w:pPr>
              <w:pStyle w:val="GOSTTablenorm"/>
              <w:rPr>
                <w:szCs w:val="22"/>
              </w:rPr>
            </w:pPr>
            <w:r w:rsidRPr="00B9499D">
              <w:rPr>
                <w:szCs w:val="22"/>
              </w:rPr>
              <w:t>Нет</w:t>
            </w:r>
          </w:p>
        </w:tc>
        <w:tc>
          <w:tcPr>
            <w:tcW w:w="312" w:type="pct"/>
          </w:tcPr>
          <w:p w14:paraId="5065D833" w14:textId="5B74E018" w:rsidR="00FB0748" w:rsidRDefault="000568F8" w:rsidP="00F77A31">
            <w:pPr>
              <w:pStyle w:val="GOSTTablenorm"/>
            </w:pPr>
            <w:r>
              <w:rPr>
                <w:szCs w:val="22"/>
                <w:lang w:val="en-US"/>
              </w:rPr>
              <w:t>=11</w:t>
            </w:r>
          </w:p>
        </w:tc>
        <w:tc>
          <w:tcPr>
            <w:tcW w:w="2007" w:type="pct"/>
          </w:tcPr>
          <w:p w14:paraId="59338304" w14:textId="77777777" w:rsidR="000568F8" w:rsidRPr="000568F8" w:rsidRDefault="000568F8" w:rsidP="000568F8">
            <w:pPr>
              <w:pStyle w:val="GOSTTablenorm"/>
              <w:rPr>
                <w:szCs w:val="22"/>
              </w:rPr>
            </w:pPr>
            <w:r w:rsidRPr="000568F8">
              <w:rPr>
                <w:szCs w:val="22"/>
              </w:rPr>
              <w:t>Указывается лицевой счет получателя.</w:t>
            </w:r>
          </w:p>
          <w:p w14:paraId="7863DB24" w14:textId="364E711F" w:rsidR="00FB0748" w:rsidRDefault="000568F8" w:rsidP="008A23A2">
            <w:pPr>
              <w:pStyle w:val="GOSTTablenorm"/>
              <w:rPr>
                <w:szCs w:val="22"/>
              </w:rPr>
            </w:pPr>
            <w:r w:rsidRPr="000568F8">
              <w:rPr>
                <w:szCs w:val="22"/>
              </w:rPr>
              <w:t>Не заполняется в случае отнесения документа к типу «Неклассифицированное поступление»</w:t>
            </w:r>
          </w:p>
        </w:tc>
      </w:tr>
      <w:tr w:rsidR="00B96446" w:rsidRPr="00960FE7" w14:paraId="09DB6013" w14:textId="77777777" w:rsidTr="00F77A31">
        <w:tc>
          <w:tcPr>
            <w:tcW w:w="1100" w:type="pct"/>
          </w:tcPr>
          <w:p w14:paraId="20B2E590" w14:textId="62FB37C5" w:rsidR="00B96446" w:rsidRPr="00960FE7" w:rsidRDefault="00B96446" w:rsidP="00F77A31">
            <w:pPr>
              <w:pStyle w:val="GOSTTablenorm"/>
              <w:rPr>
                <w:szCs w:val="22"/>
              </w:rPr>
            </w:pPr>
            <w:r w:rsidRPr="00960FE7">
              <w:rPr>
                <w:szCs w:val="22"/>
              </w:rPr>
              <w:t>Участник НПС (плательщик)</w:t>
            </w:r>
          </w:p>
        </w:tc>
        <w:tc>
          <w:tcPr>
            <w:tcW w:w="750" w:type="pct"/>
          </w:tcPr>
          <w:p w14:paraId="0A1D7725" w14:textId="2C64B8D9" w:rsidR="00B96446" w:rsidRPr="00960FE7" w:rsidRDefault="00AA37FA" w:rsidP="00F77A31">
            <w:pPr>
              <w:pStyle w:val="GOSTTablenorm"/>
              <w:rPr>
                <w:szCs w:val="22"/>
              </w:rPr>
            </w:pPr>
            <w:r w:rsidRPr="00960FE7">
              <w:rPr>
                <w:szCs w:val="22"/>
              </w:rPr>
              <w:t>S_SIGNPAYERNPS</w:t>
            </w:r>
          </w:p>
        </w:tc>
        <w:tc>
          <w:tcPr>
            <w:tcW w:w="519" w:type="pct"/>
          </w:tcPr>
          <w:p w14:paraId="277071E7" w14:textId="4DECDCD9" w:rsidR="00B96446" w:rsidRPr="00960FE7" w:rsidRDefault="00B96446" w:rsidP="00F77A31">
            <w:pPr>
              <w:pStyle w:val="GOSTTablenorm"/>
              <w:rPr>
                <w:szCs w:val="22"/>
              </w:rPr>
            </w:pPr>
            <w:r w:rsidRPr="00960FE7">
              <w:rPr>
                <w:szCs w:val="22"/>
              </w:rPr>
              <w:t>Логический</w:t>
            </w:r>
          </w:p>
        </w:tc>
        <w:tc>
          <w:tcPr>
            <w:tcW w:w="312" w:type="pct"/>
          </w:tcPr>
          <w:p w14:paraId="1FCE6BE2" w14:textId="2688426E" w:rsidR="00B96446" w:rsidRPr="00960FE7" w:rsidRDefault="00B96446" w:rsidP="00F77A31">
            <w:pPr>
              <w:pStyle w:val="GOSTTablenorm"/>
              <w:rPr>
                <w:szCs w:val="22"/>
              </w:rPr>
            </w:pPr>
            <w:r w:rsidRPr="00960FE7">
              <w:rPr>
                <w:szCs w:val="22"/>
              </w:rPr>
              <w:t>Да</w:t>
            </w:r>
          </w:p>
        </w:tc>
        <w:tc>
          <w:tcPr>
            <w:tcW w:w="312" w:type="pct"/>
          </w:tcPr>
          <w:p w14:paraId="4D0D8316" w14:textId="3C32988A" w:rsidR="00B96446" w:rsidRPr="00960FE7" w:rsidRDefault="000360F2" w:rsidP="00F77A31">
            <w:pPr>
              <w:pStyle w:val="GOSTTablenorm"/>
              <w:rPr>
                <w:szCs w:val="22"/>
              </w:rPr>
            </w:pPr>
            <w:r w:rsidRPr="00960FE7">
              <w:rPr>
                <w:szCs w:val="22"/>
              </w:rPr>
              <w:t>-</w:t>
            </w:r>
          </w:p>
        </w:tc>
        <w:tc>
          <w:tcPr>
            <w:tcW w:w="2007" w:type="pct"/>
          </w:tcPr>
          <w:p w14:paraId="1A6AAF7F" w14:textId="35CAA38D" w:rsidR="00B96446" w:rsidRPr="00960FE7" w:rsidRDefault="00B96446" w:rsidP="000568F8">
            <w:pPr>
              <w:pStyle w:val="GOSTTablenorm"/>
              <w:rPr>
                <w:szCs w:val="22"/>
              </w:rPr>
            </w:pPr>
            <w:r w:rsidRPr="00960FE7">
              <w:rPr>
                <w:szCs w:val="22"/>
              </w:rPr>
              <w:t>Указывается признак учета операций по НПС в ТОФК плательщика</w:t>
            </w:r>
          </w:p>
        </w:tc>
      </w:tr>
      <w:tr w:rsidR="00F213E2" w:rsidRPr="00960FE7" w14:paraId="4741E1E1" w14:textId="77777777" w:rsidTr="00F77A31">
        <w:tc>
          <w:tcPr>
            <w:tcW w:w="1100" w:type="pct"/>
          </w:tcPr>
          <w:p w14:paraId="2D0B2689" w14:textId="78163CA1" w:rsidR="00F213E2" w:rsidRPr="00960FE7" w:rsidRDefault="00F213E2" w:rsidP="00F213E2">
            <w:pPr>
              <w:pStyle w:val="GOSTTablenorm"/>
              <w:rPr>
                <w:szCs w:val="22"/>
              </w:rPr>
            </w:pPr>
            <w:r w:rsidRPr="00960FE7">
              <w:rPr>
                <w:szCs w:val="22"/>
              </w:rPr>
              <w:t>Признак внутреннего учета</w:t>
            </w:r>
            <w:r w:rsidR="00B231A7" w:rsidRPr="00960FE7">
              <w:rPr>
                <w:szCs w:val="22"/>
              </w:rPr>
              <w:t xml:space="preserve"> ПУР КС</w:t>
            </w:r>
          </w:p>
        </w:tc>
        <w:tc>
          <w:tcPr>
            <w:tcW w:w="750" w:type="pct"/>
          </w:tcPr>
          <w:p w14:paraId="1FD21F5A" w14:textId="2C756E9F" w:rsidR="00F213E2" w:rsidRPr="00960FE7" w:rsidRDefault="00AA37FA" w:rsidP="00F213E2">
            <w:pPr>
              <w:pStyle w:val="GOSTTablenorm"/>
              <w:rPr>
                <w:szCs w:val="22"/>
              </w:rPr>
            </w:pPr>
            <w:r w:rsidRPr="00960FE7">
              <w:rPr>
                <w:szCs w:val="22"/>
              </w:rPr>
              <w:t>S_SIGNACCOUNTINGPURKS</w:t>
            </w:r>
          </w:p>
        </w:tc>
        <w:tc>
          <w:tcPr>
            <w:tcW w:w="519" w:type="pct"/>
          </w:tcPr>
          <w:p w14:paraId="5B098168" w14:textId="4803D8CF" w:rsidR="00F213E2" w:rsidRPr="00960FE7" w:rsidRDefault="00F213E2" w:rsidP="00F213E2">
            <w:pPr>
              <w:pStyle w:val="GOSTTablenorm"/>
              <w:rPr>
                <w:szCs w:val="22"/>
              </w:rPr>
            </w:pPr>
            <w:r w:rsidRPr="00960FE7">
              <w:rPr>
                <w:szCs w:val="22"/>
              </w:rPr>
              <w:t>Логический</w:t>
            </w:r>
          </w:p>
        </w:tc>
        <w:tc>
          <w:tcPr>
            <w:tcW w:w="312" w:type="pct"/>
          </w:tcPr>
          <w:p w14:paraId="16B65816" w14:textId="56A1596F" w:rsidR="00F213E2" w:rsidRPr="00960FE7" w:rsidRDefault="00F213E2" w:rsidP="00F213E2">
            <w:pPr>
              <w:pStyle w:val="GOSTTablenorm"/>
              <w:rPr>
                <w:szCs w:val="22"/>
              </w:rPr>
            </w:pPr>
            <w:r w:rsidRPr="00960FE7">
              <w:rPr>
                <w:szCs w:val="22"/>
              </w:rPr>
              <w:t>Да</w:t>
            </w:r>
          </w:p>
        </w:tc>
        <w:tc>
          <w:tcPr>
            <w:tcW w:w="312" w:type="pct"/>
          </w:tcPr>
          <w:p w14:paraId="6C5E0DA5" w14:textId="1E6880EB" w:rsidR="00F213E2" w:rsidRPr="00960FE7" w:rsidRDefault="000360F2" w:rsidP="00F213E2">
            <w:pPr>
              <w:pStyle w:val="GOSTTablenorm"/>
              <w:rPr>
                <w:szCs w:val="22"/>
              </w:rPr>
            </w:pPr>
            <w:r w:rsidRPr="00960FE7">
              <w:rPr>
                <w:szCs w:val="22"/>
              </w:rPr>
              <w:t>-</w:t>
            </w:r>
          </w:p>
        </w:tc>
        <w:tc>
          <w:tcPr>
            <w:tcW w:w="2007" w:type="pct"/>
          </w:tcPr>
          <w:p w14:paraId="169EABD3" w14:textId="77777777" w:rsidR="00B231A7" w:rsidRPr="00960FE7" w:rsidRDefault="00B231A7" w:rsidP="00B231A7">
            <w:pPr>
              <w:pStyle w:val="GOSTTablenorm"/>
            </w:pPr>
            <w:r w:rsidRPr="00960FE7">
              <w:t>Указывается признак необходимости учета операции по плательщику и получателю, обслуживаемых в ПУР КС ЭБ.</w:t>
            </w:r>
          </w:p>
          <w:p w14:paraId="60328A61" w14:textId="77777777" w:rsidR="00B231A7" w:rsidRPr="00960FE7" w:rsidRDefault="00B231A7" w:rsidP="00B231A7">
            <w:pPr>
              <w:pStyle w:val="GOSTTablenorm"/>
            </w:pPr>
            <w:r w:rsidRPr="00960FE7">
              <w:t>Допустимые значения:</w:t>
            </w:r>
          </w:p>
          <w:p w14:paraId="0DF38515" w14:textId="77777777" w:rsidR="00B231A7" w:rsidRPr="00960FE7" w:rsidRDefault="00B231A7" w:rsidP="00B231A7">
            <w:pPr>
              <w:pStyle w:val="GOSTTableListMark1"/>
            </w:pPr>
            <w:r w:rsidRPr="00960FE7">
              <w:t>«true» – Да;</w:t>
            </w:r>
          </w:p>
          <w:p w14:paraId="6F3E61FC" w14:textId="593A1D93" w:rsidR="00F213E2" w:rsidRPr="00960FE7" w:rsidRDefault="00B231A7" w:rsidP="00B231A7">
            <w:pPr>
              <w:pStyle w:val="GOSTTableListMark1"/>
              <w:rPr>
                <w:szCs w:val="22"/>
              </w:rPr>
            </w:pPr>
            <w:r w:rsidRPr="00960FE7">
              <w:t>«false» –</w:t>
            </w:r>
            <w:r w:rsidR="00536770" w:rsidRPr="00960FE7">
              <w:t xml:space="preserve"> </w:t>
            </w:r>
            <w:r w:rsidRPr="00960FE7">
              <w:t>Нет</w:t>
            </w:r>
          </w:p>
        </w:tc>
      </w:tr>
      <w:tr w:rsidR="00F213E2" w:rsidRPr="00960FE7" w14:paraId="7910F833" w14:textId="77777777" w:rsidTr="00F77A31">
        <w:tc>
          <w:tcPr>
            <w:tcW w:w="1100" w:type="pct"/>
          </w:tcPr>
          <w:p w14:paraId="74FF54B7" w14:textId="6AE017D8" w:rsidR="00F213E2" w:rsidRPr="00960FE7" w:rsidRDefault="00F213E2" w:rsidP="00F213E2">
            <w:pPr>
              <w:pStyle w:val="GOSTTablenorm"/>
              <w:rPr>
                <w:szCs w:val="22"/>
              </w:rPr>
            </w:pPr>
            <w:r w:rsidRPr="00960FE7">
              <w:rPr>
                <w:szCs w:val="22"/>
              </w:rPr>
              <w:t>Код ТОФК учета плательщика</w:t>
            </w:r>
          </w:p>
        </w:tc>
        <w:tc>
          <w:tcPr>
            <w:tcW w:w="750" w:type="pct"/>
          </w:tcPr>
          <w:p w14:paraId="0261D5DD" w14:textId="121ACD82" w:rsidR="00F213E2" w:rsidRPr="00960FE7" w:rsidRDefault="00AA37FA" w:rsidP="00F213E2">
            <w:pPr>
              <w:pStyle w:val="GOSTTablenorm"/>
              <w:rPr>
                <w:szCs w:val="22"/>
              </w:rPr>
            </w:pPr>
            <w:r w:rsidRPr="00960FE7">
              <w:rPr>
                <w:szCs w:val="22"/>
              </w:rPr>
              <w:t>P_TOFKCODEUCHPAYER</w:t>
            </w:r>
          </w:p>
        </w:tc>
        <w:tc>
          <w:tcPr>
            <w:tcW w:w="519" w:type="pct"/>
          </w:tcPr>
          <w:p w14:paraId="7E56299E" w14:textId="43C55628" w:rsidR="00F213E2" w:rsidRPr="00960FE7" w:rsidRDefault="00F213E2" w:rsidP="00F213E2">
            <w:pPr>
              <w:pStyle w:val="GOSTTablenorm"/>
              <w:rPr>
                <w:szCs w:val="22"/>
              </w:rPr>
            </w:pPr>
            <w:r w:rsidRPr="00960FE7">
              <w:rPr>
                <w:szCs w:val="22"/>
              </w:rPr>
              <w:t>Строка</w:t>
            </w:r>
          </w:p>
        </w:tc>
        <w:tc>
          <w:tcPr>
            <w:tcW w:w="312" w:type="pct"/>
          </w:tcPr>
          <w:p w14:paraId="4A87844B" w14:textId="29DE6BA3" w:rsidR="00F213E2" w:rsidRPr="00960FE7" w:rsidRDefault="00F213E2" w:rsidP="00F213E2">
            <w:pPr>
              <w:pStyle w:val="GOSTTablenorm"/>
              <w:rPr>
                <w:szCs w:val="22"/>
              </w:rPr>
            </w:pPr>
            <w:r w:rsidRPr="00960FE7">
              <w:rPr>
                <w:szCs w:val="22"/>
              </w:rPr>
              <w:t>Да</w:t>
            </w:r>
          </w:p>
        </w:tc>
        <w:tc>
          <w:tcPr>
            <w:tcW w:w="312" w:type="pct"/>
          </w:tcPr>
          <w:p w14:paraId="4BEAFF65" w14:textId="5B6D42BE" w:rsidR="00F213E2" w:rsidRPr="00960FE7" w:rsidRDefault="00F213E2" w:rsidP="00F213E2">
            <w:pPr>
              <w:pStyle w:val="GOSTTablenorm"/>
              <w:rPr>
                <w:szCs w:val="22"/>
              </w:rPr>
            </w:pPr>
            <w:r w:rsidRPr="00960FE7">
              <w:rPr>
                <w:szCs w:val="22"/>
              </w:rPr>
              <w:t>=4</w:t>
            </w:r>
          </w:p>
        </w:tc>
        <w:tc>
          <w:tcPr>
            <w:tcW w:w="2007" w:type="pct"/>
          </w:tcPr>
          <w:p w14:paraId="1154B0D8" w14:textId="7DD6C098" w:rsidR="00F213E2" w:rsidRPr="00960FE7" w:rsidRDefault="00F213E2" w:rsidP="00F213E2">
            <w:pPr>
              <w:pStyle w:val="GOSTTablenorm"/>
              <w:rPr>
                <w:szCs w:val="22"/>
              </w:rPr>
            </w:pPr>
            <w:r w:rsidRPr="00960FE7">
              <w:rPr>
                <w:szCs w:val="22"/>
              </w:rPr>
              <w:t>Указывается код ТОФК учета плательщика</w:t>
            </w:r>
          </w:p>
        </w:tc>
      </w:tr>
      <w:tr w:rsidR="00F213E2" w:rsidRPr="009E4B64" w14:paraId="0391CDC9" w14:textId="77777777" w:rsidTr="00F77A31">
        <w:tc>
          <w:tcPr>
            <w:tcW w:w="1100" w:type="pct"/>
          </w:tcPr>
          <w:p w14:paraId="452F49AD" w14:textId="2195CEEA" w:rsidR="00F213E2" w:rsidRPr="00960FE7" w:rsidRDefault="00F213E2" w:rsidP="00F213E2">
            <w:pPr>
              <w:pStyle w:val="GOSTTablenorm"/>
              <w:rPr>
                <w:szCs w:val="22"/>
              </w:rPr>
            </w:pPr>
            <w:r w:rsidRPr="00960FE7">
              <w:rPr>
                <w:szCs w:val="22"/>
              </w:rPr>
              <w:t>Код расходов укрупненный при ДЗ</w:t>
            </w:r>
          </w:p>
        </w:tc>
        <w:tc>
          <w:tcPr>
            <w:tcW w:w="750" w:type="pct"/>
          </w:tcPr>
          <w:p w14:paraId="422A4FBC" w14:textId="11FD30C0" w:rsidR="00F213E2" w:rsidRPr="00960FE7" w:rsidRDefault="00AA37FA" w:rsidP="00F213E2">
            <w:pPr>
              <w:pStyle w:val="GOSTTablenorm"/>
              <w:rPr>
                <w:szCs w:val="22"/>
              </w:rPr>
            </w:pPr>
            <w:r w:rsidRPr="00960FE7">
              <w:rPr>
                <w:szCs w:val="22"/>
              </w:rPr>
              <w:t>BRE_CODECS_DZ</w:t>
            </w:r>
          </w:p>
        </w:tc>
        <w:tc>
          <w:tcPr>
            <w:tcW w:w="519" w:type="pct"/>
          </w:tcPr>
          <w:p w14:paraId="6C41A9A0" w14:textId="642C8073" w:rsidR="00F213E2" w:rsidRPr="00960FE7" w:rsidRDefault="00F213E2" w:rsidP="00F213E2">
            <w:pPr>
              <w:pStyle w:val="GOSTTablenorm"/>
              <w:rPr>
                <w:szCs w:val="22"/>
              </w:rPr>
            </w:pPr>
            <w:r w:rsidRPr="00960FE7">
              <w:rPr>
                <w:szCs w:val="22"/>
              </w:rPr>
              <w:t>Строка</w:t>
            </w:r>
          </w:p>
        </w:tc>
        <w:tc>
          <w:tcPr>
            <w:tcW w:w="312" w:type="pct"/>
          </w:tcPr>
          <w:p w14:paraId="2E154029" w14:textId="18C01AAE" w:rsidR="00F213E2" w:rsidRPr="00960FE7" w:rsidRDefault="00F213E2" w:rsidP="00F213E2">
            <w:pPr>
              <w:pStyle w:val="GOSTTablenorm"/>
              <w:rPr>
                <w:szCs w:val="22"/>
              </w:rPr>
            </w:pPr>
            <w:r w:rsidRPr="00960FE7">
              <w:rPr>
                <w:szCs w:val="22"/>
              </w:rPr>
              <w:t>Нет</w:t>
            </w:r>
          </w:p>
        </w:tc>
        <w:tc>
          <w:tcPr>
            <w:tcW w:w="312" w:type="pct"/>
          </w:tcPr>
          <w:p w14:paraId="004B2111" w14:textId="22DBB824" w:rsidR="00F213E2" w:rsidRPr="00960FE7" w:rsidRDefault="00F213E2" w:rsidP="00F213E2">
            <w:pPr>
              <w:pStyle w:val="GOSTTablenorm"/>
              <w:rPr>
                <w:szCs w:val="22"/>
              </w:rPr>
            </w:pPr>
            <w:r w:rsidRPr="00960FE7">
              <w:rPr>
                <w:szCs w:val="22"/>
              </w:rPr>
              <w:t>&lt;= 25</w:t>
            </w:r>
          </w:p>
        </w:tc>
        <w:tc>
          <w:tcPr>
            <w:tcW w:w="2007" w:type="pct"/>
          </w:tcPr>
          <w:p w14:paraId="0759685C" w14:textId="77777777" w:rsidR="00F213E2" w:rsidRPr="00960FE7" w:rsidRDefault="00F213E2" w:rsidP="00F213E2">
            <w:pPr>
              <w:pStyle w:val="GOSTTablenorm"/>
              <w:rPr>
                <w:szCs w:val="22"/>
              </w:rPr>
            </w:pPr>
            <w:r w:rsidRPr="00960FE7">
              <w:rPr>
                <w:szCs w:val="22"/>
              </w:rPr>
              <w:t>Указывается укрупненный код направления расходования для отражения операции на ЛС получателя при дебиторской задолженности (при наличии).</w:t>
            </w:r>
          </w:p>
          <w:p w14:paraId="5D40372E" w14:textId="0C05541D" w:rsidR="00F213E2" w:rsidRDefault="00F213E2" w:rsidP="00F213E2">
            <w:pPr>
              <w:pStyle w:val="GOSTTablenorm"/>
              <w:rPr>
                <w:szCs w:val="22"/>
              </w:rPr>
            </w:pPr>
            <w:r w:rsidRPr="00960FE7">
              <w:rPr>
                <w:szCs w:val="22"/>
              </w:rPr>
              <w:t>Не заполняется для л/с с кодом 41</w:t>
            </w:r>
          </w:p>
        </w:tc>
      </w:tr>
      <w:tr w:rsidR="000360F2" w:rsidRPr="009E4B64" w14:paraId="4FF8E5E6" w14:textId="77777777" w:rsidTr="00F77A31">
        <w:tc>
          <w:tcPr>
            <w:tcW w:w="1100" w:type="pct"/>
          </w:tcPr>
          <w:p w14:paraId="48DF2807" w14:textId="333D8E33" w:rsidR="000360F2" w:rsidRPr="000360F2" w:rsidRDefault="000360F2" w:rsidP="00F213E2">
            <w:pPr>
              <w:pStyle w:val="GOSTTablenorm"/>
              <w:rPr>
                <w:szCs w:val="22"/>
                <w:highlight w:val="green"/>
              </w:rPr>
            </w:pPr>
            <w:commentRangeStart w:id="1252"/>
            <w:r w:rsidRPr="000360F2">
              <w:rPr>
                <w:szCs w:val="22"/>
                <w:highlight w:val="green"/>
              </w:rPr>
              <w:t>Признак ДВС для учета</w:t>
            </w:r>
            <w:commentRangeEnd w:id="1252"/>
            <w:r>
              <w:rPr>
                <w:rStyle w:val="afff4"/>
              </w:rPr>
              <w:commentReference w:id="1252"/>
            </w:r>
          </w:p>
        </w:tc>
        <w:tc>
          <w:tcPr>
            <w:tcW w:w="750" w:type="pct"/>
          </w:tcPr>
          <w:p w14:paraId="340F8264" w14:textId="05B8E5F8" w:rsidR="000360F2" w:rsidRPr="000360F2" w:rsidRDefault="00357D9A" w:rsidP="00F213E2">
            <w:pPr>
              <w:pStyle w:val="GOSTTablenorm"/>
              <w:rPr>
                <w:szCs w:val="22"/>
                <w:highlight w:val="green"/>
              </w:rPr>
            </w:pPr>
            <w:r w:rsidRPr="00357D9A">
              <w:rPr>
                <w:szCs w:val="22"/>
              </w:rPr>
              <w:t>ADI_MARKDVSFORACC</w:t>
            </w:r>
          </w:p>
        </w:tc>
        <w:tc>
          <w:tcPr>
            <w:tcW w:w="519" w:type="pct"/>
          </w:tcPr>
          <w:p w14:paraId="5209F4BE" w14:textId="381A8CCD" w:rsidR="000360F2" w:rsidRPr="000360F2" w:rsidRDefault="000360F2" w:rsidP="00F213E2">
            <w:pPr>
              <w:pStyle w:val="GOSTTablenorm"/>
              <w:rPr>
                <w:szCs w:val="22"/>
                <w:highlight w:val="green"/>
              </w:rPr>
            </w:pPr>
            <w:r w:rsidRPr="000360F2">
              <w:rPr>
                <w:szCs w:val="22"/>
                <w:highlight w:val="green"/>
              </w:rPr>
              <w:t>Логический</w:t>
            </w:r>
          </w:p>
        </w:tc>
        <w:tc>
          <w:tcPr>
            <w:tcW w:w="312" w:type="pct"/>
          </w:tcPr>
          <w:p w14:paraId="62FF02A0" w14:textId="4A1C169B" w:rsidR="000360F2" w:rsidRPr="000360F2" w:rsidRDefault="000360F2" w:rsidP="00F213E2">
            <w:pPr>
              <w:pStyle w:val="GOSTTablenorm"/>
              <w:rPr>
                <w:szCs w:val="22"/>
                <w:highlight w:val="green"/>
              </w:rPr>
            </w:pPr>
            <w:r w:rsidRPr="000360F2">
              <w:rPr>
                <w:szCs w:val="22"/>
                <w:highlight w:val="green"/>
              </w:rPr>
              <w:t>Да</w:t>
            </w:r>
          </w:p>
        </w:tc>
        <w:tc>
          <w:tcPr>
            <w:tcW w:w="312" w:type="pct"/>
          </w:tcPr>
          <w:p w14:paraId="6C1499A7" w14:textId="6B6BCEA9" w:rsidR="000360F2" w:rsidRPr="000360F2" w:rsidRDefault="000360F2" w:rsidP="00F213E2">
            <w:pPr>
              <w:pStyle w:val="GOSTTablenorm"/>
              <w:rPr>
                <w:szCs w:val="22"/>
                <w:highlight w:val="green"/>
              </w:rPr>
            </w:pPr>
            <w:r w:rsidRPr="000360F2">
              <w:rPr>
                <w:szCs w:val="22"/>
                <w:highlight w:val="green"/>
              </w:rPr>
              <w:t>-</w:t>
            </w:r>
          </w:p>
        </w:tc>
        <w:tc>
          <w:tcPr>
            <w:tcW w:w="2007" w:type="pct"/>
          </w:tcPr>
          <w:p w14:paraId="7546E679" w14:textId="77777777" w:rsidR="000360F2" w:rsidRPr="000360F2" w:rsidRDefault="000360F2" w:rsidP="00F213E2">
            <w:pPr>
              <w:pStyle w:val="GOSTTablenorm"/>
              <w:rPr>
                <w:szCs w:val="22"/>
                <w:highlight w:val="green"/>
              </w:rPr>
            </w:pPr>
            <w:r w:rsidRPr="000360F2">
              <w:rPr>
                <w:szCs w:val="22"/>
                <w:highlight w:val="green"/>
              </w:rPr>
              <w:t>Указывается признак учета операций со счета до выяснения при передачи в учет.</w:t>
            </w:r>
          </w:p>
          <w:p w14:paraId="2DB99236" w14:textId="77777777" w:rsidR="000360F2" w:rsidRPr="000360F2" w:rsidRDefault="000360F2" w:rsidP="000360F2">
            <w:pPr>
              <w:pStyle w:val="GOSTTablenorm"/>
              <w:rPr>
                <w:highlight w:val="green"/>
              </w:rPr>
            </w:pPr>
            <w:r w:rsidRPr="000360F2">
              <w:rPr>
                <w:highlight w:val="green"/>
              </w:rPr>
              <w:t>Допустимые значения:</w:t>
            </w:r>
          </w:p>
          <w:p w14:paraId="432AF4F0" w14:textId="77777777" w:rsidR="000360F2" w:rsidRPr="000360F2" w:rsidRDefault="000360F2" w:rsidP="000360F2">
            <w:pPr>
              <w:pStyle w:val="GOSTTableListMark1"/>
              <w:rPr>
                <w:highlight w:val="green"/>
              </w:rPr>
            </w:pPr>
            <w:r w:rsidRPr="000360F2">
              <w:rPr>
                <w:highlight w:val="green"/>
              </w:rPr>
              <w:t>«true» – Да;</w:t>
            </w:r>
          </w:p>
          <w:p w14:paraId="6D577A3A" w14:textId="6203746D" w:rsidR="000360F2" w:rsidRPr="000360F2" w:rsidRDefault="000360F2" w:rsidP="000360F2">
            <w:pPr>
              <w:pStyle w:val="GOSTTableListMark1"/>
              <w:rPr>
                <w:szCs w:val="22"/>
                <w:highlight w:val="green"/>
              </w:rPr>
            </w:pPr>
            <w:r w:rsidRPr="000360F2">
              <w:rPr>
                <w:highlight w:val="green"/>
              </w:rPr>
              <w:t>«false» – Нет</w:t>
            </w:r>
          </w:p>
        </w:tc>
      </w:tr>
      <w:tr w:rsidR="00CC6190" w:rsidRPr="009E4B64" w14:paraId="7B24C29C" w14:textId="77777777" w:rsidTr="00F77A31">
        <w:tc>
          <w:tcPr>
            <w:tcW w:w="1100" w:type="pct"/>
          </w:tcPr>
          <w:p w14:paraId="000F6E98" w14:textId="4A7A8EB3" w:rsidR="00CC6190" w:rsidRPr="00CC6190" w:rsidRDefault="00CC6190" w:rsidP="00F213E2">
            <w:pPr>
              <w:pStyle w:val="GOSTTablenorm"/>
              <w:rPr>
                <w:szCs w:val="22"/>
                <w:highlight w:val="yellow"/>
              </w:rPr>
            </w:pPr>
            <w:r w:rsidRPr="00CC6190">
              <w:rPr>
                <w:szCs w:val="22"/>
                <w:highlight w:val="yellow"/>
              </w:rPr>
              <w:t>Идентификатор связанного документа</w:t>
            </w:r>
          </w:p>
        </w:tc>
        <w:tc>
          <w:tcPr>
            <w:tcW w:w="750" w:type="pct"/>
          </w:tcPr>
          <w:p w14:paraId="6B126E85" w14:textId="768B2966" w:rsidR="00CC6190" w:rsidRPr="00CC6190" w:rsidRDefault="00CC6190" w:rsidP="00F213E2">
            <w:pPr>
              <w:pStyle w:val="GOSTTablenorm"/>
              <w:rPr>
                <w:szCs w:val="22"/>
                <w:highlight w:val="yellow"/>
              </w:rPr>
            </w:pPr>
            <w:commentRangeStart w:id="1253"/>
            <w:r w:rsidRPr="00CC6190">
              <w:rPr>
                <w:szCs w:val="22"/>
                <w:highlight w:val="yellow"/>
              </w:rPr>
              <w:t>BRE_PARENTDOCGUID</w:t>
            </w:r>
            <w:commentRangeEnd w:id="1253"/>
            <w:r>
              <w:rPr>
                <w:rStyle w:val="afff4"/>
              </w:rPr>
              <w:commentReference w:id="1253"/>
            </w:r>
          </w:p>
        </w:tc>
        <w:tc>
          <w:tcPr>
            <w:tcW w:w="519" w:type="pct"/>
          </w:tcPr>
          <w:p w14:paraId="3D26D217" w14:textId="6636EBA4" w:rsidR="00CC6190" w:rsidRPr="00CC6190" w:rsidRDefault="00CC6190" w:rsidP="00F213E2">
            <w:pPr>
              <w:pStyle w:val="GOSTTablenorm"/>
              <w:rPr>
                <w:szCs w:val="22"/>
                <w:highlight w:val="yellow"/>
                <w:lang w:val="en-US"/>
              </w:rPr>
            </w:pPr>
            <w:r w:rsidRPr="00CC6190">
              <w:rPr>
                <w:szCs w:val="22"/>
                <w:highlight w:val="yellow"/>
                <w:lang w:val="en-US"/>
              </w:rPr>
              <w:t>GUID</w:t>
            </w:r>
          </w:p>
        </w:tc>
        <w:tc>
          <w:tcPr>
            <w:tcW w:w="312" w:type="pct"/>
          </w:tcPr>
          <w:p w14:paraId="15568184" w14:textId="2E94743F" w:rsidR="00CC6190" w:rsidRPr="00CC6190" w:rsidRDefault="00CC6190" w:rsidP="00F213E2">
            <w:pPr>
              <w:pStyle w:val="GOSTTablenorm"/>
              <w:rPr>
                <w:szCs w:val="22"/>
                <w:highlight w:val="yellow"/>
              </w:rPr>
            </w:pPr>
            <w:r w:rsidRPr="00CC6190">
              <w:rPr>
                <w:szCs w:val="22"/>
                <w:highlight w:val="yellow"/>
              </w:rPr>
              <w:t>Нет</w:t>
            </w:r>
          </w:p>
        </w:tc>
        <w:tc>
          <w:tcPr>
            <w:tcW w:w="312" w:type="pct"/>
          </w:tcPr>
          <w:p w14:paraId="32B37188" w14:textId="39B01733" w:rsidR="00CC6190" w:rsidRPr="00CC6190" w:rsidRDefault="00CC6190" w:rsidP="00F213E2">
            <w:pPr>
              <w:pStyle w:val="GOSTTablenorm"/>
              <w:rPr>
                <w:szCs w:val="22"/>
                <w:highlight w:val="yellow"/>
              </w:rPr>
            </w:pPr>
            <w:r w:rsidRPr="00CC6190">
              <w:rPr>
                <w:szCs w:val="22"/>
                <w:highlight w:val="yellow"/>
              </w:rPr>
              <w:t>=36</w:t>
            </w:r>
          </w:p>
        </w:tc>
        <w:tc>
          <w:tcPr>
            <w:tcW w:w="2007" w:type="pct"/>
          </w:tcPr>
          <w:p w14:paraId="29173A4F" w14:textId="5EA7EF6B" w:rsidR="00CC6190" w:rsidRPr="00CC6190" w:rsidRDefault="00CC6190" w:rsidP="00F213E2">
            <w:pPr>
              <w:pStyle w:val="GOSTTablenorm"/>
              <w:rPr>
                <w:szCs w:val="22"/>
                <w:highlight w:val="yellow"/>
              </w:rPr>
            </w:pPr>
            <w:r w:rsidRPr="00CC6190">
              <w:rPr>
                <w:szCs w:val="22"/>
                <w:highlight w:val="yellow"/>
              </w:rPr>
              <w:t>Указывается идентификатор связанного документа «Поручение о перечислении на счет исходящее», который ранее был направлен в ПУДС, в результате исполнения которого был сформирован текущий документ</w:t>
            </w:r>
          </w:p>
        </w:tc>
      </w:tr>
      <w:tr w:rsidR="008B241B" w:rsidRPr="009E4B64" w14:paraId="4585A605" w14:textId="77777777" w:rsidTr="00F77A31">
        <w:tc>
          <w:tcPr>
            <w:tcW w:w="1100" w:type="pct"/>
          </w:tcPr>
          <w:p w14:paraId="0CBC94A3" w14:textId="44C4E835" w:rsidR="008B241B" w:rsidRPr="008B241B" w:rsidRDefault="008B241B" w:rsidP="008B241B">
            <w:pPr>
              <w:pStyle w:val="GOSTTablenorm"/>
              <w:rPr>
                <w:szCs w:val="22"/>
                <w:highlight w:val="cyan"/>
              </w:rPr>
            </w:pPr>
            <w:commentRangeStart w:id="1254"/>
            <w:r w:rsidRPr="008B241B">
              <w:rPr>
                <w:szCs w:val="22"/>
                <w:highlight w:val="cyan"/>
              </w:rPr>
              <w:t>Признак ПЦ как ЦС по ЛС</w:t>
            </w:r>
            <w:commentRangeEnd w:id="1254"/>
            <w:r w:rsidRPr="008B241B">
              <w:rPr>
                <w:rStyle w:val="afff4"/>
                <w:highlight w:val="cyan"/>
              </w:rPr>
              <w:commentReference w:id="1254"/>
            </w:r>
          </w:p>
        </w:tc>
        <w:tc>
          <w:tcPr>
            <w:tcW w:w="750" w:type="pct"/>
          </w:tcPr>
          <w:p w14:paraId="399EE2F8" w14:textId="5593C57D" w:rsidR="008B241B" w:rsidRPr="008B241B" w:rsidRDefault="008B241B" w:rsidP="008B241B">
            <w:pPr>
              <w:pStyle w:val="GOSTTablenorm"/>
              <w:rPr>
                <w:szCs w:val="22"/>
                <w:highlight w:val="cyan"/>
                <w:lang w:val="en-US"/>
              </w:rPr>
            </w:pPr>
            <w:r w:rsidRPr="008B241B">
              <w:rPr>
                <w:highlight w:val="cyan"/>
                <w:lang w:val="en-US"/>
              </w:rPr>
              <w:t>BRE_SIGN_PC_TS_FOR_LS</w:t>
            </w:r>
          </w:p>
        </w:tc>
        <w:tc>
          <w:tcPr>
            <w:tcW w:w="519" w:type="pct"/>
          </w:tcPr>
          <w:p w14:paraId="1F760EF3" w14:textId="1340FA74" w:rsidR="008B241B" w:rsidRPr="008B241B" w:rsidRDefault="008B241B" w:rsidP="008B241B">
            <w:pPr>
              <w:pStyle w:val="GOSTTablenorm"/>
              <w:rPr>
                <w:szCs w:val="22"/>
                <w:highlight w:val="cyan"/>
              </w:rPr>
            </w:pPr>
            <w:r w:rsidRPr="008B241B">
              <w:rPr>
                <w:szCs w:val="22"/>
                <w:highlight w:val="cyan"/>
              </w:rPr>
              <w:t>Логический</w:t>
            </w:r>
          </w:p>
        </w:tc>
        <w:tc>
          <w:tcPr>
            <w:tcW w:w="312" w:type="pct"/>
          </w:tcPr>
          <w:p w14:paraId="0F28455D" w14:textId="577C84CB" w:rsidR="008B241B" w:rsidRPr="008B241B" w:rsidRDefault="008B241B" w:rsidP="008B241B">
            <w:pPr>
              <w:pStyle w:val="GOSTTablenorm"/>
              <w:rPr>
                <w:szCs w:val="22"/>
                <w:highlight w:val="cyan"/>
              </w:rPr>
            </w:pPr>
            <w:r w:rsidRPr="008B241B">
              <w:rPr>
                <w:szCs w:val="22"/>
                <w:highlight w:val="cyan"/>
              </w:rPr>
              <w:t>Да</w:t>
            </w:r>
          </w:p>
        </w:tc>
        <w:tc>
          <w:tcPr>
            <w:tcW w:w="312" w:type="pct"/>
          </w:tcPr>
          <w:p w14:paraId="16F9C665" w14:textId="42168529" w:rsidR="008B241B" w:rsidRPr="008B241B" w:rsidRDefault="008B241B" w:rsidP="008B241B">
            <w:pPr>
              <w:pStyle w:val="GOSTTablenorm"/>
              <w:rPr>
                <w:szCs w:val="22"/>
                <w:highlight w:val="cyan"/>
              </w:rPr>
            </w:pPr>
            <w:r w:rsidRPr="008B241B">
              <w:rPr>
                <w:szCs w:val="22"/>
                <w:highlight w:val="cyan"/>
              </w:rPr>
              <w:t>-</w:t>
            </w:r>
          </w:p>
        </w:tc>
        <w:tc>
          <w:tcPr>
            <w:tcW w:w="2007" w:type="pct"/>
          </w:tcPr>
          <w:p w14:paraId="12A27270" w14:textId="77777777" w:rsidR="008B241B" w:rsidRPr="008B241B" w:rsidRDefault="008B241B" w:rsidP="008B241B">
            <w:pPr>
              <w:pStyle w:val="GOSTTablenorm"/>
              <w:rPr>
                <w:szCs w:val="24"/>
                <w:highlight w:val="cyan"/>
              </w:rPr>
            </w:pPr>
            <w:r w:rsidRPr="008B241B">
              <w:rPr>
                <w:highlight w:val="cyan"/>
              </w:rPr>
              <w:t>Указывается признак обслуживания л/с с кодом 71 федерального уровня в ТОФК ПЦ/РЦ</w:t>
            </w:r>
            <w:r w:rsidRPr="008B241B">
              <w:rPr>
                <w:szCs w:val="24"/>
                <w:highlight w:val="cyan"/>
              </w:rPr>
              <w:t>.</w:t>
            </w:r>
          </w:p>
          <w:p w14:paraId="7D0CFFB6" w14:textId="77777777" w:rsidR="008B241B" w:rsidRPr="008B241B" w:rsidRDefault="008B241B" w:rsidP="008B241B">
            <w:pPr>
              <w:pStyle w:val="GOSTTablenorm"/>
              <w:rPr>
                <w:highlight w:val="cyan"/>
              </w:rPr>
            </w:pPr>
            <w:r w:rsidRPr="008B241B">
              <w:rPr>
                <w:highlight w:val="cyan"/>
              </w:rPr>
              <w:t>Допустимые значения:</w:t>
            </w:r>
          </w:p>
          <w:p w14:paraId="76BADED4" w14:textId="77777777" w:rsidR="008B241B" w:rsidRPr="008B241B" w:rsidRDefault="008B241B" w:rsidP="008B241B">
            <w:pPr>
              <w:pStyle w:val="GOSTTableListMark1"/>
              <w:rPr>
                <w:highlight w:val="cyan"/>
              </w:rPr>
            </w:pPr>
            <w:r w:rsidRPr="008B241B">
              <w:rPr>
                <w:highlight w:val="cyan"/>
              </w:rPr>
              <w:t>«true» – Да;</w:t>
            </w:r>
          </w:p>
          <w:p w14:paraId="073CE0B8" w14:textId="7A0352A3" w:rsidR="008B241B" w:rsidRPr="008B241B" w:rsidRDefault="008B241B" w:rsidP="008B241B">
            <w:pPr>
              <w:pStyle w:val="GOSTTablenorm"/>
              <w:rPr>
                <w:szCs w:val="22"/>
                <w:highlight w:val="cyan"/>
              </w:rPr>
            </w:pPr>
            <w:r w:rsidRPr="008B241B">
              <w:rPr>
                <w:highlight w:val="cyan"/>
              </w:rPr>
              <w:t>«false» – Нет</w:t>
            </w:r>
          </w:p>
        </w:tc>
      </w:tr>
      <w:tr w:rsidR="008B241B" w:rsidRPr="009E4B64" w14:paraId="4EE9C59E" w14:textId="77777777" w:rsidTr="00F77A31">
        <w:tc>
          <w:tcPr>
            <w:tcW w:w="1100" w:type="pct"/>
          </w:tcPr>
          <w:p w14:paraId="4D33DE6C" w14:textId="1DCAAE2C" w:rsidR="008B241B" w:rsidRPr="008848A0" w:rsidRDefault="008B241B" w:rsidP="008B241B">
            <w:pPr>
              <w:pStyle w:val="GOSTTablenorm"/>
              <w:rPr>
                <w:b/>
                <w:szCs w:val="22"/>
              </w:rPr>
            </w:pPr>
            <w:r w:rsidRPr="008848A0">
              <w:rPr>
                <w:b/>
              </w:rPr>
              <w:t>Ана</w:t>
            </w:r>
            <w:r>
              <w:rPr>
                <w:b/>
              </w:rPr>
              <w:t>ли</w:t>
            </w:r>
            <w:r w:rsidRPr="008848A0">
              <w:rPr>
                <w:b/>
              </w:rPr>
              <w:t>тич</w:t>
            </w:r>
            <w:r>
              <w:rPr>
                <w:b/>
              </w:rPr>
              <w:t>е</w:t>
            </w:r>
            <w:r w:rsidRPr="008848A0">
              <w:rPr>
                <w:b/>
              </w:rPr>
              <w:t>ские показатели учета</w:t>
            </w:r>
          </w:p>
        </w:tc>
        <w:tc>
          <w:tcPr>
            <w:tcW w:w="750" w:type="pct"/>
          </w:tcPr>
          <w:p w14:paraId="59E8C314" w14:textId="6166B616" w:rsidR="008B241B" w:rsidRPr="008848A0" w:rsidRDefault="008B241B" w:rsidP="008B241B">
            <w:pPr>
              <w:pStyle w:val="GOSTTablenorm"/>
              <w:rPr>
                <w:b/>
                <w:szCs w:val="22"/>
              </w:rPr>
            </w:pPr>
            <w:r w:rsidRPr="008848A0">
              <w:rPr>
                <w:b/>
              </w:rPr>
              <w:t>FS_ANALYTACCINDD092_LIST</w:t>
            </w:r>
          </w:p>
        </w:tc>
        <w:tc>
          <w:tcPr>
            <w:tcW w:w="519" w:type="pct"/>
          </w:tcPr>
          <w:p w14:paraId="5190BB0B" w14:textId="08EC4F01" w:rsidR="008B241B" w:rsidRPr="008848A0" w:rsidRDefault="008B241B" w:rsidP="008B241B">
            <w:pPr>
              <w:pStyle w:val="GOSTTablenorm"/>
              <w:rPr>
                <w:b/>
                <w:szCs w:val="22"/>
              </w:rPr>
            </w:pPr>
            <w:r w:rsidRPr="008848A0">
              <w:rPr>
                <w:b/>
                <w:szCs w:val="22"/>
              </w:rPr>
              <w:t>Массив</w:t>
            </w:r>
          </w:p>
        </w:tc>
        <w:tc>
          <w:tcPr>
            <w:tcW w:w="312" w:type="pct"/>
          </w:tcPr>
          <w:p w14:paraId="38647A9A" w14:textId="77777777" w:rsidR="008B241B" w:rsidRPr="008848A0" w:rsidRDefault="008B241B" w:rsidP="008B241B">
            <w:pPr>
              <w:pStyle w:val="GOSTTablenorm"/>
              <w:rPr>
                <w:b/>
                <w:szCs w:val="22"/>
              </w:rPr>
            </w:pPr>
            <w:r w:rsidRPr="008848A0">
              <w:rPr>
                <w:b/>
                <w:szCs w:val="22"/>
              </w:rPr>
              <w:t>Нет</w:t>
            </w:r>
          </w:p>
        </w:tc>
        <w:tc>
          <w:tcPr>
            <w:tcW w:w="312" w:type="pct"/>
          </w:tcPr>
          <w:p w14:paraId="01C0251D" w14:textId="1274FBB3" w:rsidR="008B241B" w:rsidRPr="008848A0" w:rsidRDefault="008B241B" w:rsidP="008B241B">
            <w:pPr>
              <w:pStyle w:val="GOSTTablenorm"/>
              <w:rPr>
                <w:b/>
                <w:szCs w:val="22"/>
              </w:rPr>
            </w:pPr>
            <w:r w:rsidRPr="008848A0">
              <w:rPr>
                <w:b/>
              </w:rPr>
              <w:t>-</w:t>
            </w:r>
          </w:p>
        </w:tc>
        <w:tc>
          <w:tcPr>
            <w:tcW w:w="2007" w:type="pct"/>
          </w:tcPr>
          <w:p w14:paraId="191B991F" w14:textId="77777777" w:rsidR="008B241B" w:rsidRDefault="008B241B" w:rsidP="008B241B">
            <w:pPr>
              <w:pStyle w:val="GOSTTablenorm"/>
              <w:rPr>
                <w:b/>
              </w:rPr>
            </w:pPr>
            <w:r w:rsidRPr="008848A0">
              <w:rPr>
                <w:b/>
              </w:rPr>
              <w:t>Не визуализируется</w:t>
            </w:r>
            <w:r>
              <w:rPr>
                <w:b/>
              </w:rPr>
              <w:t>:</w:t>
            </w:r>
          </w:p>
          <w:p w14:paraId="6F1D5A2E" w14:textId="77777777" w:rsidR="008B241B" w:rsidRPr="001662A0" w:rsidRDefault="008B241B" w:rsidP="008B241B">
            <w:pPr>
              <w:pStyle w:val="GOSTTableListMark1"/>
              <w:rPr>
                <w:b/>
              </w:rPr>
            </w:pPr>
            <w:r w:rsidRPr="001662A0">
              <w:rPr>
                <w:b/>
              </w:rPr>
              <w:t>для типа «Неклассифицированное поступление»;</w:t>
            </w:r>
          </w:p>
          <w:p w14:paraId="435C81BB" w14:textId="59D53340" w:rsidR="008B241B" w:rsidRPr="008848A0" w:rsidRDefault="008B241B" w:rsidP="008B241B">
            <w:pPr>
              <w:pStyle w:val="GOSTTableListMark1"/>
            </w:pPr>
            <w:r w:rsidRPr="001662A0">
              <w:rPr>
                <w:b/>
                <w:highlight w:val="green"/>
              </w:rPr>
              <w:t>если параметр «Признак ДВС для учета» заполнен значением «Да»</w:t>
            </w:r>
          </w:p>
        </w:tc>
      </w:tr>
      <w:tr w:rsidR="008B241B" w:rsidRPr="009E4B64" w14:paraId="4DBB96BB" w14:textId="77777777" w:rsidTr="00F77A31">
        <w:tc>
          <w:tcPr>
            <w:tcW w:w="1100" w:type="pct"/>
          </w:tcPr>
          <w:p w14:paraId="794F1157" w14:textId="0E70D541" w:rsidR="008B241B" w:rsidRDefault="008B241B" w:rsidP="008B241B">
            <w:pPr>
              <w:pStyle w:val="GOSTTablenorm"/>
              <w:rPr>
                <w:szCs w:val="22"/>
              </w:rPr>
            </w:pPr>
            <w:r w:rsidRPr="008848A0">
              <w:rPr>
                <w:szCs w:val="22"/>
              </w:rPr>
              <w:t>Идентификатор строки получателя</w:t>
            </w:r>
          </w:p>
        </w:tc>
        <w:tc>
          <w:tcPr>
            <w:tcW w:w="750" w:type="pct"/>
          </w:tcPr>
          <w:p w14:paraId="695939BA" w14:textId="550BBBB2" w:rsidR="008B241B" w:rsidRPr="0009288F" w:rsidRDefault="008B241B" w:rsidP="008B241B">
            <w:pPr>
              <w:pStyle w:val="GOSTTablenorm"/>
            </w:pPr>
            <w:r w:rsidRPr="00536770">
              <w:rPr>
                <w:b/>
              </w:rPr>
              <w:t>FS_ANALYTACCINDD092_LIST:</w:t>
            </w:r>
            <w:r w:rsidRPr="008848A0">
              <w:t>id</w:t>
            </w:r>
          </w:p>
        </w:tc>
        <w:tc>
          <w:tcPr>
            <w:tcW w:w="519" w:type="pct"/>
          </w:tcPr>
          <w:p w14:paraId="1F088FFB" w14:textId="70B2C578" w:rsidR="008B241B" w:rsidRDefault="008B241B" w:rsidP="008B241B">
            <w:pPr>
              <w:pStyle w:val="GOSTTablenorm"/>
              <w:rPr>
                <w:bCs/>
                <w:szCs w:val="22"/>
              </w:rPr>
            </w:pPr>
            <w:r>
              <w:t>Число</w:t>
            </w:r>
          </w:p>
        </w:tc>
        <w:tc>
          <w:tcPr>
            <w:tcW w:w="312" w:type="pct"/>
          </w:tcPr>
          <w:p w14:paraId="268849E1" w14:textId="77777777" w:rsidR="008B241B" w:rsidRDefault="008B241B" w:rsidP="008B241B">
            <w:pPr>
              <w:pStyle w:val="GOSTTablenorm"/>
              <w:rPr>
                <w:szCs w:val="22"/>
              </w:rPr>
            </w:pPr>
            <w:r>
              <w:t>Да</w:t>
            </w:r>
          </w:p>
        </w:tc>
        <w:tc>
          <w:tcPr>
            <w:tcW w:w="312" w:type="pct"/>
          </w:tcPr>
          <w:p w14:paraId="55871155" w14:textId="7D2C6900" w:rsidR="008B241B" w:rsidRDefault="008B241B" w:rsidP="008B241B">
            <w:pPr>
              <w:pStyle w:val="GOSTTablenorm"/>
            </w:pPr>
            <w:r>
              <w:t>&lt;=20</w:t>
            </w:r>
          </w:p>
        </w:tc>
        <w:tc>
          <w:tcPr>
            <w:tcW w:w="2007" w:type="pct"/>
          </w:tcPr>
          <w:p w14:paraId="39B0C67E" w14:textId="29556F7B" w:rsidR="008B241B" w:rsidRDefault="008B241B" w:rsidP="008B241B">
            <w:pPr>
              <w:pStyle w:val="GOSTTablenorm"/>
              <w:rPr>
                <w:szCs w:val="22"/>
              </w:rPr>
            </w:pPr>
            <w:r w:rsidRPr="008848A0">
              <w:t>Указывается технический идентификатор строки</w:t>
            </w:r>
          </w:p>
        </w:tc>
      </w:tr>
      <w:tr w:rsidR="008B241B" w:rsidRPr="009E4B64" w14:paraId="33BE51AA" w14:textId="77777777" w:rsidTr="00F77A31">
        <w:tc>
          <w:tcPr>
            <w:tcW w:w="1100" w:type="pct"/>
          </w:tcPr>
          <w:p w14:paraId="30925E4C" w14:textId="5A466EE1" w:rsidR="008B241B" w:rsidRDefault="008B241B" w:rsidP="008B241B">
            <w:pPr>
              <w:pStyle w:val="GOSTTablenorm"/>
              <w:rPr>
                <w:szCs w:val="22"/>
              </w:rPr>
            </w:pPr>
            <w:r>
              <w:rPr>
                <w:szCs w:val="22"/>
              </w:rPr>
              <w:t>Номер строки</w:t>
            </w:r>
          </w:p>
        </w:tc>
        <w:tc>
          <w:tcPr>
            <w:tcW w:w="750" w:type="pct"/>
          </w:tcPr>
          <w:p w14:paraId="7A3865B1" w14:textId="1D3244E4" w:rsidR="008B241B" w:rsidRPr="0009288F" w:rsidRDefault="008B241B" w:rsidP="008B241B">
            <w:pPr>
              <w:pStyle w:val="GOSTTablenorm"/>
            </w:pPr>
            <w:r w:rsidRPr="00536770">
              <w:rPr>
                <w:b/>
              </w:rPr>
              <w:t>FS_ANALYTACCINDD092_LIST:</w:t>
            </w:r>
            <w:r w:rsidRPr="00F77A31">
              <w:t>NUMBERROW</w:t>
            </w:r>
          </w:p>
        </w:tc>
        <w:tc>
          <w:tcPr>
            <w:tcW w:w="519" w:type="pct"/>
          </w:tcPr>
          <w:p w14:paraId="60A24091" w14:textId="52D2ADB5" w:rsidR="008B241B" w:rsidRDefault="008B241B" w:rsidP="008B241B">
            <w:pPr>
              <w:pStyle w:val="GOSTTablenorm"/>
              <w:rPr>
                <w:bCs/>
                <w:szCs w:val="22"/>
              </w:rPr>
            </w:pPr>
            <w:r>
              <w:rPr>
                <w:bCs/>
                <w:szCs w:val="22"/>
              </w:rPr>
              <w:t>Число</w:t>
            </w:r>
          </w:p>
        </w:tc>
        <w:tc>
          <w:tcPr>
            <w:tcW w:w="312" w:type="pct"/>
          </w:tcPr>
          <w:p w14:paraId="4B93F1E3" w14:textId="2B8FF34E" w:rsidR="008B241B" w:rsidRDefault="008B241B" w:rsidP="008B241B">
            <w:pPr>
              <w:pStyle w:val="GOSTTablenorm"/>
              <w:rPr>
                <w:szCs w:val="22"/>
              </w:rPr>
            </w:pPr>
            <w:r>
              <w:rPr>
                <w:szCs w:val="22"/>
              </w:rPr>
              <w:t>Да</w:t>
            </w:r>
          </w:p>
        </w:tc>
        <w:tc>
          <w:tcPr>
            <w:tcW w:w="312" w:type="pct"/>
          </w:tcPr>
          <w:p w14:paraId="05B36AEF" w14:textId="13FDD564" w:rsidR="008B241B" w:rsidRDefault="008B241B" w:rsidP="008B241B">
            <w:pPr>
              <w:pStyle w:val="GOSTTablenorm"/>
            </w:pPr>
            <w:r>
              <w:t>&lt;=4</w:t>
            </w:r>
          </w:p>
        </w:tc>
        <w:tc>
          <w:tcPr>
            <w:tcW w:w="2007" w:type="pct"/>
          </w:tcPr>
          <w:p w14:paraId="4F1A01A7" w14:textId="2BA1DEA6" w:rsidR="008B241B" w:rsidRDefault="008B241B" w:rsidP="008B241B">
            <w:pPr>
              <w:pStyle w:val="GOSTTablenorm"/>
              <w:rPr>
                <w:szCs w:val="22"/>
              </w:rPr>
            </w:pPr>
            <w:r w:rsidRPr="00F77A31">
              <w:rPr>
                <w:szCs w:val="22"/>
              </w:rPr>
              <w:t>Указывается порядковый номер строки</w:t>
            </w:r>
          </w:p>
        </w:tc>
      </w:tr>
      <w:tr w:rsidR="008B241B" w:rsidRPr="009E4B64" w14:paraId="3FFF16D9" w14:textId="77777777" w:rsidTr="00F77A31">
        <w:tc>
          <w:tcPr>
            <w:tcW w:w="1100" w:type="pct"/>
          </w:tcPr>
          <w:p w14:paraId="274FB31D" w14:textId="0BE4EA6E" w:rsidR="008B241B" w:rsidRDefault="008B241B" w:rsidP="008B241B">
            <w:pPr>
              <w:pStyle w:val="GOSTTablenorm"/>
              <w:rPr>
                <w:szCs w:val="22"/>
              </w:rPr>
            </w:pPr>
            <w:r w:rsidRPr="00F77A31">
              <w:rPr>
                <w:szCs w:val="22"/>
              </w:rPr>
              <w:t>ИГК получателя</w:t>
            </w:r>
          </w:p>
        </w:tc>
        <w:tc>
          <w:tcPr>
            <w:tcW w:w="750" w:type="pct"/>
          </w:tcPr>
          <w:p w14:paraId="37971689" w14:textId="3EF186AE" w:rsidR="008B241B" w:rsidRPr="0009288F" w:rsidRDefault="008B241B" w:rsidP="008B241B">
            <w:pPr>
              <w:pStyle w:val="GOSTTablenorm"/>
            </w:pPr>
            <w:r w:rsidRPr="00536770">
              <w:rPr>
                <w:b/>
              </w:rPr>
              <w:t>FS_ANALYTACCINDD092_LIST:</w:t>
            </w:r>
            <w:r w:rsidRPr="00F77A31">
              <w:t>IGK</w:t>
            </w:r>
          </w:p>
        </w:tc>
        <w:tc>
          <w:tcPr>
            <w:tcW w:w="519" w:type="pct"/>
          </w:tcPr>
          <w:p w14:paraId="3A4845AF" w14:textId="53094AFB" w:rsidR="008B241B" w:rsidRDefault="008B241B" w:rsidP="008B241B">
            <w:pPr>
              <w:pStyle w:val="GOSTTablenorm"/>
              <w:rPr>
                <w:bCs/>
                <w:szCs w:val="22"/>
              </w:rPr>
            </w:pPr>
            <w:r w:rsidRPr="00B9499D">
              <w:rPr>
                <w:szCs w:val="22"/>
              </w:rPr>
              <w:t>Строка</w:t>
            </w:r>
          </w:p>
        </w:tc>
        <w:tc>
          <w:tcPr>
            <w:tcW w:w="312" w:type="pct"/>
          </w:tcPr>
          <w:p w14:paraId="01A62218" w14:textId="48B3ED59" w:rsidR="008B241B" w:rsidRDefault="008B241B" w:rsidP="008B241B">
            <w:pPr>
              <w:pStyle w:val="GOSTTablenorm"/>
              <w:ind w:left="0"/>
              <w:rPr>
                <w:szCs w:val="22"/>
              </w:rPr>
            </w:pPr>
            <w:r>
              <w:rPr>
                <w:szCs w:val="22"/>
              </w:rPr>
              <w:t>Нет</w:t>
            </w:r>
          </w:p>
        </w:tc>
        <w:tc>
          <w:tcPr>
            <w:tcW w:w="312" w:type="pct"/>
          </w:tcPr>
          <w:p w14:paraId="5D76AC30" w14:textId="77A2D775" w:rsidR="008B241B" w:rsidRDefault="008B241B" w:rsidP="008B241B">
            <w:pPr>
              <w:pStyle w:val="GOSTTablenorm"/>
            </w:pPr>
            <w:r>
              <w:t>&lt;=</w:t>
            </w:r>
            <w:r w:rsidRPr="00F77A31">
              <w:t>25</w:t>
            </w:r>
          </w:p>
        </w:tc>
        <w:tc>
          <w:tcPr>
            <w:tcW w:w="2007" w:type="pct"/>
          </w:tcPr>
          <w:p w14:paraId="4E5359B1" w14:textId="12BA4242" w:rsidR="008B241B" w:rsidRPr="00F77A31" w:rsidRDefault="008B241B" w:rsidP="008B241B">
            <w:pPr>
              <w:pStyle w:val="GOSTTablenorm"/>
              <w:rPr>
                <w:szCs w:val="22"/>
              </w:rPr>
            </w:pPr>
            <w:r w:rsidRPr="00F77A31">
              <w:rPr>
                <w:szCs w:val="22"/>
              </w:rPr>
              <w:t>Указывается идентифика</w:t>
            </w:r>
            <w:r>
              <w:rPr>
                <w:szCs w:val="22"/>
              </w:rPr>
              <w:t>тор</w:t>
            </w:r>
            <w:r w:rsidRPr="00F77A31">
              <w:rPr>
                <w:szCs w:val="22"/>
              </w:rPr>
              <w:t xml:space="preserve"> государственного контракта.</w:t>
            </w:r>
          </w:p>
          <w:p w14:paraId="2CB8937E" w14:textId="145A6373" w:rsidR="008B241B" w:rsidRDefault="008B241B" w:rsidP="008B241B">
            <w:pPr>
              <w:pStyle w:val="GOSTTablenorm"/>
              <w:rPr>
                <w:szCs w:val="22"/>
              </w:rPr>
            </w:pPr>
            <w:r w:rsidRPr="00F77A31">
              <w:rPr>
                <w:szCs w:val="22"/>
              </w:rPr>
              <w:t>Не</w:t>
            </w:r>
            <w:r>
              <w:rPr>
                <w:szCs w:val="22"/>
              </w:rPr>
              <w:t xml:space="preserve"> заполняется для л/с с кодом 41</w:t>
            </w:r>
          </w:p>
        </w:tc>
      </w:tr>
      <w:tr w:rsidR="008B241B" w:rsidRPr="009E4B64" w14:paraId="406F6A5C" w14:textId="77777777" w:rsidTr="00F77A31">
        <w:tc>
          <w:tcPr>
            <w:tcW w:w="1100" w:type="pct"/>
          </w:tcPr>
          <w:p w14:paraId="381C6703" w14:textId="0A0EC119" w:rsidR="008B241B" w:rsidRPr="00971A9E" w:rsidRDefault="008B241B" w:rsidP="008B241B">
            <w:pPr>
              <w:pStyle w:val="GOSTTablenorm"/>
            </w:pPr>
            <w:r w:rsidRPr="00F77A31">
              <w:t>ОКС (КМИ) получателя</w:t>
            </w:r>
          </w:p>
        </w:tc>
        <w:tc>
          <w:tcPr>
            <w:tcW w:w="750" w:type="pct"/>
          </w:tcPr>
          <w:p w14:paraId="34A8B24F" w14:textId="30BA6FC1" w:rsidR="008B241B" w:rsidRPr="004C472D" w:rsidRDefault="008B241B" w:rsidP="008B241B">
            <w:pPr>
              <w:pStyle w:val="GOSTTablenorm"/>
              <w:rPr>
                <w:highlight w:val="cyan"/>
              </w:rPr>
            </w:pPr>
            <w:r w:rsidRPr="00536770">
              <w:rPr>
                <w:b/>
              </w:rPr>
              <w:t>FS_ANALYTACCINDD092_LIST:</w:t>
            </w:r>
            <w:r w:rsidRPr="00F77A31">
              <w:t>FAIP</w:t>
            </w:r>
          </w:p>
        </w:tc>
        <w:tc>
          <w:tcPr>
            <w:tcW w:w="519" w:type="pct"/>
          </w:tcPr>
          <w:p w14:paraId="46CD60D5" w14:textId="7A6364EC" w:rsidR="008B241B" w:rsidRPr="000748DA" w:rsidRDefault="008B241B" w:rsidP="008B241B">
            <w:pPr>
              <w:pStyle w:val="GOSTTablenorm"/>
            </w:pPr>
            <w:r w:rsidRPr="00B9499D">
              <w:rPr>
                <w:szCs w:val="22"/>
              </w:rPr>
              <w:t>Строка</w:t>
            </w:r>
          </w:p>
        </w:tc>
        <w:tc>
          <w:tcPr>
            <w:tcW w:w="312" w:type="pct"/>
          </w:tcPr>
          <w:p w14:paraId="5008A6F1" w14:textId="335EF4A7" w:rsidR="008B241B" w:rsidRPr="000748DA" w:rsidRDefault="008B241B" w:rsidP="008B241B">
            <w:pPr>
              <w:pStyle w:val="GOSTTablenorm"/>
            </w:pPr>
            <w:r>
              <w:rPr>
                <w:szCs w:val="22"/>
              </w:rPr>
              <w:t>Нет</w:t>
            </w:r>
          </w:p>
        </w:tc>
        <w:tc>
          <w:tcPr>
            <w:tcW w:w="312" w:type="pct"/>
          </w:tcPr>
          <w:p w14:paraId="76F9440A" w14:textId="22484B02" w:rsidR="008B241B" w:rsidRDefault="008B241B" w:rsidP="008B241B">
            <w:pPr>
              <w:pStyle w:val="GOSTTablenorm"/>
            </w:pPr>
            <w:r w:rsidRPr="007418C7">
              <w:t>&lt;=24</w:t>
            </w:r>
          </w:p>
        </w:tc>
        <w:tc>
          <w:tcPr>
            <w:tcW w:w="2007" w:type="pct"/>
          </w:tcPr>
          <w:p w14:paraId="53B42154" w14:textId="3B3DB9BB" w:rsidR="008B241B" w:rsidRPr="000748DA" w:rsidRDefault="008B241B" w:rsidP="008B241B">
            <w:pPr>
              <w:pStyle w:val="GOSTTablenorm"/>
            </w:pPr>
            <w:r w:rsidRPr="007418C7">
              <w:t>Указывается код ОКС (КМИ) для отражения операции на ЛС получателя (при наличии)</w:t>
            </w:r>
          </w:p>
        </w:tc>
      </w:tr>
      <w:tr w:rsidR="008B241B" w:rsidRPr="009E4B64" w14:paraId="1B8C38FC" w14:textId="77777777" w:rsidTr="00F77A31">
        <w:tc>
          <w:tcPr>
            <w:tcW w:w="1100" w:type="pct"/>
          </w:tcPr>
          <w:p w14:paraId="0D5012E8" w14:textId="35E1A9B0" w:rsidR="008B241B" w:rsidRDefault="008B241B" w:rsidP="008B241B">
            <w:pPr>
              <w:pStyle w:val="GOSTTablenorm"/>
              <w:rPr>
                <w:szCs w:val="22"/>
              </w:rPr>
            </w:pPr>
            <w:r w:rsidRPr="00C90485">
              <w:rPr>
                <w:szCs w:val="22"/>
              </w:rPr>
              <w:t>Аналитический код раздела получателя/Код субсидии (цели)</w:t>
            </w:r>
          </w:p>
        </w:tc>
        <w:tc>
          <w:tcPr>
            <w:tcW w:w="750" w:type="pct"/>
          </w:tcPr>
          <w:p w14:paraId="53F20CB2" w14:textId="72F08DDF" w:rsidR="008B241B" w:rsidRPr="0009288F" w:rsidRDefault="008B241B" w:rsidP="008B241B">
            <w:pPr>
              <w:pStyle w:val="GOSTTablenorm"/>
            </w:pPr>
            <w:r w:rsidRPr="00536770">
              <w:rPr>
                <w:b/>
              </w:rPr>
              <w:t>FS_ANALYTACCINDD092_LIST:</w:t>
            </w:r>
            <w:r w:rsidRPr="00C90485">
              <w:t>ANALYTICCODEREC</w:t>
            </w:r>
          </w:p>
        </w:tc>
        <w:tc>
          <w:tcPr>
            <w:tcW w:w="519" w:type="pct"/>
          </w:tcPr>
          <w:p w14:paraId="07DDEE45" w14:textId="6E45D5E8" w:rsidR="008B241B" w:rsidRDefault="008B241B" w:rsidP="008B241B">
            <w:pPr>
              <w:pStyle w:val="GOSTTablenorm"/>
              <w:rPr>
                <w:bCs/>
                <w:szCs w:val="22"/>
              </w:rPr>
            </w:pPr>
            <w:r w:rsidRPr="00B9499D">
              <w:rPr>
                <w:szCs w:val="22"/>
              </w:rPr>
              <w:t>Строка</w:t>
            </w:r>
          </w:p>
        </w:tc>
        <w:tc>
          <w:tcPr>
            <w:tcW w:w="312" w:type="pct"/>
          </w:tcPr>
          <w:p w14:paraId="680A8C3B" w14:textId="0988CDEE" w:rsidR="008B241B" w:rsidRDefault="008B241B" w:rsidP="008B241B">
            <w:pPr>
              <w:pStyle w:val="GOSTTablenorm"/>
              <w:rPr>
                <w:szCs w:val="22"/>
              </w:rPr>
            </w:pPr>
            <w:r>
              <w:rPr>
                <w:szCs w:val="22"/>
              </w:rPr>
              <w:t>Нет</w:t>
            </w:r>
          </w:p>
        </w:tc>
        <w:tc>
          <w:tcPr>
            <w:tcW w:w="312" w:type="pct"/>
          </w:tcPr>
          <w:p w14:paraId="77B291FD" w14:textId="0B42E154" w:rsidR="008B241B" w:rsidRDefault="008B241B" w:rsidP="008B241B">
            <w:pPr>
              <w:pStyle w:val="GOSTTablenorm"/>
            </w:pPr>
            <w:r>
              <w:t>&lt;=</w:t>
            </w:r>
            <w:r w:rsidRPr="00F77A31">
              <w:t>25</w:t>
            </w:r>
          </w:p>
        </w:tc>
        <w:tc>
          <w:tcPr>
            <w:tcW w:w="2007" w:type="pct"/>
          </w:tcPr>
          <w:p w14:paraId="03BD9063" w14:textId="699974BD" w:rsidR="008B241B" w:rsidRDefault="008B241B" w:rsidP="008B241B">
            <w:pPr>
              <w:pStyle w:val="GOSTTablenorm"/>
            </w:pPr>
            <w:r>
              <w:t>Указывается значение аналитического кода раздела лицевого счета получателя для л/с с кодом 71.</w:t>
            </w:r>
          </w:p>
          <w:p w14:paraId="33854A9D" w14:textId="73AD6382" w:rsidR="008B241B" w:rsidRDefault="008B241B" w:rsidP="008B241B">
            <w:pPr>
              <w:pStyle w:val="GOSTTableListMark1"/>
              <w:numPr>
                <w:ilvl w:val="0"/>
                <w:numId w:val="0"/>
              </w:numPr>
              <w:ind w:left="284" w:hanging="227"/>
            </w:pPr>
            <w:r>
              <w:t>Указывается код субсидии (цели) для л/с с кодом 41</w:t>
            </w:r>
          </w:p>
        </w:tc>
      </w:tr>
      <w:tr w:rsidR="008B241B" w:rsidRPr="009E4B64" w14:paraId="0AECC782" w14:textId="77777777" w:rsidTr="00F77A31">
        <w:tc>
          <w:tcPr>
            <w:tcW w:w="1100" w:type="pct"/>
          </w:tcPr>
          <w:p w14:paraId="6D72EE1E" w14:textId="1CF84168" w:rsidR="008B241B" w:rsidRDefault="008B241B" w:rsidP="008B241B">
            <w:pPr>
              <w:pStyle w:val="GOSTTablenorm"/>
              <w:rPr>
                <w:szCs w:val="22"/>
              </w:rPr>
            </w:pPr>
            <w:r w:rsidRPr="00C90485">
              <w:rPr>
                <w:szCs w:val="22"/>
              </w:rPr>
              <w:t>Код расходов/поступлений получателя</w:t>
            </w:r>
          </w:p>
        </w:tc>
        <w:tc>
          <w:tcPr>
            <w:tcW w:w="750" w:type="pct"/>
          </w:tcPr>
          <w:p w14:paraId="6D25D52E" w14:textId="6C8476F4" w:rsidR="008B241B" w:rsidRPr="0009288F" w:rsidRDefault="008B241B" w:rsidP="008B241B">
            <w:pPr>
              <w:pStyle w:val="GOSTTablenorm"/>
            </w:pPr>
            <w:r w:rsidRPr="00536770">
              <w:rPr>
                <w:b/>
              </w:rPr>
              <w:t>FS_ANALYTACCINDD092_LIST:</w:t>
            </w:r>
            <w:r w:rsidRPr="00C90485">
              <w:t>CODEPURPOSE</w:t>
            </w:r>
          </w:p>
        </w:tc>
        <w:tc>
          <w:tcPr>
            <w:tcW w:w="519" w:type="pct"/>
          </w:tcPr>
          <w:p w14:paraId="5F702F49" w14:textId="59157803" w:rsidR="008B241B" w:rsidRDefault="008B241B" w:rsidP="008B241B">
            <w:pPr>
              <w:pStyle w:val="GOSTTablenorm"/>
              <w:rPr>
                <w:bCs/>
                <w:szCs w:val="22"/>
              </w:rPr>
            </w:pPr>
            <w:r w:rsidRPr="00C90485">
              <w:rPr>
                <w:bCs/>
                <w:szCs w:val="22"/>
              </w:rPr>
              <w:t>Строка</w:t>
            </w:r>
          </w:p>
        </w:tc>
        <w:tc>
          <w:tcPr>
            <w:tcW w:w="312" w:type="pct"/>
          </w:tcPr>
          <w:p w14:paraId="6DD2DACF" w14:textId="1E3D4664" w:rsidR="008B241B" w:rsidRDefault="008B241B" w:rsidP="008B241B">
            <w:pPr>
              <w:pStyle w:val="GOSTTablenorm"/>
              <w:rPr>
                <w:szCs w:val="22"/>
              </w:rPr>
            </w:pPr>
            <w:r>
              <w:rPr>
                <w:szCs w:val="22"/>
              </w:rPr>
              <w:t>Нет</w:t>
            </w:r>
          </w:p>
        </w:tc>
        <w:tc>
          <w:tcPr>
            <w:tcW w:w="312" w:type="pct"/>
          </w:tcPr>
          <w:p w14:paraId="4D21287E" w14:textId="38305ECA" w:rsidR="008B241B" w:rsidRDefault="008B241B" w:rsidP="008B241B">
            <w:pPr>
              <w:pStyle w:val="GOSTTablenorm"/>
            </w:pPr>
            <w:r>
              <w:t>&lt;=25</w:t>
            </w:r>
          </w:p>
        </w:tc>
        <w:tc>
          <w:tcPr>
            <w:tcW w:w="2007" w:type="pct"/>
          </w:tcPr>
          <w:p w14:paraId="535E3311" w14:textId="77777777" w:rsidR="008B241B" w:rsidRPr="00C90485" w:rsidRDefault="008B241B" w:rsidP="008B241B">
            <w:pPr>
              <w:pStyle w:val="GOSTTablenorm"/>
              <w:rPr>
                <w:szCs w:val="22"/>
              </w:rPr>
            </w:pPr>
            <w:r w:rsidRPr="00C90485">
              <w:rPr>
                <w:szCs w:val="22"/>
              </w:rPr>
              <w:t>Указывается укрупненный код направления расходования/поступлений для отражения операции на ЛС получателя (при наличии).</w:t>
            </w:r>
          </w:p>
          <w:p w14:paraId="0C1B35D4" w14:textId="64C6F6E8" w:rsidR="008B241B" w:rsidRDefault="008B241B" w:rsidP="008B241B">
            <w:pPr>
              <w:pStyle w:val="GOSTTablenorm"/>
              <w:rPr>
                <w:szCs w:val="22"/>
              </w:rPr>
            </w:pPr>
            <w:r w:rsidRPr="00C90485">
              <w:rPr>
                <w:szCs w:val="22"/>
              </w:rPr>
              <w:t>Не</w:t>
            </w:r>
            <w:r>
              <w:rPr>
                <w:szCs w:val="22"/>
              </w:rPr>
              <w:t xml:space="preserve"> заполняется для л/с с кодом 41</w:t>
            </w:r>
          </w:p>
        </w:tc>
      </w:tr>
      <w:tr w:rsidR="008B241B" w:rsidRPr="009E4B64" w14:paraId="28C22855" w14:textId="77777777" w:rsidTr="00F77A31">
        <w:tc>
          <w:tcPr>
            <w:tcW w:w="1100" w:type="pct"/>
          </w:tcPr>
          <w:p w14:paraId="2CFBFB98" w14:textId="5FDF4FFD" w:rsidR="008B241B" w:rsidRPr="00C90485" w:rsidRDefault="008B241B" w:rsidP="008B241B">
            <w:pPr>
              <w:pStyle w:val="GOSTTablenorm"/>
              <w:rPr>
                <w:szCs w:val="22"/>
              </w:rPr>
            </w:pPr>
            <w:r w:rsidRPr="00C90485">
              <w:rPr>
                <w:szCs w:val="22"/>
              </w:rPr>
              <w:t>Вид кода расходов/поступлений получателя</w:t>
            </w:r>
          </w:p>
        </w:tc>
        <w:tc>
          <w:tcPr>
            <w:tcW w:w="750" w:type="pct"/>
          </w:tcPr>
          <w:p w14:paraId="59EFD082" w14:textId="30D46DA5" w:rsidR="008B241B" w:rsidRPr="00C90485" w:rsidRDefault="008B241B" w:rsidP="008B241B">
            <w:pPr>
              <w:pStyle w:val="GOSTTablenorm"/>
            </w:pPr>
            <w:r w:rsidRPr="00536770">
              <w:rPr>
                <w:b/>
              </w:rPr>
              <w:t>FS_ANALYTACCINDD092_LIST:</w:t>
            </w:r>
            <w:r w:rsidRPr="00C90485">
              <w:t>TYPECODEPURPOSE</w:t>
            </w:r>
          </w:p>
        </w:tc>
        <w:tc>
          <w:tcPr>
            <w:tcW w:w="519" w:type="pct"/>
          </w:tcPr>
          <w:p w14:paraId="601EE058" w14:textId="64D6DBED" w:rsidR="008B241B" w:rsidRPr="00C90485" w:rsidRDefault="008B241B" w:rsidP="008B241B">
            <w:pPr>
              <w:pStyle w:val="GOSTTablenorm"/>
              <w:rPr>
                <w:bCs/>
                <w:szCs w:val="22"/>
              </w:rPr>
            </w:pPr>
            <w:r w:rsidRPr="00C90485">
              <w:rPr>
                <w:bCs/>
                <w:szCs w:val="22"/>
              </w:rPr>
              <w:t>Строка</w:t>
            </w:r>
          </w:p>
        </w:tc>
        <w:tc>
          <w:tcPr>
            <w:tcW w:w="312" w:type="pct"/>
          </w:tcPr>
          <w:p w14:paraId="1B9176FF" w14:textId="2F89D441" w:rsidR="008B241B" w:rsidRDefault="008B241B" w:rsidP="008B241B">
            <w:pPr>
              <w:pStyle w:val="GOSTTablenorm"/>
              <w:rPr>
                <w:szCs w:val="22"/>
              </w:rPr>
            </w:pPr>
            <w:r w:rsidRPr="00C90485">
              <w:rPr>
                <w:szCs w:val="22"/>
              </w:rPr>
              <w:t>Нет</w:t>
            </w:r>
          </w:p>
        </w:tc>
        <w:tc>
          <w:tcPr>
            <w:tcW w:w="312" w:type="pct"/>
          </w:tcPr>
          <w:p w14:paraId="368EE51C" w14:textId="47F9A02B" w:rsidR="008B241B" w:rsidRDefault="008B241B" w:rsidP="008B241B">
            <w:pPr>
              <w:pStyle w:val="GOSTTablenorm"/>
            </w:pPr>
            <w:r>
              <w:t>=1</w:t>
            </w:r>
          </w:p>
        </w:tc>
        <w:tc>
          <w:tcPr>
            <w:tcW w:w="2007" w:type="pct"/>
          </w:tcPr>
          <w:p w14:paraId="6ABA4EED" w14:textId="77777777" w:rsidR="008B241B" w:rsidRPr="00C90485" w:rsidRDefault="008B241B" w:rsidP="008B241B">
            <w:pPr>
              <w:pStyle w:val="GOSTTablenorm"/>
              <w:rPr>
                <w:szCs w:val="22"/>
              </w:rPr>
            </w:pPr>
            <w:r w:rsidRPr="00C90485">
              <w:rPr>
                <w:szCs w:val="22"/>
              </w:rPr>
              <w:t>Указывается вид кода расходов/поступлений получателя.</w:t>
            </w:r>
          </w:p>
          <w:p w14:paraId="3955CBD6" w14:textId="51F86ACA" w:rsidR="008B241B" w:rsidRPr="00C90485" w:rsidRDefault="008B241B" w:rsidP="008B241B">
            <w:pPr>
              <w:pStyle w:val="GOSTTablenorm"/>
              <w:rPr>
                <w:szCs w:val="22"/>
              </w:rPr>
            </w:pPr>
            <w:r w:rsidRPr="00C90485">
              <w:rPr>
                <w:szCs w:val="22"/>
              </w:rPr>
              <w:t>Возможные значения</w:t>
            </w:r>
            <w:r>
              <w:rPr>
                <w:szCs w:val="22"/>
              </w:rPr>
              <w:t xml:space="preserve"> для л/с с кодом 71</w:t>
            </w:r>
            <w:r w:rsidRPr="00C90485">
              <w:rPr>
                <w:szCs w:val="22"/>
              </w:rPr>
              <w:t>:</w:t>
            </w:r>
          </w:p>
          <w:p w14:paraId="2B7996CD" w14:textId="384DF874" w:rsidR="008B241B" w:rsidRPr="00C90485" w:rsidRDefault="008B241B" w:rsidP="008B241B">
            <w:pPr>
              <w:pStyle w:val="GOSTTableListMark1"/>
            </w:pPr>
            <w:r w:rsidRPr="00C90485">
              <w:t xml:space="preserve">«1» </w:t>
            </w:r>
            <w:r w:rsidRPr="00E23850">
              <w:t>–</w:t>
            </w:r>
            <w:r w:rsidRPr="00C90485">
              <w:t xml:space="preserve"> Доходы;</w:t>
            </w:r>
          </w:p>
          <w:p w14:paraId="729B09F1" w14:textId="22414260" w:rsidR="008B241B" w:rsidRPr="00C90485" w:rsidRDefault="008B241B" w:rsidP="008B241B">
            <w:pPr>
              <w:pStyle w:val="GOSTTableListMark1"/>
            </w:pPr>
            <w:r w:rsidRPr="00C90485">
              <w:t xml:space="preserve">«2» </w:t>
            </w:r>
            <w:r w:rsidRPr="00E23850">
              <w:t>–</w:t>
            </w:r>
            <w:r w:rsidRPr="00C90485">
              <w:t xml:space="preserve"> Расходы;</w:t>
            </w:r>
          </w:p>
          <w:p w14:paraId="40D949BA" w14:textId="3C9C143F" w:rsidR="008B241B" w:rsidRPr="00C90485" w:rsidRDefault="008B241B" w:rsidP="008B241B">
            <w:pPr>
              <w:pStyle w:val="GOSTTableListMark1"/>
            </w:pPr>
            <w:r w:rsidRPr="00C90485">
              <w:t xml:space="preserve">«3» </w:t>
            </w:r>
            <w:r w:rsidRPr="00E23850">
              <w:t>–</w:t>
            </w:r>
            <w:r w:rsidRPr="00C90485">
              <w:t xml:space="preserve"> НВС.</w:t>
            </w:r>
          </w:p>
          <w:p w14:paraId="518F4BCC" w14:textId="012829F8" w:rsidR="008B241B" w:rsidRPr="00C90485" w:rsidRDefault="008B241B" w:rsidP="008B241B">
            <w:pPr>
              <w:pStyle w:val="GOSTTablenorm"/>
              <w:rPr>
                <w:szCs w:val="22"/>
              </w:rPr>
            </w:pPr>
            <w:r w:rsidRPr="00C90485">
              <w:rPr>
                <w:szCs w:val="22"/>
              </w:rPr>
              <w:t>Возможные значения</w:t>
            </w:r>
            <w:r>
              <w:rPr>
                <w:szCs w:val="22"/>
              </w:rPr>
              <w:t xml:space="preserve"> для л/с с кодом 41</w:t>
            </w:r>
            <w:r w:rsidRPr="00C90485">
              <w:rPr>
                <w:szCs w:val="22"/>
              </w:rPr>
              <w:t>:</w:t>
            </w:r>
          </w:p>
          <w:p w14:paraId="015BB78A" w14:textId="51701901" w:rsidR="008B241B" w:rsidRPr="00C90485" w:rsidRDefault="008B241B" w:rsidP="008B241B">
            <w:pPr>
              <w:pStyle w:val="GOSTTableListMark1"/>
            </w:pPr>
            <w:r w:rsidRPr="00C90485">
              <w:t xml:space="preserve">«1» </w:t>
            </w:r>
            <w:r w:rsidRPr="00E23850">
              <w:t>–</w:t>
            </w:r>
            <w:r w:rsidRPr="00C90485">
              <w:t xml:space="preserve"> Доходы;</w:t>
            </w:r>
          </w:p>
          <w:p w14:paraId="22F84029" w14:textId="37183FA2" w:rsidR="008B241B" w:rsidRPr="00C90485" w:rsidRDefault="008B241B" w:rsidP="008B241B">
            <w:pPr>
              <w:pStyle w:val="GOSTTableListMark1"/>
            </w:pPr>
            <w:r w:rsidRPr="00C90485">
              <w:t xml:space="preserve">«3» </w:t>
            </w:r>
            <w:r w:rsidRPr="00E23850">
              <w:t>–</w:t>
            </w:r>
            <w:r w:rsidRPr="00C90485">
              <w:t xml:space="preserve"> НВС</w:t>
            </w:r>
          </w:p>
        </w:tc>
      </w:tr>
      <w:tr w:rsidR="008B241B" w:rsidRPr="009E4B64" w14:paraId="1EAA0296" w14:textId="77777777" w:rsidTr="00F77A31">
        <w:tc>
          <w:tcPr>
            <w:tcW w:w="1100" w:type="pct"/>
          </w:tcPr>
          <w:p w14:paraId="62E8287B" w14:textId="4EE6D7D9" w:rsidR="008B241B" w:rsidRPr="00C90485" w:rsidRDefault="008B241B" w:rsidP="008B241B">
            <w:pPr>
              <w:pStyle w:val="GOSTTablenorm"/>
              <w:rPr>
                <w:szCs w:val="22"/>
              </w:rPr>
            </w:pPr>
            <w:r w:rsidRPr="004756E8">
              <w:rPr>
                <w:szCs w:val="22"/>
              </w:rPr>
              <w:t>Детализированный код расходов/Код направления расходования</w:t>
            </w:r>
          </w:p>
        </w:tc>
        <w:tc>
          <w:tcPr>
            <w:tcW w:w="750" w:type="pct"/>
          </w:tcPr>
          <w:p w14:paraId="7F65D2D8" w14:textId="51B6CA87" w:rsidR="008B241B" w:rsidRPr="00C90485" w:rsidRDefault="008B241B" w:rsidP="008B241B">
            <w:pPr>
              <w:pStyle w:val="GOSTTablenorm"/>
            </w:pPr>
            <w:r w:rsidRPr="00536770">
              <w:rPr>
                <w:b/>
              </w:rPr>
              <w:t>FS_ANALYTACCINDD092_LIST:</w:t>
            </w:r>
            <w:r w:rsidRPr="004756E8">
              <w:t>DETAILCODEPURPOSE</w:t>
            </w:r>
          </w:p>
        </w:tc>
        <w:tc>
          <w:tcPr>
            <w:tcW w:w="519" w:type="pct"/>
          </w:tcPr>
          <w:p w14:paraId="00569259" w14:textId="1D072DF8" w:rsidR="008B241B" w:rsidRPr="00C90485" w:rsidRDefault="008B241B" w:rsidP="008B241B">
            <w:pPr>
              <w:pStyle w:val="GOSTTablenorm"/>
              <w:rPr>
                <w:bCs/>
                <w:szCs w:val="22"/>
              </w:rPr>
            </w:pPr>
            <w:r w:rsidRPr="00C90485">
              <w:rPr>
                <w:bCs/>
                <w:szCs w:val="22"/>
              </w:rPr>
              <w:t>Строка</w:t>
            </w:r>
          </w:p>
        </w:tc>
        <w:tc>
          <w:tcPr>
            <w:tcW w:w="312" w:type="pct"/>
          </w:tcPr>
          <w:p w14:paraId="143906C6" w14:textId="1D561978" w:rsidR="008B241B" w:rsidRDefault="008B241B" w:rsidP="008B241B">
            <w:pPr>
              <w:pStyle w:val="GOSTTablenorm"/>
              <w:rPr>
                <w:szCs w:val="22"/>
              </w:rPr>
            </w:pPr>
            <w:r>
              <w:rPr>
                <w:szCs w:val="22"/>
              </w:rPr>
              <w:t>Нет</w:t>
            </w:r>
          </w:p>
        </w:tc>
        <w:tc>
          <w:tcPr>
            <w:tcW w:w="312" w:type="pct"/>
          </w:tcPr>
          <w:p w14:paraId="6AC5945F" w14:textId="2A89B612" w:rsidR="008B241B" w:rsidRDefault="008B241B" w:rsidP="008B241B">
            <w:pPr>
              <w:pStyle w:val="GOSTTablenorm"/>
            </w:pPr>
            <w:r w:rsidRPr="004756E8">
              <w:t>&lt;=20</w:t>
            </w:r>
          </w:p>
        </w:tc>
        <w:tc>
          <w:tcPr>
            <w:tcW w:w="2007" w:type="pct"/>
          </w:tcPr>
          <w:p w14:paraId="15D52CFE" w14:textId="6A9880ED" w:rsidR="008B241B" w:rsidRPr="004756E8" w:rsidRDefault="008B241B" w:rsidP="008B241B">
            <w:pPr>
              <w:pStyle w:val="GOSTTablenorm"/>
              <w:rPr>
                <w:szCs w:val="22"/>
              </w:rPr>
            </w:pPr>
            <w:r>
              <w:rPr>
                <w:szCs w:val="22"/>
              </w:rPr>
              <w:t>Для л/с с кодом 71</w:t>
            </w:r>
            <w:r w:rsidRPr="004756E8">
              <w:rPr>
                <w:szCs w:val="22"/>
              </w:rPr>
              <w:t xml:space="preserve"> указывается Детализированный код расходов.</w:t>
            </w:r>
          </w:p>
          <w:p w14:paraId="38DA02CB" w14:textId="18B58B78" w:rsidR="008B241B" w:rsidRPr="00C90485" w:rsidRDefault="008B241B" w:rsidP="008B241B">
            <w:pPr>
              <w:pStyle w:val="GOSTTablenorm"/>
              <w:rPr>
                <w:szCs w:val="22"/>
              </w:rPr>
            </w:pPr>
            <w:r>
              <w:rPr>
                <w:szCs w:val="22"/>
              </w:rPr>
              <w:t>Для л/с с кодом 41</w:t>
            </w:r>
            <w:r w:rsidRPr="004756E8">
              <w:rPr>
                <w:szCs w:val="22"/>
              </w:rPr>
              <w:t xml:space="preserve"> указывается Код направления расходования</w:t>
            </w:r>
          </w:p>
        </w:tc>
      </w:tr>
      <w:tr w:rsidR="008B241B" w:rsidRPr="009E4B64" w14:paraId="42BEB31D" w14:textId="77777777" w:rsidTr="00F77A31">
        <w:tc>
          <w:tcPr>
            <w:tcW w:w="1100" w:type="pct"/>
          </w:tcPr>
          <w:p w14:paraId="607395A0" w14:textId="0E95C2A4" w:rsidR="008B241B" w:rsidRPr="00C90485" w:rsidRDefault="008B241B" w:rsidP="008B241B">
            <w:pPr>
              <w:pStyle w:val="GOSTTablenorm"/>
              <w:rPr>
                <w:szCs w:val="22"/>
              </w:rPr>
            </w:pPr>
            <w:r w:rsidRPr="004756E8">
              <w:rPr>
                <w:szCs w:val="22"/>
              </w:rPr>
              <w:t>КБК получателя</w:t>
            </w:r>
          </w:p>
        </w:tc>
        <w:tc>
          <w:tcPr>
            <w:tcW w:w="750" w:type="pct"/>
          </w:tcPr>
          <w:p w14:paraId="4D3FF56A" w14:textId="3C20CF20" w:rsidR="008B241B" w:rsidRPr="00C90485" w:rsidRDefault="008B241B" w:rsidP="008B241B">
            <w:pPr>
              <w:pStyle w:val="GOSTTablenorm"/>
            </w:pPr>
            <w:r w:rsidRPr="00536770">
              <w:rPr>
                <w:b/>
              </w:rPr>
              <w:t>FS_ANALYTACCINDD092_LIST:</w:t>
            </w:r>
            <w:r w:rsidRPr="004756E8">
              <w:t>KBK</w:t>
            </w:r>
          </w:p>
        </w:tc>
        <w:tc>
          <w:tcPr>
            <w:tcW w:w="519" w:type="pct"/>
          </w:tcPr>
          <w:p w14:paraId="29B6B8A1" w14:textId="7D29C6C2" w:rsidR="008B241B" w:rsidRPr="00C90485" w:rsidRDefault="008B241B" w:rsidP="008B241B">
            <w:pPr>
              <w:pStyle w:val="GOSTTablenorm"/>
              <w:rPr>
                <w:bCs/>
                <w:szCs w:val="22"/>
              </w:rPr>
            </w:pPr>
            <w:r w:rsidRPr="00C90485">
              <w:rPr>
                <w:bCs/>
                <w:szCs w:val="22"/>
              </w:rPr>
              <w:t>Строка</w:t>
            </w:r>
          </w:p>
        </w:tc>
        <w:tc>
          <w:tcPr>
            <w:tcW w:w="312" w:type="pct"/>
          </w:tcPr>
          <w:p w14:paraId="61D5B926" w14:textId="577645B1" w:rsidR="008B241B" w:rsidRDefault="008B241B" w:rsidP="008B241B">
            <w:pPr>
              <w:pStyle w:val="GOSTTablenorm"/>
              <w:rPr>
                <w:szCs w:val="22"/>
              </w:rPr>
            </w:pPr>
            <w:r>
              <w:rPr>
                <w:szCs w:val="22"/>
              </w:rPr>
              <w:t>Нет</w:t>
            </w:r>
          </w:p>
        </w:tc>
        <w:tc>
          <w:tcPr>
            <w:tcW w:w="312" w:type="pct"/>
          </w:tcPr>
          <w:p w14:paraId="5F2CDDA4" w14:textId="6AC62040" w:rsidR="008B241B" w:rsidRDefault="008B241B" w:rsidP="008B241B">
            <w:pPr>
              <w:pStyle w:val="GOSTTablenorm"/>
            </w:pPr>
            <w:r>
              <w:t>=</w:t>
            </w:r>
            <w:r w:rsidRPr="00796B5F">
              <w:t>20</w:t>
            </w:r>
          </w:p>
        </w:tc>
        <w:tc>
          <w:tcPr>
            <w:tcW w:w="2007" w:type="pct"/>
          </w:tcPr>
          <w:p w14:paraId="573FB990" w14:textId="1B5C0F30" w:rsidR="008B241B" w:rsidRPr="00C90485" w:rsidRDefault="008B241B" w:rsidP="008B241B">
            <w:pPr>
              <w:pStyle w:val="GOSTTablenorm"/>
              <w:rPr>
                <w:szCs w:val="22"/>
              </w:rPr>
            </w:pPr>
            <w:r w:rsidRPr="004D4FB9">
              <w:rPr>
                <w:szCs w:val="22"/>
              </w:rPr>
              <w:t>Указывается код по бюджетной классификации для отражения операции на ЛС получателя</w:t>
            </w:r>
          </w:p>
        </w:tc>
      </w:tr>
      <w:tr w:rsidR="008B241B" w:rsidRPr="009E4B64" w14:paraId="2DD3754C" w14:textId="77777777" w:rsidTr="00F77A31">
        <w:tc>
          <w:tcPr>
            <w:tcW w:w="1100" w:type="pct"/>
          </w:tcPr>
          <w:p w14:paraId="5DB01F81" w14:textId="1F09E0A2" w:rsidR="008B241B" w:rsidRPr="00C90485" w:rsidRDefault="008B241B" w:rsidP="008B241B">
            <w:pPr>
              <w:pStyle w:val="GOSTTablenorm"/>
              <w:rPr>
                <w:szCs w:val="22"/>
              </w:rPr>
            </w:pPr>
            <w:r w:rsidRPr="00C21EE2">
              <w:rPr>
                <w:szCs w:val="22"/>
              </w:rPr>
              <w:t>Код цели (аналитический код) получателя</w:t>
            </w:r>
            <w:r>
              <w:rPr>
                <w:szCs w:val="22"/>
              </w:rPr>
              <w:t xml:space="preserve"> (контрольный)</w:t>
            </w:r>
          </w:p>
        </w:tc>
        <w:tc>
          <w:tcPr>
            <w:tcW w:w="750" w:type="pct"/>
          </w:tcPr>
          <w:p w14:paraId="48B575E6" w14:textId="0F654BFC" w:rsidR="008B241B" w:rsidRPr="00C90485" w:rsidRDefault="008B241B" w:rsidP="008B241B">
            <w:pPr>
              <w:pStyle w:val="GOSTTablenorm"/>
            </w:pPr>
            <w:r w:rsidRPr="00536770">
              <w:rPr>
                <w:b/>
              </w:rPr>
              <w:t>FS_ANALYTACCINDD092_LIST:</w:t>
            </w:r>
            <w:r w:rsidRPr="00796B5F">
              <w:t>CODECS</w:t>
            </w:r>
          </w:p>
        </w:tc>
        <w:tc>
          <w:tcPr>
            <w:tcW w:w="519" w:type="pct"/>
          </w:tcPr>
          <w:p w14:paraId="7478D0D1" w14:textId="2AA199DB" w:rsidR="008B241B" w:rsidRPr="00C90485" w:rsidRDefault="008B241B" w:rsidP="008B241B">
            <w:pPr>
              <w:pStyle w:val="GOSTTablenorm"/>
              <w:rPr>
                <w:bCs/>
                <w:szCs w:val="22"/>
              </w:rPr>
            </w:pPr>
            <w:r w:rsidRPr="00C90485">
              <w:rPr>
                <w:bCs/>
                <w:szCs w:val="22"/>
              </w:rPr>
              <w:t>Строка</w:t>
            </w:r>
          </w:p>
        </w:tc>
        <w:tc>
          <w:tcPr>
            <w:tcW w:w="312" w:type="pct"/>
          </w:tcPr>
          <w:p w14:paraId="59EFE114" w14:textId="3E121FBC" w:rsidR="008B241B" w:rsidRDefault="008B241B" w:rsidP="008B241B">
            <w:pPr>
              <w:pStyle w:val="GOSTTablenorm"/>
              <w:rPr>
                <w:szCs w:val="22"/>
              </w:rPr>
            </w:pPr>
            <w:r>
              <w:rPr>
                <w:szCs w:val="22"/>
              </w:rPr>
              <w:t>Нет</w:t>
            </w:r>
          </w:p>
        </w:tc>
        <w:tc>
          <w:tcPr>
            <w:tcW w:w="312" w:type="pct"/>
          </w:tcPr>
          <w:p w14:paraId="629A9F8B" w14:textId="06AA74E0" w:rsidR="008B241B" w:rsidRDefault="008B241B" w:rsidP="008B241B">
            <w:pPr>
              <w:pStyle w:val="GOSTTablenorm"/>
            </w:pPr>
            <w:r>
              <w:t>&lt;=</w:t>
            </w:r>
            <w:r w:rsidRPr="00796B5F">
              <w:t>25</w:t>
            </w:r>
          </w:p>
        </w:tc>
        <w:tc>
          <w:tcPr>
            <w:tcW w:w="2007" w:type="pct"/>
          </w:tcPr>
          <w:p w14:paraId="52FC144B" w14:textId="36630646" w:rsidR="008B241B" w:rsidRPr="00796B5F" w:rsidRDefault="008B241B" w:rsidP="008B241B">
            <w:pPr>
              <w:pStyle w:val="GOSTTablenorm"/>
              <w:rPr>
                <w:szCs w:val="22"/>
              </w:rPr>
            </w:pPr>
            <w:r w:rsidRPr="00796B5F">
              <w:rPr>
                <w:szCs w:val="22"/>
              </w:rPr>
              <w:t>Н</w:t>
            </w:r>
            <w:r>
              <w:rPr>
                <w:szCs w:val="22"/>
              </w:rPr>
              <w:t>е заполнется для л/с с кодом 71</w:t>
            </w:r>
            <w:r w:rsidRPr="00796B5F">
              <w:rPr>
                <w:szCs w:val="22"/>
              </w:rPr>
              <w:t>.</w:t>
            </w:r>
          </w:p>
          <w:p w14:paraId="60E78B2F" w14:textId="1123F310" w:rsidR="008B241B" w:rsidRPr="00C90485" w:rsidRDefault="008B241B" w:rsidP="008B241B">
            <w:pPr>
              <w:pStyle w:val="GOSTTablenorm"/>
              <w:rPr>
                <w:szCs w:val="22"/>
              </w:rPr>
            </w:pPr>
            <w:r w:rsidRPr="00796B5F">
              <w:rPr>
                <w:szCs w:val="22"/>
              </w:rPr>
              <w:t xml:space="preserve">Указываетя </w:t>
            </w:r>
            <w:r w:rsidRPr="00C21EE2">
              <w:rPr>
                <w:szCs w:val="22"/>
              </w:rPr>
              <w:t xml:space="preserve">код субсидии (цели, целевых средств) для отражения на ЛС получателя </w:t>
            </w:r>
            <w:r>
              <w:rPr>
                <w:szCs w:val="22"/>
              </w:rPr>
              <w:t xml:space="preserve">с кодом 41 </w:t>
            </w:r>
            <w:r w:rsidRPr="00C21EE2">
              <w:rPr>
                <w:szCs w:val="22"/>
              </w:rPr>
              <w:t>(при наличии)</w:t>
            </w:r>
          </w:p>
        </w:tc>
      </w:tr>
      <w:tr w:rsidR="008B241B" w:rsidRPr="009E4B64" w14:paraId="431A3171" w14:textId="77777777" w:rsidTr="00F77A31">
        <w:tc>
          <w:tcPr>
            <w:tcW w:w="1100" w:type="pct"/>
          </w:tcPr>
          <w:p w14:paraId="0D8742D4" w14:textId="4E9AB344" w:rsidR="008B241B" w:rsidRPr="00C90485" w:rsidRDefault="008B241B" w:rsidP="008B241B">
            <w:pPr>
              <w:pStyle w:val="GOSTTablenorm"/>
              <w:rPr>
                <w:szCs w:val="22"/>
              </w:rPr>
            </w:pPr>
            <w:r w:rsidRPr="00796B5F">
              <w:rPr>
                <w:szCs w:val="22"/>
              </w:rPr>
              <w:t>Сумма в валюте заявки</w:t>
            </w:r>
          </w:p>
        </w:tc>
        <w:tc>
          <w:tcPr>
            <w:tcW w:w="750" w:type="pct"/>
          </w:tcPr>
          <w:p w14:paraId="191B83D7" w14:textId="2D902EEF" w:rsidR="008B241B" w:rsidRPr="00C90485" w:rsidRDefault="008B241B" w:rsidP="008B241B">
            <w:pPr>
              <w:pStyle w:val="GOSTTablenorm"/>
            </w:pPr>
            <w:r w:rsidRPr="00536770">
              <w:rPr>
                <w:b/>
              </w:rPr>
              <w:t>FS_ANALYTACCINDD092_LIST:</w:t>
            </w:r>
            <w:r w:rsidRPr="00796B5F">
              <w:t>SUMMA</w:t>
            </w:r>
          </w:p>
        </w:tc>
        <w:tc>
          <w:tcPr>
            <w:tcW w:w="519" w:type="pct"/>
          </w:tcPr>
          <w:p w14:paraId="4F9D8F81" w14:textId="12A1016E" w:rsidR="008B241B" w:rsidRPr="00C90485" w:rsidRDefault="008B241B" w:rsidP="008B241B">
            <w:pPr>
              <w:pStyle w:val="GOSTTablenorm"/>
              <w:rPr>
                <w:bCs/>
                <w:szCs w:val="22"/>
              </w:rPr>
            </w:pPr>
            <w:r>
              <w:t>Сумма</w:t>
            </w:r>
          </w:p>
        </w:tc>
        <w:tc>
          <w:tcPr>
            <w:tcW w:w="312" w:type="pct"/>
          </w:tcPr>
          <w:p w14:paraId="6A97397D" w14:textId="412A8FC1" w:rsidR="008B241B" w:rsidRDefault="008B241B" w:rsidP="008B241B">
            <w:pPr>
              <w:pStyle w:val="GOSTTablenorm"/>
              <w:rPr>
                <w:szCs w:val="22"/>
              </w:rPr>
            </w:pPr>
            <w:r w:rsidRPr="00796B5F">
              <w:rPr>
                <w:szCs w:val="22"/>
              </w:rPr>
              <w:t>Да</w:t>
            </w:r>
          </w:p>
        </w:tc>
        <w:tc>
          <w:tcPr>
            <w:tcW w:w="312" w:type="pct"/>
          </w:tcPr>
          <w:p w14:paraId="46856F0A" w14:textId="78918C62" w:rsidR="008B241B" w:rsidRDefault="008B241B" w:rsidP="008B241B">
            <w:pPr>
              <w:pStyle w:val="GOSTTablenorm"/>
            </w:pPr>
          </w:p>
        </w:tc>
        <w:tc>
          <w:tcPr>
            <w:tcW w:w="2007" w:type="pct"/>
          </w:tcPr>
          <w:p w14:paraId="0801AB6D" w14:textId="74257FF3" w:rsidR="008B241B" w:rsidRPr="00C90485" w:rsidRDefault="008B241B" w:rsidP="008B241B">
            <w:pPr>
              <w:pStyle w:val="GOSTTablenorm"/>
              <w:rPr>
                <w:szCs w:val="22"/>
              </w:rPr>
            </w:pPr>
            <w:r w:rsidRPr="00796B5F">
              <w:rPr>
                <w:szCs w:val="22"/>
              </w:rPr>
              <w:t>Указывается сумма по строке, с точностью 2 знака после запятой</w:t>
            </w:r>
          </w:p>
        </w:tc>
      </w:tr>
      <w:tr w:rsidR="008B241B" w:rsidRPr="009E4B64" w14:paraId="496DD370" w14:textId="77777777" w:rsidTr="00F77A31">
        <w:tc>
          <w:tcPr>
            <w:tcW w:w="1100" w:type="pct"/>
          </w:tcPr>
          <w:p w14:paraId="035B65C0" w14:textId="618ED31F" w:rsidR="008B241B" w:rsidRPr="00796B5F" w:rsidRDefault="008B241B" w:rsidP="008B241B">
            <w:pPr>
              <w:pStyle w:val="GOSTTablenorm"/>
              <w:rPr>
                <w:szCs w:val="22"/>
              </w:rPr>
            </w:pPr>
            <w:r w:rsidRPr="00796B5F">
              <w:rPr>
                <w:szCs w:val="22"/>
              </w:rPr>
              <w:t>Дата отражения на НВС</w:t>
            </w:r>
          </w:p>
        </w:tc>
        <w:tc>
          <w:tcPr>
            <w:tcW w:w="750" w:type="pct"/>
          </w:tcPr>
          <w:p w14:paraId="645B24D4" w14:textId="4FCE2216" w:rsidR="008B241B" w:rsidRPr="00C90485" w:rsidRDefault="008B241B" w:rsidP="008B241B">
            <w:pPr>
              <w:pStyle w:val="GOSTTablenorm"/>
            </w:pPr>
            <w:r w:rsidRPr="00796B5F">
              <w:t>ADI_DATEREGNVS</w:t>
            </w:r>
          </w:p>
        </w:tc>
        <w:tc>
          <w:tcPr>
            <w:tcW w:w="519" w:type="pct"/>
          </w:tcPr>
          <w:p w14:paraId="17A0CE0E" w14:textId="1DBC71CC" w:rsidR="008B241B" w:rsidRPr="00C90485" w:rsidRDefault="008B241B" w:rsidP="008B241B">
            <w:pPr>
              <w:pStyle w:val="GOSTTablenorm"/>
              <w:rPr>
                <w:bCs/>
                <w:szCs w:val="22"/>
              </w:rPr>
            </w:pPr>
            <w:r w:rsidRPr="00796B5F">
              <w:rPr>
                <w:bCs/>
                <w:szCs w:val="22"/>
              </w:rPr>
              <w:t>Дата</w:t>
            </w:r>
          </w:p>
        </w:tc>
        <w:tc>
          <w:tcPr>
            <w:tcW w:w="312" w:type="pct"/>
          </w:tcPr>
          <w:p w14:paraId="0F0DBE4A" w14:textId="57DD6D55" w:rsidR="008B241B" w:rsidRDefault="008B241B" w:rsidP="008B241B">
            <w:pPr>
              <w:pStyle w:val="GOSTTablenorm"/>
              <w:rPr>
                <w:szCs w:val="22"/>
              </w:rPr>
            </w:pPr>
            <w:r>
              <w:rPr>
                <w:szCs w:val="22"/>
              </w:rPr>
              <w:t>Нет</w:t>
            </w:r>
          </w:p>
        </w:tc>
        <w:tc>
          <w:tcPr>
            <w:tcW w:w="312" w:type="pct"/>
          </w:tcPr>
          <w:p w14:paraId="1D49D023" w14:textId="14641006" w:rsidR="008B241B" w:rsidRDefault="008B241B" w:rsidP="008B241B">
            <w:pPr>
              <w:pStyle w:val="GOSTTablenorm"/>
            </w:pPr>
          </w:p>
        </w:tc>
        <w:tc>
          <w:tcPr>
            <w:tcW w:w="2007" w:type="pct"/>
          </w:tcPr>
          <w:p w14:paraId="33C28B7C" w14:textId="7D463645" w:rsidR="008B241B" w:rsidRPr="00C90485" w:rsidRDefault="008B241B" w:rsidP="008B241B">
            <w:pPr>
              <w:pStyle w:val="GOSTTablenorm"/>
              <w:rPr>
                <w:szCs w:val="22"/>
              </w:rPr>
            </w:pPr>
            <w:r w:rsidRPr="00796B5F">
              <w:rPr>
                <w:szCs w:val="22"/>
              </w:rPr>
              <w:t>Указывается дата отражения на НВС по результатам регистрации п/п с типом «Неклассифицированное поступление»</w:t>
            </w:r>
          </w:p>
        </w:tc>
      </w:tr>
      <w:tr w:rsidR="008B241B" w:rsidRPr="000C6E26" w14:paraId="2C542D2A" w14:textId="77777777" w:rsidTr="00F77A31">
        <w:tc>
          <w:tcPr>
            <w:tcW w:w="1100" w:type="pct"/>
          </w:tcPr>
          <w:p w14:paraId="0C3929DD" w14:textId="7EE5C03D" w:rsidR="008B241B" w:rsidRPr="000C6E26" w:rsidRDefault="008B241B" w:rsidP="008B241B">
            <w:pPr>
              <w:pStyle w:val="GOSTTablenorm"/>
              <w:rPr>
                <w:b/>
                <w:szCs w:val="22"/>
              </w:rPr>
            </w:pPr>
            <w:r w:rsidRPr="000C6E26">
              <w:rPr>
                <w:b/>
                <w:szCs w:val="22"/>
              </w:rPr>
              <w:t>Возврат КОО</w:t>
            </w:r>
          </w:p>
        </w:tc>
        <w:tc>
          <w:tcPr>
            <w:tcW w:w="750" w:type="pct"/>
          </w:tcPr>
          <w:p w14:paraId="0807AE26" w14:textId="63889FC2" w:rsidR="008B241B" w:rsidRPr="000C6E26" w:rsidRDefault="008B241B" w:rsidP="008B241B">
            <w:pPr>
              <w:pStyle w:val="GOSTTablenorm"/>
              <w:rPr>
                <w:b/>
                <w:lang w:val="en-US"/>
              </w:rPr>
            </w:pPr>
            <w:r w:rsidRPr="000C6E26">
              <w:rPr>
                <w:b/>
                <w:lang w:val="en-US"/>
              </w:rPr>
              <w:t>FS_KOO_TSE_RETKOO_D092_LIST</w:t>
            </w:r>
          </w:p>
        </w:tc>
        <w:tc>
          <w:tcPr>
            <w:tcW w:w="519" w:type="pct"/>
          </w:tcPr>
          <w:p w14:paraId="29B09763" w14:textId="2BF18FBF" w:rsidR="008B241B" w:rsidRPr="000C6E26" w:rsidRDefault="008B241B" w:rsidP="008B241B">
            <w:pPr>
              <w:pStyle w:val="GOSTTablenorm"/>
              <w:rPr>
                <w:b/>
                <w:bCs/>
                <w:szCs w:val="22"/>
                <w:lang w:val="en-US"/>
              </w:rPr>
            </w:pPr>
            <w:r w:rsidRPr="000C6E26">
              <w:rPr>
                <w:b/>
                <w:bCs/>
                <w:szCs w:val="22"/>
                <w:lang w:val="en-US"/>
              </w:rPr>
              <w:t>Массив</w:t>
            </w:r>
          </w:p>
        </w:tc>
        <w:tc>
          <w:tcPr>
            <w:tcW w:w="312" w:type="pct"/>
          </w:tcPr>
          <w:p w14:paraId="76AC718D" w14:textId="1644DEF0" w:rsidR="008B241B" w:rsidRPr="000C6E26" w:rsidRDefault="008B241B" w:rsidP="008B241B">
            <w:pPr>
              <w:pStyle w:val="GOSTTablenorm"/>
              <w:rPr>
                <w:b/>
                <w:szCs w:val="22"/>
                <w:lang w:val="en-US"/>
              </w:rPr>
            </w:pPr>
            <w:r w:rsidRPr="000C6E26">
              <w:rPr>
                <w:b/>
                <w:szCs w:val="22"/>
              </w:rPr>
              <w:t>Нет</w:t>
            </w:r>
          </w:p>
        </w:tc>
        <w:tc>
          <w:tcPr>
            <w:tcW w:w="312" w:type="pct"/>
          </w:tcPr>
          <w:p w14:paraId="508D1E17" w14:textId="6D41D474" w:rsidR="008B241B" w:rsidRPr="000C6E26" w:rsidRDefault="008B241B" w:rsidP="008B241B">
            <w:pPr>
              <w:pStyle w:val="GOSTTablenorm"/>
              <w:rPr>
                <w:b/>
              </w:rPr>
            </w:pPr>
            <w:r w:rsidRPr="000C6E26">
              <w:rPr>
                <w:b/>
              </w:rPr>
              <w:t>-</w:t>
            </w:r>
          </w:p>
        </w:tc>
        <w:tc>
          <w:tcPr>
            <w:tcW w:w="2007" w:type="pct"/>
          </w:tcPr>
          <w:p w14:paraId="50C83989" w14:textId="7A5679D1" w:rsidR="008B241B" w:rsidRPr="000C6E26" w:rsidRDefault="008B241B" w:rsidP="008B241B">
            <w:pPr>
              <w:pStyle w:val="GOSTTablenorm"/>
              <w:rPr>
                <w:b/>
                <w:szCs w:val="22"/>
              </w:rPr>
            </w:pPr>
            <w:r w:rsidRPr="000C6E26">
              <w:rPr>
                <w:b/>
                <w:szCs w:val="22"/>
              </w:rPr>
              <w:t xml:space="preserve">Заполняются только, если </w:t>
            </w:r>
            <w:r>
              <w:rPr>
                <w:b/>
                <w:szCs w:val="22"/>
              </w:rPr>
              <w:t xml:space="preserve">номер л/с получателя с кодом 71% и </w:t>
            </w:r>
            <w:r w:rsidRPr="000C6E26">
              <w:rPr>
                <w:b/>
                <w:szCs w:val="22"/>
              </w:rPr>
              <w:t>«Тип поступления» равен «Восстановление кассового расхода»</w:t>
            </w:r>
          </w:p>
        </w:tc>
      </w:tr>
      <w:tr w:rsidR="008B241B" w:rsidRPr="00C81328" w14:paraId="086810BE" w14:textId="77777777" w:rsidTr="00F77A31">
        <w:tc>
          <w:tcPr>
            <w:tcW w:w="1100" w:type="pct"/>
          </w:tcPr>
          <w:p w14:paraId="50E7FBB2" w14:textId="29C03AFB" w:rsidR="008B241B" w:rsidRPr="000C6E26" w:rsidRDefault="008B241B" w:rsidP="008B241B">
            <w:pPr>
              <w:pStyle w:val="GOSTTablenorm"/>
              <w:rPr>
                <w:b/>
                <w:szCs w:val="22"/>
              </w:rPr>
            </w:pPr>
            <w:r w:rsidRPr="008848A0">
              <w:rPr>
                <w:szCs w:val="22"/>
              </w:rPr>
              <w:t>Идентификатор строки получателя</w:t>
            </w:r>
          </w:p>
        </w:tc>
        <w:tc>
          <w:tcPr>
            <w:tcW w:w="750" w:type="pct"/>
          </w:tcPr>
          <w:p w14:paraId="6EAFB474" w14:textId="518A83FA" w:rsidR="008B241B" w:rsidRPr="000C6E26" w:rsidRDefault="008B241B" w:rsidP="008B241B">
            <w:pPr>
              <w:pStyle w:val="GOSTTablenorm"/>
              <w:rPr>
                <w:b/>
                <w:lang w:val="en-US"/>
              </w:rPr>
            </w:pPr>
            <w:r w:rsidRPr="00AB41A7">
              <w:rPr>
                <w:b/>
                <w:lang w:val="en-US"/>
              </w:rPr>
              <w:t>FS_KOO_TSE_RETKOO_D092_LIST:</w:t>
            </w:r>
            <w:r>
              <w:rPr>
                <w:lang w:val="en-US"/>
              </w:rPr>
              <w:t xml:space="preserve"> id</w:t>
            </w:r>
          </w:p>
        </w:tc>
        <w:tc>
          <w:tcPr>
            <w:tcW w:w="519" w:type="pct"/>
          </w:tcPr>
          <w:p w14:paraId="65AAA958" w14:textId="4D22ED2B" w:rsidR="008B241B" w:rsidRPr="000C6E26" w:rsidRDefault="008B241B" w:rsidP="008B241B">
            <w:pPr>
              <w:pStyle w:val="GOSTTablenorm"/>
              <w:rPr>
                <w:b/>
                <w:bCs/>
                <w:szCs w:val="22"/>
                <w:lang w:val="en-US"/>
              </w:rPr>
            </w:pPr>
            <w:r>
              <w:t>Число</w:t>
            </w:r>
          </w:p>
        </w:tc>
        <w:tc>
          <w:tcPr>
            <w:tcW w:w="312" w:type="pct"/>
          </w:tcPr>
          <w:p w14:paraId="5F2F81B0" w14:textId="3FEAAF31" w:rsidR="008B241B" w:rsidRPr="00C81328" w:rsidRDefault="008B241B" w:rsidP="008B241B">
            <w:pPr>
              <w:pStyle w:val="GOSTTablenorm"/>
              <w:ind w:left="0"/>
              <w:rPr>
                <w:b/>
                <w:szCs w:val="22"/>
                <w:lang w:val="en-US"/>
              </w:rPr>
            </w:pPr>
            <w:r>
              <w:rPr>
                <w:szCs w:val="22"/>
              </w:rPr>
              <w:t>Нет</w:t>
            </w:r>
          </w:p>
        </w:tc>
        <w:tc>
          <w:tcPr>
            <w:tcW w:w="312" w:type="pct"/>
          </w:tcPr>
          <w:p w14:paraId="3C8F2C48" w14:textId="7D295B9E" w:rsidR="008B241B" w:rsidRPr="00C81328" w:rsidRDefault="008B241B" w:rsidP="008B241B">
            <w:pPr>
              <w:pStyle w:val="GOSTTablenorm"/>
              <w:rPr>
                <w:b/>
                <w:lang w:val="en-US"/>
              </w:rPr>
            </w:pPr>
            <w:r>
              <w:t>&lt;=20</w:t>
            </w:r>
          </w:p>
        </w:tc>
        <w:tc>
          <w:tcPr>
            <w:tcW w:w="2007" w:type="pct"/>
          </w:tcPr>
          <w:p w14:paraId="5BA29CD9" w14:textId="2567FD3E" w:rsidR="008B241B" w:rsidRPr="00C81328" w:rsidRDefault="008B241B" w:rsidP="008B241B">
            <w:pPr>
              <w:pStyle w:val="GOSTTablenorm"/>
              <w:rPr>
                <w:b/>
                <w:szCs w:val="22"/>
                <w:lang w:val="en-US"/>
              </w:rPr>
            </w:pPr>
            <w:r w:rsidRPr="008848A0">
              <w:t>Указывается технический идентификатор строки</w:t>
            </w:r>
          </w:p>
        </w:tc>
      </w:tr>
      <w:tr w:rsidR="008B241B" w:rsidRPr="000C6E26" w14:paraId="6B238678" w14:textId="77777777" w:rsidTr="00F77A31">
        <w:tc>
          <w:tcPr>
            <w:tcW w:w="1100" w:type="pct"/>
          </w:tcPr>
          <w:p w14:paraId="3AB9737A" w14:textId="101FD2EE" w:rsidR="008B241B" w:rsidRPr="000C6E26" w:rsidRDefault="008B241B" w:rsidP="008B241B">
            <w:pPr>
              <w:pStyle w:val="GOSTTablenorm"/>
              <w:rPr>
                <w:szCs w:val="22"/>
              </w:rPr>
            </w:pPr>
            <w:r>
              <w:rPr>
                <w:szCs w:val="22"/>
              </w:rPr>
              <w:t>Номер КОО</w:t>
            </w:r>
          </w:p>
        </w:tc>
        <w:tc>
          <w:tcPr>
            <w:tcW w:w="750" w:type="pct"/>
          </w:tcPr>
          <w:p w14:paraId="778FE410" w14:textId="39E1FC13" w:rsidR="008B241B" w:rsidRPr="000C6E26" w:rsidRDefault="008B241B" w:rsidP="008B241B">
            <w:pPr>
              <w:pStyle w:val="GOSTTablenorm"/>
              <w:rPr>
                <w:lang w:val="en-US"/>
              </w:rPr>
            </w:pPr>
            <w:r w:rsidRPr="00AB41A7">
              <w:rPr>
                <w:b/>
                <w:lang w:val="en-US"/>
              </w:rPr>
              <w:t>FS_KOO_TSE_RETKOO_D092_LIST:</w:t>
            </w:r>
            <w:r w:rsidRPr="000C6E26">
              <w:rPr>
                <w:lang w:val="en-US"/>
              </w:rPr>
              <w:t>NUMKOO</w:t>
            </w:r>
          </w:p>
        </w:tc>
        <w:tc>
          <w:tcPr>
            <w:tcW w:w="519" w:type="pct"/>
          </w:tcPr>
          <w:p w14:paraId="662D245C" w14:textId="7B36A96A" w:rsidR="008B241B" w:rsidRPr="000C6E26" w:rsidRDefault="008B241B" w:rsidP="008B241B">
            <w:pPr>
              <w:pStyle w:val="GOSTTablenorm"/>
              <w:rPr>
                <w:bCs/>
                <w:szCs w:val="22"/>
                <w:lang w:val="en-US"/>
              </w:rPr>
            </w:pPr>
            <w:r w:rsidRPr="00C90485">
              <w:rPr>
                <w:bCs/>
                <w:szCs w:val="22"/>
              </w:rPr>
              <w:t>Строка</w:t>
            </w:r>
          </w:p>
        </w:tc>
        <w:tc>
          <w:tcPr>
            <w:tcW w:w="312" w:type="pct"/>
          </w:tcPr>
          <w:p w14:paraId="6CD8C2A6" w14:textId="63B40EE9" w:rsidR="008B241B" w:rsidRPr="000C6E26" w:rsidRDefault="008B241B" w:rsidP="008B241B">
            <w:pPr>
              <w:pStyle w:val="GOSTTablenorm"/>
              <w:rPr>
                <w:szCs w:val="22"/>
                <w:lang w:val="en-US"/>
              </w:rPr>
            </w:pPr>
            <w:r>
              <w:rPr>
                <w:szCs w:val="22"/>
              </w:rPr>
              <w:t>Нет</w:t>
            </w:r>
          </w:p>
        </w:tc>
        <w:tc>
          <w:tcPr>
            <w:tcW w:w="312" w:type="pct"/>
          </w:tcPr>
          <w:p w14:paraId="52B0435A" w14:textId="3B4C53A3" w:rsidR="008B241B" w:rsidRPr="000C6E26" w:rsidRDefault="008B241B" w:rsidP="008B241B">
            <w:pPr>
              <w:pStyle w:val="GOSTTablenorm"/>
              <w:rPr>
                <w:lang w:val="en-US"/>
              </w:rPr>
            </w:pPr>
            <w:r>
              <w:t>&lt;=50</w:t>
            </w:r>
          </w:p>
        </w:tc>
        <w:tc>
          <w:tcPr>
            <w:tcW w:w="2007" w:type="pct"/>
          </w:tcPr>
          <w:p w14:paraId="4F14C702" w14:textId="70AEAA28" w:rsidR="008B241B" w:rsidRPr="000C6E26" w:rsidRDefault="008B241B" w:rsidP="008B241B">
            <w:pPr>
              <w:pStyle w:val="GOSTTablenorm"/>
              <w:rPr>
                <w:szCs w:val="22"/>
                <w:lang w:val="en-US"/>
              </w:rPr>
            </w:pPr>
            <w:r w:rsidRPr="000C6E26">
              <w:rPr>
                <w:szCs w:val="22"/>
                <w:lang w:val="en-US"/>
              </w:rPr>
              <w:t>Указывается номер КОО</w:t>
            </w:r>
          </w:p>
        </w:tc>
      </w:tr>
      <w:tr w:rsidR="008B241B" w:rsidRPr="000C6E26" w14:paraId="3DAAE363" w14:textId="77777777" w:rsidTr="00F77A31">
        <w:tc>
          <w:tcPr>
            <w:tcW w:w="1100" w:type="pct"/>
          </w:tcPr>
          <w:p w14:paraId="3BFB01F9" w14:textId="5FF6A821" w:rsidR="008B241B" w:rsidRPr="00960FE7" w:rsidRDefault="008B241B" w:rsidP="008B241B">
            <w:pPr>
              <w:pStyle w:val="GOSTTablenorm"/>
              <w:rPr>
                <w:szCs w:val="22"/>
              </w:rPr>
            </w:pPr>
            <w:r w:rsidRPr="00960FE7">
              <w:rPr>
                <w:szCs w:val="22"/>
              </w:rPr>
              <w:t>GUID КОО</w:t>
            </w:r>
          </w:p>
        </w:tc>
        <w:tc>
          <w:tcPr>
            <w:tcW w:w="750" w:type="pct"/>
          </w:tcPr>
          <w:p w14:paraId="27878593" w14:textId="088D9035" w:rsidR="008B241B" w:rsidRPr="00960FE7" w:rsidRDefault="008B241B" w:rsidP="008B241B">
            <w:pPr>
              <w:pStyle w:val="GOSTTablenorm"/>
              <w:rPr>
                <w:lang w:val="en-US"/>
              </w:rPr>
            </w:pPr>
            <w:r w:rsidRPr="00960FE7">
              <w:rPr>
                <w:b/>
                <w:lang w:val="en-US"/>
              </w:rPr>
              <w:t>FS_KOO_TSE_RETKOO_D092_LIST:</w:t>
            </w:r>
            <w:r w:rsidRPr="00960FE7">
              <w:rPr>
                <w:lang w:val="en-US"/>
              </w:rPr>
              <w:t>GUIDKOO</w:t>
            </w:r>
          </w:p>
        </w:tc>
        <w:tc>
          <w:tcPr>
            <w:tcW w:w="519" w:type="pct"/>
          </w:tcPr>
          <w:p w14:paraId="151C2342" w14:textId="3EEE209F" w:rsidR="008B241B" w:rsidRPr="00960FE7" w:rsidRDefault="008B241B" w:rsidP="008B241B">
            <w:pPr>
              <w:pStyle w:val="GOSTTablenorm"/>
              <w:rPr>
                <w:bCs/>
                <w:szCs w:val="22"/>
              </w:rPr>
            </w:pPr>
            <w:r w:rsidRPr="00960FE7">
              <w:rPr>
                <w:szCs w:val="22"/>
              </w:rPr>
              <w:t>GUID</w:t>
            </w:r>
          </w:p>
        </w:tc>
        <w:tc>
          <w:tcPr>
            <w:tcW w:w="312" w:type="pct"/>
          </w:tcPr>
          <w:p w14:paraId="7381600F" w14:textId="13149EED" w:rsidR="008B241B" w:rsidRPr="00960FE7" w:rsidRDefault="008B241B" w:rsidP="008B241B">
            <w:pPr>
              <w:pStyle w:val="GOSTTablenorm"/>
              <w:rPr>
                <w:szCs w:val="22"/>
              </w:rPr>
            </w:pPr>
            <w:r w:rsidRPr="00960FE7">
              <w:rPr>
                <w:szCs w:val="22"/>
              </w:rPr>
              <w:t>Нет</w:t>
            </w:r>
          </w:p>
        </w:tc>
        <w:tc>
          <w:tcPr>
            <w:tcW w:w="312" w:type="pct"/>
          </w:tcPr>
          <w:p w14:paraId="454F0B6C" w14:textId="11867845" w:rsidR="008B241B" w:rsidRPr="00960FE7" w:rsidRDefault="008B241B" w:rsidP="008B241B">
            <w:pPr>
              <w:pStyle w:val="GOSTTablenorm"/>
            </w:pPr>
            <w:r w:rsidRPr="00960FE7">
              <w:t>=36</w:t>
            </w:r>
          </w:p>
        </w:tc>
        <w:tc>
          <w:tcPr>
            <w:tcW w:w="2007" w:type="pct"/>
          </w:tcPr>
          <w:p w14:paraId="3D7BBCEE" w14:textId="77777777" w:rsidR="008B241B" w:rsidRPr="00960FE7" w:rsidRDefault="008B241B" w:rsidP="008B241B">
            <w:pPr>
              <w:pStyle w:val="GOSTTablenorm"/>
              <w:rPr>
                <w:szCs w:val="22"/>
              </w:rPr>
            </w:pPr>
            <w:r w:rsidRPr="00960FE7">
              <w:rPr>
                <w:szCs w:val="22"/>
              </w:rPr>
              <w:t>Указывается уникальный идентификатор КОО, по которому осуществляется операция.</w:t>
            </w:r>
          </w:p>
          <w:p w14:paraId="0475FE56" w14:textId="12ADED93" w:rsidR="008B241B" w:rsidRPr="00DE55CC" w:rsidRDefault="008B241B" w:rsidP="008B241B">
            <w:pPr>
              <w:pStyle w:val="GOSTTablenorm"/>
              <w:rPr>
                <w:szCs w:val="22"/>
              </w:rPr>
            </w:pPr>
            <w:r w:rsidRPr="00960FE7">
              <w:rPr>
                <w:szCs w:val="22"/>
              </w:rPr>
              <w:t>Обязателен для заполнения, если заполнен параметр «Номер КОО» (</w:t>
            </w:r>
            <w:r w:rsidRPr="00960FE7">
              <w:rPr>
                <w:szCs w:val="22"/>
                <w:lang w:val="en-US"/>
              </w:rPr>
              <w:t>FS</w:t>
            </w:r>
            <w:r w:rsidRPr="00960FE7">
              <w:rPr>
                <w:szCs w:val="22"/>
              </w:rPr>
              <w:t>_</w:t>
            </w:r>
            <w:r w:rsidRPr="00960FE7">
              <w:rPr>
                <w:szCs w:val="22"/>
                <w:lang w:val="en-US"/>
              </w:rPr>
              <w:t>KOO</w:t>
            </w:r>
            <w:r w:rsidRPr="00960FE7">
              <w:rPr>
                <w:szCs w:val="22"/>
              </w:rPr>
              <w:t>_</w:t>
            </w:r>
            <w:r w:rsidRPr="00960FE7">
              <w:rPr>
                <w:szCs w:val="22"/>
                <w:lang w:val="en-US"/>
              </w:rPr>
              <w:t>TSE</w:t>
            </w:r>
            <w:r w:rsidRPr="00960FE7">
              <w:rPr>
                <w:szCs w:val="22"/>
              </w:rPr>
              <w:t>_</w:t>
            </w:r>
            <w:r w:rsidRPr="00960FE7">
              <w:rPr>
                <w:szCs w:val="22"/>
                <w:lang w:val="en-US"/>
              </w:rPr>
              <w:t>RETKOO</w:t>
            </w:r>
            <w:r w:rsidRPr="00960FE7">
              <w:rPr>
                <w:szCs w:val="22"/>
              </w:rPr>
              <w:t>_</w:t>
            </w:r>
            <w:r w:rsidRPr="00960FE7">
              <w:rPr>
                <w:szCs w:val="22"/>
                <w:lang w:val="en-US"/>
              </w:rPr>
              <w:t>D</w:t>
            </w:r>
            <w:r w:rsidRPr="00960FE7">
              <w:rPr>
                <w:szCs w:val="22"/>
              </w:rPr>
              <w:t>092_</w:t>
            </w:r>
            <w:r w:rsidRPr="00960FE7">
              <w:rPr>
                <w:szCs w:val="22"/>
                <w:lang w:val="en-US"/>
              </w:rPr>
              <w:t>LIST</w:t>
            </w:r>
            <w:r w:rsidRPr="00960FE7">
              <w:rPr>
                <w:szCs w:val="22"/>
              </w:rPr>
              <w:t>:</w:t>
            </w:r>
            <w:r w:rsidRPr="00960FE7">
              <w:rPr>
                <w:szCs w:val="22"/>
                <w:lang w:val="en-US"/>
              </w:rPr>
              <w:t>NUMKOO</w:t>
            </w:r>
            <w:r w:rsidRPr="00960FE7">
              <w:rPr>
                <w:szCs w:val="22"/>
              </w:rPr>
              <w:t>)</w:t>
            </w:r>
          </w:p>
        </w:tc>
      </w:tr>
      <w:tr w:rsidR="008B241B" w:rsidRPr="00960FE7" w14:paraId="7F73D348" w14:textId="77777777" w:rsidTr="00F77A31">
        <w:tc>
          <w:tcPr>
            <w:tcW w:w="1100" w:type="pct"/>
          </w:tcPr>
          <w:p w14:paraId="6C45A028" w14:textId="5F16D82C" w:rsidR="008B241B" w:rsidRPr="00960FE7" w:rsidRDefault="008B241B" w:rsidP="008B241B">
            <w:pPr>
              <w:pStyle w:val="GOSTTablenorm"/>
              <w:rPr>
                <w:b/>
                <w:szCs w:val="22"/>
                <w:highlight w:val="green"/>
              </w:rPr>
            </w:pPr>
            <w:commentRangeStart w:id="1255"/>
            <w:r w:rsidRPr="00960FE7">
              <w:rPr>
                <w:b/>
                <w:szCs w:val="22"/>
                <w:highlight w:val="green"/>
              </w:rPr>
              <w:t>Аналитические показатели учета при ДВС</w:t>
            </w:r>
            <w:commentRangeEnd w:id="1255"/>
            <w:r w:rsidRPr="00960FE7">
              <w:rPr>
                <w:rStyle w:val="afff4"/>
                <w:highlight w:val="green"/>
              </w:rPr>
              <w:commentReference w:id="1255"/>
            </w:r>
          </w:p>
        </w:tc>
        <w:tc>
          <w:tcPr>
            <w:tcW w:w="750" w:type="pct"/>
          </w:tcPr>
          <w:p w14:paraId="461E1C56" w14:textId="0EC19EB3" w:rsidR="008B241B" w:rsidRPr="00357D9A" w:rsidRDefault="008B241B" w:rsidP="008B241B">
            <w:pPr>
              <w:pStyle w:val="GOSTTablenorm"/>
              <w:rPr>
                <w:bCs/>
                <w:highlight w:val="green"/>
              </w:rPr>
            </w:pPr>
            <w:r w:rsidRPr="00357D9A">
              <w:rPr>
                <w:b/>
              </w:rPr>
              <w:t>FS_DVSANALYTACCINDD092_LIST</w:t>
            </w:r>
          </w:p>
        </w:tc>
        <w:tc>
          <w:tcPr>
            <w:tcW w:w="519" w:type="pct"/>
          </w:tcPr>
          <w:p w14:paraId="0C31E830" w14:textId="00B1F318" w:rsidR="008B241B" w:rsidRPr="00960FE7" w:rsidRDefault="008B241B" w:rsidP="008B241B">
            <w:pPr>
              <w:pStyle w:val="GOSTTablenorm"/>
              <w:rPr>
                <w:szCs w:val="22"/>
                <w:highlight w:val="green"/>
              </w:rPr>
            </w:pPr>
            <w:r w:rsidRPr="00960FE7">
              <w:rPr>
                <w:b/>
                <w:bCs/>
                <w:szCs w:val="22"/>
                <w:highlight w:val="green"/>
                <w:lang w:val="en-US"/>
              </w:rPr>
              <w:t>Массив</w:t>
            </w:r>
          </w:p>
        </w:tc>
        <w:tc>
          <w:tcPr>
            <w:tcW w:w="312" w:type="pct"/>
          </w:tcPr>
          <w:p w14:paraId="71A51DDA" w14:textId="551905CC" w:rsidR="008B241B" w:rsidRPr="00960FE7" w:rsidRDefault="008B241B" w:rsidP="008B241B">
            <w:pPr>
              <w:pStyle w:val="GOSTTablenorm"/>
              <w:rPr>
                <w:szCs w:val="22"/>
                <w:highlight w:val="green"/>
              </w:rPr>
            </w:pPr>
            <w:r w:rsidRPr="00960FE7">
              <w:rPr>
                <w:b/>
                <w:szCs w:val="22"/>
                <w:highlight w:val="green"/>
              </w:rPr>
              <w:t>Нет</w:t>
            </w:r>
          </w:p>
        </w:tc>
        <w:tc>
          <w:tcPr>
            <w:tcW w:w="312" w:type="pct"/>
          </w:tcPr>
          <w:p w14:paraId="667718AC" w14:textId="564DD253" w:rsidR="008B241B" w:rsidRPr="00960FE7" w:rsidRDefault="008B241B" w:rsidP="008B241B">
            <w:pPr>
              <w:pStyle w:val="GOSTTablenorm"/>
              <w:rPr>
                <w:highlight w:val="green"/>
              </w:rPr>
            </w:pPr>
            <w:r w:rsidRPr="00960FE7">
              <w:rPr>
                <w:highlight w:val="green"/>
              </w:rPr>
              <w:t>-</w:t>
            </w:r>
          </w:p>
        </w:tc>
        <w:tc>
          <w:tcPr>
            <w:tcW w:w="2007" w:type="pct"/>
          </w:tcPr>
          <w:p w14:paraId="01FA6EA8" w14:textId="6C62779E" w:rsidR="008B241B" w:rsidRPr="00960FE7" w:rsidRDefault="008B241B" w:rsidP="008B241B">
            <w:pPr>
              <w:pStyle w:val="GOSTTablenorm"/>
              <w:rPr>
                <w:szCs w:val="22"/>
                <w:highlight w:val="green"/>
              </w:rPr>
            </w:pPr>
            <w:r w:rsidRPr="00960FE7">
              <w:rPr>
                <w:b/>
                <w:szCs w:val="22"/>
                <w:highlight w:val="green"/>
              </w:rPr>
              <w:t>Заполняются только, если реквизит «Признак ДВС для учета» заполнен значением «Да»</w:t>
            </w:r>
          </w:p>
        </w:tc>
      </w:tr>
      <w:tr w:rsidR="008B241B" w:rsidRPr="00960FE7" w14:paraId="4A349CF5" w14:textId="77777777" w:rsidTr="00F77A31">
        <w:tc>
          <w:tcPr>
            <w:tcW w:w="1100" w:type="pct"/>
          </w:tcPr>
          <w:p w14:paraId="20739BCA" w14:textId="21F2AEB9" w:rsidR="008B241B" w:rsidRPr="00960FE7" w:rsidRDefault="008B241B" w:rsidP="008B241B">
            <w:pPr>
              <w:pStyle w:val="GOSTTablenorm"/>
              <w:rPr>
                <w:b/>
                <w:szCs w:val="22"/>
                <w:highlight w:val="green"/>
              </w:rPr>
            </w:pPr>
            <w:r w:rsidRPr="00960FE7">
              <w:rPr>
                <w:szCs w:val="22"/>
                <w:highlight w:val="green"/>
              </w:rPr>
              <w:t>Идентификатор строки получателя</w:t>
            </w:r>
          </w:p>
        </w:tc>
        <w:tc>
          <w:tcPr>
            <w:tcW w:w="750" w:type="pct"/>
          </w:tcPr>
          <w:p w14:paraId="0E2C4EE8" w14:textId="3D36B805" w:rsidR="008B241B" w:rsidRPr="00357D9A" w:rsidRDefault="008B241B" w:rsidP="008B241B">
            <w:pPr>
              <w:pStyle w:val="GOSTTablenorm"/>
              <w:rPr>
                <w:bCs/>
                <w:highlight w:val="green"/>
                <w:lang w:val="en-US"/>
              </w:rPr>
            </w:pPr>
            <w:r w:rsidRPr="00357D9A">
              <w:rPr>
                <w:b/>
              </w:rPr>
              <w:t>FS_DVSANALYTACCINDD092_LIST</w:t>
            </w:r>
            <w:r>
              <w:rPr>
                <w:b/>
                <w:lang w:val="en-US"/>
              </w:rPr>
              <w:t>:</w:t>
            </w:r>
            <w:r>
              <w:rPr>
                <w:bCs/>
                <w:lang w:val="en-US"/>
              </w:rPr>
              <w:t>id</w:t>
            </w:r>
          </w:p>
        </w:tc>
        <w:tc>
          <w:tcPr>
            <w:tcW w:w="519" w:type="pct"/>
          </w:tcPr>
          <w:p w14:paraId="54DBC870" w14:textId="33300A5F" w:rsidR="008B241B" w:rsidRPr="00960FE7" w:rsidRDefault="008B241B" w:rsidP="008B241B">
            <w:pPr>
              <w:pStyle w:val="GOSTTablenorm"/>
              <w:rPr>
                <w:b/>
                <w:bCs/>
                <w:szCs w:val="22"/>
                <w:highlight w:val="green"/>
                <w:lang w:val="en-US"/>
              </w:rPr>
            </w:pPr>
            <w:r w:rsidRPr="00960FE7">
              <w:rPr>
                <w:highlight w:val="green"/>
              </w:rPr>
              <w:t>Число</w:t>
            </w:r>
          </w:p>
        </w:tc>
        <w:tc>
          <w:tcPr>
            <w:tcW w:w="312" w:type="pct"/>
          </w:tcPr>
          <w:p w14:paraId="0EA54655" w14:textId="7E8A7206" w:rsidR="008B241B" w:rsidRPr="00960FE7" w:rsidRDefault="008B241B" w:rsidP="008B241B">
            <w:pPr>
              <w:pStyle w:val="GOSTTablenorm"/>
              <w:rPr>
                <w:b/>
                <w:szCs w:val="22"/>
                <w:highlight w:val="green"/>
              </w:rPr>
            </w:pPr>
            <w:r w:rsidRPr="00960FE7">
              <w:rPr>
                <w:szCs w:val="22"/>
                <w:highlight w:val="green"/>
              </w:rPr>
              <w:t>Да</w:t>
            </w:r>
          </w:p>
        </w:tc>
        <w:tc>
          <w:tcPr>
            <w:tcW w:w="312" w:type="pct"/>
          </w:tcPr>
          <w:p w14:paraId="7587F5F4" w14:textId="495F28F3" w:rsidR="008B241B" w:rsidRPr="00960FE7" w:rsidRDefault="008B241B" w:rsidP="008B241B">
            <w:pPr>
              <w:pStyle w:val="GOSTTablenorm"/>
              <w:rPr>
                <w:highlight w:val="green"/>
              </w:rPr>
            </w:pPr>
            <w:r w:rsidRPr="00960FE7">
              <w:rPr>
                <w:highlight w:val="green"/>
              </w:rPr>
              <w:t>&lt;=20</w:t>
            </w:r>
          </w:p>
        </w:tc>
        <w:tc>
          <w:tcPr>
            <w:tcW w:w="2007" w:type="pct"/>
          </w:tcPr>
          <w:p w14:paraId="7BF391FD" w14:textId="09E1A6B9" w:rsidR="008B241B" w:rsidRPr="00960FE7" w:rsidRDefault="008B241B" w:rsidP="008B241B">
            <w:pPr>
              <w:pStyle w:val="GOSTTablenorm"/>
              <w:rPr>
                <w:b/>
                <w:szCs w:val="22"/>
                <w:highlight w:val="green"/>
              </w:rPr>
            </w:pPr>
            <w:r w:rsidRPr="00960FE7">
              <w:rPr>
                <w:highlight w:val="green"/>
              </w:rPr>
              <w:t>Указывается технический идентификатор строки</w:t>
            </w:r>
          </w:p>
        </w:tc>
      </w:tr>
      <w:tr w:rsidR="008B241B" w:rsidRPr="00960FE7" w14:paraId="0905E55D" w14:textId="77777777" w:rsidTr="00F77A31">
        <w:tc>
          <w:tcPr>
            <w:tcW w:w="1100" w:type="pct"/>
          </w:tcPr>
          <w:p w14:paraId="1A481FED" w14:textId="36F56F54" w:rsidR="008B241B" w:rsidRPr="00960FE7" w:rsidRDefault="008B241B" w:rsidP="008B241B">
            <w:pPr>
              <w:pStyle w:val="GOSTTablenorm"/>
              <w:rPr>
                <w:szCs w:val="22"/>
                <w:highlight w:val="green"/>
              </w:rPr>
            </w:pPr>
            <w:r w:rsidRPr="00960FE7">
              <w:rPr>
                <w:szCs w:val="22"/>
                <w:highlight w:val="green"/>
              </w:rPr>
              <w:t>Номер строки</w:t>
            </w:r>
          </w:p>
        </w:tc>
        <w:tc>
          <w:tcPr>
            <w:tcW w:w="750" w:type="pct"/>
          </w:tcPr>
          <w:p w14:paraId="5BFD8CC8" w14:textId="3B101B0B" w:rsidR="008B241B" w:rsidRPr="00357D9A" w:rsidRDefault="008B241B" w:rsidP="008B241B">
            <w:pPr>
              <w:pStyle w:val="GOSTTablenorm"/>
              <w:rPr>
                <w:bCs/>
                <w:highlight w:val="green"/>
                <w:lang w:val="en-US"/>
              </w:rPr>
            </w:pPr>
            <w:r w:rsidRPr="00357D9A">
              <w:rPr>
                <w:b/>
              </w:rPr>
              <w:t>FS_DVSANALYTACCINDD092_LIST</w:t>
            </w:r>
            <w:r>
              <w:rPr>
                <w:b/>
                <w:lang w:val="en-US"/>
              </w:rPr>
              <w:t xml:space="preserve">: </w:t>
            </w:r>
            <w:r w:rsidRPr="00357D9A">
              <w:rPr>
                <w:bCs/>
                <w:lang w:val="en-US"/>
              </w:rPr>
              <w:t>NUMBERROW</w:t>
            </w:r>
          </w:p>
        </w:tc>
        <w:tc>
          <w:tcPr>
            <w:tcW w:w="519" w:type="pct"/>
          </w:tcPr>
          <w:p w14:paraId="290EABA6" w14:textId="00CA3619" w:rsidR="008B241B" w:rsidRPr="00960FE7" w:rsidRDefault="008B241B" w:rsidP="008B241B">
            <w:pPr>
              <w:pStyle w:val="GOSTTablenorm"/>
              <w:rPr>
                <w:highlight w:val="green"/>
              </w:rPr>
            </w:pPr>
            <w:r w:rsidRPr="00960FE7">
              <w:rPr>
                <w:highlight w:val="green"/>
              </w:rPr>
              <w:t>Число</w:t>
            </w:r>
          </w:p>
        </w:tc>
        <w:tc>
          <w:tcPr>
            <w:tcW w:w="312" w:type="pct"/>
          </w:tcPr>
          <w:p w14:paraId="32DBD4B9" w14:textId="513DD666" w:rsidR="008B241B" w:rsidRPr="00960FE7" w:rsidRDefault="008B241B" w:rsidP="008B241B">
            <w:pPr>
              <w:pStyle w:val="GOSTTablenorm"/>
              <w:rPr>
                <w:szCs w:val="22"/>
                <w:highlight w:val="green"/>
              </w:rPr>
            </w:pPr>
            <w:r w:rsidRPr="00960FE7">
              <w:rPr>
                <w:szCs w:val="22"/>
                <w:highlight w:val="green"/>
              </w:rPr>
              <w:t>Да</w:t>
            </w:r>
          </w:p>
        </w:tc>
        <w:tc>
          <w:tcPr>
            <w:tcW w:w="312" w:type="pct"/>
          </w:tcPr>
          <w:p w14:paraId="367C99BF" w14:textId="51047D18" w:rsidR="008B241B" w:rsidRPr="00960FE7" w:rsidRDefault="008B241B" w:rsidP="008B241B">
            <w:pPr>
              <w:pStyle w:val="GOSTTablenorm"/>
              <w:rPr>
                <w:highlight w:val="green"/>
              </w:rPr>
            </w:pPr>
            <w:r w:rsidRPr="00960FE7">
              <w:rPr>
                <w:highlight w:val="green"/>
              </w:rPr>
              <w:t>&lt;=4</w:t>
            </w:r>
          </w:p>
        </w:tc>
        <w:tc>
          <w:tcPr>
            <w:tcW w:w="2007" w:type="pct"/>
          </w:tcPr>
          <w:p w14:paraId="6522F460" w14:textId="5787B042" w:rsidR="008B241B" w:rsidRPr="00960FE7" w:rsidRDefault="008B241B" w:rsidP="008B241B">
            <w:pPr>
              <w:pStyle w:val="GOSTTablenorm"/>
              <w:rPr>
                <w:highlight w:val="green"/>
              </w:rPr>
            </w:pPr>
            <w:r w:rsidRPr="00960FE7">
              <w:rPr>
                <w:szCs w:val="22"/>
                <w:highlight w:val="green"/>
              </w:rPr>
              <w:t>Указывается порядковый номер строки</w:t>
            </w:r>
          </w:p>
        </w:tc>
      </w:tr>
      <w:tr w:rsidR="008B241B" w:rsidRPr="00960FE7" w14:paraId="365C5BCA" w14:textId="77777777" w:rsidTr="00F77A31">
        <w:tc>
          <w:tcPr>
            <w:tcW w:w="1100" w:type="pct"/>
          </w:tcPr>
          <w:p w14:paraId="49296A19" w14:textId="3E349F52" w:rsidR="008B241B" w:rsidRPr="00960FE7" w:rsidRDefault="008B241B" w:rsidP="008B241B">
            <w:pPr>
              <w:pStyle w:val="GOSTTablenorm"/>
              <w:rPr>
                <w:szCs w:val="22"/>
                <w:highlight w:val="green"/>
              </w:rPr>
            </w:pPr>
            <w:r w:rsidRPr="00960FE7">
              <w:rPr>
                <w:szCs w:val="22"/>
                <w:highlight w:val="green"/>
              </w:rPr>
              <w:t>Признак БПР (по строке)</w:t>
            </w:r>
          </w:p>
        </w:tc>
        <w:tc>
          <w:tcPr>
            <w:tcW w:w="750" w:type="pct"/>
          </w:tcPr>
          <w:p w14:paraId="54D80F62" w14:textId="68EC5277" w:rsidR="008B241B" w:rsidRPr="00357D9A" w:rsidRDefault="008B241B" w:rsidP="008B241B">
            <w:pPr>
              <w:pStyle w:val="GOSTTablenorm"/>
              <w:ind w:firstLine="113"/>
              <w:rPr>
                <w:b/>
                <w:highlight w:val="green"/>
                <w:lang w:val="en-US"/>
              </w:rPr>
            </w:pPr>
            <w:r w:rsidRPr="00357D9A">
              <w:rPr>
                <w:b/>
              </w:rPr>
              <w:t>FS_DVSANALYTACCINDD092_LIST</w:t>
            </w:r>
            <w:r>
              <w:rPr>
                <w:b/>
                <w:lang w:val="en-US"/>
              </w:rPr>
              <w:t>:</w:t>
            </w:r>
            <w:r>
              <w:t xml:space="preserve"> </w:t>
            </w:r>
            <w:r w:rsidRPr="00357D9A">
              <w:rPr>
                <w:bCs/>
                <w:lang w:val="en-US"/>
              </w:rPr>
              <w:t>BPR</w:t>
            </w:r>
          </w:p>
        </w:tc>
        <w:tc>
          <w:tcPr>
            <w:tcW w:w="519" w:type="pct"/>
          </w:tcPr>
          <w:p w14:paraId="7FD2F552" w14:textId="655FDEDE" w:rsidR="008B241B" w:rsidRPr="00960FE7" w:rsidRDefault="008B241B" w:rsidP="008B241B">
            <w:pPr>
              <w:pStyle w:val="GOSTTablenorm"/>
              <w:rPr>
                <w:highlight w:val="green"/>
              </w:rPr>
            </w:pPr>
            <w:r w:rsidRPr="00960FE7">
              <w:rPr>
                <w:highlight w:val="green"/>
              </w:rPr>
              <w:t>Логический</w:t>
            </w:r>
          </w:p>
        </w:tc>
        <w:tc>
          <w:tcPr>
            <w:tcW w:w="312" w:type="pct"/>
          </w:tcPr>
          <w:p w14:paraId="5B1A3902" w14:textId="58AC2F0C" w:rsidR="008B241B" w:rsidRPr="00960FE7" w:rsidRDefault="008B241B" w:rsidP="008B241B">
            <w:pPr>
              <w:pStyle w:val="GOSTTablenorm"/>
              <w:rPr>
                <w:szCs w:val="22"/>
                <w:highlight w:val="green"/>
              </w:rPr>
            </w:pPr>
            <w:r w:rsidRPr="00960FE7">
              <w:rPr>
                <w:szCs w:val="22"/>
                <w:highlight w:val="green"/>
              </w:rPr>
              <w:t>Да</w:t>
            </w:r>
          </w:p>
        </w:tc>
        <w:tc>
          <w:tcPr>
            <w:tcW w:w="312" w:type="pct"/>
          </w:tcPr>
          <w:p w14:paraId="1809E310" w14:textId="4C64B53F" w:rsidR="008B241B" w:rsidRPr="00960FE7" w:rsidRDefault="008B241B" w:rsidP="008B241B">
            <w:pPr>
              <w:pStyle w:val="GOSTTablenorm"/>
              <w:rPr>
                <w:highlight w:val="green"/>
              </w:rPr>
            </w:pPr>
            <w:r w:rsidRPr="00960FE7">
              <w:rPr>
                <w:highlight w:val="green"/>
              </w:rPr>
              <w:t>-</w:t>
            </w:r>
          </w:p>
        </w:tc>
        <w:tc>
          <w:tcPr>
            <w:tcW w:w="2007" w:type="pct"/>
          </w:tcPr>
          <w:p w14:paraId="4AD4A3AE" w14:textId="53179FF8" w:rsidR="008B241B" w:rsidRPr="00960FE7" w:rsidRDefault="008B241B" w:rsidP="008B241B">
            <w:pPr>
              <w:pStyle w:val="GOSTTablenorm"/>
              <w:rPr>
                <w:szCs w:val="24"/>
                <w:highlight w:val="green"/>
              </w:rPr>
            </w:pPr>
            <w:r w:rsidRPr="00960FE7">
              <w:rPr>
                <w:highlight w:val="green"/>
              </w:rPr>
              <w:t xml:space="preserve">Указывается признак </w:t>
            </w:r>
            <w:r w:rsidRPr="00960FE7">
              <w:rPr>
                <w:szCs w:val="24"/>
                <w:highlight w:val="green"/>
              </w:rPr>
              <w:t>для отражения операций на ЛС получателя без права расходования (по строке документа).</w:t>
            </w:r>
          </w:p>
          <w:p w14:paraId="5A981909" w14:textId="77777777" w:rsidR="008B241B" w:rsidRPr="00960FE7" w:rsidRDefault="008B241B" w:rsidP="008B241B">
            <w:pPr>
              <w:pStyle w:val="GOSTTablenorm"/>
              <w:rPr>
                <w:highlight w:val="green"/>
              </w:rPr>
            </w:pPr>
            <w:r w:rsidRPr="00960FE7">
              <w:rPr>
                <w:highlight w:val="green"/>
              </w:rPr>
              <w:t>Может принимать значения:</w:t>
            </w:r>
          </w:p>
          <w:p w14:paraId="18054B68" w14:textId="77777777" w:rsidR="008B241B" w:rsidRPr="00960FE7" w:rsidRDefault="008B241B" w:rsidP="008B241B">
            <w:pPr>
              <w:pStyle w:val="GOSTTableListMark1"/>
              <w:rPr>
                <w:highlight w:val="green"/>
              </w:rPr>
            </w:pPr>
            <w:r w:rsidRPr="00960FE7">
              <w:rPr>
                <w:highlight w:val="green"/>
              </w:rPr>
              <w:t>«true» – Да;</w:t>
            </w:r>
          </w:p>
          <w:p w14:paraId="4E588E6A" w14:textId="1E2AA628" w:rsidR="008B241B" w:rsidRPr="00960FE7" w:rsidRDefault="008B241B" w:rsidP="008B241B">
            <w:pPr>
              <w:pStyle w:val="GOSTTableListMark1"/>
              <w:rPr>
                <w:szCs w:val="22"/>
                <w:highlight w:val="green"/>
              </w:rPr>
            </w:pPr>
            <w:r w:rsidRPr="00960FE7">
              <w:rPr>
                <w:highlight w:val="green"/>
              </w:rPr>
              <w:t>«false» – Нет</w:t>
            </w:r>
          </w:p>
        </w:tc>
      </w:tr>
      <w:tr w:rsidR="008B241B" w:rsidRPr="00960FE7" w14:paraId="413C302F" w14:textId="77777777" w:rsidTr="00F77A31">
        <w:tc>
          <w:tcPr>
            <w:tcW w:w="1100" w:type="pct"/>
          </w:tcPr>
          <w:p w14:paraId="6D3B2E8C" w14:textId="0E2CD6E3" w:rsidR="008B241B" w:rsidRPr="00960FE7" w:rsidRDefault="008B241B" w:rsidP="008B241B">
            <w:pPr>
              <w:pStyle w:val="GOSTTablenorm"/>
              <w:rPr>
                <w:szCs w:val="22"/>
                <w:highlight w:val="green"/>
              </w:rPr>
            </w:pPr>
            <w:r w:rsidRPr="00960FE7">
              <w:rPr>
                <w:szCs w:val="22"/>
                <w:highlight w:val="green"/>
              </w:rPr>
              <w:t>Аналитический код раздела получателя/Код субсидии (цели)</w:t>
            </w:r>
          </w:p>
        </w:tc>
        <w:tc>
          <w:tcPr>
            <w:tcW w:w="750" w:type="pct"/>
          </w:tcPr>
          <w:p w14:paraId="127598F0" w14:textId="76D97F37" w:rsidR="008B241B" w:rsidRPr="00357D9A" w:rsidRDefault="008B241B" w:rsidP="008B241B">
            <w:pPr>
              <w:pStyle w:val="GOSTTablenorm"/>
              <w:rPr>
                <w:b/>
                <w:highlight w:val="green"/>
                <w:lang w:val="en-US"/>
              </w:rPr>
            </w:pPr>
            <w:r w:rsidRPr="00357D9A">
              <w:rPr>
                <w:b/>
              </w:rPr>
              <w:t>FS_DVSANALYTACCINDD092_LIST</w:t>
            </w:r>
            <w:r>
              <w:rPr>
                <w:b/>
                <w:lang w:val="en-US"/>
              </w:rPr>
              <w:t>:</w:t>
            </w:r>
            <w:r>
              <w:t xml:space="preserve"> </w:t>
            </w:r>
            <w:r w:rsidRPr="00357D9A">
              <w:rPr>
                <w:bCs/>
                <w:lang w:val="en-US"/>
              </w:rPr>
              <w:t>ANALYTICCODEREC</w:t>
            </w:r>
          </w:p>
        </w:tc>
        <w:tc>
          <w:tcPr>
            <w:tcW w:w="519" w:type="pct"/>
          </w:tcPr>
          <w:p w14:paraId="4478EE34" w14:textId="4E65FD28" w:rsidR="008B241B" w:rsidRPr="00960FE7" w:rsidRDefault="008B241B" w:rsidP="008B241B">
            <w:pPr>
              <w:pStyle w:val="GOSTTablenorm"/>
              <w:rPr>
                <w:highlight w:val="green"/>
              </w:rPr>
            </w:pPr>
            <w:r w:rsidRPr="00960FE7">
              <w:rPr>
                <w:szCs w:val="22"/>
                <w:highlight w:val="green"/>
              </w:rPr>
              <w:t>Строка</w:t>
            </w:r>
          </w:p>
        </w:tc>
        <w:tc>
          <w:tcPr>
            <w:tcW w:w="312" w:type="pct"/>
          </w:tcPr>
          <w:p w14:paraId="6E571183" w14:textId="39ADB708" w:rsidR="008B241B" w:rsidRPr="00960FE7" w:rsidRDefault="008B241B" w:rsidP="008B241B">
            <w:pPr>
              <w:pStyle w:val="GOSTTablenorm"/>
              <w:rPr>
                <w:szCs w:val="22"/>
                <w:highlight w:val="green"/>
              </w:rPr>
            </w:pPr>
            <w:r w:rsidRPr="00960FE7">
              <w:rPr>
                <w:szCs w:val="22"/>
                <w:highlight w:val="green"/>
              </w:rPr>
              <w:t>Нет</w:t>
            </w:r>
          </w:p>
        </w:tc>
        <w:tc>
          <w:tcPr>
            <w:tcW w:w="312" w:type="pct"/>
          </w:tcPr>
          <w:p w14:paraId="1D47B984" w14:textId="58537D08" w:rsidR="008B241B" w:rsidRPr="00960FE7" w:rsidRDefault="008B241B" w:rsidP="008B241B">
            <w:pPr>
              <w:pStyle w:val="GOSTTablenorm"/>
              <w:rPr>
                <w:highlight w:val="green"/>
              </w:rPr>
            </w:pPr>
            <w:r w:rsidRPr="00960FE7">
              <w:rPr>
                <w:highlight w:val="green"/>
              </w:rPr>
              <w:t>&lt;=25</w:t>
            </w:r>
          </w:p>
        </w:tc>
        <w:tc>
          <w:tcPr>
            <w:tcW w:w="2007" w:type="pct"/>
          </w:tcPr>
          <w:p w14:paraId="15F06E8E" w14:textId="77777777" w:rsidR="008B241B" w:rsidRPr="00960FE7" w:rsidRDefault="008B241B" w:rsidP="008B241B">
            <w:pPr>
              <w:pStyle w:val="GOSTTablenorm"/>
              <w:rPr>
                <w:highlight w:val="green"/>
              </w:rPr>
            </w:pPr>
            <w:r w:rsidRPr="00960FE7">
              <w:rPr>
                <w:highlight w:val="green"/>
              </w:rPr>
              <w:t>Указывается значение аналитического кода раздела лицевого счета получателя для л/с с кодом 71.</w:t>
            </w:r>
          </w:p>
          <w:p w14:paraId="63A4B838" w14:textId="43CDFE79" w:rsidR="008B241B" w:rsidRPr="00960FE7" w:rsidRDefault="008B241B" w:rsidP="008B241B">
            <w:pPr>
              <w:pStyle w:val="GOSTTablenorm"/>
              <w:rPr>
                <w:highlight w:val="green"/>
              </w:rPr>
            </w:pPr>
            <w:r w:rsidRPr="00960FE7">
              <w:rPr>
                <w:highlight w:val="green"/>
              </w:rPr>
              <w:t>Указывается код субсидии (цели) для л/с с кодом 41</w:t>
            </w:r>
          </w:p>
        </w:tc>
      </w:tr>
      <w:tr w:rsidR="008B241B" w:rsidRPr="00960FE7" w14:paraId="24C96E69" w14:textId="77777777" w:rsidTr="00F77A31">
        <w:tc>
          <w:tcPr>
            <w:tcW w:w="1100" w:type="pct"/>
          </w:tcPr>
          <w:p w14:paraId="12FCECC2" w14:textId="525F7955" w:rsidR="008B241B" w:rsidRPr="00960FE7" w:rsidRDefault="008B241B" w:rsidP="008B241B">
            <w:pPr>
              <w:pStyle w:val="GOSTTablenorm"/>
              <w:rPr>
                <w:szCs w:val="22"/>
                <w:highlight w:val="green"/>
              </w:rPr>
            </w:pPr>
            <w:r w:rsidRPr="00960FE7">
              <w:rPr>
                <w:szCs w:val="22"/>
                <w:highlight w:val="green"/>
              </w:rPr>
              <w:t>Код расходов/поступлений получателя</w:t>
            </w:r>
          </w:p>
        </w:tc>
        <w:tc>
          <w:tcPr>
            <w:tcW w:w="750" w:type="pct"/>
          </w:tcPr>
          <w:p w14:paraId="0A4D58B2" w14:textId="7A400ECD" w:rsidR="008B241B" w:rsidRPr="00357D9A" w:rsidRDefault="008B241B" w:rsidP="008B241B">
            <w:pPr>
              <w:pStyle w:val="GOSTTablenorm"/>
              <w:rPr>
                <w:b/>
                <w:highlight w:val="green"/>
                <w:lang w:val="en-US"/>
              </w:rPr>
            </w:pPr>
            <w:r w:rsidRPr="00357D9A">
              <w:rPr>
                <w:b/>
              </w:rPr>
              <w:t>FS_DVSANALYTACCINDD092_LIST</w:t>
            </w:r>
            <w:r>
              <w:rPr>
                <w:b/>
                <w:lang w:val="en-US"/>
              </w:rPr>
              <w:t>:</w:t>
            </w:r>
            <w:r>
              <w:t xml:space="preserve"> </w:t>
            </w:r>
            <w:r w:rsidRPr="00357D9A">
              <w:rPr>
                <w:bCs/>
                <w:lang w:val="en-US"/>
              </w:rPr>
              <w:t>CODEOBJECTRECIPIENT</w:t>
            </w:r>
          </w:p>
          <w:p w14:paraId="0C137717" w14:textId="11EDD427" w:rsidR="008B241B" w:rsidRPr="00357D9A" w:rsidRDefault="008B241B" w:rsidP="008B241B">
            <w:pPr>
              <w:rPr>
                <w:highlight w:val="green"/>
              </w:rPr>
            </w:pPr>
          </w:p>
        </w:tc>
        <w:tc>
          <w:tcPr>
            <w:tcW w:w="519" w:type="pct"/>
          </w:tcPr>
          <w:p w14:paraId="61CC7210" w14:textId="31AC5060" w:rsidR="008B241B" w:rsidRPr="00960FE7" w:rsidRDefault="008B241B" w:rsidP="008B241B">
            <w:pPr>
              <w:pStyle w:val="GOSTTablenorm"/>
              <w:rPr>
                <w:szCs w:val="22"/>
                <w:highlight w:val="green"/>
              </w:rPr>
            </w:pPr>
            <w:r w:rsidRPr="00960FE7">
              <w:rPr>
                <w:bCs/>
                <w:szCs w:val="22"/>
                <w:highlight w:val="green"/>
              </w:rPr>
              <w:t>Строка</w:t>
            </w:r>
          </w:p>
        </w:tc>
        <w:tc>
          <w:tcPr>
            <w:tcW w:w="312" w:type="pct"/>
          </w:tcPr>
          <w:p w14:paraId="7B40BF4D" w14:textId="3A945029" w:rsidR="008B241B" w:rsidRPr="00960FE7" w:rsidRDefault="008B241B" w:rsidP="008B241B">
            <w:pPr>
              <w:pStyle w:val="GOSTTablenorm"/>
              <w:rPr>
                <w:szCs w:val="22"/>
                <w:highlight w:val="green"/>
              </w:rPr>
            </w:pPr>
            <w:r w:rsidRPr="00960FE7">
              <w:rPr>
                <w:szCs w:val="22"/>
                <w:highlight w:val="green"/>
              </w:rPr>
              <w:t>Нет</w:t>
            </w:r>
          </w:p>
        </w:tc>
        <w:tc>
          <w:tcPr>
            <w:tcW w:w="312" w:type="pct"/>
          </w:tcPr>
          <w:p w14:paraId="7DF7F7F6" w14:textId="66D41434" w:rsidR="008B241B" w:rsidRPr="00960FE7" w:rsidRDefault="008B241B" w:rsidP="008B241B">
            <w:pPr>
              <w:pStyle w:val="GOSTTablenorm"/>
              <w:rPr>
                <w:highlight w:val="green"/>
              </w:rPr>
            </w:pPr>
            <w:r w:rsidRPr="00960FE7">
              <w:rPr>
                <w:highlight w:val="green"/>
              </w:rPr>
              <w:t>&lt;=25</w:t>
            </w:r>
          </w:p>
        </w:tc>
        <w:tc>
          <w:tcPr>
            <w:tcW w:w="2007" w:type="pct"/>
          </w:tcPr>
          <w:p w14:paraId="7117EA86" w14:textId="77777777" w:rsidR="008B241B" w:rsidRPr="00960FE7" w:rsidRDefault="008B241B" w:rsidP="008B241B">
            <w:pPr>
              <w:pStyle w:val="GOSTTablenorm"/>
              <w:rPr>
                <w:szCs w:val="22"/>
                <w:highlight w:val="green"/>
              </w:rPr>
            </w:pPr>
            <w:r w:rsidRPr="00960FE7">
              <w:rPr>
                <w:szCs w:val="22"/>
                <w:highlight w:val="green"/>
              </w:rPr>
              <w:t>Указывается укрупненный код направления расходования/поступлений для отражения операции на ЛС получателя (при наличии).</w:t>
            </w:r>
          </w:p>
          <w:p w14:paraId="2CF09679" w14:textId="3D8D1C81" w:rsidR="008B241B" w:rsidRPr="00960FE7" w:rsidRDefault="008B241B" w:rsidP="008B241B">
            <w:pPr>
              <w:pStyle w:val="GOSTTablenorm"/>
              <w:rPr>
                <w:highlight w:val="green"/>
              </w:rPr>
            </w:pPr>
            <w:r w:rsidRPr="00960FE7">
              <w:rPr>
                <w:szCs w:val="22"/>
                <w:highlight w:val="green"/>
              </w:rPr>
              <w:t>Не заполняется для л/с с кодом 41</w:t>
            </w:r>
          </w:p>
        </w:tc>
      </w:tr>
      <w:tr w:rsidR="008B241B" w:rsidRPr="00960FE7" w14:paraId="009AE992" w14:textId="77777777" w:rsidTr="00F77A31">
        <w:tc>
          <w:tcPr>
            <w:tcW w:w="1100" w:type="pct"/>
          </w:tcPr>
          <w:p w14:paraId="49C4E0C2" w14:textId="33F35B67" w:rsidR="008B241B" w:rsidRPr="00960FE7" w:rsidRDefault="008B241B" w:rsidP="008B241B">
            <w:pPr>
              <w:pStyle w:val="GOSTTablenorm"/>
              <w:rPr>
                <w:szCs w:val="22"/>
                <w:highlight w:val="green"/>
              </w:rPr>
            </w:pPr>
            <w:r w:rsidRPr="00960FE7">
              <w:rPr>
                <w:szCs w:val="22"/>
                <w:highlight w:val="green"/>
              </w:rPr>
              <w:t>Код расходов укрупненный при ДЗ</w:t>
            </w:r>
          </w:p>
        </w:tc>
        <w:tc>
          <w:tcPr>
            <w:tcW w:w="750" w:type="pct"/>
          </w:tcPr>
          <w:p w14:paraId="20EF4B1E" w14:textId="7172EB90" w:rsidR="008B241B" w:rsidRPr="00357D9A" w:rsidRDefault="008B241B" w:rsidP="008B241B">
            <w:pPr>
              <w:pStyle w:val="GOSTTablenorm"/>
              <w:rPr>
                <w:bCs/>
                <w:highlight w:val="green"/>
                <w:lang w:val="en-US"/>
              </w:rPr>
            </w:pPr>
            <w:r w:rsidRPr="00357D9A">
              <w:rPr>
                <w:b/>
                <w:lang w:val="en-US"/>
              </w:rPr>
              <w:t>FS_DVSANALYTACCINDD092_LIST</w:t>
            </w:r>
            <w:r>
              <w:rPr>
                <w:b/>
                <w:lang w:val="en-US"/>
              </w:rPr>
              <w:t>:</w:t>
            </w:r>
            <w:r w:rsidRPr="00357D9A">
              <w:rPr>
                <w:lang w:val="en-US"/>
              </w:rPr>
              <w:t xml:space="preserve"> </w:t>
            </w:r>
            <w:r w:rsidRPr="00357D9A">
              <w:rPr>
                <w:bCs/>
                <w:lang w:val="en-US"/>
              </w:rPr>
              <w:t>CODECS_DZ</w:t>
            </w:r>
          </w:p>
        </w:tc>
        <w:tc>
          <w:tcPr>
            <w:tcW w:w="519" w:type="pct"/>
          </w:tcPr>
          <w:p w14:paraId="1721932B" w14:textId="7CE296C5" w:rsidR="008B241B" w:rsidRPr="00960FE7" w:rsidRDefault="008B241B" w:rsidP="008B241B">
            <w:pPr>
              <w:pStyle w:val="GOSTTablenorm"/>
              <w:rPr>
                <w:bCs/>
                <w:szCs w:val="22"/>
                <w:highlight w:val="green"/>
              </w:rPr>
            </w:pPr>
            <w:r w:rsidRPr="00960FE7">
              <w:rPr>
                <w:szCs w:val="22"/>
                <w:highlight w:val="green"/>
              </w:rPr>
              <w:t>Строка</w:t>
            </w:r>
          </w:p>
        </w:tc>
        <w:tc>
          <w:tcPr>
            <w:tcW w:w="312" w:type="pct"/>
          </w:tcPr>
          <w:p w14:paraId="7E17A738" w14:textId="1BBF0977" w:rsidR="008B241B" w:rsidRPr="00960FE7" w:rsidRDefault="008B241B" w:rsidP="008B241B">
            <w:pPr>
              <w:pStyle w:val="GOSTTablenorm"/>
              <w:rPr>
                <w:szCs w:val="22"/>
                <w:highlight w:val="green"/>
              </w:rPr>
            </w:pPr>
            <w:r w:rsidRPr="00960FE7">
              <w:rPr>
                <w:szCs w:val="22"/>
                <w:highlight w:val="green"/>
              </w:rPr>
              <w:t>Нет</w:t>
            </w:r>
          </w:p>
        </w:tc>
        <w:tc>
          <w:tcPr>
            <w:tcW w:w="312" w:type="pct"/>
          </w:tcPr>
          <w:p w14:paraId="6C76FDEF" w14:textId="0ADAE47D" w:rsidR="008B241B" w:rsidRPr="00960FE7" w:rsidRDefault="008B241B" w:rsidP="008B241B">
            <w:pPr>
              <w:pStyle w:val="GOSTTablenorm"/>
              <w:rPr>
                <w:highlight w:val="green"/>
              </w:rPr>
            </w:pPr>
            <w:r w:rsidRPr="00960FE7">
              <w:rPr>
                <w:szCs w:val="22"/>
                <w:highlight w:val="green"/>
              </w:rPr>
              <w:t>&lt;= 25</w:t>
            </w:r>
          </w:p>
        </w:tc>
        <w:tc>
          <w:tcPr>
            <w:tcW w:w="2007" w:type="pct"/>
          </w:tcPr>
          <w:p w14:paraId="0A7C431D" w14:textId="77777777" w:rsidR="008B241B" w:rsidRPr="00960FE7" w:rsidRDefault="008B241B" w:rsidP="008B241B">
            <w:pPr>
              <w:pStyle w:val="GOSTTablenorm"/>
              <w:rPr>
                <w:szCs w:val="22"/>
                <w:highlight w:val="green"/>
              </w:rPr>
            </w:pPr>
            <w:r w:rsidRPr="00960FE7">
              <w:rPr>
                <w:szCs w:val="22"/>
                <w:highlight w:val="green"/>
              </w:rPr>
              <w:t>Указывается укрупненный код направления расходования для отражения операции на ЛС получателя при дебиторской задолженности (при наличии).</w:t>
            </w:r>
          </w:p>
          <w:p w14:paraId="2BF8BDED" w14:textId="5C276FBF" w:rsidR="008B241B" w:rsidRPr="00960FE7" w:rsidRDefault="008B241B" w:rsidP="008B241B">
            <w:pPr>
              <w:pStyle w:val="GOSTTablenorm"/>
              <w:rPr>
                <w:szCs w:val="22"/>
                <w:highlight w:val="green"/>
              </w:rPr>
            </w:pPr>
            <w:r w:rsidRPr="00960FE7">
              <w:rPr>
                <w:szCs w:val="22"/>
                <w:highlight w:val="green"/>
              </w:rPr>
              <w:t>Не заполняется для л/с с кодом 41</w:t>
            </w:r>
          </w:p>
        </w:tc>
      </w:tr>
      <w:tr w:rsidR="008B241B" w:rsidRPr="00960FE7" w14:paraId="6C121D06" w14:textId="77777777" w:rsidTr="00F77A31">
        <w:tc>
          <w:tcPr>
            <w:tcW w:w="1100" w:type="pct"/>
          </w:tcPr>
          <w:p w14:paraId="506DF5FF" w14:textId="147C69E4" w:rsidR="008B241B" w:rsidRPr="00960FE7" w:rsidRDefault="008B241B" w:rsidP="008B241B">
            <w:pPr>
              <w:pStyle w:val="GOSTTablenorm"/>
              <w:rPr>
                <w:szCs w:val="22"/>
                <w:highlight w:val="green"/>
              </w:rPr>
            </w:pPr>
            <w:r w:rsidRPr="00960FE7">
              <w:rPr>
                <w:szCs w:val="22"/>
                <w:highlight w:val="green"/>
              </w:rPr>
              <w:t>Вид кода расходов/поступлений получателя</w:t>
            </w:r>
          </w:p>
        </w:tc>
        <w:tc>
          <w:tcPr>
            <w:tcW w:w="750" w:type="pct"/>
          </w:tcPr>
          <w:p w14:paraId="25832B1A" w14:textId="327B9865" w:rsidR="008B241B" w:rsidRPr="00357D9A" w:rsidRDefault="008B241B" w:rsidP="008B241B">
            <w:pPr>
              <w:pStyle w:val="GOSTTablenorm"/>
              <w:rPr>
                <w:b/>
                <w:highlight w:val="green"/>
                <w:lang w:val="en-US"/>
              </w:rPr>
            </w:pPr>
            <w:r w:rsidRPr="00357D9A">
              <w:rPr>
                <w:b/>
              </w:rPr>
              <w:t>FS_DVSANALYTACCINDD092_LIST</w:t>
            </w:r>
            <w:r>
              <w:rPr>
                <w:b/>
                <w:lang w:val="en-US"/>
              </w:rPr>
              <w:t>:</w:t>
            </w:r>
            <w:r>
              <w:t xml:space="preserve"> </w:t>
            </w:r>
            <w:r w:rsidRPr="00357D9A">
              <w:rPr>
                <w:bCs/>
                <w:lang w:val="en-US"/>
              </w:rPr>
              <w:t>TYPECODEOBJPAYER</w:t>
            </w:r>
          </w:p>
        </w:tc>
        <w:tc>
          <w:tcPr>
            <w:tcW w:w="519" w:type="pct"/>
          </w:tcPr>
          <w:p w14:paraId="34195AC4" w14:textId="36DC1249" w:rsidR="008B241B" w:rsidRPr="00960FE7" w:rsidRDefault="008B241B" w:rsidP="008B241B">
            <w:pPr>
              <w:pStyle w:val="GOSTTablenorm"/>
              <w:rPr>
                <w:szCs w:val="22"/>
                <w:highlight w:val="green"/>
              </w:rPr>
            </w:pPr>
            <w:r w:rsidRPr="00960FE7">
              <w:rPr>
                <w:bCs/>
                <w:szCs w:val="22"/>
                <w:highlight w:val="green"/>
              </w:rPr>
              <w:t>Строка</w:t>
            </w:r>
          </w:p>
        </w:tc>
        <w:tc>
          <w:tcPr>
            <w:tcW w:w="312" w:type="pct"/>
          </w:tcPr>
          <w:p w14:paraId="4BBBCE45" w14:textId="19648304" w:rsidR="008B241B" w:rsidRPr="00960FE7" w:rsidRDefault="008B241B" w:rsidP="008B241B">
            <w:pPr>
              <w:pStyle w:val="GOSTTablenorm"/>
              <w:rPr>
                <w:szCs w:val="22"/>
                <w:highlight w:val="green"/>
              </w:rPr>
            </w:pPr>
            <w:r>
              <w:rPr>
                <w:szCs w:val="22"/>
                <w:highlight w:val="green"/>
              </w:rPr>
              <w:t>Да</w:t>
            </w:r>
          </w:p>
        </w:tc>
        <w:tc>
          <w:tcPr>
            <w:tcW w:w="312" w:type="pct"/>
          </w:tcPr>
          <w:p w14:paraId="7EE50853" w14:textId="715F86AA" w:rsidR="008B241B" w:rsidRPr="00960FE7" w:rsidRDefault="008B241B" w:rsidP="008B241B">
            <w:pPr>
              <w:pStyle w:val="GOSTTablenorm"/>
              <w:rPr>
                <w:szCs w:val="22"/>
                <w:highlight w:val="green"/>
              </w:rPr>
            </w:pPr>
            <w:r w:rsidRPr="00960FE7">
              <w:rPr>
                <w:highlight w:val="green"/>
              </w:rPr>
              <w:t>=1</w:t>
            </w:r>
          </w:p>
        </w:tc>
        <w:tc>
          <w:tcPr>
            <w:tcW w:w="2007" w:type="pct"/>
          </w:tcPr>
          <w:p w14:paraId="78BE2290" w14:textId="77777777" w:rsidR="008B241B" w:rsidRPr="00960FE7" w:rsidRDefault="008B241B" w:rsidP="008B241B">
            <w:pPr>
              <w:pStyle w:val="GOSTTablenorm"/>
              <w:rPr>
                <w:szCs w:val="22"/>
                <w:highlight w:val="green"/>
              </w:rPr>
            </w:pPr>
            <w:r w:rsidRPr="00960FE7">
              <w:rPr>
                <w:szCs w:val="22"/>
                <w:highlight w:val="green"/>
              </w:rPr>
              <w:t>Указывается вид кода расходов/поступлений получателя.</w:t>
            </w:r>
          </w:p>
          <w:p w14:paraId="3140E36D" w14:textId="77777777" w:rsidR="008B241B" w:rsidRPr="00960FE7" w:rsidRDefault="008B241B" w:rsidP="008B241B">
            <w:pPr>
              <w:pStyle w:val="GOSTTablenorm"/>
              <w:rPr>
                <w:szCs w:val="22"/>
                <w:highlight w:val="green"/>
              </w:rPr>
            </w:pPr>
            <w:r w:rsidRPr="00960FE7">
              <w:rPr>
                <w:szCs w:val="22"/>
                <w:highlight w:val="green"/>
              </w:rPr>
              <w:t>Возможные значения для л/с с кодом 71:</w:t>
            </w:r>
          </w:p>
          <w:p w14:paraId="2161A2D8" w14:textId="77777777" w:rsidR="008B241B" w:rsidRPr="00960FE7" w:rsidRDefault="008B241B" w:rsidP="008B241B">
            <w:pPr>
              <w:pStyle w:val="GOSTTableListMark1"/>
              <w:rPr>
                <w:highlight w:val="green"/>
              </w:rPr>
            </w:pPr>
            <w:r w:rsidRPr="00960FE7">
              <w:rPr>
                <w:highlight w:val="green"/>
              </w:rPr>
              <w:t>«1» – Доходы;</w:t>
            </w:r>
          </w:p>
          <w:p w14:paraId="39B0EE91" w14:textId="00FE45BA" w:rsidR="008B241B" w:rsidRPr="00960FE7" w:rsidRDefault="008B241B" w:rsidP="008B241B">
            <w:pPr>
              <w:pStyle w:val="GOSTTableListMark1"/>
              <w:rPr>
                <w:highlight w:val="green"/>
              </w:rPr>
            </w:pPr>
            <w:r w:rsidRPr="00960FE7">
              <w:rPr>
                <w:highlight w:val="green"/>
              </w:rPr>
              <w:t>«2» – Расходы.</w:t>
            </w:r>
          </w:p>
          <w:p w14:paraId="171DF20F" w14:textId="77777777" w:rsidR="008B241B" w:rsidRPr="00960FE7" w:rsidRDefault="008B241B" w:rsidP="008B241B">
            <w:pPr>
              <w:pStyle w:val="GOSTTablenorm"/>
              <w:rPr>
                <w:szCs w:val="22"/>
                <w:highlight w:val="green"/>
              </w:rPr>
            </w:pPr>
            <w:r w:rsidRPr="00960FE7">
              <w:rPr>
                <w:szCs w:val="22"/>
                <w:highlight w:val="green"/>
              </w:rPr>
              <w:t>Возможные значения для л/с с кодом 41:</w:t>
            </w:r>
          </w:p>
          <w:p w14:paraId="337D617F" w14:textId="08777734" w:rsidR="008B241B" w:rsidRPr="00960FE7" w:rsidRDefault="008B241B" w:rsidP="008B241B">
            <w:pPr>
              <w:pStyle w:val="GOSTTableListMark1"/>
              <w:rPr>
                <w:highlight w:val="green"/>
              </w:rPr>
            </w:pPr>
            <w:r w:rsidRPr="00960FE7">
              <w:rPr>
                <w:highlight w:val="green"/>
              </w:rPr>
              <w:t>«1» – Доходы</w:t>
            </w:r>
          </w:p>
        </w:tc>
      </w:tr>
      <w:tr w:rsidR="008B241B" w:rsidRPr="00960FE7" w14:paraId="3D2B72C9" w14:textId="77777777" w:rsidTr="00F77A31">
        <w:tc>
          <w:tcPr>
            <w:tcW w:w="1100" w:type="pct"/>
          </w:tcPr>
          <w:p w14:paraId="215B7391" w14:textId="7318ADB5" w:rsidR="008B241B" w:rsidRPr="00960FE7" w:rsidRDefault="008B241B" w:rsidP="008B241B">
            <w:pPr>
              <w:pStyle w:val="GOSTTablenorm"/>
              <w:rPr>
                <w:szCs w:val="22"/>
                <w:highlight w:val="green"/>
              </w:rPr>
            </w:pPr>
            <w:r w:rsidRPr="00960FE7">
              <w:rPr>
                <w:szCs w:val="22"/>
                <w:highlight w:val="green"/>
              </w:rPr>
              <w:t>Детализированный код расходов/Код направления расходования</w:t>
            </w:r>
          </w:p>
        </w:tc>
        <w:tc>
          <w:tcPr>
            <w:tcW w:w="750" w:type="pct"/>
          </w:tcPr>
          <w:p w14:paraId="4C6D5572" w14:textId="1D23A6E0" w:rsidR="008B241B" w:rsidRPr="00357D9A" w:rsidRDefault="008B241B" w:rsidP="008B241B">
            <w:pPr>
              <w:pStyle w:val="GOSTTablenorm"/>
              <w:rPr>
                <w:b/>
                <w:highlight w:val="green"/>
                <w:lang w:val="en-US"/>
              </w:rPr>
            </w:pPr>
            <w:r w:rsidRPr="00357D9A">
              <w:rPr>
                <w:b/>
              </w:rPr>
              <w:t>FS_DVSANALYTACCINDD092_LIST</w:t>
            </w:r>
            <w:r>
              <w:rPr>
                <w:b/>
                <w:lang w:val="en-US"/>
              </w:rPr>
              <w:t>:</w:t>
            </w:r>
            <w:r>
              <w:t xml:space="preserve"> </w:t>
            </w:r>
            <w:r w:rsidRPr="00357D9A">
              <w:rPr>
                <w:bCs/>
                <w:lang w:val="en-US"/>
              </w:rPr>
              <w:t>DETAILCODEPURPOSE</w:t>
            </w:r>
          </w:p>
        </w:tc>
        <w:tc>
          <w:tcPr>
            <w:tcW w:w="519" w:type="pct"/>
          </w:tcPr>
          <w:p w14:paraId="1973D31A" w14:textId="11FCB448" w:rsidR="008B241B" w:rsidRPr="00960FE7" w:rsidRDefault="008B241B" w:rsidP="008B241B">
            <w:pPr>
              <w:pStyle w:val="GOSTTablenorm"/>
              <w:rPr>
                <w:bCs/>
                <w:szCs w:val="22"/>
                <w:highlight w:val="green"/>
              </w:rPr>
            </w:pPr>
            <w:r w:rsidRPr="00960FE7">
              <w:rPr>
                <w:bCs/>
                <w:szCs w:val="22"/>
                <w:highlight w:val="green"/>
              </w:rPr>
              <w:t>Строка</w:t>
            </w:r>
          </w:p>
        </w:tc>
        <w:tc>
          <w:tcPr>
            <w:tcW w:w="312" w:type="pct"/>
          </w:tcPr>
          <w:p w14:paraId="0B765A60" w14:textId="269CDBDD" w:rsidR="008B241B" w:rsidRPr="00960FE7" w:rsidRDefault="008B241B" w:rsidP="008B241B">
            <w:pPr>
              <w:pStyle w:val="GOSTTablenorm"/>
              <w:rPr>
                <w:szCs w:val="22"/>
                <w:highlight w:val="green"/>
              </w:rPr>
            </w:pPr>
            <w:r w:rsidRPr="00960FE7">
              <w:rPr>
                <w:szCs w:val="22"/>
                <w:highlight w:val="green"/>
              </w:rPr>
              <w:t>Нет</w:t>
            </w:r>
          </w:p>
        </w:tc>
        <w:tc>
          <w:tcPr>
            <w:tcW w:w="312" w:type="pct"/>
          </w:tcPr>
          <w:p w14:paraId="5675C4C1" w14:textId="6AAB7F7B" w:rsidR="008B241B" w:rsidRPr="00960FE7" w:rsidRDefault="008B241B" w:rsidP="008B241B">
            <w:pPr>
              <w:pStyle w:val="GOSTTablenorm"/>
              <w:rPr>
                <w:highlight w:val="green"/>
              </w:rPr>
            </w:pPr>
            <w:r w:rsidRPr="00960FE7">
              <w:rPr>
                <w:highlight w:val="green"/>
              </w:rPr>
              <w:t>&lt;=20</w:t>
            </w:r>
          </w:p>
        </w:tc>
        <w:tc>
          <w:tcPr>
            <w:tcW w:w="2007" w:type="pct"/>
          </w:tcPr>
          <w:p w14:paraId="5046757D" w14:textId="77777777" w:rsidR="008B241B" w:rsidRPr="00960FE7" w:rsidRDefault="008B241B" w:rsidP="008B241B">
            <w:pPr>
              <w:pStyle w:val="GOSTTablenorm"/>
              <w:rPr>
                <w:szCs w:val="22"/>
                <w:highlight w:val="green"/>
              </w:rPr>
            </w:pPr>
            <w:r w:rsidRPr="00960FE7">
              <w:rPr>
                <w:szCs w:val="22"/>
                <w:highlight w:val="green"/>
              </w:rPr>
              <w:t>Для л/с с кодом 71 указывается Детализированный код расходов.</w:t>
            </w:r>
          </w:p>
          <w:p w14:paraId="7F09FC92" w14:textId="3A161427" w:rsidR="008B241B" w:rsidRPr="00960FE7" w:rsidRDefault="008B241B" w:rsidP="008B241B">
            <w:pPr>
              <w:pStyle w:val="GOSTTablenorm"/>
              <w:rPr>
                <w:szCs w:val="22"/>
                <w:highlight w:val="green"/>
              </w:rPr>
            </w:pPr>
            <w:r w:rsidRPr="00960FE7">
              <w:rPr>
                <w:szCs w:val="22"/>
                <w:highlight w:val="green"/>
              </w:rPr>
              <w:t>Для л/с с кодом 41 указывается Код направления расходования</w:t>
            </w:r>
          </w:p>
        </w:tc>
      </w:tr>
      <w:tr w:rsidR="008B241B" w:rsidRPr="00960FE7" w14:paraId="0DB62A1B" w14:textId="77777777" w:rsidTr="00F77A31">
        <w:tc>
          <w:tcPr>
            <w:tcW w:w="1100" w:type="pct"/>
          </w:tcPr>
          <w:p w14:paraId="23BBC7F1" w14:textId="2CD7DBC2" w:rsidR="008B241B" w:rsidRPr="00960FE7" w:rsidRDefault="008B241B" w:rsidP="008B241B">
            <w:pPr>
              <w:pStyle w:val="GOSTTablenorm"/>
              <w:rPr>
                <w:szCs w:val="22"/>
                <w:highlight w:val="green"/>
              </w:rPr>
            </w:pPr>
            <w:r w:rsidRPr="00960FE7">
              <w:rPr>
                <w:szCs w:val="22"/>
                <w:highlight w:val="green"/>
              </w:rPr>
              <w:t>ИГК получателя</w:t>
            </w:r>
          </w:p>
        </w:tc>
        <w:tc>
          <w:tcPr>
            <w:tcW w:w="750" w:type="pct"/>
          </w:tcPr>
          <w:p w14:paraId="75F21FB2" w14:textId="2B0697BC" w:rsidR="008B241B" w:rsidRPr="00357D9A" w:rsidRDefault="008B241B" w:rsidP="008B241B">
            <w:pPr>
              <w:pStyle w:val="GOSTTablenorm"/>
              <w:rPr>
                <w:bCs/>
                <w:highlight w:val="green"/>
                <w:lang w:val="en-US"/>
              </w:rPr>
            </w:pPr>
            <w:r w:rsidRPr="00357D9A">
              <w:rPr>
                <w:b/>
              </w:rPr>
              <w:t>FS_DVSANALYTACCINDD092_LIST</w:t>
            </w:r>
            <w:r>
              <w:rPr>
                <w:b/>
                <w:lang w:val="en-US"/>
              </w:rPr>
              <w:t>:</w:t>
            </w:r>
            <w:r>
              <w:t xml:space="preserve"> </w:t>
            </w:r>
            <w:r w:rsidRPr="00357D9A">
              <w:rPr>
                <w:bCs/>
                <w:lang w:val="en-US"/>
              </w:rPr>
              <w:t>IGK</w:t>
            </w:r>
          </w:p>
        </w:tc>
        <w:tc>
          <w:tcPr>
            <w:tcW w:w="519" w:type="pct"/>
          </w:tcPr>
          <w:p w14:paraId="64B6E3E0" w14:textId="2985A419" w:rsidR="008B241B" w:rsidRPr="00960FE7" w:rsidRDefault="008B241B" w:rsidP="008B241B">
            <w:pPr>
              <w:pStyle w:val="GOSTTablenorm"/>
              <w:rPr>
                <w:bCs/>
                <w:szCs w:val="22"/>
                <w:highlight w:val="green"/>
              </w:rPr>
            </w:pPr>
            <w:r w:rsidRPr="00960FE7">
              <w:rPr>
                <w:szCs w:val="22"/>
                <w:highlight w:val="green"/>
              </w:rPr>
              <w:t>Строка</w:t>
            </w:r>
          </w:p>
        </w:tc>
        <w:tc>
          <w:tcPr>
            <w:tcW w:w="312" w:type="pct"/>
          </w:tcPr>
          <w:p w14:paraId="5750FE16" w14:textId="06F52CA0" w:rsidR="008B241B" w:rsidRPr="00960FE7" w:rsidRDefault="008B241B" w:rsidP="008B241B">
            <w:pPr>
              <w:pStyle w:val="GOSTTablenorm"/>
              <w:rPr>
                <w:szCs w:val="22"/>
                <w:highlight w:val="green"/>
              </w:rPr>
            </w:pPr>
            <w:r w:rsidRPr="00960FE7">
              <w:rPr>
                <w:szCs w:val="22"/>
                <w:highlight w:val="green"/>
              </w:rPr>
              <w:t>Нет</w:t>
            </w:r>
          </w:p>
        </w:tc>
        <w:tc>
          <w:tcPr>
            <w:tcW w:w="312" w:type="pct"/>
          </w:tcPr>
          <w:p w14:paraId="5930798B" w14:textId="06BDABED" w:rsidR="008B241B" w:rsidRPr="00960FE7" w:rsidRDefault="008B241B" w:rsidP="008B241B">
            <w:pPr>
              <w:pStyle w:val="GOSTTablenorm"/>
              <w:rPr>
                <w:highlight w:val="green"/>
              </w:rPr>
            </w:pPr>
            <w:r w:rsidRPr="00960FE7">
              <w:rPr>
                <w:highlight w:val="green"/>
              </w:rPr>
              <w:t>&lt;=25</w:t>
            </w:r>
          </w:p>
        </w:tc>
        <w:tc>
          <w:tcPr>
            <w:tcW w:w="2007" w:type="pct"/>
          </w:tcPr>
          <w:p w14:paraId="3579669C" w14:textId="638D3EE0" w:rsidR="008B241B" w:rsidRPr="00960FE7" w:rsidRDefault="008B241B" w:rsidP="008B241B">
            <w:pPr>
              <w:pStyle w:val="GOSTTablenorm"/>
              <w:rPr>
                <w:szCs w:val="22"/>
                <w:highlight w:val="green"/>
              </w:rPr>
            </w:pPr>
            <w:r w:rsidRPr="00960FE7">
              <w:rPr>
                <w:szCs w:val="22"/>
                <w:highlight w:val="green"/>
              </w:rPr>
              <w:t>Указывается идентифика</w:t>
            </w:r>
            <w:r>
              <w:rPr>
                <w:szCs w:val="22"/>
                <w:highlight w:val="green"/>
              </w:rPr>
              <w:t>тор</w:t>
            </w:r>
            <w:r w:rsidRPr="00960FE7">
              <w:rPr>
                <w:szCs w:val="22"/>
                <w:highlight w:val="green"/>
              </w:rPr>
              <w:t xml:space="preserve"> государственного контракта.</w:t>
            </w:r>
          </w:p>
          <w:p w14:paraId="33B3A463" w14:textId="0D623B67" w:rsidR="008B241B" w:rsidRPr="00960FE7" w:rsidRDefault="008B241B" w:rsidP="008B241B">
            <w:pPr>
              <w:pStyle w:val="GOSTTablenorm"/>
              <w:rPr>
                <w:szCs w:val="22"/>
                <w:highlight w:val="green"/>
              </w:rPr>
            </w:pPr>
            <w:r w:rsidRPr="00960FE7">
              <w:rPr>
                <w:szCs w:val="22"/>
                <w:highlight w:val="green"/>
              </w:rPr>
              <w:t>Не заполняется для л/с с кодом 41</w:t>
            </w:r>
          </w:p>
        </w:tc>
      </w:tr>
      <w:tr w:rsidR="008B241B" w:rsidRPr="00960FE7" w14:paraId="7D8912FD" w14:textId="77777777" w:rsidTr="00F77A31">
        <w:tc>
          <w:tcPr>
            <w:tcW w:w="1100" w:type="pct"/>
          </w:tcPr>
          <w:p w14:paraId="27798472" w14:textId="48DA8BD8" w:rsidR="008B241B" w:rsidRPr="00960FE7" w:rsidRDefault="008B241B" w:rsidP="008B241B">
            <w:pPr>
              <w:pStyle w:val="GOSTTablenorm"/>
              <w:rPr>
                <w:szCs w:val="22"/>
                <w:highlight w:val="green"/>
              </w:rPr>
            </w:pPr>
            <w:r w:rsidRPr="00960FE7">
              <w:rPr>
                <w:highlight w:val="green"/>
              </w:rPr>
              <w:t>ОКС (КМИ) получателя</w:t>
            </w:r>
          </w:p>
        </w:tc>
        <w:tc>
          <w:tcPr>
            <w:tcW w:w="750" w:type="pct"/>
          </w:tcPr>
          <w:p w14:paraId="7BDABE16" w14:textId="208DB9AA" w:rsidR="008B241B" w:rsidRPr="00357D9A" w:rsidRDefault="008B241B" w:rsidP="008B241B">
            <w:pPr>
              <w:pStyle w:val="GOSTTablenorm"/>
              <w:rPr>
                <w:b/>
                <w:highlight w:val="green"/>
                <w:lang w:val="en-US"/>
              </w:rPr>
            </w:pPr>
            <w:r w:rsidRPr="00357D9A">
              <w:rPr>
                <w:b/>
                <w:lang w:val="en-US"/>
              </w:rPr>
              <w:t>FS_DVSANALYTACCINDD092_LIST</w:t>
            </w:r>
            <w:r>
              <w:rPr>
                <w:b/>
                <w:lang w:val="en-US"/>
              </w:rPr>
              <w:t>:</w:t>
            </w:r>
            <w:r w:rsidRPr="00357D9A">
              <w:rPr>
                <w:lang w:val="en-US"/>
              </w:rPr>
              <w:t xml:space="preserve"> </w:t>
            </w:r>
            <w:r w:rsidRPr="00357D9A">
              <w:rPr>
                <w:bCs/>
                <w:lang w:val="en-US"/>
              </w:rPr>
              <w:t>FAIP</w:t>
            </w:r>
          </w:p>
        </w:tc>
        <w:tc>
          <w:tcPr>
            <w:tcW w:w="519" w:type="pct"/>
          </w:tcPr>
          <w:p w14:paraId="11BB466F" w14:textId="70AD7325" w:rsidR="008B241B" w:rsidRPr="00960FE7" w:rsidRDefault="008B241B" w:rsidP="008B241B">
            <w:pPr>
              <w:pStyle w:val="GOSTTablenorm"/>
              <w:rPr>
                <w:szCs w:val="22"/>
                <w:highlight w:val="green"/>
              </w:rPr>
            </w:pPr>
            <w:r w:rsidRPr="00960FE7">
              <w:rPr>
                <w:szCs w:val="22"/>
                <w:highlight w:val="green"/>
              </w:rPr>
              <w:t>Строка</w:t>
            </w:r>
          </w:p>
        </w:tc>
        <w:tc>
          <w:tcPr>
            <w:tcW w:w="312" w:type="pct"/>
          </w:tcPr>
          <w:p w14:paraId="5889CE4A" w14:textId="4927563E" w:rsidR="008B241B" w:rsidRPr="00960FE7" w:rsidRDefault="008B241B" w:rsidP="008B241B">
            <w:pPr>
              <w:pStyle w:val="GOSTTablenorm"/>
              <w:rPr>
                <w:szCs w:val="22"/>
                <w:highlight w:val="green"/>
              </w:rPr>
            </w:pPr>
            <w:r w:rsidRPr="00960FE7">
              <w:rPr>
                <w:szCs w:val="22"/>
                <w:highlight w:val="green"/>
              </w:rPr>
              <w:t>Нет</w:t>
            </w:r>
          </w:p>
        </w:tc>
        <w:tc>
          <w:tcPr>
            <w:tcW w:w="312" w:type="pct"/>
          </w:tcPr>
          <w:p w14:paraId="39BBCF0A" w14:textId="0524666A" w:rsidR="008B241B" w:rsidRPr="00960FE7" w:rsidRDefault="008B241B" w:rsidP="008B241B">
            <w:pPr>
              <w:pStyle w:val="GOSTTablenorm"/>
              <w:rPr>
                <w:highlight w:val="green"/>
              </w:rPr>
            </w:pPr>
            <w:r w:rsidRPr="00960FE7">
              <w:rPr>
                <w:highlight w:val="green"/>
              </w:rPr>
              <w:t>&lt;=24</w:t>
            </w:r>
          </w:p>
        </w:tc>
        <w:tc>
          <w:tcPr>
            <w:tcW w:w="2007" w:type="pct"/>
          </w:tcPr>
          <w:p w14:paraId="75028A85" w14:textId="60799479" w:rsidR="008B241B" w:rsidRPr="00960FE7" w:rsidRDefault="008B241B" w:rsidP="008B241B">
            <w:pPr>
              <w:pStyle w:val="GOSTTablenorm"/>
              <w:rPr>
                <w:szCs w:val="22"/>
                <w:highlight w:val="green"/>
              </w:rPr>
            </w:pPr>
            <w:r w:rsidRPr="00960FE7">
              <w:rPr>
                <w:highlight w:val="green"/>
              </w:rPr>
              <w:t>Указывается код ОКС (КМИ) для отражения операции на ЛС получателя (при наличии)</w:t>
            </w:r>
          </w:p>
        </w:tc>
      </w:tr>
      <w:tr w:rsidR="008B241B" w:rsidRPr="00960FE7" w14:paraId="48D4D447" w14:textId="77777777" w:rsidTr="00F77A31">
        <w:tc>
          <w:tcPr>
            <w:tcW w:w="1100" w:type="pct"/>
          </w:tcPr>
          <w:p w14:paraId="1E562866" w14:textId="54D07608" w:rsidR="008B241B" w:rsidRPr="00960FE7" w:rsidRDefault="008B241B" w:rsidP="008B241B">
            <w:pPr>
              <w:pStyle w:val="GOSTTablenorm"/>
              <w:rPr>
                <w:szCs w:val="22"/>
                <w:highlight w:val="green"/>
              </w:rPr>
            </w:pPr>
            <w:r w:rsidRPr="00960FE7">
              <w:rPr>
                <w:szCs w:val="22"/>
                <w:highlight w:val="green"/>
              </w:rPr>
              <w:t>КБК получателя</w:t>
            </w:r>
          </w:p>
        </w:tc>
        <w:tc>
          <w:tcPr>
            <w:tcW w:w="750" w:type="pct"/>
          </w:tcPr>
          <w:p w14:paraId="6A58A5DF" w14:textId="2057C5E2" w:rsidR="008B241B" w:rsidRPr="00960FE7" w:rsidRDefault="008B241B" w:rsidP="008B241B">
            <w:pPr>
              <w:pStyle w:val="GOSTTablenorm"/>
              <w:rPr>
                <w:b/>
                <w:highlight w:val="green"/>
                <w:lang w:val="en-US"/>
              </w:rPr>
            </w:pPr>
            <w:r w:rsidRPr="00357D9A">
              <w:rPr>
                <w:b/>
                <w:lang w:val="en-US"/>
              </w:rPr>
              <w:t>FS_DVSANALYTACCINDD092_LIST</w:t>
            </w:r>
            <w:r>
              <w:rPr>
                <w:b/>
                <w:lang w:val="en-US"/>
              </w:rPr>
              <w:t>:</w:t>
            </w:r>
            <w:r w:rsidRPr="00357D9A">
              <w:rPr>
                <w:lang w:val="en-US"/>
              </w:rPr>
              <w:t xml:space="preserve"> </w:t>
            </w:r>
            <w:r w:rsidRPr="00357D9A">
              <w:rPr>
                <w:bCs/>
                <w:lang w:val="en-US"/>
              </w:rPr>
              <w:t>KBK_ACC</w:t>
            </w:r>
          </w:p>
        </w:tc>
        <w:tc>
          <w:tcPr>
            <w:tcW w:w="519" w:type="pct"/>
          </w:tcPr>
          <w:p w14:paraId="65E04D87" w14:textId="0D6937FA" w:rsidR="008B241B" w:rsidRPr="00960FE7" w:rsidRDefault="008B241B" w:rsidP="008B241B">
            <w:pPr>
              <w:pStyle w:val="GOSTTablenorm"/>
              <w:rPr>
                <w:szCs w:val="22"/>
                <w:highlight w:val="green"/>
              </w:rPr>
            </w:pPr>
            <w:r w:rsidRPr="00960FE7">
              <w:rPr>
                <w:bCs/>
                <w:szCs w:val="22"/>
                <w:highlight w:val="green"/>
              </w:rPr>
              <w:t>Строка</w:t>
            </w:r>
          </w:p>
        </w:tc>
        <w:tc>
          <w:tcPr>
            <w:tcW w:w="312" w:type="pct"/>
          </w:tcPr>
          <w:p w14:paraId="690B14FF" w14:textId="189527FF" w:rsidR="008B241B" w:rsidRPr="00960FE7" w:rsidRDefault="008B241B" w:rsidP="008B241B">
            <w:pPr>
              <w:pStyle w:val="GOSTTablenorm"/>
              <w:rPr>
                <w:szCs w:val="22"/>
                <w:highlight w:val="green"/>
              </w:rPr>
            </w:pPr>
            <w:r w:rsidRPr="00960FE7">
              <w:rPr>
                <w:szCs w:val="22"/>
                <w:highlight w:val="green"/>
              </w:rPr>
              <w:t>Нет</w:t>
            </w:r>
          </w:p>
        </w:tc>
        <w:tc>
          <w:tcPr>
            <w:tcW w:w="312" w:type="pct"/>
          </w:tcPr>
          <w:p w14:paraId="69317C7C" w14:textId="2D2C21A1" w:rsidR="008B241B" w:rsidRPr="00960FE7" w:rsidRDefault="008B241B" w:rsidP="008B241B">
            <w:pPr>
              <w:pStyle w:val="GOSTTablenorm"/>
              <w:rPr>
                <w:highlight w:val="green"/>
              </w:rPr>
            </w:pPr>
            <w:r w:rsidRPr="00960FE7">
              <w:rPr>
                <w:highlight w:val="green"/>
              </w:rPr>
              <w:t>=20</w:t>
            </w:r>
          </w:p>
        </w:tc>
        <w:tc>
          <w:tcPr>
            <w:tcW w:w="2007" w:type="pct"/>
          </w:tcPr>
          <w:p w14:paraId="2A8198EF" w14:textId="1112D59D" w:rsidR="008B241B" w:rsidRPr="00960FE7" w:rsidRDefault="008B241B" w:rsidP="008B241B">
            <w:pPr>
              <w:pStyle w:val="GOSTTablenorm"/>
              <w:rPr>
                <w:szCs w:val="22"/>
                <w:highlight w:val="green"/>
              </w:rPr>
            </w:pPr>
            <w:r w:rsidRPr="00960FE7">
              <w:rPr>
                <w:szCs w:val="22"/>
                <w:highlight w:val="green"/>
              </w:rPr>
              <w:t>Указывается код по бюджетной классификации для отражения операции на ЛС получателя</w:t>
            </w:r>
          </w:p>
        </w:tc>
      </w:tr>
      <w:tr w:rsidR="008B241B" w:rsidRPr="00960FE7" w14:paraId="7A88AA38" w14:textId="77777777" w:rsidTr="00F77A31">
        <w:tc>
          <w:tcPr>
            <w:tcW w:w="1100" w:type="pct"/>
          </w:tcPr>
          <w:p w14:paraId="7E7B91B6" w14:textId="53AC81EB" w:rsidR="008B241B" w:rsidRPr="00960FE7" w:rsidRDefault="008B241B" w:rsidP="008B241B">
            <w:pPr>
              <w:pStyle w:val="GOSTTablenorm"/>
              <w:rPr>
                <w:szCs w:val="22"/>
                <w:highlight w:val="green"/>
              </w:rPr>
            </w:pPr>
            <w:r w:rsidRPr="00960FE7">
              <w:rPr>
                <w:szCs w:val="22"/>
                <w:highlight w:val="green"/>
              </w:rPr>
              <w:t>Код цели (аналитический код) получателя (контрольный)</w:t>
            </w:r>
          </w:p>
        </w:tc>
        <w:tc>
          <w:tcPr>
            <w:tcW w:w="750" w:type="pct"/>
          </w:tcPr>
          <w:p w14:paraId="6591F291" w14:textId="0B1A0C5F" w:rsidR="008B241B" w:rsidRPr="00357D9A" w:rsidRDefault="008B241B" w:rsidP="008B241B">
            <w:pPr>
              <w:pStyle w:val="GOSTTablenorm"/>
              <w:rPr>
                <w:b/>
                <w:highlight w:val="green"/>
                <w:lang w:val="en-US"/>
              </w:rPr>
            </w:pPr>
            <w:r w:rsidRPr="00357D9A">
              <w:rPr>
                <w:b/>
                <w:lang w:val="en-US"/>
              </w:rPr>
              <w:t>FS_DVSANALYTACCINDD092_LIST</w:t>
            </w:r>
            <w:r>
              <w:rPr>
                <w:b/>
                <w:lang w:val="en-US"/>
              </w:rPr>
              <w:t>:</w:t>
            </w:r>
            <w:r w:rsidRPr="00357D9A">
              <w:rPr>
                <w:lang w:val="en-US"/>
              </w:rPr>
              <w:t xml:space="preserve"> </w:t>
            </w:r>
            <w:r w:rsidRPr="00357D9A">
              <w:rPr>
                <w:bCs/>
                <w:lang w:val="en-US"/>
              </w:rPr>
              <w:t>CODECS_ACC</w:t>
            </w:r>
          </w:p>
        </w:tc>
        <w:tc>
          <w:tcPr>
            <w:tcW w:w="519" w:type="pct"/>
          </w:tcPr>
          <w:p w14:paraId="2B13A3D5" w14:textId="6B045C2F" w:rsidR="008B241B" w:rsidRPr="00960FE7" w:rsidRDefault="008B241B" w:rsidP="008B241B">
            <w:pPr>
              <w:pStyle w:val="GOSTTablenorm"/>
              <w:rPr>
                <w:bCs/>
                <w:szCs w:val="22"/>
                <w:highlight w:val="green"/>
              </w:rPr>
            </w:pPr>
            <w:r w:rsidRPr="00960FE7">
              <w:rPr>
                <w:bCs/>
                <w:szCs w:val="22"/>
                <w:highlight w:val="green"/>
              </w:rPr>
              <w:t>Строка</w:t>
            </w:r>
          </w:p>
        </w:tc>
        <w:tc>
          <w:tcPr>
            <w:tcW w:w="312" w:type="pct"/>
          </w:tcPr>
          <w:p w14:paraId="2B80DF39" w14:textId="215160A6" w:rsidR="008B241B" w:rsidRPr="00960FE7" w:rsidRDefault="008B241B" w:rsidP="008B241B">
            <w:pPr>
              <w:pStyle w:val="GOSTTablenorm"/>
              <w:rPr>
                <w:szCs w:val="22"/>
                <w:highlight w:val="green"/>
              </w:rPr>
            </w:pPr>
            <w:r w:rsidRPr="00960FE7">
              <w:rPr>
                <w:szCs w:val="22"/>
                <w:highlight w:val="green"/>
              </w:rPr>
              <w:t>Нет</w:t>
            </w:r>
          </w:p>
        </w:tc>
        <w:tc>
          <w:tcPr>
            <w:tcW w:w="312" w:type="pct"/>
          </w:tcPr>
          <w:p w14:paraId="0A005411" w14:textId="49F59799" w:rsidR="008B241B" w:rsidRPr="00960FE7" w:rsidRDefault="008B241B" w:rsidP="008B241B">
            <w:pPr>
              <w:pStyle w:val="GOSTTablenorm"/>
              <w:rPr>
                <w:highlight w:val="green"/>
              </w:rPr>
            </w:pPr>
            <w:r w:rsidRPr="00960FE7">
              <w:rPr>
                <w:highlight w:val="green"/>
              </w:rPr>
              <w:t>&lt;=25</w:t>
            </w:r>
          </w:p>
        </w:tc>
        <w:tc>
          <w:tcPr>
            <w:tcW w:w="2007" w:type="pct"/>
          </w:tcPr>
          <w:p w14:paraId="6DC59382" w14:textId="77777777" w:rsidR="008B241B" w:rsidRPr="00960FE7" w:rsidRDefault="008B241B" w:rsidP="008B241B">
            <w:pPr>
              <w:pStyle w:val="GOSTTablenorm"/>
              <w:rPr>
                <w:szCs w:val="22"/>
                <w:highlight w:val="green"/>
              </w:rPr>
            </w:pPr>
            <w:r w:rsidRPr="00960FE7">
              <w:rPr>
                <w:szCs w:val="22"/>
                <w:highlight w:val="green"/>
              </w:rPr>
              <w:t>Не заполнется для л/с с кодом 71.</w:t>
            </w:r>
          </w:p>
          <w:p w14:paraId="49A5D928" w14:textId="4FB8D4A4" w:rsidR="008B241B" w:rsidRPr="00960FE7" w:rsidRDefault="008B241B" w:rsidP="008B241B">
            <w:pPr>
              <w:pStyle w:val="GOSTTablenorm"/>
              <w:rPr>
                <w:szCs w:val="22"/>
                <w:highlight w:val="green"/>
              </w:rPr>
            </w:pPr>
            <w:r w:rsidRPr="00960FE7">
              <w:rPr>
                <w:szCs w:val="22"/>
                <w:highlight w:val="green"/>
              </w:rPr>
              <w:t>Указываетя код субсидии (цели, целевых средств) для отражения на ЛС получателя с кодом 41 (при наличии)</w:t>
            </w:r>
          </w:p>
        </w:tc>
      </w:tr>
      <w:tr w:rsidR="008B241B" w:rsidRPr="000C6E26" w14:paraId="035E2E67" w14:textId="77777777" w:rsidTr="00F77A31">
        <w:tc>
          <w:tcPr>
            <w:tcW w:w="1100" w:type="pct"/>
          </w:tcPr>
          <w:p w14:paraId="747927A3" w14:textId="14915657" w:rsidR="008B241B" w:rsidRPr="00960FE7" w:rsidRDefault="008B241B" w:rsidP="008B241B">
            <w:pPr>
              <w:pStyle w:val="GOSTTablenorm"/>
              <w:rPr>
                <w:szCs w:val="22"/>
                <w:highlight w:val="green"/>
              </w:rPr>
            </w:pPr>
            <w:r w:rsidRPr="00960FE7">
              <w:rPr>
                <w:szCs w:val="22"/>
                <w:highlight w:val="green"/>
              </w:rPr>
              <w:t>Сумма в валюте заявки</w:t>
            </w:r>
          </w:p>
        </w:tc>
        <w:tc>
          <w:tcPr>
            <w:tcW w:w="750" w:type="pct"/>
          </w:tcPr>
          <w:p w14:paraId="66F28CBA" w14:textId="58765AFF" w:rsidR="008B241B" w:rsidRPr="00960FE7" w:rsidRDefault="008B241B" w:rsidP="008B241B">
            <w:pPr>
              <w:pStyle w:val="GOSTTablenorm"/>
              <w:rPr>
                <w:b/>
                <w:highlight w:val="green"/>
                <w:lang w:val="en-US"/>
              </w:rPr>
            </w:pPr>
            <w:r w:rsidRPr="00357D9A">
              <w:rPr>
                <w:b/>
                <w:lang w:val="en-US"/>
              </w:rPr>
              <w:t>FS_DVSANALYTACCINDD092_LIST</w:t>
            </w:r>
            <w:r>
              <w:rPr>
                <w:b/>
                <w:lang w:val="en-US"/>
              </w:rPr>
              <w:t>:</w:t>
            </w:r>
            <w:r w:rsidRPr="00357D9A">
              <w:rPr>
                <w:lang w:val="en-US"/>
              </w:rPr>
              <w:t xml:space="preserve"> </w:t>
            </w:r>
            <w:r w:rsidRPr="00357D9A">
              <w:rPr>
                <w:bCs/>
                <w:lang w:val="en-US"/>
              </w:rPr>
              <w:t>SUMMA</w:t>
            </w:r>
          </w:p>
        </w:tc>
        <w:tc>
          <w:tcPr>
            <w:tcW w:w="519" w:type="pct"/>
          </w:tcPr>
          <w:p w14:paraId="020DA6CC" w14:textId="65622026" w:rsidR="008B241B" w:rsidRPr="00960FE7" w:rsidRDefault="008B241B" w:rsidP="008B241B">
            <w:pPr>
              <w:pStyle w:val="GOSTTablenorm"/>
              <w:rPr>
                <w:bCs/>
                <w:szCs w:val="22"/>
                <w:highlight w:val="green"/>
              </w:rPr>
            </w:pPr>
            <w:r w:rsidRPr="00960FE7">
              <w:rPr>
                <w:highlight w:val="green"/>
              </w:rPr>
              <w:t>Сумма</w:t>
            </w:r>
          </w:p>
        </w:tc>
        <w:tc>
          <w:tcPr>
            <w:tcW w:w="312" w:type="pct"/>
          </w:tcPr>
          <w:p w14:paraId="60C490D0" w14:textId="0078371D" w:rsidR="008B241B" w:rsidRPr="00960FE7" w:rsidRDefault="008B241B" w:rsidP="008B241B">
            <w:pPr>
              <w:pStyle w:val="GOSTTablenorm"/>
              <w:rPr>
                <w:szCs w:val="22"/>
                <w:highlight w:val="green"/>
              </w:rPr>
            </w:pPr>
            <w:r w:rsidRPr="00960FE7">
              <w:rPr>
                <w:szCs w:val="22"/>
                <w:highlight w:val="green"/>
              </w:rPr>
              <w:t>Да</w:t>
            </w:r>
          </w:p>
        </w:tc>
        <w:tc>
          <w:tcPr>
            <w:tcW w:w="312" w:type="pct"/>
          </w:tcPr>
          <w:p w14:paraId="6FF457F3" w14:textId="165D75AE" w:rsidR="008B241B" w:rsidRPr="00960FE7" w:rsidRDefault="008B241B" w:rsidP="008B241B">
            <w:pPr>
              <w:pStyle w:val="GOSTTablenorm"/>
              <w:rPr>
                <w:highlight w:val="green"/>
              </w:rPr>
            </w:pPr>
            <w:r>
              <w:rPr>
                <w:highlight w:val="green"/>
              </w:rPr>
              <w:t>-</w:t>
            </w:r>
          </w:p>
        </w:tc>
        <w:tc>
          <w:tcPr>
            <w:tcW w:w="2007" w:type="pct"/>
          </w:tcPr>
          <w:p w14:paraId="0BDEF4B3" w14:textId="1EE6F6D4" w:rsidR="008B241B" w:rsidRPr="00796B5F" w:rsidRDefault="008B241B" w:rsidP="008B241B">
            <w:pPr>
              <w:pStyle w:val="GOSTTablenorm"/>
              <w:rPr>
                <w:szCs w:val="22"/>
              </w:rPr>
            </w:pPr>
            <w:r w:rsidRPr="00960FE7">
              <w:rPr>
                <w:szCs w:val="22"/>
                <w:highlight w:val="green"/>
              </w:rPr>
              <w:t>Указывается сумма по строке, с точностью 2 знака после запятой</w:t>
            </w:r>
          </w:p>
        </w:tc>
      </w:tr>
      <w:tr w:rsidR="008B241B" w:rsidRPr="00A80CCB" w14:paraId="651937F9" w14:textId="77777777" w:rsidTr="00F77A31">
        <w:tc>
          <w:tcPr>
            <w:tcW w:w="1100" w:type="pct"/>
          </w:tcPr>
          <w:p w14:paraId="341B719A" w14:textId="429BAE75" w:rsidR="008B241B" w:rsidRPr="00A80CCB" w:rsidRDefault="008B241B" w:rsidP="008B241B">
            <w:pPr>
              <w:pStyle w:val="GOSTTablenorm"/>
              <w:rPr>
                <w:b/>
                <w:szCs w:val="22"/>
                <w:highlight w:val="cyan"/>
              </w:rPr>
            </w:pPr>
            <w:commentRangeStart w:id="1256"/>
            <w:r w:rsidRPr="00A80CCB">
              <w:rPr>
                <w:b/>
                <w:szCs w:val="22"/>
                <w:highlight w:val="cyan"/>
              </w:rPr>
              <w:t>Реквизиты КОО</w:t>
            </w:r>
            <w:commentRangeEnd w:id="1256"/>
            <w:r>
              <w:rPr>
                <w:rStyle w:val="afff4"/>
              </w:rPr>
              <w:commentReference w:id="1256"/>
            </w:r>
          </w:p>
        </w:tc>
        <w:tc>
          <w:tcPr>
            <w:tcW w:w="750" w:type="pct"/>
          </w:tcPr>
          <w:p w14:paraId="1BE1E6DB" w14:textId="77777777" w:rsidR="008B241B" w:rsidRPr="00A80CCB" w:rsidRDefault="008B241B" w:rsidP="008B241B">
            <w:pPr>
              <w:pStyle w:val="GOSTTablenorm"/>
              <w:rPr>
                <w:b/>
                <w:highlight w:val="cyan"/>
                <w:lang w:val="en-US"/>
              </w:rPr>
            </w:pPr>
          </w:p>
        </w:tc>
        <w:tc>
          <w:tcPr>
            <w:tcW w:w="519" w:type="pct"/>
          </w:tcPr>
          <w:p w14:paraId="44622518" w14:textId="00EF0212" w:rsidR="008B241B" w:rsidRPr="00A80CCB" w:rsidRDefault="008B241B" w:rsidP="008B241B">
            <w:pPr>
              <w:pStyle w:val="GOSTTablenorm"/>
              <w:rPr>
                <w:b/>
                <w:highlight w:val="cyan"/>
              </w:rPr>
            </w:pPr>
            <w:r w:rsidRPr="00A80CCB">
              <w:rPr>
                <w:b/>
                <w:highlight w:val="cyan"/>
              </w:rPr>
              <w:t>Массив</w:t>
            </w:r>
          </w:p>
        </w:tc>
        <w:tc>
          <w:tcPr>
            <w:tcW w:w="312" w:type="pct"/>
          </w:tcPr>
          <w:p w14:paraId="0435D2C7" w14:textId="6DD9C948" w:rsidR="008B241B" w:rsidRPr="00A80CCB" w:rsidRDefault="008B241B" w:rsidP="008B241B">
            <w:pPr>
              <w:pStyle w:val="GOSTTablenorm"/>
              <w:rPr>
                <w:b/>
                <w:szCs w:val="22"/>
                <w:highlight w:val="cyan"/>
              </w:rPr>
            </w:pPr>
            <w:r w:rsidRPr="00A80CCB">
              <w:rPr>
                <w:b/>
                <w:szCs w:val="22"/>
                <w:highlight w:val="cyan"/>
              </w:rPr>
              <w:t>Нет</w:t>
            </w:r>
          </w:p>
        </w:tc>
        <w:tc>
          <w:tcPr>
            <w:tcW w:w="312" w:type="pct"/>
          </w:tcPr>
          <w:p w14:paraId="1FE3D398" w14:textId="59498BD7" w:rsidR="008B241B" w:rsidRPr="00A80CCB" w:rsidRDefault="008B241B" w:rsidP="008B241B">
            <w:pPr>
              <w:pStyle w:val="GOSTTablenorm"/>
              <w:rPr>
                <w:b/>
                <w:highlight w:val="cyan"/>
              </w:rPr>
            </w:pPr>
            <w:r w:rsidRPr="00A80CCB">
              <w:rPr>
                <w:b/>
                <w:highlight w:val="cyan"/>
              </w:rPr>
              <w:t>-</w:t>
            </w:r>
          </w:p>
        </w:tc>
        <w:tc>
          <w:tcPr>
            <w:tcW w:w="2007" w:type="pct"/>
          </w:tcPr>
          <w:p w14:paraId="023923A6" w14:textId="68022A5D" w:rsidR="008B241B" w:rsidRPr="00A80CCB" w:rsidRDefault="008B241B" w:rsidP="008B241B">
            <w:pPr>
              <w:pStyle w:val="GOSTTablenorm"/>
              <w:rPr>
                <w:b/>
                <w:szCs w:val="22"/>
                <w:highlight w:val="cyan"/>
              </w:rPr>
            </w:pPr>
            <w:r w:rsidRPr="00A80CCB">
              <w:rPr>
                <w:b/>
                <w:szCs w:val="22"/>
                <w:highlight w:val="cyan"/>
              </w:rPr>
              <w:t xml:space="preserve">Заполняется только для поступлений с типом «Классифицированное» и анализатором были найдены реквизиты документа </w:t>
            </w:r>
            <w:r w:rsidRPr="00A80CCB">
              <w:rPr>
                <w:b/>
                <w:szCs w:val="22"/>
                <w:highlight w:val="cyan"/>
                <w:lang w:val="en-US"/>
              </w:rPr>
              <w:t>D</w:t>
            </w:r>
            <w:r w:rsidRPr="00A80CCB">
              <w:rPr>
                <w:b/>
                <w:szCs w:val="22"/>
                <w:highlight w:val="cyan"/>
              </w:rPr>
              <w:t>_033</w:t>
            </w:r>
          </w:p>
        </w:tc>
      </w:tr>
      <w:tr w:rsidR="008B241B" w:rsidRPr="00A80CCB" w14:paraId="46722547" w14:textId="77777777" w:rsidTr="00F77A31">
        <w:tc>
          <w:tcPr>
            <w:tcW w:w="1100" w:type="pct"/>
          </w:tcPr>
          <w:p w14:paraId="1539714D" w14:textId="21BEBCE2" w:rsidR="008B241B" w:rsidRPr="00A80CCB" w:rsidRDefault="008B241B" w:rsidP="008B241B">
            <w:pPr>
              <w:pStyle w:val="GOSTTablenorm"/>
              <w:rPr>
                <w:szCs w:val="22"/>
                <w:highlight w:val="cyan"/>
              </w:rPr>
            </w:pPr>
            <w:r w:rsidRPr="00A80CCB">
              <w:rPr>
                <w:szCs w:val="22"/>
                <w:highlight w:val="cyan"/>
              </w:rPr>
              <w:t>Номер КОО</w:t>
            </w:r>
          </w:p>
        </w:tc>
        <w:tc>
          <w:tcPr>
            <w:tcW w:w="750" w:type="pct"/>
          </w:tcPr>
          <w:p w14:paraId="57BC4401" w14:textId="7ABC2849" w:rsidR="008B241B" w:rsidRPr="00A80CCB" w:rsidRDefault="008B241B" w:rsidP="008B241B">
            <w:pPr>
              <w:pStyle w:val="GOSTTablenorm"/>
              <w:rPr>
                <w:b/>
                <w:highlight w:val="cyan"/>
                <w:lang w:val="en-US"/>
              </w:rPr>
            </w:pPr>
          </w:p>
        </w:tc>
        <w:tc>
          <w:tcPr>
            <w:tcW w:w="519" w:type="pct"/>
          </w:tcPr>
          <w:p w14:paraId="6C89BA92" w14:textId="79FB9318" w:rsidR="008B241B" w:rsidRPr="00A80CCB" w:rsidRDefault="008B241B" w:rsidP="008B241B">
            <w:pPr>
              <w:pStyle w:val="GOSTTablenorm"/>
              <w:rPr>
                <w:highlight w:val="cyan"/>
              </w:rPr>
            </w:pPr>
            <w:r w:rsidRPr="00A80CCB">
              <w:rPr>
                <w:bCs/>
                <w:szCs w:val="22"/>
                <w:highlight w:val="cyan"/>
              </w:rPr>
              <w:t>Строка</w:t>
            </w:r>
          </w:p>
        </w:tc>
        <w:tc>
          <w:tcPr>
            <w:tcW w:w="312" w:type="pct"/>
          </w:tcPr>
          <w:p w14:paraId="7AC75591" w14:textId="43470A09" w:rsidR="008B241B" w:rsidRPr="00A80CCB" w:rsidRDefault="008B241B" w:rsidP="008B241B">
            <w:pPr>
              <w:pStyle w:val="GOSTTablenorm"/>
              <w:rPr>
                <w:szCs w:val="22"/>
                <w:highlight w:val="cyan"/>
              </w:rPr>
            </w:pPr>
            <w:r w:rsidRPr="00A80CCB">
              <w:rPr>
                <w:szCs w:val="22"/>
                <w:highlight w:val="cyan"/>
              </w:rPr>
              <w:t>Нет</w:t>
            </w:r>
          </w:p>
        </w:tc>
        <w:tc>
          <w:tcPr>
            <w:tcW w:w="312" w:type="pct"/>
          </w:tcPr>
          <w:p w14:paraId="4C2A967C" w14:textId="1758E11A" w:rsidR="008B241B" w:rsidRPr="00A80CCB" w:rsidRDefault="008B241B" w:rsidP="008B241B">
            <w:pPr>
              <w:pStyle w:val="GOSTTablenorm"/>
              <w:rPr>
                <w:highlight w:val="cyan"/>
              </w:rPr>
            </w:pPr>
            <w:r w:rsidRPr="00A80CCB">
              <w:rPr>
                <w:highlight w:val="cyan"/>
              </w:rPr>
              <w:t>&lt;=50</w:t>
            </w:r>
          </w:p>
        </w:tc>
        <w:tc>
          <w:tcPr>
            <w:tcW w:w="2007" w:type="pct"/>
          </w:tcPr>
          <w:p w14:paraId="18DBE1CD" w14:textId="47C05027" w:rsidR="008B241B" w:rsidRPr="00A80CCB" w:rsidRDefault="008B241B" w:rsidP="008B241B">
            <w:pPr>
              <w:pStyle w:val="GOSTTablenorm"/>
              <w:rPr>
                <w:szCs w:val="22"/>
                <w:highlight w:val="cyan"/>
              </w:rPr>
            </w:pPr>
            <w:r w:rsidRPr="00A80CCB">
              <w:rPr>
                <w:szCs w:val="22"/>
                <w:highlight w:val="cyan"/>
                <w:lang w:val="en-US"/>
              </w:rPr>
              <w:t>Указывается номер КОО</w:t>
            </w:r>
          </w:p>
        </w:tc>
      </w:tr>
      <w:tr w:rsidR="008B241B" w:rsidRPr="000C6E26" w14:paraId="0287D1AA" w14:textId="77777777" w:rsidTr="00F77A31">
        <w:tc>
          <w:tcPr>
            <w:tcW w:w="1100" w:type="pct"/>
          </w:tcPr>
          <w:p w14:paraId="4CA9C0E5" w14:textId="37CFBA5D" w:rsidR="008B241B" w:rsidRPr="00A80CCB" w:rsidRDefault="008B241B" w:rsidP="008B241B">
            <w:pPr>
              <w:pStyle w:val="GOSTTablenorm"/>
              <w:rPr>
                <w:szCs w:val="22"/>
                <w:highlight w:val="cyan"/>
              </w:rPr>
            </w:pPr>
            <w:r w:rsidRPr="00A80CCB">
              <w:rPr>
                <w:szCs w:val="22"/>
                <w:highlight w:val="cyan"/>
              </w:rPr>
              <w:t>GUID КОО</w:t>
            </w:r>
          </w:p>
        </w:tc>
        <w:tc>
          <w:tcPr>
            <w:tcW w:w="750" w:type="pct"/>
          </w:tcPr>
          <w:p w14:paraId="2759DED2" w14:textId="461BDBA8" w:rsidR="008B241B" w:rsidRPr="00A80CCB" w:rsidRDefault="008B241B" w:rsidP="008B241B">
            <w:pPr>
              <w:pStyle w:val="GOSTTablenorm"/>
              <w:rPr>
                <w:b/>
                <w:highlight w:val="cyan"/>
                <w:lang w:val="en-US"/>
              </w:rPr>
            </w:pPr>
          </w:p>
        </w:tc>
        <w:tc>
          <w:tcPr>
            <w:tcW w:w="519" w:type="pct"/>
          </w:tcPr>
          <w:p w14:paraId="3DC5D8A9" w14:textId="639F2998" w:rsidR="008B241B" w:rsidRPr="00A80CCB" w:rsidRDefault="008B241B" w:rsidP="008B241B">
            <w:pPr>
              <w:pStyle w:val="GOSTTablenorm"/>
              <w:rPr>
                <w:highlight w:val="cyan"/>
              </w:rPr>
            </w:pPr>
            <w:r w:rsidRPr="00A80CCB">
              <w:rPr>
                <w:szCs w:val="22"/>
                <w:highlight w:val="cyan"/>
              </w:rPr>
              <w:t>GUID</w:t>
            </w:r>
          </w:p>
        </w:tc>
        <w:tc>
          <w:tcPr>
            <w:tcW w:w="312" w:type="pct"/>
          </w:tcPr>
          <w:p w14:paraId="6A1591FA" w14:textId="6C0BA0F4" w:rsidR="008B241B" w:rsidRPr="00A80CCB" w:rsidRDefault="008B241B" w:rsidP="008B241B">
            <w:pPr>
              <w:pStyle w:val="GOSTTablenorm"/>
              <w:rPr>
                <w:szCs w:val="22"/>
                <w:highlight w:val="cyan"/>
              </w:rPr>
            </w:pPr>
            <w:r w:rsidRPr="00A80CCB">
              <w:rPr>
                <w:szCs w:val="22"/>
                <w:highlight w:val="cyan"/>
              </w:rPr>
              <w:t>Нет</w:t>
            </w:r>
          </w:p>
        </w:tc>
        <w:tc>
          <w:tcPr>
            <w:tcW w:w="312" w:type="pct"/>
          </w:tcPr>
          <w:p w14:paraId="588E01B4" w14:textId="152AB0B2" w:rsidR="008B241B" w:rsidRPr="00A80CCB" w:rsidRDefault="008B241B" w:rsidP="008B241B">
            <w:pPr>
              <w:pStyle w:val="GOSTTablenorm"/>
              <w:rPr>
                <w:highlight w:val="cyan"/>
              </w:rPr>
            </w:pPr>
            <w:r w:rsidRPr="00A80CCB">
              <w:rPr>
                <w:highlight w:val="cyan"/>
              </w:rPr>
              <w:t>=36</w:t>
            </w:r>
          </w:p>
        </w:tc>
        <w:tc>
          <w:tcPr>
            <w:tcW w:w="2007" w:type="pct"/>
          </w:tcPr>
          <w:p w14:paraId="21C9607A" w14:textId="77777777" w:rsidR="008B241B" w:rsidRPr="00A80CCB" w:rsidRDefault="008B241B" w:rsidP="008B241B">
            <w:pPr>
              <w:pStyle w:val="GOSTTablenorm"/>
              <w:rPr>
                <w:szCs w:val="22"/>
                <w:highlight w:val="cyan"/>
              </w:rPr>
            </w:pPr>
            <w:r w:rsidRPr="00A80CCB">
              <w:rPr>
                <w:szCs w:val="22"/>
                <w:highlight w:val="cyan"/>
              </w:rPr>
              <w:t>Указывается уникальный идентификатор КОО, по которому осуществляется операция.</w:t>
            </w:r>
          </w:p>
          <w:p w14:paraId="5AE44715" w14:textId="3AA225CE" w:rsidR="008B241B" w:rsidRPr="00A80CCB" w:rsidRDefault="008B241B" w:rsidP="008B241B">
            <w:pPr>
              <w:pStyle w:val="GOSTTablenorm"/>
              <w:rPr>
                <w:szCs w:val="22"/>
                <w:highlight w:val="cyan"/>
              </w:rPr>
            </w:pPr>
            <w:r w:rsidRPr="00A80CCB">
              <w:rPr>
                <w:szCs w:val="22"/>
                <w:highlight w:val="cyan"/>
              </w:rPr>
              <w:t>Обязателен для заполнения, если заполнен параметр «Номер КОО»</w:t>
            </w:r>
          </w:p>
        </w:tc>
      </w:tr>
    </w:tbl>
    <w:p w14:paraId="3EE5D77D" w14:textId="1AA279B0" w:rsidR="007806A6" w:rsidRDefault="007806A6" w:rsidP="007806A6">
      <w:pPr>
        <w:pStyle w:val="51"/>
        <w:rPr>
          <w:ins w:id="1257" w:author="Сатлер Марина Викторовна" w:date="2025-10-06T17:36:00Z"/>
        </w:rPr>
      </w:pPr>
      <w:bookmarkStart w:id="1258" w:name="_Toc226564468"/>
      <w:ins w:id="1259" w:author="Сатлер Марина Викторовна" w:date="2025-10-06T17:36:00Z">
        <w:r w:rsidRPr="00A775EA">
          <w:t xml:space="preserve">Пример запроса по документу </w:t>
        </w:r>
        <w:r>
          <w:t xml:space="preserve">«Поручение о перечислении на счет входящее» </w:t>
        </w:r>
        <w:r>
          <w:rPr>
            <w:lang w:val="en-US"/>
          </w:rPr>
          <w:t>TSE</w:t>
        </w:r>
        <w:r w:rsidRPr="00FB0748">
          <w:t>_</w:t>
        </w:r>
        <w:r>
          <w:rPr>
            <w:lang w:val="en-US"/>
          </w:rPr>
          <w:t>IncomingErrand</w:t>
        </w:r>
        <w:r w:rsidRPr="00FB0748">
          <w:t>_</w:t>
        </w:r>
        <w:r>
          <w:rPr>
            <w:lang w:val="en-US"/>
          </w:rPr>
          <w:t>D</w:t>
        </w:r>
        <w:r w:rsidRPr="00FB0748">
          <w:t>092</w:t>
        </w:r>
        <w:bookmarkEnd w:id="1258"/>
      </w:ins>
    </w:p>
    <w:p w14:paraId="6FF5554F" w14:textId="12889B1F" w:rsidR="007806A6" w:rsidDel="007806A6" w:rsidRDefault="007806A6" w:rsidP="007806A6">
      <w:pPr>
        <w:pStyle w:val="GOSTNormal"/>
        <w:rPr>
          <w:del w:id="1260" w:author="Сатлер Марина Викторовна" w:date="2025-10-06T17:36:00Z"/>
        </w:rPr>
      </w:pPr>
    </w:p>
    <w:p w14:paraId="41EE1E56" w14:textId="77777777" w:rsidR="007806A6" w:rsidRDefault="007806A6" w:rsidP="007806A6">
      <w:pPr>
        <w:pStyle w:val="GOSTScript"/>
      </w:pPr>
      <w:r>
        <w:t>{</w:t>
      </w:r>
    </w:p>
    <w:p w14:paraId="670E901F" w14:textId="77777777" w:rsidR="007806A6" w:rsidRDefault="007806A6" w:rsidP="007806A6">
      <w:pPr>
        <w:pStyle w:val="GOSTScript"/>
      </w:pPr>
      <w:r>
        <w:tab/>
        <w:t>"header": {</w:t>
      </w:r>
    </w:p>
    <w:p w14:paraId="34BBEF05" w14:textId="77777777" w:rsidR="007806A6" w:rsidRDefault="007806A6" w:rsidP="007806A6">
      <w:pPr>
        <w:pStyle w:val="GOSTScript"/>
      </w:pPr>
      <w:r>
        <w:tab/>
      </w:r>
      <w:r>
        <w:tab/>
        <w:t>"Source": "TSE",</w:t>
      </w:r>
    </w:p>
    <w:p w14:paraId="28CD7307" w14:textId="77777777" w:rsidR="007806A6" w:rsidRDefault="007806A6" w:rsidP="007806A6">
      <w:pPr>
        <w:pStyle w:val="GOSTScript"/>
      </w:pPr>
      <w:r>
        <w:tab/>
      </w:r>
      <w:r>
        <w:tab/>
        <w:t>"ReqDateTime": "2025-12-05 10:37:22",</w:t>
      </w:r>
    </w:p>
    <w:p w14:paraId="6CC28FB5" w14:textId="77777777" w:rsidR="007806A6" w:rsidRDefault="007806A6" w:rsidP="007806A6">
      <w:pPr>
        <w:pStyle w:val="GOSTScript"/>
      </w:pPr>
      <w:r>
        <w:tab/>
      </w:r>
      <w:r>
        <w:tab/>
        <w:t>"Version": "1.0",</w:t>
      </w:r>
    </w:p>
    <w:p w14:paraId="7F100D7C" w14:textId="77777777" w:rsidR="007806A6" w:rsidRDefault="007806A6" w:rsidP="007806A6">
      <w:pPr>
        <w:pStyle w:val="GOSTScript"/>
      </w:pPr>
      <w:r>
        <w:tab/>
      </w:r>
      <w:r>
        <w:tab/>
        <w:t>"Params": [</w:t>
      </w:r>
    </w:p>
    <w:p w14:paraId="25E23C45" w14:textId="77777777" w:rsidR="007806A6" w:rsidRDefault="007806A6" w:rsidP="007806A6">
      <w:pPr>
        <w:pStyle w:val="GOSTScript"/>
      </w:pPr>
      <w:r>
        <w:tab/>
      </w:r>
      <w:r>
        <w:tab/>
      </w:r>
      <w:r>
        <w:tab/>
        <w:t>{</w:t>
      </w:r>
    </w:p>
    <w:p w14:paraId="732EDE08" w14:textId="77777777" w:rsidR="007806A6" w:rsidRDefault="007806A6" w:rsidP="007806A6">
      <w:pPr>
        <w:pStyle w:val="GOSTScript"/>
      </w:pPr>
      <w:r>
        <w:tab/>
      </w:r>
      <w:r>
        <w:tab/>
      </w:r>
      <w:r>
        <w:tab/>
      </w:r>
      <w:r>
        <w:tab/>
        <w:t>"param": "example",</w:t>
      </w:r>
    </w:p>
    <w:p w14:paraId="6808D73C" w14:textId="77777777" w:rsidR="007806A6" w:rsidRDefault="007806A6" w:rsidP="007806A6">
      <w:pPr>
        <w:pStyle w:val="GOSTScript"/>
      </w:pPr>
      <w:r>
        <w:tab/>
      </w:r>
      <w:r>
        <w:tab/>
      </w:r>
      <w:r>
        <w:tab/>
      </w:r>
      <w:r>
        <w:tab/>
        <w:t>"value": "01"</w:t>
      </w:r>
    </w:p>
    <w:p w14:paraId="3635FC3A" w14:textId="77777777" w:rsidR="007806A6" w:rsidRDefault="007806A6" w:rsidP="007806A6">
      <w:pPr>
        <w:pStyle w:val="GOSTScript"/>
      </w:pPr>
      <w:r>
        <w:tab/>
      </w:r>
      <w:r>
        <w:tab/>
      </w:r>
      <w:r>
        <w:tab/>
        <w:t>}</w:t>
      </w:r>
    </w:p>
    <w:p w14:paraId="501A1855" w14:textId="77777777" w:rsidR="007806A6" w:rsidRDefault="007806A6" w:rsidP="007806A6">
      <w:pPr>
        <w:pStyle w:val="GOSTScript"/>
      </w:pPr>
      <w:r>
        <w:tab/>
      </w:r>
      <w:r>
        <w:tab/>
        <w:t>],</w:t>
      </w:r>
    </w:p>
    <w:p w14:paraId="142457DD" w14:textId="77777777" w:rsidR="007806A6" w:rsidRDefault="007806A6" w:rsidP="007806A6">
      <w:pPr>
        <w:pStyle w:val="GOSTScript"/>
      </w:pPr>
      <w:r>
        <w:tab/>
      </w:r>
      <w:r>
        <w:tab/>
        <w:t>"ReqGuid": "g1a4ie5d-2757-4699-948c-vv72qba94f44",</w:t>
      </w:r>
    </w:p>
    <w:p w14:paraId="514B6ABD" w14:textId="77777777" w:rsidR="007806A6" w:rsidRDefault="007806A6" w:rsidP="007806A6">
      <w:pPr>
        <w:pStyle w:val="GOSTScript"/>
      </w:pPr>
      <w:r>
        <w:tab/>
      </w:r>
      <w:r>
        <w:tab/>
        <w:t>"DocGuid": "1fd90a7c-e339-46ff-ac39-73029ff81321",</w:t>
      </w:r>
    </w:p>
    <w:p w14:paraId="554AAA01" w14:textId="77777777" w:rsidR="007806A6" w:rsidRDefault="007806A6" w:rsidP="007806A6">
      <w:pPr>
        <w:pStyle w:val="GOSTScript"/>
      </w:pPr>
      <w:r>
        <w:tab/>
      </w:r>
      <w:r>
        <w:tab/>
        <w:t>"RequestType": "ACCOUNTING",</w:t>
      </w:r>
    </w:p>
    <w:p w14:paraId="2C68BDEF" w14:textId="77777777" w:rsidR="007806A6" w:rsidRDefault="007806A6" w:rsidP="007806A6">
      <w:pPr>
        <w:pStyle w:val="GOSTScript"/>
      </w:pPr>
      <w:r>
        <w:tab/>
      </w:r>
      <w:r>
        <w:tab/>
        <w:t>"TypeDoc": "TSE_IncomingErrand_D092",</w:t>
      </w:r>
    </w:p>
    <w:p w14:paraId="494B3DEF" w14:textId="77777777" w:rsidR="007806A6" w:rsidRDefault="007806A6" w:rsidP="007806A6">
      <w:pPr>
        <w:pStyle w:val="GOSTScript"/>
      </w:pPr>
      <w:r>
        <w:tab/>
      </w:r>
      <w:r>
        <w:tab/>
        <w:t>"Stage": "auth",</w:t>
      </w:r>
    </w:p>
    <w:p w14:paraId="6693D7EF" w14:textId="77777777" w:rsidR="007806A6" w:rsidRDefault="007806A6" w:rsidP="007806A6">
      <w:pPr>
        <w:pStyle w:val="GOSTScript"/>
      </w:pPr>
      <w:r>
        <w:tab/>
      </w:r>
      <w:r>
        <w:tab/>
        <w:t>"BalLevContrl": 0,</w:t>
      </w:r>
    </w:p>
    <w:p w14:paraId="50CFCB0F" w14:textId="77777777" w:rsidR="007806A6" w:rsidRDefault="007806A6" w:rsidP="007806A6">
      <w:pPr>
        <w:pStyle w:val="GOSTScript"/>
      </w:pPr>
      <w:r>
        <w:tab/>
      </w:r>
      <w:r>
        <w:tab/>
        <w:t>"Subject": "6000",</w:t>
      </w:r>
    </w:p>
    <w:p w14:paraId="4EADD31E" w14:textId="77777777" w:rsidR="007806A6" w:rsidRDefault="007806A6" w:rsidP="007806A6">
      <w:pPr>
        <w:pStyle w:val="GOSTScript"/>
      </w:pPr>
      <w:r>
        <w:tab/>
      </w:r>
      <w:r>
        <w:tab/>
        <w:t>"SettlementDate": "2025-12-05"</w:t>
      </w:r>
    </w:p>
    <w:p w14:paraId="7D89097A" w14:textId="77777777" w:rsidR="007806A6" w:rsidRDefault="007806A6" w:rsidP="007806A6">
      <w:pPr>
        <w:pStyle w:val="GOSTScript"/>
      </w:pPr>
      <w:r>
        <w:tab/>
        <w:t>},</w:t>
      </w:r>
    </w:p>
    <w:p w14:paraId="0D3D7686" w14:textId="77777777" w:rsidR="007806A6" w:rsidRDefault="007806A6" w:rsidP="007806A6">
      <w:pPr>
        <w:pStyle w:val="GOSTScript"/>
      </w:pPr>
      <w:r>
        <w:tab/>
        <w:t>"document": {</w:t>
      </w:r>
    </w:p>
    <w:p w14:paraId="09F8A70F" w14:textId="77777777" w:rsidR="007806A6" w:rsidRDefault="007806A6" w:rsidP="007806A6">
      <w:pPr>
        <w:pStyle w:val="GOSTScript"/>
      </w:pPr>
      <w:r>
        <w:tab/>
      </w:r>
      <w:r>
        <w:tab/>
        <w:t>"BRE_DOCNUM": "2021",</w:t>
      </w:r>
    </w:p>
    <w:p w14:paraId="232D9CA7" w14:textId="77777777" w:rsidR="007806A6" w:rsidRDefault="007806A6" w:rsidP="007806A6">
      <w:pPr>
        <w:pStyle w:val="GOSTScript"/>
      </w:pPr>
      <w:r>
        <w:tab/>
      </w:r>
      <w:r>
        <w:tab/>
        <w:t>"BRE_DOCDATE": "2025-10-13",</w:t>
      </w:r>
    </w:p>
    <w:p w14:paraId="27DF80F8" w14:textId="77777777" w:rsidR="007806A6" w:rsidRDefault="007806A6" w:rsidP="007806A6">
      <w:pPr>
        <w:pStyle w:val="GOSTScript"/>
      </w:pPr>
      <w:r>
        <w:tab/>
      </w:r>
      <w:r>
        <w:tab/>
        <w:t>"TH_TYPEDOC": "КДВ",</w:t>
      </w:r>
    </w:p>
    <w:p w14:paraId="44637CD1" w14:textId="77777777" w:rsidR="007806A6" w:rsidRDefault="007806A6" w:rsidP="007806A6">
      <w:pPr>
        <w:pStyle w:val="GOSTScript"/>
      </w:pPr>
      <w:r>
        <w:tab/>
      </w:r>
      <w:r>
        <w:tab/>
        <w:t>"RF_SIGNBPR": true,</w:t>
      </w:r>
    </w:p>
    <w:p w14:paraId="37B825C8" w14:textId="77777777" w:rsidR="007806A6" w:rsidRDefault="007806A6" w:rsidP="007806A6">
      <w:pPr>
        <w:pStyle w:val="GOSTScript"/>
      </w:pPr>
      <w:r>
        <w:tab/>
      </w:r>
      <w:r>
        <w:tab/>
        <w:t>"StmInfrmtn_AccessLevelStereotype": 1,</w:t>
      </w:r>
    </w:p>
    <w:p w14:paraId="2E8E4AEA" w14:textId="77777777" w:rsidR="007806A6" w:rsidRDefault="007806A6" w:rsidP="007806A6">
      <w:pPr>
        <w:pStyle w:val="GOSTScript"/>
      </w:pPr>
      <w:r>
        <w:tab/>
      </w:r>
      <w:r>
        <w:tab/>
        <w:t>"CURRENCY_CODE": "643",</w:t>
      </w:r>
    </w:p>
    <w:p w14:paraId="23DCC402" w14:textId="77777777" w:rsidR="007806A6" w:rsidRDefault="007806A6" w:rsidP="007806A6">
      <w:pPr>
        <w:pStyle w:val="GOSTScript"/>
      </w:pPr>
      <w:r>
        <w:tab/>
      </w:r>
      <w:r>
        <w:tab/>
        <w:t>"R_CHECKACC": "03212643000000018700",</w:t>
      </w:r>
    </w:p>
    <w:p w14:paraId="675841C3" w14:textId="77777777" w:rsidR="007806A6" w:rsidRDefault="007806A6" w:rsidP="007806A6">
      <w:pPr>
        <w:pStyle w:val="GOSTScript"/>
      </w:pPr>
      <w:r>
        <w:tab/>
      </w:r>
      <w:r>
        <w:tab/>
        <w:t>"P_CHECKACC": "03225643000000056400",</w:t>
      </w:r>
    </w:p>
    <w:p w14:paraId="3FDFC928" w14:textId="77777777" w:rsidR="007806A6" w:rsidRDefault="007806A6" w:rsidP="007806A6">
      <w:pPr>
        <w:pStyle w:val="GOSTScript"/>
      </w:pPr>
      <w:r>
        <w:tab/>
      </w:r>
      <w:r>
        <w:tab/>
        <w:t>"ADI_CODETOFKRCCSRECIP": "6200",</w:t>
      </w:r>
    </w:p>
    <w:p w14:paraId="0734CBEA" w14:textId="77777777" w:rsidR="007806A6" w:rsidRDefault="007806A6" w:rsidP="007806A6">
      <w:pPr>
        <w:pStyle w:val="GOSTScript"/>
      </w:pPr>
      <w:r>
        <w:tab/>
      </w:r>
      <w:r>
        <w:tab/>
        <w:t>"VR_PERSONALACC": "41051001031",</w:t>
      </w:r>
    </w:p>
    <w:p w14:paraId="0F7F9552" w14:textId="77777777" w:rsidR="007806A6" w:rsidRDefault="007806A6" w:rsidP="007806A6">
      <w:pPr>
        <w:pStyle w:val="GOSTScript"/>
      </w:pPr>
      <w:r>
        <w:tab/>
      </w:r>
      <w:r>
        <w:tab/>
        <w:t>"S_SIGNPAYERNPS": false,</w:t>
      </w:r>
    </w:p>
    <w:p w14:paraId="2C901EF1" w14:textId="77777777" w:rsidR="007806A6" w:rsidRDefault="007806A6" w:rsidP="007806A6">
      <w:pPr>
        <w:pStyle w:val="GOSTScript"/>
      </w:pPr>
      <w:r>
        <w:tab/>
      </w:r>
      <w:r>
        <w:tab/>
        <w:t>"S_SIGNACCOUNTINGPURKS": true,</w:t>
      </w:r>
    </w:p>
    <w:p w14:paraId="2FFFC736" w14:textId="77777777" w:rsidR="007806A6" w:rsidRDefault="007806A6" w:rsidP="007806A6">
      <w:pPr>
        <w:pStyle w:val="GOSTScript"/>
      </w:pPr>
      <w:r>
        <w:tab/>
      </w:r>
      <w:r>
        <w:tab/>
        <w:t>"P_TOFKCODEUCHPAYER": "6201",</w:t>
      </w:r>
    </w:p>
    <w:p w14:paraId="028A3D49" w14:textId="77777777" w:rsidR="007806A6" w:rsidRDefault="007806A6" w:rsidP="007806A6">
      <w:pPr>
        <w:pStyle w:val="GOSTScript"/>
      </w:pPr>
      <w:r>
        <w:tab/>
      </w:r>
      <w:r>
        <w:tab/>
        <w:t>"FS_ANALYTACCINDD092_LIST": [</w:t>
      </w:r>
    </w:p>
    <w:p w14:paraId="0C5DC4C2" w14:textId="77777777" w:rsidR="007806A6" w:rsidRDefault="007806A6" w:rsidP="007806A6">
      <w:pPr>
        <w:pStyle w:val="GOSTScript"/>
      </w:pPr>
      <w:r>
        <w:tab/>
      </w:r>
      <w:r>
        <w:tab/>
      </w:r>
      <w:r>
        <w:tab/>
        <w:t>{</w:t>
      </w:r>
    </w:p>
    <w:p w14:paraId="0451F28A" w14:textId="77777777" w:rsidR="007806A6" w:rsidRDefault="007806A6" w:rsidP="007806A6">
      <w:pPr>
        <w:pStyle w:val="GOSTScript"/>
      </w:pPr>
      <w:r>
        <w:tab/>
      </w:r>
      <w:r>
        <w:tab/>
      </w:r>
      <w:r>
        <w:tab/>
      </w:r>
      <w:r>
        <w:tab/>
        <w:t>"id": 1,</w:t>
      </w:r>
    </w:p>
    <w:p w14:paraId="56D25B1C" w14:textId="77777777" w:rsidR="007806A6" w:rsidRDefault="007806A6" w:rsidP="007806A6">
      <w:pPr>
        <w:pStyle w:val="GOSTScript"/>
      </w:pPr>
      <w:r>
        <w:tab/>
      </w:r>
      <w:r>
        <w:tab/>
      </w:r>
      <w:r>
        <w:tab/>
      </w:r>
      <w:r>
        <w:tab/>
        <w:t>"NUMBERROW": 1,</w:t>
      </w:r>
    </w:p>
    <w:p w14:paraId="5EFE1A96" w14:textId="77777777" w:rsidR="007806A6" w:rsidRDefault="007806A6" w:rsidP="007806A6">
      <w:pPr>
        <w:pStyle w:val="GOSTScript"/>
      </w:pPr>
      <w:r>
        <w:tab/>
      </w:r>
      <w:r>
        <w:tab/>
      </w:r>
      <w:r>
        <w:tab/>
      </w:r>
      <w:r>
        <w:tab/>
        <w:t>"TYPECODEPURPOSE": "1",</w:t>
      </w:r>
    </w:p>
    <w:p w14:paraId="554EE87F" w14:textId="77777777" w:rsidR="007806A6" w:rsidRDefault="007806A6" w:rsidP="007806A6">
      <w:pPr>
        <w:pStyle w:val="GOSTScript"/>
      </w:pPr>
      <w:r>
        <w:tab/>
      </w:r>
      <w:r>
        <w:tab/>
      </w:r>
      <w:r>
        <w:tab/>
      </w:r>
      <w:r>
        <w:tab/>
        <w:t>"DETAILCODEOBJECT": "3888016",</w:t>
      </w:r>
    </w:p>
    <w:p w14:paraId="4F3A4194" w14:textId="77777777" w:rsidR="007806A6" w:rsidRDefault="007806A6" w:rsidP="007806A6">
      <w:pPr>
        <w:pStyle w:val="GOSTScript"/>
      </w:pPr>
      <w:r>
        <w:tab/>
      </w:r>
      <w:r>
        <w:tab/>
      </w:r>
      <w:r>
        <w:tab/>
      </w:r>
      <w:r>
        <w:tab/>
        <w:t>"SUMMA": 50000.00</w:t>
      </w:r>
    </w:p>
    <w:p w14:paraId="08F2A4C2" w14:textId="77777777" w:rsidR="007806A6" w:rsidRDefault="007806A6" w:rsidP="007806A6">
      <w:pPr>
        <w:pStyle w:val="GOSTScript"/>
      </w:pPr>
      <w:r>
        <w:tab/>
      </w:r>
      <w:r>
        <w:tab/>
      </w:r>
      <w:r>
        <w:tab/>
        <w:t>}</w:t>
      </w:r>
    </w:p>
    <w:p w14:paraId="5FA75FB8" w14:textId="77777777" w:rsidR="007806A6" w:rsidRDefault="007806A6" w:rsidP="007806A6">
      <w:pPr>
        <w:pStyle w:val="GOSTScript"/>
      </w:pPr>
      <w:r>
        <w:tab/>
      </w:r>
      <w:r>
        <w:tab/>
        <w:t>]</w:t>
      </w:r>
    </w:p>
    <w:p w14:paraId="33100D5B" w14:textId="77777777" w:rsidR="007806A6" w:rsidRDefault="007806A6" w:rsidP="007806A6">
      <w:pPr>
        <w:pStyle w:val="GOSTScript"/>
      </w:pPr>
      <w:r>
        <w:tab/>
        <w:t>}</w:t>
      </w:r>
    </w:p>
    <w:p w14:paraId="1F001BE2" w14:textId="09DD2B09" w:rsidR="007806A6" w:rsidRPr="007806A6" w:rsidRDefault="007806A6" w:rsidP="007806A6">
      <w:pPr>
        <w:pStyle w:val="GOSTScript"/>
        <w:rPr>
          <w:ins w:id="1261" w:author="Сатлер Марина Викторовна" w:date="2025-10-06T17:34:00Z"/>
        </w:rPr>
      </w:pPr>
      <w:r>
        <w:t>}</w:t>
      </w:r>
    </w:p>
    <w:p w14:paraId="5FC2F3FB" w14:textId="77777777" w:rsidR="00746C45" w:rsidRDefault="00746C45" w:rsidP="004D59AC">
      <w:pPr>
        <w:pStyle w:val="41"/>
      </w:pPr>
      <w:bookmarkStart w:id="1262" w:name="_Toc226564469"/>
      <w:r>
        <w:t>«Платежное поручение» (ф.</w:t>
      </w:r>
      <w:r w:rsidRPr="0014201B">
        <w:t xml:space="preserve"> </w:t>
      </w:r>
      <w:r>
        <w:t>0</w:t>
      </w:r>
      <w:r w:rsidRPr="00516DFE">
        <w:t>401060</w:t>
      </w:r>
      <w:r>
        <w:t>)</w:t>
      </w:r>
      <w:r w:rsidRPr="0014201B">
        <w:t xml:space="preserve"> </w:t>
      </w:r>
      <w:commentRangeStart w:id="1263"/>
      <w:r w:rsidRPr="0014201B">
        <w:t>TSE_0401060_D07</w:t>
      </w:r>
      <w:commentRangeEnd w:id="1263"/>
      <w:r w:rsidR="00C728F5">
        <w:rPr>
          <w:rStyle w:val="afff4"/>
          <w:rFonts w:cs="Times New Roman"/>
          <w:b w:val="0"/>
          <w:iCs w:val="0"/>
        </w:rPr>
        <w:commentReference w:id="1263"/>
      </w:r>
      <w:bookmarkEnd w:id="1262"/>
    </w:p>
    <w:p w14:paraId="5516D0E7" w14:textId="77777777" w:rsidR="00746C45" w:rsidRPr="00A775EA" w:rsidRDefault="00746C45" w:rsidP="004D59AC">
      <w:pPr>
        <w:pStyle w:val="51"/>
      </w:pPr>
      <w:bookmarkStart w:id="1264" w:name="_Toc226564470"/>
      <w:r w:rsidRPr="00A775EA">
        <w:t>Перечень параметров тела запроса (Document) по документу «</w:t>
      </w:r>
      <w:r>
        <w:t>Платежное поручение» (ф.</w:t>
      </w:r>
      <w:r w:rsidRPr="0014201B">
        <w:t xml:space="preserve"> </w:t>
      </w:r>
      <w:r>
        <w:t>0</w:t>
      </w:r>
      <w:r w:rsidRPr="00516DFE">
        <w:t>401060</w:t>
      </w:r>
      <w:r>
        <w:t>)</w:t>
      </w:r>
      <w:r w:rsidRPr="00A775EA">
        <w:t xml:space="preserve"> </w:t>
      </w:r>
      <w:r w:rsidRPr="0014201B">
        <w:t>TSE_0401060_D07</w:t>
      </w:r>
      <w:bookmarkEnd w:id="1264"/>
    </w:p>
    <w:p w14:paraId="67591D42" w14:textId="57FE928F" w:rsidR="00746C45" w:rsidRPr="00A775EA" w:rsidRDefault="00746C45" w:rsidP="00746C45">
      <w:pPr>
        <w:pStyle w:val="GOSTNameTable"/>
      </w:pPr>
      <w:r w:rsidRPr="00A775EA">
        <w:fldChar w:fldCharType="begin"/>
      </w:r>
      <w:r w:rsidRPr="00A775EA">
        <w:instrText xml:space="preserve"> SEQ Таблица \* ARABIC </w:instrText>
      </w:r>
      <w:r w:rsidRPr="00A775EA">
        <w:fldChar w:fldCharType="separate"/>
      </w:r>
      <w:bookmarkStart w:id="1265" w:name="_Toc226564521"/>
      <w:r w:rsidR="00CE7795">
        <w:t>9</w:t>
      </w:r>
      <w:r w:rsidRPr="00A775EA">
        <w:fldChar w:fldCharType="end"/>
      </w:r>
      <w:r w:rsidRPr="00A775EA">
        <w:t xml:space="preserve"> - Параметры тела (Document) запроса на подбор / сторнирование / переформирование записей учета по документу «</w:t>
      </w:r>
      <w:r>
        <w:t>Платежное поручение» (ф.</w:t>
      </w:r>
      <w:r w:rsidRPr="0014201B">
        <w:t xml:space="preserve"> </w:t>
      </w:r>
      <w:r>
        <w:t>0</w:t>
      </w:r>
      <w:r w:rsidRPr="00516DFE">
        <w:t>401060</w:t>
      </w:r>
      <w:r>
        <w:t>)</w:t>
      </w:r>
      <w:r w:rsidRPr="00A775EA">
        <w:t xml:space="preserve"> </w:t>
      </w:r>
      <w:r w:rsidRPr="0014201B">
        <w:t>TSE_0401060_D07</w:t>
      </w:r>
      <w:bookmarkEnd w:id="1265"/>
    </w:p>
    <w:tbl>
      <w:tblPr>
        <w:tblStyle w:val="GOSTTable"/>
        <w:tblW w:w="5000" w:type="pct"/>
        <w:tblLayout w:type="fixed"/>
        <w:tblLook w:val="07E0" w:firstRow="1" w:lastRow="1" w:firstColumn="1" w:lastColumn="1" w:noHBand="1" w:noVBand="1"/>
      </w:tblPr>
      <w:tblGrid>
        <w:gridCol w:w="3453"/>
        <w:gridCol w:w="2354"/>
        <w:gridCol w:w="1569"/>
        <w:gridCol w:w="913"/>
        <w:gridCol w:w="992"/>
        <w:gridCol w:w="6413"/>
      </w:tblGrid>
      <w:tr w:rsidR="00746C45" w:rsidRPr="00A775EA" w14:paraId="7AADE72D" w14:textId="77777777" w:rsidTr="00BE15F8">
        <w:trPr>
          <w:cnfStyle w:val="100000000000" w:firstRow="1" w:lastRow="0" w:firstColumn="0" w:lastColumn="0" w:oddVBand="0" w:evenVBand="0" w:oddHBand="0" w:evenHBand="0" w:firstRowFirstColumn="0" w:firstRowLastColumn="0" w:lastRowFirstColumn="0" w:lastRowLastColumn="0"/>
          <w:trHeight w:val="1002"/>
        </w:trPr>
        <w:tc>
          <w:tcPr>
            <w:tcW w:w="1100" w:type="pct"/>
            <w:hideMark/>
          </w:tcPr>
          <w:p w14:paraId="0B78247C" w14:textId="77777777" w:rsidR="00746C45" w:rsidRPr="00A775EA" w:rsidRDefault="00746C45" w:rsidP="00BE15F8">
            <w:pPr>
              <w:keepNext/>
              <w:suppressAutoHyphens/>
              <w:ind w:firstLine="0"/>
              <w:jc w:val="center"/>
              <w:rPr>
                <w:b/>
                <w:bCs/>
                <w:sz w:val="22"/>
                <w:szCs w:val="22"/>
              </w:rPr>
            </w:pPr>
            <w:r w:rsidRPr="00A775EA">
              <w:rPr>
                <w:b/>
                <w:bCs/>
                <w:sz w:val="22"/>
                <w:szCs w:val="22"/>
              </w:rPr>
              <w:t>Наименование параметра</w:t>
            </w:r>
          </w:p>
        </w:tc>
        <w:tc>
          <w:tcPr>
            <w:tcW w:w="750" w:type="pct"/>
            <w:hideMark/>
          </w:tcPr>
          <w:p w14:paraId="1B1C72DB" w14:textId="77777777" w:rsidR="00746C45" w:rsidRPr="00A775EA" w:rsidRDefault="00746C45" w:rsidP="00BE15F8">
            <w:pPr>
              <w:keepNext/>
              <w:suppressAutoHyphens/>
              <w:ind w:firstLine="0"/>
              <w:jc w:val="center"/>
              <w:rPr>
                <w:b/>
                <w:bCs/>
                <w:sz w:val="22"/>
                <w:szCs w:val="22"/>
              </w:rPr>
            </w:pPr>
            <w:r w:rsidRPr="00A775EA">
              <w:rPr>
                <w:b/>
                <w:bCs/>
                <w:sz w:val="22"/>
                <w:szCs w:val="22"/>
              </w:rPr>
              <w:t>Название тэга</w:t>
            </w:r>
          </w:p>
        </w:tc>
        <w:tc>
          <w:tcPr>
            <w:tcW w:w="500" w:type="pct"/>
            <w:hideMark/>
          </w:tcPr>
          <w:p w14:paraId="2D6EEBD0" w14:textId="77777777" w:rsidR="00746C45" w:rsidRPr="00A775EA" w:rsidRDefault="00746C45" w:rsidP="00BE15F8">
            <w:pPr>
              <w:keepNext/>
              <w:suppressAutoHyphens/>
              <w:ind w:firstLine="0"/>
              <w:jc w:val="center"/>
              <w:rPr>
                <w:b/>
                <w:bCs/>
                <w:sz w:val="22"/>
                <w:szCs w:val="22"/>
              </w:rPr>
            </w:pPr>
            <w:r w:rsidRPr="00A775EA">
              <w:rPr>
                <w:b/>
                <w:bCs/>
                <w:sz w:val="22"/>
                <w:szCs w:val="22"/>
              </w:rPr>
              <w:t>Тип данных</w:t>
            </w:r>
          </w:p>
        </w:tc>
        <w:tc>
          <w:tcPr>
            <w:tcW w:w="291" w:type="pct"/>
          </w:tcPr>
          <w:p w14:paraId="13596381" w14:textId="77777777" w:rsidR="00746C45" w:rsidRPr="00A775EA" w:rsidRDefault="00746C45" w:rsidP="00BE15F8">
            <w:pPr>
              <w:keepNext/>
              <w:suppressAutoHyphens/>
              <w:ind w:firstLine="0"/>
              <w:jc w:val="center"/>
              <w:rPr>
                <w:b/>
                <w:bCs/>
                <w:sz w:val="22"/>
                <w:szCs w:val="22"/>
              </w:rPr>
            </w:pPr>
            <w:r w:rsidRPr="00A775EA">
              <w:rPr>
                <w:b/>
                <w:bCs/>
                <w:sz w:val="22"/>
                <w:szCs w:val="22"/>
              </w:rPr>
              <w:t>Обязательность</w:t>
            </w:r>
          </w:p>
        </w:tc>
        <w:tc>
          <w:tcPr>
            <w:tcW w:w="316" w:type="pct"/>
            <w:hideMark/>
          </w:tcPr>
          <w:p w14:paraId="674B16A4" w14:textId="77777777" w:rsidR="00746C45" w:rsidRPr="00A775EA" w:rsidRDefault="00746C45" w:rsidP="00BE15F8">
            <w:pPr>
              <w:keepNext/>
              <w:suppressAutoHyphens/>
              <w:ind w:firstLine="0"/>
              <w:jc w:val="center"/>
              <w:rPr>
                <w:b/>
                <w:bCs/>
                <w:sz w:val="22"/>
                <w:szCs w:val="22"/>
              </w:rPr>
            </w:pPr>
            <w:r w:rsidRPr="00A775EA">
              <w:rPr>
                <w:b/>
                <w:bCs/>
                <w:sz w:val="22"/>
                <w:szCs w:val="22"/>
              </w:rPr>
              <w:t>Размерность</w:t>
            </w:r>
          </w:p>
        </w:tc>
        <w:tc>
          <w:tcPr>
            <w:tcW w:w="2043" w:type="pct"/>
          </w:tcPr>
          <w:p w14:paraId="46B0760F" w14:textId="77777777" w:rsidR="00746C45" w:rsidRPr="00A775EA" w:rsidRDefault="00746C45" w:rsidP="00BE15F8">
            <w:pPr>
              <w:keepNext/>
              <w:suppressAutoHyphens/>
              <w:ind w:firstLine="0"/>
              <w:jc w:val="center"/>
              <w:rPr>
                <w:b/>
                <w:bCs/>
                <w:sz w:val="22"/>
                <w:szCs w:val="22"/>
              </w:rPr>
            </w:pPr>
            <w:r w:rsidRPr="00A775EA">
              <w:rPr>
                <w:b/>
                <w:bCs/>
                <w:sz w:val="22"/>
                <w:szCs w:val="22"/>
              </w:rPr>
              <w:t>Описание</w:t>
            </w:r>
          </w:p>
        </w:tc>
      </w:tr>
      <w:tr w:rsidR="00746C45" w:rsidRPr="00A775EA" w14:paraId="60AE7C7C" w14:textId="77777777" w:rsidTr="00BE15F8">
        <w:tc>
          <w:tcPr>
            <w:tcW w:w="1100" w:type="pct"/>
          </w:tcPr>
          <w:p w14:paraId="7C8A9F5B" w14:textId="77777777" w:rsidR="00746C45" w:rsidRPr="000C3DAB" w:rsidRDefault="00746C45" w:rsidP="00BE15F8">
            <w:pPr>
              <w:ind w:left="57" w:right="57" w:firstLine="0"/>
              <w:rPr>
                <w:sz w:val="22"/>
              </w:rPr>
            </w:pPr>
            <w:r w:rsidRPr="000C3DAB">
              <w:rPr>
                <w:sz w:val="22"/>
                <w:szCs w:val="22"/>
              </w:rPr>
              <w:t>Номер документа</w:t>
            </w:r>
          </w:p>
        </w:tc>
        <w:tc>
          <w:tcPr>
            <w:tcW w:w="750" w:type="pct"/>
          </w:tcPr>
          <w:p w14:paraId="6D10698E" w14:textId="77777777" w:rsidR="00746C45" w:rsidRPr="000C3DAB" w:rsidRDefault="00746C45" w:rsidP="00BE15F8">
            <w:pPr>
              <w:pStyle w:val="GOSTTablenorm"/>
            </w:pPr>
            <w:r w:rsidRPr="000C3DAB">
              <w:rPr>
                <w:color w:val="000000"/>
              </w:rPr>
              <w:t>BRE_</w:t>
            </w:r>
            <w:r w:rsidRPr="000C3DAB">
              <w:t>DocNum</w:t>
            </w:r>
          </w:p>
        </w:tc>
        <w:tc>
          <w:tcPr>
            <w:tcW w:w="500" w:type="pct"/>
          </w:tcPr>
          <w:p w14:paraId="29AE6466" w14:textId="77777777" w:rsidR="00746C45" w:rsidRPr="000C3DAB" w:rsidRDefault="00746C45" w:rsidP="00BE15F8">
            <w:pPr>
              <w:ind w:left="57" w:right="57" w:firstLine="0"/>
              <w:rPr>
                <w:sz w:val="22"/>
              </w:rPr>
            </w:pPr>
            <w:r w:rsidRPr="000C3DAB">
              <w:rPr>
                <w:sz w:val="22"/>
                <w:szCs w:val="22"/>
              </w:rPr>
              <w:t>Строка</w:t>
            </w:r>
          </w:p>
        </w:tc>
        <w:tc>
          <w:tcPr>
            <w:tcW w:w="291" w:type="pct"/>
          </w:tcPr>
          <w:p w14:paraId="224E619E" w14:textId="77777777" w:rsidR="00746C45" w:rsidRPr="000C3DAB" w:rsidRDefault="00746C45" w:rsidP="00BE15F8">
            <w:pPr>
              <w:ind w:left="57" w:right="57" w:firstLine="0"/>
              <w:rPr>
                <w:sz w:val="22"/>
              </w:rPr>
            </w:pPr>
            <w:r w:rsidRPr="000C3DAB">
              <w:rPr>
                <w:sz w:val="22"/>
                <w:szCs w:val="22"/>
              </w:rPr>
              <w:t>Да</w:t>
            </w:r>
          </w:p>
        </w:tc>
        <w:tc>
          <w:tcPr>
            <w:tcW w:w="316" w:type="pct"/>
          </w:tcPr>
          <w:p w14:paraId="3403A598" w14:textId="04A65731" w:rsidR="00746C45" w:rsidRPr="003C0706" w:rsidRDefault="00746C45" w:rsidP="003C0706">
            <w:pPr>
              <w:ind w:left="57" w:right="57" w:firstLine="0"/>
              <w:rPr>
                <w:sz w:val="22"/>
              </w:rPr>
            </w:pPr>
            <w:r w:rsidRPr="000C3DAB">
              <w:rPr>
                <w:sz w:val="22"/>
                <w:szCs w:val="22"/>
              </w:rPr>
              <w:t>&lt;=</w:t>
            </w:r>
            <w:r w:rsidR="003C0706">
              <w:rPr>
                <w:sz w:val="22"/>
                <w:szCs w:val="22"/>
              </w:rPr>
              <w:t>6</w:t>
            </w:r>
          </w:p>
        </w:tc>
        <w:tc>
          <w:tcPr>
            <w:tcW w:w="2043" w:type="pct"/>
          </w:tcPr>
          <w:p w14:paraId="0AF47EBB" w14:textId="77777777" w:rsidR="00746C45" w:rsidRPr="000C3DAB" w:rsidRDefault="00746C45" w:rsidP="00BE15F8">
            <w:pPr>
              <w:pStyle w:val="GOSTTablenorm"/>
            </w:pPr>
            <w:r w:rsidRPr="000C3DAB">
              <w:t>Указывается номер документа</w:t>
            </w:r>
          </w:p>
        </w:tc>
      </w:tr>
      <w:tr w:rsidR="00746C45" w:rsidRPr="00A775EA" w14:paraId="37AEB005" w14:textId="77777777" w:rsidTr="00BE15F8">
        <w:tc>
          <w:tcPr>
            <w:tcW w:w="1100" w:type="pct"/>
          </w:tcPr>
          <w:p w14:paraId="20EA95DD" w14:textId="77777777" w:rsidR="00746C45" w:rsidRPr="000C3DAB" w:rsidRDefault="00746C45" w:rsidP="00BE15F8">
            <w:pPr>
              <w:ind w:left="57" w:right="57" w:firstLine="0"/>
              <w:rPr>
                <w:sz w:val="22"/>
                <w:szCs w:val="22"/>
              </w:rPr>
            </w:pPr>
            <w:r w:rsidRPr="000C3DAB">
              <w:rPr>
                <w:sz w:val="22"/>
                <w:szCs w:val="22"/>
              </w:rPr>
              <w:t>Дата документа</w:t>
            </w:r>
          </w:p>
        </w:tc>
        <w:tc>
          <w:tcPr>
            <w:tcW w:w="750" w:type="pct"/>
          </w:tcPr>
          <w:p w14:paraId="6283F994" w14:textId="77777777" w:rsidR="00746C45" w:rsidRPr="000C3DAB" w:rsidRDefault="00746C45" w:rsidP="00BE15F8">
            <w:pPr>
              <w:pStyle w:val="GOSTTablenorm"/>
              <w:rPr>
                <w:szCs w:val="22"/>
              </w:rPr>
            </w:pPr>
            <w:r w:rsidRPr="000C3DAB">
              <w:rPr>
                <w:color w:val="000000"/>
              </w:rPr>
              <w:t>BRE_</w:t>
            </w:r>
            <w:r w:rsidRPr="000C3DAB">
              <w:t>DocDate</w:t>
            </w:r>
          </w:p>
        </w:tc>
        <w:tc>
          <w:tcPr>
            <w:tcW w:w="500" w:type="pct"/>
          </w:tcPr>
          <w:p w14:paraId="7C0A88BD" w14:textId="77777777" w:rsidR="00746C45" w:rsidRPr="000C3DAB" w:rsidRDefault="00746C45" w:rsidP="00BE15F8">
            <w:pPr>
              <w:ind w:left="57" w:right="57" w:firstLine="0"/>
              <w:rPr>
                <w:sz w:val="22"/>
                <w:szCs w:val="22"/>
              </w:rPr>
            </w:pPr>
            <w:r w:rsidRPr="000C3DAB">
              <w:rPr>
                <w:sz w:val="22"/>
                <w:szCs w:val="22"/>
              </w:rPr>
              <w:t>Дата</w:t>
            </w:r>
          </w:p>
        </w:tc>
        <w:tc>
          <w:tcPr>
            <w:tcW w:w="291" w:type="pct"/>
          </w:tcPr>
          <w:p w14:paraId="3B2CC308" w14:textId="77777777" w:rsidR="00746C45" w:rsidRPr="000C3DAB" w:rsidRDefault="00746C45" w:rsidP="00BE15F8">
            <w:pPr>
              <w:ind w:left="57" w:right="57" w:firstLine="0"/>
              <w:rPr>
                <w:sz w:val="22"/>
                <w:szCs w:val="22"/>
              </w:rPr>
            </w:pPr>
            <w:r w:rsidRPr="000C3DAB">
              <w:rPr>
                <w:sz w:val="22"/>
                <w:szCs w:val="22"/>
              </w:rPr>
              <w:t>Да</w:t>
            </w:r>
          </w:p>
        </w:tc>
        <w:tc>
          <w:tcPr>
            <w:tcW w:w="316" w:type="pct"/>
          </w:tcPr>
          <w:p w14:paraId="3F42D3DC" w14:textId="77777777" w:rsidR="00746C45" w:rsidRPr="000C3DAB" w:rsidRDefault="00746C45" w:rsidP="00BE15F8">
            <w:pPr>
              <w:ind w:left="57" w:right="57" w:firstLine="0"/>
              <w:rPr>
                <w:sz w:val="22"/>
                <w:szCs w:val="22"/>
              </w:rPr>
            </w:pPr>
            <w:r w:rsidRPr="000C3DAB">
              <w:rPr>
                <w:sz w:val="22"/>
                <w:szCs w:val="22"/>
              </w:rPr>
              <w:t>-</w:t>
            </w:r>
          </w:p>
        </w:tc>
        <w:tc>
          <w:tcPr>
            <w:tcW w:w="2043" w:type="pct"/>
          </w:tcPr>
          <w:p w14:paraId="01C6837B" w14:textId="77777777" w:rsidR="00746C45" w:rsidRPr="000C3DAB" w:rsidRDefault="00746C45" w:rsidP="00BE15F8">
            <w:pPr>
              <w:pStyle w:val="GOSTTablenorm"/>
            </w:pPr>
            <w:r w:rsidRPr="000C3DAB">
              <w:t>Указывается дата документа в формате YYYY-MM-DD</w:t>
            </w:r>
          </w:p>
        </w:tc>
      </w:tr>
      <w:tr w:rsidR="00BA182F" w:rsidRPr="00A775EA" w14:paraId="59CF6016" w14:textId="77777777" w:rsidTr="00BE15F8">
        <w:tc>
          <w:tcPr>
            <w:tcW w:w="1100" w:type="pct"/>
          </w:tcPr>
          <w:p w14:paraId="282AA3D1" w14:textId="67E44B24" w:rsidR="00BA182F" w:rsidRPr="00BA182F" w:rsidRDefault="00BA182F" w:rsidP="00BE15F8">
            <w:pPr>
              <w:ind w:left="57" w:right="57" w:firstLine="0"/>
              <w:rPr>
                <w:sz w:val="22"/>
                <w:szCs w:val="22"/>
                <w:lang w:val="en-US"/>
              </w:rPr>
            </w:pPr>
            <w:r>
              <w:rPr>
                <w:sz w:val="22"/>
                <w:szCs w:val="22"/>
              </w:rPr>
              <w:t xml:space="preserve">Тип </w:t>
            </w:r>
            <w:r>
              <w:rPr>
                <w:sz w:val="22"/>
                <w:szCs w:val="22"/>
                <w:lang w:val="en-US"/>
              </w:rPr>
              <w:t>ED</w:t>
            </w:r>
          </w:p>
        </w:tc>
        <w:tc>
          <w:tcPr>
            <w:tcW w:w="750" w:type="pct"/>
          </w:tcPr>
          <w:p w14:paraId="06DB6311" w14:textId="16415411" w:rsidR="00BA182F" w:rsidRPr="0066207D" w:rsidRDefault="0066207D" w:rsidP="0066207D">
            <w:pPr>
              <w:pStyle w:val="GOSTTablenorm"/>
              <w:rPr>
                <w:highlight w:val="yellow"/>
              </w:rPr>
            </w:pPr>
            <w:r w:rsidRPr="0066207D">
              <w:t>ADI_DocTypeCode</w:t>
            </w:r>
          </w:p>
        </w:tc>
        <w:tc>
          <w:tcPr>
            <w:tcW w:w="500" w:type="pct"/>
          </w:tcPr>
          <w:p w14:paraId="29744A5C" w14:textId="25E492A4" w:rsidR="00BA182F" w:rsidRPr="0066207D" w:rsidRDefault="0066207D" w:rsidP="00BE15F8">
            <w:pPr>
              <w:ind w:left="57" w:right="57" w:firstLine="0"/>
              <w:rPr>
                <w:sz w:val="22"/>
                <w:szCs w:val="22"/>
              </w:rPr>
            </w:pPr>
            <w:r>
              <w:rPr>
                <w:sz w:val="22"/>
                <w:szCs w:val="22"/>
              </w:rPr>
              <w:t>Строка</w:t>
            </w:r>
          </w:p>
        </w:tc>
        <w:tc>
          <w:tcPr>
            <w:tcW w:w="291" w:type="pct"/>
          </w:tcPr>
          <w:p w14:paraId="6D557453" w14:textId="077EF3A0" w:rsidR="00BA182F" w:rsidRPr="000C3DAB" w:rsidRDefault="0066207D" w:rsidP="00BE15F8">
            <w:pPr>
              <w:ind w:left="57" w:right="57" w:firstLine="0"/>
              <w:rPr>
                <w:sz w:val="22"/>
                <w:szCs w:val="22"/>
              </w:rPr>
            </w:pPr>
            <w:commentRangeStart w:id="1266"/>
            <w:r>
              <w:rPr>
                <w:sz w:val="22"/>
                <w:szCs w:val="22"/>
              </w:rPr>
              <w:t>Нет</w:t>
            </w:r>
            <w:commentRangeEnd w:id="1266"/>
            <w:r w:rsidR="00947CE3">
              <w:rPr>
                <w:rStyle w:val="afff4"/>
              </w:rPr>
              <w:commentReference w:id="1266"/>
            </w:r>
          </w:p>
        </w:tc>
        <w:tc>
          <w:tcPr>
            <w:tcW w:w="316" w:type="pct"/>
          </w:tcPr>
          <w:p w14:paraId="025C8A3E" w14:textId="6AF6B965" w:rsidR="00BA182F" w:rsidRPr="0066207D" w:rsidRDefault="0066207D" w:rsidP="00BE15F8">
            <w:pPr>
              <w:ind w:left="57" w:right="57" w:firstLine="0"/>
              <w:rPr>
                <w:sz w:val="22"/>
                <w:szCs w:val="22"/>
                <w:lang w:val="en-US"/>
              </w:rPr>
            </w:pPr>
            <w:r>
              <w:rPr>
                <w:sz w:val="22"/>
                <w:szCs w:val="22"/>
                <w:lang w:val="en-US"/>
              </w:rPr>
              <w:t>&lt;=5</w:t>
            </w:r>
          </w:p>
        </w:tc>
        <w:tc>
          <w:tcPr>
            <w:tcW w:w="2043" w:type="pct"/>
          </w:tcPr>
          <w:p w14:paraId="17CDAE4B" w14:textId="5CF03970" w:rsidR="00BA182F" w:rsidRPr="0066207D" w:rsidRDefault="0066207D" w:rsidP="00BE15F8">
            <w:pPr>
              <w:pStyle w:val="GOSTTablenorm"/>
            </w:pPr>
            <w:r w:rsidRPr="0066207D">
              <w:t>Указывается тип ED расчетного документа:</w:t>
            </w:r>
          </w:p>
          <w:p w14:paraId="3A7EB397" w14:textId="77777777" w:rsidR="0066207D" w:rsidRPr="0066207D" w:rsidRDefault="0066207D" w:rsidP="00BE15F8">
            <w:pPr>
              <w:pStyle w:val="GOSTTablenorm"/>
            </w:pPr>
            <w:r w:rsidRPr="0066207D">
              <w:t>Может принимать значения:</w:t>
            </w:r>
          </w:p>
          <w:p w14:paraId="2FCF4835" w14:textId="49853892" w:rsidR="0066207D" w:rsidRPr="0066207D" w:rsidRDefault="0066207D" w:rsidP="0066207D">
            <w:pPr>
              <w:pStyle w:val="GOSTTableListMark1"/>
            </w:pPr>
            <w:r w:rsidRPr="0066207D">
              <w:t xml:space="preserve">«ED101» </w:t>
            </w:r>
            <w:r w:rsidR="00CC0A4A" w:rsidRPr="000318D6">
              <w:t>–</w:t>
            </w:r>
            <w:r w:rsidRPr="0066207D">
              <w:t xml:space="preserve"> Платежное поручение (ф. 0401060);</w:t>
            </w:r>
          </w:p>
          <w:p w14:paraId="33302A31" w14:textId="7C757B18" w:rsidR="0066207D" w:rsidRPr="0066207D" w:rsidRDefault="0066207D" w:rsidP="0066207D">
            <w:pPr>
              <w:pStyle w:val="GOSTTableListMark1"/>
            </w:pPr>
            <w:r w:rsidRPr="0066207D">
              <w:t>«</w:t>
            </w:r>
            <w:r w:rsidRPr="0066207D">
              <w:rPr>
                <w:lang w:val="en-US"/>
              </w:rPr>
              <w:t>G</w:t>
            </w:r>
            <w:r w:rsidRPr="0066207D">
              <w:t xml:space="preserve">101» </w:t>
            </w:r>
            <w:r w:rsidR="00CC0A4A" w:rsidRPr="000318D6">
              <w:t>–</w:t>
            </w:r>
            <w:r w:rsidRPr="0066207D">
              <w:t xml:space="preserve"> Платежное поручение (ЦР)</w:t>
            </w:r>
          </w:p>
        </w:tc>
      </w:tr>
      <w:tr w:rsidR="00746C45" w:rsidRPr="00A775EA" w14:paraId="42BCAF77" w14:textId="77777777" w:rsidTr="00BE15F8">
        <w:tc>
          <w:tcPr>
            <w:tcW w:w="1100" w:type="pct"/>
          </w:tcPr>
          <w:p w14:paraId="349BAFE3" w14:textId="77777777" w:rsidR="00746C45" w:rsidRPr="000C3DAB" w:rsidRDefault="00746C45" w:rsidP="00BE15F8">
            <w:pPr>
              <w:pStyle w:val="GOSTTablenorm"/>
            </w:pPr>
            <w:r w:rsidRPr="000C3DAB">
              <w:t>Признак возврата средств</w:t>
            </w:r>
          </w:p>
        </w:tc>
        <w:tc>
          <w:tcPr>
            <w:tcW w:w="750" w:type="pct"/>
          </w:tcPr>
          <w:p w14:paraId="53B76132" w14:textId="77777777" w:rsidR="00746C45" w:rsidRPr="000C3DAB" w:rsidRDefault="00746C45" w:rsidP="00BE15F8">
            <w:pPr>
              <w:pStyle w:val="GOSTTablenorm"/>
            </w:pPr>
            <w:r w:rsidRPr="000C3DAB">
              <w:t>TPP_ReturnSign</w:t>
            </w:r>
          </w:p>
        </w:tc>
        <w:tc>
          <w:tcPr>
            <w:tcW w:w="500" w:type="pct"/>
          </w:tcPr>
          <w:p w14:paraId="3D188AD0" w14:textId="77777777" w:rsidR="00746C45" w:rsidRPr="000C3DAB" w:rsidRDefault="00746C45" w:rsidP="00BE15F8">
            <w:pPr>
              <w:pStyle w:val="GOSTTablenorm"/>
            </w:pPr>
            <w:r w:rsidRPr="000C3DAB">
              <w:t>Логический</w:t>
            </w:r>
          </w:p>
        </w:tc>
        <w:tc>
          <w:tcPr>
            <w:tcW w:w="291" w:type="pct"/>
          </w:tcPr>
          <w:p w14:paraId="71922A9F" w14:textId="77777777" w:rsidR="00746C45" w:rsidRPr="000C3DAB" w:rsidRDefault="00746C45" w:rsidP="00BE15F8">
            <w:pPr>
              <w:ind w:left="57" w:right="57" w:firstLine="0"/>
              <w:rPr>
                <w:sz w:val="22"/>
                <w:szCs w:val="22"/>
              </w:rPr>
            </w:pPr>
            <w:r w:rsidRPr="000C3DAB">
              <w:rPr>
                <w:sz w:val="22"/>
                <w:szCs w:val="22"/>
              </w:rPr>
              <w:t>Да</w:t>
            </w:r>
          </w:p>
        </w:tc>
        <w:tc>
          <w:tcPr>
            <w:tcW w:w="316" w:type="pct"/>
          </w:tcPr>
          <w:p w14:paraId="0F7A0688" w14:textId="77777777" w:rsidR="00746C45" w:rsidRPr="000C3DAB" w:rsidRDefault="00746C45" w:rsidP="00BE15F8">
            <w:pPr>
              <w:ind w:left="57" w:right="57" w:firstLine="0"/>
              <w:rPr>
                <w:sz w:val="22"/>
                <w:szCs w:val="22"/>
              </w:rPr>
            </w:pPr>
            <w:r w:rsidRPr="000C3DAB">
              <w:rPr>
                <w:sz w:val="22"/>
                <w:szCs w:val="22"/>
              </w:rPr>
              <w:t>-</w:t>
            </w:r>
          </w:p>
        </w:tc>
        <w:tc>
          <w:tcPr>
            <w:tcW w:w="2043" w:type="pct"/>
          </w:tcPr>
          <w:p w14:paraId="5759511E" w14:textId="45359BA1" w:rsidR="00746C45" w:rsidRPr="00291FC1" w:rsidRDefault="00746C45" w:rsidP="00BE15F8">
            <w:pPr>
              <w:pStyle w:val="GOSTTablenorm"/>
              <w:rPr>
                <w:szCs w:val="22"/>
                <w:lang w:val="en-US"/>
              </w:rPr>
            </w:pPr>
            <w:r w:rsidRPr="000C3DAB">
              <w:rPr>
                <w:szCs w:val="22"/>
              </w:rPr>
              <w:t>Указывается признак возврата поступления.</w:t>
            </w:r>
          </w:p>
          <w:p w14:paraId="1889D134" w14:textId="77777777" w:rsidR="00746C45" w:rsidRPr="000C3DAB" w:rsidRDefault="00746C45" w:rsidP="00BE15F8">
            <w:pPr>
              <w:pStyle w:val="GOSTTablenorm"/>
            </w:pPr>
            <w:r w:rsidRPr="000C3DAB">
              <w:t>Может принимать значения:</w:t>
            </w:r>
          </w:p>
          <w:p w14:paraId="7A2B818B" w14:textId="30243B36" w:rsidR="00746C45" w:rsidRPr="000C3DAB" w:rsidRDefault="00746C45" w:rsidP="00BE15F8">
            <w:pPr>
              <w:pStyle w:val="GOSTTableListMark1"/>
            </w:pPr>
            <w:r w:rsidRPr="000C3DAB">
              <w:t xml:space="preserve">«true» </w:t>
            </w:r>
            <w:r w:rsidR="00CC0A4A" w:rsidRPr="000318D6">
              <w:t>–</w:t>
            </w:r>
            <w:r w:rsidRPr="000C3DAB">
              <w:t xml:space="preserve"> Да;</w:t>
            </w:r>
          </w:p>
          <w:p w14:paraId="7215A089" w14:textId="790056DD" w:rsidR="00746C45" w:rsidRPr="000C3DAB" w:rsidRDefault="00746C45" w:rsidP="00BE15F8">
            <w:pPr>
              <w:pStyle w:val="GOSTTableListMark1"/>
            </w:pPr>
            <w:r w:rsidRPr="000C3DAB">
              <w:t xml:space="preserve">«false» </w:t>
            </w:r>
            <w:r w:rsidR="00CC0A4A" w:rsidRPr="000318D6">
              <w:t>–</w:t>
            </w:r>
            <w:r w:rsidRPr="000C3DAB">
              <w:t xml:space="preserve"> Нет</w:t>
            </w:r>
          </w:p>
        </w:tc>
      </w:tr>
      <w:tr w:rsidR="00A87F8A" w:rsidRPr="00A775EA" w14:paraId="46397F55" w14:textId="77777777" w:rsidTr="00BE15F8">
        <w:tc>
          <w:tcPr>
            <w:tcW w:w="1100" w:type="pct"/>
          </w:tcPr>
          <w:p w14:paraId="111CE8DD" w14:textId="1696FF5E" w:rsidR="00A87F8A" w:rsidRPr="00D31FE3" w:rsidRDefault="00A87F8A" w:rsidP="00A87F8A">
            <w:pPr>
              <w:pStyle w:val="GOSTTablenorm"/>
            </w:pPr>
            <w:commentRangeStart w:id="1267"/>
            <w:r w:rsidRPr="00D31FE3">
              <w:t>Признак</w:t>
            </w:r>
            <w:commentRangeEnd w:id="1267"/>
            <w:r w:rsidRPr="00D31FE3">
              <w:rPr>
                <w:rStyle w:val="afff4"/>
              </w:rPr>
              <w:commentReference w:id="1267"/>
            </w:r>
            <w:r w:rsidRPr="00D31FE3">
              <w:t xml:space="preserve"> возврата средств прошлых лет</w:t>
            </w:r>
          </w:p>
        </w:tc>
        <w:tc>
          <w:tcPr>
            <w:tcW w:w="750" w:type="pct"/>
          </w:tcPr>
          <w:p w14:paraId="1D1E21EE" w14:textId="79C03DF4" w:rsidR="00A87F8A" w:rsidRPr="00D31FE3" w:rsidRDefault="006461A0" w:rsidP="00A87F8A">
            <w:pPr>
              <w:pStyle w:val="GOSTTablenorm"/>
            </w:pPr>
            <w:commentRangeStart w:id="1268"/>
            <w:ins w:id="1269" w:author="Щербань О.И. TSE-120870" w:date="2026-03-03T14:41:00Z">
              <w:r w:rsidRPr="00D31FE3">
                <w:t>SI_ReturnLastSig</w:t>
              </w:r>
              <w:commentRangeEnd w:id="1268"/>
              <w:r w:rsidRPr="00D31FE3">
                <w:rPr>
                  <w:rStyle w:val="afff4"/>
                </w:rPr>
                <w:commentReference w:id="1268"/>
              </w:r>
              <w:r w:rsidRPr="00D31FE3">
                <w:rPr>
                  <w:lang w:val="en-US"/>
                </w:rPr>
                <w:t>n</w:t>
              </w:r>
            </w:ins>
            <w:del w:id="1270" w:author="Щербань О.И. TSE-120870" w:date="2026-03-03T14:40:00Z">
              <w:r w:rsidR="00A87F8A" w:rsidRPr="00D31FE3" w:rsidDel="006461A0">
                <w:delText>TPP_Return</w:delText>
              </w:r>
              <w:r w:rsidR="00A87F8A" w:rsidRPr="00D31FE3" w:rsidDel="006461A0">
                <w:rPr>
                  <w:lang w:val="en-US"/>
                </w:rPr>
                <w:delText>Last</w:delText>
              </w:r>
              <w:r w:rsidR="00A87F8A" w:rsidRPr="00D31FE3" w:rsidDel="006461A0">
                <w:delText>Sign</w:delText>
              </w:r>
            </w:del>
          </w:p>
        </w:tc>
        <w:tc>
          <w:tcPr>
            <w:tcW w:w="500" w:type="pct"/>
          </w:tcPr>
          <w:p w14:paraId="2808716B" w14:textId="2B97059D" w:rsidR="00A87F8A" w:rsidRPr="00D31FE3" w:rsidRDefault="00A87F8A" w:rsidP="00A87F8A">
            <w:pPr>
              <w:pStyle w:val="GOSTTablenorm"/>
            </w:pPr>
            <w:r w:rsidRPr="00D31FE3">
              <w:t>Логический</w:t>
            </w:r>
          </w:p>
        </w:tc>
        <w:tc>
          <w:tcPr>
            <w:tcW w:w="291" w:type="pct"/>
          </w:tcPr>
          <w:p w14:paraId="66F3D40F" w14:textId="5BBF1780" w:rsidR="00A87F8A" w:rsidRPr="00D31FE3" w:rsidRDefault="00A87F8A" w:rsidP="00A87F8A">
            <w:pPr>
              <w:ind w:left="57" w:right="57" w:firstLine="0"/>
              <w:rPr>
                <w:sz w:val="22"/>
                <w:szCs w:val="22"/>
              </w:rPr>
            </w:pPr>
            <w:r w:rsidRPr="00D31FE3">
              <w:t>Да</w:t>
            </w:r>
          </w:p>
        </w:tc>
        <w:tc>
          <w:tcPr>
            <w:tcW w:w="316" w:type="pct"/>
          </w:tcPr>
          <w:p w14:paraId="331B3A83" w14:textId="4CF55D92" w:rsidR="00A87F8A" w:rsidRPr="00D31FE3" w:rsidRDefault="00A87F8A" w:rsidP="00A87F8A">
            <w:pPr>
              <w:ind w:left="57" w:right="57" w:firstLine="0"/>
              <w:rPr>
                <w:sz w:val="22"/>
                <w:szCs w:val="22"/>
              </w:rPr>
            </w:pPr>
            <w:r w:rsidRPr="00D31FE3">
              <w:t>-</w:t>
            </w:r>
          </w:p>
        </w:tc>
        <w:tc>
          <w:tcPr>
            <w:tcW w:w="2043" w:type="pct"/>
          </w:tcPr>
          <w:p w14:paraId="29D5F48F" w14:textId="78809881" w:rsidR="00A87F8A" w:rsidRPr="00D31FE3" w:rsidRDefault="00A87F8A" w:rsidP="00A87F8A">
            <w:pPr>
              <w:pStyle w:val="GOSTTablenorm"/>
              <w:rPr>
                <w:szCs w:val="22"/>
              </w:rPr>
            </w:pPr>
            <w:r w:rsidRPr="00D31FE3">
              <w:rPr>
                <w:szCs w:val="22"/>
              </w:rPr>
              <w:t>Указывается признак возврата поступления прошлых лет.</w:t>
            </w:r>
          </w:p>
          <w:p w14:paraId="1013D77C" w14:textId="77777777" w:rsidR="00A87F8A" w:rsidRPr="00D31FE3" w:rsidRDefault="00A87F8A" w:rsidP="00A87F8A">
            <w:pPr>
              <w:pStyle w:val="GOSTTablenorm"/>
            </w:pPr>
            <w:r w:rsidRPr="00D31FE3">
              <w:t>Может принимать значения:</w:t>
            </w:r>
          </w:p>
          <w:p w14:paraId="643E791A" w14:textId="77777777" w:rsidR="00A87F8A" w:rsidRPr="00D31FE3" w:rsidRDefault="00A87F8A" w:rsidP="00A87F8A">
            <w:pPr>
              <w:pStyle w:val="GOSTTableListMark1"/>
            </w:pPr>
            <w:r w:rsidRPr="00D31FE3">
              <w:t>«true» – Да;</w:t>
            </w:r>
          </w:p>
          <w:p w14:paraId="36A07F1E" w14:textId="4BB8B81B" w:rsidR="00A87F8A" w:rsidRPr="00D31FE3" w:rsidRDefault="00A87F8A" w:rsidP="00A87F8A">
            <w:pPr>
              <w:pStyle w:val="GOSTTableListMark1"/>
              <w:rPr>
                <w:szCs w:val="22"/>
              </w:rPr>
            </w:pPr>
            <w:r w:rsidRPr="00D31FE3">
              <w:t>«false» – Нет</w:t>
            </w:r>
          </w:p>
        </w:tc>
      </w:tr>
      <w:tr w:rsidR="0016290B" w:rsidRPr="00A775EA" w14:paraId="0FFC9587" w14:textId="77777777" w:rsidTr="00BE15F8">
        <w:tc>
          <w:tcPr>
            <w:tcW w:w="1100" w:type="pct"/>
          </w:tcPr>
          <w:p w14:paraId="3B84B27A" w14:textId="25A5F9A8" w:rsidR="0016290B" w:rsidRPr="00933604" w:rsidRDefault="0016290B" w:rsidP="0016290B">
            <w:pPr>
              <w:pStyle w:val="GOSTTablenorm"/>
            </w:pPr>
            <w:r w:rsidRPr="00933604">
              <w:t>Вид операции</w:t>
            </w:r>
          </w:p>
        </w:tc>
        <w:tc>
          <w:tcPr>
            <w:tcW w:w="750" w:type="pct"/>
          </w:tcPr>
          <w:p w14:paraId="6CBFB4B4" w14:textId="6B675BB9" w:rsidR="0016290B" w:rsidRPr="00933604" w:rsidRDefault="0016290B" w:rsidP="0016290B">
            <w:pPr>
              <w:pStyle w:val="GOSTTablenorm"/>
            </w:pPr>
            <w:r w:rsidRPr="00933604">
              <w:t>BRE_TypeOperationExec</w:t>
            </w:r>
          </w:p>
        </w:tc>
        <w:tc>
          <w:tcPr>
            <w:tcW w:w="500" w:type="pct"/>
          </w:tcPr>
          <w:p w14:paraId="11845B0C" w14:textId="7736C329" w:rsidR="0016290B" w:rsidRPr="00933604" w:rsidRDefault="0016290B" w:rsidP="0016290B">
            <w:pPr>
              <w:pStyle w:val="GOSTTablenorm"/>
            </w:pPr>
            <w:r w:rsidRPr="00933604">
              <w:t>Строка</w:t>
            </w:r>
          </w:p>
        </w:tc>
        <w:tc>
          <w:tcPr>
            <w:tcW w:w="291" w:type="pct"/>
          </w:tcPr>
          <w:p w14:paraId="1DA5A65D" w14:textId="0AE9FEF3" w:rsidR="0016290B" w:rsidRPr="00933604" w:rsidRDefault="0016290B" w:rsidP="0016290B">
            <w:pPr>
              <w:ind w:left="57" w:right="57" w:firstLine="0"/>
              <w:rPr>
                <w:sz w:val="22"/>
                <w:szCs w:val="22"/>
              </w:rPr>
            </w:pPr>
            <w:r w:rsidRPr="00933604">
              <w:rPr>
                <w:szCs w:val="22"/>
              </w:rPr>
              <w:t>Да</w:t>
            </w:r>
          </w:p>
        </w:tc>
        <w:tc>
          <w:tcPr>
            <w:tcW w:w="316" w:type="pct"/>
          </w:tcPr>
          <w:p w14:paraId="76EC10CD" w14:textId="4DE657EA" w:rsidR="0016290B" w:rsidRPr="00933604" w:rsidRDefault="0016290B" w:rsidP="0016290B">
            <w:pPr>
              <w:ind w:left="57" w:right="57" w:firstLine="0"/>
              <w:rPr>
                <w:sz w:val="22"/>
                <w:szCs w:val="22"/>
              </w:rPr>
            </w:pPr>
            <w:r w:rsidRPr="00933604">
              <w:rPr>
                <w:szCs w:val="22"/>
              </w:rPr>
              <w:t>=1</w:t>
            </w:r>
          </w:p>
        </w:tc>
        <w:tc>
          <w:tcPr>
            <w:tcW w:w="2043" w:type="pct"/>
          </w:tcPr>
          <w:p w14:paraId="5861140A" w14:textId="77777777" w:rsidR="0016290B" w:rsidRPr="00933604" w:rsidRDefault="0016290B" w:rsidP="0016290B">
            <w:pPr>
              <w:pStyle w:val="GOSTTablenorm"/>
            </w:pPr>
            <w:r w:rsidRPr="00933604">
              <w:t>Указывается код вида операции по документу.</w:t>
            </w:r>
          </w:p>
          <w:p w14:paraId="1F4AAEC8" w14:textId="77777777" w:rsidR="0016290B" w:rsidRPr="00933604" w:rsidRDefault="0016290B" w:rsidP="0016290B">
            <w:pPr>
              <w:pStyle w:val="GOSTTablenorm"/>
            </w:pPr>
            <w:r w:rsidRPr="00933604">
              <w:t>Возможные значения:</w:t>
            </w:r>
          </w:p>
          <w:p w14:paraId="0F1FFEC2" w14:textId="77777777" w:rsidR="0016290B" w:rsidRPr="00933604" w:rsidRDefault="0016290B" w:rsidP="0016290B">
            <w:pPr>
              <w:pStyle w:val="GOSTTableListMark1"/>
              <w:rPr>
                <w:szCs w:val="22"/>
              </w:rPr>
            </w:pPr>
            <w:r w:rsidRPr="00933604">
              <w:rPr>
                <w:szCs w:val="22"/>
              </w:rPr>
              <w:t>«0» – Банковский платеж;</w:t>
            </w:r>
          </w:p>
          <w:p w14:paraId="597D129F" w14:textId="77777777" w:rsidR="0016290B" w:rsidRPr="00933604" w:rsidRDefault="0016290B" w:rsidP="0016290B">
            <w:pPr>
              <w:pStyle w:val="GOSTTableListMark1"/>
              <w:rPr>
                <w:szCs w:val="22"/>
              </w:rPr>
            </w:pPr>
            <w:r w:rsidRPr="00933604">
              <w:rPr>
                <w:szCs w:val="22"/>
              </w:rPr>
              <w:t>«1» – Внутренний платеж;</w:t>
            </w:r>
          </w:p>
          <w:p w14:paraId="594D9290" w14:textId="2E4035CE" w:rsidR="0016290B" w:rsidRPr="00933604" w:rsidRDefault="0016290B" w:rsidP="0016290B">
            <w:pPr>
              <w:pStyle w:val="GOSTTableListMark1"/>
            </w:pPr>
            <w:r w:rsidRPr="00933604">
              <w:t>«2» – Внутриказначейский платеж</w:t>
            </w:r>
          </w:p>
        </w:tc>
      </w:tr>
      <w:tr w:rsidR="00746C45" w:rsidRPr="00A775EA" w14:paraId="35F6F82B" w14:textId="77777777" w:rsidTr="00BE15F8">
        <w:tc>
          <w:tcPr>
            <w:tcW w:w="1100" w:type="pct"/>
          </w:tcPr>
          <w:p w14:paraId="5BA44045" w14:textId="77777777" w:rsidR="00746C45" w:rsidRPr="000C3DAB" w:rsidRDefault="00746C45" w:rsidP="00BE15F8">
            <w:pPr>
              <w:ind w:left="57" w:right="57" w:firstLine="0"/>
              <w:rPr>
                <w:sz w:val="22"/>
                <w:szCs w:val="22"/>
              </w:rPr>
            </w:pPr>
            <w:r w:rsidRPr="000C3DAB">
              <w:rPr>
                <w:sz w:val="22"/>
                <w:szCs w:val="22"/>
              </w:rPr>
              <w:t>Код валюты по ОКВ</w:t>
            </w:r>
          </w:p>
        </w:tc>
        <w:tc>
          <w:tcPr>
            <w:tcW w:w="750" w:type="pct"/>
          </w:tcPr>
          <w:p w14:paraId="47428151" w14:textId="77777777" w:rsidR="00746C45" w:rsidRPr="000C3DAB" w:rsidRDefault="00746C45" w:rsidP="00BE15F8">
            <w:pPr>
              <w:pStyle w:val="GOSTTablenorm"/>
            </w:pPr>
            <w:r w:rsidRPr="000C3DAB">
              <w:t>INVOICE_CURRENCY_CODE</w:t>
            </w:r>
          </w:p>
        </w:tc>
        <w:tc>
          <w:tcPr>
            <w:tcW w:w="500" w:type="pct"/>
          </w:tcPr>
          <w:p w14:paraId="5D67C9A1" w14:textId="77777777" w:rsidR="00746C45" w:rsidRPr="000C3DAB" w:rsidRDefault="00746C45" w:rsidP="00BE15F8">
            <w:pPr>
              <w:ind w:left="57" w:right="57" w:firstLine="0"/>
              <w:rPr>
                <w:sz w:val="22"/>
                <w:szCs w:val="22"/>
              </w:rPr>
            </w:pPr>
            <w:r w:rsidRPr="000C3DAB">
              <w:rPr>
                <w:sz w:val="22"/>
                <w:szCs w:val="22"/>
              </w:rPr>
              <w:t>Строка</w:t>
            </w:r>
          </w:p>
        </w:tc>
        <w:tc>
          <w:tcPr>
            <w:tcW w:w="291" w:type="pct"/>
          </w:tcPr>
          <w:p w14:paraId="71AF1115" w14:textId="77777777" w:rsidR="00746C45" w:rsidRPr="000C3DAB" w:rsidRDefault="00746C45" w:rsidP="00BE15F8">
            <w:pPr>
              <w:ind w:left="57" w:right="57" w:firstLine="0"/>
              <w:rPr>
                <w:sz w:val="22"/>
                <w:szCs w:val="22"/>
              </w:rPr>
            </w:pPr>
            <w:r w:rsidRPr="000C3DAB">
              <w:rPr>
                <w:sz w:val="22"/>
                <w:szCs w:val="22"/>
              </w:rPr>
              <w:t>Да</w:t>
            </w:r>
          </w:p>
        </w:tc>
        <w:tc>
          <w:tcPr>
            <w:tcW w:w="316" w:type="pct"/>
          </w:tcPr>
          <w:p w14:paraId="642F4C89" w14:textId="77777777" w:rsidR="00746C45" w:rsidRPr="000C3DAB" w:rsidRDefault="00746C45" w:rsidP="00BE15F8">
            <w:pPr>
              <w:ind w:left="57" w:right="57" w:firstLine="0"/>
              <w:rPr>
                <w:sz w:val="22"/>
                <w:szCs w:val="22"/>
              </w:rPr>
            </w:pPr>
            <w:r w:rsidRPr="000C3DAB">
              <w:rPr>
                <w:sz w:val="22"/>
                <w:szCs w:val="22"/>
              </w:rPr>
              <w:t>=3</w:t>
            </w:r>
          </w:p>
        </w:tc>
        <w:tc>
          <w:tcPr>
            <w:tcW w:w="2043" w:type="pct"/>
          </w:tcPr>
          <w:p w14:paraId="49EECC67" w14:textId="77777777" w:rsidR="00CC0A4A" w:rsidRDefault="00746C45" w:rsidP="00BE15F8">
            <w:pPr>
              <w:pStyle w:val="GOSTTablenorm"/>
              <w:rPr>
                <w:ins w:id="1271" w:author="Сатлер Марина Викторовна" w:date="2025-07-15T10:04:00Z"/>
              </w:rPr>
            </w:pPr>
            <w:r w:rsidRPr="000C3DAB">
              <w:t>Указывается код валюты по Общероссийскому классификатору валют.</w:t>
            </w:r>
          </w:p>
          <w:p w14:paraId="059811FE" w14:textId="584B6E0F" w:rsidR="00746C45" w:rsidRPr="000C3DAB" w:rsidRDefault="00746C45" w:rsidP="00BE15F8">
            <w:pPr>
              <w:pStyle w:val="GOSTTablenorm"/>
            </w:pPr>
            <w:r w:rsidRPr="000C3DAB">
              <w:t>Допустимо указывать как цифровой, так и буквенный код валюты</w:t>
            </w:r>
          </w:p>
        </w:tc>
      </w:tr>
      <w:tr w:rsidR="00746C45" w:rsidRPr="00A775EA" w14:paraId="404DB532" w14:textId="77777777" w:rsidTr="00BE15F8">
        <w:tc>
          <w:tcPr>
            <w:tcW w:w="1100" w:type="pct"/>
          </w:tcPr>
          <w:p w14:paraId="5E9B5A9E" w14:textId="77777777" w:rsidR="00746C45" w:rsidRPr="000C3DAB" w:rsidRDefault="00746C45" w:rsidP="00BE15F8">
            <w:pPr>
              <w:ind w:left="57" w:right="57" w:firstLine="0"/>
              <w:rPr>
                <w:sz w:val="22"/>
                <w:szCs w:val="22"/>
              </w:rPr>
            </w:pPr>
            <w:r w:rsidRPr="000C3DAB">
              <w:rPr>
                <w:sz w:val="22"/>
                <w:szCs w:val="22"/>
              </w:rPr>
              <w:t>Уровень конфиденциальности</w:t>
            </w:r>
          </w:p>
        </w:tc>
        <w:tc>
          <w:tcPr>
            <w:tcW w:w="750" w:type="pct"/>
          </w:tcPr>
          <w:p w14:paraId="08F046CE" w14:textId="77777777" w:rsidR="00746C45" w:rsidRPr="000C3DAB" w:rsidRDefault="00746C45" w:rsidP="00BE15F8">
            <w:pPr>
              <w:ind w:left="57" w:right="57" w:firstLine="0"/>
              <w:rPr>
                <w:sz w:val="22"/>
                <w:szCs w:val="22"/>
              </w:rPr>
            </w:pPr>
            <w:r w:rsidRPr="000C3DAB">
              <w:rPr>
                <w:sz w:val="22"/>
                <w:szCs w:val="22"/>
              </w:rPr>
              <w:t>StmInfrmtn_AccessLevelStereotype</w:t>
            </w:r>
          </w:p>
        </w:tc>
        <w:tc>
          <w:tcPr>
            <w:tcW w:w="500" w:type="pct"/>
          </w:tcPr>
          <w:p w14:paraId="04D8F36E" w14:textId="77777777" w:rsidR="00746C45" w:rsidRPr="000C3DAB" w:rsidRDefault="00746C45" w:rsidP="00BE15F8">
            <w:pPr>
              <w:ind w:left="57" w:right="57" w:firstLine="0"/>
              <w:rPr>
                <w:sz w:val="22"/>
                <w:szCs w:val="22"/>
              </w:rPr>
            </w:pPr>
            <w:r w:rsidRPr="000C3DAB">
              <w:rPr>
                <w:sz w:val="22"/>
                <w:szCs w:val="22"/>
              </w:rPr>
              <w:t>Число</w:t>
            </w:r>
          </w:p>
        </w:tc>
        <w:tc>
          <w:tcPr>
            <w:tcW w:w="291" w:type="pct"/>
          </w:tcPr>
          <w:p w14:paraId="11FF64FB" w14:textId="77777777" w:rsidR="00746C45" w:rsidRPr="000C3DAB" w:rsidRDefault="00746C45" w:rsidP="00BE15F8">
            <w:pPr>
              <w:ind w:left="57" w:right="57" w:firstLine="0"/>
              <w:rPr>
                <w:sz w:val="22"/>
                <w:szCs w:val="22"/>
              </w:rPr>
            </w:pPr>
            <w:r w:rsidRPr="000C3DAB">
              <w:rPr>
                <w:sz w:val="22"/>
                <w:szCs w:val="22"/>
              </w:rPr>
              <w:t>Да</w:t>
            </w:r>
          </w:p>
        </w:tc>
        <w:tc>
          <w:tcPr>
            <w:tcW w:w="316" w:type="pct"/>
          </w:tcPr>
          <w:p w14:paraId="0DD1B67F" w14:textId="77777777" w:rsidR="00746C45" w:rsidRPr="000C3DAB" w:rsidRDefault="00746C45" w:rsidP="00BE15F8">
            <w:pPr>
              <w:ind w:left="57" w:right="57" w:firstLine="0"/>
              <w:rPr>
                <w:sz w:val="22"/>
                <w:szCs w:val="22"/>
              </w:rPr>
            </w:pPr>
            <w:r w:rsidRPr="000C3DAB">
              <w:rPr>
                <w:sz w:val="22"/>
                <w:szCs w:val="22"/>
              </w:rPr>
              <w:t>=1</w:t>
            </w:r>
          </w:p>
        </w:tc>
        <w:tc>
          <w:tcPr>
            <w:tcW w:w="2043" w:type="pct"/>
          </w:tcPr>
          <w:p w14:paraId="4152DA49" w14:textId="77777777" w:rsidR="00746C45" w:rsidRPr="000C3DAB" w:rsidRDefault="00746C45" w:rsidP="00BE15F8">
            <w:pPr>
              <w:pStyle w:val="GOSTTablenorm"/>
            </w:pPr>
            <w:r w:rsidRPr="000C3DAB">
              <w:t>Указывается уровень конфиденциальности документа.</w:t>
            </w:r>
          </w:p>
          <w:p w14:paraId="228D0C8C" w14:textId="77777777" w:rsidR="00746C45" w:rsidRPr="000C3DAB" w:rsidRDefault="00746C45" w:rsidP="00BE15F8">
            <w:pPr>
              <w:pStyle w:val="GOSTTablenorm"/>
            </w:pPr>
            <w:r w:rsidRPr="000C3DAB">
              <w:t>Возможные значения:</w:t>
            </w:r>
          </w:p>
          <w:p w14:paraId="18270B29" w14:textId="0723DDA6" w:rsidR="00746C45" w:rsidRPr="00022921" w:rsidRDefault="00746C45" w:rsidP="00022921">
            <w:pPr>
              <w:pStyle w:val="GOSTTableListMark1"/>
            </w:pPr>
            <w:r w:rsidRPr="00022921">
              <w:t xml:space="preserve">«0» </w:t>
            </w:r>
            <w:r w:rsidR="00CC0A4A" w:rsidRPr="000318D6">
              <w:t>–</w:t>
            </w:r>
            <w:r w:rsidRPr="00022921">
              <w:t xml:space="preserve"> Несекретно;</w:t>
            </w:r>
          </w:p>
          <w:p w14:paraId="2CE3F57E" w14:textId="06111E05" w:rsidR="00746C45" w:rsidRPr="000C3DAB" w:rsidRDefault="00746C45" w:rsidP="00022921">
            <w:pPr>
              <w:pStyle w:val="GOSTTableListMark1"/>
            </w:pPr>
            <w:r w:rsidRPr="00022921">
              <w:t xml:space="preserve">«1» </w:t>
            </w:r>
            <w:r w:rsidR="00CC0A4A" w:rsidRPr="000318D6">
              <w:t>–</w:t>
            </w:r>
            <w:r w:rsidRPr="00022921">
              <w:t xml:space="preserve"> Для служебного пользования</w:t>
            </w:r>
          </w:p>
        </w:tc>
      </w:tr>
      <w:tr w:rsidR="00405082" w:rsidRPr="00A775EA" w14:paraId="75D93E49" w14:textId="77777777" w:rsidTr="00BE15F8">
        <w:tc>
          <w:tcPr>
            <w:tcW w:w="1100" w:type="pct"/>
          </w:tcPr>
          <w:p w14:paraId="5F1827CC" w14:textId="21B4DAD5" w:rsidR="00405082" w:rsidRPr="000C3DAB" w:rsidRDefault="00405082" w:rsidP="00BF3899">
            <w:pPr>
              <w:pStyle w:val="GOSTTablenorm"/>
            </w:pPr>
            <w:r>
              <w:t>Признак ПЦ как ЦС по ЛС</w:t>
            </w:r>
          </w:p>
        </w:tc>
        <w:tc>
          <w:tcPr>
            <w:tcW w:w="750" w:type="pct"/>
          </w:tcPr>
          <w:p w14:paraId="3CBBB1EC" w14:textId="6D1979E4" w:rsidR="00405082" w:rsidRPr="00BF3899" w:rsidRDefault="00BF3899" w:rsidP="00BF3899">
            <w:pPr>
              <w:pStyle w:val="GOSTTablenorm"/>
              <w:rPr>
                <w:lang w:val="en-US"/>
              </w:rPr>
            </w:pPr>
            <w:r w:rsidRPr="00BF3899">
              <w:rPr>
                <w:lang w:val="en-US"/>
              </w:rPr>
              <w:t>BRE_SIGN_PC_TS_FOR_LS</w:t>
            </w:r>
          </w:p>
        </w:tc>
        <w:tc>
          <w:tcPr>
            <w:tcW w:w="500" w:type="pct"/>
          </w:tcPr>
          <w:p w14:paraId="07A58B65" w14:textId="3DD07BD3" w:rsidR="00405082" w:rsidRPr="000C3DAB" w:rsidRDefault="00405082" w:rsidP="00405082">
            <w:pPr>
              <w:ind w:left="57" w:right="57" w:firstLine="0"/>
              <w:rPr>
                <w:sz w:val="22"/>
                <w:szCs w:val="22"/>
              </w:rPr>
            </w:pPr>
            <w:r>
              <w:rPr>
                <w:sz w:val="22"/>
                <w:szCs w:val="22"/>
              </w:rPr>
              <w:t>Логический</w:t>
            </w:r>
          </w:p>
        </w:tc>
        <w:tc>
          <w:tcPr>
            <w:tcW w:w="291" w:type="pct"/>
          </w:tcPr>
          <w:p w14:paraId="74E1614D" w14:textId="278DA9C1" w:rsidR="00405082" w:rsidRPr="000C3DAB" w:rsidRDefault="00105C19" w:rsidP="00405082">
            <w:pPr>
              <w:ind w:left="57" w:right="57" w:firstLine="0"/>
              <w:rPr>
                <w:sz w:val="22"/>
                <w:szCs w:val="22"/>
              </w:rPr>
            </w:pPr>
            <w:r>
              <w:rPr>
                <w:sz w:val="22"/>
                <w:szCs w:val="22"/>
              </w:rPr>
              <w:t>Да</w:t>
            </w:r>
          </w:p>
        </w:tc>
        <w:tc>
          <w:tcPr>
            <w:tcW w:w="316" w:type="pct"/>
          </w:tcPr>
          <w:p w14:paraId="055ECF59" w14:textId="49F91C94" w:rsidR="00405082" w:rsidRPr="000C3DAB" w:rsidRDefault="00405082" w:rsidP="00405082">
            <w:pPr>
              <w:ind w:left="57" w:right="57" w:firstLine="0"/>
              <w:rPr>
                <w:sz w:val="22"/>
                <w:szCs w:val="22"/>
              </w:rPr>
            </w:pPr>
            <w:r>
              <w:rPr>
                <w:sz w:val="22"/>
                <w:szCs w:val="22"/>
              </w:rPr>
              <w:t>-</w:t>
            </w:r>
          </w:p>
        </w:tc>
        <w:tc>
          <w:tcPr>
            <w:tcW w:w="2043" w:type="pct"/>
          </w:tcPr>
          <w:p w14:paraId="74CA3447" w14:textId="77777777" w:rsidR="00405082" w:rsidRPr="002006EB" w:rsidRDefault="00405082" w:rsidP="00405082">
            <w:pPr>
              <w:pStyle w:val="GOSTTablenorm"/>
              <w:rPr>
                <w:szCs w:val="24"/>
              </w:rPr>
            </w:pPr>
            <w:r w:rsidRPr="002006EB">
              <w:t>Указывается признак обслуживания л/с с кодом 71 федерального уровня в ТОФК ПЦ/РЦ</w:t>
            </w:r>
            <w:r w:rsidRPr="002006EB">
              <w:rPr>
                <w:szCs w:val="24"/>
              </w:rPr>
              <w:t>.</w:t>
            </w:r>
          </w:p>
          <w:p w14:paraId="3C41B209" w14:textId="77777777" w:rsidR="00405082" w:rsidRPr="002006EB" w:rsidRDefault="00405082" w:rsidP="00405082">
            <w:pPr>
              <w:pStyle w:val="GOSTTablenorm"/>
            </w:pPr>
            <w:r>
              <w:t>Допустимые</w:t>
            </w:r>
            <w:r w:rsidRPr="002006EB">
              <w:t xml:space="preserve"> значения:</w:t>
            </w:r>
          </w:p>
          <w:p w14:paraId="3F57E3A1" w14:textId="459C9A1E" w:rsidR="00405082" w:rsidRPr="002006EB" w:rsidRDefault="00405082" w:rsidP="00405082">
            <w:pPr>
              <w:pStyle w:val="GOSTTableListMark1"/>
            </w:pPr>
            <w:r w:rsidRPr="002006EB">
              <w:t xml:space="preserve">«true» </w:t>
            </w:r>
            <w:r w:rsidR="00CC0A4A" w:rsidRPr="000318D6">
              <w:t>–</w:t>
            </w:r>
            <w:r w:rsidRPr="002006EB">
              <w:t xml:space="preserve"> Да;</w:t>
            </w:r>
          </w:p>
          <w:p w14:paraId="21452CED" w14:textId="23D1512F" w:rsidR="00405082" w:rsidRPr="000C3DAB" w:rsidRDefault="00405082" w:rsidP="00405082">
            <w:pPr>
              <w:pStyle w:val="GOSTTableListMark1"/>
            </w:pPr>
            <w:r w:rsidRPr="000C3DAB">
              <w:t xml:space="preserve">«false» </w:t>
            </w:r>
            <w:r w:rsidR="00CC0A4A" w:rsidRPr="000318D6">
              <w:t>–</w:t>
            </w:r>
            <w:r w:rsidRPr="000C3DAB">
              <w:t xml:space="preserve"> Нет</w:t>
            </w:r>
          </w:p>
        </w:tc>
      </w:tr>
      <w:tr w:rsidR="00746C45" w:rsidRPr="00A775EA" w14:paraId="033440B4" w14:textId="77777777" w:rsidTr="00BE15F8">
        <w:tc>
          <w:tcPr>
            <w:tcW w:w="1100" w:type="pct"/>
          </w:tcPr>
          <w:p w14:paraId="002D1184" w14:textId="77777777" w:rsidR="00746C45" w:rsidRPr="00481D0A" w:rsidRDefault="00746C45" w:rsidP="00481D0A">
            <w:pPr>
              <w:pStyle w:val="GOSTTablenorm"/>
            </w:pPr>
            <w:r w:rsidRPr="00481D0A">
              <w:t xml:space="preserve">Номер цифрового кошелька </w:t>
            </w:r>
          </w:p>
        </w:tc>
        <w:tc>
          <w:tcPr>
            <w:tcW w:w="750" w:type="pct"/>
          </w:tcPr>
          <w:p w14:paraId="5C0599F7" w14:textId="771F7A12" w:rsidR="00746C45" w:rsidRPr="000C3DAB" w:rsidRDefault="00746C45" w:rsidP="00BE15F8">
            <w:pPr>
              <w:pStyle w:val="GOSTTablenorm"/>
              <w:rPr>
                <w:szCs w:val="22"/>
              </w:rPr>
            </w:pPr>
            <w:r w:rsidRPr="0081056F">
              <w:t>ADI</w:t>
            </w:r>
            <w:r>
              <w:t>_</w:t>
            </w:r>
            <w:r w:rsidR="00DE3D04">
              <w:t>score_</w:t>
            </w:r>
            <w:r w:rsidRPr="0081056F">
              <w:t>CR_FK</w:t>
            </w:r>
          </w:p>
        </w:tc>
        <w:tc>
          <w:tcPr>
            <w:tcW w:w="500" w:type="pct"/>
          </w:tcPr>
          <w:p w14:paraId="5DF08E98" w14:textId="77777777" w:rsidR="00746C45" w:rsidRPr="000C3DAB" w:rsidRDefault="00746C45" w:rsidP="00BE15F8">
            <w:pPr>
              <w:pStyle w:val="GOSTTablenorm"/>
              <w:rPr>
                <w:szCs w:val="22"/>
              </w:rPr>
            </w:pPr>
            <w:r>
              <w:t>Строка</w:t>
            </w:r>
          </w:p>
        </w:tc>
        <w:tc>
          <w:tcPr>
            <w:tcW w:w="291" w:type="pct"/>
          </w:tcPr>
          <w:p w14:paraId="709B3ABA" w14:textId="77777777" w:rsidR="00746C45" w:rsidRPr="000C3DAB" w:rsidRDefault="00746C45" w:rsidP="00BE15F8">
            <w:pPr>
              <w:pStyle w:val="GOSTTablenorm"/>
              <w:rPr>
                <w:szCs w:val="22"/>
              </w:rPr>
            </w:pPr>
            <w:r>
              <w:t>Нет</w:t>
            </w:r>
          </w:p>
        </w:tc>
        <w:tc>
          <w:tcPr>
            <w:tcW w:w="316" w:type="pct"/>
          </w:tcPr>
          <w:p w14:paraId="0E28E5CA" w14:textId="77777777" w:rsidR="00746C45" w:rsidRPr="000C3DAB" w:rsidRDefault="00746C45" w:rsidP="00BE15F8">
            <w:pPr>
              <w:pStyle w:val="GOSTTablenorm"/>
              <w:rPr>
                <w:szCs w:val="22"/>
              </w:rPr>
            </w:pPr>
            <w:r>
              <w:t>=20</w:t>
            </w:r>
          </w:p>
        </w:tc>
        <w:tc>
          <w:tcPr>
            <w:tcW w:w="2043" w:type="pct"/>
          </w:tcPr>
          <w:p w14:paraId="52041F5E" w14:textId="77777777" w:rsidR="00746C45" w:rsidRPr="000C3DAB" w:rsidRDefault="00746C45" w:rsidP="00BE15F8">
            <w:pPr>
              <w:pStyle w:val="GOSTTablenorm"/>
            </w:pPr>
            <w:r w:rsidRPr="0081056F">
              <w:t xml:space="preserve">Указывается </w:t>
            </w:r>
            <w:r>
              <w:t>счет ЦР ФК</w:t>
            </w:r>
          </w:p>
        </w:tc>
      </w:tr>
      <w:tr w:rsidR="00746C45" w:rsidRPr="00A775EA" w:rsidDel="00007A87" w14:paraId="7E43F66B" w14:textId="77777777" w:rsidTr="00BE15F8">
        <w:tc>
          <w:tcPr>
            <w:tcW w:w="1100" w:type="pct"/>
          </w:tcPr>
          <w:p w14:paraId="06A2EDEB" w14:textId="77777777" w:rsidR="00746C45" w:rsidRPr="000C3DAB" w:rsidDel="00007A87" w:rsidRDefault="00746C45" w:rsidP="00BE15F8">
            <w:pPr>
              <w:ind w:left="57" w:right="57" w:firstLine="0"/>
              <w:rPr>
                <w:sz w:val="22"/>
                <w:szCs w:val="22"/>
              </w:rPr>
            </w:pPr>
            <w:r w:rsidRPr="000C3DAB">
              <w:rPr>
                <w:sz w:val="22"/>
                <w:szCs w:val="22"/>
              </w:rPr>
              <w:t>Код ТОФК РЦ плательщика</w:t>
            </w:r>
          </w:p>
        </w:tc>
        <w:tc>
          <w:tcPr>
            <w:tcW w:w="750" w:type="pct"/>
          </w:tcPr>
          <w:p w14:paraId="338E1083" w14:textId="77777777" w:rsidR="00746C45" w:rsidRPr="000C3DAB" w:rsidDel="00007A87" w:rsidRDefault="00746C45" w:rsidP="00BE15F8">
            <w:pPr>
              <w:pStyle w:val="GOSTTablenorm"/>
            </w:pPr>
            <w:r w:rsidRPr="000C3DAB">
              <w:t>SI_TOFKCodeRCPayer</w:t>
            </w:r>
          </w:p>
        </w:tc>
        <w:tc>
          <w:tcPr>
            <w:tcW w:w="500" w:type="pct"/>
          </w:tcPr>
          <w:p w14:paraId="6C1C4EA4" w14:textId="77777777" w:rsidR="00746C45" w:rsidRPr="000C3DAB" w:rsidDel="00007A87" w:rsidRDefault="00746C45" w:rsidP="00BE15F8">
            <w:pPr>
              <w:ind w:left="57" w:right="57" w:firstLine="0"/>
              <w:rPr>
                <w:sz w:val="22"/>
                <w:szCs w:val="22"/>
              </w:rPr>
            </w:pPr>
            <w:r w:rsidRPr="000C3DAB">
              <w:rPr>
                <w:sz w:val="22"/>
                <w:szCs w:val="22"/>
              </w:rPr>
              <w:t>Строка</w:t>
            </w:r>
          </w:p>
        </w:tc>
        <w:tc>
          <w:tcPr>
            <w:tcW w:w="291" w:type="pct"/>
          </w:tcPr>
          <w:p w14:paraId="1501CB1A" w14:textId="77777777" w:rsidR="00746C45" w:rsidRPr="000C3DAB" w:rsidDel="00007A87" w:rsidRDefault="00746C45" w:rsidP="00BE15F8">
            <w:pPr>
              <w:ind w:left="57" w:right="57" w:firstLine="0"/>
              <w:rPr>
                <w:sz w:val="22"/>
                <w:szCs w:val="22"/>
              </w:rPr>
            </w:pPr>
            <w:r w:rsidRPr="000C3DAB">
              <w:rPr>
                <w:sz w:val="22"/>
                <w:szCs w:val="22"/>
              </w:rPr>
              <w:t>Да</w:t>
            </w:r>
          </w:p>
        </w:tc>
        <w:tc>
          <w:tcPr>
            <w:tcW w:w="316" w:type="pct"/>
          </w:tcPr>
          <w:p w14:paraId="00D95454" w14:textId="77777777" w:rsidR="00746C45" w:rsidRPr="000C3DAB" w:rsidDel="00007A87" w:rsidRDefault="00746C45" w:rsidP="00BE15F8">
            <w:pPr>
              <w:ind w:left="57" w:right="57" w:firstLine="0"/>
              <w:rPr>
                <w:sz w:val="22"/>
                <w:szCs w:val="22"/>
              </w:rPr>
            </w:pPr>
            <w:r w:rsidRPr="000C3DAB">
              <w:rPr>
                <w:sz w:val="22"/>
                <w:szCs w:val="22"/>
              </w:rPr>
              <w:t>=4</w:t>
            </w:r>
          </w:p>
        </w:tc>
        <w:tc>
          <w:tcPr>
            <w:tcW w:w="2043" w:type="pct"/>
          </w:tcPr>
          <w:p w14:paraId="2C84D09E" w14:textId="77777777" w:rsidR="00746C45" w:rsidRPr="000C3DAB" w:rsidDel="00007A87" w:rsidRDefault="00746C45" w:rsidP="00BE15F8">
            <w:pPr>
              <w:pStyle w:val="GOSTTablenorm"/>
            </w:pPr>
            <w:r w:rsidRPr="000C3DAB">
              <w:t>Указывается код ТОФК расчетного центра плательщика</w:t>
            </w:r>
          </w:p>
        </w:tc>
      </w:tr>
      <w:tr w:rsidR="00746C45" w:rsidRPr="00A775EA" w:rsidDel="00007A87" w14:paraId="0ECDAF04" w14:textId="77777777" w:rsidTr="00BE15F8">
        <w:tc>
          <w:tcPr>
            <w:tcW w:w="1100" w:type="pct"/>
          </w:tcPr>
          <w:p w14:paraId="105154FB" w14:textId="346F0306" w:rsidR="00746C45" w:rsidRPr="000C3DAB" w:rsidDel="00007A87" w:rsidRDefault="00746C45" w:rsidP="00E32D28">
            <w:pPr>
              <w:ind w:left="57" w:right="57" w:firstLine="0"/>
              <w:rPr>
                <w:sz w:val="22"/>
                <w:szCs w:val="22"/>
              </w:rPr>
            </w:pPr>
            <w:commentRangeStart w:id="1272"/>
            <w:r w:rsidRPr="000C3DAB">
              <w:rPr>
                <w:sz w:val="22"/>
                <w:szCs w:val="22"/>
              </w:rPr>
              <w:t xml:space="preserve">Счет </w:t>
            </w:r>
            <w:commentRangeEnd w:id="1272"/>
            <w:r w:rsidRPr="000C3DAB">
              <w:rPr>
                <w:rStyle w:val="afff4"/>
              </w:rPr>
              <w:commentReference w:id="1272"/>
            </w:r>
            <w:r w:rsidRPr="000C3DAB">
              <w:rPr>
                <w:sz w:val="22"/>
                <w:szCs w:val="22"/>
              </w:rPr>
              <w:t>плательщика</w:t>
            </w:r>
          </w:p>
        </w:tc>
        <w:tc>
          <w:tcPr>
            <w:tcW w:w="750" w:type="pct"/>
          </w:tcPr>
          <w:p w14:paraId="1B35E4D9" w14:textId="77777777" w:rsidR="00746C45" w:rsidRPr="000C3DAB" w:rsidDel="00007A87" w:rsidRDefault="00746C45" w:rsidP="00BE15F8">
            <w:pPr>
              <w:pStyle w:val="GOSTTablenorm"/>
            </w:pPr>
            <w:r w:rsidRPr="000C3DAB">
              <w:t>P_CorrAcc</w:t>
            </w:r>
          </w:p>
        </w:tc>
        <w:tc>
          <w:tcPr>
            <w:tcW w:w="500" w:type="pct"/>
          </w:tcPr>
          <w:p w14:paraId="7D990D21" w14:textId="77777777" w:rsidR="00746C45" w:rsidRPr="000C3DAB" w:rsidDel="00007A87" w:rsidRDefault="00746C45" w:rsidP="00BE15F8">
            <w:pPr>
              <w:ind w:left="57" w:right="57" w:firstLine="0"/>
              <w:rPr>
                <w:sz w:val="22"/>
              </w:rPr>
            </w:pPr>
            <w:r w:rsidRPr="000C3DAB">
              <w:rPr>
                <w:sz w:val="22"/>
              </w:rPr>
              <w:t>Строка</w:t>
            </w:r>
          </w:p>
        </w:tc>
        <w:tc>
          <w:tcPr>
            <w:tcW w:w="291" w:type="pct"/>
          </w:tcPr>
          <w:p w14:paraId="7399A2F2" w14:textId="77777777" w:rsidR="00746C45" w:rsidRPr="000C3DAB" w:rsidDel="00007A87" w:rsidRDefault="00746C45" w:rsidP="00BE15F8">
            <w:pPr>
              <w:ind w:left="57" w:right="57" w:firstLine="0"/>
              <w:rPr>
                <w:sz w:val="22"/>
              </w:rPr>
            </w:pPr>
            <w:r w:rsidRPr="000C3DAB">
              <w:rPr>
                <w:sz w:val="22"/>
              </w:rPr>
              <w:t>Да</w:t>
            </w:r>
          </w:p>
        </w:tc>
        <w:tc>
          <w:tcPr>
            <w:tcW w:w="316" w:type="pct"/>
          </w:tcPr>
          <w:p w14:paraId="680D16C5" w14:textId="77777777" w:rsidR="00746C45" w:rsidRPr="000C3DAB" w:rsidDel="00007A87" w:rsidRDefault="00746C45" w:rsidP="00BE15F8">
            <w:pPr>
              <w:ind w:left="57" w:right="57" w:firstLine="0"/>
              <w:rPr>
                <w:sz w:val="22"/>
              </w:rPr>
            </w:pPr>
            <w:r w:rsidRPr="000C3DAB">
              <w:rPr>
                <w:sz w:val="22"/>
              </w:rPr>
              <w:t>=20</w:t>
            </w:r>
          </w:p>
        </w:tc>
        <w:tc>
          <w:tcPr>
            <w:tcW w:w="2043" w:type="pct"/>
          </w:tcPr>
          <w:p w14:paraId="592F8351" w14:textId="77777777" w:rsidR="00746C45" w:rsidRPr="000C3DAB" w:rsidDel="00007A87" w:rsidRDefault="00746C45" w:rsidP="00BE15F8">
            <w:pPr>
              <w:pStyle w:val="GOSTTablenorm"/>
            </w:pPr>
            <w:r w:rsidRPr="000C3DAB">
              <w:t xml:space="preserve">Указывается </w:t>
            </w:r>
            <w:commentRangeStart w:id="1273"/>
            <w:r>
              <w:t>номер единого казначейского счет</w:t>
            </w:r>
            <w:commentRangeEnd w:id="1273"/>
            <w:r w:rsidR="00786A2C">
              <w:rPr>
                <w:rStyle w:val="afff4"/>
              </w:rPr>
              <w:commentReference w:id="1273"/>
            </w:r>
            <w:r>
              <w:t>а плательщика</w:t>
            </w:r>
          </w:p>
        </w:tc>
      </w:tr>
      <w:tr w:rsidR="00746C45" w:rsidRPr="00A775EA" w14:paraId="37B6C8BC" w14:textId="77777777" w:rsidTr="00BE15F8">
        <w:tc>
          <w:tcPr>
            <w:tcW w:w="1100" w:type="pct"/>
          </w:tcPr>
          <w:p w14:paraId="03BFF836" w14:textId="77777777" w:rsidR="00746C45" w:rsidRPr="000C3DAB" w:rsidRDefault="00746C45" w:rsidP="00BE15F8">
            <w:pPr>
              <w:pStyle w:val="GOSTTablenorm"/>
            </w:pPr>
            <w:r w:rsidRPr="000C3DAB">
              <w:t>Казначейский счет плательщика</w:t>
            </w:r>
          </w:p>
        </w:tc>
        <w:tc>
          <w:tcPr>
            <w:tcW w:w="750" w:type="pct"/>
          </w:tcPr>
          <w:p w14:paraId="76A1D53A" w14:textId="77777777" w:rsidR="00746C45" w:rsidRPr="000C3DAB" w:rsidRDefault="00746C45" w:rsidP="00BE15F8">
            <w:pPr>
              <w:pStyle w:val="GOSTTablenorm"/>
            </w:pPr>
            <w:r w:rsidRPr="000C3DAB">
              <w:t>P_CheckAcc</w:t>
            </w:r>
          </w:p>
        </w:tc>
        <w:tc>
          <w:tcPr>
            <w:tcW w:w="500" w:type="pct"/>
          </w:tcPr>
          <w:p w14:paraId="397E1951" w14:textId="77777777" w:rsidR="00746C45" w:rsidRPr="000C3DAB" w:rsidRDefault="00746C45" w:rsidP="00BE15F8">
            <w:pPr>
              <w:pStyle w:val="GOSTTablenorm"/>
            </w:pPr>
            <w:r w:rsidRPr="000C3DAB">
              <w:t>Строка</w:t>
            </w:r>
          </w:p>
        </w:tc>
        <w:tc>
          <w:tcPr>
            <w:tcW w:w="291" w:type="pct"/>
          </w:tcPr>
          <w:p w14:paraId="359E0D05" w14:textId="77777777" w:rsidR="00746C45" w:rsidRPr="000C3DAB" w:rsidRDefault="00746C45" w:rsidP="00BE15F8">
            <w:pPr>
              <w:pStyle w:val="GOSTTablenorm"/>
            </w:pPr>
            <w:r w:rsidRPr="000C3DAB">
              <w:t>Да</w:t>
            </w:r>
          </w:p>
        </w:tc>
        <w:tc>
          <w:tcPr>
            <w:tcW w:w="316" w:type="pct"/>
          </w:tcPr>
          <w:p w14:paraId="0B66556E" w14:textId="77777777" w:rsidR="00746C45" w:rsidRPr="000C3DAB" w:rsidRDefault="00746C45" w:rsidP="00BE15F8">
            <w:pPr>
              <w:pStyle w:val="GOSTTablenorm"/>
            </w:pPr>
            <w:r w:rsidRPr="000C3DAB">
              <w:t>=20</w:t>
            </w:r>
          </w:p>
        </w:tc>
        <w:tc>
          <w:tcPr>
            <w:tcW w:w="2043" w:type="pct"/>
          </w:tcPr>
          <w:p w14:paraId="6FE823EA" w14:textId="77777777" w:rsidR="00746C45" w:rsidRPr="000C3DAB" w:rsidRDefault="00746C45" w:rsidP="00BE15F8">
            <w:pPr>
              <w:pStyle w:val="GOSTTablenorm"/>
            </w:pPr>
            <w:r w:rsidRPr="000C3DAB">
              <w:t>Указывается номер казначейского счета плательщика</w:t>
            </w:r>
          </w:p>
        </w:tc>
      </w:tr>
      <w:tr w:rsidR="00746C45" w:rsidRPr="00A775EA" w14:paraId="28DC7D8C" w14:textId="77777777" w:rsidTr="00BE15F8">
        <w:tc>
          <w:tcPr>
            <w:tcW w:w="1100" w:type="pct"/>
          </w:tcPr>
          <w:p w14:paraId="7A3FB088" w14:textId="77777777" w:rsidR="00746C45" w:rsidRPr="000C3DAB" w:rsidRDefault="00746C45" w:rsidP="00BE15F8">
            <w:pPr>
              <w:pStyle w:val="GOSTTablenorm"/>
            </w:pPr>
            <w:r w:rsidRPr="000C3DAB">
              <w:t>Код ТОФК ЦС по ЛС плательщика</w:t>
            </w:r>
          </w:p>
        </w:tc>
        <w:tc>
          <w:tcPr>
            <w:tcW w:w="750" w:type="pct"/>
          </w:tcPr>
          <w:p w14:paraId="7864423F" w14:textId="77777777" w:rsidR="00746C45" w:rsidRPr="000C3DAB" w:rsidRDefault="00746C45" w:rsidP="00BE15F8">
            <w:pPr>
              <w:pStyle w:val="GOSTTablenorm"/>
            </w:pPr>
            <w:r w:rsidRPr="000C3DAB">
              <w:t>SI_TOFKCodeCSPayer</w:t>
            </w:r>
          </w:p>
        </w:tc>
        <w:tc>
          <w:tcPr>
            <w:tcW w:w="500" w:type="pct"/>
          </w:tcPr>
          <w:p w14:paraId="394E5A02" w14:textId="77777777" w:rsidR="00746C45" w:rsidRPr="000C3DAB" w:rsidRDefault="00746C45" w:rsidP="00BE15F8">
            <w:pPr>
              <w:pStyle w:val="GOSTTablenorm"/>
            </w:pPr>
            <w:r w:rsidRPr="000C3DAB">
              <w:t>Строка</w:t>
            </w:r>
          </w:p>
        </w:tc>
        <w:tc>
          <w:tcPr>
            <w:tcW w:w="291" w:type="pct"/>
          </w:tcPr>
          <w:p w14:paraId="0DDFC098" w14:textId="77777777" w:rsidR="00746C45" w:rsidRPr="000C3DAB" w:rsidRDefault="00746C45" w:rsidP="00BE15F8">
            <w:pPr>
              <w:pStyle w:val="GOSTTablenorm"/>
            </w:pPr>
            <w:r w:rsidRPr="000C3DAB">
              <w:t>Да</w:t>
            </w:r>
          </w:p>
        </w:tc>
        <w:tc>
          <w:tcPr>
            <w:tcW w:w="316" w:type="pct"/>
          </w:tcPr>
          <w:p w14:paraId="5BEC2DBB" w14:textId="77777777" w:rsidR="00746C45" w:rsidRPr="000C3DAB" w:rsidRDefault="00746C45" w:rsidP="00BE15F8">
            <w:pPr>
              <w:pStyle w:val="GOSTTablenorm"/>
            </w:pPr>
            <w:r w:rsidRPr="000C3DAB">
              <w:t>=4</w:t>
            </w:r>
          </w:p>
        </w:tc>
        <w:tc>
          <w:tcPr>
            <w:tcW w:w="2043" w:type="pct"/>
          </w:tcPr>
          <w:p w14:paraId="0EA346B6" w14:textId="77777777" w:rsidR="00746C45" w:rsidRPr="000C3DAB" w:rsidRDefault="00746C45" w:rsidP="00BE15F8">
            <w:pPr>
              <w:pStyle w:val="GOSTTablenorm"/>
            </w:pPr>
            <w:r w:rsidRPr="000C3DAB">
              <w:t>Указывается код ТОФК ЦС обслуживания ЛС плательщика</w:t>
            </w:r>
          </w:p>
        </w:tc>
      </w:tr>
      <w:tr w:rsidR="00746C45" w:rsidRPr="00A775EA" w14:paraId="44ED7F7E" w14:textId="77777777" w:rsidTr="00BE15F8">
        <w:tc>
          <w:tcPr>
            <w:tcW w:w="1100" w:type="pct"/>
          </w:tcPr>
          <w:p w14:paraId="2DC93E00" w14:textId="77777777" w:rsidR="00746C45" w:rsidRPr="000C3DAB" w:rsidRDefault="00746C45" w:rsidP="00BE15F8">
            <w:pPr>
              <w:pStyle w:val="GOSTTablenorm"/>
            </w:pPr>
            <w:r w:rsidRPr="000C3DAB">
              <w:t>Номер лицевого счета плательщика</w:t>
            </w:r>
          </w:p>
        </w:tc>
        <w:tc>
          <w:tcPr>
            <w:tcW w:w="750" w:type="pct"/>
          </w:tcPr>
          <w:p w14:paraId="1C5C4D2F" w14:textId="77777777" w:rsidR="00746C45" w:rsidRPr="000C3DAB" w:rsidRDefault="00746C45" w:rsidP="00BE15F8">
            <w:pPr>
              <w:pStyle w:val="GOSTTablenorm"/>
            </w:pPr>
            <w:r w:rsidRPr="000C3DAB">
              <w:t>P_PersonalAcc</w:t>
            </w:r>
          </w:p>
        </w:tc>
        <w:tc>
          <w:tcPr>
            <w:tcW w:w="500" w:type="pct"/>
          </w:tcPr>
          <w:p w14:paraId="1C09CCFB" w14:textId="77777777" w:rsidR="00746C45" w:rsidRPr="000C3DAB" w:rsidRDefault="00746C45" w:rsidP="00BE15F8">
            <w:pPr>
              <w:ind w:left="57" w:right="57" w:firstLine="0"/>
              <w:rPr>
                <w:sz w:val="22"/>
                <w:szCs w:val="22"/>
              </w:rPr>
            </w:pPr>
            <w:r w:rsidRPr="000C3DAB">
              <w:rPr>
                <w:sz w:val="22"/>
                <w:szCs w:val="22"/>
              </w:rPr>
              <w:t>Строка</w:t>
            </w:r>
          </w:p>
        </w:tc>
        <w:tc>
          <w:tcPr>
            <w:tcW w:w="291" w:type="pct"/>
          </w:tcPr>
          <w:p w14:paraId="3F0988E8" w14:textId="4AFDD440" w:rsidR="00746C45" w:rsidRPr="000C3DAB" w:rsidRDefault="00746C45" w:rsidP="00BE15F8">
            <w:pPr>
              <w:ind w:left="57" w:right="57" w:firstLine="0"/>
              <w:rPr>
                <w:sz w:val="22"/>
                <w:szCs w:val="22"/>
              </w:rPr>
            </w:pPr>
            <w:r w:rsidRPr="000C3DAB">
              <w:rPr>
                <w:sz w:val="22"/>
                <w:szCs w:val="22"/>
              </w:rPr>
              <w:t>Да</w:t>
            </w:r>
          </w:p>
        </w:tc>
        <w:tc>
          <w:tcPr>
            <w:tcW w:w="316" w:type="pct"/>
          </w:tcPr>
          <w:p w14:paraId="6BD6104F" w14:textId="77777777" w:rsidR="00746C45" w:rsidRPr="000C3DAB" w:rsidRDefault="00746C45" w:rsidP="00BE15F8">
            <w:pPr>
              <w:ind w:left="57" w:right="57" w:firstLine="0"/>
              <w:rPr>
                <w:sz w:val="22"/>
                <w:szCs w:val="22"/>
              </w:rPr>
            </w:pPr>
            <w:r w:rsidRPr="000C3DAB">
              <w:rPr>
                <w:sz w:val="22"/>
                <w:szCs w:val="22"/>
              </w:rPr>
              <w:t>=11</w:t>
            </w:r>
          </w:p>
        </w:tc>
        <w:tc>
          <w:tcPr>
            <w:tcW w:w="2043" w:type="pct"/>
          </w:tcPr>
          <w:p w14:paraId="0E3C9359" w14:textId="77777777" w:rsidR="00746C45" w:rsidRPr="000C3DAB" w:rsidRDefault="00746C45" w:rsidP="00BE15F8">
            <w:pPr>
              <w:pStyle w:val="GOSTTablenorm"/>
            </w:pPr>
            <w:r w:rsidRPr="000C3DAB">
              <w:t>Указывается номер лицевого счета плательщика</w:t>
            </w:r>
          </w:p>
        </w:tc>
      </w:tr>
      <w:tr w:rsidR="00746C45" w:rsidRPr="00A775EA" w14:paraId="3F4A7184" w14:textId="77777777" w:rsidTr="00BE15F8">
        <w:tc>
          <w:tcPr>
            <w:tcW w:w="1100" w:type="pct"/>
          </w:tcPr>
          <w:p w14:paraId="6B3122C3" w14:textId="77777777" w:rsidR="00746C45" w:rsidRPr="000C3DAB" w:rsidRDefault="00746C45" w:rsidP="00BE15F8">
            <w:pPr>
              <w:pStyle w:val="GOSTTablenorm"/>
            </w:pPr>
            <w:r w:rsidRPr="000C3DAB">
              <w:t>БПР плательщика</w:t>
            </w:r>
          </w:p>
        </w:tc>
        <w:tc>
          <w:tcPr>
            <w:tcW w:w="750" w:type="pct"/>
          </w:tcPr>
          <w:p w14:paraId="570F7F56" w14:textId="29AD510F" w:rsidR="00746C45" w:rsidRPr="00A7191B" w:rsidRDefault="00A7191B" w:rsidP="00A7191B">
            <w:pPr>
              <w:pStyle w:val="GOSTTablenorm"/>
            </w:pPr>
            <w:r w:rsidRPr="00A7191B">
              <w:t>TPP_BPR</w:t>
            </w:r>
          </w:p>
        </w:tc>
        <w:tc>
          <w:tcPr>
            <w:tcW w:w="500" w:type="pct"/>
          </w:tcPr>
          <w:p w14:paraId="0894E0AF" w14:textId="667AE510" w:rsidR="00746C45" w:rsidRPr="000C3DAB" w:rsidRDefault="00A7191B" w:rsidP="00BE15F8">
            <w:pPr>
              <w:ind w:left="57" w:right="57" w:firstLine="0"/>
              <w:rPr>
                <w:sz w:val="22"/>
                <w:szCs w:val="22"/>
              </w:rPr>
            </w:pPr>
            <w:r>
              <w:rPr>
                <w:sz w:val="22"/>
                <w:szCs w:val="22"/>
              </w:rPr>
              <w:t>Логический</w:t>
            </w:r>
          </w:p>
        </w:tc>
        <w:tc>
          <w:tcPr>
            <w:tcW w:w="291" w:type="pct"/>
          </w:tcPr>
          <w:p w14:paraId="527C5644" w14:textId="0ACBE486" w:rsidR="00746C45" w:rsidRPr="000C3DAB" w:rsidRDefault="00105C19" w:rsidP="00183CCA">
            <w:pPr>
              <w:ind w:left="57" w:right="57" w:firstLine="0"/>
              <w:rPr>
                <w:sz w:val="22"/>
                <w:szCs w:val="22"/>
              </w:rPr>
            </w:pPr>
            <w:r>
              <w:rPr>
                <w:sz w:val="22"/>
                <w:szCs w:val="22"/>
              </w:rPr>
              <w:t>Да</w:t>
            </w:r>
          </w:p>
        </w:tc>
        <w:tc>
          <w:tcPr>
            <w:tcW w:w="316" w:type="pct"/>
          </w:tcPr>
          <w:p w14:paraId="07064D7E" w14:textId="54A36C62" w:rsidR="00746C45" w:rsidRPr="0071771E" w:rsidRDefault="0071771E" w:rsidP="00BE15F8">
            <w:pPr>
              <w:ind w:left="57" w:right="57" w:firstLine="0"/>
              <w:rPr>
                <w:sz w:val="22"/>
                <w:szCs w:val="22"/>
              </w:rPr>
            </w:pPr>
            <w:r>
              <w:rPr>
                <w:sz w:val="22"/>
                <w:szCs w:val="22"/>
              </w:rPr>
              <w:t>-</w:t>
            </w:r>
          </w:p>
        </w:tc>
        <w:tc>
          <w:tcPr>
            <w:tcW w:w="2043" w:type="pct"/>
          </w:tcPr>
          <w:p w14:paraId="17D785A3" w14:textId="4ED319AF" w:rsidR="00746C45" w:rsidRDefault="00746C45" w:rsidP="00BE15F8">
            <w:pPr>
              <w:pStyle w:val="GOSTTablenorm"/>
              <w:rPr>
                <w:szCs w:val="24"/>
              </w:rPr>
            </w:pPr>
            <w:r w:rsidRPr="000C3DAB">
              <w:t xml:space="preserve">Указывается признак </w:t>
            </w:r>
            <w:r w:rsidR="00B47095">
              <w:rPr>
                <w:szCs w:val="24"/>
              </w:rPr>
              <w:t>разрешения расходования средств</w:t>
            </w:r>
            <w:r w:rsidRPr="000C3DAB">
              <w:rPr>
                <w:szCs w:val="24"/>
              </w:rPr>
              <w:t xml:space="preserve"> </w:t>
            </w:r>
            <w:r w:rsidR="009A5CFE">
              <w:rPr>
                <w:szCs w:val="24"/>
              </w:rPr>
              <w:t>по</w:t>
            </w:r>
            <w:r w:rsidR="00C91315">
              <w:rPr>
                <w:szCs w:val="24"/>
              </w:rPr>
              <w:t xml:space="preserve"> </w:t>
            </w:r>
            <w:r w:rsidR="00D25BC5">
              <w:rPr>
                <w:szCs w:val="24"/>
              </w:rPr>
              <w:t>ЛС</w:t>
            </w:r>
            <w:r w:rsidR="00C91315">
              <w:rPr>
                <w:szCs w:val="24"/>
              </w:rPr>
              <w:t xml:space="preserve"> плательщика.</w:t>
            </w:r>
          </w:p>
          <w:p w14:paraId="5D982C7A" w14:textId="2C217831" w:rsidR="00A7191B" w:rsidRPr="000C3DAB" w:rsidRDefault="0071771E" w:rsidP="00A7191B">
            <w:pPr>
              <w:pStyle w:val="GOSTTablenorm"/>
            </w:pPr>
            <w:r>
              <w:t>Допустимые</w:t>
            </w:r>
            <w:r w:rsidR="00A7191B" w:rsidRPr="000C3DAB">
              <w:t xml:space="preserve"> значения:</w:t>
            </w:r>
          </w:p>
          <w:p w14:paraId="31EF3670" w14:textId="0264F1D3" w:rsidR="00A7191B" w:rsidRPr="000C3DAB" w:rsidRDefault="00A7191B" w:rsidP="00A7191B">
            <w:pPr>
              <w:pStyle w:val="GOSTTableListMark1"/>
            </w:pPr>
            <w:r w:rsidRPr="000C3DAB">
              <w:t xml:space="preserve">«true» </w:t>
            </w:r>
            <w:r w:rsidR="00CC0A4A" w:rsidRPr="000318D6">
              <w:t>–</w:t>
            </w:r>
            <w:r w:rsidRPr="000C3DAB">
              <w:t xml:space="preserve"> Да;</w:t>
            </w:r>
          </w:p>
          <w:p w14:paraId="77FCFB87" w14:textId="759DE665" w:rsidR="00746C45" w:rsidRPr="000C3DAB" w:rsidRDefault="00A7191B" w:rsidP="009A5CFE">
            <w:pPr>
              <w:pStyle w:val="GOSTTableListMark1"/>
            </w:pPr>
            <w:r w:rsidRPr="000C3DAB">
              <w:t xml:space="preserve">«false» </w:t>
            </w:r>
            <w:r w:rsidR="00CC0A4A" w:rsidRPr="000318D6">
              <w:t>–</w:t>
            </w:r>
            <w:r w:rsidRPr="000C3DAB">
              <w:t>Нет</w:t>
            </w:r>
          </w:p>
        </w:tc>
      </w:tr>
      <w:tr w:rsidR="00746C45" w:rsidRPr="00A775EA" w14:paraId="6DDF6545" w14:textId="77777777" w:rsidTr="00BE15F8">
        <w:tc>
          <w:tcPr>
            <w:tcW w:w="1100" w:type="pct"/>
          </w:tcPr>
          <w:p w14:paraId="25F19804" w14:textId="77777777" w:rsidR="00746C45" w:rsidRPr="000C3DAB" w:rsidRDefault="00746C45" w:rsidP="00BE15F8">
            <w:pPr>
              <w:pStyle w:val="GOSTTablenorm"/>
            </w:pPr>
            <w:commentRangeStart w:id="1274"/>
            <w:r w:rsidRPr="000C3DAB">
              <w:t>ДЗ плательщика</w:t>
            </w:r>
            <w:commentRangeEnd w:id="1274"/>
            <w:r w:rsidR="00BB3F70">
              <w:rPr>
                <w:rStyle w:val="afff4"/>
              </w:rPr>
              <w:commentReference w:id="1274"/>
            </w:r>
          </w:p>
        </w:tc>
        <w:tc>
          <w:tcPr>
            <w:tcW w:w="750" w:type="pct"/>
          </w:tcPr>
          <w:p w14:paraId="40619ABC" w14:textId="77777777" w:rsidR="00746C45" w:rsidRPr="000C3DAB" w:rsidRDefault="00746C45" w:rsidP="00BE15F8">
            <w:pPr>
              <w:pStyle w:val="GOSTTablenorm"/>
            </w:pPr>
            <w:r w:rsidRPr="000C3DAB">
              <w:t>SignDebitDebt</w:t>
            </w:r>
          </w:p>
        </w:tc>
        <w:tc>
          <w:tcPr>
            <w:tcW w:w="500" w:type="pct"/>
          </w:tcPr>
          <w:p w14:paraId="7B79EA7F" w14:textId="77777777" w:rsidR="00746C45" w:rsidRPr="000C3DAB" w:rsidRDefault="00746C45" w:rsidP="00BE15F8">
            <w:pPr>
              <w:ind w:left="57" w:right="57" w:firstLine="0"/>
              <w:rPr>
                <w:sz w:val="22"/>
                <w:szCs w:val="22"/>
              </w:rPr>
            </w:pPr>
            <w:r w:rsidRPr="000C3DAB">
              <w:rPr>
                <w:sz w:val="22"/>
                <w:szCs w:val="22"/>
              </w:rPr>
              <w:t>Логический</w:t>
            </w:r>
          </w:p>
        </w:tc>
        <w:tc>
          <w:tcPr>
            <w:tcW w:w="291" w:type="pct"/>
          </w:tcPr>
          <w:p w14:paraId="0F25FFED" w14:textId="35D19F87" w:rsidR="00746C45" w:rsidRPr="000C3DAB" w:rsidRDefault="00105C19" w:rsidP="00183CCA">
            <w:pPr>
              <w:ind w:left="57" w:right="57" w:firstLine="0"/>
              <w:rPr>
                <w:sz w:val="22"/>
                <w:szCs w:val="22"/>
              </w:rPr>
            </w:pPr>
            <w:r>
              <w:rPr>
                <w:sz w:val="22"/>
                <w:szCs w:val="22"/>
              </w:rPr>
              <w:t>Да</w:t>
            </w:r>
          </w:p>
        </w:tc>
        <w:tc>
          <w:tcPr>
            <w:tcW w:w="316" w:type="pct"/>
          </w:tcPr>
          <w:p w14:paraId="3FD7EF41" w14:textId="77777777" w:rsidR="00746C45" w:rsidRPr="000C3DAB" w:rsidRDefault="00746C45" w:rsidP="00BE15F8">
            <w:pPr>
              <w:ind w:left="57" w:right="57" w:firstLine="0"/>
              <w:rPr>
                <w:sz w:val="22"/>
                <w:szCs w:val="22"/>
              </w:rPr>
            </w:pPr>
            <w:r w:rsidRPr="000C3DAB">
              <w:rPr>
                <w:sz w:val="22"/>
                <w:szCs w:val="22"/>
              </w:rPr>
              <w:t>-</w:t>
            </w:r>
          </w:p>
        </w:tc>
        <w:tc>
          <w:tcPr>
            <w:tcW w:w="2043" w:type="pct"/>
          </w:tcPr>
          <w:p w14:paraId="5A026761" w14:textId="61C107CA" w:rsidR="00746C45" w:rsidRDefault="00746C45" w:rsidP="00BE15F8">
            <w:pPr>
              <w:pStyle w:val="GOSTTablenorm"/>
              <w:rPr>
                <w:szCs w:val="24"/>
              </w:rPr>
            </w:pPr>
            <w:r w:rsidRPr="000C3DAB">
              <w:t xml:space="preserve">Указывается признак </w:t>
            </w:r>
            <w:r w:rsidRPr="000C3DAB">
              <w:rPr>
                <w:szCs w:val="24"/>
              </w:rPr>
              <w:t xml:space="preserve">для отражения операций </w:t>
            </w:r>
            <w:r w:rsidR="00C91315">
              <w:rPr>
                <w:szCs w:val="24"/>
              </w:rPr>
              <w:t>по возврату дебиторской задолженности на ЛС плательщика.</w:t>
            </w:r>
          </w:p>
          <w:p w14:paraId="0264B50E" w14:textId="77777777" w:rsidR="0071771E" w:rsidRPr="000C3DAB" w:rsidRDefault="0071771E" w:rsidP="0071771E">
            <w:pPr>
              <w:pStyle w:val="GOSTTablenorm"/>
            </w:pPr>
            <w:r>
              <w:t>Допустимые</w:t>
            </w:r>
            <w:r w:rsidRPr="000C3DAB">
              <w:t xml:space="preserve"> значения:</w:t>
            </w:r>
          </w:p>
          <w:p w14:paraId="6C8285C4" w14:textId="0DE20EC6" w:rsidR="0071771E" w:rsidRPr="000C3DAB" w:rsidRDefault="0071771E" w:rsidP="0071771E">
            <w:pPr>
              <w:pStyle w:val="GOSTTableListMark1"/>
            </w:pPr>
            <w:r w:rsidRPr="000C3DAB">
              <w:t xml:space="preserve">«true» </w:t>
            </w:r>
            <w:r w:rsidR="00CC0A4A" w:rsidRPr="000318D6">
              <w:t>–</w:t>
            </w:r>
            <w:r w:rsidRPr="000C3DAB">
              <w:t xml:space="preserve"> Да;</w:t>
            </w:r>
          </w:p>
          <w:p w14:paraId="21C7178E" w14:textId="6891D830" w:rsidR="00746C45" w:rsidRPr="000C3DAB" w:rsidRDefault="0071771E" w:rsidP="00BE15F8">
            <w:pPr>
              <w:pStyle w:val="GOSTTableListMark1"/>
            </w:pPr>
            <w:r w:rsidRPr="000C3DAB">
              <w:t xml:space="preserve">«false» </w:t>
            </w:r>
            <w:r w:rsidR="00CC0A4A" w:rsidRPr="000318D6">
              <w:t>–</w:t>
            </w:r>
            <w:r w:rsidRPr="000C3DAB">
              <w:t xml:space="preserve"> Нет</w:t>
            </w:r>
          </w:p>
        </w:tc>
      </w:tr>
      <w:tr w:rsidR="00264A54" w:rsidRPr="00A775EA" w14:paraId="78920FC7" w14:textId="77777777" w:rsidTr="00BE15F8">
        <w:tc>
          <w:tcPr>
            <w:tcW w:w="1100" w:type="pct"/>
          </w:tcPr>
          <w:p w14:paraId="062D0D73" w14:textId="4BC0AEF9" w:rsidR="00264A54" w:rsidRDefault="00264A54" w:rsidP="00264A54">
            <w:pPr>
              <w:pStyle w:val="GOSTTablenorm"/>
            </w:pPr>
            <w:r>
              <w:t>Сумма собственного остатка</w:t>
            </w:r>
          </w:p>
        </w:tc>
        <w:tc>
          <w:tcPr>
            <w:tcW w:w="750" w:type="pct"/>
          </w:tcPr>
          <w:p w14:paraId="0969A0B0" w14:textId="3A056A43" w:rsidR="00264A54" w:rsidRPr="000C3DAB" w:rsidRDefault="00264A54" w:rsidP="00264A54">
            <w:pPr>
              <w:pStyle w:val="GOSTTablenorm"/>
            </w:pPr>
            <w:r w:rsidRPr="00645CC3">
              <w:t>FN</w:t>
            </w:r>
            <w:r>
              <w:rPr>
                <w:lang w:val="en-US"/>
              </w:rPr>
              <w:t>_</w:t>
            </w:r>
            <w:r w:rsidRPr="00645CC3">
              <w:t>OwnSumBalance</w:t>
            </w:r>
          </w:p>
        </w:tc>
        <w:tc>
          <w:tcPr>
            <w:tcW w:w="500" w:type="pct"/>
          </w:tcPr>
          <w:p w14:paraId="34464459" w14:textId="1D114ABB" w:rsidR="00264A54" w:rsidRPr="000C3DAB" w:rsidRDefault="00264A54" w:rsidP="00264A54">
            <w:pPr>
              <w:pStyle w:val="GOSTTablenorm"/>
              <w:rPr>
                <w:szCs w:val="22"/>
              </w:rPr>
            </w:pPr>
            <w:r>
              <w:t>Сумма</w:t>
            </w:r>
          </w:p>
        </w:tc>
        <w:tc>
          <w:tcPr>
            <w:tcW w:w="291" w:type="pct"/>
          </w:tcPr>
          <w:p w14:paraId="06B8DDF5" w14:textId="7B6E4800" w:rsidR="00264A54" w:rsidRPr="000C3DAB" w:rsidRDefault="00264A54" w:rsidP="00264A54">
            <w:pPr>
              <w:pStyle w:val="GOSTTablenorm"/>
              <w:rPr>
                <w:szCs w:val="22"/>
              </w:rPr>
            </w:pPr>
            <w:r>
              <w:rPr>
                <w:szCs w:val="22"/>
              </w:rPr>
              <w:t>Нет</w:t>
            </w:r>
          </w:p>
        </w:tc>
        <w:tc>
          <w:tcPr>
            <w:tcW w:w="316" w:type="pct"/>
          </w:tcPr>
          <w:p w14:paraId="7D27A863" w14:textId="50CD2834" w:rsidR="00264A54" w:rsidRPr="000C3DAB" w:rsidRDefault="00264A54" w:rsidP="00264A54">
            <w:pPr>
              <w:pStyle w:val="GOSTTablenorm"/>
              <w:rPr>
                <w:szCs w:val="22"/>
              </w:rPr>
            </w:pPr>
            <w:r>
              <w:t>-</w:t>
            </w:r>
          </w:p>
        </w:tc>
        <w:tc>
          <w:tcPr>
            <w:tcW w:w="2043" w:type="pct"/>
          </w:tcPr>
          <w:p w14:paraId="4119FAA4" w14:textId="77777777" w:rsidR="00264A54" w:rsidRDefault="00264A54" w:rsidP="00264A54">
            <w:pPr>
              <w:pStyle w:val="GOSTTablenorm"/>
              <w:rPr>
                <w:szCs w:val="22"/>
              </w:rPr>
            </w:pPr>
            <w:r>
              <w:rPr>
                <w:szCs w:val="22"/>
              </w:rPr>
              <w:t>Сумма остатка средств</w:t>
            </w:r>
            <w:r w:rsidR="000C25F9">
              <w:rPr>
                <w:szCs w:val="22"/>
              </w:rPr>
              <w:t>,</w:t>
            </w:r>
            <w:r>
              <w:rPr>
                <w:szCs w:val="22"/>
              </w:rPr>
              <w:t xml:space="preserve"> </w:t>
            </w:r>
            <w:r w:rsidR="000C25F9">
              <w:rPr>
                <w:szCs w:val="22"/>
              </w:rPr>
              <w:t xml:space="preserve">доступная </w:t>
            </w:r>
            <w:r>
              <w:rPr>
                <w:szCs w:val="22"/>
              </w:rPr>
              <w:t>для осуществления выплат на ЛС плательщика</w:t>
            </w:r>
            <w:r w:rsidR="00795826">
              <w:rPr>
                <w:szCs w:val="22"/>
              </w:rPr>
              <w:t>.</w:t>
            </w:r>
          </w:p>
          <w:p w14:paraId="7573DA7E" w14:textId="4652583E" w:rsidR="00795826" w:rsidRPr="000C3DAB" w:rsidRDefault="00795826" w:rsidP="00264A54">
            <w:pPr>
              <w:pStyle w:val="GOSTTablenorm"/>
            </w:pPr>
            <w:r w:rsidRPr="000C3DAB">
              <w:t xml:space="preserve">Можеть быть </w:t>
            </w:r>
            <w:r>
              <w:t>заполнен</w:t>
            </w:r>
            <w:r w:rsidRPr="000C3DAB">
              <w:t>, если в параметре «Номер лицевого счета плательщика» (P_PersonalAcc) указан л/с с кодом 71</w:t>
            </w:r>
          </w:p>
        </w:tc>
      </w:tr>
      <w:tr w:rsidR="00746C45" w:rsidRPr="00A775EA" w14:paraId="156882F6" w14:textId="77777777" w:rsidTr="00BE15F8">
        <w:tc>
          <w:tcPr>
            <w:tcW w:w="1100" w:type="pct"/>
          </w:tcPr>
          <w:p w14:paraId="032F23CE" w14:textId="77777777" w:rsidR="00746C45" w:rsidRPr="000C3DAB" w:rsidRDefault="00746C45" w:rsidP="00BE15F8">
            <w:pPr>
              <w:pStyle w:val="GOSTTablenorm"/>
              <w:rPr>
                <w:b/>
              </w:rPr>
            </w:pPr>
            <w:r w:rsidRPr="000C3DAB">
              <w:rPr>
                <w:b/>
              </w:rPr>
              <w:t xml:space="preserve">Расшифровка платежного поручения </w:t>
            </w:r>
          </w:p>
        </w:tc>
        <w:tc>
          <w:tcPr>
            <w:tcW w:w="750" w:type="pct"/>
          </w:tcPr>
          <w:p w14:paraId="427D372E" w14:textId="77777777" w:rsidR="00746C45" w:rsidRPr="000C3DAB" w:rsidRDefault="00746C45" w:rsidP="00BE15F8">
            <w:pPr>
              <w:pStyle w:val="GOSTTablenorm"/>
              <w:rPr>
                <w:b/>
              </w:rPr>
            </w:pPr>
            <w:r w:rsidRPr="000C3DAB">
              <w:rPr>
                <w:b/>
              </w:rPr>
              <w:t>FS_TSE_TAB0401060_LIST</w:t>
            </w:r>
          </w:p>
        </w:tc>
        <w:tc>
          <w:tcPr>
            <w:tcW w:w="500" w:type="pct"/>
          </w:tcPr>
          <w:p w14:paraId="58BAB308" w14:textId="77777777" w:rsidR="00746C45" w:rsidRPr="000C3DAB" w:rsidRDefault="00746C45" w:rsidP="00BE15F8">
            <w:pPr>
              <w:pStyle w:val="GOSTTablenorm"/>
              <w:rPr>
                <w:b/>
              </w:rPr>
            </w:pPr>
            <w:r w:rsidRPr="000C3DAB">
              <w:rPr>
                <w:b/>
              </w:rPr>
              <w:t>Массив</w:t>
            </w:r>
          </w:p>
        </w:tc>
        <w:tc>
          <w:tcPr>
            <w:tcW w:w="291" w:type="pct"/>
          </w:tcPr>
          <w:p w14:paraId="0D732A27" w14:textId="77777777" w:rsidR="00746C45" w:rsidRPr="000C3DAB" w:rsidRDefault="00746C45" w:rsidP="00BE15F8">
            <w:pPr>
              <w:pStyle w:val="GOSTTablenorm"/>
              <w:rPr>
                <w:b/>
              </w:rPr>
            </w:pPr>
            <w:r w:rsidRPr="000C3DAB">
              <w:rPr>
                <w:b/>
              </w:rPr>
              <w:t>Да</w:t>
            </w:r>
          </w:p>
        </w:tc>
        <w:tc>
          <w:tcPr>
            <w:tcW w:w="316" w:type="pct"/>
          </w:tcPr>
          <w:p w14:paraId="1624D165" w14:textId="77777777" w:rsidR="00746C45" w:rsidRPr="000C3DAB" w:rsidRDefault="00746C45" w:rsidP="00BE15F8">
            <w:pPr>
              <w:pStyle w:val="GOSTTablenorm"/>
              <w:rPr>
                <w:b/>
              </w:rPr>
            </w:pPr>
            <w:r w:rsidRPr="000C3DAB">
              <w:rPr>
                <w:b/>
              </w:rPr>
              <w:t>-</w:t>
            </w:r>
          </w:p>
        </w:tc>
        <w:tc>
          <w:tcPr>
            <w:tcW w:w="2043" w:type="pct"/>
          </w:tcPr>
          <w:p w14:paraId="1D81BE26" w14:textId="77777777" w:rsidR="00746C45" w:rsidRPr="000C3DAB" w:rsidRDefault="00746C45" w:rsidP="00BE15F8">
            <w:pPr>
              <w:pStyle w:val="GOSTTablenorm"/>
              <w:rPr>
                <w:b/>
              </w:rPr>
            </w:pPr>
            <w:r w:rsidRPr="000C3DAB">
              <w:rPr>
                <w:b/>
              </w:rPr>
              <w:t>-</w:t>
            </w:r>
          </w:p>
        </w:tc>
      </w:tr>
      <w:tr w:rsidR="00746C45" w:rsidRPr="00A775EA" w14:paraId="27F5A617" w14:textId="77777777" w:rsidTr="00BE15F8">
        <w:tc>
          <w:tcPr>
            <w:tcW w:w="1100" w:type="pct"/>
          </w:tcPr>
          <w:p w14:paraId="6574D1F6" w14:textId="77777777" w:rsidR="00746C45" w:rsidRPr="000C3DAB" w:rsidRDefault="00746C45" w:rsidP="00BE15F8">
            <w:pPr>
              <w:ind w:left="57" w:right="57" w:firstLine="0"/>
              <w:rPr>
                <w:sz w:val="22"/>
              </w:rPr>
            </w:pPr>
            <w:r w:rsidRPr="000C3DAB">
              <w:rPr>
                <w:sz w:val="22"/>
              </w:rPr>
              <w:t>Идентификатор строки</w:t>
            </w:r>
          </w:p>
        </w:tc>
        <w:tc>
          <w:tcPr>
            <w:tcW w:w="750" w:type="pct"/>
          </w:tcPr>
          <w:p w14:paraId="4DA7A5DB" w14:textId="77777777" w:rsidR="00746C45" w:rsidRPr="000C3DAB" w:rsidRDefault="00746C45" w:rsidP="00BE15F8">
            <w:pPr>
              <w:pStyle w:val="GOSTTablenorm"/>
              <w:rPr>
                <w:lang w:val="en-US"/>
              </w:rPr>
            </w:pPr>
            <w:r w:rsidRPr="00CC0A4A">
              <w:rPr>
                <w:b/>
                <w:lang w:val="en-US"/>
              </w:rPr>
              <w:t>FS_TSE_TAB0401060_LIST</w:t>
            </w:r>
            <w:r w:rsidRPr="000C3DAB">
              <w:rPr>
                <w:lang w:val="en-US"/>
              </w:rPr>
              <w:t>:id</w:t>
            </w:r>
          </w:p>
        </w:tc>
        <w:tc>
          <w:tcPr>
            <w:tcW w:w="500" w:type="pct"/>
          </w:tcPr>
          <w:p w14:paraId="33929415" w14:textId="77777777" w:rsidR="00746C45" w:rsidRPr="000C3DAB" w:rsidRDefault="00746C45" w:rsidP="00BE15F8">
            <w:pPr>
              <w:ind w:left="57" w:right="57" w:firstLine="0"/>
              <w:rPr>
                <w:sz w:val="22"/>
              </w:rPr>
            </w:pPr>
            <w:r w:rsidRPr="000C3DAB">
              <w:rPr>
                <w:sz w:val="22"/>
              </w:rPr>
              <w:t>Число</w:t>
            </w:r>
          </w:p>
        </w:tc>
        <w:tc>
          <w:tcPr>
            <w:tcW w:w="291" w:type="pct"/>
          </w:tcPr>
          <w:p w14:paraId="1947B516" w14:textId="77777777" w:rsidR="00746C45" w:rsidRPr="000C3DAB" w:rsidRDefault="00746C45" w:rsidP="00BE15F8">
            <w:pPr>
              <w:ind w:left="57" w:right="57" w:firstLine="0"/>
              <w:rPr>
                <w:sz w:val="22"/>
              </w:rPr>
            </w:pPr>
            <w:r w:rsidRPr="000C3DAB">
              <w:rPr>
                <w:sz w:val="22"/>
              </w:rPr>
              <w:t>Да</w:t>
            </w:r>
          </w:p>
        </w:tc>
        <w:tc>
          <w:tcPr>
            <w:tcW w:w="316" w:type="pct"/>
          </w:tcPr>
          <w:p w14:paraId="6EFABD18" w14:textId="77777777" w:rsidR="00746C45" w:rsidRPr="000C3DAB" w:rsidRDefault="00746C45" w:rsidP="00BE15F8">
            <w:pPr>
              <w:ind w:left="57" w:right="57" w:firstLine="0"/>
              <w:rPr>
                <w:sz w:val="22"/>
              </w:rPr>
            </w:pPr>
            <w:r w:rsidRPr="000C3DAB">
              <w:rPr>
                <w:sz w:val="22"/>
              </w:rPr>
              <w:t>&lt;=20</w:t>
            </w:r>
          </w:p>
        </w:tc>
        <w:tc>
          <w:tcPr>
            <w:tcW w:w="2043" w:type="pct"/>
          </w:tcPr>
          <w:p w14:paraId="24353316" w14:textId="77777777" w:rsidR="00746C45" w:rsidRPr="000C3DAB" w:rsidRDefault="00746C45" w:rsidP="00BE15F8">
            <w:pPr>
              <w:pStyle w:val="GOSTTablenorm"/>
            </w:pPr>
            <w:r w:rsidRPr="000C3DAB">
              <w:t>Указывается технический идентификатор строки</w:t>
            </w:r>
          </w:p>
        </w:tc>
      </w:tr>
      <w:tr w:rsidR="00746C45" w:rsidRPr="00A775EA" w14:paraId="1C02EB35" w14:textId="77777777" w:rsidTr="00BE15F8">
        <w:tc>
          <w:tcPr>
            <w:tcW w:w="1100" w:type="pct"/>
          </w:tcPr>
          <w:p w14:paraId="15F184B1" w14:textId="77777777" w:rsidR="00746C45" w:rsidRPr="000C3DAB" w:rsidRDefault="00746C45" w:rsidP="00BE15F8">
            <w:pPr>
              <w:ind w:left="57" w:right="57" w:firstLine="0"/>
              <w:rPr>
                <w:sz w:val="22"/>
              </w:rPr>
            </w:pPr>
            <w:r w:rsidRPr="000C3DAB">
              <w:rPr>
                <w:sz w:val="22"/>
              </w:rPr>
              <w:t>Номер строки</w:t>
            </w:r>
          </w:p>
        </w:tc>
        <w:tc>
          <w:tcPr>
            <w:tcW w:w="750" w:type="pct"/>
          </w:tcPr>
          <w:p w14:paraId="6D7C46F3" w14:textId="77777777" w:rsidR="00746C45" w:rsidRPr="000C3DAB" w:rsidRDefault="00746C45" w:rsidP="00BE15F8">
            <w:pPr>
              <w:pStyle w:val="GOSTTablenorm"/>
              <w:rPr>
                <w:lang w:val="en-US"/>
              </w:rPr>
            </w:pPr>
            <w:r w:rsidRPr="00CC0A4A">
              <w:rPr>
                <w:b/>
                <w:lang w:val="en-US"/>
              </w:rPr>
              <w:t>FS_TSE_TAB0401060_LIST</w:t>
            </w:r>
            <w:r w:rsidRPr="000C3DAB">
              <w:rPr>
                <w:lang w:val="en-US"/>
              </w:rPr>
              <w:t>:NumPP</w:t>
            </w:r>
          </w:p>
        </w:tc>
        <w:tc>
          <w:tcPr>
            <w:tcW w:w="500" w:type="pct"/>
          </w:tcPr>
          <w:p w14:paraId="53BAD183" w14:textId="77777777" w:rsidR="00746C45" w:rsidRPr="000C3DAB" w:rsidRDefault="00746C45" w:rsidP="00BE15F8">
            <w:pPr>
              <w:ind w:left="57" w:right="57" w:firstLine="0"/>
              <w:rPr>
                <w:sz w:val="22"/>
              </w:rPr>
            </w:pPr>
            <w:r w:rsidRPr="000C3DAB">
              <w:rPr>
                <w:sz w:val="22"/>
              </w:rPr>
              <w:t>Число</w:t>
            </w:r>
          </w:p>
        </w:tc>
        <w:tc>
          <w:tcPr>
            <w:tcW w:w="291" w:type="pct"/>
          </w:tcPr>
          <w:p w14:paraId="41046488" w14:textId="77777777" w:rsidR="00746C45" w:rsidRPr="000C3DAB" w:rsidRDefault="00746C45" w:rsidP="00BE15F8">
            <w:pPr>
              <w:ind w:left="57" w:right="57" w:firstLine="0"/>
              <w:rPr>
                <w:sz w:val="22"/>
              </w:rPr>
            </w:pPr>
            <w:r w:rsidRPr="000C3DAB">
              <w:rPr>
                <w:sz w:val="22"/>
              </w:rPr>
              <w:t>Да</w:t>
            </w:r>
          </w:p>
        </w:tc>
        <w:tc>
          <w:tcPr>
            <w:tcW w:w="316" w:type="pct"/>
          </w:tcPr>
          <w:p w14:paraId="60919C5B" w14:textId="77777777" w:rsidR="00746C45" w:rsidRPr="000C3DAB" w:rsidRDefault="00746C45" w:rsidP="00BE15F8">
            <w:pPr>
              <w:ind w:left="57" w:right="57" w:firstLine="0"/>
              <w:rPr>
                <w:sz w:val="22"/>
              </w:rPr>
            </w:pPr>
            <w:r w:rsidRPr="000C3DAB">
              <w:rPr>
                <w:sz w:val="22"/>
              </w:rPr>
              <w:t>&lt;=4</w:t>
            </w:r>
          </w:p>
        </w:tc>
        <w:tc>
          <w:tcPr>
            <w:tcW w:w="2043" w:type="pct"/>
          </w:tcPr>
          <w:p w14:paraId="4D283EED" w14:textId="77777777" w:rsidR="00746C45" w:rsidRPr="000C3DAB" w:rsidRDefault="00746C45" w:rsidP="00BE15F8">
            <w:pPr>
              <w:pStyle w:val="GOSTTablenorm"/>
            </w:pPr>
            <w:r w:rsidRPr="000C3DAB">
              <w:t>Указывается порядковый номер строки расшифровки платежного поручения</w:t>
            </w:r>
          </w:p>
        </w:tc>
      </w:tr>
      <w:tr w:rsidR="008E76A4" w:rsidRPr="008E76A4" w14:paraId="22C5B0BB" w14:textId="77777777" w:rsidTr="00BE15F8">
        <w:tc>
          <w:tcPr>
            <w:tcW w:w="1100" w:type="pct"/>
          </w:tcPr>
          <w:p w14:paraId="0663756A" w14:textId="438D3583" w:rsidR="008E76A4" w:rsidRPr="000C3DAB" w:rsidRDefault="008E76A4" w:rsidP="00BE15F8">
            <w:pPr>
              <w:ind w:left="57" w:right="57" w:firstLine="0"/>
              <w:rPr>
                <w:sz w:val="22"/>
              </w:rPr>
            </w:pPr>
            <w:r>
              <w:rPr>
                <w:sz w:val="22"/>
              </w:rPr>
              <w:t>Признак подкрепления</w:t>
            </w:r>
          </w:p>
        </w:tc>
        <w:tc>
          <w:tcPr>
            <w:tcW w:w="750" w:type="pct"/>
          </w:tcPr>
          <w:p w14:paraId="309C0CF2" w14:textId="0E3CFFA8" w:rsidR="008E76A4" w:rsidRPr="000C3DAB" w:rsidRDefault="008E76A4" w:rsidP="00BE15F8">
            <w:pPr>
              <w:pStyle w:val="GOSTTablenorm"/>
              <w:rPr>
                <w:lang w:val="en-US"/>
              </w:rPr>
            </w:pPr>
            <w:r w:rsidRPr="00CC0A4A">
              <w:rPr>
                <w:b/>
                <w:lang w:val="en-US"/>
              </w:rPr>
              <w:t>FS_TSE_TAB0401060_LIST</w:t>
            </w:r>
            <w:r w:rsidRPr="001512DA">
              <w:rPr>
                <w:lang w:val="en-US"/>
              </w:rPr>
              <w:t>:</w:t>
            </w:r>
            <w:r w:rsidRPr="008E76A4">
              <w:rPr>
                <w:lang w:val="en-US"/>
              </w:rPr>
              <w:t>SignNeed</w:t>
            </w:r>
          </w:p>
        </w:tc>
        <w:tc>
          <w:tcPr>
            <w:tcW w:w="500" w:type="pct"/>
          </w:tcPr>
          <w:p w14:paraId="6DA9648C" w14:textId="1B3FF952" w:rsidR="008E76A4" w:rsidRPr="008E76A4" w:rsidRDefault="008E76A4" w:rsidP="00BE15F8">
            <w:pPr>
              <w:ind w:left="57" w:right="57" w:firstLine="0"/>
              <w:rPr>
                <w:sz w:val="22"/>
              </w:rPr>
            </w:pPr>
            <w:r>
              <w:rPr>
                <w:sz w:val="22"/>
              </w:rPr>
              <w:t>Логический</w:t>
            </w:r>
          </w:p>
        </w:tc>
        <w:tc>
          <w:tcPr>
            <w:tcW w:w="291" w:type="pct"/>
          </w:tcPr>
          <w:p w14:paraId="16833763" w14:textId="29CF7378" w:rsidR="008E76A4" w:rsidRPr="00B12AFE" w:rsidRDefault="00105C19" w:rsidP="00BE15F8">
            <w:pPr>
              <w:ind w:left="57" w:right="57" w:firstLine="0"/>
              <w:rPr>
                <w:sz w:val="22"/>
              </w:rPr>
            </w:pPr>
            <w:r>
              <w:rPr>
                <w:sz w:val="22"/>
              </w:rPr>
              <w:t>Да</w:t>
            </w:r>
          </w:p>
        </w:tc>
        <w:tc>
          <w:tcPr>
            <w:tcW w:w="316" w:type="pct"/>
          </w:tcPr>
          <w:p w14:paraId="42F0936D" w14:textId="46A7C484" w:rsidR="008E76A4" w:rsidRPr="00B12AFE" w:rsidRDefault="00B12AFE" w:rsidP="00BE15F8">
            <w:pPr>
              <w:ind w:left="57" w:right="57" w:firstLine="0"/>
              <w:rPr>
                <w:sz w:val="22"/>
              </w:rPr>
            </w:pPr>
            <w:r>
              <w:rPr>
                <w:sz w:val="22"/>
              </w:rPr>
              <w:t>-</w:t>
            </w:r>
          </w:p>
        </w:tc>
        <w:tc>
          <w:tcPr>
            <w:tcW w:w="2043" w:type="pct"/>
          </w:tcPr>
          <w:p w14:paraId="5EB8F02B" w14:textId="386DE0E1" w:rsidR="008E76A4" w:rsidRDefault="008E76A4" w:rsidP="008E76A4">
            <w:pPr>
              <w:pStyle w:val="GOSTTablenorm"/>
              <w:rPr>
                <w:szCs w:val="24"/>
              </w:rPr>
            </w:pPr>
            <w:r w:rsidRPr="000C3DAB">
              <w:t xml:space="preserve">Указывается признак </w:t>
            </w:r>
            <w:r w:rsidR="00B12AFE">
              <w:rPr>
                <w:szCs w:val="24"/>
              </w:rPr>
              <w:t>необходимости подкрепления ЛС плательщика.</w:t>
            </w:r>
          </w:p>
          <w:p w14:paraId="77E28BCB" w14:textId="77777777" w:rsidR="008E76A4" w:rsidRPr="000C3DAB" w:rsidRDefault="008E76A4" w:rsidP="008E76A4">
            <w:pPr>
              <w:pStyle w:val="GOSTTablenorm"/>
            </w:pPr>
            <w:r w:rsidRPr="000C3DAB">
              <w:t>Может принимать значения:</w:t>
            </w:r>
          </w:p>
          <w:p w14:paraId="4919D359" w14:textId="738DEAB7" w:rsidR="008E76A4" w:rsidRPr="000C3DAB" w:rsidRDefault="008E76A4" w:rsidP="008E76A4">
            <w:pPr>
              <w:pStyle w:val="GOSTTableListMark1"/>
            </w:pPr>
            <w:r w:rsidRPr="000C3DAB">
              <w:t xml:space="preserve">«true» </w:t>
            </w:r>
            <w:r w:rsidR="00CC0A4A" w:rsidRPr="000318D6">
              <w:t>–</w:t>
            </w:r>
            <w:r w:rsidRPr="000C3DAB">
              <w:t xml:space="preserve"> Да;</w:t>
            </w:r>
          </w:p>
          <w:p w14:paraId="22549ADC" w14:textId="267266E4" w:rsidR="00795826" w:rsidRPr="008E76A4" w:rsidRDefault="008E76A4" w:rsidP="00795826">
            <w:pPr>
              <w:pStyle w:val="GOSTTableListMark1"/>
              <w:rPr>
                <w:lang w:val="en-US"/>
              </w:rPr>
            </w:pPr>
            <w:r w:rsidRPr="000C3DAB">
              <w:t xml:space="preserve">«false» </w:t>
            </w:r>
            <w:r w:rsidR="00CC0A4A" w:rsidRPr="000318D6">
              <w:t>–</w:t>
            </w:r>
            <w:r w:rsidRPr="000C3DAB">
              <w:t xml:space="preserve"> Нет</w:t>
            </w:r>
          </w:p>
        </w:tc>
      </w:tr>
      <w:tr w:rsidR="00746C45" w:rsidRPr="00A775EA" w14:paraId="6A333E22" w14:textId="77777777" w:rsidTr="00BE15F8">
        <w:tc>
          <w:tcPr>
            <w:tcW w:w="1100" w:type="pct"/>
          </w:tcPr>
          <w:p w14:paraId="37061351" w14:textId="77777777" w:rsidR="00746C45" w:rsidRPr="000C3DAB" w:rsidRDefault="00746C45" w:rsidP="00BE15F8">
            <w:pPr>
              <w:ind w:left="57" w:right="57" w:firstLine="0"/>
              <w:rPr>
                <w:sz w:val="22"/>
              </w:rPr>
            </w:pPr>
            <w:r w:rsidRPr="000C3DAB">
              <w:rPr>
                <w:szCs w:val="22"/>
              </w:rPr>
              <w:t>КБК плательщика</w:t>
            </w:r>
          </w:p>
        </w:tc>
        <w:tc>
          <w:tcPr>
            <w:tcW w:w="750" w:type="pct"/>
          </w:tcPr>
          <w:p w14:paraId="7F1FD3B4" w14:textId="77777777" w:rsidR="00746C45" w:rsidRPr="000C3DAB" w:rsidRDefault="00746C45" w:rsidP="00BE15F8">
            <w:pPr>
              <w:pStyle w:val="GOSTTablenorm"/>
              <w:rPr>
                <w:lang w:val="en-US"/>
              </w:rPr>
            </w:pPr>
            <w:r w:rsidRPr="00CC0A4A">
              <w:rPr>
                <w:b/>
                <w:lang w:val="en-US"/>
              </w:rPr>
              <w:t>FS_TSE_TAB0401060_LIST</w:t>
            </w:r>
            <w:r w:rsidRPr="000C3DAB">
              <w:rPr>
                <w:lang w:val="en-US"/>
              </w:rPr>
              <w:t>:</w:t>
            </w:r>
            <w:commentRangeStart w:id="1275"/>
            <w:r w:rsidRPr="000C3DAB">
              <w:rPr>
                <w:lang w:val="en-US"/>
              </w:rPr>
              <w:t>KBK</w:t>
            </w:r>
            <w:commentRangeEnd w:id="1275"/>
            <w:r w:rsidRPr="000C3DAB">
              <w:rPr>
                <w:rStyle w:val="afff4"/>
              </w:rPr>
              <w:commentReference w:id="1275"/>
            </w:r>
          </w:p>
        </w:tc>
        <w:tc>
          <w:tcPr>
            <w:tcW w:w="500" w:type="pct"/>
          </w:tcPr>
          <w:p w14:paraId="030992F6" w14:textId="77777777" w:rsidR="00746C45" w:rsidRPr="000C3DAB" w:rsidRDefault="00746C45" w:rsidP="00BE15F8">
            <w:pPr>
              <w:ind w:left="57" w:right="57" w:firstLine="0"/>
              <w:rPr>
                <w:sz w:val="22"/>
              </w:rPr>
            </w:pPr>
            <w:r w:rsidRPr="000C3DAB">
              <w:rPr>
                <w:sz w:val="22"/>
              </w:rPr>
              <w:t>Строка</w:t>
            </w:r>
          </w:p>
        </w:tc>
        <w:tc>
          <w:tcPr>
            <w:tcW w:w="291" w:type="pct"/>
          </w:tcPr>
          <w:p w14:paraId="21579081" w14:textId="77777777" w:rsidR="00746C45" w:rsidRPr="000C3DAB" w:rsidRDefault="00746C45" w:rsidP="00BE15F8">
            <w:pPr>
              <w:ind w:left="57" w:right="57" w:firstLine="0"/>
              <w:rPr>
                <w:sz w:val="22"/>
              </w:rPr>
            </w:pPr>
            <w:r w:rsidRPr="000C3DAB">
              <w:rPr>
                <w:sz w:val="22"/>
              </w:rPr>
              <w:t>Да</w:t>
            </w:r>
          </w:p>
        </w:tc>
        <w:tc>
          <w:tcPr>
            <w:tcW w:w="316" w:type="pct"/>
          </w:tcPr>
          <w:p w14:paraId="374F73FE" w14:textId="77777777" w:rsidR="00746C45" w:rsidRPr="000C3DAB" w:rsidRDefault="00746C45" w:rsidP="00BE15F8">
            <w:pPr>
              <w:ind w:left="57" w:right="57" w:firstLine="0"/>
              <w:rPr>
                <w:sz w:val="22"/>
              </w:rPr>
            </w:pPr>
            <w:r w:rsidRPr="000C3DAB">
              <w:rPr>
                <w:sz w:val="22"/>
              </w:rPr>
              <w:t>=20</w:t>
            </w:r>
          </w:p>
        </w:tc>
        <w:tc>
          <w:tcPr>
            <w:tcW w:w="2043" w:type="pct"/>
          </w:tcPr>
          <w:p w14:paraId="7E219A8E" w14:textId="77777777" w:rsidR="00746C45" w:rsidRPr="000C3DAB" w:rsidRDefault="00746C45" w:rsidP="00BE15F8">
            <w:pPr>
              <w:pStyle w:val="GOSTTablenorm"/>
            </w:pPr>
            <w:r w:rsidRPr="000C3DAB">
              <w:rPr>
                <w:bCs/>
              </w:rPr>
              <w:t>Указывается код по бюджетной классификации для отражения операции на ЛС плательщика</w:t>
            </w:r>
          </w:p>
        </w:tc>
      </w:tr>
      <w:tr w:rsidR="00746C45" w:rsidRPr="00CB7796" w14:paraId="468B4B25" w14:textId="77777777" w:rsidTr="00BE15F8">
        <w:tc>
          <w:tcPr>
            <w:tcW w:w="1100" w:type="pct"/>
          </w:tcPr>
          <w:p w14:paraId="51CCC1F5" w14:textId="77777777" w:rsidR="00746C45" w:rsidRPr="000C3DAB" w:rsidRDefault="00746C45" w:rsidP="00BE15F8">
            <w:pPr>
              <w:pStyle w:val="GOSTTablenorm"/>
            </w:pPr>
            <w:r w:rsidRPr="000C3DAB">
              <w:t>ИГК плательщика</w:t>
            </w:r>
          </w:p>
        </w:tc>
        <w:tc>
          <w:tcPr>
            <w:tcW w:w="750" w:type="pct"/>
          </w:tcPr>
          <w:p w14:paraId="3739B21D" w14:textId="77777777" w:rsidR="00746C45" w:rsidRPr="000C3DAB" w:rsidRDefault="00746C45" w:rsidP="00BE15F8">
            <w:pPr>
              <w:pStyle w:val="GOSTTablenorm"/>
              <w:rPr>
                <w:lang w:val="en-US"/>
              </w:rPr>
            </w:pPr>
            <w:r w:rsidRPr="00CC0A4A">
              <w:rPr>
                <w:b/>
                <w:lang w:val="en-US"/>
              </w:rPr>
              <w:t>FS_TSE_TAB0401060_LIST</w:t>
            </w:r>
            <w:r w:rsidRPr="000C3DAB">
              <w:rPr>
                <w:lang w:val="en-US"/>
              </w:rPr>
              <w:t>:ContractID</w:t>
            </w:r>
          </w:p>
        </w:tc>
        <w:tc>
          <w:tcPr>
            <w:tcW w:w="500" w:type="pct"/>
          </w:tcPr>
          <w:p w14:paraId="3B72E1C5" w14:textId="77777777" w:rsidR="00746C45" w:rsidRPr="000C3DAB" w:rsidRDefault="00746C45" w:rsidP="00BE15F8">
            <w:pPr>
              <w:ind w:left="57" w:right="57" w:firstLine="0"/>
              <w:rPr>
                <w:sz w:val="22"/>
                <w:lang w:val="en-US"/>
              </w:rPr>
            </w:pPr>
            <w:r w:rsidRPr="000C3DAB">
              <w:rPr>
                <w:sz w:val="22"/>
                <w:szCs w:val="22"/>
              </w:rPr>
              <w:t>Строка</w:t>
            </w:r>
          </w:p>
        </w:tc>
        <w:tc>
          <w:tcPr>
            <w:tcW w:w="291" w:type="pct"/>
          </w:tcPr>
          <w:p w14:paraId="414C173C" w14:textId="77777777" w:rsidR="00746C45" w:rsidRPr="000C3DAB" w:rsidRDefault="00746C45" w:rsidP="00BE15F8">
            <w:pPr>
              <w:ind w:left="57" w:right="57" w:firstLine="0"/>
              <w:rPr>
                <w:sz w:val="22"/>
                <w:lang w:val="en-US"/>
              </w:rPr>
            </w:pPr>
            <w:r w:rsidRPr="000C3DAB">
              <w:rPr>
                <w:sz w:val="22"/>
                <w:szCs w:val="22"/>
              </w:rPr>
              <w:t>Нет</w:t>
            </w:r>
          </w:p>
        </w:tc>
        <w:tc>
          <w:tcPr>
            <w:tcW w:w="316" w:type="pct"/>
          </w:tcPr>
          <w:p w14:paraId="1F243C61" w14:textId="77777777" w:rsidR="00746C45" w:rsidRPr="000C3DAB" w:rsidRDefault="00746C45" w:rsidP="00BE15F8">
            <w:pPr>
              <w:ind w:left="57" w:right="57" w:firstLine="0"/>
              <w:rPr>
                <w:sz w:val="22"/>
                <w:lang w:val="en-US"/>
              </w:rPr>
            </w:pPr>
            <w:r w:rsidRPr="000C3DAB">
              <w:rPr>
                <w:sz w:val="22"/>
              </w:rPr>
              <w:t>&lt;=25</w:t>
            </w:r>
          </w:p>
        </w:tc>
        <w:tc>
          <w:tcPr>
            <w:tcW w:w="2043" w:type="pct"/>
          </w:tcPr>
          <w:p w14:paraId="4C2D1813" w14:textId="77777777" w:rsidR="00746C45" w:rsidRPr="000C3DAB" w:rsidRDefault="00746C45" w:rsidP="00BE15F8">
            <w:pPr>
              <w:pStyle w:val="GOSTTablenorm"/>
            </w:pPr>
            <w:r w:rsidRPr="000C3DAB">
              <w:t>Указывается идентификатор государственного контракта, соглашения, договора плательщика.</w:t>
            </w:r>
          </w:p>
          <w:p w14:paraId="79016BA3" w14:textId="77777777" w:rsidR="00746C45" w:rsidRPr="000C3DAB" w:rsidRDefault="00746C45" w:rsidP="00BE15F8">
            <w:pPr>
              <w:pStyle w:val="GOSTTablenorm"/>
            </w:pPr>
            <w:r w:rsidRPr="000C3DAB">
              <w:t>Обязательно для заполнения, если в параметре «Номер лицевого счета плательщика» (P_PersonalAcc) указан л/с с кодом 71</w:t>
            </w:r>
          </w:p>
        </w:tc>
      </w:tr>
      <w:tr w:rsidR="00746C45" w:rsidRPr="00CB7796" w14:paraId="72917BCC" w14:textId="77777777" w:rsidTr="00BE15F8">
        <w:tc>
          <w:tcPr>
            <w:tcW w:w="1100" w:type="pct"/>
          </w:tcPr>
          <w:p w14:paraId="68CE98E4" w14:textId="6173580B" w:rsidR="00746C45" w:rsidRPr="000C3DAB" w:rsidRDefault="009464F3" w:rsidP="002B4F94">
            <w:pPr>
              <w:pStyle w:val="GOSTTablenorm"/>
            </w:pPr>
            <w:r w:rsidRPr="00A775EA">
              <w:t>ОКС (КМИ) плательщика</w:t>
            </w:r>
          </w:p>
        </w:tc>
        <w:tc>
          <w:tcPr>
            <w:tcW w:w="750" w:type="pct"/>
          </w:tcPr>
          <w:p w14:paraId="58CC437C" w14:textId="77777777" w:rsidR="00746C45" w:rsidRPr="000C3DAB" w:rsidRDefault="00746C45" w:rsidP="002B4F94">
            <w:pPr>
              <w:pStyle w:val="GOSTTablenorm"/>
              <w:rPr>
                <w:lang w:val="en-US"/>
              </w:rPr>
            </w:pPr>
            <w:r w:rsidRPr="00CC0A4A">
              <w:rPr>
                <w:b/>
                <w:lang w:val="en-US"/>
              </w:rPr>
              <w:t>FS_TSE_TAB0401060_LIST</w:t>
            </w:r>
            <w:r w:rsidRPr="000C3DAB">
              <w:rPr>
                <w:lang w:val="en-US"/>
              </w:rPr>
              <w:t>:CodeFAIP</w:t>
            </w:r>
          </w:p>
        </w:tc>
        <w:tc>
          <w:tcPr>
            <w:tcW w:w="500" w:type="pct"/>
          </w:tcPr>
          <w:p w14:paraId="2F45D207" w14:textId="77777777" w:rsidR="00746C45" w:rsidRPr="000C3DAB" w:rsidRDefault="00746C45" w:rsidP="002B4F94">
            <w:pPr>
              <w:pStyle w:val="GOSTTablenorm"/>
              <w:rPr>
                <w:szCs w:val="22"/>
              </w:rPr>
            </w:pPr>
            <w:r w:rsidRPr="000C3DAB">
              <w:t>Строка</w:t>
            </w:r>
          </w:p>
        </w:tc>
        <w:tc>
          <w:tcPr>
            <w:tcW w:w="291" w:type="pct"/>
          </w:tcPr>
          <w:p w14:paraId="24971230" w14:textId="77777777" w:rsidR="00746C45" w:rsidRPr="000C3DAB" w:rsidRDefault="00746C45" w:rsidP="002B4F94">
            <w:pPr>
              <w:pStyle w:val="GOSTTablenorm"/>
              <w:rPr>
                <w:szCs w:val="22"/>
              </w:rPr>
            </w:pPr>
            <w:r w:rsidRPr="000C3DAB">
              <w:rPr>
                <w:szCs w:val="22"/>
              </w:rPr>
              <w:t>Нет</w:t>
            </w:r>
          </w:p>
        </w:tc>
        <w:tc>
          <w:tcPr>
            <w:tcW w:w="316" w:type="pct"/>
          </w:tcPr>
          <w:p w14:paraId="52A18564" w14:textId="77777777" w:rsidR="00746C45" w:rsidRPr="000C3DAB" w:rsidRDefault="00746C45" w:rsidP="002B4F94">
            <w:pPr>
              <w:pStyle w:val="GOSTTablenorm"/>
            </w:pPr>
            <w:r w:rsidRPr="000C3DAB">
              <w:t>&lt;=24</w:t>
            </w:r>
          </w:p>
        </w:tc>
        <w:tc>
          <w:tcPr>
            <w:tcW w:w="2043" w:type="pct"/>
          </w:tcPr>
          <w:p w14:paraId="198731E2" w14:textId="17041AB3" w:rsidR="00746C45" w:rsidRPr="000C3DAB" w:rsidRDefault="00746C45" w:rsidP="002B4F94">
            <w:pPr>
              <w:pStyle w:val="GOSTTablenorm"/>
            </w:pPr>
            <w:r w:rsidRPr="000C3DAB">
              <w:t>Указывается код ОКС (КМИ) для отражения операции на ЛС пла</w:t>
            </w:r>
            <w:r w:rsidR="00AC39F9">
              <w:t>т</w:t>
            </w:r>
            <w:r w:rsidRPr="000C3DAB">
              <w:t>ельщика (при наличии)</w:t>
            </w:r>
          </w:p>
        </w:tc>
      </w:tr>
      <w:tr w:rsidR="00746C45" w:rsidRPr="00CB7796" w14:paraId="0E3E34A9" w14:textId="77777777" w:rsidTr="00BE15F8">
        <w:tc>
          <w:tcPr>
            <w:tcW w:w="1100" w:type="pct"/>
          </w:tcPr>
          <w:p w14:paraId="52473300" w14:textId="77777777" w:rsidR="00746C45" w:rsidRPr="000C3DAB" w:rsidRDefault="00746C45" w:rsidP="002B4F94">
            <w:pPr>
              <w:pStyle w:val="GOSTTablenorm"/>
            </w:pPr>
            <w:r w:rsidRPr="000C3DAB">
              <w:rPr>
                <w:szCs w:val="22"/>
              </w:rPr>
              <w:t>Номер КОО</w:t>
            </w:r>
          </w:p>
        </w:tc>
        <w:tc>
          <w:tcPr>
            <w:tcW w:w="750" w:type="pct"/>
          </w:tcPr>
          <w:p w14:paraId="107C6470" w14:textId="77777777" w:rsidR="00746C45" w:rsidRPr="000C3DAB" w:rsidRDefault="00746C45" w:rsidP="002B4F94">
            <w:pPr>
              <w:pStyle w:val="GOSTTablenorm"/>
              <w:rPr>
                <w:lang w:val="en-US"/>
              </w:rPr>
            </w:pPr>
            <w:r w:rsidRPr="00CC0A4A">
              <w:rPr>
                <w:b/>
                <w:lang w:val="en-US"/>
              </w:rPr>
              <w:t>FS_TSE_TAB0401060_LIST</w:t>
            </w:r>
            <w:r w:rsidRPr="000C3DAB">
              <w:rPr>
                <w:lang w:val="en-US"/>
              </w:rPr>
              <w:t>:NumKOO</w:t>
            </w:r>
          </w:p>
        </w:tc>
        <w:tc>
          <w:tcPr>
            <w:tcW w:w="500" w:type="pct"/>
          </w:tcPr>
          <w:p w14:paraId="0F25E393" w14:textId="77777777" w:rsidR="00746C45" w:rsidRPr="000C3DAB" w:rsidRDefault="00746C45" w:rsidP="002B4F94">
            <w:pPr>
              <w:pStyle w:val="GOSTTablenorm"/>
              <w:rPr>
                <w:szCs w:val="22"/>
              </w:rPr>
            </w:pPr>
            <w:r w:rsidRPr="000C3DAB">
              <w:t>Строка</w:t>
            </w:r>
          </w:p>
        </w:tc>
        <w:tc>
          <w:tcPr>
            <w:tcW w:w="291" w:type="pct"/>
          </w:tcPr>
          <w:p w14:paraId="3B982B6F" w14:textId="77777777" w:rsidR="00746C45" w:rsidRPr="000C3DAB" w:rsidRDefault="00746C45" w:rsidP="002B4F94">
            <w:pPr>
              <w:pStyle w:val="GOSTTablenorm"/>
              <w:rPr>
                <w:szCs w:val="22"/>
              </w:rPr>
            </w:pPr>
            <w:r w:rsidRPr="000C3DAB">
              <w:rPr>
                <w:szCs w:val="22"/>
              </w:rPr>
              <w:t>Нет</w:t>
            </w:r>
          </w:p>
        </w:tc>
        <w:tc>
          <w:tcPr>
            <w:tcW w:w="316" w:type="pct"/>
          </w:tcPr>
          <w:p w14:paraId="57C72188" w14:textId="77777777" w:rsidR="00746C45" w:rsidRPr="000C3DAB" w:rsidRDefault="00746C45" w:rsidP="002B4F94">
            <w:pPr>
              <w:pStyle w:val="GOSTTablenorm"/>
            </w:pPr>
            <w:r w:rsidRPr="000C3DAB">
              <w:t>&lt;=50</w:t>
            </w:r>
          </w:p>
        </w:tc>
        <w:tc>
          <w:tcPr>
            <w:tcW w:w="2043" w:type="pct"/>
          </w:tcPr>
          <w:p w14:paraId="0D5E40F1" w14:textId="77777777" w:rsidR="00746C45" w:rsidRPr="000C3DAB" w:rsidRDefault="00746C45" w:rsidP="002B4F94">
            <w:pPr>
              <w:pStyle w:val="GOSTTablenorm"/>
            </w:pPr>
            <w:r w:rsidRPr="000C3DAB">
              <w:t>Указывается номер КОО.</w:t>
            </w:r>
          </w:p>
          <w:p w14:paraId="73EE0B8E" w14:textId="77777777" w:rsidR="00746C45" w:rsidRPr="000C3DAB" w:rsidRDefault="00746C45" w:rsidP="002B4F94">
            <w:pPr>
              <w:pStyle w:val="GOSTTablenorm"/>
            </w:pPr>
            <w:r w:rsidRPr="000C3DAB">
              <w:t xml:space="preserve">Можеть быть </w:t>
            </w:r>
            <w:r>
              <w:t>заполнен</w:t>
            </w:r>
            <w:r w:rsidRPr="000C3DAB">
              <w:t>, если в параметре «Номер лицевого счета плательщика» (P_PersonalAcc) указан л/с с кодом 71</w:t>
            </w:r>
          </w:p>
        </w:tc>
      </w:tr>
      <w:tr w:rsidR="002A3F7D" w:rsidRPr="00CB7796" w14:paraId="0680D839" w14:textId="77777777" w:rsidTr="00BE15F8">
        <w:tc>
          <w:tcPr>
            <w:tcW w:w="1100" w:type="pct"/>
          </w:tcPr>
          <w:p w14:paraId="77093735" w14:textId="7FEE8E53" w:rsidR="002A3F7D" w:rsidRPr="000C3DAB" w:rsidRDefault="002A3F7D" w:rsidP="002A3F7D">
            <w:pPr>
              <w:ind w:left="57" w:right="57" w:firstLine="0"/>
              <w:rPr>
                <w:szCs w:val="22"/>
              </w:rPr>
            </w:pPr>
            <w:r w:rsidRPr="000C1977">
              <w:rPr>
                <w:lang w:val="en-US"/>
              </w:rPr>
              <w:t>GUID</w:t>
            </w:r>
            <w:r w:rsidRPr="000C1977">
              <w:t xml:space="preserve"> КОО</w:t>
            </w:r>
          </w:p>
        </w:tc>
        <w:tc>
          <w:tcPr>
            <w:tcW w:w="750" w:type="pct"/>
          </w:tcPr>
          <w:p w14:paraId="3797E317" w14:textId="604B219B" w:rsidR="002A3F7D" w:rsidRPr="00F34126" w:rsidRDefault="002A3F7D" w:rsidP="002A3F7D">
            <w:pPr>
              <w:pStyle w:val="GOSTTablenorm"/>
              <w:rPr>
                <w:lang w:val="en-US"/>
              </w:rPr>
            </w:pPr>
            <w:r w:rsidRPr="00CC0A4A">
              <w:rPr>
                <w:b/>
                <w:lang w:val="en-US"/>
              </w:rPr>
              <w:t>FS_TSE_TAB0401060_LIST</w:t>
            </w:r>
            <w:r w:rsidRPr="00F34126">
              <w:rPr>
                <w:lang w:val="en-US"/>
              </w:rPr>
              <w:t>:GuidKOO</w:t>
            </w:r>
          </w:p>
        </w:tc>
        <w:tc>
          <w:tcPr>
            <w:tcW w:w="500" w:type="pct"/>
          </w:tcPr>
          <w:p w14:paraId="58EFC67D" w14:textId="5075FFA5" w:rsidR="002A3F7D" w:rsidRPr="000C3DAB" w:rsidRDefault="002A3F7D" w:rsidP="002A3F7D">
            <w:pPr>
              <w:ind w:left="57" w:right="57" w:firstLine="0"/>
            </w:pPr>
            <w:r w:rsidRPr="00E96826">
              <w:rPr>
                <w:szCs w:val="22"/>
              </w:rPr>
              <w:t>GUID</w:t>
            </w:r>
          </w:p>
        </w:tc>
        <w:tc>
          <w:tcPr>
            <w:tcW w:w="291" w:type="pct"/>
          </w:tcPr>
          <w:p w14:paraId="019EA126" w14:textId="59DD4EFB" w:rsidR="002A3F7D" w:rsidRPr="000C3DAB" w:rsidRDefault="002A3F7D" w:rsidP="002A3F7D">
            <w:pPr>
              <w:ind w:left="57" w:right="57" w:firstLine="0"/>
              <w:rPr>
                <w:szCs w:val="22"/>
              </w:rPr>
            </w:pPr>
            <w:r w:rsidRPr="00E96826">
              <w:rPr>
                <w:szCs w:val="22"/>
              </w:rPr>
              <w:t>Нет</w:t>
            </w:r>
          </w:p>
        </w:tc>
        <w:tc>
          <w:tcPr>
            <w:tcW w:w="316" w:type="pct"/>
          </w:tcPr>
          <w:p w14:paraId="3D98EC52" w14:textId="1A2BDE8F" w:rsidR="002A3F7D" w:rsidRPr="000C3DAB" w:rsidRDefault="002A3F7D" w:rsidP="002A3F7D">
            <w:pPr>
              <w:ind w:left="57" w:right="57" w:firstLine="0"/>
            </w:pPr>
            <w:r w:rsidRPr="00E96826">
              <w:rPr>
                <w:szCs w:val="22"/>
              </w:rPr>
              <w:t>=36</w:t>
            </w:r>
          </w:p>
        </w:tc>
        <w:tc>
          <w:tcPr>
            <w:tcW w:w="2043" w:type="pct"/>
          </w:tcPr>
          <w:p w14:paraId="2005D297" w14:textId="77777777" w:rsidR="002A3F7D" w:rsidRPr="00E96826" w:rsidRDefault="002A3F7D" w:rsidP="002A3F7D">
            <w:pPr>
              <w:pStyle w:val="GOSTTablenorm"/>
            </w:pPr>
            <w:r w:rsidRPr="00E96826">
              <w:t>Указывается уникальный идентификатор КОО, по которому осуществляется операция.</w:t>
            </w:r>
          </w:p>
          <w:p w14:paraId="2EAEE480" w14:textId="17AA1901" w:rsidR="002A3F7D" w:rsidRPr="000C3DAB" w:rsidRDefault="002A3F7D" w:rsidP="00CC0A4A">
            <w:pPr>
              <w:pStyle w:val="GOSTTablenorm"/>
            </w:pPr>
            <w:r w:rsidRPr="00E96826">
              <w:t>Обязателен для заполнения, если заполнен параметр «</w:t>
            </w:r>
            <w:r w:rsidRPr="00E96826">
              <w:rPr>
                <w:szCs w:val="22"/>
              </w:rPr>
              <w:t>Номер КОО</w:t>
            </w:r>
            <w:r w:rsidRPr="00E96826">
              <w:t>» (</w:t>
            </w:r>
            <w:r w:rsidRPr="00CC0A4A">
              <w:rPr>
                <w:b/>
              </w:rPr>
              <w:t>FS_TSE_TAB0401060_LIST</w:t>
            </w:r>
            <w:r w:rsidRPr="002A3F7D">
              <w:t>:</w:t>
            </w:r>
            <w:r w:rsidR="00CC0A4A" w:rsidRPr="00CC0A4A">
              <w:t>NumKOO</w:t>
            </w:r>
            <w:del w:id="1276" w:author="Сатлер Марина Викторовна" w:date="2025-07-15T10:05:00Z">
              <w:r w:rsidRPr="002A3F7D" w:rsidDel="00CC0A4A">
                <w:delText>GuidKOO</w:delText>
              </w:r>
            </w:del>
            <w:r>
              <w:t>)</w:t>
            </w:r>
          </w:p>
        </w:tc>
      </w:tr>
      <w:tr w:rsidR="00746C45" w:rsidRPr="00CB7796" w14:paraId="38EC5990" w14:textId="77777777" w:rsidTr="00BE15F8">
        <w:tc>
          <w:tcPr>
            <w:tcW w:w="1100" w:type="pct"/>
          </w:tcPr>
          <w:p w14:paraId="0376E46E" w14:textId="77777777" w:rsidR="00746C45" w:rsidRPr="000C3DAB" w:rsidRDefault="00746C45" w:rsidP="00BE15F8">
            <w:pPr>
              <w:pStyle w:val="GOSTTablenorm"/>
            </w:pPr>
            <w:r w:rsidRPr="000C3DAB">
              <w:t>Аналитический код раздела ЛС плательщика/</w:t>
            </w:r>
            <w:r w:rsidRPr="000C3DAB">
              <w:rPr>
                <w:szCs w:val="22"/>
              </w:rPr>
              <w:t xml:space="preserve"> Код цели (аналитический код) плательщика</w:t>
            </w:r>
          </w:p>
        </w:tc>
        <w:tc>
          <w:tcPr>
            <w:tcW w:w="750" w:type="pct"/>
          </w:tcPr>
          <w:p w14:paraId="032609CF" w14:textId="77777777" w:rsidR="00746C45" w:rsidRPr="000C3DAB" w:rsidRDefault="00746C45" w:rsidP="00BE15F8">
            <w:pPr>
              <w:pStyle w:val="GOSTTablenorm"/>
              <w:rPr>
                <w:lang w:val="en-US"/>
              </w:rPr>
            </w:pPr>
            <w:r w:rsidRPr="00CC0A4A">
              <w:rPr>
                <w:b/>
                <w:lang w:val="en-US"/>
              </w:rPr>
              <w:t>FS_TSE_TAB0401060_LIST</w:t>
            </w:r>
            <w:r w:rsidRPr="000C3DAB">
              <w:rPr>
                <w:lang w:val="en-US"/>
              </w:rPr>
              <w:t>:AnalyticCodePay</w:t>
            </w:r>
          </w:p>
        </w:tc>
        <w:tc>
          <w:tcPr>
            <w:tcW w:w="500" w:type="pct"/>
          </w:tcPr>
          <w:p w14:paraId="6553065D" w14:textId="77777777" w:rsidR="00746C45" w:rsidRPr="000C3DAB" w:rsidRDefault="00746C45" w:rsidP="00BE15F8">
            <w:pPr>
              <w:pStyle w:val="GOSTTablenorm"/>
            </w:pPr>
            <w:r w:rsidRPr="000C3DAB">
              <w:rPr>
                <w:szCs w:val="22"/>
              </w:rPr>
              <w:t>Строка</w:t>
            </w:r>
          </w:p>
        </w:tc>
        <w:tc>
          <w:tcPr>
            <w:tcW w:w="291" w:type="pct"/>
          </w:tcPr>
          <w:p w14:paraId="3D281885" w14:textId="77777777" w:rsidR="00746C45" w:rsidRPr="000C3DAB" w:rsidRDefault="00746C45" w:rsidP="00BE15F8">
            <w:pPr>
              <w:pStyle w:val="GOSTTablenorm"/>
            </w:pPr>
            <w:r w:rsidRPr="000C3DAB">
              <w:rPr>
                <w:szCs w:val="22"/>
              </w:rPr>
              <w:t>Нет</w:t>
            </w:r>
          </w:p>
        </w:tc>
        <w:tc>
          <w:tcPr>
            <w:tcW w:w="316" w:type="pct"/>
          </w:tcPr>
          <w:p w14:paraId="46418507" w14:textId="68501967" w:rsidR="00746C45" w:rsidRPr="000C3DAB" w:rsidRDefault="00746C45" w:rsidP="00BE15F8">
            <w:pPr>
              <w:pStyle w:val="GOSTTablenorm"/>
            </w:pPr>
            <w:r w:rsidRPr="000C3DAB">
              <w:rPr>
                <w:szCs w:val="22"/>
                <w:lang w:val="en-US"/>
              </w:rPr>
              <w:t>&lt;=</w:t>
            </w:r>
            <w:r w:rsidR="00977A8B">
              <w:rPr>
                <w:szCs w:val="22"/>
              </w:rPr>
              <w:t>25</w:t>
            </w:r>
          </w:p>
        </w:tc>
        <w:tc>
          <w:tcPr>
            <w:tcW w:w="2043" w:type="pct"/>
          </w:tcPr>
          <w:p w14:paraId="5A9927CC" w14:textId="77777777" w:rsidR="00746C45" w:rsidRPr="000C3DAB" w:rsidRDefault="00746C45" w:rsidP="00BE15F8">
            <w:pPr>
              <w:pStyle w:val="GOSTTablenorm"/>
            </w:pPr>
            <w:r w:rsidRPr="000C3DAB">
              <w:t>Указывается аналитический код раздела для отражения на ЛС плательщика с кодом 71 или код субсидии (цели, целевых средств) для отражения на ЛС плательщика  с кодом 41 (при наличии).</w:t>
            </w:r>
          </w:p>
          <w:p w14:paraId="4098972C" w14:textId="77777777" w:rsidR="00746C45" w:rsidRPr="000C3DAB" w:rsidRDefault="00746C45" w:rsidP="00BE15F8">
            <w:pPr>
              <w:pStyle w:val="GOSTTablenorm"/>
            </w:pPr>
            <w:r w:rsidRPr="000C3DAB">
              <w:t>Обязателен для заполнения,</w:t>
            </w:r>
            <w:r w:rsidRPr="000C3DAB" w:rsidDel="00B05396">
              <w:rPr>
                <w:rStyle w:val="GOSTTablenorm0"/>
              </w:rPr>
              <w:t xml:space="preserve"> </w:t>
            </w:r>
            <w:r w:rsidRPr="000C3DAB">
              <w:rPr>
                <w:rStyle w:val="GOSTTablenorm0"/>
              </w:rPr>
              <w:t xml:space="preserve">если </w:t>
            </w:r>
            <w:r w:rsidRPr="000C3DAB">
              <w:t>в параметре «Номер лицевого счета плательщика» (P_PersonalAcc)</w:t>
            </w:r>
            <w:r w:rsidRPr="000C3DAB">
              <w:rPr>
                <w:rStyle w:val="GOSTTablenorm0"/>
              </w:rPr>
              <w:t xml:space="preserve"> указан л/с с кодом 71 </w:t>
            </w:r>
            <w:r w:rsidRPr="000C3DAB">
              <w:t>и в параметре «Признак возврата средств» (TP</w:t>
            </w:r>
            <w:r>
              <w:t>P_ReturnSign) указано значение «Нет»</w:t>
            </w:r>
          </w:p>
        </w:tc>
      </w:tr>
      <w:tr w:rsidR="00746C45" w:rsidRPr="00CB7796" w14:paraId="0ED106F6" w14:textId="77777777" w:rsidTr="00BE15F8">
        <w:tc>
          <w:tcPr>
            <w:tcW w:w="1100" w:type="pct"/>
          </w:tcPr>
          <w:p w14:paraId="5E34B656" w14:textId="77777777" w:rsidR="00746C45" w:rsidRPr="000C3DAB" w:rsidRDefault="00746C45" w:rsidP="00BE15F8">
            <w:pPr>
              <w:pStyle w:val="GOSTTablenorm"/>
            </w:pPr>
            <w:r w:rsidRPr="000C3DAB">
              <w:rPr>
                <w:szCs w:val="22"/>
              </w:rPr>
              <w:t>Код цели (аналитический код) плательщика (контрольный)</w:t>
            </w:r>
          </w:p>
        </w:tc>
        <w:tc>
          <w:tcPr>
            <w:tcW w:w="750" w:type="pct"/>
          </w:tcPr>
          <w:p w14:paraId="2743F6F5" w14:textId="77777777" w:rsidR="00746C45" w:rsidRPr="000C3DAB" w:rsidRDefault="00746C45" w:rsidP="00BE15F8">
            <w:pPr>
              <w:pStyle w:val="GOSTTablenorm"/>
              <w:rPr>
                <w:lang w:val="en-US"/>
              </w:rPr>
            </w:pPr>
            <w:r w:rsidRPr="00CC0A4A">
              <w:rPr>
                <w:b/>
                <w:lang w:val="en-US"/>
              </w:rPr>
              <w:t>FS_TSE_TAB0401060_LIST</w:t>
            </w:r>
            <w:r w:rsidRPr="000C3DAB">
              <w:rPr>
                <w:lang w:val="en-US"/>
              </w:rPr>
              <w:t>:CodeCS_Payer</w:t>
            </w:r>
          </w:p>
        </w:tc>
        <w:tc>
          <w:tcPr>
            <w:tcW w:w="500" w:type="pct"/>
          </w:tcPr>
          <w:p w14:paraId="7565D630" w14:textId="77777777" w:rsidR="00746C45" w:rsidRPr="000C3DAB" w:rsidRDefault="00746C45" w:rsidP="00BE15F8">
            <w:pPr>
              <w:pStyle w:val="GOSTTablenorm"/>
              <w:rPr>
                <w:szCs w:val="22"/>
              </w:rPr>
            </w:pPr>
            <w:r w:rsidRPr="000C3DAB">
              <w:rPr>
                <w:szCs w:val="22"/>
              </w:rPr>
              <w:t>Строка</w:t>
            </w:r>
          </w:p>
        </w:tc>
        <w:tc>
          <w:tcPr>
            <w:tcW w:w="291" w:type="pct"/>
          </w:tcPr>
          <w:p w14:paraId="5ED6F0B0" w14:textId="77777777" w:rsidR="00746C45" w:rsidRPr="000C3DAB" w:rsidRDefault="00746C45" w:rsidP="00BE15F8">
            <w:pPr>
              <w:pStyle w:val="GOSTTablenorm"/>
              <w:rPr>
                <w:szCs w:val="22"/>
              </w:rPr>
            </w:pPr>
            <w:r w:rsidRPr="000C3DAB">
              <w:rPr>
                <w:szCs w:val="22"/>
              </w:rPr>
              <w:t>Нет</w:t>
            </w:r>
          </w:p>
        </w:tc>
        <w:tc>
          <w:tcPr>
            <w:tcW w:w="316" w:type="pct"/>
          </w:tcPr>
          <w:p w14:paraId="76DC7683" w14:textId="77777777" w:rsidR="00746C45" w:rsidRPr="000C3DAB" w:rsidRDefault="00746C45" w:rsidP="00BE15F8">
            <w:pPr>
              <w:pStyle w:val="GOSTTablenorm"/>
              <w:rPr>
                <w:szCs w:val="22"/>
              </w:rPr>
            </w:pPr>
            <w:r w:rsidRPr="000C3DAB">
              <w:t>&lt;=25</w:t>
            </w:r>
          </w:p>
        </w:tc>
        <w:tc>
          <w:tcPr>
            <w:tcW w:w="2043" w:type="pct"/>
          </w:tcPr>
          <w:p w14:paraId="02BB72FC" w14:textId="77777777" w:rsidR="00746C45" w:rsidRPr="000C3DAB" w:rsidRDefault="00746C45" w:rsidP="00BE15F8">
            <w:pPr>
              <w:pStyle w:val="GOSTTablenorm"/>
            </w:pPr>
            <w:r w:rsidRPr="000C3DAB">
              <w:t>Указывается код субсидии (цели, целевых средств) для контроля остатков средств на ЛС плательщика (при наличии).</w:t>
            </w:r>
          </w:p>
          <w:p w14:paraId="6C36D688" w14:textId="77777777" w:rsidR="00746C45" w:rsidRPr="000C3DAB" w:rsidRDefault="00746C45" w:rsidP="00BE15F8">
            <w:pPr>
              <w:pStyle w:val="GOSTTablenorm"/>
            </w:pPr>
            <w:r w:rsidRPr="000C3DAB">
              <w:t xml:space="preserve">Обязательно для заполнения, если </w:t>
            </w:r>
            <w:r>
              <w:t xml:space="preserve">в </w:t>
            </w:r>
            <w:r w:rsidRPr="000C3DAB">
              <w:t>параметре «Номер лицевого счета плательщика» (P_PersonalAcc) указан л/с с кодом 41 и заполнен параметр «Аналитический код раздела ЛС плательщика/</w:t>
            </w:r>
            <w:r w:rsidRPr="000C3DAB">
              <w:rPr>
                <w:szCs w:val="22"/>
              </w:rPr>
              <w:t xml:space="preserve"> Код цели (аналитический код) плательщика» (</w:t>
            </w:r>
            <w:r w:rsidRPr="00CC0A4A">
              <w:rPr>
                <w:b/>
                <w:lang w:val="en-US"/>
              </w:rPr>
              <w:t>FS</w:t>
            </w:r>
            <w:r w:rsidRPr="00CC0A4A">
              <w:rPr>
                <w:b/>
              </w:rPr>
              <w:t>_</w:t>
            </w:r>
            <w:r w:rsidRPr="00CC0A4A">
              <w:rPr>
                <w:b/>
                <w:lang w:val="en-US"/>
              </w:rPr>
              <w:t>TSE</w:t>
            </w:r>
            <w:r w:rsidRPr="00CC0A4A">
              <w:rPr>
                <w:b/>
              </w:rPr>
              <w:t>_</w:t>
            </w:r>
            <w:r w:rsidRPr="00CC0A4A">
              <w:rPr>
                <w:b/>
                <w:lang w:val="en-US"/>
              </w:rPr>
              <w:t>TAB</w:t>
            </w:r>
            <w:r w:rsidRPr="00CC0A4A">
              <w:rPr>
                <w:b/>
              </w:rPr>
              <w:t>0401060_</w:t>
            </w:r>
            <w:r w:rsidRPr="00CC0A4A">
              <w:rPr>
                <w:b/>
                <w:lang w:val="en-US"/>
              </w:rPr>
              <w:t>LIST</w:t>
            </w:r>
            <w:r w:rsidRPr="000C3DAB">
              <w:t>:</w:t>
            </w:r>
            <w:r w:rsidRPr="000C3DAB">
              <w:rPr>
                <w:lang w:val="en-US"/>
              </w:rPr>
              <w:t>AnalyticCodePay</w:t>
            </w:r>
            <w:r w:rsidRPr="000C3DAB">
              <w:t>)</w:t>
            </w:r>
          </w:p>
        </w:tc>
      </w:tr>
      <w:tr w:rsidR="00746C45" w:rsidRPr="00C20F72" w14:paraId="12EFFE5E" w14:textId="77777777" w:rsidTr="00BE15F8">
        <w:tc>
          <w:tcPr>
            <w:tcW w:w="1100" w:type="pct"/>
          </w:tcPr>
          <w:p w14:paraId="0404D6F9" w14:textId="77777777" w:rsidR="00746C45" w:rsidRPr="000C3DAB" w:rsidRDefault="00746C45" w:rsidP="00BE15F8">
            <w:pPr>
              <w:pStyle w:val="GOSTTablenorm"/>
              <w:rPr>
                <w:szCs w:val="22"/>
              </w:rPr>
            </w:pPr>
            <w:r w:rsidRPr="000C3DAB">
              <w:t>Код направления расходования</w:t>
            </w:r>
            <w:r w:rsidRPr="000C3DAB">
              <w:rPr>
                <w:lang w:val="en-US"/>
              </w:rPr>
              <w:t xml:space="preserve"> </w:t>
            </w:r>
            <w:r w:rsidRPr="000C3DAB">
              <w:t>плательщика</w:t>
            </w:r>
          </w:p>
        </w:tc>
        <w:tc>
          <w:tcPr>
            <w:tcW w:w="750" w:type="pct"/>
          </w:tcPr>
          <w:p w14:paraId="48B7CC7F" w14:textId="77777777" w:rsidR="00746C45" w:rsidRPr="000C3DAB" w:rsidRDefault="00746C45" w:rsidP="00BE15F8">
            <w:pPr>
              <w:pStyle w:val="GOSTTablenorm"/>
              <w:rPr>
                <w:lang w:val="en-US"/>
              </w:rPr>
            </w:pPr>
            <w:r w:rsidRPr="00CC0A4A">
              <w:rPr>
                <w:b/>
                <w:lang w:val="en-US"/>
              </w:rPr>
              <w:t>FS_TSE_TAB0401060_LIST</w:t>
            </w:r>
            <w:r w:rsidRPr="000C3DAB">
              <w:rPr>
                <w:lang w:val="en-US"/>
              </w:rPr>
              <w:t>:DetCodeObjectPayer</w:t>
            </w:r>
          </w:p>
        </w:tc>
        <w:tc>
          <w:tcPr>
            <w:tcW w:w="500" w:type="pct"/>
          </w:tcPr>
          <w:p w14:paraId="4E2D0D43" w14:textId="77777777" w:rsidR="00746C45" w:rsidRPr="000C3DAB" w:rsidRDefault="00746C45" w:rsidP="00BE15F8">
            <w:pPr>
              <w:pStyle w:val="GOSTTablenorm"/>
              <w:rPr>
                <w:lang w:val="en-US"/>
              </w:rPr>
            </w:pPr>
            <w:r w:rsidRPr="000C3DAB">
              <w:t>Строка</w:t>
            </w:r>
          </w:p>
        </w:tc>
        <w:tc>
          <w:tcPr>
            <w:tcW w:w="291" w:type="pct"/>
          </w:tcPr>
          <w:p w14:paraId="3162971C" w14:textId="77777777" w:rsidR="00746C45" w:rsidRPr="000C3DAB" w:rsidRDefault="00746C45" w:rsidP="00BE15F8">
            <w:pPr>
              <w:pStyle w:val="GOSTTablenorm"/>
              <w:rPr>
                <w:szCs w:val="22"/>
              </w:rPr>
            </w:pPr>
            <w:r w:rsidRPr="000C3DAB">
              <w:rPr>
                <w:szCs w:val="22"/>
              </w:rPr>
              <w:t>Нет</w:t>
            </w:r>
          </w:p>
        </w:tc>
        <w:tc>
          <w:tcPr>
            <w:tcW w:w="316" w:type="pct"/>
          </w:tcPr>
          <w:p w14:paraId="2E4BE9DC" w14:textId="1F5796C2" w:rsidR="00746C45" w:rsidRPr="000C3DAB" w:rsidRDefault="00977A8B" w:rsidP="00BE15F8">
            <w:pPr>
              <w:pStyle w:val="GOSTTablenorm"/>
              <w:rPr>
                <w:lang w:val="en-US"/>
              </w:rPr>
            </w:pPr>
            <w:r>
              <w:t>&lt;=20</w:t>
            </w:r>
          </w:p>
        </w:tc>
        <w:tc>
          <w:tcPr>
            <w:tcW w:w="2043" w:type="pct"/>
          </w:tcPr>
          <w:p w14:paraId="31576AD9" w14:textId="77777777" w:rsidR="00746C45" w:rsidRPr="000C3DAB" w:rsidRDefault="00746C45" w:rsidP="00BE15F8">
            <w:pPr>
              <w:pStyle w:val="GOSTTablenorm"/>
            </w:pPr>
            <w:r w:rsidRPr="000C3DAB">
              <w:t>Указывается код направления расходования для отражения операции на ЛС плательщика (при наличии).</w:t>
            </w:r>
          </w:p>
          <w:p w14:paraId="01AADD14" w14:textId="77777777" w:rsidR="00746C45" w:rsidRPr="000C3DAB" w:rsidRDefault="00746C45" w:rsidP="00BE15F8">
            <w:pPr>
              <w:pStyle w:val="GOSTTablenorm"/>
            </w:pPr>
            <w:r w:rsidRPr="000C3DAB">
              <w:t xml:space="preserve">Обязательно для заполнения, если в параметре «Номер лицевого счета плательщика» (P_PersonalAcc) указан л/с с кодом 71 и в параметре «Признак возврата средств» (TPP_ReturnSign) указано значение </w:t>
            </w:r>
            <w:r>
              <w:t>«Нет»</w:t>
            </w:r>
          </w:p>
        </w:tc>
      </w:tr>
      <w:tr w:rsidR="00746C45" w:rsidRPr="00CB7796" w14:paraId="5FB4B6B9" w14:textId="77777777" w:rsidTr="00BE15F8">
        <w:tc>
          <w:tcPr>
            <w:tcW w:w="1100" w:type="pct"/>
          </w:tcPr>
          <w:p w14:paraId="1BFE152C" w14:textId="654F93E5" w:rsidR="00746C45" w:rsidRPr="00040B8F" w:rsidRDefault="00746C45" w:rsidP="00830813">
            <w:pPr>
              <w:pStyle w:val="GOSTTablenorm"/>
            </w:pPr>
            <w:r w:rsidRPr="00040B8F">
              <w:rPr>
                <w:szCs w:val="22"/>
              </w:rPr>
              <w:t xml:space="preserve">Код </w:t>
            </w:r>
            <w:r w:rsidR="005A0674">
              <w:rPr>
                <w:szCs w:val="22"/>
              </w:rPr>
              <w:t xml:space="preserve">направления </w:t>
            </w:r>
            <w:r w:rsidRPr="00040B8F">
              <w:rPr>
                <w:szCs w:val="22"/>
              </w:rPr>
              <w:t>расходо</w:t>
            </w:r>
            <w:r w:rsidR="00830813">
              <w:rPr>
                <w:szCs w:val="22"/>
              </w:rPr>
              <w:t>в</w:t>
            </w:r>
            <w:r w:rsidR="005A0674">
              <w:rPr>
                <w:szCs w:val="22"/>
              </w:rPr>
              <w:t>ания (укрупненный)</w:t>
            </w:r>
            <w:r w:rsidRPr="00040B8F">
              <w:rPr>
                <w:szCs w:val="22"/>
              </w:rPr>
              <w:t>/поступлений плательщика</w:t>
            </w:r>
          </w:p>
        </w:tc>
        <w:tc>
          <w:tcPr>
            <w:tcW w:w="750" w:type="pct"/>
          </w:tcPr>
          <w:p w14:paraId="7D7F0C3A" w14:textId="77777777" w:rsidR="00746C45" w:rsidRPr="00040B8F" w:rsidRDefault="00746C45" w:rsidP="00BE15F8">
            <w:pPr>
              <w:pStyle w:val="GOSTTablenorm"/>
              <w:rPr>
                <w:lang w:val="en-US"/>
              </w:rPr>
            </w:pPr>
            <w:r w:rsidRPr="00CC0A4A">
              <w:rPr>
                <w:b/>
                <w:lang w:val="en-US"/>
              </w:rPr>
              <w:t>FS_TSE_TAB0401060_LIST</w:t>
            </w:r>
            <w:r w:rsidRPr="00040B8F">
              <w:rPr>
                <w:lang w:val="en-US"/>
              </w:rPr>
              <w:t>:CodeObjectPayer</w:t>
            </w:r>
          </w:p>
        </w:tc>
        <w:tc>
          <w:tcPr>
            <w:tcW w:w="500" w:type="pct"/>
          </w:tcPr>
          <w:p w14:paraId="0E0505B5" w14:textId="77777777" w:rsidR="00746C45" w:rsidRPr="00040B8F" w:rsidRDefault="00746C45" w:rsidP="00BE15F8">
            <w:pPr>
              <w:pStyle w:val="GOSTTablenorm"/>
              <w:rPr>
                <w:lang w:val="en-US"/>
              </w:rPr>
            </w:pPr>
            <w:r w:rsidRPr="00040B8F">
              <w:t>Строка</w:t>
            </w:r>
          </w:p>
        </w:tc>
        <w:tc>
          <w:tcPr>
            <w:tcW w:w="291" w:type="pct"/>
          </w:tcPr>
          <w:p w14:paraId="71B8B550" w14:textId="77777777" w:rsidR="00746C45" w:rsidRPr="00040B8F" w:rsidRDefault="00746C45" w:rsidP="00BE15F8">
            <w:pPr>
              <w:pStyle w:val="GOSTTablenorm"/>
              <w:rPr>
                <w:szCs w:val="22"/>
              </w:rPr>
            </w:pPr>
            <w:r w:rsidRPr="00040B8F">
              <w:rPr>
                <w:szCs w:val="22"/>
              </w:rPr>
              <w:t>Нет</w:t>
            </w:r>
          </w:p>
        </w:tc>
        <w:tc>
          <w:tcPr>
            <w:tcW w:w="316" w:type="pct"/>
          </w:tcPr>
          <w:p w14:paraId="56109F9E" w14:textId="77777777" w:rsidR="00746C45" w:rsidRPr="00040B8F" w:rsidRDefault="00746C45" w:rsidP="00BE15F8">
            <w:pPr>
              <w:pStyle w:val="GOSTTablenorm"/>
              <w:rPr>
                <w:lang w:val="en-US"/>
              </w:rPr>
            </w:pPr>
            <w:r w:rsidRPr="00040B8F">
              <w:t>&lt;=20</w:t>
            </w:r>
          </w:p>
        </w:tc>
        <w:tc>
          <w:tcPr>
            <w:tcW w:w="2043" w:type="pct"/>
          </w:tcPr>
          <w:p w14:paraId="0F3A4FA9" w14:textId="77777777" w:rsidR="00746C45" w:rsidRDefault="00746C45" w:rsidP="00BE15F8">
            <w:pPr>
              <w:pStyle w:val="GOSTTablenorm"/>
              <w:rPr>
                <w:bCs/>
              </w:rPr>
            </w:pPr>
            <w:r w:rsidRPr="00040B8F">
              <w:rPr>
                <w:bCs/>
              </w:rPr>
              <w:t xml:space="preserve">Указывается код поступления или укрупненный код </w:t>
            </w:r>
            <w:r w:rsidRPr="00040B8F">
              <w:t>направления расходования</w:t>
            </w:r>
            <w:r w:rsidRPr="00040B8F">
              <w:rPr>
                <w:bCs/>
              </w:rPr>
              <w:t xml:space="preserve"> </w:t>
            </w:r>
            <w:r w:rsidRPr="00040B8F">
              <w:t>для отражения операции на ЛС</w:t>
            </w:r>
            <w:r w:rsidRPr="00040B8F">
              <w:rPr>
                <w:bCs/>
              </w:rPr>
              <w:t xml:space="preserve"> плательщика </w:t>
            </w:r>
            <w:r w:rsidRPr="00040B8F">
              <w:t>(при наличии)</w:t>
            </w:r>
            <w:r w:rsidRPr="00040B8F">
              <w:rPr>
                <w:bCs/>
              </w:rPr>
              <w:t>.</w:t>
            </w:r>
          </w:p>
          <w:p w14:paraId="56C85D6B" w14:textId="1680E3A2" w:rsidR="00345B60" w:rsidRPr="00040B8F" w:rsidRDefault="00345B60" w:rsidP="00174427">
            <w:pPr>
              <w:pStyle w:val="GOSTTablenorm"/>
            </w:pPr>
            <w:r w:rsidRPr="000C3DAB">
              <w:t>Обязательно для заполнения, если в параметре «Номер лицевого счета плательщика» (P_PersonalAcc) указан л/с с кодом 71</w:t>
            </w:r>
          </w:p>
        </w:tc>
      </w:tr>
      <w:tr w:rsidR="00782F5D" w:rsidRPr="00782F5D" w14:paraId="2ECD1EB7" w14:textId="77777777" w:rsidTr="00BE15F8">
        <w:tc>
          <w:tcPr>
            <w:tcW w:w="1100" w:type="pct"/>
          </w:tcPr>
          <w:p w14:paraId="07F2631B" w14:textId="00B2801E" w:rsidR="00782F5D" w:rsidRPr="00933604" w:rsidRDefault="00782F5D" w:rsidP="00830813">
            <w:pPr>
              <w:pStyle w:val="GOSTTablenorm"/>
              <w:rPr>
                <w:szCs w:val="22"/>
              </w:rPr>
            </w:pPr>
            <w:r w:rsidRPr="00933604">
              <w:t>Код источника поступлений плательщика (дебиторская задолженность)</w:t>
            </w:r>
          </w:p>
        </w:tc>
        <w:tc>
          <w:tcPr>
            <w:tcW w:w="750" w:type="pct"/>
          </w:tcPr>
          <w:p w14:paraId="78D0C950" w14:textId="51D76AEB" w:rsidR="00782F5D" w:rsidRPr="00933604" w:rsidRDefault="00782F5D" w:rsidP="00BE15F8">
            <w:pPr>
              <w:pStyle w:val="GOSTTablenorm"/>
              <w:rPr>
                <w:b/>
                <w:lang w:val="en-US"/>
              </w:rPr>
            </w:pPr>
            <w:r w:rsidRPr="00933604">
              <w:rPr>
                <w:b/>
                <w:lang w:val="en-US"/>
              </w:rPr>
              <w:t>FS_TSE_TAB0401060_LIST</w:t>
            </w:r>
            <w:r w:rsidRPr="00933604">
              <w:rPr>
                <w:lang w:val="en-US"/>
              </w:rPr>
              <w:t>:CodeObjectPayerDZ</w:t>
            </w:r>
          </w:p>
        </w:tc>
        <w:tc>
          <w:tcPr>
            <w:tcW w:w="500" w:type="pct"/>
          </w:tcPr>
          <w:p w14:paraId="7CC7FF57" w14:textId="1068B647" w:rsidR="00782F5D" w:rsidRPr="00933604" w:rsidRDefault="00782F5D" w:rsidP="00BE15F8">
            <w:pPr>
              <w:pStyle w:val="GOSTTablenorm"/>
            </w:pPr>
            <w:r w:rsidRPr="00933604">
              <w:t>Строка</w:t>
            </w:r>
          </w:p>
        </w:tc>
        <w:tc>
          <w:tcPr>
            <w:tcW w:w="291" w:type="pct"/>
          </w:tcPr>
          <w:p w14:paraId="1F9BA16C" w14:textId="4EEEB469" w:rsidR="00782F5D" w:rsidRPr="00933604" w:rsidRDefault="00782F5D" w:rsidP="00BE15F8">
            <w:pPr>
              <w:pStyle w:val="GOSTTablenorm"/>
              <w:rPr>
                <w:szCs w:val="22"/>
              </w:rPr>
            </w:pPr>
            <w:r w:rsidRPr="00933604">
              <w:rPr>
                <w:szCs w:val="22"/>
              </w:rPr>
              <w:t>Нет</w:t>
            </w:r>
          </w:p>
        </w:tc>
        <w:tc>
          <w:tcPr>
            <w:tcW w:w="316" w:type="pct"/>
          </w:tcPr>
          <w:p w14:paraId="308C669B" w14:textId="7587CE39" w:rsidR="00782F5D" w:rsidRPr="00933604" w:rsidRDefault="00782F5D" w:rsidP="00BE15F8">
            <w:pPr>
              <w:pStyle w:val="GOSTTablenorm"/>
            </w:pPr>
            <w:r w:rsidRPr="00933604">
              <w:t>=4</w:t>
            </w:r>
          </w:p>
        </w:tc>
        <w:tc>
          <w:tcPr>
            <w:tcW w:w="2043" w:type="pct"/>
          </w:tcPr>
          <w:p w14:paraId="75EF2C6C" w14:textId="05B89902" w:rsidR="00782F5D" w:rsidRPr="00933604" w:rsidRDefault="00782F5D" w:rsidP="00782F5D">
            <w:pPr>
              <w:pStyle w:val="GOSTTablenorm"/>
            </w:pPr>
            <w:r w:rsidRPr="00933604">
              <w:t>Указывается код поступления для отражения операции по перечислению дебиторской задолженности в доход бюджета на ЛС плательщика (при наличии).</w:t>
            </w:r>
          </w:p>
          <w:p w14:paraId="15490EE5" w14:textId="1F389996" w:rsidR="00782F5D" w:rsidRPr="00933604" w:rsidRDefault="00782F5D" w:rsidP="00782F5D">
            <w:pPr>
              <w:pStyle w:val="GOSTTablenorm"/>
              <w:rPr>
                <w:bCs/>
              </w:rPr>
            </w:pPr>
            <w:r w:rsidRPr="00933604">
              <w:t>Обязательно для заполнения, если в параметре «Номер лицевого счета плательщика» (P_PersonalAcc) указан л/с с кодом 71, в параметре «ДЗ плательщика» (SignDebitDebt) указано значение true и в параметре «Код направления расходования плательщика» (</w:t>
            </w:r>
            <w:r w:rsidRPr="00933604">
              <w:rPr>
                <w:b/>
                <w:bCs/>
              </w:rPr>
              <w:t>FS_TSE_TAB0401060_LIST</w:t>
            </w:r>
            <w:r w:rsidRPr="00933604">
              <w:t>:DetCodeObjectPayer) указано значение 2000001</w:t>
            </w:r>
          </w:p>
        </w:tc>
      </w:tr>
      <w:tr w:rsidR="00746C45" w:rsidRPr="00CB7796" w14:paraId="2E61384C" w14:textId="77777777" w:rsidTr="00BE15F8">
        <w:tc>
          <w:tcPr>
            <w:tcW w:w="1100" w:type="pct"/>
          </w:tcPr>
          <w:p w14:paraId="32D2C3C7" w14:textId="77777777" w:rsidR="00746C45" w:rsidRPr="00040B8F" w:rsidRDefault="00746C45" w:rsidP="00BE15F8">
            <w:pPr>
              <w:pStyle w:val="GOSTTablenorm"/>
              <w:rPr>
                <w:szCs w:val="22"/>
              </w:rPr>
            </w:pPr>
            <w:r w:rsidRPr="00040B8F">
              <w:t xml:space="preserve">Вид кода расходов/поступлений плательщика </w:t>
            </w:r>
          </w:p>
        </w:tc>
        <w:tc>
          <w:tcPr>
            <w:tcW w:w="750" w:type="pct"/>
          </w:tcPr>
          <w:p w14:paraId="5AAD8AB3" w14:textId="77777777" w:rsidR="00746C45" w:rsidRPr="00040B8F" w:rsidRDefault="00746C45" w:rsidP="00BE15F8">
            <w:pPr>
              <w:pStyle w:val="GOSTTablenorm"/>
              <w:rPr>
                <w:lang w:val="en-US"/>
              </w:rPr>
            </w:pPr>
            <w:r w:rsidRPr="00CC0A4A">
              <w:rPr>
                <w:b/>
                <w:lang w:val="en-US"/>
              </w:rPr>
              <w:t>FS_TSE_TAB0401060_LIST</w:t>
            </w:r>
            <w:r w:rsidRPr="00040B8F">
              <w:rPr>
                <w:lang w:val="en-US"/>
              </w:rPr>
              <w:t>:TypeCodeObjectPayer</w:t>
            </w:r>
          </w:p>
        </w:tc>
        <w:tc>
          <w:tcPr>
            <w:tcW w:w="500" w:type="pct"/>
          </w:tcPr>
          <w:p w14:paraId="4EAED3F6" w14:textId="77777777" w:rsidR="00746C45" w:rsidRPr="00040B8F" w:rsidRDefault="00746C45" w:rsidP="00BE15F8">
            <w:pPr>
              <w:pStyle w:val="GOSTTablenorm"/>
            </w:pPr>
            <w:r w:rsidRPr="00040B8F">
              <w:t>Строка</w:t>
            </w:r>
          </w:p>
        </w:tc>
        <w:tc>
          <w:tcPr>
            <w:tcW w:w="291" w:type="pct"/>
          </w:tcPr>
          <w:p w14:paraId="24066387" w14:textId="766BF6B9" w:rsidR="00746C45" w:rsidRPr="00040B8F" w:rsidRDefault="00994F74" w:rsidP="00BE15F8">
            <w:pPr>
              <w:pStyle w:val="GOSTTablenorm"/>
              <w:rPr>
                <w:szCs w:val="22"/>
              </w:rPr>
            </w:pPr>
            <w:r>
              <w:rPr>
                <w:szCs w:val="22"/>
              </w:rPr>
              <w:t>Нет</w:t>
            </w:r>
          </w:p>
        </w:tc>
        <w:tc>
          <w:tcPr>
            <w:tcW w:w="316" w:type="pct"/>
          </w:tcPr>
          <w:p w14:paraId="2424FFBF" w14:textId="77777777" w:rsidR="00746C45" w:rsidRPr="00040B8F" w:rsidRDefault="00746C45" w:rsidP="00BE15F8">
            <w:pPr>
              <w:pStyle w:val="GOSTTablenorm"/>
            </w:pPr>
            <w:r w:rsidRPr="00040B8F">
              <w:t>=1</w:t>
            </w:r>
          </w:p>
        </w:tc>
        <w:tc>
          <w:tcPr>
            <w:tcW w:w="2043" w:type="pct"/>
          </w:tcPr>
          <w:p w14:paraId="3A7403BA" w14:textId="2D73ADE1" w:rsidR="00746C45" w:rsidRDefault="00746C45" w:rsidP="00BE15F8">
            <w:pPr>
              <w:pStyle w:val="GOSTTablenorm"/>
              <w:rPr>
                <w:szCs w:val="22"/>
              </w:rPr>
            </w:pPr>
            <w:r w:rsidRPr="00040B8F">
              <w:rPr>
                <w:szCs w:val="22"/>
              </w:rPr>
              <w:t>Указывается вид кода расходов/поступлений плательщика.</w:t>
            </w:r>
          </w:p>
          <w:p w14:paraId="49E258AB" w14:textId="5FFDB887" w:rsidR="00994F74" w:rsidRPr="00040B8F" w:rsidRDefault="0017735E" w:rsidP="00BE15F8">
            <w:pPr>
              <w:pStyle w:val="GOSTTablenorm"/>
              <w:rPr>
                <w:szCs w:val="22"/>
              </w:rPr>
            </w:pPr>
            <w:r w:rsidRPr="000C3DAB">
              <w:t>Обязателен для заполнения,</w:t>
            </w:r>
            <w:r w:rsidRPr="000C3DAB" w:rsidDel="00B05396">
              <w:rPr>
                <w:rStyle w:val="GOSTTablenorm0"/>
              </w:rPr>
              <w:t xml:space="preserve"> </w:t>
            </w:r>
            <w:r w:rsidRPr="000C3DAB">
              <w:rPr>
                <w:rStyle w:val="GOSTTablenorm0"/>
              </w:rPr>
              <w:t xml:space="preserve">если </w:t>
            </w:r>
            <w:r w:rsidRPr="000C3DAB">
              <w:t>в параметре «Номер лицевого счета плательщика» (P_PersonalAcc)</w:t>
            </w:r>
            <w:r w:rsidRPr="000C3DAB">
              <w:rPr>
                <w:rStyle w:val="GOSTTablenorm0"/>
              </w:rPr>
              <w:t xml:space="preserve"> указан л/с с кодом 71</w:t>
            </w:r>
            <w:r w:rsidR="00994F74">
              <w:t>.</w:t>
            </w:r>
          </w:p>
          <w:p w14:paraId="0FBFB909" w14:textId="77777777" w:rsidR="00746C45" w:rsidRPr="00040B8F" w:rsidRDefault="00746C45" w:rsidP="00BE15F8">
            <w:pPr>
              <w:pStyle w:val="GOSTTablenorm"/>
              <w:rPr>
                <w:szCs w:val="22"/>
              </w:rPr>
            </w:pPr>
            <w:r w:rsidRPr="00040B8F">
              <w:rPr>
                <w:szCs w:val="22"/>
              </w:rPr>
              <w:t>Возможные значения:</w:t>
            </w:r>
          </w:p>
          <w:p w14:paraId="492A462A" w14:textId="70B1FC2F" w:rsidR="00746C45" w:rsidRPr="00040B8F" w:rsidRDefault="00746C45" w:rsidP="00BE15F8">
            <w:pPr>
              <w:pStyle w:val="GOSTTableListMark1"/>
            </w:pPr>
            <w:r w:rsidRPr="00040B8F">
              <w:t xml:space="preserve">«1» </w:t>
            </w:r>
            <w:r w:rsidR="00CC0A4A" w:rsidRPr="000318D6">
              <w:t>–</w:t>
            </w:r>
            <w:r w:rsidRPr="00040B8F">
              <w:t xml:space="preserve"> Доходы</w:t>
            </w:r>
            <w:r w:rsidR="006D64AF">
              <w:t>;</w:t>
            </w:r>
          </w:p>
          <w:p w14:paraId="2D479664" w14:textId="4DF53CC5" w:rsidR="00746C45" w:rsidRPr="00040B8F" w:rsidRDefault="00746C45" w:rsidP="00D074C6">
            <w:pPr>
              <w:pStyle w:val="GOSTTableListMark1"/>
              <w:rPr>
                <w:bCs/>
              </w:rPr>
            </w:pPr>
            <w:r w:rsidRPr="00040B8F">
              <w:t xml:space="preserve">«2» </w:t>
            </w:r>
            <w:r w:rsidR="00CC0A4A" w:rsidRPr="000318D6">
              <w:t>–</w:t>
            </w:r>
            <w:r w:rsidRPr="00040B8F">
              <w:t xml:space="preserve"> Расходы</w:t>
            </w:r>
          </w:p>
        </w:tc>
      </w:tr>
      <w:tr w:rsidR="009171D1" w:rsidRPr="00CB7796" w14:paraId="5E4DCA90" w14:textId="77777777" w:rsidTr="00BE15F8">
        <w:tc>
          <w:tcPr>
            <w:tcW w:w="1100" w:type="pct"/>
          </w:tcPr>
          <w:p w14:paraId="7F040539" w14:textId="18B7B0C5" w:rsidR="009171D1" w:rsidRPr="00040B8F" w:rsidRDefault="009171D1" w:rsidP="009171D1">
            <w:pPr>
              <w:pStyle w:val="GOSTTablenorm"/>
            </w:pPr>
            <w:r w:rsidRPr="00040B8F">
              <w:t xml:space="preserve">Сумма в </w:t>
            </w:r>
            <w:r w:rsidRPr="00040B8F">
              <w:rPr>
                <w:szCs w:val="22"/>
              </w:rPr>
              <w:t>валюте заявки</w:t>
            </w:r>
          </w:p>
        </w:tc>
        <w:tc>
          <w:tcPr>
            <w:tcW w:w="750" w:type="pct"/>
          </w:tcPr>
          <w:p w14:paraId="58496473" w14:textId="5A05375A" w:rsidR="009171D1" w:rsidRPr="00040B8F" w:rsidRDefault="009171D1" w:rsidP="009171D1">
            <w:pPr>
              <w:pStyle w:val="GOSTTablenorm"/>
              <w:rPr>
                <w:lang w:val="en-US"/>
              </w:rPr>
            </w:pPr>
            <w:r w:rsidRPr="00CC0A4A">
              <w:rPr>
                <w:b/>
                <w:lang w:val="en-US"/>
              </w:rPr>
              <w:t>FS_TSE_TAB0401060_LIST</w:t>
            </w:r>
            <w:r w:rsidRPr="00040B8F">
              <w:rPr>
                <w:lang w:val="en-US"/>
              </w:rPr>
              <w:t>:SumKBK</w:t>
            </w:r>
          </w:p>
        </w:tc>
        <w:tc>
          <w:tcPr>
            <w:tcW w:w="500" w:type="pct"/>
          </w:tcPr>
          <w:p w14:paraId="129F7CA7" w14:textId="152963F8" w:rsidR="009171D1" w:rsidRPr="00040B8F" w:rsidRDefault="009171D1" w:rsidP="009171D1">
            <w:pPr>
              <w:pStyle w:val="GOSTTablenorm"/>
            </w:pPr>
            <w:r w:rsidRPr="00040B8F">
              <w:t>Сумма</w:t>
            </w:r>
          </w:p>
        </w:tc>
        <w:tc>
          <w:tcPr>
            <w:tcW w:w="291" w:type="pct"/>
          </w:tcPr>
          <w:p w14:paraId="0B7DC33A" w14:textId="6FECE6A0" w:rsidR="009171D1" w:rsidRPr="00040B8F" w:rsidRDefault="009171D1" w:rsidP="009171D1">
            <w:pPr>
              <w:pStyle w:val="GOSTTablenorm"/>
              <w:rPr>
                <w:szCs w:val="22"/>
              </w:rPr>
            </w:pPr>
            <w:r w:rsidRPr="00040B8F">
              <w:t>Да</w:t>
            </w:r>
          </w:p>
        </w:tc>
        <w:tc>
          <w:tcPr>
            <w:tcW w:w="316" w:type="pct"/>
          </w:tcPr>
          <w:p w14:paraId="72B73027" w14:textId="542927F5" w:rsidR="009171D1" w:rsidRPr="00040B8F" w:rsidRDefault="009171D1" w:rsidP="009171D1">
            <w:pPr>
              <w:pStyle w:val="GOSTTablenorm"/>
            </w:pPr>
          </w:p>
        </w:tc>
        <w:tc>
          <w:tcPr>
            <w:tcW w:w="2043" w:type="pct"/>
          </w:tcPr>
          <w:p w14:paraId="78BF4F30" w14:textId="52EEED3B" w:rsidR="009171D1" w:rsidRPr="00040B8F" w:rsidRDefault="009171D1" w:rsidP="009171D1">
            <w:pPr>
              <w:pStyle w:val="GOSTTablenorm"/>
              <w:rPr>
                <w:szCs w:val="22"/>
              </w:rPr>
            </w:pPr>
            <w:r w:rsidRPr="00040B8F">
              <w:rPr>
                <w:szCs w:val="22"/>
              </w:rPr>
              <w:t xml:space="preserve">Сумма платежа в единицах валюты, указанной в реквизите </w:t>
            </w:r>
            <w:r w:rsidRPr="00040B8F">
              <w:rPr>
                <w:bCs/>
                <w:szCs w:val="22"/>
              </w:rPr>
              <w:t>StmInfrmtn_OKVCd</w:t>
            </w:r>
            <w:r w:rsidRPr="00040B8F">
              <w:rPr>
                <w:szCs w:val="22"/>
              </w:rPr>
              <w:t>, с точностью 2 знака после запятой</w:t>
            </w:r>
          </w:p>
        </w:tc>
      </w:tr>
    </w:tbl>
    <w:p w14:paraId="38989D1F" w14:textId="45F9A8A6" w:rsidR="004D59AC" w:rsidRDefault="004D59AC" w:rsidP="004D59AC">
      <w:pPr>
        <w:pStyle w:val="51"/>
        <w:rPr>
          <w:ins w:id="1277" w:author="Сатлер Марина Викторовна" w:date="2025-07-15T09:59:00Z"/>
        </w:rPr>
      </w:pPr>
      <w:bookmarkStart w:id="1278" w:name="_Toc226564471"/>
      <w:commentRangeStart w:id="1279"/>
      <w:commentRangeStart w:id="1280"/>
      <w:r w:rsidRPr="00A775EA">
        <w:t>Пример</w:t>
      </w:r>
      <w:commentRangeEnd w:id="1279"/>
      <w:r>
        <w:rPr>
          <w:rStyle w:val="afff4"/>
          <w:b w:val="0"/>
        </w:rPr>
        <w:commentReference w:id="1279"/>
      </w:r>
      <w:commentRangeEnd w:id="1280"/>
      <w:r w:rsidR="00940A34">
        <w:rPr>
          <w:rStyle w:val="afff4"/>
          <w:b w:val="0"/>
          <w:bCs w:val="0"/>
          <w:lang w:eastAsia="ru-RU"/>
        </w:rPr>
        <w:commentReference w:id="1280"/>
      </w:r>
      <w:r w:rsidRPr="00A775EA">
        <w:t xml:space="preserve"> запроса по документу «</w:t>
      </w:r>
      <w:r>
        <w:t>Платежное поручение» (ф.</w:t>
      </w:r>
      <w:r w:rsidRPr="0014201B">
        <w:t xml:space="preserve"> </w:t>
      </w:r>
      <w:r>
        <w:t>0</w:t>
      </w:r>
      <w:r w:rsidRPr="00516DFE">
        <w:t>401060</w:t>
      </w:r>
      <w:r>
        <w:t>)</w:t>
      </w:r>
      <w:r w:rsidRPr="00A775EA">
        <w:t xml:space="preserve"> </w:t>
      </w:r>
      <w:r w:rsidRPr="0014201B">
        <w:t>TSE_0401060_D07</w:t>
      </w:r>
      <w:bookmarkEnd w:id="1278"/>
    </w:p>
    <w:p w14:paraId="0E85301C" w14:textId="77777777" w:rsidR="00291FC1" w:rsidRDefault="00291FC1" w:rsidP="00291FC1">
      <w:pPr>
        <w:pStyle w:val="GOSTScript"/>
        <w:rPr>
          <w:ins w:id="1281" w:author="Сатлер Марина Викторовна" w:date="2025-07-15T17:19:00Z"/>
          <w:lang w:eastAsia="ko-KR"/>
        </w:rPr>
      </w:pPr>
      <w:ins w:id="1282" w:author="Сатлер Марина Викторовна" w:date="2025-07-15T17:19:00Z">
        <w:r>
          <w:rPr>
            <w:lang w:eastAsia="ko-KR"/>
          </w:rPr>
          <w:t>{</w:t>
        </w:r>
      </w:ins>
    </w:p>
    <w:p w14:paraId="26936097" w14:textId="77777777" w:rsidR="00291FC1" w:rsidRDefault="00291FC1" w:rsidP="00291FC1">
      <w:pPr>
        <w:pStyle w:val="GOSTScript"/>
        <w:rPr>
          <w:ins w:id="1283" w:author="Сатлер Марина Викторовна" w:date="2025-07-15T17:19:00Z"/>
          <w:lang w:eastAsia="ko-KR"/>
        </w:rPr>
      </w:pPr>
      <w:ins w:id="1284" w:author="Сатлер Марина Викторовна" w:date="2025-07-15T17:19:00Z">
        <w:r>
          <w:rPr>
            <w:lang w:eastAsia="ko-KR"/>
          </w:rPr>
          <w:tab/>
          <w:t>"header": {</w:t>
        </w:r>
      </w:ins>
    </w:p>
    <w:p w14:paraId="7EED4017" w14:textId="77777777" w:rsidR="00291FC1" w:rsidRDefault="00291FC1" w:rsidP="00291FC1">
      <w:pPr>
        <w:pStyle w:val="GOSTScript"/>
        <w:rPr>
          <w:ins w:id="1285" w:author="Сатлер Марина Викторовна" w:date="2025-07-15T17:19:00Z"/>
          <w:lang w:eastAsia="ko-KR"/>
        </w:rPr>
      </w:pPr>
      <w:ins w:id="1286" w:author="Сатлер Марина Викторовна" w:date="2025-07-15T17:19:00Z">
        <w:r>
          <w:rPr>
            <w:lang w:eastAsia="ko-KR"/>
          </w:rPr>
          <w:tab/>
        </w:r>
        <w:r>
          <w:rPr>
            <w:lang w:eastAsia="ko-KR"/>
          </w:rPr>
          <w:tab/>
          <w:t>"Source": "TSE",</w:t>
        </w:r>
      </w:ins>
    </w:p>
    <w:p w14:paraId="6EC0BE3E" w14:textId="77777777" w:rsidR="00291FC1" w:rsidRDefault="00291FC1" w:rsidP="00291FC1">
      <w:pPr>
        <w:pStyle w:val="GOSTScript"/>
        <w:rPr>
          <w:ins w:id="1287" w:author="Сатлер Марина Викторовна" w:date="2025-07-15T17:19:00Z"/>
          <w:lang w:eastAsia="ko-KR"/>
        </w:rPr>
      </w:pPr>
      <w:ins w:id="1288" w:author="Сатлер Марина Викторовна" w:date="2025-07-15T17:19:00Z">
        <w:r>
          <w:rPr>
            <w:lang w:eastAsia="ko-KR"/>
          </w:rPr>
          <w:tab/>
        </w:r>
        <w:r>
          <w:rPr>
            <w:lang w:eastAsia="ko-KR"/>
          </w:rPr>
          <w:tab/>
          <w:t>"ReqDateTime": "2025-12-05 10:37:22",</w:t>
        </w:r>
      </w:ins>
    </w:p>
    <w:p w14:paraId="734F5585" w14:textId="77777777" w:rsidR="00291FC1" w:rsidRDefault="00291FC1" w:rsidP="00291FC1">
      <w:pPr>
        <w:pStyle w:val="GOSTScript"/>
        <w:rPr>
          <w:ins w:id="1289" w:author="Сатлер Марина Викторовна" w:date="2025-07-15T17:19:00Z"/>
          <w:lang w:eastAsia="ko-KR"/>
        </w:rPr>
      </w:pPr>
      <w:ins w:id="1290" w:author="Сатлер Марина Викторовна" w:date="2025-07-15T17:19:00Z">
        <w:r>
          <w:rPr>
            <w:lang w:eastAsia="ko-KR"/>
          </w:rPr>
          <w:tab/>
        </w:r>
        <w:r>
          <w:rPr>
            <w:lang w:eastAsia="ko-KR"/>
          </w:rPr>
          <w:tab/>
          <w:t>"Version": "1.0",</w:t>
        </w:r>
      </w:ins>
    </w:p>
    <w:p w14:paraId="4590B90A" w14:textId="77777777" w:rsidR="00291FC1" w:rsidRDefault="00291FC1" w:rsidP="00291FC1">
      <w:pPr>
        <w:pStyle w:val="GOSTScript"/>
        <w:rPr>
          <w:ins w:id="1291" w:author="Сатлер Марина Викторовна" w:date="2025-07-15T17:19:00Z"/>
          <w:lang w:eastAsia="ko-KR"/>
        </w:rPr>
      </w:pPr>
      <w:ins w:id="1292" w:author="Сатлер Марина Викторовна" w:date="2025-07-15T17:19:00Z">
        <w:r>
          <w:rPr>
            <w:lang w:eastAsia="ko-KR"/>
          </w:rPr>
          <w:tab/>
        </w:r>
        <w:r>
          <w:rPr>
            <w:lang w:eastAsia="ko-KR"/>
          </w:rPr>
          <w:tab/>
          <w:t>"Params": [</w:t>
        </w:r>
      </w:ins>
    </w:p>
    <w:p w14:paraId="5C1799DC" w14:textId="77777777" w:rsidR="00291FC1" w:rsidRDefault="00291FC1" w:rsidP="00291FC1">
      <w:pPr>
        <w:pStyle w:val="GOSTScript"/>
        <w:rPr>
          <w:ins w:id="1293" w:author="Сатлер Марина Викторовна" w:date="2025-07-15T17:19:00Z"/>
          <w:lang w:eastAsia="ko-KR"/>
        </w:rPr>
      </w:pPr>
      <w:ins w:id="1294" w:author="Сатлер Марина Викторовна" w:date="2025-07-15T17:19:00Z">
        <w:r>
          <w:rPr>
            <w:lang w:eastAsia="ko-KR"/>
          </w:rPr>
          <w:tab/>
        </w:r>
        <w:r>
          <w:rPr>
            <w:lang w:eastAsia="ko-KR"/>
          </w:rPr>
          <w:tab/>
        </w:r>
        <w:r>
          <w:rPr>
            <w:lang w:eastAsia="ko-KR"/>
          </w:rPr>
          <w:tab/>
          <w:t>{</w:t>
        </w:r>
      </w:ins>
    </w:p>
    <w:p w14:paraId="107675F9" w14:textId="77777777" w:rsidR="00291FC1" w:rsidRDefault="00291FC1" w:rsidP="00291FC1">
      <w:pPr>
        <w:pStyle w:val="GOSTScript"/>
        <w:rPr>
          <w:ins w:id="1295" w:author="Сатлер Марина Викторовна" w:date="2025-07-15T17:19:00Z"/>
          <w:lang w:eastAsia="ko-KR"/>
        </w:rPr>
      </w:pPr>
      <w:ins w:id="1296" w:author="Сатлер Марина Викторовна" w:date="2025-07-15T17:19:00Z">
        <w:r>
          <w:rPr>
            <w:lang w:eastAsia="ko-KR"/>
          </w:rPr>
          <w:tab/>
        </w:r>
        <w:r>
          <w:rPr>
            <w:lang w:eastAsia="ko-KR"/>
          </w:rPr>
          <w:tab/>
        </w:r>
        <w:r>
          <w:rPr>
            <w:lang w:eastAsia="ko-KR"/>
          </w:rPr>
          <w:tab/>
        </w:r>
        <w:r>
          <w:rPr>
            <w:lang w:eastAsia="ko-KR"/>
          </w:rPr>
          <w:tab/>
          <w:t>"param": "example",</w:t>
        </w:r>
      </w:ins>
    </w:p>
    <w:p w14:paraId="2B989E43" w14:textId="77777777" w:rsidR="00291FC1" w:rsidRDefault="00291FC1" w:rsidP="00291FC1">
      <w:pPr>
        <w:pStyle w:val="GOSTScript"/>
        <w:rPr>
          <w:ins w:id="1297" w:author="Сатлер Марина Викторовна" w:date="2025-07-15T17:19:00Z"/>
          <w:lang w:eastAsia="ko-KR"/>
        </w:rPr>
      </w:pPr>
      <w:ins w:id="1298" w:author="Сатлер Марина Викторовна" w:date="2025-07-15T17:19:00Z">
        <w:r>
          <w:rPr>
            <w:lang w:eastAsia="ko-KR"/>
          </w:rPr>
          <w:tab/>
        </w:r>
        <w:r>
          <w:rPr>
            <w:lang w:eastAsia="ko-KR"/>
          </w:rPr>
          <w:tab/>
        </w:r>
        <w:r>
          <w:rPr>
            <w:lang w:eastAsia="ko-KR"/>
          </w:rPr>
          <w:tab/>
        </w:r>
        <w:r>
          <w:rPr>
            <w:lang w:eastAsia="ko-KR"/>
          </w:rPr>
          <w:tab/>
          <w:t>"value": "01"</w:t>
        </w:r>
      </w:ins>
    </w:p>
    <w:p w14:paraId="18FC2AC9" w14:textId="77777777" w:rsidR="00291FC1" w:rsidRDefault="00291FC1" w:rsidP="00291FC1">
      <w:pPr>
        <w:pStyle w:val="GOSTScript"/>
        <w:rPr>
          <w:ins w:id="1299" w:author="Сатлер Марина Викторовна" w:date="2025-07-15T17:19:00Z"/>
          <w:lang w:eastAsia="ko-KR"/>
        </w:rPr>
      </w:pPr>
      <w:ins w:id="1300" w:author="Сатлер Марина Викторовна" w:date="2025-07-15T17:19:00Z">
        <w:r>
          <w:rPr>
            <w:lang w:eastAsia="ko-KR"/>
          </w:rPr>
          <w:tab/>
        </w:r>
        <w:r>
          <w:rPr>
            <w:lang w:eastAsia="ko-KR"/>
          </w:rPr>
          <w:tab/>
        </w:r>
        <w:r>
          <w:rPr>
            <w:lang w:eastAsia="ko-KR"/>
          </w:rPr>
          <w:tab/>
          <w:t>}</w:t>
        </w:r>
      </w:ins>
    </w:p>
    <w:p w14:paraId="1D022E93" w14:textId="77777777" w:rsidR="00291FC1" w:rsidRDefault="00291FC1" w:rsidP="00291FC1">
      <w:pPr>
        <w:pStyle w:val="GOSTScript"/>
        <w:rPr>
          <w:ins w:id="1301" w:author="Сатлер Марина Викторовна" w:date="2025-07-15T17:19:00Z"/>
          <w:lang w:eastAsia="ko-KR"/>
        </w:rPr>
      </w:pPr>
      <w:ins w:id="1302" w:author="Сатлер Марина Викторовна" w:date="2025-07-15T17:19:00Z">
        <w:r>
          <w:rPr>
            <w:lang w:eastAsia="ko-KR"/>
          </w:rPr>
          <w:tab/>
        </w:r>
        <w:r>
          <w:rPr>
            <w:lang w:eastAsia="ko-KR"/>
          </w:rPr>
          <w:tab/>
          <w:t>],</w:t>
        </w:r>
      </w:ins>
    </w:p>
    <w:p w14:paraId="77C170CD" w14:textId="77777777" w:rsidR="00291FC1" w:rsidRDefault="00291FC1" w:rsidP="00291FC1">
      <w:pPr>
        <w:pStyle w:val="GOSTScript"/>
        <w:rPr>
          <w:ins w:id="1303" w:author="Сатлер Марина Викторовна" w:date="2025-07-15T17:19:00Z"/>
          <w:lang w:eastAsia="ko-KR"/>
        </w:rPr>
      </w:pPr>
      <w:ins w:id="1304" w:author="Сатлер Марина Викторовна" w:date="2025-07-15T17:19:00Z">
        <w:r>
          <w:rPr>
            <w:lang w:eastAsia="ko-KR"/>
          </w:rPr>
          <w:tab/>
        </w:r>
        <w:r>
          <w:rPr>
            <w:lang w:eastAsia="ko-KR"/>
          </w:rPr>
          <w:tab/>
          <w:t>"ReqGuid": "g1a4ie5d-2757-4699-948c-vv72qba94f44",</w:t>
        </w:r>
      </w:ins>
    </w:p>
    <w:p w14:paraId="5311598A" w14:textId="77777777" w:rsidR="00291FC1" w:rsidRDefault="00291FC1" w:rsidP="00291FC1">
      <w:pPr>
        <w:pStyle w:val="GOSTScript"/>
        <w:rPr>
          <w:ins w:id="1305" w:author="Сатлер Марина Викторовна" w:date="2025-07-15T17:19:00Z"/>
          <w:lang w:eastAsia="ko-KR"/>
        </w:rPr>
      </w:pPr>
      <w:ins w:id="1306" w:author="Сатлер Марина Викторовна" w:date="2025-07-15T17:19:00Z">
        <w:r>
          <w:rPr>
            <w:lang w:eastAsia="ko-KR"/>
          </w:rPr>
          <w:tab/>
        </w:r>
        <w:r>
          <w:rPr>
            <w:lang w:eastAsia="ko-KR"/>
          </w:rPr>
          <w:tab/>
          <w:t>"DocGuid": "1fd90a7c-e339-46ff-ac39-73029ff81321",</w:t>
        </w:r>
      </w:ins>
    </w:p>
    <w:p w14:paraId="5BA4E0B8" w14:textId="77777777" w:rsidR="00291FC1" w:rsidRDefault="00291FC1" w:rsidP="00291FC1">
      <w:pPr>
        <w:pStyle w:val="GOSTScript"/>
        <w:rPr>
          <w:ins w:id="1307" w:author="Сатлер Марина Викторовна" w:date="2025-07-15T17:19:00Z"/>
          <w:lang w:eastAsia="ko-KR"/>
        </w:rPr>
      </w:pPr>
      <w:ins w:id="1308" w:author="Сатлер Марина Викторовна" w:date="2025-07-15T17:19:00Z">
        <w:r>
          <w:rPr>
            <w:lang w:eastAsia="ko-KR"/>
          </w:rPr>
          <w:tab/>
        </w:r>
        <w:r>
          <w:rPr>
            <w:lang w:eastAsia="ko-KR"/>
          </w:rPr>
          <w:tab/>
          <w:t>"RequestType": "ACCOUNTING",</w:t>
        </w:r>
      </w:ins>
    </w:p>
    <w:p w14:paraId="5F4DC7A9" w14:textId="77777777" w:rsidR="00291FC1" w:rsidRDefault="00291FC1" w:rsidP="00291FC1">
      <w:pPr>
        <w:pStyle w:val="GOSTScript"/>
        <w:rPr>
          <w:ins w:id="1309" w:author="Сатлер Марина Викторовна" w:date="2025-07-15T17:19:00Z"/>
          <w:lang w:eastAsia="ko-KR"/>
        </w:rPr>
      </w:pPr>
      <w:ins w:id="1310" w:author="Сатлер Марина Викторовна" w:date="2025-07-15T17:19:00Z">
        <w:r>
          <w:rPr>
            <w:lang w:eastAsia="ko-KR"/>
          </w:rPr>
          <w:tab/>
        </w:r>
        <w:r>
          <w:rPr>
            <w:lang w:eastAsia="ko-KR"/>
          </w:rPr>
          <w:tab/>
          <w:t>"TypeDoc": "TSE_0401060_D07",</w:t>
        </w:r>
      </w:ins>
    </w:p>
    <w:p w14:paraId="45F18FE9" w14:textId="77777777" w:rsidR="00291FC1" w:rsidRDefault="00291FC1" w:rsidP="00291FC1">
      <w:pPr>
        <w:pStyle w:val="GOSTScript"/>
        <w:rPr>
          <w:ins w:id="1311" w:author="Сатлер Марина Викторовна" w:date="2025-07-15T17:19:00Z"/>
          <w:lang w:eastAsia="ko-KR"/>
        </w:rPr>
      </w:pPr>
      <w:ins w:id="1312" w:author="Сатлер Марина Викторовна" w:date="2025-07-15T17:19:00Z">
        <w:r>
          <w:rPr>
            <w:lang w:eastAsia="ko-KR"/>
          </w:rPr>
          <w:tab/>
        </w:r>
        <w:r>
          <w:rPr>
            <w:lang w:eastAsia="ko-KR"/>
          </w:rPr>
          <w:tab/>
          <w:t>"Stage": "auth",</w:t>
        </w:r>
      </w:ins>
    </w:p>
    <w:p w14:paraId="5F2ABE9A" w14:textId="77777777" w:rsidR="00291FC1" w:rsidRDefault="00291FC1" w:rsidP="00291FC1">
      <w:pPr>
        <w:pStyle w:val="GOSTScript"/>
        <w:rPr>
          <w:ins w:id="1313" w:author="Сатлер Марина Викторовна" w:date="2025-07-15T17:19:00Z"/>
          <w:lang w:eastAsia="ko-KR"/>
        </w:rPr>
      </w:pPr>
      <w:ins w:id="1314" w:author="Сатлер Марина Викторовна" w:date="2025-07-15T17:19:00Z">
        <w:r>
          <w:rPr>
            <w:lang w:eastAsia="ko-KR"/>
          </w:rPr>
          <w:tab/>
        </w:r>
        <w:r>
          <w:rPr>
            <w:lang w:eastAsia="ko-KR"/>
          </w:rPr>
          <w:tab/>
          <w:t>"BalLevContrl": 0,</w:t>
        </w:r>
      </w:ins>
    </w:p>
    <w:p w14:paraId="05DEF570" w14:textId="77777777" w:rsidR="00291FC1" w:rsidRDefault="00291FC1" w:rsidP="00291FC1">
      <w:pPr>
        <w:pStyle w:val="GOSTScript"/>
        <w:rPr>
          <w:ins w:id="1315" w:author="Сатлер Марина Викторовна" w:date="2025-07-15T17:19:00Z"/>
          <w:lang w:eastAsia="ko-KR"/>
        </w:rPr>
      </w:pPr>
      <w:ins w:id="1316" w:author="Сатлер Марина Викторовна" w:date="2025-07-15T17:19:00Z">
        <w:r>
          <w:rPr>
            <w:lang w:eastAsia="ko-KR"/>
          </w:rPr>
          <w:tab/>
        </w:r>
        <w:r>
          <w:rPr>
            <w:lang w:eastAsia="ko-KR"/>
          </w:rPr>
          <w:tab/>
          <w:t>"Subject": "6000",</w:t>
        </w:r>
      </w:ins>
    </w:p>
    <w:p w14:paraId="557A74D8" w14:textId="77777777" w:rsidR="00291FC1" w:rsidRDefault="00291FC1" w:rsidP="00291FC1">
      <w:pPr>
        <w:pStyle w:val="GOSTScript"/>
        <w:rPr>
          <w:ins w:id="1317" w:author="Сатлер Марина Викторовна" w:date="2025-07-15T17:19:00Z"/>
          <w:lang w:eastAsia="ko-KR"/>
        </w:rPr>
      </w:pPr>
      <w:ins w:id="1318" w:author="Сатлер Марина Викторовна" w:date="2025-07-15T17:19:00Z">
        <w:r>
          <w:rPr>
            <w:lang w:eastAsia="ko-KR"/>
          </w:rPr>
          <w:tab/>
        </w:r>
        <w:r>
          <w:rPr>
            <w:lang w:eastAsia="ko-KR"/>
          </w:rPr>
          <w:tab/>
          <w:t>"SettlementDate": "2025-12-05"</w:t>
        </w:r>
      </w:ins>
    </w:p>
    <w:p w14:paraId="55E17449" w14:textId="77777777" w:rsidR="00291FC1" w:rsidRDefault="00291FC1" w:rsidP="00291FC1">
      <w:pPr>
        <w:pStyle w:val="GOSTScript"/>
        <w:rPr>
          <w:ins w:id="1319" w:author="Сатлер Марина Викторовна" w:date="2025-07-15T17:19:00Z"/>
          <w:lang w:eastAsia="ko-KR"/>
        </w:rPr>
      </w:pPr>
      <w:ins w:id="1320" w:author="Сатлер Марина Викторовна" w:date="2025-07-15T17:19:00Z">
        <w:r>
          <w:rPr>
            <w:lang w:eastAsia="ko-KR"/>
          </w:rPr>
          <w:tab/>
          <w:t>},</w:t>
        </w:r>
      </w:ins>
    </w:p>
    <w:p w14:paraId="4536EAFD" w14:textId="77777777" w:rsidR="00291FC1" w:rsidRDefault="00291FC1" w:rsidP="00291FC1">
      <w:pPr>
        <w:pStyle w:val="GOSTScript"/>
        <w:rPr>
          <w:ins w:id="1321" w:author="Сатлер Марина Викторовна" w:date="2025-07-15T17:19:00Z"/>
          <w:lang w:eastAsia="ko-KR"/>
        </w:rPr>
      </w:pPr>
      <w:ins w:id="1322" w:author="Сатлер Марина Викторовна" w:date="2025-07-15T17:19:00Z">
        <w:r>
          <w:rPr>
            <w:lang w:eastAsia="ko-KR"/>
          </w:rPr>
          <w:tab/>
          <w:t>"document": {</w:t>
        </w:r>
      </w:ins>
    </w:p>
    <w:p w14:paraId="66E1B6E9" w14:textId="77777777" w:rsidR="00291FC1" w:rsidRDefault="00291FC1" w:rsidP="00291FC1">
      <w:pPr>
        <w:pStyle w:val="GOSTScript"/>
        <w:rPr>
          <w:ins w:id="1323" w:author="Сатлер Марина Викторовна" w:date="2025-07-15T17:19:00Z"/>
          <w:lang w:eastAsia="ko-KR"/>
        </w:rPr>
      </w:pPr>
      <w:ins w:id="1324" w:author="Сатлер Марина Викторовна" w:date="2025-07-15T17:19:00Z">
        <w:r>
          <w:rPr>
            <w:lang w:eastAsia="ko-KR"/>
          </w:rPr>
          <w:tab/>
        </w:r>
        <w:r>
          <w:rPr>
            <w:lang w:eastAsia="ko-KR"/>
          </w:rPr>
          <w:tab/>
          <w:t>"BRE_DocNum": "8901",</w:t>
        </w:r>
      </w:ins>
    </w:p>
    <w:p w14:paraId="7C330206" w14:textId="77777777" w:rsidR="00291FC1" w:rsidRDefault="00291FC1" w:rsidP="00291FC1">
      <w:pPr>
        <w:pStyle w:val="GOSTScript"/>
        <w:rPr>
          <w:ins w:id="1325" w:author="Сатлер Марина Викторовна" w:date="2025-07-15T17:19:00Z"/>
          <w:lang w:eastAsia="ko-KR"/>
        </w:rPr>
      </w:pPr>
      <w:ins w:id="1326" w:author="Сатлер Марина Викторовна" w:date="2025-07-15T17:19:00Z">
        <w:r>
          <w:rPr>
            <w:lang w:eastAsia="ko-KR"/>
          </w:rPr>
          <w:tab/>
        </w:r>
        <w:r>
          <w:rPr>
            <w:lang w:eastAsia="ko-KR"/>
          </w:rPr>
          <w:tab/>
          <w:t>"BRE_DocDate": "2025-10-13",</w:t>
        </w:r>
      </w:ins>
    </w:p>
    <w:p w14:paraId="4BE1AA46" w14:textId="77777777" w:rsidR="00291FC1" w:rsidRDefault="00291FC1" w:rsidP="00291FC1">
      <w:pPr>
        <w:pStyle w:val="GOSTScript"/>
        <w:rPr>
          <w:ins w:id="1327" w:author="Сатлер Марина Викторовна" w:date="2025-07-15T17:19:00Z"/>
          <w:lang w:eastAsia="ko-KR"/>
        </w:rPr>
      </w:pPr>
      <w:ins w:id="1328" w:author="Сатлер Марина Викторовна" w:date="2025-07-15T17:19:00Z">
        <w:r>
          <w:rPr>
            <w:lang w:eastAsia="ko-KR"/>
          </w:rPr>
          <w:tab/>
        </w:r>
        <w:r>
          <w:rPr>
            <w:lang w:eastAsia="ko-KR"/>
          </w:rPr>
          <w:tab/>
          <w:t>"ADI_DocTypeCode": "ED101",</w:t>
        </w:r>
      </w:ins>
    </w:p>
    <w:p w14:paraId="2B4E1047" w14:textId="627292C0" w:rsidR="00291FC1" w:rsidRDefault="00291FC1" w:rsidP="00291FC1">
      <w:pPr>
        <w:pStyle w:val="GOSTScript"/>
        <w:rPr>
          <w:ins w:id="1329" w:author="Щербань О.И. TSE-120454" w:date="2026-02-17T21:51:00Z"/>
          <w:lang w:eastAsia="ko-KR"/>
        </w:rPr>
      </w:pPr>
      <w:ins w:id="1330" w:author="Сатлер Марина Викторовна" w:date="2025-07-15T17:19:00Z">
        <w:r>
          <w:rPr>
            <w:lang w:eastAsia="ko-KR"/>
          </w:rPr>
          <w:tab/>
        </w:r>
        <w:r>
          <w:rPr>
            <w:lang w:eastAsia="ko-KR"/>
          </w:rPr>
          <w:tab/>
          <w:t>"TPP_ReturnSign": false,</w:t>
        </w:r>
      </w:ins>
    </w:p>
    <w:p w14:paraId="6074ACE2" w14:textId="4CAF86BE" w:rsidR="00682B28" w:rsidRDefault="00682B28" w:rsidP="00291FC1">
      <w:pPr>
        <w:pStyle w:val="GOSTScript"/>
        <w:rPr>
          <w:ins w:id="1331" w:author="Щербань О.И. TSE-105681" w:date="2025-08-25T09:08:00Z"/>
          <w:lang w:eastAsia="ko-KR"/>
        </w:rPr>
      </w:pPr>
      <w:ins w:id="1332" w:author="Щербань О.И. TSE-120454" w:date="2026-02-17T21:52:00Z">
        <w:r w:rsidRPr="002D2050">
          <w:rPr>
            <w:lang w:eastAsia="ko-KR"/>
          </w:rPr>
          <w:t xml:space="preserve">  </w:t>
        </w:r>
        <w:r>
          <w:rPr>
            <w:lang w:eastAsia="ko-KR"/>
          </w:rPr>
          <w:t>"</w:t>
        </w:r>
      </w:ins>
      <w:ins w:id="1333" w:author="Щербань О.И. TSE-120870" w:date="2026-03-03T14:43:00Z">
        <w:r w:rsidR="00D31FE3" w:rsidRPr="00D31FE3">
          <w:t>SI_ReturnLastSign</w:t>
        </w:r>
      </w:ins>
      <w:ins w:id="1334" w:author="Щербань О.И. TSE-120454" w:date="2026-02-17T21:51:00Z">
        <w:del w:id="1335" w:author="Щербань О.И. TSE-120870" w:date="2026-03-03T14:43:00Z">
          <w:r w:rsidDel="00D31FE3">
            <w:rPr>
              <w:highlight w:val="cyan"/>
            </w:rPr>
            <w:delText>TPP_</w:delText>
          </w:r>
          <w:r w:rsidRPr="00682B28" w:rsidDel="00D31FE3">
            <w:rPr>
              <w:highlight w:val="cyan"/>
            </w:rPr>
            <w:delText>ReturnLastSign</w:delText>
          </w:r>
        </w:del>
        <w:r w:rsidRPr="00682B28">
          <w:rPr>
            <w:highlight w:val="cyan"/>
            <w:lang w:eastAsia="ko-KR"/>
          </w:rPr>
          <w:t>": false,</w:t>
        </w:r>
      </w:ins>
    </w:p>
    <w:p w14:paraId="08CC4F7D" w14:textId="3EB44DB4" w:rsidR="0016290B" w:rsidRDefault="00F57592" w:rsidP="00291FC1">
      <w:pPr>
        <w:pStyle w:val="GOSTScript"/>
        <w:rPr>
          <w:ins w:id="1336" w:author="Щербань О.И. TSE-105681" w:date="2025-08-25T09:08:00Z"/>
          <w:lang w:eastAsia="ko-KR"/>
        </w:rPr>
      </w:pPr>
      <w:ins w:id="1337" w:author="Сатлер Марина Викторовна" w:date="2025-07-15T17:19:00Z">
        <w:r>
          <w:rPr>
            <w:lang w:eastAsia="ko-KR"/>
          </w:rPr>
          <w:tab/>
        </w:r>
        <w:r>
          <w:rPr>
            <w:lang w:eastAsia="ko-KR"/>
          </w:rPr>
          <w:tab/>
        </w:r>
      </w:ins>
      <w:ins w:id="1338" w:author="Щербань О.И. TSE-105681" w:date="2025-08-25T09:08:00Z">
        <w:r w:rsidR="0016290B" w:rsidRPr="00682B28">
          <w:rPr>
            <w:lang w:eastAsia="ko-KR"/>
          </w:rPr>
          <w:t>"</w:t>
        </w:r>
      </w:ins>
      <w:ins w:id="1339" w:author="Щербань О.И. TSE-105681" w:date="2025-08-25T09:09:00Z">
        <w:r w:rsidR="0016290B" w:rsidRPr="00682B28">
          <w:t>BRE_TypeOperationExec</w:t>
        </w:r>
      </w:ins>
      <w:ins w:id="1340" w:author="Щербань О.И. TSE-105681" w:date="2025-08-25T09:08:00Z">
        <w:r w:rsidR="0016290B" w:rsidRPr="00682B28">
          <w:rPr>
            <w:lang w:eastAsia="ko-KR"/>
          </w:rPr>
          <w:t xml:space="preserve">": </w:t>
        </w:r>
      </w:ins>
      <w:ins w:id="1341" w:author="Щербань О.И. TSE-105681" w:date="2025-08-25T09:11:00Z">
        <w:r w:rsidR="001E5C11" w:rsidRPr="00682B28">
          <w:rPr>
            <w:lang w:eastAsia="ko-KR"/>
          </w:rPr>
          <w:t>"</w:t>
        </w:r>
      </w:ins>
      <w:ins w:id="1342" w:author="Щербань О.И. TSE-105681" w:date="2025-08-25T09:09:00Z">
        <w:r w:rsidR="0016290B" w:rsidRPr="00682B28">
          <w:rPr>
            <w:lang w:eastAsia="ko-KR"/>
          </w:rPr>
          <w:t>0</w:t>
        </w:r>
      </w:ins>
      <w:ins w:id="1343" w:author="Щербань О.И. TSE-105681" w:date="2025-08-25T09:11:00Z">
        <w:r w:rsidR="001E5C11" w:rsidRPr="00682B28">
          <w:rPr>
            <w:lang w:eastAsia="ko-KR"/>
          </w:rPr>
          <w:t>"</w:t>
        </w:r>
      </w:ins>
      <w:ins w:id="1344" w:author="Щербань О.И. TSE-105681" w:date="2025-08-25T09:09:00Z">
        <w:r w:rsidR="0016290B" w:rsidRPr="00682B28">
          <w:rPr>
            <w:lang w:eastAsia="ko-KR"/>
          </w:rPr>
          <w:t>,</w:t>
        </w:r>
      </w:ins>
    </w:p>
    <w:p w14:paraId="6CD34D41" w14:textId="77777777" w:rsidR="00291FC1" w:rsidRDefault="00291FC1" w:rsidP="00291FC1">
      <w:pPr>
        <w:pStyle w:val="GOSTScript"/>
        <w:rPr>
          <w:ins w:id="1345" w:author="Сатлер Марина Викторовна" w:date="2025-07-15T17:19:00Z"/>
          <w:lang w:eastAsia="ko-KR"/>
        </w:rPr>
      </w:pPr>
      <w:ins w:id="1346" w:author="Сатлер Марина Викторовна" w:date="2025-07-15T17:19:00Z">
        <w:r>
          <w:rPr>
            <w:lang w:eastAsia="ko-KR"/>
          </w:rPr>
          <w:tab/>
        </w:r>
        <w:r>
          <w:rPr>
            <w:lang w:eastAsia="ko-KR"/>
          </w:rPr>
          <w:tab/>
          <w:t>"INVOICE_CURRENCY_CODE": "643",</w:t>
        </w:r>
      </w:ins>
    </w:p>
    <w:p w14:paraId="0147B22D" w14:textId="77777777" w:rsidR="00291FC1" w:rsidRDefault="00291FC1" w:rsidP="00291FC1">
      <w:pPr>
        <w:pStyle w:val="GOSTScript"/>
        <w:rPr>
          <w:ins w:id="1347" w:author="Сатлер Марина Викторовна" w:date="2025-07-15T17:19:00Z"/>
          <w:lang w:eastAsia="ko-KR"/>
        </w:rPr>
      </w:pPr>
      <w:ins w:id="1348" w:author="Сатлер Марина Викторовна" w:date="2025-07-15T17:19:00Z">
        <w:r>
          <w:rPr>
            <w:lang w:eastAsia="ko-KR"/>
          </w:rPr>
          <w:tab/>
        </w:r>
        <w:r>
          <w:rPr>
            <w:lang w:eastAsia="ko-KR"/>
          </w:rPr>
          <w:tab/>
          <w:t>"StmInfrmtn_AccessLevelStereotype": 1,</w:t>
        </w:r>
      </w:ins>
    </w:p>
    <w:p w14:paraId="368B09B1" w14:textId="7BDEB523" w:rsidR="00291FC1" w:rsidRDefault="00291FC1" w:rsidP="00291FC1">
      <w:pPr>
        <w:pStyle w:val="GOSTScript"/>
        <w:rPr>
          <w:ins w:id="1349" w:author="Сатлер Марина Викторовна" w:date="2025-07-15T17:19:00Z"/>
          <w:lang w:eastAsia="ko-KR"/>
        </w:rPr>
      </w:pPr>
      <w:ins w:id="1350" w:author="Сатлер Марина Викторовна" w:date="2025-07-15T17:19:00Z">
        <w:r>
          <w:rPr>
            <w:lang w:eastAsia="ko-KR"/>
          </w:rPr>
          <w:tab/>
        </w:r>
        <w:r>
          <w:rPr>
            <w:lang w:eastAsia="ko-KR"/>
          </w:rPr>
          <w:tab/>
          <w:t>"BRE_SIGN_PC_TS_FOR_LS": false,</w:t>
        </w:r>
      </w:ins>
    </w:p>
    <w:p w14:paraId="0EFF9EA0" w14:textId="77777777" w:rsidR="00291FC1" w:rsidRDefault="00291FC1" w:rsidP="00291FC1">
      <w:pPr>
        <w:pStyle w:val="GOSTScript"/>
        <w:rPr>
          <w:ins w:id="1351" w:author="Сатлер Марина Викторовна" w:date="2025-07-15T17:19:00Z"/>
          <w:lang w:eastAsia="ko-KR"/>
        </w:rPr>
      </w:pPr>
      <w:ins w:id="1352" w:author="Сатлер Марина Викторовна" w:date="2025-07-15T17:19:00Z">
        <w:r>
          <w:rPr>
            <w:lang w:eastAsia="ko-KR"/>
          </w:rPr>
          <w:tab/>
        </w:r>
        <w:r>
          <w:rPr>
            <w:lang w:eastAsia="ko-KR"/>
          </w:rPr>
          <w:tab/>
          <w:t>"SI_TOFKCodeRCPayer": "6201",</w:t>
        </w:r>
      </w:ins>
    </w:p>
    <w:p w14:paraId="7F751E76" w14:textId="77777777" w:rsidR="00291FC1" w:rsidRDefault="00291FC1" w:rsidP="00291FC1">
      <w:pPr>
        <w:pStyle w:val="GOSTScript"/>
        <w:rPr>
          <w:ins w:id="1353" w:author="Сатлер Марина Викторовна" w:date="2025-07-15T17:19:00Z"/>
          <w:lang w:eastAsia="ko-KR"/>
        </w:rPr>
      </w:pPr>
      <w:ins w:id="1354" w:author="Сатлер Марина Викторовна" w:date="2025-07-15T17:19:00Z">
        <w:r>
          <w:rPr>
            <w:lang w:eastAsia="ko-KR"/>
          </w:rPr>
          <w:tab/>
        </w:r>
        <w:r>
          <w:rPr>
            <w:lang w:eastAsia="ko-KR"/>
          </w:rPr>
          <w:tab/>
          <w:t>"P_CorrAcc": "40102643000000017400",</w:t>
        </w:r>
      </w:ins>
    </w:p>
    <w:p w14:paraId="4B1E99DD" w14:textId="77777777" w:rsidR="00291FC1" w:rsidRDefault="00291FC1" w:rsidP="00291FC1">
      <w:pPr>
        <w:pStyle w:val="GOSTScript"/>
        <w:rPr>
          <w:ins w:id="1355" w:author="Сатлер Марина Викторовна" w:date="2025-07-15T17:19:00Z"/>
          <w:lang w:eastAsia="ko-KR"/>
        </w:rPr>
      </w:pPr>
      <w:ins w:id="1356" w:author="Сатлер Марина Викторовна" w:date="2025-07-15T17:19:00Z">
        <w:r>
          <w:rPr>
            <w:lang w:eastAsia="ko-KR"/>
          </w:rPr>
          <w:tab/>
        </w:r>
        <w:r>
          <w:rPr>
            <w:lang w:eastAsia="ko-KR"/>
          </w:rPr>
          <w:tab/>
          <w:t>"P_CheckAcc": "03212643000000018700",</w:t>
        </w:r>
      </w:ins>
    </w:p>
    <w:p w14:paraId="70019D02" w14:textId="77777777" w:rsidR="00291FC1" w:rsidRDefault="00291FC1" w:rsidP="00291FC1">
      <w:pPr>
        <w:pStyle w:val="GOSTScript"/>
        <w:rPr>
          <w:ins w:id="1357" w:author="Сатлер Марина Викторовна" w:date="2025-07-15T17:19:00Z"/>
          <w:lang w:eastAsia="ko-KR"/>
        </w:rPr>
      </w:pPr>
      <w:ins w:id="1358" w:author="Сатлер Марина Викторовна" w:date="2025-07-15T17:19:00Z">
        <w:r>
          <w:rPr>
            <w:lang w:eastAsia="ko-KR"/>
          </w:rPr>
          <w:tab/>
        </w:r>
        <w:r>
          <w:rPr>
            <w:lang w:eastAsia="ko-KR"/>
          </w:rPr>
          <w:tab/>
          <w:t>"SI_TOFKCodeCSPayer": "6201",</w:t>
        </w:r>
      </w:ins>
    </w:p>
    <w:p w14:paraId="08F13AE2" w14:textId="77777777" w:rsidR="00291FC1" w:rsidRDefault="00291FC1" w:rsidP="00291FC1">
      <w:pPr>
        <w:pStyle w:val="GOSTScript"/>
        <w:rPr>
          <w:ins w:id="1359" w:author="Сатлер Марина Викторовна" w:date="2025-07-15T17:19:00Z"/>
          <w:lang w:eastAsia="ko-KR"/>
        </w:rPr>
      </w:pPr>
      <w:ins w:id="1360" w:author="Сатлер Марина Викторовна" w:date="2025-07-15T17:19:00Z">
        <w:r>
          <w:rPr>
            <w:lang w:eastAsia="ko-KR"/>
          </w:rPr>
          <w:tab/>
        </w:r>
        <w:r>
          <w:rPr>
            <w:lang w:eastAsia="ko-KR"/>
          </w:rPr>
          <w:tab/>
          <w:t>"P_PersonalAcc": "41051001031",</w:t>
        </w:r>
      </w:ins>
    </w:p>
    <w:p w14:paraId="296CABF9" w14:textId="6A9407E0" w:rsidR="00291FC1" w:rsidRDefault="00291FC1" w:rsidP="00291FC1">
      <w:pPr>
        <w:pStyle w:val="GOSTScript"/>
        <w:rPr>
          <w:ins w:id="1361" w:author="Сатлер Марина Викторовна" w:date="2025-07-15T17:19:00Z"/>
          <w:lang w:eastAsia="ko-KR"/>
        </w:rPr>
      </w:pPr>
      <w:ins w:id="1362" w:author="Сатлер Марина Викторовна" w:date="2025-07-15T17:19:00Z">
        <w:r>
          <w:rPr>
            <w:lang w:eastAsia="ko-KR"/>
          </w:rPr>
          <w:tab/>
        </w:r>
        <w:r>
          <w:rPr>
            <w:lang w:eastAsia="ko-KR"/>
          </w:rPr>
          <w:tab/>
          <w:t>"TPP_BPR": false,</w:t>
        </w:r>
      </w:ins>
    </w:p>
    <w:p w14:paraId="490E27F4" w14:textId="5B45D15D" w:rsidR="00291FC1" w:rsidRDefault="00291FC1" w:rsidP="00291FC1">
      <w:pPr>
        <w:pStyle w:val="GOSTScript"/>
        <w:rPr>
          <w:ins w:id="1363" w:author="Сатлер Марина Викторовна" w:date="2025-07-15T17:19:00Z"/>
          <w:lang w:eastAsia="ko-KR"/>
        </w:rPr>
      </w:pPr>
      <w:ins w:id="1364" w:author="Сатлер Марина Викторовна" w:date="2025-07-15T17:19:00Z">
        <w:r>
          <w:rPr>
            <w:lang w:eastAsia="ko-KR"/>
          </w:rPr>
          <w:tab/>
        </w:r>
        <w:r>
          <w:rPr>
            <w:lang w:eastAsia="ko-KR"/>
          </w:rPr>
          <w:tab/>
          <w:t>"SignDebitDebt": false,</w:t>
        </w:r>
      </w:ins>
    </w:p>
    <w:p w14:paraId="3F1F93D5" w14:textId="77777777" w:rsidR="00291FC1" w:rsidRDefault="00291FC1" w:rsidP="00291FC1">
      <w:pPr>
        <w:pStyle w:val="GOSTScript"/>
        <w:rPr>
          <w:ins w:id="1365" w:author="Сатлер Марина Викторовна" w:date="2025-07-15T17:19:00Z"/>
          <w:lang w:eastAsia="ko-KR"/>
        </w:rPr>
      </w:pPr>
      <w:ins w:id="1366" w:author="Сатлер Марина Викторовна" w:date="2025-07-15T17:19:00Z">
        <w:r>
          <w:rPr>
            <w:lang w:eastAsia="ko-KR"/>
          </w:rPr>
          <w:tab/>
        </w:r>
        <w:r>
          <w:rPr>
            <w:lang w:eastAsia="ko-KR"/>
          </w:rPr>
          <w:tab/>
          <w:t>"FS_TSE_TAB0401060_LIST": [</w:t>
        </w:r>
      </w:ins>
    </w:p>
    <w:p w14:paraId="39772434" w14:textId="77777777" w:rsidR="00291FC1" w:rsidRDefault="00291FC1" w:rsidP="00291FC1">
      <w:pPr>
        <w:pStyle w:val="GOSTScript"/>
        <w:rPr>
          <w:ins w:id="1367" w:author="Сатлер Марина Викторовна" w:date="2025-07-15T17:19:00Z"/>
          <w:lang w:eastAsia="ko-KR"/>
        </w:rPr>
      </w:pPr>
      <w:ins w:id="1368" w:author="Сатлер Марина Викторовна" w:date="2025-07-15T17:19:00Z">
        <w:r>
          <w:rPr>
            <w:lang w:eastAsia="ko-KR"/>
          </w:rPr>
          <w:tab/>
        </w:r>
        <w:r>
          <w:rPr>
            <w:lang w:eastAsia="ko-KR"/>
          </w:rPr>
          <w:tab/>
        </w:r>
        <w:r>
          <w:rPr>
            <w:lang w:eastAsia="ko-KR"/>
          </w:rPr>
          <w:tab/>
          <w:t>{</w:t>
        </w:r>
      </w:ins>
    </w:p>
    <w:p w14:paraId="2AB49FDB" w14:textId="77777777" w:rsidR="00291FC1" w:rsidRDefault="00291FC1" w:rsidP="00291FC1">
      <w:pPr>
        <w:pStyle w:val="GOSTScript"/>
        <w:rPr>
          <w:ins w:id="1369" w:author="Сатлер Марина Викторовна" w:date="2025-07-15T17:19:00Z"/>
          <w:lang w:eastAsia="ko-KR"/>
        </w:rPr>
      </w:pPr>
      <w:ins w:id="1370" w:author="Сатлер Марина Викторовна" w:date="2025-07-15T17:19:00Z">
        <w:r>
          <w:rPr>
            <w:lang w:eastAsia="ko-KR"/>
          </w:rPr>
          <w:tab/>
        </w:r>
        <w:r>
          <w:rPr>
            <w:lang w:eastAsia="ko-KR"/>
          </w:rPr>
          <w:tab/>
        </w:r>
        <w:r>
          <w:rPr>
            <w:lang w:eastAsia="ko-KR"/>
          </w:rPr>
          <w:tab/>
        </w:r>
        <w:r>
          <w:rPr>
            <w:lang w:eastAsia="ko-KR"/>
          </w:rPr>
          <w:tab/>
          <w:t>"id": 1,</w:t>
        </w:r>
      </w:ins>
    </w:p>
    <w:p w14:paraId="6E655A8A" w14:textId="77777777" w:rsidR="00291FC1" w:rsidRDefault="00291FC1" w:rsidP="00291FC1">
      <w:pPr>
        <w:pStyle w:val="GOSTScript"/>
        <w:rPr>
          <w:ins w:id="1371" w:author="Сатлер Марина Викторовна" w:date="2025-07-15T17:19:00Z"/>
          <w:lang w:eastAsia="ko-KR"/>
        </w:rPr>
      </w:pPr>
      <w:ins w:id="1372" w:author="Сатлер Марина Викторовна" w:date="2025-07-15T17:19:00Z">
        <w:r>
          <w:rPr>
            <w:lang w:eastAsia="ko-KR"/>
          </w:rPr>
          <w:tab/>
        </w:r>
        <w:r>
          <w:rPr>
            <w:lang w:eastAsia="ko-KR"/>
          </w:rPr>
          <w:tab/>
        </w:r>
        <w:r>
          <w:rPr>
            <w:lang w:eastAsia="ko-KR"/>
          </w:rPr>
          <w:tab/>
        </w:r>
        <w:r>
          <w:rPr>
            <w:lang w:eastAsia="ko-KR"/>
          </w:rPr>
          <w:tab/>
          <w:t>"NumPP": 1,</w:t>
        </w:r>
      </w:ins>
    </w:p>
    <w:p w14:paraId="414F5300" w14:textId="1293E6FD" w:rsidR="00291FC1" w:rsidRDefault="00291FC1" w:rsidP="00291FC1">
      <w:pPr>
        <w:pStyle w:val="GOSTScript"/>
        <w:rPr>
          <w:ins w:id="1373" w:author="Сатлер Марина Викторовна" w:date="2025-07-15T17:19:00Z"/>
          <w:lang w:eastAsia="ko-KR"/>
        </w:rPr>
      </w:pPr>
      <w:ins w:id="1374" w:author="Сатлер Марина Викторовна" w:date="2025-07-15T17:19:00Z">
        <w:r>
          <w:rPr>
            <w:lang w:eastAsia="ko-KR"/>
          </w:rPr>
          <w:tab/>
        </w:r>
        <w:r>
          <w:rPr>
            <w:lang w:eastAsia="ko-KR"/>
          </w:rPr>
          <w:tab/>
        </w:r>
        <w:r>
          <w:rPr>
            <w:lang w:eastAsia="ko-KR"/>
          </w:rPr>
          <w:tab/>
        </w:r>
        <w:r>
          <w:rPr>
            <w:lang w:eastAsia="ko-KR"/>
          </w:rPr>
          <w:tab/>
          <w:t>"SignNeed": false,</w:t>
        </w:r>
      </w:ins>
    </w:p>
    <w:p w14:paraId="1B2FEC03" w14:textId="77777777" w:rsidR="00291FC1" w:rsidRDefault="00291FC1" w:rsidP="00291FC1">
      <w:pPr>
        <w:pStyle w:val="GOSTScript"/>
        <w:rPr>
          <w:ins w:id="1375" w:author="Сатлер Марина Викторовна" w:date="2025-07-15T17:19:00Z"/>
          <w:lang w:eastAsia="ko-KR"/>
        </w:rPr>
      </w:pPr>
      <w:ins w:id="1376" w:author="Сатлер Марина Викторовна" w:date="2025-07-15T17:19:00Z">
        <w:r>
          <w:rPr>
            <w:lang w:eastAsia="ko-KR"/>
          </w:rPr>
          <w:tab/>
        </w:r>
        <w:r>
          <w:rPr>
            <w:lang w:eastAsia="ko-KR"/>
          </w:rPr>
          <w:tab/>
        </w:r>
        <w:r>
          <w:rPr>
            <w:lang w:eastAsia="ko-KR"/>
          </w:rPr>
          <w:tab/>
        </w:r>
        <w:r>
          <w:rPr>
            <w:lang w:eastAsia="ko-KR"/>
          </w:rPr>
          <w:tab/>
          <w:t>"KBK": "13600120520100000130",</w:t>
        </w:r>
      </w:ins>
    </w:p>
    <w:p w14:paraId="187DEDBC" w14:textId="77777777" w:rsidR="00291FC1" w:rsidRDefault="00291FC1" w:rsidP="00291FC1">
      <w:pPr>
        <w:pStyle w:val="GOSTScript"/>
        <w:rPr>
          <w:ins w:id="1377" w:author="Сатлер Марина Викторовна" w:date="2025-07-15T17:19:00Z"/>
          <w:lang w:eastAsia="ko-KR"/>
        </w:rPr>
      </w:pPr>
      <w:ins w:id="1378" w:author="Сатлер Марина Викторовна" w:date="2025-07-15T17:19:00Z">
        <w:r>
          <w:rPr>
            <w:lang w:eastAsia="ko-KR"/>
          </w:rPr>
          <w:tab/>
        </w:r>
        <w:r>
          <w:rPr>
            <w:lang w:eastAsia="ko-KR"/>
          </w:rPr>
          <w:tab/>
        </w:r>
        <w:r>
          <w:rPr>
            <w:lang w:eastAsia="ko-KR"/>
          </w:rPr>
          <w:tab/>
        </w:r>
        <w:r>
          <w:rPr>
            <w:lang w:eastAsia="ko-KR"/>
          </w:rPr>
          <w:tab/>
          <w:t>"SumKBK": 50000.00</w:t>
        </w:r>
      </w:ins>
    </w:p>
    <w:p w14:paraId="3215F314" w14:textId="77777777" w:rsidR="00291FC1" w:rsidRDefault="00291FC1" w:rsidP="00291FC1">
      <w:pPr>
        <w:pStyle w:val="GOSTScript"/>
        <w:rPr>
          <w:ins w:id="1379" w:author="Сатлер Марина Викторовна" w:date="2025-07-15T17:19:00Z"/>
          <w:lang w:eastAsia="ko-KR"/>
        </w:rPr>
      </w:pPr>
      <w:ins w:id="1380" w:author="Сатлер Марина Викторовна" w:date="2025-07-15T17:19:00Z">
        <w:r>
          <w:rPr>
            <w:lang w:eastAsia="ko-KR"/>
          </w:rPr>
          <w:tab/>
        </w:r>
        <w:r>
          <w:rPr>
            <w:lang w:eastAsia="ko-KR"/>
          </w:rPr>
          <w:tab/>
        </w:r>
        <w:r>
          <w:rPr>
            <w:lang w:eastAsia="ko-KR"/>
          </w:rPr>
          <w:tab/>
          <w:t>}</w:t>
        </w:r>
      </w:ins>
    </w:p>
    <w:p w14:paraId="0F1B1F6F" w14:textId="77777777" w:rsidR="00291FC1" w:rsidRDefault="00291FC1" w:rsidP="00291FC1">
      <w:pPr>
        <w:pStyle w:val="GOSTScript"/>
        <w:rPr>
          <w:ins w:id="1381" w:author="Сатлер Марина Викторовна" w:date="2025-07-15T17:19:00Z"/>
          <w:lang w:eastAsia="ko-KR"/>
        </w:rPr>
      </w:pPr>
      <w:ins w:id="1382" w:author="Сатлер Марина Викторовна" w:date="2025-07-15T17:19:00Z">
        <w:r>
          <w:rPr>
            <w:lang w:eastAsia="ko-KR"/>
          </w:rPr>
          <w:tab/>
        </w:r>
        <w:r>
          <w:rPr>
            <w:lang w:eastAsia="ko-KR"/>
          </w:rPr>
          <w:tab/>
          <w:t>]</w:t>
        </w:r>
      </w:ins>
    </w:p>
    <w:p w14:paraId="1E919EA6" w14:textId="77777777" w:rsidR="00291FC1" w:rsidRDefault="00291FC1" w:rsidP="00291FC1">
      <w:pPr>
        <w:pStyle w:val="GOSTScript"/>
        <w:rPr>
          <w:ins w:id="1383" w:author="Сатлер Марина Викторовна" w:date="2025-07-15T17:19:00Z"/>
          <w:lang w:eastAsia="ko-KR"/>
        </w:rPr>
      </w:pPr>
      <w:ins w:id="1384" w:author="Сатлер Марина Викторовна" w:date="2025-07-15T17:19:00Z">
        <w:r>
          <w:rPr>
            <w:lang w:eastAsia="ko-KR"/>
          </w:rPr>
          <w:tab/>
          <w:t>}</w:t>
        </w:r>
      </w:ins>
    </w:p>
    <w:p w14:paraId="31B21815" w14:textId="537FF80E" w:rsidR="00940A34" w:rsidRPr="00940A34" w:rsidRDefault="00291FC1" w:rsidP="00291FC1">
      <w:pPr>
        <w:pStyle w:val="GOSTScript"/>
        <w:rPr>
          <w:ins w:id="1385" w:author="Щербань О.И." w:date="2025-05-04T14:07:00Z"/>
          <w:lang w:eastAsia="ko-KR"/>
        </w:rPr>
      </w:pPr>
      <w:ins w:id="1386" w:author="Сатлер Марина Викторовна" w:date="2025-07-15T17:19:00Z">
        <w:r>
          <w:rPr>
            <w:lang w:eastAsia="ko-KR"/>
          </w:rPr>
          <w:t>}</w:t>
        </w:r>
      </w:ins>
    </w:p>
    <w:p w14:paraId="10D01219" w14:textId="1D472FA5" w:rsidR="00244441" w:rsidRDefault="00244441" w:rsidP="000322FD">
      <w:pPr>
        <w:pStyle w:val="41"/>
        <w:tabs>
          <w:tab w:val="clear" w:pos="1134"/>
          <w:tab w:val="num" w:pos="864"/>
        </w:tabs>
      </w:pPr>
      <w:bookmarkStart w:id="1387" w:name="_Toc226564472"/>
      <w:r w:rsidRPr="00244441">
        <w:t>«</w:t>
      </w:r>
      <w:r w:rsidR="000322FD" w:rsidRPr="000322FD">
        <w:t>Платежное поручение клиента (ф. 0401060)</w:t>
      </w:r>
      <w:r w:rsidRPr="00244441">
        <w:t>» TSE_0401060_D08</w:t>
      </w:r>
      <w:bookmarkEnd w:id="1387"/>
    </w:p>
    <w:p w14:paraId="55FD6F0A" w14:textId="5008D089" w:rsidR="00244441" w:rsidRPr="00A775EA" w:rsidRDefault="00244441" w:rsidP="000322FD">
      <w:pPr>
        <w:pStyle w:val="51"/>
      </w:pPr>
      <w:bookmarkStart w:id="1388" w:name="_Toc226564473"/>
      <w:r w:rsidRPr="00244441">
        <w:t>Перечень параметров тела запроса (Document) по документу «</w:t>
      </w:r>
      <w:r w:rsidR="000322FD" w:rsidRPr="000322FD">
        <w:t>Платежное поручение клиента (ф. 0401060)</w:t>
      </w:r>
      <w:r w:rsidRPr="00244441">
        <w:t>» TSE_0401060_D08</w:t>
      </w:r>
      <w:bookmarkEnd w:id="1388"/>
    </w:p>
    <w:p w14:paraId="2F35A1D8" w14:textId="35493B39" w:rsidR="00244441" w:rsidRDefault="00244441" w:rsidP="000322FD">
      <w:pPr>
        <w:pStyle w:val="GOSTNameTable"/>
      </w:pPr>
      <w:r>
        <w:fldChar w:fldCharType="begin"/>
      </w:r>
      <w:r>
        <w:instrText xml:space="preserve"> SEQ Таблица \* ARABIC </w:instrText>
      </w:r>
      <w:r>
        <w:fldChar w:fldCharType="separate"/>
      </w:r>
      <w:bookmarkStart w:id="1389" w:name="_Toc226564522"/>
      <w:r w:rsidR="00CE7795">
        <w:t>10</w:t>
      </w:r>
      <w:r>
        <w:fldChar w:fldCharType="end"/>
      </w:r>
      <w:r>
        <w:t xml:space="preserve">. </w:t>
      </w:r>
      <w:r w:rsidRPr="004726C7">
        <w:t>- Параметры тела (Document) запроса на подбор / сторнирование / переформирование записей учета по документу «</w:t>
      </w:r>
      <w:r w:rsidR="000322FD" w:rsidRPr="000322FD">
        <w:t>Платежное поручение клиента (ф. 0401060)</w:t>
      </w:r>
      <w:r w:rsidRPr="004726C7">
        <w:t xml:space="preserve">» </w:t>
      </w:r>
      <w:commentRangeStart w:id="1390"/>
      <w:r w:rsidRPr="004726C7">
        <w:t>TSE_0401060_D08</w:t>
      </w:r>
      <w:commentRangeEnd w:id="1390"/>
      <w:r w:rsidR="00E73E20">
        <w:rPr>
          <w:rStyle w:val="afff4"/>
          <w:b w:val="0"/>
          <w:noProof w:val="0"/>
        </w:rPr>
        <w:commentReference w:id="1390"/>
      </w:r>
      <w:bookmarkEnd w:id="1389"/>
    </w:p>
    <w:tbl>
      <w:tblPr>
        <w:tblStyle w:val="GOSTTable"/>
        <w:tblW w:w="5000" w:type="pct"/>
        <w:tblLayout w:type="fixed"/>
        <w:tblLook w:val="07E0" w:firstRow="1" w:lastRow="1" w:firstColumn="1" w:lastColumn="1" w:noHBand="1" w:noVBand="1"/>
      </w:tblPr>
      <w:tblGrid>
        <w:gridCol w:w="3452"/>
        <w:gridCol w:w="2354"/>
        <w:gridCol w:w="1560"/>
        <w:gridCol w:w="923"/>
        <w:gridCol w:w="992"/>
        <w:gridCol w:w="6413"/>
      </w:tblGrid>
      <w:tr w:rsidR="00244441" w:rsidRPr="00A775EA" w14:paraId="5CB5FBFA" w14:textId="77777777" w:rsidTr="00AF1182">
        <w:trPr>
          <w:cnfStyle w:val="100000000000" w:firstRow="1" w:lastRow="0" w:firstColumn="0" w:lastColumn="0" w:oddVBand="0" w:evenVBand="0" w:oddHBand="0" w:evenHBand="0" w:firstRowFirstColumn="0" w:firstRowLastColumn="0" w:lastRowFirstColumn="0" w:lastRowLastColumn="0"/>
          <w:trHeight w:val="1002"/>
        </w:trPr>
        <w:tc>
          <w:tcPr>
            <w:tcW w:w="1100" w:type="pct"/>
            <w:hideMark/>
          </w:tcPr>
          <w:p w14:paraId="7699BC5B" w14:textId="77777777" w:rsidR="00244441" w:rsidRPr="00A775EA" w:rsidRDefault="00244441" w:rsidP="00244441">
            <w:pPr>
              <w:keepNext/>
              <w:suppressAutoHyphens/>
              <w:ind w:firstLine="0"/>
              <w:jc w:val="center"/>
              <w:rPr>
                <w:b/>
                <w:bCs/>
                <w:sz w:val="22"/>
                <w:szCs w:val="22"/>
              </w:rPr>
            </w:pPr>
            <w:r w:rsidRPr="00A775EA">
              <w:rPr>
                <w:b/>
                <w:bCs/>
                <w:sz w:val="22"/>
                <w:szCs w:val="22"/>
              </w:rPr>
              <w:t>Наименование параметра</w:t>
            </w:r>
          </w:p>
        </w:tc>
        <w:tc>
          <w:tcPr>
            <w:tcW w:w="750" w:type="pct"/>
            <w:hideMark/>
          </w:tcPr>
          <w:p w14:paraId="02DBD437" w14:textId="77777777" w:rsidR="00244441" w:rsidRPr="00A775EA" w:rsidRDefault="00244441" w:rsidP="00244441">
            <w:pPr>
              <w:keepNext/>
              <w:suppressAutoHyphens/>
              <w:ind w:firstLine="0"/>
              <w:jc w:val="center"/>
              <w:rPr>
                <w:b/>
                <w:bCs/>
                <w:sz w:val="22"/>
                <w:szCs w:val="22"/>
              </w:rPr>
            </w:pPr>
            <w:r w:rsidRPr="00A775EA">
              <w:rPr>
                <w:b/>
                <w:bCs/>
                <w:sz w:val="22"/>
                <w:szCs w:val="22"/>
              </w:rPr>
              <w:t>Название тэга</w:t>
            </w:r>
          </w:p>
        </w:tc>
        <w:tc>
          <w:tcPr>
            <w:tcW w:w="497" w:type="pct"/>
            <w:hideMark/>
          </w:tcPr>
          <w:p w14:paraId="4668FDD9" w14:textId="77777777" w:rsidR="00244441" w:rsidRPr="00A775EA" w:rsidRDefault="00244441" w:rsidP="00244441">
            <w:pPr>
              <w:keepNext/>
              <w:suppressAutoHyphens/>
              <w:ind w:firstLine="0"/>
              <w:jc w:val="center"/>
              <w:rPr>
                <w:b/>
                <w:bCs/>
                <w:sz w:val="22"/>
                <w:szCs w:val="22"/>
              </w:rPr>
            </w:pPr>
            <w:r w:rsidRPr="00A775EA">
              <w:rPr>
                <w:b/>
                <w:bCs/>
                <w:sz w:val="22"/>
                <w:szCs w:val="22"/>
              </w:rPr>
              <w:t>Тип данных</w:t>
            </w:r>
          </w:p>
        </w:tc>
        <w:tc>
          <w:tcPr>
            <w:tcW w:w="294" w:type="pct"/>
          </w:tcPr>
          <w:p w14:paraId="44DF4CB2" w14:textId="77777777" w:rsidR="00244441" w:rsidRPr="00A775EA" w:rsidRDefault="00244441" w:rsidP="00244441">
            <w:pPr>
              <w:keepNext/>
              <w:suppressAutoHyphens/>
              <w:ind w:firstLine="0"/>
              <w:jc w:val="center"/>
              <w:rPr>
                <w:b/>
                <w:bCs/>
                <w:sz w:val="22"/>
                <w:szCs w:val="22"/>
              </w:rPr>
            </w:pPr>
            <w:r w:rsidRPr="00A775EA">
              <w:rPr>
                <w:b/>
                <w:bCs/>
                <w:sz w:val="22"/>
                <w:szCs w:val="22"/>
              </w:rPr>
              <w:t>Обязательность</w:t>
            </w:r>
          </w:p>
        </w:tc>
        <w:tc>
          <w:tcPr>
            <w:tcW w:w="316" w:type="pct"/>
            <w:hideMark/>
          </w:tcPr>
          <w:p w14:paraId="458E117F" w14:textId="77777777" w:rsidR="00244441" w:rsidRPr="00A775EA" w:rsidRDefault="00244441" w:rsidP="00244441">
            <w:pPr>
              <w:keepNext/>
              <w:suppressAutoHyphens/>
              <w:ind w:firstLine="0"/>
              <w:jc w:val="center"/>
              <w:rPr>
                <w:b/>
                <w:bCs/>
                <w:sz w:val="22"/>
                <w:szCs w:val="22"/>
              </w:rPr>
            </w:pPr>
            <w:r w:rsidRPr="00A775EA">
              <w:rPr>
                <w:b/>
                <w:bCs/>
                <w:sz w:val="22"/>
                <w:szCs w:val="22"/>
              </w:rPr>
              <w:t>Размерность</w:t>
            </w:r>
          </w:p>
        </w:tc>
        <w:tc>
          <w:tcPr>
            <w:tcW w:w="2043" w:type="pct"/>
          </w:tcPr>
          <w:p w14:paraId="7641FDE4" w14:textId="77777777" w:rsidR="00244441" w:rsidRPr="00A775EA" w:rsidRDefault="00244441" w:rsidP="00244441">
            <w:pPr>
              <w:keepNext/>
              <w:suppressAutoHyphens/>
              <w:ind w:firstLine="0"/>
              <w:jc w:val="center"/>
              <w:rPr>
                <w:b/>
                <w:bCs/>
                <w:sz w:val="22"/>
                <w:szCs w:val="22"/>
              </w:rPr>
            </w:pPr>
            <w:r w:rsidRPr="00A775EA">
              <w:rPr>
                <w:b/>
                <w:bCs/>
                <w:sz w:val="22"/>
                <w:szCs w:val="22"/>
              </w:rPr>
              <w:t>Описание</w:t>
            </w:r>
          </w:p>
        </w:tc>
      </w:tr>
      <w:tr w:rsidR="00244441" w:rsidRPr="00A775EA" w14:paraId="4C026E5A" w14:textId="77777777" w:rsidTr="00AF1182">
        <w:tc>
          <w:tcPr>
            <w:tcW w:w="1100" w:type="pct"/>
          </w:tcPr>
          <w:p w14:paraId="4C90923E" w14:textId="77777777" w:rsidR="00244441" w:rsidRPr="000C3DAB" w:rsidRDefault="00244441" w:rsidP="00244441">
            <w:pPr>
              <w:ind w:left="57" w:right="57" w:firstLine="0"/>
              <w:rPr>
                <w:sz w:val="22"/>
              </w:rPr>
            </w:pPr>
            <w:r w:rsidRPr="000C3DAB">
              <w:rPr>
                <w:sz w:val="22"/>
                <w:szCs w:val="22"/>
              </w:rPr>
              <w:t>Номер документа</w:t>
            </w:r>
          </w:p>
        </w:tc>
        <w:tc>
          <w:tcPr>
            <w:tcW w:w="750" w:type="pct"/>
          </w:tcPr>
          <w:p w14:paraId="614727FE" w14:textId="77777777" w:rsidR="00244441" w:rsidRPr="000C3DAB" w:rsidRDefault="00244441" w:rsidP="00244441">
            <w:pPr>
              <w:pStyle w:val="GOSTTablenorm"/>
            </w:pPr>
            <w:r w:rsidRPr="000C3DAB">
              <w:rPr>
                <w:color w:val="000000"/>
              </w:rPr>
              <w:t>BRE_</w:t>
            </w:r>
            <w:r w:rsidRPr="000C3DAB">
              <w:t>DocNum</w:t>
            </w:r>
          </w:p>
        </w:tc>
        <w:tc>
          <w:tcPr>
            <w:tcW w:w="497" w:type="pct"/>
          </w:tcPr>
          <w:p w14:paraId="01D62274" w14:textId="77777777" w:rsidR="00244441" w:rsidRPr="000C3DAB" w:rsidRDefault="00244441" w:rsidP="00244441">
            <w:pPr>
              <w:ind w:left="57" w:right="57" w:firstLine="0"/>
              <w:rPr>
                <w:sz w:val="22"/>
              </w:rPr>
            </w:pPr>
            <w:r w:rsidRPr="000C3DAB">
              <w:rPr>
                <w:sz w:val="22"/>
                <w:szCs w:val="22"/>
              </w:rPr>
              <w:t>Строка</w:t>
            </w:r>
          </w:p>
        </w:tc>
        <w:tc>
          <w:tcPr>
            <w:tcW w:w="294" w:type="pct"/>
          </w:tcPr>
          <w:p w14:paraId="0EF47431" w14:textId="77777777" w:rsidR="00244441" w:rsidRPr="000C3DAB" w:rsidRDefault="00244441" w:rsidP="00244441">
            <w:pPr>
              <w:ind w:left="57" w:right="57" w:firstLine="0"/>
              <w:rPr>
                <w:sz w:val="22"/>
              </w:rPr>
            </w:pPr>
            <w:r w:rsidRPr="000C3DAB">
              <w:rPr>
                <w:sz w:val="22"/>
                <w:szCs w:val="22"/>
              </w:rPr>
              <w:t>Да</w:t>
            </w:r>
          </w:p>
        </w:tc>
        <w:tc>
          <w:tcPr>
            <w:tcW w:w="316" w:type="pct"/>
          </w:tcPr>
          <w:p w14:paraId="531A2A2F" w14:textId="77777777" w:rsidR="00244441" w:rsidRPr="000C3DAB" w:rsidRDefault="00244441" w:rsidP="00244441">
            <w:pPr>
              <w:ind w:left="57" w:right="57" w:firstLine="0"/>
              <w:rPr>
                <w:sz w:val="22"/>
              </w:rPr>
            </w:pPr>
            <w:r w:rsidRPr="000C3DAB">
              <w:rPr>
                <w:sz w:val="22"/>
                <w:szCs w:val="22"/>
              </w:rPr>
              <w:t>&lt;=</w:t>
            </w:r>
            <w:r w:rsidRPr="000C3DAB">
              <w:rPr>
                <w:sz w:val="22"/>
                <w:szCs w:val="22"/>
                <w:lang w:val="en-US"/>
              </w:rPr>
              <w:t>1</w:t>
            </w:r>
            <w:r w:rsidRPr="000C3DAB">
              <w:rPr>
                <w:sz w:val="22"/>
                <w:szCs w:val="22"/>
              </w:rPr>
              <w:t>5</w:t>
            </w:r>
          </w:p>
        </w:tc>
        <w:tc>
          <w:tcPr>
            <w:tcW w:w="2043" w:type="pct"/>
          </w:tcPr>
          <w:p w14:paraId="2DD12843" w14:textId="77777777" w:rsidR="00244441" w:rsidRPr="000C3DAB" w:rsidRDefault="00244441" w:rsidP="00244441">
            <w:pPr>
              <w:pStyle w:val="GOSTTablenorm"/>
            </w:pPr>
            <w:r w:rsidRPr="000C3DAB">
              <w:t>Указывается номер документа</w:t>
            </w:r>
          </w:p>
        </w:tc>
      </w:tr>
      <w:tr w:rsidR="00244441" w:rsidRPr="00A775EA" w14:paraId="4B4BD619" w14:textId="77777777" w:rsidTr="00AF1182">
        <w:tc>
          <w:tcPr>
            <w:tcW w:w="1100" w:type="pct"/>
          </w:tcPr>
          <w:p w14:paraId="14504EA3" w14:textId="77777777" w:rsidR="00244441" w:rsidRPr="000C3DAB" w:rsidRDefault="00244441" w:rsidP="00244441">
            <w:pPr>
              <w:ind w:left="57" w:right="57" w:firstLine="0"/>
              <w:rPr>
                <w:sz w:val="22"/>
                <w:szCs w:val="22"/>
              </w:rPr>
            </w:pPr>
            <w:r w:rsidRPr="000C3DAB">
              <w:rPr>
                <w:sz w:val="22"/>
                <w:szCs w:val="22"/>
              </w:rPr>
              <w:t>Дата документа</w:t>
            </w:r>
          </w:p>
        </w:tc>
        <w:tc>
          <w:tcPr>
            <w:tcW w:w="750" w:type="pct"/>
          </w:tcPr>
          <w:p w14:paraId="67E571D1" w14:textId="77777777" w:rsidR="00244441" w:rsidRPr="000C3DAB" w:rsidRDefault="00244441" w:rsidP="00244441">
            <w:pPr>
              <w:pStyle w:val="GOSTTablenorm"/>
              <w:rPr>
                <w:szCs w:val="22"/>
              </w:rPr>
            </w:pPr>
            <w:r w:rsidRPr="000C3DAB">
              <w:rPr>
                <w:color w:val="000000"/>
              </w:rPr>
              <w:t>BRE_</w:t>
            </w:r>
            <w:r w:rsidRPr="000C3DAB">
              <w:t>DocDate</w:t>
            </w:r>
          </w:p>
        </w:tc>
        <w:tc>
          <w:tcPr>
            <w:tcW w:w="497" w:type="pct"/>
          </w:tcPr>
          <w:p w14:paraId="684C5E60" w14:textId="77777777" w:rsidR="00244441" w:rsidRPr="000C3DAB" w:rsidRDefault="00244441" w:rsidP="00244441">
            <w:pPr>
              <w:ind w:left="57" w:right="57" w:firstLine="0"/>
              <w:rPr>
                <w:sz w:val="22"/>
                <w:szCs w:val="22"/>
              </w:rPr>
            </w:pPr>
            <w:r w:rsidRPr="000C3DAB">
              <w:rPr>
                <w:sz w:val="22"/>
                <w:szCs w:val="22"/>
              </w:rPr>
              <w:t>Дата</w:t>
            </w:r>
          </w:p>
        </w:tc>
        <w:tc>
          <w:tcPr>
            <w:tcW w:w="294" w:type="pct"/>
          </w:tcPr>
          <w:p w14:paraId="54CD87F4" w14:textId="77777777" w:rsidR="00244441" w:rsidRPr="000C3DAB" w:rsidRDefault="00244441" w:rsidP="00244441">
            <w:pPr>
              <w:ind w:left="57" w:right="57" w:firstLine="0"/>
              <w:rPr>
                <w:sz w:val="22"/>
                <w:szCs w:val="22"/>
              </w:rPr>
            </w:pPr>
            <w:r w:rsidRPr="000C3DAB">
              <w:rPr>
                <w:sz w:val="22"/>
                <w:szCs w:val="22"/>
              </w:rPr>
              <w:t>Да</w:t>
            </w:r>
          </w:p>
        </w:tc>
        <w:tc>
          <w:tcPr>
            <w:tcW w:w="316" w:type="pct"/>
          </w:tcPr>
          <w:p w14:paraId="6BE577E0" w14:textId="77777777" w:rsidR="00244441" w:rsidRPr="000C3DAB" w:rsidRDefault="00244441" w:rsidP="00244441">
            <w:pPr>
              <w:ind w:left="57" w:right="57" w:firstLine="0"/>
              <w:rPr>
                <w:sz w:val="22"/>
                <w:szCs w:val="22"/>
              </w:rPr>
            </w:pPr>
            <w:r w:rsidRPr="000C3DAB">
              <w:rPr>
                <w:sz w:val="22"/>
                <w:szCs w:val="22"/>
              </w:rPr>
              <w:t>-</w:t>
            </w:r>
          </w:p>
        </w:tc>
        <w:tc>
          <w:tcPr>
            <w:tcW w:w="2043" w:type="pct"/>
          </w:tcPr>
          <w:p w14:paraId="5D34BD37" w14:textId="77777777" w:rsidR="00244441" w:rsidRPr="000C3DAB" w:rsidRDefault="00244441" w:rsidP="00244441">
            <w:pPr>
              <w:pStyle w:val="GOSTTablenorm"/>
            </w:pPr>
            <w:r w:rsidRPr="000C3DAB">
              <w:t>Указывается дата документа в формате YYYY-MM-DD</w:t>
            </w:r>
          </w:p>
        </w:tc>
      </w:tr>
      <w:tr w:rsidR="00244441" w:rsidRPr="00A775EA" w14:paraId="0C4AC250" w14:textId="77777777" w:rsidTr="00AF1182">
        <w:tc>
          <w:tcPr>
            <w:tcW w:w="1100" w:type="pct"/>
          </w:tcPr>
          <w:p w14:paraId="2060309C" w14:textId="4B3375D7" w:rsidR="00244441" w:rsidRPr="000C3DAB" w:rsidRDefault="00134F4B" w:rsidP="00244441">
            <w:pPr>
              <w:ind w:left="57" w:right="57" w:firstLine="0"/>
              <w:rPr>
                <w:sz w:val="22"/>
                <w:szCs w:val="22"/>
              </w:rPr>
            </w:pPr>
            <w:r>
              <w:rPr>
                <w:sz w:val="22"/>
                <w:szCs w:val="22"/>
              </w:rPr>
              <w:t>Тип расчетного документа</w:t>
            </w:r>
          </w:p>
        </w:tc>
        <w:tc>
          <w:tcPr>
            <w:tcW w:w="750" w:type="pct"/>
          </w:tcPr>
          <w:p w14:paraId="25359010" w14:textId="28C2D843" w:rsidR="00244441" w:rsidRPr="000C3DAB" w:rsidRDefault="00244441" w:rsidP="00244441">
            <w:pPr>
              <w:pStyle w:val="GOSTTablenorm"/>
              <w:rPr>
                <w:color w:val="000000"/>
              </w:rPr>
            </w:pPr>
            <w:r w:rsidRPr="00244441">
              <w:rPr>
                <w:color w:val="000000"/>
              </w:rPr>
              <w:t>TH_TYPEDOC</w:t>
            </w:r>
          </w:p>
        </w:tc>
        <w:tc>
          <w:tcPr>
            <w:tcW w:w="497" w:type="pct"/>
          </w:tcPr>
          <w:p w14:paraId="12E482EB" w14:textId="11B03DB7" w:rsidR="00244441" w:rsidRPr="000C3DAB" w:rsidRDefault="00244441" w:rsidP="00244441">
            <w:pPr>
              <w:ind w:left="57" w:right="57" w:firstLine="0"/>
              <w:rPr>
                <w:sz w:val="22"/>
                <w:szCs w:val="22"/>
              </w:rPr>
            </w:pPr>
            <w:r w:rsidRPr="000C3DAB">
              <w:rPr>
                <w:sz w:val="22"/>
                <w:szCs w:val="22"/>
              </w:rPr>
              <w:t>Строка</w:t>
            </w:r>
          </w:p>
        </w:tc>
        <w:tc>
          <w:tcPr>
            <w:tcW w:w="294" w:type="pct"/>
          </w:tcPr>
          <w:p w14:paraId="637F2153" w14:textId="4DF52704" w:rsidR="00244441" w:rsidRPr="000C3DAB" w:rsidRDefault="00244441" w:rsidP="00244441">
            <w:pPr>
              <w:ind w:left="57" w:right="57" w:firstLine="0"/>
              <w:rPr>
                <w:sz w:val="22"/>
                <w:szCs w:val="22"/>
              </w:rPr>
            </w:pPr>
            <w:r>
              <w:rPr>
                <w:sz w:val="22"/>
                <w:szCs w:val="22"/>
              </w:rPr>
              <w:t>Да</w:t>
            </w:r>
          </w:p>
        </w:tc>
        <w:tc>
          <w:tcPr>
            <w:tcW w:w="316" w:type="pct"/>
          </w:tcPr>
          <w:p w14:paraId="1F2E5096" w14:textId="1296125B" w:rsidR="00244441" w:rsidRPr="000C3DAB" w:rsidRDefault="00244441" w:rsidP="00244441">
            <w:pPr>
              <w:ind w:left="57" w:right="57" w:firstLine="0"/>
              <w:rPr>
                <w:sz w:val="22"/>
                <w:szCs w:val="22"/>
              </w:rPr>
            </w:pPr>
            <w:r>
              <w:rPr>
                <w:sz w:val="22"/>
                <w:szCs w:val="22"/>
              </w:rPr>
              <w:t>=3</w:t>
            </w:r>
          </w:p>
        </w:tc>
        <w:tc>
          <w:tcPr>
            <w:tcW w:w="2043" w:type="pct"/>
          </w:tcPr>
          <w:p w14:paraId="09D21628" w14:textId="77777777" w:rsidR="00B471CC" w:rsidRDefault="00B471CC" w:rsidP="00B471CC">
            <w:pPr>
              <w:pStyle w:val="GOSTTablenorm"/>
            </w:pPr>
            <w:r>
              <w:t>Указывается код вида документа.</w:t>
            </w:r>
          </w:p>
          <w:p w14:paraId="4ED63F64" w14:textId="35E6BBBD" w:rsidR="00244441" w:rsidRPr="000C3DAB" w:rsidRDefault="001754DB" w:rsidP="00B471CC">
            <w:pPr>
              <w:pStyle w:val="GOSTTablenorm"/>
            </w:pPr>
            <w:r>
              <w:t>Заполняется значением «Э</w:t>
            </w:r>
            <w:r w:rsidR="00B471CC">
              <w:t>ДВ»</w:t>
            </w:r>
          </w:p>
        </w:tc>
      </w:tr>
      <w:tr w:rsidR="00EB0F72" w:rsidRPr="00A775EA" w14:paraId="1B77CAF3" w14:textId="77777777" w:rsidTr="00AF1182">
        <w:tc>
          <w:tcPr>
            <w:tcW w:w="1100" w:type="pct"/>
          </w:tcPr>
          <w:p w14:paraId="2612EFE8" w14:textId="34DDE667" w:rsidR="00EB0F72" w:rsidRPr="00EB0F72" w:rsidRDefault="00EB0F72" w:rsidP="00244441">
            <w:pPr>
              <w:ind w:left="57" w:right="57" w:firstLine="0"/>
              <w:rPr>
                <w:sz w:val="22"/>
                <w:szCs w:val="22"/>
              </w:rPr>
            </w:pPr>
            <w:r>
              <w:rPr>
                <w:sz w:val="22"/>
                <w:szCs w:val="22"/>
              </w:rPr>
              <w:t xml:space="preserve">Тип </w:t>
            </w:r>
            <w:r>
              <w:rPr>
                <w:sz w:val="22"/>
                <w:szCs w:val="22"/>
                <w:lang w:val="en-US"/>
              </w:rPr>
              <w:t>ED</w:t>
            </w:r>
          </w:p>
        </w:tc>
        <w:tc>
          <w:tcPr>
            <w:tcW w:w="750" w:type="pct"/>
          </w:tcPr>
          <w:p w14:paraId="3F8A55B2" w14:textId="010AA7BC" w:rsidR="00EB0F72" w:rsidRPr="00244441" w:rsidRDefault="00EB0F72" w:rsidP="00244441">
            <w:pPr>
              <w:pStyle w:val="GOSTTablenorm"/>
              <w:rPr>
                <w:color w:val="000000"/>
              </w:rPr>
            </w:pPr>
            <w:r w:rsidRPr="00EB0F72">
              <w:rPr>
                <w:color w:val="000000"/>
              </w:rPr>
              <w:t>ADI_DOCTYPECODE</w:t>
            </w:r>
          </w:p>
        </w:tc>
        <w:tc>
          <w:tcPr>
            <w:tcW w:w="497" w:type="pct"/>
          </w:tcPr>
          <w:p w14:paraId="39067344" w14:textId="56CEE4D0" w:rsidR="00EB0F72" w:rsidRPr="000C3DAB" w:rsidRDefault="00EB0F72" w:rsidP="00244441">
            <w:pPr>
              <w:ind w:left="57" w:right="57" w:firstLine="0"/>
              <w:rPr>
                <w:sz w:val="22"/>
                <w:szCs w:val="22"/>
              </w:rPr>
            </w:pPr>
            <w:r>
              <w:rPr>
                <w:sz w:val="22"/>
                <w:szCs w:val="22"/>
              </w:rPr>
              <w:t>Строка</w:t>
            </w:r>
          </w:p>
        </w:tc>
        <w:tc>
          <w:tcPr>
            <w:tcW w:w="294" w:type="pct"/>
          </w:tcPr>
          <w:p w14:paraId="4780DD3B" w14:textId="10BD8E8C" w:rsidR="00EB0F72" w:rsidRDefault="00EB0F72" w:rsidP="00244441">
            <w:pPr>
              <w:ind w:left="57" w:right="57" w:firstLine="0"/>
              <w:rPr>
                <w:sz w:val="22"/>
                <w:szCs w:val="22"/>
              </w:rPr>
            </w:pPr>
            <w:r>
              <w:rPr>
                <w:sz w:val="22"/>
                <w:szCs w:val="22"/>
              </w:rPr>
              <w:t>Да</w:t>
            </w:r>
          </w:p>
        </w:tc>
        <w:tc>
          <w:tcPr>
            <w:tcW w:w="316" w:type="pct"/>
          </w:tcPr>
          <w:p w14:paraId="35B3FEFE" w14:textId="777F687A" w:rsidR="00EB0F72" w:rsidRDefault="00EB0F72" w:rsidP="00244441">
            <w:pPr>
              <w:ind w:left="57" w:right="57" w:firstLine="0"/>
              <w:rPr>
                <w:sz w:val="22"/>
                <w:szCs w:val="22"/>
              </w:rPr>
            </w:pPr>
            <w:r w:rsidRPr="00EB0F72">
              <w:rPr>
                <w:sz w:val="22"/>
                <w:szCs w:val="22"/>
              </w:rPr>
              <w:t>&lt;=5</w:t>
            </w:r>
          </w:p>
        </w:tc>
        <w:tc>
          <w:tcPr>
            <w:tcW w:w="2043" w:type="pct"/>
          </w:tcPr>
          <w:p w14:paraId="0283A789" w14:textId="77777777" w:rsidR="00EB0F72" w:rsidRDefault="00EB0F72" w:rsidP="00EB0F72">
            <w:pPr>
              <w:pStyle w:val="GOSTTablenorm"/>
            </w:pPr>
            <w:r>
              <w:t>Указывается тип ED расчетного документа:</w:t>
            </w:r>
          </w:p>
          <w:p w14:paraId="0FBEF349" w14:textId="77777777" w:rsidR="00EB0F72" w:rsidRDefault="00EB0F72" w:rsidP="00EB0F72">
            <w:pPr>
              <w:pStyle w:val="GOSTTablenorm"/>
            </w:pPr>
            <w:r>
              <w:t>Может принимать значения:</w:t>
            </w:r>
          </w:p>
          <w:p w14:paraId="2B87FA0F" w14:textId="6A2B0906" w:rsidR="00EB0F72" w:rsidRDefault="00EB0F72" w:rsidP="00F00CE1">
            <w:pPr>
              <w:pStyle w:val="GOSTTableListMark1"/>
            </w:pPr>
            <w:r>
              <w:t xml:space="preserve">«ED101» </w:t>
            </w:r>
            <w:r w:rsidR="00F00CE1" w:rsidRPr="000318D6">
              <w:t>–</w:t>
            </w:r>
            <w:r w:rsidR="00C43B8D">
              <w:t xml:space="preserve"> </w:t>
            </w:r>
            <w:r w:rsidR="007D19C9" w:rsidRPr="007D19C9">
              <w:t>Платежное поручение (входящее) (ф. 0401060)</w:t>
            </w:r>
            <w:r>
              <w:t>;</w:t>
            </w:r>
          </w:p>
          <w:p w14:paraId="554A38F4" w14:textId="037C5C65" w:rsidR="00EB0F72" w:rsidRDefault="00EB0F72" w:rsidP="007D19C9">
            <w:pPr>
              <w:pStyle w:val="GOSTTableListMark1"/>
            </w:pPr>
            <w:r>
              <w:t xml:space="preserve">«G101» </w:t>
            </w:r>
            <w:r w:rsidR="00C43B8D" w:rsidRPr="000318D6">
              <w:t>–</w:t>
            </w:r>
            <w:r>
              <w:t xml:space="preserve"> </w:t>
            </w:r>
            <w:r w:rsidR="007D19C9" w:rsidRPr="007D19C9">
              <w:t>Платежное поручение (входящее) (ЦР)</w:t>
            </w:r>
          </w:p>
        </w:tc>
      </w:tr>
      <w:tr w:rsidR="00007316" w:rsidRPr="00A775EA" w14:paraId="327EE74B" w14:textId="77777777" w:rsidTr="00AF1182">
        <w:tc>
          <w:tcPr>
            <w:tcW w:w="1100" w:type="pct"/>
          </w:tcPr>
          <w:p w14:paraId="18C6D03C" w14:textId="34A6C35B" w:rsidR="00007316" w:rsidRDefault="00007316" w:rsidP="00244441">
            <w:pPr>
              <w:ind w:left="57" w:right="57" w:firstLine="0"/>
              <w:rPr>
                <w:sz w:val="22"/>
                <w:szCs w:val="22"/>
              </w:rPr>
            </w:pPr>
            <w:r>
              <w:rPr>
                <w:sz w:val="22"/>
                <w:szCs w:val="22"/>
              </w:rPr>
              <w:t>Уровень конфиденциальности</w:t>
            </w:r>
          </w:p>
        </w:tc>
        <w:tc>
          <w:tcPr>
            <w:tcW w:w="750" w:type="pct"/>
          </w:tcPr>
          <w:p w14:paraId="1E2F5282" w14:textId="69B2D6AA" w:rsidR="00007316" w:rsidRPr="00EB0F72" w:rsidRDefault="00007316" w:rsidP="00244441">
            <w:pPr>
              <w:pStyle w:val="GOSTTablenorm"/>
              <w:rPr>
                <w:color w:val="000000"/>
              </w:rPr>
            </w:pPr>
            <w:r w:rsidRPr="00007316">
              <w:rPr>
                <w:color w:val="000000"/>
              </w:rPr>
              <w:t>StmInfrmtn_AccessLevelStereotype</w:t>
            </w:r>
          </w:p>
        </w:tc>
        <w:tc>
          <w:tcPr>
            <w:tcW w:w="497" w:type="pct"/>
          </w:tcPr>
          <w:p w14:paraId="187D0E5C" w14:textId="5D447BFD" w:rsidR="00007316" w:rsidRDefault="00007316" w:rsidP="00244441">
            <w:pPr>
              <w:ind w:left="57" w:right="57" w:firstLine="0"/>
              <w:rPr>
                <w:sz w:val="22"/>
                <w:szCs w:val="22"/>
              </w:rPr>
            </w:pPr>
            <w:r>
              <w:rPr>
                <w:sz w:val="22"/>
                <w:szCs w:val="22"/>
              </w:rPr>
              <w:t>Число</w:t>
            </w:r>
          </w:p>
        </w:tc>
        <w:tc>
          <w:tcPr>
            <w:tcW w:w="294" w:type="pct"/>
          </w:tcPr>
          <w:p w14:paraId="109C9DB1" w14:textId="275A6616" w:rsidR="00007316" w:rsidRDefault="00007316" w:rsidP="00244441">
            <w:pPr>
              <w:ind w:left="57" w:right="57" w:firstLine="0"/>
              <w:rPr>
                <w:sz w:val="22"/>
                <w:szCs w:val="22"/>
              </w:rPr>
            </w:pPr>
            <w:r>
              <w:rPr>
                <w:sz w:val="22"/>
                <w:szCs w:val="22"/>
              </w:rPr>
              <w:t>Да</w:t>
            </w:r>
          </w:p>
        </w:tc>
        <w:tc>
          <w:tcPr>
            <w:tcW w:w="316" w:type="pct"/>
          </w:tcPr>
          <w:p w14:paraId="635A409A" w14:textId="4D470A45" w:rsidR="00007316" w:rsidRPr="00EB0F72" w:rsidRDefault="00007316" w:rsidP="00244441">
            <w:pPr>
              <w:ind w:left="57" w:right="57" w:firstLine="0"/>
              <w:rPr>
                <w:sz w:val="22"/>
                <w:szCs w:val="22"/>
              </w:rPr>
            </w:pPr>
            <w:r>
              <w:rPr>
                <w:sz w:val="22"/>
                <w:szCs w:val="22"/>
              </w:rPr>
              <w:t>=1</w:t>
            </w:r>
          </w:p>
        </w:tc>
        <w:tc>
          <w:tcPr>
            <w:tcW w:w="2043" w:type="pct"/>
          </w:tcPr>
          <w:p w14:paraId="1CC82673" w14:textId="77777777" w:rsidR="00007316" w:rsidRDefault="00007316" w:rsidP="00007316">
            <w:pPr>
              <w:pStyle w:val="GOSTTablenorm"/>
            </w:pPr>
            <w:r>
              <w:t>Указывается уровень конфиденциальности документа.</w:t>
            </w:r>
          </w:p>
          <w:p w14:paraId="734F18A2" w14:textId="77777777" w:rsidR="00007316" w:rsidRDefault="00007316" w:rsidP="00007316">
            <w:pPr>
              <w:pStyle w:val="GOSTTablenorm"/>
            </w:pPr>
            <w:r>
              <w:t>Возможные значения:</w:t>
            </w:r>
          </w:p>
          <w:p w14:paraId="6CBFCFC3" w14:textId="49167FAD" w:rsidR="00007316" w:rsidRDefault="00007316" w:rsidP="00007316">
            <w:pPr>
              <w:pStyle w:val="GOSTTableListMark1"/>
            </w:pPr>
            <w:r>
              <w:t xml:space="preserve">«0» </w:t>
            </w:r>
            <w:r w:rsidR="00C43B8D" w:rsidRPr="000318D6">
              <w:t>–</w:t>
            </w:r>
            <w:r>
              <w:t xml:space="preserve"> Несекретно;</w:t>
            </w:r>
          </w:p>
          <w:p w14:paraId="186D41B8" w14:textId="7B49DCDF" w:rsidR="00007316" w:rsidRDefault="00007316" w:rsidP="00007316">
            <w:pPr>
              <w:pStyle w:val="GOSTTableListMark1"/>
            </w:pPr>
            <w:r>
              <w:t xml:space="preserve">«1» </w:t>
            </w:r>
            <w:r w:rsidR="00C43B8D" w:rsidRPr="000318D6">
              <w:t>–</w:t>
            </w:r>
            <w:r>
              <w:t xml:space="preserve"> </w:t>
            </w:r>
            <w:r w:rsidRPr="00007316">
              <w:t>Для служебного пользования</w:t>
            </w:r>
          </w:p>
        </w:tc>
      </w:tr>
      <w:tr w:rsidR="00D74D85" w:rsidRPr="00D74D85" w14:paraId="65D96AAC" w14:textId="77777777" w:rsidTr="00AF1182">
        <w:tc>
          <w:tcPr>
            <w:tcW w:w="1100" w:type="pct"/>
          </w:tcPr>
          <w:p w14:paraId="6A9F5529" w14:textId="08F58345" w:rsidR="00D74D85" w:rsidRDefault="00D74D85" w:rsidP="00244441">
            <w:pPr>
              <w:ind w:left="57" w:right="57" w:firstLine="0"/>
              <w:rPr>
                <w:sz w:val="22"/>
                <w:szCs w:val="22"/>
              </w:rPr>
            </w:pPr>
            <w:commentRangeStart w:id="1391"/>
            <w:r w:rsidRPr="00D74D85">
              <w:rPr>
                <w:sz w:val="22"/>
                <w:szCs w:val="22"/>
                <w:highlight w:val="yellow"/>
              </w:rPr>
              <w:t>Признак ПЦ как ЦС по ЛС</w:t>
            </w:r>
            <w:commentRangeEnd w:id="1391"/>
            <w:r w:rsidRPr="00D74D85">
              <w:rPr>
                <w:rStyle w:val="afff4"/>
                <w:highlight w:val="yellow"/>
              </w:rPr>
              <w:commentReference w:id="1391"/>
            </w:r>
          </w:p>
        </w:tc>
        <w:tc>
          <w:tcPr>
            <w:tcW w:w="750" w:type="pct"/>
          </w:tcPr>
          <w:p w14:paraId="7D92FA41" w14:textId="053FA13B" w:rsidR="00D74D85" w:rsidRPr="00D74D85" w:rsidRDefault="00D74D85" w:rsidP="00244441">
            <w:pPr>
              <w:pStyle w:val="GOSTTablenorm"/>
              <w:rPr>
                <w:color w:val="000000"/>
                <w:lang w:val="en-US"/>
              </w:rPr>
            </w:pPr>
            <w:r w:rsidRPr="00D74D85">
              <w:rPr>
                <w:color w:val="000000"/>
                <w:lang w:val="en-US"/>
              </w:rPr>
              <w:t>BRE_SIGN_PC_TS_FOR_LS</w:t>
            </w:r>
          </w:p>
        </w:tc>
        <w:tc>
          <w:tcPr>
            <w:tcW w:w="497" w:type="pct"/>
          </w:tcPr>
          <w:p w14:paraId="0A979331" w14:textId="56794A66" w:rsidR="00D74D85" w:rsidRPr="00D74D85" w:rsidRDefault="00D74D85" w:rsidP="00244441">
            <w:pPr>
              <w:ind w:left="57" w:right="57" w:firstLine="0"/>
              <w:rPr>
                <w:sz w:val="22"/>
                <w:szCs w:val="22"/>
              </w:rPr>
            </w:pPr>
            <w:r>
              <w:rPr>
                <w:sz w:val="22"/>
                <w:szCs w:val="22"/>
              </w:rPr>
              <w:t>Логический</w:t>
            </w:r>
          </w:p>
        </w:tc>
        <w:tc>
          <w:tcPr>
            <w:tcW w:w="294" w:type="pct"/>
          </w:tcPr>
          <w:p w14:paraId="73F670C6" w14:textId="525CFC13" w:rsidR="00D74D85" w:rsidRPr="00D74D85" w:rsidRDefault="007D19C9" w:rsidP="00244441">
            <w:pPr>
              <w:ind w:left="57" w:right="57" w:firstLine="0"/>
              <w:rPr>
                <w:sz w:val="22"/>
                <w:szCs w:val="22"/>
              </w:rPr>
            </w:pPr>
            <w:r>
              <w:rPr>
                <w:sz w:val="22"/>
                <w:szCs w:val="22"/>
              </w:rPr>
              <w:t>Да</w:t>
            </w:r>
          </w:p>
        </w:tc>
        <w:tc>
          <w:tcPr>
            <w:tcW w:w="316" w:type="pct"/>
          </w:tcPr>
          <w:p w14:paraId="5051620D" w14:textId="5CDC6E1A" w:rsidR="00D74D85" w:rsidRPr="00D74D85" w:rsidRDefault="00D74D85" w:rsidP="00244441">
            <w:pPr>
              <w:ind w:left="57" w:right="57" w:firstLine="0"/>
              <w:rPr>
                <w:sz w:val="22"/>
                <w:szCs w:val="22"/>
              </w:rPr>
            </w:pPr>
            <w:r>
              <w:rPr>
                <w:sz w:val="22"/>
                <w:szCs w:val="22"/>
              </w:rPr>
              <w:t>-</w:t>
            </w:r>
          </w:p>
        </w:tc>
        <w:tc>
          <w:tcPr>
            <w:tcW w:w="2043" w:type="pct"/>
          </w:tcPr>
          <w:p w14:paraId="52E5618E" w14:textId="77777777" w:rsidR="00D74D85" w:rsidRPr="00D74D85" w:rsidRDefault="00D74D85" w:rsidP="00D74D85">
            <w:pPr>
              <w:pStyle w:val="GOSTTablenorm"/>
            </w:pPr>
            <w:r w:rsidRPr="00D74D85">
              <w:t>Указывается признак обслуживания л/с с кодом 71 федерального уровня в ТОФК ПЦ/РЦ.</w:t>
            </w:r>
          </w:p>
          <w:p w14:paraId="44DC71C2" w14:textId="41A58142" w:rsidR="00D74D85" w:rsidRPr="00D74D85" w:rsidRDefault="00D74D85" w:rsidP="00D74D85">
            <w:pPr>
              <w:pStyle w:val="GOSTTablenorm"/>
            </w:pPr>
            <w:r w:rsidRPr="00D74D85">
              <w:t xml:space="preserve">Обязательно заполняется, если в параметре «Номер лицевого счета </w:t>
            </w:r>
            <w:r>
              <w:t>получателя</w:t>
            </w:r>
            <w:r w:rsidRPr="00D74D85">
              <w:t>» (</w:t>
            </w:r>
            <w:r w:rsidRPr="00B471CC">
              <w:rPr>
                <w:color w:val="000000"/>
              </w:rPr>
              <w:t>BRE_ACCOUNTNUMBERCLIENT</w:t>
            </w:r>
            <w:r w:rsidRPr="00D74D85">
              <w:t xml:space="preserve">) указан л/с с кодом 71. По л/с с кодом 41 </w:t>
            </w:r>
            <w:r w:rsidR="0042246F">
              <w:t xml:space="preserve">заполняется значением </w:t>
            </w:r>
            <w:r w:rsidR="0042246F" w:rsidRPr="0042246F">
              <w:t>«false»</w:t>
            </w:r>
            <w:r w:rsidRPr="00D74D85">
              <w:t>.</w:t>
            </w:r>
          </w:p>
          <w:p w14:paraId="5804EBE7" w14:textId="77777777" w:rsidR="00D74D85" w:rsidRPr="00D74D85" w:rsidRDefault="00D74D85" w:rsidP="00D74D85">
            <w:pPr>
              <w:pStyle w:val="GOSTTablenorm"/>
            </w:pPr>
            <w:r w:rsidRPr="00D74D85">
              <w:t>Допустимые значения:</w:t>
            </w:r>
          </w:p>
          <w:p w14:paraId="4FDAE13F" w14:textId="55048455" w:rsidR="00D74D85" w:rsidRPr="00D74D85" w:rsidRDefault="00D74D85" w:rsidP="00372668">
            <w:pPr>
              <w:pStyle w:val="GOSTTableListMark1"/>
            </w:pPr>
            <w:r w:rsidRPr="00D74D85">
              <w:t>«</w:t>
            </w:r>
            <w:r w:rsidRPr="00D74D85">
              <w:rPr>
                <w:lang w:val="en-US"/>
              </w:rPr>
              <w:t>true</w:t>
            </w:r>
            <w:r w:rsidRPr="00D74D85">
              <w:t xml:space="preserve">» </w:t>
            </w:r>
            <w:r w:rsidR="00C43B8D" w:rsidRPr="000318D6">
              <w:t>–</w:t>
            </w:r>
            <w:r w:rsidRPr="00D74D85">
              <w:t xml:space="preserve"> Да;</w:t>
            </w:r>
          </w:p>
          <w:p w14:paraId="5D2B6BF4" w14:textId="543E496B" w:rsidR="00D74D85" w:rsidRPr="00D74D85" w:rsidRDefault="00D74D85" w:rsidP="00372668">
            <w:pPr>
              <w:pStyle w:val="GOSTTableListMark1"/>
              <w:rPr>
                <w:lang w:val="en-US"/>
              </w:rPr>
            </w:pPr>
            <w:r w:rsidRPr="00D74D85">
              <w:rPr>
                <w:lang w:val="en-US"/>
              </w:rPr>
              <w:t xml:space="preserve">«false» </w:t>
            </w:r>
            <w:r w:rsidR="00C43B8D" w:rsidRPr="000318D6">
              <w:t>–</w:t>
            </w:r>
            <w:r w:rsidRPr="00D74D85">
              <w:rPr>
                <w:lang w:val="en-US"/>
              </w:rPr>
              <w:t xml:space="preserve"> Нет</w:t>
            </w:r>
          </w:p>
        </w:tc>
      </w:tr>
      <w:tr w:rsidR="00D74D85" w:rsidRPr="00D74D85" w14:paraId="5663FA67" w14:textId="77777777" w:rsidTr="00AF1182">
        <w:tc>
          <w:tcPr>
            <w:tcW w:w="1100" w:type="pct"/>
          </w:tcPr>
          <w:p w14:paraId="60951C20" w14:textId="4D728583" w:rsidR="00D74D85" w:rsidRPr="00D74D85" w:rsidRDefault="00D74D85" w:rsidP="00D74D85">
            <w:pPr>
              <w:ind w:left="57" w:right="57" w:firstLine="0"/>
              <w:rPr>
                <w:sz w:val="22"/>
                <w:szCs w:val="22"/>
              </w:rPr>
            </w:pPr>
            <w:commentRangeStart w:id="1392"/>
            <w:r w:rsidRPr="00D74D85">
              <w:rPr>
                <w:sz w:val="22"/>
                <w:szCs w:val="22"/>
                <w:highlight w:val="yellow"/>
              </w:rPr>
              <w:t xml:space="preserve">Код </w:t>
            </w:r>
            <w:r>
              <w:rPr>
                <w:sz w:val="22"/>
                <w:szCs w:val="22"/>
                <w:highlight w:val="yellow"/>
              </w:rPr>
              <w:t>ПЦ</w:t>
            </w:r>
            <w:commentRangeEnd w:id="1392"/>
            <w:r w:rsidR="007E31C2">
              <w:rPr>
                <w:rStyle w:val="afff4"/>
              </w:rPr>
              <w:commentReference w:id="1392"/>
            </w:r>
          </w:p>
        </w:tc>
        <w:tc>
          <w:tcPr>
            <w:tcW w:w="750" w:type="pct"/>
          </w:tcPr>
          <w:p w14:paraId="5364EEE9" w14:textId="11C7AA37" w:rsidR="00D74D85" w:rsidRPr="00D74D85" w:rsidRDefault="006445C3" w:rsidP="00244441">
            <w:pPr>
              <w:pStyle w:val="GOSTTablenorm"/>
              <w:rPr>
                <w:color w:val="000000"/>
              </w:rPr>
            </w:pPr>
            <w:r w:rsidRPr="006445C3">
              <w:rPr>
                <w:color w:val="000000"/>
              </w:rPr>
              <w:t>BRE_CODEPC</w:t>
            </w:r>
          </w:p>
        </w:tc>
        <w:tc>
          <w:tcPr>
            <w:tcW w:w="497" w:type="pct"/>
          </w:tcPr>
          <w:p w14:paraId="622E4113" w14:textId="0CFFE9A3" w:rsidR="00D74D85" w:rsidRDefault="00D74D85" w:rsidP="00244441">
            <w:pPr>
              <w:ind w:left="57" w:right="57" w:firstLine="0"/>
              <w:rPr>
                <w:sz w:val="22"/>
                <w:szCs w:val="22"/>
              </w:rPr>
            </w:pPr>
            <w:r>
              <w:rPr>
                <w:sz w:val="22"/>
                <w:szCs w:val="22"/>
              </w:rPr>
              <w:t>Строка</w:t>
            </w:r>
          </w:p>
        </w:tc>
        <w:tc>
          <w:tcPr>
            <w:tcW w:w="294" w:type="pct"/>
          </w:tcPr>
          <w:p w14:paraId="23836D57" w14:textId="53434584" w:rsidR="00D74D85" w:rsidRDefault="00D74D85" w:rsidP="00244441">
            <w:pPr>
              <w:ind w:left="57" w:right="57" w:firstLine="0"/>
              <w:rPr>
                <w:sz w:val="22"/>
                <w:szCs w:val="22"/>
              </w:rPr>
            </w:pPr>
            <w:r>
              <w:rPr>
                <w:sz w:val="22"/>
                <w:szCs w:val="22"/>
              </w:rPr>
              <w:t>Да</w:t>
            </w:r>
          </w:p>
        </w:tc>
        <w:tc>
          <w:tcPr>
            <w:tcW w:w="316" w:type="pct"/>
          </w:tcPr>
          <w:p w14:paraId="04066A9E" w14:textId="646C30FE" w:rsidR="00D74D85" w:rsidRDefault="00D74D85" w:rsidP="00244441">
            <w:pPr>
              <w:ind w:left="57" w:right="57" w:firstLine="0"/>
              <w:rPr>
                <w:sz w:val="22"/>
                <w:szCs w:val="22"/>
              </w:rPr>
            </w:pPr>
            <w:r>
              <w:rPr>
                <w:sz w:val="22"/>
                <w:szCs w:val="22"/>
              </w:rPr>
              <w:t>=4</w:t>
            </w:r>
          </w:p>
        </w:tc>
        <w:tc>
          <w:tcPr>
            <w:tcW w:w="2043" w:type="pct"/>
          </w:tcPr>
          <w:p w14:paraId="0534D1DF" w14:textId="4BB12A9A" w:rsidR="00D74D85" w:rsidRPr="00D74D85" w:rsidRDefault="00D74D85" w:rsidP="00D74D85">
            <w:pPr>
              <w:pStyle w:val="GOSTTablenorm"/>
            </w:pPr>
            <w:r w:rsidRPr="00D74D85">
              <w:t>Указывается код ТОФК платежного центра получателя</w:t>
            </w:r>
          </w:p>
        </w:tc>
      </w:tr>
      <w:tr w:rsidR="000E5BEB" w:rsidRPr="00D74D85" w14:paraId="1E11666F" w14:textId="77777777" w:rsidTr="00AF1182">
        <w:tc>
          <w:tcPr>
            <w:tcW w:w="1100" w:type="pct"/>
          </w:tcPr>
          <w:p w14:paraId="6F752706" w14:textId="3FBC2758" w:rsidR="000E5BEB" w:rsidRPr="00D74D85" w:rsidRDefault="000E5BEB" w:rsidP="00D74D85">
            <w:pPr>
              <w:ind w:left="57" w:right="57" w:firstLine="0"/>
              <w:rPr>
                <w:sz w:val="22"/>
                <w:szCs w:val="22"/>
                <w:highlight w:val="yellow"/>
              </w:rPr>
            </w:pPr>
            <w:commentRangeStart w:id="1393"/>
            <w:r w:rsidRPr="000E5BEB">
              <w:rPr>
                <w:sz w:val="22"/>
                <w:szCs w:val="22"/>
                <w:highlight w:val="yellow"/>
              </w:rPr>
              <w:t>Код расходов укрупненный при ДЗ</w:t>
            </w:r>
            <w:commentRangeEnd w:id="1393"/>
            <w:r>
              <w:rPr>
                <w:rStyle w:val="afff4"/>
              </w:rPr>
              <w:commentReference w:id="1393"/>
            </w:r>
          </w:p>
        </w:tc>
        <w:tc>
          <w:tcPr>
            <w:tcW w:w="750" w:type="pct"/>
          </w:tcPr>
          <w:p w14:paraId="7C6712E1" w14:textId="208A38FA" w:rsidR="000E5BEB" w:rsidRPr="00D74D85" w:rsidRDefault="006445C3" w:rsidP="00244441">
            <w:pPr>
              <w:pStyle w:val="GOSTTablenorm"/>
              <w:rPr>
                <w:color w:val="000000"/>
              </w:rPr>
            </w:pPr>
            <w:r w:rsidRPr="006445C3">
              <w:rPr>
                <w:color w:val="000000"/>
              </w:rPr>
              <w:t>BRE_CODECS_DZ</w:t>
            </w:r>
          </w:p>
        </w:tc>
        <w:tc>
          <w:tcPr>
            <w:tcW w:w="497" w:type="pct"/>
          </w:tcPr>
          <w:p w14:paraId="194C2BC4" w14:textId="2DE2D169" w:rsidR="000E5BEB" w:rsidRDefault="000E5BEB" w:rsidP="00244441">
            <w:pPr>
              <w:ind w:left="57" w:right="57" w:firstLine="0"/>
              <w:rPr>
                <w:sz w:val="22"/>
                <w:szCs w:val="22"/>
              </w:rPr>
            </w:pPr>
            <w:r>
              <w:rPr>
                <w:sz w:val="22"/>
                <w:szCs w:val="22"/>
              </w:rPr>
              <w:t>Строка</w:t>
            </w:r>
          </w:p>
        </w:tc>
        <w:tc>
          <w:tcPr>
            <w:tcW w:w="294" w:type="pct"/>
          </w:tcPr>
          <w:p w14:paraId="1A37B295" w14:textId="5D5004E4" w:rsidR="000E5BEB" w:rsidRDefault="0042246F" w:rsidP="00244441">
            <w:pPr>
              <w:ind w:left="57" w:right="57" w:firstLine="0"/>
              <w:rPr>
                <w:sz w:val="22"/>
                <w:szCs w:val="22"/>
              </w:rPr>
            </w:pPr>
            <w:r w:rsidRPr="0042246F">
              <w:rPr>
                <w:sz w:val="22"/>
                <w:szCs w:val="22"/>
                <w:highlight w:val="yellow"/>
              </w:rPr>
              <w:t>Нет</w:t>
            </w:r>
          </w:p>
        </w:tc>
        <w:tc>
          <w:tcPr>
            <w:tcW w:w="316" w:type="pct"/>
          </w:tcPr>
          <w:p w14:paraId="65CAB054" w14:textId="55C1A26C" w:rsidR="000E5BEB" w:rsidRDefault="000E5BEB" w:rsidP="00244441">
            <w:pPr>
              <w:ind w:left="57" w:right="57" w:firstLine="0"/>
              <w:rPr>
                <w:sz w:val="22"/>
                <w:szCs w:val="22"/>
              </w:rPr>
            </w:pPr>
            <w:r w:rsidRPr="00040B8F">
              <w:t>&lt;=20</w:t>
            </w:r>
          </w:p>
        </w:tc>
        <w:tc>
          <w:tcPr>
            <w:tcW w:w="2043" w:type="pct"/>
          </w:tcPr>
          <w:p w14:paraId="7F83E684" w14:textId="28AED659" w:rsidR="000E5BEB" w:rsidRPr="00D83F4D" w:rsidRDefault="000E5BEB" w:rsidP="000E5BEB">
            <w:pPr>
              <w:pStyle w:val="GOSTTablenorm"/>
            </w:pPr>
            <w:r w:rsidRPr="00D83F4D">
              <w:t xml:space="preserve">Указывается укрупненный код направления расходования для отражения операции на ЛС получателя </w:t>
            </w:r>
            <w:r>
              <w:t xml:space="preserve">при дебиторской задолженности </w:t>
            </w:r>
            <w:commentRangeStart w:id="1394"/>
            <w:commentRangeStart w:id="1395"/>
            <w:r w:rsidRPr="00D83F4D">
              <w:t>(при наличии).</w:t>
            </w:r>
          </w:p>
          <w:p w14:paraId="2BDB7B2E" w14:textId="022F5377" w:rsidR="000E5BEB" w:rsidRPr="00D74D85" w:rsidRDefault="000E5BEB" w:rsidP="000E5BEB">
            <w:pPr>
              <w:pStyle w:val="GOSTTablenorm"/>
            </w:pPr>
            <w:r w:rsidRPr="00D83F4D">
              <w:t>Не заполняется для л/с с кодом 41</w:t>
            </w:r>
            <w:commentRangeEnd w:id="1394"/>
            <w:r w:rsidR="00971B59">
              <w:rPr>
                <w:rStyle w:val="afff4"/>
              </w:rPr>
              <w:commentReference w:id="1394"/>
            </w:r>
            <w:commentRangeEnd w:id="1395"/>
            <w:r w:rsidR="0042246F">
              <w:rPr>
                <w:rStyle w:val="afff4"/>
              </w:rPr>
              <w:commentReference w:id="1395"/>
            </w:r>
          </w:p>
        </w:tc>
      </w:tr>
      <w:tr w:rsidR="00244441" w:rsidRPr="00A775EA" w14:paraId="7BA51CF0" w14:textId="77777777" w:rsidTr="00AF1182">
        <w:tc>
          <w:tcPr>
            <w:tcW w:w="1100" w:type="pct"/>
          </w:tcPr>
          <w:p w14:paraId="1DC3002B" w14:textId="75B2C9CF" w:rsidR="00244441" w:rsidRPr="000C3DAB" w:rsidRDefault="00B471CC" w:rsidP="00244441">
            <w:pPr>
              <w:ind w:left="57" w:right="57" w:firstLine="0"/>
              <w:rPr>
                <w:sz w:val="22"/>
                <w:szCs w:val="22"/>
              </w:rPr>
            </w:pPr>
            <w:r w:rsidRPr="00B471CC">
              <w:rPr>
                <w:sz w:val="22"/>
                <w:szCs w:val="22"/>
              </w:rPr>
              <w:t>Счет банка получателя</w:t>
            </w:r>
          </w:p>
        </w:tc>
        <w:tc>
          <w:tcPr>
            <w:tcW w:w="750" w:type="pct"/>
          </w:tcPr>
          <w:p w14:paraId="5CEA3548" w14:textId="64EAAF27" w:rsidR="00244441" w:rsidRPr="000C3DAB" w:rsidRDefault="00B471CC" w:rsidP="00244441">
            <w:pPr>
              <w:pStyle w:val="GOSTTablenorm"/>
              <w:rPr>
                <w:color w:val="000000"/>
              </w:rPr>
            </w:pPr>
            <w:r w:rsidRPr="00B471CC">
              <w:rPr>
                <w:color w:val="000000"/>
              </w:rPr>
              <w:t>R_</w:t>
            </w:r>
            <w:commentRangeStart w:id="1396"/>
            <w:r w:rsidRPr="00B471CC">
              <w:rPr>
                <w:color w:val="000000"/>
              </w:rPr>
              <w:t>CORRESPACC</w:t>
            </w:r>
            <w:commentRangeEnd w:id="1396"/>
            <w:r>
              <w:rPr>
                <w:rStyle w:val="afff4"/>
              </w:rPr>
              <w:commentReference w:id="1396"/>
            </w:r>
          </w:p>
        </w:tc>
        <w:tc>
          <w:tcPr>
            <w:tcW w:w="497" w:type="pct"/>
          </w:tcPr>
          <w:p w14:paraId="200AE5D2" w14:textId="44BAC630" w:rsidR="00244441" w:rsidRPr="000C3DAB" w:rsidRDefault="00B471CC" w:rsidP="00244441">
            <w:pPr>
              <w:ind w:left="57" w:right="57" w:firstLine="0"/>
              <w:rPr>
                <w:sz w:val="22"/>
                <w:szCs w:val="22"/>
              </w:rPr>
            </w:pPr>
            <w:r w:rsidRPr="000C3DAB">
              <w:rPr>
                <w:sz w:val="22"/>
                <w:szCs w:val="22"/>
              </w:rPr>
              <w:t>Строка</w:t>
            </w:r>
          </w:p>
        </w:tc>
        <w:tc>
          <w:tcPr>
            <w:tcW w:w="294" w:type="pct"/>
          </w:tcPr>
          <w:p w14:paraId="5D1F7AE2" w14:textId="5FB55099" w:rsidR="00244441" w:rsidRPr="000C3DAB" w:rsidRDefault="00B471CC" w:rsidP="00244441">
            <w:pPr>
              <w:ind w:left="57" w:right="57" w:firstLine="0"/>
              <w:rPr>
                <w:sz w:val="22"/>
                <w:szCs w:val="22"/>
              </w:rPr>
            </w:pPr>
            <w:r>
              <w:rPr>
                <w:sz w:val="22"/>
                <w:szCs w:val="22"/>
              </w:rPr>
              <w:t>Да</w:t>
            </w:r>
          </w:p>
        </w:tc>
        <w:tc>
          <w:tcPr>
            <w:tcW w:w="316" w:type="pct"/>
          </w:tcPr>
          <w:p w14:paraId="1BBA28E3" w14:textId="0603B0AF" w:rsidR="00244441" w:rsidRPr="000C3DAB" w:rsidRDefault="00B471CC" w:rsidP="00244441">
            <w:pPr>
              <w:ind w:left="57" w:right="57" w:firstLine="0"/>
              <w:rPr>
                <w:sz w:val="22"/>
                <w:szCs w:val="22"/>
              </w:rPr>
            </w:pPr>
            <w:r>
              <w:rPr>
                <w:sz w:val="22"/>
                <w:szCs w:val="22"/>
              </w:rPr>
              <w:t>=20</w:t>
            </w:r>
          </w:p>
        </w:tc>
        <w:tc>
          <w:tcPr>
            <w:tcW w:w="2043" w:type="pct"/>
          </w:tcPr>
          <w:p w14:paraId="4FBF5ECF" w14:textId="4EFC5965" w:rsidR="00244441" w:rsidRPr="000C3DAB" w:rsidRDefault="00B471CC" w:rsidP="00244441">
            <w:pPr>
              <w:pStyle w:val="GOSTTablenorm"/>
            </w:pPr>
            <w:r w:rsidRPr="00B471CC">
              <w:t>Указывается номер единого казначейского счета получателя</w:t>
            </w:r>
          </w:p>
        </w:tc>
      </w:tr>
      <w:tr w:rsidR="00244441" w:rsidRPr="00A775EA" w14:paraId="10052456" w14:textId="77777777" w:rsidTr="00AF1182">
        <w:tc>
          <w:tcPr>
            <w:tcW w:w="1100" w:type="pct"/>
          </w:tcPr>
          <w:p w14:paraId="5DB9FA93" w14:textId="39F4F3B5" w:rsidR="00244441" w:rsidRPr="000C3DAB" w:rsidRDefault="00B471CC" w:rsidP="00244441">
            <w:pPr>
              <w:ind w:left="57" w:right="57" w:firstLine="0"/>
              <w:rPr>
                <w:sz w:val="22"/>
                <w:szCs w:val="22"/>
              </w:rPr>
            </w:pPr>
            <w:r w:rsidRPr="00B471CC">
              <w:rPr>
                <w:sz w:val="22"/>
                <w:szCs w:val="22"/>
              </w:rPr>
              <w:t>Казначейский счет получателя</w:t>
            </w:r>
          </w:p>
        </w:tc>
        <w:tc>
          <w:tcPr>
            <w:tcW w:w="750" w:type="pct"/>
          </w:tcPr>
          <w:p w14:paraId="42CEBCE8" w14:textId="5DA748E1" w:rsidR="00244441" w:rsidRPr="000C3DAB" w:rsidRDefault="00B471CC" w:rsidP="00244441">
            <w:pPr>
              <w:pStyle w:val="GOSTTablenorm"/>
              <w:rPr>
                <w:color w:val="000000"/>
              </w:rPr>
            </w:pPr>
            <w:r w:rsidRPr="00B471CC">
              <w:rPr>
                <w:color w:val="000000"/>
              </w:rPr>
              <w:t>R_CHECKACC</w:t>
            </w:r>
          </w:p>
        </w:tc>
        <w:tc>
          <w:tcPr>
            <w:tcW w:w="497" w:type="pct"/>
          </w:tcPr>
          <w:p w14:paraId="1031F284" w14:textId="48915B33" w:rsidR="00244441" w:rsidRPr="000C3DAB" w:rsidRDefault="00B471CC" w:rsidP="00244441">
            <w:pPr>
              <w:ind w:left="57" w:right="57" w:firstLine="0"/>
              <w:rPr>
                <w:sz w:val="22"/>
                <w:szCs w:val="22"/>
              </w:rPr>
            </w:pPr>
            <w:r w:rsidRPr="00B471CC">
              <w:rPr>
                <w:sz w:val="22"/>
                <w:szCs w:val="22"/>
              </w:rPr>
              <w:t>Строка</w:t>
            </w:r>
          </w:p>
        </w:tc>
        <w:tc>
          <w:tcPr>
            <w:tcW w:w="294" w:type="pct"/>
          </w:tcPr>
          <w:p w14:paraId="67316A72" w14:textId="680512BA" w:rsidR="00244441" w:rsidRPr="000C3DAB" w:rsidRDefault="00B471CC" w:rsidP="00244441">
            <w:pPr>
              <w:ind w:left="57" w:right="57" w:firstLine="0"/>
              <w:rPr>
                <w:sz w:val="22"/>
                <w:szCs w:val="22"/>
              </w:rPr>
            </w:pPr>
            <w:r>
              <w:rPr>
                <w:sz w:val="22"/>
                <w:szCs w:val="22"/>
              </w:rPr>
              <w:t>Да</w:t>
            </w:r>
          </w:p>
        </w:tc>
        <w:tc>
          <w:tcPr>
            <w:tcW w:w="316" w:type="pct"/>
          </w:tcPr>
          <w:p w14:paraId="6DCD95F7" w14:textId="7501DE22" w:rsidR="00244441" w:rsidRPr="000C3DAB" w:rsidRDefault="00B471CC" w:rsidP="00244441">
            <w:pPr>
              <w:ind w:left="57" w:right="57" w:firstLine="0"/>
              <w:rPr>
                <w:sz w:val="22"/>
                <w:szCs w:val="22"/>
              </w:rPr>
            </w:pPr>
            <w:r>
              <w:rPr>
                <w:sz w:val="22"/>
                <w:szCs w:val="22"/>
              </w:rPr>
              <w:t>=20</w:t>
            </w:r>
          </w:p>
        </w:tc>
        <w:tc>
          <w:tcPr>
            <w:tcW w:w="2043" w:type="pct"/>
          </w:tcPr>
          <w:p w14:paraId="02FF1CEB" w14:textId="5017F3AC" w:rsidR="00244441" w:rsidRPr="000C3DAB" w:rsidRDefault="00B471CC" w:rsidP="00244441">
            <w:pPr>
              <w:pStyle w:val="GOSTTablenorm"/>
            </w:pPr>
            <w:r w:rsidRPr="00B471CC">
              <w:t>Указывается номер казначейского счета получателя</w:t>
            </w:r>
          </w:p>
        </w:tc>
      </w:tr>
      <w:tr w:rsidR="00B471CC" w:rsidRPr="00A775EA" w14:paraId="2DD140F5" w14:textId="77777777" w:rsidTr="00AF1182">
        <w:tc>
          <w:tcPr>
            <w:tcW w:w="1100" w:type="pct"/>
          </w:tcPr>
          <w:p w14:paraId="6AD6CECF" w14:textId="67F95E03" w:rsidR="00B471CC" w:rsidRPr="000C3DAB" w:rsidRDefault="00B471CC" w:rsidP="00244441">
            <w:pPr>
              <w:ind w:left="57" w:right="57" w:firstLine="0"/>
              <w:rPr>
                <w:sz w:val="22"/>
                <w:szCs w:val="22"/>
              </w:rPr>
            </w:pPr>
            <w:r w:rsidRPr="00B471CC">
              <w:rPr>
                <w:sz w:val="22"/>
                <w:szCs w:val="22"/>
              </w:rPr>
              <w:t>Казначейский счет правопреемника</w:t>
            </w:r>
          </w:p>
        </w:tc>
        <w:tc>
          <w:tcPr>
            <w:tcW w:w="750" w:type="pct"/>
          </w:tcPr>
          <w:p w14:paraId="4DC8C2E6" w14:textId="6345FE2B" w:rsidR="00B471CC" w:rsidRPr="000C3DAB" w:rsidRDefault="00B471CC" w:rsidP="00244441">
            <w:pPr>
              <w:pStyle w:val="GOSTTablenorm"/>
              <w:rPr>
                <w:color w:val="000000"/>
              </w:rPr>
            </w:pPr>
            <w:r w:rsidRPr="00B471CC">
              <w:rPr>
                <w:color w:val="000000"/>
              </w:rPr>
              <w:t>R_SUCCESSORACCOUNT</w:t>
            </w:r>
          </w:p>
        </w:tc>
        <w:tc>
          <w:tcPr>
            <w:tcW w:w="497" w:type="pct"/>
          </w:tcPr>
          <w:p w14:paraId="29E9DA62" w14:textId="39E8BC33" w:rsidR="00B471CC" w:rsidRPr="000C3DAB" w:rsidRDefault="00B471CC" w:rsidP="00244441">
            <w:pPr>
              <w:ind w:left="57" w:right="57" w:firstLine="0"/>
              <w:rPr>
                <w:sz w:val="22"/>
                <w:szCs w:val="22"/>
              </w:rPr>
            </w:pPr>
            <w:r w:rsidRPr="00B471CC">
              <w:rPr>
                <w:sz w:val="22"/>
                <w:szCs w:val="22"/>
              </w:rPr>
              <w:t>Строка</w:t>
            </w:r>
          </w:p>
        </w:tc>
        <w:tc>
          <w:tcPr>
            <w:tcW w:w="294" w:type="pct"/>
          </w:tcPr>
          <w:p w14:paraId="0B6B9980" w14:textId="133EB11F" w:rsidR="00B471CC" w:rsidRPr="000C3DAB" w:rsidRDefault="00B471CC" w:rsidP="00244441">
            <w:pPr>
              <w:ind w:left="57" w:right="57" w:firstLine="0"/>
              <w:rPr>
                <w:sz w:val="22"/>
                <w:szCs w:val="22"/>
              </w:rPr>
            </w:pPr>
            <w:r>
              <w:rPr>
                <w:sz w:val="22"/>
                <w:szCs w:val="22"/>
              </w:rPr>
              <w:t>Нет</w:t>
            </w:r>
          </w:p>
        </w:tc>
        <w:tc>
          <w:tcPr>
            <w:tcW w:w="316" w:type="pct"/>
          </w:tcPr>
          <w:p w14:paraId="39EC8A4F" w14:textId="0A8DF857" w:rsidR="00B471CC" w:rsidRPr="000C3DAB" w:rsidRDefault="00B471CC" w:rsidP="00244441">
            <w:pPr>
              <w:ind w:left="57" w:right="57" w:firstLine="0"/>
              <w:rPr>
                <w:sz w:val="22"/>
                <w:szCs w:val="22"/>
              </w:rPr>
            </w:pPr>
            <w:r>
              <w:rPr>
                <w:sz w:val="22"/>
                <w:szCs w:val="22"/>
              </w:rPr>
              <w:t>=20</w:t>
            </w:r>
          </w:p>
        </w:tc>
        <w:tc>
          <w:tcPr>
            <w:tcW w:w="2043" w:type="pct"/>
          </w:tcPr>
          <w:p w14:paraId="4282C520" w14:textId="559E428B" w:rsidR="00B471CC" w:rsidRPr="000C3DAB" w:rsidRDefault="00B471CC" w:rsidP="00244441">
            <w:pPr>
              <w:pStyle w:val="GOSTTablenorm"/>
            </w:pPr>
            <w:r w:rsidRPr="00B471CC">
              <w:t>Указывается номер казначейского счета правопреемника (при наличии)</w:t>
            </w:r>
          </w:p>
        </w:tc>
      </w:tr>
      <w:tr w:rsidR="00B471CC" w:rsidRPr="00A775EA" w14:paraId="4D76B9EC" w14:textId="77777777" w:rsidTr="00AF1182">
        <w:tc>
          <w:tcPr>
            <w:tcW w:w="1100" w:type="pct"/>
          </w:tcPr>
          <w:p w14:paraId="2F6D37EA" w14:textId="1EA6B6DF" w:rsidR="00B471CC" w:rsidRPr="00B471CC" w:rsidRDefault="00B471CC" w:rsidP="00244441">
            <w:pPr>
              <w:ind w:left="57" w:right="57" w:firstLine="0"/>
              <w:rPr>
                <w:sz w:val="22"/>
                <w:szCs w:val="22"/>
              </w:rPr>
            </w:pPr>
            <w:r w:rsidRPr="00B471CC">
              <w:rPr>
                <w:sz w:val="22"/>
                <w:szCs w:val="22"/>
              </w:rPr>
              <w:t>Номер лицевого счета получателя</w:t>
            </w:r>
          </w:p>
        </w:tc>
        <w:tc>
          <w:tcPr>
            <w:tcW w:w="750" w:type="pct"/>
          </w:tcPr>
          <w:p w14:paraId="0C06D01F" w14:textId="2A066D0A" w:rsidR="00B471CC" w:rsidRPr="00B471CC" w:rsidRDefault="00B471CC" w:rsidP="00244441">
            <w:pPr>
              <w:pStyle w:val="GOSTTablenorm"/>
              <w:rPr>
                <w:color w:val="000000"/>
              </w:rPr>
            </w:pPr>
            <w:r w:rsidRPr="00B471CC">
              <w:rPr>
                <w:color w:val="000000"/>
              </w:rPr>
              <w:t>BRE_ACCOUNTNUMBERCLIENT</w:t>
            </w:r>
          </w:p>
        </w:tc>
        <w:tc>
          <w:tcPr>
            <w:tcW w:w="497" w:type="pct"/>
          </w:tcPr>
          <w:p w14:paraId="7C6AED01" w14:textId="0A88CC13" w:rsidR="00B471CC" w:rsidRPr="00B471CC" w:rsidRDefault="00B471CC" w:rsidP="00244441">
            <w:pPr>
              <w:ind w:left="57" w:right="57" w:firstLine="0"/>
              <w:rPr>
                <w:sz w:val="22"/>
                <w:szCs w:val="22"/>
              </w:rPr>
            </w:pPr>
            <w:r w:rsidRPr="00B471CC">
              <w:rPr>
                <w:sz w:val="22"/>
                <w:szCs w:val="22"/>
              </w:rPr>
              <w:t>Строка</w:t>
            </w:r>
          </w:p>
        </w:tc>
        <w:tc>
          <w:tcPr>
            <w:tcW w:w="294" w:type="pct"/>
          </w:tcPr>
          <w:p w14:paraId="2D1344F6" w14:textId="1FE0B6D9" w:rsidR="00B471CC" w:rsidRDefault="00B471CC" w:rsidP="00244441">
            <w:pPr>
              <w:ind w:left="57" w:right="57" w:firstLine="0"/>
              <w:rPr>
                <w:sz w:val="22"/>
                <w:szCs w:val="22"/>
              </w:rPr>
            </w:pPr>
            <w:r>
              <w:rPr>
                <w:sz w:val="22"/>
                <w:szCs w:val="22"/>
              </w:rPr>
              <w:t>Нет</w:t>
            </w:r>
          </w:p>
        </w:tc>
        <w:tc>
          <w:tcPr>
            <w:tcW w:w="316" w:type="pct"/>
          </w:tcPr>
          <w:p w14:paraId="5749661C" w14:textId="5DCFDF3D" w:rsidR="00B471CC" w:rsidRDefault="00B471CC" w:rsidP="00244441">
            <w:pPr>
              <w:ind w:left="57" w:right="57" w:firstLine="0"/>
              <w:rPr>
                <w:sz w:val="22"/>
                <w:szCs w:val="22"/>
              </w:rPr>
            </w:pPr>
            <w:r w:rsidRPr="00B471CC">
              <w:rPr>
                <w:sz w:val="22"/>
                <w:szCs w:val="22"/>
              </w:rPr>
              <w:t>=11</w:t>
            </w:r>
          </w:p>
        </w:tc>
        <w:tc>
          <w:tcPr>
            <w:tcW w:w="2043" w:type="pct"/>
          </w:tcPr>
          <w:p w14:paraId="7A8CDAD0" w14:textId="77777777" w:rsidR="00B471CC" w:rsidRDefault="00B471CC" w:rsidP="00B471CC">
            <w:pPr>
              <w:pStyle w:val="GOSTTablenorm"/>
            </w:pPr>
            <w:r>
              <w:t>Указывается лицевой счет получателя.</w:t>
            </w:r>
          </w:p>
          <w:p w14:paraId="35DF2AB9" w14:textId="08B361BD" w:rsidR="00B471CC" w:rsidRPr="00B471CC" w:rsidRDefault="00B471CC" w:rsidP="00B471CC">
            <w:pPr>
              <w:pStyle w:val="GOSTTablenorm"/>
            </w:pPr>
            <w:r>
              <w:t>Не заполняется в случае отнесения документа к типу «Неклассифицированное поступление</w:t>
            </w:r>
          </w:p>
        </w:tc>
      </w:tr>
      <w:tr w:rsidR="00B471CC" w:rsidRPr="00A775EA" w14:paraId="58CAFB95" w14:textId="77777777" w:rsidTr="00AF1182">
        <w:tc>
          <w:tcPr>
            <w:tcW w:w="1100" w:type="pct"/>
          </w:tcPr>
          <w:p w14:paraId="336630E5" w14:textId="0E312FD4" w:rsidR="00B471CC" w:rsidRPr="00B471CC" w:rsidRDefault="00B471CC" w:rsidP="00244441">
            <w:pPr>
              <w:ind w:left="57" w:right="57" w:firstLine="0"/>
              <w:rPr>
                <w:sz w:val="22"/>
                <w:szCs w:val="22"/>
              </w:rPr>
            </w:pPr>
            <w:r w:rsidRPr="00B471CC">
              <w:rPr>
                <w:sz w:val="22"/>
                <w:szCs w:val="22"/>
              </w:rPr>
              <w:t>Код валюты по ОКВ</w:t>
            </w:r>
          </w:p>
        </w:tc>
        <w:tc>
          <w:tcPr>
            <w:tcW w:w="750" w:type="pct"/>
          </w:tcPr>
          <w:p w14:paraId="726EA19F" w14:textId="23AB6C03" w:rsidR="00B471CC" w:rsidRPr="00B471CC" w:rsidRDefault="00B471CC" w:rsidP="00244441">
            <w:pPr>
              <w:pStyle w:val="GOSTTablenorm"/>
              <w:rPr>
                <w:color w:val="000000"/>
              </w:rPr>
            </w:pPr>
            <w:r w:rsidRPr="00B471CC">
              <w:rPr>
                <w:color w:val="000000"/>
              </w:rPr>
              <w:t>invoice_</w:t>
            </w:r>
            <w:commentRangeStart w:id="1397"/>
            <w:r w:rsidRPr="00B471CC">
              <w:rPr>
                <w:color w:val="000000"/>
              </w:rPr>
              <w:t>currency</w:t>
            </w:r>
            <w:commentRangeEnd w:id="1397"/>
            <w:r w:rsidR="00E85286">
              <w:rPr>
                <w:rStyle w:val="afff4"/>
              </w:rPr>
              <w:commentReference w:id="1397"/>
            </w:r>
            <w:r w:rsidRPr="00B471CC">
              <w:rPr>
                <w:color w:val="000000"/>
              </w:rPr>
              <w:t>_code</w:t>
            </w:r>
          </w:p>
        </w:tc>
        <w:tc>
          <w:tcPr>
            <w:tcW w:w="497" w:type="pct"/>
          </w:tcPr>
          <w:p w14:paraId="193B4833" w14:textId="3BDC0F58" w:rsidR="00B471CC" w:rsidRPr="00B471CC" w:rsidRDefault="00B471CC" w:rsidP="00244441">
            <w:pPr>
              <w:ind w:left="57" w:right="57" w:firstLine="0"/>
              <w:rPr>
                <w:sz w:val="22"/>
                <w:szCs w:val="22"/>
              </w:rPr>
            </w:pPr>
            <w:r w:rsidRPr="00B471CC">
              <w:rPr>
                <w:sz w:val="22"/>
                <w:szCs w:val="22"/>
              </w:rPr>
              <w:t>Строка</w:t>
            </w:r>
          </w:p>
        </w:tc>
        <w:tc>
          <w:tcPr>
            <w:tcW w:w="294" w:type="pct"/>
          </w:tcPr>
          <w:p w14:paraId="124D94B0" w14:textId="72D5774B" w:rsidR="00B471CC" w:rsidRDefault="00B471CC" w:rsidP="00244441">
            <w:pPr>
              <w:ind w:left="57" w:right="57" w:firstLine="0"/>
              <w:rPr>
                <w:sz w:val="22"/>
                <w:szCs w:val="22"/>
              </w:rPr>
            </w:pPr>
            <w:r>
              <w:rPr>
                <w:sz w:val="22"/>
                <w:szCs w:val="22"/>
              </w:rPr>
              <w:t>Да</w:t>
            </w:r>
          </w:p>
        </w:tc>
        <w:tc>
          <w:tcPr>
            <w:tcW w:w="316" w:type="pct"/>
          </w:tcPr>
          <w:p w14:paraId="454DD457" w14:textId="3561C47E" w:rsidR="00B471CC" w:rsidRPr="00B471CC" w:rsidRDefault="00B471CC" w:rsidP="00244441">
            <w:pPr>
              <w:ind w:left="57" w:right="57" w:firstLine="0"/>
              <w:rPr>
                <w:sz w:val="22"/>
                <w:szCs w:val="22"/>
              </w:rPr>
            </w:pPr>
            <w:r>
              <w:rPr>
                <w:sz w:val="22"/>
                <w:szCs w:val="22"/>
              </w:rPr>
              <w:t>=3</w:t>
            </w:r>
          </w:p>
        </w:tc>
        <w:tc>
          <w:tcPr>
            <w:tcW w:w="2043" w:type="pct"/>
          </w:tcPr>
          <w:p w14:paraId="54F32ED1" w14:textId="77777777" w:rsidR="00C43B8D" w:rsidRDefault="00B471CC" w:rsidP="00244441">
            <w:pPr>
              <w:pStyle w:val="GOSTTablenorm"/>
            </w:pPr>
            <w:r w:rsidRPr="000C3DAB">
              <w:t>Указывается код валюты по Общероссийскому классификатору валют.</w:t>
            </w:r>
          </w:p>
          <w:p w14:paraId="55D7F47B" w14:textId="1057E105" w:rsidR="00B471CC" w:rsidRPr="00B471CC" w:rsidRDefault="00B471CC" w:rsidP="00244441">
            <w:pPr>
              <w:pStyle w:val="GOSTTablenorm"/>
            </w:pPr>
            <w:r w:rsidRPr="000C3DAB">
              <w:t>Допустимо указывать как цифровой, так и буквенный код валюты</w:t>
            </w:r>
          </w:p>
        </w:tc>
      </w:tr>
      <w:tr w:rsidR="00B471CC" w:rsidRPr="00A775EA" w14:paraId="3CD7AE44" w14:textId="77777777" w:rsidTr="00AF1182">
        <w:tc>
          <w:tcPr>
            <w:tcW w:w="1100" w:type="pct"/>
          </w:tcPr>
          <w:p w14:paraId="0F80C889" w14:textId="626D6FAB" w:rsidR="00B471CC" w:rsidRPr="00B471CC" w:rsidRDefault="00B471CC" w:rsidP="00244441">
            <w:pPr>
              <w:ind w:left="57" w:right="57" w:firstLine="0"/>
              <w:rPr>
                <w:sz w:val="22"/>
                <w:szCs w:val="22"/>
              </w:rPr>
            </w:pPr>
            <w:r w:rsidRPr="00B471CC">
              <w:rPr>
                <w:sz w:val="22"/>
                <w:szCs w:val="22"/>
              </w:rPr>
              <w:t>Дата отражения на НВС</w:t>
            </w:r>
          </w:p>
        </w:tc>
        <w:tc>
          <w:tcPr>
            <w:tcW w:w="750" w:type="pct"/>
          </w:tcPr>
          <w:p w14:paraId="5A99EF4F" w14:textId="44FB1F3B" w:rsidR="00B471CC" w:rsidRPr="00B471CC" w:rsidRDefault="00B471CC" w:rsidP="00244441">
            <w:pPr>
              <w:pStyle w:val="GOSTTablenorm"/>
              <w:rPr>
                <w:color w:val="000000"/>
              </w:rPr>
            </w:pPr>
            <w:r w:rsidRPr="00B471CC">
              <w:rPr>
                <w:color w:val="000000"/>
              </w:rPr>
              <w:t>MCS_DATEREGNVS</w:t>
            </w:r>
          </w:p>
        </w:tc>
        <w:tc>
          <w:tcPr>
            <w:tcW w:w="497" w:type="pct"/>
          </w:tcPr>
          <w:p w14:paraId="5E7E84BC" w14:textId="760E3845" w:rsidR="00B471CC" w:rsidRPr="00B471CC" w:rsidRDefault="00B471CC" w:rsidP="00244441">
            <w:pPr>
              <w:ind w:left="57" w:right="57" w:firstLine="0"/>
              <w:rPr>
                <w:sz w:val="22"/>
                <w:szCs w:val="22"/>
              </w:rPr>
            </w:pPr>
            <w:r w:rsidRPr="00B471CC">
              <w:rPr>
                <w:sz w:val="22"/>
                <w:szCs w:val="22"/>
              </w:rPr>
              <w:t>Дата</w:t>
            </w:r>
          </w:p>
        </w:tc>
        <w:tc>
          <w:tcPr>
            <w:tcW w:w="294" w:type="pct"/>
          </w:tcPr>
          <w:p w14:paraId="36B714BD" w14:textId="2A8348B7" w:rsidR="00B471CC" w:rsidRDefault="00B471CC" w:rsidP="00244441">
            <w:pPr>
              <w:ind w:left="57" w:right="57" w:firstLine="0"/>
              <w:rPr>
                <w:sz w:val="22"/>
                <w:szCs w:val="22"/>
              </w:rPr>
            </w:pPr>
            <w:r>
              <w:rPr>
                <w:sz w:val="22"/>
                <w:szCs w:val="22"/>
              </w:rPr>
              <w:t>Нет</w:t>
            </w:r>
          </w:p>
        </w:tc>
        <w:tc>
          <w:tcPr>
            <w:tcW w:w="316" w:type="pct"/>
          </w:tcPr>
          <w:p w14:paraId="28A3547A" w14:textId="73D3BAF7" w:rsidR="00B471CC" w:rsidRDefault="00B471CC" w:rsidP="00244441">
            <w:pPr>
              <w:ind w:left="57" w:right="57" w:firstLine="0"/>
              <w:rPr>
                <w:sz w:val="22"/>
                <w:szCs w:val="22"/>
              </w:rPr>
            </w:pPr>
            <w:r>
              <w:rPr>
                <w:sz w:val="22"/>
                <w:szCs w:val="22"/>
              </w:rPr>
              <w:t>=10</w:t>
            </w:r>
          </w:p>
        </w:tc>
        <w:tc>
          <w:tcPr>
            <w:tcW w:w="2043" w:type="pct"/>
          </w:tcPr>
          <w:p w14:paraId="1CECA08B" w14:textId="5374092C" w:rsidR="00B471CC" w:rsidRPr="000C3DAB" w:rsidRDefault="00B471CC" w:rsidP="00244441">
            <w:pPr>
              <w:pStyle w:val="GOSTTablenorm"/>
            </w:pPr>
            <w:r w:rsidRPr="00B471CC">
              <w:t>Указывается дата отражения на НВС по результатам регистрации п/п с типом «Неклассифицированное поступление»</w:t>
            </w:r>
          </w:p>
        </w:tc>
      </w:tr>
      <w:tr w:rsidR="00B471CC" w:rsidRPr="00A775EA" w14:paraId="29A47CF0" w14:textId="77777777" w:rsidTr="00AF1182">
        <w:tc>
          <w:tcPr>
            <w:tcW w:w="1100" w:type="pct"/>
          </w:tcPr>
          <w:p w14:paraId="6C9BF3FA" w14:textId="6F33531D" w:rsidR="00B471CC" w:rsidRPr="00B471CC" w:rsidRDefault="00B471CC" w:rsidP="00244441">
            <w:pPr>
              <w:ind w:left="57" w:right="57" w:firstLine="0"/>
              <w:rPr>
                <w:sz w:val="22"/>
                <w:szCs w:val="22"/>
              </w:rPr>
            </w:pPr>
            <w:r w:rsidRPr="000174C0">
              <w:rPr>
                <w:sz w:val="22"/>
                <w:szCs w:val="22"/>
                <w:highlight w:val="yellow"/>
              </w:rPr>
              <w:t>Код ТОФК ЦС/РЦ получателя</w:t>
            </w:r>
          </w:p>
        </w:tc>
        <w:tc>
          <w:tcPr>
            <w:tcW w:w="750" w:type="pct"/>
          </w:tcPr>
          <w:p w14:paraId="35EBC06C" w14:textId="34A7C38A" w:rsidR="00B471CC" w:rsidRPr="00B471CC" w:rsidRDefault="00B471CC" w:rsidP="00244441">
            <w:pPr>
              <w:pStyle w:val="GOSTTablenorm"/>
              <w:rPr>
                <w:color w:val="000000"/>
              </w:rPr>
            </w:pPr>
            <w:r w:rsidRPr="00B471CC">
              <w:rPr>
                <w:color w:val="000000"/>
              </w:rPr>
              <w:t>TH_</w:t>
            </w:r>
            <w:commentRangeStart w:id="1398"/>
            <w:commentRangeStart w:id="1399"/>
            <w:r w:rsidRPr="00B471CC">
              <w:rPr>
                <w:color w:val="000000"/>
              </w:rPr>
              <w:t>CODETOFKRCCSRECIP</w:t>
            </w:r>
            <w:commentRangeEnd w:id="1398"/>
            <w:r w:rsidR="00E85286">
              <w:rPr>
                <w:rStyle w:val="afff4"/>
              </w:rPr>
              <w:commentReference w:id="1398"/>
            </w:r>
            <w:commentRangeEnd w:id="1399"/>
            <w:r w:rsidR="00E73E20">
              <w:rPr>
                <w:rStyle w:val="afff4"/>
              </w:rPr>
              <w:commentReference w:id="1399"/>
            </w:r>
          </w:p>
        </w:tc>
        <w:tc>
          <w:tcPr>
            <w:tcW w:w="497" w:type="pct"/>
          </w:tcPr>
          <w:p w14:paraId="3041B9CA" w14:textId="5923670D" w:rsidR="00B471CC" w:rsidRPr="00B471CC" w:rsidRDefault="00B471CC" w:rsidP="00244441">
            <w:pPr>
              <w:ind w:left="57" w:right="57" w:firstLine="0"/>
              <w:rPr>
                <w:sz w:val="22"/>
                <w:szCs w:val="22"/>
              </w:rPr>
            </w:pPr>
            <w:r w:rsidRPr="00B471CC">
              <w:rPr>
                <w:sz w:val="22"/>
                <w:szCs w:val="22"/>
              </w:rPr>
              <w:t>Строка</w:t>
            </w:r>
          </w:p>
        </w:tc>
        <w:tc>
          <w:tcPr>
            <w:tcW w:w="294" w:type="pct"/>
          </w:tcPr>
          <w:p w14:paraId="648149F4" w14:textId="191A2405" w:rsidR="00B471CC" w:rsidRDefault="00B471CC" w:rsidP="00244441">
            <w:pPr>
              <w:ind w:left="57" w:right="57" w:firstLine="0"/>
              <w:rPr>
                <w:sz w:val="22"/>
                <w:szCs w:val="22"/>
              </w:rPr>
            </w:pPr>
            <w:r>
              <w:rPr>
                <w:sz w:val="22"/>
                <w:szCs w:val="22"/>
              </w:rPr>
              <w:t>Да</w:t>
            </w:r>
          </w:p>
        </w:tc>
        <w:tc>
          <w:tcPr>
            <w:tcW w:w="316" w:type="pct"/>
          </w:tcPr>
          <w:p w14:paraId="4EFF1219" w14:textId="11F6A1A5" w:rsidR="00B471CC" w:rsidRDefault="00B471CC" w:rsidP="00244441">
            <w:pPr>
              <w:ind w:left="57" w:right="57" w:firstLine="0"/>
              <w:rPr>
                <w:sz w:val="22"/>
                <w:szCs w:val="22"/>
              </w:rPr>
            </w:pPr>
            <w:r>
              <w:rPr>
                <w:sz w:val="22"/>
                <w:szCs w:val="22"/>
              </w:rPr>
              <w:t>=4</w:t>
            </w:r>
          </w:p>
        </w:tc>
        <w:tc>
          <w:tcPr>
            <w:tcW w:w="2043" w:type="pct"/>
          </w:tcPr>
          <w:p w14:paraId="2A66179C" w14:textId="5835EAD5" w:rsidR="00B471CC" w:rsidRPr="000C3DAB" w:rsidRDefault="00B471CC" w:rsidP="00244441">
            <w:pPr>
              <w:pStyle w:val="GOSTTablenorm"/>
            </w:pPr>
            <w:r w:rsidRPr="00B471CC">
              <w:t>Указывается код ТОФК расчетного центра/центра специализации получателя</w:t>
            </w:r>
          </w:p>
        </w:tc>
      </w:tr>
      <w:tr w:rsidR="00D201D7" w:rsidRPr="00A775EA" w14:paraId="652CF450" w14:textId="77777777" w:rsidTr="00AF1182">
        <w:tc>
          <w:tcPr>
            <w:tcW w:w="1100" w:type="pct"/>
          </w:tcPr>
          <w:p w14:paraId="63B490BF" w14:textId="4CE97F32" w:rsidR="00D201D7" w:rsidRPr="000174C0" w:rsidRDefault="00D201D7" w:rsidP="00244441">
            <w:pPr>
              <w:ind w:left="57" w:right="57" w:firstLine="0"/>
              <w:rPr>
                <w:sz w:val="22"/>
                <w:szCs w:val="22"/>
                <w:highlight w:val="yellow"/>
              </w:rPr>
            </w:pPr>
            <w:r>
              <w:rPr>
                <w:sz w:val="22"/>
                <w:szCs w:val="22"/>
              </w:rPr>
              <w:t>Номер цифрового кошелька</w:t>
            </w:r>
          </w:p>
        </w:tc>
        <w:tc>
          <w:tcPr>
            <w:tcW w:w="750" w:type="pct"/>
          </w:tcPr>
          <w:p w14:paraId="2121D30B" w14:textId="506AF6FC" w:rsidR="00D201D7" w:rsidRPr="00B471CC" w:rsidRDefault="00D201D7" w:rsidP="00244441">
            <w:pPr>
              <w:pStyle w:val="GOSTTablenorm"/>
              <w:rPr>
                <w:color w:val="000000"/>
              </w:rPr>
            </w:pPr>
            <w:r w:rsidRPr="00C43B8D">
              <w:rPr>
                <w:lang w:val="en-US"/>
              </w:rPr>
              <w:t>ADI_score_CR_FK</w:t>
            </w:r>
          </w:p>
        </w:tc>
        <w:tc>
          <w:tcPr>
            <w:tcW w:w="497" w:type="pct"/>
          </w:tcPr>
          <w:p w14:paraId="29AA16CD" w14:textId="6FACF636" w:rsidR="00D201D7" w:rsidRPr="00B471CC" w:rsidRDefault="00D201D7" w:rsidP="00244441">
            <w:pPr>
              <w:ind w:left="57" w:right="57" w:firstLine="0"/>
              <w:rPr>
                <w:sz w:val="22"/>
                <w:szCs w:val="22"/>
              </w:rPr>
            </w:pPr>
            <w:r>
              <w:rPr>
                <w:sz w:val="22"/>
                <w:szCs w:val="22"/>
              </w:rPr>
              <w:t>Строка</w:t>
            </w:r>
          </w:p>
        </w:tc>
        <w:tc>
          <w:tcPr>
            <w:tcW w:w="294" w:type="pct"/>
          </w:tcPr>
          <w:p w14:paraId="7D398D16" w14:textId="318C6448" w:rsidR="00D201D7" w:rsidRDefault="00D201D7" w:rsidP="00244441">
            <w:pPr>
              <w:ind w:left="57" w:right="57" w:firstLine="0"/>
              <w:rPr>
                <w:sz w:val="22"/>
                <w:szCs w:val="22"/>
              </w:rPr>
            </w:pPr>
            <w:r>
              <w:rPr>
                <w:sz w:val="22"/>
                <w:szCs w:val="22"/>
              </w:rPr>
              <w:t>Нет</w:t>
            </w:r>
          </w:p>
        </w:tc>
        <w:tc>
          <w:tcPr>
            <w:tcW w:w="316" w:type="pct"/>
          </w:tcPr>
          <w:p w14:paraId="23E6844C" w14:textId="0AD3F2C5" w:rsidR="00D201D7" w:rsidRDefault="00D201D7" w:rsidP="00244441">
            <w:pPr>
              <w:ind w:left="57" w:right="57" w:firstLine="0"/>
              <w:rPr>
                <w:sz w:val="22"/>
                <w:szCs w:val="22"/>
              </w:rPr>
            </w:pPr>
            <w:r>
              <w:rPr>
                <w:sz w:val="22"/>
                <w:szCs w:val="22"/>
              </w:rPr>
              <w:t>=20</w:t>
            </w:r>
          </w:p>
        </w:tc>
        <w:tc>
          <w:tcPr>
            <w:tcW w:w="2043" w:type="pct"/>
          </w:tcPr>
          <w:p w14:paraId="5D6E2276" w14:textId="34BFDDB4" w:rsidR="00D201D7" w:rsidRPr="00B471CC" w:rsidRDefault="00D201D7" w:rsidP="00244441">
            <w:pPr>
              <w:pStyle w:val="GOSTTablenorm"/>
            </w:pPr>
            <w:r w:rsidRPr="00162273">
              <w:rPr>
                <w:lang w:val="en-US"/>
              </w:rPr>
              <w:t>Указывается счет ЦР ФК</w:t>
            </w:r>
          </w:p>
        </w:tc>
      </w:tr>
      <w:tr w:rsidR="00AF1182" w:rsidRPr="00AF1182" w14:paraId="1502AF8C" w14:textId="77777777" w:rsidTr="00AF1182">
        <w:tc>
          <w:tcPr>
            <w:tcW w:w="1100" w:type="pct"/>
          </w:tcPr>
          <w:p w14:paraId="71A08E9D" w14:textId="7845A80A" w:rsidR="00AF1182" w:rsidRPr="00AF1182" w:rsidRDefault="00AF1182" w:rsidP="00244441">
            <w:pPr>
              <w:ind w:left="57" w:right="57" w:firstLine="0"/>
              <w:rPr>
                <w:b/>
                <w:sz w:val="22"/>
                <w:szCs w:val="22"/>
              </w:rPr>
            </w:pPr>
            <w:r w:rsidRPr="00AF1182">
              <w:rPr>
                <w:b/>
                <w:sz w:val="22"/>
                <w:szCs w:val="22"/>
              </w:rPr>
              <w:t>Аналитические показатели учета</w:t>
            </w:r>
          </w:p>
        </w:tc>
        <w:tc>
          <w:tcPr>
            <w:tcW w:w="750" w:type="pct"/>
          </w:tcPr>
          <w:p w14:paraId="378C20AF" w14:textId="225AD4C5" w:rsidR="00AF1182" w:rsidRPr="00AF1182" w:rsidRDefault="00AF1182" w:rsidP="00244441">
            <w:pPr>
              <w:pStyle w:val="GOSTTablenorm"/>
              <w:rPr>
                <w:b/>
                <w:color w:val="000000"/>
              </w:rPr>
            </w:pPr>
            <w:r w:rsidRPr="00AF1182">
              <w:rPr>
                <w:b/>
              </w:rPr>
              <w:t>FS_SPECIFDETAIL_D08_LIST</w:t>
            </w:r>
          </w:p>
        </w:tc>
        <w:tc>
          <w:tcPr>
            <w:tcW w:w="497" w:type="pct"/>
          </w:tcPr>
          <w:p w14:paraId="15CEB8F6" w14:textId="425F2AE3" w:rsidR="00AF1182" w:rsidRPr="00AF1182" w:rsidRDefault="00AF1182" w:rsidP="00244441">
            <w:pPr>
              <w:ind w:left="57" w:right="57" w:firstLine="0"/>
              <w:rPr>
                <w:b/>
                <w:sz w:val="22"/>
                <w:szCs w:val="22"/>
              </w:rPr>
            </w:pPr>
            <w:r w:rsidRPr="00AF1182">
              <w:rPr>
                <w:b/>
                <w:sz w:val="22"/>
                <w:szCs w:val="22"/>
              </w:rPr>
              <w:t>Массив</w:t>
            </w:r>
          </w:p>
        </w:tc>
        <w:tc>
          <w:tcPr>
            <w:tcW w:w="294" w:type="pct"/>
          </w:tcPr>
          <w:p w14:paraId="369A719C" w14:textId="169B2B2C" w:rsidR="00AF1182" w:rsidRPr="00AF1182" w:rsidRDefault="00AF1182" w:rsidP="00244441">
            <w:pPr>
              <w:ind w:left="57" w:right="57" w:firstLine="0"/>
              <w:rPr>
                <w:b/>
                <w:sz w:val="22"/>
                <w:szCs w:val="22"/>
              </w:rPr>
            </w:pPr>
            <w:r w:rsidRPr="00AF1182">
              <w:rPr>
                <w:b/>
                <w:sz w:val="22"/>
                <w:szCs w:val="22"/>
              </w:rPr>
              <w:t>Нет</w:t>
            </w:r>
          </w:p>
        </w:tc>
        <w:tc>
          <w:tcPr>
            <w:tcW w:w="316" w:type="pct"/>
          </w:tcPr>
          <w:p w14:paraId="5E054902" w14:textId="77777777" w:rsidR="00AF1182" w:rsidRPr="00AF1182" w:rsidRDefault="00AF1182" w:rsidP="00244441">
            <w:pPr>
              <w:ind w:left="57" w:right="57" w:firstLine="0"/>
              <w:rPr>
                <w:b/>
                <w:sz w:val="22"/>
                <w:szCs w:val="22"/>
              </w:rPr>
            </w:pPr>
          </w:p>
        </w:tc>
        <w:tc>
          <w:tcPr>
            <w:tcW w:w="2043" w:type="pct"/>
          </w:tcPr>
          <w:p w14:paraId="0BCEBBAE" w14:textId="77777777" w:rsidR="00AF1182" w:rsidRPr="00AF1182" w:rsidRDefault="00AF1182" w:rsidP="00244441">
            <w:pPr>
              <w:pStyle w:val="GOSTTablenorm"/>
              <w:rPr>
                <w:b/>
              </w:rPr>
            </w:pPr>
          </w:p>
        </w:tc>
      </w:tr>
      <w:tr w:rsidR="00AF1182" w:rsidRPr="00AF1182" w14:paraId="0D5A7533" w14:textId="77777777" w:rsidTr="00AF1182">
        <w:tc>
          <w:tcPr>
            <w:tcW w:w="1100" w:type="pct"/>
          </w:tcPr>
          <w:p w14:paraId="199E9AE8" w14:textId="72AF47D8" w:rsidR="00AF1182" w:rsidRPr="00B471CC" w:rsidRDefault="00AF1182" w:rsidP="00244441">
            <w:pPr>
              <w:ind w:left="57" w:right="57" w:firstLine="0"/>
              <w:rPr>
                <w:sz w:val="22"/>
                <w:szCs w:val="22"/>
              </w:rPr>
            </w:pPr>
            <w:r w:rsidRPr="00AF1182">
              <w:rPr>
                <w:sz w:val="22"/>
                <w:szCs w:val="22"/>
              </w:rPr>
              <w:t>Идентификатор строки получателя</w:t>
            </w:r>
          </w:p>
        </w:tc>
        <w:tc>
          <w:tcPr>
            <w:tcW w:w="750" w:type="pct"/>
          </w:tcPr>
          <w:p w14:paraId="74A980D5" w14:textId="5CD8CA98" w:rsidR="00AF1182" w:rsidRPr="00AF1182" w:rsidRDefault="00AF1182" w:rsidP="00C43B8D">
            <w:pPr>
              <w:pStyle w:val="GOSTTablenorm"/>
              <w:rPr>
                <w:b/>
                <w:lang w:val="en-US"/>
              </w:rPr>
            </w:pPr>
            <w:r w:rsidRPr="00AF1182">
              <w:rPr>
                <w:b/>
                <w:lang w:val="en-US"/>
              </w:rPr>
              <w:t>FS_SPECIFDETAIL_D08_LIST:</w:t>
            </w:r>
            <w:r w:rsidRPr="00C43B8D">
              <w:rPr>
                <w:lang w:val="en-US"/>
              </w:rPr>
              <w:t>id</w:t>
            </w:r>
          </w:p>
        </w:tc>
        <w:tc>
          <w:tcPr>
            <w:tcW w:w="497" w:type="pct"/>
          </w:tcPr>
          <w:p w14:paraId="25C06151" w14:textId="504BDF98" w:rsidR="00AF1182" w:rsidRPr="00AF1182" w:rsidRDefault="00AF1182" w:rsidP="00244441">
            <w:pPr>
              <w:ind w:left="57" w:right="57" w:firstLine="0"/>
              <w:rPr>
                <w:sz w:val="22"/>
                <w:szCs w:val="22"/>
              </w:rPr>
            </w:pPr>
            <w:r>
              <w:rPr>
                <w:sz w:val="22"/>
                <w:szCs w:val="22"/>
              </w:rPr>
              <w:t>Число</w:t>
            </w:r>
          </w:p>
        </w:tc>
        <w:tc>
          <w:tcPr>
            <w:tcW w:w="294" w:type="pct"/>
          </w:tcPr>
          <w:p w14:paraId="606236AB" w14:textId="7AD8E06D" w:rsidR="00AF1182" w:rsidRPr="00AF1182" w:rsidRDefault="00AF1182" w:rsidP="00244441">
            <w:pPr>
              <w:ind w:left="57" w:right="57" w:firstLine="0"/>
              <w:rPr>
                <w:sz w:val="22"/>
                <w:szCs w:val="22"/>
              </w:rPr>
            </w:pPr>
            <w:r>
              <w:rPr>
                <w:sz w:val="22"/>
                <w:szCs w:val="22"/>
              </w:rPr>
              <w:t>Да</w:t>
            </w:r>
          </w:p>
        </w:tc>
        <w:tc>
          <w:tcPr>
            <w:tcW w:w="316" w:type="pct"/>
          </w:tcPr>
          <w:p w14:paraId="32D81A95" w14:textId="4AB9AFB3" w:rsidR="00AF1182" w:rsidRPr="00AF1182" w:rsidRDefault="00AF1182" w:rsidP="00244441">
            <w:pPr>
              <w:ind w:left="57" w:right="57" w:firstLine="0"/>
              <w:rPr>
                <w:sz w:val="22"/>
                <w:szCs w:val="22"/>
                <w:lang w:val="en-US"/>
              </w:rPr>
            </w:pPr>
            <w:r w:rsidRPr="000C3DAB">
              <w:rPr>
                <w:sz w:val="22"/>
                <w:szCs w:val="22"/>
              </w:rPr>
              <w:t>&lt;=</w:t>
            </w:r>
            <w:r>
              <w:rPr>
                <w:sz w:val="22"/>
                <w:szCs w:val="22"/>
                <w:lang w:val="en-US"/>
              </w:rPr>
              <w:t>20</w:t>
            </w:r>
          </w:p>
        </w:tc>
        <w:tc>
          <w:tcPr>
            <w:tcW w:w="2043" w:type="pct"/>
          </w:tcPr>
          <w:p w14:paraId="2780A584" w14:textId="697D4342" w:rsidR="00AF1182" w:rsidRPr="00AF1182" w:rsidRDefault="00AF1182" w:rsidP="00244441">
            <w:pPr>
              <w:pStyle w:val="GOSTTablenorm"/>
              <w:rPr>
                <w:lang w:val="en-US"/>
              </w:rPr>
            </w:pPr>
            <w:r w:rsidRPr="00AF1182">
              <w:rPr>
                <w:lang w:val="en-US"/>
              </w:rPr>
              <w:t>Указывается технический идентификатор строки</w:t>
            </w:r>
          </w:p>
        </w:tc>
      </w:tr>
      <w:tr w:rsidR="00AF1182" w:rsidRPr="00AF1182" w14:paraId="22D64629" w14:textId="77777777" w:rsidTr="00AF1182">
        <w:tc>
          <w:tcPr>
            <w:tcW w:w="1100" w:type="pct"/>
          </w:tcPr>
          <w:p w14:paraId="53722D3F" w14:textId="64C36AB4" w:rsidR="00AF1182" w:rsidRPr="00AF1182" w:rsidRDefault="00AF1182" w:rsidP="00244441">
            <w:pPr>
              <w:ind w:left="57" w:right="57" w:firstLine="0"/>
              <w:rPr>
                <w:sz w:val="22"/>
                <w:szCs w:val="22"/>
              </w:rPr>
            </w:pPr>
            <w:commentRangeStart w:id="1400"/>
            <w:r w:rsidRPr="00E73E20">
              <w:rPr>
                <w:sz w:val="22"/>
                <w:szCs w:val="22"/>
                <w:highlight w:val="yellow"/>
              </w:rPr>
              <w:t>Номер строки</w:t>
            </w:r>
            <w:commentRangeEnd w:id="1400"/>
            <w:r w:rsidR="000174C0" w:rsidRPr="00E73E20">
              <w:rPr>
                <w:rStyle w:val="afff4"/>
                <w:highlight w:val="yellow"/>
              </w:rPr>
              <w:commentReference w:id="1400"/>
            </w:r>
          </w:p>
        </w:tc>
        <w:tc>
          <w:tcPr>
            <w:tcW w:w="750" w:type="pct"/>
          </w:tcPr>
          <w:p w14:paraId="5E3E9FC1" w14:textId="365B04ED" w:rsidR="00AF1182" w:rsidRPr="00AF1182" w:rsidRDefault="00AF1182" w:rsidP="00C43B8D">
            <w:pPr>
              <w:pStyle w:val="GOSTTablenorm"/>
              <w:rPr>
                <w:b/>
                <w:lang w:val="en-US"/>
              </w:rPr>
            </w:pPr>
            <w:r w:rsidRPr="00AF1182">
              <w:rPr>
                <w:b/>
                <w:lang w:val="en-US"/>
              </w:rPr>
              <w:t>FS_SPECIFDETAIL_D08_LIST:</w:t>
            </w:r>
            <w:r w:rsidRPr="00C43B8D">
              <w:rPr>
                <w:lang w:val="en-US"/>
              </w:rPr>
              <w:t>NUMBERROW</w:t>
            </w:r>
          </w:p>
        </w:tc>
        <w:tc>
          <w:tcPr>
            <w:tcW w:w="497" w:type="pct"/>
          </w:tcPr>
          <w:p w14:paraId="23838F19" w14:textId="1D1D7854" w:rsidR="00AF1182" w:rsidRPr="00AF1182" w:rsidRDefault="00AF1182" w:rsidP="00244441">
            <w:pPr>
              <w:ind w:left="57" w:right="57" w:firstLine="0"/>
              <w:rPr>
                <w:sz w:val="22"/>
                <w:szCs w:val="22"/>
                <w:lang w:val="en-US"/>
              </w:rPr>
            </w:pPr>
            <w:r>
              <w:rPr>
                <w:sz w:val="22"/>
                <w:szCs w:val="22"/>
              </w:rPr>
              <w:t>Число</w:t>
            </w:r>
          </w:p>
        </w:tc>
        <w:tc>
          <w:tcPr>
            <w:tcW w:w="294" w:type="pct"/>
          </w:tcPr>
          <w:p w14:paraId="09157FB6" w14:textId="12130742" w:rsidR="00AF1182" w:rsidRPr="00AF1182" w:rsidRDefault="00AF1182" w:rsidP="00244441">
            <w:pPr>
              <w:ind w:left="57" w:right="57" w:firstLine="0"/>
              <w:rPr>
                <w:sz w:val="22"/>
                <w:szCs w:val="22"/>
              </w:rPr>
            </w:pPr>
            <w:r>
              <w:rPr>
                <w:sz w:val="22"/>
                <w:szCs w:val="22"/>
              </w:rPr>
              <w:t>Да</w:t>
            </w:r>
          </w:p>
        </w:tc>
        <w:tc>
          <w:tcPr>
            <w:tcW w:w="316" w:type="pct"/>
          </w:tcPr>
          <w:p w14:paraId="18D1237D" w14:textId="22B54C4F" w:rsidR="00AF1182" w:rsidRPr="00AF1182" w:rsidRDefault="00AF1182" w:rsidP="00244441">
            <w:pPr>
              <w:ind w:left="57" w:right="57" w:firstLine="0"/>
              <w:rPr>
                <w:sz w:val="22"/>
                <w:szCs w:val="22"/>
                <w:lang w:val="en-US"/>
              </w:rPr>
            </w:pPr>
            <w:r w:rsidRPr="000C3DAB">
              <w:rPr>
                <w:sz w:val="22"/>
                <w:szCs w:val="22"/>
              </w:rPr>
              <w:t>&lt;=</w:t>
            </w:r>
            <w:r>
              <w:rPr>
                <w:sz w:val="22"/>
                <w:szCs w:val="22"/>
              </w:rPr>
              <w:t>4</w:t>
            </w:r>
          </w:p>
        </w:tc>
        <w:tc>
          <w:tcPr>
            <w:tcW w:w="2043" w:type="pct"/>
          </w:tcPr>
          <w:p w14:paraId="2A4B38FF" w14:textId="3F81952B" w:rsidR="00AF1182" w:rsidRPr="00AF1182" w:rsidRDefault="00AF1182" w:rsidP="00244441">
            <w:pPr>
              <w:pStyle w:val="GOSTTablenorm"/>
              <w:rPr>
                <w:lang w:val="en-US"/>
              </w:rPr>
            </w:pPr>
            <w:r w:rsidRPr="00AF1182">
              <w:rPr>
                <w:lang w:val="en-US"/>
              </w:rPr>
              <w:t>Указывается порядковый номер строки</w:t>
            </w:r>
          </w:p>
        </w:tc>
      </w:tr>
      <w:tr w:rsidR="00AF1182" w:rsidRPr="00AF1182" w14:paraId="6D2E24DD" w14:textId="77777777" w:rsidTr="00AF1182">
        <w:tc>
          <w:tcPr>
            <w:tcW w:w="1100" w:type="pct"/>
          </w:tcPr>
          <w:p w14:paraId="1172F092" w14:textId="6DEA0CDF" w:rsidR="00AF1182" w:rsidRPr="00AF1182" w:rsidRDefault="00AF1182" w:rsidP="00244441">
            <w:pPr>
              <w:ind w:left="57" w:right="57" w:firstLine="0"/>
              <w:rPr>
                <w:sz w:val="22"/>
                <w:szCs w:val="22"/>
                <w:lang w:val="en-US"/>
              </w:rPr>
            </w:pPr>
            <w:r w:rsidRPr="00AF1182">
              <w:rPr>
                <w:sz w:val="22"/>
                <w:szCs w:val="22"/>
                <w:lang w:val="en-US"/>
              </w:rPr>
              <w:t>БПР получателя</w:t>
            </w:r>
          </w:p>
        </w:tc>
        <w:tc>
          <w:tcPr>
            <w:tcW w:w="750" w:type="pct"/>
          </w:tcPr>
          <w:p w14:paraId="0183D048" w14:textId="7CFAA363" w:rsidR="00AF1182" w:rsidRPr="00AF1182" w:rsidRDefault="00AF1182" w:rsidP="00C43B8D">
            <w:pPr>
              <w:pStyle w:val="GOSTTablenorm"/>
              <w:rPr>
                <w:b/>
                <w:lang w:val="en-US"/>
              </w:rPr>
            </w:pPr>
            <w:r w:rsidRPr="00AF1182">
              <w:rPr>
                <w:b/>
                <w:lang w:val="en-US"/>
              </w:rPr>
              <w:t>FS_SPECIFDETAIL_D08_LIST:</w:t>
            </w:r>
            <w:r w:rsidRPr="00C43B8D">
              <w:rPr>
                <w:lang w:val="en-US"/>
              </w:rPr>
              <w:t>LOGICALELEMENT</w:t>
            </w:r>
          </w:p>
        </w:tc>
        <w:tc>
          <w:tcPr>
            <w:tcW w:w="497" w:type="pct"/>
          </w:tcPr>
          <w:p w14:paraId="38DA1952" w14:textId="3C2866EF" w:rsidR="00AF1182" w:rsidRPr="00AF1182" w:rsidRDefault="00D83F4D" w:rsidP="00244441">
            <w:pPr>
              <w:ind w:left="57" w:right="57" w:firstLine="0"/>
              <w:rPr>
                <w:sz w:val="22"/>
                <w:szCs w:val="22"/>
                <w:lang w:val="en-US"/>
              </w:rPr>
            </w:pPr>
            <w:r w:rsidRPr="000C3DAB">
              <w:rPr>
                <w:sz w:val="22"/>
                <w:szCs w:val="22"/>
              </w:rPr>
              <w:t>Логический</w:t>
            </w:r>
          </w:p>
        </w:tc>
        <w:tc>
          <w:tcPr>
            <w:tcW w:w="294" w:type="pct"/>
          </w:tcPr>
          <w:p w14:paraId="220A3D5A" w14:textId="68E88C8C" w:rsidR="00AF1182" w:rsidRPr="00D83F4D" w:rsidRDefault="007D19C9" w:rsidP="00244441">
            <w:pPr>
              <w:ind w:left="57" w:right="57" w:firstLine="0"/>
              <w:rPr>
                <w:sz w:val="22"/>
                <w:szCs w:val="22"/>
              </w:rPr>
            </w:pPr>
            <w:r>
              <w:rPr>
                <w:sz w:val="22"/>
                <w:szCs w:val="22"/>
              </w:rPr>
              <w:t>Да</w:t>
            </w:r>
          </w:p>
        </w:tc>
        <w:tc>
          <w:tcPr>
            <w:tcW w:w="316" w:type="pct"/>
          </w:tcPr>
          <w:p w14:paraId="7DE06D79" w14:textId="5148E775" w:rsidR="00AF1182" w:rsidRPr="00D83F4D" w:rsidRDefault="00D83F4D" w:rsidP="00244441">
            <w:pPr>
              <w:ind w:left="57" w:right="57" w:firstLine="0"/>
              <w:rPr>
                <w:sz w:val="22"/>
                <w:szCs w:val="22"/>
              </w:rPr>
            </w:pPr>
            <w:r>
              <w:rPr>
                <w:sz w:val="22"/>
                <w:szCs w:val="22"/>
              </w:rPr>
              <w:t>=1</w:t>
            </w:r>
          </w:p>
        </w:tc>
        <w:tc>
          <w:tcPr>
            <w:tcW w:w="2043" w:type="pct"/>
          </w:tcPr>
          <w:p w14:paraId="35FD4098" w14:textId="2CAF4710" w:rsidR="00D83F4D" w:rsidRPr="000C3DAB" w:rsidRDefault="00D83F4D" w:rsidP="00D83F4D">
            <w:pPr>
              <w:pStyle w:val="GOSTTablenorm"/>
              <w:rPr>
                <w:szCs w:val="24"/>
              </w:rPr>
            </w:pPr>
            <w:r w:rsidRPr="000C3DAB">
              <w:t xml:space="preserve">Указывается признак </w:t>
            </w:r>
            <w:r w:rsidRPr="000C3DAB">
              <w:rPr>
                <w:szCs w:val="24"/>
              </w:rPr>
              <w:t>для отражения операций на ЛС п</w:t>
            </w:r>
            <w:r>
              <w:rPr>
                <w:szCs w:val="24"/>
              </w:rPr>
              <w:t>олучателя</w:t>
            </w:r>
            <w:r w:rsidRPr="000C3DAB">
              <w:rPr>
                <w:szCs w:val="24"/>
              </w:rPr>
              <w:t xml:space="preserve"> без права расходования</w:t>
            </w:r>
          </w:p>
          <w:p w14:paraId="4FA3DDFC" w14:textId="77777777" w:rsidR="00D83F4D" w:rsidRPr="000C3DAB" w:rsidRDefault="00D83F4D" w:rsidP="00D83F4D">
            <w:pPr>
              <w:pStyle w:val="GOSTTablenorm"/>
            </w:pPr>
            <w:r w:rsidRPr="000C3DAB">
              <w:t>Может принимать значения:</w:t>
            </w:r>
          </w:p>
          <w:p w14:paraId="5C87F36C" w14:textId="02FE60DD" w:rsidR="00D83F4D" w:rsidRPr="000C3DAB" w:rsidRDefault="00D83F4D" w:rsidP="00D83F4D">
            <w:pPr>
              <w:pStyle w:val="GOSTTableListMark1"/>
            </w:pPr>
            <w:r w:rsidRPr="000C3DAB" w:rsidDel="006B42B4">
              <w:t xml:space="preserve"> </w:t>
            </w:r>
            <w:r w:rsidRPr="000C3DAB">
              <w:t xml:space="preserve">«true» </w:t>
            </w:r>
            <w:r w:rsidR="00C43B8D" w:rsidRPr="000318D6">
              <w:t>–</w:t>
            </w:r>
            <w:r w:rsidRPr="000C3DAB">
              <w:t xml:space="preserve"> Да;</w:t>
            </w:r>
          </w:p>
          <w:p w14:paraId="25D4BB9C" w14:textId="0C211208" w:rsidR="00AF1182" w:rsidRPr="00AF1182" w:rsidRDefault="00D83F4D" w:rsidP="00D83F4D">
            <w:pPr>
              <w:pStyle w:val="GOSTTableListMark1"/>
              <w:rPr>
                <w:lang w:val="en-US"/>
              </w:rPr>
            </w:pPr>
            <w:r w:rsidRPr="000C3DAB">
              <w:t xml:space="preserve"> «false» </w:t>
            </w:r>
            <w:r w:rsidR="00C43B8D" w:rsidRPr="000318D6">
              <w:t>–</w:t>
            </w:r>
            <w:r w:rsidRPr="000C3DAB">
              <w:t xml:space="preserve"> Нет</w:t>
            </w:r>
          </w:p>
        </w:tc>
      </w:tr>
      <w:tr w:rsidR="00AF1182" w:rsidRPr="00D83F4D" w14:paraId="0F0B4345" w14:textId="77777777" w:rsidTr="00AF1182">
        <w:tc>
          <w:tcPr>
            <w:tcW w:w="1100" w:type="pct"/>
          </w:tcPr>
          <w:p w14:paraId="3410AA57" w14:textId="414094F3" w:rsidR="00AF1182" w:rsidRPr="00AF1182" w:rsidRDefault="00D83F4D" w:rsidP="00244441">
            <w:pPr>
              <w:ind w:left="57" w:right="57" w:firstLine="0"/>
              <w:rPr>
                <w:sz w:val="22"/>
                <w:szCs w:val="22"/>
                <w:lang w:val="en-US"/>
              </w:rPr>
            </w:pPr>
            <w:r w:rsidRPr="00D83F4D">
              <w:rPr>
                <w:sz w:val="22"/>
                <w:szCs w:val="22"/>
                <w:lang w:val="en-US"/>
              </w:rPr>
              <w:t>ОКС (КМИ) получателя</w:t>
            </w:r>
          </w:p>
        </w:tc>
        <w:tc>
          <w:tcPr>
            <w:tcW w:w="750" w:type="pct"/>
          </w:tcPr>
          <w:p w14:paraId="7E639718" w14:textId="09A9AE78" w:rsidR="00AF1182" w:rsidRPr="00D83F4D" w:rsidRDefault="00AF1182" w:rsidP="00244441">
            <w:pPr>
              <w:pStyle w:val="GOSTTablenorm"/>
              <w:rPr>
                <w:b/>
                <w:lang w:val="en-US"/>
              </w:rPr>
            </w:pPr>
            <w:r w:rsidRPr="00D83F4D">
              <w:rPr>
                <w:b/>
                <w:lang w:val="en-US"/>
              </w:rPr>
              <w:t>FS_SPECIFDETAIL_D08_LIST</w:t>
            </w:r>
            <w:r w:rsidR="00D83F4D" w:rsidRPr="00D83F4D">
              <w:rPr>
                <w:b/>
                <w:lang w:val="en-US"/>
              </w:rPr>
              <w:t>:</w:t>
            </w:r>
            <w:r w:rsidR="00D83F4D" w:rsidRPr="00D83F4D">
              <w:rPr>
                <w:lang w:val="en-US"/>
              </w:rPr>
              <w:t xml:space="preserve"> </w:t>
            </w:r>
            <w:r w:rsidR="00D83F4D" w:rsidRPr="00C43B8D">
              <w:rPr>
                <w:lang w:val="en-US"/>
              </w:rPr>
              <w:t>FAIP</w:t>
            </w:r>
          </w:p>
        </w:tc>
        <w:tc>
          <w:tcPr>
            <w:tcW w:w="497" w:type="pct"/>
          </w:tcPr>
          <w:p w14:paraId="4DA860DA" w14:textId="5E9EB13E" w:rsidR="00AF1182" w:rsidRPr="00D83F4D" w:rsidRDefault="00D83F4D" w:rsidP="00244441">
            <w:pPr>
              <w:ind w:left="57" w:right="57" w:firstLine="0"/>
              <w:rPr>
                <w:sz w:val="22"/>
                <w:szCs w:val="22"/>
                <w:lang w:val="en-US"/>
              </w:rPr>
            </w:pPr>
            <w:r w:rsidRPr="00B471CC">
              <w:rPr>
                <w:sz w:val="22"/>
                <w:szCs w:val="22"/>
              </w:rPr>
              <w:t>Строка</w:t>
            </w:r>
          </w:p>
        </w:tc>
        <w:tc>
          <w:tcPr>
            <w:tcW w:w="294" w:type="pct"/>
          </w:tcPr>
          <w:p w14:paraId="4F98676E" w14:textId="2D68662B" w:rsidR="00AF1182" w:rsidRPr="00D83F4D" w:rsidRDefault="00D83F4D" w:rsidP="00244441">
            <w:pPr>
              <w:ind w:left="57" w:right="57" w:firstLine="0"/>
              <w:rPr>
                <w:sz w:val="22"/>
                <w:szCs w:val="22"/>
              </w:rPr>
            </w:pPr>
            <w:r>
              <w:rPr>
                <w:sz w:val="22"/>
                <w:szCs w:val="22"/>
              </w:rPr>
              <w:t>Нет</w:t>
            </w:r>
          </w:p>
        </w:tc>
        <w:tc>
          <w:tcPr>
            <w:tcW w:w="316" w:type="pct"/>
          </w:tcPr>
          <w:p w14:paraId="24C4D7CE" w14:textId="493B7A4A" w:rsidR="00AF1182" w:rsidRPr="00D83F4D" w:rsidRDefault="00D83F4D" w:rsidP="00244441">
            <w:pPr>
              <w:ind w:left="57" w:right="57" w:firstLine="0"/>
              <w:rPr>
                <w:sz w:val="22"/>
                <w:szCs w:val="22"/>
              </w:rPr>
            </w:pPr>
            <w:r w:rsidRPr="000C3DAB">
              <w:rPr>
                <w:sz w:val="22"/>
                <w:szCs w:val="22"/>
              </w:rPr>
              <w:t>&lt;=</w:t>
            </w:r>
            <w:r>
              <w:rPr>
                <w:sz w:val="22"/>
                <w:szCs w:val="22"/>
                <w:lang w:val="en-US"/>
              </w:rPr>
              <w:t>2</w:t>
            </w:r>
            <w:r>
              <w:rPr>
                <w:sz w:val="22"/>
                <w:szCs w:val="22"/>
              </w:rPr>
              <w:t>4</w:t>
            </w:r>
          </w:p>
        </w:tc>
        <w:tc>
          <w:tcPr>
            <w:tcW w:w="2043" w:type="pct"/>
          </w:tcPr>
          <w:p w14:paraId="2E97C271" w14:textId="178AC1B1" w:rsidR="00AF1182" w:rsidRPr="00D83F4D" w:rsidRDefault="00D83F4D" w:rsidP="00244441">
            <w:pPr>
              <w:pStyle w:val="GOSTTablenorm"/>
            </w:pPr>
            <w:r w:rsidRPr="00D83F4D">
              <w:t>Указывается код ОКС (КМИ) для отражения операции на ЛС получателя (при наличии)</w:t>
            </w:r>
          </w:p>
        </w:tc>
      </w:tr>
      <w:tr w:rsidR="00D83F4D" w:rsidRPr="00D83F4D" w14:paraId="0653D930" w14:textId="77777777" w:rsidTr="00AF1182">
        <w:tc>
          <w:tcPr>
            <w:tcW w:w="1100" w:type="pct"/>
          </w:tcPr>
          <w:p w14:paraId="34479639" w14:textId="08E04146" w:rsidR="00D83F4D" w:rsidRPr="00D83F4D" w:rsidRDefault="00D83F4D" w:rsidP="00D83F4D">
            <w:pPr>
              <w:ind w:left="57" w:right="57" w:firstLine="0"/>
              <w:rPr>
                <w:sz w:val="22"/>
                <w:szCs w:val="22"/>
              </w:rPr>
            </w:pPr>
            <w:r w:rsidRPr="00D83F4D">
              <w:rPr>
                <w:sz w:val="22"/>
                <w:szCs w:val="22"/>
              </w:rPr>
              <w:t>Аналитический код раздела получателя/Код субсидии (цели)</w:t>
            </w:r>
          </w:p>
        </w:tc>
        <w:tc>
          <w:tcPr>
            <w:tcW w:w="750" w:type="pct"/>
          </w:tcPr>
          <w:p w14:paraId="395ADECD" w14:textId="3853AC02" w:rsidR="00D83F4D" w:rsidRPr="00D83F4D" w:rsidRDefault="00D83F4D" w:rsidP="00C43B8D">
            <w:pPr>
              <w:pStyle w:val="GOSTTablenorm"/>
              <w:rPr>
                <w:b/>
                <w:lang w:val="en-US"/>
              </w:rPr>
            </w:pPr>
            <w:r w:rsidRPr="00D83F4D">
              <w:rPr>
                <w:b/>
                <w:lang w:val="en-US"/>
              </w:rPr>
              <w:t>FS_SPECIFDETAIL_D08_LIST:</w:t>
            </w:r>
            <w:r w:rsidRPr="00C43B8D">
              <w:rPr>
                <w:lang w:val="en-US"/>
              </w:rPr>
              <w:t>ANALYTICCODEREC</w:t>
            </w:r>
          </w:p>
        </w:tc>
        <w:tc>
          <w:tcPr>
            <w:tcW w:w="497" w:type="pct"/>
          </w:tcPr>
          <w:p w14:paraId="6E222CFF" w14:textId="4465265F" w:rsidR="00D83F4D" w:rsidRPr="00D83F4D" w:rsidRDefault="00D83F4D" w:rsidP="00D83F4D">
            <w:pPr>
              <w:ind w:left="57" w:right="57" w:firstLine="0"/>
              <w:rPr>
                <w:sz w:val="22"/>
                <w:szCs w:val="22"/>
                <w:lang w:val="en-US"/>
              </w:rPr>
            </w:pPr>
            <w:r w:rsidRPr="00B471CC">
              <w:rPr>
                <w:sz w:val="22"/>
                <w:szCs w:val="22"/>
              </w:rPr>
              <w:t>Строка</w:t>
            </w:r>
          </w:p>
        </w:tc>
        <w:tc>
          <w:tcPr>
            <w:tcW w:w="294" w:type="pct"/>
          </w:tcPr>
          <w:p w14:paraId="30251A44" w14:textId="777DF056" w:rsidR="00D83F4D" w:rsidRPr="00D83F4D" w:rsidRDefault="00D83F4D" w:rsidP="00D83F4D">
            <w:pPr>
              <w:ind w:left="57" w:right="57" w:firstLine="0"/>
              <w:rPr>
                <w:sz w:val="22"/>
                <w:szCs w:val="22"/>
                <w:lang w:val="en-US"/>
              </w:rPr>
            </w:pPr>
            <w:r>
              <w:rPr>
                <w:sz w:val="22"/>
                <w:szCs w:val="22"/>
              </w:rPr>
              <w:t>Нет</w:t>
            </w:r>
          </w:p>
        </w:tc>
        <w:tc>
          <w:tcPr>
            <w:tcW w:w="316" w:type="pct"/>
          </w:tcPr>
          <w:p w14:paraId="1A6D5E46" w14:textId="355F0AA1" w:rsidR="00D83F4D" w:rsidRPr="00D83F4D" w:rsidRDefault="00D83F4D" w:rsidP="00D83F4D">
            <w:pPr>
              <w:ind w:left="57" w:right="57" w:firstLine="0"/>
              <w:rPr>
                <w:sz w:val="22"/>
                <w:szCs w:val="22"/>
                <w:lang w:val="en-US"/>
              </w:rPr>
            </w:pPr>
            <w:r w:rsidRPr="000C3DAB">
              <w:rPr>
                <w:sz w:val="22"/>
                <w:szCs w:val="22"/>
              </w:rPr>
              <w:t>&lt;=</w:t>
            </w:r>
            <w:r>
              <w:rPr>
                <w:sz w:val="22"/>
                <w:szCs w:val="22"/>
                <w:lang w:val="en-US"/>
              </w:rPr>
              <w:t>2</w:t>
            </w:r>
            <w:r>
              <w:rPr>
                <w:sz w:val="22"/>
                <w:szCs w:val="22"/>
              </w:rPr>
              <w:t>5</w:t>
            </w:r>
          </w:p>
        </w:tc>
        <w:tc>
          <w:tcPr>
            <w:tcW w:w="2043" w:type="pct"/>
          </w:tcPr>
          <w:p w14:paraId="5894160E" w14:textId="77777777" w:rsidR="00D83F4D" w:rsidRPr="00D83F4D" w:rsidRDefault="00D83F4D" w:rsidP="00D83F4D">
            <w:pPr>
              <w:pStyle w:val="GOSTTablenorm"/>
            </w:pPr>
            <w:r w:rsidRPr="00D83F4D">
              <w:t>Указывается значение аналитического кода раздела лицевого счета получателя для л/с с кодом 71.</w:t>
            </w:r>
          </w:p>
          <w:p w14:paraId="70C6666A" w14:textId="29E2D8C6" w:rsidR="00D83F4D" w:rsidRPr="00D83F4D" w:rsidRDefault="00D83F4D" w:rsidP="00D83F4D">
            <w:pPr>
              <w:pStyle w:val="GOSTTablenorm"/>
            </w:pPr>
            <w:r w:rsidRPr="00D83F4D">
              <w:t>Указывается код субсидии (цели)</w:t>
            </w:r>
            <w:r>
              <w:t xml:space="preserve"> для л/с с кодом 41</w:t>
            </w:r>
          </w:p>
        </w:tc>
      </w:tr>
      <w:tr w:rsidR="00D83F4D" w:rsidRPr="00A775EA" w14:paraId="0BC9B764" w14:textId="77777777" w:rsidTr="00AF1182">
        <w:tc>
          <w:tcPr>
            <w:tcW w:w="1100" w:type="pct"/>
          </w:tcPr>
          <w:p w14:paraId="2812445B" w14:textId="52EB0B74" w:rsidR="00D83F4D" w:rsidRPr="00D83F4D" w:rsidRDefault="00D83F4D" w:rsidP="00D83F4D">
            <w:pPr>
              <w:ind w:left="57" w:right="57" w:firstLine="0"/>
              <w:rPr>
                <w:sz w:val="22"/>
                <w:szCs w:val="22"/>
              </w:rPr>
            </w:pPr>
            <w:r w:rsidRPr="00D83F4D">
              <w:rPr>
                <w:sz w:val="22"/>
                <w:szCs w:val="22"/>
              </w:rPr>
              <w:t>Детализированный код расходов/Код направления расходования</w:t>
            </w:r>
          </w:p>
        </w:tc>
        <w:tc>
          <w:tcPr>
            <w:tcW w:w="750" w:type="pct"/>
          </w:tcPr>
          <w:p w14:paraId="5FD5121A" w14:textId="4CAA322C" w:rsidR="00D83F4D" w:rsidRPr="00D83F4D" w:rsidRDefault="00D83F4D" w:rsidP="00C43B8D">
            <w:pPr>
              <w:pStyle w:val="GOSTTablenorm"/>
              <w:rPr>
                <w:b/>
                <w:lang w:val="en-US"/>
              </w:rPr>
            </w:pPr>
            <w:r w:rsidRPr="00D83F4D">
              <w:rPr>
                <w:b/>
                <w:lang w:val="en-US"/>
              </w:rPr>
              <w:t>FS_SPECIFDETAIL_D08_LIST:</w:t>
            </w:r>
            <w:r w:rsidRPr="00C43B8D">
              <w:rPr>
                <w:lang w:val="en-US"/>
              </w:rPr>
              <w:t>DETAILCODEOBJECTRECIP</w:t>
            </w:r>
          </w:p>
        </w:tc>
        <w:tc>
          <w:tcPr>
            <w:tcW w:w="497" w:type="pct"/>
          </w:tcPr>
          <w:p w14:paraId="0C244E62" w14:textId="54CC8124" w:rsidR="00D83F4D" w:rsidRPr="00B471CC" w:rsidRDefault="00D83F4D" w:rsidP="00D83F4D">
            <w:pPr>
              <w:ind w:left="57" w:right="57" w:firstLine="0"/>
              <w:rPr>
                <w:sz w:val="22"/>
                <w:szCs w:val="22"/>
              </w:rPr>
            </w:pPr>
            <w:r w:rsidRPr="00B471CC">
              <w:rPr>
                <w:sz w:val="22"/>
                <w:szCs w:val="22"/>
              </w:rPr>
              <w:t>Строка</w:t>
            </w:r>
          </w:p>
        </w:tc>
        <w:tc>
          <w:tcPr>
            <w:tcW w:w="294" w:type="pct"/>
          </w:tcPr>
          <w:p w14:paraId="67DFBE65" w14:textId="44831E51" w:rsidR="00D83F4D" w:rsidRDefault="00D83F4D" w:rsidP="00D83F4D">
            <w:pPr>
              <w:ind w:left="57" w:right="57" w:firstLine="0"/>
              <w:rPr>
                <w:sz w:val="22"/>
                <w:szCs w:val="22"/>
              </w:rPr>
            </w:pPr>
            <w:r>
              <w:rPr>
                <w:sz w:val="22"/>
                <w:szCs w:val="22"/>
              </w:rPr>
              <w:t>Нет</w:t>
            </w:r>
          </w:p>
        </w:tc>
        <w:tc>
          <w:tcPr>
            <w:tcW w:w="316" w:type="pct"/>
          </w:tcPr>
          <w:p w14:paraId="0D981CC2" w14:textId="39D466D3" w:rsidR="00D83F4D" w:rsidRDefault="00D83F4D" w:rsidP="00D83F4D">
            <w:pPr>
              <w:ind w:left="57" w:right="57" w:firstLine="0"/>
              <w:rPr>
                <w:sz w:val="22"/>
                <w:szCs w:val="22"/>
              </w:rPr>
            </w:pPr>
            <w:r w:rsidRPr="000C3DAB">
              <w:rPr>
                <w:sz w:val="22"/>
                <w:szCs w:val="22"/>
              </w:rPr>
              <w:t>&lt;=</w:t>
            </w:r>
            <w:r>
              <w:rPr>
                <w:sz w:val="22"/>
                <w:szCs w:val="22"/>
                <w:lang w:val="en-US"/>
              </w:rPr>
              <w:t>2</w:t>
            </w:r>
            <w:r>
              <w:rPr>
                <w:sz w:val="22"/>
                <w:szCs w:val="22"/>
              </w:rPr>
              <w:t>0</w:t>
            </w:r>
          </w:p>
        </w:tc>
        <w:tc>
          <w:tcPr>
            <w:tcW w:w="2043" w:type="pct"/>
          </w:tcPr>
          <w:p w14:paraId="52DE2A00" w14:textId="13635B5E" w:rsidR="00D83F4D" w:rsidRPr="00D83F4D" w:rsidRDefault="00D83F4D" w:rsidP="00D83F4D">
            <w:pPr>
              <w:pStyle w:val="GOSTTablenorm"/>
            </w:pPr>
            <w:r w:rsidRPr="00D83F4D">
              <w:t xml:space="preserve">Указывается значение </w:t>
            </w:r>
            <w:r>
              <w:rPr>
                <w:szCs w:val="22"/>
              </w:rPr>
              <w:t>д</w:t>
            </w:r>
            <w:r w:rsidRPr="00D83F4D">
              <w:rPr>
                <w:szCs w:val="22"/>
              </w:rPr>
              <w:t>етализированный код расходов</w:t>
            </w:r>
            <w:r w:rsidRPr="00D83F4D">
              <w:t xml:space="preserve"> для л/с с кодом 71.</w:t>
            </w:r>
          </w:p>
          <w:p w14:paraId="1F93FFD1" w14:textId="683D0805" w:rsidR="00D83F4D" w:rsidRPr="00B471CC" w:rsidRDefault="00D83F4D" w:rsidP="00D83F4D">
            <w:pPr>
              <w:pStyle w:val="GOSTTablenorm"/>
            </w:pPr>
            <w:r w:rsidRPr="00D83F4D">
              <w:t xml:space="preserve">Указывается </w:t>
            </w:r>
            <w:r>
              <w:rPr>
                <w:szCs w:val="22"/>
              </w:rPr>
              <w:t>к</w:t>
            </w:r>
            <w:r w:rsidRPr="00D83F4D">
              <w:rPr>
                <w:szCs w:val="22"/>
              </w:rPr>
              <w:t>од направления расходования</w:t>
            </w:r>
            <w:r>
              <w:t xml:space="preserve"> для л/с с кодом 41</w:t>
            </w:r>
          </w:p>
        </w:tc>
      </w:tr>
      <w:tr w:rsidR="00D83F4D" w:rsidRPr="00D83F4D" w14:paraId="77060A96" w14:textId="77777777" w:rsidTr="00AF1182">
        <w:tc>
          <w:tcPr>
            <w:tcW w:w="1100" w:type="pct"/>
          </w:tcPr>
          <w:p w14:paraId="7B4F957B" w14:textId="391F6F1F" w:rsidR="00D83F4D" w:rsidRPr="00B471CC" w:rsidRDefault="00D83F4D" w:rsidP="00D83F4D">
            <w:pPr>
              <w:ind w:left="57" w:right="57" w:firstLine="0"/>
              <w:rPr>
                <w:sz w:val="22"/>
                <w:szCs w:val="22"/>
              </w:rPr>
            </w:pPr>
            <w:r w:rsidRPr="00D83F4D">
              <w:rPr>
                <w:sz w:val="22"/>
                <w:szCs w:val="22"/>
              </w:rPr>
              <w:t>Код расходов</w:t>
            </w:r>
            <w:r w:rsidR="00504D1C">
              <w:rPr>
                <w:sz w:val="22"/>
                <w:szCs w:val="22"/>
              </w:rPr>
              <w:t xml:space="preserve"> (укрупненный)</w:t>
            </w:r>
            <w:r w:rsidRPr="00D83F4D">
              <w:rPr>
                <w:sz w:val="22"/>
                <w:szCs w:val="22"/>
              </w:rPr>
              <w:t>/поступлений получателя</w:t>
            </w:r>
          </w:p>
        </w:tc>
        <w:tc>
          <w:tcPr>
            <w:tcW w:w="750" w:type="pct"/>
          </w:tcPr>
          <w:p w14:paraId="37267882" w14:textId="26CAC9BD" w:rsidR="00D83F4D" w:rsidRPr="00D83F4D" w:rsidRDefault="00D83F4D" w:rsidP="00D83F4D">
            <w:pPr>
              <w:pStyle w:val="GOSTTablenorm"/>
              <w:rPr>
                <w:b/>
                <w:lang w:val="en-US"/>
              </w:rPr>
            </w:pPr>
            <w:r w:rsidRPr="00D83F4D">
              <w:rPr>
                <w:b/>
                <w:lang w:val="en-US"/>
              </w:rPr>
              <w:t>FS_SPECIFDETAIL_D08_LIST:</w:t>
            </w:r>
            <w:r w:rsidRPr="00C43B8D">
              <w:rPr>
                <w:lang w:val="en-US"/>
              </w:rPr>
              <w:t>CodeCS</w:t>
            </w:r>
          </w:p>
        </w:tc>
        <w:tc>
          <w:tcPr>
            <w:tcW w:w="497" w:type="pct"/>
          </w:tcPr>
          <w:p w14:paraId="59E9F18F" w14:textId="216D3719" w:rsidR="00D83F4D" w:rsidRPr="00D83F4D" w:rsidRDefault="00D83F4D" w:rsidP="00D83F4D">
            <w:pPr>
              <w:ind w:left="57" w:right="57" w:firstLine="0"/>
              <w:rPr>
                <w:sz w:val="22"/>
                <w:szCs w:val="22"/>
                <w:lang w:val="en-US"/>
              </w:rPr>
            </w:pPr>
            <w:r w:rsidRPr="00B471CC">
              <w:rPr>
                <w:sz w:val="22"/>
                <w:szCs w:val="22"/>
              </w:rPr>
              <w:t>Строка</w:t>
            </w:r>
          </w:p>
        </w:tc>
        <w:tc>
          <w:tcPr>
            <w:tcW w:w="294" w:type="pct"/>
          </w:tcPr>
          <w:p w14:paraId="7EE4EF16" w14:textId="6D78F12D" w:rsidR="00D83F4D" w:rsidRPr="00D83F4D" w:rsidRDefault="00D83F4D" w:rsidP="00D83F4D">
            <w:pPr>
              <w:ind w:left="57" w:right="57" w:firstLine="0"/>
              <w:rPr>
                <w:sz w:val="22"/>
                <w:szCs w:val="22"/>
                <w:lang w:val="en-US"/>
              </w:rPr>
            </w:pPr>
            <w:r>
              <w:rPr>
                <w:sz w:val="22"/>
                <w:szCs w:val="22"/>
              </w:rPr>
              <w:t>Нет</w:t>
            </w:r>
          </w:p>
        </w:tc>
        <w:tc>
          <w:tcPr>
            <w:tcW w:w="316" w:type="pct"/>
          </w:tcPr>
          <w:p w14:paraId="2FB50DAA" w14:textId="01F9C7F0" w:rsidR="00D83F4D" w:rsidRPr="00D83F4D" w:rsidRDefault="000E5BEB" w:rsidP="00D83F4D">
            <w:pPr>
              <w:ind w:left="57" w:right="57" w:firstLine="0"/>
              <w:rPr>
                <w:sz w:val="22"/>
                <w:szCs w:val="22"/>
                <w:lang w:val="en-US"/>
              </w:rPr>
            </w:pPr>
            <w:r w:rsidRPr="00040B8F">
              <w:t>&lt;=20</w:t>
            </w:r>
          </w:p>
        </w:tc>
        <w:tc>
          <w:tcPr>
            <w:tcW w:w="2043" w:type="pct"/>
          </w:tcPr>
          <w:p w14:paraId="423F7CD7" w14:textId="77777777" w:rsidR="00D83F4D" w:rsidRPr="00D83F4D" w:rsidRDefault="00D83F4D" w:rsidP="00D83F4D">
            <w:pPr>
              <w:pStyle w:val="GOSTTablenorm"/>
            </w:pPr>
            <w:r w:rsidRPr="00D83F4D">
              <w:t>Указывается укрупненный код направления расходования/поступлений для отражения операции на ЛС получателя (при наличии).</w:t>
            </w:r>
          </w:p>
          <w:p w14:paraId="4FD9F12C" w14:textId="18A529A3" w:rsidR="00D83F4D" w:rsidRPr="00D83F4D" w:rsidRDefault="00D83F4D" w:rsidP="00D83F4D">
            <w:pPr>
              <w:pStyle w:val="GOSTTablenorm"/>
            </w:pPr>
            <w:r w:rsidRPr="00D83F4D">
              <w:t>Не заполняется для л/с с кодом 41</w:t>
            </w:r>
          </w:p>
        </w:tc>
      </w:tr>
      <w:tr w:rsidR="00D83F4D" w:rsidRPr="00A775EA" w14:paraId="42277EF7" w14:textId="77777777" w:rsidTr="00AF1182">
        <w:tc>
          <w:tcPr>
            <w:tcW w:w="1100" w:type="pct"/>
          </w:tcPr>
          <w:p w14:paraId="029DBEF2" w14:textId="6309FC6F" w:rsidR="00D83F4D" w:rsidRPr="00D83F4D" w:rsidRDefault="00D83F4D" w:rsidP="00D83F4D">
            <w:pPr>
              <w:ind w:left="57" w:right="57" w:firstLine="0"/>
              <w:rPr>
                <w:sz w:val="22"/>
                <w:szCs w:val="22"/>
              </w:rPr>
            </w:pPr>
            <w:r w:rsidRPr="00D83F4D">
              <w:rPr>
                <w:sz w:val="22"/>
                <w:szCs w:val="22"/>
              </w:rPr>
              <w:t>Номер КОО</w:t>
            </w:r>
          </w:p>
        </w:tc>
        <w:tc>
          <w:tcPr>
            <w:tcW w:w="750" w:type="pct"/>
          </w:tcPr>
          <w:p w14:paraId="78B2FA3D" w14:textId="555B3345" w:rsidR="00D83F4D" w:rsidRPr="00D83F4D" w:rsidRDefault="00D83F4D" w:rsidP="00C43B8D">
            <w:pPr>
              <w:pStyle w:val="GOSTTablenorm"/>
              <w:rPr>
                <w:b/>
                <w:lang w:val="en-US"/>
              </w:rPr>
            </w:pPr>
            <w:r w:rsidRPr="00D83F4D">
              <w:rPr>
                <w:b/>
                <w:lang w:val="en-US"/>
              </w:rPr>
              <w:t>FS_SPECIFDETAIL_D08_LIST:</w:t>
            </w:r>
            <w:r w:rsidRPr="00C43B8D">
              <w:rPr>
                <w:lang w:val="en-US"/>
              </w:rPr>
              <w:t>NUMKOO</w:t>
            </w:r>
          </w:p>
        </w:tc>
        <w:tc>
          <w:tcPr>
            <w:tcW w:w="497" w:type="pct"/>
          </w:tcPr>
          <w:p w14:paraId="0536FC70" w14:textId="132D2FB9" w:rsidR="00D83F4D" w:rsidRPr="00B471CC" w:rsidRDefault="00D83F4D" w:rsidP="00D83F4D">
            <w:pPr>
              <w:ind w:left="57" w:right="57" w:firstLine="0"/>
              <w:rPr>
                <w:sz w:val="22"/>
                <w:szCs w:val="22"/>
              </w:rPr>
            </w:pPr>
            <w:r w:rsidRPr="00B471CC">
              <w:rPr>
                <w:sz w:val="22"/>
                <w:szCs w:val="22"/>
              </w:rPr>
              <w:t>Строка</w:t>
            </w:r>
          </w:p>
        </w:tc>
        <w:tc>
          <w:tcPr>
            <w:tcW w:w="294" w:type="pct"/>
          </w:tcPr>
          <w:p w14:paraId="297F0C10" w14:textId="757C81EB" w:rsidR="00D83F4D" w:rsidRDefault="00D83F4D" w:rsidP="00D83F4D">
            <w:pPr>
              <w:ind w:left="57" w:right="57" w:firstLine="0"/>
              <w:rPr>
                <w:sz w:val="22"/>
                <w:szCs w:val="22"/>
              </w:rPr>
            </w:pPr>
            <w:r>
              <w:rPr>
                <w:sz w:val="22"/>
                <w:szCs w:val="22"/>
              </w:rPr>
              <w:t>Нет</w:t>
            </w:r>
          </w:p>
        </w:tc>
        <w:tc>
          <w:tcPr>
            <w:tcW w:w="316" w:type="pct"/>
          </w:tcPr>
          <w:p w14:paraId="09FE7E35" w14:textId="371E9287" w:rsidR="00D83F4D" w:rsidRDefault="00D83F4D" w:rsidP="00D83F4D">
            <w:pPr>
              <w:ind w:left="57" w:right="57" w:firstLine="0"/>
              <w:rPr>
                <w:sz w:val="22"/>
                <w:szCs w:val="22"/>
              </w:rPr>
            </w:pPr>
            <w:r w:rsidRPr="000C3DAB">
              <w:rPr>
                <w:sz w:val="22"/>
                <w:szCs w:val="22"/>
              </w:rPr>
              <w:t>&lt;=</w:t>
            </w:r>
            <w:r>
              <w:rPr>
                <w:sz w:val="22"/>
                <w:szCs w:val="22"/>
                <w:lang w:val="en-US"/>
              </w:rPr>
              <w:t>25</w:t>
            </w:r>
          </w:p>
        </w:tc>
        <w:tc>
          <w:tcPr>
            <w:tcW w:w="2043" w:type="pct"/>
          </w:tcPr>
          <w:p w14:paraId="6262932F" w14:textId="77777777" w:rsidR="00D83F4D" w:rsidRDefault="00D83F4D" w:rsidP="00D83F4D">
            <w:pPr>
              <w:pStyle w:val="GOSTTablenorm"/>
            </w:pPr>
            <w:r w:rsidRPr="00D83F4D">
              <w:t>Указывается номер КОО</w:t>
            </w:r>
            <w:r w:rsidR="007E31C2">
              <w:t>.</w:t>
            </w:r>
          </w:p>
          <w:p w14:paraId="033C7A2B" w14:textId="35AA79F0" w:rsidR="007E31C2" w:rsidRPr="00B471CC" w:rsidRDefault="00971B59" w:rsidP="00971B59">
            <w:pPr>
              <w:pStyle w:val="GOSTTablenorm"/>
            </w:pPr>
            <w:ins w:id="1401" w:author="Сатлер Марина Викторовна" w:date="2025-09-03T15:36:00Z">
              <w:r>
                <w:t>М</w:t>
              </w:r>
            </w:ins>
            <w:r w:rsidR="007E31C2" w:rsidRPr="007E31C2">
              <w:t>ожет</w:t>
            </w:r>
            <w:del w:id="1402" w:author="Сатлер Марина Викторовна" w:date="2025-09-03T15:36:00Z">
              <w:r w:rsidR="007E31C2" w:rsidRPr="007E31C2" w:rsidDel="00971B59">
                <w:delText>ь</w:delText>
              </w:r>
            </w:del>
            <w:r w:rsidR="007E31C2" w:rsidRPr="007E31C2">
              <w:t xml:space="preserve"> быть заполнен, если в параметре «Номер лицевого счета п</w:t>
            </w:r>
            <w:r w:rsidR="007E31C2">
              <w:t>олучателя</w:t>
            </w:r>
            <w:r w:rsidR="007E31C2" w:rsidRPr="007E31C2">
              <w:t>» (</w:t>
            </w:r>
            <w:r w:rsidR="007E31C2" w:rsidRPr="00B471CC">
              <w:rPr>
                <w:color w:val="000000"/>
              </w:rPr>
              <w:t>BRE_ACCOUNTNUMBERCLIENT</w:t>
            </w:r>
            <w:r w:rsidR="007E31C2" w:rsidRPr="007E31C2">
              <w:t>) указан л/с с кодом 71</w:t>
            </w:r>
          </w:p>
        </w:tc>
      </w:tr>
      <w:tr w:rsidR="007E31C2" w:rsidRPr="00A775EA" w14:paraId="43055913" w14:textId="77777777" w:rsidTr="00AF1182">
        <w:tc>
          <w:tcPr>
            <w:tcW w:w="1100" w:type="pct"/>
          </w:tcPr>
          <w:p w14:paraId="1AAFA9B6" w14:textId="1D1B120C" w:rsidR="007E31C2" w:rsidRPr="00D83F4D" w:rsidRDefault="007E31C2" w:rsidP="00D83F4D">
            <w:pPr>
              <w:ind w:left="57" w:right="57" w:firstLine="0"/>
              <w:rPr>
                <w:sz w:val="22"/>
                <w:szCs w:val="22"/>
              </w:rPr>
            </w:pPr>
            <w:commentRangeStart w:id="1403"/>
            <w:r w:rsidRPr="007E31C2">
              <w:rPr>
                <w:sz w:val="22"/>
                <w:szCs w:val="22"/>
                <w:highlight w:val="yellow"/>
              </w:rPr>
              <w:t>GUID КОО</w:t>
            </w:r>
            <w:commentRangeEnd w:id="1403"/>
            <w:r>
              <w:rPr>
                <w:rStyle w:val="afff4"/>
              </w:rPr>
              <w:commentReference w:id="1403"/>
            </w:r>
          </w:p>
        </w:tc>
        <w:tc>
          <w:tcPr>
            <w:tcW w:w="750" w:type="pct"/>
          </w:tcPr>
          <w:p w14:paraId="600E6183" w14:textId="326B319D" w:rsidR="007E31C2" w:rsidRPr="006445C3" w:rsidRDefault="006445C3" w:rsidP="00C43B8D">
            <w:pPr>
              <w:pStyle w:val="GOSTTablenorm"/>
              <w:rPr>
                <w:b/>
                <w:lang w:val="en-US"/>
              </w:rPr>
            </w:pPr>
            <w:r w:rsidRPr="00D83F4D">
              <w:rPr>
                <w:b/>
                <w:lang w:val="en-US"/>
              </w:rPr>
              <w:t>FS_SPECIFDETAIL_D08_LIST:</w:t>
            </w:r>
            <w:r w:rsidRPr="00C43B8D">
              <w:rPr>
                <w:lang w:val="en-US"/>
              </w:rPr>
              <w:t>GUIDKOO</w:t>
            </w:r>
          </w:p>
        </w:tc>
        <w:tc>
          <w:tcPr>
            <w:tcW w:w="497" w:type="pct"/>
          </w:tcPr>
          <w:p w14:paraId="22BFD9D9" w14:textId="77049464" w:rsidR="007E31C2" w:rsidRPr="00B471CC" w:rsidRDefault="007E31C2" w:rsidP="00D83F4D">
            <w:pPr>
              <w:ind w:left="57" w:right="57" w:firstLine="0"/>
              <w:rPr>
                <w:sz w:val="22"/>
                <w:szCs w:val="22"/>
              </w:rPr>
            </w:pPr>
            <w:r w:rsidRPr="007E31C2">
              <w:rPr>
                <w:sz w:val="22"/>
                <w:szCs w:val="22"/>
              </w:rPr>
              <w:t>GUID</w:t>
            </w:r>
          </w:p>
        </w:tc>
        <w:tc>
          <w:tcPr>
            <w:tcW w:w="294" w:type="pct"/>
          </w:tcPr>
          <w:p w14:paraId="35152BF4" w14:textId="6FA2EAED" w:rsidR="007E31C2" w:rsidRDefault="007E31C2" w:rsidP="00D83F4D">
            <w:pPr>
              <w:ind w:left="57" w:right="57" w:firstLine="0"/>
              <w:rPr>
                <w:sz w:val="22"/>
                <w:szCs w:val="22"/>
              </w:rPr>
            </w:pPr>
            <w:r>
              <w:rPr>
                <w:sz w:val="22"/>
                <w:szCs w:val="22"/>
              </w:rPr>
              <w:t>Нет</w:t>
            </w:r>
          </w:p>
        </w:tc>
        <w:tc>
          <w:tcPr>
            <w:tcW w:w="316" w:type="pct"/>
          </w:tcPr>
          <w:p w14:paraId="08440C7B" w14:textId="156D1A2B" w:rsidR="007E31C2" w:rsidRPr="000C3DAB" w:rsidRDefault="007E31C2" w:rsidP="00D83F4D">
            <w:pPr>
              <w:ind w:left="57" w:right="57" w:firstLine="0"/>
              <w:rPr>
                <w:sz w:val="22"/>
                <w:szCs w:val="22"/>
              </w:rPr>
            </w:pPr>
            <w:r>
              <w:rPr>
                <w:sz w:val="22"/>
                <w:szCs w:val="22"/>
              </w:rPr>
              <w:t>=36</w:t>
            </w:r>
          </w:p>
        </w:tc>
        <w:tc>
          <w:tcPr>
            <w:tcW w:w="2043" w:type="pct"/>
          </w:tcPr>
          <w:p w14:paraId="16D28883" w14:textId="77777777" w:rsidR="007E31C2" w:rsidRDefault="007E31C2" w:rsidP="007E31C2">
            <w:pPr>
              <w:pStyle w:val="GOSTTablenorm"/>
            </w:pPr>
            <w:r>
              <w:t>Указывается уникальный идентификатор КОО, по которому осуществляется операция.</w:t>
            </w:r>
          </w:p>
          <w:p w14:paraId="359F802F" w14:textId="650D3BC1" w:rsidR="007E31C2" w:rsidRPr="00D83F4D" w:rsidRDefault="007E31C2" w:rsidP="007E31C2">
            <w:pPr>
              <w:pStyle w:val="GOSTTablenorm"/>
            </w:pPr>
            <w:r>
              <w:t>Обязателен для заполнения, если заполнен параметр «Номер КОО» (</w:t>
            </w:r>
            <w:r w:rsidRPr="007E31C2">
              <w:t>FS_SPECIFDETAIL_D08_LIST: NUMKOO</w:t>
            </w:r>
            <w:r>
              <w:t>)</w:t>
            </w:r>
          </w:p>
        </w:tc>
      </w:tr>
      <w:tr w:rsidR="00D83F4D" w:rsidRPr="00A775EA" w14:paraId="7DA4C093" w14:textId="77777777" w:rsidTr="00AF1182">
        <w:tc>
          <w:tcPr>
            <w:tcW w:w="1100" w:type="pct"/>
          </w:tcPr>
          <w:p w14:paraId="5BACC512" w14:textId="7AFD1942" w:rsidR="00D83F4D" w:rsidRPr="00504D1C" w:rsidRDefault="00D83F4D" w:rsidP="00D83F4D">
            <w:pPr>
              <w:ind w:left="57" w:right="57" w:firstLine="0"/>
              <w:rPr>
                <w:sz w:val="22"/>
                <w:szCs w:val="22"/>
                <w:highlight w:val="yellow"/>
              </w:rPr>
            </w:pPr>
            <w:r w:rsidRPr="00504D1C">
              <w:rPr>
                <w:sz w:val="22"/>
                <w:szCs w:val="22"/>
                <w:highlight w:val="yellow"/>
              </w:rPr>
              <w:t xml:space="preserve">ИГК </w:t>
            </w:r>
            <w:commentRangeStart w:id="1404"/>
            <w:r w:rsidRPr="00504D1C">
              <w:rPr>
                <w:sz w:val="22"/>
                <w:szCs w:val="22"/>
                <w:highlight w:val="yellow"/>
              </w:rPr>
              <w:t>получателя</w:t>
            </w:r>
            <w:commentRangeEnd w:id="1404"/>
            <w:r w:rsidR="00E85286" w:rsidRPr="00504D1C">
              <w:rPr>
                <w:rStyle w:val="afff4"/>
                <w:highlight w:val="yellow"/>
              </w:rPr>
              <w:commentReference w:id="1404"/>
            </w:r>
          </w:p>
        </w:tc>
        <w:tc>
          <w:tcPr>
            <w:tcW w:w="750" w:type="pct"/>
          </w:tcPr>
          <w:p w14:paraId="0E11265F" w14:textId="02BD4776" w:rsidR="00D83F4D" w:rsidRPr="00D83F4D" w:rsidRDefault="00D83F4D" w:rsidP="00C43B8D">
            <w:pPr>
              <w:pStyle w:val="GOSTTablenorm"/>
              <w:rPr>
                <w:b/>
                <w:lang w:val="en-US"/>
              </w:rPr>
            </w:pPr>
            <w:r w:rsidRPr="00D83F4D">
              <w:rPr>
                <w:b/>
                <w:lang w:val="en-US"/>
              </w:rPr>
              <w:t>FS_SPECIFDETAIL_D08_LIST:</w:t>
            </w:r>
            <w:r w:rsidRPr="00C43B8D">
              <w:rPr>
                <w:lang w:val="en-US"/>
              </w:rPr>
              <w:t>IGK</w:t>
            </w:r>
          </w:p>
        </w:tc>
        <w:tc>
          <w:tcPr>
            <w:tcW w:w="497" w:type="pct"/>
          </w:tcPr>
          <w:p w14:paraId="42F9D464" w14:textId="18958BC2" w:rsidR="00D83F4D" w:rsidRPr="00B471CC" w:rsidRDefault="00D83F4D" w:rsidP="00D83F4D">
            <w:pPr>
              <w:ind w:left="57" w:right="57" w:firstLine="0"/>
              <w:rPr>
                <w:sz w:val="22"/>
                <w:szCs w:val="22"/>
              </w:rPr>
            </w:pPr>
            <w:r w:rsidRPr="00B471CC">
              <w:rPr>
                <w:sz w:val="22"/>
                <w:szCs w:val="22"/>
              </w:rPr>
              <w:t>Строка</w:t>
            </w:r>
          </w:p>
        </w:tc>
        <w:tc>
          <w:tcPr>
            <w:tcW w:w="294" w:type="pct"/>
          </w:tcPr>
          <w:p w14:paraId="0555DDEB" w14:textId="387E4F47" w:rsidR="00D83F4D" w:rsidRDefault="00D83F4D" w:rsidP="00D83F4D">
            <w:pPr>
              <w:ind w:left="57" w:right="57" w:firstLine="0"/>
              <w:rPr>
                <w:sz w:val="22"/>
                <w:szCs w:val="22"/>
              </w:rPr>
            </w:pPr>
            <w:r>
              <w:rPr>
                <w:sz w:val="22"/>
                <w:szCs w:val="22"/>
              </w:rPr>
              <w:t>Нет</w:t>
            </w:r>
          </w:p>
        </w:tc>
        <w:tc>
          <w:tcPr>
            <w:tcW w:w="316" w:type="pct"/>
          </w:tcPr>
          <w:p w14:paraId="4A2F2ED4" w14:textId="60B415E2" w:rsidR="00D83F4D" w:rsidRDefault="00D83F4D" w:rsidP="00D83F4D">
            <w:pPr>
              <w:ind w:left="57" w:right="57" w:firstLine="0"/>
              <w:rPr>
                <w:sz w:val="22"/>
                <w:szCs w:val="22"/>
              </w:rPr>
            </w:pPr>
            <w:r w:rsidRPr="000C3DAB">
              <w:rPr>
                <w:sz w:val="22"/>
                <w:szCs w:val="22"/>
              </w:rPr>
              <w:t>&lt;=</w:t>
            </w:r>
            <w:r>
              <w:rPr>
                <w:sz w:val="22"/>
                <w:szCs w:val="22"/>
                <w:lang w:val="en-US"/>
              </w:rPr>
              <w:t>25</w:t>
            </w:r>
          </w:p>
        </w:tc>
        <w:tc>
          <w:tcPr>
            <w:tcW w:w="2043" w:type="pct"/>
          </w:tcPr>
          <w:p w14:paraId="7E7A2AD8" w14:textId="77777777" w:rsidR="00D83F4D" w:rsidRDefault="00D83F4D" w:rsidP="00D83F4D">
            <w:pPr>
              <w:pStyle w:val="GOSTTablenorm"/>
            </w:pPr>
            <w:r>
              <w:t>Указывается идентификатор государственного контракта.</w:t>
            </w:r>
          </w:p>
          <w:p w14:paraId="0F24462C" w14:textId="2FCA8DDE" w:rsidR="00D83F4D" w:rsidRPr="00B471CC" w:rsidRDefault="00D83F4D" w:rsidP="00D83F4D">
            <w:pPr>
              <w:pStyle w:val="GOSTTablenorm"/>
            </w:pPr>
            <w:r>
              <w:t>Не заполняется для л/с с кодом 41</w:t>
            </w:r>
          </w:p>
        </w:tc>
      </w:tr>
      <w:tr w:rsidR="00E85286" w:rsidRPr="00A775EA" w14:paraId="2ACAC836" w14:textId="77777777" w:rsidTr="00AF1182">
        <w:tc>
          <w:tcPr>
            <w:tcW w:w="1100" w:type="pct"/>
          </w:tcPr>
          <w:p w14:paraId="73F60600" w14:textId="699F122F" w:rsidR="00E85286" w:rsidRPr="00504D1C" w:rsidRDefault="00E85286" w:rsidP="00E85286">
            <w:pPr>
              <w:ind w:left="57" w:right="57" w:firstLine="0"/>
              <w:rPr>
                <w:sz w:val="22"/>
                <w:szCs w:val="22"/>
                <w:highlight w:val="yellow"/>
              </w:rPr>
            </w:pPr>
            <w:r w:rsidRPr="00504D1C">
              <w:rPr>
                <w:sz w:val="22"/>
                <w:szCs w:val="22"/>
                <w:highlight w:val="yellow"/>
              </w:rPr>
              <w:t xml:space="preserve">Вид кода </w:t>
            </w:r>
            <w:commentRangeStart w:id="1405"/>
            <w:r w:rsidRPr="00504D1C">
              <w:rPr>
                <w:sz w:val="22"/>
                <w:szCs w:val="22"/>
                <w:highlight w:val="yellow"/>
              </w:rPr>
              <w:t>расходов</w:t>
            </w:r>
            <w:commentRangeEnd w:id="1405"/>
            <w:r w:rsidRPr="00504D1C">
              <w:rPr>
                <w:rStyle w:val="afff4"/>
                <w:highlight w:val="yellow"/>
              </w:rPr>
              <w:commentReference w:id="1405"/>
            </w:r>
            <w:r w:rsidRPr="00504D1C">
              <w:rPr>
                <w:sz w:val="22"/>
                <w:szCs w:val="22"/>
                <w:highlight w:val="yellow"/>
              </w:rPr>
              <w:t>/поступлений получателя</w:t>
            </w:r>
          </w:p>
        </w:tc>
        <w:tc>
          <w:tcPr>
            <w:tcW w:w="750" w:type="pct"/>
          </w:tcPr>
          <w:p w14:paraId="405131A6" w14:textId="698A892C" w:rsidR="00E85286" w:rsidRPr="00D83F4D" w:rsidRDefault="00E85286" w:rsidP="00C43B8D">
            <w:pPr>
              <w:pStyle w:val="GOSTTablenorm"/>
              <w:rPr>
                <w:b/>
                <w:lang w:val="en-US"/>
              </w:rPr>
            </w:pPr>
            <w:r w:rsidRPr="00D83F4D">
              <w:rPr>
                <w:b/>
                <w:lang w:val="en-US"/>
              </w:rPr>
              <w:t>FS_SPECIFDETAIL_D08_LIST:</w:t>
            </w:r>
            <w:r w:rsidRPr="00C43B8D">
              <w:rPr>
                <w:lang w:val="en-US"/>
              </w:rPr>
              <w:t>TYPECODEOBJPAYER</w:t>
            </w:r>
          </w:p>
        </w:tc>
        <w:tc>
          <w:tcPr>
            <w:tcW w:w="497" w:type="pct"/>
          </w:tcPr>
          <w:p w14:paraId="05EA8CB1" w14:textId="70AD0B7E" w:rsidR="00E85286" w:rsidRPr="00B471CC" w:rsidRDefault="00E85286" w:rsidP="00E85286">
            <w:pPr>
              <w:ind w:left="57" w:right="57" w:firstLine="0"/>
              <w:rPr>
                <w:sz w:val="22"/>
                <w:szCs w:val="22"/>
              </w:rPr>
            </w:pPr>
            <w:r w:rsidRPr="00B471CC">
              <w:rPr>
                <w:sz w:val="22"/>
                <w:szCs w:val="22"/>
              </w:rPr>
              <w:t>Строка</w:t>
            </w:r>
          </w:p>
        </w:tc>
        <w:tc>
          <w:tcPr>
            <w:tcW w:w="294" w:type="pct"/>
          </w:tcPr>
          <w:p w14:paraId="12241E8C" w14:textId="361DD321" w:rsidR="00E85286" w:rsidRDefault="00E85286" w:rsidP="00E85286">
            <w:pPr>
              <w:ind w:left="57" w:right="57" w:firstLine="0"/>
              <w:rPr>
                <w:sz w:val="22"/>
                <w:szCs w:val="22"/>
              </w:rPr>
            </w:pPr>
            <w:commentRangeStart w:id="1406"/>
            <w:commentRangeStart w:id="1407"/>
            <w:r>
              <w:rPr>
                <w:sz w:val="22"/>
                <w:szCs w:val="22"/>
              </w:rPr>
              <w:t>Нет</w:t>
            </w:r>
            <w:commentRangeEnd w:id="1406"/>
            <w:r>
              <w:rPr>
                <w:rStyle w:val="afff4"/>
              </w:rPr>
              <w:commentReference w:id="1406"/>
            </w:r>
            <w:commentRangeEnd w:id="1407"/>
            <w:r w:rsidR="007D19C9">
              <w:rPr>
                <w:rStyle w:val="afff4"/>
              </w:rPr>
              <w:commentReference w:id="1407"/>
            </w:r>
          </w:p>
        </w:tc>
        <w:tc>
          <w:tcPr>
            <w:tcW w:w="316" w:type="pct"/>
          </w:tcPr>
          <w:p w14:paraId="0EB495D6" w14:textId="0AE20432" w:rsidR="00E85286" w:rsidRDefault="00E85286" w:rsidP="00E85286">
            <w:pPr>
              <w:ind w:left="57" w:right="57" w:firstLine="0"/>
              <w:rPr>
                <w:sz w:val="22"/>
                <w:szCs w:val="22"/>
              </w:rPr>
            </w:pPr>
            <w:r w:rsidRPr="000C3DAB">
              <w:rPr>
                <w:sz w:val="22"/>
                <w:szCs w:val="22"/>
              </w:rPr>
              <w:t>=</w:t>
            </w:r>
            <w:r>
              <w:rPr>
                <w:sz w:val="22"/>
                <w:szCs w:val="22"/>
                <w:lang w:val="en-US"/>
              </w:rPr>
              <w:t>1</w:t>
            </w:r>
          </w:p>
        </w:tc>
        <w:tc>
          <w:tcPr>
            <w:tcW w:w="2043" w:type="pct"/>
          </w:tcPr>
          <w:p w14:paraId="35D7349C" w14:textId="77777777" w:rsidR="00E85286" w:rsidRDefault="00E85286" w:rsidP="00E85286">
            <w:pPr>
              <w:pStyle w:val="GOSTTablenorm"/>
            </w:pPr>
            <w:r>
              <w:t>Указывается вид кода расходов/поступлений получателя.</w:t>
            </w:r>
          </w:p>
          <w:p w14:paraId="479283AE" w14:textId="6A537774" w:rsidR="00E85286" w:rsidRDefault="00E85286" w:rsidP="00E85286">
            <w:pPr>
              <w:pStyle w:val="GOSTTablenorm"/>
            </w:pPr>
            <w:r>
              <w:t>Возможные значения</w:t>
            </w:r>
            <w:r w:rsidR="00C43B8D">
              <w:t xml:space="preserve"> для л/с с кодом 71</w:t>
            </w:r>
            <w:r>
              <w:t>:</w:t>
            </w:r>
          </w:p>
          <w:p w14:paraId="5AD28C97" w14:textId="2965455D" w:rsidR="00E85286" w:rsidRDefault="00E85286" w:rsidP="00C43B8D">
            <w:pPr>
              <w:pStyle w:val="GOSTTableListMark1"/>
            </w:pPr>
            <w:r>
              <w:t xml:space="preserve">«1» </w:t>
            </w:r>
            <w:r w:rsidR="00C43B8D" w:rsidRPr="000318D6">
              <w:t>–</w:t>
            </w:r>
            <w:r>
              <w:t xml:space="preserve"> Доходы;</w:t>
            </w:r>
          </w:p>
          <w:p w14:paraId="5A6869A6" w14:textId="2D22DA7A" w:rsidR="00E85286" w:rsidRDefault="00E85286" w:rsidP="00C43B8D">
            <w:pPr>
              <w:pStyle w:val="GOSTTableListMark1"/>
            </w:pPr>
            <w:r>
              <w:t xml:space="preserve">«2» </w:t>
            </w:r>
            <w:r w:rsidR="00C43B8D" w:rsidRPr="000318D6">
              <w:t>–</w:t>
            </w:r>
            <w:r>
              <w:t xml:space="preserve"> Расходы;</w:t>
            </w:r>
          </w:p>
          <w:p w14:paraId="72A9FB9D" w14:textId="2D243E0F" w:rsidR="00E85286" w:rsidRDefault="00E85286" w:rsidP="00C43B8D">
            <w:pPr>
              <w:pStyle w:val="GOSTTableListMark1"/>
            </w:pPr>
            <w:r>
              <w:t xml:space="preserve">«3» </w:t>
            </w:r>
            <w:r w:rsidR="00C43B8D" w:rsidRPr="000318D6">
              <w:t>–</w:t>
            </w:r>
            <w:r>
              <w:t xml:space="preserve"> НВС.</w:t>
            </w:r>
          </w:p>
          <w:p w14:paraId="2D134087" w14:textId="13D04C2B" w:rsidR="00E85286" w:rsidRDefault="00E85286" w:rsidP="00E85286">
            <w:pPr>
              <w:pStyle w:val="GOSTTablenorm"/>
            </w:pPr>
            <w:r>
              <w:t>Возможные значения</w:t>
            </w:r>
            <w:r w:rsidR="00C43B8D">
              <w:t xml:space="preserve"> для л/с с кодом 41</w:t>
            </w:r>
            <w:r>
              <w:t>:</w:t>
            </w:r>
          </w:p>
          <w:p w14:paraId="569F4C30" w14:textId="75B610B6" w:rsidR="00E85286" w:rsidRDefault="00E85286" w:rsidP="00C43B8D">
            <w:pPr>
              <w:pStyle w:val="GOSTTableListMark1"/>
            </w:pPr>
            <w:r>
              <w:t xml:space="preserve">«1» </w:t>
            </w:r>
            <w:r w:rsidR="00C43B8D" w:rsidRPr="000318D6">
              <w:t>–</w:t>
            </w:r>
            <w:r>
              <w:t xml:space="preserve"> Доходы;</w:t>
            </w:r>
          </w:p>
          <w:p w14:paraId="40E4F654" w14:textId="34BF4921" w:rsidR="00E85286" w:rsidRPr="00B471CC" w:rsidRDefault="00E85286" w:rsidP="00C43B8D">
            <w:pPr>
              <w:pStyle w:val="GOSTTableListMark1"/>
            </w:pPr>
            <w:r>
              <w:t xml:space="preserve">«3» </w:t>
            </w:r>
            <w:r w:rsidR="00C43B8D" w:rsidRPr="000318D6">
              <w:t>–</w:t>
            </w:r>
            <w:r>
              <w:t xml:space="preserve"> НВС</w:t>
            </w:r>
          </w:p>
        </w:tc>
      </w:tr>
      <w:tr w:rsidR="00E85286" w:rsidRPr="00E85286" w14:paraId="1EAAAB9E" w14:textId="77777777" w:rsidTr="00AF1182">
        <w:tc>
          <w:tcPr>
            <w:tcW w:w="1100" w:type="pct"/>
          </w:tcPr>
          <w:p w14:paraId="5E2408C4" w14:textId="2982B647" w:rsidR="00E85286" w:rsidRPr="00B471CC" w:rsidRDefault="00E85286" w:rsidP="00E85286">
            <w:pPr>
              <w:ind w:left="57" w:right="57" w:firstLine="0"/>
              <w:rPr>
                <w:sz w:val="22"/>
                <w:szCs w:val="22"/>
              </w:rPr>
            </w:pPr>
            <w:r w:rsidRPr="00E85286">
              <w:rPr>
                <w:sz w:val="22"/>
                <w:szCs w:val="22"/>
              </w:rPr>
              <w:t>Сумма в валюте заявки</w:t>
            </w:r>
          </w:p>
        </w:tc>
        <w:tc>
          <w:tcPr>
            <w:tcW w:w="750" w:type="pct"/>
          </w:tcPr>
          <w:p w14:paraId="27711FB2" w14:textId="3E94B257" w:rsidR="00E85286" w:rsidRPr="00E85286" w:rsidRDefault="00E85286" w:rsidP="00C43B8D">
            <w:pPr>
              <w:pStyle w:val="GOSTTablenorm"/>
              <w:rPr>
                <w:b/>
                <w:lang w:val="en-US"/>
              </w:rPr>
            </w:pPr>
            <w:r w:rsidRPr="00E85286">
              <w:rPr>
                <w:b/>
                <w:lang w:val="en-US"/>
              </w:rPr>
              <w:t>FS_SPECIFDETAIL_D08_LIST:</w:t>
            </w:r>
            <w:r w:rsidRPr="00C43B8D">
              <w:rPr>
                <w:lang w:val="en-US"/>
              </w:rPr>
              <w:t>SUMMA</w:t>
            </w:r>
          </w:p>
        </w:tc>
        <w:tc>
          <w:tcPr>
            <w:tcW w:w="497" w:type="pct"/>
          </w:tcPr>
          <w:p w14:paraId="39D9B6FF" w14:textId="4BDEFBAE" w:rsidR="00E85286" w:rsidRPr="00E85286" w:rsidRDefault="00E85286" w:rsidP="00E85286">
            <w:pPr>
              <w:ind w:left="57" w:right="57" w:firstLine="0"/>
              <w:rPr>
                <w:sz w:val="22"/>
                <w:szCs w:val="22"/>
                <w:lang w:val="en-US"/>
              </w:rPr>
            </w:pPr>
            <w:r w:rsidRPr="00E85286">
              <w:rPr>
                <w:sz w:val="22"/>
                <w:szCs w:val="22"/>
                <w:lang w:val="en-US"/>
              </w:rPr>
              <w:t>Число</w:t>
            </w:r>
          </w:p>
        </w:tc>
        <w:tc>
          <w:tcPr>
            <w:tcW w:w="294" w:type="pct"/>
          </w:tcPr>
          <w:p w14:paraId="704E2B7A" w14:textId="0E55F216" w:rsidR="00E85286" w:rsidRPr="00E85286" w:rsidRDefault="00E85286" w:rsidP="00E85286">
            <w:pPr>
              <w:ind w:left="57" w:right="57" w:firstLine="0"/>
              <w:rPr>
                <w:sz w:val="22"/>
                <w:szCs w:val="22"/>
              </w:rPr>
            </w:pPr>
            <w:r>
              <w:rPr>
                <w:sz w:val="22"/>
                <w:szCs w:val="22"/>
              </w:rPr>
              <w:t>Да</w:t>
            </w:r>
          </w:p>
        </w:tc>
        <w:tc>
          <w:tcPr>
            <w:tcW w:w="316" w:type="pct"/>
          </w:tcPr>
          <w:p w14:paraId="01E6D52B" w14:textId="75F92EA1" w:rsidR="00E85286" w:rsidRPr="00E85286" w:rsidRDefault="00E85286" w:rsidP="00E85286">
            <w:pPr>
              <w:ind w:left="57" w:right="57" w:firstLine="0"/>
              <w:rPr>
                <w:sz w:val="22"/>
                <w:szCs w:val="22"/>
              </w:rPr>
            </w:pPr>
            <w:r>
              <w:rPr>
                <w:sz w:val="22"/>
                <w:szCs w:val="22"/>
              </w:rPr>
              <w:t>-</w:t>
            </w:r>
          </w:p>
        </w:tc>
        <w:tc>
          <w:tcPr>
            <w:tcW w:w="2043" w:type="pct"/>
          </w:tcPr>
          <w:p w14:paraId="0F8C9131" w14:textId="3776C61B" w:rsidR="00E85286" w:rsidRPr="00E85286" w:rsidRDefault="00E85286" w:rsidP="00E85286">
            <w:pPr>
              <w:pStyle w:val="GOSTTablenorm"/>
              <w:rPr>
                <w:lang w:val="en-US"/>
              </w:rPr>
            </w:pPr>
            <w:r w:rsidRPr="00E85286">
              <w:t xml:space="preserve">Указывается сумма по строке, с точностью </w:t>
            </w:r>
            <w:r w:rsidRPr="00E85286">
              <w:rPr>
                <w:lang w:val="en-US"/>
              </w:rPr>
              <w:t>2 знака после запятой</w:t>
            </w:r>
          </w:p>
        </w:tc>
      </w:tr>
      <w:tr w:rsidR="00E85286" w:rsidRPr="00A775EA" w14:paraId="0E68651C" w14:textId="77777777" w:rsidTr="00AF1182">
        <w:tc>
          <w:tcPr>
            <w:tcW w:w="1100" w:type="pct"/>
          </w:tcPr>
          <w:p w14:paraId="70546DA1" w14:textId="5E954C95" w:rsidR="00E85286" w:rsidRPr="00504D1C" w:rsidRDefault="00E85286" w:rsidP="00E85286">
            <w:pPr>
              <w:ind w:left="57" w:right="57" w:firstLine="0"/>
              <w:rPr>
                <w:sz w:val="22"/>
                <w:szCs w:val="22"/>
                <w:highlight w:val="yellow"/>
                <w:lang w:val="en-US"/>
              </w:rPr>
            </w:pPr>
            <w:r w:rsidRPr="00504D1C">
              <w:rPr>
                <w:sz w:val="22"/>
                <w:szCs w:val="22"/>
                <w:highlight w:val="yellow"/>
                <w:lang w:val="en-US"/>
              </w:rPr>
              <w:t xml:space="preserve">КБК </w:t>
            </w:r>
            <w:commentRangeStart w:id="1408"/>
            <w:r w:rsidRPr="00504D1C">
              <w:rPr>
                <w:sz w:val="22"/>
                <w:szCs w:val="22"/>
                <w:highlight w:val="yellow"/>
                <w:lang w:val="en-US"/>
              </w:rPr>
              <w:t>получателя</w:t>
            </w:r>
            <w:commentRangeEnd w:id="1408"/>
            <w:r w:rsidRPr="00504D1C">
              <w:rPr>
                <w:rStyle w:val="afff4"/>
                <w:highlight w:val="yellow"/>
              </w:rPr>
              <w:commentReference w:id="1408"/>
            </w:r>
          </w:p>
        </w:tc>
        <w:tc>
          <w:tcPr>
            <w:tcW w:w="750" w:type="pct"/>
          </w:tcPr>
          <w:p w14:paraId="71FE9CEA" w14:textId="33EDA30B" w:rsidR="00E85286" w:rsidRPr="00E85286" w:rsidRDefault="00E85286" w:rsidP="00C43B8D">
            <w:pPr>
              <w:pStyle w:val="GOSTTablenorm"/>
              <w:rPr>
                <w:b/>
                <w:lang w:val="en-US"/>
              </w:rPr>
            </w:pPr>
            <w:r w:rsidRPr="00E85286">
              <w:rPr>
                <w:b/>
                <w:lang w:val="en-US"/>
              </w:rPr>
              <w:t>FS_SPECIFDETAIL_D08_LIST:</w:t>
            </w:r>
            <w:r w:rsidRPr="00C43B8D">
              <w:rPr>
                <w:lang w:val="en-US"/>
              </w:rPr>
              <w:t>KBK_ACC</w:t>
            </w:r>
          </w:p>
        </w:tc>
        <w:tc>
          <w:tcPr>
            <w:tcW w:w="497" w:type="pct"/>
          </w:tcPr>
          <w:p w14:paraId="4FD6BEB5" w14:textId="32D1D26A" w:rsidR="00E85286" w:rsidRPr="00B471CC" w:rsidRDefault="00E85286" w:rsidP="00E85286">
            <w:pPr>
              <w:ind w:left="57" w:right="57" w:firstLine="0"/>
              <w:rPr>
                <w:sz w:val="22"/>
                <w:szCs w:val="22"/>
              </w:rPr>
            </w:pPr>
            <w:r w:rsidRPr="00B471CC">
              <w:rPr>
                <w:sz w:val="22"/>
                <w:szCs w:val="22"/>
              </w:rPr>
              <w:t>Строка</w:t>
            </w:r>
          </w:p>
        </w:tc>
        <w:tc>
          <w:tcPr>
            <w:tcW w:w="294" w:type="pct"/>
          </w:tcPr>
          <w:p w14:paraId="7C5F0FC6" w14:textId="52401AF2" w:rsidR="00E85286" w:rsidRDefault="00E85286" w:rsidP="00E85286">
            <w:pPr>
              <w:ind w:left="57" w:right="57" w:firstLine="0"/>
              <w:rPr>
                <w:sz w:val="22"/>
                <w:szCs w:val="22"/>
              </w:rPr>
            </w:pPr>
            <w:r>
              <w:rPr>
                <w:sz w:val="22"/>
                <w:szCs w:val="22"/>
              </w:rPr>
              <w:t>Да</w:t>
            </w:r>
          </w:p>
        </w:tc>
        <w:tc>
          <w:tcPr>
            <w:tcW w:w="316" w:type="pct"/>
          </w:tcPr>
          <w:p w14:paraId="65ED1FF4" w14:textId="299F1C58" w:rsidR="00E85286" w:rsidRDefault="00E85286" w:rsidP="00E85286">
            <w:pPr>
              <w:ind w:left="57" w:right="57" w:firstLine="0"/>
              <w:rPr>
                <w:sz w:val="22"/>
                <w:szCs w:val="22"/>
              </w:rPr>
            </w:pPr>
            <w:r>
              <w:rPr>
                <w:sz w:val="22"/>
                <w:szCs w:val="22"/>
              </w:rPr>
              <w:t>=20</w:t>
            </w:r>
          </w:p>
        </w:tc>
        <w:tc>
          <w:tcPr>
            <w:tcW w:w="2043" w:type="pct"/>
          </w:tcPr>
          <w:p w14:paraId="54EFCBC0" w14:textId="63680691" w:rsidR="00E85286" w:rsidRPr="00B471CC" w:rsidRDefault="00E85286" w:rsidP="00E85286">
            <w:pPr>
              <w:pStyle w:val="GOSTTablenorm"/>
            </w:pPr>
            <w:r w:rsidRPr="00E85286">
              <w:t>Указывается код по бюджетной классификации для отражения операции на ЛС получателя</w:t>
            </w:r>
          </w:p>
        </w:tc>
      </w:tr>
      <w:tr w:rsidR="00E85286" w:rsidRPr="00A775EA" w14:paraId="1B9A7825" w14:textId="77777777" w:rsidTr="00AF1182">
        <w:tc>
          <w:tcPr>
            <w:tcW w:w="1100" w:type="pct"/>
          </w:tcPr>
          <w:p w14:paraId="27C5AAF8" w14:textId="3828FF7F" w:rsidR="00E85286" w:rsidRPr="00504D1C" w:rsidRDefault="00E85286" w:rsidP="00E85286">
            <w:pPr>
              <w:ind w:left="57" w:right="57" w:firstLine="0"/>
              <w:rPr>
                <w:sz w:val="22"/>
                <w:szCs w:val="22"/>
                <w:highlight w:val="yellow"/>
              </w:rPr>
            </w:pPr>
            <w:r w:rsidRPr="00504D1C">
              <w:rPr>
                <w:sz w:val="22"/>
                <w:szCs w:val="22"/>
                <w:highlight w:val="yellow"/>
              </w:rPr>
              <w:t xml:space="preserve">Код цели (аналитический код) </w:t>
            </w:r>
            <w:commentRangeStart w:id="1409"/>
            <w:r w:rsidRPr="00504D1C">
              <w:rPr>
                <w:sz w:val="22"/>
                <w:szCs w:val="22"/>
                <w:highlight w:val="yellow"/>
              </w:rPr>
              <w:t>получателя</w:t>
            </w:r>
            <w:commentRangeEnd w:id="1409"/>
            <w:r w:rsidRPr="00504D1C">
              <w:rPr>
                <w:rStyle w:val="afff4"/>
                <w:highlight w:val="yellow"/>
              </w:rPr>
              <w:commentReference w:id="1409"/>
            </w:r>
            <w:r w:rsidR="00A61FF5" w:rsidRPr="00504D1C">
              <w:rPr>
                <w:sz w:val="22"/>
                <w:szCs w:val="22"/>
                <w:highlight w:val="yellow"/>
              </w:rPr>
              <w:t xml:space="preserve"> (контрольный)</w:t>
            </w:r>
          </w:p>
        </w:tc>
        <w:tc>
          <w:tcPr>
            <w:tcW w:w="750" w:type="pct"/>
          </w:tcPr>
          <w:p w14:paraId="653CAD34" w14:textId="4A8D9082" w:rsidR="00E85286" w:rsidRPr="00E85286" w:rsidRDefault="00E85286" w:rsidP="00C43B8D">
            <w:pPr>
              <w:pStyle w:val="GOSTTablenorm"/>
              <w:rPr>
                <w:b/>
                <w:lang w:val="en-US"/>
              </w:rPr>
            </w:pPr>
            <w:r w:rsidRPr="00E85286">
              <w:rPr>
                <w:b/>
                <w:lang w:val="en-US"/>
              </w:rPr>
              <w:t>FS_SPECIFDETAIL_D08_LIST:</w:t>
            </w:r>
            <w:r w:rsidRPr="00C43B8D">
              <w:rPr>
                <w:lang w:val="en-US"/>
              </w:rPr>
              <w:t>CodeCS_ACC</w:t>
            </w:r>
          </w:p>
        </w:tc>
        <w:tc>
          <w:tcPr>
            <w:tcW w:w="497" w:type="pct"/>
          </w:tcPr>
          <w:p w14:paraId="63CD9E2C" w14:textId="505756A5" w:rsidR="00E85286" w:rsidRPr="00B471CC" w:rsidRDefault="00E85286" w:rsidP="00E85286">
            <w:pPr>
              <w:ind w:left="57" w:right="57" w:firstLine="0"/>
              <w:rPr>
                <w:sz w:val="22"/>
                <w:szCs w:val="22"/>
              </w:rPr>
            </w:pPr>
            <w:r w:rsidRPr="00B471CC">
              <w:rPr>
                <w:sz w:val="22"/>
                <w:szCs w:val="22"/>
              </w:rPr>
              <w:t>Строка</w:t>
            </w:r>
          </w:p>
        </w:tc>
        <w:tc>
          <w:tcPr>
            <w:tcW w:w="294" w:type="pct"/>
          </w:tcPr>
          <w:p w14:paraId="6239E89B" w14:textId="2A161C02" w:rsidR="00E85286" w:rsidRDefault="00E85286" w:rsidP="00E85286">
            <w:pPr>
              <w:ind w:left="57" w:right="57" w:firstLine="0"/>
              <w:rPr>
                <w:sz w:val="22"/>
                <w:szCs w:val="22"/>
              </w:rPr>
            </w:pPr>
            <w:r>
              <w:rPr>
                <w:sz w:val="22"/>
                <w:szCs w:val="22"/>
              </w:rPr>
              <w:t>Нет</w:t>
            </w:r>
          </w:p>
        </w:tc>
        <w:tc>
          <w:tcPr>
            <w:tcW w:w="316" w:type="pct"/>
          </w:tcPr>
          <w:p w14:paraId="629D6E5A" w14:textId="2D3D3592" w:rsidR="00E85286" w:rsidRDefault="00E85286" w:rsidP="00E85286">
            <w:pPr>
              <w:ind w:left="57" w:right="57" w:firstLine="0"/>
              <w:rPr>
                <w:sz w:val="22"/>
                <w:szCs w:val="22"/>
              </w:rPr>
            </w:pPr>
            <w:r w:rsidRPr="000C3DAB">
              <w:rPr>
                <w:sz w:val="22"/>
                <w:szCs w:val="22"/>
              </w:rPr>
              <w:t>&lt;=</w:t>
            </w:r>
            <w:r>
              <w:rPr>
                <w:sz w:val="22"/>
                <w:szCs w:val="22"/>
                <w:lang w:val="en-US"/>
              </w:rPr>
              <w:t>25</w:t>
            </w:r>
          </w:p>
        </w:tc>
        <w:tc>
          <w:tcPr>
            <w:tcW w:w="2043" w:type="pct"/>
          </w:tcPr>
          <w:p w14:paraId="6B5CB048" w14:textId="77777777" w:rsidR="00504D1C" w:rsidRDefault="00504D1C" w:rsidP="00504D1C">
            <w:pPr>
              <w:pStyle w:val="GOSTTablenorm"/>
            </w:pPr>
            <w:r>
              <w:t>Указывается код субсидии (цели, целевых средств) для контроля остатков средств на ЛС получателя (при наличии).</w:t>
            </w:r>
          </w:p>
          <w:p w14:paraId="4C9F700D" w14:textId="3906CAB0" w:rsidR="00E85286" w:rsidRPr="00B471CC" w:rsidRDefault="00504D1C" w:rsidP="00C43B8D">
            <w:pPr>
              <w:pStyle w:val="GOSTTablenorm"/>
            </w:pPr>
            <w:r>
              <w:t>Обязательно для заполнения, если в параметре «Номер лицевого счета получателя» (BRE_ACCOUNTNUMBERCLIENT) указан л/с с кодом 41 и заполнен параметр «Аналитический код раздела получателя/Код субсидии (цели)» (</w:t>
            </w:r>
            <w:r w:rsidRPr="00C43B8D">
              <w:rPr>
                <w:b/>
              </w:rPr>
              <w:t>FS_SPECIFDETAIL_D08_LIST:</w:t>
            </w:r>
            <w:r>
              <w:t>ANALYTICCODEREC)</w:t>
            </w:r>
          </w:p>
        </w:tc>
      </w:tr>
    </w:tbl>
    <w:p w14:paraId="38974409" w14:textId="020C75AD" w:rsidR="00B24B54" w:rsidRDefault="00B24B54" w:rsidP="00B24B54">
      <w:pPr>
        <w:pStyle w:val="51"/>
      </w:pPr>
      <w:bookmarkStart w:id="1410" w:name="_Toc226564474"/>
      <w:r w:rsidRPr="00A775EA">
        <w:t xml:space="preserve">Пример запроса по документу </w:t>
      </w:r>
      <w:ins w:id="1411" w:author="Петрушкова Олеся Олеговна" w:date="2025-03-27T17:36:00Z">
        <w:r w:rsidRPr="00244441">
          <w:t>«</w:t>
        </w:r>
      </w:ins>
      <w:ins w:id="1412" w:author="Петрушкова Олеся Олеговна" w:date="2025-07-16T16:17:00Z">
        <w:r w:rsidRPr="000322FD">
          <w:t>Платежное поручение клиента (ф. 0401060)</w:t>
        </w:r>
      </w:ins>
      <w:ins w:id="1413" w:author="Петрушкова Олеся Олеговна" w:date="2025-03-27T17:36:00Z">
        <w:r w:rsidRPr="00244441">
          <w:t>» TSE_0401060_D08</w:t>
        </w:r>
      </w:ins>
      <w:bookmarkEnd w:id="1410"/>
    </w:p>
    <w:p w14:paraId="1E19CF5C" w14:textId="2B08FECC" w:rsidR="00B24B54" w:rsidDel="008523BA" w:rsidRDefault="00B24B54" w:rsidP="00B24B54">
      <w:pPr>
        <w:pStyle w:val="GOSTScript"/>
        <w:rPr>
          <w:del w:id="1414" w:author="Сатлер Марина Викторовна" w:date="2025-09-03T15:39:00Z"/>
          <w:lang w:eastAsia="ko-KR"/>
        </w:rPr>
      </w:pPr>
      <w:del w:id="1415" w:author="Сатлер Марина Викторовна" w:date="2025-09-03T15:39:00Z">
        <w:r w:rsidDel="008523BA">
          <w:rPr>
            <w:lang w:eastAsia="ko-KR"/>
          </w:rPr>
          <w:delText>{</w:delText>
        </w:r>
      </w:del>
    </w:p>
    <w:p w14:paraId="5573BC2D" w14:textId="77777777" w:rsidR="008523BA" w:rsidRDefault="008523BA" w:rsidP="008523BA">
      <w:pPr>
        <w:pStyle w:val="GOSTScript"/>
        <w:rPr>
          <w:ins w:id="1416" w:author="Сатлер Марина Викторовна" w:date="2025-09-03T15:39:00Z"/>
          <w:lang w:eastAsia="ko-KR"/>
        </w:rPr>
      </w:pPr>
      <w:ins w:id="1417" w:author="Сатлер Марина Викторовна" w:date="2025-09-03T15:39:00Z">
        <w:r>
          <w:rPr>
            <w:lang w:eastAsia="ko-KR"/>
          </w:rPr>
          <w:t>{</w:t>
        </w:r>
      </w:ins>
    </w:p>
    <w:p w14:paraId="5406E6BC" w14:textId="77777777" w:rsidR="008523BA" w:rsidRDefault="008523BA" w:rsidP="008523BA">
      <w:pPr>
        <w:pStyle w:val="GOSTScript"/>
        <w:rPr>
          <w:ins w:id="1418" w:author="Сатлер Марина Викторовна" w:date="2025-09-03T15:39:00Z"/>
          <w:lang w:eastAsia="ko-KR"/>
        </w:rPr>
      </w:pPr>
      <w:ins w:id="1419" w:author="Сатлер Марина Викторовна" w:date="2025-09-03T15:39:00Z">
        <w:r>
          <w:rPr>
            <w:lang w:eastAsia="ko-KR"/>
          </w:rPr>
          <w:tab/>
          <w:t>"header": {</w:t>
        </w:r>
      </w:ins>
    </w:p>
    <w:p w14:paraId="27CE92B7" w14:textId="77777777" w:rsidR="008523BA" w:rsidRDefault="008523BA" w:rsidP="008523BA">
      <w:pPr>
        <w:pStyle w:val="GOSTScript"/>
        <w:rPr>
          <w:ins w:id="1420" w:author="Сатлер Марина Викторовна" w:date="2025-09-03T15:39:00Z"/>
          <w:lang w:eastAsia="ko-KR"/>
        </w:rPr>
      </w:pPr>
      <w:ins w:id="1421" w:author="Сатлер Марина Викторовна" w:date="2025-09-03T15:39:00Z">
        <w:r>
          <w:rPr>
            <w:lang w:eastAsia="ko-KR"/>
          </w:rPr>
          <w:tab/>
        </w:r>
        <w:r>
          <w:rPr>
            <w:lang w:eastAsia="ko-KR"/>
          </w:rPr>
          <w:tab/>
          <w:t>"Source": "TSE",</w:t>
        </w:r>
      </w:ins>
    </w:p>
    <w:p w14:paraId="3ADF36D8" w14:textId="77777777" w:rsidR="008523BA" w:rsidRDefault="008523BA" w:rsidP="008523BA">
      <w:pPr>
        <w:pStyle w:val="GOSTScript"/>
        <w:rPr>
          <w:ins w:id="1422" w:author="Сатлер Марина Викторовна" w:date="2025-09-03T15:39:00Z"/>
          <w:lang w:eastAsia="ko-KR"/>
        </w:rPr>
      </w:pPr>
      <w:ins w:id="1423" w:author="Сатлер Марина Викторовна" w:date="2025-09-03T15:39:00Z">
        <w:r>
          <w:rPr>
            <w:lang w:eastAsia="ko-KR"/>
          </w:rPr>
          <w:tab/>
        </w:r>
        <w:r>
          <w:rPr>
            <w:lang w:eastAsia="ko-KR"/>
          </w:rPr>
          <w:tab/>
          <w:t>"ReqDateTime": "2025-12-05 10:37:22",</w:t>
        </w:r>
      </w:ins>
    </w:p>
    <w:p w14:paraId="2047D76F" w14:textId="77777777" w:rsidR="008523BA" w:rsidRDefault="008523BA" w:rsidP="008523BA">
      <w:pPr>
        <w:pStyle w:val="GOSTScript"/>
        <w:rPr>
          <w:ins w:id="1424" w:author="Сатлер Марина Викторовна" w:date="2025-09-03T15:39:00Z"/>
          <w:lang w:eastAsia="ko-KR"/>
        </w:rPr>
      </w:pPr>
      <w:ins w:id="1425" w:author="Сатлер Марина Викторовна" w:date="2025-09-03T15:39:00Z">
        <w:r>
          <w:rPr>
            <w:lang w:eastAsia="ko-KR"/>
          </w:rPr>
          <w:tab/>
        </w:r>
        <w:r>
          <w:rPr>
            <w:lang w:eastAsia="ko-KR"/>
          </w:rPr>
          <w:tab/>
          <w:t>"Version": "1.0",</w:t>
        </w:r>
      </w:ins>
    </w:p>
    <w:p w14:paraId="7F20846D" w14:textId="77777777" w:rsidR="008523BA" w:rsidRDefault="008523BA" w:rsidP="008523BA">
      <w:pPr>
        <w:pStyle w:val="GOSTScript"/>
        <w:rPr>
          <w:ins w:id="1426" w:author="Сатлер Марина Викторовна" w:date="2025-09-03T15:39:00Z"/>
          <w:lang w:eastAsia="ko-KR"/>
        </w:rPr>
      </w:pPr>
      <w:ins w:id="1427" w:author="Сатлер Марина Викторовна" w:date="2025-09-03T15:39:00Z">
        <w:r>
          <w:rPr>
            <w:lang w:eastAsia="ko-KR"/>
          </w:rPr>
          <w:tab/>
        </w:r>
        <w:r>
          <w:rPr>
            <w:lang w:eastAsia="ko-KR"/>
          </w:rPr>
          <w:tab/>
          <w:t>"Params": [</w:t>
        </w:r>
      </w:ins>
    </w:p>
    <w:p w14:paraId="1D855843" w14:textId="77777777" w:rsidR="008523BA" w:rsidRDefault="008523BA" w:rsidP="008523BA">
      <w:pPr>
        <w:pStyle w:val="GOSTScript"/>
        <w:rPr>
          <w:ins w:id="1428" w:author="Сатлер Марина Викторовна" w:date="2025-09-03T15:39:00Z"/>
          <w:lang w:eastAsia="ko-KR"/>
        </w:rPr>
      </w:pPr>
      <w:ins w:id="1429" w:author="Сатлер Марина Викторовна" w:date="2025-09-03T15:39:00Z">
        <w:r>
          <w:rPr>
            <w:lang w:eastAsia="ko-KR"/>
          </w:rPr>
          <w:tab/>
        </w:r>
        <w:r>
          <w:rPr>
            <w:lang w:eastAsia="ko-KR"/>
          </w:rPr>
          <w:tab/>
        </w:r>
        <w:r>
          <w:rPr>
            <w:lang w:eastAsia="ko-KR"/>
          </w:rPr>
          <w:tab/>
          <w:t>{</w:t>
        </w:r>
      </w:ins>
    </w:p>
    <w:p w14:paraId="1F97D630" w14:textId="77777777" w:rsidR="008523BA" w:rsidRDefault="008523BA" w:rsidP="008523BA">
      <w:pPr>
        <w:pStyle w:val="GOSTScript"/>
        <w:rPr>
          <w:ins w:id="1430" w:author="Сатлер Марина Викторовна" w:date="2025-09-03T15:39:00Z"/>
          <w:lang w:eastAsia="ko-KR"/>
        </w:rPr>
      </w:pPr>
      <w:ins w:id="1431" w:author="Сатлер Марина Викторовна" w:date="2025-09-03T15:39:00Z">
        <w:r>
          <w:rPr>
            <w:lang w:eastAsia="ko-KR"/>
          </w:rPr>
          <w:tab/>
        </w:r>
        <w:r>
          <w:rPr>
            <w:lang w:eastAsia="ko-KR"/>
          </w:rPr>
          <w:tab/>
        </w:r>
        <w:r>
          <w:rPr>
            <w:lang w:eastAsia="ko-KR"/>
          </w:rPr>
          <w:tab/>
        </w:r>
        <w:r>
          <w:rPr>
            <w:lang w:eastAsia="ko-KR"/>
          </w:rPr>
          <w:tab/>
          <w:t>"param": "example",</w:t>
        </w:r>
      </w:ins>
    </w:p>
    <w:p w14:paraId="1F00ACBB" w14:textId="77777777" w:rsidR="008523BA" w:rsidRDefault="008523BA" w:rsidP="008523BA">
      <w:pPr>
        <w:pStyle w:val="GOSTScript"/>
        <w:rPr>
          <w:ins w:id="1432" w:author="Сатлер Марина Викторовна" w:date="2025-09-03T15:39:00Z"/>
          <w:lang w:eastAsia="ko-KR"/>
        </w:rPr>
      </w:pPr>
      <w:ins w:id="1433" w:author="Сатлер Марина Викторовна" w:date="2025-09-03T15:39:00Z">
        <w:r>
          <w:rPr>
            <w:lang w:eastAsia="ko-KR"/>
          </w:rPr>
          <w:tab/>
        </w:r>
        <w:r>
          <w:rPr>
            <w:lang w:eastAsia="ko-KR"/>
          </w:rPr>
          <w:tab/>
        </w:r>
        <w:r>
          <w:rPr>
            <w:lang w:eastAsia="ko-KR"/>
          </w:rPr>
          <w:tab/>
        </w:r>
        <w:r>
          <w:rPr>
            <w:lang w:eastAsia="ko-KR"/>
          </w:rPr>
          <w:tab/>
          <w:t>"value": "01"</w:t>
        </w:r>
      </w:ins>
    </w:p>
    <w:p w14:paraId="77EF4BBC" w14:textId="77777777" w:rsidR="008523BA" w:rsidRDefault="008523BA" w:rsidP="008523BA">
      <w:pPr>
        <w:pStyle w:val="GOSTScript"/>
        <w:rPr>
          <w:ins w:id="1434" w:author="Сатлер Марина Викторовна" w:date="2025-09-03T15:39:00Z"/>
          <w:lang w:eastAsia="ko-KR"/>
        </w:rPr>
      </w:pPr>
      <w:ins w:id="1435" w:author="Сатлер Марина Викторовна" w:date="2025-09-03T15:39:00Z">
        <w:r>
          <w:rPr>
            <w:lang w:eastAsia="ko-KR"/>
          </w:rPr>
          <w:tab/>
        </w:r>
        <w:r>
          <w:rPr>
            <w:lang w:eastAsia="ko-KR"/>
          </w:rPr>
          <w:tab/>
        </w:r>
        <w:r>
          <w:rPr>
            <w:lang w:eastAsia="ko-KR"/>
          </w:rPr>
          <w:tab/>
          <w:t>}</w:t>
        </w:r>
      </w:ins>
    </w:p>
    <w:p w14:paraId="32396847" w14:textId="77777777" w:rsidR="008523BA" w:rsidRDefault="008523BA" w:rsidP="008523BA">
      <w:pPr>
        <w:pStyle w:val="GOSTScript"/>
        <w:rPr>
          <w:ins w:id="1436" w:author="Сатлер Марина Викторовна" w:date="2025-09-03T15:39:00Z"/>
          <w:lang w:eastAsia="ko-KR"/>
        </w:rPr>
      </w:pPr>
      <w:ins w:id="1437" w:author="Сатлер Марина Викторовна" w:date="2025-09-03T15:39:00Z">
        <w:r>
          <w:rPr>
            <w:lang w:eastAsia="ko-KR"/>
          </w:rPr>
          <w:tab/>
        </w:r>
        <w:r>
          <w:rPr>
            <w:lang w:eastAsia="ko-KR"/>
          </w:rPr>
          <w:tab/>
          <w:t>],</w:t>
        </w:r>
      </w:ins>
    </w:p>
    <w:p w14:paraId="5F6244BB" w14:textId="77777777" w:rsidR="008523BA" w:rsidRDefault="008523BA" w:rsidP="008523BA">
      <w:pPr>
        <w:pStyle w:val="GOSTScript"/>
        <w:rPr>
          <w:ins w:id="1438" w:author="Сатлер Марина Викторовна" w:date="2025-09-03T15:39:00Z"/>
          <w:lang w:eastAsia="ko-KR"/>
        </w:rPr>
      </w:pPr>
      <w:ins w:id="1439" w:author="Сатлер Марина Викторовна" w:date="2025-09-03T15:39:00Z">
        <w:r>
          <w:rPr>
            <w:lang w:eastAsia="ko-KR"/>
          </w:rPr>
          <w:tab/>
        </w:r>
        <w:r>
          <w:rPr>
            <w:lang w:eastAsia="ko-KR"/>
          </w:rPr>
          <w:tab/>
          <w:t>"ReqGuid": "g1a4ie5d-2757-4699-948c-vv72qba94f44",</w:t>
        </w:r>
      </w:ins>
    </w:p>
    <w:p w14:paraId="57F3AB13" w14:textId="77777777" w:rsidR="008523BA" w:rsidRDefault="008523BA" w:rsidP="008523BA">
      <w:pPr>
        <w:pStyle w:val="GOSTScript"/>
        <w:rPr>
          <w:ins w:id="1440" w:author="Сатлер Марина Викторовна" w:date="2025-09-03T15:39:00Z"/>
          <w:lang w:eastAsia="ko-KR"/>
        </w:rPr>
      </w:pPr>
      <w:ins w:id="1441" w:author="Сатлер Марина Викторовна" w:date="2025-09-03T15:39:00Z">
        <w:r>
          <w:rPr>
            <w:lang w:eastAsia="ko-KR"/>
          </w:rPr>
          <w:tab/>
        </w:r>
        <w:r>
          <w:rPr>
            <w:lang w:eastAsia="ko-KR"/>
          </w:rPr>
          <w:tab/>
          <w:t>"DocGuid": "1fd90a7c-e339-46ff-ac39-73029ff81321",</w:t>
        </w:r>
      </w:ins>
    </w:p>
    <w:p w14:paraId="39F6DC62" w14:textId="77777777" w:rsidR="008523BA" w:rsidRDefault="008523BA" w:rsidP="008523BA">
      <w:pPr>
        <w:pStyle w:val="GOSTScript"/>
        <w:rPr>
          <w:ins w:id="1442" w:author="Сатлер Марина Викторовна" w:date="2025-09-03T15:39:00Z"/>
          <w:lang w:eastAsia="ko-KR"/>
        </w:rPr>
      </w:pPr>
      <w:ins w:id="1443" w:author="Сатлер Марина Викторовна" w:date="2025-09-03T15:39:00Z">
        <w:r>
          <w:rPr>
            <w:lang w:eastAsia="ko-KR"/>
          </w:rPr>
          <w:tab/>
        </w:r>
        <w:r>
          <w:rPr>
            <w:lang w:eastAsia="ko-KR"/>
          </w:rPr>
          <w:tab/>
          <w:t>"RequestType": "ACCOUNTING",</w:t>
        </w:r>
      </w:ins>
    </w:p>
    <w:p w14:paraId="4E716555" w14:textId="77777777" w:rsidR="008523BA" w:rsidRDefault="008523BA" w:rsidP="008523BA">
      <w:pPr>
        <w:pStyle w:val="GOSTScript"/>
        <w:rPr>
          <w:ins w:id="1444" w:author="Сатлер Марина Викторовна" w:date="2025-09-03T15:39:00Z"/>
          <w:lang w:eastAsia="ko-KR"/>
        </w:rPr>
      </w:pPr>
      <w:ins w:id="1445" w:author="Сатлер Марина Викторовна" w:date="2025-09-03T15:39:00Z">
        <w:r>
          <w:rPr>
            <w:lang w:eastAsia="ko-KR"/>
          </w:rPr>
          <w:tab/>
        </w:r>
        <w:r>
          <w:rPr>
            <w:lang w:eastAsia="ko-KR"/>
          </w:rPr>
          <w:tab/>
          <w:t>"TypeDoc": "TSE_0401060_D08",</w:t>
        </w:r>
      </w:ins>
    </w:p>
    <w:p w14:paraId="6F493D86" w14:textId="77777777" w:rsidR="008523BA" w:rsidRDefault="008523BA" w:rsidP="008523BA">
      <w:pPr>
        <w:pStyle w:val="GOSTScript"/>
        <w:rPr>
          <w:ins w:id="1446" w:author="Сатлер Марина Викторовна" w:date="2025-09-03T15:39:00Z"/>
          <w:lang w:eastAsia="ko-KR"/>
        </w:rPr>
      </w:pPr>
      <w:ins w:id="1447" w:author="Сатлер Марина Викторовна" w:date="2025-09-03T15:39:00Z">
        <w:r>
          <w:rPr>
            <w:lang w:eastAsia="ko-KR"/>
          </w:rPr>
          <w:tab/>
        </w:r>
        <w:r>
          <w:rPr>
            <w:lang w:eastAsia="ko-KR"/>
          </w:rPr>
          <w:tab/>
          <w:t>"Stage": "auth",</w:t>
        </w:r>
      </w:ins>
    </w:p>
    <w:p w14:paraId="67CA411A" w14:textId="77777777" w:rsidR="008523BA" w:rsidRDefault="008523BA" w:rsidP="008523BA">
      <w:pPr>
        <w:pStyle w:val="GOSTScript"/>
        <w:rPr>
          <w:ins w:id="1448" w:author="Сатлер Марина Викторовна" w:date="2025-09-03T15:39:00Z"/>
          <w:lang w:eastAsia="ko-KR"/>
        </w:rPr>
      </w:pPr>
      <w:ins w:id="1449" w:author="Сатлер Марина Викторовна" w:date="2025-09-03T15:39:00Z">
        <w:r>
          <w:rPr>
            <w:lang w:eastAsia="ko-KR"/>
          </w:rPr>
          <w:tab/>
        </w:r>
        <w:r>
          <w:rPr>
            <w:lang w:eastAsia="ko-KR"/>
          </w:rPr>
          <w:tab/>
          <w:t>"BalLevContrl": 0,</w:t>
        </w:r>
      </w:ins>
    </w:p>
    <w:p w14:paraId="5530735C" w14:textId="77777777" w:rsidR="008523BA" w:rsidRDefault="008523BA" w:rsidP="008523BA">
      <w:pPr>
        <w:pStyle w:val="GOSTScript"/>
        <w:rPr>
          <w:ins w:id="1450" w:author="Сатлер Марина Викторовна" w:date="2025-09-03T15:39:00Z"/>
          <w:lang w:eastAsia="ko-KR"/>
        </w:rPr>
      </w:pPr>
      <w:ins w:id="1451" w:author="Сатлер Марина Викторовна" w:date="2025-09-03T15:39:00Z">
        <w:r>
          <w:rPr>
            <w:lang w:eastAsia="ko-KR"/>
          </w:rPr>
          <w:tab/>
        </w:r>
        <w:r>
          <w:rPr>
            <w:lang w:eastAsia="ko-KR"/>
          </w:rPr>
          <w:tab/>
          <w:t>"Subject": "6000",</w:t>
        </w:r>
      </w:ins>
    </w:p>
    <w:p w14:paraId="3EC6865C" w14:textId="77777777" w:rsidR="008523BA" w:rsidRDefault="008523BA" w:rsidP="008523BA">
      <w:pPr>
        <w:pStyle w:val="GOSTScript"/>
        <w:rPr>
          <w:ins w:id="1452" w:author="Сатлер Марина Викторовна" w:date="2025-09-03T15:39:00Z"/>
          <w:lang w:eastAsia="ko-KR"/>
        </w:rPr>
      </w:pPr>
      <w:ins w:id="1453" w:author="Сатлер Марина Викторовна" w:date="2025-09-03T15:39:00Z">
        <w:r>
          <w:rPr>
            <w:lang w:eastAsia="ko-KR"/>
          </w:rPr>
          <w:tab/>
        </w:r>
        <w:r>
          <w:rPr>
            <w:lang w:eastAsia="ko-KR"/>
          </w:rPr>
          <w:tab/>
          <w:t>"SettlementDate": "2025-12-05"</w:t>
        </w:r>
      </w:ins>
    </w:p>
    <w:p w14:paraId="611D4D83" w14:textId="77777777" w:rsidR="008523BA" w:rsidRDefault="008523BA" w:rsidP="008523BA">
      <w:pPr>
        <w:pStyle w:val="GOSTScript"/>
        <w:rPr>
          <w:ins w:id="1454" w:author="Сатлер Марина Викторовна" w:date="2025-09-03T15:39:00Z"/>
          <w:lang w:eastAsia="ko-KR"/>
        </w:rPr>
      </w:pPr>
      <w:ins w:id="1455" w:author="Сатлер Марина Викторовна" w:date="2025-09-03T15:39:00Z">
        <w:r>
          <w:rPr>
            <w:lang w:eastAsia="ko-KR"/>
          </w:rPr>
          <w:tab/>
          <w:t>},</w:t>
        </w:r>
      </w:ins>
    </w:p>
    <w:p w14:paraId="3C338F7B" w14:textId="77777777" w:rsidR="008523BA" w:rsidRDefault="008523BA" w:rsidP="008523BA">
      <w:pPr>
        <w:pStyle w:val="GOSTScript"/>
        <w:rPr>
          <w:ins w:id="1456" w:author="Сатлер Марина Викторовна" w:date="2025-09-03T15:39:00Z"/>
          <w:lang w:eastAsia="ko-KR"/>
        </w:rPr>
      </w:pPr>
      <w:ins w:id="1457" w:author="Сатлер Марина Викторовна" w:date="2025-09-03T15:39:00Z">
        <w:r>
          <w:rPr>
            <w:lang w:eastAsia="ko-KR"/>
          </w:rPr>
          <w:tab/>
          <w:t>"document": {</w:t>
        </w:r>
      </w:ins>
    </w:p>
    <w:p w14:paraId="211422F3" w14:textId="77777777" w:rsidR="008523BA" w:rsidRDefault="008523BA" w:rsidP="008523BA">
      <w:pPr>
        <w:pStyle w:val="GOSTScript"/>
        <w:rPr>
          <w:ins w:id="1458" w:author="Сатлер Марина Викторовна" w:date="2025-09-03T15:39:00Z"/>
          <w:lang w:eastAsia="ko-KR"/>
        </w:rPr>
      </w:pPr>
      <w:ins w:id="1459" w:author="Сатлер Марина Викторовна" w:date="2025-09-03T15:39:00Z">
        <w:r>
          <w:rPr>
            <w:lang w:eastAsia="ko-KR"/>
          </w:rPr>
          <w:tab/>
        </w:r>
        <w:r>
          <w:rPr>
            <w:lang w:eastAsia="ko-KR"/>
          </w:rPr>
          <w:tab/>
          <w:t>"BRE_DocNum": "20258",</w:t>
        </w:r>
      </w:ins>
    </w:p>
    <w:p w14:paraId="1C8D7FC6" w14:textId="77777777" w:rsidR="008523BA" w:rsidRDefault="008523BA" w:rsidP="008523BA">
      <w:pPr>
        <w:pStyle w:val="GOSTScript"/>
        <w:rPr>
          <w:ins w:id="1460" w:author="Сатлер Марина Викторовна" w:date="2025-09-03T15:39:00Z"/>
          <w:lang w:eastAsia="ko-KR"/>
        </w:rPr>
      </w:pPr>
      <w:ins w:id="1461" w:author="Сатлер Марина Викторовна" w:date="2025-09-03T15:39:00Z">
        <w:r>
          <w:rPr>
            <w:lang w:eastAsia="ko-KR"/>
          </w:rPr>
          <w:tab/>
        </w:r>
        <w:r>
          <w:rPr>
            <w:lang w:eastAsia="ko-KR"/>
          </w:rPr>
          <w:tab/>
          <w:t>"BRE_DocDate": "2025-10-13",</w:t>
        </w:r>
      </w:ins>
    </w:p>
    <w:p w14:paraId="7B6B8AF2" w14:textId="77777777" w:rsidR="008523BA" w:rsidRDefault="008523BA" w:rsidP="008523BA">
      <w:pPr>
        <w:pStyle w:val="GOSTScript"/>
        <w:rPr>
          <w:ins w:id="1462" w:author="Сатлер Марина Викторовна" w:date="2025-09-03T15:39:00Z"/>
          <w:lang w:eastAsia="ko-KR"/>
        </w:rPr>
      </w:pPr>
      <w:ins w:id="1463" w:author="Сатлер Марина Викторовна" w:date="2025-09-03T15:39:00Z">
        <w:r>
          <w:rPr>
            <w:lang w:eastAsia="ko-KR"/>
          </w:rPr>
          <w:tab/>
        </w:r>
        <w:r>
          <w:rPr>
            <w:lang w:eastAsia="ko-KR"/>
          </w:rPr>
          <w:tab/>
          <w:t>"TH_TYPEDOC": "ЭДВ",</w:t>
        </w:r>
      </w:ins>
    </w:p>
    <w:p w14:paraId="67BE52B5" w14:textId="77777777" w:rsidR="008523BA" w:rsidRDefault="008523BA" w:rsidP="008523BA">
      <w:pPr>
        <w:pStyle w:val="GOSTScript"/>
        <w:rPr>
          <w:ins w:id="1464" w:author="Сатлер Марина Викторовна" w:date="2025-09-03T15:39:00Z"/>
          <w:lang w:eastAsia="ko-KR"/>
        </w:rPr>
      </w:pPr>
      <w:ins w:id="1465" w:author="Сатлер Марина Викторовна" w:date="2025-09-03T15:39:00Z">
        <w:r>
          <w:rPr>
            <w:lang w:eastAsia="ko-KR"/>
          </w:rPr>
          <w:tab/>
        </w:r>
        <w:r>
          <w:rPr>
            <w:lang w:eastAsia="ko-KR"/>
          </w:rPr>
          <w:tab/>
          <w:t>"ADI_DOCTYPECODE": "ED101",</w:t>
        </w:r>
      </w:ins>
    </w:p>
    <w:p w14:paraId="0B77E012" w14:textId="77777777" w:rsidR="008523BA" w:rsidRDefault="008523BA" w:rsidP="008523BA">
      <w:pPr>
        <w:pStyle w:val="GOSTScript"/>
        <w:rPr>
          <w:ins w:id="1466" w:author="Сатлер Марина Викторовна" w:date="2025-09-03T15:39:00Z"/>
          <w:lang w:eastAsia="ko-KR"/>
        </w:rPr>
      </w:pPr>
      <w:ins w:id="1467" w:author="Сатлер Марина Викторовна" w:date="2025-09-03T15:39:00Z">
        <w:r>
          <w:rPr>
            <w:lang w:eastAsia="ko-KR"/>
          </w:rPr>
          <w:tab/>
        </w:r>
        <w:r>
          <w:rPr>
            <w:lang w:eastAsia="ko-KR"/>
          </w:rPr>
          <w:tab/>
          <w:t>"StmInfrmtn_AccessLevelStereotype": 1,</w:t>
        </w:r>
      </w:ins>
    </w:p>
    <w:p w14:paraId="10DBBEC0" w14:textId="5FF9AF4D" w:rsidR="008523BA" w:rsidRDefault="008523BA" w:rsidP="008523BA">
      <w:pPr>
        <w:pStyle w:val="GOSTScript"/>
        <w:rPr>
          <w:ins w:id="1468" w:author="Сатлер Марина Викторовна" w:date="2025-09-03T15:39:00Z"/>
          <w:lang w:eastAsia="ko-KR"/>
        </w:rPr>
      </w:pPr>
      <w:ins w:id="1469" w:author="Сатлер Марина Викторовна" w:date="2025-09-03T15:39:00Z">
        <w:r>
          <w:rPr>
            <w:lang w:eastAsia="ko-KR"/>
          </w:rPr>
          <w:tab/>
        </w:r>
        <w:r>
          <w:rPr>
            <w:lang w:eastAsia="ko-KR"/>
          </w:rPr>
          <w:tab/>
          <w:t>"BRE_SIGN_PC_TS_FOR_LS": false,</w:t>
        </w:r>
      </w:ins>
    </w:p>
    <w:p w14:paraId="593185AB" w14:textId="77777777" w:rsidR="008523BA" w:rsidRDefault="008523BA" w:rsidP="008523BA">
      <w:pPr>
        <w:pStyle w:val="GOSTScript"/>
        <w:rPr>
          <w:ins w:id="1470" w:author="Сатлер Марина Викторовна" w:date="2025-09-03T15:39:00Z"/>
          <w:lang w:eastAsia="ko-KR"/>
        </w:rPr>
      </w:pPr>
      <w:ins w:id="1471" w:author="Сатлер Марина Викторовна" w:date="2025-09-03T15:39:00Z">
        <w:r>
          <w:rPr>
            <w:lang w:eastAsia="ko-KR"/>
          </w:rPr>
          <w:tab/>
        </w:r>
        <w:r>
          <w:rPr>
            <w:lang w:eastAsia="ko-KR"/>
          </w:rPr>
          <w:tab/>
          <w:t>"BRE_CODEPC": "6200",</w:t>
        </w:r>
      </w:ins>
    </w:p>
    <w:p w14:paraId="5BE1DA9E" w14:textId="77777777" w:rsidR="008523BA" w:rsidRDefault="008523BA" w:rsidP="008523BA">
      <w:pPr>
        <w:pStyle w:val="GOSTScript"/>
        <w:rPr>
          <w:ins w:id="1472" w:author="Сатлер Марина Викторовна" w:date="2025-09-03T15:39:00Z"/>
          <w:lang w:eastAsia="ko-KR"/>
        </w:rPr>
      </w:pPr>
      <w:ins w:id="1473" w:author="Сатлер Марина Викторовна" w:date="2025-09-03T15:39:00Z">
        <w:r>
          <w:rPr>
            <w:lang w:eastAsia="ko-KR"/>
          </w:rPr>
          <w:tab/>
        </w:r>
        <w:r>
          <w:rPr>
            <w:lang w:eastAsia="ko-KR"/>
          </w:rPr>
          <w:tab/>
          <w:t>"BRE_CODECS_DZ": "10304122430290000000",</w:t>
        </w:r>
      </w:ins>
    </w:p>
    <w:p w14:paraId="028CD604" w14:textId="77777777" w:rsidR="008523BA" w:rsidRDefault="008523BA" w:rsidP="008523BA">
      <w:pPr>
        <w:pStyle w:val="GOSTScript"/>
        <w:rPr>
          <w:ins w:id="1474" w:author="Сатлер Марина Викторовна" w:date="2025-09-03T15:39:00Z"/>
          <w:lang w:eastAsia="ko-KR"/>
        </w:rPr>
      </w:pPr>
      <w:ins w:id="1475" w:author="Сатлер Марина Викторовна" w:date="2025-09-03T15:39:00Z">
        <w:r>
          <w:rPr>
            <w:lang w:eastAsia="ko-KR"/>
          </w:rPr>
          <w:tab/>
        </w:r>
        <w:r>
          <w:rPr>
            <w:lang w:eastAsia="ko-KR"/>
          </w:rPr>
          <w:tab/>
          <w:t>"R_CORRESPACC": "40102643000000017400",</w:t>
        </w:r>
      </w:ins>
    </w:p>
    <w:p w14:paraId="6FFAF92B" w14:textId="77777777" w:rsidR="008523BA" w:rsidRDefault="008523BA" w:rsidP="008523BA">
      <w:pPr>
        <w:pStyle w:val="GOSTScript"/>
        <w:rPr>
          <w:ins w:id="1476" w:author="Сатлер Марина Викторовна" w:date="2025-09-03T15:39:00Z"/>
          <w:lang w:eastAsia="ko-KR"/>
        </w:rPr>
      </w:pPr>
      <w:ins w:id="1477" w:author="Сатлер Марина Викторовна" w:date="2025-09-03T15:39:00Z">
        <w:r>
          <w:rPr>
            <w:lang w:eastAsia="ko-KR"/>
          </w:rPr>
          <w:tab/>
        </w:r>
        <w:r>
          <w:rPr>
            <w:lang w:eastAsia="ko-KR"/>
          </w:rPr>
          <w:tab/>
          <w:t>"R_CHECKACC": "03212643000000018700",</w:t>
        </w:r>
      </w:ins>
    </w:p>
    <w:p w14:paraId="0A35DCCA" w14:textId="77777777" w:rsidR="008523BA" w:rsidRDefault="008523BA" w:rsidP="008523BA">
      <w:pPr>
        <w:pStyle w:val="GOSTScript"/>
        <w:rPr>
          <w:ins w:id="1478" w:author="Сатлер Марина Викторовна" w:date="2025-09-03T15:39:00Z"/>
          <w:lang w:eastAsia="ko-KR"/>
        </w:rPr>
      </w:pPr>
      <w:ins w:id="1479" w:author="Сатлер Марина Викторовна" w:date="2025-09-03T15:39:00Z">
        <w:r>
          <w:rPr>
            <w:lang w:eastAsia="ko-KR"/>
          </w:rPr>
          <w:tab/>
        </w:r>
        <w:r>
          <w:rPr>
            <w:lang w:eastAsia="ko-KR"/>
          </w:rPr>
          <w:tab/>
          <w:t>"BRE_ACCOUNTNUMBERCLIENT": "71051001031",</w:t>
        </w:r>
      </w:ins>
    </w:p>
    <w:p w14:paraId="4F63E6A8" w14:textId="77777777" w:rsidR="008523BA" w:rsidRDefault="008523BA" w:rsidP="008523BA">
      <w:pPr>
        <w:pStyle w:val="GOSTScript"/>
        <w:rPr>
          <w:ins w:id="1480" w:author="Сатлер Марина Викторовна" w:date="2025-09-03T15:39:00Z"/>
          <w:lang w:eastAsia="ko-KR"/>
        </w:rPr>
      </w:pPr>
      <w:ins w:id="1481" w:author="Сатлер Марина Викторовна" w:date="2025-09-03T15:39:00Z">
        <w:r>
          <w:rPr>
            <w:lang w:eastAsia="ko-KR"/>
          </w:rPr>
          <w:tab/>
        </w:r>
        <w:r>
          <w:rPr>
            <w:lang w:eastAsia="ko-KR"/>
          </w:rPr>
          <w:tab/>
          <w:t>"invoice_currency_code": "643",</w:t>
        </w:r>
      </w:ins>
    </w:p>
    <w:p w14:paraId="46949A7D" w14:textId="77777777" w:rsidR="008523BA" w:rsidRDefault="008523BA" w:rsidP="008523BA">
      <w:pPr>
        <w:pStyle w:val="GOSTScript"/>
        <w:rPr>
          <w:ins w:id="1482" w:author="Сатлер Марина Викторовна" w:date="2025-09-03T15:39:00Z"/>
          <w:lang w:eastAsia="ko-KR"/>
        </w:rPr>
      </w:pPr>
      <w:ins w:id="1483" w:author="Сатлер Марина Викторовна" w:date="2025-09-03T15:39:00Z">
        <w:r>
          <w:rPr>
            <w:lang w:eastAsia="ko-KR"/>
          </w:rPr>
          <w:tab/>
        </w:r>
        <w:r>
          <w:rPr>
            <w:lang w:eastAsia="ko-KR"/>
          </w:rPr>
          <w:tab/>
          <w:t>"TH_CODETOFKRCCSRECIP": "6200",</w:t>
        </w:r>
      </w:ins>
    </w:p>
    <w:p w14:paraId="4DF796FC" w14:textId="77777777" w:rsidR="008523BA" w:rsidRDefault="008523BA" w:rsidP="008523BA">
      <w:pPr>
        <w:pStyle w:val="GOSTScript"/>
        <w:rPr>
          <w:ins w:id="1484" w:author="Сатлер Марина Викторовна" w:date="2025-09-03T15:39:00Z"/>
          <w:lang w:eastAsia="ko-KR"/>
        </w:rPr>
      </w:pPr>
      <w:ins w:id="1485" w:author="Сатлер Марина Викторовна" w:date="2025-09-03T15:39:00Z">
        <w:r>
          <w:rPr>
            <w:lang w:eastAsia="ko-KR"/>
          </w:rPr>
          <w:tab/>
        </w:r>
        <w:r>
          <w:rPr>
            <w:lang w:eastAsia="ko-KR"/>
          </w:rPr>
          <w:tab/>
          <w:t>"FS_SPECIFDETAIL_D08_LIST": [</w:t>
        </w:r>
      </w:ins>
    </w:p>
    <w:p w14:paraId="2E6818C4" w14:textId="77777777" w:rsidR="008523BA" w:rsidRDefault="008523BA" w:rsidP="008523BA">
      <w:pPr>
        <w:pStyle w:val="GOSTScript"/>
        <w:rPr>
          <w:ins w:id="1486" w:author="Сатлер Марина Викторовна" w:date="2025-09-03T15:39:00Z"/>
          <w:lang w:eastAsia="ko-KR"/>
        </w:rPr>
      </w:pPr>
      <w:ins w:id="1487" w:author="Сатлер Марина Викторовна" w:date="2025-09-03T15:39:00Z">
        <w:r>
          <w:rPr>
            <w:lang w:eastAsia="ko-KR"/>
          </w:rPr>
          <w:tab/>
        </w:r>
        <w:r>
          <w:rPr>
            <w:lang w:eastAsia="ko-KR"/>
          </w:rPr>
          <w:tab/>
        </w:r>
        <w:r>
          <w:rPr>
            <w:lang w:eastAsia="ko-KR"/>
          </w:rPr>
          <w:tab/>
          <w:t>{</w:t>
        </w:r>
      </w:ins>
    </w:p>
    <w:p w14:paraId="6A8ADB29" w14:textId="77777777" w:rsidR="008523BA" w:rsidRDefault="008523BA" w:rsidP="008523BA">
      <w:pPr>
        <w:pStyle w:val="GOSTScript"/>
        <w:rPr>
          <w:ins w:id="1488" w:author="Сатлер Марина Викторовна" w:date="2025-09-03T15:39:00Z"/>
          <w:lang w:eastAsia="ko-KR"/>
        </w:rPr>
      </w:pPr>
      <w:ins w:id="1489" w:author="Сатлер Марина Викторовна" w:date="2025-09-03T15:39:00Z">
        <w:r>
          <w:rPr>
            <w:lang w:eastAsia="ko-KR"/>
          </w:rPr>
          <w:tab/>
        </w:r>
        <w:r>
          <w:rPr>
            <w:lang w:eastAsia="ko-KR"/>
          </w:rPr>
          <w:tab/>
        </w:r>
        <w:r>
          <w:rPr>
            <w:lang w:eastAsia="ko-KR"/>
          </w:rPr>
          <w:tab/>
        </w:r>
        <w:r>
          <w:rPr>
            <w:lang w:eastAsia="ko-KR"/>
          </w:rPr>
          <w:tab/>
          <w:t>"id": 1,</w:t>
        </w:r>
      </w:ins>
    </w:p>
    <w:p w14:paraId="6C06AA6E" w14:textId="77777777" w:rsidR="008523BA" w:rsidRDefault="008523BA" w:rsidP="008523BA">
      <w:pPr>
        <w:pStyle w:val="GOSTScript"/>
        <w:rPr>
          <w:ins w:id="1490" w:author="Сатлер Марина Викторовна" w:date="2025-09-03T15:39:00Z"/>
          <w:lang w:eastAsia="ko-KR"/>
        </w:rPr>
      </w:pPr>
      <w:ins w:id="1491" w:author="Сатлер Марина Викторовна" w:date="2025-09-03T15:39:00Z">
        <w:r>
          <w:rPr>
            <w:lang w:eastAsia="ko-KR"/>
          </w:rPr>
          <w:tab/>
        </w:r>
        <w:r>
          <w:rPr>
            <w:lang w:eastAsia="ko-KR"/>
          </w:rPr>
          <w:tab/>
        </w:r>
        <w:r>
          <w:rPr>
            <w:lang w:eastAsia="ko-KR"/>
          </w:rPr>
          <w:tab/>
        </w:r>
        <w:r>
          <w:rPr>
            <w:lang w:eastAsia="ko-KR"/>
          </w:rPr>
          <w:tab/>
          <w:t>"NUMBERROW": 1,</w:t>
        </w:r>
      </w:ins>
    </w:p>
    <w:p w14:paraId="56C52570" w14:textId="55086EF3" w:rsidR="008523BA" w:rsidRDefault="008523BA" w:rsidP="008523BA">
      <w:pPr>
        <w:pStyle w:val="GOSTScript"/>
        <w:rPr>
          <w:ins w:id="1492" w:author="Сатлер Марина Викторовна" w:date="2025-09-03T15:39:00Z"/>
          <w:lang w:eastAsia="ko-KR"/>
        </w:rPr>
      </w:pPr>
      <w:ins w:id="1493" w:author="Сатлер Марина Викторовна" w:date="2025-09-03T15:39:00Z">
        <w:r>
          <w:rPr>
            <w:lang w:eastAsia="ko-KR"/>
          </w:rPr>
          <w:tab/>
        </w:r>
        <w:r>
          <w:rPr>
            <w:lang w:eastAsia="ko-KR"/>
          </w:rPr>
          <w:tab/>
        </w:r>
        <w:r>
          <w:rPr>
            <w:lang w:eastAsia="ko-KR"/>
          </w:rPr>
          <w:tab/>
        </w:r>
        <w:r>
          <w:rPr>
            <w:lang w:eastAsia="ko-KR"/>
          </w:rPr>
          <w:tab/>
          <w:t>"LOGICALELEMENT": false,</w:t>
        </w:r>
      </w:ins>
    </w:p>
    <w:p w14:paraId="643A0DAE" w14:textId="77777777" w:rsidR="008523BA" w:rsidRDefault="008523BA" w:rsidP="008523BA">
      <w:pPr>
        <w:pStyle w:val="GOSTScript"/>
        <w:rPr>
          <w:ins w:id="1494" w:author="Сатлер Марина Викторовна" w:date="2025-09-03T15:39:00Z"/>
          <w:lang w:eastAsia="ko-KR"/>
        </w:rPr>
      </w:pPr>
      <w:ins w:id="1495" w:author="Сатлер Марина Викторовна" w:date="2025-09-03T15:39:00Z">
        <w:r>
          <w:rPr>
            <w:lang w:eastAsia="ko-KR"/>
          </w:rPr>
          <w:tab/>
        </w:r>
        <w:r>
          <w:rPr>
            <w:lang w:eastAsia="ko-KR"/>
          </w:rPr>
          <w:tab/>
        </w:r>
        <w:r>
          <w:rPr>
            <w:lang w:eastAsia="ko-KR"/>
          </w:rPr>
          <w:tab/>
        </w:r>
        <w:r>
          <w:rPr>
            <w:lang w:eastAsia="ko-KR"/>
          </w:rPr>
          <w:tab/>
          <w:t>"DETAILCODEOBJECTRECIP": "10304122430294009414",</w:t>
        </w:r>
      </w:ins>
    </w:p>
    <w:p w14:paraId="222BBDCE" w14:textId="77777777" w:rsidR="008523BA" w:rsidRDefault="008523BA" w:rsidP="008523BA">
      <w:pPr>
        <w:pStyle w:val="GOSTScript"/>
        <w:rPr>
          <w:ins w:id="1496" w:author="Сатлер Марина Викторовна" w:date="2025-09-03T15:39:00Z"/>
          <w:lang w:eastAsia="ko-KR"/>
        </w:rPr>
      </w:pPr>
      <w:ins w:id="1497" w:author="Сатлер Марина Викторовна" w:date="2025-09-03T15:39:00Z">
        <w:r>
          <w:rPr>
            <w:lang w:eastAsia="ko-KR"/>
          </w:rPr>
          <w:tab/>
        </w:r>
        <w:r>
          <w:rPr>
            <w:lang w:eastAsia="ko-KR"/>
          </w:rPr>
          <w:tab/>
        </w:r>
        <w:r>
          <w:rPr>
            <w:lang w:eastAsia="ko-KR"/>
          </w:rPr>
          <w:tab/>
        </w:r>
        <w:r>
          <w:rPr>
            <w:lang w:eastAsia="ko-KR"/>
          </w:rPr>
          <w:tab/>
          <w:t>"TYPECODEOBJPAYER": "2",</w:t>
        </w:r>
      </w:ins>
    </w:p>
    <w:p w14:paraId="031D4967" w14:textId="77777777" w:rsidR="008523BA" w:rsidRDefault="008523BA" w:rsidP="008523BA">
      <w:pPr>
        <w:pStyle w:val="GOSTScript"/>
        <w:rPr>
          <w:ins w:id="1498" w:author="Сатлер Марина Викторовна" w:date="2025-09-03T15:39:00Z"/>
          <w:lang w:eastAsia="ko-KR"/>
        </w:rPr>
      </w:pPr>
      <w:ins w:id="1499" w:author="Сатлер Марина Викторовна" w:date="2025-09-03T15:39:00Z">
        <w:r>
          <w:rPr>
            <w:lang w:eastAsia="ko-KR"/>
          </w:rPr>
          <w:tab/>
        </w:r>
        <w:r>
          <w:rPr>
            <w:lang w:eastAsia="ko-KR"/>
          </w:rPr>
          <w:tab/>
        </w:r>
        <w:r>
          <w:rPr>
            <w:lang w:eastAsia="ko-KR"/>
          </w:rPr>
          <w:tab/>
        </w:r>
        <w:r>
          <w:rPr>
            <w:lang w:eastAsia="ko-KR"/>
          </w:rPr>
          <w:tab/>
          <w:t>"SUMMA": 50000.00,</w:t>
        </w:r>
      </w:ins>
    </w:p>
    <w:p w14:paraId="1595A56D" w14:textId="77777777" w:rsidR="008523BA" w:rsidRDefault="008523BA" w:rsidP="008523BA">
      <w:pPr>
        <w:pStyle w:val="GOSTScript"/>
        <w:rPr>
          <w:ins w:id="1500" w:author="Сатлер Марина Викторовна" w:date="2025-09-03T15:39:00Z"/>
          <w:lang w:eastAsia="ko-KR"/>
        </w:rPr>
      </w:pPr>
      <w:ins w:id="1501" w:author="Сатлер Марина Викторовна" w:date="2025-09-03T15:39:00Z">
        <w:r>
          <w:rPr>
            <w:lang w:eastAsia="ko-KR"/>
          </w:rPr>
          <w:tab/>
        </w:r>
        <w:r>
          <w:rPr>
            <w:lang w:eastAsia="ko-KR"/>
          </w:rPr>
          <w:tab/>
        </w:r>
        <w:r>
          <w:rPr>
            <w:lang w:eastAsia="ko-KR"/>
          </w:rPr>
          <w:tab/>
        </w:r>
        <w:r>
          <w:rPr>
            <w:lang w:eastAsia="ko-KR"/>
          </w:rPr>
          <w:tab/>
          <w:t>"KBK_ACC": "13600120520100000130"</w:t>
        </w:r>
      </w:ins>
    </w:p>
    <w:p w14:paraId="28F7F223" w14:textId="77777777" w:rsidR="008523BA" w:rsidRDefault="008523BA" w:rsidP="008523BA">
      <w:pPr>
        <w:pStyle w:val="GOSTScript"/>
        <w:rPr>
          <w:ins w:id="1502" w:author="Сатлер Марина Викторовна" w:date="2025-09-03T15:39:00Z"/>
          <w:lang w:eastAsia="ko-KR"/>
        </w:rPr>
      </w:pPr>
      <w:ins w:id="1503" w:author="Сатлер Марина Викторовна" w:date="2025-09-03T15:39:00Z">
        <w:r>
          <w:rPr>
            <w:lang w:eastAsia="ko-KR"/>
          </w:rPr>
          <w:tab/>
        </w:r>
        <w:r>
          <w:rPr>
            <w:lang w:eastAsia="ko-KR"/>
          </w:rPr>
          <w:tab/>
        </w:r>
        <w:r>
          <w:rPr>
            <w:lang w:eastAsia="ko-KR"/>
          </w:rPr>
          <w:tab/>
          <w:t>}</w:t>
        </w:r>
      </w:ins>
    </w:p>
    <w:p w14:paraId="4B10E149" w14:textId="77777777" w:rsidR="008523BA" w:rsidRDefault="008523BA" w:rsidP="008523BA">
      <w:pPr>
        <w:pStyle w:val="GOSTScript"/>
        <w:rPr>
          <w:ins w:id="1504" w:author="Сатлер Марина Викторовна" w:date="2025-09-03T15:39:00Z"/>
          <w:lang w:eastAsia="ko-KR"/>
        </w:rPr>
      </w:pPr>
      <w:ins w:id="1505" w:author="Сатлер Марина Викторовна" w:date="2025-09-03T15:39:00Z">
        <w:r>
          <w:rPr>
            <w:lang w:eastAsia="ko-KR"/>
          </w:rPr>
          <w:tab/>
        </w:r>
        <w:r>
          <w:rPr>
            <w:lang w:eastAsia="ko-KR"/>
          </w:rPr>
          <w:tab/>
          <w:t>]</w:t>
        </w:r>
      </w:ins>
    </w:p>
    <w:p w14:paraId="619F8CAD" w14:textId="77777777" w:rsidR="008523BA" w:rsidRDefault="008523BA" w:rsidP="008523BA">
      <w:pPr>
        <w:pStyle w:val="GOSTScript"/>
        <w:rPr>
          <w:ins w:id="1506" w:author="Сатлер Марина Викторовна" w:date="2025-09-03T15:39:00Z"/>
          <w:lang w:eastAsia="ko-KR"/>
        </w:rPr>
      </w:pPr>
      <w:ins w:id="1507" w:author="Сатлер Марина Викторовна" w:date="2025-09-03T15:39:00Z">
        <w:r>
          <w:rPr>
            <w:lang w:eastAsia="ko-KR"/>
          </w:rPr>
          <w:tab/>
          <w:t>}</w:t>
        </w:r>
      </w:ins>
    </w:p>
    <w:p w14:paraId="5F34B7D7" w14:textId="40E4BCE9" w:rsidR="00B24B54" w:rsidDel="008523BA" w:rsidRDefault="008523BA" w:rsidP="008523BA">
      <w:pPr>
        <w:pStyle w:val="GOSTScript"/>
        <w:rPr>
          <w:del w:id="1508" w:author="Сатлер Марина Викторовна" w:date="2025-09-03T15:39:00Z"/>
          <w:lang w:eastAsia="ko-KR"/>
        </w:rPr>
      </w:pPr>
      <w:ins w:id="1509" w:author="Сатлер Марина Викторовна" w:date="2025-09-03T15:39:00Z">
        <w:r>
          <w:rPr>
            <w:lang w:eastAsia="ko-KR"/>
          </w:rPr>
          <w:t>}</w:t>
        </w:r>
      </w:ins>
      <w:del w:id="1510" w:author="Сатлер Марина Викторовна" w:date="2025-09-03T15:39:00Z">
        <w:r w:rsidR="00B24B54" w:rsidDel="008523BA">
          <w:rPr>
            <w:lang w:eastAsia="ko-KR"/>
          </w:rPr>
          <w:tab/>
          <w:delText>"header": {</w:delText>
        </w:r>
      </w:del>
    </w:p>
    <w:p w14:paraId="047D8E86" w14:textId="561083C2" w:rsidR="00B24B54" w:rsidDel="008523BA" w:rsidRDefault="00B24B54" w:rsidP="00B24B54">
      <w:pPr>
        <w:pStyle w:val="GOSTScript"/>
        <w:rPr>
          <w:del w:id="1511" w:author="Сатлер Марина Викторовна" w:date="2025-09-03T15:39:00Z"/>
          <w:lang w:eastAsia="ko-KR"/>
        </w:rPr>
      </w:pPr>
      <w:del w:id="1512" w:author="Сатлер Марина Викторовна" w:date="2025-09-03T15:39:00Z">
        <w:r w:rsidDel="008523BA">
          <w:rPr>
            <w:lang w:eastAsia="ko-KR"/>
          </w:rPr>
          <w:tab/>
        </w:r>
        <w:r w:rsidDel="008523BA">
          <w:rPr>
            <w:lang w:eastAsia="ko-KR"/>
          </w:rPr>
          <w:tab/>
          <w:delText>"Source": "TSE",</w:delText>
        </w:r>
      </w:del>
    </w:p>
    <w:p w14:paraId="5FD14EDE" w14:textId="31A7FC02" w:rsidR="00B24B54" w:rsidDel="008523BA" w:rsidRDefault="00B24B54" w:rsidP="00B24B54">
      <w:pPr>
        <w:pStyle w:val="GOSTScript"/>
        <w:rPr>
          <w:del w:id="1513" w:author="Сатлер Марина Викторовна" w:date="2025-09-03T15:39:00Z"/>
          <w:lang w:eastAsia="ko-KR"/>
        </w:rPr>
      </w:pPr>
      <w:del w:id="1514" w:author="Сатлер Марина Викторовна" w:date="2025-09-03T15:39:00Z">
        <w:r w:rsidDel="008523BA">
          <w:rPr>
            <w:lang w:eastAsia="ko-KR"/>
          </w:rPr>
          <w:tab/>
        </w:r>
        <w:r w:rsidDel="008523BA">
          <w:rPr>
            <w:lang w:eastAsia="ko-KR"/>
          </w:rPr>
          <w:tab/>
          <w:delText>"ReqDateTime": "2025-12-05 10:37:22",</w:delText>
        </w:r>
      </w:del>
    </w:p>
    <w:p w14:paraId="7BCB9095" w14:textId="147B93EC" w:rsidR="00B24B54" w:rsidDel="008523BA" w:rsidRDefault="00B24B54" w:rsidP="00B24B54">
      <w:pPr>
        <w:pStyle w:val="GOSTScript"/>
        <w:rPr>
          <w:del w:id="1515" w:author="Сатлер Марина Викторовна" w:date="2025-09-03T15:39:00Z"/>
          <w:lang w:eastAsia="ko-KR"/>
        </w:rPr>
      </w:pPr>
      <w:del w:id="1516" w:author="Сатлер Марина Викторовна" w:date="2025-09-03T15:39:00Z">
        <w:r w:rsidDel="008523BA">
          <w:rPr>
            <w:lang w:eastAsia="ko-KR"/>
          </w:rPr>
          <w:tab/>
        </w:r>
        <w:r w:rsidDel="008523BA">
          <w:rPr>
            <w:lang w:eastAsia="ko-KR"/>
          </w:rPr>
          <w:tab/>
          <w:delText>"Version": "1.0",</w:delText>
        </w:r>
      </w:del>
    </w:p>
    <w:p w14:paraId="4B76A096" w14:textId="63E68B3D" w:rsidR="00B24B54" w:rsidDel="008523BA" w:rsidRDefault="00B24B54" w:rsidP="00B24B54">
      <w:pPr>
        <w:pStyle w:val="GOSTScript"/>
        <w:rPr>
          <w:del w:id="1517" w:author="Сатлер Марина Викторовна" w:date="2025-09-03T15:39:00Z"/>
          <w:lang w:eastAsia="ko-KR"/>
        </w:rPr>
      </w:pPr>
      <w:del w:id="1518" w:author="Сатлер Марина Викторовна" w:date="2025-09-03T15:39:00Z">
        <w:r w:rsidDel="008523BA">
          <w:rPr>
            <w:lang w:eastAsia="ko-KR"/>
          </w:rPr>
          <w:tab/>
        </w:r>
        <w:r w:rsidDel="008523BA">
          <w:rPr>
            <w:lang w:eastAsia="ko-KR"/>
          </w:rPr>
          <w:tab/>
          <w:delText>"Params": [</w:delText>
        </w:r>
      </w:del>
    </w:p>
    <w:p w14:paraId="20FB6918" w14:textId="1E78A071" w:rsidR="00B24B54" w:rsidDel="008523BA" w:rsidRDefault="00B24B54" w:rsidP="00B24B54">
      <w:pPr>
        <w:pStyle w:val="GOSTScript"/>
        <w:rPr>
          <w:del w:id="1519" w:author="Сатлер Марина Викторовна" w:date="2025-09-03T15:39:00Z"/>
          <w:lang w:eastAsia="ko-KR"/>
        </w:rPr>
      </w:pPr>
      <w:del w:id="1520" w:author="Сатлер Марина Викторовна" w:date="2025-09-03T15:39:00Z">
        <w:r w:rsidDel="008523BA">
          <w:rPr>
            <w:lang w:eastAsia="ko-KR"/>
          </w:rPr>
          <w:tab/>
        </w:r>
        <w:r w:rsidDel="008523BA">
          <w:rPr>
            <w:lang w:eastAsia="ko-KR"/>
          </w:rPr>
          <w:tab/>
        </w:r>
        <w:r w:rsidDel="008523BA">
          <w:rPr>
            <w:lang w:eastAsia="ko-KR"/>
          </w:rPr>
          <w:tab/>
          <w:delText>{</w:delText>
        </w:r>
      </w:del>
    </w:p>
    <w:p w14:paraId="67FB85F3" w14:textId="14AFDD81" w:rsidR="00B24B54" w:rsidDel="008523BA" w:rsidRDefault="00B24B54" w:rsidP="00B24B54">
      <w:pPr>
        <w:pStyle w:val="GOSTScript"/>
        <w:rPr>
          <w:del w:id="1521" w:author="Сатлер Марина Викторовна" w:date="2025-09-03T15:39:00Z"/>
          <w:lang w:eastAsia="ko-KR"/>
        </w:rPr>
      </w:pPr>
      <w:del w:id="1522" w:author="Сатлер Марина Викторовна" w:date="2025-09-03T15:39:00Z">
        <w:r w:rsidDel="008523BA">
          <w:rPr>
            <w:lang w:eastAsia="ko-KR"/>
          </w:rPr>
          <w:tab/>
        </w:r>
        <w:r w:rsidDel="008523BA">
          <w:rPr>
            <w:lang w:eastAsia="ko-KR"/>
          </w:rPr>
          <w:tab/>
        </w:r>
        <w:r w:rsidDel="008523BA">
          <w:rPr>
            <w:lang w:eastAsia="ko-KR"/>
          </w:rPr>
          <w:tab/>
        </w:r>
        <w:r w:rsidDel="008523BA">
          <w:rPr>
            <w:lang w:eastAsia="ko-KR"/>
          </w:rPr>
          <w:tab/>
          <w:delText>"param": "example",</w:delText>
        </w:r>
      </w:del>
    </w:p>
    <w:p w14:paraId="374E9903" w14:textId="39D15828" w:rsidR="00B24B54" w:rsidDel="008523BA" w:rsidRDefault="00B24B54" w:rsidP="00B24B54">
      <w:pPr>
        <w:pStyle w:val="GOSTScript"/>
        <w:rPr>
          <w:del w:id="1523" w:author="Сатлер Марина Викторовна" w:date="2025-09-03T15:39:00Z"/>
          <w:lang w:eastAsia="ko-KR"/>
        </w:rPr>
      </w:pPr>
      <w:del w:id="1524" w:author="Сатлер Марина Викторовна" w:date="2025-09-03T15:39:00Z">
        <w:r w:rsidDel="008523BA">
          <w:rPr>
            <w:lang w:eastAsia="ko-KR"/>
          </w:rPr>
          <w:tab/>
        </w:r>
        <w:r w:rsidDel="008523BA">
          <w:rPr>
            <w:lang w:eastAsia="ko-KR"/>
          </w:rPr>
          <w:tab/>
        </w:r>
        <w:r w:rsidDel="008523BA">
          <w:rPr>
            <w:lang w:eastAsia="ko-KR"/>
          </w:rPr>
          <w:tab/>
        </w:r>
        <w:r w:rsidDel="008523BA">
          <w:rPr>
            <w:lang w:eastAsia="ko-KR"/>
          </w:rPr>
          <w:tab/>
          <w:delText>"value": "01"</w:delText>
        </w:r>
      </w:del>
    </w:p>
    <w:p w14:paraId="5D50EAD8" w14:textId="2F2FDC83" w:rsidR="00B24B54" w:rsidDel="008523BA" w:rsidRDefault="00B24B54" w:rsidP="00B24B54">
      <w:pPr>
        <w:pStyle w:val="GOSTScript"/>
        <w:rPr>
          <w:del w:id="1525" w:author="Сатлер Марина Викторовна" w:date="2025-09-03T15:39:00Z"/>
          <w:lang w:eastAsia="ko-KR"/>
        </w:rPr>
      </w:pPr>
      <w:del w:id="1526" w:author="Сатлер Марина Викторовна" w:date="2025-09-03T15:39:00Z">
        <w:r w:rsidDel="008523BA">
          <w:rPr>
            <w:lang w:eastAsia="ko-KR"/>
          </w:rPr>
          <w:tab/>
        </w:r>
        <w:r w:rsidDel="008523BA">
          <w:rPr>
            <w:lang w:eastAsia="ko-KR"/>
          </w:rPr>
          <w:tab/>
        </w:r>
        <w:r w:rsidDel="008523BA">
          <w:rPr>
            <w:lang w:eastAsia="ko-KR"/>
          </w:rPr>
          <w:tab/>
          <w:delText>}</w:delText>
        </w:r>
      </w:del>
    </w:p>
    <w:p w14:paraId="044E49BF" w14:textId="5A2B493B" w:rsidR="00B24B54" w:rsidDel="008523BA" w:rsidRDefault="00B24B54" w:rsidP="00B24B54">
      <w:pPr>
        <w:pStyle w:val="GOSTScript"/>
        <w:rPr>
          <w:del w:id="1527" w:author="Сатлер Марина Викторовна" w:date="2025-09-03T15:39:00Z"/>
          <w:lang w:eastAsia="ko-KR"/>
        </w:rPr>
      </w:pPr>
      <w:del w:id="1528" w:author="Сатлер Марина Викторовна" w:date="2025-09-03T15:39:00Z">
        <w:r w:rsidDel="008523BA">
          <w:rPr>
            <w:lang w:eastAsia="ko-KR"/>
          </w:rPr>
          <w:tab/>
        </w:r>
        <w:r w:rsidDel="008523BA">
          <w:rPr>
            <w:lang w:eastAsia="ko-KR"/>
          </w:rPr>
          <w:tab/>
          <w:delText>],</w:delText>
        </w:r>
      </w:del>
    </w:p>
    <w:p w14:paraId="4A6FDFBB" w14:textId="49A54CC0" w:rsidR="00B24B54" w:rsidDel="008523BA" w:rsidRDefault="00B24B54" w:rsidP="00B24B54">
      <w:pPr>
        <w:pStyle w:val="GOSTScript"/>
        <w:rPr>
          <w:del w:id="1529" w:author="Сатлер Марина Викторовна" w:date="2025-09-03T15:39:00Z"/>
          <w:lang w:eastAsia="ko-KR"/>
        </w:rPr>
      </w:pPr>
      <w:del w:id="1530" w:author="Сатлер Марина Викторовна" w:date="2025-09-03T15:39:00Z">
        <w:r w:rsidDel="008523BA">
          <w:rPr>
            <w:lang w:eastAsia="ko-KR"/>
          </w:rPr>
          <w:tab/>
        </w:r>
        <w:r w:rsidDel="008523BA">
          <w:rPr>
            <w:lang w:eastAsia="ko-KR"/>
          </w:rPr>
          <w:tab/>
          <w:delText>"ReqGuid": "g1a4ie5d-2757-4699-948c-vv72qba94f44",</w:delText>
        </w:r>
      </w:del>
    </w:p>
    <w:p w14:paraId="40E6DD61" w14:textId="657E464D" w:rsidR="00B24B54" w:rsidDel="008523BA" w:rsidRDefault="00B24B54" w:rsidP="00B24B54">
      <w:pPr>
        <w:pStyle w:val="GOSTScript"/>
        <w:rPr>
          <w:del w:id="1531" w:author="Сатлер Марина Викторовна" w:date="2025-09-03T15:39:00Z"/>
          <w:lang w:eastAsia="ko-KR"/>
        </w:rPr>
      </w:pPr>
      <w:del w:id="1532" w:author="Сатлер Марина Викторовна" w:date="2025-09-03T15:39:00Z">
        <w:r w:rsidDel="008523BA">
          <w:rPr>
            <w:lang w:eastAsia="ko-KR"/>
          </w:rPr>
          <w:tab/>
        </w:r>
        <w:r w:rsidDel="008523BA">
          <w:rPr>
            <w:lang w:eastAsia="ko-KR"/>
          </w:rPr>
          <w:tab/>
          <w:delText>"DocGuid": "1fd90a7c-e339-46ff-ac39-73029ff81321",</w:delText>
        </w:r>
      </w:del>
    </w:p>
    <w:p w14:paraId="73C7A0E9" w14:textId="385BEF09" w:rsidR="00B24B54" w:rsidDel="008523BA" w:rsidRDefault="00B24B54" w:rsidP="00B24B54">
      <w:pPr>
        <w:pStyle w:val="GOSTScript"/>
        <w:rPr>
          <w:del w:id="1533" w:author="Сатлер Марина Викторовна" w:date="2025-09-03T15:39:00Z"/>
          <w:lang w:eastAsia="ko-KR"/>
        </w:rPr>
      </w:pPr>
      <w:del w:id="1534" w:author="Сатлер Марина Викторовна" w:date="2025-09-03T15:39:00Z">
        <w:r w:rsidDel="008523BA">
          <w:rPr>
            <w:lang w:eastAsia="ko-KR"/>
          </w:rPr>
          <w:tab/>
        </w:r>
        <w:r w:rsidDel="008523BA">
          <w:rPr>
            <w:lang w:eastAsia="ko-KR"/>
          </w:rPr>
          <w:tab/>
          <w:delText>"RequestType": "ACCOUNTING",</w:delText>
        </w:r>
      </w:del>
    </w:p>
    <w:p w14:paraId="4C750035" w14:textId="79482A8B" w:rsidR="00B24B54" w:rsidDel="008523BA" w:rsidRDefault="00B24B54" w:rsidP="00B24B54">
      <w:pPr>
        <w:pStyle w:val="GOSTScript"/>
        <w:rPr>
          <w:del w:id="1535" w:author="Сатлер Марина Викторовна" w:date="2025-09-03T15:39:00Z"/>
          <w:lang w:eastAsia="ko-KR"/>
        </w:rPr>
      </w:pPr>
      <w:del w:id="1536" w:author="Сатлер Марина Викторовна" w:date="2025-09-03T15:39:00Z">
        <w:r w:rsidDel="008523BA">
          <w:rPr>
            <w:lang w:eastAsia="ko-KR"/>
          </w:rPr>
          <w:tab/>
        </w:r>
        <w:r w:rsidDel="008523BA">
          <w:rPr>
            <w:lang w:eastAsia="ko-KR"/>
          </w:rPr>
          <w:tab/>
          <w:delText>"TypeDoc": "TSE_0401060_D07",</w:delText>
        </w:r>
      </w:del>
    </w:p>
    <w:p w14:paraId="3F95CAF2" w14:textId="609503BD" w:rsidR="00B24B54" w:rsidDel="008523BA" w:rsidRDefault="00B24B54" w:rsidP="00B24B54">
      <w:pPr>
        <w:pStyle w:val="GOSTScript"/>
        <w:rPr>
          <w:del w:id="1537" w:author="Сатлер Марина Викторовна" w:date="2025-09-03T15:39:00Z"/>
          <w:lang w:eastAsia="ko-KR"/>
        </w:rPr>
      </w:pPr>
      <w:del w:id="1538" w:author="Сатлер Марина Викторовна" w:date="2025-09-03T15:39:00Z">
        <w:r w:rsidDel="008523BA">
          <w:rPr>
            <w:lang w:eastAsia="ko-KR"/>
          </w:rPr>
          <w:tab/>
        </w:r>
        <w:r w:rsidDel="008523BA">
          <w:rPr>
            <w:lang w:eastAsia="ko-KR"/>
          </w:rPr>
          <w:tab/>
          <w:delText>"Stage": "auth",</w:delText>
        </w:r>
      </w:del>
    </w:p>
    <w:p w14:paraId="709769A6" w14:textId="4FBD6391" w:rsidR="00B24B54" w:rsidDel="008523BA" w:rsidRDefault="00B24B54" w:rsidP="00B24B54">
      <w:pPr>
        <w:pStyle w:val="GOSTScript"/>
        <w:rPr>
          <w:del w:id="1539" w:author="Сатлер Марина Викторовна" w:date="2025-09-03T15:39:00Z"/>
          <w:lang w:eastAsia="ko-KR"/>
        </w:rPr>
      </w:pPr>
      <w:del w:id="1540" w:author="Сатлер Марина Викторовна" w:date="2025-09-03T15:39:00Z">
        <w:r w:rsidDel="008523BA">
          <w:rPr>
            <w:lang w:eastAsia="ko-KR"/>
          </w:rPr>
          <w:tab/>
        </w:r>
        <w:r w:rsidDel="008523BA">
          <w:rPr>
            <w:lang w:eastAsia="ko-KR"/>
          </w:rPr>
          <w:tab/>
          <w:delText>"BalLevContrl": 0,</w:delText>
        </w:r>
      </w:del>
    </w:p>
    <w:p w14:paraId="7BBCE6EF" w14:textId="2FA19FD2" w:rsidR="00B24B54" w:rsidDel="008523BA" w:rsidRDefault="00B24B54" w:rsidP="00B24B54">
      <w:pPr>
        <w:pStyle w:val="GOSTScript"/>
        <w:rPr>
          <w:del w:id="1541" w:author="Сатлер Марина Викторовна" w:date="2025-09-03T15:39:00Z"/>
          <w:lang w:eastAsia="ko-KR"/>
        </w:rPr>
      </w:pPr>
      <w:del w:id="1542" w:author="Сатлер Марина Викторовна" w:date="2025-09-03T15:39:00Z">
        <w:r w:rsidDel="008523BA">
          <w:rPr>
            <w:lang w:eastAsia="ko-KR"/>
          </w:rPr>
          <w:tab/>
        </w:r>
        <w:r w:rsidDel="008523BA">
          <w:rPr>
            <w:lang w:eastAsia="ko-KR"/>
          </w:rPr>
          <w:tab/>
          <w:delText>"Subject": "6000",</w:delText>
        </w:r>
      </w:del>
    </w:p>
    <w:p w14:paraId="18F452BE" w14:textId="667D1593" w:rsidR="00B24B54" w:rsidDel="008523BA" w:rsidRDefault="00B24B54" w:rsidP="00B24B54">
      <w:pPr>
        <w:pStyle w:val="GOSTScript"/>
        <w:rPr>
          <w:del w:id="1543" w:author="Сатлер Марина Викторовна" w:date="2025-09-03T15:39:00Z"/>
          <w:lang w:eastAsia="ko-KR"/>
        </w:rPr>
      </w:pPr>
      <w:del w:id="1544" w:author="Сатлер Марина Викторовна" w:date="2025-09-03T15:39:00Z">
        <w:r w:rsidDel="008523BA">
          <w:rPr>
            <w:lang w:eastAsia="ko-KR"/>
          </w:rPr>
          <w:tab/>
        </w:r>
        <w:r w:rsidDel="008523BA">
          <w:rPr>
            <w:lang w:eastAsia="ko-KR"/>
          </w:rPr>
          <w:tab/>
          <w:delText>"SettlementDate": "2025-12-05"</w:delText>
        </w:r>
      </w:del>
    </w:p>
    <w:p w14:paraId="7016F67F" w14:textId="67B1A3E2" w:rsidR="00B24B54" w:rsidDel="008523BA" w:rsidRDefault="00B24B54" w:rsidP="00B24B54">
      <w:pPr>
        <w:pStyle w:val="GOSTScript"/>
        <w:rPr>
          <w:del w:id="1545" w:author="Сатлер Марина Викторовна" w:date="2025-09-03T15:39:00Z"/>
          <w:lang w:eastAsia="ko-KR"/>
        </w:rPr>
      </w:pPr>
      <w:del w:id="1546" w:author="Сатлер Марина Викторовна" w:date="2025-09-03T15:39:00Z">
        <w:r w:rsidDel="008523BA">
          <w:rPr>
            <w:lang w:eastAsia="ko-KR"/>
          </w:rPr>
          <w:tab/>
          <w:delText>},</w:delText>
        </w:r>
      </w:del>
    </w:p>
    <w:p w14:paraId="3BFB5E2C" w14:textId="24E8FC21" w:rsidR="00B24B54" w:rsidDel="008523BA" w:rsidRDefault="00B24B54" w:rsidP="00B24B54">
      <w:pPr>
        <w:pStyle w:val="GOSTScript"/>
        <w:rPr>
          <w:del w:id="1547" w:author="Сатлер Марина Викторовна" w:date="2025-09-03T15:39:00Z"/>
          <w:lang w:eastAsia="ko-KR"/>
        </w:rPr>
      </w:pPr>
      <w:del w:id="1548" w:author="Сатлер Марина Викторовна" w:date="2025-09-03T15:39:00Z">
        <w:r w:rsidDel="008523BA">
          <w:rPr>
            <w:lang w:eastAsia="ko-KR"/>
          </w:rPr>
          <w:tab/>
          <w:delText>"document": {</w:delText>
        </w:r>
      </w:del>
    </w:p>
    <w:p w14:paraId="35589786" w14:textId="191D4E77" w:rsidR="00B24B54" w:rsidDel="008523BA" w:rsidRDefault="00B24B54" w:rsidP="00B24B54">
      <w:pPr>
        <w:pStyle w:val="GOSTScript"/>
        <w:rPr>
          <w:del w:id="1549" w:author="Сатлер Марина Викторовна" w:date="2025-09-03T15:39:00Z"/>
          <w:lang w:eastAsia="ko-KR"/>
        </w:rPr>
      </w:pPr>
      <w:del w:id="1550" w:author="Сатлер Марина Викторовна" w:date="2025-09-03T15:39:00Z">
        <w:r w:rsidDel="008523BA">
          <w:rPr>
            <w:lang w:eastAsia="ko-KR"/>
          </w:rPr>
          <w:tab/>
        </w:r>
        <w:r w:rsidDel="008523BA">
          <w:rPr>
            <w:lang w:eastAsia="ko-KR"/>
          </w:rPr>
          <w:tab/>
          <w:delText>"BRE_DocNum": "8901",</w:delText>
        </w:r>
      </w:del>
    </w:p>
    <w:p w14:paraId="22B9CBD8" w14:textId="1457E1DB" w:rsidR="00B24B54" w:rsidDel="008523BA" w:rsidRDefault="00B24B54" w:rsidP="00B24B54">
      <w:pPr>
        <w:pStyle w:val="GOSTScript"/>
        <w:rPr>
          <w:del w:id="1551" w:author="Сатлер Марина Викторовна" w:date="2025-09-03T15:39:00Z"/>
          <w:lang w:eastAsia="ko-KR"/>
        </w:rPr>
      </w:pPr>
      <w:del w:id="1552" w:author="Сатлер Марина Викторовна" w:date="2025-09-03T15:39:00Z">
        <w:r w:rsidDel="008523BA">
          <w:rPr>
            <w:lang w:eastAsia="ko-KR"/>
          </w:rPr>
          <w:tab/>
        </w:r>
        <w:r w:rsidDel="008523BA">
          <w:rPr>
            <w:lang w:eastAsia="ko-KR"/>
          </w:rPr>
          <w:tab/>
          <w:delText>"BRE_DocDate": "2025-10-13",</w:delText>
        </w:r>
      </w:del>
    </w:p>
    <w:p w14:paraId="4CCDE0FB" w14:textId="0A8051FF" w:rsidR="00B24B54" w:rsidDel="008523BA" w:rsidRDefault="00B24B54" w:rsidP="00B24B54">
      <w:pPr>
        <w:pStyle w:val="GOSTScript"/>
        <w:rPr>
          <w:del w:id="1553" w:author="Сатлер Марина Викторовна" w:date="2025-09-03T15:39:00Z"/>
          <w:lang w:eastAsia="ko-KR"/>
        </w:rPr>
      </w:pPr>
      <w:del w:id="1554" w:author="Сатлер Марина Викторовна" w:date="2025-09-03T15:39:00Z">
        <w:r w:rsidDel="008523BA">
          <w:rPr>
            <w:lang w:eastAsia="ko-KR"/>
          </w:rPr>
          <w:tab/>
        </w:r>
        <w:r w:rsidDel="008523BA">
          <w:rPr>
            <w:lang w:eastAsia="ko-KR"/>
          </w:rPr>
          <w:tab/>
          <w:delText>"ADI_DocTypeCode": "ED101",</w:delText>
        </w:r>
      </w:del>
    </w:p>
    <w:p w14:paraId="113CC9EA" w14:textId="77D66964" w:rsidR="00B24B54" w:rsidDel="008523BA" w:rsidRDefault="00B24B54" w:rsidP="00B24B54">
      <w:pPr>
        <w:pStyle w:val="GOSTScript"/>
        <w:rPr>
          <w:del w:id="1555" w:author="Сатлер Марина Викторовна" w:date="2025-09-03T15:39:00Z"/>
          <w:lang w:eastAsia="ko-KR"/>
        </w:rPr>
      </w:pPr>
      <w:del w:id="1556" w:author="Сатлер Марина Викторовна" w:date="2025-09-03T15:39:00Z">
        <w:r w:rsidDel="008523BA">
          <w:rPr>
            <w:lang w:eastAsia="ko-KR"/>
          </w:rPr>
          <w:tab/>
        </w:r>
        <w:r w:rsidDel="008523BA">
          <w:rPr>
            <w:lang w:eastAsia="ko-KR"/>
          </w:rPr>
          <w:tab/>
          <w:delText>"TPP_ReturnSign": "false",</w:delText>
        </w:r>
      </w:del>
    </w:p>
    <w:p w14:paraId="72B06BB7" w14:textId="562F491D" w:rsidR="00B24B54" w:rsidDel="008523BA" w:rsidRDefault="00B24B54" w:rsidP="00B24B54">
      <w:pPr>
        <w:pStyle w:val="GOSTScript"/>
        <w:rPr>
          <w:del w:id="1557" w:author="Сатлер Марина Викторовна" w:date="2025-09-03T15:39:00Z"/>
          <w:lang w:eastAsia="ko-KR"/>
        </w:rPr>
      </w:pPr>
      <w:del w:id="1558" w:author="Сатлер Марина Викторовна" w:date="2025-09-03T15:39:00Z">
        <w:r w:rsidDel="008523BA">
          <w:rPr>
            <w:lang w:eastAsia="ko-KR"/>
          </w:rPr>
          <w:tab/>
        </w:r>
        <w:r w:rsidDel="008523BA">
          <w:rPr>
            <w:lang w:eastAsia="ko-KR"/>
          </w:rPr>
          <w:tab/>
          <w:delText>"INVOICE_CURRENCY_CODE": "643",</w:delText>
        </w:r>
      </w:del>
    </w:p>
    <w:p w14:paraId="75214B3B" w14:textId="6F14C875" w:rsidR="00B24B54" w:rsidDel="008523BA" w:rsidRDefault="00B24B54" w:rsidP="00B24B54">
      <w:pPr>
        <w:pStyle w:val="GOSTScript"/>
        <w:rPr>
          <w:del w:id="1559" w:author="Сатлер Марина Викторовна" w:date="2025-09-03T15:39:00Z"/>
          <w:lang w:eastAsia="ko-KR"/>
        </w:rPr>
      </w:pPr>
      <w:del w:id="1560" w:author="Сатлер Марина Викторовна" w:date="2025-09-03T15:39:00Z">
        <w:r w:rsidDel="008523BA">
          <w:rPr>
            <w:lang w:eastAsia="ko-KR"/>
          </w:rPr>
          <w:tab/>
        </w:r>
        <w:r w:rsidDel="008523BA">
          <w:rPr>
            <w:lang w:eastAsia="ko-KR"/>
          </w:rPr>
          <w:tab/>
          <w:delText>"StmInfrmtn_AccessLevelStereotype": 1,</w:delText>
        </w:r>
      </w:del>
    </w:p>
    <w:p w14:paraId="19500B1A" w14:textId="0B5B1210" w:rsidR="00B24B54" w:rsidDel="008523BA" w:rsidRDefault="00B24B54" w:rsidP="00B24B54">
      <w:pPr>
        <w:pStyle w:val="GOSTScript"/>
        <w:rPr>
          <w:del w:id="1561" w:author="Сатлер Марина Викторовна" w:date="2025-09-03T15:39:00Z"/>
          <w:lang w:eastAsia="ko-KR"/>
        </w:rPr>
      </w:pPr>
      <w:del w:id="1562" w:author="Сатлер Марина Викторовна" w:date="2025-09-03T15:39:00Z">
        <w:r w:rsidDel="008523BA">
          <w:rPr>
            <w:lang w:eastAsia="ko-KR"/>
          </w:rPr>
          <w:tab/>
        </w:r>
        <w:r w:rsidDel="008523BA">
          <w:rPr>
            <w:lang w:eastAsia="ko-KR"/>
          </w:rPr>
          <w:tab/>
          <w:delText>"BRE_SIGN_PC_TS_FOR_LS": "false",</w:delText>
        </w:r>
      </w:del>
    </w:p>
    <w:p w14:paraId="2EC690E1" w14:textId="3FD0B678" w:rsidR="00B24B54" w:rsidDel="008523BA" w:rsidRDefault="00B24B54" w:rsidP="00B24B54">
      <w:pPr>
        <w:pStyle w:val="GOSTScript"/>
        <w:rPr>
          <w:del w:id="1563" w:author="Сатлер Марина Викторовна" w:date="2025-09-03T15:39:00Z"/>
          <w:lang w:eastAsia="ko-KR"/>
        </w:rPr>
      </w:pPr>
      <w:del w:id="1564" w:author="Сатлер Марина Викторовна" w:date="2025-09-03T15:39:00Z">
        <w:r w:rsidDel="008523BA">
          <w:rPr>
            <w:lang w:eastAsia="ko-KR"/>
          </w:rPr>
          <w:tab/>
        </w:r>
        <w:r w:rsidDel="008523BA">
          <w:rPr>
            <w:lang w:eastAsia="ko-KR"/>
          </w:rPr>
          <w:tab/>
          <w:delText>"SI_TOFKCodeRCPayer": "6201",</w:delText>
        </w:r>
      </w:del>
    </w:p>
    <w:p w14:paraId="12B0D691" w14:textId="44F4FE72" w:rsidR="00B24B54" w:rsidDel="008523BA" w:rsidRDefault="00B24B54" w:rsidP="00B24B54">
      <w:pPr>
        <w:pStyle w:val="GOSTScript"/>
        <w:rPr>
          <w:del w:id="1565" w:author="Сатлер Марина Викторовна" w:date="2025-09-03T15:39:00Z"/>
          <w:lang w:eastAsia="ko-KR"/>
        </w:rPr>
      </w:pPr>
      <w:del w:id="1566" w:author="Сатлер Марина Викторовна" w:date="2025-09-03T15:39:00Z">
        <w:r w:rsidDel="008523BA">
          <w:rPr>
            <w:lang w:eastAsia="ko-KR"/>
          </w:rPr>
          <w:tab/>
        </w:r>
        <w:r w:rsidDel="008523BA">
          <w:rPr>
            <w:lang w:eastAsia="ko-KR"/>
          </w:rPr>
          <w:tab/>
          <w:delText>"P_CorrAcc": "40102643000000017400",</w:delText>
        </w:r>
      </w:del>
    </w:p>
    <w:p w14:paraId="25242F73" w14:textId="05D247FD" w:rsidR="00B24B54" w:rsidDel="008523BA" w:rsidRDefault="00B24B54" w:rsidP="00B24B54">
      <w:pPr>
        <w:pStyle w:val="GOSTScript"/>
        <w:rPr>
          <w:del w:id="1567" w:author="Сатлер Марина Викторовна" w:date="2025-09-03T15:39:00Z"/>
          <w:lang w:eastAsia="ko-KR"/>
        </w:rPr>
      </w:pPr>
      <w:del w:id="1568" w:author="Сатлер Марина Викторовна" w:date="2025-09-03T15:39:00Z">
        <w:r w:rsidDel="008523BA">
          <w:rPr>
            <w:lang w:eastAsia="ko-KR"/>
          </w:rPr>
          <w:tab/>
        </w:r>
        <w:r w:rsidDel="008523BA">
          <w:rPr>
            <w:lang w:eastAsia="ko-KR"/>
          </w:rPr>
          <w:tab/>
          <w:delText>"P_CheckAcc": "03212643000000018700",</w:delText>
        </w:r>
      </w:del>
    </w:p>
    <w:p w14:paraId="783D2025" w14:textId="6F206FF3" w:rsidR="00B24B54" w:rsidDel="008523BA" w:rsidRDefault="00B24B54" w:rsidP="00B24B54">
      <w:pPr>
        <w:pStyle w:val="GOSTScript"/>
        <w:rPr>
          <w:del w:id="1569" w:author="Сатлер Марина Викторовна" w:date="2025-09-03T15:39:00Z"/>
          <w:lang w:eastAsia="ko-KR"/>
        </w:rPr>
      </w:pPr>
      <w:del w:id="1570" w:author="Сатлер Марина Викторовна" w:date="2025-09-03T15:39:00Z">
        <w:r w:rsidDel="008523BA">
          <w:rPr>
            <w:lang w:eastAsia="ko-KR"/>
          </w:rPr>
          <w:tab/>
        </w:r>
        <w:r w:rsidDel="008523BA">
          <w:rPr>
            <w:lang w:eastAsia="ko-KR"/>
          </w:rPr>
          <w:tab/>
          <w:delText>"SI_TOFKCodeCSPayer": "6201",</w:delText>
        </w:r>
      </w:del>
    </w:p>
    <w:p w14:paraId="5C0735AF" w14:textId="55FC60A3" w:rsidR="00B24B54" w:rsidDel="008523BA" w:rsidRDefault="00B24B54" w:rsidP="00B24B54">
      <w:pPr>
        <w:pStyle w:val="GOSTScript"/>
        <w:rPr>
          <w:del w:id="1571" w:author="Сатлер Марина Викторовна" w:date="2025-09-03T15:39:00Z"/>
          <w:lang w:eastAsia="ko-KR"/>
        </w:rPr>
      </w:pPr>
      <w:del w:id="1572" w:author="Сатлер Марина Викторовна" w:date="2025-09-03T15:39:00Z">
        <w:r w:rsidDel="008523BA">
          <w:rPr>
            <w:lang w:eastAsia="ko-KR"/>
          </w:rPr>
          <w:tab/>
        </w:r>
        <w:r w:rsidDel="008523BA">
          <w:rPr>
            <w:lang w:eastAsia="ko-KR"/>
          </w:rPr>
          <w:tab/>
          <w:delText>"P_PersonalAcc": "41051001031",</w:delText>
        </w:r>
      </w:del>
    </w:p>
    <w:p w14:paraId="1BA3595C" w14:textId="4E1421E2" w:rsidR="00B24B54" w:rsidDel="008523BA" w:rsidRDefault="00B24B54" w:rsidP="00B24B54">
      <w:pPr>
        <w:pStyle w:val="GOSTScript"/>
        <w:rPr>
          <w:del w:id="1573" w:author="Сатлер Марина Викторовна" w:date="2025-09-03T15:39:00Z"/>
          <w:lang w:eastAsia="ko-KR"/>
        </w:rPr>
      </w:pPr>
      <w:del w:id="1574" w:author="Сатлер Марина Викторовна" w:date="2025-09-03T15:39:00Z">
        <w:r w:rsidDel="008523BA">
          <w:rPr>
            <w:lang w:eastAsia="ko-KR"/>
          </w:rPr>
          <w:tab/>
        </w:r>
        <w:r w:rsidDel="008523BA">
          <w:rPr>
            <w:lang w:eastAsia="ko-KR"/>
          </w:rPr>
          <w:tab/>
          <w:delText>"TPP_BPR": "false",</w:delText>
        </w:r>
      </w:del>
    </w:p>
    <w:p w14:paraId="64A7EFA4" w14:textId="7564BEAE" w:rsidR="00B24B54" w:rsidDel="008523BA" w:rsidRDefault="00B24B54" w:rsidP="00B24B54">
      <w:pPr>
        <w:pStyle w:val="GOSTScript"/>
        <w:rPr>
          <w:del w:id="1575" w:author="Сатлер Марина Викторовна" w:date="2025-09-03T15:39:00Z"/>
          <w:lang w:eastAsia="ko-KR"/>
        </w:rPr>
      </w:pPr>
      <w:del w:id="1576" w:author="Сатлер Марина Викторовна" w:date="2025-09-03T15:39:00Z">
        <w:r w:rsidDel="008523BA">
          <w:rPr>
            <w:lang w:eastAsia="ko-KR"/>
          </w:rPr>
          <w:tab/>
        </w:r>
        <w:r w:rsidDel="008523BA">
          <w:rPr>
            <w:lang w:eastAsia="ko-KR"/>
          </w:rPr>
          <w:tab/>
          <w:delText>"SignDebitDebt": "false",</w:delText>
        </w:r>
      </w:del>
    </w:p>
    <w:p w14:paraId="19A162E3" w14:textId="34F40269" w:rsidR="00B24B54" w:rsidDel="008523BA" w:rsidRDefault="00B24B54" w:rsidP="00B24B54">
      <w:pPr>
        <w:pStyle w:val="GOSTScript"/>
        <w:rPr>
          <w:del w:id="1577" w:author="Сатлер Марина Викторовна" w:date="2025-09-03T15:39:00Z"/>
          <w:lang w:eastAsia="ko-KR"/>
        </w:rPr>
      </w:pPr>
      <w:del w:id="1578" w:author="Сатлер Марина Викторовна" w:date="2025-09-03T15:39:00Z">
        <w:r w:rsidDel="008523BA">
          <w:rPr>
            <w:lang w:eastAsia="ko-KR"/>
          </w:rPr>
          <w:tab/>
        </w:r>
        <w:r w:rsidDel="008523BA">
          <w:rPr>
            <w:lang w:eastAsia="ko-KR"/>
          </w:rPr>
          <w:tab/>
          <w:delText>"FS_TSE_TAB0401060_LIST": [</w:delText>
        </w:r>
      </w:del>
    </w:p>
    <w:p w14:paraId="5F5B5F0D" w14:textId="100D50E3" w:rsidR="00B24B54" w:rsidDel="008523BA" w:rsidRDefault="00B24B54" w:rsidP="00B24B54">
      <w:pPr>
        <w:pStyle w:val="GOSTScript"/>
        <w:rPr>
          <w:del w:id="1579" w:author="Сатлер Марина Викторовна" w:date="2025-09-03T15:39:00Z"/>
          <w:lang w:eastAsia="ko-KR"/>
        </w:rPr>
      </w:pPr>
      <w:del w:id="1580" w:author="Сатлер Марина Викторовна" w:date="2025-09-03T15:39:00Z">
        <w:r w:rsidDel="008523BA">
          <w:rPr>
            <w:lang w:eastAsia="ko-KR"/>
          </w:rPr>
          <w:tab/>
        </w:r>
        <w:r w:rsidDel="008523BA">
          <w:rPr>
            <w:lang w:eastAsia="ko-KR"/>
          </w:rPr>
          <w:tab/>
        </w:r>
        <w:r w:rsidDel="008523BA">
          <w:rPr>
            <w:lang w:eastAsia="ko-KR"/>
          </w:rPr>
          <w:tab/>
          <w:delText>{</w:delText>
        </w:r>
      </w:del>
    </w:p>
    <w:p w14:paraId="4F5A6597" w14:textId="69E4C6AA" w:rsidR="00B24B54" w:rsidDel="008523BA" w:rsidRDefault="00B24B54" w:rsidP="00B24B54">
      <w:pPr>
        <w:pStyle w:val="GOSTScript"/>
        <w:rPr>
          <w:del w:id="1581" w:author="Сатлер Марина Викторовна" w:date="2025-09-03T15:39:00Z"/>
          <w:lang w:eastAsia="ko-KR"/>
        </w:rPr>
      </w:pPr>
      <w:del w:id="1582" w:author="Сатлер Марина Викторовна" w:date="2025-09-03T15:39:00Z">
        <w:r w:rsidDel="008523BA">
          <w:rPr>
            <w:lang w:eastAsia="ko-KR"/>
          </w:rPr>
          <w:tab/>
        </w:r>
        <w:r w:rsidDel="008523BA">
          <w:rPr>
            <w:lang w:eastAsia="ko-KR"/>
          </w:rPr>
          <w:tab/>
        </w:r>
        <w:r w:rsidDel="008523BA">
          <w:rPr>
            <w:lang w:eastAsia="ko-KR"/>
          </w:rPr>
          <w:tab/>
        </w:r>
        <w:r w:rsidDel="008523BA">
          <w:rPr>
            <w:lang w:eastAsia="ko-KR"/>
          </w:rPr>
          <w:tab/>
          <w:delText>"id": 1,</w:delText>
        </w:r>
      </w:del>
    </w:p>
    <w:p w14:paraId="59F832F6" w14:textId="08A65C6D" w:rsidR="00B24B54" w:rsidDel="008523BA" w:rsidRDefault="00B24B54" w:rsidP="00B24B54">
      <w:pPr>
        <w:pStyle w:val="GOSTScript"/>
        <w:rPr>
          <w:del w:id="1583" w:author="Сатлер Марина Викторовна" w:date="2025-09-03T15:39:00Z"/>
          <w:lang w:eastAsia="ko-KR"/>
        </w:rPr>
      </w:pPr>
      <w:del w:id="1584" w:author="Сатлер Марина Викторовна" w:date="2025-09-03T15:39:00Z">
        <w:r w:rsidDel="008523BA">
          <w:rPr>
            <w:lang w:eastAsia="ko-KR"/>
          </w:rPr>
          <w:tab/>
        </w:r>
        <w:r w:rsidDel="008523BA">
          <w:rPr>
            <w:lang w:eastAsia="ko-KR"/>
          </w:rPr>
          <w:tab/>
        </w:r>
        <w:r w:rsidDel="008523BA">
          <w:rPr>
            <w:lang w:eastAsia="ko-KR"/>
          </w:rPr>
          <w:tab/>
        </w:r>
        <w:r w:rsidDel="008523BA">
          <w:rPr>
            <w:lang w:eastAsia="ko-KR"/>
          </w:rPr>
          <w:tab/>
          <w:delText>"NumPP": 1,</w:delText>
        </w:r>
      </w:del>
    </w:p>
    <w:p w14:paraId="21C7F0CB" w14:textId="71346DF4" w:rsidR="00B24B54" w:rsidDel="008523BA" w:rsidRDefault="00B24B54" w:rsidP="00B24B54">
      <w:pPr>
        <w:pStyle w:val="GOSTScript"/>
        <w:rPr>
          <w:del w:id="1585" w:author="Сатлер Марина Викторовна" w:date="2025-09-03T15:39:00Z"/>
          <w:lang w:eastAsia="ko-KR"/>
        </w:rPr>
      </w:pPr>
      <w:del w:id="1586" w:author="Сатлер Марина Викторовна" w:date="2025-09-03T15:39:00Z">
        <w:r w:rsidDel="008523BA">
          <w:rPr>
            <w:lang w:eastAsia="ko-KR"/>
          </w:rPr>
          <w:tab/>
        </w:r>
        <w:r w:rsidDel="008523BA">
          <w:rPr>
            <w:lang w:eastAsia="ko-KR"/>
          </w:rPr>
          <w:tab/>
        </w:r>
        <w:r w:rsidDel="008523BA">
          <w:rPr>
            <w:lang w:eastAsia="ko-KR"/>
          </w:rPr>
          <w:tab/>
        </w:r>
        <w:r w:rsidDel="008523BA">
          <w:rPr>
            <w:lang w:eastAsia="ko-KR"/>
          </w:rPr>
          <w:tab/>
          <w:delText>"SignNeed": "false",</w:delText>
        </w:r>
      </w:del>
    </w:p>
    <w:p w14:paraId="0E6D6508" w14:textId="036B17DD" w:rsidR="00B24B54" w:rsidDel="008523BA" w:rsidRDefault="00B24B54" w:rsidP="00B24B54">
      <w:pPr>
        <w:pStyle w:val="GOSTScript"/>
        <w:rPr>
          <w:del w:id="1587" w:author="Сатлер Марина Викторовна" w:date="2025-09-03T15:39:00Z"/>
          <w:lang w:eastAsia="ko-KR"/>
        </w:rPr>
      </w:pPr>
      <w:del w:id="1588" w:author="Сатлер Марина Викторовна" w:date="2025-09-03T15:39:00Z">
        <w:r w:rsidDel="008523BA">
          <w:rPr>
            <w:lang w:eastAsia="ko-KR"/>
          </w:rPr>
          <w:tab/>
        </w:r>
        <w:r w:rsidDel="008523BA">
          <w:rPr>
            <w:lang w:eastAsia="ko-KR"/>
          </w:rPr>
          <w:tab/>
        </w:r>
        <w:r w:rsidDel="008523BA">
          <w:rPr>
            <w:lang w:eastAsia="ko-KR"/>
          </w:rPr>
          <w:tab/>
        </w:r>
        <w:r w:rsidDel="008523BA">
          <w:rPr>
            <w:lang w:eastAsia="ko-KR"/>
          </w:rPr>
          <w:tab/>
          <w:delText>"KBK": "13600120520100000130",</w:delText>
        </w:r>
      </w:del>
    </w:p>
    <w:p w14:paraId="15C989BF" w14:textId="3E7F3441" w:rsidR="00B24B54" w:rsidDel="008523BA" w:rsidRDefault="00B24B54" w:rsidP="00B24B54">
      <w:pPr>
        <w:pStyle w:val="GOSTScript"/>
        <w:rPr>
          <w:del w:id="1589" w:author="Сатлер Марина Викторовна" w:date="2025-09-03T15:39:00Z"/>
          <w:lang w:eastAsia="ko-KR"/>
        </w:rPr>
      </w:pPr>
      <w:del w:id="1590" w:author="Сатлер Марина Викторовна" w:date="2025-09-03T15:39:00Z">
        <w:r w:rsidDel="008523BA">
          <w:rPr>
            <w:lang w:eastAsia="ko-KR"/>
          </w:rPr>
          <w:tab/>
        </w:r>
        <w:r w:rsidDel="008523BA">
          <w:rPr>
            <w:lang w:eastAsia="ko-KR"/>
          </w:rPr>
          <w:tab/>
        </w:r>
        <w:r w:rsidDel="008523BA">
          <w:rPr>
            <w:lang w:eastAsia="ko-KR"/>
          </w:rPr>
          <w:tab/>
        </w:r>
        <w:r w:rsidDel="008523BA">
          <w:rPr>
            <w:lang w:eastAsia="ko-KR"/>
          </w:rPr>
          <w:tab/>
          <w:delText>"SumKBK": 50000.00</w:delText>
        </w:r>
      </w:del>
    </w:p>
    <w:p w14:paraId="6FB633CF" w14:textId="31047995" w:rsidR="00B24B54" w:rsidDel="008523BA" w:rsidRDefault="00B24B54" w:rsidP="00B24B54">
      <w:pPr>
        <w:pStyle w:val="GOSTScript"/>
        <w:rPr>
          <w:del w:id="1591" w:author="Сатлер Марина Викторовна" w:date="2025-09-03T15:39:00Z"/>
          <w:lang w:eastAsia="ko-KR"/>
        </w:rPr>
      </w:pPr>
      <w:del w:id="1592" w:author="Сатлер Марина Викторовна" w:date="2025-09-03T15:39:00Z">
        <w:r w:rsidDel="008523BA">
          <w:rPr>
            <w:lang w:eastAsia="ko-KR"/>
          </w:rPr>
          <w:tab/>
        </w:r>
        <w:r w:rsidDel="008523BA">
          <w:rPr>
            <w:lang w:eastAsia="ko-KR"/>
          </w:rPr>
          <w:tab/>
        </w:r>
        <w:r w:rsidDel="008523BA">
          <w:rPr>
            <w:lang w:eastAsia="ko-KR"/>
          </w:rPr>
          <w:tab/>
          <w:delText>}</w:delText>
        </w:r>
      </w:del>
    </w:p>
    <w:p w14:paraId="3BEE7AB8" w14:textId="13B9060C" w:rsidR="00B24B54" w:rsidDel="008523BA" w:rsidRDefault="00B24B54" w:rsidP="00B24B54">
      <w:pPr>
        <w:pStyle w:val="GOSTScript"/>
        <w:rPr>
          <w:del w:id="1593" w:author="Сатлер Марина Викторовна" w:date="2025-09-03T15:39:00Z"/>
          <w:lang w:eastAsia="ko-KR"/>
        </w:rPr>
      </w:pPr>
      <w:del w:id="1594" w:author="Сатлер Марина Викторовна" w:date="2025-09-03T15:39:00Z">
        <w:r w:rsidDel="008523BA">
          <w:rPr>
            <w:lang w:eastAsia="ko-KR"/>
          </w:rPr>
          <w:tab/>
        </w:r>
        <w:r w:rsidDel="008523BA">
          <w:rPr>
            <w:lang w:eastAsia="ko-KR"/>
          </w:rPr>
          <w:tab/>
          <w:delText>]</w:delText>
        </w:r>
      </w:del>
    </w:p>
    <w:p w14:paraId="46E6BBAF" w14:textId="3C29C7B0" w:rsidR="00B24B54" w:rsidDel="008523BA" w:rsidRDefault="00B24B54" w:rsidP="00B24B54">
      <w:pPr>
        <w:pStyle w:val="GOSTScript"/>
        <w:rPr>
          <w:del w:id="1595" w:author="Сатлер Марина Викторовна" w:date="2025-09-03T15:39:00Z"/>
          <w:lang w:eastAsia="ko-KR"/>
        </w:rPr>
      </w:pPr>
      <w:del w:id="1596" w:author="Сатлер Марина Викторовна" w:date="2025-09-03T15:39:00Z">
        <w:r w:rsidDel="008523BA">
          <w:rPr>
            <w:lang w:eastAsia="ko-KR"/>
          </w:rPr>
          <w:tab/>
          <w:delText>}</w:delText>
        </w:r>
      </w:del>
    </w:p>
    <w:p w14:paraId="1CBB166C" w14:textId="29DE6FCC" w:rsidR="00B24B54" w:rsidRPr="00940A34" w:rsidRDefault="00B24B54" w:rsidP="00B24B54">
      <w:pPr>
        <w:pStyle w:val="GOSTScript"/>
        <w:rPr>
          <w:lang w:eastAsia="ko-KR"/>
        </w:rPr>
      </w:pPr>
      <w:del w:id="1597" w:author="Сатлер Марина Викторовна" w:date="2025-09-03T15:39:00Z">
        <w:r w:rsidDel="008523BA">
          <w:rPr>
            <w:lang w:eastAsia="ko-KR"/>
          </w:rPr>
          <w:delText>}</w:delText>
        </w:r>
      </w:del>
    </w:p>
    <w:p w14:paraId="12AC0845" w14:textId="26C35DC9" w:rsidR="00244441" w:rsidRDefault="00A62386" w:rsidP="00B24B54">
      <w:pPr>
        <w:pStyle w:val="41"/>
      </w:pPr>
      <w:bookmarkStart w:id="1598" w:name="_Toc226564475"/>
      <w:r w:rsidRPr="00A62386">
        <w:t xml:space="preserve">«Уведомление об уточнении операций клиента» (ф. 0531852) </w:t>
      </w:r>
      <w:r w:rsidRPr="00A62386">
        <w:rPr>
          <w:lang w:val="en-US"/>
        </w:rPr>
        <w:t>TSE</w:t>
      </w:r>
      <w:r w:rsidRPr="00A62386">
        <w:t>_0531852_</w:t>
      </w:r>
      <w:r w:rsidRPr="00A62386">
        <w:rPr>
          <w:lang w:val="en-US"/>
        </w:rPr>
        <w:t>D</w:t>
      </w:r>
      <w:r w:rsidRPr="00A62386">
        <w:t>12</w:t>
      </w:r>
      <w:bookmarkEnd w:id="1598"/>
    </w:p>
    <w:p w14:paraId="5E80F380" w14:textId="25C25073" w:rsidR="00A62386" w:rsidRDefault="00A62386" w:rsidP="004D59AC">
      <w:pPr>
        <w:pStyle w:val="51"/>
      </w:pPr>
      <w:bookmarkStart w:id="1599" w:name="_Toc226564476"/>
      <w:r w:rsidRPr="00A62386">
        <w:t>Перечень параметров тела запроса (Document) по документу «Уведомление об уточнении операций клиента» (ф. 0531852) TSE_0531852_D12</w:t>
      </w:r>
      <w:bookmarkEnd w:id="1599"/>
    </w:p>
    <w:p w14:paraId="199F2C63" w14:textId="42E454C3" w:rsidR="00A62386" w:rsidRDefault="00A62386" w:rsidP="00410E43">
      <w:pPr>
        <w:pStyle w:val="GOSTNameTable"/>
      </w:pPr>
      <w:r>
        <w:fldChar w:fldCharType="begin"/>
      </w:r>
      <w:r>
        <w:instrText xml:space="preserve"> SEQ Таблица \* ARABIC </w:instrText>
      </w:r>
      <w:r>
        <w:fldChar w:fldCharType="separate"/>
      </w:r>
      <w:bookmarkStart w:id="1600" w:name="_Toc226564523"/>
      <w:r w:rsidR="00CE7795">
        <w:t>11</w:t>
      </w:r>
      <w:r>
        <w:fldChar w:fldCharType="end"/>
      </w:r>
      <w:r w:rsidRPr="00A62386">
        <w:t>. Параметры тела (</w:t>
      </w:r>
      <w:r w:rsidRPr="00C323E7">
        <w:rPr>
          <w:lang w:val="en-US"/>
        </w:rPr>
        <w:t>Document</w:t>
      </w:r>
      <w:r w:rsidRPr="00A62386">
        <w:t xml:space="preserve">) запроса на подбор / сторнирование / переформирование записей учета по документу </w:t>
      </w:r>
      <w:r w:rsidR="00410E43" w:rsidRPr="00410E43">
        <w:t>«Уведомление об уточнении операций клиента» (ф. 0531852) TSE_0531852_D12</w:t>
      </w:r>
      <w:bookmarkEnd w:id="1600"/>
    </w:p>
    <w:tbl>
      <w:tblPr>
        <w:tblStyle w:val="GOSTTable"/>
        <w:tblW w:w="5000" w:type="pct"/>
        <w:tblLayout w:type="fixed"/>
        <w:tblLook w:val="07E0" w:firstRow="1" w:lastRow="1" w:firstColumn="1" w:lastColumn="1" w:noHBand="1" w:noVBand="1"/>
      </w:tblPr>
      <w:tblGrid>
        <w:gridCol w:w="3452"/>
        <w:gridCol w:w="2354"/>
        <w:gridCol w:w="1560"/>
        <w:gridCol w:w="923"/>
        <w:gridCol w:w="992"/>
        <w:gridCol w:w="6413"/>
      </w:tblGrid>
      <w:tr w:rsidR="00A62386" w:rsidRPr="00A775EA" w14:paraId="24934B6B" w14:textId="77777777" w:rsidTr="00A62386">
        <w:trPr>
          <w:cnfStyle w:val="100000000000" w:firstRow="1" w:lastRow="0" w:firstColumn="0" w:lastColumn="0" w:oddVBand="0" w:evenVBand="0" w:oddHBand="0" w:evenHBand="0" w:firstRowFirstColumn="0" w:firstRowLastColumn="0" w:lastRowFirstColumn="0" w:lastRowLastColumn="0"/>
          <w:trHeight w:val="1002"/>
        </w:trPr>
        <w:tc>
          <w:tcPr>
            <w:tcW w:w="1100" w:type="pct"/>
            <w:hideMark/>
          </w:tcPr>
          <w:p w14:paraId="140A50FE" w14:textId="77777777" w:rsidR="00A62386" w:rsidRPr="00A775EA" w:rsidRDefault="00A62386" w:rsidP="00A62386">
            <w:pPr>
              <w:keepNext/>
              <w:suppressAutoHyphens/>
              <w:ind w:firstLine="0"/>
              <w:jc w:val="center"/>
              <w:rPr>
                <w:b/>
                <w:bCs/>
                <w:sz w:val="22"/>
                <w:szCs w:val="22"/>
              </w:rPr>
            </w:pPr>
            <w:r w:rsidRPr="00A775EA">
              <w:rPr>
                <w:b/>
                <w:bCs/>
                <w:sz w:val="22"/>
                <w:szCs w:val="22"/>
              </w:rPr>
              <w:t>Наименование параметра</w:t>
            </w:r>
          </w:p>
        </w:tc>
        <w:tc>
          <w:tcPr>
            <w:tcW w:w="750" w:type="pct"/>
            <w:hideMark/>
          </w:tcPr>
          <w:p w14:paraId="6AD1CB6E" w14:textId="77777777" w:rsidR="00A62386" w:rsidRPr="00A775EA" w:rsidRDefault="00A62386" w:rsidP="00A62386">
            <w:pPr>
              <w:keepNext/>
              <w:suppressAutoHyphens/>
              <w:ind w:firstLine="0"/>
              <w:jc w:val="center"/>
              <w:rPr>
                <w:b/>
                <w:bCs/>
                <w:sz w:val="22"/>
                <w:szCs w:val="22"/>
              </w:rPr>
            </w:pPr>
            <w:r w:rsidRPr="00A775EA">
              <w:rPr>
                <w:b/>
                <w:bCs/>
                <w:sz w:val="22"/>
                <w:szCs w:val="22"/>
              </w:rPr>
              <w:t>Название тэга</w:t>
            </w:r>
          </w:p>
        </w:tc>
        <w:tc>
          <w:tcPr>
            <w:tcW w:w="497" w:type="pct"/>
            <w:hideMark/>
          </w:tcPr>
          <w:p w14:paraId="0D762CC8" w14:textId="77777777" w:rsidR="00A62386" w:rsidRPr="00A775EA" w:rsidRDefault="00A62386" w:rsidP="00A62386">
            <w:pPr>
              <w:keepNext/>
              <w:suppressAutoHyphens/>
              <w:ind w:firstLine="0"/>
              <w:jc w:val="center"/>
              <w:rPr>
                <w:b/>
                <w:bCs/>
                <w:sz w:val="22"/>
                <w:szCs w:val="22"/>
              </w:rPr>
            </w:pPr>
            <w:r w:rsidRPr="00A775EA">
              <w:rPr>
                <w:b/>
                <w:bCs/>
                <w:sz w:val="22"/>
                <w:szCs w:val="22"/>
              </w:rPr>
              <w:t>Тип данных</w:t>
            </w:r>
          </w:p>
        </w:tc>
        <w:tc>
          <w:tcPr>
            <w:tcW w:w="294" w:type="pct"/>
          </w:tcPr>
          <w:p w14:paraId="09A0A4D7" w14:textId="77777777" w:rsidR="00A62386" w:rsidRPr="00A775EA" w:rsidRDefault="00A62386" w:rsidP="00A62386">
            <w:pPr>
              <w:keepNext/>
              <w:suppressAutoHyphens/>
              <w:ind w:firstLine="0"/>
              <w:jc w:val="center"/>
              <w:rPr>
                <w:b/>
                <w:bCs/>
                <w:sz w:val="22"/>
                <w:szCs w:val="22"/>
              </w:rPr>
            </w:pPr>
            <w:r w:rsidRPr="00A775EA">
              <w:rPr>
                <w:b/>
                <w:bCs/>
                <w:sz w:val="22"/>
                <w:szCs w:val="22"/>
              </w:rPr>
              <w:t>Обязательность</w:t>
            </w:r>
          </w:p>
        </w:tc>
        <w:tc>
          <w:tcPr>
            <w:tcW w:w="316" w:type="pct"/>
            <w:hideMark/>
          </w:tcPr>
          <w:p w14:paraId="72E077B6" w14:textId="77777777" w:rsidR="00A62386" w:rsidRPr="00A775EA" w:rsidRDefault="00A62386" w:rsidP="00A62386">
            <w:pPr>
              <w:keepNext/>
              <w:suppressAutoHyphens/>
              <w:ind w:firstLine="0"/>
              <w:jc w:val="center"/>
              <w:rPr>
                <w:b/>
                <w:bCs/>
                <w:sz w:val="22"/>
                <w:szCs w:val="22"/>
              </w:rPr>
            </w:pPr>
            <w:r w:rsidRPr="00A775EA">
              <w:rPr>
                <w:b/>
                <w:bCs/>
                <w:sz w:val="22"/>
                <w:szCs w:val="22"/>
              </w:rPr>
              <w:t>Размерность</w:t>
            </w:r>
          </w:p>
        </w:tc>
        <w:tc>
          <w:tcPr>
            <w:tcW w:w="2043" w:type="pct"/>
          </w:tcPr>
          <w:p w14:paraId="285D7662" w14:textId="77777777" w:rsidR="00A62386" w:rsidRPr="00A775EA" w:rsidRDefault="00A62386" w:rsidP="00A62386">
            <w:pPr>
              <w:keepNext/>
              <w:suppressAutoHyphens/>
              <w:ind w:firstLine="0"/>
              <w:jc w:val="center"/>
              <w:rPr>
                <w:b/>
                <w:bCs/>
                <w:sz w:val="22"/>
                <w:szCs w:val="22"/>
              </w:rPr>
            </w:pPr>
            <w:r w:rsidRPr="00A775EA">
              <w:rPr>
                <w:b/>
                <w:bCs/>
                <w:sz w:val="22"/>
                <w:szCs w:val="22"/>
              </w:rPr>
              <w:t>Описание</w:t>
            </w:r>
          </w:p>
        </w:tc>
      </w:tr>
      <w:tr w:rsidR="00AF537C" w:rsidRPr="00A775EA" w14:paraId="6DD35153" w14:textId="77777777" w:rsidTr="00A62386">
        <w:tc>
          <w:tcPr>
            <w:tcW w:w="1100" w:type="pct"/>
          </w:tcPr>
          <w:p w14:paraId="41C11C17" w14:textId="77777777" w:rsidR="00AF537C" w:rsidRPr="000C3DAB" w:rsidRDefault="00AF537C" w:rsidP="00AF537C">
            <w:pPr>
              <w:ind w:left="57" w:right="57" w:firstLine="0"/>
              <w:rPr>
                <w:sz w:val="22"/>
              </w:rPr>
            </w:pPr>
            <w:r w:rsidRPr="000C3DAB">
              <w:rPr>
                <w:sz w:val="22"/>
                <w:szCs w:val="22"/>
              </w:rPr>
              <w:t>Номер документа</w:t>
            </w:r>
          </w:p>
        </w:tc>
        <w:tc>
          <w:tcPr>
            <w:tcW w:w="750" w:type="pct"/>
          </w:tcPr>
          <w:p w14:paraId="285F7E7E" w14:textId="6897F9CE" w:rsidR="00AF537C" w:rsidRPr="00AF537C" w:rsidRDefault="00AF537C" w:rsidP="00AF537C">
            <w:pPr>
              <w:pStyle w:val="GOSTTablenorm"/>
            </w:pPr>
            <w:r w:rsidRPr="00AF537C">
              <w:rPr>
                <w:color w:val="000000"/>
              </w:rPr>
              <w:t>BRE_</w:t>
            </w:r>
            <w:r w:rsidRPr="00AF537C">
              <w:t>DocNum</w:t>
            </w:r>
          </w:p>
        </w:tc>
        <w:tc>
          <w:tcPr>
            <w:tcW w:w="497" w:type="pct"/>
          </w:tcPr>
          <w:p w14:paraId="72845CF8" w14:textId="77777777" w:rsidR="00AF537C" w:rsidRPr="000C3DAB" w:rsidRDefault="00AF537C" w:rsidP="00AF537C">
            <w:pPr>
              <w:ind w:left="57" w:right="57" w:firstLine="0"/>
              <w:rPr>
                <w:sz w:val="22"/>
              </w:rPr>
            </w:pPr>
            <w:r w:rsidRPr="000C3DAB">
              <w:rPr>
                <w:sz w:val="22"/>
                <w:szCs w:val="22"/>
              </w:rPr>
              <w:t>Строка</w:t>
            </w:r>
          </w:p>
        </w:tc>
        <w:tc>
          <w:tcPr>
            <w:tcW w:w="294" w:type="pct"/>
          </w:tcPr>
          <w:p w14:paraId="5AEF94F2" w14:textId="77777777" w:rsidR="00AF537C" w:rsidRPr="000C3DAB" w:rsidRDefault="00AF537C" w:rsidP="00AF537C">
            <w:pPr>
              <w:ind w:left="57" w:right="57" w:firstLine="0"/>
              <w:rPr>
                <w:sz w:val="22"/>
              </w:rPr>
            </w:pPr>
            <w:r w:rsidRPr="000C3DAB">
              <w:rPr>
                <w:sz w:val="22"/>
                <w:szCs w:val="22"/>
              </w:rPr>
              <w:t>Да</w:t>
            </w:r>
          </w:p>
        </w:tc>
        <w:tc>
          <w:tcPr>
            <w:tcW w:w="316" w:type="pct"/>
          </w:tcPr>
          <w:p w14:paraId="3431F5AF" w14:textId="77777777" w:rsidR="00AF537C" w:rsidRPr="000C3DAB" w:rsidRDefault="00AF537C" w:rsidP="00AF537C">
            <w:pPr>
              <w:ind w:left="57" w:right="57" w:firstLine="0"/>
              <w:rPr>
                <w:sz w:val="22"/>
              </w:rPr>
            </w:pPr>
            <w:r w:rsidRPr="000C3DAB">
              <w:rPr>
                <w:sz w:val="22"/>
                <w:szCs w:val="22"/>
              </w:rPr>
              <w:t>&lt;=</w:t>
            </w:r>
            <w:r w:rsidRPr="000C3DAB">
              <w:rPr>
                <w:sz w:val="22"/>
                <w:szCs w:val="22"/>
                <w:lang w:val="en-US"/>
              </w:rPr>
              <w:t>1</w:t>
            </w:r>
            <w:r w:rsidRPr="000C3DAB">
              <w:rPr>
                <w:sz w:val="22"/>
                <w:szCs w:val="22"/>
              </w:rPr>
              <w:t>5</w:t>
            </w:r>
          </w:p>
        </w:tc>
        <w:tc>
          <w:tcPr>
            <w:tcW w:w="2043" w:type="pct"/>
          </w:tcPr>
          <w:p w14:paraId="7BAB1862" w14:textId="77777777" w:rsidR="00AF537C" w:rsidRPr="000C3DAB" w:rsidRDefault="00AF537C" w:rsidP="00AF537C">
            <w:pPr>
              <w:pStyle w:val="GOSTTablenorm"/>
            </w:pPr>
            <w:r w:rsidRPr="000C3DAB">
              <w:t>Указывается номер документа</w:t>
            </w:r>
          </w:p>
        </w:tc>
      </w:tr>
      <w:tr w:rsidR="00AF537C" w:rsidRPr="00A775EA" w14:paraId="39B30B53" w14:textId="77777777" w:rsidTr="00A62386">
        <w:tc>
          <w:tcPr>
            <w:tcW w:w="1100" w:type="pct"/>
          </w:tcPr>
          <w:p w14:paraId="5EE3C261" w14:textId="77777777" w:rsidR="00AF537C" w:rsidRPr="000C3DAB" w:rsidRDefault="00AF537C" w:rsidP="00AF537C">
            <w:pPr>
              <w:ind w:left="57" w:right="57" w:firstLine="0"/>
              <w:rPr>
                <w:sz w:val="22"/>
                <w:szCs w:val="22"/>
              </w:rPr>
            </w:pPr>
            <w:r w:rsidRPr="000C3DAB">
              <w:rPr>
                <w:sz w:val="22"/>
                <w:szCs w:val="22"/>
              </w:rPr>
              <w:t>Дата документа</w:t>
            </w:r>
          </w:p>
        </w:tc>
        <w:tc>
          <w:tcPr>
            <w:tcW w:w="750" w:type="pct"/>
          </w:tcPr>
          <w:p w14:paraId="62A4EC5C" w14:textId="53EA82D5" w:rsidR="00AF537C" w:rsidRPr="00AF537C" w:rsidRDefault="00AF537C" w:rsidP="00AF537C">
            <w:pPr>
              <w:pStyle w:val="GOSTTablenorm"/>
              <w:rPr>
                <w:szCs w:val="22"/>
              </w:rPr>
            </w:pPr>
            <w:r w:rsidRPr="00AF537C">
              <w:rPr>
                <w:color w:val="000000"/>
              </w:rPr>
              <w:t>BRE_</w:t>
            </w:r>
            <w:r w:rsidRPr="00AF537C">
              <w:t>DocDate</w:t>
            </w:r>
          </w:p>
        </w:tc>
        <w:tc>
          <w:tcPr>
            <w:tcW w:w="497" w:type="pct"/>
          </w:tcPr>
          <w:p w14:paraId="6C0C7F8D" w14:textId="77777777" w:rsidR="00AF537C" w:rsidRPr="000C3DAB" w:rsidRDefault="00AF537C" w:rsidP="00AF537C">
            <w:pPr>
              <w:ind w:left="57" w:right="57" w:firstLine="0"/>
              <w:rPr>
                <w:sz w:val="22"/>
                <w:szCs w:val="22"/>
              </w:rPr>
            </w:pPr>
            <w:r w:rsidRPr="000C3DAB">
              <w:rPr>
                <w:sz w:val="22"/>
                <w:szCs w:val="22"/>
              </w:rPr>
              <w:t>Дата</w:t>
            </w:r>
          </w:p>
        </w:tc>
        <w:tc>
          <w:tcPr>
            <w:tcW w:w="294" w:type="pct"/>
          </w:tcPr>
          <w:p w14:paraId="36864746" w14:textId="77777777" w:rsidR="00AF537C" w:rsidRPr="000C3DAB" w:rsidRDefault="00AF537C" w:rsidP="00AF537C">
            <w:pPr>
              <w:ind w:left="57" w:right="57" w:firstLine="0"/>
              <w:rPr>
                <w:sz w:val="22"/>
                <w:szCs w:val="22"/>
              </w:rPr>
            </w:pPr>
            <w:r w:rsidRPr="000C3DAB">
              <w:rPr>
                <w:sz w:val="22"/>
                <w:szCs w:val="22"/>
              </w:rPr>
              <w:t>Да</w:t>
            </w:r>
          </w:p>
        </w:tc>
        <w:tc>
          <w:tcPr>
            <w:tcW w:w="316" w:type="pct"/>
          </w:tcPr>
          <w:p w14:paraId="5869166E" w14:textId="5C5F2A3E" w:rsidR="00AF537C" w:rsidRPr="000C3DAB" w:rsidRDefault="00AF537C" w:rsidP="00AF537C">
            <w:pPr>
              <w:ind w:left="57" w:right="57" w:firstLine="0"/>
              <w:rPr>
                <w:sz w:val="22"/>
                <w:szCs w:val="22"/>
              </w:rPr>
            </w:pPr>
          </w:p>
        </w:tc>
        <w:tc>
          <w:tcPr>
            <w:tcW w:w="2043" w:type="pct"/>
          </w:tcPr>
          <w:p w14:paraId="528E572C" w14:textId="77777777" w:rsidR="00AF537C" w:rsidRPr="000C3DAB" w:rsidRDefault="00AF537C" w:rsidP="00AF537C">
            <w:pPr>
              <w:pStyle w:val="GOSTTablenorm"/>
            </w:pPr>
            <w:r w:rsidRPr="000C3DAB">
              <w:t>Указывается дата документа в формате YYYY-MM-DD</w:t>
            </w:r>
          </w:p>
        </w:tc>
      </w:tr>
      <w:tr w:rsidR="00AF537C" w:rsidRPr="00A775EA" w14:paraId="0B9D4074" w14:textId="77777777" w:rsidTr="00A62386">
        <w:tc>
          <w:tcPr>
            <w:tcW w:w="1100" w:type="pct"/>
          </w:tcPr>
          <w:p w14:paraId="7A51F7A6" w14:textId="795FED48" w:rsidR="00AF537C" w:rsidRPr="000C3DAB" w:rsidRDefault="00AF537C" w:rsidP="00AF537C">
            <w:pPr>
              <w:ind w:left="57" w:right="57" w:firstLine="0"/>
              <w:rPr>
                <w:sz w:val="22"/>
                <w:szCs w:val="22"/>
              </w:rPr>
            </w:pPr>
            <w:r w:rsidRPr="00F41295">
              <w:rPr>
                <w:sz w:val="22"/>
                <w:szCs w:val="22"/>
              </w:rPr>
              <w:t>Уровень конфиденциальности</w:t>
            </w:r>
          </w:p>
        </w:tc>
        <w:tc>
          <w:tcPr>
            <w:tcW w:w="750" w:type="pct"/>
          </w:tcPr>
          <w:p w14:paraId="3596A746" w14:textId="6C87A7F2" w:rsidR="00AF537C" w:rsidRPr="00AF537C" w:rsidRDefault="00AF537C" w:rsidP="00AF537C">
            <w:pPr>
              <w:pStyle w:val="GOSTTablenorm"/>
              <w:rPr>
                <w:color w:val="000000"/>
              </w:rPr>
            </w:pPr>
            <w:r w:rsidRPr="00AF537C">
              <w:rPr>
                <w:color w:val="000000"/>
              </w:rPr>
              <w:t>StmInfrmtn_AccessLevelStereotype</w:t>
            </w:r>
          </w:p>
        </w:tc>
        <w:tc>
          <w:tcPr>
            <w:tcW w:w="497" w:type="pct"/>
          </w:tcPr>
          <w:p w14:paraId="6F9BE797" w14:textId="179ACA7F" w:rsidR="00AF537C" w:rsidRPr="000C3DAB" w:rsidRDefault="00AF537C" w:rsidP="00AF537C">
            <w:pPr>
              <w:ind w:left="57" w:right="57" w:firstLine="0"/>
              <w:rPr>
                <w:sz w:val="22"/>
                <w:szCs w:val="22"/>
              </w:rPr>
            </w:pPr>
            <w:r>
              <w:rPr>
                <w:sz w:val="22"/>
                <w:szCs w:val="22"/>
              </w:rPr>
              <w:t>Число</w:t>
            </w:r>
          </w:p>
        </w:tc>
        <w:tc>
          <w:tcPr>
            <w:tcW w:w="294" w:type="pct"/>
          </w:tcPr>
          <w:p w14:paraId="4B1090C7" w14:textId="3BE7ECB7" w:rsidR="00AF537C" w:rsidRPr="000C3DAB" w:rsidRDefault="00AF537C" w:rsidP="00AF537C">
            <w:pPr>
              <w:ind w:left="57" w:right="57" w:firstLine="0"/>
              <w:rPr>
                <w:sz w:val="22"/>
                <w:szCs w:val="22"/>
              </w:rPr>
            </w:pPr>
            <w:r>
              <w:rPr>
                <w:sz w:val="22"/>
                <w:szCs w:val="22"/>
              </w:rPr>
              <w:t>Да</w:t>
            </w:r>
          </w:p>
        </w:tc>
        <w:tc>
          <w:tcPr>
            <w:tcW w:w="316" w:type="pct"/>
          </w:tcPr>
          <w:p w14:paraId="558F051F" w14:textId="798B5409" w:rsidR="00AF537C" w:rsidRPr="000C3DAB" w:rsidRDefault="00AF537C" w:rsidP="00AF537C">
            <w:pPr>
              <w:ind w:left="57" w:right="57" w:firstLine="0"/>
              <w:rPr>
                <w:sz w:val="22"/>
                <w:szCs w:val="22"/>
              </w:rPr>
            </w:pPr>
            <w:r>
              <w:rPr>
                <w:sz w:val="22"/>
                <w:szCs w:val="22"/>
              </w:rPr>
              <w:t>=1</w:t>
            </w:r>
          </w:p>
        </w:tc>
        <w:tc>
          <w:tcPr>
            <w:tcW w:w="2043" w:type="pct"/>
          </w:tcPr>
          <w:p w14:paraId="481F12B3" w14:textId="77777777" w:rsidR="00AF537C" w:rsidRDefault="00AF537C" w:rsidP="00AF537C">
            <w:pPr>
              <w:pStyle w:val="GOSTTablenorm"/>
            </w:pPr>
            <w:r>
              <w:t>Указывается уровень конфиденциальности документа.</w:t>
            </w:r>
          </w:p>
          <w:p w14:paraId="6B1D4A7F" w14:textId="77777777" w:rsidR="00AF537C" w:rsidRDefault="00AF537C" w:rsidP="00AF537C">
            <w:pPr>
              <w:pStyle w:val="GOSTTablenorm"/>
            </w:pPr>
            <w:r>
              <w:t>Возможные значения:</w:t>
            </w:r>
          </w:p>
          <w:p w14:paraId="5DBFD26F" w14:textId="6214486B" w:rsidR="00AF537C" w:rsidRDefault="00AF537C" w:rsidP="00AF537C">
            <w:pPr>
              <w:pStyle w:val="GOSTTableListMark1"/>
            </w:pPr>
            <w:r>
              <w:t xml:space="preserve">«0» </w:t>
            </w:r>
            <w:r w:rsidR="00090258" w:rsidRPr="00AB19B4">
              <w:t>–</w:t>
            </w:r>
            <w:r>
              <w:t xml:space="preserve"> Несекретно;</w:t>
            </w:r>
          </w:p>
          <w:p w14:paraId="6AC46681" w14:textId="720FF0BC" w:rsidR="00AF537C" w:rsidRPr="000C3DAB" w:rsidRDefault="00AF537C" w:rsidP="00AF537C">
            <w:pPr>
              <w:pStyle w:val="GOSTTableListMark1"/>
            </w:pPr>
            <w:r>
              <w:t xml:space="preserve">«1» </w:t>
            </w:r>
            <w:r w:rsidR="00090258" w:rsidRPr="00AB19B4">
              <w:t>–</w:t>
            </w:r>
            <w:r>
              <w:t xml:space="preserve"> Для служебного пользования</w:t>
            </w:r>
          </w:p>
        </w:tc>
      </w:tr>
      <w:tr w:rsidR="00AF537C" w:rsidRPr="00A775EA" w14:paraId="51F27442" w14:textId="77777777" w:rsidTr="00A62386">
        <w:tc>
          <w:tcPr>
            <w:tcW w:w="1100" w:type="pct"/>
          </w:tcPr>
          <w:p w14:paraId="1775C8C1" w14:textId="0D1097C1" w:rsidR="00AF537C" w:rsidRPr="000C3DAB" w:rsidRDefault="00AF537C" w:rsidP="00AF537C">
            <w:pPr>
              <w:ind w:left="57" w:right="57" w:firstLine="0"/>
              <w:rPr>
                <w:sz w:val="22"/>
                <w:szCs w:val="22"/>
              </w:rPr>
            </w:pPr>
            <w:r w:rsidRPr="00505ABF">
              <w:rPr>
                <w:sz w:val="22"/>
                <w:szCs w:val="22"/>
              </w:rPr>
              <w:t>Код валюты по ОКВ</w:t>
            </w:r>
          </w:p>
        </w:tc>
        <w:tc>
          <w:tcPr>
            <w:tcW w:w="750" w:type="pct"/>
          </w:tcPr>
          <w:p w14:paraId="1CA344D2" w14:textId="0D6C14D1" w:rsidR="00AF537C" w:rsidRPr="00AF537C" w:rsidRDefault="00AF537C" w:rsidP="00AF537C">
            <w:pPr>
              <w:pStyle w:val="GOSTTablenorm"/>
              <w:rPr>
                <w:color w:val="000000"/>
              </w:rPr>
            </w:pPr>
            <w:r w:rsidRPr="00AF537C">
              <w:rPr>
                <w:color w:val="000000"/>
              </w:rPr>
              <w:t>CURRENCY_CODE</w:t>
            </w:r>
          </w:p>
        </w:tc>
        <w:tc>
          <w:tcPr>
            <w:tcW w:w="497" w:type="pct"/>
          </w:tcPr>
          <w:p w14:paraId="3E93E250" w14:textId="27AD6745" w:rsidR="00AF537C" w:rsidRPr="000C3DAB" w:rsidRDefault="00AF537C" w:rsidP="00AF537C">
            <w:pPr>
              <w:ind w:left="57" w:right="57" w:firstLine="0"/>
              <w:rPr>
                <w:sz w:val="22"/>
                <w:szCs w:val="22"/>
              </w:rPr>
            </w:pPr>
            <w:r>
              <w:rPr>
                <w:sz w:val="22"/>
                <w:szCs w:val="22"/>
              </w:rPr>
              <w:t>Число</w:t>
            </w:r>
          </w:p>
        </w:tc>
        <w:tc>
          <w:tcPr>
            <w:tcW w:w="294" w:type="pct"/>
          </w:tcPr>
          <w:p w14:paraId="4A5DEF7A" w14:textId="3D125A06" w:rsidR="00AF537C" w:rsidRPr="000C3DAB" w:rsidRDefault="00AF537C" w:rsidP="00AF537C">
            <w:pPr>
              <w:ind w:left="57" w:right="57" w:firstLine="0"/>
              <w:rPr>
                <w:sz w:val="22"/>
                <w:szCs w:val="22"/>
              </w:rPr>
            </w:pPr>
            <w:r>
              <w:rPr>
                <w:sz w:val="22"/>
                <w:szCs w:val="22"/>
              </w:rPr>
              <w:t>Да</w:t>
            </w:r>
          </w:p>
        </w:tc>
        <w:tc>
          <w:tcPr>
            <w:tcW w:w="316" w:type="pct"/>
          </w:tcPr>
          <w:p w14:paraId="10B9020D" w14:textId="2F5F9C60" w:rsidR="00AF537C" w:rsidRPr="000C3DAB" w:rsidRDefault="00AF537C" w:rsidP="00AF537C">
            <w:pPr>
              <w:ind w:left="57" w:right="57" w:firstLine="0"/>
              <w:rPr>
                <w:sz w:val="22"/>
                <w:szCs w:val="22"/>
              </w:rPr>
            </w:pPr>
            <w:r>
              <w:rPr>
                <w:sz w:val="22"/>
                <w:szCs w:val="22"/>
              </w:rPr>
              <w:t>=3</w:t>
            </w:r>
          </w:p>
        </w:tc>
        <w:tc>
          <w:tcPr>
            <w:tcW w:w="2043" w:type="pct"/>
          </w:tcPr>
          <w:p w14:paraId="24906153" w14:textId="04304CBD" w:rsidR="00AF537C" w:rsidRPr="000C3DAB" w:rsidRDefault="00AF537C" w:rsidP="00AF537C">
            <w:pPr>
              <w:pStyle w:val="GOSTTablenorm"/>
            </w:pPr>
            <w:r w:rsidRPr="00505ABF">
              <w:t>Указывается код валюты по Общероссийскому классификатору валют. Допустимо указывать как цифровой, так и буквенный код валюты</w:t>
            </w:r>
          </w:p>
        </w:tc>
      </w:tr>
      <w:tr w:rsidR="00AF537C" w:rsidRPr="00A775EA" w14:paraId="495DB858" w14:textId="77777777" w:rsidTr="00A62386">
        <w:tc>
          <w:tcPr>
            <w:tcW w:w="1100" w:type="pct"/>
          </w:tcPr>
          <w:p w14:paraId="780AE258" w14:textId="47464A1B" w:rsidR="00AF537C" w:rsidRDefault="00AF537C" w:rsidP="00AF537C">
            <w:pPr>
              <w:ind w:left="57" w:right="57" w:firstLine="0"/>
              <w:rPr>
                <w:sz w:val="22"/>
                <w:szCs w:val="22"/>
              </w:rPr>
            </w:pPr>
            <w:r>
              <w:rPr>
                <w:sz w:val="22"/>
                <w:szCs w:val="22"/>
              </w:rPr>
              <w:t>Номер лицевого счета клиента</w:t>
            </w:r>
          </w:p>
        </w:tc>
        <w:tc>
          <w:tcPr>
            <w:tcW w:w="750" w:type="pct"/>
          </w:tcPr>
          <w:p w14:paraId="549A5316" w14:textId="3FB57C74" w:rsidR="00AF537C" w:rsidRPr="00AF537C" w:rsidRDefault="00AF537C" w:rsidP="00AF537C">
            <w:pPr>
              <w:pStyle w:val="GOSTTablenorm"/>
              <w:rPr>
                <w:color w:val="000000"/>
              </w:rPr>
            </w:pPr>
            <w:r w:rsidRPr="00AF537C">
              <w:rPr>
                <w:color w:val="000000"/>
              </w:rPr>
              <w:t>RCL_ACCOUNTNUMBERCLIENT</w:t>
            </w:r>
          </w:p>
        </w:tc>
        <w:tc>
          <w:tcPr>
            <w:tcW w:w="497" w:type="pct"/>
          </w:tcPr>
          <w:p w14:paraId="3F725C6B" w14:textId="153D1C49" w:rsidR="00AF537C" w:rsidRDefault="00AF537C" w:rsidP="00AF537C">
            <w:pPr>
              <w:ind w:left="57" w:right="57" w:firstLine="0"/>
              <w:rPr>
                <w:sz w:val="22"/>
                <w:szCs w:val="22"/>
              </w:rPr>
            </w:pPr>
            <w:r>
              <w:rPr>
                <w:sz w:val="22"/>
                <w:szCs w:val="22"/>
              </w:rPr>
              <w:t>Строка</w:t>
            </w:r>
          </w:p>
        </w:tc>
        <w:tc>
          <w:tcPr>
            <w:tcW w:w="294" w:type="pct"/>
          </w:tcPr>
          <w:p w14:paraId="21503E27" w14:textId="7FC3F9EC" w:rsidR="00AF537C" w:rsidRDefault="00AF537C" w:rsidP="00AF537C">
            <w:pPr>
              <w:ind w:left="57" w:right="57" w:firstLine="0"/>
              <w:rPr>
                <w:sz w:val="22"/>
                <w:szCs w:val="22"/>
              </w:rPr>
            </w:pPr>
            <w:r>
              <w:rPr>
                <w:sz w:val="22"/>
                <w:szCs w:val="22"/>
              </w:rPr>
              <w:t>Да</w:t>
            </w:r>
          </w:p>
        </w:tc>
        <w:tc>
          <w:tcPr>
            <w:tcW w:w="316" w:type="pct"/>
          </w:tcPr>
          <w:p w14:paraId="1E6D2A5F" w14:textId="33EE7C19" w:rsidR="00AF537C" w:rsidRDefault="00AF537C" w:rsidP="00AF537C">
            <w:pPr>
              <w:ind w:left="57" w:right="57" w:firstLine="0"/>
              <w:rPr>
                <w:sz w:val="22"/>
                <w:szCs w:val="22"/>
              </w:rPr>
            </w:pPr>
            <w:r>
              <w:rPr>
                <w:sz w:val="22"/>
                <w:szCs w:val="22"/>
              </w:rPr>
              <w:t>=11</w:t>
            </w:r>
          </w:p>
        </w:tc>
        <w:tc>
          <w:tcPr>
            <w:tcW w:w="2043" w:type="pct"/>
          </w:tcPr>
          <w:p w14:paraId="5CFF4DEF" w14:textId="67A6FC8A" w:rsidR="00AF537C" w:rsidRDefault="00AF537C" w:rsidP="00AF537C">
            <w:pPr>
              <w:pStyle w:val="GOSTTablenorm"/>
            </w:pPr>
            <w:r>
              <w:t>Указывается номер лицевого счета клиента</w:t>
            </w:r>
          </w:p>
        </w:tc>
      </w:tr>
      <w:tr w:rsidR="00AF537C" w:rsidRPr="00A775EA" w14:paraId="4B02A929" w14:textId="77777777" w:rsidTr="00A62386">
        <w:tc>
          <w:tcPr>
            <w:tcW w:w="1100" w:type="pct"/>
          </w:tcPr>
          <w:p w14:paraId="544FDFA3" w14:textId="780CCF6F" w:rsidR="00AF537C" w:rsidRDefault="00AF537C" w:rsidP="00AF537C">
            <w:pPr>
              <w:ind w:left="57" w:right="57" w:firstLine="0"/>
              <w:rPr>
                <w:sz w:val="22"/>
                <w:szCs w:val="22"/>
              </w:rPr>
            </w:pPr>
            <w:r>
              <w:rPr>
                <w:sz w:val="22"/>
                <w:szCs w:val="22"/>
              </w:rPr>
              <w:t>Казначейский счет</w:t>
            </w:r>
          </w:p>
        </w:tc>
        <w:tc>
          <w:tcPr>
            <w:tcW w:w="750" w:type="pct"/>
          </w:tcPr>
          <w:p w14:paraId="17434244" w14:textId="25AC4607" w:rsidR="00AF537C" w:rsidRPr="00AF537C" w:rsidRDefault="00AF537C" w:rsidP="00AF537C">
            <w:pPr>
              <w:pStyle w:val="GOSTTablenorm"/>
              <w:rPr>
                <w:color w:val="000000"/>
              </w:rPr>
            </w:pPr>
            <w:r w:rsidRPr="00AF537C">
              <w:rPr>
                <w:color w:val="000000"/>
              </w:rPr>
              <w:t>RCL_NUMKS</w:t>
            </w:r>
          </w:p>
        </w:tc>
        <w:tc>
          <w:tcPr>
            <w:tcW w:w="497" w:type="pct"/>
          </w:tcPr>
          <w:p w14:paraId="0A51DA36" w14:textId="3629F2D7" w:rsidR="00AF537C" w:rsidRDefault="00AF537C" w:rsidP="00AF537C">
            <w:pPr>
              <w:ind w:left="57" w:right="57" w:firstLine="0"/>
              <w:rPr>
                <w:sz w:val="22"/>
                <w:szCs w:val="22"/>
              </w:rPr>
            </w:pPr>
            <w:r>
              <w:rPr>
                <w:sz w:val="22"/>
                <w:szCs w:val="22"/>
              </w:rPr>
              <w:t>Строка</w:t>
            </w:r>
          </w:p>
        </w:tc>
        <w:tc>
          <w:tcPr>
            <w:tcW w:w="294" w:type="pct"/>
          </w:tcPr>
          <w:p w14:paraId="012D033E" w14:textId="1316AEA1" w:rsidR="00AF537C" w:rsidRDefault="00AF537C" w:rsidP="00AF537C">
            <w:pPr>
              <w:ind w:left="57" w:right="57" w:firstLine="0"/>
              <w:rPr>
                <w:sz w:val="22"/>
                <w:szCs w:val="22"/>
              </w:rPr>
            </w:pPr>
            <w:r>
              <w:rPr>
                <w:sz w:val="22"/>
                <w:szCs w:val="22"/>
              </w:rPr>
              <w:t>Да</w:t>
            </w:r>
          </w:p>
        </w:tc>
        <w:tc>
          <w:tcPr>
            <w:tcW w:w="316" w:type="pct"/>
          </w:tcPr>
          <w:p w14:paraId="36E208C9" w14:textId="4D8D8D58" w:rsidR="00AF537C" w:rsidRDefault="00AF537C" w:rsidP="00AF537C">
            <w:pPr>
              <w:ind w:left="57" w:right="57" w:firstLine="0"/>
              <w:rPr>
                <w:sz w:val="22"/>
                <w:szCs w:val="22"/>
              </w:rPr>
            </w:pPr>
            <w:r>
              <w:rPr>
                <w:sz w:val="22"/>
                <w:szCs w:val="22"/>
              </w:rPr>
              <w:t>=20</w:t>
            </w:r>
          </w:p>
        </w:tc>
        <w:tc>
          <w:tcPr>
            <w:tcW w:w="2043" w:type="pct"/>
          </w:tcPr>
          <w:p w14:paraId="1877E7C2" w14:textId="725CE306" w:rsidR="00AF537C" w:rsidRDefault="00AF537C" w:rsidP="00AF537C">
            <w:pPr>
              <w:pStyle w:val="GOSTTablenorm"/>
            </w:pPr>
            <w:r>
              <w:t>Указаывается номер казначейского счета клиента</w:t>
            </w:r>
          </w:p>
        </w:tc>
      </w:tr>
      <w:tr w:rsidR="00AF537C" w:rsidRPr="00AF1182" w14:paraId="2ED3B35C" w14:textId="77777777" w:rsidTr="00A62386">
        <w:tc>
          <w:tcPr>
            <w:tcW w:w="1100" w:type="pct"/>
          </w:tcPr>
          <w:p w14:paraId="4478E6D0" w14:textId="5E14A3A7" w:rsidR="00AF537C" w:rsidRPr="003A77FE" w:rsidRDefault="00AF537C" w:rsidP="00AF537C">
            <w:pPr>
              <w:ind w:left="57" w:right="57" w:firstLine="0"/>
              <w:rPr>
                <w:b/>
                <w:sz w:val="22"/>
                <w:szCs w:val="22"/>
              </w:rPr>
            </w:pPr>
            <w:r>
              <w:rPr>
                <w:b/>
                <w:sz w:val="22"/>
                <w:szCs w:val="22"/>
              </w:rPr>
              <w:t>Уточняемые реквизиты</w:t>
            </w:r>
          </w:p>
        </w:tc>
        <w:tc>
          <w:tcPr>
            <w:tcW w:w="750" w:type="pct"/>
          </w:tcPr>
          <w:p w14:paraId="6D3B9C2A" w14:textId="5D073B6E" w:rsidR="00AF537C" w:rsidRPr="00090258" w:rsidRDefault="00AF537C" w:rsidP="00AF537C">
            <w:pPr>
              <w:pStyle w:val="GOSTTablenorm"/>
              <w:rPr>
                <w:b/>
                <w:color w:val="000000"/>
                <w:lang w:val="en-US"/>
              </w:rPr>
            </w:pPr>
            <w:r w:rsidRPr="00090258">
              <w:rPr>
                <w:b/>
                <w:color w:val="000000"/>
                <w:lang w:val="en-US"/>
              </w:rPr>
              <w:t>FS_TSE_CLARDET_D12_LIST</w:t>
            </w:r>
          </w:p>
        </w:tc>
        <w:tc>
          <w:tcPr>
            <w:tcW w:w="497" w:type="pct"/>
          </w:tcPr>
          <w:p w14:paraId="22E2F8F6" w14:textId="77777777" w:rsidR="00AF537C" w:rsidRPr="00AF1182" w:rsidRDefault="00AF537C" w:rsidP="00AF537C">
            <w:pPr>
              <w:ind w:left="57" w:right="57" w:firstLine="0"/>
              <w:rPr>
                <w:b/>
                <w:sz w:val="22"/>
                <w:szCs w:val="22"/>
              </w:rPr>
            </w:pPr>
            <w:r w:rsidRPr="00AF1182">
              <w:rPr>
                <w:b/>
                <w:sz w:val="22"/>
                <w:szCs w:val="22"/>
              </w:rPr>
              <w:t>Массив</w:t>
            </w:r>
          </w:p>
        </w:tc>
        <w:tc>
          <w:tcPr>
            <w:tcW w:w="294" w:type="pct"/>
          </w:tcPr>
          <w:p w14:paraId="7875B906" w14:textId="4799AB4D" w:rsidR="00AF537C" w:rsidRPr="00AF1182" w:rsidRDefault="00AF537C" w:rsidP="00AF537C">
            <w:pPr>
              <w:ind w:left="57" w:right="57" w:firstLine="0"/>
              <w:rPr>
                <w:b/>
                <w:sz w:val="22"/>
                <w:szCs w:val="22"/>
              </w:rPr>
            </w:pPr>
            <w:r>
              <w:rPr>
                <w:b/>
                <w:sz w:val="22"/>
                <w:szCs w:val="22"/>
              </w:rPr>
              <w:t>Да</w:t>
            </w:r>
          </w:p>
        </w:tc>
        <w:tc>
          <w:tcPr>
            <w:tcW w:w="316" w:type="pct"/>
          </w:tcPr>
          <w:p w14:paraId="57481C35" w14:textId="42284245" w:rsidR="00AF537C" w:rsidRPr="00AF1182" w:rsidRDefault="00AF537C" w:rsidP="00AF537C">
            <w:pPr>
              <w:ind w:left="57" w:right="57" w:firstLine="0"/>
              <w:rPr>
                <w:b/>
                <w:sz w:val="22"/>
                <w:szCs w:val="22"/>
              </w:rPr>
            </w:pPr>
            <w:r>
              <w:rPr>
                <w:b/>
                <w:sz w:val="22"/>
                <w:szCs w:val="22"/>
              </w:rPr>
              <w:t>-</w:t>
            </w:r>
          </w:p>
        </w:tc>
        <w:tc>
          <w:tcPr>
            <w:tcW w:w="2043" w:type="pct"/>
          </w:tcPr>
          <w:p w14:paraId="046EEF01" w14:textId="31A9C566" w:rsidR="00AF537C" w:rsidRPr="00AF1182" w:rsidRDefault="00AF537C" w:rsidP="00AF537C">
            <w:pPr>
              <w:pStyle w:val="GOSTTablenorm"/>
              <w:rPr>
                <w:b/>
              </w:rPr>
            </w:pPr>
            <w:r>
              <w:rPr>
                <w:b/>
              </w:rPr>
              <w:t>-</w:t>
            </w:r>
          </w:p>
        </w:tc>
      </w:tr>
      <w:tr w:rsidR="00AF537C" w:rsidRPr="00AF1182" w14:paraId="1EE874CA" w14:textId="77777777" w:rsidTr="00A62386">
        <w:tc>
          <w:tcPr>
            <w:tcW w:w="1100" w:type="pct"/>
          </w:tcPr>
          <w:p w14:paraId="0A949A88" w14:textId="27F43904" w:rsidR="00AF537C" w:rsidRPr="00B471CC" w:rsidRDefault="00AF537C" w:rsidP="00AF537C">
            <w:pPr>
              <w:ind w:left="57" w:right="57" w:firstLine="0"/>
              <w:rPr>
                <w:sz w:val="22"/>
                <w:szCs w:val="22"/>
              </w:rPr>
            </w:pPr>
            <w:r w:rsidRPr="00AF1182">
              <w:rPr>
                <w:sz w:val="22"/>
                <w:szCs w:val="22"/>
              </w:rPr>
              <w:t>Идентификатор строки</w:t>
            </w:r>
          </w:p>
        </w:tc>
        <w:tc>
          <w:tcPr>
            <w:tcW w:w="750" w:type="pct"/>
          </w:tcPr>
          <w:p w14:paraId="01F8F92D" w14:textId="797FD056" w:rsidR="00AF537C" w:rsidRPr="00AF537C" w:rsidRDefault="00AF537C" w:rsidP="00AF537C">
            <w:pPr>
              <w:pStyle w:val="GOSTTablenorm"/>
              <w:rPr>
                <w:lang w:val="en-US"/>
              </w:rPr>
            </w:pPr>
            <w:r w:rsidRPr="00090258">
              <w:rPr>
                <w:b/>
                <w:lang w:val="en-US"/>
              </w:rPr>
              <w:t>FS_TSE_CLARDET_D12_LIST</w:t>
            </w:r>
            <w:r w:rsidRPr="00AF537C">
              <w:rPr>
                <w:lang w:val="en-US"/>
              </w:rPr>
              <w:t>:id</w:t>
            </w:r>
          </w:p>
        </w:tc>
        <w:tc>
          <w:tcPr>
            <w:tcW w:w="497" w:type="pct"/>
          </w:tcPr>
          <w:p w14:paraId="477BD571" w14:textId="77777777" w:rsidR="00AF537C" w:rsidRPr="00AF1182" w:rsidRDefault="00AF537C" w:rsidP="00AF537C">
            <w:pPr>
              <w:ind w:left="57" w:right="57" w:firstLine="0"/>
              <w:rPr>
                <w:sz w:val="22"/>
                <w:szCs w:val="22"/>
              </w:rPr>
            </w:pPr>
            <w:r>
              <w:rPr>
                <w:sz w:val="22"/>
                <w:szCs w:val="22"/>
              </w:rPr>
              <w:t>Число</w:t>
            </w:r>
          </w:p>
        </w:tc>
        <w:tc>
          <w:tcPr>
            <w:tcW w:w="294" w:type="pct"/>
          </w:tcPr>
          <w:p w14:paraId="74B81C54" w14:textId="77777777" w:rsidR="00AF537C" w:rsidRPr="00AF1182" w:rsidRDefault="00AF537C" w:rsidP="00AF537C">
            <w:pPr>
              <w:ind w:left="57" w:right="57" w:firstLine="0"/>
              <w:rPr>
                <w:sz w:val="22"/>
                <w:szCs w:val="22"/>
              </w:rPr>
            </w:pPr>
            <w:r>
              <w:rPr>
                <w:sz w:val="22"/>
                <w:szCs w:val="22"/>
              </w:rPr>
              <w:t>Да</w:t>
            </w:r>
          </w:p>
        </w:tc>
        <w:tc>
          <w:tcPr>
            <w:tcW w:w="316" w:type="pct"/>
          </w:tcPr>
          <w:p w14:paraId="5623AFE9" w14:textId="51597AFD" w:rsidR="00AF537C" w:rsidRPr="00317508" w:rsidRDefault="00AF537C" w:rsidP="00AF537C">
            <w:pPr>
              <w:ind w:left="57" w:right="57" w:firstLine="0"/>
              <w:rPr>
                <w:sz w:val="22"/>
                <w:szCs w:val="22"/>
                <w:lang w:val="en-US"/>
              </w:rPr>
            </w:pPr>
            <w:r w:rsidRPr="000C3DAB">
              <w:rPr>
                <w:sz w:val="22"/>
                <w:szCs w:val="22"/>
              </w:rPr>
              <w:t>&lt;=</w:t>
            </w:r>
            <w:r>
              <w:rPr>
                <w:sz w:val="22"/>
                <w:szCs w:val="22"/>
                <w:lang w:val="en-US"/>
              </w:rPr>
              <w:t>20</w:t>
            </w:r>
          </w:p>
        </w:tc>
        <w:tc>
          <w:tcPr>
            <w:tcW w:w="2043" w:type="pct"/>
          </w:tcPr>
          <w:p w14:paraId="32205EFA" w14:textId="7239D954" w:rsidR="00AF537C" w:rsidRPr="002C556D" w:rsidRDefault="00AF537C" w:rsidP="00AF537C">
            <w:pPr>
              <w:pStyle w:val="GOSTTablenorm"/>
            </w:pPr>
            <w:r w:rsidRPr="002C556D">
              <w:t>Указывается технический идентификатор строки</w:t>
            </w:r>
            <w:r>
              <w:t xml:space="preserve"> таблицы «Уточняемые реквизиты»</w:t>
            </w:r>
          </w:p>
        </w:tc>
      </w:tr>
      <w:tr w:rsidR="00AF537C" w:rsidRPr="00AF1182" w14:paraId="0D2500FA" w14:textId="77777777" w:rsidTr="00A62386">
        <w:tc>
          <w:tcPr>
            <w:tcW w:w="1100" w:type="pct"/>
          </w:tcPr>
          <w:p w14:paraId="56D5264C" w14:textId="75AA8976" w:rsidR="00AF537C" w:rsidRPr="00AF1182" w:rsidRDefault="00AF537C" w:rsidP="00AF537C">
            <w:pPr>
              <w:ind w:left="57" w:right="57" w:firstLine="0"/>
              <w:rPr>
                <w:sz w:val="22"/>
                <w:szCs w:val="22"/>
              </w:rPr>
            </w:pPr>
            <w:r>
              <w:rPr>
                <w:sz w:val="22"/>
                <w:szCs w:val="22"/>
              </w:rPr>
              <w:t>Номер строки</w:t>
            </w:r>
          </w:p>
        </w:tc>
        <w:tc>
          <w:tcPr>
            <w:tcW w:w="750" w:type="pct"/>
          </w:tcPr>
          <w:p w14:paraId="4A2B254C" w14:textId="37686A3B" w:rsidR="00AF537C" w:rsidRPr="00AF537C" w:rsidRDefault="00AF537C" w:rsidP="00AF537C">
            <w:pPr>
              <w:pStyle w:val="GOSTTablenorm"/>
              <w:rPr>
                <w:lang w:val="en-US"/>
              </w:rPr>
            </w:pPr>
            <w:r w:rsidRPr="00090258">
              <w:rPr>
                <w:b/>
                <w:lang w:val="en-US"/>
              </w:rPr>
              <w:t>FS_TSE_CLARDET_D12_LIST</w:t>
            </w:r>
            <w:r w:rsidRPr="00AF537C">
              <w:rPr>
                <w:lang w:val="en-US"/>
              </w:rPr>
              <w:t>:NUMBERROW</w:t>
            </w:r>
          </w:p>
        </w:tc>
        <w:tc>
          <w:tcPr>
            <w:tcW w:w="497" w:type="pct"/>
          </w:tcPr>
          <w:p w14:paraId="7442BFD4" w14:textId="77777777" w:rsidR="00AF537C" w:rsidRPr="00AF1182" w:rsidRDefault="00AF537C" w:rsidP="00AF537C">
            <w:pPr>
              <w:ind w:left="57" w:right="57" w:firstLine="0"/>
              <w:rPr>
                <w:sz w:val="22"/>
                <w:szCs w:val="22"/>
                <w:lang w:val="en-US"/>
              </w:rPr>
            </w:pPr>
            <w:r>
              <w:rPr>
                <w:sz w:val="22"/>
                <w:szCs w:val="22"/>
              </w:rPr>
              <w:t>Число</w:t>
            </w:r>
          </w:p>
        </w:tc>
        <w:tc>
          <w:tcPr>
            <w:tcW w:w="294" w:type="pct"/>
          </w:tcPr>
          <w:p w14:paraId="3FC62572" w14:textId="77777777" w:rsidR="00AF537C" w:rsidRPr="00AF1182" w:rsidRDefault="00AF537C" w:rsidP="00AF537C">
            <w:pPr>
              <w:ind w:left="57" w:right="57" w:firstLine="0"/>
              <w:rPr>
                <w:sz w:val="22"/>
                <w:szCs w:val="22"/>
              </w:rPr>
            </w:pPr>
            <w:r>
              <w:rPr>
                <w:sz w:val="22"/>
                <w:szCs w:val="22"/>
              </w:rPr>
              <w:t>Да</w:t>
            </w:r>
          </w:p>
        </w:tc>
        <w:tc>
          <w:tcPr>
            <w:tcW w:w="316" w:type="pct"/>
          </w:tcPr>
          <w:p w14:paraId="2F9762F4" w14:textId="33512CEA" w:rsidR="00AF537C" w:rsidRPr="00AF1182" w:rsidRDefault="00AF537C" w:rsidP="00AF537C">
            <w:pPr>
              <w:ind w:left="57" w:right="57" w:firstLine="0"/>
              <w:rPr>
                <w:sz w:val="22"/>
                <w:szCs w:val="22"/>
                <w:lang w:val="en-US"/>
              </w:rPr>
            </w:pPr>
            <w:r w:rsidRPr="000C3DAB">
              <w:rPr>
                <w:sz w:val="22"/>
                <w:szCs w:val="22"/>
              </w:rPr>
              <w:t>&lt;=</w:t>
            </w:r>
            <w:r>
              <w:rPr>
                <w:sz w:val="22"/>
                <w:szCs w:val="22"/>
              </w:rPr>
              <w:t>3</w:t>
            </w:r>
          </w:p>
        </w:tc>
        <w:tc>
          <w:tcPr>
            <w:tcW w:w="2043" w:type="pct"/>
          </w:tcPr>
          <w:p w14:paraId="5DBBEAA1" w14:textId="5E603C4C" w:rsidR="00AF537C" w:rsidRPr="002C556D" w:rsidRDefault="00AF537C" w:rsidP="00AF537C">
            <w:pPr>
              <w:pStyle w:val="GOSTTablenorm"/>
            </w:pPr>
            <w:r w:rsidRPr="002C556D">
              <w:t xml:space="preserve">Указывается порядковый номер строки </w:t>
            </w:r>
            <w:r>
              <w:t>таблицы «Уточняемые реквизиты»</w:t>
            </w:r>
          </w:p>
        </w:tc>
      </w:tr>
      <w:tr w:rsidR="00AF537C" w:rsidRPr="002C556D" w14:paraId="47478EAD" w14:textId="77777777" w:rsidTr="00A62386">
        <w:tc>
          <w:tcPr>
            <w:tcW w:w="1100" w:type="pct"/>
          </w:tcPr>
          <w:p w14:paraId="41AB92EC" w14:textId="68B09F0F" w:rsidR="00AF537C" w:rsidRDefault="00AF537C" w:rsidP="00AF537C">
            <w:pPr>
              <w:ind w:left="57" w:right="57" w:firstLine="0"/>
              <w:rPr>
                <w:sz w:val="22"/>
                <w:szCs w:val="22"/>
              </w:rPr>
            </w:pPr>
            <w:r>
              <w:rPr>
                <w:sz w:val="22"/>
                <w:szCs w:val="22"/>
              </w:rPr>
              <w:t>БПР</w:t>
            </w:r>
          </w:p>
        </w:tc>
        <w:tc>
          <w:tcPr>
            <w:tcW w:w="750" w:type="pct"/>
          </w:tcPr>
          <w:p w14:paraId="6E3036DB" w14:textId="3BC01DFE" w:rsidR="00AF537C" w:rsidRPr="00AF537C" w:rsidRDefault="00AF537C" w:rsidP="00AF537C">
            <w:pPr>
              <w:pStyle w:val="GOSTTablenorm"/>
              <w:rPr>
                <w:lang w:val="en-US"/>
              </w:rPr>
            </w:pPr>
            <w:r w:rsidRPr="00090258">
              <w:rPr>
                <w:b/>
                <w:lang w:val="en-US"/>
              </w:rPr>
              <w:t>FS_TSE_CLARDET_D12_LIST</w:t>
            </w:r>
            <w:r w:rsidRPr="00AF537C">
              <w:rPr>
                <w:lang w:val="en-US"/>
              </w:rPr>
              <w:t>:BPR</w:t>
            </w:r>
          </w:p>
        </w:tc>
        <w:tc>
          <w:tcPr>
            <w:tcW w:w="497" w:type="pct"/>
          </w:tcPr>
          <w:p w14:paraId="4AB56891" w14:textId="34499AE2" w:rsidR="00AF537C" w:rsidRPr="002C556D" w:rsidRDefault="00AF537C" w:rsidP="00AF537C">
            <w:pPr>
              <w:ind w:left="57" w:right="57" w:firstLine="0"/>
              <w:rPr>
                <w:sz w:val="22"/>
                <w:szCs w:val="22"/>
                <w:lang w:val="en-US"/>
              </w:rPr>
            </w:pPr>
            <w:r>
              <w:rPr>
                <w:sz w:val="22"/>
                <w:szCs w:val="22"/>
              </w:rPr>
              <w:t>Логический</w:t>
            </w:r>
          </w:p>
        </w:tc>
        <w:tc>
          <w:tcPr>
            <w:tcW w:w="294" w:type="pct"/>
          </w:tcPr>
          <w:p w14:paraId="2C796A01" w14:textId="6B80F7EC" w:rsidR="00AF537C" w:rsidRPr="002C556D" w:rsidRDefault="00AF537C" w:rsidP="00AF537C">
            <w:pPr>
              <w:ind w:left="57" w:right="57" w:firstLine="0"/>
              <w:rPr>
                <w:sz w:val="22"/>
                <w:szCs w:val="22"/>
              </w:rPr>
            </w:pPr>
            <w:r>
              <w:rPr>
                <w:sz w:val="22"/>
                <w:szCs w:val="22"/>
              </w:rPr>
              <w:t>Да</w:t>
            </w:r>
          </w:p>
        </w:tc>
        <w:tc>
          <w:tcPr>
            <w:tcW w:w="316" w:type="pct"/>
          </w:tcPr>
          <w:p w14:paraId="48E46E59" w14:textId="3DD6E2F5" w:rsidR="00AF537C" w:rsidRPr="002C556D" w:rsidRDefault="00AF537C" w:rsidP="00AF537C">
            <w:pPr>
              <w:ind w:left="57" w:right="57" w:firstLine="0"/>
              <w:rPr>
                <w:sz w:val="22"/>
                <w:szCs w:val="22"/>
              </w:rPr>
            </w:pPr>
            <w:r>
              <w:rPr>
                <w:sz w:val="22"/>
                <w:szCs w:val="22"/>
              </w:rPr>
              <w:t>-</w:t>
            </w:r>
          </w:p>
        </w:tc>
        <w:tc>
          <w:tcPr>
            <w:tcW w:w="2043" w:type="pct"/>
          </w:tcPr>
          <w:p w14:paraId="16FF174F" w14:textId="0B5563CC" w:rsidR="00AF537C" w:rsidRPr="002C556D" w:rsidRDefault="00AF537C" w:rsidP="00AF537C">
            <w:pPr>
              <w:pStyle w:val="GOSTTablenorm"/>
            </w:pPr>
            <w:r w:rsidRPr="002C556D">
              <w:t xml:space="preserve">Указывается признак для отражения операций на ЛС клиента без права расходования </w:t>
            </w:r>
            <w:r>
              <w:t>таблицы «Уточняемые реквизиты»</w:t>
            </w:r>
          </w:p>
          <w:p w14:paraId="216B0378" w14:textId="77777777" w:rsidR="00AF537C" w:rsidRDefault="00AF537C" w:rsidP="00AF537C">
            <w:pPr>
              <w:pStyle w:val="GOSTTablenorm"/>
              <w:rPr>
                <w:lang w:val="en-US"/>
              </w:rPr>
            </w:pPr>
            <w:r w:rsidRPr="002C556D">
              <w:rPr>
                <w:lang w:val="en-US"/>
              </w:rPr>
              <w:t>Может принимать значения:</w:t>
            </w:r>
          </w:p>
          <w:p w14:paraId="461FCF03" w14:textId="75428F6C" w:rsidR="00AF537C" w:rsidRDefault="00AF537C" w:rsidP="00AF537C">
            <w:pPr>
              <w:pStyle w:val="GOSTTableListMark1"/>
            </w:pPr>
            <w:r>
              <w:t xml:space="preserve">«true» </w:t>
            </w:r>
            <w:r w:rsidR="00090258" w:rsidRPr="00AB19B4">
              <w:t>–</w:t>
            </w:r>
            <w:r>
              <w:t xml:space="preserve"> Да;</w:t>
            </w:r>
          </w:p>
          <w:p w14:paraId="7E6A18D5" w14:textId="2C033CFD" w:rsidR="00AF537C" w:rsidRPr="002C556D" w:rsidRDefault="00AF537C" w:rsidP="00AF537C">
            <w:pPr>
              <w:pStyle w:val="GOSTTableListMark1"/>
              <w:rPr>
                <w:lang w:val="en-US"/>
              </w:rPr>
            </w:pPr>
            <w:r>
              <w:t xml:space="preserve">«false» </w:t>
            </w:r>
            <w:r w:rsidR="00090258" w:rsidRPr="00AB19B4">
              <w:t>–</w:t>
            </w:r>
            <w:r>
              <w:t xml:space="preserve"> Нет</w:t>
            </w:r>
          </w:p>
        </w:tc>
      </w:tr>
      <w:tr w:rsidR="00AF537C" w:rsidRPr="002C556D" w14:paraId="7A61B9F6" w14:textId="77777777" w:rsidTr="00A62386">
        <w:tc>
          <w:tcPr>
            <w:tcW w:w="1100" w:type="pct"/>
          </w:tcPr>
          <w:p w14:paraId="38A558EC" w14:textId="25C63033" w:rsidR="00AF537C" w:rsidRPr="002C556D" w:rsidRDefault="00AF537C" w:rsidP="00AF537C">
            <w:pPr>
              <w:ind w:left="57" w:right="57" w:firstLine="0"/>
              <w:rPr>
                <w:sz w:val="22"/>
                <w:szCs w:val="22"/>
                <w:lang w:val="en-US"/>
              </w:rPr>
            </w:pPr>
            <w:r>
              <w:rPr>
                <w:sz w:val="22"/>
                <w:szCs w:val="22"/>
                <w:lang w:val="en-US"/>
              </w:rPr>
              <w:t>Код расходов/поступлений</w:t>
            </w:r>
          </w:p>
        </w:tc>
        <w:tc>
          <w:tcPr>
            <w:tcW w:w="750" w:type="pct"/>
          </w:tcPr>
          <w:p w14:paraId="3A512E13" w14:textId="544B7AD4" w:rsidR="00AF537C" w:rsidRPr="00AF537C" w:rsidRDefault="00AF537C" w:rsidP="00AF537C">
            <w:pPr>
              <w:pStyle w:val="GOSTTablenorm"/>
              <w:rPr>
                <w:lang w:val="en-US"/>
              </w:rPr>
            </w:pPr>
            <w:r w:rsidRPr="00090258">
              <w:rPr>
                <w:b/>
                <w:lang w:val="en-US"/>
              </w:rPr>
              <w:t>FS_TSE_CLARDET_D12_LIST:</w:t>
            </w:r>
            <w:r w:rsidRPr="00AF537C">
              <w:rPr>
                <w:lang w:val="en-US"/>
              </w:rPr>
              <w:t>CODETARGETSUBSIDY</w:t>
            </w:r>
          </w:p>
        </w:tc>
        <w:tc>
          <w:tcPr>
            <w:tcW w:w="497" w:type="pct"/>
          </w:tcPr>
          <w:p w14:paraId="57616EA9" w14:textId="2446DE19" w:rsidR="00AF537C" w:rsidRPr="002C556D" w:rsidRDefault="00AF537C" w:rsidP="00AF537C">
            <w:pPr>
              <w:ind w:left="57" w:right="57" w:firstLine="0"/>
              <w:rPr>
                <w:sz w:val="22"/>
                <w:szCs w:val="22"/>
              </w:rPr>
            </w:pPr>
            <w:r>
              <w:rPr>
                <w:sz w:val="22"/>
                <w:szCs w:val="22"/>
              </w:rPr>
              <w:t>Строка</w:t>
            </w:r>
          </w:p>
        </w:tc>
        <w:tc>
          <w:tcPr>
            <w:tcW w:w="294" w:type="pct"/>
          </w:tcPr>
          <w:p w14:paraId="4FDF287A" w14:textId="08FA3575" w:rsidR="00AF537C" w:rsidRPr="002C556D" w:rsidRDefault="00AF537C" w:rsidP="00AF537C">
            <w:pPr>
              <w:ind w:left="57" w:right="57" w:firstLine="0"/>
              <w:rPr>
                <w:sz w:val="22"/>
                <w:szCs w:val="22"/>
              </w:rPr>
            </w:pPr>
            <w:r>
              <w:rPr>
                <w:sz w:val="22"/>
                <w:szCs w:val="22"/>
              </w:rPr>
              <w:t>Нет</w:t>
            </w:r>
          </w:p>
        </w:tc>
        <w:tc>
          <w:tcPr>
            <w:tcW w:w="316" w:type="pct"/>
          </w:tcPr>
          <w:p w14:paraId="3F20BD6B" w14:textId="5B8B0F52" w:rsidR="00AF537C" w:rsidRPr="00505ABF" w:rsidRDefault="00AF537C" w:rsidP="00AF537C">
            <w:pPr>
              <w:ind w:left="57" w:right="57" w:firstLine="0"/>
              <w:rPr>
                <w:sz w:val="22"/>
                <w:szCs w:val="22"/>
              </w:rPr>
            </w:pPr>
            <w:r>
              <w:rPr>
                <w:sz w:val="22"/>
                <w:szCs w:val="22"/>
                <w:lang w:val="en-US"/>
              </w:rPr>
              <w:t>&lt;=</w:t>
            </w:r>
            <w:r>
              <w:rPr>
                <w:sz w:val="22"/>
                <w:szCs w:val="22"/>
              </w:rPr>
              <w:t>20</w:t>
            </w:r>
          </w:p>
        </w:tc>
        <w:tc>
          <w:tcPr>
            <w:tcW w:w="2043" w:type="pct"/>
          </w:tcPr>
          <w:p w14:paraId="19D96A0D" w14:textId="35DE99C6" w:rsidR="00AF537C" w:rsidRPr="002C556D" w:rsidRDefault="00AF537C" w:rsidP="00AF537C">
            <w:pPr>
              <w:pStyle w:val="GOSTTablenorm"/>
            </w:pPr>
            <w:r w:rsidRPr="002C556D">
              <w:t xml:space="preserve">Указывается укрупненный код направления расходования/поступлений для отражения операции на ЛС клиента (при наличии) </w:t>
            </w:r>
            <w:r>
              <w:t>таблицы «Уточняемые реквизиты»</w:t>
            </w:r>
            <w:r w:rsidRPr="002C556D">
              <w:t>.</w:t>
            </w:r>
          </w:p>
          <w:p w14:paraId="660F7754" w14:textId="44C624AD" w:rsidR="00AF537C" w:rsidRPr="002C556D" w:rsidRDefault="00AF537C" w:rsidP="00AF537C">
            <w:pPr>
              <w:pStyle w:val="GOSTTablenorm"/>
            </w:pPr>
            <w:r w:rsidRPr="002C556D">
              <w:t>Не заполняется для л/с с кодом 41</w:t>
            </w:r>
          </w:p>
        </w:tc>
      </w:tr>
      <w:tr w:rsidR="00AF537C" w:rsidRPr="00505ABF" w14:paraId="3E0CE58A" w14:textId="77777777" w:rsidTr="00A62386">
        <w:tc>
          <w:tcPr>
            <w:tcW w:w="1100" w:type="pct"/>
          </w:tcPr>
          <w:p w14:paraId="2EA24D02" w14:textId="42C1696D" w:rsidR="00AF537C" w:rsidRPr="006E3EF7" w:rsidRDefault="00AF537C" w:rsidP="00AF537C">
            <w:pPr>
              <w:ind w:left="57" w:right="57" w:firstLine="0"/>
              <w:rPr>
                <w:sz w:val="22"/>
                <w:szCs w:val="22"/>
              </w:rPr>
            </w:pPr>
            <w:r w:rsidRPr="006E3EF7">
              <w:rPr>
                <w:sz w:val="22"/>
                <w:szCs w:val="22"/>
              </w:rPr>
              <w:t>Код расходов укрупненный при ДЗ</w:t>
            </w:r>
          </w:p>
        </w:tc>
        <w:tc>
          <w:tcPr>
            <w:tcW w:w="750" w:type="pct"/>
          </w:tcPr>
          <w:p w14:paraId="23710019" w14:textId="6EB403E2" w:rsidR="00AF537C" w:rsidRPr="00AF537C" w:rsidRDefault="00AF537C" w:rsidP="00AF537C">
            <w:pPr>
              <w:pStyle w:val="GOSTTablenorm"/>
              <w:rPr>
                <w:lang w:val="en-US"/>
              </w:rPr>
            </w:pPr>
            <w:r w:rsidRPr="00090258">
              <w:rPr>
                <w:b/>
                <w:lang w:val="en-US"/>
              </w:rPr>
              <w:t>FS_TSE_CLARDET_D12_LIST:</w:t>
            </w:r>
            <w:r w:rsidRPr="00AF537C">
              <w:rPr>
                <w:lang w:val="en-US"/>
              </w:rPr>
              <w:t>CODECS_DZ</w:t>
            </w:r>
          </w:p>
        </w:tc>
        <w:tc>
          <w:tcPr>
            <w:tcW w:w="497" w:type="pct"/>
          </w:tcPr>
          <w:p w14:paraId="411D85AA" w14:textId="56E4344C" w:rsidR="00AF537C" w:rsidRPr="006E3EF7" w:rsidRDefault="00AF537C" w:rsidP="00AF537C">
            <w:pPr>
              <w:ind w:left="57" w:right="57" w:firstLine="0"/>
              <w:rPr>
                <w:sz w:val="22"/>
                <w:szCs w:val="22"/>
                <w:lang w:val="en-US"/>
              </w:rPr>
            </w:pPr>
            <w:r w:rsidRPr="006E3EF7">
              <w:rPr>
                <w:sz w:val="22"/>
                <w:szCs w:val="22"/>
              </w:rPr>
              <w:t>Строка</w:t>
            </w:r>
          </w:p>
        </w:tc>
        <w:tc>
          <w:tcPr>
            <w:tcW w:w="294" w:type="pct"/>
          </w:tcPr>
          <w:p w14:paraId="249DA8A5" w14:textId="7FD95E43" w:rsidR="00AF537C" w:rsidRPr="006E3EF7" w:rsidRDefault="00AF537C" w:rsidP="00AF537C">
            <w:pPr>
              <w:ind w:left="57" w:right="57" w:firstLine="0"/>
              <w:rPr>
                <w:sz w:val="22"/>
                <w:szCs w:val="22"/>
                <w:lang w:val="en-US"/>
              </w:rPr>
            </w:pPr>
            <w:r w:rsidRPr="006E3EF7">
              <w:rPr>
                <w:sz w:val="22"/>
                <w:szCs w:val="22"/>
              </w:rPr>
              <w:t>Нет</w:t>
            </w:r>
          </w:p>
        </w:tc>
        <w:tc>
          <w:tcPr>
            <w:tcW w:w="316" w:type="pct"/>
          </w:tcPr>
          <w:p w14:paraId="4F5B8C45" w14:textId="1A887444" w:rsidR="00AF537C" w:rsidRPr="006E3EF7" w:rsidRDefault="00AF537C" w:rsidP="00AF537C">
            <w:pPr>
              <w:ind w:left="57" w:right="57" w:firstLine="0"/>
              <w:rPr>
                <w:sz w:val="22"/>
                <w:szCs w:val="22"/>
                <w:lang w:val="en-US"/>
              </w:rPr>
            </w:pPr>
            <w:r w:rsidRPr="006E3EF7">
              <w:rPr>
                <w:sz w:val="22"/>
                <w:szCs w:val="22"/>
                <w:lang w:val="en-US"/>
              </w:rPr>
              <w:t>&lt;=</w:t>
            </w:r>
            <w:r w:rsidRPr="006E3EF7">
              <w:rPr>
                <w:sz w:val="22"/>
                <w:szCs w:val="22"/>
              </w:rPr>
              <w:t>20</w:t>
            </w:r>
          </w:p>
        </w:tc>
        <w:tc>
          <w:tcPr>
            <w:tcW w:w="2043" w:type="pct"/>
          </w:tcPr>
          <w:p w14:paraId="6D674B4C" w14:textId="119D3A2F" w:rsidR="00AF537C" w:rsidRPr="006E3EF7" w:rsidRDefault="00AF537C" w:rsidP="00AF537C">
            <w:pPr>
              <w:pStyle w:val="GOSTTablenorm"/>
            </w:pPr>
            <w:r w:rsidRPr="006E3EF7">
              <w:t>Указывается укрупненный код направления расходования для отражения операции на ЛС клиента при дебиторской задолженности (при наличии)</w:t>
            </w:r>
            <w:r>
              <w:t xml:space="preserve"> таблицы «Уточняемые реквизиты»</w:t>
            </w:r>
            <w:r w:rsidRPr="006E3EF7">
              <w:t>.</w:t>
            </w:r>
          </w:p>
          <w:p w14:paraId="0621141A" w14:textId="2EC09759" w:rsidR="00AF537C" w:rsidRPr="00505ABF" w:rsidRDefault="00AF537C" w:rsidP="00AF537C">
            <w:pPr>
              <w:pStyle w:val="GOSTTablenorm"/>
            </w:pPr>
            <w:r w:rsidRPr="006E3EF7">
              <w:t>Не заполняется для л/с с кодом 41</w:t>
            </w:r>
          </w:p>
        </w:tc>
      </w:tr>
      <w:tr w:rsidR="00AF537C" w:rsidRPr="002C556D" w14:paraId="154F2877" w14:textId="77777777" w:rsidTr="00A62386">
        <w:tc>
          <w:tcPr>
            <w:tcW w:w="1100" w:type="pct"/>
          </w:tcPr>
          <w:p w14:paraId="74FA38AD" w14:textId="01CBA811" w:rsidR="00AF537C" w:rsidRPr="002C556D" w:rsidRDefault="00AF537C" w:rsidP="00AF537C">
            <w:pPr>
              <w:ind w:left="57" w:right="57" w:firstLine="0"/>
              <w:rPr>
                <w:sz w:val="22"/>
                <w:szCs w:val="22"/>
              </w:rPr>
            </w:pPr>
            <w:r w:rsidRPr="002C556D">
              <w:rPr>
                <w:sz w:val="22"/>
                <w:szCs w:val="22"/>
              </w:rPr>
              <w:t>Детализированный код расходов/Код направления расходования</w:t>
            </w:r>
          </w:p>
        </w:tc>
        <w:tc>
          <w:tcPr>
            <w:tcW w:w="750" w:type="pct"/>
          </w:tcPr>
          <w:p w14:paraId="3E5D4101" w14:textId="0B05F263" w:rsidR="00AF537C" w:rsidRPr="00AF537C" w:rsidRDefault="00AF537C" w:rsidP="00AF537C">
            <w:pPr>
              <w:pStyle w:val="GOSTTablenorm"/>
              <w:rPr>
                <w:lang w:val="en-US"/>
              </w:rPr>
            </w:pPr>
            <w:r w:rsidRPr="00090258">
              <w:rPr>
                <w:b/>
                <w:lang w:val="en-US"/>
              </w:rPr>
              <w:t>FS_TSE_CLARDET_D12_LIST:</w:t>
            </w:r>
            <w:r w:rsidRPr="00AF537C">
              <w:rPr>
                <w:lang w:val="en-US"/>
              </w:rPr>
              <w:t>DETAILCODEOBJECT</w:t>
            </w:r>
          </w:p>
        </w:tc>
        <w:tc>
          <w:tcPr>
            <w:tcW w:w="497" w:type="pct"/>
          </w:tcPr>
          <w:p w14:paraId="1A939C75" w14:textId="3B2DBBF7" w:rsidR="00AF537C" w:rsidRPr="002C556D" w:rsidRDefault="00AF537C" w:rsidP="00AF537C">
            <w:pPr>
              <w:ind w:left="57" w:right="57" w:firstLine="0"/>
              <w:rPr>
                <w:sz w:val="22"/>
                <w:szCs w:val="22"/>
              </w:rPr>
            </w:pPr>
            <w:r>
              <w:rPr>
                <w:sz w:val="22"/>
                <w:szCs w:val="22"/>
              </w:rPr>
              <w:t>Строка</w:t>
            </w:r>
          </w:p>
        </w:tc>
        <w:tc>
          <w:tcPr>
            <w:tcW w:w="294" w:type="pct"/>
          </w:tcPr>
          <w:p w14:paraId="2BE5E6DB" w14:textId="39ABF766" w:rsidR="00AF537C" w:rsidRPr="002C556D" w:rsidRDefault="00AF537C" w:rsidP="00AF537C">
            <w:pPr>
              <w:ind w:left="57" w:right="57" w:firstLine="0"/>
              <w:rPr>
                <w:sz w:val="22"/>
                <w:szCs w:val="22"/>
              </w:rPr>
            </w:pPr>
            <w:r>
              <w:rPr>
                <w:sz w:val="22"/>
                <w:szCs w:val="22"/>
              </w:rPr>
              <w:t>Нет</w:t>
            </w:r>
          </w:p>
        </w:tc>
        <w:tc>
          <w:tcPr>
            <w:tcW w:w="316" w:type="pct"/>
          </w:tcPr>
          <w:p w14:paraId="2DD63BCC" w14:textId="58A728D5" w:rsidR="00AF537C" w:rsidRPr="002C556D" w:rsidRDefault="00AF537C" w:rsidP="00AF537C">
            <w:pPr>
              <w:ind w:left="57" w:right="57" w:firstLine="0"/>
              <w:rPr>
                <w:sz w:val="22"/>
                <w:szCs w:val="22"/>
                <w:lang w:val="en-US"/>
              </w:rPr>
            </w:pPr>
            <w:r>
              <w:rPr>
                <w:sz w:val="22"/>
                <w:szCs w:val="22"/>
                <w:lang w:val="en-US"/>
              </w:rPr>
              <w:t>&lt;=20</w:t>
            </w:r>
          </w:p>
        </w:tc>
        <w:tc>
          <w:tcPr>
            <w:tcW w:w="2043" w:type="pct"/>
          </w:tcPr>
          <w:p w14:paraId="1AE662CF" w14:textId="0E1F9EE4" w:rsidR="00AF537C" w:rsidRPr="002C556D" w:rsidRDefault="00AF537C" w:rsidP="00AF537C">
            <w:pPr>
              <w:pStyle w:val="GOSTTablenorm"/>
            </w:pPr>
            <w:r w:rsidRPr="002C556D">
              <w:t xml:space="preserve">Для л/с с кодом 71 указывается Детализированный код расходов </w:t>
            </w:r>
            <w:r>
              <w:t>таблицы «Уточняемые реквизиты»</w:t>
            </w:r>
            <w:r w:rsidRPr="002C556D">
              <w:t>.</w:t>
            </w:r>
          </w:p>
          <w:p w14:paraId="0EC0CB97" w14:textId="3E952CA4" w:rsidR="00AF537C" w:rsidRPr="002C556D" w:rsidRDefault="00AF537C" w:rsidP="00AF537C">
            <w:pPr>
              <w:pStyle w:val="GOSTTablenorm"/>
            </w:pPr>
            <w:r w:rsidRPr="002C556D">
              <w:t xml:space="preserve">Для л/с с кодом 41 указывается Код направления расходования </w:t>
            </w:r>
            <w:r>
              <w:t>таблицы «Уточняемые реквизиты»</w:t>
            </w:r>
          </w:p>
        </w:tc>
      </w:tr>
      <w:tr w:rsidR="00AF537C" w:rsidRPr="002C556D" w14:paraId="1DCADBF9" w14:textId="77777777" w:rsidTr="00A62386">
        <w:tc>
          <w:tcPr>
            <w:tcW w:w="1100" w:type="pct"/>
          </w:tcPr>
          <w:p w14:paraId="3EA6747C" w14:textId="46ABA5EF" w:rsidR="00AF537C" w:rsidRPr="002C556D" w:rsidRDefault="00AF537C" w:rsidP="00AF537C">
            <w:pPr>
              <w:ind w:left="57" w:right="57" w:firstLine="0"/>
              <w:rPr>
                <w:sz w:val="22"/>
                <w:szCs w:val="22"/>
              </w:rPr>
            </w:pPr>
            <w:r>
              <w:rPr>
                <w:sz w:val="22"/>
                <w:szCs w:val="22"/>
              </w:rPr>
              <w:t>Вид кода расходов/поступлений</w:t>
            </w:r>
          </w:p>
        </w:tc>
        <w:tc>
          <w:tcPr>
            <w:tcW w:w="750" w:type="pct"/>
          </w:tcPr>
          <w:p w14:paraId="12CF9FDA" w14:textId="42A2D5F7" w:rsidR="00AF537C" w:rsidRPr="00AF537C" w:rsidRDefault="00AF537C" w:rsidP="00090258">
            <w:pPr>
              <w:pStyle w:val="GOSTTablenorm"/>
              <w:rPr>
                <w:lang w:val="en-US"/>
              </w:rPr>
            </w:pPr>
            <w:r w:rsidRPr="00090258">
              <w:rPr>
                <w:b/>
                <w:lang w:val="en-US"/>
              </w:rPr>
              <w:t>FS_TSE_CLARDET_D12_LIST:</w:t>
            </w:r>
            <w:r w:rsidRPr="00AF537C">
              <w:rPr>
                <w:lang w:val="en-US"/>
              </w:rPr>
              <w:t>KCTYPE</w:t>
            </w:r>
          </w:p>
        </w:tc>
        <w:tc>
          <w:tcPr>
            <w:tcW w:w="497" w:type="pct"/>
          </w:tcPr>
          <w:p w14:paraId="423429C3" w14:textId="490AFB98" w:rsidR="00AF537C" w:rsidRPr="002C556D" w:rsidRDefault="00AF537C" w:rsidP="00AF537C">
            <w:pPr>
              <w:ind w:left="57" w:right="57" w:firstLine="0"/>
              <w:rPr>
                <w:sz w:val="22"/>
                <w:szCs w:val="22"/>
              </w:rPr>
            </w:pPr>
            <w:r>
              <w:rPr>
                <w:sz w:val="22"/>
                <w:szCs w:val="22"/>
              </w:rPr>
              <w:t>Строка</w:t>
            </w:r>
          </w:p>
        </w:tc>
        <w:tc>
          <w:tcPr>
            <w:tcW w:w="294" w:type="pct"/>
          </w:tcPr>
          <w:p w14:paraId="66330730" w14:textId="0EC9BAC3" w:rsidR="00AF537C" w:rsidRPr="003E6702" w:rsidRDefault="00AF537C" w:rsidP="00AF537C">
            <w:pPr>
              <w:ind w:left="57" w:right="57" w:firstLine="0"/>
              <w:rPr>
                <w:sz w:val="22"/>
                <w:szCs w:val="22"/>
              </w:rPr>
            </w:pPr>
            <w:r>
              <w:rPr>
                <w:sz w:val="22"/>
                <w:szCs w:val="22"/>
              </w:rPr>
              <w:t>Нет</w:t>
            </w:r>
          </w:p>
        </w:tc>
        <w:tc>
          <w:tcPr>
            <w:tcW w:w="316" w:type="pct"/>
          </w:tcPr>
          <w:p w14:paraId="4EA7A51D" w14:textId="4E0C334D" w:rsidR="00AF537C" w:rsidRPr="003E6702" w:rsidRDefault="00AF537C" w:rsidP="00AF537C">
            <w:pPr>
              <w:ind w:left="57" w:right="57" w:firstLine="0"/>
              <w:rPr>
                <w:sz w:val="22"/>
                <w:szCs w:val="22"/>
              </w:rPr>
            </w:pPr>
            <w:r>
              <w:rPr>
                <w:sz w:val="22"/>
                <w:szCs w:val="22"/>
              </w:rPr>
              <w:t>=1</w:t>
            </w:r>
          </w:p>
        </w:tc>
        <w:tc>
          <w:tcPr>
            <w:tcW w:w="2043" w:type="pct"/>
          </w:tcPr>
          <w:p w14:paraId="43F33445" w14:textId="1D488D83" w:rsidR="00AF537C" w:rsidRPr="003E6702" w:rsidRDefault="00AF537C" w:rsidP="00AF537C">
            <w:pPr>
              <w:pStyle w:val="GOSTTablenorm"/>
            </w:pPr>
            <w:r w:rsidRPr="003E6702">
              <w:t xml:space="preserve">Указывается вид кода расходов/поступлений клиента </w:t>
            </w:r>
            <w:r>
              <w:t>таблицы «Уточняемые реквизиты»</w:t>
            </w:r>
            <w:r w:rsidRPr="003E6702">
              <w:t>.</w:t>
            </w:r>
          </w:p>
          <w:p w14:paraId="64290638" w14:textId="77777777" w:rsidR="00AF537C" w:rsidRPr="003E6702" w:rsidRDefault="00AF537C" w:rsidP="00AF537C">
            <w:pPr>
              <w:pStyle w:val="GOSTTablenorm"/>
              <w:rPr>
                <w:lang w:val="en-US"/>
              </w:rPr>
            </w:pPr>
            <w:r w:rsidRPr="003E6702">
              <w:rPr>
                <w:lang w:val="en-US"/>
              </w:rPr>
              <w:t>Возможные значения:</w:t>
            </w:r>
          </w:p>
          <w:p w14:paraId="14E0734E" w14:textId="3B3D2C1B" w:rsidR="00AF537C" w:rsidRPr="003E6702" w:rsidRDefault="00AF537C" w:rsidP="00AF537C">
            <w:pPr>
              <w:pStyle w:val="GOSTTableListMark1"/>
              <w:rPr>
                <w:lang w:val="en-US"/>
              </w:rPr>
            </w:pPr>
            <w:r w:rsidRPr="003E6702">
              <w:rPr>
                <w:lang w:val="en-US"/>
              </w:rPr>
              <w:t xml:space="preserve"> «1» </w:t>
            </w:r>
            <w:r w:rsidR="00090258" w:rsidRPr="00AB19B4">
              <w:t>–</w:t>
            </w:r>
            <w:r w:rsidRPr="003E6702">
              <w:rPr>
                <w:lang w:val="en-US"/>
              </w:rPr>
              <w:t xml:space="preserve"> Доходы;</w:t>
            </w:r>
          </w:p>
          <w:p w14:paraId="01B42C77" w14:textId="6F40F7B6" w:rsidR="00AF537C" w:rsidRPr="003E6702" w:rsidRDefault="00AF537C" w:rsidP="00AF537C">
            <w:pPr>
              <w:pStyle w:val="GOSTTableListMark1"/>
              <w:rPr>
                <w:lang w:val="en-US"/>
              </w:rPr>
            </w:pPr>
            <w:r w:rsidRPr="003E6702">
              <w:rPr>
                <w:lang w:val="en-US"/>
              </w:rPr>
              <w:t xml:space="preserve"> «2» </w:t>
            </w:r>
            <w:r w:rsidR="00090258" w:rsidRPr="00AB19B4">
              <w:t>–</w:t>
            </w:r>
            <w:r w:rsidRPr="003E6702">
              <w:rPr>
                <w:lang w:val="en-US"/>
              </w:rPr>
              <w:t xml:space="preserve"> Расходы;</w:t>
            </w:r>
          </w:p>
          <w:p w14:paraId="107619DD" w14:textId="0B7BA420" w:rsidR="00AF537C" w:rsidRPr="002C556D" w:rsidRDefault="00AF537C" w:rsidP="00AF537C">
            <w:pPr>
              <w:pStyle w:val="GOSTTableListMark1"/>
              <w:rPr>
                <w:lang w:val="en-US"/>
              </w:rPr>
            </w:pPr>
            <w:r w:rsidRPr="003E6702">
              <w:rPr>
                <w:lang w:val="en-US"/>
              </w:rPr>
              <w:t xml:space="preserve"> «3» </w:t>
            </w:r>
            <w:r w:rsidR="00090258" w:rsidRPr="00AB19B4">
              <w:t>–</w:t>
            </w:r>
            <w:r w:rsidRPr="003E6702">
              <w:rPr>
                <w:lang w:val="en-US"/>
              </w:rPr>
              <w:t xml:space="preserve"> НВС</w:t>
            </w:r>
          </w:p>
        </w:tc>
      </w:tr>
      <w:tr w:rsidR="00AF537C" w:rsidRPr="002C556D" w14:paraId="15198259" w14:textId="77777777" w:rsidTr="00A62386">
        <w:tc>
          <w:tcPr>
            <w:tcW w:w="1100" w:type="pct"/>
          </w:tcPr>
          <w:p w14:paraId="3E5160DB" w14:textId="35DD747F" w:rsidR="00AF537C" w:rsidRPr="002C556D" w:rsidRDefault="00AF537C" w:rsidP="00AF537C">
            <w:pPr>
              <w:ind w:left="57" w:right="57" w:firstLine="0"/>
              <w:rPr>
                <w:sz w:val="22"/>
                <w:szCs w:val="22"/>
                <w:lang w:val="en-US"/>
              </w:rPr>
            </w:pPr>
            <w:r w:rsidRPr="003E6702">
              <w:rPr>
                <w:sz w:val="22"/>
                <w:szCs w:val="22"/>
                <w:lang w:val="en-US"/>
              </w:rPr>
              <w:t xml:space="preserve">Признак операции </w:t>
            </w:r>
            <w:r>
              <w:rPr>
                <w:sz w:val="22"/>
                <w:szCs w:val="22"/>
                <w:lang w:val="en-US"/>
              </w:rPr>
              <w:t>уточнения</w:t>
            </w:r>
          </w:p>
        </w:tc>
        <w:tc>
          <w:tcPr>
            <w:tcW w:w="750" w:type="pct"/>
          </w:tcPr>
          <w:p w14:paraId="52FD7B83" w14:textId="22149B62" w:rsidR="00AF537C" w:rsidRPr="00AF537C" w:rsidRDefault="00AF537C" w:rsidP="00AF537C">
            <w:pPr>
              <w:pStyle w:val="GOSTTablenorm"/>
              <w:rPr>
                <w:lang w:val="en-US"/>
              </w:rPr>
            </w:pPr>
            <w:r w:rsidRPr="00090258">
              <w:rPr>
                <w:b/>
                <w:lang w:val="en-US"/>
              </w:rPr>
              <w:t>FS_TSE_CLARDET_D12_LIST:</w:t>
            </w:r>
            <w:r w:rsidRPr="00AF537C">
              <w:rPr>
                <w:lang w:val="en-US"/>
              </w:rPr>
              <w:t>FLAGCORRECTFIELD</w:t>
            </w:r>
          </w:p>
        </w:tc>
        <w:tc>
          <w:tcPr>
            <w:tcW w:w="497" w:type="pct"/>
          </w:tcPr>
          <w:p w14:paraId="61783524" w14:textId="26142D53" w:rsidR="00AF537C" w:rsidRPr="003E6702" w:rsidRDefault="00AF537C" w:rsidP="00AF537C">
            <w:pPr>
              <w:ind w:left="57" w:right="57" w:firstLine="0"/>
              <w:rPr>
                <w:sz w:val="22"/>
                <w:szCs w:val="22"/>
              </w:rPr>
            </w:pPr>
            <w:r>
              <w:rPr>
                <w:sz w:val="22"/>
                <w:szCs w:val="22"/>
              </w:rPr>
              <w:t>Строка</w:t>
            </w:r>
          </w:p>
        </w:tc>
        <w:tc>
          <w:tcPr>
            <w:tcW w:w="294" w:type="pct"/>
          </w:tcPr>
          <w:p w14:paraId="5B9B9D23" w14:textId="4940759D" w:rsidR="00AF537C" w:rsidRPr="003E6702" w:rsidRDefault="00AF537C" w:rsidP="00AF537C">
            <w:pPr>
              <w:ind w:left="57" w:right="57" w:firstLine="0"/>
              <w:rPr>
                <w:sz w:val="22"/>
                <w:szCs w:val="22"/>
              </w:rPr>
            </w:pPr>
            <w:r>
              <w:rPr>
                <w:sz w:val="22"/>
                <w:szCs w:val="22"/>
              </w:rPr>
              <w:t>Да</w:t>
            </w:r>
          </w:p>
        </w:tc>
        <w:tc>
          <w:tcPr>
            <w:tcW w:w="316" w:type="pct"/>
          </w:tcPr>
          <w:p w14:paraId="7BE8399A" w14:textId="415F9DA1" w:rsidR="00AF537C" w:rsidRPr="003E6702" w:rsidRDefault="00AF537C" w:rsidP="00AF537C">
            <w:pPr>
              <w:ind w:left="57" w:right="57" w:firstLine="0"/>
              <w:rPr>
                <w:sz w:val="22"/>
                <w:szCs w:val="22"/>
              </w:rPr>
            </w:pPr>
            <w:r>
              <w:rPr>
                <w:sz w:val="22"/>
                <w:szCs w:val="22"/>
              </w:rPr>
              <w:t>=50</w:t>
            </w:r>
          </w:p>
        </w:tc>
        <w:tc>
          <w:tcPr>
            <w:tcW w:w="2043" w:type="pct"/>
          </w:tcPr>
          <w:p w14:paraId="1C217738" w14:textId="06E5CC89" w:rsidR="00AF537C" w:rsidRPr="003E6702" w:rsidRDefault="00AF537C" w:rsidP="00AF537C">
            <w:pPr>
              <w:pStyle w:val="GOSTTablenorm"/>
            </w:pPr>
            <w:r w:rsidRPr="003E6702">
              <w:t xml:space="preserve">Указывается признак операции уточнения </w:t>
            </w:r>
            <w:r>
              <w:t>таблицы «Уточняемые реквизиты»</w:t>
            </w:r>
            <w:r w:rsidRPr="003E6702">
              <w:t>.</w:t>
            </w:r>
          </w:p>
          <w:p w14:paraId="4AE7628E" w14:textId="43984496" w:rsidR="00AF537C" w:rsidRPr="003E6702" w:rsidRDefault="00AF537C" w:rsidP="00AF537C">
            <w:pPr>
              <w:pStyle w:val="GOSTTablenorm"/>
            </w:pPr>
            <w:r>
              <w:t>Для л/с с кодом 71 в</w:t>
            </w:r>
            <w:r w:rsidRPr="003E6702">
              <w:t>озможные значения:</w:t>
            </w:r>
          </w:p>
          <w:p w14:paraId="29BCB8CE" w14:textId="77777777" w:rsidR="00AF537C" w:rsidRPr="003E6702" w:rsidRDefault="00AF537C" w:rsidP="00AF537C">
            <w:pPr>
              <w:pStyle w:val="GOSTTableListMark1"/>
            </w:pPr>
            <w:r w:rsidRPr="003E6702">
              <w:t>«0» – остаток на начало года;</w:t>
            </w:r>
          </w:p>
          <w:p w14:paraId="480A7ACC" w14:textId="77777777" w:rsidR="00AF537C" w:rsidRPr="003E6702" w:rsidRDefault="00AF537C" w:rsidP="00AF537C">
            <w:pPr>
              <w:pStyle w:val="GOSTTableListMark1"/>
            </w:pPr>
            <w:r w:rsidRPr="003E6702">
              <w:t>«1» – поступление;</w:t>
            </w:r>
          </w:p>
          <w:p w14:paraId="5515B448" w14:textId="77777777" w:rsidR="00AF537C" w:rsidRPr="003E6702" w:rsidRDefault="00AF537C" w:rsidP="00AF537C">
            <w:pPr>
              <w:pStyle w:val="GOSTTableListMark1"/>
            </w:pPr>
            <w:r w:rsidRPr="003E6702">
              <w:t>«2» – возврат поступления;</w:t>
            </w:r>
          </w:p>
          <w:p w14:paraId="3CB215A2" w14:textId="77777777" w:rsidR="00AF537C" w:rsidRPr="003E6702" w:rsidRDefault="00AF537C" w:rsidP="00AF537C">
            <w:pPr>
              <w:pStyle w:val="GOSTTableListMark1"/>
            </w:pPr>
            <w:r w:rsidRPr="003E6702">
              <w:t>«3» – кассовый расход;</w:t>
            </w:r>
          </w:p>
          <w:p w14:paraId="16F4BBC6" w14:textId="77777777" w:rsidR="00AF537C" w:rsidRPr="003E6702" w:rsidRDefault="00AF537C" w:rsidP="00AF537C">
            <w:pPr>
              <w:pStyle w:val="GOSTTableListMark1"/>
              <w:rPr>
                <w:lang w:val="en-US"/>
              </w:rPr>
            </w:pPr>
            <w:r w:rsidRPr="003E6702">
              <w:rPr>
                <w:lang w:val="en-US"/>
              </w:rPr>
              <w:t>«4» – восстановление кассового расхода;</w:t>
            </w:r>
          </w:p>
          <w:p w14:paraId="29F27B73" w14:textId="77777777" w:rsidR="00AF537C" w:rsidRPr="00137B82" w:rsidRDefault="00AF537C" w:rsidP="00AF537C">
            <w:pPr>
              <w:pStyle w:val="GOSTTableListMark1"/>
              <w:rPr>
                <w:lang w:val="en-US"/>
              </w:rPr>
            </w:pPr>
            <w:r w:rsidRPr="003E6702">
              <w:rPr>
                <w:lang w:val="en-US"/>
              </w:rPr>
              <w:t>«5</w:t>
            </w:r>
            <w:r>
              <w:t>»</w:t>
            </w:r>
            <w:r w:rsidRPr="003E6702">
              <w:rPr>
                <w:lang w:val="en-US"/>
              </w:rPr>
              <w:t xml:space="preserve"> – средства ДВС»</w:t>
            </w:r>
            <w:r w:rsidR="00137B82">
              <w:t>.</w:t>
            </w:r>
          </w:p>
          <w:p w14:paraId="7E645907" w14:textId="77777777" w:rsidR="00137B82" w:rsidRDefault="00137B82" w:rsidP="00137B82">
            <w:pPr>
              <w:pStyle w:val="GOSTTableListMark1"/>
              <w:numPr>
                <w:ilvl w:val="0"/>
                <w:numId w:val="0"/>
              </w:numPr>
              <w:ind w:left="284"/>
              <w:rPr>
                <w:lang w:val="en-US"/>
              </w:rPr>
            </w:pPr>
          </w:p>
          <w:p w14:paraId="6246974F" w14:textId="79990511" w:rsidR="00AF537C" w:rsidRDefault="00AF537C" w:rsidP="00137B82">
            <w:pPr>
              <w:pStyle w:val="GOSTTablenorm"/>
            </w:pPr>
            <w:r>
              <w:t>Дл</w:t>
            </w:r>
            <w:r w:rsidR="00137B82">
              <w:t>я</w:t>
            </w:r>
            <w:r>
              <w:t xml:space="preserve"> л/с с кодом 41 возможные значения:</w:t>
            </w:r>
          </w:p>
          <w:p w14:paraId="5708DB7E" w14:textId="77777777" w:rsidR="00AF537C" w:rsidRPr="003E6702" w:rsidRDefault="00AF537C" w:rsidP="00AF537C">
            <w:pPr>
              <w:pStyle w:val="GOSTTableListMark1"/>
            </w:pPr>
            <w:r w:rsidRPr="003E6702">
              <w:t>«1» – поступление;</w:t>
            </w:r>
          </w:p>
          <w:p w14:paraId="346B998F" w14:textId="77777777" w:rsidR="00AF537C" w:rsidRDefault="00AF537C" w:rsidP="00AF537C">
            <w:pPr>
              <w:pStyle w:val="GOSTTableListMark1"/>
            </w:pPr>
            <w:r w:rsidRPr="003E6702">
              <w:t xml:space="preserve"> </w:t>
            </w:r>
            <w:r>
              <w:t>«3» – кассовый расход;</w:t>
            </w:r>
          </w:p>
          <w:p w14:paraId="16F6CCBF" w14:textId="52D1393B" w:rsidR="00AF537C" w:rsidRPr="00564BB2" w:rsidRDefault="00AF537C" w:rsidP="00AF537C">
            <w:pPr>
              <w:pStyle w:val="GOSTTableListMark1"/>
            </w:pPr>
            <w:r>
              <w:t xml:space="preserve"> </w:t>
            </w:r>
            <w:r w:rsidRPr="003E6702">
              <w:rPr>
                <w:lang w:val="en-US"/>
              </w:rPr>
              <w:t>«5</w:t>
            </w:r>
            <w:r>
              <w:t>»</w:t>
            </w:r>
            <w:r w:rsidRPr="003E6702">
              <w:rPr>
                <w:lang w:val="en-US"/>
              </w:rPr>
              <w:t xml:space="preserve"> – средства ДВС»</w:t>
            </w:r>
          </w:p>
        </w:tc>
      </w:tr>
      <w:tr w:rsidR="00AF537C" w:rsidRPr="003E6702" w14:paraId="49827C6B" w14:textId="77777777" w:rsidTr="00A62386">
        <w:tc>
          <w:tcPr>
            <w:tcW w:w="1100" w:type="pct"/>
          </w:tcPr>
          <w:p w14:paraId="754C1E81" w14:textId="6AB86B7C" w:rsidR="00AF537C" w:rsidRPr="002C556D" w:rsidRDefault="00AF537C" w:rsidP="00AF537C">
            <w:pPr>
              <w:ind w:left="57" w:right="57" w:firstLine="0"/>
              <w:rPr>
                <w:sz w:val="22"/>
                <w:szCs w:val="22"/>
                <w:lang w:val="en-US"/>
              </w:rPr>
            </w:pPr>
            <w:r w:rsidRPr="003E6702">
              <w:rPr>
                <w:sz w:val="22"/>
                <w:szCs w:val="22"/>
                <w:lang w:val="en-US"/>
              </w:rPr>
              <w:t>ОКС (КМИ)</w:t>
            </w:r>
          </w:p>
        </w:tc>
        <w:tc>
          <w:tcPr>
            <w:tcW w:w="750" w:type="pct"/>
          </w:tcPr>
          <w:p w14:paraId="043B3659" w14:textId="0B99BE5E" w:rsidR="00AF537C" w:rsidRPr="00AF537C" w:rsidRDefault="00AF537C" w:rsidP="00AF537C">
            <w:pPr>
              <w:pStyle w:val="GOSTTablenorm"/>
              <w:rPr>
                <w:lang w:val="en-US"/>
              </w:rPr>
            </w:pPr>
            <w:r w:rsidRPr="00090258">
              <w:rPr>
                <w:b/>
                <w:lang w:val="en-US"/>
              </w:rPr>
              <w:t>FS_TSE_CLARDET_D12_LIST:</w:t>
            </w:r>
            <w:r w:rsidRPr="00AF537C">
              <w:rPr>
                <w:lang w:val="en-US"/>
              </w:rPr>
              <w:t>FAIP</w:t>
            </w:r>
          </w:p>
        </w:tc>
        <w:tc>
          <w:tcPr>
            <w:tcW w:w="497" w:type="pct"/>
          </w:tcPr>
          <w:p w14:paraId="6EA0B4FE" w14:textId="63A8026E" w:rsidR="00AF537C" w:rsidRPr="003E6702" w:rsidRDefault="00AF537C" w:rsidP="00AF537C">
            <w:pPr>
              <w:ind w:left="57" w:right="57" w:firstLine="0"/>
              <w:rPr>
                <w:sz w:val="22"/>
                <w:szCs w:val="22"/>
              </w:rPr>
            </w:pPr>
            <w:r>
              <w:rPr>
                <w:sz w:val="22"/>
                <w:szCs w:val="22"/>
              </w:rPr>
              <w:t>Строка</w:t>
            </w:r>
          </w:p>
        </w:tc>
        <w:tc>
          <w:tcPr>
            <w:tcW w:w="294" w:type="pct"/>
          </w:tcPr>
          <w:p w14:paraId="264C6B1D" w14:textId="2E04EE05" w:rsidR="00AF537C" w:rsidRPr="003E6702" w:rsidRDefault="00AF537C" w:rsidP="00AF537C">
            <w:pPr>
              <w:ind w:left="57" w:right="57" w:firstLine="0"/>
              <w:rPr>
                <w:sz w:val="22"/>
                <w:szCs w:val="22"/>
              </w:rPr>
            </w:pPr>
            <w:r>
              <w:rPr>
                <w:sz w:val="22"/>
                <w:szCs w:val="22"/>
              </w:rPr>
              <w:t>Нет</w:t>
            </w:r>
          </w:p>
        </w:tc>
        <w:tc>
          <w:tcPr>
            <w:tcW w:w="316" w:type="pct"/>
          </w:tcPr>
          <w:p w14:paraId="5CB5EE4E" w14:textId="0A34A700" w:rsidR="00AF537C" w:rsidRPr="003E6702" w:rsidRDefault="00AF537C" w:rsidP="00AF537C">
            <w:pPr>
              <w:ind w:left="57" w:right="57" w:firstLine="0"/>
              <w:rPr>
                <w:sz w:val="22"/>
                <w:szCs w:val="22"/>
              </w:rPr>
            </w:pPr>
            <w:r>
              <w:rPr>
                <w:sz w:val="22"/>
                <w:szCs w:val="22"/>
                <w:lang w:val="en-US"/>
              </w:rPr>
              <w:t>&lt;=2</w:t>
            </w:r>
            <w:r>
              <w:rPr>
                <w:sz w:val="22"/>
                <w:szCs w:val="22"/>
              </w:rPr>
              <w:t>4</w:t>
            </w:r>
          </w:p>
        </w:tc>
        <w:tc>
          <w:tcPr>
            <w:tcW w:w="2043" w:type="pct"/>
          </w:tcPr>
          <w:p w14:paraId="4A841E12" w14:textId="2CDC8793" w:rsidR="00AF537C" w:rsidRPr="003E6702" w:rsidRDefault="00AF537C" w:rsidP="00AF537C">
            <w:pPr>
              <w:pStyle w:val="GOSTTablenorm"/>
            </w:pPr>
            <w:r w:rsidRPr="003E6702">
              <w:t xml:space="preserve">Указывается код ОКС (КМИ) для отражения операции на ЛС клиента (при наличии) </w:t>
            </w:r>
            <w:r>
              <w:t>таблицы «Уточняемые реквизиты»</w:t>
            </w:r>
          </w:p>
        </w:tc>
      </w:tr>
      <w:tr w:rsidR="00AF537C" w:rsidRPr="003E6702" w14:paraId="679EE7EB" w14:textId="77777777" w:rsidTr="00A62386">
        <w:tc>
          <w:tcPr>
            <w:tcW w:w="1100" w:type="pct"/>
          </w:tcPr>
          <w:p w14:paraId="10FBC415" w14:textId="37FB630A" w:rsidR="00AF537C" w:rsidRPr="003E6702" w:rsidRDefault="00AF537C" w:rsidP="00AF537C">
            <w:pPr>
              <w:ind w:left="57" w:right="57" w:firstLine="0"/>
              <w:rPr>
                <w:sz w:val="22"/>
                <w:szCs w:val="22"/>
              </w:rPr>
            </w:pPr>
            <w:r w:rsidRPr="003E6702">
              <w:rPr>
                <w:sz w:val="22"/>
                <w:szCs w:val="22"/>
              </w:rPr>
              <w:t>Номер КОО</w:t>
            </w:r>
          </w:p>
        </w:tc>
        <w:tc>
          <w:tcPr>
            <w:tcW w:w="750" w:type="pct"/>
          </w:tcPr>
          <w:p w14:paraId="259E11FA" w14:textId="2428E5BB" w:rsidR="00AF537C" w:rsidRPr="00AF537C" w:rsidRDefault="00AF537C" w:rsidP="00AF537C">
            <w:pPr>
              <w:pStyle w:val="GOSTTablenorm"/>
              <w:rPr>
                <w:lang w:val="en-US"/>
              </w:rPr>
            </w:pPr>
            <w:r w:rsidRPr="00090258">
              <w:rPr>
                <w:b/>
                <w:lang w:val="en-US"/>
              </w:rPr>
              <w:t>FS_TSE_CLARDET_D12_LIST:</w:t>
            </w:r>
            <w:r w:rsidRPr="00AF537C">
              <w:rPr>
                <w:lang w:val="en-US"/>
              </w:rPr>
              <w:t>NUMKOO</w:t>
            </w:r>
          </w:p>
        </w:tc>
        <w:tc>
          <w:tcPr>
            <w:tcW w:w="497" w:type="pct"/>
          </w:tcPr>
          <w:p w14:paraId="3C246E13" w14:textId="1B7A68E2" w:rsidR="00AF537C" w:rsidRPr="003E6702" w:rsidRDefault="00AF537C" w:rsidP="00AF537C">
            <w:pPr>
              <w:ind w:left="57" w:right="57" w:firstLine="0"/>
              <w:rPr>
                <w:sz w:val="22"/>
                <w:szCs w:val="22"/>
              </w:rPr>
            </w:pPr>
            <w:r>
              <w:rPr>
                <w:sz w:val="22"/>
                <w:szCs w:val="22"/>
              </w:rPr>
              <w:t>Строка</w:t>
            </w:r>
          </w:p>
        </w:tc>
        <w:tc>
          <w:tcPr>
            <w:tcW w:w="294" w:type="pct"/>
          </w:tcPr>
          <w:p w14:paraId="5C9FA8F7" w14:textId="397A67D0" w:rsidR="00AF537C" w:rsidRPr="003E6702" w:rsidRDefault="00AF537C" w:rsidP="00AF537C">
            <w:pPr>
              <w:ind w:left="57" w:right="57" w:firstLine="0"/>
              <w:rPr>
                <w:sz w:val="22"/>
                <w:szCs w:val="22"/>
              </w:rPr>
            </w:pPr>
            <w:r>
              <w:rPr>
                <w:sz w:val="22"/>
                <w:szCs w:val="22"/>
              </w:rPr>
              <w:t>Нет</w:t>
            </w:r>
          </w:p>
        </w:tc>
        <w:tc>
          <w:tcPr>
            <w:tcW w:w="316" w:type="pct"/>
          </w:tcPr>
          <w:p w14:paraId="7421F24E" w14:textId="7CC81908" w:rsidR="00AF537C" w:rsidRPr="003E6702" w:rsidRDefault="00AF537C" w:rsidP="00AF537C">
            <w:pPr>
              <w:ind w:left="57" w:right="57" w:firstLine="0"/>
              <w:rPr>
                <w:sz w:val="22"/>
                <w:szCs w:val="22"/>
                <w:lang w:val="en-US"/>
              </w:rPr>
            </w:pPr>
            <w:r>
              <w:rPr>
                <w:sz w:val="22"/>
                <w:szCs w:val="22"/>
                <w:lang w:val="en-US"/>
              </w:rPr>
              <w:t>&lt;=50</w:t>
            </w:r>
          </w:p>
        </w:tc>
        <w:tc>
          <w:tcPr>
            <w:tcW w:w="2043" w:type="pct"/>
          </w:tcPr>
          <w:p w14:paraId="2F7D6E10" w14:textId="64666A4D" w:rsidR="00AF537C" w:rsidRDefault="00AF537C" w:rsidP="00AF537C">
            <w:pPr>
              <w:pStyle w:val="GOSTTablenorm"/>
            </w:pPr>
            <w:r w:rsidRPr="003E6702">
              <w:t xml:space="preserve">Указывается номер КОО </w:t>
            </w:r>
            <w:r>
              <w:t>таблицы «Уточняемые реквизиты»</w:t>
            </w:r>
          </w:p>
          <w:p w14:paraId="55598DB9" w14:textId="1C3A9030" w:rsidR="00AF537C" w:rsidRPr="003E6702" w:rsidRDefault="00AF537C" w:rsidP="00AF537C">
            <w:pPr>
              <w:pStyle w:val="GOSTTablenorm"/>
            </w:pPr>
            <w:r w:rsidRPr="00B41A12">
              <w:t>Не заполняется для л/с с кодом 41</w:t>
            </w:r>
          </w:p>
        </w:tc>
      </w:tr>
      <w:tr w:rsidR="00AF537C" w:rsidRPr="000D21FF" w14:paraId="6EAC9523" w14:textId="77777777" w:rsidTr="00A62386">
        <w:tc>
          <w:tcPr>
            <w:tcW w:w="1100" w:type="pct"/>
          </w:tcPr>
          <w:p w14:paraId="58FD21F8" w14:textId="1627AFEE" w:rsidR="00AF537C" w:rsidRPr="006E3EF7" w:rsidRDefault="00AF537C" w:rsidP="00AF537C">
            <w:pPr>
              <w:ind w:left="57" w:right="57" w:firstLine="0"/>
              <w:rPr>
                <w:sz w:val="22"/>
                <w:szCs w:val="22"/>
              </w:rPr>
            </w:pPr>
            <w:r w:rsidRPr="006E3EF7">
              <w:rPr>
                <w:sz w:val="22"/>
                <w:szCs w:val="22"/>
              </w:rPr>
              <w:t>GUID КОО</w:t>
            </w:r>
          </w:p>
        </w:tc>
        <w:tc>
          <w:tcPr>
            <w:tcW w:w="750" w:type="pct"/>
          </w:tcPr>
          <w:p w14:paraId="020D0E33" w14:textId="5001F8A5" w:rsidR="00AF537C" w:rsidRPr="00AF537C" w:rsidRDefault="00AF537C" w:rsidP="00AF537C">
            <w:pPr>
              <w:pStyle w:val="GOSTTablenorm"/>
              <w:rPr>
                <w:lang w:val="en-US"/>
              </w:rPr>
            </w:pPr>
            <w:r w:rsidRPr="00090258">
              <w:rPr>
                <w:b/>
                <w:lang w:val="en-US"/>
              </w:rPr>
              <w:t>FS_TSE_CLARDET_D12_LIST:</w:t>
            </w:r>
            <w:r w:rsidRPr="00AF537C">
              <w:rPr>
                <w:lang w:val="en-US"/>
              </w:rPr>
              <w:t>GUIDKOO</w:t>
            </w:r>
          </w:p>
        </w:tc>
        <w:tc>
          <w:tcPr>
            <w:tcW w:w="497" w:type="pct"/>
          </w:tcPr>
          <w:p w14:paraId="49E66B9B" w14:textId="581BD8C6" w:rsidR="00AF537C" w:rsidRPr="006E3EF7" w:rsidRDefault="00AF537C" w:rsidP="00AF537C">
            <w:pPr>
              <w:ind w:left="57" w:right="57" w:firstLine="0"/>
              <w:rPr>
                <w:sz w:val="22"/>
                <w:szCs w:val="22"/>
                <w:lang w:val="en-US"/>
              </w:rPr>
            </w:pPr>
            <w:r w:rsidRPr="006E3EF7">
              <w:rPr>
                <w:sz w:val="22"/>
                <w:szCs w:val="22"/>
              </w:rPr>
              <w:t>GUID</w:t>
            </w:r>
          </w:p>
        </w:tc>
        <w:tc>
          <w:tcPr>
            <w:tcW w:w="294" w:type="pct"/>
          </w:tcPr>
          <w:p w14:paraId="27BAF22D" w14:textId="05870A70" w:rsidR="00AF537C" w:rsidRPr="006E3EF7" w:rsidRDefault="00AF537C" w:rsidP="00AF537C">
            <w:pPr>
              <w:ind w:left="57" w:right="57" w:firstLine="0"/>
              <w:rPr>
                <w:sz w:val="22"/>
                <w:szCs w:val="22"/>
                <w:lang w:val="en-US"/>
              </w:rPr>
            </w:pPr>
            <w:r w:rsidRPr="006E3EF7">
              <w:rPr>
                <w:sz w:val="22"/>
                <w:szCs w:val="22"/>
              </w:rPr>
              <w:t>Нет</w:t>
            </w:r>
          </w:p>
        </w:tc>
        <w:tc>
          <w:tcPr>
            <w:tcW w:w="316" w:type="pct"/>
          </w:tcPr>
          <w:p w14:paraId="49E98329" w14:textId="548DD8B0" w:rsidR="00AF537C" w:rsidRPr="006E3EF7" w:rsidRDefault="00AF537C" w:rsidP="00AF537C">
            <w:pPr>
              <w:ind w:left="57" w:right="57" w:firstLine="0"/>
              <w:rPr>
                <w:sz w:val="22"/>
                <w:szCs w:val="22"/>
              </w:rPr>
            </w:pPr>
            <w:r w:rsidRPr="006E3EF7">
              <w:rPr>
                <w:sz w:val="22"/>
                <w:szCs w:val="22"/>
              </w:rPr>
              <w:t>=36</w:t>
            </w:r>
          </w:p>
        </w:tc>
        <w:tc>
          <w:tcPr>
            <w:tcW w:w="2043" w:type="pct"/>
          </w:tcPr>
          <w:p w14:paraId="63ACB6D3" w14:textId="188D6C6D" w:rsidR="00AF537C" w:rsidRPr="006E3EF7" w:rsidRDefault="00AF537C" w:rsidP="00AF537C">
            <w:pPr>
              <w:pStyle w:val="GOSTTablenorm"/>
            </w:pPr>
            <w:r w:rsidRPr="006E3EF7">
              <w:t>Указывается уникальный идентификатор КОО, по которому осуществляется операция</w:t>
            </w:r>
            <w:r>
              <w:t xml:space="preserve"> таблицы «Уточняемые реквизиты»</w:t>
            </w:r>
            <w:r w:rsidRPr="006E3EF7">
              <w:t>.</w:t>
            </w:r>
          </w:p>
          <w:p w14:paraId="3F6B05E4" w14:textId="3CFABE3B" w:rsidR="00AF537C" w:rsidRPr="006E3EF7" w:rsidRDefault="00AF537C" w:rsidP="00AF537C">
            <w:pPr>
              <w:pStyle w:val="GOSTTablenorm"/>
            </w:pPr>
            <w:r w:rsidRPr="006E3EF7">
              <w:t>Обязателен для заполнения, если заполнен параметр «Номер КОО».</w:t>
            </w:r>
          </w:p>
          <w:p w14:paraId="1E599B6E" w14:textId="420AEAD4" w:rsidR="00AF537C" w:rsidRPr="000D21FF" w:rsidRDefault="00AF537C" w:rsidP="00AF537C">
            <w:pPr>
              <w:pStyle w:val="GOSTTablenorm"/>
            </w:pPr>
            <w:r w:rsidRPr="006E3EF7">
              <w:t>Не заполняется для л/с с кодом 41</w:t>
            </w:r>
          </w:p>
        </w:tc>
      </w:tr>
      <w:tr w:rsidR="00AF537C" w:rsidRPr="00B41A12" w14:paraId="4D16421E" w14:textId="77777777" w:rsidTr="00A62386">
        <w:tc>
          <w:tcPr>
            <w:tcW w:w="1100" w:type="pct"/>
          </w:tcPr>
          <w:p w14:paraId="548BBE4A" w14:textId="6C195EAA" w:rsidR="00AF537C" w:rsidRPr="003E6702" w:rsidRDefault="00AF537C" w:rsidP="00AF537C">
            <w:pPr>
              <w:ind w:left="57" w:right="57" w:firstLine="0"/>
              <w:rPr>
                <w:sz w:val="22"/>
                <w:szCs w:val="22"/>
              </w:rPr>
            </w:pPr>
            <w:r w:rsidRPr="00B41A12">
              <w:rPr>
                <w:sz w:val="22"/>
                <w:szCs w:val="22"/>
              </w:rPr>
              <w:t>ИГК</w:t>
            </w:r>
          </w:p>
        </w:tc>
        <w:tc>
          <w:tcPr>
            <w:tcW w:w="750" w:type="pct"/>
          </w:tcPr>
          <w:p w14:paraId="10100FAD" w14:textId="76ACB73E" w:rsidR="00AF537C" w:rsidRPr="00AF537C" w:rsidRDefault="00AF537C" w:rsidP="00AF537C">
            <w:pPr>
              <w:pStyle w:val="GOSTTablenorm"/>
              <w:rPr>
                <w:lang w:val="en-US"/>
              </w:rPr>
            </w:pPr>
            <w:r w:rsidRPr="00090258">
              <w:rPr>
                <w:b/>
                <w:lang w:val="en-US"/>
              </w:rPr>
              <w:t>FS_TSE_CLARDET_D12_LIST</w:t>
            </w:r>
            <w:r w:rsidRPr="00AF537C">
              <w:rPr>
                <w:lang w:val="en-US"/>
              </w:rPr>
              <w:t>:IGK</w:t>
            </w:r>
          </w:p>
        </w:tc>
        <w:tc>
          <w:tcPr>
            <w:tcW w:w="497" w:type="pct"/>
          </w:tcPr>
          <w:p w14:paraId="53361DD0" w14:textId="2BB8059A" w:rsidR="00AF537C" w:rsidRPr="00B41A12" w:rsidRDefault="00AF537C" w:rsidP="00AF537C">
            <w:pPr>
              <w:ind w:left="57" w:right="57" w:firstLine="0"/>
              <w:rPr>
                <w:sz w:val="22"/>
                <w:szCs w:val="22"/>
              </w:rPr>
            </w:pPr>
            <w:r>
              <w:rPr>
                <w:sz w:val="22"/>
                <w:szCs w:val="22"/>
              </w:rPr>
              <w:t>Строка</w:t>
            </w:r>
          </w:p>
        </w:tc>
        <w:tc>
          <w:tcPr>
            <w:tcW w:w="294" w:type="pct"/>
          </w:tcPr>
          <w:p w14:paraId="5E2296B8" w14:textId="5887A945" w:rsidR="00AF537C" w:rsidRPr="00B41A12" w:rsidRDefault="00AF537C" w:rsidP="00AF537C">
            <w:pPr>
              <w:ind w:left="57" w:right="57" w:firstLine="0"/>
              <w:rPr>
                <w:sz w:val="22"/>
                <w:szCs w:val="22"/>
              </w:rPr>
            </w:pPr>
            <w:r>
              <w:rPr>
                <w:sz w:val="22"/>
                <w:szCs w:val="22"/>
              </w:rPr>
              <w:t>Нет</w:t>
            </w:r>
          </w:p>
        </w:tc>
        <w:tc>
          <w:tcPr>
            <w:tcW w:w="316" w:type="pct"/>
          </w:tcPr>
          <w:p w14:paraId="6FFCE8BB" w14:textId="3531B77C" w:rsidR="00AF537C" w:rsidRPr="00B41A12" w:rsidRDefault="00AF537C" w:rsidP="00AF537C">
            <w:pPr>
              <w:ind w:left="57" w:right="57" w:firstLine="0"/>
              <w:rPr>
                <w:sz w:val="22"/>
                <w:szCs w:val="22"/>
                <w:lang w:val="en-US"/>
              </w:rPr>
            </w:pPr>
            <w:r>
              <w:rPr>
                <w:sz w:val="22"/>
                <w:szCs w:val="22"/>
                <w:lang w:val="en-US"/>
              </w:rPr>
              <w:t>&lt;=25</w:t>
            </w:r>
          </w:p>
        </w:tc>
        <w:tc>
          <w:tcPr>
            <w:tcW w:w="2043" w:type="pct"/>
          </w:tcPr>
          <w:p w14:paraId="0D00A0C6" w14:textId="0A809B81" w:rsidR="00AF537C" w:rsidRPr="00B41A12" w:rsidRDefault="00AF537C" w:rsidP="00AF537C">
            <w:pPr>
              <w:pStyle w:val="GOSTTablenorm"/>
            </w:pPr>
            <w:r w:rsidRPr="00B41A12">
              <w:t xml:space="preserve">Указывается идентификатор государственного контракта </w:t>
            </w:r>
            <w:r>
              <w:t>таблицы «Уточняемые реквизиты»</w:t>
            </w:r>
            <w:r w:rsidRPr="00B41A12">
              <w:t>.</w:t>
            </w:r>
          </w:p>
          <w:p w14:paraId="5479509C" w14:textId="6C24883F" w:rsidR="00AF537C" w:rsidRPr="00B41A12" w:rsidRDefault="00AF537C" w:rsidP="00AF537C">
            <w:pPr>
              <w:pStyle w:val="GOSTTablenorm"/>
            </w:pPr>
            <w:r w:rsidRPr="00B41A12">
              <w:t>Не заполняется для л/с с кодом 41</w:t>
            </w:r>
          </w:p>
        </w:tc>
      </w:tr>
      <w:tr w:rsidR="00AF537C" w:rsidRPr="001575B5" w14:paraId="17BD0A16" w14:textId="77777777" w:rsidTr="00A62386">
        <w:tc>
          <w:tcPr>
            <w:tcW w:w="1100" w:type="pct"/>
          </w:tcPr>
          <w:p w14:paraId="278F2A99" w14:textId="63EF79D3" w:rsidR="00AF537C" w:rsidRPr="00B41A12" w:rsidRDefault="00AF537C" w:rsidP="00AF537C">
            <w:pPr>
              <w:ind w:left="57" w:right="57" w:firstLine="0"/>
              <w:rPr>
                <w:sz w:val="22"/>
                <w:szCs w:val="22"/>
              </w:rPr>
            </w:pPr>
            <w:r w:rsidRPr="001575B5">
              <w:rPr>
                <w:sz w:val="22"/>
                <w:szCs w:val="22"/>
              </w:rPr>
              <w:t>Аналитический код раздела/Код субсидии (цели)</w:t>
            </w:r>
          </w:p>
        </w:tc>
        <w:tc>
          <w:tcPr>
            <w:tcW w:w="750" w:type="pct"/>
          </w:tcPr>
          <w:p w14:paraId="3A61FC89" w14:textId="5AFEB58A" w:rsidR="00AF537C" w:rsidRPr="00AF537C" w:rsidRDefault="00AF537C" w:rsidP="00AF537C">
            <w:pPr>
              <w:pStyle w:val="GOSTTablenorm"/>
              <w:rPr>
                <w:lang w:val="en-US"/>
              </w:rPr>
            </w:pPr>
            <w:r w:rsidRPr="00090258">
              <w:rPr>
                <w:b/>
                <w:lang w:val="en-US"/>
              </w:rPr>
              <w:t>FS_TSE_CLARDET_D12_LIST</w:t>
            </w:r>
            <w:r w:rsidRPr="00AF537C">
              <w:rPr>
                <w:lang w:val="en-US"/>
              </w:rPr>
              <w:t>:KODRAZDELL</w:t>
            </w:r>
          </w:p>
        </w:tc>
        <w:tc>
          <w:tcPr>
            <w:tcW w:w="497" w:type="pct"/>
          </w:tcPr>
          <w:p w14:paraId="5C21DC26" w14:textId="6D4049FC" w:rsidR="00AF537C" w:rsidRPr="001575B5" w:rsidRDefault="00AF537C" w:rsidP="00AF537C">
            <w:pPr>
              <w:ind w:left="57" w:right="57" w:firstLine="0"/>
              <w:rPr>
                <w:sz w:val="22"/>
                <w:szCs w:val="22"/>
              </w:rPr>
            </w:pPr>
            <w:r>
              <w:rPr>
                <w:sz w:val="22"/>
                <w:szCs w:val="22"/>
              </w:rPr>
              <w:t>Строка</w:t>
            </w:r>
          </w:p>
        </w:tc>
        <w:tc>
          <w:tcPr>
            <w:tcW w:w="294" w:type="pct"/>
          </w:tcPr>
          <w:p w14:paraId="1A07897B" w14:textId="3068138D" w:rsidR="00AF537C" w:rsidRPr="001575B5" w:rsidRDefault="00AF537C" w:rsidP="00AF537C">
            <w:pPr>
              <w:ind w:left="57" w:right="57" w:firstLine="0"/>
              <w:rPr>
                <w:sz w:val="22"/>
                <w:szCs w:val="22"/>
              </w:rPr>
            </w:pPr>
            <w:r>
              <w:rPr>
                <w:sz w:val="22"/>
                <w:szCs w:val="22"/>
              </w:rPr>
              <w:t>Нет</w:t>
            </w:r>
          </w:p>
        </w:tc>
        <w:tc>
          <w:tcPr>
            <w:tcW w:w="316" w:type="pct"/>
          </w:tcPr>
          <w:p w14:paraId="2E31E7D6" w14:textId="1BA0BF47" w:rsidR="00AF537C" w:rsidRPr="001575B5" w:rsidRDefault="00AF537C" w:rsidP="00AF537C">
            <w:pPr>
              <w:ind w:left="57" w:right="57" w:firstLine="0"/>
              <w:rPr>
                <w:sz w:val="22"/>
                <w:szCs w:val="22"/>
                <w:lang w:val="en-US"/>
              </w:rPr>
            </w:pPr>
            <w:r>
              <w:rPr>
                <w:sz w:val="22"/>
                <w:szCs w:val="22"/>
                <w:lang w:val="en-US"/>
              </w:rPr>
              <w:t>&lt;=25</w:t>
            </w:r>
          </w:p>
        </w:tc>
        <w:tc>
          <w:tcPr>
            <w:tcW w:w="2043" w:type="pct"/>
          </w:tcPr>
          <w:p w14:paraId="14A9C9AF" w14:textId="0F551F43" w:rsidR="00AF537C" w:rsidRPr="001575B5" w:rsidRDefault="00AF537C" w:rsidP="00AF537C">
            <w:pPr>
              <w:pStyle w:val="GOSTTablenorm"/>
            </w:pPr>
            <w:r w:rsidRPr="001575B5">
              <w:t xml:space="preserve">Указывается значение аналитического кода раздела лицевого счета для л/с с кодом 71 </w:t>
            </w:r>
            <w:r>
              <w:t>таблицы «Уточняемые реквизиты»</w:t>
            </w:r>
            <w:r w:rsidRPr="001575B5">
              <w:t>.</w:t>
            </w:r>
          </w:p>
          <w:p w14:paraId="4B97C067" w14:textId="5471C365" w:rsidR="00AF537C" w:rsidRPr="001575B5" w:rsidRDefault="00AF537C" w:rsidP="00AF537C">
            <w:pPr>
              <w:pStyle w:val="GOSTTablenorm"/>
            </w:pPr>
            <w:r w:rsidRPr="001575B5">
              <w:t xml:space="preserve">Указывается код субсидии (цели) для л/с с кодом 41 </w:t>
            </w:r>
            <w:r>
              <w:t>таблицы «Уточняемые реквизиты»</w:t>
            </w:r>
          </w:p>
        </w:tc>
      </w:tr>
      <w:tr w:rsidR="00AF537C" w:rsidRPr="001575B5" w14:paraId="3300120A" w14:textId="77777777" w:rsidTr="00A62386">
        <w:tc>
          <w:tcPr>
            <w:tcW w:w="1100" w:type="pct"/>
          </w:tcPr>
          <w:p w14:paraId="2DF6F00B" w14:textId="26A42069" w:rsidR="00AF537C" w:rsidRPr="001575B5" w:rsidRDefault="00AF537C" w:rsidP="00AF537C">
            <w:pPr>
              <w:ind w:left="57" w:right="57" w:firstLine="0"/>
              <w:rPr>
                <w:sz w:val="22"/>
                <w:szCs w:val="22"/>
              </w:rPr>
            </w:pPr>
            <w:r w:rsidRPr="001575B5">
              <w:rPr>
                <w:sz w:val="22"/>
                <w:szCs w:val="22"/>
              </w:rPr>
              <w:t>Сумма</w:t>
            </w:r>
          </w:p>
        </w:tc>
        <w:tc>
          <w:tcPr>
            <w:tcW w:w="750" w:type="pct"/>
          </w:tcPr>
          <w:p w14:paraId="7563B36E" w14:textId="78875E40" w:rsidR="00AF537C" w:rsidRPr="00AF537C" w:rsidRDefault="00AF537C" w:rsidP="00AF537C">
            <w:pPr>
              <w:pStyle w:val="GOSTTablenorm"/>
              <w:rPr>
                <w:lang w:val="en-US"/>
              </w:rPr>
            </w:pPr>
            <w:r w:rsidRPr="00090258">
              <w:rPr>
                <w:b/>
                <w:lang w:val="en-US"/>
              </w:rPr>
              <w:t>FS_TSE_CLARDET_D12_LIST:</w:t>
            </w:r>
            <w:r w:rsidRPr="00AF537C">
              <w:rPr>
                <w:lang w:val="en-US"/>
              </w:rPr>
              <w:t>SUMMA</w:t>
            </w:r>
          </w:p>
        </w:tc>
        <w:tc>
          <w:tcPr>
            <w:tcW w:w="497" w:type="pct"/>
          </w:tcPr>
          <w:p w14:paraId="0CE77036" w14:textId="739C2601" w:rsidR="00AF537C" w:rsidRPr="001575B5" w:rsidRDefault="00AF537C" w:rsidP="00AF537C">
            <w:pPr>
              <w:ind w:left="57" w:right="57" w:firstLine="0"/>
              <w:rPr>
                <w:sz w:val="22"/>
                <w:szCs w:val="22"/>
              </w:rPr>
            </w:pPr>
            <w:r>
              <w:rPr>
                <w:sz w:val="22"/>
                <w:szCs w:val="22"/>
              </w:rPr>
              <w:t>Число</w:t>
            </w:r>
          </w:p>
        </w:tc>
        <w:tc>
          <w:tcPr>
            <w:tcW w:w="294" w:type="pct"/>
          </w:tcPr>
          <w:p w14:paraId="25C874CD" w14:textId="781E8A68" w:rsidR="00AF537C" w:rsidRPr="001575B5" w:rsidRDefault="00AF537C" w:rsidP="00AF537C">
            <w:pPr>
              <w:ind w:left="57" w:right="57" w:firstLine="0"/>
              <w:rPr>
                <w:sz w:val="22"/>
                <w:szCs w:val="22"/>
              </w:rPr>
            </w:pPr>
            <w:r>
              <w:rPr>
                <w:sz w:val="22"/>
                <w:szCs w:val="22"/>
              </w:rPr>
              <w:t>Да</w:t>
            </w:r>
          </w:p>
        </w:tc>
        <w:tc>
          <w:tcPr>
            <w:tcW w:w="316" w:type="pct"/>
          </w:tcPr>
          <w:p w14:paraId="1635A442" w14:textId="708E8EEE" w:rsidR="00AF537C" w:rsidRPr="001575B5" w:rsidRDefault="00AF537C" w:rsidP="00AF537C">
            <w:pPr>
              <w:ind w:left="57" w:right="57" w:firstLine="0"/>
              <w:rPr>
                <w:sz w:val="22"/>
                <w:szCs w:val="22"/>
              </w:rPr>
            </w:pPr>
            <w:r>
              <w:rPr>
                <w:sz w:val="22"/>
                <w:szCs w:val="22"/>
              </w:rPr>
              <w:t>-</w:t>
            </w:r>
          </w:p>
        </w:tc>
        <w:tc>
          <w:tcPr>
            <w:tcW w:w="2043" w:type="pct"/>
          </w:tcPr>
          <w:p w14:paraId="22EB2BE7" w14:textId="63503653" w:rsidR="00AF537C" w:rsidRPr="001575B5" w:rsidRDefault="00AF537C" w:rsidP="00AF537C">
            <w:pPr>
              <w:pStyle w:val="GOSTTablenorm"/>
            </w:pPr>
            <w:r w:rsidRPr="001575B5">
              <w:t xml:space="preserve">Указывается сумма по строке, с точностью 2 знака после запятой </w:t>
            </w:r>
            <w:r>
              <w:t>таблицы «Уточняемые реквизиты»</w:t>
            </w:r>
          </w:p>
        </w:tc>
      </w:tr>
      <w:tr w:rsidR="00AF537C" w:rsidRPr="001575B5" w14:paraId="317CD0A6" w14:textId="77777777" w:rsidTr="00A62386">
        <w:tc>
          <w:tcPr>
            <w:tcW w:w="1100" w:type="pct"/>
          </w:tcPr>
          <w:p w14:paraId="050F23BD" w14:textId="2C27D376" w:rsidR="00AF537C" w:rsidRPr="001575B5" w:rsidRDefault="00AF537C" w:rsidP="00AF537C">
            <w:pPr>
              <w:ind w:left="57" w:right="57" w:firstLine="0"/>
              <w:rPr>
                <w:sz w:val="22"/>
                <w:szCs w:val="22"/>
              </w:rPr>
            </w:pPr>
            <w:r w:rsidRPr="001575B5">
              <w:rPr>
                <w:sz w:val="22"/>
                <w:szCs w:val="22"/>
              </w:rPr>
              <w:t>Код ТОФК ЦС/РЦ</w:t>
            </w:r>
          </w:p>
        </w:tc>
        <w:tc>
          <w:tcPr>
            <w:tcW w:w="750" w:type="pct"/>
          </w:tcPr>
          <w:p w14:paraId="30DAC5C1" w14:textId="7C37A566" w:rsidR="00AF537C" w:rsidRPr="00AF537C" w:rsidRDefault="00AF537C" w:rsidP="00AF537C">
            <w:pPr>
              <w:pStyle w:val="GOSTTablenorm"/>
              <w:rPr>
                <w:lang w:val="en-US"/>
              </w:rPr>
            </w:pPr>
            <w:r w:rsidRPr="00090258">
              <w:rPr>
                <w:b/>
                <w:lang w:val="en-US"/>
              </w:rPr>
              <w:t>FS_TSE_CLARDET_D12_LIST:</w:t>
            </w:r>
            <w:r w:rsidRPr="00AF537C">
              <w:rPr>
                <w:lang w:val="en-US"/>
              </w:rPr>
              <w:t>CSRCCODERECIP</w:t>
            </w:r>
          </w:p>
        </w:tc>
        <w:tc>
          <w:tcPr>
            <w:tcW w:w="497" w:type="pct"/>
          </w:tcPr>
          <w:p w14:paraId="53E14A83" w14:textId="0D21A5CC" w:rsidR="00AF537C" w:rsidRPr="001575B5" w:rsidRDefault="00AF537C" w:rsidP="00AF537C">
            <w:pPr>
              <w:ind w:left="57" w:right="57" w:firstLine="0"/>
              <w:rPr>
                <w:sz w:val="22"/>
                <w:szCs w:val="22"/>
              </w:rPr>
            </w:pPr>
            <w:r>
              <w:rPr>
                <w:sz w:val="22"/>
                <w:szCs w:val="22"/>
              </w:rPr>
              <w:t>Строка</w:t>
            </w:r>
          </w:p>
        </w:tc>
        <w:tc>
          <w:tcPr>
            <w:tcW w:w="294" w:type="pct"/>
          </w:tcPr>
          <w:p w14:paraId="04F475C9" w14:textId="2C2AF1AD" w:rsidR="00AF537C" w:rsidRPr="001575B5" w:rsidRDefault="00AF537C" w:rsidP="00AF537C">
            <w:pPr>
              <w:ind w:left="57" w:right="57" w:firstLine="0"/>
              <w:rPr>
                <w:sz w:val="22"/>
                <w:szCs w:val="22"/>
              </w:rPr>
            </w:pPr>
            <w:r>
              <w:rPr>
                <w:sz w:val="22"/>
                <w:szCs w:val="22"/>
              </w:rPr>
              <w:t>Нет</w:t>
            </w:r>
          </w:p>
        </w:tc>
        <w:tc>
          <w:tcPr>
            <w:tcW w:w="316" w:type="pct"/>
          </w:tcPr>
          <w:p w14:paraId="31574C9A" w14:textId="070267B2" w:rsidR="00AF537C" w:rsidRPr="001575B5" w:rsidRDefault="00AF537C" w:rsidP="00AF537C">
            <w:pPr>
              <w:ind w:left="57" w:right="57" w:firstLine="0"/>
              <w:rPr>
                <w:sz w:val="22"/>
                <w:szCs w:val="22"/>
              </w:rPr>
            </w:pPr>
            <w:r>
              <w:rPr>
                <w:sz w:val="22"/>
                <w:szCs w:val="22"/>
              </w:rPr>
              <w:t>=4</w:t>
            </w:r>
          </w:p>
        </w:tc>
        <w:tc>
          <w:tcPr>
            <w:tcW w:w="2043" w:type="pct"/>
          </w:tcPr>
          <w:p w14:paraId="7D228CB4" w14:textId="3515B323" w:rsidR="00AF537C" w:rsidRPr="001575B5" w:rsidRDefault="00AF537C" w:rsidP="00AF537C">
            <w:pPr>
              <w:pStyle w:val="GOSTTablenorm"/>
            </w:pPr>
            <w:r w:rsidRPr="001575B5">
              <w:t xml:space="preserve">Указывается код ТОФК расчетного центра/центра специализации клиента </w:t>
            </w:r>
            <w:r>
              <w:t>таблицы «Уточняемые реквизиты»</w:t>
            </w:r>
          </w:p>
        </w:tc>
      </w:tr>
      <w:tr w:rsidR="00AF537C" w:rsidRPr="001575B5" w14:paraId="4AAC101D" w14:textId="77777777" w:rsidTr="00A62386">
        <w:tc>
          <w:tcPr>
            <w:tcW w:w="1100" w:type="pct"/>
          </w:tcPr>
          <w:p w14:paraId="4F959B2B" w14:textId="755F9C1C" w:rsidR="00AF537C" w:rsidRPr="001575B5" w:rsidRDefault="00AF537C" w:rsidP="00AF537C">
            <w:pPr>
              <w:ind w:left="57" w:right="57" w:firstLine="0"/>
              <w:rPr>
                <w:sz w:val="22"/>
                <w:szCs w:val="22"/>
              </w:rPr>
            </w:pPr>
            <w:r w:rsidRPr="001575B5">
              <w:rPr>
                <w:sz w:val="22"/>
                <w:szCs w:val="22"/>
              </w:rPr>
              <w:t>КБК</w:t>
            </w:r>
          </w:p>
        </w:tc>
        <w:tc>
          <w:tcPr>
            <w:tcW w:w="750" w:type="pct"/>
          </w:tcPr>
          <w:p w14:paraId="396EAAA5" w14:textId="7DD12679" w:rsidR="00AF537C" w:rsidRPr="00AF537C" w:rsidRDefault="00AF537C" w:rsidP="00AF537C">
            <w:pPr>
              <w:pStyle w:val="GOSTTablenorm"/>
              <w:rPr>
                <w:lang w:val="en-US"/>
              </w:rPr>
            </w:pPr>
            <w:r w:rsidRPr="00090258">
              <w:rPr>
                <w:b/>
                <w:lang w:val="en-US"/>
              </w:rPr>
              <w:t>FS_TSE_CLARDET_D12_LIST:</w:t>
            </w:r>
            <w:r w:rsidRPr="00AF537C">
              <w:rPr>
                <w:lang w:val="en-US"/>
              </w:rPr>
              <w:t>KBK_ACC_PAYER</w:t>
            </w:r>
          </w:p>
        </w:tc>
        <w:tc>
          <w:tcPr>
            <w:tcW w:w="497" w:type="pct"/>
          </w:tcPr>
          <w:p w14:paraId="6595569A" w14:textId="2E94D19A" w:rsidR="00AF537C" w:rsidRPr="001575B5" w:rsidRDefault="00AF537C" w:rsidP="00AF537C">
            <w:pPr>
              <w:ind w:left="57" w:right="57" w:firstLine="0"/>
              <w:rPr>
                <w:sz w:val="22"/>
                <w:szCs w:val="22"/>
              </w:rPr>
            </w:pPr>
            <w:r>
              <w:rPr>
                <w:sz w:val="22"/>
                <w:szCs w:val="22"/>
              </w:rPr>
              <w:t>Строка</w:t>
            </w:r>
          </w:p>
        </w:tc>
        <w:tc>
          <w:tcPr>
            <w:tcW w:w="294" w:type="pct"/>
          </w:tcPr>
          <w:p w14:paraId="2D2849E8" w14:textId="588287F3" w:rsidR="00AF537C" w:rsidRPr="001575B5" w:rsidRDefault="00AF537C" w:rsidP="00AF537C">
            <w:pPr>
              <w:ind w:left="57" w:right="57" w:firstLine="0"/>
              <w:rPr>
                <w:sz w:val="22"/>
                <w:szCs w:val="22"/>
              </w:rPr>
            </w:pPr>
            <w:r>
              <w:rPr>
                <w:sz w:val="22"/>
                <w:szCs w:val="22"/>
              </w:rPr>
              <w:t>Нет</w:t>
            </w:r>
          </w:p>
        </w:tc>
        <w:tc>
          <w:tcPr>
            <w:tcW w:w="316" w:type="pct"/>
          </w:tcPr>
          <w:p w14:paraId="7DA81BB3" w14:textId="534C996C" w:rsidR="00AF537C" w:rsidRPr="001575B5" w:rsidRDefault="00AF537C" w:rsidP="00AF537C">
            <w:pPr>
              <w:ind w:left="57" w:right="57" w:firstLine="0"/>
              <w:rPr>
                <w:sz w:val="22"/>
                <w:szCs w:val="22"/>
              </w:rPr>
            </w:pPr>
            <w:r>
              <w:rPr>
                <w:sz w:val="22"/>
                <w:szCs w:val="22"/>
              </w:rPr>
              <w:t>=20</w:t>
            </w:r>
          </w:p>
        </w:tc>
        <w:tc>
          <w:tcPr>
            <w:tcW w:w="2043" w:type="pct"/>
          </w:tcPr>
          <w:p w14:paraId="353B9ABD" w14:textId="604A3E32" w:rsidR="00AF537C" w:rsidRPr="001575B5" w:rsidRDefault="00AF537C" w:rsidP="00AF537C">
            <w:pPr>
              <w:pStyle w:val="GOSTTablenorm"/>
            </w:pPr>
            <w:r w:rsidRPr="001575B5">
              <w:t xml:space="preserve">Указывается код по бюджетной классификации для отражения операции на ЛС клиента </w:t>
            </w:r>
            <w:r>
              <w:t>таблицы «Уточняемые реквизиты»</w:t>
            </w:r>
          </w:p>
        </w:tc>
      </w:tr>
      <w:tr w:rsidR="00AF537C" w:rsidRPr="001575B5" w14:paraId="308FA663" w14:textId="77777777" w:rsidTr="00A62386">
        <w:tc>
          <w:tcPr>
            <w:tcW w:w="1100" w:type="pct"/>
          </w:tcPr>
          <w:p w14:paraId="052F03B0" w14:textId="6272856B" w:rsidR="00AF537C" w:rsidRPr="001575B5" w:rsidRDefault="00AF537C" w:rsidP="00AF537C">
            <w:pPr>
              <w:ind w:left="57" w:right="57" w:firstLine="0"/>
              <w:rPr>
                <w:sz w:val="22"/>
                <w:szCs w:val="22"/>
              </w:rPr>
            </w:pPr>
            <w:r w:rsidRPr="001575B5">
              <w:rPr>
                <w:sz w:val="22"/>
                <w:szCs w:val="22"/>
              </w:rPr>
              <w:t xml:space="preserve">Код цели (аналитический код) </w:t>
            </w:r>
            <w:r>
              <w:rPr>
                <w:sz w:val="22"/>
                <w:szCs w:val="22"/>
              </w:rPr>
              <w:t>контрольный</w:t>
            </w:r>
          </w:p>
        </w:tc>
        <w:tc>
          <w:tcPr>
            <w:tcW w:w="750" w:type="pct"/>
          </w:tcPr>
          <w:p w14:paraId="77AD1CEC" w14:textId="5BBDE9DD" w:rsidR="00AF537C" w:rsidRPr="00AF537C" w:rsidRDefault="00AF537C" w:rsidP="00AF537C">
            <w:pPr>
              <w:pStyle w:val="GOSTTablenorm"/>
              <w:rPr>
                <w:lang w:val="en-US"/>
              </w:rPr>
            </w:pPr>
            <w:r w:rsidRPr="00090258">
              <w:rPr>
                <w:b/>
                <w:lang w:val="en-US"/>
              </w:rPr>
              <w:t>FS_TSE_CLARDET_D12_LIST:</w:t>
            </w:r>
            <w:r w:rsidRPr="00AF537C">
              <w:rPr>
                <w:lang w:val="en-US"/>
              </w:rPr>
              <w:t>CODECS_PAYER</w:t>
            </w:r>
          </w:p>
        </w:tc>
        <w:tc>
          <w:tcPr>
            <w:tcW w:w="497" w:type="pct"/>
          </w:tcPr>
          <w:p w14:paraId="473B8D75" w14:textId="04C1D4AA" w:rsidR="00AF537C" w:rsidRPr="001575B5" w:rsidRDefault="00AF537C" w:rsidP="00AF537C">
            <w:pPr>
              <w:ind w:left="57" w:right="57" w:firstLine="0"/>
              <w:rPr>
                <w:sz w:val="22"/>
                <w:szCs w:val="22"/>
              </w:rPr>
            </w:pPr>
            <w:r>
              <w:rPr>
                <w:sz w:val="22"/>
                <w:szCs w:val="22"/>
              </w:rPr>
              <w:t>Строка</w:t>
            </w:r>
          </w:p>
        </w:tc>
        <w:tc>
          <w:tcPr>
            <w:tcW w:w="294" w:type="pct"/>
          </w:tcPr>
          <w:p w14:paraId="52AEA7EE" w14:textId="2321ED59" w:rsidR="00AF537C" w:rsidRPr="001575B5" w:rsidRDefault="00AF537C" w:rsidP="00AF537C">
            <w:pPr>
              <w:ind w:left="57" w:right="57" w:firstLine="0"/>
              <w:rPr>
                <w:sz w:val="22"/>
                <w:szCs w:val="22"/>
              </w:rPr>
            </w:pPr>
            <w:r>
              <w:rPr>
                <w:sz w:val="22"/>
                <w:szCs w:val="22"/>
              </w:rPr>
              <w:t>Нет</w:t>
            </w:r>
          </w:p>
        </w:tc>
        <w:tc>
          <w:tcPr>
            <w:tcW w:w="316" w:type="pct"/>
          </w:tcPr>
          <w:p w14:paraId="116D3AEB" w14:textId="02B83C09" w:rsidR="00AF537C" w:rsidRPr="001575B5" w:rsidRDefault="00AF537C" w:rsidP="00AF537C">
            <w:pPr>
              <w:ind w:left="57" w:right="57" w:firstLine="0"/>
              <w:rPr>
                <w:sz w:val="22"/>
                <w:szCs w:val="22"/>
                <w:lang w:val="en-US"/>
              </w:rPr>
            </w:pPr>
            <w:r>
              <w:rPr>
                <w:sz w:val="22"/>
                <w:szCs w:val="22"/>
                <w:lang w:val="en-US"/>
              </w:rPr>
              <w:t>&lt;=25</w:t>
            </w:r>
          </w:p>
        </w:tc>
        <w:tc>
          <w:tcPr>
            <w:tcW w:w="2043" w:type="pct"/>
          </w:tcPr>
          <w:p w14:paraId="46D472BC" w14:textId="77777777" w:rsidR="00AF537C" w:rsidRPr="001575B5" w:rsidRDefault="00AF537C" w:rsidP="00AF537C">
            <w:pPr>
              <w:pStyle w:val="GOSTTablenorm"/>
            </w:pPr>
            <w:r w:rsidRPr="001575B5">
              <w:t>Не заполняется для л/с с кодом 71.</w:t>
            </w:r>
          </w:p>
          <w:p w14:paraId="2679FA9A" w14:textId="26041656" w:rsidR="00AF537C" w:rsidRPr="001575B5" w:rsidRDefault="00AF537C" w:rsidP="00AF537C">
            <w:pPr>
              <w:pStyle w:val="GOSTTablenorm"/>
            </w:pPr>
            <w:r w:rsidRPr="001575B5">
              <w:t xml:space="preserve">Указывается код субсидии (цели, целевых средств) для отражения на ЛС клиента с кодом 41 (при наличии) </w:t>
            </w:r>
            <w:r>
              <w:t>таблицы «Уточняемые реквизиты»</w:t>
            </w:r>
          </w:p>
        </w:tc>
      </w:tr>
      <w:tr w:rsidR="00AF537C" w:rsidRPr="006E3EF7" w14:paraId="46FEF44F" w14:textId="77777777" w:rsidTr="00A62386">
        <w:tc>
          <w:tcPr>
            <w:tcW w:w="1100" w:type="pct"/>
          </w:tcPr>
          <w:p w14:paraId="2B9B582F" w14:textId="4A767B11" w:rsidR="00AF537C" w:rsidRPr="006E3EF7" w:rsidRDefault="00AF537C" w:rsidP="00AF537C">
            <w:pPr>
              <w:ind w:left="57" w:right="57" w:firstLine="0"/>
              <w:rPr>
                <w:sz w:val="22"/>
                <w:szCs w:val="22"/>
              </w:rPr>
            </w:pPr>
            <w:r w:rsidRPr="006E3EF7">
              <w:rPr>
                <w:sz w:val="22"/>
                <w:szCs w:val="22"/>
              </w:rPr>
              <w:t>Дата отражения на НВС</w:t>
            </w:r>
          </w:p>
        </w:tc>
        <w:tc>
          <w:tcPr>
            <w:tcW w:w="750" w:type="pct"/>
          </w:tcPr>
          <w:p w14:paraId="0192BDF9" w14:textId="1FC1B182" w:rsidR="00AF537C" w:rsidRPr="00AF537C" w:rsidRDefault="00AF537C" w:rsidP="00AF537C">
            <w:pPr>
              <w:pStyle w:val="GOSTTablenorm"/>
              <w:rPr>
                <w:lang w:val="en-US"/>
              </w:rPr>
            </w:pPr>
            <w:r w:rsidRPr="00090258">
              <w:rPr>
                <w:b/>
                <w:lang w:val="en-US"/>
              </w:rPr>
              <w:t>FS_TSE_CLARDET_D12_LIST:</w:t>
            </w:r>
            <w:r w:rsidRPr="00AF537C">
              <w:rPr>
                <w:lang w:val="en-US"/>
              </w:rPr>
              <w:t>DATEREGNVS</w:t>
            </w:r>
          </w:p>
        </w:tc>
        <w:tc>
          <w:tcPr>
            <w:tcW w:w="497" w:type="pct"/>
          </w:tcPr>
          <w:p w14:paraId="758EA417" w14:textId="6B7B979E" w:rsidR="00AF537C" w:rsidRPr="006E3EF7" w:rsidRDefault="00AF537C" w:rsidP="00AF537C">
            <w:pPr>
              <w:ind w:left="57" w:right="57" w:firstLine="0"/>
              <w:rPr>
                <w:sz w:val="22"/>
                <w:szCs w:val="22"/>
              </w:rPr>
            </w:pPr>
            <w:r w:rsidRPr="006E3EF7">
              <w:rPr>
                <w:sz w:val="22"/>
                <w:szCs w:val="22"/>
              </w:rPr>
              <w:t>Дата</w:t>
            </w:r>
          </w:p>
        </w:tc>
        <w:tc>
          <w:tcPr>
            <w:tcW w:w="294" w:type="pct"/>
          </w:tcPr>
          <w:p w14:paraId="7C39EDC1" w14:textId="54BCE697" w:rsidR="00AF537C" w:rsidRPr="006E3EF7" w:rsidRDefault="00AF537C" w:rsidP="00AF537C">
            <w:pPr>
              <w:ind w:left="57" w:right="57" w:firstLine="0"/>
              <w:rPr>
                <w:sz w:val="22"/>
                <w:szCs w:val="22"/>
              </w:rPr>
            </w:pPr>
            <w:r w:rsidRPr="006E3EF7">
              <w:rPr>
                <w:sz w:val="22"/>
                <w:szCs w:val="22"/>
              </w:rPr>
              <w:t>Нет</w:t>
            </w:r>
          </w:p>
        </w:tc>
        <w:tc>
          <w:tcPr>
            <w:tcW w:w="316" w:type="pct"/>
          </w:tcPr>
          <w:p w14:paraId="556303F7" w14:textId="01ACE89F" w:rsidR="00AF537C" w:rsidRPr="006E3EF7" w:rsidRDefault="00AF537C" w:rsidP="00AF537C">
            <w:pPr>
              <w:ind w:left="57" w:right="57" w:firstLine="0"/>
              <w:rPr>
                <w:sz w:val="22"/>
                <w:szCs w:val="22"/>
              </w:rPr>
            </w:pPr>
            <w:r w:rsidRPr="006E3EF7">
              <w:rPr>
                <w:sz w:val="22"/>
                <w:szCs w:val="22"/>
              </w:rPr>
              <w:t>=10</w:t>
            </w:r>
          </w:p>
        </w:tc>
        <w:tc>
          <w:tcPr>
            <w:tcW w:w="2043" w:type="pct"/>
          </w:tcPr>
          <w:p w14:paraId="0F76E70E" w14:textId="77777777" w:rsidR="001865CF" w:rsidRDefault="00AF537C" w:rsidP="001865CF">
            <w:pPr>
              <w:pStyle w:val="GOSTTablenorm"/>
            </w:pPr>
            <w:r w:rsidRPr="006E3EF7">
              <w:t>Указывается дата отражения на НВС по входящим документам.</w:t>
            </w:r>
          </w:p>
          <w:p w14:paraId="529C0880" w14:textId="5F8AAC78" w:rsidR="00AF537C" w:rsidRPr="006E3EF7" w:rsidRDefault="00AF537C" w:rsidP="001865CF">
            <w:pPr>
              <w:pStyle w:val="GOSTTablenorm"/>
            </w:pPr>
            <w:r w:rsidRPr="006E3EF7">
              <w:t>Обязателен для заполнения, если в параметре «</w:t>
            </w:r>
            <w:r>
              <w:rPr>
                <w:szCs w:val="22"/>
              </w:rPr>
              <w:t>Вид кода расходов/поступлений</w:t>
            </w:r>
            <w:r w:rsidRPr="006E3EF7">
              <w:t xml:space="preserve">» указано значение «3» </w:t>
            </w:r>
            <w:r w:rsidR="001865CF" w:rsidRPr="00AB19B4">
              <w:t>–</w:t>
            </w:r>
            <w:r w:rsidRPr="006E3EF7">
              <w:t xml:space="preserve"> НВС</w:t>
            </w:r>
          </w:p>
        </w:tc>
      </w:tr>
      <w:tr w:rsidR="00AF537C" w:rsidRPr="00317508" w14:paraId="13CE8B1C" w14:textId="77777777" w:rsidTr="00A62386">
        <w:tc>
          <w:tcPr>
            <w:tcW w:w="1100" w:type="pct"/>
          </w:tcPr>
          <w:p w14:paraId="735A9538" w14:textId="147453EE" w:rsidR="00AF537C" w:rsidRPr="006E3EF7" w:rsidRDefault="00AF537C" w:rsidP="00AF537C">
            <w:pPr>
              <w:ind w:left="57" w:right="57" w:firstLine="0"/>
              <w:rPr>
                <w:sz w:val="22"/>
                <w:szCs w:val="22"/>
              </w:rPr>
            </w:pPr>
            <w:r w:rsidRPr="006E3EF7">
              <w:rPr>
                <w:sz w:val="22"/>
                <w:szCs w:val="22"/>
              </w:rPr>
              <w:t>GUID_НВС</w:t>
            </w:r>
          </w:p>
        </w:tc>
        <w:tc>
          <w:tcPr>
            <w:tcW w:w="750" w:type="pct"/>
          </w:tcPr>
          <w:p w14:paraId="751B74FA" w14:textId="5585126E" w:rsidR="00AF537C" w:rsidRPr="00AF537C" w:rsidRDefault="00AF537C" w:rsidP="00090258">
            <w:pPr>
              <w:pStyle w:val="GOSTTablenorm"/>
              <w:rPr>
                <w:lang w:val="en-US"/>
              </w:rPr>
            </w:pPr>
            <w:r w:rsidRPr="00090258">
              <w:rPr>
                <w:b/>
                <w:lang w:val="en-US"/>
              </w:rPr>
              <w:t>FS_TSE_CLARDET_D12_LIST</w:t>
            </w:r>
            <w:r w:rsidRPr="00AF537C">
              <w:rPr>
                <w:lang w:val="en-US"/>
              </w:rPr>
              <w:t>:NVSDOCGUID</w:t>
            </w:r>
          </w:p>
        </w:tc>
        <w:tc>
          <w:tcPr>
            <w:tcW w:w="497" w:type="pct"/>
          </w:tcPr>
          <w:p w14:paraId="39637E40" w14:textId="7368139F" w:rsidR="00AF537C" w:rsidRPr="006E3EF7" w:rsidRDefault="00AF537C" w:rsidP="00AF537C">
            <w:pPr>
              <w:ind w:left="57" w:right="57" w:firstLine="0"/>
              <w:rPr>
                <w:sz w:val="22"/>
                <w:szCs w:val="22"/>
                <w:lang w:val="en-US"/>
              </w:rPr>
            </w:pPr>
            <w:r w:rsidRPr="006E3EF7">
              <w:rPr>
                <w:sz w:val="22"/>
                <w:szCs w:val="22"/>
              </w:rPr>
              <w:t>GUID</w:t>
            </w:r>
          </w:p>
        </w:tc>
        <w:tc>
          <w:tcPr>
            <w:tcW w:w="294" w:type="pct"/>
          </w:tcPr>
          <w:p w14:paraId="38EF3897" w14:textId="7B777DF8" w:rsidR="00AF537C" w:rsidRPr="006E3EF7" w:rsidRDefault="00AF537C" w:rsidP="00AF537C">
            <w:pPr>
              <w:ind w:left="57" w:right="57" w:firstLine="0"/>
              <w:rPr>
                <w:sz w:val="22"/>
                <w:szCs w:val="22"/>
                <w:lang w:val="en-US"/>
              </w:rPr>
            </w:pPr>
            <w:r w:rsidRPr="006E3EF7">
              <w:rPr>
                <w:sz w:val="22"/>
                <w:szCs w:val="22"/>
              </w:rPr>
              <w:t>Нет</w:t>
            </w:r>
          </w:p>
        </w:tc>
        <w:tc>
          <w:tcPr>
            <w:tcW w:w="316" w:type="pct"/>
          </w:tcPr>
          <w:p w14:paraId="4C5ABC71" w14:textId="650673B0" w:rsidR="00AF537C" w:rsidRPr="006E3EF7" w:rsidRDefault="00AF537C" w:rsidP="00AF537C">
            <w:pPr>
              <w:ind w:left="57" w:right="57" w:firstLine="0"/>
              <w:rPr>
                <w:sz w:val="22"/>
                <w:szCs w:val="22"/>
              </w:rPr>
            </w:pPr>
            <w:r w:rsidRPr="006E3EF7">
              <w:rPr>
                <w:sz w:val="22"/>
                <w:szCs w:val="22"/>
              </w:rPr>
              <w:t>=36</w:t>
            </w:r>
          </w:p>
        </w:tc>
        <w:tc>
          <w:tcPr>
            <w:tcW w:w="2043" w:type="pct"/>
          </w:tcPr>
          <w:p w14:paraId="54CE38B2" w14:textId="77777777" w:rsidR="001865CF" w:rsidRDefault="00AF537C" w:rsidP="00AF537C">
            <w:pPr>
              <w:pStyle w:val="GOSTTablenorm"/>
            </w:pPr>
            <w:r w:rsidRPr="006E3EF7">
              <w:t>Указывается уникальный идентификатор документа по зачислению НВС.</w:t>
            </w:r>
          </w:p>
          <w:p w14:paraId="4FFC0EBF" w14:textId="0661DE95" w:rsidR="00AF537C" w:rsidRPr="006E3EF7" w:rsidRDefault="00AF537C" w:rsidP="00AF537C">
            <w:pPr>
              <w:pStyle w:val="GOSTTablenorm"/>
            </w:pPr>
            <w:r w:rsidRPr="006E3EF7">
              <w:t>Обязателен для заполнения, если в параметре «</w:t>
            </w:r>
            <w:r>
              <w:rPr>
                <w:szCs w:val="22"/>
              </w:rPr>
              <w:t>Вид кода расходов/поступлений</w:t>
            </w:r>
            <w:r w:rsidRPr="006E3EF7">
              <w:t xml:space="preserve">» указано значение «3» </w:t>
            </w:r>
            <w:r w:rsidR="001865CF" w:rsidRPr="00AB19B4">
              <w:t>–</w:t>
            </w:r>
            <w:r w:rsidRPr="006E3EF7">
              <w:t xml:space="preserve"> НВС</w:t>
            </w:r>
          </w:p>
        </w:tc>
      </w:tr>
      <w:tr w:rsidR="00AF537C" w:rsidRPr="00AF1182" w14:paraId="4D876203" w14:textId="77777777" w:rsidTr="001575B5">
        <w:tc>
          <w:tcPr>
            <w:tcW w:w="1100" w:type="pct"/>
          </w:tcPr>
          <w:p w14:paraId="65E841D0" w14:textId="65E4900E" w:rsidR="00AF537C" w:rsidRPr="00AF1182" w:rsidRDefault="00AF537C" w:rsidP="00AF537C">
            <w:pPr>
              <w:ind w:left="57" w:right="57" w:firstLine="0"/>
              <w:rPr>
                <w:b/>
                <w:sz w:val="22"/>
                <w:szCs w:val="22"/>
              </w:rPr>
            </w:pPr>
            <w:r>
              <w:rPr>
                <w:b/>
                <w:sz w:val="22"/>
                <w:szCs w:val="22"/>
              </w:rPr>
              <w:t>Уточненные реквизиты</w:t>
            </w:r>
          </w:p>
        </w:tc>
        <w:tc>
          <w:tcPr>
            <w:tcW w:w="750" w:type="pct"/>
          </w:tcPr>
          <w:p w14:paraId="1A31BAD5" w14:textId="3B8A0D43" w:rsidR="00AF537C" w:rsidRPr="00AF537C" w:rsidRDefault="00AF537C" w:rsidP="00AF537C">
            <w:pPr>
              <w:pStyle w:val="GOSTTablenorm"/>
              <w:rPr>
                <w:color w:val="000000"/>
                <w:lang w:val="en-US"/>
              </w:rPr>
            </w:pPr>
            <w:r w:rsidRPr="00090258">
              <w:rPr>
                <w:b/>
                <w:lang w:val="en-US"/>
              </w:rPr>
              <w:t>FS_TSE_REFDETAL_D12_LIST</w:t>
            </w:r>
          </w:p>
        </w:tc>
        <w:tc>
          <w:tcPr>
            <w:tcW w:w="497" w:type="pct"/>
          </w:tcPr>
          <w:p w14:paraId="00D930EF" w14:textId="77777777" w:rsidR="00AF537C" w:rsidRPr="00AF1182" w:rsidRDefault="00AF537C" w:rsidP="00AF537C">
            <w:pPr>
              <w:ind w:left="57" w:right="57" w:firstLine="0"/>
              <w:rPr>
                <w:b/>
                <w:sz w:val="22"/>
                <w:szCs w:val="22"/>
              </w:rPr>
            </w:pPr>
            <w:r w:rsidRPr="00AF1182">
              <w:rPr>
                <w:b/>
                <w:sz w:val="22"/>
                <w:szCs w:val="22"/>
              </w:rPr>
              <w:t>Массив</w:t>
            </w:r>
          </w:p>
        </w:tc>
        <w:tc>
          <w:tcPr>
            <w:tcW w:w="294" w:type="pct"/>
          </w:tcPr>
          <w:p w14:paraId="2736F31A" w14:textId="77777777" w:rsidR="00AF537C" w:rsidRPr="00AF1182" w:rsidRDefault="00AF537C" w:rsidP="00AF537C">
            <w:pPr>
              <w:ind w:left="57" w:right="57" w:firstLine="0"/>
              <w:rPr>
                <w:b/>
                <w:sz w:val="22"/>
                <w:szCs w:val="22"/>
              </w:rPr>
            </w:pPr>
            <w:r>
              <w:rPr>
                <w:b/>
                <w:sz w:val="22"/>
                <w:szCs w:val="22"/>
              </w:rPr>
              <w:t>Да</w:t>
            </w:r>
          </w:p>
        </w:tc>
        <w:tc>
          <w:tcPr>
            <w:tcW w:w="316" w:type="pct"/>
          </w:tcPr>
          <w:p w14:paraId="021901B8" w14:textId="77777777" w:rsidR="00AF537C" w:rsidRPr="00AF1182" w:rsidRDefault="00AF537C" w:rsidP="00AF537C">
            <w:pPr>
              <w:ind w:left="57" w:right="57" w:firstLine="0"/>
              <w:rPr>
                <w:b/>
                <w:sz w:val="22"/>
                <w:szCs w:val="22"/>
              </w:rPr>
            </w:pPr>
            <w:r>
              <w:rPr>
                <w:b/>
                <w:sz w:val="22"/>
                <w:szCs w:val="22"/>
              </w:rPr>
              <w:t>-</w:t>
            </w:r>
          </w:p>
        </w:tc>
        <w:tc>
          <w:tcPr>
            <w:tcW w:w="2043" w:type="pct"/>
          </w:tcPr>
          <w:p w14:paraId="1463A396" w14:textId="3740CBB0" w:rsidR="00AF537C" w:rsidRPr="00D462A2" w:rsidRDefault="00D462A2" w:rsidP="00D462A2">
            <w:pPr>
              <w:pStyle w:val="GOSTTablenorm"/>
            </w:pPr>
            <w:r w:rsidRPr="00D462A2">
              <w:t>Если по строке с одним и тем же номером таблицы «Уточненные реквизиты» не найдено изменений по строке с тем же номером в таблице «Уточняемые реквизиты»</w:t>
            </w:r>
            <w:r>
              <w:t xml:space="preserve"> </w:t>
            </w:r>
            <w:r w:rsidRPr="00D462A2">
              <w:t>по следующим параметрам: «Код расходов/поступлений», «Детализированный код расходов/Код направления расходования», «ОКС (КМИ)», «Аналитический код раздела/Код субсидии (цели)», «Вид кода расходов/поступлений», «БПР», «Номер КОО», то данная строка таблицы «Уточненные реквизиты» не участвует в обработке дальнейших вычислений атрибутов</w:t>
            </w:r>
          </w:p>
        </w:tc>
      </w:tr>
      <w:tr w:rsidR="00AF537C" w:rsidRPr="001575B5" w14:paraId="4AD70325" w14:textId="77777777" w:rsidTr="00A62386">
        <w:tc>
          <w:tcPr>
            <w:tcW w:w="1100" w:type="pct"/>
          </w:tcPr>
          <w:p w14:paraId="7E23CDA7" w14:textId="145878AE" w:rsidR="00AF537C" w:rsidRPr="00506716" w:rsidRDefault="00AF537C" w:rsidP="00AF537C">
            <w:pPr>
              <w:ind w:left="57" w:right="57" w:firstLine="0"/>
              <w:rPr>
                <w:sz w:val="22"/>
                <w:szCs w:val="22"/>
                <w:lang w:val="en-US"/>
              </w:rPr>
            </w:pPr>
            <w:r w:rsidRPr="001575B5">
              <w:rPr>
                <w:sz w:val="22"/>
                <w:szCs w:val="22"/>
              </w:rPr>
              <w:t>Идентификатор строки</w:t>
            </w:r>
          </w:p>
        </w:tc>
        <w:tc>
          <w:tcPr>
            <w:tcW w:w="750" w:type="pct"/>
          </w:tcPr>
          <w:p w14:paraId="3E95839E" w14:textId="2F5BE619" w:rsidR="00AF537C" w:rsidRPr="00AF537C" w:rsidRDefault="00AF537C" w:rsidP="00090258">
            <w:pPr>
              <w:pStyle w:val="GOSTTablenorm"/>
              <w:rPr>
                <w:lang w:val="en-US"/>
              </w:rPr>
            </w:pPr>
            <w:r w:rsidRPr="00090258">
              <w:rPr>
                <w:b/>
                <w:lang w:val="en-US"/>
              </w:rPr>
              <w:t>FS_TSE_REFDETAL_D12_LIST</w:t>
            </w:r>
            <w:r w:rsidRPr="00AF537C">
              <w:rPr>
                <w:lang w:val="en-US"/>
              </w:rPr>
              <w:t>:id</w:t>
            </w:r>
          </w:p>
        </w:tc>
        <w:tc>
          <w:tcPr>
            <w:tcW w:w="497" w:type="pct"/>
          </w:tcPr>
          <w:p w14:paraId="08E7194C" w14:textId="73F498DF" w:rsidR="00AF537C" w:rsidRPr="001575B5" w:rsidRDefault="00AF537C" w:rsidP="00AF537C">
            <w:pPr>
              <w:ind w:left="57" w:right="57" w:firstLine="0"/>
              <w:rPr>
                <w:sz w:val="22"/>
                <w:szCs w:val="22"/>
              </w:rPr>
            </w:pPr>
            <w:r>
              <w:rPr>
                <w:sz w:val="22"/>
                <w:szCs w:val="22"/>
              </w:rPr>
              <w:t>Число</w:t>
            </w:r>
          </w:p>
        </w:tc>
        <w:tc>
          <w:tcPr>
            <w:tcW w:w="294" w:type="pct"/>
          </w:tcPr>
          <w:p w14:paraId="24C2245F" w14:textId="4BD071DA" w:rsidR="00AF537C" w:rsidRPr="001575B5" w:rsidRDefault="00AF537C" w:rsidP="00AF537C">
            <w:pPr>
              <w:ind w:left="57" w:right="57" w:firstLine="0"/>
              <w:rPr>
                <w:sz w:val="22"/>
                <w:szCs w:val="22"/>
              </w:rPr>
            </w:pPr>
            <w:r>
              <w:rPr>
                <w:sz w:val="22"/>
                <w:szCs w:val="22"/>
              </w:rPr>
              <w:t>Да</w:t>
            </w:r>
          </w:p>
        </w:tc>
        <w:tc>
          <w:tcPr>
            <w:tcW w:w="316" w:type="pct"/>
          </w:tcPr>
          <w:p w14:paraId="46FA06FC" w14:textId="46EC6A62" w:rsidR="00AF537C" w:rsidRPr="001575B5" w:rsidRDefault="00AF537C" w:rsidP="00AF537C">
            <w:pPr>
              <w:ind w:left="57" w:right="57" w:firstLine="0"/>
              <w:rPr>
                <w:sz w:val="22"/>
                <w:szCs w:val="22"/>
                <w:lang w:val="en-US"/>
              </w:rPr>
            </w:pPr>
            <w:r>
              <w:rPr>
                <w:sz w:val="22"/>
                <w:szCs w:val="22"/>
                <w:lang w:val="en-US"/>
              </w:rPr>
              <w:t>&lt;=20</w:t>
            </w:r>
          </w:p>
        </w:tc>
        <w:tc>
          <w:tcPr>
            <w:tcW w:w="2043" w:type="pct"/>
          </w:tcPr>
          <w:p w14:paraId="00EACD6A" w14:textId="2B65FC39" w:rsidR="00AF537C" w:rsidRPr="001575B5" w:rsidRDefault="00AF537C" w:rsidP="00AF537C">
            <w:pPr>
              <w:pStyle w:val="GOSTTablenorm"/>
            </w:pPr>
            <w:r w:rsidRPr="001575B5">
              <w:t xml:space="preserve">Указывается технический идентификатор строки </w:t>
            </w:r>
            <w:r>
              <w:t>таблицы «Уточненные реквизиты»</w:t>
            </w:r>
          </w:p>
        </w:tc>
      </w:tr>
      <w:tr w:rsidR="00AF537C" w:rsidRPr="00D46681" w14:paraId="42E0F59C" w14:textId="77777777" w:rsidTr="00A62386">
        <w:tc>
          <w:tcPr>
            <w:tcW w:w="1100" w:type="pct"/>
          </w:tcPr>
          <w:p w14:paraId="74F3D5BE" w14:textId="32276B9C" w:rsidR="00AF537C" w:rsidRPr="001575B5" w:rsidRDefault="00AF537C" w:rsidP="00AF537C">
            <w:pPr>
              <w:ind w:left="57" w:right="57" w:firstLine="0"/>
              <w:rPr>
                <w:sz w:val="22"/>
                <w:szCs w:val="22"/>
              </w:rPr>
            </w:pPr>
            <w:r w:rsidRPr="001575B5">
              <w:rPr>
                <w:sz w:val="22"/>
                <w:szCs w:val="22"/>
              </w:rPr>
              <w:t>Номер строки</w:t>
            </w:r>
          </w:p>
        </w:tc>
        <w:tc>
          <w:tcPr>
            <w:tcW w:w="750" w:type="pct"/>
          </w:tcPr>
          <w:p w14:paraId="495BC612" w14:textId="3D66E494" w:rsidR="00AF537C" w:rsidRPr="00AF537C" w:rsidRDefault="00AF537C" w:rsidP="00090258">
            <w:pPr>
              <w:pStyle w:val="GOSTTablenorm"/>
              <w:rPr>
                <w:lang w:val="en-US"/>
              </w:rPr>
            </w:pPr>
            <w:r w:rsidRPr="00090258">
              <w:rPr>
                <w:b/>
                <w:lang w:val="en-US"/>
              </w:rPr>
              <w:t>FS_TSE_REFDETAL_D12_LIST</w:t>
            </w:r>
            <w:r w:rsidRPr="00AF537C">
              <w:rPr>
                <w:lang w:val="en-US"/>
              </w:rPr>
              <w:t>:NUMBERROW</w:t>
            </w:r>
          </w:p>
        </w:tc>
        <w:tc>
          <w:tcPr>
            <w:tcW w:w="497" w:type="pct"/>
          </w:tcPr>
          <w:p w14:paraId="60CA77AE" w14:textId="5640161D" w:rsidR="00AF537C" w:rsidRPr="001575B5" w:rsidRDefault="00AF537C" w:rsidP="00AF537C">
            <w:pPr>
              <w:ind w:left="57" w:right="57" w:firstLine="0"/>
              <w:rPr>
                <w:sz w:val="22"/>
                <w:szCs w:val="22"/>
              </w:rPr>
            </w:pPr>
            <w:r>
              <w:rPr>
                <w:sz w:val="22"/>
                <w:szCs w:val="22"/>
              </w:rPr>
              <w:t>Число</w:t>
            </w:r>
          </w:p>
        </w:tc>
        <w:tc>
          <w:tcPr>
            <w:tcW w:w="294" w:type="pct"/>
          </w:tcPr>
          <w:p w14:paraId="525E3191" w14:textId="4D620C81" w:rsidR="00AF537C" w:rsidRPr="001575B5" w:rsidRDefault="00AF537C" w:rsidP="00AF537C">
            <w:pPr>
              <w:ind w:left="57" w:right="57" w:firstLine="0"/>
              <w:rPr>
                <w:sz w:val="22"/>
                <w:szCs w:val="22"/>
              </w:rPr>
            </w:pPr>
            <w:r>
              <w:rPr>
                <w:sz w:val="22"/>
                <w:szCs w:val="22"/>
              </w:rPr>
              <w:t>Да</w:t>
            </w:r>
          </w:p>
        </w:tc>
        <w:tc>
          <w:tcPr>
            <w:tcW w:w="316" w:type="pct"/>
          </w:tcPr>
          <w:p w14:paraId="02A05BF9" w14:textId="0DEDEFAE" w:rsidR="00AF537C" w:rsidRPr="00D46681" w:rsidRDefault="00AF537C" w:rsidP="00AF537C">
            <w:pPr>
              <w:ind w:left="57" w:right="57" w:firstLine="0"/>
              <w:rPr>
                <w:sz w:val="22"/>
                <w:szCs w:val="22"/>
              </w:rPr>
            </w:pPr>
            <w:r>
              <w:rPr>
                <w:sz w:val="22"/>
                <w:szCs w:val="22"/>
                <w:lang w:val="en-US"/>
              </w:rPr>
              <w:t>&lt;=</w:t>
            </w:r>
            <w:r>
              <w:rPr>
                <w:sz w:val="22"/>
                <w:szCs w:val="22"/>
              </w:rPr>
              <w:t>3</w:t>
            </w:r>
          </w:p>
        </w:tc>
        <w:tc>
          <w:tcPr>
            <w:tcW w:w="2043" w:type="pct"/>
          </w:tcPr>
          <w:p w14:paraId="5CF52032" w14:textId="3F2E1B3F" w:rsidR="00AF537C" w:rsidRPr="00D46681" w:rsidRDefault="00AF537C" w:rsidP="00AF537C">
            <w:pPr>
              <w:pStyle w:val="GOSTTablenorm"/>
            </w:pPr>
            <w:r w:rsidRPr="00D46681">
              <w:t xml:space="preserve">Указывается порядковый номер строки </w:t>
            </w:r>
            <w:r>
              <w:t>таблицы «Уточненные реквизиты»</w:t>
            </w:r>
          </w:p>
        </w:tc>
      </w:tr>
      <w:tr w:rsidR="00AF537C" w:rsidRPr="00D46681" w14:paraId="6509A3A4" w14:textId="77777777" w:rsidTr="00A62386">
        <w:tc>
          <w:tcPr>
            <w:tcW w:w="1100" w:type="pct"/>
          </w:tcPr>
          <w:p w14:paraId="423A3B3D" w14:textId="172639DB" w:rsidR="00AF537C" w:rsidRPr="00D46681" w:rsidRDefault="00AF537C" w:rsidP="00AF537C">
            <w:pPr>
              <w:ind w:left="57" w:right="57" w:firstLine="0"/>
              <w:rPr>
                <w:sz w:val="22"/>
                <w:szCs w:val="22"/>
              </w:rPr>
            </w:pPr>
            <w:r w:rsidRPr="00D46681">
              <w:rPr>
                <w:sz w:val="22"/>
                <w:szCs w:val="22"/>
              </w:rPr>
              <w:t>БПР</w:t>
            </w:r>
          </w:p>
        </w:tc>
        <w:tc>
          <w:tcPr>
            <w:tcW w:w="750" w:type="pct"/>
          </w:tcPr>
          <w:p w14:paraId="4EFF7218" w14:textId="4B65022E" w:rsidR="00AF537C" w:rsidRPr="00AF537C" w:rsidRDefault="00AF537C" w:rsidP="00AF537C">
            <w:pPr>
              <w:pStyle w:val="GOSTTablenorm"/>
              <w:rPr>
                <w:lang w:val="en-US"/>
              </w:rPr>
            </w:pPr>
            <w:r w:rsidRPr="00090258">
              <w:rPr>
                <w:b/>
                <w:lang w:val="en-US"/>
              </w:rPr>
              <w:t>FS_TSE_REFDETAL_D12_LIST</w:t>
            </w:r>
            <w:r w:rsidRPr="00AF537C">
              <w:rPr>
                <w:lang w:val="en-US"/>
              </w:rPr>
              <w:t xml:space="preserve"> :BPR</w:t>
            </w:r>
          </w:p>
        </w:tc>
        <w:tc>
          <w:tcPr>
            <w:tcW w:w="497" w:type="pct"/>
          </w:tcPr>
          <w:p w14:paraId="38C8E1E1" w14:textId="059BBE24" w:rsidR="00AF537C" w:rsidRPr="00D46681" w:rsidRDefault="00AF537C" w:rsidP="00AF537C">
            <w:pPr>
              <w:ind w:left="57" w:right="57" w:firstLine="0"/>
              <w:rPr>
                <w:sz w:val="22"/>
                <w:szCs w:val="22"/>
              </w:rPr>
            </w:pPr>
            <w:r>
              <w:rPr>
                <w:sz w:val="22"/>
                <w:szCs w:val="22"/>
              </w:rPr>
              <w:t>Логический</w:t>
            </w:r>
          </w:p>
        </w:tc>
        <w:tc>
          <w:tcPr>
            <w:tcW w:w="294" w:type="pct"/>
          </w:tcPr>
          <w:p w14:paraId="0D8E4271" w14:textId="2A67ADB2" w:rsidR="00AF537C" w:rsidRPr="00D46681" w:rsidRDefault="00AF537C" w:rsidP="00AF537C">
            <w:pPr>
              <w:ind w:left="57" w:right="57" w:firstLine="0"/>
              <w:rPr>
                <w:sz w:val="22"/>
                <w:szCs w:val="22"/>
              </w:rPr>
            </w:pPr>
            <w:r>
              <w:rPr>
                <w:sz w:val="22"/>
                <w:szCs w:val="22"/>
              </w:rPr>
              <w:t>Да</w:t>
            </w:r>
          </w:p>
        </w:tc>
        <w:tc>
          <w:tcPr>
            <w:tcW w:w="316" w:type="pct"/>
          </w:tcPr>
          <w:p w14:paraId="2597AA64" w14:textId="629CE59B" w:rsidR="00AF537C" w:rsidRPr="00D46681" w:rsidRDefault="00AF537C" w:rsidP="00AF537C">
            <w:pPr>
              <w:ind w:left="57" w:right="57" w:firstLine="0"/>
              <w:rPr>
                <w:sz w:val="22"/>
                <w:szCs w:val="22"/>
              </w:rPr>
            </w:pPr>
            <w:r>
              <w:rPr>
                <w:sz w:val="22"/>
                <w:szCs w:val="22"/>
              </w:rPr>
              <w:t>-</w:t>
            </w:r>
          </w:p>
        </w:tc>
        <w:tc>
          <w:tcPr>
            <w:tcW w:w="2043" w:type="pct"/>
          </w:tcPr>
          <w:p w14:paraId="5855DB0A" w14:textId="04B4DBDF" w:rsidR="00AF537C" w:rsidRPr="002C556D" w:rsidRDefault="00AF537C" w:rsidP="00AF537C">
            <w:pPr>
              <w:pStyle w:val="GOSTTablenorm"/>
            </w:pPr>
            <w:r w:rsidRPr="002C556D">
              <w:t xml:space="preserve">Указывается признак для отражения операций на ЛС клиента без права расходования </w:t>
            </w:r>
            <w:r>
              <w:t>таблицы «Уточненные реквизиты»</w:t>
            </w:r>
          </w:p>
          <w:p w14:paraId="70C102D8" w14:textId="77777777" w:rsidR="00AF537C" w:rsidRDefault="00AF537C" w:rsidP="00AF537C">
            <w:pPr>
              <w:pStyle w:val="GOSTTablenorm"/>
              <w:rPr>
                <w:lang w:val="en-US"/>
              </w:rPr>
            </w:pPr>
            <w:r w:rsidRPr="002C556D">
              <w:rPr>
                <w:lang w:val="en-US"/>
              </w:rPr>
              <w:t>Может принимать значения:</w:t>
            </w:r>
          </w:p>
          <w:p w14:paraId="37970E1B" w14:textId="30EC43F0" w:rsidR="00AF537C" w:rsidRDefault="00AF537C" w:rsidP="00AF537C">
            <w:pPr>
              <w:pStyle w:val="GOSTTableListMark1"/>
            </w:pPr>
            <w:r>
              <w:t xml:space="preserve">«true» </w:t>
            </w:r>
            <w:r w:rsidR="00090258" w:rsidRPr="00AB19B4">
              <w:t>–</w:t>
            </w:r>
            <w:r>
              <w:t xml:space="preserve"> Да;</w:t>
            </w:r>
          </w:p>
          <w:p w14:paraId="467080CA" w14:textId="0DC1D1FD" w:rsidR="00AF537C" w:rsidRPr="00D46681" w:rsidRDefault="00AF537C" w:rsidP="00AF537C">
            <w:pPr>
              <w:pStyle w:val="GOSTTableListMark1"/>
              <w:rPr>
                <w:lang w:val="en-US"/>
              </w:rPr>
            </w:pPr>
            <w:r>
              <w:t xml:space="preserve">«false» </w:t>
            </w:r>
            <w:r w:rsidR="00090258" w:rsidRPr="00AB19B4">
              <w:t>–</w:t>
            </w:r>
            <w:r>
              <w:t xml:space="preserve"> Нет</w:t>
            </w:r>
          </w:p>
        </w:tc>
      </w:tr>
      <w:tr w:rsidR="00AF537C" w:rsidRPr="00D46681" w14:paraId="0893B1F8" w14:textId="77777777" w:rsidTr="00A62386">
        <w:tc>
          <w:tcPr>
            <w:tcW w:w="1100" w:type="pct"/>
          </w:tcPr>
          <w:p w14:paraId="063F2576" w14:textId="00BFF49E" w:rsidR="00AF537C" w:rsidRPr="00D46681" w:rsidRDefault="00AF537C" w:rsidP="00AF537C">
            <w:pPr>
              <w:ind w:left="57" w:right="57" w:firstLine="0"/>
              <w:rPr>
                <w:sz w:val="22"/>
                <w:szCs w:val="22"/>
                <w:lang w:val="en-US"/>
              </w:rPr>
            </w:pPr>
            <w:r>
              <w:rPr>
                <w:sz w:val="22"/>
                <w:szCs w:val="22"/>
                <w:lang w:val="en-US"/>
              </w:rPr>
              <w:t>Код расходов/поступлений</w:t>
            </w:r>
          </w:p>
        </w:tc>
        <w:tc>
          <w:tcPr>
            <w:tcW w:w="750" w:type="pct"/>
          </w:tcPr>
          <w:p w14:paraId="3F8CCFBF" w14:textId="0659C854" w:rsidR="00AF537C" w:rsidRPr="00AF537C" w:rsidRDefault="00AF537C" w:rsidP="00090258">
            <w:pPr>
              <w:pStyle w:val="GOSTTablenorm"/>
              <w:rPr>
                <w:lang w:val="en-US"/>
              </w:rPr>
            </w:pPr>
            <w:r w:rsidRPr="00090258">
              <w:rPr>
                <w:b/>
                <w:lang w:val="en-US"/>
              </w:rPr>
              <w:t>FS_TSE_REFDETAL_D12_LIST</w:t>
            </w:r>
            <w:r w:rsidRPr="00AF537C">
              <w:rPr>
                <w:lang w:val="en-US"/>
              </w:rPr>
              <w:t>:CODETARGETSUBSIDY</w:t>
            </w:r>
          </w:p>
        </w:tc>
        <w:tc>
          <w:tcPr>
            <w:tcW w:w="497" w:type="pct"/>
          </w:tcPr>
          <w:p w14:paraId="180AAEDA" w14:textId="5B326595" w:rsidR="00AF537C" w:rsidRPr="00D46681" w:rsidRDefault="00AF537C" w:rsidP="00AF537C">
            <w:pPr>
              <w:ind w:left="57" w:right="57" w:firstLine="0"/>
              <w:rPr>
                <w:sz w:val="22"/>
                <w:szCs w:val="22"/>
              </w:rPr>
            </w:pPr>
            <w:r>
              <w:rPr>
                <w:sz w:val="22"/>
                <w:szCs w:val="22"/>
              </w:rPr>
              <w:t>Строка</w:t>
            </w:r>
          </w:p>
        </w:tc>
        <w:tc>
          <w:tcPr>
            <w:tcW w:w="294" w:type="pct"/>
          </w:tcPr>
          <w:p w14:paraId="6CE29A37" w14:textId="7E63E516" w:rsidR="00AF537C" w:rsidRPr="00D46681" w:rsidRDefault="00AF537C" w:rsidP="00AF537C">
            <w:pPr>
              <w:ind w:left="57" w:right="57" w:firstLine="0"/>
              <w:rPr>
                <w:sz w:val="22"/>
                <w:szCs w:val="22"/>
              </w:rPr>
            </w:pPr>
            <w:r>
              <w:rPr>
                <w:sz w:val="22"/>
                <w:szCs w:val="22"/>
              </w:rPr>
              <w:t>Нет</w:t>
            </w:r>
          </w:p>
        </w:tc>
        <w:tc>
          <w:tcPr>
            <w:tcW w:w="316" w:type="pct"/>
          </w:tcPr>
          <w:p w14:paraId="4C431296" w14:textId="34CC2E4C" w:rsidR="00AF537C" w:rsidRPr="00D46681" w:rsidRDefault="00AF537C" w:rsidP="00AF537C">
            <w:pPr>
              <w:ind w:left="57" w:right="57" w:firstLine="0"/>
              <w:rPr>
                <w:sz w:val="22"/>
                <w:szCs w:val="22"/>
                <w:lang w:val="en-US"/>
              </w:rPr>
            </w:pPr>
            <w:r>
              <w:rPr>
                <w:sz w:val="22"/>
                <w:szCs w:val="22"/>
                <w:lang w:val="en-US"/>
              </w:rPr>
              <w:t>&lt;=20</w:t>
            </w:r>
          </w:p>
        </w:tc>
        <w:tc>
          <w:tcPr>
            <w:tcW w:w="2043" w:type="pct"/>
          </w:tcPr>
          <w:p w14:paraId="7AF5B17E" w14:textId="6604D416" w:rsidR="00AF537C" w:rsidRPr="00D46681" w:rsidRDefault="00AF537C" w:rsidP="00AF537C">
            <w:pPr>
              <w:pStyle w:val="GOSTTablenorm"/>
            </w:pPr>
            <w:r w:rsidRPr="00D46681">
              <w:t xml:space="preserve">Указывается укрупненный код направления расходования/поступлений для отражения операции на ЛС клиента (при наличии) </w:t>
            </w:r>
            <w:r>
              <w:t>таблицы «Уточненные реквизиты»</w:t>
            </w:r>
            <w:r w:rsidRPr="00D46681">
              <w:t>.</w:t>
            </w:r>
          </w:p>
          <w:p w14:paraId="442CDFD4" w14:textId="3EA72A8E" w:rsidR="00AF537C" w:rsidRPr="00D46681" w:rsidRDefault="00AF537C" w:rsidP="00AF537C">
            <w:pPr>
              <w:pStyle w:val="GOSTTablenorm"/>
            </w:pPr>
            <w:r w:rsidRPr="00D46681">
              <w:t>Не заполняется для л/с с кодом 41</w:t>
            </w:r>
          </w:p>
        </w:tc>
      </w:tr>
      <w:tr w:rsidR="00AF537C" w:rsidRPr="00866AD4" w14:paraId="7243DDAA" w14:textId="77777777" w:rsidTr="00A62386">
        <w:tc>
          <w:tcPr>
            <w:tcW w:w="1100" w:type="pct"/>
          </w:tcPr>
          <w:p w14:paraId="1BD0517E" w14:textId="684CC3E3" w:rsidR="00AF537C" w:rsidRPr="00C539B3" w:rsidRDefault="00AF537C" w:rsidP="00AF537C">
            <w:pPr>
              <w:ind w:left="57" w:right="57" w:firstLine="0"/>
              <w:rPr>
                <w:sz w:val="22"/>
                <w:szCs w:val="22"/>
              </w:rPr>
            </w:pPr>
            <w:r w:rsidRPr="00C539B3">
              <w:rPr>
                <w:sz w:val="22"/>
                <w:szCs w:val="22"/>
              </w:rPr>
              <w:t>Код расходов укрупненный при ДЗ</w:t>
            </w:r>
          </w:p>
        </w:tc>
        <w:tc>
          <w:tcPr>
            <w:tcW w:w="750" w:type="pct"/>
          </w:tcPr>
          <w:p w14:paraId="21D31D27" w14:textId="11F0B560" w:rsidR="00AF537C" w:rsidRPr="00AF537C" w:rsidRDefault="00AF537C" w:rsidP="00090258">
            <w:pPr>
              <w:pStyle w:val="GOSTTablenorm"/>
              <w:rPr>
                <w:lang w:val="en-US"/>
              </w:rPr>
            </w:pPr>
            <w:r w:rsidRPr="00090258">
              <w:rPr>
                <w:b/>
                <w:lang w:val="en-US"/>
              </w:rPr>
              <w:t>FS_TSE_REFDETAL_D12_LIST</w:t>
            </w:r>
            <w:r w:rsidRPr="00AF537C">
              <w:rPr>
                <w:lang w:val="en-US"/>
              </w:rPr>
              <w:t>:CODECS_DZ</w:t>
            </w:r>
          </w:p>
        </w:tc>
        <w:tc>
          <w:tcPr>
            <w:tcW w:w="497" w:type="pct"/>
          </w:tcPr>
          <w:p w14:paraId="3B12147F" w14:textId="702BD694" w:rsidR="00AF537C" w:rsidRPr="00C539B3" w:rsidRDefault="00AF537C" w:rsidP="00AF537C">
            <w:pPr>
              <w:ind w:left="57" w:right="57" w:firstLine="0"/>
              <w:rPr>
                <w:sz w:val="22"/>
                <w:szCs w:val="22"/>
              </w:rPr>
            </w:pPr>
            <w:r w:rsidRPr="00C539B3">
              <w:rPr>
                <w:sz w:val="22"/>
                <w:szCs w:val="22"/>
              </w:rPr>
              <w:t>Строка</w:t>
            </w:r>
          </w:p>
        </w:tc>
        <w:tc>
          <w:tcPr>
            <w:tcW w:w="294" w:type="pct"/>
          </w:tcPr>
          <w:p w14:paraId="3FA90FDF" w14:textId="310D34EA" w:rsidR="00AF537C" w:rsidRPr="00C539B3" w:rsidRDefault="00AF537C" w:rsidP="00AF537C">
            <w:pPr>
              <w:ind w:left="57" w:right="57" w:firstLine="0"/>
              <w:rPr>
                <w:sz w:val="22"/>
                <w:szCs w:val="22"/>
              </w:rPr>
            </w:pPr>
            <w:r w:rsidRPr="00C539B3">
              <w:rPr>
                <w:sz w:val="22"/>
                <w:szCs w:val="22"/>
              </w:rPr>
              <w:t>Нет</w:t>
            </w:r>
          </w:p>
        </w:tc>
        <w:tc>
          <w:tcPr>
            <w:tcW w:w="316" w:type="pct"/>
          </w:tcPr>
          <w:p w14:paraId="53D2BFA4" w14:textId="2CB5FD62" w:rsidR="00AF537C" w:rsidRPr="00C539B3" w:rsidRDefault="00AF537C" w:rsidP="00AF537C">
            <w:pPr>
              <w:ind w:left="57" w:right="57" w:firstLine="0"/>
              <w:rPr>
                <w:sz w:val="22"/>
                <w:szCs w:val="22"/>
                <w:lang w:val="en-US"/>
              </w:rPr>
            </w:pPr>
            <w:r w:rsidRPr="00C539B3">
              <w:rPr>
                <w:sz w:val="22"/>
                <w:szCs w:val="22"/>
                <w:lang w:val="en-US"/>
              </w:rPr>
              <w:t>&lt;=20</w:t>
            </w:r>
          </w:p>
        </w:tc>
        <w:tc>
          <w:tcPr>
            <w:tcW w:w="2043" w:type="pct"/>
          </w:tcPr>
          <w:p w14:paraId="48EF8BDB" w14:textId="6C62DC05" w:rsidR="00AF537C" w:rsidRPr="00C539B3" w:rsidRDefault="00AF537C" w:rsidP="00AF537C">
            <w:pPr>
              <w:pStyle w:val="GOSTTablenorm"/>
            </w:pPr>
            <w:r w:rsidRPr="00C539B3">
              <w:t>Указывается укрупненный код направления расходования для отражения операции на ЛС клиента при дебиторской задолженности (при наличии)</w:t>
            </w:r>
            <w:r>
              <w:t xml:space="preserve"> таблицы «Уточненные реквизиты»</w:t>
            </w:r>
            <w:r w:rsidRPr="00C539B3">
              <w:t>.</w:t>
            </w:r>
          </w:p>
          <w:p w14:paraId="570EEA6B" w14:textId="28D53D5B" w:rsidR="00AF537C" w:rsidRPr="00866AD4" w:rsidRDefault="00AF537C" w:rsidP="00AF537C">
            <w:pPr>
              <w:pStyle w:val="GOSTTablenorm"/>
            </w:pPr>
            <w:r w:rsidRPr="00C539B3">
              <w:t>Не заполняется для л/с с кодом 41</w:t>
            </w:r>
          </w:p>
        </w:tc>
      </w:tr>
      <w:tr w:rsidR="00AF537C" w:rsidRPr="00D46681" w14:paraId="5348A140" w14:textId="77777777" w:rsidTr="00A62386">
        <w:tc>
          <w:tcPr>
            <w:tcW w:w="1100" w:type="pct"/>
          </w:tcPr>
          <w:p w14:paraId="1245A868" w14:textId="3F320080" w:rsidR="00AF537C" w:rsidRPr="00D46681" w:rsidRDefault="00AF537C" w:rsidP="00AF537C">
            <w:pPr>
              <w:ind w:left="57" w:right="57" w:firstLine="0"/>
              <w:rPr>
                <w:sz w:val="22"/>
                <w:szCs w:val="22"/>
              </w:rPr>
            </w:pPr>
            <w:r w:rsidRPr="00D46681">
              <w:rPr>
                <w:sz w:val="22"/>
                <w:szCs w:val="22"/>
              </w:rPr>
              <w:t>Детализированный код расход</w:t>
            </w:r>
            <w:r>
              <w:rPr>
                <w:sz w:val="22"/>
                <w:szCs w:val="22"/>
              </w:rPr>
              <w:t>ов/Код направления расходования</w:t>
            </w:r>
          </w:p>
        </w:tc>
        <w:tc>
          <w:tcPr>
            <w:tcW w:w="750" w:type="pct"/>
          </w:tcPr>
          <w:p w14:paraId="155A5468" w14:textId="13507DA4" w:rsidR="00AF537C" w:rsidRPr="00AF537C" w:rsidRDefault="00AF537C" w:rsidP="00090258">
            <w:pPr>
              <w:pStyle w:val="GOSTTablenorm"/>
              <w:rPr>
                <w:lang w:val="en-US"/>
              </w:rPr>
            </w:pPr>
            <w:r w:rsidRPr="00090258">
              <w:rPr>
                <w:b/>
                <w:lang w:val="en-US"/>
              </w:rPr>
              <w:t>FS_TSE_REFDETAL_D12_LIST</w:t>
            </w:r>
            <w:r w:rsidRPr="00AF537C">
              <w:rPr>
                <w:lang w:val="en-US"/>
              </w:rPr>
              <w:t>:DETAILCODEOBJECT</w:t>
            </w:r>
          </w:p>
        </w:tc>
        <w:tc>
          <w:tcPr>
            <w:tcW w:w="497" w:type="pct"/>
          </w:tcPr>
          <w:p w14:paraId="4564DD37" w14:textId="091A124C" w:rsidR="00AF537C" w:rsidRPr="00D46681" w:rsidRDefault="00AF537C" w:rsidP="00AF537C">
            <w:pPr>
              <w:ind w:left="57" w:right="57" w:firstLine="0"/>
              <w:rPr>
                <w:sz w:val="22"/>
                <w:szCs w:val="22"/>
              </w:rPr>
            </w:pPr>
            <w:r>
              <w:rPr>
                <w:sz w:val="22"/>
                <w:szCs w:val="22"/>
              </w:rPr>
              <w:t>Строка</w:t>
            </w:r>
          </w:p>
        </w:tc>
        <w:tc>
          <w:tcPr>
            <w:tcW w:w="294" w:type="pct"/>
          </w:tcPr>
          <w:p w14:paraId="4987731A" w14:textId="72CB29AC" w:rsidR="00AF537C" w:rsidRPr="00D46681" w:rsidRDefault="00AF537C" w:rsidP="00AF537C">
            <w:pPr>
              <w:ind w:left="57" w:right="57" w:firstLine="0"/>
              <w:rPr>
                <w:sz w:val="22"/>
                <w:szCs w:val="22"/>
              </w:rPr>
            </w:pPr>
            <w:r>
              <w:rPr>
                <w:sz w:val="22"/>
                <w:szCs w:val="22"/>
              </w:rPr>
              <w:t>Нет</w:t>
            </w:r>
          </w:p>
        </w:tc>
        <w:tc>
          <w:tcPr>
            <w:tcW w:w="316" w:type="pct"/>
          </w:tcPr>
          <w:p w14:paraId="6C578A67" w14:textId="4E054C02" w:rsidR="00AF537C" w:rsidRPr="00D46681" w:rsidRDefault="00AF537C" w:rsidP="00AF537C">
            <w:pPr>
              <w:ind w:left="57" w:right="57" w:firstLine="0"/>
              <w:rPr>
                <w:sz w:val="22"/>
                <w:szCs w:val="22"/>
                <w:lang w:val="en-US"/>
              </w:rPr>
            </w:pPr>
            <w:r>
              <w:rPr>
                <w:sz w:val="22"/>
                <w:szCs w:val="22"/>
                <w:lang w:val="en-US"/>
              </w:rPr>
              <w:t>&lt;=20</w:t>
            </w:r>
          </w:p>
        </w:tc>
        <w:tc>
          <w:tcPr>
            <w:tcW w:w="2043" w:type="pct"/>
          </w:tcPr>
          <w:p w14:paraId="22E6AC2A" w14:textId="23504476" w:rsidR="00AF537C" w:rsidRPr="00D46681" w:rsidRDefault="00AF537C" w:rsidP="00AF537C">
            <w:pPr>
              <w:pStyle w:val="GOSTTablenorm"/>
            </w:pPr>
            <w:r w:rsidRPr="00D46681">
              <w:t xml:space="preserve">Для л/с с кодом 71 указывается Детализированный код расходов </w:t>
            </w:r>
            <w:r>
              <w:t>таблицы «Уточненные реквизиты»</w:t>
            </w:r>
            <w:r w:rsidRPr="00D46681">
              <w:t>.</w:t>
            </w:r>
          </w:p>
          <w:p w14:paraId="75658913" w14:textId="48531442" w:rsidR="00AF537C" w:rsidRPr="00D46681" w:rsidRDefault="00AF537C" w:rsidP="00AF537C">
            <w:pPr>
              <w:pStyle w:val="GOSTTablenorm"/>
            </w:pPr>
            <w:r w:rsidRPr="00D46681">
              <w:t xml:space="preserve">Для л/с с кодом 41 указывается Код направления расходования </w:t>
            </w:r>
            <w:r>
              <w:t>таблицы «Уточненные реквизиты»</w:t>
            </w:r>
          </w:p>
        </w:tc>
      </w:tr>
      <w:tr w:rsidR="00AF537C" w:rsidRPr="00D46681" w14:paraId="249311B5" w14:textId="77777777" w:rsidTr="00A62386">
        <w:tc>
          <w:tcPr>
            <w:tcW w:w="1100" w:type="pct"/>
          </w:tcPr>
          <w:p w14:paraId="2B196515" w14:textId="0B91A0DC" w:rsidR="00AF537C" w:rsidRPr="00D46681" w:rsidRDefault="00AF537C" w:rsidP="00AF537C">
            <w:pPr>
              <w:ind w:left="57" w:right="57" w:firstLine="0"/>
              <w:rPr>
                <w:sz w:val="22"/>
                <w:szCs w:val="22"/>
              </w:rPr>
            </w:pPr>
            <w:r>
              <w:rPr>
                <w:sz w:val="22"/>
                <w:szCs w:val="22"/>
              </w:rPr>
              <w:t>Вид кода расходов/поступлений</w:t>
            </w:r>
          </w:p>
        </w:tc>
        <w:tc>
          <w:tcPr>
            <w:tcW w:w="750" w:type="pct"/>
          </w:tcPr>
          <w:p w14:paraId="0847A409" w14:textId="50EC4644" w:rsidR="00AF537C" w:rsidRPr="00AF537C" w:rsidRDefault="00AF537C" w:rsidP="00090258">
            <w:pPr>
              <w:pStyle w:val="GOSTTablenorm"/>
              <w:rPr>
                <w:lang w:val="en-US"/>
              </w:rPr>
            </w:pPr>
            <w:r w:rsidRPr="00090258">
              <w:rPr>
                <w:b/>
                <w:lang w:val="en-US"/>
              </w:rPr>
              <w:t>FS_TSE_REFDETAL_D12_LIST</w:t>
            </w:r>
            <w:r w:rsidRPr="00AF537C">
              <w:rPr>
                <w:lang w:val="en-US"/>
              </w:rPr>
              <w:t>:KCTYPE</w:t>
            </w:r>
          </w:p>
        </w:tc>
        <w:tc>
          <w:tcPr>
            <w:tcW w:w="497" w:type="pct"/>
          </w:tcPr>
          <w:p w14:paraId="3F6C92BC" w14:textId="2878DFA6" w:rsidR="00AF537C" w:rsidRPr="00D46681" w:rsidRDefault="00AF537C" w:rsidP="00AF537C">
            <w:pPr>
              <w:ind w:left="57" w:right="57" w:firstLine="0"/>
              <w:rPr>
                <w:sz w:val="22"/>
                <w:szCs w:val="22"/>
              </w:rPr>
            </w:pPr>
            <w:r>
              <w:rPr>
                <w:sz w:val="22"/>
                <w:szCs w:val="22"/>
              </w:rPr>
              <w:t>Строка</w:t>
            </w:r>
          </w:p>
        </w:tc>
        <w:tc>
          <w:tcPr>
            <w:tcW w:w="294" w:type="pct"/>
          </w:tcPr>
          <w:p w14:paraId="4346093E" w14:textId="181713F5" w:rsidR="00AF537C" w:rsidRPr="00D46681" w:rsidRDefault="00AF537C" w:rsidP="00AF537C">
            <w:pPr>
              <w:ind w:left="57" w:right="57" w:firstLine="0"/>
              <w:rPr>
                <w:sz w:val="22"/>
                <w:szCs w:val="22"/>
              </w:rPr>
            </w:pPr>
            <w:r>
              <w:rPr>
                <w:sz w:val="22"/>
                <w:szCs w:val="22"/>
              </w:rPr>
              <w:t>Нет</w:t>
            </w:r>
          </w:p>
        </w:tc>
        <w:tc>
          <w:tcPr>
            <w:tcW w:w="316" w:type="pct"/>
          </w:tcPr>
          <w:p w14:paraId="70DD6C48" w14:textId="35FD1ADA" w:rsidR="00AF537C" w:rsidRPr="00D46681" w:rsidRDefault="00AF537C" w:rsidP="00AF537C">
            <w:pPr>
              <w:ind w:left="57" w:right="57" w:firstLine="0"/>
              <w:rPr>
                <w:sz w:val="22"/>
                <w:szCs w:val="22"/>
              </w:rPr>
            </w:pPr>
            <w:r>
              <w:rPr>
                <w:sz w:val="22"/>
                <w:szCs w:val="22"/>
              </w:rPr>
              <w:t>=1</w:t>
            </w:r>
          </w:p>
        </w:tc>
        <w:tc>
          <w:tcPr>
            <w:tcW w:w="2043" w:type="pct"/>
          </w:tcPr>
          <w:p w14:paraId="3794BBF2" w14:textId="51BE159C" w:rsidR="00AF537C" w:rsidRPr="00D46681" w:rsidRDefault="00AF537C" w:rsidP="00AF537C">
            <w:pPr>
              <w:pStyle w:val="GOSTTablenorm"/>
            </w:pPr>
            <w:r w:rsidRPr="00D46681">
              <w:t xml:space="preserve">Указывается вид кода расходов/поступлений клиента </w:t>
            </w:r>
            <w:r>
              <w:t>таблицы «Уточненные реквизиты»</w:t>
            </w:r>
            <w:r w:rsidRPr="00D46681">
              <w:t>.</w:t>
            </w:r>
          </w:p>
          <w:p w14:paraId="5FFAF1DA" w14:textId="77777777" w:rsidR="00AF537C" w:rsidRPr="00D46681" w:rsidRDefault="00AF537C" w:rsidP="00AF537C">
            <w:pPr>
              <w:pStyle w:val="GOSTTablenorm"/>
              <w:rPr>
                <w:lang w:val="en-US"/>
              </w:rPr>
            </w:pPr>
            <w:r w:rsidRPr="00D46681">
              <w:rPr>
                <w:lang w:val="en-US"/>
              </w:rPr>
              <w:t>Возможные значения:</w:t>
            </w:r>
          </w:p>
          <w:p w14:paraId="391D2837" w14:textId="51EDD928" w:rsidR="00AF537C" w:rsidRPr="00D46681" w:rsidRDefault="00AF537C" w:rsidP="00AF537C">
            <w:pPr>
              <w:pStyle w:val="GOSTTableListMark1"/>
              <w:rPr>
                <w:lang w:val="en-US"/>
              </w:rPr>
            </w:pPr>
            <w:r w:rsidRPr="00D46681">
              <w:rPr>
                <w:lang w:val="en-US"/>
              </w:rPr>
              <w:t xml:space="preserve"> «1» </w:t>
            </w:r>
            <w:r w:rsidR="00090258" w:rsidRPr="00AB19B4">
              <w:t>–</w:t>
            </w:r>
            <w:r w:rsidRPr="00D46681">
              <w:rPr>
                <w:lang w:val="en-US"/>
              </w:rPr>
              <w:t xml:space="preserve"> Доходы;</w:t>
            </w:r>
          </w:p>
          <w:p w14:paraId="79900169" w14:textId="1045AF34" w:rsidR="00AF537C" w:rsidRPr="00D46681" w:rsidRDefault="00AF537C" w:rsidP="00AF537C">
            <w:pPr>
              <w:pStyle w:val="GOSTTableListMark1"/>
              <w:rPr>
                <w:lang w:val="en-US"/>
              </w:rPr>
            </w:pPr>
            <w:r w:rsidRPr="00D46681">
              <w:rPr>
                <w:lang w:val="en-US"/>
              </w:rPr>
              <w:t xml:space="preserve"> «2» </w:t>
            </w:r>
            <w:r w:rsidR="00090258" w:rsidRPr="00AB19B4">
              <w:t>–</w:t>
            </w:r>
            <w:r w:rsidRPr="00D46681">
              <w:rPr>
                <w:lang w:val="en-US"/>
              </w:rPr>
              <w:t xml:space="preserve"> Расходы</w:t>
            </w:r>
          </w:p>
        </w:tc>
      </w:tr>
      <w:tr w:rsidR="00AF537C" w:rsidRPr="00D46681" w14:paraId="77A98190" w14:textId="77777777" w:rsidTr="00A62386">
        <w:tc>
          <w:tcPr>
            <w:tcW w:w="1100" w:type="pct"/>
          </w:tcPr>
          <w:p w14:paraId="726EB59D" w14:textId="475A0E60" w:rsidR="00AF537C" w:rsidRPr="00D46681" w:rsidRDefault="00AF537C" w:rsidP="00AF537C">
            <w:pPr>
              <w:ind w:left="57" w:right="57" w:firstLine="0"/>
              <w:rPr>
                <w:sz w:val="22"/>
                <w:szCs w:val="22"/>
                <w:lang w:val="en-US"/>
              </w:rPr>
            </w:pPr>
            <w:r>
              <w:rPr>
                <w:sz w:val="22"/>
                <w:szCs w:val="22"/>
                <w:lang w:val="en-US"/>
              </w:rPr>
              <w:t>Признак операции уточнения</w:t>
            </w:r>
          </w:p>
        </w:tc>
        <w:tc>
          <w:tcPr>
            <w:tcW w:w="750" w:type="pct"/>
          </w:tcPr>
          <w:p w14:paraId="1C3A4B2A" w14:textId="6239728C" w:rsidR="00AF537C" w:rsidRPr="00AF537C" w:rsidRDefault="00AF537C" w:rsidP="00090258">
            <w:pPr>
              <w:pStyle w:val="GOSTTablenorm"/>
              <w:rPr>
                <w:lang w:val="en-US"/>
              </w:rPr>
            </w:pPr>
            <w:r w:rsidRPr="00090258">
              <w:rPr>
                <w:b/>
                <w:lang w:val="en-US"/>
              </w:rPr>
              <w:t>FS_TSE_REFDETAL_D12_LIST</w:t>
            </w:r>
            <w:r w:rsidRPr="00AF537C">
              <w:rPr>
                <w:lang w:val="en-US"/>
              </w:rPr>
              <w:t>:FLAGCORRECTFIELD</w:t>
            </w:r>
          </w:p>
        </w:tc>
        <w:tc>
          <w:tcPr>
            <w:tcW w:w="497" w:type="pct"/>
          </w:tcPr>
          <w:p w14:paraId="036238F1" w14:textId="32C0914C" w:rsidR="00AF537C" w:rsidRPr="00D46681" w:rsidRDefault="00AF537C" w:rsidP="00AF537C">
            <w:pPr>
              <w:ind w:left="57" w:right="57" w:firstLine="0"/>
              <w:rPr>
                <w:sz w:val="22"/>
                <w:szCs w:val="22"/>
              </w:rPr>
            </w:pPr>
            <w:r>
              <w:rPr>
                <w:sz w:val="22"/>
                <w:szCs w:val="22"/>
              </w:rPr>
              <w:t>Строка</w:t>
            </w:r>
          </w:p>
        </w:tc>
        <w:tc>
          <w:tcPr>
            <w:tcW w:w="294" w:type="pct"/>
          </w:tcPr>
          <w:p w14:paraId="6A2F2F3E" w14:textId="5A44A1C6" w:rsidR="00AF537C" w:rsidRPr="00D46681" w:rsidRDefault="00AF537C" w:rsidP="00AF537C">
            <w:pPr>
              <w:ind w:left="57" w:right="57" w:firstLine="0"/>
              <w:rPr>
                <w:sz w:val="22"/>
                <w:szCs w:val="22"/>
              </w:rPr>
            </w:pPr>
            <w:r>
              <w:rPr>
                <w:sz w:val="22"/>
                <w:szCs w:val="22"/>
              </w:rPr>
              <w:t>Да</w:t>
            </w:r>
          </w:p>
        </w:tc>
        <w:tc>
          <w:tcPr>
            <w:tcW w:w="316" w:type="pct"/>
          </w:tcPr>
          <w:p w14:paraId="2F34587B" w14:textId="1C14281A" w:rsidR="00AF537C" w:rsidRPr="00D46681" w:rsidRDefault="00AF537C" w:rsidP="00AF537C">
            <w:pPr>
              <w:ind w:left="57" w:right="57" w:firstLine="0"/>
              <w:rPr>
                <w:sz w:val="22"/>
                <w:szCs w:val="22"/>
              </w:rPr>
            </w:pPr>
            <w:r>
              <w:rPr>
                <w:sz w:val="22"/>
                <w:szCs w:val="22"/>
              </w:rPr>
              <w:t>=50</w:t>
            </w:r>
          </w:p>
        </w:tc>
        <w:tc>
          <w:tcPr>
            <w:tcW w:w="2043" w:type="pct"/>
          </w:tcPr>
          <w:p w14:paraId="191D6C9E" w14:textId="1DF90B67" w:rsidR="00AF537C" w:rsidRPr="003E6702" w:rsidRDefault="00AF537C" w:rsidP="00AF537C">
            <w:pPr>
              <w:pStyle w:val="GOSTTablenorm"/>
            </w:pPr>
            <w:r w:rsidRPr="003E6702">
              <w:t xml:space="preserve">Указывается признак операции уточнения </w:t>
            </w:r>
            <w:r>
              <w:t>таблицы «Уточненные реквизиты»</w:t>
            </w:r>
            <w:r w:rsidRPr="003E6702">
              <w:t>.</w:t>
            </w:r>
          </w:p>
          <w:p w14:paraId="18DC9A67" w14:textId="77777777" w:rsidR="00AF537C" w:rsidRPr="003E6702" w:rsidRDefault="00AF537C" w:rsidP="00AF537C">
            <w:pPr>
              <w:pStyle w:val="GOSTTablenorm"/>
            </w:pPr>
            <w:r>
              <w:t>Для л/с с кодом 71 в</w:t>
            </w:r>
            <w:r w:rsidRPr="003E6702">
              <w:t>озможные значения:</w:t>
            </w:r>
          </w:p>
          <w:p w14:paraId="621C3350" w14:textId="77777777" w:rsidR="00AF537C" w:rsidRPr="003E6702" w:rsidRDefault="00AF537C" w:rsidP="00AF537C">
            <w:pPr>
              <w:pStyle w:val="GOSTTableListMark1"/>
            </w:pPr>
            <w:r w:rsidRPr="003E6702">
              <w:t>«0» – остаток на начало года;</w:t>
            </w:r>
          </w:p>
          <w:p w14:paraId="6EE9725B" w14:textId="77777777" w:rsidR="00AF537C" w:rsidRPr="003E6702" w:rsidRDefault="00AF537C" w:rsidP="00AF537C">
            <w:pPr>
              <w:pStyle w:val="GOSTTableListMark1"/>
            </w:pPr>
            <w:r w:rsidRPr="003E6702">
              <w:t>«1» – поступление;</w:t>
            </w:r>
          </w:p>
          <w:p w14:paraId="0CD4F54A" w14:textId="77777777" w:rsidR="00AF537C" w:rsidRPr="003E6702" w:rsidRDefault="00AF537C" w:rsidP="00AF537C">
            <w:pPr>
              <w:pStyle w:val="GOSTTableListMark1"/>
            </w:pPr>
            <w:r w:rsidRPr="003E6702">
              <w:t>«2» – возврат поступления;</w:t>
            </w:r>
          </w:p>
          <w:p w14:paraId="60D2BE78" w14:textId="77777777" w:rsidR="00AF537C" w:rsidRPr="003E6702" w:rsidRDefault="00AF537C" w:rsidP="00AF537C">
            <w:pPr>
              <w:pStyle w:val="GOSTTableListMark1"/>
            </w:pPr>
            <w:r w:rsidRPr="003E6702">
              <w:t>«3» – кассовый расход;</w:t>
            </w:r>
          </w:p>
          <w:p w14:paraId="0FE1F057" w14:textId="77777777" w:rsidR="00AF537C" w:rsidRPr="003E6702" w:rsidRDefault="00AF537C" w:rsidP="00AF537C">
            <w:pPr>
              <w:pStyle w:val="GOSTTableListMark1"/>
              <w:rPr>
                <w:lang w:val="en-US"/>
              </w:rPr>
            </w:pPr>
            <w:r w:rsidRPr="003E6702">
              <w:rPr>
                <w:lang w:val="en-US"/>
              </w:rPr>
              <w:t>«4» – восстановление кассового расхода;</w:t>
            </w:r>
          </w:p>
          <w:p w14:paraId="69CDFEE9" w14:textId="77777777" w:rsidR="00AF537C" w:rsidRDefault="00AF537C" w:rsidP="00AF537C">
            <w:pPr>
              <w:pStyle w:val="GOSTTableListMark1"/>
              <w:rPr>
                <w:lang w:val="en-US"/>
              </w:rPr>
            </w:pPr>
            <w:r w:rsidRPr="003E6702">
              <w:rPr>
                <w:lang w:val="en-US"/>
              </w:rPr>
              <w:t>«5</w:t>
            </w:r>
            <w:r>
              <w:t>»</w:t>
            </w:r>
            <w:r w:rsidRPr="003E6702">
              <w:rPr>
                <w:lang w:val="en-US"/>
              </w:rPr>
              <w:t xml:space="preserve"> – средства ДВС»</w:t>
            </w:r>
          </w:p>
          <w:p w14:paraId="1EB93186" w14:textId="77777777" w:rsidR="00AF537C" w:rsidRDefault="00AF537C" w:rsidP="00AF537C">
            <w:pPr>
              <w:pStyle w:val="GOSTTableListMark1"/>
            </w:pPr>
            <w:r>
              <w:t>Дл л/с с кодом 41 возможные значения:</w:t>
            </w:r>
          </w:p>
          <w:p w14:paraId="41ADA557" w14:textId="77777777" w:rsidR="00AF537C" w:rsidRPr="003E6702" w:rsidRDefault="00AF537C" w:rsidP="00AF537C">
            <w:pPr>
              <w:pStyle w:val="GOSTTableListMark1"/>
            </w:pPr>
            <w:r w:rsidRPr="003E6702">
              <w:t>«1» – поступление;</w:t>
            </w:r>
          </w:p>
          <w:p w14:paraId="3DACD545" w14:textId="77777777" w:rsidR="00AF537C" w:rsidRDefault="00AF537C" w:rsidP="00AF537C">
            <w:pPr>
              <w:pStyle w:val="GOSTTableListMark1"/>
            </w:pPr>
            <w:r w:rsidRPr="003E6702">
              <w:t xml:space="preserve"> </w:t>
            </w:r>
            <w:r>
              <w:t>«3» – кассовый расход;</w:t>
            </w:r>
          </w:p>
          <w:p w14:paraId="0633434C" w14:textId="0A615EBB" w:rsidR="00AF537C" w:rsidRPr="00EF6FAF" w:rsidRDefault="00AF537C" w:rsidP="00AF537C">
            <w:pPr>
              <w:pStyle w:val="GOSTTableListMark1"/>
              <w:rPr>
                <w:lang w:val="en-US"/>
              </w:rPr>
            </w:pPr>
            <w:r>
              <w:t xml:space="preserve"> </w:t>
            </w:r>
            <w:r w:rsidRPr="003E6702">
              <w:rPr>
                <w:lang w:val="en-US"/>
              </w:rPr>
              <w:t>«5</w:t>
            </w:r>
            <w:r>
              <w:t>»</w:t>
            </w:r>
            <w:r w:rsidRPr="003E6702">
              <w:rPr>
                <w:lang w:val="en-US"/>
              </w:rPr>
              <w:t xml:space="preserve"> – средства ДВС»</w:t>
            </w:r>
          </w:p>
        </w:tc>
      </w:tr>
      <w:tr w:rsidR="00AF537C" w:rsidRPr="00D46681" w14:paraId="1D233D69" w14:textId="77777777" w:rsidTr="00A62386">
        <w:tc>
          <w:tcPr>
            <w:tcW w:w="1100" w:type="pct"/>
          </w:tcPr>
          <w:p w14:paraId="49C17C1E" w14:textId="61336B19" w:rsidR="00AF537C" w:rsidRPr="00D46681" w:rsidRDefault="00AF537C" w:rsidP="00AF537C">
            <w:pPr>
              <w:ind w:left="57" w:right="57" w:firstLine="0"/>
              <w:rPr>
                <w:sz w:val="22"/>
                <w:szCs w:val="22"/>
                <w:lang w:val="en-US"/>
              </w:rPr>
            </w:pPr>
            <w:r w:rsidRPr="00D46681">
              <w:rPr>
                <w:sz w:val="22"/>
                <w:szCs w:val="22"/>
                <w:lang w:val="en-US"/>
              </w:rPr>
              <w:t>ОКС (КМИ)</w:t>
            </w:r>
          </w:p>
        </w:tc>
        <w:tc>
          <w:tcPr>
            <w:tcW w:w="750" w:type="pct"/>
          </w:tcPr>
          <w:p w14:paraId="1EC37A05" w14:textId="5BFF0A42" w:rsidR="00AF537C" w:rsidRPr="00AF537C" w:rsidRDefault="00AF537C" w:rsidP="00090258">
            <w:pPr>
              <w:pStyle w:val="GOSTTablenorm"/>
              <w:rPr>
                <w:lang w:val="en-US"/>
              </w:rPr>
            </w:pPr>
            <w:r w:rsidRPr="00090258">
              <w:rPr>
                <w:b/>
                <w:lang w:val="en-US"/>
              </w:rPr>
              <w:t>FS_TSE_REFDETAL_D12_LIST</w:t>
            </w:r>
            <w:r w:rsidRPr="00AF537C">
              <w:rPr>
                <w:lang w:val="en-US"/>
              </w:rPr>
              <w:t>:FAIP</w:t>
            </w:r>
          </w:p>
        </w:tc>
        <w:tc>
          <w:tcPr>
            <w:tcW w:w="497" w:type="pct"/>
          </w:tcPr>
          <w:p w14:paraId="4C2CD39A" w14:textId="48AAA843" w:rsidR="00AF537C" w:rsidRPr="00D46681" w:rsidRDefault="00AF537C" w:rsidP="00AF537C">
            <w:pPr>
              <w:ind w:left="57" w:right="57" w:firstLine="0"/>
              <w:rPr>
                <w:sz w:val="22"/>
                <w:szCs w:val="22"/>
              </w:rPr>
            </w:pPr>
            <w:r>
              <w:rPr>
                <w:sz w:val="22"/>
                <w:szCs w:val="22"/>
              </w:rPr>
              <w:t>Строка</w:t>
            </w:r>
          </w:p>
        </w:tc>
        <w:tc>
          <w:tcPr>
            <w:tcW w:w="294" w:type="pct"/>
          </w:tcPr>
          <w:p w14:paraId="6EBEA737" w14:textId="2D8123CE" w:rsidR="00AF537C" w:rsidRPr="00D46681" w:rsidRDefault="00AF537C" w:rsidP="00AF537C">
            <w:pPr>
              <w:ind w:left="57" w:right="57" w:firstLine="0"/>
              <w:rPr>
                <w:sz w:val="22"/>
                <w:szCs w:val="22"/>
              </w:rPr>
            </w:pPr>
            <w:r>
              <w:rPr>
                <w:sz w:val="22"/>
                <w:szCs w:val="22"/>
              </w:rPr>
              <w:t>Нет</w:t>
            </w:r>
          </w:p>
        </w:tc>
        <w:tc>
          <w:tcPr>
            <w:tcW w:w="316" w:type="pct"/>
          </w:tcPr>
          <w:p w14:paraId="2321D4E1" w14:textId="20F1D168" w:rsidR="00AF537C" w:rsidRPr="00D46681" w:rsidRDefault="00AF537C" w:rsidP="00AF537C">
            <w:pPr>
              <w:ind w:left="57" w:right="57" w:firstLine="0"/>
              <w:rPr>
                <w:sz w:val="22"/>
                <w:szCs w:val="22"/>
                <w:lang w:val="en-US"/>
              </w:rPr>
            </w:pPr>
            <w:r>
              <w:rPr>
                <w:sz w:val="22"/>
                <w:szCs w:val="22"/>
                <w:lang w:val="en-US"/>
              </w:rPr>
              <w:t>&lt;=24</w:t>
            </w:r>
          </w:p>
        </w:tc>
        <w:tc>
          <w:tcPr>
            <w:tcW w:w="2043" w:type="pct"/>
          </w:tcPr>
          <w:p w14:paraId="63F084CB" w14:textId="40AD2473" w:rsidR="00AF537C" w:rsidRPr="00D46681" w:rsidRDefault="00AF537C" w:rsidP="00AF537C">
            <w:pPr>
              <w:pStyle w:val="GOSTTablenorm"/>
            </w:pPr>
            <w:r w:rsidRPr="00D46681">
              <w:t xml:space="preserve">Указывается код ОКС (КМИ) для отражения операции на ЛС клиента (при наличии) </w:t>
            </w:r>
            <w:r>
              <w:t>таблицы «Уточненные реквизиты»</w:t>
            </w:r>
          </w:p>
        </w:tc>
      </w:tr>
      <w:tr w:rsidR="00AF537C" w:rsidRPr="00F45DDE" w14:paraId="3F68FE6C" w14:textId="77777777" w:rsidTr="00A62386">
        <w:tc>
          <w:tcPr>
            <w:tcW w:w="1100" w:type="pct"/>
          </w:tcPr>
          <w:p w14:paraId="027FAEF3" w14:textId="36D5CE9D" w:rsidR="00AF537C" w:rsidRPr="00D46681" w:rsidRDefault="00AF537C" w:rsidP="00AF537C">
            <w:pPr>
              <w:ind w:left="57" w:right="57" w:firstLine="0"/>
              <w:rPr>
                <w:sz w:val="22"/>
                <w:szCs w:val="22"/>
                <w:lang w:val="en-US"/>
              </w:rPr>
            </w:pPr>
            <w:r w:rsidRPr="00D46681">
              <w:rPr>
                <w:sz w:val="22"/>
                <w:szCs w:val="22"/>
                <w:lang w:val="en-US"/>
              </w:rPr>
              <w:t>Номер КОО</w:t>
            </w:r>
          </w:p>
        </w:tc>
        <w:tc>
          <w:tcPr>
            <w:tcW w:w="750" w:type="pct"/>
          </w:tcPr>
          <w:p w14:paraId="776762BC" w14:textId="4A709488" w:rsidR="00AF537C" w:rsidRPr="00AF537C" w:rsidRDefault="00AF537C" w:rsidP="00090258">
            <w:pPr>
              <w:pStyle w:val="GOSTTablenorm"/>
              <w:rPr>
                <w:lang w:val="en-US"/>
              </w:rPr>
            </w:pPr>
            <w:r w:rsidRPr="00090258">
              <w:rPr>
                <w:b/>
                <w:lang w:val="en-US"/>
              </w:rPr>
              <w:t>FS_TSE_REFDETAL_D12_LIST</w:t>
            </w:r>
            <w:r w:rsidRPr="00AF537C">
              <w:rPr>
                <w:lang w:val="en-US"/>
              </w:rPr>
              <w:t>:NUMKOO</w:t>
            </w:r>
          </w:p>
        </w:tc>
        <w:tc>
          <w:tcPr>
            <w:tcW w:w="497" w:type="pct"/>
          </w:tcPr>
          <w:p w14:paraId="5443CAEC" w14:textId="09D96F66" w:rsidR="00AF537C" w:rsidRPr="00F45DDE" w:rsidRDefault="00AF537C" w:rsidP="00AF537C">
            <w:pPr>
              <w:ind w:left="57" w:right="57" w:firstLine="0"/>
              <w:rPr>
                <w:sz w:val="22"/>
                <w:szCs w:val="22"/>
              </w:rPr>
            </w:pPr>
            <w:r>
              <w:rPr>
                <w:sz w:val="22"/>
                <w:szCs w:val="22"/>
              </w:rPr>
              <w:t>Строка</w:t>
            </w:r>
          </w:p>
        </w:tc>
        <w:tc>
          <w:tcPr>
            <w:tcW w:w="294" w:type="pct"/>
          </w:tcPr>
          <w:p w14:paraId="47CC9D9F" w14:textId="0B3BE802" w:rsidR="00AF537C" w:rsidRPr="00F45DDE" w:rsidRDefault="00AF537C" w:rsidP="00AF537C">
            <w:pPr>
              <w:ind w:left="57" w:right="57" w:firstLine="0"/>
              <w:rPr>
                <w:sz w:val="22"/>
                <w:szCs w:val="22"/>
              </w:rPr>
            </w:pPr>
            <w:r>
              <w:rPr>
                <w:sz w:val="22"/>
                <w:szCs w:val="22"/>
              </w:rPr>
              <w:t>Нет</w:t>
            </w:r>
          </w:p>
        </w:tc>
        <w:tc>
          <w:tcPr>
            <w:tcW w:w="316" w:type="pct"/>
          </w:tcPr>
          <w:p w14:paraId="0FC7A718" w14:textId="0EB8A748" w:rsidR="00AF537C" w:rsidRPr="00F45DDE" w:rsidRDefault="00AF537C" w:rsidP="00AF537C">
            <w:pPr>
              <w:ind w:left="57" w:right="57" w:firstLine="0"/>
              <w:rPr>
                <w:sz w:val="22"/>
                <w:szCs w:val="22"/>
              </w:rPr>
            </w:pPr>
            <w:r>
              <w:rPr>
                <w:sz w:val="22"/>
                <w:szCs w:val="22"/>
                <w:lang w:val="en-US"/>
              </w:rPr>
              <w:t>&lt;=</w:t>
            </w:r>
            <w:r>
              <w:rPr>
                <w:sz w:val="22"/>
                <w:szCs w:val="22"/>
              </w:rPr>
              <w:t>50</w:t>
            </w:r>
          </w:p>
        </w:tc>
        <w:tc>
          <w:tcPr>
            <w:tcW w:w="2043" w:type="pct"/>
          </w:tcPr>
          <w:p w14:paraId="26037C6F" w14:textId="0727E9D2" w:rsidR="00AF537C" w:rsidRDefault="00AF537C" w:rsidP="00AF537C">
            <w:pPr>
              <w:pStyle w:val="GOSTTablenorm"/>
            </w:pPr>
            <w:r w:rsidRPr="00F45DDE">
              <w:t xml:space="preserve">Указывается номер КОО </w:t>
            </w:r>
            <w:r>
              <w:t>таблицы «Уточненные реквизиты»</w:t>
            </w:r>
          </w:p>
          <w:p w14:paraId="7961FE62" w14:textId="29CBCB0C" w:rsidR="00AF537C" w:rsidRPr="00F45DDE" w:rsidRDefault="00AF537C" w:rsidP="00AF537C">
            <w:pPr>
              <w:pStyle w:val="GOSTTablenorm"/>
            </w:pPr>
            <w:r w:rsidRPr="00F45DDE">
              <w:t>Не заполняется для л/с с кодом 41</w:t>
            </w:r>
          </w:p>
        </w:tc>
      </w:tr>
      <w:tr w:rsidR="00AF537C" w:rsidRPr="006C2E10" w14:paraId="0C28418A" w14:textId="77777777" w:rsidTr="00A62386">
        <w:tc>
          <w:tcPr>
            <w:tcW w:w="1100" w:type="pct"/>
          </w:tcPr>
          <w:p w14:paraId="4559FD57" w14:textId="6C7600CE" w:rsidR="00AF537C" w:rsidRPr="00C539B3" w:rsidRDefault="00AF537C" w:rsidP="00AF537C">
            <w:pPr>
              <w:ind w:left="57" w:right="57" w:firstLine="0"/>
              <w:rPr>
                <w:sz w:val="22"/>
                <w:szCs w:val="22"/>
                <w:lang w:val="en-US"/>
              </w:rPr>
            </w:pPr>
            <w:r w:rsidRPr="00C539B3">
              <w:rPr>
                <w:sz w:val="22"/>
                <w:szCs w:val="22"/>
                <w:lang w:val="en-US"/>
              </w:rPr>
              <w:t>GUID КОО</w:t>
            </w:r>
          </w:p>
        </w:tc>
        <w:tc>
          <w:tcPr>
            <w:tcW w:w="750" w:type="pct"/>
          </w:tcPr>
          <w:p w14:paraId="2858DD15" w14:textId="151E6760" w:rsidR="00AF537C" w:rsidRPr="00AF537C" w:rsidRDefault="00AF537C" w:rsidP="00090258">
            <w:pPr>
              <w:pStyle w:val="GOSTTablenorm"/>
              <w:rPr>
                <w:lang w:val="en-US"/>
              </w:rPr>
            </w:pPr>
            <w:r w:rsidRPr="00090258">
              <w:rPr>
                <w:b/>
                <w:lang w:val="en-US"/>
              </w:rPr>
              <w:t>FS_TSE_REFDETAL_D12_LIST</w:t>
            </w:r>
            <w:r w:rsidRPr="00AF537C">
              <w:rPr>
                <w:lang w:val="en-US"/>
              </w:rPr>
              <w:t>:GUIDKOO</w:t>
            </w:r>
          </w:p>
        </w:tc>
        <w:tc>
          <w:tcPr>
            <w:tcW w:w="497" w:type="pct"/>
          </w:tcPr>
          <w:p w14:paraId="7426265F" w14:textId="30110476" w:rsidR="00AF537C" w:rsidRPr="00C539B3" w:rsidRDefault="00AF537C" w:rsidP="00AF537C">
            <w:pPr>
              <w:ind w:left="57" w:right="57" w:firstLine="0"/>
              <w:rPr>
                <w:sz w:val="22"/>
                <w:szCs w:val="22"/>
                <w:lang w:val="en-US"/>
              </w:rPr>
            </w:pPr>
            <w:r w:rsidRPr="00C539B3">
              <w:rPr>
                <w:sz w:val="22"/>
                <w:szCs w:val="22"/>
                <w:lang w:val="en-US"/>
              </w:rPr>
              <w:t>GUID</w:t>
            </w:r>
          </w:p>
        </w:tc>
        <w:tc>
          <w:tcPr>
            <w:tcW w:w="294" w:type="pct"/>
          </w:tcPr>
          <w:p w14:paraId="769B101B" w14:textId="50D626C6" w:rsidR="00AF537C" w:rsidRPr="00C539B3" w:rsidRDefault="00AF537C" w:rsidP="00AF537C">
            <w:pPr>
              <w:ind w:left="57" w:right="57" w:firstLine="0"/>
              <w:rPr>
                <w:sz w:val="22"/>
                <w:szCs w:val="22"/>
              </w:rPr>
            </w:pPr>
            <w:r w:rsidRPr="00C539B3">
              <w:rPr>
                <w:sz w:val="22"/>
                <w:szCs w:val="22"/>
              </w:rPr>
              <w:t>Нет</w:t>
            </w:r>
          </w:p>
        </w:tc>
        <w:tc>
          <w:tcPr>
            <w:tcW w:w="316" w:type="pct"/>
          </w:tcPr>
          <w:p w14:paraId="35C5D6EB" w14:textId="3DDDD35A" w:rsidR="00AF537C" w:rsidRPr="00C539B3" w:rsidRDefault="00AF537C" w:rsidP="00AF537C">
            <w:pPr>
              <w:ind w:left="57" w:right="57" w:firstLine="0"/>
              <w:rPr>
                <w:sz w:val="22"/>
                <w:szCs w:val="22"/>
              </w:rPr>
            </w:pPr>
            <w:r w:rsidRPr="00C539B3">
              <w:rPr>
                <w:sz w:val="22"/>
                <w:szCs w:val="22"/>
              </w:rPr>
              <w:t>=36</w:t>
            </w:r>
          </w:p>
        </w:tc>
        <w:tc>
          <w:tcPr>
            <w:tcW w:w="2043" w:type="pct"/>
          </w:tcPr>
          <w:p w14:paraId="1E78CDC6" w14:textId="6B004310" w:rsidR="00AF537C" w:rsidRPr="00C539B3" w:rsidRDefault="00AF537C" w:rsidP="00AF537C">
            <w:pPr>
              <w:pStyle w:val="GOSTTablenorm"/>
            </w:pPr>
            <w:r w:rsidRPr="00C539B3">
              <w:t>Указывается уникальный идентификатор КОО, по которому осуществляется операция</w:t>
            </w:r>
            <w:r>
              <w:t xml:space="preserve"> таблицы «Уточненные реквизиты»</w:t>
            </w:r>
            <w:r w:rsidRPr="00C539B3">
              <w:t>.</w:t>
            </w:r>
          </w:p>
          <w:p w14:paraId="6D09AFF6" w14:textId="612F128F" w:rsidR="00AF537C" w:rsidRPr="00C539B3" w:rsidRDefault="00AF537C" w:rsidP="00AF537C">
            <w:pPr>
              <w:pStyle w:val="GOSTTablenorm"/>
            </w:pPr>
            <w:r w:rsidRPr="00C539B3">
              <w:t>Обязателен для заполнения, если заполнен параметр «Номер КОО».</w:t>
            </w:r>
          </w:p>
          <w:p w14:paraId="01D2B9A3" w14:textId="33554234" w:rsidR="00AF537C" w:rsidRPr="006C2E10" w:rsidRDefault="00AF537C" w:rsidP="00AF537C">
            <w:pPr>
              <w:pStyle w:val="GOSTTablenorm"/>
            </w:pPr>
            <w:r w:rsidRPr="00C539B3">
              <w:t>Не заполняется для л/с с кодом 41</w:t>
            </w:r>
          </w:p>
        </w:tc>
      </w:tr>
      <w:tr w:rsidR="00AF537C" w:rsidRPr="00F45DDE" w14:paraId="1265C942" w14:textId="77777777" w:rsidTr="00A62386">
        <w:tc>
          <w:tcPr>
            <w:tcW w:w="1100" w:type="pct"/>
          </w:tcPr>
          <w:p w14:paraId="1BF255D1" w14:textId="653C74E6" w:rsidR="00AF537C" w:rsidRPr="00F45DDE" w:rsidRDefault="00AF537C" w:rsidP="00AF537C">
            <w:pPr>
              <w:ind w:left="57" w:right="57" w:firstLine="0"/>
              <w:rPr>
                <w:sz w:val="22"/>
                <w:szCs w:val="22"/>
              </w:rPr>
            </w:pPr>
            <w:r w:rsidRPr="00F45DDE">
              <w:rPr>
                <w:sz w:val="22"/>
                <w:szCs w:val="22"/>
              </w:rPr>
              <w:t>ИГК</w:t>
            </w:r>
          </w:p>
        </w:tc>
        <w:tc>
          <w:tcPr>
            <w:tcW w:w="750" w:type="pct"/>
          </w:tcPr>
          <w:p w14:paraId="3AD2E8F3" w14:textId="76256EF3" w:rsidR="00AF537C" w:rsidRPr="00AF537C" w:rsidRDefault="00AF537C" w:rsidP="00090258">
            <w:pPr>
              <w:pStyle w:val="GOSTTablenorm"/>
              <w:rPr>
                <w:lang w:val="en-US"/>
              </w:rPr>
            </w:pPr>
            <w:r w:rsidRPr="00090258">
              <w:rPr>
                <w:b/>
                <w:lang w:val="en-US"/>
              </w:rPr>
              <w:t>FS_TSE_REFDETAL_D12_LIST</w:t>
            </w:r>
            <w:r w:rsidRPr="00AF537C">
              <w:rPr>
                <w:lang w:val="en-US"/>
              </w:rPr>
              <w:t>:IGK</w:t>
            </w:r>
          </w:p>
        </w:tc>
        <w:tc>
          <w:tcPr>
            <w:tcW w:w="497" w:type="pct"/>
          </w:tcPr>
          <w:p w14:paraId="483F8AB1" w14:textId="3E9FB35D" w:rsidR="00AF537C" w:rsidRPr="00F45DDE" w:rsidRDefault="00AF537C" w:rsidP="00AF537C">
            <w:pPr>
              <w:ind w:left="57" w:right="57" w:firstLine="0"/>
              <w:rPr>
                <w:sz w:val="22"/>
                <w:szCs w:val="22"/>
              </w:rPr>
            </w:pPr>
            <w:r>
              <w:rPr>
                <w:sz w:val="22"/>
                <w:szCs w:val="22"/>
              </w:rPr>
              <w:t>Строка</w:t>
            </w:r>
          </w:p>
        </w:tc>
        <w:tc>
          <w:tcPr>
            <w:tcW w:w="294" w:type="pct"/>
          </w:tcPr>
          <w:p w14:paraId="48B88F07" w14:textId="79D80A39" w:rsidR="00AF537C" w:rsidRPr="00F45DDE" w:rsidRDefault="00AF537C" w:rsidP="00AF537C">
            <w:pPr>
              <w:ind w:left="57" w:right="57" w:firstLine="0"/>
              <w:rPr>
                <w:sz w:val="22"/>
                <w:szCs w:val="22"/>
              </w:rPr>
            </w:pPr>
            <w:r>
              <w:rPr>
                <w:sz w:val="22"/>
                <w:szCs w:val="22"/>
              </w:rPr>
              <w:t>Нет</w:t>
            </w:r>
          </w:p>
        </w:tc>
        <w:tc>
          <w:tcPr>
            <w:tcW w:w="316" w:type="pct"/>
          </w:tcPr>
          <w:p w14:paraId="6B53DA81" w14:textId="49F0AFBE" w:rsidR="00AF537C" w:rsidRPr="00F45DDE" w:rsidRDefault="00AF537C" w:rsidP="00AF537C">
            <w:pPr>
              <w:ind w:left="57" w:right="57" w:firstLine="0"/>
              <w:rPr>
                <w:sz w:val="22"/>
                <w:szCs w:val="22"/>
              </w:rPr>
            </w:pPr>
            <w:r>
              <w:rPr>
                <w:sz w:val="22"/>
                <w:szCs w:val="22"/>
                <w:lang w:val="en-US"/>
              </w:rPr>
              <w:t>&lt;=2</w:t>
            </w:r>
            <w:r>
              <w:rPr>
                <w:sz w:val="22"/>
                <w:szCs w:val="22"/>
              </w:rPr>
              <w:t>5</w:t>
            </w:r>
          </w:p>
        </w:tc>
        <w:tc>
          <w:tcPr>
            <w:tcW w:w="2043" w:type="pct"/>
          </w:tcPr>
          <w:p w14:paraId="61B2FCFA" w14:textId="79BAD819" w:rsidR="00AF537C" w:rsidRDefault="00AF537C" w:rsidP="00AF537C">
            <w:pPr>
              <w:pStyle w:val="GOSTTablenorm"/>
            </w:pPr>
            <w:r>
              <w:t>Указывается идентификатор государственного контракта таблицы «Уточненные реквизиты».</w:t>
            </w:r>
          </w:p>
          <w:p w14:paraId="0AF27456" w14:textId="2A9FF337" w:rsidR="00AF537C" w:rsidRPr="00F45DDE" w:rsidRDefault="00AF537C" w:rsidP="00AF537C">
            <w:pPr>
              <w:pStyle w:val="GOSTTablenorm"/>
            </w:pPr>
            <w:r>
              <w:t>Не заполняется для л/с с кодом 41</w:t>
            </w:r>
          </w:p>
        </w:tc>
      </w:tr>
      <w:tr w:rsidR="00AF537C" w:rsidRPr="00F45DDE" w14:paraId="6127E70E" w14:textId="77777777" w:rsidTr="00A62386">
        <w:tc>
          <w:tcPr>
            <w:tcW w:w="1100" w:type="pct"/>
          </w:tcPr>
          <w:p w14:paraId="754B849C" w14:textId="48CCA715" w:rsidR="00AF537C" w:rsidRPr="00F45DDE" w:rsidRDefault="00AF537C" w:rsidP="00AF537C">
            <w:pPr>
              <w:ind w:left="57" w:right="57" w:firstLine="0"/>
              <w:rPr>
                <w:sz w:val="22"/>
                <w:szCs w:val="22"/>
              </w:rPr>
            </w:pPr>
            <w:r w:rsidRPr="00F45DDE">
              <w:rPr>
                <w:sz w:val="22"/>
                <w:szCs w:val="22"/>
              </w:rPr>
              <w:t>Аналитический код раздела/Код субсидии (цели)</w:t>
            </w:r>
          </w:p>
        </w:tc>
        <w:tc>
          <w:tcPr>
            <w:tcW w:w="750" w:type="pct"/>
          </w:tcPr>
          <w:p w14:paraId="6D2B5C4A" w14:textId="78ABE963" w:rsidR="00AF537C" w:rsidRPr="00AF537C" w:rsidRDefault="00AF537C" w:rsidP="00090258">
            <w:pPr>
              <w:pStyle w:val="GOSTTablenorm"/>
              <w:rPr>
                <w:lang w:val="en-US"/>
              </w:rPr>
            </w:pPr>
            <w:r w:rsidRPr="00090258">
              <w:rPr>
                <w:b/>
                <w:lang w:val="en-US"/>
              </w:rPr>
              <w:t>FS_TSE_REFDETAL_D12_LIST</w:t>
            </w:r>
            <w:r w:rsidRPr="00AF537C">
              <w:rPr>
                <w:lang w:val="en-US"/>
              </w:rPr>
              <w:t>:KODRAZDELLC</w:t>
            </w:r>
          </w:p>
        </w:tc>
        <w:tc>
          <w:tcPr>
            <w:tcW w:w="497" w:type="pct"/>
          </w:tcPr>
          <w:p w14:paraId="33807A65" w14:textId="037F9AA2" w:rsidR="00AF537C" w:rsidRPr="00F45DDE" w:rsidRDefault="00AF537C" w:rsidP="00AF537C">
            <w:pPr>
              <w:ind w:left="57" w:right="57" w:firstLine="0"/>
              <w:rPr>
                <w:sz w:val="22"/>
                <w:szCs w:val="22"/>
              </w:rPr>
            </w:pPr>
            <w:r>
              <w:rPr>
                <w:sz w:val="22"/>
                <w:szCs w:val="22"/>
              </w:rPr>
              <w:t>Строка</w:t>
            </w:r>
          </w:p>
        </w:tc>
        <w:tc>
          <w:tcPr>
            <w:tcW w:w="294" w:type="pct"/>
          </w:tcPr>
          <w:p w14:paraId="62E443BD" w14:textId="706B1C2C" w:rsidR="00AF537C" w:rsidRPr="00F45DDE" w:rsidRDefault="00AF537C" w:rsidP="00AF537C">
            <w:pPr>
              <w:ind w:left="57" w:right="57" w:firstLine="0"/>
              <w:rPr>
                <w:sz w:val="22"/>
                <w:szCs w:val="22"/>
              </w:rPr>
            </w:pPr>
            <w:r>
              <w:rPr>
                <w:sz w:val="22"/>
                <w:szCs w:val="22"/>
              </w:rPr>
              <w:t>Нет</w:t>
            </w:r>
          </w:p>
        </w:tc>
        <w:tc>
          <w:tcPr>
            <w:tcW w:w="316" w:type="pct"/>
          </w:tcPr>
          <w:p w14:paraId="6A079BB3" w14:textId="64F43B60" w:rsidR="00AF537C" w:rsidRPr="00F45DDE" w:rsidRDefault="00AF537C" w:rsidP="00AF537C">
            <w:pPr>
              <w:ind w:left="57" w:right="57" w:firstLine="0"/>
              <w:rPr>
                <w:sz w:val="22"/>
                <w:szCs w:val="22"/>
                <w:lang w:val="en-US"/>
              </w:rPr>
            </w:pPr>
            <w:r>
              <w:rPr>
                <w:sz w:val="22"/>
                <w:szCs w:val="22"/>
                <w:lang w:val="en-US"/>
              </w:rPr>
              <w:t>&lt;=2</w:t>
            </w:r>
            <w:r>
              <w:rPr>
                <w:sz w:val="22"/>
                <w:szCs w:val="22"/>
              </w:rPr>
              <w:t>5</w:t>
            </w:r>
          </w:p>
        </w:tc>
        <w:tc>
          <w:tcPr>
            <w:tcW w:w="2043" w:type="pct"/>
          </w:tcPr>
          <w:p w14:paraId="3BF7CAF7" w14:textId="4233AC08" w:rsidR="00AF537C" w:rsidRPr="00F45DDE" w:rsidRDefault="00AF537C" w:rsidP="00AF537C">
            <w:pPr>
              <w:pStyle w:val="GOSTTablenorm"/>
            </w:pPr>
            <w:r w:rsidRPr="00F45DDE">
              <w:t xml:space="preserve">Указывается значение аналитического кода раздела лицевого счета для л/с с кодом 71 </w:t>
            </w:r>
            <w:r>
              <w:t>таблицы «Уточненные реквизиты»</w:t>
            </w:r>
            <w:r w:rsidRPr="00F45DDE">
              <w:t>.</w:t>
            </w:r>
          </w:p>
          <w:p w14:paraId="40ED0D66" w14:textId="18BDCD32" w:rsidR="00AF537C" w:rsidRPr="00F45DDE" w:rsidRDefault="00AF537C" w:rsidP="00AF537C">
            <w:pPr>
              <w:pStyle w:val="GOSTTablenorm"/>
            </w:pPr>
            <w:r w:rsidRPr="00F45DDE">
              <w:t xml:space="preserve">Указывается код субсидии (цели) для л/с с кодом 41 по </w:t>
            </w:r>
            <w:r>
              <w:t>кредитовой</w:t>
            </w:r>
            <w:r w:rsidRPr="00F45DDE">
              <w:t xml:space="preserve"> стороне</w:t>
            </w:r>
          </w:p>
        </w:tc>
      </w:tr>
      <w:tr w:rsidR="00AF537C" w:rsidRPr="00F45DDE" w14:paraId="0FEFC959" w14:textId="77777777" w:rsidTr="00A62386">
        <w:tc>
          <w:tcPr>
            <w:tcW w:w="1100" w:type="pct"/>
          </w:tcPr>
          <w:p w14:paraId="28D7A819" w14:textId="21214204" w:rsidR="00AF537C" w:rsidRPr="00F45DDE" w:rsidRDefault="00AF537C" w:rsidP="00AF537C">
            <w:pPr>
              <w:ind w:left="57" w:right="57" w:firstLine="0"/>
              <w:rPr>
                <w:sz w:val="22"/>
                <w:szCs w:val="22"/>
              </w:rPr>
            </w:pPr>
            <w:r w:rsidRPr="00F45DDE">
              <w:rPr>
                <w:sz w:val="22"/>
                <w:szCs w:val="22"/>
              </w:rPr>
              <w:t>Сумма</w:t>
            </w:r>
          </w:p>
        </w:tc>
        <w:tc>
          <w:tcPr>
            <w:tcW w:w="750" w:type="pct"/>
          </w:tcPr>
          <w:p w14:paraId="74588C8A" w14:textId="60BAC888" w:rsidR="00AF537C" w:rsidRPr="00AF537C" w:rsidRDefault="00AF537C" w:rsidP="00090258">
            <w:pPr>
              <w:pStyle w:val="GOSTTablenorm"/>
              <w:rPr>
                <w:lang w:val="en-US"/>
              </w:rPr>
            </w:pPr>
            <w:r w:rsidRPr="00090258">
              <w:rPr>
                <w:b/>
                <w:lang w:val="en-US"/>
              </w:rPr>
              <w:t>FS_TSE_REFDETAL_D12_LIST</w:t>
            </w:r>
            <w:r w:rsidRPr="00AF537C">
              <w:rPr>
                <w:lang w:val="en-US"/>
              </w:rPr>
              <w:t>:SUMMA</w:t>
            </w:r>
          </w:p>
        </w:tc>
        <w:tc>
          <w:tcPr>
            <w:tcW w:w="497" w:type="pct"/>
          </w:tcPr>
          <w:p w14:paraId="04147296" w14:textId="5930F8B6" w:rsidR="00AF537C" w:rsidRPr="00F45DDE" w:rsidRDefault="00AF537C" w:rsidP="00AF537C">
            <w:pPr>
              <w:ind w:left="57" w:right="57" w:firstLine="0"/>
              <w:rPr>
                <w:sz w:val="22"/>
                <w:szCs w:val="22"/>
              </w:rPr>
            </w:pPr>
            <w:r>
              <w:rPr>
                <w:sz w:val="22"/>
                <w:szCs w:val="22"/>
              </w:rPr>
              <w:t>Число</w:t>
            </w:r>
          </w:p>
        </w:tc>
        <w:tc>
          <w:tcPr>
            <w:tcW w:w="294" w:type="pct"/>
          </w:tcPr>
          <w:p w14:paraId="1F7CA010" w14:textId="73386F1D" w:rsidR="00AF537C" w:rsidRPr="00F45DDE" w:rsidRDefault="00AF537C" w:rsidP="00AF537C">
            <w:pPr>
              <w:ind w:left="57" w:right="57" w:firstLine="0"/>
              <w:rPr>
                <w:sz w:val="22"/>
                <w:szCs w:val="22"/>
              </w:rPr>
            </w:pPr>
            <w:r>
              <w:rPr>
                <w:sz w:val="22"/>
                <w:szCs w:val="22"/>
              </w:rPr>
              <w:t>Да</w:t>
            </w:r>
          </w:p>
        </w:tc>
        <w:tc>
          <w:tcPr>
            <w:tcW w:w="316" w:type="pct"/>
          </w:tcPr>
          <w:p w14:paraId="0B1548CD" w14:textId="3F7B5773" w:rsidR="00AF537C" w:rsidRPr="00F45DDE" w:rsidRDefault="00AF537C" w:rsidP="00AF537C">
            <w:pPr>
              <w:ind w:left="57" w:right="57" w:firstLine="0"/>
              <w:rPr>
                <w:sz w:val="22"/>
                <w:szCs w:val="22"/>
              </w:rPr>
            </w:pPr>
            <w:r>
              <w:rPr>
                <w:sz w:val="22"/>
                <w:szCs w:val="22"/>
              </w:rPr>
              <w:t>-</w:t>
            </w:r>
          </w:p>
        </w:tc>
        <w:tc>
          <w:tcPr>
            <w:tcW w:w="2043" w:type="pct"/>
          </w:tcPr>
          <w:p w14:paraId="4A96A2C9" w14:textId="6AB3E56B" w:rsidR="00AF537C" w:rsidRPr="00D71591" w:rsidRDefault="00AF537C" w:rsidP="00AF537C">
            <w:pPr>
              <w:pStyle w:val="GOSTTablenorm"/>
            </w:pPr>
            <w:r w:rsidRPr="00F45DDE">
              <w:t xml:space="preserve">Указывается сумма по строке, с точностью 2 знака после запятой </w:t>
            </w:r>
            <w:r>
              <w:t>таблицы «Уточненные реквизиты»</w:t>
            </w:r>
          </w:p>
        </w:tc>
      </w:tr>
      <w:tr w:rsidR="00AF537C" w:rsidRPr="00F45DDE" w14:paraId="138D6DF4" w14:textId="77777777" w:rsidTr="00A62386">
        <w:tc>
          <w:tcPr>
            <w:tcW w:w="1100" w:type="pct"/>
          </w:tcPr>
          <w:p w14:paraId="533122AC" w14:textId="55389551" w:rsidR="00AF537C" w:rsidRPr="006C2E10" w:rsidRDefault="00AF537C" w:rsidP="00AF537C">
            <w:pPr>
              <w:ind w:left="57" w:right="57" w:firstLine="0"/>
              <w:rPr>
                <w:sz w:val="22"/>
                <w:szCs w:val="22"/>
              </w:rPr>
            </w:pPr>
            <w:r w:rsidRPr="006C2E10">
              <w:rPr>
                <w:sz w:val="22"/>
                <w:szCs w:val="22"/>
              </w:rPr>
              <w:t>Код ТОФК ЦС</w:t>
            </w:r>
            <w:r>
              <w:rPr>
                <w:sz w:val="22"/>
                <w:szCs w:val="22"/>
              </w:rPr>
              <w:t>/РЦ</w:t>
            </w:r>
          </w:p>
        </w:tc>
        <w:tc>
          <w:tcPr>
            <w:tcW w:w="750" w:type="pct"/>
          </w:tcPr>
          <w:p w14:paraId="1F0BF23C" w14:textId="3F5FFEB2" w:rsidR="00AF537C" w:rsidRPr="00AF537C" w:rsidRDefault="00AF537C" w:rsidP="00090258">
            <w:pPr>
              <w:pStyle w:val="GOSTTablenorm"/>
              <w:rPr>
                <w:lang w:val="en-US"/>
              </w:rPr>
            </w:pPr>
            <w:r w:rsidRPr="00090258">
              <w:rPr>
                <w:b/>
                <w:lang w:val="en-US"/>
              </w:rPr>
              <w:t>FS_TSE_REFDETAL_D12_LIST</w:t>
            </w:r>
            <w:r w:rsidRPr="00AF537C">
              <w:rPr>
                <w:lang w:val="en-US"/>
              </w:rPr>
              <w:t>:CSRCCODERECIP</w:t>
            </w:r>
          </w:p>
        </w:tc>
        <w:tc>
          <w:tcPr>
            <w:tcW w:w="497" w:type="pct"/>
          </w:tcPr>
          <w:p w14:paraId="2858A1CB" w14:textId="245BBE17" w:rsidR="00AF537C" w:rsidRPr="00F45DDE" w:rsidRDefault="00AF537C" w:rsidP="00AF537C">
            <w:pPr>
              <w:ind w:left="57" w:right="57" w:firstLine="0"/>
              <w:rPr>
                <w:sz w:val="22"/>
                <w:szCs w:val="22"/>
              </w:rPr>
            </w:pPr>
            <w:r>
              <w:rPr>
                <w:sz w:val="22"/>
                <w:szCs w:val="22"/>
              </w:rPr>
              <w:t>Строка</w:t>
            </w:r>
          </w:p>
        </w:tc>
        <w:tc>
          <w:tcPr>
            <w:tcW w:w="294" w:type="pct"/>
          </w:tcPr>
          <w:p w14:paraId="6B43B2D9" w14:textId="1F01ECC4" w:rsidR="00AF537C" w:rsidRPr="00F45DDE" w:rsidRDefault="00AF537C" w:rsidP="00AF537C">
            <w:pPr>
              <w:ind w:left="57" w:right="57" w:firstLine="0"/>
              <w:rPr>
                <w:sz w:val="22"/>
                <w:szCs w:val="22"/>
              </w:rPr>
            </w:pPr>
            <w:r>
              <w:rPr>
                <w:sz w:val="22"/>
                <w:szCs w:val="22"/>
              </w:rPr>
              <w:t>Нет</w:t>
            </w:r>
          </w:p>
        </w:tc>
        <w:tc>
          <w:tcPr>
            <w:tcW w:w="316" w:type="pct"/>
          </w:tcPr>
          <w:p w14:paraId="1F312153" w14:textId="37D46DF0" w:rsidR="00AF537C" w:rsidRPr="00F45DDE" w:rsidRDefault="00AF537C" w:rsidP="00AF537C">
            <w:pPr>
              <w:ind w:left="57" w:right="57" w:firstLine="0"/>
              <w:rPr>
                <w:sz w:val="22"/>
                <w:szCs w:val="22"/>
              </w:rPr>
            </w:pPr>
            <w:r>
              <w:rPr>
                <w:sz w:val="22"/>
                <w:szCs w:val="22"/>
              </w:rPr>
              <w:t>=4</w:t>
            </w:r>
          </w:p>
        </w:tc>
        <w:tc>
          <w:tcPr>
            <w:tcW w:w="2043" w:type="pct"/>
          </w:tcPr>
          <w:p w14:paraId="3AD8359C" w14:textId="03CCE14A" w:rsidR="00AF537C" w:rsidRPr="00F45DDE" w:rsidRDefault="00AF537C" w:rsidP="00AF537C">
            <w:pPr>
              <w:pStyle w:val="GOSTTablenorm"/>
            </w:pPr>
            <w:r w:rsidRPr="00F45DDE">
              <w:t xml:space="preserve">Указывается код ТОФК </w:t>
            </w:r>
            <w:r>
              <w:t>расчетного центра/</w:t>
            </w:r>
            <w:r w:rsidRPr="00F45DDE">
              <w:t xml:space="preserve">центра специализации клиента </w:t>
            </w:r>
            <w:r>
              <w:t>таблицы «Уточненные реквизиты»</w:t>
            </w:r>
          </w:p>
        </w:tc>
      </w:tr>
      <w:tr w:rsidR="00AF537C" w:rsidRPr="00F45DDE" w14:paraId="485588DB" w14:textId="77777777" w:rsidTr="00A62386">
        <w:tc>
          <w:tcPr>
            <w:tcW w:w="1100" w:type="pct"/>
          </w:tcPr>
          <w:p w14:paraId="3B016CD1" w14:textId="65CDDB7D" w:rsidR="00AF537C" w:rsidRPr="00F45DDE" w:rsidRDefault="00AF537C" w:rsidP="00AF537C">
            <w:pPr>
              <w:ind w:left="57" w:right="57" w:firstLine="0"/>
              <w:rPr>
                <w:sz w:val="22"/>
                <w:szCs w:val="22"/>
              </w:rPr>
            </w:pPr>
            <w:r w:rsidRPr="00F45DDE">
              <w:rPr>
                <w:sz w:val="22"/>
                <w:szCs w:val="22"/>
              </w:rPr>
              <w:t>КБК</w:t>
            </w:r>
          </w:p>
        </w:tc>
        <w:tc>
          <w:tcPr>
            <w:tcW w:w="750" w:type="pct"/>
          </w:tcPr>
          <w:p w14:paraId="40B851BC" w14:textId="210B08DE" w:rsidR="00AF537C" w:rsidRPr="00AF537C" w:rsidRDefault="00AF537C" w:rsidP="00090258">
            <w:pPr>
              <w:pStyle w:val="GOSTTablenorm"/>
              <w:rPr>
                <w:lang w:val="en-US"/>
              </w:rPr>
            </w:pPr>
            <w:r w:rsidRPr="00090258">
              <w:rPr>
                <w:b/>
                <w:lang w:val="en-US"/>
              </w:rPr>
              <w:t>FS_TSE_REFDETAL_D12_LIST</w:t>
            </w:r>
            <w:r w:rsidRPr="00AF537C">
              <w:rPr>
                <w:lang w:val="en-US"/>
              </w:rPr>
              <w:t>:KBK_ACC_PAYER</w:t>
            </w:r>
          </w:p>
        </w:tc>
        <w:tc>
          <w:tcPr>
            <w:tcW w:w="497" w:type="pct"/>
          </w:tcPr>
          <w:p w14:paraId="7A2481E5" w14:textId="109AC193" w:rsidR="00AF537C" w:rsidRPr="00F45DDE" w:rsidRDefault="00AF537C" w:rsidP="00AF537C">
            <w:pPr>
              <w:ind w:left="57" w:right="57" w:firstLine="0"/>
              <w:rPr>
                <w:sz w:val="22"/>
                <w:szCs w:val="22"/>
              </w:rPr>
            </w:pPr>
            <w:r>
              <w:rPr>
                <w:sz w:val="22"/>
                <w:szCs w:val="22"/>
              </w:rPr>
              <w:t>Строка</w:t>
            </w:r>
          </w:p>
        </w:tc>
        <w:tc>
          <w:tcPr>
            <w:tcW w:w="294" w:type="pct"/>
          </w:tcPr>
          <w:p w14:paraId="65981DE8" w14:textId="43754342" w:rsidR="00AF537C" w:rsidRPr="00F45DDE" w:rsidRDefault="00AF537C" w:rsidP="00AF537C">
            <w:pPr>
              <w:ind w:left="57" w:right="57" w:firstLine="0"/>
              <w:rPr>
                <w:sz w:val="22"/>
                <w:szCs w:val="22"/>
              </w:rPr>
            </w:pPr>
            <w:r>
              <w:rPr>
                <w:sz w:val="22"/>
                <w:szCs w:val="22"/>
              </w:rPr>
              <w:t>Нет</w:t>
            </w:r>
          </w:p>
        </w:tc>
        <w:tc>
          <w:tcPr>
            <w:tcW w:w="316" w:type="pct"/>
          </w:tcPr>
          <w:p w14:paraId="17C046E5" w14:textId="1AEE1DAB" w:rsidR="00AF537C" w:rsidRPr="00F45DDE" w:rsidRDefault="00AF537C" w:rsidP="00AF537C">
            <w:pPr>
              <w:ind w:left="57" w:right="57" w:firstLine="0"/>
              <w:rPr>
                <w:sz w:val="22"/>
                <w:szCs w:val="22"/>
              </w:rPr>
            </w:pPr>
            <w:r>
              <w:rPr>
                <w:sz w:val="22"/>
                <w:szCs w:val="22"/>
              </w:rPr>
              <w:t>=20</w:t>
            </w:r>
          </w:p>
        </w:tc>
        <w:tc>
          <w:tcPr>
            <w:tcW w:w="2043" w:type="pct"/>
          </w:tcPr>
          <w:p w14:paraId="466C6B19" w14:textId="08E84217" w:rsidR="00AF537C" w:rsidRPr="00F45DDE" w:rsidRDefault="00AF537C" w:rsidP="00AF537C">
            <w:pPr>
              <w:pStyle w:val="GOSTTablenorm"/>
            </w:pPr>
            <w:r w:rsidRPr="00F45DDE">
              <w:t xml:space="preserve">Указывается код по бюджетной классификации для отражения операции на ЛС клиента </w:t>
            </w:r>
            <w:r>
              <w:t>таблицы «Уточненные реквизиты»</w:t>
            </w:r>
          </w:p>
        </w:tc>
      </w:tr>
      <w:tr w:rsidR="00AF537C" w:rsidRPr="00F45DDE" w14:paraId="769E33EC" w14:textId="77777777" w:rsidTr="00A62386">
        <w:tc>
          <w:tcPr>
            <w:tcW w:w="1100" w:type="pct"/>
          </w:tcPr>
          <w:p w14:paraId="59BDD6A5" w14:textId="317BDA33" w:rsidR="00AF537C" w:rsidRPr="00F45DDE" w:rsidRDefault="00AF537C" w:rsidP="00AF537C">
            <w:pPr>
              <w:ind w:left="57" w:right="57" w:firstLine="0"/>
              <w:rPr>
                <w:sz w:val="22"/>
                <w:szCs w:val="22"/>
              </w:rPr>
            </w:pPr>
            <w:r w:rsidRPr="00F45DDE">
              <w:rPr>
                <w:sz w:val="22"/>
                <w:szCs w:val="22"/>
              </w:rPr>
              <w:t>Код цели (аналитический код)</w:t>
            </w:r>
            <w:r>
              <w:rPr>
                <w:sz w:val="22"/>
                <w:szCs w:val="22"/>
              </w:rPr>
              <w:t xml:space="preserve"> контрольный</w:t>
            </w:r>
          </w:p>
        </w:tc>
        <w:tc>
          <w:tcPr>
            <w:tcW w:w="750" w:type="pct"/>
          </w:tcPr>
          <w:p w14:paraId="62E052D4" w14:textId="56615302" w:rsidR="00AF537C" w:rsidRPr="00AF537C" w:rsidRDefault="00AF537C" w:rsidP="0068612A">
            <w:pPr>
              <w:pStyle w:val="GOSTTablenorm"/>
              <w:rPr>
                <w:lang w:val="en-US"/>
              </w:rPr>
            </w:pPr>
            <w:r w:rsidRPr="00090258">
              <w:rPr>
                <w:b/>
                <w:lang w:val="en-US"/>
              </w:rPr>
              <w:t>FS_TSE_REFDETAL_D12_LIST</w:t>
            </w:r>
            <w:r w:rsidRPr="00AF537C">
              <w:rPr>
                <w:lang w:val="en-US"/>
              </w:rPr>
              <w:t>:</w:t>
            </w:r>
            <w:r w:rsidR="0068612A" w:rsidRPr="0068612A">
              <w:rPr>
                <w:lang w:val="en-US"/>
              </w:rPr>
              <w:t>CODECS_PAYER</w:t>
            </w:r>
          </w:p>
        </w:tc>
        <w:tc>
          <w:tcPr>
            <w:tcW w:w="497" w:type="pct"/>
          </w:tcPr>
          <w:p w14:paraId="52D67584" w14:textId="7D22F79A" w:rsidR="00AF537C" w:rsidRPr="00F45DDE" w:rsidRDefault="00AF537C" w:rsidP="00AF537C">
            <w:pPr>
              <w:ind w:left="57" w:right="57" w:firstLine="0"/>
              <w:rPr>
                <w:sz w:val="22"/>
                <w:szCs w:val="22"/>
              </w:rPr>
            </w:pPr>
            <w:r>
              <w:rPr>
                <w:sz w:val="22"/>
                <w:szCs w:val="22"/>
              </w:rPr>
              <w:t>Строка</w:t>
            </w:r>
          </w:p>
        </w:tc>
        <w:tc>
          <w:tcPr>
            <w:tcW w:w="294" w:type="pct"/>
          </w:tcPr>
          <w:p w14:paraId="08673561" w14:textId="4D0E4AFD" w:rsidR="00AF537C" w:rsidRPr="00F45DDE" w:rsidRDefault="00AF537C" w:rsidP="00AF537C">
            <w:pPr>
              <w:ind w:left="57" w:right="57" w:firstLine="0"/>
              <w:rPr>
                <w:sz w:val="22"/>
                <w:szCs w:val="22"/>
              </w:rPr>
            </w:pPr>
            <w:r>
              <w:rPr>
                <w:sz w:val="22"/>
                <w:szCs w:val="22"/>
              </w:rPr>
              <w:t>Нет</w:t>
            </w:r>
          </w:p>
        </w:tc>
        <w:tc>
          <w:tcPr>
            <w:tcW w:w="316" w:type="pct"/>
          </w:tcPr>
          <w:p w14:paraId="7A777758" w14:textId="2FD5983F" w:rsidR="00AF537C" w:rsidRPr="00F45DDE" w:rsidRDefault="00AF537C" w:rsidP="00AF537C">
            <w:pPr>
              <w:ind w:left="57" w:right="57" w:firstLine="0"/>
              <w:rPr>
                <w:sz w:val="22"/>
                <w:szCs w:val="22"/>
                <w:lang w:val="en-US"/>
              </w:rPr>
            </w:pPr>
            <w:r>
              <w:rPr>
                <w:sz w:val="22"/>
                <w:szCs w:val="22"/>
                <w:lang w:val="en-US"/>
              </w:rPr>
              <w:t>&lt;=2</w:t>
            </w:r>
            <w:r>
              <w:rPr>
                <w:sz w:val="22"/>
                <w:szCs w:val="22"/>
              </w:rPr>
              <w:t>5</w:t>
            </w:r>
          </w:p>
        </w:tc>
        <w:tc>
          <w:tcPr>
            <w:tcW w:w="2043" w:type="pct"/>
          </w:tcPr>
          <w:p w14:paraId="7EBCC032" w14:textId="77777777" w:rsidR="00AF537C" w:rsidRPr="00F45DDE" w:rsidRDefault="00AF537C" w:rsidP="00AF537C">
            <w:pPr>
              <w:pStyle w:val="GOSTTablenorm"/>
            </w:pPr>
            <w:r w:rsidRPr="00F45DDE">
              <w:t>Не заполняется для л/с с кодом 71.</w:t>
            </w:r>
          </w:p>
          <w:p w14:paraId="542A5225" w14:textId="40B03128" w:rsidR="00AF537C" w:rsidRPr="00F45DDE" w:rsidRDefault="00AF537C" w:rsidP="00AF537C">
            <w:pPr>
              <w:pStyle w:val="GOSTTablenorm"/>
            </w:pPr>
            <w:r w:rsidRPr="00F45DDE">
              <w:t xml:space="preserve">Указывается код субсидии (цели, целевых средств) для отражения на ЛС клиента с кодом 41 (при наличии) </w:t>
            </w:r>
            <w:r>
              <w:t>таблицы «Уточненные реквизиты»</w:t>
            </w:r>
          </w:p>
        </w:tc>
      </w:tr>
    </w:tbl>
    <w:p w14:paraId="4C002DF8" w14:textId="23E540C0" w:rsidR="005F3A64" w:rsidRDefault="005F3A64" w:rsidP="005F3A64">
      <w:pPr>
        <w:pStyle w:val="51"/>
      </w:pPr>
      <w:bookmarkStart w:id="1601" w:name="_Toc226564477"/>
      <w:bookmarkStart w:id="1602" w:name="_Toc189429601"/>
      <w:bookmarkStart w:id="1603" w:name="_Ref158392512"/>
      <w:r w:rsidRPr="00A775EA">
        <w:t xml:space="preserve">Пример запроса по документу </w:t>
      </w:r>
      <w:r w:rsidRPr="009F1BE8">
        <w:t>«</w:t>
      </w:r>
      <w:r w:rsidRPr="00A62386">
        <w:t>Уведомление об уточнении операций клиента» (ф. 0531852) TSE_0531852_D12</w:t>
      </w:r>
      <w:bookmarkEnd w:id="1601"/>
    </w:p>
    <w:p w14:paraId="3BC2FB9E" w14:textId="77777777" w:rsidR="001865CF" w:rsidRPr="001865CF" w:rsidRDefault="001865CF" w:rsidP="001865CF">
      <w:pPr>
        <w:pStyle w:val="GOSTScript"/>
        <w:rPr>
          <w:lang w:eastAsia="ko-KR"/>
        </w:rPr>
      </w:pPr>
      <w:r w:rsidRPr="001865CF">
        <w:rPr>
          <w:lang w:eastAsia="ko-KR"/>
        </w:rPr>
        <w:t>{</w:t>
      </w:r>
    </w:p>
    <w:p w14:paraId="423BADD8" w14:textId="77777777" w:rsidR="001865CF" w:rsidRPr="001865CF" w:rsidRDefault="001865CF" w:rsidP="001865CF">
      <w:pPr>
        <w:pStyle w:val="GOSTScript"/>
        <w:rPr>
          <w:lang w:eastAsia="ko-KR"/>
        </w:rPr>
      </w:pPr>
      <w:r w:rsidRPr="001865CF">
        <w:rPr>
          <w:lang w:eastAsia="ko-KR"/>
        </w:rPr>
        <w:tab/>
        <w:t>"header": {</w:t>
      </w:r>
    </w:p>
    <w:p w14:paraId="06892252" w14:textId="77777777" w:rsidR="001865CF" w:rsidRPr="001865CF" w:rsidRDefault="001865CF" w:rsidP="001865CF">
      <w:pPr>
        <w:pStyle w:val="GOSTScript"/>
        <w:rPr>
          <w:lang w:eastAsia="ko-KR"/>
        </w:rPr>
      </w:pPr>
      <w:r w:rsidRPr="001865CF">
        <w:rPr>
          <w:lang w:eastAsia="ko-KR"/>
        </w:rPr>
        <w:tab/>
      </w:r>
      <w:r w:rsidRPr="001865CF">
        <w:rPr>
          <w:lang w:eastAsia="ko-KR"/>
        </w:rPr>
        <w:tab/>
        <w:t>"Source": "TSE",</w:t>
      </w:r>
    </w:p>
    <w:p w14:paraId="55F65803" w14:textId="77777777" w:rsidR="001865CF" w:rsidRPr="001865CF" w:rsidRDefault="001865CF" w:rsidP="001865CF">
      <w:pPr>
        <w:pStyle w:val="GOSTScript"/>
        <w:rPr>
          <w:lang w:eastAsia="ko-KR"/>
        </w:rPr>
      </w:pPr>
      <w:r w:rsidRPr="001865CF">
        <w:rPr>
          <w:lang w:eastAsia="ko-KR"/>
        </w:rPr>
        <w:tab/>
      </w:r>
      <w:r w:rsidRPr="001865CF">
        <w:rPr>
          <w:lang w:eastAsia="ko-KR"/>
        </w:rPr>
        <w:tab/>
        <w:t>"ReqDateTime": "2025-12-05 10:37:22",</w:t>
      </w:r>
    </w:p>
    <w:p w14:paraId="669B5C14" w14:textId="77777777" w:rsidR="001865CF" w:rsidRPr="001865CF" w:rsidRDefault="001865CF" w:rsidP="001865CF">
      <w:pPr>
        <w:pStyle w:val="GOSTScript"/>
        <w:rPr>
          <w:lang w:eastAsia="ko-KR"/>
        </w:rPr>
      </w:pPr>
      <w:r w:rsidRPr="001865CF">
        <w:rPr>
          <w:lang w:eastAsia="ko-KR"/>
        </w:rPr>
        <w:tab/>
      </w:r>
      <w:r w:rsidRPr="001865CF">
        <w:rPr>
          <w:lang w:eastAsia="ko-KR"/>
        </w:rPr>
        <w:tab/>
        <w:t>"Version": "1.0",</w:t>
      </w:r>
    </w:p>
    <w:p w14:paraId="7128682B" w14:textId="77777777" w:rsidR="001865CF" w:rsidRPr="001865CF" w:rsidRDefault="001865CF" w:rsidP="001865CF">
      <w:pPr>
        <w:pStyle w:val="GOSTScript"/>
        <w:rPr>
          <w:lang w:eastAsia="ko-KR"/>
        </w:rPr>
      </w:pPr>
      <w:r w:rsidRPr="001865CF">
        <w:rPr>
          <w:lang w:eastAsia="ko-KR"/>
        </w:rPr>
        <w:tab/>
      </w:r>
      <w:r w:rsidRPr="001865CF">
        <w:rPr>
          <w:lang w:eastAsia="ko-KR"/>
        </w:rPr>
        <w:tab/>
        <w:t>"Params": [</w:t>
      </w:r>
    </w:p>
    <w:p w14:paraId="363131F5" w14:textId="77777777" w:rsidR="001865CF" w:rsidRPr="001865CF" w:rsidRDefault="001865CF" w:rsidP="001865CF">
      <w:pPr>
        <w:pStyle w:val="GOSTScript"/>
        <w:rPr>
          <w:lang w:eastAsia="ko-KR"/>
        </w:rPr>
      </w:pPr>
      <w:r w:rsidRPr="001865CF">
        <w:rPr>
          <w:lang w:eastAsia="ko-KR"/>
        </w:rPr>
        <w:tab/>
      </w:r>
      <w:r w:rsidRPr="001865CF">
        <w:rPr>
          <w:lang w:eastAsia="ko-KR"/>
        </w:rPr>
        <w:tab/>
      </w:r>
      <w:r w:rsidRPr="001865CF">
        <w:rPr>
          <w:lang w:eastAsia="ko-KR"/>
        </w:rPr>
        <w:tab/>
        <w:t>{</w:t>
      </w:r>
    </w:p>
    <w:p w14:paraId="1856530E" w14:textId="77777777" w:rsidR="001865CF" w:rsidRPr="001865CF" w:rsidRDefault="001865CF" w:rsidP="001865CF">
      <w:pPr>
        <w:pStyle w:val="GOSTScript"/>
        <w:rPr>
          <w:lang w:eastAsia="ko-KR"/>
        </w:rPr>
      </w:pPr>
      <w:r w:rsidRPr="001865CF">
        <w:rPr>
          <w:lang w:eastAsia="ko-KR"/>
        </w:rPr>
        <w:tab/>
      </w:r>
      <w:r w:rsidRPr="001865CF">
        <w:rPr>
          <w:lang w:eastAsia="ko-KR"/>
        </w:rPr>
        <w:tab/>
      </w:r>
      <w:r w:rsidRPr="001865CF">
        <w:rPr>
          <w:lang w:eastAsia="ko-KR"/>
        </w:rPr>
        <w:tab/>
      </w:r>
      <w:r w:rsidRPr="001865CF">
        <w:rPr>
          <w:lang w:eastAsia="ko-KR"/>
        </w:rPr>
        <w:tab/>
        <w:t>"param": "example",</w:t>
      </w:r>
    </w:p>
    <w:p w14:paraId="42BD0BC4" w14:textId="77777777" w:rsidR="001865CF" w:rsidRPr="001865CF" w:rsidRDefault="001865CF" w:rsidP="001865CF">
      <w:pPr>
        <w:pStyle w:val="GOSTScript"/>
        <w:rPr>
          <w:lang w:eastAsia="ko-KR"/>
        </w:rPr>
      </w:pPr>
      <w:r w:rsidRPr="001865CF">
        <w:rPr>
          <w:lang w:eastAsia="ko-KR"/>
        </w:rPr>
        <w:tab/>
      </w:r>
      <w:r w:rsidRPr="001865CF">
        <w:rPr>
          <w:lang w:eastAsia="ko-KR"/>
        </w:rPr>
        <w:tab/>
      </w:r>
      <w:r w:rsidRPr="001865CF">
        <w:rPr>
          <w:lang w:eastAsia="ko-KR"/>
        </w:rPr>
        <w:tab/>
      </w:r>
      <w:r w:rsidRPr="001865CF">
        <w:rPr>
          <w:lang w:eastAsia="ko-KR"/>
        </w:rPr>
        <w:tab/>
        <w:t>"value": "01"</w:t>
      </w:r>
    </w:p>
    <w:p w14:paraId="69792336" w14:textId="77777777" w:rsidR="001865CF" w:rsidRPr="001865CF" w:rsidRDefault="001865CF" w:rsidP="001865CF">
      <w:pPr>
        <w:pStyle w:val="GOSTScript"/>
        <w:rPr>
          <w:lang w:eastAsia="ko-KR"/>
        </w:rPr>
      </w:pPr>
      <w:r w:rsidRPr="001865CF">
        <w:rPr>
          <w:lang w:eastAsia="ko-KR"/>
        </w:rPr>
        <w:tab/>
      </w:r>
      <w:r w:rsidRPr="001865CF">
        <w:rPr>
          <w:lang w:eastAsia="ko-KR"/>
        </w:rPr>
        <w:tab/>
      </w:r>
      <w:r w:rsidRPr="001865CF">
        <w:rPr>
          <w:lang w:eastAsia="ko-KR"/>
        </w:rPr>
        <w:tab/>
        <w:t>}</w:t>
      </w:r>
    </w:p>
    <w:p w14:paraId="6748B39E" w14:textId="77777777" w:rsidR="001865CF" w:rsidRPr="001865CF" w:rsidRDefault="001865CF" w:rsidP="001865CF">
      <w:pPr>
        <w:pStyle w:val="GOSTScript"/>
        <w:rPr>
          <w:lang w:eastAsia="ko-KR"/>
        </w:rPr>
      </w:pPr>
      <w:r w:rsidRPr="001865CF">
        <w:rPr>
          <w:lang w:eastAsia="ko-KR"/>
        </w:rPr>
        <w:tab/>
      </w:r>
      <w:r w:rsidRPr="001865CF">
        <w:rPr>
          <w:lang w:eastAsia="ko-KR"/>
        </w:rPr>
        <w:tab/>
        <w:t>],</w:t>
      </w:r>
    </w:p>
    <w:p w14:paraId="6B1FAEE7" w14:textId="77777777" w:rsidR="001865CF" w:rsidRPr="001865CF" w:rsidRDefault="001865CF" w:rsidP="001865CF">
      <w:pPr>
        <w:pStyle w:val="GOSTScript"/>
        <w:rPr>
          <w:lang w:eastAsia="ko-KR"/>
        </w:rPr>
      </w:pPr>
      <w:r w:rsidRPr="001865CF">
        <w:rPr>
          <w:lang w:eastAsia="ko-KR"/>
        </w:rPr>
        <w:tab/>
      </w:r>
      <w:r w:rsidRPr="001865CF">
        <w:rPr>
          <w:lang w:eastAsia="ko-KR"/>
        </w:rPr>
        <w:tab/>
        <w:t>"ReqGuid": "g1a4ie5d-2757-4699-948c-vv72qba94f44",</w:t>
      </w:r>
    </w:p>
    <w:p w14:paraId="3985D372" w14:textId="77777777" w:rsidR="001865CF" w:rsidRPr="001865CF" w:rsidRDefault="001865CF" w:rsidP="001865CF">
      <w:pPr>
        <w:pStyle w:val="GOSTScript"/>
        <w:rPr>
          <w:lang w:eastAsia="ko-KR"/>
        </w:rPr>
      </w:pPr>
      <w:r w:rsidRPr="001865CF">
        <w:rPr>
          <w:lang w:eastAsia="ko-KR"/>
        </w:rPr>
        <w:tab/>
      </w:r>
      <w:r w:rsidRPr="001865CF">
        <w:rPr>
          <w:lang w:eastAsia="ko-KR"/>
        </w:rPr>
        <w:tab/>
        <w:t>"DocGuid": "1fd90a7c-e339-46ff-ac39-73029ff81321",</w:t>
      </w:r>
    </w:p>
    <w:p w14:paraId="5E0D9C3F" w14:textId="77777777" w:rsidR="001865CF" w:rsidRPr="001865CF" w:rsidRDefault="001865CF" w:rsidP="001865CF">
      <w:pPr>
        <w:pStyle w:val="GOSTScript"/>
        <w:rPr>
          <w:lang w:eastAsia="ko-KR"/>
        </w:rPr>
      </w:pPr>
      <w:r w:rsidRPr="001865CF">
        <w:rPr>
          <w:lang w:eastAsia="ko-KR"/>
        </w:rPr>
        <w:tab/>
      </w:r>
      <w:r w:rsidRPr="001865CF">
        <w:rPr>
          <w:lang w:eastAsia="ko-KR"/>
        </w:rPr>
        <w:tab/>
        <w:t>"RequestType": "ACCOUNTING",</w:t>
      </w:r>
    </w:p>
    <w:p w14:paraId="4B3002F0" w14:textId="77777777" w:rsidR="001865CF" w:rsidRPr="001865CF" w:rsidRDefault="001865CF" w:rsidP="001865CF">
      <w:pPr>
        <w:pStyle w:val="GOSTScript"/>
        <w:rPr>
          <w:lang w:eastAsia="ko-KR"/>
        </w:rPr>
      </w:pPr>
      <w:r w:rsidRPr="001865CF">
        <w:rPr>
          <w:lang w:eastAsia="ko-KR"/>
        </w:rPr>
        <w:tab/>
      </w:r>
      <w:r w:rsidRPr="001865CF">
        <w:rPr>
          <w:lang w:eastAsia="ko-KR"/>
        </w:rPr>
        <w:tab/>
        <w:t>"TypeDoc": "TSE_0531852_D12",</w:t>
      </w:r>
    </w:p>
    <w:p w14:paraId="0BED9A2A" w14:textId="77777777" w:rsidR="001865CF" w:rsidRPr="001865CF" w:rsidRDefault="001865CF" w:rsidP="001865CF">
      <w:pPr>
        <w:pStyle w:val="GOSTScript"/>
        <w:rPr>
          <w:lang w:eastAsia="ko-KR"/>
        </w:rPr>
      </w:pPr>
      <w:r w:rsidRPr="001865CF">
        <w:rPr>
          <w:lang w:eastAsia="ko-KR"/>
        </w:rPr>
        <w:tab/>
      </w:r>
      <w:r w:rsidRPr="001865CF">
        <w:rPr>
          <w:lang w:eastAsia="ko-KR"/>
        </w:rPr>
        <w:tab/>
        <w:t>"Stage": "auth",</w:t>
      </w:r>
    </w:p>
    <w:p w14:paraId="35400318" w14:textId="77777777" w:rsidR="001865CF" w:rsidRPr="001865CF" w:rsidRDefault="001865CF" w:rsidP="001865CF">
      <w:pPr>
        <w:pStyle w:val="GOSTScript"/>
        <w:rPr>
          <w:lang w:eastAsia="ko-KR"/>
        </w:rPr>
      </w:pPr>
      <w:r w:rsidRPr="001865CF">
        <w:rPr>
          <w:lang w:eastAsia="ko-KR"/>
        </w:rPr>
        <w:tab/>
      </w:r>
      <w:r w:rsidRPr="001865CF">
        <w:rPr>
          <w:lang w:eastAsia="ko-KR"/>
        </w:rPr>
        <w:tab/>
        <w:t>"BalLevContrl": 0,</w:t>
      </w:r>
    </w:p>
    <w:p w14:paraId="73C36E48" w14:textId="77777777" w:rsidR="001865CF" w:rsidRPr="001865CF" w:rsidRDefault="001865CF" w:rsidP="001865CF">
      <w:pPr>
        <w:pStyle w:val="GOSTScript"/>
        <w:rPr>
          <w:lang w:eastAsia="ko-KR"/>
        </w:rPr>
      </w:pPr>
      <w:r w:rsidRPr="001865CF">
        <w:rPr>
          <w:lang w:eastAsia="ko-KR"/>
        </w:rPr>
        <w:tab/>
      </w:r>
      <w:r w:rsidRPr="001865CF">
        <w:rPr>
          <w:lang w:eastAsia="ko-KR"/>
        </w:rPr>
        <w:tab/>
        <w:t>"Subject": "6000",</w:t>
      </w:r>
    </w:p>
    <w:p w14:paraId="2B6AB3B3" w14:textId="77777777" w:rsidR="001865CF" w:rsidRPr="001865CF" w:rsidRDefault="001865CF" w:rsidP="001865CF">
      <w:pPr>
        <w:pStyle w:val="GOSTScript"/>
        <w:rPr>
          <w:lang w:eastAsia="ko-KR"/>
        </w:rPr>
      </w:pPr>
      <w:r w:rsidRPr="001865CF">
        <w:rPr>
          <w:lang w:eastAsia="ko-KR"/>
        </w:rPr>
        <w:tab/>
      </w:r>
      <w:r w:rsidRPr="001865CF">
        <w:rPr>
          <w:lang w:eastAsia="ko-KR"/>
        </w:rPr>
        <w:tab/>
        <w:t>"SettlementDate": "2025-12-05"</w:t>
      </w:r>
    </w:p>
    <w:p w14:paraId="377C911A" w14:textId="77777777" w:rsidR="001865CF" w:rsidRPr="001865CF" w:rsidRDefault="001865CF" w:rsidP="001865CF">
      <w:pPr>
        <w:pStyle w:val="GOSTScript"/>
        <w:rPr>
          <w:lang w:eastAsia="ko-KR"/>
        </w:rPr>
      </w:pPr>
      <w:r w:rsidRPr="001865CF">
        <w:rPr>
          <w:lang w:eastAsia="ko-KR"/>
        </w:rPr>
        <w:tab/>
        <w:t>},</w:t>
      </w:r>
    </w:p>
    <w:p w14:paraId="40D75954" w14:textId="77777777" w:rsidR="001865CF" w:rsidRPr="001865CF" w:rsidRDefault="001865CF" w:rsidP="001865CF">
      <w:pPr>
        <w:pStyle w:val="GOSTScript"/>
        <w:rPr>
          <w:lang w:eastAsia="ko-KR"/>
        </w:rPr>
      </w:pPr>
      <w:r w:rsidRPr="001865CF">
        <w:rPr>
          <w:lang w:eastAsia="ko-KR"/>
        </w:rPr>
        <w:tab/>
        <w:t>"document": {</w:t>
      </w:r>
    </w:p>
    <w:p w14:paraId="208ABEEA" w14:textId="77777777" w:rsidR="001865CF" w:rsidRPr="001865CF" w:rsidRDefault="001865CF" w:rsidP="001865CF">
      <w:pPr>
        <w:pStyle w:val="GOSTScript"/>
        <w:rPr>
          <w:lang w:eastAsia="ko-KR"/>
        </w:rPr>
      </w:pPr>
      <w:r w:rsidRPr="001865CF">
        <w:rPr>
          <w:lang w:eastAsia="ko-KR"/>
        </w:rPr>
        <w:tab/>
      </w:r>
      <w:r w:rsidRPr="001865CF">
        <w:rPr>
          <w:lang w:eastAsia="ko-KR"/>
        </w:rPr>
        <w:tab/>
        <w:t>"BRE_DocNum": "2021",</w:t>
      </w:r>
    </w:p>
    <w:p w14:paraId="05CAD0DB" w14:textId="77777777" w:rsidR="001865CF" w:rsidRPr="001865CF" w:rsidRDefault="001865CF" w:rsidP="001865CF">
      <w:pPr>
        <w:pStyle w:val="GOSTScript"/>
        <w:rPr>
          <w:lang w:eastAsia="ko-KR"/>
        </w:rPr>
      </w:pPr>
      <w:r w:rsidRPr="001865CF">
        <w:rPr>
          <w:lang w:eastAsia="ko-KR"/>
        </w:rPr>
        <w:tab/>
      </w:r>
      <w:r w:rsidRPr="001865CF">
        <w:rPr>
          <w:lang w:eastAsia="ko-KR"/>
        </w:rPr>
        <w:tab/>
        <w:t>"BRE_DocDate": "2025-10-13",</w:t>
      </w:r>
    </w:p>
    <w:p w14:paraId="50BB1DBA" w14:textId="77777777" w:rsidR="001865CF" w:rsidRPr="001865CF" w:rsidRDefault="001865CF" w:rsidP="001865CF">
      <w:pPr>
        <w:pStyle w:val="GOSTScript"/>
        <w:rPr>
          <w:lang w:eastAsia="ko-KR"/>
        </w:rPr>
      </w:pPr>
      <w:r w:rsidRPr="001865CF">
        <w:rPr>
          <w:lang w:eastAsia="ko-KR"/>
        </w:rPr>
        <w:tab/>
      </w:r>
      <w:r w:rsidRPr="001865CF">
        <w:rPr>
          <w:lang w:eastAsia="ko-KR"/>
        </w:rPr>
        <w:tab/>
        <w:t>"StmInfrmtn_AccessLevelStereotype": 1,</w:t>
      </w:r>
    </w:p>
    <w:p w14:paraId="35703CF1" w14:textId="77777777" w:rsidR="001865CF" w:rsidRPr="001865CF" w:rsidRDefault="001865CF" w:rsidP="001865CF">
      <w:pPr>
        <w:pStyle w:val="GOSTScript"/>
        <w:rPr>
          <w:lang w:eastAsia="ko-KR"/>
        </w:rPr>
      </w:pPr>
      <w:r w:rsidRPr="001865CF">
        <w:rPr>
          <w:lang w:eastAsia="ko-KR"/>
        </w:rPr>
        <w:tab/>
      </w:r>
      <w:r w:rsidRPr="001865CF">
        <w:rPr>
          <w:lang w:eastAsia="ko-KR"/>
        </w:rPr>
        <w:tab/>
        <w:t>"CURRENCY_CODE": "643",</w:t>
      </w:r>
    </w:p>
    <w:p w14:paraId="2DDEB142" w14:textId="77777777" w:rsidR="001865CF" w:rsidRPr="001865CF" w:rsidRDefault="001865CF" w:rsidP="001865CF">
      <w:pPr>
        <w:pStyle w:val="GOSTScript"/>
        <w:rPr>
          <w:lang w:eastAsia="ko-KR"/>
        </w:rPr>
      </w:pPr>
      <w:r w:rsidRPr="001865CF">
        <w:rPr>
          <w:lang w:eastAsia="ko-KR"/>
        </w:rPr>
        <w:tab/>
      </w:r>
      <w:r w:rsidRPr="001865CF">
        <w:rPr>
          <w:lang w:eastAsia="ko-KR"/>
        </w:rPr>
        <w:tab/>
        <w:t>"RCL_ACCOUNTNUMBERCLIENT": "41051001031",</w:t>
      </w:r>
    </w:p>
    <w:p w14:paraId="5343044C" w14:textId="77777777" w:rsidR="001865CF" w:rsidRPr="001865CF" w:rsidRDefault="001865CF" w:rsidP="001865CF">
      <w:pPr>
        <w:pStyle w:val="GOSTScript"/>
        <w:rPr>
          <w:lang w:eastAsia="ko-KR"/>
        </w:rPr>
      </w:pPr>
      <w:r w:rsidRPr="001865CF">
        <w:rPr>
          <w:lang w:eastAsia="ko-KR"/>
        </w:rPr>
        <w:tab/>
      </w:r>
      <w:r w:rsidRPr="001865CF">
        <w:rPr>
          <w:lang w:eastAsia="ko-KR"/>
        </w:rPr>
        <w:tab/>
        <w:t>"RCL_NUMKS": "03212643000000018700",</w:t>
      </w:r>
    </w:p>
    <w:p w14:paraId="4D08B0D9" w14:textId="77777777" w:rsidR="001865CF" w:rsidRPr="001865CF" w:rsidRDefault="001865CF" w:rsidP="001865CF">
      <w:pPr>
        <w:pStyle w:val="GOSTScript"/>
        <w:rPr>
          <w:lang w:eastAsia="ko-KR"/>
        </w:rPr>
      </w:pPr>
      <w:r w:rsidRPr="001865CF">
        <w:rPr>
          <w:lang w:eastAsia="ko-KR"/>
        </w:rPr>
        <w:tab/>
      </w:r>
      <w:r w:rsidRPr="001865CF">
        <w:rPr>
          <w:lang w:eastAsia="ko-KR"/>
        </w:rPr>
        <w:tab/>
        <w:t>"FS_TSE_CLARDET_D12_LIST": [</w:t>
      </w:r>
    </w:p>
    <w:p w14:paraId="61755B7B" w14:textId="77777777" w:rsidR="001865CF" w:rsidRPr="001865CF" w:rsidRDefault="001865CF" w:rsidP="001865CF">
      <w:pPr>
        <w:pStyle w:val="GOSTScript"/>
        <w:rPr>
          <w:lang w:eastAsia="ko-KR"/>
        </w:rPr>
      </w:pPr>
      <w:r w:rsidRPr="001865CF">
        <w:rPr>
          <w:lang w:eastAsia="ko-KR"/>
        </w:rPr>
        <w:tab/>
      </w:r>
      <w:r w:rsidRPr="001865CF">
        <w:rPr>
          <w:lang w:eastAsia="ko-KR"/>
        </w:rPr>
        <w:tab/>
      </w:r>
      <w:r w:rsidRPr="001865CF">
        <w:rPr>
          <w:lang w:eastAsia="ko-KR"/>
        </w:rPr>
        <w:tab/>
        <w:t>{</w:t>
      </w:r>
    </w:p>
    <w:p w14:paraId="6E43780A" w14:textId="77777777" w:rsidR="001865CF" w:rsidRPr="001865CF" w:rsidRDefault="001865CF" w:rsidP="001865CF">
      <w:pPr>
        <w:pStyle w:val="GOSTScript"/>
        <w:rPr>
          <w:lang w:eastAsia="ko-KR"/>
        </w:rPr>
      </w:pPr>
      <w:r w:rsidRPr="001865CF">
        <w:rPr>
          <w:lang w:eastAsia="ko-KR"/>
        </w:rPr>
        <w:tab/>
      </w:r>
      <w:r w:rsidRPr="001865CF">
        <w:rPr>
          <w:lang w:eastAsia="ko-KR"/>
        </w:rPr>
        <w:tab/>
      </w:r>
      <w:r w:rsidRPr="001865CF">
        <w:rPr>
          <w:lang w:eastAsia="ko-KR"/>
        </w:rPr>
        <w:tab/>
      </w:r>
      <w:r w:rsidRPr="001865CF">
        <w:rPr>
          <w:lang w:eastAsia="ko-KR"/>
        </w:rPr>
        <w:tab/>
        <w:t>"id": 1,</w:t>
      </w:r>
    </w:p>
    <w:p w14:paraId="2D61093A" w14:textId="77777777" w:rsidR="001865CF" w:rsidRPr="001865CF" w:rsidRDefault="001865CF" w:rsidP="001865CF">
      <w:pPr>
        <w:pStyle w:val="GOSTScript"/>
        <w:rPr>
          <w:lang w:eastAsia="ko-KR"/>
        </w:rPr>
      </w:pPr>
      <w:r w:rsidRPr="001865CF">
        <w:rPr>
          <w:lang w:eastAsia="ko-KR"/>
        </w:rPr>
        <w:tab/>
      </w:r>
      <w:r w:rsidRPr="001865CF">
        <w:rPr>
          <w:lang w:eastAsia="ko-KR"/>
        </w:rPr>
        <w:tab/>
      </w:r>
      <w:r w:rsidRPr="001865CF">
        <w:rPr>
          <w:lang w:eastAsia="ko-KR"/>
        </w:rPr>
        <w:tab/>
      </w:r>
      <w:r w:rsidRPr="001865CF">
        <w:rPr>
          <w:lang w:eastAsia="ko-KR"/>
        </w:rPr>
        <w:tab/>
        <w:t>"NUMBERROW": 1,</w:t>
      </w:r>
    </w:p>
    <w:p w14:paraId="7EABB7A1" w14:textId="59A450ED" w:rsidR="001865CF" w:rsidRPr="001865CF" w:rsidRDefault="001865CF" w:rsidP="001865CF">
      <w:pPr>
        <w:pStyle w:val="GOSTScript"/>
        <w:rPr>
          <w:lang w:eastAsia="ko-KR"/>
        </w:rPr>
      </w:pPr>
      <w:r w:rsidRPr="001865CF">
        <w:rPr>
          <w:lang w:eastAsia="ko-KR"/>
        </w:rPr>
        <w:tab/>
      </w:r>
      <w:r w:rsidRPr="001865CF">
        <w:rPr>
          <w:lang w:eastAsia="ko-KR"/>
        </w:rPr>
        <w:tab/>
      </w:r>
      <w:r w:rsidRPr="001865CF">
        <w:rPr>
          <w:lang w:eastAsia="ko-KR"/>
        </w:rPr>
        <w:tab/>
      </w:r>
      <w:r w:rsidRPr="001865CF">
        <w:rPr>
          <w:lang w:eastAsia="ko-KR"/>
        </w:rPr>
        <w:tab/>
        <w:t>"BPR": false,</w:t>
      </w:r>
    </w:p>
    <w:p w14:paraId="1CB09938" w14:textId="1058B990" w:rsidR="001865CF" w:rsidRPr="001865CF" w:rsidRDefault="001865CF" w:rsidP="001865CF">
      <w:pPr>
        <w:pStyle w:val="GOSTScript"/>
        <w:rPr>
          <w:lang w:eastAsia="ko-KR"/>
        </w:rPr>
      </w:pPr>
      <w:r w:rsidRPr="001865CF">
        <w:rPr>
          <w:lang w:eastAsia="ko-KR"/>
        </w:rPr>
        <w:tab/>
      </w:r>
      <w:r w:rsidRPr="001865CF">
        <w:rPr>
          <w:lang w:eastAsia="ko-KR"/>
        </w:rPr>
        <w:tab/>
      </w:r>
      <w:r w:rsidRPr="001865CF">
        <w:rPr>
          <w:lang w:eastAsia="ko-KR"/>
        </w:rPr>
        <w:tab/>
      </w:r>
      <w:r w:rsidRPr="001865CF">
        <w:rPr>
          <w:lang w:eastAsia="ko-KR"/>
        </w:rPr>
        <w:tab/>
        <w:t>"DETAILCODEOBJECT": "</w:t>
      </w:r>
      <w:r w:rsidR="001473BA">
        <w:t>3888016</w:t>
      </w:r>
      <w:r w:rsidRPr="001865CF">
        <w:rPr>
          <w:lang w:eastAsia="ko-KR"/>
        </w:rPr>
        <w:t>",</w:t>
      </w:r>
    </w:p>
    <w:p w14:paraId="3DF2CB64" w14:textId="77777777" w:rsidR="001865CF" w:rsidRPr="001865CF" w:rsidRDefault="001865CF" w:rsidP="001865CF">
      <w:pPr>
        <w:pStyle w:val="GOSTScript"/>
        <w:rPr>
          <w:lang w:eastAsia="ko-KR"/>
        </w:rPr>
      </w:pPr>
      <w:r w:rsidRPr="001865CF">
        <w:rPr>
          <w:lang w:eastAsia="ko-KR"/>
        </w:rPr>
        <w:tab/>
      </w:r>
      <w:r w:rsidRPr="001865CF">
        <w:rPr>
          <w:lang w:eastAsia="ko-KR"/>
        </w:rPr>
        <w:tab/>
      </w:r>
      <w:r w:rsidRPr="001865CF">
        <w:rPr>
          <w:lang w:eastAsia="ko-KR"/>
        </w:rPr>
        <w:tab/>
      </w:r>
      <w:r w:rsidRPr="001865CF">
        <w:rPr>
          <w:lang w:eastAsia="ko-KR"/>
        </w:rPr>
        <w:tab/>
        <w:t>"KCTYPE": "2",</w:t>
      </w:r>
    </w:p>
    <w:p w14:paraId="26719133" w14:textId="77777777" w:rsidR="001865CF" w:rsidRPr="001865CF" w:rsidRDefault="001865CF" w:rsidP="001865CF">
      <w:pPr>
        <w:pStyle w:val="GOSTScript"/>
        <w:rPr>
          <w:lang w:eastAsia="ko-KR"/>
        </w:rPr>
      </w:pPr>
      <w:r w:rsidRPr="001865CF">
        <w:rPr>
          <w:lang w:eastAsia="ko-KR"/>
        </w:rPr>
        <w:tab/>
      </w:r>
      <w:r w:rsidRPr="001865CF">
        <w:rPr>
          <w:lang w:eastAsia="ko-KR"/>
        </w:rPr>
        <w:tab/>
      </w:r>
      <w:r w:rsidRPr="001865CF">
        <w:rPr>
          <w:lang w:eastAsia="ko-KR"/>
        </w:rPr>
        <w:tab/>
      </w:r>
      <w:r w:rsidRPr="001865CF">
        <w:rPr>
          <w:lang w:eastAsia="ko-KR"/>
        </w:rPr>
        <w:tab/>
        <w:t>"FLAGCORRECTFIELD": "3",</w:t>
      </w:r>
    </w:p>
    <w:p w14:paraId="6DDC0B25" w14:textId="77777777" w:rsidR="001865CF" w:rsidRPr="001865CF" w:rsidRDefault="001865CF" w:rsidP="001865CF">
      <w:pPr>
        <w:pStyle w:val="GOSTScript"/>
        <w:rPr>
          <w:lang w:eastAsia="ko-KR"/>
        </w:rPr>
      </w:pPr>
      <w:r w:rsidRPr="001865CF">
        <w:rPr>
          <w:lang w:eastAsia="ko-KR"/>
        </w:rPr>
        <w:tab/>
      </w:r>
      <w:r w:rsidRPr="001865CF">
        <w:rPr>
          <w:lang w:eastAsia="ko-KR"/>
        </w:rPr>
        <w:tab/>
      </w:r>
      <w:r w:rsidRPr="001865CF">
        <w:rPr>
          <w:lang w:eastAsia="ko-KR"/>
        </w:rPr>
        <w:tab/>
      </w:r>
      <w:r w:rsidRPr="001865CF">
        <w:rPr>
          <w:lang w:eastAsia="ko-KR"/>
        </w:rPr>
        <w:tab/>
        <w:t>"SUMMA": 50000.00,</w:t>
      </w:r>
    </w:p>
    <w:p w14:paraId="2DA47E6F" w14:textId="77777777" w:rsidR="001865CF" w:rsidRPr="001865CF" w:rsidRDefault="001865CF" w:rsidP="001865CF">
      <w:pPr>
        <w:pStyle w:val="GOSTScript"/>
        <w:rPr>
          <w:lang w:eastAsia="ko-KR"/>
        </w:rPr>
      </w:pPr>
      <w:r w:rsidRPr="001865CF">
        <w:rPr>
          <w:lang w:eastAsia="ko-KR"/>
        </w:rPr>
        <w:tab/>
      </w:r>
      <w:r w:rsidRPr="001865CF">
        <w:rPr>
          <w:lang w:eastAsia="ko-KR"/>
        </w:rPr>
        <w:tab/>
      </w:r>
      <w:r w:rsidRPr="001865CF">
        <w:rPr>
          <w:lang w:eastAsia="ko-KR"/>
        </w:rPr>
        <w:tab/>
      </w:r>
      <w:r w:rsidRPr="001865CF">
        <w:rPr>
          <w:lang w:eastAsia="ko-KR"/>
        </w:rPr>
        <w:tab/>
        <w:t>"KBK_ACC_PAYER": "13600120520100000130"</w:t>
      </w:r>
    </w:p>
    <w:p w14:paraId="1A9322B2" w14:textId="77777777" w:rsidR="001865CF" w:rsidRPr="001865CF" w:rsidRDefault="001865CF" w:rsidP="001865CF">
      <w:pPr>
        <w:pStyle w:val="GOSTScript"/>
        <w:rPr>
          <w:lang w:eastAsia="ko-KR"/>
        </w:rPr>
      </w:pPr>
      <w:r w:rsidRPr="001865CF">
        <w:rPr>
          <w:lang w:eastAsia="ko-KR"/>
        </w:rPr>
        <w:tab/>
      </w:r>
      <w:r w:rsidRPr="001865CF">
        <w:rPr>
          <w:lang w:eastAsia="ko-KR"/>
        </w:rPr>
        <w:tab/>
      </w:r>
      <w:r w:rsidRPr="001865CF">
        <w:rPr>
          <w:lang w:eastAsia="ko-KR"/>
        </w:rPr>
        <w:tab/>
        <w:t>}</w:t>
      </w:r>
    </w:p>
    <w:p w14:paraId="19A6CD40" w14:textId="77777777" w:rsidR="001865CF" w:rsidRPr="001865CF" w:rsidRDefault="001865CF" w:rsidP="001865CF">
      <w:pPr>
        <w:pStyle w:val="GOSTScript"/>
        <w:rPr>
          <w:lang w:eastAsia="ko-KR"/>
        </w:rPr>
      </w:pPr>
      <w:r w:rsidRPr="001865CF">
        <w:rPr>
          <w:lang w:eastAsia="ko-KR"/>
        </w:rPr>
        <w:tab/>
      </w:r>
      <w:r w:rsidRPr="001865CF">
        <w:rPr>
          <w:lang w:eastAsia="ko-KR"/>
        </w:rPr>
        <w:tab/>
        <w:t>],</w:t>
      </w:r>
    </w:p>
    <w:p w14:paraId="2F1CC7C6" w14:textId="77777777" w:rsidR="001865CF" w:rsidRPr="001865CF" w:rsidRDefault="001865CF" w:rsidP="001865CF">
      <w:pPr>
        <w:pStyle w:val="GOSTScript"/>
        <w:rPr>
          <w:lang w:eastAsia="ko-KR"/>
        </w:rPr>
      </w:pPr>
      <w:r w:rsidRPr="001865CF">
        <w:rPr>
          <w:lang w:eastAsia="ko-KR"/>
        </w:rPr>
        <w:tab/>
      </w:r>
      <w:r w:rsidRPr="001865CF">
        <w:rPr>
          <w:lang w:eastAsia="ko-KR"/>
        </w:rPr>
        <w:tab/>
        <w:t>"FS_TSE_REFDETAL_D12_LIST": [</w:t>
      </w:r>
    </w:p>
    <w:p w14:paraId="7E28C141" w14:textId="77777777" w:rsidR="001865CF" w:rsidRPr="001865CF" w:rsidRDefault="001865CF" w:rsidP="001865CF">
      <w:pPr>
        <w:pStyle w:val="GOSTScript"/>
        <w:rPr>
          <w:lang w:eastAsia="ko-KR"/>
        </w:rPr>
      </w:pPr>
      <w:r w:rsidRPr="001865CF">
        <w:rPr>
          <w:lang w:eastAsia="ko-KR"/>
        </w:rPr>
        <w:tab/>
      </w:r>
      <w:r w:rsidRPr="001865CF">
        <w:rPr>
          <w:lang w:eastAsia="ko-KR"/>
        </w:rPr>
        <w:tab/>
      </w:r>
      <w:r w:rsidRPr="001865CF">
        <w:rPr>
          <w:lang w:eastAsia="ko-KR"/>
        </w:rPr>
        <w:tab/>
        <w:t>{</w:t>
      </w:r>
    </w:p>
    <w:p w14:paraId="7C8AE201" w14:textId="77777777" w:rsidR="001865CF" w:rsidRPr="001865CF" w:rsidRDefault="001865CF" w:rsidP="001865CF">
      <w:pPr>
        <w:pStyle w:val="GOSTScript"/>
        <w:rPr>
          <w:lang w:eastAsia="ko-KR"/>
        </w:rPr>
      </w:pPr>
      <w:r w:rsidRPr="001865CF">
        <w:rPr>
          <w:lang w:eastAsia="ko-KR"/>
        </w:rPr>
        <w:tab/>
      </w:r>
      <w:r w:rsidRPr="001865CF">
        <w:rPr>
          <w:lang w:eastAsia="ko-KR"/>
        </w:rPr>
        <w:tab/>
      </w:r>
      <w:r w:rsidRPr="001865CF">
        <w:rPr>
          <w:lang w:eastAsia="ko-KR"/>
        </w:rPr>
        <w:tab/>
      </w:r>
      <w:r w:rsidRPr="001865CF">
        <w:rPr>
          <w:lang w:eastAsia="ko-KR"/>
        </w:rPr>
        <w:tab/>
        <w:t>"id": 1,</w:t>
      </w:r>
    </w:p>
    <w:p w14:paraId="770D4941" w14:textId="77777777" w:rsidR="001865CF" w:rsidRPr="001865CF" w:rsidRDefault="001865CF" w:rsidP="001865CF">
      <w:pPr>
        <w:pStyle w:val="GOSTScript"/>
        <w:rPr>
          <w:lang w:eastAsia="ko-KR"/>
        </w:rPr>
      </w:pPr>
      <w:r w:rsidRPr="001865CF">
        <w:rPr>
          <w:lang w:eastAsia="ko-KR"/>
        </w:rPr>
        <w:tab/>
      </w:r>
      <w:r w:rsidRPr="001865CF">
        <w:rPr>
          <w:lang w:eastAsia="ko-KR"/>
        </w:rPr>
        <w:tab/>
      </w:r>
      <w:r w:rsidRPr="001865CF">
        <w:rPr>
          <w:lang w:eastAsia="ko-KR"/>
        </w:rPr>
        <w:tab/>
      </w:r>
      <w:r w:rsidRPr="001865CF">
        <w:rPr>
          <w:lang w:eastAsia="ko-KR"/>
        </w:rPr>
        <w:tab/>
        <w:t>"NUMBERROW": 1,</w:t>
      </w:r>
    </w:p>
    <w:p w14:paraId="53C03D6B" w14:textId="0A2207AF" w:rsidR="001865CF" w:rsidRPr="001865CF" w:rsidRDefault="001865CF" w:rsidP="001865CF">
      <w:pPr>
        <w:pStyle w:val="GOSTScript"/>
        <w:rPr>
          <w:lang w:eastAsia="ko-KR"/>
        </w:rPr>
      </w:pPr>
      <w:r w:rsidRPr="001865CF">
        <w:rPr>
          <w:lang w:eastAsia="ko-KR"/>
        </w:rPr>
        <w:tab/>
      </w:r>
      <w:r w:rsidRPr="001865CF">
        <w:rPr>
          <w:lang w:eastAsia="ko-KR"/>
        </w:rPr>
        <w:tab/>
      </w:r>
      <w:r w:rsidRPr="001865CF">
        <w:rPr>
          <w:lang w:eastAsia="ko-KR"/>
        </w:rPr>
        <w:tab/>
      </w:r>
      <w:r w:rsidRPr="001865CF">
        <w:rPr>
          <w:lang w:eastAsia="ko-KR"/>
        </w:rPr>
        <w:tab/>
        <w:t>"BPR": false,</w:t>
      </w:r>
    </w:p>
    <w:p w14:paraId="110126FD" w14:textId="49A1EA70" w:rsidR="001865CF" w:rsidRPr="001865CF" w:rsidRDefault="001865CF" w:rsidP="001865CF">
      <w:pPr>
        <w:pStyle w:val="GOSTScript"/>
        <w:rPr>
          <w:lang w:eastAsia="ko-KR"/>
        </w:rPr>
      </w:pPr>
      <w:r w:rsidRPr="001865CF">
        <w:rPr>
          <w:lang w:eastAsia="ko-KR"/>
        </w:rPr>
        <w:tab/>
      </w:r>
      <w:r w:rsidRPr="001865CF">
        <w:rPr>
          <w:lang w:eastAsia="ko-KR"/>
        </w:rPr>
        <w:tab/>
      </w:r>
      <w:r w:rsidRPr="001865CF">
        <w:rPr>
          <w:lang w:eastAsia="ko-KR"/>
        </w:rPr>
        <w:tab/>
      </w:r>
      <w:r w:rsidRPr="001865CF">
        <w:rPr>
          <w:lang w:eastAsia="ko-KR"/>
        </w:rPr>
        <w:tab/>
        <w:t>"DETAILCODEOBJECT": "</w:t>
      </w:r>
      <w:r w:rsidR="001473BA">
        <w:t>3888016</w:t>
      </w:r>
      <w:r w:rsidRPr="001865CF">
        <w:rPr>
          <w:lang w:eastAsia="ko-KR"/>
        </w:rPr>
        <w:t>",</w:t>
      </w:r>
    </w:p>
    <w:p w14:paraId="744167B6" w14:textId="77777777" w:rsidR="001865CF" w:rsidRPr="001865CF" w:rsidRDefault="001865CF" w:rsidP="001865CF">
      <w:pPr>
        <w:pStyle w:val="GOSTScript"/>
        <w:rPr>
          <w:lang w:eastAsia="ko-KR"/>
        </w:rPr>
      </w:pPr>
      <w:r w:rsidRPr="001865CF">
        <w:rPr>
          <w:lang w:eastAsia="ko-KR"/>
        </w:rPr>
        <w:tab/>
      </w:r>
      <w:r w:rsidRPr="001865CF">
        <w:rPr>
          <w:lang w:eastAsia="ko-KR"/>
        </w:rPr>
        <w:tab/>
      </w:r>
      <w:r w:rsidRPr="001865CF">
        <w:rPr>
          <w:lang w:eastAsia="ko-KR"/>
        </w:rPr>
        <w:tab/>
      </w:r>
      <w:r w:rsidRPr="001865CF">
        <w:rPr>
          <w:lang w:eastAsia="ko-KR"/>
        </w:rPr>
        <w:tab/>
        <w:t>"KCTYPE": "2",</w:t>
      </w:r>
    </w:p>
    <w:p w14:paraId="0C34ACFA" w14:textId="77777777" w:rsidR="001865CF" w:rsidRPr="001865CF" w:rsidRDefault="001865CF" w:rsidP="001865CF">
      <w:pPr>
        <w:pStyle w:val="GOSTScript"/>
        <w:rPr>
          <w:lang w:eastAsia="ko-KR"/>
        </w:rPr>
      </w:pPr>
      <w:r w:rsidRPr="001865CF">
        <w:rPr>
          <w:lang w:eastAsia="ko-KR"/>
        </w:rPr>
        <w:tab/>
      </w:r>
      <w:r w:rsidRPr="001865CF">
        <w:rPr>
          <w:lang w:eastAsia="ko-KR"/>
        </w:rPr>
        <w:tab/>
      </w:r>
      <w:r w:rsidRPr="001865CF">
        <w:rPr>
          <w:lang w:eastAsia="ko-KR"/>
        </w:rPr>
        <w:tab/>
      </w:r>
      <w:r w:rsidRPr="001865CF">
        <w:rPr>
          <w:lang w:eastAsia="ko-KR"/>
        </w:rPr>
        <w:tab/>
        <w:t>"FLAGCORRECTFIELD": "3",</w:t>
      </w:r>
    </w:p>
    <w:p w14:paraId="5BDCB009" w14:textId="77777777" w:rsidR="001865CF" w:rsidRPr="001865CF" w:rsidRDefault="001865CF" w:rsidP="001865CF">
      <w:pPr>
        <w:pStyle w:val="GOSTScript"/>
        <w:rPr>
          <w:lang w:eastAsia="ko-KR"/>
        </w:rPr>
      </w:pPr>
      <w:r w:rsidRPr="001865CF">
        <w:rPr>
          <w:lang w:eastAsia="ko-KR"/>
        </w:rPr>
        <w:tab/>
      </w:r>
      <w:r w:rsidRPr="001865CF">
        <w:rPr>
          <w:lang w:eastAsia="ko-KR"/>
        </w:rPr>
        <w:tab/>
      </w:r>
      <w:r w:rsidRPr="001865CF">
        <w:rPr>
          <w:lang w:eastAsia="ko-KR"/>
        </w:rPr>
        <w:tab/>
      </w:r>
      <w:r w:rsidRPr="001865CF">
        <w:rPr>
          <w:lang w:eastAsia="ko-KR"/>
        </w:rPr>
        <w:tab/>
        <w:t>"SUMMA": 50000.00,</w:t>
      </w:r>
    </w:p>
    <w:p w14:paraId="3C5A3278" w14:textId="77777777" w:rsidR="001865CF" w:rsidRPr="001865CF" w:rsidRDefault="001865CF" w:rsidP="001865CF">
      <w:pPr>
        <w:pStyle w:val="GOSTScript"/>
        <w:rPr>
          <w:lang w:eastAsia="ko-KR"/>
        </w:rPr>
      </w:pPr>
      <w:r w:rsidRPr="001865CF">
        <w:rPr>
          <w:lang w:eastAsia="ko-KR"/>
        </w:rPr>
        <w:tab/>
      </w:r>
      <w:r w:rsidRPr="001865CF">
        <w:rPr>
          <w:lang w:eastAsia="ko-KR"/>
        </w:rPr>
        <w:tab/>
      </w:r>
      <w:r w:rsidRPr="001865CF">
        <w:rPr>
          <w:lang w:eastAsia="ko-KR"/>
        </w:rPr>
        <w:tab/>
      </w:r>
      <w:r w:rsidRPr="001865CF">
        <w:rPr>
          <w:lang w:eastAsia="ko-KR"/>
        </w:rPr>
        <w:tab/>
        <w:t>"KBK_ACC_PAYER": "10304122430290000414"</w:t>
      </w:r>
    </w:p>
    <w:p w14:paraId="6B4F0054" w14:textId="77777777" w:rsidR="001865CF" w:rsidRDefault="001865CF" w:rsidP="001865CF">
      <w:pPr>
        <w:pStyle w:val="GOSTScript"/>
        <w:rPr>
          <w:lang w:eastAsia="ko-KR"/>
        </w:rPr>
      </w:pPr>
      <w:r w:rsidRPr="001865CF">
        <w:rPr>
          <w:lang w:eastAsia="ko-KR"/>
        </w:rPr>
        <w:tab/>
      </w:r>
      <w:r w:rsidRPr="001865CF">
        <w:rPr>
          <w:lang w:eastAsia="ko-KR"/>
        </w:rPr>
        <w:tab/>
      </w:r>
      <w:r w:rsidRPr="001865CF">
        <w:rPr>
          <w:lang w:eastAsia="ko-KR"/>
        </w:rPr>
        <w:tab/>
      </w:r>
      <w:r>
        <w:rPr>
          <w:lang w:eastAsia="ko-KR"/>
        </w:rPr>
        <w:t>}</w:t>
      </w:r>
    </w:p>
    <w:p w14:paraId="50CC9572" w14:textId="77777777" w:rsidR="001865CF" w:rsidRDefault="001865CF" w:rsidP="001865CF">
      <w:pPr>
        <w:pStyle w:val="GOSTScript"/>
        <w:rPr>
          <w:lang w:eastAsia="ko-KR"/>
        </w:rPr>
      </w:pPr>
      <w:r>
        <w:rPr>
          <w:lang w:eastAsia="ko-KR"/>
        </w:rPr>
        <w:tab/>
      </w:r>
      <w:r>
        <w:rPr>
          <w:lang w:eastAsia="ko-KR"/>
        </w:rPr>
        <w:tab/>
        <w:t>]</w:t>
      </w:r>
    </w:p>
    <w:p w14:paraId="538E04DD" w14:textId="77777777" w:rsidR="001865CF" w:rsidRDefault="001865CF" w:rsidP="001865CF">
      <w:pPr>
        <w:pStyle w:val="GOSTScript"/>
        <w:rPr>
          <w:lang w:eastAsia="ko-KR"/>
        </w:rPr>
      </w:pPr>
      <w:r>
        <w:rPr>
          <w:lang w:eastAsia="ko-KR"/>
        </w:rPr>
        <w:tab/>
        <w:t>}</w:t>
      </w:r>
    </w:p>
    <w:p w14:paraId="2CF1D1E1" w14:textId="0A5D72F2" w:rsidR="005F3A64" w:rsidRPr="005F3A64" w:rsidRDefault="001865CF" w:rsidP="001865CF">
      <w:pPr>
        <w:pStyle w:val="GOSTScript"/>
        <w:rPr>
          <w:lang w:eastAsia="ko-KR"/>
        </w:rPr>
      </w:pPr>
      <w:r>
        <w:rPr>
          <w:lang w:eastAsia="ko-KR"/>
        </w:rPr>
        <w:t>}</w:t>
      </w:r>
    </w:p>
    <w:p w14:paraId="1AED42A7" w14:textId="22A6E252" w:rsidR="001B2F8E" w:rsidRPr="009F1BE8" w:rsidRDefault="001B2F8E" w:rsidP="004D59AC">
      <w:pPr>
        <w:pStyle w:val="41"/>
      </w:pPr>
      <w:bookmarkStart w:id="1604" w:name="_Toc226564478"/>
      <w:r w:rsidRPr="009F1BE8">
        <w:t xml:space="preserve">«Заявление на выдачу (перевод, отзыв) Казначейского обеспечения обязательств» (ф. 0506108) </w:t>
      </w:r>
      <w:bookmarkEnd w:id="1602"/>
      <w:bookmarkEnd w:id="1603"/>
      <w:r w:rsidRPr="009F1BE8">
        <w:t>TSE_0506108_D031</w:t>
      </w:r>
      <w:bookmarkEnd w:id="1604"/>
    </w:p>
    <w:p w14:paraId="1B22B7F8" w14:textId="77777777" w:rsidR="001B2F8E" w:rsidRPr="009F1BE8" w:rsidRDefault="001B2F8E" w:rsidP="004D59AC">
      <w:pPr>
        <w:pStyle w:val="51"/>
      </w:pPr>
      <w:bookmarkStart w:id="1605" w:name="_Toc189429602"/>
      <w:bookmarkStart w:id="1606" w:name="_Toc226564479"/>
      <w:r w:rsidRPr="009F1BE8">
        <w:t xml:space="preserve">Перечень параметров тела запроса (Document) по документу «Заявление на выдачу (перевод, отзыв) Казначейского обеспечения обязательств» (ф. 0506108) </w:t>
      </w:r>
      <w:bookmarkEnd w:id="1605"/>
      <w:r w:rsidRPr="009F1BE8">
        <w:t>TSE_0506108_D031</w:t>
      </w:r>
      <w:bookmarkEnd w:id="1606"/>
    </w:p>
    <w:p w14:paraId="1DF85A85" w14:textId="6079467E" w:rsidR="001B2F8E" w:rsidRPr="00A775EA" w:rsidRDefault="001B2F8E" w:rsidP="001B2F8E">
      <w:pPr>
        <w:pStyle w:val="GOSTNameTable"/>
      </w:pPr>
      <w:r w:rsidRPr="00A775EA">
        <w:fldChar w:fldCharType="begin"/>
      </w:r>
      <w:r w:rsidRPr="00A775EA">
        <w:instrText xml:space="preserve"> SEQ Таблица \* ARABIC </w:instrText>
      </w:r>
      <w:r w:rsidRPr="00A775EA">
        <w:fldChar w:fldCharType="separate"/>
      </w:r>
      <w:bookmarkStart w:id="1607" w:name="_Toc226564524"/>
      <w:r w:rsidR="00CE7795">
        <w:t>12</w:t>
      </w:r>
      <w:r w:rsidRPr="00A775EA">
        <w:fldChar w:fldCharType="end"/>
      </w:r>
      <w:r w:rsidRPr="00A775EA">
        <w:t xml:space="preserve"> - Параметры тела (Document) запроса на подбор / сторнирование / переформирование записей учета по документу </w:t>
      </w:r>
      <w:r w:rsidRPr="009F1BE8">
        <w:t>«Заявление на выдачу (перевод, отзыв) Казначейского обеспечения обязательств» (ф. 0506108) TSE_0506108_D031</w:t>
      </w:r>
      <w:bookmarkEnd w:id="1607"/>
    </w:p>
    <w:tbl>
      <w:tblPr>
        <w:tblStyle w:val="GOSTTable"/>
        <w:tblW w:w="5000" w:type="pct"/>
        <w:tblLook w:val="07E0" w:firstRow="1" w:lastRow="1" w:firstColumn="1" w:lastColumn="1" w:noHBand="1" w:noVBand="1"/>
      </w:tblPr>
      <w:tblGrid>
        <w:gridCol w:w="2572"/>
        <w:gridCol w:w="4080"/>
        <w:gridCol w:w="838"/>
        <w:gridCol w:w="1660"/>
        <w:gridCol w:w="1318"/>
        <w:gridCol w:w="5226"/>
      </w:tblGrid>
      <w:tr w:rsidR="001B2F8E" w14:paraId="3D3C0F62" w14:textId="77777777" w:rsidTr="00AF2ECE">
        <w:trPr>
          <w:cnfStyle w:val="100000000000" w:firstRow="1" w:lastRow="0" w:firstColumn="0" w:lastColumn="0" w:oddVBand="0" w:evenVBand="0" w:oddHBand="0" w:evenHBand="0" w:firstRowFirstColumn="0" w:firstRowLastColumn="0" w:lastRowFirstColumn="0" w:lastRowLastColumn="0"/>
          <w:trHeight w:val="1002"/>
        </w:trPr>
        <w:tc>
          <w:tcPr>
            <w:tcW w:w="819" w:type="pct"/>
            <w:hideMark/>
          </w:tcPr>
          <w:p w14:paraId="5BB56759" w14:textId="77777777" w:rsidR="001B2F8E" w:rsidRDefault="001B2F8E" w:rsidP="007164A8">
            <w:pPr>
              <w:pStyle w:val="GOSTTableHead"/>
            </w:pPr>
            <w:r>
              <w:t>Наименование параметра</w:t>
            </w:r>
          </w:p>
        </w:tc>
        <w:tc>
          <w:tcPr>
            <w:tcW w:w="1300" w:type="pct"/>
            <w:hideMark/>
          </w:tcPr>
          <w:p w14:paraId="594AA2AA" w14:textId="77777777" w:rsidR="001B2F8E" w:rsidRDefault="001B2F8E" w:rsidP="007164A8">
            <w:pPr>
              <w:pStyle w:val="GOSTTableHead"/>
            </w:pPr>
            <w:r>
              <w:t>Название тэга</w:t>
            </w:r>
          </w:p>
        </w:tc>
        <w:tc>
          <w:tcPr>
            <w:tcW w:w="267" w:type="pct"/>
            <w:hideMark/>
          </w:tcPr>
          <w:p w14:paraId="1F4F2BBA" w14:textId="77777777" w:rsidR="001B2F8E" w:rsidRDefault="001B2F8E" w:rsidP="007164A8">
            <w:pPr>
              <w:pStyle w:val="GOSTTableHead"/>
            </w:pPr>
            <w:r>
              <w:t>Тип данных</w:t>
            </w:r>
          </w:p>
        </w:tc>
        <w:tc>
          <w:tcPr>
            <w:tcW w:w="529" w:type="pct"/>
            <w:hideMark/>
          </w:tcPr>
          <w:p w14:paraId="3B4D3B7D" w14:textId="77777777" w:rsidR="001B2F8E" w:rsidRDefault="001B2F8E" w:rsidP="007164A8">
            <w:pPr>
              <w:pStyle w:val="GOSTTableHead"/>
            </w:pPr>
            <w:r>
              <w:t>Обязательность</w:t>
            </w:r>
          </w:p>
        </w:tc>
        <w:tc>
          <w:tcPr>
            <w:tcW w:w="420" w:type="pct"/>
            <w:hideMark/>
          </w:tcPr>
          <w:p w14:paraId="1CEFF7BD" w14:textId="77777777" w:rsidR="001B2F8E" w:rsidRDefault="001B2F8E" w:rsidP="007164A8">
            <w:pPr>
              <w:pStyle w:val="GOSTTableHead"/>
            </w:pPr>
            <w:r>
              <w:t>Размерность</w:t>
            </w:r>
          </w:p>
        </w:tc>
        <w:tc>
          <w:tcPr>
            <w:tcW w:w="1665" w:type="pct"/>
            <w:hideMark/>
          </w:tcPr>
          <w:p w14:paraId="3CFFD285" w14:textId="77777777" w:rsidR="001B2F8E" w:rsidRDefault="001B2F8E" w:rsidP="007164A8">
            <w:pPr>
              <w:pStyle w:val="GOSTTableHead"/>
            </w:pPr>
            <w:r>
              <w:t>Описание</w:t>
            </w:r>
          </w:p>
        </w:tc>
      </w:tr>
      <w:tr w:rsidR="001B2F8E" w14:paraId="0C36E468" w14:textId="77777777" w:rsidTr="00AF2ECE">
        <w:tc>
          <w:tcPr>
            <w:tcW w:w="819" w:type="pct"/>
            <w:tcBorders>
              <w:top w:val="single" w:sz="4" w:space="0" w:color="auto"/>
              <w:left w:val="single" w:sz="4" w:space="0" w:color="auto"/>
              <w:bottom w:val="single" w:sz="4" w:space="0" w:color="auto"/>
              <w:right w:val="single" w:sz="4" w:space="0" w:color="auto"/>
            </w:tcBorders>
            <w:hideMark/>
          </w:tcPr>
          <w:p w14:paraId="4426FEFD" w14:textId="77777777" w:rsidR="001B2F8E" w:rsidRPr="00AB19B4" w:rsidRDefault="001B2F8E" w:rsidP="007164A8">
            <w:pPr>
              <w:pStyle w:val="GOSTTablenorm"/>
            </w:pPr>
            <w:r w:rsidRPr="00AB19B4">
              <w:rPr>
                <w:szCs w:val="22"/>
              </w:rPr>
              <w:t>Номер документа</w:t>
            </w:r>
          </w:p>
        </w:tc>
        <w:tc>
          <w:tcPr>
            <w:tcW w:w="1300" w:type="pct"/>
            <w:tcBorders>
              <w:top w:val="single" w:sz="4" w:space="0" w:color="auto"/>
              <w:left w:val="single" w:sz="4" w:space="0" w:color="auto"/>
              <w:bottom w:val="single" w:sz="4" w:space="0" w:color="auto"/>
              <w:right w:val="single" w:sz="4" w:space="0" w:color="auto"/>
            </w:tcBorders>
            <w:hideMark/>
          </w:tcPr>
          <w:p w14:paraId="27110854" w14:textId="77777777" w:rsidR="001B2F8E" w:rsidRPr="00AB19B4" w:rsidRDefault="001B2F8E" w:rsidP="007164A8">
            <w:pPr>
              <w:pStyle w:val="GOSTTablenorm"/>
            </w:pPr>
            <w:r w:rsidRPr="00AB19B4">
              <w:t>HP_DocNum</w:t>
            </w:r>
          </w:p>
        </w:tc>
        <w:tc>
          <w:tcPr>
            <w:tcW w:w="267" w:type="pct"/>
            <w:tcBorders>
              <w:top w:val="single" w:sz="4" w:space="0" w:color="auto"/>
              <w:left w:val="single" w:sz="4" w:space="0" w:color="auto"/>
              <w:bottom w:val="single" w:sz="4" w:space="0" w:color="auto"/>
              <w:right w:val="single" w:sz="4" w:space="0" w:color="auto"/>
            </w:tcBorders>
            <w:hideMark/>
          </w:tcPr>
          <w:p w14:paraId="53793EE1" w14:textId="77777777" w:rsidR="001B2F8E" w:rsidRPr="00AB19B4" w:rsidRDefault="001B2F8E" w:rsidP="007164A8">
            <w:pPr>
              <w:pStyle w:val="GOSTTablenorm"/>
            </w:pPr>
            <w:r w:rsidRPr="00AB19B4">
              <w:rPr>
                <w:szCs w:val="22"/>
              </w:rPr>
              <w:t>Строка</w:t>
            </w:r>
          </w:p>
        </w:tc>
        <w:tc>
          <w:tcPr>
            <w:tcW w:w="529" w:type="pct"/>
            <w:tcBorders>
              <w:top w:val="single" w:sz="4" w:space="0" w:color="auto"/>
              <w:left w:val="single" w:sz="4" w:space="0" w:color="auto"/>
              <w:bottom w:val="single" w:sz="4" w:space="0" w:color="auto"/>
              <w:right w:val="single" w:sz="4" w:space="0" w:color="auto"/>
            </w:tcBorders>
            <w:hideMark/>
          </w:tcPr>
          <w:p w14:paraId="6D6E18B3" w14:textId="77777777" w:rsidR="001B2F8E" w:rsidRPr="00AB19B4" w:rsidRDefault="001B2F8E" w:rsidP="007164A8">
            <w:pPr>
              <w:pStyle w:val="GOSTTablenorm"/>
            </w:pPr>
            <w:r w:rsidRPr="00AB19B4">
              <w:rPr>
                <w:szCs w:val="22"/>
              </w:rPr>
              <w:t>Да</w:t>
            </w:r>
          </w:p>
        </w:tc>
        <w:tc>
          <w:tcPr>
            <w:tcW w:w="420" w:type="pct"/>
            <w:tcBorders>
              <w:top w:val="single" w:sz="4" w:space="0" w:color="auto"/>
              <w:left w:val="single" w:sz="4" w:space="0" w:color="auto"/>
              <w:bottom w:val="single" w:sz="4" w:space="0" w:color="auto"/>
              <w:right w:val="single" w:sz="4" w:space="0" w:color="auto"/>
            </w:tcBorders>
            <w:hideMark/>
          </w:tcPr>
          <w:p w14:paraId="33B67880" w14:textId="77777777" w:rsidR="001B2F8E" w:rsidRPr="00AB19B4" w:rsidRDefault="001B2F8E" w:rsidP="007164A8">
            <w:pPr>
              <w:pStyle w:val="GOSTTablenorm"/>
            </w:pPr>
            <w:r w:rsidRPr="00AB19B4">
              <w:t>&lt;= 50</w:t>
            </w:r>
          </w:p>
        </w:tc>
        <w:tc>
          <w:tcPr>
            <w:tcW w:w="1665" w:type="pct"/>
            <w:tcBorders>
              <w:top w:val="single" w:sz="4" w:space="0" w:color="auto"/>
              <w:left w:val="single" w:sz="4" w:space="0" w:color="auto"/>
              <w:bottom w:val="single" w:sz="4" w:space="0" w:color="auto"/>
              <w:right w:val="single" w:sz="4" w:space="0" w:color="auto"/>
            </w:tcBorders>
            <w:hideMark/>
          </w:tcPr>
          <w:p w14:paraId="7A398882" w14:textId="77777777" w:rsidR="001B2F8E" w:rsidRPr="00AB19B4" w:rsidRDefault="001B2F8E" w:rsidP="007164A8">
            <w:pPr>
              <w:pStyle w:val="GOSTTablenorm"/>
            </w:pPr>
            <w:r w:rsidRPr="00AB19B4">
              <w:rPr>
                <w:szCs w:val="22"/>
              </w:rPr>
              <w:t>Указывается номер документа</w:t>
            </w:r>
          </w:p>
        </w:tc>
      </w:tr>
      <w:tr w:rsidR="001B2F8E" w14:paraId="6F6E6F4C" w14:textId="77777777" w:rsidTr="00AF2ECE">
        <w:tc>
          <w:tcPr>
            <w:tcW w:w="819" w:type="pct"/>
            <w:tcBorders>
              <w:top w:val="single" w:sz="4" w:space="0" w:color="auto"/>
              <w:left w:val="single" w:sz="4" w:space="0" w:color="auto"/>
              <w:bottom w:val="single" w:sz="4" w:space="0" w:color="auto"/>
              <w:right w:val="single" w:sz="4" w:space="0" w:color="auto"/>
            </w:tcBorders>
            <w:hideMark/>
          </w:tcPr>
          <w:p w14:paraId="30E522F4" w14:textId="77777777" w:rsidR="001B2F8E" w:rsidRPr="00AB19B4" w:rsidRDefault="001B2F8E" w:rsidP="007164A8">
            <w:pPr>
              <w:pStyle w:val="GOSTTablenorm"/>
            </w:pPr>
            <w:r w:rsidRPr="00AB19B4">
              <w:rPr>
                <w:szCs w:val="22"/>
              </w:rPr>
              <w:t>Дата документа</w:t>
            </w:r>
          </w:p>
        </w:tc>
        <w:tc>
          <w:tcPr>
            <w:tcW w:w="1300" w:type="pct"/>
            <w:tcBorders>
              <w:top w:val="single" w:sz="4" w:space="0" w:color="auto"/>
              <w:left w:val="single" w:sz="4" w:space="0" w:color="auto"/>
              <w:bottom w:val="single" w:sz="4" w:space="0" w:color="auto"/>
              <w:right w:val="single" w:sz="4" w:space="0" w:color="auto"/>
            </w:tcBorders>
            <w:hideMark/>
          </w:tcPr>
          <w:p w14:paraId="617AB4D1" w14:textId="77777777" w:rsidR="001B2F8E" w:rsidRPr="00AB19B4" w:rsidRDefault="001B2F8E" w:rsidP="007164A8">
            <w:pPr>
              <w:pStyle w:val="GOSTTablenorm"/>
            </w:pPr>
            <w:r w:rsidRPr="00AB19B4">
              <w:t>HP_DocDate</w:t>
            </w:r>
          </w:p>
        </w:tc>
        <w:tc>
          <w:tcPr>
            <w:tcW w:w="267" w:type="pct"/>
            <w:tcBorders>
              <w:top w:val="single" w:sz="4" w:space="0" w:color="auto"/>
              <w:left w:val="single" w:sz="4" w:space="0" w:color="auto"/>
              <w:bottom w:val="single" w:sz="4" w:space="0" w:color="auto"/>
              <w:right w:val="single" w:sz="4" w:space="0" w:color="auto"/>
            </w:tcBorders>
            <w:hideMark/>
          </w:tcPr>
          <w:p w14:paraId="3B77AF63" w14:textId="77777777" w:rsidR="001B2F8E" w:rsidRPr="00AB19B4" w:rsidRDefault="001B2F8E" w:rsidP="007164A8">
            <w:pPr>
              <w:pStyle w:val="GOSTTablenorm"/>
            </w:pPr>
            <w:r w:rsidRPr="00AB19B4">
              <w:rPr>
                <w:bCs/>
                <w:szCs w:val="22"/>
              </w:rPr>
              <w:t>Дата</w:t>
            </w:r>
          </w:p>
        </w:tc>
        <w:tc>
          <w:tcPr>
            <w:tcW w:w="529" w:type="pct"/>
            <w:tcBorders>
              <w:top w:val="single" w:sz="4" w:space="0" w:color="auto"/>
              <w:left w:val="single" w:sz="4" w:space="0" w:color="auto"/>
              <w:bottom w:val="single" w:sz="4" w:space="0" w:color="auto"/>
              <w:right w:val="single" w:sz="4" w:space="0" w:color="auto"/>
            </w:tcBorders>
            <w:hideMark/>
          </w:tcPr>
          <w:p w14:paraId="79902D4C" w14:textId="77777777" w:rsidR="001B2F8E" w:rsidRPr="00AB19B4" w:rsidRDefault="001B2F8E" w:rsidP="007164A8">
            <w:pPr>
              <w:pStyle w:val="GOSTTablenorm"/>
            </w:pPr>
            <w:r w:rsidRPr="00AB19B4">
              <w:rPr>
                <w:szCs w:val="22"/>
              </w:rPr>
              <w:t>Да</w:t>
            </w:r>
          </w:p>
        </w:tc>
        <w:tc>
          <w:tcPr>
            <w:tcW w:w="420" w:type="pct"/>
            <w:tcBorders>
              <w:top w:val="single" w:sz="4" w:space="0" w:color="auto"/>
              <w:left w:val="single" w:sz="4" w:space="0" w:color="auto"/>
              <w:bottom w:val="single" w:sz="4" w:space="0" w:color="auto"/>
              <w:right w:val="single" w:sz="4" w:space="0" w:color="auto"/>
            </w:tcBorders>
            <w:hideMark/>
          </w:tcPr>
          <w:p w14:paraId="2B26AFA0" w14:textId="77777777" w:rsidR="001B2F8E" w:rsidRPr="00AB19B4" w:rsidRDefault="001B2F8E" w:rsidP="007164A8">
            <w:pPr>
              <w:pStyle w:val="GOSTTablenorm"/>
            </w:pPr>
            <w:r w:rsidRPr="00AB19B4">
              <w:t>-</w:t>
            </w:r>
          </w:p>
        </w:tc>
        <w:tc>
          <w:tcPr>
            <w:tcW w:w="1665" w:type="pct"/>
            <w:tcBorders>
              <w:top w:val="single" w:sz="4" w:space="0" w:color="auto"/>
              <w:left w:val="single" w:sz="4" w:space="0" w:color="auto"/>
              <w:bottom w:val="single" w:sz="4" w:space="0" w:color="auto"/>
              <w:right w:val="single" w:sz="4" w:space="0" w:color="auto"/>
            </w:tcBorders>
            <w:hideMark/>
          </w:tcPr>
          <w:p w14:paraId="062C6013" w14:textId="77777777" w:rsidR="001B2F8E" w:rsidRPr="00AB19B4" w:rsidRDefault="001B2F8E" w:rsidP="007164A8">
            <w:pPr>
              <w:pStyle w:val="GOSTTablenorm"/>
            </w:pPr>
            <w:r w:rsidRPr="00AB19B4">
              <w:rPr>
                <w:szCs w:val="22"/>
              </w:rPr>
              <w:t>Указывается дата документа в формате YYYY-MM-DD</w:t>
            </w:r>
          </w:p>
        </w:tc>
      </w:tr>
      <w:tr w:rsidR="001B2F8E" w14:paraId="4921762B" w14:textId="77777777" w:rsidTr="00AF2ECE">
        <w:tc>
          <w:tcPr>
            <w:tcW w:w="819" w:type="pct"/>
            <w:tcBorders>
              <w:top w:val="single" w:sz="4" w:space="0" w:color="auto"/>
              <w:left w:val="single" w:sz="4" w:space="0" w:color="auto"/>
              <w:bottom w:val="single" w:sz="4" w:space="0" w:color="auto"/>
              <w:right w:val="single" w:sz="4" w:space="0" w:color="auto"/>
            </w:tcBorders>
            <w:hideMark/>
          </w:tcPr>
          <w:p w14:paraId="7AB0B1DD" w14:textId="77777777" w:rsidR="001B2F8E" w:rsidRPr="00AB19B4" w:rsidRDefault="001B2F8E" w:rsidP="007164A8">
            <w:pPr>
              <w:pStyle w:val="GOSTTablenorm"/>
              <w:rPr>
                <w:szCs w:val="22"/>
              </w:rPr>
            </w:pPr>
            <w:r w:rsidRPr="00AB19B4">
              <w:rPr>
                <w:szCs w:val="22"/>
              </w:rPr>
              <w:t>Вид документа</w:t>
            </w:r>
          </w:p>
        </w:tc>
        <w:tc>
          <w:tcPr>
            <w:tcW w:w="1300" w:type="pct"/>
            <w:tcBorders>
              <w:top w:val="single" w:sz="4" w:space="0" w:color="auto"/>
              <w:left w:val="single" w:sz="4" w:space="0" w:color="auto"/>
              <w:bottom w:val="single" w:sz="4" w:space="0" w:color="auto"/>
              <w:right w:val="single" w:sz="4" w:space="0" w:color="auto"/>
            </w:tcBorders>
            <w:hideMark/>
          </w:tcPr>
          <w:p w14:paraId="67A463D8" w14:textId="7552C4EB" w:rsidR="001B2F8E" w:rsidRPr="00AB19B4" w:rsidRDefault="00276AEA" w:rsidP="00276AEA">
            <w:pPr>
              <w:pStyle w:val="GOSTTablenorm"/>
            </w:pPr>
            <w:r w:rsidRPr="00AB19B4">
              <w:t>SI</w:t>
            </w:r>
            <w:r w:rsidR="001B2F8E" w:rsidRPr="00AB19B4">
              <w:t>_</w:t>
            </w:r>
            <w:r w:rsidRPr="00AB19B4">
              <w:t>DocType</w:t>
            </w:r>
          </w:p>
        </w:tc>
        <w:tc>
          <w:tcPr>
            <w:tcW w:w="267" w:type="pct"/>
            <w:tcBorders>
              <w:top w:val="single" w:sz="4" w:space="0" w:color="auto"/>
              <w:left w:val="single" w:sz="4" w:space="0" w:color="auto"/>
              <w:bottom w:val="single" w:sz="4" w:space="0" w:color="auto"/>
              <w:right w:val="single" w:sz="4" w:space="0" w:color="auto"/>
            </w:tcBorders>
            <w:hideMark/>
          </w:tcPr>
          <w:p w14:paraId="2897395A" w14:textId="77777777" w:rsidR="001B2F8E" w:rsidRPr="00AB19B4" w:rsidRDefault="001B2F8E" w:rsidP="007164A8">
            <w:pPr>
              <w:pStyle w:val="GOSTTablenorm"/>
              <w:rPr>
                <w:bCs/>
                <w:szCs w:val="22"/>
              </w:rPr>
            </w:pPr>
            <w:r w:rsidRPr="00AB19B4">
              <w:rPr>
                <w:szCs w:val="22"/>
              </w:rPr>
              <w:t>Строка</w:t>
            </w:r>
          </w:p>
        </w:tc>
        <w:tc>
          <w:tcPr>
            <w:tcW w:w="529" w:type="pct"/>
            <w:tcBorders>
              <w:top w:val="single" w:sz="4" w:space="0" w:color="auto"/>
              <w:left w:val="single" w:sz="4" w:space="0" w:color="auto"/>
              <w:bottom w:val="single" w:sz="4" w:space="0" w:color="auto"/>
              <w:right w:val="single" w:sz="4" w:space="0" w:color="auto"/>
            </w:tcBorders>
            <w:hideMark/>
          </w:tcPr>
          <w:p w14:paraId="4C7FEA0A" w14:textId="77777777" w:rsidR="001B2F8E" w:rsidRPr="00AB19B4" w:rsidRDefault="001B2F8E" w:rsidP="007164A8">
            <w:pPr>
              <w:pStyle w:val="GOSTTablenorm"/>
              <w:rPr>
                <w:szCs w:val="22"/>
              </w:rPr>
            </w:pPr>
            <w:r w:rsidRPr="00AB19B4">
              <w:rPr>
                <w:szCs w:val="22"/>
              </w:rPr>
              <w:t>Да</w:t>
            </w:r>
          </w:p>
        </w:tc>
        <w:tc>
          <w:tcPr>
            <w:tcW w:w="420" w:type="pct"/>
            <w:tcBorders>
              <w:top w:val="single" w:sz="4" w:space="0" w:color="auto"/>
              <w:left w:val="single" w:sz="4" w:space="0" w:color="auto"/>
              <w:bottom w:val="single" w:sz="4" w:space="0" w:color="auto"/>
              <w:right w:val="single" w:sz="4" w:space="0" w:color="auto"/>
            </w:tcBorders>
            <w:hideMark/>
          </w:tcPr>
          <w:p w14:paraId="62427240" w14:textId="47DCC27F" w:rsidR="001B2F8E" w:rsidRPr="00AB19B4" w:rsidRDefault="00276AEA" w:rsidP="007164A8">
            <w:pPr>
              <w:pStyle w:val="GOSTTablenorm"/>
              <w:rPr>
                <w:lang w:val="en-US"/>
              </w:rPr>
            </w:pPr>
            <w:r w:rsidRPr="00AB19B4">
              <w:rPr>
                <w:szCs w:val="22"/>
                <w:lang w:val="en-US"/>
              </w:rPr>
              <w:t>=3</w:t>
            </w:r>
          </w:p>
        </w:tc>
        <w:tc>
          <w:tcPr>
            <w:tcW w:w="1665" w:type="pct"/>
            <w:tcBorders>
              <w:top w:val="single" w:sz="4" w:space="0" w:color="auto"/>
              <w:left w:val="single" w:sz="4" w:space="0" w:color="auto"/>
              <w:bottom w:val="single" w:sz="4" w:space="0" w:color="auto"/>
              <w:right w:val="single" w:sz="4" w:space="0" w:color="auto"/>
            </w:tcBorders>
            <w:hideMark/>
          </w:tcPr>
          <w:p w14:paraId="2A25DB51" w14:textId="77777777" w:rsidR="001B2F8E" w:rsidRPr="00AB19B4" w:rsidRDefault="001B2F8E" w:rsidP="007164A8">
            <w:pPr>
              <w:pStyle w:val="GOSTTablenorm"/>
              <w:rPr>
                <w:szCs w:val="22"/>
              </w:rPr>
            </w:pPr>
            <w:r w:rsidRPr="00AB19B4">
              <w:rPr>
                <w:szCs w:val="22"/>
              </w:rPr>
              <w:t>Указывается вид документа.</w:t>
            </w:r>
          </w:p>
          <w:p w14:paraId="095B72A5" w14:textId="77777777" w:rsidR="001B2F8E" w:rsidRPr="00AB19B4" w:rsidRDefault="001B2F8E" w:rsidP="007164A8">
            <w:pPr>
              <w:pStyle w:val="GOSTTablenorm"/>
              <w:rPr>
                <w:szCs w:val="22"/>
              </w:rPr>
            </w:pPr>
            <w:r w:rsidRPr="00AB19B4">
              <w:rPr>
                <w:szCs w:val="22"/>
              </w:rPr>
              <w:t>Возможные значения:</w:t>
            </w:r>
          </w:p>
          <w:p w14:paraId="4413648E" w14:textId="3F852CA3" w:rsidR="00276AEA" w:rsidRPr="00AB19B4" w:rsidRDefault="00276AEA" w:rsidP="00135122">
            <w:pPr>
              <w:pStyle w:val="GOSTTableListMark1"/>
              <w:numPr>
                <w:ilvl w:val="0"/>
                <w:numId w:val="35"/>
              </w:numPr>
              <w:tabs>
                <w:tab w:val="clear" w:pos="340"/>
                <w:tab w:val="num" w:pos="369"/>
              </w:tabs>
              <w:ind w:left="369"/>
            </w:pPr>
            <w:bookmarkStart w:id="1608" w:name="add-comment"/>
            <w:bookmarkEnd w:id="1608"/>
            <w:r w:rsidRPr="00AB19B4">
              <w:t>«АЗП» – на перевод;</w:t>
            </w:r>
          </w:p>
          <w:p w14:paraId="37056E75" w14:textId="736D84EC" w:rsidR="00276AEA" w:rsidRPr="00AB19B4" w:rsidRDefault="00276AEA" w:rsidP="00135122">
            <w:pPr>
              <w:pStyle w:val="GOSTTableListMark1"/>
              <w:numPr>
                <w:ilvl w:val="0"/>
                <w:numId w:val="35"/>
              </w:numPr>
              <w:tabs>
                <w:tab w:val="clear" w:pos="340"/>
                <w:tab w:val="num" w:pos="369"/>
              </w:tabs>
              <w:ind w:left="369"/>
            </w:pPr>
            <w:r w:rsidRPr="00AB19B4">
              <w:t>«AЗИ» – на изменение;</w:t>
            </w:r>
          </w:p>
          <w:p w14:paraId="6EA4F394" w14:textId="5FA86CB7" w:rsidR="001B2F8E" w:rsidRPr="00AB19B4" w:rsidRDefault="00276AEA" w:rsidP="00135122">
            <w:pPr>
              <w:pStyle w:val="GOSTTableListMark1"/>
              <w:numPr>
                <w:ilvl w:val="0"/>
                <w:numId w:val="35"/>
              </w:numPr>
              <w:tabs>
                <w:tab w:val="clear" w:pos="340"/>
                <w:tab w:val="num" w:pos="369"/>
              </w:tabs>
              <w:ind w:left="369"/>
            </w:pPr>
            <w:r w:rsidRPr="00AB19B4">
              <w:t>«AЗО» – на отзыв</w:t>
            </w:r>
          </w:p>
        </w:tc>
      </w:tr>
      <w:tr w:rsidR="00C43F1C" w:rsidDel="00332DB7" w14:paraId="0F9F5CEE" w14:textId="3624129B" w:rsidTr="00AF2ECE">
        <w:trPr>
          <w:del w:id="1609" w:author="Щербань О.И. TSE-111096" w:date="2025-09-30T16:09:00Z"/>
        </w:trPr>
        <w:tc>
          <w:tcPr>
            <w:tcW w:w="819" w:type="pct"/>
            <w:tcBorders>
              <w:top w:val="single" w:sz="4" w:space="0" w:color="auto"/>
              <w:left w:val="single" w:sz="4" w:space="0" w:color="auto"/>
              <w:bottom w:val="single" w:sz="4" w:space="0" w:color="auto"/>
              <w:right w:val="single" w:sz="4" w:space="0" w:color="auto"/>
            </w:tcBorders>
          </w:tcPr>
          <w:p w14:paraId="5DA1AC2A" w14:textId="335BDF88" w:rsidR="00C43F1C" w:rsidRPr="00AB19B4" w:rsidDel="00332DB7" w:rsidRDefault="00C43F1C" w:rsidP="00C43F1C">
            <w:pPr>
              <w:pStyle w:val="GOSTTablenorm"/>
              <w:rPr>
                <w:del w:id="1610" w:author="Щербань О.И. TSE-111096" w:date="2025-09-30T16:09:00Z"/>
                <w:szCs w:val="22"/>
              </w:rPr>
            </w:pPr>
            <w:del w:id="1611" w:author="Щербань О.И. TSE-111096" w:date="2025-09-30T16:09:00Z">
              <w:r w:rsidRPr="00A775EA" w:rsidDel="00332DB7">
                <w:rPr>
                  <w:szCs w:val="22"/>
                </w:rPr>
                <w:delText>Код валюты по ОКВ</w:delText>
              </w:r>
            </w:del>
          </w:p>
        </w:tc>
        <w:tc>
          <w:tcPr>
            <w:tcW w:w="1300" w:type="pct"/>
            <w:tcBorders>
              <w:top w:val="single" w:sz="4" w:space="0" w:color="auto"/>
              <w:left w:val="single" w:sz="4" w:space="0" w:color="auto"/>
              <w:bottom w:val="single" w:sz="4" w:space="0" w:color="auto"/>
              <w:right w:val="single" w:sz="4" w:space="0" w:color="auto"/>
            </w:tcBorders>
          </w:tcPr>
          <w:p w14:paraId="1E56B0AF" w14:textId="689F375F" w:rsidR="00C43F1C" w:rsidRPr="00AB19B4" w:rsidDel="00332DB7" w:rsidRDefault="00C43F1C" w:rsidP="00C43F1C">
            <w:pPr>
              <w:pStyle w:val="GOSTTablenorm"/>
              <w:rPr>
                <w:del w:id="1612" w:author="Щербань О.И. TSE-111096" w:date="2025-09-30T16:09:00Z"/>
              </w:rPr>
            </w:pPr>
            <w:del w:id="1613" w:author="Щербань О.И. TSE-111096" w:date="2025-09-30T16:09:00Z">
              <w:r w:rsidRPr="00C90D09" w:rsidDel="00332DB7">
                <w:delText>CURRENCY_CODE</w:delText>
              </w:r>
            </w:del>
          </w:p>
        </w:tc>
        <w:tc>
          <w:tcPr>
            <w:tcW w:w="267" w:type="pct"/>
            <w:tcBorders>
              <w:top w:val="single" w:sz="4" w:space="0" w:color="auto"/>
              <w:left w:val="single" w:sz="4" w:space="0" w:color="auto"/>
              <w:bottom w:val="single" w:sz="4" w:space="0" w:color="auto"/>
              <w:right w:val="single" w:sz="4" w:space="0" w:color="auto"/>
            </w:tcBorders>
          </w:tcPr>
          <w:p w14:paraId="7EC4FE51" w14:textId="37DA416E" w:rsidR="00C43F1C" w:rsidRPr="00AB19B4" w:rsidDel="00332DB7" w:rsidRDefault="00C43F1C" w:rsidP="00C43F1C">
            <w:pPr>
              <w:pStyle w:val="GOSTTablenorm"/>
              <w:rPr>
                <w:del w:id="1614" w:author="Щербань О.И. TSE-111096" w:date="2025-09-30T16:09:00Z"/>
                <w:szCs w:val="22"/>
              </w:rPr>
            </w:pPr>
            <w:del w:id="1615" w:author="Щербань О.И. TSE-111096" w:date="2025-09-30T16:09:00Z">
              <w:r w:rsidRPr="00A775EA" w:rsidDel="00332DB7">
                <w:rPr>
                  <w:szCs w:val="22"/>
                </w:rPr>
                <w:delText>Строка</w:delText>
              </w:r>
            </w:del>
          </w:p>
        </w:tc>
        <w:tc>
          <w:tcPr>
            <w:tcW w:w="529" w:type="pct"/>
            <w:tcBorders>
              <w:top w:val="single" w:sz="4" w:space="0" w:color="auto"/>
              <w:left w:val="single" w:sz="4" w:space="0" w:color="auto"/>
              <w:bottom w:val="single" w:sz="4" w:space="0" w:color="auto"/>
              <w:right w:val="single" w:sz="4" w:space="0" w:color="auto"/>
            </w:tcBorders>
          </w:tcPr>
          <w:p w14:paraId="665D53F9" w14:textId="4A023D32" w:rsidR="00C43F1C" w:rsidRPr="00AB19B4" w:rsidDel="00332DB7" w:rsidRDefault="00C43F1C" w:rsidP="00C43F1C">
            <w:pPr>
              <w:pStyle w:val="GOSTTablenorm"/>
              <w:rPr>
                <w:del w:id="1616" w:author="Щербань О.И. TSE-111096" w:date="2025-09-30T16:09:00Z"/>
                <w:szCs w:val="22"/>
              </w:rPr>
            </w:pPr>
            <w:del w:id="1617" w:author="Щербань О.И. TSE-111096" w:date="2025-09-30T16:09:00Z">
              <w:r w:rsidRPr="00A775EA" w:rsidDel="00332DB7">
                <w:rPr>
                  <w:szCs w:val="22"/>
                </w:rPr>
                <w:delText>Да</w:delText>
              </w:r>
            </w:del>
          </w:p>
        </w:tc>
        <w:tc>
          <w:tcPr>
            <w:tcW w:w="420" w:type="pct"/>
            <w:tcBorders>
              <w:top w:val="single" w:sz="4" w:space="0" w:color="auto"/>
              <w:left w:val="single" w:sz="4" w:space="0" w:color="auto"/>
              <w:bottom w:val="single" w:sz="4" w:space="0" w:color="auto"/>
              <w:right w:val="single" w:sz="4" w:space="0" w:color="auto"/>
            </w:tcBorders>
          </w:tcPr>
          <w:p w14:paraId="256B5CB0" w14:textId="3F373369" w:rsidR="00C43F1C" w:rsidRPr="00AB19B4" w:rsidDel="00332DB7" w:rsidRDefault="00C43F1C" w:rsidP="00C43F1C">
            <w:pPr>
              <w:pStyle w:val="GOSTTablenorm"/>
              <w:rPr>
                <w:del w:id="1618" w:author="Щербань О.И. TSE-111096" w:date="2025-09-30T16:09:00Z"/>
                <w:szCs w:val="22"/>
                <w:lang w:val="en-US"/>
              </w:rPr>
            </w:pPr>
            <w:del w:id="1619" w:author="Щербань О.И. TSE-111096" w:date="2025-09-30T16:09:00Z">
              <w:r w:rsidRPr="00A775EA" w:rsidDel="00332DB7">
                <w:rPr>
                  <w:szCs w:val="22"/>
                </w:rPr>
                <w:delText>=3</w:delText>
              </w:r>
            </w:del>
          </w:p>
        </w:tc>
        <w:tc>
          <w:tcPr>
            <w:tcW w:w="1665" w:type="pct"/>
            <w:tcBorders>
              <w:top w:val="single" w:sz="4" w:space="0" w:color="auto"/>
              <w:left w:val="single" w:sz="4" w:space="0" w:color="auto"/>
              <w:bottom w:val="single" w:sz="4" w:space="0" w:color="auto"/>
              <w:right w:val="single" w:sz="4" w:space="0" w:color="auto"/>
            </w:tcBorders>
          </w:tcPr>
          <w:p w14:paraId="22CF8EA0" w14:textId="5E31C374" w:rsidR="00C43F1C" w:rsidRPr="00AB19B4" w:rsidDel="00332DB7" w:rsidRDefault="00C43F1C" w:rsidP="00C43F1C">
            <w:pPr>
              <w:pStyle w:val="GOSTTablenorm"/>
              <w:rPr>
                <w:del w:id="1620" w:author="Щербань О.И. TSE-111096" w:date="2025-09-30T16:09:00Z"/>
                <w:szCs w:val="22"/>
              </w:rPr>
            </w:pPr>
            <w:del w:id="1621" w:author="Щербань О.И. TSE-111096" w:date="2025-09-30T16:09:00Z">
              <w:r w:rsidRPr="00033F2C" w:rsidDel="00332DB7">
                <w:delText>Указывается код валюты по Общероссийскому классификатору валют. Допустимо указывать как цифровой, так и буквенный код валюты</w:delText>
              </w:r>
            </w:del>
          </w:p>
        </w:tc>
      </w:tr>
      <w:tr w:rsidR="001B2F8E" w14:paraId="6AC9C948" w14:textId="77777777" w:rsidTr="00AF2ECE">
        <w:tc>
          <w:tcPr>
            <w:tcW w:w="819" w:type="pct"/>
            <w:tcBorders>
              <w:top w:val="single" w:sz="4" w:space="0" w:color="auto"/>
              <w:left w:val="single" w:sz="4" w:space="0" w:color="auto"/>
              <w:bottom w:val="single" w:sz="4" w:space="0" w:color="auto"/>
              <w:right w:val="single" w:sz="4" w:space="0" w:color="auto"/>
            </w:tcBorders>
            <w:hideMark/>
          </w:tcPr>
          <w:p w14:paraId="23BF1DC6" w14:textId="77777777" w:rsidR="001B2F8E" w:rsidRPr="00AB19B4" w:rsidRDefault="001B2F8E" w:rsidP="007164A8">
            <w:pPr>
              <w:pStyle w:val="GOSTTablenorm"/>
              <w:rPr>
                <w:szCs w:val="22"/>
              </w:rPr>
            </w:pPr>
            <w:r w:rsidRPr="00AB19B4">
              <w:rPr>
                <w:szCs w:val="22"/>
              </w:rPr>
              <w:t>Уровень конфиденциальности</w:t>
            </w:r>
          </w:p>
        </w:tc>
        <w:tc>
          <w:tcPr>
            <w:tcW w:w="1300" w:type="pct"/>
            <w:tcBorders>
              <w:top w:val="single" w:sz="4" w:space="0" w:color="auto"/>
              <w:left w:val="single" w:sz="4" w:space="0" w:color="auto"/>
              <w:bottom w:val="single" w:sz="4" w:space="0" w:color="auto"/>
              <w:right w:val="single" w:sz="4" w:space="0" w:color="auto"/>
            </w:tcBorders>
            <w:hideMark/>
          </w:tcPr>
          <w:p w14:paraId="75E5F9B6" w14:textId="77777777" w:rsidR="001B2F8E" w:rsidRPr="00AB19B4" w:rsidRDefault="001B2F8E" w:rsidP="007164A8">
            <w:pPr>
              <w:pStyle w:val="GOSTTablenorm"/>
            </w:pPr>
            <w:r w:rsidRPr="00AB19B4">
              <w:t>StmInfrmtn_AccessLevelStereotype</w:t>
            </w:r>
          </w:p>
        </w:tc>
        <w:tc>
          <w:tcPr>
            <w:tcW w:w="267" w:type="pct"/>
            <w:tcBorders>
              <w:top w:val="single" w:sz="4" w:space="0" w:color="auto"/>
              <w:left w:val="single" w:sz="4" w:space="0" w:color="auto"/>
              <w:bottom w:val="single" w:sz="4" w:space="0" w:color="auto"/>
              <w:right w:val="single" w:sz="4" w:space="0" w:color="auto"/>
            </w:tcBorders>
            <w:hideMark/>
          </w:tcPr>
          <w:p w14:paraId="12A9B195" w14:textId="77777777" w:rsidR="001B2F8E" w:rsidRPr="00AB19B4" w:rsidRDefault="001B2F8E" w:rsidP="007164A8">
            <w:pPr>
              <w:pStyle w:val="GOSTTablenorm"/>
              <w:rPr>
                <w:szCs w:val="22"/>
              </w:rPr>
            </w:pPr>
            <w:r w:rsidRPr="00AB19B4">
              <w:rPr>
                <w:szCs w:val="22"/>
              </w:rPr>
              <w:t>Число</w:t>
            </w:r>
          </w:p>
        </w:tc>
        <w:tc>
          <w:tcPr>
            <w:tcW w:w="529" w:type="pct"/>
            <w:tcBorders>
              <w:top w:val="single" w:sz="4" w:space="0" w:color="auto"/>
              <w:left w:val="single" w:sz="4" w:space="0" w:color="auto"/>
              <w:bottom w:val="single" w:sz="4" w:space="0" w:color="auto"/>
              <w:right w:val="single" w:sz="4" w:space="0" w:color="auto"/>
            </w:tcBorders>
            <w:hideMark/>
          </w:tcPr>
          <w:p w14:paraId="130E5B5A" w14:textId="77777777" w:rsidR="001B2F8E" w:rsidRPr="00AB19B4" w:rsidRDefault="001B2F8E" w:rsidP="007164A8">
            <w:pPr>
              <w:pStyle w:val="GOSTTablenorm"/>
              <w:rPr>
                <w:szCs w:val="22"/>
              </w:rPr>
            </w:pPr>
            <w:r w:rsidRPr="00AB19B4">
              <w:rPr>
                <w:szCs w:val="22"/>
              </w:rPr>
              <w:t>Да</w:t>
            </w:r>
          </w:p>
        </w:tc>
        <w:tc>
          <w:tcPr>
            <w:tcW w:w="420" w:type="pct"/>
            <w:tcBorders>
              <w:top w:val="single" w:sz="4" w:space="0" w:color="auto"/>
              <w:left w:val="single" w:sz="4" w:space="0" w:color="auto"/>
              <w:bottom w:val="single" w:sz="4" w:space="0" w:color="auto"/>
              <w:right w:val="single" w:sz="4" w:space="0" w:color="auto"/>
            </w:tcBorders>
            <w:hideMark/>
          </w:tcPr>
          <w:p w14:paraId="28D34458" w14:textId="77777777" w:rsidR="001B2F8E" w:rsidRPr="00AB19B4" w:rsidRDefault="001B2F8E" w:rsidP="007164A8">
            <w:pPr>
              <w:pStyle w:val="GOSTTablenorm"/>
              <w:rPr>
                <w:szCs w:val="22"/>
              </w:rPr>
            </w:pPr>
            <w:r w:rsidRPr="00AB19B4">
              <w:rPr>
                <w:szCs w:val="22"/>
              </w:rPr>
              <w:t>=1</w:t>
            </w:r>
          </w:p>
        </w:tc>
        <w:tc>
          <w:tcPr>
            <w:tcW w:w="1665" w:type="pct"/>
            <w:tcBorders>
              <w:top w:val="single" w:sz="4" w:space="0" w:color="auto"/>
              <w:left w:val="single" w:sz="4" w:space="0" w:color="auto"/>
              <w:bottom w:val="single" w:sz="4" w:space="0" w:color="auto"/>
              <w:right w:val="single" w:sz="4" w:space="0" w:color="auto"/>
            </w:tcBorders>
            <w:hideMark/>
          </w:tcPr>
          <w:p w14:paraId="4BF1A3BB" w14:textId="77777777" w:rsidR="001B2F8E" w:rsidRPr="00AB19B4" w:rsidRDefault="001B2F8E" w:rsidP="007164A8">
            <w:pPr>
              <w:pStyle w:val="GOSTTablenorm"/>
              <w:rPr>
                <w:szCs w:val="22"/>
              </w:rPr>
            </w:pPr>
            <w:r w:rsidRPr="00AB19B4">
              <w:rPr>
                <w:szCs w:val="22"/>
              </w:rPr>
              <w:t>Указывается уровень конфиденциальности документа.</w:t>
            </w:r>
          </w:p>
          <w:p w14:paraId="10232CE1" w14:textId="77777777" w:rsidR="001B2F8E" w:rsidRPr="00AB19B4" w:rsidRDefault="001B2F8E" w:rsidP="007164A8">
            <w:pPr>
              <w:pStyle w:val="GOSTTablenorm"/>
              <w:rPr>
                <w:szCs w:val="22"/>
              </w:rPr>
            </w:pPr>
            <w:r w:rsidRPr="00AB19B4">
              <w:rPr>
                <w:szCs w:val="22"/>
              </w:rPr>
              <w:t>Возможные значения:</w:t>
            </w:r>
          </w:p>
          <w:p w14:paraId="307D7574" w14:textId="77777777" w:rsidR="001B2F8E" w:rsidRPr="00AB19B4" w:rsidRDefault="001B2F8E" w:rsidP="00135122">
            <w:pPr>
              <w:pStyle w:val="GOSTTableListMark1"/>
              <w:numPr>
                <w:ilvl w:val="0"/>
                <w:numId w:val="35"/>
              </w:numPr>
              <w:tabs>
                <w:tab w:val="clear" w:pos="340"/>
                <w:tab w:val="num" w:pos="369"/>
              </w:tabs>
              <w:ind w:left="369"/>
            </w:pPr>
            <w:r w:rsidRPr="00AB19B4">
              <w:t>«0» – несекретно;</w:t>
            </w:r>
          </w:p>
          <w:p w14:paraId="580FA214" w14:textId="77777777" w:rsidR="001B2F8E" w:rsidRPr="00AB19B4" w:rsidRDefault="001B2F8E" w:rsidP="00135122">
            <w:pPr>
              <w:pStyle w:val="GOSTTableListMark1"/>
              <w:numPr>
                <w:ilvl w:val="0"/>
                <w:numId w:val="35"/>
              </w:numPr>
              <w:tabs>
                <w:tab w:val="clear" w:pos="340"/>
                <w:tab w:val="num" w:pos="369"/>
              </w:tabs>
              <w:ind w:left="369"/>
            </w:pPr>
            <w:r w:rsidRPr="00AB19B4">
              <w:t>«1» – для служебного пользования</w:t>
            </w:r>
          </w:p>
        </w:tc>
      </w:tr>
      <w:tr w:rsidR="001B2F8E" w14:paraId="47811753" w14:textId="77777777" w:rsidTr="00AF2ECE">
        <w:tc>
          <w:tcPr>
            <w:tcW w:w="819" w:type="pct"/>
            <w:tcBorders>
              <w:top w:val="single" w:sz="4" w:space="0" w:color="auto"/>
              <w:left w:val="single" w:sz="4" w:space="0" w:color="auto"/>
              <w:bottom w:val="single" w:sz="4" w:space="0" w:color="auto"/>
              <w:right w:val="single" w:sz="4" w:space="0" w:color="auto"/>
            </w:tcBorders>
            <w:hideMark/>
          </w:tcPr>
          <w:p w14:paraId="5A3BBE33" w14:textId="77777777" w:rsidR="001B2F8E" w:rsidRPr="00AB19B4" w:rsidRDefault="001B2F8E" w:rsidP="007164A8">
            <w:pPr>
              <w:pStyle w:val="GOSTTablenorm"/>
              <w:rPr>
                <w:szCs w:val="22"/>
              </w:rPr>
            </w:pPr>
            <w:r w:rsidRPr="00AB19B4">
              <w:rPr>
                <w:szCs w:val="22"/>
              </w:rPr>
              <w:t xml:space="preserve">Вид операции </w:t>
            </w:r>
          </w:p>
        </w:tc>
        <w:tc>
          <w:tcPr>
            <w:tcW w:w="1300" w:type="pct"/>
            <w:tcBorders>
              <w:top w:val="single" w:sz="4" w:space="0" w:color="auto"/>
              <w:left w:val="single" w:sz="4" w:space="0" w:color="auto"/>
              <w:bottom w:val="single" w:sz="4" w:space="0" w:color="auto"/>
              <w:right w:val="single" w:sz="4" w:space="0" w:color="auto"/>
            </w:tcBorders>
            <w:hideMark/>
          </w:tcPr>
          <w:p w14:paraId="40FC8BDC" w14:textId="77777777" w:rsidR="001B2F8E" w:rsidRPr="00AB19B4" w:rsidRDefault="001B2F8E" w:rsidP="007164A8">
            <w:pPr>
              <w:pStyle w:val="GOSTTablenorm"/>
            </w:pPr>
            <w:r w:rsidRPr="00AB19B4">
              <w:t>HP_DocCode</w:t>
            </w:r>
          </w:p>
        </w:tc>
        <w:tc>
          <w:tcPr>
            <w:tcW w:w="267" w:type="pct"/>
            <w:tcBorders>
              <w:top w:val="single" w:sz="4" w:space="0" w:color="auto"/>
              <w:left w:val="single" w:sz="4" w:space="0" w:color="auto"/>
              <w:bottom w:val="single" w:sz="4" w:space="0" w:color="auto"/>
              <w:right w:val="single" w:sz="4" w:space="0" w:color="auto"/>
            </w:tcBorders>
            <w:hideMark/>
          </w:tcPr>
          <w:p w14:paraId="338E4EE4" w14:textId="77777777" w:rsidR="001B2F8E" w:rsidRPr="00AB19B4" w:rsidRDefault="001B2F8E" w:rsidP="007164A8">
            <w:pPr>
              <w:pStyle w:val="GOSTTablenorm"/>
              <w:rPr>
                <w:szCs w:val="22"/>
              </w:rPr>
            </w:pPr>
            <w:r w:rsidRPr="00AB19B4">
              <w:rPr>
                <w:szCs w:val="22"/>
              </w:rPr>
              <w:t>Строка</w:t>
            </w:r>
          </w:p>
        </w:tc>
        <w:tc>
          <w:tcPr>
            <w:tcW w:w="529" w:type="pct"/>
            <w:tcBorders>
              <w:top w:val="single" w:sz="4" w:space="0" w:color="auto"/>
              <w:left w:val="single" w:sz="4" w:space="0" w:color="auto"/>
              <w:bottom w:val="single" w:sz="4" w:space="0" w:color="auto"/>
              <w:right w:val="single" w:sz="4" w:space="0" w:color="auto"/>
            </w:tcBorders>
            <w:hideMark/>
          </w:tcPr>
          <w:p w14:paraId="75753DBE" w14:textId="77777777" w:rsidR="001B2F8E" w:rsidRPr="00AB19B4" w:rsidRDefault="001B2F8E" w:rsidP="007164A8">
            <w:pPr>
              <w:pStyle w:val="GOSTTablenorm"/>
              <w:rPr>
                <w:szCs w:val="22"/>
              </w:rPr>
            </w:pPr>
            <w:r w:rsidRPr="00AB19B4">
              <w:rPr>
                <w:szCs w:val="22"/>
              </w:rPr>
              <w:t>Да</w:t>
            </w:r>
          </w:p>
        </w:tc>
        <w:tc>
          <w:tcPr>
            <w:tcW w:w="420" w:type="pct"/>
            <w:tcBorders>
              <w:top w:val="single" w:sz="4" w:space="0" w:color="auto"/>
              <w:left w:val="single" w:sz="4" w:space="0" w:color="auto"/>
              <w:bottom w:val="single" w:sz="4" w:space="0" w:color="auto"/>
              <w:right w:val="single" w:sz="4" w:space="0" w:color="auto"/>
            </w:tcBorders>
            <w:hideMark/>
          </w:tcPr>
          <w:p w14:paraId="2DCE95B7" w14:textId="77777777" w:rsidR="001B2F8E" w:rsidRPr="00AB19B4" w:rsidRDefault="001B2F8E" w:rsidP="007164A8">
            <w:pPr>
              <w:pStyle w:val="GOSTTablenorm"/>
              <w:rPr>
                <w:szCs w:val="22"/>
              </w:rPr>
            </w:pPr>
            <w:r w:rsidRPr="00AB19B4">
              <w:t>=2</w:t>
            </w:r>
          </w:p>
        </w:tc>
        <w:tc>
          <w:tcPr>
            <w:tcW w:w="1665" w:type="pct"/>
            <w:tcBorders>
              <w:top w:val="single" w:sz="4" w:space="0" w:color="auto"/>
              <w:left w:val="single" w:sz="4" w:space="0" w:color="auto"/>
              <w:bottom w:val="single" w:sz="4" w:space="0" w:color="auto"/>
              <w:right w:val="single" w:sz="4" w:space="0" w:color="auto"/>
            </w:tcBorders>
            <w:hideMark/>
          </w:tcPr>
          <w:p w14:paraId="363C22DE" w14:textId="77777777" w:rsidR="00775B1F" w:rsidRDefault="001B2F8E" w:rsidP="007164A8">
            <w:pPr>
              <w:pStyle w:val="GOSTTablenorm"/>
            </w:pPr>
            <w:r w:rsidRPr="00AB19B4">
              <w:t>Указывается код вида операции</w:t>
            </w:r>
            <w:r w:rsidR="00775B1F">
              <w:t>.</w:t>
            </w:r>
          </w:p>
          <w:p w14:paraId="57C2753E" w14:textId="77777777" w:rsidR="00775B1F" w:rsidRPr="00AB19B4" w:rsidRDefault="00775B1F" w:rsidP="00775B1F">
            <w:pPr>
              <w:pStyle w:val="GOSTTablenorm"/>
              <w:rPr>
                <w:szCs w:val="22"/>
              </w:rPr>
            </w:pPr>
            <w:r w:rsidRPr="00AB19B4">
              <w:rPr>
                <w:szCs w:val="22"/>
              </w:rPr>
              <w:t>Возможные значения:</w:t>
            </w:r>
          </w:p>
          <w:p w14:paraId="162DAAAD" w14:textId="77777777" w:rsidR="001B2F8E" w:rsidRPr="00AB19B4" w:rsidRDefault="001B2F8E" w:rsidP="00135122">
            <w:pPr>
              <w:pStyle w:val="GOSTTableListMark1"/>
              <w:numPr>
                <w:ilvl w:val="0"/>
                <w:numId w:val="35"/>
              </w:numPr>
              <w:tabs>
                <w:tab w:val="clear" w:pos="340"/>
                <w:tab w:val="num" w:pos="369"/>
              </w:tabs>
              <w:ind w:left="369"/>
            </w:pPr>
            <w:r w:rsidRPr="00AB19B4">
              <w:t>«02» – перевод;</w:t>
            </w:r>
          </w:p>
          <w:p w14:paraId="70F964DE" w14:textId="77777777" w:rsidR="001B2F8E" w:rsidRPr="00AB19B4" w:rsidRDefault="001B2F8E" w:rsidP="00135122">
            <w:pPr>
              <w:pStyle w:val="GOSTTableListMark1"/>
              <w:numPr>
                <w:ilvl w:val="0"/>
                <w:numId w:val="35"/>
              </w:numPr>
              <w:tabs>
                <w:tab w:val="clear" w:pos="340"/>
                <w:tab w:val="num" w:pos="369"/>
              </w:tabs>
              <w:ind w:left="369"/>
            </w:pPr>
            <w:r w:rsidRPr="00AB19B4">
              <w:t>«03» – изменение;</w:t>
            </w:r>
          </w:p>
          <w:p w14:paraId="2A9F976E" w14:textId="77777777" w:rsidR="001B2F8E" w:rsidRPr="00AB19B4" w:rsidRDefault="001B2F8E" w:rsidP="00135122">
            <w:pPr>
              <w:pStyle w:val="GOSTTableListMark1"/>
              <w:numPr>
                <w:ilvl w:val="0"/>
                <w:numId w:val="35"/>
              </w:numPr>
              <w:tabs>
                <w:tab w:val="clear" w:pos="340"/>
                <w:tab w:val="num" w:pos="369"/>
              </w:tabs>
              <w:ind w:left="369"/>
              <w:rPr>
                <w:szCs w:val="22"/>
              </w:rPr>
            </w:pPr>
            <w:r w:rsidRPr="00AB19B4">
              <w:t>«04» – отзыв</w:t>
            </w:r>
          </w:p>
        </w:tc>
      </w:tr>
      <w:tr w:rsidR="001B2F8E" w14:paraId="2046C75F" w14:textId="77777777" w:rsidTr="00AF2ECE">
        <w:tc>
          <w:tcPr>
            <w:tcW w:w="819" w:type="pct"/>
            <w:tcBorders>
              <w:top w:val="single" w:sz="4" w:space="0" w:color="auto"/>
              <w:left w:val="single" w:sz="4" w:space="0" w:color="auto"/>
              <w:bottom w:val="single" w:sz="4" w:space="0" w:color="auto"/>
              <w:right w:val="single" w:sz="4" w:space="0" w:color="auto"/>
            </w:tcBorders>
            <w:hideMark/>
          </w:tcPr>
          <w:p w14:paraId="3E68A61E" w14:textId="77777777" w:rsidR="001B2F8E" w:rsidRPr="00135FB5" w:rsidRDefault="001B2F8E" w:rsidP="007164A8">
            <w:pPr>
              <w:pStyle w:val="GOSTTablenorm"/>
              <w:rPr>
                <w:szCs w:val="22"/>
              </w:rPr>
            </w:pPr>
            <w:r w:rsidRPr="00135FB5">
              <w:rPr>
                <w:szCs w:val="22"/>
              </w:rPr>
              <w:t>Номер лицевого счета плательщика</w:t>
            </w:r>
          </w:p>
        </w:tc>
        <w:tc>
          <w:tcPr>
            <w:tcW w:w="1300" w:type="pct"/>
            <w:tcBorders>
              <w:top w:val="single" w:sz="4" w:space="0" w:color="auto"/>
              <w:left w:val="single" w:sz="4" w:space="0" w:color="auto"/>
              <w:bottom w:val="single" w:sz="4" w:space="0" w:color="auto"/>
              <w:right w:val="single" w:sz="4" w:space="0" w:color="auto"/>
            </w:tcBorders>
            <w:hideMark/>
          </w:tcPr>
          <w:p w14:paraId="4FB99401" w14:textId="4E2505F3" w:rsidR="001B2F8E" w:rsidRPr="00135FB5" w:rsidRDefault="00AE59B3" w:rsidP="00AE59B3">
            <w:pPr>
              <w:pStyle w:val="GOSTTablenorm"/>
            </w:pPr>
            <w:commentRangeStart w:id="1622"/>
            <w:r w:rsidRPr="00135FB5">
              <w:t>SI_PersonalAccApplicant</w:t>
            </w:r>
            <w:commentRangeEnd w:id="1622"/>
            <w:r w:rsidR="00135FB5">
              <w:rPr>
                <w:rStyle w:val="afff4"/>
              </w:rPr>
              <w:commentReference w:id="1622"/>
            </w:r>
          </w:p>
        </w:tc>
        <w:tc>
          <w:tcPr>
            <w:tcW w:w="267" w:type="pct"/>
            <w:tcBorders>
              <w:top w:val="single" w:sz="4" w:space="0" w:color="auto"/>
              <w:left w:val="single" w:sz="4" w:space="0" w:color="auto"/>
              <w:bottom w:val="single" w:sz="4" w:space="0" w:color="auto"/>
              <w:right w:val="single" w:sz="4" w:space="0" w:color="auto"/>
            </w:tcBorders>
            <w:hideMark/>
          </w:tcPr>
          <w:p w14:paraId="1D6FD2AA" w14:textId="77777777" w:rsidR="001B2F8E" w:rsidRPr="00135FB5" w:rsidRDefault="001B2F8E" w:rsidP="007164A8">
            <w:pPr>
              <w:pStyle w:val="GOSTTablenorm"/>
              <w:rPr>
                <w:szCs w:val="22"/>
              </w:rPr>
            </w:pPr>
            <w:r w:rsidRPr="00135FB5">
              <w:rPr>
                <w:szCs w:val="22"/>
              </w:rPr>
              <w:t>Строка</w:t>
            </w:r>
          </w:p>
        </w:tc>
        <w:tc>
          <w:tcPr>
            <w:tcW w:w="529" w:type="pct"/>
            <w:tcBorders>
              <w:top w:val="single" w:sz="4" w:space="0" w:color="auto"/>
              <w:left w:val="single" w:sz="4" w:space="0" w:color="auto"/>
              <w:bottom w:val="single" w:sz="4" w:space="0" w:color="auto"/>
              <w:right w:val="single" w:sz="4" w:space="0" w:color="auto"/>
            </w:tcBorders>
            <w:hideMark/>
          </w:tcPr>
          <w:p w14:paraId="65F1979A" w14:textId="77777777" w:rsidR="001B2F8E" w:rsidRPr="00135FB5" w:rsidRDefault="001B2F8E" w:rsidP="007164A8">
            <w:pPr>
              <w:pStyle w:val="GOSTTablenorm"/>
              <w:rPr>
                <w:szCs w:val="22"/>
              </w:rPr>
            </w:pPr>
            <w:r w:rsidRPr="00135FB5">
              <w:rPr>
                <w:szCs w:val="22"/>
              </w:rPr>
              <w:t>Да</w:t>
            </w:r>
          </w:p>
        </w:tc>
        <w:tc>
          <w:tcPr>
            <w:tcW w:w="420" w:type="pct"/>
            <w:tcBorders>
              <w:top w:val="single" w:sz="4" w:space="0" w:color="auto"/>
              <w:left w:val="single" w:sz="4" w:space="0" w:color="auto"/>
              <w:bottom w:val="single" w:sz="4" w:space="0" w:color="auto"/>
              <w:right w:val="single" w:sz="4" w:space="0" w:color="auto"/>
            </w:tcBorders>
            <w:hideMark/>
          </w:tcPr>
          <w:p w14:paraId="0051D29B" w14:textId="77777777" w:rsidR="001B2F8E" w:rsidRPr="00135FB5" w:rsidRDefault="001B2F8E" w:rsidP="007164A8">
            <w:pPr>
              <w:pStyle w:val="GOSTTablenorm"/>
              <w:rPr>
                <w:szCs w:val="22"/>
              </w:rPr>
            </w:pPr>
            <w:r w:rsidRPr="00135FB5">
              <w:rPr>
                <w:szCs w:val="22"/>
              </w:rPr>
              <w:t>=11</w:t>
            </w:r>
          </w:p>
        </w:tc>
        <w:tc>
          <w:tcPr>
            <w:tcW w:w="1665" w:type="pct"/>
            <w:tcBorders>
              <w:top w:val="single" w:sz="4" w:space="0" w:color="auto"/>
              <w:left w:val="single" w:sz="4" w:space="0" w:color="auto"/>
              <w:bottom w:val="single" w:sz="4" w:space="0" w:color="auto"/>
              <w:right w:val="single" w:sz="4" w:space="0" w:color="auto"/>
            </w:tcBorders>
            <w:hideMark/>
          </w:tcPr>
          <w:p w14:paraId="5E0927C0" w14:textId="77777777" w:rsidR="001B2F8E" w:rsidRPr="00135FB5" w:rsidRDefault="001B2F8E" w:rsidP="007164A8">
            <w:pPr>
              <w:pStyle w:val="GOSTTablenorm"/>
              <w:rPr>
                <w:szCs w:val="22"/>
              </w:rPr>
            </w:pPr>
            <w:r w:rsidRPr="00135FB5">
              <w:rPr>
                <w:szCs w:val="22"/>
              </w:rPr>
              <w:t>Указывается номер лицевого счета плательщика</w:t>
            </w:r>
          </w:p>
        </w:tc>
      </w:tr>
      <w:tr w:rsidR="001B2F8E" w14:paraId="06B176C2" w14:textId="77777777" w:rsidTr="00AF2ECE">
        <w:tc>
          <w:tcPr>
            <w:tcW w:w="819" w:type="pct"/>
            <w:tcBorders>
              <w:top w:val="single" w:sz="4" w:space="0" w:color="auto"/>
              <w:left w:val="single" w:sz="4" w:space="0" w:color="auto"/>
              <w:bottom w:val="single" w:sz="4" w:space="0" w:color="auto"/>
              <w:right w:val="single" w:sz="4" w:space="0" w:color="auto"/>
            </w:tcBorders>
          </w:tcPr>
          <w:p w14:paraId="565B4879" w14:textId="77777777" w:rsidR="001B2F8E" w:rsidRPr="00135FB5" w:rsidRDefault="001B2F8E" w:rsidP="007164A8">
            <w:pPr>
              <w:pStyle w:val="GOSTTablenorm"/>
              <w:rPr>
                <w:szCs w:val="22"/>
              </w:rPr>
            </w:pPr>
            <w:r w:rsidRPr="00135FB5">
              <w:t>Аналитический код раздела ЛС плательщика</w:t>
            </w:r>
          </w:p>
        </w:tc>
        <w:tc>
          <w:tcPr>
            <w:tcW w:w="1300" w:type="pct"/>
            <w:tcBorders>
              <w:top w:val="single" w:sz="4" w:space="0" w:color="auto"/>
              <w:left w:val="single" w:sz="4" w:space="0" w:color="auto"/>
              <w:bottom w:val="single" w:sz="4" w:space="0" w:color="auto"/>
              <w:right w:val="single" w:sz="4" w:space="0" w:color="auto"/>
            </w:tcBorders>
          </w:tcPr>
          <w:p w14:paraId="06F8364F" w14:textId="09AA3896" w:rsidR="001B2F8E" w:rsidRPr="00135FB5" w:rsidRDefault="00DF4324" w:rsidP="00DF4324">
            <w:pPr>
              <w:pStyle w:val="GOSTTablenorm"/>
            </w:pPr>
            <w:commentRangeStart w:id="1623"/>
            <w:r w:rsidRPr="00135FB5">
              <w:t>SI_AnCodeSectApplicant</w:t>
            </w:r>
            <w:commentRangeEnd w:id="1623"/>
            <w:r w:rsidR="00135FB5">
              <w:rPr>
                <w:rStyle w:val="afff4"/>
              </w:rPr>
              <w:commentReference w:id="1623"/>
            </w:r>
          </w:p>
        </w:tc>
        <w:tc>
          <w:tcPr>
            <w:tcW w:w="267" w:type="pct"/>
            <w:tcBorders>
              <w:top w:val="single" w:sz="4" w:space="0" w:color="auto"/>
              <w:left w:val="single" w:sz="4" w:space="0" w:color="auto"/>
              <w:bottom w:val="single" w:sz="4" w:space="0" w:color="auto"/>
              <w:right w:val="single" w:sz="4" w:space="0" w:color="auto"/>
            </w:tcBorders>
          </w:tcPr>
          <w:p w14:paraId="7B481AD6" w14:textId="77777777" w:rsidR="001B2F8E" w:rsidRPr="00135FB5" w:rsidRDefault="001B2F8E" w:rsidP="007164A8">
            <w:pPr>
              <w:pStyle w:val="GOSTTablenorm"/>
              <w:rPr>
                <w:szCs w:val="22"/>
              </w:rPr>
            </w:pPr>
            <w:r w:rsidRPr="00135FB5">
              <w:rPr>
                <w:szCs w:val="22"/>
              </w:rPr>
              <w:t>Строка</w:t>
            </w:r>
          </w:p>
        </w:tc>
        <w:tc>
          <w:tcPr>
            <w:tcW w:w="529" w:type="pct"/>
            <w:tcBorders>
              <w:top w:val="single" w:sz="4" w:space="0" w:color="auto"/>
              <w:left w:val="single" w:sz="4" w:space="0" w:color="auto"/>
              <w:bottom w:val="single" w:sz="4" w:space="0" w:color="auto"/>
              <w:right w:val="single" w:sz="4" w:space="0" w:color="auto"/>
            </w:tcBorders>
          </w:tcPr>
          <w:p w14:paraId="183A6F0B" w14:textId="77777777" w:rsidR="001B2F8E" w:rsidRPr="00135FB5" w:rsidRDefault="001B2F8E" w:rsidP="007164A8">
            <w:pPr>
              <w:pStyle w:val="GOSTTablenorm"/>
              <w:rPr>
                <w:szCs w:val="22"/>
              </w:rPr>
            </w:pPr>
            <w:r w:rsidRPr="00135FB5">
              <w:rPr>
                <w:szCs w:val="22"/>
              </w:rPr>
              <w:t>Да</w:t>
            </w:r>
          </w:p>
        </w:tc>
        <w:tc>
          <w:tcPr>
            <w:tcW w:w="420" w:type="pct"/>
            <w:tcBorders>
              <w:top w:val="single" w:sz="4" w:space="0" w:color="auto"/>
              <w:left w:val="single" w:sz="4" w:space="0" w:color="auto"/>
              <w:bottom w:val="single" w:sz="4" w:space="0" w:color="auto"/>
              <w:right w:val="single" w:sz="4" w:space="0" w:color="auto"/>
            </w:tcBorders>
          </w:tcPr>
          <w:p w14:paraId="14C2B0AC" w14:textId="77777777" w:rsidR="001B2F8E" w:rsidRPr="00135FB5" w:rsidRDefault="001B2F8E" w:rsidP="007164A8">
            <w:pPr>
              <w:pStyle w:val="GOSTTablenorm"/>
              <w:rPr>
                <w:szCs w:val="22"/>
              </w:rPr>
            </w:pPr>
            <w:r w:rsidRPr="00135FB5">
              <w:rPr>
                <w:szCs w:val="22"/>
              </w:rPr>
              <w:t>=8</w:t>
            </w:r>
          </w:p>
        </w:tc>
        <w:tc>
          <w:tcPr>
            <w:tcW w:w="1665" w:type="pct"/>
            <w:tcBorders>
              <w:top w:val="single" w:sz="4" w:space="0" w:color="auto"/>
              <w:left w:val="single" w:sz="4" w:space="0" w:color="auto"/>
              <w:bottom w:val="single" w:sz="4" w:space="0" w:color="auto"/>
              <w:right w:val="single" w:sz="4" w:space="0" w:color="auto"/>
            </w:tcBorders>
          </w:tcPr>
          <w:p w14:paraId="0C006864" w14:textId="77777777" w:rsidR="001B2F8E" w:rsidRPr="00135FB5" w:rsidRDefault="001B2F8E" w:rsidP="007164A8">
            <w:pPr>
              <w:pStyle w:val="GOSTTablenorm"/>
              <w:rPr>
                <w:szCs w:val="22"/>
              </w:rPr>
            </w:pPr>
            <w:r w:rsidRPr="00135FB5">
              <w:t>Указывается аналитический код раздела лицевого счета плательщика</w:t>
            </w:r>
          </w:p>
        </w:tc>
      </w:tr>
      <w:tr w:rsidR="00AF2ECE" w14:paraId="7B34BEC8" w14:textId="77777777" w:rsidTr="00AF2ECE">
        <w:tc>
          <w:tcPr>
            <w:tcW w:w="819" w:type="pct"/>
            <w:tcBorders>
              <w:top w:val="single" w:sz="4" w:space="0" w:color="auto"/>
              <w:left w:val="single" w:sz="4" w:space="0" w:color="auto"/>
              <w:bottom w:val="single" w:sz="4" w:space="0" w:color="auto"/>
              <w:right w:val="single" w:sz="4" w:space="0" w:color="auto"/>
            </w:tcBorders>
            <w:hideMark/>
          </w:tcPr>
          <w:p w14:paraId="6125AD51" w14:textId="77777777" w:rsidR="00AF2ECE" w:rsidRPr="00AB19B4" w:rsidRDefault="00AF2ECE" w:rsidP="00AF2ECE">
            <w:pPr>
              <w:pStyle w:val="GOSTTablenorm"/>
              <w:rPr>
                <w:szCs w:val="22"/>
              </w:rPr>
            </w:pPr>
            <w:r w:rsidRPr="00AB19B4">
              <w:t>ОКС (КМИ) плательщика</w:t>
            </w:r>
          </w:p>
        </w:tc>
        <w:tc>
          <w:tcPr>
            <w:tcW w:w="1300" w:type="pct"/>
            <w:tcBorders>
              <w:top w:val="single" w:sz="4" w:space="0" w:color="auto"/>
              <w:left w:val="single" w:sz="4" w:space="0" w:color="auto"/>
              <w:bottom w:val="single" w:sz="4" w:space="0" w:color="auto"/>
              <w:right w:val="single" w:sz="4" w:space="0" w:color="auto"/>
            </w:tcBorders>
            <w:hideMark/>
          </w:tcPr>
          <w:p w14:paraId="7D76E925" w14:textId="77777777" w:rsidR="00AF2ECE" w:rsidRPr="00AB19B4" w:rsidRDefault="00AF2ECE" w:rsidP="00AF2ECE">
            <w:pPr>
              <w:pStyle w:val="GOSTTablenorm"/>
            </w:pPr>
            <w:commentRangeStart w:id="1624"/>
            <w:r w:rsidRPr="00AB19B4">
              <w:t>IK_CodFAIP</w:t>
            </w:r>
            <w:commentRangeEnd w:id="1624"/>
            <w:r w:rsidR="00135FB5">
              <w:rPr>
                <w:rStyle w:val="afff4"/>
              </w:rPr>
              <w:commentReference w:id="1624"/>
            </w:r>
          </w:p>
        </w:tc>
        <w:tc>
          <w:tcPr>
            <w:tcW w:w="267" w:type="pct"/>
            <w:tcBorders>
              <w:top w:val="single" w:sz="4" w:space="0" w:color="auto"/>
              <w:left w:val="single" w:sz="4" w:space="0" w:color="auto"/>
              <w:bottom w:val="single" w:sz="4" w:space="0" w:color="auto"/>
              <w:right w:val="single" w:sz="4" w:space="0" w:color="auto"/>
            </w:tcBorders>
            <w:hideMark/>
          </w:tcPr>
          <w:p w14:paraId="55DB1FC9" w14:textId="77777777" w:rsidR="00AF2ECE" w:rsidRPr="00AB19B4" w:rsidRDefault="00AF2ECE" w:rsidP="00AF2ECE">
            <w:pPr>
              <w:pStyle w:val="GOSTTablenorm"/>
              <w:rPr>
                <w:szCs w:val="22"/>
              </w:rPr>
            </w:pPr>
            <w:r w:rsidRPr="00AB19B4">
              <w:t>Строка</w:t>
            </w:r>
          </w:p>
        </w:tc>
        <w:tc>
          <w:tcPr>
            <w:tcW w:w="529" w:type="pct"/>
            <w:tcBorders>
              <w:top w:val="single" w:sz="4" w:space="0" w:color="auto"/>
              <w:left w:val="single" w:sz="4" w:space="0" w:color="auto"/>
              <w:bottom w:val="single" w:sz="4" w:space="0" w:color="auto"/>
              <w:right w:val="single" w:sz="4" w:space="0" w:color="auto"/>
            </w:tcBorders>
            <w:hideMark/>
          </w:tcPr>
          <w:p w14:paraId="525F38DC" w14:textId="77777777" w:rsidR="00AF2ECE" w:rsidRPr="00AB19B4" w:rsidRDefault="00AF2ECE" w:rsidP="00AF2ECE">
            <w:pPr>
              <w:pStyle w:val="GOSTTablenorm"/>
              <w:rPr>
                <w:szCs w:val="22"/>
              </w:rPr>
            </w:pPr>
            <w:r w:rsidRPr="00AB19B4">
              <w:rPr>
                <w:szCs w:val="22"/>
              </w:rPr>
              <w:t>Нет</w:t>
            </w:r>
          </w:p>
        </w:tc>
        <w:tc>
          <w:tcPr>
            <w:tcW w:w="420" w:type="pct"/>
            <w:tcBorders>
              <w:top w:val="single" w:sz="4" w:space="0" w:color="auto"/>
              <w:left w:val="single" w:sz="4" w:space="0" w:color="auto"/>
              <w:bottom w:val="single" w:sz="4" w:space="0" w:color="auto"/>
              <w:right w:val="single" w:sz="4" w:space="0" w:color="auto"/>
            </w:tcBorders>
            <w:hideMark/>
          </w:tcPr>
          <w:p w14:paraId="2A153DC5" w14:textId="77777777" w:rsidR="00AF2ECE" w:rsidRPr="00AB19B4" w:rsidRDefault="00AF2ECE" w:rsidP="00AF2ECE">
            <w:pPr>
              <w:pStyle w:val="GOSTTablenorm"/>
              <w:rPr>
                <w:szCs w:val="22"/>
              </w:rPr>
            </w:pPr>
            <w:r w:rsidRPr="00AB19B4">
              <w:t>&lt;=24</w:t>
            </w:r>
          </w:p>
        </w:tc>
        <w:tc>
          <w:tcPr>
            <w:tcW w:w="1665" w:type="pct"/>
            <w:tcBorders>
              <w:top w:val="single" w:sz="4" w:space="0" w:color="auto"/>
              <w:left w:val="single" w:sz="4" w:space="0" w:color="auto"/>
              <w:bottom w:val="single" w:sz="4" w:space="0" w:color="auto"/>
              <w:right w:val="single" w:sz="4" w:space="0" w:color="auto"/>
            </w:tcBorders>
            <w:hideMark/>
          </w:tcPr>
          <w:p w14:paraId="0BEF6CFC" w14:textId="77777777" w:rsidR="00AF2ECE" w:rsidRPr="00AB19B4" w:rsidRDefault="00AF2ECE" w:rsidP="00AF2ECE">
            <w:pPr>
              <w:pStyle w:val="GOSTTablenorm"/>
              <w:rPr>
                <w:szCs w:val="22"/>
              </w:rPr>
            </w:pPr>
            <w:r w:rsidRPr="00AB19B4">
              <w:t>Указывается код ОКС (КМИ) для отражения операции на ЛС плательщика (при наличии)</w:t>
            </w:r>
          </w:p>
        </w:tc>
      </w:tr>
      <w:tr w:rsidR="00AF2ECE" w14:paraId="69AB2C38" w14:textId="77777777" w:rsidTr="00AF2ECE">
        <w:tc>
          <w:tcPr>
            <w:tcW w:w="819" w:type="pct"/>
            <w:tcBorders>
              <w:top w:val="single" w:sz="4" w:space="0" w:color="auto"/>
              <w:left w:val="single" w:sz="4" w:space="0" w:color="auto"/>
              <w:bottom w:val="single" w:sz="4" w:space="0" w:color="auto"/>
              <w:right w:val="single" w:sz="4" w:space="0" w:color="auto"/>
            </w:tcBorders>
            <w:hideMark/>
          </w:tcPr>
          <w:p w14:paraId="790197AE" w14:textId="77777777" w:rsidR="00AF2ECE" w:rsidRPr="00AB19B4" w:rsidRDefault="00AF2ECE" w:rsidP="00AF2ECE">
            <w:pPr>
              <w:pStyle w:val="GOSTTablenorm"/>
            </w:pPr>
            <w:r w:rsidRPr="00AB19B4">
              <w:t>Номер КОО плательщика</w:t>
            </w:r>
          </w:p>
        </w:tc>
        <w:tc>
          <w:tcPr>
            <w:tcW w:w="1300" w:type="pct"/>
            <w:tcBorders>
              <w:top w:val="single" w:sz="4" w:space="0" w:color="auto"/>
              <w:left w:val="single" w:sz="4" w:space="0" w:color="auto"/>
              <w:bottom w:val="single" w:sz="4" w:space="0" w:color="auto"/>
              <w:right w:val="single" w:sz="4" w:space="0" w:color="auto"/>
            </w:tcBorders>
            <w:hideMark/>
          </w:tcPr>
          <w:p w14:paraId="4D24F59B" w14:textId="25C9B5C6" w:rsidR="00AF2ECE" w:rsidRPr="00AB19B4" w:rsidRDefault="00AF2ECE" w:rsidP="00AF2ECE">
            <w:pPr>
              <w:pStyle w:val="GOSTTablenorm"/>
            </w:pPr>
            <w:r w:rsidRPr="00AB19B4">
              <w:t>IK_DocNum</w:t>
            </w:r>
          </w:p>
        </w:tc>
        <w:tc>
          <w:tcPr>
            <w:tcW w:w="267" w:type="pct"/>
            <w:tcBorders>
              <w:top w:val="single" w:sz="4" w:space="0" w:color="auto"/>
              <w:left w:val="single" w:sz="4" w:space="0" w:color="auto"/>
              <w:bottom w:val="single" w:sz="4" w:space="0" w:color="auto"/>
              <w:right w:val="single" w:sz="4" w:space="0" w:color="auto"/>
            </w:tcBorders>
            <w:hideMark/>
          </w:tcPr>
          <w:p w14:paraId="1DEF1DD7" w14:textId="77777777" w:rsidR="00AF2ECE" w:rsidRPr="00AB19B4" w:rsidRDefault="00AF2ECE" w:rsidP="00AF2ECE">
            <w:pPr>
              <w:pStyle w:val="GOSTTablenorm"/>
            </w:pPr>
            <w:r w:rsidRPr="00AB19B4">
              <w:t>Строка</w:t>
            </w:r>
          </w:p>
        </w:tc>
        <w:tc>
          <w:tcPr>
            <w:tcW w:w="529" w:type="pct"/>
            <w:tcBorders>
              <w:top w:val="single" w:sz="4" w:space="0" w:color="auto"/>
              <w:left w:val="single" w:sz="4" w:space="0" w:color="auto"/>
              <w:bottom w:val="single" w:sz="4" w:space="0" w:color="auto"/>
              <w:right w:val="single" w:sz="4" w:space="0" w:color="auto"/>
            </w:tcBorders>
            <w:hideMark/>
          </w:tcPr>
          <w:p w14:paraId="79589579" w14:textId="7F571626" w:rsidR="00AF2ECE" w:rsidRPr="00AB19B4" w:rsidRDefault="00AF2ECE" w:rsidP="00AF2ECE">
            <w:pPr>
              <w:pStyle w:val="GOSTTablenorm"/>
              <w:rPr>
                <w:szCs w:val="22"/>
              </w:rPr>
            </w:pPr>
            <w:r w:rsidRPr="00AB19B4">
              <w:rPr>
                <w:szCs w:val="22"/>
              </w:rPr>
              <w:t>Да</w:t>
            </w:r>
          </w:p>
        </w:tc>
        <w:tc>
          <w:tcPr>
            <w:tcW w:w="420" w:type="pct"/>
            <w:tcBorders>
              <w:top w:val="single" w:sz="4" w:space="0" w:color="auto"/>
              <w:left w:val="single" w:sz="4" w:space="0" w:color="auto"/>
              <w:bottom w:val="single" w:sz="4" w:space="0" w:color="auto"/>
              <w:right w:val="single" w:sz="4" w:space="0" w:color="auto"/>
            </w:tcBorders>
            <w:hideMark/>
          </w:tcPr>
          <w:p w14:paraId="566B3107" w14:textId="77777777" w:rsidR="00AF2ECE" w:rsidRPr="00AB19B4" w:rsidRDefault="00AF2ECE" w:rsidP="00AF2ECE">
            <w:pPr>
              <w:pStyle w:val="GOSTTablenorm"/>
            </w:pPr>
            <w:r w:rsidRPr="00AB19B4">
              <w:t>&lt;=50</w:t>
            </w:r>
          </w:p>
        </w:tc>
        <w:tc>
          <w:tcPr>
            <w:tcW w:w="1665" w:type="pct"/>
            <w:tcBorders>
              <w:top w:val="single" w:sz="4" w:space="0" w:color="auto"/>
              <w:left w:val="single" w:sz="4" w:space="0" w:color="auto"/>
              <w:bottom w:val="single" w:sz="4" w:space="0" w:color="auto"/>
              <w:right w:val="single" w:sz="4" w:space="0" w:color="auto"/>
            </w:tcBorders>
            <w:hideMark/>
          </w:tcPr>
          <w:p w14:paraId="0AAB5366" w14:textId="392378E7" w:rsidR="00AF2ECE" w:rsidRPr="00AB19B4" w:rsidRDefault="00944A85" w:rsidP="00AF2ECE">
            <w:pPr>
              <w:pStyle w:val="GOSTTablenorm"/>
              <w:rPr>
                <w:bCs/>
                <w:szCs w:val="22"/>
              </w:rPr>
            </w:pPr>
            <w:r w:rsidRPr="00AB19B4">
              <w:rPr>
                <w:bCs/>
                <w:szCs w:val="22"/>
              </w:rPr>
              <w:t xml:space="preserve">Указывается номер КОО </w:t>
            </w:r>
            <w:r w:rsidR="00AF2ECE" w:rsidRPr="00AB19B4">
              <w:rPr>
                <w:szCs w:val="22"/>
              </w:rPr>
              <w:t>плательщика</w:t>
            </w:r>
          </w:p>
        </w:tc>
      </w:tr>
      <w:tr w:rsidR="00AF2ECE" w14:paraId="2506FD81" w14:textId="77777777" w:rsidTr="00AF2ECE">
        <w:tc>
          <w:tcPr>
            <w:tcW w:w="819" w:type="pct"/>
            <w:tcBorders>
              <w:top w:val="single" w:sz="4" w:space="0" w:color="auto"/>
              <w:left w:val="single" w:sz="4" w:space="0" w:color="auto"/>
              <w:bottom w:val="single" w:sz="4" w:space="0" w:color="auto"/>
              <w:right w:val="single" w:sz="4" w:space="0" w:color="auto"/>
            </w:tcBorders>
            <w:hideMark/>
          </w:tcPr>
          <w:p w14:paraId="66CC5B13" w14:textId="77777777" w:rsidR="00AF2ECE" w:rsidRPr="00AB19B4" w:rsidRDefault="00AF2ECE" w:rsidP="00AF2ECE">
            <w:pPr>
              <w:pStyle w:val="GOSTTablenorm"/>
              <w:rPr>
                <w:szCs w:val="22"/>
              </w:rPr>
            </w:pPr>
            <w:r w:rsidRPr="00AB19B4">
              <w:rPr>
                <w:lang w:val="en-US"/>
              </w:rPr>
              <w:t>GUID</w:t>
            </w:r>
            <w:r w:rsidRPr="00AB19B4">
              <w:t xml:space="preserve"> КОО</w:t>
            </w:r>
          </w:p>
        </w:tc>
        <w:tc>
          <w:tcPr>
            <w:tcW w:w="1300" w:type="pct"/>
            <w:tcBorders>
              <w:top w:val="single" w:sz="4" w:space="0" w:color="auto"/>
              <w:left w:val="single" w:sz="4" w:space="0" w:color="auto"/>
              <w:bottom w:val="single" w:sz="4" w:space="0" w:color="auto"/>
              <w:right w:val="single" w:sz="4" w:space="0" w:color="auto"/>
            </w:tcBorders>
            <w:hideMark/>
          </w:tcPr>
          <w:p w14:paraId="48CED5F9" w14:textId="1E8EA6F1" w:rsidR="00AF2ECE" w:rsidRPr="00AB19B4" w:rsidRDefault="00AF2ECE" w:rsidP="00AF2ECE">
            <w:pPr>
              <w:pStyle w:val="GOSTTablenorm"/>
            </w:pPr>
            <w:r w:rsidRPr="00AB19B4">
              <w:t>IK_GUID_KOO</w:t>
            </w:r>
          </w:p>
        </w:tc>
        <w:tc>
          <w:tcPr>
            <w:tcW w:w="267" w:type="pct"/>
            <w:tcBorders>
              <w:top w:val="single" w:sz="4" w:space="0" w:color="auto"/>
              <w:left w:val="single" w:sz="4" w:space="0" w:color="auto"/>
              <w:bottom w:val="single" w:sz="4" w:space="0" w:color="auto"/>
              <w:right w:val="single" w:sz="4" w:space="0" w:color="auto"/>
            </w:tcBorders>
            <w:hideMark/>
          </w:tcPr>
          <w:p w14:paraId="41F384C7" w14:textId="77777777" w:rsidR="00AF2ECE" w:rsidRPr="00AB19B4" w:rsidRDefault="00AF2ECE" w:rsidP="00AF2ECE">
            <w:pPr>
              <w:pStyle w:val="GOSTTablenorm"/>
              <w:rPr>
                <w:szCs w:val="22"/>
              </w:rPr>
            </w:pPr>
            <w:r w:rsidRPr="00AB19B4">
              <w:rPr>
                <w:lang w:val="en-US"/>
              </w:rPr>
              <w:t>GUID</w:t>
            </w:r>
          </w:p>
        </w:tc>
        <w:tc>
          <w:tcPr>
            <w:tcW w:w="529" w:type="pct"/>
            <w:tcBorders>
              <w:top w:val="single" w:sz="4" w:space="0" w:color="auto"/>
              <w:left w:val="single" w:sz="4" w:space="0" w:color="auto"/>
              <w:bottom w:val="single" w:sz="4" w:space="0" w:color="auto"/>
              <w:right w:val="single" w:sz="4" w:space="0" w:color="auto"/>
            </w:tcBorders>
            <w:hideMark/>
          </w:tcPr>
          <w:p w14:paraId="36399F89" w14:textId="139D4FA5" w:rsidR="00AF2ECE" w:rsidRPr="00AB19B4" w:rsidRDefault="00AF2ECE" w:rsidP="00AF2ECE">
            <w:pPr>
              <w:pStyle w:val="GOSTTablenorm"/>
              <w:rPr>
                <w:szCs w:val="22"/>
              </w:rPr>
            </w:pPr>
            <w:r w:rsidRPr="00AB19B4">
              <w:rPr>
                <w:szCs w:val="22"/>
              </w:rPr>
              <w:t>Да</w:t>
            </w:r>
          </w:p>
        </w:tc>
        <w:tc>
          <w:tcPr>
            <w:tcW w:w="420" w:type="pct"/>
            <w:tcBorders>
              <w:top w:val="single" w:sz="4" w:space="0" w:color="auto"/>
              <w:left w:val="single" w:sz="4" w:space="0" w:color="auto"/>
              <w:bottom w:val="single" w:sz="4" w:space="0" w:color="auto"/>
              <w:right w:val="single" w:sz="4" w:space="0" w:color="auto"/>
            </w:tcBorders>
            <w:hideMark/>
          </w:tcPr>
          <w:p w14:paraId="5BAA0B0F" w14:textId="77777777" w:rsidR="00AF2ECE" w:rsidRPr="00AB19B4" w:rsidRDefault="00AF2ECE" w:rsidP="00AF2ECE">
            <w:pPr>
              <w:pStyle w:val="GOSTTablenorm"/>
              <w:rPr>
                <w:szCs w:val="22"/>
              </w:rPr>
            </w:pPr>
            <w:r w:rsidRPr="00AB19B4">
              <w:t>=36</w:t>
            </w:r>
          </w:p>
        </w:tc>
        <w:tc>
          <w:tcPr>
            <w:tcW w:w="1665" w:type="pct"/>
            <w:tcBorders>
              <w:top w:val="single" w:sz="4" w:space="0" w:color="auto"/>
              <w:left w:val="single" w:sz="4" w:space="0" w:color="auto"/>
              <w:bottom w:val="single" w:sz="4" w:space="0" w:color="auto"/>
              <w:right w:val="single" w:sz="4" w:space="0" w:color="auto"/>
            </w:tcBorders>
            <w:hideMark/>
          </w:tcPr>
          <w:p w14:paraId="640B6AA4" w14:textId="7FC73C6D" w:rsidR="00AF2ECE" w:rsidRPr="00AB19B4" w:rsidRDefault="00AF2ECE" w:rsidP="00AF2ECE">
            <w:pPr>
              <w:pStyle w:val="GOSTTablenorm"/>
            </w:pPr>
            <w:r w:rsidRPr="00AB19B4">
              <w:rPr>
                <w:bCs/>
                <w:szCs w:val="22"/>
              </w:rPr>
              <w:t>Указывается уникальный идентификатор КОО, по которому осуществляется операция</w:t>
            </w:r>
          </w:p>
        </w:tc>
      </w:tr>
      <w:tr w:rsidR="00944A85" w14:paraId="2CE5E3E0" w14:textId="77777777" w:rsidTr="00AF2ECE">
        <w:tc>
          <w:tcPr>
            <w:tcW w:w="819" w:type="pct"/>
            <w:tcBorders>
              <w:top w:val="single" w:sz="4" w:space="0" w:color="auto"/>
              <w:left w:val="single" w:sz="4" w:space="0" w:color="auto"/>
              <w:bottom w:val="single" w:sz="4" w:space="0" w:color="auto"/>
              <w:right w:val="single" w:sz="4" w:space="0" w:color="auto"/>
            </w:tcBorders>
          </w:tcPr>
          <w:p w14:paraId="6B0224CF" w14:textId="3ECF68A0" w:rsidR="00944A85" w:rsidRPr="00AB19B4" w:rsidRDefault="00944A85" w:rsidP="00944A85">
            <w:pPr>
              <w:pStyle w:val="GOSTTablenorm"/>
              <w:rPr>
                <w:lang w:val="en-US"/>
              </w:rPr>
            </w:pPr>
            <w:r>
              <w:t>Номер вышестоящего КОО</w:t>
            </w:r>
          </w:p>
        </w:tc>
        <w:tc>
          <w:tcPr>
            <w:tcW w:w="1300" w:type="pct"/>
            <w:tcBorders>
              <w:top w:val="single" w:sz="4" w:space="0" w:color="auto"/>
              <w:left w:val="single" w:sz="4" w:space="0" w:color="auto"/>
              <w:bottom w:val="single" w:sz="4" w:space="0" w:color="auto"/>
              <w:right w:val="single" w:sz="4" w:space="0" w:color="auto"/>
            </w:tcBorders>
          </w:tcPr>
          <w:p w14:paraId="4C4B0878" w14:textId="35ED9273" w:rsidR="00944A85" w:rsidRPr="00AB19B4" w:rsidRDefault="00944A85" w:rsidP="00944A85">
            <w:pPr>
              <w:pStyle w:val="GOSTTablenorm"/>
            </w:pPr>
            <w:r w:rsidRPr="00CB702E">
              <w:t>SI_TechGuidKOObus</w:t>
            </w:r>
          </w:p>
        </w:tc>
        <w:tc>
          <w:tcPr>
            <w:tcW w:w="267" w:type="pct"/>
            <w:tcBorders>
              <w:top w:val="single" w:sz="4" w:space="0" w:color="auto"/>
              <w:left w:val="single" w:sz="4" w:space="0" w:color="auto"/>
              <w:bottom w:val="single" w:sz="4" w:space="0" w:color="auto"/>
              <w:right w:val="single" w:sz="4" w:space="0" w:color="auto"/>
            </w:tcBorders>
          </w:tcPr>
          <w:p w14:paraId="7590B364" w14:textId="761814D3" w:rsidR="00944A85" w:rsidRPr="00AB19B4" w:rsidRDefault="00944A85" w:rsidP="00944A85">
            <w:pPr>
              <w:pStyle w:val="GOSTTablenorm"/>
              <w:rPr>
                <w:lang w:val="en-US"/>
              </w:rPr>
            </w:pPr>
            <w:r w:rsidRPr="00AB19B4">
              <w:t>Строка</w:t>
            </w:r>
          </w:p>
        </w:tc>
        <w:tc>
          <w:tcPr>
            <w:tcW w:w="529" w:type="pct"/>
            <w:tcBorders>
              <w:top w:val="single" w:sz="4" w:space="0" w:color="auto"/>
              <w:left w:val="single" w:sz="4" w:space="0" w:color="auto"/>
              <w:bottom w:val="single" w:sz="4" w:space="0" w:color="auto"/>
              <w:right w:val="single" w:sz="4" w:space="0" w:color="auto"/>
            </w:tcBorders>
          </w:tcPr>
          <w:p w14:paraId="4B3EEE53" w14:textId="14E3D4B2" w:rsidR="00944A85" w:rsidRPr="00AB19B4" w:rsidRDefault="00944A85" w:rsidP="00944A85">
            <w:pPr>
              <w:pStyle w:val="GOSTTablenorm"/>
              <w:rPr>
                <w:szCs w:val="22"/>
              </w:rPr>
            </w:pPr>
            <w:r>
              <w:rPr>
                <w:szCs w:val="22"/>
              </w:rPr>
              <w:t>Нет</w:t>
            </w:r>
          </w:p>
        </w:tc>
        <w:tc>
          <w:tcPr>
            <w:tcW w:w="420" w:type="pct"/>
            <w:tcBorders>
              <w:top w:val="single" w:sz="4" w:space="0" w:color="auto"/>
              <w:left w:val="single" w:sz="4" w:space="0" w:color="auto"/>
              <w:bottom w:val="single" w:sz="4" w:space="0" w:color="auto"/>
              <w:right w:val="single" w:sz="4" w:space="0" w:color="auto"/>
            </w:tcBorders>
          </w:tcPr>
          <w:p w14:paraId="4849CEAD" w14:textId="036375D4" w:rsidR="00944A85" w:rsidRPr="00AB19B4" w:rsidRDefault="00944A85" w:rsidP="00944A85">
            <w:pPr>
              <w:pStyle w:val="GOSTTablenorm"/>
            </w:pPr>
            <w:r w:rsidRPr="00AB19B4">
              <w:t>&lt;=50</w:t>
            </w:r>
          </w:p>
        </w:tc>
        <w:tc>
          <w:tcPr>
            <w:tcW w:w="1665" w:type="pct"/>
            <w:tcBorders>
              <w:top w:val="single" w:sz="4" w:space="0" w:color="auto"/>
              <w:left w:val="single" w:sz="4" w:space="0" w:color="auto"/>
              <w:bottom w:val="single" w:sz="4" w:space="0" w:color="auto"/>
              <w:right w:val="single" w:sz="4" w:space="0" w:color="auto"/>
            </w:tcBorders>
          </w:tcPr>
          <w:p w14:paraId="528AAB99" w14:textId="7ECE47CF" w:rsidR="00944A85" w:rsidRPr="00AB19B4" w:rsidRDefault="00944A85" w:rsidP="00944A85">
            <w:pPr>
              <w:pStyle w:val="GOSTTablenorm"/>
              <w:rPr>
                <w:bCs/>
                <w:szCs w:val="22"/>
              </w:rPr>
            </w:pPr>
            <w:r w:rsidRPr="00AB19B4">
              <w:rPr>
                <w:bCs/>
                <w:szCs w:val="22"/>
              </w:rPr>
              <w:t xml:space="preserve">Указывается номер </w:t>
            </w:r>
            <w:r>
              <w:rPr>
                <w:bCs/>
                <w:szCs w:val="22"/>
              </w:rPr>
              <w:t xml:space="preserve">вышестоящего </w:t>
            </w:r>
            <w:r w:rsidRPr="00AB19B4">
              <w:rPr>
                <w:bCs/>
                <w:szCs w:val="22"/>
              </w:rPr>
              <w:t>КОО</w:t>
            </w:r>
            <w:r>
              <w:rPr>
                <w:bCs/>
                <w:szCs w:val="22"/>
              </w:rPr>
              <w:t xml:space="preserve"> плательщика</w:t>
            </w:r>
          </w:p>
        </w:tc>
      </w:tr>
      <w:tr w:rsidR="00AF2ECE" w14:paraId="26D560B6" w14:textId="77777777" w:rsidTr="00AF2ECE">
        <w:tc>
          <w:tcPr>
            <w:tcW w:w="819" w:type="pct"/>
            <w:tcBorders>
              <w:top w:val="single" w:sz="4" w:space="0" w:color="auto"/>
              <w:left w:val="single" w:sz="4" w:space="0" w:color="auto"/>
              <w:bottom w:val="single" w:sz="4" w:space="0" w:color="auto"/>
              <w:right w:val="single" w:sz="4" w:space="0" w:color="auto"/>
            </w:tcBorders>
            <w:hideMark/>
          </w:tcPr>
          <w:p w14:paraId="1838153C" w14:textId="77777777" w:rsidR="00AF2ECE" w:rsidRPr="00AB19B4" w:rsidRDefault="00AF2ECE" w:rsidP="00AF2ECE">
            <w:pPr>
              <w:pStyle w:val="GOSTTablenorm"/>
            </w:pPr>
            <w:r w:rsidRPr="00AB19B4">
              <w:t>Сумма</w:t>
            </w:r>
          </w:p>
        </w:tc>
        <w:tc>
          <w:tcPr>
            <w:tcW w:w="1300" w:type="pct"/>
            <w:tcBorders>
              <w:top w:val="single" w:sz="4" w:space="0" w:color="auto"/>
              <w:left w:val="single" w:sz="4" w:space="0" w:color="auto"/>
              <w:bottom w:val="single" w:sz="4" w:space="0" w:color="auto"/>
              <w:right w:val="single" w:sz="4" w:space="0" w:color="auto"/>
            </w:tcBorders>
            <w:hideMark/>
          </w:tcPr>
          <w:p w14:paraId="3A934A55" w14:textId="1B52F26E" w:rsidR="00AF2ECE" w:rsidRPr="00AB19B4" w:rsidRDefault="00AF2ECE" w:rsidP="00AF2ECE">
            <w:pPr>
              <w:pStyle w:val="GOSTTablenorm"/>
            </w:pPr>
            <w:r w:rsidRPr="00AB19B4">
              <w:t>IK_DocSum</w:t>
            </w:r>
          </w:p>
        </w:tc>
        <w:tc>
          <w:tcPr>
            <w:tcW w:w="267" w:type="pct"/>
            <w:tcBorders>
              <w:top w:val="single" w:sz="4" w:space="0" w:color="auto"/>
              <w:left w:val="single" w:sz="4" w:space="0" w:color="auto"/>
              <w:bottom w:val="single" w:sz="4" w:space="0" w:color="auto"/>
              <w:right w:val="single" w:sz="4" w:space="0" w:color="auto"/>
            </w:tcBorders>
            <w:hideMark/>
          </w:tcPr>
          <w:p w14:paraId="3F9766CF" w14:textId="77777777" w:rsidR="00AF2ECE" w:rsidRPr="00AB19B4" w:rsidRDefault="00AF2ECE" w:rsidP="00AF2ECE">
            <w:pPr>
              <w:pStyle w:val="GOSTTablenorm"/>
              <w:rPr>
                <w:szCs w:val="22"/>
              </w:rPr>
            </w:pPr>
            <w:r w:rsidRPr="00AB19B4">
              <w:rPr>
                <w:szCs w:val="22"/>
              </w:rPr>
              <w:t>Сумма</w:t>
            </w:r>
          </w:p>
        </w:tc>
        <w:tc>
          <w:tcPr>
            <w:tcW w:w="529" w:type="pct"/>
            <w:tcBorders>
              <w:top w:val="single" w:sz="4" w:space="0" w:color="auto"/>
              <w:left w:val="single" w:sz="4" w:space="0" w:color="auto"/>
              <w:bottom w:val="single" w:sz="4" w:space="0" w:color="auto"/>
              <w:right w:val="single" w:sz="4" w:space="0" w:color="auto"/>
            </w:tcBorders>
            <w:hideMark/>
          </w:tcPr>
          <w:p w14:paraId="2E4FFB6D" w14:textId="77777777" w:rsidR="00AF2ECE" w:rsidRPr="00AB19B4" w:rsidRDefault="00AF2ECE" w:rsidP="00AF2ECE">
            <w:pPr>
              <w:pStyle w:val="GOSTTablenorm"/>
              <w:rPr>
                <w:szCs w:val="22"/>
              </w:rPr>
            </w:pPr>
            <w:r w:rsidRPr="00AB19B4">
              <w:rPr>
                <w:szCs w:val="22"/>
              </w:rPr>
              <w:t>Да</w:t>
            </w:r>
          </w:p>
        </w:tc>
        <w:tc>
          <w:tcPr>
            <w:tcW w:w="420" w:type="pct"/>
            <w:tcBorders>
              <w:top w:val="single" w:sz="4" w:space="0" w:color="auto"/>
              <w:left w:val="single" w:sz="4" w:space="0" w:color="auto"/>
              <w:bottom w:val="single" w:sz="4" w:space="0" w:color="auto"/>
              <w:right w:val="single" w:sz="4" w:space="0" w:color="auto"/>
            </w:tcBorders>
            <w:hideMark/>
          </w:tcPr>
          <w:p w14:paraId="4D6D5179" w14:textId="77777777" w:rsidR="00AF2ECE" w:rsidRPr="00AB19B4" w:rsidRDefault="00AF2ECE" w:rsidP="00AF2ECE">
            <w:pPr>
              <w:pStyle w:val="GOSTTablenorm"/>
              <w:rPr>
                <w:szCs w:val="22"/>
              </w:rPr>
            </w:pPr>
            <w:r w:rsidRPr="00AB19B4">
              <w:rPr>
                <w:szCs w:val="22"/>
              </w:rPr>
              <w:t>-</w:t>
            </w:r>
          </w:p>
        </w:tc>
        <w:tc>
          <w:tcPr>
            <w:tcW w:w="1665" w:type="pct"/>
            <w:tcBorders>
              <w:top w:val="single" w:sz="4" w:space="0" w:color="auto"/>
              <w:left w:val="single" w:sz="4" w:space="0" w:color="auto"/>
              <w:bottom w:val="single" w:sz="4" w:space="0" w:color="auto"/>
              <w:right w:val="single" w:sz="4" w:space="0" w:color="auto"/>
            </w:tcBorders>
            <w:hideMark/>
          </w:tcPr>
          <w:p w14:paraId="7F66D3B9" w14:textId="64F4AC5C" w:rsidR="00AF2ECE" w:rsidRPr="00AB19B4" w:rsidRDefault="00AF2ECE" w:rsidP="009C1E14">
            <w:pPr>
              <w:pStyle w:val="GOSTTablenorm"/>
              <w:rPr>
                <w:szCs w:val="22"/>
              </w:rPr>
            </w:pPr>
            <w:r w:rsidRPr="00AB19B4">
              <w:t xml:space="preserve">Сумма казначейского обеспечения обязательства в валюте Российской Федерации (в рублях) с </w:t>
            </w:r>
            <w:r w:rsidR="009C1E14">
              <w:t>точностью 2 знака после запятой</w:t>
            </w:r>
          </w:p>
        </w:tc>
      </w:tr>
      <w:tr w:rsidR="00AF2ECE" w14:paraId="4B994293" w14:textId="77777777" w:rsidTr="00AF2ECE">
        <w:tc>
          <w:tcPr>
            <w:tcW w:w="819" w:type="pct"/>
            <w:tcBorders>
              <w:top w:val="single" w:sz="4" w:space="0" w:color="auto"/>
              <w:left w:val="single" w:sz="4" w:space="0" w:color="auto"/>
              <w:bottom w:val="single" w:sz="4" w:space="0" w:color="auto"/>
              <w:right w:val="single" w:sz="4" w:space="0" w:color="auto"/>
            </w:tcBorders>
            <w:hideMark/>
          </w:tcPr>
          <w:p w14:paraId="62EBED5F" w14:textId="77777777" w:rsidR="00AF2ECE" w:rsidRPr="007774E7" w:rsidRDefault="00AF2ECE" w:rsidP="00AF2ECE">
            <w:pPr>
              <w:pStyle w:val="GOSTTablenorm"/>
              <w:rPr>
                <w:szCs w:val="22"/>
              </w:rPr>
            </w:pPr>
            <w:r w:rsidRPr="007774E7">
              <w:rPr>
                <w:szCs w:val="22"/>
              </w:rPr>
              <w:t>Сумма изменяемая</w:t>
            </w:r>
          </w:p>
        </w:tc>
        <w:tc>
          <w:tcPr>
            <w:tcW w:w="1300" w:type="pct"/>
            <w:tcBorders>
              <w:top w:val="single" w:sz="4" w:space="0" w:color="auto"/>
              <w:left w:val="single" w:sz="4" w:space="0" w:color="auto"/>
              <w:bottom w:val="single" w:sz="4" w:space="0" w:color="auto"/>
              <w:right w:val="single" w:sz="4" w:space="0" w:color="auto"/>
            </w:tcBorders>
            <w:hideMark/>
          </w:tcPr>
          <w:p w14:paraId="0FFE4BC0" w14:textId="309D3F3E" w:rsidR="00AF2ECE" w:rsidRPr="007774E7" w:rsidRDefault="00AF2ECE" w:rsidP="00AF2ECE">
            <w:pPr>
              <w:pStyle w:val="GOSTTablenorm"/>
            </w:pPr>
            <w:r w:rsidRPr="007774E7">
              <w:t>IK_DocSum_Chng</w:t>
            </w:r>
          </w:p>
        </w:tc>
        <w:tc>
          <w:tcPr>
            <w:tcW w:w="267" w:type="pct"/>
            <w:tcBorders>
              <w:top w:val="single" w:sz="4" w:space="0" w:color="auto"/>
              <w:left w:val="single" w:sz="4" w:space="0" w:color="auto"/>
              <w:bottom w:val="single" w:sz="4" w:space="0" w:color="auto"/>
              <w:right w:val="single" w:sz="4" w:space="0" w:color="auto"/>
            </w:tcBorders>
            <w:hideMark/>
          </w:tcPr>
          <w:p w14:paraId="29ACD05B" w14:textId="77777777" w:rsidR="00AF2ECE" w:rsidRPr="007774E7" w:rsidRDefault="00AF2ECE" w:rsidP="00AF2ECE">
            <w:pPr>
              <w:pStyle w:val="GOSTTablenorm"/>
              <w:rPr>
                <w:szCs w:val="22"/>
              </w:rPr>
            </w:pPr>
            <w:r w:rsidRPr="007774E7">
              <w:rPr>
                <w:szCs w:val="22"/>
              </w:rPr>
              <w:t>Сумма</w:t>
            </w:r>
          </w:p>
        </w:tc>
        <w:tc>
          <w:tcPr>
            <w:tcW w:w="529" w:type="pct"/>
            <w:tcBorders>
              <w:top w:val="single" w:sz="4" w:space="0" w:color="auto"/>
              <w:left w:val="single" w:sz="4" w:space="0" w:color="auto"/>
              <w:bottom w:val="single" w:sz="4" w:space="0" w:color="auto"/>
              <w:right w:val="single" w:sz="4" w:space="0" w:color="auto"/>
            </w:tcBorders>
            <w:hideMark/>
          </w:tcPr>
          <w:p w14:paraId="65C1F119" w14:textId="77777777" w:rsidR="00AF2ECE" w:rsidRPr="007774E7" w:rsidRDefault="00AF2ECE" w:rsidP="00AF2ECE">
            <w:pPr>
              <w:pStyle w:val="GOSTTablenorm"/>
              <w:rPr>
                <w:szCs w:val="22"/>
              </w:rPr>
            </w:pPr>
            <w:r w:rsidRPr="007774E7">
              <w:rPr>
                <w:szCs w:val="22"/>
              </w:rPr>
              <w:t>Нет</w:t>
            </w:r>
          </w:p>
        </w:tc>
        <w:tc>
          <w:tcPr>
            <w:tcW w:w="420" w:type="pct"/>
            <w:tcBorders>
              <w:top w:val="single" w:sz="4" w:space="0" w:color="auto"/>
              <w:left w:val="single" w:sz="4" w:space="0" w:color="auto"/>
              <w:bottom w:val="single" w:sz="4" w:space="0" w:color="auto"/>
              <w:right w:val="single" w:sz="4" w:space="0" w:color="auto"/>
            </w:tcBorders>
            <w:hideMark/>
          </w:tcPr>
          <w:p w14:paraId="5C4B3534" w14:textId="77777777" w:rsidR="00AF2ECE" w:rsidRPr="007774E7" w:rsidRDefault="00AF2ECE" w:rsidP="00AF2ECE">
            <w:pPr>
              <w:pStyle w:val="GOSTTablenorm"/>
              <w:rPr>
                <w:szCs w:val="22"/>
              </w:rPr>
            </w:pPr>
            <w:r w:rsidRPr="007774E7">
              <w:rPr>
                <w:szCs w:val="22"/>
              </w:rPr>
              <w:t>-</w:t>
            </w:r>
          </w:p>
        </w:tc>
        <w:tc>
          <w:tcPr>
            <w:tcW w:w="1665" w:type="pct"/>
            <w:tcBorders>
              <w:top w:val="single" w:sz="4" w:space="0" w:color="auto"/>
              <w:left w:val="single" w:sz="4" w:space="0" w:color="auto"/>
              <w:bottom w:val="single" w:sz="4" w:space="0" w:color="auto"/>
              <w:right w:val="single" w:sz="4" w:space="0" w:color="auto"/>
            </w:tcBorders>
            <w:hideMark/>
          </w:tcPr>
          <w:p w14:paraId="4C450606" w14:textId="77777777" w:rsidR="00AF2ECE" w:rsidRPr="007774E7" w:rsidRDefault="00AF2ECE" w:rsidP="00AF2ECE">
            <w:pPr>
              <w:pStyle w:val="GOSTTablenorm"/>
            </w:pPr>
            <w:r w:rsidRPr="007774E7">
              <w:t>Указывается изменяемая сумма казначейского обеспечения обязательства в валюте Российской Федерации (в рублях) с точностью 2 знака после запятой.</w:t>
            </w:r>
          </w:p>
          <w:p w14:paraId="0F04F0DF" w14:textId="362C6ADD" w:rsidR="00AF2ECE" w:rsidRPr="007774E7" w:rsidRDefault="00AF2ECE" w:rsidP="00AF2ECE">
            <w:pPr>
              <w:pStyle w:val="GOSTTablenorm"/>
            </w:pPr>
            <w:r w:rsidRPr="007774E7">
              <w:t>Заполняется, если в параметре «Вид операции» (HP_DocCode) указано значение «03»</w:t>
            </w:r>
          </w:p>
        </w:tc>
      </w:tr>
    </w:tbl>
    <w:p w14:paraId="270FD0B7" w14:textId="5A0ED46E" w:rsidR="004D59AC" w:rsidRDefault="004D59AC" w:rsidP="007E0892">
      <w:pPr>
        <w:pStyle w:val="51"/>
        <w:rPr>
          <w:ins w:id="1625" w:author="Сатлер Марина Викторовна" w:date="2025-09-11T13:00:00Z"/>
        </w:rPr>
      </w:pPr>
      <w:bookmarkStart w:id="1626" w:name="_Toc226564480"/>
      <w:bookmarkStart w:id="1627" w:name="_Toc189429604"/>
      <w:bookmarkStart w:id="1628" w:name="_Ref158392521"/>
      <w:commentRangeStart w:id="1629"/>
      <w:commentRangeStart w:id="1630"/>
      <w:ins w:id="1631" w:author="Щербань О.И." w:date="2025-05-04T14:08:00Z">
        <w:r w:rsidRPr="00A775EA">
          <w:t>Пример</w:t>
        </w:r>
        <w:commentRangeEnd w:id="1629"/>
        <w:r>
          <w:rPr>
            <w:rStyle w:val="afff4"/>
            <w:b w:val="0"/>
          </w:rPr>
          <w:commentReference w:id="1629"/>
        </w:r>
      </w:ins>
      <w:commentRangeEnd w:id="1630"/>
      <w:r w:rsidR="000D1EE3">
        <w:rPr>
          <w:rStyle w:val="afff4"/>
          <w:b w:val="0"/>
          <w:bCs w:val="0"/>
          <w:lang w:eastAsia="ru-RU"/>
        </w:rPr>
        <w:commentReference w:id="1630"/>
      </w:r>
      <w:ins w:id="1632" w:author="Щербань О.И." w:date="2025-05-04T14:08:00Z">
        <w:r w:rsidRPr="00A775EA">
          <w:t xml:space="preserve"> запроса по документу </w:t>
        </w:r>
      </w:ins>
      <w:ins w:id="1633" w:author="Щербань О.И." w:date="2025-05-04T14:09:00Z">
        <w:r w:rsidRPr="009F1BE8">
          <w:t>«Заявление на выдачу (перевод, отзыв) Казначейского обеспечения обязательств» (ф. 0506108) TSE_0506108_D031</w:t>
        </w:r>
      </w:ins>
      <w:bookmarkEnd w:id="1626"/>
    </w:p>
    <w:p w14:paraId="7539033B" w14:textId="77777777" w:rsidR="000D1EE3" w:rsidRDefault="000D1EE3" w:rsidP="000D1EE3">
      <w:pPr>
        <w:pStyle w:val="GOSTScript"/>
        <w:rPr>
          <w:lang w:eastAsia="ko-KR"/>
        </w:rPr>
      </w:pPr>
      <w:r>
        <w:rPr>
          <w:lang w:eastAsia="ko-KR"/>
        </w:rPr>
        <w:t>{</w:t>
      </w:r>
    </w:p>
    <w:p w14:paraId="273DE5F2" w14:textId="77777777" w:rsidR="000D1EE3" w:rsidRDefault="000D1EE3" w:rsidP="000D1EE3">
      <w:pPr>
        <w:pStyle w:val="GOSTScript"/>
        <w:rPr>
          <w:lang w:eastAsia="ko-KR"/>
        </w:rPr>
      </w:pPr>
      <w:r>
        <w:rPr>
          <w:lang w:eastAsia="ko-KR"/>
        </w:rPr>
        <w:tab/>
        <w:t>"header": {</w:t>
      </w:r>
    </w:p>
    <w:p w14:paraId="0CAB43F8" w14:textId="77777777" w:rsidR="000D1EE3" w:rsidRPr="000D1EE3" w:rsidRDefault="000D1EE3" w:rsidP="000D1EE3">
      <w:pPr>
        <w:pStyle w:val="GOSTScript"/>
        <w:rPr>
          <w:lang w:eastAsia="ko-KR"/>
        </w:rPr>
      </w:pPr>
      <w:r>
        <w:rPr>
          <w:lang w:eastAsia="ko-KR"/>
        </w:rPr>
        <w:tab/>
      </w:r>
      <w:r>
        <w:rPr>
          <w:lang w:eastAsia="ko-KR"/>
        </w:rPr>
        <w:tab/>
      </w:r>
      <w:r w:rsidRPr="000D1EE3">
        <w:rPr>
          <w:lang w:eastAsia="ko-KR"/>
        </w:rPr>
        <w:t>"Source": "TSE",</w:t>
      </w:r>
    </w:p>
    <w:p w14:paraId="215B2669" w14:textId="77777777" w:rsidR="000D1EE3" w:rsidRPr="000D1EE3" w:rsidRDefault="000D1EE3" w:rsidP="000D1EE3">
      <w:pPr>
        <w:pStyle w:val="GOSTScript"/>
        <w:rPr>
          <w:lang w:eastAsia="ko-KR"/>
        </w:rPr>
      </w:pPr>
      <w:r w:rsidRPr="000D1EE3">
        <w:rPr>
          <w:lang w:eastAsia="ko-KR"/>
        </w:rPr>
        <w:tab/>
      </w:r>
      <w:r w:rsidRPr="000D1EE3">
        <w:rPr>
          <w:lang w:eastAsia="ko-KR"/>
        </w:rPr>
        <w:tab/>
        <w:t>"ReqDateTime": "2025-11-05 10:37:22",</w:t>
      </w:r>
    </w:p>
    <w:p w14:paraId="40DD4F27" w14:textId="77777777" w:rsidR="000D1EE3" w:rsidRPr="000D1EE3" w:rsidRDefault="000D1EE3" w:rsidP="000D1EE3">
      <w:pPr>
        <w:pStyle w:val="GOSTScript"/>
        <w:rPr>
          <w:lang w:eastAsia="ko-KR"/>
        </w:rPr>
      </w:pPr>
      <w:r w:rsidRPr="000D1EE3">
        <w:rPr>
          <w:lang w:eastAsia="ko-KR"/>
        </w:rPr>
        <w:tab/>
      </w:r>
      <w:r w:rsidRPr="000D1EE3">
        <w:rPr>
          <w:lang w:eastAsia="ko-KR"/>
        </w:rPr>
        <w:tab/>
        <w:t>"Version": "1.0",</w:t>
      </w:r>
    </w:p>
    <w:p w14:paraId="0532702D" w14:textId="77777777" w:rsidR="000D1EE3" w:rsidRPr="000D1EE3" w:rsidRDefault="000D1EE3" w:rsidP="000D1EE3">
      <w:pPr>
        <w:pStyle w:val="GOSTScript"/>
        <w:rPr>
          <w:lang w:eastAsia="ko-KR"/>
        </w:rPr>
      </w:pPr>
      <w:r w:rsidRPr="000D1EE3">
        <w:rPr>
          <w:lang w:eastAsia="ko-KR"/>
        </w:rPr>
        <w:tab/>
      </w:r>
      <w:r w:rsidRPr="000D1EE3">
        <w:rPr>
          <w:lang w:eastAsia="ko-KR"/>
        </w:rPr>
        <w:tab/>
        <w:t>"Params": [</w:t>
      </w:r>
    </w:p>
    <w:p w14:paraId="7B061C20" w14:textId="77777777" w:rsidR="000D1EE3" w:rsidRPr="000D1EE3" w:rsidRDefault="000D1EE3" w:rsidP="000D1EE3">
      <w:pPr>
        <w:pStyle w:val="GOSTScript"/>
        <w:rPr>
          <w:lang w:eastAsia="ko-KR"/>
        </w:rPr>
      </w:pPr>
      <w:r w:rsidRPr="000D1EE3">
        <w:rPr>
          <w:lang w:eastAsia="ko-KR"/>
        </w:rPr>
        <w:tab/>
      </w:r>
      <w:r w:rsidRPr="000D1EE3">
        <w:rPr>
          <w:lang w:eastAsia="ko-KR"/>
        </w:rPr>
        <w:tab/>
      </w:r>
      <w:r w:rsidRPr="000D1EE3">
        <w:rPr>
          <w:lang w:eastAsia="ko-KR"/>
        </w:rPr>
        <w:tab/>
        <w:t>{</w:t>
      </w:r>
    </w:p>
    <w:p w14:paraId="3471F727" w14:textId="77777777" w:rsidR="000D1EE3" w:rsidRPr="000D1EE3" w:rsidRDefault="000D1EE3" w:rsidP="000D1EE3">
      <w:pPr>
        <w:pStyle w:val="GOSTScript"/>
        <w:rPr>
          <w:lang w:eastAsia="ko-KR"/>
        </w:rPr>
      </w:pPr>
      <w:r w:rsidRPr="000D1EE3">
        <w:rPr>
          <w:lang w:eastAsia="ko-KR"/>
        </w:rPr>
        <w:tab/>
      </w:r>
      <w:r w:rsidRPr="000D1EE3">
        <w:rPr>
          <w:lang w:eastAsia="ko-KR"/>
        </w:rPr>
        <w:tab/>
      </w:r>
      <w:r w:rsidRPr="000D1EE3">
        <w:rPr>
          <w:lang w:eastAsia="ko-KR"/>
        </w:rPr>
        <w:tab/>
      </w:r>
      <w:r w:rsidRPr="000D1EE3">
        <w:rPr>
          <w:lang w:eastAsia="ko-KR"/>
        </w:rPr>
        <w:tab/>
        <w:t>"param": "example",</w:t>
      </w:r>
    </w:p>
    <w:p w14:paraId="13237301" w14:textId="77777777" w:rsidR="000D1EE3" w:rsidRPr="000D1EE3" w:rsidRDefault="000D1EE3" w:rsidP="000D1EE3">
      <w:pPr>
        <w:pStyle w:val="GOSTScript"/>
        <w:rPr>
          <w:lang w:eastAsia="ko-KR"/>
        </w:rPr>
      </w:pPr>
      <w:r w:rsidRPr="000D1EE3">
        <w:rPr>
          <w:lang w:eastAsia="ko-KR"/>
        </w:rPr>
        <w:tab/>
      </w:r>
      <w:r w:rsidRPr="000D1EE3">
        <w:rPr>
          <w:lang w:eastAsia="ko-KR"/>
        </w:rPr>
        <w:tab/>
      </w:r>
      <w:r w:rsidRPr="000D1EE3">
        <w:rPr>
          <w:lang w:eastAsia="ko-KR"/>
        </w:rPr>
        <w:tab/>
      </w:r>
      <w:r w:rsidRPr="000D1EE3">
        <w:rPr>
          <w:lang w:eastAsia="ko-KR"/>
        </w:rPr>
        <w:tab/>
        <w:t>"value": "01"</w:t>
      </w:r>
    </w:p>
    <w:p w14:paraId="51FFAD0D" w14:textId="77777777" w:rsidR="000D1EE3" w:rsidRPr="000D1EE3" w:rsidRDefault="000D1EE3" w:rsidP="000D1EE3">
      <w:pPr>
        <w:pStyle w:val="GOSTScript"/>
        <w:rPr>
          <w:lang w:eastAsia="ko-KR"/>
        </w:rPr>
      </w:pPr>
      <w:r w:rsidRPr="000D1EE3">
        <w:rPr>
          <w:lang w:eastAsia="ko-KR"/>
        </w:rPr>
        <w:tab/>
      </w:r>
      <w:r w:rsidRPr="000D1EE3">
        <w:rPr>
          <w:lang w:eastAsia="ko-KR"/>
        </w:rPr>
        <w:tab/>
      </w:r>
      <w:r w:rsidRPr="000D1EE3">
        <w:rPr>
          <w:lang w:eastAsia="ko-KR"/>
        </w:rPr>
        <w:tab/>
        <w:t>}</w:t>
      </w:r>
    </w:p>
    <w:p w14:paraId="589EB4B2" w14:textId="77777777" w:rsidR="000D1EE3" w:rsidRPr="000D1EE3" w:rsidRDefault="000D1EE3" w:rsidP="000D1EE3">
      <w:pPr>
        <w:pStyle w:val="GOSTScript"/>
        <w:rPr>
          <w:lang w:eastAsia="ko-KR"/>
        </w:rPr>
      </w:pPr>
      <w:r w:rsidRPr="000D1EE3">
        <w:rPr>
          <w:lang w:eastAsia="ko-KR"/>
        </w:rPr>
        <w:tab/>
      </w:r>
      <w:r w:rsidRPr="000D1EE3">
        <w:rPr>
          <w:lang w:eastAsia="ko-KR"/>
        </w:rPr>
        <w:tab/>
        <w:t>],</w:t>
      </w:r>
    </w:p>
    <w:p w14:paraId="5B86FCDC" w14:textId="77777777" w:rsidR="000D1EE3" w:rsidRPr="000D1EE3" w:rsidRDefault="000D1EE3" w:rsidP="000D1EE3">
      <w:pPr>
        <w:pStyle w:val="GOSTScript"/>
        <w:rPr>
          <w:lang w:eastAsia="ko-KR"/>
        </w:rPr>
      </w:pPr>
      <w:r w:rsidRPr="000D1EE3">
        <w:rPr>
          <w:lang w:eastAsia="ko-KR"/>
        </w:rPr>
        <w:tab/>
      </w:r>
      <w:r w:rsidRPr="000D1EE3">
        <w:rPr>
          <w:lang w:eastAsia="ko-KR"/>
        </w:rPr>
        <w:tab/>
        <w:t>"ReqGuid": "b0d4ce5d-2757-4688-948c-vv72qba94f86",</w:t>
      </w:r>
    </w:p>
    <w:p w14:paraId="649F68D9" w14:textId="77777777" w:rsidR="000D1EE3" w:rsidRPr="000D1EE3" w:rsidRDefault="000D1EE3" w:rsidP="000D1EE3">
      <w:pPr>
        <w:pStyle w:val="GOSTScript"/>
        <w:rPr>
          <w:lang w:eastAsia="ko-KR"/>
        </w:rPr>
      </w:pPr>
      <w:r w:rsidRPr="000D1EE3">
        <w:rPr>
          <w:lang w:eastAsia="ko-KR"/>
        </w:rPr>
        <w:tab/>
      </w:r>
      <w:r w:rsidRPr="000D1EE3">
        <w:rPr>
          <w:lang w:eastAsia="ko-KR"/>
        </w:rPr>
        <w:tab/>
        <w:t>"DocGuid": "0bd90a7c-e339-34ff-ac39-73029ff81370",</w:t>
      </w:r>
    </w:p>
    <w:p w14:paraId="5286405F" w14:textId="77777777" w:rsidR="000D1EE3" w:rsidRPr="000D1EE3" w:rsidRDefault="000D1EE3" w:rsidP="000D1EE3">
      <w:pPr>
        <w:pStyle w:val="GOSTScript"/>
        <w:rPr>
          <w:lang w:eastAsia="ko-KR"/>
        </w:rPr>
      </w:pPr>
      <w:r w:rsidRPr="000D1EE3">
        <w:rPr>
          <w:lang w:eastAsia="ko-KR"/>
        </w:rPr>
        <w:tab/>
      </w:r>
      <w:r w:rsidRPr="000D1EE3">
        <w:rPr>
          <w:lang w:eastAsia="ko-KR"/>
        </w:rPr>
        <w:tab/>
        <w:t>"RequestType": "ACCOUNTING",</w:t>
      </w:r>
    </w:p>
    <w:p w14:paraId="036059CD" w14:textId="77777777" w:rsidR="000D1EE3" w:rsidRPr="000D1EE3" w:rsidRDefault="000D1EE3" w:rsidP="000D1EE3">
      <w:pPr>
        <w:pStyle w:val="GOSTScript"/>
        <w:rPr>
          <w:lang w:eastAsia="ko-KR"/>
        </w:rPr>
      </w:pPr>
      <w:r w:rsidRPr="000D1EE3">
        <w:rPr>
          <w:lang w:eastAsia="ko-KR"/>
        </w:rPr>
        <w:tab/>
      </w:r>
      <w:r w:rsidRPr="000D1EE3">
        <w:rPr>
          <w:lang w:eastAsia="ko-KR"/>
        </w:rPr>
        <w:tab/>
        <w:t>"TypeDoc": "TSE_0506108_D031",</w:t>
      </w:r>
    </w:p>
    <w:p w14:paraId="2261C66C" w14:textId="77777777" w:rsidR="000D1EE3" w:rsidRPr="000D1EE3" w:rsidRDefault="000D1EE3" w:rsidP="000D1EE3">
      <w:pPr>
        <w:pStyle w:val="GOSTScript"/>
        <w:rPr>
          <w:lang w:eastAsia="ko-KR"/>
        </w:rPr>
      </w:pPr>
      <w:r w:rsidRPr="000D1EE3">
        <w:rPr>
          <w:lang w:eastAsia="ko-KR"/>
        </w:rPr>
        <w:tab/>
      </w:r>
      <w:r w:rsidRPr="000D1EE3">
        <w:rPr>
          <w:lang w:eastAsia="ko-KR"/>
        </w:rPr>
        <w:tab/>
        <w:t>"Stage": "auth",</w:t>
      </w:r>
    </w:p>
    <w:p w14:paraId="1C05D283" w14:textId="77777777" w:rsidR="000D1EE3" w:rsidRPr="000D1EE3" w:rsidRDefault="000D1EE3" w:rsidP="000D1EE3">
      <w:pPr>
        <w:pStyle w:val="GOSTScript"/>
        <w:rPr>
          <w:lang w:eastAsia="ko-KR"/>
        </w:rPr>
      </w:pPr>
      <w:r w:rsidRPr="000D1EE3">
        <w:rPr>
          <w:lang w:eastAsia="ko-KR"/>
        </w:rPr>
        <w:tab/>
      </w:r>
      <w:r w:rsidRPr="000D1EE3">
        <w:rPr>
          <w:lang w:eastAsia="ko-KR"/>
        </w:rPr>
        <w:tab/>
        <w:t>"BalLevContrl": 0,</w:t>
      </w:r>
    </w:p>
    <w:p w14:paraId="2669A4B0" w14:textId="7845764B" w:rsidR="000D1EE3" w:rsidRPr="000D1EE3" w:rsidRDefault="000D1EE3" w:rsidP="000D1EE3">
      <w:pPr>
        <w:pStyle w:val="GOSTScript"/>
        <w:rPr>
          <w:lang w:eastAsia="ko-KR"/>
        </w:rPr>
      </w:pPr>
      <w:r w:rsidRPr="000D1EE3">
        <w:rPr>
          <w:lang w:eastAsia="ko-KR"/>
        </w:rPr>
        <w:tab/>
      </w:r>
      <w:r w:rsidRPr="000D1EE3">
        <w:rPr>
          <w:lang w:eastAsia="ko-KR"/>
        </w:rPr>
        <w:tab/>
        <w:t>"Subj</w:t>
      </w:r>
      <w:r w:rsidR="002D0F9D">
        <w:rPr>
          <w:lang w:eastAsia="ko-KR"/>
        </w:rPr>
        <w:t>ect": "99</w:t>
      </w:r>
      <w:r w:rsidRPr="000D1EE3">
        <w:rPr>
          <w:lang w:eastAsia="ko-KR"/>
        </w:rPr>
        <w:t>00",</w:t>
      </w:r>
    </w:p>
    <w:p w14:paraId="3DDFB726" w14:textId="77777777" w:rsidR="000D1EE3" w:rsidRPr="000D1EE3" w:rsidRDefault="000D1EE3" w:rsidP="000D1EE3">
      <w:pPr>
        <w:pStyle w:val="GOSTScript"/>
        <w:rPr>
          <w:lang w:eastAsia="ko-KR"/>
        </w:rPr>
      </w:pPr>
      <w:r w:rsidRPr="000D1EE3">
        <w:rPr>
          <w:lang w:eastAsia="ko-KR"/>
        </w:rPr>
        <w:tab/>
      </w:r>
      <w:r w:rsidRPr="000D1EE3">
        <w:rPr>
          <w:lang w:eastAsia="ko-KR"/>
        </w:rPr>
        <w:tab/>
        <w:t>"SettlementDate": "2025-11-05"</w:t>
      </w:r>
    </w:p>
    <w:p w14:paraId="4A820405" w14:textId="77777777" w:rsidR="000D1EE3" w:rsidRPr="000D1EE3" w:rsidRDefault="000D1EE3" w:rsidP="000D1EE3">
      <w:pPr>
        <w:pStyle w:val="GOSTScript"/>
        <w:rPr>
          <w:lang w:eastAsia="ko-KR"/>
        </w:rPr>
      </w:pPr>
      <w:r w:rsidRPr="000D1EE3">
        <w:rPr>
          <w:lang w:eastAsia="ko-KR"/>
        </w:rPr>
        <w:tab/>
        <w:t>},</w:t>
      </w:r>
    </w:p>
    <w:p w14:paraId="78E11E23" w14:textId="77777777" w:rsidR="000D1EE3" w:rsidRPr="000D1EE3" w:rsidRDefault="000D1EE3" w:rsidP="000D1EE3">
      <w:pPr>
        <w:pStyle w:val="GOSTScript"/>
        <w:rPr>
          <w:lang w:eastAsia="ko-KR"/>
        </w:rPr>
      </w:pPr>
      <w:r w:rsidRPr="000D1EE3">
        <w:rPr>
          <w:lang w:eastAsia="ko-KR"/>
        </w:rPr>
        <w:tab/>
        <w:t>"document": {</w:t>
      </w:r>
    </w:p>
    <w:p w14:paraId="6F4E1B40" w14:textId="77777777" w:rsidR="000D1EE3" w:rsidRPr="000D1EE3" w:rsidRDefault="000D1EE3" w:rsidP="000D1EE3">
      <w:pPr>
        <w:pStyle w:val="GOSTScript"/>
        <w:rPr>
          <w:lang w:eastAsia="ko-KR"/>
        </w:rPr>
      </w:pPr>
      <w:r w:rsidRPr="000D1EE3">
        <w:rPr>
          <w:lang w:eastAsia="ko-KR"/>
        </w:rPr>
        <w:tab/>
      </w:r>
      <w:r w:rsidRPr="000D1EE3">
        <w:rPr>
          <w:lang w:eastAsia="ko-KR"/>
        </w:rPr>
        <w:tab/>
        <w:t>"HP_DocNum": "22450",</w:t>
      </w:r>
    </w:p>
    <w:p w14:paraId="22784DE1" w14:textId="77777777" w:rsidR="000D1EE3" w:rsidRPr="000D1EE3" w:rsidRDefault="000D1EE3" w:rsidP="000D1EE3">
      <w:pPr>
        <w:pStyle w:val="GOSTScript"/>
        <w:rPr>
          <w:lang w:eastAsia="ko-KR"/>
        </w:rPr>
      </w:pPr>
      <w:r w:rsidRPr="000D1EE3">
        <w:rPr>
          <w:lang w:eastAsia="ko-KR"/>
        </w:rPr>
        <w:tab/>
      </w:r>
      <w:r w:rsidRPr="000D1EE3">
        <w:rPr>
          <w:lang w:eastAsia="ko-KR"/>
        </w:rPr>
        <w:tab/>
        <w:t>"HP_DocDate": "2025-11-05",</w:t>
      </w:r>
    </w:p>
    <w:p w14:paraId="7C506C4E" w14:textId="77777777" w:rsidR="000D1EE3" w:rsidRPr="000D1EE3" w:rsidRDefault="000D1EE3" w:rsidP="000D1EE3">
      <w:pPr>
        <w:pStyle w:val="GOSTScript"/>
        <w:rPr>
          <w:lang w:eastAsia="ko-KR"/>
        </w:rPr>
      </w:pPr>
      <w:r w:rsidRPr="000D1EE3">
        <w:rPr>
          <w:lang w:eastAsia="ko-KR"/>
        </w:rPr>
        <w:tab/>
      </w:r>
      <w:r w:rsidRPr="000D1EE3">
        <w:rPr>
          <w:lang w:eastAsia="ko-KR"/>
        </w:rPr>
        <w:tab/>
        <w:t>"SI_DocType": "</w:t>
      </w:r>
      <w:r>
        <w:rPr>
          <w:lang w:eastAsia="ko-KR"/>
        </w:rPr>
        <w:t>АЗП</w:t>
      </w:r>
      <w:r w:rsidRPr="000D1EE3">
        <w:rPr>
          <w:lang w:eastAsia="ko-KR"/>
        </w:rPr>
        <w:t>",</w:t>
      </w:r>
    </w:p>
    <w:p w14:paraId="3457D5B0" w14:textId="613C8CC5" w:rsidR="000D1EE3" w:rsidRPr="000D1EE3" w:rsidDel="00E2227C" w:rsidRDefault="000D1EE3" w:rsidP="000D1EE3">
      <w:pPr>
        <w:pStyle w:val="GOSTScript"/>
        <w:rPr>
          <w:del w:id="1634" w:author="Щербань О.И. TSE-111096" w:date="2025-09-30T16:11:00Z"/>
          <w:lang w:eastAsia="ko-KR"/>
        </w:rPr>
      </w:pPr>
      <w:r w:rsidRPr="000D1EE3">
        <w:rPr>
          <w:lang w:eastAsia="ko-KR"/>
        </w:rPr>
        <w:tab/>
      </w:r>
      <w:r w:rsidRPr="000D1EE3">
        <w:rPr>
          <w:lang w:eastAsia="ko-KR"/>
        </w:rPr>
        <w:tab/>
      </w:r>
      <w:del w:id="1635" w:author="Щербань О.И. TSE-111096" w:date="2025-09-30T16:11:00Z">
        <w:r w:rsidRPr="000D1EE3" w:rsidDel="00E2227C">
          <w:rPr>
            <w:lang w:eastAsia="ko-KR"/>
          </w:rPr>
          <w:delText>"CURRENCY_CODE": "643",</w:delText>
        </w:r>
      </w:del>
    </w:p>
    <w:p w14:paraId="28AD8367" w14:textId="66DC27D7" w:rsidR="000D1EE3" w:rsidRPr="000D1EE3" w:rsidRDefault="000D1EE3" w:rsidP="000D1EE3">
      <w:pPr>
        <w:pStyle w:val="GOSTScript"/>
        <w:rPr>
          <w:lang w:eastAsia="ko-KR"/>
        </w:rPr>
      </w:pPr>
      <w:del w:id="1636" w:author="Щербань О.И. TSE-111096" w:date="2025-09-30T16:11:00Z">
        <w:r w:rsidRPr="000D1EE3" w:rsidDel="00E2227C">
          <w:rPr>
            <w:lang w:eastAsia="ko-KR"/>
          </w:rPr>
          <w:tab/>
        </w:r>
        <w:r w:rsidRPr="000D1EE3" w:rsidDel="00E2227C">
          <w:rPr>
            <w:lang w:eastAsia="ko-KR"/>
          </w:rPr>
          <w:tab/>
        </w:r>
      </w:del>
      <w:r w:rsidRPr="000D1EE3">
        <w:rPr>
          <w:lang w:eastAsia="ko-KR"/>
        </w:rPr>
        <w:t>"StmInfrmtn_AccessLevelStereotype": 0,</w:t>
      </w:r>
    </w:p>
    <w:p w14:paraId="2396BE51" w14:textId="77777777" w:rsidR="000D1EE3" w:rsidRPr="000D1EE3" w:rsidRDefault="000D1EE3" w:rsidP="000D1EE3">
      <w:pPr>
        <w:pStyle w:val="GOSTScript"/>
        <w:rPr>
          <w:lang w:eastAsia="ko-KR"/>
        </w:rPr>
      </w:pPr>
      <w:r w:rsidRPr="000D1EE3">
        <w:rPr>
          <w:lang w:eastAsia="ko-KR"/>
        </w:rPr>
        <w:tab/>
      </w:r>
      <w:r w:rsidRPr="000D1EE3">
        <w:rPr>
          <w:lang w:eastAsia="ko-KR"/>
        </w:rPr>
        <w:tab/>
        <w:t>"HP_DocCode": "02",</w:t>
      </w:r>
    </w:p>
    <w:p w14:paraId="690FF03B" w14:textId="7041C07A" w:rsidR="000D1EE3" w:rsidRPr="000D1EE3" w:rsidRDefault="000D1EE3" w:rsidP="000D1EE3">
      <w:pPr>
        <w:pStyle w:val="GOSTScript"/>
        <w:rPr>
          <w:lang w:eastAsia="ko-KR"/>
        </w:rPr>
      </w:pPr>
      <w:r w:rsidRPr="000D1EE3">
        <w:rPr>
          <w:lang w:eastAsia="ko-KR"/>
        </w:rPr>
        <w:tab/>
      </w:r>
      <w:r w:rsidRPr="000D1EE3">
        <w:rPr>
          <w:lang w:eastAsia="ko-KR"/>
        </w:rPr>
        <w:tab/>
        <w:t>"SI_PersonalAccApplicant": "</w:t>
      </w:r>
      <w:r w:rsidR="008D49E0" w:rsidRPr="001473BA">
        <w:rPr>
          <w:lang w:eastAsia="ko-KR"/>
        </w:rPr>
        <w:t>7</w:t>
      </w:r>
      <w:r w:rsidRPr="000D1EE3">
        <w:rPr>
          <w:lang w:eastAsia="ko-KR"/>
        </w:rPr>
        <w:t>1051001031",</w:t>
      </w:r>
    </w:p>
    <w:p w14:paraId="237FFA3A" w14:textId="77777777" w:rsidR="000D1EE3" w:rsidRPr="000D1EE3" w:rsidRDefault="000D1EE3" w:rsidP="000D1EE3">
      <w:pPr>
        <w:pStyle w:val="GOSTScript"/>
        <w:rPr>
          <w:lang w:eastAsia="ko-KR"/>
        </w:rPr>
      </w:pPr>
      <w:r w:rsidRPr="000D1EE3">
        <w:rPr>
          <w:lang w:eastAsia="ko-KR"/>
        </w:rPr>
        <w:tab/>
      </w:r>
      <w:r w:rsidRPr="000D1EE3">
        <w:rPr>
          <w:lang w:eastAsia="ko-KR"/>
        </w:rPr>
        <w:tab/>
        <w:t>"SI_AnCodeSectApplicant": "25000210",</w:t>
      </w:r>
    </w:p>
    <w:p w14:paraId="7FAF4108" w14:textId="77777777" w:rsidR="000D1EE3" w:rsidRPr="000D1EE3" w:rsidRDefault="000D1EE3" w:rsidP="000D1EE3">
      <w:pPr>
        <w:pStyle w:val="GOSTScript"/>
        <w:rPr>
          <w:lang w:eastAsia="ko-KR"/>
        </w:rPr>
      </w:pPr>
      <w:r w:rsidRPr="000D1EE3">
        <w:rPr>
          <w:lang w:eastAsia="ko-KR"/>
        </w:rPr>
        <w:tab/>
      </w:r>
      <w:r w:rsidRPr="000D1EE3">
        <w:rPr>
          <w:lang w:eastAsia="ko-KR"/>
        </w:rPr>
        <w:tab/>
        <w:t>"IK_DocNum": "03212643000000018700",</w:t>
      </w:r>
    </w:p>
    <w:p w14:paraId="015ED86E" w14:textId="55E3CBD3" w:rsidR="000D1EE3" w:rsidRDefault="000D1EE3" w:rsidP="000D1EE3">
      <w:pPr>
        <w:pStyle w:val="GOSTScript"/>
        <w:rPr>
          <w:lang w:eastAsia="ko-KR"/>
        </w:rPr>
      </w:pPr>
      <w:r w:rsidRPr="000D1EE3">
        <w:rPr>
          <w:lang w:eastAsia="ko-KR"/>
        </w:rPr>
        <w:tab/>
      </w:r>
      <w:r w:rsidRPr="000D1EE3">
        <w:rPr>
          <w:lang w:eastAsia="ko-KR"/>
        </w:rPr>
        <w:tab/>
        <w:t>"IK_GUID_KOO": "1vd90t7c-u339-01ff-ac40-73029ff81000",</w:t>
      </w:r>
    </w:p>
    <w:p w14:paraId="2EA1A5A4" w14:textId="77777777" w:rsidR="000D1EE3" w:rsidRDefault="000D1EE3" w:rsidP="000D1EE3">
      <w:pPr>
        <w:pStyle w:val="GOSTScript"/>
        <w:rPr>
          <w:lang w:eastAsia="ko-KR"/>
        </w:rPr>
      </w:pPr>
      <w:r w:rsidRPr="000D1EE3">
        <w:rPr>
          <w:lang w:eastAsia="ko-KR"/>
        </w:rPr>
        <w:tab/>
      </w:r>
      <w:r w:rsidRPr="000D1EE3">
        <w:rPr>
          <w:lang w:eastAsia="ko-KR"/>
        </w:rPr>
        <w:tab/>
      </w:r>
      <w:r>
        <w:rPr>
          <w:lang w:eastAsia="ko-KR"/>
        </w:rPr>
        <w:t>"IK_DocSum": 25002.00</w:t>
      </w:r>
    </w:p>
    <w:p w14:paraId="0A5C4878" w14:textId="77777777" w:rsidR="000D1EE3" w:rsidRDefault="000D1EE3" w:rsidP="000D1EE3">
      <w:pPr>
        <w:pStyle w:val="GOSTScript"/>
        <w:rPr>
          <w:lang w:eastAsia="ko-KR"/>
        </w:rPr>
      </w:pPr>
      <w:r>
        <w:rPr>
          <w:lang w:eastAsia="ko-KR"/>
        </w:rPr>
        <w:tab/>
        <w:t>}</w:t>
      </w:r>
    </w:p>
    <w:p w14:paraId="1EB3FECA" w14:textId="1154D1F1" w:rsidR="000D1EE3" w:rsidRPr="000D1EE3" w:rsidRDefault="000D1EE3" w:rsidP="000D1EE3">
      <w:pPr>
        <w:pStyle w:val="GOSTScript"/>
        <w:rPr>
          <w:ins w:id="1637" w:author="Щербань О.И." w:date="2025-05-04T14:08:00Z"/>
          <w:lang w:eastAsia="ko-KR"/>
        </w:rPr>
      </w:pPr>
      <w:r>
        <w:rPr>
          <w:lang w:eastAsia="ko-KR"/>
        </w:rPr>
        <w:t>}</w:t>
      </w:r>
    </w:p>
    <w:p w14:paraId="519BD7A5" w14:textId="0861B2AA" w:rsidR="001B2F8E" w:rsidRPr="00350208" w:rsidRDefault="001B2F8E" w:rsidP="00DC0D1A">
      <w:pPr>
        <w:pStyle w:val="41"/>
      </w:pPr>
      <w:bookmarkStart w:id="1638" w:name="_Toc226564481"/>
      <w:r w:rsidRPr="00350208">
        <w:t>«</w:t>
      </w:r>
      <w:commentRangeStart w:id="1639"/>
      <w:r w:rsidRPr="00350208">
        <w:t>Казначейское</w:t>
      </w:r>
      <w:commentRangeEnd w:id="1639"/>
      <w:r w:rsidR="004818C8">
        <w:rPr>
          <w:rStyle w:val="afff4"/>
          <w:rFonts w:cs="Times New Roman"/>
          <w:b w:val="0"/>
          <w:iCs w:val="0"/>
        </w:rPr>
        <w:commentReference w:id="1639"/>
      </w:r>
      <w:r w:rsidRPr="00350208">
        <w:t xml:space="preserve"> обеспечение обязательств» (ф. 0506110) </w:t>
      </w:r>
      <w:bookmarkEnd w:id="1627"/>
      <w:bookmarkEnd w:id="1628"/>
      <w:r w:rsidRPr="00350208">
        <w:t>TSE_0506110_D032</w:t>
      </w:r>
      <w:bookmarkEnd w:id="1638"/>
    </w:p>
    <w:p w14:paraId="62ACB167" w14:textId="77777777" w:rsidR="001B2F8E" w:rsidRPr="00350208" w:rsidRDefault="001B2F8E" w:rsidP="00DC0D1A">
      <w:pPr>
        <w:pStyle w:val="51"/>
      </w:pPr>
      <w:bookmarkStart w:id="1640" w:name="_Toc189429605"/>
      <w:bookmarkStart w:id="1641" w:name="_Toc226564482"/>
      <w:r w:rsidRPr="00350208">
        <w:t xml:space="preserve">Перечень параметров тела запроса (Document) по документу «Казначейское обеспечение обязательств» (ф. 0506110) </w:t>
      </w:r>
      <w:bookmarkEnd w:id="1640"/>
      <w:r w:rsidRPr="00350208">
        <w:t>TSE_0506110_D032</w:t>
      </w:r>
      <w:bookmarkEnd w:id="1641"/>
    </w:p>
    <w:p w14:paraId="161E9BCE" w14:textId="658959CE" w:rsidR="001B2F8E" w:rsidRDefault="001B2F8E" w:rsidP="00135122">
      <w:pPr>
        <w:pStyle w:val="GOSTNameTable"/>
        <w:numPr>
          <w:ilvl w:val="0"/>
          <w:numId w:val="36"/>
        </w:numPr>
        <w:tabs>
          <w:tab w:val="num" w:pos="1844"/>
        </w:tabs>
      </w:pPr>
      <w:r>
        <w:fldChar w:fldCharType="begin"/>
      </w:r>
      <w:r>
        <w:instrText xml:space="preserve"> SEQ Таблица \* ARABIC </w:instrText>
      </w:r>
      <w:r>
        <w:fldChar w:fldCharType="separate"/>
      </w:r>
      <w:bookmarkStart w:id="1642" w:name="_Toc189429873"/>
      <w:bookmarkStart w:id="1643" w:name="_Toc226564525"/>
      <w:r w:rsidR="00CE7795">
        <w:t>13</w:t>
      </w:r>
      <w:r>
        <w:rPr>
          <w:noProof w:val="0"/>
        </w:rPr>
        <w:fldChar w:fldCharType="end"/>
      </w:r>
      <w:r>
        <w:t xml:space="preserve"> - Параметры тела (Document) запроса на подбор / сторнирование / переформирование записей учета по документу «Казначейское обеспечение обязательств» (ф. 0506110) </w:t>
      </w:r>
      <w:bookmarkEnd w:id="1642"/>
      <w:r w:rsidRPr="00350208">
        <w:t>TSE_0506110_D032</w:t>
      </w:r>
      <w:bookmarkEnd w:id="1643"/>
    </w:p>
    <w:tbl>
      <w:tblPr>
        <w:tblStyle w:val="GOSTTable"/>
        <w:tblW w:w="5000" w:type="pct"/>
        <w:tblLayout w:type="fixed"/>
        <w:tblLook w:val="07E0" w:firstRow="1" w:lastRow="1" w:firstColumn="1" w:lastColumn="1" w:noHBand="1" w:noVBand="1"/>
      </w:tblPr>
      <w:tblGrid>
        <w:gridCol w:w="3452"/>
        <w:gridCol w:w="2354"/>
        <w:gridCol w:w="1569"/>
        <w:gridCol w:w="939"/>
        <w:gridCol w:w="989"/>
        <w:gridCol w:w="6391"/>
      </w:tblGrid>
      <w:tr w:rsidR="005C45CC" w:rsidRPr="005C45CC" w14:paraId="6B4CBB6A" w14:textId="77777777" w:rsidTr="005C45CC">
        <w:trPr>
          <w:cnfStyle w:val="100000000000" w:firstRow="1" w:lastRow="0" w:firstColumn="0" w:lastColumn="0" w:oddVBand="0" w:evenVBand="0" w:oddHBand="0" w:evenHBand="0" w:firstRowFirstColumn="0" w:firstRowLastColumn="0" w:lastRowFirstColumn="0" w:lastRowLastColumn="0"/>
          <w:trHeight w:val="1002"/>
        </w:trPr>
        <w:tc>
          <w:tcPr>
            <w:tcW w:w="1100" w:type="pct"/>
            <w:hideMark/>
          </w:tcPr>
          <w:p w14:paraId="1B388966" w14:textId="77777777" w:rsidR="005C45CC" w:rsidRPr="005C45CC" w:rsidRDefault="005C45CC" w:rsidP="005C45CC">
            <w:pPr>
              <w:keepNext/>
              <w:suppressAutoHyphens/>
              <w:ind w:firstLine="0"/>
              <w:jc w:val="center"/>
              <w:rPr>
                <w:b/>
                <w:bCs/>
                <w:sz w:val="22"/>
                <w:szCs w:val="22"/>
              </w:rPr>
            </w:pPr>
            <w:r w:rsidRPr="005C45CC">
              <w:rPr>
                <w:b/>
                <w:bCs/>
                <w:sz w:val="22"/>
                <w:szCs w:val="22"/>
              </w:rPr>
              <w:t>Наименование параметра</w:t>
            </w:r>
          </w:p>
        </w:tc>
        <w:tc>
          <w:tcPr>
            <w:tcW w:w="750" w:type="pct"/>
            <w:hideMark/>
          </w:tcPr>
          <w:p w14:paraId="62FBBD08" w14:textId="77777777" w:rsidR="005C45CC" w:rsidRPr="005C45CC" w:rsidRDefault="005C45CC" w:rsidP="005C45CC">
            <w:pPr>
              <w:keepNext/>
              <w:suppressAutoHyphens/>
              <w:ind w:firstLine="0"/>
              <w:jc w:val="center"/>
              <w:rPr>
                <w:b/>
                <w:bCs/>
                <w:sz w:val="22"/>
                <w:szCs w:val="22"/>
              </w:rPr>
            </w:pPr>
            <w:r w:rsidRPr="005C45CC">
              <w:rPr>
                <w:b/>
                <w:bCs/>
                <w:sz w:val="22"/>
                <w:szCs w:val="22"/>
              </w:rPr>
              <w:t>Название тэга</w:t>
            </w:r>
          </w:p>
        </w:tc>
        <w:tc>
          <w:tcPr>
            <w:tcW w:w="500" w:type="pct"/>
            <w:hideMark/>
          </w:tcPr>
          <w:p w14:paraId="6E8FD7D6" w14:textId="77777777" w:rsidR="005C45CC" w:rsidRPr="005C45CC" w:rsidRDefault="005C45CC" w:rsidP="005C45CC">
            <w:pPr>
              <w:keepNext/>
              <w:suppressAutoHyphens/>
              <w:ind w:firstLine="0"/>
              <w:jc w:val="center"/>
              <w:rPr>
                <w:b/>
                <w:bCs/>
                <w:sz w:val="22"/>
                <w:szCs w:val="22"/>
              </w:rPr>
            </w:pPr>
            <w:r w:rsidRPr="005C45CC">
              <w:rPr>
                <w:b/>
                <w:bCs/>
                <w:sz w:val="22"/>
                <w:szCs w:val="22"/>
              </w:rPr>
              <w:t>Тип данных</w:t>
            </w:r>
          </w:p>
        </w:tc>
        <w:tc>
          <w:tcPr>
            <w:tcW w:w="299" w:type="pct"/>
          </w:tcPr>
          <w:p w14:paraId="1F581738" w14:textId="77777777" w:rsidR="005C45CC" w:rsidRPr="005C45CC" w:rsidRDefault="005C45CC" w:rsidP="005C45CC">
            <w:pPr>
              <w:keepNext/>
              <w:suppressAutoHyphens/>
              <w:ind w:firstLine="0"/>
              <w:jc w:val="center"/>
              <w:rPr>
                <w:b/>
                <w:bCs/>
                <w:sz w:val="22"/>
                <w:szCs w:val="22"/>
              </w:rPr>
            </w:pPr>
            <w:r w:rsidRPr="005C45CC">
              <w:rPr>
                <w:b/>
                <w:bCs/>
                <w:sz w:val="22"/>
                <w:szCs w:val="22"/>
              </w:rPr>
              <w:t>Обязательность</w:t>
            </w:r>
          </w:p>
        </w:tc>
        <w:tc>
          <w:tcPr>
            <w:tcW w:w="315" w:type="pct"/>
            <w:hideMark/>
          </w:tcPr>
          <w:p w14:paraId="117F772B" w14:textId="77777777" w:rsidR="005C45CC" w:rsidRPr="005C45CC" w:rsidRDefault="005C45CC" w:rsidP="005C45CC">
            <w:pPr>
              <w:keepNext/>
              <w:suppressAutoHyphens/>
              <w:ind w:firstLine="0"/>
              <w:jc w:val="center"/>
              <w:rPr>
                <w:b/>
                <w:bCs/>
                <w:sz w:val="22"/>
                <w:szCs w:val="22"/>
              </w:rPr>
            </w:pPr>
            <w:r w:rsidRPr="005C45CC">
              <w:rPr>
                <w:b/>
                <w:bCs/>
                <w:sz w:val="22"/>
                <w:szCs w:val="22"/>
              </w:rPr>
              <w:t>Размерность</w:t>
            </w:r>
          </w:p>
        </w:tc>
        <w:tc>
          <w:tcPr>
            <w:tcW w:w="2036" w:type="pct"/>
          </w:tcPr>
          <w:p w14:paraId="620B6C75" w14:textId="77777777" w:rsidR="005C45CC" w:rsidRPr="005C45CC" w:rsidRDefault="005C45CC" w:rsidP="005C45CC">
            <w:pPr>
              <w:keepNext/>
              <w:suppressAutoHyphens/>
              <w:ind w:firstLine="0"/>
              <w:jc w:val="center"/>
              <w:rPr>
                <w:b/>
                <w:bCs/>
                <w:sz w:val="22"/>
                <w:szCs w:val="22"/>
              </w:rPr>
            </w:pPr>
            <w:r w:rsidRPr="005C45CC">
              <w:rPr>
                <w:b/>
                <w:bCs/>
                <w:sz w:val="22"/>
                <w:szCs w:val="22"/>
              </w:rPr>
              <w:t>Описание</w:t>
            </w:r>
          </w:p>
        </w:tc>
      </w:tr>
      <w:tr w:rsidR="005C45CC" w:rsidRPr="005C45CC" w14:paraId="47D299C0" w14:textId="77777777" w:rsidTr="005C45CC">
        <w:tc>
          <w:tcPr>
            <w:tcW w:w="1100" w:type="pct"/>
          </w:tcPr>
          <w:p w14:paraId="79BEB575" w14:textId="77777777" w:rsidR="005C45CC" w:rsidRPr="00BA7288" w:rsidRDefault="005C45CC" w:rsidP="005C45CC">
            <w:pPr>
              <w:ind w:left="57" w:right="57" w:firstLine="0"/>
              <w:rPr>
                <w:sz w:val="22"/>
              </w:rPr>
            </w:pPr>
            <w:r w:rsidRPr="00BA7288">
              <w:rPr>
                <w:sz w:val="22"/>
                <w:szCs w:val="22"/>
              </w:rPr>
              <w:t>Номер документа</w:t>
            </w:r>
          </w:p>
        </w:tc>
        <w:tc>
          <w:tcPr>
            <w:tcW w:w="750" w:type="pct"/>
          </w:tcPr>
          <w:p w14:paraId="244455B2" w14:textId="53EC48CE" w:rsidR="005C45CC" w:rsidRPr="00BA7288" w:rsidRDefault="005C45CC" w:rsidP="005C45CC">
            <w:pPr>
              <w:pStyle w:val="GOSTTablenorm"/>
            </w:pPr>
            <w:r w:rsidRPr="00BA7288">
              <w:t>HP_DocNum</w:t>
            </w:r>
          </w:p>
        </w:tc>
        <w:tc>
          <w:tcPr>
            <w:tcW w:w="500" w:type="pct"/>
          </w:tcPr>
          <w:p w14:paraId="6C9861CE" w14:textId="77777777" w:rsidR="005C45CC" w:rsidRPr="00BA7288" w:rsidRDefault="005C45CC" w:rsidP="005C45CC">
            <w:pPr>
              <w:ind w:left="57" w:right="57" w:firstLine="0"/>
              <w:rPr>
                <w:sz w:val="22"/>
              </w:rPr>
            </w:pPr>
            <w:r w:rsidRPr="00BA7288">
              <w:rPr>
                <w:sz w:val="22"/>
                <w:szCs w:val="22"/>
              </w:rPr>
              <w:t>Строка</w:t>
            </w:r>
          </w:p>
        </w:tc>
        <w:tc>
          <w:tcPr>
            <w:tcW w:w="299" w:type="pct"/>
          </w:tcPr>
          <w:p w14:paraId="2CED1B5E" w14:textId="77777777" w:rsidR="005C45CC" w:rsidRPr="00BA7288" w:rsidRDefault="005C45CC" w:rsidP="005C45CC">
            <w:pPr>
              <w:ind w:left="57" w:right="57" w:firstLine="0"/>
              <w:rPr>
                <w:sz w:val="22"/>
              </w:rPr>
            </w:pPr>
            <w:r w:rsidRPr="00BA7288">
              <w:rPr>
                <w:sz w:val="22"/>
                <w:szCs w:val="22"/>
              </w:rPr>
              <w:t>Да</w:t>
            </w:r>
          </w:p>
        </w:tc>
        <w:tc>
          <w:tcPr>
            <w:tcW w:w="315" w:type="pct"/>
          </w:tcPr>
          <w:p w14:paraId="1F3F9E9F" w14:textId="77777777" w:rsidR="005C45CC" w:rsidRPr="00BA7288" w:rsidRDefault="005C45CC" w:rsidP="005C45CC">
            <w:pPr>
              <w:ind w:left="57" w:right="57" w:firstLine="0"/>
              <w:rPr>
                <w:sz w:val="22"/>
              </w:rPr>
            </w:pPr>
            <w:r w:rsidRPr="00BA7288">
              <w:rPr>
                <w:sz w:val="22"/>
                <w:szCs w:val="22"/>
              </w:rPr>
              <w:t>&lt;=50</w:t>
            </w:r>
          </w:p>
        </w:tc>
        <w:tc>
          <w:tcPr>
            <w:tcW w:w="2036" w:type="pct"/>
          </w:tcPr>
          <w:p w14:paraId="66B4F973" w14:textId="77777777" w:rsidR="005C45CC" w:rsidRPr="00BA7288" w:rsidRDefault="005C45CC" w:rsidP="005C45CC">
            <w:pPr>
              <w:ind w:left="57" w:right="57" w:firstLine="0"/>
              <w:rPr>
                <w:sz w:val="22"/>
              </w:rPr>
            </w:pPr>
            <w:r w:rsidRPr="00BA7288">
              <w:rPr>
                <w:sz w:val="22"/>
                <w:szCs w:val="22"/>
              </w:rPr>
              <w:t>Указывается номер документа</w:t>
            </w:r>
          </w:p>
        </w:tc>
      </w:tr>
      <w:tr w:rsidR="005C45CC" w:rsidRPr="005C45CC" w14:paraId="71886BFB" w14:textId="77777777" w:rsidTr="005C45CC">
        <w:tc>
          <w:tcPr>
            <w:tcW w:w="1100" w:type="pct"/>
          </w:tcPr>
          <w:p w14:paraId="756146F2" w14:textId="77777777" w:rsidR="005C45CC" w:rsidRPr="00BA7288" w:rsidRDefault="005C45CC" w:rsidP="005C45CC">
            <w:pPr>
              <w:ind w:left="57" w:right="57" w:firstLine="0"/>
              <w:rPr>
                <w:sz w:val="22"/>
              </w:rPr>
            </w:pPr>
            <w:r w:rsidRPr="00BA7288">
              <w:rPr>
                <w:sz w:val="22"/>
                <w:szCs w:val="22"/>
              </w:rPr>
              <w:t>Дата документа</w:t>
            </w:r>
          </w:p>
        </w:tc>
        <w:tc>
          <w:tcPr>
            <w:tcW w:w="750" w:type="pct"/>
          </w:tcPr>
          <w:p w14:paraId="2FEB96D8" w14:textId="2DA1BFDD" w:rsidR="005C45CC" w:rsidRPr="00BA7288" w:rsidRDefault="005C45CC" w:rsidP="005C45CC">
            <w:pPr>
              <w:pStyle w:val="GOSTTablenorm"/>
            </w:pPr>
            <w:r w:rsidRPr="00BA7288">
              <w:t>HP_DocDate</w:t>
            </w:r>
          </w:p>
        </w:tc>
        <w:tc>
          <w:tcPr>
            <w:tcW w:w="500" w:type="pct"/>
          </w:tcPr>
          <w:p w14:paraId="7C06A9B7" w14:textId="77777777" w:rsidR="005C45CC" w:rsidRPr="00BA7288" w:rsidRDefault="005C45CC" w:rsidP="005C45CC">
            <w:pPr>
              <w:ind w:left="57" w:right="57" w:firstLine="0"/>
              <w:rPr>
                <w:sz w:val="22"/>
              </w:rPr>
            </w:pPr>
            <w:r w:rsidRPr="00BA7288">
              <w:rPr>
                <w:bCs/>
                <w:sz w:val="22"/>
                <w:szCs w:val="22"/>
              </w:rPr>
              <w:t>Дата</w:t>
            </w:r>
          </w:p>
        </w:tc>
        <w:tc>
          <w:tcPr>
            <w:tcW w:w="299" w:type="pct"/>
          </w:tcPr>
          <w:p w14:paraId="26A9DC1A" w14:textId="77777777" w:rsidR="005C45CC" w:rsidRPr="00BA7288" w:rsidRDefault="005C45CC" w:rsidP="005C45CC">
            <w:pPr>
              <w:ind w:left="57" w:right="57" w:firstLine="0"/>
              <w:rPr>
                <w:sz w:val="22"/>
              </w:rPr>
            </w:pPr>
            <w:r w:rsidRPr="00BA7288">
              <w:rPr>
                <w:sz w:val="22"/>
                <w:szCs w:val="22"/>
              </w:rPr>
              <w:t>Да</w:t>
            </w:r>
          </w:p>
        </w:tc>
        <w:tc>
          <w:tcPr>
            <w:tcW w:w="315" w:type="pct"/>
          </w:tcPr>
          <w:p w14:paraId="5D6D866B" w14:textId="1F4D38F2" w:rsidR="005C45CC" w:rsidRPr="00BA7288" w:rsidRDefault="005C45CC" w:rsidP="005C45CC">
            <w:pPr>
              <w:ind w:left="57" w:right="57" w:firstLine="0"/>
              <w:rPr>
                <w:sz w:val="22"/>
              </w:rPr>
            </w:pPr>
          </w:p>
        </w:tc>
        <w:tc>
          <w:tcPr>
            <w:tcW w:w="2036" w:type="pct"/>
          </w:tcPr>
          <w:p w14:paraId="4DCAA0D2" w14:textId="77777777" w:rsidR="005C45CC" w:rsidRPr="00BA7288" w:rsidRDefault="005C45CC" w:rsidP="005C45CC">
            <w:pPr>
              <w:ind w:left="57" w:right="57" w:firstLine="0"/>
              <w:rPr>
                <w:sz w:val="22"/>
              </w:rPr>
            </w:pPr>
            <w:r w:rsidRPr="00BA7288">
              <w:rPr>
                <w:sz w:val="22"/>
                <w:szCs w:val="22"/>
              </w:rPr>
              <w:t>Указывается дата документа в формате YYYY-MM-DD</w:t>
            </w:r>
          </w:p>
        </w:tc>
      </w:tr>
      <w:tr w:rsidR="005C45CC" w:rsidRPr="005C45CC" w14:paraId="53E0A7A0" w14:textId="77777777" w:rsidTr="005C45CC">
        <w:tc>
          <w:tcPr>
            <w:tcW w:w="1100" w:type="pct"/>
          </w:tcPr>
          <w:p w14:paraId="19A37844" w14:textId="77777777" w:rsidR="005C45CC" w:rsidRPr="00BA7288" w:rsidRDefault="005C45CC" w:rsidP="00B8220C">
            <w:pPr>
              <w:pStyle w:val="GOSTTablenorm"/>
            </w:pPr>
            <w:r w:rsidRPr="00BA7288">
              <w:t>Вид документа</w:t>
            </w:r>
          </w:p>
        </w:tc>
        <w:tc>
          <w:tcPr>
            <w:tcW w:w="750" w:type="pct"/>
          </w:tcPr>
          <w:p w14:paraId="2F499AC0" w14:textId="15F4A3C3" w:rsidR="005C45CC" w:rsidRPr="00BA7288" w:rsidRDefault="00B8220C" w:rsidP="00B8220C">
            <w:pPr>
              <w:pStyle w:val="GOSTTablenorm"/>
            </w:pPr>
            <w:r w:rsidRPr="00BA7288">
              <w:t>SI_DocType</w:t>
            </w:r>
          </w:p>
        </w:tc>
        <w:tc>
          <w:tcPr>
            <w:tcW w:w="500" w:type="pct"/>
          </w:tcPr>
          <w:p w14:paraId="35C28D9E" w14:textId="77777777" w:rsidR="005C45CC" w:rsidRPr="00BA7288" w:rsidRDefault="005C45CC" w:rsidP="005C45CC">
            <w:pPr>
              <w:ind w:left="57" w:right="57" w:firstLine="0"/>
              <w:rPr>
                <w:bCs/>
                <w:sz w:val="22"/>
                <w:szCs w:val="22"/>
              </w:rPr>
            </w:pPr>
            <w:r w:rsidRPr="00BA7288">
              <w:rPr>
                <w:bCs/>
                <w:sz w:val="22"/>
                <w:szCs w:val="22"/>
              </w:rPr>
              <w:t>Строка</w:t>
            </w:r>
          </w:p>
        </w:tc>
        <w:tc>
          <w:tcPr>
            <w:tcW w:w="299" w:type="pct"/>
          </w:tcPr>
          <w:p w14:paraId="03BFC663" w14:textId="77777777" w:rsidR="005C45CC" w:rsidRPr="00BA7288" w:rsidRDefault="005C45CC" w:rsidP="005C45CC">
            <w:pPr>
              <w:ind w:left="57" w:right="57" w:firstLine="0"/>
              <w:rPr>
                <w:sz w:val="22"/>
                <w:szCs w:val="22"/>
              </w:rPr>
            </w:pPr>
            <w:r w:rsidRPr="00BA7288">
              <w:rPr>
                <w:sz w:val="22"/>
                <w:szCs w:val="22"/>
              </w:rPr>
              <w:t>Да</w:t>
            </w:r>
          </w:p>
        </w:tc>
        <w:tc>
          <w:tcPr>
            <w:tcW w:w="315" w:type="pct"/>
          </w:tcPr>
          <w:p w14:paraId="6F2A6B3A" w14:textId="77777777" w:rsidR="005C45CC" w:rsidRPr="00BA7288" w:rsidRDefault="005C45CC" w:rsidP="005C45CC">
            <w:pPr>
              <w:ind w:left="57" w:right="57" w:firstLine="0"/>
              <w:rPr>
                <w:sz w:val="22"/>
              </w:rPr>
            </w:pPr>
            <w:r w:rsidRPr="00BA7288">
              <w:rPr>
                <w:sz w:val="22"/>
              </w:rPr>
              <w:t>=3</w:t>
            </w:r>
          </w:p>
        </w:tc>
        <w:tc>
          <w:tcPr>
            <w:tcW w:w="2036" w:type="pct"/>
          </w:tcPr>
          <w:p w14:paraId="496070CD" w14:textId="77777777" w:rsidR="005C45CC" w:rsidRPr="00BA7288" w:rsidRDefault="005C45CC" w:rsidP="005C45CC">
            <w:pPr>
              <w:ind w:left="57" w:right="57" w:firstLine="0"/>
              <w:rPr>
                <w:sz w:val="22"/>
                <w:szCs w:val="22"/>
              </w:rPr>
            </w:pPr>
            <w:r w:rsidRPr="00BA7288">
              <w:rPr>
                <w:sz w:val="22"/>
                <w:szCs w:val="22"/>
              </w:rPr>
              <w:t>Указывается код вида документа.</w:t>
            </w:r>
          </w:p>
          <w:p w14:paraId="13D4557F" w14:textId="6AF4779A" w:rsidR="005C45CC" w:rsidRPr="00BA7288" w:rsidRDefault="005C45CC" w:rsidP="00B8220C">
            <w:pPr>
              <w:ind w:left="57" w:right="57" w:firstLine="0"/>
              <w:rPr>
                <w:sz w:val="22"/>
              </w:rPr>
            </w:pPr>
            <w:r w:rsidRPr="00BA7288">
              <w:rPr>
                <w:sz w:val="22"/>
                <w:szCs w:val="22"/>
              </w:rPr>
              <w:t xml:space="preserve">Заполняется </w:t>
            </w:r>
            <w:r w:rsidRPr="00DE25E9">
              <w:rPr>
                <w:rStyle w:val="GOSTTablenorm0"/>
              </w:rPr>
              <w:t>значением «</w:t>
            </w:r>
            <w:r w:rsidR="00B8220C" w:rsidRPr="00DE25E9">
              <w:rPr>
                <w:rStyle w:val="GOSTTablenorm0"/>
              </w:rPr>
              <w:t>АКР</w:t>
            </w:r>
            <w:r w:rsidRPr="00DE25E9">
              <w:rPr>
                <w:rStyle w:val="GOSTTablenorm0"/>
              </w:rPr>
              <w:t>»</w:t>
            </w:r>
          </w:p>
        </w:tc>
      </w:tr>
      <w:tr w:rsidR="00775B1F" w:rsidRPr="005C45CC" w14:paraId="79E15602" w14:textId="77777777" w:rsidTr="005C45CC">
        <w:tc>
          <w:tcPr>
            <w:tcW w:w="1100" w:type="pct"/>
          </w:tcPr>
          <w:p w14:paraId="3E62390D" w14:textId="07222D42" w:rsidR="00775B1F" w:rsidRPr="00BA7288" w:rsidRDefault="00775B1F" w:rsidP="004874E6">
            <w:pPr>
              <w:pStyle w:val="GOSTTablenorm"/>
            </w:pPr>
            <w:r w:rsidRPr="00BA7288">
              <w:t xml:space="preserve">Вид </w:t>
            </w:r>
            <w:r w:rsidR="004874E6" w:rsidRPr="00BA7288">
              <w:t>КОО</w:t>
            </w:r>
          </w:p>
        </w:tc>
        <w:tc>
          <w:tcPr>
            <w:tcW w:w="750" w:type="pct"/>
          </w:tcPr>
          <w:p w14:paraId="59337F76" w14:textId="63AF8088" w:rsidR="00775B1F" w:rsidRPr="00BA7288" w:rsidRDefault="00775B1F" w:rsidP="00775B1F">
            <w:pPr>
              <w:pStyle w:val="GOSTTablenorm"/>
            </w:pPr>
            <w:r w:rsidRPr="00BA7288">
              <w:t>IK</w:t>
            </w:r>
            <w:r w:rsidR="00CE5A6F" w:rsidRPr="00BA7288">
              <w:t>_</w:t>
            </w:r>
            <w:r w:rsidRPr="00BA7288">
              <w:t>CodeViewKOO</w:t>
            </w:r>
          </w:p>
        </w:tc>
        <w:tc>
          <w:tcPr>
            <w:tcW w:w="500" w:type="pct"/>
          </w:tcPr>
          <w:p w14:paraId="27ADC69B" w14:textId="7B969C04" w:rsidR="00775B1F" w:rsidRPr="00BA7288" w:rsidRDefault="00775B1F" w:rsidP="005C45CC">
            <w:pPr>
              <w:ind w:left="57" w:right="57" w:firstLine="0"/>
              <w:rPr>
                <w:bCs/>
                <w:sz w:val="22"/>
                <w:szCs w:val="22"/>
              </w:rPr>
            </w:pPr>
            <w:r w:rsidRPr="00BA7288">
              <w:rPr>
                <w:bCs/>
                <w:sz w:val="22"/>
                <w:szCs w:val="22"/>
              </w:rPr>
              <w:t>Строка</w:t>
            </w:r>
          </w:p>
        </w:tc>
        <w:tc>
          <w:tcPr>
            <w:tcW w:w="299" w:type="pct"/>
          </w:tcPr>
          <w:p w14:paraId="50A901FF" w14:textId="0BFB5755" w:rsidR="00775B1F" w:rsidRPr="00BA7288" w:rsidRDefault="00775B1F" w:rsidP="005C45CC">
            <w:pPr>
              <w:ind w:left="57" w:right="57" w:firstLine="0"/>
              <w:rPr>
                <w:sz w:val="22"/>
                <w:szCs w:val="22"/>
              </w:rPr>
            </w:pPr>
            <w:r w:rsidRPr="00BA7288">
              <w:rPr>
                <w:sz w:val="22"/>
                <w:szCs w:val="22"/>
              </w:rPr>
              <w:t>Да</w:t>
            </w:r>
          </w:p>
        </w:tc>
        <w:tc>
          <w:tcPr>
            <w:tcW w:w="315" w:type="pct"/>
          </w:tcPr>
          <w:p w14:paraId="7EBE7DBB" w14:textId="29251692" w:rsidR="00775B1F" w:rsidRPr="00BA7288" w:rsidRDefault="00775B1F" w:rsidP="005C45CC">
            <w:pPr>
              <w:ind w:left="57" w:right="57" w:firstLine="0"/>
              <w:rPr>
                <w:sz w:val="22"/>
              </w:rPr>
            </w:pPr>
            <w:r w:rsidRPr="00BA7288">
              <w:rPr>
                <w:sz w:val="22"/>
              </w:rPr>
              <w:t>=2</w:t>
            </w:r>
          </w:p>
        </w:tc>
        <w:tc>
          <w:tcPr>
            <w:tcW w:w="2036" w:type="pct"/>
          </w:tcPr>
          <w:p w14:paraId="3910DDF3" w14:textId="77777777" w:rsidR="00775B1F" w:rsidRPr="00BA7288" w:rsidRDefault="00775B1F" w:rsidP="005C45CC">
            <w:pPr>
              <w:ind w:left="57" w:right="57" w:firstLine="0"/>
              <w:rPr>
                <w:sz w:val="22"/>
                <w:szCs w:val="22"/>
              </w:rPr>
            </w:pPr>
            <w:r w:rsidRPr="00BA7288">
              <w:rPr>
                <w:sz w:val="22"/>
                <w:szCs w:val="22"/>
              </w:rPr>
              <w:t>Указывается код вида КОО.</w:t>
            </w:r>
          </w:p>
          <w:p w14:paraId="11492B04" w14:textId="73D39246" w:rsidR="00775B1F" w:rsidRPr="00BA7288" w:rsidRDefault="00775B1F" w:rsidP="00775B1F">
            <w:pPr>
              <w:pStyle w:val="GOSTTablenorm"/>
              <w:rPr>
                <w:szCs w:val="22"/>
              </w:rPr>
            </w:pPr>
            <w:r w:rsidRPr="00BA7288">
              <w:rPr>
                <w:szCs w:val="22"/>
              </w:rPr>
              <w:t>Возможные значения:</w:t>
            </w:r>
          </w:p>
          <w:p w14:paraId="169F6BC3" w14:textId="7DB6A147" w:rsidR="00775B1F" w:rsidRPr="00BA7288" w:rsidRDefault="00775B1F" w:rsidP="00775B1F">
            <w:pPr>
              <w:pStyle w:val="GOSTTableListMark1"/>
            </w:pPr>
            <w:r w:rsidRPr="00BA7288">
              <w:t xml:space="preserve">«01» </w:t>
            </w:r>
            <w:r w:rsidR="00C02A5B" w:rsidRPr="00BA7288">
              <w:t>–</w:t>
            </w:r>
            <w:r w:rsidRPr="00BA7288">
              <w:t xml:space="preserve"> непокрытый;</w:t>
            </w:r>
          </w:p>
          <w:p w14:paraId="6CEA76ED" w14:textId="1A6E08B8" w:rsidR="00775B1F" w:rsidRPr="00BA7288" w:rsidRDefault="00775B1F" w:rsidP="00775B1F">
            <w:pPr>
              <w:pStyle w:val="GOSTTableListMark1"/>
              <w:rPr>
                <w:szCs w:val="22"/>
              </w:rPr>
            </w:pPr>
            <w:r w:rsidRPr="00BA7288">
              <w:t xml:space="preserve">«02» </w:t>
            </w:r>
            <w:r w:rsidR="00C02A5B" w:rsidRPr="00BA7288">
              <w:t>–</w:t>
            </w:r>
            <w:r w:rsidRPr="00BA7288">
              <w:t xml:space="preserve"> переведенный, непокрытый</w:t>
            </w:r>
          </w:p>
        </w:tc>
      </w:tr>
      <w:tr w:rsidR="005C45CC" w:rsidRPr="005C45CC" w14:paraId="46FEB1F9" w14:textId="77777777" w:rsidTr="005C45CC">
        <w:tc>
          <w:tcPr>
            <w:tcW w:w="1100" w:type="pct"/>
          </w:tcPr>
          <w:p w14:paraId="62206352" w14:textId="77777777" w:rsidR="005C45CC" w:rsidRPr="00BA7288" w:rsidRDefault="005C45CC" w:rsidP="005C45CC">
            <w:pPr>
              <w:ind w:left="57" w:right="57" w:firstLine="0"/>
              <w:rPr>
                <w:sz w:val="22"/>
                <w:szCs w:val="22"/>
              </w:rPr>
            </w:pPr>
            <w:r w:rsidRPr="00BA7288">
              <w:rPr>
                <w:sz w:val="22"/>
                <w:szCs w:val="22"/>
              </w:rPr>
              <w:t>Уровень конфиденциальности</w:t>
            </w:r>
          </w:p>
        </w:tc>
        <w:tc>
          <w:tcPr>
            <w:tcW w:w="750" w:type="pct"/>
          </w:tcPr>
          <w:p w14:paraId="0F8F213A" w14:textId="77777777" w:rsidR="005C45CC" w:rsidRPr="00BA7288" w:rsidRDefault="005C45CC" w:rsidP="005C45CC">
            <w:pPr>
              <w:ind w:left="57" w:right="57" w:firstLine="0"/>
              <w:rPr>
                <w:sz w:val="22"/>
              </w:rPr>
            </w:pPr>
            <w:r w:rsidRPr="00BA7288">
              <w:rPr>
                <w:sz w:val="22"/>
              </w:rPr>
              <w:t>SystemInformation_AccessLevelStereotype</w:t>
            </w:r>
          </w:p>
        </w:tc>
        <w:tc>
          <w:tcPr>
            <w:tcW w:w="500" w:type="pct"/>
          </w:tcPr>
          <w:p w14:paraId="00FA58C9" w14:textId="77777777" w:rsidR="005C45CC" w:rsidRPr="00BA7288" w:rsidRDefault="005C45CC" w:rsidP="005C45CC">
            <w:pPr>
              <w:ind w:left="57" w:right="57" w:firstLine="0"/>
              <w:rPr>
                <w:sz w:val="22"/>
                <w:szCs w:val="22"/>
              </w:rPr>
            </w:pPr>
            <w:r w:rsidRPr="00BA7288">
              <w:rPr>
                <w:sz w:val="22"/>
                <w:szCs w:val="22"/>
              </w:rPr>
              <w:t>Число</w:t>
            </w:r>
          </w:p>
        </w:tc>
        <w:tc>
          <w:tcPr>
            <w:tcW w:w="299" w:type="pct"/>
          </w:tcPr>
          <w:p w14:paraId="1F2CB8AA" w14:textId="77777777" w:rsidR="005C45CC" w:rsidRPr="00BA7288" w:rsidRDefault="005C45CC" w:rsidP="005C45CC">
            <w:pPr>
              <w:ind w:left="57" w:right="57" w:firstLine="0"/>
              <w:rPr>
                <w:sz w:val="22"/>
                <w:szCs w:val="22"/>
              </w:rPr>
            </w:pPr>
            <w:r w:rsidRPr="00BA7288">
              <w:rPr>
                <w:sz w:val="22"/>
                <w:szCs w:val="22"/>
              </w:rPr>
              <w:t>Да</w:t>
            </w:r>
          </w:p>
        </w:tc>
        <w:tc>
          <w:tcPr>
            <w:tcW w:w="315" w:type="pct"/>
          </w:tcPr>
          <w:p w14:paraId="11B51A98" w14:textId="77777777" w:rsidR="005C45CC" w:rsidRPr="00BA7288" w:rsidRDefault="005C45CC" w:rsidP="005C45CC">
            <w:pPr>
              <w:ind w:left="57" w:right="57" w:firstLine="0"/>
              <w:rPr>
                <w:sz w:val="22"/>
                <w:szCs w:val="22"/>
              </w:rPr>
            </w:pPr>
            <w:r w:rsidRPr="00BA7288">
              <w:rPr>
                <w:sz w:val="22"/>
                <w:szCs w:val="22"/>
              </w:rPr>
              <w:t>=1</w:t>
            </w:r>
          </w:p>
        </w:tc>
        <w:tc>
          <w:tcPr>
            <w:tcW w:w="2036" w:type="pct"/>
          </w:tcPr>
          <w:p w14:paraId="0C3A6EFF" w14:textId="77777777" w:rsidR="00B8220C" w:rsidRPr="00BA7288" w:rsidRDefault="00B8220C" w:rsidP="00B8220C">
            <w:pPr>
              <w:pStyle w:val="GOSTTablenorm"/>
              <w:rPr>
                <w:szCs w:val="22"/>
              </w:rPr>
            </w:pPr>
            <w:r w:rsidRPr="00BA7288">
              <w:rPr>
                <w:szCs w:val="22"/>
              </w:rPr>
              <w:t>Указывается уровень конфиденциальности документа.</w:t>
            </w:r>
          </w:p>
          <w:p w14:paraId="38C0E74E" w14:textId="77777777" w:rsidR="00B8220C" w:rsidRPr="00BA7288" w:rsidRDefault="00B8220C" w:rsidP="00B8220C">
            <w:pPr>
              <w:pStyle w:val="GOSTTablenorm"/>
              <w:rPr>
                <w:szCs w:val="22"/>
              </w:rPr>
            </w:pPr>
            <w:r w:rsidRPr="00BA7288">
              <w:rPr>
                <w:szCs w:val="22"/>
              </w:rPr>
              <w:t>Возможные значения:</w:t>
            </w:r>
          </w:p>
          <w:p w14:paraId="5B767DCA" w14:textId="77777777" w:rsidR="00B8220C" w:rsidRPr="00BA7288" w:rsidRDefault="00B8220C" w:rsidP="00B8220C">
            <w:pPr>
              <w:pStyle w:val="GOSTTableListMark1"/>
            </w:pPr>
            <w:r w:rsidRPr="00BA7288">
              <w:t>«0» – несекретно;</w:t>
            </w:r>
          </w:p>
          <w:p w14:paraId="6B0C03E7" w14:textId="50262DEE" w:rsidR="005C45CC" w:rsidRPr="00BA7288" w:rsidRDefault="00B8220C" w:rsidP="00B8220C">
            <w:pPr>
              <w:pStyle w:val="GOSTTableListMark1"/>
            </w:pPr>
            <w:r w:rsidRPr="00BA7288">
              <w:t>«1» – для служебного пользования</w:t>
            </w:r>
          </w:p>
        </w:tc>
      </w:tr>
      <w:tr w:rsidR="0054605A" w:rsidRPr="005C45CC" w14:paraId="340E6E3B" w14:textId="77777777" w:rsidTr="005C45CC">
        <w:tc>
          <w:tcPr>
            <w:tcW w:w="1100" w:type="pct"/>
          </w:tcPr>
          <w:p w14:paraId="1DA26C6A" w14:textId="72972207" w:rsidR="0054605A" w:rsidRPr="00BA7288" w:rsidRDefault="0054605A" w:rsidP="0054605A">
            <w:pPr>
              <w:pStyle w:val="GOSTTablenorm"/>
            </w:pPr>
            <w:r w:rsidRPr="00BA7288">
              <w:t>Казначейский счет плательщика</w:t>
            </w:r>
          </w:p>
        </w:tc>
        <w:tc>
          <w:tcPr>
            <w:tcW w:w="750" w:type="pct"/>
          </w:tcPr>
          <w:p w14:paraId="7B25CEE9" w14:textId="04C4915D" w:rsidR="0054605A" w:rsidRPr="00BA7288" w:rsidRDefault="0054605A" w:rsidP="0054605A">
            <w:pPr>
              <w:pStyle w:val="GOSTTablenorm"/>
            </w:pPr>
            <w:r w:rsidRPr="00BA7288">
              <w:t>P_CheckAcc</w:t>
            </w:r>
          </w:p>
        </w:tc>
        <w:tc>
          <w:tcPr>
            <w:tcW w:w="500" w:type="pct"/>
          </w:tcPr>
          <w:p w14:paraId="747FA785" w14:textId="70C6B402" w:rsidR="0054605A" w:rsidRPr="00BA7288" w:rsidRDefault="0054605A" w:rsidP="0054605A">
            <w:pPr>
              <w:pStyle w:val="GOSTTablenorm"/>
              <w:rPr>
                <w:szCs w:val="22"/>
              </w:rPr>
            </w:pPr>
            <w:r w:rsidRPr="00BA7288">
              <w:t>Строка</w:t>
            </w:r>
          </w:p>
        </w:tc>
        <w:tc>
          <w:tcPr>
            <w:tcW w:w="299" w:type="pct"/>
          </w:tcPr>
          <w:p w14:paraId="604A824A" w14:textId="70811C14" w:rsidR="0054605A" w:rsidRPr="00BA7288" w:rsidRDefault="003D51FA" w:rsidP="0054605A">
            <w:pPr>
              <w:pStyle w:val="GOSTTablenorm"/>
              <w:rPr>
                <w:szCs w:val="22"/>
              </w:rPr>
            </w:pPr>
            <w:r>
              <w:t>Да</w:t>
            </w:r>
          </w:p>
        </w:tc>
        <w:tc>
          <w:tcPr>
            <w:tcW w:w="315" w:type="pct"/>
          </w:tcPr>
          <w:p w14:paraId="25753D28" w14:textId="72CFD0A8" w:rsidR="0054605A" w:rsidRPr="00BA7288" w:rsidRDefault="0054605A" w:rsidP="0054605A">
            <w:pPr>
              <w:pStyle w:val="GOSTTablenorm"/>
              <w:rPr>
                <w:szCs w:val="22"/>
              </w:rPr>
            </w:pPr>
            <w:r w:rsidRPr="00BA7288">
              <w:t>=20</w:t>
            </w:r>
          </w:p>
        </w:tc>
        <w:tc>
          <w:tcPr>
            <w:tcW w:w="2036" w:type="pct"/>
          </w:tcPr>
          <w:p w14:paraId="1DB7ED11" w14:textId="0A512F4C" w:rsidR="009828DC" w:rsidRPr="00BA7288" w:rsidRDefault="0054605A" w:rsidP="00C02A5B">
            <w:pPr>
              <w:pStyle w:val="GOSTTablenorm"/>
              <w:rPr>
                <w:szCs w:val="22"/>
              </w:rPr>
            </w:pPr>
            <w:r w:rsidRPr="00BA7288">
              <w:t>Указывается номер казначейского счета плательщика</w:t>
            </w:r>
          </w:p>
        </w:tc>
      </w:tr>
      <w:tr w:rsidR="00FC3DF6" w:rsidRPr="005C45CC" w14:paraId="004E1FDB" w14:textId="77777777" w:rsidTr="005C45CC">
        <w:tc>
          <w:tcPr>
            <w:tcW w:w="1100" w:type="pct"/>
          </w:tcPr>
          <w:p w14:paraId="00CDD78D" w14:textId="18A01C50" w:rsidR="00FC3DF6" w:rsidRPr="00BA7288" w:rsidRDefault="00FC3DF6" w:rsidP="00FC3DF6">
            <w:pPr>
              <w:pStyle w:val="GOSTTablenorm"/>
            </w:pPr>
            <w:r w:rsidRPr="00BA7288">
              <w:t>Код ТОФК ЦС по ЛС плательщика</w:t>
            </w:r>
          </w:p>
        </w:tc>
        <w:tc>
          <w:tcPr>
            <w:tcW w:w="750" w:type="pct"/>
          </w:tcPr>
          <w:p w14:paraId="73D2E308" w14:textId="385F5AE2" w:rsidR="00FC3DF6" w:rsidRPr="00E30EEE" w:rsidRDefault="00E30EEE" w:rsidP="00E30EEE">
            <w:pPr>
              <w:pStyle w:val="GOSTTablenorm"/>
            </w:pPr>
            <w:r w:rsidRPr="00E30EEE">
              <w:t>F</w:t>
            </w:r>
            <w:r>
              <w:rPr>
                <w:lang w:val="en-US"/>
              </w:rPr>
              <w:t>_</w:t>
            </w:r>
            <w:r w:rsidRPr="00E30EEE">
              <w:t>CodeKOFK</w:t>
            </w:r>
          </w:p>
        </w:tc>
        <w:tc>
          <w:tcPr>
            <w:tcW w:w="500" w:type="pct"/>
          </w:tcPr>
          <w:p w14:paraId="7C5CAD8E" w14:textId="6F148830" w:rsidR="00FC3DF6" w:rsidRPr="00BA7288" w:rsidRDefault="00FC3DF6" w:rsidP="00FC3DF6">
            <w:pPr>
              <w:pStyle w:val="GOSTTablenorm"/>
            </w:pPr>
            <w:r w:rsidRPr="00BA7288">
              <w:rPr>
                <w:szCs w:val="22"/>
              </w:rPr>
              <w:t>Строка</w:t>
            </w:r>
          </w:p>
        </w:tc>
        <w:tc>
          <w:tcPr>
            <w:tcW w:w="299" w:type="pct"/>
          </w:tcPr>
          <w:p w14:paraId="0A7B0B83" w14:textId="24738879" w:rsidR="00FC3DF6" w:rsidRPr="00BA7288" w:rsidRDefault="003D51FA" w:rsidP="00FC3DF6">
            <w:pPr>
              <w:pStyle w:val="GOSTTablenorm"/>
            </w:pPr>
            <w:r>
              <w:rPr>
                <w:szCs w:val="22"/>
              </w:rPr>
              <w:t>Да</w:t>
            </w:r>
          </w:p>
        </w:tc>
        <w:tc>
          <w:tcPr>
            <w:tcW w:w="315" w:type="pct"/>
          </w:tcPr>
          <w:p w14:paraId="2D755BDC" w14:textId="4642919A" w:rsidR="00FC3DF6" w:rsidRPr="00BA7288" w:rsidRDefault="00FC3DF6" w:rsidP="00FC3DF6">
            <w:pPr>
              <w:pStyle w:val="GOSTTablenorm"/>
            </w:pPr>
            <w:r w:rsidRPr="00BA7288">
              <w:rPr>
                <w:szCs w:val="22"/>
              </w:rPr>
              <w:t>=4</w:t>
            </w:r>
          </w:p>
        </w:tc>
        <w:tc>
          <w:tcPr>
            <w:tcW w:w="2036" w:type="pct"/>
          </w:tcPr>
          <w:p w14:paraId="0A51D467" w14:textId="67902FC7" w:rsidR="009828DC" w:rsidRPr="00BA7288" w:rsidRDefault="00FC3DF6" w:rsidP="00C02A5B">
            <w:pPr>
              <w:pStyle w:val="GOSTTablenorm"/>
            </w:pPr>
            <w:r w:rsidRPr="00BA7288">
              <w:t>Указывается код ТОФК ЦС обслуживания ЛС плательщика</w:t>
            </w:r>
          </w:p>
        </w:tc>
      </w:tr>
      <w:tr w:rsidR="005C45CC" w:rsidRPr="005C45CC" w14:paraId="64AA1B0F" w14:textId="77777777" w:rsidTr="005C45CC">
        <w:tc>
          <w:tcPr>
            <w:tcW w:w="1100" w:type="pct"/>
          </w:tcPr>
          <w:p w14:paraId="01A5CE6A" w14:textId="77777777" w:rsidR="005C45CC" w:rsidRPr="00BA7288" w:rsidRDefault="005C45CC" w:rsidP="005C45CC">
            <w:pPr>
              <w:ind w:left="57" w:right="57" w:firstLine="0"/>
              <w:rPr>
                <w:sz w:val="22"/>
                <w:szCs w:val="22"/>
              </w:rPr>
            </w:pPr>
            <w:r w:rsidRPr="00BA7288">
              <w:rPr>
                <w:sz w:val="22"/>
                <w:szCs w:val="22"/>
              </w:rPr>
              <w:t>Номер лицевого счета плательщика</w:t>
            </w:r>
          </w:p>
        </w:tc>
        <w:tc>
          <w:tcPr>
            <w:tcW w:w="750" w:type="pct"/>
          </w:tcPr>
          <w:p w14:paraId="50EC6697" w14:textId="61EED513" w:rsidR="005C45CC" w:rsidRPr="00BA7288" w:rsidRDefault="00351C53" w:rsidP="00351C53">
            <w:pPr>
              <w:pStyle w:val="GOSTTablenorm"/>
            </w:pPr>
            <w:r w:rsidRPr="00BA7288">
              <w:t>P_PersonalAcc</w:t>
            </w:r>
          </w:p>
        </w:tc>
        <w:tc>
          <w:tcPr>
            <w:tcW w:w="500" w:type="pct"/>
          </w:tcPr>
          <w:p w14:paraId="18287D89" w14:textId="77777777" w:rsidR="005C45CC" w:rsidRPr="00BA7288" w:rsidRDefault="005C45CC" w:rsidP="005C45CC">
            <w:pPr>
              <w:ind w:left="57" w:right="57" w:firstLine="0"/>
              <w:rPr>
                <w:sz w:val="22"/>
                <w:szCs w:val="22"/>
              </w:rPr>
            </w:pPr>
            <w:r w:rsidRPr="00BA7288">
              <w:rPr>
                <w:sz w:val="22"/>
                <w:szCs w:val="22"/>
              </w:rPr>
              <w:t>Строка</w:t>
            </w:r>
          </w:p>
        </w:tc>
        <w:tc>
          <w:tcPr>
            <w:tcW w:w="299" w:type="pct"/>
          </w:tcPr>
          <w:p w14:paraId="6464A511" w14:textId="522DD3EC" w:rsidR="005C45CC" w:rsidRPr="00BA7288" w:rsidRDefault="003D51FA" w:rsidP="005C45CC">
            <w:pPr>
              <w:ind w:left="57" w:right="57" w:firstLine="0"/>
              <w:rPr>
                <w:sz w:val="22"/>
                <w:szCs w:val="22"/>
              </w:rPr>
            </w:pPr>
            <w:r>
              <w:rPr>
                <w:sz w:val="22"/>
                <w:szCs w:val="22"/>
              </w:rPr>
              <w:t>Да</w:t>
            </w:r>
          </w:p>
        </w:tc>
        <w:tc>
          <w:tcPr>
            <w:tcW w:w="315" w:type="pct"/>
          </w:tcPr>
          <w:p w14:paraId="041D7524" w14:textId="77777777" w:rsidR="005C45CC" w:rsidRPr="00BA7288" w:rsidRDefault="005C45CC" w:rsidP="005C45CC">
            <w:pPr>
              <w:ind w:left="57" w:right="57" w:firstLine="0"/>
              <w:rPr>
                <w:sz w:val="22"/>
                <w:szCs w:val="22"/>
              </w:rPr>
            </w:pPr>
            <w:r w:rsidRPr="00BA7288">
              <w:rPr>
                <w:sz w:val="22"/>
                <w:szCs w:val="22"/>
              </w:rPr>
              <w:t>=11</w:t>
            </w:r>
          </w:p>
        </w:tc>
        <w:tc>
          <w:tcPr>
            <w:tcW w:w="2036" w:type="pct"/>
          </w:tcPr>
          <w:p w14:paraId="79239222" w14:textId="2185D5D6" w:rsidR="009828DC" w:rsidRPr="00BA7288" w:rsidRDefault="005C45CC" w:rsidP="00C02A5B">
            <w:pPr>
              <w:ind w:left="57" w:right="57" w:firstLine="0"/>
              <w:rPr>
                <w:szCs w:val="22"/>
              </w:rPr>
            </w:pPr>
            <w:r w:rsidRPr="00BA7288">
              <w:rPr>
                <w:sz w:val="22"/>
                <w:szCs w:val="22"/>
              </w:rPr>
              <w:t>Указывается номер лицевого счета плательщика</w:t>
            </w:r>
          </w:p>
        </w:tc>
      </w:tr>
      <w:tr w:rsidR="00022C07" w:rsidRPr="005C45CC" w14:paraId="0C110145" w14:textId="77777777" w:rsidTr="005C45CC">
        <w:tc>
          <w:tcPr>
            <w:tcW w:w="1100" w:type="pct"/>
          </w:tcPr>
          <w:p w14:paraId="5DF11231" w14:textId="0478536A" w:rsidR="00022C07" w:rsidRPr="00BA7288" w:rsidRDefault="00022C07" w:rsidP="00022C07">
            <w:pPr>
              <w:pStyle w:val="GOSTTablenorm"/>
            </w:pPr>
            <w:r w:rsidRPr="00BA7288">
              <w:t>Аналитический код раздела ЛС плательщика</w:t>
            </w:r>
          </w:p>
        </w:tc>
        <w:tc>
          <w:tcPr>
            <w:tcW w:w="750" w:type="pct"/>
          </w:tcPr>
          <w:p w14:paraId="0453C682" w14:textId="697F8270" w:rsidR="00022C07" w:rsidRPr="00BA7288" w:rsidRDefault="00022C07" w:rsidP="00022C07">
            <w:pPr>
              <w:pStyle w:val="GOSTTablenorm"/>
            </w:pPr>
            <w:r w:rsidRPr="00BA7288">
              <w:t>P_AnalyticCode</w:t>
            </w:r>
          </w:p>
        </w:tc>
        <w:tc>
          <w:tcPr>
            <w:tcW w:w="500" w:type="pct"/>
          </w:tcPr>
          <w:p w14:paraId="1CF32180" w14:textId="74BB4083" w:rsidR="00022C07" w:rsidRPr="00BA7288" w:rsidRDefault="00022C07" w:rsidP="00022C07">
            <w:pPr>
              <w:pStyle w:val="GOSTTablenorm"/>
              <w:rPr>
                <w:szCs w:val="22"/>
              </w:rPr>
            </w:pPr>
            <w:r w:rsidRPr="00BA7288">
              <w:t>Строка</w:t>
            </w:r>
          </w:p>
        </w:tc>
        <w:tc>
          <w:tcPr>
            <w:tcW w:w="299" w:type="pct"/>
          </w:tcPr>
          <w:p w14:paraId="3658EEC9" w14:textId="4EA6E131" w:rsidR="00022C07" w:rsidRPr="00BA7288" w:rsidRDefault="00022C07" w:rsidP="00022C07">
            <w:pPr>
              <w:pStyle w:val="GOSTTablenorm"/>
              <w:rPr>
                <w:szCs w:val="22"/>
              </w:rPr>
            </w:pPr>
            <w:r w:rsidRPr="00BA7288">
              <w:t>Нет</w:t>
            </w:r>
          </w:p>
        </w:tc>
        <w:tc>
          <w:tcPr>
            <w:tcW w:w="315" w:type="pct"/>
          </w:tcPr>
          <w:p w14:paraId="0CCD7335" w14:textId="7319FB86" w:rsidR="00022C07" w:rsidRPr="00BA7288" w:rsidRDefault="00022C07" w:rsidP="00022C07">
            <w:pPr>
              <w:pStyle w:val="GOSTTablenorm"/>
              <w:rPr>
                <w:szCs w:val="22"/>
              </w:rPr>
            </w:pPr>
            <w:r w:rsidRPr="00BA7288">
              <w:t>=8</w:t>
            </w:r>
          </w:p>
        </w:tc>
        <w:tc>
          <w:tcPr>
            <w:tcW w:w="2036" w:type="pct"/>
          </w:tcPr>
          <w:p w14:paraId="46D34501" w14:textId="77777777" w:rsidR="00022C07" w:rsidRPr="00BA7288" w:rsidRDefault="00022C07" w:rsidP="00022C07">
            <w:pPr>
              <w:pStyle w:val="GOSTTablenorm"/>
            </w:pPr>
            <w:r w:rsidRPr="00BA7288">
              <w:t>Указывается аналитический код раздела лицевого счета плательщика.</w:t>
            </w:r>
          </w:p>
          <w:p w14:paraId="40C97818" w14:textId="4C22FA5C" w:rsidR="00022C07" w:rsidRPr="00BA7288" w:rsidRDefault="00022C07" w:rsidP="00022C07">
            <w:pPr>
              <w:pStyle w:val="GOSTTablenorm"/>
              <w:rPr>
                <w:szCs w:val="22"/>
              </w:rPr>
            </w:pPr>
            <w:r w:rsidRPr="00BA7288">
              <w:t>Обязателен для заполнения,</w:t>
            </w:r>
            <w:r w:rsidRPr="00BA7288" w:rsidDel="00B05396">
              <w:rPr>
                <w:rStyle w:val="GOSTTablenorm0"/>
              </w:rPr>
              <w:t xml:space="preserve"> </w:t>
            </w:r>
            <w:r w:rsidRPr="00BA7288">
              <w:rPr>
                <w:rStyle w:val="GOSTTablenorm0"/>
              </w:rPr>
              <w:t xml:space="preserve">если </w:t>
            </w:r>
            <w:r w:rsidRPr="00BA7288">
              <w:t>в параметре «Номер лицевого счета плательщика</w:t>
            </w:r>
            <w:r w:rsidRPr="00BA7288">
              <w:rPr>
                <w:rStyle w:val="GOSTTablenorm0"/>
              </w:rPr>
              <w:t>» (</w:t>
            </w:r>
            <w:r w:rsidRPr="00BA7288">
              <w:t>P_PersonalAcc</w:t>
            </w:r>
            <w:r w:rsidRPr="00BA7288">
              <w:rPr>
                <w:rStyle w:val="GOSTTablenorm0"/>
              </w:rPr>
              <w:t>) указан л/с с кодом 71</w:t>
            </w:r>
          </w:p>
        </w:tc>
      </w:tr>
      <w:tr w:rsidR="00703E54" w:rsidRPr="005C45CC" w14:paraId="1B22B021" w14:textId="77777777" w:rsidTr="005C45CC">
        <w:tc>
          <w:tcPr>
            <w:tcW w:w="1100" w:type="pct"/>
          </w:tcPr>
          <w:p w14:paraId="5C6DDBD3" w14:textId="4475917C" w:rsidR="00703E54" w:rsidRPr="00BA7288" w:rsidRDefault="00703E54" w:rsidP="00703E54">
            <w:pPr>
              <w:pStyle w:val="GOSTTablenorm"/>
              <w:rPr>
                <w:szCs w:val="22"/>
              </w:rPr>
            </w:pPr>
            <w:r w:rsidRPr="00BA7288">
              <w:t>Казначейский счет получателя</w:t>
            </w:r>
          </w:p>
        </w:tc>
        <w:tc>
          <w:tcPr>
            <w:tcW w:w="750" w:type="pct"/>
          </w:tcPr>
          <w:p w14:paraId="7D970517" w14:textId="2CCFFE7B" w:rsidR="00703E54" w:rsidRPr="00BA7288" w:rsidRDefault="00FC3DF6" w:rsidP="00703E54">
            <w:pPr>
              <w:pStyle w:val="GOSTTablenorm"/>
            </w:pPr>
            <w:r w:rsidRPr="00BA7288">
              <w:rPr>
                <w:lang w:val="en-US"/>
              </w:rPr>
              <w:t>R</w:t>
            </w:r>
            <w:r w:rsidR="00703E54" w:rsidRPr="00BA7288">
              <w:t>_CheckAcc</w:t>
            </w:r>
          </w:p>
        </w:tc>
        <w:tc>
          <w:tcPr>
            <w:tcW w:w="500" w:type="pct"/>
          </w:tcPr>
          <w:p w14:paraId="25AB4296" w14:textId="5EAD4307" w:rsidR="00703E54" w:rsidRPr="00BA7288" w:rsidRDefault="00703E54" w:rsidP="00703E54">
            <w:pPr>
              <w:pStyle w:val="GOSTTablenorm"/>
              <w:rPr>
                <w:szCs w:val="22"/>
              </w:rPr>
            </w:pPr>
            <w:r w:rsidRPr="00BA7288">
              <w:t>Строка</w:t>
            </w:r>
          </w:p>
        </w:tc>
        <w:tc>
          <w:tcPr>
            <w:tcW w:w="299" w:type="pct"/>
          </w:tcPr>
          <w:p w14:paraId="36263874" w14:textId="37F154D6" w:rsidR="00703E54" w:rsidRPr="00BA7288" w:rsidRDefault="00703E54" w:rsidP="00703E54">
            <w:pPr>
              <w:pStyle w:val="GOSTTablenorm"/>
              <w:rPr>
                <w:szCs w:val="22"/>
              </w:rPr>
            </w:pPr>
            <w:r w:rsidRPr="00BA7288">
              <w:t>Да</w:t>
            </w:r>
          </w:p>
        </w:tc>
        <w:tc>
          <w:tcPr>
            <w:tcW w:w="315" w:type="pct"/>
          </w:tcPr>
          <w:p w14:paraId="73508A50" w14:textId="405061CB" w:rsidR="00703E54" w:rsidRPr="00BA7288" w:rsidRDefault="00703E54" w:rsidP="00703E54">
            <w:pPr>
              <w:pStyle w:val="GOSTTablenorm"/>
              <w:rPr>
                <w:szCs w:val="22"/>
              </w:rPr>
            </w:pPr>
            <w:r w:rsidRPr="00BA7288">
              <w:t>=20</w:t>
            </w:r>
          </w:p>
        </w:tc>
        <w:tc>
          <w:tcPr>
            <w:tcW w:w="2036" w:type="pct"/>
          </w:tcPr>
          <w:p w14:paraId="73D70689" w14:textId="44597986" w:rsidR="00703E54" w:rsidRPr="00BA7288" w:rsidRDefault="00703E54" w:rsidP="00274E81">
            <w:pPr>
              <w:pStyle w:val="GOSTTablenorm"/>
              <w:rPr>
                <w:szCs w:val="22"/>
              </w:rPr>
            </w:pPr>
            <w:r w:rsidRPr="00BA7288">
              <w:t xml:space="preserve">Указывается номер казначейского счета </w:t>
            </w:r>
            <w:r w:rsidR="00274E81">
              <w:t>получателя</w:t>
            </w:r>
          </w:p>
        </w:tc>
      </w:tr>
      <w:tr w:rsidR="00703E54" w:rsidRPr="005C45CC" w14:paraId="4D007099" w14:textId="77777777" w:rsidTr="005C45CC">
        <w:tc>
          <w:tcPr>
            <w:tcW w:w="1100" w:type="pct"/>
          </w:tcPr>
          <w:p w14:paraId="0FDB8FB3" w14:textId="2DADFD2E" w:rsidR="00703E54" w:rsidRPr="00BA7288" w:rsidRDefault="00703E54" w:rsidP="00703E54">
            <w:pPr>
              <w:pStyle w:val="GOSTTablenorm"/>
              <w:rPr>
                <w:szCs w:val="22"/>
              </w:rPr>
            </w:pPr>
            <w:r w:rsidRPr="00BA7288">
              <w:t>Код ТОФК ЦС по ЛС получателя</w:t>
            </w:r>
          </w:p>
        </w:tc>
        <w:tc>
          <w:tcPr>
            <w:tcW w:w="750" w:type="pct"/>
          </w:tcPr>
          <w:p w14:paraId="75247DB2" w14:textId="0C54C4DF" w:rsidR="00703E54" w:rsidRPr="00BA7288" w:rsidRDefault="00E30EEE" w:rsidP="00E30EEE">
            <w:pPr>
              <w:pStyle w:val="GOSTTablenorm"/>
            </w:pPr>
            <w:r>
              <w:rPr>
                <w:lang w:val="en-US"/>
              </w:rPr>
              <w:t>W_</w:t>
            </w:r>
            <w:r w:rsidRPr="00E30EEE">
              <w:t>CodeKOFK</w:t>
            </w:r>
          </w:p>
        </w:tc>
        <w:tc>
          <w:tcPr>
            <w:tcW w:w="500" w:type="pct"/>
          </w:tcPr>
          <w:p w14:paraId="13F7144C" w14:textId="539A49BD" w:rsidR="00703E54" w:rsidRPr="00BA7288" w:rsidRDefault="00FC3DF6" w:rsidP="00703E54">
            <w:pPr>
              <w:pStyle w:val="GOSTTablenorm"/>
              <w:rPr>
                <w:szCs w:val="22"/>
              </w:rPr>
            </w:pPr>
            <w:r w:rsidRPr="00BA7288">
              <w:rPr>
                <w:szCs w:val="22"/>
              </w:rPr>
              <w:t>Строка</w:t>
            </w:r>
          </w:p>
        </w:tc>
        <w:tc>
          <w:tcPr>
            <w:tcW w:w="299" w:type="pct"/>
          </w:tcPr>
          <w:p w14:paraId="08D25A31" w14:textId="0F8852AA" w:rsidR="00703E54" w:rsidRPr="00BA7288" w:rsidRDefault="00FC3DF6" w:rsidP="00703E54">
            <w:pPr>
              <w:pStyle w:val="GOSTTablenorm"/>
              <w:rPr>
                <w:szCs w:val="22"/>
              </w:rPr>
            </w:pPr>
            <w:r w:rsidRPr="00BA7288">
              <w:rPr>
                <w:szCs w:val="22"/>
              </w:rPr>
              <w:t>Да</w:t>
            </w:r>
          </w:p>
        </w:tc>
        <w:tc>
          <w:tcPr>
            <w:tcW w:w="315" w:type="pct"/>
          </w:tcPr>
          <w:p w14:paraId="08DAAE38" w14:textId="25949B2C" w:rsidR="00703E54" w:rsidRPr="00BA7288" w:rsidRDefault="00FC3DF6" w:rsidP="00703E54">
            <w:pPr>
              <w:pStyle w:val="GOSTTablenorm"/>
              <w:rPr>
                <w:szCs w:val="22"/>
              </w:rPr>
            </w:pPr>
            <w:r w:rsidRPr="00BA7288">
              <w:rPr>
                <w:szCs w:val="22"/>
              </w:rPr>
              <w:t>=4</w:t>
            </w:r>
          </w:p>
        </w:tc>
        <w:tc>
          <w:tcPr>
            <w:tcW w:w="2036" w:type="pct"/>
          </w:tcPr>
          <w:p w14:paraId="485A5876" w14:textId="12B2DDEA" w:rsidR="00703E54" w:rsidRPr="00BA7288" w:rsidRDefault="00FC3DF6" w:rsidP="00FC3DF6">
            <w:pPr>
              <w:pStyle w:val="GOSTTablenorm"/>
              <w:rPr>
                <w:szCs w:val="22"/>
              </w:rPr>
            </w:pPr>
            <w:r w:rsidRPr="00BA7288">
              <w:t>Указывается код ТОФК ЦС обслуживания ЛС получателя</w:t>
            </w:r>
          </w:p>
        </w:tc>
      </w:tr>
      <w:tr w:rsidR="005C45CC" w:rsidRPr="005C45CC" w14:paraId="495871BB" w14:textId="77777777" w:rsidTr="005C45CC">
        <w:tc>
          <w:tcPr>
            <w:tcW w:w="1100" w:type="pct"/>
          </w:tcPr>
          <w:p w14:paraId="6CDD0043" w14:textId="77777777" w:rsidR="005C45CC" w:rsidRPr="00BA7288" w:rsidRDefault="005C45CC" w:rsidP="00FC3DF6">
            <w:pPr>
              <w:pStyle w:val="GOSTTablenorm"/>
            </w:pPr>
            <w:r w:rsidRPr="00BA7288">
              <w:t>Номер лицевого счета получателя</w:t>
            </w:r>
          </w:p>
        </w:tc>
        <w:tc>
          <w:tcPr>
            <w:tcW w:w="750" w:type="pct"/>
          </w:tcPr>
          <w:p w14:paraId="7560072B" w14:textId="113661E1" w:rsidR="005C45CC" w:rsidRPr="00BA7288" w:rsidRDefault="00FC3DF6" w:rsidP="00FC3DF6">
            <w:pPr>
              <w:pStyle w:val="GOSTTablenorm"/>
            </w:pPr>
            <w:r w:rsidRPr="00BA7288">
              <w:t>R_PersonalAcc</w:t>
            </w:r>
          </w:p>
        </w:tc>
        <w:tc>
          <w:tcPr>
            <w:tcW w:w="500" w:type="pct"/>
          </w:tcPr>
          <w:p w14:paraId="7FFFEE22" w14:textId="77777777" w:rsidR="005C45CC" w:rsidRPr="00BA7288" w:rsidRDefault="005C45CC" w:rsidP="005C45CC">
            <w:pPr>
              <w:ind w:left="57" w:right="57" w:firstLine="0"/>
              <w:rPr>
                <w:sz w:val="22"/>
                <w:szCs w:val="22"/>
              </w:rPr>
            </w:pPr>
            <w:r w:rsidRPr="00BA7288">
              <w:rPr>
                <w:sz w:val="22"/>
                <w:szCs w:val="22"/>
              </w:rPr>
              <w:t>Строка</w:t>
            </w:r>
          </w:p>
        </w:tc>
        <w:tc>
          <w:tcPr>
            <w:tcW w:w="299" w:type="pct"/>
          </w:tcPr>
          <w:p w14:paraId="185F95C0" w14:textId="77777777" w:rsidR="005C45CC" w:rsidRPr="00BA7288" w:rsidRDefault="005C45CC" w:rsidP="005C45CC">
            <w:pPr>
              <w:ind w:left="57" w:right="57" w:firstLine="0"/>
              <w:rPr>
                <w:sz w:val="22"/>
                <w:szCs w:val="22"/>
              </w:rPr>
            </w:pPr>
            <w:r w:rsidRPr="00BA7288">
              <w:rPr>
                <w:sz w:val="22"/>
                <w:szCs w:val="22"/>
              </w:rPr>
              <w:t>Да</w:t>
            </w:r>
          </w:p>
        </w:tc>
        <w:tc>
          <w:tcPr>
            <w:tcW w:w="315" w:type="pct"/>
          </w:tcPr>
          <w:p w14:paraId="2600A2EB" w14:textId="77777777" w:rsidR="005C45CC" w:rsidRPr="00BA7288" w:rsidRDefault="005C45CC" w:rsidP="005C45CC">
            <w:pPr>
              <w:ind w:left="57" w:right="57" w:firstLine="0"/>
              <w:rPr>
                <w:sz w:val="22"/>
                <w:szCs w:val="22"/>
              </w:rPr>
            </w:pPr>
            <w:r w:rsidRPr="00BA7288">
              <w:rPr>
                <w:sz w:val="22"/>
                <w:szCs w:val="22"/>
              </w:rPr>
              <w:t>=11</w:t>
            </w:r>
          </w:p>
        </w:tc>
        <w:tc>
          <w:tcPr>
            <w:tcW w:w="2036" w:type="pct"/>
          </w:tcPr>
          <w:p w14:paraId="0176E5BF" w14:textId="77777777" w:rsidR="005C45CC" w:rsidRPr="00BA7288" w:rsidRDefault="005C45CC" w:rsidP="005C45CC">
            <w:pPr>
              <w:ind w:left="57" w:right="57" w:firstLine="0"/>
              <w:rPr>
                <w:sz w:val="22"/>
                <w:szCs w:val="22"/>
              </w:rPr>
            </w:pPr>
            <w:r w:rsidRPr="00BA7288">
              <w:rPr>
                <w:sz w:val="22"/>
                <w:szCs w:val="22"/>
              </w:rPr>
              <w:t>Указывается номер лицевого счета получателя</w:t>
            </w:r>
          </w:p>
        </w:tc>
      </w:tr>
      <w:tr w:rsidR="00022C07" w:rsidRPr="005C45CC" w14:paraId="06BF070B" w14:textId="77777777" w:rsidTr="005C45CC">
        <w:tc>
          <w:tcPr>
            <w:tcW w:w="1100" w:type="pct"/>
          </w:tcPr>
          <w:p w14:paraId="1656DD65" w14:textId="1E4D2EAB" w:rsidR="00022C07" w:rsidRPr="00BA7288" w:rsidRDefault="00022C07" w:rsidP="0024164F">
            <w:pPr>
              <w:pStyle w:val="GOSTTablenorm"/>
            </w:pPr>
            <w:r w:rsidRPr="00BA7288">
              <w:t>Аналитический код раздела ЛС п</w:t>
            </w:r>
            <w:r w:rsidR="0024164F">
              <w:t>олучателя</w:t>
            </w:r>
          </w:p>
        </w:tc>
        <w:tc>
          <w:tcPr>
            <w:tcW w:w="750" w:type="pct"/>
          </w:tcPr>
          <w:p w14:paraId="1D78162E" w14:textId="1E8B24AC" w:rsidR="00022C07" w:rsidRPr="00BA7288" w:rsidRDefault="00022C07" w:rsidP="00022C07">
            <w:pPr>
              <w:pStyle w:val="GOSTTablenorm"/>
            </w:pPr>
            <w:r w:rsidRPr="00BA7288">
              <w:rPr>
                <w:lang w:val="en-US"/>
              </w:rPr>
              <w:t>R_</w:t>
            </w:r>
            <w:r w:rsidRPr="00BA7288">
              <w:t>AnalyticCode</w:t>
            </w:r>
          </w:p>
        </w:tc>
        <w:tc>
          <w:tcPr>
            <w:tcW w:w="500" w:type="pct"/>
          </w:tcPr>
          <w:p w14:paraId="22F795D0" w14:textId="0DF0778F" w:rsidR="00022C07" w:rsidRPr="00BA7288" w:rsidRDefault="00022C07" w:rsidP="00022C07">
            <w:pPr>
              <w:pStyle w:val="GOSTTablenorm"/>
              <w:rPr>
                <w:szCs w:val="22"/>
              </w:rPr>
            </w:pPr>
            <w:r w:rsidRPr="00BA7288">
              <w:t>Строка</w:t>
            </w:r>
          </w:p>
        </w:tc>
        <w:tc>
          <w:tcPr>
            <w:tcW w:w="299" w:type="pct"/>
          </w:tcPr>
          <w:p w14:paraId="0F3B21C2" w14:textId="0B6F9BDC" w:rsidR="00022C07" w:rsidRPr="00BA7288" w:rsidRDefault="00022C07" w:rsidP="00022C07">
            <w:pPr>
              <w:pStyle w:val="GOSTTablenorm"/>
              <w:rPr>
                <w:szCs w:val="22"/>
              </w:rPr>
            </w:pPr>
            <w:r w:rsidRPr="00BA7288">
              <w:t>Да</w:t>
            </w:r>
          </w:p>
        </w:tc>
        <w:tc>
          <w:tcPr>
            <w:tcW w:w="315" w:type="pct"/>
          </w:tcPr>
          <w:p w14:paraId="6A8AD71B" w14:textId="499BB892" w:rsidR="00022C07" w:rsidRPr="00BA7288" w:rsidRDefault="00022C07" w:rsidP="00022C07">
            <w:pPr>
              <w:pStyle w:val="GOSTTablenorm"/>
              <w:rPr>
                <w:szCs w:val="22"/>
              </w:rPr>
            </w:pPr>
            <w:r w:rsidRPr="00BA7288">
              <w:t>=8</w:t>
            </w:r>
          </w:p>
        </w:tc>
        <w:tc>
          <w:tcPr>
            <w:tcW w:w="2036" w:type="pct"/>
          </w:tcPr>
          <w:p w14:paraId="6B6B1985" w14:textId="76172012" w:rsidR="00022C07" w:rsidRPr="00BA7288" w:rsidRDefault="00022C07" w:rsidP="0024164F">
            <w:pPr>
              <w:pStyle w:val="GOSTTablenorm"/>
              <w:rPr>
                <w:szCs w:val="22"/>
              </w:rPr>
            </w:pPr>
            <w:r w:rsidRPr="00BA7288">
              <w:t>Указывается аналитический код раздела лицевого счета получателя</w:t>
            </w:r>
          </w:p>
        </w:tc>
      </w:tr>
      <w:tr w:rsidR="005C4F28" w:rsidRPr="005C45CC" w14:paraId="7F6E9BCF" w14:textId="77777777" w:rsidTr="005C45CC">
        <w:tc>
          <w:tcPr>
            <w:tcW w:w="1100" w:type="pct"/>
          </w:tcPr>
          <w:p w14:paraId="1B251DEA" w14:textId="77777777" w:rsidR="005C4F28" w:rsidRPr="00BA7288" w:rsidRDefault="005C4F28" w:rsidP="00862A6A">
            <w:pPr>
              <w:pStyle w:val="GOSTTablenorm"/>
            </w:pPr>
            <w:r w:rsidRPr="00BA7288">
              <w:t>КБК плательщика</w:t>
            </w:r>
          </w:p>
        </w:tc>
        <w:tc>
          <w:tcPr>
            <w:tcW w:w="750" w:type="pct"/>
          </w:tcPr>
          <w:p w14:paraId="79F966A8" w14:textId="52D53943" w:rsidR="005C4F28" w:rsidRPr="00BA7288" w:rsidRDefault="005C4F28" w:rsidP="00862A6A">
            <w:pPr>
              <w:pStyle w:val="GOSTTablenorm"/>
              <w:rPr>
                <w:lang w:val="en-US"/>
              </w:rPr>
            </w:pPr>
            <w:r w:rsidRPr="00BA7288">
              <w:rPr>
                <w:lang w:val="en-US"/>
              </w:rPr>
              <w:t>P</w:t>
            </w:r>
            <w:r w:rsidRPr="00BA7288">
              <w:t>_</w:t>
            </w:r>
            <w:r w:rsidRPr="00BA7288">
              <w:rPr>
                <w:lang w:val="en-US"/>
              </w:rPr>
              <w:t>KBK</w:t>
            </w:r>
          </w:p>
        </w:tc>
        <w:tc>
          <w:tcPr>
            <w:tcW w:w="500" w:type="pct"/>
          </w:tcPr>
          <w:p w14:paraId="6FE43443" w14:textId="77777777" w:rsidR="005C4F28" w:rsidRPr="00BA7288" w:rsidRDefault="005C4F28" w:rsidP="005C4F28">
            <w:pPr>
              <w:pStyle w:val="GOSTTablenorm"/>
            </w:pPr>
            <w:r w:rsidRPr="00BA7288">
              <w:t>Строка</w:t>
            </w:r>
          </w:p>
        </w:tc>
        <w:tc>
          <w:tcPr>
            <w:tcW w:w="299" w:type="pct"/>
          </w:tcPr>
          <w:p w14:paraId="20B5EAA6" w14:textId="0BAEB88F" w:rsidR="005C4F28" w:rsidRPr="00BA7288" w:rsidRDefault="005C4F28" w:rsidP="005C4F28">
            <w:pPr>
              <w:pStyle w:val="GOSTTablenorm"/>
            </w:pPr>
            <w:r w:rsidRPr="00BA7288">
              <w:t>Нет</w:t>
            </w:r>
          </w:p>
        </w:tc>
        <w:tc>
          <w:tcPr>
            <w:tcW w:w="315" w:type="pct"/>
          </w:tcPr>
          <w:p w14:paraId="7DF7A2F7" w14:textId="77777777" w:rsidR="005C4F28" w:rsidRPr="00BA7288" w:rsidRDefault="005C4F28" w:rsidP="005C4F28">
            <w:pPr>
              <w:pStyle w:val="GOSTTablenorm"/>
            </w:pPr>
            <w:r w:rsidRPr="00BA7288">
              <w:rPr>
                <w:lang w:val="en-US"/>
              </w:rPr>
              <w:t>=20</w:t>
            </w:r>
          </w:p>
        </w:tc>
        <w:tc>
          <w:tcPr>
            <w:tcW w:w="2036" w:type="pct"/>
          </w:tcPr>
          <w:p w14:paraId="4AE6E971" w14:textId="77777777" w:rsidR="005C4F28" w:rsidRPr="00BA7288" w:rsidRDefault="005C4F28" w:rsidP="005C4F28">
            <w:pPr>
              <w:pStyle w:val="GOSTTablenorm"/>
              <w:rPr>
                <w:bCs/>
              </w:rPr>
            </w:pPr>
            <w:r w:rsidRPr="00BA7288">
              <w:rPr>
                <w:bCs/>
              </w:rPr>
              <w:t>Указывается код по бюджетной классификации для отражения операции на ЛС плательщика.</w:t>
            </w:r>
          </w:p>
          <w:p w14:paraId="2033D492" w14:textId="7D7CA5F1" w:rsidR="005C4F28" w:rsidRPr="00BA7288" w:rsidRDefault="005C4F28" w:rsidP="005C4F28">
            <w:pPr>
              <w:pStyle w:val="GOSTTablenorm"/>
            </w:pPr>
            <w:r w:rsidRPr="00BA7288">
              <w:t>Обязателен для заполнения,</w:t>
            </w:r>
            <w:r w:rsidRPr="00BA7288" w:rsidDel="00B05396">
              <w:rPr>
                <w:rStyle w:val="GOSTTablenorm0"/>
              </w:rPr>
              <w:t xml:space="preserve"> </w:t>
            </w:r>
            <w:r w:rsidRPr="00BA7288">
              <w:rPr>
                <w:rStyle w:val="GOSTTablenorm0"/>
              </w:rPr>
              <w:t xml:space="preserve">если </w:t>
            </w:r>
            <w:r w:rsidRPr="00BA7288">
              <w:t>в параметре «Номер лицевого счета плательщика</w:t>
            </w:r>
            <w:r w:rsidRPr="00BA7288">
              <w:rPr>
                <w:rStyle w:val="GOSTTablenorm0"/>
              </w:rPr>
              <w:t>» (</w:t>
            </w:r>
            <w:r w:rsidRPr="00BA7288">
              <w:t>P_PersonalAcc</w:t>
            </w:r>
            <w:r w:rsidRPr="00BA7288">
              <w:rPr>
                <w:rStyle w:val="GOSTTablenorm0"/>
              </w:rPr>
              <w:t>) указан л/с с кодом 71</w:t>
            </w:r>
          </w:p>
        </w:tc>
      </w:tr>
      <w:tr w:rsidR="005C4F28" w:rsidRPr="005C45CC" w14:paraId="19CAA828" w14:textId="77777777" w:rsidTr="005C45CC">
        <w:tc>
          <w:tcPr>
            <w:tcW w:w="1100" w:type="pct"/>
          </w:tcPr>
          <w:p w14:paraId="47A652CF" w14:textId="06049890" w:rsidR="005C4F28" w:rsidRPr="00BA7288" w:rsidRDefault="005C4F28" w:rsidP="00862A6A">
            <w:pPr>
              <w:pStyle w:val="GOSTTablenorm"/>
              <w:rPr>
                <w:szCs w:val="22"/>
              </w:rPr>
            </w:pPr>
            <w:r w:rsidRPr="00BA7288">
              <w:rPr>
                <w:szCs w:val="22"/>
              </w:rPr>
              <w:t>КБК получателя</w:t>
            </w:r>
          </w:p>
        </w:tc>
        <w:tc>
          <w:tcPr>
            <w:tcW w:w="750" w:type="pct"/>
          </w:tcPr>
          <w:p w14:paraId="52C3AEBB" w14:textId="60562343" w:rsidR="005C4F28" w:rsidRPr="00BA7288" w:rsidRDefault="005C4F28" w:rsidP="00862A6A">
            <w:pPr>
              <w:pStyle w:val="GOSTTablenorm"/>
              <w:rPr>
                <w:lang w:val="en-US"/>
              </w:rPr>
            </w:pPr>
            <w:r w:rsidRPr="00BA7288">
              <w:rPr>
                <w:lang w:val="en-US"/>
              </w:rPr>
              <w:t>R</w:t>
            </w:r>
            <w:r w:rsidRPr="00BA7288">
              <w:t>_</w:t>
            </w:r>
            <w:r w:rsidRPr="00BA7288">
              <w:rPr>
                <w:lang w:val="en-US"/>
              </w:rPr>
              <w:t>KBK</w:t>
            </w:r>
          </w:p>
        </w:tc>
        <w:tc>
          <w:tcPr>
            <w:tcW w:w="500" w:type="pct"/>
          </w:tcPr>
          <w:p w14:paraId="38132C7A" w14:textId="5EF8B608" w:rsidR="005C4F28" w:rsidRPr="00BA7288" w:rsidRDefault="005C4F28" w:rsidP="005C4F28">
            <w:pPr>
              <w:ind w:left="57" w:right="57" w:firstLine="0"/>
              <w:rPr>
                <w:sz w:val="22"/>
                <w:szCs w:val="22"/>
              </w:rPr>
            </w:pPr>
            <w:r w:rsidRPr="00BA7288">
              <w:rPr>
                <w:sz w:val="22"/>
                <w:szCs w:val="22"/>
              </w:rPr>
              <w:t>Строка</w:t>
            </w:r>
          </w:p>
        </w:tc>
        <w:tc>
          <w:tcPr>
            <w:tcW w:w="299" w:type="pct"/>
          </w:tcPr>
          <w:p w14:paraId="529E176A" w14:textId="066C3B29" w:rsidR="005C4F28" w:rsidRPr="00BA7288" w:rsidRDefault="005C4F28" w:rsidP="005C4F28">
            <w:pPr>
              <w:ind w:left="57" w:right="57" w:firstLine="0"/>
              <w:rPr>
                <w:sz w:val="22"/>
                <w:szCs w:val="22"/>
              </w:rPr>
            </w:pPr>
            <w:r w:rsidRPr="00BA7288">
              <w:rPr>
                <w:sz w:val="22"/>
                <w:szCs w:val="22"/>
              </w:rPr>
              <w:t>Да</w:t>
            </w:r>
          </w:p>
        </w:tc>
        <w:tc>
          <w:tcPr>
            <w:tcW w:w="315" w:type="pct"/>
          </w:tcPr>
          <w:p w14:paraId="15F52835" w14:textId="012636BE" w:rsidR="005C4F28" w:rsidRPr="00BA7288" w:rsidRDefault="005C4F28" w:rsidP="005C4F28">
            <w:pPr>
              <w:ind w:left="57" w:right="57" w:firstLine="0"/>
              <w:rPr>
                <w:sz w:val="22"/>
                <w:szCs w:val="22"/>
                <w:lang w:val="en-US"/>
              </w:rPr>
            </w:pPr>
            <w:r w:rsidRPr="00BA7288">
              <w:rPr>
                <w:sz w:val="22"/>
                <w:szCs w:val="22"/>
                <w:lang w:val="en-US"/>
              </w:rPr>
              <w:t>=20</w:t>
            </w:r>
          </w:p>
        </w:tc>
        <w:tc>
          <w:tcPr>
            <w:tcW w:w="2036" w:type="pct"/>
          </w:tcPr>
          <w:p w14:paraId="791445E7" w14:textId="31AE6925" w:rsidR="005C4F28" w:rsidRPr="00BA7288" w:rsidRDefault="005C4F28" w:rsidP="005C4F28">
            <w:pPr>
              <w:ind w:left="57" w:right="57" w:firstLine="0"/>
              <w:rPr>
                <w:bCs/>
                <w:sz w:val="22"/>
                <w:szCs w:val="22"/>
              </w:rPr>
            </w:pPr>
            <w:r w:rsidRPr="00BA7288">
              <w:rPr>
                <w:bCs/>
                <w:sz w:val="22"/>
                <w:szCs w:val="22"/>
              </w:rPr>
              <w:t>Указывается код по бюджетной классификации для отражения операции на ЛС получателя</w:t>
            </w:r>
          </w:p>
        </w:tc>
      </w:tr>
      <w:tr w:rsidR="00915145" w:rsidRPr="005C45CC" w14:paraId="5411D650" w14:textId="77777777" w:rsidTr="005C45CC">
        <w:tc>
          <w:tcPr>
            <w:tcW w:w="1100" w:type="pct"/>
          </w:tcPr>
          <w:p w14:paraId="2CC6C90A" w14:textId="540E207D" w:rsidR="00915145" w:rsidRPr="00BA7288" w:rsidRDefault="00915145" w:rsidP="00915145">
            <w:pPr>
              <w:pStyle w:val="GOSTTablenorm"/>
              <w:rPr>
                <w:szCs w:val="22"/>
              </w:rPr>
            </w:pPr>
            <w:r w:rsidRPr="00BA7288">
              <w:t>Код направления расходования</w:t>
            </w:r>
            <w:r w:rsidRPr="00BA7288">
              <w:rPr>
                <w:lang w:val="en-US"/>
              </w:rPr>
              <w:t xml:space="preserve"> </w:t>
            </w:r>
            <w:r w:rsidRPr="00BA7288">
              <w:t>плательщика</w:t>
            </w:r>
          </w:p>
        </w:tc>
        <w:tc>
          <w:tcPr>
            <w:tcW w:w="750" w:type="pct"/>
          </w:tcPr>
          <w:p w14:paraId="611B496A" w14:textId="52C05430" w:rsidR="00915145" w:rsidRPr="00BA7288" w:rsidRDefault="00915145" w:rsidP="00915145">
            <w:pPr>
              <w:pStyle w:val="GOSTTablenorm"/>
            </w:pPr>
            <w:r w:rsidRPr="00BA7288">
              <w:t>P_CodeObject</w:t>
            </w:r>
          </w:p>
        </w:tc>
        <w:tc>
          <w:tcPr>
            <w:tcW w:w="500" w:type="pct"/>
          </w:tcPr>
          <w:p w14:paraId="6EDC5DF8" w14:textId="1356386C" w:rsidR="00915145" w:rsidRPr="00BA7288" w:rsidRDefault="00915145" w:rsidP="00915145">
            <w:pPr>
              <w:pStyle w:val="GOSTTablenorm"/>
              <w:rPr>
                <w:szCs w:val="22"/>
              </w:rPr>
            </w:pPr>
            <w:r w:rsidRPr="00BA7288">
              <w:t>Строка</w:t>
            </w:r>
          </w:p>
        </w:tc>
        <w:tc>
          <w:tcPr>
            <w:tcW w:w="299" w:type="pct"/>
          </w:tcPr>
          <w:p w14:paraId="170DD39B" w14:textId="6DBF51EF" w:rsidR="00915145" w:rsidRPr="00BA7288" w:rsidRDefault="00915145" w:rsidP="00915145">
            <w:pPr>
              <w:pStyle w:val="GOSTTablenorm"/>
              <w:rPr>
                <w:szCs w:val="22"/>
              </w:rPr>
            </w:pPr>
            <w:r w:rsidRPr="00BA7288">
              <w:t>Нет</w:t>
            </w:r>
          </w:p>
        </w:tc>
        <w:tc>
          <w:tcPr>
            <w:tcW w:w="315" w:type="pct"/>
          </w:tcPr>
          <w:p w14:paraId="087B92FD" w14:textId="10564C5F" w:rsidR="00915145" w:rsidRPr="00BA7288" w:rsidRDefault="00915145" w:rsidP="00915145">
            <w:pPr>
              <w:pStyle w:val="GOSTTablenorm"/>
              <w:rPr>
                <w:szCs w:val="22"/>
                <w:lang w:val="en-US"/>
              </w:rPr>
            </w:pPr>
            <w:r w:rsidRPr="00BA7288">
              <w:t>&lt;=25</w:t>
            </w:r>
          </w:p>
        </w:tc>
        <w:tc>
          <w:tcPr>
            <w:tcW w:w="2036" w:type="pct"/>
          </w:tcPr>
          <w:p w14:paraId="14603DE1" w14:textId="20F45896" w:rsidR="00915145" w:rsidRPr="00BA7288" w:rsidRDefault="00915145" w:rsidP="00915145">
            <w:pPr>
              <w:pStyle w:val="GOSTTablenorm"/>
            </w:pPr>
            <w:r w:rsidRPr="00BA7288">
              <w:t>Указывается код направления расходования для отражения операции на ЛС плательщика.</w:t>
            </w:r>
          </w:p>
          <w:p w14:paraId="07C2B7CD" w14:textId="67B01155" w:rsidR="00915145" w:rsidRPr="00BA7288" w:rsidRDefault="00915145" w:rsidP="00915145">
            <w:pPr>
              <w:pStyle w:val="GOSTTablenorm"/>
              <w:rPr>
                <w:bCs/>
                <w:szCs w:val="22"/>
              </w:rPr>
            </w:pPr>
            <w:r w:rsidRPr="00BA7288">
              <w:t>Обязательно для заполнения, если в параметре «Номер лицевого счета плательщика» (P_PersonalAcc) указан л/с с кодом 71</w:t>
            </w:r>
          </w:p>
        </w:tc>
      </w:tr>
      <w:tr w:rsidR="003E5452" w:rsidRPr="005C45CC" w14:paraId="78D1BA5D" w14:textId="77777777" w:rsidTr="005C45CC">
        <w:tc>
          <w:tcPr>
            <w:tcW w:w="1100" w:type="pct"/>
          </w:tcPr>
          <w:p w14:paraId="705993F6" w14:textId="526D99B6" w:rsidR="003E5452" w:rsidRPr="00BA7288" w:rsidRDefault="003E5452" w:rsidP="003E5452">
            <w:pPr>
              <w:pStyle w:val="GOSTTablenorm"/>
            </w:pPr>
            <w:r w:rsidRPr="00BA7288">
              <w:t>Код источника поступления получателя</w:t>
            </w:r>
          </w:p>
        </w:tc>
        <w:tc>
          <w:tcPr>
            <w:tcW w:w="750" w:type="pct"/>
          </w:tcPr>
          <w:p w14:paraId="378E324A" w14:textId="5120172A" w:rsidR="003E5452" w:rsidRPr="00BA7288" w:rsidRDefault="003E5452" w:rsidP="003E5452">
            <w:pPr>
              <w:pStyle w:val="GOSTTablenorm"/>
            </w:pPr>
            <w:r w:rsidRPr="00BA7288">
              <w:t>R_CodeObject</w:t>
            </w:r>
          </w:p>
        </w:tc>
        <w:tc>
          <w:tcPr>
            <w:tcW w:w="500" w:type="pct"/>
          </w:tcPr>
          <w:p w14:paraId="652C0657" w14:textId="0EC7C87C" w:rsidR="003E5452" w:rsidRPr="00BA7288" w:rsidRDefault="003E5452" w:rsidP="003E5452">
            <w:pPr>
              <w:pStyle w:val="GOSTTablenorm"/>
            </w:pPr>
            <w:r w:rsidRPr="00BA7288">
              <w:t>Строка</w:t>
            </w:r>
          </w:p>
        </w:tc>
        <w:tc>
          <w:tcPr>
            <w:tcW w:w="299" w:type="pct"/>
          </w:tcPr>
          <w:p w14:paraId="64FC200E" w14:textId="43FA9EC9" w:rsidR="003E5452" w:rsidRPr="00BA7288" w:rsidRDefault="003E5452" w:rsidP="003E5452">
            <w:pPr>
              <w:pStyle w:val="GOSTTablenorm"/>
            </w:pPr>
            <w:r w:rsidRPr="00BA7288">
              <w:t>Да</w:t>
            </w:r>
          </w:p>
        </w:tc>
        <w:tc>
          <w:tcPr>
            <w:tcW w:w="315" w:type="pct"/>
          </w:tcPr>
          <w:p w14:paraId="37669ADE" w14:textId="6CDD08E6" w:rsidR="003E5452" w:rsidRPr="00BA7288" w:rsidRDefault="003E5452" w:rsidP="003E5452">
            <w:pPr>
              <w:pStyle w:val="GOSTTablenorm"/>
            </w:pPr>
            <w:r w:rsidRPr="00BA7288">
              <w:t>&lt;=25</w:t>
            </w:r>
          </w:p>
        </w:tc>
        <w:tc>
          <w:tcPr>
            <w:tcW w:w="2036" w:type="pct"/>
          </w:tcPr>
          <w:p w14:paraId="7650120F" w14:textId="61B88A4D" w:rsidR="003E5452" w:rsidRPr="00BA7288" w:rsidRDefault="003E5452" w:rsidP="003E5452">
            <w:pPr>
              <w:pStyle w:val="GOSTTablenorm"/>
            </w:pPr>
            <w:r w:rsidRPr="00BA7288">
              <w:t>Указывается код источника поступления для отражения операции на ЛС по</w:t>
            </w:r>
            <w:r w:rsidR="005306E4" w:rsidRPr="00BA7288">
              <w:t>луча</w:t>
            </w:r>
            <w:r w:rsidRPr="00BA7288">
              <w:t xml:space="preserve">теля </w:t>
            </w:r>
          </w:p>
        </w:tc>
      </w:tr>
      <w:tr w:rsidR="00782899" w:rsidRPr="005C45CC" w14:paraId="2EE5BCDE" w14:textId="77777777" w:rsidTr="005C45CC">
        <w:tc>
          <w:tcPr>
            <w:tcW w:w="1100" w:type="pct"/>
          </w:tcPr>
          <w:p w14:paraId="5AA1BB77" w14:textId="1EA5E280" w:rsidR="00782899" w:rsidRPr="00BA7288" w:rsidRDefault="00782899" w:rsidP="00782899">
            <w:pPr>
              <w:pStyle w:val="GOSTTablenorm"/>
            </w:pPr>
            <w:r w:rsidRPr="00BA7288">
              <w:t xml:space="preserve">ОКС (КМИ) </w:t>
            </w:r>
          </w:p>
        </w:tc>
        <w:tc>
          <w:tcPr>
            <w:tcW w:w="750" w:type="pct"/>
          </w:tcPr>
          <w:p w14:paraId="09A1B9F2" w14:textId="5CEF1AC5" w:rsidR="00782899" w:rsidRPr="00BA7288" w:rsidRDefault="00782899" w:rsidP="00782899">
            <w:pPr>
              <w:pStyle w:val="GOSTTablenorm"/>
            </w:pPr>
            <w:r w:rsidRPr="00BA7288">
              <w:t>DK_CodFAIP</w:t>
            </w:r>
          </w:p>
        </w:tc>
        <w:tc>
          <w:tcPr>
            <w:tcW w:w="500" w:type="pct"/>
          </w:tcPr>
          <w:p w14:paraId="1C673A1B" w14:textId="5BE2E256" w:rsidR="00782899" w:rsidRPr="00BA7288" w:rsidRDefault="00782899" w:rsidP="00782899">
            <w:pPr>
              <w:pStyle w:val="GOSTTablenorm"/>
            </w:pPr>
            <w:r w:rsidRPr="00BA7288">
              <w:t>Строка</w:t>
            </w:r>
          </w:p>
        </w:tc>
        <w:tc>
          <w:tcPr>
            <w:tcW w:w="299" w:type="pct"/>
          </w:tcPr>
          <w:p w14:paraId="3F2CD255" w14:textId="2A11F73A" w:rsidR="00782899" w:rsidRPr="00BA7288" w:rsidRDefault="00782899" w:rsidP="00782899">
            <w:pPr>
              <w:pStyle w:val="GOSTTablenorm"/>
            </w:pPr>
            <w:r w:rsidRPr="00BA7288">
              <w:rPr>
                <w:szCs w:val="22"/>
              </w:rPr>
              <w:t>Нет</w:t>
            </w:r>
          </w:p>
        </w:tc>
        <w:tc>
          <w:tcPr>
            <w:tcW w:w="315" w:type="pct"/>
          </w:tcPr>
          <w:p w14:paraId="358DED62" w14:textId="0E463AD3" w:rsidR="00782899" w:rsidRPr="00BA7288" w:rsidRDefault="00782899" w:rsidP="00782899">
            <w:pPr>
              <w:pStyle w:val="GOSTTablenorm"/>
            </w:pPr>
            <w:r w:rsidRPr="00BA7288">
              <w:t>&lt;=24</w:t>
            </w:r>
          </w:p>
        </w:tc>
        <w:tc>
          <w:tcPr>
            <w:tcW w:w="2036" w:type="pct"/>
          </w:tcPr>
          <w:p w14:paraId="20D88EA9" w14:textId="374B6075" w:rsidR="00782899" w:rsidRPr="00BA7288" w:rsidRDefault="00782899" w:rsidP="00782899">
            <w:pPr>
              <w:pStyle w:val="GOSTTablenorm"/>
              <w:rPr>
                <w:bCs/>
                <w:szCs w:val="22"/>
              </w:rPr>
            </w:pPr>
            <w:r w:rsidRPr="00BA7288">
              <w:t>Указывается код ОКС (КМИ) для отражения операции на ЛС плательщика или ЛС получателя (при наличии)</w:t>
            </w:r>
          </w:p>
        </w:tc>
      </w:tr>
      <w:tr w:rsidR="005C45CC" w:rsidRPr="005C45CC" w14:paraId="277101CF" w14:textId="77777777" w:rsidTr="005C45CC">
        <w:tc>
          <w:tcPr>
            <w:tcW w:w="1100" w:type="pct"/>
          </w:tcPr>
          <w:p w14:paraId="520C6187" w14:textId="740ABB7D" w:rsidR="005C45CC" w:rsidRPr="00C50792" w:rsidRDefault="005C45CC" w:rsidP="005C45CC">
            <w:pPr>
              <w:ind w:left="57" w:right="57" w:firstLine="0"/>
              <w:rPr>
                <w:sz w:val="22"/>
              </w:rPr>
            </w:pPr>
            <w:r w:rsidRPr="00C50792">
              <w:rPr>
                <w:sz w:val="22"/>
              </w:rPr>
              <w:t>Система-источник</w:t>
            </w:r>
            <w:r w:rsidR="002D7995">
              <w:rPr>
                <w:sz w:val="22"/>
              </w:rPr>
              <w:t xml:space="preserve"> плательщика</w:t>
            </w:r>
          </w:p>
        </w:tc>
        <w:tc>
          <w:tcPr>
            <w:tcW w:w="750" w:type="pct"/>
          </w:tcPr>
          <w:p w14:paraId="40065B19" w14:textId="697170D3" w:rsidR="005C45CC" w:rsidRPr="00C50792" w:rsidRDefault="00550683" w:rsidP="00550683">
            <w:pPr>
              <w:pStyle w:val="GOSTTablenorm"/>
            </w:pPr>
            <w:r w:rsidRPr="00C50792">
              <w:t>SI_SubsystemSource</w:t>
            </w:r>
          </w:p>
        </w:tc>
        <w:tc>
          <w:tcPr>
            <w:tcW w:w="500" w:type="pct"/>
          </w:tcPr>
          <w:p w14:paraId="4EE1ACDE" w14:textId="77777777" w:rsidR="005C45CC" w:rsidRPr="00C50792" w:rsidRDefault="005C45CC" w:rsidP="005C45CC">
            <w:pPr>
              <w:ind w:left="57" w:right="57" w:firstLine="0"/>
              <w:rPr>
                <w:sz w:val="22"/>
              </w:rPr>
            </w:pPr>
            <w:r w:rsidRPr="00C50792">
              <w:rPr>
                <w:sz w:val="22"/>
              </w:rPr>
              <w:t>Строка</w:t>
            </w:r>
          </w:p>
        </w:tc>
        <w:tc>
          <w:tcPr>
            <w:tcW w:w="299" w:type="pct"/>
          </w:tcPr>
          <w:p w14:paraId="42B191DF" w14:textId="77777777" w:rsidR="005C45CC" w:rsidRPr="00C50792" w:rsidRDefault="005C45CC" w:rsidP="005C45CC">
            <w:pPr>
              <w:ind w:left="57" w:right="57" w:firstLine="0"/>
              <w:rPr>
                <w:sz w:val="22"/>
              </w:rPr>
            </w:pPr>
            <w:r w:rsidRPr="00C50792">
              <w:rPr>
                <w:sz w:val="22"/>
                <w:szCs w:val="22"/>
              </w:rPr>
              <w:t>Да</w:t>
            </w:r>
          </w:p>
        </w:tc>
        <w:tc>
          <w:tcPr>
            <w:tcW w:w="315" w:type="pct"/>
          </w:tcPr>
          <w:p w14:paraId="3135EDF5" w14:textId="77777777" w:rsidR="005C45CC" w:rsidRPr="00C50792" w:rsidRDefault="005C45CC" w:rsidP="005C45CC">
            <w:pPr>
              <w:ind w:left="57" w:right="57" w:firstLine="0"/>
              <w:rPr>
                <w:sz w:val="22"/>
                <w:lang w:val="en-US"/>
              </w:rPr>
            </w:pPr>
            <w:r w:rsidRPr="00C50792">
              <w:rPr>
                <w:sz w:val="22"/>
              </w:rPr>
              <w:t>&lt;=</w:t>
            </w:r>
            <w:r w:rsidRPr="00C50792">
              <w:rPr>
                <w:sz w:val="22"/>
                <w:lang w:val="en-US"/>
              </w:rPr>
              <w:t>10</w:t>
            </w:r>
          </w:p>
        </w:tc>
        <w:tc>
          <w:tcPr>
            <w:tcW w:w="2036" w:type="pct"/>
          </w:tcPr>
          <w:p w14:paraId="7CF69097" w14:textId="6CEBF3C9" w:rsidR="005C45CC" w:rsidRPr="00C50792" w:rsidRDefault="005C45CC" w:rsidP="005C45CC">
            <w:pPr>
              <w:ind w:left="57" w:right="57" w:firstLine="0"/>
              <w:rPr>
                <w:bCs/>
                <w:sz w:val="22"/>
                <w:szCs w:val="22"/>
              </w:rPr>
            </w:pPr>
            <w:r w:rsidRPr="00C50792">
              <w:rPr>
                <w:bCs/>
                <w:sz w:val="22"/>
                <w:szCs w:val="22"/>
              </w:rPr>
              <w:t>Указывается код системы (подсистемы)</w:t>
            </w:r>
            <w:r w:rsidR="0028486F">
              <w:rPr>
                <w:bCs/>
                <w:sz w:val="22"/>
                <w:szCs w:val="22"/>
              </w:rPr>
              <w:t xml:space="preserve"> плательщика</w:t>
            </w:r>
            <w:r w:rsidRPr="00C50792">
              <w:rPr>
                <w:bCs/>
                <w:sz w:val="22"/>
                <w:szCs w:val="22"/>
              </w:rPr>
              <w:t>.</w:t>
            </w:r>
          </w:p>
          <w:p w14:paraId="1A15E0BA" w14:textId="77777777" w:rsidR="005C45CC" w:rsidRPr="00C50792" w:rsidRDefault="005C45CC" w:rsidP="005C45CC">
            <w:pPr>
              <w:ind w:left="57" w:right="57" w:firstLine="0"/>
              <w:rPr>
                <w:bCs/>
                <w:sz w:val="22"/>
                <w:szCs w:val="22"/>
              </w:rPr>
            </w:pPr>
            <w:r w:rsidRPr="00C50792">
              <w:rPr>
                <w:bCs/>
                <w:sz w:val="22"/>
                <w:szCs w:val="22"/>
              </w:rPr>
              <w:t>Возможные значения:</w:t>
            </w:r>
          </w:p>
          <w:p w14:paraId="545AFA63" w14:textId="77777777" w:rsidR="005C45CC" w:rsidRPr="00C50792" w:rsidRDefault="005C45CC" w:rsidP="00550683">
            <w:pPr>
              <w:pStyle w:val="GOSTTableListMark1"/>
            </w:pPr>
            <w:r w:rsidRPr="00C50792">
              <w:t>«ASFK» – ИС АСФК;</w:t>
            </w:r>
          </w:p>
          <w:p w14:paraId="4144985C" w14:textId="3BC2BEB4" w:rsidR="005C45CC" w:rsidRPr="00C50792" w:rsidRDefault="005C45CC" w:rsidP="00550683">
            <w:pPr>
              <w:pStyle w:val="GOSTTableListMark1"/>
            </w:pPr>
            <w:r w:rsidRPr="00C50792">
              <w:t>«</w:t>
            </w:r>
            <w:r w:rsidR="00597B70">
              <w:rPr>
                <w:lang w:val="en-US"/>
              </w:rPr>
              <w:t>TSE</w:t>
            </w:r>
            <w:r w:rsidRPr="00C50792">
              <w:t>» – ПУР КС ЭБ;</w:t>
            </w:r>
          </w:p>
          <w:p w14:paraId="2FF00EB5" w14:textId="2F7A4008" w:rsidR="005C45CC" w:rsidRPr="00C50792" w:rsidRDefault="005C45CC" w:rsidP="00916C67">
            <w:pPr>
              <w:pStyle w:val="GOSTTableListMark1"/>
              <w:rPr>
                <w:bCs/>
                <w:szCs w:val="22"/>
              </w:rPr>
            </w:pPr>
            <w:r w:rsidRPr="00C50792">
              <w:t xml:space="preserve">«EXP» </w:t>
            </w:r>
            <w:r w:rsidR="00916C67" w:rsidRPr="00C50792">
              <w:t>– ПУР ЭБ</w:t>
            </w:r>
          </w:p>
        </w:tc>
      </w:tr>
      <w:tr w:rsidR="002D7995" w:rsidRPr="005C45CC" w14:paraId="145F6F57" w14:textId="77777777" w:rsidTr="005C45CC">
        <w:tc>
          <w:tcPr>
            <w:tcW w:w="1100" w:type="pct"/>
          </w:tcPr>
          <w:p w14:paraId="18F55700" w14:textId="3F468CB5" w:rsidR="002D7995" w:rsidRPr="00AB1774" w:rsidRDefault="002D7995" w:rsidP="002D7995">
            <w:pPr>
              <w:ind w:left="57" w:right="57" w:firstLine="0"/>
              <w:rPr>
                <w:sz w:val="22"/>
              </w:rPr>
            </w:pPr>
            <w:r w:rsidRPr="00AB1774">
              <w:rPr>
                <w:sz w:val="22"/>
              </w:rPr>
              <w:t>Система-источник получателя</w:t>
            </w:r>
          </w:p>
        </w:tc>
        <w:tc>
          <w:tcPr>
            <w:tcW w:w="750" w:type="pct"/>
          </w:tcPr>
          <w:p w14:paraId="17174D48" w14:textId="28718AFF" w:rsidR="002D7995" w:rsidRPr="00AB1774" w:rsidRDefault="002D7995" w:rsidP="002D7995">
            <w:pPr>
              <w:pStyle w:val="GOSTTablenorm"/>
            </w:pPr>
            <w:r w:rsidRPr="00AB1774">
              <w:t>SI_R_Subsystem</w:t>
            </w:r>
          </w:p>
        </w:tc>
        <w:tc>
          <w:tcPr>
            <w:tcW w:w="500" w:type="pct"/>
          </w:tcPr>
          <w:p w14:paraId="73FC720F" w14:textId="26EE2477" w:rsidR="002D7995" w:rsidRPr="00AB1774" w:rsidRDefault="002D7995" w:rsidP="002D7995">
            <w:pPr>
              <w:ind w:left="57" w:right="57" w:firstLine="0"/>
              <w:rPr>
                <w:sz w:val="22"/>
              </w:rPr>
            </w:pPr>
            <w:r w:rsidRPr="00AB1774">
              <w:t>Строка</w:t>
            </w:r>
          </w:p>
        </w:tc>
        <w:tc>
          <w:tcPr>
            <w:tcW w:w="299" w:type="pct"/>
          </w:tcPr>
          <w:p w14:paraId="36B09E6A" w14:textId="18F9BC2E" w:rsidR="002D7995" w:rsidRPr="00AB1774" w:rsidRDefault="002D7995" w:rsidP="002D7995">
            <w:pPr>
              <w:ind w:left="57" w:right="57" w:firstLine="0"/>
              <w:rPr>
                <w:sz w:val="22"/>
                <w:szCs w:val="22"/>
              </w:rPr>
            </w:pPr>
            <w:r w:rsidRPr="00AB1774">
              <w:rPr>
                <w:szCs w:val="22"/>
              </w:rPr>
              <w:t>Да</w:t>
            </w:r>
          </w:p>
        </w:tc>
        <w:tc>
          <w:tcPr>
            <w:tcW w:w="315" w:type="pct"/>
          </w:tcPr>
          <w:p w14:paraId="30BA10D1" w14:textId="3FB4E71C" w:rsidR="002D7995" w:rsidRPr="00AB1774" w:rsidRDefault="002D7995" w:rsidP="002D7995">
            <w:pPr>
              <w:ind w:left="57" w:right="57" w:firstLine="0"/>
              <w:rPr>
                <w:sz w:val="22"/>
              </w:rPr>
            </w:pPr>
            <w:r w:rsidRPr="00AB1774">
              <w:t>&lt;=</w:t>
            </w:r>
            <w:r w:rsidRPr="00AB1774">
              <w:rPr>
                <w:lang w:val="en-US"/>
              </w:rPr>
              <w:t>10</w:t>
            </w:r>
          </w:p>
        </w:tc>
        <w:tc>
          <w:tcPr>
            <w:tcW w:w="2036" w:type="pct"/>
          </w:tcPr>
          <w:p w14:paraId="54CB5226" w14:textId="0BDF1629" w:rsidR="002D7995" w:rsidRPr="00AB1774" w:rsidRDefault="002D7995" w:rsidP="002D7995">
            <w:pPr>
              <w:ind w:left="57" w:right="57" w:firstLine="0"/>
              <w:rPr>
                <w:bCs/>
                <w:sz w:val="22"/>
                <w:szCs w:val="22"/>
              </w:rPr>
            </w:pPr>
            <w:r w:rsidRPr="00AB1774">
              <w:rPr>
                <w:bCs/>
                <w:sz w:val="22"/>
                <w:szCs w:val="22"/>
              </w:rPr>
              <w:t>Указывается код системы (подсистемы)</w:t>
            </w:r>
            <w:r w:rsidR="0028486F" w:rsidRPr="00AB1774">
              <w:rPr>
                <w:bCs/>
                <w:sz w:val="22"/>
                <w:szCs w:val="22"/>
              </w:rPr>
              <w:t xml:space="preserve"> получателя</w:t>
            </w:r>
            <w:r w:rsidRPr="00AB1774">
              <w:rPr>
                <w:bCs/>
                <w:sz w:val="22"/>
                <w:szCs w:val="22"/>
              </w:rPr>
              <w:t>.</w:t>
            </w:r>
          </w:p>
          <w:p w14:paraId="171B53D9" w14:textId="77777777" w:rsidR="002D7995" w:rsidRPr="00AB1774" w:rsidRDefault="002D7995" w:rsidP="002D7995">
            <w:pPr>
              <w:ind w:left="57" w:right="57" w:firstLine="0"/>
              <w:rPr>
                <w:bCs/>
                <w:sz w:val="22"/>
                <w:szCs w:val="22"/>
              </w:rPr>
            </w:pPr>
            <w:r w:rsidRPr="00AB1774">
              <w:rPr>
                <w:bCs/>
                <w:sz w:val="22"/>
                <w:szCs w:val="22"/>
              </w:rPr>
              <w:t>Возможные значения:</w:t>
            </w:r>
          </w:p>
          <w:p w14:paraId="6D23E044" w14:textId="358D1B7B" w:rsidR="002D7995" w:rsidRPr="00AB1774" w:rsidRDefault="0028486F" w:rsidP="00597B70">
            <w:pPr>
              <w:pStyle w:val="GOSTTableListMark1"/>
              <w:rPr>
                <w:bCs/>
                <w:szCs w:val="22"/>
              </w:rPr>
            </w:pPr>
            <w:r w:rsidRPr="00AB1774">
              <w:t xml:space="preserve"> </w:t>
            </w:r>
            <w:r w:rsidR="002D7995" w:rsidRPr="00AB1774">
              <w:t>«</w:t>
            </w:r>
            <w:r w:rsidR="00597B70">
              <w:rPr>
                <w:lang w:val="en-US"/>
              </w:rPr>
              <w:t>TSE</w:t>
            </w:r>
            <w:r w:rsidRPr="00AB1774">
              <w:t>» – ПУР КС ЭБ</w:t>
            </w:r>
          </w:p>
        </w:tc>
      </w:tr>
      <w:tr w:rsidR="005E1B18" w:rsidRPr="005C45CC" w14:paraId="5E823B26" w14:textId="77777777" w:rsidTr="005C45CC">
        <w:tc>
          <w:tcPr>
            <w:tcW w:w="1100" w:type="pct"/>
          </w:tcPr>
          <w:p w14:paraId="5353631C" w14:textId="722C2B9C" w:rsidR="005E1B18" w:rsidRPr="005E1B18" w:rsidRDefault="005E1B18" w:rsidP="005E1B18">
            <w:pPr>
              <w:pStyle w:val="GOSTTablenorm"/>
            </w:pPr>
            <w:r w:rsidRPr="005E1B18">
              <w:t>Номер вышестоящего КОО</w:t>
            </w:r>
          </w:p>
        </w:tc>
        <w:tc>
          <w:tcPr>
            <w:tcW w:w="750" w:type="pct"/>
          </w:tcPr>
          <w:p w14:paraId="410E0D20" w14:textId="0F410595" w:rsidR="005E1B18" w:rsidRPr="005E1B18" w:rsidRDefault="005E1B18" w:rsidP="005E1B18">
            <w:pPr>
              <w:pStyle w:val="GOSTTablenorm"/>
            </w:pPr>
            <w:r w:rsidRPr="005E1B18">
              <w:t>SI</w:t>
            </w:r>
            <w:r w:rsidRPr="005E1B18">
              <w:rPr>
                <w:lang w:val="en-US"/>
              </w:rPr>
              <w:t>_</w:t>
            </w:r>
            <w:r w:rsidRPr="005E1B18">
              <w:t>HeadDocNum</w:t>
            </w:r>
          </w:p>
        </w:tc>
        <w:tc>
          <w:tcPr>
            <w:tcW w:w="500" w:type="pct"/>
          </w:tcPr>
          <w:p w14:paraId="531A6A4D" w14:textId="68B71CDE" w:rsidR="005E1B18" w:rsidRPr="005E1B18" w:rsidRDefault="005E1B18" w:rsidP="005C45CC">
            <w:pPr>
              <w:ind w:left="57" w:right="57" w:firstLine="0"/>
              <w:rPr>
                <w:sz w:val="22"/>
              </w:rPr>
            </w:pPr>
            <w:r w:rsidRPr="005E1B18">
              <w:rPr>
                <w:sz w:val="22"/>
              </w:rPr>
              <w:t>Строка</w:t>
            </w:r>
          </w:p>
        </w:tc>
        <w:tc>
          <w:tcPr>
            <w:tcW w:w="299" w:type="pct"/>
          </w:tcPr>
          <w:p w14:paraId="376CF878" w14:textId="6E1B7B5F" w:rsidR="005E1B18" w:rsidRPr="005E1B18" w:rsidRDefault="005E1B18" w:rsidP="005C45CC">
            <w:pPr>
              <w:ind w:left="57" w:right="57" w:firstLine="0"/>
              <w:rPr>
                <w:sz w:val="22"/>
                <w:szCs w:val="22"/>
              </w:rPr>
            </w:pPr>
            <w:r w:rsidRPr="005E1B18">
              <w:rPr>
                <w:sz w:val="22"/>
                <w:szCs w:val="22"/>
              </w:rPr>
              <w:t>Нет</w:t>
            </w:r>
          </w:p>
        </w:tc>
        <w:tc>
          <w:tcPr>
            <w:tcW w:w="315" w:type="pct"/>
          </w:tcPr>
          <w:p w14:paraId="6A84EE08" w14:textId="1857EFCF" w:rsidR="005E1B18" w:rsidRPr="005E1B18" w:rsidRDefault="005E1B18" w:rsidP="005C45CC">
            <w:pPr>
              <w:ind w:left="57" w:right="57" w:firstLine="0"/>
              <w:rPr>
                <w:sz w:val="22"/>
                <w:lang w:val="en-US"/>
              </w:rPr>
            </w:pPr>
            <w:r w:rsidRPr="005E1B18">
              <w:rPr>
                <w:sz w:val="22"/>
                <w:lang w:val="en-US"/>
              </w:rPr>
              <w:t>&lt;=50</w:t>
            </w:r>
          </w:p>
        </w:tc>
        <w:tc>
          <w:tcPr>
            <w:tcW w:w="2036" w:type="pct"/>
          </w:tcPr>
          <w:p w14:paraId="39368C63" w14:textId="002698B7" w:rsidR="005E1B18" w:rsidRPr="005E1B18" w:rsidRDefault="005E1B18" w:rsidP="005C45CC">
            <w:pPr>
              <w:ind w:left="57" w:right="57" w:firstLine="0"/>
              <w:rPr>
                <w:bCs/>
                <w:sz w:val="22"/>
                <w:szCs w:val="22"/>
              </w:rPr>
            </w:pPr>
            <w:r w:rsidRPr="005E1B18">
              <w:rPr>
                <w:bCs/>
                <w:sz w:val="22"/>
                <w:szCs w:val="22"/>
              </w:rPr>
              <w:t>У</w:t>
            </w:r>
            <w:r w:rsidR="00741CA8">
              <w:rPr>
                <w:bCs/>
                <w:sz w:val="22"/>
                <w:szCs w:val="22"/>
              </w:rPr>
              <w:t>казывает</w:t>
            </w:r>
            <w:r w:rsidRPr="005E1B18">
              <w:rPr>
                <w:bCs/>
                <w:sz w:val="22"/>
                <w:szCs w:val="22"/>
              </w:rPr>
              <w:t>ся номер вышестоящего КОО.</w:t>
            </w:r>
          </w:p>
          <w:p w14:paraId="08AC8BF7" w14:textId="41E2B556" w:rsidR="005E1B18" w:rsidRPr="005E1B18" w:rsidRDefault="005E1B18" w:rsidP="00741CA8">
            <w:pPr>
              <w:pStyle w:val="GOSTTablenorm"/>
              <w:rPr>
                <w:bCs/>
                <w:szCs w:val="22"/>
              </w:rPr>
            </w:pPr>
            <w:r w:rsidRPr="005E1B18">
              <w:t>Обязательно для заполнения, если в параметре «Вид КОО» (IK_CodeViewKOO) указано значение 02</w:t>
            </w:r>
          </w:p>
        </w:tc>
      </w:tr>
      <w:tr w:rsidR="00AB1774" w:rsidRPr="005C45CC" w14:paraId="1B448090" w14:textId="77777777" w:rsidTr="005C45CC">
        <w:tc>
          <w:tcPr>
            <w:tcW w:w="1100" w:type="pct"/>
          </w:tcPr>
          <w:p w14:paraId="057DAB7E" w14:textId="780564CC" w:rsidR="00AB1774" w:rsidRPr="005E1B18" w:rsidRDefault="00AB1774" w:rsidP="00AB1774">
            <w:pPr>
              <w:pStyle w:val="GOSTTablenorm"/>
            </w:pPr>
            <w:commentRangeStart w:id="1644"/>
            <w:r w:rsidRPr="00A96807">
              <w:t>Идентификатор</w:t>
            </w:r>
            <w:commentRangeEnd w:id="1644"/>
            <w:r>
              <w:rPr>
                <w:rStyle w:val="afff4"/>
              </w:rPr>
              <w:commentReference w:id="1644"/>
            </w:r>
            <w:r w:rsidRPr="00A96807">
              <w:t xml:space="preserve"> </w:t>
            </w:r>
            <w:r>
              <w:t>вышестоящего КОО</w:t>
            </w:r>
          </w:p>
        </w:tc>
        <w:tc>
          <w:tcPr>
            <w:tcW w:w="750" w:type="pct"/>
          </w:tcPr>
          <w:p w14:paraId="4128A6FD" w14:textId="456BD404" w:rsidR="00AB1774" w:rsidRPr="005E1B18" w:rsidRDefault="00AB1774" w:rsidP="00AB1774">
            <w:pPr>
              <w:pStyle w:val="GOSTTablenorm"/>
            </w:pPr>
            <w:r w:rsidRPr="00F75D3C">
              <w:t>SI_ParentDocumentID</w:t>
            </w:r>
          </w:p>
        </w:tc>
        <w:tc>
          <w:tcPr>
            <w:tcW w:w="500" w:type="pct"/>
          </w:tcPr>
          <w:p w14:paraId="4F9B0F4F" w14:textId="54B17220" w:rsidR="00AB1774" w:rsidRPr="005E1B18" w:rsidRDefault="00AB1774" w:rsidP="00AB1774">
            <w:pPr>
              <w:pStyle w:val="GOSTTablenorm"/>
            </w:pPr>
            <w:r>
              <w:rPr>
                <w:lang w:val="en-US"/>
              </w:rPr>
              <w:t>GUID</w:t>
            </w:r>
          </w:p>
        </w:tc>
        <w:tc>
          <w:tcPr>
            <w:tcW w:w="299" w:type="pct"/>
          </w:tcPr>
          <w:p w14:paraId="0AA72AA9" w14:textId="367409D8" w:rsidR="00AB1774" w:rsidRPr="005E1B18" w:rsidRDefault="00AB1774" w:rsidP="00AB1774">
            <w:pPr>
              <w:pStyle w:val="GOSTTablenorm"/>
              <w:rPr>
                <w:szCs w:val="22"/>
              </w:rPr>
            </w:pPr>
            <w:r>
              <w:rPr>
                <w:szCs w:val="22"/>
              </w:rPr>
              <w:t>Нет</w:t>
            </w:r>
          </w:p>
        </w:tc>
        <w:tc>
          <w:tcPr>
            <w:tcW w:w="315" w:type="pct"/>
          </w:tcPr>
          <w:p w14:paraId="4A1C4A85" w14:textId="1CAA839B" w:rsidR="00AB1774" w:rsidRPr="005E1B18" w:rsidRDefault="00AB1774" w:rsidP="00AB1774">
            <w:pPr>
              <w:pStyle w:val="GOSTTablenorm"/>
              <w:rPr>
                <w:lang w:val="en-US"/>
              </w:rPr>
            </w:pPr>
            <w:r>
              <w:rPr>
                <w:lang w:val="en-US"/>
              </w:rPr>
              <w:t>=36</w:t>
            </w:r>
          </w:p>
        </w:tc>
        <w:tc>
          <w:tcPr>
            <w:tcW w:w="2036" w:type="pct"/>
          </w:tcPr>
          <w:p w14:paraId="483A8F01" w14:textId="3F76D49A" w:rsidR="00AB1774" w:rsidRDefault="00AB1774" w:rsidP="00AB1774">
            <w:pPr>
              <w:pStyle w:val="GOSTTablenorm"/>
              <w:rPr>
                <w:bCs/>
                <w:szCs w:val="22"/>
              </w:rPr>
            </w:pPr>
            <w:r>
              <w:rPr>
                <w:bCs/>
                <w:szCs w:val="22"/>
              </w:rPr>
              <w:t>Указывается идентификатор вышестоящего КОО.</w:t>
            </w:r>
          </w:p>
          <w:p w14:paraId="3A63A1D7" w14:textId="00F1B741" w:rsidR="00AB1774" w:rsidRPr="005E1B18" w:rsidRDefault="00AB1774" w:rsidP="00AB1774">
            <w:pPr>
              <w:pStyle w:val="GOSTTablenorm"/>
              <w:rPr>
                <w:bCs/>
                <w:szCs w:val="22"/>
              </w:rPr>
            </w:pPr>
            <w:r w:rsidRPr="005E1B18">
              <w:t>Обязательно для заполнения, если в параметре «Вид КОО» (IK_CodeViewKOO) указано значение 02</w:t>
            </w:r>
          </w:p>
        </w:tc>
      </w:tr>
      <w:tr w:rsidR="005C4F28" w:rsidRPr="005C45CC" w14:paraId="12F3A225" w14:textId="77777777" w:rsidTr="005C45CC">
        <w:tc>
          <w:tcPr>
            <w:tcW w:w="1100" w:type="pct"/>
          </w:tcPr>
          <w:p w14:paraId="76703F69" w14:textId="51BCBE42" w:rsidR="005C4F28" w:rsidRPr="00BA7288" w:rsidRDefault="005C4F28" w:rsidP="00AB1774">
            <w:pPr>
              <w:ind w:left="57" w:right="57" w:firstLine="0"/>
              <w:rPr>
                <w:sz w:val="22"/>
              </w:rPr>
            </w:pPr>
            <w:r w:rsidRPr="00BA7288">
              <w:rPr>
                <w:sz w:val="22"/>
              </w:rPr>
              <w:t xml:space="preserve">Признак отзыва </w:t>
            </w:r>
            <w:r w:rsidR="00AB1774">
              <w:rPr>
                <w:sz w:val="22"/>
              </w:rPr>
              <w:t>(архивирования)</w:t>
            </w:r>
          </w:p>
        </w:tc>
        <w:tc>
          <w:tcPr>
            <w:tcW w:w="750" w:type="pct"/>
          </w:tcPr>
          <w:p w14:paraId="4B3D9F0C" w14:textId="3C446813" w:rsidR="005C4F28" w:rsidRPr="00BA7288" w:rsidRDefault="00784CF5" w:rsidP="007804AA">
            <w:pPr>
              <w:pStyle w:val="GOSTTablenorm"/>
            </w:pPr>
            <w:r>
              <w:rPr>
                <w:lang w:val="en-US"/>
              </w:rPr>
              <w:t>SI_</w:t>
            </w:r>
            <w:r w:rsidR="007804AA">
              <w:t>S</w:t>
            </w:r>
            <w:r w:rsidR="007804AA">
              <w:rPr>
                <w:lang w:val="en-US"/>
              </w:rPr>
              <w:t>ign_R</w:t>
            </w:r>
            <w:r w:rsidR="007804AA" w:rsidRPr="007804AA">
              <w:rPr>
                <w:lang w:val="en-US"/>
              </w:rPr>
              <w:t>ev</w:t>
            </w:r>
            <w:r w:rsidR="000D4448">
              <w:rPr>
                <w:lang w:val="en-US"/>
              </w:rPr>
              <w:t>Arch</w:t>
            </w:r>
            <w:r w:rsidR="007804AA">
              <w:rPr>
                <w:lang w:val="en-US"/>
              </w:rPr>
              <w:t>KOO</w:t>
            </w:r>
          </w:p>
        </w:tc>
        <w:tc>
          <w:tcPr>
            <w:tcW w:w="500" w:type="pct"/>
          </w:tcPr>
          <w:p w14:paraId="160B6B99" w14:textId="6EF0DD94" w:rsidR="005C4F28" w:rsidRPr="00BA7288" w:rsidRDefault="00704FB2" w:rsidP="005C45CC">
            <w:pPr>
              <w:ind w:left="57" w:right="57" w:firstLine="0"/>
              <w:rPr>
                <w:sz w:val="22"/>
              </w:rPr>
            </w:pPr>
            <w:r w:rsidRPr="00BA7288">
              <w:rPr>
                <w:sz w:val="22"/>
              </w:rPr>
              <w:t>Логический</w:t>
            </w:r>
          </w:p>
        </w:tc>
        <w:tc>
          <w:tcPr>
            <w:tcW w:w="299" w:type="pct"/>
          </w:tcPr>
          <w:p w14:paraId="4F2B970F" w14:textId="13953782" w:rsidR="005C4F28" w:rsidRPr="00BA7288" w:rsidRDefault="00362A24" w:rsidP="005C45CC">
            <w:pPr>
              <w:ind w:left="57" w:right="57" w:firstLine="0"/>
              <w:rPr>
                <w:sz w:val="22"/>
                <w:szCs w:val="22"/>
              </w:rPr>
            </w:pPr>
            <w:r>
              <w:rPr>
                <w:sz w:val="22"/>
                <w:szCs w:val="22"/>
              </w:rPr>
              <w:t>Да</w:t>
            </w:r>
          </w:p>
        </w:tc>
        <w:tc>
          <w:tcPr>
            <w:tcW w:w="315" w:type="pct"/>
          </w:tcPr>
          <w:p w14:paraId="564F096B" w14:textId="4A7E755F" w:rsidR="005C4F28" w:rsidRPr="00BA7288" w:rsidRDefault="005C4F28" w:rsidP="005C45CC">
            <w:pPr>
              <w:ind w:left="57" w:right="57" w:firstLine="0"/>
              <w:rPr>
                <w:sz w:val="22"/>
              </w:rPr>
            </w:pPr>
          </w:p>
        </w:tc>
        <w:tc>
          <w:tcPr>
            <w:tcW w:w="2036" w:type="pct"/>
          </w:tcPr>
          <w:p w14:paraId="677B9572" w14:textId="123AE726" w:rsidR="00704FB2" w:rsidRPr="00BA7288" w:rsidRDefault="00704FB2" w:rsidP="00704FB2">
            <w:pPr>
              <w:pStyle w:val="GOSTTablenorm"/>
            </w:pPr>
            <w:r w:rsidRPr="00BA7288">
              <w:t>Указывается признак</w:t>
            </w:r>
            <w:r w:rsidR="000F5547" w:rsidRPr="00BA7288">
              <w:t xml:space="preserve"> </w:t>
            </w:r>
            <w:r w:rsidR="007F4809">
              <w:t xml:space="preserve">по способу </w:t>
            </w:r>
            <w:r w:rsidR="000F5547" w:rsidRPr="00BA7288">
              <w:t>инициации процедуры отзыва</w:t>
            </w:r>
            <w:r w:rsidR="00362A24">
              <w:t>/архивирования</w:t>
            </w:r>
            <w:r w:rsidR="000F5547" w:rsidRPr="00BA7288">
              <w:t xml:space="preserve"> КОО.</w:t>
            </w:r>
          </w:p>
          <w:p w14:paraId="394605CE" w14:textId="3FE5A1C3" w:rsidR="00704FB2" w:rsidRPr="00BA7288" w:rsidRDefault="00704FB2" w:rsidP="00704FB2">
            <w:pPr>
              <w:pStyle w:val="GOSTTablenorm"/>
            </w:pPr>
            <w:r w:rsidRPr="00BA7288">
              <w:t>Может принимать значения:</w:t>
            </w:r>
          </w:p>
          <w:p w14:paraId="4E598D45" w14:textId="2F67C15E" w:rsidR="00704FB2" w:rsidRPr="00BA7288" w:rsidRDefault="00704FB2" w:rsidP="00704FB2">
            <w:pPr>
              <w:pStyle w:val="GOSTTableListMark1"/>
            </w:pPr>
            <w:r w:rsidRPr="00BA7288" w:rsidDel="006B42B4">
              <w:t xml:space="preserve"> </w:t>
            </w:r>
            <w:r w:rsidRPr="00BA7288">
              <w:t xml:space="preserve">«true» </w:t>
            </w:r>
            <w:r w:rsidR="00C02A5B" w:rsidRPr="00BA7288">
              <w:t>–</w:t>
            </w:r>
            <w:r w:rsidRPr="00BA7288">
              <w:t xml:space="preserve"> Да;</w:t>
            </w:r>
          </w:p>
          <w:p w14:paraId="31292816" w14:textId="4332A58D" w:rsidR="005C4F28" w:rsidRPr="00BA7288" w:rsidRDefault="00704FB2" w:rsidP="00704FB2">
            <w:pPr>
              <w:pStyle w:val="GOSTTableListMark1"/>
              <w:rPr>
                <w:bCs/>
                <w:szCs w:val="22"/>
              </w:rPr>
            </w:pPr>
            <w:r w:rsidRPr="00BA7288">
              <w:t xml:space="preserve"> «false» </w:t>
            </w:r>
            <w:r w:rsidR="00C02A5B" w:rsidRPr="00BA7288">
              <w:t>–</w:t>
            </w:r>
            <w:r w:rsidRPr="00BA7288">
              <w:t xml:space="preserve"> Нет</w:t>
            </w:r>
          </w:p>
        </w:tc>
      </w:tr>
      <w:tr w:rsidR="00C8015D" w:rsidRPr="005C45CC" w14:paraId="430C115D" w14:textId="77777777" w:rsidTr="005C45CC">
        <w:tc>
          <w:tcPr>
            <w:tcW w:w="1100" w:type="pct"/>
          </w:tcPr>
          <w:p w14:paraId="3C442245" w14:textId="4C686446" w:rsidR="00C8015D" w:rsidRPr="00645909" w:rsidRDefault="0054383F" w:rsidP="00C8015D">
            <w:pPr>
              <w:ind w:left="57" w:right="57" w:firstLine="0"/>
              <w:rPr>
                <w:sz w:val="22"/>
              </w:rPr>
            </w:pPr>
            <w:r>
              <w:rPr>
                <w:szCs w:val="22"/>
              </w:rPr>
              <w:t xml:space="preserve">Признак первичной обработки в </w:t>
            </w:r>
            <w:r>
              <w:rPr>
                <w:szCs w:val="22"/>
                <w:lang w:val="en-US"/>
              </w:rPr>
              <w:t>SVAP</w:t>
            </w:r>
          </w:p>
        </w:tc>
        <w:tc>
          <w:tcPr>
            <w:tcW w:w="750" w:type="pct"/>
          </w:tcPr>
          <w:p w14:paraId="1CE37807" w14:textId="69828400" w:rsidR="00C8015D" w:rsidRPr="00645909" w:rsidRDefault="0054383F" w:rsidP="0054383F">
            <w:pPr>
              <w:pStyle w:val="GOSTTablenorm"/>
            </w:pPr>
            <w:r>
              <w:t>SI</w:t>
            </w:r>
            <w:r>
              <w:rPr>
                <w:lang w:val="en-US"/>
              </w:rPr>
              <w:t>_</w:t>
            </w:r>
            <w:r w:rsidRPr="00687483">
              <w:t>S</w:t>
            </w:r>
            <w:r>
              <w:t>ign</w:t>
            </w:r>
            <w:r>
              <w:rPr>
                <w:lang w:val="en-US"/>
              </w:rPr>
              <w:t>_</w:t>
            </w:r>
            <w:r w:rsidRPr="00687483">
              <w:t>FistProcSVAP</w:t>
            </w:r>
          </w:p>
        </w:tc>
        <w:tc>
          <w:tcPr>
            <w:tcW w:w="500" w:type="pct"/>
          </w:tcPr>
          <w:p w14:paraId="5D80588B" w14:textId="2B598213" w:rsidR="00C8015D" w:rsidRPr="00645909" w:rsidRDefault="00C8015D" w:rsidP="00C8015D">
            <w:pPr>
              <w:ind w:left="57" w:right="57" w:firstLine="0"/>
              <w:rPr>
                <w:sz w:val="22"/>
              </w:rPr>
            </w:pPr>
            <w:r w:rsidRPr="00645909">
              <w:rPr>
                <w:sz w:val="22"/>
              </w:rPr>
              <w:t>Логический</w:t>
            </w:r>
          </w:p>
        </w:tc>
        <w:tc>
          <w:tcPr>
            <w:tcW w:w="299" w:type="pct"/>
          </w:tcPr>
          <w:p w14:paraId="1FD1A896" w14:textId="23DFD930" w:rsidR="00C8015D" w:rsidRPr="00645909" w:rsidRDefault="00C8015D" w:rsidP="00C8015D">
            <w:pPr>
              <w:ind w:left="57" w:right="57" w:firstLine="0"/>
              <w:rPr>
                <w:sz w:val="22"/>
              </w:rPr>
            </w:pPr>
            <w:r w:rsidRPr="00645909">
              <w:rPr>
                <w:sz w:val="22"/>
              </w:rPr>
              <w:t>Да</w:t>
            </w:r>
          </w:p>
        </w:tc>
        <w:tc>
          <w:tcPr>
            <w:tcW w:w="315" w:type="pct"/>
          </w:tcPr>
          <w:p w14:paraId="493D3F09" w14:textId="7069A0DD" w:rsidR="00C8015D" w:rsidRPr="00645909" w:rsidRDefault="00C8015D" w:rsidP="00C8015D">
            <w:pPr>
              <w:ind w:left="57" w:right="57" w:firstLine="0"/>
              <w:rPr>
                <w:sz w:val="22"/>
              </w:rPr>
            </w:pPr>
          </w:p>
        </w:tc>
        <w:tc>
          <w:tcPr>
            <w:tcW w:w="2036" w:type="pct"/>
          </w:tcPr>
          <w:p w14:paraId="264D8664" w14:textId="35D9C077" w:rsidR="00C8015D" w:rsidRPr="00645909" w:rsidRDefault="00C8015D" w:rsidP="00C8015D">
            <w:pPr>
              <w:ind w:left="57" w:right="57" w:firstLine="0"/>
              <w:rPr>
                <w:sz w:val="22"/>
                <w:szCs w:val="22"/>
                <w:lang w:eastAsia="en-US"/>
              </w:rPr>
            </w:pPr>
            <w:r w:rsidRPr="00645909">
              <w:rPr>
                <w:sz w:val="22"/>
                <w:szCs w:val="22"/>
              </w:rPr>
              <w:t xml:space="preserve">Указывается признак первичной обработки документа в учете (выполнения первого этапа бизнес-цепочки) </w:t>
            </w:r>
            <w:r w:rsidR="00645909" w:rsidRPr="00645909">
              <w:rPr>
                <w:sz w:val="22"/>
                <w:szCs w:val="22"/>
              </w:rPr>
              <w:t xml:space="preserve">по ЛС получателя </w:t>
            </w:r>
            <w:r w:rsidRPr="00645909">
              <w:rPr>
                <w:sz w:val="22"/>
                <w:szCs w:val="22"/>
              </w:rPr>
              <w:t>после перехода на импортозамещенное хранилище учетных данных (SVAP)</w:t>
            </w:r>
            <w:r w:rsidRPr="00645909">
              <w:rPr>
                <w:sz w:val="22"/>
                <w:szCs w:val="22"/>
                <w:lang w:eastAsia="en-US"/>
              </w:rPr>
              <w:t>.</w:t>
            </w:r>
          </w:p>
          <w:p w14:paraId="07297483" w14:textId="77777777" w:rsidR="00C8015D" w:rsidRPr="00645909" w:rsidRDefault="00C8015D" w:rsidP="00C8015D">
            <w:pPr>
              <w:ind w:left="57" w:right="57" w:firstLine="0"/>
              <w:rPr>
                <w:sz w:val="22"/>
              </w:rPr>
            </w:pPr>
            <w:r w:rsidRPr="00645909">
              <w:rPr>
                <w:sz w:val="22"/>
              </w:rPr>
              <w:t>Возможные значения:</w:t>
            </w:r>
          </w:p>
          <w:p w14:paraId="5C677252" w14:textId="40E24EA5" w:rsidR="00C8015D" w:rsidRPr="00645909" w:rsidRDefault="00C8015D" w:rsidP="00C8015D">
            <w:pPr>
              <w:pStyle w:val="GOSTTableListMark1"/>
            </w:pPr>
            <w:r w:rsidRPr="00645909">
              <w:t xml:space="preserve">«true» </w:t>
            </w:r>
            <w:r w:rsidR="00C02A5B" w:rsidRPr="00BA7288">
              <w:t>–</w:t>
            </w:r>
            <w:r w:rsidRPr="00645909">
              <w:t xml:space="preserve"> да;</w:t>
            </w:r>
          </w:p>
          <w:p w14:paraId="4DA80D1E" w14:textId="404D8D55" w:rsidR="00C8015D" w:rsidRPr="00645909" w:rsidRDefault="00C8015D" w:rsidP="00C8015D">
            <w:pPr>
              <w:pStyle w:val="GOSTTableListMark1"/>
              <w:rPr>
                <w:szCs w:val="22"/>
              </w:rPr>
            </w:pPr>
            <w:r w:rsidRPr="00645909">
              <w:t xml:space="preserve">«false» </w:t>
            </w:r>
            <w:r w:rsidR="00C02A5B" w:rsidRPr="00BA7288">
              <w:t>–</w:t>
            </w:r>
            <w:r w:rsidRPr="00645909">
              <w:t xml:space="preserve"> нет</w:t>
            </w:r>
          </w:p>
        </w:tc>
      </w:tr>
      <w:tr w:rsidR="007F6EC0" w:rsidRPr="007F6EC0" w14:paraId="3D026AFF" w14:textId="77777777" w:rsidTr="005C45CC">
        <w:tc>
          <w:tcPr>
            <w:tcW w:w="1100" w:type="pct"/>
          </w:tcPr>
          <w:p w14:paraId="7E20B8F0" w14:textId="5A73D21E" w:rsidR="007F6EC0" w:rsidRPr="00BA7288" w:rsidRDefault="002D4EC7" w:rsidP="008D1F80">
            <w:pPr>
              <w:pStyle w:val="GOSTTablenorm"/>
            </w:pPr>
            <w:r>
              <w:t>ИГК</w:t>
            </w:r>
          </w:p>
        </w:tc>
        <w:tc>
          <w:tcPr>
            <w:tcW w:w="750" w:type="pct"/>
          </w:tcPr>
          <w:p w14:paraId="4863C054" w14:textId="022B550E" w:rsidR="007F6EC0" w:rsidRPr="00BA7288" w:rsidRDefault="005443FB" w:rsidP="007F6EC0">
            <w:pPr>
              <w:pStyle w:val="GOSTTablenorm"/>
              <w:rPr>
                <w:lang w:val="en-US"/>
              </w:rPr>
            </w:pPr>
            <w:r>
              <w:rPr>
                <w:lang w:val="en-US"/>
              </w:rPr>
              <w:t>SI_</w:t>
            </w:r>
            <w:r w:rsidR="007F6EC0" w:rsidRPr="00BA7288">
              <w:rPr>
                <w:lang w:val="en-US"/>
              </w:rPr>
              <w:t>ID_GK</w:t>
            </w:r>
          </w:p>
        </w:tc>
        <w:tc>
          <w:tcPr>
            <w:tcW w:w="500" w:type="pct"/>
          </w:tcPr>
          <w:p w14:paraId="35D63B25" w14:textId="19BA4B29" w:rsidR="007F6EC0" w:rsidRPr="00BA7288" w:rsidRDefault="007F6EC0" w:rsidP="007F6EC0">
            <w:pPr>
              <w:pStyle w:val="GOSTTablenorm"/>
            </w:pPr>
            <w:r w:rsidRPr="00BA7288">
              <w:t>Строка</w:t>
            </w:r>
          </w:p>
        </w:tc>
        <w:tc>
          <w:tcPr>
            <w:tcW w:w="299" w:type="pct"/>
          </w:tcPr>
          <w:p w14:paraId="76A7D21B" w14:textId="1AE21905" w:rsidR="007F6EC0" w:rsidRPr="00BA7288" w:rsidRDefault="007F6EC0" w:rsidP="007F6EC0">
            <w:pPr>
              <w:pStyle w:val="GOSTTablenorm"/>
            </w:pPr>
            <w:r w:rsidRPr="00BA7288">
              <w:t>Да</w:t>
            </w:r>
          </w:p>
        </w:tc>
        <w:tc>
          <w:tcPr>
            <w:tcW w:w="315" w:type="pct"/>
          </w:tcPr>
          <w:p w14:paraId="1F344395" w14:textId="6EE6A656" w:rsidR="007F6EC0" w:rsidRPr="00BA7288" w:rsidRDefault="007F6EC0" w:rsidP="007F6EC0">
            <w:pPr>
              <w:pStyle w:val="GOSTTablenorm"/>
            </w:pPr>
            <w:r w:rsidRPr="00BA7288">
              <w:t>&lt;=25</w:t>
            </w:r>
          </w:p>
        </w:tc>
        <w:tc>
          <w:tcPr>
            <w:tcW w:w="2036" w:type="pct"/>
          </w:tcPr>
          <w:p w14:paraId="331162A7" w14:textId="7C8ECEE9" w:rsidR="007F6EC0" w:rsidRPr="00BA7288" w:rsidRDefault="007F6EC0" w:rsidP="008D1F80">
            <w:pPr>
              <w:pStyle w:val="GOSTTablenorm"/>
            </w:pPr>
            <w:r w:rsidRPr="00BA7288">
              <w:t xml:space="preserve">Указывается идентификатор государственного контракта, соглашения, договора </w:t>
            </w:r>
          </w:p>
        </w:tc>
      </w:tr>
      <w:tr w:rsidR="005C45CC" w:rsidRPr="005C45CC" w14:paraId="74E34246" w14:textId="77777777" w:rsidTr="005C45CC">
        <w:tc>
          <w:tcPr>
            <w:tcW w:w="1100" w:type="pct"/>
          </w:tcPr>
          <w:p w14:paraId="68DED539" w14:textId="77777777" w:rsidR="005C45CC" w:rsidRPr="00BA7288" w:rsidRDefault="005C45CC" w:rsidP="005C45CC">
            <w:pPr>
              <w:ind w:left="57" w:right="57" w:firstLine="0"/>
              <w:rPr>
                <w:sz w:val="22"/>
              </w:rPr>
            </w:pPr>
            <w:r w:rsidRPr="00BA7288">
              <w:rPr>
                <w:sz w:val="22"/>
              </w:rPr>
              <w:t>Сумма остатка исполнения</w:t>
            </w:r>
          </w:p>
        </w:tc>
        <w:tc>
          <w:tcPr>
            <w:tcW w:w="750" w:type="pct"/>
          </w:tcPr>
          <w:p w14:paraId="47A6D0EF" w14:textId="10CD6755" w:rsidR="005C45CC" w:rsidRPr="00BA7288" w:rsidRDefault="005443FB" w:rsidP="009545BB">
            <w:pPr>
              <w:pStyle w:val="GOSTTablenorm"/>
            </w:pPr>
            <w:r w:rsidRPr="00A541B0">
              <w:t>F_PaySum</w:t>
            </w:r>
          </w:p>
        </w:tc>
        <w:tc>
          <w:tcPr>
            <w:tcW w:w="500" w:type="pct"/>
          </w:tcPr>
          <w:p w14:paraId="65AA49DF" w14:textId="77777777" w:rsidR="005C45CC" w:rsidRPr="00BA7288" w:rsidRDefault="005C45CC" w:rsidP="005C45CC">
            <w:pPr>
              <w:ind w:left="57" w:right="57" w:firstLine="0"/>
              <w:rPr>
                <w:sz w:val="22"/>
              </w:rPr>
            </w:pPr>
            <w:r w:rsidRPr="00BA7288">
              <w:rPr>
                <w:sz w:val="22"/>
                <w:szCs w:val="22"/>
              </w:rPr>
              <w:t>Сумма</w:t>
            </w:r>
          </w:p>
        </w:tc>
        <w:tc>
          <w:tcPr>
            <w:tcW w:w="299" w:type="pct"/>
          </w:tcPr>
          <w:p w14:paraId="50E0E32D" w14:textId="77777777" w:rsidR="005C45CC" w:rsidRPr="00BA7288" w:rsidRDefault="005C45CC" w:rsidP="005C45CC">
            <w:pPr>
              <w:ind w:left="57" w:right="57" w:firstLine="0"/>
              <w:rPr>
                <w:sz w:val="22"/>
              </w:rPr>
            </w:pPr>
            <w:r w:rsidRPr="00BA7288">
              <w:rPr>
                <w:sz w:val="22"/>
              </w:rPr>
              <w:t>Нет</w:t>
            </w:r>
          </w:p>
        </w:tc>
        <w:tc>
          <w:tcPr>
            <w:tcW w:w="315" w:type="pct"/>
          </w:tcPr>
          <w:p w14:paraId="5E781627" w14:textId="7A33CC45" w:rsidR="005C45CC" w:rsidRPr="00BA7288" w:rsidRDefault="005C45CC" w:rsidP="005C45CC">
            <w:pPr>
              <w:ind w:left="57" w:right="57" w:firstLine="0"/>
              <w:rPr>
                <w:sz w:val="22"/>
              </w:rPr>
            </w:pPr>
          </w:p>
        </w:tc>
        <w:tc>
          <w:tcPr>
            <w:tcW w:w="2036" w:type="pct"/>
          </w:tcPr>
          <w:p w14:paraId="3FF6CA15" w14:textId="77777777" w:rsidR="005C45CC" w:rsidRPr="00BA7288" w:rsidRDefault="005C45CC" w:rsidP="005C45CC">
            <w:pPr>
              <w:ind w:left="57" w:right="57" w:firstLine="0"/>
              <w:rPr>
                <w:sz w:val="22"/>
              </w:rPr>
            </w:pPr>
            <w:r w:rsidRPr="00BA7288">
              <w:rPr>
                <w:bCs/>
                <w:sz w:val="22"/>
                <w:szCs w:val="22"/>
              </w:rPr>
              <w:t xml:space="preserve">Указывается сумма неисполненного остатка КОО </w:t>
            </w:r>
            <w:r w:rsidRPr="00BA7288">
              <w:rPr>
                <w:sz w:val="22"/>
              </w:rPr>
              <w:t>в валюте Российской Федерации (в рублях) с точностью 2 знака после запятой.</w:t>
            </w:r>
          </w:p>
          <w:p w14:paraId="71AC2A64" w14:textId="142046F8" w:rsidR="005C45CC" w:rsidRPr="00BA7288" w:rsidRDefault="005C45CC" w:rsidP="009545BB">
            <w:pPr>
              <w:ind w:left="57" w:right="57" w:firstLine="0"/>
              <w:rPr>
                <w:bCs/>
                <w:sz w:val="22"/>
                <w:szCs w:val="22"/>
              </w:rPr>
            </w:pPr>
            <w:r w:rsidRPr="00BA7288">
              <w:rPr>
                <w:sz w:val="22"/>
              </w:rPr>
              <w:t>Заполняется при отзыве</w:t>
            </w:r>
            <w:r w:rsidR="009545BB" w:rsidRPr="00BA7288">
              <w:rPr>
                <w:sz w:val="22"/>
              </w:rPr>
              <w:t xml:space="preserve"> КОО и при переводе КОО в архив</w:t>
            </w:r>
          </w:p>
        </w:tc>
      </w:tr>
      <w:tr w:rsidR="005C45CC" w:rsidRPr="005C45CC" w14:paraId="2E6B26FF" w14:textId="77777777" w:rsidTr="005C45CC">
        <w:tc>
          <w:tcPr>
            <w:tcW w:w="1100" w:type="pct"/>
          </w:tcPr>
          <w:p w14:paraId="3F331D59" w14:textId="77777777" w:rsidR="005C45CC" w:rsidRPr="00BA7288" w:rsidRDefault="005C45CC" w:rsidP="005C45CC">
            <w:pPr>
              <w:ind w:left="57" w:right="57" w:firstLine="0"/>
              <w:rPr>
                <w:sz w:val="22"/>
                <w:szCs w:val="22"/>
              </w:rPr>
            </w:pPr>
            <w:r w:rsidRPr="00BA7288">
              <w:rPr>
                <w:sz w:val="22"/>
                <w:szCs w:val="22"/>
              </w:rPr>
              <w:t>Сумма</w:t>
            </w:r>
          </w:p>
        </w:tc>
        <w:tc>
          <w:tcPr>
            <w:tcW w:w="750" w:type="pct"/>
          </w:tcPr>
          <w:p w14:paraId="26F9BC2C" w14:textId="3C148D23" w:rsidR="005C45CC" w:rsidRPr="00BA7288" w:rsidRDefault="009545BB" w:rsidP="009545BB">
            <w:pPr>
              <w:pStyle w:val="GOSTTablenorm"/>
            </w:pPr>
            <w:r w:rsidRPr="00BA7288">
              <w:rPr>
                <w:lang w:val="en-US"/>
              </w:rPr>
              <w:t>HP_</w:t>
            </w:r>
            <w:r w:rsidRPr="00BA7288">
              <w:t>PaySum</w:t>
            </w:r>
          </w:p>
        </w:tc>
        <w:tc>
          <w:tcPr>
            <w:tcW w:w="500" w:type="pct"/>
          </w:tcPr>
          <w:p w14:paraId="55B4997B" w14:textId="77777777" w:rsidR="005C45CC" w:rsidRPr="00BA7288" w:rsidRDefault="005C45CC" w:rsidP="005C45CC">
            <w:pPr>
              <w:ind w:left="57" w:right="57" w:firstLine="0"/>
              <w:rPr>
                <w:sz w:val="22"/>
                <w:szCs w:val="22"/>
              </w:rPr>
            </w:pPr>
            <w:r w:rsidRPr="00BA7288">
              <w:rPr>
                <w:sz w:val="22"/>
                <w:szCs w:val="22"/>
              </w:rPr>
              <w:t>Сумма</w:t>
            </w:r>
          </w:p>
        </w:tc>
        <w:tc>
          <w:tcPr>
            <w:tcW w:w="299" w:type="pct"/>
          </w:tcPr>
          <w:p w14:paraId="0C70F80D" w14:textId="77777777" w:rsidR="005C45CC" w:rsidRPr="00BA7288" w:rsidRDefault="005C45CC" w:rsidP="005C45CC">
            <w:pPr>
              <w:ind w:left="57" w:right="57" w:firstLine="0"/>
              <w:rPr>
                <w:sz w:val="22"/>
                <w:szCs w:val="22"/>
              </w:rPr>
            </w:pPr>
            <w:r w:rsidRPr="00BA7288">
              <w:rPr>
                <w:sz w:val="22"/>
                <w:szCs w:val="22"/>
              </w:rPr>
              <w:t>Да</w:t>
            </w:r>
          </w:p>
        </w:tc>
        <w:tc>
          <w:tcPr>
            <w:tcW w:w="315" w:type="pct"/>
          </w:tcPr>
          <w:p w14:paraId="64E8C191" w14:textId="30305D77" w:rsidR="005C45CC" w:rsidRPr="00BA7288" w:rsidRDefault="005C45CC" w:rsidP="005C45CC">
            <w:pPr>
              <w:ind w:left="57" w:right="57" w:firstLine="0"/>
              <w:rPr>
                <w:sz w:val="22"/>
                <w:szCs w:val="22"/>
              </w:rPr>
            </w:pPr>
          </w:p>
        </w:tc>
        <w:tc>
          <w:tcPr>
            <w:tcW w:w="2036" w:type="pct"/>
          </w:tcPr>
          <w:p w14:paraId="5056D661" w14:textId="77777777" w:rsidR="005C45CC" w:rsidRPr="00BA7288" w:rsidRDefault="005C45CC" w:rsidP="005C45CC">
            <w:pPr>
              <w:ind w:left="57" w:right="57" w:firstLine="0"/>
              <w:rPr>
                <w:sz w:val="22"/>
                <w:szCs w:val="22"/>
              </w:rPr>
            </w:pPr>
            <w:r w:rsidRPr="00BA7288">
              <w:rPr>
                <w:sz w:val="22"/>
                <w:szCs w:val="22"/>
              </w:rPr>
              <w:t xml:space="preserve">Сумма </w:t>
            </w:r>
            <w:r w:rsidRPr="00BA7288">
              <w:rPr>
                <w:sz w:val="22"/>
              </w:rPr>
              <w:t>казначейского обеспечения обязательства в валюте Российской Федерации (в рублях)</w:t>
            </w:r>
            <w:r w:rsidRPr="00BA7288">
              <w:rPr>
                <w:sz w:val="22"/>
                <w:szCs w:val="22"/>
              </w:rPr>
              <w:t xml:space="preserve"> с точностью 2 знака после запятой</w:t>
            </w:r>
          </w:p>
        </w:tc>
      </w:tr>
    </w:tbl>
    <w:p w14:paraId="5AD192B8" w14:textId="4C716053" w:rsidR="002C7ED6" w:rsidRDefault="002C7ED6" w:rsidP="002C7ED6">
      <w:pPr>
        <w:pStyle w:val="51"/>
      </w:pPr>
      <w:bookmarkStart w:id="1645" w:name="_Toc226564483"/>
      <w:bookmarkStart w:id="1646" w:name="_Ref185932365"/>
      <w:bookmarkStart w:id="1647" w:name="_Toc195715244"/>
      <w:r w:rsidRPr="00A775EA">
        <w:t xml:space="preserve">Пример запроса по документу </w:t>
      </w:r>
      <w:r>
        <w:t xml:space="preserve">«Казначейское обеспечение обязательств» (ф. 0506110) </w:t>
      </w:r>
      <w:r w:rsidRPr="00350208">
        <w:t>TSE_0506110_D032</w:t>
      </w:r>
      <w:bookmarkEnd w:id="1645"/>
    </w:p>
    <w:p w14:paraId="2B8F2A68" w14:textId="77777777" w:rsidR="002D4EC7" w:rsidRPr="002D4EC7" w:rsidRDefault="002D4EC7" w:rsidP="002D4EC7">
      <w:pPr>
        <w:pStyle w:val="GOSTScript"/>
        <w:rPr>
          <w:lang w:eastAsia="ko-KR"/>
        </w:rPr>
      </w:pPr>
      <w:r w:rsidRPr="002D4EC7">
        <w:rPr>
          <w:lang w:eastAsia="ko-KR"/>
        </w:rPr>
        <w:t>{</w:t>
      </w:r>
    </w:p>
    <w:p w14:paraId="2E5A96B9" w14:textId="77777777" w:rsidR="002D4EC7" w:rsidRPr="002D4EC7" w:rsidRDefault="002D4EC7" w:rsidP="002D4EC7">
      <w:pPr>
        <w:pStyle w:val="GOSTScript"/>
        <w:rPr>
          <w:lang w:eastAsia="ko-KR"/>
        </w:rPr>
      </w:pPr>
      <w:r w:rsidRPr="002D4EC7">
        <w:rPr>
          <w:lang w:eastAsia="ko-KR"/>
        </w:rPr>
        <w:tab/>
        <w:t>"header": {</w:t>
      </w:r>
    </w:p>
    <w:p w14:paraId="645500DC" w14:textId="77777777" w:rsidR="002D4EC7" w:rsidRPr="002D4EC7" w:rsidRDefault="002D4EC7" w:rsidP="002D4EC7">
      <w:pPr>
        <w:pStyle w:val="GOSTScript"/>
        <w:rPr>
          <w:lang w:eastAsia="ko-KR"/>
        </w:rPr>
      </w:pPr>
      <w:r w:rsidRPr="002D4EC7">
        <w:rPr>
          <w:lang w:eastAsia="ko-KR"/>
        </w:rPr>
        <w:tab/>
      </w:r>
      <w:r w:rsidRPr="002D4EC7">
        <w:rPr>
          <w:lang w:eastAsia="ko-KR"/>
        </w:rPr>
        <w:tab/>
        <w:t>"Source": "TSE",</w:t>
      </w:r>
    </w:p>
    <w:p w14:paraId="2C0EE6F8" w14:textId="77777777" w:rsidR="002D4EC7" w:rsidRPr="002D4EC7" w:rsidRDefault="002D4EC7" w:rsidP="002D4EC7">
      <w:pPr>
        <w:pStyle w:val="GOSTScript"/>
        <w:rPr>
          <w:lang w:eastAsia="ko-KR"/>
        </w:rPr>
      </w:pPr>
      <w:r w:rsidRPr="002D4EC7">
        <w:rPr>
          <w:lang w:eastAsia="ko-KR"/>
        </w:rPr>
        <w:tab/>
      </w:r>
      <w:r w:rsidRPr="002D4EC7">
        <w:rPr>
          <w:lang w:eastAsia="ko-KR"/>
        </w:rPr>
        <w:tab/>
        <w:t>"ReqDateTime": "2025-12-05 10:37:22",</w:t>
      </w:r>
    </w:p>
    <w:p w14:paraId="52BF72E9" w14:textId="77777777" w:rsidR="002D4EC7" w:rsidRPr="002D4EC7" w:rsidRDefault="002D4EC7" w:rsidP="002D4EC7">
      <w:pPr>
        <w:pStyle w:val="GOSTScript"/>
        <w:rPr>
          <w:lang w:eastAsia="ko-KR"/>
        </w:rPr>
      </w:pPr>
      <w:r w:rsidRPr="002D4EC7">
        <w:rPr>
          <w:lang w:eastAsia="ko-KR"/>
        </w:rPr>
        <w:tab/>
      </w:r>
      <w:r w:rsidRPr="002D4EC7">
        <w:rPr>
          <w:lang w:eastAsia="ko-KR"/>
        </w:rPr>
        <w:tab/>
        <w:t>"Version": "1.0",</w:t>
      </w:r>
    </w:p>
    <w:p w14:paraId="15A8450A" w14:textId="77777777" w:rsidR="002D4EC7" w:rsidRPr="002D4EC7" w:rsidRDefault="002D4EC7" w:rsidP="002D4EC7">
      <w:pPr>
        <w:pStyle w:val="GOSTScript"/>
        <w:rPr>
          <w:lang w:eastAsia="ko-KR"/>
        </w:rPr>
      </w:pPr>
      <w:r w:rsidRPr="002D4EC7">
        <w:rPr>
          <w:lang w:eastAsia="ko-KR"/>
        </w:rPr>
        <w:tab/>
      </w:r>
      <w:r w:rsidRPr="002D4EC7">
        <w:rPr>
          <w:lang w:eastAsia="ko-KR"/>
        </w:rPr>
        <w:tab/>
        <w:t>"Params": [</w:t>
      </w:r>
    </w:p>
    <w:p w14:paraId="736D55CA" w14:textId="77777777" w:rsidR="002D4EC7" w:rsidRPr="002D4EC7" w:rsidRDefault="002D4EC7" w:rsidP="002D4EC7">
      <w:pPr>
        <w:pStyle w:val="GOSTScript"/>
        <w:rPr>
          <w:lang w:eastAsia="ko-KR"/>
        </w:rPr>
      </w:pPr>
      <w:r w:rsidRPr="002D4EC7">
        <w:rPr>
          <w:lang w:eastAsia="ko-KR"/>
        </w:rPr>
        <w:tab/>
      </w:r>
      <w:r w:rsidRPr="002D4EC7">
        <w:rPr>
          <w:lang w:eastAsia="ko-KR"/>
        </w:rPr>
        <w:tab/>
      </w:r>
      <w:r w:rsidRPr="002D4EC7">
        <w:rPr>
          <w:lang w:eastAsia="ko-KR"/>
        </w:rPr>
        <w:tab/>
        <w:t>{</w:t>
      </w:r>
    </w:p>
    <w:p w14:paraId="44811953" w14:textId="77777777" w:rsidR="002D4EC7" w:rsidRPr="002D4EC7" w:rsidRDefault="002D4EC7" w:rsidP="002D4EC7">
      <w:pPr>
        <w:pStyle w:val="GOSTScript"/>
        <w:rPr>
          <w:lang w:eastAsia="ko-KR"/>
        </w:rPr>
      </w:pPr>
      <w:r w:rsidRPr="002D4EC7">
        <w:rPr>
          <w:lang w:eastAsia="ko-KR"/>
        </w:rPr>
        <w:tab/>
      </w:r>
      <w:r w:rsidRPr="002D4EC7">
        <w:rPr>
          <w:lang w:eastAsia="ko-KR"/>
        </w:rPr>
        <w:tab/>
      </w:r>
      <w:r w:rsidRPr="002D4EC7">
        <w:rPr>
          <w:lang w:eastAsia="ko-KR"/>
        </w:rPr>
        <w:tab/>
      </w:r>
      <w:r w:rsidRPr="002D4EC7">
        <w:rPr>
          <w:lang w:eastAsia="ko-KR"/>
        </w:rPr>
        <w:tab/>
        <w:t>"param": "example",</w:t>
      </w:r>
    </w:p>
    <w:p w14:paraId="27B55135" w14:textId="77777777" w:rsidR="002D4EC7" w:rsidRPr="002D4EC7" w:rsidRDefault="002D4EC7" w:rsidP="002D4EC7">
      <w:pPr>
        <w:pStyle w:val="GOSTScript"/>
        <w:rPr>
          <w:lang w:eastAsia="ko-KR"/>
        </w:rPr>
      </w:pPr>
      <w:r w:rsidRPr="002D4EC7">
        <w:rPr>
          <w:lang w:eastAsia="ko-KR"/>
        </w:rPr>
        <w:tab/>
      </w:r>
      <w:r w:rsidRPr="002D4EC7">
        <w:rPr>
          <w:lang w:eastAsia="ko-KR"/>
        </w:rPr>
        <w:tab/>
      </w:r>
      <w:r w:rsidRPr="002D4EC7">
        <w:rPr>
          <w:lang w:eastAsia="ko-KR"/>
        </w:rPr>
        <w:tab/>
      </w:r>
      <w:r w:rsidRPr="002D4EC7">
        <w:rPr>
          <w:lang w:eastAsia="ko-KR"/>
        </w:rPr>
        <w:tab/>
        <w:t>"value": "01"</w:t>
      </w:r>
    </w:p>
    <w:p w14:paraId="71F91FBD" w14:textId="77777777" w:rsidR="002D4EC7" w:rsidRPr="002D4EC7" w:rsidRDefault="002D4EC7" w:rsidP="002D4EC7">
      <w:pPr>
        <w:pStyle w:val="GOSTScript"/>
        <w:rPr>
          <w:lang w:eastAsia="ko-KR"/>
        </w:rPr>
      </w:pPr>
      <w:r w:rsidRPr="002D4EC7">
        <w:rPr>
          <w:lang w:eastAsia="ko-KR"/>
        </w:rPr>
        <w:tab/>
      </w:r>
      <w:r w:rsidRPr="002D4EC7">
        <w:rPr>
          <w:lang w:eastAsia="ko-KR"/>
        </w:rPr>
        <w:tab/>
      </w:r>
      <w:r w:rsidRPr="002D4EC7">
        <w:rPr>
          <w:lang w:eastAsia="ko-KR"/>
        </w:rPr>
        <w:tab/>
        <w:t>}</w:t>
      </w:r>
    </w:p>
    <w:p w14:paraId="7D438C6B" w14:textId="77777777" w:rsidR="002D4EC7" w:rsidRPr="002D4EC7" w:rsidRDefault="002D4EC7" w:rsidP="002D4EC7">
      <w:pPr>
        <w:pStyle w:val="GOSTScript"/>
        <w:rPr>
          <w:lang w:eastAsia="ko-KR"/>
        </w:rPr>
      </w:pPr>
      <w:r w:rsidRPr="002D4EC7">
        <w:rPr>
          <w:lang w:eastAsia="ko-KR"/>
        </w:rPr>
        <w:tab/>
      </w:r>
      <w:r w:rsidRPr="002D4EC7">
        <w:rPr>
          <w:lang w:eastAsia="ko-KR"/>
        </w:rPr>
        <w:tab/>
        <w:t>],</w:t>
      </w:r>
    </w:p>
    <w:p w14:paraId="236EE154" w14:textId="77777777" w:rsidR="002D4EC7" w:rsidRPr="002D4EC7" w:rsidRDefault="002D4EC7" w:rsidP="002D4EC7">
      <w:pPr>
        <w:pStyle w:val="GOSTScript"/>
        <w:rPr>
          <w:lang w:eastAsia="ko-KR"/>
        </w:rPr>
      </w:pPr>
      <w:r w:rsidRPr="002D4EC7">
        <w:rPr>
          <w:lang w:eastAsia="ko-KR"/>
        </w:rPr>
        <w:tab/>
      </w:r>
      <w:r w:rsidRPr="002D4EC7">
        <w:rPr>
          <w:lang w:eastAsia="ko-KR"/>
        </w:rPr>
        <w:tab/>
        <w:t>"ReqGuid": "g1a4ie5d-2757-4699-948c-vv72qba94f44",</w:t>
      </w:r>
    </w:p>
    <w:p w14:paraId="6FC7221D" w14:textId="77777777" w:rsidR="002D4EC7" w:rsidRPr="002D4EC7" w:rsidRDefault="002D4EC7" w:rsidP="002D4EC7">
      <w:pPr>
        <w:pStyle w:val="GOSTScript"/>
        <w:rPr>
          <w:lang w:eastAsia="ko-KR"/>
        </w:rPr>
      </w:pPr>
      <w:r w:rsidRPr="002D4EC7">
        <w:rPr>
          <w:lang w:eastAsia="ko-KR"/>
        </w:rPr>
        <w:tab/>
      </w:r>
      <w:r w:rsidRPr="002D4EC7">
        <w:rPr>
          <w:lang w:eastAsia="ko-KR"/>
        </w:rPr>
        <w:tab/>
        <w:t>"DocGuid": "1fd90a7c-e339-46ff-ac39-73029ff81321",</w:t>
      </w:r>
    </w:p>
    <w:p w14:paraId="4574A121" w14:textId="77777777" w:rsidR="002D4EC7" w:rsidRPr="002D4EC7" w:rsidRDefault="002D4EC7" w:rsidP="002D4EC7">
      <w:pPr>
        <w:pStyle w:val="GOSTScript"/>
        <w:rPr>
          <w:lang w:eastAsia="ko-KR"/>
        </w:rPr>
      </w:pPr>
      <w:r w:rsidRPr="002D4EC7">
        <w:rPr>
          <w:lang w:eastAsia="ko-KR"/>
        </w:rPr>
        <w:tab/>
      </w:r>
      <w:r w:rsidRPr="002D4EC7">
        <w:rPr>
          <w:lang w:eastAsia="ko-KR"/>
        </w:rPr>
        <w:tab/>
        <w:t>"RequestType": "ACCOUNTING",</w:t>
      </w:r>
    </w:p>
    <w:p w14:paraId="26564CBA" w14:textId="77777777" w:rsidR="002D4EC7" w:rsidRPr="002D4EC7" w:rsidRDefault="002D4EC7" w:rsidP="002D4EC7">
      <w:pPr>
        <w:pStyle w:val="GOSTScript"/>
        <w:rPr>
          <w:lang w:eastAsia="ko-KR"/>
        </w:rPr>
      </w:pPr>
      <w:r w:rsidRPr="002D4EC7">
        <w:rPr>
          <w:lang w:eastAsia="ko-KR"/>
        </w:rPr>
        <w:tab/>
      </w:r>
      <w:r w:rsidRPr="002D4EC7">
        <w:rPr>
          <w:lang w:eastAsia="ko-KR"/>
        </w:rPr>
        <w:tab/>
        <w:t>"TypeDoc": "TSE_0506110_D032",</w:t>
      </w:r>
    </w:p>
    <w:p w14:paraId="57CA37F6" w14:textId="77777777" w:rsidR="002D4EC7" w:rsidRPr="002D4EC7" w:rsidRDefault="002D4EC7" w:rsidP="002D4EC7">
      <w:pPr>
        <w:pStyle w:val="GOSTScript"/>
        <w:rPr>
          <w:lang w:eastAsia="ko-KR"/>
        </w:rPr>
      </w:pPr>
      <w:r w:rsidRPr="002D4EC7">
        <w:rPr>
          <w:lang w:eastAsia="ko-KR"/>
        </w:rPr>
        <w:tab/>
      </w:r>
      <w:r w:rsidRPr="002D4EC7">
        <w:rPr>
          <w:lang w:eastAsia="ko-KR"/>
        </w:rPr>
        <w:tab/>
        <w:t>"Stage": "auth",</w:t>
      </w:r>
    </w:p>
    <w:p w14:paraId="03D1C1A5" w14:textId="77777777" w:rsidR="002D4EC7" w:rsidRPr="002D4EC7" w:rsidRDefault="002D4EC7" w:rsidP="002D4EC7">
      <w:pPr>
        <w:pStyle w:val="GOSTScript"/>
        <w:rPr>
          <w:lang w:eastAsia="ko-KR"/>
        </w:rPr>
      </w:pPr>
      <w:r w:rsidRPr="002D4EC7">
        <w:rPr>
          <w:lang w:eastAsia="ko-KR"/>
        </w:rPr>
        <w:tab/>
      </w:r>
      <w:r w:rsidRPr="002D4EC7">
        <w:rPr>
          <w:lang w:eastAsia="ko-KR"/>
        </w:rPr>
        <w:tab/>
        <w:t>"BalLevContrl": 0,</w:t>
      </w:r>
    </w:p>
    <w:p w14:paraId="20FE9249" w14:textId="77777777" w:rsidR="002D4EC7" w:rsidRPr="002D4EC7" w:rsidRDefault="002D4EC7" w:rsidP="002D4EC7">
      <w:pPr>
        <w:pStyle w:val="GOSTScript"/>
        <w:rPr>
          <w:lang w:eastAsia="ko-KR"/>
        </w:rPr>
      </w:pPr>
      <w:r w:rsidRPr="002D4EC7">
        <w:rPr>
          <w:lang w:eastAsia="ko-KR"/>
        </w:rPr>
        <w:tab/>
      </w:r>
      <w:r w:rsidRPr="002D4EC7">
        <w:rPr>
          <w:lang w:eastAsia="ko-KR"/>
        </w:rPr>
        <w:tab/>
        <w:t>"Subject": "6000",</w:t>
      </w:r>
    </w:p>
    <w:p w14:paraId="613ECEF6" w14:textId="77777777" w:rsidR="002D4EC7" w:rsidRPr="002D4EC7" w:rsidRDefault="002D4EC7" w:rsidP="002D4EC7">
      <w:pPr>
        <w:pStyle w:val="GOSTScript"/>
        <w:rPr>
          <w:lang w:eastAsia="ko-KR"/>
        </w:rPr>
      </w:pPr>
      <w:r w:rsidRPr="002D4EC7">
        <w:rPr>
          <w:lang w:eastAsia="ko-KR"/>
        </w:rPr>
        <w:tab/>
      </w:r>
      <w:r w:rsidRPr="002D4EC7">
        <w:rPr>
          <w:lang w:eastAsia="ko-KR"/>
        </w:rPr>
        <w:tab/>
        <w:t>"SettlementDate": "2025-12-05"</w:t>
      </w:r>
    </w:p>
    <w:p w14:paraId="4196A868" w14:textId="77777777" w:rsidR="002D4EC7" w:rsidRPr="002D4EC7" w:rsidRDefault="002D4EC7" w:rsidP="002D4EC7">
      <w:pPr>
        <w:pStyle w:val="GOSTScript"/>
        <w:rPr>
          <w:lang w:eastAsia="ko-KR"/>
        </w:rPr>
      </w:pPr>
      <w:r w:rsidRPr="002D4EC7">
        <w:rPr>
          <w:lang w:eastAsia="ko-KR"/>
        </w:rPr>
        <w:tab/>
        <w:t>},</w:t>
      </w:r>
    </w:p>
    <w:p w14:paraId="4BC76CFB" w14:textId="77777777" w:rsidR="002D4EC7" w:rsidRPr="002D4EC7" w:rsidRDefault="002D4EC7" w:rsidP="002D4EC7">
      <w:pPr>
        <w:pStyle w:val="GOSTScript"/>
        <w:rPr>
          <w:lang w:eastAsia="ko-KR"/>
        </w:rPr>
      </w:pPr>
      <w:r w:rsidRPr="002D4EC7">
        <w:rPr>
          <w:lang w:eastAsia="ko-KR"/>
        </w:rPr>
        <w:tab/>
        <w:t>"document": {</w:t>
      </w:r>
    </w:p>
    <w:p w14:paraId="3CACB2CC" w14:textId="77777777" w:rsidR="002D4EC7" w:rsidRPr="002D4EC7" w:rsidRDefault="002D4EC7" w:rsidP="002D4EC7">
      <w:pPr>
        <w:pStyle w:val="GOSTScript"/>
        <w:rPr>
          <w:lang w:eastAsia="ko-KR"/>
        </w:rPr>
      </w:pPr>
      <w:r w:rsidRPr="002D4EC7">
        <w:rPr>
          <w:lang w:eastAsia="ko-KR"/>
        </w:rPr>
        <w:tab/>
      </w:r>
      <w:r w:rsidRPr="002D4EC7">
        <w:rPr>
          <w:lang w:eastAsia="ko-KR"/>
        </w:rPr>
        <w:tab/>
        <w:t>"HP_DocNum": "388704",</w:t>
      </w:r>
    </w:p>
    <w:p w14:paraId="48541F3D" w14:textId="77777777" w:rsidR="002D4EC7" w:rsidRPr="002D4EC7" w:rsidRDefault="002D4EC7" w:rsidP="002D4EC7">
      <w:pPr>
        <w:pStyle w:val="GOSTScript"/>
        <w:rPr>
          <w:lang w:eastAsia="ko-KR"/>
        </w:rPr>
      </w:pPr>
      <w:r w:rsidRPr="002D4EC7">
        <w:rPr>
          <w:lang w:eastAsia="ko-KR"/>
        </w:rPr>
        <w:tab/>
      </w:r>
      <w:r w:rsidRPr="002D4EC7">
        <w:rPr>
          <w:lang w:eastAsia="ko-KR"/>
        </w:rPr>
        <w:tab/>
        <w:t>"HP_DocDate": "2025-10-13",</w:t>
      </w:r>
    </w:p>
    <w:p w14:paraId="5E3F4CE9" w14:textId="77777777" w:rsidR="002D4EC7" w:rsidRPr="002D4EC7" w:rsidRDefault="002D4EC7" w:rsidP="002D4EC7">
      <w:pPr>
        <w:pStyle w:val="GOSTScript"/>
        <w:rPr>
          <w:lang w:eastAsia="ko-KR"/>
        </w:rPr>
      </w:pPr>
      <w:r w:rsidRPr="002D4EC7">
        <w:rPr>
          <w:lang w:eastAsia="ko-KR"/>
        </w:rPr>
        <w:tab/>
      </w:r>
      <w:r w:rsidRPr="002D4EC7">
        <w:rPr>
          <w:lang w:eastAsia="ko-KR"/>
        </w:rPr>
        <w:tab/>
        <w:t>"SI_DocType": "</w:t>
      </w:r>
      <w:r>
        <w:rPr>
          <w:lang w:eastAsia="ko-KR"/>
        </w:rPr>
        <w:t>АКР</w:t>
      </w:r>
      <w:r w:rsidRPr="002D4EC7">
        <w:rPr>
          <w:lang w:eastAsia="ko-KR"/>
        </w:rPr>
        <w:t>",</w:t>
      </w:r>
    </w:p>
    <w:p w14:paraId="3D767A1C" w14:textId="77777777" w:rsidR="002D4EC7" w:rsidRPr="002D4EC7" w:rsidRDefault="002D4EC7" w:rsidP="002D4EC7">
      <w:pPr>
        <w:pStyle w:val="GOSTScript"/>
        <w:rPr>
          <w:lang w:eastAsia="ko-KR"/>
        </w:rPr>
      </w:pPr>
      <w:r w:rsidRPr="002D4EC7">
        <w:rPr>
          <w:lang w:eastAsia="ko-KR"/>
        </w:rPr>
        <w:tab/>
      </w:r>
      <w:r w:rsidRPr="002D4EC7">
        <w:rPr>
          <w:lang w:eastAsia="ko-KR"/>
        </w:rPr>
        <w:tab/>
        <w:t>"IK_CodeViewKOO": "01",</w:t>
      </w:r>
    </w:p>
    <w:p w14:paraId="05375A7E" w14:textId="77777777" w:rsidR="002D4EC7" w:rsidRPr="002D4EC7" w:rsidRDefault="002D4EC7" w:rsidP="002D4EC7">
      <w:pPr>
        <w:pStyle w:val="GOSTScript"/>
        <w:rPr>
          <w:lang w:eastAsia="ko-KR"/>
        </w:rPr>
      </w:pPr>
      <w:r w:rsidRPr="002D4EC7">
        <w:rPr>
          <w:lang w:eastAsia="ko-KR"/>
        </w:rPr>
        <w:tab/>
      </w:r>
      <w:r w:rsidRPr="002D4EC7">
        <w:rPr>
          <w:lang w:eastAsia="ko-KR"/>
        </w:rPr>
        <w:tab/>
        <w:t>"SystemInformation_AccessLevelStereotype": 0,</w:t>
      </w:r>
    </w:p>
    <w:p w14:paraId="379750D7" w14:textId="77777777" w:rsidR="002D4EC7" w:rsidRPr="002D4EC7" w:rsidRDefault="002D4EC7" w:rsidP="002D4EC7">
      <w:pPr>
        <w:pStyle w:val="GOSTScript"/>
        <w:rPr>
          <w:lang w:eastAsia="ko-KR"/>
        </w:rPr>
      </w:pPr>
      <w:r w:rsidRPr="002D4EC7">
        <w:rPr>
          <w:lang w:eastAsia="ko-KR"/>
        </w:rPr>
        <w:tab/>
      </w:r>
      <w:r w:rsidRPr="002D4EC7">
        <w:rPr>
          <w:lang w:eastAsia="ko-KR"/>
        </w:rPr>
        <w:tab/>
        <w:t>"P_CheckAcc": "03212643000000018700",</w:t>
      </w:r>
    </w:p>
    <w:p w14:paraId="4305235E" w14:textId="77777777" w:rsidR="002D4EC7" w:rsidRPr="002D4EC7" w:rsidRDefault="002D4EC7" w:rsidP="002D4EC7">
      <w:pPr>
        <w:pStyle w:val="GOSTScript"/>
        <w:rPr>
          <w:lang w:eastAsia="ko-KR"/>
        </w:rPr>
      </w:pPr>
      <w:r w:rsidRPr="002D4EC7">
        <w:rPr>
          <w:lang w:eastAsia="ko-KR"/>
        </w:rPr>
        <w:tab/>
      </w:r>
      <w:r w:rsidRPr="002D4EC7">
        <w:rPr>
          <w:lang w:eastAsia="ko-KR"/>
        </w:rPr>
        <w:tab/>
        <w:t>"F_CodeKOFK": "6201",</w:t>
      </w:r>
    </w:p>
    <w:p w14:paraId="372AB021" w14:textId="77777777" w:rsidR="002D4EC7" w:rsidRPr="002D4EC7" w:rsidRDefault="002D4EC7" w:rsidP="002D4EC7">
      <w:pPr>
        <w:pStyle w:val="GOSTScript"/>
        <w:rPr>
          <w:lang w:eastAsia="ko-KR"/>
        </w:rPr>
      </w:pPr>
      <w:r w:rsidRPr="002D4EC7">
        <w:rPr>
          <w:lang w:eastAsia="ko-KR"/>
        </w:rPr>
        <w:tab/>
      </w:r>
      <w:r w:rsidRPr="002D4EC7">
        <w:rPr>
          <w:lang w:eastAsia="ko-KR"/>
        </w:rPr>
        <w:tab/>
        <w:t>"P_PersonalAcc": "41051001031",</w:t>
      </w:r>
    </w:p>
    <w:p w14:paraId="7BB3B9CD" w14:textId="77777777" w:rsidR="002D4EC7" w:rsidRPr="002D4EC7" w:rsidRDefault="002D4EC7" w:rsidP="002D4EC7">
      <w:pPr>
        <w:pStyle w:val="GOSTScript"/>
        <w:rPr>
          <w:lang w:eastAsia="ko-KR"/>
        </w:rPr>
      </w:pPr>
      <w:r w:rsidRPr="002D4EC7">
        <w:rPr>
          <w:lang w:eastAsia="ko-KR"/>
        </w:rPr>
        <w:tab/>
      </w:r>
      <w:r w:rsidRPr="002D4EC7">
        <w:rPr>
          <w:lang w:eastAsia="ko-KR"/>
        </w:rPr>
        <w:tab/>
        <w:t>"R_CheckAcc": "03212643000000016200",</w:t>
      </w:r>
    </w:p>
    <w:p w14:paraId="38EBE92E" w14:textId="77777777" w:rsidR="002D4EC7" w:rsidRPr="002D4EC7" w:rsidRDefault="002D4EC7" w:rsidP="002D4EC7">
      <w:pPr>
        <w:pStyle w:val="GOSTScript"/>
        <w:rPr>
          <w:lang w:eastAsia="ko-KR"/>
        </w:rPr>
      </w:pPr>
      <w:r w:rsidRPr="002D4EC7">
        <w:rPr>
          <w:lang w:eastAsia="ko-KR"/>
        </w:rPr>
        <w:tab/>
      </w:r>
      <w:r w:rsidRPr="002D4EC7">
        <w:rPr>
          <w:lang w:eastAsia="ko-KR"/>
        </w:rPr>
        <w:tab/>
        <w:t>"W_CodeKOFK": "6200",</w:t>
      </w:r>
    </w:p>
    <w:p w14:paraId="4D5D5F5A" w14:textId="77777777" w:rsidR="002D4EC7" w:rsidRPr="002D4EC7" w:rsidRDefault="002D4EC7" w:rsidP="002D4EC7">
      <w:pPr>
        <w:pStyle w:val="GOSTScript"/>
        <w:rPr>
          <w:lang w:eastAsia="ko-KR"/>
        </w:rPr>
      </w:pPr>
      <w:r w:rsidRPr="002D4EC7">
        <w:rPr>
          <w:lang w:eastAsia="ko-KR"/>
        </w:rPr>
        <w:tab/>
      </w:r>
      <w:r w:rsidRPr="002D4EC7">
        <w:rPr>
          <w:lang w:eastAsia="ko-KR"/>
        </w:rPr>
        <w:tab/>
        <w:t>"R_PersonalAcc": "41621</w:t>
      </w:r>
      <w:r>
        <w:rPr>
          <w:lang w:eastAsia="ko-KR"/>
        </w:rPr>
        <w:t>А</w:t>
      </w:r>
      <w:r w:rsidRPr="002D4EC7">
        <w:rPr>
          <w:lang w:eastAsia="ko-KR"/>
        </w:rPr>
        <w:t>19827",</w:t>
      </w:r>
    </w:p>
    <w:p w14:paraId="121FF124" w14:textId="77777777" w:rsidR="002D4EC7" w:rsidRPr="002D4EC7" w:rsidRDefault="002D4EC7" w:rsidP="002D4EC7">
      <w:pPr>
        <w:pStyle w:val="GOSTScript"/>
        <w:rPr>
          <w:lang w:eastAsia="ko-KR"/>
        </w:rPr>
      </w:pPr>
      <w:r w:rsidRPr="002D4EC7">
        <w:rPr>
          <w:lang w:eastAsia="ko-KR"/>
        </w:rPr>
        <w:tab/>
      </w:r>
      <w:r w:rsidRPr="002D4EC7">
        <w:rPr>
          <w:lang w:eastAsia="ko-KR"/>
        </w:rPr>
        <w:tab/>
        <w:t>"R_AnalyticCode": "25000210",</w:t>
      </w:r>
    </w:p>
    <w:p w14:paraId="6E72A5B4" w14:textId="77777777" w:rsidR="002D4EC7" w:rsidRPr="002D4EC7" w:rsidRDefault="002D4EC7" w:rsidP="002D4EC7">
      <w:pPr>
        <w:pStyle w:val="GOSTScript"/>
        <w:rPr>
          <w:lang w:eastAsia="ko-KR"/>
        </w:rPr>
      </w:pPr>
      <w:r w:rsidRPr="002D4EC7">
        <w:rPr>
          <w:lang w:eastAsia="ko-KR"/>
        </w:rPr>
        <w:tab/>
      </w:r>
      <w:r w:rsidRPr="002D4EC7">
        <w:rPr>
          <w:lang w:eastAsia="ko-KR"/>
        </w:rPr>
        <w:tab/>
        <w:t>"R_KBK": "18201063940290059244",</w:t>
      </w:r>
    </w:p>
    <w:p w14:paraId="3F4BCA00" w14:textId="77777777" w:rsidR="002D4EC7" w:rsidRPr="002D4EC7" w:rsidRDefault="002D4EC7" w:rsidP="002D4EC7">
      <w:pPr>
        <w:pStyle w:val="GOSTScript"/>
        <w:rPr>
          <w:lang w:eastAsia="ko-KR"/>
        </w:rPr>
      </w:pPr>
      <w:r w:rsidRPr="002D4EC7">
        <w:rPr>
          <w:lang w:eastAsia="ko-KR"/>
        </w:rPr>
        <w:tab/>
      </w:r>
      <w:r w:rsidRPr="002D4EC7">
        <w:rPr>
          <w:lang w:eastAsia="ko-KR"/>
        </w:rPr>
        <w:tab/>
        <w:t>"R_CodeObject": "3888016",</w:t>
      </w:r>
    </w:p>
    <w:p w14:paraId="59913325" w14:textId="77777777" w:rsidR="002D4EC7" w:rsidRPr="002D4EC7" w:rsidRDefault="002D4EC7" w:rsidP="002D4EC7">
      <w:pPr>
        <w:pStyle w:val="GOSTScript"/>
        <w:rPr>
          <w:lang w:eastAsia="ko-KR"/>
        </w:rPr>
      </w:pPr>
      <w:r w:rsidRPr="002D4EC7">
        <w:rPr>
          <w:lang w:eastAsia="ko-KR"/>
        </w:rPr>
        <w:tab/>
      </w:r>
      <w:r w:rsidRPr="002D4EC7">
        <w:rPr>
          <w:lang w:eastAsia="ko-KR"/>
        </w:rPr>
        <w:tab/>
        <w:t>"SI_SubsystemSource": "EXP",</w:t>
      </w:r>
    </w:p>
    <w:p w14:paraId="326407C8" w14:textId="67079722" w:rsidR="002D4EC7" w:rsidRPr="002D4EC7" w:rsidRDefault="002D4EC7" w:rsidP="002D4EC7">
      <w:pPr>
        <w:pStyle w:val="GOSTScript"/>
        <w:rPr>
          <w:lang w:eastAsia="ko-KR"/>
        </w:rPr>
      </w:pPr>
      <w:r w:rsidRPr="002D4EC7">
        <w:rPr>
          <w:lang w:eastAsia="ko-KR"/>
        </w:rPr>
        <w:tab/>
      </w:r>
      <w:r w:rsidRPr="002D4EC7">
        <w:rPr>
          <w:lang w:eastAsia="ko-KR"/>
        </w:rPr>
        <w:tab/>
        <w:t>"SI_R_Subsystem": "</w:t>
      </w:r>
      <w:r w:rsidR="00597B70">
        <w:rPr>
          <w:lang w:eastAsia="ko-KR"/>
        </w:rPr>
        <w:t>TSE</w:t>
      </w:r>
      <w:r w:rsidRPr="002D4EC7">
        <w:rPr>
          <w:lang w:eastAsia="ko-KR"/>
        </w:rPr>
        <w:t>",</w:t>
      </w:r>
    </w:p>
    <w:p w14:paraId="428B485E" w14:textId="77777777" w:rsidR="002D4EC7" w:rsidRPr="002D4EC7" w:rsidRDefault="002D4EC7" w:rsidP="002D4EC7">
      <w:pPr>
        <w:pStyle w:val="GOSTScript"/>
        <w:rPr>
          <w:lang w:eastAsia="ko-KR"/>
        </w:rPr>
      </w:pPr>
      <w:r w:rsidRPr="002D4EC7">
        <w:rPr>
          <w:lang w:eastAsia="ko-KR"/>
        </w:rPr>
        <w:tab/>
      </w:r>
      <w:r w:rsidRPr="002D4EC7">
        <w:rPr>
          <w:lang w:eastAsia="ko-KR"/>
        </w:rPr>
        <w:tab/>
        <w:t>"SI_Sign_RevArchKOO": false,</w:t>
      </w:r>
    </w:p>
    <w:p w14:paraId="74640747" w14:textId="77777777" w:rsidR="002D4EC7" w:rsidRPr="002D4EC7" w:rsidRDefault="002D4EC7" w:rsidP="002D4EC7">
      <w:pPr>
        <w:pStyle w:val="GOSTScript"/>
        <w:rPr>
          <w:lang w:eastAsia="ko-KR"/>
        </w:rPr>
      </w:pPr>
      <w:r w:rsidRPr="002D4EC7">
        <w:rPr>
          <w:lang w:eastAsia="ko-KR"/>
        </w:rPr>
        <w:tab/>
      </w:r>
      <w:r w:rsidRPr="002D4EC7">
        <w:rPr>
          <w:lang w:eastAsia="ko-KR"/>
        </w:rPr>
        <w:tab/>
        <w:t>"SI_Sign_FistProcSVAP": true,</w:t>
      </w:r>
    </w:p>
    <w:p w14:paraId="3C78136C" w14:textId="77777777" w:rsidR="002D4EC7" w:rsidRPr="002D4EC7" w:rsidRDefault="002D4EC7" w:rsidP="002D4EC7">
      <w:pPr>
        <w:pStyle w:val="GOSTScript"/>
        <w:rPr>
          <w:lang w:eastAsia="ko-KR"/>
        </w:rPr>
      </w:pPr>
      <w:r w:rsidRPr="002D4EC7">
        <w:rPr>
          <w:lang w:eastAsia="ko-KR"/>
        </w:rPr>
        <w:tab/>
      </w:r>
      <w:r w:rsidRPr="002D4EC7">
        <w:rPr>
          <w:lang w:eastAsia="ko-KR"/>
        </w:rPr>
        <w:tab/>
        <w:t>"SI_ID_GK": "03732000021200010001",</w:t>
      </w:r>
    </w:p>
    <w:p w14:paraId="658DEDF9" w14:textId="77777777" w:rsidR="002D4EC7" w:rsidRDefault="002D4EC7" w:rsidP="002D4EC7">
      <w:pPr>
        <w:pStyle w:val="GOSTScript"/>
        <w:rPr>
          <w:lang w:eastAsia="ko-KR"/>
        </w:rPr>
      </w:pPr>
      <w:r w:rsidRPr="002D4EC7">
        <w:rPr>
          <w:lang w:eastAsia="ko-KR"/>
        </w:rPr>
        <w:tab/>
      </w:r>
      <w:r w:rsidRPr="002D4EC7">
        <w:rPr>
          <w:lang w:eastAsia="ko-KR"/>
        </w:rPr>
        <w:tab/>
      </w:r>
      <w:r>
        <w:rPr>
          <w:lang w:eastAsia="ko-KR"/>
        </w:rPr>
        <w:t>"HP_PaySum": 752200.0</w:t>
      </w:r>
    </w:p>
    <w:p w14:paraId="10EF5E33" w14:textId="77777777" w:rsidR="002D4EC7" w:rsidRDefault="002D4EC7" w:rsidP="002D4EC7">
      <w:pPr>
        <w:pStyle w:val="GOSTScript"/>
        <w:rPr>
          <w:lang w:eastAsia="ko-KR"/>
        </w:rPr>
      </w:pPr>
      <w:r>
        <w:rPr>
          <w:lang w:eastAsia="ko-KR"/>
        </w:rPr>
        <w:tab/>
        <w:t>}</w:t>
      </w:r>
    </w:p>
    <w:p w14:paraId="13CD00C5" w14:textId="49FD7DDA" w:rsidR="002D4EC7" w:rsidRPr="002D4EC7" w:rsidRDefault="002D4EC7" w:rsidP="002D4EC7">
      <w:pPr>
        <w:pStyle w:val="GOSTScript"/>
        <w:rPr>
          <w:ins w:id="1648" w:author="Опаева Лидия Арашаевна" w:date="2025-06-06T14:27:00Z"/>
          <w:lang w:eastAsia="ko-KR"/>
        </w:rPr>
      </w:pPr>
      <w:r>
        <w:rPr>
          <w:lang w:eastAsia="ko-KR"/>
        </w:rPr>
        <w:t>}</w:t>
      </w:r>
    </w:p>
    <w:p w14:paraId="2E2FCB3F" w14:textId="28DF39AC" w:rsidR="00397DBC" w:rsidRPr="00944A85" w:rsidRDefault="00397DBC" w:rsidP="00397DBC">
      <w:pPr>
        <w:pStyle w:val="41"/>
        <w:tabs>
          <w:tab w:val="clear" w:pos="1134"/>
          <w:tab w:val="num" w:pos="864"/>
        </w:tabs>
        <w:rPr>
          <w:ins w:id="1649" w:author="Опаева Лидия Арашаевна" w:date="2025-06-06T14:27:00Z"/>
          <w:lang w:val="en-US"/>
        </w:rPr>
      </w:pPr>
      <w:bookmarkStart w:id="1650" w:name="_Ref195713150"/>
      <w:bookmarkStart w:id="1651" w:name="_Toc195715235"/>
      <w:bookmarkStart w:id="1652" w:name="_Toc226564484"/>
      <w:ins w:id="1653" w:author="Опаева Лидия Арашаевна" w:date="2025-06-06T14:28:00Z">
        <w:r w:rsidRPr="00944A85">
          <w:rPr>
            <w:lang w:val="en-US"/>
          </w:rPr>
          <w:t>«</w:t>
        </w:r>
        <w:r w:rsidRPr="00943DFB">
          <w:t>Бухгалтерская</w:t>
        </w:r>
        <w:r w:rsidRPr="00944A85">
          <w:rPr>
            <w:lang w:val="en-US"/>
          </w:rPr>
          <w:t xml:space="preserve"> </w:t>
        </w:r>
        <w:r w:rsidRPr="00943DFB">
          <w:t>справка</w:t>
        </w:r>
        <w:r w:rsidRPr="00944A85">
          <w:rPr>
            <w:lang w:val="en-US"/>
          </w:rPr>
          <w:t xml:space="preserve"> (</w:t>
        </w:r>
        <w:r w:rsidRPr="00943DFB">
          <w:t>ф</w:t>
        </w:r>
        <w:r w:rsidRPr="00944A85">
          <w:rPr>
            <w:lang w:val="en-US"/>
          </w:rPr>
          <w:t>. 0504833)» ARP_NPS_0504833_TSE (Document)</w:t>
        </w:r>
      </w:ins>
      <w:bookmarkEnd w:id="1650"/>
      <w:bookmarkEnd w:id="1651"/>
      <w:bookmarkEnd w:id="1652"/>
    </w:p>
    <w:p w14:paraId="7A94F1E5" w14:textId="2261279E" w:rsidR="00397DBC" w:rsidRPr="00350208" w:rsidRDefault="00397DBC" w:rsidP="00397DBC">
      <w:pPr>
        <w:pStyle w:val="51"/>
        <w:rPr>
          <w:ins w:id="1654" w:author="Опаева Лидия Арашаевна" w:date="2025-06-06T14:27:00Z"/>
        </w:rPr>
      </w:pPr>
      <w:bookmarkStart w:id="1655" w:name="_Toc226564485"/>
      <w:ins w:id="1656" w:author="Опаева Лидия Арашаевна" w:date="2025-06-06T14:29:00Z">
        <w:r w:rsidRPr="00397DBC">
          <w:t xml:space="preserve">Перечень параметров тела запроса (Document) по документу «Бухгалтерская справка (ф. 0504833)» </w:t>
        </w:r>
        <w:commentRangeStart w:id="1657"/>
        <w:r w:rsidRPr="00397DBC">
          <w:t>ARP_NPS_0504833_TSE</w:t>
        </w:r>
      </w:ins>
      <w:commentRangeEnd w:id="1657"/>
      <w:ins w:id="1658" w:author="Опаева Лидия Арашаевна" w:date="2025-06-06T15:03:00Z">
        <w:r w:rsidR="00131313">
          <w:rPr>
            <w:rStyle w:val="afff4"/>
            <w:b w:val="0"/>
            <w:bCs w:val="0"/>
            <w:lang w:eastAsia="ru-RU"/>
          </w:rPr>
          <w:commentReference w:id="1657"/>
        </w:r>
      </w:ins>
      <w:bookmarkEnd w:id="1655"/>
    </w:p>
    <w:p w14:paraId="3F10DF5E" w14:textId="73EAB507" w:rsidR="00397DBC" w:rsidRDefault="00397DBC" w:rsidP="00135122">
      <w:pPr>
        <w:pStyle w:val="GOSTNameTable"/>
        <w:numPr>
          <w:ilvl w:val="0"/>
          <w:numId w:val="36"/>
        </w:numPr>
        <w:tabs>
          <w:tab w:val="num" w:pos="1844"/>
        </w:tabs>
        <w:rPr>
          <w:ins w:id="1659" w:author="Опаева Лидия Арашаевна" w:date="2025-06-06T14:30:00Z"/>
        </w:rPr>
      </w:pPr>
      <w:ins w:id="1660" w:author="Опаева Лидия Арашаевна" w:date="2025-06-06T14:27:00Z">
        <w:r>
          <w:fldChar w:fldCharType="begin"/>
        </w:r>
        <w:r>
          <w:instrText xml:space="preserve"> SEQ Таблица \* ARABIC </w:instrText>
        </w:r>
        <w:r>
          <w:fldChar w:fldCharType="separate"/>
        </w:r>
      </w:ins>
      <w:bookmarkStart w:id="1661" w:name="_Toc226564526"/>
      <w:r w:rsidR="00CE7795">
        <w:t>14</w:t>
      </w:r>
      <w:ins w:id="1662" w:author="Опаева Лидия Арашаевна" w:date="2025-06-06T14:27:00Z">
        <w:r>
          <w:rPr>
            <w:noProof w:val="0"/>
          </w:rPr>
          <w:fldChar w:fldCharType="end"/>
        </w:r>
        <w:r>
          <w:t xml:space="preserve"> - Параметры тела (Document) запроса на подбор / сторнирование / переформирование записей учета по документу </w:t>
        </w:r>
      </w:ins>
      <w:ins w:id="1663" w:author="Опаева Лидия Арашаевна" w:date="2025-06-06T14:29:00Z">
        <w:r w:rsidRPr="00397DBC">
          <w:t>«Бухгалтерская справка (ф. 0504833)» ARP_NPS_0504833_TSE</w:t>
        </w:r>
      </w:ins>
      <w:bookmarkEnd w:id="1661"/>
    </w:p>
    <w:tbl>
      <w:tblPr>
        <w:tblStyle w:val="GOSTTable"/>
        <w:tblW w:w="5000" w:type="pct"/>
        <w:tblLayout w:type="fixed"/>
        <w:tblLook w:val="07E0" w:firstRow="1" w:lastRow="1" w:firstColumn="1" w:lastColumn="1" w:noHBand="1" w:noVBand="1"/>
      </w:tblPr>
      <w:tblGrid>
        <w:gridCol w:w="3515"/>
        <w:gridCol w:w="2495"/>
        <w:gridCol w:w="1758"/>
        <w:gridCol w:w="1174"/>
        <w:gridCol w:w="1174"/>
        <w:gridCol w:w="5578"/>
      </w:tblGrid>
      <w:tr w:rsidR="00397DBC" w14:paraId="2CC03AF0" w14:textId="77777777" w:rsidTr="00397DBC">
        <w:trPr>
          <w:cnfStyle w:val="100000000000" w:firstRow="1" w:lastRow="0" w:firstColumn="0" w:lastColumn="0" w:oddVBand="0" w:evenVBand="0" w:oddHBand="0" w:evenHBand="0" w:firstRowFirstColumn="0" w:firstRowLastColumn="0" w:lastRowFirstColumn="0" w:lastRowLastColumn="0"/>
          <w:ins w:id="1664" w:author="Опаева Лидия Арашаевна" w:date="2025-06-06T14:30:00Z"/>
        </w:trPr>
        <w:tc>
          <w:tcPr>
            <w:tcW w:w="1120" w:type="pct"/>
          </w:tcPr>
          <w:p w14:paraId="6EF13051" w14:textId="77777777" w:rsidR="00397DBC" w:rsidRPr="00F56162" w:rsidRDefault="00397DBC" w:rsidP="00397DBC">
            <w:pPr>
              <w:pStyle w:val="GOSTTableHead"/>
              <w:rPr>
                <w:ins w:id="1665" w:author="Опаева Лидия Арашаевна" w:date="2025-06-06T14:30:00Z"/>
                <w:szCs w:val="22"/>
              </w:rPr>
            </w:pPr>
            <w:ins w:id="1666" w:author="Опаева Лидия Арашаевна" w:date="2025-06-06T14:30:00Z">
              <w:r w:rsidRPr="00A57119">
                <w:t>Наименование параметра</w:t>
              </w:r>
            </w:ins>
          </w:p>
        </w:tc>
        <w:tc>
          <w:tcPr>
            <w:tcW w:w="795" w:type="pct"/>
          </w:tcPr>
          <w:p w14:paraId="35D77FFF" w14:textId="77777777" w:rsidR="00397DBC" w:rsidRPr="00F56162" w:rsidRDefault="00397DBC" w:rsidP="00397DBC">
            <w:pPr>
              <w:pStyle w:val="GOSTTableHead"/>
              <w:rPr>
                <w:ins w:id="1667" w:author="Опаева Лидия Арашаевна" w:date="2025-06-06T14:30:00Z"/>
                <w:szCs w:val="22"/>
                <w:lang w:val="en-US"/>
              </w:rPr>
            </w:pPr>
            <w:ins w:id="1668" w:author="Опаева Лидия Арашаевна" w:date="2025-06-06T14:30:00Z">
              <w:r w:rsidRPr="00A57119">
                <w:t>Название тэга</w:t>
              </w:r>
            </w:ins>
          </w:p>
        </w:tc>
        <w:tc>
          <w:tcPr>
            <w:tcW w:w="560" w:type="pct"/>
          </w:tcPr>
          <w:p w14:paraId="27563B1F" w14:textId="77777777" w:rsidR="00397DBC" w:rsidRPr="00F56162" w:rsidRDefault="00397DBC" w:rsidP="00397DBC">
            <w:pPr>
              <w:pStyle w:val="GOSTTableHead"/>
              <w:rPr>
                <w:ins w:id="1669" w:author="Опаева Лидия Арашаевна" w:date="2025-06-06T14:30:00Z"/>
                <w:szCs w:val="22"/>
                <w:lang w:eastAsia="en-US"/>
              </w:rPr>
            </w:pPr>
            <w:ins w:id="1670" w:author="Опаева Лидия Арашаевна" w:date="2025-06-06T14:30:00Z">
              <w:r w:rsidRPr="00A57119">
                <w:t>Тип данных</w:t>
              </w:r>
            </w:ins>
          </w:p>
        </w:tc>
        <w:tc>
          <w:tcPr>
            <w:tcW w:w="374" w:type="pct"/>
          </w:tcPr>
          <w:p w14:paraId="3226D3CD" w14:textId="77777777" w:rsidR="00397DBC" w:rsidRPr="00F56162" w:rsidRDefault="00397DBC" w:rsidP="00397DBC">
            <w:pPr>
              <w:pStyle w:val="GOSTTableHead"/>
              <w:rPr>
                <w:ins w:id="1671" w:author="Опаева Лидия Арашаевна" w:date="2025-06-06T14:30:00Z"/>
                <w:szCs w:val="22"/>
              </w:rPr>
            </w:pPr>
            <w:ins w:id="1672" w:author="Опаева Лидия Арашаевна" w:date="2025-06-06T14:30:00Z">
              <w:r w:rsidRPr="00A57119">
                <w:t>Обязательность</w:t>
              </w:r>
            </w:ins>
          </w:p>
        </w:tc>
        <w:tc>
          <w:tcPr>
            <w:tcW w:w="374" w:type="pct"/>
          </w:tcPr>
          <w:p w14:paraId="16983A83" w14:textId="77777777" w:rsidR="00397DBC" w:rsidRPr="00F56162" w:rsidRDefault="00397DBC" w:rsidP="00397DBC">
            <w:pPr>
              <w:pStyle w:val="GOSTTableHead"/>
              <w:rPr>
                <w:ins w:id="1673" w:author="Опаева Лидия Арашаевна" w:date="2025-06-06T14:30:00Z"/>
                <w:szCs w:val="22"/>
              </w:rPr>
            </w:pPr>
            <w:ins w:id="1674" w:author="Опаева Лидия Арашаевна" w:date="2025-06-06T14:30:00Z">
              <w:r w:rsidRPr="00A57119">
                <w:t>Размерность</w:t>
              </w:r>
            </w:ins>
          </w:p>
        </w:tc>
        <w:tc>
          <w:tcPr>
            <w:tcW w:w="1777" w:type="pct"/>
          </w:tcPr>
          <w:p w14:paraId="690981AA" w14:textId="77777777" w:rsidR="00397DBC" w:rsidRDefault="00397DBC" w:rsidP="00397DBC">
            <w:pPr>
              <w:pStyle w:val="GOSTTableHead"/>
              <w:rPr>
                <w:ins w:id="1675" w:author="Опаева Лидия Арашаевна" w:date="2025-06-06T14:30:00Z"/>
                <w:szCs w:val="22"/>
              </w:rPr>
            </w:pPr>
            <w:ins w:id="1676" w:author="Опаева Лидия Арашаевна" w:date="2025-06-06T14:30:00Z">
              <w:r w:rsidRPr="00A57119">
                <w:t>Описание</w:t>
              </w:r>
            </w:ins>
          </w:p>
        </w:tc>
      </w:tr>
      <w:tr w:rsidR="00397DBC" w:rsidRPr="00A57119" w14:paraId="13A020FE" w14:textId="77777777" w:rsidTr="00397DBC">
        <w:trPr>
          <w:ins w:id="1677" w:author="Опаева Лидия Арашаевна" w:date="2025-06-06T14:30:00Z"/>
        </w:trPr>
        <w:tc>
          <w:tcPr>
            <w:tcW w:w="1120" w:type="pct"/>
          </w:tcPr>
          <w:p w14:paraId="5D23F292" w14:textId="77777777" w:rsidR="00397DBC" w:rsidRPr="00A57119" w:rsidRDefault="00397DBC" w:rsidP="00397DBC">
            <w:pPr>
              <w:pStyle w:val="GOSTTablenorm"/>
              <w:rPr>
                <w:ins w:id="1678" w:author="Опаева Лидия Арашаевна" w:date="2025-06-06T14:30:00Z"/>
              </w:rPr>
            </w:pPr>
            <w:ins w:id="1679" w:author="Опаева Лидия Арашаевна" w:date="2025-06-06T14:30:00Z">
              <w:r w:rsidRPr="00A57119">
                <w:t>Номер документа</w:t>
              </w:r>
            </w:ins>
          </w:p>
        </w:tc>
        <w:tc>
          <w:tcPr>
            <w:tcW w:w="795" w:type="pct"/>
          </w:tcPr>
          <w:p w14:paraId="471DA387" w14:textId="77777777" w:rsidR="00397DBC" w:rsidRPr="00A57119" w:rsidRDefault="00397DBC" w:rsidP="00397DBC">
            <w:pPr>
              <w:pStyle w:val="GOSTTablenorm"/>
              <w:rPr>
                <w:ins w:id="1680" w:author="Опаева Лидия Арашаевна" w:date="2025-06-06T14:30:00Z"/>
              </w:rPr>
            </w:pPr>
            <w:ins w:id="1681" w:author="Опаева Лидия Арашаевна" w:date="2025-06-06T14:30:00Z">
              <w:r w:rsidRPr="00A57119">
                <w:t>TtlPrt_DcNmbr</w:t>
              </w:r>
            </w:ins>
          </w:p>
        </w:tc>
        <w:tc>
          <w:tcPr>
            <w:tcW w:w="560" w:type="pct"/>
          </w:tcPr>
          <w:p w14:paraId="57175FBD" w14:textId="77777777" w:rsidR="00397DBC" w:rsidRPr="00A57119" w:rsidRDefault="00397DBC" w:rsidP="00397DBC">
            <w:pPr>
              <w:pStyle w:val="GOSTTablenorm"/>
              <w:rPr>
                <w:ins w:id="1682" w:author="Опаева Лидия Арашаевна" w:date="2025-06-06T14:30:00Z"/>
                <w:lang w:eastAsia="en-US"/>
              </w:rPr>
            </w:pPr>
            <w:ins w:id="1683" w:author="Опаева Лидия Арашаевна" w:date="2025-06-06T14:30:00Z">
              <w:r w:rsidRPr="00A57119">
                <w:t>Строка</w:t>
              </w:r>
            </w:ins>
          </w:p>
        </w:tc>
        <w:tc>
          <w:tcPr>
            <w:tcW w:w="374" w:type="pct"/>
          </w:tcPr>
          <w:p w14:paraId="36C0AC81" w14:textId="77777777" w:rsidR="00397DBC" w:rsidRPr="00A57119" w:rsidRDefault="00397DBC" w:rsidP="00397DBC">
            <w:pPr>
              <w:pStyle w:val="GOSTTablenorm"/>
              <w:rPr>
                <w:ins w:id="1684" w:author="Опаева Лидия Арашаевна" w:date="2025-06-06T14:30:00Z"/>
              </w:rPr>
            </w:pPr>
            <w:ins w:id="1685" w:author="Опаева Лидия Арашаевна" w:date="2025-06-06T14:30:00Z">
              <w:r w:rsidRPr="00A57119">
                <w:t>Да</w:t>
              </w:r>
            </w:ins>
          </w:p>
        </w:tc>
        <w:tc>
          <w:tcPr>
            <w:tcW w:w="374" w:type="pct"/>
          </w:tcPr>
          <w:p w14:paraId="18A69859" w14:textId="77777777" w:rsidR="00397DBC" w:rsidRPr="00A57119" w:rsidRDefault="00397DBC" w:rsidP="00397DBC">
            <w:pPr>
              <w:pStyle w:val="GOSTTablenorm"/>
              <w:rPr>
                <w:ins w:id="1686" w:author="Опаева Лидия Арашаевна" w:date="2025-06-06T14:30:00Z"/>
              </w:rPr>
            </w:pPr>
            <w:ins w:id="1687" w:author="Опаева Лидия Арашаевна" w:date="2025-06-06T14:30:00Z">
              <w:r w:rsidRPr="00A57119">
                <w:t>&lt;=50</w:t>
              </w:r>
            </w:ins>
          </w:p>
        </w:tc>
        <w:tc>
          <w:tcPr>
            <w:tcW w:w="1777" w:type="pct"/>
          </w:tcPr>
          <w:p w14:paraId="4A2F4CBF" w14:textId="77777777" w:rsidR="00397DBC" w:rsidRPr="00A57119" w:rsidRDefault="00397DBC" w:rsidP="00397DBC">
            <w:pPr>
              <w:pStyle w:val="GOSTTablenorm"/>
              <w:rPr>
                <w:ins w:id="1688" w:author="Опаева Лидия Арашаевна" w:date="2025-06-06T14:30:00Z"/>
              </w:rPr>
            </w:pPr>
            <w:ins w:id="1689" w:author="Опаева Лидия Арашаевна" w:date="2025-06-06T14:30:00Z">
              <w:r w:rsidRPr="00A57119">
                <w:t>Указывается номер документа</w:t>
              </w:r>
            </w:ins>
          </w:p>
        </w:tc>
      </w:tr>
      <w:tr w:rsidR="00397DBC" w:rsidRPr="00A57119" w14:paraId="067F6528" w14:textId="77777777" w:rsidTr="00397DBC">
        <w:trPr>
          <w:ins w:id="1690" w:author="Опаева Лидия Арашаевна" w:date="2025-06-06T14:30:00Z"/>
        </w:trPr>
        <w:tc>
          <w:tcPr>
            <w:tcW w:w="1120" w:type="pct"/>
          </w:tcPr>
          <w:p w14:paraId="011E6F71" w14:textId="77777777" w:rsidR="00397DBC" w:rsidRPr="00A57119" w:rsidRDefault="00397DBC" w:rsidP="00397DBC">
            <w:pPr>
              <w:pStyle w:val="GOSTTablenorm"/>
              <w:rPr>
                <w:ins w:id="1691" w:author="Опаева Лидия Арашаевна" w:date="2025-06-06T14:30:00Z"/>
              </w:rPr>
            </w:pPr>
            <w:ins w:id="1692" w:author="Опаева Лидия Арашаевна" w:date="2025-06-06T14:30:00Z">
              <w:r w:rsidRPr="00A57119">
                <w:t>Дата документа</w:t>
              </w:r>
            </w:ins>
          </w:p>
        </w:tc>
        <w:tc>
          <w:tcPr>
            <w:tcW w:w="795" w:type="pct"/>
          </w:tcPr>
          <w:p w14:paraId="07A5FA40" w14:textId="77777777" w:rsidR="00397DBC" w:rsidRPr="00A57119" w:rsidRDefault="00397DBC" w:rsidP="00397DBC">
            <w:pPr>
              <w:pStyle w:val="GOSTTablenorm"/>
              <w:rPr>
                <w:ins w:id="1693" w:author="Опаева Лидия Арашаевна" w:date="2025-06-06T14:30:00Z"/>
              </w:rPr>
            </w:pPr>
            <w:ins w:id="1694" w:author="Опаева Лидия Арашаевна" w:date="2025-06-06T14:30:00Z">
              <w:r w:rsidRPr="00A57119">
                <w:t>TtlPrt_Dt</w:t>
              </w:r>
            </w:ins>
          </w:p>
        </w:tc>
        <w:tc>
          <w:tcPr>
            <w:tcW w:w="560" w:type="pct"/>
          </w:tcPr>
          <w:p w14:paraId="057E2593" w14:textId="77777777" w:rsidR="00397DBC" w:rsidRPr="00A57119" w:rsidRDefault="00397DBC" w:rsidP="00397DBC">
            <w:pPr>
              <w:pStyle w:val="GOSTTablenorm"/>
              <w:rPr>
                <w:ins w:id="1695" w:author="Опаева Лидия Арашаевна" w:date="2025-06-06T14:30:00Z"/>
                <w:lang w:eastAsia="en-US"/>
              </w:rPr>
            </w:pPr>
            <w:ins w:id="1696" w:author="Опаева Лидия Арашаевна" w:date="2025-06-06T14:30:00Z">
              <w:r w:rsidRPr="00A57119">
                <w:t>Дата</w:t>
              </w:r>
            </w:ins>
          </w:p>
        </w:tc>
        <w:tc>
          <w:tcPr>
            <w:tcW w:w="374" w:type="pct"/>
          </w:tcPr>
          <w:p w14:paraId="5374197B" w14:textId="77777777" w:rsidR="00397DBC" w:rsidRPr="00A57119" w:rsidRDefault="00397DBC" w:rsidP="00397DBC">
            <w:pPr>
              <w:pStyle w:val="GOSTTablenorm"/>
              <w:rPr>
                <w:ins w:id="1697" w:author="Опаева Лидия Арашаевна" w:date="2025-06-06T14:30:00Z"/>
              </w:rPr>
            </w:pPr>
            <w:ins w:id="1698" w:author="Опаева Лидия Арашаевна" w:date="2025-06-06T14:30:00Z">
              <w:r w:rsidRPr="00A57119">
                <w:t>Да</w:t>
              </w:r>
            </w:ins>
          </w:p>
        </w:tc>
        <w:tc>
          <w:tcPr>
            <w:tcW w:w="374" w:type="pct"/>
          </w:tcPr>
          <w:p w14:paraId="28027829" w14:textId="77777777" w:rsidR="00397DBC" w:rsidRPr="00A57119" w:rsidRDefault="00397DBC" w:rsidP="00397DBC">
            <w:pPr>
              <w:pStyle w:val="GOSTTablenorm"/>
              <w:rPr>
                <w:ins w:id="1699" w:author="Опаева Лидия Арашаевна" w:date="2025-06-06T14:30:00Z"/>
              </w:rPr>
            </w:pPr>
          </w:p>
        </w:tc>
        <w:tc>
          <w:tcPr>
            <w:tcW w:w="1777" w:type="pct"/>
          </w:tcPr>
          <w:p w14:paraId="01C8916B" w14:textId="77777777" w:rsidR="00397DBC" w:rsidRPr="00A57119" w:rsidRDefault="00397DBC" w:rsidP="00397DBC">
            <w:pPr>
              <w:pStyle w:val="GOSTTablenorm"/>
              <w:rPr>
                <w:ins w:id="1700" w:author="Опаева Лидия Арашаевна" w:date="2025-06-06T14:30:00Z"/>
              </w:rPr>
            </w:pPr>
            <w:ins w:id="1701" w:author="Опаева Лидия Арашаевна" w:date="2025-06-06T14:30:00Z">
              <w:r w:rsidRPr="00A57119">
                <w:t>Указывается дата документа в формате YYYY-MM-DD</w:t>
              </w:r>
            </w:ins>
          </w:p>
        </w:tc>
      </w:tr>
      <w:tr w:rsidR="00397DBC" w:rsidRPr="00A57119" w14:paraId="3D11982A" w14:textId="77777777" w:rsidTr="00397DBC">
        <w:trPr>
          <w:ins w:id="1702" w:author="Опаева Лидия Арашаевна" w:date="2025-06-06T14:30:00Z"/>
        </w:trPr>
        <w:tc>
          <w:tcPr>
            <w:tcW w:w="1120" w:type="pct"/>
          </w:tcPr>
          <w:p w14:paraId="6058543F" w14:textId="77777777" w:rsidR="00397DBC" w:rsidRPr="00A57119" w:rsidRDefault="00397DBC" w:rsidP="00397DBC">
            <w:pPr>
              <w:pStyle w:val="GOSTTablenorm"/>
              <w:rPr>
                <w:ins w:id="1703" w:author="Опаева Лидия Арашаевна" w:date="2025-06-06T14:30:00Z"/>
              </w:rPr>
            </w:pPr>
            <w:ins w:id="1704" w:author="Опаева Лидия Арашаевна" w:date="2025-06-06T14:30:00Z">
              <w:r w:rsidRPr="00A57119">
                <w:t>Дата исправления</w:t>
              </w:r>
            </w:ins>
          </w:p>
        </w:tc>
        <w:tc>
          <w:tcPr>
            <w:tcW w:w="795" w:type="pct"/>
          </w:tcPr>
          <w:p w14:paraId="37A4E5DF" w14:textId="77777777" w:rsidR="00397DBC" w:rsidRPr="00A57119" w:rsidRDefault="00397DBC" w:rsidP="00397DBC">
            <w:pPr>
              <w:pStyle w:val="GOSTTablenorm"/>
              <w:rPr>
                <w:ins w:id="1705" w:author="Опаева Лидия Арашаевна" w:date="2025-06-06T14:30:00Z"/>
              </w:rPr>
            </w:pPr>
            <w:ins w:id="1706" w:author="Опаева Лидия Арашаевна" w:date="2025-06-06T14:30:00Z">
              <w:r w:rsidRPr="00A57119">
                <w:t>TtlPrt_</w:t>
              </w:r>
              <w:r w:rsidRPr="00A57119">
                <w:rPr>
                  <w:lang w:val="en-US"/>
                </w:rPr>
                <w:t>CorrectionDate</w:t>
              </w:r>
            </w:ins>
          </w:p>
        </w:tc>
        <w:tc>
          <w:tcPr>
            <w:tcW w:w="560" w:type="pct"/>
          </w:tcPr>
          <w:p w14:paraId="4C136345" w14:textId="77777777" w:rsidR="00397DBC" w:rsidRPr="00A57119" w:rsidRDefault="00397DBC" w:rsidP="00397DBC">
            <w:pPr>
              <w:pStyle w:val="GOSTTablenorm"/>
              <w:rPr>
                <w:ins w:id="1707" w:author="Опаева Лидия Арашаевна" w:date="2025-06-06T14:30:00Z"/>
                <w:lang w:eastAsia="en-US"/>
              </w:rPr>
            </w:pPr>
            <w:ins w:id="1708" w:author="Опаева Лидия Арашаевна" w:date="2025-06-06T14:30:00Z">
              <w:r w:rsidRPr="00A57119">
                <w:t>Дата</w:t>
              </w:r>
            </w:ins>
          </w:p>
        </w:tc>
        <w:tc>
          <w:tcPr>
            <w:tcW w:w="374" w:type="pct"/>
          </w:tcPr>
          <w:p w14:paraId="1ED41DF1" w14:textId="77777777" w:rsidR="00397DBC" w:rsidRPr="00A57119" w:rsidRDefault="00397DBC" w:rsidP="00397DBC">
            <w:pPr>
              <w:pStyle w:val="GOSTTablenorm"/>
              <w:rPr>
                <w:ins w:id="1709" w:author="Опаева Лидия Арашаевна" w:date="2025-06-06T14:30:00Z"/>
              </w:rPr>
            </w:pPr>
            <w:ins w:id="1710" w:author="Опаева Лидия Арашаевна" w:date="2025-06-06T14:30:00Z">
              <w:r w:rsidRPr="00A57119">
                <w:t>Да</w:t>
              </w:r>
            </w:ins>
          </w:p>
        </w:tc>
        <w:tc>
          <w:tcPr>
            <w:tcW w:w="374" w:type="pct"/>
          </w:tcPr>
          <w:p w14:paraId="4A8D7227" w14:textId="77777777" w:rsidR="00397DBC" w:rsidRPr="00A57119" w:rsidRDefault="00397DBC" w:rsidP="00397DBC">
            <w:pPr>
              <w:pStyle w:val="GOSTTablenorm"/>
              <w:rPr>
                <w:ins w:id="1711" w:author="Опаева Лидия Арашаевна" w:date="2025-06-06T14:30:00Z"/>
              </w:rPr>
            </w:pPr>
          </w:p>
        </w:tc>
        <w:tc>
          <w:tcPr>
            <w:tcW w:w="1777" w:type="pct"/>
          </w:tcPr>
          <w:p w14:paraId="2F612693" w14:textId="77777777" w:rsidR="00397DBC" w:rsidRPr="00A57119" w:rsidRDefault="00397DBC" w:rsidP="00397DBC">
            <w:pPr>
              <w:pStyle w:val="GOSTTablenorm"/>
              <w:rPr>
                <w:ins w:id="1712" w:author="Опаева Лидия Арашаевна" w:date="2025-06-06T14:30:00Z"/>
              </w:rPr>
            </w:pPr>
            <w:ins w:id="1713" w:author="Опаева Лидия Арашаевна" w:date="2025-06-06T14:30:00Z">
              <w:r w:rsidRPr="00A57119">
                <w:t>Указывается дата и</w:t>
              </w:r>
              <w:r>
                <w:t>справления в формате YYYY-MM-DD</w:t>
              </w:r>
            </w:ins>
          </w:p>
        </w:tc>
      </w:tr>
      <w:tr w:rsidR="00397DBC" w:rsidRPr="00A57119" w14:paraId="0FA162EC" w14:textId="77777777" w:rsidTr="00397DBC">
        <w:trPr>
          <w:ins w:id="1714" w:author="Опаева Лидия Арашаевна" w:date="2025-06-06T14:30:00Z"/>
        </w:trPr>
        <w:tc>
          <w:tcPr>
            <w:tcW w:w="1120" w:type="pct"/>
          </w:tcPr>
          <w:p w14:paraId="67075707" w14:textId="77777777" w:rsidR="00397DBC" w:rsidRPr="00A57119" w:rsidRDefault="00397DBC" w:rsidP="00397DBC">
            <w:pPr>
              <w:pStyle w:val="GOSTTablenorm"/>
              <w:rPr>
                <w:ins w:id="1715" w:author="Опаева Лидия Арашаевна" w:date="2025-06-06T14:30:00Z"/>
              </w:rPr>
            </w:pPr>
            <w:ins w:id="1716" w:author="Опаева Лидия Арашаевна" w:date="2025-06-06T14:30:00Z">
              <w:r w:rsidRPr="00A57119">
                <w:t>Дата ввода в действие</w:t>
              </w:r>
            </w:ins>
          </w:p>
        </w:tc>
        <w:tc>
          <w:tcPr>
            <w:tcW w:w="795" w:type="pct"/>
          </w:tcPr>
          <w:p w14:paraId="1FA2843B" w14:textId="77777777" w:rsidR="00397DBC" w:rsidRPr="00A57119" w:rsidRDefault="00397DBC" w:rsidP="00397DBC">
            <w:pPr>
              <w:pStyle w:val="GOSTTablenorm"/>
              <w:rPr>
                <w:ins w:id="1717" w:author="Опаева Лидия Арашаевна" w:date="2025-06-06T14:30:00Z"/>
              </w:rPr>
            </w:pPr>
            <w:ins w:id="1718" w:author="Опаева Лидия Арашаевна" w:date="2025-06-06T14:30:00Z">
              <w:r w:rsidRPr="00A57119">
                <w:t>TtlPrt_EffectiveDate</w:t>
              </w:r>
            </w:ins>
          </w:p>
        </w:tc>
        <w:tc>
          <w:tcPr>
            <w:tcW w:w="560" w:type="pct"/>
          </w:tcPr>
          <w:p w14:paraId="38B7995C" w14:textId="77777777" w:rsidR="00397DBC" w:rsidRPr="00A57119" w:rsidRDefault="00397DBC" w:rsidP="00397DBC">
            <w:pPr>
              <w:pStyle w:val="GOSTTablenorm"/>
              <w:rPr>
                <w:ins w:id="1719" w:author="Опаева Лидия Арашаевна" w:date="2025-06-06T14:30:00Z"/>
                <w:lang w:eastAsia="en-US"/>
              </w:rPr>
            </w:pPr>
            <w:ins w:id="1720" w:author="Опаева Лидия Арашаевна" w:date="2025-06-06T14:30:00Z">
              <w:r w:rsidRPr="00A57119">
                <w:t>Дата</w:t>
              </w:r>
            </w:ins>
          </w:p>
        </w:tc>
        <w:tc>
          <w:tcPr>
            <w:tcW w:w="374" w:type="pct"/>
          </w:tcPr>
          <w:p w14:paraId="768334A9" w14:textId="77777777" w:rsidR="00397DBC" w:rsidRPr="00A57119" w:rsidRDefault="00397DBC" w:rsidP="00397DBC">
            <w:pPr>
              <w:pStyle w:val="GOSTTablenorm"/>
              <w:rPr>
                <w:ins w:id="1721" w:author="Опаева Лидия Арашаевна" w:date="2025-06-06T14:30:00Z"/>
              </w:rPr>
            </w:pPr>
            <w:ins w:id="1722" w:author="Опаева Лидия Арашаевна" w:date="2025-06-06T14:30:00Z">
              <w:r w:rsidRPr="00A57119">
                <w:t>Да</w:t>
              </w:r>
            </w:ins>
          </w:p>
        </w:tc>
        <w:tc>
          <w:tcPr>
            <w:tcW w:w="374" w:type="pct"/>
          </w:tcPr>
          <w:p w14:paraId="22883A39" w14:textId="77777777" w:rsidR="00397DBC" w:rsidRPr="00A57119" w:rsidRDefault="00397DBC" w:rsidP="00397DBC">
            <w:pPr>
              <w:pStyle w:val="GOSTTablenorm"/>
              <w:rPr>
                <w:ins w:id="1723" w:author="Опаева Лидия Арашаевна" w:date="2025-06-06T14:30:00Z"/>
              </w:rPr>
            </w:pPr>
          </w:p>
        </w:tc>
        <w:tc>
          <w:tcPr>
            <w:tcW w:w="1777" w:type="pct"/>
          </w:tcPr>
          <w:p w14:paraId="5F2E55E0" w14:textId="77777777" w:rsidR="00397DBC" w:rsidRPr="00A57119" w:rsidRDefault="00397DBC" w:rsidP="00397DBC">
            <w:pPr>
              <w:pStyle w:val="GOSTTablenorm"/>
              <w:rPr>
                <w:ins w:id="1724" w:author="Опаева Лидия Арашаевна" w:date="2025-06-06T14:30:00Z"/>
              </w:rPr>
            </w:pPr>
            <w:ins w:id="1725" w:author="Опаева Лидия Арашаевна" w:date="2025-06-06T14:30:00Z">
              <w:r w:rsidRPr="00A57119">
                <w:t>Указывается дата ввода в действие сформированных зап</w:t>
              </w:r>
              <w:r>
                <w:t>исей учета в формате YYYY-MM-DD</w:t>
              </w:r>
            </w:ins>
          </w:p>
        </w:tc>
      </w:tr>
      <w:tr w:rsidR="00397DBC" w:rsidRPr="00A57119" w14:paraId="074DC646" w14:textId="77777777" w:rsidTr="00397DBC">
        <w:trPr>
          <w:ins w:id="1726" w:author="Опаева Лидия Арашаевна" w:date="2025-06-06T14:30:00Z"/>
        </w:trPr>
        <w:tc>
          <w:tcPr>
            <w:tcW w:w="1120" w:type="pct"/>
          </w:tcPr>
          <w:p w14:paraId="3D5CA478" w14:textId="77777777" w:rsidR="00397DBC" w:rsidRPr="00A57119" w:rsidRDefault="00397DBC" w:rsidP="00397DBC">
            <w:pPr>
              <w:pStyle w:val="GOSTTablenorm"/>
              <w:rPr>
                <w:ins w:id="1727" w:author="Опаева Лидия Арашаевна" w:date="2025-06-06T14:30:00Z"/>
              </w:rPr>
            </w:pPr>
            <w:ins w:id="1728" w:author="Опаева Лидия Арашаевна" w:date="2025-06-06T14:30:00Z">
              <w:r w:rsidRPr="00A57119">
                <w:t>Тип справки</w:t>
              </w:r>
            </w:ins>
          </w:p>
        </w:tc>
        <w:tc>
          <w:tcPr>
            <w:tcW w:w="795" w:type="pct"/>
          </w:tcPr>
          <w:p w14:paraId="261E53EE" w14:textId="77777777" w:rsidR="00397DBC" w:rsidRPr="00A57119" w:rsidRDefault="00397DBC" w:rsidP="00397DBC">
            <w:pPr>
              <w:pStyle w:val="GOSTTablenorm"/>
              <w:rPr>
                <w:ins w:id="1729" w:author="Опаева Лидия Арашаевна" w:date="2025-06-06T14:30:00Z"/>
              </w:rPr>
            </w:pPr>
            <w:ins w:id="1730" w:author="Опаева Лидия Арашаевна" w:date="2025-06-06T14:30:00Z">
              <w:r w:rsidRPr="00A57119">
                <w:t>TtlPrt_TypeDoc</w:t>
              </w:r>
            </w:ins>
          </w:p>
        </w:tc>
        <w:tc>
          <w:tcPr>
            <w:tcW w:w="560" w:type="pct"/>
          </w:tcPr>
          <w:p w14:paraId="74869E1C" w14:textId="77777777" w:rsidR="00397DBC" w:rsidRPr="00A57119" w:rsidRDefault="00397DBC" w:rsidP="00397DBC">
            <w:pPr>
              <w:pStyle w:val="GOSTTablenorm"/>
              <w:rPr>
                <w:ins w:id="1731" w:author="Опаева Лидия Арашаевна" w:date="2025-06-06T14:30:00Z"/>
                <w:lang w:eastAsia="en-US"/>
              </w:rPr>
            </w:pPr>
            <w:ins w:id="1732" w:author="Опаева Лидия Арашаевна" w:date="2025-06-06T14:30:00Z">
              <w:r w:rsidRPr="00A57119">
                <w:t>Строка</w:t>
              </w:r>
            </w:ins>
          </w:p>
        </w:tc>
        <w:tc>
          <w:tcPr>
            <w:tcW w:w="374" w:type="pct"/>
          </w:tcPr>
          <w:p w14:paraId="6B6C9167" w14:textId="77777777" w:rsidR="00397DBC" w:rsidRPr="00A57119" w:rsidRDefault="00397DBC" w:rsidP="00397DBC">
            <w:pPr>
              <w:pStyle w:val="GOSTTablenorm"/>
              <w:rPr>
                <w:ins w:id="1733" w:author="Опаева Лидия Арашаевна" w:date="2025-06-06T14:30:00Z"/>
              </w:rPr>
            </w:pPr>
            <w:ins w:id="1734" w:author="Опаева Лидия Арашаевна" w:date="2025-06-06T14:30:00Z">
              <w:r w:rsidRPr="00A57119">
                <w:t>Да</w:t>
              </w:r>
            </w:ins>
          </w:p>
        </w:tc>
        <w:tc>
          <w:tcPr>
            <w:tcW w:w="374" w:type="pct"/>
          </w:tcPr>
          <w:p w14:paraId="3F1318B9" w14:textId="77777777" w:rsidR="00397DBC" w:rsidRPr="00A57119" w:rsidRDefault="00397DBC" w:rsidP="00397DBC">
            <w:pPr>
              <w:pStyle w:val="GOSTTablenorm"/>
              <w:rPr>
                <w:ins w:id="1735" w:author="Опаева Лидия Арашаевна" w:date="2025-06-06T14:30:00Z"/>
              </w:rPr>
            </w:pPr>
            <w:ins w:id="1736" w:author="Опаева Лидия Арашаевна" w:date="2025-06-06T14:30:00Z">
              <w:r w:rsidRPr="00A57119">
                <w:t>=3</w:t>
              </w:r>
            </w:ins>
          </w:p>
        </w:tc>
        <w:tc>
          <w:tcPr>
            <w:tcW w:w="1777" w:type="pct"/>
          </w:tcPr>
          <w:p w14:paraId="5AA8583B" w14:textId="77777777" w:rsidR="00397DBC" w:rsidRPr="00A57119" w:rsidRDefault="00397DBC" w:rsidP="00397DBC">
            <w:pPr>
              <w:pStyle w:val="GOSTTablenorm"/>
              <w:rPr>
                <w:ins w:id="1737" w:author="Опаева Лидия Арашаевна" w:date="2025-06-06T14:30:00Z"/>
              </w:rPr>
            </w:pPr>
            <w:ins w:id="1738" w:author="Опаева Лидия Арашаевна" w:date="2025-06-06T14:30:00Z">
              <w:r>
                <w:t>Указывается значение «БСА»</w:t>
              </w:r>
            </w:ins>
          </w:p>
        </w:tc>
      </w:tr>
      <w:tr w:rsidR="00397DBC" w:rsidRPr="00A57119" w14:paraId="3B190D5B" w14:textId="77777777" w:rsidTr="00397DBC">
        <w:trPr>
          <w:ins w:id="1739" w:author="Опаева Лидия Арашаевна" w:date="2025-06-06T14:30:00Z"/>
        </w:trPr>
        <w:tc>
          <w:tcPr>
            <w:tcW w:w="1120" w:type="pct"/>
          </w:tcPr>
          <w:p w14:paraId="4DBC220D" w14:textId="77777777" w:rsidR="00397DBC" w:rsidRPr="00A57119" w:rsidRDefault="00397DBC" w:rsidP="00397DBC">
            <w:pPr>
              <w:pStyle w:val="GOSTTablenorm"/>
              <w:rPr>
                <w:ins w:id="1740" w:author="Опаева Лидия Арашаевна" w:date="2025-06-06T14:30:00Z"/>
              </w:rPr>
            </w:pPr>
            <w:ins w:id="1741" w:author="Опаева Лидия Арашаевна" w:date="2025-06-06T14:30:00Z">
              <w:r w:rsidRPr="00A57119">
                <w:t>Наименование типа справки</w:t>
              </w:r>
            </w:ins>
          </w:p>
        </w:tc>
        <w:tc>
          <w:tcPr>
            <w:tcW w:w="795" w:type="pct"/>
          </w:tcPr>
          <w:p w14:paraId="45733685" w14:textId="77777777" w:rsidR="00397DBC" w:rsidRPr="00A57119" w:rsidRDefault="00397DBC" w:rsidP="00397DBC">
            <w:pPr>
              <w:pStyle w:val="GOSTTablenorm"/>
              <w:rPr>
                <w:ins w:id="1742" w:author="Опаева Лидия Арашаевна" w:date="2025-06-06T14:30:00Z"/>
              </w:rPr>
            </w:pPr>
            <w:ins w:id="1743" w:author="Опаева Лидия Арашаевна" w:date="2025-06-06T14:30:00Z">
              <w:r w:rsidRPr="00A57119">
                <w:t>TtlPrt_FullTypeDoc</w:t>
              </w:r>
            </w:ins>
          </w:p>
        </w:tc>
        <w:tc>
          <w:tcPr>
            <w:tcW w:w="560" w:type="pct"/>
          </w:tcPr>
          <w:p w14:paraId="6FFF786F" w14:textId="77777777" w:rsidR="00397DBC" w:rsidRPr="00A57119" w:rsidRDefault="00397DBC" w:rsidP="00397DBC">
            <w:pPr>
              <w:pStyle w:val="GOSTTablenorm"/>
              <w:rPr>
                <w:ins w:id="1744" w:author="Опаева Лидия Арашаевна" w:date="2025-06-06T14:30:00Z"/>
                <w:lang w:eastAsia="en-US"/>
              </w:rPr>
            </w:pPr>
            <w:ins w:id="1745" w:author="Опаева Лидия Арашаевна" w:date="2025-06-06T14:30:00Z">
              <w:r w:rsidRPr="00A57119">
                <w:t>Строка</w:t>
              </w:r>
            </w:ins>
          </w:p>
        </w:tc>
        <w:tc>
          <w:tcPr>
            <w:tcW w:w="374" w:type="pct"/>
          </w:tcPr>
          <w:p w14:paraId="36BC3EA6" w14:textId="77777777" w:rsidR="00397DBC" w:rsidRPr="00A57119" w:rsidRDefault="00397DBC" w:rsidP="00397DBC">
            <w:pPr>
              <w:pStyle w:val="GOSTTablenorm"/>
              <w:rPr>
                <w:ins w:id="1746" w:author="Опаева Лидия Арашаевна" w:date="2025-06-06T14:30:00Z"/>
              </w:rPr>
            </w:pPr>
            <w:ins w:id="1747" w:author="Опаева Лидия Арашаевна" w:date="2025-06-06T14:30:00Z">
              <w:r w:rsidRPr="00A57119">
                <w:t>Да</w:t>
              </w:r>
            </w:ins>
          </w:p>
        </w:tc>
        <w:tc>
          <w:tcPr>
            <w:tcW w:w="374" w:type="pct"/>
          </w:tcPr>
          <w:p w14:paraId="6EBC37C0" w14:textId="77777777" w:rsidR="00397DBC" w:rsidRPr="00A57119" w:rsidRDefault="00397DBC" w:rsidP="00397DBC">
            <w:pPr>
              <w:pStyle w:val="GOSTTablenorm"/>
              <w:rPr>
                <w:ins w:id="1748" w:author="Опаева Лидия Арашаевна" w:date="2025-06-06T14:30:00Z"/>
              </w:rPr>
            </w:pPr>
            <w:ins w:id="1749" w:author="Опаева Лидия Арашаевна" w:date="2025-06-06T14:30:00Z">
              <w:r w:rsidRPr="00A57119">
                <w:t>&lt;=2000</w:t>
              </w:r>
            </w:ins>
          </w:p>
        </w:tc>
        <w:tc>
          <w:tcPr>
            <w:tcW w:w="1777" w:type="pct"/>
          </w:tcPr>
          <w:p w14:paraId="45B3AB99" w14:textId="77777777" w:rsidR="00397DBC" w:rsidRPr="00A57119" w:rsidRDefault="00397DBC" w:rsidP="00397DBC">
            <w:pPr>
              <w:pStyle w:val="GOSTTablenorm"/>
              <w:rPr>
                <w:ins w:id="1750" w:author="Опаева Лидия Арашаевна" w:date="2025-06-06T14:30:00Z"/>
              </w:rPr>
            </w:pPr>
            <w:ins w:id="1751" w:author="Опаева Лидия Арашаевна" w:date="2025-06-06T14:30:00Z">
              <w:r w:rsidRPr="00A57119">
                <w:t>Указывается наименование справки, соответствующее типу.</w:t>
              </w:r>
            </w:ins>
          </w:p>
          <w:p w14:paraId="18CAE753" w14:textId="77777777" w:rsidR="00397DBC" w:rsidRPr="00A57119" w:rsidRDefault="00397DBC" w:rsidP="00397DBC">
            <w:pPr>
              <w:pStyle w:val="GOSTTablenorm"/>
              <w:rPr>
                <w:ins w:id="1752" w:author="Опаева Лидия Арашаевна" w:date="2025-06-06T14:30:00Z"/>
              </w:rPr>
            </w:pPr>
            <w:ins w:id="1753" w:author="Опаева Лидия Арашаевна" w:date="2025-06-06T14:30:00Z">
              <w:r w:rsidRPr="00A57119">
                <w:t xml:space="preserve">Для типа «БСА» </w:t>
              </w:r>
              <w:r w:rsidRPr="00A57119">
                <w:rPr>
                  <w:szCs w:val="22"/>
                </w:rPr>
                <w:t>–</w:t>
              </w:r>
              <w:r w:rsidRPr="00A57119">
                <w:t xml:space="preserve"> Справка по исправительным записям, формируемая вручную</w:t>
              </w:r>
            </w:ins>
          </w:p>
        </w:tc>
      </w:tr>
      <w:tr w:rsidR="00397DBC" w:rsidRPr="00A57119" w14:paraId="7D8A4E29" w14:textId="77777777" w:rsidTr="00397DBC">
        <w:trPr>
          <w:ins w:id="1754" w:author="Опаева Лидия Арашаевна" w:date="2025-06-06T14:30:00Z"/>
        </w:trPr>
        <w:tc>
          <w:tcPr>
            <w:tcW w:w="1120" w:type="pct"/>
          </w:tcPr>
          <w:p w14:paraId="4B222A5C" w14:textId="77777777" w:rsidR="00397DBC" w:rsidRPr="00A57119" w:rsidRDefault="00397DBC" w:rsidP="00397DBC">
            <w:pPr>
              <w:pStyle w:val="GOSTTablenorm"/>
              <w:rPr>
                <w:ins w:id="1755" w:author="Опаева Лидия Арашаевна" w:date="2025-06-06T14:30:00Z"/>
              </w:rPr>
            </w:pPr>
            <w:ins w:id="1756" w:author="Опаева Лидия Арашаевна" w:date="2025-06-06T14:30:00Z">
              <w:r w:rsidRPr="00A57119">
                <w:t>Код валюты по ОКВ</w:t>
              </w:r>
            </w:ins>
          </w:p>
        </w:tc>
        <w:tc>
          <w:tcPr>
            <w:tcW w:w="795" w:type="pct"/>
          </w:tcPr>
          <w:p w14:paraId="78BFDE24" w14:textId="77777777" w:rsidR="00397DBC" w:rsidRPr="00A57119" w:rsidRDefault="00397DBC" w:rsidP="00397DBC">
            <w:pPr>
              <w:pStyle w:val="GOSTTablenorm"/>
              <w:rPr>
                <w:ins w:id="1757" w:author="Опаева Лидия Арашаевна" w:date="2025-06-06T14:30:00Z"/>
              </w:rPr>
            </w:pPr>
            <w:ins w:id="1758" w:author="Опаева Лидия Арашаевна" w:date="2025-06-06T14:30:00Z">
              <w:r w:rsidRPr="00A57119">
                <w:t>TtlPrt_CdCrr</w:t>
              </w:r>
            </w:ins>
          </w:p>
        </w:tc>
        <w:tc>
          <w:tcPr>
            <w:tcW w:w="560" w:type="pct"/>
          </w:tcPr>
          <w:p w14:paraId="73B9F94B" w14:textId="77777777" w:rsidR="00397DBC" w:rsidRPr="00A57119" w:rsidRDefault="00397DBC" w:rsidP="00397DBC">
            <w:pPr>
              <w:pStyle w:val="GOSTTablenorm"/>
              <w:rPr>
                <w:ins w:id="1759" w:author="Опаева Лидия Арашаевна" w:date="2025-06-06T14:30:00Z"/>
                <w:lang w:eastAsia="en-US"/>
              </w:rPr>
            </w:pPr>
            <w:ins w:id="1760" w:author="Опаева Лидия Арашаевна" w:date="2025-06-06T14:30:00Z">
              <w:r w:rsidRPr="00A57119">
                <w:t>Строка</w:t>
              </w:r>
            </w:ins>
          </w:p>
        </w:tc>
        <w:tc>
          <w:tcPr>
            <w:tcW w:w="374" w:type="pct"/>
          </w:tcPr>
          <w:p w14:paraId="409DB9F1" w14:textId="77777777" w:rsidR="00397DBC" w:rsidRPr="00A57119" w:rsidRDefault="00397DBC" w:rsidP="00397DBC">
            <w:pPr>
              <w:pStyle w:val="GOSTTablenorm"/>
              <w:rPr>
                <w:ins w:id="1761" w:author="Опаева Лидия Арашаевна" w:date="2025-06-06T14:30:00Z"/>
              </w:rPr>
            </w:pPr>
            <w:ins w:id="1762" w:author="Опаева Лидия Арашаевна" w:date="2025-06-06T14:30:00Z">
              <w:r w:rsidRPr="00A57119">
                <w:t>Да</w:t>
              </w:r>
            </w:ins>
          </w:p>
        </w:tc>
        <w:tc>
          <w:tcPr>
            <w:tcW w:w="374" w:type="pct"/>
          </w:tcPr>
          <w:p w14:paraId="7DF32A97" w14:textId="77777777" w:rsidR="00397DBC" w:rsidRPr="00A57119" w:rsidRDefault="00397DBC" w:rsidP="00397DBC">
            <w:pPr>
              <w:pStyle w:val="GOSTTablenorm"/>
              <w:rPr>
                <w:ins w:id="1763" w:author="Опаева Лидия Арашаевна" w:date="2025-06-06T14:30:00Z"/>
              </w:rPr>
            </w:pPr>
            <w:ins w:id="1764" w:author="Опаева Лидия Арашаевна" w:date="2025-06-06T14:30:00Z">
              <w:r w:rsidRPr="00A57119">
                <w:t>=3</w:t>
              </w:r>
            </w:ins>
          </w:p>
        </w:tc>
        <w:tc>
          <w:tcPr>
            <w:tcW w:w="1777" w:type="pct"/>
          </w:tcPr>
          <w:p w14:paraId="74B5CD1A" w14:textId="77777777" w:rsidR="00397DBC" w:rsidRPr="00A57119" w:rsidRDefault="00397DBC" w:rsidP="00397DBC">
            <w:pPr>
              <w:pStyle w:val="GOSTTablenorm"/>
              <w:rPr>
                <w:ins w:id="1765" w:author="Опаева Лидия Арашаевна" w:date="2025-06-06T14:30:00Z"/>
              </w:rPr>
            </w:pPr>
            <w:ins w:id="1766" w:author="Опаева Лидия Арашаевна" w:date="2025-06-06T14:30:00Z">
              <w:r w:rsidRPr="00A57119">
                <w:t>Указывается код валюты по Общероссийскому классификатору валют. Допустимо указывать как цифровой, так и буквенный код валюты</w:t>
              </w:r>
            </w:ins>
          </w:p>
        </w:tc>
      </w:tr>
      <w:tr w:rsidR="00397DBC" w:rsidRPr="00A57119" w14:paraId="02F92D32" w14:textId="77777777" w:rsidTr="00397DBC">
        <w:trPr>
          <w:ins w:id="1767" w:author="Опаева Лидия Арашаевна" w:date="2025-06-06T14:30:00Z"/>
        </w:trPr>
        <w:tc>
          <w:tcPr>
            <w:tcW w:w="1120" w:type="pct"/>
          </w:tcPr>
          <w:p w14:paraId="3DE57481" w14:textId="77777777" w:rsidR="00397DBC" w:rsidRPr="00A57119" w:rsidRDefault="00397DBC" w:rsidP="00397DBC">
            <w:pPr>
              <w:pStyle w:val="GOSTTablenorm"/>
              <w:rPr>
                <w:ins w:id="1768" w:author="Опаева Лидия Арашаевна" w:date="2025-06-06T14:30:00Z"/>
              </w:rPr>
            </w:pPr>
            <w:ins w:id="1769" w:author="Опаева Лидия Арашаевна" w:date="2025-06-06T14:30:00Z">
              <w:r w:rsidRPr="00A57119">
                <w:t>Уровень конфиденциальности</w:t>
              </w:r>
            </w:ins>
          </w:p>
        </w:tc>
        <w:tc>
          <w:tcPr>
            <w:tcW w:w="795" w:type="pct"/>
          </w:tcPr>
          <w:p w14:paraId="26B34B36" w14:textId="77777777" w:rsidR="00397DBC" w:rsidRPr="00A57119" w:rsidRDefault="00397DBC" w:rsidP="00397DBC">
            <w:pPr>
              <w:pStyle w:val="GOSTTablenorm"/>
              <w:rPr>
                <w:ins w:id="1770" w:author="Опаева Лидия Арашаевна" w:date="2025-06-06T14:30:00Z"/>
              </w:rPr>
            </w:pPr>
            <w:ins w:id="1771" w:author="Опаева Лидия Арашаевна" w:date="2025-06-06T14:30:00Z">
              <w:r w:rsidRPr="00A57119">
                <w:t>SystemInformation_UFOS_SECRECY</w:t>
              </w:r>
            </w:ins>
          </w:p>
        </w:tc>
        <w:tc>
          <w:tcPr>
            <w:tcW w:w="560" w:type="pct"/>
          </w:tcPr>
          <w:p w14:paraId="475921FF" w14:textId="77777777" w:rsidR="00397DBC" w:rsidRPr="00A57119" w:rsidRDefault="00397DBC" w:rsidP="00397DBC">
            <w:pPr>
              <w:pStyle w:val="GOSTTablenorm"/>
              <w:rPr>
                <w:ins w:id="1772" w:author="Опаева Лидия Арашаевна" w:date="2025-06-06T14:30:00Z"/>
                <w:lang w:eastAsia="en-US"/>
              </w:rPr>
            </w:pPr>
            <w:ins w:id="1773" w:author="Опаева Лидия Арашаевна" w:date="2025-06-06T14:30:00Z">
              <w:r w:rsidRPr="00A57119">
                <w:t>Число</w:t>
              </w:r>
            </w:ins>
          </w:p>
        </w:tc>
        <w:tc>
          <w:tcPr>
            <w:tcW w:w="374" w:type="pct"/>
          </w:tcPr>
          <w:p w14:paraId="417A0323" w14:textId="77777777" w:rsidR="00397DBC" w:rsidRPr="00A57119" w:rsidRDefault="00397DBC" w:rsidP="00397DBC">
            <w:pPr>
              <w:pStyle w:val="GOSTTablenorm"/>
              <w:rPr>
                <w:ins w:id="1774" w:author="Опаева Лидия Арашаевна" w:date="2025-06-06T14:30:00Z"/>
              </w:rPr>
            </w:pPr>
            <w:ins w:id="1775" w:author="Опаева Лидия Арашаевна" w:date="2025-06-06T14:30:00Z">
              <w:r w:rsidRPr="00A57119">
                <w:t>Да</w:t>
              </w:r>
            </w:ins>
          </w:p>
        </w:tc>
        <w:tc>
          <w:tcPr>
            <w:tcW w:w="374" w:type="pct"/>
          </w:tcPr>
          <w:p w14:paraId="00D724D8" w14:textId="77777777" w:rsidR="00397DBC" w:rsidRPr="00A57119" w:rsidRDefault="00397DBC" w:rsidP="00397DBC">
            <w:pPr>
              <w:pStyle w:val="GOSTTablenorm"/>
              <w:rPr>
                <w:ins w:id="1776" w:author="Опаева Лидия Арашаевна" w:date="2025-06-06T14:30:00Z"/>
              </w:rPr>
            </w:pPr>
            <w:ins w:id="1777" w:author="Опаева Лидия Арашаевна" w:date="2025-06-06T14:30:00Z">
              <w:r w:rsidRPr="00A57119">
                <w:t>=1</w:t>
              </w:r>
            </w:ins>
          </w:p>
        </w:tc>
        <w:tc>
          <w:tcPr>
            <w:tcW w:w="1777" w:type="pct"/>
          </w:tcPr>
          <w:p w14:paraId="58AD1EC0" w14:textId="77777777" w:rsidR="00397DBC" w:rsidRPr="00A57119" w:rsidRDefault="00397DBC" w:rsidP="00397DBC">
            <w:pPr>
              <w:pStyle w:val="GOSTTablenorm"/>
              <w:rPr>
                <w:ins w:id="1778" w:author="Опаева Лидия Арашаевна" w:date="2025-06-06T14:30:00Z"/>
              </w:rPr>
            </w:pPr>
            <w:ins w:id="1779" w:author="Опаева Лидия Арашаевна" w:date="2025-06-06T14:30:00Z">
              <w:r w:rsidRPr="00A57119">
                <w:t>Указывается уровень конфиденциальности документа.</w:t>
              </w:r>
            </w:ins>
          </w:p>
          <w:p w14:paraId="04819302" w14:textId="77777777" w:rsidR="00397DBC" w:rsidRPr="00A57119" w:rsidRDefault="00397DBC" w:rsidP="00397DBC">
            <w:pPr>
              <w:pStyle w:val="GOSTTablenorm"/>
              <w:rPr>
                <w:ins w:id="1780" w:author="Опаева Лидия Арашаевна" w:date="2025-06-06T14:30:00Z"/>
              </w:rPr>
            </w:pPr>
            <w:ins w:id="1781" w:author="Опаева Лидия Арашаевна" w:date="2025-06-06T14:30:00Z">
              <w:r w:rsidRPr="00A57119">
                <w:t>Возможные значения:</w:t>
              </w:r>
            </w:ins>
          </w:p>
          <w:p w14:paraId="79F157D7" w14:textId="77777777" w:rsidR="00397DBC" w:rsidRPr="00A57119" w:rsidRDefault="00397DBC" w:rsidP="00397DBC">
            <w:pPr>
              <w:pStyle w:val="GOSTTableListMark1"/>
              <w:rPr>
                <w:ins w:id="1782" w:author="Опаева Лидия Арашаевна" w:date="2025-06-06T14:30:00Z"/>
              </w:rPr>
            </w:pPr>
            <w:ins w:id="1783" w:author="Опаева Лидия Арашаевна" w:date="2025-06-06T14:30:00Z">
              <w:r w:rsidRPr="00A57119">
                <w:t xml:space="preserve">«0» </w:t>
              </w:r>
              <w:r w:rsidRPr="00A57119">
                <w:rPr>
                  <w:szCs w:val="22"/>
                </w:rPr>
                <w:t>–</w:t>
              </w:r>
              <w:r w:rsidRPr="00A57119">
                <w:t xml:space="preserve"> Несекретно;</w:t>
              </w:r>
            </w:ins>
          </w:p>
          <w:p w14:paraId="3AC3C213" w14:textId="77777777" w:rsidR="00397DBC" w:rsidRPr="00A57119" w:rsidRDefault="00397DBC" w:rsidP="00397DBC">
            <w:pPr>
              <w:pStyle w:val="GOSTTableListMark1"/>
              <w:rPr>
                <w:ins w:id="1784" w:author="Опаева Лидия Арашаевна" w:date="2025-06-06T14:30:00Z"/>
              </w:rPr>
            </w:pPr>
            <w:ins w:id="1785" w:author="Опаева Лидия Арашаевна" w:date="2025-06-06T14:30:00Z">
              <w:r w:rsidRPr="00A57119">
                <w:t xml:space="preserve">«1» </w:t>
              </w:r>
              <w:r w:rsidRPr="00A57119">
                <w:rPr>
                  <w:szCs w:val="22"/>
                </w:rPr>
                <w:t>–</w:t>
              </w:r>
              <w:r>
                <w:t xml:space="preserve"> Для служебного пользования</w:t>
              </w:r>
            </w:ins>
          </w:p>
        </w:tc>
      </w:tr>
      <w:tr w:rsidR="00397DBC" w:rsidRPr="00A57119" w14:paraId="7F6FCECF" w14:textId="77777777" w:rsidTr="00397DBC">
        <w:trPr>
          <w:ins w:id="1786" w:author="Опаева Лидия Арашаевна" w:date="2025-06-06T14:30:00Z"/>
        </w:trPr>
        <w:tc>
          <w:tcPr>
            <w:tcW w:w="1120" w:type="pct"/>
          </w:tcPr>
          <w:p w14:paraId="2C4785EC" w14:textId="77777777" w:rsidR="00397DBC" w:rsidRPr="00A57119" w:rsidRDefault="00397DBC" w:rsidP="00397DBC">
            <w:pPr>
              <w:pStyle w:val="GOSTTablenorm"/>
              <w:rPr>
                <w:ins w:id="1787" w:author="Опаева Лидия Арашаевна" w:date="2025-06-06T14:30:00Z"/>
              </w:rPr>
            </w:pPr>
            <w:ins w:id="1788" w:author="Опаева Лидия Арашаевна" w:date="2025-06-06T14:30:00Z">
              <w:r w:rsidRPr="00A57119">
                <w:t>Книга учета</w:t>
              </w:r>
            </w:ins>
          </w:p>
        </w:tc>
        <w:tc>
          <w:tcPr>
            <w:tcW w:w="795" w:type="pct"/>
          </w:tcPr>
          <w:p w14:paraId="4EE96F66" w14:textId="77777777" w:rsidR="00397DBC" w:rsidRPr="00A57119" w:rsidRDefault="00397DBC" w:rsidP="00397DBC">
            <w:pPr>
              <w:pStyle w:val="GOSTTablenorm"/>
              <w:rPr>
                <w:ins w:id="1789" w:author="Опаева Лидия Арашаевна" w:date="2025-06-06T14:30:00Z"/>
              </w:rPr>
            </w:pPr>
            <w:ins w:id="1790" w:author="Опаева Лидия Арашаевна" w:date="2025-06-06T14:30:00Z">
              <w:r w:rsidRPr="00A57119">
                <w:t>TtlPrt_LEDGERBOOK</w:t>
              </w:r>
            </w:ins>
          </w:p>
        </w:tc>
        <w:tc>
          <w:tcPr>
            <w:tcW w:w="560" w:type="pct"/>
          </w:tcPr>
          <w:p w14:paraId="6C638387" w14:textId="77777777" w:rsidR="00397DBC" w:rsidRPr="00A57119" w:rsidRDefault="00397DBC" w:rsidP="00397DBC">
            <w:pPr>
              <w:pStyle w:val="GOSTTablenorm"/>
              <w:rPr>
                <w:ins w:id="1791" w:author="Опаева Лидия Арашаевна" w:date="2025-06-06T14:30:00Z"/>
                <w:lang w:eastAsia="en-US"/>
              </w:rPr>
            </w:pPr>
            <w:ins w:id="1792" w:author="Опаева Лидия Арашаевна" w:date="2025-06-06T14:30:00Z">
              <w:r w:rsidRPr="00A57119">
                <w:t>Строка</w:t>
              </w:r>
            </w:ins>
          </w:p>
        </w:tc>
        <w:tc>
          <w:tcPr>
            <w:tcW w:w="374" w:type="pct"/>
          </w:tcPr>
          <w:p w14:paraId="40B9CC54" w14:textId="77777777" w:rsidR="00397DBC" w:rsidRPr="00A57119" w:rsidRDefault="00397DBC" w:rsidP="00397DBC">
            <w:pPr>
              <w:pStyle w:val="GOSTTablenorm"/>
              <w:rPr>
                <w:ins w:id="1793" w:author="Опаева Лидия Арашаевна" w:date="2025-06-06T14:30:00Z"/>
              </w:rPr>
            </w:pPr>
            <w:ins w:id="1794" w:author="Опаева Лидия Арашаевна" w:date="2025-06-06T14:30:00Z">
              <w:r w:rsidRPr="00A57119">
                <w:t>Да</w:t>
              </w:r>
            </w:ins>
          </w:p>
        </w:tc>
        <w:tc>
          <w:tcPr>
            <w:tcW w:w="374" w:type="pct"/>
          </w:tcPr>
          <w:p w14:paraId="32E076C7" w14:textId="77777777" w:rsidR="00397DBC" w:rsidRPr="00A57119" w:rsidRDefault="00397DBC" w:rsidP="00397DBC">
            <w:pPr>
              <w:pStyle w:val="GOSTTablenorm"/>
              <w:rPr>
                <w:ins w:id="1795" w:author="Опаева Лидия Арашаевна" w:date="2025-06-06T14:30:00Z"/>
              </w:rPr>
            </w:pPr>
            <w:ins w:id="1796" w:author="Опаева Лидия Арашаевна" w:date="2025-06-06T14:30:00Z">
              <w:r w:rsidRPr="00A57119">
                <w:t>&lt;=100</w:t>
              </w:r>
            </w:ins>
          </w:p>
        </w:tc>
        <w:tc>
          <w:tcPr>
            <w:tcW w:w="1777" w:type="pct"/>
          </w:tcPr>
          <w:p w14:paraId="683975F9" w14:textId="77777777" w:rsidR="00397DBC" w:rsidRPr="0047582C" w:rsidRDefault="00397DBC" w:rsidP="00397DBC">
            <w:pPr>
              <w:pStyle w:val="GOSTTablenorm"/>
              <w:rPr>
                <w:ins w:id="1797" w:author="Опаева Лидия Арашаевна" w:date="2025-06-06T14:30:00Z"/>
              </w:rPr>
            </w:pPr>
            <w:ins w:id="1798" w:author="Опаева Лидия Арашаевна" w:date="2025-06-06T14:30:00Z">
              <w:r w:rsidRPr="00A57119">
                <w:t xml:space="preserve">Указывается системное наименование книги бухгалтерского учета в соответствии со справочником «Книги учета» в </w:t>
              </w:r>
              <w:r w:rsidRPr="00A57119">
                <w:rPr>
                  <w:lang w:val="en-US"/>
                </w:rPr>
                <w:t>SVAP</w:t>
              </w:r>
            </w:ins>
          </w:p>
        </w:tc>
      </w:tr>
      <w:tr w:rsidR="00397DBC" w:rsidRPr="00A57119" w14:paraId="5A6CD0BB" w14:textId="77777777" w:rsidTr="00397DBC">
        <w:trPr>
          <w:trHeight w:val="825"/>
          <w:ins w:id="1799" w:author="Опаева Лидия Арашаевна" w:date="2025-06-06T14:30:00Z"/>
        </w:trPr>
        <w:tc>
          <w:tcPr>
            <w:tcW w:w="1120" w:type="pct"/>
          </w:tcPr>
          <w:p w14:paraId="7F5DD6FA" w14:textId="5E1733DD" w:rsidR="00397DBC" w:rsidRPr="00A57119" w:rsidRDefault="00397DBC" w:rsidP="00397DBC">
            <w:pPr>
              <w:pStyle w:val="GOSTTablenorm"/>
              <w:rPr>
                <w:ins w:id="1800" w:author="Опаева Лидия Арашаевна" w:date="2025-06-06T14:30:00Z"/>
              </w:rPr>
            </w:pPr>
            <w:ins w:id="1801" w:author="Опаева Лидия Арашаевна" w:date="2025-06-06T14:30:00Z">
              <w:r w:rsidRPr="00A57119">
                <w:t>Подсистема</w:t>
              </w:r>
              <w:del w:id="1802" w:author="Опаева Лидия Арашаевна [2]" w:date="2026-03-05T15:02:00Z">
                <w:r w:rsidRPr="00A57119" w:rsidDel="00914D6A">
                  <w:delText>-инициатор</w:delText>
                </w:r>
              </w:del>
            </w:ins>
          </w:p>
        </w:tc>
        <w:tc>
          <w:tcPr>
            <w:tcW w:w="795" w:type="pct"/>
          </w:tcPr>
          <w:p w14:paraId="4E0D37B8" w14:textId="77777777" w:rsidR="00397DBC" w:rsidRPr="00A57119" w:rsidRDefault="00397DBC" w:rsidP="00397DBC">
            <w:pPr>
              <w:pStyle w:val="GOSTTablenorm"/>
              <w:rPr>
                <w:ins w:id="1803" w:author="Опаева Лидия Арашаевна" w:date="2025-06-06T14:30:00Z"/>
              </w:rPr>
            </w:pPr>
            <w:ins w:id="1804" w:author="Опаева Лидия Арашаевна" w:date="2025-06-06T14:30:00Z">
              <w:r w:rsidRPr="00A57119">
                <w:t>TtlPrt_</w:t>
              </w:r>
              <w:r w:rsidRPr="00A57119">
                <w:rPr>
                  <w:lang w:val="en-US"/>
                </w:rPr>
                <w:t>Source</w:t>
              </w:r>
            </w:ins>
          </w:p>
        </w:tc>
        <w:tc>
          <w:tcPr>
            <w:tcW w:w="560" w:type="pct"/>
          </w:tcPr>
          <w:p w14:paraId="6C1F7445" w14:textId="77777777" w:rsidR="00397DBC" w:rsidRPr="00A57119" w:rsidRDefault="00397DBC" w:rsidP="00397DBC">
            <w:pPr>
              <w:pStyle w:val="GOSTTablenorm"/>
              <w:rPr>
                <w:ins w:id="1805" w:author="Опаева Лидия Арашаевна" w:date="2025-06-06T14:30:00Z"/>
                <w:lang w:eastAsia="en-US"/>
              </w:rPr>
            </w:pPr>
            <w:ins w:id="1806" w:author="Опаева Лидия Арашаевна" w:date="2025-06-06T14:30:00Z">
              <w:r w:rsidRPr="00A57119">
                <w:t>Строка</w:t>
              </w:r>
            </w:ins>
          </w:p>
        </w:tc>
        <w:tc>
          <w:tcPr>
            <w:tcW w:w="374" w:type="pct"/>
          </w:tcPr>
          <w:p w14:paraId="0DBC6086" w14:textId="77777777" w:rsidR="00397DBC" w:rsidRPr="00A57119" w:rsidRDefault="00397DBC" w:rsidP="00397DBC">
            <w:pPr>
              <w:pStyle w:val="GOSTTablenorm"/>
              <w:rPr>
                <w:ins w:id="1807" w:author="Опаева Лидия Арашаевна" w:date="2025-06-06T14:30:00Z"/>
              </w:rPr>
            </w:pPr>
            <w:ins w:id="1808" w:author="Опаева Лидия Арашаевна" w:date="2025-06-06T14:30:00Z">
              <w:r w:rsidRPr="00A57119">
                <w:t>Да</w:t>
              </w:r>
            </w:ins>
          </w:p>
        </w:tc>
        <w:tc>
          <w:tcPr>
            <w:tcW w:w="374" w:type="pct"/>
          </w:tcPr>
          <w:p w14:paraId="0ECFA610" w14:textId="77777777" w:rsidR="00397DBC" w:rsidRPr="00A57119" w:rsidRDefault="00397DBC" w:rsidP="00397DBC">
            <w:pPr>
              <w:pStyle w:val="GOSTTablenorm"/>
              <w:rPr>
                <w:ins w:id="1809" w:author="Опаева Лидия Арашаевна" w:date="2025-06-06T14:30:00Z"/>
              </w:rPr>
            </w:pPr>
            <w:ins w:id="1810" w:author="Опаева Лидия Арашаевна" w:date="2025-06-06T14:30:00Z">
              <w:r w:rsidRPr="00A57119">
                <w:t>&lt;=20</w:t>
              </w:r>
            </w:ins>
          </w:p>
        </w:tc>
        <w:tc>
          <w:tcPr>
            <w:tcW w:w="1777" w:type="pct"/>
          </w:tcPr>
          <w:p w14:paraId="4F225BD3" w14:textId="77777777" w:rsidR="00397DBC" w:rsidRDefault="00397DBC" w:rsidP="00397DBC">
            <w:pPr>
              <w:pStyle w:val="GOSTTablenorm"/>
              <w:rPr>
                <w:ins w:id="1811" w:author="Опаева Лидия Арашаевна" w:date="2025-06-06T14:30:00Z"/>
              </w:rPr>
            </w:pPr>
            <w:ins w:id="1812" w:author="Опаева Лидия Арашаевна" w:date="2025-06-06T14:30:00Z">
              <w:r w:rsidRPr="00A57119">
                <w:t>Указывается подсистема, по операциям которого осуще</w:t>
              </w:r>
              <w:r>
                <w:t>ствляется формирование справки.</w:t>
              </w:r>
            </w:ins>
          </w:p>
          <w:p w14:paraId="74298757" w14:textId="77777777" w:rsidR="00397DBC" w:rsidRDefault="00397DBC" w:rsidP="00397DBC">
            <w:pPr>
              <w:pStyle w:val="GOSTTablenorm"/>
              <w:rPr>
                <w:ins w:id="1813" w:author="Опаева Лидия Арашаевна" w:date="2025-06-06T14:30:00Z"/>
              </w:rPr>
            </w:pPr>
            <w:ins w:id="1814" w:author="Опаева Лидия Арашаевна" w:date="2025-06-06T14:30:00Z">
              <w:r w:rsidRPr="00A57119">
                <w:t>Возможны</w:t>
              </w:r>
              <w:r>
                <w:t>е значения:</w:t>
              </w:r>
            </w:ins>
          </w:p>
          <w:p w14:paraId="1D40CFB3" w14:textId="208E4760" w:rsidR="00397DBC" w:rsidRPr="00A57119" w:rsidRDefault="00397DBC" w:rsidP="00BB7E48">
            <w:pPr>
              <w:pStyle w:val="GOSTTableListMark1"/>
              <w:rPr>
                <w:ins w:id="1815" w:author="Опаева Лидия Арашаевна" w:date="2025-06-06T14:30:00Z"/>
              </w:rPr>
            </w:pPr>
            <w:ins w:id="1816" w:author="Опаева Лидия Арашаевна" w:date="2025-06-06T14:30:00Z">
              <w:r w:rsidRPr="00BB7E48">
                <w:t>«ПУР КС»</w:t>
              </w:r>
            </w:ins>
          </w:p>
        </w:tc>
      </w:tr>
      <w:tr w:rsidR="00397DBC" w:rsidRPr="00A57119" w14:paraId="0EDC040B" w14:textId="77777777" w:rsidTr="00397DBC">
        <w:trPr>
          <w:ins w:id="1817" w:author="Опаева Лидия Арашаевна" w:date="2025-06-06T14:30:00Z"/>
        </w:trPr>
        <w:tc>
          <w:tcPr>
            <w:tcW w:w="1120" w:type="pct"/>
          </w:tcPr>
          <w:p w14:paraId="1B907372" w14:textId="77777777" w:rsidR="00397DBC" w:rsidRPr="00B97E8E" w:rsidRDefault="00397DBC" w:rsidP="00397DBC">
            <w:pPr>
              <w:pStyle w:val="GOSTTablenorm"/>
              <w:rPr>
                <w:ins w:id="1818" w:author="Опаева Лидия Арашаевна" w:date="2025-06-06T14:30:00Z"/>
                <w:b/>
              </w:rPr>
            </w:pPr>
            <w:ins w:id="1819" w:author="Опаева Лидия Арашаевна" w:date="2025-06-06T14:30:00Z">
              <w:r w:rsidRPr="00B97E8E">
                <w:rPr>
                  <w:b/>
                </w:rPr>
                <w:t>Строки</w:t>
              </w:r>
            </w:ins>
          </w:p>
        </w:tc>
        <w:tc>
          <w:tcPr>
            <w:tcW w:w="795" w:type="pct"/>
          </w:tcPr>
          <w:p w14:paraId="0FA9AA45" w14:textId="77777777" w:rsidR="00397DBC" w:rsidRPr="00B97E8E" w:rsidRDefault="00397DBC" w:rsidP="00397DBC">
            <w:pPr>
              <w:pStyle w:val="GOSTTablenorm"/>
              <w:rPr>
                <w:ins w:id="1820" w:author="Опаева Лидия Арашаевна" w:date="2025-06-06T14:30:00Z"/>
                <w:b/>
              </w:rPr>
            </w:pPr>
            <w:ins w:id="1821" w:author="Опаева Лидия Арашаевна" w:date="2025-06-06T14:30:00Z">
              <w:r w:rsidRPr="00B97E8E">
                <w:rPr>
                  <w:b/>
                </w:rPr>
                <w:t>T0504833</w:t>
              </w:r>
            </w:ins>
          </w:p>
        </w:tc>
        <w:tc>
          <w:tcPr>
            <w:tcW w:w="560" w:type="pct"/>
          </w:tcPr>
          <w:p w14:paraId="7AF5C1F9" w14:textId="77777777" w:rsidR="00397DBC" w:rsidRPr="00B97E8E" w:rsidRDefault="00397DBC" w:rsidP="00397DBC">
            <w:pPr>
              <w:pStyle w:val="GOSTTablenorm"/>
              <w:rPr>
                <w:ins w:id="1822" w:author="Опаева Лидия Арашаевна" w:date="2025-06-06T14:30:00Z"/>
                <w:lang w:eastAsia="en-US"/>
              </w:rPr>
            </w:pPr>
            <w:ins w:id="1823" w:author="Опаева Лидия Арашаевна" w:date="2025-06-06T14:30:00Z">
              <w:r w:rsidRPr="00B97E8E">
                <w:t>Массив</w:t>
              </w:r>
            </w:ins>
          </w:p>
        </w:tc>
        <w:tc>
          <w:tcPr>
            <w:tcW w:w="374" w:type="pct"/>
          </w:tcPr>
          <w:p w14:paraId="411F7467" w14:textId="77777777" w:rsidR="00397DBC" w:rsidRPr="00A57119" w:rsidRDefault="00397DBC" w:rsidP="00397DBC">
            <w:pPr>
              <w:pStyle w:val="GOSTTablenorm"/>
              <w:rPr>
                <w:ins w:id="1824" w:author="Опаева Лидия Арашаевна" w:date="2025-06-06T14:30:00Z"/>
              </w:rPr>
            </w:pPr>
            <w:ins w:id="1825" w:author="Опаева Лидия Арашаевна" w:date="2025-06-06T14:30:00Z">
              <w:r w:rsidRPr="00A57119">
                <w:t>Да</w:t>
              </w:r>
            </w:ins>
          </w:p>
        </w:tc>
        <w:tc>
          <w:tcPr>
            <w:tcW w:w="374" w:type="pct"/>
          </w:tcPr>
          <w:p w14:paraId="6EC17280" w14:textId="77777777" w:rsidR="00397DBC" w:rsidRPr="00A57119" w:rsidRDefault="00397DBC" w:rsidP="00397DBC">
            <w:pPr>
              <w:pStyle w:val="GOSTTablenorm"/>
              <w:rPr>
                <w:ins w:id="1826" w:author="Опаева Лидия Арашаевна" w:date="2025-06-06T14:30:00Z"/>
              </w:rPr>
            </w:pPr>
          </w:p>
        </w:tc>
        <w:tc>
          <w:tcPr>
            <w:tcW w:w="1777" w:type="pct"/>
          </w:tcPr>
          <w:p w14:paraId="0E528599" w14:textId="77777777" w:rsidR="00397DBC" w:rsidRPr="00A57119" w:rsidRDefault="00397DBC" w:rsidP="00397DBC">
            <w:pPr>
              <w:pStyle w:val="GOSTTablenorm"/>
              <w:rPr>
                <w:ins w:id="1827" w:author="Опаева Лидия Арашаевна" w:date="2025-06-06T14:30:00Z"/>
              </w:rPr>
            </w:pPr>
          </w:p>
        </w:tc>
      </w:tr>
      <w:tr w:rsidR="00397DBC" w:rsidRPr="00A57119" w14:paraId="3EDFC72E" w14:textId="77777777" w:rsidTr="00397DBC">
        <w:trPr>
          <w:ins w:id="1828" w:author="Опаева Лидия Арашаевна" w:date="2025-06-06T14:30:00Z"/>
        </w:trPr>
        <w:tc>
          <w:tcPr>
            <w:tcW w:w="1120" w:type="pct"/>
          </w:tcPr>
          <w:p w14:paraId="2993DC16" w14:textId="77777777" w:rsidR="00397DBC" w:rsidRPr="00A57119" w:rsidRDefault="00397DBC" w:rsidP="00397DBC">
            <w:pPr>
              <w:pStyle w:val="GOSTTablenorm"/>
              <w:rPr>
                <w:ins w:id="1829" w:author="Опаева Лидия Арашаевна" w:date="2025-06-06T14:30:00Z"/>
              </w:rPr>
            </w:pPr>
            <w:ins w:id="1830" w:author="Опаева Лидия Арашаевна" w:date="2025-06-06T14:30:00Z">
              <w:r w:rsidRPr="00A57119">
                <w:t>Идентификатор строки</w:t>
              </w:r>
            </w:ins>
          </w:p>
        </w:tc>
        <w:tc>
          <w:tcPr>
            <w:tcW w:w="795" w:type="pct"/>
          </w:tcPr>
          <w:p w14:paraId="286EF369" w14:textId="77777777" w:rsidR="00397DBC" w:rsidRPr="00A57119" w:rsidRDefault="00397DBC" w:rsidP="00397DBC">
            <w:pPr>
              <w:pStyle w:val="GOSTTablenorm"/>
              <w:rPr>
                <w:ins w:id="1831" w:author="Опаева Лидия Арашаевна" w:date="2025-06-06T14:30:00Z"/>
              </w:rPr>
            </w:pPr>
            <w:ins w:id="1832" w:author="Опаева Лидия Арашаевна" w:date="2025-06-06T14:30:00Z">
              <w:r w:rsidRPr="00B97E8E">
                <w:rPr>
                  <w:b/>
                </w:rPr>
                <w:t>T0504833:</w:t>
              </w:r>
              <w:r w:rsidRPr="00A57119">
                <w:rPr>
                  <w:lang w:val="en-US"/>
                </w:rPr>
                <w:t>id</w:t>
              </w:r>
            </w:ins>
          </w:p>
        </w:tc>
        <w:tc>
          <w:tcPr>
            <w:tcW w:w="560" w:type="pct"/>
          </w:tcPr>
          <w:p w14:paraId="437CDE8F" w14:textId="77777777" w:rsidR="00397DBC" w:rsidRPr="00A57119" w:rsidRDefault="00397DBC" w:rsidP="00397DBC">
            <w:pPr>
              <w:pStyle w:val="GOSTTablenorm"/>
              <w:rPr>
                <w:ins w:id="1833" w:author="Опаева Лидия Арашаевна" w:date="2025-06-06T14:30:00Z"/>
              </w:rPr>
            </w:pPr>
            <w:ins w:id="1834" w:author="Опаева Лидия Арашаевна" w:date="2025-06-06T14:30:00Z">
              <w:r w:rsidRPr="00A57119">
                <w:t>Число</w:t>
              </w:r>
            </w:ins>
          </w:p>
        </w:tc>
        <w:tc>
          <w:tcPr>
            <w:tcW w:w="374" w:type="pct"/>
          </w:tcPr>
          <w:p w14:paraId="2872DE81" w14:textId="77777777" w:rsidR="00397DBC" w:rsidRPr="00A57119" w:rsidRDefault="00397DBC" w:rsidP="00397DBC">
            <w:pPr>
              <w:pStyle w:val="GOSTTablenorm"/>
              <w:rPr>
                <w:ins w:id="1835" w:author="Опаева Лидия Арашаевна" w:date="2025-06-06T14:30:00Z"/>
              </w:rPr>
            </w:pPr>
            <w:ins w:id="1836" w:author="Опаева Лидия Арашаевна" w:date="2025-06-06T14:30:00Z">
              <w:r w:rsidRPr="00A57119">
                <w:t>Да</w:t>
              </w:r>
            </w:ins>
          </w:p>
        </w:tc>
        <w:tc>
          <w:tcPr>
            <w:tcW w:w="374" w:type="pct"/>
          </w:tcPr>
          <w:p w14:paraId="59CECA70" w14:textId="77777777" w:rsidR="00397DBC" w:rsidRPr="00A57119" w:rsidRDefault="00397DBC" w:rsidP="00397DBC">
            <w:pPr>
              <w:pStyle w:val="GOSTTablenorm"/>
              <w:rPr>
                <w:ins w:id="1837" w:author="Опаева Лидия Арашаевна" w:date="2025-06-06T14:30:00Z"/>
              </w:rPr>
            </w:pPr>
            <w:ins w:id="1838" w:author="Опаева Лидия Арашаевна" w:date="2025-06-06T14:30:00Z">
              <w:r w:rsidRPr="00A57119">
                <w:t>&lt;=20</w:t>
              </w:r>
            </w:ins>
          </w:p>
        </w:tc>
        <w:tc>
          <w:tcPr>
            <w:tcW w:w="1777" w:type="pct"/>
          </w:tcPr>
          <w:p w14:paraId="6D3900C7" w14:textId="77777777" w:rsidR="00397DBC" w:rsidRPr="00A57119" w:rsidRDefault="00397DBC" w:rsidP="00397DBC">
            <w:pPr>
              <w:pStyle w:val="GOSTTablenorm"/>
              <w:rPr>
                <w:ins w:id="1839" w:author="Опаева Лидия Арашаевна" w:date="2025-06-06T14:30:00Z"/>
              </w:rPr>
            </w:pPr>
            <w:ins w:id="1840" w:author="Опаева Лидия Арашаевна" w:date="2025-06-06T14:30:00Z">
              <w:r w:rsidRPr="00A57119">
                <w:t>Указывается технический идентификатор строки</w:t>
              </w:r>
            </w:ins>
          </w:p>
        </w:tc>
      </w:tr>
      <w:tr w:rsidR="00397DBC" w:rsidRPr="00A57119" w14:paraId="56155D87" w14:textId="77777777" w:rsidTr="00397DBC">
        <w:trPr>
          <w:ins w:id="1841" w:author="Опаева Лидия Арашаевна" w:date="2025-06-06T14:30:00Z"/>
        </w:trPr>
        <w:tc>
          <w:tcPr>
            <w:tcW w:w="1120" w:type="pct"/>
          </w:tcPr>
          <w:p w14:paraId="29E91757" w14:textId="77777777" w:rsidR="00397DBC" w:rsidRPr="00A57119" w:rsidRDefault="00397DBC" w:rsidP="00397DBC">
            <w:pPr>
              <w:pStyle w:val="GOSTTablenorm"/>
              <w:rPr>
                <w:ins w:id="1842" w:author="Опаева Лидия Арашаевна" w:date="2025-06-06T14:30:00Z"/>
              </w:rPr>
            </w:pPr>
            <w:ins w:id="1843" w:author="Опаева Лидия Арашаевна" w:date="2025-06-06T14:30:00Z">
              <w:r w:rsidRPr="00A57119">
                <w:t>Номер строки</w:t>
              </w:r>
            </w:ins>
          </w:p>
        </w:tc>
        <w:tc>
          <w:tcPr>
            <w:tcW w:w="795" w:type="pct"/>
          </w:tcPr>
          <w:p w14:paraId="6E312019" w14:textId="77777777" w:rsidR="00397DBC" w:rsidRPr="00A57119" w:rsidRDefault="00397DBC" w:rsidP="00397DBC">
            <w:pPr>
              <w:pStyle w:val="GOSTTablenorm"/>
              <w:rPr>
                <w:ins w:id="1844" w:author="Опаева Лидия Арашаевна" w:date="2025-06-06T14:30:00Z"/>
              </w:rPr>
            </w:pPr>
            <w:ins w:id="1845" w:author="Опаева Лидия Арашаевна" w:date="2025-06-06T14:30:00Z">
              <w:r w:rsidRPr="00B97E8E">
                <w:rPr>
                  <w:b/>
                </w:rPr>
                <w:t>T0504833:</w:t>
              </w:r>
              <w:r w:rsidRPr="00A57119">
                <w:t>NPP</w:t>
              </w:r>
            </w:ins>
          </w:p>
        </w:tc>
        <w:tc>
          <w:tcPr>
            <w:tcW w:w="560" w:type="pct"/>
          </w:tcPr>
          <w:p w14:paraId="6DA94176" w14:textId="77777777" w:rsidR="00397DBC" w:rsidRPr="00A57119" w:rsidRDefault="00397DBC" w:rsidP="00397DBC">
            <w:pPr>
              <w:pStyle w:val="GOSTTablenorm"/>
              <w:rPr>
                <w:ins w:id="1846" w:author="Опаева Лидия Арашаевна" w:date="2025-06-06T14:30:00Z"/>
                <w:lang w:eastAsia="en-US"/>
              </w:rPr>
            </w:pPr>
            <w:ins w:id="1847" w:author="Опаева Лидия Арашаевна" w:date="2025-06-06T14:30:00Z">
              <w:r w:rsidRPr="00A57119">
                <w:t>Число</w:t>
              </w:r>
            </w:ins>
          </w:p>
        </w:tc>
        <w:tc>
          <w:tcPr>
            <w:tcW w:w="374" w:type="pct"/>
          </w:tcPr>
          <w:p w14:paraId="114138BE" w14:textId="77777777" w:rsidR="00397DBC" w:rsidRPr="00A57119" w:rsidRDefault="00397DBC" w:rsidP="00397DBC">
            <w:pPr>
              <w:pStyle w:val="GOSTTablenorm"/>
              <w:rPr>
                <w:ins w:id="1848" w:author="Опаева Лидия Арашаевна" w:date="2025-06-06T14:30:00Z"/>
              </w:rPr>
            </w:pPr>
            <w:ins w:id="1849" w:author="Опаева Лидия Арашаевна" w:date="2025-06-06T14:30:00Z">
              <w:r w:rsidRPr="00A57119">
                <w:t>Да</w:t>
              </w:r>
            </w:ins>
          </w:p>
        </w:tc>
        <w:tc>
          <w:tcPr>
            <w:tcW w:w="374" w:type="pct"/>
          </w:tcPr>
          <w:p w14:paraId="0E2A81A8" w14:textId="77777777" w:rsidR="00397DBC" w:rsidRPr="00A57119" w:rsidRDefault="00397DBC" w:rsidP="00397DBC">
            <w:pPr>
              <w:pStyle w:val="GOSTTablenorm"/>
              <w:rPr>
                <w:ins w:id="1850" w:author="Опаева Лидия Арашаевна" w:date="2025-06-06T14:30:00Z"/>
              </w:rPr>
            </w:pPr>
            <w:ins w:id="1851" w:author="Опаева Лидия Арашаевна" w:date="2025-06-06T14:30:00Z">
              <w:r w:rsidRPr="00A57119">
                <w:t>&lt;=5</w:t>
              </w:r>
            </w:ins>
          </w:p>
        </w:tc>
        <w:tc>
          <w:tcPr>
            <w:tcW w:w="1777" w:type="pct"/>
          </w:tcPr>
          <w:p w14:paraId="0FBCB917" w14:textId="77777777" w:rsidR="00397DBC" w:rsidRPr="00A57119" w:rsidRDefault="00397DBC" w:rsidP="00397DBC">
            <w:pPr>
              <w:pStyle w:val="GOSTTablenorm"/>
              <w:rPr>
                <w:ins w:id="1852" w:author="Опаева Лидия Арашаевна" w:date="2025-06-06T14:30:00Z"/>
              </w:rPr>
            </w:pPr>
            <w:ins w:id="1853" w:author="Опаева Лидия Арашаевна" w:date="2025-06-06T14:30:00Z">
              <w:r w:rsidRPr="00A57119">
                <w:t>Указывается порядковый номер строки</w:t>
              </w:r>
            </w:ins>
          </w:p>
        </w:tc>
      </w:tr>
      <w:tr w:rsidR="00397DBC" w:rsidRPr="00A57119" w14:paraId="166CAD1D" w14:textId="77777777" w:rsidTr="00397DBC">
        <w:trPr>
          <w:ins w:id="1854" w:author="Опаева Лидия Арашаевна" w:date="2025-06-06T14:30:00Z"/>
        </w:trPr>
        <w:tc>
          <w:tcPr>
            <w:tcW w:w="1120" w:type="pct"/>
          </w:tcPr>
          <w:p w14:paraId="0CB1EA66" w14:textId="77777777" w:rsidR="00397DBC" w:rsidRPr="00A57119" w:rsidRDefault="00397DBC" w:rsidP="00397DBC">
            <w:pPr>
              <w:pStyle w:val="GOSTTablenorm"/>
              <w:rPr>
                <w:ins w:id="1855" w:author="Опаева Лидия Арашаевна" w:date="2025-06-06T14:30:00Z"/>
              </w:rPr>
            </w:pPr>
            <w:ins w:id="1856" w:author="Опаева Лидия Арашаевна" w:date="2025-06-06T14:30:00Z">
              <w:r w:rsidRPr="00A57119">
                <w:t>Наименование операции</w:t>
              </w:r>
            </w:ins>
          </w:p>
        </w:tc>
        <w:tc>
          <w:tcPr>
            <w:tcW w:w="795" w:type="pct"/>
          </w:tcPr>
          <w:p w14:paraId="207A032E" w14:textId="77777777" w:rsidR="00397DBC" w:rsidRPr="00A57119" w:rsidRDefault="00397DBC" w:rsidP="00397DBC">
            <w:pPr>
              <w:pStyle w:val="GOSTTablenorm"/>
              <w:rPr>
                <w:ins w:id="1857" w:author="Опаева Лидия Арашаевна" w:date="2025-06-06T14:30:00Z"/>
              </w:rPr>
            </w:pPr>
            <w:ins w:id="1858" w:author="Опаева Лидия Арашаевна" w:date="2025-06-06T14:30:00Z">
              <w:r w:rsidRPr="00B97E8E">
                <w:rPr>
                  <w:b/>
                  <w:lang w:val="en-US"/>
                </w:rPr>
                <w:t>T0504833</w:t>
              </w:r>
              <w:r w:rsidRPr="00B97E8E">
                <w:rPr>
                  <w:b/>
                </w:rPr>
                <w:t>:</w:t>
              </w:r>
              <w:r w:rsidRPr="00A57119">
                <w:t>NAME_O</w:t>
              </w:r>
            </w:ins>
          </w:p>
        </w:tc>
        <w:tc>
          <w:tcPr>
            <w:tcW w:w="560" w:type="pct"/>
          </w:tcPr>
          <w:p w14:paraId="03D8B110" w14:textId="77777777" w:rsidR="00397DBC" w:rsidRPr="00A57119" w:rsidRDefault="00397DBC" w:rsidP="00397DBC">
            <w:pPr>
              <w:pStyle w:val="GOSTTablenorm"/>
              <w:rPr>
                <w:ins w:id="1859" w:author="Опаева Лидия Арашаевна" w:date="2025-06-06T14:30:00Z"/>
                <w:lang w:eastAsia="en-US"/>
              </w:rPr>
            </w:pPr>
            <w:ins w:id="1860" w:author="Опаева Лидия Арашаевна" w:date="2025-06-06T14:30:00Z">
              <w:r w:rsidRPr="00A57119">
                <w:t>Строка</w:t>
              </w:r>
            </w:ins>
          </w:p>
        </w:tc>
        <w:tc>
          <w:tcPr>
            <w:tcW w:w="374" w:type="pct"/>
          </w:tcPr>
          <w:p w14:paraId="2B0D72E1" w14:textId="77777777" w:rsidR="00397DBC" w:rsidRPr="00A57119" w:rsidRDefault="00397DBC" w:rsidP="00397DBC">
            <w:pPr>
              <w:pStyle w:val="GOSTTablenorm"/>
              <w:rPr>
                <w:ins w:id="1861" w:author="Опаева Лидия Арашаевна" w:date="2025-06-06T14:30:00Z"/>
              </w:rPr>
            </w:pPr>
            <w:ins w:id="1862" w:author="Опаева Лидия Арашаевна" w:date="2025-06-06T14:30:00Z">
              <w:r w:rsidRPr="00A57119">
                <w:t>Да</w:t>
              </w:r>
            </w:ins>
          </w:p>
        </w:tc>
        <w:tc>
          <w:tcPr>
            <w:tcW w:w="374" w:type="pct"/>
          </w:tcPr>
          <w:p w14:paraId="3DFCE0D4" w14:textId="77777777" w:rsidR="00397DBC" w:rsidRPr="00A57119" w:rsidRDefault="00397DBC" w:rsidP="00397DBC">
            <w:pPr>
              <w:pStyle w:val="GOSTTablenorm"/>
              <w:rPr>
                <w:ins w:id="1863" w:author="Опаева Лидия Арашаевна" w:date="2025-06-06T14:30:00Z"/>
              </w:rPr>
            </w:pPr>
            <w:ins w:id="1864" w:author="Опаева Лидия Арашаевна" w:date="2025-06-06T14:30:00Z">
              <w:r w:rsidRPr="00A57119">
                <w:t>&lt;=2000</w:t>
              </w:r>
            </w:ins>
          </w:p>
        </w:tc>
        <w:tc>
          <w:tcPr>
            <w:tcW w:w="1777" w:type="pct"/>
          </w:tcPr>
          <w:p w14:paraId="2949FC9C" w14:textId="77777777" w:rsidR="00397DBC" w:rsidRPr="00A57119" w:rsidRDefault="00397DBC" w:rsidP="00397DBC">
            <w:pPr>
              <w:pStyle w:val="GOSTTablenorm"/>
              <w:rPr>
                <w:ins w:id="1865" w:author="Опаева Лидия Арашаевна" w:date="2025-06-06T14:30:00Z"/>
              </w:rPr>
            </w:pPr>
            <w:ins w:id="1866" w:author="Опаева Лидия Арашаевна" w:date="2025-06-06T14:30:00Z">
              <w:r w:rsidRPr="00A57119">
                <w:t xml:space="preserve">Указывается произвольное наименование операции, может отсутствовать в справочнике «Наименования записей учета» в </w:t>
              </w:r>
              <w:r w:rsidRPr="00A57119">
                <w:rPr>
                  <w:lang w:val="en-US"/>
                </w:rPr>
                <w:t>SVAP</w:t>
              </w:r>
            </w:ins>
          </w:p>
        </w:tc>
      </w:tr>
      <w:tr w:rsidR="00397DBC" w:rsidRPr="00A57119" w14:paraId="18DCE639" w14:textId="77777777" w:rsidTr="00397DBC">
        <w:trPr>
          <w:ins w:id="1867" w:author="Опаева Лидия Арашаевна" w:date="2025-06-06T14:30:00Z"/>
        </w:trPr>
        <w:tc>
          <w:tcPr>
            <w:tcW w:w="1120" w:type="pct"/>
          </w:tcPr>
          <w:p w14:paraId="6239ED1A" w14:textId="77777777" w:rsidR="00397DBC" w:rsidRPr="00A57119" w:rsidRDefault="00397DBC" w:rsidP="00397DBC">
            <w:pPr>
              <w:pStyle w:val="GOSTTablenorm"/>
              <w:rPr>
                <w:ins w:id="1868" w:author="Опаева Лидия Арашаевна" w:date="2025-06-06T14:30:00Z"/>
              </w:rPr>
            </w:pPr>
            <w:ins w:id="1869" w:author="Опаева Лидия Арашаевна" w:date="2025-06-06T14:30:00Z">
              <w:r w:rsidRPr="00A57119">
                <w:t>Основание операции</w:t>
              </w:r>
            </w:ins>
          </w:p>
        </w:tc>
        <w:tc>
          <w:tcPr>
            <w:tcW w:w="795" w:type="pct"/>
          </w:tcPr>
          <w:p w14:paraId="6349E7CB" w14:textId="77777777" w:rsidR="00397DBC" w:rsidRPr="00A57119" w:rsidRDefault="00397DBC" w:rsidP="00397DBC">
            <w:pPr>
              <w:pStyle w:val="GOSTTablenorm"/>
              <w:rPr>
                <w:ins w:id="1870" w:author="Опаева Лидия Арашаевна" w:date="2025-06-06T14:30:00Z"/>
              </w:rPr>
            </w:pPr>
            <w:ins w:id="1871" w:author="Опаева Лидия Арашаевна" w:date="2025-06-06T14:30:00Z">
              <w:r w:rsidRPr="00B97E8E">
                <w:rPr>
                  <w:b/>
                </w:rPr>
                <w:t>T0504833:</w:t>
              </w:r>
              <w:r w:rsidRPr="00A57119">
                <w:t>NAME_O</w:t>
              </w:r>
              <w:r w:rsidRPr="00A57119">
                <w:rPr>
                  <w:lang w:val="en-US"/>
                </w:rPr>
                <w:t>O</w:t>
              </w:r>
            </w:ins>
          </w:p>
        </w:tc>
        <w:tc>
          <w:tcPr>
            <w:tcW w:w="560" w:type="pct"/>
          </w:tcPr>
          <w:p w14:paraId="254E3F6C" w14:textId="77777777" w:rsidR="00397DBC" w:rsidRPr="00A57119" w:rsidRDefault="00397DBC" w:rsidP="00397DBC">
            <w:pPr>
              <w:pStyle w:val="GOSTTablenorm"/>
              <w:rPr>
                <w:ins w:id="1872" w:author="Опаева Лидия Арашаевна" w:date="2025-06-06T14:30:00Z"/>
                <w:lang w:eastAsia="en-US"/>
              </w:rPr>
            </w:pPr>
            <w:ins w:id="1873" w:author="Опаева Лидия Арашаевна" w:date="2025-06-06T14:30:00Z">
              <w:r w:rsidRPr="00A57119">
                <w:t>Строка</w:t>
              </w:r>
            </w:ins>
          </w:p>
        </w:tc>
        <w:tc>
          <w:tcPr>
            <w:tcW w:w="374" w:type="pct"/>
          </w:tcPr>
          <w:p w14:paraId="45E3E28F" w14:textId="77777777" w:rsidR="00397DBC" w:rsidRPr="00A57119" w:rsidRDefault="00397DBC" w:rsidP="00397DBC">
            <w:pPr>
              <w:pStyle w:val="GOSTTablenorm"/>
              <w:rPr>
                <w:ins w:id="1874" w:author="Опаева Лидия Арашаевна" w:date="2025-06-06T14:30:00Z"/>
              </w:rPr>
            </w:pPr>
            <w:ins w:id="1875" w:author="Опаева Лидия Арашаевна" w:date="2025-06-06T14:30:00Z">
              <w:r w:rsidRPr="00A57119">
                <w:t>Да</w:t>
              </w:r>
            </w:ins>
          </w:p>
        </w:tc>
        <w:tc>
          <w:tcPr>
            <w:tcW w:w="374" w:type="pct"/>
          </w:tcPr>
          <w:p w14:paraId="527756FF" w14:textId="77777777" w:rsidR="00397DBC" w:rsidRPr="00A57119" w:rsidRDefault="00397DBC" w:rsidP="00397DBC">
            <w:pPr>
              <w:pStyle w:val="GOSTTablenorm"/>
              <w:rPr>
                <w:ins w:id="1876" w:author="Опаева Лидия Арашаевна" w:date="2025-06-06T14:30:00Z"/>
              </w:rPr>
            </w:pPr>
            <w:ins w:id="1877" w:author="Опаева Лидия Арашаевна" w:date="2025-06-06T14:30:00Z">
              <w:r w:rsidRPr="00A57119">
                <w:t>&lt;=2000</w:t>
              </w:r>
            </w:ins>
          </w:p>
        </w:tc>
        <w:tc>
          <w:tcPr>
            <w:tcW w:w="1777" w:type="pct"/>
          </w:tcPr>
          <w:p w14:paraId="475166AD" w14:textId="77777777" w:rsidR="00397DBC" w:rsidRPr="00A57119" w:rsidRDefault="00397DBC" w:rsidP="00397DBC">
            <w:pPr>
              <w:pStyle w:val="GOSTTablenorm"/>
              <w:rPr>
                <w:ins w:id="1878" w:author="Опаева Лидия Арашаевна" w:date="2025-06-06T14:30:00Z"/>
              </w:rPr>
            </w:pPr>
            <w:ins w:id="1879" w:author="Опаева Лидия Арашаевна" w:date="2025-06-06T14:30:00Z">
              <w:r w:rsidRPr="00A57119">
                <w:t>Указывается основание для проведения операции (произвольный текст)</w:t>
              </w:r>
            </w:ins>
          </w:p>
        </w:tc>
      </w:tr>
      <w:tr w:rsidR="00397DBC" w:rsidRPr="00A57119" w14:paraId="34A4D738" w14:textId="77777777" w:rsidTr="00397DBC">
        <w:trPr>
          <w:ins w:id="1880" w:author="Опаева Лидия Арашаевна" w:date="2025-06-06T14:30:00Z"/>
        </w:trPr>
        <w:tc>
          <w:tcPr>
            <w:tcW w:w="1120" w:type="pct"/>
          </w:tcPr>
          <w:p w14:paraId="6D78D758" w14:textId="77777777" w:rsidR="00397DBC" w:rsidRPr="00A57119" w:rsidRDefault="00397DBC" w:rsidP="00397DBC">
            <w:pPr>
              <w:pStyle w:val="GOSTTablenorm"/>
              <w:rPr>
                <w:ins w:id="1881" w:author="Опаева Лидия Арашаевна" w:date="2025-06-06T14:30:00Z"/>
              </w:rPr>
            </w:pPr>
            <w:ins w:id="1882" w:author="Опаева Лидия Арашаевна" w:date="2025-06-06T14:30:00Z">
              <w:r w:rsidRPr="00A57119">
                <w:t>Сумма в валюте документа</w:t>
              </w:r>
            </w:ins>
          </w:p>
        </w:tc>
        <w:tc>
          <w:tcPr>
            <w:tcW w:w="795" w:type="pct"/>
          </w:tcPr>
          <w:p w14:paraId="4FEA457A" w14:textId="77777777" w:rsidR="00397DBC" w:rsidRPr="00A57119" w:rsidRDefault="00397DBC" w:rsidP="00397DBC">
            <w:pPr>
              <w:pStyle w:val="GOSTTablenorm"/>
              <w:rPr>
                <w:ins w:id="1883" w:author="Опаева Лидия Арашаевна" w:date="2025-06-06T14:30:00Z"/>
              </w:rPr>
            </w:pPr>
            <w:ins w:id="1884" w:author="Опаева Лидия Арашаевна" w:date="2025-06-06T14:30:00Z">
              <w:r w:rsidRPr="00B97E8E">
                <w:rPr>
                  <w:b/>
                </w:rPr>
                <w:t>T0504833:</w:t>
              </w:r>
              <w:r w:rsidRPr="00A57119">
                <w:t>SUMM</w:t>
              </w:r>
            </w:ins>
          </w:p>
        </w:tc>
        <w:tc>
          <w:tcPr>
            <w:tcW w:w="560" w:type="pct"/>
          </w:tcPr>
          <w:p w14:paraId="6978328F" w14:textId="77777777" w:rsidR="00397DBC" w:rsidRPr="00A57119" w:rsidRDefault="00397DBC" w:rsidP="00397DBC">
            <w:pPr>
              <w:pStyle w:val="GOSTTablenorm"/>
              <w:rPr>
                <w:ins w:id="1885" w:author="Опаева Лидия Арашаевна" w:date="2025-06-06T14:30:00Z"/>
                <w:lang w:eastAsia="en-US"/>
              </w:rPr>
            </w:pPr>
            <w:ins w:id="1886" w:author="Опаева Лидия Арашаевна" w:date="2025-06-06T14:30:00Z">
              <w:r w:rsidRPr="00A57119">
                <w:t>Сумма</w:t>
              </w:r>
            </w:ins>
          </w:p>
        </w:tc>
        <w:tc>
          <w:tcPr>
            <w:tcW w:w="374" w:type="pct"/>
          </w:tcPr>
          <w:p w14:paraId="43387E9A" w14:textId="77777777" w:rsidR="00397DBC" w:rsidRPr="00A57119" w:rsidRDefault="00397DBC" w:rsidP="00397DBC">
            <w:pPr>
              <w:pStyle w:val="GOSTTablenorm"/>
              <w:rPr>
                <w:ins w:id="1887" w:author="Опаева Лидия Арашаевна" w:date="2025-06-06T14:30:00Z"/>
              </w:rPr>
            </w:pPr>
            <w:ins w:id="1888" w:author="Опаева Лидия Арашаевна" w:date="2025-06-06T14:30:00Z">
              <w:r w:rsidRPr="00A57119">
                <w:t>Да</w:t>
              </w:r>
            </w:ins>
          </w:p>
        </w:tc>
        <w:tc>
          <w:tcPr>
            <w:tcW w:w="374" w:type="pct"/>
          </w:tcPr>
          <w:p w14:paraId="695DADF0" w14:textId="761FAFF7" w:rsidR="00397DBC" w:rsidRPr="00A57119" w:rsidRDefault="00397DBC" w:rsidP="00397DBC">
            <w:pPr>
              <w:pStyle w:val="GOSTTablenorm"/>
              <w:rPr>
                <w:ins w:id="1889" w:author="Опаева Лидия Арашаевна" w:date="2025-06-06T14:30:00Z"/>
              </w:rPr>
            </w:pPr>
          </w:p>
        </w:tc>
        <w:tc>
          <w:tcPr>
            <w:tcW w:w="1777" w:type="pct"/>
          </w:tcPr>
          <w:p w14:paraId="49E6C1C7" w14:textId="77777777" w:rsidR="00397DBC" w:rsidRPr="00A57119" w:rsidRDefault="00397DBC" w:rsidP="00397DBC">
            <w:pPr>
              <w:pStyle w:val="GOSTTablenorm"/>
              <w:rPr>
                <w:ins w:id="1890" w:author="Опаева Лидия Арашаевна" w:date="2025-06-06T14:30:00Z"/>
              </w:rPr>
            </w:pPr>
            <w:ins w:id="1891" w:author="Опаева Лидия Арашаевна" w:date="2025-06-06T14:30:00Z">
              <w:r w:rsidRPr="00A57119">
                <w:t xml:space="preserve">Сумма передается в единицах валюты, указанной в параметре TtlPrt_CdCrr, с </w:t>
              </w:r>
              <w:r>
                <w:t>точностью 2 знака после запятой</w:t>
              </w:r>
            </w:ins>
          </w:p>
        </w:tc>
      </w:tr>
      <w:tr w:rsidR="00397DBC" w:rsidRPr="00A57119" w14:paraId="280928BD" w14:textId="77777777" w:rsidTr="00397DBC">
        <w:trPr>
          <w:ins w:id="1892" w:author="Опаева Лидия Арашаевна" w:date="2025-06-06T14:30:00Z"/>
        </w:trPr>
        <w:tc>
          <w:tcPr>
            <w:tcW w:w="1120" w:type="pct"/>
          </w:tcPr>
          <w:p w14:paraId="32E156B6" w14:textId="77777777" w:rsidR="00397DBC" w:rsidRPr="00A57119" w:rsidRDefault="00397DBC" w:rsidP="00397DBC">
            <w:pPr>
              <w:pStyle w:val="GOSTTablenorm"/>
              <w:rPr>
                <w:ins w:id="1893" w:author="Опаева Лидия Арашаевна" w:date="2025-06-06T14:30:00Z"/>
              </w:rPr>
            </w:pPr>
            <w:ins w:id="1894" w:author="Опаева Лидия Арашаевна" w:date="2025-06-06T14:30:00Z">
              <w:r w:rsidRPr="00A57119">
                <w:t>Учетная сумма</w:t>
              </w:r>
            </w:ins>
          </w:p>
        </w:tc>
        <w:tc>
          <w:tcPr>
            <w:tcW w:w="795" w:type="pct"/>
          </w:tcPr>
          <w:p w14:paraId="09C85604" w14:textId="77777777" w:rsidR="00397DBC" w:rsidRPr="00A57119" w:rsidRDefault="00397DBC" w:rsidP="00397DBC">
            <w:pPr>
              <w:pStyle w:val="GOSTTablenorm"/>
              <w:rPr>
                <w:ins w:id="1895" w:author="Опаева Лидия Арашаевна" w:date="2025-06-06T14:30:00Z"/>
              </w:rPr>
            </w:pPr>
            <w:ins w:id="1896" w:author="Опаева Лидия Арашаевна" w:date="2025-06-06T14:30:00Z">
              <w:r w:rsidRPr="00B97E8E">
                <w:rPr>
                  <w:b/>
                </w:rPr>
                <w:t>T0504833:</w:t>
              </w:r>
              <w:r w:rsidRPr="00A57119">
                <w:t>RgSUMM</w:t>
              </w:r>
            </w:ins>
          </w:p>
        </w:tc>
        <w:tc>
          <w:tcPr>
            <w:tcW w:w="560" w:type="pct"/>
          </w:tcPr>
          <w:p w14:paraId="65989F62" w14:textId="77777777" w:rsidR="00397DBC" w:rsidRPr="00A57119" w:rsidRDefault="00397DBC" w:rsidP="00397DBC">
            <w:pPr>
              <w:pStyle w:val="GOSTTablenorm"/>
              <w:rPr>
                <w:ins w:id="1897" w:author="Опаева Лидия Арашаевна" w:date="2025-06-06T14:30:00Z"/>
                <w:lang w:eastAsia="en-US"/>
              </w:rPr>
            </w:pPr>
            <w:ins w:id="1898" w:author="Опаева Лидия Арашаевна" w:date="2025-06-06T14:30:00Z">
              <w:r w:rsidRPr="00A57119">
                <w:t>Сумма</w:t>
              </w:r>
            </w:ins>
          </w:p>
        </w:tc>
        <w:tc>
          <w:tcPr>
            <w:tcW w:w="374" w:type="pct"/>
          </w:tcPr>
          <w:p w14:paraId="2B275AD4" w14:textId="77777777" w:rsidR="00397DBC" w:rsidRPr="00A57119" w:rsidRDefault="00397DBC" w:rsidP="00397DBC">
            <w:pPr>
              <w:pStyle w:val="GOSTTablenorm"/>
              <w:rPr>
                <w:ins w:id="1899" w:author="Опаева Лидия Арашаевна" w:date="2025-06-06T14:30:00Z"/>
              </w:rPr>
            </w:pPr>
            <w:ins w:id="1900" w:author="Опаева Лидия Арашаевна" w:date="2025-06-06T14:30:00Z">
              <w:r w:rsidRPr="00A57119">
                <w:t>Да</w:t>
              </w:r>
            </w:ins>
          </w:p>
        </w:tc>
        <w:tc>
          <w:tcPr>
            <w:tcW w:w="374" w:type="pct"/>
          </w:tcPr>
          <w:p w14:paraId="1FD443E5" w14:textId="38AE8DA4" w:rsidR="00397DBC" w:rsidRPr="00A57119" w:rsidRDefault="00397DBC" w:rsidP="00397DBC">
            <w:pPr>
              <w:pStyle w:val="GOSTTablenorm"/>
              <w:rPr>
                <w:ins w:id="1901" w:author="Опаева Лидия Арашаевна" w:date="2025-06-06T14:30:00Z"/>
              </w:rPr>
            </w:pPr>
          </w:p>
        </w:tc>
        <w:tc>
          <w:tcPr>
            <w:tcW w:w="1777" w:type="pct"/>
          </w:tcPr>
          <w:p w14:paraId="2D3D699B" w14:textId="77777777" w:rsidR="00397DBC" w:rsidRPr="00A57119" w:rsidRDefault="00397DBC" w:rsidP="00397DBC">
            <w:pPr>
              <w:pStyle w:val="GOSTTablenorm"/>
              <w:rPr>
                <w:ins w:id="1902" w:author="Опаева Лидия Арашаевна" w:date="2025-06-06T14:30:00Z"/>
              </w:rPr>
            </w:pPr>
            <w:ins w:id="1903" w:author="Опаева Лидия Арашаевна" w:date="2025-06-06T14:30:00Z">
              <w:r w:rsidRPr="00A57119">
                <w:t>Сумма передается в единицах валюты учета (в рублях) с точностью 2 знака после запято</w:t>
              </w:r>
              <w:r>
                <w:t>й</w:t>
              </w:r>
            </w:ins>
          </w:p>
        </w:tc>
      </w:tr>
      <w:tr w:rsidR="00397DBC" w:rsidRPr="00A57119" w14:paraId="626FD79C" w14:textId="77777777" w:rsidTr="00397DBC">
        <w:trPr>
          <w:ins w:id="1904" w:author="Опаева Лидия Арашаевна" w:date="2025-06-06T14:30:00Z"/>
        </w:trPr>
        <w:tc>
          <w:tcPr>
            <w:tcW w:w="1120" w:type="pct"/>
          </w:tcPr>
          <w:p w14:paraId="026CB4CE" w14:textId="77777777" w:rsidR="00397DBC" w:rsidRPr="00A57119" w:rsidRDefault="00397DBC" w:rsidP="00397DBC">
            <w:pPr>
              <w:pStyle w:val="GOSTTablenorm"/>
              <w:rPr>
                <w:ins w:id="1905" w:author="Опаева Лидия Арашаевна" w:date="2025-06-06T14:30:00Z"/>
              </w:rPr>
            </w:pPr>
            <w:ins w:id="1906" w:author="Опаева Лидия Арашаевна" w:date="2025-06-06T14:30:00Z">
              <w:r w:rsidRPr="00A57119">
                <w:t>Счет Дт</w:t>
              </w:r>
            </w:ins>
          </w:p>
        </w:tc>
        <w:tc>
          <w:tcPr>
            <w:tcW w:w="795" w:type="pct"/>
          </w:tcPr>
          <w:p w14:paraId="1F60E3A8" w14:textId="77777777" w:rsidR="00397DBC" w:rsidRPr="00A57119" w:rsidRDefault="00397DBC" w:rsidP="00397DBC">
            <w:pPr>
              <w:pStyle w:val="GOSTTablenorm"/>
              <w:rPr>
                <w:ins w:id="1907" w:author="Опаева Лидия Арашаевна" w:date="2025-06-06T14:30:00Z"/>
              </w:rPr>
            </w:pPr>
            <w:ins w:id="1908" w:author="Опаева Лидия Арашаевна" w:date="2025-06-06T14:30:00Z">
              <w:r w:rsidRPr="00B97E8E">
                <w:rPr>
                  <w:b/>
                </w:rPr>
                <w:t>T0504833:</w:t>
              </w:r>
              <w:r w:rsidRPr="00A57119">
                <w:t>DT_ACCOUNT</w:t>
              </w:r>
            </w:ins>
          </w:p>
        </w:tc>
        <w:tc>
          <w:tcPr>
            <w:tcW w:w="560" w:type="pct"/>
          </w:tcPr>
          <w:p w14:paraId="630A6CF0" w14:textId="77777777" w:rsidR="00397DBC" w:rsidRPr="00A57119" w:rsidRDefault="00397DBC" w:rsidP="00397DBC">
            <w:pPr>
              <w:pStyle w:val="GOSTTablenorm"/>
              <w:rPr>
                <w:ins w:id="1909" w:author="Опаева Лидия Арашаевна" w:date="2025-06-06T14:30:00Z"/>
                <w:lang w:eastAsia="en-US"/>
              </w:rPr>
            </w:pPr>
            <w:ins w:id="1910" w:author="Опаева Лидия Арашаевна" w:date="2025-06-06T14:30:00Z">
              <w:r w:rsidRPr="00A57119">
                <w:t>Строка</w:t>
              </w:r>
            </w:ins>
          </w:p>
        </w:tc>
        <w:tc>
          <w:tcPr>
            <w:tcW w:w="374" w:type="pct"/>
          </w:tcPr>
          <w:p w14:paraId="220219EB" w14:textId="77777777" w:rsidR="00397DBC" w:rsidRPr="00A57119" w:rsidRDefault="00397DBC" w:rsidP="00397DBC">
            <w:pPr>
              <w:pStyle w:val="GOSTTablenorm"/>
              <w:rPr>
                <w:ins w:id="1911" w:author="Опаева Лидия Арашаевна" w:date="2025-06-06T14:30:00Z"/>
              </w:rPr>
            </w:pPr>
            <w:ins w:id="1912" w:author="Опаева Лидия Арашаевна" w:date="2025-06-06T14:30:00Z">
              <w:r w:rsidRPr="00A57119">
                <w:t>Да</w:t>
              </w:r>
            </w:ins>
          </w:p>
        </w:tc>
        <w:tc>
          <w:tcPr>
            <w:tcW w:w="374" w:type="pct"/>
          </w:tcPr>
          <w:p w14:paraId="45A900F9" w14:textId="77777777" w:rsidR="00397DBC" w:rsidRPr="00A57119" w:rsidRDefault="00397DBC" w:rsidP="00397DBC">
            <w:pPr>
              <w:pStyle w:val="GOSTTablenorm"/>
              <w:rPr>
                <w:ins w:id="1913" w:author="Опаева Лидия Арашаевна" w:date="2025-06-06T14:30:00Z"/>
              </w:rPr>
            </w:pPr>
            <w:ins w:id="1914" w:author="Опаева Лидия Арашаевна" w:date="2025-06-06T14:30:00Z">
              <w:r w:rsidRPr="00A57119">
                <w:rPr>
                  <w:lang w:val="en-US"/>
                </w:rPr>
                <w:t>&lt;</w:t>
              </w:r>
              <w:r w:rsidRPr="00A57119">
                <w:t>=5</w:t>
              </w:r>
            </w:ins>
          </w:p>
        </w:tc>
        <w:tc>
          <w:tcPr>
            <w:tcW w:w="1777" w:type="pct"/>
          </w:tcPr>
          <w:p w14:paraId="7F97178F" w14:textId="77777777" w:rsidR="00397DBC" w:rsidRPr="00A57119" w:rsidRDefault="00397DBC" w:rsidP="00397DBC">
            <w:pPr>
              <w:pStyle w:val="GOSTTablenorm"/>
              <w:rPr>
                <w:ins w:id="1915" w:author="Опаева Лидия Арашаевна" w:date="2025-06-06T14:30:00Z"/>
              </w:rPr>
            </w:pPr>
            <w:ins w:id="1916" w:author="Опаева Лидия Арашаевна" w:date="2025-06-06T14:30:00Z">
              <w:r w:rsidRPr="00A57119">
                <w:t xml:space="preserve">Указывается код счета казначейского учета (номер забалансового счета) в соответствии со справочником «План счетов» в </w:t>
              </w:r>
              <w:r w:rsidRPr="00A57119">
                <w:rPr>
                  <w:lang w:val="en-US"/>
                </w:rPr>
                <w:t>SVAP</w:t>
              </w:r>
              <w:r w:rsidRPr="00A57119">
                <w:t xml:space="preserve"> для о</w:t>
              </w:r>
              <w:r>
                <w:t>тражения по дебету записи учета</w:t>
              </w:r>
            </w:ins>
          </w:p>
        </w:tc>
      </w:tr>
      <w:tr w:rsidR="00397DBC" w:rsidRPr="00A57119" w14:paraId="3E75F2C0" w14:textId="77777777" w:rsidTr="00397DBC">
        <w:trPr>
          <w:ins w:id="1917" w:author="Опаева Лидия Арашаевна" w:date="2025-06-06T14:30:00Z"/>
        </w:trPr>
        <w:tc>
          <w:tcPr>
            <w:tcW w:w="1120" w:type="pct"/>
          </w:tcPr>
          <w:p w14:paraId="77AF75E0" w14:textId="77777777" w:rsidR="00397DBC" w:rsidRPr="00A57119" w:rsidRDefault="00397DBC" w:rsidP="00397DBC">
            <w:pPr>
              <w:pStyle w:val="GOSTTablenorm"/>
              <w:rPr>
                <w:ins w:id="1918" w:author="Опаева Лидия Арашаевна" w:date="2025-06-06T14:30:00Z"/>
              </w:rPr>
            </w:pPr>
            <w:ins w:id="1919" w:author="Опаева Лидия Арашаевна" w:date="2025-06-06T14:30:00Z">
              <w:r w:rsidRPr="00A57119">
                <w:t>ОКТМО КС Дт</w:t>
              </w:r>
            </w:ins>
          </w:p>
        </w:tc>
        <w:tc>
          <w:tcPr>
            <w:tcW w:w="795" w:type="pct"/>
          </w:tcPr>
          <w:p w14:paraId="214A1C65" w14:textId="77777777" w:rsidR="00397DBC" w:rsidRPr="00A57119" w:rsidRDefault="00397DBC" w:rsidP="00397DBC">
            <w:pPr>
              <w:pStyle w:val="GOSTTablenorm"/>
              <w:rPr>
                <w:ins w:id="1920" w:author="Опаева Лидия Арашаевна" w:date="2025-06-06T14:30:00Z"/>
              </w:rPr>
            </w:pPr>
            <w:ins w:id="1921" w:author="Опаева Лидия Арашаевна" w:date="2025-06-06T14:30:00Z">
              <w:r w:rsidRPr="00B97E8E">
                <w:rPr>
                  <w:b/>
                </w:rPr>
                <w:t>T0504833:</w:t>
              </w:r>
              <w:r w:rsidRPr="00A57119">
                <w:t>DT_OKTMOKS</w:t>
              </w:r>
            </w:ins>
          </w:p>
        </w:tc>
        <w:tc>
          <w:tcPr>
            <w:tcW w:w="560" w:type="pct"/>
          </w:tcPr>
          <w:p w14:paraId="333018A6" w14:textId="77777777" w:rsidR="00397DBC" w:rsidRPr="00A57119" w:rsidRDefault="00397DBC" w:rsidP="00397DBC">
            <w:pPr>
              <w:pStyle w:val="GOSTTablenorm"/>
              <w:rPr>
                <w:ins w:id="1922" w:author="Опаева Лидия Арашаевна" w:date="2025-06-06T14:30:00Z"/>
                <w:lang w:eastAsia="en-US"/>
              </w:rPr>
            </w:pPr>
            <w:ins w:id="1923" w:author="Опаева Лидия Арашаевна" w:date="2025-06-06T14:30:00Z">
              <w:r w:rsidRPr="00A57119">
                <w:t>Строка</w:t>
              </w:r>
            </w:ins>
          </w:p>
        </w:tc>
        <w:tc>
          <w:tcPr>
            <w:tcW w:w="374" w:type="pct"/>
          </w:tcPr>
          <w:p w14:paraId="572E567E" w14:textId="77777777" w:rsidR="00397DBC" w:rsidRPr="00A57119" w:rsidRDefault="00397DBC" w:rsidP="00397DBC">
            <w:pPr>
              <w:pStyle w:val="GOSTTablenorm"/>
              <w:rPr>
                <w:ins w:id="1924" w:author="Опаева Лидия Арашаевна" w:date="2025-06-06T14:30:00Z"/>
              </w:rPr>
            </w:pPr>
            <w:ins w:id="1925" w:author="Опаева Лидия Арашаевна" w:date="2025-06-06T14:30:00Z">
              <w:r w:rsidRPr="00A57119">
                <w:t>Да</w:t>
              </w:r>
            </w:ins>
          </w:p>
        </w:tc>
        <w:tc>
          <w:tcPr>
            <w:tcW w:w="374" w:type="pct"/>
          </w:tcPr>
          <w:p w14:paraId="27B916D6" w14:textId="77777777" w:rsidR="00397DBC" w:rsidRPr="00A57119" w:rsidRDefault="00397DBC" w:rsidP="00397DBC">
            <w:pPr>
              <w:pStyle w:val="GOSTTablenorm"/>
              <w:rPr>
                <w:ins w:id="1926" w:author="Опаева Лидия Арашаевна" w:date="2025-06-06T14:30:00Z"/>
              </w:rPr>
            </w:pPr>
            <w:ins w:id="1927" w:author="Опаева Лидия Арашаевна" w:date="2025-06-06T14:30:00Z">
              <w:r w:rsidRPr="00A57119">
                <w:t>&lt;=8</w:t>
              </w:r>
            </w:ins>
          </w:p>
        </w:tc>
        <w:tc>
          <w:tcPr>
            <w:tcW w:w="1777" w:type="pct"/>
          </w:tcPr>
          <w:p w14:paraId="02ADDB46" w14:textId="77777777" w:rsidR="00397DBC" w:rsidRPr="00A57119" w:rsidRDefault="00397DBC" w:rsidP="00397DBC">
            <w:pPr>
              <w:pStyle w:val="GOSTTablenorm"/>
              <w:rPr>
                <w:ins w:id="1928" w:author="Опаева Лидия Арашаевна" w:date="2025-06-06T14:30:00Z"/>
              </w:rPr>
            </w:pPr>
            <w:ins w:id="1929" w:author="Опаева Лидия Арашаевна" w:date="2025-06-06T14:30:00Z">
              <w:r w:rsidRPr="00A57119">
                <w:t>Указывается значение аналитического признака «ОКТМО КС» (код по ОКТМО казначейского счета) для отражения по дебету записи аналитического учета.</w:t>
              </w:r>
            </w:ins>
          </w:p>
          <w:p w14:paraId="62C1C380" w14:textId="77777777" w:rsidR="00397DBC" w:rsidRPr="00A57119" w:rsidRDefault="00397DBC" w:rsidP="00397DBC">
            <w:pPr>
              <w:pStyle w:val="GOSTTablenorm"/>
              <w:rPr>
                <w:ins w:id="1930" w:author="Опаева Лидия Арашаевна" w:date="2025-06-06T14:30:00Z"/>
              </w:rPr>
            </w:pPr>
            <w:ins w:id="1931" w:author="Опаева Лидия Арашаевна" w:date="2025-06-06T14:30:00Z">
              <w:r w:rsidRPr="00A57119">
                <w:t>Допускается заполнение прочерком</w:t>
              </w:r>
            </w:ins>
          </w:p>
        </w:tc>
      </w:tr>
      <w:tr w:rsidR="00397DBC" w:rsidRPr="00A57119" w14:paraId="02A57F2C" w14:textId="77777777" w:rsidTr="00397DBC">
        <w:trPr>
          <w:ins w:id="1932" w:author="Опаева Лидия Арашаевна" w:date="2025-06-06T14:30:00Z"/>
        </w:trPr>
        <w:tc>
          <w:tcPr>
            <w:tcW w:w="1120" w:type="pct"/>
          </w:tcPr>
          <w:p w14:paraId="4DEE73C9" w14:textId="77777777" w:rsidR="00397DBC" w:rsidRPr="00A57119" w:rsidRDefault="00397DBC" w:rsidP="00397DBC">
            <w:pPr>
              <w:pStyle w:val="GOSTTablenorm"/>
              <w:rPr>
                <w:ins w:id="1933" w:author="Опаева Лидия Арашаевна" w:date="2025-06-06T14:30:00Z"/>
              </w:rPr>
            </w:pPr>
            <w:ins w:id="1934" w:author="Опаева Лидия Арашаевна" w:date="2025-06-06T14:30:00Z">
              <w:r w:rsidRPr="00A57119">
                <w:t>ЛС Дт</w:t>
              </w:r>
            </w:ins>
          </w:p>
        </w:tc>
        <w:tc>
          <w:tcPr>
            <w:tcW w:w="795" w:type="pct"/>
          </w:tcPr>
          <w:p w14:paraId="4FDCBD29" w14:textId="77777777" w:rsidR="00397DBC" w:rsidRPr="00A57119" w:rsidRDefault="00397DBC" w:rsidP="00397DBC">
            <w:pPr>
              <w:pStyle w:val="GOSTTablenorm"/>
              <w:rPr>
                <w:ins w:id="1935" w:author="Опаева Лидия Арашаевна" w:date="2025-06-06T14:30:00Z"/>
              </w:rPr>
            </w:pPr>
            <w:ins w:id="1936" w:author="Опаева Лидия Арашаевна" w:date="2025-06-06T14:30:00Z">
              <w:r w:rsidRPr="00B97E8E">
                <w:rPr>
                  <w:b/>
                </w:rPr>
                <w:t>T0504833:</w:t>
              </w:r>
              <w:r w:rsidRPr="00A57119">
                <w:rPr>
                  <w:lang w:val="en-US"/>
                </w:rPr>
                <w:t>D</w:t>
              </w:r>
              <w:r w:rsidRPr="00A57119">
                <w:t>T_LS</w:t>
              </w:r>
            </w:ins>
          </w:p>
        </w:tc>
        <w:tc>
          <w:tcPr>
            <w:tcW w:w="560" w:type="pct"/>
          </w:tcPr>
          <w:p w14:paraId="6251B13F" w14:textId="77777777" w:rsidR="00397DBC" w:rsidRPr="00A57119" w:rsidRDefault="00397DBC" w:rsidP="00397DBC">
            <w:pPr>
              <w:pStyle w:val="GOSTTablenorm"/>
              <w:rPr>
                <w:ins w:id="1937" w:author="Опаева Лидия Арашаевна" w:date="2025-06-06T14:30:00Z"/>
                <w:lang w:eastAsia="en-US"/>
              </w:rPr>
            </w:pPr>
            <w:ins w:id="1938" w:author="Опаева Лидия Арашаевна" w:date="2025-06-06T14:30:00Z">
              <w:r w:rsidRPr="00A57119">
                <w:t>Строка</w:t>
              </w:r>
            </w:ins>
          </w:p>
        </w:tc>
        <w:tc>
          <w:tcPr>
            <w:tcW w:w="374" w:type="pct"/>
          </w:tcPr>
          <w:p w14:paraId="7309B88B" w14:textId="77777777" w:rsidR="00397DBC" w:rsidRPr="00A57119" w:rsidRDefault="00397DBC" w:rsidP="00397DBC">
            <w:pPr>
              <w:pStyle w:val="GOSTTablenorm"/>
              <w:rPr>
                <w:ins w:id="1939" w:author="Опаева Лидия Арашаевна" w:date="2025-06-06T14:30:00Z"/>
              </w:rPr>
            </w:pPr>
            <w:ins w:id="1940" w:author="Опаева Лидия Арашаевна" w:date="2025-06-06T14:30:00Z">
              <w:r w:rsidRPr="00A57119">
                <w:t>Да</w:t>
              </w:r>
            </w:ins>
          </w:p>
        </w:tc>
        <w:tc>
          <w:tcPr>
            <w:tcW w:w="374" w:type="pct"/>
          </w:tcPr>
          <w:p w14:paraId="56F99399" w14:textId="77777777" w:rsidR="00397DBC" w:rsidRPr="00A57119" w:rsidRDefault="00397DBC" w:rsidP="00397DBC">
            <w:pPr>
              <w:pStyle w:val="GOSTTablenorm"/>
              <w:rPr>
                <w:ins w:id="1941" w:author="Опаева Лидия Арашаевна" w:date="2025-06-06T14:30:00Z"/>
              </w:rPr>
            </w:pPr>
            <w:ins w:id="1942" w:author="Опаева Лидия Арашаевна" w:date="2025-06-06T14:30:00Z">
              <w:r w:rsidRPr="00A57119">
                <w:t>&lt;=11</w:t>
              </w:r>
            </w:ins>
          </w:p>
        </w:tc>
        <w:tc>
          <w:tcPr>
            <w:tcW w:w="1777" w:type="pct"/>
          </w:tcPr>
          <w:p w14:paraId="3FA02C06" w14:textId="77777777" w:rsidR="00397DBC" w:rsidRPr="00A57119" w:rsidRDefault="00397DBC" w:rsidP="00397DBC">
            <w:pPr>
              <w:pStyle w:val="GOSTTablenorm"/>
              <w:rPr>
                <w:ins w:id="1943" w:author="Опаева Лидия Арашаевна" w:date="2025-06-06T14:30:00Z"/>
              </w:rPr>
            </w:pPr>
            <w:ins w:id="1944" w:author="Опаева Лидия Арашаевна" w:date="2025-06-06T14:30:00Z">
              <w:r w:rsidRPr="00A57119">
                <w:t>Указывается значение аналитического признака «ЛС» для отражения по дебету записи аналитического учета.</w:t>
              </w:r>
            </w:ins>
          </w:p>
          <w:p w14:paraId="7EC5BB0B" w14:textId="77777777" w:rsidR="00397DBC" w:rsidRPr="00A57119" w:rsidRDefault="00397DBC" w:rsidP="00397DBC">
            <w:pPr>
              <w:pStyle w:val="GOSTTablenorm"/>
              <w:rPr>
                <w:ins w:id="1945" w:author="Опаева Лидия Арашаевна" w:date="2025-06-06T14:30:00Z"/>
              </w:rPr>
            </w:pPr>
            <w:ins w:id="1946" w:author="Опаева Лидия Арашаевна" w:date="2025-06-06T14:30:00Z">
              <w:r w:rsidRPr="00A57119">
                <w:t>Допускается заполнение прочерком</w:t>
              </w:r>
            </w:ins>
          </w:p>
        </w:tc>
      </w:tr>
      <w:tr w:rsidR="00397DBC" w:rsidRPr="00A57119" w14:paraId="7CCDA223" w14:textId="77777777" w:rsidTr="00397DBC">
        <w:trPr>
          <w:ins w:id="1947" w:author="Опаева Лидия Арашаевна" w:date="2025-06-06T14:30:00Z"/>
        </w:trPr>
        <w:tc>
          <w:tcPr>
            <w:tcW w:w="1120" w:type="pct"/>
          </w:tcPr>
          <w:p w14:paraId="220C7D4C" w14:textId="77777777" w:rsidR="00397DBC" w:rsidRPr="00A57119" w:rsidRDefault="00397DBC" w:rsidP="00397DBC">
            <w:pPr>
              <w:pStyle w:val="GOSTTablenorm"/>
              <w:rPr>
                <w:ins w:id="1948" w:author="Опаева Лидия Арашаевна" w:date="2025-06-06T14:30:00Z"/>
              </w:rPr>
            </w:pPr>
            <w:ins w:id="1949" w:author="Опаева Лидия Арашаевна" w:date="2025-06-06T14:30:00Z">
              <w:r w:rsidRPr="00A57119">
                <w:t>Аналитический код СКУ Дт</w:t>
              </w:r>
            </w:ins>
          </w:p>
        </w:tc>
        <w:tc>
          <w:tcPr>
            <w:tcW w:w="795" w:type="pct"/>
          </w:tcPr>
          <w:p w14:paraId="542F9CEF" w14:textId="77777777" w:rsidR="00397DBC" w:rsidRPr="00A57119" w:rsidRDefault="00397DBC" w:rsidP="00397DBC">
            <w:pPr>
              <w:pStyle w:val="GOSTTablenorm"/>
              <w:rPr>
                <w:ins w:id="1950" w:author="Опаева Лидия Арашаевна" w:date="2025-06-06T14:30:00Z"/>
              </w:rPr>
            </w:pPr>
            <w:ins w:id="1951" w:author="Опаева Лидия Арашаевна" w:date="2025-06-06T14:30:00Z">
              <w:r w:rsidRPr="00B97E8E">
                <w:rPr>
                  <w:b/>
                </w:rPr>
                <w:t>T0504833:</w:t>
              </w:r>
              <w:r w:rsidRPr="00A57119">
                <w:t>DT_ANALITCODESKU</w:t>
              </w:r>
            </w:ins>
          </w:p>
        </w:tc>
        <w:tc>
          <w:tcPr>
            <w:tcW w:w="560" w:type="pct"/>
          </w:tcPr>
          <w:p w14:paraId="41A462E0" w14:textId="77777777" w:rsidR="00397DBC" w:rsidRPr="00A57119" w:rsidRDefault="00397DBC" w:rsidP="00397DBC">
            <w:pPr>
              <w:pStyle w:val="GOSTTablenorm"/>
              <w:rPr>
                <w:ins w:id="1952" w:author="Опаева Лидия Арашаевна" w:date="2025-06-06T14:30:00Z"/>
                <w:lang w:eastAsia="en-US"/>
              </w:rPr>
            </w:pPr>
            <w:ins w:id="1953" w:author="Опаева Лидия Арашаевна" w:date="2025-06-06T14:30:00Z">
              <w:r w:rsidRPr="00A57119">
                <w:t>Строка</w:t>
              </w:r>
            </w:ins>
          </w:p>
        </w:tc>
        <w:tc>
          <w:tcPr>
            <w:tcW w:w="374" w:type="pct"/>
          </w:tcPr>
          <w:p w14:paraId="5A721459" w14:textId="77777777" w:rsidR="00397DBC" w:rsidRPr="00A57119" w:rsidRDefault="00397DBC" w:rsidP="00397DBC">
            <w:pPr>
              <w:pStyle w:val="GOSTTablenorm"/>
              <w:rPr>
                <w:ins w:id="1954" w:author="Опаева Лидия Арашаевна" w:date="2025-06-06T14:30:00Z"/>
              </w:rPr>
            </w:pPr>
            <w:ins w:id="1955" w:author="Опаева Лидия Арашаевна" w:date="2025-06-06T14:30:00Z">
              <w:r w:rsidRPr="00A57119">
                <w:t>Да</w:t>
              </w:r>
            </w:ins>
          </w:p>
        </w:tc>
        <w:tc>
          <w:tcPr>
            <w:tcW w:w="374" w:type="pct"/>
          </w:tcPr>
          <w:p w14:paraId="65838687" w14:textId="77777777" w:rsidR="00397DBC" w:rsidRPr="00A57119" w:rsidRDefault="00397DBC" w:rsidP="00397DBC">
            <w:pPr>
              <w:pStyle w:val="GOSTTablenorm"/>
              <w:rPr>
                <w:ins w:id="1956" w:author="Опаева Лидия Арашаевна" w:date="2025-06-06T14:30:00Z"/>
              </w:rPr>
            </w:pPr>
            <w:ins w:id="1957" w:author="Опаева Лидия Арашаевна" w:date="2025-06-06T14:30:00Z">
              <w:r w:rsidRPr="00A57119">
                <w:t>&lt;=</w:t>
              </w:r>
              <w:r w:rsidRPr="00A57119">
                <w:rPr>
                  <w:lang w:val="en-US"/>
                </w:rPr>
                <w:t>2</w:t>
              </w:r>
            </w:ins>
          </w:p>
        </w:tc>
        <w:tc>
          <w:tcPr>
            <w:tcW w:w="1777" w:type="pct"/>
          </w:tcPr>
          <w:p w14:paraId="01CCCDFA" w14:textId="77777777" w:rsidR="00397DBC" w:rsidRPr="00A57119" w:rsidRDefault="00397DBC" w:rsidP="00397DBC">
            <w:pPr>
              <w:pStyle w:val="GOSTTablenorm"/>
              <w:rPr>
                <w:ins w:id="1958" w:author="Опаева Лидия Арашаевна" w:date="2025-06-06T14:30:00Z"/>
              </w:rPr>
            </w:pPr>
            <w:ins w:id="1959" w:author="Опаева Лидия Арашаевна" w:date="2025-06-06T14:30:00Z">
              <w:r w:rsidRPr="00A57119">
                <w:t>Указывается значение аналитического признака «Аналитический код СКУ» для отражения по дебету записи учета.</w:t>
              </w:r>
            </w:ins>
          </w:p>
          <w:p w14:paraId="290696A3" w14:textId="77777777" w:rsidR="00397DBC" w:rsidRPr="00A57119" w:rsidRDefault="00397DBC" w:rsidP="00397DBC">
            <w:pPr>
              <w:pStyle w:val="GOSTTablenorm"/>
              <w:rPr>
                <w:ins w:id="1960" w:author="Опаева Лидия Арашаевна" w:date="2025-06-06T14:30:00Z"/>
              </w:rPr>
            </w:pPr>
            <w:ins w:id="1961" w:author="Опаева Лидия Арашаевна" w:date="2025-06-06T14:30:00Z">
              <w:r w:rsidRPr="00A57119">
                <w:t>Д</w:t>
              </w:r>
              <w:r>
                <w:t>опускается заполнение прочерком</w:t>
              </w:r>
            </w:ins>
          </w:p>
        </w:tc>
      </w:tr>
      <w:tr w:rsidR="00397DBC" w:rsidRPr="00A57119" w14:paraId="2BC296E5" w14:textId="77777777" w:rsidTr="00397DBC">
        <w:trPr>
          <w:ins w:id="1962" w:author="Опаева Лидия Арашаевна" w:date="2025-06-06T14:30:00Z"/>
        </w:trPr>
        <w:tc>
          <w:tcPr>
            <w:tcW w:w="1120" w:type="pct"/>
          </w:tcPr>
          <w:p w14:paraId="77D20F06" w14:textId="77777777" w:rsidR="00397DBC" w:rsidRPr="00A57119" w:rsidRDefault="00397DBC" w:rsidP="00397DBC">
            <w:pPr>
              <w:pStyle w:val="GOSTTablenorm"/>
              <w:rPr>
                <w:ins w:id="1963" w:author="Опаева Лидия Арашаевна" w:date="2025-06-06T14:30:00Z"/>
              </w:rPr>
            </w:pPr>
            <w:ins w:id="1964" w:author="Опаева Лидия Арашаевна" w:date="2025-06-06T14:30:00Z">
              <w:r w:rsidRPr="00A57119">
                <w:t>КБК Дт</w:t>
              </w:r>
            </w:ins>
          </w:p>
        </w:tc>
        <w:tc>
          <w:tcPr>
            <w:tcW w:w="795" w:type="pct"/>
          </w:tcPr>
          <w:p w14:paraId="50975230" w14:textId="77777777" w:rsidR="00397DBC" w:rsidRPr="00A57119" w:rsidRDefault="00397DBC" w:rsidP="00397DBC">
            <w:pPr>
              <w:pStyle w:val="GOSTTablenorm"/>
              <w:rPr>
                <w:ins w:id="1965" w:author="Опаева Лидия Арашаевна" w:date="2025-06-06T14:30:00Z"/>
              </w:rPr>
            </w:pPr>
            <w:ins w:id="1966" w:author="Опаева Лидия Арашаевна" w:date="2025-06-06T14:30:00Z">
              <w:r w:rsidRPr="00B97E8E">
                <w:rPr>
                  <w:b/>
                </w:rPr>
                <w:t>T0504833:</w:t>
              </w:r>
              <w:r w:rsidRPr="00A57119">
                <w:t>DT_KBK</w:t>
              </w:r>
            </w:ins>
          </w:p>
        </w:tc>
        <w:tc>
          <w:tcPr>
            <w:tcW w:w="560" w:type="pct"/>
          </w:tcPr>
          <w:p w14:paraId="5838E2C3" w14:textId="77777777" w:rsidR="00397DBC" w:rsidRPr="00A57119" w:rsidRDefault="00397DBC" w:rsidP="00397DBC">
            <w:pPr>
              <w:pStyle w:val="GOSTTablenorm"/>
              <w:rPr>
                <w:ins w:id="1967" w:author="Опаева Лидия Арашаевна" w:date="2025-06-06T14:30:00Z"/>
                <w:lang w:eastAsia="en-US"/>
              </w:rPr>
            </w:pPr>
            <w:ins w:id="1968" w:author="Опаева Лидия Арашаевна" w:date="2025-06-06T14:30:00Z">
              <w:r w:rsidRPr="00A57119">
                <w:t>Строка</w:t>
              </w:r>
            </w:ins>
          </w:p>
        </w:tc>
        <w:tc>
          <w:tcPr>
            <w:tcW w:w="374" w:type="pct"/>
          </w:tcPr>
          <w:p w14:paraId="19603F30" w14:textId="77777777" w:rsidR="00397DBC" w:rsidRPr="00A57119" w:rsidRDefault="00397DBC" w:rsidP="00397DBC">
            <w:pPr>
              <w:pStyle w:val="GOSTTablenorm"/>
              <w:rPr>
                <w:ins w:id="1969" w:author="Опаева Лидия Арашаевна" w:date="2025-06-06T14:30:00Z"/>
              </w:rPr>
            </w:pPr>
            <w:ins w:id="1970" w:author="Опаева Лидия Арашаевна" w:date="2025-06-06T14:30:00Z">
              <w:r w:rsidRPr="00A57119">
                <w:t>Да</w:t>
              </w:r>
            </w:ins>
          </w:p>
        </w:tc>
        <w:tc>
          <w:tcPr>
            <w:tcW w:w="374" w:type="pct"/>
          </w:tcPr>
          <w:p w14:paraId="1C64E0F1" w14:textId="77777777" w:rsidR="00397DBC" w:rsidRPr="00A57119" w:rsidRDefault="00397DBC" w:rsidP="00397DBC">
            <w:pPr>
              <w:pStyle w:val="GOSTTablenorm"/>
              <w:rPr>
                <w:ins w:id="1971" w:author="Опаева Лидия Арашаевна" w:date="2025-06-06T14:30:00Z"/>
              </w:rPr>
            </w:pPr>
            <w:ins w:id="1972" w:author="Опаева Лидия Арашаевна" w:date="2025-06-06T14:30:00Z">
              <w:r w:rsidRPr="00A57119">
                <w:t>&lt;=20</w:t>
              </w:r>
            </w:ins>
          </w:p>
        </w:tc>
        <w:tc>
          <w:tcPr>
            <w:tcW w:w="1777" w:type="pct"/>
          </w:tcPr>
          <w:p w14:paraId="6516427C" w14:textId="77777777" w:rsidR="00397DBC" w:rsidRPr="00A57119" w:rsidRDefault="00397DBC" w:rsidP="00397DBC">
            <w:pPr>
              <w:pStyle w:val="GOSTTablenorm"/>
              <w:rPr>
                <w:ins w:id="1973" w:author="Опаева Лидия Арашаевна" w:date="2025-06-06T14:30:00Z"/>
              </w:rPr>
            </w:pPr>
            <w:ins w:id="1974" w:author="Опаева Лидия Арашаевна" w:date="2025-06-06T14:30:00Z">
              <w:r w:rsidRPr="00A57119">
                <w:t>Указывается значение аналитического признака «КБК»  (Код по бюджетной классификации) для отражения по дебету записи учета.</w:t>
              </w:r>
            </w:ins>
          </w:p>
          <w:p w14:paraId="22016D16" w14:textId="77777777" w:rsidR="00397DBC" w:rsidRPr="00A57119" w:rsidRDefault="00397DBC" w:rsidP="00397DBC">
            <w:pPr>
              <w:pStyle w:val="GOSTTablenorm"/>
              <w:rPr>
                <w:ins w:id="1975" w:author="Опаева Лидия Арашаевна" w:date="2025-06-06T14:30:00Z"/>
              </w:rPr>
            </w:pPr>
            <w:ins w:id="1976" w:author="Опаева Лидия Арашаевна" w:date="2025-06-06T14:30:00Z">
              <w:r w:rsidRPr="00A57119">
                <w:t>Д</w:t>
              </w:r>
              <w:r>
                <w:t>опускается заполнение прочерком</w:t>
              </w:r>
            </w:ins>
          </w:p>
        </w:tc>
      </w:tr>
      <w:tr w:rsidR="00397DBC" w:rsidRPr="00BB7E48" w14:paraId="2E2B0E24" w14:textId="77777777" w:rsidTr="00397DBC">
        <w:trPr>
          <w:ins w:id="1977" w:author="Опаева Лидия Арашаевна" w:date="2025-06-06T14:30:00Z"/>
        </w:trPr>
        <w:tc>
          <w:tcPr>
            <w:tcW w:w="1120" w:type="pct"/>
          </w:tcPr>
          <w:p w14:paraId="6323A7FB" w14:textId="77777777" w:rsidR="00397DBC" w:rsidRPr="00BB7E48" w:rsidRDefault="00397DBC" w:rsidP="00397DBC">
            <w:pPr>
              <w:pStyle w:val="GOSTTablenorm"/>
              <w:rPr>
                <w:ins w:id="1978" w:author="Опаева Лидия Арашаевна" w:date="2025-06-06T14:30:00Z"/>
              </w:rPr>
            </w:pPr>
            <w:ins w:id="1979" w:author="Опаева Лидия Арашаевна" w:date="2025-06-06T14:30:00Z">
              <w:r w:rsidRPr="00BB7E48">
                <w:t>Тип КБК Дт</w:t>
              </w:r>
            </w:ins>
          </w:p>
        </w:tc>
        <w:tc>
          <w:tcPr>
            <w:tcW w:w="795" w:type="pct"/>
          </w:tcPr>
          <w:p w14:paraId="69F02B63" w14:textId="77777777" w:rsidR="00397DBC" w:rsidRPr="00BB7E48" w:rsidRDefault="00397DBC" w:rsidP="00397DBC">
            <w:pPr>
              <w:pStyle w:val="GOSTTablenorm"/>
              <w:rPr>
                <w:ins w:id="1980" w:author="Опаева Лидия Арашаевна" w:date="2025-06-06T14:30:00Z"/>
              </w:rPr>
            </w:pPr>
            <w:ins w:id="1981" w:author="Опаева Лидия Арашаевна" w:date="2025-06-06T14:30:00Z">
              <w:r w:rsidRPr="00BB7E48">
                <w:rPr>
                  <w:b/>
                </w:rPr>
                <w:t>T0504833:</w:t>
              </w:r>
              <w:r w:rsidRPr="00BB7E48">
                <w:t>DT_</w:t>
              </w:r>
              <w:r w:rsidRPr="00BB7E48">
                <w:rPr>
                  <w:lang w:val="en-US"/>
                </w:rPr>
                <w:t>TYPE</w:t>
              </w:r>
              <w:r w:rsidRPr="00BB7E48">
                <w:t>KBK</w:t>
              </w:r>
            </w:ins>
          </w:p>
        </w:tc>
        <w:tc>
          <w:tcPr>
            <w:tcW w:w="560" w:type="pct"/>
          </w:tcPr>
          <w:p w14:paraId="3DBD61B0" w14:textId="77777777" w:rsidR="00397DBC" w:rsidRPr="00BB7E48" w:rsidRDefault="00397DBC" w:rsidP="00397DBC">
            <w:pPr>
              <w:pStyle w:val="GOSTTablenorm"/>
              <w:rPr>
                <w:ins w:id="1982" w:author="Опаева Лидия Арашаевна" w:date="2025-06-06T14:30:00Z"/>
              </w:rPr>
            </w:pPr>
            <w:ins w:id="1983" w:author="Опаева Лидия Арашаевна" w:date="2025-06-06T14:30:00Z">
              <w:r w:rsidRPr="00BB7E48">
                <w:t>Строка</w:t>
              </w:r>
            </w:ins>
          </w:p>
        </w:tc>
        <w:tc>
          <w:tcPr>
            <w:tcW w:w="374" w:type="pct"/>
          </w:tcPr>
          <w:p w14:paraId="255965EB" w14:textId="77777777" w:rsidR="00397DBC" w:rsidRPr="00BB7E48" w:rsidRDefault="00397DBC" w:rsidP="00397DBC">
            <w:pPr>
              <w:pStyle w:val="GOSTTablenorm"/>
              <w:rPr>
                <w:ins w:id="1984" w:author="Опаева Лидия Арашаевна" w:date="2025-06-06T14:30:00Z"/>
              </w:rPr>
            </w:pPr>
            <w:ins w:id="1985" w:author="Опаева Лидия Арашаевна" w:date="2025-06-06T14:30:00Z">
              <w:r w:rsidRPr="00BB7E48">
                <w:t>Да</w:t>
              </w:r>
            </w:ins>
          </w:p>
        </w:tc>
        <w:tc>
          <w:tcPr>
            <w:tcW w:w="374" w:type="pct"/>
          </w:tcPr>
          <w:p w14:paraId="71A7BF0F" w14:textId="77777777" w:rsidR="00397DBC" w:rsidRPr="00BB7E48" w:rsidRDefault="00397DBC" w:rsidP="00397DBC">
            <w:pPr>
              <w:pStyle w:val="GOSTTablenorm"/>
              <w:rPr>
                <w:ins w:id="1986" w:author="Опаева Лидия Арашаевна" w:date="2025-06-06T14:30:00Z"/>
              </w:rPr>
            </w:pPr>
            <w:ins w:id="1987" w:author="Опаева Лидия Арашаевна" w:date="2025-06-06T14:30:00Z">
              <w:r w:rsidRPr="00BB7E48">
                <w:rPr>
                  <w:lang w:val="en-US"/>
                </w:rPr>
                <w:t>&lt;</w:t>
              </w:r>
              <w:r w:rsidRPr="00BB7E48">
                <w:t>=2</w:t>
              </w:r>
            </w:ins>
          </w:p>
        </w:tc>
        <w:tc>
          <w:tcPr>
            <w:tcW w:w="1777" w:type="pct"/>
          </w:tcPr>
          <w:p w14:paraId="4B59A8B8" w14:textId="77777777" w:rsidR="00397DBC" w:rsidRPr="00BB7E48" w:rsidRDefault="00397DBC" w:rsidP="00397DBC">
            <w:pPr>
              <w:pStyle w:val="GOSTTablenorm"/>
              <w:rPr>
                <w:ins w:id="1988" w:author="Опаева Лидия Арашаевна" w:date="2025-06-06T14:30:00Z"/>
              </w:rPr>
            </w:pPr>
            <w:ins w:id="1989" w:author="Опаева Лидия Арашаевна" w:date="2025-06-06T14:30:00Z">
              <w:r w:rsidRPr="00BB7E48">
                <w:t>Указывается значение аналитического признака «Тип КБК» для отражения по дебету записи учета.</w:t>
              </w:r>
            </w:ins>
          </w:p>
          <w:p w14:paraId="49AA87DD" w14:textId="77777777" w:rsidR="00397DBC" w:rsidRPr="00BB7E48" w:rsidRDefault="00397DBC" w:rsidP="00397DBC">
            <w:pPr>
              <w:pStyle w:val="GOSTTablenorm"/>
              <w:rPr>
                <w:ins w:id="1990" w:author="Опаева Лидия Арашаевна" w:date="2025-06-06T14:30:00Z"/>
              </w:rPr>
            </w:pPr>
            <w:ins w:id="1991" w:author="Опаева Лидия Арашаевна" w:date="2025-06-06T14:30:00Z">
              <w:r w:rsidRPr="00BB7E48">
                <w:t>Допускается заполнение прочерком</w:t>
              </w:r>
            </w:ins>
          </w:p>
        </w:tc>
      </w:tr>
      <w:tr w:rsidR="00397DBC" w:rsidRPr="00BB7E48" w14:paraId="3532AFE8" w14:textId="77777777" w:rsidTr="00397DBC">
        <w:trPr>
          <w:ins w:id="1992" w:author="Опаева Лидия Арашаевна" w:date="2025-06-06T14:30:00Z"/>
        </w:trPr>
        <w:tc>
          <w:tcPr>
            <w:tcW w:w="1120" w:type="pct"/>
          </w:tcPr>
          <w:p w14:paraId="44CA4149" w14:textId="77777777" w:rsidR="00397DBC" w:rsidRPr="00BB7E48" w:rsidRDefault="00397DBC" w:rsidP="00397DBC">
            <w:pPr>
              <w:pStyle w:val="GOSTTablenorm"/>
              <w:rPr>
                <w:ins w:id="1993" w:author="Опаева Лидия Арашаевна" w:date="2025-06-06T14:30:00Z"/>
              </w:rPr>
            </w:pPr>
            <w:ins w:id="1994" w:author="Опаева Лидия Арашаевна" w:date="2025-06-06T14:30:00Z">
              <w:r w:rsidRPr="00BB7E48">
                <w:t>Код валюты Дт</w:t>
              </w:r>
            </w:ins>
          </w:p>
        </w:tc>
        <w:tc>
          <w:tcPr>
            <w:tcW w:w="795" w:type="pct"/>
          </w:tcPr>
          <w:p w14:paraId="1E376EEE" w14:textId="77777777" w:rsidR="00397DBC" w:rsidRPr="00BB7E48" w:rsidRDefault="00397DBC" w:rsidP="00397DBC">
            <w:pPr>
              <w:pStyle w:val="GOSTTablenorm"/>
              <w:rPr>
                <w:ins w:id="1995" w:author="Опаева Лидия Арашаевна" w:date="2025-06-06T14:30:00Z"/>
              </w:rPr>
            </w:pPr>
            <w:ins w:id="1996" w:author="Опаева Лидия Арашаевна" w:date="2025-06-06T14:30:00Z">
              <w:r w:rsidRPr="00BB7E48">
                <w:rPr>
                  <w:b/>
                </w:rPr>
                <w:t>T0504833:</w:t>
              </w:r>
              <w:r w:rsidRPr="00BB7E48">
                <w:t>DT_VALCODE</w:t>
              </w:r>
            </w:ins>
          </w:p>
        </w:tc>
        <w:tc>
          <w:tcPr>
            <w:tcW w:w="560" w:type="pct"/>
          </w:tcPr>
          <w:p w14:paraId="4FA75908" w14:textId="77777777" w:rsidR="00397DBC" w:rsidRPr="00BB7E48" w:rsidRDefault="00397DBC" w:rsidP="00397DBC">
            <w:pPr>
              <w:pStyle w:val="GOSTTablenorm"/>
              <w:rPr>
                <w:ins w:id="1997" w:author="Опаева Лидия Арашаевна" w:date="2025-06-06T14:30:00Z"/>
                <w:lang w:eastAsia="en-US"/>
              </w:rPr>
            </w:pPr>
            <w:ins w:id="1998" w:author="Опаева Лидия Арашаевна" w:date="2025-06-06T14:30:00Z">
              <w:r w:rsidRPr="00BB7E48">
                <w:t>Строка</w:t>
              </w:r>
            </w:ins>
          </w:p>
        </w:tc>
        <w:tc>
          <w:tcPr>
            <w:tcW w:w="374" w:type="pct"/>
          </w:tcPr>
          <w:p w14:paraId="620F6710" w14:textId="77777777" w:rsidR="00397DBC" w:rsidRPr="00BB7E48" w:rsidRDefault="00397DBC" w:rsidP="00397DBC">
            <w:pPr>
              <w:pStyle w:val="GOSTTablenorm"/>
              <w:rPr>
                <w:ins w:id="1999" w:author="Опаева Лидия Арашаевна" w:date="2025-06-06T14:30:00Z"/>
              </w:rPr>
            </w:pPr>
            <w:ins w:id="2000" w:author="Опаева Лидия Арашаевна" w:date="2025-06-06T14:30:00Z">
              <w:r w:rsidRPr="00BB7E48">
                <w:t>Да</w:t>
              </w:r>
            </w:ins>
          </w:p>
        </w:tc>
        <w:tc>
          <w:tcPr>
            <w:tcW w:w="374" w:type="pct"/>
          </w:tcPr>
          <w:p w14:paraId="03F1C4E1" w14:textId="77777777" w:rsidR="00397DBC" w:rsidRPr="00BB7E48" w:rsidRDefault="00397DBC" w:rsidP="00397DBC">
            <w:pPr>
              <w:pStyle w:val="GOSTTablenorm"/>
              <w:rPr>
                <w:ins w:id="2001" w:author="Опаева Лидия Арашаевна" w:date="2025-06-06T14:30:00Z"/>
              </w:rPr>
            </w:pPr>
            <w:ins w:id="2002" w:author="Опаева Лидия Арашаевна" w:date="2025-06-06T14:30:00Z">
              <w:r w:rsidRPr="00BB7E48">
                <w:t>&lt;=3</w:t>
              </w:r>
            </w:ins>
          </w:p>
        </w:tc>
        <w:tc>
          <w:tcPr>
            <w:tcW w:w="1777" w:type="pct"/>
          </w:tcPr>
          <w:p w14:paraId="6D1AAD13" w14:textId="77777777" w:rsidR="00397DBC" w:rsidRPr="00BB7E48" w:rsidRDefault="00397DBC" w:rsidP="00397DBC">
            <w:pPr>
              <w:pStyle w:val="GOSTTablenorm"/>
              <w:rPr>
                <w:ins w:id="2003" w:author="Опаева Лидия Арашаевна" w:date="2025-06-06T14:30:00Z"/>
              </w:rPr>
            </w:pPr>
            <w:ins w:id="2004" w:author="Опаева Лидия Арашаевна" w:date="2025-06-06T14:30:00Z">
              <w:r w:rsidRPr="00BB7E48">
                <w:t>Указывается значение аналитического признака «Код валюты» для отражения по дебету записи учета.</w:t>
              </w:r>
            </w:ins>
          </w:p>
          <w:p w14:paraId="336E9ABA" w14:textId="77777777" w:rsidR="00397DBC" w:rsidRPr="00BB7E48" w:rsidRDefault="00397DBC" w:rsidP="00397DBC">
            <w:pPr>
              <w:pStyle w:val="GOSTTablenorm"/>
              <w:rPr>
                <w:ins w:id="2005" w:author="Опаева Лидия Арашаевна" w:date="2025-06-06T14:30:00Z"/>
              </w:rPr>
            </w:pPr>
            <w:ins w:id="2006" w:author="Опаева Лидия Арашаевна" w:date="2025-06-06T14:30:00Z">
              <w:r w:rsidRPr="00BB7E48">
                <w:t>Допускается заполнение прочерком</w:t>
              </w:r>
            </w:ins>
          </w:p>
        </w:tc>
      </w:tr>
      <w:tr w:rsidR="00397DBC" w:rsidRPr="00BB7E48" w14:paraId="5E7CB220" w14:textId="77777777" w:rsidTr="00397DBC">
        <w:trPr>
          <w:ins w:id="2007" w:author="Опаева Лидия Арашаевна" w:date="2025-06-06T14:30:00Z"/>
        </w:trPr>
        <w:tc>
          <w:tcPr>
            <w:tcW w:w="1120" w:type="pct"/>
          </w:tcPr>
          <w:p w14:paraId="7493250E" w14:textId="77777777" w:rsidR="00397DBC" w:rsidRPr="00BB7E48" w:rsidRDefault="00397DBC" w:rsidP="00397DBC">
            <w:pPr>
              <w:pStyle w:val="GOSTTablenorm"/>
              <w:rPr>
                <w:ins w:id="2008" w:author="Опаева Лидия Арашаевна" w:date="2025-06-06T14:30:00Z"/>
              </w:rPr>
            </w:pPr>
            <w:ins w:id="2009" w:author="Опаева Лидия Арашаевна" w:date="2025-06-06T14:30:00Z">
              <w:r w:rsidRPr="00BB7E48">
                <w:t>ТОФК КС Дт</w:t>
              </w:r>
            </w:ins>
          </w:p>
        </w:tc>
        <w:tc>
          <w:tcPr>
            <w:tcW w:w="795" w:type="pct"/>
          </w:tcPr>
          <w:p w14:paraId="4C0178C1" w14:textId="77777777" w:rsidR="00397DBC" w:rsidRPr="00BB7E48" w:rsidRDefault="00397DBC" w:rsidP="00397DBC">
            <w:pPr>
              <w:pStyle w:val="GOSTTablenorm"/>
              <w:rPr>
                <w:ins w:id="2010" w:author="Опаева Лидия Арашаевна" w:date="2025-06-06T14:30:00Z"/>
              </w:rPr>
            </w:pPr>
            <w:ins w:id="2011" w:author="Опаева Лидия Арашаевна" w:date="2025-06-06T14:30:00Z">
              <w:r w:rsidRPr="00BB7E48">
                <w:rPr>
                  <w:b/>
                </w:rPr>
                <w:t>T0504833:</w:t>
              </w:r>
              <w:r w:rsidRPr="00BB7E48">
                <w:t>DT_TOFKKS</w:t>
              </w:r>
            </w:ins>
          </w:p>
        </w:tc>
        <w:tc>
          <w:tcPr>
            <w:tcW w:w="560" w:type="pct"/>
          </w:tcPr>
          <w:p w14:paraId="6F8268E4" w14:textId="77777777" w:rsidR="00397DBC" w:rsidRPr="00BB7E48" w:rsidRDefault="00397DBC" w:rsidP="00397DBC">
            <w:pPr>
              <w:pStyle w:val="GOSTTablenorm"/>
              <w:rPr>
                <w:ins w:id="2012" w:author="Опаева Лидия Арашаевна" w:date="2025-06-06T14:30:00Z"/>
                <w:lang w:eastAsia="en-US"/>
              </w:rPr>
            </w:pPr>
            <w:ins w:id="2013" w:author="Опаева Лидия Арашаевна" w:date="2025-06-06T14:30:00Z">
              <w:r w:rsidRPr="00BB7E48">
                <w:t>Строка</w:t>
              </w:r>
            </w:ins>
          </w:p>
        </w:tc>
        <w:tc>
          <w:tcPr>
            <w:tcW w:w="374" w:type="pct"/>
          </w:tcPr>
          <w:p w14:paraId="78FED86E" w14:textId="77777777" w:rsidR="00397DBC" w:rsidRPr="00BB7E48" w:rsidRDefault="00397DBC" w:rsidP="00397DBC">
            <w:pPr>
              <w:pStyle w:val="GOSTTablenorm"/>
              <w:rPr>
                <w:ins w:id="2014" w:author="Опаева Лидия Арашаевна" w:date="2025-06-06T14:30:00Z"/>
              </w:rPr>
            </w:pPr>
            <w:ins w:id="2015" w:author="Опаева Лидия Арашаевна" w:date="2025-06-06T14:30:00Z">
              <w:r w:rsidRPr="00BB7E48">
                <w:t>Да</w:t>
              </w:r>
            </w:ins>
          </w:p>
        </w:tc>
        <w:tc>
          <w:tcPr>
            <w:tcW w:w="374" w:type="pct"/>
          </w:tcPr>
          <w:p w14:paraId="63C1D97D" w14:textId="77777777" w:rsidR="00397DBC" w:rsidRPr="00BB7E48" w:rsidRDefault="00397DBC" w:rsidP="00397DBC">
            <w:pPr>
              <w:pStyle w:val="GOSTTablenorm"/>
              <w:rPr>
                <w:ins w:id="2016" w:author="Опаева Лидия Арашаевна" w:date="2025-06-06T14:30:00Z"/>
              </w:rPr>
            </w:pPr>
            <w:ins w:id="2017" w:author="Опаева Лидия Арашаевна" w:date="2025-06-06T14:30:00Z">
              <w:r w:rsidRPr="00BB7E48">
                <w:t>&lt;=2</w:t>
              </w:r>
            </w:ins>
          </w:p>
        </w:tc>
        <w:tc>
          <w:tcPr>
            <w:tcW w:w="1777" w:type="pct"/>
          </w:tcPr>
          <w:p w14:paraId="1EC16F0C" w14:textId="77777777" w:rsidR="00397DBC" w:rsidRPr="00BB7E48" w:rsidRDefault="00397DBC" w:rsidP="00397DBC">
            <w:pPr>
              <w:pStyle w:val="GOSTTablenorm"/>
              <w:rPr>
                <w:ins w:id="2018" w:author="Опаева Лидия Арашаевна" w:date="2025-06-06T14:30:00Z"/>
              </w:rPr>
            </w:pPr>
            <w:ins w:id="2019" w:author="Опаева Лидия Арашаевна" w:date="2025-06-06T14:30:00Z">
              <w:r w:rsidRPr="00BB7E48">
                <w:t>Указывается значение аналитического признака «ТОФК КС» для отражения по дебету записи учета.</w:t>
              </w:r>
            </w:ins>
          </w:p>
          <w:p w14:paraId="7DCDE2A4" w14:textId="77777777" w:rsidR="00397DBC" w:rsidRPr="00BB7E48" w:rsidRDefault="00397DBC" w:rsidP="00397DBC">
            <w:pPr>
              <w:pStyle w:val="GOSTTablenorm"/>
              <w:rPr>
                <w:ins w:id="2020" w:author="Опаева Лидия Арашаевна" w:date="2025-06-06T14:30:00Z"/>
              </w:rPr>
            </w:pPr>
            <w:ins w:id="2021" w:author="Опаева Лидия Арашаевна" w:date="2025-06-06T14:30:00Z">
              <w:r w:rsidRPr="00BB7E48">
                <w:t>Допускается заполнение прочерком</w:t>
              </w:r>
            </w:ins>
          </w:p>
        </w:tc>
      </w:tr>
      <w:tr w:rsidR="00397DBC" w:rsidRPr="00BB7E48" w14:paraId="7FB88C66" w14:textId="77777777" w:rsidTr="00397DBC">
        <w:trPr>
          <w:ins w:id="2022" w:author="Опаева Лидия Арашаевна" w:date="2025-06-06T14:30:00Z"/>
        </w:trPr>
        <w:tc>
          <w:tcPr>
            <w:tcW w:w="1120" w:type="pct"/>
          </w:tcPr>
          <w:p w14:paraId="70CA5BE6" w14:textId="77777777" w:rsidR="00397DBC" w:rsidRPr="00BB7E48" w:rsidRDefault="00397DBC" w:rsidP="00397DBC">
            <w:pPr>
              <w:pStyle w:val="GOSTTablenorm"/>
              <w:rPr>
                <w:ins w:id="2023" w:author="Опаева Лидия Арашаевна" w:date="2025-06-06T14:30:00Z"/>
              </w:rPr>
            </w:pPr>
            <w:ins w:id="2024" w:author="Опаева Лидия Арашаевна" w:date="2025-06-06T14:30:00Z">
              <w:r w:rsidRPr="00BB7E48">
                <w:t>Порядковый номер КС Дт</w:t>
              </w:r>
            </w:ins>
          </w:p>
        </w:tc>
        <w:tc>
          <w:tcPr>
            <w:tcW w:w="795" w:type="pct"/>
          </w:tcPr>
          <w:p w14:paraId="1E348470" w14:textId="77777777" w:rsidR="00397DBC" w:rsidRPr="00BB7E48" w:rsidRDefault="00397DBC" w:rsidP="00397DBC">
            <w:pPr>
              <w:pStyle w:val="GOSTTablenorm"/>
              <w:rPr>
                <w:ins w:id="2025" w:author="Опаева Лидия Арашаевна" w:date="2025-06-06T14:30:00Z"/>
              </w:rPr>
            </w:pPr>
            <w:ins w:id="2026" w:author="Опаева Лидия Арашаевна" w:date="2025-06-06T14:30:00Z">
              <w:r w:rsidRPr="00BB7E48">
                <w:rPr>
                  <w:b/>
                </w:rPr>
                <w:t>T0504833:</w:t>
              </w:r>
              <w:r w:rsidRPr="00BB7E48">
                <w:t>DT_PNKS</w:t>
              </w:r>
            </w:ins>
          </w:p>
        </w:tc>
        <w:tc>
          <w:tcPr>
            <w:tcW w:w="560" w:type="pct"/>
          </w:tcPr>
          <w:p w14:paraId="5FC97628" w14:textId="77777777" w:rsidR="00397DBC" w:rsidRPr="00BB7E48" w:rsidRDefault="00397DBC" w:rsidP="00397DBC">
            <w:pPr>
              <w:pStyle w:val="GOSTTablenorm"/>
              <w:rPr>
                <w:ins w:id="2027" w:author="Опаева Лидия Арашаевна" w:date="2025-06-06T14:30:00Z"/>
                <w:lang w:eastAsia="en-US"/>
              </w:rPr>
            </w:pPr>
            <w:ins w:id="2028" w:author="Опаева Лидия Арашаевна" w:date="2025-06-06T14:30:00Z">
              <w:r w:rsidRPr="00BB7E48">
                <w:t>Строка</w:t>
              </w:r>
            </w:ins>
          </w:p>
        </w:tc>
        <w:tc>
          <w:tcPr>
            <w:tcW w:w="374" w:type="pct"/>
          </w:tcPr>
          <w:p w14:paraId="4EC6C295" w14:textId="77777777" w:rsidR="00397DBC" w:rsidRPr="00BB7E48" w:rsidRDefault="00397DBC" w:rsidP="00397DBC">
            <w:pPr>
              <w:pStyle w:val="GOSTTablenorm"/>
              <w:rPr>
                <w:ins w:id="2029" w:author="Опаева Лидия Арашаевна" w:date="2025-06-06T14:30:00Z"/>
              </w:rPr>
            </w:pPr>
            <w:ins w:id="2030" w:author="Опаева Лидия Арашаевна" w:date="2025-06-06T14:30:00Z">
              <w:r w:rsidRPr="00BB7E48">
                <w:t>Да</w:t>
              </w:r>
            </w:ins>
          </w:p>
        </w:tc>
        <w:tc>
          <w:tcPr>
            <w:tcW w:w="374" w:type="pct"/>
          </w:tcPr>
          <w:p w14:paraId="3A23B71B" w14:textId="77777777" w:rsidR="00397DBC" w:rsidRPr="00BB7E48" w:rsidRDefault="00397DBC" w:rsidP="00397DBC">
            <w:pPr>
              <w:pStyle w:val="GOSTTablenorm"/>
              <w:rPr>
                <w:ins w:id="2031" w:author="Опаева Лидия Арашаевна" w:date="2025-06-06T14:30:00Z"/>
              </w:rPr>
            </w:pPr>
            <w:ins w:id="2032" w:author="Опаева Лидия Арашаевна" w:date="2025-06-06T14:30:00Z">
              <w:r w:rsidRPr="00BB7E48">
                <w:rPr>
                  <w:lang w:val="en-US"/>
                </w:rPr>
                <w:t>&lt;</w:t>
              </w:r>
              <w:r w:rsidRPr="00BB7E48">
                <w:t>=2</w:t>
              </w:r>
            </w:ins>
          </w:p>
        </w:tc>
        <w:tc>
          <w:tcPr>
            <w:tcW w:w="1777" w:type="pct"/>
          </w:tcPr>
          <w:p w14:paraId="07344CA5" w14:textId="77777777" w:rsidR="00397DBC" w:rsidRPr="00BB7E48" w:rsidRDefault="00397DBC" w:rsidP="00397DBC">
            <w:pPr>
              <w:pStyle w:val="GOSTTablenorm"/>
              <w:rPr>
                <w:ins w:id="2033" w:author="Опаева Лидия Арашаевна" w:date="2025-06-06T14:30:00Z"/>
              </w:rPr>
            </w:pPr>
            <w:ins w:id="2034" w:author="Опаева Лидия Арашаевна" w:date="2025-06-06T14:30:00Z">
              <w:r w:rsidRPr="00BB7E48">
                <w:t>Указывается значение аналитического признака «Порядковый номер КС» для отражения по дебету записи учета.</w:t>
              </w:r>
            </w:ins>
          </w:p>
          <w:p w14:paraId="7C6D1481" w14:textId="77777777" w:rsidR="00397DBC" w:rsidRPr="00BB7E48" w:rsidRDefault="00397DBC" w:rsidP="00397DBC">
            <w:pPr>
              <w:pStyle w:val="GOSTTablenorm"/>
              <w:rPr>
                <w:ins w:id="2035" w:author="Опаева Лидия Арашаевна" w:date="2025-06-06T14:30:00Z"/>
              </w:rPr>
            </w:pPr>
            <w:ins w:id="2036" w:author="Опаева Лидия Арашаевна" w:date="2025-06-06T14:30:00Z">
              <w:r w:rsidRPr="00BB7E48">
                <w:t>Допускается заполнение прочерком</w:t>
              </w:r>
            </w:ins>
          </w:p>
        </w:tc>
      </w:tr>
      <w:tr w:rsidR="00397DBC" w:rsidRPr="00BB7E48" w14:paraId="18A2E6A2" w14:textId="77777777" w:rsidTr="00397DBC">
        <w:trPr>
          <w:ins w:id="2037" w:author="Опаева Лидия Арашаевна" w:date="2025-06-06T14:30:00Z"/>
        </w:trPr>
        <w:tc>
          <w:tcPr>
            <w:tcW w:w="1120" w:type="pct"/>
          </w:tcPr>
          <w:p w14:paraId="757020C4" w14:textId="77777777" w:rsidR="00397DBC" w:rsidRPr="00BB7E48" w:rsidRDefault="00397DBC" w:rsidP="00397DBC">
            <w:pPr>
              <w:pStyle w:val="GOSTTablenorm"/>
              <w:rPr>
                <w:ins w:id="2038" w:author="Опаева Лидия Арашаевна" w:date="2025-06-06T14:30:00Z"/>
                <w:lang w:val="en-US"/>
              </w:rPr>
            </w:pPr>
            <w:ins w:id="2039" w:author="Опаева Лидия Арашаевна" w:date="2025-06-06T14:30:00Z">
              <w:r w:rsidRPr="00BB7E48">
                <w:t>Код раздела ЛС</w:t>
              </w:r>
            </w:ins>
          </w:p>
        </w:tc>
        <w:tc>
          <w:tcPr>
            <w:tcW w:w="795" w:type="pct"/>
          </w:tcPr>
          <w:p w14:paraId="69A5FBF5" w14:textId="34E79758" w:rsidR="00397DBC" w:rsidRPr="00BB7E48" w:rsidRDefault="00397DBC" w:rsidP="00397DBC">
            <w:pPr>
              <w:pStyle w:val="GOSTTablenorm"/>
              <w:rPr>
                <w:ins w:id="2040" w:author="Опаева Лидия Арашаевна" w:date="2025-06-06T14:30:00Z"/>
              </w:rPr>
            </w:pPr>
            <w:ins w:id="2041" w:author="Опаева Лидия Арашаевна" w:date="2025-06-06T14:30:00Z">
              <w:r w:rsidRPr="00BB7E48">
                <w:rPr>
                  <w:b/>
                </w:rPr>
                <w:t>T0504833:</w:t>
              </w:r>
              <w:r w:rsidRPr="00BB7E48">
                <w:t>DT_</w:t>
              </w:r>
              <w:r w:rsidRPr="00BB7E48">
                <w:rPr>
                  <w:lang w:val="en-US"/>
                </w:rPr>
                <w:t>AKR</w:t>
              </w:r>
            </w:ins>
          </w:p>
        </w:tc>
        <w:tc>
          <w:tcPr>
            <w:tcW w:w="560" w:type="pct"/>
          </w:tcPr>
          <w:p w14:paraId="1FBFD07B" w14:textId="77777777" w:rsidR="00397DBC" w:rsidRPr="00BB7E48" w:rsidRDefault="00397DBC" w:rsidP="00397DBC">
            <w:pPr>
              <w:pStyle w:val="GOSTTablenorm"/>
              <w:rPr>
                <w:ins w:id="2042" w:author="Опаева Лидия Арашаевна" w:date="2025-06-06T14:30:00Z"/>
              </w:rPr>
            </w:pPr>
            <w:ins w:id="2043" w:author="Опаева Лидия Арашаевна" w:date="2025-06-06T14:30:00Z">
              <w:r w:rsidRPr="00BB7E48">
                <w:t>Строка</w:t>
              </w:r>
            </w:ins>
          </w:p>
        </w:tc>
        <w:tc>
          <w:tcPr>
            <w:tcW w:w="374" w:type="pct"/>
          </w:tcPr>
          <w:p w14:paraId="1CADB66F" w14:textId="77777777" w:rsidR="00397DBC" w:rsidRPr="00BB7E48" w:rsidRDefault="00397DBC" w:rsidP="00397DBC">
            <w:pPr>
              <w:pStyle w:val="GOSTTablenorm"/>
              <w:rPr>
                <w:ins w:id="2044" w:author="Опаева Лидия Арашаевна" w:date="2025-06-06T14:30:00Z"/>
              </w:rPr>
            </w:pPr>
            <w:ins w:id="2045" w:author="Опаева Лидия Арашаевна" w:date="2025-06-06T14:30:00Z">
              <w:del w:id="2046" w:author="Опаева Лидия Арашаевна" w:date="2025-03-19T11:08:00Z">
                <w:r w:rsidRPr="00BB7E48" w:rsidDel="00F86F07">
                  <w:delText>Да</w:delText>
                </w:r>
              </w:del>
              <w:r w:rsidRPr="00BB7E48">
                <w:t>Нет</w:t>
              </w:r>
            </w:ins>
          </w:p>
        </w:tc>
        <w:tc>
          <w:tcPr>
            <w:tcW w:w="374" w:type="pct"/>
          </w:tcPr>
          <w:p w14:paraId="4F3C7932" w14:textId="77777777" w:rsidR="00397DBC" w:rsidRPr="00BB7E48" w:rsidRDefault="00397DBC" w:rsidP="00397DBC">
            <w:pPr>
              <w:pStyle w:val="GOSTTablenorm"/>
              <w:rPr>
                <w:ins w:id="2047" w:author="Опаева Лидия Арашаевна" w:date="2025-06-06T14:30:00Z"/>
                <w:lang w:val="en-US"/>
              </w:rPr>
            </w:pPr>
            <w:ins w:id="2048" w:author="Опаева Лидия Арашаевна" w:date="2025-06-06T14:30:00Z">
              <w:r w:rsidRPr="00BB7E48">
                <w:rPr>
                  <w:lang w:val="en-US"/>
                </w:rPr>
                <w:t>&lt;=8</w:t>
              </w:r>
            </w:ins>
          </w:p>
        </w:tc>
        <w:tc>
          <w:tcPr>
            <w:tcW w:w="1777" w:type="pct"/>
          </w:tcPr>
          <w:p w14:paraId="5E0247D5" w14:textId="77777777" w:rsidR="00397DBC" w:rsidRPr="00BB7E48" w:rsidRDefault="00397DBC" w:rsidP="00397DBC">
            <w:pPr>
              <w:pStyle w:val="GOSTTablenorm"/>
              <w:rPr>
                <w:ins w:id="2049" w:author="Опаева Лидия Арашаевна" w:date="2025-06-06T14:30:00Z"/>
              </w:rPr>
            </w:pPr>
            <w:ins w:id="2050" w:author="Опаева Лидия Арашаевна" w:date="2025-06-06T14:30:00Z">
              <w:r w:rsidRPr="00BB7E48">
                <w:t>Указывается значение аналитического признака «</w:t>
              </w:r>
              <w:r w:rsidRPr="00BB7E48">
                <w:rPr>
                  <w:color w:val="000000" w:themeColor="text1"/>
                </w:rPr>
                <w:t>Аналитический код раздела ЛС</w:t>
              </w:r>
              <w:r w:rsidRPr="00BB7E48">
                <w:t>» для отражения по дебету записи учета.</w:t>
              </w:r>
            </w:ins>
          </w:p>
          <w:p w14:paraId="18413535" w14:textId="2078C1A7" w:rsidR="00397DBC" w:rsidRPr="00BB7E48" w:rsidRDefault="00397DBC" w:rsidP="00397DBC">
            <w:pPr>
              <w:pStyle w:val="GOSTTablenorm"/>
              <w:rPr>
                <w:ins w:id="2051" w:author="Опаева Лидия Арашаевна" w:date="2025-06-06T14:30:00Z"/>
              </w:rPr>
            </w:pPr>
            <w:ins w:id="2052" w:author="Опаева Лидия Арашаевна" w:date="2025-06-06T14:30:00Z">
              <w:r w:rsidRPr="00BB7E48">
                <w:t>Допускается заполнение прочерком</w:t>
              </w:r>
            </w:ins>
          </w:p>
        </w:tc>
      </w:tr>
      <w:tr w:rsidR="00397DBC" w:rsidRPr="00BB7E48" w14:paraId="05B0CC9C" w14:textId="77777777" w:rsidTr="00397DBC">
        <w:trPr>
          <w:ins w:id="2053" w:author="Опаева Лидия Арашаевна" w:date="2025-06-06T14:30:00Z"/>
        </w:trPr>
        <w:tc>
          <w:tcPr>
            <w:tcW w:w="1120" w:type="pct"/>
          </w:tcPr>
          <w:p w14:paraId="3C76870E" w14:textId="77777777" w:rsidR="00397DBC" w:rsidRPr="00BB7E48" w:rsidRDefault="00397DBC" w:rsidP="00397DBC">
            <w:pPr>
              <w:pStyle w:val="GOSTTablenorm"/>
              <w:rPr>
                <w:ins w:id="2054" w:author="Опаева Лидия Арашаевна" w:date="2025-06-06T14:30:00Z"/>
              </w:rPr>
            </w:pPr>
            <w:ins w:id="2055" w:author="Опаева Лидия Арашаевна" w:date="2025-06-06T14:30:00Z">
              <w:r w:rsidRPr="00BB7E48">
                <w:t>Код цели Дт</w:t>
              </w:r>
            </w:ins>
          </w:p>
        </w:tc>
        <w:tc>
          <w:tcPr>
            <w:tcW w:w="795" w:type="pct"/>
          </w:tcPr>
          <w:p w14:paraId="2A27F263" w14:textId="77777777" w:rsidR="00397DBC" w:rsidRPr="00BB7E48" w:rsidRDefault="00397DBC" w:rsidP="00397DBC">
            <w:pPr>
              <w:pStyle w:val="GOSTTablenorm"/>
              <w:rPr>
                <w:ins w:id="2056" w:author="Опаева Лидия Арашаевна" w:date="2025-06-06T14:30:00Z"/>
              </w:rPr>
            </w:pPr>
            <w:ins w:id="2057" w:author="Опаева Лидия Арашаевна" w:date="2025-06-06T14:30:00Z">
              <w:r w:rsidRPr="00BB7E48">
                <w:rPr>
                  <w:b/>
                </w:rPr>
                <w:t>T0504833:</w:t>
              </w:r>
              <w:r w:rsidRPr="00BB7E48">
                <w:t>DT_TARGETCODE</w:t>
              </w:r>
            </w:ins>
          </w:p>
        </w:tc>
        <w:tc>
          <w:tcPr>
            <w:tcW w:w="560" w:type="pct"/>
          </w:tcPr>
          <w:p w14:paraId="598A92AF" w14:textId="77777777" w:rsidR="00397DBC" w:rsidRPr="00BB7E48" w:rsidRDefault="00397DBC" w:rsidP="00397DBC">
            <w:pPr>
              <w:pStyle w:val="GOSTTablenorm"/>
              <w:rPr>
                <w:ins w:id="2058" w:author="Опаева Лидия Арашаевна" w:date="2025-06-06T14:30:00Z"/>
                <w:lang w:eastAsia="en-US"/>
              </w:rPr>
            </w:pPr>
            <w:ins w:id="2059" w:author="Опаева Лидия Арашаевна" w:date="2025-06-06T14:30:00Z">
              <w:r w:rsidRPr="00BB7E48">
                <w:t>Строка</w:t>
              </w:r>
            </w:ins>
          </w:p>
        </w:tc>
        <w:tc>
          <w:tcPr>
            <w:tcW w:w="374" w:type="pct"/>
          </w:tcPr>
          <w:p w14:paraId="342A31CB" w14:textId="77777777" w:rsidR="00397DBC" w:rsidRPr="00BB7E48" w:rsidRDefault="00397DBC" w:rsidP="00397DBC">
            <w:pPr>
              <w:pStyle w:val="GOSTTablenorm"/>
              <w:rPr>
                <w:ins w:id="2060" w:author="Опаева Лидия Арашаевна" w:date="2025-06-06T14:30:00Z"/>
              </w:rPr>
            </w:pPr>
            <w:ins w:id="2061" w:author="Опаева Лидия Арашаевна" w:date="2025-06-06T14:30:00Z">
              <w:r w:rsidRPr="00BB7E48">
                <w:t>Да</w:t>
              </w:r>
            </w:ins>
          </w:p>
        </w:tc>
        <w:tc>
          <w:tcPr>
            <w:tcW w:w="374" w:type="pct"/>
          </w:tcPr>
          <w:p w14:paraId="51C51A01" w14:textId="77777777" w:rsidR="00397DBC" w:rsidRPr="00BB7E48" w:rsidRDefault="00397DBC" w:rsidP="00397DBC">
            <w:pPr>
              <w:pStyle w:val="GOSTTablenorm"/>
              <w:rPr>
                <w:ins w:id="2062" w:author="Опаева Лидия Арашаевна" w:date="2025-06-06T14:30:00Z"/>
              </w:rPr>
            </w:pPr>
            <w:ins w:id="2063" w:author="Опаева Лидия Арашаевна" w:date="2025-06-06T14:30:00Z">
              <w:r w:rsidRPr="00BB7E48">
                <w:t>&lt;=25</w:t>
              </w:r>
              <w:del w:id="2064" w:author="Опаева Лидия Арашаевна" w:date="2024-09-13T16:59:00Z">
                <w:r w:rsidRPr="00BB7E48" w:rsidDel="00B443F0">
                  <w:delText>0</w:delText>
                </w:r>
              </w:del>
            </w:ins>
          </w:p>
        </w:tc>
        <w:tc>
          <w:tcPr>
            <w:tcW w:w="1777" w:type="pct"/>
          </w:tcPr>
          <w:p w14:paraId="1183695D" w14:textId="77777777" w:rsidR="00397DBC" w:rsidRPr="00BB7E48" w:rsidRDefault="00397DBC" w:rsidP="00397DBC">
            <w:pPr>
              <w:pStyle w:val="GOSTTablenorm"/>
              <w:rPr>
                <w:ins w:id="2065" w:author="Опаева Лидия Арашаевна" w:date="2025-06-06T14:30:00Z"/>
              </w:rPr>
            </w:pPr>
            <w:ins w:id="2066" w:author="Опаева Лидия Арашаевна" w:date="2025-06-06T14:30:00Z">
              <w:r w:rsidRPr="00BB7E48">
                <w:t>Указывается значение аналитического признака «Код цели» для отражения по дебету записи учета.</w:t>
              </w:r>
            </w:ins>
          </w:p>
          <w:p w14:paraId="796DD5D2" w14:textId="77777777" w:rsidR="00397DBC" w:rsidRPr="00BB7E48" w:rsidRDefault="00397DBC" w:rsidP="00397DBC">
            <w:pPr>
              <w:pStyle w:val="GOSTTablenorm"/>
              <w:rPr>
                <w:ins w:id="2067" w:author="Опаева Лидия Арашаевна" w:date="2025-06-06T14:30:00Z"/>
              </w:rPr>
            </w:pPr>
            <w:ins w:id="2068" w:author="Опаева Лидия Арашаевна" w:date="2025-06-06T14:30:00Z">
              <w:r w:rsidRPr="00BB7E48">
                <w:t>Допускается заполнение прочерком</w:t>
              </w:r>
            </w:ins>
          </w:p>
        </w:tc>
      </w:tr>
      <w:tr w:rsidR="00397DBC" w:rsidRPr="00BB7E48" w14:paraId="75BAD8BF" w14:textId="77777777" w:rsidTr="00397DBC">
        <w:trPr>
          <w:ins w:id="2069" w:author="Опаева Лидия Арашаевна" w:date="2025-06-06T14:30:00Z"/>
        </w:trPr>
        <w:tc>
          <w:tcPr>
            <w:tcW w:w="1120" w:type="pct"/>
          </w:tcPr>
          <w:p w14:paraId="6AA61EC3" w14:textId="77777777" w:rsidR="00397DBC" w:rsidRPr="00BB7E48" w:rsidRDefault="00397DBC" w:rsidP="00397DBC">
            <w:pPr>
              <w:pStyle w:val="GOSTTablenorm"/>
              <w:rPr>
                <w:ins w:id="2070" w:author="Опаева Лидия Арашаевна" w:date="2025-06-06T14:30:00Z"/>
              </w:rPr>
            </w:pPr>
            <w:ins w:id="2071" w:author="Опаева Лидия Арашаевна" w:date="2025-06-06T14:30:00Z">
              <w:r w:rsidRPr="00BB7E48">
                <w:t>Код целевой субсидии Дт</w:t>
              </w:r>
            </w:ins>
          </w:p>
        </w:tc>
        <w:tc>
          <w:tcPr>
            <w:tcW w:w="795" w:type="pct"/>
          </w:tcPr>
          <w:p w14:paraId="01F7117C" w14:textId="77777777" w:rsidR="00397DBC" w:rsidRPr="00BB7E48" w:rsidRDefault="00397DBC" w:rsidP="00397DBC">
            <w:pPr>
              <w:pStyle w:val="GOSTTablenorm"/>
              <w:rPr>
                <w:ins w:id="2072" w:author="Опаева Лидия Арашаевна" w:date="2025-06-06T14:30:00Z"/>
              </w:rPr>
            </w:pPr>
            <w:ins w:id="2073" w:author="Опаева Лидия Арашаевна" w:date="2025-06-06T14:30:00Z">
              <w:r w:rsidRPr="00BB7E48">
                <w:rPr>
                  <w:b/>
                </w:rPr>
                <w:t>T0504833:</w:t>
              </w:r>
              <w:r w:rsidRPr="00BB7E48">
                <w:t>DT_</w:t>
              </w:r>
              <w:del w:id="2074" w:author="Сатлер Марина Викторовна" w:date="2025-04-15T12:16:00Z">
                <w:r w:rsidRPr="00BB7E48" w:rsidDel="00B97E8E">
                  <w:delText xml:space="preserve"> </w:delText>
                </w:r>
              </w:del>
              <w:r w:rsidRPr="00BB7E48">
                <w:t>ANALITCODE</w:t>
              </w:r>
            </w:ins>
          </w:p>
        </w:tc>
        <w:tc>
          <w:tcPr>
            <w:tcW w:w="560" w:type="pct"/>
          </w:tcPr>
          <w:p w14:paraId="7E667213" w14:textId="77777777" w:rsidR="00397DBC" w:rsidRPr="00BB7E48" w:rsidRDefault="00397DBC" w:rsidP="00397DBC">
            <w:pPr>
              <w:pStyle w:val="GOSTTablenorm"/>
              <w:rPr>
                <w:ins w:id="2075" w:author="Опаева Лидия Арашаевна" w:date="2025-06-06T14:30:00Z"/>
              </w:rPr>
            </w:pPr>
            <w:ins w:id="2076" w:author="Опаева Лидия Арашаевна" w:date="2025-06-06T14:30:00Z">
              <w:r w:rsidRPr="00BB7E48">
                <w:t>Строка</w:t>
              </w:r>
            </w:ins>
          </w:p>
        </w:tc>
        <w:tc>
          <w:tcPr>
            <w:tcW w:w="374" w:type="pct"/>
          </w:tcPr>
          <w:p w14:paraId="3B332D4E" w14:textId="77777777" w:rsidR="00397DBC" w:rsidRPr="00BB7E48" w:rsidDel="00493782" w:rsidRDefault="00397DBC" w:rsidP="00397DBC">
            <w:pPr>
              <w:pStyle w:val="GOSTTablenorm"/>
              <w:rPr>
                <w:ins w:id="2077" w:author="Опаева Лидия Арашаевна" w:date="2025-06-06T14:30:00Z"/>
              </w:rPr>
            </w:pPr>
            <w:ins w:id="2078" w:author="Опаева Лидия Арашаевна" w:date="2025-06-06T14:30:00Z">
              <w:r w:rsidRPr="00BB7E48">
                <w:t>Нет</w:t>
              </w:r>
            </w:ins>
          </w:p>
        </w:tc>
        <w:tc>
          <w:tcPr>
            <w:tcW w:w="374" w:type="pct"/>
          </w:tcPr>
          <w:p w14:paraId="355DD131" w14:textId="77777777" w:rsidR="00397DBC" w:rsidRPr="00BB7E48" w:rsidRDefault="00397DBC" w:rsidP="00397DBC">
            <w:pPr>
              <w:pStyle w:val="GOSTTablenorm"/>
              <w:rPr>
                <w:ins w:id="2079" w:author="Опаева Лидия Арашаевна" w:date="2025-06-06T14:30:00Z"/>
              </w:rPr>
            </w:pPr>
            <w:ins w:id="2080" w:author="Опаева Лидия Арашаевна" w:date="2025-06-06T14:30:00Z">
              <w:r w:rsidRPr="00BB7E48">
                <w:rPr>
                  <w:lang w:val="en-US"/>
                </w:rPr>
                <w:t>&lt;</w:t>
              </w:r>
              <w:r w:rsidRPr="00BB7E48">
                <w:t>=25</w:t>
              </w:r>
            </w:ins>
          </w:p>
        </w:tc>
        <w:tc>
          <w:tcPr>
            <w:tcW w:w="1777" w:type="pct"/>
          </w:tcPr>
          <w:p w14:paraId="6B2F260E" w14:textId="77777777" w:rsidR="00397DBC" w:rsidRPr="00BB7E48" w:rsidRDefault="00397DBC" w:rsidP="00397DBC">
            <w:pPr>
              <w:pStyle w:val="GOSTTablenorm"/>
              <w:rPr>
                <w:ins w:id="2081" w:author="Опаева Лидия Арашаевна" w:date="2025-06-06T14:30:00Z"/>
              </w:rPr>
            </w:pPr>
            <w:ins w:id="2082" w:author="Опаева Лидия Арашаевна" w:date="2025-06-06T14:30:00Z">
              <w:r w:rsidRPr="00BB7E48">
                <w:t>Указывается значение аналитического признака «Аналитический код» для отражения по дебету</w:t>
              </w:r>
              <w:r w:rsidRPr="00BB7E48" w:rsidDel="000A0FA3">
                <w:t xml:space="preserve"> </w:t>
              </w:r>
              <w:r w:rsidRPr="00BB7E48">
                <w:t>записи учета.</w:t>
              </w:r>
            </w:ins>
          </w:p>
          <w:p w14:paraId="7D09A2E3" w14:textId="57D3F0D1" w:rsidR="00397DBC" w:rsidRPr="00BB7E48" w:rsidRDefault="00397DBC" w:rsidP="00397DBC">
            <w:pPr>
              <w:pStyle w:val="GOSTTablenorm"/>
              <w:rPr>
                <w:ins w:id="2083" w:author="Опаева Лидия Арашаевна" w:date="2025-06-06T14:30:00Z"/>
              </w:rPr>
            </w:pPr>
            <w:ins w:id="2084" w:author="Опаева Лидия Арашаевна" w:date="2025-06-06T14:30:00Z">
              <w:r w:rsidRPr="00BB7E48">
                <w:t>Допускается заполнение прочерком</w:t>
              </w:r>
            </w:ins>
          </w:p>
        </w:tc>
      </w:tr>
      <w:tr w:rsidR="00397DBC" w:rsidRPr="00BB7E48" w14:paraId="2E1124A8" w14:textId="77777777" w:rsidTr="00397DBC">
        <w:trPr>
          <w:ins w:id="2085" w:author="Опаева Лидия Арашаевна" w:date="2025-06-06T14:30:00Z"/>
        </w:trPr>
        <w:tc>
          <w:tcPr>
            <w:tcW w:w="1120" w:type="pct"/>
          </w:tcPr>
          <w:p w14:paraId="1C1A0203" w14:textId="77777777" w:rsidR="00397DBC" w:rsidRPr="00BB7E48" w:rsidRDefault="00397DBC" w:rsidP="00397DBC">
            <w:pPr>
              <w:pStyle w:val="GOSTTablenorm"/>
              <w:rPr>
                <w:ins w:id="2086" w:author="Опаева Лидия Арашаевна" w:date="2025-06-06T14:30:00Z"/>
              </w:rPr>
            </w:pPr>
            <w:ins w:id="2087" w:author="Опаева Лидия Арашаевна" w:date="2025-06-06T14:30:00Z">
              <w:r w:rsidRPr="00BB7E48">
                <w:t>Код ОКС Дт</w:t>
              </w:r>
            </w:ins>
          </w:p>
        </w:tc>
        <w:tc>
          <w:tcPr>
            <w:tcW w:w="795" w:type="pct"/>
          </w:tcPr>
          <w:p w14:paraId="2CCBF2D9" w14:textId="77777777" w:rsidR="00397DBC" w:rsidRPr="00BB7E48" w:rsidRDefault="00397DBC" w:rsidP="00397DBC">
            <w:pPr>
              <w:pStyle w:val="GOSTTablenorm"/>
              <w:rPr>
                <w:ins w:id="2088" w:author="Опаева Лидия Арашаевна" w:date="2025-06-06T14:30:00Z"/>
              </w:rPr>
            </w:pPr>
            <w:ins w:id="2089" w:author="Опаева Лидия Арашаевна" w:date="2025-06-06T14:30:00Z">
              <w:r w:rsidRPr="00BB7E48">
                <w:rPr>
                  <w:b/>
                </w:rPr>
                <w:t>T0504833:</w:t>
              </w:r>
              <w:r w:rsidRPr="00BB7E48">
                <w:t>DT_OKS</w:t>
              </w:r>
            </w:ins>
          </w:p>
        </w:tc>
        <w:tc>
          <w:tcPr>
            <w:tcW w:w="560" w:type="pct"/>
          </w:tcPr>
          <w:p w14:paraId="27304CCB" w14:textId="77777777" w:rsidR="00397DBC" w:rsidRPr="00BB7E48" w:rsidRDefault="00397DBC" w:rsidP="00397DBC">
            <w:pPr>
              <w:pStyle w:val="GOSTTablenorm"/>
              <w:rPr>
                <w:ins w:id="2090" w:author="Опаева Лидия Арашаевна" w:date="2025-06-06T14:30:00Z"/>
              </w:rPr>
            </w:pPr>
            <w:ins w:id="2091" w:author="Опаева Лидия Арашаевна" w:date="2025-06-06T14:30:00Z">
              <w:r w:rsidRPr="00BB7E48">
                <w:t>Строка</w:t>
              </w:r>
            </w:ins>
          </w:p>
        </w:tc>
        <w:tc>
          <w:tcPr>
            <w:tcW w:w="374" w:type="pct"/>
          </w:tcPr>
          <w:p w14:paraId="02FED90C" w14:textId="77777777" w:rsidR="00397DBC" w:rsidRPr="00BB7E48" w:rsidRDefault="00397DBC" w:rsidP="00397DBC">
            <w:pPr>
              <w:pStyle w:val="GOSTTablenorm"/>
              <w:rPr>
                <w:ins w:id="2092" w:author="Опаева Лидия Арашаевна" w:date="2025-06-06T14:30:00Z"/>
              </w:rPr>
            </w:pPr>
            <w:ins w:id="2093" w:author="Опаева Лидия Арашаевна" w:date="2025-06-06T14:30:00Z">
              <w:r w:rsidRPr="00BB7E48">
                <w:t>Нет</w:t>
              </w:r>
            </w:ins>
          </w:p>
        </w:tc>
        <w:tc>
          <w:tcPr>
            <w:tcW w:w="374" w:type="pct"/>
          </w:tcPr>
          <w:p w14:paraId="05D957E9" w14:textId="77777777" w:rsidR="00397DBC" w:rsidRPr="00BB7E48" w:rsidRDefault="00397DBC" w:rsidP="00397DBC">
            <w:pPr>
              <w:pStyle w:val="GOSTTablenorm"/>
              <w:rPr>
                <w:ins w:id="2094" w:author="Опаева Лидия Арашаевна" w:date="2025-06-06T14:30:00Z"/>
                <w:lang w:val="en-US"/>
              </w:rPr>
            </w:pPr>
            <w:ins w:id="2095" w:author="Опаева Лидия Арашаевна" w:date="2025-06-06T14:30:00Z">
              <w:r w:rsidRPr="00BB7E48">
                <w:rPr>
                  <w:lang w:val="en-US"/>
                </w:rPr>
                <w:t>&lt;</w:t>
              </w:r>
              <w:r w:rsidRPr="00BB7E48">
                <w:t>=2</w:t>
              </w:r>
              <w:r w:rsidRPr="00BB7E48">
                <w:rPr>
                  <w:lang w:val="en-US"/>
                </w:rPr>
                <w:t>5</w:t>
              </w:r>
            </w:ins>
          </w:p>
        </w:tc>
        <w:tc>
          <w:tcPr>
            <w:tcW w:w="1777" w:type="pct"/>
          </w:tcPr>
          <w:p w14:paraId="7E0E421C" w14:textId="77777777" w:rsidR="00397DBC" w:rsidRPr="00BB7E48" w:rsidRDefault="00397DBC" w:rsidP="00397DBC">
            <w:pPr>
              <w:pStyle w:val="GOSTTablenorm"/>
              <w:rPr>
                <w:ins w:id="2096" w:author="Опаева Лидия Арашаевна" w:date="2025-06-06T14:30:00Z"/>
              </w:rPr>
            </w:pPr>
            <w:ins w:id="2097" w:author="Опаева Лидия Арашаевна" w:date="2025-06-06T14:30:00Z">
              <w:r w:rsidRPr="00BB7E48">
                <w:t>Указывается значение аналитического признака «ФАИП» для отражения по дебету</w:t>
              </w:r>
              <w:r w:rsidRPr="00BB7E48" w:rsidDel="000A0FA3">
                <w:t xml:space="preserve"> </w:t>
              </w:r>
              <w:r w:rsidRPr="00BB7E48">
                <w:t>записи учета.</w:t>
              </w:r>
            </w:ins>
          </w:p>
          <w:p w14:paraId="3CC00874" w14:textId="44025710" w:rsidR="00397DBC" w:rsidRPr="00BB7E48" w:rsidRDefault="00397DBC" w:rsidP="00397DBC">
            <w:pPr>
              <w:pStyle w:val="GOSTTablenorm"/>
              <w:rPr>
                <w:ins w:id="2098" w:author="Опаева Лидия Арашаевна" w:date="2025-06-06T14:30:00Z"/>
              </w:rPr>
            </w:pPr>
            <w:ins w:id="2099" w:author="Опаева Лидия Арашаевна" w:date="2025-06-06T14:30:00Z">
              <w:r w:rsidRPr="00BB7E48">
                <w:t>Допускается заполнение прочерком</w:t>
              </w:r>
            </w:ins>
          </w:p>
        </w:tc>
      </w:tr>
      <w:tr w:rsidR="00397DBC" w:rsidRPr="00BB7E48" w14:paraId="20987F06" w14:textId="77777777" w:rsidTr="00397DBC">
        <w:trPr>
          <w:ins w:id="2100" w:author="Опаева Лидия Арашаевна" w:date="2025-06-06T14:30:00Z"/>
        </w:trPr>
        <w:tc>
          <w:tcPr>
            <w:tcW w:w="1120" w:type="pct"/>
          </w:tcPr>
          <w:p w14:paraId="6A4D8726" w14:textId="77777777" w:rsidR="00397DBC" w:rsidRPr="00BB7E48" w:rsidRDefault="00397DBC" w:rsidP="00397DBC">
            <w:pPr>
              <w:pStyle w:val="GOSTTablenorm"/>
              <w:rPr>
                <w:ins w:id="2101" w:author="Опаева Лидия Арашаевна" w:date="2025-06-06T14:30:00Z"/>
              </w:rPr>
            </w:pPr>
            <w:ins w:id="2102" w:author="Опаева Лидия Арашаевна" w:date="2025-06-06T14:30:00Z">
              <w:r w:rsidRPr="00BB7E48">
                <w:t>ИГК Дт</w:t>
              </w:r>
            </w:ins>
          </w:p>
        </w:tc>
        <w:tc>
          <w:tcPr>
            <w:tcW w:w="795" w:type="pct"/>
          </w:tcPr>
          <w:p w14:paraId="3B46A52E" w14:textId="77777777" w:rsidR="00397DBC" w:rsidRPr="00BB7E48" w:rsidRDefault="00397DBC" w:rsidP="00397DBC">
            <w:pPr>
              <w:pStyle w:val="GOSTTablenorm"/>
              <w:rPr>
                <w:ins w:id="2103" w:author="Опаева Лидия Арашаевна" w:date="2025-06-06T14:30:00Z"/>
              </w:rPr>
            </w:pPr>
            <w:ins w:id="2104" w:author="Опаева Лидия Арашаевна" w:date="2025-06-06T14:30:00Z">
              <w:r w:rsidRPr="00BB7E48">
                <w:rPr>
                  <w:b/>
                </w:rPr>
                <w:t>T0504833:</w:t>
              </w:r>
              <w:r w:rsidRPr="00BB7E48">
                <w:t>DT_IGK</w:t>
              </w:r>
            </w:ins>
          </w:p>
        </w:tc>
        <w:tc>
          <w:tcPr>
            <w:tcW w:w="560" w:type="pct"/>
          </w:tcPr>
          <w:p w14:paraId="203BB087" w14:textId="77777777" w:rsidR="00397DBC" w:rsidRPr="00BB7E48" w:rsidRDefault="00397DBC" w:rsidP="00397DBC">
            <w:pPr>
              <w:pStyle w:val="GOSTTablenorm"/>
              <w:rPr>
                <w:ins w:id="2105" w:author="Опаева Лидия Арашаевна" w:date="2025-06-06T14:30:00Z"/>
              </w:rPr>
            </w:pPr>
            <w:ins w:id="2106" w:author="Опаева Лидия Арашаевна" w:date="2025-06-06T14:30:00Z">
              <w:r w:rsidRPr="00BB7E48">
                <w:t>Строка</w:t>
              </w:r>
            </w:ins>
          </w:p>
        </w:tc>
        <w:tc>
          <w:tcPr>
            <w:tcW w:w="374" w:type="pct"/>
          </w:tcPr>
          <w:p w14:paraId="2CEFE437" w14:textId="77777777" w:rsidR="00397DBC" w:rsidRPr="00BB7E48" w:rsidRDefault="00397DBC" w:rsidP="00397DBC">
            <w:pPr>
              <w:pStyle w:val="GOSTTablenorm"/>
              <w:rPr>
                <w:ins w:id="2107" w:author="Опаева Лидия Арашаевна" w:date="2025-06-06T14:30:00Z"/>
              </w:rPr>
            </w:pPr>
            <w:ins w:id="2108" w:author="Опаева Лидия Арашаевна" w:date="2025-06-06T14:30:00Z">
              <w:r w:rsidRPr="00BB7E48">
                <w:t>Нет</w:t>
              </w:r>
            </w:ins>
          </w:p>
        </w:tc>
        <w:tc>
          <w:tcPr>
            <w:tcW w:w="374" w:type="pct"/>
          </w:tcPr>
          <w:p w14:paraId="0A12DC2A" w14:textId="77777777" w:rsidR="00397DBC" w:rsidRPr="00BB7E48" w:rsidRDefault="00397DBC" w:rsidP="00397DBC">
            <w:pPr>
              <w:pStyle w:val="GOSTTablenorm"/>
              <w:rPr>
                <w:ins w:id="2109" w:author="Опаева Лидия Арашаевна" w:date="2025-06-06T14:30:00Z"/>
                <w:lang w:val="en-US"/>
              </w:rPr>
            </w:pPr>
            <w:ins w:id="2110" w:author="Опаева Лидия Арашаевна" w:date="2025-06-06T14:30:00Z">
              <w:r w:rsidRPr="00BB7E48">
                <w:rPr>
                  <w:lang w:val="en-US"/>
                </w:rPr>
                <w:t>&lt;=20</w:t>
              </w:r>
            </w:ins>
          </w:p>
        </w:tc>
        <w:tc>
          <w:tcPr>
            <w:tcW w:w="1777" w:type="pct"/>
          </w:tcPr>
          <w:p w14:paraId="1094E3FE" w14:textId="77777777" w:rsidR="00397DBC" w:rsidRPr="00BB7E48" w:rsidRDefault="00397DBC" w:rsidP="00397DBC">
            <w:pPr>
              <w:pStyle w:val="GOSTTablenorm"/>
              <w:rPr>
                <w:ins w:id="2111" w:author="Опаева Лидия Арашаевна" w:date="2025-06-06T14:30:00Z"/>
              </w:rPr>
            </w:pPr>
            <w:ins w:id="2112" w:author="Опаева Лидия Арашаевна" w:date="2025-06-06T14:30:00Z">
              <w:r w:rsidRPr="00BB7E48">
                <w:t>Указывается значение аналитического признака «Идентификатор ГК» для отражения по дебету</w:t>
              </w:r>
              <w:r w:rsidRPr="00BB7E48" w:rsidDel="000A0FA3">
                <w:t xml:space="preserve"> </w:t>
              </w:r>
              <w:r w:rsidRPr="00BB7E48">
                <w:t>записи учета.</w:t>
              </w:r>
            </w:ins>
          </w:p>
          <w:p w14:paraId="55906C53" w14:textId="5E3EBD63" w:rsidR="00397DBC" w:rsidRPr="00BB7E48" w:rsidRDefault="00397DBC" w:rsidP="00397DBC">
            <w:pPr>
              <w:pStyle w:val="GOSTTablenorm"/>
              <w:rPr>
                <w:ins w:id="2113" w:author="Опаева Лидия Арашаевна" w:date="2025-06-06T14:30:00Z"/>
              </w:rPr>
            </w:pPr>
            <w:ins w:id="2114" w:author="Опаева Лидия Арашаевна" w:date="2025-06-06T14:30:00Z">
              <w:r w:rsidRPr="00BB7E48">
                <w:t>Допускается заполнение прочерком</w:t>
              </w:r>
            </w:ins>
          </w:p>
        </w:tc>
      </w:tr>
      <w:tr w:rsidR="00397DBC" w:rsidRPr="00BB7E48" w14:paraId="6FB7497C" w14:textId="77777777" w:rsidTr="00977891">
        <w:trPr>
          <w:trHeight w:val="756"/>
          <w:ins w:id="2115" w:author="Опаева Лидия Арашаевна" w:date="2025-06-06T14:30:00Z"/>
        </w:trPr>
        <w:tc>
          <w:tcPr>
            <w:tcW w:w="1120" w:type="pct"/>
          </w:tcPr>
          <w:p w14:paraId="154DDEFA" w14:textId="77777777" w:rsidR="00397DBC" w:rsidRPr="00BB7E48" w:rsidRDefault="00397DBC" w:rsidP="00397DBC">
            <w:pPr>
              <w:pStyle w:val="GOSTTablenorm"/>
              <w:rPr>
                <w:ins w:id="2116" w:author="Опаева Лидия Арашаевна" w:date="2025-06-06T14:30:00Z"/>
              </w:rPr>
            </w:pPr>
            <w:ins w:id="2117" w:author="Опаева Лидия Арашаевна" w:date="2025-06-06T14:30:00Z">
              <w:r w:rsidRPr="00BB7E48">
                <w:t>Номер КОО</w:t>
              </w:r>
            </w:ins>
          </w:p>
        </w:tc>
        <w:tc>
          <w:tcPr>
            <w:tcW w:w="795" w:type="pct"/>
          </w:tcPr>
          <w:p w14:paraId="676FCF78" w14:textId="33A5CBB5" w:rsidR="00397DBC" w:rsidRPr="00BB7E48" w:rsidRDefault="00397DBC" w:rsidP="00397DBC">
            <w:pPr>
              <w:pStyle w:val="GOSTTablenorm"/>
              <w:rPr>
                <w:ins w:id="2118" w:author="Опаева Лидия Арашаевна" w:date="2025-06-06T14:30:00Z"/>
              </w:rPr>
            </w:pPr>
            <w:ins w:id="2119" w:author="Опаева Лидия Арашаевна" w:date="2025-06-06T14:30:00Z">
              <w:r w:rsidRPr="00BB7E48">
                <w:rPr>
                  <w:b/>
                </w:rPr>
                <w:t>T0504833:</w:t>
              </w:r>
              <w:r w:rsidRPr="00BB7E48">
                <w:t>DT_</w:t>
              </w:r>
              <w:r w:rsidRPr="00BB7E48">
                <w:rPr>
                  <w:lang w:val="en-US"/>
                </w:rPr>
                <w:t>KOO</w:t>
              </w:r>
            </w:ins>
          </w:p>
        </w:tc>
        <w:tc>
          <w:tcPr>
            <w:tcW w:w="560" w:type="pct"/>
          </w:tcPr>
          <w:p w14:paraId="477726B4" w14:textId="77777777" w:rsidR="00397DBC" w:rsidRPr="00BB7E48" w:rsidRDefault="00397DBC" w:rsidP="00397DBC">
            <w:pPr>
              <w:pStyle w:val="GOSTTablenorm"/>
              <w:rPr>
                <w:ins w:id="2120" w:author="Опаева Лидия Арашаевна" w:date="2025-06-06T14:30:00Z"/>
                <w:lang w:val="en-US"/>
              </w:rPr>
            </w:pPr>
            <w:ins w:id="2121" w:author="Опаева Лидия Арашаевна" w:date="2025-06-06T14:30:00Z">
              <w:r w:rsidRPr="00BB7E48">
                <w:t>Строка</w:t>
              </w:r>
            </w:ins>
          </w:p>
        </w:tc>
        <w:tc>
          <w:tcPr>
            <w:tcW w:w="374" w:type="pct"/>
          </w:tcPr>
          <w:p w14:paraId="4114A7C0" w14:textId="77777777" w:rsidR="00397DBC" w:rsidRPr="00BB7E48" w:rsidRDefault="00397DBC" w:rsidP="00397DBC">
            <w:pPr>
              <w:pStyle w:val="GOSTTablenorm"/>
              <w:rPr>
                <w:ins w:id="2122" w:author="Опаева Лидия Арашаевна" w:date="2025-06-06T14:30:00Z"/>
              </w:rPr>
            </w:pPr>
            <w:ins w:id="2123" w:author="Опаева Лидия Арашаевна" w:date="2025-06-06T14:30:00Z">
              <w:del w:id="2124" w:author="Опаева Лидия Арашаевна" w:date="2025-03-19T11:17:00Z">
                <w:r w:rsidRPr="00BB7E48" w:rsidDel="00EB4311">
                  <w:delText>Да</w:delText>
                </w:r>
              </w:del>
              <w:r w:rsidRPr="00BB7E48">
                <w:t>Нет</w:t>
              </w:r>
            </w:ins>
          </w:p>
        </w:tc>
        <w:tc>
          <w:tcPr>
            <w:tcW w:w="374" w:type="pct"/>
          </w:tcPr>
          <w:p w14:paraId="50743ADA" w14:textId="426D4C94" w:rsidR="00397DBC" w:rsidRPr="00BB7E48" w:rsidRDefault="00397DBC" w:rsidP="00397DBC">
            <w:pPr>
              <w:pStyle w:val="GOSTTablenorm"/>
              <w:rPr>
                <w:ins w:id="2125" w:author="Опаева Лидия Арашаевна" w:date="2025-06-06T14:30:00Z"/>
                <w:lang w:val="en-US"/>
              </w:rPr>
            </w:pPr>
            <w:ins w:id="2126" w:author="Опаева Лидия Арашаевна" w:date="2025-06-06T14:30:00Z">
              <w:r w:rsidRPr="00BB7E48">
                <w:rPr>
                  <w:lang w:val="en-US"/>
                </w:rPr>
                <w:t>&lt;=50</w:t>
              </w:r>
            </w:ins>
          </w:p>
        </w:tc>
        <w:tc>
          <w:tcPr>
            <w:tcW w:w="1777" w:type="pct"/>
          </w:tcPr>
          <w:p w14:paraId="1602AFB0" w14:textId="77777777" w:rsidR="00397DBC" w:rsidRPr="00BB7E48" w:rsidRDefault="00397DBC" w:rsidP="00397DBC">
            <w:pPr>
              <w:pStyle w:val="GOSTTablenorm"/>
              <w:rPr>
                <w:ins w:id="2127" w:author="Опаева Лидия Арашаевна" w:date="2025-06-06T14:30:00Z"/>
              </w:rPr>
            </w:pPr>
            <w:ins w:id="2128" w:author="Опаева Лидия Арашаевна" w:date="2025-06-06T14:30:00Z">
              <w:r w:rsidRPr="00BB7E48">
                <w:t>Указывается значение аналитического признака «</w:t>
              </w:r>
              <w:r w:rsidRPr="00BB7E48">
                <w:rPr>
                  <w:color w:val="000000" w:themeColor="text1"/>
                </w:rPr>
                <w:t>Номер КОО</w:t>
              </w:r>
              <w:r w:rsidRPr="00BB7E48">
                <w:t>» для отражения по дебету записи учета.</w:t>
              </w:r>
            </w:ins>
          </w:p>
          <w:p w14:paraId="1C93DDF9" w14:textId="27733B56" w:rsidR="00397DBC" w:rsidRPr="00BB7E48" w:rsidRDefault="00397DBC" w:rsidP="00DB7279">
            <w:pPr>
              <w:pStyle w:val="GOSTTablenorm"/>
              <w:rPr>
                <w:ins w:id="2129" w:author="Опаева Лидия Арашаевна" w:date="2025-06-06T14:30:00Z"/>
              </w:rPr>
            </w:pPr>
            <w:ins w:id="2130" w:author="Опаева Лидия Арашаевна" w:date="2025-06-06T14:30:00Z">
              <w:r w:rsidRPr="00BB7E48">
                <w:t>Допускается заполнение прочерком</w:t>
              </w:r>
            </w:ins>
          </w:p>
        </w:tc>
      </w:tr>
      <w:tr w:rsidR="0086291E" w:rsidRPr="00BB7E48" w14:paraId="4BD2378D" w14:textId="77777777" w:rsidTr="00977891">
        <w:trPr>
          <w:trHeight w:val="756"/>
          <w:ins w:id="2131" w:author="Опаева Лидия Арашаевна [2]" w:date="2026-03-05T15:06:00Z"/>
        </w:trPr>
        <w:tc>
          <w:tcPr>
            <w:tcW w:w="1120" w:type="pct"/>
          </w:tcPr>
          <w:p w14:paraId="3BA27FF5" w14:textId="6BF3199E" w:rsidR="0086291E" w:rsidRPr="00BB7E48" w:rsidRDefault="0086291E" w:rsidP="0086291E">
            <w:pPr>
              <w:pStyle w:val="GOSTTablenorm"/>
              <w:rPr>
                <w:ins w:id="2132" w:author="Опаева Лидия Арашаевна [2]" w:date="2026-03-05T15:06:00Z"/>
              </w:rPr>
            </w:pPr>
            <w:commentRangeStart w:id="2133"/>
            <w:ins w:id="2134" w:author="Опаева Лидия Арашаевна [2]" w:date="2026-03-05T15:06:00Z">
              <w:r>
                <w:t>Код источника поступлений Дт</w:t>
              </w:r>
            </w:ins>
            <w:commentRangeEnd w:id="2133"/>
            <w:ins w:id="2135" w:author="Опаева Лидия Арашаевна [2]" w:date="2026-03-05T15:07:00Z">
              <w:r>
                <w:rPr>
                  <w:rStyle w:val="afff4"/>
                </w:rPr>
                <w:commentReference w:id="2133"/>
              </w:r>
            </w:ins>
          </w:p>
        </w:tc>
        <w:tc>
          <w:tcPr>
            <w:tcW w:w="795" w:type="pct"/>
          </w:tcPr>
          <w:p w14:paraId="6413A0F6" w14:textId="6CC5C217" w:rsidR="0086291E" w:rsidRPr="00BB7E48" w:rsidRDefault="0086291E" w:rsidP="0086291E">
            <w:pPr>
              <w:pStyle w:val="GOSTTablenorm"/>
              <w:rPr>
                <w:ins w:id="2136" w:author="Опаева Лидия Арашаевна [2]" w:date="2026-03-05T15:06:00Z"/>
                <w:b/>
              </w:rPr>
            </w:pPr>
            <w:ins w:id="2137" w:author="Опаева Лидия Арашаевна [2]" w:date="2026-03-05T15:06:00Z">
              <w:r w:rsidRPr="0086291E">
                <w:rPr>
                  <w:b/>
                </w:rPr>
                <w:t>T0504833:</w:t>
              </w:r>
              <w:r w:rsidRPr="00BB7E48">
                <w:t>D</w:t>
              </w:r>
              <w:r w:rsidRPr="0086291E">
                <w:t>T_RECSOURCECODE</w:t>
              </w:r>
            </w:ins>
          </w:p>
        </w:tc>
        <w:tc>
          <w:tcPr>
            <w:tcW w:w="560" w:type="pct"/>
          </w:tcPr>
          <w:p w14:paraId="6012D7BB" w14:textId="27046B7D" w:rsidR="0086291E" w:rsidRPr="00BB7E48" w:rsidRDefault="0086291E" w:rsidP="0086291E">
            <w:pPr>
              <w:pStyle w:val="GOSTTablenorm"/>
              <w:rPr>
                <w:ins w:id="2138" w:author="Опаева Лидия Арашаевна [2]" w:date="2026-03-05T15:06:00Z"/>
              </w:rPr>
            </w:pPr>
            <w:ins w:id="2139" w:author="Опаева Лидия Арашаевна [2]" w:date="2026-03-05T15:06:00Z">
              <w:r>
                <w:t>Строка</w:t>
              </w:r>
            </w:ins>
          </w:p>
        </w:tc>
        <w:tc>
          <w:tcPr>
            <w:tcW w:w="374" w:type="pct"/>
          </w:tcPr>
          <w:p w14:paraId="4DEAFD05" w14:textId="6F9C5D05" w:rsidR="0086291E" w:rsidRPr="00BB7E48" w:rsidDel="00EB4311" w:rsidRDefault="0086291E" w:rsidP="0086291E">
            <w:pPr>
              <w:pStyle w:val="GOSTTablenorm"/>
              <w:rPr>
                <w:ins w:id="2140" w:author="Опаева Лидия Арашаевна [2]" w:date="2026-03-05T15:06:00Z"/>
              </w:rPr>
            </w:pPr>
            <w:ins w:id="2141" w:author="Опаева Лидия Арашаевна [2]" w:date="2026-03-05T15:06:00Z">
              <w:r>
                <w:t>Нет</w:t>
              </w:r>
            </w:ins>
          </w:p>
        </w:tc>
        <w:tc>
          <w:tcPr>
            <w:tcW w:w="374" w:type="pct"/>
          </w:tcPr>
          <w:p w14:paraId="4AF98BB9" w14:textId="5CA97503" w:rsidR="0086291E" w:rsidRPr="00BB7E48" w:rsidRDefault="0086291E" w:rsidP="0086291E">
            <w:pPr>
              <w:pStyle w:val="GOSTTablenorm"/>
              <w:rPr>
                <w:ins w:id="2142" w:author="Опаева Лидия Арашаевна [2]" w:date="2026-03-05T15:06:00Z"/>
                <w:lang w:val="en-US"/>
              </w:rPr>
            </w:pPr>
            <w:ins w:id="2143" w:author="Опаева Лидия Арашаевна [2]" w:date="2026-03-05T15:06:00Z">
              <w:r w:rsidRPr="00BB7E48">
                <w:t>&lt;=</w:t>
              </w:r>
              <w:r w:rsidRPr="00BB7E48">
                <w:rPr>
                  <w:lang w:val="en-US"/>
                </w:rPr>
                <w:t>50</w:t>
              </w:r>
            </w:ins>
          </w:p>
        </w:tc>
        <w:tc>
          <w:tcPr>
            <w:tcW w:w="1777" w:type="pct"/>
          </w:tcPr>
          <w:p w14:paraId="6BFAD904" w14:textId="0F456B41" w:rsidR="0086291E" w:rsidRPr="00BB7E48" w:rsidRDefault="0086291E" w:rsidP="0086291E">
            <w:pPr>
              <w:pStyle w:val="GOSTTablenorm"/>
              <w:rPr>
                <w:ins w:id="2144" w:author="Опаева Лидия Арашаевна [2]" w:date="2026-03-05T15:06:00Z"/>
              </w:rPr>
            </w:pPr>
            <w:ins w:id="2145" w:author="Опаева Лидия Арашаевна [2]" w:date="2026-03-05T15:06:00Z">
              <w:r w:rsidRPr="00BB7E48">
                <w:t>Указывается значение аналитического признака «</w:t>
              </w:r>
              <w:r>
                <w:rPr>
                  <w:color w:val="000000" w:themeColor="text1"/>
                </w:rPr>
                <w:t>Код источника поступлений ЦС</w:t>
              </w:r>
              <w:r w:rsidRPr="00BB7E48">
                <w:t>»</w:t>
              </w:r>
              <w:r>
                <w:t xml:space="preserve"> (резерв 8)</w:t>
              </w:r>
              <w:r w:rsidRPr="00BB7E48">
                <w:t xml:space="preserve"> для отражения по </w:t>
              </w:r>
              <w:r>
                <w:t>дебету</w:t>
              </w:r>
              <w:r w:rsidRPr="00BB7E48">
                <w:t xml:space="preserve"> записи учета.</w:t>
              </w:r>
            </w:ins>
          </w:p>
          <w:p w14:paraId="6272090E" w14:textId="116461FF" w:rsidR="0086291E" w:rsidRPr="00BB7E48" w:rsidRDefault="0086291E" w:rsidP="0086291E">
            <w:pPr>
              <w:pStyle w:val="GOSTTablenorm"/>
              <w:rPr>
                <w:ins w:id="2146" w:author="Опаева Лидия Арашаевна [2]" w:date="2026-03-05T15:06:00Z"/>
              </w:rPr>
            </w:pPr>
            <w:ins w:id="2147" w:author="Опаева Лидия Арашаевна [2]" w:date="2026-03-05T15:06:00Z">
              <w:r w:rsidRPr="00BB7E48">
                <w:t>Допускается заполнение прочерком</w:t>
              </w:r>
            </w:ins>
          </w:p>
        </w:tc>
      </w:tr>
      <w:tr w:rsidR="0086291E" w:rsidRPr="00BB7E48" w14:paraId="23A0400F" w14:textId="77777777" w:rsidTr="00397DBC">
        <w:trPr>
          <w:ins w:id="2148" w:author="Опаева Лидия Арашаевна" w:date="2025-06-06T14:30:00Z"/>
        </w:trPr>
        <w:tc>
          <w:tcPr>
            <w:tcW w:w="1120" w:type="pct"/>
          </w:tcPr>
          <w:p w14:paraId="658B12D4" w14:textId="3B2D886A" w:rsidR="0086291E" w:rsidRPr="00BB7E48" w:rsidRDefault="0086291E" w:rsidP="0086291E">
            <w:pPr>
              <w:pStyle w:val="GOSTTablenorm"/>
              <w:rPr>
                <w:ins w:id="2149" w:author="Опаева Лидия Арашаевна" w:date="2025-06-06T14:30:00Z"/>
              </w:rPr>
            </w:pPr>
            <w:ins w:id="2150" w:author="Опаева Лидия Арашаевна" w:date="2025-06-06T14:30:00Z">
              <w:r w:rsidRPr="00BB7E48">
                <w:t xml:space="preserve">Код </w:t>
              </w:r>
              <w:del w:id="2151" w:author="Опаева Лидия Арашаевна [2]" w:date="2026-03-05T15:03:00Z">
                <w:r w:rsidRPr="00BB7E48" w:rsidDel="00914D6A">
                  <w:delText>источника поступлений/</w:delText>
                </w:r>
              </w:del>
              <w:r w:rsidRPr="00BB7E48">
                <w:t>направления расходования ЦС Дт</w:t>
              </w:r>
            </w:ins>
          </w:p>
        </w:tc>
        <w:tc>
          <w:tcPr>
            <w:tcW w:w="795" w:type="pct"/>
          </w:tcPr>
          <w:p w14:paraId="235E47BA" w14:textId="77777777" w:rsidR="0086291E" w:rsidRPr="00BB7E48" w:rsidRDefault="0086291E" w:rsidP="0086291E">
            <w:pPr>
              <w:pStyle w:val="GOSTTablenorm"/>
              <w:rPr>
                <w:ins w:id="2152" w:author="Опаева Лидия Арашаевна" w:date="2025-06-06T14:30:00Z"/>
              </w:rPr>
            </w:pPr>
            <w:ins w:id="2153" w:author="Опаева Лидия Арашаевна" w:date="2025-06-06T14:30:00Z">
              <w:r w:rsidRPr="00BB7E48">
                <w:rPr>
                  <w:b/>
                </w:rPr>
                <w:t>T0504833:</w:t>
              </w:r>
              <w:r w:rsidRPr="00BB7E48">
                <w:t>DT_</w:t>
              </w:r>
              <w:del w:id="2154" w:author="Сатлер Марина Викторовна" w:date="2025-04-15T12:17:00Z">
                <w:r w:rsidRPr="00BB7E48" w:rsidDel="00335018">
                  <w:delText xml:space="preserve"> </w:delText>
                </w:r>
              </w:del>
              <w:r w:rsidRPr="00BB7E48">
                <w:t>TARGETFUNDSCODE</w:t>
              </w:r>
            </w:ins>
          </w:p>
        </w:tc>
        <w:tc>
          <w:tcPr>
            <w:tcW w:w="560" w:type="pct"/>
          </w:tcPr>
          <w:p w14:paraId="72F275F2" w14:textId="77777777" w:rsidR="0086291E" w:rsidRPr="00BB7E48" w:rsidRDefault="0086291E" w:rsidP="0086291E">
            <w:pPr>
              <w:pStyle w:val="GOSTTablenorm"/>
              <w:rPr>
                <w:ins w:id="2155" w:author="Опаева Лидия Арашаевна" w:date="2025-06-06T14:30:00Z"/>
              </w:rPr>
            </w:pPr>
            <w:ins w:id="2156" w:author="Опаева Лидия Арашаевна" w:date="2025-06-06T14:30:00Z">
              <w:r w:rsidRPr="00BB7E48">
                <w:t>Строка</w:t>
              </w:r>
            </w:ins>
          </w:p>
        </w:tc>
        <w:tc>
          <w:tcPr>
            <w:tcW w:w="374" w:type="pct"/>
          </w:tcPr>
          <w:p w14:paraId="5AA3BAC6" w14:textId="77777777" w:rsidR="0086291E" w:rsidRPr="00BB7E48" w:rsidRDefault="0086291E" w:rsidP="0086291E">
            <w:pPr>
              <w:pStyle w:val="GOSTTablenorm"/>
              <w:rPr>
                <w:ins w:id="2157" w:author="Опаева Лидия Арашаевна" w:date="2025-06-06T14:30:00Z"/>
              </w:rPr>
            </w:pPr>
            <w:ins w:id="2158" w:author="Опаева Лидия Арашаевна" w:date="2025-06-06T14:30:00Z">
              <w:r w:rsidRPr="00BB7E48">
                <w:t>Нет</w:t>
              </w:r>
            </w:ins>
          </w:p>
        </w:tc>
        <w:tc>
          <w:tcPr>
            <w:tcW w:w="374" w:type="pct"/>
          </w:tcPr>
          <w:p w14:paraId="5641337E" w14:textId="77777777" w:rsidR="0086291E" w:rsidRPr="00BB7E48" w:rsidRDefault="0086291E" w:rsidP="0086291E">
            <w:pPr>
              <w:pStyle w:val="GOSTTablenorm"/>
              <w:rPr>
                <w:ins w:id="2159" w:author="Опаева Лидия Арашаевна" w:date="2025-06-06T14:30:00Z"/>
                <w:lang w:val="en-US"/>
              </w:rPr>
            </w:pPr>
            <w:ins w:id="2160" w:author="Опаева Лидия Арашаевна" w:date="2025-06-06T14:30:00Z">
              <w:r w:rsidRPr="00BB7E48">
                <w:rPr>
                  <w:lang w:val="en-US"/>
                </w:rPr>
                <w:t>&lt;=50</w:t>
              </w:r>
            </w:ins>
          </w:p>
        </w:tc>
        <w:tc>
          <w:tcPr>
            <w:tcW w:w="1777" w:type="pct"/>
          </w:tcPr>
          <w:p w14:paraId="1E614264" w14:textId="77777777" w:rsidR="0086291E" w:rsidRPr="00BB7E48" w:rsidRDefault="0086291E" w:rsidP="0086291E">
            <w:pPr>
              <w:pStyle w:val="GOSTTablenorm"/>
              <w:rPr>
                <w:ins w:id="2161" w:author="Опаева Лидия Арашаевна" w:date="2025-06-06T14:30:00Z"/>
              </w:rPr>
            </w:pPr>
            <w:ins w:id="2162" w:author="Опаева Лидия Арашаевна" w:date="2025-06-06T14:30:00Z">
              <w:r w:rsidRPr="00BB7E48">
                <w:t>Указывается значение аналитического признака «Код целевых средств» для отражения по дебету</w:t>
              </w:r>
              <w:r w:rsidRPr="00BB7E48" w:rsidDel="000A0FA3">
                <w:t xml:space="preserve"> </w:t>
              </w:r>
              <w:r w:rsidRPr="00BB7E48">
                <w:t>записи учета.</w:t>
              </w:r>
            </w:ins>
          </w:p>
          <w:p w14:paraId="77AF8578" w14:textId="00F0E679" w:rsidR="0086291E" w:rsidRPr="00BB7E48" w:rsidRDefault="0086291E" w:rsidP="0086291E">
            <w:pPr>
              <w:pStyle w:val="GOSTTablenorm"/>
              <w:rPr>
                <w:ins w:id="2163" w:author="Опаева Лидия Арашаевна" w:date="2025-06-06T14:30:00Z"/>
              </w:rPr>
            </w:pPr>
            <w:ins w:id="2164" w:author="Опаева Лидия Арашаевна" w:date="2025-06-06T14:30:00Z">
              <w:r w:rsidRPr="00BB7E48">
                <w:t>Допускается заполнение прочерком</w:t>
              </w:r>
            </w:ins>
          </w:p>
        </w:tc>
      </w:tr>
      <w:tr w:rsidR="0086291E" w:rsidRPr="00BB7E48" w14:paraId="6A606188" w14:textId="77777777" w:rsidTr="00397DBC">
        <w:trPr>
          <w:ins w:id="2165" w:author="Опаева Лидия Арашаевна" w:date="2025-07-11T16:46:00Z"/>
        </w:trPr>
        <w:tc>
          <w:tcPr>
            <w:tcW w:w="1120" w:type="pct"/>
          </w:tcPr>
          <w:p w14:paraId="1DC672D5" w14:textId="5CD73042" w:rsidR="0086291E" w:rsidRPr="00977891" w:rsidRDefault="0086291E" w:rsidP="0086291E">
            <w:pPr>
              <w:pStyle w:val="GOSTTablenorm"/>
              <w:rPr>
                <w:ins w:id="2166" w:author="Опаева Лидия Арашаевна" w:date="2025-07-11T16:46:00Z"/>
              </w:rPr>
            </w:pPr>
            <w:ins w:id="2167" w:author="Опаева Лидия Арашаевна" w:date="2025-07-11T16:46:00Z">
              <w:r w:rsidRPr="00977891">
                <w:rPr>
                  <w:color w:val="000000" w:themeColor="text1"/>
                </w:rPr>
                <w:t xml:space="preserve">Тип </w:t>
              </w:r>
              <w:del w:id="2168" w:author="Опаева Лидия Арашаевна [2]" w:date="2026-03-05T15:03:00Z">
                <w:r w:rsidRPr="00977891" w:rsidDel="00914D6A">
                  <w:rPr>
                    <w:color w:val="000000" w:themeColor="text1"/>
                  </w:rPr>
                  <w:delText xml:space="preserve">кода классификации </w:delText>
                </w:r>
              </w:del>
              <w:r w:rsidRPr="00977891">
                <w:rPr>
                  <w:color w:val="000000" w:themeColor="text1"/>
                </w:rPr>
                <w:t>операций при КС Дт</w:t>
              </w:r>
            </w:ins>
          </w:p>
        </w:tc>
        <w:tc>
          <w:tcPr>
            <w:tcW w:w="795" w:type="pct"/>
          </w:tcPr>
          <w:p w14:paraId="613009D4" w14:textId="583803A3" w:rsidR="0086291E" w:rsidRPr="00977891" w:rsidRDefault="0086291E" w:rsidP="0086291E">
            <w:pPr>
              <w:pStyle w:val="GOSTTablenorm"/>
              <w:rPr>
                <w:ins w:id="2169" w:author="Опаева Лидия Арашаевна" w:date="2025-07-11T16:46:00Z"/>
                <w:b/>
              </w:rPr>
            </w:pPr>
            <w:ins w:id="2170" w:author="Опаева Лидия Арашаевна" w:date="2025-07-11T16:47:00Z">
              <w:r w:rsidRPr="00977891">
                <w:rPr>
                  <w:b/>
                  <w:bCs/>
                  <w:szCs w:val="22"/>
                </w:rPr>
                <w:t>T0504833:</w:t>
              </w:r>
              <w:r w:rsidRPr="00977891">
                <w:rPr>
                  <w:bCs/>
                  <w:szCs w:val="22"/>
                </w:rPr>
                <w:t>DT_</w:t>
              </w:r>
              <w:r w:rsidRPr="00977891">
                <w:rPr>
                  <w:bCs/>
                  <w:caps/>
                  <w:szCs w:val="22"/>
                </w:rPr>
                <w:t>targetFundsCodeType</w:t>
              </w:r>
            </w:ins>
          </w:p>
        </w:tc>
        <w:tc>
          <w:tcPr>
            <w:tcW w:w="560" w:type="pct"/>
          </w:tcPr>
          <w:p w14:paraId="0AF5E98E" w14:textId="3344E205" w:rsidR="0086291E" w:rsidRPr="00977891" w:rsidRDefault="0086291E" w:rsidP="0086291E">
            <w:pPr>
              <w:pStyle w:val="GOSTTablenorm"/>
              <w:rPr>
                <w:ins w:id="2171" w:author="Опаева Лидия Арашаевна" w:date="2025-07-11T16:46:00Z"/>
              </w:rPr>
            </w:pPr>
            <w:ins w:id="2172" w:author="Опаева Лидия Арашаевна" w:date="2025-07-11T16:47:00Z">
              <w:r w:rsidRPr="00977891">
                <w:rPr>
                  <w:szCs w:val="22"/>
                </w:rPr>
                <w:t>Строка</w:t>
              </w:r>
            </w:ins>
          </w:p>
        </w:tc>
        <w:tc>
          <w:tcPr>
            <w:tcW w:w="374" w:type="pct"/>
          </w:tcPr>
          <w:p w14:paraId="170D9068" w14:textId="2C0FB8F9" w:rsidR="0086291E" w:rsidRPr="00977891" w:rsidRDefault="0086291E" w:rsidP="0086291E">
            <w:pPr>
              <w:pStyle w:val="GOSTTablenorm"/>
              <w:rPr>
                <w:ins w:id="2173" w:author="Опаева Лидия Арашаевна" w:date="2025-07-11T16:46:00Z"/>
                <w:lang w:val="en-US"/>
              </w:rPr>
            </w:pPr>
            <w:ins w:id="2174" w:author="Опаева Лидия Арашаевна" w:date="2025-07-11T16:47:00Z">
              <w:r w:rsidRPr="00977891">
                <w:t>Нет</w:t>
              </w:r>
            </w:ins>
          </w:p>
        </w:tc>
        <w:tc>
          <w:tcPr>
            <w:tcW w:w="374" w:type="pct"/>
          </w:tcPr>
          <w:p w14:paraId="7E699283" w14:textId="411C06AE" w:rsidR="0086291E" w:rsidRPr="00977891" w:rsidRDefault="0086291E" w:rsidP="0086291E">
            <w:pPr>
              <w:pStyle w:val="GOSTTablenorm"/>
              <w:rPr>
                <w:ins w:id="2175" w:author="Опаева Лидия Арашаевна" w:date="2025-07-11T16:46:00Z"/>
                <w:lang w:val="en-US"/>
              </w:rPr>
            </w:pPr>
            <w:ins w:id="2176" w:author="Опаева Лидия Арашаевна" w:date="2025-07-11T16:47:00Z">
              <w:r w:rsidRPr="00977891">
                <w:rPr>
                  <w:lang w:val="en-US"/>
                </w:rPr>
                <w:t>&lt;=2</w:t>
              </w:r>
            </w:ins>
          </w:p>
        </w:tc>
        <w:tc>
          <w:tcPr>
            <w:tcW w:w="1777" w:type="pct"/>
          </w:tcPr>
          <w:p w14:paraId="3326964A" w14:textId="54E68AA0" w:rsidR="0086291E" w:rsidRPr="00BB7E48" w:rsidRDefault="0086291E" w:rsidP="0086291E">
            <w:pPr>
              <w:pStyle w:val="GOSTTablenorm"/>
              <w:rPr>
                <w:ins w:id="2177" w:author="Опаева Лидия Арашаевна" w:date="2025-07-11T16:46:00Z"/>
              </w:rPr>
            </w:pPr>
            <w:ins w:id="2178" w:author="Опаева Лидия Арашаевна" w:date="2025-07-11T16:47:00Z">
              <w:r w:rsidRPr="00977891">
                <w:t>Указывается значение реквизита «</w:t>
              </w:r>
              <w:r w:rsidRPr="00977891">
                <w:rPr>
                  <w:color w:val="000000" w:themeColor="text1"/>
                </w:rPr>
                <w:t>Тип кода классификации операций при КС</w:t>
              </w:r>
              <w:r w:rsidRPr="00977891">
                <w:t xml:space="preserve">» </w:t>
              </w:r>
              <w:r w:rsidRPr="00977891">
                <w:rPr>
                  <w:szCs w:val="22"/>
                </w:rPr>
                <w:t>табличной части блока «Дебет»</w:t>
              </w:r>
            </w:ins>
          </w:p>
        </w:tc>
      </w:tr>
      <w:tr w:rsidR="0086291E" w:rsidRPr="00BB7E48" w14:paraId="3D69AFCD" w14:textId="77777777" w:rsidTr="00397DBC">
        <w:trPr>
          <w:ins w:id="2179" w:author="Опаева Лидия Арашаевна" w:date="2025-06-06T14:30:00Z"/>
        </w:trPr>
        <w:tc>
          <w:tcPr>
            <w:tcW w:w="1120" w:type="pct"/>
          </w:tcPr>
          <w:p w14:paraId="7042B37B" w14:textId="77777777" w:rsidR="0086291E" w:rsidRPr="00BB7E48" w:rsidRDefault="0086291E" w:rsidP="0086291E">
            <w:pPr>
              <w:pStyle w:val="GOSTTablenorm"/>
              <w:rPr>
                <w:ins w:id="2180" w:author="Опаева Лидия Арашаевна" w:date="2025-06-06T14:30:00Z"/>
              </w:rPr>
            </w:pPr>
            <w:ins w:id="2181" w:author="Опаева Лидия Арашаевна" w:date="2025-06-06T14:30:00Z">
              <w:r w:rsidRPr="00BB7E48">
                <w:t>Банковский счет Дт</w:t>
              </w:r>
            </w:ins>
          </w:p>
        </w:tc>
        <w:tc>
          <w:tcPr>
            <w:tcW w:w="795" w:type="pct"/>
          </w:tcPr>
          <w:p w14:paraId="49EC6ED8" w14:textId="77777777" w:rsidR="0086291E" w:rsidRPr="00BB7E48" w:rsidRDefault="0086291E" w:rsidP="0086291E">
            <w:pPr>
              <w:pStyle w:val="GOSTTablenorm"/>
              <w:rPr>
                <w:ins w:id="2182" w:author="Опаева Лидия Арашаевна" w:date="2025-06-06T14:30:00Z"/>
              </w:rPr>
            </w:pPr>
            <w:ins w:id="2183" w:author="Опаева Лидия Арашаевна" w:date="2025-06-06T14:30:00Z">
              <w:r w:rsidRPr="00BB7E48">
                <w:rPr>
                  <w:b/>
                </w:rPr>
                <w:t>T0504833:</w:t>
              </w:r>
              <w:r w:rsidRPr="00BB7E48">
                <w:t>DT_BA</w:t>
              </w:r>
            </w:ins>
          </w:p>
        </w:tc>
        <w:tc>
          <w:tcPr>
            <w:tcW w:w="560" w:type="pct"/>
          </w:tcPr>
          <w:p w14:paraId="0E65235F" w14:textId="77777777" w:rsidR="0086291E" w:rsidRPr="00BB7E48" w:rsidRDefault="0086291E" w:rsidP="0086291E">
            <w:pPr>
              <w:pStyle w:val="GOSTTablenorm"/>
              <w:rPr>
                <w:ins w:id="2184" w:author="Опаева Лидия Арашаевна" w:date="2025-06-06T14:30:00Z"/>
                <w:lang w:eastAsia="en-US"/>
              </w:rPr>
            </w:pPr>
            <w:ins w:id="2185" w:author="Опаева Лидия Арашаевна" w:date="2025-06-06T14:30:00Z">
              <w:r w:rsidRPr="00BB7E48">
                <w:t>Строка</w:t>
              </w:r>
            </w:ins>
          </w:p>
        </w:tc>
        <w:tc>
          <w:tcPr>
            <w:tcW w:w="374" w:type="pct"/>
          </w:tcPr>
          <w:p w14:paraId="590AB140" w14:textId="77777777" w:rsidR="0086291E" w:rsidRPr="00BB7E48" w:rsidRDefault="0086291E" w:rsidP="0086291E">
            <w:pPr>
              <w:pStyle w:val="GOSTTablenorm"/>
              <w:rPr>
                <w:ins w:id="2186" w:author="Опаева Лидия Арашаевна" w:date="2025-06-06T14:30:00Z"/>
              </w:rPr>
            </w:pPr>
            <w:ins w:id="2187" w:author="Опаева Лидия Арашаевна" w:date="2025-06-06T14:30:00Z">
              <w:r w:rsidRPr="00BB7E48">
                <w:t>Да</w:t>
              </w:r>
            </w:ins>
          </w:p>
        </w:tc>
        <w:tc>
          <w:tcPr>
            <w:tcW w:w="374" w:type="pct"/>
          </w:tcPr>
          <w:p w14:paraId="0A3ED7DE" w14:textId="77777777" w:rsidR="0086291E" w:rsidRPr="00BB7E48" w:rsidRDefault="0086291E" w:rsidP="0086291E">
            <w:pPr>
              <w:pStyle w:val="GOSTTablenorm"/>
              <w:rPr>
                <w:ins w:id="2188" w:author="Опаева Лидия Арашаевна" w:date="2025-06-06T14:30:00Z"/>
              </w:rPr>
            </w:pPr>
            <w:ins w:id="2189" w:author="Опаева Лидия Арашаевна" w:date="2025-06-06T14:30:00Z">
              <w:r w:rsidRPr="00BB7E48">
                <w:t>&lt;=20</w:t>
              </w:r>
            </w:ins>
          </w:p>
        </w:tc>
        <w:tc>
          <w:tcPr>
            <w:tcW w:w="1777" w:type="pct"/>
          </w:tcPr>
          <w:p w14:paraId="27EC1D8A" w14:textId="77777777" w:rsidR="0086291E" w:rsidRPr="00BB7E48" w:rsidRDefault="0086291E" w:rsidP="0086291E">
            <w:pPr>
              <w:pStyle w:val="GOSTTablenorm"/>
              <w:rPr>
                <w:ins w:id="2190" w:author="Опаева Лидия Арашаевна" w:date="2025-06-06T14:30:00Z"/>
              </w:rPr>
            </w:pPr>
            <w:ins w:id="2191" w:author="Опаева Лидия Арашаевна" w:date="2025-06-06T14:30:00Z">
              <w:r w:rsidRPr="00BB7E48">
                <w:t>Указывается значение аналитического признака «Банковский счет» для отражения по дебету записи учета.</w:t>
              </w:r>
            </w:ins>
          </w:p>
          <w:p w14:paraId="28361253" w14:textId="77777777" w:rsidR="0086291E" w:rsidRPr="00BB7E48" w:rsidRDefault="0086291E" w:rsidP="0086291E">
            <w:pPr>
              <w:pStyle w:val="GOSTTablenorm"/>
              <w:rPr>
                <w:ins w:id="2192" w:author="Опаева Лидия Арашаевна" w:date="2025-06-06T14:30:00Z"/>
              </w:rPr>
            </w:pPr>
            <w:ins w:id="2193" w:author="Опаева Лидия Арашаевна" w:date="2025-06-06T14:30:00Z">
              <w:r w:rsidRPr="00BB7E48">
                <w:t>Допускается заполнение прочерком</w:t>
              </w:r>
            </w:ins>
          </w:p>
        </w:tc>
      </w:tr>
      <w:tr w:rsidR="0086291E" w:rsidRPr="00BB7E48" w14:paraId="568596A1" w14:textId="77777777" w:rsidTr="00397DBC">
        <w:trPr>
          <w:ins w:id="2194" w:author="Опаева Лидия Арашаевна" w:date="2025-06-06T14:30:00Z"/>
        </w:trPr>
        <w:tc>
          <w:tcPr>
            <w:tcW w:w="1120" w:type="pct"/>
          </w:tcPr>
          <w:p w14:paraId="1A8A276A" w14:textId="77777777" w:rsidR="0086291E" w:rsidRPr="00BB7E48" w:rsidRDefault="0086291E" w:rsidP="0086291E">
            <w:pPr>
              <w:pStyle w:val="GOSTTablenorm"/>
              <w:rPr>
                <w:ins w:id="2195" w:author="Опаева Лидия Арашаевна" w:date="2025-06-06T14:30:00Z"/>
              </w:rPr>
            </w:pPr>
            <w:ins w:id="2196" w:author="Опаева Лидия Арашаевна" w:date="2025-06-06T14:30:00Z">
              <w:r w:rsidRPr="00BB7E48">
                <w:t>Счет контрагента Дт</w:t>
              </w:r>
            </w:ins>
          </w:p>
        </w:tc>
        <w:tc>
          <w:tcPr>
            <w:tcW w:w="795" w:type="pct"/>
          </w:tcPr>
          <w:p w14:paraId="4116BC1D" w14:textId="77777777" w:rsidR="0086291E" w:rsidRPr="00BB7E48" w:rsidRDefault="0086291E" w:rsidP="0086291E">
            <w:pPr>
              <w:pStyle w:val="GOSTTablenorm"/>
              <w:rPr>
                <w:ins w:id="2197" w:author="Опаева Лидия Арашаевна" w:date="2025-06-06T14:30:00Z"/>
              </w:rPr>
            </w:pPr>
            <w:ins w:id="2198" w:author="Опаева Лидия Арашаевна" w:date="2025-06-06T14:30:00Z">
              <w:r w:rsidRPr="00BB7E48">
                <w:rPr>
                  <w:b/>
                </w:rPr>
                <w:t>T0504833:</w:t>
              </w:r>
              <w:r w:rsidRPr="00BB7E48">
                <w:t>DT_CA</w:t>
              </w:r>
            </w:ins>
          </w:p>
        </w:tc>
        <w:tc>
          <w:tcPr>
            <w:tcW w:w="560" w:type="pct"/>
          </w:tcPr>
          <w:p w14:paraId="203B7DA1" w14:textId="77777777" w:rsidR="0086291E" w:rsidRPr="00BB7E48" w:rsidRDefault="0086291E" w:rsidP="0086291E">
            <w:pPr>
              <w:pStyle w:val="GOSTTablenorm"/>
              <w:rPr>
                <w:ins w:id="2199" w:author="Опаева Лидия Арашаевна" w:date="2025-06-06T14:30:00Z"/>
                <w:lang w:eastAsia="en-US"/>
              </w:rPr>
            </w:pPr>
            <w:ins w:id="2200" w:author="Опаева Лидия Арашаевна" w:date="2025-06-06T14:30:00Z">
              <w:r w:rsidRPr="00BB7E48">
                <w:t>Строка</w:t>
              </w:r>
            </w:ins>
          </w:p>
        </w:tc>
        <w:tc>
          <w:tcPr>
            <w:tcW w:w="374" w:type="pct"/>
          </w:tcPr>
          <w:p w14:paraId="254F3BD8" w14:textId="77777777" w:rsidR="0086291E" w:rsidRPr="00BB7E48" w:rsidRDefault="0086291E" w:rsidP="0086291E">
            <w:pPr>
              <w:pStyle w:val="GOSTTablenorm"/>
              <w:rPr>
                <w:ins w:id="2201" w:author="Опаева Лидия Арашаевна" w:date="2025-06-06T14:30:00Z"/>
              </w:rPr>
            </w:pPr>
            <w:ins w:id="2202" w:author="Опаева Лидия Арашаевна" w:date="2025-06-06T14:30:00Z">
              <w:r w:rsidRPr="00BB7E48">
                <w:t>Да</w:t>
              </w:r>
            </w:ins>
          </w:p>
        </w:tc>
        <w:tc>
          <w:tcPr>
            <w:tcW w:w="374" w:type="pct"/>
          </w:tcPr>
          <w:p w14:paraId="6BB78357" w14:textId="77777777" w:rsidR="0086291E" w:rsidRPr="00BB7E48" w:rsidRDefault="0086291E" w:rsidP="0086291E">
            <w:pPr>
              <w:pStyle w:val="GOSTTablenorm"/>
              <w:rPr>
                <w:ins w:id="2203" w:author="Опаева Лидия Арашаевна" w:date="2025-06-06T14:30:00Z"/>
              </w:rPr>
            </w:pPr>
            <w:ins w:id="2204" w:author="Опаева Лидия Арашаевна" w:date="2025-06-06T14:30:00Z">
              <w:r w:rsidRPr="00BB7E48">
                <w:t>&lt;=20</w:t>
              </w:r>
            </w:ins>
          </w:p>
        </w:tc>
        <w:tc>
          <w:tcPr>
            <w:tcW w:w="1777" w:type="pct"/>
          </w:tcPr>
          <w:p w14:paraId="7A369172" w14:textId="77777777" w:rsidR="0086291E" w:rsidRPr="00BB7E48" w:rsidRDefault="0086291E" w:rsidP="0086291E">
            <w:pPr>
              <w:pStyle w:val="GOSTTablenorm"/>
              <w:rPr>
                <w:ins w:id="2205" w:author="Опаева Лидия Арашаевна" w:date="2025-06-06T14:30:00Z"/>
              </w:rPr>
            </w:pPr>
            <w:ins w:id="2206" w:author="Опаева Лидия Арашаевна" w:date="2025-06-06T14:30:00Z">
              <w:r w:rsidRPr="00BB7E48">
                <w:t>Указывается значение аналитического признака «Счет контрагента» для отражения по дебету записи учета.</w:t>
              </w:r>
            </w:ins>
          </w:p>
          <w:p w14:paraId="1A76B189" w14:textId="77777777" w:rsidR="0086291E" w:rsidRPr="00BB7E48" w:rsidRDefault="0086291E" w:rsidP="0086291E">
            <w:pPr>
              <w:pStyle w:val="GOSTTablenorm"/>
              <w:rPr>
                <w:ins w:id="2207" w:author="Опаева Лидия Арашаевна" w:date="2025-06-06T14:30:00Z"/>
              </w:rPr>
            </w:pPr>
            <w:ins w:id="2208" w:author="Опаева Лидия Арашаевна" w:date="2025-06-06T14:30:00Z">
              <w:r w:rsidRPr="00BB7E48">
                <w:t>Допускается заполнение прочерком</w:t>
              </w:r>
            </w:ins>
          </w:p>
        </w:tc>
      </w:tr>
      <w:tr w:rsidR="0086291E" w:rsidRPr="00BB7E48" w14:paraId="4B1CCA3F" w14:textId="77777777" w:rsidTr="00397DBC">
        <w:trPr>
          <w:ins w:id="2209" w:author="Опаева Лидия Арашаевна" w:date="2025-06-06T14:30:00Z"/>
        </w:trPr>
        <w:tc>
          <w:tcPr>
            <w:tcW w:w="1120" w:type="pct"/>
          </w:tcPr>
          <w:p w14:paraId="71F30B0E" w14:textId="77777777" w:rsidR="0086291E" w:rsidRPr="00BB7E48" w:rsidRDefault="0086291E" w:rsidP="0086291E">
            <w:pPr>
              <w:pStyle w:val="GOSTTablenorm"/>
              <w:rPr>
                <w:ins w:id="2210" w:author="Опаева Лидия Арашаевна" w:date="2025-06-06T14:30:00Z"/>
              </w:rPr>
            </w:pPr>
            <w:ins w:id="2211" w:author="Опаева Лидия Арашаевна" w:date="2025-06-06T14:30:00Z">
              <w:r w:rsidRPr="00BB7E48">
                <w:t>Аналитический показатель ЛС (операции) Дт</w:t>
              </w:r>
            </w:ins>
          </w:p>
        </w:tc>
        <w:tc>
          <w:tcPr>
            <w:tcW w:w="795" w:type="pct"/>
          </w:tcPr>
          <w:p w14:paraId="383BDA7D" w14:textId="49D4C980" w:rsidR="0086291E" w:rsidRPr="00977891" w:rsidRDefault="0086291E" w:rsidP="001575E4">
            <w:pPr>
              <w:pStyle w:val="GOSTTablenorm"/>
              <w:rPr>
                <w:ins w:id="2212" w:author="Опаева Лидия Арашаевна" w:date="2025-06-06T14:30:00Z"/>
              </w:rPr>
            </w:pPr>
            <w:ins w:id="2213" w:author="Опаева Лидия Арашаевна" w:date="2025-06-06T14:30:00Z">
              <w:r w:rsidRPr="00BB7E48">
                <w:rPr>
                  <w:b/>
                </w:rPr>
                <w:t>T0504833:</w:t>
              </w:r>
              <w:r w:rsidRPr="00BB7E48">
                <w:t>DT_PLS</w:t>
              </w:r>
            </w:ins>
          </w:p>
        </w:tc>
        <w:tc>
          <w:tcPr>
            <w:tcW w:w="560" w:type="pct"/>
          </w:tcPr>
          <w:p w14:paraId="48DAE507" w14:textId="77777777" w:rsidR="0086291E" w:rsidRPr="00BB7E48" w:rsidRDefault="0086291E" w:rsidP="0086291E">
            <w:pPr>
              <w:pStyle w:val="GOSTTablenorm"/>
              <w:rPr>
                <w:ins w:id="2214" w:author="Опаева Лидия Арашаевна" w:date="2025-06-06T14:30:00Z"/>
              </w:rPr>
            </w:pPr>
            <w:ins w:id="2215" w:author="Опаева Лидия Арашаевна" w:date="2025-06-06T14:30:00Z">
              <w:r w:rsidRPr="00BB7E48">
                <w:t>Строка</w:t>
              </w:r>
            </w:ins>
          </w:p>
        </w:tc>
        <w:tc>
          <w:tcPr>
            <w:tcW w:w="374" w:type="pct"/>
          </w:tcPr>
          <w:p w14:paraId="10911091" w14:textId="77777777" w:rsidR="0086291E" w:rsidRPr="00BB7E48" w:rsidRDefault="0086291E" w:rsidP="0086291E">
            <w:pPr>
              <w:pStyle w:val="GOSTTablenorm"/>
              <w:rPr>
                <w:ins w:id="2216" w:author="Опаева Лидия Арашаевна" w:date="2025-06-06T14:30:00Z"/>
              </w:rPr>
            </w:pPr>
            <w:ins w:id="2217" w:author="Опаева Лидия Арашаевна" w:date="2025-06-06T14:30:00Z">
              <w:r w:rsidRPr="00BB7E48">
                <w:t>Нет</w:t>
              </w:r>
            </w:ins>
          </w:p>
        </w:tc>
        <w:tc>
          <w:tcPr>
            <w:tcW w:w="374" w:type="pct"/>
          </w:tcPr>
          <w:p w14:paraId="2835480B" w14:textId="77777777" w:rsidR="0086291E" w:rsidRPr="00BB7E48" w:rsidRDefault="0086291E" w:rsidP="0086291E">
            <w:pPr>
              <w:pStyle w:val="GOSTTablenorm"/>
              <w:rPr>
                <w:ins w:id="2218" w:author="Опаева Лидия Арашаевна" w:date="2025-06-06T14:30:00Z"/>
                <w:lang w:val="en-US"/>
              </w:rPr>
            </w:pPr>
            <w:ins w:id="2219" w:author="Опаева Лидия Арашаевна" w:date="2025-06-06T14:30:00Z">
              <w:r w:rsidRPr="00BB7E48">
                <w:rPr>
                  <w:lang w:val="en-US"/>
                </w:rPr>
                <w:t>&lt;=20</w:t>
              </w:r>
            </w:ins>
          </w:p>
        </w:tc>
        <w:tc>
          <w:tcPr>
            <w:tcW w:w="1777" w:type="pct"/>
          </w:tcPr>
          <w:p w14:paraId="1F199EC5" w14:textId="77777777" w:rsidR="0086291E" w:rsidRPr="00BB7E48" w:rsidRDefault="0086291E" w:rsidP="0086291E">
            <w:pPr>
              <w:pStyle w:val="GOSTTablenorm"/>
              <w:rPr>
                <w:ins w:id="2220" w:author="Опаева Лидия Арашаевна" w:date="2025-06-06T14:30:00Z"/>
              </w:rPr>
            </w:pPr>
            <w:ins w:id="2221" w:author="Опаева Лидия Арашаевна" w:date="2025-06-06T14:30:00Z">
              <w:r w:rsidRPr="00BB7E48">
                <w:t>Указывается значение аналитического признака «Показатель ЛС (операции)» для отражения по дебету</w:t>
              </w:r>
              <w:r w:rsidRPr="00BB7E48" w:rsidDel="000A0FA3">
                <w:t xml:space="preserve"> </w:t>
              </w:r>
              <w:r w:rsidRPr="00BB7E48">
                <w:t>записи учета.</w:t>
              </w:r>
            </w:ins>
          </w:p>
          <w:p w14:paraId="79444520" w14:textId="44055F05" w:rsidR="0086291E" w:rsidRPr="00BB7E48" w:rsidRDefault="0086291E" w:rsidP="0086291E">
            <w:pPr>
              <w:pStyle w:val="GOSTTablenorm"/>
              <w:rPr>
                <w:ins w:id="2222" w:author="Опаева Лидия Арашаевна" w:date="2025-06-06T14:30:00Z"/>
              </w:rPr>
            </w:pPr>
            <w:ins w:id="2223" w:author="Опаева Лидия Арашаевна" w:date="2025-06-06T14:30:00Z">
              <w:r w:rsidRPr="00BB7E48">
                <w:t>Допускается заполнение прочерком</w:t>
              </w:r>
            </w:ins>
          </w:p>
        </w:tc>
      </w:tr>
      <w:tr w:rsidR="0086291E" w:rsidRPr="00BB7E48" w14:paraId="284994D1" w14:textId="77777777" w:rsidTr="00397DBC">
        <w:trPr>
          <w:ins w:id="2224" w:author="Опаева Лидия Арашаевна" w:date="2025-06-06T14:30:00Z"/>
        </w:trPr>
        <w:tc>
          <w:tcPr>
            <w:tcW w:w="1120" w:type="pct"/>
          </w:tcPr>
          <w:p w14:paraId="2A87A2D6" w14:textId="77777777" w:rsidR="0086291E" w:rsidRPr="00BB7E48" w:rsidRDefault="0086291E" w:rsidP="0086291E">
            <w:pPr>
              <w:pStyle w:val="GOSTTablenorm"/>
              <w:rPr>
                <w:ins w:id="2225" w:author="Опаева Лидия Арашаевна" w:date="2025-06-06T14:30:00Z"/>
              </w:rPr>
            </w:pPr>
            <w:ins w:id="2226" w:author="Опаева Лидия Арашаевна" w:date="2025-06-06T14:30:00Z">
              <w:r w:rsidRPr="00BB7E48">
                <w:t>ТОФК Дт</w:t>
              </w:r>
            </w:ins>
          </w:p>
        </w:tc>
        <w:tc>
          <w:tcPr>
            <w:tcW w:w="795" w:type="pct"/>
          </w:tcPr>
          <w:p w14:paraId="307EBE50" w14:textId="77777777" w:rsidR="0086291E" w:rsidRPr="00BB7E48" w:rsidRDefault="0086291E" w:rsidP="0086291E">
            <w:pPr>
              <w:pStyle w:val="GOSTTablenorm"/>
              <w:rPr>
                <w:ins w:id="2227" w:author="Опаева Лидия Арашаевна" w:date="2025-06-06T14:30:00Z"/>
              </w:rPr>
            </w:pPr>
            <w:ins w:id="2228" w:author="Опаева Лидия Арашаевна" w:date="2025-06-06T14:30:00Z">
              <w:r w:rsidRPr="00BB7E48">
                <w:rPr>
                  <w:b/>
                </w:rPr>
                <w:t>T0504833:</w:t>
              </w:r>
              <w:r w:rsidRPr="00BB7E48">
                <w:t>DT_</w:t>
              </w:r>
              <w:r w:rsidRPr="00BB7E48">
                <w:rPr>
                  <w:lang w:val="en-US"/>
                </w:rPr>
                <w:t>TOFK</w:t>
              </w:r>
            </w:ins>
          </w:p>
        </w:tc>
        <w:tc>
          <w:tcPr>
            <w:tcW w:w="560" w:type="pct"/>
          </w:tcPr>
          <w:p w14:paraId="0957E359" w14:textId="77777777" w:rsidR="0086291E" w:rsidRPr="00BB7E48" w:rsidRDefault="0086291E" w:rsidP="0086291E">
            <w:pPr>
              <w:pStyle w:val="GOSTTablenorm"/>
              <w:rPr>
                <w:ins w:id="2229" w:author="Опаева Лидия Арашаевна" w:date="2025-06-06T14:30:00Z"/>
                <w:lang w:eastAsia="en-US"/>
              </w:rPr>
            </w:pPr>
            <w:ins w:id="2230" w:author="Опаева Лидия Арашаевна" w:date="2025-06-06T14:30:00Z">
              <w:r w:rsidRPr="00BB7E48">
                <w:t>Строка</w:t>
              </w:r>
            </w:ins>
          </w:p>
        </w:tc>
        <w:tc>
          <w:tcPr>
            <w:tcW w:w="374" w:type="pct"/>
          </w:tcPr>
          <w:p w14:paraId="0BB99079" w14:textId="77777777" w:rsidR="0086291E" w:rsidRPr="00BB7E48" w:rsidRDefault="0086291E" w:rsidP="0086291E">
            <w:pPr>
              <w:pStyle w:val="GOSTTablenorm"/>
              <w:rPr>
                <w:ins w:id="2231" w:author="Опаева Лидия Арашаевна" w:date="2025-06-06T14:30:00Z"/>
              </w:rPr>
            </w:pPr>
            <w:ins w:id="2232" w:author="Опаева Лидия Арашаевна" w:date="2025-06-06T14:30:00Z">
              <w:r w:rsidRPr="00BB7E48">
                <w:t>Да</w:t>
              </w:r>
            </w:ins>
          </w:p>
        </w:tc>
        <w:tc>
          <w:tcPr>
            <w:tcW w:w="374" w:type="pct"/>
          </w:tcPr>
          <w:p w14:paraId="68E81BD7" w14:textId="77777777" w:rsidR="0086291E" w:rsidRPr="00BB7E48" w:rsidRDefault="0086291E" w:rsidP="0086291E">
            <w:pPr>
              <w:pStyle w:val="GOSTTablenorm"/>
              <w:rPr>
                <w:ins w:id="2233" w:author="Опаева Лидия Арашаевна" w:date="2025-06-06T14:30:00Z"/>
              </w:rPr>
            </w:pPr>
            <w:ins w:id="2234" w:author="Опаева Лидия Арашаевна" w:date="2025-06-06T14:30:00Z">
              <w:r w:rsidRPr="00BB7E48">
                <w:t>&lt;=4</w:t>
              </w:r>
            </w:ins>
          </w:p>
        </w:tc>
        <w:tc>
          <w:tcPr>
            <w:tcW w:w="1777" w:type="pct"/>
          </w:tcPr>
          <w:p w14:paraId="2B80F58D" w14:textId="77777777" w:rsidR="0086291E" w:rsidRPr="00BB7E48" w:rsidRDefault="0086291E" w:rsidP="0086291E">
            <w:pPr>
              <w:pStyle w:val="GOSTTablenorm"/>
              <w:rPr>
                <w:ins w:id="2235" w:author="Опаева Лидия Арашаевна" w:date="2025-06-06T14:30:00Z"/>
              </w:rPr>
            </w:pPr>
            <w:ins w:id="2236" w:author="Опаева Лидия Арашаевна" w:date="2025-06-06T14:30:00Z">
              <w:r w:rsidRPr="00BB7E48">
                <w:t>Указывается значение аналитического признака «ТОФК</w:t>
              </w:r>
              <w:r w:rsidRPr="00BB7E48" w:rsidDel="000A0FA3">
                <w:t xml:space="preserve"> </w:t>
              </w:r>
              <w:r w:rsidRPr="00BB7E48">
                <w:t>» для отражения по дебету записи учета.</w:t>
              </w:r>
            </w:ins>
          </w:p>
          <w:p w14:paraId="0D58F206" w14:textId="77777777" w:rsidR="0086291E" w:rsidRPr="00BB7E48" w:rsidRDefault="0086291E" w:rsidP="0086291E">
            <w:pPr>
              <w:pStyle w:val="GOSTTablenorm"/>
              <w:rPr>
                <w:ins w:id="2237" w:author="Опаева Лидия Арашаевна" w:date="2025-06-06T14:30:00Z"/>
              </w:rPr>
            </w:pPr>
            <w:ins w:id="2238" w:author="Опаева Лидия Арашаевна" w:date="2025-06-06T14:30:00Z">
              <w:r w:rsidRPr="00BB7E48">
                <w:t>Допускается заполнение прочерком</w:t>
              </w:r>
            </w:ins>
          </w:p>
        </w:tc>
      </w:tr>
      <w:tr w:rsidR="0086291E" w:rsidRPr="00BB7E48" w14:paraId="33DDE0C9" w14:textId="77777777" w:rsidTr="00397DBC">
        <w:trPr>
          <w:ins w:id="2239" w:author="Опаева Лидия Арашаевна" w:date="2025-06-06T14:30:00Z"/>
        </w:trPr>
        <w:tc>
          <w:tcPr>
            <w:tcW w:w="1120" w:type="pct"/>
          </w:tcPr>
          <w:p w14:paraId="29DED817" w14:textId="77777777" w:rsidR="0086291E" w:rsidRPr="00BB7E48" w:rsidRDefault="0086291E" w:rsidP="0086291E">
            <w:pPr>
              <w:pStyle w:val="GOSTTablenorm"/>
              <w:rPr>
                <w:ins w:id="2240" w:author="Опаева Лидия Арашаевна" w:date="2025-06-06T14:30:00Z"/>
              </w:rPr>
            </w:pPr>
            <w:ins w:id="2241" w:author="Опаева Лидия Арашаевна" w:date="2025-06-06T14:30:00Z">
              <w:r w:rsidRPr="00BB7E48">
                <w:t>ЦС ЛС Дт</w:t>
              </w:r>
            </w:ins>
          </w:p>
        </w:tc>
        <w:tc>
          <w:tcPr>
            <w:tcW w:w="795" w:type="pct"/>
          </w:tcPr>
          <w:p w14:paraId="6514ACBD" w14:textId="77777777" w:rsidR="0086291E" w:rsidRPr="00BB7E48" w:rsidRDefault="0086291E" w:rsidP="0086291E">
            <w:pPr>
              <w:pStyle w:val="GOSTTablenorm"/>
              <w:rPr>
                <w:ins w:id="2242" w:author="Опаева Лидия Арашаевна" w:date="2025-06-06T14:30:00Z"/>
              </w:rPr>
            </w:pPr>
            <w:ins w:id="2243" w:author="Опаева Лидия Арашаевна" w:date="2025-06-06T14:30:00Z">
              <w:r w:rsidRPr="00BB7E48">
                <w:rPr>
                  <w:b/>
                </w:rPr>
                <w:t>T0504833:</w:t>
              </w:r>
              <w:r w:rsidRPr="00BB7E48">
                <w:t>DT_PACENTRE</w:t>
              </w:r>
            </w:ins>
          </w:p>
        </w:tc>
        <w:tc>
          <w:tcPr>
            <w:tcW w:w="560" w:type="pct"/>
          </w:tcPr>
          <w:p w14:paraId="6533CC50" w14:textId="77777777" w:rsidR="0086291E" w:rsidRPr="00BB7E48" w:rsidRDefault="0086291E" w:rsidP="0086291E">
            <w:pPr>
              <w:pStyle w:val="GOSTTablenorm"/>
              <w:rPr>
                <w:ins w:id="2244" w:author="Опаева Лидия Арашаевна" w:date="2025-06-06T14:30:00Z"/>
                <w:lang w:eastAsia="en-US"/>
              </w:rPr>
            </w:pPr>
            <w:ins w:id="2245" w:author="Опаева Лидия Арашаевна" w:date="2025-06-06T14:30:00Z">
              <w:r w:rsidRPr="00BB7E48">
                <w:t>Строка</w:t>
              </w:r>
            </w:ins>
          </w:p>
        </w:tc>
        <w:tc>
          <w:tcPr>
            <w:tcW w:w="374" w:type="pct"/>
          </w:tcPr>
          <w:p w14:paraId="0F320A5B" w14:textId="77777777" w:rsidR="0086291E" w:rsidRPr="00BB7E48" w:rsidRDefault="0086291E" w:rsidP="0086291E">
            <w:pPr>
              <w:pStyle w:val="GOSTTablenorm"/>
              <w:rPr>
                <w:ins w:id="2246" w:author="Опаева Лидия Арашаевна" w:date="2025-06-06T14:30:00Z"/>
              </w:rPr>
            </w:pPr>
            <w:ins w:id="2247" w:author="Опаева Лидия Арашаевна" w:date="2025-06-06T14:30:00Z">
              <w:r w:rsidRPr="00BB7E48">
                <w:t>Да</w:t>
              </w:r>
            </w:ins>
          </w:p>
        </w:tc>
        <w:tc>
          <w:tcPr>
            <w:tcW w:w="374" w:type="pct"/>
          </w:tcPr>
          <w:p w14:paraId="0DC4111D" w14:textId="77777777" w:rsidR="0086291E" w:rsidRPr="00BB7E48" w:rsidRDefault="0086291E" w:rsidP="0086291E">
            <w:pPr>
              <w:pStyle w:val="GOSTTablenorm"/>
              <w:rPr>
                <w:ins w:id="2248" w:author="Опаева Лидия Арашаевна" w:date="2025-06-06T14:30:00Z"/>
              </w:rPr>
            </w:pPr>
            <w:ins w:id="2249" w:author="Опаева Лидия Арашаевна" w:date="2025-06-06T14:30:00Z">
              <w:r w:rsidRPr="00BB7E48">
                <w:t>&lt;=4</w:t>
              </w:r>
            </w:ins>
          </w:p>
        </w:tc>
        <w:tc>
          <w:tcPr>
            <w:tcW w:w="1777" w:type="pct"/>
          </w:tcPr>
          <w:p w14:paraId="35D14706" w14:textId="77777777" w:rsidR="0086291E" w:rsidRPr="00BB7E48" w:rsidRDefault="0086291E" w:rsidP="0086291E">
            <w:pPr>
              <w:pStyle w:val="GOSTTablenorm"/>
              <w:rPr>
                <w:ins w:id="2250" w:author="Опаева Лидия Арашаевна" w:date="2025-06-06T14:30:00Z"/>
              </w:rPr>
            </w:pPr>
            <w:ins w:id="2251" w:author="Опаева Лидия Арашаевна" w:date="2025-06-06T14:30:00Z">
              <w:r w:rsidRPr="00BB7E48">
                <w:t>Указывается значение аналитического признака «ЦС ЛС» (Код цели, аналитический код) для отражения по дебету записи учета.</w:t>
              </w:r>
            </w:ins>
          </w:p>
          <w:p w14:paraId="389E8194" w14:textId="77777777" w:rsidR="0086291E" w:rsidRPr="00BB7E48" w:rsidRDefault="0086291E" w:rsidP="0086291E">
            <w:pPr>
              <w:pStyle w:val="GOSTTablenorm"/>
              <w:rPr>
                <w:ins w:id="2252" w:author="Опаева Лидия Арашаевна" w:date="2025-06-06T14:30:00Z"/>
              </w:rPr>
            </w:pPr>
            <w:ins w:id="2253" w:author="Опаева Лидия Арашаевна" w:date="2025-06-06T14:30:00Z">
              <w:r w:rsidRPr="00BB7E48">
                <w:t>Допускается заполнение прочерком</w:t>
              </w:r>
            </w:ins>
          </w:p>
        </w:tc>
      </w:tr>
      <w:tr w:rsidR="0086291E" w:rsidRPr="00BB7E48" w14:paraId="307C6196" w14:textId="77777777" w:rsidTr="00397DBC">
        <w:trPr>
          <w:ins w:id="2254" w:author="Опаева Лидия Арашаевна" w:date="2025-06-06T14:30:00Z"/>
        </w:trPr>
        <w:tc>
          <w:tcPr>
            <w:tcW w:w="1120" w:type="pct"/>
          </w:tcPr>
          <w:p w14:paraId="62054693" w14:textId="77777777" w:rsidR="0086291E" w:rsidRPr="00BB7E48" w:rsidRDefault="0086291E" w:rsidP="0086291E">
            <w:pPr>
              <w:pStyle w:val="GOSTTablenorm"/>
              <w:rPr>
                <w:ins w:id="2255" w:author="Опаева Лидия Арашаевна" w:date="2025-06-06T14:30:00Z"/>
              </w:rPr>
            </w:pPr>
            <w:ins w:id="2256" w:author="Опаева Лидия Арашаевна" w:date="2025-06-06T14:30:00Z">
              <w:r w:rsidRPr="00BB7E48">
                <w:t>ТОФК контрагента Дт</w:t>
              </w:r>
            </w:ins>
          </w:p>
        </w:tc>
        <w:tc>
          <w:tcPr>
            <w:tcW w:w="795" w:type="pct"/>
          </w:tcPr>
          <w:p w14:paraId="7F716125" w14:textId="77777777" w:rsidR="0086291E" w:rsidRPr="00BB7E48" w:rsidRDefault="0086291E" w:rsidP="0086291E">
            <w:pPr>
              <w:pStyle w:val="GOSTTablenorm"/>
              <w:rPr>
                <w:ins w:id="2257" w:author="Опаева Лидия Арашаевна" w:date="2025-06-06T14:30:00Z"/>
              </w:rPr>
            </w:pPr>
            <w:ins w:id="2258" w:author="Опаева Лидия Арашаевна" w:date="2025-06-06T14:30:00Z">
              <w:r w:rsidRPr="00BB7E48">
                <w:rPr>
                  <w:b/>
                </w:rPr>
                <w:t>T0504833:</w:t>
              </w:r>
              <w:r w:rsidRPr="00BB7E48">
                <w:t>DT_TOFKC</w:t>
              </w:r>
            </w:ins>
          </w:p>
        </w:tc>
        <w:tc>
          <w:tcPr>
            <w:tcW w:w="560" w:type="pct"/>
          </w:tcPr>
          <w:p w14:paraId="3BA8D049" w14:textId="77777777" w:rsidR="0086291E" w:rsidRPr="00BB7E48" w:rsidRDefault="0086291E" w:rsidP="0086291E">
            <w:pPr>
              <w:pStyle w:val="GOSTTablenorm"/>
              <w:rPr>
                <w:ins w:id="2259" w:author="Опаева Лидия Арашаевна" w:date="2025-06-06T14:30:00Z"/>
                <w:lang w:eastAsia="en-US"/>
              </w:rPr>
            </w:pPr>
            <w:ins w:id="2260" w:author="Опаева Лидия Арашаевна" w:date="2025-06-06T14:30:00Z">
              <w:r w:rsidRPr="00BB7E48">
                <w:t>Строка</w:t>
              </w:r>
            </w:ins>
          </w:p>
        </w:tc>
        <w:tc>
          <w:tcPr>
            <w:tcW w:w="374" w:type="pct"/>
          </w:tcPr>
          <w:p w14:paraId="564B667F" w14:textId="77777777" w:rsidR="0086291E" w:rsidRPr="00BB7E48" w:rsidRDefault="0086291E" w:rsidP="0086291E">
            <w:pPr>
              <w:pStyle w:val="GOSTTablenorm"/>
              <w:rPr>
                <w:ins w:id="2261" w:author="Опаева Лидия Арашаевна" w:date="2025-06-06T14:30:00Z"/>
              </w:rPr>
            </w:pPr>
            <w:ins w:id="2262" w:author="Опаева Лидия Арашаевна" w:date="2025-06-06T14:30:00Z">
              <w:r w:rsidRPr="00BB7E48">
                <w:t>Да</w:t>
              </w:r>
            </w:ins>
          </w:p>
        </w:tc>
        <w:tc>
          <w:tcPr>
            <w:tcW w:w="374" w:type="pct"/>
          </w:tcPr>
          <w:p w14:paraId="25A7F825" w14:textId="77777777" w:rsidR="0086291E" w:rsidRPr="00BB7E48" w:rsidRDefault="0086291E" w:rsidP="0086291E">
            <w:pPr>
              <w:pStyle w:val="GOSTTablenorm"/>
              <w:rPr>
                <w:ins w:id="2263" w:author="Опаева Лидия Арашаевна" w:date="2025-06-06T14:30:00Z"/>
              </w:rPr>
            </w:pPr>
            <w:ins w:id="2264" w:author="Опаева Лидия Арашаевна" w:date="2025-06-06T14:30:00Z">
              <w:r w:rsidRPr="00BB7E48">
                <w:t>&lt;=4</w:t>
              </w:r>
            </w:ins>
          </w:p>
        </w:tc>
        <w:tc>
          <w:tcPr>
            <w:tcW w:w="1777" w:type="pct"/>
          </w:tcPr>
          <w:p w14:paraId="37E76D65" w14:textId="77777777" w:rsidR="0086291E" w:rsidRPr="00BB7E48" w:rsidRDefault="0086291E" w:rsidP="0086291E">
            <w:pPr>
              <w:pStyle w:val="GOSTTablenorm"/>
              <w:rPr>
                <w:ins w:id="2265" w:author="Опаева Лидия Арашаевна" w:date="2025-06-06T14:30:00Z"/>
              </w:rPr>
            </w:pPr>
            <w:ins w:id="2266" w:author="Опаева Лидия Арашаевна" w:date="2025-06-06T14:30:00Z">
              <w:r w:rsidRPr="00BB7E48">
                <w:t>Указывается значение аналитического признака «ТОФК контрагента» для отражения по дебету записи учета.</w:t>
              </w:r>
            </w:ins>
          </w:p>
          <w:p w14:paraId="445CA03F" w14:textId="77777777" w:rsidR="0086291E" w:rsidRPr="00BB7E48" w:rsidRDefault="0086291E" w:rsidP="0086291E">
            <w:pPr>
              <w:pStyle w:val="GOSTTablenorm"/>
              <w:rPr>
                <w:ins w:id="2267" w:author="Опаева Лидия Арашаевна" w:date="2025-06-06T14:30:00Z"/>
              </w:rPr>
            </w:pPr>
            <w:ins w:id="2268" w:author="Опаева Лидия Арашаевна" w:date="2025-06-06T14:30:00Z">
              <w:r w:rsidRPr="00BB7E48">
                <w:t>Допускается заполнение прочерком</w:t>
              </w:r>
            </w:ins>
          </w:p>
        </w:tc>
      </w:tr>
      <w:tr w:rsidR="0086291E" w:rsidRPr="00BB7E48" w14:paraId="77FCFECD" w14:textId="77777777" w:rsidTr="00397DBC">
        <w:trPr>
          <w:ins w:id="2269" w:author="Опаева Лидия Арашаевна" w:date="2025-06-06T14:30:00Z"/>
        </w:trPr>
        <w:tc>
          <w:tcPr>
            <w:tcW w:w="1120" w:type="pct"/>
          </w:tcPr>
          <w:p w14:paraId="2EB88305" w14:textId="77777777" w:rsidR="0086291E" w:rsidRPr="00BB7E48" w:rsidRDefault="0086291E" w:rsidP="0086291E">
            <w:pPr>
              <w:pStyle w:val="GOSTTablenorm"/>
              <w:rPr>
                <w:ins w:id="2270" w:author="Опаева Лидия Арашаевна" w:date="2025-06-06T14:30:00Z"/>
              </w:rPr>
            </w:pPr>
            <w:ins w:id="2271" w:author="Опаева Лидия Арашаевна" w:date="2025-06-06T14:30:00Z">
              <w:r w:rsidRPr="00BB7E48">
                <w:t>Период для 19 ЗС Дт</w:t>
              </w:r>
            </w:ins>
          </w:p>
        </w:tc>
        <w:tc>
          <w:tcPr>
            <w:tcW w:w="795" w:type="pct"/>
          </w:tcPr>
          <w:p w14:paraId="77873440" w14:textId="77777777" w:rsidR="0086291E" w:rsidRPr="00BB7E48" w:rsidRDefault="0086291E" w:rsidP="0086291E">
            <w:pPr>
              <w:pStyle w:val="GOSTTablenorm"/>
              <w:rPr>
                <w:ins w:id="2272" w:author="Опаева Лидия Арашаевна" w:date="2025-06-06T14:30:00Z"/>
              </w:rPr>
            </w:pPr>
            <w:ins w:id="2273" w:author="Опаева Лидия Арашаевна" w:date="2025-06-06T14:30:00Z">
              <w:r w:rsidRPr="00BB7E48">
                <w:rPr>
                  <w:b/>
                </w:rPr>
                <w:t>T0504833:</w:t>
              </w:r>
              <w:r w:rsidRPr="00BB7E48">
                <w:t>DT_PERIOD</w:t>
              </w:r>
            </w:ins>
          </w:p>
        </w:tc>
        <w:tc>
          <w:tcPr>
            <w:tcW w:w="560" w:type="pct"/>
          </w:tcPr>
          <w:p w14:paraId="18EC6880" w14:textId="77777777" w:rsidR="0086291E" w:rsidRPr="00BB7E48" w:rsidRDefault="0086291E" w:rsidP="0086291E">
            <w:pPr>
              <w:pStyle w:val="GOSTTablenorm"/>
              <w:rPr>
                <w:ins w:id="2274" w:author="Опаева Лидия Арашаевна" w:date="2025-06-06T14:30:00Z"/>
                <w:lang w:eastAsia="en-US"/>
              </w:rPr>
            </w:pPr>
            <w:ins w:id="2275" w:author="Опаева Лидия Арашаевна" w:date="2025-06-06T14:30:00Z">
              <w:r w:rsidRPr="00BB7E48">
                <w:t>Строка</w:t>
              </w:r>
            </w:ins>
          </w:p>
        </w:tc>
        <w:tc>
          <w:tcPr>
            <w:tcW w:w="374" w:type="pct"/>
          </w:tcPr>
          <w:p w14:paraId="4071A3AF" w14:textId="77777777" w:rsidR="0086291E" w:rsidRPr="00BB7E48" w:rsidRDefault="0086291E" w:rsidP="0086291E">
            <w:pPr>
              <w:pStyle w:val="GOSTTablenorm"/>
              <w:rPr>
                <w:ins w:id="2276" w:author="Опаева Лидия Арашаевна" w:date="2025-06-06T14:30:00Z"/>
              </w:rPr>
            </w:pPr>
            <w:ins w:id="2277" w:author="Опаева Лидия Арашаевна" w:date="2025-06-06T14:30:00Z">
              <w:r w:rsidRPr="00BB7E48">
                <w:t>Да</w:t>
              </w:r>
            </w:ins>
          </w:p>
        </w:tc>
        <w:tc>
          <w:tcPr>
            <w:tcW w:w="374" w:type="pct"/>
          </w:tcPr>
          <w:p w14:paraId="62A1385B" w14:textId="77777777" w:rsidR="0086291E" w:rsidRPr="00BB7E48" w:rsidRDefault="0086291E" w:rsidP="0086291E">
            <w:pPr>
              <w:pStyle w:val="GOSTTablenorm"/>
              <w:rPr>
                <w:ins w:id="2278" w:author="Опаева Лидия Арашаевна" w:date="2025-06-06T14:30:00Z"/>
              </w:rPr>
            </w:pPr>
            <w:ins w:id="2279" w:author="Опаева Лидия Арашаевна" w:date="2025-06-06T14:30:00Z">
              <w:r w:rsidRPr="00BB7E48">
                <w:t>&lt;=4</w:t>
              </w:r>
            </w:ins>
          </w:p>
        </w:tc>
        <w:tc>
          <w:tcPr>
            <w:tcW w:w="1777" w:type="pct"/>
          </w:tcPr>
          <w:p w14:paraId="5DFBD558" w14:textId="77777777" w:rsidR="0086291E" w:rsidRPr="00BB7E48" w:rsidRDefault="0086291E" w:rsidP="0086291E">
            <w:pPr>
              <w:pStyle w:val="GOSTTablenorm"/>
              <w:rPr>
                <w:ins w:id="2280" w:author="Опаева Лидия Арашаевна" w:date="2025-06-06T14:30:00Z"/>
              </w:rPr>
            </w:pPr>
            <w:ins w:id="2281" w:author="Опаева Лидия Арашаевна" w:date="2025-06-06T14:30:00Z">
              <w:r w:rsidRPr="00BB7E48">
                <w:t>Указывается значение аналитического признака «Период для 19 ЗС» для отражения по дебету записи учета.</w:t>
              </w:r>
            </w:ins>
          </w:p>
          <w:p w14:paraId="21348C74" w14:textId="77777777" w:rsidR="0086291E" w:rsidRPr="00BB7E48" w:rsidRDefault="0086291E" w:rsidP="0086291E">
            <w:pPr>
              <w:pStyle w:val="GOSTTablenorm"/>
              <w:rPr>
                <w:ins w:id="2282" w:author="Опаева Лидия Арашаевна" w:date="2025-06-06T14:30:00Z"/>
              </w:rPr>
            </w:pPr>
            <w:ins w:id="2283" w:author="Опаева Лидия Арашаевна" w:date="2025-06-06T14:30:00Z">
              <w:r w:rsidRPr="00BB7E48">
                <w:t>Допускается заполнение прочерком</w:t>
              </w:r>
            </w:ins>
          </w:p>
        </w:tc>
      </w:tr>
      <w:tr w:rsidR="0086291E" w:rsidRPr="00BB7E48" w14:paraId="28CB46F0" w14:textId="77777777" w:rsidTr="00580D7E">
        <w:trPr>
          <w:ins w:id="2284" w:author="Опаева Лидия Арашаевна" w:date="2025-09-08T10:06:00Z"/>
        </w:trPr>
        <w:tc>
          <w:tcPr>
            <w:tcW w:w="1120" w:type="pct"/>
          </w:tcPr>
          <w:p w14:paraId="3ABE1C27" w14:textId="77777777" w:rsidR="0086291E" w:rsidRPr="00BB7E48" w:rsidRDefault="0086291E" w:rsidP="0086291E">
            <w:pPr>
              <w:pStyle w:val="GOSTTablenorm"/>
              <w:rPr>
                <w:ins w:id="2285" w:author="Опаева Лидия Арашаевна" w:date="2025-09-08T10:06:00Z"/>
              </w:rPr>
            </w:pPr>
            <w:ins w:id="2286" w:author="Опаева Лидия Арашаевна" w:date="2025-09-08T10:06:00Z">
              <w:r>
                <w:t>Дата НВС по Дт</w:t>
              </w:r>
            </w:ins>
          </w:p>
        </w:tc>
        <w:tc>
          <w:tcPr>
            <w:tcW w:w="795" w:type="pct"/>
          </w:tcPr>
          <w:p w14:paraId="2A4ACC53" w14:textId="77777777" w:rsidR="0086291E" w:rsidRPr="002C68BF" w:rsidRDefault="0086291E" w:rsidP="0086291E">
            <w:pPr>
              <w:pStyle w:val="GOSTTablenorm"/>
              <w:rPr>
                <w:ins w:id="2287" w:author="Опаева Лидия Арашаевна" w:date="2025-09-08T10:06:00Z"/>
                <w:b/>
                <w:lang w:val="en-US"/>
              </w:rPr>
            </w:pPr>
            <w:ins w:id="2288" w:author="Опаева Лидия Арашаевна" w:date="2025-09-08T10:06:00Z">
              <w:r w:rsidRPr="00BB7E48">
                <w:rPr>
                  <w:b/>
                </w:rPr>
                <w:t>T0504833:</w:t>
              </w:r>
              <w:r w:rsidRPr="00BB7E48">
                <w:t>DT_</w:t>
              </w:r>
              <w:r>
                <w:rPr>
                  <w:lang w:val="en-US"/>
                </w:rPr>
                <w:t>NVSDATE</w:t>
              </w:r>
            </w:ins>
          </w:p>
        </w:tc>
        <w:tc>
          <w:tcPr>
            <w:tcW w:w="560" w:type="pct"/>
          </w:tcPr>
          <w:p w14:paraId="128D62EC" w14:textId="77777777" w:rsidR="0086291E" w:rsidRPr="00BB7E48" w:rsidRDefault="0086291E" w:rsidP="0086291E">
            <w:pPr>
              <w:pStyle w:val="GOSTTablenorm"/>
              <w:rPr>
                <w:ins w:id="2289" w:author="Опаева Лидия Арашаевна" w:date="2025-09-08T10:06:00Z"/>
              </w:rPr>
            </w:pPr>
            <w:ins w:id="2290" w:author="Опаева Лидия Арашаевна" w:date="2025-09-08T10:06:00Z">
              <w:r>
                <w:t>Дата</w:t>
              </w:r>
            </w:ins>
          </w:p>
        </w:tc>
        <w:tc>
          <w:tcPr>
            <w:tcW w:w="374" w:type="pct"/>
          </w:tcPr>
          <w:p w14:paraId="5518B83F" w14:textId="3E16936F" w:rsidR="0086291E" w:rsidRPr="00BB7E48" w:rsidRDefault="0086291E" w:rsidP="0086291E">
            <w:pPr>
              <w:pStyle w:val="GOSTTablenorm"/>
              <w:rPr>
                <w:ins w:id="2291" w:author="Опаева Лидия Арашаевна" w:date="2025-09-08T10:06:00Z"/>
              </w:rPr>
            </w:pPr>
            <w:ins w:id="2292" w:author="Опаева Лидия Арашаевна" w:date="2025-09-08T10:06:00Z">
              <w:del w:id="2293" w:author="Сатлер Марина Викторовна" w:date="2026-03-06T17:43:00Z">
                <w:r w:rsidDel="001575E4">
                  <w:delText>Да</w:delText>
                </w:r>
              </w:del>
            </w:ins>
            <w:ins w:id="2294" w:author="Сатлер Марина Викторовна" w:date="2026-03-06T17:43:00Z">
              <w:r w:rsidR="001575E4">
                <w:t>Нет</w:t>
              </w:r>
            </w:ins>
          </w:p>
        </w:tc>
        <w:tc>
          <w:tcPr>
            <w:tcW w:w="374" w:type="pct"/>
          </w:tcPr>
          <w:p w14:paraId="306131CA" w14:textId="77777777" w:rsidR="0086291E" w:rsidRPr="00BB7E48" w:rsidRDefault="0086291E" w:rsidP="0086291E">
            <w:pPr>
              <w:pStyle w:val="GOSTTablenorm"/>
              <w:rPr>
                <w:ins w:id="2295" w:author="Опаева Лидия Арашаевна" w:date="2025-09-08T10:06:00Z"/>
              </w:rPr>
            </w:pPr>
          </w:p>
        </w:tc>
        <w:tc>
          <w:tcPr>
            <w:tcW w:w="1777" w:type="pct"/>
          </w:tcPr>
          <w:p w14:paraId="1BBFD140" w14:textId="03431E0D" w:rsidR="0086291E" w:rsidRPr="00BB7E48" w:rsidRDefault="0086291E" w:rsidP="0086291E">
            <w:pPr>
              <w:pStyle w:val="GOSTTablenorm"/>
              <w:rPr>
                <w:ins w:id="2296" w:author="Опаева Лидия Арашаевна" w:date="2025-09-08T10:06:00Z"/>
              </w:rPr>
            </w:pPr>
            <w:ins w:id="2297" w:author="Опаева Лидия Арашаевна" w:date="2025-09-08T10:06:00Z">
              <w:r w:rsidRPr="00A57119">
                <w:t xml:space="preserve">Указывается дата </w:t>
              </w:r>
              <w:r>
                <w:t xml:space="preserve">НВС в формате YYYY-MM-DD </w:t>
              </w:r>
              <w:r w:rsidRPr="00A57119">
                <w:t xml:space="preserve">для отражения по </w:t>
              </w:r>
              <w:r>
                <w:t>дебету</w:t>
              </w:r>
              <w:r w:rsidRPr="00A57119">
                <w:t xml:space="preserve"> записи учета</w:t>
              </w:r>
            </w:ins>
          </w:p>
        </w:tc>
      </w:tr>
      <w:tr w:rsidR="0086291E" w:rsidRPr="00BB7E48" w14:paraId="35333442" w14:textId="77777777" w:rsidTr="00397DBC">
        <w:trPr>
          <w:ins w:id="2298" w:author="Опаева Лидия Арашаевна" w:date="2025-06-06T14:30:00Z"/>
        </w:trPr>
        <w:tc>
          <w:tcPr>
            <w:tcW w:w="1120" w:type="pct"/>
          </w:tcPr>
          <w:p w14:paraId="3FC7F54F" w14:textId="77777777" w:rsidR="0086291E" w:rsidRPr="00BB7E48" w:rsidRDefault="0086291E" w:rsidP="0086291E">
            <w:pPr>
              <w:pStyle w:val="GOSTTablenorm"/>
              <w:rPr>
                <w:ins w:id="2299" w:author="Опаева Лидия Арашаевна" w:date="2025-06-06T14:30:00Z"/>
              </w:rPr>
            </w:pPr>
            <w:ins w:id="2300" w:author="Опаева Лидия Арашаевна" w:date="2025-06-06T14:30:00Z">
              <w:r w:rsidRPr="00BB7E48">
                <w:t>Код СКУ корреспондирующий Дт</w:t>
              </w:r>
            </w:ins>
          </w:p>
        </w:tc>
        <w:tc>
          <w:tcPr>
            <w:tcW w:w="795" w:type="pct"/>
          </w:tcPr>
          <w:p w14:paraId="751AB4D5" w14:textId="77777777" w:rsidR="0086291E" w:rsidRPr="00BB7E48" w:rsidRDefault="0086291E" w:rsidP="0086291E">
            <w:pPr>
              <w:pStyle w:val="GOSTTablenorm"/>
              <w:rPr>
                <w:ins w:id="2301" w:author="Опаева Лидия Арашаевна" w:date="2025-06-06T14:30:00Z"/>
              </w:rPr>
            </w:pPr>
            <w:ins w:id="2302" w:author="Опаева Лидия Арашаевна" w:date="2025-06-06T14:30:00Z">
              <w:r w:rsidRPr="00BB7E48">
                <w:rPr>
                  <w:b/>
                </w:rPr>
                <w:t>T0504833:</w:t>
              </w:r>
              <w:r w:rsidRPr="00BB7E48">
                <w:t>DT_ACCOUNTCORR</w:t>
              </w:r>
            </w:ins>
          </w:p>
        </w:tc>
        <w:tc>
          <w:tcPr>
            <w:tcW w:w="560" w:type="pct"/>
          </w:tcPr>
          <w:p w14:paraId="1C98471E" w14:textId="77777777" w:rsidR="0086291E" w:rsidRPr="00BB7E48" w:rsidRDefault="0086291E" w:rsidP="0086291E">
            <w:pPr>
              <w:pStyle w:val="GOSTTablenorm"/>
              <w:rPr>
                <w:ins w:id="2303" w:author="Опаева Лидия Арашаевна" w:date="2025-06-06T14:30:00Z"/>
                <w:lang w:eastAsia="en-US"/>
              </w:rPr>
            </w:pPr>
            <w:ins w:id="2304" w:author="Опаева Лидия Арашаевна" w:date="2025-06-06T14:30:00Z">
              <w:r w:rsidRPr="00BB7E48">
                <w:t>Строка</w:t>
              </w:r>
            </w:ins>
          </w:p>
        </w:tc>
        <w:tc>
          <w:tcPr>
            <w:tcW w:w="374" w:type="pct"/>
          </w:tcPr>
          <w:p w14:paraId="18ED0791" w14:textId="77777777" w:rsidR="0086291E" w:rsidRPr="00BB7E48" w:rsidRDefault="0086291E" w:rsidP="0086291E">
            <w:pPr>
              <w:pStyle w:val="GOSTTablenorm"/>
              <w:rPr>
                <w:ins w:id="2305" w:author="Опаева Лидия Арашаевна" w:date="2025-06-06T14:30:00Z"/>
              </w:rPr>
            </w:pPr>
            <w:ins w:id="2306" w:author="Опаева Лидия Арашаевна" w:date="2025-06-06T14:30:00Z">
              <w:r w:rsidRPr="00BB7E48">
                <w:t>Да</w:t>
              </w:r>
            </w:ins>
          </w:p>
        </w:tc>
        <w:tc>
          <w:tcPr>
            <w:tcW w:w="374" w:type="pct"/>
          </w:tcPr>
          <w:p w14:paraId="58480BF5" w14:textId="77777777" w:rsidR="0086291E" w:rsidRPr="00BB7E48" w:rsidRDefault="0086291E" w:rsidP="0086291E">
            <w:pPr>
              <w:pStyle w:val="GOSTTablenorm"/>
              <w:rPr>
                <w:ins w:id="2307" w:author="Опаева Лидия Арашаевна" w:date="2025-06-06T14:30:00Z"/>
              </w:rPr>
            </w:pPr>
            <w:ins w:id="2308" w:author="Опаева Лидия Арашаевна" w:date="2025-06-06T14:30:00Z">
              <w:r w:rsidRPr="00BB7E48">
                <w:t>&lt;=5</w:t>
              </w:r>
            </w:ins>
          </w:p>
        </w:tc>
        <w:tc>
          <w:tcPr>
            <w:tcW w:w="1777" w:type="pct"/>
          </w:tcPr>
          <w:p w14:paraId="5EFF9E61" w14:textId="77777777" w:rsidR="0086291E" w:rsidRPr="00BB7E48" w:rsidRDefault="0086291E" w:rsidP="0086291E">
            <w:pPr>
              <w:pStyle w:val="GOSTTablenorm"/>
              <w:rPr>
                <w:ins w:id="2309" w:author="Опаева Лидия Арашаевна" w:date="2025-06-06T14:30:00Z"/>
              </w:rPr>
            </w:pPr>
            <w:ins w:id="2310" w:author="Опаева Лидия Арашаевна" w:date="2025-06-06T14:30:00Z">
              <w:r w:rsidRPr="00BB7E48">
                <w:t>Указывается значение аналитического признака «Код СКУ корреспондирующий» для отражения по дебету записи учета.</w:t>
              </w:r>
            </w:ins>
          </w:p>
          <w:p w14:paraId="0F6BCA0E" w14:textId="77777777" w:rsidR="0086291E" w:rsidRPr="00BB7E48" w:rsidRDefault="0086291E" w:rsidP="0086291E">
            <w:pPr>
              <w:pStyle w:val="GOSTTablenorm"/>
              <w:rPr>
                <w:ins w:id="2311" w:author="Опаева Лидия Арашаевна" w:date="2025-06-06T14:30:00Z"/>
              </w:rPr>
            </w:pPr>
            <w:ins w:id="2312" w:author="Опаева Лидия Арашаевна" w:date="2025-06-06T14:30:00Z">
              <w:r w:rsidRPr="00BB7E48">
                <w:t>Допускается заполнение прочерком</w:t>
              </w:r>
            </w:ins>
          </w:p>
        </w:tc>
      </w:tr>
      <w:tr w:rsidR="0086291E" w:rsidRPr="00BB7E48" w14:paraId="717515E6" w14:textId="77777777" w:rsidTr="00397DBC">
        <w:trPr>
          <w:ins w:id="2313" w:author="Опаева Лидия Арашаевна" w:date="2025-06-06T14:30:00Z"/>
        </w:trPr>
        <w:tc>
          <w:tcPr>
            <w:tcW w:w="1120" w:type="pct"/>
          </w:tcPr>
          <w:p w14:paraId="08689229" w14:textId="77777777" w:rsidR="0086291E" w:rsidRPr="00BB7E48" w:rsidRDefault="0086291E" w:rsidP="0086291E">
            <w:pPr>
              <w:pStyle w:val="GOSTTablenorm"/>
              <w:rPr>
                <w:ins w:id="2314" w:author="Опаева Лидия Арашаевна" w:date="2025-06-06T14:30:00Z"/>
              </w:rPr>
            </w:pPr>
            <w:ins w:id="2315" w:author="Опаева Лидия Арашаевна" w:date="2025-06-06T14:30:00Z">
              <w:r w:rsidRPr="00BB7E48">
                <w:t>Тип СКУ Дт</w:t>
              </w:r>
            </w:ins>
          </w:p>
        </w:tc>
        <w:tc>
          <w:tcPr>
            <w:tcW w:w="795" w:type="pct"/>
          </w:tcPr>
          <w:p w14:paraId="2EBBDBA1" w14:textId="77777777" w:rsidR="0086291E" w:rsidRPr="00BB7E48" w:rsidRDefault="0086291E" w:rsidP="0086291E">
            <w:pPr>
              <w:pStyle w:val="GOSTTablenorm"/>
              <w:rPr>
                <w:ins w:id="2316" w:author="Опаева Лидия Арашаевна" w:date="2025-06-06T14:30:00Z"/>
              </w:rPr>
            </w:pPr>
            <w:ins w:id="2317" w:author="Опаева Лидия Арашаевна" w:date="2025-06-06T14:30:00Z">
              <w:r w:rsidRPr="00BB7E48">
                <w:rPr>
                  <w:b/>
                </w:rPr>
                <w:t>T0504833:</w:t>
              </w:r>
              <w:r w:rsidRPr="00BB7E48">
                <w:t>DT_ACCOUNTTYPE</w:t>
              </w:r>
            </w:ins>
          </w:p>
        </w:tc>
        <w:tc>
          <w:tcPr>
            <w:tcW w:w="560" w:type="pct"/>
          </w:tcPr>
          <w:p w14:paraId="77E573D2" w14:textId="77777777" w:rsidR="0086291E" w:rsidRPr="00BB7E48" w:rsidRDefault="0086291E" w:rsidP="0086291E">
            <w:pPr>
              <w:pStyle w:val="GOSTTablenorm"/>
              <w:rPr>
                <w:ins w:id="2318" w:author="Опаева Лидия Арашаевна" w:date="2025-06-06T14:30:00Z"/>
                <w:lang w:eastAsia="en-US"/>
              </w:rPr>
            </w:pPr>
            <w:ins w:id="2319" w:author="Опаева Лидия Арашаевна" w:date="2025-06-06T14:30:00Z">
              <w:r w:rsidRPr="00BB7E48">
                <w:t>Строка</w:t>
              </w:r>
            </w:ins>
          </w:p>
        </w:tc>
        <w:tc>
          <w:tcPr>
            <w:tcW w:w="374" w:type="pct"/>
          </w:tcPr>
          <w:p w14:paraId="3899324E" w14:textId="77777777" w:rsidR="0086291E" w:rsidRPr="00BB7E48" w:rsidRDefault="0086291E" w:rsidP="0086291E">
            <w:pPr>
              <w:pStyle w:val="GOSTTablenorm"/>
              <w:rPr>
                <w:ins w:id="2320" w:author="Опаева Лидия Арашаевна" w:date="2025-06-06T14:30:00Z"/>
              </w:rPr>
            </w:pPr>
            <w:ins w:id="2321" w:author="Опаева Лидия Арашаевна" w:date="2025-06-06T14:30:00Z">
              <w:r w:rsidRPr="00BB7E48">
                <w:t>Да</w:t>
              </w:r>
            </w:ins>
          </w:p>
        </w:tc>
        <w:tc>
          <w:tcPr>
            <w:tcW w:w="374" w:type="pct"/>
          </w:tcPr>
          <w:p w14:paraId="682BAD48" w14:textId="77777777" w:rsidR="0086291E" w:rsidRPr="00BB7E48" w:rsidRDefault="0086291E" w:rsidP="0086291E">
            <w:pPr>
              <w:pStyle w:val="GOSTTablenorm"/>
              <w:rPr>
                <w:ins w:id="2322" w:author="Опаева Лидия Арашаевна" w:date="2025-06-06T14:30:00Z"/>
              </w:rPr>
            </w:pPr>
            <w:ins w:id="2323" w:author="Опаева Лидия Арашаевна" w:date="2025-06-06T14:30:00Z">
              <w:r w:rsidRPr="00BB7E48">
                <w:t>&lt;=2</w:t>
              </w:r>
            </w:ins>
          </w:p>
        </w:tc>
        <w:tc>
          <w:tcPr>
            <w:tcW w:w="1777" w:type="pct"/>
          </w:tcPr>
          <w:p w14:paraId="6EA37FEA" w14:textId="77777777" w:rsidR="0086291E" w:rsidRPr="00BB7E48" w:rsidRDefault="0086291E" w:rsidP="0086291E">
            <w:pPr>
              <w:pStyle w:val="GOSTTablenorm"/>
              <w:rPr>
                <w:ins w:id="2324" w:author="Опаева Лидия Арашаевна" w:date="2025-06-06T14:30:00Z"/>
              </w:rPr>
            </w:pPr>
            <w:ins w:id="2325" w:author="Опаева Лидия Арашаевна" w:date="2025-06-06T14:30:00Z">
              <w:r w:rsidRPr="00BB7E48">
                <w:t>Указывается значение аналитического признака «Тип СКУ» для отражения по дебету записи учета.</w:t>
              </w:r>
            </w:ins>
          </w:p>
          <w:p w14:paraId="116F2F45" w14:textId="77777777" w:rsidR="0086291E" w:rsidRPr="00BB7E48" w:rsidRDefault="0086291E" w:rsidP="0086291E">
            <w:pPr>
              <w:pStyle w:val="GOSTTablenorm"/>
              <w:rPr>
                <w:ins w:id="2326" w:author="Опаева Лидия Арашаевна" w:date="2025-06-06T14:30:00Z"/>
              </w:rPr>
            </w:pPr>
            <w:ins w:id="2327" w:author="Опаева Лидия Арашаевна" w:date="2025-06-06T14:30:00Z">
              <w:r w:rsidRPr="00BB7E48">
                <w:t>Допускается заполнение прочерком</w:t>
              </w:r>
            </w:ins>
          </w:p>
        </w:tc>
      </w:tr>
      <w:tr w:rsidR="0086291E" w:rsidRPr="00BB7E48" w14:paraId="7EF1F168" w14:textId="77777777" w:rsidTr="00397DBC">
        <w:trPr>
          <w:ins w:id="2328" w:author="Опаева Лидия Арашаевна" w:date="2025-06-06T14:30:00Z"/>
        </w:trPr>
        <w:tc>
          <w:tcPr>
            <w:tcW w:w="1120" w:type="pct"/>
          </w:tcPr>
          <w:p w14:paraId="33D5FC5C" w14:textId="77777777" w:rsidR="0086291E" w:rsidRPr="00BB7E48" w:rsidRDefault="0086291E" w:rsidP="0086291E">
            <w:pPr>
              <w:pStyle w:val="GOSTTablenorm"/>
              <w:rPr>
                <w:ins w:id="2329" w:author="Опаева Лидия Арашаевна" w:date="2025-06-06T14:30:00Z"/>
              </w:rPr>
            </w:pPr>
            <w:ins w:id="2330" w:author="Опаева Лидия Арашаевна" w:date="2025-06-06T14:30:00Z">
              <w:r w:rsidRPr="00BB7E48">
                <w:t xml:space="preserve">ЗО Дт </w:t>
              </w:r>
            </w:ins>
          </w:p>
        </w:tc>
        <w:tc>
          <w:tcPr>
            <w:tcW w:w="795" w:type="pct"/>
          </w:tcPr>
          <w:p w14:paraId="333F2D2A" w14:textId="77777777" w:rsidR="0086291E" w:rsidRPr="00BB7E48" w:rsidRDefault="0086291E" w:rsidP="0086291E">
            <w:pPr>
              <w:pStyle w:val="GOSTTablenorm"/>
              <w:rPr>
                <w:ins w:id="2331" w:author="Опаева Лидия Арашаевна" w:date="2025-06-06T14:30:00Z"/>
              </w:rPr>
            </w:pPr>
            <w:ins w:id="2332" w:author="Опаева Лидия Арашаевна" w:date="2025-06-06T14:30:00Z">
              <w:r w:rsidRPr="00BB7E48">
                <w:rPr>
                  <w:b/>
                </w:rPr>
                <w:t>T0504833:</w:t>
              </w:r>
              <w:r w:rsidRPr="00BB7E48">
                <w:t>DT_PZO</w:t>
              </w:r>
            </w:ins>
          </w:p>
        </w:tc>
        <w:tc>
          <w:tcPr>
            <w:tcW w:w="560" w:type="pct"/>
          </w:tcPr>
          <w:p w14:paraId="19B472A3" w14:textId="77777777" w:rsidR="0086291E" w:rsidRPr="00BB7E48" w:rsidRDefault="0086291E" w:rsidP="0086291E">
            <w:pPr>
              <w:pStyle w:val="GOSTTablenorm"/>
              <w:rPr>
                <w:ins w:id="2333" w:author="Опаева Лидия Арашаевна" w:date="2025-06-06T14:30:00Z"/>
                <w:lang w:eastAsia="en-US"/>
              </w:rPr>
            </w:pPr>
            <w:ins w:id="2334" w:author="Опаева Лидия Арашаевна" w:date="2025-06-06T14:30:00Z">
              <w:r w:rsidRPr="00BB7E48">
                <w:t>Строка</w:t>
              </w:r>
            </w:ins>
          </w:p>
        </w:tc>
        <w:tc>
          <w:tcPr>
            <w:tcW w:w="374" w:type="pct"/>
          </w:tcPr>
          <w:p w14:paraId="3A9E8A8B" w14:textId="77777777" w:rsidR="0086291E" w:rsidRPr="00BB7E48" w:rsidRDefault="0086291E" w:rsidP="0086291E">
            <w:pPr>
              <w:pStyle w:val="GOSTTablenorm"/>
              <w:rPr>
                <w:ins w:id="2335" w:author="Опаева Лидия Арашаевна" w:date="2025-06-06T14:30:00Z"/>
              </w:rPr>
            </w:pPr>
            <w:ins w:id="2336" w:author="Опаева Лидия Арашаевна" w:date="2025-06-06T14:30:00Z">
              <w:r w:rsidRPr="00BB7E48">
                <w:t>Да</w:t>
              </w:r>
            </w:ins>
          </w:p>
        </w:tc>
        <w:tc>
          <w:tcPr>
            <w:tcW w:w="374" w:type="pct"/>
          </w:tcPr>
          <w:p w14:paraId="6F35BA3B" w14:textId="77777777" w:rsidR="0086291E" w:rsidRPr="00BB7E48" w:rsidRDefault="0086291E" w:rsidP="0086291E">
            <w:pPr>
              <w:pStyle w:val="GOSTTablenorm"/>
              <w:rPr>
                <w:ins w:id="2337" w:author="Опаева Лидия Арашаевна" w:date="2025-06-06T14:30:00Z"/>
              </w:rPr>
            </w:pPr>
            <w:ins w:id="2338" w:author="Опаева Лидия Арашаевна" w:date="2025-06-06T14:30:00Z">
              <w:r w:rsidRPr="00BB7E48">
                <w:t>&lt;=10</w:t>
              </w:r>
            </w:ins>
          </w:p>
        </w:tc>
        <w:tc>
          <w:tcPr>
            <w:tcW w:w="1777" w:type="pct"/>
          </w:tcPr>
          <w:p w14:paraId="7B364B10" w14:textId="77777777" w:rsidR="0086291E" w:rsidRPr="00BB7E48" w:rsidRDefault="0086291E" w:rsidP="0086291E">
            <w:pPr>
              <w:pStyle w:val="GOSTTablenorm"/>
              <w:rPr>
                <w:ins w:id="2339" w:author="Опаева Лидия Арашаевна" w:date="2025-06-06T14:30:00Z"/>
              </w:rPr>
            </w:pPr>
            <w:ins w:id="2340" w:author="Опаева Лидия Арашаевна" w:date="2025-06-06T14:30:00Z">
              <w:r w:rsidRPr="00BB7E48">
                <w:t>Указывается значение аналитического признака «ЗО» (Признак заключительных оборотов) для отражения по дебету записи учета.</w:t>
              </w:r>
            </w:ins>
          </w:p>
          <w:p w14:paraId="6CEA98B9" w14:textId="77777777" w:rsidR="0086291E" w:rsidRPr="00BB7E48" w:rsidRDefault="0086291E" w:rsidP="0086291E">
            <w:pPr>
              <w:pStyle w:val="GOSTTablenorm"/>
              <w:rPr>
                <w:ins w:id="2341" w:author="Опаева Лидия Арашаевна" w:date="2025-06-06T14:30:00Z"/>
              </w:rPr>
            </w:pPr>
            <w:ins w:id="2342" w:author="Опаева Лидия Арашаевна" w:date="2025-06-06T14:30:00Z">
              <w:r w:rsidRPr="00BB7E48">
                <w:t>Допускается заполнение прочерком</w:t>
              </w:r>
            </w:ins>
          </w:p>
        </w:tc>
      </w:tr>
      <w:tr w:rsidR="0086291E" w:rsidRPr="00BB7E48" w14:paraId="36436515" w14:textId="77777777" w:rsidTr="00397DBC">
        <w:trPr>
          <w:ins w:id="2343" w:author="Опаева Лидия Арашаевна" w:date="2025-06-06T14:30:00Z"/>
        </w:trPr>
        <w:tc>
          <w:tcPr>
            <w:tcW w:w="1120" w:type="pct"/>
          </w:tcPr>
          <w:p w14:paraId="22C71AE5" w14:textId="77777777" w:rsidR="0086291E" w:rsidRPr="00BB7E48" w:rsidRDefault="0086291E" w:rsidP="0086291E">
            <w:pPr>
              <w:pStyle w:val="GOSTTablenorm"/>
              <w:rPr>
                <w:ins w:id="2344" w:author="Опаева Лидия Арашаевна" w:date="2025-06-06T14:30:00Z"/>
              </w:rPr>
            </w:pPr>
            <w:ins w:id="2345" w:author="Опаева Лидия Арашаевна" w:date="2025-06-06T14:30:00Z">
              <w:r w:rsidRPr="00BB7E48">
                <w:t>Счет Кт</w:t>
              </w:r>
            </w:ins>
          </w:p>
        </w:tc>
        <w:tc>
          <w:tcPr>
            <w:tcW w:w="795" w:type="pct"/>
          </w:tcPr>
          <w:p w14:paraId="4B5F7D43" w14:textId="77777777" w:rsidR="0086291E" w:rsidRPr="00BB7E48" w:rsidRDefault="0086291E" w:rsidP="0086291E">
            <w:pPr>
              <w:pStyle w:val="GOSTTablenorm"/>
              <w:rPr>
                <w:ins w:id="2346" w:author="Опаева Лидия Арашаевна" w:date="2025-06-06T14:30:00Z"/>
              </w:rPr>
            </w:pPr>
            <w:ins w:id="2347" w:author="Опаева Лидия Арашаевна" w:date="2025-06-06T14:30:00Z">
              <w:r w:rsidRPr="00BB7E48">
                <w:rPr>
                  <w:b/>
                </w:rPr>
                <w:t>T0504833:</w:t>
              </w:r>
              <w:r w:rsidRPr="00BB7E48">
                <w:t>CT_ACCOUNT</w:t>
              </w:r>
            </w:ins>
          </w:p>
        </w:tc>
        <w:tc>
          <w:tcPr>
            <w:tcW w:w="560" w:type="pct"/>
          </w:tcPr>
          <w:p w14:paraId="2955446A" w14:textId="77777777" w:rsidR="0086291E" w:rsidRPr="00BB7E48" w:rsidRDefault="0086291E" w:rsidP="0086291E">
            <w:pPr>
              <w:pStyle w:val="GOSTTablenorm"/>
              <w:rPr>
                <w:ins w:id="2348" w:author="Опаева Лидия Арашаевна" w:date="2025-06-06T14:30:00Z"/>
                <w:lang w:val="en-US" w:eastAsia="en-US"/>
              </w:rPr>
            </w:pPr>
            <w:ins w:id="2349" w:author="Опаева Лидия Арашаевна" w:date="2025-06-06T14:30:00Z">
              <w:r w:rsidRPr="00BB7E48">
                <w:t>Строка</w:t>
              </w:r>
              <w:r w:rsidRPr="00BB7E48">
                <w:rPr>
                  <w:lang w:val="en-US"/>
                </w:rPr>
                <w:t xml:space="preserve"> </w:t>
              </w:r>
            </w:ins>
          </w:p>
        </w:tc>
        <w:tc>
          <w:tcPr>
            <w:tcW w:w="374" w:type="pct"/>
          </w:tcPr>
          <w:p w14:paraId="472E5E84" w14:textId="77777777" w:rsidR="0086291E" w:rsidRPr="00BB7E48" w:rsidRDefault="0086291E" w:rsidP="0086291E">
            <w:pPr>
              <w:pStyle w:val="GOSTTablenorm"/>
              <w:rPr>
                <w:ins w:id="2350" w:author="Опаева Лидия Арашаевна" w:date="2025-06-06T14:30:00Z"/>
              </w:rPr>
            </w:pPr>
            <w:ins w:id="2351" w:author="Опаева Лидия Арашаевна" w:date="2025-06-06T14:30:00Z">
              <w:r w:rsidRPr="00BB7E48">
                <w:t>Да</w:t>
              </w:r>
            </w:ins>
          </w:p>
        </w:tc>
        <w:tc>
          <w:tcPr>
            <w:tcW w:w="374" w:type="pct"/>
          </w:tcPr>
          <w:p w14:paraId="58ECB6C8" w14:textId="77777777" w:rsidR="0086291E" w:rsidRPr="00BB7E48" w:rsidRDefault="0086291E" w:rsidP="0086291E">
            <w:pPr>
              <w:pStyle w:val="GOSTTablenorm"/>
              <w:rPr>
                <w:ins w:id="2352" w:author="Опаева Лидия Арашаевна" w:date="2025-06-06T14:30:00Z"/>
              </w:rPr>
            </w:pPr>
            <w:ins w:id="2353" w:author="Опаева Лидия Арашаевна" w:date="2025-06-06T14:30:00Z">
              <w:r w:rsidRPr="00BB7E48">
                <w:rPr>
                  <w:lang w:val="en-US"/>
                </w:rPr>
                <w:t>&lt;</w:t>
              </w:r>
              <w:r w:rsidRPr="00BB7E48">
                <w:t>=5</w:t>
              </w:r>
            </w:ins>
          </w:p>
        </w:tc>
        <w:tc>
          <w:tcPr>
            <w:tcW w:w="1777" w:type="pct"/>
          </w:tcPr>
          <w:p w14:paraId="0C2D05C7" w14:textId="4CFA0D25" w:rsidR="0086291E" w:rsidRPr="00BB7E48" w:rsidRDefault="0086291E" w:rsidP="0086291E">
            <w:pPr>
              <w:pStyle w:val="GOSTTablenorm"/>
              <w:rPr>
                <w:ins w:id="2354" w:author="Опаева Лидия Арашаевна" w:date="2025-06-06T14:30:00Z"/>
              </w:rPr>
            </w:pPr>
            <w:ins w:id="2355" w:author="Опаева Лидия Арашаевна" w:date="2025-06-06T14:30:00Z">
              <w:r w:rsidRPr="00BB7E48">
                <w:t>Указывается код счета казначейского учета (номер забалансового счета) в соответствии со справочником «План счето</w:t>
              </w:r>
            </w:ins>
            <w:ins w:id="2356" w:author="Опаева Лидия Арашаевна" w:date="2025-06-06T14:57:00Z">
              <w:r w:rsidRPr="00131313">
                <w:t xml:space="preserve"> </w:t>
              </w:r>
              <w:r>
                <w:t>ПУР КС</w:t>
              </w:r>
            </w:ins>
            <w:ins w:id="2357" w:author="Опаева Лидия Арашаевна" w:date="2025-06-06T14:30:00Z">
              <w:r w:rsidRPr="00BB7E48">
                <w:t xml:space="preserve">» в </w:t>
              </w:r>
              <w:r w:rsidRPr="00BB7E48">
                <w:rPr>
                  <w:lang w:val="en-US"/>
                </w:rPr>
                <w:t>SVAP</w:t>
              </w:r>
              <w:r w:rsidRPr="00BB7E48">
                <w:t xml:space="preserve"> для отражения по кредиту записи учета</w:t>
              </w:r>
            </w:ins>
          </w:p>
        </w:tc>
      </w:tr>
      <w:tr w:rsidR="0086291E" w:rsidRPr="00BB7E48" w14:paraId="126701B5" w14:textId="77777777" w:rsidTr="00397DBC">
        <w:trPr>
          <w:ins w:id="2358" w:author="Опаева Лидия Арашаевна" w:date="2025-06-06T14:30:00Z"/>
        </w:trPr>
        <w:tc>
          <w:tcPr>
            <w:tcW w:w="1120" w:type="pct"/>
          </w:tcPr>
          <w:p w14:paraId="52899C89" w14:textId="77777777" w:rsidR="0086291E" w:rsidRPr="00BB7E48" w:rsidRDefault="0086291E" w:rsidP="0086291E">
            <w:pPr>
              <w:pStyle w:val="GOSTTablenorm"/>
              <w:rPr>
                <w:ins w:id="2359" w:author="Опаева Лидия Арашаевна" w:date="2025-06-06T14:30:00Z"/>
              </w:rPr>
            </w:pPr>
            <w:ins w:id="2360" w:author="Опаева Лидия Арашаевна" w:date="2025-06-06T14:30:00Z">
              <w:r w:rsidRPr="00BB7E48">
                <w:t>ОКТМО КС Кт</w:t>
              </w:r>
            </w:ins>
          </w:p>
        </w:tc>
        <w:tc>
          <w:tcPr>
            <w:tcW w:w="795" w:type="pct"/>
          </w:tcPr>
          <w:p w14:paraId="04471FAC" w14:textId="77777777" w:rsidR="0086291E" w:rsidRPr="00BB7E48" w:rsidRDefault="0086291E" w:rsidP="0086291E">
            <w:pPr>
              <w:pStyle w:val="GOSTTablenorm"/>
              <w:rPr>
                <w:ins w:id="2361" w:author="Опаева Лидия Арашаевна" w:date="2025-06-06T14:30:00Z"/>
              </w:rPr>
            </w:pPr>
            <w:ins w:id="2362" w:author="Опаева Лидия Арашаевна" w:date="2025-06-06T14:30:00Z">
              <w:r w:rsidRPr="00BB7E48">
                <w:rPr>
                  <w:b/>
                </w:rPr>
                <w:t>T0504833:</w:t>
              </w:r>
              <w:r w:rsidRPr="00BB7E48">
                <w:t>CT_OKTMOKS</w:t>
              </w:r>
            </w:ins>
          </w:p>
        </w:tc>
        <w:tc>
          <w:tcPr>
            <w:tcW w:w="560" w:type="pct"/>
          </w:tcPr>
          <w:p w14:paraId="3796AC2D" w14:textId="77777777" w:rsidR="0086291E" w:rsidRPr="00BB7E48" w:rsidRDefault="0086291E" w:rsidP="0086291E">
            <w:pPr>
              <w:pStyle w:val="GOSTTablenorm"/>
              <w:rPr>
                <w:ins w:id="2363" w:author="Опаева Лидия Арашаевна" w:date="2025-06-06T14:30:00Z"/>
                <w:lang w:eastAsia="en-US"/>
              </w:rPr>
            </w:pPr>
            <w:ins w:id="2364" w:author="Опаева Лидия Арашаевна" w:date="2025-06-06T14:30:00Z">
              <w:r w:rsidRPr="00BB7E48">
                <w:t>Строка</w:t>
              </w:r>
            </w:ins>
          </w:p>
        </w:tc>
        <w:tc>
          <w:tcPr>
            <w:tcW w:w="374" w:type="pct"/>
          </w:tcPr>
          <w:p w14:paraId="2A581802" w14:textId="77777777" w:rsidR="0086291E" w:rsidRPr="00BB7E48" w:rsidRDefault="0086291E" w:rsidP="0086291E">
            <w:pPr>
              <w:pStyle w:val="GOSTTablenorm"/>
              <w:rPr>
                <w:ins w:id="2365" w:author="Опаева Лидия Арашаевна" w:date="2025-06-06T14:30:00Z"/>
              </w:rPr>
            </w:pPr>
            <w:ins w:id="2366" w:author="Опаева Лидия Арашаевна" w:date="2025-06-06T14:30:00Z">
              <w:r w:rsidRPr="00BB7E48">
                <w:t>Да</w:t>
              </w:r>
            </w:ins>
          </w:p>
        </w:tc>
        <w:tc>
          <w:tcPr>
            <w:tcW w:w="374" w:type="pct"/>
          </w:tcPr>
          <w:p w14:paraId="109DE084" w14:textId="77777777" w:rsidR="0086291E" w:rsidRPr="00BB7E48" w:rsidRDefault="0086291E" w:rsidP="0086291E">
            <w:pPr>
              <w:pStyle w:val="GOSTTablenorm"/>
              <w:rPr>
                <w:ins w:id="2367" w:author="Опаева Лидия Арашаевна" w:date="2025-06-06T14:30:00Z"/>
              </w:rPr>
            </w:pPr>
            <w:ins w:id="2368" w:author="Опаева Лидия Арашаевна" w:date="2025-06-06T14:30:00Z">
              <w:r w:rsidRPr="00BB7E48">
                <w:t>&lt;=8</w:t>
              </w:r>
            </w:ins>
          </w:p>
        </w:tc>
        <w:tc>
          <w:tcPr>
            <w:tcW w:w="1777" w:type="pct"/>
          </w:tcPr>
          <w:p w14:paraId="13BAEEFD" w14:textId="77777777" w:rsidR="0086291E" w:rsidRPr="00BB7E48" w:rsidRDefault="0086291E" w:rsidP="0086291E">
            <w:pPr>
              <w:pStyle w:val="GOSTTablenorm"/>
              <w:rPr>
                <w:ins w:id="2369" w:author="Опаева Лидия Арашаевна" w:date="2025-06-06T14:30:00Z"/>
              </w:rPr>
            </w:pPr>
            <w:ins w:id="2370" w:author="Опаева Лидия Арашаевна" w:date="2025-06-06T14:30:00Z">
              <w:r w:rsidRPr="00BB7E48">
                <w:t>Указывается значение аналитического признака «ОКТМО КС» (код по ОКТМО казначейского счета) для отражения по кредиту записи аналитического учета.</w:t>
              </w:r>
            </w:ins>
          </w:p>
          <w:p w14:paraId="056F1AE2" w14:textId="77777777" w:rsidR="0086291E" w:rsidRPr="00BB7E48" w:rsidRDefault="0086291E" w:rsidP="0086291E">
            <w:pPr>
              <w:pStyle w:val="GOSTTablenorm"/>
              <w:rPr>
                <w:ins w:id="2371" w:author="Опаева Лидия Арашаевна" w:date="2025-06-06T14:30:00Z"/>
              </w:rPr>
            </w:pPr>
            <w:ins w:id="2372" w:author="Опаева Лидия Арашаевна" w:date="2025-06-06T14:30:00Z">
              <w:r w:rsidRPr="00BB7E48">
                <w:t>Допускается заполнение прочерком</w:t>
              </w:r>
            </w:ins>
          </w:p>
        </w:tc>
      </w:tr>
      <w:tr w:rsidR="0086291E" w:rsidRPr="00BB7E48" w14:paraId="353A73A2" w14:textId="77777777" w:rsidTr="00397DBC">
        <w:trPr>
          <w:ins w:id="2373" w:author="Опаева Лидия Арашаевна" w:date="2025-06-06T14:30:00Z"/>
        </w:trPr>
        <w:tc>
          <w:tcPr>
            <w:tcW w:w="1120" w:type="pct"/>
          </w:tcPr>
          <w:p w14:paraId="14B939AC" w14:textId="77777777" w:rsidR="0086291E" w:rsidRPr="00BB7E48" w:rsidRDefault="0086291E" w:rsidP="0086291E">
            <w:pPr>
              <w:pStyle w:val="GOSTTablenorm"/>
              <w:rPr>
                <w:ins w:id="2374" w:author="Опаева Лидия Арашаевна" w:date="2025-06-06T14:30:00Z"/>
              </w:rPr>
            </w:pPr>
            <w:ins w:id="2375" w:author="Опаева Лидия Арашаевна" w:date="2025-06-06T14:30:00Z">
              <w:r w:rsidRPr="00BB7E48">
                <w:t>ЛС Кт</w:t>
              </w:r>
            </w:ins>
          </w:p>
        </w:tc>
        <w:tc>
          <w:tcPr>
            <w:tcW w:w="795" w:type="pct"/>
          </w:tcPr>
          <w:p w14:paraId="20E648D0" w14:textId="77777777" w:rsidR="0086291E" w:rsidRPr="00BB7E48" w:rsidRDefault="0086291E" w:rsidP="0086291E">
            <w:pPr>
              <w:pStyle w:val="GOSTTablenorm"/>
              <w:rPr>
                <w:ins w:id="2376" w:author="Опаева Лидия Арашаевна" w:date="2025-06-06T14:30:00Z"/>
              </w:rPr>
            </w:pPr>
            <w:ins w:id="2377" w:author="Опаева Лидия Арашаевна" w:date="2025-06-06T14:30:00Z">
              <w:r w:rsidRPr="00BB7E48">
                <w:rPr>
                  <w:b/>
                </w:rPr>
                <w:t>T0504833:</w:t>
              </w:r>
              <w:r w:rsidRPr="00BB7E48">
                <w:rPr>
                  <w:lang w:val="en-US"/>
                </w:rPr>
                <w:t>CT</w:t>
              </w:r>
              <w:r w:rsidRPr="00BB7E48">
                <w:t>_LS</w:t>
              </w:r>
            </w:ins>
          </w:p>
        </w:tc>
        <w:tc>
          <w:tcPr>
            <w:tcW w:w="560" w:type="pct"/>
          </w:tcPr>
          <w:p w14:paraId="3D84186C" w14:textId="77777777" w:rsidR="0086291E" w:rsidRPr="00BB7E48" w:rsidRDefault="0086291E" w:rsidP="0086291E">
            <w:pPr>
              <w:pStyle w:val="GOSTTablenorm"/>
              <w:rPr>
                <w:ins w:id="2378" w:author="Опаева Лидия Арашаевна" w:date="2025-06-06T14:30:00Z"/>
                <w:lang w:eastAsia="en-US"/>
              </w:rPr>
            </w:pPr>
            <w:ins w:id="2379" w:author="Опаева Лидия Арашаевна" w:date="2025-06-06T14:30:00Z">
              <w:r w:rsidRPr="00BB7E48">
                <w:t>Строка</w:t>
              </w:r>
            </w:ins>
          </w:p>
        </w:tc>
        <w:tc>
          <w:tcPr>
            <w:tcW w:w="374" w:type="pct"/>
          </w:tcPr>
          <w:p w14:paraId="0FA9BE4E" w14:textId="77777777" w:rsidR="0086291E" w:rsidRPr="00BB7E48" w:rsidRDefault="0086291E" w:rsidP="0086291E">
            <w:pPr>
              <w:pStyle w:val="GOSTTablenorm"/>
              <w:rPr>
                <w:ins w:id="2380" w:author="Опаева Лидия Арашаевна" w:date="2025-06-06T14:30:00Z"/>
              </w:rPr>
            </w:pPr>
            <w:ins w:id="2381" w:author="Опаева Лидия Арашаевна" w:date="2025-06-06T14:30:00Z">
              <w:r w:rsidRPr="00BB7E48">
                <w:t>Да</w:t>
              </w:r>
            </w:ins>
          </w:p>
        </w:tc>
        <w:tc>
          <w:tcPr>
            <w:tcW w:w="374" w:type="pct"/>
          </w:tcPr>
          <w:p w14:paraId="7DF66C5B" w14:textId="77777777" w:rsidR="0086291E" w:rsidRPr="00BB7E48" w:rsidRDefault="0086291E" w:rsidP="0086291E">
            <w:pPr>
              <w:pStyle w:val="GOSTTablenorm"/>
              <w:rPr>
                <w:ins w:id="2382" w:author="Опаева Лидия Арашаевна" w:date="2025-06-06T14:30:00Z"/>
              </w:rPr>
            </w:pPr>
            <w:ins w:id="2383" w:author="Опаева Лидия Арашаевна" w:date="2025-06-06T14:30:00Z">
              <w:r w:rsidRPr="00BB7E48">
                <w:t>&lt;=11</w:t>
              </w:r>
            </w:ins>
          </w:p>
        </w:tc>
        <w:tc>
          <w:tcPr>
            <w:tcW w:w="1777" w:type="pct"/>
          </w:tcPr>
          <w:p w14:paraId="71A7DDD6" w14:textId="77777777" w:rsidR="0086291E" w:rsidRPr="00BB7E48" w:rsidRDefault="0086291E" w:rsidP="0086291E">
            <w:pPr>
              <w:pStyle w:val="GOSTTablenorm"/>
              <w:rPr>
                <w:ins w:id="2384" w:author="Опаева Лидия Арашаевна" w:date="2025-06-06T14:30:00Z"/>
              </w:rPr>
            </w:pPr>
            <w:ins w:id="2385" w:author="Опаева Лидия Арашаевна" w:date="2025-06-06T14:30:00Z">
              <w:r w:rsidRPr="00BB7E48">
                <w:t>Указывается значение аналитического признака «ЛС» для отражения по кредиту записи аналитического учета.</w:t>
              </w:r>
            </w:ins>
          </w:p>
          <w:p w14:paraId="4FF64178" w14:textId="77777777" w:rsidR="0086291E" w:rsidRPr="00BB7E48" w:rsidRDefault="0086291E" w:rsidP="0086291E">
            <w:pPr>
              <w:pStyle w:val="GOSTTablenorm"/>
              <w:rPr>
                <w:ins w:id="2386" w:author="Опаева Лидия Арашаевна" w:date="2025-06-06T14:30:00Z"/>
              </w:rPr>
            </w:pPr>
            <w:ins w:id="2387" w:author="Опаева Лидия Арашаевна" w:date="2025-06-06T14:30:00Z">
              <w:r w:rsidRPr="00BB7E48">
                <w:t>Допускается заполнение прочерком</w:t>
              </w:r>
            </w:ins>
          </w:p>
        </w:tc>
      </w:tr>
      <w:tr w:rsidR="0086291E" w:rsidRPr="00BB7E48" w14:paraId="544C94EE" w14:textId="77777777" w:rsidTr="00397DBC">
        <w:trPr>
          <w:ins w:id="2388" w:author="Опаева Лидия Арашаевна" w:date="2025-06-06T14:30:00Z"/>
        </w:trPr>
        <w:tc>
          <w:tcPr>
            <w:tcW w:w="1120" w:type="pct"/>
          </w:tcPr>
          <w:p w14:paraId="1E72DBEE" w14:textId="77777777" w:rsidR="0086291E" w:rsidRPr="00BB7E48" w:rsidRDefault="0086291E" w:rsidP="0086291E">
            <w:pPr>
              <w:pStyle w:val="GOSTTablenorm"/>
              <w:rPr>
                <w:ins w:id="2389" w:author="Опаева Лидия Арашаевна" w:date="2025-06-06T14:30:00Z"/>
              </w:rPr>
            </w:pPr>
            <w:ins w:id="2390" w:author="Опаева Лидия Арашаевна" w:date="2025-06-06T14:30:00Z">
              <w:r w:rsidRPr="00BB7E48">
                <w:t>Аналитический код СКУ Кт</w:t>
              </w:r>
            </w:ins>
          </w:p>
        </w:tc>
        <w:tc>
          <w:tcPr>
            <w:tcW w:w="795" w:type="pct"/>
          </w:tcPr>
          <w:p w14:paraId="376BF747" w14:textId="77777777" w:rsidR="0086291E" w:rsidRPr="00BB7E48" w:rsidRDefault="0086291E" w:rsidP="0086291E">
            <w:pPr>
              <w:pStyle w:val="GOSTTablenorm"/>
              <w:rPr>
                <w:ins w:id="2391" w:author="Опаева Лидия Арашаевна" w:date="2025-06-06T14:30:00Z"/>
              </w:rPr>
            </w:pPr>
            <w:ins w:id="2392" w:author="Опаева Лидия Арашаевна" w:date="2025-06-06T14:30:00Z">
              <w:r w:rsidRPr="00BB7E48">
                <w:rPr>
                  <w:b/>
                </w:rPr>
                <w:t>T0504833:</w:t>
              </w:r>
              <w:r w:rsidRPr="00BB7E48">
                <w:t>CT_ANALITCODESKU</w:t>
              </w:r>
            </w:ins>
          </w:p>
        </w:tc>
        <w:tc>
          <w:tcPr>
            <w:tcW w:w="560" w:type="pct"/>
          </w:tcPr>
          <w:p w14:paraId="43FA3303" w14:textId="77777777" w:rsidR="0086291E" w:rsidRPr="00BB7E48" w:rsidRDefault="0086291E" w:rsidP="0086291E">
            <w:pPr>
              <w:pStyle w:val="GOSTTablenorm"/>
              <w:rPr>
                <w:ins w:id="2393" w:author="Опаева Лидия Арашаевна" w:date="2025-06-06T14:30:00Z"/>
                <w:lang w:eastAsia="en-US"/>
              </w:rPr>
            </w:pPr>
            <w:ins w:id="2394" w:author="Опаева Лидия Арашаевна" w:date="2025-06-06T14:30:00Z">
              <w:r w:rsidRPr="00BB7E48">
                <w:t>Строка</w:t>
              </w:r>
            </w:ins>
          </w:p>
        </w:tc>
        <w:tc>
          <w:tcPr>
            <w:tcW w:w="374" w:type="pct"/>
          </w:tcPr>
          <w:p w14:paraId="7083DA38" w14:textId="77777777" w:rsidR="0086291E" w:rsidRPr="00BB7E48" w:rsidRDefault="0086291E" w:rsidP="0086291E">
            <w:pPr>
              <w:pStyle w:val="GOSTTablenorm"/>
              <w:rPr>
                <w:ins w:id="2395" w:author="Опаева Лидия Арашаевна" w:date="2025-06-06T14:30:00Z"/>
              </w:rPr>
            </w:pPr>
            <w:ins w:id="2396" w:author="Опаева Лидия Арашаевна" w:date="2025-06-06T14:30:00Z">
              <w:r w:rsidRPr="00BB7E48">
                <w:t>Да</w:t>
              </w:r>
            </w:ins>
          </w:p>
        </w:tc>
        <w:tc>
          <w:tcPr>
            <w:tcW w:w="374" w:type="pct"/>
          </w:tcPr>
          <w:p w14:paraId="0D579846" w14:textId="77777777" w:rsidR="0086291E" w:rsidRPr="00BB7E48" w:rsidRDefault="0086291E" w:rsidP="0086291E">
            <w:pPr>
              <w:pStyle w:val="GOSTTablenorm"/>
              <w:rPr>
                <w:ins w:id="2397" w:author="Опаева Лидия Арашаевна" w:date="2025-06-06T14:30:00Z"/>
              </w:rPr>
            </w:pPr>
            <w:ins w:id="2398" w:author="Опаева Лидия Арашаевна" w:date="2025-06-06T14:30:00Z">
              <w:r w:rsidRPr="00BB7E48">
                <w:t>&lt;=</w:t>
              </w:r>
              <w:r w:rsidRPr="00BB7E48">
                <w:rPr>
                  <w:lang w:val="en-US"/>
                </w:rPr>
                <w:t>2</w:t>
              </w:r>
            </w:ins>
          </w:p>
        </w:tc>
        <w:tc>
          <w:tcPr>
            <w:tcW w:w="1777" w:type="pct"/>
          </w:tcPr>
          <w:p w14:paraId="747967B4" w14:textId="77777777" w:rsidR="0086291E" w:rsidRPr="00BB7E48" w:rsidRDefault="0086291E" w:rsidP="0086291E">
            <w:pPr>
              <w:pStyle w:val="GOSTTablenorm"/>
              <w:rPr>
                <w:ins w:id="2399" w:author="Опаева Лидия Арашаевна" w:date="2025-06-06T14:30:00Z"/>
              </w:rPr>
            </w:pPr>
            <w:ins w:id="2400" w:author="Опаева Лидия Арашаевна" w:date="2025-06-06T14:30:00Z">
              <w:r w:rsidRPr="00BB7E48">
                <w:t>Указывается значение аналитического признака «Аналитический код СКУ» для отражения по кредиту записи учета.</w:t>
              </w:r>
            </w:ins>
          </w:p>
          <w:p w14:paraId="708C6005" w14:textId="77777777" w:rsidR="0086291E" w:rsidRPr="00BB7E48" w:rsidRDefault="0086291E" w:rsidP="0086291E">
            <w:pPr>
              <w:pStyle w:val="GOSTTablenorm"/>
              <w:rPr>
                <w:ins w:id="2401" w:author="Опаева Лидия Арашаевна" w:date="2025-06-06T14:30:00Z"/>
              </w:rPr>
            </w:pPr>
            <w:ins w:id="2402" w:author="Опаева Лидия Арашаевна" w:date="2025-06-06T14:30:00Z">
              <w:r w:rsidRPr="00BB7E48">
                <w:t xml:space="preserve">Допускается заполнение прочерком </w:t>
              </w:r>
            </w:ins>
          </w:p>
        </w:tc>
      </w:tr>
      <w:tr w:rsidR="0086291E" w:rsidRPr="00BB7E48" w14:paraId="799DDC4D" w14:textId="77777777" w:rsidTr="00397DBC">
        <w:trPr>
          <w:ins w:id="2403" w:author="Опаева Лидия Арашаевна" w:date="2025-06-06T14:30:00Z"/>
        </w:trPr>
        <w:tc>
          <w:tcPr>
            <w:tcW w:w="1120" w:type="pct"/>
          </w:tcPr>
          <w:p w14:paraId="18FA44B5" w14:textId="77777777" w:rsidR="0086291E" w:rsidRPr="00BB7E48" w:rsidRDefault="0086291E" w:rsidP="0086291E">
            <w:pPr>
              <w:pStyle w:val="GOSTTablenorm"/>
              <w:rPr>
                <w:ins w:id="2404" w:author="Опаева Лидия Арашаевна" w:date="2025-06-06T14:30:00Z"/>
              </w:rPr>
            </w:pPr>
            <w:ins w:id="2405" w:author="Опаева Лидия Арашаевна" w:date="2025-06-06T14:30:00Z">
              <w:r w:rsidRPr="00BB7E48">
                <w:t>КБК Кт</w:t>
              </w:r>
            </w:ins>
          </w:p>
        </w:tc>
        <w:tc>
          <w:tcPr>
            <w:tcW w:w="795" w:type="pct"/>
          </w:tcPr>
          <w:p w14:paraId="542A89DA" w14:textId="77777777" w:rsidR="0086291E" w:rsidRPr="00BB7E48" w:rsidRDefault="0086291E" w:rsidP="0086291E">
            <w:pPr>
              <w:pStyle w:val="GOSTTablenorm"/>
              <w:rPr>
                <w:ins w:id="2406" w:author="Опаева Лидия Арашаевна" w:date="2025-06-06T14:30:00Z"/>
              </w:rPr>
            </w:pPr>
            <w:ins w:id="2407" w:author="Опаева Лидия Арашаевна" w:date="2025-06-06T14:30:00Z">
              <w:r w:rsidRPr="00BB7E48">
                <w:rPr>
                  <w:b/>
                </w:rPr>
                <w:t>T0504833:</w:t>
              </w:r>
              <w:r w:rsidRPr="00BB7E48">
                <w:t>CT_KBK</w:t>
              </w:r>
            </w:ins>
          </w:p>
        </w:tc>
        <w:tc>
          <w:tcPr>
            <w:tcW w:w="560" w:type="pct"/>
          </w:tcPr>
          <w:p w14:paraId="7EF74F93" w14:textId="77777777" w:rsidR="0086291E" w:rsidRPr="00BB7E48" w:rsidRDefault="0086291E" w:rsidP="0086291E">
            <w:pPr>
              <w:pStyle w:val="GOSTTablenorm"/>
              <w:rPr>
                <w:ins w:id="2408" w:author="Опаева Лидия Арашаевна" w:date="2025-06-06T14:30:00Z"/>
                <w:lang w:eastAsia="en-US"/>
              </w:rPr>
            </w:pPr>
            <w:ins w:id="2409" w:author="Опаева Лидия Арашаевна" w:date="2025-06-06T14:30:00Z">
              <w:r w:rsidRPr="00BB7E48">
                <w:t>Строка</w:t>
              </w:r>
            </w:ins>
          </w:p>
        </w:tc>
        <w:tc>
          <w:tcPr>
            <w:tcW w:w="374" w:type="pct"/>
          </w:tcPr>
          <w:p w14:paraId="70B4C35E" w14:textId="77777777" w:rsidR="0086291E" w:rsidRPr="00BB7E48" w:rsidRDefault="0086291E" w:rsidP="0086291E">
            <w:pPr>
              <w:pStyle w:val="GOSTTablenorm"/>
              <w:rPr>
                <w:ins w:id="2410" w:author="Опаева Лидия Арашаевна" w:date="2025-06-06T14:30:00Z"/>
              </w:rPr>
            </w:pPr>
            <w:ins w:id="2411" w:author="Опаева Лидия Арашаевна" w:date="2025-06-06T14:30:00Z">
              <w:r w:rsidRPr="00BB7E48">
                <w:t>Да</w:t>
              </w:r>
            </w:ins>
          </w:p>
        </w:tc>
        <w:tc>
          <w:tcPr>
            <w:tcW w:w="374" w:type="pct"/>
          </w:tcPr>
          <w:p w14:paraId="61B7EED9" w14:textId="77777777" w:rsidR="0086291E" w:rsidRPr="00BB7E48" w:rsidRDefault="0086291E" w:rsidP="0086291E">
            <w:pPr>
              <w:pStyle w:val="GOSTTablenorm"/>
              <w:rPr>
                <w:ins w:id="2412" w:author="Опаева Лидия Арашаевна" w:date="2025-06-06T14:30:00Z"/>
              </w:rPr>
            </w:pPr>
            <w:ins w:id="2413" w:author="Опаева Лидия Арашаевна" w:date="2025-06-06T14:30:00Z">
              <w:r w:rsidRPr="00BB7E48">
                <w:t>&lt;=20</w:t>
              </w:r>
            </w:ins>
          </w:p>
        </w:tc>
        <w:tc>
          <w:tcPr>
            <w:tcW w:w="1777" w:type="pct"/>
          </w:tcPr>
          <w:p w14:paraId="6852E4DA" w14:textId="77777777" w:rsidR="0086291E" w:rsidRPr="00BB7E48" w:rsidRDefault="0086291E" w:rsidP="0086291E">
            <w:pPr>
              <w:pStyle w:val="GOSTTablenorm"/>
              <w:rPr>
                <w:ins w:id="2414" w:author="Опаева Лидия Арашаевна" w:date="2025-06-06T14:30:00Z"/>
              </w:rPr>
            </w:pPr>
            <w:ins w:id="2415" w:author="Опаева Лидия Арашаевна" w:date="2025-06-06T14:30:00Z">
              <w:r w:rsidRPr="00BB7E48">
                <w:t>Указывается значение аналитического признака «КБК»  (Код по бюджетной классификации) для отражения по кредиту записи учета.</w:t>
              </w:r>
            </w:ins>
          </w:p>
          <w:p w14:paraId="4F228039" w14:textId="77777777" w:rsidR="0086291E" w:rsidRPr="00BB7E48" w:rsidRDefault="0086291E" w:rsidP="0086291E">
            <w:pPr>
              <w:pStyle w:val="GOSTTablenorm"/>
              <w:rPr>
                <w:ins w:id="2416" w:author="Опаева Лидия Арашаевна" w:date="2025-06-06T14:30:00Z"/>
              </w:rPr>
            </w:pPr>
            <w:ins w:id="2417" w:author="Опаева Лидия Арашаевна" w:date="2025-06-06T14:30:00Z">
              <w:r w:rsidRPr="00BB7E48">
                <w:t>Допускается заполнение прочерком</w:t>
              </w:r>
            </w:ins>
          </w:p>
        </w:tc>
      </w:tr>
      <w:tr w:rsidR="0086291E" w:rsidRPr="00BB7E48" w14:paraId="13EEE2B7" w14:textId="77777777" w:rsidTr="00397DBC">
        <w:trPr>
          <w:ins w:id="2418" w:author="Опаева Лидия Арашаевна" w:date="2025-06-06T14:30:00Z"/>
        </w:trPr>
        <w:tc>
          <w:tcPr>
            <w:tcW w:w="1120" w:type="pct"/>
          </w:tcPr>
          <w:p w14:paraId="38196EC2" w14:textId="77777777" w:rsidR="0086291E" w:rsidRPr="00BB7E48" w:rsidRDefault="0086291E" w:rsidP="0086291E">
            <w:pPr>
              <w:pStyle w:val="GOSTTablenorm"/>
              <w:rPr>
                <w:ins w:id="2419" w:author="Опаева Лидия Арашаевна" w:date="2025-06-06T14:30:00Z"/>
              </w:rPr>
            </w:pPr>
            <w:ins w:id="2420" w:author="Опаева Лидия Арашаевна" w:date="2025-06-06T14:30:00Z">
              <w:r w:rsidRPr="00BB7E48">
                <w:t>Тип КБК Кт</w:t>
              </w:r>
            </w:ins>
          </w:p>
        </w:tc>
        <w:tc>
          <w:tcPr>
            <w:tcW w:w="795" w:type="pct"/>
          </w:tcPr>
          <w:p w14:paraId="42BADAD3" w14:textId="77777777" w:rsidR="0086291E" w:rsidRPr="00BB7E48" w:rsidRDefault="0086291E" w:rsidP="0086291E">
            <w:pPr>
              <w:pStyle w:val="GOSTTablenorm"/>
              <w:rPr>
                <w:ins w:id="2421" w:author="Опаева Лидия Арашаевна" w:date="2025-06-06T14:30:00Z"/>
              </w:rPr>
            </w:pPr>
            <w:ins w:id="2422" w:author="Опаева Лидия Арашаевна" w:date="2025-06-06T14:30:00Z">
              <w:r w:rsidRPr="00BB7E48">
                <w:rPr>
                  <w:b/>
                </w:rPr>
                <w:t>T0504833:</w:t>
              </w:r>
              <w:r w:rsidRPr="00BB7E48">
                <w:t>СT_</w:t>
              </w:r>
              <w:r w:rsidRPr="00BB7E48">
                <w:rPr>
                  <w:lang w:val="en-US"/>
                </w:rPr>
                <w:t>TYPE</w:t>
              </w:r>
              <w:r w:rsidRPr="00BB7E48">
                <w:t>KBK</w:t>
              </w:r>
            </w:ins>
          </w:p>
        </w:tc>
        <w:tc>
          <w:tcPr>
            <w:tcW w:w="560" w:type="pct"/>
          </w:tcPr>
          <w:p w14:paraId="15699C08" w14:textId="77777777" w:rsidR="0086291E" w:rsidRPr="00BB7E48" w:rsidRDefault="0086291E" w:rsidP="0086291E">
            <w:pPr>
              <w:pStyle w:val="GOSTTablenorm"/>
              <w:rPr>
                <w:ins w:id="2423" w:author="Опаева Лидия Арашаевна" w:date="2025-06-06T14:30:00Z"/>
              </w:rPr>
            </w:pPr>
            <w:ins w:id="2424" w:author="Опаева Лидия Арашаевна" w:date="2025-06-06T14:30:00Z">
              <w:r w:rsidRPr="00BB7E48">
                <w:t>Строка</w:t>
              </w:r>
            </w:ins>
          </w:p>
        </w:tc>
        <w:tc>
          <w:tcPr>
            <w:tcW w:w="374" w:type="pct"/>
          </w:tcPr>
          <w:p w14:paraId="0F93AE69" w14:textId="77777777" w:rsidR="0086291E" w:rsidRPr="00BB7E48" w:rsidRDefault="0086291E" w:rsidP="0086291E">
            <w:pPr>
              <w:pStyle w:val="GOSTTablenorm"/>
              <w:rPr>
                <w:ins w:id="2425" w:author="Опаева Лидия Арашаевна" w:date="2025-06-06T14:30:00Z"/>
              </w:rPr>
            </w:pPr>
            <w:ins w:id="2426" w:author="Опаева Лидия Арашаевна" w:date="2025-06-06T14:30:00Z">
              <w:r w:rsidRPr="00BB7E48">
                <w:t>Да</w:t>
              </w:r>
            </w:ins>
          </w:p>
        </w:tc>
        <w:tc>
          <w:tcPr>
            <w:tcW w:w="374" w:type="pct"/>
          </w:tcPr>
          <w:p w14:paraId="2F969AE8" w14:textId="77777777" w:rsidR="0086291E" w:rsidRPr="00BB7E48" w:rsidRDefault="0086291E" w:rsidP="0086291E">
            <w:pPr>
              <w:pStyle w:val="GOSTTablenorm"/>
              <w:rPr>
                <w:ins w:id="2427" w:author="Опаева Лидия Арашаевна" w:date="2025-06-06T14:30:00Z"/>
              </w:rPr>
            </w:pPr>
            <w:ins w:id="2428" w:author="Опаева Лидия Арашаевна" w:date="2025-06-06T14:30:00Z">
              <w:r w:rsidRPr="00BB7E48">
                <w:rPr>
                  <w:lang w:val="en-US"/>
                </w:rPr>
                <w:t>&lt;</w:t>
              </w:r>
              <w:r w:rsidRPr="00BB7E48">
                <w:t>=2</w:t>
              </w:r>
            </w:ins>
          </w:p>
        </w:tc>
        <w:tc>
          <w:tcPr>
            <w:tcW w:w="1777" w:type="pct"/>
          </w:tcPr>
          <w:p w14:paraId="3FC188ED" w14:textId="77777777" w:rsidR="0086291E" w:rsidRPr="00BB7E48" w:rsidRDefault="0086291E" w:rsidP="0086291E">
            <w:pPr>
              <w:pStyle w:val="GOSTTablenorm"/>
              <w:rPr>
                <w:ins w:id="2429" w:author="Опаева Лидия Арашаевна" w:date="2025-06-06T14:30:00Z"/>
              </w:rPr>
            </w:pPr>
            <w:ins w:id="2430" w:author="Опаева Лидия Арашаевна" w:date="2025-06-06T14:30:00Z">
              <w:r w:rsidRPr="00BB7E48">
                <w:t>Указывается значение аналитического признака «Тип КБК» для отражения по кредиту записи учета.</w:t>
              </w:r>
            </w:ins>
          </w:p>
          <w:p w14:paraId="7EAED358" w14:textId="77777777" w:rsidR="0086291E" w:rsidRPr="00BB7E48" w:rsidRDefault="0086291E" w:rsidP="0086291E">
            <w:pPr>
              <w:pStyle w:val="GOSTTablenorm"/>
              <w:rPr>
                <w:ins w:id="2431" w:author="Опаева Лидия Арашаевна" w:date="2025-06-06T14:30:00Z"/>
              </w:rPr>
            </w:pPr>
            <w:ins w:id="2432" w:author="Опаева Лидия Арашаевна" w:date="2025-06-06T14:30:00Z">
              <w:r w:rsidRPr="00BB7E48">
                <w:t>Допускается заполнение прочерком</w:t>
              </w:r>
            </w:ins>
          </w:p>
        </w:tc>
      </w:tr>
      <w:tr w:rsidR="0086291E" w:rsidRPr="00BB7E48" w14:paraId="120B20E3" w14:textId="77777777" w:rsidTr="00397DBC">
        <w:trPr>
          <w:ins w:id="2433" w:author="Опаева Лидия Арашаевна" w:date="2025-06-06T14:30:00Z"/>
        </w:trPr>
        <w:tc>
          <w:tcPr>
            <w:tcW w:w="1120" w:type="pct"/>
          </w:tcPr>
          <w:p w14:paraId="4E7C30D0" w14:textId="77777777" w:rsidR="0086291E" w:rsidRPr="00BB7E48" w:rsidRDefault="0086291E" w:rsidP="0086291E">
            <w:pPr>
              <w:pStyle w:val="GOSTTablenorm"/>
              <w:rPr>
                <w:ins w:id="2434" w:author="Опаева Лидия Арашаевна" w:date="2025-06-06T14:30:00Z"/>
              </w:rPr>
            </w:pPr>
            <w:ins w:id="2435" w:author="Опаева Лидия Арашаевна" w:date="2025-06-06T14:30:00Z">
              <w:r w:rsidRPr="00BB7E48">
                <w:t>Код валюты Кт</w:t>
              </w:r>
            </w:ins>
          </w:p>
        </w:tc>
        <w:tc>
          <w:tcPr>
            <w:tcW w:w="795" w:type="pct"/>
          </w:tcPr>
          <w:p w14:paraId="0D698D75" w14:textId="77777777" w:rsidR="0086291E" w:rsidRPr="00BB7E48" w:rsidRDefault="0086291E" w:rsidP="0086291E">
            <w:pPr>
              <w:pStyle w:val="GOSTTablenorm"/>
              <w:rPr>
                <w:ins w:id="2436" w:author="Опаева Лидия Арашаевна" w:date="2025-06-06T14:30:00Z"/>
              </w:rPr>
            </w:pPr>
            <w:ins w:id="2437" w:author="Опаева Лидия Арашаевна" w:date="2025-06-06T14:30:00Z">
              <w:r w:rsidRPr="00BB7E48">
                <w:rPr>
                  <w:b/>
                </w:rPr>
                <w:t>T0504833:</w:t>
              </w:r>
              <w:r w:rsidRPr="00BB7E48">
                <w:t>CT_VALCODE</w:t>
              </w:r>
            </w:ins>
          </w:p>
        </w:tc>
        <w:tc>
          <w:tcPr>
            <w:tcW w:w="560" w:type="pct"/>
          </w:tcPr>
          <w:p w14:paraId="25647894" w14:textId="77777777" w:rsidR="0086291E" w:rsidRPr="00BB7E48" w:rsidRDefault="0086291E" w:rsidP="0086291E">
            <w:pPr>
              <w:pStyle w:val="GOSTTablenorm"/>
              <w:rPr>
                <w:ins w:id="2438" w:author="Опаева Лидия Арашаевна" w:date="2025-06-06T14:30:00Z"/>
                <w:lang w:eastAsia="en-US"/>
              </w:rPr>
            </w:pPr>
            <w:ins w:id="2439" w:author="Опаева Лидия Арашаевна" w:date="2025-06-06T14:30:00Z">
              <w:r w:rsidRPr="00BB7E48">
                <w:t>Строка</w:t>
              </w:r>
            </w:ins>
          </w:p>
        </w:tc>
        <w:tc>
          <w:tcPr>
            <w:tcW w:w="374" w:type="pct"/>
          </w:tcPr>
          <w:p w14:paraId="1A728CA7" w14:textId="77777777" w:rsidR="0086291E" w:rsidRPr="00BB7E48" w:rsidRDefault="0086291E" w:rsidP="0086291E">
            <w:pPr>
              <w:pStyle w:val="GOSTTablenorm"/>
              <w:rPr>
                <w:ins w:id="2440" w:author="Опаева Лидия Арашаевна" w:date="2025-06-06T14:30:00Z"/>
              </w:rPr>
            </w:pPr>
            <w:ins w:id="2441" w:author="Опаева Лидия Арашаевна" w:date="2025-06-06T14:30:00Z">
              <w:r w:rsidRPr="00BB7E48">
                <w:t>Да</w:t>
              </w:r>
            </w:ins>
          </w:p>
        </w:tc>
        <w:tc>
          <w:tcPr>
            <w:tcW w:w="374" w:type="pct"/>
          </w:tcPr>
          <w:p w14:paraId="378A8FB3" w14:textId="77777777" w:rsidR="0086291E" w:rsidRPr="00BB7E48" w:rsidRDefault="0086291E" w:rsidP="0086291E">
            <w:pPr>
              <w:pStyle w:val="GOSTTablenorm"/>
              <w:rPr>
                <w:ins w:id="2442" w:author="Опаева Лидия Арашаевна" w:date="2025-06-06T14:30:00Z"/>
              </w:rPr>
            </w:pPr>
            <w:ins w:id="2443" w:author="Опаева Лидия Арашаевна" w:date="2025-06-06T14:30:00Z">
              <w:r w:rsidRPr="00BB7E48">
                <w:t>&lt;=3</w:t>
              </w:r>
            </w:ins>
          </w:p>
        </w:tc>
        <w:tc>
          <w:tcPr>
            <w:tcW w:w="1777" w:type="pct"/>
          </w:tcPr>
          <w:p w14:paraId="59B7A63C" w14:textId="77777777" w:rsidR="0086291E" w:rsidRPr="00BB7E48" w:rsidRDefault="0086291E" w:rsidP="0086291E">
            <w:pPr>
              <w:pStyle w:val="GOSTTablenorm"/>
              <w:rPr>
                <w:ins w:id="2444" w:author="Опаева Лидия Арашаевна" w:date="2025-06-06T14:30:00Z"/>
              </w:rPr>
            </w:pPr>
            <w:ins w:id="2445" w:author="Опаева Лидия Арашаевна" w:date="2025-06-06T14:30:00Z">
              <w:r w:rsidRPr="00BB7E48">
                <w:t>Указывается значение аналитического признака «Код валюты» для отражения по кредиту записи учета.</w:t>
              </w:r>
            </w:ins>
          </w:p>
          <w:p w14:paraId="75712E53" w14:textId="77777777" w:rsidR="0086291E" w:rsidRPr="00BB7E48" w:rsidRDefault="0086291E" w:rsidP="0086291E">
            <w:pPr>
              <w:pStyle w:val="GOSTTablenorm"/>
              <w:rPr>
                <w:ins w:id="2446" w:author="Опаева Лидия Арашаевна" w:date="2025-06-06T14:30:00Z"/>
              </w:rPr>
            </w:pPr>
            <w:ins w:id="2447" w:author="Опаева Лидия Арашаевна" w:date="2025-06-06T14:30:00Z">
              <w:r w:rsidRPr="00BB7E48">
                <w:t xml:space="preserve">Допускается заполнение прочерком </w:t>
              </w:r>
            </w:ins>
          </w:p>
        </w:tc>
      </w:tr>
      <w:tr w:rsidR="0086291E" w:rsidRPr="00BB7E48" w14:paraId="1BF5E827" w14:textId="77777777" w:rsidTr="00397DBC">
        <w:trPr>
          <w:ins w:id="2448" w:author="Опаева Лидия Арашаевна" w:date="2025-06-06T14:30:00Z"/>
        </w:trPr>
        <w:tc>
          <w:tcPr>
            <w:tcW w:w="1120" w:type="pct"/>
          </w:tcPr>
          <w:p w14:paraId="4FF96C52" w14:textId="77777777" w:rsidR="0086291E" w:rsidRPr="00BB7E48" w:rsidRDefault="0086291E" w:rsidP="0086291E">
            <w:pPr>
              <w:pStyle w:val="GOSTTablenorm"/>
              <w:rPr>
                <w:ins w:id="2449" w:author="Опаева Лидия Арашаевна" w:date="2025-06-06T14:30:00Z"/>
              </w:rPr>
            </w:pPr>
            <w:ins w:id="2450" w:author="Опаева Лидия Арашаевна" w:date="2025-06-06T14:30:00Z">
              <w:r w:rsidRPr="00BB7E48">
                <w:t>ТОФК КС Кт</w:t>
              </w:r>
            </w:ins>
          </w:p>
        </w:tc>
        <w:tc>
          <w:tcPr>
            <w:tcW w:w="795" w:type="pct"/>
          </w:tcPr>
          <w:p w14:paraId="2EBD670C" w14:textId="77777777" w:rsidR="0086291E" w:rsidRPr="00BB7E48" w:rsidRDefault="0086291E" w:rsidP="0086291E">
            <w:pPr>
              <w:pStyle w:val="GOSTTablenorm"/>
              <w:rPr>
                <w:ins w:id="2451" w:author="Опаева Лидия Арашаевна" w:date="2025-06-06T14:30:00Z"/>
              </w:rPr>
            </w:pPr>
            <w:ins w:id="2452" w:author="Опаева Лидия Арашаевна" w:date="2025-06-06T14:30:00Z">
              <w:r w:rsidRPr="00BB7E48">
                <w:rPr>
                  <w:b/>
                </w:rPr>
                <w:t>T0504833:</w:t>
              </w:r>
              <w:r w:rsidRPr="00BB7E48">
                <w:t>CT_TOFKKS</w:t>
              </w:r>
            </w:ins>
          </w:p>
        </w:tc>
        <w:tc>
          <w:tcPr>
            <w:tcW w:w="560" w:type="pct"/>
          </w:tcPr>
          <w:p w14:paraId="3327085C" w14:textId="77777777" w:rsidR="0086291E" w:rsidRPr="00BB7E48" w:rsidRDefault="0086291E" w:rsidP="0086291E">
            <w:pPr>
              <w:pStyle w:val="GOSTTablenorm"/>
              <w:rPr>
                <w:ins w:id="2453" w:author="Опаева Лидия Арашаевна" w:date="2025-06-06T14:30:00Z"/>
                <w:lang w:eastAsia="en-US"/>
              </w:rPr>
            </w:pPr>
            <w:ins w:id="2454" w:author="Опаева Лидия Арашаевна" w:date="2025-06-06T14:30:00Z">
              <w:r w:rsidRPr="00BB7E48">
                <w:t>Строка</w:t>
              </w:r>
            </w:ins>
          </w:p>
        </w:tc>
        <w:tc>
          <w:tcPr>
            <w:tcW w:w="374" w:type="pct"/>
          </w:tcPr>
          <w:p w14:paraId="7B787275" w14:textId="77777777" w:rsidR="0086291E" w:rsidRPr="00BB7E48" w:rsidRDefault="0086291E" w:rsidP="0086291E">
            <w:pPr>
              <w:pStyle w:val="GOSTTablenorm"/>
              <w:rPr>
                <w:ins w:id="2455" w:author="Опаева Лидия Арашаевна" w:date="2025-06-06T14:30:00Z"/>
              </w:rPr>
            </w:pPr>
            <w:ins w:id="2456" w:author="Опаева Лидия Арашаевна" w:date="2025-06-06T14:30:00Z">
              <w:r w:rsidRPr="00BB7E48">
                <w:t>Да</w:t>
              </w:r>
            </w:ins>
          </w:p>
        </w:tc>
        <w:tc>
          <w:tcPr>
            <w:tcW w:w="374" w:type="pct"/>
          </w:tcPr>
          <w:p w14:paraId="56CBE5D1" w14:textId="77777777" w:rsidR="0086291E" w:rsidRPr="00BB7E48" w:rsidRDefault="0086291E" w:rsidP="0086291E">
            <w:pPr>
              <w:pStyle w:val="GOSTTablenorm"/>
              <w:rPr>
                <w:ins w:id="2457" w:author="Опаева Лидия Арашаевна" w:date="2025-06-06T14:30:00Z"/>
              </w:rPr>
            </w:pPr>
            <w:ins w:id="2458" w:author="Опаева Лидия Арашаевна" w:date="2025-06-06T14:30:00Z">
              <w:r w:rsidRPr="00BB7E48">
                <w:t>&lt;=2</w:t>
              </w:r>
            </w:ins>
          </w:p>
        </w:tc>
        <w:tc>
          <w:tcPr>
            <w:tcW w:w="1777" w:type="pct"/>
          </w:tcPr>
          <w:p w14:paraId="673C71BE" w14:textId="77777777" w:rsidR="0086291E" w:rsidRPr="00BB7E48" w:rsidRDefault="0086291E" w:rsidP="0086291E">
            <w:pPr>
              <w:pStyle w:val="GOSTTablenorm"/>
              <w:rPr>
                <w:ins w:id="2459" w:author="Опаева Лидия Арашаевна" w:date="2025-06-06T14:30:00Z"/>
              </w:rPr>
            </w:pPr>
            <w:ins w:id="2460" w:author="Опаева Лидия Арашаевна" w:date="2025-06-06T14:30:00Z">
              <w:r w:rsidRPr="00BB7E48">
                <w:t>Указывается значение аналитического признака «ТОФК КС» для отражения по кредиту записи учета.</w:t>
              </w:r>
            </w:ins>
          </w:p>
          <w:p w14:paraId="14E478AB" w14:textId="77777777" w:rsidR="0086291E" w:rsidRPr="00BB7E48" w:rsidRDefault="0086291E" w:rsidP="0086291E">
            <w:pPr>
              <w:pStyle w:val="GOSTTablenorm"/>
              <w:rPr>
                <w:ins w:id="2461" w:author="Опаева Лидия Арашаевна" w:date="2025-06-06T14:30:00Z"/>
              </w:rPr>
            </w:pPr>
            <w:ins w:id="2462" w:author="Опаева Лидия Арашаевна" w:date="2025-06-06T14:30:00Z">
              <w:r w:rsidRPr="00BB7E48">
                <w:t>Допускается заполнение прочерком</w:t>
              </w:r>
            </w:ins>
          </w:p>
        </w:tc>
      </w:tr>
      <w:tr w:rsidR="0086291E" w:rsidRPr="00BB7E48" w14:paraId="10FCBD1A" w14:textId="77777777" w:rsidTr="00397DBC">
        <w:trPr>
          <w:ins w:id="2463" w:author="Опаева Лидия Арашаевна" w:date="2025-06-06T14:30:00Z"/>
        </w:trPr>
        <w:tc>
          <w:tcPr>
            <w:tcW w:w="1120" w:type="pct"/>
          </w:tcPr>
          <w:p w14:paraId="43D7E434" w14:textId="77777777" w:rsidR="0086291E" w:rsidRPr="00BB7E48" w:rsidRDefault="0086291E" w:rsidP="0086291E">
            <w:pPr>
              <w:pStyle w:val="GOSTTablenorm"/>
              <w:rPr>
                <w:ins w:id="2464" w:author="Опаева Лидия Арашаевна" w:date="2025-06-06T14:30:00Z"/>
              </w:rPr>
            </w:pPr>
            <w:ins w:id="2465" w:author="Опаева Лидия Арашаевна" w:date="2025-06-06T14:30:00Z">
              <w:r w:rsidRPr="00BB7E48">
                <w:t>Порядковый номер КС Кт</w:t>
              </w:r>
            </w:ins>
          </w:p>
        </w:tc>
        <w:tc>
          <w:tcPr>
            <w:tcW w:w="795" w:type="pct"/>
          </w:tcPr>
          <w:p w14:paraId="4C5A7608" w14:textId="77777777" w:rsidR="0086291E" w:rsidRPr="00BB7E48" w:rsidRDefault="0086291E" w:rsidP="0086291E">
            <w:pPr>
              <w:pStyle w:val="GOSTTablenorm"/>
              <w:rPr>
                <w:ins w:id="2466" w:author="Опаева Лидия Арашаевна" w:date="2025-06-06T14:30:00Z"/>
              </w:rPr>
            </w:pPr>
            <w:ins w:id="2467" w:author="Опаева Лидия Арашаевна" w:date="2025-06-06T14:30:00Z">
              <w:r w:rsidRPr="00BB7E48">
                <w:rPr>
                  <w:b/>
                </w:rPr>
                <w:t>T0504833:</w:t>
              </w:r>
              <w:r w:rsidRPr="00BB7E48">
                <w:t>CT_PNKS</w:t>
              </w:r>
            </w:ins>
          </w:p>
        </w:tc>
        <w:tc>
          <w:tcPr>
            <w:tcW w:w="560" w:type="pct"/>
          </w:tcPr>
          <w:p w14:paraId="456EF443" w14:textId="77777777" w:rsidR="0086291E" w:rsidRPr="00BB7E48" w:rsidRDefault="0086291E" w:rsidP="0086291E">
            <w:pPr>
              <w:pStyle w:val="GOSTTablenorm"/>
              <w:rPr>
                <w:ins w:id="2468" w:author="Опаева Лидия Арашаевна" w:date="2025-06-06T14:30:00Z"/>
                <w:lang w:eastAsia="en-US"/>
              </w:rPr>
            </w:pPr>
            <w:ins w:id="2469" w:author="Опаева Лидия Арашаевна" w:date="2025-06-06T14:30:00Z">
              <w:r w:rsidRPr="00BB7E48">
                <w:t>Строка</w:t>
              </w:r>
            </w:ins>
          </w:p>
        </w:tc>
        <w:tc>
          <w:tcPr>
            <w:tcW w:w="374" w:type="pct"/>
          </w:tcPr>
          <w:p w14:paraId="4C9D82A2" w14:textId="77777777" w:rsidR="0086291E" w:rsidRPr="00BB7E48" w:rsidRDefault="0086291E" w:rsidP="0086291E">
            <w:pPr>
              <w:pStyle w:val="GOSTTablenorm"/>
              <w:rPr>
                <w:ins w:id="2470" w:author="Опаева Лидия Арашаевна" w:date="2025-06-06T14:30:00Z"/>
              </w:rPr>
            </w:pPr>
            <w:ins w:id="2471" w:author="Опаева Лидия Арашаевна" w:date="2025-06-06T14:30:00Z">
              <w:r w:rsidRPr="00BB7E48">
                <w:t>Да</w:t>
              </w:r>
            </w:ins>
          </w:p>
        </w:tc>
        <w:tc>
          <w:tcPr>
            <w:tcW w:w="374" w:type="pct"/>
          </w:tcPr>
          <w:p w14:paraId="51A967F4" w14:textId="77777777" w:rsidR="0086291E" w:rsidRPr="00BB7E48" w:rsidRDefault="0086291E" w:rsidP="0086291E">
            <w:pPr>
              <w:pStyle w:val="GOSTTablenorm"/>
              <w:rPr>
                <w:ins w:id="2472" w:author="Опаева Лидия Арашаевна" w:date="2025-06-06T14:30:00Z"/>
              </w:rPr>
            </w:pPr>
            <w:ins w:id="2473" w:author="Опаева Лидия Арашаевна" w:date="2025-06-06T14:30:00Z">
              <w:r w:rsidRPr="00BB7E48">
                <w:rPr>
                  <w:lang w:val="en-US"/>
                </w:rPr>
                <w:t>&lt;</w:t>
              </w:r>
              <w:r w:rsidRPr="00BB7E48">
                <w:t>=2</w:t>
              </w:r>
            </w:ins>
          </w:p>
        </w:tc>
        <w:tc>
          <w:tcPr>
            <w:tcW w:w="1777" w:type="pct"/>
          </w:tcPr>
          <w:p w14:paraId="6B05D314" w14:textId="77777777" w:rsidR="0086291E" w:rsidRPr="00BB7E48" w:rsidRDefault="0086291E" w:rsidP="0086291E">
            <w:pPr>
              <w:pStyle w:val="GOSTTablenorm"/>
              <w:rPr>
                <w:ins w:id="2474" w:author="Опаева Лидия Арашаевна" w:date="2025-06-06T14:30:00Z"/>
              </w:rPr>
            </w:pPr>
            <w:ins w:id="2475" w:author="Опаева Лидия Арашаевна" w:date="2025-06-06T14:30:00Z">
              <w:r w:rsidRPr="00BB7E48">
                <w:t>Указывается значение аналитического признака «Порядковый номер КС» для отражения по кредиту записи учета.</w:t>
              </w:r>
            </w:ins>
          </w:p>
          <w:p w14:paraId="597FA57E" w14:textId="77777777" w:rsidR="0086291E" w:rsidRPr="00BB7E48" w:rsidRDefault="0086291E" w:rsidP="0086291E">
            <w:pPr>
              <w:pStyle w:val="GOSTTablenorm"/>
              <w:rPr>
                <w:ins w:id="2476" w:author="Опаева Лидия Арашаевна" w:date="2025-06-06T14:30:00Z"/>
              </w:rPr>
            </w:pPr>
            <w:ins w:id="2477" w:author="Опаева Лидия Арашаевна" w:date="2025-06-06T14:30:00Z">
              <w:r w:rsidRPr="00BB7E48">
                <w:t>Допускается заполнение прочерком</w:t>
              </w:r>
            </w:ins>
          </w:p>
        </w:tc>
      </w:tr>
      <w:tr w:rsidR="0086291E" w:rsidRPr="00BB7E48" w14:paraId="64AD6A7B" w14:textId="77777777" w:rsidTr="00397DBC">
        <w:trPr>
          <w:ins w:id="2478" w:author="Опаева Лидия Арашаевна" w:date="2025-06-06T14:30:00Z"/>
        </w:trPr>
        <w:tc>
          <w:tcPr>
            <w:tcW w:w="1120" w:type="pct"/>
          </w:tcPr>
          <w:p w14:paraId="21B94A53" w14:textId="77777777" w:rsidR="0086291E" w:rsidRPr="00BB7E48" w:rsidRDefault="0086291E" w:rsidP="0086291E">
            <w:pPr>
              <w:pStyle w:val="GOSTTablenorm"/>
              <w:rPr>
                <w:ins w:id="2479" w:author="Опаева Лидия Арашаевна" w:date="2025-06-06T14:30:00Z"/>
              </w:rPr>
            </w:pPr>
            <w:ins w:id="2480" w:author="Опаева Лидия Арашаевна" w:date="2025-06-06T14:30:00Z">
              <w:r w:rsidRPr="00BB7E48">
                <w:t>Код раздела ЛС</w:t>
              </w:r>
            </w:ins>
          </w:p>
        </w:tc>
        <w:tc>
          <w:tcPr>
            <w:tcW w:w="795" w:type="pct"/>
          </w:tcPr>
          <w:p w14:paraId="5C6504A7" w14:textId="6A4A067B" w:rsidR="0086291E" w:rsidRPr="00BB7E48" w:rsidRDefault="0086291E" w:rsidP="0086291E">
            <w:pPr>
              <w:pStyle w:val="GOSTTablenorm"/>
              <w:rPr>
                <w:ins w:id="2481" w:author="Опаева Лидия Арашаевна" w:date="2025-06-06T14:30:00Z"/>
              </w:rPr>
            </w:pPr>
            <w:ins w:id="2482" w:author="Опаева Лидия Арашаевна" w:date="2025-06-06T14:30:00Z">
              <w:r w:rsidRPr="00BB7E48">
                <w:rPr>
                  <w:b/>
                </w:rPr>
                <w:t>T0504833:</w:t>
              </w:r>
              <w:r w:rsidRPr="00BB7E48">
                <w:rPr>
                  <w:lang w:val="en-US"/>
                </w:rPr>
                <w:t>C</w:t>
              </w:r>
              <w:r w:rsidRPr="00BB7E48">
                <w:t>T_</w:t>
              </w:r>
              <w:r w:rsidRPr="00BB7E48">
                <w:rPr>
                  <w:lang w:val="en-US"/>
                </w:rPr>
                <w:t>AKR</w:t>
              </w:r>
            </w:ins>
          </w:p>
        </w:tc>
        <w:tc>
          <w:tcPr>
            <w:tcW w:w="560" w:type="pct"/>
          </w:tcPr>
          <w:p w14:paraId="2A7064D8" w14:textId="77777777" w:rsidR="0086291E" w:rsidRPr="00BB7E48" w:rsidRDefault="0086291E" w:rsidP="0086291E">
            <w:pPr>
              <w:pStyle w:val="GOSTTablenorm"/>
              <w:rPr>
                <w:ins w:id="2483" w:author="Опаева Лидия Арашаевна" w:date="2025-06-06T14:30:00Z"/>
              </w:rPr>
            </w:pPr>
            <w:ins w:id="2484" w:author="Опаева Лидия Арашаевна" w:date="2025-06-06T14:30:00Z">
              <w:r w:rsidRPr="00BB7E48">
                <w:t>Строка</w:t>
              </w:r>
            </w:ins>
          </w:p>
        </w:tc>
        <w:tc>
          <w:tcPr>
            <w:tcW w:w="374" w:type="pct"/>
          </w:tcPr>
          <w:p w14:paraId="34D974B5" w14:textId="77777777" w:rsidR="0086291E" w:rsidRPr="00BB7E48" w:rsidRDefault="0086291E" w:rsidP="0086291E">
            <w:pPr>
              <w:pStyle w:val="GOSTTablenorm"/>
              <w:rPr>
                <w:ins w:id="2485" w:author="Опаева Лидия Арашаевна" w:date="2025-06-06T14:30:00Z"/>
              </w:rPr>
            </w:pPr>
            <w:ins w:id="2486" w:author="Опаева Лидия Арашаевна" w:date="2025-06-06T14:30:00Z">
              <w:r w:rsidRPr="00BB7E48">
                <w:t>Нет</w:t>
              </w:r>
            </w:ins>
          </w:p>
        </w:tc>
        <w:tc>
          <w:tcPr>
            <w:tcW w:w="374" w:type="pct"/>
          </w:tcPr>
          <w:p w14:paraId="155F0D1D" w14:textId="77777777" w:rsidR="0086291E" w:rsidRPr="00BB7E48" w:rsidRDefault="0086291E" w:rsidP="0086291E">
            <w:pPr>
              <w:pStyle w:val="GOSTTablenorm"/>
              <w:rPr>
                <w:ins w:id="2487" w:author="Опаева Лидия Арашаевна" w:date="2025-06-06T14:30:00Z"/>
              </w:rPr>
            </w:pPr>
            <w:ins w:id="2488" w:author="Опаева Лидия Арашаевна" w:date="2025-06-06T14:30:00Z">
              <w:r w:rsidRPr="00BB7E48">
                <w:t>&lt;=8</w:t>
              </w:r>
            </w:ins>
          </w:p>
        </w:tc>
        <w:tc>
          <w:tcPr>
            <w:tcW w:w="1777" w:type="pct"/>
          </w:tcPr>
          <w:p w14:paraId="7A86BE57" w14:textId="77777777" w:rsidR="0086291E" w:rsidRPr="00BB7E48" w:rsidRDefault="0086291E" w:rsidP="0086291E">
            <w:pPr>
              <w:pStyle w:val="GOSTTablenorm"/>
              <w:rPr>
                <w:ins w:id="2489" w:author="Опаева Лидия Арашаевна" w:date="2025-06-06T14:30:00Z"/>
              </w:rPr>
            </w:pPr>
            <w:ins w:id="2490" w:author="Опаева Лидия Арашаевна" w:date="2025-06-06T14:30:00Z">
              <w:r w:rsidRPr="00BB7E48">
                <w:t>Указывается значение аналитического признака «</w:t>
              </w:r>
              <w:r w:rsidRPr="00BB7E48">
                <w:rPr>
                  <w:color w:val="000000" w:themeColor="text1"/>
                </w:rPr>
                <w:t>Аналитический код раздела ЛС</w:t>
              </w:r>
              <w:r w:rsidRPr="00BB7E48">
                <w:t>» для отражения по кредиту записи учета.</w:t>
              </w:r>
            </w:ins>
          </w:p>
          <w:p w14:paraId="3EDAA309" w14:textId="343E10C4" w:rsidR="0086291E" w:rsidRPr="00BB7E48" w:rsidRDefault="0086291E" w:rsidP="0086291E">
            <w:pPr>
              <w:pStyle w:val="GOSTTablenorm"/>
              <w:rPr>
                <w:ins w:id="2491" w:author="Опаева Лидия Арашаевна" w:date="2025-06-06T14:30:00Z"/>
              </w:rPr>
            </w:pPr>
            <w:ins w:id="2492" w:author="Опаева Лидия Арашаевна" w:date="2025-06-06T14:30:00Z">
              <w:r w:rsidRPr="00BB7E48">
                <w:t>Допускается заполнение прочерком</w:t>
              </w:r>
            </w:ins>
          </w:p>
        </w:tc>
      </w:tr>
      <w:tr w:rsidR="0086291E" w:rsidRPr="00BB7E48" w14:paraId="62FB22D5" w14:textId="77777777" w:rsidTr="00397DBC">
        <w:trPr>
          <w:ins w:id="2493" w:author="Опаева Лидия Арашаевна" w:date="2025-06-06T14:30:00Z"/>
        </w:trPr>
        <w:tc>
          <w:tcPr>
            <w:tcW w:w="1120" w:type="pct"/>
          </w:tcPr>
          <w:p w14:paraId="6BDAE532" w14:textId="77777777" w:rsidR="0086291E" w:rsidRPr="00BB7E48" w:rsidRDefault="0086291E" w:rsidP="0086291E">
            <w:pPr>
              <w:pStyle w:val="GOSTTablenorm"/>
              <w:rPr>
                <w:ins w:id="2494" w:author="Опаева Лидия Арашаевна" w:date="2025-06-06T14:30:00Z"/>
              </w:rPr>
            </w:pPr>
            <w:ins w:id="2495" w:author="Опаева Лидия Арашаевна" w:date="2025-06-06T14:30:00Z">
              <w:r w:rsidRPr="00BB7E48">
                <w:t>Код цели Кт</w:t>
              </w:r>
            </w:ins>
          </w:p>
        </w:tc>
        <w:tc>
          <w:tcPr>
            <w:tcW w:w="795" w:type="pct"/>
          </w:tcPr>
          <w:p w14:paraId="47979A50" w14:textId="77777777" w:rsidR="0086291E" w:rsidRPr="00BB7E48" w:rsidRDefault="0086291E" w:rsidP="0086291E">
            <w:pPr>
              <w:pStyle w:val="GOSTTablenorm"/>
              <w:rPr>
                <w:ins w:id="2496" w:author="Опаева Лидия Арашаевна" w:date="2025-06-06T14:30:00Z"/>
              </w:rPr>
            </w:pPr>
            <w:ins w:id="2497" w:author="Опаева Лидия Арашаевна" w:date="2025-06-06T14:30:00Z">
              <w:r w:rsidRPr="00BB7E48">
                <w:rPr>
                  <w:b/>
                </w:rPr>
                <w:t>T0504833:</w:t>
              </w:r>
              <w:r w:rsidRPr="00BB7E48">
                <w:t>CT_TARGETCODE</w:t>
              </w:r>
            </w:ins>
          </w:p>
        </w:tc>
        <w:tc>
          <w:tcPr>
            <w:tcW w:w="560" w:type="pct"/>
          </w:tcPr>
          <w:p w14:paraId="1E07BF50" w14:textId="77777777" w:rsidR="0086291E" w:rsidRPr="00BB7E48" w:rsidRDefault="0086291E" w:rsidP="0086291E">
            <w:pPr>
              <w:pStyle w:val="GOSTTablenorm"/>
              <w:rPr>
                <w:ins w:id="2498" w:author="Опаева Лидия Арашаевна" w:date="2025-06-06T14:30:00Z"/>
                <w:lang w:eastAsia="en-US"/>
              </w:rPr>
            </w:pPr>
            <w:ins w:id="2499" w:author="Опаева Лидия Арашаевна" w:date="2025-06-06T14:30:00Z">
              <w:r w:rsidRPr="00BB7E48">
                <w:t>Строка</w:t>
              </w:r>
            </w:ins>
          </w:p>
        </w:tc>
        <w:tc>
          <w:tcPr>
            <w:tcW w:w="374" w:type="pct"/>
          </w:tcPr>
          <w:p w14:paraId="2A432825" w14:textId="77777777" w:rsidR="0086291E" w:rsidRPr="00BB7E48" w:rsidRDefault="0086291E" w:rsidP="0086291E">
            <w:pPr>
              <w:pStyle w:val="GOSTTablenorm"/>
              <w:rPr>
                <w:ins w:id="2500" w:author="Опаева Лидия Арашаевна" w:date="2025-06-06T14:30:00Z"/>
              </w:rPr>
            </w:pPr>
            <w:ins w:id="2501" w:author="Опаева Лидия Арашаевна" w:date="2025-06-06T14:30:00Z">
              <w:r w:rsidRPr="00BB7E48">
                <w:t>Да</w:t>
              </w:r>
            </w:ins>
          </w:p>
        </w:tc>
        <w:tc>
          <w:tcPr>
            <w:tcW w:w="374" w:type="pct"/>
          </w:tcPr>
          <w:p w14:paraId="6D67E33D" w14:textId="77777777" w:rsidR="0086291E" w:rsidRPr="00BB7E48" w:rsidRDefault="0086291E" w:rsidP="0086291E">
            <w:pPr>
              <w:pStyle w:val="GOSTTablenorm"/>
              <w:rPr>
                <w:ins w:id="2502" w:author="Опаева Лидия Арашаевна" w:date="2025-06-06T14:30:00Z"/>
              </w:rPr>
            </w:pPr>
            <w:ins w:id="2503" w:author="Опаева Лидия Арашаевна" w:date="2025-06-06T14:30:00Z">
              <w:r w:rsidRPr="00BB7E48">
                <w:t>&lt;=25</w:t>
              </w:r>
              <w:del w:id="2504" w:author="Опаева Лидия Арашаевна" w:date="2024-09-13T16:59:00Z">
                <w:r w:rsidRPr="00BB7E48" w:rsidDel="00B443F0">
                  <w:delText>0</w:delText>
                </w:r>
              </w:del>
            </w:ins>
          </w:p>
        </w:tc>
        <w:tc>
          <w:tcPr>
            <w:tcW w:w="1777" w:type="pct"/>
          </w:tcPr>
          <w:p w14:paraId="45858628" w14:textId="77777777" w:rsidR="0086291E" w:rsidRPr="00BB7E48" w:rsidRDefault="0086291E" w:rsidP="0086291E">
            <w:pPr>
              <w:pStyle w:val="GOSTTablenorm"/>
              <w:rPr>
                <w:ins w:id="2505" w:author="Опаева Лидия Арашаевна" w:date="2025-06-06T14:30:00Z"/>
              </w:rPr>
            </w:pPr>
            <w:ins w:id="2506" w:author="Опаева Лидия Арашаевна" w:date="2025-06-06T14:30:00Z">
              <w:r w:rsidRPr="00BB7E48">
                <w:t>Указывается значение аналитического признака «Код цели» для отражения по кредиту записи учета.</w:t>
              </w:r>
            </w:ins>
          </w:p>
          <w:p w14:paraId="2E78950F" w14:textId="77777777" w:rsidR="0086291E" w:rsidRPr="00BB7E48" w:rsidRDefault="0086291E" w:rsidP="0086291E">
            <w:pPr>
              <w:pStyle w:val="GOSTTablenorm"/>
              <w:rPr>
                <w:ins w:id="2507" w:author="Опаева Лидия Арашаевна" w:date="2025-06-06T14:30:00Z"/>
              </w:rPr>
            </w:pPr>
            <w:ins w:id="2508" w:author="Опаева Лидия Арашаевна" w:date="2025-06-06T14:30:00Z">
              <w:r w:rsidRPr="00BB7E48">
                <w:t>Допускается заполнение прочерком</w:t>
              </w:r>
            </w:ins>
          </w:p>
        </w:tc>
      </w:tr>
      <w:tr w:rsidR="0086291E" w:rsidRPr="00BB7E48" w14:paraId="0856BA02" w14:textId="77777777" w:rsidTr="00397DBC">
        <w:trPr>
          <w:ins w:id="2509" w:author="Опаева Лидия Арашаевна" w:date="2025-06-06T14:30:00Z"/>
        </w:trPr>
        <w:tc>
          <w:tcPr>
            <w:tcW w:w="1120" w:type="pct"/>
          </w:tcPr>
          <w:p w14:paraId="57744308" w14:textId="77777777" w:rsidR="0086291E" w:rsidRPr="00BB7E48" w:rsidRDefault="0086291E" w:rsidP="0086291E">
            <w:pPr>
              <w:pStyle w:val="GOSTTablenorm"/>
              <w:rPr>
                <w:ins w:id="2510" w:author="Опаева Лидия Арашаевна" w:date="2025-06-06T14:30:00Z"/>
              </w:rPr>
            </w:pPr>
            <w:ins w:id="2511" w:author="Опаева Лидия Арашаевна" w:date="2025-06-06T14:30:00Z">
              <w:r w:rsidRPr="00BB7E48">
                <w:t>Код целевой субсидии Кт</w:t>
              </w:r>
            </w:ins>
          </w:p>
        </w:tc>
        <w:tc>
          <w:tcPr>
            <w:tcW w:w="795" w:type="pct"/>
          </w:tcPr>
          <w:p w14:paraId="223C7B33" w14:textId="77777777" w:rsidR="0086291E" w:rsidRPr="00BB7E48" w:rsidRDefault="0086291E" w:rsidP="0086291E">
            <w:pPr>
              <w:pStyle w:val="GOSTTablenorm"/>
              <w:rPr>
                <w:ins w:id="2512" w:author="Опаева Лидия Арашаевна" w:date="2025-06-06T14:30:00Z"/>
              </w:rPr>
            </w:pPr>
            <w:ins w:id="2513" w:author="Опаева Лидия Арашаевна" w:date="2025-06-06T14:30:00Z">
              <w:r w:rsidRPr="00BB7E48">
                <w:rPr>
                  <w:b/>
                </w:rPr>
                <w:t>T0504833:</w:t>
              </w:r>
              <w:r w:rsidRPr="00BB7E48">
                <w:rPr>
                  <w:lang w:val="en-US"/>
                </w:rPr>
                <w:t>C</w:t>
              </w:r>
              <w:r w:rsidRPr="00BB7E48">
                <w:t>T_</w:t>
              </w:r>
              <w:del w:id="2514" w:author="Сатлер Марина Викторовна" w:date="2025-04-15T12:19:00Z">
                <w:r w:rsidRPr="00BB7E48" w:rsidDel="00FA047E">
                  <w:delText xml:space="preserve"> </w:delText>
                </w:r>
              </w:del>
              <w:r w:rsidRPr="00BB7E48">
                <w:t>ANALITCODE</w:t>
              </w:r>
            </w:ins>
          </w:p>
        </w:tc>
        <w:tc>
          <w:tcPr>
            <w:tcW w:w="560" w:type="pct"/>
          </w:tcPr>
          <w:p w14:paraId="054F1F95" w14:textId="77777777" w:rsidR="0086291E" w:rsidRPr="00BB7E48" w:rsidRDefault="0086291E" w:rsidP="0086291E">
            <w:pPr>
              <w:pStyle w:val="GOSTTablenorm"/>
              <w:rPr>
                <w:ins w:id="2515" w:author="Опаева Лидия Арашаевна" w:date="2025-06-06T14:30:00Z"/>
                <w:lang w:val="en-US"/>
              </w:rPr>
            </w:pPr>
            <w:ins w:id="2516" w:author="Опаева Лидия Арашаевна" w:date="2025-06-06T14:30:00Z">
              <w:r w:rsidRPr="00BB7E48">
                <w:t>Строка</w:t>
              </w:r>
            </w:ins>
          </w:p>
        </w:tc>
        <w:tc>
          <w:tcPr>
            <w:tcW w:w="374" w:type="pct"/>
          </w:tcPr>
          <w:p w14:paraId="477B589E" w14:textId="77777777" w:rsidR="0086291E" w:rsidRPr="00BB7E48" w:rsidDel="00534F1C" w:rsidRDefault="0086291E" w:rsidP="0086291E">
            <w:pPr>
              <w:pStyle w:val="GOSTTablenorm"/>
              <w:rPr>
                <w:ins w:id="2517" w:author="Опаева Лидия Арашаевна" w:date="2025-06-06T14:30:00Z"/>
              </w:rPr>
            </w:pPr>
            <w:ins w:id="2518" w:author="Опаева Лидия Арашаевна" w:date="2025-06-06T14:30:00Z">
              <w:r w:rsidRPr="00BB7E48">
                <w:t>Нет</w:t>
              </w:r>
            </w:ins>
          </w:p>
        </w:tc>
        <w:tc>
          <w:tcPr>
            <w:tcW w:w="374" w:type="pct"/>
          </w:tcPr>
          <w:p w14:paraId="620375CB" w14:textId="77777777" w:rsidR="0086291E" w:rsidRPr="00BB7E48" w:rsidRDefault="0086291E" w:rsidP="0086291E">
            <w:pPr>
              <w:pStyle w:val="GOSTTablenorm"/>
              <w:rPr>
                <w:ins w:id="2519" w:author="Опаева Лидия Арашаевна" w:date="2025-06-06T14:30:00Z"/>
                <w:lang w:val="en-US"/>
              </w:rPr>
            </w:pPr>
            <w:ins w:id="2520" w:author="Опаева Лидия Арашаевна" w:date="2025-06-06T14:30:00Z">
              <w:r w:rsidRPr="00BB7E48">
                <w:rPr>
                  <w:lang w:val="en-US"/>
                </w:rPr>
                <w:t>&lt;=25</w:t>
              </w:r>
            </w:ins>
          </w:p>
        </w:tc>
        <w:tc>
          <w:tcPr>
            <w:tcW w:w="1777" w:type="pct"/>
          </w:tcPr>
          <w:p w14:paraId="39CAE921" w14:textId="77777777" w:rsidR="0086291E" w:rsidRPr="00BB7E48" w:rsidRDefault="0086291E" w:rsidP="0086291E">
            <w:pPr>
              <w:pStyle w:val="GOSTTablenorm"/>
              <w:rPr>
                <w:ins w:id="2521" w:author="Опаева Лидия Арашаевна" w:date="2025-06-06T14:30:00Z"/>
              </w:rPr>
            </w:pPr>
            <w:ins w:id="2522" w:author="Опаева Лидия Арашаевна" w:date="2025-06-06T14:30:00Z">
              <w:r w:rsidRPr="00BB7E48">
                <w:t>Указывается значение аналитического признака «Аналитический код» для отражения по кредиту</w:t>
              </w:r>
              <w:r w:rsidRPr="00BB7E48" w:rsidDel="000A0FA3">
                <w:t xml:space="preserve"> </w:t>
              </w:r>
              <w:r w:rsidRPr="00BB7E48">
                <w:t>записи учета.</w:t>
              </w:r>
            </w:ins>
          </w:p>
          <w:p w14:paraId="175DE63F" w14:textId="4C745644" w:rsidR="0086291E" w:rsidRPr="00BB7E48" w:rsidRDefault="0086291E" w:rsidP="0086291E">
            <w:pPr>
              <w:pStyle w:val="GOSTTablenorm"/>
              <w:rPr>
                <w:ins w:id="2523" w:author="Опаева Лидия Арашаевна" w:date="2025-06-06T14:30:00Z"/>
              </w:rPr>
            </w:pPr>
            <w:ins w:id="2524" w:author="Опаева Лидия Арашаевна" w:date="2025-06-06T14:30:00Z">
              <w:r w:rsidRPr="00BB7E48">
                <w:t>Допускается заполнение прочерком</w:t>
              </w:r>
            </w:ins>
          </w:p>
        </w:tc>
      </w:tr>
      <w:tr w:rsidR="0086291E" w:rsidRPr="00BB7E48" w14:paraId="57DF0C82" w14:textId="77777777" w:rsidTr="00397DBC">
        <w:trPr>
          <w:ins w:id="2525" w:author="Опаева Лидия Арашаевна" w:date="2025-06-06T14:30:00Z"/>
        </w:trPr>
        <w:tc>
          <w:tcPr>
            <w:tcW w:w="1120" w:type="pct"/>
          </w:tcPr>
          <w:p w14:paraId="022A9E45" w14:textId="77777777" w:rsidR="0086291E" w:rsidRPr="00BB7E48" w:rsidRDefault="0086291E" w:rsidP="0086291E">
            <w:pPr>
              <w:pStyle w:val="GOSTTablenorm"/>
              <w:rPr>
                <w:ins w:id="2526" w:author="Опаева Лидия Арашаевна" w:date="2025-06-06T14:30:00Z"/>
              </w:rPr>
            </w:pPr>
            <w:ins w:id="2527" w:author="Опаева Лидия Арашаевна" w:date="2025-06-06T14:30:00Z">
              <w:r w:rsidRPr="00BB7E48">
                <w:t>Код ОКС Кт</w:t>
              </w:r>
            </w:ins>
          </w:p>
        </w:tc>
        <w:tc>
          <w:tcPr>
            <w:tcW w:w="795" w:type="pct"/>
          </w:tcPr>
          <w:p w14:paraId="380671BE" w14:textId="77777777" w:rsidR="0086291E" w:rsidRPr="00BB7E48" w:rsidRDefault="0086291E" w:rsidP="0086291E">
            <w:pPr>
              <w:pStyle w:val="GOSTTablenorm"/>
              <w:rPr>
                <w:ins w:id="2528" w:author="Опаева Лидия Арашаевна" w:date="2025-06-06T14:30:00Z"/>
              </w:rPr>
            </w:pPr>
            <w:ins w:id="2529" w:author="Опаева Лидия Арашаевна" w:date="2025-06-06T14:30:00Z">
              <w:r w:rsidRPr="00BB7E48">
                <w:rPr>
                  <w:b/>
                </w:rPr>
                <w:t>T0504833:</w:t>
              </w:r>
              <w:r w:rsidRPr="00BB7E48">
                <w:rPr>
                  <w:lang w:val="en-US"/>
                </w:rPr>
                <w:t>C</w:t>
              </w:r>
              <w:r w:rsidRPr="00BB7E48">
                <w:t>T_OKS</w:t>
              </w:r>
            </w:ins>
          </w:p>
        </w:tc>
        <w:tc>
          <w:tcPr>
            <w:tcW w:w="560" w:type="pct"/>
          </w:tcPr>
          <w:p w14:paraId="6A465419" w14:textId="77777777" w:rsidR="0086291E" w:rsidRPr="00BB7E48" w:rsidRDefault="0086291E" w:rsidP="0086291E">
            <w:pPr>
              <w:pStyle w:val="GOSTTablenorm"/>
              <w:rPr>
                <w:ins w:id="2530" w:author="Опаева Лидия Арашаевна" w:date="2025-06-06T14:30:00Z"/>
              </w:rPr>
            </w:pPr>
            <w:ins w:id="2531" w:author="Опаева Лидия Арашаевна" w:date="2025-06-06T14:30:00Z">
              <w:r w:rsidRPr="00BB7E48">
                <w:t>Строка</w:t>
              </w:r>
            </w:ins>
          </w:p>
        </w:tc>
        <w:tc>
          <w:tcPr>
            <w:tcW w:w="374" w:type="pct"/>
          </w:tcPr>
          <w:p w14:paraId="27153E44" w14:textId="77777777" w:rsidR="0086291E" w:rsidRPr="00BB7E48" w:rsidRDefault="0086291E" w:rsidP="0086291E">
            <w:pPr>
              <w:pStyle w:val="GOSTTablenorm"/>
              <w:rPr>
                <w:ins w:id="2532" w:author="Опаева Лидия Арашаевна" w:date="2025-06-06T14:30:00Z"/>
              </w:rPr>
            </w:pPr>
            <w:ins w:id="2533" w:author="Опаева Лидия Арашаевна" w:date="2025-06-06T14:30:00Z">
              <w:r w:rsidRPr="00BB7E48">
                <w:t>Нет</w:t>
              </w:r>
            </w:ins>
          </w:p>
        </w:tc>
        <w:tc>
          <w:tcPr>
            <w:tcW w:w="374" w:type="pct"/>
          </w:tcPr>
          <w:p w14:paraId="750281DA" w14:textId="77777777" w:rsidR="0086291E" w:rsidRPr="00BB7E48" w:rsidRDefault="0086291E" w:rsidP="0086291E">
            <w:pPr>
              <w:pStyle w:val="GOSTTablenorm"/>
              <w:rPr>
                <w:ins w:id="2534" w:author="Опаева Лидия Арашаевна" w:date="2025-06-06T14:30:00Z"/>
              </w:rPr>
            </w:pPr>
            <w:ins w:id="2535" w:author="Опаева Лидия Арашаевна" w:date="2025-06-06T14:30:00Z">
              <w:r w:rsidRPr="00BB7E48">
                <w:rPr>
                  <w:lang w:val="en-US"/>
                </w:rPr>
                <w:t>&lt;</w:t>
              </w:r>
              <w:r w:rsidRPr="00BB7E48">
                <w:t>=2</w:t>
              </w:r>
              <w:r w:rsidRPr="00BB7E48">
                <w:rPr>
                  <w:lang w:val="en-US"/>
                </w:rPr>
                <w:t>5</w:t>
              </w:r>
            </w:ins>
          </w:p>
        </w:tc>
        <w:tc>
          <w:tcPr>
            <w:tcW w:w="1777" w:type="pct"/>
          </w:tcPr>
          <w:p w14:paraId="7C3C8F83" w14:textId="77777777" w:rsidR="0086291E" w:rsidRPr="00BB7E48" w:rsidRDefault="0086291E" w:rsidP="0086291E">
            <w:pPr>
              <w:pStyle w:val="GOSTTablenorm"/>
              <w:rPr>
                <w:ins w:id="2536" w:author="Опаева Лидия Арашаевна" w:date="2025-06-06T14:30:00Z"/>
              </w:rPr>
            </w:pPr>
            <w:ins w:id="2537" w:author="Опаева Лидия Арашаевна" w:date="2025-06-06T14:30:00Z">
              <w:r w:rsidRPr="00BB7E48">
                <w:t>Указывается значение аналитического признака «ФАИП» для отражения по кредиту</w:t>
              </w:r>
              <w:r w:rsidRPr="00BB7E48" w:rsidDel="000A0FA3">
                <w:t xml:space="preserve"> </w:t>
              </w:r>
              <w:r w:rsidRPr="00BB7E48">
                <w:t>записи учета.</w:t>
              </w:r>
            </w:ins>
          </w:p>
          <w:p w14:paraId="404FFE64" w14:textId="3FDEA650" w:rsidR="0086291E" w:rsidRPr="00BB7E48" w:rsidRDefault="0086291E" w:rsidP="0086291E">
            <w:pPr>
              <w:pStyle w:val="GOSTTablenorm"/>
              <w:rPr>
                <w:ins w:id="2538" w:author="Опаева Лидия Арашаевна" w:date="2025-06-06T14:30:00Z"/>
              </w:rPr>
            </w:pPr>
            <w:ins w:id="2539" w:author="Опаева Лидия Арашаевна" w:date="2025-06-06T14:30:00Z">
              <w:r w:rsidRPr="00BB7E48">
                <w:t>Допускается заполнение прочерком</w:t>
              </w:r>
            </w:ins>
          </w:p>
        </w:tc>
      </w:tr>
      <w:tr w:rsidR="0086291E" w:rsidRPr="00BB7E48" w14:paraId="1F8185FF" w14:textId="77777777" w:rsidTr="00397DBC">
        <w:trPr>
          <w:ins w:id="2540" w:author="Опаева Лидия Арашаевна" w:date="2025-06-06T14:30:00Z"/>
        </w:trPr>
        <w:tc>
          <w:tcPr>
            <w:tcW w:w="1120" w:type="pct"/>
          </w:tcPr>
          <w:p w14:paraId="1BBF1023" w14:textId="77777777" w:rsidR="0086291E" w:rsidRPr="00BB7E48" w:rsidRDefault="0086291E" w:rsidP="0086291E">
            <w:pPr>
              <w:pStyle w:val="GOSTTablenorm"/>
              <w:rPr>
                <w:ins w:id="2541" w:author="Опаева Лидия Арашаевна" w:date="2025-06-06T14:30:00Z"/>
              </w:rPr>
            </w:pPr>
            <w:ins w:id="2542" w:author="Опаева Лидия Арашаевна" w:date="2025-06-06T14:30:00Z">
              <w:r w:rsidRPr="00BB7E48">
                <w:t>ИГК Кт</w:t>
              </w:r>
            </w:ins>
          </w:p>
        </w:tc>
        <w:tc>
          <w:tcPr>
            <w:tcW w:w="795" w:type="pct"/>
          </w:tcPr>
          <w:p w14:paraId="0BDAD11B" w14:textId="77777777" w:rsidR="0086291E" w:rsidRPr="00BB7E48" w:rsidRDefault="0086291E" w:rsidP="0086291E">
            <w:pPr>
              <w:pStyle w:val="GOSTTablenorm"/>
              <w:rPr>
                <w:ins w:id="2543" w:author="Опаева Лидия Арашаевна" w:date="2025-06-06T14:30:00Z"/>
              </w:rPr>
            </w:pPr>
            <w:ins w:id="2544" w:author="Опаева Лидия Арашаевна" w:date="2025-06-06T14:30:00Z">
              <w:r w:rsidRPr="00BB7E48">
                <w:rPr>
                  <w:b/>
                </w:rPr>
                <w:t>T0504833:</w:t>
              </w:r>
              <w:r w:rsidRPr="00BB7E48">
                <w:rPr>
                  <w:lang w:val="en-US"/>
                </w:rPr>
                <w:t>C</w:t>
              </w:r>
              <w:r w:rsidRPr="00BB7E48">
                <w:t>T_IGK</w:t>
              </w:r>
            </w:ins>
          </w:p>
        </w:tc>
        <w:tc>
          <w:tcPr>
            <w:tcW w:w="560" w:type="pct"/>
          </w:tcPr>
          <w:p w14:paraId="6494A9BC" w14:textId="77777777" w:rsidR="0086291E" w:rsidRPr="00BB7E48" w:rsidRDefault="0086291E" w:rsidP="0086291E">
            <w:pPr>
              <w:pStyle w:val="GOSTTablenorm"/>
              <w:rPr>
                <w:ins w:id="2545" w:author="Опаева Лидия Арашаевна" w:date="2025-06-06T14:30:00Z"/>
              </w:rPr>
            </w:pPr>
            <w:ins w:id="2546" w:author="Опаева Лидия Арашаевна" w:date="2025-06-06T14:30:00Z">
              <w:r w:rsidRPr="00BB7E48">
                <w:t>Строка</w:t>
              </w:r>
            </w:ins>
          </w:p>
        </w:tc>
        <w:tc>
          <w:tcPr>
            <w:tcW w:w="374" w:type="pct"/>
          </w:tcPr>
          <w:p w14:paraId="36408297" w14:textId="77777777" w:rsidR="0086291E" w:rsidRPr="00BB7E48" w:rsidRDefault="0086291E" w:rsidP="0086291E">
            <w:pPr>
              <w:pStyle w:val="GOSTTablenorm"/>
              <w:rPr>
                <w:ins w:id="2547" w:author="Опаева Лидия Арашаевна" w:date="2025-06-06T14:30:00Z"/>
              </w:rPr>
            </w:pPr>
            <w:ins w:id="2548" w:author="Опаева Лидия Арашаевна" w:date="2025-06-06T14:30:00Z">
              <w:r w:rsidRPr="00BB7E48">
                <w:t>Нет</w:t>
              </w:r>
            </w:ins>
          </w:p>
        </w:tc>
        <w:tc>
          <w:tcPr>
            <w:tcW w:w="374" w:type="pct"/>
          </w:tcPr>
          <w:p w14:paraId="63DEA6E8" w14:textId="77777777" w:rsidR="0086291E" w:rsidRPr="00BB7E48" w:rsidRDefault="0086291E" w:rsidP="0086291E">
            <w:pPr>
              <w:pStyle w:val="GOSTTablenorm"/>
              <w:rPr>
                <w:ins w:id="2549" w:author="Опаева Лидия Арашаевна" w:date="2025-06-06T14:30:00Z"/>
              </w:rPr>
            </w:pPr>
            <w:ins w:id="2550" w:author="Опаева Лидия Арашаевна" w:date="2025-06-06T14:30:00Z">
              <w:r w:rsidRPr="00BB7E48">
                <w:rPr>
                  <w:lang w:val="en-US"/>
                </w:rPr>
                <w:t>&lt;=20</w:t>
              </w:r>
            </w:ins>
          </w:p>
        </w:tc>
        <w:tc>
          <w:tcPr>
            <w:tcW w:w="1777" w:type="pct"/>
          </w:tcPr>
          <w:p w14:paraId="6FB5FA21" w14:textId="77777777" w:rsidR="0086291E" w:rsidRPr="00BB7E48" w:rsidRDefault="0086291E" w:rsidP="0086291E">
            <w:pPr>
              <w:pStyle w:val="GOSTTablenorm"/>
              <w:rPr>
                <w:ins w:id="2551" w:author="Опаева Лидия Арашаевна" w:date="2025-06-06T14:30:00Z"/>
              </w:rPr>
            </w:pPr>
            <w:ins w:id="2552" w:author="Опаева Лидия Арашаевна" w:date="2025-06-06T14:30:00Z">
              <w:r w:rsidRPr="00BB7E48">
                <w:t>Указывается значение аналитического признака «Идентификатор ГК» для отражения по кредиту</w:t>
              </w:r>
              <w:r w:rsidRPr="00BB7E48" w:rsidDel="000A0FA3">
                <w:t xml:space="preserve"> </w:t>
              </w:r>
              <w:r w:rsidRPr="00BB7E48">
                <w:t>записи учета.</w:t>
              </w:r>
            </w:ins>
          </w:p>
          <w:p w14:paraId="2E8E2DD8" w14:textId="7335F691" w:rsidR="0086291E" w:rsidRPr="00BB7E48" w:rsidRDefault="0086291E" w:rsidP="0086291E">
            <w:pPr>
              <w:pStyle w:val="GOSTTablenorm"/>
              <w:rPr>
                <w:ins w:id="2553" w:author="Опаева Лидия Арашаевна" w:date="2025-06-06T14:30:00Z"/>
              </w:rPr>
            </w:pPr>
            <w:ins w:id="2554" w:author="Опаева Лидия Арашаевна" w:date="2025-06-06T14:30:00Z">
              <w:r w:rsidRPr="00BB7E48">
                <w:t>Допускается заполнение прочерком</w:t>
              </w:r>
            </w:ins>
          </w:p>
        </w:tc>
      </w:tr>
      <w:tr w:rsidR="0086291E" w:rsidRPr="00BB7E48" w14:paraId="28A89477" w14:textId="77777777" w:rsidTr="00397DBC">
        <w:trPr>
          <w:ins w:id="2555" w:author="Опаева Лидия Арашаевна" w:date="2025-06-06T14:30:00Z"/>
        </w:trPr>
        <w:tc>
          <w:tcPr>
            <w:tcW w:w="1120" w:type="pct"/>
          </w:tcPr>
          <w:p w14:paraId="46FE48E6" w14:textId="77777777" w:rsidR="0086291E" w:rsidRPr="00BB7E48" w:rsidRDefault="0086291E" w:rsidP="0086291E">
            <w:pPr>
              <w:pStyle w:val="GOSTTablenorm"/>
              <w:rPr>
                <w:ins w:id="2556" w:author="Опаева Лидия Арашаевна" w:date="2025-06-06T14:30:00Z"/>
              </w:rPr>
            </w:pPr>
            <w:ins w:id="2557" w:author="Опаева Лидия Арашаевна" w:date="2025-06-06T14:30:00Z">
              <w:r w:rsidRPr="00BB7E48">
                <w:t>Номер КОО</w:t>
              </w:r>
            </w:ins>
          </w:p>
        </w:tc>
        <w:tc>
          <w:tcPr>
            <w:tcW w:w="795" w:type="pct"/>
          </w:tcPr>
          <w:p w14:paraId="243F816A" w14:textId="2FD71B96" w:rsidR="0086291E" w:rsidRPr="00BB7E48" w:rsidRDefault="0086291E" w:rsidP="0086291E">
            <w:pPr>
              <w:pStyle w:val="GOSTTablenorm"/>
              <w:rPr>
                <w:ins w:id="2558" w:author="Опаева Лидия Арашаевна" w:date="2025-06-06T14:30:00Z"/>
              </w:rPr>
            </w:pPr>
            <w:ins w:id="2559" w:author="Опаева Лидия Арашаевна" w:date="2025-06-06T14:30:00Z">
              <w:r w:rsidRPr="00BB7E48">
                <w:rPr>
                  <w:b/>
                </w:rPr>
                <w:t>T0504833:</w:t>
              </w:r>
              <w:r w:rsidRPr="00BB7E48">
                <w:rPr>
                  <w:lang w:val="en-US"/>
                </w:rPr>
                <w:t>C</w:t>
              </w:r>
              <w:r w:rsidRPr="00BB7E48">
                <w:t>T_</w:t>
              </w:r>
              <w:r w:rsidRPr="00BB7E48">
                <w:rPr>
                  <w:lang w:val="en-US"/>
                </w:rPr>
                <w:t>KOO</w:t>
              </w:r>
            </w:ins>
          </w:p>
        </w:tc>
        <w:tc>
          <w:tcPr>
            <w:tcW w:w="560" w:type="pct"/>
          </w:tcPr>
          <w:p w14:paraId="33547B87" w14:textId="77777777" w:rsidR="0086291E" w:rsidRPr="00BB7E48" w:rsidRDefault="0086291E" w:rsidP="0086291E">
            <w:pPr>
              <w:pStyle w:val="GOSTTablenorm"/>
              <w:rPr>
                <w:ins w:id="2560" w:author="Опаева Лидия Арашаевна" w:date="2025-06-06T14:30:00Z"/>
              </w:rPr>
            </w:pPr>
            <w:ins w:id="2561" w:author="Опаева Лидия Арашаевна" w:date="2025-06-06T14:30:00Z">
              <w:r w:rsidRPr="00BB7E48">
                <w:t>Строка</w:t>
              </w:r>
            </w:ins>
          </w:p>
        </w:tc>
        <w:tc>
          <w:tcPr>
            <w:tcW w:w="374" w:type="pct"/>
          </w:tcPr>
          <w:p w14:paraId="4B13B07A" w14:textId="05A55FE0" w:rsidR="0086291E" w:rsidRPr="00BB7E48" w:rsidRDefault="0086291E" w:rsidP="0086291E">
            <w:pPr>
              <w:pStyle w:val="GOSTTablenorm"/>
              <w:rPr>
                <w:ins w:id="2562" w:author="Опаева Лидия Арашаевна" w:date="2025-06-06T14:30:00Z"/>
              </w:rPr>
            </w:pPr>
            <w:ins w:id="2563" w:author="Опаева Лидия Арашаевна" w:date="2025-06-06T14:30:00Z">
              <w:r w:rsidRPr="00BB7E48">
                <w:t>Нет</w:t>
              </w:r>
            </w:ins>
          </w:p>
        </w:tc>
        <w:tc>
          <w:tcPr>
            <w:tcW w:w="374" w:type="pct"/>
          </w:tcPr>
          <w:p w14:paraId="4D660845" w14:textId="345BD7A9" w:rsidR="0086291E" w:rsidRPr="00977891" w:rsidRDefault="0086291E" w:rsidP="0086291E">
            <w:pPr>
              <w:pStyle w:val="GOSTTablenorm"/>
              <w:rPr>
                <w:ins w:id="2564" w:author="Опаева Лидия Арашаевна" w:date="2025-06-06T14:30:00Z"/>
                <w:lang w:val="en-US"/>
              </w:rPr>
            </w:pPr>
            <w:ins w:id="2565" w:author="Опаева Лидия Арашаевна" w:date="2025-06-06T14:30:00Z">
              <w:r w:rsidRPr="00BB7E48">
                <w:t>&lt;=</w:t>
              </w:r>
              <w:r w:rsidRPr="00BB7E48">
                <w:rPr>
                  <w:lang w:val="en-US"/>
                </w:rPr>
                <w:t>50</w:t>
              </w:r>
            </w:ins>
          </w:p>
        </w:tc>
        <w:tc>
          <w:tcPr>
            <w:tcW w:w="1777" w:type="pct"/>
          </w:tcPr>
          <w:p w14:paraId="5E5811A3" w14:textId="77777777" w:rsidR="0086291E" w:rsidRPr="00BB7E48" w:rsidRDefault="0086291E" w:rsidP="0086291E">
            <w:pPr>
              <w:pStyle w:val="GOSTTablenorm"/>
              <w:rPr>
                <w:ins w:id="2566" w:author="Опаева Лидия Арашаевна" w:date="2025-06-06T14:30:00Z"/>
              </w:rPr>
            </w:pPr>
            <w:ins w:id="2567" w:author="Опаева Лидия Арашаевна" w:date="2025-06-06T14:30:00Z">
              <w:r w:rsidRPr="00BB7E48">
                <w:t>Указывается значение аналитического признака «</w:t>
              </w:r>
              <w:r w:rsidRPr="00BB7E48">
                <w:rPr>
                  <w:color w:val="000000" w:themeColor="text1"/>
                </w:rPr>
                <w:t>Номер КОО</w:t>
              </w:r>
              <w:r w:rsidRPr="00BB7E48">
                <w:t>» для отражения по кредиту записи учета.</w:t>
              </w:r>
            </w:ins>
          </w:p>
          <w:p w14:paraId="47CD43A3" w14:textId="4E494DAF" w:rsidR="0086291E" w:rsidRPr="00BB7E48" w:rsidRDefault="0086291E" w:rsidP="0086291E">
            <w:pPr>
              <w:pStyle w:val="GOSTTablenorm"/>
              <w:rPr>
                <w:ins w:id="2568" w:author="Опаева Лидия Арашаевна" w:date="2025-06-06T14:30:00Z"/>
              </w:rPr>
            </w:pPr>
            <w:ins w:id="2569" w:author="Опаева Лидия Арашаевна" w:date="2025-06-06T14:30:00Z">
              <w:r w:rsidRPr="00BB7E48">
                <w:t>Допускается заполнение прочерком</w:t>
              </w:r>
            </w:ins>
          </w:p>
        </w:tc>
      </w:tr>
      <w:tr w:rsidR="0086291E" w:rsidRPr="00BB7E48" w14:paraId="00357BD7" w14:textId="77777777" w:rsidTr="00397DBC">
        <w:trPr>
          <w:ins w:id="2570" w:author="Опаева Лидия Арашаевна [2]" w:date="2026-03-05T15:04:00Z"/>
        </w:trPr>
        <w:tc>
          <w:tcPr>
            <w:tcW w:w="1120" w:type="pct"/>
          </w:tcPr>
          <w:p w14:paraId="10BE3165" w14:textId="2E14EBC4" w:rsidR="0086291E" w:rsidRPr="0086291E" w:rsidRDefault="0086291E" w:rsidP="0086291E">
            <w:pPr>
              <w:pStyle w:val="GOSTTablenorm"/>
              <w:rPr>
                <w:ins w:id="2571" w:author="Опаева Лидия Арашаевна [2]" w:date="2026-03-05T15:04:00Z"/>
              </w:rPr>
            </w:pPr>
            <w:ins w:id="2572" w:author="Опаева Лидия Арашаевна [2]" w:date="2026-03-05T15:04:00Z">
              <w:r>
                <w:t xml:space="preserve">Код </w:t>
              </w:r>
              <w:commentRangeStart w:id="2573"/>
              <w:r>
                <w:t>источника поступлений</w:t>
              </w:r>
            </w:ins>
            <w:ins w:id="2574" w:author="Опаева Лидия Арашаевна [2]" w:date="2026-03-05T15:05:00Z">
              <w:r>
                <w:t xml:space="preserve"> </w:t>
              </w:r>
            </w:ins>
            <w:commentRangeEnd w:id="2573"/>
            <w:ins w:id="2575" w:author="Опаева Лидия Арашаевна [2]" w:date="2026-03-05T15:07:00Z">
              <w:r>
                <w:rPr>
                  <w:rStyle w:val="afff4"/>
                </w:rPr>
                <w:commentReference w:id="2573"/>
              </w:r>
            </w:ins>
            <w:ins w:id="2576" w:author="Опаева Лидия Арашаевна [2]" w:date="2026-03-05T15:05:00Z">
              <w:r>
                <w:t>Кт</w:t>
              </w:r>
            </w:ins>
          </w:p>
        </w:tc>
        <w:tc>
          <w:tcPr>
            <w:tcW w:w="795" w:type="pct"/>
          </w:tcPr>
          <w:p w14:paraId="6B79B286" w14:textId="4F4D7524" w:rsidR="0086291E" w:rsidRPr="00BB7E48" w:rsidRDefault="0086291E" w:rsidP="0086291E">
            <w:pPr>
              <w:pStyle w:val="GOSTTablenorm"/>
              <w:rPr>
                <w:ins w:id="2577" w:author="Опаева Лидия Арашаевна [2]" w:date="2026-03-05T15:04:00Z"/>
                <w:b/>
              </w:rPr>
            </w:pPr>
            <w:ins w:id="2578" w:author="Опаева Лидия Арашаевна [2]" w:date="2026-03-05T15:05:00Z">
              <w:r w:rsidRPr="0086291E">
                <w:rPr>
                  <w:b/>
                </w:rPr>
                <w:t>T0504833:</w:t>
              </w:r>
              <w:r w:rsidRPr="0086291E">
                <w:t>CT_RECSOURCECODE</w:t>
              </w:r>
            </w:ins>
          </w:p>
        </w:tc>
        <w:tc>
          <w:tcPr>
            <w:tcW w:w="560" w:type="pct"/>
          </w:tcPr>
          <w:p w14:paraId="36C2BFC8" w14:textId="627092CD" w:rsidR="0086291E" w:rsidRPr="00BB7E48" w:rsidRDefault="0086291E" w:rsidP="0086291E">
            <w:pPr>
              <w:pStyle w:val="GOSTTablenorm"/>
              <w:rPr>
                <w:ins w:id="2579" w:author="Опаева Лидия Арашаевна [2]" w:date="2026-03-05T15:04:00Z"/>
              </w:rPr>
            </w:pPr>
            <w:ins w:id="2580" w:author="Опаева Лидия Арашаевна [2]" w:date="2026-03-05T15:05:00Z">
              <w:r>
                <w:t>Строка</w:t>
              </w:r>
            </w:ins>
          </w:p>
        </w:tc>
        <w:tc>
          <w:tcPr>
            <w:tcW w:w="374" w:type="pct"/>
          </w:tcPr>
          <w:p w14:paraId="6844344B" w14:textId="57457A8A" w:rsidR="0086291E" w:rsidRPr="00BB7E48" w:rsidRDefault="0086291E" w:rsidP="0086291E">
            <w:pPr>
              <w:pStyle w:val="GOSTTablenorm"/>
              <w:rPr>
                <w:ins w:id="2581" w:author="Опаева Лидия Арашаевна [2]" w:date="2026-03-05T15:04:00Z"/>
              </w:rPr>
            </w:pPr>
            <w:ins w:id="2582" w:author="Опаева Лидия Арашаевна [2]" w:date="2026-03-05T15:05:00Z">
              <w:r>
                <w:t>Нет</w:t>
              </w:r>
            </w:ins>
          </w:p>
        </w:tc>
        <w:tc>
          <w:tcPr>
            <w:tcW w:w="374" w:type="pct"/>
          </w:tcPr>
          <w:p w14:paraId="1B971CE1" w14:textId="4003878C" w:rsidR="0086291E" w:rsidRPr="00BB7E48" w:rsidRDefault="0086291E" w:rsidP="0086291E">
            <w:pPr>
              <w:pStyle w:val="GOSTTablenorm"/>
              <w:rPr>
                <w:ins w:id="2583" w:author="Опаева Лидия Арашаевна [2]" w:date="2026-03-05T15:04:00Z"/>
              </w:rPr>
            </w:pPr>
            <w:ins w:id="2584" w:author="Опаева Лидия Арашаевна [2]" w:date="2026-03-05T15:05:00Z">
              <w:r w:rsidRPr="00BB7E48">
                <w:t>&lt;=</w:t>
              </w:r>
              <w:r w:rsidRPr="00BB7E48">
                <w:rPr>
                  <w:lang w:val="en-US"/>
                </w:rPr>
                <w:t>50</w:t>
              </w:r>
            </w:ins>
          </w:p>
        </w:tc>
        <w:tc>
          <w:tcPr>
            <w:tcW w:w="1777" w:type="pct"/>
          </w:tcPr>
          <w:p w14:paraId="48EFDD15" w14:textId="6B32C096" w:rsidR="0086291E" w:rsidRPr="00BB7E48" w:rsidRDefault="0086291E" w:rsidP="0086291E">
            <w:pPr>
              <w:pStyle w:val="GOSTTablenorm"/>
              <w:rPr>
                <w:ins w:id="2585" w:author="Опаева Лидия Арашаевна [2]" w:date="2026-03-05T15:05:00Z"/>
              </w:rPr>
            </w:pPr>
            <w:ins w:id="2586" w:author="Опаева Лидия Арашаевна [2]" w:date="2026-03-05T15:05:00Z">
              <w:r w:rsidRPr="00BB7E48">
                <w:t>Указывается значение аналитического признака «</w:t>
              </w:r>
              <w:r>
                <w:rPr>
                  <w:color w:val="000000" w:themeColor="text1"/>
                </w:rPr>
                <w:t>Код источника поступлений ЦС</w:t>
              </w:r>
              <w:r w:rsidRPr="00BB7E48">
                <w:t>»</w:t>
              </w:r>
              <w:r>
                <w:t xml:space="preserve"> (резерв 8)</w:t>
              </w:r>
              <w:r w:rsidRPr="00BB7E48">
                <w:t xml:space="preserve"> для отражения по кредиту записи учета.</w:t>
              </w:r>
            </w:ins>
          </w:p>
          <w:p w14:paraId="0F3BB257" w14:textId="35014F10" w:rsidR="0086291E" w:rsidRPr="00BB7E48" w:rsidRDefault="0086291E" w:rsidP="0086291E">
            <w:pPr>
              <w:pStyle w:val="GOSTTablenorm"/>
              <w:rPr>
                <w:ins w:id="2587" w:author="Опаева Лидия Арашаевна [2]" w:date="2026-03-05T15:04:00Z"/>
              </w:rPr>
            </w:pPr>
            <w:ins w:id="2588" w:author="Опаева Лидия Арашаевна [2]" w:date="2026-03-05T15:05:00Z">
              <w:r w:rsidRPr="00BB7E48">
                <w:t>Допускается заполнение прочерком</w:t>
              </w:r>
            </w:ins>
          </w:p>
        </w:tc>
      </w:tr>
      <w:tr w:rsidR="0086291E" w:rsidRPr="00BB7E48" w14:paraId="32183524" w14:textId="77777777" w:rsidTr="00397DBC">
        <w:trPr>
          <w:ins w:id="2589" w:author="Опаева Лидия Арашаевна" w:date="2025-06-06T14:30:00Z"/>
        </w:trPr>
        <w:tc>
          <w:tcPr>
            <w:tcW w:w="1120" w:type="pct"/>
          </w:tcPr>
          <w:p w14:paraId="6654614F" w14:textId="143B8587" w:rsidR="0086291E" w:rsidRPr="00BB7E48" w:rsidRDefault="0086291E" w:rsidP="0086291E">
            <w:pPr>
              <w:pStyle w:val="GOSTTablenorm"/>
              <w:rPr>
                <w:ins w:id="2590" w:author="Опаева Лидия Арашаевна" w:date="2025-06-06T14:30:00Z"/>
              </w:rPr>
            </w:pPr>
            <w:ins w:id="2591" w:author="Опаева Лидия Арашаевна" w:date="2025-06-06T14:30:00Z">
              <w:r w:rsidRPr="00BB7E48">
                <w:t xml:space="preserve">Код </w:t>
              </w:r>
              <w:del w:id="2592" w:author="Опаева Лидия Арашаевна [2]" w:date="2026-03-05T15:03:00Z">
                <w:r w:rsidRPr="00BB7E48" w:rsidDel="0086291E">
                  <w:delText>источника поступлений/</w:delText>
                </w:r>
              </w:del>
              <w:r w:rsidRPr="00BB7E48">
                <w:t>направления расходования ЦС Кт</w:t>
              </w:r>
            </w:ins>
          </w:p>
        </w:tc>
        <w:tc>
          <w:tcPr>
            <w:tcW w:w="795" w:type="pct"/>
          </w:tcPr>
          <w:p w14:paraId="4E2609DC" w14:textId="77777777" w:rsidR="0086291E" w:rsidRPr="00BB7E48" w:rsidRDefault="0086291E" w:rsidP="0086291E">
            <w:pPr>
              <w:pStyle w:val="GOSTTablenorm"/>
              <w:rPr>
                <w:ins w:id="2593" w:author="Опаева Лидия Арашаевна" w:date="2025-06-06T14:30:00Z"/>
              </w:rPr>
            </w:pPr>
            <w:ins w:id="2594" w:author="Опаева Лидия Арашаевна" w:date="2025-06-06T14:30:00Z">
              <w:r w:rsidRPr="00BB7E48">
                <w:rPr>
                  <w:b/>
                </w:rPr>
                <w:t>T0504833:</w:t>
              </w:r>
              <w:r w:rsidRPr="00BB7E48">
                <w:rPr>
                  <w:lang w:val="en-US"/>
                </w:rPr>
                <w:t>C</w:t>
              </w:r>
              <w:r w:rsidRPr="00BB7E48">
                <w:t>T_</w:t>
              </w:r>
              <w:del w:id="2595" w:author="Сатлер Марина Викторовна" w:date="2025-04-15T12:19:00Z">
                <w:r w:rsidRPr="00BB7E48" w:rsidDel="00FA047E">
                  <w:delText xml:space="preserve"> </w:delText>
                </w:r>
              </w:del>
              <w:r w:rsidRPr="00BB7E48">
                <w:t>TARGETFUNDSCODE</w:t>
              </w:r>
            </w:ins>
          </w:p>
        </w:tc>
        <w:tc>
          <w:tcPr>
            <w:tcW w:w="560" w:type="pct"/>
          </w:tcPr>
          <w:p w14:paraId="245527EC" w14:textId="77777777" w:rsidR="0086291E" w:rsidRPr="00BB7E48" w:rsidRDefault="0086291E" w:rsidP="0086291E">
            <w:pPr>
              <w:pStyle w:val="GOSTTablenorm"/>
              <w:rPr>
                <w:ins w:id="2596" w:author="Опаева Лидия Арашаевна" w:date="2025-06-06T14:30:00Z"/>
              </w:rPr>
            </w:pPr>
            <w:ins w:id="2597" w:author="Опаева Лидия Арашаевна" w:date="2025-06-06T14:30:00Z">
              <w:r w:rsidRPr="00BB7E48">
                <w:t>Строка</w:t>
              </w:r>
            </w:ins>
          </w:p>
        </w:tc>
        <w:tc>
          <w:tcPr>
            <w:tcW w:w="374" w:type="pct"/>
          </w:tcPr>
          <w:p w14:paraId="71E94AE5" w14:textId="77777777" w:rsidR="0086291E" w:rsidRPr="00BB7E48" w:rsidRDefault="0086291E" w:rsidP="0086291E">
            <w:pPr>
              <w:pStyle w:val="GOSTTablenorm"/>
              <w:rPr>
                <w:ins w:id="2598" w:author="Опаева Лидия Арашаевна" w:date="2025-06-06T14:30:00Z"/>
              </w:rPr>
            </w:pPr>
            <w:ins w:id="2599" w:author="Опаева Лидия Арашаевна" w:date="2025-06-06T14:30:00Z">
              <w:r w:rsidRPr="00BB7E48">
                <w:t>Нет</w:t>
              </w:r>
            </w:ins>
          </w:p>
        </w:tc>
        <w:tc>
          <w:tcPr>
            <w:tcW w:w="374" w:type="pct"/>
          </w:tcPr>
          <w:p w14:paraId="1DEB1BF2" w14:textId="77777777" w:rsidR="0086291E" w:rsidRPr="00BB7E48" w:rsidRDefault="0086291E" w:rsidP="0086291E">
            <w:pPr>
              <w:pStyle w:val="GOSTTablenorm"/>
              <w:rPr>
                <w:ins w:id="2600" w:author="Опаева Лидия Арашаевна" w:date="2025-06-06T14:30:00Z"/>
              </w:rPr>
            </w:pPr>
            <w:ins w:id="2601" w:author="Опаева Лидия Арашаевна" w:date="2025-06-06T14:30:00Z">
              <w:r w:rsidRPr="00BB7E48">
                <w:rPr>
                  <w:lang w:val="en-US"/>
                </w:rPr>
                <w:t>&lt;=50</w:t>
              </w:r>
            </w:ins>
          </w:p>
        </w:tc>
        <w:tc>
          <w:tcPr>
            <w:tcW w:w="1777" w:type="pct"/>
          </w:tcPr>
          <w:p w14:paraId="5F9BC3FE" w14:textId="77777777" w:rsidR="0086291E" w:rsidRPr="00BB7E48" w:rsidRDefault="0086291E" w:rsidP="0086291E">
            <w:pPr>
              <w:pStyle w:val="GOSTTablenorm"/>
              <w:rPr>
                <w:ins w:id="2602" w:author="Опаева Лидия Арашаевна" w:date="2025-06-06T14:30:00Z"/>
              </w:rPr>
            </w:pPr>
            <w:ins w:id="2603" w:author="Опаева Лидия Арашаевна" w:date="2025-06-06T14:30:00Z">
              <w:r w:rsidRPr="00BB7E48">
                <w:t>Указывается значение аналитического признака «Код целевых средств» для отражения по кредиту</w:t>
              </w:r>
              <w:r w:rsidRPr="00BB7E48" w:rsidDel="000A0FA3">
                <w:t xml:space="preserve"> </w:t>
              </w:r>
              <w:r w:rsidRPr="00BB7E48">
                <w:t>записи учета.</w:t>
              </w:r>
            </w:ins>
          </w:p>
          <w:p w14:paraId="1869E8E4" w14:textId="2AA3C2BA" w:rsidR="0086291E" w:rsidRPr="00BB7E48" w:rsidRDefault="0086291E" w:rsidP="0086291E">
            <w:pPr>
              <w:pStyle w:val="GOSTTablenorm"/>
              <w:rPr>
                <w:ins w:id="2604" w:author="Опаева Лидия Арашаевна" w:date="2025-06-06T14:30:00Z"/>
              </w:rPr>
            </w:pPr>
            <w:ins w:id="2605" w:author="Опаева Лидия Арашаевна" w:date="2025-06-06T14:30:00Z">
              <w:r w:rsidRPr="00BB7E48">
                <w:t>Допускается заполнение прочерком</w:t>
              </w:r>
            </w:ins>
          </w:p>
        </w:tc>
      </w:tr>
      <w:tr w:rsidR="0086291E" w:rsidRPr="00BB7E48" w14:paraId="780F1B88" w14:textId="77777777" w:rsidTr="00397DBC">
        <w:trPr>
          <w:ins w:id="2606" w:author="Опаева Лидия Арашаевна" w:date="2025-07-11T16:48:00Z"/>
        </w:trPr>
        <w:tc>
          <w:tcPr>
            <w:tcW w:w="1120" w:type="pct"/>
          </w:tcPr>
          <w:p w14:paraId="21034120" w14:textId="4A7E3D7F" w:rsidR="0086291E" w:rsidRPr="00977891" w:rsidRDefault="0086291E" w:rsidP="0086291E">
            <w:pPr>
              <w:pStyle w:val="GOSTTablenorm"/>
              <w:rPr>
                <w:ins w:id="2607" w:author="Опаева Лидия Арашаевна" w:date="2025-07-11T16:48:00Z"/>
              </w:rPr>
            </w:pPr>
            <w:ins w:id="2608" w:author="Опаева Лидия Арашаевна" w:date="2025-07-11T16:48:00Z">
              <w:r w:rsidRPr="00977891">
                <w:rPr>
                  <w:color w:val="000000" w:themeColor="text1"/>
                </w:rPr>
                <w:t xml:space="preserve">Тип </w:t>
              </w:r>
              <w:del w:id="2609" w:author="Опаева Лидия Арашаевна [2]" w:date="2026-03-05T15:04:00Z">
                <w:r w:rsidRPr="00977891" w:rsidDel="0086291E">
                  <w:rPr>
                    <w:color w:val="000000" w:themeColor="text1"/>
                  </w:rPr>
                  <w:delText xml:space="preserve">кода классификации </w:delText>
                </w:r>
              </w:del>
              <w:r w:rsidRPr="00977891">
                <w:rPr>
                  <w:color w:val="000000" w:themeColor="text1"/>
                </w:rPr>
                <w:t>операций при КС Кт</w:t>
              </w:r>
            </w:ins>
          </w:p>
        </w:tc>
        <w:tc>
          <w:tcPr>
            <w:tcW w:w="795" w:type="pct"/>
          </w:tcPr>
          <w:p w14:paraId="14E63D5F" w14:textId="7881FCF7" w:rsidR="0086291E" w:rsidRPr="00977891" w:rsidRDefault="0086291E" w:rsidP="0086291E">
            <w:pPr>
              <w:pStyle w:val="GOSTTablenorm"/>
              <w:rPr>
                <w:ins w:id="2610" w:author="Опаева Лидия Арашаевна" w:date="2025-07-11T16:48:00Z"/>
                <w:b/>
              </w:rPr>
            </w:pPr>
            <w:ins w:id="2611" w:author="Опаева Лидия Арашаевна" w:date="2025-07-11T16:48:00Z">
              <w:r w:rsidRPr="00977891">
                <w:rPr>
                  <w:b/>
                  <w:bCs/>
                  <w:szCs w:val="22"/>
                </w:rPr>
                <w:t>T0504833:</w:t>
              </w:r>
              <w:r w:rsidRPr="00977891">
                <w:rPr>
                  <w:bCs/>
                  <w:szCs w:val="22"/>
                  <w:lang w:val="en-US"/>
                </w:rPr>
                <w:t>C</w:t>
              </w:r>
              <w:r w:rsidRPr="00977891">
                <w:rPr>
                  <w:bCs/>
                  <w:szCs w:val="22"/>
                </w:rPr>
                <w:t>T_</w:t>
              </w:r>
              <w:r w:rsidRPr="00977891">
                <w:rPr>
                  <w:bCs/>
                  <w:caps/>
                  <w:szCs w:val="22"/>
                </w:rPr>
                <w:t>targetFundsCodeType</w:t>
              </w:r>
            </w:ins>
          </w:p>
        </w:tc>
        <w:tc>
          <w:tcPr>
            <w:tcW w:w="560" w:type="pct"/>
          </w:tcPr>
          <w:p w14:paraId="5FCD29B2" w14:textId="2DD28A04" w:rsidR="0086291E" w:rsidRPr="00977891" w:rsidRDefault="0086291E" w:rsidP="0086291E">
            <w:pPr>
              <w:pStyle w:val="GOSTTablenorm"/>
              <w:rPr>
                <w:ins w:id="2612" w:author="Опаева Лидия Арашаевна" w:date="2025-07-11T16:48:00Z"/>
              </w:rPr>
            </w:pPr>
            <w:ins w:id="2613" w:author="Опаева Лидия Арашаевна" w:date="2025-07-11T16:48:00Z">
              <w:r w:rsidRPr="00977891">
                <w:rPr>
                  <w:szCs w:val="22"/>
                </w:rPr>
                <w:t>Строка</w:t>
              </w:r>
            </w:ins>
          </w:p>
        </w:tc>
        <w:tc>
          <w:tcPr>
            <w:tcW w:w="374" w:type="pct"/>
          </w:tcPr>
          <w:p w14:paraId="5CC576BE" w14:textId="4B01552A" w:rsidR="0086291E" w:rsidRPr="00977891" w:rsidRDefault="0086291E" w:rsidP="0086291E">
            <w:pPr>
              <w:pStyle w:val="GOSTTablenorm"/>
              <w:rPr>
                <w:ins w:id="2614" w:author="Опаева Лидия Арашаевна" w:date="2025-07-11T16:48:00Z"/>
              </w:rPr>
            </w:pPr>
            <w:ins w:id="2615" w:author="Опаева Лидия Арашаевна" w:date="2025-07-11T16:48:00Z">
              <w:r w:rsidRPr="00977891">
                <w:t>Нет</w:t>
              </w:r>
            </w:ins>
          </w:p>
        </w:tc>
        <w:tc>
          <w:tcPr>
            <w:tcW w:w="374" w:type="pct"/>
          </w:tcPr>
          <w:p w14:paraId="1E693223" w14:textId="4C169103" w:rsidR="0086291E" w:rsidRPr="00977891" w:rsidRDefault="0086291E" w:rsidP="0086291E">
            <w:pPr>
              <w:pStyle w:val="GOSTTablenorm"/>
              <w:rPr>
                <w:ins w:id="2616" w:author="Опаева Лидия Арашаевна" w:date="2025-07-11T16:48:00Z"/>
                <w:lang w:val="en-US"/>
              </w:rPr>
            </w:pPr>
            <w:ins w:id="2617" w:author="Опаева Лидия Арашаевна" w:date="2025-07-11T16:48:00Z">
              <w:r w:rsidRPr="00977891">
                <w:rPr>
                  <w:lang w:val="en-US"/>
                </w:rPr>
                <w:t>&lt;=2</w:t>
              </w:r>
            </w:ins>
          </w:p>
        </w:tc>
        <w:tc>
          <w:tcPr>
            <w:tcW w:w="1777" w:type="pct"/>
          </w:tcPr>
          <w:p w14:paraId="44B53DC2" w14:textId="0D538593" w:rsidR="0086291E" w:rsidRPr="00BB7E48" w:rsidRDefault="0086291E" w:rsidP="0086291E">
            <w:pPr>
              <w:pStyle w:val="GOSTTablenorm"/>
              <w:rPr>
                <w:ins w:id="2618" w:author="Опаева Лидия Арашаевна" w:date="2025-07-11T16:48:00Z"/>
              </w:rPr>
            </w:pPr>
            <w:ins w:id="2619" w:author="Опаева Лидия Арашаевна" w:date="2025-07-11T16:48:00Z">
              <w:r w:rsidRPr="00977891">
                <w:t>Указывается значение реквизита «</w:t>
              </w:r>
              <w:r w:rsidRPr="00977891">
                <w:rPr>
                  <w:color w:val="000000" w:themeColor="text1"/>
                </w:rPr>
                <w:t>Тип кода классификации операций при КС</w:t>
              </w:r>
              <w:r w:rsidRPr="00977891">
                <w:t xml:space="preserve">» </w:t>
              </w:r>
              <w:r w:rsidRPr="00977891">
                <w:rPr>
                  <w:szCs w:val="22"/>
                </w:rPr>
                <w:t>табличной части блока «Кредит»</w:t>
              </w:r>
            </w:ins>
          </w:p>
        </w:tc>
      </w:tr>
      <w:tr w:rsidR="0086291E" w:rsidRPr="00BB7E48" w14:paraId="75B711F5" w14:textId="77777777" w:rsidTr="00397DBC">
        <w:trPr>
          <w:ins w:id="2620" w:author="Опаева Лидия Арашаевна" w:date="2025-06-06T14:30:00Z"/>
        </w:trPr>
        <w:tc>
          <w:tcPr>
            <w:tcW w:w="1120" w:type="pct"/>
          </w:tcPr>
          <w:p w14:paraId="5D9A8EFE" w14:textId="77777777" w:rsidR="0086291E" w:rsidRPr="00BB7E48" w:rsidRDefault="0086291E" w:rsidP="0086291E">
            <w:pPr>
              <w:pStyle w:val="GOSTTablenorm"/>
              <w:rPr>
                <w:ins w:id="2621" w:author="Опаева Лидия Арашаевна" w:date="2025-06-06T14:30:00Z"/>
              </w:rPr>
            </w:pPr>
            <w:ins w:id="2622" w:author="Опаева Лидия Арашаевна" w:date="2025-06-06T14:30:00Z">
              <w:r w:rsidRPr="00BB7E48">
                <w:t>Банковский счет Кт</w:t>
              </w:r>
            </w:ins>
          </w:p>
        </w:tc>
        <w:tc>
          <w:tcPr>
            <w:tcW w:w="795" w:type="pct"/>
          </w:tcPr>
          <w:p w14:paraId="0D6C7B9F" w14:textId="77777777" w:rsidR="0086291E" w:rsidRPr="00BB7E48" w:rsidRDefault="0086291E" w:rsidP="0086291E">
            <w:pPr>
              <w:pStyle w:val="GOSTTablenorm"/>
              <w:rPr>
                <w:ins w:id="2623" w:author="Опаева Лидия Арашаевна" w:date="2025-06-06T14:30:00Z"/>
              </w:rPr>
            </w:pPr>
            <w:ins w:id="2624" w:author="Опаева Лидия Арашаевна" w:date="2025-06-06T14:30:00Z">
              <w:r w:rsidRPr="00BB7E48">
                <w:rPr>
                  <w:b/>
                </w:rPr>
                <w:t>T0504833:</w:t>
              </w:r>
              <w:r w:rsidRPr="00BB7E48">
                <w:t>CT_BA</w:t>
              </w:r>
            </w:ins>
          </w:p>
        </w:tc>
        <w:tc>
          <w:tcPr>
            <w:tcW w:w="560" w:type="pct"/>
          </w:tcPr>
          <w:p w14:paraId="15CF31F8" w14:textId="77777777" w:rsidR="0086291E" w:rsidRPr="00BB7E48" w:rsidRDefault="0086291E" w:rsidP="0086291E">
            <w:pPr>
              <w:pStyle w:val="GOSTTablenorm"/>
              <w:rPr>
                <w:ins w:id="2625" w:author="Опаева Лидия Арашаевна" w:date="2025-06-06T14:30:00Z"/>
                <w:lang w:eastAsia="en-US"/>
              </w:rPr>
            </w:pPr>
            <w:ins w:id="2626" w:author="Опаева Лидия Арашаевна" w:date="2025-06-06T14:30:00Z">
              <w:r w:rsidRPr="00BB7E48">
                <w:t>Строка</w:t>
              </w:r>
            </w:ins>
          </w:p>
        </w:tc>
        <w:tc>
          <w:tcPr>
            <w:tcW w:w="374" w:type="pct"/>
          </w:tcPr>
          <w:p w14:paraId="48BCBB34" w14:textId="77777777" w:rsidR="0086291E" w:rsidRPr="00BB7E48" w:rsidRDefault="0086291E" w:rsidP="0086291E">
            <w:pPr>
              <w:pStyle w:val="GOSTTablenorm"/>
              <w:rPr>
                <w:ins w:id="2627" w:author="Опаева Лидия Арашаевна" w:date="2025-06-06T14:30:00Z"/>
              </w:rPr>
            </w:pPr>
            <w:ins w:id="2628" w:author="Опаева Лидия Арашаевна" w:date="2025-06-06T14:30:00Z">
              <w:r w:rsidRPr="00BB7E48">
                <w:t>Да</w:t>
              </w:r>
            </w:ins>
          </w:p>
        </w:tc>
        <w:tc>
          <w:tcPr>
            <w:tcW w:w="374" w:type="pct"/>
          </w:tcPr>
          <w:p w14:paraId="0B669801" w14:textId="77777777" w:rsidR="0086291E" w:rsidRPr="00BB7E48" w:rsidRDefault="0086291E" w:rsidP="0086291E">
            <w:pPr>
              <w:pStyle w:val="GOSTTablenorm"/>
              <w:rPr>
                <w:ins w:id="2629" w:author="Опаева Лидия Арашаевна" w:date="2025-06-06T14:30:00Z"/>
              </w:rPr>
            </w:pPr>
            <w:ins w:id="2630" w:author="Опаева Лидия Арашаевна" w:date="2025-06-06T14:30:00Z">
              <w:r w:rsidRPr="00BB7E48">
                <w:t>&lt;=20</w:t>
              </w:r>
            </w:ins>
          </w:p>
        </w:tc>
        <w:tc>
          <w:tcPr>
            <w:tcW w:w="1777" w:type="pct"/>
          </w:tcPr>
          <w:p w14:paraId="79E2173B" w14:textId="77777777" w:rsidR="0086291E" w:rsidRPr="00BB7E48" w:rsidRDefault="0086291E" w:rsidP="0086291E">
            <w:pPr>
              <w:pStyle w:val="GOSTTablenorm"/>
              <w:rPr>
                <w:ins w:id="2631" w:author="Опаева Лидия Арашаевна" w:date="2025-06-06T14:30:00Z"/>
              </w:rPr>
            </w:pPr>
            <w:ins w:id="2632" w:author="Опаева Лидия Арашаевна" w:date="2025-06-06T14:30:00Z">
              <w:r w:rsidRPr="00BB7E48">
                <w:t>Указывается значение аналитического признака «Банковский счет» для отражения по кредиту записи учета.</w:t>
              </w:r>
            </w:ins>
          </w:p>
          <w:p w14:paraId="71A22D77" w14:textId="77777777" w:rsidR="0086291E" w:rsidRPr="00BB7E48" w:rsidRDefault="0086291E" w:rsidP="0086291E">
            <w:pPr>
              <w:pStyle w:val="GOSTTablenorm"/>
              <w:rPr>
                <w:ins w:id="2633" w:author="Опаева Лидия Арашаевна" w:date="2025-06-06T14:30:00Z"/>
              </w:rPr>
            </w:pPr>
            <w:ins w:id="2634" w:author="Опаева Лидия Арашаевна" w:date="2025-06-06T14:30:00Z">
              <w:r w:rsidRPr="00BB7E48">
                <w:t>Допускается заполнение прочерком</w:t>
              </w:r>
            </w:ins>
          </w:p>
        </w:tc>
      </w:tr>
      <w:tr w:rsidR="0086291E" w:rsidRPr="00A57119" w14:paraId="3742F223" w14:textId="77777777" w:rsidTr="00397DBC">
        <w:trPr>
          <w:ins w:id="2635" w:author="Опаева Лидия Арашаевна" w:date="2025-06-06T14:30:00Z"/>
        </w:trPr>
        <w:tc>
          <w:tcPr>
            <w:tcW w:w="1120" w:type="pct"/>
          </w:tcPr>
          <w:p w14:paraId="0B38DB38" w14:textId="77777777" w:rsidR="0086291E" w:rsidRPr="00BB7E48" w:rsidRDefault="0086291E" w:rsidP="0086291E">
            <w:pPr>
              <w:pStyle w:val="GOSTTablenorm"/>
              <w:rPr>
                <w:ins w:id="2636" w:author="Опаева Лидия Арашаевна" w:date="2025-06-06T14:30:00Z"/>
              </w:rPr>
            </w:pPr>
            <w:ins w:id="2637" w:author="Опаева Лидия Арашаевна" w:date="2025-06-06T14:30:00Z">
              <w:r w:rsidRPr="00BB7E48">
                <w:t>Счет контрагента Кт</w:t>
              </w:r>
            </w:ins>
          </w:p>
        </w:tc>
        <w:tc>
          <w:tcPr>
            <w:tcW w:w="795" w:type="pct"/>
          </w:tcPr>
          <w:p w14:paraId="1F3EA686" w14:textId="77777777" w:rsidR="0086291E" w:rsidRPr="00BB7E48" w:rsidRDefault="0086291E" w:rsidP="0086291E">
            <w:pPr>
              <w:pStyle w:val="GOSTTablenorm"/>
              <w:rPr>
                <w:ins w:id="2638" w:author="Опаева Лидия Арашаевна" w:date="2025-06-06T14:30:00Z"/>
              </w:rPr>
            </w:pPr>
            <w:ins w:id="2639" w:author="Опаева Лидия Арашаевна" w:date="2025-06-06T14:30:00Z">
              <w:r w:rsidRPr="00BB7E48">
                <w:rPr>
                  <w:b/>
                </w:rPr>
                <w:t>T0504833:</w:t>
              </w:r>
              <w:r w:rsidRPr="00BB7E48">
                <w:t>CT_CA</w:t>
              </w:r>
            </w:ins>
          </w:p>
        </w:tc>
        <w:tc>
          <w:tcPr>
            <w:tcW w:w="560" w:type="pct"/>
          </w:tcPr>
          <w:p w14:paraId="4187187A" w14:textId="77777777" w:rsidR="0086291E" w:rsidRPr="00BB7E48" w:rsidRDefault="0086291E" w:rsidP="0086291E">
            <w:pPr>
              <w:pStyle w:val="GOSTTablenorm"/>
              <w:rPr>
                <w:ins w:id="2640" w:author="Опаева Лидия Арашаевна" w:date="2025-06-06T14:30:00Z"/>
                <w:lang w:eastAsia="en-US"/>
              </w:rPr>
            </w:pPr>
            <w:ins w:id="2641" w:author="Опаева Лидия Арашаевна" w:date="2025-06-06T14:30:00Z">
              <w:r w:rsidRPr="00BB7E48">
                <w:t>Строка</w:t>
              </w:r>
            </w:ins>
          </w:p>
        </w:tc>
        <w:tc>
          <w:tcPr>
            <w:tcW w:w="374" w:type="pct"/>
          </w:tcPr>
          <w:p w14:paraId="76C2EA31" w14:textId="77777777" w:rsidR="0086291E" w:rsidRPr="00BB7E48" w:rsidRDefault="0086291E" w:rsidP="0086291E">
            <w:pPr>
              <w:pStyle w:val="GOSTTablenorm"/>
              <w:rPr>
                <w:ins w:id="2642" w:author="Опаева Лидия Арашаевна" w:date="2025-06-06T14:30:00Z"/>
              </w:rPr>
            </w:pPr>
            <w:ins w:id="2643" w:author="Опаева Лидия Арашаевна" w:date="2025-06-06T14:30:00Z">
              <w:r w:rsidRPr="00BB7E48">
                <w:t>Да</w:t>
              </w:r>
            </w:ins>
          </w:p>
        </w:tc>
        <w:tc>
          <w:tcPr>
            <w:tcW w:w="374" w:type="pct"/>
          </w:tcPr>
          <w:p w14:paraId="2E9F4CE4" w14:textId="77777777" w:rsidR="0086291E" w:rsidRPr="00BB7E48" w:rsidRDefault="0086291E" w:rsidP="0086291E">
            <w:pPr>
              <w:pStyle w:val="GOSTTablenorm"/>
              <w:rPr>
                <w:ins w:id="2644" w:author="Опаева Лидия Арашаевна" w:date="2025-06-06T14:30:00Z"/>
              </w:rPr>
            </w:pPr>
            <w:ins w:id="2645" w:author="Опаева Лидия Арашаевна" w:date="2025-06-06T14:30:00Z">
              <w:r w:rsidRPr="00BB7E48">
                <w:t>&lt;=20</w:t>
              </w:r>
            </w:ins>
          </w:p>
        </w:tc>
        <w:tc>
          <w:tcPr>
            <w:tcW w:w="1777" w:type="pct"/>
          </w:tcPr>
          <w:p w14:paraId="3055A0AB" w14:textId="77777777" w:rsidR="0086291E" w:rsidRPr="00BB7E48" w:rsidRDefault="0086291E" w:rsidP="0086291E">
            <w:pPr>
              <w:pStyle w:val="GOSTTablenorm"/>
              <w:rPr>
                <w:ins w:id="2646" w:author="Опаева Лидия Арашаевна" w:date="2025-06-06T14:30:00Z"/>
              </w:rPr>
            </w:pPr>
            <w:ins w:id="2647" w:author="Опаева Лидия Арашаевна" w:date="2025-06-06T14:30:00Z">
              <w:r w:rsidRPr="00BB7E48">
                <w:t>Указывается значение аналитического признака «Счет контрагента» для отражения по кредиту записи учета.</w:t>
              </w:r>
            </w:ins>
          </w:p>
          <w:p w14:paraId="600191CB" w14:textId="77777777" w:rsidR="0086291E" w:rsidRPr="00A57119" w:rsidRDefault="0086291E" w:rsidP="0086291E">
            <w:pPr>
              <w:pStyle w:val="GOSTTablenorm"/>
              <w:rPr>
                <w:ins w:id="2648" w:author="Опаева Лидия Арашаевна" w:date="2025-06-06T14:30:00Z"/>
              </w:rPr>
            </w:pPr>
            <w:ins w:id="2649" w:author="Опаева Лидия Арашаевна" w:date="2025-06-06T14:30:00Z">
              <w:r w:rsidRPr="00BB7E48">
                <w:t>Допускается заполнение прочерком</w:t>
              </w:r>
            </w:ins>
          </w:p>
        </w:tc>
      </w:tr>
      <w:tr w:rsidR="0086291E" w:rsidRPr="00A57119" w14:paraId="5277F38C" w14:textId="77777777" w:rsidTr="00397DBC">
        <w:trPr>
          <w:ins w:id="2650" w:author="Опаева Лидия Арашаевна" w:date="2025-06-06T14:30:00Z"/>
        </w:trPr>
        <w:tc>
          <w:tcPr>
            <w:tcW w:w="1120" w:type="pct"/>
          </w:tcPr>
          <w:p w14:paraId="666822FB" w14:textId="77777777" w:rsidR="0086291E" w:rsidRPr="00A57119" w:rsidRDefault="0086291E" w:rsidP="0086291E">
            <w:pPr>
              <w:pStyle w:val="GOSTTablenorm"/>
              <w:rPr>
                <w:ins w:id="2651" w:author="Опаева Лидия Арашаевна" w:date="2025-06-06T14:30:00Z"/>
              </w:rPr>
            </w:pPr>
            <w:ins w:id="2652" w:author="Опаева Лидия Арашаевна" w:date="2025-06-06T14:30:00Z">
              <w:r w:rsidRPr="00A57119">
                <w:t>Аналитический показатель ЛС (операции) Кт</w:t>
              </w:r>
            </w:ins>
          </w:p>
        </w:tc>
        <w:tc>
          <w:tcPr>
            <w:tcW w:w="795" w:type="pct"/>
          </w:tcPr>
          <w:p w14:paraId="4412EC85" w14:textId="77777777" w:rsidR="0086291E" w:rsidRPr="00A57119" w:rsidRDefault="0086291E" w:rsidP="0086291E">
            <w:pPr>
              <w:pStyle w:val="GOSTTablenorm"/>
              <w:rPr>
                <w:ins w:id="2653" w:author="Опаева Лидия Арашаевна" w:date="2025-06-06T14:30:00Z"/>
              </w:rPr>
            </w:pPr>
            <w:ins w:id="2654" w:author="Опаева Лидия Арашаевна" w:date="2025-06-06T14:30:00Z">
              <w:r w:rsidRPr="00FA047E">
                <w:rPr>
                  <w:b/>
                </w:rPr>
                <w:t>T0504833:</w:t>
              </w:r>
              <w:r w:rsidRPr="00A57119">
                <w:rPr>
                  <w:lang w:val="en-US"/>
                </w:rPr>
                <w:t>C</w:t>
              </w:r>
              <w:r w:rsidRPr="00A57119">
                <w:t>T_PLS</w:t>
              </w:r>
            </w:ins>
          </w:p>
        </w:tc>
        <w:tc>
          <w:tcPr>
            <w:tcW w:w="560" w:type="pct"/>
          </w:tcPr>
          <w:p w14:paraId="25089564" w14:textId="77777777" w:rsidR="0086291E" w:rsidRPr="00A57119" w:rsidRDefault="0086291E" w:rsidP="0086291E">
            <w:pPr>
              <w:pStyle w:val="GOSTTablenorm"/>
              <w:rPr>
                <w:ins w:id="2655" w:author="Опаева Лидия Арашаевна" w:date="2025-06-06T14:30:00Z"/>
              </w:rPr>
            </w:pPr>
            <w:ins w:id="2656" w:author="Опаева Лидия Арашаевна" w:date="2025-06-06T14:30:00Z">
              <w:r w:rsidRPr="00A57119">
                <w:t>Строка</w:t>
              </w:r>
            </w:ins>
          </w:p>
        </w:tc>
        <w:tc>
          <w:tcPr>
            <w:tcW w:w="374" w:type="pct"/>
          </w:tcPr>
          <w:p w14:paraId="5557E675" w14:textId="77777777" w:rsidR="0086291E" w:rsidRPr="00A57119" w:rsidDel="00534F1C" w:rsidRDefault="0086291E" w:rsidP="0086291E">
            <w:pPr>
              <w:pStyle w:val="GOSTTablenorm"/>
              <w:rPr>
                <w:ins w:id="2657" w:author="Опаева Лидия Арашаевна" w:date="2025-06-06T14:30:00Z"/>
              </w:rPr>
            </w:pPr>
            <w:ins w:id="2658" w:author="Опаева Лидия Арашаевна" w:date="2025-06-06T14:30:00Z">
              <w:r w:rsidRPr="00A57119">
                <w:t>Нет</w:t>
              </w:r>
            </w:ins>
          </w:p>
        </w:tc>
        <w:tc>
          <w:tcPr>
            <w:tcW w:w="374" w:type="pct"/>
          </w:tcPr>
          <w:p w14:paraId="2830FB22" w14:textId="77777777" w:rsidR="0086291E" w:rsidRPr="00C6161D" w:rsidRDefault="0086291E" w:rsidP="0086291E">
            <w:pPr>
              <w:pStyle w:val="GOSTTablenorm"/>
              <w:rPr>
                <w:ins w:id="2659" w:author="Опаева Лидия Арашаевна" w:date="2025-06-06T14:30:00Z"/>
                <w:lang w:val="en-US"/>
              </w:rPr>
            </w:pPr>
            <w:ins w:id="2660" w:author="Опаева Лидия Арашаевна" w:date="2025-06-06T14:30:00Z">
              <w:r w:rsidRPr="00A57119">
                <w:rPr>
                  <w:lang w:val="en-US"/>
                </w:rPr>
                <w:t>&lt;=20</w:t>
              </w:r>
            </w:ins>
          </w:p>
        </w:tc>
        <w:tc>
          <w:tcPr>
            <w:tcW w:w="1777" w:type="pct"/>
          </w:tcPr>
          <w:p w14:paraId="7A1F1F04" w14:textId="77777777" w:rsidR="0086291E" w:rsidRPr="00A57119" w:rsidRDefault="0086291E" w:rsidP="0086291E">
            <w:pPr>
              <w:pStyle w:val="GOSTTablenorm"/>
              <w:rPr>
                <w:ins w:id="2661" w:author="Опаева Лидия Арашаевна" w:date="2025-06-06T14:30:00Z"/>
              </w:rPr>
            </w:pPr>
            <w:ins w:id="2662" w:author="Опаева Лидия Арашаевна" w:date="2025-06-06T14:30:00Z">
              <w:r w:rsidRPr="00A57119">
                <w:t>Указывается значение аналитического признака «Показатель ЛС (операции)» для отражения по дебету</w:t>
              </w:r>
              <w:r w:rsidRPr="00A57119" w:rsidDel="000A0FA3">
                <w:t xml:space="preserve"> </w:t>
              </w:r>
              <w:r w:rsidRPr="00A57119">
                <w:t>записи учета.</w:t>
              </w:r>
            </w:ins>
          </w:p>
          <w:p w14:paraId="6E5BCA97" w14:textId="4C92AB1E" w:rsidR="0086291E" w:rsidRPr="00A57119" w:rsidRDefault="0086291E" w:rsidP="0086291E">
            <w:pPr>
              <w:pStyle w:val="GOSTTablenorm"/>
              <w:rPr>
                <w:ins w:id="2663" w:author="Опаева Лидия Арашаевна" w:date="2025-06-06T14:30:00Z"/>
              </w:rPr>
            </w:pPr>
            <w:ins w:id="2664" w:author="Опаева Лидия Арашаевна" w:date="2025-06-06T14:30:00Z">
              <w:r w:rsidRPr="00A57119">
                <w:t>Допускается заполнение прочерком</w:t>
              </w:r>
            </w:ins>
          </w:p>
        </w:tc>
      </w:tr>
      <w:tr w:rsidR="0086291E" w:rsidRPr="00A57119" w14:paraId="3C3288B5" w14:textId="77777777" w:rsidTr="00397DBC">
        <w:trPr>
          <w:ins w:id="2665" w:author="Опаева Лидия Арашаевна" w:date="2025-06-06T14:30:00Z"/>
        </w:trPr>
        <w:tc>
          <w:tcPr>
            <w:tcW w:w="1120" w:type="pct"/>
          </w:tcPr>
          <w:p w14:paraId="5EC722E4" w14:textId="77777777" w:rsidR="0086291E" w:rsidRPr="00A57119" w:rsidRDefault="0086291E" w:rsidP="0086291E">
            <w:pPr>
              <w:pStyle w:val="GOSTTablenorm"/>
              <w:rPr>
                <w:ins w:id="2666" w:author="Опаева Лидия Арашаевна" w:date="2025-06-06T14:30:00Z"/>
              </w:rPr>
            </w:pPr>
            <w:ins w:id="2667" w:author="Опаева Лидия Арашаевна" w:date="2025-06-06T14:30:00Z">
              <w:r w:rsidRPr="00A57119">
                <w:t>ТОФК Кт</w:t>
              </w:r>
            </w:ins>
          </w:p>
        </w:tc>
        <w:tc>
          <w:tcPr>
            <w:tcW w:w="795" w:type="pct"/>
          </w:tcPr>
          <w:p w14:paraId="18926749" w14:textId="77777777" w:rsidR="0086291E" w:rsidRPr="00A57119" w:rsidRDefault="0086291E" w:rsidP="0086291E">
            <w:pPr>
              <w:pStyle w:val="GOSTTablenorm"/>
              <w:rPr>
                <w:ins w:id="2668" w:author="Опаева Лидия Арашаевна" w:date="2025-06-06T14:30:00Z"/>
              </w:rPr>
            </w:pPr>
            <w:ins w:id="2669" w:author="Опаева Лидия Арашаевна" w:date="2025-06-06T14:30:00Z">
              <w:r w:rsidRPr="00FA047E">
                <w:rPr>
                  <w:b/>
                </w:rPr>
                <w:t>T0504833:</w:t>
              </w:r>
              <w:r w:rsidRPr="00A57119">
                <w:t>CT_</w:t>
              </w:r>
              <w:r w:rsidRPr="00A57119">
                <w:rPr>
                  <w:lang w:val="en-US"/>
                </w:rPr>
                <w:t>TOFK</w:t>
              </w:r>
            </w:ins>
          </w:p>
        </w:tc>
        <w:tc>
          <w:tcPr>
            <w:tcW w:w="560" w:type="pct"/>
          </w:tcPr>
          <w:p w14:paraId="439128EC" w14:textId="77777777" w:rsidR="0086291E" w:rsidRPr="00A57119" w:rsidRDefault="0086291E" w:rsidP="0086291E">
            <w:pPr>
              <w:pStyle w:val="GOSTTablenorm"/>
              <w:rPr>
                <w:ins w:id="2670" w:author="Опаева Лидия Арашаевна" w:date="2025-06-06T14:30:00Z"/>
                <w:lang w:eastAsia="en-US"/>
              </w:rPr>
            </w:pPr>
            <w:ins w:id="2671" w:author="Опаева Лидия Арашаевна" w:date="2025-06-06T14:30:00Z">
              <w:r w:rsidRPr="00A57119">
                <w:t>Строка</w:t>
              </w:r>
            </w:ins>
          </w:p>
        </w:tc>
        <w:tc>
          <w:tcPr>
            <w:tcW w:w="374" w:type="pct"/>
          </w:tcPr>
          <w:p w14:paraId="32DBB190" w14:textId="77777777" w:rsidR="0086291E" w:rsidRPr="00A57119" w:rsidRDefault="0086291E" w:rsidP="0086291E">
            <w:pPr>
              <w:pStyle w:val="GOSTTablenorm"/>
              <w:rPr>
                <w:ins w:id="2672" w:author="Опаева Лидия Арашаевна" w:date="2025-06-06T14:30:00Z"/>
              </w:rPr>
            </w:pPr>
            <w:ins w:id="2673" w:author="Опаева Лидия Арашаевна" w:date="2025-06-06T14:30:00Z">
              <w:r w:rsidRPr="00A57119">
                <w:t>Да</w:t>
              </w:r>
            </w:ins>
          </w:p>
        </w:tc>
        <w:tc>
          <w:tcPr>
            <w:tcW w:w="374" w:type="pct"/>
          </w:tcPr>
          <w:p w14:paraId="3137B442" w14:textId="77777777" w:rsidR="0086291E" w:rsidRPr="00A57119" w:rsidRDefault="0086291E" w:rsidP="0086291E">
            <w:pPr>
              <w:pStyle w:val="GOSTTablenorm"/>
              <w:rPr>
                <w:ins w:id="2674" w:author="Опаева Лидия Арашаевна" w:date="2025-06-06T14:30:00Z"/>
              </w:rPr>
            </w:pPr>
            <w:ins w:id="2675" w:author="Опаева Лидия Арашаевна" w:date="2025-06-06T14:30:00Z">
              <w:r w:rsidRPr="00A57119">
                <w:t>&lt;=4</w:t>
              </w:r>
            </w:ins>
          </w:p>
        </w:tc>
        <w:tc>
          <w:tcPr>
            <w:tcW w:w="1777" w:type="pct"/>
          </w:tcPr>
          <w:p w14:paraId="410B24BD" w14:textId="77777777" w:rsidR="0086291E" w:rsidRPr="00A57119" w:rsidRDefault="0086291E" w:rsidP="0086291E">
            <w:pPr>
              <w:pStyle w:val="GOSTTablenorm"/>
              <w:rPr>
                <w:ins w:id="2676" w:author="Опаева Лидия Арашаевна" w:date="2025-06-06T14:30:00Z"/>
              </w:rPr>
            </w:pPr>
            <w:ins w:id="2677" w:author="Опаева Лидия Арашаевна" w:date="2025-06-06T14:30:00Z">
              <w:r w:rsidRPr="00A57119">
                <w:t>Указывается значение аналитического признака «ТОФК</w:t>
              </w:r>
              <w:r w:rsidRPr="00A57119" w:rsidDel="000A0FA3">
                <w:t xml:space="preserve"> </w:t>
              </w:r>
              <w:r w:rsidRPr="00A57119">
                <w:t>» для отражения по кредиту записи учета.</w:t>
              </w:r>
            </w:ins>
          </w:p>
          <w:p w14:paraId="638D3B8D" w14:textId="77777777" w:rsidR="0086291E" w:rsidRPr="00A57119" w:rsidRDefault="0086291E" w:rsidP="0086291E">
            <w:pPr>
              <w:pStyle w:val="GOSTTablenorm"/>
              <w:rPr>
                <w:ins w:id="2678" w:author="Опаева Лидия Арашаевна" w:date="2025-06-06T14:30:00Z"/>
              </w:rPr>
            </w:pPr>
            <w:ins w:id="2679" w:author="Опаева Лидия Арашаевна" w:date="2025-06-06T14:30:00Z">
              <w:r w:rsidRPr="00A57119">
                <w:t>Допускается заполнение прочерком</w:t>
              </w:r>
            </w:ins>
          </w:p>
        </w:tc>
      </w:tr>
      <w:tr w:rsidR="0086291E" w:rsidRPr="00A57119" w14:paraId="03324CEA" w14:textId="77777777" w:rsidTr="00397DBC">
        <w:trPr>
          <w:ins w:id="2680" w:author="Опаева Лидия Арашаевна" w:date="2025-06-06T14:30:00Z"/>
        </w:trPr>
        <w:tc>
          <w:tcPr>
            <w:tcW w:w="1120" w:type="pct"/>
          </w:tcPr>
          <w:p w14:paraId="79B36496" w14:textId="77777777" w:rsidR="0086291E" w:rsidRPr="00A57119" w:rsidRDefault="0086291E" w:rsidP="0086291E">
            <w:pPr>
              <w:pStyle w:val="GOSTTablenorm"/>
              <w:rPr>
                <w:ins w:id="2681" w:author="Опаева Лидия Арашаевна" w:date="2025-06-06T14:30:00Z"/>
              </w:rPr>
            </w:pPr>
            <w:ins w:id="2682" w:author="Опаева Лидия Арашаевна" w:date="2025-06-06T14:30:00Z">
              <w:r w:rsidRPr="00A57119">
                <w:t>ЦС ЛС Кт</w:t>
              </w:r>
            </w:ins>
          </w:p>
        </w:tc>
        <w:tc>
          <w:tcPr>
            <w:tcW w:w="795" w:type="pct"/>
          </w:tcPr>
          <w:p w14:paraId="7226D0B7" w14:textId="77777777" w:rsidR="0086291E" w:rsidRPr="00A57119" w:rsidRDefault="0086291E" w:rsidP="0086291E">
            <w:pPr>
              <w:pStyle w:val="GOSTTablenorm"/>
              <w:rPr>
                <w:ins w:id="2683" w:author="Опаева Лидия Арашаевна" w:date="2025-06-06T14:30:00Z"/>
              </w:rPr>
            </w:pPr>
            <w:ins w:id="2684" w:author="Опаева Лидия Арашаевна" w:date="2025-06-06T14:30:00Z">
              <w:r w:rsidRPr="00FA047E">
                <w:rPr>
                  <w:b/>
                </w:rPr>
                <w:t>T0504833:</w:t>
              </w:r>
              <w:r w:rsidRPr="00A57119">
                <w:t>CT_PACENTRE</w:t>
              </w:r>
            </w:ins>
          </w:p>
        </w:tc>
        <w:tc>
          <w:tcPr>
            <w:tcW w:w="560" w:type="pct"/>
          </w:tcPr>
          <w:p w14:paraId="5621F0FE" w14:textId="77777777" w:rsidR="0086291E" w:rsidRPr="00A57119" w:rsidRDefault="0086291E" w:rsidP="0086291E">
            <w:pPr>
              <w:pStyle w:val="GOSTTablenorm"/>
              <w:rPr>
                <w:ins w:id="2685" w:author="Опаева Лидия Арашаевна" w:date="2025-06-06T14:30:00Z"/>
                <w:lang w:eastAsia="en-US"/>
              </w:rPr>
            </w:pPr>
            <w:ins w:id="2686" w:author="Опаева Лидия Арашаевна" w:date="2025-06-06T14:30:00Z">
              <w:r w:rsidRPr="00A57119">
                <w:t>Строка</w:t>
              </w:r>
            </w:ins>
          </w:p>
        </w:tc>
        <w:tc>
          <w:tcPr>
            <w:tcW w:w="374" w:type="pct"/>
          </w:tcPr>
          <w:p w14:paraId="6F272B7E" w14:textId="77777777" w:rsidR="0086291E" w:rsidRPr="00A57119" w:rsidRDefault="0086291E" w:rsidP="0086291E">
            <w:pPr>
              <w:pStyle w:val="GOSTTablenorm"/>
              <w:rPr>
                <w:ins w:id="2687" w:author="Опаева Лидия Арашаевна" w:date="2025-06-06T14:30:00Z"/>
              </w:rPr>
            </w:pPr>
            <w:ins w:id="2688" w:author="Опаева Лидия Арашаевна" w:date="2025-06-06T14:30:00Z">
              <w:r w:rsidRPr="00A57119">
                <w:t>Да</w:t>
              </w:r>
            </w:ins>
          </w:p>
        </w:tc>
        <w:tc>
          <w:tcPr>
            <w:tcW w:w="374" w:type="pct"/>
          </w:tcPr>
          <w:p w14:paraId="4CBC7E34" w14:textId="77777777" w:rsidR="0086291E" w:rsidRPr="00A57119" w:rsidRDefault="0086291E" w:rsidP="0086291E">
            <w:pPr>
              <w:pStyle w:val="GOSTTablenorm"/>
              <w:rPr>
                <w:ins w:id="2689" w:author="Опаева Лидия Арашаевна" w:date="2025-06-06T14:30:00Z"/>
              </w:rPr>
            </w:pPr>
            <w:ins w:id="2690" w:author="Опаева Лидия Арашаевна" w:date="2025-06-06T14:30:00Z">
              <w:r w:rsidRPr="00A57119">
                <w:t>&lt;=4</w:t>
              </w:r>
            </w:ins>
          </w:p>
        </w:tc>
        <w:tc>
          <w:tcPr>
            <w:tcW w:w="1777" w:type="pct"/>
          </w:tcPr>
          <w:p w14:paraId="76426D6D" w14:textId="77777777" w:rsidR="0086291E" w:rsidRPr="00A57119" w:rsidRDefault="0086291E" w:rsidP="0086291E">
            <w:pPr>
              <w:pStyle w:val="GOSTTablenorm"/>
              <w:rPr>
                <w:ins w:id="2691" w:author="Опаева Лидия Арашаевна" w:date="2025-06-06T14:30:00Z"/>
              </w:rPr>
            </w:pPr>
            <w:ins w:id="2692" w:author="Опаева Лидия Арашаевна" w:date="2025-06-06T14:30:00Z">
              <w:r w:rsidRPr="00A57119">
                <w:t>Указывается значение аналитического признака «ЦС ЛС» (Код цели, аналитический код) для отражения по кредиту записи учета.</w:t>
              </w:r>
            </w:ins>
          </w:p>
          <w:p w14:paraId="6D6CD4F3" w14:textId="77777777" w:rsidR="0086291E" w:rsidRPr="00A57119" w:rsidRDefault="0086291E" w:rsidP="0086291E">
            <w:pPr>
              <w:pStyle w:val="GOSTTablenorm"/>
              <w:rPr>
                <w:ins w:id="2693" w:author="Опаева Лидия Арашаевна" w:date="2025-06-06T14:30:00Z"/>
              </w:rPr>
            </w:pPr>
            <w:ins w:id="2694" w:author="Опаева Лидия Арашаевна" w:date="2025-06-06T14:30:00Z">
              <w:r w:rsidRPr="00A57119">
                <w:t>Допускается заполнение прочерком</w:t>
              </w:r>
            </w:ins>
          </w:p>
        </w:tc>
      </w:tr>
      <w:tr w:rsidR="0086291E" w:rsidRPr="00A57119" w14:paraId="46DCCB8E" w14:textId="77777777" w:rsidTr="00397DBC">
        <w:trPr>
          <w:ins w:id="2695" w:author="Опаева Лидия Арашаевна" w:date="2025-06-06T14:30:00Z"/>
        </w:trPr>
        <w:tc>
          <w:tcPr>
            <w:tcW w:w="1120" w:type="pct"/>
          </w:tcPr>
          <w:p w14:paraId="3BBD705E" w14:textId="77777777" w:rsidR="0086291E" w:rsidRPr="00A57119" w:rsidRDefault="0086291E" w:rsidP="0086291E">
            <w:pPr>
              <w:pStyle w:val="GOSTTablenorm"/>
              <w:rPr>
                <w:ins w:id="2696" w:author="Опаева Лидия Арашаевна" w:date="2025-06-06T14:30:00Z"/>
              </w:rPr>
            </w:pPr>
            <w:ins w:id="2697" w:author="Опаева Лидия Арашаевна" w:date="2025-06-06T14:30:00Z">
              <w:r w:rsidRPr="00A57119">
                <w:t>ТОФК контрагента Кт</w:t>
              </w:r>
            </w:ins>
          </w:p>
        </w:tc>
        <w:tc>
          <w:tcPr>
            <w:tcW w:w="795" w:type="pct"/>
          </w:tcPr>
          <w:p w14:paraId="6D8CAB4D" w14:textId="77777777" w:rsidR="0086291E" w:rsidRPr="00A57119" w:rsidRDefault="0086291E" w:rsidP="0086291E">
            <w:pPr>
              <w:pStyle w:val="GOSTTablenorm"/>
              <w:rPr>
                <w:ins w:id="2698" w:author="Опаева Лидия Арашаевна" w:date="2025-06-06T14:30:00Z"/>
              </w:rPr>
            </w:pPr>
            <w:ins w:id="2699" w:author="Опаева Лидия Арашаевна" w:date="2025-06-06T14:30:00Z">
              <w:r w:rsidRPr="00FA047E">
                <w:rPr>
                  <w:b/>
                </w:rPr>
                <w:t>T0504833:</w:t>
              </w:r>
              <w:r w:rsidRPr="00A57119">
                <w:t>CT_TOFKC</w:t>
              </w:r>
            </w:ins>
          </w:p>
        </w:tc>
        <w:tc>
          <w:tcPr>
            <w:tcW w:w="560" w:type="pct"/>
          </w:tcPr>
          <w:p w14:paraId="4894A20E" w14:textId="77777777" w:rsidR="0086291E" w:rsidRPr="00A57119" w:rsidRDefault="0086291E" w:rsidP="0086291E">
            <w:pPr>
              <w:pStyle w:val="GOSTTablenorm"/>
              <w:rPr>
                <w:ins w:id="2700" w:author="Опаева Лидия Арашаевна" w:date="2025-06-06T14:30:00Z"/>
                <w:lang w:eastAsia="en-US"/>
              </w:rPr>
            </w:pPr>
            <w:ins w:id="2701" w:author="Опаева Лидия Арашаевна" w:date="2025-06-06T14:30:00Z">
              <w:r w:rsidRPr="00A57119">
                <w:t>Строка</w:t>
              </w:r>
            </w:ins>
          </w:p>
        </w:tc>
        <w:tc>
          <w:tcPr>
            <w:tcW w:w="374" w:type="pct"/>
          </w:tcPr>
          <w:p w14:paraId="0919E14F" w14:textId="77777777" w:rsidR="0086291E" w:rsidRPr="00A57119" w:rsidRDefault="0086291E" w:rsidP="0086291E">
            <w:pPr>
              <w:pStyle w:val="GOSTTablenorm"/>
              <w:rPr>
                <w:ins w:id="2702" w:author="Опаева Лидия Арашаевна" w:date="2025-06-06T14:30:00Z"/>
              </w:rPr>
            </w:pPr>
            <w:ins w:id="2703" w:author="Опаева Лидия Арашаевна" w:date="2025-06-06T14:30:00Z">
              <w:r w:rsidRPr="00A57119">
                <w:t>Да</w:t>
              </w:r>
            </w:ins>
          </w:p>
        </w:tc>
        <w:tc>
          <w:tcPr>
            <w:tcW w:w="374" w:type="pct"/>
          </w:tcPr>
          <w:p w14:paraId="40E54E98" w14:textId="77777777" w:rsidR="0086291E" w:rsidRPr="00A57119" w:rsidRDefault="0086291E" w:rsidP="0086291E">
            <w:pPr>
              <w:pStyle w:val="GOSTTablenorm"/>
              <w:rPr>
                <w:ins w:id="2704" w:author="Опаева Лидия Арашаевна" w:date="2025-06-06T14:30:00Z"/>
              </w:rPr>
            </w:pPr>
            <w:ins w:id="2705" w:author="Опаева Лидия Арашаевна" w:date="2025-06-06T14:30:00Z">
              <w:r w:rsidRPr="00A57119">
                <w:t>&lt;=4</w:t>
              </w:r>
            </w:ins>
          </w:p>
        </w:tc>
        <w:tc>
          <w:tcPr>
            <w:tcW w:w="1777" w:type="pct"/>
          </w:tcPr>
          <w:p w14:paraId="3804EE38" w14:textId="77777777" w:rsidR="0086291E" w:rsidRPr="00A57119" w:rsidRDefault="0086291E" w:rsidP="0086291E">
            <w:pPr>
              <w:pStyle w:val="GOSTTablenorm"/>
              <w:rPr>
                <w:ins w:id="2706" w:author="Опаева Лидия Арашаевна" w:date="2025-06-06T14:30:00Z"/>
              </w:rPr>
            </w:pPr>
            <w:ins w:id="2707" w:author="Опаева Лидия Арашаевна" w:date="2025-06-06T14:30:00Z">
              <w:r w:rsidRPr="00A57119">
                <w:t>Указывается значение аналитического признака «ТОФК контрагента» для отражения по кредиту записи учета.</w:t>
              </w:r>
            </w:ins>
          </w:p>
          <w:p w14:paraId="30339B62" w14:textId="77777777" w:rsidR="0086291E" w:rsidRPr="00A57119" w:rsidRDefault="0086291E" w:rsidP="0086291E">
            <w:pPr>
              <w:pStyle w:val="GOSTTablenorm"/>
              <w:rPr>
                <w:ins w:id="2708" w:author="Опаева Лидия Арашаевна" w:date="2025-06-06T14:30:00Z"/>
              </w:rPr>
            </w:pPr>
            <w:ins w:id="2709" w:author="Опаева Лидия Арашаевна" w:date="2025-06-06T14:30:00Z">
              <w:r w:rsidRPr="00A57119">
                <w:t>Допускается заполнение прочерком</w:t>
              </w:r>
            </w:ins>
          </w:p>
        </w:tc>
      </w:tr>
      <w:tr w:rsidR="0086291E" w:rsidRPr="00A57119" w14:paraId="656CD643" w14:textId="77777777" w:rsidTr="00397DBC">
        <w:trPr>
          <w:ins w:id="2710" w:author="Опаева Лидия Арашаевна" w:date="2025-06-06T14:30:00Z"/>
        </w:trPr>
        <w:tc>
          <w:tcPr>
            <w:tcW w:w="1120" w:type="pct"/>
          </w:tcPr>
          <w:p w14:paraId="1F79CEF8" w14:textId="77777777" w:rsidR="0086291E" w:rsidRPr="00A57119" w:rsidRDefault="0086291E" w:rsidP="0086291E">
            <w:pPr>
              <w:pStyle w:val="GOSTTablenorm"/>
              <w:rPr>
                <w:ins w:id="2711" w:author="Опаева Лидия Арашаевна" w:date="2025-06-06T14:30:00Z"/>
              </w:rPr>
            </w:pPr>
            <w:ins w:id="2712" w:author="Опаева Лидия Арашаевна" w:date="2025-06-06T14:30:00Z">
              <w:r w:rsidRPr="00A57119">
                <w:t>Период для 19 ЗС Кт</w:t>
              </w:r>
            </w:ins>
          </w:p>
        </w:tc>
        <w:tc>
          <w:tcPr>
            <w:tcW w:w="795" w:type="pct"/>
          </w:tcPr>
          <w:p w14:paraId="1F05C568" w14:textId="77777777" w:rsidR="0086291E" w:rsidRPr="00A57119" w:rsidRDefault="0086291E" w:rsidP="0086291E">
            <w:pPr>
              <w:pStyle w:val="GOSTTablenorm"/>
              <w:rPr>
                <w:ins w:id="2713" w:author="Опаева Лидия Арашаевна" w:date="2025-06-06T14:30:00Z"/>
              </w:rPr>
            </w:pPr>
            <w:ins w:id="2714" w:author="Опаева Лидия Арашаевна" w:date="2025-06-06T14:30:00Z">
              <w:r w:rsidRPr="00FA047E">
                <w:rPr>
                  <w:b/>
                </w:rPr>
                <w:t>T0504833:</w:t>
              </w:r>
              <w:r w:rsidRPr="00A57119">
                <w:t>CT_PERIOD</w:t>
              </w:r>
            </w:ins>
          </w:p>
        </w:tc>
        <w:tc>
          <w:tcPr>
            <w:tcW w:w="560" w:type="pct"/>
          </w:tcPr>
          <w:p w14:paraId="3B72DAEF" w14:textId="77777777" w:rsidR="0086291E" w:rsidRPr="00A57119" w:rsidRDefault="0086291E" w:rsidP="0086291E">
            <w:pPr>
              <w:pStyle w:val="GOSTTablenorm"/>
              <w:rPr>
                <w:ins w:id="2715" w:author="Опаева Лидия Арашаевна" w:date="2025-06-06T14:30:00Z"/>
                <w:lang w:eastAsia="en-US"/>
              </w:rPr>
            </w:pPr>
            <w:ins w:id="2716" w:author="Опаева Лидия Арашаевна" w:date="2025-06-06T14:30:00Z">
              <w:r w:rsidRPr="00A57119">
                <w:t>Строка</w:t>
              </w:r>
            </w:ins>
          </w:p>
        </w:tc>
        <w:tc>
          <w:tcPr>
            <w:tcW w:w="374" w:type="pct"/>
          </w:tcPr>
          <w:p w14:paraId="4045C67C" w14:textId="77777777" w:rsidR="0086291E" w:rsidRPr="00A57119" w:rsidRDefault="0086291E" w:rsidP="0086291E">
            <w:pPr>
              <w:pStyle w:val="GOSTTablenorm"/>
              <w:rPr>
                <w:ins w:id="2717" w:author="Опаева Лидия Арашаевна" w:date="2025-06-06T14:30:00Z"/>
              </w:rPr>
            </w:pPr>
            <w:ins w:id="2718" w:author="Опаева Лидия Арашаевна" w:date="2025-06-06T14:30:00Z">
              <w:r w:rsidRPr="00A57119">
                <w:t>Да</w:t>
              </w:r>
            </w:ins>
          </w:p>
        </w:tc>
        <w:tc>
          <w:tcPr>
            <w:tcW w:w="374" w:type="pct"/>
          </w:tcPr>
          <w:p w14:paraId="4FDC5DB6" w14:textId="77777777" w:rsidR="0086291E" w:rsidRPr="00A57119" w:rsidRDefault="0086291E" w:rsidP="0086291E">
            <w:pPr>
              <w:pStyle w:val="GOSTTablenorm"/>
              <w:rPr>
                <w:ins w:id="2719" w:author="Опаева Лидия Арашаевна" w:date="2025-06-06T14:30:00Z"/>
              </w:rPr>
            </w:pPr>
            <w:ins w:id="2720" w:author="Опаева Лидия Арашаевна" w:date="2025-06-06T14:30:00Z">
              <w:r w:rsidRPr="00A57119">
                <w:t>&lt;=4</w:t>
              </w:r>
            </w:ins>
          </w:p>
        </w:tc>
        <w:tc>
          <w:tcPr>
            <w:tcW w:w="1777" w:type="pct"/>
          </w:tcPr>
          <w:p w14:paraId="5403E0B7" w14:textId="77777777" w:rsidR="0086291E" w:rsidRPr="00A57119" w:rsidRDefault="0086291E" w:rsidP="0086291E">
            <w:pPr>
              <w:pStyle w:val="GOSTTablenorm"/>
              <w:rPr>
                <w:ins w:id="2721" w:author="Опаева Лидия Арашаевна" w:date="2025-06-06T14:30:00Z"/>
              </w:rPr>
            </w:pPr>
            <w:ins w:id="2722" w:author="Опаева Лидия Арашаевна" w:date="2025-06-06T14:30:00Z">
              <w:r w:rsidRPr="00A57119">
                <w:t>Указывается значение аналитического признака «Период для 19 ЗС» для отражения по кредиту записи учета.</w:t>
              </w:r>
            </w:ins>
          </w:p>
          <w:p w14:paraId="33D09EE7" w14:textId="77777777" w:rsidR="0086291E" w:rsidRPr="00A57119" w:rsidRDefault="0086291E" w:rsidP="0086291E">
            <w:pPr>
              <w:pStyle w:val="GOSTTablenorm"/>
              <w:rPr>
                <w:ins w:id="2723" w:author="Опаева Лидия Арашаевна" w:date="2025-06-06T14:30:00Z"/>
              </w:rPr>
            </w:pPr>
            <w:ins w:id="2724" w:author="Опаева Лидия Арашаевна" w:date="2025-06-06T14:30:00Z">
              <w:r w:rsidRPr="00A57119">
                <w:t>Допускается заполнение прочерком</w:t>
              </w:r>
            </w:ins>
          </w:p>
        </w:tc>
      </w:tr>
      <w:tr w:rsidR="0086291E" w:rsidRPr="00BB7E48" w14:paraId="60BB4505" w14:textId="77777777" w:rsidTr="00580D7E">
        <w:trPr>
          <w:ins w:id="2725" w:author="Опаева Лидия Арашаевна" w:date="2025-09-08T10:07:00Z"/>
        </w:trPr>
        <w:tc>
          <w:tcPr>
            <w:tcW w:w="1120" w:type="pct"/>
          </w:tcPr>
          <w:p w14:paraId="139924B1" w14:textId="300E20B8" w:rsidR="0086291E" w:rsidRPr="00BB7E48" w:rsidRDefault="0086291E" w:rsidP="0086291E">
            <w:pPr>
              <w:pStyle w:val="GOSTTablenorm"/>
              <w:rPr>
                <w:ins w:id="2726" w:author="Опаева Лидия Арашаевна" w:date="2025-09-08T10:07:00Z"/>
              </w:rPr>
            </w:pPr>
            <w:ins w:id="2727" w:author="Опаева Лидия Арашаевна" w:date="2025-09-08T10:07:00Z">
              <w:r>
                <w:t>Дата НВС по Кт</w:t>
              </w:r>
            </w:ins>
          </w:p>
        </w:tc>
        <w:tc>
          <w:tcPr>
            <w:tcW w:w="795" w:type="pct"/>
          </w:tcPr>
          <w:p w14:paraId="7521448F" w14:textId="7E5F7B67" w:rsidR="0086291E" w:rsidRPr="002C68BF" w:rsidRDefault="0086291E" w:rsidP="0086291E">
            <w:pPr>
              <w:pStyle w:val="GOSTTablenorm"/>
              <w:rPr>
                <w:ins w:id="2728" w:author="Опаева Лидия Арашаевна" w:date="2025-09-08T10:07:00Z"/>
                <w:b/>
                <w:lang w:val="en-US"/>
              </w:rPr>
            </w:pPr>
            <w:ins w:id="2729" w:author="Опаева Лидия Арашаевна" w:date="2025-09-08T10:07:00Z">
              <w:r w:rsidRPr="00BB7E48">
                <w:rPr>
                  <w:b/>
                </w:rPr>
                <w:t>T0504833:</w:t>
              </w:r>
              <w:r>
                <w:rPr>
                  <w:lang w:val="en-US"/>
                </w:rPr>
                <w:t>C</w:t>
              </w:r>
              <w:r w:rsidRPr="00BB7E48">
                <w:t>T_</w:t>
              </w:r>
              <w:r>
                <w:rPr>
                  <w:lang w:val="en-US"/>
                </w:rPr>
                <w:t>NVSDATE</w:t>
              </w:r>
            </w:ins>
          </w:p>
        </w:tc>
        <w:tc>
          <w:tcPr>
            <w:tcW w:w="560" w:type="pct"/>
          </w:tcPr>
          <w:p w14:paraId="18500CE0" w14:textId="77777777" w:rsidR="0086291E" w:rsidRPr="00BB7E48" w:rsidRDefault="0086291E" w:rsidP="0086291E">
            <w:pPr>
              <w:pStyle w:val="GOSTTablenorm"/>
              <w:rPr>
                <w:ins w:id="2730" w:author="Опаева Лидия Арашаевна" w:date="2025-09-08T10:07:00Z"/>
              </w:rPr>
            </w:pPr>
            <w:ins w:id="2731" w:author="Опаева Лидия Арашаевна" w:date="2025-09-08T10:07:00Z">
              <w:r>
                <w:t>Дата</w:t>
              </w:r>
            </w:ins>
          </w:p>
        </w:tc>
        <w:tc>
          <w:tcPr>
            <w:tcW w:w="374" w:type="pct"/>
          </w:tcPr>
          <w:p w14:paraId="520AA8A4" w14:textId="05857D11" w:rsidR="0086291E" w:rsidRPr="00BB7E48" w:rsidRDefault="0086291E" w:rsidP="0086291E">
            <w:pPr>
              <w:pStyle w:val="GOSTTablenorm"/>
              <w:rPr>
                <w:ins w:id="2732" w:author="Опаева Лидия Арашаевна" w:date="2025-09-08T10:07:00Z"/>
              </w:rPr>
            </w:pPr>
            <w:ins w:id="2733" w:author="Опаева Лидия Арашаевна" w:date="2025-09-08T10:07:00Z">
              <w:del w:id="2734" w:author="Сатлер Марина Викторовна" w:date="2026-03-06T17:43:00Z">
                <w:r w:rsidDel="001575E4">
                  <w:delText>Да</w:delText>
                </w:r>
              </w:del>
            </w:ins>
            <w:ins w:id="2735" w:author="Сатлер Марина Викторовна" w:date="2026-03-06T17:43:00Z">
              <w:r w:rsidR="001575E4">
                <w:t>Нет</w:t>
              </w:r>
            </w:ins>
          </w:p>
        </w:tc>
        <w:tc>
          <w:tcPr>
            <w:tcW w:w="374" w:type="pct"/>
          </w:tcPr>
          <w:p w14:paraId="7DF48F6A" w14:textId="77777777" w:rsidR="0086291E" w:rsidRPr="00BB7E48" w:rsidRDefault="0086291E" w:rsidP="0086291E">
            <w:pPr>
              <w:pStyle w:val="GOSTTablenorm"/>
              <w:rPr>
                <w:ins w:id="2736" w:author="Опаева Лидия Арашаевна" w:date="2025-09-08T10:07:00Z"/>
              </w:rPr>
            </w:pPr>
          </w:p>
        </w:tc>
        <w:tc>
          <w:tcPr>
            <w:tcW w:w="1777" w:type="pct"/>
          </w:tcPr>
          <w:p w14:paraId="2A2ECEAB" w14:textId="0322DFDF" w:rsidR="0086291E" w:rsidRPr="00BB7E48" w:rsidRDefault="0086291E" w:rsidP="0086291E">
            <w:pPr>
              <w:pStyle w:val="GOSTTablenorm"/>
              <w:rPr>
                <w:ins w:id="2737" w:author="Опаева Лидия Арашаевна" w:date="2025-09-08T10:07:00Z"/>
              </w:rPr>
            </w:pPr>
            <w:ins w:id="2738" w:author="Опаева Лидия Арашаевна" w:date="2025-09-08T10:07:00Z">
              <w:r w:rsidRPr="00A57119">
                <w:t xml:space="preserve">Указывается дата </w:t>
              </w:r>
              <w:r>
                <w:t xml:space="preserve">НВС в формате YYYY-MM-DD </w:t>
              </w:r>
              <w:r w:rsidRPr="00A57119">
                <w:t xml:space="preserve">для отражения по </w:t>
              </w:r>
              <w:r>
                <w:t>кредиту</w:t>
              </w:r>
              <w:r w:rsidRPr="00A57119">
                <w:t xml:space="preserve"> записи учета</w:t>
              </w:r>
            </w:ins>
          </w:p>
        </w:tc>
      </w:tr>
      <w:tr w:rsidR="0086291E" w:rsidRPr="00A57119" w14:paraId="0790BFCB" w14:textId="77777777" w:rsidTr="00397DBC">
        <w:trPr>
          <w:ins w:id="2739" w:author="Опаева Лидия Арашаевна" w:date="2025-06-06T14:30:00Z"/>
        </w:trPr>
        <w:tc>
          <w:tcPr>
            <w:tcW w:w="1120" w:type="pct"/>
          </w:tcPr>
          <w:p w14:paraId="1B64BA15" w14:textId="77777777" w:rsidR="0086291E" w:rsidRPr="00A57119" w:rsidRDefault="0086291E" w:rsidP="0086291E">
            <w:pPr>
              <w:pStyle w:val="GOSTTablenorm"/>
              <w:rPr>
                <w:ins w:id="2740" w:author="Опаева Лидия Арашаевна" w:date="2025-06-06T14:30:00Z"/>
              </w:rPr>
            </w:pPr>
            <w:ins w:id="2741" w:author="Опаева Лидия Арашаевна" w:date="2025-06-06T14:30:00Z">
              <w:r w:rsidRPr="00A57119">
                <w:t>Код СКУ корреспондирующий Кт</w:t>
              </w:r>
            </w:ins>
          </w:p>
        </w:tc>
        <w:tc>
          <w:tcPr>
            <w:tcW w:w="795" w:type="pct"/>
          </w:tcPr>
          <w:p w14:paraId="02438722" w14:textId="77777777" w:rsidR="0086291E" w:rsidRPr="00A57119" w:rsidRDefault="0086291E" w:rsidP="0086291E">
            <w:pPr>
              <w:pStyle w:val="GOSTTablenorm"/>
              <w:rPr>
                <w:ins w:id="2742" w:author="Опаева Лидия Арашаевна" w:date="2025-06-06T14:30:00Z"/>
              </w:rPr>
            </w:pPr>
            <w:ins w:id="2743" w:author="Опаева Лидия Арашаевна" w:date="2025-06-06T14:30:00Z">
              <w:r w:rsidRPr="00FA047E">
                <w:rPr>
                  <w:b/>
                </w:rPr>
                <w:t>T0504833:</w:t>
              </w:r>
              <w:r w:rsidRPr="00A57119">
                <w:t>CT_ACCOUNTCORR</w:t>
              </w:r>
            </w:ins>
          </w:p>
        </w:tc>
        <w:tc>
          <w:tcPr>
            <w:tcW w:w="560" w:type="pct"/>
          </w:tcPr>
          <w:p w14:paraId="73A3CC1C" w14:textId="77777777" w:rsidR="0086291E" w:rsidRPr="00A57119" w:rsidRDefault="0086291E" w:rsidP="0086291E">
            <w:pPr>
              <w:pStyle w:val="GOSTTablenorm"/>
              <w:rPr>
                <w:ins w:id="2744" w:author="Опаева Лидия Арашаевна" w:date="2025-06-06T14:30:00Z"/>
                <w:lang w:eastAsia="en-US"/>
              </w:rPr>
            </w:pPr>
            <w:ins w:id="2745" w:author="Опаева Лидия Арашаевна" w:date="2025-06-06T14:30:00Z">
              <w:r w:rsidRPr="00A57119">
                <w:t>Строка</w:t>
              </w:r>
            </w:ins>
          </w:p>
        </w:tc>
        <w:tc>
          <w:tcPr>
            <w:tcW w:w="374" w:type="pct"/>
          </w:tcPr>
          <w:p w14:paraId="6DDA472E" w14:textId="77777777" w:rsidR="0086291E" w:rsidRPr="00A57119" w:rsidRDefault="0086291E" w:rsidP="0086291E">
            <w:pPr>
              <w:pStyle w:val="GOSTTablenorm"/>
              <w:rPr>
                <w:ins w:id="2746" w:author="Опаева Лидия Арашаевна" w:date="2025-06-06T14:30:00Z"/>
              </w:rPr>
            </w:pPr>
            <w:ins w:id="2747" w:author="Опаева Лидия Арашаевна" w:date="2025-06-06T14:30:00Z">
              <w:r w:rsidRPr="00A57119">
                <w:t>Да</w:t>
              </w:r>
            </w:ins>
          </w:p>
        </w:tc>
        <w:tc>
          <w:tcPr>
            <w:tcW w:w="374" w:type="pct"/>
          </w:tcPr>
          <w:p w14:paraId="69E9ADF6" w14:textId="77777777" w:rsidR="0086291E" w:rsidRPr="00A57119" w:rsidRDefault="0086291E" w:rsidP="0086291E">
            <w:pPr>
              <w:pStyle w:val="GOSTTablenorm"/>
              <w:rPr>
                <w:ins w:id="2748" w:author="Опаева Лидия Арашаевна" w:date="2025-06-06T14:30:00Z"/>
              </w:rPr>
            </w:pPr>
            <w:ins w:id="2749" w:author="Опаева Лидия Арашаевна" w:date="2025-06-06T14:30:00Z">
              <w:r w:rsidRPr="00A57119">
                <w:t>&lt;=5</w:t>
              </w:r>
            </w:ins>
          </w:p>
        </w:tc>
        <w:tc>
          <w:tcPr>
            <w:tcW w:w="1777" w:type="pct"/>
          </w:tcPr>
          <w:p w14:paraId="44C3B91E" w14:textId="77777777" w:rsidR="0086291E" w:rsidRPr="00A57119" w:rsidRDefault="0086291E" w:rsidP="0086291E">
            <w:pPr>
              <w:pStyle w:val="GOSTTablenorm"/>
              <w:rPr>
                <w:ins w:id="2750" w:author="Опаева Лидия Арашаевна" w:date="2025-06-06T14:30:00Z"/>
              </w:rPr>
            </w:pPr>
            <w:ins w:id="2751" w:author="Опаева Лидия Арашаевна" w:date="2025-06-06T14:30:00Z">
              <w:r w:rsidRPr="00A57119">
                <w:t>Указывается значение аналитического признака «Код СКУ корреспондирующий» для отражения по кредиту записи учета.</w:t>
              </w:r>
            </w:ins>
          </w:p>
          <w:p w14:paraId="23A18C51" w14:textId="77777777" w:rsidR="0086291E" w:rsidRPr="00A57119" w:rsidRDefault="0086291E" w:rsidP="0086291E">
            <w:pPr>
              <w:pStyle w:val="GOSTTablenorm"/>
              <w:rPr>
                <w:ins w:id="2752" w:author="Опаева Лидия Арашаевна" w:date="2025-06-06T14:30:00Z"/>
              </w:rPr>
            </w:pPr>
            <w:ins w:id="2753" w:author="Опаева Лидия Арашаевна" w:date="2025-06-06T14:30:00Z">
              <w:r w:rsidRPr="00A57119">
                <w:t>Допускается заполнение прочерком</w:t>
              </w:r>
            </w:ins>
          </w:p>
        </w:tc>
      </w:tr>
      <w:tr w:rsidR="0086291E" w:rsidRPr="00A57119" w14:paraId="2D4468B6" w14:textId="77777777" w:rsidTr="00397DBC">
        <w:trPr>
          <w:ins w:id="2754" w:author="Опаева Лидия Арашаевна" w:date="2025-06-06T14:30:00Z"/>
        </w:trPr>
        <w:tc>
          <w:tcPr>
            <w:tcW w:w="1120" w:type="pct"/>
          </w:tcPr>
          <w:p w14:paraId="571A8358" w14:textId="77777777" w:rsidR="0086291E" w:rsidRPr="00A57119" w:rsidRDefault="0086291E" w:rsidP="0086291E">
            <w:pPr>
              <w:pStyle w:val="GOSTTablenorm"/>
              <w:rPr>
                <w:ins w:id="2755" w:author="Опаева Лидия Арашаевна" w:date="2025-06-06T14:30:00Z"/>
              </w:rPr>
            </w:pPr>
            <w:ins w:id="2756" w:author="Опаева Лидия Арашаевна" w:date="2025-06-06T14:30:00Z">
              <w:r w:rsidRPr="00A57119">
                <w:t>Тип СКУ Кт</w:t>
              </w:r>
            </w:ins>
          </w:p>
        </w:tc>
        <w:tc>
          <w:tcPr>
            <w:tcW w:w="795" w:type="pct"/>
          </w:tcPr>
          <w:p w14:paraId="2F2DB471" w14:textId="77777777" w:rsidR="0086291E" w:rsidRPr="00A57119" w:rsidRDefault="0086291E" w:rsidP="0086291E">
            <w:pPr>
              <w:pStyle w:val="GOSTTablenorm"/>
              <w:rPr>
                <w:ins w:id="2757" w:author="Опаева Лидия Арашаевна" w:date="2025-06-06T14:30:00Z"/>
              </w:rPr>
            </w:pPr>
            <w:ins w:id="2758" w:author="Опаева Лидия Арашаевна" w:date="2025-06-06T14:30:00Z">
              <w:r w:rsidRPr="00FA047E">
                <w:rPr>
                  <w:b/>
                </w:rPr>
                <w:t>T0504833:</w:t>
              </w:r>
              <w:r w:rsidRPr="00A57119">
                <w:t>CT_ACCOUNTTYPE</w:t>
              </w:r>
            </w:ins>
          </w:p>
        </w:tc>
        <w:tc>
          <w:tcPr>
            <w:tcW w:w="560" w:type="pct"/>
          </w:tcPr>
          <w:p w14:paraId="077014FE" w14:textId="77777777" w:rsidR="0086291E" w:rsidRPr="00A57119" w:rsidRDefault="0086291E" w:rsidP="0086291E">
            <w:pPr>
              <w:pStyle w:val="GOSTTablenorm"/>
              <w:rPr>
                <w:ins w:id="2759" w:author="Опаева Лидия Арашаевна" w:date="2025-06-06T14:30:00Z"/>
                <w:lang w:eastAsia="en-US"/>
              </w:rPr>
            </w:pPr>
            <w:ins w:id="2760" w:author="Опаева Лидия Арашаевна" w:date="2025-06-06T14:30:00Z">
              <w:r w:rsidRPr="00A57119">
                <w:t>Строка</w:t>
              </w:r>
            </w:ins>
          </w:p>
        </w:tc>
        <w:tc>
          <w:tcPr>
            <w:tcW w:w="374" w:type="pct"/>
          </w:tcPr>
          <w:p w14:paraId="71E201C1" w14:textId="77777777" w:rsidR="0086291E" w:rsidRPr="00A57119" w:rsidRDefault="0086291E" w:rsidP="0086291E">
            <w:pPr>
              <w:pStyle w:val="GOSTTablenorm"/>
              <w:rPr>
                <w:ins w:id="2761" w:author="Опаева Лидия Арашаевна" w:date="2025-06-06T14:30:00Z"/>
              </w:rPr>
            </w:pPr>
            <w:ins w:id="2762" w:author="Опаева Лидия Арашаевна" w:date="2025-06-06T14:30:00Z">
              <w:r w:rsidRPr="00A57119">
                <w:t>Да</w:t>
              </w:r>
            </w:ins>
          </w:p>
        </w:tc>
        <w:tc>
          <w:tcPr>
            <w:tcW w:w="374" w:type="pct"/>
          </w:tcPr>
          <w:p w14:paraId="066A2CC6" w14:textId="77777777" w:rsidR="0086291E" w:rsidRPr="00A57119" w:rsidRDefault="0086291E" w:rsidP="0086291E">
            <w:pPr>
              <w:pStyle w:val="GOSTTablenorm"/>
              <w:rPr>
                <w:ins w:id="2763" w:author="Опаева Лидия Арашаевна" w:date="2025-06-06T14:30:00Z"/>
              </w:rPr>
            </w:pPr>
            <w:ins w:id="2764" w:author="Опаева Лидия Арашаевна" w:date="2025-06-06T14:30:00Z">
              <w:r w:rsidRPr="00A57119">
                <w:t>&lt;=2</w:t>
              </w:r>
            </w:ins>
          </w:p>
        </w:tc>
        <w:tc>
          <w:tcPr>
            <w:tcW w:w="1777" w:type="pct"/>
          </w:tcPr>
          <w:p w14:paraId="32444B86" w14:textId="77777777" w:rsidR="0086291E" w:rsidRPr="00A57119" w:rsidRDefault="0086291E" w:rsidP="0086291E">
            <w:pPr>
              <w:pStyle w:val="GOSTTablenorm"/>
              <w:rPr>
                <w:ins w:id="2765" w:author="Опаева Лидия Арашаевна" w:date="2025-06-06T14:30:00Z"/>
              </w:rPr>
            </w:pPr>
            <w:ins w:id="2766" w:author="Опаева Лидия Арашаевна" w:date="2025-06-06T14:30:00Z">
              <w:r w:rsidRPr="00A57119">
                <w:t>Указывается значение аналитического признака «Тип СКУ» для отражения по кредиту записи учета.</w:t>
              </w:r>
            </w:ins>
          </w:p>
          <w:p w14:paraId="011211E0" w14:textId="77777777" w:rsidR="0086291E" w:rsidRPr="00A57119" w:rsidRDefault="0086291E" w:rsidP="0086291E">
            <w:pPr>
              <w:pStyle w:val="GOSTTablenorm"/>
              <w:rPr>
                <w:ins w:id="2767" w:author="Опаева Лидия Арашаевна" w:date="2025-06-06T14:30:00Z"/>
              </w:rPr>
            </w:pPr>
            <w:ins w:id="2768" w:author="Опаева Лидия Арашаевна" w:date="2025-06-06T14:30:00Z">
              <w:r w:rsidRPr="00A57119">
                <w:t>Допускается заполнение прочерком</w:t>
              </w:r>
            </w:ins>
          </w:p>
        </w:tc>
      </w:tr>
      <w:tr w:rsidR="0086291E" w:rsidRPr="00A57119" w14:paraId="51A052B5" w14:textId="77777777" w:rsidTr="00397DBC">
        <w:trPr>
          <w:ins w:id="2769" w:author="Опаева Лидия Арашаевна" w:date="2025-06-06T14:30:00Z"/>
        </w:trPr>
        <w:tc>
          <w:tcPr>
            <w:tcW w:w="1120" w:type="pct"/>
          </w:tcPr>
          <w:p w14:paraId="3471D9A6" w14:textId="77777777" w:rsidR="0086291E" w:rsidRPr="00A57119" w:rsidRDefault="0086291E" w:rsidP="0086291E">
            <w:pPr>
              <w:pStyle w:val="GOSTTablenorm"/>
              <w:rPr>
                <w:ins w:id="2770" w:author="Опаева Лидия Арашаевна" w:date="2025-06-06T14:30:00Z"/>
              </w:rPr>
            </w:pPr>
            <w:ins w:id="2771" w:author="Опаева Лидия Арашаевна" w:date="2025-06-06T14:30:00Z">
              <w:r w:rsidRPr="00A57119">
                <w:t>ЗО Кт</w:t>
              </w:r>
            </w:ins>
          </w:p>
        </w:tc>
        <w:tc>
          <w:tcPr>
            <w:tcW w:w="795" w:type="pct"/>
          </w:tcPr>
          <w:p w14:paraId="0EB777E2" w14:textId="77777777" w:rsidR="0086291E" w:rsidRPr="00A57119" w:rsidRDefault="0086291E" w:rsidP="0086291E">
            <w:pPr>
              <w:pStyle w:val="GOSTTablenorm"/>
              <w:rPr>
                <w:ins w:id="2772" w:author="Опаева Лидия Арашаевна" w:date="2025-06-06T14:30:00Z"/>
              </w:rPr>
            </w:pPr>
            <w:ins w:id="2773" w:author="Опаева Лидия Арашаевна" w:date="2025-06-06T14:30:00Z">
              <w:r w:rsidRPr="00FA047E">
                <w:rPr>
                  <w:b/>
                </w:rPr>
                <w:t>T0504833:</w:t>
              </w:r>
              <w:r w:rsidRPr="00A57119">
                <w:t>CT_PZO</w:t>
              </w:r>
            </w:ins>
          </w:p>
        </w:tc>
        <w:tc>
          <w:tcPr>
            <w:tcW w:w="560" w:type="pct"/>
          </w:tcPr>
          <w:p w14:paraId="2F7EC845" w14:textId="77777777" w:rsidR="0086291E" w:rsidRPr="00A57119" w:rsidRDefault="0086291E" w:rsidP="0086291E">
            <w:pPr>
              <w:pStyle w:val="GOSTTablenorm"/>
              <w:rPr>
                <w:ins w:id="2774" w:author="Опаева Лидия Арашаевна" w:date="2025-06-06T14:30:00Z"/>
                <w:lang w:eastAsia="en-US"/>
              </w:rPr>
            </w:pPr>
            <w:ins w:id="2775" w:author="Опаева Лидия Арашаевна" w:date="2025-06-06T14:30:00Z">
              <w:r w:rsidRPr="00A57119">
                <w:t>Строка</w:t>
              </w:r>
            </w:ins>
          </w:p>
        </w:tc>
        <w:tc>
          <w:tcPr>
            <w:tcW w:w="374" w:type="pct"/>
          </w:tcPr>
          <w:p w14:paraId="2DD5D2E0" w14:textId="77777777" w:rsidR="0086291E" w:rsidRPr="00A57119" w:rsidRDefault="0086291E" w:rsidP="0086291E">
            <w:pPr>
              <w:pStyle w:val="GOSTTablenorm"/>
              <w:rPr>
                <w:ins w:id="2776" w:author="Опаева Лидия Арашаевна" w:date="2025-06-06T14:30:00Z"/>
              </w:rPr>
            </w:pPr>
            <w:ins w:id="2777" w:author="Опаева Лидия Арашаевна" w:date="2025-06-06T14:30:00Z">
              <w:r w:rsidRPr="00A57119">
                <w:t>Да</w:t>
              </w:r>
            </w:ins>
          </w:p>
        </w:tc>
        <w:tc>
          <w:tcPr>
            <w:tcW w:w="374" w:type="pct"/>
          </w:tcPr>
          <w:p w14:paraId="7F07A85C" w14:textId="77777777" w:rsidR="0086291E" w:rsidRPr="00A57119" w:rsidRDefault="0086291E" w:rsidP="0086291E">
            <w:pPr>
              <w:pStyle w:val="GOSTTablenorm"/>
              <w:rPr>
                <w:ins w:id="2778" w:author="Опаева Лидия Арашаевна" w:date="2025-06-06T14:30:00Z"/>
              </w:rPr>
            </w:pPr>
            <w:ins w:id="2779" w:author="Опаева Лидия Арашаевна" w:date="2025-06-06T14:30:00Z">
              <w:r w:rsidRPr="00A57119">
                <w:t>&lt;=10</w:t>
              </w:r>
            </w:ins>
          </w:p>
        </w:tc>
        <w:tc>
          <w:tcPr>
            <w:tcW w:w="1777" w:type="pct"/>
          </w:tcPr>
          <w:p w14:paraId="63D2D6D4" w14:textId="77777777" w:rsidR="0086291E" w:rsidRPr="00A57119" w:rsidRDefault="0086291E" w:rsidP="0086291E">
            <w:pPr>
              <w:pStyle w:val="GOSTTablenorm"/>
              <w:rPr>
                <w:ins w:id="2780" w:author="Опаева Лидия Арашаевна" w:date="2025-06-06T14:30:00Z"/>
              </w:rPr>
            </w:pPr>
            <w:ins w:id="2781" w:author="Опаева Лидия Арашаевна" w:date="2025-06-06T14:30:00Z">
              <w:r w:rsidRPr="00A57119">
                <w:t>Указывается значение аналитического признака «ЗО» (Признак заключительных оборотов) для отражения по кредиту записи учета.</w:t>
              </w:r>
            </w:ins>
          </w:p>
          <w:p w14:paraId="2A887FEC" w14:textId="77777777" w:rsidR="0086291E" w:rsidRPr="00A57119" w:rsidRDefault="0086291E" w:rsidP="0086291E">
            <w:pPr>
              <w:pStyle w:val="GOSTTablenorm"/>
              <w:rPr>
                <w:ins w:id="2782" w:author="Опаева Лидия Арашаевна" w:date="2025-06-06T14:30:00Z"/>
              </w:rPr>
            </w:pPr>
            <w:ins w:id="2783" w:author="Опаева Лидия Арашаевна" w:date="2025-06-06T14:30:00Z">
              <w:r w:rsidRPr="00A57119">
                <w:t>Допускается заполнение прочерком</w:t>
              </w:r>
            </w:ins>
          </w:p>
        </w:tc>
      </w:tr>
    </w:tbl>
    <w:p w14:paraId="2066941F" w14:textId="4725E9D2" w:rsidR="00397DBC" w:rsidRDefault="00397DBC" w:rsidP="00BB7E48">
      <w:pPr>
        <w:pStyle w:val="51"/>
        <w:rPr>
          <w:ins w:id="2784" w:author="Опаева Лидия Арашаевна" w:date="2025-06-06T14:27:00Z"/>
        </w:rPr>
      </w:pPr>
      <w:bookmarkStart w:id="2785" w:name="_Toc226564486"/>
      <w:ins w:id="2786" w:author="Опаева Лидия Арашаевна" w:date="2025-06-06T14:27:00Z">
        <w:r w:rsidRPr="00A775EA">
          <w:t xml:space="preserve">Пример запроса по документу </w:t>
        </w:r>
      </w:ins>
      <w:ins w:id="2787" w:author="Опаева Лидия Арашаевна" w:date="2025-06-06T14:35:00Z">
        <w:r w:rsidR="00BB7E48" w:rsidRPr="00BB7E48">
          <w:t>«Бухгалтерская справка (ф. 0504833)» ARP_NPS_0504833_TSE</w:t>
        </w:r>
      </w:ins>
      <w:bookmarkEnd w:id="2785"/>
    </w:p>
    <w:p w14:paraId="4D09BC0E" w14:textId="77777777" w:rsidR="00BB7E48" w:rsidRPr="00130FE0" w:rsidRDefault="00BB7E48" w:rsidP="00BB7E48">
      <w:pPr>
        <w:pStyle w:val="GOSTScript"/>
        <w:rPr>
          <w:ins w:id="2788" w:author="Опаева Лидия Арашаевна" w:date="2025-06-06T14:37:00Z"/>
        </w:rPr>
      </w:pPr>
      <w:ins w:id="2789" w:author="Опаева Лидия Арашаевна" w:date="2025-06-06T14:37:00Z">
        <w:r w:rsidRPr="00130FE0">
          <w:t>{</w:t>
        </w:r>
      </w:ins>
    </w:p>
    <w:p w14:paraId="098042C0" w14:textId="77777777" w:rsidR="00BB7E48" w:rsidRPr="00130FE0" w:rsidRDefault="00BB7E48" w:rsidP="00BB7E48">
      <w:pPr>
        <w:pStyle w:val="GOSTScript"/>
        <w:rPr>
          <w:ins w:id="2790" w:author="Опаева Лидия Арашаевна" w:date="2025-06-06T14:37:00Z"/>
        </w:rPr>
      </w:pPr>
      <w:ins w:id="2791" w:author="Опаева Лидия Арашаевна" w:date="2025-06-06T14:37:00Z">
        <w:r w:rsidRPr="00130FE0">
          <w:tab/>
          <w:t>"header": {</w:t>
        </w:r>
      </w:ins>
    </w:p>
    <w:p w14:paraId="188D752D" w14:textId="77777777" w:rsidR="00BB7E48" w:rsidRPr="00130FE0" w:rsidRDefault="00BB7E48" w:rsidP="00BB7E48">
      <w:pPr>
        <w:pStyle w:val="GOSTScript"/>
        <w:rPr>
          <w:ins w:id="2792" w:author="Опаева Лидия Арашаевна" w:date="2025-06-06T14:37:00Z"/>
        </w:rPr>
      </w:pPr>
      <w:ins w:id="2793" w:author="Опаева Лидия Арашаевна" w:date="2025-06-06T14:37:00Z">
        <w:r w:rsidRPr="00130FE0">
          <w:tab/>
        </w:r>
        <w:r w:rsidRPr="00130FE0">
          <w:tab/>
          <w:t>"Source": "</w:t>
        </w:r>
        <w:r w:rsidRPr="009E6686">
          <w:t>ARP</w:t>
        </w:r>
        <w:r w:rsidRPr="00130FE0">
          <w:t>",</w:t>
        </w:r>
      </w:ins>
    </w:p>
    <w:p w14:paraId="05D50662" w14:textId="07D7F806" w:rsidR="00BB7E48" w:rsidRPr="00130FE0" w:rsidRDefault="00BB7E48" w:rsidP="00BB7E48">
      <w:pPr>
        <w:pStyle w:val="GOSTScript"/>
        <w:rPr>
          <w:ins w:id="2794" w:author="Опаева Лидия Арашаевна" w:date="2025-06-06T14:37:00Z"/>
        </w:rPr>
      </w:pPr>
      <w:ins w:id="2795" w:author="Опаева Лидия Арашаевна" w:date="2025-06-06T14:37:00Z">
        <w:r w:rsidRPr="00130FE0">
          <w:tab/>
        </w:r>
        <w:r w:rsidRPr="00130FE0">
          <w:tab/>
          <w:t>"ReqDateTime": "202</w:t>
        </w:r>
        <w:r w:rsidR="00DB7279">
          <w:t>5</w:t>
        </w:r>
        <w:r w:rsidRPr="00130FE0">
          <w:t>-12-05 10:37:22",</w:t>
        </w:r>
      </w:ins>
    </w:p>
    <w:p w14:paraId="58629892" w14:textId="77777777" w:rsidR="00BB7E48" w:rsidRPr="00130FE0" w:rsidRDefault="00BB7E48" w:rsidP="00BB7E48">
      <w:pPr>
        <w:pStyle w:val="GOSTScript"/>
        <w:rPr>
          <w:ins w:id="2796" w:author="Опаева Лидия Арашаевна" w:date="2025-06-06T14:37:00Z"/>
        </w:rPr>
      </w:pPr>
      <w:ins w:id="2797" w:author="Опаева Лидия Арашаевна" w:date="2025-06-06T14:37:00Z">
        <w:r w:rsidRPr="00130FE0">
          <w:tab/>
        </w:r>
        <w:r w:rsidRPr="00130FE0">
          <w:tab/>
          <w:t>"Version": "1.0",</w:t>
        </w:r>
      </w:ins>
    </w:p>
    <w:p w14:paraId="5983F101" w14:textId="77777777" w:rsidR="00BB7E48" w:rsidRPr="00130FE0" w:rsidRDefault="00BB7E48" w:rsidP="00BB7E48">
      <w:pPr>
        <w:pStyle w:val="GOSTScript"/>
        <w:rPr>
          <w:ins w:id="2798" w:author="Опаева Лидия Арашаевна" w:date="2025-06-06T14:37:00Z"/>
        </w:rPr>
      </w:pPr>
      <w:ins w:id="2799" w:author="Опаева Лидия Арашаевна" w:date="2025-06-06T14:37:00Z">
        <w:r w:rsidRPr="00130FE0">
          <w:tab/>
        </w:r>
        <w:r w:rsidRPr="00130FE0">
          <w:tab/>
          <w:t>"Params": [{</w:t>
        </w:r>
      </w:ins>
    </w:p>
    <w:p w14:paraId="35C196A5" w14:textId="77777777" w:rsidR="00BB7E48" w:rsidRPr="00130FE0" w:rsidRDefault="00BB7E48" w:rsidP="00BB7E48">
      <w:pPr>
        <w:pStyle w:val="GOSTScript"/>
        <w:rPr>
          <w:ins w:id="2800" w:author="Опаева Лидия Арашаевна" w:date="2025-06-06T14:37:00Z"/>
        </w:rPr>
      </w:pPr>
      <w:ins w:id="2801" w:author="Опаева Лидия Арашаевна" w:date="2025-06-06T14:37:00Z">
        <w:r w:rsidRPr="00130FE0">
          <w:tab/>
        </w:r>
        <w:r w:rsidRPr="00130FE0">
          <w:tab/>
        </w:r>
        <w:r w:rsidRPr="00130FE0">
          <w:tab/>
          <w:t>"param": "example",</w:t>
        </w:r>
      </w:ins>
    </w:p>
    <w:p w14:paraId="5EBD0544" w14:textId="77777777" w:rsidR="00BB7E48" w:rsidRPr="00130FE0" w:rsidRDefault="00BB7E48" w:rsidP="00BB7E48">
      <w:pPr>
        <w:pStyle w:val="GOSTScript"/>
        <w:rPr>
          <w:ins w:id="2802" w:author="Опаева Лидия Арашаевна" w:date="2025-06-06T14:37:00Z"/>
        </w:rPr>
      </w:pPr>
      <w:ins w:id="2803" w:author="Опаева Лидия Арашаевна" w:date="2025-06-06T14:37:00Z">
        <w:r w:rsidRPr="00130FE0">
          <w:tab/>
        </w:r>
        <w:r w:rsidRPr="00130FE0">
          <w:tab/>
        </w:r>
        <w:r w:rsidRPr="00130FE0">
          <w:tab/>
          <w:t>"value": "01"</w:t>
        </w:r>
      </w:ins>
    </w:p>
    <w:p w14:paraId="147FECEE" w14:textId="77777777" w:rsidR="00BB7E48" w:rsidRPr="00130FE0" w:rsidRDefault="00BB7E48" w:rsidP="00BB7E48">
      <w:pPr>
        <w:pStyle w:val="GOSTScript"/>
        <w:rPr>
          <w:ins w:id="2804" w:author="Опаева Лидия Арашаевна" w:date="2025-06-06T14:37:00Z"/>
        </w:rPr>
      </w:pPr>
      <w:ins w:id="2805" w:author="Опаева Лидия Арашаевна" w:date="2025-06-06T14:37:00Z">
        <w:r w:rsidRPr="00130FE0">
          <w:tab/>
        </w:r>
        <w:r w:rsidRPr="00130FE0">
          <w:tab/>
          <w:t>}],</w:t>
        </w:r>
      </w:ins>
    </w:p>
    <w:p w14:paraId="0AB1172B" w14:textId="77777777" w:rsidR="00BB7E48" w:rsidRPr="00130FE0" w:rsidRDefault="00BB7E48" w:rsidP="00BB7E48">
      <w:pPr>
        <w:pStyle w:val="GOSTScript"/>
        <w:rPr>
          <w:ins w:id="2806" w:author="Опаева Лидия Арашаевна" w:date="2025-06-06T14:37:00Z"/>
        </w:rPr>
      </w:pPr>
      <w:ins w:id="2807" w:author="Опаева Лидия Арашаевна" w:date="2025-06-06T14:37:00Z">
        <w:r w:rsidRPr="00130FE0">
          <w:tab/>
        </w:r>
        <w:r w:rsidRPr="00130FE0">
          <w:tab/>
          <w:t>"ReqGuid": "</w:t>
        </w:r>
        <w:r>
          <w:t>g1a</w:t>
        </w:r>
        <w:r w:rsidRPr="00130FE0">
          <w:t>4</w:t>
        </w:r>
        <w:r>
          <w:t>i</w:t>
        </w:r>
        <w:r w:rsidRPr="00130FE0">
          <w:t>e5d-2757-4699-948c-vv72qba94f</w:t>
        </w:r>
        <w:r>
          <w:t>44</w:t>
        </w:r>
        <w:r w:rsidRPr="00130FE0">
          <w:t>",</w:t>
        </w:r>
      </w:ins>
    </w:p>
    <w:p w14:paraId="46D282A5" w14:textId="77777777" w:rsidR="00BB7E48" w:rsidRPr="00130FE0" w:rsidRDefault="00BB7E48" w:rsidP="00BB7E48">
      <w:pPr>
        <w:pStyle w:val="GOSTScript"/>
        <w:rPr>
          <w:ins w:id="2808" w:author="Опаева Лидия Арашаевна" w:date="2025-06-06T14:37:00Z"/>
        </w:rPr>
      </w:pPr>
      <w:ins w:id="2809" w:author="Опаева Лидия Арашаевна" w:date="2025-06-06T14:37:00Z">
        <w:r w:rsidRPr="00130FE0">
          <w:tab/>
        </w:r>
        <w:r w:rsidRPr="00130FE0">
          <w:tab/>
          <w:t>"DocGuid": "</w:t>
        </w:r>
        <w:r>
          <w:t>1f</w:t>
        </w:r>
        <w:r w:rsidRPr="00130FE0">
          <w:t>d90a7c-e339-46ff-ac39-73029ff813</w:t>
        </w:r>
        <w:r>
          <w:t>21</w:t>
        </w:r>
        <w:r w:rsidRPr="00130FE0">
          <w:t>",</w:t>
        </w:r>
      </w:ins>
    </w:p>
    <w:p w14:paraId="14EACC5C" w14:textId="77777777" w:rsidR="00BB7E48" w:rsidRDefault="00BB7E48" w:rsidP="00BB7E48">
      <w:pPr>
        <w:pStyle w:val="GOSTScript"/>
        <w:rPr>
          <w:ins w:id="2810" w:author="Опаева Лидия Арашаевна" w:date="2025-06-06T14:37:00Z"/>
        </w:rPr>
      </w:pPr>
      <w:ins w:id="2811" w:author="Опаева Лидия Арашаевна" w:date="2025-06-06T14:37:00Z">
        <w:r w:rsidRPr="00130FE0">
          <w:tab/>
        </w:r>
        <w:r w:rsidRPr="00130FE0">
          <w:tab/>
          <w:t>"RequestType": "ACCOUNTING",</w:t>
        </w:r>
      </w:ins>
    </w:p>
    <w:p w14:paraId="0EAEA5CA" w14:textId="24104612" w:rsidR="00BB7E48" w:rsidRPr="00130FE0" w:rsidRDefault="00BB7E48" w:rsidP="00BB7E48">
      <w:pPr>
        <w:pStyle w:val="GOSTScript"/>
        <w:rPr>
          <w:ins w:id="2812" w:author="Опаева Лидия Арашаевна" w:date="2025-06-06T14:37:00Z"/>
        </w:rPr>
      </w:pPr>
      <w:ins w:id="2813" w:author="Опаева Лидия Арашаевна" w:date="2025-06-06T14:37:00Z">
        <w:r w:rsidRPr="00130FE0">
          <w:tab/>
        </w:r>
        <w:r w:rsidRPr="00130FE0">
          <w:tab/>
          <w:t>"TypeDoc": "</w:t>
        </w:r>
        <w:r w:rsidRPr="009E6686">
          <w:t>ARP_NPS_0504833</w:t>
        </w:r>
        <w:r w:rsidRPr="00BB7E48">
          <w:t>_TSE</w:t>
        </w:r>
        <w:r w:rsidRPr="00130FE0">
          <w:t>",</w:t>
        </w:r>
      </w:ins>
    </w:p>
    <w:p w14:paraId="5D1AEAFB" w14:textId="77777777" w:rsidR="00BB7E48" w:rsidRPr="00130FE0" w:rsidRDefault="00BB7E48" w:rsidP="00BB7E48">
      <w:pPr>
        <w:pStyle w:val="GOSTScript"/>
        <w:rPr>
          <w:ins w:id="2814" w:author="Опаева Лидия Арашаевна" w:date="2025-06-06T14:37:00Z"/>
          <w:iCs/>
        </w:rPr>
      </w:pPr>
      <w:ins w:id="2815" w:author="Опаева Лидия Арашаевна" w:date="2025-06-06T14:37:00Z">
        <w:r w:rsidRPr="00130FE0">
          <w:tab/>
        </w:r>
        <w:r w:rsidRPr="00130FE0">
          <w:tab/>
        </w:r>
        <w:r w:rsidRPr="170E4D90">
          <w:rPr>
            <w:iCs/>
          </w:rPr>
          <w:t>"Stage": "</w:t>
        </w:r>
        <w:r w:rsidRPr="008E4493">
          <w:rPr>
            <w:iCs/>
          </w:rPr>
          <w:t>auth</w:t>
        </w:r>
        <w:r w:rsidRPr="170E4D90">
          <w:rPr>
            <w:iCs/>
          </w:rPr>
          <w:t>",</w:t>
        </w:r>
      </w:ins>
    </w:p>
    <w:p w14:paraId="6CB58CA7" w14:textId="77777777" w:rsidR="00BB7E48" w:rsidRPr="00130FE0" w:rsidRDefault="00BB7E48" w:rsidP="00BB7E48">
      <w:pPr>
        <w:pStyle w:val="GOSTScript"/>
        <w:rPr>
          <w:ins w:id="2816" w:author="Опаева Лидия Арашаевна" w:date="2025-06-06T14:37:00Z"/>
        </w:rPr>
      </w:pPr>
      <w:ins w:id="2817" w:author="Опаева Лидия Арашаевна" w:date="2025-06-06T14:37:00Z">
        <w:r w:rsidRPr="00130FE0">
          <w:tab/>
        </w:r>
        <w:r w:rsidRPr="00130FE0">
          <w:tab/>
          <w:t>"BalLevContrl": "0",</w:t>
        </w:r>
      </w:ins>
    </w:p>
    <w:p w14:paraId="0BE1CAF9" w14:textId="77777777" w:rsidR="00BB7E48" w:rsidRPr="00130FE0" w:rsidRDefault="00BB7E48" w:rsidP="00BB7E48">
      <w:pPr>
        <w:pStyle w:val="GOSTScript"/>
        <w:rPr>
          <w:ins w:id="2818" w:author="Опаева Лидия Арашаевна" w:date="2025-06-06T14:37:00Z"/>
        </w:rPr>
      </w:pPr>
      <w:ins w:id="2819" w:author="Опаева Лидия Арашаевна" w:date="2025-06-06T14:37:00Z">
        <w:r w:rsidRPr="00130FE0">
          <w:tab/>
        </w:r>
        <w:r w:rsidRPr="00130FE0">
          <w:tab/>
          <w:t>"Subject": "6000",</w:t>
        </w:r>
      </w:ins>
    </w:p>
    <w:p w14:paraId="70345FF0" w14:textId="7C187FAE" w:rsidR="00BB7E48" w:rsidRPr="00130FE0" w:rsidRDefault="00BB7E48" w:rsidP="00BB7E48">
      <w:pPr>
        <w:pStyle w:val="GOSTScript"/>
        <w:rPr>
          <w:ins w:id="2820" w:author="Опаева Лидия Арашаевна" w:date="2025-06-06T14:37:00Z"/>
        </w:rPr>
      </w:pPr>
      <w:ins w:id="2821" w:author="Опаева Лидия Арашаевна" w:date="2025-06-06T14:37:00Z">
        <w:r w:rsidRPr="00130FE0">
          <w:tab/>
        </w:r>
        <w:r w:rsidRPr="00130FE0">
          <w:tab/>
          <w:t>"SettlementDate": "202</w:t>
        </w:r>
        <w:r w:rsidR="00DB7279">
          <w:t>5</w:t>
        </w:r>
        <w:r w:rsidRPr="00130FE0">
          <w:t>-12-05"</w:t>
        </w:r>
      </w:ins>
    </w:p>
    <w:p w14:paraId="24515DD8" w14:textId="77777777" w:rsidR="00BB7E48" w:rsidRPr="00130FE0" w:rsidRDefault="00BB7E48" w:rsidP="00BB7E48">
      <w:pPr>
        <w:pStyle w:val="GOSTScript"/>
        <w:rPr>
          <w:ins w:id="2822" w:author="Опаева Лидия Арашаевна" w:date="2025-06-06T14:37:00Z"/>
        </w:rPr>
      </w:pPr>
      <w:ins w:id="2823" w:author="Опаева Лидия Арашаевна" w:date="2025-06-06T14:37:00Z">
        <w:r w:rsidRPr="00130FE0">
          <w:tab/>
          <w:t>},</w:t>
        </w:r>
      </w:ins>
    </w:p>
    <w:p w14:paraId="6089F16C" w14:textId="77777777" w:rsidR="00BB7E48" w:rsidRPr="00130FE0" w:rsidRDefault="00BB7E48" w:rsidP="00BB7E48">
      <w:pPr>
        <w:pStyle w:val="GOSTScript"/>
        <w:rPr>
          <w:ins w:id="2824" w:author="Опаева Лидия Арашаевна" w:date="2025-06-06T14:37:00Z"/>
        </w:rPr>
      </w:pPr>
      <w:ins w:id="2825" w:author="Опаева Лидия Арашаевна" w:date="2025-06-06T14:37:00Z">
        <w:r w:rsidRPr="00130FE0">
          <w:tab/>
          <w:t>"document": {</w:t>
        </w:r>
      </w:ins>
    </w:p>
    <w:p w14:paraId="26FFA0CA" w14:textId="77777777" w:rsidR="00BB7E48" w:rsidRPr="00130FE0" w:rsidRDefault="00BB7E48" w:rsidP="00BB7E48">
      <w:pPr>
        <w:pStyle w:val="GOSTScript"/>
        <w:rPr>
          <w:ins w:id="2826" w:author="Опаева Лидия Арашаевна" w:date="2025-06-06T14:37:00Z"/>
        </w:rPr>
      </w:pPr>
      <w:ins w:id="2827" w:author="Опаева Лидия Арашаевна" w:date="2025-06-06T14:37:00Z">
        <w:r w:rsidRPr="00130FE0">
          <w:tab/>
        </w:r>
        <w:r w:rsidRPr="00130FE0">
          <w:tab/>
          <w:t>"TtlPrt_DcNmbr": "33</w:t>
        </w:r>
        <w:r>
          <w:t>3</w:t>
        </w:r>
        <w:r w:rsidRPr="00130FE0">
          <w:t>",</w:t>
        </w:r>
      </w:ins>
    </w:p>
    <w:p w14:paraId="37C83615" w14:textId="14447A71" w:rsidR="00BB7E48" w:rsidRDefault="00BB7E48" w:rsidP="00BB7E48">
      <w:pPr>
        <w:pStyle w:val="GOSTScript"/>
        <w:rPr>
          <w:ins w:id="2828" w:author="Опаева Лидия Арашаевна" w:date="2025-06-06T14:37:00Z"/>
        </w:rPr>
      </w:pPr>
      <w:ins w:id="2829" w:author="Опаева Лидия Арашаевна" w:date="2025-06-06T14:37:00Z">
        <w:r w:rsidRPr="00130FE0">
          <w:tab/>
        </w:r>
        <w:r w:rsidRPr="00130FE0">
          <w:tab/>
          <w:t>"</w:t>
        </w:r>
        <w:r w:rsidRPr="00F834CE">
          <w:t>TtlPrt_Dt</w:t>
        </w:r>
        <w:r w:rsidRPr="00130FE0">
          <w:t>": "202</w:t>
        </w:r>
        <w:r w:rsidR="00DB7279">
          <w:t>5</w:t>
        </w:r>
        <w:r w:rsidRPr="00130FE0">
          <w:t>-12-05",</w:t>
        </w:r>
      </w:ins>
    </w:p>
    <w:p w14:paraId="16CF8F29" w14:textId="594AEAC4" w:rsidR="00BB7E48" w:rsidRPr="00130FE0" w:rsidRDefault="00BB7E48" w:rsidP="00BB7E48">
      <w:pPr>
        <w:pStyle w:val="GOSTScript"/>
        <w:rPr>
          <w:ins w:id="2830" w:author="Опаева Лидия Арашаевна" w:date="2025-06-06T14:37:00Z"/>
        </w:rPr>
      </w:pPr>
      <w:ins w:id="2831" w:author="Опаева Лидия Арашаевна" w:date="2025-06-06T14:37:00Z">
        <w:r w:rsidRPr="00130FE0">
          <w:tab/>
        </w:r>
        <w:r w:rsidRPr="00130FE0">
          <w:tab/>
          <w:t>"</w:t>
        </w:r>
        <w:r w:rsidRPr="0055257F">
          <w:t>TtlPrt_CorrectionDate</w:t>
        </w:r>
        <w:r w:rsidRPr="00130FE0">
          <w:t>": "202</w:t>
        </w:r>
      </w:ins>
      <w:ins w:id="2832" w:author="Опаева Лидия Арашаевна" w:date="2025-06-06T14:48:00Z">
        <w:r w:rsidR="00DB7279">
          <w:t>5</w:t>
        </w:r>
      </w:ins>
      <w:ins w:id="2833" w:author="Опаева Лидия Арашаевна" w:date="2025-06-06T14:37:00Z">
        <w:r w:rsidRPr="00130FE0">
          <w:t>-</w:t>
        </w:r>
        <w:r w:rsidRPr="006C2044">
          <w:t>12-05</w:t>
        </w:r>
        <w:r w:rsidRPr="00130FE0">
          <w:t>",</w:t>
        </w:r>
      </w:ins>
    </w:p>
    <w:p w14:paraId="33B3CEF8" w14:textId="3EB3E391" w:rsidR="00BB7E48" w:rsidRDefault="00BB7E48" w:rsidP="00BB7E48">
      <w:pPr>
        <w:pStyle w:val="GOSTScript"/>
        <w:rPr>
          <w:ins w:id="2834" w:author="Опаева Лидия Арашаевна" w:date="2025-06-06T14:37:00Z"/>
        </w:rPr>
      </w:pPr>
      <w:ins w:id="2835" w:author="Опаева Лидия Арашаевна" w:date="2025-06-06T14:37:00Z">
        <w:r w:rsidRPr="00130FE0">
          <w:tab/>
        </w:r>
        <w:r w:rsidRPr="00130FE0">
          <w:tab/>
          <w:t>"</w:t>
        </w:r>
        <w:r w:rsidRPr="0055257F">
          <w:t>TtlPrt_EffectiveDate</w:t>
        </w:r>
        <w:r w:rsidRPr="00130FE0">
          <w:t>": "202</w:t>
        </w:r>
        <w:r w:rsidR="00DB7279">
          <w:t>5</w:t>
        </w:r>
        <w:r w:rsidRPr="00130FE0">
          <w:t>-</w:t>
        </w:r>
        <w:r w:rsidRPr="006C2044">
          <w:t>12-05</w:t>
        </w:r>
        <w:r w:rsidRPr="00130FE0">
          <w:t>",</w:t>
        </w:r>
      </w:ins>
    </w:p>
    <w:p w14:paraId="1417C6FB" w14:textId="77777777" w:rsidR="00BB7E48" w:rsidRPr="003B770B" w:rsidRDefault="00BB7E48" w:rsidP="00BB7E48">
      <w:pPr>
        <w:pStyle w:val="GOSTScript"/>
        <w:rPr>
          <w:ins w:id="2836" w:author="Опаева Лидия Арашаевна" w:date="2025-06-06T14:37:00Z"/>
        </w:rPr>
      </w:pPr>
      <w:ins w:id="2837" w:author="Опаева Лидия Арашаевна" w:date="2025-06-06T14:37:00Z">
        <w:r w:rsidRPr="00130FE0">
          <w:tab/>
        </w:r>
        <w:r w:rsidRPr="00130FE0">
          <w:tab/>
        </w:r>
        <w:r w:rsidRPr="003B770B">
          <w:t>"</w:t>
        </w:r>
        <w:r w:rsidRPr="00130FE0">
          <w:t>TtlPrt</w:t>
        </w:r>
        <w:r w:rsidRPr="003B770B">
          <w:t>_</w:t>
        </w:r>
        <w:r w:rsidRPr="00130FE0">
          <w:t>TypeDoc</w:t>
        </w:r>
        <w:r w:rsidRPr="003B770B">
          <w:t>": "</w:t>
        </w:r>
        <w:r w:rsidRPr="002018E3">
          <w:t>БСА</w:t>
        </w:r>
        <w:r w:rsidRPr="003B770B">
          <w:t>",</w:t>
        </w:r>
      </w:ins>
    </w:p>
    <w:p w14:paraId="6F393837" w14:textId="77777777" w:rsidR="00BB7E48" w:rsidRPr="006069EC" w:rsidRDefault="00BB7E48" w:rsidP="00BB7E48">
      <w:pPr>
        <w:pStyle w:val="GOSTScript"/>
        <w:rPr>
          <w:ins w:id="2838" w:author="Опаева Лидия Арашаевна" w:date="2025-06-06T14:37:00Z"/>
          <w:lang w:val="ru-RU"/>
        </w:rPr>
      </w:pPr>
      <w:ins w:id="2839" w:author="Опаева Лидия Арашаевна" w:date="2025-06-06T14:37:00Z">
        <w:r w:rsidRPr="003B770B">
          <w:tab/>
        </w:r>
        <w:r w:rsidRPr="003B770B">
          <w:tab/>
        </w:r>
        <w:r w:rsidRPr="006069EC">
          <w:rPr>
            <w:lang w:val="ru-RU"/>
          </w:rPr>
          <w:t>"</w:t>
        </w:r>
        <w:r w:rsidRPr="00130FE0">
          <w:t>TtlPrt</w:t>
        </w:r>
        <w:r w:rsidRPr="006069EC">
          <w:rPr>
            <w:lang w:val="ru-RU"/>
          </w:rPr>
          <w:t>_</w:t>
        </w:r>
        <w:r w:rsidRPr="00130FE0">
          <w:t>FullTypeDoc</w:t>
        </w:r>
        <w:r w:rsidRPr="006069EC">
          <w:rPr>
            <w:lang w:val="ru-RU"/>
          </w:rPr>
          <w:t>": "Справка по исправительным записям, формируемая вручную",</w:t>
        </w:r>
      </w:ins>
    </w:p>
    <w:p w14:paraId="012E7631" w14:textId="77777777" w:rsidR="00BB7E48" w:rsidRPr="00130FE0" w:rsidRDefault="00BB7E48" w:rsidP="00BB7E48">
      <w:pPr>
        <w:pStyle w:val="GOSTScript"/>
        <w:rPr>
          <w:ins w:id="2840" w:author="Опаева Лидия Арашаевна" w:date="2025-06-06T14:37:00Z"/>
        </w:rPr>
      </w:pPr>
      <w:ins w:id="2841" w:author="Опаева Лидия Арашаевна" w:date="2025-06-06T14:37:00Z">
        <w:r w:rsidRPr="006069EC">
          <w:rPr>
            <w:lang w:val="ru-RU"/>
          </w:rPr>
          <w:tab/>
        </w:r>
        <w:r w:rsidRPr="006069EC">
          <w:rPr>
            <w:lang w:val="ru-RU"/>
          </w:rPr>
          <w:tab/>
        </w:r>
        <w:r w:rsidRPr="00130FE0">
          <w:t>"TtlPrt_CdCrr": "643",</w:t>
        </w:r>
      </w:ins>
    </w:p>
    <w:p w14:paraId="6E78F1F7" w14:textId="77777777" w:rsidR="00BB7E48" w:rsidRDefault="00BB7E48" w:rsidP="00BB7E48">
      <w:pPr>
        <w:pStyle w:val="GOSTScript"/>
        <w:rPr>
          <w:ins w:id="2842" w:author="Опаева Лидия Арашаевна" w:date="2025-06-06T14:37:00Z"/>
        </w:rPr>
      </w:pPr>
      <w:ins w:id="2843" w:author="Опаева Лидия Арашаевна" w:date="2025-06-06T14:37:00Z">
        <w:r w:rsidRPr="00371BB9">
          <w:tab/>
        </w:r>
        <w:r w:rsidRPr="00371BB9">
          <w:tab/>
        </w:r>
        <w:r w:rsidRPr="00130FE0">
          <w:t>"SystemInformation_UFOS_SECRECY": 0,</w:t>
        </w:r>
      </w:ins>
    </w:p>
    <w:p w14:paraId="30E78B77" w14:textId="77777777" w:rsidR="00BB7E48" w:rsidRPr="001179D9" w:rsidRDefault="00BB7E48" w:rsidP="00BB7E48">
      <w:pPr>
        <w:pStyle w:val="GOSTScript"/>
        <w:rPr>
          <w:ins w:id="2844" w:author="Опаева Лидия Арашаевна" w:date="2025-06-06T14:37:00Z"/>
        </w:rPr>
      </w:pPr>
      <w:ins w:id="2845" w:author="Опаева Лидия Арашаевна" w:date="2025-06-06T14:37:00Z">
        <w:r w:rsidRPr="00130FE0">
          <w:tab/>
        </w:r>
        <w:r w:rsidRPr="00130FE0">
          <w:tab/>
        </w:r>
        <w:r w:rsidRPr="001179D9">
          <w:t>"</w:t>
        </w:r>
        <w:r w:rsidRPr="00130FE0">
          <w:t>TtlPrt</w:t>
        </w:r>
        <w:r w:rsidRPr="001179D9">
          <w:t>_</w:t>
        </w:r>
        <w:r w:rsidRPr="00130FE0">
          <w:t>LEDGERBOOK</w:t>
        </w:r>
        <w:r w:rsidRPr="001179D9">
          <w:t>": "</w:t>
        </w:r>
        <w:r w:rsidRPr="005F3B51">
          <w:t>FTAccSKP</w:t>
        </w:r>
        <w:r w:rsidRPr="001179D9">
          <w:t>",</w:t>
        </w:r>
      </w:ins>
    </w:p>
    <w:p w14:paraId="3DDE277A" w14:textId="2FAFF392" w:rsidR="00BB7E48" w:rsidRPr="00130FE0" w:rsidRDefault="00BB7E48" w:rsidP="00BB7E48">
      <w:pPr>
        <w:pStyle w:val="GOSTScript"/>
        <w:rPr>
          <w:ins w:id="2846" w:author="Опаева Лидия Арашаевна" w:date="2025-06-06T14:37:00Z"/>
        </w:rPr>
      </w:pPr>
      <w:ins w:id="2847" w:author="Опаева Лидия Арашаевна" w:date="2025-06-06T14:37:00Z">
        <w:r w:rsidRPr="001179D9">
          <w:tab/>
        </w:r>
        <w:r w:rsidRPr="001179D9">
          <w:tab/>
        </w:r>
        <w:r w:rsidRPr="00130FE0">
          <w:t>"</w:t>
        </w:r>
        <w:r w:rsidRPr="0055257F">
          <w:t>TtlPrt_Source</w:t>
        </w:r>
        <w:r w:rsidRPr="00130FE0">
          <w:t>": "</w:t>
        </w:r>
        <w:r w:rsidRPr="002E3BC1">
          <w:t>ПУ</w:t>
        </w:r>
        <w:r>
          <w:rPr>
            <w:lang w:val="ru-RU"/>
          </w:rPr>
          <w:t>Р</w:t>
        </w:r>
        <w:r w:rsidRPr="00DB7279">
          <w:t xml:space="preserve"> </w:t>
        </w:r>
        <w:r>
          <w:rPr>
            <w:lang w:val="ru-RU"/>
          </w:rPr>
          <w:t>КС</w:t>
        </w:r>
        <w:r w:rsidRPr="00130FE0">
          <w:t>",</w:t>
        </w:r>
      </w:ins>
    </w:p>
    <w:p w14:paraId="0E9D4598" w14:textId="77777777" w:rsidR="00BB7E48" w:rsidRDefault="00BB7E48" w:rsidP="00BB7E48">
      <w:pPr>
        <w:pStyle w:val="GOSTScript"/>
        <w:rPr>
          <w:ins w:id="2848" w:author="Опаева Лидия Арашаевна" w:date="2025-06-06T14:37:00Z"/>
        </w:rPr>
      </w:pPr>
      <w:ins w:id="2849" w:author="Опаева Лидия Арашаевна" w:date="2025-06-06T14:37:00Z">
        <w:r w:rsidRPr="001179D9">
          <w:tab/>
        </w:r>
        <w:r w:rsidRPr="001179D9">
          <w:tab/>
        </w:r>
        <w:r w:rsidRPr="00130FE0">
          <w:t>"T0504833": [{</w:t>
        </w:r>
      </w:ins>
    </w:p>
    <w:p w14:paraId="42839CA1" w14:textId="77777777" w:rsidR="00BB7E48" w:rsidRPr="00130FE0" w:rsidRDefault="00BB7E48" w:rsidP="00BB7E48">
      <w:pPr>
        <w:pStyle w:val="GOSTScript"/>
        <w:rPr>
          <w:ins w:id="2850" w:author="Опаева Лидия Арашаевна" w:date="2025-06-06T14:37:00Z"/>
        </w:rPr>
      </w:pPr>
      <w:ins w:id="2851" w:author="Опаева Лидия Арашаевна" w:date="2025-06-06T14:37:00Z">
        <w:r w:rsidRPr="00130FE0">
          <w:tab/>
        </w:r>
        <w:r w:rsidRPr="00130FE0">
          <w:tab/>
        </w:r>
        <w:r w:rsidRPr="00130FE0">
          <w:tab/>
          <w:t>"</w:t>
        </w:r>
        <w:r>
          <w:t>id</w:t>
        </w:r>
        <w:r w:rsidRPr="002018E3">
          <w:t>":</w:t>
        </w:r>
        <w:r>
          <w:t xml:space="preserve"> 1</w:t>
        </w:r>
        <w:r w:rsidRPr="00440033">
          <w:t>,</w:t>
        </w:r>
      </w:ins>
    </w:p>
    <w:p w14:paraId="4E1CA01C" w14:textId="77777777" w:rsidR="00BB7E48" w:rsidRPr="00440033" w:rsidRDefault="00BB7E48" w:rsidP="00BB7E48">
      <w:pPr>
        <w:pStyle w:val="GOSTScript"/>
        <w:rPr>
          <w:ins w:id="2852" w:author="Опаева Лидия Арашаевна" w:date="2025-06-06T14:37:00Z"/>
        </w:rPr>
      </w:pPr>
      <w:ins w:id="2853" w:author="Опаева Лидия Арашаевна" w:date="2025-06-06T14:37:00Z">
        <w:r w:rsidRPr="00130FE0">
          <w:tab/>
        </w:r>
        <w:r w:rsidRPr="00130FE0">
          <w:tab/>
        </w:r>
        <w:r w:rsidRPr="00130FE0">
          <w:tab/>
          <w:t>"</w:t>
        </w:r>
        <w:r w:rsidRPr="0030691A">
          <w:t>NPP</w:t>
        </w:r>
        <w:r w:rsidRPr="002018E3">
          <w:t>":</w:t>
        </w:r>
        <w:r>
          <w:t xml:space="preserve"> 1</w:t>
        </w:r>
        <w:r w:rsidRPr="00440033">
          <w:t>,</w:t>
        </w:r>
      </w:ins>
    </w:p>
    <w:p w14:paraId="3B3720EC" w14:textId="77777777" w:rsidR="00BB7E48" w:rsidRDefault="00BB7E48" w:rsidP="00BB7E48">
      <w:pPr>
        <w:pStyle w:val="GOSTScript"/>
        <w:rPr>
          <w:ins w:id="2854" w:author="Опаева Лидия Арашаевна" w:date="2025-06-06T14:37:00Z"/>
        </w:rPr>
      </w:pPr>
      <w:ins w:id="2855" w:author="Опаева Лидия Арашаевна" w:date="2025-06-06T14:37:00Z">
        <w:r w:rsidRPr="00130FE0">
          <w:tab/>
        </w:r>
        <w:r w:rsidRPr="00130FE0">
          <w:tab/>
        </w:r>
        <w:r w:rsidRPr="00130FE0">
          <w:tab/>
          <w:t>"NAME_O": "Операция 2",</w:t>
        </w:r>
      </w:ins>
    </w:p>
    <w:p w14:paraId="4CF6D3E7" w14:textId="77777777" w:rsidR="00BB7E48" w:rsidRPr="00130FE0" w:rsidRDefault="00BB7E48" w:rsidP="00BB7E48">
      <w:pPr>
        <w:pStyle w:val="GOSTScript"/>
        <w:rPr>
          <w:ins w:id="2856" w:author="Опаева Лидия Арашаевна" w:date="2025-06-06T14:37:00Z"/>
        </w:rPr>
      </w:pPr>
      <w:ins w:id="2857" w:author="Опаева Лидия Арашаевна" w:date="2025-06-06T14:37:00Z">
        <w:r w:rsidRPr="00130FE0">
          <w:tab/>
        </w:r>
        <w:r w:rsidRPr="00130FE0">
          <w:tab/>
        </w:r>
        <w:r w:rsidRPr="00130FE0">
          <w:tab/>
          <w:t>"</w:t>
        </w:r>
        <w:r w:rsidRPr="0030691A">
          <w:t>NAME_OO</w:t>
        </w:r>
        <w:r w:rsidRPr="00130FE0">
          <w:t>": "</w:t>
        </w:r>
        <w:r>
          <w:t>test</w:t>
        </w:r>
        <w:r w:rsidRPr="00130FE0">
          <w:t>",</w:t>
        </w:r>
      </w:ins>
    </w:p>
    <w:p w14:paraId="342C1A6A" w14:textId="77777777" w:rsidR="00BB7E48" w:rsidRPr="00130FE0" w:rsidRDefault="00BB7E48" w:rsidP="00BB7E48">
      <w:pPr>
        <w:pStyle w:val="GOSTScript"/>
        <w:rPr>
          <w:ins w:id="2858" w:author="Опаева Лидия Арашаевна" w:date="2025-06-06T14:37:00Z"/>
        </w:rPr>
      </w:pPr>
      <w:ins w:id="2859" w:author="Опаева Лидия Арашаевна" w:date="2025-06-06T14:37:00Z">
        <w:r w:rsidRPr="00130FE0">
          <w:tab/>
        </w:r>
        <w:r w:rsidRPr="00130FE0">
          <w:tab/>
        </w:r>
        <w:r w:rsidRPr="00130FE0">
          <w:tab/>
          <w:t>"SUMM": 200.00,</w:t>
        </w:r>
      </w:ins>
    </w:p>
    <w:p w14:paraId="1AFE11A7" w14:textId="77777777" w:rsidR="00BB7E48" w:rsidRDefault="00BB7E48" w:rsidP="00BB7E48">
      <w:pPr>
        <w:pStyle w:val="GOSTScript"/>
        <w:rPr>
          <w:ins w:id="2860" w:author="Опаева Лидия Арашаевна" w:date="2025-06-06T14:37:00Z"/>
        </w:rPr>
      </w:pPr>
      <w:ins w:id="2861" w:author="Опаева Лидия Арашаевна" w:date="2025-06-06T14:37:00Z">
        <w:r w:rsidRPr="00130FE0">
          <w:tab/>
        </w:r>
        <w:r w:rsidRPr="00130FE0">
          <w:tab/>
        </w:r>
        <w:r w:rsidRPr="00130FE0">
          <w:tab/>
          <w:t>"RgSUMM": 200.00,</w:t>
        </w:r>
      </w:ins>
    </w:p>
    <w:p w14:paraId="1FF7EF8A" w14:textId="77777777" w:rsidR="00BB7E48" w:rsidRPr="00130FE0" w:rsidRDefault="00BB7E48" w:rsidP="00BB7E48">
      <w:pPr>
        <w:pStyle w:val="GOSTScript"/>
        <w:rPr>
          <w:ins w:id="2862" w:author="Опаева Лидия Арашаевна" w:date="2025-06-06T14:37:00Z"/>
        </w:rPr>
      </w:pPr>
      <w:ins w:id="2863" w:author="Опаева Лидия Арашаевна" w:date="2025-06-06T14:37:00Z">
        <w:r w:rsidRPr="00130FE0">
          <w:tab/>
        </w:r>
        <w:r w:rsidRPr="00130FE0">
          <w:tab/>
        </w:r>
        <w:r w:rsidRPr="00130FE0">
          <w:tab/>
          <w:t>"DT_</w:t>
        </w:r>
        <w:r w:rsidRPr="00752F77">
          <w:t>ACCOUNT</w:t>
        </w:r>
        <w:r w:rsidRPr="00130FE0">
          <w:t>": "</w:t>
        </w:r>
        <w:r w:rsidRPr="005248C0">
          <w:t>02111</w:t>
        </w:r>
        <w:r w:rsidRPr="00130FE0">
          <w:t>",</w:t>
        </w:r>
      </w:ins>
    </w:p>
    <w:p w14:paraId="05AD39A2" w14:textId="77777777" w:rsidR="00BB7E48" w:rsidRPr="00130FE0" w:rsidRDefault="00BB7E48" w:rsidP="00BB7E48">
      <w:pPr>
        <w:pStyle w:val="GOSTScript"/>
        <w:rPr>
          <w:ins w:id="2864" w:author="Опаева Лидия Арашаевна" w:date="2025-06-06T14:37:00Z"/>
        </w:rPr>
      </w:pPr>
      <w:ins w:id="2865" w:author="Опаева Лидия Арашаевна" w:date="2025-06-06T14:37:00Z">
        <w:r w:rsidRPr="00130FE0">
          <w:tab/>
        </w:r>
        <w:r w:rsidRPr="00130FE0">
          <w:tab/>
        </w:r>
        <w:r w:rsidRPr="00130FE0">
          <w:tab/>
          <w:t>"DT_</w:t>
        </w:r>
        <w:r w:rsidRPr="00752F77">
          <w:t>OKTMOKS</w:t>
        </w:r>
        <w:r w:rsidRPr="00130FE0">
          <w:t>": "</w:t>
        </w:r>
        <w:r w:rsidRPr="005248C0">
          <w:t>00000000</w:t>
        </w:r>
        <w:r w:rsidRPr="00130FE0">
          <w:t>",</w:t>
        </w:r>
      </w:ins>
    </w:p>
    <w:p w14:paraId="6188ADAD" w14:textId="77777777" w:rsidR="00BB7E48" w:rsidRPr="00130FE0" w:rsidRDefault="00BB7E48" w:rsidP="00BB7E48">
      <w:pPr>
        <w:pStyle w:val="GOSTScript"/>
        <w:rPr>
          <w:ins w:id="2866" w:author="Опаева Лидия Арашаевна" w:date="2025-06-06T14:37:00Z"/>
        </w:rPr>
      </w:pPr>
      <w:ins w:id="2867" w:author="Опаева Лидия Арашаевна" w:date="2025-06-06T14:37:00Z">
        <w:r w:rsidRPr="00130FE0">
          <w:tab/>
        </w:r>
        <w:r w:rsidRPr="00130FE0">
          <w:tab/>
        </w:r>
        <w:r w:rsidRPr="00130FE0">
          <w:tab/>
          <w:t>"DT_LS": "0</w:t>
        </w:r>
        <w:r w:rsidRPr="005248C0">
          <w:t>0000000000</w:t>
        </w:r>
        <w:r w:rsidRPr="00130FE0">
          <w:t>",</w:t>
        </w:r>
      </w:ins>
    </w:p>
    <w:p w14:paraId="537BBE08" w14:textId="77777777" w:rsidR="00BB7E48" w:rsidRPr="00130FE0" w:rsidRDefault="00BB7E48" w:rsidP="00BB7E48">
      <w:pPr>
        <w:pStyle w:val="GOSTScript"/>
        <w:rPr>
          <w:ins w:id="2868" w:author="Опаева Лидия Арашаевна" w:date="2025-06-06T14:37:00Z"/>
        </w:rPr>
      </w:pPr>
      <w:ins w:id="2869" w:author="Опаева Лидия Арашаевна" w:date="2025-06-06T14:37:00Z">
        <w:r w:rsidRPr="00130FE0">
          <w:tab/>
        </w:r>
        <w:r w:rsidRPr="00130FE0">
          <w:tab/>
        </w:r>
        <w:r w:rsidRPr="00130FE0">
          <w:tab/>
          <w:t>"</w:t>
        </w:r>
        <w:r w:rsidRPr="00AC2D5A">
          <w:t>DT_ANALITCODESKU</w:t>
        </w:r>
        <w:r w:rsidRPr="00130FE0">
          <w:t>": "</w:t>
        </w:r>
        <w:r w:rsidRPr="005248C0">
          <w:t>00</w:t>
        </w:r>
        <w:r w:rsidRPr="00130FE0">
          <w:t>",</w:t>
        </w:r>
      </w:ins>
    </w:p>
    <w:p w14:paraId="4D36203B" w14:textId="6C80C6CA" w:rsidR="00BB7E48" w:rsidRDefault="00BB7E48" w:rsidP="00BB7E48">
      <w:pPr>
        <w:pStyle w:val="GOSTScript"/>
        <w:rPr>
          <w:ins w:id="2870" w:author="Опаева Лидия Арашаевна" w:date="2025-06-06T14:37:00Z"/>
        </w:rPr>
      </w:pPr>
      <w:ins w:id="2871" w:author="Опаева Лидия Арашаевна" w:date="2025-06-06T14:37:00Z">
        <w:r w:rsidRPr="00130FE0">
          <w:tab/>
        </w:r>
        <w:r w:rsidRPr="00130FE0">
          <w:tab/>
        </w:r>
        <w:r w:rsidRPr="00130FE0">
          <w:tab/>
          <w:t>"DT_KBK": "</w:t>
        </w:r>
      </w:ins>
      <w:ins w:id="2872" w:author="Опаева Лидия Арашаевна" w:date="2025-06-06T14:45:00Z">
        <w:r>
          <w:t>00001050400000000510</w:t>
        </w:r>
      </w:ins>
      <w:ins w:id="2873" w:author="Опаева Лидия Арашаевна" w:date="2025-06-06T14:37:00Z">
        <w:r w:rsidRPr="00130FE0">
          <w:t>",</w:t>
        </w:r>
      </w:ins>
    </w:p>
    <w:p w14:paraId="307F63C8" w14:textId="77777777" w:rsidR="00BB7E48" w:rsidRDefault="00BB7E48" w:rsidP="00BB7E48">
      <w:pPr>
        <w:pStyle w:val="GOSTScript"/>
        <w:rPr>
          <w:ins w:id="2874" w:author="Опаева Лидия Арашаевна" w:date="2025-06-06T14:37:00Z"/>
        </w:rPr>
      </w:pPr>
      <w:ins w:id="2875" w:author="Опаева Лидия Арашаевна" w:date="2025-06-06T14:37:00Z">
        <w:r>
          <w:tab/>
        </w:r>
        <w:r>
          <w:tab/>
        </w:r>
        <w:r>
          <w:tab/>
        </w:r>
        <w:r w:rsidRPr="00130FE0">
          <w:t>"DT_</w:t>
        </w:r>
        <w:r w:rsidRPr="00C30709">
          <w:t>TYPEKBK</w:t>
        </w:r>
        <w:r w:rsidRPr="00130FE0">
          <w:t>": "</w:t>
        </w:r>
        <w:r w:rsidRPr="00C6161D">
          <w:t>31</w:t>
        </w:r>
        <w:r w:rsidRPr="00130FE0">
          <w:t>",</w:t>
        </w:r>
      </w:ins>
    </w:p>
    <w:p w14:paraId="2223BC29" w14:textId="77777777" w:rsidR="00BB7E48" w:rsidRDefault="00BB7E48" w:rsidP="00BB7E48">
      <w:pPr>
        <w:pStyle w:val="GOSTScript"/>
        <w:rPr>
          <w:ins w:id="2876" w:author="Опаева Лидия Арашаевна" w:date="2025-06-06T14:37:00Z"/>
        </w:rPr>
      </w:pPr>
      <w:ins w:id="2877" w:author="Опаева Лидия Арашаевна" w:date="2025-06-06T14:37:00Z">
        <w:r w:rsidRPr="00130FE0">
          <w:tab/>
        </w:r>
        <w:r w:rsidRPr="00130FE0">
          <w:tab/>
        </w:r>
        <w:r w:rsidRPr="00130FE0">
          <w:tab/>
          <w:t>"DT_</w:t>
        </w:r>
        <w:r w:rsidRPr="002D6C15">
          <w:t>VALCODE</w:t>
        </w:r>
        <w:r w:rsidRPr="00130FE0">
          <w:t>": "</w:t>
        </w:r>
        <w:r>
          <w:t>643</w:t>
        </w:r>
        <w:r w:rsidRPr="00130FE0">
          <w:t>",</w:t>
        </w:r>
      </w:ins>
    </w:p>
    <w:p w14:paraId="4FF635D4" w14:textId="77777777" w:rsidR="00BB7E48" w:rsidRPr="00130FE0" w:rsidRDefault="00BB7E48" w:rsidP="00BB7E48">
      <w:pPr>
        <w:pStyle w:val="GOSTScript"/>
        <w:rPr>
          <w:ins w:id="2878" w:author="Опаева Лидия Арашаевна" w:date="2025-06-06T14:37:00Z"/>
        </w:rPr>
      </w:pPr>
      <w:ins w:id="2879" w:author="Опаева Лидия Арашаевна" w:date="2025-06-06T14:37:00Z">
        <w:r w:rsidRPr="00130FE0">
          <w:tab/>
        </w:r>
        <w:r w:rsidRPr="00130FE0">
          <w:tab/>
        </w:r>
        <w:r w:rsidRPr="00130FE0">
          <w:tab/>
          <w:t>"DT_</w:t>
        </w:r>
        <w:r w:rsidRPr="002D6C15">
          <w:t>TOFKKS</w:t>
        </w:r>
        <w:r>
          <w:t>": "60</w:t>
        </w:r>
        <w:r w:rsidRPr="00130FE0">
          <w:t>",</w:t>
        </w:r>
      </w:ins>
    </w:p>
    <w:p w14:paraId="337BE40D" w14:textId="77777777" w:rsidR="00BB7E48" w:rsidRPr="00130FE0" w:rsidRDefault="00BB7E48" w:rsidP="00BB7E48">
      <w:pPr>
        <w:pStyle w:val="GOSTScript"/>
        <w:rPr>
          <w:ins w:id="2880" w:author="Опаева Лидия Арашаевна" w:date="2025-06-06T14:37:00Z"/>
        </w:rPr>
      </w:pPr>
      <w:ins w:id="2881" w:author="Опаева Лидия Арашаевна" w:date="2025-06-06T14:37:00Z">
        <w:r w:rsidRPr="00130FE0">
          <w:tab/>
        </w:r>
        <w:r w:rsidRPr="00130FE0">
          <w:tab/>
        </w:r>
        <w:r w:rsidRPr="00130FE0">
          <w:tab/>
          <w:t>"DT_</w:t>
        </w:r>
        <w:r w:rsidRPr="002D6C15">
          <w:t>PNKS</w:t>
        </w:r>
        <w:r w:rsidRPr="00130FE0">
          <w:t>": "</w:t>
        </w:r>
        <w:r w:rsidRPr="00371BB9">
          <w:t>00</w:t>
        </w:r>
        <w:r w:rsidRPr="00130FE0">
          <w:t>",</w:t>
        </w:r>
      </w:ins>
    </w:p>
    <w:p w14:paraId="32E89EFD" w14:textId="05DA41DF" w:rsidR="00BB7E48" w:rsidRPr="00130FE0" w:rsidRDefault="00BB7E48" w:rsidP="00BB7E48">
      <w:pPr>
        <w:pStyle w:val="GOSTScript"/>
        <w:rPr>
          <w:ins w:id="2882" w:author="Опаева Лидия Арашаевна" w:date="2025-06-06T14:37:00Z"/>
        </w:rPr>
      </w:pPr>
      <w:ins w:id="2883" w:author="Опаева Лидия Арашаевна" w:date="2025-06-06T14:37:00Z">
        <w:r w:rsidRPr="00130FE0">
          <w:tab/>
        </w:r>
        <w:r w:rsidRPr="00130FE0">
          <w:tab/>
        </w:r>
        <w:r w:rsidRPr="00130FE0">
          <w:tab/>
          <w:t>"DT_</w:t>
        </w:r>
      </w:ins>
      <w:ins w:id="2884" w:author="Опаева Лидия Арашаевна" w:date="2025-06-06T14:39:00Z">
        <w:r>
          <w:rPr>
            <w:lang w:val="ru-RU"/>
          </w:rPr>
          <w:t>АК</w:t>
        </w:r>
        <w:r>
          <w:t>R</w:t>
        </w:r>
      </w:ins>
      <w:ins w:id="2885" w:author="Опаева Лидия Арашаевна" w:date="2025-06-06T14:37:00Z">
        <w:r w:rsidRPr="00130FE0">
          <w:t>": "-",</w:t>
        </w:r>
      </w:ins>
    </w:p>
    <w:p w14:paraId="212828B4" w14:textId="77777777" w:rsidR="00BB7E48" w:rsidRDefault="00BB7E48" w:rsidP="00BB7E48">
      <w:pPr>
        <w:pStyle w:val="GOSTScript"/>
        <w:rPr>
          <w:ins w:id="2886" w:author="Опаева Лидия Арашаевна" w:date="2025-06-06T14:39:00Z"/>
        </w:rPr>
      </w:pPr>
      <w:ins w:id="2887" w:author="Опаева Лидия Арашаевна" w:date="2025-06-06T14:37:00Z">
        <w:r w:rsidRPr="00AB33A3">
          <w:tab/>
        </w:r>
        <w:r w:rsidRPr="00AB33A3">
          <w:tab/>
        </w:r>
        <w:r w:rsidRPr="00AB33A3">
          <w:tab/>
          <w:t>"DT_TARGETCODE": "-",</w:t>
        </w:r>
      </w:ins>
    </w:p>
    <w:p w14:paraId="2507DA50" w14:textId="010C1D8F" w:rsidR="00BB7E48" w:rsidRDefault="00BB7E48" w:rsidP="00BB7E48">
      <w:pPr>
        <w:pStyle w:val="GOSTScript"/>
        <w:rPr>
          <w:ins w:id="2888" w:author="Опаева Лидия Арашаевна" w:date="2025-06-06T14:40:00Z"/>
        </w:rPr>
      </w:pPr>
      <w:ins w:id="2889" w:author="Опаева Лидия Арашаевна" w:date="2025-06-06T14:40:00Z">
        <w:r w:rsidRPr="00AB33A3">
          <w:tab/>
        </w:r>
        <w:r w:rsidRPr="00AB33A3">
          <w:tab/>
        </w:r>
        <w:r w:rsidRPr="00AB33A3">
          <w:tab/>
          <w:t>"DT_</w:t>
        </w:r>
        <w:r w:rsidRPr="00BB7E48">
          <w:t>ANALITCODE</w:t>
        </w:r>
        <w:r w:rsidRPr="00AB33A3">
          <w:t>": "-",</w:t>
        </w:r>
      </w:ins>
    </w:p>
    <w:p w14:paraId="2D6D6E23" w14:textId="27A28C8B" w:rsidR="00BB7E48" w:rsidRDefault="00BB7E48" w:rsidP="00BB7E48">
      <w:pPr>
        <w:pStyle w:val="GOSTScript"/>
        <w:rPr>
          <w:ins w:id="2890" w:author="Опаева Лидия Арашаевна" w:date="2025-06-06T14:40:00Z"/>
        </w:rPr>
      </w:pPr>
      <w:ins w:id="2891" w:author="Опаева Лидия Арашаевна" w:date="2025-06-06T14:40:00Z">
        <w:r w:rsidRPr="00AB33A3">
          <w:tab/>
        </w:r>
        <w:r w:rsidRPr="00AB33A3">
          <w:tab/>
        </w:r>
        <w:r w:rsidRPr="00AB33A3">
          <w:tab/>
          <w:t>"DT_</w:t>
        </w:r>
        <w:r>
          <w:t>OKS</w:t>
        </w:r>
        <w:r w:rsidRPr="00AB33A3">
          <w:t>": "-",</w:t>
        </w:r>
      </w:ins>
    </w:p>
    <w:p w14:paraId="21F68012" w14:textId="6503FD60" w:rsidR="00BB7E48" w:rsidRDefault="00BB7E48" w:rsidP="00BB7E48">
      <w:pPr>
        <w:pStyle w:val="GOSTScript"/>
        <w:rPr>
          <w:ins w:id="2892" w:author="Опаева Лидия Арашаевна" w:date="2025-06-06T14:41:00Z"/>
        </w:rPr>
      </w:pPr>
      <w:ins w:id="2893" w:author="Опаева Лидия Арашаевна" w:date="2025-06-06T14:40:00Z">
        <w:r w:rsidRPr="00AB33A3">
          <w:tab/>
        </w:r>
        <w:r w:rsidRPr="00AB33A3">
          <w:tab/>
        </w:r>
        <w:r w:rsidRPr="00AB33A3">
          <w:tab/>
          <w:t>"DT_</w:t>
        </w:r>
        <w:r>
          <w:t>IGK</w:t>
        </w:r>
        <w:r w:rsidRPr="00AB33A3">
          <w:t>": "-",</w:t>
        </w:r>
      </w:ins>
    </w:p>
    <w:p w14:paraId="05F0975C" w14:textId="55DF957B" w:rsidR="00BB7E48" w:rsidRDefault="00BB7E48" w:rsidP="00BB7E48">
      <w:pPr>
        <w:pStyle w:val="GOSTScript"/>
        <w:rPr>
          <w:ins w:id="2894" w:author="Сатлер Марина Викторовна" w:date="2026-03-06T17:23:00Z"/>
        </w:rPr>
      </w:pPr>
      <w:ins w:id="2895" w:author="Опаева Лидия Арашаевна" w:date="2025-06-06T14:41:00Z">
        <w:r w:rsidRPr="00AB33A3">
          <w:tab/>
        </w:r>
        <w:r w:rsidRPr="00AB33A3">
          <w:tab/>
        </w:r>
        <w:r w:rsidRPr="00AB33A3">
          <w:tab/>
          <w:t>"DT_</w:t>
        </w:r>
        <w:r>
          <w:t>KOO</w:t>
        </w:r>
        <w:r w:rsidRPr="00AB33A3">
          <w:t>": "-",</w:t>
        </w:r>
      </w:ins>
    </w:p>
    <w:p w14:paraId="0E673BE2" w14:textId="6F3EEE02" w:rsidR="002E28B3" w:rsidRDefault="002E28B3" w:rsidP="00BB7E48">
      <w:pPr>
        <w:pStyle w:val="GOSTScript"/>
        <w:rPr>
          <w:ins w:id="2896" w:author="Опаева Лидия Арашаевна" w:date="2025-06-06T14:41:00Z"/>
        </w:rPr>
      </w:pPr>
      <w:ins w:id="2897" w:author="Сатлер Марина Викторовна" w:date="2026-03-06T17:23:00Z">
        <w:r w:rsidRPr="002E28B3">
          <w:tab/>
        </w:r>
        <w:r w:rsidRPr="002E28B3">
          <w:tab/>
        </w:r>
        <w:r w:rsidRPr="002E28B3">
          <w:tab/>
          <w:t>"DT_RECSOURCECODE": "-",</w:t>
        </w:r>
      </w:ins>
    </w:p>
    <w:p w14:paraId="46FF5A35" w14:textId="02E3F02C" w:rsidR="00BB7E48" w:rsidRDefault="00BB7E48" w:rsidP="00BB7E48">
      <w:pPr>
        <w:pStyle w:val="GOSTScript"/>
        <w:rPr>
          <w:ins w:id="2898" w:author="Опаева Лидия Арашаевна" w:date="2025-06-06T14:41:00Z"/>
        </w:rPr>
      </w:pPr>
      <w:ins w:id="2899" w:author="Опаева Лидия Арашаевна" w:date="2025-06-06T14:41:00Z">
        <w:r w:rsidRPr="00AB33A3">
          <w:tab/>
        </w:r>
        <w:r w:rsidRPr="00AB33A3">
          <w:tab/>
        </w:r>
        <w:r w:rsidRPr="00AB33A3">
          <w:tab/>
          <w:t>"DT_</w:t>
        </w:r>
        <w:r w:rsidRPr="00BB7E48">
          <w:t>TARGETFUNDSCODE</w:t>
        </w:r>
        <w:r w:rsidRPr="00AB33A3">
          <w:t>": "-",</w:t>
        </w:r>
      </w:ins>
    </w:p>
    <w:p w14:paraId="1CAE3E3C" w14:textId="77777777" w:rsidR="00BB7E48" w:rsidRDefault="00BB7E48" w:rsidP="00BB7E48">
      <w:pPr>
        <w:pStyle w:val="GOSTScript"/>
        <w:rPr>
          <w:ins w:id="2900" w:author="Опаева Лидия Арашаевна" w:date="2025-06-06T14:37:00Z"/>
        </w:rPr>
      </w:pPr>
      <w:ins w:id="2901" w:author="Опаева Лидия Арашаевна" w:date="2025-06-06T14:37:00Z">
        <w:r w:rsidRPr="00AB33A3">
          <w:tab/>
        </w:r>
        <w:r w:rsidRPr="00AB33A3">
          <w:tab/>
        </w:r>
        <w:r w:rsidRPr="00AB33A3">
          <w:tab/>
          <w:t>"DT_BA": "-",</w:t>
        </w:r>
      </w:ins>
    </w:p>
    <w:p w14:paraId="63964A27" w14:textId="77777777" w:rsidR="00BB7E48" w:rsidRDefault="00BB7E48" w:rsidP="00BB7E48">
      <w:pPr>
        <w:pStyle w:val="GOSTScript"/>
        <w:rPr>
          <w:ins w:id="2902" w:author="Опаева Лидия Арашаевна" w:date="2025-06-06T14:42:00Z"/>
        </w:rPr>
      </w:pPr>
      <w:ins w:id="2903" w:author="Опаева Лидия Арашаевна" w:date="2025-06-06T14:37:00Z">
        <w:r w:rsidRPr="00AB33A3">
          <w:tab/>
        </w:r>
        <w:r w:rsidRPr="00AB33A3">
          <w:tab/>
        </w:r>
        <w:r w:rsidRPr="00AB33A3">
          <w:tab/>
          <w:t>"DT_CA": "-",</w:t>
        </w:r>
      </w:ins>
    </w:p>
    <w:p w14:paraId="59BE2532" w14:textId="77777777" w:rsidR="00BB7E48" w:rsidRDefault="00BB7E48" w:rsidP="00BB7E48">
      <w:pPr>
        <w:pStyle w:val="GOSTScript"/>
        <w:rPr>
          <w:ins w:id="2904" w:author="Опаева Лидия Арашаевна" w:date="2025-06-06T14:42:00Z"/>
        </w:rPr>
      </w:pPr>
      <w:ins w:id="2905" w:author="Опаева Лидия Арашаевна" w:date="2025-06-06T14:42:00Z">
        <w:r w:rsidRPr="00AB33A3">
          <w:tab/>
        </w:r>
        <w:r w:rsidRPr="00AB33A3">
          <w:tab/>
        </w:r>
        <w:r w:rsidRPr="00AB33A3">
          <w:tab/>
          <w:t>"DT_</w:t>
        </w:r>
        <w:r>
          <w:t>PLS</w:t>
        </w:r>
        <w:r w:rsidRPr="00AB33A3">
          <w:t>": "-",</w:t>
        </w:r>
      </w:ins>
    </w:p>
    <w:p w14:paraId="161EDD49" w14:textId="77777777" w:rsidR="00BB7E48" w:rsidRPr="00130FE0" w:rsidRDefault="00BB7E48" w:rsidP="00BB7E48">
      <w:pPr>
        <w:pStyle w:val="GOSTScript"/>
        <w:rPr>
          <w:ins w:id="2906" w:author="Опаева Лидия Арашаевна" w:date="2025-06-06T14:37:00Z"/>
        </w:rPr>
      </w:pPr>
      <w:ins w:id="2907" w:author="Опаева Лидия Арашаевна" w:date="2025-06-06T14:37:00Z">
        <w:r w:rsidRPr="00130FE0">
          <w:tab/>
        </w:r>
        <w:r w:rsidRPr="00130FE0">
          <w:tab/>
        </w:r>
        <w:r w:rsidRPr="00130FE0">
          <w:tab/>
          <w:t>"DT_</w:t>
        </w:r>
        <w:r w:rsidRPr="002D6C15">
          <w:t>TOFK</w:t>
        </w:r>
        <w:r w:rsidRPr="00130FE0">
          <w:t>": "</w:t>
        </w:r>
        <w:r w:rsidRPr="00371BB9">
          <w:t>6000</w:t>
        </w:r>
        <w:r w:rsidRPr="00130FE0">
          <w:t>",</w:t>
        </w:r>
      </w:ins>
    </w:p>
    <w:p w14:paraId="391BF311" w14:textId="77777777" w:rsidR="00BB7E48" w:rsidRPr="00130FE0" w:rsidRDefault="00BB7E48" w:rsidP="00BB7E48">
      <w:pPr>
        <w:pStyle w:val="GOSTScript"/>
        <w:rPr>
          <w:ins w:id="2908" w:author="Опаева Лидия Арашаевна" w:date="2025-06-06T14:37:00Z"/>
        </w:rPr>
      </w:pPr>
      <w:ins w:id="2909" w:author="Опаева Лидия Арашаевна" w:date="2025-06-06T14:37:00Z">
        <w:r w:rsidRPr="00130FE0">
          <w:tab/>
        </w:r>
        <w:r w:rsidRPr="00130FE0">
          <w:tab/>
        </w:r>
        <w:r w:rsidRPr="00130FE0">
          <w:tab/>
          <w:t>"DT_</w:t>
        </w:r>
        <w:r w:rsidRPr="00AB33A3">
          <w:t>PACENTRE</w:t>
        </w:r>
        <w:r w:rsidRPr="00130FE0">
          <w:t>": "</w:t>
        </w:r>
        <w:r w:rsidRPr="00371BB9">
          <w:t>-</w:t>
        </w:r>
        <w:r w:rsidRPr="00130FE0">
          <w:t>",</w:t>
        </w:r>
      </w:ins>
    </w:p>
    <w:p w14:paraId="004899D6" w14:textId="77777777" w:rsidR="00BB7E48" w:rsidRDefault="00BB7E48" w:rsidP="00BB7E48">
      <w:pPr>
        <w:pStyle w:val="GOSTScript"/>
        <w:rPr>
          <w:ins w:id="2910" w:author="Опаева Лидия Арашаевна" w:date="2025-06-06T14:37:00Z"/>
        </w:rPr>
      </w:pPr>
      <w:ins w:id="2911" w:author="Опаева Лидия Арашаевна" w:date="2025-06-06T14:37:00Z">
        <w:r w:rsidRPr="00AB33A3">
          <w:tab/>
        </w:r>
        <w:r w:rsidRPr="00AB33A3">
          <w:tab/>
        </w:r>
        <w:r w:rsidRPr="00AB33A3">
          <w:tab/>
          <w:t>"DT_TOFKC": "-",</w:t>
        </w:r>
      </w:ins>
    </w:p>
    <w:p w14:paraId="7C42653B" w14:textId="77777777" w:rsidR="00BB7E48" w:rsidRDefault="00BB7E48" w:rsidP="00BB7E48">
      <w:pPr>
        <w:pStyle w:val="GOSTScript"/>
        <w:rPr>
          <w:ins w:id="2912" w:author="Сатлер Марина Викторовна" w:date="2026-03-06T17:29:00Z"/>
        </w:rPr>
      </w:pPr>
      <w:ins w:id="2913" w:author="Опаева Лидия Арашаевна" w:date="2025-06-06T14:37:00Z">
        <w:r w:rsidRPr="00AB33A3">
          <w:tab/>
        </w:r>
        <w:r w:rsidRPr="00AB33A3">
          <w:tab/>
        </w:r>
        <w:r w:rsidRPr="00AB33A3">
          <w:tab/>
          <w:t>"DT_PERIOD": "-",</w:t>
        </w:r>
      </w:ins>
    </w:p>
    <w:p w14:paraId="463EE791" w14:textId="3731E284" w:rsidR="002E28B3" w:rsidRDefault="002E28B3" w:rsidP="00BB7E48">
      <w:pPr>
        <w:pStyle w:val="GOSTScript"/>
        <w:rPr>
          <w:ins w:id="2914" w:author="Опаева Лидия Арашаевна" w:date="2025-06-06T14:37:00Z"/>
        </w:rPr>
      </w:pPr>
      <w:ins w:id="2915" w:author="Сатлер Марина Викторовна" w:date="2026-03-06T17:29:00Z">
        <w:r w:rsidRPr="002E28B3">
          <w:tab/>
        </w:r>
        <w:r w:rsidRPr="002E28B3">
          <w:tab/>
        </w:r>
        <w:r w:rsidRPr="002E28B3">
          <w:tab/>
          <w:t>"DT_NVSDATE": "2025-12-01",</w:t>
        </w:r>
      </w:ins>
    </w:p>
    <w:p w14:paraId="1A327502" w14:textId="3A670BEC" w:rsidR="00BB7E48" w:rsidRDefault="00BB7E48" w:rsidP="00BB7E48">
      <w:pPr>
        <w:pStyle w:val="GOSTScript"/>
        <w:rPr>
          <w:ins w:id="2916" w:author="Опаева Лидия Арашаевна" w:date="2025-06-06T14:37:00Z"/>
        </w:rPr>
      </w:pPr>
      <w:ins w:id="2917" w:author="Опаева Лидия Арашаевна" w:date="2025-06-06T14:37:00Z">
        <w:r w:rsidRPr="00AB33A3">
          <w:tab/>
        </w:r>
        <w:r w:rsidRPr="00AB33A3">
          <w:tab/>
        </w:r>
        <w:r w:rsidRPr="00AB33A3">
          <w:tab/>
          <w:t>"DT_ACCOUNTCORR": "</w:t>
        </w:r>
        <w:r w:rsidRPr="008E0967">
          <w:t>03</w:t>
        </w:r>
      </w:ins>
      <w:ins w:id="2918" w:author="Опаева Лидия Арашаевна" w:date="2025-06-06T14:43:00Z">
        <w:r>
          <w:t>215</w:t>
        </w:r>
      </w:ins>
      <w:ins w:id="2919" w:author="Опаева Лидия Арашаевна" w:date="2025-06-06T14:37:00Z">
        <w:r w:rsidRPr="00AB33A3">
          <w:t>",</w:t>
        </w:r>
      </w:ins>
    </w:p>
    <w:p w14:paraId="1CBF973C" w14:textId="77777777" w:rsidR="00BB7E48" w:rsidRDefault="00BB7E48" w:rsidP="00BB7E48">
      <w:pPr>
        <w:pStyle w:val="GOSTScript"/>
        <w:rPr>
          <w:ins w:id="2920" w:author="Опаева Лидия Арашаевна" w:date="2025-06-06T14:37:00Z"/>
        </w:rPr>
      </w:pPr>
      <w:ins w:id="2921" w:author="Опаева Лидия Арашаевна" w:date="2025-06-06T14:37:00Z">
        <w:r w:rsidRPr="00AB33A3">
          <w:tab/>
        </w:r>
        <w:r w:rsidRPr="00AB33A3">
          <w:tab/>
        </w:r>
        <w:r w:rsidRPr="00AB33A3">
          <w:tab/>
          <w:t>"DT_ACCOUNTTYPE": "</w:t>
        </w:r>
        <w:r w:rsidRPr="000F3907">
          <w:t>БС</w:t>
        </w:r>
        <w:r w:rsidRPr="00AB33A3">
          <w:t>",</w:t>
        </w:r>
      </w:ins>
    </w:p>
    <w:p w14:paraId="7D19938A" w14:textId="77777777" w:rsidR="00BB7E48" w:rsidRDefault="00BB7E48" w:rsidP="00BB7E48">
      <w:pPr>
        <w:pStyle w:val="GOSTScript"/>
        <w:rPr>
          <w:ins w:id="2922" w:author="Опаева Лидия Арашаевна" w:date="2025-06-06T14:37:00Z"/>
        </w:rPr>
      </w:pPr>
      <w:ins w:id="2923" w:author="Опаева Лидия Арашаевна" w:date="2025-06-06T14:37:00Z">
        <w:r w:rsidRPr="00AB33A3">
          <w:tab/>
        </w:r>
        <w:r w:rsidRPr="00AB33A3">
          <w:tab/>
        </w:r>
        <w:r w:rsidRPr="00AB33A3">
          <w:tab/>
          <w:t>"DT_</w:t>
        </w:r>
        <w:r w:rsidRPr="00B93ECA">
          <w:t>PZO</w:t>
        </w:r>
        <w:r w:rsidRPr="00AB33A3">
          <w:t>": "-",</w:t>
        </w:r>
      </w:ins>
    </w:p>
    <w:p w14:paraId="62E2EC81" w14:textId="459E252C" w:rsidR="00BB7E48" w:rsidRPr="00130FE0" w:rsidRDefault="00BB7E48" w:rsidP="00BB7E48">
      <w:pPr>
        <w:pStyle w:val="GOSTScript"/>
        <w:rPr>
          <w:ins w:id="2924" w:author="Опаева Лидия Арашаевна" w:date="2025-06-06T14:37:00Z"/>
        </w:rPr>
      </w:pPr>
      <w:ins w:id="2925" w:author="Опаева Лидия Арашаевна" w:date="2025-06-06T14:37:00Z">
        <w:r w:rsidRPr="00AB33A3">
          <w:tab/>
        </w:r>
        <w:r w:rsidRPr="00AB33A3">
          <w:tab/>
        </w:r>
        <w:r w:rsidRPr="00AB33A3">
          <w:tab/>
        </w:r>
        <w:r>
          <w:t>"C</w:t>
        </w:r>
        <w:r w:rsidRPr="00130FE0">
          <w:t>T_</w:t>
        </w:r>
        <w:r w:rsidRPr="00752F77">
          <w:t>ACCOUNT</w:t>
        </w:r>
        <w:r w:rsidRPr="00130FE0">
          <w:t>": "</w:t>
        </w:r>
      </w:ins>
      <w:ins w:id="2926" w:author="Опаева Лидия Арашаевна" w:date="2025-06-06T14:43:00Z">
        <w:r>
          <w:t>03215</w:t>
        </w:r>
      </w:ins>
      <w:ins w:id="2927" w:author="Опаева Лидия Арашаевна" w:date="2025-06-06T14:37:00Z">
        <w:r w:rsidRPr="00130FE0">
          <w:t>",</w:t>
        </w:r>
      </w:ins>
    </w:p>
    <w:p w14:paraId="36980288" w14:textId="77777777" w:rsidR="00BB7E48" w:rsidRPr="00130FE0" w:rsidRDefault="00BB7E48" w:rsidP="00BB7E48">
      <w:pPr>
        <w:pStyle w:val="GOSTScript"/>
        <w:rPr>
          <w:ins w:id="2928" w:author="Опаева Лидия Арашаевна" w:date="2025-06-06T14:37:00Z"/>
        </w:rPr>
      </w:pPr>
      <w:ins w:id="2929" w:author="Опаева Лидия Арашаевна" w:date="2025-06-06T14:37:00Z">
        <w:r w:rsidRPr="00130FE0">
          <w:tab/>
        </w:r>
        <w:r w:rsidRPr="00130FE0">
          <w:tab/>
        </w:r>
        <w:r w:rsidRPr="00130FE0">
          <w:tab/>
          <w:t>"</w:t>
        </w:r>
        <w:r>
          <w:t>C</w:t>
        </w:r>
        <w:r w:rsidRPr="00130FE0">
          <w:t>T_</w:t>
        </w:r>
        <w:r w:rsidRPr="00752F77">
          <w:t>OKTMOKS</w:t>
        </w:r>
        <w:r w:rsidRPr="00130FE0">
          <w:t>": "</w:t>
        </w:r>
        <w:r w:rsidRPr="008E0967">
          <w:t>00000001</w:t>
        </w:r>
        <w:r w:rsidRPr="00130FE0">
          <w:t>",</w:t>
        </w:r>
      </w:ins>
    </w:p>
    <w:p w14:paraId="00A5E3F1" w14:textId="72AE6F7C" w:rsidR="00BB7E48" w:rsidRPr="00130FE0" w:rsidRDefault="00BB7E48" w:rsidP="00BB7E48">
      <w:pPr>
        <w:pStyle w:val="GOSTScript"/>
        <w:rPr>
          <w:ins w:id="2930" w:author="Опаева Лидия Арашаевна" w:date="2025-06-06T14:37:00Z"/>
        </w:rPr>
      </w:pPr>
      <w:ins w:id="2931" w:author="Опаева Лидия Арашаевна" w:date="2025-06-06T14:37:00Z">
        <w:r w:rsidRPr="00130FE0">
          <w:tab/>
        </w:r>
        <w:r w:rsidRPr="00130FE0">
          <w:tab/>
        </w:r>
        <w:r w:rsidRPr="00130FE0">
          <w:tab/>
          <w:t>"</w:t>
        </w:r>
        <w:r>
          <w:t>C</w:t>
        </w:r>
        <w:r w:rsidRPr="00130FE0">
          <w:t>T_LS": "</w:t>
        </w:r>
        <w:r w:rsidRPr="00037DBF">
          <w:t>0</w:t>
        </w:r>
      </w:ins>
      <w:ins w:id="2932" w:author="Опаева Лидия Арашаевна" w:date="2025-06-06T14:46:00Z">
        <w:r>
          <w:t>0000000000</w:t>
        </w:r>
      </w:ins>
      <w:ins w:id="2933" w:author="Опаева Лидия Арашаевна" w:date="2025-06-06T14:37:00Z">
        <w:r w:rsidRPr="00130FE0">
          <w:t>",</w:t>
        </w:r>
      </w:ins>
    </w:p>
    <w:p w14:paraId="7726416E" w14:textId="6348F47A" w:rsidR="00BB7E48" w:rsidRPr="00130FE0" w:rsidRDefault="00BB7E48" w:rsidP="00BB7E48">
      <w:pPr>
        <w:pStyle w:val="GOSTScript"/>
        <w:rPr>
          <w:ins w:id="2934" w:author="Опаева Лидия Арашаевна" w:date="2025-06-06T14:37:00Z"/>
        </w:rPr>
      </w:pPr>
      <w:ins w:id="2935" w:author="Опаева Лидия Арашаевна" w:date="2025-06-06T14:37:00Z">
        <w:r w:rsidRPr="00130FE0">
          <w:tab/>
        </w:r>
        <w:r w:rsidRPr="00130FE0">
          <w:tab/>
        </w:r>
        <w:r w:rsidRPr="00130FE0">
          <w:tab/>
          <w:t>"</w:t>
        </w:r>
        <w:r>
          <w:t>C</w:t>
        </w:r>
        <w:r w:rsidRPr="00AC2D5A">
          <w:t>T_ANALITCODESKU</w:t>
        </w:r>
        <w:r w:rsidRPr="00130FE0">
          <w:t>": "</w:t>
        </w:r>
      </w:ins>
      <w:ins w:id="2936" w:author="Опаева Лидия Арашаевна" w:date="2025-06-06T14:45:00Z">
        <w:r>
          <w:t>5</w:t>
        </w:r>
      </w:ins>
      <w:ins w:id="2937" w:author="Опаева Лидия Арашаевна" w:date="2025-06-06T14:37:00Z">
        <w:r w:rsidRPr="008E0967">
          <w:t>0</w:t>
        </w:r>
        <w:r w:rsidRPr="00130FE0">
          <w:t>",</w:t>
        </w:r>
      </w:ins>
    </w:p>
    <w:p w14:paraId="11A9119A" w14:textId="21EB4E7E" w:rsidR="00BB7E48" w:rsidRDefault="00BB7E48" w:rsidP="00BB7E48">
      <w:pPr>
        <w:pStyle w:val="GOSTScript"/>
        <w:rPr>
          <w:ins w:id="2938" w:author="Опаева Лидия Арашаевна" w:date="2025-06-06T14:37:00Z"/>
        </w:rPr>
      </w:pPr>
      <w:ins w:id="2939" w:author="Опаева Лидия Арашаевна" w:date="2025-06-06T14:37:00Z">
        <w:r w:rsidRPr="00130FE0">
          <w:tab/>
        </w:r>
        <w:r w:rsidRPr="00130FE0">
          <w:tab/>
        </w:r>
        <w:r w:rsidRPr="00130FE0">
          <w:tab/>
          <w:t>"</w:t>
        </w:r>
        <w:r>
          <w:t>C</w:t>
        </w:r>
        <w:r w:rsidRPr="00130FE0">
          <w:t>T_KBK": "</w:t>
        </w:r>
      </w:ins>
      <w:ins w:id="2940" w:author="Опаева Лидия Арашаевна" w:date="2025-06-06T14:44:00Z">
        <w:r>
          <w:t>00</w:t>
        </w:r>
      </w:ins>
      <w:ins w:id="2941" w:author="Опаева Лидия Арашаевна" w:date="2025-06-06T14:37:00Z">
        <w:r w:rsidRPr="008E0967">
          <w:t>0</w:t>
        </w:r>
      </w:ins>
      <w:ins w:id="2942" w:author="Опаева Лидия Арашаевна" w:date="2025-06-06T14:44:00Z">
        <w:r>
          <w:t>00000000000000</w:t>
        </w:r>
      </w:ins>
      <w:ins w:id="2943" w:author="Опаева Лидия Арашаевна" w:date="2025-06-06T14:37:00Z">
        <w:r w:rsidRPr="008E0967">
          <w:t>180</w:t>
        </w:r>
        <w:r w:rsidRPr="00130FE0">
          <w:t>",</w:t>
        </w:r>
      </w:ins>
    </w:p>
    <w:p w14:paraId="1E14EA88" w14:textId="77777777" w:rsidR="00BB7E48" w:rsidRDefault="00BB7E48" w:rsidP="00BB7E48">
      <w:pPr>
        <w:pStyle w:val="GOSTScript"/>
        <w:rPr>
          <w:ins w:id="2944" w:author="Опаева Лидия Арашаевна" w:date="2025-06-06T14:37:00Z"/>
        </w:rPr>
      </w:pPr>
      <w:ins w:id="2945" w:author="Опаева Лидия Арашаевна" w:date="2025-06-06T14:37:00Z">
        <w:r w:rsidRPr="007A5A4C">
          <w:tab/>
        </w:r>
        <w:r w:rsidRPr="007A5A4C">
          <w:tab/>
        </w:r>
        <w:r w:rsidRPr="007A5A4C">
          <w:tab/>
        </w:r>
        <w:r>
          <w:t>"C</w:t>
        </w:r>
        <w:r w:rsidRPr="00130FE0">
          <w:t>T_</w:t>
        </w:r>
        <w:r w:rsidRPr="00C30709">
          <w:t>TYPEKBK</w:t>
        </w:r>
        <w:r w:rsidRPr="00130FE0">
          <w:t>": "</w:t>
        </w:r>
        <w:r w:rsidRPr="00C6161D">
          <w:t>20</w:t>
        </w:r>
        <w:r w:rsidRPr="00130FE0">
          <w:t>",</w:t>
        </w:r>
      </w:ins>
    </w:p>
    <w:p w14:paraId="237635FB" w14:textId="77777777" w:rsidR="00BB7E48" w:rsidRDefault="00BB7E48" w:rsidP="00BB7E48">
      <w:pPr>
        <w:pStyle w:val="GOSTScript"/>
        <w:rPr>
          <w:ins w:id="2946" w:author="Опаева Лидия Арашаевна" w:date="2025-06-06T14:37:00Z"/>
        </w:rPr>
      </w:pPr>
      <w:ins w:id="2947" w:author="Опаева Лидия Арашаевна" w:date="2025-06-06T14:37:00Z">
        <w:r w:rsidRPr="00130FE0">
          <w:tab/>
        </w:r>
        <w:r w:rsidRPr="00130FE0">
          <w:tab/>
        </w:r>
        <w:r w:rsidRPr="00130FE0">
          <w:tab/>
          <w:t>"</w:t>
        </w:r>
        <w:r>
          <w:t>C</w:t>
        </w:r>
        <w:r w:rsidRPr="00130FE0">
          <w:t>T_</w:t>
        </w:r>
        <w:r w:rsidRPr="002D6C15">
          <w:t>VALCODE</w:t>
        </w:r>
        <w:r w:rsidRPr="00130FE0">
          <w:t>": "</w:t>
        </w:r>
        <w:r>
          <w:t>643</w:t>
        </w:r>
        <w:r w:rsidRPr="00130FE0">
          <w:t>",</w:t>
        </w:r>
      </w:ins>
    </w:p>
    <w:p w14:paraId="0901981B" w14:textId="77777777" w:rsidR="00BB7E48" w:rsidRPr="00130FE0" w:rsidRDefault="00BB7E48" w:rsidP="00BB7E48">
      <w:pPr>
        <w:pStyle w:val="GOSTScript"/>
        <w:rPr>
          <w:ins w:id="2948" w:author="Опаева Лидия Арашаевна" w:date="2025-06-06T14:37:00Z"/>
        </w:rPr>
      </w:pPr>
      <w:ins w:id="2949" w:author="Опаева Лидия Арашаевна" w:date="2025-06-06T14:37:00Z">
        <w:r w:rsidRPr="00130FE0">
          <w:tab/>
        </w:r>
        <w:r w:rsidRPr="00130FE0">
          <w:tab/>
        </w:r>
        <w:r w:rsidRPr="00130FE0">
          <w:tab/>
          <w:t>"</w:t>
        </w:r>
        <w:r>
          <w:t>C</w:t>
        </w:r>
        <w:r w:rsidRPr="00130FE0">
          <w:t>T_</w:t>
        </w:r>
        <w:r w:rsidRPr="002D6C15">
          <w:t>TOFKKS</w:t>
        </w:r>
        <w:r w:rsidRPr="00130FE0">
          <w:t>": "</w:t>
        </w:r>
        <w:r w:rsidRPr="00371BB9">
          <w:t>60</w:t>
        </w:r>
        <w:r w:rsidRPr="00130FE0">
          <w:t>",</w:t>
        </w:r>
      </w:ins>
    </w:p>
    <w:p w14:paraId="1D3506F2" w14:textId="77777777" w:rsidR="00BB7E48" w:rsidRDefault="00BB7E48" w:rsidP="00BB7E48">
      <w:pPr>
        <w:pStyle w:val="GOSTScript"/>
        <w:rPr>
          <w:ins w:id="2950" w:author="Опаева Лидия Арашаевна" w:date="2025-06-06T14:47:00Z"/>
        </w:rPr>
      </w:pPr>
      <w:ins w:id="2951" w:author="Опаева Лидия Арашаевна" w:date="2025-06-06T14:37:00Z">
        <w:r w:rsidRPr="00130FE0">
          <w:tab/>
        </w:r>
        <w:r w:rsidRPr="00130FE0">
          <w:tab/>
        </w:r>
        <w:r w:rsidRPr="00130FE0">
          <w:tab/>
          <w:t>"</w:t>
        </w:r>
        <w:r>
          <w:t>C</w:t>
        </w:r>
        <w:r w:rsidRPr="00130FE0">
          <w:t>T_</w:t>
        </w:r>
        <w:r w:rsidRPr="002D6C15">
          <w:t>PNKS</w:t>
        </w:r>
        <w:r w:rsidRPr="00130FE0">
          <w:t>": "</w:t>
        </w:r>
        <w:r w:rsidRPr="00371BB9">
          <w:t>00</w:t>
        </w:r>
        <w:r w:rsidRPr="00130FE0">
          <w:t>",</w:t>
        </w:r>
      </w:ins>
    </w:p>
    <w:p w14:paraId="12DAA0DA" w14:textId="4E20A9DA" w:rsidR="00DB7279" w:rsidRPr="00130FE0" w:rsidRDefault="00DB7279" w:rsidP="00DB7279">
      <w:pPr>
        <w:pStyle w:val="GOSTScript"/>
        <w:rPr>
          <w:ins w:id="2952" w:author="Опаева Лидия Арашаевна" w:date="2025-06-06T14:47:00Z"/>
        </w:rPr>
      </w:pPr>
      <w:ins w:id="2953" w:author="Опаева Лидия Арашаевна" w:date="2025-06-06T14:47:00Z">
        <w:r w:rsidRPr="00130FE0">
          <w:tab/>
        </w:r>
        <w:r w:rsidRPr="00130FE0">
          <w:tab/>
        </w:r>
        <w:r w:rsidRPr="00130FE0">
          <w:tab/>
          <w:t>"</w:t>
        </w:r>
        <w:r>
          <w:t>C</w:t>
        </w:r>
        <w:r w:rsidRPr="00130FE0">
          <w:t>T_</w:t>
        </w:r>
        <w:r>
          <w:rPr>
            <w:lang w:val="ru-RU"/>
          </w:rPr>
          <w:t>АК</w:t>
        </w:r>
        <w:r>
          <w:t>R</w:t>
        </w:r>
        <w:r w:rsidRPr="00130FE0">
          <w:t>": "-",</w:t>
        </w:r>
      </w:ins>
    </w:p>
    <w:p w14:paraId="52EF0D57" w14:textId="77777777" w:rsidR="00BB7E48" w:rsidRDefault="00BB7E48" w:rsidP="00BB7E48">
      <w:pPr>
        <w:pStyle w:val="GOSTScript"/>
        <w:rPr>
          <w:ins w:id="2954" w:author="Опаева Лидия Арашаевна" w:date="2025-06-06T14:47:00Z"/>
        </w:rPr>
      </w:pPr>
      <w:ins w:id="2955" w:author="Опаева Лидия Арашаевна" w:date="2025-06-06T14:37:00Z">
        <w:r w:rsidRPr="00AB33A3">
          <w:tab/>
        </w:r>
        <w:r w:rsidRPr="00AB33A3">
          <w:tab/>
        </w:r>
        <w:r w:rsidRPr="00AB33A3">
          <w:tab/>
          <w:t>"</w:t>
        </w:r>
        <w:r>
          <w:t>C</w:t>
        </w:r>
        <w:r w:rsidRPr="00AB33A3">
          <w:t>T_TARGETCODE": "-",</w:t>
        </w:r>
      </w:ins>
    </w:p>
    <w:p w14:paraId="5FF97CEE" w14:textId="3654A164" w:rsidR="00DB7279" w:rsidRDefault="00DB7279" w:rsidP="00DB7279">
      <w:pPr>
        <w:pStyle w:val="GOSTScript"/>
        <w:rPr>
          <w:ins w:id="2956" w:author="Опаева Лидия Арашаевна" w:date="2025-06-06T14:47:00Z"/>
        </w:rPr>
      </w:pPr>
      <w:ins w:id="2957" w:author="Опаева Лидия Арашаевна" w:date="2025-06-06T14:47:00Z">
        <w:r w:rsidRPr="00AB33A3">
          <w:tab/>
        </w:r>
        <w:r w:rsidRPr="00AB33A3">
          <w:tab/>
        </w:r>
        <w:r w:rsidRPr="00AB33A3">
          <w:tab/>
          <w:t>"</w:t>
        </w:r>
        <w:r>
          <w:t>C</w:t>
        </w:r>
        <w:r w:rsidRPr="00AB33A3">
          <w:t>T_</w:t>
        </w:r>
        <w:r w:rsidRPr="00BB7E48">
          <w:t>ANALITCODE</w:t>
        </w:r>
        <w:r w:rsidRPr="00AB33A3">
          <w:t>": "-",</w:t>
        </w:r>
      </w:ins>
    </w:p>
    <w:p w14:paraId="013A9540" w14:textId="55638B66" w:rsidR="00DB7279" w:rsidRDefault="00DB7279" w:rsidP="00DB7279">
      <w:pPr>
        <w:pStyle w:val="GOSTScript"/>
        <w:rPr>
          <w:ins w:id="2958" w:author="Опаева Лидия Арашаевна" w:date="2025-06-06T14:47:00Z"/>
        </w:rPr>
      </w:pPr>
      <w:ins w:id="2959" w:author="Опаева Лидия Арашаевна" w:date="2025-06-06T14:47:00Z">
        <w:r w:rsidRPr="00AB33A3">
          <w:tab/>
        </w:r>
        <w:r w:rsidRPr="00AB33A3">
          <w:tab/>
        </w:r>
        <w:r w:rsidRPr="00AB33A3">
          <w:tab/>
          <w:t>"</w:t>
        </w:r>
        <w:r>
          <w:t>C</w:t>
        </w:r>
        <w:r w:rsidRPr="00AB33A3">
          <w:t>T_</w:t>
        </w:r>
        <w:r>
          <w:t>OKS</w:t>
        </w:r>
        <w:r w:rsidRPr="00AB33A3">
          <w:t>": "-",</w:t>
        </w:r>
      </w:ins>
    </w:p>
    <w:p w14:paraId="3F7C631C" w14:textId="62093F88" w:rsidR="00DB7279" w:rsidRDefault="00DB7279" w:rsidP="00DB7279">
      <w:pPr>
        <w:pStyle w:val="GOSTScript"/>
        <w:rPr>
          <w:ins w:id="2960" w:author="Опаева Лидия Арашаевна" w:date="2025-06-06T14:47:00Z"/>
        </w:rPr>
      </w:pPr>
      <w:ins w:id="2961" w:author="Опаева Лидия Арашаевна" w:date="2025-06-06T14:47:00Z">
        <w:r w:rsidRPr="00AB33A3">
          <w:tab/>
        </w:r>
        <w:r w:rsidRPr="00AB33A3">
          <w:tab/>
        </w:r>
        <w:r w:rsidRPr="00AB33A3">
          <w:tab/>
          <w:t>"</w:t>
        </w:r>
        <w:r>
          <w:t>C</w:t>
        </w:r>
        <w:r w:rsidRPr="00AB33A3">
          <w:t>T_</w:t>
        </w:r>
        <w:r>
          <w:t>IGK</w:t>
        </w:r>
        <w:r w:rsidRPr="00AB33A3">
          <w:t>": "-",</w:t>
        </w:r>
      </w:ins>
    </w:p>
    <w:p w14:paraId="21F2FF1E" w14:textId="33739FC4" w:rsidR="00DB7279" w:rsidRDefault="00DB7279" w:rsidP="00DB7279">
      <w:pPr>
        <w:pStyle w:val="GOSTScript"/>
        <w:rPr>
          <w:ins w:id="2962" w:author="Сатлер Марина Викторовна" w:date="2026-03-06T17:31:00Z"/>
        </w:rPr>
      </w:pPr>
      <w:ins w:id="2963" w:author="Опаева Лидия Арашаевна" w:date="2025-06-06T14:47:00Z">
        <w:r w:rsidRPr="00AB33A3">
          <w:tab/>
        </w:r>
        <w:r w:rsidRPr="00AB33A3">
          <w:tab/>
        </w:r>
        <w:r w:rsidRPr="00AB33A3">
          <w:tab/>
          <w:t>"</w:t>
        </w:r>
        <w:r>
          <w:t>C</w:t>
        </w:r>
        <w:r w:rsidRPr="00AB33A3">
          <w:t>T_</w:t>
        </w:r>
        <w:r>
          <w:t>KOO</w:t>
        </w:r>
        <w:r w:rsidRPr="00AB33A3">
          <w:t>": "-",</w:t>
        </w:r>
      </w:ins>
    </w:p>
    <w:p w14:paraId="0FCBC3D0" w14:textId="0332B468" w:rsidR="002E28B3" w:rsidRDefault="002E28B3" w:rsidP="00DB7279">
      <w:pPr>
        <w:pStyle w:val="GOSTScript"/>
        <w:rPr>
          <w:ins w:id="2964" w:author="Опаева Лидия Арашаевна" w:date="2025-06-06T14:47:00Z"/>
        </w:rPr>
      </w:pPr>
      <w:ins w:id="2965" w:author="Сатлер Марина Викторовна" w:date="2026-03-06T17:31:00Z">
        <w:r w:rsidRPr="002E28B3">
          <w:tab/>
        </w:r>
        <w:r w:rsidRPr="002E28B3">
          <w:tab/>
        </w:r>
        <w:r w:rsidRPr="002E28B3">
          <w:tab/>
          <w:t>"CT_RECSOURCECODE": "-",</w:t>
        </w:r>
      </w:ins>
    </w:p>
    <w:p w14:paraId="0231EDF4" w14:textId="1F34589F" w:rsidR="00DB7279" w:rsidRDefault="00DB7279" w:rsidP="00DB7279">
      <w:pPr>
        <w:pStyle w:val="GOSTScript"/>
        <w:rPr>
          <w:ins w:id="2966" w:author="Опаева Лидия Арашаевна" w:date="2025-06-06T14:47:00Z"/>
        </w:rPr>
      </w:pPr>
      <w:ins w:id="2967" w:author="Опаева Лидия Арашаевна" w:date="2025-06-06T14:47:00Z">
        <w:r w:rsidRPr="00AB33A3">
          <w:tab/>
        </w:r>
        <w:r w:rsidRPr="00AB33A3">
          <w:tab/>
        </w:r>
        <w:r w:rsidRPr="00AB33A3">
          <w:tab/>
          <w:t>"</w:t>
        </w:r>
        <w:r>
          <w:t>C</w:t>
        </w:r>
        <w:r w:rsidRPr="00AB33A3">
          <w:t>T_</w:t>
        </w:r>
        <w:r w:rsidRPr="00BB7E48">
          <w:t>TARGETFUNDSCODE</w:t>
        </w:r>
        <w:r w:rsidRPr="00AB33A3">
          <w:t>": "-",</w:t>
        </w:r>
      </w:ins>
    </w:p>
    <w:p w14:paraId="37DF9268" w14:textId="77777777" w:rsidR="00BB7E48" w:rsidRDefault="00BB7E48" w:rsidP="00BB7E48">
      <w:pPr>
        <w:pStyle w:val="GOSTScript"/>
        <w:rPr>
          <w:ins w:id="2968" w:author="Опаева Лидия Арашаевна" w:date="2025-06-06T14:37:00Z"/>
        </w:rPr>
      </w:pPr>
      <w:ins w:id="2969" w:author="Опаева Лидия Арашаевна" w:date="2025-06-06T14:37:00Z">
        <w:r w:rsidRPr="00AB33A3">
          <w:tab/>
        </w:r>
        <w:r w:rsidRPr="00AB33A3">
          <w:tab/>
        </w:r>
        <w:r w:rsidRPr="00AB33A3">
          <w:tab/>
          <w:t>"</w:t>
        </w:r>
        <w:r>
          <w:t>C</w:t>
        </w:r>
        <w:r w:rsidRPr="00AB33A3">
          <w:t>T_BA": "-",</w:t>
        </w:r>
      </w:ins>
    </w:p>
    <w:p w14:paraId="1700646B" w14:textId="77777777" w:rsidR="00BB7E48" w:rsidRDefault="00BB7E48" w:rsidP="00BB7E48">
      <w:pPr>
        <w:pStyle w:val="GOSTScript"/>
        <w:rPr>
          <w:ins w:id="2970" w:author="Опаева Лидия Арашаевна" w:date="2025-06-06T14:47:00Z"/>
        </w:rPr>
      </w:pPr>
      <w:ins w:id="2971" w:author="Опаева Лидия Арашаевна" w:date="2025-06-06T14:37:00Z">
        <w:r w:rsidRPr="00AB33A3">
          <w:tab/>
        </w:r>
        <w:r w:rsidRPr="00AB33A3">
          <w:tab/>
        </w:r>
        <w:r w:rsidRPr="00AB33A3">
          <w:tab/>
          <w:t>"</w:t>
        </w:r>
        <w:r>
          <w:t>C</w:t>
        </w:r>
        <w:r w:rsidRPr="00AB33A3">
          <w:t>T_CA": "-",</w:t>
        </w:r>
      </w:ins>
    </w:p>
    <w:p w14:paraId="64A636E6" w14:textId="0B6DFC4D" w:rsidR="00DB7279" w:rsidRDefault="00DB7279" w:rsidP="00DB7279">
      <w:pPr>
        <w:pStyle w:val="GOSTScript"/>
        <w:rPr>
          <w:ins w:id="2972" w:author="Опаева Лидия Арашаевна" w:date="2025-06-06T14:47:00Z"/>
        </w:rPr>
      </w:pPr>
      <w:ins w:id="2973" w:author="Опаева Лидия Арашаевна" w:date="2025-06-06T14:47:00Z">
        <w:r w:rsidRPr="00AB33A3">
          <w:tab/>
        </w:r>
        <w:r w:rsidRPr="00AB33A3">
          <w:tab/>
        </w:r>
        <w:r w:rsidRPr="00AB33A3">
          <w:tab/>
          <w:t>"</w:t>
        </w:r>
        <w:r>
          <w:t>C</w:t>
        </w:r>
        <w:r w:rsidRPr="00AB33A3">
          <w:t>T_</w:t>
        </w:r>
        <w:r>
          <w:t>PLS</w:t>
        </w:r>
        <w:r w:rsidRPr="00AB33A3">
          <w:t>": "-",</w:t>
        </w:r>
      </w:ins>
    </w:p>
    <w:p w14:paraId="2FC85EA8" w14:textId="77777777" w:rsidR="00BB7E48" w:rsidRPr="00130FE0" w:rsidRDefault="00BB7E48" w:rsidP="00BB7E48">
      <w:pPr>
        <w:pStyle w:val="GOSTScript"/>
        <w:rPr>
          <w:ins w:id="2974" w:author="Опаева Лидия Арашаевна" w:date="2025-06-06T14:37:00Z"/>
        </w:rPr>
      </w:pPr>
      <w:ins w:id="2975" w:author="Опаева Лидия Арашаевна" w:date="2025-06-06T14:37:00Z">
        <w:r w:rsidRPr="00130FE0">
          <w:tab/>
        </w:r>
        <w:r w:rsidRPr="00130FE0">
          <w:tab/>
        </w:r>
        <w:r w:rsidRPr="00130FE0">
          <w:tab/>
          <w:t>"</w:t>
        </w:r>
        <w:r>
          <w:t>C</w:t>
        </w:r>
        <w:r w:rsidRPr="00130FE0">
          <w:t>T_</w:t>
        </w:r>
        <w:r w:rsidRPr="002D6C15">
          <w:t>TOFK</w:t>
        </w:r>
        <w:r w:rsidRPr="00130FE0">
          <w:t>": "</w:t>
        </w:r>
        <w:r w:rsidRPr="00371BB9">
          <w:t>6000</w:t>
        </w:r>
        <w:r w:rsidRPr="00130FE0">
          <w:t>",</w:t>
        </w:r>
      </w:ins>
    </w:p>
    <w:p w14:paraId="34E42A53" w14:textId="77777777" w:rsidR="00BB7E48" w:rsidRPr="00130FE0" w:rsidRDefault="00BB7E48" w:rsidP="00BB7E48">
      <w:pPr>
        <w:pStyle w:val="GOSTScript"/>
        <w:rPr>
          <w:ins w:id="2976" w:author="Опаева Лидия Арашаевна" w:date="2025-06-06T14:37:00Z"/>
        </w:rPr>
      </w:pPr>
      <w:ins w:id="2977" w:author="Опаева Лидия Арашаевна" w:date="2025-06-06T14:37:00Z">
        <w:r w:rsidRPr="00130FE0">
          <w:tab/>
        </w:r>
        <w:r w:rsidRPr="00130FE0">
          <w:tab/>
        </w:r>
        <w:r w:rsidRPr="00130FE0">
          <w:tab/>
          <w:t>"</w:t>
        </w:r>
        <w:r>
          <w:t>C</w:t>
        </w:r>
        <w:r w:rsidRPr="00130FE0">
          <w:t>T_</w:t>
        </w:r>
        <w:r w:rsidRPr="00AB33A3">
          <w:t>PACENTRE</w:t>
        </w:r>
        <w:r w:rsidRPr="00130FE0">
          <w:t>": "</w:t>
        </w:r>
        <w:r w:rsidRPr="00B93ECA">
          <w:t>-</w:t>
        </w:r>
        <w:r w:rsidRPr="00130FE0">
          <w:t>",</w:t>
        </w:r>
      </w:ins>
    </w:p>
    <w:p w14:paraId="30387D15" w14:textId="77777777" w:rsidR="00BB7E48" w:rsidRDefault="00BB7E48" w:rsidP="00BB7E48">
      <w:pPr>
        <w:pStyle w:val="GOSTScript"/>
        <w:rPr>
          <w:ins w:id="2978" w:author="Опаева Лидия Арашаевна" w:date="2025-06-06T14:37:00Z"/>
        </w:rPr>
      </w:pPr>
      <w:ins w:id="2979" w:author="Опаева Лидия Арашаевна" w:date="2025-06-06T14:37:00Z">
        <w:r w:rsidRPr="00AB33A3">
          <w:tab/>
        </w:r>
        <w:r w:rsidRPr="00AB33A3">
          <w:tab/>
        </w:r>
        <w:r w:rsidRPr="00AB33A3">
          <w:tab/>
          <w:t>"</w:t>
        </w:r>
        <w:r>
          <w:t>C</w:t>
        </w:r>
        <w:r w:rsidRPr="00AB33A3">
          <w:t>T_TOFKC": "-",</w:t>
        </w:r>
      </w:ins>
    </w:p>
    <w:p w14:paraId="02235AAF" w14:textId="77777777" w:rsidR="00BB7E48" w:rsidRDefault="00BB7E48" w:rsidP="00BB7E48">
      <w:pPr>
        <w:pStyle w:val="GOSTScript"/>
        <w:rPr>
          <w:ins w:id="2980" w:author="Сатлер Марина Викторовна" w:date="2026-03-06T17:40:00Z"/>
        </w:rPr>
      </w:pPr>
      <w:ins w:id="2981" w:author="Опаева Лидия Арашаевна" w:date="2025-06-06T14:37:00Z">
        <w:r w:rsidRPr="00AB33A3">
          <w:tab/>
        </w:r>
        <w:r w:rsidRPr="00AB33A3">
          <w:tab/>
        </w:r>
        <w:r w:rsidRPr="00AB33A3">
          <w:tab/>
          <w:t>"</w:t>
        </w:r>
        <w:r>
          <w:t>C</w:t>
        </w:r>
        <w:r w:rsidRPr="00AB33A3">
          <w:t>T_PERIOD": "-",</w:t>
        </w:r>
      </w:ins>
    </w:p>
    <w:p w14:paraId="7FB69DEF" w14:textId="4DB69247" w:rsidR="003F670A" w:rsidRDefault="003F670A" w:rsidP="00BB7E48">
      <w:pPr>
        <w:pStyle w:val="GOSTScript"/>
        <w:rPr>
          <w:ins w:id="2982" w:author="Опаева Лидия Арашаевна" w:date="2025-06-06T14:37:00Z"/>
        </w:rPr>
      </w:pPr>
      <w:ins w:id="2983" w:author="Сатлер Марина Викторовна" w:date="2026-03-06T17:40:00Z">
        <w:r w:rsidRPr="003F670A">
          <w:tab/>
        </w:r>
        <w:r w:rsidRPr="003F670A">
          <w:tab/>
        </w:r>
        <w:r w:rsidRPr="003F670A">
          <w:tab/>
          <w:t>"CT_NVSDATE": "2025-12-01",</w:t>
        </w:r>
      </w:ins>
    </w:p>
    <w:p w14:paraId="215AAD10" w14:textId="77777777" w:rsidR="00BB7E48" w:rsidRDefault="00BB7E48" w:rsidP="00BB7E48">
      <w:pPr>
        <w:pStyle w:val="GOSTScript"/>
        <w:rPr>
          <w:ins w:id="2984" w:author="Опаева Лидия Арашаевна" w:date="2025-06-06T14:37:00Z"/>
        </w:rPr>
      </w:pPr>
      <w:ins w:id="2985" w:author="Опаева Лидия Арашаевна" w:date="2025-06-06T14:37:00Z">
        <w:r w:rsidRPr="00AB33A3">
          <w:tab/>
        </w:r>
        <w:r w:rsidRPr="00AB33A3">
          <w:tab/>
        </w:r>
        <w:r w:rsidRPr="00AB33A3">
          <w:tab/>
          <w:t>"</w:t>
        </w:r>
        <w:r>
          <w:t>C</w:t>
        </w:r>
        <w:r w:rsidRPr="00AB33A3">
          <w:t>T_ACCOUNTCORR": "</w:t>
        </w:r>
        <w:r w:rsidRPr="008E0967">
          <w:t>02111</w:t>
        </w:r>
        <w:r w:rsidRPr="00AB33A3">
          <w:t>",</w:t>
        </w:r>
      </w:ins>
    </w:p>
    <w:p w14:paraId="2EAE0F37" w14:textId="77777777" w:rsidR="00BB7E48" w:rsidRDefault="00BB7E48" w:rsidP="00BB7E48">
      <w:pPr>
        <w:pStyle w:val="GOSTScript"/>
        <w:rPr>
          <w:ins w:id="2986" w:author="Опаева Лидия Арашаевна" w:date="2025-06-06T14:37:00Z"/>
        </w:rPr>
      </w:pPr>
      <w:ins w:id="2987" w:author="Опаева Лидия Арашаевна" w:date="2025-06-06T14:37:00Z">
        <w:r w:rsidRPr="00AB33A3">
          <w:tab/>
        </w:r>
        <w:r w:rsidRPr="00AB33A3">
          <w:tab/>
        </w:r>
        <w:r w:rsidRPr="00AB33A3">
          <w:tab/>
          <w:t>"</w:t>
        </w:r>
        <w:r>
          <w:t>C</w:t>
        </w:r>
        <w:r w:rsidRPr="00AB33A3">
          <w:t>T_ACCOUNTTYPE": "</w:t>
        </w:r>
        <w:r w:rsidRPr="008E0967">
          <w:t>БС</w:t>
        </w:r>
        <w:r w:rsidRPr="00AB33A3">
          <w:t>",</w:t>
        </w:r>
      </w:ins>
    </w:p>
    <w:p w14:paraId="668A77A3" w14:textId="68B21AE5" w:rsidR="00BB7E48" w:rsidRDefault="00BB7E48" w:rsidP="00BB7E48">
      <w:pPr>
        <w:pStyle w:val="GOSTScript"/>
        <w:rPr>
          <w:ins w:id="2988" w:author="Опаева Лидия Арашаевна" w:date="2025-06-06T14:37:00Z"/>
        </w:rPr>
      </w:pPr>
      <w:ins w:id="2989" w:author="Опаева Лидия Арашаевна" w:date="2025-06-06T14:37:00Z">
        <w:r w:rsidRPr="00AB33A3">
          <w:tab/>
        </w:r>
        <w:r w:rsidRPr="00AB33A3">
          <w:tab/>
        </w:r>
        <w:r w:rsidRPr="00AB33A3">
          <w:tab/>
          <w:t>"</w:t>
        </w:r>
        <w:r>
          <w:t>C</w:t>
        </w:r>
        <w:r w:rsidRPr="00AB33A3">
          <w:t>T_</w:t>
        </w:r>
        <w:r w:rsidRPr="00B93ECA">
          <w:t>PZO</w:t>
        </w:r>
        <w:r w:rsidRPr="00AB33A3">
          <w:t>": "-"</w:t>
        </w:r>
      </w:ins>
    </w:p>
    <w:p w14:paraId="0A1BCDCC" w14:textId="77777777" w:rsidR="00BB7E48" w:rsidRDefault="00BB7E48" w:rsidP="00BB7E48">
      <w:pPr>
        <w:pStyle w:val="GOSTScript"/>
        <w:rPr>
          <w:ins w:id="2990" w:author="Опаева Лидия Арашаевна" w:date="2025-06-06T14:37:00Z"/>
        </w:rPr>
      </w:pPr>
      <w:ins w:id="2991" w:author="Опаева Лидия Арашаевна" w:date="2025-06-06T14:37:00Z">
        <w:r w:rsidRPr="00C26239">
          <w:tab/>
        </w:r>
        <w:r w:rsidRPr="00C26239">
          <w:tab/>
        </w:r>
        <w:r w:rsidRPr="00C26239">
          <w:tab/>
        </w:r>
        <w:r w:rsidRPr="002018E3">
          <w:t>}</w:t>
        </w:r>
      </w:ins>
    </w:p>
    <w:p w14:paraId="67B2C3AE" w14:textId="77777777" w:rsidR="00BB7E48" w:rsidRPr="002018E3" w:rsidRDefault="00BB7E48" w:rsidP="00BB7E48">
      <w:pPr>
        <w:pStyle w:val="GOSTScript"/>
        <w:rPr>
          <w:ins w:id="2992" w:author="Опаева Лидия Арашаевна" w:date="2025-06-06T14:37:00Z"/>
        </w:rPr>
      </w:pPr>
      <w:ins w:id="2993" w:author="Опаева Лидия Арашаевна" w:date="2025-06-06T14:37:00Z">
        <w:r w:rsidRPr="00C26239">
          <w:tab/>
        </w:r>
        <w:r w:rsidRPr="00C26239">
          <w:tab/>
        </w:r>
        <w:r w:rsidRPr="002018E3">
          <w:t>]</w:t>
        </w:r>
      </w:ins>
    </w:p>
    <w:p w14:paraId="5009C95F" w14:textId="77777777" w:rsidR="00BB7E48" w:rsidRPr="002018E3" w:rsidRDefault="00BB7E48" w:rsidP="00BB7E48">
      <w:pPr>
        <w:pStyle w:val="GOSTScript"/>
        <w:rPr>
          <w:ins w:id="2994" w:author="Опаева Лидия Арашаевна" w:date="2025-06-06T14:37:00Z"/>
        </w:rPr>
      </w:pPr>
      <w:ins w:id="2995" w:author="Опаева Лидия Арашаевна" w:date="2025-06-06T14:37:00Z">
        <w:r w:rsidRPr="002018E3">
          <w:tab/>
          <w:t>}</w:t>
        </w:r>
      </w:ins>
    </w:p>
    <w:p w14:paraId="227F0F37" w14:textId="77777777" w:rsidR="00BB7E48" w:rsidRPr="00431832" w:rsidRDefault="00BB7E48" w:rsidP="00BB7E48">
      <w:pPr>
        <w:pStyle w:val="GOSTScript"/>
        <w:rPr>
          <w:ins w:id="2996" w:author="Опаева Лидия Арашаевна" w:date="2025-06-06T14:37:00Z"/>
          <w:lang w:eastAsia="ko-KR"/>
        </w:rPr>
      </w:pPr>
      <w:ins w:id="2997" w:author="Опаева Лидия Арашаевна" w:date="2025-06-06T14:37:00Z">
        <w:r w:rsidRPr="002018E3">
          <w:t>}</w:t>
        </w:r>
      </w:ins>
    </w:p>
    <w:p w14:paraId="19D53FC2" w14:textId="06E5FC24" w:rsidR="002C68BF" w:rsidRPr="002C68BF" w:rsidRDefault="002C68BF" w:rsidP="002C68BF">
      <w:pPr>
        <w:pStyle w:val="41"/>
        <w:tabs>
          <w:tab w:val="clear" w:pos="1134"/>
          <w:tab w:val="num" w:pos="864"/>
        </w:tabs>
        <w:rPr>
          <w:ins w:id="2998" w:author="Опаева Лидия Арашаевна" w:date="2025-08-22T15:30:00Z"/>
          <w:lang w:val="en-US"/>
        </w:rPr>
      </w:pPr>
      <w:bookmarkStart w:id="2999" w:name="_Toc226564487"/>
      <w:ins w:id="3000" w:author="Опаева Лидия Арашаевна" w:date="2025-08-22T15:30:00Z">
        <w:r w:rsidRPr="002C68BF">
          <w:rPr>
            <w:lang w:val="en-US"/>
          </w:rPr>
          <w:t>«</w:t>
        </w:r>
        <w:r w:rsidRPr="00943DFB">
          <w:t>Бухгалтерская</w:t>
        </w:r>
        <w:r w:rsidRPr="002C68BF">
          <w:rPr>
            <w:lang w:val="en-US"/>
          </w:rPr>
          <w:t xml:space="preserve"> </w:t>
        </w:r>
        <w:r w:rsidRPr="00943DFB">
          <w:t>справка</w:t>
        </w:r>
        <w:r w:rsidRPr="002C68BF">
          <w:rPr>
            <w:lang w:val="en-US"/>
          </w:rPr>
          <w:t xml:space="preserve"> (</w:t>
        </w:r>
        <w:r w:rsidRPr="00943DFB">
          <w:t>ф</w:t>
        </w:r>
        <w:r w:rsidRPr="002C68BF">
          <w:rPr>
            <w:lang w:val="en-US"/>
          </w:rPr>
          <w:t xml:space="preserve">. 0504833)» </w:t>
        </w:r>
      </w:ins>
      <w:ins w:id="3001" w:author="Опаева Лидия Арашаевна" w:date="2025-08-22T15:31:00Z">
        <w:r w:rsidRPr="002C68BF">
          <w:rPr>
            <w:lang w:val="en-US"/>
          </w:rPr>
          <w:t>ARP_SVAP_ZG</w:t>
        </w:r>
      </w:ins>
      <w:ins w:id="3002" w:author="Опаева Лидия Арашаевна" w:date="2025-08-22T15:30:00Z">
        <w:r w:rsidRPr="002C68BF">
          <w:rPr>
            <w:lang w:val="en-US"/>
          </w:rPr>
          <w:t>_TSE (Document)</w:t>
        </w:r>
        <w:bookmarkEnd w:id="2999"/>
      </w:ins>
    </w:p>
    <w:p w14:paraId="24FBB9E3" w14:textId="3E86809F" w:rsidR="002C68BF" w:rsidRPr="00350208" w:rsidRDefault="002C68BF" w:rsidP="002C68BF">
      <w:pPr>
        <w:pStyle w:val="51"/>
        <w:rPr>
          <w:ins w:id="3003" w:author="Опаева Лидия Арашаевна" w:date="2025-08-22T15:30:00Z"/>
        </w:rPr>
      </w:pPr>
      <w:bookmarkStart w:id="3004" w:name="_Toc226564488"/>
      <w:ins w:id="3005" w:author="Опаева Лидия Арашаевна" w:date="2025-08-22T15:30:00Z">
        <w:r w:rsidRPr="00397DBC">
          <w:t xml:space="preserve">Перечень параметров тела запроса (Document) по документу «Бухгалтерская справка (ф. 0504833)» </w:t>
        </w:r>
      </w:ins>
      <w:ins w:id="3006" w:author="Опаева Лидия Арашаевна" w:date="2025-08-22T15:31:00Z">
        <w:r w:rsidRPr="002C68BF">
          <w:t>ARP_SVAP_ZG</w:t>
        </w:r>
      </w:ins>
      <w:ins w:id="3007" w:author="Опаева Лидия Арашаевна" w:date="2025-08-22T15:30:00Z">
        <w:r w:rsidRPr="00397DBC">
          <w:t>_TSE</w:t>
        </w:r>
        <w:bookmarkEnd w:id="3004"/>
      </w:ins>
    </w:p>
    <w:p w14:paraId="68170D15" w14:textId="1808C20C" w:rsidR="002C68BF" w:rsidRDefault="002C68BF" w:rsidP="00135122">
      <w:pPr>
        <w:pStyle w:val="GOSTNameTable"/>
        <w:numPr>
          <w:ilvl w:val="0"/>
          <w:numId w:val="36"/>
        </w:numPr>
        <w:tabs>
          <w:tab w:val="num" w:pos="1844"/>
        </w:tabs>
        <w:rPr>
          <w:ins w:id="3008" w:author="Опаева Лидия Арашаевна" w:date="2025-08-22T15:30:00Z"/>
        </w:rPr>
      </w:pPr>
      <w:ins w:id="3009" w:author="Опаева Лидия Арашаевна" w:date="2025-08-22T15:30:00Z">
        <w:r>
          <w:fldChar w:fldCharType="begin"/>
        </w:r>
        <w:r>
          <w:instrText xml:space="preserve"> SEQ Таблица \* ARABIC </w:instrText>
        </w:r>
        <w:r>
          <w:fldChar w:fldCharType="separate"/>
        </w:r>
      </w:ins>
      <w:bookmarkStart w:id="3010" w:name="_Toc226564527"/>
      <w:r w:rsidR="00CE7795">
        <w:t>15</w:t>
      </w:r>
      <w:ins w:id="3011" w:author="Опаева Лидия Арашаевна" w:date="2025-08-22T15:30:00Z">
        <w:r>
          <w:rPr>
            <w:noProof w:val="0"/>
          </w:rPr>
          <w:fldChar w:fldCharType="end"/>
        </w:r>
        <w:r>
          <w:t xml:space="preserve"> - Параметры тела (Document) запроса на подбор / сторнирование / переформирование записей учета по документу </w:t>
        </w:r>
        <w:r w:rsidRPr="00397DBC">
          <w:t xml:space="preserve">«Бухгалтерская справка (ф. 0504833)» </w:t>
        </w:r>
      </w:ins>
      <w:ins w:id="3012" w:author="Опаева Лидия Арашаевна" w:date="2025-08-22T15:31:00Z">
        <w:r w:rsidRPr="002C68BF">
          <w:t>ARP_SVAP_ZG</w:t>
        </w:r>
      </w:ins>
      <w:ins w:id="3013" w:author="Опаева Лидия Арашаевна" w:date="2025-08-22T15:30:00Z">
        <w:r w:rsidRPr="00397DBC">
          <w:t>_TSE</w:t>
        </w:r>
        <w:bookmarkEnd w:id="3010"/>
      </w:ins>
    </w:p>
    <w:tbl>
      <w:tblPr>
        <w:tblStyle w:val="GOSTTable"/>
        <w:tblW w:w="5000" w:type="pct"/>
        <w:tblLayout w:type="fixed"/>
        <w:tblLook w:val="07E0" w:firstRow="1" w:lastRow="1" w:firstColumn="1" w:lastColumn="1" w:noHBand="1" w:noVBand="1"/>
      </w:tblPr>
      <w:tblGrid>
        <w:gridCol w:w="3515"/>
        <w:gridCol w:w="2495"/>
        <w:gridCol w:w="1758"/>
        <w:gridCol w:w="1174"/>
        <w:gridCol w:w="1174"/>
        <w:gridCol w:w="5578"/>
      </w:tblGrid>
      <w:tr w:rsidR="002C68BF" w14:paraId="51B4C430" w14:textId="77777777" w:rsidTr="002C68BF">
        <w:trPr>
          <w:cnfStyle w:val="100000000000" w:firstRow="1" w:lastRow="0" w:firstColumn="0" w:lastColumn="0" w:oddVBand="0" w:evenVBand="0" w:oddHBand="0" w:evenHBand="0" w:firstRowFirstColumn="0" w:firstRowLastColumn="0" w:lastRowFirstColumn="0" w:lastRowLastColumn="0"/>
          <w:ins w:id="3014" w:author="Опаева Лидия Арашаевна" w:date="2025-08-22T15:30:00Z"/>
        </w:trPr>
        <w:tc>
          <w:tcPr>
            <w:tcW w:w="1120" w:type="pct"/>
          </w:tcPr>
          <w:p w14:paraId="575DD3BE" w14:textId="77777777" w:rsidR="002C68BF" w:rsidRPr="00F56162" w:rsidRDefault="002C68BF" w:rsidP="002C68BF">
            <w:pPr>
              <w:pStyle w:val="GOSTTableHead"/>
              <w:rPr>
                <w:ins w:id="3015" w:author="Опаева Лидия Арашаевна" w:date="2025-08-22T15:30:00Z"/>
                <w:szCs w:val="22"/>
              </w:rPr>
            </w:pPr>
            <w:ins w:id="3016" w:author="Опаева Лидия Арашаевна" w:date="2025-08-22T15:30:00Z">
              <w:r w:rsidRPr="00A57119">
                <w:t>Наименование параметра</w:t>
              </w:r>
            </w:ins>
          </w:p>
        </w:tc>
        <w:tc>
          <w:tcPr>
            <w:tcW w:w="795" w:type="pct"/>
          </w:tcPr>
          <w:p w14:paraId="4590F631" w14:textId="77777777" w:rsidR="002C68BF" w:rsidRPr="00F56162" w:rsidRDefault="002C68BF" w:rsidP="002C68BF">
            <w:pPr>
              <w:pStyle w:val="GOSTTableHead"/>
              <w:rPr>
                <w:ins w:id="3017" w:author="Опаева Лидия Арашаевна" w:date="2025-08-22T15:30:00Z"/>
                <w:szCs w:val="22"/>
                <w:lang w:val="en-US"/>
              </w:rPr>
            </w:pPr>
            <w:ins w:id="3018" w:author="Опаева Лидия Арашаевна" w:date="2025-08-22T15:30:00Z">
              <w:r w:rsidRPr="00A57119">
                <w:t>Название тэга</w:t>
              </w:r>
            </w:ins>
          </w:p>
        </w:tc>
        <w:tc>
          <w:tcPr>
            <w:tcW w:w="560" w:type="pct"/>
          </w:tcPr>
          <w:p w14:paraId="65418B4B" w14:textId="77777777" w:rsidR="002C68BF" w:rsidRPr="00F56162" w:rsidRDefault="002C68BF" w:rsidP="002C68BF">
            <w:pPr>
              <w:pStyle w:val="GOSTTableHead"/>
              <w:rPr>
                <w:ins w:id="3019" w:author="Опаева Лидия Арашаевна" w:date="2025-08-22T15:30:00Z"/>
                <w:szCs w:val="22"/>
                <w:lang w:eastAsia="en-US"/>
              </w:rPr>
            </w:pPr>
            <w:ins w:id="3020" w:author="Опаева Лидия Арашаевна" w:date="2025-08-22T15:30:00Z">
              <w:r w:rsidRPr="00A57119">
                <w:t>Тип данных</w:t>
              </w:r>
            </w:ins>
          </w:p>
        </w:tc>
        <w:tc>
          <w:tcPr>
            <w:tcW w:w="374" w:type="pct"/>
          </w:tcPr>
          <w:p w14:paraId="1E899FC1" w14:textId="77777777" w:rsidR="002C68BF" w:rsidRPr="00F56162" w:rsidRDefault="002C68BF" w:rsidP="002C68BF">
            <w:pPr>
              <w:pStyle w:val="GOSTTableHead"/>
              <w:rPr>
                <w:ins w:id="3021" w:author="Опаева Лидия Арашаевна" w:date="2025-08-22T15:30:00Z"/>
                <w:szCs w:val="22"/>
              </w:rPr>
            </w:pPr>
            <w:ins w:id="3022" w:author="Опаева Лидия Арашаевна" w:date="2025-08-22T15:30:00Z">
              <w:r w:rsidRPr="00A57119">
                <w:t>Обязательность</w:t>
              </w:r>
            </w:ins>
          </w:p>
        </w:tc>
        <w:tc>
          <w:tcPr>
            <w:tcW w:w="374" w:type="pct"/>
          </w:tcPr>
          <w:p w14:paraId="20C26AFC" w14:textId="77777777" w:rsidR="002C68BF" w:rsidRPr="00F56162" w:rsidRDefault="002C68BF" w:rsidP="002C68BF">
            <w:pPr>
              <w:pStyle w:val="GOSTTableHead"/>
              <w:rPr>
                <w:ins w:id="3023" w:author="Опаева Лидия Арашаевна" w:date="2025-08-22T15:30:00Z"/>
                <w:szCs w:val="22"/>
              </w:rPr>
            </w:pPr>
            <w:ins w:id="3024" w:author="Опаева Лидия Арашаевна" w:date="2025-08-22T15:30:00Z">
              <w:r w:rsidRPr="00A57119">
                <w:t>Размерность</w:t>
              </w:r>
            </w:ins>
          </w:p>
        </w:tc>
        <w:tc>
          <w:tcPr>
            <w:tcW w:w="1777" w:type="pct"/>
          </w:tcPr>
          <w:p w14:paraId="5D8EFE0B" w14:textId="77777777" w:rsidR="002C68BF" w:rsidRDefault="002C68BF" w:rsidP="002C68BF">
            <w:pPr>
              <w:pStyle w:val="GOSTTableHead"/>
              <w:rPr>
                <w:ins w:id="3025" w:author="Опаева Лидия Арашаевна" w:date="2025-08-22T15:30:00Z"/>
                <w:szCs w:val="22"/>
              </w:rPr>
            </w:pPr>
            <w:ins w:id="3026" w:author="Опаева Лидия Арашаевна" w:date="2025-08-22T15:30:00Z">
              <w:r w:rsidRPr="00A57119">
                <w:t>Описание</w:t>
              </w:r>
            </w:ins>
          </w:p>
        </w:tc>
      </w:tr>
      <w:tr w:rsidR="002C68BF" w:rsidRPr="00A57119" w14:paraId="02BEFF8C" w14:textId="77777777" w:rsidTr="002C68BF">
        <w:trPr>
          <w:ins w:id="3027" w:author="Опаева Лидия Арашаевна" w:date="2025-08-22T15:30:00Z"/>
        </w:trPr>
        <w:tc>
          <w:tcPr>
            <w:tcW w:w="1120" w:type="pct"/>
          </w:tcPr>
          <w:p w14:paraId="1ED73743" w14:textId="77777777" w:rsidR="002C68BF" w:rsidRPr="00A57119" w:rsidRDefault="002C68BF" w:rsidP="002C68BF">
            <w:pPr>
              <w:pStyle w:val="GOSTTablenorm"/>
              <w:rPr>
                <w:ins w:id="3028" w:author="Опаева Лидия Арашаевна" w:date="2025-08-22T15:30:00Z"/>
              </w:rPr>
            </w:pPr>
            <w:ins w:id="3029" w:author="Опаева Лидия Арашаевна" w:date="2025-08-22T15:30:00Z">
              <w:r w:rsidRPr="00A57119">
                <w:t>Номер документа</w:t>
              </w:r>
            </w:ins>
          </w:p>
        </w:tc>
        <w:tc>
          <w:tcPr>
            <w:tcW w:w="795" w:type="pct"/>
          </w:tcPr>
          <w:p w14:paraId="416FC64E" w14:textId="77777777" w:rsidR="002C68BF" w:rsidRPr="00A57119" w:rsidRDefault="002C68BF" w:rsidP="002C68BF">
            <w:pPr>
              <w:pStyle w:val="GOSTTablenorm"/>
              <w:rPr>
                <w:ins w:id="3030" w:author="Опаева Лидия Арашаевна" w:date="2025-08-22T15:30:00Z"/>
              </w:rPr>
            </w:pPr>
            <w:ins w:id="3031" w:author="Опаева Лидия Арашаевна" w:date="2025-08-22T15:30:00Z">
              <w:r w:rsidRPr="00A57119">
                <w:t>TtlPrt_DcNmbr</w:t>
              </w:r>
            </w:ins>
          </w:p>
        </w:tc>
        <w:tc>
          <w:tcPr>
            <w:tcW w:w="560" w:type="pct"/>
          </w:tcPr>
          <w:p w14:paraId="78176451" w14:textId="77777777" w:rsidR="002C68BF" w:rsidRPr="00A57119" w:rsidRDefault="002C68BF" w:rsidP="002C68BF">
            <w:pPr>
              <w:pStyle w:val="GOSTTablenorm"/>
              <w:rPr>
                <w:ins w:id="3032" w:author="Опаева Лидия Арашаевна" w:date="2025-08-22T15:30:00Z"/>
                <w:lang w:eastAsia="en-US"/>
              </w:rPr>
            </w:pPr>
            <w:ins w:id="3033" w:author="Опаева Лидия Арашаевна" w:date="2025-08-22T15:30:00Z">
              <w:r w:rsidRPr="00A57119">
                <w:t>Строка</w:t>
              </w:r>
            </w:ins>
          </w:p>
        </w:tc>
        <w:tc>
          <w:tcPr>
            <w:tcW w:w="374" w:type="pct"/>
          </w:tcPr>
          <w:p w14:paraId="34706A4B" w14:textId="77777777" w:rsidR="002C68BF" w:rsidRPr="00A57119" w:rsidRDefault="002C68BF" w:rsidP="002C68BF">
            <w:pPr>
              <w:pStyle w:val="GOSTTablenorm"/>
              <w:rPr>
                <w:ins w:id="3034" w:author="Опаева Лидия Арашаевна" w:date="2025-08-22T15:30:00Z"/>
              </w:rPr>
            </w:pPr>
            <w:ins w:id="3035" w:author="Опаева Лидия Арашаевна" w:date="2025-08-22T15:30:00Z">
              <w:r w:rsidRPr="00A57119">
                <w:t>Да</w:t>
              </w:r>
            </w:ins>
          </w:p>
        </w:tc>
        <w:tc>
          <w:tcPr>
            <w:tcW w:w="374" w:type="pct"/>
          </w:tcPr>
          <w:p w14:paraId="57AA8441" w14:textId="77777777" w:rsidR="002C68BF" w:rsidRPr="00A57119" w:rsidRDefault="002C68BF" w:rsidP="002C68BF">
            <w:pPr>
              <w:pStyle w:val="GOSTTablenorm"/>
              <w:rPr>
                <w:ins w:id="3036" w:author="Опаева Лидия Арашаевна" w:date="2025-08-22T15:30:00Z"/>
              </w:rPr>
            </w:pPr>
            <w:ins w:id="3037" w:author="Опаева Лидия Арашаевна" w:date="2025-08-22T15:30:00Z">
              <w:r w:rsidRPr="00A57119">
                <w:t>&lt;=50</w:t>
              </w:r>
            </w:ins>
          </w:p>
        </w:tc>
        <w:tc>
          <w:tcPr>
            <w:tcW w:w="1777" w:type="pct"/>
          </w:tcPr>
          <w:p w14:paraId="43A0969E" w14:textId="77777777" w:rsidR="002C68BF" w:rsidRPr="00A57119" w:rsidRDefault="002C68BF" w:rsidP="002C68BF">
            <w:pPr>
              <w:pStyle w:val="GOSTTablenorm"/>
              <w:rPr>
                <w:ins w:id="3038" w:author="Опаева Лидия Арашаевна" w:date="2025-08-22T15:30:00Z"/>
              </w:rPr>
            </w:pPr>
            <w:ins w:id="3039" w:author="Опаева Лидия Арашаевна" w:date="2025-08-22T15:30:00Z">
              <w:r w:rsidRPr="00A57119">
                <w:t>Указывается номер документа</w:t>
              </w:r>
            </w:ins>
          </w:p>
        </w:tc>
      </w:tr>
      <w:tr w:rsidR="002C68BF" w:rsidRPr="00A57119" w14:paraId="13F45E8A" w14:textId="77777777" w:rsidTr="002C68BF">
        <w:trPr>
          <w:ins w:id="3040" w:author="Опаева Лидия Арашаевна" w:date="2025-08-22T15:30:00Z"/>
        </w:trPr>
        <w:tc>
          <w:tcPr>
            <w:tcW w:w="1120" w:type="pct"/>
          </w:tcPr>
          <w:p w14:paraId="745E50A8" w14:textId="77777777" w:rsidR="002C68BF" w:rsidRPr="00A57119" w:rsidRDefault="002C68BF" w:rsidP="002C68BF">
            <w:pPr>
              <w:pStyle w:val="GOSTTablenorm"/>
              <w:rPr>
                <w:ins w:id="3041" w:author="Опаева Лидия Арашаевна" w:date="2025-08-22T15:30:00Z"/>
              </w:rPr>
            </w:pPr>
            <w:ins w:id="3042" w:author="Опаева Лидия Арашаевна" w:date="2025-08-22T15:30:00Z">
              <w:r w:rsidRPr="00A57119">
                <w:t>Дата документа</w:t>
              </w:r>
            </w:ins>
          </w:p>
        </w:tc>
        <w:tc>
          <w:tcPr>
            <w:tcW w:w="795" w:type="pct"/>
          </w:tcPr>
          <w:p w14:paraId="61494314" w14:textId="77777777" w:rsidR="002C68BF" w:rsidRPr="00A57119" w:rsidRDefault="002C68BF" w:rsidP="002C68BF">
            <w:pPr>
              <w:pStyle w:val="GOSTTablenorm"/>
              <w:rPr>
                <w:ins w:id="3043" w:author="Опаева Лидия Арашаевна" w:date="2025-08-22T15:30:00Z"/>
              </w:rPr>
            </w:pPr>
            <w:ins w:id="3044" w:author="Опаева Лидия Арашаевна" w:date="2025-08-22T15:30:00Z">
              <w:r w:rsidRPr="00A57119">
                <w:t>TtlPrt_Dt</w:t>
              </w:r>
            </w:ins>
          </w:p>
        </w:tc>
        <w:tc>
          <w:tcPr>
            <w:tcW w:w="560" w:type="pct"/>
          </w:tcPr>
          <w:p w14:paraId="529F4562" w14:textId="77777777" w:rsidR="002C68BF" w:rsidRPr="00A57119" w:rsidRDefault="002C68BF" w:rsidP="002C68BF">
            <w:pPr>
              <w:pStyle w:val="GOSTTablenorm"/>
              <w:rPr>
                <w:ins w:id="3045" w:author="Опаева Лидия Арашаевна" w:date="2025-08-22T15:30:00Z"/>
                <w:lang w:eastAsia="en-US"/>
              </w:rPr>
            </w:pPr>
            <w:ins w:id="3046" w:author="Опаева Лидия Арашаевна" w:date="2025-08-22T15:30:00Z">
              <w:r w:rsidRPr="00A57119">
                <w:t>Дата</w:t>
              </w:r>
            </w:ins>
          </w:p>
        </w:tc>
        <w:tc>
          <w:tcPr>
            <w:tcW w:w="374" w:type="pct"/>
          </w:tcPr>
          <w:p w14:paraId="4335A8C1" w14:textId="77777777" w:rsidR="002C68BF" w:rsidRPr="00A57119" w:rsidRDefault="002C68BF" w:rsidP="002C68BF">
            <w:pPr>
              <w:pStyle w:val="GOSTTablenorm"/>
              <w:rPr>
                <w:ins w:id="3047" w:author="Опаева Лидия Арашаевна" w:date="2025-08-22T15:30:00Z"/>
              </w:rPr>
            </w:pPr>
            <w:ins w:id="3048" w:author="Опаева Лидия Арашаевна" w:date="2025-08-22T15:30:00Z">
              <w:r w:rsidRPr="00A57119">
                <w:t>Да</w:t>
              </w:r>
            </w:ins>
          </w:p>
        </w:tc>
        <w:tc>
          <w:tcPr>
            <w:tcW w:w="374" w:type="pct"/>
          </w:tcPr>
          <w:p w14:paraId="7C97BA05" w14:textId="77777777" w:rsidR="002C68BF" w:rsidRPr="00A57119" w:rsidRDefault="002C68BF" w:rsidP="002C68BF">
            <w:pPr>
              <w:pStyle w:val="GOSTTablenorm"/>
              <w:rPr>
                <w:ins w:id="3049" w:author="Опаева Лидия Арашаевна" w:date="2025-08-22T15:30:00Z"/>
              </w:rPr>
            </w:pPr>
          </w:p>
        </w:tc>
        <w:tc>
          <w:tcPr>
            <w:tcW w:w="1777" w:type="pct"/>
          </w:tcPr>
          <w:p w14:paraId="63C83DB6" w14:textId="77777777" w:rsidR="002C68BF" w:rsidRPr="00A57119" w:rsidRDefault="002C68BF" w:rsidP="002C68BF">
            <w:pPr>
              <w:pStyle w:val="GOSTTablenorm"/>
              <w:rPr>
                <w:ins w:id="3050" w:author="Опаева Лидия Арашаевна" w:date="2025-08-22T15:30:00Z"/>
              </w:rPr>
            </w:pPr>
            <w:ins w:id="3051" w:author="Опаева Лидия Арашаевна" w:date="2025-08-22T15:30:00Z">
              <w:r w:rsidRPr="00A57119">
                <w:t>Указывается дата документа в формате YYYY-MM-DD</w:t>
              </w:r>
            </w:ins>
          </w:p>
        </w:tc>
      </w:tr>
      <w:tr w:rsidR="002C68BF" w:rsidRPr="00A57119" w14:paraId="08A04E70" w14:textId="77777777" w:rsidTr="002C68BF">
        <w:trPr>
          <w:ins w:id="3052" w:author="Опаева Лидия Арашаевна" w:date="2025-08-22T15:30:00Z"/>
        </w:trPr>
        <w:tc>
          <w:tcPr>
            <w:tcW w:w="1120" w:type="pct"/>
          </w:tcPr>
          <w:p w14:paraId="20DB8B6F" w14:textId="77777777" w:rsidR="002C68BF" w:rsidRPr="00A57119" w:rsidRDefault="002C68BF" w:rsidP="002C68BF">
            <w:pPr>
              <w:pStyle w:val="GOSTTablenorm"/>
              <w:rPr>
                <w:ins w:id="3053" w:author="Опаева Лидия Арашаевна" w:date="2025-08-22T15:30:00Z"/>
              </w:rPr>
            </w:pPr>
            <w:ins w:id="3054" w:author="Опаева Лидия Арашаевна" w:date="2025-08-22T15:30:00Z">
              <w:r w:rsidRPr="00A57119">
                <w:t>Дата исправления</w:t>
              </w:r>
            </w:ins>
          </w:p>
        </w:tc>
        <w:tc>
          <w:tcPr>
            <w:tcW w:w="795" w:type="pct"/>
          </w:tcPr>
          <w:p w14:paraId="2180D6C0" w14:textId="77777777" w:rsidR="002C68BF" w:rsidRPr="00A57119" w:rsidRDefault="002C68BF" w:rsidP="002C68BF">
            <w:pPr>
              <w:pStyle w:val="GOSTTablenorm"/>
              <w:rPr>
                <w:ins w:id="3055" w:author="Опаева Лидия Арашаевна" w:date="2025-08-22T15:30:00Z"/>
              </w:rPr>
            </w:pPr>
            <w:ins w:id="3056" w:author="Опаева Лидия Арашаевна" w:date="2025-08-22T15:30:00Z">
              <w:r w:rsidRPr="00A57119">
                <w:t>TtlPrt_</w:t>
              </w:r>
              <w:r w:rsidRPr="00A57119">
                <w:rPr>
                  <w:lang w:val="en-US"/>
                </w:rPr>
                <w:t>CorrectionDate</w:t>
              </w:r>
            </w:ins>
          </w:p>
        </w:tc>
        <w:tc>
          <w:tcPr>
            <w:tcW w:w="560" w:type="pct"/>
          </w:tcPr>
          <w:p w14:paraId="66BB4AC8" w14:textId="77777777" w:rsidR="002C68BF" w:rsidRPr="00A57119" w:rsidRDefault="002C68BF" w:rsidP="002C68BF">
            <w:pPr>
              <w:pStyle w:val="GOSTTablenorm"/>
              <w:rPr>
                <w:ins w:id="3057" w:author="Опаева Лидия Арашаевна" w:date="2025-08-22T15:30:00Z"/>
                <w:lang w:eastAsia="en-US"/>
              </w:rPr>
            </w:pPr>
            <w:ins w:id="3058" w:author="Опаева Лидия Арашаевна" w:date="2025-08-22T15:30:00Z">
              <w:r w:rsidRPr="00A57119">
                <w:t>Дата</w:t>
              </w:r>
            </w:ins>
          </w:p>
        </w:tc>
        <w:tc>
          <w:tcPr>
            <w:tcW w:w="374" w:type="pct"/>
          </w:tcPr>
          <w:p w14:paraId="3A30BBFD" w14:textId="77777777" w:rsidR="002C68BF" w:rsidRPr="00A57119" w:rsidRDefault="002C68BF" w:rsidP="002C68BF">
            <w:pPr>
              <w:pStyle w:val="GOSTTablenorm"/>
              <w:rPr>
                <w:ins w:id="3059" w:author="Опаева Лидия Арашаевна" w:date="2025-08-22T15:30:00Z"/>
              </w:rPr>
            </w:pPr>
            <w:ins w:id="3060" w:author="Опаева Лидия Арашаевна" w:date="2025-08-22T15:30:00Z">
              <w:r w:rsidRPr="00A57119">
                <w:t>Да</w:t>
              </w:r>
            </w:ins>
          </w:p>
        </w:tc>
        <w:tc>
          <w:tcPr>
            <w:tcW w:w="374" w:type="pct"/>
          </w:tcPr>
          <w:p w14:paraId="7AA8B0DF" w14:textId="77777777" w:rsidR="002C68BF" w:rsidRPr="00A57119" w:rsidRDefault="002C68BF" w:rsidP="002C68BF">
            <w:pPr>
              <w:pStyle w:val="GOSTTablenorm"/>
              <w:rPr>
                <w:ins w:id="3061" w:author="Опаева Лидия Арашаевна" w:date="2025-08-22T15:30:00Z"/>
              </w:rPr>
            </w:pPr>
          </w:p>
        </w:tc>
        <w:tc>
          <w:tcPr>
            <w:tcW w:w="1777" w:type="pct"/>
          </w:tcPr>
          <w:p w14:paraId="349664A8" w14:textId="77777777" w:rsidR="002C68BF" w:rsidRPr="00A57119" w:rsidRDefault="002C68BF" w:rsidP="002C68BF">
            <w:pPr>
              <w:pStyle w:val="GOSTTablenorm"/>
              <w:rPr>
                <w:ins w:id="3062" w:author="Опаева Лидия Арашаевна" w:date="2025-08-22T15:30:00Z"/>
              </w:rPr>
            </w:pPr>
            <w:ins w:id="3063" w:author="Опаева Лидия Арашаевна" w:date="2025-08-22T15:30:00Z">
              <w:r w:rsidRPr="00A57119">
                <w:t>Указывается дата и</w:t>
              </w:r>
              <w:r>
                <w:t>справления в формате YYYY-MM-DD</w:t>
              </w:r>
            </w:ins>
          </w:p>
        </w:tc>
      </w:tr>
      <w:tr w:rsidR="002C68BF" w:rsidRPr="00A57119" w14:paraId="73BEBB5A" w14:textId="77777777" w:rsidTr="002C68BF">
        <w:trPr>
          <w:ins w:id="3064" w:author="Опаева Лидия Арашаевна" w:date="2025-08-22T15:30:00Z"/>
        </w:trPr>
        <w:tc>
          <w:tcPr>
            <w:tcW w:w="1120" w:type="pct"/>
          </w:tcPr>
          <w:p w14:paraId="08EDC428" w14:textId="77777777" w:rsidR="002C68BF" w:rsidRPr="00A57119" w:rsidRDefault="002C68BF" w:rsidP="002C68BF">
            <w:pPr>
              <w:pStyle w:val="GOSTTablenorm"/>
              <w:rPr>
                <w:ins w:id="3065" w:author="Опаева Лидия Арашаевна" w:date="2025-08-22T15:30:00Z"/>
              </w:rPr>
            </w:pPr>
            <w:ins w:id="3066" w:author="Опаева Лидия Арашаевна" w:date="2025-08-22T15:30:00Z">
              <w:r w:rsidRPr="00A57119">
                <w:t>Дата ввода в действие</w:t>
              </w:r>
            </w:ins>
          </w:p>
        </w:tc>
        <w:tc>
          <w:tcPr>
            <w:tcW w:w="795" w:type="pct"/>
          </w:tcPr>
          <w:p w14:paraId="248ADF1E" w14:textId="77777777" w:rsidR="002C68BF" w:rsidRPr="00A57119" w:rsidRDefault="002C68BF" w:rsidP="002C68BF">
            <w:pPr>
              <w:pStyle w:val="GOSTTablenorm"/>
              <w:rPr>
                <w:ins w:id="3067" w:author="Опаева Лидия Арашаевна" w:date="2025-08-22T15:30:00Z"/>
              </w:rPr>
            </w:pPr>
            <w:ins w:id="3068" w:author="Опаева Лидия Арашаевна" w:date="2025-08-22T15:30:00Z">
              <w:r w:rsidRPr="00A57119">
                <w:t>TtlPrt_EffectiveDate</w:t>
              </w:r>
            </w:ins>
          </w:p>
        </w:tc>
        <w:tc>
          <w:tcPr>
            <w:tcW w:w="560" w:type="pct"/>
          </w:tcPr>
          <w:p w14:paraId="7E9E384B" w14:textId="77777777" w:rsidR="002C68BF" w:rsidRPr="00A57119" w:rsidRDefault="002C68BF" w:rsidP="002C68BF">
            <w:pPr>
              <w:pStyle w:val="GOSTTablenorm"/>
              <w:rPr>
                <w:ins w:id="3069" w:author="Опаева Лидия Арашаевна" w:date="2025-08-22T15:30:00Z"/>
                <w:lang w:eastAsia="en-US"/>
              </w:rPr>
            </w:pPr>
            <w:ins w:id="3070" w:author="Опаева Лидия Арашаевна" w:date="2025-08-22T15:30:00Z">
              <w:r w:rsidRPr="00A57119">
                <w:t>Дата</w:t>
              </w:r>
            </w:ins>
          </w:p>
        </w:tc>
        <w:tc>
          <w:tcPr>
            <w:tcW w:w="374" w:type="pct"/>
          </w:tcPr>
          <w:p w14:paraId="16E29082" w14:textId="77777777" w:rsidR="002C68BF" w:rsidRPr="00A57119" w:rsidRDefault="002C68BF" w:rsidP="002C68BF">
            <w:pPr>
              <w:pStyle w:val="GOSTTablenorm"/>
              <w:rPr>
                <w:ins w:id="3071" w:author="Опаева Лидия Арашаевна" w:date="2025-08-22T15:30:00Z"/>
              </w:rPr>
            </w:pPr>
            <w:ins w:id="3072" w:author="Опаева Лидия Арашаевна" w:date="2025-08-22T15:30:00Z">
              <w:r w:rsidRPr="00A57119">
                <w:t>Да</w:t>
              </w:r>
            </w:ins>
          </w:p>
        </w:tc>
        <w:tc>
          <w:tcPr>
            <w:tcW w:w="374" w:type="pct"/>
          </w:tcPr>
          <w:p w14:paraId="0CCE7710" w14:textId="77777777" w:rsidR="002C68BF" w:rsidRPr="00A57119" w:rsidRDefault="002C68BF" w:rsidP="002C68BF">
            <w:pPr>
              <w:pStyle w:val="GOSTTablenorm"/>
              <w:rPr>
                <w:ins w:id="3073" w:author="Опаева Лидия Арашаевна" w:date="2025-08-22T15:30:00Z"/>
              </w:rPr>
            </w:pPr>
          </w:p>
        </w:tc>
        <w:tc>
          <w:tcPr>
            <w:tcW w:w="1777" w:type="pct"/>
          </w:tcPr>
          <w:p w14:paraId="67BA5E40" w14:textId="77777777" w:rsidR="002C68BF" w:rsidRPr="00A57119" w:rsidRDefault="002C68BF" w:rsidP="002C68BF">
            <w:pPr>
              <w:pStyle w:val="GOSTTablenorm"/>
              <w:rPr>
                <w:ins w:id="3074" w:author="Опаева Лидия Арашаевна" w:date="2025-08-22T15:30:00Z"/>
              </w:rPr>
            </w:pPr>
            <w:ins w:id="3075" w:author="Опаева Лидия Арашаевна" w:date="2025-08-22T15:30:00Z">
              <w:r w:rsidRPr="00A57119">
                <w:t>Указывается дата ввода в действие сформированных зап</w:t>
              </w:r>
              <w:r>
                <w:t>исей учета в формате YYYY-MM-DD</w:t>
              </w:r>
            </w:ins>
          </w:p>
        </w:tc>
      </w:tr>
      <w:tr w:rsidR="002C68BF" w:rsidRPr="00A57119" w14:paraId="64C2F741" w14:textId="77777777" w:rsidTr="002C68BF">
        <w:trPr>
          <w:ins w:id="3076" w:author="Опаева Лидия Арашаевна" w:date="2025-08-22T15:30:00Z"/>
        </w:trPr>
        <w:tc>
          <w:tcPr>
            <w:tcW w:w="1120" w:type="pct"/>
          </w:tcPr>
          <w:p w14:paraId="7726606E" w14:textId="77777777" w:rsidR="002C68BF" w:rsidRPr="00A57119" w:rsidRDefault="002C68BF" w:rsidP="002C68BF">
            <w:pPr>
              <w:pStyle w:val="GOSTTablenorm"/>
              <w:rPr>
                <w:ins w:id="3077" w:author="Опаева Лидия Арашаевна" w:date="2025-08-22T15:30:00Z"/>
              </w:rPr>
            </w:pPr>
            <w:ins w:id="3078" w:author="Опаева Лидия Арашаевна" w:date="2025-08-22T15:30:00Z">
              <w:r w:rsidRPr="00A57119">
                <w:t>Тип справки</w:t>
              </w:r>
            </w:ins>
          </w:p>
        </w:tc>
        <w:tc>
          <w:tcPr>
            <w:tcW w:w="795" w:type="pct"/>
          </w:tcPr>
          <w:p w14:paraId="164E5C2B" w14:textId="77777777" w:rsidR="002C68BF" w:rsidRPr="00A57119" w:rsidRDefault="002C68BF" w:rsidP="002C68BF">
            <w:pPr>
              <w:pStyle w:val="GOSTTablenorm"/>
              <w:rPr>
                <w:ins w:id="3079" w:author="Опаева Лидия Арашаевна" w:date="2025-08-22T15:30:00Z"/>
              </w:rPr>
            </w:pPr>
            <w:ins w:id="3080" w:author="Опаева Лидия Арашаевна" w:date="2025-08-22T15:30:00Z">
              <w:r w:rsidRPr="00A57119">
                <w:t>TtlPrt_TypeDoc</w:t>
              </w:r>
            </w:ins>
          </w:p>
        </w:tc>
        <w:tc>
          <w:tcPr>
            <w:tcW w:w="560" w:type="pct"/>
          </w:tcPr>
          <w:p w14:paraId="57328901" w14:textId="77777777" w:rsidR="002C68BF" w:rsidRPr="00A57119" w:rsidRDefault="002C68BF" w:rsidP="002C68BF">
            <w:pPr>
              <w:pStyle w:val="GOSTTablenorm"/>
              <w:rPr>
                <w:ins w:id="3081" w:author="Опаева Лидия Арашаевна" w:date="2025-08-22T15:30:00Z"/>
                <w:lang w:eastAsia="en-US"/>
              </w:rPr>
            </w:pPr>
            <w:ins w:id="3082" w:author="Опаева Лидия Арашаевна" w:date="2025-08-22T15:30:00Z">
              <w:r w:rsidRPr="00A57119">
                <w:t>Строка</w:t>
              </w:r>
            </w:ins>
          </w:p>
        </w:tc>
        <w:tc>
          <w:tcPr>
            <w:tcW w:w="374" w:type="pct"/>
          </w:tcPr>
          <w:p w14:paraId="48BECBB9" w14:textId="77777777" w:rsidR="002C68BF" w:rsidRPr="00A57119" w:rsidRDefault="002C68BF" w:rsidP="002C68BF">
            <w:pPr>
              <w:pStyle w:val="GOSTTablenorm"/>
              <w:rPr>
                <w:ins w:id="3083" w:author="Опаева Лидия Арашаевна" w:date="2025-08-22T15:30:00Z"/>
              </w:rPr>
            </w:pPr>
            <w:ins w:id="3084" w:author="Опаева Лидия Арашаевна" w:date="2025-08-22T15:30:00Z">
              <w:r w:rsidRPr="00A57119">
                <w:t>Да</w:t>
              </w:r>
            </w:ins>
          </w:p>
        </w:tc>
        <w:tc>
          <w:tcPr>
            <w:tcW w:w="374" w:type="pct"/>
          </w:tcPr>
          <w:p w14:paraId="5A9A424F" w14:textId="77777777" w:rsidR="002C68BF" w:rsidRPr="00A57119" w:rsidRDefault="002C68BF" w:rsidP="002C68BF">
            <w:pPr>
              <w:pStyle w:val="GOSTTablenorm"/>
              <w:rPr>
                <w:ins w:id="3085" w:author="Опаева Лидия Арашаевна" w:date="2025-08-22T15:30:00Z"/>
              </w:rPr>
            </w:pPr>
            <w:ins w:id="3086" w:author="Опаева Лидия Арашаевна" w:date="2025-08-22T15:30:00Z">
              <w:r w:rsidRPr="00A57119">
                <w:t>=3</w:t>
              </w:r>
            </w:ins>
          </w:p>
        </w:tc>
        <w:tc>
          <w:tcPr>
            <w:tcW w:w="1777" w:type="pct"/>
          </w:tcPr>
          <w:p w14:paraId="6AEEC330" w14:textId="08BEB3C3" w:rsidR="002C68BF" w:rsidRPr="00A57119" w:rsidRDefault="002C68BF" w:rsidP="002C68BF">
            <w:pPr>
              <w:pStyle w:val="GOSTTablenorm"/>
              <w:rPr>
                <w:ins w:id="3087" w:author="Опаева Лидия Арашаевна" w:date="2025-08-22T15:30:00Z"/>
              </w:rPr>
            </w:pPr>
            <w:ins w:id="3088" w:author="Опаева Лидия Арашаевна" w:date="2025-08-22T15:30:00Z">
              <w:r>
                <w:t>Указывается значение «БС</w:t>
              </w:r>
            </w:ins>
            <w:ins w:id="3089" w:author="Опаева Лидия Арашаевна" w:date="2025-08-22T15:31:00Z">
              <w:r>
                <w:t>З</w:t>
              </w:r>
            </w:ins>
            <w:ins w:id="3090" w:author="Опаева Лидия Арашаевна" w:date="2025-08-22T15:30:00Z">
              <w:r>
                <w:t>»</w:t>
              </w:r>
            </w:ins>
          </w:p>
        </w:tc>
      </w:tr>
      <w:tr w:rsidR="002C68BF" w:rsidRPr="00A57119" w14:paraId="6FE0FF64" w14:textId="77777777" w:rsidTr="002C68BF">
        <w:trPr>
          <w:ins w:id="3091" w:author="Опаева Лидия Арашаевна" w:date="2025-08-22T15:30:00Z"/>
        </w:trPr>
        <w:tc>
          <w:tcPr>
            <w:tcW w:w="1120" w:type="pct"/>
          </w:tcPr>
          <w:p w14:paraId="26946B55" w14:textId="77777777" w:rsidR="002C68BF" w:rsidRPr="00A57119" w:rsidRDefault="002C68BF" w:rsidP="002C68BF">
            <w:pPr>
              <w:pStyle w:val="GOSTTablenorm"/>
              <w:rPr>
                <w:ins w:id="3092" w:author="Опаева Лидия Арашаевна" w:date="2025-08-22T15:30:00Z"/>
              </w:rPr>
            </w:pPr>
            <w:ins w:id="3093" w:author="Опаева Лидия Арашаевна" w:date="2025-08-22T15:30:00Z">
              <w:r w:rsidRPr="00A57119">
                <w:t>Наименование типа справки</w:t>
              </w:r>
            </w:ins>
          </w:p>
        </w:tc>
        <w:tc>
          <w:tcPr>
            <w:tcW w:w="795" w:type="pct"/>
          </w:tcPr>
          <w:p w14:paraId="26E652E1" w14:textId="77777777" w:rsidR="002C68BF" w:rsidRPr="00A57119" w:rsidRDefault="002C68BF" w:rsidP="002C68BF">
            <w:pPr>
              <w:pStyle w:val="GOSTTablenorm"/>
              <w:rPr>
                <w:ins w:id="3094" w:author="Опаева Лидия Арашаевна" w:date="2025-08-22T15:30:00Z"/>
              </w:rPr>
            </w:pPr>
            <w:ins w:id="3095" w:author="Опаева Лидия Арашаевна" w:date="2025-08-22T15:30:00Z">
              <w:r w:rsidRPr="00A57119">
                <w:t>TtlPrt_FullTypeDoc</w:t>
              </w:r>
            </w:ins>
          </w:p>
        </w:tc>
        <w:tc>
          <w:tcPr>
            <w:tcW w:w="560" w:type="pct"/>
          </w:tcPr>
          <w:p w14:paraId="6D0641A6" w14:textId="77777777" w:rsidR="002C68BF" w:rsidRPr="00A57119" w:rsidRDefault="002C68BF" w:rsidP="002C68BF">
            <w:pPr>
              <w:pStyle w:val="GOSTTablenorm"/>
              <w:rPr>
                <w:ins w:id="3096" w:author="Опаева Лидия Арашаевна" w:date="2025-08-22T15:30:00Z"/>
                <w:lang w:eastAsia="en-US"/>
              </w:rPr>
            </w:pPr>
            <w:ins w:id="3097" w:author="Опаева Лидия Арашаевна" w:date="2025-08-22T15:30:00Z">
              <w:r w:rsidRPr="00A57119">
                <w:t>Строка</w:t>
              </w:r>
            </w:ins>
          </w:p>
        </w:tc>
        <w:tc>
          <w:tcPr>
            <w:tcW w:w="374" w:type="pct"/>
          </w:tcPr>
          <w:p w14:paraId="24117B30" w14:textId="77777777" w:rsidR="002C68BF" w:rsidRPr="00A57119" w:rsidRDefault="002C68BF" w:rsidP="002C68BF">
            <w:pPr>
              <w:pStyle w:val="GOSTTablenorm"/>
              <w:rPr>
                <w:ins w:id="3098" w:author="Опаева Лидия Арашаевна" w:date="2025-08-22T15:30:00Z"/>
              </w:rPr>
            </w:pPr>
            <w:ins w:id="3099" w:author="Опаева Лидия Арашаевна" w:date="2025-08-22T15:30:00Z">
              <w:r w:rsidRPr="00A57119">
                <w:t>Да</w:t>
              </w:r>
            </w:ins>
          </w:p>
        </w:tc>
        <w:tc>
          <w:tcPr>
            <w:tcW w:w="374" w:type="pct"/>
          </w:tcPr>
          <w:p w14:paraId="4DAF99E8" w14:textId="77777777" w:rsidR="002C68BF" w:rsidRPr="00A57119" w:rsidRDefault="002C68BF" w:rsidP="002C68BF">
            <w:pPr>
              <w:pStyle w:val="GOSTTablenorm"/>
              <w:rPr>
                <w:ins w:id="3100" w:author="Опаева Лидия Арашаевна" w:date="2025-08-22T15:30:00Z"/>
              </w:rPr>
            </w:pPr>
            <w:ins w:id="3101" w:author="Опаева Лидия Арашаевна" w:date="2025-08-22T15:30:00Z">
              <w:r w:rsidRPr="00A57119">
                <w:t>&lt;=2000</w:t>
              </w:r>
            </w:ins>
          </w:p>
        </w:tc>
        <w:tc>
          <w:tcPr>
            <w:tcW w:w="1777" w:type="pct"/>
          </w:tcPr>
          <w:p w14:paraId="587A88DA" w14:textId="01061D53" w:rsidR="002C68BF" w:rsidRPr="00A57119" w:rsidRDefault="002C68BF" w:rsidP="002C68BF">
            <w:pPr>
              <w:pStyle w:val="GOSTTablenorm"/>
              <w:rPr>
                <w:ins w:id="3102" w:author="Опаева Лидия Арашаевна" w:date="2025-08-22T15:30:00Z"/>
              </w:rPr>
            </w:pPr>
            <w:ins w:id="3103" w:author="Опаева Лидия Арашаевна" w:date="2025-08-22T15:32:00Z">
              <w:r w:rsidRPr="00A57119">
                <w:t>Указывается наименование справки, соответствующее типу</w:t>
              </w:r>
              <w:r w:rsidRPr="00C6161D">
                <w:t xml:space="preserve"> «БСЗ» </w:t>
              </w:r>
              <w:r w:rsidRPr="00A57119">
                <w:rPr>
                  <w:szCs w:val="22"/>
                </w:rPr>
                <w:t>–</w:t>
              </w:r>
              <w:r w:rsidRPr="00C6161D">
                <w:t xml:space="preserve"> Справка по заключению счетов</w:t>
              </w:r>
            </w:ins>
          </w:p>
        </w:tc>
      </w:tr>
      <w:tr w:rsidR="002C68BF" w:rsidRPr="00A57119" w14:paraId="04702737" w14:textId="77777777" w:rsidTr="002C68BF">
        <w:trPr>
          <w:ins w:id="3104" w:author="Опаева Лидия Арашаевна" w:date="2025-08-22T15:30:00Z"/>
        </w:trPr>
        <w:tc>
          <w:tcPr>
            <w:tcW w:w="1120" w:type="pct"/>
          </w:tcPr>
          <w:p w14:paraId="25B28442" w14:textId="77777777" w:rsidR="002C68BF" w:rsidRPr="00A57119" w:rsidRDefault="002C68BF" w:rsidP="002C68BF">
            <w:pPr>
              <w:pStyle w:val="GOSTTablenorm"/>
              <w:rPr>
                <w:ins w:id="3105" w:author="Опаева Лидия Арашаевна" w:date="2025-08-22T15:30:00Z"/>
              </w:rPr>
            </w:pPr>
            <w:ins w:id="3106" w:author="Опаева Лидия Арашаевна" w:date="2025-08-22T15:30:00Z">
              <w:r w:rsidRPr="00A57119">
                <w:t>Код валюты по ОКВ</w:t>
              </w:r>
            </w:ins>
          </w:p>
        </w:tc>
        <w:tc>
          <w:tcPr>
            <w:tcW w:w="795" w:type="pct"/>
          </w:tcPr>
          <w:p w14:paraId="4C88A53A" w14:textId="77777777" w:rsidR="002C68BF" w:rsidRPr="00A57119" w:rsidRDefault="002C68BF" w:rsidP="002C68BF">
            <w:pPr>
              <w:pStyle w:val="GOSTTablenorm"/>
              <w:rPr>
                <w:ins w:id="3107" w:author="Опаева Лидия Арашаевна" w:date="2025-08-22T15:30:00Z"/>
              </w:rPr>
            </w:pPr>
            <w:ins w:id="3108" w:author="Опаева Лидия Арашаевна" w:date="2025-08-22T15:30:00Z">
              <w:r w:rsidRPr="00A57119">
                <w:t>TtlPrt_CdCrr</w:t>
              </w:r>
            </w:ins>
          </w:p>
        </w:tc>
        <w:tc>
          <w:tcPr>
            <w:tcW w:w="560" w:type="pct"/>
          </w:tcPr>
          <w:p w14:paraId="31378653" w14:textId="77777777" w:rsidR="002C68BF" w:rsidRPr="00A57119" w:rsidRDefault="002C68BF" w:rsidP="002C68BF">
            <w:pPr>
              <w:pStyle w:val="GOSTTablenorm"/>
              <w:rPr>
                <w:ins w:id="3109" w:author="Опаева Лидия Арашаевна" w:date="2025-08-22T15:30:00Z"/>
                <w:lang w:eastAsia="en-US"/>
              </w:rPr>
            </w:pPr>
            <w:ins w:id="3110" w:author="Опаева Лидия Арашаевна" w:date="2025-08-22T15:30:00Z">
              <w:r w:rsidRPr="00A57119">
                <w:t>Строка</w:t>
              </w:r>
            </w:ins>
          </w:p>
        </w:tc>
        <w:tc>
          <w:tcPr>
            <w:tcW w:w="374" w:type="pct"/>
          </w:tcPr>
          <w:p w14:paraId="3A28F957" w14:textId="77777777" w:rsidR="002C68BF" w:rsidRPr="00A57119" w:rsidRDefault="002C68BF" w:rsidP="002C68BF">
            <w:pPr>
              <w:pStyle w:val="GOSTTablenorm"/>
              <w:rPr>
                <w:ins w:id="3111" w:author="Опаева Лидия Арашаевна" w:date="2025-08-22T15:30:00Z"/>
              </w:rPr>
            </w:pPr>
            <w:ins w:id="3112" w:author="Опаева Лидия Арашаевна" w:date="2025-08-22T15:30:00Z">
              <w:r w:rsidRPr="00A57119">
                <w:t>Да</w:t>
              </w:r>
            </w:ins>
          </w:p>
        </w:tc>
        <w:tc>
          <w:tcPr>
            <w:tcW w:w="374" w:type="pct"/>
          </w:tcPr>
          <w:p w14:paraId="50F25A9E" w14:textId="77777777" w:rsidR="002C68BF" w:rsidRPr="00A57119" w:rsidRDefault="002C68BF" w:rsidP="002C68BF">
            <w:pPr>
              <w:pStyle w:val="GOSTTablenorm"/>
              <w:rPr>
                <w:ins w:id="3113" w:author="Опаева Лидия Арашаевна" w:date="2025-08-22T15:30:00Z"/>
              </w:rPr>
            </w:pPr>
            <w:ins w:id="3114" w:author="Опаева Лидия Арашаевна" w:date="2025-08-22T15:30:00Z">
              <w:r w:rsidRPr="00A57119">
                <w:t>=3</w:t>
              </w:r>
            </w:ins>
          </w:p>
        </w:tc>
        <w:tc>
          <w:tcPr>
            <w:tcW w:w="1777" w:type="pct"/>
          </w:tcPr>
          <w:p w14:paraId="7C8B3B55" w14:textId="77777777" w:rsidR="002C68BF" w:rsidRPr="00A57119" w:rsidRDefault="002C68BF" w:rsidP="002C68BF">
            <w:pPr>
              <w:pStyle w:val="GOSTTablenorm"/>
              <w:rPr>
                <w:ins w:id="3115" w:author="Опаева Лидия Арашаевна" w:date="2025-08-22T15:30:00Z"/>
              </w:rPr>
            </w:pPr>
            <w:ins w:id="3116" w:author="Опаева Лидия Арашаевна" w:date="2025-08-22T15:30:00Z">
              <w:r w:rsidRPr="00A57119">
                <w:t>Указывается код валюты по Общероссийскому классификатору валют. Допустимо указывать как цифровой, так и буквенный код валюты</w:t>
              </w:r>
            </w:ins>
          </w:p>
        </w:tc>
      </w:tr>
      <w:tr w:rsidR="002C68BF" w:rsidRPr="00A57119" w14:paraId="26B80E28" w14:textId="77777777" w:rsidTr="002C68BF">
        <w:trPr>
          <w:ins w:id="3117" w:author="Опаева Лидия Арашаевна" w:date="2025-08-22T15:30:00Z"/>
        </w:trPr>
        <w:tc>
          <w:tcPr>
            <w:tcW w:w="1120" w:type="pct"/>
          </w:tcPr>
          <w:p w14:paraId="5D9D1BDB" w14:textId="77777777" w:rsidR="002C68BF" w:rsidRPr="00A57119" w:rsidRDefault="002C68BF" w:rsidP="002C68BF">
            <w:pPr>
              <w:pStyle w:val="GOSTTablenorm"/>
              <w:rPr>
                <w:ins w:id="3118" w:author="Опаева Лидия Арашаевна" w:date="2025-08-22T15:30:00Z"/>
              </w:rPr>
            </w:pPr>
            <w:ins w:id="3119" w:author="Опаева Лидия Арашаевна" w:date="2025-08-22T15:30:00Z">
              <w:r w:rsidRPr="00A57119">
                <w:t>Уровень конфиденциальности</w:t>
              </w:r>
            </w:ins>
          </w:p>
        </w:tc>
        <w:tc>
          <w:tcPr>
            <w:tcW w:w="795" w:type="pct"/>
          </w:tcPr>
          <w:p w14:paraId="6F428735" w14:textId="77777777" w:rsidR="002C68BF" w:rsidRPr="00A57119" w:rsidRDefault="002C68BF" w:rsidP="002C68BF">
            <w:pPr>
              <w:pStyle w:val="GOSTTablenorm"/>
              <w:rPr>
                <w:ins w:id="3120" w:author="Опаева Лидия Арашаевна" w:date="2025-08-22T15:30:00Z"/>
              </w:rPr>
            </w:pPr>
            <w:ins w:id="3121" w:author="Опаева Лидия Арашаевна" w:date="2025-08-22T15:30:00Z">
              <w:r w:rsidRPr="00A57119">
                <w:t>SystemInformation_UFOS_SECRECY</w:t>
              </w:r>
            </w:ins>
          </w:p>
        </w:tc>
        <w:tc>
          <w:tcPr>
            <w:tcW w:w="560" w:type="pct"/>
          </w:tcPr>
          <w:p w14:paraId="6649F69C" w14:textId="77777777" w:rsidR="002C68BF" w:rsidRPr="00A57119" w:rsidRDefault="002C68BF" w:rsidP="002C68BF">
            <w:pPr>
              <w:pStyle w:val="GOSTTablenorm"/>
              <w:rPr>
                <w:ins w:id="3122" w:author="Опаева Лидия Арашаевна" w:date="2025-08-22T15:30:00Z"/>
                <w:lang w:eastAsia="en-US"/>
              </w:rPr>
            </w:pPr>
            <w:ins w:id="3123" w:author="Опаева Лидия Арашаевна" w:date="2025-08-22T15:30:00Z">
              <w:r w:rsidRPr="00A57119">
                <w:t>Число</w:t>
              </w:r>
            </w:ins>
          </w:p>
        </w:tc>
        <w:tc>
          <w:tcPr>
            <w:tcW w:w="374" w:type="pct"/>
          </w:tcPr>
          <w:p w14:paraId="3E86B057" w14:textId="77777777" w:rsidR="002C68BF" w:rsidRPr="00A57119" w:rsidRDefault="002C68BF" w:rsidP="002C68BF">
            <w:pPr>
              <w:pStyle w:val="GOSTTablenorm"/>
              <w:rPr>
                <w:ins w:id="3124" w:author="Опаева Лидия Арашаевна" w:date="2025-08-22T15:30:00Z"/>
              </w:rPr>
            </w:pPr>
            <w:ins w:id="3125" w:author="Опаева Лидия Арашаевна" w:date="2025-08-22T15:30:00Z">
              <w:r w:rsidRPr="00A57119">
                <w:t>Да</w:t>
              </w:r>
            </w:ins>
          </w:p>
        </w:tc>
        <w:tc>
          <w:tcPr>
            <w:tcW w:w="374" w:type="pct"/>
          </w:tcPr>
          <w:p w14:paraId="5027C223" w14:textId="77777777" w:rsidR="002C68BF" w:rsidRPr="00A57119" w:rsidRDefault="002C68BF" w:rsidP="002C68BF">
            <w:pPr>
              <w:pStyle w:val="GOSTTablenorm"/>
              <w:rPr>
                <w:ins w:id="3126" w:author="Опаева Лидия Арашаевна" w:date="2025-08-22T15:30:00Z"/>
              </w:rPr>
            </w:pPr>
            <w:ins w:id="3127" w:author="Опаева Лидия Арашаевна" w:date="2025-08-22T15:30:00Z">
              <w:r w:rsidRPr="00A57119">
                <w:t>=1</w:t>
              </w:r>
            </w:ins>
          </w:p>
        </w:tc>
        <w:tc>
          <w:tcPr>
            <w:tcW w:w="1777" w:type="pct"/>
          </w:tcPr>
          <w:p w14:paraId="204F8BF6" w14:textId="77777777" w:rsidR="002C68BF" w:rsidRPr="00A57119" w:rsidRDefault="002C68BF" w:rsidP="002C68BF">
            <w:pPr>
              <w:pStyle w:val="GOSTTablenorm"/>
              <w:rPr>
                <w:ins w:id="3128" w:author="Опаева Лидия Арашаевна" w:date="2025-08-22T15:30:00Z"/>
              </w:rPr>
            </w:pPr>
            <w:ins w:id="3129" w:author="Опаева Лидия Арашаевна" w:date="2025-08-22T15:30:00Z">
              <w:r w:rsidRPr="00A57119">
                <w:t>Указывается уровень конфиденциальности документа.</w:t>
              </w:r>
            </w:ins>
          </w:p>
          <w:p w14:paraId="26B92EA4" w14:textId="77777777" w:rsidR="002C68BF" w:rsidRPr="00A57119" w:rsidRDefault="002C68BF" w:rsidP="002C68BF">
            <w:pPr>
              <w:pStyle w:val="GOSTTablenorm"/>
              <w:rPr>
                <w:ins w:id="3130" w:author="Опаева Лидия Арашаевна" w:date="2025-08-22T15:30:00Z"/>
              </w:rPr>
            </w:pPr>
            <w:ins w:id="3131" w:author="Опаева Лидия Арашаевна" w:date="2025-08-22T15:30:00Z">
              <w:r w:rsidRPr="00A57119">
                <w:t>Возможные значения:</w:t>
              </w:r>
            </w:ins>
          </w:p>
          <w:p w14:paraId="293F0DFD" w14:textId="77777777" w:rsidR="002C68BF" w:rsidRPr="00A57119" w:rsidRDefault="002C68BF" w:rsidP="002C68BF">
            <w:pPr>
              <w:pStyle w:val="GOSTTableListMark1"/>
              <w:rPr>
                <w:ins w:id="3132" w:author="Опаева Лидия Арашаевна" w:date="2025-08-22T15:30:00Z"/>
              </w:rPr>
            </w:pPr>
            <w:ins w:id="3133" w:author="Опаева Лидия Арашаевна" w:date="2025-08-22T15:30:00Z">
              <w:r w:rsidRPr="00A57119">
                <w:t xml:space="preserve">«0» </w:t>
              </w:r>
              <w:r w:rsidRPr="00A57119">
                <w:rPr>
                  <w:szCs w:val="22"/>
                </w:rPr>
                <w:t>–</w:t>
              </w:r>
              <w:r w:rsidRPr="00A57119">
                <w:t xml:space="preserve"> Несекретно;</w:t>
              </w:r>
            </w:ins>
          </w:p>
          <w:p w14:paraId="73087687" w14:textId="77777777" w:rsidR="002C68BF" w:rsidRPr="00A57119" w:rsidRDefault="002C68BF" w:rsidP="002C68BF">
            <w:pPr>
              <w:pStyle w:val="GOSTTableListMark1"/>
              <w:rPr>
                <w:ins w:id="3134" w:author="Опаева Лидия Арашаевна" w:date="2025-08-22T15:30:00Z"/>
              </w:rPr>
            </w:pPr>
            <w:ins w:id="3135" w:author="Опаева Лидия Арашаевна" w:date="2025-08-22T15:30:00Z">
              <w:r w:rsidRPr="00A57119">
                <w:t xml:space="preserve">«1» </w:t>
              </w:r>
              <w:r w:rsidRPr="00A57119">
                <w:rPr>
                  <w:szCs w:val="22"/>
                </w:rPr>
                <w:t>–</w:t>
              </w:r>
              <w:r>
                <w:t xml:space="preserve"> Для служебного пользования</w:t>
              </w:r>
            </w:ins>
          </w:p>
        </w:tc>
      </w:tr>
      <w:tr w:rsidR="002C68BF" w:rsidRPr="00A57119" w14:paraId="33E7770D" w14:textId="77777777" w:rsidTr="002C68BF">
        <w:trPr>
          <w:ins w:id="3136" w:author="Опаева Лидия Арашаевна" w:date="2025-08-22T15:30:00Z"/>
        </w:trPr>
        <w:tc>
          <w:tcPr>
            <w:tcW w:w="1120" w:type="pct"/>
          </w:tcPr>
          <w:p w14:paraId="7E03EAC5" w14:textId="77777777" w:rsidR="002C68BF" w:rsidRPr="00A57119" w:rsidRDefault="002C68BF" w:rsidP="002C68BF">
            <w:pPr>
              <w:pStyle w:val="GOSTTablenorm"/>
              <w:rPr>
                <w:ins w:id="3137" w:author="Опаева Лидия Арашаевна" w:date="2025-08-22T15:30:00Z"/>
              </w:rPr>
            </w:pPr>
            <w:ins w:id="3138" w:author="Опаева Лидия Арашаевна" w:date="2025-08-22T15:30:00Z">
              <w:r w:rsidRPr="00A57119">
                <w:t>Книга учета</w:t>
              </w:r>
            </w:ins>
          </w:p>
        </w:tc>
        <w:tc>
          <w:tcPr>
            <w:tcW w:w="795" w:type="pct"/>
          </w:tcPr>
          <w:p w14:paraId="77528A63" w14:textId="77777777" w:rsidR="002C68BF" w:rsidRPr="00A57119" w:rsidRDefault="002C68BF" w:rsidP="002C68BF">
            <w:pPr>
              <w:pStyle w:val="GOSTTablenorm"/>
              <w:rPr>
                <w:ins w:id="3139" w:author="Опаева Лидия Арашаевна" w:date="2025-08-22T15:30:00Z"/>
              </w:rPr>
            </w:pPr>
            <w:ins w:id="3140" w:author="Опаева Лидия Арашаевна" w:date="2025-08-22T15:30:00Z">
              <w:r w:rsidRPr="00A57119">
                <w:t>TtlPrt_LEDGERBOOK</w:t>
              </w:r>
            </w:ins>
          </w:p>
        </w:tc>
        <w:tc>
          <w:tcPr>
            <w:tcW w:w="560" w:type="pct"/>
          </w:tcPr>
          <w:p w14:paraId="3493FDDD" w14:textId="77777777" w:rsidR="002C68BF" w:rsidRPr="00A57119" w:rsidRDefault="002C68BF" w:rsidP="002C68BF">
            <w:pPr>
              <w:pStyle w:val="GOSTTablenorm"/>
              <w:rPr>
                <w:ins w:id="3141" w:author="Опаева Лидия Арашаевна" w:date="2025-08-22T15:30:00Z"/>
                <w:lang w:eastAsia="en-US"/>
              </w:rPr>
            </w:pPr>
            <w:ins w:id="3142" w:author="Опаева Лидия Арашаевна" w:date="2025-08-22T15:30:00Z">
              <w:r w:rsidRPr="00A57119">
                <w:t>Строка</w:t>
              </w:r>
            </w:ins>
          </w:p>
        </w:tc>
        <w:tc>
          <w:tcPr>
            <w:tcW w:w="374" w:type="pct"/>
          </w:tcPr>
          <w:p w14:paraId="2C7ED18A" w14:textId="77777777" w:rsidR="002C68BF" w:rsidRPr="00A57119" w:rsidRDefault="002C68BF" w:rsidP="002C68BF">
            <w:pPr>
              <w:pStyle w:val="GOSTTablenorm"/>
              <w:rPr>
                <w:ins w:id="3143" w:author="Опаева Лидия Арашаевна" w:date="2025-08-22T15:30:00Z"/>
              </w:rPr>
            </w:pPr>
            <w:ins w:id="3144" w:author="Опаева Лидия Арашаевна" w:date="2025-08-22T15:30:00Z">
              <w:r w:rsidRPr="00A57119">
                <w:t>Да</w:t>
              </w:r>
            </w:ins>
          </w:p>
        </w:tc>
        <w:tc>
          <w:tcPr>
            <w:tcW w:w="374" w:type="pct"/>
          </w:tcPr>
          <w:p w14:paraId="18397533" w14:textId="77777777" w:rsidR="002C68BF" w:rsidRPr="00A57119" w:rsidRDefault="002C68BF" w:rsidP="002C68BF">
            <w:pPr>
              <w:pStyle w:val="GOSTTablenorm"/>
              <w:rPr>
                <w:ins w:id="3145" w:author="Опаева Лидия Арашаевна" w:date="2025-08-22T15:30:00Z"/>
              </w:rPr>
            </w:pPr>
            <w:ins w:id="3146" w:author="Опаева Лидия Арашаевна" w:date="2025-08-22T15:30:00Z">
              <w:r w:rsidRPr="00A57119">
                <w:t>&lt;=100</w:t>
              </w:r>
            </w:ins>
          </w:p>
        </w:tc>
        <w:tc>
          <w:tcPr>
            <w:tcW w:w="1777" w:type="pct"/>
          </w:tcPr>
          <w:p w14:paraId="6F51E5BD" w14:textId="77777777" w:rsidR="002C68BF" w:rsidRPr="0047582C" w:rsidRDefault="002C68BF" w:rsidP="002C68BF">
            <w:pPr>
              <w:pStyle w:val="GOSTTablenorm"/>
              <w:rPr>
                <w:ins w:id="3147" w:author="Опаева Лидия Арашаевна" w:date="2025-08-22T15:30:00Z"/>
              </w:rPr>
            </w:pPr>
            <w:ins w:id="3148" w:author="Опаева Лидия Арашаевна" w:date="2025-08-22T15:30:00Z">
              <w:r w:rsidRPr="00A57119">
                <w:t xml:space="preserve">Указывается системное наименование книги бухгалтерского учета в соответствии со справочником «Книги учета» в </w:t>
              </w:r>
              <w:r w:rsidRPr="00A57119">
                <w:rPr>
                  <w:lang w:val="en-US"/>
                </w:rPr>
                <w:t>SVAP</w:t>
              </w:r>
            </w:ins>
          </w:p>
        </w:tc>
      </w:tr>
      <w:tr w:rsidR="002C68BF" w:rsidRPr="00A57119" w14:paraId="4DE25A4A" w14:textId="77777777" w:rsidTr="002C68BF">
        <w:trPr>
          <w:trHeight w:val="825"/>
          <w:ins w:id="3149" w:author="Опаева Лидия Арашаевна" w:date="2025-08-22T15:30:00Z"/>
        </w:trPr>
        <w:tc>
          <w:tcPr>
            <w:tcW w:w="1120" w:type="pct"/>
          </w:tcPr>
          <w:p w14:paraId="51CEFD12" w14:textId="77777777" w:rsidR="002C68BF" w:rsidRPr="00A57119" w:rsidRDefault="002C68BF" w:rsidP="002C68BF">
            <w:pPr>
              <w:pStyle w:val="GOSTTablenorm"/>
              <w:rPr>
                <w:ins w:id="3150" w:author="Опаева Лидия Арашаевна" w:date="2025-08-22T15:30:00Z"/>
              </w:rPr>
            </w:pPr>
            <w:ins w:id="3151" w:author="Опаева Лидия Арашаевна" w:date="2025-08-22T15:30:00Z">
              <w:r w:rsidRPr="00A57119">
                <w:t>Подсистема-инициатор</w:t>
              </w:r>
            </w:ins>
          </w:p>
        </w:tc>
        <w:tc>
          <w:tcPr>
            <w:tcW w:w="795" w:type="pct"/>
          </w:tcPr>
          <w:p w14:paraId="0CCF8318" w14:textId="77777777" w:rsidR="002C68BF" w:rsidRPr="00A57119" w:rsidRDefault="002C68BF" w:rsidP="002C68BF">
            <w:pPr>
              <w:pStyle w:val="GOSTTablenorm"/>
              <w:rPr>
                <w:ins w:id="3152" w:author="Опаева Лидия Арашаевна" w:date="2025-08-22T15:30:00Z"/>
              </w:rPr>
            </w:pPr>
            <w:ins w:id="3153" w:author="Опаева Лидия Арашаевна" w:date="2025-08-22T15:30:00Z">
              <w:r w:rsidRPr="00A57119">
                <w:t>TtlPrt_</w:t>
              </w:r>
              <w:r w:rsidRPr="00A57119">
                <w:rPr>
                  <w:lang w:val="en-US"/>
                </w:rPr>
                <w:t>Source</w:t>
              </w:r>
            </w:ins>
          </w:p>
        </w:tc>
        <w:tc>
          <w:tcPr>
            <w:tcW w:w="560" w:type="pct"/>
          </w:tcPr>
          <w:p w14:paraId="0FE4E43F" w14:textId="77777777" w:rsidR="002C68BF" w:rsidRPr="00A57119" w:rsidRDefault="002C68BF" w:rsidP="002C68BF">
            <w:pPr>
              <w:pStyle w:val="GOSTTablenorm"/>
              <w:rPr>
                <w:ins w:id="3154" w:author="Опаева Лидия Арашаевна" w:date="2025-08-22T15:30:00Z"/>
                <w:lang w:eastAsia="en-US"/>
              </w:rPr>
            </w:pPr>
            <w:ins w:id="3155" w:author="Опаева Лидия Арашаевна" w:date="2025-08-22T15:30:00Z">
              <w:r w:rsidRPr="00A57119">
                <w:t>Строка</w:t>
              </w:r>
            </w:ins>
          </w:p>
        </w:tc>
        <w:tc>
          <w:tcPr>
            <w:tcW w:w="374" w:type="pct"/>
          </w:tcPr>
          <w:p w14:paraId="5B150506" w14:textId="77777777" w:rsidR="002C68BF" w:rsidRPr="00A57119" w:rsidRDefault="002C68BF" w:rsidP="002C68BF">
            <w:pPr>
              <w:pStyle w:val="GOSTTablenorm"/>
              <w:rPr>
                <w:ins w:id="3156" w:author="Опаева Лидия Арашаевна" w:date="2025-08-22T15:30:00Z"/>
              </w:rPr>
            </w:pPr>
            <w:ins w:id="3157" w:author="Опаева Лидия Арашаевна" w:date="2025-08-22T15:30:00Z">
              <w:r w:rsidRPr="00A57119">
                <w:t>Да</w:t>
              </w:r>
            </w:ins>
          </w:p>
        </w:tc>
        <w:tc>
          <w:tcPr>
            <w:tcW w:w="374" w:type="pct"/>
          </w:tcPr>
          <w:p w14:paraId="506EA39A" w14:textId="77777777" w:rsidR="002C68BF" w:rsidRPr="00A57119" w:rsidRDefault="002C68BF" w:rsidP="002C68BF">
            <w:pPr>
              <w:pStyle w:val="GOSTTablenorm"/>
              <w:rPr>
                <w:ins w:id="3158" w:author="Опаева Лидия Арашаевна" w:date="2025-08-22T15:30:00Z"/>
              </w:rPr>
            </w:pPr>
            <w:ins w:id="3159" w:author="Опаева Лидия Арашаевна" w:date="2025-08-22T15:30:00Z">
              <w:r w:rsidRPr="00A57119">
                <w:t>&lt;=20</w:t>
              </w:r>
            </w:ins>
          </w:p>
        </w:tc>
        <w:tc>
          <w:tcPr>
            <w:tcW w:w="1777" w:type="pct"/>
          </w:tcPr>
          <w:p w14:paraId="3F871E6A" w14:textId="77777777" w:rsidR="002C68BF" w:rsidRDefault="002C68BF" w:rsidP="002C68BF">
            <w:pPr>
              <w:pStyle w:val="GOSTTablenorm"/>
              <w:rPr>
                <w:ins w:id="3160" w:author="Опаева Лидия Арашаевна" w:date="2025-08-22T15:30:00Z"/>
              </w:rPr>
            </w:pPr>
            <w:ins w:id="3161" w:author="Опаева Лидия Арашаевна" w:date="2025-08-22T15:30:00Z">
              <w:r w:rsidRPr="00A57119">
                <w:t>Указывается подсистема, по операциям которого осуще</w:t>
              </w:r>
              <w:r>
                <w:t>ствляется формирование справки.</w:t>
              </w:r>
            </w:ins>
          </w:p>
          <w:p w14:paraId="3DA6AFAF" w14:textId="77777777" w:rsidR="002C68BF" w:rsidRDefault="002C68BF" w:rsidP="002C68BF">
            <w:pPr>
              <w:pStyle w:val="GOSTTablenorm"/>
              <w:rPr>
                <w:ins w:id="3162" w:author="Опаева Лидия Арашаевна" w:date="2025-08-22T15:30:00Z"/>
              </w:rPr>
            </w:pPr>
            <w:ins w:id="3163" w:author="Опаева Лидия Арашаевна" w:date="2025-08-22T15:30:00Z">
              <w:r w:rsidRPr="00A57119">
                <w:t>Возможны</w:t>
              </w:r>
              <w:r>
                <w:t>е значения:</w:t>
              </w:r>
            </w:ins>
          </w:p>
          <w:p w14:paraId="3EAEAAFC" w14:textId="77777777" w:rsidR="002C68BF" w:rsidRPr="00A57119" w:rsidRDefault="002C68BF" w:rsidP="002C68BF">
            <w:pPr>
              <w:pStyle w:val="GOSTTableListMark1"/>
              <w:rPr>
                <w:ins w:id="3164" w:author="Опаева Лидия Арашаевна" w:date="2025-08-22T15:30:00Z"/>
              </w:rPr>
            </w:pPr>
            <w:ins w:id="3165" w:author="Опаева Лидия Арашаевна" w:date="2025-08-22T15:30:00Z">
              <w:r w:rsidRPr="00BB7E48">
                <w:t xml:space="preserve"> «ПУР КС»</w:t>
              </w:r>
            </w:ins>
          </w:p>
        </w:tc>
      </w:tr>
      <w:tr w:rsidR="002C68BF" w:rsidRPr="00A57119" w14:paraId="3F34C654" w14:textId="77777777" w:rsidTr="002C68BF">
        <w:trPr>
          <w:ins w:id="3166" w:author="Опаева Лидия Арашаевна" w:date="2025-08-22T15:30:00Z"/>
        </w:trPr>
        <w:tc>
          <w:tcPr>
            <w:tcW w:w="1120" w:type="pct"/>
          </w:tcPr>
          <w:p w14:paraId="7FAEB36D" w14:textId="77777777" w:rsidR="002C68BF" w:rsidRPr="00B97E8E" w:rsidRDefault="002C68BF" w:rsidP="002C68BF">
            <w:pPr>
              <w:pStyle w:val="GOSTTablenorm"/>
              <w:rPr>
                <w:ins w:id="3167" w:author="Опаева Лидия Арашаевна" w:date="2025-08-22T15:30:00Z"/>
                <w:b/>
              </w:rPr>
            </w:pPr>
            <w:ins w:id="3168" w:author="Опаева Лидия Арашаевна" w:date="2025-08-22T15:30:00Z">
              <w:r w:rsidRPr="00B97E8E">
                <w:rPr>
                  <w:b/>
                </w:rPr>
                <w:t>Строки</w:t>
              </w:r>
            </w:ins>
          </w:p>
        </w:tc>
        <w:tc>
          <w:tcPr>
            <w:tcW w:w="795" w:type="pct"/>
          </w:tcPr>
          <w:p w14:paraId="6C266809" w14:textId="77777777" w:rsidR="002C68BF" w:rsidRPr="00B97E8E" w:rsidRDefault="002C68BF" w:rsidP="002C68BF">
            <w:pPr>
              <w:pStyle w:val="GOSTTablenorm"/>
              <w:rPr>
                <w:ins w:id="3169" w:author="Опаева Лидия Арашаевна" w:date="2025-08-22T15:30:00Z"/>
                <w:b/>
              </w:rPr>
            </w:pPr>
            <w:ins w:id="3170" w:author="Опаева Лидия Арашаевна" w:date="2025-08-22T15:30:00Z">
              <w:r w:rsidRPr="00B97E8E">
                <w:rPr>
                  <w:b/>
                </w:rPr>
                <w:t>T0504833</w:t>
              </w:r>
            </w:ins>
          </w:p>
        </w:tc>
        <w:tc>
          <w:tcPr>
            <w:tcW w:w="560" w:type="pct"/>
          </w:tcPr>
          <w:p w14:paraId="187222D3" w14:textId="77777777" w:rsidR="002C68BF" w:rsidRPr="00B97E8E" w:rsidRDefault="002C68BF" w:rsidP="002C68BF">
            <w:pPr>
              <w:pStyle w:val="GOSTTablenorm"/>
              <w:rPr>
                <w:ins w:id="3171" w:author="Опаева Лидия Арашаевна" w:date="2025-08-22T15:30:00Z"/>
                <w:lang w:eastAsia="en-US"/>
              </w:rPr>
            </w:pPr>
            <w:ins w:id="3172" w:author="Опаева Лидия Арашаевна" w:date="2025-08-22T15:30:00Z">
              <w:r w:rsidRPr="00B97E8E">
                <w:t>Массив</w:t>
              </w:r>
            </w:ins>
          </w:p>
        </w:tc>
        <w:tc>
          <w:tcPr>
            <w:tcW w:w="374" w:type="pct"/>
          </w:tcPr>
          <w:p w14:paraId="6DAEAE60" w14:textId="77777777" w:rsidR="002C68BF" w:rsidRPr="00A57119" w:rsidRDefault="002C68BF" w:rsidP="002C68BF">
            <w:pPr>
              <w:pStyle w:val="GOSTTablenorm"/>
              <w:rPr>
                <w:ins w:id="3173" w:author="Опаева Лидия Арашаевна" w:date="2025-08-22T15:30:00Z"/>
              </w:rPr>
            </w:pPr>
            <w:ins w:id="3174" w:author="Опаева Лидия Арашаевна" w:date="2025-08-22T15:30:00Z">
              <w:r w:rsidRPr="00A57119">
                <w:t>Да</w:t>
              </w:r>
            </w:ins>
          </w:p>
        </w:tc>
        <w:tc>
          <w:tcPr>
            <w:tcW w:w="374" w:type="pct"/>
          </w:tcPr>
          <w:p w14:paraId="61647BC7" w14:textId="77777777" w:rsidR="002C68BF" w:rsidRPr="00A57119" w:rsidRDefault="002C68BF" w:rsidP="002C68BF">
            <w:pPr>
              <w:pStyle w:val="GOSTTablenorm"/>
              <w:rPr>
                <w:ins w:id="3175" w:author="Опаева Лидия Арашаевна" w:date="2025-08-22T15:30:00Z"/>
              </w:rPr>
            </w:pPr>
          </w:p>
        </w:tc>
        <w:tc>
          <w:tcPr>
            <w:tcW w:w="1777" w:type="pct"/>
          </w:tcPr>
          <w:p w14:paraId="66ED7880" w14:textId="77777777" w:rsidR="002C68BF" w:rsidRPr="00A57119" w:rsidRDefault="002C68BF" w:rsidP="002C68BF">
            <w:pPr>
              <w:pStyle w:val="GOSTTablenorm"/>
              <w:rPr>
                <w:ins w:id="3176" w:author="Опаева Лидия Арашаевна" w:date="2025-08-22T15:30:00Z"/>
              </w:rPr>
            </w:pPr>
          </w:p>
        </w:tc>
      </w:tr>
      <w:tr w:rsidR="002C68BF" w:rsidRPr="00A57119" w14:paraId="65D4797C" w14:textId="77777777" w:rsidTr="002C68BF">
        <w:trPr>
          <w:ins w:id="3177" w:author="Опаева Лидия Арашаевна" w:date="2025-08-22T15:30:00Z"/>
        </w:trPr>
        <w:tc>
          <w:tcPr>
            <w:tcW w:w="1120" w:type="pct"/>
          </w:tcPr>
          <w:p w14:paraId="66A959B5" w14:textId="77777777" w:rsidR="002C68BF" w:rsidRPr="00A57119" w:rsidRDefault="002C68BF" w:rsidP="002C68BF">
            <w:pPr>
              <w:pStyle w:val="GOSTTablenorm"/>
              <w:rPr>
                <w:ins w:id="3178" w:author="Опаева Лидия Арашаевна" w:date="2025-08-22T15:30:00Z"/>
              </w:rPr>
            </w:pPr>
            <w:ins w:id="3179" w:author="Опаева Лидия Арашаевна" w:date="2025-08-22T15:30:00Z">
              <w:r w:rsidRPr="00A57119">
                <w:t>Идентификатор строки</w:t>
              </w:r>
            </w:ins>
          </w:p>
        </w:tc>
        <w:tc>
          <w:tcPr>
            <w:tcW w:w="795" w:type="pct"/>
          </w:tcPr>
          <w:p w14:paraId="09E362C1" w14:textId="77777777" w:rsidR="002C68BF" w:rsidRPr="00A57119" w:rsidRDefault="002C68BF" w:rsidP="002C68BF">
            <w:pPr>
              <w:pStyle w:val="GOSTTablenorm"/>
              <w:rPr>
                <w:ins w:id="3180" w:author="Опаева Лидия Арашаевна" w:date="2025-08-22T15:30:00Z"/>
              </w:rPr>
            </w:pPr>
            <w:ins w:id="3181" w:author="Опаева Лидия Арашаевна" w:date="2025-08-22T15:30:00Z">
              <w:r w:rsidRPr="00B97E8E">
                <w:rPr>
                  <w:b/>
                </w:rPr>
                <w:t>T0504833:</w:t>
              </w:r>
              <w:r w:rsidRPr="00A57119">
                <w:rPr>
                  <w:lang w:val="en-US"/>
                </w:rPr>
                <w:t>id</w:t>
              </w:r>
            </w:ins>
          </w:p>
        </w:tc>
        <w:tc>
          <w:tcPr>
            <w:tcW w:w="560" w:type="pct"/>
          </w:tcPr>
          <w:p w14:paraId="73502C19" w14:textId="77777777" w:rsidR="002C68BF" w:rsidRPr="00A57119" w:rsidRDefault="002C68BF" w:rsidP="002C68BF">
            <w:pPr>
              <w:pStyle w:val="GOSTTablenorm"/>
              <w:rPr>
                <w:ins w:id="3182" w:author="Опаева Лидия Арашаевна" w:date="2025-08-22T15:30:00Z"/>
              </w:rPr>
            </w:pPr>
            <w:ins w:id="3183" w:author="Опаева Лидия Арашаевна" w:date="2025-08-22T15:30:00Z">
              <w:r w:rsidRPr="00A57119">
                <w:t>Число</w:t>
              </w:r>
            </w:ins>
          </w:p>
        </w:tc>
        <w:tc>
          <w:tcPr>
            <w:tcW w:w="374" w:type="pct"/>
          </w:tcPr>
          <w:p w14:paraId="65B8BECE" w14:textId="77777777" w:rsidR="002C68BF" w:rsidRPr="00A57119" w:rsidRDefault="002C68BF" w:rsidP="002C68BF">
            <w:pPr>
              <w:pStyle w:val="GOSTTablenorm"/>
              <w:rPr>
                <w:ins w:id="3184" w:author="Опаева Лидия Арашаевна" w:date="2025-08-22T15:30:00Z"/>
              </w:rPr>
            </w:pPr>
            <w:ins w:id="3185" w:author="Опаева Лидия Арашаевна" w:date="2025-08-22T15:30:00Z">
              <w:r w:rsidRPr="00A57119">
                <w:t>Да</w:t>
              </w:r>
            </w:ins>
          </w:p>
        </w:tc>
        <w:tc>
          <w:tcPr>
            <w:tcW w:w="374" w:type="pct"/>
          </w:tcPr>
          <w:p w14:paraId="7B7CCB42" w14:textId="77777777" w:rsidR="002C68BF" w:rsidRPr="00A57119" w:rsidRDefault="002C68BF" w:rsidP="002C68BF">
            <w:pPr>
              <w:pStyle w:val="GOSTTablenorm"/>
              <w:rPr>
                <w:ins w:id="3186" w:author="Опаева Лидия Арашаевна" w:date="2025-08-22T15:30:00Z"/>
              </w:rPr>
            </w:pPr>
            <w:ins w:id="3187" w:author="Опаева Лидия Арашаевна" w:date="2025-08-22T15:30:00Z">
              <w:r w:rsidRPr="00A57119">
                <w:t>&lt;=20</w:t>
              </w:r>
            </w:ins>
          </w:p>
        </w:tc>
        <w:tc>
          <w:tcPr>
            <w:tcW w:w="1777" w:type="pct"/>
          </w:tcPr>
          <w:p w14:paraId="7D8EAECA" w14:textId="77777777" w:rsidR="002C68BF" w:rsidRPr="00A57119" w:rsidRDefault="002C68BF" w:rsidP="002C68BF">
            <w:pPr>
              <w:pStyle w:val="GOSTTablenorm"/>
              <w:rPr>
                <w:ins w:id="3188" w:author="Опаева Лидия Арашаевна" w:date="2025-08-22T15:30:00Z"/>
              </w:rPr>
            </w:pPr>
            <w:ins w:id="3189" w:author="Опаева Лидия Арашаевна" w:date="2025-08-22T15:30:00Z">
              <w:r w:rsidRPr="00A57119">
                <w:t>Указывается технический идентификатор строки</w:t>
              </w:r>
            </w:ins>
          </w:p>
        </w:tc>
      </w:tr>
      <w:tr w:rsidR="002C68BF" w:rsidRPr="00A57119" w14:paraId="5CDF7104" w14:textId="77777777" w:rsidTr="002C68BF">
        <w:trPr>
          <w:ins w:id="3190" w:author="Опаева Лидия Арашаевна" w:date="2025-08-22T15:30:00Z"/>
        </w:trPr>
        <w:tc>
          <w:tcPr>
            <w:tcW w:w="1120" w:type="pct"/>
          </w:tcPr>
          <w:p w14:paraId="23457EDD" w14:textId="77777777" w:rsidR="002C68BF" w:rsidRPr="00A57119" w:rsidRDefault="002C68BF" w:rsidP="002C68BF">
            <w:pPr>
              <w:pStyle w:val="GOSTTablenorm"/>
              <w:rPr>
                <w:ins w:id="3191" w:author="Опаева Лидия Арашаевна" w:date="2025-08-22T15:30:00Z"/>
              </w:rPr>
            </w:pPr>
            <w:ins w:id="3192" w:author="Опаева Лидия Арашаевна" w:date="2025-08-22T15:30:00Z">
              <w:r w:rsidRPr="00A57119">
                <w:t>Номер строки</w:t>
              </w:r>
            </w:ins>
          </w:p>
        </w:tc>
        <w:tc>
          <w:tcPr>
            <w:tcW w:w="795" w:type="pct"/>
          </w:tcPr>
          <w:p w14:paraId="3C209E94" w14:textId="77777777" w:rsidR="002C68BF" w:rsidRPr="00A57119" w:rsidRDefault="002C68BF" w:rsidP="002C68BF">
            <w:pPr>
              <w:pStyle w:val="GOSTTablenorm"/>
              <w:rPr>
                <w:ins w:id="3193" w:author="Опаева Лидия Арашаевна" w:date="2025-08-22T15:30:00Z"/>
              </w:rPr>
            </w:pPr>
            <w:ins w:id="3194" w:author="Опаева Лидия Арашаевна" w:date="2025-08-22T15:30:00Z">
              <w:r w:rsidRPr="00B97E8E">
                <w:rPr>
                  <w:b/>
                </w:rPr>
                <w:t>T0504833:</w:t>
              </w:r>
              <w:r w:rsidRPr="00A57119">
                <w:t>NPP</w:t>
              </w:r>
            </w:ins>
          </w:p>
        </w:tc>
        <w:tc>
          <w:tcPr>
            <w:tcW w:w="560" w:type="pct"/>
          </w:tcPr>
          <w:p w14:paraId="4A7079BE" w14:textId="77777777" w:rsidR="002C68BF" w:rsidRPr="00A57119" w:rsidRDefault="002C68BF" w:rsidP="002C68BF">
            <w:pPr>
              <w:pStyle w:val="GOSTTablenorm"/>
              <w:rPr>
                <w:ins w:id="3195" w:author="Опаева Лидия Арашаевна" w:date="2025-08-22T15:30:00Z"/>
                <w:lang w:eastAsia="en-US"/>
              </w:rPr>
            </w:pPr>
            <w:ins w:id="3196" w:author="Опаева Лидия Арашаевна" w:date="2025-08-22T15:30:00Z">
              <w:r w:rsidRPr="00A57119">
                <w:t>Число</w:t>
              </w:r>
            </w:ins>
          </w:p>
        </w:tc>
        <w:tc>
          <w:tcPr>
            <w:tcW w:w="374" w:type="pct"/>
          </w:tcPr>
          <w:p w14:paraId="57FB5007" w14:textId="77777777" w:rsidR="002C68BF" w:rsidRPr="00A57119" w:rsidRDefault="002C68BF" w:rsidP="002C68BF">
            <w:pPr>
              <w:pStyle w:val="GOSTTablenorm"/>
              <w:rPr>
                <w:ins w:id="3197" w:author="Опаева Лидия Арашаевна" w:date="2025-08-22T15:30:00Z"/>
              </w:rPr>
            </w:pPr>
            <w:ins w:id="3198" w:author="Опаева Лидия Арашаевна" w:date="2025-08-22T15:30:00Z">
              <w:r w:rsidRPr="00A57119">
                <w:t>Да</w:t>
              </w:r>
            </w:ins>
          </w:p>
        </w:tc>
        <w:tc>
          <w:tcPr>
            <w:tcW w:w="374" w:type="pct"/>
          </w:tcPr>
          <w:p w14:paraId="5F3A0CDC" w14:textId="77777777" w:rsidR="002C68BF" w:rsidRPr="00A57119" w:rsidRDefault="002C68BF" w:rsidP="002C68BF">
            <w:pPr>
              <w:pStyle w:val="GOSTTablenorm"/>
              <w:rPr>
                <w:ins w:id="3199" w:author="Опаева Лидия Арашаевна" w:date="2025-08-22T15:30:00Z"/>
              </w:rPr>
            </w:pPr>
            <w:ins w:id="3200" w:author="Опаева Лидия Арашаевна" w:date="2025-08-22T15:30:00Z">
              <w:r w:rsidRPr="00A57119">
                <w:t>&lt;=5</w:t>
              </w:r>
            </w:ins>
          </w:p>
        </w:tc>
        <w:tc>
          <w:tcPr>
            <w:tcW w:w="1777" w:type="pct"/>
          </w:tcPr>
          <w:p w14:paraId="510C387A" w14:textId="77777777" w:rsidR="002C68BF" w:rsidRPr="00A57119" w:rsidRDefault="002C68BF" w:rsidP="002C68BF">
            <w:pPr>
              <w:pStyle w:val="GOSTTablenorm"/>
              <w:rPr>
                <w:ins w:id="3201" w:author="Опаева Лидия Арашаевна" w:date="2025-08-22T15:30:00Z"/>
              </w:rPr>
            </w:pPr>
            <w:ins w:id="3202" w:author="Опаева Лидия Арашаевна" w:date="2025-08-22T15:30:00Z">
              <w:r w:rsidRPr="00A57119">
                <w:t>Указывается порядковый номер строки</w:t>
              </w:r>
            </w:ins>
          </w:p>
        </w:tc>
      </w:tr>
      <w:tr w:rsidR="002C68BF" w:rsidRPr="00A57119" w14:paraId="21F7813A" w14:textId="77777777" w:rsidTr="002C68BF">
        <w:trPr>
          <w:ins w:id="3203" w:author="Опаева Лидия Арашаевна" w:date="2025-08-22T15:30:00Z"/>
        </w:trPr>
        <w:tc>
          <w:tcPr>
            <w:tcW w:w="1120" w:type="pct"/>
          </w:tcPr>
          <w:p w14:paraId="1F8AF252" w14:textId="77777777" w:rsidR="002C68BF" w:rsidRPr="00A57119" w:rsidRDefault="002C68BF" w:rsidP="002C68BF">
            <w:pPr>
              <w:pStyle w:val="GOSTTablenorm"/>
              <w:rPr>
                <w:ins w:id="3204" w:author="Опаева Лидия Арашаевна" w:date="2025-08-22T15:30:00Z"/>
              </w:rPr>
            </w:pPr>
            <w:ins w:id="3205" w:author="Опаева Лидия Арашаевна" w:date="2025-08-22T15:30:00Z">
              <w:r w:rsidRPr="00A57119">
                <w:t>Сумма в валюте документа</w:t>
              </w:r>
            </w:ins>
          </w:p>
        </w:tc>
        <w:tc>
          <w:tcPr>
            <w:tcW w:w="795" w:type="pct"/>
          </w:tcPr>
          <w:p w14:paraId="307EF979" w14:textId="77777777" w:rsidR="002C68BF" w:rsidRPr="00A57119" w:rsidRDefault="002C68BF" w:rsidP="002C68BF">
            <w:pPr>
              <w:pStyle w:val="GOSTTablenorm"/>
              <w:rPr>
                <w:ins w:id="3206" w:author="Опаева Лидия Арашаевна" w:date="2025-08-22T15:30:00Z"/>
              </w:rPr>
            </w:pPr>
            <w:ins w:id="3207" w:author="Опаева Лидия Арашаевна" w:date="2025-08-22T15:30:00Z">
              <w:r w:rsidRPr="00B97E8E">
                <w:rPr>
                  <w:b/>
                </w:rPr>
                <w:t>T0504833:</w:t>
              </w:r>
              <w:r w:rsidRPr="00A57119">
                <w:t>SUMM</w:t>
              </w:r>
            </w:ins>
          </w:p>
        </w:tc>
        <w:tc>
          <w:tcPr>
            <w:tcW w:w="560" w:type="pct"/>
          </w:tcPr>
          <w:p w14:paraId="12356DF4" w14:textId="77777777" w:rsidR="002C68BF" w:rsidRPr="00A57119" w:rsidRDefault="002C68BF" w:rsidP="002C68BF">
            <w:pPr>
              <w:pStyle w:val="GOSTTablenorm"/>
              <w:rPr>
                <w:ins w:id="3208" w:author="Опаева Лидия Арашаевна" w:date="2025-08-22T15:30:00Z"/>
                <w:lang w:eastAsia="en-US"/>
              </w:rPr>
            </w:pPr>
            <w:ins w:id="3209" w:author="Опаева Лидия Арашаевна" w:date="2025-08-22T15:30:00Z">
              <w:r w:rsidRPr="00A57119">
                <w:t>Сумма</w:t>
              </w:r>
            </w:ins>
          </w:p>
        </w:tc>
        <w:tc>
          <w:tcPr>
            <w:tcW w:w="374" w:type="pct"/>
          </w:tcPr>
          <w:p w14:paraId="26C7D8B3" w14:textId="77777777" w:rsidR="002C68BF" w:rsidRPr="00A57119" w:rsidRDefault="002C68BF" w:rsidP="002C68BF">
            <w:pPr>
              <w:pStyle w:val="GOSTTablenorm"/>
              <w:rPr>
                <w:ins w:id="3210" w:author="Опаева Лидия Арашаевна" w:date="2025-08-22T15:30:00Z"/>
              </w:rPr>
            </w:pPr>
            <w:ins w:id="3211" w:author="Опаева Лидия Арашаевна" w:date="2025-08-22T15:30:00Z">
              <w:r w:rsidRPr="00A57119">
                <w:t>Да</w:t>
              </w:r>
            </w:ins>
          </w:p>
        </w:tc>
        <w:tc>
          <w:tcPr>
            <w:tcW w:w="374" w:type="pct"/>
          </w:tcPr>
          <w:p w14:paraId="5BD10133" w14:textId="77777777" w:rsidR="002C68BF" w:rsidRPr="00A57119" w:rsidRDefault="002C68BF" w:rsidP="002C68BF">
            <w:pPr>
              <w:pStyle w:val="GOSTTablenorm"/>
              <w:rPr>
                <w:ins w:id="3212" w:author="Опаева Лидия Арашаевна" w:date="2025-08-22T15:30:00Z"/>
              </w:rPr>
            </w:pPr>
          </w:p>
        </w:tc>
        <w:tc>
          <w:tcPr>
            <w:tcW w:w="1777" w:type="pct"/>
          </w:tcPr>
          <w:p w14:paraId="7C27E7E0" w14:textId="77777777" w:rsidR="002C68BF" w:rsidRPr="00A57119" w:rsidRDefault="002C68BF" w:rsidP="002C68BF">
            <w:pPr>
              <w:pStyle w:val="GOSTTablenorm"/>
              <w:rPr>
                <w:ins w:id="3213" w:author="Опаева Лидия Арашаевна" w:date="2025-08-22T15:30:00Z"/>
              </w:rPr>
            </w:pPr>
            <w:ins w:id="3214" w:author="Опаева Лидия Арашаевна" w:date="2025-08-22T15:30:00Z">
              <w:r w:rsidRPr="00A57119">
                <w:t xml:space="preserve">Сумма передается в единицах валюты, указанной в параметре TtlPrt_CdCrr, с </w:t>
              </w:r>
              <w:r>
                <w:t>точностью 2 знака после запятой</w:t>
              </w:r>
            </w:ins>
          </w:p>
        </w:tc>
      </w:tr>
      <w:tr w:rsidR="002C68BF" w:rsidRPr="00A57119" w14:paraId="298FB2EF" w14:textId="77777777" w:rsidTr="002C68BF">
        <w:trPr>
          <w:ins w:id="3215" w:author="Опаева Лидия Арашаевна" w:date="2025-08-22T15:30:00Z"/>
        </w:trPr>
        <w:tc>
          <w:tcPr>
            <w:tcW w:w="1120" w:type="pct"/>
          </w:tcPr>
          <w:p w14:paraId="2F25437F" w14:textId="77777777" w:rsidR="002C68BF" w:rsidRPr="00A57119" w:rsidRDefault="002C68BF" w:rsidP="002C68BF">
            <w:pPr>
              <w:pStyle w:val="GOSTTablenorm"/>
              <w:rPr>
                <w:ins w:id="3216" w:author="Опаева Лидия Арашаевна" w:date="2025-08-22T15:30:00Z"/>
              </w:rPr>
            </w:pPr>
            <w:ins w:id="3217" w:author="Опаева Лидия Арашаевна" w:date="2025-08-22T15:30:00Z">
              <w:r w:rsidRPr="00A57119">
                <w:t>Учетная сумма</w:t>
              </w:r>
            </w:ins>
          </w:p>
        </w:tc>
        <w:tc>
          <w:tcPr>
            <w:tcW w:w="795" w:type="pct"/>
          </w:tcPr>
          <w:p w14:paraId="439B262B" w14:textId="77777777" w:rsidR="002C68BF" w:rsidRPr="00A57119" w:rsidRDefault="002C68BF" w:rsidP="002C68BF">
            <w:pPr>
              <w:pStyle w:val="GOSTTablenorm"/>
              <w:rPr>
                <w:ins w:id="3218" w:author="Опаева Лидия Арашаевна" w:date="2025-08-22T15:30:00Z"/>
              </w:rPr>
            </w:pPr>
            <w:ins w:id="3219" w:author="Опаева Лидия Арашаевна" w:date="2025-08-22T15:30:00Z">
              <w:r w:rsidRPr="00B97E8E">
                <w:rPr>
                  <w:b/>
                </w:rPr>
                <w:t>T0504833:</w:t>
              </w:r>
              <w:r w:rsidRPr="00A57119">
                <w:t>RgSUMM</w:t>
              </w:r>
            </w:ins>
          </w:p>
        </w:tc>
        <w:tc>
          <w:tcPr>
            <w:tcW w:w="560" w:type="pct"/>
          </w:tcPr>
          <w:p w14:paraId="321420F4" w14:textId="77777777" w:rsidR="002C68BF" w:rsidRPr="00A57119" w:rsidRDefault="002C68BF" w:rsidP="002C68BF">
            <w:pPr>
              <w:pStyle w:val="GOSTTablenorm"/>
              <w:rPr>
                <w:ins w:id="3220" w:author="Опаева Лидия Арашаевна" w:date="2025-08-22T15:30:00Z"/>
                <w:lang w:eastAsia="en-US"/>
              </w:rPr>
            </w:pPr>
            <w:ins w:id="3221" w:author="Опаева Лидия Арашаевна" w:date="2025-08-22T15:30:00Z">
              <w:r w:rsidRPr="00A57119">
                <w:t>Сумма</w:t>
              </w:r>
            </w:ins>
          </w:p>
        </w:tc>
        <w:tc>
          <w:tcPr>
            <w:tcW w:w="374" w:type="pct"/>
          </w:tcPr>
          <w:p w14:paraId="4941089B" w14:textId="77777777" w:rsidR="002C68BF" w:rsidRPr="00A57119" w:rsidRDefault="002C68BF" w:rsidP="002C68BF">
            <w:pPr>
              <w:pStyle w:val="GOSTTablenorm"/>
              <w:rPr>
                <w:ins w:id="3222" w:author="Опаева Лидия Арашаевна" w:date="2025-08-22T15:30:00Z"/>
              </w:rPr>
            </w:pPr>
            <w:ins w:id="3223" w:author="Опаева Лидия Арашаевна" w:date="2025-08-22T15:30:00Z">
              <w:r w:rsidRPr="00A57119">
                <w:t>Да</w:t>
              </w:r>
            </w:ins>
          </w:p>
        </w:tc>
        <w:tc>
          <w:tcPr>
            <w:tcW w:w="374" w:type="pct"/>
          </w:tcPr>
          <w:p w14:paraId="5EF40596" w14:textId="77777777" w:rsidR="002C68BF" w:rsidRPr="00A57119" w:rsidRDefault="002C68BF" w:rsidP="002C68BF">
            <w:pPr>
              <w:pStyle w:val="GOSTTablenorm"/>
              <w:rPr>
                <w:ins w:id="3224" w:author="Опаева Лидия Арашаевна" w:date="2025-08-22T15:30:00Z"/>
              </w:rPr>
            </w:pPr>
          </w:p>
        </w:tc>
        <w:tc>
          <w:tcPr>
            <w:tcW w:w="1777" w:type="pct"/>
          </w:tcPr>
          <w:p w14:paraId="52873F2E" w14:textId="77777777" w:rsidR="002C68BF" w:rsidRPr="00A57119" w:rsidRDefault="002C68BF" w:rsidP="002C68BF">
            <w:pPr>
              <w:pStyle w:val="GOSTTablenorm"/>
              <w:rPr>
                <w:ins w:id="3225" w:author="Опаева Лидия Арашаевна" w:date="2025-08-22T15:30:00Z"/>
              </w:rPr>
            </w:pPr>
            <w:ins w:id="3226" w:author="Опаева Лидия Арашаевна" w:date="2025-08-22T15:30:00Z">
              <w:r w:rsidRPr="00A57119">
                <w:t>Сумма передается в единицах валюты учета (в рублях) с точностью 2 знака после запято</w:t>
              </w:r>
              <w:r>
                <w:t>й</w:t>
              </w:r>
            </w:ins>
          </w:p>
        </w:tc>
      </w:tr>
      <w:tr w:rsidR="002C68BF" w:rsidRPr="00A57119" w14:paraId="7747A721" w14:textId="77777777" w:rsidTr="002C68BF">
        <w:trPr>
          <w:ins w:id="3227" w:author="Опаева Лидия Арашаевна" w:date="2025-08-22T15:30:00Z"/>
        </w:trPr>
        <w:tc>
          <w:tcPr>
            <w:tcW w:w="1120" w:type="pct"/>
          </w:tcPr>
          <w:p w14:paraId="08D051E5" w14:textId="77777777" w:rsidR="002C68BF" w:rsidRPr="00A57119" w:rsidRDefault="002C68BF" w:rsidP="002C68BF">
            <w:pPr>
              <w:pStyle w:val="GOSTTablenorm"/>
              <w:rPr>
                <w:ins w:id="3228" w:author="Опаева Лидия Арашаевна" w:date="2025-08-22T15:30:00Z"/>
              </w:rPr>
            </w:pPr>
            <w:ins w:id="3229" w:author="Опаева Лидия Арашаевна" w:date="2025-08-22T15:30:00Z">
              <w:r w:rsidRPr="00A57119">
                <w:t>Счет Дт</w:t>
              </w:r>
            </w:ins>
          </w:p>
        </w:tc>
        <w:tc>
          <w:tcPr>
            <w:tcW w:w="795" w:type="pct"/>
          </w:tcPr>
          <w:p w14:paraId="3AE27437" w14:textId="77777777" w:rsidR="002C68BF" w:rsidRPr="00A57119" w:rsidRDefault="002C68BF" w:rsidP="002C68BF">
            <w:pPr>
              <w:pStyle w:val="GOSTTablenorm"/>
              <w:rPr>
                <w:ins w:id="3230" w:author="Опаева Лидия Арашаевна" w:date="2025-08-22T15:30:00Z"/>
              </w:rPr>
            </w:pPr>
            <w:ins w:id="3231" w:author="Опаева Лидия Арашаевна" w:date="2025-08-22T15:30:00Z">
              <w:r w:rsidRPr="00B97E8E">
                <w:rPr>
                  <w:b/>
                </w:rPr>
                <w:t>T0504833:</w:t>
              </w:r>
              <w:r w:rsidRPr="00A57119">
                <w:t>DT_ACCOUNT</w:t>
              </w:r>
            </w:ins>
          </w:p>
        </w:tc>
        <w:tc>
          <w:tcPr>
            <w:tcW w:w="560" w:type="pct"/>
          </w:tcPr>
          <w:p w14:paraId="1C913A66" w14:textId="77777777" w:rsidR="002C68BF" w:rsidRPr="00A57119" w:rsidRDefault="002C68BF" w:rsidP="002C68BF">
            <w:pPr>
              <w:pStyle w:val="GOSTTablenorm"/>
              <w:rPr>
                <w:ins w:id="3232" w:author="Опаева Лидия Арашаевна" w:date="2025-08-22T15:30:00Z"/>
                <w:lang w:eastAsia="en-US"/>
              </w:rPr>
            </w:pPr>
            <w:ins w:id="3233" w:author="Опаева Лидия Арашаевна" w:date="2025-08-22T15:30:00Z">
              <w:r w:rsidRPr="00A57119">
                <w:t>Строка</w:t>
              </w:r>
            </w:ins>
          </w:p>
        </w:tc>
        <w:tc>
          <w:tcPr>
            <w:tcW w:w="374" w:type="pct"/>
          </w:tcPr>
          <w:p w14:paraId="0A7A1B6C" w14:textId="77777777" w:rsidR="002C68BF" w:rsidRPr="00A57119" w:rsidRDefault="002C68BF" w:rsidP="002C68BF">
            <w:pPr>
              <w:pStyle w:val="GOSTTablenorm"/>
              <w:rPr>
                <w:ins w:id="3234" w:author="Опаева Лидия Арашаевна" w:date="2025-08-22T15:30:00Z"/>
              </w:rPr>
            </w:pPr>
            <w:ins w:id="3235" w:author="Опаева Лидия Арашаевна" w:date="2025-08-22T15:30:00Z">
              <w:r w:rsidRPr="00A57119">
                <w:t>Да</w:t>
              </w:r>
            </w:ins>
          </w:p>
        </w:tc>
        <w:tc>
          <w:tcPr>
            <w:tcW w:w="374" w:type="pct"/>
          </w:tcPr>
          <w:p w14:paraId="097AB2D6" w14:textId="77777777" w:rsidR="002C68BF" w:rsidRPr="00A57119" w:rsidRDefault="002C68BF" w:rsidP="002C68BF">
            <w:pPr>
              <w:pStyle w:val="GOSTTablenorm"/>
              <w:rPr>
                <w:ins w:id="3236" w:author="Опаева Лидия Арашаевна" w:date="2025-08-22T15:30:00Z"/>
              </w:rPr>
            </w:pPr>
            <w:ins w:id="3237" w:author="Опаева Лидия Арашаевна" w:date="2025-08-22T15:30:00Z">
              <w:r w:rsidRPr="00A57119">
                <w:rPr>
                  <w:lang w:val="en-US"/>
                </w:rPr>
                <w:t>&lt;</w:t>
              </w:r>
              <w:r w:rsidRPr="00A57119">
                <w:t>=5</w:t>
              </w:r>
            </w:ins>
          </w:p>
        </w:tc>
        <w:tc>
          <w:tcPr>
            <w:tcW w:w="1777" w:type="pct"/>
          </w:tcPr>
          <w:p w14:paraId="432B82D9" w14:textId="77777777" w:rsidR="002C68BF" w:rsidRPr="00A57119" w:rsidRDefault="002C68BF" w:rsidP="002C68BF">
            <w:pPr>
              <w:pStyle w:val="GOSTTablenorm"/>
              <w:rPr>
                <w:ins w:id="3238" w:author="Опаева Лидия Арашаевна" w:date="2025-08-22T15:30:00Z"/>
              </w:rPr>
            </w:pPr>
            <w:ins w:id="3239" w:author="Опаева Лидия Арашаевна" w:date="2025-08-22T15:30:00Z">
              <w:r w:rsidRPr="00A57119">
                <w:t xml:space="preserve">Указывается код счета казначейского учета (номер забалансового счета) в соответствии со справочником «План счетов» в </w:t>
              </w:r>
              <w:r w:rsidRPr="00A57119">
                <w:rPr>
                  <w:lang w:val="en-US"/>
                </w:rPr>
                <w:t>SVAP</w:t>
              </w:r>
              <w:r w:rsidRPr="00A57119">
                <w:t xml:space="preserve"> для о</w:t>
              </w:r>
              <w:r>
                <w:t>тражения по дебету записи учета</w:t>
              </w:r>
            </w:ins>
          </w:p>
        </w:tc>
      </w:tr>
      <w:tr w:rsidR="002C68BF" w:rsidRPr="00A57119" w14:paraId="1F1937F0" w14:textId="77777777" w:rsidTr="002C68BF">
        <w:trPr>
          <w:ins w:id="3240" w:author="Опаева Лидия Арашаевна" w:date="2025-08-22T15:30:00Z"/>
        </w:trPr>
        <w:tc>
          <w:tcPr>
            <w:tcW w:w="1120" w:type="pct"/>
          </w:tcPr>
          <w:p w14:paraId="12E39733" w14:textId="77777777" w:rsidR="002C68BF" w:rsidRPr="00A57119" w:rsidRDefault="002C68BF" w:rsidP="002C68BF">
            <w:pPr>
              <w:pStyle w:val="GOSTTablenorm"/>
              <w:rPr>
                <w:ins w:id="3241" w:author="Опаева Лидия Арашаевна" w:date="2025-08-22T15:30:00Z"/>
              </w:rPr>
            </w:pPr>
            <w:ins w:id="3242" w:author="Опаева Лидия Арашаевна" w:date="2025-08-22T15:30:00Z">
              <w:r w:rsidRPr="00A57119">
                <w:t>ОКТМО КС Дт</w:t>
              </w:r>
            </w:ins>
          </w:p>
        </w:tc>
        <w:tc>
          <w:tcPr>
            <w:tcW w:w="795" w:type="pct"/>
          </w:tcPr>
          <w:p w14:paraId="402C3CE5" w14:textId="77777777" w:rsidR="002C68BF" w:rsidRPr="00A57119" w:rsidRDefault="002C68BF" w:rsidP="002C68BF">
            <w:pPr>
              <w:pStyle w:val="GOSTTablenorm"/>
              <w:rPr>
                <w:ins w:id="3243" w:author="Опаева Лидия Арашаевна" w:date="2025-08-22T15:30:00Z"/>
              </w:rPr>
            </w:pPr>
            <w:ins w:id="3244" w:author="Опаева Лидия Арашаевна" w:date="2025-08-22T15:30:00Z">
              <w:r w:rsidRPr="00B97E8E">
                <w:rPr>
                  <w:b/>
                </w:rPr>
                <w:t>T0504833:</w:t>
              </w:r>
              <w:r w:rsidRPr="00A57119">
                <w:t>DT_OKTMOKS</w:t>
              </w:r>
            </w:ins>
          </w:p>
        </w:tc>
        <w:tc>
          <w:tcPr>
            <w:tcW w:w="560" w:type="pct"/>
          </w:tcPr>
          <w:p w14:paraId="7C28EDF6" w14:textId="77777777" w:rsidR="002C68BF" w:rsidRPr="00A57119" w:rsidRDefault="002C68BF" w:rsidP="002C68BF">
            <w:pPr>
              <w:pStyle w:val="GOSTTablenorm"/>
              <w:rPr>
                <w:ins w:id="3245" w:author="Опаева Лидия Арашаевна" w:date="2025-08-22T15:30:00Z"/>
                <w:lang w:eastAsia="en-US"/>
              </w:rPr>
            </w:pPr>
            <w:ins w:id="3246" w:author="Опаева Лидия Арашаевна" w:date="2025-08-22T15:30:00Z">
              <w:r w:rsidRPr="00A57119">
                <w:t>Строка</w:t>
              </w:r>
            </w:ins>
          </w:p>
        </w:tc>
        <w:tc>
          <w:tcPr>
            <w:tcW w:w="374" w:type="pct"/>
          </w:tcPr>
          <w:p w14:paraId="493DEF3A" w14:textId="77777777" w:rsidR="002C68BF" w:rsidRPr="00A57119" w:rsidRDefault="002C68BF" w:rsidP="002C68BF">
            <w:pPr>
              <w:pStyle w:val="GOSTTablenorm"/>
              <w:rPr>
                <w:ins w:id="3247" w:author="Опаева Лидия Арашаевна" w:date="2025-08-22T15:30:00Z"/>
              </w:rPr>
            </w:pPr>
            <w:ins w:id="3248" w:author="Опаева Лидия Арашаевна" w:date="2025-08-22T15:30:00Z">
              <w:r w:rsidRPr="00A57119">
                <w:t>Да</w:t>
              </w:r>
            </w:ins>
          </w:p>
        </w:tc>
        <w:tc>
          <w:tcPr>
            <w:tcW w:w="374" w:type="pct"/>
          </w:tcPr>
          <w:p w14:paraId="680F5D75" w14:textId="77777777" w:rsidR="002C68BF" w:rsidRPr="00A57119" w:rsidRDefault="002C68BF" w:rsidP="002C68BF">
            <w:pPr>
              <w:pStyle w:val="GOSTTablenorm"/>
              <w:rPr>
                <w:ins w:id="3249" w:author="Опаева Лидия Арашаевна" w:date="2025-08-22T15:30:00Z"/>
              </w:rPr>
            </w:pPr>
            <w:ins w:id="3250" w:author="Опаева Лидия Арашаевна" w:date="2025-08-22T15:30:00Z">
              <w:r w:rsidRPr="00A57119">
                <w:t>&lt;=8</w:t>
              </w:r>
            </w:ins>
          </w:p>
        </w:tc>
        <w:tc>
          <w:tcPr>
            <w:tcW w:w="1777" w:type="pct"/>
          </w:tcPr>
          <w:p w14:paraId="30814618" w14:textId="77777777" w:rsidR="002C68BF" w:rsidRPr="00A57119" w:rsidRDefault="002C68BF" w:rsidP="002C68BF">
            <w:pPr>
              <w:pStyle w:val="GOSTTablenorm"/>
              <w:rPr>
                <w:ins w:id="3251" w:author="Опаева Лидия Арашаевна" w:date="2025-08-22T15:30:00Z"/>
              </w:rPr>
            </w:pPr>
            <w:ins w:id="3252" w:author="Опаева Лидия Арашаевна" w:date="2025-08-22T15:30:00Z">
              <w:r w:rsidRPr="00A57119">
                <w:t>Указывается значение аналитического признака «ОКТМО КС» (код по ОКТМО казначейского счета) для отражения по дебету записи аналитического учета.</w:t>
              </w:r>
            </w:ins>
          </w:p>
          <w:p w14:paraId="6A6AD278" w14:textId="77777777" w:rsidR="002C68BF" w:rsidRPr="00A57119" w:rsidRDefault="002C68BF" w:rsidP="002C68BF">
            <w:pPr>
              <w:pStyle w:val="GOSTTablenorm"/>
              <w:rPr>
                <w:ins w:id="3253" w:author="Опаева Лидия Арашаевна" w:date="2025-08-22T15:30:00Z"/>
              </w:rPr>
            </w:pPr>
            <w:ins w:id="3254" w:author="Опаева Лидия Арашаевна" w:date="2025-08-22T15:30:00Z">
              <w:r w:rsidRPr="00A57119">
                <w:t>Допускается заполнение прочерком</w:t>
              </w:r>
            </w:ins>
          </w:p>
        </w:tc>
      </w:tr>
      <w:tr w:rsidR="002C68BF" w:rsidRPr="00A57119" w14:paraId="2C9DB920" w14:textId="77777777" w:rsidTr="002C68BF">
        <w:trPr>
          <w:ins w:id="3255" w:author="Опаева Лидия Арашаевна" w:date="2025-08-22T15:30:00Z"/>
        </w:trPr>
        <w:tc>
          <w:tcPr>
            <w:tcW w:w="1120" w:type="pct"/>
          </w:tcPr>
          <w:p w14:paraId="2583ACB5" w14:textId="77777777" w:rsidR="002C68BF" w:rsidRPr="00A57119" w:rsidRDefault="002C68BF" w:rsidP="002C68BF">
            <w:pPr>
              <w:pStyle w:val="GOSTTablenorm"/>
              <w:rPr>
                <w:ins w:id="3256" w:author="Опаева Лидия Арашаевна" w:date="2025-08-22T15:30:00Z"/>
              </w:rPr>
            </w:pPr>
            <w:ins w:id="3257" w:author="Опаева Лидия Арашаевна" w:date="2025-08-22T15:30:00Z">
              <w:r w:rsidRPr="00A57119">
                <w:t>ЛС Дт</w:t>
              </w:r>
            </w:ins>
          </w:p>
        </w:tc>
        <w:tc>
          <w:tcPr>
            <w:tcW w:w="795" w:type="pct"/>
          </w:tcPr>
          <w:p w14:paraId="47857046" w14:textId="77777777" w:rsidR="002C68BF" w:rsidRPr="00A57119" w:rsidRDefault="002C68BF" w:rsidP="002C68BF">
            <w:pPr>
              <w:pStyle w:val="GOSTTablenorm"/>
              <w:rPr>
                <w:ins w:id="3258" w:author="Опаева Лидия Арашаевна" w:date="2025-08-22T15:30:00Z"/>
              </w:rPr>
            </w:pPr>
            <w:ins w:id="3259" w:author="Опаева Лидия Арашаевна" w:date="2025-08-22T15:30:00Z">
              <w:r w:rsidRPr="00B97E8E">
                <w:rPr>
                  <w:b/>
                </w:rPr>
                <w:t>T0504833:</w:t>
              </w:r>
              <w:r w:rsidRPr="00A57119">
                <w:rPr>
                  <w:lang w:val="en-US"/>
                </w:rPr>
                <w:t>D</w:t>
              </w:r>
              <w:r w:rsidRPr="00A57119">
                <w:t>T_LS</w:t>
              </w:r>
            </w:ins>
          </w:p>
        </w:tc>
        <w:tc>
          <w:tcPr>
            <w:tcW w:w="560" w:type="pct"/>
          </w:tcPr>
          <w:p w14:paraId="65310312" w14:textId="77777777" w:rsidR="002C68BF" w:rsidRPr="00A57119" w:rsidRDefault="002C68BF" w:rsidP="002C68BF">
            <w:pPr>
              <w:pStyle w:val="GOSTTablenorm"/>
              <w:rPr>
                <w:ins w:id="3260" w:author="Опаева Лидия Арашаевна" w:date="2025-08-22T15:30:00Z"/>
                <w:lang w:eastAsia="en-US"/>
              </w:rPr>
            </w:pPr>
            <w:ins w:id="3261" w:author="Опаева Лидия Арашаевна" w:date="2025-08-22T15:30:00Z">
              <w:r w:rsidRPr="00A57119">
                <w:t>Строка</w:t>
              </w:r>
            </w:ins>
          </w:p>
        </w:tc>
        <w:tc>
          <w:tcPr>
            <w:tcW w:w="374" w:type="pct"/>
          </w:tcPr>
          <w:p w14:paraId="244FBAFC" w14:textId="77777777" w:rsidR="002C68BF" w:rsidRPr="00A57119" w:rsidRDefault="002C68BF" w:rsidP="002C68BF">
            <w:pPr>
              <w:pStyle w:val="GOSTTablenorm"/>
              <w:rPr>
                <w:ins w:id="3262" w:author="Опаева Лидия Арашаевна" w:date="2025-08-22T15:30:00Z"/>
              </w:rPr>
            </w:pPr>
            <w:ins w:id="3263" w:author="Опаева Лидия Арашаевна" w:date="2025-08-22T15:30:00Z">
              <w:r w:rsidRPr="00A57119">
                <w:t>Да</w:t>
              </w:r>
            </w:ins>
          </w:p>
        </w:tc>
        <w:tc>
          <w:tcPr>
            <w:tcW w:w="374" w:type="pct"/>
          </w:tcPr>
          <w:p w14:paraId="21C5092D" w14:textId="77777777" w:rsidR="002C68BF" w:rsidRPr="00A57119" w:rsidRDefault="002C68BF" w:rsidP="002C68BF">
            <w:pPr>
              <w:pStyle w:val="GOSTTablenorm"/>
              <w:rPr>
                <w:ins w:id="3264" w:author="Опаева Лидия Арашаевна" w:date="2025-08-22T15:30:00Z"/>
              </w:rPr>
            </w:pPr>
            <w:ins w:id="3265" w:author="Опаева Лидия Арашаевна" w:date="2025-08-22T15:30:00Z">
              <w:r w:rsidRPr="00A57119">
                <w:t>&lt;=11</w:t>
              </w:r>
            </w:ins>
          </w:p>
        </w:tc>
        <w:tc>
          <w:tcPr>
            <w:tcW w:w="1777" w:type="pct"/>
          </w:tcPr>
          <w:p w14:paraId="1EFDBC98" w14:textId="77777777" w:rsidR="002C68BF" w:rsidRPr="00A57119" w:rsidRDefault="002C68BF" w:rsidP="002C68BF">
            <w:pPr>
              <w:pStyle w:val="GOSTTablenorm"/>
              <w:rPr>
                <w:ins w:id="3266" w:author="Опаева Лидия Арашаевна" w:date="2025-08-22T15:30:00Z"/>
              </w:rPr>
            </w:pPr>
            <w:ins w:id="3267" w:author="Опаева Лидия Арашаевна" w:date="2025-08-22T15:30:00Z">
              <w:r w:rsidRPr="00A57119">
                <w:t>Указывается значение аналитического признака «ЛС» для отражения по дебету записи аналитического учета.</w:t>
              </w:r>
            </w:ins>
          </w:p>
          <w:p w14:paraId="0738E45F" w14:textId="77777777" w:rsidR="002C68BF" w:rsidRPr="00A57119" w:rsidRDefault="002C68BF" w:rsidP="002C68BF">
            <w:pPr>
              <w:pStyle w:val="GOSTTablenorm"/>
              <w:rPr>
                <w:ins w:id="3268" w:author="Опаева Лидия Арашаевна" w:date="2025-08-22T15:30:00Z"/>
              </w:rPr>
            </w:pPr>
            <w:ins w:id="3269" w:author="Опаева Лидия Арашаевна" w:date="2025-08-22T15:30:00Z">
              <w:r w:rsidRPr="00A57119">
                <w:t>Допускается заполнение прочерком</w:t>
              </w:r>
            </w:ins>
          </w:p>
        </w:tc>
      </w:tr>
      <w:tr w:rsidR="002C68BF" w:rsidRPr="00A57119" w14:paraId="08D94019" w14:textId="77777777" w:rsidTr="002C68BF">
        <w:trPr>
          <w:ins w:id="3270" w:author="Опаева Лидия Арашаевна" w:date="2025-08-22T15:30:00Z"/>
        </w:trPr>
        <w:tc>
          <w:tcPr>
            <w:tcW w:w="1120" w:type="pct"/>
          </w:tcPr>
          <w:p w14:paraId="39D3C556" w14:textId="77777777" w:rsidR="002C68BF" w:rsidRPr="00A57119" w:rsidRDefault="002C68BF" w:rsidP="002C68BF">
            <w:pPr>
              <w:pStyle w:val="GOSTTablenorm"/>
              <w:rPr>
                <w:ins w:id="3271" w:author="Опаева Лидия Арашаевна" w:date="2025-08-22T15:30:00Z"/>
              </w:rPr>
            </w:pPr>
            <w:ins w:id="3272" w:author="Опаева Лидия Арашаевна" w:date="2025-08-22T15:30:00Z">
              <w:r w:rsidRPr="00A57119">
                <w:t>Аналитический код СКУ Дт</w:t>
              </w:r>
            </w:ins>
          </w:p>
        </w:tc>
        <w:tc>
          <w:tcPr>
            <w:tcW w:w="795" w:type="pct"/>
          </w:tcPr>
          <w:p w14:paraId="0C463D60" w14:textId="77777777" w:rsidR="002C68BF" w:rsidRPr="00A57119" w:rsidRDefault="002C68BF" w:rsidP="002C68BF">
            <w:pPr>
              <w:pStyle w:val="GOSTTablenorm"/>
              <w:rPr>
                <w:ins w:id="3273" w:author="Опаева Лидия Арашаевна" w:date="2025-08-22T15:30:00Z"/>
              </w:rPr>
            </w:pPr>
            <w:ins w:id="3274" w:author="Опаева Лидия Арашаевна" w:date="2025-08-22T15:30:00Z">
              <w:r w:rsidRPr="00B97E8E">
                <w:rPr>
                  <w:b/>
                </w:rPr>
                <w:t>T0504833:</w:t>
              </w:r>
              <w:r w:rsidRPr="00A57119">
                <w:t>DT_ANALITCODESKU</w:t>
              </w:r>
            </w:ins>
          </w:p>
        </w:tc>
        <w:tc>
          <w:tcPr>
            <w:tcW w:w="560" w:type="pct"/>
          </w:tcPr>
          <w:p w14:paraId="7DAD4A23" w14:textId="77777777" w:rsidR="002C68BF" w:rsidRPr="00A57119" w:rsidRDefault="002C68BF" w:rsidP="002C68BF">
            <w:pPr>
              <w:pStyle w:val="GOSTTablenorm"/>
              <w:rPr>
                <w:ins w:id="3275" w:author="Опаева Лидия Арашаевна" w:date="2025-08-22T15:30:00Z"/>
                <w:lang w:eastAsia="en-US"/>
              </w:rPr>
            </w:pPr>
            <w:ins w:id="3276" w:author="Опаева Лидия Арашаевна" w:date="2025-08-22T15:30:00Z">
              <w:r w:rsidRPr="00A57119">
                <w:t>Строка</w:t>
              </w:r>
            </w:ins>
          </w:p>
        </w:tc>
        <w:tc>
          <w:tcPr>
            <w:tcW w:w="374" w:type="pct"/>
          </w:tcPr>
          <w:p w14:paraId="7C021EBE" w14:textId="77777777" w:rsidR="002C68BF" w:rsidRPr="00A57119" w:rsidRDefault="002C68BF" w:rsidP="002C68BF">
            <w:pPr>
              <w:pStyle w:val="GOSTTablenorm"/>
              <w:rPr>
                <w:ins w:id="3277" w:author="Опаева Лидия Арашаевна" w:date="2025-08-22T15:30:00Z"/>
              </w:rPr>
            </w:pPr>
            <w:ins w:id="3278" w:author="Опаева Лидия Арашаевна" w:date="2025-08-22T15:30:00Z">
              <w:r w:rsidRPr="00A57119">
                <w:t>Да</w:t>
              </w:r>
            </w:ins>
          </w:p>
        </w:tc>
        <w:tc>
          <w:tcPr>
            <w:tcW w:w="374" w:type="pct"/>
          </w:tcPr>
          <w:p w14:paraId="78624CF1" w14:textId="77777777" w:rsidR="002C68BF" w:rsidRPr="00A57119" w:rsidRDefault="002C68BF" w:rsidP="002C68BF">
            <w:pPr>
              <w:pStyle w:val="GOSTTablenorm"/>
              <w:rPr>
                <w:ins w:id="3279" w:author="Опаева Лидия Арашаевна" w:date="2025-08-22T15:30:00Z"/>
              </w:rPr>
            </w:pPr>
            <w:ins w:id="3280" w:author="Опаева Лидия Арашаевна" w:date="2025-08-22T15:30:00Z">
              <w:r w:rsidRPr="00A57119">
                <w:t>&lt;=</w:t>
              </w:r>
              <w:r w:rsidRPr="00A57119">
                <w:rPr>
                  <w:lang w:val="en-US"/>
                </w:rPr>
                <w:t>2</w:t>
              </w:r>
            </w:ins>
          </w:p>
        </w:tc>
        <w:tc>
          <w:tcPr>
            <w:tcW w:w="1777" w:type="pct"/>
          </w:tcPr>
          <w:p w14:paraId="6E2EA55F" w14:textId="77777777" w:rsidR="002C68BF" w:rsidRPr="00A57119" w:rsidRDefault="002C68BF" w:rsidP="002C68BF">
            <w:pPr>
              <w:pStyle w:val="GOSTTablenorm"/>
              <w:rPr>
                <w:ins w:id="3281" w:author="Опаева Лидия Арашаевна" w:date="2025-08-22T15:30:00Z"/>
              </w:rPr>
            </w:pPr>
            <w:ins w:id="3282" w:author="Опаева Лидия Арашаевна" w:date="2025-08-22T15:30:00Z">
              <w:r w:rsidRPr="00A57119">
                <w:t>Указывается значение аналитического признака «Аналитический код СКУ» для отражения по дебету записи учета.</w:t>
              </w:r>
            </w:ins>
          </w:p>
          <w:p w14:paraId="0E8B160A" w14:textId="77777777" w:rsidR="002C68BF" w:rsidRPr="00A57119" w:rsidRDefault="002C68BF" w:rsidP="002C68BF">
            <w:pPr>
              <w:pStyle w:val="GOSTTablenorm"/>
              <w:rPr>
                <w:ins w:id="3283" w:author="Опаева Лидия Арашаевна" w:date="2025-08-22T15:30:00Z"/>
              </w:rPr>
            </w:pPr>
            <w:ins w:id="3284" w:author="Опаева Лидия Арашаевна" w:date="2025-08-22T15:30:00Z">
              <w:r w:rsidRPr="00A57119">
                <w:t>Д</w:t>
              </w:r>
              <w:r>
                <w:t>опускается заполнение прочерком</w:t>
              </w:r>
            </w:ins>
          </w:p>
        </w:tc>
      </w:tr>
      <w:tr w:rsidR="002C68BF" w:rsidRPr="00A57119" w14:paraId="3F61CE9A" w14:textId="77777777" w:rsidTr="002C68BF">
        <w:trPr>
          <w:ins w:id="3285" w:author="Опаева Лидия Арашаевна" w:date="2025-08-22T15:30:00Z"/>
        </w:trPr>
        <w:tc>
          <w:tcPr>
            <w:tcW w:w="1120" w:type="pct"/>
          </w:tcPr>
          <w:p w14:paraId="117CB6FB" w14:textId="77777777" w:rsidR="002C68BF" w:rsidRPr="00A57119" w:rsidRDefault="002C68BF" w:rsidP="002C68BF">
            <w:pPr>
              <w:pStyle w:val="GOSTTablenorm"/>
              <w:rPr>
                <w:ins w:id="3286" w:author="Опаева Лидия Арашаевна" w:date="2025-08-22T15:30:00Z"/>
              </w:rPr>
            </w:pPr>
            <w:ins w:id="3287" w:author="Опаева Лидия Арашаевна" w:date="2025-08-22T15:30:00Z">
              <w:r w:rsidRPr="00A57119">
                <w:t>КБК Дт</w:t>
              </w:r>
            </w:ins>
          </w:p>
        </w:tc>
        <w:tc>
          <w:tcPr>
            <w:tcW w:w="795" w:type="pct"/>
          </w:tcPr>
          <w:p w14:paraId="788481FD" w14:textId="77777777" w:rsidR="002C68BF" w:rsidRPr="00A57119" w:rsidRDefault="002C68BF" w:rsidP="002C68BF">
            <w:pPr>
              <w:pStyle w:val="GOSTTablenorm"/>
              <w:rPr>
                <w:ins w:id="3288" w:author="Опаева Лидия Арашаевна" w:date="2025-08-22T15:30:00Z"/>
              </w:rPr>
            </w:pPr>
            <w:ins w:id="3289" w:author="Опаева Лидия Арашаевна" w:date="2025-08-22T15:30:00Z">
              <w:r w:rsidRPr="00B97E8E">
                <w:rPr>
                  <w:b/>
                </w:rPr>
                <w:t>T0504833:</w:t>
              </w:r>
              <w:r w:rsidRPr="00A57119">
                <w:t>DT_KBK</w:t>
              </w:r>
            </w:ins>
          </w:p>
        </w:tc>
        <w:tc>
          <w:tcPr>
            <w:tcW w:w="560" w:type="pct"/>
          </w:tcPr>
          <w:p w14:paraId="0E7BB9B4" w14:textId="77777777" w:rsidR="002C68BF" w:rsidRPr="00A57119" w:rsidRDefault="002C68BF" w:rsidP="002C68BF">
            <w:pPr>
              <w:pStyle w:val="GOSTTablenorm"/>
              <w:rPr>
                <w:ins w:id="3290" w:author="Опаева Лидия Арашаевна" w:date="2025-08-22T15:30:00Z"/>
                <w:lang w:eastAsia="en-US"/>
              </w:rPr>
            </w:pPr>
            <w:ins w:id="3291" w:author="Опаева Лидия Арашаевна" w:date="2025-08-22T15:30:00Z">
              <w:r w:rsidRPr="00A57119">
                <w:t>Строка</w:t>
              </w:r>
            </w:ins>
          </w:p>
        </w:tc>
        <w:tc>
          <w:tcPr>
            <w:tcW w:w="374" w:type="pct"/>
          </w:tcPr>
          <w:p w14:paraId="3B8FEC5B" w14:textId="77777777" w:rsidR="002C68BF" w:rsidRPr="00A57119" w:rsidRDefault="002C68BF" w:rsidP="002C68BF">
            <w:pPr>
              <w:pStyle w:val="GOSTTablenorm"/>
              <w:rPr>
                <w:ins w:id="3292" w:author="Опаева Лидия Арашаевна" w:date="2025-08-22T15:30:00Z"/>
              </w:rPr>
            </w:pPr>
            <w:ins w:id="3293" w:author="Опаева Лидия Арашаевна" w:date="2025-08-22T15:30:00Z">
              <w:r w:rsidRPr="00A57119">
                <w:t>Да</w:t>
              </w:r>
            </w:ins>
          </w:p>
        </w:tc>
        <w:tc>
          <w:tcPr>
            <w:tcW w:w="374" w:type="pct"/>
          </w:tcPr>
          <w:p w14:paraId="1B6B4138" w14:textId="77777777" w:rsidR="002C68BF" w:rsidRPr="00A57119" w:rsidRDefault="002C68BF" w:rsidP="002C68BF">
            <w:pPr>
              <w:pStyle w:val="GOSTTablenorm"/>
              <w:rPr>
                <w:ins w:id="3294" w:author="Опаева Лидия Арашаевна" w:date="2025-08-22T15:30:00Z"/>
              </w:rPr>
            </w:pPr>
            <w:ins w:id="3295" w:author="Опаева Лидия Арашаевна" w:date="2025-08-22T15:30:00Z">
              <w:r w:rsidRPr="00A57119">
                <w:t>&lt;=20</w:t>
              </w:r>
            </w:ins>
          </w:p>
        </w:tc>
        <w:tc>
          <w:tcPr>
            <w:tcW w:w="1777" w:type="pct"/>
          </w:tcPr>
          <w:p w14:paraId="7CB1B2DE" w14:textId="77777777" w:rsidR="002C68BF" w:rsidRPr="00A57119" w:rsidRDefault="002C68BF" w:rsidP="002C68BF">
            <w:pPr>
              <w:pStyle w:val="GOSTTablenorm"/>
              <w:rPr>
                <w:ins w:id="3296" w:author="Опаева Лидия Арашаевна" w:date="2025-08-22T15:30:00Z"/>
              </w:rPr>
            </w:pPr>
            <w:ins w:id="3297" w:author="Опаева Лидия Арашаевна" w:date="2025-08-22T15:30:00Z">
              <w:r w:rsidRPr="00A57119">
                <w:t>Указывается значение аналитического признака «КБК»  (Код по бюджетной классификации) для отражения по дебету записи учета.</w:t>
              </w:r>
            </w:ins>
          </w:p>
          <w:p w14:paraId="4827F153" w14:textId="77777777" w:rsidR="002C68BF" w:rsidRPr="00A57119" w:rsidRDefault="002C68BF" w:rsidP="002C68BF">
            <w:pPr>
              <w:pStyle w:val="GOSTTablenorm"/>
              <w:rPr>
                <w:ins w:id="3298" w:author="Опаева Лидия Арашаевна" w:date="2025-08-22T15:30:00Z"/>
              </w:rPr>
            </w:pPr>
            <w:ins w:id="3299" w:author="Опаева Лидия Арашаевна" w:date="2025-08-22T15:30:00Z">
              <w:r w:rsidRPr="00A57119">
                <w:t>Д</w:t>
              </w:r>
              <w:r>
                <w:t>опускается заполнение прочерком</w:t>
              </w:r>
            </w:ins>
          </w:p>
        </w:tc>
      </w:tr>
      <w:tr w:rsidR="002C68BF" w:rsidRPr="00BB7E48" w14:paraId="2FA2C0D0" w14:textId="77777777" w:rsidTr="002C68BF">
        <w:trPr>
          <w:ins w:id="3300" w:author="Опаева Лидия Арашаевна" w:date="2025-08-22T15:30:00Z"/>
        </w:trPr>
        <w:tc>
          <w:tcPr>
            <w:tcW w:w="1120" w:type="pct"/>
          </w:tcPr>
          <w:p w14:paraId="263FAE6F" w14:textId="77777777" w:rsidR="002C68BF" w:rsidRPr="00BB7E48" w:rsidRDefault="002C68BF" w:rsidP="002C68BF">
            <w:pPr>
              <w:pStyle w:val="GOSTTablenorm"/>
              <w:rPr>
                <w:ins w:id="3301" w:author="Опаева Лидия Арашаевна" w:date="2025-08-22T15:30:00Z"/>
              </w:rPr>
            </w:pPr>
            <w:ins w:id="3302" w:author="Опаева Лидия Арашаевна" w:date="2025-08-22T15:30:00Z">
              <w:r w:rsidRPr="00BB7E48">
                <w:t>Тип КБК Дт</w:t>
              </w:r>
            </w:ins>
          </w:p>
        </w:tc>
        <w:tc>
          <w:tcPr>
            <w:tcW w:w="795" w:type="pct"/>
          </w:tcPr>
          <w:p w14:paraId="74138C8C" w14:textId="77777777" w:rsidR="002C68BF" w:rsidRPr="00BB7E48" w:rsidRDefault="002C68BF" w:rsidP="002C68BF">
            <w:pPr>
              <w:pStyle w:val="GOSTTablenorm"/>
              <w:rPr>
                <w:ins w:id="3303" w:author="Опаева Лидия Арашаевна" w:date="2025-08-22T15:30:00Z"/>
              </w:rPr>
            </w:pPr>
            <w:ins w:id="3304" w:author="Опаева Лидия Арашаевна" w:date="2025-08-22T15:30:00Z">
              <w:r w:rsidRPr="00BB7E48">
                <w:rPr>
                  <w:b/>
                </w:rPr>
                <w:t>T0504833:</w:t>
              </w:r>
              <w:r w:rsidRPr="00BB7E48">
                <w:t>DT_</w:t>
              </w:r>
              <w:r w:rsidRPr="00BB7E48">
                <w:rPr>
                  <w:lang w:val="en-US"/>
                </w:rPr>
                <w:t>TYPE</w:t>
              </w:r>
              <w:r w:rsidRPr="00BB7E48">
                <w:t>KBK</w:t>
              </w:r>
            </w:ins>
          </w:p>
        </w:tc>
        <w:tc>
          <w:tcPr>
            <w:tcW w:w="560" w:type="pct"/>
          </w:tcPr>
          <w:p w14:paraId="2D03C7DA" w14:textId="77777777" w:rsidR="002C68BF" w:rsidRPr="00BB7E48" w:rsidRDefault="002C68BF" w:rsidP="002C68BF">
            <w:pPr>
              <w:pStyle w:val="GOSTTablenorm"/>
              <w:rPr>
                <w:ins w:id="3305" w:author="Опаева Лидия Арашаевна" w:date="2025-08-22T15:30:00Z"/>
              </w:rPr>
            </w:pPr>
            <w:ins w:id="3306" w:author="Опаева Лидия Арашаевна" w:date="2025-08-22T15:30:00Z">
              <w:r w:rsidRPr="00BB7E48">
                <w:t>Строка</w:t>
              </w:r>
            </w:ins>
          </w:p>
        </w:tc>
        <w:tc>
          <w:tcPr>
            <w:tcW w:w="374" w:type="pct"/>
          </w:tcPr>
          <w:p w14:paraId="0516CCBE" w14:textId="77777777" w:rsidR="002C68BF" w:rsidRPr="00BB7E48" w:rsidRDefault="002C68BF" w:rsidP="002C68BF">
            <w:pPr>
              <w:pStyle w:val="GOSTTablenorm"/>
              <w:rPr>
                <w:ins w:id="3307" w:author="Опаева Лидия Арашаевна" w:date="2025-08-22T15:30:00Z"/>
              </w:rPr>
            </w:pPr>
            <w:ins w:id="3308" w:author="Опаева Лидия Арашаевна" w:date="2025-08-22T15:30:00Z">
              <w:r w:rsidRPr="00BB7E48">
                <w:t>Да</w:t>
              </w:r>
            </w:ins>
          </w:p>
        </w:tc>
        <w:tc>
          <w:tcPr>
            <w:tcW w:w="374" w:type="pct"/>
          </w:tcPr>
          <w:p w14:paraId="56B940A1" w14:textId="77777777" w:rsidR="002C68BF" w:rsidRPr="00BB7E48" w:rsidRDefault="002C68BF" w:rsidP="002C68BF">
            <w:pPr>
              <w:pStyle w:val="GOSTTablenorm"/>
              <w:rPr>
                <w:ins w:id="3309" w:author="Опаева Лидия Арашаевна" w:date="2025-08-22T15:30:00Z"/>
              </w:rPr>
            </w:pPr>
            <w:ins w:id="3310" w:author="Опаева Лидия Арашаевна" w:date="2025-08-22T15:30:00Z">
              <w:r w:rsidRPr="00BB7E48">
                <w:rPr>
                  <w:lang w:val="en-US"/>
                </w:rPr>
                <w:t>&lt;</w:t>
              </w:r>
              <w:r w:rsidRPr="00BB7E48">
                <w:t>=2</w:t>
              </w:r>
            </w:ins>
          </w:p>
        </w:tc>
        <w:tc>
          <w:tcPr>
            <w:tcW w:w="1777" w:type="pct"/>
          </w:tcPr>
          <w:p w14:paraId="1BF155C1" w14:textId="77777777" w:rsidR="002C68BF" w:rsidRPr="00BB7E48" w:rsidRDefault="002C68BF" w:rsidP="002C68BF">
            <w:pPr>
              <w:pStyle w:val="GOSTTablenorm"/>
              <w:rPr>
                <w:ins w:id="3311" w:author="Опаева Лидия Арашаевна" w:date="2025-08-22T15:30:00Z"/>
              </w:rPr>
            </w:pPr>
            <w:ins w:id="3312" w:author="Опаева Лидия Арашаевна" w:date="2025-08-22T15:30:00Z">
              <w:r w:rsidRPr="00BB7E48">
                <w:t>Указывается значение аналитического признака «Тип КБК» для отражения по дебету записи учета.</w:t>
              </w:r>
            </w:ins>
          </w:p>
          <w:p w14:paraId="14738ADB" w14:textId="77777777" w:rsidR="002C68BF" w:rsidRPr="00BB7E48" w:rsidRDefault="002C68BF" w:rsidP="002C68BF">
            <w:pPr>
              <w:pStyle w:val="GOSTTablenorm"/>
              <w:rPr>
                <w:ins w:id="3313" w:author="Опаева Лидия Арашаевна" w:date="2025-08-22T15:30:00Z"/>
              </w:rPr>
            </w:pPr>
            <w:ins w:id="3314" w:author="Опаева Лидия Арашаевна" w:date="2025-08-22T15:30:00Z">
              <w:r w:rsidRPr="00BB7E48">
                <w:t>Допускается заполнение прочерком</w:t>
              </w:r>
            </w:ins>
          </w:p>
        </w:tc>
      </w:tr>
      <w:tr w:rsidR="002C68BF" w:rsidRPr="00BB7E48" w14:paraId="063B338B" w14:textId="77777777" w:rsidTr="002C68BF">
        <w:trPr>
          <w:ins w:id="3315" w:author="Опаева Лидия Арашаевна" w:date="2025-08-22T15:30:00Z"/>
        </w:trPr>
        <w:tc>
          <w:tcPr>
            <w:tcW w:w="1120" w:type="pct"/>
          </w:tcPr>
          <w:p w14:paraId="11CBA975" w14:textId="77777777" w:rsidR="002C68BF" w:rsidRPr="00BB7E48" w:rsidRDefault="002C68BF" w:rsidP="002C68BF">
            <w:pPr>
              <w:pStyle w:val="GOSTTablenorm"/>
              <w:rPr>
                <w:ins w:id="3316" w:author="Опаева Лидия Арашаевна" w:date="2025-08-22T15:30:00Z"/>
              </w:rPr>
            </w:pPr>
            <w:ins w:id="3317" w:author="Опаева Лидия Арашаевна" w:date="2025-08-22T15:30:00Z">
              <w:r w:rsidRPr="00BB7E48">
                <w:t>Код валюты Дт</w:t>
              </w:r>
            </w:ins>
          </w:p>
        </w:tc>
        <w:tc>
          <w:tcPr>
            <w:tcW w:w="795" w:type="pct"/>
          </w:tcPr>
          <w:p w14:paraId="4D30A254" w14:textId="77777777" w:rsidR="002C68BF" w:rsidRPr="00BB7E48" w:rsidRDefault="002C68BF" w:rsidP="002C68BF">
            <w:pPr>
              <w:pStyle w:val="GOSTTablenorm"/>
              <w:rPr>
                <w:ins w:id="3318" w:author="Опаева Лидия Арашаевна" w:date="2025-08-22T15:30:00Z"/>
              </w:rPr>
            </w:pPr>
            <w:ins w:id="3319" w:author="Опаева Лидия Арашаевна" w:date="2025-08-22T15:30:00Z">
              <w:r w:rsidRPr="00BB7E48">
                <w:rPr>
                  <w:b/>
                </w:rPr>
                <w:t>T0504833:</w:t>
              </w:r>
              <w:r w:rsidRPr="00BB7E48">
                <w:t>DT_VALCODE</w:t>
              </w:r>
            </w:ins>
          </w:p>
        </w:tc>
        <w:tc>
          <w:tcPr>
            <w:tcW w:w="560" w:type="pct"/>
          </w:tcPr>
          <w:p w14:paraId="5DD04C87" w14:textId="77777777" w:rsidR="002C68BF" w:rsidRPr="00BB7E48" w:rsidRDefault="002C68BF" w:rsidP="002C68BF">
            <w:pPr>
              <w:pStyle w:val="GOSTTablenorm"/>
              <w:rPr>
                <w:ins w:id="3320" w:author="Опаева Лидия Арашаевна" w:date="2025-08-22T15:30:00Z"/>
                <w:lang w:eastAsia="en-US"/>
              </w:rPr>
            </w:pPr>
            <w:ins w:id="3321" w:author="Опаева Лидия Арашаевна" w:date="2025-08-22T15:30:00Z">
              <w:r w:rsidRPr="00BB7E48">
                <w:t>Строка</w:t>
              </w:r>
            </w:ins>
          </w:p>
        </w:tc>
        <w:tc>
          <w:tcPr>
            <w:tcW w:w="374" w:type="pct"/>
          </w:tcPr>
          <w:p w14:paraId="1B14B2FC" w14:textId="77777777" w:rsidR="002C68BF" w:rsidRPr="00BB7E48" w:rsidRDefault="002C68BF" w:rsidP="002C68BF">
            <w:pPr>
              <w:pStyle w:val="GOSTTablenorm"/>
              <w:rPr>
                <w:ins w:id="3322" w:author="Опаева Лидия Арашаевна" w:date="2025-08-22T15:30:00Z"/>
              </w:rPr>
            </w:pPr>
            <w:ins w:id="3323" w:author="Опаева Лидия Арашаевна" w:date="2025-08-22T15:30:00Z">
              <w:r w:rsidRPr="00BB7E48">
                <w:t>Да</w:t>
              </w:r>
            </w:ins>
          </w:p>
        </w:tc>
        <w:tc>
          <w:tcPr>
            <w:tcW w:w="374" w:type="pct"/>
          </w:tcPr>
          <w:p w14:paraId="04231C28" w14:textId="77777777" w:rsidR="002C68BF" w:rsidRPr="00BB7E48" w:rsidRDefault="002C68BF" w:rsidP="002C68BF">
            <w:pPr>
              <w:pStyle w:val="GOSTTablenorm"/>
              <w:rPr>
                <w:ins w:id="3324" w:author="Опаева Лидия Арашаевна" w:date="2025-08-22T15:30:00Z"/>
              </w:rPr>
            </w:pPr>
            <w:ins w:id="3325" w:author="Опаева Лидия Арашаевна" w:date="2025-08-22T15:30:00Z">
              <w:r w:rsidRPr="00BB7E48">
                <w:t>&lt;=3</w:t>
              </w:r>
            </w:ins>
          </w:p>
        </w:tc>
        <w:tc>
          <w:tcPr>
            <w:tcW w:w="1777" w:type="pct"/>
          </w:tcPr>
          <w:p w14:paraId="51FBDD42" w14:textId="77777777" w:rsidR="002C68BF" w:rsidRPr="00BB7E48" w:rsidRDefault="002C68BF" w:rsidP="002C68BF">
            <w:pPr>
              <w:pStyle w:val="GOSTTablenorm"/>
              <w:rPr>
                <w:ins w:id="3326" w:author="Опаева Лидия Арашаевна" w:date="2025-08-22T15:30:00Z"/>
              </w:rPr>
            </w:pPr>
            <w:ins w:id="3327" w:author="Опаева Лидия Арашаевна" w:date="2025-08-22T15:30:00Z">
              <w:r w:rsidRPr="00BB7E48">
                <w:t>Указывается значение аналитического признака «Код валюты» для отражения по дебету записи учета.</w:t>
              </w:r>
            </w:ins>
          </w:p>
          <w:p w14:paraId="466405B1" w14:textId="77777777" w:rsidR="002C68BF" w:rsidRPr="00BB7E48" w:rsidRDefault="002C68BF" w:rsidP="002C68BF">
            <w:pPr>
              <w:pStyle w:val="GOSTTablenorm"/>
              <w:rPr>
                <w:ins w:id="3328" w:author="Опаева Лидия Арашаевна" w:date="2025-08-22T15:30:00Z"/>
              </w:rPr>
            </w:pPr>
            <w:ins w:id="3329" w:author="Опаева Лидия Арашаевна" w:date="2025-08-22T15:30:00Z">
              <w:r w:rsidRPr="00BB7E48">
                <w:t>Допускается заполнение прочерком</w:t>
              </w:r>
            </w:ins>
          </w:p>
        </w:tc>
      </w:tr>
      <w:tr w:rsidR="002C68BF" w:rsidRPr="00BB7E48" w14:paraId="24689987" w14:textId="77777777" w:rsidTr="002C68BF">
        <w:trPr>
          <w:ins w:id="3330" w:author="Опаева Лидия Арашаевна" w:date="2025-08-22T15:30:00Z"/>
        </w:trPr>
        <w:tc>
          <w:tcPr>
            <w:tcW w:w="1120" w:type="pct"/>
          </w:tcPr>
          <w:p w14:paraId="2834FF9D" w14:textId="77777777" w:rsidR="002C68BF" w:rsidRPr="00BB7E48" w:rsidRDefault="002C68BF" w:rsidP="002C68BF">
            <w:pPr>
              <w:pStyle w:val="GOSTTablenorm"/>
              <w:rPr>
                <w:ins w:id="3331" w:author="Опаева Лидия Арашаевна" w:date="2025-08-22T15:30:00Z"/>
              </w:rPr>
            </w:pPr>
            <w:ins w:id="3332" w:author="Опаева Лидия Арашаевна" w:date="2025-08-22T15:30:00Z">
              <w:r w:rsidRPr="00BB7E48">
                <w:t>ТОФК КС Дт</w:t>
              </w:r>
            </w:ins>
          </w:p>
        </w:tc>
        <w:tc>
          <w:tcPr>
            <w:tcW w:w="795" w:type="pct"/>
          </w:tcPr>
          <w:p w14:paraId="143EF2A5" w14:textId="77777777" w:rsidR="002C68BF" w:rsidRPr="00BB7E48" w:rsidRDefault="002C68BF" w:rsidP="002C68BF">
            <w:pPr>
              <w:pStyle w:val="GOSTTablenorm"/>
              <w:rPr>
                <w:ins w:id="3333" w:author="Опаева Лидия Арашаевна" w:date="2025-08-22T15:30:00Z"/>
              </w:rPr>
            </w:pPr>
            <w:ins w:id="3334" w:author="Опаева Лидия Арашаевна" w:date="2025-08-22T15:30:00Z">
              <w:r w:rsidRPr="00BB7E48">
                <w:rPr>
                  <w:b/>
                </w:rPr>
                <w:t>T0504833:</w:t>
              </w:r>
              <w:r w:rsidRPr="00BB7E48">
                <w:t>DT_TOFKKS</w:t>
              </w:r>
            </w:ins>
          </w:p>
        </w:tc>
        <w:tc>
          <w:tcPr>
            <w:tcW w:w="560" w:type="pct"/>
          </w:tcPr>
          <w:p w14:paraId="4DEF57CB" w14:textId="77777777" w:rsidR="002C68BF" w:rsidRPr="00BB7E48" w:rsidRDefault="002C68BF" w:rsidP="002C68BF">
            <w:pPr>
              <w:pStyle w:val="GOSTTablenorm"/>
              <w:rPr>
                <w:ins w:id="3335" w:author="Опаева Лидия Арашаевна" w:date="2025-08-22T15:30:00Z"/>
                <w:lang w:eastAsia="en-US"/>
              </w:rPr>
            </w:pPr>
            <w:ins w:id="3336" w:author="Опаева Лидия Арашаевна" w:date="2025-08-22T15:30:00Z">
              <w:r w:rsidRPr="00BB7E48">
                <w:t>Строка</w:t>
              </w:r>
            </w:ins>
          </w:p>
        </w:tc>
        <w:tc>
          <w:tcPr>
            <w:tcW w:w="374" w:type="pct"/>
          </w:tcPr>
          <w:p w14:paraId="7207D4E5" w14:textId="77777777" w:rsidR="002C68BF" w:rsidRPr="00BB7E48" w:rsidRDefault="002C68BF" w:rsidP="002C68BF">
            <w:pPr>
              <w:pStyle w:val="GOSTTablenorm"/>
              <w:rPr>
                <w:ins w:id="3337" w:author="Опаева Лидия Арашаевна" w:date="2025-08-22T15:30:00Z"/>
              </w:rPr>
            </w:pPr>
            <w:ins w:id="3338" w:author="Опаева Лидия Арашаевна" w:date="2025-08-22T15:30:00Z">
              <w:r w:rsidRPr="00BB7E48">
                <w:t>Да</w:t>
              </w:r>
            </w:ins>
          </w:p>
        </w:tc>
        <w:tc>
          <w:tcPr>
            <w:tcW w:w="374" w:type="pct"/>
          </w:tcPr>
          <w:p w14:paraId="317F4057" w14:textId="77777777" w:rsidR="002C68BF" w:rsidRPr="00BB7E48" w:rsidRDefault="002C68BF" w:rsidP="002C68BF">
            <w:pPr>
              <w:pStyle w:val="GOSTTablenorm"/>
              <w:rPr>
                <w:ins w:id="3339" w:author="Опаева Лидия Арашаевна" w:date="2025-08-22T15:30:00Z"/>
              </w:rPr>
            </w:pPr>
            <w:ins w:id="3340" w:author="Опаева Лидия Арашаевна" w:date="2025-08-22T15:30:00Z">
              <w:r w:rsidRPr="00BB7E48">
                <w:t>&lt;=2</w:t>
              </w:r>
            </w:ins>
          </w:p>
        </w:tc>
        <w:tc>
          <w:tcPr>
            <w:tcW w:w="1777" w:type="pct"/>
          </w:tcPr>
          <w:p w14:paraId="79D419DA" w14:textId="77777777" w:rsidR="002C68BF" w:rsidRPr="00BB7E48" w:rsidRDefault="002C68BF" w:rsidP="002C68BF">
            <w:pPr>
              <w:pStyle w:val="GOSTTablenorm"/>
              <w:rPr>
                <w:ins w:id="3341" w:author="Опаева Лидия Арашаевна" w:date="2025-08-22T15:30:00Z"/>
              </w:rPr>
            </w:pPr>
            <w:ins w:id="3342" w:author="Опаева Лидия Арашаевна" w:date="2025-08-22T15:30:00Z">
              <w:r w:rsidRPr="00BB7E48">
                <w:t>Указывается значение аналитического признака «ТОФК КС» для отражения по дебету записи учета.</w:t>
              </w:r>
            </w:ins>
          </w:p>
          <w:p w14:paraId="58F0AEA3" w14:textId="77777777" w:rsidR="002C68BF" w:rsidRPr="00BB7E48" w:rsidRDefault="002C68BF" w:rsidP="002C68BF">
            <w:pPr>
              <w:pStyle w:val="GOSTTablenorm"/>
              <w:rPr>
                <w:ins w:id="3343" w:author="Опаева Лидия Арашаевна" w:date="2025-08-22T15:30:00Z"/>
              </w:rPr>
            </w:pPr>
            <w:ins w:id="3344" w:author="Опаева Лидия Арашаевна" w:date="2025-08-22T15:30:00Z">
              <w:r w:rsidRPr="00BB7E48">
                <w:t>Допускается заполнение прочерком</w:t>
              </w:r>
            </w:ins>
          </w:p>
        </w:tc>
      </w:tr>
      <w:tr w:rsidR="002C68BF" w:rsidRPr="00BB7E48" w14:paraId="53085567" w14:textId="77777777" w:rsidTr="002C68BF">
        <w:trPr>
          <w:ins w:id="3345" w:author="Опаева Лидия Арашаевна" w:date="2025-08-22T15:30:00Z"/>
        </w:trPr>
        <w:tc>
          <w:tcPr>
            <w:tcW w:w="1120" w:type="pct"/>
          </w:tcPr>
          <w:p w14:paraId="5BD6A29D" w14:textId="77777777" w:rsidR="002C68BF" w:rsidRPr="00BB7E48" w:rsidRDefault="002C68BF" w:rsidP="002C68BF">
            <w:pPr>
              <w:pStyle w:val="GOSTTablenorm"/>
              <w:rPr>
                <w:ins w:id="3346" w:author="Опаева Лидия Арашаевна" w:date="2025-08-22T15:30:00Z"/>
              </w:rPr>
            </w:pPr>
            <w:ins w:id="3347" w:author="Опаева Лидия Арашаевна" w:date="2025-08-22T15:30:00Z">
              <w:r w:rsidRPr="00BB7E48">
                <w:t>Порядковый номер КС Дт</w:t>
              </w:r>
            </w:ins>
          </w:p>
        </w:tc>
        <w:tc>
          <w:tcPr>
            <w:tcW w:w="795" w:type="pct"/>
          </w:tcPr>
          <w:p w14:paraId="54294151" w14:textId="77777777" w:rsidR="002C68BF" w:rsidRPr="00BB7E48" w:rsidRDefault="002C68BF" w:rsidP="002C68BF">
            <w:pPr>
              <w:pStyle w:val="GOSTTablenorm"/>
              <w:rPr>
                <w:ins w:id="3348" w:author="Опаева Лидия Арашаевна" w:date="2025-08-22T15:30:00Z"/>
              </w:rPr>
            </w:pPr>
            <w:ins w:id="3349" w:author="Опаева Лидия Арашаевна" w:date="2025-08-22T15:30:00Z">
              <w:r w:rsidRPr="00BB7E48">
                <w:rPr>
                  <w:b/>
                </w:rPr>
                <w:t>T0504833:</w:t>
              </w:r>
              <w:r w:rsidRPr="00BB7E48">
                <w:t>DT_PNKS</w:t>
              </w:r>
            </w:ins>
          </w:p>
        </w:tc>
        <w:tc>
          <w:tcPr>
            <w:tcW w:w="560" w:type="pct"/>
          </w:tcPr>
          <w:p w14:paraId="4DBBA9ED" w14:textId="77777777" w:rsidR="002C68BF" w:rsidRPr="00BB7E48" w:rsidRDefault="002C68BF" w:rsidP="002C68BF">
            <w:pPr>
              <w:pStyle w:val="GOSTTablenorm"/>
              <w:rPr>
                <w:ins w:id="3350" w:author="Опаева Лидия Арашаевна" w:date="2025-08-22T15:30:00Z"/>
                <w:lang w:eastAsia="en-US"/>
              </w:rPr>
            </w:pPr>
            <w:ins w:id="3351" w:author="Опаева Лидия Арашаевна" w:date="2025-08-22T15:30:00Z">
              <w:r w:rsidRPr="00BB7E48">
                <w:t>Строка</w:t>
              </w:r>
            </w:ins>
          </w:p>
        </w:tc>
        <w:tc>
          <w:tcPr>
            <w:tcW w:w="374" w:type="pct"/>
          </w:tcPr>
          <w:p w14:paraId="3372B959" w14:textId="77777777" w:rsidR="002C68BF" w:rsidRPr="00BB7E48" w:rsidRDefault="002C68BF" w:rsidP="002C68BF">
            <w:pPr>
              <w:pStyle w:val="GOSTTablenorm"/>
              <w:rPr>
                <w:ins w:id="3352" w:author="Опаева Лидия Арашаевна" w:date="2025-08-22T15:30:00Z"/>
              </w:rPr>
            </w:pPr>
            <w:ins w:id="3353" w:author="Опаева Лидия Арашаевна" w:date="2025-08-22T15:30:00Z">
              <w:r w:rsidRPr="00BB7E48">
                <w:t>Да</w:t>
              </w:r>
            </w:ins>
          </w:p>
        </w:tc>
        <w:tc>
          <w:tcPr>
            <w:tcW w:w="374" w:type="pct"/>
          </w:tcPr>
          <w:p w14:paraId="533D536A" w14:textId="77777777" w:rsidR="002C68BF" w:rsidRPr="00BB7E48" w:rsidRDefault="002C68BF" w:rsidP="002C68BF">
            <w:pPr>
              <w:pStyle w:val="GOSTTablenorm"/>
              <w:rPr>
                <w:ins w:id="3354" w:author="Опаева Лидия Арашаевна" w:date="2025-08-22T15:30:00Z"/>
              </w:rPr>
            </w:pPr>
            <w:ins w:id="3355" w:author="Опаева Лидия Арашаевна" w:date="2025-08-22T15:30:00Z">
              <w:r w:rsidRPr="00BB7E48">
                <w:rPr>
                  <w:lang w:val="en-US"/>
                </w:rPr>
                <w:t>&lt;</w:t>
              </w:r>
              <w:r w:rsidRPr="00BB7E48">
                <w:t>=2</w:t>
              </w:r>
            </w:ins>
          </w:p>
        </w:tc>
        <w:tc>
          <w:tcPr>
            <w:tcW w:w="1777" w:type="pct"/>
          </w:tcPr>
          <w:p w14:paraId="72B5D94E" w14:textId="77777777" w:rsidR="002C68BF" w:rsidRPr="00BB7E48" w:rsidRDefault="002C68BF" w:rsidP="002C68BF">
            <w:pPr>
              <w:pStyle w:val="GOSTTablenorm"/>
              <w:rPr>
                <w:ins w:id="3356" w:author="Опаева Лидия Арашаевна" w:date="2025-08-22T15:30:00Z"/>
              </w:rPr>
            </w:pPr>
            <w:ins w:id="3357" w:author="Опаева Лидия Арашаевна" w:date="2025-08-22T15:30:00Z">
              <w:r w:rsidRPr="00BB7E48">
                <w:t>Указывается значение аналитического признака «Порядковый номер КС» для отражения по дебету записи учета.</w:t>
              </w:r>
            </w:ins>
          </w:p>
          <w:p w14:paraId="455E7055" w14:textId="77777777" w:rsidR="002C68BF" w:rsidRPr="00BB7E48" w:rsidRDefault="002C68BF" w:rsidP="002C68BF">
            <w:pPr>
              <w:pStyle w:val="GOSTTablenorm"/>
              <w:rPr>
                <w:ins w:id="3358" w:author="Опаева Лидия Арашаевна" w:date="2025-08-22T15:30:00Z"/>
              </w:rPr>
            </w:pPr>
            <w:ins w:id="3359" w:author="Опаева Лидия Арашаевна" w:date="2025-08-22T15:30:00Z">
              <w:r w:rsidRPr="00BB7E48">
                <w:t>Допускается заполнение прочерком</w:t>
              </w:r>
            </w:ins>
          </w:p>
        </w:tc>
      </w:tr>
      <w:tr w:rsidR="002C68BF" w:rsidRPr="00BB7E48" w14:paraId="20858C2C" w14:textId="77777777" w:rsidTr="002C68BF">
        <w:trPr>
          <w:ins w:id="3360" w:author="Опаева Лидия Арашаевна" w:date="2025-08-22T15:30:00Z"/>
        </w:trPr>
        <w:tc>
          <w:tcPr>
            <w:tcW w:w="1120" w:type="pct"/>
          </w:tcPr>
          <w:p w14:paraId="01C1392C" w14:textId="77777777" w:rsidR="002C68BF" w:rsidRPr="00BB7E48" w:rsidRDefault="002C68BF" w:rsidP="002C68BF">
            <w:pPr>
              <w:pStyle w:val="GOSTTablenorm"/>
              <w:rPr>
                <w:ins w:id="3361" w:author="Опаева Лидия Арашаевна" w:date="2025-08-22T15:30:00Z"/>
                <w:lang w:val="en-US"/>
              </w:rPr>
            </w:pPr>
            <w:ins w:id="3362" w:author="Опаева Лидия Арашаевна" w:date="2025-08-22T15:30:00Z">
              <w:r w:rsidRPr="00BB7E48">
                <w:t>Код раздела ЛС</w:t>
              </w:r>
            </w:ins>
          </w:p>
        </w:tc>
        <w:tc>
          <w:tcPr>
            <w:tcW w:w="795" w:type="pct"/>
          </w:tcPr>
          <w:p w14:paraId="6CBAFDE9" w14:textId="77777777" w:rsidR="002C68BF" w:rsidRPr="00BB7E48" w:rsidRDefault="002C68BF" w:rsidP="002C68BF">
            <w:pPr>
              <w:pStyle w:val="GOSTTablenorm"/>
              <w:rPr>
                <w:ins w:id="3363" w:author="Опаева Лидия Арашаевна" w:date="2025-08-22T15:30:00Z"/>
              </w:rPr>
            </w:pPr>
            <w:ins w:id="3364" w:author="Опаева Лидия Арашаевна" w:date="2025-08-22T15:30:00Z">
              <w:r w:rsidRPr="00BB7E48">
                <w:rPr>
                  <w:b/>
                </w:rPr>
                <w:t>T0504833:</w:t>
              </w:r>
              <w:r w:rsidRPr="00BB7E48">
                <w:t>DT_</w:t>
              </w:r>
              <w:r w:rsidRPr="00BB7E48">
                <w:rPr>
                  <w:lang w:val="en-US"/>
                </w:rPr>
                <w:t>AKR</w:t>
              </w:r>
            </w:ins>
          </w:p>
        </w:tc>
        <w:tc>
          <w:tcPr>
            <w:tcW w:w="560" w:type="pct"/>
          </w:tcPr>
          <w:p w14:paraId="5CABC4F0" w14:textId="77777777" w:rsidR="002C68BF" w:rsidRPr="00BB7E48" w:rsidRDefault="002C68BF" w:rsidP="002C68BF">
            <w:pPr>
              <w:pStyle w:val="GOSTTablenorm"/>
              <w:rPr>
                <w:ins w:id="3365" w:author="Опаева Лидия Арашаевна" w:date="2025-08-22T15:30:00Z"/>
              </w:rPr>
            </w:pPr>
            <w:ins w:id="3366" w:author="Опаева Лидия Арашаевна" w:date="2025-08-22T15:30:00Z">
              <w:r w:rsidRPr="00BB7E48">
                <w:t>Строка</w:t>
              </w:r>
            </w:ins>
          </w:p>
        </w:tc>
        <w:tc>
          <w:tcPr>
            <w:tcW w:w="374" w:type="pct"/>
          </w:tcPr>
          <w:p w14:paraId="44AF0E51" w14:textId="77777777" w:rsidR="002C68BF" w:rsidRPr="00BB7E48" w:rsidRDefault="002C68BF" w:rsidP="002C68BF">
            <w:pPr>
              <w:pStyle w:val="GOSTTablenorm"/>
              <w:rPr>
                <w:ins w:id="3367" w:author="Опаева Лидия Арашаевна" w:date="2025-08-22T15:30:00Z"/>
              </w:rPr>
            </w:pPr>
            <w:ins w:id="3368" w:author="Опаева Лидия Арашаевна" w:date="2025-08-22T15:30:00Z">
              <w:r w:rsidRPr="00BB7E48">
                <w:t>Нет</w:t>
              </w:r>
            </w:ins>
          </w:p>
        </w:tc>
        <w:tc>
          <w:tcPr>
            <w:tcW w:w="374" w:type="pct"/>
          </w:tcPr>
          <w:p w14:paraId="0AC51F2F" w14:textId="77777777" w:rsidR="002C68BF" w:rsidRPr="00BB7E48" w:rsidRDefault="002C68BF" w:rsidP="002C68BF">
            <w:pPr>
              <w:pStyle w:val="GOSTTablenorm"/>
              <w:rPr>
                <w:ins w:id="3369" w:author="Опаева Лидия Арашаевна" w:date="2025-08-22T15:30:00Z"/>
                <w:lang w:val="en-US"/>
              </w:rPr>
            </w:pPr>
            <w:ins w:id="3370" w:author="Опаева Лидия Арашаевна" w:date="2025-08-22T15:30:00Z">
              <w:r w:rsidRPr="00BB7E48">
                <w:rPr>
                  <w:lang w:val="en-US"/>
                </w:rPr>
                <w:t>&lt;=8</w:t>
              </w:r>
            </w:ins>
          </w:p>
        </w:tc>
        <w:tc>
          <w:tcPr>
            <w:tcW w:w="1777" w:type="pct"/>
          </w:tcPr>
          <w:p w14:paraId="4749F4D0" w14:textId="77777777" w:rsidR="002C68BF" w:rsidRPr="00BB7E48" w:rsidRDefault="002C68BF" w:rsidP="002C68BF">
            <w:pPr>
              <w:pStyle w:val="GOSTTablenorm"/>
              <w:rPr>
                <w:ins w:id="3371" w:author="Опаева Лидия Арашаевна" w:date="2025-08-22T15:30:00Z"/>
              </w:rPr>
            </w:pPr>
            <w:ins w:id="3372" w:author="Опаева Лидия Арашаевна" w:date="2025-08-22T15:30:00Z">
              <w:r w:rsidRPr="00BB7E48">
                <w:t>Указывается значение аналитического признака «</w:t>
              </w:r>
              <w:r w:rsidRPr="00BB7E48">
                <w:rPr>
                  <w:color w:val="000000" w:themeColor="text1"/>
                </w:rPr>
                <w:t>Аналитический код раздела ЛС</w:t>
              </w:r>
              <w:r w:rsidRPr="00BB7E48">
                <w:t>» для отражения по дебету записи учета.</w:t>
              </w:r>
            </w:ins>
          </w:p>
          <w:p w14:paraId="7B41A5E0" w14:textId="77777777" w:rsidR="002C68BF" w:rsidRPr="00BB7E48" w:rsidRDefault="002C68BF" w:rsidP="002C68BF">
            <w:pPr>
              <w:pStyle w:val="GOSTTablenorm"/>
              <w:rPr>
                <w:ins w:id="3373" w:author="Опаева Лидия Арашаевна" w:date="2025-08-22T15:30:00Z"/>
              </w:rPr>
            </w:pPr>
            <w:ins w:id="3374" w:author="Опаева Лидия Арашаевна" w:date="2025-08-22T15:30:00Z">
              <w:r w:rsidRPr="00BB7E48">
                <w:t>Допускается заполнение прочерком</w:t>
              </w:r>
            </w:ins>
          </w:p>
        </w:tc>
      </w:tr>
      <w:tr w:rsidR="002C68BF" w:rsidRPr="00BB7E48" w14:paraId="5325569F" w14:textId="77777777" w:rsidTr="002C68BF">
        <w:trPr>
          <w:ins w:id="3375" w:author="Опаева Лидия Арашаевна" w:date="2025-08-22T15:30:00Z"/>
        </w:trPr>
        <w:tc>
          <w:tcPr>
            <w:tcW w:w="1120" w:type="pct"/>
          </w:tcPr>
          <w:p w14:paraId="3E5F28F6" w14:textId="77777777" w:rsidR="002C68BF" w:rsidRPr="00BB7E48" w:rsidRDefault="002C68BF" w:rsidP="002C68BF">
            <w:pPr>
              <w:pStyle w:val="GOSTTablenorm"/>
              <w:rPr>
                <w:ins w:id="3376" w:author="Опаева Лидия Арашаевна" w:date="2025-08-22T15:30:00Z"/>
              </w:rPr>
            </w:pPr>
            <w:ins w:id="3377" w:author="Опаева Лидия Арашаевна" w:date="2025-08-22T15:30:00Z">
              <w:r w:rsidRPr="00BB7E48">
                <w:t>Код цели Дт</w:t>
              </w:r>
            </w:ins>
          </w:p>
        </w:tc>
        <w:tc>
          <w:tcPr>
            <w:tcW w:w="795" w:type="pct"/>
          </w:tcPr>
          <w:p w14:paraId="63B328F3" w14:textId="77777777" w:rsidR="002C68BF" w:rsidRPr="00BB7E48" w:rsidRDefault="002C68BF" w:rsidP="002C68BF">
            <w:pPr>
              <w:pStyle w:val="GOSTTablenorm"/>
              <w:rPr>
                <w:ins w:id="3378" w:author="Опаева Лидия Арашаевна" w:date="2025-08-22T15:30:00Z"/>
              </w:rPr>
            </w:pPr>
            <w:ins w:id="3379" w:author="Опаева Лидия Арашаевна" w:date="2025-08-22T15:30:00Z">
              <w:r w:rsidRPr="00BB7E48">
                <w:rPr>
                  <w:b/>
                </w:rPr>
                <w:t>T0504833:</w:t>
              </w:r>
              <w:r w:rsidRPr="00BB7E48">
                <w:t>DT_TARGETCODE</w:t>
              </w:r>
            </w:ins>
          </w:p>
        </w:tc>
        <w:tc>
          <w:tcPr>
            <w:tcW w:w="560" w:type="pct"/>
          </w:tcPr>
          <w:p w14:paraId="6B36EC55" w14:textId="77777777" w:rsidR="002C68BF" w:rsidRPr="00BB7E48" w:rsidRDefault="002C68BF" w:rsidP="002C68BF">
            <w:pPr>
              <w:pStyle w:val="GOSTTablenorm"/>
              <w:rPr>
                <w:ins w:id="3380" w:author="Опаева Лидия Арашаевна" w:date="2025-08-22T15:30:00Z"/>
                <w:lang w:eastAsia="en-US"/>
              </w:rPr>
            </w:pPr>
            <w:ins w:id="3381" w:author="Опаева Лидия Арашаевна" w:date="2025-08-22T15:30:00Z">
              <w:r w:rsidRPr="00BB7E48">
                <w:t>Строка</w:t>
              </w:r>
            </w:ins>
          </w:p>
        </w:tc>
        <w:tc>
          <w:tcPr>
            <w:tcW w:w="374" w:type="pct"/>
          </w:tcPr>
          <w:p w14:paraId="351574F6" w14:textId="77777777" w:rsidR="002C68BF" w:rsidRPr="00BB7E48" w:rsidRDefault="002C68BF" w:rsidP="002C68BF">
            <w:pPr>
              <w:pStyle w:val="GOSTTablenorm"/>
              <w:rPr>
                <w:ins w:id="3382" w:author="Опаева Лидия Арашаевна" w:date="2025-08-22T15:30:00Z"/>
              </w:rPr>
            </w:pPr>
            <w:ins w:id="3383" w:author="Опаева Лидия Арашаевна" w:date="2025-08-22T15:30:00Z">
              <w:r w:rsidRPr="00BB7E48">
                <w:t>Да</w:t>
              </w:r>
            </w:ins>
          </w:p>
        </w:tc>
        <w:tc>
          <w:tcPr>
            <w:tcW w:w="374" w:type="pct"/>
          </w:tcPr>
          <w:p w14:paraId="1334D36B" w14:textId="77777777" w:rsidR="002C68BF" w:rsidRPr="00BB7E48" w:rsidRDefault="002C68BF" w:rsidP="002C68BF">
            <w:pPr>
              <w:pStyle w:val="GOSTTablenorm"/>
              <w:rPr>
                <w:ins w:id="3384" w:author="Опаева Лидия Арашаевна" w:date="2025-08-22T15:30:00Z"/>
              </w:rPr>
            </w:pPr>
            <w:ins w:id="3385" w:author="Опаева Лидия Арашаевна" w:date="2025-08-22T15:30:00Z">
              <w:r w:rsidRPr="00BB7E48">
                <w:t>&lt;=25</w:t>
              </w:r>
            </w:ins>
          </w:p>
        </w:tc>
        <w:tc>
          <w:tcPr>
            <w:tcW w:w="1777" w:type="pct"/>
          </w:tcPr>
          <w:p w14:paraId="6C9F5F60" w14:textId="77777777" w:rsidR="002C68BF" w:rsidRPr="00BB7E48" w:rsidRDefault="002C68BF" w:rsidP="002C68BF">
            <w:pPr>
              <w:pStyle w:val="GOSTTablenorm"/>
              <w:rPr>
                <w:ins w:id="3386" w:author="Опаева Лидия Арашаевна" w:date="2025-08-22T15:30:00Z"/>
              </w:rPr>
            </w:pPr>
            <w:ins w:id="3387" w:author="Опаева Лидия Арашаевна" w:date="2025-08-22T15:30:00Z">
              <w:r w:rsidRPr="00BB7E48">
                <w:t>Указывается значение аналитического признака «Код цели» для отражения по дебету записи учета.</w:t>
              </w:r>
            </w:ins>
          </w:p>
          <w:p w14:paraId="391AC5DC" w14:textId="77777777" w:rsidR="002C68BF" w:rsidRPr="00BB7E48" w:rsidRDefault="002C68BF" w:rsidP="002C68BF">
            <w:pPr>
              <w:pStyle w:val="GOSTTablenorm"/>
              <w:rPr>
                <w:ins w:id="3388" w:author="Опаева Лидия Арашаевна" w:date="2025-08-22T15:30:00Z"/>
              </w:rPr>
            </w:pPr>
            <w:ins w:id="3389" w:author="Опаева Лидия Арашаевна" w:date="2025-08-22T15:30:00Z">
              <w:r w:rsidRPr="00BB7E48">
                <w:t>Допускается заполнение прочерком</w:t>
              </w:r>
            </w:ins>
          </w:p>
        </w:tc>
      </w:tr>
      <w:tr w:rsidR="002C68BF" w:rsidRPr="00BB7E48" w14:paraId="5925AC8D" w14:textId="77777777" w:rsidTr="002C68BF">
        <w:trPr>
          <w:ins w:id="3390" w:author="Опаева Лидия Арашаевна" w:date="2025-08-22T15:30:00Z"/>
        </w:trPr>
        <w:tc>
          <w:tcPr>
            <w:tcW w:w="1120" w:type="pct"/>
          </w:tcPr>
          <w:p w14:paraId="5A78F976" w14:textId="77777777" w:rsidR="002C68BF" w:rsidRPr="00BB7E48" w:rsidRDefault="002C68BF" w:rsidP="002C68BF">
            <w:pPr>
              <w:pStyle w:val="GOSTTablenorm"/>
              <w:rPr>
                <w:ins w:id="3391" w:author="Опаева Лидия Арашаевна" w:date="2025-08-22T15:30:00Z"/>
              </w:rPr>
            </w:pPr>
            <w:ins w:id="3392" w:author="Опаева Лидия Арашаевна" w:date="2025-08-22T15:30:00Z">
              <w:r w:rsidRPr="00BB7E48">
                <w:t>Код целевой субсидии Дт</w:t>
              </w:r>
            </w:ins>
          </w:p>
        </w:tc>
        <w:tc>
          <w:tcPr>
            <w:tcW w:w="795" w:type="pct"/>
          </w:tcPr>
          <w:p w14:paraId="6E070CB0" w14:textId="77777777" w:rsidR="002C68BF" w:rsidRPr="00BB7E48" w:rsidRDefault="002C68BF" w:rsidP="002C68BF">
            <w:pPr>
              <w:pStyle w:val="GOSTTablenorm"/>
              <w:rPr>
                <w:ins w:id="3393" w:author="Опаева Лидия Арашаевна" w:date="2025-08-22T15:30:00Z"/>
              </w:rPr>
            </w:pPr>
            <w:ins w:id="3394" w:author="Опаева Лидия Арашаевна" w:date="2025-08-22T15:30:00Z">
              <w:r w:rsidRPr="00BB7E48">
                <w:rPr>
                  <w:b/>
                </w:rPr>
                <w:t>T0504833:</w:t>
              </w:r>
              <w:r w:rsidRPr="00BB7E48">
                <w:t>DT_ANALITCODE</w:t>
              </w:r>
            </w:ins>
          </w:p>
        </w:tc>
        <w:tc>
          <w:tcPr>
            <w:tcW w:w="560" w:type="pct"/>
          </w:tcPr>
          <w:p w14:paraId="1F7EC090" w14:textId="77777777" w:rsidR="002C68BF" w:rsidRPr="00BB7E48" w:rsidRDefault="002C68BF" w:rsidP="002C68BF">
            <w:pPr>
              <w:pStyle w:val="GOSTTablenorm"/>
              <w:rPr>
                <w:ins w:id="3395" w:author="Опаева Лидия Арашаевна" w:date="2025-08-22T15:30:00Z"/>
              </w:rPr>
            </w:pPr>
            <w:ins w:id="3396" w:author="Опаева Лидия Арашаевна" w:date="2025-08-22T15:30:00Z">
              <w:r w:rsidRPr="00BB7E48">
                <w:t>Строка</w:t>
              </w:r>
            </w:ins>
          </w:p>
        </w:tc>
        <w:tc>
          <w:tcPr>
            <w:tcW w:w="374" w:type="pct"/>
          </w:tcPr>
          <w:p w14:paraId="5CAE1B45" w14:textId="77777777" w:rsidR="002C68BF" w:rsidRPr="00BB7E48" w:rsidDel="00493782" w:rsidRDefault="002C68BF" w:rsidP="002C68BF">
            <w:pPr>
              <w:pStyle w:val="GOSTTablenorm"/>
              <w:rPr>
                <w:ins w:id="3397" w:author="Опаева Лидия Арашаевна" w:date="2025-08-22T15:30:00Z"/>
              </w:rPr>
            </w:pPr>
            <w:ins w:id="3398" w:author="Опаева Лидия Арашаевна" w:date="2025-08-22T15:30:00Z">
              <w:r w:rsidRPr="00BB7E48">
                <w:t>Нет</w:t>
              </w:r>
            </w:ins>
          </w:p>
        </w:tc>
        <w:tc>
          <w:tcPr>
            <w:tcW w:w="374" w:type="pct"/>
          </w:tcPr>
          <w:p w14:paraId="1E59006F" w14:textId="77777777" w:rsidR="002C68BF" w:rsidRPr="00BB7E48" w:rsidRDefault="002C68BF" w:rsidP="002C68BF">
            <w:pPr>
              <w:pStyle w:val="GOSTTablenorm"/>
              <w:rPr>
                <w:ins w:id="3399" w:author="Опаева Лидия Арашаевна" w:date="2025-08-22T15:30:00Z"/>
              </w:rPr>
            </w:pPr>
            <w:ins w:id="3400" w:author="Опаева Лидия Арашаевна" w:date="2025-08-22T15:30:00Z">
              <w:r w:rsidRPr="00BB7E48">
                <w:rPr>
                  <w:lang w:val="en-US"/>
                </w:rPr>
                <w:t>&lt;</w:t>
              </w:r>
              <w:r w:rsidRPr="00BB7E48">
                <w:t>=25</w:t>
              </w:r>
            </w:ins>
          </w:p>
        </w:tc>
        <w:tc>
          <w:tcPr>
            <w:tcW w:w="1777" w:type="pct"/>
          </w:tcPr>
          <w:p w14:paraId="5772580C" w14:textId="77777777" w:rsidR="002C68BF" w:rsidRPr="00BB7E48" w:rsidRDefault="002C68BF" w:rsidP="002C68BF">
            <w:pPr>
              <w:pStyle w:val="GOSTTablenorm"/>
              <w:rPr>
                <w:ins w:id="3401" w:author="Опаева Лидия Арашаевна" w:date="2025-08-22T15:30:00Z"/>
              </w:rPr>
            </w:pPr>
            <w:ins w:id="3402" w:author="Опаева Лидия Арашаевна" w:date="2025-08-22T15:30:00Z">
              <w:r w:rsidRPr="00BB7E48">
                <w:t>Указывается значение аналитического признака «Аналитический код» для отражения по дебету</w:t>
              </w:r>
              <w:r w:rsidRPr="00BB7E48" w:rsidDel="000A0FA3">
                <w:t xml:space="preserve"> </w:t>
              </w:r>
              <w:r w:rsidRPr="00BB7E48">
                <w:t>записи учета.</w:t>
              </w:r>
            </w:ins>
          </w:p>
          <w:p w14:paraId="58A8A743" w14:textId="77777777" w:rsidR="002C68BF" w:rsidRPr="00BB7E48" w:rsidRDefault="002C68BF" w:rsidP="002C68BF">
            <w:pPr>
              <w:pStyle w:val="GOSTTablenorm"/>
              <w:rPr>
                <w:ins w:id="3403" w:author="Опаева Лидия Арашаевна" w:date="2025-08-22T15:30:00Z"/>
              </w:rPr>
            </w:pPr>
            <w:ins w:id="3404" w:author="Опаева Лидия Арашаевна" w:date="2025-08-22T15:30:00Z">
              <w:r w:rsidRPr="00BB7E48">
                <w:t>Допускается заполнение прочерком</w:t>
              </w:r>
            </w:ins>
          </w:p>
        </w:tc>
      </w:tr>
      <w:tr w:rsidR="002C68BF" w:rsidRPr="00BB7E48" w14:paraId="334354E3" w14:textId="77777777" w:rsidTr="002C68BF">
        <w:trPr>
          <w:ins w:id="3405" w:author="Опаева Лидия Арашаевна" w:date="2025-08-22T15:30:00Z"/>
        </w:trPr>
        <w:tc>
          <w:tcPr>
            <w:tcW w:w="1120" w:type="pct"/>
          </w:tcPr>
          <w:p w14:paraId="155976B1" w14:textId="77777777" w:rsidR="002C68BF" w:rsidRPr="00BB7E48" w:rsidRDefault="002C68BF" w:rsidP="002C68BF">
            <w:pPr>
              <w:pStyle w:val="GOSTTablenorm"/>
              <w:rPr>
                <w:ins w:id="3406" w:author="Опаева Лидия Арашаевна" w:date="2025-08-22T15:30:00Z"/>
              </w:rPr>
            </w:pPr>
            <w:ins w:id="3407" w:author="Опаева Лидия Арашаевна" w:date="2025-08-22T15:30:00Z">
              <w:r w:rsidRPr="00BB7E48">
                <w:t>Код ОКС Дт</w:t>
              </w:r>
            </w:ins>
          </w:p>
        </w:tc>
        <w:tc>
          <w:tcPr>
            <w:tcW w:w="795" w:type="pct"/>
          </w:tcPr>
          <w:p w14:paraId="242B1322" w14:textId="77777777" w:rsidR="002C68BF" w:rsidRPr="00BB7E48" w:rsidRDefault="002C68BF" w:rsidP="002C68BF">
            <w:pPr>
              <w:pStyle w:val="GOSTTablenorm"/>
              <w:rPr>
                <w:ins w:id="3408" w:author="Опаева Лидия Арашаевна" w:date="2025-08-22T15:30:00Z"/>
              </w:rPr>
            </w:pPr>
            <w:ins w:id="3409" w:author="Опаева Лидия Арашаевна" w:date="2025-08-22T15:30:00Z">
              <w:r w:rsidRPr="00BB7E48">
                <w:rPr>
                  <w:b/>
                </w:rPr>
                <w:t>T0504833:</w:t>
              </w:r>
              <w:r w:rsidRPr="00BB7E48">
                <w:t>DT_OKS</w:t>
              </w:r>
            </w:ins>
          </w:p>
        </w:tc>
        <w:tc>
          <w:tcPr>
            <w:tcW w:w="560" w:type="pct"/>
          </w:tcPr>
          <w:p w14:paraId="2389C6FC" w14:textId="77777777" w:rsidR="002C68BF" w:rsidRPr="00BB7E48" w:rsidRDefault="002C68BF" w:rsidP="002C68BF">
            <w:pPr>
              <w:pStyle w:val="GOSTTablenorm"/>
              <w:rPr>
                <w:ins w:id="3410" w:author="Опаева Лидия Арашаевна" w:date="2025-08-22T15:30:00Z"/>
              </w:rPr>
            </w:pPr>
            <w:ins w:id="3411" w:author="Опаева Лидия Арашаевна" w:date="2025-08-22T15:30:00Z">
              <w:r w:rsidRPr="00BB7E48">
                <w:t>Строка</w:t>
              </w:r>
            </w:ins>
          </w:p>
        </w:tc>
        <w:tc>
          <w:tcPr>
            <w:tcW w:w="374" w:type="pct"/>
          </w:tcPr>
          <w:p w14:paraId="77A37DE5" w14:textId="77777777" w:rsidR="002C68BF" w:rsidRPr="00BB7E48" w:rsidRDefault="002C68BF" w:rsidP="002C68BF">
            <w:pPr>
              <w:pStyle w:val="GOSTTablenorm"/>
              <w:rPr>
                <w:ins w:id="3412" w:author="Опаева Лидия Арашаевна" w:date="2025-08-22T15:30:00Z"/>
              </w:rPr>
            </w:pPr>
            <w:ins w:id="3413" w:author="Опаева Лидия Арашаевна" w:date="2025-08-22T15:30:00Z">
              <w:r w:rsidRPr="00BB7E48">
                <w:t>Нет</w:t>
              </w:r>
            </w:ins>
          </w:p>
        </w:tc>
        <w:tc>
          <w:tcPr>
            <w:tcW w:w="374" w:type="pct"/>
          </w:tcPr>
          <w:p w14:paraId="5621BDEA" w14:textId="77777777" w:rsidR="002C68BF" w:rsidRPr="00BB7E48" w:rsidRDefault="002C68BF" w:rsidP="002C68BF">
            <w:pPr>
              <w:pStyle w:val="GOSTTablenorm"/>
              <w:rPr>
                <w:ins w:id="3414" w:author="Опаева Лидия Арашаевна" w:date="2025-08-22T15:30:00Z"/>
                <w:lang w:val="en-US"/>
              </w:rPr>
            </w:pPr>
            <w:ins w:id="3415" w:author="Опаева Лидия Арашаевна" w:date="2025-08-22T15:30:00Z">
              <w:r w:rsidRPr="00BB7E48">
                <w:rPr>
                  <w:lang w:val="en-US"/>
                </w:rPr>
                <w:t>&lt;</w:t>
              </w:r>
              <w:r w:rsidRPr="00BB7E48">
                <w:t>=2</w:t>
              </w:r>
              <w:r w:rsidRPr="00BB7E48">
                <w:rPr>
                  <w:lang w:val="en-US"/>
                </w:rPr>
                <w:t>5</w:t>
              </w:r>
            </w:ins>
          </w:p>
        </w:tc>
        <w:tc>
          <w:tcPr>
            <w:tcW w:w="1777" w:type="pct"/>
          </w:tcPr>
          <w:p w14:paraId="677FA06F" w14:textId="77777777" w:rsidR="002C68BF" w:rsidRPr="00BB7E48" w:rsidRDefault="002C68BF" w:rsidP="002C68BF">
            <w:pPr>
              <w:pStyle w:val="GOSTTablenorm"/>
              <w:rPr>
                <w:ins w:id="3416" w:author="Опаева Лидия Арашаевна" w:date="2025-08-22T15:30:00Z"/>
              </w:rPr>
            </w:pPr>
            <w:ins w:id="3417" w:author="Опаева Лидия Арашаевна" w:date="2025-08-22T15:30:00Z">
              <w:r w:rsidRPr="00BB7E48">
                <w:t>Указывается значение аналитического признака «ФАИП» для отражения по дебету</w:t>
              </w:r>
              <w:r w:rsidRPr="00BB7E48" w:rsidDel="000A0FA3">
                <w:t xml:space="preserve"> </w:t>
              </w:r>
              <w:r w:rsidRPr="00BB7E48">
                <w:t>записи учета.</w:t>
              </w:r>
            </w:ins>
          </w:p>
          <w:p w14:paraId="263AA7C7" w14:textId="77777777" w:rsidR="002C68BF" w:rsidRPr="00BB7E48" w:rsidRDefault="002C68BF" w:rsidP="002C68BF">
            <w:pPr>
              <w:pStyle w:val="GOSTTablenorm"/>
              <w:rPr>
                <w:ins w:id="3418" w:author="Опаева Лидия Арашаевна" w:date="2025-08-22T15:30:00Z"/>
              </w:rPr>
            </w:pPr>
            <w:ins w:id="3419" w:author="Опаева Лидия Арашаевна" w:date="2025-08-22T15:30:00Z">
              <w:r w:rsidRPr="00BB7E48">
                <w:t>Допускается заполнение прочерком</w:t>
              </w:r>
            </w:ins>
          </w:p>
        </w:tc>
      </w:tr>
      <w:tr w:rsidR="002C68BF" w:rsidRPr="00BB7E48" w14:paraId="7C6B0CF6" w14:textId="77777777" w:rsidTr="002C68BF">
        <w:trPr>
          <w:ins w:id="3420" w:author="Опаева Лидия Арашаевна" w:date="2025-08-22T15:30:00Z"/>
        </w:trPr>
        <w:tc>
          <w:tcPr>
            <w:tcW w:w="1120" w:type="pct"/>
          </w:tcPr>
          <w:p w14:paraId="391C48E7" w14:textId="77777777" w:rsidR="002C68BF" w:rsidRPr="00BB7E48" w:rsidRDefault="002C68BF" w:rsidP="002C68BF">
            <w:pPr>
              <w:pStyle w:val="GOSTTablenorm"/>
              <w:rPr>
                <w:ins w:id="3421" w:author="Опаева Лидия Арашаевна" w:date="2025-08-22T15:30:00Z"/>
              </w:rPr>
            </w:pPr>
            <w:ins w:id="3422" w:author="Опаева Лидия Арашаевна" w:date="2025-08-22T15:30:00Z">
              <w:r w:rsidRPr="00BB7E48">
                <w:t>ИГК Дт</w:t>
              </w:r>
            </w:ins>
          </w:p>
        </w:tc>
        <w:tc>
          <w:tcPr>
            <w:tcW w:w="795" w:type="pct"/>
          </w:tcPr>
          <w:p w14:paraId="0D25A7DA" w14:textId="77777777" w:rsidR="002C68BF" w:rsidRPr="00BB7E48" w:rsidRDefault="002C68BF" w:rsidP="002C68BF">
            <w:pPr>
              <w:pStyle w:val="GOSTTablenorm"/>
              <w:rPr>
                <w:ins w:id="3423" w:author="Опаева Лидия Арашаевна" w:date="2025-08-22T15:30:00Z"/>
              </w:rPr>
            </w:pPr>
            <w:ins w:id="3424" w:author="Опаева Лидия Арашаевна" w:date="2025-08-22T15:30:00Z">
              <w:r w:rsidRPr="00BB7E48">
                <w:rPr>
                  <w:b/>
                </w:rPr>
                <w:t>T0504833:</w:t>
              </w:r>
              <w:r w:rsidRPr="00BB7E48">
                <w:t>DT_IGK</w:t>
              </w:r>
            </w:ins>
          </w:p>
        </w:tc>
        <w:tc>
          <w:tcPr>
            <w:tcW w:w="560" w:type="pct"/>
          </w:tcPr>
          <w:p w14:paraId="78A5192E" w14:textId="77777777" w:rsidR="002C68BF" w:rsidRPr="00BB7E48" w:rsidRDefault="002C68BF" w:rsidP="002C68BF">
            <w:pPr>
              <w:pStyle w:val="GOSTTablenorm"/>
              <w:rPr>
                <w:ins w:id="3425" w:author="Опаева Лидия Арашаевна" w:date="2025-08-22T15:30:00Z"/>
              </w:rPr>
            </w:pPr>
            <w:ins w:id="3426" w:author="Опаева Лидия Арашаевна" w:date="2025-08-22T15:30:00Z">
              <w:r w:rsidRPr="00BB7E48">
                <w:t>Строка</w:t>
              </w:r>
            </w:ins>
          </w:p>
        </w:tc>
        <w:tc>
          <w:tcPr>
            <w:tcW w:w="374" w:type="pct"/>
          </w:tcPr>
          <w:p w14:paraId="70C3E262" w14:textId="77777777" w:rsidR="002C68BF" w:rsidRPr="00BB7E48" w:rsidRDefault="002C68BF" w:rsidP="002C68BF">
            <w:pPr>
              <w:pStyle w:val="GOSTTablenorm"/>
              <w:rPr>
                <w:ins w:id="3427" w:author="Опаева Лидия Арашаевна" w:date="2025-08-22T15:30:00Z"/>
              </w:rPr>
            </w:pPr>
            <w:ins w:id="3428" w:author="Опаева Лидия Арашаевна" w:date="2025-08-22T15:30:00Z">
              <w:r w:rsidRPr="00BB7E48">
                <w:t>Нет</w:t>
              </w:r>
            </w:ins>
          </w:p>
        </w:tc>
        <w:tc>
          <w:tcPr>
            <w:tcW w:w="374" w:type="pct"/>
          </w:tcPr>
          <w:p w14:paraId="25D0C05D" w14:textId="77777777" w:rsidR="002C68BF" w:rsidRPr="00BB7E48" w:rsidRDefault="002C68BF" w:rsidP="002C68BF">
            <w:pPr>
              <w:pStyle w:val="GOSTTablenorm"/>
              <w:rPr>
                <w:ins w:id="3429" w:author="Опаева Лидия Арашаевна" w:date="2025-08-22T15:30:00Z"/>
                <w:lang w:val="en-US"/>
              </w:rPr>
            </w:pPr>
            <w:ins w:id="3430" w:author="Опаева Лидия Арашаевна" w:date="2025-08-22T15:30:00Z">
              <w:r w:rsidRPr="00BB7E48">
                <w:rPr>
                  <w:lang w:val="en-US"/>
                </w:rPr>
                <w:t>&lt;=20</w:t>
              </w:r>
            </w:ins>
          </w:p>
        </w:tc>
        <w:tc>
          <w:tcPr>
            <w:tcW w:w="1777" w:type="pct"/>
          </w:tcPr>
          <w:p w14:paraId="547085E0" w14:textId="77777777" w:rsidR="002C68BF" w:rsidRPr="00BB7E48" w:rsidRDefault="002C68BF" w:rsidP="002C68BF">
            <w:pPr>
              <w:pStyle w:val="GOSTTablenorm"/>
              <w:rPr>
                <w:ins w:id="3431" w:author="Опаева Лидия Арашаевна" w:date="2025-08-22T15:30:00Z"/>
              </w:rPr>
            </w:pPr>
            <w:ins w:id="3432" w:author="Опаева Лидия Арашаевна" w:date="2025-08-22T15:30:00Z">
              <w:r w:rsidRPr="00BB7E48">
                <w:t>Указывается значение аналитического признака «Идентификатор ГК» для отражения по дебету</w:t>
              </w:r>
              <w:r w:rsidRPr="00BB7E48" w:rsidDel="000A0FA3">
                <w:t xml:space="preserve"> </w:t>
              </w:r>
              <w:r w:rsidRPr="00BB7E48">
                <w:t>записи учета.</w:t>
              </w:r>
            </w:ins>
          </w:p>
          <w:p w14:paraId="7BCCD743" w14:textId="77777777" w:rsidR="002C68BF" w:rsidRPr="00BB7E48" w:rsidRDefault="002C68BF" w:rsidP="002C68BF">
            <w:pPr>
              <w:pStyle w:val="GOSTTablenorm"/>
              <w:rPr>
                <w:ins w:id="3433" w:author="Опаева Лидия Арашаевна" w:date="2025-08-22T15:30:00Z"/>
              </w:rPr>
            </w:pPr>
            <w:ins w:id="3434" w:author="Опаева Лидия Арашаевна" w:date="2025-08-22T15:30:00Z">
              <w:r w:rsidRPr="00BB7E48">
                <w:t>Допускается заполнение прочерком</w:t>
              </w:r>
            </w:ins>
          </w:p>
        </w:tc>
      </w:tr>
      <w:tr w:rsidR="002C68BF" w:rsidRPr="00BB7E48" w14:paraId="068BA83C" w14:textId="77777777" w:rsidTr="002C68BF">
        <w:trPr>
          <w:trHeight w:val="756"/>
          <w:ins w:id="3435" w:author="Опаева Лидия Арашаевна" w:date="2025-08-22T15:30:00Z"/>
        </w:trPr>
        <w:tc>
          <w:tcPr>
            <w:tcW w:w="1120" w:type="pct"/>
          </w:tcPr>
          <w:p w14:paraId="31DD41AA" w14:textId="77777777" w:rsidR="002C68BF" w:rsidRPr="00BB7E48" w:rsidRDefault="002C68BF" w:rsidP="002C68BF">
            <w:pPr>
              <w:pStyle w:val="GOSTTablenorm"/>
              <w:rPr>
                <w:ins w:id="3436" w:author="Опаева Лидия Арашаевна" w:date="2025-08-22T15:30:00Z"/>
              </w:rPr>
            </w:pPr>
            <w:ins w:id="3437" w:author="Опаева Лидия Арашаевна" w:date="2025-08-22T15:30:00Z">
              <w:r w:rsidRPr="00BB7E48">
                <w:t>Номер КОО</w:t>
              </w:r>
            </w:ins>
          </w:p>
        </w:tc>
        <w:tc>
          <w:tcPr>
            <w:tcW w:w="795" w:type="pct"/>
          </w:tcPr>
          <w:p w14:paraId="102CD9D2" w14:textId="77777777" w:rsidR="002C68BF" w:rsidRPr="00BB7E48" w:rsidRDefault="002C68BF" w:rsidP="002C68BF">
            <w:pPr>
              <w:pStyle w:val="GOSTTablenorm"/>
              <w:rPr>
                <w:ins w:id="3438" w:author="Опаева Лидия Арашаевна" w:date="2025-08-22T15:30:00Z"/>
              </w:rPr>
            </w:pPr>
            <w:ins w:id="3439" w:author="Опаева Лидия Арашаевна" w:date="2025-08-22T15:30:00Z">
              <w:r w:rsidRPr="00BB7E48">
                <w:rPr>
                  <w:b/>
                </w:rPr>
                <w:t>T0504833:</w:t>
              </w:r>
              <w:r w:rsidRPr="00BB7E48">
                <w:t>DT_</w:t>
              </w:r>
              <w:r w:rsidRPr="00BB7E48">
                <w:rPr>
                  <w:lang w:val="en-US"/>
                </w:rPr>
                <w:t>KOO</w:t>
              </w:r>
            </w:ins>
          </w:p>
        </w:tc>
        <w:tc>
          <w:tcPr>
            <w:tcW w:w="560" w:type="pct"/>
          </w:tcPr>
          <w:p w14:paraId="23AD1692" w14:textId="77777777" w:rsidR="002C68BF" w:rsidRPr="00BB7E48" w:rsidRDefault="002C68BF" w:rsidP="002C68BF">
            <w:pPr>
              <w:pStyle w:val="GOSTTablenorm"/>
              <w:rPr>
                <w:ins w:id="3440" w:author="Опаева Лидия Арашаевна" w:date="2025-08-22T15:30:00Z"/>
                <w:lang w:val="en-US"/>
              </w:rPr>
            </w:pPr>
            <w:ins w:id="3441" w:author="Опаева Лидия Арашаевна" w:date="2025-08-22T15:30:00Z">
              <w:r w:rsidRPr="00BB7E48">
                <w:t>Строка</w:t>
              </w:r>
            </w:ins>
          </w:p>
        </w:tc>
        <w:tc>
          <w:tcPr>
            <w:tcW w:w="374" w:type="pct"/>
          </w:tcPr>
          <w:p w14:paraId="4247AB3E" w14:textId="77777777" w:rsidR="002C68BF" w:rsidRPr="00BB7E48" w:rsidRDefault="002C68BF" w:rsidP="002C68BF">
            <w:pPr>
              <w:pStyle w:val="GOSTTablenorm"/>
              <w:rPr>
                <w:ins w:id="3442" w:author="Опаева Лидия Арашаевна" w:date="2025-08-22T15:30:00Z"/>
              </w:rPr>
            </w:pPr>
            <w:ins w:id="3443" w:author="Опаева Лидия Арашаевна" w:date="2025-08-22T15:30:00Z">
              <w:r w:rsidRPr="00BB7E48">
                <w:t>Нет</w:t>
              </w:r>
            </w:ins>
          </w:p>
        </w:tc>
        <w:tc>
          <w:tcPr>
            <w:tcW w:w="374" w:type="pct"/>
          </w:tcPr>
          <w:p w14:paraId="528138F2" w14:textId="77777777" w:rsidR="002C68BF" w:rsidRPr="00BB7E48" w:rsidRDefault="002C68BF" w:rsidP="002C68BF">
            <w:pPr>
              <w:pStyle w:val="GOSTTablenorm"/>
              <w:rPr>
                <w:ins w:id="3444" w:author="Опаева Лидия Арашаевна" w:date="2025-08-22T15:30:00Z"/>
                <w:lang w:val="en-US"/>
              </w:rPr>
            </w:pPr>
            <w:ins w:id="3445" w:author="Опаева Лидия Арашаевна" w:date="2025-08-22T15:30:00Z">
              <w:r w:rsidRPr="00BB7E48">
                <w:rPr>
                  <w:lang w:val="en-US"/>
                </w:rPr>
                <w:t>&lt;=50</w:t>
              </w:r>
            </w:ins>
          </w:p>
        </w:tc>
        <w:tc>
          <w:tcPr>
            <w:tcW w:w="1777" w:type="pct"/>
          </w:tcPr>
          <w:p w14:paraId="42728A6F" w14:textId="77777777" w:rsidR="002C68BF" w:rsidRPr="00BB7E48" w:rsidRDefault="002C68BF" w:rsidP="002C68BF">
            <w:pPr>
              <w:pStyle w:val="GOSTTablenorm"/>
              <w:rPr>
                <w:ins w:id="3446" w:author="Опаева Лидия Арашаевна" w:date="2025-08-22T15:30:00Z"/>
              </w:rPr>
            </w:pPr>
            <w:ins w:id="3447" w:author="Опаева Лидия Арашаевна" w:date="2025-08-22T15:30:00Z">
              <w:r w:rsidRPr="00BB7E48">
                <w:t>Указывается значение аналитического признака «</w:t>
              </w:r>
              <w:r w:rsidRPr="00BB7E48">
                <w:rPr>
                  <w:color w:val="000000" w:themeColor="text1"/>
                </w:rPr>
                <w:t>Номер КОО</w:t>
              </w:r>
              <w:r w:rsidRPr="00BB7E48">
                <w:t>» для отражения по дебету записи учета.</w:t>
              </w:r>
            </w:ins>
          </w:p>
          <w:p w14:paraId="3F359B17" w14:textId="77777777" w:rsidR="002C68BF" w:rsidRPr="00BB7E48" w:rsidRDefault="002C68BF" w:rsidP="002C68BF">
            <w:pPr>
              <w:pStyle w:val="GOSTTablenorm"/>
              <w:rPr>
                <w:ins w:id="3448" w:author="Опаева Лидия Арашаевна" w:date="2025-08-22T15:30:00Z"/>
              </w:rPr>
            </w:pPr>
            <w:ins w:id="3449" w:author="Опаева Лидия Арашаевна" w:date="2025-08-22T15:30:00Z">
              <w:r w:rsidRPr="00BB7E48">
                <w:t>Допускается заполнение прочерком</w:t>
              </w:r>
            </w:ins>
          </w:p>
        </w:tc>
      </w:tr>
      <w:tr w:rsidR="002C68BF" w:rsidRPr="00BB7E48" w14:paraId="684FBFB1" w14:textId="77777777" w:rsidTr="002C68BF">
        <w:trPr>
          <w:ins w:id="3450" w:author="Опаева Лидия Арашаевна" w:date="2025-08-22T15:30:00Z"/>
        </w:trPr>
        <w:tc>
          <w:tcPr>
            <w:tcW w:w="1120" w:type="pct"/>
          </w:tcPr>
          <w:p w14:paraId="36C1C856" w14:textId="77777777" w:rsidR="002C68BF" w:rsidRPr="00BB7E48" w:rsidRDefault="002C68BF" w:rsidP="002C68BF">
            <w:pPr>
              <w:pStyle w:val="GOSTTablenorm"/>
              <w:rPr>
                <w:ins w:id="3451" w:author="Опаева Лидия Арашаевна" w:date="2025-08-22T15:30:00Z"/>
              </w:rPr>
            </w:pPr>
            <w:ins w:id="3452" w:author="Опаева Лидия Арашаевна" w:date="2025-08-22T15:30:00Z">
              <w:r w:rsidRPr="00BB7E48">
                <w:t>Код источника поступлений/направления расходования ЦС Дт</w:t>
              </w:r>
            </w:ins>
          </w:p>
        </w:tc>
        <w:tc>
          <w:tcPr>
            <w:tcW w:w="795" w:type="pct"/>
          </w:tcPr>
          <w:p w14:paraId="432F4A1B" w14:textId="77777777" w:rsidR="002C68BF" w:rsidRPr="00BB7E48" w:rsidRDefault="002C68BF" w:rsidP="002C68BF">
            <w:pPr>
              <w:pStyle w:val="GOSTTablenorm"/>
              <w:rPr>
                <w:ins w:id="3453" w:author="Опаева Лидия Арашаевна" w:date="2025-08-22T15:30:00Z"/>
              </w:rPr>
            </w:pPr>
            <w:ins w:id="3454" w:author="Опаева Лидия Арашаевна" w:date="2025-08-22T15:30:00Z">
              <w:r w:rsidRPr="00BB7E48">
                <w:rPr>
                  <w:b/>
                </w:rPr>
                <w:t>T0504833:</w:t>
              </w:r>
              <w:r w:rsidRPr="00BB7E48">
                <w:t>DT_TARGETFUNDSCODE</w:t>
              </w:r>
            </w:ins>
          </w:p>
        </w:tc>
        <w:tc>
          <w:tcPr>
            <w:tcW w:w="560" w:type="pct"/>
          </w:tcPr>
          <w:p w14:paraId="083AD6DD" w14:textId="77777777" w:rsidR="002C68BF" w:rsidRPr="00BB7E48" w:rsidRDefault="002C68BF" w:rsidP="002C68BF">
            <w:pPr>
              <w:pStyle w:val="GOSTTablenorm"/>
              <w:rPr>
                <w:ins w:id="3455" w:author="Опаева Лидия Арашаевна" w:date="2025-08-22T15:30:00Z"/>
              </w:rPr>
            </w:pPr>
            <w:ins w:id="3456" w:author="Опаева Лидия Арашаевна" w:date="2025-08-22T15:30:00Z">
              <w:r w:rsidRPr="00BB7E48">
                <w:t>Строка</w:t>
              </w:r>
            </w:ins>
          </w:p>
        </w:tc>
        <w:tc>
          <w:tcPr>
            <w:tcW w:w="374" w:type="pct"/>
          </w:tcPr>
          <w:p w14:paraId="545182B9" w14:textId="77777777" w:rsidR="002C68BF" w:rsidRPr="00BB7E48" w:rsidRDefault="002C68BF" w:rsidP="002C68BF">
            <w:pPr>
              <w:pStyle w:val="GOSTTablenorm"/>
              <w:rPr>
                <w:ins w:id="3457" w:author="Опаева Лидия Арашаевна" w:date="2025-08-22T15:30:00Z"/>
              </w:rPr>
            </w:pPr>
            <w:ins w:id="3458" w:author="Опаева Лидия Арашаевна" w:date="2025-08-22T15:30:00Z">
              <w:r w:rsidRPr="00BB7E48">
                <w:t>Нет</w:t>
              </w:r>
            </w:ins>
          </w:p>
        </w:tc>
        <w:tc>
          <w:tcPr>
            <w:tcW w:w="374" w:type="pct"/>
          </w:tcPr>
          <w:p w14:paraId="5610D403" w14:textId="77777777" w:rsidR="002C68BF" w:rsidRPr="00BB7E48" w:rsidRDefault="002C68BF" w:rsidP="002C68BF">
            <w:pPr>
              <w:pStyle w:val="GOSTTablenorm"/>
              <w:rPr>
                <w:ins w:id="3459" w:author="Опаева Лидия Арашаевна" w:date="2025-08-22T15:30:00Z"/>
                <w:lang w:val="en-US"/>
              </w:rPr>
            </w:pPr>
            <w:ins w:id="3460" w:author="Опаева Лидия Арашаевна" w:date="2025-08-22T15:30:00Z">
              <w:r w:rsidRPr="00BB7E48">
                <w:rPr>
                  <w:lang w:val="en-US"/>
                </w:rPr>
                <w:t>&lt;=50</w:t>
              </w:r>
            </w:ins>
          </w:p>
        </w:tc>
        <w:tc>
          <w:tcPr>
            <w:tcW w:w="1777" w:type="pct"/>
          </w:tcPr>
          <w:p w14:paraId="5EA26B01" w14:textId="77777777" w:rsidR="002C68BF" w:rsidRPr="00BB7E48" w:rsidRDefault="002C68BF" w:rsidP="002C68BF">
            <w:pPr>
              <w:pStyle w:val="GOSTTablenorm"/>
              <w:rPr>
                <w:ins w:id="3461" w:author="Опаева Лидия Арашаевна" w:date="2025-08-22T15:30:00Z"/>
              </w:rPr>
            </w:pPr>
            <w:ins w:id="3462" w:author="Опаева Лидия Арашаевна" w:date="2025-08-22T15:30:00Z">
              <w:r w:rsidRPr="00BB7E48">
                <w:t>Указывается значение аналитического признака «Код целевых средств» для отражения по дебету</w:t>
              </w:r>
              <w:r w:rsidRPr="00BB7E48" w:rsidDel="000A0FA3">
                <w:t xml:space="preserve"> </w:t>
              </w:r>
              <w:r w:rsidRPr="00BB7E48">
                <w:t>записи учета.</w:t>
              </w:r>
            </w:ins>
          </w:p>
          <w:p w14:paraId="17EFDF21" w14:textId="77777777" w:rsidR="002C68BF" w:rsidRPr="00BB7E48" w:rsidRDefault="002C68BF" w:rsidP="002C68BF">
            <w:pPr>
              <w:pStyle w:val="GOSTTablenorm"/>
              <w:rPr>
                <w:ins w:id="3463" w:author="Опаева Лидия Арашаевна" w:date="2025-08-22T15:30:00Z"/>
              </w:rPr>
            </w:pPr>
            <w:ins w:id="3464" w:author="Опаева Лидия Арашаевна" w:date="2025-08-22T15:30:00Z">
              <w:r w:rsidRPr="00BB7E48">
                <w:t>Допускается заполнение прочерком</w:t>
              </w:r>
            </w:ins>
          </w:p>
        </w:tc>
      </w:tr>
      <w:tr w:rsidR="002C68BF" w:rsidRPr="00BB7E48" w14:paraId="2CF11E55" w14:textId="77777777" w:rsidTr="002C68BF">
        <w:trPr>
          <w:ins w:id="3465" w:author="Опаева Лидия Арашаевна" w:date="2025-08-22T15:30:00Z"/>
        </w:trPr>
        <w:tc>
          <w:tcPr>
            <w:tcW w:w="1120" w:type="pct"/>
          </w:tcPr>
          <w:p w14:paraId="5679C6CF" w14:textId="77777777" w:rsidR="002C68BF" w:rsidRPr="00977891" w:rsidRDefault="002C68BF" w:rsidP="002C68BF">
            <w:pPr>
              <w:pStyle w:val="GOSTTablenorm"/>
              <w:rPr>
                <w:ins w:id="3466" w:author="Опаева Лидия Арашаевна" w:date="2025-08-22T15:30:00Z"/>
              </w:rPr>
            </w:pPr>
            <w:ins w:id="3467" w:author="Опаева Лидия Арашаевна" w:date="2025-08-22T15:30:00Z">
              <w:r w:rsidRPr="00977891">
                <w:rPr>
                  <w:color w:val="000000" w:themeColor="text1"/>
                </w:rPr>
                <w:t>Тип кода классификации операций при КС Дт</w:t>
              </w:r>
            </w:ins>
          </w:p>
        </w:tc>
        <w:tc>
          <w:tcPr>
            <w:tcW w:w="795" w:type="pct"/>
          </w:tcPr>
          <w:p w14:paraId="18CCE76A" w14:textId="77777777" w:rsidR="002C68BF" w:rsidRPr="00977891" w:rsidRDefault="002C68BF" w:rsidP="002C68BF">
            <w:pPr>
              <w:pStyle w:val="GOSTTablenorm"/>
              <w:rPr>
                <w:ins w:id="3468" w:author="Опаева Лидия Арашаевна" w:date="2025-08-22T15:30:00Z"/>
                <w:b/>
              </w:rPr>
            </w:pPr>
            <w:ins w:id="3469" w:author="Опаева Лидия Арашаевна" w:date="2025-08-22T15:30:00Z">
              <w:r w:rsidRPr="00977891">
                <w:rPr>
                  <w:b/>
                  <w:bCs/>
                  <w:szCs w:val="22"/>
                </w:rPr>
                <w:t>T0504833:</w:t>
              </w:r>
              <w:r w:rsidRPr="00977891">
                <w:rPr>
                  <w:bCs/>
                  <w:szCs w:val="22"/>
                </w:rPr>
                <w:t>DT_</w:t>
              </w:r>
              <w:r w:rsidRPr="00977891">
                <w:rPr>
                  <w:bCs/>
                  <w:caps/>
                  <w:szCs w:val="22"/>
                </w:rPr>
                <w:t>targetFundsCodeType</w:t>
              </w:r>
            </w:ins>
          </w:p>
        </w:tc>
        <w:tc>
          <w:tcPr>
            <w:tcW w:w="560" w:type="pct"/>
          </w:tcPr>
          <w:p w14:paraId="07D69CC9" w14:textId="77777777" w:rsidR="002C68BF" w:rsidRPr="00977891" w:rsidRDefault="002C68BF" w:rsidP="002C68BF">
            <w:pPr>
              <w:pStyle w:val="GOSTTablenorm"/>
              <w:rPr>
                <w:ins w:id="3470" w:author="Опаева Лидия Арашаевна" w:date="2025-08-22T15:30:00Z"/>
              </w:rPr>
            </w:pPr>
            <w:ins w:id="3471" w:author="Опаева Лидия Арашаевна" w:date="2025-08-22T15:30:00Z">
              <w:r w:rsidRPr="00977891">
                <w:rPr>
                  <w:szCs w:val="22"/>
                </w:rPr>
                <w:t>Строка</w:t>
              </w:r>
            </w:ins>
          </w:p>
        </w:tc>
        <w:tc>
          <w:tcPr>
            <w:tcW w:w="374" w:type="pct"/>
          </w:tcPr>
          <w:p w14:paraId="4F49853D" w14:textId="77777777" w:rsidR="002C68BF" w:rsidRPr="00977891" w:rsidRDefault="002C68BF" w:rsidP="002C68BF">
            <w:pPr>
              <w:pStyle w:val="GOSTTablenorm"/>
              <w:rPr>
                <w:ins w:id="3472" w:author="Опаева Лидия Арашаевна" w:date="2025-08-22T15:30:00Z"/>
                <w:lang w:val="en-US"/>
              </w:rPr>
            </w:pPr>
            <w:ins w:id="3473" w:author="Опаева Лидия Арашаевна" w:date="2025-08-22T15:30:00Z">
              <w:r w:rsidRPr="00977891">
                <w:t>Нет</w:t>
              </w:r>
            </w:ins>
          </w:p>
        </w:tc>
        <w:tc>
          <w:tcPr>
            <w:tcW w:w="374" w:type="pct"/>
          </w:tcPr>
          <w:p w14:paraId="5289542B" w14:textId="77777777" w:rsidR="002C68BF" w:rsidRPr="00977891" w:rsidRDefault="002C68BF" w:rsidP="002C68BF">
            <w:pPr>
              <w:pStyle w:val="GOSTTablenorm"/>
              <w:rPr>
                <w:ins w:id="3474" w:author="Опаева Лидия Арашаевна" w:date="2025-08-22T15:30:00Z"/>
                <w:lang w:val="en-US"/>
              </w:rPr>
            </w:pPr>
            <w:ins w:id="3475" w:author="Опаева Лидия Арашаевна" w:date="2025-08-22T15:30:00Z">
              <w:r w:rsidRPr="00977891">
                <w:rPr>
                  <w:lang w:val="en-US"/>
                </w:rPr>
                <w:t>&lt;=2</w:t>
              </w:r>
            </w:ins>
          </w:p>
        </w:tc>
        <w:tc>
          <w:tcPr>
            <w:tcW w:w="1777" w:type="pct"/>
          </w:tcPr>
          <w:p w14:paraId="796EDBBF" w14:textId="77777777" w:rsidR="002C68BF" w:rsidRPr="00BB7E48" w:rsidRDefault="002C68BF" w:rsidP="002C68BF">
            <w:pPr>
              <w:pStyle w:val="GOSTTablenorm"/>
              <w:rPr>
                <w:ins w:id="3476" w:author="Опаева Лидия Арашаевна" w:date="2025-08-22T15:30:00Z"/>
              </w:rPr>
            </w:pPr>
            <w:ins w:id="3477" w:author="Опаева Лидия Арашаевна" w:date="2025-08-22T15:30:00Z">
              <w:r w:rsidRPr="00977891">
                <w:t>Указывается значение реквизита «</w:t>
              </w:r>
              <w:r w:rsidRPr="00977891">
                <w:rPr>
                  <w:color w:val="000000" w:themeColor="text1"/>
                </w:rPr>
                <w:t>Тип кода классификации операций при КС</w:t>
              </w:r>
              <w:r w:rsidRPr="00977891">
                <w:t xml:space="preserve">» </w:t>
              </w:r>
              <w:r w:rsidRPr="00977891">
                <w:rPr>
                  <w:szCs w:val="22"/>
                </w:rPr>
                <w:t>табличной части блока «Дебет»</w:t>
              </w:r>
            </w:ins>
          </w:p>
        </w:tc>
      </w:tr>
      <w:tr w:rsidR="002C68BF" w:rsidRPr="00BB7E48" w14:paraId="1BE8091C" w14:textId="77777777" w:rsidTr="002C68BF">
        <w:trPr>
          <w:ins w:id="3478" w:author="Опаева Лидия Арашаевна" w:date="2025-08-22T15:30:00Z"/>
        </w:trPr>
        <w:tc>
          <w:tcPr>
            <w:tcW w:w="1120" w:type="pct"/>
          </w:tcPr>
          <w:p w14:paraId="392564BE" w14:textId="77777777" w:rsidR="002C68BF" w:rsidRPr="00BB7E48" w:rsidRDefault="002C68BF" w:rsidP="002C68BF">
            <w:pPr>
              <w:pStyle w:val="GOSTTablenorm"/>
              <w:rPr>
                <w:ins w:id="3479" w:author="Опаева Лидия Арашаевна" w:date="2025-08-22T15:30:00Z"/>
              </w:rPr>
            </w:pPr>
            <w:ins w:id="3480" w:author="Опаева Лидия Арашаевна" w:date="2025-08-22T15:30:00Z">
              <w:r w:rsidRPr="00BB7E48">
                <w:t>Банковский счет Дт</w:t>
              </w:r>
            </w:ins>
          </w:p>
        </w:tc>
        <w:tc>
          <w:tcPr>
            <w:tcW w:w="795" w:type="pct"/>
          </w:tcPr>
          <w:p w14:paraId="6A9699E6" w14:textId="77777777" w:rsidR="002C68BF" w:rsidRPr="00BB7E48" w:rsidRDefault="002C68BF" w:rsidP="002C68BF">
            <w:pPr>
              <w:pStyle w:val="GOSTTablenorm"/>
              <w:rPr>
                <w:ins w:id="3481" w:author="Опаева Лидия Арашаевна" w:date="2025-08-22T15:30:00Z"/>
              </w:rPr>
            </w:pPr>
            <w:ins w:id="3482" w:author="Опаева Лидия Арашаевна" w:date="2025-08-22T15:30:00Z">
              <w:r w:rsidRPr="00BB7E48">
                <w:rPr>
                  <w:b/>
                </w:rPr>
                <w:t>T0504833:</w:t>
              </w:r>
              <w:r w:rsidRPr="00BB7E48">
                <w:t>DT_BA</w:t>
              </w:r>
            </w:ins>
          </w:p>
        </w:tc>
        <w:tc>
          <w:tcPr>
            <w:tcW w:w="560" w:type="pct"/>
          </w:tcPr>
          <w:p w14:paraId="2E9AF455" w14:textId="77777777" w:rsidR="002C68BF" w:rsidRPr="00BB7E48" w:rsidRDefault="002C68BF" w:rsidP="002C68BF">
            <w:pPr>
              <w:pStyle w:val="GOSTTablenorm"/>
              <w:rPr>
                <w:ins w:id="3483" w:author="Опаева Лидия Арашаевна" w:date="2025-08-22T15:30:00Z"/>
                <w:lang w:eastAsia="en-US"/>
              </w:rPr>
            </w:pPr>
            <w:ins w:id="3484" w:author="Опаева Лидия Арашаевна" w:date="2025-08-22T15:30:00Z">
              <w:r w:rsidRPr="00BB7E48">
                <w:t>Строка</w:t>
              </w:r>
            </w:ins>
          </w:p>
        </w:tc>
        <w:tc>
          <w:tcPr>
            <w:tcW w:w="374" w:type="pct"/>
          </w:tcPr>
          <w:p w14:paraId="099C2A50" w14:textId="77777777" w:rsidR="002C68BF" w:rsidRPr="00BB7E48" w:rsidRDefault="002C68BF" w:rsidP="002C68BF">
            <w:pPr>
              <w:pStyle w:val="GOSTTablenorm"/>
              <w:rPr>
                <w:ins w:id="3485" w:author="Опаева Лидия Арашаевна" w:date="2025-08-22T15:30:00Z"/>
              </w:rPr>
            </w:pPr>
            <w:ins w:id="3486" w:author="Опаева Лидия Арашаевна" w:date="2025-08-22T15:30:00Z">
              <w:r w:rsidRPr="00BB7E48">
                <w:t>Да</w:t>
              </w:r>
            </w:ins>
          </w:p>
        </w:tc>
        <w:tc>
          <w:tcPr>
            <w:tcW w:w="374" w:type="pct"/>
          </w:tcPr>
          <w:p w14:paraId="470FF2D6" w14:textId="77777777" w:rsidR="002C68BF" w:rsidRPr="00BB7E48" w:rsidRDefault="002C68BF" w:rsidP="002C68BF">
            <w:pPr>
              <w:pStyle w:val="GOSTTablenorm"/>
              <w:rPr>
                <w:ins w:id="3487" w:author="Опаева Лидия Арашаевна" w:date="2025-08-22T15:30:00Z"/>
              </w:rPr>
            </w:pPr>
            <w:ins w:id="3488" w:author="Опаева Лидия Арашаевна" w:date="2025-08-22T15:30:00Z">
              <w:r w:rsidRPr="00BB7E48">
                <w:t>&lt;=20</w:t>
              </w:r>
            </w:ins>
          </w:p>
        </w:tc>
        <w:tc>
          <w:tcPr>
            <w:tcW w:w="1777" w:type="pct"/>
          </w:tcPr>
          <w:p w14:paraId="49E3E949" w14:textId="77777777" w:rsidR="002C68BF" w:rsidRPr="00BB7E48" w:rsidRDefault="002C68BF" w:rsidP="002C68BF">
            <w:pPr>
              <w:pStyle w:val="GOSTTablenorm"/>
              <w:rPr>
                <w:ins w:id="3489" w:author="Опаева Лидия Арашаевна" w:date="2025-08-22T15:30:00Z"/>
              </w:rPr>
            </w:pPr>
            <w:ins w:id="3490" w:author="Опаева Лидия Арашаевна" w:date="2025-08-22T15:30:00Z">
              <w:r w:rsidRPr="00BB7E48">
                <w:t>Указывается значение аналитического признака «Банковский счет» для отражения по дебету записи учета.</w:t>
              </w:r>
            </w:ins>
          </w:p>
          <w:p w14:paraId="477984CA" w14:textId="77777777" w:rsidR="002C68BF" w:rsidRPr="00BB7E48" w:rsidRDefault="002C68BF" w:rsidP="002C68BF">
            <w:pPr>
              <w:pStyle w:val="GOSTTablenorm"/>
              <w:rPr>
                <w:ins w:id="3491" w:author="Опаева Лидия Арашаевна" w:date="2025-08-22T15:30:00Z"/>
              </w:rPr>
            </w:pPr>
            <w:ins w:id="3492" w:author="Опаева Лидия Арашаевна" w:date="2025-08-22T15:30:00Z">
              <w:r w:rsidRPr="00BB7E48">
                <w:t>Допускается заполнение прочерком</w:t>
              </w:r>
            </w:ins>
          </w:p>
        </w:tc>
      </w:tr>
      <w:tr w:rsidR="002C68BF" w:rsidRPr="00BB7E48" w14:paraId="08108463" w14:textId="77777777" w:rsidTr="002C68BF">
        <w:trPr>
          <w:ins w:id="3493" w:author="Опаева Лидия Арашаевна" w:date="2025-08-22T15:30:00Z"/>
        </w:trPr>
        <w:tc>
          <w:tcPr>
            <w:tcW w:w="1120" w:type="pct"/>
          </w:tcPr>
          <w:p w14:paraId="2FB234D7" w14:textId="77777777" w:rsidR="002C68BF" w:rsidRPr="00BB7E48" w:rsidRDefault="002C68BF" w:rsidP="002C68BF">
            <w:pPr>
              <w:pStyle w:val="GOSTTablenorm"/>
              <w:rPr>
                <w:ins w:id="3494" w:author="Опаева Лидия Арашаевна" w:date="2025-08-22T15:30:00Z"/>
              </w:rPr>
            </w:pPr>
            <w:ins w:id="3495" w:author="Опаева Лидия Арашаевна" w:date="2025-08-22T15:30:00Z">
              <w:r w:rsidRPr="00BB7E48">
                <w:t>Счет контрагента Дт</w:t>
              </w:r>
            </w:ins>
          </w:p>
        </w:tc>
        <w:tc>
          <w:tcPr>
            <w:tcW w:w="795" w:type="pct"/>
          </w:tcPr>
          <w:p w14:paraId="62A1E263" w14:textId="77777777" w:rsidR="002C68BF" w:rsidRPr="00BB7E48" w:rsidRDefault="002C68BF" w:rsidP="002C68BF">
            <w:pPr>
              <w:pStyle w:val="GOSTTablenorm"/>
              <w:rPr>
                <w:ins w:id="3496" w:author="Опаева Лидия Арашаевна" w:date="2025-08-22T15:30:00Z"/>
              </w:rPr>
            </w:pPr>
            <w:ins w:id="3497" w:author="Опаева Лидия Арашаевна" w:date="2025-08-22T15:30:00Z">
              <w:r w:rsidRPr="00BB7E48">
                <w:rPr>
                  <w:b/>
                </w:rPr>
                <w:t>T0504833:</w:t>
              </w:r>
              <w:r w:rsidRPr="00BB7E48">
                <w:t>DT_CA</w:t>
              </w:r>
            </w:ins>
          </w:p>
        </w:tc>
        <w:tc>
          <w:tcPr>
            <w:tcW w:w="560" w:type="pct"/>
          </w:tcPr>
          <w:p w14:paraId="7776D856" w14:textId="77777777" w:rsidR="002C68BF" w:rsidRPr="00BB7E48" w:rsidRDefault="002C68BF" w:rsidP="002C68BF">
            <w:pPr>
              <w:pStyle w:val="GOSTTablenorm"/>
              <w:rPr>
                <w:ins w:id="3498" w:author="Опаева Лидия Арашаевна" w:date="2025-08-22T15:30:00Z"/>
                <w:lang w:eastAsia="en-US"/>
              </w:rPr>
            </w:pPr>
            <w:ins w:id="3499" w:author="Опаева Лидия Арашаевна" w:date="2025-08-22T15:30:00Z">
              <w:r w:rsidRPr="00BB7E48">
                <w:t>Строка</w:t>
              </w:r>
            </w:ins>
          </w:p>
        </w:tc>
        <w:tc>
          <w:tcPr>
            <w:tcW w:w="374" w:type="pct"/>
          </w:tcPr>
          <w:p w14:paraId="25565C6C" w14:textId="77777777" w:rsidR="002C68BF" w:rsidRPr="00BB7E48" w:rsidRDefault="002C68BF" w:rsidP="002C68BF">
            <w:pPr>
              <w:pStyle w:val="GOSTTablenorm"/>
              <w:rPr>
                <w:ins w:id="3500" w:author="Опаева Лидия Арашаевна" w:date="2025-08-22T15:30:00Z"/>
              </w:rPr>
            </w:pPr>
            <w:ins w:id="3501" w:author="Опаева Лидия Арашаевна" w:date="2025-08-22T15:30:00Z">
              <w:r w:rsidRPr="00BB7E48">
                <w:t>Да</w:t>
              </w:r>
            </w:ins>
          </w:p>
        </w:tc>
        <w:tc>
          <w:tcPr>
            <w:tcW w:w="374" w:type="pct"/>
          </w:tcPr>
          <w:p w14:paraId="7D245467" w14:textId="77777777" w:rsidR="002C68BF" w:rsidRPr="00BB7E48" w:rsidRDefault="002C68BF" w:rsidP="002C68BF">
            <w:pPr>
              <w:pStyle w:val="GOSTTablenorm"/>
              <w:rPr>
                <w:ins w:id="3502" w:author="Опаева Лидия Арашаевна" w:date="2025-08-22T15:30:00Z"/>
              </w:rPr>
            </w:pPr>
            <w:ins w:id="3503" w:author="Опаева Лидия Арашаевна" w:date="2025-08-22T15:30:00Z">
              <w:r w:rsidRPr="00BB7E48">
                <w:t>&lt;=20</w:t>
              </w:r>
            </w:ins>
          </w:p>
        </w:tc>
        <w:tc>
          <w:tcPr>
            <w:tcW w:w="1777" w:type="pct"/>
          </w:tcPr>
          <w:p w14:paraId="75C6E3F5" w14:textId="77777777" w:rsidR="002C68BF" w:rsidRPr="00BB7E48" w:rsidRDefault="002C68BF" w:rsidP="002C68BF">
            <w:pPr>
              <w:pStyle w:val="GOSTTablenorm"/>
              <w:rPr>
                <w:ins w:id="3504" w:author="Опаева Лидия Арашаевна" w:date="2025-08-22T15:30:00Z"/>
              </w:rPr>
            </w:pPr>
            <w:ins w:id="3505" w:author="Опаева Лидия Арашаевна" w:date="2025-08-22T15:30:00Z">
              <w:r w:rsidRPr="00BB7E48">
                <w:t>Указывается значение аналитического признака «Счет контрагента» для отражения по дебету записи учета.</w:t>
              </w:r>
            </w:ins>
          </w:p>
          <w:p w14:paraId="6A24279C" w14:textId="77777777" w:rsidR="002C68BF" w:rsidRPr="00BB7E48" w:rsidRDefault="002C68BF" w:rsidP="002C68BF">
            <w:pPr>
              <w:pStyle w:val="GOSTTablenorm"/>
              <w:rPr>
                <w:ins w:id="3506" w:author="Опаева Лидия Арашаевна" w:date="2025-08-22T15:30:00Z"/>
              </w:rPr>
            </w:pPr>
            <w:ins w:id="3507" w:author="Опаева Лидия Арашаевна" w:date="2025-08-22T15:30:00Z">
              <w:r w:rsidRPr="00BB7E48">
                <w:t>Допускается заполнение прочерком</w:t>
              </w:r>
            </w:ins>
          </w:p>
        </w:tc>
      </w:tr>
      <w:tr w:rsidR="002C68BF" w:rsidRPr="00BB7E48" w14:paraId="09EC6E49" w14:textId="77777777" w:rsidTr="002C68BF">
        <w:trPr>
          <w:ins w:id="3508" w:author="Опаева Лидия Арашаевна" w:date="2025-08-22T15:30:00Z"/>
        </w:trPr>
        <w:tc>
          <w:tcPr>
            <w:tcW w:w="1120" w:type="pct"/>
          </w:tcPr>
          <w:p w14:paraId="7CB36EFA" w14:textId="77777777" w:rsidR="002C68BF" w:rsidRPr="00BB7E48" w:rsidRDefault="002C68BF" w:rsidP="002C68BF">
            <w:pPr>
              <w:pStyle w:val="GOSTTablenorm"/>
              <w:rPr>
                <w:ins w:id="3509" w:author="Опаева Лидия Арашаевна" w:date="2025-08-22T15:30:00Z"/>
              </w:rPr>
            </w:pPr>
            <w:ins w:id="3510" w:author="Опаева Лидия Арашаевна" w:date="2025-08-22T15:30:00Z">
              <w:r w:rsidRPr="00BB7E48">
                <w:t>Аналитический показатель ЛС (операции) Дт</w:t>
              </w:r>
            </w:ins>
          </w:p>
        </w:tc>
        <w:tc>
          <w:tcPr>
            <w:tcW w:w="795" w:type="pct"/>
          </w:tcPr>
          <w:p w14:paraId="0AB562B0" w14:textId="77777777" w:rsidR="002C68BF" w:rsidRDefault="002C68BF" w:rsidP="002C68BF">
            <w:pPr>
              <w:pStyle w:val="GOSTTablenorm"/>
              <w:rPr>
                <w:ins w:id="3511" w:author="Опаева Лидия Арашаевна" w:date="2025-08-22T15:30:00Z"/>
              </w:rPr>
            </w:pPr>
            <w:ins w:id="3512" w:author="Опаева Лидия Арашаевна" w:date="2025-08-22T15:30:00Z">
              <w:r w:rsidRPr="00BB7E48">
                <w:rPr>
                  <w:b/>
                </w:rPr>
                <w:t>T0504833:</w:t>
              </w:r>
              <w:r w:rsidRPr="00BB7E48">
                <w:t>DT_PLS</w:t>
              </w:r>
            </w:ins>
          </w:p>
          <w:p w14:paraId="6B97A2C5" w14:textId="77777777" w:rsidR="002C68BF" w:rsidRDefault="002C68BF" w:rsidP="002C68BF">
            <w:pPr>
              <w:rPr>
                <w:ins w:id="3513" w:author="Опаева Лидия Арашаевна" w:date="2025-08-22T15:30:00Z"/>
              </w:rPr>
            </w:pPr>
          </w:p>
          <w:p w14:paraId="334C5F8C" w14:textId="77777777" w:rsidR="002C68BF" w:rsidRPr="00977891" w:rsidRDefault="002C68BF" w:rsidP="002C68BF">
            <w:pPr>
              <w:rPr>
                <w:ins w:id="3514" w:author="Опаева Лидия Арашаевна" w:date="2025-08-22T15:30:00Z"/>
              </w:rPr>
            </w:pPr>
          </w:p>
        </w:tc>
        <w:tc>
          <w:tcPr>
            <w:tcW w:w="560" w:type="pct"/>
          </w:tcPr>
          <w:p w14:paraId="13FA3AA1" w14:textId="77777777" w:rsidR="002C68BF" w:rsidRPr="00BB7E48" w:rsidRDefault="002C68BF" w:rsidP="002C68BF">
            <w:pPr>
              <w:pStyle w:val="GOSTTablenorm"/>
              <w:rPr>
                <w:ins w:id="3515" w:author="Опаева Лидия Арашаевна" w:date="2025-08-22T15:30:00Z"/>
              </w:rPr>
            </w:pPr>
            <w:ins w:id="3516" w:author="Опаева Лидия Арашаевна" w:date="2025-08-22T15:30:00Z">
              <w:r w:rsidRPr="00BB7E48">
                <w:t>Строка</w:t>
              </w:r>
            </w:ins>
          </w:p>
        </w:tc>
        <w:tc>
          <w:tcPr>
            <w:tcW w:w="374" w:type="pct"/>
          </w:tcPr>
          <w:p w14:paraId="01A7F1E2" w14:textId="77777777" w:rsidR="002C68BF" w:rsidRPr="00BB7E48" w:rsidRDefault="002C68BF" w:rsidP="002C68BF">
            <w:pPr>
              <w:pStyle w:val="GOSTTablenorm"/>
              <w:rPr>
                <w:ins w:id="3517" w:author="Опаева Лидия Арашаевна" w:date="2025-08-22T15:30:00Z"/>
              </w:rPr>
            </w:pPr>
            <w:ins w:id="3518" w:author="Опаева Лидия Арашаевна" w:date="2025-08-22T15:30:00Z">
              <w:r w:rsidRPr="00BB7E48">
                <w:t>Нет</w:t>
              </w:r>
            </w:ins>
          </w:p>
        </w:tc>
        <w:tc>
          <w:tcPr>
            <w:tcW w:w="374" w:type="pct"/>
          </w:tcPr>
          <w:p w14:paraId="22F711D7" w14:textId="77777777" w:rsidR="002C68BF" w:rsidRPr="00BB7E48" w:rsidRDefault="002C68BF" w:rsidP="002C68BF">
            <w:pPr>
              <w:pStyle w:val="GOSTTablenorm"/>
              <w:rPr>
                <w:ins w:id="3519" w:author="Опаева Лидия Арашаевна" w:date="2025-08-22T15:30:00Z"/>
                <w:lang w:val="en-US"/>
              </w:rPr>
            </w:pPr>
            <w:ins w:id="3520" w:author="Опаева Лидия Арашаевна" w:date="2025-08-22T15:30:00Z">
              <w:r w:rsidRPr="00BB7E48">
                <w:rPr>
                  <w:lang w:val="en-US"/>
                </w:rPr>
                <w:t>&lt;=20</w:t>
              </w:r>
            </w:ins>
          </w:p>
        </w:tc>
        <w:tc>
          <w:tcPr>
            <w:tcW w:w="1777" w:type="pct"/>
          </w:tcPr>
          <w:p w14:paraId="7B743B6C" w14:textId="77777777" w:rsidR="002C68BF" w:rsidRPr="00BB7E48" w:rsidRDefault="002C68BF" w:rsidP="002C68BF">
            <w:pPr>
              <w:pStyle w:val="GOSTTablenorm"/>
              <w:rPr>
                <w:ins w:id="3521" w:author="Опаева Лидия Арашаевна" w:date="2025-08-22T15:30:00Z"/>
              </w:rPr>
            </w:pPr>
            <w:ins w:id="3522" w:author="Опаева Лидия Арашаевна" w:date="2025-08-22T15:30:00Z">
              <w:r w:rsidRPr="00BB7E48">
                <w:t>Указывается значение аналитического признака «Показатель ЛС (операции)» для отражения по дебету</w:t>
              </w:r>
              <w:r w:rsidRPr="00BB7E48" w:rsidDel="000A0FA3">
                <w:t xml:space="preserve"> </w:t>
              </w:r>
              <w:r w:rsidRPr="00BB7E48">
                <w:t>записи учета.</w:t>
              </w:r>
            </w:ins>
          </w:p>
          <w:p w14:paraId="35188D2B" w14:textId="77777777" w:rsidR="002C68BF" w:rsidRPr="00BB7E48" w:rsidRDefault="002C68BF" w:rsidP="002C68BF">
            <w:pPr>
              <w:pStyle w:val="GOSTTablenorm"/>
              <w:rPr>
                <w:ins w:id="3523" w:author="Опаева Лидия Арашаевна" w:date="2025-08-22T15:30:00Z"/>
              </w:rPr>
            </w:pPr>
            <w:ins w:id="3524" w:author="Опаева Лидия Арашаевна" w:date="2025-08-22T15:30:00Z">
              <w:r w:rsidRPr="00BB7E48">
                <w:t>Допускается заполнение прочерком</w:t>
              </w:r>
            </w:ins>
          </w:p>
        </w:tc>
      </w:tr>
      <w:tr w:rsidR="002C68BF" w:rsidRPr="00BB7E48" w14:paraId="6729EE7A" w14:textId="77777777" w:rsidTr="002C68BF">
        <w:trPr>
          <w:ins w:id="3525" w:author="Опаева Лидия Арашаевна" w:date="2025-08-22T15:30:00Z"/>
        </w:trPr>
        <w:tc>
          <w:tcPr>
            <w:tcW w:w="1120" w:type="pct"/>
          </w:tcPr>
          <w:p w14:paraId="4E4F9AD2" w14:textId="77777777" w:rsidR="002C68BF" w:rsidRPr="00BB7E48" w:rsidRDefault="002C68BF" w:rsidP="002C68BF">
            <w:pPr>
              <w:pStyle w:val="GOSTTablenorm"/>
              <w:rPr>
                <w:ins w:id="3526" w:author="Опаева Лидия Арашаевна" w:date="2025-08-22T15:30:00Z"/>
              </w:rPr>
            </w:pPr>
            <w:ins w:id="3527" w:author="Опаева Лидия Арашаевна" w:date="2025-08-22T15:30:00Z">
              <w:r w:rsidRPr="00BB7E48">
                <w:t>ТОФК Дт</w:t>
              </w:r>
            </w:ins>
          </w:p>
        </w:tc>
        <w:tc>
          <w:tcPr>
            <w:tcW w:w="795" w:type="pct"/>
          </w:tcPr>
          <w:p w14:paraId="5EF33BE2" w14:textId="77777777" w:rsidR="002C68BF" w:rsidRPr="00BB7E48" w:rsidRDefault="002C68BF" w:rsidP="002C68BF">
            <w:pPr>
              <w:pStyle w:val="GOSTTablenorm"/>
              <w:rPr>
                <w:ins w:id="3528" w:author="Опаева Лидия Арашаевна" w:date="2025-08-22T15:30:00Z"/>
              </w:rPr>
            </w:pPr>
            <w:ins w:id="3529" w:author="Опаева Лидия Арашаевна" w:date="2025-08-22T15:30:00Z">
              <w:r w:rsidRPr="00BB7E48">
                <w:rPr>
                  <w:b/>
                </w:rPr>
                <w:t>T0504833:</w:t>
              </w:r>
              <w:r w:rsidRPr="00BB7E48">
                <w:t>DT_</w:t>
              </w:r>
              <w:r w:rsidRPr="00BB7E48">
                <w:rPr>
                  <w:lang w:val="en-US"/>
                </w:rPr>
                <w:t>TOFK</w:t>
              </w:r>
            </w:ins>
          </w:p>
        </w:tc>
        <w:tc>
          <w:tcPr>
            <w:tcW w:w="560" w:type="pct"/>
          </w:tcPr>
          <w:p w14:paraId="344D45E3" w14:textId="77777777" w:rsidR="002C68BF" w:rsidRPr="00BB7E48" w:rsidRDefault="002C68BF" w:rsidP="002C68BF">
            <w:pPr>
              <w:pStyle w:val="GOSTTablenorm"/>
              <w:rPr>
                <w:ins w:id="3530" w:author="Опаева Лидия Арашаевна" w:date="2025-08-22T15:30:00Z"/>
                <w:lang w:eastAsia="en-US"/>
              </w:rPr>
            </w:pPr>
            <w:ins w:id="3531" w:author="Опаева Лидия Арашаевна" w:date="2025-08-22T15:30:00Z">
              <w:r w:rsidRPr="00BB7E48">
                <w:t>Строка</w:t>
              </w:r>
            </w:ins>
          </w:p>
        </w:tc>
        <w:tc>
          <w:tcPr>
            <w:tcW w:w="374" w:type="pct"/>
          </w:tcPr>
          <w:p w14:paraId="137EE7D0" w14:textId="77777777" w:rsidR="002C68BF" w:rsidRPr="00BB7E48" w:rsidRDefault="002C68BF" w:rsidP="002C68BF">
            <w:pPr>
              <w:pStyle w:val="GOSTTablenorm"/>
              <w:rPr>
                <w:ins w:id="3532" w:author="Опаева Лидия Арашаевна" w:date="2025-08-22T15:30:00Z"/>
              </w:rPr>
            </w:pPr>
            <w:ins w:id="3533" w:author="Опаева Лидия Арашаевна" w:date="2025-08-22T15:30:00Z">
              <w:r w:rsidRPr="00BB7E48">
                <w:t>Да</w:t>
              </w:r>
            </w:ins>
          </w:p>
        </w:tc>
        <w:tc>
          <w:tcPr>
            <w:tcW w:w="374" w:type="pct"/>
          </w:tcPr>
          <w:p w14:paraId="068FE1F2" w14:textId="77777777" w:rsidR="002C68BF" w:rsidRPr="00BB7E48" w:rsidRDefault="002C68BF" w:rsidP="002C68BF">
            <w:pPr>
              <w:pStyle w:val="GOSTTablenorm"/>
              <w:rPr>
                <w:ins w:id="3534" w:author="Опаева Лидия Арашаевна" w:date="2025-08-22T15:30:00Z"/>
              </w:rPr>
            </w:pPr>
            <w:ins w:id="3535" w:author="Опаева Лидия Арашаевна" w:date="2025-08-22T15:30:00Z">
              <w:r w:rsidRPr="00BB7E48">
                <w:t>&lt;=4</w:t>
              </w:r>
            </w:ins>
          </w:p>
        </w:tc>
        <w:tc>
          <w:tcPr>
            <w:tcW w:w="1777" w:type="pct"/>
          </w:tcPr>
          <w:p w14:paraId="58DBAA0C" w14:textId="77777777" w:rsidR="002C68BF" w:rsidRPr="00BB7E48" w:rsidRDefault="002C68BF" w:rsidP="002C68BF">
            <w:pPr>
              <w:pStyle w:val="GOSTTablenorm"/>
              <w:rPr>
                <w:ins w:id="3536" w:author="Опаева Лидия Арашаевна" w:date="2025-08-22T15:30:00Z"/>
              </w:rPr>
            </w:pPr>
            <w:ins w:id="3537" w:author="Опаева Лидия Арашаевна" w:date="2025-08-22T15:30:00Z">
              <w:r w:rsidRPr="00BB7E48">
                <w:t>Указывается значение аналитического признака «ТОФК</w:t>
              </w:r>
              <w:r w:rsidRPr="00BB7E48" w:rsidDel="000A0FA3">
                <w:t xml:space="preserve"> </w:t>
              </w:r>
              <w:r w:rsidRPr="00BB7E48">
                <w:t>» для отражения по дебету записи учета.</w:t>
              </w:r>
            </w:ins>
          </w:p>
          <w:p w14:paraId="7E1783D8" w14:textId="77777777" w:rsidR="002C68BF" w:rsidRPr="00BB7E48" w:rsidRDefault="002C68BF" w:rsidP="002C68BF">
            <w:pPr>
              <w:pStyle w:val="GOSTTablenorm"/>
              <w:rPr>
                <w:ins w:id="3538" w:author="Опаева Лидия Арашаевна" w:date="2025-08-22T15:30:00Z"/>
              </w:rPr>
            </w:pPr>
            <w:ins w:id="3539" w:author="Опаева Лидия Арашаевна" w:date="2025-08-22T15:30:00Z">
              <w:r w:rsidRPr="00BB7E48">
                <w:t>Допускается заполнение прочерком</w:t>
              </w:r>
            </w:ins>
          </w:p>
        </w:tc>
      </w:tr>
      <w:tr w:rsidR="002C68BF" w:rsidRPr="00BB7E48" w14:paraId="0A034FD2" w14:textId="77777777" w:rsidTr="002C68BF">
        <w:trPr>
          <w:ins w:id="3540" w:author="Опаева Лидия Арашаевна" w:date="2025-08-22T15:30:00Z"/>
        </w:trPr>
        <w:tc>
          <w:tcPr>
            <w:tcW w:w="1120" w:type="pct"/>
          </w:tcPr>
          <w:p w14:paraId="4EAEA5A5" w14:textId="77777777" w:rsidR="002C68BF" w:rsidRPr="00BB7E48" w:rsidRDefault="002C68BF" w:rsidP="002C68BF">
            <w:pPr>
              <w:pStyle w:val="GOSTTablenorm"/>
              <w:rPr>
                <w:ins w:id="3541" w:author="Опаева Лидия Арашаевна" w:date="2025-08-22T15:30:00Z"/>
              </w:rPr>
            </w:pPr>
            <w:ins w:id="3542" w:author="Опаева Лидия Арашаевна" w:date="2025-08-22T15:30:00Z">
              <w:r w:rsidRPr="00BB7E48">
                <w:t>ЦС ЛС Дт</w:t>
              </w:r>
            </w:ins>
          </w:p>
        </w:tc>
        <w:tc>
          <w:tcPr>
            <w:tcW w:w="795" w:type="pct"/>
          </w:tcPr>
          <w:p w14:paraId="1D15974A" w14:textId="77777777" w:rsidR="002C68BF" w:rsidRPr="00BB7E48" w:rsidRDefault="002C68BF" w:rsidP="002C68BF">
            <w:pPr>
              <w:pStyle w:val="GOSTTablenorm"/>
              <w:rPr>
                <w:ins w:id="3543" w:author="Опаева Лидия Арашаевна" w:date="2025-08-22T15:30:00Z"/>
              </w:rPr>
            </w:pPr>
            <w:ins w:id="3544" w:author="Опаева Лидия Арашаевна" w:date="2025-08-22T15:30:00Z">
              <w:r w:rsidRPr="00BB7E48">
                <w:rPr>
                  <w:b/>
                </w:rPr>
                <w:t>T0504833:</w:t>
              </w:r>
              <w:r w:rsidRPr="00BB7E48">
                <w:t>DT_PACENTRE</w:t>
              </w:r>
            </w:ins>
          </w:p>
        </w:tc>
        <w:tc>
          <w:tcPr>
            <w:tcW w:w="560" w:type="pct"/>
          </w:tcPr>
          <w:p w14:paraId="6059BE62" w14:textId="77777777" w:rsidR="002C68BF" w:rsidRPr="00BB7E48" w:rsidRDefault="002C68BF" w:rsidP="002C68BF">
            <w:pPr>
              <w:pStyle w:val="GOSTTablenorm"/>
              <w:rPr>
                <w:ins w:id="3545" w:author="Опаева Лидия Арашаевна" w:date="2025-08-22T15:30:00Z"/>
                <w:lang w:eastAsia="en-US"/>
              </w:rPr>
            </w:pPr>
            <w:ins w:id="3546" w:author="Опаева Лидия Арашаевна" w:date="2025-08-22T15:30:00Z">
              <w:r w:rsidRPr="00BB7E48">
                <w:t>Строка</w:t>
              </w:r>
            </w:ins>
          </w:p>
        </w:tc>
        <w:tc>
          <w:tcPr>
            <w:tcW w:w="374" w:type="pct"/>
          </w:tcPr>
          <w:p w14:paraId="6DE9A0E5" w14:textId="77777777" w:rsidR="002C68BF" w:rsidRPr="00BB7E48" w:rsidRDefault="002C68BF" w:rsidP="002C68BF">
            <w:pPr>
              <w:pStyle w:val="GOSTTablenorm"/>
              <w:rPr>
                <w:ins w:id="3547" w:author="Опаева Лидия Арашаевна" w:date="2025-08-22T15:30:00Z"/>
              </w:rPr>
            </w:pPr>
            <w:ins w:id="3548" w:author="Опаева Лидия Арашаевна" w:date="2025-08-22T15:30:00Z">
              <w:r w:rsidRPr="00BB7E48">
                <w:t>Да</w:t>
              </w:r>
            </w:ins>
          </w:p>
        </w:tc>
        <w:tc>
          <w:tcPr>
            <w:tcW w:w="374" w:type="pct"/>
          </w:tcPr>
          <w:p w14:paraId="36CE7597" w14:textId="77777777" w:rsidR="002C68BF" w:rsidRPr="00BB7E48" w:rsidRDefault="002C68BF" w:rsidP="002C68BF">
            <w:pPr>
              <w:pStyle w:val="GOSTTablenorm"/>
              <w:rPr>
                <w:ins w:id="3549" w:author="Опаева Лидия Арашаевна" w:date="2025-08-22T15:30:00Z"/>
              </w:rPr>
            </w:pPr>
            <w:ins w:id="3550" w:author="Опаева Лидия Арашаевна" w:date="2025-08-22T15:30:00Z">
              <w:r w:rsidRPr="00BB7E48">
                <w:t>&lt;=4</w:t>
              </w:r>
            </w:ins>
          </w:p>
        </w:tc>
        <w:tc>
          <w:tcPr>
            <w:tcW w:w="1777" w:type="pct"/>
          </w:tcPr>
          <w:p w14:paraId="2981FA33" w14:textId="77777777" w:rsidR="002C68BF" w:rsidRPr="00BB7E48" w:rsidRDefault="002C68BF" w:rsidP="002C68BF">
            <w:pPr>
              <w:pStyle w:val="GOSTTablenorm"/>
              <w:rPr>
                <w:ins w:id="3551" w:author="Опаева Лидия Арашаевна" w:date="2025-08-22T15:30:00Z"/>
              </w:rPr>
            </w:pPr>
            <w:ins w:id="3552" w:author="Опаева Лидия Арашаевна" w:date="2025-08-22T15:30:00Z">
              <w:r w:rsidRPr="00BB7E48">
                <w:t>Указывается значение аналитического признака «ЦС ЛС» (Код цели, аналитический код) для отражения по дебету записи учета.</w:t>
              </w:r>
            </w:ins>
          </w:p>
          <w:p w14:paraId="7A682FEB" w14:textId="77777777" w:rsidR="002C68BF" w:rsidRPr="00BB7E48" w:rsidRDefault="002C68BF" w:rsidP="002C68BF">
            <w:pPr>
              <w:pStyle w:val="GOSTTablenorm"/>
              <w:rPr>
                <w:ins w:id="3553" w:author="Опаева Лидия Арашаевна" w:date="2025-08-22T15:30:00Z"/>
              </w:rPr>
            </w:pPr>
            <w:ins w:id="3554" w:author="Опаева Лидия Арашаевна" w:date="2025-08-22T15:30:00Z">
              <w:r w:rsidRPr="00BB7E48">
                <w:t>Допускается заполнение прочерком</w:t>
              </w:r>
            </w:ins>
          </w:p>
        </w:tc>
      </w:tr>
      <w:tr w:rsidR="002C68BF" w:rsidRPr="00BB7E48" w14:paraId="2F9A35A5" w14:textId="77777777" w:rsidTr="002C68BF">
        <w:trPr>
          <w:ins w:id="3555" w:author="Опаева Лидия Арашаевна" w:date="2025-08-22T15:30:00Z"/>
        </w:trPr>
        <w:tc>
          <w:tcPr>
            <w:tcW w:w="1120" w:type="pct"/>
          </w:tcPr>
          <w:p w14:paraId="3C19F219" w14:textId="77777777" w:rsidR="002C68BF" w:rsidRPr="00BB7E48" w:rsidRDefault="002C68BF" w:rsidP="002C68BF">
            <w:pPr>
              <w:pStyle w:val="GOSTTablenorm"/>
              <w:rPr>
                <w:ins w:id="3556" w:author="Опаева Лидия Арашаевна" w:date="2025-08-22T15:30:00Z"/>
              </w:rPr>
            </w:pPr>
            <w:ins w:id="3557" w:author="Опаева Лидия Арашаевна" w:date="2025-08-22T15:30:00Z">
              <w:r w:rsidRPr="00BB7E48">
                <w:t>ТОФК контрагента Дт</w:t>
              </w:r>
            </w:ins>
          </w:p>
        </w:tc>
        <w:tc>
          <w:tcPr>
            <w:tcW w:w="795" w:type="pct"/>
          </w:tcPr>
          <w:p w14:paraId="4A697582" w14:textId="77777777" w:rsidR="002C68BF" w:rsidRPr="00BB7E48" w:rsidRDefault="002C68BF" w:rsidP="002C68BF">
            <w:pPr>
              <w:pStyle w:val="GOSTTablenorm"/>
              <w:rPr>
                <w:ins w:id="3558" w:author="Опаева Лидия Арашаевна" w:date="2025-08-22T15:30:00Z"/>
              </w:rPr>
            </w:pPr>
            <w:ins w:id="3559" w:author="Опаева Лидия Арашаевна" w:date="2025-08-22T15:30:00Z">
              <w:r w:rsidRPr="00BB7E48">
                <w:rPr>
                  <w:b/>
                </w:rPr>
                <w:t>T0504833:</w:t>
              </w:r>
              <w:r w:rsidRPr="00BB7E48">
                <w:t>DT_TOFKC</w:t>
              </w:r>
            </w:ins>
          </w:p>
        </w:tc>
        <w:tc>
          <w:tcPr>
            <w:tcW w:w="560" w:type="pct"/>
          </w:tcPr>
          <w:p w14:paraId="4ACDE08E" w14:textId="77777777" w:rsidR="002C68BF" w:rsidRPr="00BB7E48" w:rsidRDefault="002C68BF" w:rsidP="002C68BF">
            <w:pPr>
              <w:pStyle w:val="GOSTTablenorm"/>
              <w:rPr>
                <w:ins w:id="3560" w:author="Опаева Лидия Арашаевна" w:date="2025-08-22T15:30:00Z"/>
                <w:lang w:eastAsia="en-US"/>
              </w:rPr>
            </w:pPr>
            <w:ins w:id="3561" w:author="Опаева Лидия Арашаевна" w:date="2025-08-22T15:30:00Z">
              <w:r w:rsidRPr="00BB7E48">
                <w:t>Строка</w:t>
              </w:r>
            </w:ins>
          </w:p>
        </w:tc>
        <w:tc>
          <w:tcPr>
            <w:tcW w:w="374" w:type="pct"/>
          </w:tcPr>
          <w:p w14:paraId="572C89BE" w14:textId="77777777" w:rsidR="002C68BF" w:rsidRPr="00BB7E48" w:rsidRDefault="002C68BF" w:rsidP="002C68BF">
            <w:pPr>
              <w:pStyle w:val="GOSTTablenorm"/>
              <w:rPr>
                <w:ins w:id="3562" w:author="Опаева Лидия Арашаевна" w:date="2025-08-22T15:30:00Z"/>
              </w:rPr>
            </w:pPr>
            <w:ins w:id="3563" w:author="Опаева Лидия Арашаевна" w:date="2025-08-22T15:30:00Z">
              <w:r w:rsidRPr="00BB7E48">
                <w:t>Да</w:t>
              </w:r>
            </w:ins>
          </w:p>
        </w:tc>
        <w:tc>
          <w:tcPr>
            <w:tcW w:w="374" w:type="pct"/>
          </w:tcPr>
          <w:p w14:paraId="62AD15EA" w14:textId="77777777" w:rsidR="002C68BF" w:rsidRPr="00BB7E48" w:rsidRDefault="002C68BF" w:rsidP="002C68BF">
            <w:pPr>
              <w:pStyle w:val="GOSTTablenorm"/>
              <w:rPr>
                <w:ins w:id="3564" w:author="Опаева Лидия Арашаевна" w:date="2025-08-22T15:30:00Z"/>
              </w:rPr>
            </w:pPr>
            <w:ins w:id="3565" w:author="Опаева Лидия Арашаевна" w:date="2025-08-22T15:30:00Z">
              <w:r w:rsidRPr="00BB7E48">
                <w:t>&lt;=4</w:t>
              </w:r>
            </w:ins>
          </w:p>
        </w:tc>
        <w:tc>
          <w:tcPr>
            <w:tcW w:w="1777" w:type="pct"/>
          </w:tcPr>
          <w:p w14:paraId="252E8E52" w14:textId="77777777" w:rsidR="002C68BF" w:rsidRPr="00BB7E48" w:rsidRDefault="002C68BF" w:rsidP="002C68BF">
            <w:pPr>
              <w:pStyle w:val="GOSTTablenorm"/>
              <w:rPr>
                <w:ins w:id="3566" w:author="Опаева Лидия Арашаевна" w:date="2025-08-22T15:30:00Z"/>
              </w:rPr>
            </w:pPr>
            <w:ins w:id="3567" w:author="Опаева Лидия Арашаевна" w:date="2025-08-22T15:30:00Z">
              <w:r w:rsidRPr="00BB7E48">
                <w:t>Указывается значение аналитического признака «ТОФК контрагента» для отражения по дебету записи учета.</w:t>
              </w:r>
            </w:ins>
          </w:p>
          <w:p w14:paraId="0616B13D" w14:textId="77777777" w:rsidR="002C68BF" w:rsidRPr="00BB7E48" w:rsidRDefault="002C68BF" w:rsidP="002C68BF">
            <w:pPr>
              <w:pStyle w:val="GOSTTablenorm"/>
              <w:rPr>
                <w:ins w:id="3568" w:author="Опаева Лидия Арашаевна" w:date="2025-08-22T15:30:00Z"/>
              </w:rPr>
            </w:pPr>
            <w:ins w:id="3569" w:author="Опаева Лидия Арашаевна" w:date="2025-08-22T15:30:00Z">
              <w:r w:rsidRPr="00BB7E48">
                <w:t>Допускается заполнение прочерком</w:t>
              </w:r>
            </w:ins>
          </w:p>
        </w:tc>
      </w:tr>
      <w:tr w:rsidR="002C68BF" w:rsidRPr="00BB7E48" w14:paraId="0788BB74" w14:textId="77777777" w:rsidTr="002C68BF">
        <w:trPr>
          <w:ins w:id="3570" w:author="Опаева Лидия Арашаевна" w:date="2025-08-22T15:30:00Z"/>
        </w:trPr>
        <w:tc>
          <w:tcPr>
            <w:tcW w:w="1120" w:type="pct"/>
          </w:tcPr>
          <w:p w14:paraId="4A08D588" w14:textId="77777777" w:rsidR="002C68BF" w:rsidRPr="00BB7E48" w:rsidRDefault="002C68BF" w:rsidP="002C68BF">
            <w:pPr>
              <w:pStyle w:val="GOSTTablenorm"/>
              <w:rPr>
                <w:ins w:id="3571" w:author="Опаева Лидия Арашаевна" w:date="2025-08-22T15:30:00Z"/>
              </w:rPr>
            </w:pPr>
            <w:ins w:id="3572" w:author="Опаева Лидия Арашаевна" w:date="2025-08-22T15:30:00Z">
              <w:r w:rsidRPr="00BB7E48">
                <w:t>Период для 19 ЗС Дт</w:t>
              </w:r>
            </w:ins>
          </w:p>
        </w:tc>
        <w:tc>
          <w:tcPr>
            <w:tcW w:w="795" w:type="pct"/>
          </w:tcPr>
          <w:p w14:paraId="4FF48D09" w14:textId="77777777" w:rsidR="002C68BF" w:rsidRPr="00BB7E48" w:rsidRDefault="002C68BF" w:rsidP="002C68BF">
            <w:pPr>
              <w:pStyle w:val="GOSTTablenorm"/>
              <w:rPr>
                <w:ins w:id="3573" w:author="Опаева Лидия Арашаевна" w:date="2025-08-22T15:30:00Z"/>
              </w:rPr>
            </w:pPr>
            <w:ins w:id="3574" w:author="Опаева Лидия Арашаевна" w:date="2025-08-22T15:30:00Z">
              <w:r w:rsidRPr="00BB7E48">
                <w:rPr>
                  <w:b/>
                </w:rPr>
                <w:t>T0504833:</w:t>
              </w:r>
              <w:r w:rsidRPr="00BB7E48">
                <w:t>DT_PERIOD</w:t>
              </w:r>
            </w:ins>
          </w:p>
        </w:tc>
        <w:tc>
          <w:tcPr>
            <w:tcW w:w="560" w:type="pct"/>
          </w:tcPr>
          <w:p w14:paraId="73D368CF" w14:textId="77777777" w:rsidR="002C68BF" w:rsidRPr="00BB7E48" w:rsidRDefault="002C68BF" w:rsidP="002C68BF">
            <w:pPr>
              <w:pStyle w:val="GOSTTablenorm"/>
              <w:rPr>
                <w:ins w:id="3575" w:author="Опаева Лидия Арашаевна" w:date="2025-08-22T15:30:00Z"/>
                <w:lang w:eastAsia="en-US"/>
              </w:rPr>
            </w:pPr>
            <w:ins w:id="3576" w:author="Опаева Лидия Арашаевна" w:date="2025-08-22T15:30:00Z">
              <w:r w:rsidRPr="00BB7E48">
                <w:t>Строка</w:t>
              </w:r>
            </w:ins>
          </w:p>
        </w:tc>
        <w:tc>
          <w:tcPr>
            <w:tcW w:w="374" w:type="pct"/>
          </w:tcPr>
          <w:p w14:paraId="1068C58A" w14:textId="77777777" w:rsidR="002C68BF" w:rsidRPr="00BB7E48" w:rsidRDefault="002C68BF" w:rsidP="002C68BF">
            <w:pPr>
              <w:pStyle w:val="GOSTTablenorm"/>
              <w:rPr>
                <w:ins w:id="3577" w:author="Опаева Лидия Арашаевна" w:date="2025-08-22T15:30:00Z"/>
              </w:rPr>
            </w:pPr>
            <w:ins w:id="3578" w:author="Опаева Лидия Арашаевна" w:date="2025-08-22T15:30:00Z">
              <w:r w:rsidRPr="00BB7E48">
                <w:t>Да</w:t>
              </w:r>
            </w:ins>
          </w:p>
        </w:tc>
        <w:tc>
          <w:tcPr>
            <w:tcW w:w="374" w:type="pct"/>
          </w:tcPr>
          <w:p w14:paraId="1E6EE7D2" w14:textId="77777777" w:rsidR="002C68BF" w:rsidRPr="00BB7E48" w:rsidRDefault="002C68BF" w:rsidP="002C68BF">
            <w:pPr>
              <w:pStyle w:val="GOSTTablenorm"/>
              <w:rPr>
                <w:ins w:id="3579" w:author="Опаева Лидия Арашаевна" w:date="2025-08-22T15:30:00Z"/>
              </w:rPr>
            </w:pPr>
            <w:ins w:id="3580" w:author="Опаева Лидия Арашаевна" w:date="2025-08-22T15:30:00Z">
              <w:r w:rsidRPr="00BB7E48">
                <w:t>&lt;=4</w:t>
              </w:r>
            </w:ins>
          </w:p>
        </w:tc>
        <w:tc>
          <w:tcPr>
            <w:tcW w:w="1777" w:type="pct"/>
          </w:tcPr>
          <w:p w14:paraId="1FC02EF8" w14:textId="77777777" w:rsidR="002C68BF" w:rsidRPr="00BB7E48" w:rsidRDefault="002C68BF" w:rsidP="002C68BF">
            <w:pPr>
              <w:pStyle w:val="GOSTTablenorm"/>
              <w:rPr>
                <w:ins w:id="3581" w:author="Опаева Лидия Арашаевна" w:date="2025-08-22T15:30:00Z"/>
              </w:rPr>
            </w:pPr>
            <w:ins w:id="3582" w:author="Опаева Лидия Арашаевна" w:date="2025-08-22T15:30:00Z">
              <w:r w:rsidRPr="00BB7E48">
                <w:t>Указывается значение аналитического признака «Период для 19 ЗС» для отражения по дебету записи учета.</w:t>
              </w:r>
            </w:ins>
          </w:p>
          <w:p w14:paraId="2AD6A51B" w14:textId="77777777" w:rsidR="002C68BF" w:rsidRPr="00BB7E48" w:rsidRDefault="002C68BF" w:rsidP="002C68BF">
            <w:pPr>
              <w:pStyle w:val="GOSTTablenorm"/>
              <w:rPr>
                <w:ins w:id="3583" w:author="Опаева Лидия Арашаевна" w:date="2025-08-22T15:30:00Z"/>
              </w:rPr>
            </w:pPr>
            <w:ins w:id="3584" w:author="Опаева Лидия Арашаевна" w:date="2025-08-22T15:30:00Z">
              <w:r w:rsidRPr="00BB7E48">
                <w:t>Допускается заполнение прочерком</w:t>
              </w:r>
            </w:ins>
          </w:p>
        </w:tc>
      </w:tr>
      <w:tr w:rsidR="002C68BF" w:rsidRPr="00BB7E48" w14:paraId="7DF261DD" w14:textId="77777777" w:rsidTr="002C68BF">
        <w:trPr>
          <w:ins w:id="3585" w:author="Опаева Лидия Арашаевна" w:date="2025-08-22T15:34:00Z"/>
        </w:trPr>
        <w:tc>
          <w:tcPr>
            <w:tcW w:w="1120" w:type="pct"/>
          </w:tcPr>
          <w:p w14:paraId="09067ECA" w14:textId="4DB39A81" w:rsidR="002C68BF" w:rsidRPr="00BB7E48" w:rsidRDefault="002C68BF" w:rsidP="002C68BF">
            <w:pPr>
              <w:pStyle w:val="GOSTTablenorm"/>
              <w:rPr>
                <w:ins w:id="3586" w:author="Опаева Лидия Арашаевна" w:date="2025-08-22T15:34:00Z"/>
              </w:rPr>
            </w:pPr>
            <w:ins w:id="3587" w:author="Опаева Лидия Арашаевна" w:date="2025-08-22T15:34:00Z">
              <w:r>
                <w:t>Дата НВС по Дт</w:t>
              </w:r>
            </w:ins>
          </w:p>
        </w:tc>
        <w:tc>
          <w:tcPr>
            <w:tcW w:w="795" w:type="pct"/>
          </w:tcPr>
          <w:p w14:paraId="593ACB85" w14:textId="02E34845" w:rsidR="002C68BF" w:rsidRPr="002C68BF" w:rsidRDefault="002C68BF" w:rsidP="002C68BF">
            <w:pPr>
              <w:pStyle w:val="GOSTTablenorm"/>
              <w:rPr>
                <w:ins w:id="3588" w:author="Опаева Лидия Арашаевна" w:date="2025-08-22T15:34:00Z"/>
                <w:b/>
                <w:lang w:val="en-US"/>
              </w:rPr>
            </w:pPr>
            <w:ins w:id="3589" w:author="Опаева Лидия Арашаевна" w:date="2025-08-22T15:34:00Z">
              <w:r w:rsidRPr="00BB7E48">
                <w:rPr>
                  <w:b/>
                </w:rPr>
                <w:t>T0504833:</w:t>
              </w:r>
              <w:r w:rsidRPr="00BB7E48">
                <w:t>DT_</w:t>
              </w:r>
            </w:ins>
            <w:ins w:id="3590" w:author="Опаева Лидия Арашаевна" w:date="2025-09-08T09:41:00Z">
              <w:r w:rsidR="008F6D5E">
                <w:rPr>
                  <w:lang w:val="en-US"/>
                </w:rPr>
                <w:t>NVSDATE</w:t>
              </w:r>
            </w:ins>
          </w:p>
        </w:tc>
        <w:tc>
          <w:tcPr>
            <w:tcW w:w="560" w:type="pct"/>
          </w:tcPr>
          <w:p w14:paraId="3F9E99BD" w14:textId="16582405" w:rsidR="002C68BF" w:rsidRPr="00BB7E48" w:rsidRDefault="002C68BF" w:rsidP="002C68BF">
            <w:pPr>
              <w:pStyle w:val="GOSTTablenorm"/>
              <w:rPr>
                <w:ins w:id="3591" w:author="Опаева Лидия Арашаевна" w:date="2025-08-22T15:34:00Z"/>
              </w:rPr>
            </w:pPr>
            <w:ins w:id="3592" w:author="Опаева Лидия Арашаевна" w:date="2025-08-22T15:36:00Z">
              <w:r>
                <w:t>Дата</w:t>
              </w:r>
            </w:ins>
          </w:p>
        </w:tc>
        <w:tc>
          <w:tcPr>
            <w:tcW w:w="374" w:type="pct"/>
          </w:tcPr>
          <w:p w14:paraId="427CBB21" w14:textId="69FFE0F5" w:rsidR="002C68BF" w:rsidRPr="00BB7E48" w:rsidRDefault="002C68BF" w:rsidP="002C68BF">
            <w:pPr>
              <w:pStyle w:val="GOSTTablenorm"/>
              <w:rPr>
                <w:ins w:id="3593" w:author="Опаева Лидия Арашаевна" w:date="2025-08-22T15:34:00Z"/>
              </w:rPr>
            </w:pPr>
            <w:ins w:id="3594" w:author="Опаева Лидия Арашаевна" w:date="2025-08-22T15:36:00Z">
              <w:r>
                <w:t>Да</w:t>
              </w:r>
            </w:ins>
          </w:p>
        </w:tc>
        <w:tc>
          <w:tcPr>
            <w:tcW w:w="374" w:type="pct"/>
          </w:tcPr>
          <w:p w14:paraId="4623C82A" w14:textId="77777777" w:rsidR="002C68BF" w:rsidRPr="00BB7E48" w:rsidRDefault="002C68BF" w:rsidP="002C68BF">
            <w:pPr>
              <w:pStyle w:val="GOSTTablenorm"/>
              <w:rPr>
                <w:ins w:id="3595" w:author="Опаева Лидия Арашаевна" w:date="2025-08-22T15:34:00Z"/>
              </w:rPr>
            </w:pPr>
          </w:p>
        </w:tc>
        <w:tc>
          <w:tcPr>
            <w:tcW w:w="1777" w:type="pct"/>
          </w:tcPr>
          <w:p w14:paraId="65C2D1AA" w14:textId="4050233A" w:rsidR="002C68BF" w:rsidRPr="00BB7E48" w:rsidRDefault="002C68BF" w:rsidP="002C68BF">
            <w:pPr>
              <w:pStyle w:val="GOSTTablenorm"/>
              <w:rPr>
                <w:ins w:id="3596" w:author="Опаева Лидия Арашаевна" w:date="2025-08-22T15:34:00Z"/>
              </w:rPr>
            </w:pPr>
            <w:ins w:id="3597" w:author="Опаева Лидия Арашаевна" w:date="2025-08-22T15:36:00Z">
              <w:r w:rsidRPr="00A57119">
                <w:t xml:space="preserve">Указывается дата </w:t>
              </w:r>
              <w:r>
                <w:t>НВС в формате YYYY-MM-DD</w:t>
              </w:r>
            </w:ins>
            <w:ins w:id="3598" w:author="Опаева Лидия Арашаевна" w:date="2025-08-22T15:38:00Z">
              <w:r>
                <w:t xml:space="preserve"> </w:t>
              </w:r>
              <w:r w:rsidRPr="00A57119">
                <w:t xml:space="preserve">для отражения по </w:t>
              </w:r>
              <w:r>
                <w:t>дебету</w:t>
              </w:r>
              <w:r w:rsidRPr="00A57119">
                <w:t xml:space="preserve"> записи учета.</w:t>
              </w:r>
            </w:ins>
          </w:p>
        </w:tc>
      </w:tr>
      <w:tr w:rsidR="002C68BF" w:rsidRPr="00BB7E48" w14:paraId="4E31FA36" w14:textId="77777777" w:rsidTr="002C68BF">
        <w:trPr>
          <w:ins w:id="3599" w:author="Опаева Лидия Арашаевна" w:date="2025-08-22T15:30:00Z"/>
        </w:trPr>
        <w:tc>
          <w:tcPr>
            <w:tcW w:w="1120" w:type="pct"/>
          </w:tcPr>
          <w:p w14:paraId="238BFEED" w14:textId="77777777" w:rsidR="002C68BF" w:rsidRPr="00BB7E48" w:rsidRDefault="002C68BF" w:rsidP="002C68BF">
            <w:pPr>
              <w:pStyle w:val="GOSTTablenorm"/>
              <w:rPr>
                <w:ins w:id="3600" w:author="Опаева Лидия Арашаевна" w:date="2025-08-22T15:30:00Z"/>
              </w:rPr>
            </w:pPr>
            <w:ins w:id="3601" w:author="Опаева Лидия Арашаевна" w:date="2025-08-22T15:30:00Z">
              <w:r w:rsidRPr="00BB7E48">
                <w:t>Код СКУ корреспондирующий Дт</w:t>
              </w:r>
            </w:ins>
          </w:p>
        </w:tc>
        <w:tc>
          <w:tcPr>
            <w:tcW w:w="795" w:type="pct"/>
          </w:tcPr>
          <w:p w14:paraId="4CBF7CE6" w14:textId="77777777" w:rsidR="002C68BF" w:rsidRPr="00BB7E48" w:rsidRDefault="002C68BF" w:rsidP="002C68BF">
            <w:pPr>
              <w:pStyle w:val="GOSTTablenorm"/>
              <w:rPr>
                <w:ins w:id="3602" w:author="Опаева Лидия Арашаевна" w:date="2025-08-22T15:30:00Z"/>
              </w:rPr>
            </w:pPr>
            <w:ins w:id="3603" w:author="Опаева Лидия Арашаевна" w:date="2025-08-22T15:30:00Z">
              <w:r w:rsidRPr="00BB7E48">
                <w:rPr>
                  <w:b/>
                </w:rPr>
                <w:t>T0504833:</w:t>
              </w:r>
              <w:r w:rsidRPr="00BB7E48">
                <w:t>DT_ACCOUNTCORR</w:t>
              </w:r>
            </w:ins>
          </w:p>
        </w:tc>
        <w:tc>
          <w:tcPr>
            <w:tcW w:w="560" w:type="pct"/>
          </w:tcPr>
          <w:p w14:paraId="6927633C" w14:textId="77777777" w:rsidR="002C68BF" w:rsidRPr="00BB7E48" w:rsidRDefault="002C68BF" w:rsidP="002C68BF">
            <w:pPr>
              <w:pStyle w:val="GOSTTablenorm"/>
              <w:rPr>
                <w:ins w:id="3604" w:author="Опаева Лидия Арашаевна" w:date="2025-08-22T15:30:00Z"/>
                <w:lang w:eastAsia="en-US"/>
              </w:rPr>
            </w:pPr>
            <w:ins w:id="3605" w:author="Опаева Лидия Арашаевна" w:date="2025-08-22T15:30:00Z">
              <w:r w:rsidRPr="00BB7E48">
                <w:t>Строка</w:t>
              </w:r>
            </w:ins>
          </w:p>
        </w:tc>
        <w:tc>
          <w:tcPr>
            <w:tcW w:w="374" w:type="pct"/>
          </w:tcPr>
          <w:p w14:paraId="2716F347" w14:textId="77777777" w:rsidR="002C68BF" w:rsidRPr="00BB7E48" w:rsidRDefault="002C68BF" w:rsidP="002C68BF">
            <w:pPr>
              <w:pStyle w:val="GOSTTablenorm"/>
              <w:rPr>
                <w:ins w:id="3606" w:author="Опаева Лидия Арашаевна" w:date="2025-08-22T15:30:00Z"/>
              </w:rPr>
            </w:pPr>
            <w:ins w:id="3607" w:author="Опаева Лидия Арашаевна" w:date="2025-08-22T15:30:00Z">
              <w:r w:rsidRPr="00BB7E48">
                <w:t>Да</w:t>
              </w:r>
            </w:ins>
          </w:p>
        </w:tc>
        <w:tc>
          <w:tcPr>
            <w:tcW w:w="374" w:type="pct"/>
          </w:tcPr>
          <w:p w14:paraId="367FB5A6" w14:textId="77777777" w:rsidR="002C68BF" w:rsidRPr="00BB7E48" w:rsidRDefault="002C68BF" w:rsidP="002C68BF">
            <w:pPr>
              <w:pStyle w:val="GOSTTablenorm"/>
              <w:rPr>
                <w:ins w:id="3608" w:author="Опаева Лидия Арашаевна" w:date="2025-08-22T15:30:00Z"/>
              </w:rPr>
            </w:pPr>
            <w:ins w:id="3609" w:author="Опаева Лидия Арашаевна" w:date="2025-08-22T15:30:00Z">
              <w:r w:rsidRPr="00BB7E48">
                <w:t>&lt;=5</w:t>
              </w:r>
            </w:ins>
          </w:p>
        </w:tc>
        <w:tc>
          <w:tcPr>
            <w:tcW w:w="1777" w:type="pct"/>
          </w:tcPr>
          <w:p w14:paraId="5C686663" w14:textId="77777777" w:rsidR="002C68BF" w:rsidRPr="00BB7E48" w:rsidRDefault="002C68BF" w:rsidP="002C68BF">
            <w:pPr>
              <w:pStyle w:val="GOSTTablenorm"/>
              <w:rPr>
                <w:ins w:id="3610" w:author="Опаева Лидия Арашаевна" w:date="2025-08-22T15:30:00Z"/>
              </w:rPr>
            </w:pPr>
            <w:ins w:id="3611" w:author="Опаева Лидия Арашаевна" w:date="2025-08-22T15:30:00Z">
              <w:r w:rsidRPr="00BB7E48">
                <w:t>Указывается значение аналитического признака «Код СКУ корреспондирующий» для отражения по дебету записи учета.</w:t>
              </w:r>
            </w:ins>
          </w:p>
          <w:p w14:paraId="2C2CCFF0" w14:textId="77777777" w:rsidR="002C68BF" w:rsidRPr="00BB7E48" w:rsidRDefault="002C68BF" w:rsidP="002C68BF">
            <w:pPr>
              <w:pStyle w:val="GOSTTablenorm"/>
              <w:rPr>
                <w:ins w:id="3612" w:author="Опаева Лидия Арашаевна" w:date="2025-08-22T15:30:00Z"/>
              </w:rPr>
            </w:pPr>
            <w:ins w:id="3613" w:author="Опаева Лидия Арашаевна" w:date="2025-08-22T15:30:00Z">
              <w:r w:rsidRPr="00BB7E48">
                <w:t>Допускается заполнение прочерком</w:t>
              </w:r>
            </w:ins>
          </w:p>
        </w:tc>
      </w:tr>
      <w:tr w:rsidR="002C68BF" w:rsidRPr="00BB7E48" w14:paraId="27972320" w14:textId="77777777" w:rsidTr="002C68BF">
        <w:trPr>
          <w:ins w:id="3614" w:author="Опаева Лидия Арашаевна" w:date="2025-08-22T15:30:00Z"/>
        </w:trPr>
        <w:tc>
          <w:tcPr>
            <w:tcW w:w="1120" w:type="pct"/>
          </w:tcPr>
          <w:p w14:paraId="6E58C327" w14:textId="77777777" w:rsidR="002C68BF" w:rsidRPr="00BB7E48" w:rsidRDefault="002C68BF" w:rsidP="002C68BF">
            <w:pPr>
              <w:pStyle w:val="GOSTTablenorm"/>
              <w:rPr>
                <w:ins w:id="3615" w:author="Опаева Лидия Арашаевна" w:date="2025-08-22T15:30:00Z"/>
              </w:rPr>
            </w:pPr>
            <w:ins w:id="3616" w:author="Опаева Лидия Арашаевна" w:date="2025-08-22T15:30:00Z">
              <w:r w:rsidRPr="00BB7E48">
                <w:t>Тип СКУ Дт</w:t>
              </w:r>
            </w:ins>
          </w:p>
        </w:tc>
        <w:tc>
          <w:tcPr>
            <w:tcW w:w="795" w:type="pct"/>
          </w:tcPr>
          <w:p w14:paraId="5E43B1B1" w14:textId="77777777" w:rsidR="002C68BF" w:rsidRPr="00BB7E48" w:rsidRDefault="002C68BF" w:rsidP="002C68BF">
            <w:pPr>
              <w:pStyle w:val="GOSTTablenorm"/>
              <w:rPr>
                <w:ins w:id="3617" w:author="Опаева Лидия Арашаевна" w:date="2025-08-22T15:30:00Z"/>
              </w:rPr>
            </w:pPr>
            <w:ins w:id="3618" w:author="Опаева Лидия Арашаевна" w:date="2025-08-22T15:30:00Z">
              <w:r w:rsidRPr="00BB7E48">
                <w:rPr>
                  <w:b/>
                </w:rPr>
                <w:t>T0504833:</w:t>
              </w:r>
              <w:r w:rsidRPr="00BB7E48">
                <w:t>DT_ACCOUNTTYPE</w:t>
              </w:r>
            </w:ins>
          </w:p>
        </w:tc>
        <w:tc>
          <w:tcPr>
            <w:tcW w:w="560" w:type="pct"/>
          </w:tcPr>
          <w:p w14:paraId="6604BD53" w14:textId="77777777" w:rsidR="002C68BF" w:rsidRPr="00BB7E48" w:rsidRDefault="002C68BF" w:rsidP="002C68BF">
            <w:pPr>
              <w:pStyle w:val="GOSTTablenorm"/>
              <w:rPr>
                <w:ins w:id="3619" w:author="Опаева Лидия Арашаевна" w:date="2025-08-22T15:30:00Z"/>
                <w:lang w:eastAsia="en-US"/>
              </w:rPr>
            </w:pPr>
            <w:ins w:id="3620" w:author="Опаева Лидия Арашаевна" w:date="2025-08-22T15:30:00Z">
              <w:r w:rsidRPr="00BB7E48">
                <w:t>Строка</w:t>
              </w:r>
            </w:ins>
          </w:p>
        </w:tc>
        <w:tc>
          <w:tcPr>
            <w:tcW w:w="374" w:type="pct"/>
          </w:tcPr>
          <w:p w14:paraId="5EDFF3D0" w14:textId="77777777" w:rsidR="002C68BF" w:rsidRPr="00BB7E48" w:rsidRDefault="002C68BF" w:rsidP="002C68BF">
            <w:pPr>
              <w:pStyle w:val="GOSTTablenorm"/>
              <w:rPr>
                <w:ins w:id="3621" w:author="Опаева Лидия Арашаевна" w:date="2025-08-22T15:30:00Z"/>
              </w:rPr>
            </w:pPr>
            <w:ins w:id="3622" w:author="Опаева Лидия Арашаевна" w:date="2025-08-22T15:30:00Z">
              <w:r w:rsidRPr="00BB7E48">
                <w:t>Да</w:t>
              </w:r>
            </w:ins>
          </w:p>
        </w:tc>
        <w:tc>
          <w:tcPr>
            <w:tcW w:w="374" w:type="pct"/>
          </w:tcPr>
          <w:p w14:paraId="50996A86" w14:textId="77777777" w:rsidR="002C68BF" w:rsidRPr="00BB7E48" w:rsidRDefault="002C68BF" w:rsidP="002C68BF">
            <w:pPr>
              <w:pStyle w:val="GOSTTablenorm"/>
              <w:rPr>
                <w:ins w:id="3623" w:author="Опаева Лидия Арашаевна" w:date="2025-08-22T15:30:00Z"/>
              </w:rPr>
            </w:pPr>
            <w:ins w:id="3624" w:author="Опаева Лидия Арашаевна" w:date="2025-08-22T15:30:00Z">
              <w:r w:rsidRPr="00BB7E48">
                <w:t>&lt;=2</w:t>
              </w:r>
            </w:ins>
          </w:p>
        </w:tc>
        <w:tc>
          <w:tcPr>
            <w:tcW w:w="1777" w:type="pct"/>
          </w:tcPr>
          <w:p w14:paraId="2898691A" w14:textId="77777777" w:rsidR="002C68BF" w:rsidRPr="00BB7E48" w:rsidRDefault="002C68BF" w:rsidP="002C68BF">
            <w:pPr>
              <w:pStyle w:val="GOSTTablenorm"/>
              <w:rPr>
                <w:ins w:id="3625" w:author="Опаева Лидия Арашаевна" w:date="2025-08-22T15:30:00Z"/>
              </w:rPr>
            </w:pPr>
            <w:ins w:id="3626" w:author="Опаева Лидия Арашаевна" w:date="2025-08-22T15:30:00Z">
              <w:r w:rsidRPr="00BB7E48">
                <w:t>Указывается значение аналитического признака «Тип СКУ» для отражения по дебету записи учета.</w:t>
              </w:r>
            </w:ins>
          </w:p>
          <w:p w14:paraId="7A04DCCA" w14:textId="77777777" w:rsidR="002C68BF" w:rsidRPr="00BB7E48" w:rsidRDefault="002C68BF" w:rsidP="002C68BF">
            <w:pPr>
              <w:pStyle w:val="GOSTTablenorm"/>
              <w:rPr>
                <w:ins w:id="3627" w:author="Опаева Лидия Арашаевна" w:date="2025-08-22T15:30:00Z"/>
              </w:rPr>
            </w:pPr>
            <w:ins w:id="3628" w:author="Опаева Лидия Арашаевна" w:date="2025-08-22T15:30:00Z">
              <w:r w:rsidRPr="00BB7E48">
                <w:t>Допускается заполнение прочерком</w:t>
              </w:r>
            </w:ins>
          </w:p>
        </w:tc>
      </w:tr>
      <w:tr w:rsidR="002C68BF" w:rsidRPr="00BB7E48" w14:paraId="7E156DB5" w14:textId="77777777" w:rsidTr="002C68BF">
        <w:trPr>
          <w:ins w:id="3629" w:author="Опаева Лидия Арашаевна" w:date="2025-08-22T15:30:00Z"/>
        </w:trPr>
        <w:tc>
          <w:tcPr>
            <w:tcW w:w="1120" w:type="pct"/>
          </w:tcPr>
          <w:p w14:paraId="6C2B5245" w14:textId="77777777" w:rsidR="002C68BF" w:rsidRPr="00BB7E48" w:rsidRDefault="002C68BF" w:rsidP="002C68BF">
            <w:pPr>
              <w:pStyle w:val="GOSTTablenorm"/>
              <w:rPr>
                <w:ins w:id="3630" w:author="Опаева Лидия Арашаевна" w:date="2025-08-22T15:30:00Z"/>
              </w:rPr>
            </w:pPr>
            <w:ins w:id="3631" w:author="Опаева Лидия Арашаевна" w:date="2025-08-22T15:30:00Z">
              <w:r w:rsidRPr="00BB7E48">
                <w:t xml:space="preserve">ЗО Дт </w:t>
              </w:r>
            </w:ins>
          </w:p>
        </w:tc>
        <w:tc>
          <w:tcPr>
            <w:tcW w:w="795" w:type="pct"/>
          </w:tcPr>
          <w:p w14:paraId="5500247D" w14:textId="77777777" w:rsidR="002C68BF" w:rsidRPr="00BB7E48" w:rsidRDefault="002C68BF" w:rsidP="002C68BF">
            <w:pPr>
              <w:pStyle w:val="GOSTTablenorm"/>
              <w:rPr>
                <w:ins w:id="3632" w:author="Опаева Лидия Арашаевна" w:date="2025-08-22T15:30:00Z"/>
              </w:rPr>
            </w:pPr>
            <w:ins w:id="3633" w:author="Опаева Лидия Арашаевна" w:date="2025-08-22T15:30:00Z">
              <w:r w:rsidRPr="00BB7E48">
                <w:rPr>
                  <w:b/>
                </w:rPr>
                <w:t>T0504833:</w:t>
              </w:r>
              <w:r w:rsidRPr="00BB7E48">
                <w:t>DT_PZO</w:t>
              </w:r>
            </w:ins>
          </w:p>
        </w:tc>
        <w:tc>
          <w:tcPr>
            <w:tcW w:w="560" w:type="pct"/>
          </w:tcPr>
          <w:p w14:paraId="0184C055" w14:textId="77777777" w:rsidR="002C68BF" w:rsidRPr="00BB7E48" w:rsidRDefault="002C68BF" w:rsidP="002C68BF">
            <w:pPr>
              <w:pStyle w:val="GOSTTablenorm"/>
              <w:rPr>
                <w:ins w:id="3634" w:author="Опаева Лидия Арашаевна" w:date="2025-08-22T15:30:00Z"/>
                <w:lang w:eastAsia="en-US"/>
              </w:rPr>
            </w:pPr>
            <w:ins w:id="3635" w:author="Опаева Лидия Арашаевна" w:date="2025-08-22T15:30:00Z">
              <w:r w:rsidRPr="00BB7E48">
                <w:t>Строка</w:t>
              </w:r>
            </w:ins>
          </w:p>
        </w:tc>
        <w:tc>
          <w:tcPr>
            <w:tcW w:w="374" w:type="pct"/>
          </w:tcPr>
          <w:p w14:paraId="5CD32617" w14:textId="77777777" w:rsidR="002C68BF" w:rsidRPr="00BB7E48" w:rsidRDefault="002C68BF" w:rsidP="002C68BF">
            <w:pPr>
              <w:pStyle w:val="GOSTTablenorm"/>
              <w:rPr>
                <w:ins w:id="3636" w:author="Опаева Лидия Арашаевна" w:date="2025-08-22T15:30:00Z"/>
              </w:rPr>
            </w:pPr>
            <w:ins w:id="3637" w:author="Опаева Лидия Арашаевна" w:date="2025-08-22T15:30:00Z">
              <w:r w:rsidRPr="00BB7E48">
                <w:t>Да</w:t>
              </w:r>
            </w:ins>
          </w:p>
        </w:tc>
        <w:tc>
          <w:tcPr>
            <w:tcW w:w="374" w:type="pct"/>
          </w:tcPr>
          <w:p w14:paraId="2B691673" w14:textId="77777777" w:rsidR="002C68BF" w:rsidRPr="00BB7E48" w:rsidRDefault="002C68BF" w:rsidP="002C68BF">
            <w:pPr>
              <w:pStyle w:val="GOSTTablenorm"/>
              <w:rPr>
                <w:ins w:id="3638" w:author="Опаева Лидия Арашаевна" w:date="2025-08-22T15:30:00Z"/>
              </w:rPr>
            </w:pPr>
            <w:ins w:id="3639" w:author="Опаева Лидия Арашаевна" w:date="2025-08-22T15:30:00Z">
              <w:r w:rsidRPr="00BB7E48">
                <w:t>&lt;=10</w:t>
              </w:r>
            </w:ins>
          </w:p>
        </w:tc>
        <w:tc>
          <w:tcPr>
            <w:tcW w:w="1777" w:type="pct"/>
          </w:tcPr>
          <w:p w14:paraId="798F13C3" w14:textId="77777777" w:rsidR="002C68BF" w:rsidRPr="00BB7E48" w:rsidRDefault="002C68BF" w:rsidP="002C68BF">
            <w:pPr>
              <w:pStyle w:val="GOSTTablenorm"/>
              <w:rPr>
                <w:ins w:id="3640" w:author="Опаева Лидия Арашаевна" w:date="2025-08-22T15:30:00Z"/>
              </w:rPr>
            </w:pPr>
            <w:ins w:id="3641" w:author="Опаева Лидия Арашаевна" w:date="2025-08-22T15:30:00Z">
              <w:r w:rsidRPr="00BB7E48">
                <w:t>Указывается значение аналитического признака «ЗО» (Признак заключительных оборотов) для отражения по дебету записи учета.</w:t>
              </w:r>
            </w:ins>
          </w:p>
          <w:p w14:paraId="00F625D1" w14:textId="77777777" w:rsidR="002C68BF" w:rsidRPr="00BB7E48" w:rsidRDefault="002C68BF" w:rsidP="002C68BF">
            <w:pPr>
              <w:pStyle w:val="GOSTTablenorm"/>
              <w:rPr>
                <w:ins w:id="3642" w:author="Опаева Лидия Арашаевна" w:date="2025-08-22T15:30:00Z"/>
              </w:rPr>
            </w:pPr>
            <w:ins w:id="3643" w:author="Опаева Лидия Арашаевна" w:date="2025-08-22T15:30:00Z">
              <w:r w:rsidRPr="00BB7E48">
                <w:t>Допускается заполнение прочерком</w:t>
              </w:r>
            </w:ins>
          </w:p>
        </w:tc>
      </w:tr>
      <w:tr w:rsidR="002C68BF" w:rsidRPr="00BB7E48" w14:paraId="7C6CFB41" w14:textId="77777777" w:rsidTr="002C68BF">
        <w:trPr>
          <w:ins w:id="3644" w:author="Опаева Лидия Арашаевна" w:date="2025-08-22T15:30:00Z"/>
        </w:trPr>
        <w:tc>
          <w:tcPr>
            <w:tcW w:w="1120" w:type="pct"/>
          </w:tcPr>
          <w:p w14:paraId="171EAE18" w14:textId="77777777" w:rsidR="002C68BF" w:rsidRPr="00BB7E48" w:rsidRDefault="002C68BF" w:rsidP="002C68BF">
            <w:pPr>
              <w:pStyle w:val="GOSTTablenorm"/>
              <w:rPr>
                <w:ins w:id="3645" w:author="Опаева Лидия Арашаевна" w:date="2025-08-22T15:30:00Z"/>
              </w:rPr>
            </w:pPr>
            <w:ins w:id="3646" w:author="Опаева Лидия Арашаевна" w:date="2025-08-22T15:30:00Z">
              <w:r w:rsidRPr="00BB7E48">
                <w:t>Счет Кт</w:t>
              </w:r>
            </w:ins>
          </w:p>
        </w:tc>
        <w:tc>
          <w:tcPr>
            <w:tcW w:w="795" w:type="pct"/>
          </w:tcPr>
          <w:p w14:paraId="0F099EF8" w14:textId="77777777" w:rsidR="002C68BF" w:rsidRPr="00BB7E48" w:rsidRDefault="002C68BF" w:rsidP="002C68BF">
            <w:pPr>
              <w:pStyle w:val="GOSTTablenorm"/>
              <w:rPr>
                <w:ins w:id="3647" w:author="Опаева Лидия Арашаевна" w:date="2025-08-22T15:30:00Z"/>
              </w:rPr>
            </w:pPr>
            <w:ins w:id="3648" w:author="Опаева Лидия Арашаевна" w:date="2025-08-22T15:30:00Z">
              <w:r w:rsidRPr="00BB7E48">
                <w:rPr>
                  <w:b/>
                </w:rPr>
                <w:t>T0504833:</w:t>
              </w:r>
              <w:r w:rsidRPr="00BB7E48">
                <w:t>CT_ACCOUNT</w:t>
              </w:r>
            </w:ins>
          </w:p>
        </w:tc>
        <w:tc>
          <w:tcPr>
            <w:tcW w:w="560" w:type="pct"/>
          </w:tcPr>
          <w:p w14:paraId="7F24582C" w14:textId="77777777" w:rsidR="002C68BF" w:rsidRPr="00BB7E48" w:rsidRDefault="002C68BF" w:rsidP="002C68BF">
            <w:pPr>
              <w:pStyle w:val="GOSTTablenorm"/>
              <w:rPr>
                <w:ins w:id="3649" w:author="Опаева Лидия Арашаевна" w:date="2025-08-22T15:30:00Z"/>
                <w:lang w:val="en-US" w:eastAsia="en-US"/>
              </w:rPr>
            </w:pPr>
            <w:ins w:id="3650" w:author="Опаева Лидия Арашаевна" w:date="2025-08-22T15:30:00Z">
              <w:r w:rsidRPr="00BB7E48">
                <w:t>Строка</w:t>
              </w:r>
              <w:r w:rsidRPr="00BB7E48">
                <w:rPr>
                  <w:lang w:val="en-US"/>
                </w:rPr>
                <w:t xml:space="preserve"> </w:t>
              </w:r>
            </w:ins>
          </w:p>
        </w:tc>
        <w:tc>
          <w:tcPr>
            <w:tcW w:w="374" w:type="pct"/>
          </w:tcPr>
          <w:p w14:paraId="30578626" w14:textId="77777777" w:rsidR="002C68BF" w:rsidRPr="00BB7E48" w:rsidRDefault="002C68BF" w:rsidP="002C68BF">
            <w:pPr>
              <w:pStyle w:val="GOSTTablenorm"/>
              <w:rPr>
                <w:ins w:id="3651" w:author="Опаева Лидия Арашаевна" w:date="2025-08-22T15:30:00Z"/>
              </w:rPr>
            </w:pPr>
            <w:ins w:id="3652" w:author="Опаева Лидия Арашаевна" w:date="2025-08-22T15:30:00Z">
              <w:r w:rsidRPr="00BB7E48">
                <w:t>Да</w:t>
              </w:r>
            </w:ins>
          </w:p>
        </w:tc>
        <w:tc>
          <w:tcPr>
            <w:tcW w:w="374" w:type="pct"/>
          </w:tcPr>
          <w:p w14:paraId="28C22484" w14:textId="77777777" w:rsidR="002C68BF" w:rsidRPr="00BB7E48" w:rsidRDefault="002C68BF" w:rsidP="002C68BF">
            <w:pPr>
              <w:pStyle w:val="GOSTTablenorm"/>
              <w:rPr>
                <w:ins w:id="3653" w:author="Опаева Лидия Арашаевна" w:date="2025-08-22T15:30:00Z"/>
              </w:rPr>
            </w:pPr>
            <w:ins w:id="3654" w:author="Опаева Лидия Арашаевна" w:date="2025-08-22T15:30:00Z">
              <w:r w:rsidRPr="00BB7E48">
                <w:rPr>
                  <w:lang w:val="en-US"/>
                </w:rPr>
                <w:t>&lt;</w:t>
              </w:r>
              <w:r w:rsidRPr="00BB7E48">
                <w:t>=5</w:t>
              </w:r>
            </w:ins>
          </w:p>
        </w:tc>
        <w:tc>
          <w:tcPr>
            <w:tcW w:w="1777" w:type="pct"/>
          </w:tcPr>
          <w:p w14:paraId="3AFFA515" w14:textId="77777777" w:rsidR="002C68BF" w:rsidRPr="00BB7E48" w:rsidRDefault="002C68BF" w:rsidP="002C68BF">
            <w:pPr>
              <w:pStyle w:val="GOSTTablenorm"/>
              <w:rPr>
                <w:ins w:id="3655" w:author="Опаева Лидия Арашаевна" w:date="2025-08-22T15:30:00Z"/>
              </w:rPr>
            </w:pPr>
            <w:ins w:id="3656" w:author="Опаева Лидия Арашаевна" w:date="2025-08-22T15:30:00Z">
              <w:r w:rsidRPr="00BB7E48">
                <w:t>Указывается код счета казначейского учета (номер забалансового счета) в соответствии со справочником «План счето</w:t>
              </w:r>
              <w:r w:rsidRPr="00131313">
                <w:t xml:space="preserve"> </w:t>
              </w:r>
              <w:r>
                <w:t>ПУР КС</w:t>
              </w:r>
              <w:r w:rsidRPr="00BB7E48">
                <w:t xml:space="preserve">» в </w:t>
              </w:r>
              <w:r w:rsidRPr="00BB7E48">
                <w:rPr>
                  <w:lang w:val="en-US"/>
                </w:rPr>
                <w:t>SVAP</w:t>
              </w:r>
              <w:r w:rsidRPr="00BB7E48">
                <w:t xml:space="preserve"> для отражения по кредиту записи учета</w:t>
              </w:r>
            </w:ins>
          </w:p>
        </w:tc>
      </w:tr>
      <w:tr w:rsidR="002C68BF" w:rsidRPr="00BB7E48" w14:paraId="2DFC45FF" w14:textId="77777777" w:rsidTr="002C68BF">
        <w:trPr>
          <w:ins w:id="3657" w:author="Опаева Лидия Арашаевна" w:date="2025-08-22T15:30:00Z"/>
        </w:trPr>
        <w:tc>
          <w:tcPr>
            <w:tcW w:w="1120" w:type="pct"/>
          </w:tcPr>
          <w:p w14:paraId="7BEFEAA4" w14:textId="77777777" w:rsidR="002C68BF" w:rsidRPr="00BB7E48" w:rsidRDefault="002C68BF" w:rsidP="002C68BF">
            <w:pPr>
              <w:pStyle w:val="GOSTTablenorm"/>
              <w:rPr>
                <w:ins w:id="3658" w:author="Опаева Лидия Арашаевна" w:date="2025-08-22T15:30:00Z"/>
              </w:rPr>
            </w:pPr>
            <w:ins w:id="3659" w:author="Опаева Лидия Арашаевна" w:date="2025-08-22T15:30:00Z">
              <w:r w:rsidRPr="00BB7E48">
                <w:t>ОКТМО КС Кт</w:t>
              </w:r>
            </w:ins>
          </w:p>
        </w:tc>
        <w:tc>
          <w:tcPr>
            <w:tcW w:w="795" w:type="pct"/>
          </w:tcPr>
          <w:p w14:paraId="3E098380" w14:textId="77777777" w:rsidR="002C68BF" w:rsidRPr="00BB7E48" w:rsidRDefault="002C68BF" w:rsidP="002C68BF">
            <w:pPr>
              <w:pStyle w:val="GOSTTablenorm"/>
              <w:rPr>
                <w:ins w:id="3660" w:author="Опаева Лидия Арашаевна" w:date="2025-08-22T15:30:00Z"/>
              </w:rPr>
            </w:pPr>
            <w:ins w:id="3661" w:author="Опаева Лидия Арашаевна" w:date="2025-08-22T15:30:00Z">
              <w:r w:rsidRPr="00BB7E48">
                <w:rPr>
                  <w:b/>
                </w:rPr>
                <w:t>T0504833:</w:t>
              </w:r>
              <w:r w:rsidRPr="00BB7E48">
                <w:t>CT_OKTMOKS</w:t>
              </w:r>
            </w:ins>
          </w:p>
        </w:tc>
        <w:tc>
          <w:tcPr>
            <w:tcW w:w="560" w:type="pct"/>
          </w:tcPr>
          <w:p w14:paraId="0E068AF6" w14:textId="77777777" w:rsidR="002C68BF" w:rsidRPr="00BB7E48" w:rsidRDefault="002C68BF" w:rsidP="002C68BF">
            <w:pPr>
              <w:pStyle w:val="GOSTTablenorm"/>
              <w:rPr>
                <w:ins w:id="3662" w:author="Опаева Лидия Арашаевна" w:date="2025-08-22T15:30:00Z"/>
                <w:lang w:eastAsia="en-US"/>
              </w:rPr>
            </w:pPr>
            <w:ins w:id="3663" w:author="Опаева Лидия Арашаевна" w:date="2025-08-22T15:30:00Z">
              <w:r w:rsidRPr="00BB7E48">
                <w:t>Строка</w:t>
              </w:r>
            </w:ins>
          </w:p>
        </w:tc>
        <w:tc>
          <w:tcPr>
            <w:tcW w:w="374" w:type="pct"/>
          </w:tcPr>
          <w:p w14:paraId="2C0DC175" w14:textId="77777777" w:rsidR="002C68BF" w:rsidRPr="00BB7E48" w:rsidRDefault="002C68BF" w:rsidP="002C68BF">
            <w:pPr>
              <w:pStyle w:val="GOSTTablenorm"/>
              <w:rPr>
                <w:ins w:id="3664" w:author="Опаева Лидия Арашаевна" w:date="2025-08-22T15:30:00Z"/>
              </w:rPr>
            </w:pPr>
            <w:ins w:id="3665" w:author="Опаева Лидия Арашаевна" w:date="2025-08-22T15:30:00Z">
              <w:r w:rsidRPr="00BB7E48">
                <w:t>Да</w:t>
              </w:r>
            </w:ins>
          </w:p>
        </w:tc>
        <w:tc>
          <w:tcPr>
            <w:tcW w:w="374" w:type="pct"/>
          </w:tcPr>
          <w:p w14:paraId="26C360ED" w14:textId="77777777" w:rsidR="002C68BF" w:rsidRPr="00BB7E48" w:rsidRDefault="002C68BF" w:rsidP="002C68BF">
            <w:pPr>
              <w:pStyle w:val="GOSTTablenorm"/>
              <w:rPr>
                <w:ins w:id="3666" w:author="Опаева Лидия Арашаевна" w:date="2025-08-22T15:30:00Z"/>
              </w:rPr>
            </w:pPr>
            <w:ins w:id="3667" w:author="Опаева Лидия Арашаевна" w:date="2025-08-22T15:30:00Z">
              <w:r w:rsidRPr="00BB7E48">
                <w:t>&lt;=8</w:t>
              </w:r>
            </w:ins>
          </w:p>
        </w:tc>
        <w:tc>
          <w:tcPr>
            <w:tcW w:w="1777" w:type="pct"/>
          </w:tcPr>
          <w:p w14:paraId="306A1926" w14:textId="77777777" w:rsidR="002C68BF" w:rsidRPr="00BB7E48" w:rsidRDefault="002C68BF" w:rsidP="002C68BF">
            <w:pPr>
              <w:pStyle w:val="GOSTTablenorm"/>
              <w:rPr>
                <w:ins w:id="3668" w:author="Опаева Лидия Арашаевна" w:date="2025-08-22T15:30:00Z"/>
              </w:rPr>
            </w:pPr>
            <w:ins w:id="3669" w:author="Опаева Лидия Арашаевна" w:date="2025-08-22T15:30:00Z">
              <w:r w:rsidRPr="00BB7E48">
                <w:t>Указывается значение аналитического признака «ОКТМО КС» (код по ОКТМО казначейского счета) для отражения по кредиту записи аналитического учета.</w:t>
              </w:r>
            </w:ins>
          </w:p>
          <w:p w14:paraId="7153915B" w14:textId="77777777" w:rsidR="002C68BF" w:rsidRPr="00BB7E48" w:rsidRDefault="002C68BF" w:rsidP="002C68BF">
            <w:pPr>
              <w:pStyle w:val="GOSTTablenorm"/>
              <w:rPr>
                <w:ins w:id="3670" w:author="Опаева Лидия Арашаевна" w:date="2025-08-22T15:30:00Z"/>
              </w:rPr>
            </w:pPr>
            <w:ins w:id="3671" w:author="Опаева Лидия Арашаевна" w:date="2025-08-22T15:30:00Z">
              <w:r w:rsidRPr="00BB7E48">
                <w:t>Допускается заполнение прочерком</w:t>
              </w:r>
            </w:ins>
          </w:p>
        </w:tc>
      </w:tr>
      <w:tr w:rsidR="002C68BF" w:rsidRPr="00BB7E48" w14:paraId="4E25262E" w14:textId="77777777" w:rsidTr="002C68BF">
        <w:trPr>
          <w:ins w:id="3672" w:author="Опаева Лидия Арашаевна" w:date="2025-08-22T15:30:00Z"/>
        </w:trPr>
        <w:tc>
          <w:tcPr>
            <w:tcW w:w="1120" w:type="pct"/>
          </w:tcPr>
          <w:p w14:paraId="42161DE1" w14:textId="77777777" w:rsidR="002C68BF" w:rsidRPr="00BB7E48" w:rsidRDefault="002C68BF" w:rsidP="002C68BF">
            <w:pPr>
              <w:pStyle w:val="GOSTTablenorm"/>
              <w:rPr>
                <w:ins w:id="3673" w:author="Опаева Лидия Арашаевна" w:date="2025-08-22T15:30:00Z"/>
              </w:rPr>
            </w:pPr>
            <w:ins w:id="3674" w:author="Опаева Лидия Арашаевна" w:date="2025-08-22T15:30:00Z">
              <w:r w:rsidRPr="00BB7E48">
                <w:t>ЛС Кт</w:t>
              </w:r>
            </w:ins>
          </w:p>
        </w:tc>
        <w:tc>
          <w:tcPr>
            <w:tcW w:w="795" w:type="pct"/>
          </w:tcPr>
          <w:p w14:paraId="65851D33" w14:textId="77777777" w:rsidR="002C68BF" w:rsidRPr="00BB7E48" w:rsidRDefault="002C68BF" w:rsidP="002C68BF">
            <w:pPr>
              <w:pStyle w:val="GOSTTablenorm"/>
              <w:rPr>
                <w:ins w:id="3675" w:author="Опаева Лидия Арашаевна" w:date="2025-08-22T15:30:00Z"/>
              </w:rPr>
            </w:pPr>
            <w:ins w:id="3676" w:author="Опаева Лидия Арашаевна" w:date="2025-08-22T15:30:00Z">
              <w:r w:rsidRPr="00BB7E48">
                <w:rPr>
                  <w:b/>
                </w:rPr>
                <w:t>T0504833:</w:t>
              </w:r>
              <w:r w:rsidRPr="00BB7E48">
                <w:rPr>
                  <w:lang w:val="en-US"/>
                </w:rPr>
                <w:t>CT</w:t>
              </w:r>
              <w:r w:rsidRPr="00BB7E48">
                <w:t>_LS</w:t>
              </w:r>
            </w:ins>
          </w:p>
        </w:tc>
        <w:tc>
          <w:tcPr>
            <w:tcW w:w="560" w:type="pct"/>
          </w:tcPr>
          <w:p w14:paraId="3EBE0CE9" w14:textId="77777777" w:rsidR="002C68BF" w:rsidRPr="00BB7E48" w:rsidRDefault="002C68BF" w:rsidP="002C68BF">
            <w:pPr>
              <w:pStyle w:val="GOSTTablenorm"/>
              <w:rPr>
                <w:ins w:id="3677" w:author="Опаева Лидия Арашаевна" w:date="2025-08-22T15:30:00Z"/>
                <w:lang w:eastAsia="en-US"/>
              </w:rPr>
            </w:pPr>
            <w:ins w:id="3678" w:author="Опаева Лидия Арашаевна" w:date="2025-08-22T15:30:00Z">
              <w:r w:rsidRPr="00BB7E48">
                <w:t>Строка</w:t>
              </w:r>
            </w:ins>
          </w:p>
        </w:tc>
        <w:tc>
          <w:tcPr>
            <w:tcW w:w="374" w:type="pct"/>
          </w:tcPr>
          <w:p w14:paraId="1C022941" w14:textId="77777777" w:rsidR="002C68BF" w:rsidRPr="00BB7E48" w:rsidRDefault="002C68BF" w:rsidP="002C68BF">
            <w:pPr>
              <w:pStyle w:val="GOSTTablenorm"/>
              <w:rPr>
                <w:ins w:id="3679" w:author="Опаева Лидия Арашаевна" w:date="2025-08-22T15:30:00Z"/>
              </w:rPr>
            </w:pPr>
            <w:ins w:id="3680" w:author="Опаева Лидия Арашаевна" w:date="2025-08-22T15:30:00Z">
              <w:r w:rsidRPr="00BB7E48">
                <w:t>Да</w:t>
              </w:r>
            </w:ins>
          </w:p>
        </w:tc>
        <w:tc>
          <w:tcPr>
            <w:tcW w:w="374" w:type="pct"/>
          </w:tcPr>
          <w:p w14:paraId="19F55797" w14:textId="77777777" w:rsidR="002C68BF" w:rsidRPr="00BB7E48" w:rsidRDefault="002C68BF" w:rsidP="002C68BF">
            <w:pPr>
              <w:pStyle w:val="GOSTTablenorm"/>
              <w:rPr>
                <w:ins w:id="3681" w:author="Опаева Лидия Арашаевна" w:date="2025-08-22T15:30:00Z"/>
              </w:rPr>
            </w:pPr>
            <w:ins w:id="3682" w:author="Опаева Лидия Арашаевна" w:date="2025-08-22T15:30:00Z">
              <w:r w:rsidRPr="00BB7E48">
                <w:t>&lt;=11</w:t>
              </w:r>
            </w:ins>
          </w:p>
        </w:tc>
        <w:tc>
          <w:tcPr>
            <w:tcW w:w="1777" w:type="pct"/>
          </w:tcPr>
          <w:p w14:paraId="742DFF70" w14:textId="77777777" w:rsidR="002C68BF" w:rsidRPr="00BB7E48" w:rsidRDefault="002C68BF" w:rsidP="002C68BF">
            <w:pPr>
              <w:pStyle w:val="GOSTTablenorm"/>
              <w:rPr>
                <w:ins w:id="3683" w:author="Опаева Лидия Арашаевна" w:date="2025-08-22T15:30:00Z"/>
              </w:rPr>
            </w:pPr>
            <w:ins w:id="3684" w:author="Опаева Лидия Арашаевна" w:date="2025-08-22T15:30:00Z">
              <w:r w:rsidRPr="00BB7E48">
                <w:t>Указывается значение аналитического признака «ЛС» для отражения по кредиту записи аналитического учета.</w:t>
              </w:r>
            </w:ins>
          </w:p>
          <w:p w14:paraId="23AD65BF" w14:textId="77777777" w:rsidR="002C68BF" w:rsidRPr="00BB7E48" w:rsidRDefault="002C68BF" w:rsidP="002C68BF">
            <w:pPr>
              <w:pStyle w:val="GOSTTablenorm"/>
              <w:rPr>
                <w:ins w:id="3685" w:author="Опаева Лидия Арашаевна" w:date="2025-08-22T15:30:00Z"/>
              </w:rPr>
            </w:pPr>
            <w:ins w:id="3686" w:author="Опаева Лидия Арашаевна" w:date="2025-08-22T15:30:00Z">
              <w:r w:rsidRPr="00BB7E48">
                <w:t>Допускается заполнение прочерком</w:t>
              </w:r>
            </w:ins>
          </w:p>
        </w:tc>
      </w:tr>
      <w:tr w:rsidR="002C68BF" w:rsidRPr="00BB7E48" w14:paraId="10DAC495" w14:textId="77777777" w:rsidTr="002C68BF">
        <w:trPr>
          <w:ins w:id="3687" w:author="Опаева Лидия Арашаевна" w:date="2025-08-22T15:30:00Z"/>
        </w:trPr>
        <w:tc>
          <w:tcPr>
            <w:tcW w:w="1120" w:type="pct"/>
          </w:tcPr>
          <w:p w14:paraId="02368BBB" w14:textId="77777777" w:rsidR="002C68BF" w:rsidRPr="00BB7E48" w:rsidRDefault="002C68BF" w:rsidP="002C68BF">
            <w:pPr>
              <w:pStyle w:val="GOSTTablenorm"/>
              <w:rPr>
                <w:ins w:id="3688" w:author="Опаева Лидия Арашаевна" w:date="2025-08-22T15:30:00Z"/>
              </w:rPr>
            </w:pPr>
            <w:ins w:id="3689" w:author="Опаева Лидия Арашаевна" w:date="2025-08-22T15:30:00Z">
              <w:r w:rsidRPr="00BB7E48">
                <w:t>Аналитический код СКУ Кт</w:t>
              </w:r>
            </w:ins>
          </w:p>
        </w:tc>
        <w:tc>
          <w:tcPr>
            <w:tcW w:w="795" w:type="pct"/>
          </w:tcPr>
          <w:p w14:paraId="019B3052" w14:textId="77777777" w:rsidR="002C68BF" w:rsidRPr="00BB7E48" w:rsidRDefault="002C68BF" w:rsidP="002C68BF">
            <w:pPr>
              <w:pStyle w:val="GOSTTablenorm"/>
              <w:rPr>
                <w:ins w:id="3690" w:author="Опаева Лидия Арашаевна" w:date="2025-08-22T15:30:00Z"/>
              </w:rPr>
            </w:pPr>
            <w:ins w:id="3691" w:author="Опаева Лидия Арашаевна" w:date="2025-08-22T15:30:00Z">
              <w:r w:rsidRPr="00BB7E48">
                <w:rPr>
                  <w:b/>
                </w:rPr>
                <w:t>T0504833:</w:t>
              </w:r>
              <w:r w:rsidRPr="00BB7E48">
                <w:t>CT_ANALITCODESKU</w:t>
              </w:r>
            </w:ins>
          </w:p>
        </w:tc>
        <w:tc>
          <w:tcPr>
            <w:tcW w:w="560" w:type="pct"/>
          </w:tcPr>
          <w:p w14:paraId="399973C9" w14:textId="77777777" w:rsidR="002C68BF" w:rsidRPr="00BB7E48" w:rsidRDefault="002C68BF" w:rsidP="002C68BF">
            <w:pPr>
              <w:pStyle w:val="GOSTTablenorm"/>
              <w:rPr>
                <w:ins w:id="3692" w:author="Опаева Лидия Арашаевна" w:date="2025-08-22T15:30:00Z"/>
                <w:lang w:eastAsia="en-US"/>
              </w:rPr>
            </w:pPr>
            <w:ins w:id="3693" w:author="Опаева Лидия Арашаевна" w:date="2025-08-22T15:30:00Z">
              <w:r w:rsidRPr="00BB7E48">
                <w:t>Строка</w:t>
              </w:r>
            </w:ins>
          </w:p>
        </w:tc>
        <w:tc>
          <w:tcPr>
            <w:tcW w:w="374" w:type="pct"/>
          </w:tcPr>
          <w:p w14:paraId="4EFBC71F" w14:textId="77777777" w:rsidR="002C68BF" w:rsidRPr="00BB7E48" w:rsidRDefault="002C68BF" w:rsidP="002C68BF">
            <w:pPr>
              <w:pStyle w:val="GOSTTablenorm"/>
              <w:rPr>
                <w:ins w:id="3694" w:author="Опаева Лидия Арашаевна" w:date="2025-08-22T15:30:00Z"/>
              </w:rPr>
            </w:pPr>
            <w:ins w:id="3695" w:author="Опаева Лидия Арашаевна" w:date="2025-08-22T15:30:00Z">
              <w:r w:rsidRPr="00BB7E48">
                <w:t>Да</w:t>
              </w:r>
            </w:ins>
          </w:p>
        </w:tc>
        <w:tc>
          <w:tcPr>
            <w:tcW w:w="374" w:type="pct"/>
          </w:tcPr>
          <w:p w14:paraId="2C12C695" w14:textId="77777777" w:rsidR="002C68BF" w:rsidRPr="00BB7E48" w:rsidRDefault="002C68BF" w:rsidP="002C68BF">
            <w:pPr>
              <w:pStyle w:val="GOSTTablenorm"/>
              <w:rPr>
                <w:ins w:id="3696" w:author="Опаева Лидия Арашаевна" w:date="2025-08-22T15:30:00Z"/>
              </w:rPr>
            </w:pPr>
            <w:ins w:id="3697" w:author="Опаева Лидия Арашаевна" w:date="2025-08-22T15:30:00Z">
              <w:r w:rsidRPr="00BB7E48">
                <w:t>&lt;=</w:t>
              </w:r>
              <w:r w:rsidRPr="00BB7E48">
                <w:rPr>
                  <w:lang w:val="en-US"/>
                </w:rPr>
                <w:t>2</w:t>
              </w:r>
            </w:ins>
          </w:p>
        </w:tc>
        <w:tc>
          <w:tcPr>
            <w:tcW w:w="1777" w:type="pct"/>
          </w:tcPr>
          <w:p w14:paraId="6758FF32" w14:textId="77777777" w:rsidR="002C68BF" w:rsidRPr="00BB7E48" w:rsidRDefault="002C68BF" w:rsidP="002C68BF">
            <w:pPr>
              <w:pStyle w:val="GOSTTablenorm"/>
              <w:rPr>
                <w:ins w:id="3698" w:author="Опаева Лидия Арашаевна" w:date="2025-08-22T15:30:00Z"/>
              </w:rPr>
            </w:pPr>
            <w:ins w:id="3699" w:author="Опаева Лидия Арашаевна" w:date="2025-08-22T15:30:00Z">
              <w:r w:rsidRPr="00BB7E48">
                <w:t>Указывается значение аналитического признака «Аналитический код СКУ» для отражения по кредиту записи учета.</w:t>
              </w:r>
            </w:ins>
          </w:p>
          <w:p w14:paraId="5C42FC6D" w14:textId="77777777" w:rsidR="002C68BF" w:rsidRPr="00BB7E48" w:rsidRDefault="002C68BF" w:rsidP="002C68BF">
            <w:pPr>
              <w:pStyle w:val="GOSTTablenorm"/>
              <w:rPr>
                <w:ins w:id="3700" w:author="Опаева Лидия Арашаевна" w:date="2025-08-22T15:30:00Z"/>
              </w:rPr>
            </w:pPr>
            <w:ins w:id="3701" w:author="Опаева Лидия Арашаевна" w:date="2025-08-22T15:30:00Z">
              <w:r w:rsidRPr="00BB7E48">
                <w:t xml:space="preserve">Допускается заполнение прочерком </w:t>
              </w:r>
            </w:ins>
          </w:p>
        </w:tc>
      </w:tr>
      <w:tr w:rsidR="002C68BF" w:rsidRPr="00BB7E48" w14:paraId="6BF98911" w14:textId="77777777" w:rsidTr="002C68BF">
        <w:trPr>
          <w:ins w:id="3702" w:author="Опаева Лидия Арашаевна" w:date="2025-08-22T15:30:00Z"/>
        </w:trPr>
        <w:tc>
          <w:tcPr>
            <w:tcW w:w="1120" w:type="pct"/>
          </w:tcPr>
          <w:p w14:paraId="33B43995" w14:textId="77777777" w:rsidR="002C68BF" w:rsidRPr="00BB7E48" w:rsidRDefault="002C68BF" w:rsidP="002C68BF">
            <w:pPr>
              <w:pStyle w:val="GOSTTablenorm"/>
              <w:rPr>
                <w:ins w:id="3703" w:author="Опаева Лидия Арашаевна" w:date="2025-08-22T15:30:00Z"/>
              </w:rPr>
            </w:pPr>
            <w:ins w:id="3704" w:author="Опаева Лидия Арашаевна" w:date="2025-08-22T15:30:00Z">
              <w:r w:rsidRPr="00BB7E48">
                <w:t>КБК Кт</w:t>
              </w:r>
            </w:ins>
          </w:p>
        </w:tc>
        <w:tc>
          <w:tcPr>
            <w:tcW w:w="795" w:type="pct"/>
          </w:tcPr>
          <w:p w14:paraId="2411DE79" w14:textId="77777777" w:rsidR="002C68BF" w:rsidRPr="00BB7E48" w:rsidRDefault="002C68BF" w:rsidP="002C68BF">
            <w:pPr>
              <w:pStyle w:val="GOSTTablenorm"/>
              <w:rPr>
                <w:ins w:id="3705" w:author="Опаева Лидия Арашаевна" w:date="2025-08-22T15:30:00Z"/>
              </w:rPr>
            </w:pPr>
            <w:ins w:id="3706" w:author="Опаева Лидия Арашаевна" w:date="2025-08-22T15:30:00Z">
              <w:r w:rsidRPr="00BB7E48">
                <w:rPr>
                  <w:b/>
                </w:rPr>
                <w:t>T0504833:</w:t>
              </w:r>
              <w:r w:rsidRPr="00BB7E48">
                <w:t>CT_KBK</w:t>
              </w:r>
            </w:ins>
          </w:p>
        </w:tc>
        <w:tc>
          <w:tcPr>
            <w:tcW w:w="560" w:type="pct"/>
          </w:tcPr>
          <w:p w14:paraId="5C909D86" w14:textId="77777777" w:rsidR="002C68BF" w:rsidRPr="00BB7E48" w:rsidRDefault="002C68BF" w:rsidP="002C68BF">
            <w:pPr>
              <w:pStyle w:val="GOSTTablenorm"/>
              <w:rPr>
                <w:ins w:id="3707" w:author="Опаева Лидия Арашаевна" w:date="2025-08-22T15:30:00Z"/>
                <w:lang w:eastAsia="en-US"/>
              </w:rPr>
            </w:pPr>
            <w:ins w:id="3708" w:author="Опаева Лидия Арашаевна" w:date="2025-08-22T15:30:00Z">
              <w:r w:rsidRPr="00BB7E48">
                <w:t>Строка</w:t>
              </w:r>
            </w:ins>
          </w:p>
        </w:tc>
        <w:tc>
          <w:tcPr>
            <w:tcW w:w="374" w:type="pct"/>
          </w:tcPr>
          <w:p w14:paraId="32F80827" w14:textId="77777777" w:rsidR="002C68BF" w:rsidRPr="00BB7E48" w:rsidRDefault="002C68BF" w:rsidP="002C68BF">
            <w:pPr>
              <w:pStyle w:val="GOSTTablenorm"/>
              <w:rPr>
                <w:ins w:id="3709" w:author="Опаева Лидия Арашаевна" w:date="2025-08-22T15:30:00Z"/>
              </w:rPr>
            </w:pPr>
            <w:ins w:id="3710" w:author="Опаева Лидия Арашаевна" w:date="2025-08-22T15:30:00Z">
              <w:r w:rsidRPr="00BB7E48">
                <w:t>Да</w:t>
              </w:r>
            </w:ins>
          </w:p>
        </w:tc>
        <w:tc>
          <w:tcPr>
            <w:tcW w:w="374" w:type="pct"/>
          </w:tcPr>
          <w:p w14:paraId="705D9E46" w14:textId="77777777" w:rsidR="002C68BF" w:rsidRPr="00BB7E48" w:rsidRDefault="002C68BF" w:rsidP="002C68BF">
            <w:pPr>
              <w:pStyle w:val="GOSTTablenorm"/>
              <w:rPr>
                <w:ins w:id="3711" w:author="Опаева Лидия Арашаевна" w:date="2025-08-22T15:30:00Z"/>
              </w:rPr>
            </w:pPr>
            <w:ins w:id="3712" w:author="Опаева Лидия Арашаевна" w:date="2025-08-22T15:30:00Z">
              <w:r w:rsidRPr="00BB7E48">
                <w:t>&lt;=20</w:t>
              </w:r>
            </w:ins>
          </w:p>
        </w:tc>
        <w:tc>
          <w:tcPr>
            <w:tcW w:w="1777" w:type="pct"/>
          </w:tcPr>
          <w:p w14:paraId="528DE907" w14:textId="77777777" w:rsidR="002C68BF" w:rsidRPr="00BB7E48" w:rsidRDefault="002C68BF" w:rsidP="002C68BF">
            <w:pPr>
              <w:pStyle w:val="GOSTTablenorm"/>
              <w:rPr>
                <w:ins w:id="3713" w:author="Опаева Лидия Арашаевна" w:date="2025-08-22T15:30:00Z"/>
              </w:rPr>
            </w:pPr>
            <w:ins w:id="3714" w:author="Опаева Лидия Арашаевна" w:date="2025-08-22T15:30:00Z">
              <w:r w:rsidRPr="00BB7E48">
                <w:t>Указывается значение аналитического признака «КБК»  (Код по бюджетной классификации) для отражения по кредиту записи учета.</w:t>
              </w:r>
            </w:ins>
          </w:p>
          <w:p w14:paraId="2931864A" w14:textId="77777777" w:rsidR="002C68BF" w:rsidRPr="00BB7E48" w:rsidRDefault="002C68BF" w:rsidP="002C68BF">
            <w:pPr>
              <w:pStyle w:val="GOSTTablenorm"/>
              <w:rPr>
                <w:ins w:id="3715" w:author="Опаева Лидия Арашаевна" w:date="2025-08-22T15:30:00Z"/>
              </w:rPr>
            </w:pPr>
            <w:ins w:id="3716" w:author="Опаева Лидия Арашаевна" w:date="2025-08-22T15:30:00Z">
              <w:r w:rsidRPr="00BB7E48">
                <w:t>Допускается заполнение прочерком</w:t>
              </w:r>
            </w:ins>
          </w:p>
        </w:tc>
      </w:tr>
      <w:tr w:rsidR="002C68BF" w:rsidRPr="00BB7E48" w14:paraId="037A035C" w14:textId="77777777" w:rsidTr="002C68BF">
        <w:trPr>
          <w:ins w:id="3717" w:author="Опаева Лидия Арашаевна" w:date="2025-08-22T15:30:00Z"/>
        </w:trPr>
        <w:tc>
          <w:tcPr>
            <w:tcW w:w="1120" w:type="pct"/>
          </w:tcPr>
          <w:p w14:paraId="5F0C3641" w14:textId="77777777" w:rsidR="002C68BF" w:rsidRPr="00BB7E48" w:rsidRDefault="002C68BF" w:rsidP="002C68BF">
            <w:pPr>
              <w:pStyle w:val="GOSTTablenorm"/>
              <w:rPr>
                <w:ins w:id="3718" w:author="Опаева Лидия Арашаевна" w:date="2025-08-22T15:30:00Z"/>
              </w:rPr>
            </w:pPr>
            <w:ins w:id="3719" w:author="Опаева Лидия Арашаевна" w:date="2025-08-22T15:30:00Z">
              <w:r w:rsidRPr="00BB7E48">
                <w:t>Тип КБК Кт</w:t>
              </w:r>
            </w:ins>
          </w:p>
        </w:tc>
        <w:tc>
          <w:tcPr>
            <w:tcW w:w="795" w:type="pct"/>
          </w:tcPr>
          <w:p w14:paraId="728A36CC" w14:textId="77777777" w:rsidR="002C68BF" w:rsidRPr="00BB7E48" w:rsidRDefault="002C68BF" w:rsidP="002C68BF">
            <w:pPr>
              <w:pStyle w:val="GOSTTablenorm"/>
              <w:rPr>
                <w:ins w:id="3720" w:author="Опаева Лидия Арашаевна" w:date="2025-08-22T15:30:00Z"/>
              </w:rPr>
            </w:pPr>
            <w:ins w:id="3721" w:author="Опаева Лидия Арашаевна" w:date="2025-08-22T15:30:00Z">
              <w:r w:rsidRPr="00BB7E48">
                <w:rPr>
                  <w:b/>
                </w:rPr>
                <w:t>T0504833:</w:t>
              </w:r>
              <w:r w:rsidRPr="00BB7E48">
                <w:t>СT_</w:t>
              </w:r>
              <w:r w:rsidRPr="00BB7E48">
                <w:rPr>
                  <w:lang w:val="en-US"/>
                </w:rPr>
                <w:t>TYPE</w:t>
              </w:r>
              <w:r w:rsidRPr="00BB7E48">
                <w:t>KBK</w:t>
              </w:r>
            </w:ins>
          </w:p>
        </w:tc>
        <w:tc>
          <w:tcPr>
            <w:tcW w:w="560" w:type="pct"/>
          </w:tcPr>
          <w:p w14:paraId="3B65327C" w14:textId="77777777" w:rsidR="002C68BF" w:rsidRPr="00BB7E48" w:rsidRDefault="002C68BF" w:rsidP="002C68BF">
            <w:pPr>
              <w:pStyle w:val="GOSTTablenorm"/>
              <w:rPr>
                <w:ins w:id="3722" w:author="Опаева Лидия Арашаевна" w:date="2025-08-22T15:30:00Z"/>
              </w:rPr>
            </w:pPr>
            <w:ins w:id="3723" w:author="Опаева Лидия Арашаевна" w:date="2025-08-22T15:30:00Z">
              <w:r w:rsidRPr="00BB7E48">
                <w:t>Строка</w:t>
              </w:r>
            </w:ins>
          </w:p>
        </w:tc>
        <w:tc>
          <w:tcPr>
            <w:tcW w:w="374" w:type="pct"/>
          </w:tcPr>
          <w:p w14:paraId="344E9AFC" w14:textId="77777777" w:rsidR="002C68BF" w:rsidRPr="00BB7E48" w:rsidRDefault="002C68BF" w:rsidP="002C68BF">
            <w:pPr>
              <w:pStyle w:val="GOSTTablenorm"/>
              <w:rPr>
                <w:ins w:id="3724" w:author="Опаева Лидия Арашаевна" w:date="2025-08-22T15:30:00Z"/>
              </w:rPr>
            </w:pPr>
            <w:ins w:id="3725" w:author="Опаева Лидия Арашаевна" w:date="2025-08-22T15:30:00Z">
              <w:r w:rsidRPr="00BB7E48">
                <w:t>Да</w:t>
              </w:r>
            </w:ins>
          </w:p>
        </w:tc>
        <w:tc>
          <w:tcPr>
            <w:tcW w:w="374" w:type="pct"/>
          </w:tcPr>
          <w:p w14:paraId="469C8A84" w14:textId="77777777" w:rsidR="002C68BF" w:rsidRPr="00BB7E48" w:rsidRDefault="002C68BF" w:rsidP="002C68BF">
            <w:pPr>
              <w:pStyle w:val="GOSTTablenorm"/>
              <w:rPr>
                <w:ins w:id="3726" w:author="Опаева Лидия Арашаевна" w:date="2025-08-22T15:30:00Z"/>
              </w:rPr>
            </w:pPr>
            <w:ins w:id="3727" w:author="Опаева Лидия Арашаевна" w:date="2025-08-22T15:30:00Z">
              <w:r w:rsidRPr="00BB7E48">
                <w:rPr>
                  <w:lang w:val="en-US"/>
                </w:rPr>
                <w:t>&lt;</w:t>
              </w:r>
              <w:r w:rsidRPr="00BB7E48">
                <w:t>=2</w:t>
              </w:r>
            </w:ins>
          </w:p>
        </w:tc>
        <w:tc>
          <w:tcPr>
            <w:tcW w:w="1777" w:type="pct"/>
          </w:tcPr>
          <w:p w14:paraId="7E7AC30A" w14:textId="77777777" w:rsidR="002C68BF" w:rsidRPr="00BB7E48" w:rsidRDefault="002C68BF" w:rsidP="002C68BF">
            <w:pPr>
              <w:pStyle w:val="GOSTTablenorm"/>
              <w:rPr>
                <w:ins w:id="3728" w:author="Опаева Лидия Арашаевна" w:date="2025-08-22T15:30:00Z"/>
              </w:rPr>
            </w:pPr>
            <w:ins w:id="3729" w:author="Опаева Лидия Арашаевна" w:date="2025-08-22T15:30:00Z">
              <w:r w:rsidRPr="00BB7E48">
                <w:t>Указывается значение аналитического признака «Тип КБК» для отражения по кредиту записи учета.</w:t>
              </w:r>
            </w:ins>
          </w:p>
          <w:p w14:paraId="469955B6" w14:textId="77777777" w:rsidR="002C68BF" w:rsidRPr="00BB7E48" w:rsidRDefault="002C68BF" w:rsidP="002C68BF">
            <w:pPr>
              <w:pStyle w:val="GOSTTablenorm"/>
              <w:rPr>
                <w:ins w:id="3730" w:author="Опаева Лидия Арашаевна" w:date="2025-08-22T15:30:00Z"/>
              </w:rPr>
            </w:pPr>
            <w:ins w:id="3731" w:author="Опаева Лидия Арашаевна" w:date="2025-08-22T15:30:00Z">
              <w:r w:rsidRPr="00BB7E48">
                <w:t>Допускается заполнение прочерком</w:t>
              </w:r>
            </w:ins>
          </w:p>
        </w:tc>
      </w:tr>
      <w:tr w:rsidR="002C68BF" w:rsidRPr="00BB7E48" w14:paraId="6964EA4F" w14:textId="77777777" w:rsidTr="002C68BF">
        <w:trPr>
          <w:ins w:id="3732" w:author="Опаева Лидия Арашаевна" w:date="2025-08-22T15:30:00Z"/>
        </w:trPr>
        <w:tc>
          <w:tcPr>
            <w:tcW w:w="1120" w:type="pct"/>
          </w:tcPr>
          <w:p w14:paraId="7ADF8489" w14:textId="77777777" w:rsidR="002C68BF" w:rsidRPr="00BB7E48" w:rsidRDefault="002C68BF" w:rsidP="002C68BF">
            <w:pPr>
              <w:pStyle w:val="GOSTTablenorm"/>
              <w:rPr>
                <w:ins w:id="3733" w:author="Опаева Лидия Арашаевна" w:date="2025-08-22T15:30:00Z"/>
              </w:rPr>
            </w:pPr>
            <w:ins w:id="3734" w:author="Опаева Лидия Арашаевна" w:date="2025-08-22T15:30:00Z">
              <w:r w:rsidRPr="00BB7E48">
                <w:t>Код валюты Кт</w:t>
              </w:r>
            </w:ins>
          </w:p>
        </w:tc>
        <w:tc>
          <w:tcPr>
            <w:tcW w:w="795" w:type="pct"/>
          </w:tcPr>
          <w:p w14:paraId="6BEC6ABC" w14:textId="77777777" w:rsidR="002C68BF" w:rsidRPr="00BB7E48" w:rsidRDefault="002C68BF" w:rsidP="002C68BF">
            <w:pPr>
              <w:pStyle w:val="GOSTTablenorm"/>
              <w:rPr>
                <w:ins w:id="3735" w:author="Опаева Лидия Арашаевна" w:date="2025-08-22T15:30:00Z"/>
              </w:rPr>
            </w:pPr>
            <w:ins w:id="3736" w:author="Опаева Лидия Арашаевна" w:date="2025-08-22T15:30:00Z">
              <w:r w:rsidRPr="00BB7E48">
                <w:rPr>
                  <w:b/>
                </w:rPr>
                <w:t>T0504833:</w:t>
              </w:r>
              <w:r w:rsidRPr="00BB7E48">
                <w:t>CT_VALCODE</w:t>
              </w:r>
            </w:ins>
          </w:p>
        </w:tc>
        <w:tc>
          <w:tcPr>
            <w:tcW w:w="560" w:type="pct"/>
          </w:tcPr>
          <w:p w14:paraId="67C7AEF2" w14:textId="77777777" w:rsidR="002C68BF" w:rsidRPr="00BB7E48" w:rsidRDefault="002C68BF" w:rsidP="002C68BF">
            <w:pPr>
              <w:pStyle w:val="GOSTTablenorm"/>
              <w:rPr>
                <w:ins w:id="3737" w:author="Опаева Лидия Арашаевна" w:date="2025-08-22T15:30:00Z"/>
                <w:lang w:eastAsia="en-US"/>
              </w:rPr>
            </w:pPr>
            <w:ins w:id="3738" w:author="Опаева Лидия Арашаевна" w:date="2025-08-22T15:30:00Z">
              <w:r w:rsidRPr="00BB7E48">
                <w:t>Строка</w:t>
              </w:r>
            </w:ins>
          </w:p>
        </w:tc>
        <w:tc>
          <w:tcPr>
            <w:tcW w:w="374" w:type="pct"/>
          </w:tcPr>
          <w:p w14:paraId="728F7578" w14:textId="77777777" w:rsidR="002C68BF" w:rsidRPr="00BB7E48" w:rsidRDefault="002C68BF" w:rsidP="002C68BF">
            <w:pPr>
              <w:pStyle w:val="GOSTTablenorm"/>
              <w:rPr>
                <w:ins w:id="3739" w:author="Опаева Лидия Арашаевна" w:date="2025-08-22T15:30:00Z"/>
              </w:rPr>
            </w:pPr>
            <w:ins w:id="3740" w:author="Опаева Лидия Арашаевна" w:date="2025-08-22T15:30:00Z">
              <w:r w:rsidRPr="00BB7E48">
                <w:t>Да</w:t>
              </w:r>
            </w:ins>
          </w:p>
        </w:tc>
        <w:tc>
          <w:tcPr>
            <w:tcW w:w="374" w:type="pct"/>
          </w:tcPr>
          <w:p w14:paraId="049A6A98" w14:textId="77777777" w:rsidR="002C68BF" w:rsidRPr="00BB7E48" w:rsidRDefault="002C68BF" w:rsidP="002C68BF">
            <w:pPr>
              <w:pStyle w:val="GOSTTablenorm"/>
              <w:rPr>
                <w:ins w:id="3741" w:author="Опаева Лидия Арашаевна" w:date="2025-08-22T15:30:00Z"/>
              </w:rPr>
            </w:pPr>
            <w:ins w:id="3742" w:author="Опаева Лидия Арашаевна" w:date="2025-08-22T15:30:00Z">
              <w:r w:rsidRPr="00BB7E48">
                <w:t>&lt;=3</w:t>
              </w:r>
            </w:ins>
          </w:p>
        </w:tc>
        <w:tc>
          <w:tcPr>
            <w:tcW w:w="1777" w:type="pct"/>
          </w:tcPr>
          <w:p w14:paraId="32F7EF35" w14:textId="77777777" w:rsidR="002C68BF" w:rsidRPr="00BB7E48" w:rsidRDefault="002C68BF" w:rsidP="002C68BF">
            <w:pPr>
              <w:pStyle w:val="GOSTTablenorm"/>
              <w:rPr>
                <w:ins w:id="3743" w:author="Опаева Лидия Арашаевна" w:date="2025-08-22T15:30:00Z"/>
              </w:rPr>
            </w:pPr>
            <w:ins w:id="3744" w:author="Опаева Лидия Арашаевна" w:date="2025-08-22T15:30:00Z">
              <w:r w:rsidRPr="00BB7E48">
                <w:t>Указывается значение аналитического признака «Код валюты» для отражения по кредиту записи учета.</w:t>
              </w:r>
            </w:ins>
          </w:p>
          <w:p w14:paraId="6CA0A19D" w14:textId="77777777" w:rsidR="002C68BF" w:rsidRPr="00BB7E48" w:rsidRDefault="002C68BF" w:rsidP="002C68BF">
            <w:pPr>
              <w:pStyle w:val="GOSTTablenorm"/>
              <w:rPr>
                <w:ins w:id="3745" w:author="Опаева Лидия Арашаевна" w:date="2025-08-22T15:30:00Z"/>
              </w:rPr>
            </w:pPr>
            <w:ins w:id="3746" w:author="Опаева Лидия Арашаевна" w:date="2025-08-22T15:30:00Z">
              <w:r w:rsidRPr="00BB7E48">
                <w:t xml:space="preserve">Допускается заполнение прочерком </w:t>
              </w:r>
            </w:ins>
          </w:p>
        </w:tc>
      </w:tr>
      <w:tr w:rsidR="002C68BF" w:rsidRPr="00BB7E48" w14:paraId="327CD508" w14:textId="77777777" w:rsidTr="002C68BF">
        <w:trPr>
          <w:ins w:id="3747" w:author="Опаева Лидия Арашаевна" w:date="2025-08-22T15:30:00Z"/>
        </w:trPr>
        <w:tc>
          <w:tcPr>
            <w:tcW w:w="1120" w:type="pct"/>
          </w:tcPr>
          <w:p w14:paraId="5F7DD6A7" w14:textId="77777777" w:rsidR="002C68BF" w:rsidRPr="00BB7E48" w:rsidRDefault="002C68BF" w:rsidP="002C68BF">
            <w:pPr>
              <w:pStyle w:val="GOSTTablenorm"/>
              <w:rPr>
                <w:ins w:id="3748" w:author="Опаева Лидия Арашаевна" w:date="2025-08-22T15:30:00Z"/>
              </w:rPr>
            </w:pPr>
            <w:ins w:id="3749" w:author="Опаева Лидия Арашаевна" w:date="2025-08-22T15:30:00Z">
              <w:r w:rsidRPr="00BB7E48">
                <w:t>ТОФК КС Кт</w:t>
              </w:r>
            </w:ins>
          </w:p>
        </w:tc>
        <w:tc>
          <w:tcPr>
            <w:tcW w:w="795" w:type="pct"/>
          </w:tcPr>
          <w:p w14:paraId="79A0AB77" w14:textId="77777777" w:rsidR="002C68BF" w:rsidRPr="00BB7E48" w:rsidRDefault="002C68BF" w:rsidP="002C68BF">
            <w:pPr>
              <w:pStyle w:val="GOSTTablenorm"/>
              <w:rPr>
                <w:ins w:id="3750" w:author="Опаева Лидия Арашаевна" w:date="2025-08-22T15:30:00Z"/>
              </w:rPr>
            </w:pPr>
            <w:ins w:id="3751" w:author="Опаева Лидия Арашаевна" w:date="2025-08-22T15:30:00Z">
              <w:r w:rsidRPr="00BB7E48">
                <w:rPr>
                  <w:b/>
                </w:rPr>
                <w:t>T0504833:</w:t>
              </w:r>
              <w:r w:rsidRPr="00BB7E48">
                <w:t>CT_TOFKKS</w:t>
              </w:r>
            </w:ins>
          </w:p>
        </w:tc>
        <w:tc>
          <w:tcPr>
            <w:tcW w:w="560" w:type="pct"/>
          </w:tcPr>
          <w:p w14:paraId="23DEFC87" w14:textId="77777777" w:rsidR="002C68BF" w:rsidRPr="00BB7E48" w:rsidRDefault="002C68BF" w:rsidP="002C68BF">
            <w:pPr>
              <w:pStyle w:val="GOSTTablenorm"/>
              <w:rPr>
                <w:ins w:id="3752" w:author="Опаева Лидия Арашаевна" w:date="2025-08-22T15:30:00Z"/>
                <w:lang w:eastAsia="en-US"/>
              </w:rPr>
            </w:pPr>
            <w:ins w:id="3753" w:author="Опаева Лидия Арашаевна" w:date="2025-08-22T15:30:00Z">
              <w:r w:rsidRPr="00BB7E48">
                <w:t>Строка</w:t>
              </w:r>
            </w:ins>
          </w:p>
        </w:tc>
        <w:tc>
          <w:tcPr>
            <w:tcW w:w="374" w:type="pct"/>
          </w:tcPr>
          <w:p w14:paraId="3C8A8A1B" w14:textId="77777777" w:rsidR="002C68BF" w:rsidRPr="00BB7E48" w:rsidRDefault="002C68BF" w:rsidP="002C68BF">
            <w:pPr>
              <w:pStyle w:val="GOSTTablenorm"/>
              <w:rPr>
                <w:ins w:id="3754" w:author="Опаева Лидия Арашаевна" w:date="2025-08-22T15:30:00Z"/>
              </w:rPr>
            </w:pPr>
            <w:ins w:id="3755" w:author="Опаева Лидия Арашаевна" w:date="2025-08-22T15:30:00Z">
              <w:r w:rsidRPr="00BB7E48">
                <w:t>Да</w:t>
              </w:r>
            </w:ins>
          </w:p>
        </w:tc>
        <w:tc>
          <w:tcPr>
            <w:tcW w:w="374" w:type="pct"/>
          </w:tcPr>
          <w:p w14:paraId="29E0F717" w14:textId="77777777" w:rsidR="002C68BF" w:rsidRPr="00BB7E48" w:rsidRDefault="002C68BF" w:rsidP="002C68BF">
            <w:pPr>
              <w:pStyle w:val="GOSTTablenorm"/>
              <w:rPr>
                <w:ins w:id="3756" w:author="Опаева Лидия Арашаевна" w:date="2025-08-22T15:30:00Z"/>
              </w:rPr>
            </w:pPr>
            <w:ins w:id="3757" w:author="Опаева Лидия Арашаевна" w:date="2025-08-22T15:30:00Z">
              <w:r w:rsidRPr="00BB7E48">
                <w:t>&lt;=2</w:t>
              </w:r>
            </w:ins>
          </w:p>
        </w:tc>
        <w:tc>
          <w:tcPr>
            <w:tcW w:w="1777" w:type="pct"/>
          </w:tcPr>
          <w:p w14:paraId="3673F98F" w14:textId="77777777" w:rsidR="002C68BF" w:rsidRPr="00BB7E48" w:rsidRDefault="002C68BF" w:rsidP="002C68BF">
            <w:pPr>
              <w:pStyle w:val="GOSTTablenorm"/>
              <w:rPr>
                <w:ins w:id="3758" w:author="Опаева Лидия Арашаевна" w:date="2025-08-22T15:30:00Z"/>
              </w:rPr>
            </w:pPr>
            <w:ins w:id="3759" w:author="Опаева Лидия Арашаевна" w:date="2025-08-22T15:30:00Z">
              <w:r w:rsidRPr="00BB7E48">
                <w:t>Указывается значение аналитического признака «ТОФК КС» для отражения по кредиту записи учета.</w:t>
              </w:r>
            </w:ins>
          </w:p>
          <w:p w14:paraId="1A39B260" w14:textId="77777777" w:rsidR="002C68BF" w:rsidRPr="00BB7E48" w:rsidRDefault="002C68BF" w:rsidP="002C68BF">
            <w:pPr>
              <w:pStyle w:val="GOSTTablenorm"/>
              <w:rPr>
                <w:ins w:id="3760" w:author="Опаева Лидия Арашаевна" w:date="2025-08-22T15:30:00Z"/>
              </w:rPr>
            </w:pPr>
            <w:ins w:id="3761" w:author="Опаева Лидия Арашаевна" w:date="2025-08-22T15:30:00Z">
              <w:r w:rsidRPr="00BB7E48">
                <w:t>Допускается заполнение прочерком</w:t>
              </w:r>
            </w:ins>
          </w:p>
        </w:tc>
      </w:tr>
      <w:tr w:rsidR="002C68BF" w:rsidRPr="00BB7E48" w14:paraId="42A3B022" w14:textId="77777777" w:rsidTr="002C68BF">
        <w:trPr>
          <w:ins w:id="3762" w:author="Опаева Лидия Арашаевна" w:date="2025-08-22T15:30:00Z"/>
        </w:trPr>
        <w:tc>
          <w:tcPr>
            <w:tcW w:w="1120" w:type="pct"/>
          </w:tcPr>
          <w:p w14:paraId="7A056AAC" w14:textId="77777777" w:rsidR="002C68BF" w:rsidRPr="00BB7E48" w:rsidRDefault="002C68BF" w:rsidP="002C68BF">
            <w:pPr>
              <w:pStyle w:val="GOSTTablenorm"/>
              <w:rPr>
                <w:ins w:id="3763" w:author="Опаева Лидия Арашаевна" w:date="2025-08-22T15:30:00Z"/>
              </w:rPr>
            </w:pPr>
            <w:ins w:id="3764" w:author="Опаева Лидия Арашаевна" w:date="2025-08-22T15:30:00Z">
              <w:r w:rsidRPr="00BB7E48">
                <w:t>Порядковый номер КС Кт</w:t>
              </w:r>
            </w:ins>
          </w:p>
        </w:tc>
        <w:tc>
          <w:tcPr>
            <w:tcW w:w="795" w:type="pct"/>
          </w:tcPr>
          <w:p w14:paraId="3CDA2F5D" w14:textId="77777777" w:rsidR="002C68BF" w:rsidRPr="00BB7E48" w:rsidRDefault="002C68BF" w:rsidP="002C68BF">
            <w:pPr>
              <w:pStyle w:val="GOSTTablenorm"/>
              <w:rPr>
                <w:ins w:id="3765" w:author="Опаева Лидия Арашаевна" w:date="2025-08-22T15:30:00Z"/>
              </w:rPr>
            </w:pPr>
            <w:ins w:id="3766" w:author="Опаева Лидия Арашаевна" w:date="2025-08-22T15:30:00Z">
              <w:r w:rsidRPr="00BB7E48">
                <w:rPr>
                  <w:b/>
                </w:rPr>
                <w:t>T0504833:</w:t>
              </w:r>
              <w:r w:rsidRPr="00BB7E48">
                <w:t>CT_PNKS</w:t>
              </w:r>
            </w:ins>
          </w:p>
        </w:tc>
        <w:tc>
          <w:tcPr>
            <w:tcW w:w="560" w:type="pct"/>
          </w:tcPr>
          <w:p w14:paraId="1957C566" w14:textId="77777777" w:rsidR="002C68BF" w:rsidRPr="00BB7E48" w:rsidRDefault="002C68BF" w:rsidP="002C68BF">
            <w:pPr>
              <w:pStyle w:val="GOSTTablenorm"/>
              <w:rPr>
                <w:ins w:id="3767" w:author="Опаева Лидия Арашаевна" w:date="2025-08-22T15:30:00Z"/>
                <w:lang w:eastAsia="en-US"/>
              </w:rPr>
            </w:pPr>
            <w:ins w:id="3768" w:author="Опаева Лидия Арашаевна" w:date="2025-08-22T15:30:00Z">
              <w:r w:rsidRPr="00BB7E48">
                <w:t>Строка</w:t>
              </w:r>
            </w:ins>
          </w:p>
        </w:tc>
        <w:tc>
          <w:tcPr>
            <w:tcW w:w="374" w:type="pct"/>
          </w:tcPr>
          <w:p w14:paraId="573C9FE3" w14:textId="77777777" w:rsidR="002C68BF" w:rsidRPr="00BB7E48" w:rsidRDefault="002C68BF" w:rsidP="002C68BF">
            <w:pPr>
              <w:pStyle w:val="GOSTTablenorm"/>
              <w:rPr>
                <w:ins w:id="3769" w:author="Опаева Лидия Арашаевна" w:date="2025-08-22T15:30:00Z"/>
              </w:rPr>
            </w:pPr>
            <w:ins w:id="3770" w:author="Опаева Лидия Арашаевна" w:date="2025-08-22T15:30:00Z">
              <w:r w:rsidRPr="00BB7E48">
                <w:t>Да</w:t>
              </w:r>
            </w:ins>
          </w:p>
        </w:tc>
        <w:tc>
          <w:tcPr>
            <w:tcW w:w="374" w:type="pct"/>
          </w:tcPr>
          <w:p w14:paraId="4BCEAC65" w14:textId="77777777" w:rsidR="002C68BF" w:rsidRPr="00BB7E48" w:rsidRDefault="002C68BF" w:rsidP="002C68BF">
            <w:pPr>
              <w:pStyle w:val="GOSTTablenorm"/>
              <w:rPr>
                <w:ins w:id="3771" w:author="Опаева Лидия Арашаевна" w:date="2025-08-22T15:30:00Z"/>
              </w:rPr>
            </w:pPr>
            <w:ins w:id="3772" w:author="Опаева Лидия Арашаевна" w:date="2025-08-22T15:30:00Z">
              <w:r w:rsidRPr="00BB7E48">
                <w:rPr>
                  <w:lang w:val="en-US"/>
                </w:rPr>
                <w:t>&lt;</w:t>
              </w:r>
              <w:r w:rsidRPr="00BB7E48">
                <w:t>=2</w:t>
              </w:r>
            </w:ins>
          </w:p>
        </w:tc>
        <w:tc>
          <w:tcPr>
            <w:tcW w:w="1777" w:type="pct"/>
          </w:tcPr>
          <w:p w14:paraId="52B86BDE" w14:textId="77777777" w:rsidR="002C68BF" w:rsidRPr="00BB7E48" w:rsidRDefault="002C68BF" w:rsidP="002C68BF">
            <w:pPr>
              <w:pStyle w:val="GOSTTablenorm"/>
              <w:rPr>
                <w:ins w:id="3773" w:author="Опаева Лидия Арашаевна" w:date="2025-08-22T15:30:00Z"/>
              </w:rPr>
            </w:pPr>
            <w:ins w:id="3774" w:author="Опаева Лидия Арашаевна" w:date="2025-08-22T15:30:00Z">
              <w:r w:rsidRPr="00BB7E48">
                <w:t>Указывается значение аналитического признака «Порядковый номер КС» для отражения по кредиту записи учета.</w:t>
              </w:r>
            </w:ins>
          </w:p>
          <w:p w14:paraId="080F00F0" w14:textId="77777777" w:rsidR="002C68BF" w:rsidRPr="00BB7E48" w:rsidRDefault="002C68BF" w:rsidP="002C68BF">
            <w:pPr>
              <w:pStyle w:val="GOSTTablenorm"/>
              <w:rPr>
                <w:ins w:id="3775" w:author="Опаева Лидия Арашаевна" w:date="2025-08-22T15:30:00Z"/>
              </w:rPr>
            </w:pPr>
            <w:ins w:id="3776" w:author="Опаева Лидия Арашаевна" w:date="2025-08-22T15:30:00Z">
              <w:r w:rsidRPr="00BB7E48">
                <w:t>Допускается заполнение прочерком</w:t>
              </w:r>
            </w:ins>
          </w:p>
        </w:tc>
      </w:tr>
      <w:tr w:rsidR="002C68BF" w:rsidRPr="00BB7E48" w14:paraId="4C901094" w14:textId="77777777" w:rsidTr="002C68BF">
        <w:trPr>
          <w:ins w:id="3777" w:author="Опаева Лидия Арашаевна" w:date="2025-08-22T15:30:00Z"/>
        </w:trPr>
        <w:tc>
          <w:tcPr>
            <w:tcW w:w="1120" w:type="pct"/>
          </w:tcPr>
          <w:p w14:paraId="1CA8E3FE" w14:textId="77777777" w:rsidR="002C68BF" w:rsidRPr="00BB7E48" w:rsidRDefault="002C68BF" w:rsidP="002C68BF">
            <w:pPr>
              <w:pStyle w:val="GOSTTablenorm"/>
              <w:rPr>
                <w:ins w:id="3778" w:author="Опаева Лидия Арашаевна" w:date="2025-08-22T15:30:00Z"/>
              </w:rPr>
            </w:pPr>
            <w:ins w:id="3779" w:author="Опаева Лидия Арашаевна" w:date="2025-08-22T15:30:00Z">
              <w:r w:rsidRPr="00BB7E48">
                <w:t>Код раздела ЛС</w:t>
              </w:r>
            </w:ins>
          </w:p>
        </w:tc>
        <w:tc>
          <w:tcPr>
            <w:tcW w:w="795" w:type="pct"/>
          </w:tcPr>
          <w:p w14:paraId="163F405F" w14:textId="77777777" w:rsidR="002C68BF" w:rsidRPr="00BB7E48" w:rsidRDefault="002C68BF" w:rsidP="002C68BF">
            <w:pPr>
              <w:pStyle w:val="GOSTTablenorm"/>
              <w:rPr>
                <w:ins w:id="3780" w:author="Опаева Лидия Арашаевна" w:date="2025-08-22T15:30:00Z"/>
              </w:rPr>
            </w:pPr>
            <w:ins w:id="3781" w:author="Опаева Лидия Арашаевна" w:date="2025-08-22T15:30:00Z">
              <w:r w:rsidRPr="00BB7E48">
                <w:rPr>
                  <w:b/>
                </w:rPr>
                <w:t>T0504833:</w:t>
              </w:r>
              <w:r w:rsidRPr="00BB7E48">
                <w:rPr>
                  <w:lang w:val="en-US"/>
                </w:rPr>
                <w:t>C</w:t>
              </w:r>
              <w:r w:rsidRPr="00BB7E48">
                <w:t>T_</w:t>
              </w:r>
              <w:r w:rsidRPr="00BB7E48">
                <w:rPr>
                  <w:lang w:val="en-US"/>
                </w:rPr>
                <w:t>AKR</w:t>
              </w:r>
            </w:ins>
          </w:p>
        </w:tc>
        <w:tc>
          <w:tcPr>
            <w:tcW w:w="560" w:type="pct"/>
          </w:tcPr>
          <w:p w14:paraId="13953FBA" w14:textId="77777777" w:rsidR="002C68BF" w:rsidRPr="00BB7E48" w:rsidRDefault="002C68BF" w:rsidP="002C68BF">
            <w:pPr>
              <w:pStyle w:val="GOSTTablenorm"/>
              <w:rPr>
                <w:ins w:id="3782" w:author="Опаева Лидия Арашаевна" w:date="2025-08-22T15:30:00Z"/>
              </w:rPr>
            </w:pPr>
            <w:ins w:id="3783" w:author="Опаева Лидия Арашаевна" w:date="2025-08-22T15:30:00Z">
              <w:r w:rsidRPr="00BB7E48">
                <w:t>Строка</w:t>
              </w:r>
            </w:ins>
          </w:p>
        </w:tc>
        <w:tc>
          <w:tcPr>
            <w:tcW w:w="374" w:type="pct"/>
          </w:tcPr>
          <w:p w14:paraId="5FBA736C" w14:textId="77777777" w:rsidR="002C68BF" w:rsidRPr="00BB7E48" w:rsidRDefault="002C68BF" w:rsidP="002C68BF">
            <w:pPr>
              <w:pStyle w:val="GOSTTablenorm"/>
              <w:rPr>
                <w:ins w:id="3784" w:author="Опаева Лидия Арашаевна" w:date="2025-08-22T15:30:00Z"/>
              </w:rPr>
            </w:pPr>
            <w:ins w:id="3785" w:author="Опаева Лидия Арашаевна" w:date="2025-08-22T15:30:00Z">
              <w:r w:rsidRPr="00BB7E48">
                <w:t>Нет</w:t>
              </w:r>
            </w:ins>
          </w:p>
        </w:tc>
        <w:tc>
          <w:tcPr>
            <w:tcW w:w="374" w:type="pct"/>
          </w:tcPr>
          <w:p w14:paraId="0EEAE090" w14:textId="77777777" w:rsidR="002C68BF" w:rsidRPr="00BB7E48" w:rsidRDefault="002C68BF" w:rsidP="002C68BF">
            <w:pPr>
              <w:pStyle w:val="GOSTTablenorm"/>
              <w:rPr>
                <w:ins w:id="3786" w:author="Опаева Лидия Арашаевна" w:date="2025-08-22T15:30:00Z"/>
              </w:rPr>
            </w:pPr>
            <w:ins w:id="3787" w:author="Опаева Лидия Арашаевна" w:date="2025-08-22T15:30:00Z">
              <w:r w:rsidRPr="00BB7E48">
                <w:t>&lt;=8</w:t>
              </w:r>
            </w:ins>
          </w:p>
        </w:tc>
        <w:tc>
          <w:tcPr>
            <w:tcW w:w="1777" w:type="pct"/>
          </w:tcPr>
          <w:p w14:paraId="63B59E1F" w14:textId="77777777" w:rsidR="002C68BF" w:rsidRPr="00BB7E48" w:rsidRDefault="002C68BF" w:rsidP="002C68BF">
            <w:pPr>
              <w:pStyle w:val="GOSTTablenorm"/>
              <w:rPr>
                <w:ins w:id="3788" w:author="Опаева Лидия Арашаевна" w:date="2025-08-22T15:30:00Z"/>
              </w:rPr>
            </w:pPr>
            <w:ins w:id="3789" w:author="Опаева Лидия Арашаевна" w:date="2025-08-22T15:30:00Z">
              <w:r w:rsidRPr="00BB7E48">
                <w:t>Указывается значение аналитического признака «</w:t>
              </w:r>
              <w:r w:rsidRPr="00BB7E48">
                <w:rPr>
                  <w:color w:val="000000" w:themeColor="text1"/>
                </w:rPr>
                <w:t>Аналитический код раздела ЛС</w:t>
              </w:r>
              <w:r w:rsidRPr="00BB7E48">
                <w:t>» для отражения по кредиту записи учета.</w:t>
              </w:r>
            </w:ins>
          </w:p>
          <w:p w14:paraId="497FF2BD" w14:textId="77777777" w:rsidR="002C68BF" w:rsidRPr="00BB7E48" w:rsidRDefault="002C68BF" w:rsidP="002C68BF">
            <w:pPr>
              <w:pStyle w:val="GOSTTablenorm"/>
              <w:rPr>
                <w:ins w:id="3790" w:author="Опаева Лидия Арашаевна" w:date="2025-08-22T15:30:00Z"/>
              </w:rPr>
            </w:pPr>
            <w:ins w:id="3791" w:author="Опаева Лидия Арашаевна" w:date="2025-08-22T15:30:00Z">
              <w:r w:rsidRPr="00BB7E48">
                <w:t>Допускается заполнение прочерком</w:t>
              </w:r>
            </w:ins>
          </w:p>
        </w:tc>
      </w:tr>
      <w:tr w:rsidR="002C68BF" w:rsidRPr="00BB7E48" w14:paraId="757A17E5" w14:textId="77777777" w:rsidTr="002C68BF">
        <w:trPr>
          <w:ins w:id="3792" w:author="Опаева Лидия Арашаевна" w:date="2025-08-22T15:30:00Z"/>
        </w:trPr>
        <w:tc>
          <w:tcPr>
            <w:tcW w:w="1120" w:type="pct"/>
          </w:tcPr>
          <w:p w14:paraId="4DD8E863" w14:textId="77777777" w:rsidR="002C68BF" w:rsidRPr="00BB7E48" w:rsidRDefault="002C68BF" w:rsidP="002C68BF">
            <w:pPr>
              <w:pStyle w:val="GOSTTablenorm"/>
              <w:rPr>
                <w:ins w:id="3793" w:author="Опаева Лидия Арашаевна" w:date="2025-08-22T15:30:00Z"/>
              </w:rPr>
            </w:pPr>
            <w:ins w:id="3794" w:author="Опаева Лидия Арашаевна" w:date="2025-08-22T15:30:00Z">
              <w:r w:rsidRPr="00BB7E48">
                <w:t>Код цели Кт</w:t>
              </w:r>
            </w:ins>
          </w:p>
        </w:tc>
        <w:tc>
          <w:tcPr>
            <w:tcW w:w="795" w:type="pct"/>
          </w:tcPr>
          <w:p w14:paraId="15580A04" w14:textId="77777777" w:rsidR="002C68BF" w:rsidRPr="00BB7E48" w:rsidRDefault="002C68BF" w:rsidP="002C68BF">
            <w:pPr>
              <w:pStyle w:val="GOSTTablenorm"/>
              <w:rPr>
                <w:ins w:id="3795" w:author="Опаева Лидия Арашаевна" w:date="2025-08-22T15:30:00Z"/>
              </w:rPr>
            </w:pPr>
            <w:ins w:id="3796" w:author="Опаева Лидия Арашаевна" w:date="2025-08-22T15:30:00Z">
              <w:r w:rsidRPr="00BB7E48">
                <w:rPr>
                  <w:b/>
                </w:rPr>
                <w:t>T0504833:</w:t>
              </w:r>
              <w:r w:rsidRPr="00BB7E48">
                <w:t>CT_TARGETCODE</w:t>
              </w:r>
            </w:ins>
          </w:p>
        </w:tc>
        <w:tc>
          <w:tcPr>
            <w:tcW w:w="560" w:type="pct"/>
          </w:tcPr>
          <w:p w14:paraId="6D84EC14" w14:textId="77777777" w:rsidR="002C68BF" w:rsidRPr="00BB7E48" w:rsidRDefault="002C68BF" w:rsidP="002C68BF">
            <w:pPr>
              <w:pStyle w:val="GOSTTablenorm"/>
              <w:rPr>
                <w:ins w:id="3797" w:author="Опаева Лидия Арашаевна" w:date="2025-08-22T15:30:00Z"/>
                <w:lang w:eastAsia="en-US"/>
              </w:rPr>
            </w:pPr>
            <w:ins w:id="3798" w:author="Опаева Лидия Арашаевна" w:date="2025-08-22T15:30:00Z">
              <w:r w:rsidRPr="00BB7E48">
                <w:t>Строка</w:t>
              </w:r>
            </w:ins>
          </w:p>
        </w:tc>
        <w:tc>
          <w:tcPr>
            <w:tcW w:w="374" w:type="pct"/>
          </w:tcPr>
          <w:p w14:paraId="1F61B70D" w14:textId="77777777" w:rsidR="002C68BF" w:rsidRPr="00BB7E48" w:rsidRDefault="002C68BF" w:rsidP="002C68BF">
            <w:pPr>
              <w:pStyle w:val="GOSTTablenorm"/>
              <w:rPr>
                <w:ins w:id="3799" w:author="Опаева Лидия Арашаевна" w:date="2025-08-22T15:30:00Z"/>
              </w:rPr>
            </w:pPr>
            <w:ins w:id="3800" w:author="Опаева Лидия Арашаевна" w:date="2025-08-22T15:30:00Z">
              <w:r w:rsidRPr="00BB7E48">
                <w:t>Да</w:t>
              </w:r>
            </w:ins>
          </w:p>
        </w:tc>
        <w:tc>
          <w:tcPr>
            <w:tcW w:w="374" w:type="pct"/>
          </w:tcPr>
          <w:p w14:paraId="02B823E6" w14:textId="77777777" w:rsidR="002C68BF" w:rsidRPr="00BB7E48" w:rsidRDefault="002C68BF" w:rsidP="002C68BF">
            <w:pPr>
              <w:pStyle w:val="GOSTTablenorm"/>
              <w:rPr>
                <w:ins w:id="3801" w:author="Опаева Лидия Арашаевна" w:date="2025-08-22T15:30:00Z"/>
              </w:rPr>
            </w:pPr>
            <w:ins w:id="3802" w:author="Опаева Лидия Арашаевна" w:date="2025-08-22T15:30:00Z">
              <w:r w:rsidRPr="00BB7E48">
                <w:t>&lt;=25</w:t>
              </w:r>
            </w:ins>
          </w:p>
        </w:tc>
        <w:tc>
          <w:tcPr>
            <w:tcW w:w="1777" w:type="pct"/>
          </w:tcPr>
          <w:p w14:paraId="6D45EE8A" w14:textId="77777777" w:rsidR="002C68BF" w:rsidRPr="00BB7E48" w:rsidRDefault="002C68BF" w:rsidP="002C68BF">
            <w:pPr>
              <w:pStyle w:val="GOSTTablenorm"/>
              <w:rPr>
                <w:ins w:id="3803" w:author="Опаева Лидия Арашаевна" w:date="2025-08-22T15:30:00Z"/>
              </w:rPr>
            </w:pPr>
            <w:ins w:id="3804" w:author="Опаева Лидия Арашаевна" w:date="2025-08-22T15:30:00Z">
              <w:r w:rsidRPr="00BB7E48">
                <w:t>Указывается значение аналитического признака «Код цели» для отражения по кредиту записи учета.</w:t>
              </w:r>
            </w:ins>
          </w:p>
          <w:p w14:paraId="2EDD28FC" w14:textId="77777777" w:rsidR="002C68BF" w:rsidRPr="00BB7E48" w:rsidRDefault="002C68BF" w:rsidP="002C68BF">
            <w:pPr>
              <w:pStyle w:val="GOSTTablenorm"/>
              <w:rPr>
                <w:ins w:id="3805" w:author="Опаева Лидия Арашаевна" w:date="2025-08-22T15:30:00Z"/>
              </w:rPr>
            </w:pPr>
            <w:ins w:id="3806" w:author="Опаева Лидия Арашаевна" w:date="2025-08-22T15:30:00Z">
              <w:r w:rsidRPr="00BB7E48">
                <w:t>Допускается заполнение прочерком</w:t>
              </w:r>
            </w:ins>
          </w:p>
        </w:tc>
      </w:tr>
      <w:tr w:rsidR="002C68BF" w:rsidRPr="00BB7E48" w14:paraId="30AD9C42" w14:textId="77777777" w:rsidTr="002C68BF">
        <w:trPr>
          <w:ins w:id="3807" w:author="Опаева Лидия Арашаевна" w:date="2025-08-22T15:30:00Z"/>
        </w:trPr>
        <w:tc>
          <w:tcPr>
            <w:tcW w:w="1120" w:type="pct"/>
          </w:tcPr>
          <w:p w14:paraId="67F3AFEA" w14:textId="77777777" w:rsidR="002C68BF" w:rsidRPr="00BB7E48" w:rsidRDefault="002C68BF" w:rsidP="002C68BF">
            <w:pPr>
              <w:pStyle w:val="GOSTTablenorm"/>
              <w:rPr>
                <w:ins w:id="3808" w:author="Опаева Лидия Арашаевна" w:date="2025-08-22T15:30:00Z"/>
              </w:rPr>
            </w:pPr>
            <w:ins w:id="3809" w:author="Опаева Лидия Арашаевна" w:date="2025-08-22T15:30:00Z">
              <w:r w:rsidRPr="00BB7E48">
                <w:t>Код целевой субсидии Кт</w:t>
              </w:r>
            </w:ins>
          </w:p>
        </w:tc>
        <w:tc>
          <w:tcPr>
            <w:tcW w:w="795" w:type="pct"/>
          </w:tcPr>
          <w:p w14:paraId="0AB08A70" w14:textId="77777777" w:rsidR="002C68BF" w:rsidRPr="00BB7E48" w:rsidRDefault="002C68BF" w:rsidP="002C68BF">
            <w:pPr>
              <w:pStyle w:val="GOSTTablenorm"/>
              <w:rPr>
                <w:ins w:id="3810" w:author="Опаева Лидия Арашаевна" w:date="2025-08-22T15:30:00Z"/>
              </w:rPr>
            </w:pPr>
            <w:ins w:id="3811" w:author="Опаева Лидия Арашаевна" w:date="2025-08-22T15:30:00Z">
              <w:r w:rsidRPr="00BB7E48">
                <w:rPr>
                  <w:b/>
                </w:rPr>
                <w:t>T0504833:</w:t>
              </w:r>
              <w:r w:rsidRPr="00BB7E48">
                <w:rPr>
                  <w:lang w:val="en-US"/>
                </w:rPr>
                <w:t>C</w:t>
              </w:r>
              <w:r w:rsidRPr="00BB7E48">
                <w:t>T_ANALITCODE</w:t>
              </w:r>
            </w:ins>
          </w:p>
        </w:tc>
        <w:tc>
          <w:tcPr>
            <w:tcW w:w="560" w:type="pct"/>
          </w:tcPr>
          <w:p w14:paraId="31BBA9C7" w14:textId="77777777" w:rsidR="002C68BF" w:rsidRPr="00BB7E48" w:rsidRDefault="002C68BF" w:rsidP="002C68BF">
            <w:pPr>
              <w:pStyle w:val="GOSTTablenorm"/>
              <w:rPr>
                <w:ins w:id="3812" w:author="Опаева Лидия Арашаевна" w:date="2025-08-22T15:30:00Z"/>
                <w:lang w:val="en-US"/>
              </w:rPr>
            </w:pPr>
            <w:ins w:id="3813" w:author="Опаева Лидия Арашаевна" w:date="2025-08-22T15:30:00Z">
              <w:r w:rsidRPr="00BB7E48">
                <w:t>Строка</w:t>
              </w:r>
            </w:ins>
          </w:p>
        </w:tc>
        <w:tc>
          <w:tcPr>
            <w:tcW w:w="374" w:type="pct"/>
          </w:tcPr>
          <w:p w14:paraId="076D0EE3" w14:textId="77777777" w:rsidR="002C68BF" w:rsidRPr="00BB7E48" w:rsidDel="00534F1C" w:rsidRDefault="002C68BF" w:rsidP="002C68BF">
            <w:pPr>
              <w:pStyle w:val="GOSTTablenorm"/>
              <w:rPr>
                <w:ins w:id="3814" w:author="Опаева Лидия Арашаевна" w:date="2025-08-22T15:30:00Z"/>
              </w:rPr>
            </w:pPr>
            <w:ins w:id="3815" w:author="Опаева Лидия Арашаевна" w:date="2025-08-22T15:30:00Z">
              <w:r w:rsidRPr="00BB7E48">
                <w:t>Нет</w:t>
              </w:r>
            </w:ins>
          </w:p>
        </w:tc>
        <w:tc>
          <w:tcPr>
            <w:tcW w:w="374" w:type="pct"/>
          </w:tcPr>
          <w:p w14:paraId="7DE0DAE6" w14:textId="77777777" w:rsidR="002C68BF" w:rsidRPr="00BB7E48" w:rsidRDefault="002C68BF" w:rsidP="002C68BF">
            <w:pPr>
              <w:pStyle w:val="GOSTTablenorm"/>
              <w:rPr>
                <w:ins w:id="3816" w:author="Опаева Лидия Арашаевна" w:date="2025-08-22T15:30:00Z"/>
                <w:lang w:val="en-US"/>
              </w:rPr>
            </w:pPr>
            <w:ins w:id="3817" w:author="Опаева Лидия Арашаевна" w:date="2025-08-22T15:30:00Z">
              <w:r w:rsidRPr="00BB7E48">
                <w:rPr>
                  <w:lang w:val="en-US"/>
                </w:rPr>
                <w:t>&lt;=25</w:t>
              </w:r>
            </w:ins>
          </w:p>
        </w:tc>
        <w:tc>
          <w:tcPr>
            <w:tcW w:w="1777" w:type="pct"/>
          </w:tcPr>
          <w:p w14:paraId="363AB1DA" w14:textId="77777777" w:rsidR="002C68BF" w:rsidRPr="00BB7E48" w:rsidRDefault="002C68BF" w:rsidP="002C68BF">
            <w:pPr>
              <w:pStyle w:val="GOSTTablenorm"/>
              <w:rPr>
                <w:ins w:id="3818" w:author="Опаева Лидия Арашаевна" w:date="2025-08-22T15:30:00Z"/>
              </w:rPr>
            </w:pPr>
            <w:ins w:id="3819" w:author="Опаева Лидия Арашаевна" w:date="2025-08-22T15:30:00Z">
              <w:r w:rsidRPr="00BB7E48">
                <w:t>Указывается значение аналитического признака «Аналитический код» для отражения по кредиту</w:t>
              </w:r>
              <w:r w:rsidRPr="00BB7E48" w:rsidDel="000A0FA3">
                <w:t xml:space="preserve"> </w:t>
              </w:r>
              <w:r w:rsidRPr="00BB7E48">
                <w:t>записи учета.</w:t>
              </w:r>
            </w:ins>
          </w:p>
          <w:p w14:paraId="04C5BB43" w14:textId="77777777" w:rsidR="002C68BF" w:rsidRPr="00BB7E48" w:rsidRDefault="002C68BF" w:rsidP="002C68BF">
            <w:pPr>
              <w:pStyle w:val="GOSTTablenorm"/>
              <w:rPr>
                <w:ins w:id="3820" w:author="Опаева Лидия Арашаевна" w:date="2025-08-22T15:30:00Z"/>
              </w:rPr>
            </w:pPr>
            <w:ins w:id="3821" w:author="Опаева Лидия Арашаевна" w:date="2025-08-22T15:30:00Z">
              <w:r w:rsidRPr="00BB7E48">
                <w:t>Допускается заполнение прочерком</w:t>
              </w:r>
            </w:ins>
          </w:p>
        </w:tc>
      </w:tr>
      <w:tr w:rsidR="002C68BF" w:rsidRPr="00BB7E48" w14:paraId="708B6A8B" w14:textId="77777777" w:rsidTr="002C68BF">
        <w:trPr>
          <w:ins w:id="3822" w:author="Опаева Лидия Арашаевна" w:date="2025-08-22T15:30:00Z"/>
        </w:trPr>
        <w:tc>
          <w:tcPr>
            <w:tcW w:w="1120" w:type="pct"/>
          </w:tcPr>
          <w:p w14:paraId="0F505C2F" w14:textId="77777777" w:rsidR="002C68BF" w:rsidRPr="00BB7E48" w:rsidRDefault="002C68BF" w:rsidP="002C68BF">
            <w:pPr>
              <w:pStyle w:val="GOSTTablenorm"/>
              <w:rPr>
                <w:ins w:id="3823" w:author="Опаева Лидия Арашаевна" w:date="2025-08-22T15:30:00Z"/>
              </w:rPr>
            </w:pPr>
            <w:ins w:id="3824" w:author="Опаева Лидия Арашаевна" w:date="2025-08-22T15:30:00Z">
              <w:r w:rsidRPr="00BB7E48">
                <w:t>Код ОКС Кт</w:t>
              </w:r>
            </w:ins>
          </w:p>
        </w:tc>
        <w:tc>
          <w:tcPr>
            <w:tcW w:w="795" w:type="pct"/>
          </w:tcPr>
          <w:p w14:paraId="18ED2023" w14:textId="77777777" w:rsidR="002C68BF" w:rsidRPr="00BB7E48" w:rsidRDefault="002C68BF" w:rsidP="002C68BF">
            <w:pPr>
              <w:pStyle w:val="GOSTTablenorm"/>
              <w:rPr>
                <w:ins w:id="3825" w:author="Опаева Лидия Арашаевна" w:date="2025-08-22T15:30:00Z"/>
              </w:rPr>
            </w:pPr>
            <w:ins w:id="3826" w:author="Опаева Лидия Арашаевна" w:date="2025-08-22T15:30:00Z">
              <w:r w:rsidRPr="00BB7E48">
                <w:rPr>
                  <w:b/>
                </w:rPr>
                <w:t>T0504833:</w:t>
              </w:r>
              <w:r w:rsidRPr="00BB7E48">
                <w:rPr>
                  <w:lang w:val="en-US"/>
                </w:rPr>
                <w:t>C</w:t>
              </w:r>
              <w:r w:rsidRPr="00BB7E48">
                <w:t>T_OKS</w:t>
              </w:r>
            </w:ins>
          </w:p>
        </w:tc>
        <w:tc>
          <w:tcPr>
            <w:tcW w:w="560" w:type="pct"/>
          </w:tcPr>
          <w:p w14:paraId="5BF6A6DF" w14:textId="77777777" w:rsidR="002C68BF" w:rsidRPr="00BB7E48" w:rsidRDefault="002C68BF" w:rsidP="002C68BF">
            <w:pPr>
              <w:pStyle w:val="GOSTTablenorm"/>
              <w:rPr>
                <w:ins w:id="3827" w:author="Опаева Лидия Арашаевна" w:date="2025-08-22T15:30:00Z"/>
              </w:rPr>
            </w:pPr>
            <w:ins w:id="3828" w:author="Опаева Лидия Арашаевна" w:date="2025-08-22T15:30:00Z">
              <w:r w:rsidRPr="00BB7E48">
                <w:t>Строка</w:t>
              </w:r>
            </w:ins>
          </w:p>
        </w:tc>
        <w:tc>
          <w:tcPr>
            <w:tcW w:w="374" w:type="pct"/>
          </w:tcPr>
          <w:p w14:paraId="206C8FC8" w14:textId="77777777" w:rsidR="002C68BF" w:rsidRPr="00BB7E48" w:rsidRDefault="002C68BF" w:rsidP="002C68BF">
            <w:pPr>
              <w:pStyle w:val="GOSTTablenorm"/>
              <w:rPr>
                <w:ins w:id="3829" w:author="Опаева Лидия Арашаевна" w:date="2025-08-22T15:30:00Z"/>
              </w:rPr>
            </w:pPr>
            <w:ins w:id="3830" w:author="Опаева Лидия Арашаевна" w:date="2025-08-22T15:30:00Z">
              <w:r w:rsidRPr="00BB7E48">
                <w:t>Нет</w:t>
              </w:r>
            </w:ins>
          </w:p>
        </w:tc>
        <w:tc>
          <w:tcPr>
            <w:tcW w:w="374" w:type="pct"/>
          </w:tcPr>
          <w:p w14:paraId="7FD4AC2A" w14:textId="77777777" w:rsidR="002C68BF" w:rsidRPr="00BB7E48" w:rsidRDefault="002C68BF" w:rsidP="002C68BF">
            <w:pPr>
              <w:pStyle w:val="GOSTTablenorm"/>
              <w:rPr>
                <w:ins w:id="3831" w:author="Опаева Лидия Арашаевна" w:date="2025-08-22T15:30:00Z"/>
              </w:rPr>
            </w:pPr>
            <w:ins w:id="3832" w:author="Опаева Лидия Арашаевна" w:date="2025-08-22T15:30:00Z">
              <w:r w:rsidRPr="00BB7E48">
                <w:rPr>
                  <w:lang w:val="en-US"/>
                </w:rPr>
                <w:t>&lt;</w:t>
              </w:r>
              <w:r w:rsidRPr="00BB7E48">
                <w:t>=2</w:t>
              </w:r>
              <w:r w:rsidRPr="00BB7E48">
                <w:rPr>
                  <w:lang w:val="en-US"/>
                </w:rPr>
                <w:t>5</w:t>
              </w:r>
            </w:ins>
          </w:p>
        </w:tc>
        <w:tc>
          <w:tcPr>
            <w:tcW w:w="1777" w:type="pct"/>
          </w:tcPr>
          <w:p w14:paraId="1CDDD686" w14:textId="77777777" w:rsidR="002C68BF" w:rsidRPr="00BB7E48" w:rsidRDefault="002C68BF" w:rsidP="002C68BF">
            <w:pPr>
              <w:pStyle w:val="GOSTTablenorm"/>
              <w:rPr>
                <w:ins w:id="3833" w:author="Опаева Лидия Арашаевна" w:date="2025-08-22T15:30:00Z"/>
              </w:rPr>
            </w:pPr>
            <w:ins w:id="3834" w:author="Опаева Лидия Арашаевна" w:date="2025-08-22T15:30:00Z">
              <w:r w:rsidRPr="00BB7E48">
                <w:t>Указывается значение аналитического признака «ФАИП» для отражения по кредиту</w:t>
              </w:r>
              <w:r w:rsidRPr="00BB7E48" w:rsidDel="000A0FA3">
                <w:t xml:space="preserve"> </w:t>
              </w:r>
              <w:r w:rsidRPr="00BB7E48">
                <w:t>записи учета.</w:t>
              </w:r>
            </w:ins>
          </w:p>
          <w:p w14:paraId="057B918C" w14:textId="77777777" w:rsidR="002C68BF" w:rsidRPr="00BB7E48" w:rsidRDefault="002C68BF" w:rsidP="002C68BF">
            <w:pPr>
              <w:pStyle w:val="GOSTTablenorm"/>
              <w:rPr>
                <w:ins w:id="3835" w:author="Опаева Лидия Арашаевна" w:date="2025-08-22T15:30:00Z"/>
              </w:rPr>
            </w:pPr>
            <w:ins w:id="3836" w:author="Опаева Лидия Арашаевна" w:date="2025-08-22T15:30:00Z">
              <w:r w:rsidRPr="00BB7E48">
                <w:t>Допускается заполнение прочерком</w:t>
              </w:r>
            </w:ins>
          </w:p>
        </w:tc>
      </w:tr>
      <w:tr w:rsidR="002C68BF" w:rsidRPr="00BB7E48" w14:paraId="4264BEA0" w14:textId="77777777" w:rsidTr="002C68BF">
        <w:trPr>
          <w:ins w:id="3837" w:author="Опаева Лидия Арашаевна" w:date="2025-08-22T15:30:00Z"/>
        </w:trPr>
        <w:tc>
          <w:tcPr>
            <w:tcW w:w="1120" w:type="pct"/>
          </w:tcPr>
          <w:p w14:paraId="2F8349AA" w14:textId="77777777" w:rsidR="002C68BF" w:rsidRPr="00BB7E48" w:rsidRDefault="002C68BF" w:rsidP="002C68BF">
            <w:pPr>
              <w:pStyle w:val="GOSTTablenorm"/>
              <w:rPr>
                <w:ins w:id="3838" w:author="Опаева Лидия Арашаевна" w:date="2025-08-22T15:30:00Z"/>
              </w:rPr>
            </w:pPr>
            <w:ins w:id="3839" w:author="Опаева Лидия Арашаевна" w:date="2025-08-22T15:30:00Z">
              <w:r w:rsidRPr="00BB7E48">
                <w:t>ИГК Кт</w:t>
              </w:r>
            </w:ins>
          </w:p>
        </w:tc>
        <w:tc>
          <w:tcPr>
            <w:tcW w:w="795" w:type="pct"/>
          </w:tcPr>
          <w:p w14:paraId="5AADB947" w14:textId="77777777" w:rsidR="002C68BF" w:rsidRPr="00BB7E48" w:rsidRDefault="002C68BF" w:rsidP="002C68BF">
            <w:pPr>
              <w:pStyle w:val="GOSTTablenorm"/>
              <w:rPr>
                <w:ins w:id="3840" w:author="Опаева Лидия Арашаевна" w:date="2025-08-22T15:30:00Z"/>
              </w:rPr>
            </w:pPr>
            <w:ins w:id="3841" w:author="Опаева Лидия Арашаевна" w:date="2025-08-22T15:30:00Z">
              <w:r w:rsidRPr="00BB7E48">
                <w:rPr>
                  <w:b/>
                </w:rPr>
                <w:t>T0504833:</w:t>
              </w:r>
              <w:r w:rsidRPr="00BB7E48">
                <w:rPr>
                  <w:lang w:val="en-US"/>
                </w:rPr>
                <w:t>C</w:t>
              </w:r>
              <w:r w:rsidRPr="00BB7E48">
                <w:t>T_IGK</w:t>
              </w:r>
            </w:ins>
          </w:p>
        </w:tc>
        <w:tc>
          <w:tcPr>
            <w:tcW w:w="560" w:type="pct"/>
          </w:tcPr>
          <w:p w14:paraId="55A9AD50" w14:textId="77777777" w:rsidR="002C68BF" w:rsidRPr="00BB7E48" w:rsidRDefault="002C68BF" w:rsidP="002C68BF">
            <w:pPr>
              <w:pStyle w:val="GOSTTablenorm"/>
              <w:rPr>
                <w:ins w:id="3842" w:author="Опаева Лидия Арашаевна" w:date="2025-08-22T15:30:00Z"/>
              </w:rPr>
            </w:pPr>
            <w:ins w:id="3843" w:author="Опаева Лидия Арашаевна" w:date="2025-08-22T15:30:00Z">
              <w:r w:rsidRPr="00BB7E48">
                <w:t>Строка</w:t>
              </w:r>
            </w:ins>
          </w:p>
        </w:tc>
        <w:tc>
          <w:tcPr>
            <w:tcW w:w="374" w:type="pct"/>
          </w:tcPr>
          <w:p w14:paraId="696AABB4" w14:textId="77777777" w:rsidR="002C68BF" w:rsidRPr="00BB7E48" w:rsidRDefault="002C68BF" w:rsidP="002C68BF">
            <w:pPr>
              <w:pStyle w:val="GOSTTablenorm"/>
              <w:rPr>
                <w:ins w:id="3844" w:author="Опаева Лидия Арашаевна" w:date="2025-08-22T15:30:00Z"/>
              </w:rPr>
            </w:pPr>
            <w:ins w:id="3845" w:author="Опаева Лидия Арашаевна" w:date="2025-08-22T15:30:00Z">
              <w:r w:rsidRPr="00BB7E48">
                <w:t>Нет</w:t>
              </w:r>
            </w:ins>
          </w:p>
        </w:tc>
        <w:tc>
          <w:tcPr>
            <w:tcW w:w="374" w:type="pct"/>
          </w:tcPr>
          <w:p w14:paraId="3C4A09D5" w14:textId="77777777" w:rsidR="002C68BF" w:rsidRPr="00BB7E48" w:rsidRDefault="002C68BF" w:rsidP="002C68BF">
            <w:pPr>
              <w:pStyle w:val="GOSTTablenorm"/>
              <w:rPr>
                <w:ins w:id="3846" w:author="Опаева Лидия Арашаевна" w:date="2025-08-22T15:30:00Z"/>
              </w:rPr>
            </w:pPr>
            <w:ins w:id="3847" w:author="Опаева Лидия Арашаевна" w:date="2025-08-22T15:30:00Z">
              <w:r w:rsidRPr="00BB7E48">
                <w:rPr>
                  <w:lang w:val="en-US"/>
                </w:rPr>
                <w:t>&lt;=20</w:t>
              </w:r>
            </w:ins>
          </w:p>
        </w:tc>
        <w:tc>
          <w:tcPr>
            <w:tcW w:w="1777" w:type="pct"/>
          </w:tcPr>
          <w:p w14:paraId="7F680A5D" w14:textId="77777777" w:rsidR="002C68BF" w:rsidRPr="00BB7E48" w:rsidRDefault="002C68BF" w:rsidP="002C68BF">
            <w:pPr>
              <w:pStyle w:val="GOSTTablenorm"/>
              <w:rPr>
                <w:ins w:id="3848" w:author="Опаева Лидия Арашаевна" w:date="2025-08-22T15:30:00Z"/>
              </w:rPr>
            </w:pPr>
            <w:ins w:id="3849" w:author="Опаева Лидия Арашаевна" w:date="2025-08-22T15:30:00Z">
              <w:r w:rsidRPr="00BB7E48">
                <w:t>Указывается значение аналитического признака «Идентификатор ГК» для отражения по кредиту</w:t>
              </w:r>
              <w:r w:rsidRPr="00BB7E48" w:rsidDel="000A0FA3">
                <w:t xml:space="preserve"> </w:t>
              </w:r>
              <w:r w:rsidRPr="00BB7E48">
                <w:t>записи учета.</w:t>
              </w:r>
            </w:ins>
          </w:p>
          <w:p w14:paraId="556297C2" w14:textId="77777777" w:rsidR="002C68BF" w:rsidRPr="00BB7E48" w:rsidRDefault="002C68BF" w:rsidP="002C68BF">
            <w:pPr>
              <w:pStyle w:val="GOSTTablenorm"/>
              <w:rPr>
                <w:ins w:id="3850" w:author="Опаева Лидия Арашаевна" w:date="2025-08-22T15:30:00Z"/>
              </w:rPr>
            </w:pPr>
            <w:ins w:id="3851" w:author="Опаева Лидия Арашаевна" w:date="2025-08-22T15:30:00Z">
              <w:r w:rsidRPr="00BB7E48">
                <w:t>Допускается заполнение прочерком</w:t>
              </w:r>
            </w:ins>
          </w:p>
        </w:tc>
      </w:tr>
      <w:tr w:rsidR="002C68BF" w:rsidRPr="00BB7E48" w14:paraId="4AF5A605" w14:textId="77777777" w:rsidTr="002C68BF">
        <w:trPr>
          <w:ins w:id="3852" w:author="Опаева Лидия Арашаевна" w:date="2025-08-22T15:30:00Z"/>
        </w:trPr>
        <w:tc>
          <w:tcPr>
            <w:tcW w:w="1120" w:type="pct"/>
          </w:tcPr>
          <w:p w14:paraId="2DF1CF1A" w14:textId="77777777" w:rsidR="002C68BF" w:rsidRPr="00BB7E48" w:rsidRDefault="002C68BF" w:rsidP="002C68BF">
            <w:pPr>
              <w:pStyle w:val="GOSTTablenorm"/>
              <w:rPr>
                <w:ins w:id="3853" w:author="Опаева Лидия Арашаевна" w:date="2025-08-22T15:30:00Z"/>
              </w:rPr>
            </w:pPr>
            <w:ins w:id="3854" w:author="Опаева Лидия Арашаевна" w:date="2025-08-22T15:30:00Z">
              <w:r w:rsidRPr="00BB7E48">
                <w:t>Номер КОО</w:t>
              </w:r>
            </w:ins>
          </w:p>
        </w:tc>
        <w:tc>
          <w:tcPr>
            <w:tcW w:w="795" w:type="pct"/>
          </w:tcPr>
          <w:p w14:paraId="30A2DD28" w14:textId="77777777" w:rsidR="002C68BF" w:rsidRPr="00BB7E48" w:rsidRDefault="002C68BF" w:rsidP="002C68BF">
            <w:pPr>
              <w:pStyle w:val="GOSTTablenorm"/>
              <w:rPr>
                <w:ins w:id="3855" w:author="Опаева Лидия Арашаевна" w:date="2025-08-22T15:30:00Z"/>
              </w:rPr>
            </w:pPr>
            <w:ins w:id="3856" w:author="Опаева Лидия Арашаевна" w:date="2025-08-22T15:30:00Z">
              <w:r w:rsidRPr="00BB7E48">
                <w:rPr>
                  <w:b/>
                </w:rPr>
                <w:t>T0504833:</w:t>
              </w:r>
              <w:r w:rsidRPr="00BB7E48">
                <w:rPr>
                  <w:lang w:val="en-US"/>
                </w:rPr>
                <w:t>C</w:t>
              </w:r>
              <w:r w:rsidRPr="00BB7E48">
                <w:t>T_</w:t>
              </w:r>
              <w:r w:rsidRPr="00BB7E48">
                <w:rPr>
                  <w:lang w:val="en-US"/>
                </w:rPr>
                <w:t>KOO</w:t>
              </w:r>
            </w:ins>
          </w:p>
        </w:tc>
        <w:tc>
          <w:tcPr>
            <w:tcW w:w="560" w:type="pct"/>
          </w:tcPr>
          <w:p w14:paraId="730B10A9" w14:textId="77777777" w:rsidR="002C68BF" w:rsidRPr="00BB7E48" w:rsidRDefault="002C68BF" w:rsidP="002C68BF">
            <w:pPr>
              <w:pStyle w:val="GOSTTablenorm"/>
              <w:rPr>
                <w:ins w:id="3857" w:author="Опаева Лидия Арашаевна" w:date="2025-08-22T15:30:00Z"/>
              </w:rPr>
            </w:pPr>
            <w:ins w:id="3858" w:author="Опаева Лидия Арашаевна" w:date="2025-08-22T15:30:00Z">
              <w:r w:rsidRPr="00BB7E48">
                <w:t>Строка</w:t>
              </w:r>
            </w:ins>
          </w:p>
        </w:tc>
        <w:tc>
          <w:tcPr>
            <w:tcW w:w="374" w:type="pct"/>
          </w:tcPr>
          <w:p w14:paraId="0A8B0807" w14:textId="77777777" w:rsidR="002C68BF" w:rsidRPr="00BB7E48" w:rsidRDefault="002C68BF" w:rsidP="002C68BF">
            <w:pPr>
              <w:pStyle w:val="GOSTTablenorm"/>
              <w:rPr>
                <w:ins w:id="3859" w:author="Опаева Лидия Арашаевна" w:date="2025-08-22T15:30:00Z"/>
              </w:rPr>
            </w:pPr>
            <w:ins w:id="3860" w:author="Опаева Лидия Арашаевна" w:date="2025-08-22T15:30:00Z">
              <w:r w:rsidRPr="00BB7E48">
                <w:t>Нет</w:t>
              </w:r>
            </w:ins>
          </w:p>
        </w:tc>
        <w:tc>
          <w:tcPr>
            <w:tcW w:w="374" w:type="pct"/>
          </w:tcPr>
          <w:p w14:paraId="12BFA5EC" w14:textId="77777777" w:rsidR="002C68BF" w:rsidRPr="00977891" w:rsidRDefault="002C68BF" w:rsidP="002C68BF">
            <w:pPr>
              <w:pStyle w:val="GOSTTablenorm"/>
              <w:rPr>
                <w:ins w:id="3861" w:author="Опаева Лидия Арашаевна" w:date="2025-08-22T15:30:00Z"/>
                <w:lang w:val="en-US"/>
              </w:rPr>
            </w:pPr>
            <w:ins w:id="3862" w:author="Опаева Лидия Арашаевна" w:date="2025-08-22T15:30:00Z">
              <w:r w:rsidRPr="00BB7E48">
                <w:t>&lt;=</w:t>
              </w:r>
              <w:r w:rsidRPr="00BB7E48">
                <w:rPr>
                  <w:lang w:val="en-US"/>
                </w:rPr>
                <w:t>50</w:t>
              </w:r>
            </w:ins>
          </w:p>
        </w:tc>
        <w:tc>
          <w:tcPr>
            <w:tcW w:w="1777" w:type="pct"/>
          </w:tcPr>
          <w:p w14:paraId="5D4D1D1C" w14:textId="77777777" w:rsidR="002C68BF" w:rsidRPr="00BB7E48" w:rsidRDefault="002C68BF" w:rsidP="002C68BF">
            <w:pPr>
              <w:pStyle w:val="GOSTTablenorm"/>
              <w:rPr>
                <w:ins w:id="3863" w:author="Опаева Лидия Арашаевна" w:date="2025-08-22T15:30:00Z"/>
              </w:rPr>
            </w:pPr>
            <w:ins w:id="3864" w:author="Опаева Лидия Арашаевна" w:date="2025-08-22T15:30:00Z">
              <w:r w:rsidRPr="00BB7E48">
                <w:t>Указывается значение аналитического признака «</w:t>
              </w:r>
              <w:r w:rsidRPr="00BB7E48">
                <w:rPr>
                  <w:color w:val="000000" w:themeColor="text1"/>
                </w:rPr>
                <w:t>Номер КОО</w:t>
              </w:r>
              <w:r w:rsidRPr="00BB7E48">
                <w:t>» для отражения по кредиту записи учета.</w:t>
              </w:r>
            </w:ins>
          </w:p>
          <w:p w14:paraId="726294DC" w14:textId="77777777" w:rsidR="002C68BF" w:rsidRPr="00BB7E48" w:rsidRDefault="002C68BF" w:rsidP="002C68BF">
            <w:pPr>
              <w:pStyle w:val="GOSTTablenorm"/>
              <w:rPr>
                <w:ins w:id="3865" w:author="Опаева Лидия Арашаевна" w:date="2025-08-22T15:30:00Z"/>
              </w:rPr>
            </w:pPr>
            <w:ins w:id="3866" w:author="Опаева Лидия Арашаевна" w:date="2025-08-22T15:30:00Z">
              <w:r w:rsidRPr="00BB7E48">
                <w:t>Допускается заполнение прочерком</w:t>
              </w:r>
            </w:ins>
          </w:p>
        </w:tc>
      </w:tr>
      <w:tr w:rsidR="002C68BF" w:rsidRPr="00BB7E48" w14:paraId="1D644631" w14:textId="77777777" w:rsidTr="002C68BF">
        <w:trPr>
          <w:ins w:id="3867" w:author="Опаева Лидия Арашаевна" w:date="2025-08-22T15:30:00Z"/>
        </w:trPr>
        <w:tc>
          <w:tcPr>
            <w:tcW w:w="1120" w:type="pct"/>
          </w:tcPr>
          <w:p w14:paraId="4CEEEF73" w14:textId="77777777" w:rsidR="002C68BF" w:rsidRPr="00BB7E48" w:rsidRDefault="002C68BF" w:rsidP="002C68BF">
            <w:pPr>
              <w:pStyle w:val="GOSTTablenorm"/>
              <w:rPr>
                <w:ins w:id="3868" w:author="Опаева Лидия Арашаевна" w:date="2025-08-22T15:30:00Z"/>
              </w:rPr>
            </w:pPr>
            <w:ins w:id="3869" w:author="Опаева Лидия Арашаевна" w:date="2025-08-22T15:30:00Z">
              <w:r w:rsidRPr="00BB7E48">
                <w:t>Код источника поступлений/направления расходования ЦС Кт</w:t>
              </w:r>
            </w:ins>
          </w:p>
        </w:tc>
        <w:tc>
          <w:tcPr>
            <w:tcW w:w="795" w:type="pct"/>
          </w:tcPr>
          <w:p w14:paraId="0564DC42" w14:textId="77777777" w:rsidR="002C68BF" w:rsidRPr="00BB7E48" w:rsidRDefault="002C68BF" w:rsidP="002C68BF">
            <w:pPr>
              <w:pStyle w:val="GOSTTablenorm"/>
              <w:rPr>
                <w:ins w:id="3870" w:author="Опаева Лидия Арашаевна" w:date="2025-08-22T15:30:00Z"/>
              </w:rPr>
            </w:pPr>
            <w:ins w:id="3871" w:author="Опаева Лидия Арашаевна" w:date="2025-08-22T15:30:00Z">
              <w:r w:rsidRPr="00BB7E48">
                <w:rPr>
                  <w:b/>
                </w:rPr>
                <w:t>T0504833:</w:t>
              </w:r>
              <w:r w:rsidRPr="00BB7E48">
                <w:rPr>
                  <w:lang w:val="en-US"/>
                </w:rPr>
                <w:t>C</w:t>
              </w:r>
              <w:r w:rsidRPr="00BB7E48">
                <w:t>T_TARGETFUNDSCODE</w:t>
              </w:r>
            </w:ins>
          </w:p>
        </w:tc>
        <w:tc>
          <w:tcPr>
            <w:tcW w:w="560" w:type="pct"/>
          </w:tcPr>
          <w:p w14:paraId="09627C6A" w14:textId="77777777" w:rsidR="002C68BF" w:rsidRPr="00BB7E48" w:rsidRDefault="002C68BF" w:rsidP="002C68BF">
            <w:pPr>
              <w:pStyle w:val="GOSTTablenorm"/>
              <w:rPr>
                <w:ins w:id="3872" w:author="Опаева Лидия Арашаевна" w:date="2025-08-22T15:30:00Z"/>
              </w:rPr>
            </w:pPr>
            <w:ins w:id="3873" w:author="Опаева Лидия Арашаевна" w:date="2025-08-22T15:30:00Z">
              <w:r w:rsidRPr="00BB7E48">
                <w:t>Строка</w:t>
              </w:r>
            </w:ins>
          </w:p>
        </w:tc>
        <w:tc>
          <w:tcPr>
            <w:tcW w:w="374" w:type="pct"/>
          </w:tcPr>
          <w:p w14:paraId="224B96F9" w14:textId="77777777" w:rsidR="002C68BF" w:rsidRPr="00BB7E48" w:rsidRDefault="002C68BF" w:rsidP="002C68BF">
            <w:pPr>
              <w:pStyle w:val="GOSTTablenorm"/>
              <w:rPr>
                <w:ins w:id="3874" w:author="Опаева Лидия Арашаевна" w:date="2025-08-22T15:30:00Z"/>
              </w:rPr>
            </w:pPr>
            <w:ins w:id="3875" w:author="Опаева Лидия Арашаевна" w:date="2025-08-22T15:30:00Z">
              <w:r w:rsidRPr="00BB7E48">
                <w:t>Нет</w:t>
              </w:r>
            </w:ins>
          </w:p>
        </w:tc>
        <w:tc>
          <w:tcPr>
            <w:tcW w:w="374" w:type="pct"/>
          </w:tcPr>
          <w:p w14:paraId="48EB853B" w14:textId="77777777" w:rsidR="002C68BF" w:rsidRPr="00BB7E48" w:rsidRDefault="002C68BF" w:rsidP="002C68BF">
            <w:pPr>
              <w:pStyle w:val="GOSTTablenorm"/>
              <w:rPr>
                <w:ins w:id="3876" w:author="Опаева Лидия Арашаевна" w:date="2025-08-22T15:30:00Z"/>
              </w:rPr>
            </w:pPr>
            <w:ins w:id="3877" w:author="Опаева Лидия Арашаевна" w:date="2025-08-22T15:30:00Z">
              <w:r w:rsidRPr="00BB7E48">
                <w:rPr>
                  <w:lang w:val="en-US"/>
                </w:rPr>
                <w:t>&lt;=50</w:t>
              </w:r>
            </w:ins>
          </w:p>
        </w:tc>
        <w:tc>
          <w:tcPr>
            <w:tcW w:w="1777" w:type="pct"/>
          </w:tcPr>
          <w:p w14:paraId="0E62F9CF" w14:textId="77777777" w:rsidR="002C68BF" w:rsidRPr="00BB7E48" w:rsidRDefault="002C68BF" w:rsidP="002C68BF">
            <w:pPr>
              <w:pStyle w:val="GOSTTablenorm"/>
              <w:rPr>
                <w:ins w:id="3878" w:author="Опаева Лидия Арашаевна" w:date="2025-08-22T15:30:00Z"/>
              </w:rPr>
            </w:pPr>
            <w:ins w:id="3879" w:author="Опаева Лидия Арашаевна" w:date="2025-08-22T15:30:00Z">
              <w:r w:rsidRPr="00BB7E48">
                <w:t>Указывается значение аналитического признака «Код целевых средств» для отражения по кредиту</w:t>
              </w:r>
              <w:r w:rsidRPr="00BB7E48" w:rsidDel="000A0FA3">
                <w:t xml:space="preserve"> </w:t>
              </w:r>
              <w:r w:rsidRPr="00BB7E48">
                <w:t>записи учета.</w:t>
              </w:r>
            </w:ins>
          </w:p>
          <w:p w14:paraId="061637B8" w14:textId="77777777" w:rsidR="002C68BF" w:rsidRPr="00BB7E48" w:rsidRDefault="002C68BF" w:rsidP="002C68BF">
            <w:pPr>
              <w:pStyle w:val="GOSTTablenorm"/>
              <w:rPr>
                <w:ins w:id="3880" w:author="Опаева Лидия Арашаевна" w:date="2025-08-22T15:30:00Z"/>
              </w:rPr>
            </w:pPr>
            <w:ins w:id="3881" w:author="Опаева Лидия Арашаевна" w:date="2025-08-22T15:30:00Z">
              <w:r w:rsidRPr="00BB7E48">
                <w:t>Допускается заполнение прочерком</w:t>
              </w:r>
            </w:ins>
          </w:p>
        </w:tc>
      </w:tr>
      <w:tr w:rsidR="002C68BF" w:rsidRPr="00BB7E48" w14:paraId="0D4CBF23" w14:textId="77777777" w:rsidTr="002C68BF">
        <w:trPr>
          <w:ins w:id="3882" w:author="Опаева Лидия Арашаевна" w:date="2025-08-22T15:30:00Z"/>
        </w:trPr>
        <w:tc>
          <w:tcPr>
            <w:tcW w:w="1120" w:type="pct"/>
          </w:tcPr>
          <w:p w14:paraId="2AE5900E" w14:textId="77777777" w:rsidR="002C68BF" w:rsidRPr="00977891" w:rsidRDefault="002C68BF" w:rsidP="002C68BF">
            <w:pPr>
              <w:pStyle w:val="GOSTTablenorm"/>
              <w:rPr>
                <w:ins w:id="3883" w:author="Опаева Лидия Арашаевна" w:date="2025-08-22T15:30:00Z"/>
              </w:rPr>
            </w:pPr>
            <w:ins w:id="3884" w:author="Опаева Лидия Арашаевна" w:date="2025-08-22T15:30:00Z">
              <w:r w:rsidRPr="00977891">
                <w:rPr>
                  <w:color w:val="000000" w:themeColor="text1"/>
                </w:rPr>
                <w:t>Тип кода классификации операций при КС Кт</w:t>
              </w:r>
            </w:ins>
          </w:p>
        </w:tc>
        <w:tc>
          <w:tcPr>
            <w:tcW w:w="795" w:type="pct"/>
          </w:tcPr>
          <w:p w14:paraId="43D44326" w14:textId="77777777" w:rsidR="002C68BF" w:rsidRPr="00977891" w:rsidRDefault="002C68BF" w:rsidP="002C68BF">
            <w:pPr>
              <w:pStyle w:val="GOSTTablenorm"/>
              <w:rPr>
                <w:ins w:id="3885" w:author="Опаева Лидия Арашаевна" w:date="2025-08-22T15:30:00Z"/>
                <w:b/>
              </w:rPr>
            </w:pPr>
            <w:ins w:id="3886" w:author="Опаева Лидия Арашаевна" w:date="2025-08-22T15:30:00Z">
              <w:r w:rsidRPr="00977891">
                <w:rPr>
                  <w:b/>
                  <w:bCs/>
                  <w:szCs w:val="22"/>
                </w:rPr>
                <w:t>T0504833:</w:t>
              </w:r>
              <w:r w:rsidRPr="00977891">
                <w:rPr>
                  <w:bCs/>
                  <w:szCs w:val="22"/>
                  <w:lang w:val="en-US"/>
                </w:rPr>
                <w:t>C</w:t>
              </w:r>
              <w:r w:rsidRPr="00977891">
                <w:rPr>
                  <w:bCs/>
                  <w:szCs w:val="22"/>
                </w:rPr>
                <w:t>T_</w:t>
              </w:r>
              <w:r w:rsidRPr="00977891">
                <w:rPr>
                  <w:bCs/>
                  <w:caps/>
                  <w:szCs w:val="22"/>
                </w:rPr>
                <w:t>targetFundsCodeType</w:t>
              </w:r>
            </w:ins>
          </w:p>
        </w:tc>
        <w:tc>
          <w:tcPr>
            <w:tcW w:w="560" w:type="pct"/>
          </w:tcPr>
          <w:p w14:paraId="4120EF62" w14:textId="77777777" w:rsidR="002C68BF" w:rsidRPr="00977891" w:rsidRDefault="002C68BF" w:rsidP="002C68BF">
            <w:pPr>
              <w:pStyle w:val="GOSTTablenorm"/>
              <w:rPr>
                <w:ins w:id="3887" w:author="Опаева Лидия Арашаевна" w:date="2025-08-22T15:30:00Z"/>
              </w:rPr>
            </w:pPr>
            <w:ins w:id="3888" w:author="Опаева Лидия Арашаевна" w:date="2025-08-22T15:30:00Z">
              <w:r w:rsidRPr="00977891">
                <w:rPr>
                  <w:szCs w:val="22"/>
                </w:rPr>
                <w:t>Строка</w:t>
              </w:r>
            </w:ins>
          </w:p>
        </w:tc>
        <w:tc>
          <w:tcPr>
            <w:tcW w:w="374" w:type="pct"/>
          </w:tcPr>
          <w:p w14:paraId="278C4FA1" w14:textId="77777777" w:rsidR="002C68BF" w:rsidRPr="00977891" w:rsidRDefault="002C68BF" w:rsidP="002C68BF">
            <w:pPr>
              <w:pStyle w:val="GOSTTablenorm"/>
              <w:rPr>
                <w:ins w:id="3889" w:author="Опаева Лидия Арашаевна" w:date="2025-08-22T15:30:00Z"/>
              </w:rPr>
            </w:pPr>
            <w:ins w:id="3890" w:author="Опаева Лидия Арашаевна" w:date="2025-08-22T15:30:00Z">
              <w:r w:rsidRPr="00977891">
                <w:t>Нет</w:t>
              </w:r>
            </w:ins>
          </w:p>
        </w:tc>
        <w:tc>
          <w:tcPr>
            <w:tcW w:w="374" w:type="pct"/>
          </w:tcPr>
          <w:p w14:paraId="4CD7A2D6" w14:textId="77777777" w:rsidR="002C68BF" w:rsidRPr="00977891" w:rsidRDefault="002C68BF" w:rsidP="002C68BF">
            <w:pPr>
              <w:pStyle w:val="GOSTTablenorm"/>
              <w:rPr>
                <w:ins w:id="3891" w:author="Опаева Лидия Арашаевна" w:date="2025-08-22T15:30:00Z"/>
                <w:lang w:val="en-US"/>
              </w:rPr>
            </w:pPr>
            <w:ins w:id="3892" w:author="Опаева Лидия Арашаевна" w:date="2025-08-22T15:30:00Z">
              <w:r w:rsidRPr="00977891">
                <w:rPr>
                  <w:lang w:val="en-US"/>
                </w:rPr>
                <w:t>&lt;=2</w:t>
              </w:r>
            </w:ins>
          </w:p>
        </w:tc>
        <w:tc>
          <w:tcPr>
            <w:tcW w:w="1777" w:type="pct"/>
          </w:tcPr>
          <w:p w14:paraId="078ED34C" w14:textId="77777777" w:rsidR="002C68BF" w:rsidRPr="00BB7E48" w:rsidRDefault="002C68BF" w:rsidP="002C68BF">
            <w:pPr>
              <w:pStyle w:val="GOSTTablenorm"/>
              <w:rPr>
                <w:ins w:id="3893" w:author="Опаева Лидия Арашаевна" w:date="2025-08-22T15:30:00Z"/>
              </w:rPr>
            </w:pPr>
            <w:ins w:id="3894" w:author="Опаева Лидия Арашаевна" w:date="2025-08-22T15:30:00Z">
              <w:r w:rsidRPr="00977891">
                <w:t>Указывается значение реквизита «</w:t>
              </w:r>
              <w:r w:rsidRPr="00977891">
                <w:rPr>
                  <w:color w:val="000000" w:themeColor="text1"/>
                </w:rPr>
                <w:t>Тип кода классификации операций при КС</w:t>
              </w:r>
              <w:r w:rsidRPr="00977891">
                <w:t xml:space="preserve">» </w:t>
              </w:r>
              <w:r w:rsidRPr="00977891">
                <w:rPr>
                  <w:szCs w:val="22"/>
                </w:rPr>
                <w:t>табличной части блока «Кредит»</w:t>
              </w:r>
            </w:ins>
          </w:p>
        </w:tc>
      </w:tr>
      <w:tr w:rsidR="002C68BF" w:rsidRPr="00BB7E48" w14:paraId="23B7C1A2" w14:textId="77777777" w:rsidTr="002C68BF">
        <w:trPr>
          <w:ins w:id="3895" w:author="Опаева Лидия Арашаевна" w:date="2025-08-22T15:30:00Z"/>
        </w:trPr>
        <w:tc>
          <w:tcPr>
            <w:tcW w:w="1120" w:type="pct"/>
          </w:tcPr>
          <w:p w14:paraId="544D61DA" w14:textId="77777777" w:rsidR="002C68BF" w:rsidRPr="00BB7E48" w:rsidRDefault="002C68BF" w:rsidP="002C68BF">
            <w:pPr>
              <w:pStyle w:val="GOSTTablenorm"/>
              <w:rPr>
                <w:ins w:id="3896" w:author="Опаева Лидия Арашаевна" w:date="2025-08-22T15:30:00Z"/>
              </w:rPr>
            </w:pPr>
            <w:ins w:id="3897" w:author="Опаева Лидия Арашаевна" w:date="2025-08-22T15:30:00Z">
              <w:r w:rsidRPr="00BB7E48">
                <w:t>Банковский счет Кт</w:t>
              </w:r>
            </w:ins>
          </w:p>
        </w:tc>
        <w:tc>
          <w:tcPr>
            <w:tcW w:w="795" w:type="pct"/>
          </w:tcPr>
          <w:p w14:paraId="37AFD49E" w14:textId="77777777" w:rsidR="002C68BF" w:rsidRPr="00BB7E48" w:rsidRDefault="002C68BF" w:rsidP="002C68BF">
            <w:pPr>
              <w:pStyle w:val="GOSTTablenorm"/>
              <w:rPr>
                <w:ins w:id="3898" w:author="Опаева Лидия Арашаевна" w:date="2025-08-22T15:30:00Z"/>
              </w:rPr>
            </w:pPr>
            <w:ins w:id="3899" w:author="Опаева Лидия Арашаевна" w:date="2025-08-22T15:30:00Z">
              <w:r w:rsidRPr="00BB7E48">
                <w:rPr>
                  <w:b/>
                </w:rPr>
                <w:t>T0504833:</w:t>
              </w:r>
              <w:r w:rsidRPr="00BB7E48">
                <w:t>CT_BA</w:t>
              </w:r>
            </w:ins>
          </w:p>
        </w:tc>
        <w:tc>
          <w:tcPr>
            <w:tcW w:w="560" w:type="pct"/>
          </w:tcPr>
          <w:p w14:paraId="6F7C84DE" w14:textId="77777777" w:rsidR="002C68BF" w:rsidRPr="00BB7E48" w:rsidRDefault="002C68BF" w:rsidP="002C68BF">
            <w:pPr>
              <w:pStyle w:val="GOSTTablenorm"/>
              <w:rPr>
                <w:ins w:id="3900" w:author="Опаева Лидия Арашаевна" w:date="2025-08-22T15:30:00Z"/>
                <w:lang w:eastAsia="en-US"/>
              </w:rPr>
            </w:pPr>
            <w:ins w:id="3901" w:author="Опаева Лидия Арашаевна" w:date="2025-08-22T15:30:00Z">
              <w:r w:rsidRPr="00BB7E48">
                <w:t>Строка</w:t>
              </w:r>
            </w:ins>
          </w:p>
        </w:tc>
        <w:tc>
          <w:tcPr>
            <w:tcW w:w="374" w:type="pct"/>
          </w:tcPr>
          <w:p w14:paraId="17021FD4" w14:textId="77777777" w:rsidR="002C68BF" w:rsidRPr="00BB7E48" w:rsidRDefault="002C68BF" w:rsidP="002C68BF">
            <w:pPr>
              <w:pStyle w:val="GOSTTablenorm"/>
              <w:rPr>
                <w:ins w:id="3902" w:author="Опаева Лидия Арашаевна" w:date="2025-08-22T15:30:00Z"/>
              </w:rPr>
            </w:pPr>
            <w:ins w:id="3903" w:author="Опаева Лидия Арашаевна" w:date="2025-08-22T15:30:00Z">
              <w:r w:rsidRPr="00BB7E48">
                <w:t>Да</w:t>
              </w:r>
            </w:ins>
          </w:p>
        </w:tc>
        <w:tc>
          <w:tcPr>
            <w:tcW w:w="374" w:type="pct"/>
          </w:tcPr>
          <w:p w14:paraId="478BC023" w14:textId="77777777" w:rsidR="002C68BF" w:rsidRPr="00BB7E48" w:rsidRDefault="002C68BF" w:rsidP="002C68BF">
            <w:pPr>
              <w:pStyle w:val="GOSTTablenorm"/>
              <w:rPr>
                <w:ins w:id="3904" w:author="Опаева Лидия Арашаевна" w:date="2025-08-22T15:30:00Z"/>
              </w:rPr>
            </w:pPr>
            <w:ins w:id="3905" w:author="Опаева Лидия Арашаевна" w:date="2025-08-22T15:30:00Z">
              <w:r w:rsidRPr="00BB7E48">
                <w:t>&lt;=20</w:t>
              </w:r>
            </w:ins>
          </w:p>
        </w:tc>
        <w:tc>
          <w:tcPr>
            <w:tcW w:w="1777" w:type="pct"/>
          </w:tcPr>
          <w:p w14:paraId="5756DA6D" w14:textId="77777777" w:rsidR="002C68BF" w:rsidRPr="00BB7E48" w:rsidRDefault="002C68BF" w:rsidP="002C68BF">
            <w:pPr>
              <w:pStyle w:val="GOSTTablenorm"/>
              <w:rPr>
                <w:ins w:id="3906" w:author="Опаева Лидия Арашаевна" w:date="2025-08-22T15:30:00Z"/>
              </w:rPr>
            </w:pPr>
            <w:ins w:id="3907" w:author="Опаева Лидия Арашаевна" w:date="2025-08-22T15:30:00Z">
              <w:r w:rsidRPr="00BB7E48">
                <w:t>Указывается значение аналитического признака «Банковский счет» для отражения по кредиту записи учета.</w:t>
              </w:r>
            </w:ins>
          </w:p>
          <w:p w14:paraId="3A066E06" w14:textId="77777777" w:rsidR="002C68BF" w:rsidRPr="00BB7E48" w:rsidRDefault="002C68BF" w:rsidP="002C68BF">
            <w:pPr>
              <w:pStyle w:val="GOSTTablenorm"/>
              <w:rPr>
                <w:ins w:id="3908" w:author="Опаева Лидия Арашаевна" w:date="2025-08-22T15:30:00Z"/>
              </w:rPr>
            </w:pPr>
            <w:ins w:id="3909" w:author="Опаева Лидия Арашаевна" w:date="2025-08-22T15:30:00Z">
              <w:r w:rsidRPr="00BB7E48">
                <w:t>Допускается заполнение прочерком</w:t>
              </w:r>
            </w:ins>
          </w:p>
        </w:tc>
      </w:tr>
      <w:tr w:rsidR="002C68BF" w:rsidRPr="00A57119" w14:paraId="776B021F" w14:textId="77777777" w:rsidTr="002C68BF">
        <w:trPr>
          <w:ins w:id="3910" w:author="Опаева Лидия Арашаевна" w:date="2025-08-22T15:30:00Z"/>
        </w:trPr>
        <w:tc>
          <w:tcPr>
            <w:tcW w:w="1120" w:type="pct"/>
          </w:tcPr>
          <w:p w14:paraId="5B8C3B71" w14:textId="77777777" w:rsidR="002C68BF" w:rsidRPr="00BB7E48" w:rsidRDefault="002C68BF" w:rsidP="002C68BF">
            <w:pPr>
              <w:pStyle w:val="GOSTTablenorm"/>
              <w:rPr>
                <w:ins w:id="3911" w:author="Опаева Лидия Арашаевна" w:date="2025-08-22T15:30:00Z"/>
              </w:rPr>
            </w:pPr>
            <w:ins w:id="3912" w:author="Опаева Лидия Арашаевна" w:date="2025-08-22T15:30:00Z">
              <w:r w:rsidRPr="00BB7E48">
                <w:t>Счет контрагента Кт</w:t>
              </w:r>
            </w:ins>
          </w:p>
        </w:tc>
        <w:tc>
          <w:tcPr>
            <w:tcW w:w="795" w:type="pct"/>
          </w:tcPr>
          <w:p w14:paraId="2DD144DB" w14:textId="77777777" w:rsidR="002C68BF" w:rsidRPr="00BB7E48" w:rsidRDefault="002C68BF" w:rsidP="002C68BF">
            <w:pPr>
              <w:pStyle w:val="GOSTTablenorm"/>
              <w:rPr>
                <w:ins w:id="3913" w:author="Опаева Лидия Арашаевна" w:date="2025-08-22T15:30:00Z"/>
              </w:rPr>
            </w:pPr>
            <w:ins w:id="3914" w:author="Опаева Лидия Арашаевна" w:date="2025-08-22T15:30:00Z">
              <w:r w:rsidRPr="00BB7E48">
                <w:rPr>
                  <w:b/>
                </w:rPr>
                <w:t>T0504833:</w:t>
              </w:r>
              <w:r w:rsidRPr="00BB7E48">
                <w:t>CT_CA</w:t>
              </w:r>
            </w:ins>
          </w:p>
        </w:tc>
        <w:tc>
          <w:tcPr>
            <w:tcW w:w="560" w:type="pct"/>
          </w:tcPr>
          <w:p w14:paraId="504B4120" w14:textId="77777777" w:rsidR="002C68BF" w:rsidRPr="00BB7E48" w:rsidRDefault="002C68BF" w:rsidP="002C68BF">
            <w:pPr>
              <w:pStyle w:val="GOSTTablenorm"/>
              <w:rPr>
                <w:ins w:id="3915" w:author="Опаева Лидия Арашаевна" w:date="2025-08-22T15:30:00Z"/>
                <w:lang w:eastAsia="en-US"/>
              </w:rPr>
            </w:pPr>
            <w:ins w:id="3916" w:author="Опаева Лидия Арашаевна" w:date="2025-08-22T15:30:00Z">
              <w:r w:rsidRPr="00BB7E48">
                <w:t>Строка</w:t>
              </w:r>
            </w:ins>
          </w:p>
        </w:tc>
        <w:tc>
          <w:tcPr>
            <w:tcW w:w="374" w:type="pct"/>
          </w:tcPr>
          <w:p w14:paraId="720E51F9" w14:textId="77777777" w:rsidR="002C68BF" w:rsidRPr="00BB7E48" w:rsidRDefault="002C68BF" w:rsidP="002C68BF">
            <w:pPr>
              <w:pStyle w:val="GOSTTablenorm"/>
              <w:rPr>
                <w:ins w:id="3917" w:author="Опаева Лидия Арашаевна" w:date="2025-08-22T15:30:00Z"/>
              </w:rPr>
            </w:pPr>
            <w:ins w:id="3918" w:author="Опаева Лидия Арашаевна" w:date="2025-08-22T15:30:00Z">
              <w:r w:rsidRPr="00BB7E48">
                <w:t>Да</w:t>
              </w:r>
            </w:ins>
          </w:p>
        </w:tc>
        <w:tc>
          <w:tcPr>
            <w:tcW w:w="374" w:type="pct"/>
          </w:tcPr>
          <w:p w14:paraId="2A6BA622" w14:textId="77777777" w:rsidR="002C68BF" w:rsidRPr="00BB7E48" w:rsidRDefault="002C68BF" w:rsidP="002C68BF">
            <w:pPr>
              <w:pStyle w:val="GOSTTablenorm"/>
              <w:rPr>
                <w:ins w:id="3919" w:author="Опаева Лидия Арашаевна" w:date="2025-08-22T15:30:00Z"/>
              </w:rPr>
            </w:pPr>
            <w:ins w:id="3920" w:author="Опаева Лидия Арашаевна" w:date="2025-08-22T15:30:00Z">
              <w:r w:rsidRPr="00BB7E48">
                <w:t>&lt;=20</w:t>
              </w:r>
            </w:ins>
          </w:p>
        </w:tc>
        <w:tc>
          <w:tcPr>
            <w:tcW w:w="1777" w:type="pct"/>
          </w:tcPr>
          <w:p w14:paraId="7ED136BF" w14:textId="77777777" w:rsidR="002C68BF" w:rsidRPr="00BB7E48" w:rsidRDefault="002C68BF" w:rsidP="002C68BF">
            <w:pPr>
              <w:pStyle w:val="GOSTTablenorm"/>
              <w:rPr>
                <w:ins w:id="3921" w:author="Опаева Лидия Арашаевна" w:date="2025-08-22T15:30:00Z"/>
              </w:rPr>
            </w:pPr>
            <w:ins w:id="3922" w:author="Опаева Лидия Арашаевна" w:date="2025-08-22T15:30:00Z">
              <w:r w:rsidRPr="00BB7E48">
                <w:t>Указывается значение аналитического признака «Счет контрагента» для отражения по кредиту записи учета.</w:t>
              </w:r>
            </w:ins>
          </w:p>
          <w:p w14:paraId="3B2E39C5" w14:textId="77777777" w:rsidR="002C68BF" w:rsidRPr="00A57119" w:rsidRDefault="002C68BF" w:rsidP="002C68BF">
            <w:pPr>
              <w:pStyle w:val="GOSTTablenorm"/>
              <w:rPr>
                <w:ins w:id="3923" w:author="Опаева Лидия Арашаевна" w:date="2025-08-22T15:30:00Z"/>
              </w:rPr>
            </w:pPr>
            <w:ins w:id="3924" w:author="Опаева Лидия Арашаевна" w:date="2025-08-22T15:30:00Z">
              <w:r w:rsidRPr="00BB7E48">
                <w:t>Допускается заполнение прочерком</w:t>
              </w:r>
            </w:ins>
          </w:p>
        </w:tc>
      </w:tr>
      <w:tr w:rsidR="002C68BF" w:rsidRPr="00A57119" w14:paraId="4F60D378" w14:textId="77777777" w:rsidTr="002C68BF">
        <w:trPr>
          <w:ins w:id="3925" w:author="Опаева Лидия Арашаевна" w:date="2025-08-22T15:30:00Z"/>
        </w:trPr>
        <w:tc>
          <w:tcPr>
            <w:tcW w:w="1120" w:type="pct"/>
          </w:tcPr>
          <w:p w14:paraId="5F3D4B02" w14:textId="77777777" w:rsidR="002C68BF" w:rsidRPr="00A57119" w:rsidRDefault="002C68BF" w:rsidP="002C68BF">
            <w:pPr>
              <w:pStyle w:val="GOSTTablenorm"/>
              <w:rPr>
                <w:ins w:id="3926" w:author="Опаева Лидия Арашаевна" w:date="2025-08-22T15:30:00Z"/>
              </w:rPr>
            </w:pPr>
            <w:ins w:id="3927" w:author="Опаева Лидия Арашаевна" w:date="2025-08-22T15:30:00Z">
              <w:r w:rsidRPr="00A57119">
                <w:t>Аналитический показатель ЛС (операции) Кт</w:t>
              </w:r>
            </w:ins>
          </w:p>
        </w:tc>
        <w:tc>
          <w:tcPr>
            <w:tcW w:w="795" w:type="pct"/>
          </w:tcPr>
          <w:p w14:paraId="4D736D5C" w14:textId="77777777" w:rsidR="002C68BF" w:rsidRPr="00A57119" w:rsidRDefault="002C68BF" w:rsidP="002C68BF">
            <w:pPr>
              <w:pStyle w:val="GOSTTablenorm"/>
              <w:rPr>
                <w:ins w:id="3928" w:author="Опаева Лидия Арашаевна" w:date="2025-08-22T15:30:00Z"/>
              </w:rPr>
            </w:pPr>
            <w:ins w:id="3929" w:author="Опаева Лидия Арашаевна" w:date="2025-08-22T15:30:00Z">
              <w:r w:rsidRPr="00FA047E">
                <w:rPr>
                  <w:b/>
                </w:rPr>
                <w:t>T0504833:</w:t>
              </w:r>
              <w:r w:rsidRPr="00A57119">
                <w:rPr>
                  <w:lang w:val="en-US"/>
                </w:rPr>
                <w:t>C</w:t>
              </w:r>
              <w:r w:rsidRPr="00A57119">
                <w:t>T_PLS</w:t>
              </w:r>
            </w:ins>
          </w:p>
        </w:tc>
        <w:tc>
          <w:tcPr>
            <w:tcW w:w="560" w:type="pct"/>
          </w:tcPr>
          <w:p w14:paraId="60372FE5" w14:textId="77777777" w:rsidR="002C68BF" w:rsidRPr="00A57119" w:rsidRDefault="002C68BF" w:rsidP="002C68BF">
            <w:pPr>
              <w:pStyle w:val="GOSTTablenorm"/>
              <w:rPr>
                <w:ins w:id="3930" w:author="Опаева Лидия Арашаевна" w:date="2025-08-22T15:30:00Z"/>
              </w:rPr>
            </w:pPr>
            <w:ins w:id="3931" w:author="Опаева Лидия Арашаевна" w:date="2025-08-22T15:30:00Z">
              <w:r w:rsidRPr="00A57119">
                <w:t>Строка</w:t>
              </w:r>
            </w:ins>
          </w:p>
        </w:tc>
        <w:tc>
          <w:tcPr>
            <w:tcW w:w="374" w:type="pct"/>
          </w:tcPr>
          <w:p w14:paraId="40355D5A" w14:textId="77777777" w:rsidR="002C68BF" w:rsidRPr="00A57119" w:rsidDel="00534F1C" w:rsidRDefault="002C68BF" w:rsidP="002C68BF">
            <w:pPr>
              <w:pStyle w:val="GOSTTablenorm"/>
              <w:rPr>
                <w:ins w:id="3932" w:author="Опаева Лидия Арашаевна" w:date="2025-08-22T15:30:00Z"/>
              </w:rPr>
            </w:pPr>
            <w:ins w:id="3933" w:author="Опаева Лидия Арашаевна" w:date="2025-08-22T15:30:00Z">
              <w:r w:rsidRPr="00A57119">
                <w:t>Нет</w:t>
              </w:r>
            </w:ins>
          </w:p>
        </w:tc>
        <w:tc>
          <w:tcPr>
            <w:tcW w:w="374" w:type="pct"/>
          </w:tcPr>
          <w:p w14:paraId="5A4B1485" w14:textId="77777777" w:rsidR="002C68BF" w:rsidRPr="00C6161D" w:rsidRDefault="002C68BF" w:rsidP="002C68BF">
            <w:pPr>
              <w:pStyle w:val="GOSTTablenorm"/>
              <w:rPr>
                <w:ins w:id="3934" w:author="Опаева Лидия Арашаевна" w:date="2025-08-22T15:30:00Z"/>
                <w:lang w:val="en-US"/>
              </w:rPr>
            </w:pPr>
            <w:ins w:id="3935" w:author="Опаева Лидия Арашаевна" w:date="2025-08-22T15:30:00Z">
              <w:r w:rsidRPr="00A57119">
                <w:rPr>
                  <w:lang w:val="en-US"/>
                </w:rPr>
                <w:t>&lt;=20</w:t>
              </w:r>
            </w:ins>
          </w:p>
        </w:tc>
        <w:tc>
          <w:tcPr>
            <w:tcW w:w="1777" w:type="pct"/>
          </w:tcPr>
          <w:p w14:paraId="0D5F0F75" w14:textId="77777777" w:rsidR="002C68BF" w:rsidRPr="00A57119" w:rsidRDefault="002C68BF" w:rsidP="002C68BF">
            <w:pPr>
              <w:pStyle w:val="GOSTTablenorm"/>
              <w:rPr>
                <w:ins w:id="3936" w:author="Опаева Лидия Арашаевна" w:date="2025-08-22T15:30:00Z"/>
              </w:rPr>
            </w:pPr>
            <w:ins w:id="3937" w:author="Опаева Лидия Арашаевна" w:date="2025-08-22T15:30:00Z">
              <w:r w:rsidRPr="00A57119">
                <w:t>Указывается значение аналитического признака «Показатель ЛС (операции)» для отражения по дебету</w:t>
              </w:r>
              <w:r w:rsidRPr="00A57119" w:rsidDel="000A0FA3">
                <w:t xml:space="preserve"> </w:t>
              </w:r>
              <w:r w:rsidRPr="00A57119">
                <w:t>записи учета.</w:t>
              </w:r>
            </w:ins>
          </w:p>
          <w:p w14:paraId="12E0A684" w14:textId="77777777" w:rsidR="002C68BF" w:rsidRPr="00A57119" w:rsidRDefault="002C68BF" w:rsidP="002C68BF">
            <w:pPr>
              <w:pStyle w:val="GOSTTablenorm"/>
              <w:rPr>
                <w:ins w:id="3938" w:author="Опаева Лидия Арашаевна" w:date="2025-08-22T15:30:00Z"/>
              </w:rPr>
            </w:pPr>
            <w:ins w:id="3939" w:author="Опаева Лидия Арашаевна" w:date="2025-08-22T15:30:00Z">
              <w:r w:rsidRPr="00A57119">
                <w:t>Допускается заполнение прочерком</w:t>
              </w:r>
            </w:ins>
          </w:p>
        </w:tc>
      </w:tr>
      <w:tr w:rsidR="002C68BF" w:rsidRPr="00A57119" w14:paraId="1DBC8B84" w14:textId="77777777" w:rsidTr="002C68BF">
        <w:trPr>
          <w:ins w:id="3940" w:author="Опаева Лидия Арашаевна" w:date="2025-08-22T15:30:00Z"/>
        </w:trPr>
        <w:tc>
          <w:tcPr>
            <w:tcW w:w="1120" w:type="pct"/>
          </w:tcPr>
          <w:p w14:paraId="509D814D" w14:textId="77777777" w:rsidR="002C68BF" w:rsidRPr="00A57119" w:rsidRDefault="002C68BF" w:rsidP="002C68BF">
            <w:pPr>
              <w:pStyle w:val="GOSTTablenorm"/>
              <w:rPr>
                <w:ins w:id="3941" w:author="Опаева Лидия Арашаевна" w:date="2025-08-22T15:30:00Z"/>
              </w:rPr>
            </w:pPr>
            <w:ins w:id="3942" w:author="Опаева Лидия Арашаевна" w:date="2025-08-22T15:30:00Z">
              <w:r w:rsidRPr="00A57119">
                <w:t>ТОФК Кт</w:t>
              </w:r>
            </w:ins>
          </w:p>
        </w:tc>
        <w:tc>
          <w:tcPr>
            <w:tcW w:w="795" w:type="pct"/>
          </w:tcPr>
          <w:p w14:paraId="45765797" w14:textId="77777777" w:rsidR="002C68BF" w:rsidRPr="00A57119" w:rsidRDefault="002C68BF" w:rsidP="002C68BF">
            <w:pPr>
              <w:pStyle w:val="GOSTTablenorm"/>
              <w:rPr>
                <w:ins w:id="3943" w:author="Опаева Лидия Арашаевна" w:date="2025-08-22T15:30:00Z"/>
              </w:rPr>
            </w:pPr>
            <w:ins w:id="3944" w:author="Опаева Лидия Арашаевна" w:date="2025-08-22T15:30:00Z">
              <w:r w:rsidRPr="00FA047E">
                <w:rPr>
                  <w:b/>
                </w:rPr>
                <w:t>T0504833:</w:t>
              </w:r>
              <w:r w:rsidRPr="00A57119">
                <w:t>CT_</w:t>
              </w:r>
              <w:r w:rsidRPr="00A57119">
                <w:rPr>
                  <w:lang w:val="en-US"/>
                </w:rPr>
                <w:t>TOFK</w:t>
              </w:r>
            </w:ins>
          </w:p>
        </w:tc>
        <w:tc>
          <w:tcPr>
            <w:tcW w:w="560" w:type="pct"/>
          </w:tcPr>
          <w:p w14:paraId="680B15EB" w14:textId="77777777" w:rsidR="002C68BF" w:rsidRPr="00A57119" w:rsidRDefault="002C68BF" w:rsidP="002C68BF">
            <w:pPr>
              <w:pStyle w:val="GOSTTablenorm"/>
              <w:rPr>
                <w:ins w:id="3945" w:author="Опаева Лидия Арашаевна" w:date="2025-08-22T15:30:00Z"/>
                <w:lang w:eastAsia="en-US"/>
              </w:rPr>
            </w:pPr>
            <w:ins w:id="3946" w:author="Опаева Лидия Арашаевна" w:date="2025-08-22T15:30:00Z">
              <w:r w:rsidRPr="00A57119">
                <w:t>Строка</w:t>
              </w:r>
            </w:ins>
          </w:p>
        </w:tc>
        <w:tc>
          <w:tcPr>
            <w:tcW w:w="374" w:type="pct"/>
          </w:tcPr>
          <w:p w14:paraId="0C54BEF4" w14:textId="77777777" w:rsidR="002C68BF" w:rsidRPr="00A57119" w:rsidRDefault="002C68BF" w:rsidP="002C68BF">
            <w:pPr>
              <w:pStyle w:val="GOSTTablenorm"/>
              <w:rPr>
                <w:ins w:id="3947" w:author="Опаева Лидия Арашаевна" w:date="2025-08-22T15:30:00Z"/>
              </w:rPr>
            </w:pPr>
            <w:ins w:id="3948" w:author="Опаева Лидия Арашаевна" w:date="2025-08-22T15:30:00Z">
              <w:r w:rsidRPr="00A57119">
                <w:t>Да</w:t>
              </w:r>
            </w:ins>
          </w:p>
        </w:tc>
        <w:tc>
          <w:tcPr>
            <w:tcW w:w="374" w:type="pct"/>
          </w:tcPr>
          <w:p w14:paraId="2A2E3D4E" w14:textId="77777777" w:rsidR="002C68BF" w:rsidRPr="00A57119" w:rsidRDefault="002C68BF" w:rsidP="002C68BF">
            <w:pPr>
              <w:pStyle w:val="GOSTTablenorm"/>
              <w:rPr>
                <w:ins w:id="3949" w:author="Опаева Лидия Арашаевна" w:date="2025-08-22T15:30:00Z"/>
              </w:rPr>
            </w:pPr>
            <w:ins w:id="3950" w:author="Опаева Лидия Арашаевна" w:date="2025-08-22T15:30:00Z">
              <w:r w:rsidRPr="00A57119">
                <w:t>&lt;=4</w:t>
              </w:r>
            </w:ins>
          </w:p>
        </w:tc>
        <w:tc>
          <w:tcPr>
            <w:tcW w:w="1777" w:type="pct"/>
          </w:tcPr>
          <w:p w14:paraId="4AF2A8AF" w14:textId="77777777" w:rsidR="002C68BF" w:rsidRPr="00A57119" w:rsidRDefault="002C68BF" w:rsidP="002C68BF">
            <w:pPr>
              <w:pStyle w:val="GOSTTablenorm"/>
              <w:rPr>
                <w:ins w:id="3951" w:author="Опаева Лидия Арашаевна" w:date="2025-08-22T15:30:00Z"/>
              </w:rPr>
            </w:pPr>
            <w:ins w:id="3952" w:author="Опаева Лидия Арашаевна" w:date="2025-08-22T15:30:00Z">
              <w:r w:rsidRPr="00A57119">
                <w:t>Указывается значение аналитического признака «ТОФК</w:t>
              </w:r>
              <w:r w:rsidRPr="00A57119" w:rsidDel="000A0FA3">
                <w:t xml:space="preserve"> </w:t>
              </w:r>
              <w:r w:rsidRPr="00A57119">
                <w:t>» для отражения по кредиту записи учета.</w:t>
              </w:r>
            </w:ins>
          </w:p>
          <w:p w14:paraId="5A3E2920" w14:textId="77777777" w:rsidR="002C68BF" w:rsidRPr="00A57119" w:rsidRDefault="002C68BF" w:rsidP="002C68BF">
            <w:pPr>
              <w:pStyle w:val="GOSTTablenorm"/>
              <w:rPr>
                <w:ins w:id="3953" w:author="Опаева Лидия Арашаевна" w:date="2025-08-22T15:30:00Z"/>
              </w:rPr>
            </w:pPr>
            <w:ins w:id="3954" w:author="Опаева Лидия Арашаевна" w:date="2025-08-22T15:30:00Z">
              <w:r w:rsidRPr="00A57119">
                <w:t>Допускается заполнение прочерком</w:t>
              </w:r>
            </w:ins>
          </w:p>
        </w:tc>
      </w:tr>
      <w:tr w:rsidR="002C68BF" w:rsidRPr="00A57119" w14:paraId="17E5D270" w14:textId="77777777" w:rsidTr="002C68BF">
        <w:trPr>
          <w:ins w:id="3955" w:author="Опаева Лидия Арашаевна" w:date="2025-08-22T15:30:00Z"/>
        </w:trPr>
        <w:tc>
          <w:tcPr>
            <w:tcW w:w="1120" w:type="pct"/>
          </w:tcPr>
          <w:p w14:paraId="65410717" w14:textId="77777777" w:rsidR="002C68BF" w:rsidRPr="00A57119" w:rsidRDefault="002C68BF" w:rsidP="002C68BF">
            <w:pPr>
              <w:pStyle w:val="GOSTTablenorm"/>
              <w:rPr>
                <w:ins w:id="3956" w:author="Опаева Лидия Арашаевна" w:date="2025-08-22T15:30:00Z"/>
              </w:rPr>
            </w:pPr>
            <w:ins w:id="3957" w:author="Опаева Лидия Арашаевна" w:date="2025-08-22T15:30:00Z">
              <w:r w:rsidRPr="00A57119">
                <w:t>ЦС ЛС Кт</w:t>
              </w:r>
            </w:ins>
          </w:p>
        </w:tc>
        <w:tc>
          <w:tcPr>
            <w:tcW w:w="795" w:type="pct"/>
          </w:tcPr>
          <w:p w14:paraId="0AB9E9C8" w14:textId="77777777" w:rsidR="002C68BF" w:rsidRPr="00A57119" w:rsidRDefault="002C68BF" w:rsidP="002C68BF">
            <w:pPr>
              <w:pStyle w:val="GOSTTablenorm"/>
              <w:rPr>
                <w:ins w:id="3958" w:author="Опаева Лидия Арашаевна" w:date="2025-08-22T15:30:00Z"/>
              </w:rPr>
            </w:pPr>
            <w:ins w:id="3959" w:author="Опаева Лидия Арашаевна" w:date="2025-08-22T15:30:00Z">
              <w:r w:rsidRPr="00FA047E">
                <w:rPr>
                  <w:b/>
                </w:rPr>
                <w:t>T0504833:</w:t>
              </w:r>
              <w:r w:rsidRPr="00A57119">
                <w:t>CT_PACENTRE</w:t>
              </w:r>
            </w:ins>
          </w:p>
        </w:tc>
        <w:tc>
          <w:tcPr>
            <w:tcW w:w="560" w:type="pct"/>
          </w:tcPr>
          <w:p w14:paraId="194A4AC4" w14:textId="77777777" w:rsidR="002C68BF" w:rsidRPr="00A57119" w:rsidRDefault="002C68BF" w:rsidP="002C68BF">
            <w:pPr>
              <w:pStyle w:val="GOSTTablenorm"/>
              <w:rPr>
                <w:ins w:id="3960" w:author="Опаева Лидия Арашаевна" w:date="2025-08-22T15:30:00Z"/>
                <w:lang w:eastAsia="en-US"/>
              </w:rPr>
            </w:pPr>
            <w:ins w:id="3961" w:author="Опаева Лидия Арашаевна" w:date="2025-08-22T15:30:00Z">
              <w:r w:rsidRPr="00A57119">
                <w:t>Строка</w:t>
              </w:r>
            </w:ins>
          </w:p>
        </w:tc>
        <w:tc>
          <w:tcPr>
            <w:tcW w:w="374" w:type="pct"/>
          </w:tcPr>
          <w:p w14:paraId="52230204" w14:textId="77777777" w:rsidR="002C68BF" w:rsidRPr="00A57119" w:rsidRDefault="002C68BF" w:rsidP="002C68BF">
            <w:pPr>
              <w:pStyle w:val="GOSTTablenorm"/>
              <w:rPr>
                <w:ins w:id="3962" w:author="Опаева Лидия Арашаевна" w:date="2025-08-22T15:30:00Z"/>
              </w:rPr>
            </w:pPr>
            <w:ins w:id="3963" w:author="Опаева Лидия Арашаевна" w:date="2025-08-22T15:30:00Z">
              <w:r w:rsidRPr="00A57119">
                <w:t>Да</w:t>
              </w:r>
            </w:ins>
          </w:p>
        </w:tc>
        <w:tc>
          <w:tcPr>
            <w:tcW w:w="374" w:type="pct"/>
          </w:tcPr>
          <w:p w14:paraId="241131DD" w14:textId="77777777" w:rsidR="002C68BF" w:rsidRPr="00A57119" w:rsidRDefault="002C68BF" w:rsidP="002C68BF">
            <w:pPr>
              <w:pStyle w:val="GOSTTablenorm"/>
              <w:rPr>
                <w:ins w:id="3964" w:author="Опаева Лидия Арашаевна" w:date="2025-08-22T15:30:00Z"/>
              </w:rPr>
            </w:pPr>
            <w:ins w:id="3965" w:author="Опаева Лидия Арашаевна" w:date="2025-08-22T15:30:00Z">
              <w:r w:rsidRPr="00A57119">
                <w:t>&lt;=4</w:t>
              </w:r>
            </w:ins>
          </w:p>
        </w:tc>
        <w:tc>
          <w:tcPr>
            <w:tcW w:w="1777" w:type="pct"/>
          </w:tcPr>
          <w:p w14:paraId="42B2C007" w14:textId="77777777" w:rsidR="002C68BF" w:rsidRPr="00A57119" w:rsidRDefault="002C68BF" w:rsidP="002C68BF">
            <w:pPr>
              <w:pStyle w:val="GOSTTablenorm"/>
              <w:rPr>
                <w:ins w:id="3966" w:author="Опаева Лидия Арашаевна" w:date="2025-08-22T15:30:00Z"/>
              </w:rPr>
            </w:pPr>
            <w:ins w:id="3967" w:author="Опаева Лидия Арашаевна" w:date="2025-08-22T15:30:00Z">
              <w:r w:rsidRPr="00A57119">
                <w:t>Указывается значение аналитического признака «ЦС ЛС» (Код цели, аналитический код) для отражения по кредиту записи учета.</w:t>
              </w:r>
            </w:ins>
          </w:p>
          <w:p w14:paraId="5E7DB717" w14:textId="77777777" w:rsidR="002C68BF" w:rsidRPr="00A57119" w:rsidRDefault="002C68BF" w:rsidP="002C68BF">
            <w:pPr>
              <w:pStyle w:val="GOSTTablenorm"/>
              <w:rPr>
                <w:ins w:id="3968" w:author="Опаева Лидия Арашаевна" w:date="2025-08-22T15:30:00Z"/>
              </w:rPr>
            </w:pPr>
            <w:ins w:id="3969" w:author="Опаева Лидия Арашаевна" w:date="2025-08-22T15:30:00Z">
              <w:r w:rsidRPr="00A57119">
                <w:t>Допускается заполнение прочерком</w:t>
              </w:r>
            </w:ins>
          </w:p>
        </w:tc>
      </w:tr>
      <w:tr w:rsidR="002C68BF" w:rsidRPr="00A57119" w14:paraId="77B18F48" w14:textId="77777777" w:rsidTr="002C68BF">
        <w:trPr>
          <w:ins w:id="3970" w:author="Опаева Лидия Арашаевна" w:date="2025-08-22T15:30:00Z"/>
        </w:trPr>
        <w:tc>
          <w:tcPr>
            <w:tcW w:w="1120" w:type="pct"/>
          </w:tcPr>
          <w:p w14:paraId="66C6C76F" w14:textId="77777777" w:rsidR="002C68BF" w:rsidRPr="00A57119" w:rsidRDefault="002C68BF" w:rsidP="002C68BF">
            <w:pPr>
              <w:pStyle w:val="GOSTTablenorm"/>
              <w:rPr>
                <w:ins w:id="3971" w:author="Опаева Лидия Арашаевна" w:date="2025-08-22T15:30:00Z"/>
              </w:rPr>
            </w:pPr>
            <w:ins w:id="3972" w:author="Опаева Лидия Арашаевна" w:date="2025-08-22T15:30:00Z">
              <w:r w:rsidRPr="00A57119">
                <w:t>ТОФК контрагента Кт</w:t>
              </w:r>
            </w:ins>
          </w:p>
        </w:tc>
        <w:tc>
          <w:tcPr>
            <w:tcW w:w="795" w:type="pct"/>
          </w:tcPr>
          <w:p w14:paraId="72DDE8BA" w14:textId="77777777" w:rsidR="002C68BF" w:rsidRPr="00A57119" w:rsidRDefault="002C68BF" w:rsidP="002C68BF">
            <w:pPr>
              <w:pStyle w:val="GOSTTablenorm"/>
              <w:rPr>
                <w:ins w:id="3973" w:author="Опаева Лидия Арашаевна" w:date="2025-08-22T15:30:00Z"/>
              </w:rPr>
            </w:pPr>
            <w:ins w:id="3974" w:author="Опаева Лидия Арашаевна" w:date="2025-08-22T15:30:00Z">
              <w:r w:rsidRPr="00FA047E">
                <w:rPr>
                  <w:b/>
                </w:rPr>
                <w:t>T0504833:</w:t>
              </w:r>
              <w:r w:rsidRPr="00A57119">
                <w:t>CT_TOFKC</w:t>
              </w:r>
            </w:ins>
          </w:p>
        </w:tc>
        <w:tc>
          <w:tcPr>
            <w:tcW w:w="560" w:type="pct"/>
          </w:tcPr>
          <w:p w14:paraId="46362DFE" w14:textId="77777777" w:rsidR="002C68BF" w:rsidRPr="00A57119" w:rsidRDefault="002C68BF" w:rsidP="002C68BF">
            <w:pPr>
              <w:pStyle w:val="GOSTTablenorm"/>
              <w:rPr>
                <w:ins w:id="3975" w:author="Опаева Лидия Арашаевна" w:date="2025-08-22T15:30:00Z"/>
                <w:lang w:eastAsia="en-US"/>
              </w:rPr>
            </w:pPr>
            <w:ins w:id="3976" w:author="Опаева Лидия Арашаевна" w:date="2025-08-22T15:30:00Z">
              <w:r w:rsidRPr="00A57119">
                <w:t>Строка</w:t>
              </w:r>
            </w:ins>
          </w:p>
        </w:tc>
        <w:tc>
          <w:tcPr>
            <w:tcW w:w="374" w:type="pct"/>
          </w:tcPr>
          <w:p w14:paraId="278F3E05" w14:textId="77777777" w:rsidR="002C68BF" w:rsidRPr="00A57119" w:rsidRDefault="002C68BF" w:rsidP="002C68BF">
            <w:pPr>
              <w:pStyle w:val="GOSTTablenorm"/>
              <w:rPr>
                <w:ins w:id="3977" w:author="Опаева Лидия Арашаевна" w:date="2025-08-22T15:30:00Z"/>
              </w:rPr>
            </w:pPr>
            <w:ins w:id="3978" w:author="Опаева Лидия Арашаевна" w:date="2025-08-22T15:30:00Z">
              <w:r w:rsidRPr="00A57119">
                <w:t>Да</w:t>
              </w:r>
            </w:ins>
          </w:p>
        </w:tc>
        <w:tc>
          <w:tcPr>
            <w:tcW w:w="374" w:type="pct"/>
          </w:tcPr>
          <w:p w14:paraId="3D4B0A00" w14:textId="77777777" w:rsidR="002C68BF" w:rsidRPr="00A57119" w:rsidRDefault="002C68BF" w:rsidP="002C68BF">
            <w:pPr>
              <w:pStyle w:val="GOSTTablenorm"/>
              <w:rPr>
                <w:ins w:id="3979" w:author="Опаева Лидия Арашаевна" w:date="2025-08-22T15:30:00Z"/>
              </w:rPr>
            </w:pPr>
            <w:ins w:id="3980" w:author="Опаева Лидия Арашаевна" w:date="2025-08-22T15:30:00Z">
              <w:r w:rsidRPr="00A57119">
                <w:t>&lt;=4</w:t>
              </w:r>
            </w:ins>
          </w:p>
        </w:tc>
        <w:tc>
          <w:tcPr>
            <w:tcW w:w="1777" w:type="pct"/>
          </w:tcPr>
          <w:p w14:paraId="02CB8715" w14:textId="77777777" w:rsidR="002C68BF" w:rsidRPr="00A57119" w:rsidRDefault="002C68BF" w:rsidP="002C68BF">
            <w:pPr>
              <w:pStyle w:val="GOSTTablenorm"/>
              <w:rPr>
                <w:ins w:id="3981" w:author="Опаева Лидия Арашаевна" w:date="2025-08-22T15:30:00Z"/>
              </w:rPr>
            </w:pPr>
            <w:ins w:id="3982" w:author="Опаева Лидия Арашаевна" w:date="2025-08-22T15:30:00Z">
              <w:r w:rsidRPr="00A57119">
                <w:t>Указывается значение аналитического признака «ТОФК контрагента» для отражения по кредиту записи учета.</w:t>
              </w:r>
            </w:ins>
          </w:p>
          <w:p w14:paraId="5509E561" w14:textId="77777777" w:rsidR="002C68BF" w:rsidRPr="00A57119" w:rsidRDefault="002C68BF" w:rsidP="002C68BF">
            <w:pPr>
              <w:pStyle w:val="GOSTTablenorm"/>
              <w:rPr>
                <w:ins w:id="3983" w:author="Опаева Лидия Арашаевна" w:date="2025-08-22T15:30:00Z"/>
              </w:rPr>
            </w:pPr>
            <w:ins w:id="3984" w:author="Опаева Лидия Арашаевна" w:date="2025-08-22T15:30:00Z">
              <w:r w:rsidRPr="00A57119">
                <w:t>Допускается заполнение прочерком</w:t>
              </w:r>
            </w:ins>
          </w:p>
        </w:tc>
      </w:tr>
      <w:tr w:rsidR="002C68BF" w:rsidRPr="00A57119" w14:paraId="0EF21E4A" w14:textId="77777777" w:rsidTr="002C68BF">
        <w:trPr>
          <w:ins w:id="3985" w:author="Опаева Лидия Арашаевна" w:date="2025-08-22T15:30:00Z"/>
        </w:trPr>
        <w:tc>
          <w:tcPr>
            <w:tcW w:w="1120" w:type="pct"/>
          </w:tcPr>
          <w:p w14:paraId="71D2B437" w14:textId="77777777" w:rsidR="002C68BF" w:rsidRPr="00A57119" w:rsidRDefault="002C68BF" w:rsidP="002C68BF">
            <w:pPr>
              <w:pStyle w:val="GOSTTablenorm"/>
              <w:rPr>
                <w:ins w:id="3986" w:author="Опаева Лидия Арашаевна" w:date="2025-08-22T15:30:00Z"/>
              </w:rPr>
            </w:pPr>
            <w:ins w:id="3987" w:author="Опаева Лидия Арашаевна" w:date="2025-08-22T15:30:00Z">
              <w:r w:rsidRPr="00A57119">
                <w:t>Период для 19 ЗС Кт</w:t>
              </w:r>
            </w:ins>
          </w:p>
        </w:tc>
        <w:tc>
          <w:tcPr>
            <w:tcW w:w="795" w:type="pct"/>
          </w:tcPr>
          <w:p w14:paraId="3B5893F2" w14:textId="77777777" w:rsidR="002C68BF" w:rsidRPr="00A57119" w:rsidRDefault="002C68BF" w:rsidP="002C68BF">
            <w:pPr>
              <w:pStyle w:val="GOSTTablenorm"/>
              <w:rPr>
                <w:ins w:id="3988" w:author="Опаева Лидия Арашаевна" w:date="2025-08-22T15:30:00Z"/>
              </w:rPr>
            </w:pPr>
            <w:ins w:id="3989" w:author="Опаева Лидия Арашаевна" w:date="2025-08-22T15:30:00Z">
              <w:r w:rsidRPr="00FA047E">
                <w:rPr>
                  <w:b/>
                </w:rPr>
                <w:t>T0504833:</w:t>
              </w:r>
              <w:r w:rsidRPr="00A57119">
                <w:t>CT_PERIOD</w:t>
              </w:r>
            </w:ins>
          </w:p>
        </w:tc>
        <w:tc>
          <w:tcPr>
            <w:tcW w:w="560" w:type="pct"/>
          </w:tcPr>
          <w:p w14:paraId="50308F64" w14:textId="77777777" w:rsidR="002C68BF" w:rsidRPr="00A57119" w:rsidRDefault="002C68BF" w:rsidP="002C68BF">
            <w:pPr>
              <w:pStyle w:val="GOSTTablenorm"/>
              <w:rPr>
                <w:ins w:id="3990" w:author="Опаева Лидия Арашаевна" w:date="2025-08-22T15:30:00Z"/>
                <w:lang w:eastAsia="en-US"/>
              </w:rPr>
            </w:pPr>
            <w:ins w:id="3991" w:author="Опаева Лидия Арашаевна" w:date="2025-08-22T15:30:00Z">
              <w:r w:rsidRPr="00A57119">
                <w:t>Строка</w:t>
              </w:r>
            </w:ins>
          </w:p>
        </w:tc>
        <w:tc>
          <w:tcPr>
            <w:tcW w:w="374" w:type="pct"/>
          </w:tcPr>
          <w:p w14:paraId="71F9DF6B" w14:textId="77777777" w:rsidR="002C68BF" w:rsidRPr="00A57119" w:rsidRDefault="002C68BF" w:rsidP="002C68BF">
            <w:pPr>
              <w:pStyle w:val="GOSTTablenorm"/>
              <w:rPr>
                <w:ins w:id="3992" w:author="Опаева Лидия Арашаевна" w:date="2025-08-22T15:30:00Z"/>
              </w:rPr>
            </w:pPr>
            <w:ins w:id="3993" w:author="Опаева Лидия Арашаевна" w:date="2025-08-22T15:30:00Z">
              <w:r w:rsidRPr="00A57119">
                <w:t>Да</w:t>
              </w:r>
            </w:ins>
          </w:p>
        </w:tc>
        <w:tc>
          <w:tcPr>
            <w:tcW w:w="374" w:type="pct"/>
          </w:tcPr>
          <w:p w14:paraId="19FD01E3" w14:textId="77777777" w:rsidR="002C68BF" w:rsidRPr="00A57119" w:rsidRDefault="002C68BF" w:rsidP="002C68BF">
            <w:pPr>
              <w:pStyle w:val="GOSTTablenorm"/>
              <w:rPr>
                <w:ins w:id="3994" w:author="Опаева Лидия Арашаевна" w:date="2025-08-22T15:30:00Z"/>
              </w:rPr>
            </w:pPr>
            <w:ins w:id="3995" w:author="Опаева Лидия Арашаевна" w:date="2025-08-22T15:30:00Z">
              <w:r w:rsidRPr="00A57119">
                <w:t>&lt;=4</w:t>
              </w:r>
            </w:ins>
          </w:p>
        </w:tc>
        <w:tc>
          <w:tcPr>
            <w:tcW w:w="1777" w:type="pct"/>
          </w:tcPr>
          <w:p w14:paraId="1A3E183D" w14:textId="77777777" w:rsidR="002C68BF" w:rsidRPr="00A57119" w:rsidRDefault="002C68BF" w:rsidP="002C68BF">
            <w:pPr>
              <w:pStyle w:val="GOSTTablenorm"/>
              <w:rPr>
                <w:ins w:id="3996" w:author="Опаева Лидия Арашаевна" w:date="2025-08-22T15:30:00Z"/>
              </w:rPr>
            </w:pPr>
            <w:ins w:id="3997" w:author="Опаева Лидия Арашаевна" w:date="2025-08-22T15:30:00Z">
              <w:r w:rsidRPr="00A57119">
                <w:t>Указывается значение аналитического признака «Период для 19 ЗС» для отражения по кредиту записи учета.</w:t>
              </w:r>
            </w:ins>
          </w:p>
          <w:p w14:paraId="5B34AD88" w14:textId="77777777" w:rsidR="002C68BF" w:rsidRPr="00A57119" w:rsidRDefault="002C68BF" w:rsidP="002C68BF">
            <w:pPr>
              <w:pStyle w:val="GOSTTablenorm"/>
              <w:rPr>
                <w:ins w:id="3998" w:author="Опаева Лидия Арашаевна" w:date="2025-08-22T15:30:00Z"/>
              </w:rPr>
            </w:pPr>
            <w:ins w:id="3999" w:author="Опаева Лидия Арашаевна" w:date="2025-08-22T15:30:00Z">
              <w:r w:rsidRPr="00A57119">
                <w:t>Допускается заполнение прочерком</w:t>
              </w:r>
            </w:ins>
          </w:p>
        </w:tc>
      </w:tr>
      <w:tr w:rsidR="002C68BF" w:rsidRPr="00BB7E48" w14:paraId="56F4ACAC" w14:textId="77777777" w:rsidTr="002C68BF">
        <w:trPr>
          <w:ins w:id="4000" w:author="Опаева Лидия Арашаевна" w:date="2025-08-22T15:37:00Z"/>
        </w:trPr>
        <w:tc>
          <w:tcPr>
            <w:tcW w:w="1120" w:type="pct"/>
          </w:tcPr>
          <w:p w14:paraId="2E45ED23" w14:textId="4A401E99" w:rsidR="002C68BF" w:rsidRPr="00BB7E48" w:rsidRDefault="002C68BF" w:rsidP="002C68BF">
            <w:pPr>
              <w:pStyle w:val="GOSTTablenorm"/>
              <w:rPr>
                <w:ins w:id="4001" w:author="Опаева Лидия Арашаевна" w:date="2025-08-22T15:37:00Z"/>
              </w:rPr>
            </w:pPr>
            <w:ins w:id="4002" w:author="Опаева Лидия Арашаевна" w:date="2025-08-22T15:37:00Z">
              <w:r>
                <w:t xml:space="preserve">Дата НВС по </w:t>
              </w:r>
            </w:ins>
            <w:ins w:id="4003" w:author="Опаева Лидия Арашаевна" w:date="2025-08-22T15:38:00Z">
              <w:r>
                <w:t>К</w:t>
              </w:r>
            </w:ins>
            <w:ins w:id="4004" w:author="Опаева Лидия Арашаевна" w:date="2025-08-22T15:37:00Z">
              <w:r>
                <w:t>т</w:t>
              </w:r>
            </w:ins>
          </w:p>
        </w:tc>
        <w:tc>
          <w:tcPr>
            <w:tcW w:w="795" w:type="pct"/>
          </w:tcPr>
          <w:p w14:paraId="4BA72318" w14:textId="504E8B50" w:rsidR="002C68BF" w:rsidRPr="002C68BF" w:rsidRDefault="002C68BF" w:rsidP="008F6D5E">
            <w:pPr>
              <w:pStyle w:val="GOSTTablenorm"/>
              <w:rPr>
                <w:ins w:id="4005" w:author="Опаева Лидия Арашаевна" w:date="2025-08-22T15:37:00Z"/>
                <w:b/>
                <w:lang w:val="en-US"/>
              </w:rPr>
            </w:pPr>
            <w:ins w:id="4006" w:author="Опаева Лидия Арашаевна" w:date="2025-08-22T15:37:00Z">
              <w:r w:rsidRPr="00BB7E48">
                <w:rPr>
                  <w:b/>
                </w:rPr>
                <w:t>T0504833:</w:t>
              </w:r>
              <w:r w:rsidRPr="00A57119">
                <w:t xml:space="preserve"> CT</w:t>
              </w:r>
              <w:r w:rsidRPr="00BB7E48">
                <w:t>_</w:t>
              </w:r>
            </w:ins>
            <w:ins w:id="4007" w:author="Опаева Лидия Арашаевна" w:date="2025-09-08T09:41:00Z">
              <w:r w:rsidR="008F6D5E">
                <w:rPr>
                  <w:lang w:val="en-US"/>
                </w:rPr>
                <w:t>NVSDATE</w:t>
              </w:r>
            </w:ins>
          </w:p>
        </w:tc>
        <w:tc>
          <w:tcPr>
            <w:tcW w:w="560" w:type="pct"/>
          </w:tcPr>
          <w:p w14:paraId="65FA1F37" w14:textId="77777777" w:rsidR="002C68BF" w:rsidRPr="00BB7E48" w:rsidRDefault="002C68BF" w:rsidP="002C68BF">
            <w:pPr>
              <w:pStyle w:val="GOSTTablenorm"/>
              <w:rPr>
                <w:ins w:id="4008" w:author="Опаева Лидия Арашаевна" w:date="2025-08-22T15:37:00Z"/>
              </w:rPr>
            </w:pPr>
            <w:ins w:id="4009" w:author="Опаева Лидия Арашаевна" w:date="2025-08-22T15:37:00Z">
              <w:r>
                <w:t>Дата</w:t>
              </w:r>
            </w:ins>
          </w:p>
        </w:tc>
        <w:tc>
          <w:tcPr>
            <w:tcW w:w="374" w:type="pct"/>
          </w:tcPr>
          <w:p w14:paraId="478C7678" w14:textId="77777777" w:rsidR="002C68BF" w:rsidRPr="00BB7E48" w:rsidRDefault="002C68BF" w:rsidP="002C68BF">
            <w:pPr>
              <w:pStyle w:val="GOSTTablenorm"/>
              <w:rPr>
                <w:ins w:id="4010" w:author="Опаева Лидия Арашаевна" w:date="2025-08-22T15:37:00Z"/>
              </w:rPr>
            </w:pPr>
            <w:ins w:id="4011" w:author="Опаева Лидия Арашаевна" w:date="2025-08-22T15:37:00Z">
              <w:r>
                <w:t>Да</w:t>
              </w:r>
            </w:ins>
          </w:p>
        </w:tc>
        <w:tc>
          <w:tcPr>
            <w:tcW w:w="374" w:type="pct"/>
          </w:tcPr>
          <w:p w14:paraId="72A9AC3D" w14:textId="77777777" w:rsidR="002C68BF" w:rsidRPr="00BB7E48" w:rsidRDefault="002C68BF" w:rsidP="002C68BF">
            <w:pPr>
              <w:pStyle w:val="GOSTTablenorm"/>
              <w:rPr>
                <w:ins w:id="4012" w:author="Опаева Лидия Арашаевна" w:date="2025-08-22T15:37:00Z"/>
              </w:rPr>
            </w:pPr>
          </w:p>
        </w:tc>
        <w:tc>
          <w:tcPr>
            <w:tcW w:w="1777" w:type="pct"/>
          </w:tcPr>
          <w:p w14:paraId="72418769" w14:textId="77A34FC8" w:rsidR="002C68BF" w:rsidRPr="00BB7E48" w:rsidRDefault="002C68BF" w:rsidP="002C68BF">
            <w:pPr>
              <w:pStyle w:val="GOSTTablenorm"/>
              <w:rPr>
                <w:ins w:id="4013" w:author="Опаева Лидия Арашаевна" w:date="2025-08-22T15:37:00Z"/>
              </w:rPr>
            </w:pPr>
            <w:ins w:id="4014" w:author="Опаева Лидия Арашаевна" w:date="2025-08-22T15:37:00Z">
              <w:r w:rsidRPr="00A57119">
                <w:t xml:space="preserve">Указывается дата </w:t>
              </w:r>
              <w:r>
                <w:t xml:space="preserve">НВС в формате YYYY-MM-DD </w:t>
              </w:r>
              <w:r w:rsidRPr="00A57119">
                <w:t>для отражения по кредиту записи учета.</w:t>
              </w:r>
            </w:ins>
          </w:p>
        </w:tc>
      </w:tr>
      <w:tr w:rsidR="002C68BF" w:rsidRPr="00A57119" w14:paraId="494C33F0" w14:textId="77777777" w:rsidTr="002C68BF">
        <w:trPr>
          <w:ins w:id="4015" w:author="Опаева Лидия Арашаевна" w:date="2025-08-22T15:30:00Z"/>
        </w:trPr>
        <w:tc>
          <w:tcPr>
            <w:tcW w:w="1120" w:type="pct"/>
          </w:tcPr>
          <w:p w14:paraId="7980B53A" w14:textId="77777777" w:rsidR="002C68BF" w:rsidRPr="00A57119" w:rsidRDefault="002C68BF" w:rsidP="002C68BF">
            <w:pPr>
              <w:pStyle w:val="GOSTTablenorm"/>
              <w:rPr>
                <w:ins w:id="4016" w:author="Опаева Лидия Арашаевна" w:date="2025-08-22T15:30:00Z"/>
              </w:rPr>
            </w:pPr>
            <w:ins w:id="4017" w:author="Опаева Лидия Арашаевна" w:date="2025-08-22T15:30:00Z">
              <w:r w:rsidRPr="00A57119">
                <w:t>Код СКУ корреспондирующий Кт</w:t>
              </w:r>
            </w:ins>
          </w:p>
        </w:tc>
        <w:tc>
          <w:tcPr>
            <w:tcW w:w="795" w:type="pct"/>
          </w:tcPr>
          <w:p w14:paraId="59B562B0" w14:textId="77777777" w:rsidR="002C68BF" w:rsidRPr="00A57119" w:rsidRDefault="002C68BF" w:rsidP="002C68BF">
            <w:pPr>
              <w:pStyle w:val="GOSTTablenorm"/>
              <w:rPr>
                <w:ins w:id="4018" w:author="Опаева Лидия Арашаевна" w:date="2025-08-22T15:30:00Z"/>
              </w:rPr>
            </w:pPr>
            <w:ins w:id="4019" w:author="Опаева Лидия Арашаевна" w:date="2025-08-22T15:30:00Z">
              <w:r w:rsidRPr="00FA047E">
                <w:rPr>
                  <w:b/>
                </w:rPr>
                <w:t>T0504833:</w:t>
              </w:r>
              <w:r w:rsidRPr="00A57119">
                <w:t>CT_ACCOUNTCORR</w:t>
              </w:r>
            </w:ins>
          </w:p>
        </w:tc>
        <w:tc>
          <w:tcPr>
            <w:tcW w:w="560" w:type="pct"/>
          </w:tcPr>
          <w:p w14:paraId="1E97D414" w14:textId="77777777" w:rsidR="002C68BF" w:rsidRPr="00A57119" w:rsidRDefault="002C68BF" w:rsidP="002C68BF">
            <w:pPr>
              <w:pStyle w:val="GOSTTablenorm"/>
              <w:rPr>
                <w:ins w:id="4020" w:author="Опаева Лидия Арашаевна" w:date="2025-08-22T15:30:00Z"/>
                <w:lang w:eastAsia="en-US"/>
              </w:rPr>
            </w:pPr>
            <w:ins w:id="4021" w:author="Опаева Лидия Арашаевна" w:date="2025-08-22T15:30:00Z">
              <w:r w:rsidRPr="00A57119">
                <w:t>Строка</w:t>
              </w:r>
            </w:ins>
          </w:p>
        </w:tc>
        <w:tc>
          <w:tcPr>
            <w:tcW w:w="374" w:type="pct"/>
          </w:tcPr>
          <w:p w14:paraId="41AFCA73" w14:textId="77777777" w:rsidR="002C68BF" w:rsidRPr="00A57119" w:rsidRDefault="002C68BF" w:rsidP="002C68BF">
            <w:pPr>
              <w:pStyle w:val="GOSTTablenorm"/>
              <w:rPr>
                <w:ins w:id="4022" w:author="Опаева Лидия Арашаевна" w:date="2025-08-22T15:30:00Z"/>
              </w:rPr>
            </w:pPr>
            <w:ins w:id="4023" w:author="Опаева Лидия Арашаевна" w:date="2025-08-22T15:30:00Z">
              <w:r w:rsidRPr="00A57119">
                <w:t>Да</w:t>
              </w:r>
            </w:ins>
          </w:p>
        </w:tc>
        <w:tc>
          <w:tcPr>
            <w:tcW w:w="374" w:type="pct"/>
          </w:tcPr>
          <w:p w14:paraId="0FF666B0" w14:textId="77777777" w:rsidR="002C68BF" w:rsidRPr="00A57119" w:rsidRDefault="002C68BF" w:rsidP="002C68BF">
            <w:pPr>
              <w:pStyle w:val="GOSTTablenorm"/>
              <w:rPr>
                <w:ins w:id="4024" w:author="Опаева Лидия Арашаевна" w:date="2025-08-22T15:30:00Z"/>
              </w:rPr>
            </w:pPr>
            <w:ins w:id="4025" w:author="Опаева Лидия Арашаевна" w:date="2025-08-22T15:30:00Z">
              <w:r w:rsidRPr="00A57119">
                <w:t>&lt;=5</w:t>
              </w:r>
            </w:ins>
          </w:p>
        </w:tc>
        <w:tc>
          <w:tcPr>
            <w:tcW w:w="1777" w:type="pct"/>
          </w:tcPr>
          <w:p w14:paraId="7ACE174B" w14:textId="77777777" w:rsidR="002C68BF" w:rsidRPr="00A57119" w:rsidRDefault="002C68BF" w:rsidP="002C68BF">
            <w:pPr>
              <w:pStyle w:val="GOSTTablenorm"/>
              <w:rPr>
                <w:ins w:id="4026" w:author="Опаева Лидия Арашаевна" w:date="2025-08-22T15:30:00Z"/>
              </w:rPr>
            </w:pPr>
            <w:ins w:id="4027" w:author="Опаева Лидия Арашаевна" w:date="2025-08-22T15:30:00Z">
              <w:r w:rsidRPr="00A57119">
                <w:t>Указывается значение аналитического признака «Код СКУ корреспондирующий» для отражения по кредиту записи учета.</w:t>
              </w:r>
            </w:ins>
          </w:p>
          <w:p w14:paraId="4F60A2A3" w14:textId="77777777" w:rsidR="002C68BF" w:rsidRPr="00A57119" w:rsidRDefault="002C68BF" w:rsidP="002C68BF">
            <w:pPr>
              <w:pStyle w:val="GOSTTablenorm"/>
              <w:rPr>
                <w:ins w:id="4028" w:author="Опаева Лидия Арашаевна" w:date="2025-08-22T15:30:00Z"/>
              </w:rPr>
            </w:pPr>
            <w:ins w:id="4029" w:author="Опаева Лидия Арашаевна" w:date="2025-08-22T15:30:00Z">
              <w:r w:rsidRPr="00A57119">
                <w:t>Допускается заполнение прочерком</w:t>
              </w:r>
            </w:ins>
          </w:p>
        </w:tc>
      </w:tr>
      <w:tr w:rsidR="002C68BF" w:rsidRPr="00A57119" w14:paraId="6E227326" w14:textId="77777777" w:rsidTr="002C68BF">
        <w:trPr>
          <w:ins w:id="4030" w:author="Опаева Лидия Арашаевна" w:date="2025-08-22T15:30:00Z"/>
        </w:trPr>
        <w:tc>
          <w:tcPr>
            <w:tcW w:w="1120" w:type="pct"/>
          </w:tcPr>
          <w:p w14:paraId="0B71472C" w14:textId="77777777" w:rsidR="002C68BF" w:rsidRPr="00A57119" w:rsidRDefault="002C68BF" w:rsidP="002C68BF">
            <w:pPr>
              <w:pStyle w:val="GOSTTablenorm"/>
              <w:rPr>
                <w:ins w:id="4031" w:author="Опаева Лидия Арашаевна" w:date="2025-08-22T15:30:00Z"/>
              </w:rPr>
            </w:pPr>
            <w:ins w:id="4032" w:author="Опаева Лидия Арашаевна" w:date="2025-08-22T15:30:00Z">
              <w:r w:rsidRPr="00A57119">
                <w:t>Тип СКУ Кт</w:t>
              </w:r>
            </w:ins>
          </w:p>
        </w:tc>
        <w:tc>
          <w:tcPr>
            <w:tcW w:w="795" w:type="pct"/>
          </w:tcPr>
          <w:p w14:paraId="13C41351" w14:textId="77777777" w:rsidR="002C68BF" w:rsidRPr="00A57119" w:rsidRDefault="002C68BF" w:rsidP="002C68BF">
            <w:pPr>
              <w:pStyle w:val="GOSTTablenorm"/>
              <w:rPr>
                <w:ins w:id="4033" w:author="Опаева Лидия Арашаевна" w:date="2025-08-22T15:30:00Z"/>
              </w:rPr>
            </w:pPr>
            <w:ins w:id="4034" w:author="Опаева Лидия Арашаевна" w:date="2025-08-22T15:30:00Z">
              <w:r w:rsidRPr="00FA047E">
                <w:rPr>
                  <w:b/>
                </w:rPr>
                <w:t>T0504833:</w:t>
              </w:r>
              <w:r w:rsidRPr="00A57119">
                <w:t>CT_ACCOUNTTYPE</w:t>
              </w:r>
            </w:ins>
          </w:p>
        </w:tc>
        <w:tc>
          <w:tcPr>
            <w:tcW w:w="560" w:type="pct"/>
          </w:tcPr>
          <w:p w14:paraId="6425C3F8" w14:textId="77777777" w:rsidR="002C68BF" w:rsidRPr="00A57119" w:rsidRDefault="002C68BF" w:rsidP="002C68BF">
            <w:pPr>
              <w:pStyle w:val="GOSTTablenorm"/>
              <w:rPr>
                <w:ins w:id="4035" w:author="Опаева Лидия Арашаевна" w:date="2025-08-22T15:30:00Z"/>
                <w:lang w:eastAsia="en-US"/>
              </w:rPr>
            </w:pPr>
            <w:ins w:id="4036" w:author="Опаева Лидия Арашаевна" w:date="2025-08-22T15:30:00Z">
              <w:r w:rsidRPr="00A57119">
                <w:t>Строка</w:t>
              </w:r>
            </w:ins>
          </w:p>
        </w:tc>
        <w:tc>
          <w:tcPr>
            <w:tcW w:w="374" w:type="pct"/>
          </w:tcPr>
          <w:p w14:paraId="17DBEE1E" w14:textId="77777777" w:rsidR="002C68BF" w:rsidRPr="00A57119" w:rsidRDefault="002C68BF" w:rsidP="002C68BF">
            <w:pPr>
              <w:pStyle w:val="GOSTTablenorm"/>
              <w:rPr>
                <w:ins w:id="4037" w:author="Опаева Лидия Арашаевна" w:date="2025-08-22T15:30:00Z"/>
              </w:rPr>
            </w:pPr>
            <w:ins w:id="4038" w:author="Опаева Лидия Арашаевна" w:date="2025-08-22T15:30:00Z">
              <w:r w:rsidRPr="00A57119">
                <w:t>Да</w:t>
              </w:r>
            </w:ins>
          </w:p>
        </w:tc>
        <w:tc>
          <w:tcPr>
            <w:tcW w:w="374" w:type="pct"/>
          </w:tcPr>
          <w:p w14:paraId="6B4AB363" w14:textId="77777777" w:rsidR="002C68BF" w:rsidRPr="00A57119" w:rsidRDefault="002C68BF" w:rsidP="002C68BF">
            <w:pPr>
              <w:pStyle w:val="GOSTTablenorm"/>
              <w:rPr>
                <w:ins w:id="4039" w:author="Опаева Лидия Арашаевна" w:date="2025-08-22T15:30:00Z"/>
              </w:rPr>
            </w:pPr>
            <w:ins w:id="4040" w:author="Опаева Лидия Арашаевна" w:date="2025-08-22T15:30:00Z">
              <w:r w:rsidRPr="00A57119">
                <w:t>&lt;=2</w:t>
              </w:r>
            </w:ins>
          </w:p>
        </w:tc>
        <w:tc>
          <w:tcPr>
            <w:tcW w:w="1777" w:type="pct"/>
          </w:tcPr>
          <w:p w14:paraId="2BD0C98A" w14:textId="77777777" w:rsidR="002C68BF" w:rsidRPr="00A57119" w:rsidRDefault="002C68BF" w:rsidP="002C68BF">
            <w:pPr>
              <w:pStyle w:val="GOSTTablenorm"/>
              <w:rPr>
                <w:ins w:id="4041" w:author="Опаева Лидия Арашаевна" w:date="2025-08-22T15:30:00Z"/>
              </w:rPr>
            </w:pPr>
            <w:ins w:id="4042" w:author="Опаева Лидия Арашаевна" w:date="2025-08-22T15:30:00Z">
              <w:r w:rsidRPr="00A57119">
                <w:t>Указывается значение аналитического признака «Тип СКУ» для отражения по кредиту записи учета.</w:t>
              </w:r>
            </w:ins>
          </w:p>
          <w:p w14:paraId="03D06E41" w14:textId="77777777" w:rsidR="002C68BF" w:rsidRPr="00A57119" w:rsidRDefault="002C68BF" w:rsidP="002C68BF">
            <w:pPr>
              <w:pStyle w:val="GOSTTablenorm"/>
              <w:rPr>
                <w:ins w:id="4043" w:author="Опаева Лидия Арашаевна" w:date="2025-08-22T15:30:00Z"/>
              </w:rPr>
            </w:pPr>
            <w:ins w:id="4044" w:author="Опаева Лидия Арашаевна" w:date="2025-08-22T15:30:00Z">
              <w:r w:rsidRPr="00A57119">
                <w:t>Допускается заполнение прочерком</w:t>
              </w:r>
            </w:ins>
          </w:p>
        </w:tc>
      </w:tr>
      <w:tr w:rsidR="002C68BF" w:rsidRPr="00A57119" w14:paraId="36B74670" w14:textId="77777777" w:rsidTr="002C68BF">
        <w:trPr>
          <w:ins w:id="4045" w:author="Опаева Лидия Арашаевна" w:date="2025-08-22T15:30:00Z"/>
        </w:trPr>
        <w:tc>
          <w:tcPr>
            <w:tcW w:w="1120" w:type="pct"/>
          </w:tcPr>
          <w:p w14:paraId="3AA87A35" w14:textId="77777777" w:rsidR="002C68BF" w:rsidRPr="00A57119" w:rsidRDefault="002C68BF" w:rsidP="002C68BF">
            <w:pPr>
              <w:pStyle w:val="GOSTTablenorm"/>
              <w:rPr>
                <w:ins w:id="4046" w:author="Опаева Лидия Арашаевна" w:date="2025-08-22T15:30:00Z"/>
              </w:rPr>
            </w:pPr>
            <w:ins w:id="4047" w:author="Опаева Лидия Арашаевна" w:date="2025-08-22T15:30:00Z">
              <w:r w:rsidRPr="00A57119">
                <w:t>ЗО Кт</w:t>
              </w:r>
            </w:ins>
          </w:p>
        </w:tc>
        <w:tc>
          <w:tcPr>
            <w:tcW w:w="795" w:type="pct"/>
          </w:tcPr>
          <w:p w14:paraId="6C651167" w14:textId="77777777" w:rsidR="002C68BF" w:rsidRPr="00A57119" w:rsidRDefault="002C68BF" w:rsidP="002C68BF">
            <w:pPr>
              <w:pStyle w:val="GOSTTablenorm"/>
              <w:rPr>
                <w:ins w:id="4048" w:author="Опаева Лидия Арашаевна" w:date="2025-08-22T15:30:00Z"/>
              </w:rPr>
            </w:pPr>
            <w:ins w:id="4049" w:author="Опаева Лидия Арашаевна" w:date="2025-08-22T15:30:00Z">
              <w:r w:rsidRPr="00FA047E">
                <w:rPr>
                  <w:b/>
                </w:rPr>
                <w:t>T0504833:</w:t>
              </w:r>
              <w:r w:rsidRPr="00A57119">
                <w:t>CT_PZO</w:t>
              </w:r>
            </w:ins>
          </w:p>
        </w:tc>
        <w:tc>
          <w:tcPr>
            <w:tcW w:w="560" w:type="pct"/>
          </w:tcPr>
          <w:p w14:paraId="7C598790" w14:textId="77777777" w:rsidR="002C68BF" w:rsidRPr="00A57119" w:rsidRDefault="002C68BF" w:rsidP="002C68BF">
            <w:pPr>
              <w:pStyle w:val="GOSTTablenorm"/>
              <w:rPr>
                <w:ins w:id="4050" w:author="Опаева Лидия Арашаевна" w:date="2025-08-22T15:30:00Z"/>
                <w:lang w:eastAsia="en-US"/>
              </w:rPr>
            </w:pPr>
            <w:ins w:id="4051" w:author="Опаева Лидия Арашаевна" w:date="2025-08-22T15:30:00Z">
              <w:r w:rsidRPr="00A57119">
                <w:t>Строка</w:t>
              </w:r>
            </w:ins>
          </w:p>
        </w:tc>
        <w:tc>
          <w:tcPr>
            <w:tcW w:w="374" w:type="pct"/>
          </w:tcPr>
          <w:p w14:paraId="11B295ED" w14:textId="77777777" w:rsidR="002C68BF" w:rsidRPr="00A57119" w:rsidRDefault="002C68BF" w:rsidP="002C68BF">
            <w:pPr>
              <w:pStyle w:val="GOSTTablenorm"/>
              <w:rPr>
                <w:ins w:id="4052" w:author="Опаева Лидия Арашаевна" w:date="2025-08-22T15:30:00Z"/>
              </w:rPr>
            </w:pPr>
            <w:ins w:id="4053" w:author="Опаева Лидия Арашаевна" w:date="2025-08-22T15:30:00Z">
              <w:r w:rsidRPr="00A57119">
                <w:t>Да</w:t>
              </w:r>
            </w:ins>
          </w:p>
        </w:tc>
        <w:tc>
          <w:tcPr>
            <w:tcW w:w="374" w:type="pct"/>
          </w:tcPr>
          <w:p w14:paraId="0B2E6D42" w14:textId="77777777" w:rsidR="002C68BF" w:rsidRPr="00A57119" w:rsidRDefault="002C68BF" w:rsidP="002C68BF">
            <w:pPr>
              <w:pStyle w:val="GOSTTablenorm"/>
              <w:rPr>
                <w:ins w:id="4054" w:author="Опаева Лидия Арашаевна" w:date="2025-08-22T15:30:00Z"/>
              </w:rPr>
            </w:pPr>
            <w:ins w:id="4055" w:author="Опаева Лидия Арашаевна" w:date="2025-08-22T15:30:00Z">
              <w:r w:rsidRPr="00A57119">
                <w:t>&lt;=10</w:t>
              </w:r>
            </w:ins>
          </w:p>
        </w:tc>
        <w:tc>
          <w:tcPr>
            <w:tcW w:w="1777" w:type="pct"/>
          </w:tcPr>
          <w:p w14:paraId="0F222D62" w14:textId="77777777" w:rsidR="002C68BF" w:rsidRPr="00A57119" w:rsidRDefault="002C68BF" w:rsidP="002C68BF">
            <w:pPr>
              <w:pStyle w:val="GOSTTablenorm"/>
              <w:rPr>
                <w:ins w:id="4056" w:author="Опаева Лидия Арашаевна" w:date="2025-08-22T15:30:00Z"/>
              </w:rPr>
            </w:pPr>
            <w:ins w:id="4057" w:author="Опаева Лидия Арашаевна" w:date="2025-08-22T15:30:00Z">
              <w:r w:rsidRPr="00A57119">
                <w:t>Указывается значение аналитического признака «ЗО» (Признак заключительных оборотов) для отражения по кредиту записи учета.</w:t>
              </w:r>
            </w:ins>
          </w:p>
          <w:p w14:paraId="2D33C91E" w14:textId="77777777" w:rsidR="002C68BF" w:rsidRPr="00A57119" w:rsidRDefault="002C68BF" w:rsidP="002C68BF">
            <w:pPr>
              <w:pStyle w:val="GOSTTablenorm"/>
              <w:rPr>
                <w:ins w:id="4058" w:author="Опаева Лидия Арашаевна" w:date="2025-08-22T15:30:00Z"/>
              </w:rPr>
            </w:pPr>
            <w:ins w:id="4059" w:author="Опаева Лидия Арашаевна" w:date="2025-08-22T15:30:00Z">
              <w:r w:rsidRPr="00A57119">
                <w:t>Допускается заполнение прочерком</w:t>
              </w:r>
            </w:ins>
          </w:p>
        </w:tc>
      </w:tr>
    </w:tbl>
    <w:p w14:paraId="3015F58E" w14:textId="272DAF52" w:rsidR="002C68BF" w:rsidRDefault="002C68BF" w:rsidP="002C68BF">
      <w:pPr>
        <w:pStyle w:val="51"/>
      </w:pPr>
      <w:bookmarkStart w:id="4060" w:name="_Toc226564489"/>
      <w:ins w:id="4061" w:author="Опаева Лидия Арашаевна" w:date="2025-08-22T15:30:00Z">
        <w:r w:rsidRPr="00A775EA">
          <w:t xml:space="preserve">Пример запроса по документу </w:t>
        </w:r>
        <w:r w:rsidRPr="00BB7E48">
          <w:t xml:space="preserve">«Бухгалтерская справка (ф. 0504833)» </w:t>
        </w:r>
      </w:ins>
      <w:ins w:id="4062" w:author="Опаева Лидия Арашаевна" w:date="2025-08-22T15:39:00Z">
        <w:r w:rsidRPr="002C68BF">
          <w:t>ARP_SVAP_ZG</w:t>
        </w:r>
      </w:ins>
      <w:ins w:id="4063" w:author="Опаева Лидия Арашаевна" w:date="2025-08-22T15:30:00Z">
        <w:r w:rsidRPr="00BB7E48">
          <w:t>_TSE</w:t>
        </w:r>
      </w:ins>
      <w:bookmarkEnd w:id="4060"/>
    </w:p>
    <w:p w14:paraId="746D4905" w14:textId="77777777" w:rsidR="00E97DE1" w:rsidRPr="00130FE0" w:rsidRDefault="00E97DE1" w:rsidP="00E97DE1">
      <w:pPr>
        <w:pStyle w:val="GOSTScript"/>
        <w:rPr>
          <w:ins w:id="4064" w:author="Опаева Лидия Арашаевна" w:date="2025-10-15T09:36:00Z"/>
        </w:rPr>
      </w:pPr>
      <w:ins w:id="4065" w:author="Опаева Лидия Арашаевна" w:date="2025-10-15T09:36:00Z">
        <w:r w:rsidRPr="00130FE0">
          <w:t>{</w:t>
        </w:r>
      </w:ins>
    </w:p>
    <w:p w14:paraId="1F974206" w14:textId="77777777" w:rsidR="00E97DE1" w:rsidRPr="00130FE0" w:rsidRDefault="00E97DE1" w:rsidP="00E97DE1">
      <w:pPr>
        <w:pStyle w:val="GOSTScript"/>
        <w:rPr>
          <w:ins w:id="4066" w:author="Опаева Лидия Арашаевна" w:date="2025-10-15T09:36:00Z"/>
        </w:rPr>
      </w:pPr>
      <w:ins w:id="4067" w:author="Опаева Лидия Арашаевна" w:date="2025-10-15T09:36:00Z">
        <w:r w:rsidRPr="00130FE0">
          <w:tab/>
          <w:t>"header": {</w:t>
        </w:r>
      </w:ins>
    </w:p>
    <w:p w14:paraId="08CCA7BD" w14:textId="77777777" w:rsidR="00E97DE1" w:rsidRPr="00130FE0" w:rsidRDefault="00E97DE1" w:rsidP="00E97DE1">
      <w:pPr>
        <w:pStyle w:val="GOSTScript"/>
        <w:rPr>
          <w:ins w:id="4068" w:author="Опаева Лидия Арашаевна" w:date="2025-10-15T09:36:00Z"/>
        </w:rPr>
      </w:pPr>
      <w:ins w:id="4069" w:author="Опаева Лидия Арашаевна" w:date="2025-10-15T09:36:00Z">
        <w:r w:rsidRPr="00130FE0">
          <w:tab/>
        </w:r>
        <w:r w:rsidRPr="00130FE0">
          <w:tab/>
          <w:t>"Source": "</w:t>
        </w:r>
        <w:r w:rsidRPr="009E6686">
          <w:t>ARP</w:t>
        </w:r>
        <w:r w:rsidRPr="00130FE0">
          <w:t>",</w:t>
        </w:r>
      </w:ins>
    </w:p>
    <w:p w14:paraId="2E4BC30C" w14:textId="0819B3E4" w:rsidR="00E97DE1" w:rsidRPr="00130FE0" w:rsidRDefault="00E97DE1" w:rsidP="00E97DE1">
      <w:pPr>
        <w:pStyle w:val="GOSTScript"/>
        <w:rPr>
          <w:ins w:id="4070" w:author="Опаева Лидия Арашаевна" w:date="2025-10-15T09:36:00Z"/>
        </w:rPr>
      </w:pPr>
      <w:ins w:id="4071" w:author="Опаева Лидия Арашаевна" w:date="2025-10-15T09:36:00Z">
        <w:r w:rsidRPr="00130FE0">
          <w:tab/>
        </w:r>
        <w:r w:rsidRPr="00130FE0">
          <w:tab/>
          <w:t>"ReqDateTime": "202</w:t>
        </w:r>
        <w:r>
          <w:t>6</w:t>
        </w:r>
        <w:r w:rsidRPr="00130FE0">
          <w:t>-</w:t>
        </w:r>
        <w:r>
          <w:t>01</w:t>
        </w:r>
        <w:r w:rsidRPr="00130FE0">
          <w:t>-</w:t>
        </w:r>
        <w:r>
          <w:t>03</w:t>
        </w:r>
        <w:r w:rsidRPr="00130FE0">
          <w:t xml:space="preserve"> 10:37:22",</w:t>
        </w:r>
      </w:ins>
    </w:p>
    <w:p w14:paraId="2B865E7B" w14:textId="77777777" w:rsidR="00E97DE1" w:rsidRPr="00130FE0" w:rsidRDefault="00E97DE1" w:rsidP="00E97DE1">
      <w:pPr>
        <w:pStyle w:val="GOSTScript"/>
        <w:rPr>
          <w:ins w:id="4072" w:author="Опаева Лидия Арашаевна" w:date="2025-10-15T09:36:00Z"/>
        </w:rPr>
      </w:pPr>
      <w:ins w:id="4073" w:author="Опаева Лидия Арашаевна" w:date="2025-10-15T09:36:00Z">
        <w:r w:rsidRPr="00130FE0">
          <w:tab/>
        </w:r>
        <w:r w:rsidRPr="00130FE0">
          <w:tab/>
          <w:t>"Version": "1.0",</w:t>
        </w:r>
      </w:ins>
    </w:p>
    <w:p w14:paraId="5CE35439" w14:textId="77777777" w:rsidR="00E97DE1" w:rsidRPr="00130FE0" w:rsidRDefault="00E97DE1" w:rsidP="00E97DE1">
      <w:pPr>
        <w:pStyle w:val="GOSTScript"/>
        <w:rPr>
          <w:ins w:id="4074" w:author="Опаева Лидия Арашаевна" w:date="2025-10-15T09:36:00Z"/>
        </w:rPr>
      </w:pPr>
      <w:ins w:id="4075" w:author="Опаева Лидия Арашаевна" w:date="2025-10-15T09:36:00Z">
        <w:r w:rsidRPr="00130FE0">
          <w:tab/>
        </w:r>
        <w:r w:rsidRPr="00130FE0">
          <w:tab/>
          <w:t>"Params": [{</w:t>
        </w:r>
      </w:ins>
    </w:p>
    <w:p w14:paraId="1822E9BF" w14:textId="77777777" w:rsidR="00E97DE1" w:rsidRPr="00130FE0" w:rsidRDefault="00E97DE1" w:rsidP="00E97DE1">
      <w:pPr>
        <w:pStyle w:val="GOSTScript"/>
        <w:rPr>
          <w:ins w:id="4076" w:author="Опаева Лидия Арашаевна" w:date="2025-10-15T09:36:00Z"/>
        </w:rPr>
      </w:pPr>
      <w:ins w:id="4077" w:author="Опаева Лидия Арашаевна" w:date="2025-10-15T09:36:00Z">
        <w:r w:rsidRPr="00130FE0">
          <w:tab/>
        </w:r>
        <w:r w:rsidRPr="00130FE0">
          <w:tab/>
        </w:r>
        <w:r w:rsidRPr="00130FE0">
          <w:tab/>
          <w:t>"param": "example",</w:t>
        </w:r>
      </w:ins>
    </w:p>
    <w:p w14:paraId="0E6E1277" w14:textId="77777777" w:rsidR="00E97DE1" w:rsidRPr="00130FE0" w:rsidRDefault="00E97DE1" w:rsidP="00E97DE1">
      <w:pPr>
        <w:pStyle w:val="GOSTScript"/>
        <w:rPr>
          <w:ins w:id="4078" w:author="Опаева Лидия Арашаевна" w:date="2025-10-15T09:36:00Z"/>
        </w:rPr>
      </w:pPr>
      <w:ins w:id="4079" w:author="Опаева Лидия Арашаевна" w:date="2025-10-15T09:36:00Z">
        <w:r w:rsidRPr="00130FE0">
          <w:tab/>
        </w:r>
        <w:r w:rsidRPr="00130FE0">
          <w:tab/>
        </w:r>
        <w:r w:rsidRPr="00130FE0">
          <w:tab/>
          <w:t>"value": "01"</w:t>
        </w:r>
      </w:ins>
    </w:p>
    <w:p w14:paraId="2FC71D0C" w14:textId="77777777" w:rsidR="00E97DE1" w:rsidRPr="00130FE0" w:rsidRDefault="00E97DE1" w:rsidP="00E97DE1">
      <w:pPr>
        <w:pStyle w:val="GOSTScript"/>
        <w:rPr>
          <w:ins w:id="4080" w:author="Опаева Лидия Арашаевна" w:date="2025-10-15T09:36:00Z"/>
        </w:rPr>
      </w:pPr>
      <w:ins w:id="4081" w:author="Опаева Лидия Арашаевна" w:date="2025-10-15T09:36:00Z">
        <w:r w:rsidRPr="00130FE0">
          <w:tab/>
        </w:r>
        <w:r w:rsidRPr="00130FE0">
          <w:tab/>
          <w:t>}],</w:t>
        </w:r>
      </w:ins>
    </w:p>
    <w:p w14:paraId="04B22995" w14:textId="77777777" w:rsidR="00E97DE1" w:rsidRPr="00130FE0" w:rsidRDefault="00E97DE1" w:rsidP="00E97DE1">
      <w:pPr>
        <w:pStyle w:val="GOSTScript"/>
        <w:rPr>
          <w:ins w:id="4082" w:author="Опаева Лидия Арашаевна" w:date="2025-10-15T09:36:00Z"/>
        </w:rPr>
      </w:pPr>
      <w:ins w:id="4083" w:author="Опаева Лидия Арашаевна" w:date="2025-10-15T09:36:00Z">
        <w:r w:rsidRPr="00130FE0">
          <w:tab/>
        </w:r>
        <w:r w:rsidRPr="00130FE0">
          <w:tab/>
          <w:t>"ReqGuid": "</w:t>
        </w:r>
        <w:r>
          <w:t>g1a</w:t>
        </w:r>
        <w:r w:rsidRPr="00130FE0">
          <w:t>4</w:t>
        </w:r>
        <w:r>
          <w:t>i</w:t>
        </w:r>
        <w:r w:rsidRPr="00130FE0">
          <w:t>e5d-2757-4699-948c-vv72qba94f</w:t>
        </w:r>
        <w:r>
          <w:t>44</w:t>
        </w:r>
        <w:r w:rsidRPr="00130FE0">
          <w:t>",</w:t>
        </w:r>
      </w:ins>
    </w:p>
    <w:p w14:paraId="41F1F2E6" w14:textId="77777777" w:rsidR="00E97DE1" w:rsidRPr="00130FE0" w:rsidRDefault="00E97DE1" w:rsidP="00E97DE1">
      <w:pPr>
        <w:pStyle w:val="GOSTScript"/>
        <w:rPr>
          <w:ins w:id="4084" w:author="Опаева Лидия Арашаевна" w:date="2025-10-15T09:36:00Z"/>
        </w:rPr>
      </w:pPr>
      <w:ins w:id="4085" w:author="Опаева Лидия Арашаевна" w:date="2025-10-15T09:36:00Z">
        <w:r w:rsidRPr="00130FE0">
          <w:tab/>
        </w:r>
        <w:r w:rsidRPr="00130FE0">
          <w:tab/>
          <w:t>"DocGuid": "</w:t>
        </w:r>
        <w:r>
          <w:t>1f</w:t>
        </w:r>
        <w:r w:rsidRPr="00130FE0">
          <w:t>d90a7c-e339-46ff-ac39-73029ff813</w:t>
        </w:r>
        <w:r>
          <w:t>21</w:t>
        </w:r>
        <w:r w:rsidRPr="00130FE0">
          <w:t>",</w:t>
        </w:r>
      </w:ins>
    </w:p>
    <w:p w14:paraId="7A003D1D" w14:textId="77777777" w:rsidR="00E97DE1" w:rsidRDefault="00E97DE1" w:rsidP="00E97DE1">
      <w:pPr>
        <w:pStyle w:val="GOSTScript"/>
        <w:rPr>
          <w:ins w:id="4086" w:author="Опаева Лидия Арашаевна" w:date="2025-10-15T09:36:00Z"/>
        </w:rPr>
      </w:pPr>
      <w:ins w:id="4087" w:author="Опаева Лидия Арашаевна" w:date="2025-10-15T09:36:00Z">
        <w:r w:rsidRPr="00130FE0">
          <w:tab/>
        </w:r>
        <w:r w:rsidRPr="00130FE0">
          <w:tab/>
          <w:t>"RequestType": "ACCOUNTING",</w:t>
        </w:r>
      </w:ins>
    </w:p>
    <w:p w14:paraId="76358063" w14:textId="45A6E43A" w:rsidR="00E97DE1" w:rsidRPr="00130FE0" w:rsidRDefault="00E97DE1" w:rsidP="00E97DE1">
      <w:pPr>
        <w:pStyle w:val="GOSTScript"/>
        <w:rPr>
          <w:ins w:id="4088" w:author="Опаева Лидия Арашаевна" w:date="2025-10-15T09:36:00Z"/>
        </w:rPr>
      </w:pPr>
      <w:ins w:id="4089" w:author="Опаева Лидия Арашаевна" w:date="2025-10-15T09:36:00Z">
        <w:r w:rsidRPr="00130FE0">
          <w:tab/>
        </w:r>
        <w:r w:rsidRPr="00130FE0">
          <w:tab/>
          <w:t>"TypeDoc": "</w:t>
        </w:r>
        <w:r w:rsidRPr="00E97DE1">
          <w:t>ARP_SVAP_ZG_TSE</w:t>
        </w:r>
        <w:r w:rsidRPr="00130FE0">
          <w:t>",</w:t>
        </w:r>
      </w:ins>
    </w:p>
    <w:p w14:paraId="7D8B43BB" w14:textId="77777777" w:rsidR="00E97DE1" w:rsidRPr="00130FE0" w:rsidRDefault="00E97DE1" w:rsidP="00E97DE1">
      <w:pPr>
        <w:pStyle w:val="GOSTScript"/>
        <w:rPr>
          <w:ins w:id="4090" w:author="Опаева Лидия Арашаевна" w:date="2025-10-15T09:36:00Z"/>
          <w:iCs/>
        </w:rPr>
      </w:pPr>
      <w:ins w:id="4091" w:author="Опаева Лидия Арашаевна" w:date="2025-10-15T09:36:00Z">
        <w:r w:rsidRPr="00130FE0">
          <w:tab/>
        </w:r>
        <w:r w:rsidRPr="00130FE0">
          <w:tab/>
        </w:r>
        <w:r w:rsidRPr="170E4D90">
          <w:rPr>
            <w:iCs/>
          </w:rPr>
          <w:t>"Stage": "</w:t>
        </w:r>
        <w:r w:rsidRPr="008E4493">
          <w:rPr>
            <w:iCs/>
          </w:rPr>
          <w:t>auth</w:t>
        </w:r>
        <w:r w:rsidRPr="170E4D90">
          <w:rPr>
            <w:iCs/>
          </w:rPr>
          <w:t>",</w:t>
        </w:r>
      </w:ins>
    </w:p>
    <w:p w14:paraId="62B2612E" w14:textId="77777777" w:rsidR="00E97DE1" w:rsidRPr="00130FE0" w:rsidRDefault="00E97DE1" w:rsidP="00E97DE1">
      <w:pPr>
        <w:pStyle w:val="GOSTScript"/>
        <w:rPr>
          <w:ins w:id="4092" w:author="Опаева Лидия Арашаевна" w:date="2025-10-15T09:36:00Z"/>
        </w:rPr>
      </w:pPr>
      <w:ins w:id="4093" w:author="Опаева Лидия Арашаевна" w:date="2025-10-15T09:36:00Z">
        <w:r w:rsidRPr="00130FE0">
          <w:tab/>
        </w:r>
        <w:r w:rsidRPr="00130FE0">
          <w:tab/>
          <w:t>"BalLevContrl": "0",</w:t>
        </w:r>
      </w:ins>
    </w:p>
    <w:p w14:paraId="7047127A" w14:textId="77777777" w:rsidR="00E97DE1" w:rsidRPr="00130FE0" w:rsidRDefault="00E97DE1" w:rsidP="00E97DE1">
      <w:pPr>
        <w:pStyle w:val="GOSTScript"/>
        <w:rPr>
          <w:ins w:id="4094" w:author="Опаева Лидия Арашаевна" w:date="2025-10-15T09:36:00Z"/>
        </w:rPr>
      </w:pPr>
      <w:ins w:id="4095" w:author="Опаева Лидия Арашаевна" w:date="2025-10-15T09:36:00Z">
        <w:r w:rsidRPr="00130FE0">
          <w:tab/>
        </w:r>
        <w:r w:rsidRPr="00130FE0">
          <w:tab/>
          <w:t>"Subject": "6000",</w:t>
        </w:r>
      </w:ins>
    </w:p>
    <w:p w14:paraId="719CBA51" w14:textId="25691300" w:rsidR="00E97DE1" w:rsidRPr="00130FE0" w:rsidRDefault="00E97DE1" w:rsidP="00E97DE1">
      <w:pPr>
        <w:pStyle w:val="GOSTScript"/>
        <w:rPr>
          <w:ins w:id="4096" w:author="Опаева Лидия Арашаевна" w:date="2025-10-15T09:36:00Z"/>
        </w:rPr>
      </w:pPr>
      <w:ins w:id="4097" w:author="Опаева Лидия Арашаевна" w:date="2025-10-15T09:36:00Z">
        <w:r w:rsidRPr="00130FE0">
          <w:tab/>
        </w:r>
        <w:r w:rsidRPr="00130FE0">
          <w:tab/>
          <w:t>"SettlementDate": "202</w:t>
        </w:r>
        <w:r>
          <w:t>5</w:t>
        </w:r>
        <w:r w:rsidRPr="00130FE0">
          <w:t>-12-</w:t>
        </w:r>
      </w:ins>
      <w:ins w:id="4098" w:author="Опаева Лидия Арашаевна" w:date="2025-10-15T09:37:00Z">
        <w:r>
          <w:t>31</w:t>
        </w:r>
      </w:ins>
      <w:ins w:id="4099" w:author="Опаева Лидия Арашаевна" w:date="2025-10-15T09:36:00Z">
        <w:r w:rsidRPr="00130FE0">
          <w:t>"</w:t>
        </w:r>
      </w:ins>
    </w:p>
    <w:p w14:paraId="24A4BA20" w14:textId="77777777" w:rsidR="00E97DE1" w:rsidRPr="00130FE0" w:rsidRDefault="00E97DE1" w:rsidP="00E97DE1">
      <w:pPr>
        <w:pStyle w:val="GOSTScript"/>
        <w:rPr>
          <w:ins w:id="4100" w:author="Опаева Лидия Арашаевна" w:date="2025-10-15T09:36:00Z"/>
        </w:rPr>
      </w:pPr>
      <w:ins w:id="4101" w:author="Опаева Лидия Арашаевна" w:date="2025-10-15T09:36:00Z">
        <w:r w:rsidRPr="00130FE0">
          <w:tab/>
          <w:t>},</w:t>
        </w:r>
      </w:ins>
    </w:p>
    <w:p w14:paraId="5E852B79" w14:textId="77777777" w:rsidR="00E97DE1" w:rsidRPr="00130FE0" w:rsidRDefault="00E97DE1" w:rsidP="00E97DE1">
      <w:pPr>
        <w:pStyle w:val="GOSTScript"/>
        <w:rPr>
          <w:ins w:id="4102" w:author="Опаева Лидия Арашаевна" w:date="2025-10-15T09:36:00Z"/>
        </w:rPr>
      </w:pPr>
      <w:ins w:id="4103" w:author="Опаева Лидия Арашаевна" w:date="2025-10-15T09:36:00Z">
        <w:r w:rsidRPr="00130FE0">
          <w:tab/>
          <w:t>"document": {</w:t>
        </w:r>
      </w:ins>
    </w:p>
    <w:p w14:paraId="35E1B698" w14:textId="77777777" w:rsidR="00E97DE1" w:rsidRPr="00130FE0" w:rsidRDefault="00E97DE1" w:rsidP="00E97DE1">
      <w:pPr>
        <w:pStyle w:val="GOSTScript"/>
        <w:rPr>
          <w:ins w:id="4104" w:author="Опаева Лидия Арашаевна" w:date="2025-10-15T09:36:00Z"/>
        </w:rPr>
      </w:pPr>
      <w:ins w:id="4105" w:author="Опаева Лидия Арашаевна" w:date="2025-10-15T09:36:00Z">
        <w:r w:rsidRPr="00130FE0">
          <w:tab/>
        </w:r>
        <w:r w:rsidRPr="00130FE0">
          <w:tab/>
          <w:t>"TtlPrt_DcNmbr": "33</w:t>
        </w:r>
        <w:r>
          <w:t>3</w:t>
        </w:r>
        <w:r w:rsidRPr="00130FE0">
          <w:t>",</w:t>
        </w:r>
      </w:ins>
    </w:p>
    <w:p w14:paraId="2F26C5CD" w14:textId="75B1B3FE" w:rsidR="00E97DE1" w:rsidRDefault="00E97DE1" w:rsidP="00E97DE1">
      <w:pPr>
        <w:pStyle w:val="GOSTScript"/>
        <w:rPr>
          <w:ins w:id="4106" w:author="Опаева Лидия Арашаевна" w:date="2025-10-15T09:36:00Z"/>
        </w:rPr>
      </w:pPr>
      <w:ins w:id="4107" w:author="Опаева Лидия Арашаевна" w:date="2025-10-15T09:36:00Z">
        <w:r w:rsidRPr="00130FE0">
          <w:tab/>
        </w:r>
        <w:r w:rsidRPr="00130FE0">
          <w:tab/>
          <w:t>"</w:t>
        </w:r>
        <w:r w:rsidRPr="00F834CE">
          <w:t>TtlPrt_Dt</w:t>
        </w:r>
        <w:r w:rsidRPr="00130FE0">
          <w:t>": "202</w:t>
        </w:r>
        <w:r>
          <w:t>5</w:t>
        </w:r>
        <w:r w:rsidRPr="00130FE0">
          <w:t>-12-</w:t>
        </w:r>
      </w:ins>
      <w:ins w:id="4108" w:author="Опаева Лидия Арашаевна" w:date="2025-10-15T09:37:00Z">
        <w:r>
          <w:t>31</w:t>
        </w:r>
      </w:ins>
      <w:ins w:id="4109" w:author="Опаева Лидия Арашаевна" w:date="2025-10-15T09:36:00Z">
        <w:r w:rsidRPr="00130FE0">
          <w:t>",</w:t>
        </w:r>
      </w:ins>
    </w:p>
    <w:p w14:paraId="7D7F287A" w14:textId="34B337EF" w:rsidR="00E97DE1" w:rsidRPr="00130FE0" w:rsidRDefault="00E97DE1" w:rsidP="00E97DE1">
      <w:pPr>
        <w:pStyle w:val="GOSTScript"/>
        <w:rPr>
          <w:ins w:id="4110" w:author="Опаева Лидия Арашаевна" w:date="2025-10-15T09:36:00Z"/>
        </w:rPr>
      </w:pPr>
      <w:ins w:id="4111" w:author="Опаева Лидия Арашаевна" w:date="2025-10-15T09:36:00Z">
        <w:r w:rsidRPr="00130FE0">
          <w:tab/>
        </w:r>
        <w:r w:rsidRPr="00130FE0">
          <w:tab/>
          <w:t>"</w:t>
        </w:r>
        <w:r w:rsidRPr="0055257F">
          <w:t>TtlPrt_CorrectionDate</w:t>
        </w:r>
        <w:r w:rsidRPr="00130FE0">
          <w:t>": "202</w:t>
        </w:r>
        <w:r>
          <w:t>5</w:t>
        </w:r>
        <w:r w:rsidRPr="00130FE0">
          <w:t>-</w:t>
        </w:r>
        <w:r w:rsidRPr="006C2044">
          <w:t>12-</w:t>
        </w:r>
      </w:ins>
      <w:ins w:id="4112" w:author="Опаева Лидия Арашаевна" w:date="2025-10-15T09:37:00Z">
        <w:r>
          <w:t>31</w:t>
        </w:r>
      </w:ins>
      <w:ins w:id="4113" w:author="Опаева Лидия Арашаевна" w:date="2025-10-15T09:36:00Z">
        <w:r w:rsidRPr="00130FE0">
          <w:t>",</w:t>
        </w:r>
      </w:ins>
    </w:p>
    <w:p w14:paraId="1240DCD0" w14:textId="6A0E8E38" w:rsidR="00E97DE1" w:rsidRDefault="00E97DE1" w:rsidP="00E97DE1">
      <w:pPr>
        <w:pStyle w:val="GOSTScript"/>
        <w:rPr>
          <w:ins w:id="4114" w:author="Опаева Лидия Арашаевна" w:date="2025-10-15T09:36:00Z"/>
        </w:rPr>
      </w:pPr>
      <w:ins w:id="4115" w:author="Опаева Лидия Арашаевна" w:date="2025-10-15T09:36:00Z">
        <w:r w:rsidRPr="00130FE0">
          <w:tab/>
        </w:r>
        <w:r w:rsidRPr="00130FE0">
          <w:tab/>
          <w:t>"</w:t>
        </w:r>
        <w:r w:rsidRPr="0055257F">
          <w:t>TtlPrt_EffectiveDate</w:t>
        </w:r>
        <w:r w:rsidRPr="00130FE0">
          <w:t>": "202</w:t>
        </w:r>
        <w:r>
          <w:t>5</w:t>
        </w:r>
        <w:r w:rsidRPr="00130FE0">
          <w:t>-</w:t>
        </w:r>
        <w:r w:rsidRPr="006C2044">
          <w:t>12-</w:t>
        </w:r>
      </w:ins>
      <w:ins w:id="4116" w:author="Опаева Лидия Арашаевна" w:date="2025-10-15T09:37:00Z">
        <w:r>
          <w:t>31</w:t>
        </w:r>
      </w:ins>
      <w:ins w:id="4117" w:author="Опаева Лидия Арашаевна" w:date="2025-10-15T09:36:00Z">
        <w:r w:rsidRPr="00130FE0">
          <w:t>",</w:t>
        </w:r>
      </w:ins>
    </w:p>
    <w:p w14:paraId="5D63E137" w14:textId="113FA9DC" w:rsidR="00E97DE1" w:rsidRPr="00577191" w:rsidRDefault="00E97DE1" w:rsidP="00E97DE1">
      <w:pPr>
        <w:pStyle w:val="GOSTScript"/>
        <w:rPr>
          <w:ins w:id="4118" w:author="Опаева Лидия Арашаевна" w:date="2025-10-15T09:36:00Z"/>
        </w:rPr>
      </w:pPr>
      <w:ins w:id="4119" w:author="Опаева Лидия Арашаевна" w:date="2025-10-15T09:36:00Z">
        <w:r w:rsidRPr="00130FE0">
          <w:tab/>
        </w:r>
        <w:r w:rsidRPr="00130FE0">
          <w:tab/>
        </w:r>
        <w:r w:rsidRPr="00577191">
          <w:t>"</w:t>
        </w:r>
        <w:r w:rsidRPr="00130FE0">
          <w:t>TtlPrt</w:t>
        </w:r>
        <w:r w:rsidRPr="00577191">
          <w:t>_</w:t>
        </w:r>
        <w:r w:rsidRPr="00130FE0">
          <w:t>TypeDoc</w:t>
        </w:r>
        <w:r w:rsidRPr="00577191">
          <w:t>": "</w:t>
        </w:r>
        <w:r w:rsidRPr="00E97DE1">
          <w:rPr>
            <w:lang w:val="ru-RU"/>
          </w:rPr>
          <w:t>БС</w:t>
        </w:r>
      </w:ins>
      <w:ins w:id="4120" w:author="Опаева Лидия Арашаевна" w:date="2025-10-15T09:37:00Z">
        <w:r>
          <w:rPr>
            <w:lang w:val="ru-RU"/>
          </w:rPr>
          <w:t>З</w:t>
        </w:r>
      </w:ins>
      <w:ins w:id="4121" w:author="Опаева Лидия Арашаевна" w:date="2025-10-15T09:36:00Z">
        <w:r w:rsidRPr="00577191">
          <w:t>",</w:t>
        </w:r>
      </w:ins>
    </w:p>
    <w:p w14:paraId="5BC3EA06" w14:textId="6BFF923D" w:rsidR="00E97DE1" w:rsidRPr="006069EC" w:rsidRDefault="00E97DE1" w:rsidP="00E97DE1">
      <w:pPr>
        <w:pStyle w:val="GOSTScript"/>
        <w:rPr>
          <w:ins w:id="4122" w:author="Опаева Лидия Арашаевна" w:date="2025-10-15T09:36:00Z"/>
          <w:lang w:val="ru-RU"/>
        </w:rPr>
      </w:pPr>
      <w:ins w:id="4123" w:author="Опаева Лидия Арашаевна" w:date="2025-10-15T09:36:00Z">
        <w:r w:rsidRPr="00577191">
          <w:tab/>
        </w:r>
        <w:r w:rsidRPr="00577191">
          <w:tab/>
        </w:r>
        <w:r w:rsidRPr="006069EC">
          <w:rPr>
            <w:lang w:val="ru-RU"/>
          </w:rPr>
          <w:t>"</w:t>
        </w:r>
        <w:r w:rsidRPr="00130FE0">
          <w:t>TtlPrt</w:t>
        </w:r>
        <w:r w:rsidRPr="006069EC">
          <w:rPr>
            <w:lang w:val="ru-RU"/>
          </w:rPr>
          <w:t>_</w:t>
        </w:r>
        <w:r w:rsidRPr="00130FE0">
          <w:t>FullTypeDoc</w:t>
        </w:r>
        <w:r w:rsidRPr="006069EC">
          <w:rPr>
            <w:lang w:val="ru-RU"/>
          </w:rPr>
          <w:t>": "</w:t>
        </w:r>
      </w:ins>
      <w:ins w:id="4124" w:author="Опаева Лидия Арашаевна" w:date="2025-10-15T09:37:00Z">
        <w:r w:rsidRPr="00E97DE1">
          <w:rPr>
            <w:lang w:val="ru-RU"/>
          </w:rPr>
          <w:t>Справка по заключению счетов</w:t>
        </w:r>
      </w:ins>
      <w:ins w:id="4125" w:author="Опаева Лидия Арашаевна" w:date="2025-10-15T09:36:00Z">
        <w:r w:rsidRPr="006069EC">
          <w:rPr>
            <w:lang w:val="ru-RU"/>
          </w:rPr>
          <w:t>",</w:t>
        </w:r>
      </w:ins>
    </w:p>
    <w:p w14:paraId="05F5C95E" w14:textId="77777777" w:rsidR="00E97DE1" w:rsidRPr="00130FE0" w:rsidRDefault="00E97DE1" w:rsidP="00E97DE1">
      <w:pPr>
        <w:pStyle w:val="GOSTScript"/>
        <w:rPr>
          <w:ins w:id="4126" w:author="Опаева Лидия Арашаевна" w:date="2025-10-15T09:36:00Z"/>
        </w:rPr>
      </w:pPr>
      <w:ins w:id="4127" w:author="Опаева Лидия Арашаевна" w:date="2025-10-15T09:36:00Z">
        <w:r w:rsidRPr="006069EC">
          <w:rPr>
            <w:lang w:val="ru-RU"/>
          </w:rPr>
          <w:tab/>
        </w:r>
        <w:r w:rsidRPr="006069EC">
          <w:rPr>
            <w:lang w:val="ru-RU"/>
          </w:rPr>
          <w:tab/>
        </w:r>
        <w:r w:rsidRPr="00130FE0">
          <w:t>"TtlPrt_CdCrr": "643",</w:t>
        </w:r>
      </w:ins>
    </w:p>
    <w:p w14:paraId="413ABED1" w14:textId="77777777" w:rsidR="00E97DE1" w:rsidRDefault="00E97DE1" w:rsidP="00E97DE1">
      <w:pPr>
        <w:pStyle w:val="GOSTScript"/>
        <w:rPr>
          <w:ins w:id="4128" w:author="Опаева Лидия Арашаевна" w:date="2025-10-15T09:36:00Z"/>
        </w:rPr>
      </w:pPr>
      <w:ins w:id="4129" w:author="Опаева Лидия Арашаевна" w:date="2025-10-15T09:36:00Z">
        <w:r w:rsidRPr="00371BB9">
          <w:tab/>
        </w:r>
        <w:r w:rsidRPr="00371BB9">
          <w:tab/>
        </w:r>
        <w:r w:rsidRPr="00130FE0">
          <w:t>"SystemInformation_UFOS_SECRECY": 0,</w:t>
        </w:r>
      </w:ins>
    </w:p>
    <w:p w14:paraId="05B71D17" w14:textId="77777777" w:rsidR="00E97DE1" w:rsidRPr="001179D9" w:rsidRDefault="00E97DE1" w:rsidP="00E97DE1">
      <w:pPr>
        <w:pStyle w:val="GOSTScript"/>
        <w:rPr>
          <w:ins w:id="4130" w:author="Опаева Лидия Арашаевна" w:date="2025-10-15T09:36:00Z"/>
        </w:rPr>
      </w:pPr>
      <w:ins w:id="4131" w:author="Опаева Лидия Арашаевна" w:date="2025-10-15T09:36:00Z">
        <w:r w:rsidRPr="00130FE0">
          <w:tab/>
        </w:r>
        <w:r w:rsidRPr="00130FE0">
          <w:tab/>
        </w:r>
        <w:r w:rsidRPr="001179D9">
          <w:t>"</w:t>
        </w:r>
        <w:r w:rsidRPr="00130FE0">
          <w:t>TtlPrt</w:t>
        </w:r>
        <w:r w:rsidRPr="001179D9">
          <w:t>_</w:t>
        </w:r>
        <w:r w:rsidRPr="00130FE0">
          <w:t>LEDGERBOOK</w:t>
        </w:r>
        <w:r w:rsidRPr="001179D9">
          <w:t>": "</w:t>
        </w:r>
        <w:r w:rsidRPr="005F3B51">
          <w:t>FTAccSKP</w:t>
        </w:r>
        <w:r w:rsidRPr="001179D9">
          <w:t>",</w:t>
        </w:r>
      </w:ins>
    </w:p>
    <w:p w14:paraId="5CE3A191" w14:textId="77777777" w:rsidR="00E97DE1" w:rsidRPr="00130FE0" w:rsidRDefault="00E97DE1" w:rsidP="00E97DE1">
      <w:pPr>
        <w:pStyle w:val="GOSTScript"/>
        <w:rPr>
          <w:ins w:id="4132" w:author="Опаева Лидия Арашаевна" w:date="2025-10-15T09:36:00Z"/>
        </w:rPr>
      </w:pPr>
      <w:ins w:id="4133" w:author="Опаева Лидия Арашаевна" w:date="2025-10-15T09:36:00Z">
        <w:r w:rsidRPr="001179D9">
          <w:tab/>
        </w:r>
        <w:r w:rsidRPr="001179D9">
          <w:tab/>
        </w:r>
        <w:r w:rsidRPr="00130FE0">
          <w:t>"</w:t>
        </w:r>
        <w:r w:rsidRPr="0055257F">
          <w:t>TtlPrt_Source</w:t>
        </w:r>
        <w:r w:rsidRPr="00130FE0">
          <w:t>": "</w:t>
        </w:r>
        <w:r w:rsidRPr="002E3BC1">
          <w:t>ПУ</w:t>
        </w:r>
        <w:r>
          <w:rPr>
            <w:lang w:val="ru-RU"/>
          </w:rPr>
          <w:t>Р</w:t>
        </w:r>
        <w:r w:rsidRPr="00DB7279">
          <w:t xml:space="preserve"> </w:t>
        </w:r>
        <w:r>
          <w:rPr>
            <w:lang w:val="ru-RU"/>
          </w:rPr>
          <w:t>КС</w:t>
        </w:r>
        <w:r w:rsidRPr="00130FE0">
          <w:t>",</w:t>
        </w:r>
      </w:ins>
    </w:p>
    <w:p w14:paraId="23BA29F2" w14:textId="77777777" w:rsidR="00E97DE1" w:rsidRDefault="00E97DE1" w:rsidP="00E97DE1">
      <w:pPr>
        <w:pStyle w:val="GOSTScript"/>
        <w:rPr>
          <w:ins w:id="4134" w:author="Опаева Лидия Арашаевна" w:date="2025-10-15T09:36:00Z"/>
        </w:rPr>
      </w:pPr>
      <w:ins w:id="4135" w:author="Опаева Лидия Арашаевна" w:date="2025-10-15T09:36:00Z">
        <w:r w:rsidRPr="001179D9">
          <w:tab/>
        </w:r>
        <w:r w:rsidRPr="001179D9">
          <w:tab/>
        </w:r>
        <w:r w:rsidRPr="00130FE0">
          <w:t>"T0504833": [{</w:t>
        </w:r>
      </w:ins>
    </w:p>
    <w:p w14:paraId="37E7DC77" w14:textId="77777777" w:rsidR="00E97DE1" w:rsidRPr="00130FE0" w:rsidRDefault="00E97DE1" w:rsidP="00E97DE1">
      <w:pPr>
        <w:pStyle w:val="GOSTScript"/>
        <w:rPr>
          <w:ins w:id="4136" w:author="Опаева Лидия Арашаевна" w:date="2025-10-15T09:36:00Z"/>
        </w:rPr>
      </w:pPr>
      <w:ins w:id="4137" w:author="Опаева Лидия Арашаевна" w:date="2025-10-15T09:36:00Z">
        <w:r w:rsidRPr="00130FE0">
          <w:tab/>
        </w:r>
        <w:r w:rsidRPr="00130FE0">
          <w:tab/>
        </w:r>
        <w:r w:rsidRPr="00130FE0">
          <w:tab/>
          <w:t>"</w:t>
        </w:r>
        <w:r>
          <w:t>id</w:t>
        </w:r>
        <w:r w:rsidRPr="002018E3">
          <w:t>":</w:t>
        </w:r>
        <w:r>
          <w:t xml:space="preserve"> 1</w:t>
        </w:r>
        <w:r w:rsidRPr="00440033">
          <w:t>,</w:t>
        </w:r>
      </w:ins>
    </w:p>
    <w:p w14:paraId="550199DF" w14:textId="77777777" w:rsidR="00E97DE1" w:rsidRPr="00440033" w:rsidRDefault="00E97DE1" w:rsidP="00E97DE1">
      <w:pPr>
        <w:pStyle w:val="GOSTScript"/>
        <w:rPr>
          <w:ins w:id="4138" w:author="Опаева Лидия Арашаевна" w:date="2025-10-15T09:36:00Z"/>
        </w:rPr>
      </w:pPr>
      <w:ins w:id="4139" w:author="Опаева Лидия Арашаевна" w:date="2025-10-15T09:36:00Z">
        <w:r w:rsidRPr="00130FE0">
          <w:tab/>
        </w:r>
        <w:r w:rsidRPr="00130FE0">
          <w:tab/>
        </w:r>
        <w:r w:rsidRPr="00130FE0">
          <w:tab/>
          <w:t>"</w:t>
        </w:r>
        <w:r w:rsidRPr="0030691A">
          <w:t>NPP</w:t>
        </w:r>
        <w:r w:rsidRPr="002018E3">
          <w:t>":</w:t>
        </w:r>
        <w:r>
          <w:t xml:space="preserve"> 1</w:t>
        </w:r>
        <w:r w:rsidRPr="00440033">
          <w:t>,</w:t>
        </w:r>
      </w:ins>
    </w:p>
    <w:p w14:paraId="336C4FB5" w14:textId="2827E53D" w:rsidR="00E97DE1" w:rsidRPr="00130FE0" w:rsidRDefault="00E97DE1" w:rsidP="00E97DE1">
      <w:pPr>
        <w:pStyle w:val="GOSTScript"/>
        <w:rPr>
          <w:ins w:id="4140" w:author="Опаева Лидия Арашаевна" w:date="2025-10-15T09:36:00Z"/>
        </w:rPr>
      </w:pPr>
      <w:ins w:id="4141" w:author="Опаева Лидия Арашаевна" w:date="2025-10-15T09:36:00Z">
        <w:r w:rsidRPr="00130FE0">
          <w:tab/>
        </w:r>
        <w:r w:rsidRPr="00130FE0">
          <w:tab/>
        </w:r>
        <w:r w:rsidRPr="00130FE0">
          <w:tab/>
          <w:t xml:space="preserve">"SUMM": </w:t>
        </w:r>
      </w:ins>
      <w:ins w:id="4142" w:author="Опаева Лидия Арашаевна" w:date="2025-10-15T09:39:00Z">
        <w:r w:rsidRPr="00577191">
          <w:t>500</w:t>
        </w:r>
      </w:ins>
      <w:ins w:id="4143" w:author="Опаева Лидия Арашаевна" w:date="2025-10-15T09:36:00Z">
        <w:r w:rsidRPr="00130FE0">
          <w:t>.00,</w:t>
        </w:r>
      </w:ins>
    </w:p>
    <w:p w14:paraId="5D3AB07D" w14:textId="0B86ABA9" w:rsidR="00E97DE1" w:rsidRDefault="00E97DE1" w:rsidP="00E97DE1">
      <w:pPr>
        <w:pStyle w:val="GOSTScript"/>
        <w:rPr>
          <w:ins w:id="4144" w:author="Опаева Лидия Арашаевна" w:date="2025-10-15T09:36:00Z"/>
        </w:rPr>
      </w:pPr>
      <w:ins w:id="4145" w:author="Опаева Лидия Арашаевна" w:date="2025-10-15T09:36:00Z">
        <w:r w:rsidRPr="00130FE0">
          <w:tab/>
        </w:r>
        <w:r w:rsidRPr="00130FE0">
          <w:tab/>
        </w:r>
        <w:r w:rsidRPr="00130FE0">
          <w:tab/>
        </w:r>
        <w:r>
          <w:t>"RgSUMM": 5</w:t>
        </w:r>
        <w:r w:rsidRPr="00130FE0">
          <w:t>00.00,</w:t>
        </w:r>
      </w:ins>
    </w:p>
    <w:p w14:paraId="2F918E2B" w14:textId="29A73BA7" w:rsidR="00E97DE1" w:rsidRPr="00130FE0" w:rsidRDefault="00E97DE1" w:rsidP="00E97DE1">
      <w:pPr>
        <w:pStyle w:val="GOSTScript"/>
        <w:rPr>
          <w:ins w:id="4146" w:author="Опаева Лидия Арашаевна" w:date="2025-10-15T09:36:00Z"/>
        </w:rPr>
      </w:pPr>
      <w:ins w:id="4147" w:author="Опаева Лидия Арашаевна" w:date="2025-10-15T09:36:00Z">
        <w:r w:rsidRPr="00130FE0">
          <w:tab/>
        </w:r>
        <w:r w:rsidRPr="00130FE0">
          <w:tab/>
        </w:r>
        <w:r w:rsidRPr="00130FE0">
          <w:tab/>
          <w:t>"DT_</w:t>
        </w:r>
        <w:r w:rsidRPr="00752F77">
          <w:t>ACCOUNT</w:t>
        </w:r>
        <w:r w:rsidRPr="00130FE0">
          <w:t>": "</w:t>
        </w:r>
        <w:r w:rsidRPr="005248C0">
          <w:t>0</w:t>
        </w:r>
      </w:ins>
      <w:ins w:id="4148" w:author="Опаева Лидия Арашаевна" w:date="2025-10-15T09:39:00Z">
        <w:r w:rsidRPr="00577191">
          <w:t>4130</w:t>
        </w:r>
      </w:ins>
      <w:ins w:id="4149" w:author="Опаева Лидия Арашаевна" w:date="2025-10-15T09:36:00Z">
        <w:r w:rsidRPr="00130FE0">
          <w:t>",</w:t>
        </w:r>
      </w:ins>
    </w:p>
    <w:p w14:paraId="7E07CA87" w14:textId="77777777" w:rsidR="00E97DE1" w:rsidRPr="00130FE0" w:rsidRDefault="00E97DE1" w:rsidP="00E97DE1">
      <w:pPr>
        <w:pStyle w:val="GOSTScript"/>
        <w:rPr>
          <w:ins w:id="4150" w:author="Опаева Лидия Арашаевна" w:date="2025-10-15T09:36:00Z"/>
        </w:rPr>
      </w:pPr>
      <w:ins w:id="4151" w:author="Опаева Лидия Арашаевна" w:date="2025-10-15T09:36:00Z">
        <w:r w:rsidRPr="00130FE0">
          <w:tab/>
        </w:r>
        <w:r w:rsidRPr="00130FE0">
          <w:tab/>
        </w:r>
        <w:r w:rsidRPr="00130FE0">
          <w:tab/>
          <w:t>"DT_</w:t>
        </w:r>
        <w:r w:rsidRPr="00752F77">
          <w:t>OKTMOKS</w:t>
        </w:r>
        <w:r w:rsidRPr="00130FE0">
          <w:t>": "</w:t>
        </w:r>
        <w:r w:rsidRPr="005248C0">
          <w:t>00000000</w:t>
        </w:r>
        <w:r w:rsidRPr="00130FE0">
          <w:t>",</w:t>
        </w:r>
      </w:ins>
    </w:p>
    <w:p w14:paraId="0BF1A51E" w14:textId="77777777" w:rsidR="00E97DE1" w:rsidRPr="00130FE0" w:rsidRDefault="00E97DE1" w:rsidP="00E97DE1">
      <w:pPr>
        <w:pStyle w:val="GOSTScript"/>
        <w:rPr>
          <w:ins w:id="4152" w:author="Опаева Лидия Арашаевна" w:date="2025-10-15T09:36:00Z"/>
        </w:rPr>
      </w:pPr>
      <w:ins w:id="4153" w:author="Опаева Лидия Арашаевна" w:date="2025-10-15T09:36:00Z">
        <w:r w:rsidRPr="00130FE0">
          <w:tab/>
        </w:r>
        <w:r w:rsidRPr="00130FE0">
          <w:tab/>
        </w:r>
        <w:r w:rsidRPr="00130FE0">
          <w:tab/>
          <w:t>"DT_LS": "0</w:t>
        </w:r>
        <w:r w:rsidRPr="005248C0">
          <w:t>0000000000</w:t>
        </w:r>
        <w:r w:rsidRPr="00130FE0">
          <w:t>",</w:t>
        </w:r>
      </w:ins>
    </w:p>
    <w:p w14:paraId="50581DFB" w14:textId="77777777" w:rsidR="00E97DE1" w:rsidRPr="00130FE0" w:rsidRDefault="00E97DE1" w:rsidP="00E97DE1">
      <w:pPr>
        <w:pStyle w:val="GOSTScript"/>
        <w:rPr>
          <w:ins w:id="4154" w:author="Опаева Лидия Арашаевна" w:date="2025-10-15T09:36:00Z"/>
        </w:rPr>
      </w:pPr>
      <w:ins w:id="4155" w:author="Опаева Лидия Арашаевна" w:date="2025-10-15T09:36:00Z">
        <w:r w:rsidRPr="00130FE0">
          <w:tab/>
        </w:r>
        <w:r w:rsidRPr="00130FE0">
          <w:tab/>
        </w:r>
        <w:r w:rsidRPr="00130FE0">
          <w:tab/>
          <w:t>"</w:t>
        </w:r>
        <w:r w:rsidRPr="00AC2D5A">
          <w:t>DT_ANALITCODESKU</w:t>
        </w:r>
        <w:r w:rsidRPr="00130FE0">
          <w:t>": "</w:t>
        </w:r>
        <w:r w:rsidRPr="005248C0">
          <w:t>00</w:t>
        </w:r>
        <w:r w:rsidRPr="00130FE0">
          <w:t>",</w:t>
        </w:r>
      </w:ins>
    </w:p>
    <w:p w14:paraId="5F82F4DB" w14:textId="0E208E90" w:rsidR="00E97DE1" w:rsidRDefault="00E97DE1" w:rsidP="00E97DE1">
      <w:pPr>
        <w:pStyle w:val="GOSTScript"/>
        <w:rPr>
          <w:ins w:id="4156" w:author="Опаева Лидия Арашаевна" w:date="2025-10-15T09:36:00Z"/>
        </w:rPr>
      </w:pPr>
      <w:ins w:id="4157" w:author="Опаева Лидия Арашаевна" w:date="2025-10-15T09:36:00Z">
        <w:r w:rsidRPr="00130FE0">
          <w:tab/>
        </w:r>
        <w:r w:rsidRPr="00130FE0">
          <w:tab/>
        </w:r>
        <w:r w:rsidRPr="00130FE0">
          <w:tab/>
          <w:t>"DT_KBK": "</w:t>
        </w:r>
        <w:r>
          <w:t>0000</w:t>
        </w:r>
      </w:ins>
      <w:ins w:id="4158" w:author="Опаева Лидия Арашаевна" w:date="2025-10-15T09:40:00Z">
        <w:r w:rsidRPr="00577191">
          <w:t>00000</w:t>
        </w:r>
      </w:ins>
      <w:ins w:id="4159" w:author="Опаева Лидия Арашаевна" w:date="2025-10-15T09:36:00Z">
        <w:r>
          <w:t>00000000</w:t>
        </w:r>
      </w:ins>
      <w:ins w:id="4160" w:author="Опаева Лидия Арашаевна" w:date="2025-10-15T09:40:00Z">
        <w:r w:rsidRPr="00577191">
          <w:t>000</w:t>
        </w:r>
      </w:ins>
      <w:ins w:id="4161" w:author="Опаева Лидия Арашаевна" w:date="2025-10-15T09:36:00Z">
        <w:r w:rsidRPr="00130FE0">
          <w:t>",</w:t>
        </w:r>
      </w:ins>
    </w:p>
    <w:p w14:paraId="3DF86B1F" w14:textId="1F0A2602" w:rsidR="00E97DE1" w:rsidRDefault="00E97DE1" w:rsidP="00E97DE1">
      <w:pPr>
        <w:pStyle w:val="GOSTScript"/>
        <w:rPr>
          <w:ins w:id="4162" w:author="Опаева Лидия Арашаевна" w:date="2025-10-15T09:36:00Z"/>
        </w:rPr>
      </w:pPr>
      <w:ins w:id="4163" w:author="Опаева Лидия Арашаевна" w:date="2025-10-15T09:36:00Z">
        <w:r>
          <w:tab/>
        </w:r>
        <w:r>
          <w:tab/>
        </w:r>
        <w:r>
          <w:tab/>
        </w:r>
        <w:r w:rsidRPr="00130FE0">
          <w:t>"DT_</w:t>
        </w:r>
        <w:r w:rsidRPr="00C30709">
          <w:t>TYPEKBK</w:t>
        </w:r>
        <w:r w:rsidRPr="00130FE0">
          <w:t>": "</w:t>
        </w:r>
      </w:ins>
      <w:ins w:id="4164" w:author="Опаева Лидия Арашаевна" w:date="2025-10-15T09:40:00Z">
        <w:r w:rsidRPr="00577191">
          <w:t>00</w:t>
        </w:r>
      </w:ins>
      <w:ins w:id="4165" w:author="Опаева Лидия Арашаевна" w:date="2025-10-15T09:36:00Z">
        <w:r w:rsidRPr="00130FE0">
          <w:t>",</w:t>
        </w:r>
      </w:ins>
    </w:p>
    <w:p w14:paraId="7E325DDF" w14:textId="77777777" w:rsidR="00E97DE1" w:rsidRDefault="00E97DE1" w:rsidP="00E97DE1">
      <w:pPr>
        <w:pStyle w:val="GOSTScript"/>
        <w:rPr>
          <w:ins w:id="4166" w:author="Опаева Лидия Арашаевна" w:date="2025-10-15T09:36:00Z"/>
        </w:rPr>
      </w:pPr>
      <w:ins w:id="4167" w:author="Опаева Лидия Арашаевна" w:date="2025-10-15T09:36:00Z">
        <w:r w:rsidRPr="00130FE0">
          <w:tab/>
        </w:r>
        <w:r w:rsidRPr="00130FE0">
          <w:tab/>
        </w:r>
        <w:r w:rsidRPr="00130FE0">
          <w:tab/>
          <w:t>"DT_</w:t>
        </w:r>
        <w:r w:rsidRPr="002D6C15">
          <w:t>VALCODE</w:t>
        </w:r>
        <w:r w:rsidRPr="00130FE0">
          <w:t>": "</w:t>
        </w:r>
        <w:r>
          <w:t>643</w:t>
        </w:r>
        <w:r w:rsidRPr="00130FE0">
          <w:t>",</w:t>
        </w:r>
      </w:ins>
    </w:p>
    <w:p w14:paraId="6D483D81" w14:textId="77777777" w:rsidR="00E97DE1" w:rsidRPr="00130FE0" w:rsidRDefault="00E97DE1" w:rsidP="00E97DE1">
      <w:pPr>
        <w:pStyle w:val="GOSTScript"/>
        <w:rPr>
          <w:ins w:id="4168" w:author="Опаева Лидия Арашаевна" w:date="2025-10-15T09:36:00Z"/>
        </w:rPr>
      </w:pPr>
      <w:ins w:id="4169" w:author="Опаева Лидия Арашаевна" w:date="2025-10-15T09:36:00Z">
        <w:r w:rsidRPr="00130FE0">
          <w:tab/>
        </w:r>
        <w:r w:rsidRPr="00130FE0">
          <w:tab/>
        </w:r>
        <w:r w:rsidRPr="00130FE0">
          <w:tab/>
          <w:t>"DT_</w:t>
        </w:r>
        <w:r w:rsidRPr="002D6C15">
          <w:t>TOFKKS</w:t>
        </w:r>
        <w:r>
          <w:t>": "60</w:t>
        </w:r>
        <w:r w:rsidRPr="00130FE0">
          <w:t>",</w:t>
        </w:r>
      </w:ins>
    </w:p>
    <w:p w14:paraId="076C63B2" w14:textId="77777777" w:rsidR="00E97DE1" w:rsidRPr="00130FE0" w:rsidRDefault="00E97DE1" w:rsidP="00E97DE1">
      <w:pPr>
        <w:pStyle w:val="GOSTScript"/>
        <w:rPr>
          <w:ins w:id="4170" w:author="Опаева Лидия Арашаевна" w:date="2025-10-15T09:36:00Z"/>
        </w:rPr>
      </w:pPr>
      <w:ins w:id="4171" w:author="Опаева Лидия Арашаевна" w:date="2025-10-15T09:36:00Z">
        <w:r w:rsidRPr="00130FE0">
          <w:tab/>
        </w:r>
        <w:r w:rsidRPr="00130FE0">
          <w:tab/>
        </w:r>
        <w:r w:rsidRPr="00130FE0">
          <w:tab/>
          <w:t>"DT_</w:t>
        </w:r>
        <w:r w:rsidRPr="002D6C15">
          <w:t>PNKS</w:t>
        </w:r>
        <w:r w:rsidRPr="00130FE0">
          <w:t>": "</w:t>
        </w:r>
        <w:r w:rsidRPr="00371BB9">
          <w:t>00</w:t>
        </w:r>
        <w:r w:rsidRPr="00130FE0">
          <w:t>",</w:t>
        </w:r>
      </w:ins>
    </w:p>
    <w:p w14:paraId="64395172" w14:textId="77777777" w:rsidR="00E97DE1" w:rsidRPr="00130FE0" w:rsidRDefault="00E97DE1" w:rsidP="00E97DE1">
      <w:pPr>
        <w:pStyle w:val="GOSTScript"/>
        <w:rPr>
          <w:ins w:id="4172" w:author="Опаева Лидия Арашаевна" w:date="2025-10-15T09:36:00Z"/>
        </w:rPr>
      </w:pPr>
      <w:ins w:id="4173" w:author="Опаева Лидия Арашаевна" w:date="2025-10-15T09:36:00Z">
        <w:r w:rsidRPr="00130FE0">
          <w:tab/>
        </w:r>
        <w:r w:rsidRPr="00130FE0">
          <w:tab/>
        </w:r>
        <w:r w:rsidRPr="00130FE0">
          <w:tab/>
          <w:t>"DT_</w:t>
        </w:r>
        <w:r>
          <w:rPr>
            <w:lang w:val="ru-RU"/>
          </w:rPr>
          <w:t>АК</w:t>
        </w:r>
        <w:r>
          <w:t>R</w:t>
        </w:r>
        <w:r w:rsidRPr="00130FE0">
          <w:t>": "-",</w:t>
        </w:r>
      </w:ins>
    </w:p>
    <w:p w14:paraId="05F65B95" w14:textId="77777777" w:rsidR="00E97DE1" w:rsidRDefault="00E97DE1" w:rsidP="00E97DE1">
      <w:pPr>
        <w:pStyle w:val="GOSTScript"/>
        <w:rPr>
          <w:ins w:id="4174" w:author="Опаева Лидия Арашаевна" w:date="2025-10-15T09:36:00Z"/>
        </w:rPr>
      </w:pPr>
      <w:ins w:id="4175" w:author="Опаева Лидия Арашаевна" w:date="2025-10-15T09:36:00Z">
        <w:r w:rsidRPr="00AB33A3">
          <w:tab/>
        </w:r>
        <w:r w:rsidRPr="00AB33A3">
          <w:tab/>
        </w:r>
        <w:r w:rsidRPr="00AB33A3">
          <w:tab/>
          <w:t>"DT_TARGETCODE": "-",</w:t>
        </w:r>
      </w:ins>
    </w:p>
    <w:p w14:paraId="57241C73" w14:textId="77777777" w:rsidR="00E97DE1" w:rsidRDefault="00E97DE1" w:rsidP="00E97DE1">
      <w:pPr>
        <w:pStyle w:val="GOSTScript"/>
        <w:rPr>
          <w:ins w:id="4176" w:author="Опаева Лидия Арашаевна" w:date="2025-10-15T09:36:00Z"/>
        </w:rPr>
      </w:pPr>
      <w:ins w:id="4177" w:author="Опаева Лидия Арашаевна" w:date="2025-10-15T09:36:00Z">
        <w:r w:rsidRPr="00AB33A3">
          <w:tab/>
        </w:r>
        <w:r w:rsidRPr="00AB33A3">
          <w:tab/>
        </w:r>
        <w:r w:rsidRPr="00AB33A3">
          <w:tab/>
          <w:t>"DT_</w:t>
        </w:r>
        <w:r w:rsidRPr="00BB7E48">
          <w:t>ANALITCODE</w:t>
        </w:r>
        <w:r w:rsidRPr="00AB33A3">
          <w:t>": "-",</w:t>
        </w:r>
      </w:ins>
    </w:p>
    <w:p w14:paraId="1F643FE5" w14:textId="77777777" w:rsidR="00E97DE1" w:rsidRDefault="00E97DE1" w:rsidP="00E97DE1">
      <w:pPr>
        <w:pStyle w:val="GOSTScript"/>
        <w:rPr>
          <w:ins w:id="4178" w:author="Опаева Лидия Арашаевна" w:date="2025-10-15T09:36:00Z"/>
        </w:rPr>
      </w:pPr>
      <w:ins w:id="4179" w:author="Опаева Лидия Арашаевна" w:date="2025-10-15T09:36:00Z">
        <w:r w:rsidRPr="00AB33A3">
          <w:tab/>
        </w:r>
        <w:r w:rsidRPr="00AB33A3">
          <w:tab/>
        </w:r>
        <w:r w:rsidRPr="00AB33A3">
          <w:tab/>
          <w:t>"DT_</w:t>
        </w:r>
        <w:r>
          <w:t>OKS</w:t>
        </w:r>
        <w:r w:rsidRPr="00AB33A3">
          <w:t>": "-",</w:t>
        </w:r>
      </w:ins>
    </w:p>
    <w:p w14:paraId="63F3FF0B" w14:textId="77777777" w:rsidR="00E97DE1" w:rsidRDefault="00E97DE1" w:rsidP="00E97DE1">
      <w:pPr>
        <w:pStyle w:val="GOSTScript"/>
        <w:rPr>
          <w:ins w:id="4180" w:author="Опаева Лидия Арашаевна" w:date="2025-10-15T09:36:00Z"/>
        </w:rPr>
      </w:pPr>
      <w:ins w:id="4181" w:author="Опаева Лидия Арашаевна" w:date="2025-10-15T09:36:00Z">
        <w:r w:rsidRPr="00AB33A3">
          <w:tab/>
        </w:r>
        <w:r w:rsidRPr="00AB33A3">
          <w:tab/>
        </w:r>
        <w:r w:rsidRPr="00AB33A3">
          <w:tab/>
          <w:t>"DT_</w:t>
        </w:r>
        <w:r>
          <w:t>IGK</w:t>
        </w:r>
        <w:r w:rsidRPr="00AB33A3">
          <w:t>": "-",</w:t>
        </w:r>
      </w:ins>
    </w:p>
    <w:p w14:paraId="228C3472" w14:textId="77777777" w:rsidR="00E97DE1" w:rsidRDefault="00E97DE1" w:rsidP="00E97DE1">
      <w:pPr>
        <w:pStyle w:val="GOSTScript"/>
        <w:rPr>
          <w:ins w:id="4182" w:author="Опаева Лидия Арашаевна" w:date="2025-10-15T09:36:00Z"/>
        </w:rPr>
      </w:pPr>
      <w:ins w:id="4183" w:author="Опаева Лидия Арашаевна" w:date="2025-10-15T09:36:00Z">
        <w:r w:rsidRPr="00AB33A3">
          <w:tab/>
        </w:r>
        <w:r w:rsidRPr="00AB33A3">
          <w:tab/>
        </w:r>
        <w:r w:rsidRPr="00AB33A3">
          <w:tab/>
          <w:t>"DT_</w:t>
        </w:r>
        <w:r>
          <w:t>KOO</w:t>
        </w:r>
        <w:r w:rsidRPr="00AB33A3">
          <w:t>": "-",</w:t>
        </w:r>
      </w:ins>
    </w:p>
    <w:p w14:paraId="77C4BF05" w14:textId="77777777" w:rsidR="00E97DE1" w:rsidRDefault="00E97DE1" w:rsidP="00E97DE1">
      <w:pPr>
        <w:pStyle w:val="GOSTScript"/>
        <w:rPr>
          <w:ins w:id="4184" w:author="Опаева Лидия Арашаевна" w:date="2025-10-15T09:36:00Z"/>
        </w:rPr>
      </w:pPr>
      <w:ins w:id="4185" w:author="Опаева Лидия Арашаевна" w:date="2025-10-15T09:36:00Z">
        <w:r w:rsidRPr="00AB33A3">
          <w:tab/>
        </w:r>
        <w:r w:rsidRPr="00AB33A3">
          <w:tab/>
        </w:r>
        <w:r w:rsidRPr="00AB33A3">
          <w:tab/>
          <w:t>"DT_</w:t>
        </w:r>
        <w:r w:rsidRPr="00BB7E48">
          <w:t>TARGETFUNDSCODE</w:t>
        </w:r>
        <w:r w:rsidRPr="00AB33A3">
          <w:t>": "-",</w:t>
        </w:r>
      </w:ins>
    </w:p>
    <w:p w14:paraId="51E11934" w14:textId="77777777" w:rsidR="00E97DE1" w:rsidRDefault="00E97DE1" w:rsidP="00E97DE1">
      <w:pPr>
        <w:pStyle w:val="GOSTScript"/>
        <w:rPr>
          <w:ins w:id="4186" w:author="Опаева Лидия Арашаевна" w:date="2025-10-15T09:36:00Z"/>
        </w:rPr>
      </w:pPr>
      <w:ins w:id="4187" w:author="Опаева Лидия Арашаевна" w:date="2025-10-15T09:36:00Z">
        <w:r w:rsidRPr="00AB33A3">
          <w:tab/>
        </w:r>
        <w:r w:rsidRPr="00AB33A3">
          <w:tab/>
        </w:r>
        <w:r w:rsidRPr="00AB33A3">
          <w:tab/>
          <w:t>"DT_BA": "-",</w:t>
        </w:r>
      </w:ins>
    </w:p>
    <w:p w14:paraId="4390B96E" w14:textId="77777777" w:rsidR="00E97DE1" w:rsidRDefault="00E97DE1" w:rsidP="00E97DE1">
      <w:pPr>
        <w:pStyle w:val="GOSTScript"/>
        <w:rPr>
          <w:ins w:id="4188" w:author="Опаева Лидия Арашаевна" w:date="2025-10-15T09:36:00Z"/>
        </w:rPr>
      </w:pPr>
      <w:ins w:id="4189" w:author="Опаева Лидия Арашаевна" w:date="2025-10-15T09:36:00Z">
        <w:r w:rsidRPr="00AB33A3">
          <w:tab/>
        </w:r>
        <w:r w:rsidRPr="00AB33A3">
          <w:tab/>
        </w:r>
        <w:r w:rsidRPr="00AB33A3">
          <w:tab/>
          <w:t>"DT_CA": "-",</w:t>
        </w:r>
      </w:ins>
    </w:p>
    <w:p w14:paraId="22268D20" w14:textId="77777777" w:rsidR="00E97DE1" w:rsidRDefault="00E97DE1" w:rsidP="00E97DE1">
      <w:pPr>
        <w:pStyle w:val="GOSTScript"/>
        <w:rPr>
          <w:ins w:id="4190" w:author="Опаева Лидия Арашаевна" w:date="2025-10-15T09:36:00Z"/>
        </w:rPr>
      </w:pPr>
      <w:ins w:id="4191" w:author="Опаева Лидия Арашаевна" w:date="2025-10-15T09:36:00Z">
        <w:r w:rsidRPr="00AB33A3">
          <w:tab/>
        </w:r>
        <w:r w:rsidRPr="00AB33A3">
          <w:tab/>
        </w:r>
        <w:r w:rsidRPr="00AB33A3">
          <w:tab/>
          <w:t>"DT_</w:t>
        </w:r>
        <w:r>
          <w:t>PLS</w:t>
        </w:r>
        <w:r w:rsidRPr="00AB33A3">
          <w:t>": "-",</w:t>
        </w:r>
      </w:ins>
    </w:p>
    <w:p w14:paraId="3C00C823" w14:textId="77777777" w:rsidR="00E97DE1" w:rsidRPr="00130FE0" w:rsidRDefault="00E97DE1" w:rsidP="00E97DE1">
      <w:pPr>
        <w:pStyle w:val="GOSTScript"/>
        <w:rPr>
          <w:ins w:id="4192" w:author="Опаева Лидия Арашаевна" w:date="2025-10-15T09:36:00Z"/>
        </w:rPr>
      </w:pPr>
      <w:ins w:id="4193" w:author="Опаева Лидия Арашаевна" w:date="2025-10-15T09:36:00Z">
        <w:r w:rsidRPr="00130FE0">
          <w:tab/>
        </w:r>
        <w:r w:rsidRPr="00130FE0">
          <w:tab/>
        </w:r>
        <w:r w:rsidRPr="00130FE0">
          <w:tab/>
          <w:t>"DT_</w:t>
        </w:r>
        <w:r w:rsidRPr="002D6C15">
          <w:t>TOFK</w:t>
        </w:r>
        <w:r w:rsidRPr="00130FE0">
          <w:t>": "</w:t>
        </w:r>
        <w:r w:rsidRPr="00371BB9">
          <w:t>6000</w:t>
        </w:r>
        <w:r w:rsidRPr="00130FE0">
          <w:t>",</w:t>
        </w:r>
      </w:ins>
    </w:p>
    <w:p w14:paraId="050AB372" w14:textId="77777777" w:rsidR="00E97DE1" w:rsidRPr="00130FE0" w:rsidRDefault="00E97DE1" w:rsidP="00E97DE1">
      <w:pPr>
        <w:pStyle w:val="GOSTScript"/>
        <w:rPr>
          <w:ins w:id="4194" w:author="Опаева Лидия Арашаевна" w:date="2025-10-15T09:36:00Z"/>
        </w:rPr>
      </w:pPr>
      <w:ins w:id="4195" w:author="Опаева Лидия Арашаевна" w:date="2025-10-15T09:36:00Z">
        <w:r w:rsidRPr="00130FE0">
          <w:tab/>
        </w:r>
        <w:r w:rsidRPr="00130FE0">
          <w:tab/>
        </w:r>
        <w:r w:rsidRPr="00130FE0">
          <w:tab/>
          <w:t>"DT_</w:t>
        </w:r>
        <w:r w:rsidRPr="00AB33A3">
          <w:t>PACENTRE</w:t>
        </w:r>
        <w:r w:rsidRPr="00130FE0">
          <w:t>": "</w:t>
        </w:r>
        <w:r w:rsidRPr="00371BB9">
          <w:t>-</w:t>
        </w:r>
        <w:r w:rsidRPr="00130FE0">
          <w:t>",</w:t>
        </w:r>
      </w:ins>
    </w:p>
    <w:p w14:paraId="0692CFE5" w14:textId="77777777" w:rsidR="00E97DE1" w:rsidRDefault="00E97DE1" w:rsidP="00E97DE1">
      <w:pPr>
        <w:pStyle w:val="GOSTScript"/>
        <w:rPr>
          <w:ins w:id="4196" w:author="Опаева Лидия Арашаевна" w:date="2025-10-15T09:36:00Z"/>
        </w:rPr>
      </w:pPr>
      <w:ins w:id="4197" w:author="Опаева Лидия Арашаевна" w:date="2025-10-15T09:36:00Z">
        <w:r w:rsidRPr="00AB33A3">
          <w:tab/>
        </w:r>
        <w:r w:rsidRPr="00AB33A3">
          <w:tab/>
        </w:r>
        <w:r w:rsidRPr="00AB33A3">
          <w:tab/>
          <w:t>"DT_TOFKC": "-",</w:t>
        </w:r>
      </w:ins>
    </w:p>
    <w:p w14:paraId="493E2F80" w14:textId="77777777" w:rsidR="00E97DE1" w:rsidRDefault="00E97DE1" w:rsidP="00E97DE1">
      <w:pPr>
        <w:pStyle w:val="GOSTScript"/>
        <w:rPr>
          <w:ins w:id="4198" w:author="Опаева Лидия Арашаевна" w:date="2025-10-15T09:36:00Z"/>
        </w:rPr>
      </w:pPr>
      <w:ins w:id="4199" w:author="Опаева Лидия Арашаевна" w:date="2025-10-15T09:36:00Z">
        <w:r w:rsidRPr="00AB33A3">
          <w:tab/>
        </w:r>
        <w:r w:rsidRPr="00AB33A3">
          <w:tab/>
        </w:r>
        <w:r w:rsidRPr="00AB33A3">
          <w:tab/>
          <w:t>"DT_PERIOD": "-",</w:t>
        </w:r>
      </w:ins>
    </w:p>
    <w:p w14:paraId="71B11AE3" w14:textId="073549DF" w:rsidR="00E97DE1" w:rsidRDefault="00E97DE1" w:rsidP="00E97DE1">
      <w:pPr>
        <w:pStyle w:val="GOSTScript"/>
        <w:rPr>
          <w:ins w:id="4200" w:author="Опаева Лидия Арашаевна" w:date="2025-10-15T09:36:00Z"/>
        </w:rPr>
      </w:pPr>
      <w:ins w:id="4201" w:author="Опаева Лидия Арашаевна" w:date="2025-10-15T09:36:00Z">
        <w:r w:rsidRPr="00AB33A3">
          <w:tab/>
        </w:r>
        <w:r w:rsidRPr="00AB33A3">
          <w:tab/>
        </w:r>
        <w:r w:rsidRPr="00AB33A3">
          <w:tab/>
          <w:t>"DT_ACCOUNTCORR": "</w:t>
        </w:r>
        <w:r w:rsidRPr="008E0967">
          <w:t>03</w:t>
        </w:r>
        <w:r w:rsidR="0060136B">
          <w:t>410</w:t>
        </w:r>
        <w:r w:rsidRPr="00AB33A3">
          <w:t>",</w:t>
        </w:r>
      </w:ins>
    </w:p>
    <w:p w14:paraId="32616B0E" w14:textId="77777777" w:rsidR="00E97DE1" w:rsidRDefault="00E97DE1" w:rsidP="00E97DE1">
      <w:pPr>
        <w:pStyle w:val="GOSTScript"/>
        <w:rPr>
          <w:ins w:id="4202" w:author="Опаева Лидия Арашаевна" w:date="2025-10-15T09:36:00Z"/>
        </w:rPr>
      </w:pPr>
      <w:ins w:id="4203" w:author="Опаева Лидия Арашаевна" w:date="2025-10-15T09:36:00Z">
        <w:r w:rsidRPr="00AB33A3">
          <w:tab/>
        </w:r>
        <w:r w:rsidRPr="00AB33A3">
          <w:tab/>
        </w:r>
        <w:r w:rsidRPr="00AB33A3">
          <w:tab/>
          <w:t>"DT_ACCOUNTTYPE": "</w:t>
        </w:r>
        <w:r w:rsidRPr="000F3907">
          <w:t>БС</w:t>
        </w:r>
        <w:r w:rsidRPr="00AB33A3">
          <w:t>",</w:t>
        </w:r>
      </w:ins>
    </w:p>
    <w:p w14:paraId="5E54C3D6" w14:textId="2AEC0268" w:rsidR="00E97DE1" w:rsidRDefault="00E97DE1" w:rsidP="00E97DE1">
      <w:pPr>
        <w:pStyle w:val="GOSTScript"/>
        <w:rPr>
          <w:ins w:id="4204" w:author="Опаева Лидия Арашаевна" w:date="2025-10-15T09:36:00Z"/>
        </w:rPr>
      </w:pPr>
      <w:ins w:id="4205" w:author="Опаева Лидия Арашаевна" w:date="2025-10-15T09:36:00Z">
        <w:r w:rsidRPr="00AB33A3">
          <w:tab/>
        </w:r>
        <w:r w:rsidRPr="00AB33A3">
          <w:tab/>
        </w:r>
        <w:r w:rsidRPr="00AB33A3">
          <w:tab/>
          <w:t>"DT_</w:t>
        </w:r>
        <w:r w:rsidRPr="00B93ECA">
          <w:t>PZO</w:t>
        </w:r>
        <w:r w:rsidRPr="00AB33A3">
          <w:t>": "</w:t>
        </w:r>
      </w:ins>
      <w:ins w:id="4206" w:author="Опаева Лидия Арашаевна" w:date="2025-10-15T09:40:00Z">
        <w:r w:rsidR="0060136B">
          <w:rPr>
            <w:lang w:val="ru-RU"/>
          </w:rPr>
          <w:t>ЗГ</w:t>
        </w:r>
        <w:r w:rsidR="0060136B" w:rsidRPr="0060136B">
          <w:t>-25</w:t>
        </w:r>
      </w:ins>
      <w:ins w:id="4207" w:author="Опаева Лидия Арашаевна" w:date="2025-10-15T09:36:00Z">
        <w:r w:rsidRPr="00AB33A3">
          <w:t>",</w:t>
        </w:r>
      </w:ins>
    </w:p>
    <w:p w14:paraId="74E9DB14" w14:textId="22F061A9" w:rsidR="00E97DE1" w:rsidRPr="00130FE0" w:rsidRDefault="00E97DE1" w:rsidP="00E97DE1">
      <w:pPr>
        <w:pStyle w:val="GOSTScript"/>
        <w:rPr>
          <w:ins w:id="4208" w:author="Опаева Лидия Арашаевна" w:date="2025-10-15T09:36:00Z"/>
        </w:rPr>
      </w:pPr>
      <w:ins w:id="4209" w:author="Опаева Лидия Арашаевна" w:date="2025-10-15T09:36:00Z">
        <w:r w:rsidRPr="00AB33A3">
          <w:tab/>
        </w:r>
        <w:r w:rsidRPr="00AB33A3">
          <w:tab/>
        </w:r>
        <w:r w:rsidRPr="00AB33A3">
          <w:tab/>
        </w:r>
        <w:r>
          <w:t>"C</w:t>
        </w:r>
        <w:r w:rsidRPr="00130FE0">
          <w:t>T_</w:t>
        </w:r>
        <w:r w:rsidRPr="00752F77">
          <w:t>ACCOUNT</w:t>
        </w:r>
        <w:r w:rsidRPr="00130FE0">
          <w:t>": "</w:t>
        </w:r>
      </w:ins>
      <w:ins w:id="4210" w:author="Опаева Лидия Арашаевна" w:date="2025-10-15T09:40:00Z">
        <w:r w:rsidR="0060136B" w:rsidRPr="0060136B">
          <w:t>03410</w:t>
        </w:r>
      </w:ins>
      <w:ins w:id="4211" w:author="Опаева Лидия Арашаевна" w:date="2025-10-15T09:36:00Z">
        <w:r w:rsidRPr="00130FE0">
          <w:t>",</w:t>
        </w:r>
      </w:ins>
    </w:p>
    <w:p w14:paraId="4A869583" w14:textId="66D8FE87" w:rsidR="00E97DE1" w:rsidRPr="00130FE0" w:rsidRDefault="00E97DE1" w:rsidP="00E97DE1">
      <w:pPr>
        <w:pStyle w:val="GOSTScript"/>
        <w:rPr>
          <w:ins w:id="4212" w:author="Опаева Лидия Арашаевна" w:date="2025-10-15T09:36:00Z"/>
        </w:rPr>
      </w:pPr>
      <w:ins w:id="4213" w:author="Опаева Лидия Арашаевна" w:date="2025-10-15T09:36:00Z">
        <w:r w:rsidRPr="00130FE0">
          <w:tab/>
        </w:r>
        <w:r w:rsidRPr="00130FE0">
          <w:tab/>
        </w:r>
        <w:r w:rsidRPr="00130FE0">
          <w:tab/>
          <w:t>"</w:t>
        </w:r>
        <w:r>
          <w:t>C</w:t>
        </w:r>
        <w:r w:rsidRPr="00130FE0">
          <w:t>T_</w:t>
        </w:r>
        <w:r w:rsidRPr="00752F77">
          <w:t>OKTMOKS</w:t>
        </w:r>
        <w:r w:rsidRPr="00130FE0">
          <w:t>": "</w:t>
        </w:r>
        <w:r w:rsidRPr="008E0967">
          <w:t>0000000</w:t>
        </w:r>
      </w:ins>
      <w:ins w:id="4214" w:author="Опаева Лидия Арашаевна" w:date="2025-10-15T09:40:00Z">
        <w:r w:rsidR="0060136B" w:rsidRPr="00577191">
          <w:t>0</w:t>
        </w:r>
      </w:ins>
      <w:ins w:id="4215" w:author="Опаева Лидия Арашаевна" w:date="2025-10-15T09:36:00Z">
        <w:r w:rsidRPr="00130FE0">
          <w:t>",</w:t>
        </w:r>
      </w:ins>
    </w:p>
    <w:p w14:paraId="28229730" w14:textId="77777777" w:rsidR="00E97DE1" w:rsidRPr="00130FE0" w:rsidRDefault="00E97DE1" w:rsidP="00E97DE1">
      <w:pPr>
        <w:pStyle w:val="GOSTScript"/>
        <w:rPr>
          <w:ins w:id="4216" w:author="Опаева Лидия Арашаевна" w:date="2025-10-15T09:36:00Z"/>
        </w:rPr>
      </w:pPr>
      <w:ins w:id="4217" w:author="Опаева Лидия Арашаевна" w:date="2025-10-15T09:36:00Z">
        <w:r w:rsidRPr="00130FE0">
          <w:tab/>
        </w:r>
        <w:r w:rsidRPr="00130FE0">
          <w:tab/>
        </w:r>
        <w:r w:rsidRPr="00130FE0">
          <w:tab/>
          <w:t>"</w:t>
        </w:r>
        <w:r>
          <w:t>C</w:t>
        </w:r>
        <w:r w:rsidRPr="00130FE0">
          <w:t>T_LS": "</w:t>
        </w:r>
        <w:r w:rsidRPr="00037DBF">
          <w:t>0</w:t>
        </w:r>
        <w:r>
          <w:t>0000000000</w:t>
        </w:r>
        <w:r w:rsidRPr="00130FE0">
          <w:t>",</w:t>
        </w:r>
      </w:ins>
    </w:p>
    <w:p w14:paraId="520EC2AF" w14:textId="59E46A29" w:rsidR="00E97DE1" w:rsidRPr="00130FE0" w:rsidRDefault="00E97DE1" w:rsidP="00E97DE1">
      <w:pPr>
        <w:pStyle w:val="GOSTScript"/>
        <w:rPr>
          <w:ins w:id="4218" w:author="Опаева Лидия Арашаевна" w:date="2025-10-15T09:36:00Z"/>
        </w:rPr>
      </w:pPr>
      <w:ins w:id="4219" w:author="Опаева Лидия Арашаевна" w:date="2025-10-15T09:36:00Z">
        <w:r w:rsidRPr="00130FE0">
          <w:tab/>
        </w:r>
        <w:r w:rsidRPr="00130FE0">
          <w:tab/>
        </w:r>
        <w:r w:rsidRPr="00130FE0">
          <w:tab/>
          <w:t>"</w:t>
        </w:r>
        <w:r>
          <w:t>C</w:t>
        </w:r>
        <w:r w:rsidRPr="00AC2D5A">
          <w:t>T_ANALITCODESKU</w:t>
        </w:r>
        <w:r w:rsidRPr="00130FE0">
          <w:t>": "</w:t>
        </w:r>
      </w:ins>
      <w:ins w:id="4220" w:author="Опаева Лидия Арашаевна" w:date="2025-10-15T09:41:00Z">
        <w:r w:rsidR="0060136B">
          <w:t>S</w:t>
        </w:r>
      </w:ins>
      <w:ins w:id="4221" w:author="Опаева Лидия Арашаевна" w:date="2025-10-15T09:36:00Z">
        <w:r w:rsidRPr="008E0967">
          <w:t>0</w:t>
        </w:r>
        <w:r w:rsidRPr="00130FE0">
          <w:t>",</w:t>
        </w:r>
      </w:ins>
    </w:p>
    <w:p w14:paraId="1B4FA0E6" w14:textId="6CD7999F" w:rsidR="00E97DE1" w:rsidRDefault="00E97DE1" w:rsidP="00E97DE1">
      <w:pPr>
        <w:pStyle w:val="GOSTScript"/>
        <w:rPr>
          <w:ins w:id="4222" w:author="Опаева Лидия Арашаевна" w:date="2025-10-15T09:36:00Z"/>
        </w:rPr>
      </w:pPr>
      <w:ins w:id="4223" w:author="Опаева Лидия Арашаевна" w:date="2025-10-15T09:36:00Z">
        <w:r w:rsidRPr="00130FE0">
          <w:tab/>
        </w:r>
        <w:r w:rsidRPr="00130FE0">
          <w:tab/>
        </w:r>
        <w:r w:rsidRPr="00130FE0">
          <w:tab/>
          <w:t>"</w:t>
        </w:r>
        <w:r>
          <w:t>C</w:t>
        </w:r>
        <w:r w:rsidRPr="00130FE0">
          <w:t>T_KBK": "</w:t>
        </w:r>
        <w:r>
          <w:t>00</w:t>
        </w:r>
        <w:r w:rsidRPr="008E0967">
          <w:t>0</w:t>
        </w:r>
        <w:r>
          <w:t>00000000000000</w:t>
        </w:r>
      </w:ins>
      <w:ins w:id="4224" w:author="Опаева Лидия Арашаевна" w:date="2025-10-15T09:41:00Z">
        <w:r w:rsidR="0060136B">
          <w:t>610</w:t>
        </w:r>
      </w:ins>
      <w:ins w:id="4225" w:author="Опаева Лидия Арашаевна" w:date="2025-10-15T09:36:00Z">
        <w:r w:rsidRPr="00130FE0">
          <w:t>",</w:t>
        </w:r>
      </w:ins>
    </w:p>
    <w:p w14:paraId="58DC4B8E" w14:textId="47794ABB" w:rsidR="00E97DE1" w:rsidRDefault="00E97DE1" w:rsidP="00E97DE1">
      <w:pPr>
        <w:pStyle w:val="GOSTScript"/>
        <w:rPr>
          <w:ins w:id="4226" w:author="Опаева Лидия Арашаевна" w:date="2025-10-15T09:36:00Z"/>
        </w:rPr>
      </w:pPr>
      <w:ins w:id="4227" w:author="Опаева Лидия Арашаевна" w:date="2025-10-15T09:36:00Z">
        <w:r w:rsidRPr="007A5A4C">
          <w:tab/>
        </w:r>
        <w:r w:rsidRPr="007A5A4C">
          <w:tab/>
        </w:r>
        <w:r w:rsidRPr="007A5A4C">
          <w:tab/>
        </w:r>
        <w:r>
          <w:t>"C</w:t>
        </w:r>
        <w:r w:rsidRPr="00130FE0">
          <w:t>T_</w:t>
        </w:r>
        <w:r w:rsidRPr="00C30709">
          <w:t>TYPEKBK</w:t>
        </w:r>
        <w:r w:rsidRPr="00130FE0">
          <w:t>": "</w:t>
        </w:r>
      </w:ins>
      <w:ins w:id="4228" w:author="Опаева Лидия Арашаевна" w:date="2025-10-15T09:41:00Z">
        <w:r w:rsidR="0060136B">
          <w:t>31</w:t>
        </w:r>
      </w:ins>
      <w:ins w:id="4229" w:author="Опаева Лидия Арашаевна" w:date="2025-10-15T09:36:00Z">
        <w:r w:rsidRPr="00130FE0">
          <w:t>",</w:t>
        </w:r>
      </w:ins>
    </w:p>
    <w:p w14:paraId="164B62AD" w14:textId="77777777" w:rsidR="00E97DE1" w:rsidRDefault="00E97DE1" w:rsidP="00E97DE1">
      <w:pPr>
        <w:pStyle w:val="GOSTScript"/>
        <w:rPr>
          <w:ins w:id="4230" w:author="Опаева Лидия Арашаевна" w:date="2025-10-15T09:36:00Z"/>
        </w:rPr>
      </w:pPr>
      <w:ins w:id="4231" w:author="Опаева Лидия Арашаевна" w:date="2025-10-15T09:36:00Z">
        <w:r w:rsidRPr="00130FE0">
          <w:tab/>
        </w:r>
        <w:r w:rsidRPr="00130FE0">
          <w:tab/>
        </w:r>
        <w:r w:rsidRPr="00130FE0">
          <w:tab/>
          <w:t>"</w:t>
        </w:r>
        <w:r>
          <w:t>C</w:t>
        </w:r>
        <w:r w:rsidRPr="00130FE0">
          <w:t>T_</w:t>
        </w:r>
        <w:r w:rsidRPr="002D6C15">
          <w:t>VALCODE</w:t>
        </w:r>
        <w:r w:rsidRPr="00130FE0">
          <w:t>": "</w:t>
        </w:r>
        <w:r>
          <w:t>643</w:t>
        </w:r>
        <w:r w:rsidRPr="00130FE0">
          <w:t>",</w:t>
        </w:r>
      </w:ins>
    </w:p>
    <w:p w14:paraId="65154363" w14:textId="77777777" w:rsidR="00E97DE1" w:rsidRPr="00130FE0" w:rsidRDefault="00E97DE1" w:rsidP="00E97DE1">
      <w:pPr>
        <w:pStyle w:val="GOSTScript"/>
        <w:rPr>
          <w:ins w:id="4232" w:author="Опаева Лидия Арашаевна" w:date="2025-10-15T09:36:00Z"/>
        </w:rPr>
      </w:pPr>
      <w:ins w:id="4233" w:author="Опаева Лидия Арашаевна" w:date="2025-10-15T09:36:00Z">
        <w:r w:rsidRPr="00130FE0">
          <w:tab/>
        </w:r>
        <w:r w:rsidRPr="00130FE0">
          <w:tab/>
        </w:r>
        <w:r w:rsidRPr="00130FE0">
          <w:tab/>
          <w:t>"</w:t>
        </w:r>
        <w:r>
          <w:t>C</w:t>
        </w:r>
        <w:r w:rsidRPr="00130FE0">
          <w:t>T_</w:t>
        </w:r>
        <w:r w:rsidRPr="002D6C15">
          <w:t>TOFKKS</w:t>
        </w:r>
        <w:r w:rsidRPr="00130FE0">
          <w:t>": "</w:t>
        </w:r>
        <w:r w:rsidRPr="00371BB9">
          <w:t>60</w:t>
        </w:r>
        <w:r w:rsidRPr="00130FE0">
          <w:t>",</w:t>
        </w:r>
      </w:ins>
    </w:p>
    <w:p w14:paraId="7BC7242C" w14:textId="77777777" w:rsidR="00E97DE1" w:rsidRDefault="00E97DE1" w:rsidP="00E97DE1">
      <w:pPr>
        <w:pStyle w:val="GOSTScript"/>
        <w:rPr>
          <w:ins w:id="4234" w:author="Опаева Лидия Арашаевна" w:date="2025-10-15T09:36:00Z"/>
        </w:rPr>
      </w:pPr>
      <w:ins w:id="4235" w:author="Опаева Лидия Арашаевна" w:date="2025-10-15T09:36:00Z">
        <w:r w:rsidRPr="00130FE0">
          <w:tab/>
        </w:r>
        <w:r w:rsidRPr="00130FE0">
          <w:tab/>
        </w:r>
        <w:r w:rsidRPr="00130FE0">
          <w:tab/>
          <w:t>"</w:t>
        </w:r>
        <w:r>
          <w:t>C</w:t>
        </w:r>
        <w:r w:rsidRPr="00130FE0">
          <w:t>T_</w:t>
        </w:r>
        <w:r w:rsidRPr="002D6C15">
          <w:t>PNKS</w:t>
        </w:r>
        <w:r w:rsidRPr="00130FE0">
          <w:t>": "</w:t>
        </w:r>
        <w:r w:rsidRPr="00371BB9">
          <w:t>00</w:t>
        </w:r>
        <w:r w:rsidRPr="00130FE0">
          <w:t>",</w:t>
        </w:r>
      </w:ins>
    </w:p>
    <w:p w14:paraId="21C3ABD0" w14:textId="77777777" w:rsidR="00E97DE1" w:rsidRPr="00130FE0" w:rsidRDefault="00E97DE1" w:rsidP="00E97DE1">
      <w:pPr>
        <w:pStyle w:val="GOSTScript"/>
        <w:rPr>
          <w:ins w:id="4236" w:author="Опаева Лидия Арашаевна" w:date="2025-10-15T09:36:00Z"/>
        </w:rPr>
      </w:pPr>
      <w:ins w:id="4237" w:author="Опаева Лидия Арашаевна" w:date="2025-10-15T09:36:00Z">
        <w:r w:rsidRPr="00130FE0">
          <w:tab/>
        </w:r>
        <w:r w:rsidRPr="00130FE0">
          <w:tab/>
        </w:r>
        <w:r w:rsidRPr="00130FE0">
          <w:tab/>
          <w:t>"</w:t>
        </w:r>
        <w:r>
          <w:t>C</w:t>
        </w:r>
        <w:r w:rsidRPr="00130FE0">
          <w:t>T_</w:t>
        </w:r>
        <w:r>
          <w:rPr>
            <w:lang w:val="ru-RU"/>
          </w:rPr>
          <w:t>АК</w:t>
        </w:r>
        <w:r>
          <w:t>R</w:t>
        </w:r>
        <w:r w:rsidRPr="00130FE0">
          <w:t>": "-",</w:t>
        </w:r>
      </w:ins>
    </w:p>
    <w:p w14:paraId="6AA31FE7" w14:textId="77777777" w:rsidR="00E97DE1" w:rsidRDefault="00E97DE1" w:rsidP="00E97DE1">
      <w:pPr>
        <w:pStyle w:val="GOSTScript"/>
        <w:rPr>
          <w:ins w:id="4238" w:author="Опаева Лидия Арашаевна" w:date="2025-10-15T09:36:00Z"/>
        </w:rPr>
      </w:pPr>
      <w:ins w:id="4239" w:author="Опаева Лидия Арашаевна" w:date="2025-10-15T09:36:00Z">
        <w:r w:rsidRPr="00AB33A3">
          <w:tab/>
        </w:r>
        <w:r w:rsidRPr="00AB33A3">
          <w:tab/>
        </w:r>
        <w:r w:rsidRPr="00AB33A3">
          <w:tab/>
          <w:t>"</w:t>
        </w:r>
        <w:r>
          <w:t>C</w:t>
        </w:r>
        <w:r w:rsidRPr="00AB33A3">
          <w:t>T_TARGETCODE": "-",</w:t>
        </w:r>
      </w:ins>
    </w:p>
    <w:p w14:paraId="0F0BDCDA" w14:textId="77777777" w:rsidR="00E97DE1" w:rsidRDefault="00E97DE1" w:rsidP="00E97DE1">
      <w:pPr>
        <w:pStyle w:val="GOSTScript"/>
        <w:rPr>
          <w:ins w:id="4240" w:author="Опаева Лидия Арашаевна" w:date="2025-10-15T09:36:00Z"/>
        </w:rPr>
      </w:pPr>
      <w:ins w:id="4241" w:author="Опаева Лидия Арашаевна" w:date="2025-10-15T09:36:00Z">
        <w:r w:rsidRPr="00AB33A3">
          <w:tab/>
        </w:r>
        <w:r w:rsidRPr="00AB33A3">
          <w:tab/>
        </w:r>
        <w:r w:rsidRPr="00AB33A3">
          <w:tab/>
          <w:t>"</w:t>
        </w:r>
        <w:r>
          <w:t>C</w:t>
        </w:r>
        <w:r w:rsidRPr="00AB33A3">
          <w:t>T_</w:t>
        </w:r>
        <w:r w:rsidRPr="00BB7E48">
          <w:t>ANALITCODE</w:t>
        </w:r>
        <w:r w:rsidRPr="00AB33A3">
          <w:t>": "-",</w:t>
        </w:r>
      </w:ins>
    </w:p>
    <w:p w14:paraId="55245B4E" w14:textId="77777777" w:rsidR="00E97DE1" w:rsidRDefault="00E97DE1" w:rsidP="00E97DE1">
      <w:pPr>
        <w:pStyle w:val="GOSTScript"/>
        <w:rPr>
          <w:ins w:id="4242" w:author="Опаева Лидия Арашаевна" w:date="2025-10-15T09:36:00Z"/>
        </w:rPr>
      </w:pPr>
      <w:ins w:id="4243" w:author="Опаева Лидия Арашаевна" w:date="2025-10-15T09:36:00Z">
        <w:r w:rsidRPr="00AB33A3">
          <w:tab/>
        </w:r>
        <w:r w:rsidRPr="00AB33A3">
          <w:tab/>
        </w:r>
        <w:r w:rsidRPr="00AB33A3">
          <w:tab/>
          <w:t>"</w:t>
        </w:r>
        <w:r>
          <w:t>C</w:t>
        </w:r>
        <w:r w:rsidRPr="00AB33A3">
          <w:t>T_</w:t>
        </w:r>
        <w:r>
          <w:t>OKS</w:t>
        </w:r>
        <w:r w:rsidRPr="00AB33A3">
          <w:t>": "-",</w:t>
        </w:r>
      </w:ins>
    </w:p>
    <w:p w14:paraId="6ECF9D71" w14:textId="77777777" w:rsidR="00E97DE1" w:rsidRDefault="00E97DE1" w:rsidP="00E97DE1">
      <w:pPr>
        <w:pStyle w:val="GOSTScript"/>
        <w:rPr>
          <w:ins w:id="4244" w:author="Опаева Лидия Арашаевна" w:date="2025-10-15T09:36:00Z"/>
        </w:rPr>
      </w:pPr>
      <w:ins w:id="4245" w:author="Опаева Лидия Арашаевна" w:date="2025-10-15T09:36:00Z">
        <w:r w:rsidRPr="00AB33A3">
          <w:tab/>
        </w:r>
        <w:r w:rsidRPr="00AB33A3">
          <w:tab/>
        </w:r>
        <w:r w:rsidRPr="00AB33A3">
          <w:tab/>
          <w:t>"</w:t>
        </w:r>
        <w:r>
          <w:t>C</w:t>
        </w:r>
        <w:r w:rsidRPr="00AB33A3">
          <w:t>T_</w:t>
        </w:r>
        <w:r>
          <w:t>IGK</w:t>
        </w:r>
        <w:r w:rsidRPr="00AB33A3">
          <w:t>": "-",</w:t>
        </w:r>
      </w:ins>
    </w:p>
    <w:p w14:paraId="2DD7FDA6" w14:textId="77777777" w:rsidR="00E97DE1" w:rsidRDefault="00E97DE1" w:rsidP="00E97DE1">
      <w:pPr>
        <w:pStyle w:val="GOSTScript"/>
        <w:rPr>
          <w:ins w:id="4246" w:author="Опаева Лидия Арашаевна" w:date="2025-10-15T09:36:00Z"/>
        </w:rPr>
      </w:pPr>
      <w:ins w:id="4247" w:author="Опаева Лидия Арашаевна" w:date="2025-10-15T09:36:00Z">
        <w:r w:rsidRPr="00AB33A3">
          <w:tab/>
        </w:r>
        <w:r w:rsidRPr="00AB33A3">
          <w:tab/>
        </w:r>
        <w:r w:rsidRPr="00AB33A3">
          <w:tab/>
          <w:t>"</w:t>
        </w:r>
        <w:r>
          <w:t>C</w:t>
        </w:r>
        <w:r w:rsidRPr="00AB33A3">
          <w:t>T_</w:t>
        </w:r>
        <w:r>
          <w:t>KOO</w:t>
        </w:r>
        <w:r w:rsidRPr="00AB33A3">
          <w:t>": "-",</w:t>
        </w:r>
      </w:ins>
    </w:p>
    <w:p w14:paraId="522A9E0C" w14:textId="77777777" w:rsidR="00E97DE1" w:rsidRDefault="00E97DE1" w:rsidP="00E97DE1">
      <w:pPr>
        <w:pStyle w:val="GOSTScript"/>
        <w:rPr>
          <w:ins w:id="4248" w:author="Опаева Лидия Арашаевна" w:date="2025-10-15T09:36:00Z"/>
        </w:rPr>
      </w:pPr>
      <w:ins w:id="4249" w:author="Опаева Лидия Арашаевна" w:date="2025-10-15T09:36:00Z">
        <w:r w:rsidRPr="00AB33A3">
          <w:tab/>
        </w:r>
        <w:r w:rsidRPr="00AB33A3">
          <w:tab/>
        </w:r>
        <w:r w:rsidRPr="00AB33A3">
          <w:tab/>
          <w:t>"</w:t>
        </w:r>
        <w:r>
          <w:t>C</w:t>
        </w:r>
        <w:r w:rsidRPr="00AB33A3">
          <w:t>T_</w:t>
        </w:r>
        <w:r w:rsidRPr="00BB7E48">
          <w:t>TARGETFUNDSCODE</w:t>
        </w:r>
        <w:r w:rsidRPr="00AB33A3">
          <w:t>": "-",</w:t>
        </w:r>
      </w:ins>
    </w:p>
    <w:p w14:paraId="47FE1CE8" w14:textId="77777777" w:rsidR="00E97DE1" w:rsidRDefault="00E97DE1" w:rsidP="00E97DE1">
      <w:pPr>
        <w:pStyle w:val="GOSTScript"/>
        <w:rPr>
          <w:ins w:id="4250" w:author="Опаева Лидия Арашаевна" w:date="2025-10-15T09:36:00Z"/>
        </w:rPr>
      </w:pPr>
      <w:ins w:id="4251" w:author="Опаева Лидия Арашаевна" w:date="2025-10-15T09:36:00Z">
        <w:r w:rsidRPr="00AB33A3">
          <w:tab/>
        </w:r>
        <w:r w:rsidRPr="00AB33A3">
          <w:tab/>
        </w:r>
        <w:r w:rsidRPr="00AB33A3">
          <w:tab/>
          <w:t>"</w:t>
        </w:r>
        <w:r>
          <w:t>C</w:t>
        </w:r>
        <w:r w:rsidRPr="00AB33A3">
          <w:t>T_BA": "-",</w:t>
        </w:r>
      </w:ins>
    </w:p>
    <w:p w14:paraId="7AA7D55B" w14:textId="77777777" w:rsidR="00E97DE1" w:rsidRDefault="00E97DE1" w:rsidP="00E97DE1">
      <w:pPr>
        <w:pStyle w:val="GOSTScript"/>
        <w:rPr>
          <w:ins w:id="4252" w:author="Опаева Лидия Арашаевна" w:date="2025-10-15T09:36:00Z"/>
        </w:rPr>
      </w:pPr>
      <w:ins w:id="4253" w:author="Опаева Лидия Арашаевна" w:date="2025-10-15T09:36:00Z">
        <w:r w:rsidRPr="00AB33A3">
          <w:tab/>
        </w:r>
        <w:r w:rsidRPr="00AB33A3">
          <w:tab/>
        </w:r>
        <w:r w:rsidRPr="00AB33A3">
          <w:tab/>
          <w:t>"</w:t>
        </w:r>
        <w:r>
          <w:t>C</w:t>
        </w:r>
        <w:r w:rsidRPr="00AB33A3">
          <w:t>T_CA": "-",</w:t>
        </w:r>
      </w:ins>
    </w:p>
    <w:p w14:paraId="13B1058A" w14:textId="77777777" w:rsidR="00E97DE1" w:rsidRDefault="00E97DE1" w:rsidP="00E97DE1">
      <w:pPr>
        <w:pStyle w:val="GOSTScript"/>
        <w:rPr>
          <w:ins w:id="4254" w:author="Опаева Лидия Арашаевна" w:date="2025-10-15T09:36:00Z"/>
        </w:rPr>
      </w:pPr>
      <w:ins w:id="4255" w:author="Опаева Лидия Арашаевна" w:date="2025-10-15T09:36:00Z">
        <w:r w:rsidRPr="00AB33A3">
          <w:tab/>
        </w:r>
        <w:r w:rsidRPr="00AB33A3">
          <w:tab/>
        </w:r>
        <w:r w:rsidRPr="00AB33A3">
          <w:tab/>
          <w:t>"</w:t>
        </w:r>
        <w:r>
          <w:t>C</w:t>
        </w:r>
        <w:r w:rsidRPr="00AB33A3">
          <w:t>T_</w:t>
        </w:r>
        <w:r>
          <w:t>PLS</w:t>
        </w:r>
        <w:r w:rsidRPr="00AB33A3">
          <w:t>": "-",</w:t>
        </w:r>
      </w:ins>
    </w:p>
    <w:p w14:paraId="092E2DD1" w14:textId="77777777" w:rsidR="00E97DE1" w:rsidRPr="00130FE0" w:rsidRDefault="00E97DE1" w:rsidP="00E97DE1">
      <w:pPr>
        <w:pStyle w:val="GOSTScript"/>
        <w:rPr>
          <w:ins w:id="4256" w:author="Опаева Лидия Арашаевна" w:date="2025-10-15T09:36:00Z"/>
        </w:rPr>
      </w:pPr>
      <w:ins w:id="4257" w:author="Опаева Лидия Арашаевна" w:date="2025-10-15T09:36:00Z">
        <w:r w:rsidRPr="00130FE0">
          <w:tab/>
        </w:r>
        <w:r w:rsidRPr="00130FE0">
          <w:tab/>
        </w:r>
        <w:r w:rsidRPr="00130FE0">
          <w:tab/>
          <w:t>"</w:t>
        </w:r>
        <w:r>
          <w:t>C</w:t>
        </w:r>
        <w:r w:rsidRPr="00130FE0">
          <w:t>T_</w:t>
        </w:r>
        <w:r w:rsidRPr="002D6C15">
          <w:t>TOFK</w:t>
        </w:r>
        <w:r w:rsidRPr="00130FE0">
          <w:t>": "</w:t>
        </w:r>
        <w:r w:rsidRPr="00371BB9">
          <w:t>6000</w:t>
        </w:r>
        <w:r w:rsidRPr="00130FE0">
          <w:t>",</w:t>
        </w:r>
      </w:ins>
    </w:p>
    <w:p w14:paraId="4BA0649F" w14:textId="77777777" w:rsidR="00E97DE1" w:rsidRPr="00130FE0" w:rsidRDefault="00E97DE1" w:rsidP="00E97DE1">
      <w:pPr>
        <w:pStyle w:val="GOSTScript"/>
        <w:rPr>
          <w:ins w:id="4258" w:author="Опаева Лидия Арашаевна" w:date="2025-10-15T09:36:00Z"/>
        </w:rPr>
      </w:pPr>
      <w:ins w:id="4259" w:author="Опаева Лидия Арашаевна" w:date="2025-10-15T09:36:00Z">
        <w:r w:rsidRPr="00130FE0">
          <w:tab/>
        </w:r>
        <w:r w:rsidRPr="00130FE0">
          <w:tab/>
        </w:r>
        <w:r w:rsidRPr="00130FE0">
          <w:tab/>
          <w:t>"</w:t>
        </w:r>
        <w:r>
          <w:t>C</w:t>
        </w:r>
        <w:r w:rsidRPr="00130FE0">
          <w:t>T_</w:t>
        </w:r>
        <w:r w:rsidRPr="00AB33A3">
          <w:t>PACENTRE</w:t>
        </w:r>
        <w:r w:rsidRPr="00130FE0">
          <w:t>": "</w:t>
        </w:r>
        <w:r w:rsidRPr="00B93ECA">
          <w:t>-</w:t>
        </w:r>
        <w:r w:rsidRPr="00130FE0">
          <w:t>",</w:t>
        </w:r>
      </w:ins>
    </w:p>
    <w:p w14:paraId="6340FC5B" w14:textId="77777777" w:rsidR="00E97DE1" w:rsidRDefault="00E97DE1" w:rsidP="00E97DE1">
      <w:pPr>
        <w:pStyle w:val="GOSTScript"/>
        <w:rPr>
          <w:ins w:id="4260" w:author="Опаева Лидия Арашаевна" w:date="2025-10-15T09:36:00Z"/>
        </w:rPr>
      </w:pPr>
      <w:ins w:id="4261" w:author="Опаева Лидия Арашаевна" w:date="2025-10-15T09:36:00Z">
        <w:r w:rsidRPr="00AB33A3">
          <w:tab/>
        </w:r>
        <w:r w:rsidRPr="00AB33A3">
          <w:tab/>
        </w:r>
        <w:r w:rsidRPr="00AB33A3">
          <w:tab/>
          <w:t>"</w:t>
        </w:r>
        <w:r>
          <w:t>C</w:t>
        </w:r>
        <w:r w:rsidRPr="00AB33A3">
          <w:t>T_TOFKC": "-",</w:t>
        </w:r>
      </w:ins>
    </w:p>
    <w:p w14:paraId="4F1E0BAB" w14:textId="77777777" w:rsidR="00E97DE1" w:rsidRDefault="00E97DE1" w:rsidP="00E97DE1">
      <w:pPr>
        <w:pStyle w:val="GOSTScript"/>
        <w:rPr>
          <w:ins w:id="4262" w:author="Опаева Лидия Арашаевна" w:date="2025-10-15T09:36:00Z"/>
        </w:rPr>
      </w:pPr>
      <w:ins w:id="4263" w:author="Опаева Лидия Арашаевна" w:date="2025-10-15T09:36:00Z">
        <w:r w:rsidRPr="00AB33A3">
          <w:tab/>
        </w:r>
        <w:r w:rsidRPr="00AB33A3">
          <w:tab/>
        </w:r>
        <w:r w:rsidRPr="00AB33A3">
          <w:tab/>
          <w:t>"</w:t>
        </w:r>
        <w:r>
          <w:t>C</w:t>
        </w:r>
        <w:r w:rsidRPr="00AB33A3">
          <w:t>T_PERIOD": "-",</w:t>
        </w:r>
      </w:ins>
    </w:p>
    <w:p w14:paraId="4EB28C71" w14:textId="34CD982C" w:rsidR="00E97DE1" w:rsidRDefault="00E97DE1" w:rsidP="00E97DE1">
      <w:pPr>
        <w:pStyle w:val="GOSTScript"/>
        <w:rPr>
          <w:ins w:id="4264" w:author="Опаева Лидия Арашаевна" w:date="2025-10-15T09:36:00Z"/>
        </w:rPr>
      </w:pPr>
      <w:ins w:id="4265" w:author="Опаева Лидия Арашаевна" w:date="2025-10-15T09:36:00Z">
        <w:r w:rsidRPr="00AB33A3">
          <w:tab/>
        </w:r>
        <w:r w:rsidRPr="00AB33A3">
          <w:tab/>
        </w:r>
        <w:r w:rsidRPr="00AB33A3">
          <w:tab/>
          <w:t>"</w:t>
        </w:r>
        <w:r>
          <w:t>C</w:t>
        </w:r>
        <w:r w:rsidRPr="00AB33A3">
          <w:t>T_ACCOUNTCORR": "</w:t>
        </w:r>
      </w:ins>
      <w:ins w:id="4266" w:author="Опаева Лидия Арашаевна" w:date="2025-10-15T09:41:00Z">
        <w:r w:rsidR="0060136B">
          <w:t>04130</w:t>
        </w:r>
      </w:ins>
      <w:ins w:id="4267" w:author="Опаева Лидия Арашаевна" w:date="2025-10-15T09:36:00Z">
        <w:r w:rsidRPr="00AB33A3">
          <w:t>",</w:t>
        </w:r>
      </w:ins>
    </w:p>
    <w:p w14:paraId="32C2A56A" w14:textId="77777777" w:rsidR="00E97DE1" w:rsidRDefault="00E97DE1" w:rsidP="00E97DE1">
      <w:pPr>
        <w:pStyle w:val="GOSTScript"/>
        <w:rPr>
          <w:ins w:id="4268" w:author="Опаева Лидия Арашаевна" w:date="2025-10-15T09:36:00Z"/>
        </w:rPr>
      </w:pPr>
      <w:ins w:id="4269" w:author="Опаева Лидия Арашаевна" w:date="2025-10-15T09:36:00Z">
        <w:r w:rsidRPr="00AB33A3">
          <w:tab/>
        </w:r>
        <w:r w:rsidRPr="00AB33A3">
          <w:tab/>
        </w:r>
        <w:r w:rsidRPr="00AB33A3">
          <w:tab/>
          <w:t>"</w:t>
        </w:r>
        <w:r>
          <w:t>C</w:t>
        </w:r>
        <w:r w:rsidRPr="00AB33A3">
          <w:t>T_ACCOUNTTYPE": "</w:t>
        </w:r>
        <w:r w:rsidRPr="008E0967">
          <w:t>БС</w:t>
        </w:r>
        <w:r w:rsidRPr="00AB33A3">
          <w:t>",</w:t>
        </w:r>
      </w:ins>
    </w:p>
    <w:p w14:paraId="7050AF98" w14:textId="083FD850" w:rsidR="00E97DE1" w:rsidRDefault="00E97DE1" w:rsidP="00E97DE1">
      <w:pPr>
        <w:pStyle w:val="GOSTScript"/>
        <w:rPr>
          <w:ins w:id="4270" w:author="Опаева Лидия Арашаевна" w:date="2025-10-15T09:36:00Z"/>
        </w:rPr>
      </w:pPr>
      <w:ins w:id="4271" w:author="Опаева Лидия Арашаевна" w:date="2025-10-15T09:36:00Z">
        <w:r w:rsidRPr="00AB33A3">
          <w:tab/>
        </w:r>
        <w:r w:rsidRPr="00AB33A3">
          <w:tab/>
        </w:r>
        <w:r w:rsidRPr="00AB33A3">
          <w:tab/>
          <w:t>"</w:t>
        </w:r>
        <w:r>
          <w:t>C</w:t>
        </w:r>
        <w:r w:rsidRPr="00AB33A3">
          <w:t>T_</w:t>
        </w:r>
        <w:r w:rsidRPr="00B93ECA">
          <w:t>PZO</w:t>
        </w:r>
        <w:r w:rsidRPr="00AB33A3">
          <w:t>": "</w:t>
        </w:r>
      </w:ins>
      <w:ins w:id="4272" w:author="Опаева Лидия Арашаевна" w:date="2025-10-15T09:41:00Z">
        <w:r w:rsidR="0060136B">
          <w:rPr>
            <w:lang w:val="ru-RU"/>
          </w:rPr>
          <w:t>ЗГ-25</w:t>
        </w:r>
      </w:ins>
      <w:ins w:id="4273" w:author="Опаева Лидия Арашаевна" w:date="2025-10-15T09:36:00Z">
        <w:r w:rsidRPr="00AB33A3">
          <w:t>"</w:t>
        </w:r>
        <w:r w:rsidRPr="00C26239">
          <w:tab/>
        </w:r>
        <w:r w:rsidRPr="00C26239">
          <w:tab/>
        </w:r>
        <w:r w:rsidRPr="00C26239">
          <w:tab/>
        </w:r>
        <w:r w:rsidRPr="002018E3">
          <w:t>}</w:t>
        </w:r>
      </w:ins>
    </w:p>
    <w:p w14:paraId="626D3D1F" w14:textId="77777777" w:rsidR="00E97DE1" w:rsidRPr="002018E3" w:rsidRDefault="00E97DE1" w:rsidP="00E97DE1">
      <w:pPr>
        <w:pStyle w:val="GOSTScript"/>
        <w:rPr>
          <w:ins w:id="4274" w:author="Опаева Лидия Арашаевна" w:date="2025-10-15T09:36:00Z"/>
        </w:rPr>
      </w:pPr>
      <w:ins w:id="4275" w:author="Опаева Лидия Арашаевна" w:date="2025-10-15T09:36:00Z">
        <w:r w:rsidRPr="00C26239">
          <w:tab/>
        </w:r>
        <w:r w:rsidRPr="00C26239">
          <w:tab/>
        </w:r>
        <w:r w:rsidRPr="002018E3">
          <w:t>]</w:t>
        </w:r>
      </w:ins>
    </w:p>
    <w:p w14:paraId="13CEC57A" w14:textId="77777777" w:rsidR="00E97DE1" w:rsidRPr="002018E3" w:rsidRDefault="00E97DE1" w:rsidP="00E97DE1">
      <w:pPr>
        <w:pStyle w:val="GOSTScript"/>
        <w:rPr>
          <w:ins w:id="4276" w:author="Опаева Лидия Арашаевна" w:date="2025-10-15T09:36:00Z"/>
        </w:rPr>
      </w:pPr>
      <w:ins w:id="4277" w:author="Опаева Лидия Арашаевна" w:date="2025-10-15T09:36:00Z">
        <w:r w:rsidRPr="002018E3">
          <w:tab/>
          <w:t>}</w:t>
        </w:r>
      </w:ins>
    </w:p>
    <w:p w14:paraId="7E7A8C6B" w14:textId="77777777" w:rsidR="00E97DE1" w:rsidRPr="00431832" w:rsidRDefault="00E97DE1" w:rsidP="00E97DE1">
      <w:pPr>
        <w:pStyle w:val="GOSTScript"/>
        <w:rPr>
          <w:ins w:id="4278" w:author="Опаева Лидия Арашаевна" w:date="2025-10-15T09:36:00Z"/>
          <w:lang w:eastAsia="ko-KR"/>
        </w:rPr>
      </w:pPr>
      <w:ins w:id="4279" w:author="Опаева Лидия Арашаевна" w:date="2025-10-15T09:36:00Z">
        <w:r w:rsidRPr="002018E3">
          <w:t>}</w:t>
        </w:r>
      </w:ins>
    </w:p>
    <w:p w14:paraId="1EABA519" w14:textId="27AB4B55" w:rsidR="00B36F3C" w:rsidRDefault="00B36F3C" w:rsidP="00B36F3C">
      <w:pPr>
        <w:pStyle w:val="GOSTNormal"/>
        <w:rPr>
          <w:lang w:eastAsia="ko-KR"/>
        </w:rPr>
      </w:pPr>
    </w:p>
    <w:p w14:paraId="252EAC9B" w14:textId="77AB58A0" w:rsidR="00B36F3C" w:rsidRDefault="00B36F3C" w:rsidP="00B36F3C">
      <w:pPr>
        <w:pStyle w:val="41"/>
      </w:pPr>
      <w:bookmarkStart w:id="4280" w:name="_Toc208331286"/>
      <w:bookmarkStart w:id="4281" w:name="_Toc208529905"/>
      <w:bookmarkStart w:id="4282" w:name="_Ref211933588"/>
      <w:bookmarkStart w:id="4283" w:name="_Ref211933592"/>
      <w:bookmarkStart w:id="4284" w:name="_Toc226564490"/>
      <w:r w:rsidRPr="00B20B4F">
        <w:t>«</w:t>
      </w:r>
      <w:r>
        <w:t>Акт приемки-передачи лицевого счета</w:t>
      </w:r>
      <w:r w:rsidRPr="00B20B4F">
        <w:t xml:space="preserve">» (ф. </w:t>
      </w:r>
      <w:r>
        <w:t>0531375</w:t>
      </w:r>
      <w:r w:rsidRPr="00B20B4F">
        <w:rPr>
          <w:rStyle w:val="22"/>
          <w:b/>
          <w:bCs w:val="0"/>
          <w:iCs/>
          <w:sz w:val="26"/>
          <w:szCs w:val="26"/>
        </w:rPr>
        <w:t xml:space="preserve">) </w:t>
      </w:r>
      <w:r>
        <w:rPr>
          <w:lang w:val="en-US"/>
        </w:rPr>
        <w:t>TSE</w:t>
      </w:r>
      <w:r w:rsidRPr="00032E26">
        <w:t>_</w:t>
      </w:r>
      <w:r>
        <w:t>0531375</w:t>
      </w:r>
      <w:r w:rsidRPr="00032E26">
        <w:t>_</w:t>
      </w:r>
      <w:r>
        <w:rPr>
          <w:lang w:val="en-US"/>
        </w:rPr>
        <w:t>D</w:t>
      </w:r>
      <w:r w:rsidRPr="00032E26">
        <w:t>070</w:t>
      </w:r>
      <w:bookmarkEnd w:id="4280"/>
      <w:bookmarkEnd w:id="4281"/>
      <w:bookmarkEnd w:id="4282"/>
      <w:bookmarkEnd w:id="4283"/>
      <w:bookmarkEnd w:id="4284"/>
    </w:p>
    <w:p w14:paraId="0AA07A46" w14:textId="4B809066" w:rsidR="00B36F3C" w:rsidRDefault="00B36F3C" w:rsidP="00B36F3C">
      <w:pPr>
        <w:pStyle w:val="51"/>
      </w:pPr>
      <w:bookmarkStart w:id="4285" w:name="_Toc208331287"/>
      <w:bookmarkStart w:id="4286" w:name="_Toc208529906"/>
      <w:bookmarkStart w:id="4287" w:name="_Toc226564491"/>
      <w:r w:rsidRPr="00587311">
        <w:t>Перечень параметров тела запроса (Document) по документу «</w:t>
      </w:r>
      <w:r>
        <w:t>Акт приемки-передачи лицевого счета» (ф. 0531375</w:t>
      </w:r>
      <w:r w:rsidRPr="00587311">
        <w:t xml:space="preserve">) </w:t>
      </w:r>
      <w:r>
        <w:rPr>
          <w:lang w:val="en-US"/>
        </w:rPr>
        <w:t>TSE</w:t>
      </w:r>
      <w:r w:rsidRPr="00032E26">
        <w:t>_</w:t>
      </w:r>
      <w:r>
        <w:t>0531375</w:t>
      </w:r>
      <w:r w:rsidRPr="00032E26">
        <w:t>_</w:t>
      </w:r>
      <w:r>
        <w:rPr>
          <w:lang w:val="en-US"/>
        </w:rPr>
        <w:t>D</w:t>
      </w:r>
      <w:r w:rsidRPr="00032E26">
        <w:t>070</w:t>
      </w:r>
      <w:bookmarkEnd w:id="4285"/>
      <w:bookmarkEnd w:id="4286"/>
      <w:r>
        <w:t xml:space="preserve"> для </w:t>
      </w:r>
      <w:r>
        <w:rPr>
          <w:lang w:val="en-US"/>
        </w:rPr>
        <w:t>SVAP</w:t>
      </w:r>
      <w:r w:rsidRPr="00B36F3C">
        <w:t>_</w:t>
      </w:r>
      <w:r w:rsidR="00D64419">
        <w:rPr>
          <w:lang w:val="en-US"/>
        </w:rPr>
        <w:t>NPS</w:t>
      </w:r>
      <w:bookmarkEnd w:id="4287"/>
    </w:p>
    <w:p w14:paraId="723F8219" w14:textId="23F40E76" w:rsidR="00B36F3C" w:rsidRPr="00B36F3C" w:rsidRDefault="00B36F3C" w:rsidP="002B1D23">
      <w:pPr>
        <w:pStyle w:val="GOSTNameTable"/>
        <w:rPr>
          <w:lang w:eastAsia="ko-KR"/>
        </w:rPr>
      </w:pPr>
      <w:r>
        <w:fldChar w:fldCharType="begin"/>
      </w:r>
      <w:r>
        <w:instrText xml:space="preserve"> SEQ Таблица \* ARABIC </w:instrText>
      </w:r>
      <w:r>
        <w:fldChar w:fldCharType="separate"/>
      </w:r>
      <w:bookmarkStart w:id="4288" w:name="_Toc226564528"/>
      <w:r w:rsidR="00CE7795">
        <w:t>16</w:t>
      </w:r>
      <w:r>
        <w:fldChar w:fldCharType="end"/>
      </w:r>
      <w:r w:rsidRPr="00A62386">
        <w:t>. Параметры тела (</w:t>
      </w:r>
      <w:r w:rsidRPr="002B1D23">
        <w:rPr>
          <w:lang w:val="en-US"/>
        </w:rPr>
        <w:t>Document</w:t>
      </w:r>
      <w:r w:rsidRPr="00A62386">
        <w:t xml:space="preserve">) запроса на подбор / сторнирование / переформирование записей учета по документу </w:t>
      </w:r>
      <w:r w:rsidRPr="00410E43">
        <w:t>«</w:t>
      </w:r>
      <w:r>
        <w:t>Акт приемки-передачи лицевого счета</w:t>
      </w:r>
      <w:r w:rsidRPr="00410E43">
        <w:t>» (ф. 0531</w:t>
      </w:r>
      <w:r>
        <w:t>375</w:t>
      </w:r>
      <w:r w:rsidRPr="00410E43">
        <w:t>) TSE_0531</w:t>
      </w:r>
      <w:r>
        <w:t>375</w:t>
      </w:r>
      <w:r w:rsidRPr="00410E43">
        <w:t>_D</w:t>
      </w:r>
      <w:r>
        <w:t>070</w:t>
      </w:r>
      <w:bookmarkEnd w:id="4288"/>
    </w:p>
    <w:tbl>
      <w:tblPr>
        <w:tblStyle w:val="GOSTTable"/>
        <w:tblW w:w="5000" w:type="pct"/>
        <w:tblLayout w:type="fixed"/>
        <w:tblLook w:val="07E0" w:firstRow="1" w:lastRow="1" w:firstColumn="1" w:lastColumn="1" w:noHBand="1" w:noVBand="1"/>
      </w:tblPr>
      <w:tblGrid>
        <w:gridCol w:w="3453"/>
        <w:gridCol w:w="2354"/>
        <w:gridCol w:w="1569"/>
        <w:gridCol w:w="913"/>
        <w:gridCol w:w="920"/>
        <w:gridCol w:w="6485"/>
      </w:tblGrid>
      <w:tr w:rsidR="00B36F3C" w:rsidRPr="0077563F" w14:paraId="50BC3CB8" w14:textId="77777777" w:rsidTr="0018564D">
        <w:trPr>
          <w:cnfStyle w:val="100000000000" w:firstRow="1" w:lastRow="0" w:firstColumn="0" w:lastColumn="0" w:oddVBand="0" w:evenVBand="0" w:oddHBand="0" w:evenHBand="0" w:firstRowFirstColumn="0" w:firstRowLastColumn="0" w:lastRowFirstColumn="0" w:lastRowLastColumn="0"/>
          <w:trHeight w:val="1002"/>
        </w:trPr>
        <w:tc>
          <w:tcPr>
            <w:tcW w:w="1100" w:type="pct"/>
            <w:hideMark/>
          </w:tcPr>
          <w:p w14:paraId="497F793D" w14:textId="77777777" w:rsidR="00B36F3C" w:rsidRPr="0077563F" w:rsidRDefault="00B36F3C" w:rsidP="0018564D">
            <w:pPr>
              <w:keepNext/>
              <w:suppressAutoHyphens/>
              <w:ind w:firstLine="0"/>
              <w:jc w:val="center"/>
              <w:rPr>
                <w:b/>
                <w:bCs/>
                <w:sz w:val="22"/>
                <w:szCs w:val="22"/>
              </w:rPr>
            </w:pPr>
            <w:r w:rsidRPr="0077563F">
              <w:rPr>
                <w:b/>
                <w:bCs/>
                <w:sz w:val="22"/>
                <w:szCs w:val="22"/>
              </w:rPr>
              <w:t>Наименование параметра</w:t>
            </w:r>
          </w:p>
        </w:tc>
        <w:tc>
          <w:tcPr>
            <w:tcW w:w="750" w:type="pct"/>
            <w:hideMark/>
          </w:tcPr>
          <w:p w14:paraId="3A5B00A3" w14:textId="77777777" w:rsidR="00B36F3C" w:rsidRPr="0077563F" w:rsidRDefault="00B36F3C" w:rsidP="0018564D">
            <w:pPr>
              <w:keepNext/>
              <w:suppressAutoHyphens/>
              <w:ind w:firstLine="0"/>
              <w:jc w:val="center"/>
              <w:rPr>
                <w:b/>
                <w:bCs/>
                <w:sz w:val="22"/>
                <w:szCs w:val="22"/>
              </w:rPr>
            </w:pPr>
            <w:r w:rsidRPr="0077563F">
              <w:rPr>
                <w:b/>
                <w:bCs/>
                <w:sz w:val="22"/>
                <w:szCs w:val="22"/>
              </w:rPr>
              <w:t>Название тэга</w:t>
            </w:r>
          </w:p>
        </w:tc>
        <w:tc>
          <w:tcPr>
            <w:tcW w:w="500" w:type="pct"/>
            <w:hideMark/>
          </w:tcPr>
          <w:p w14:paraId="50344122" w14:textId="77777777" w:rsidR="00B36F3C" w:rsidRPr="0077563F" w:rsidRDefault="00B36F3C" w:rsidP="0018564D">
            <w:pPr>
              <w:keepNext/>
              <w:suppressAutoHyphens/>
              <w:ind w:firstLine="0"/>
              <w:jc w:val="center"/>
              <w:rPr>
                <w:b/>
                <w:bCs/>
                <w:sz w:val="22"/>
                <w:szCs w:val="22"/>
              </w:rPr>
            </w:pPr>
            <w:r w:rsidRPr="0077563F">
              <w:rPr>
                <w:b/>
                <w:bCs/>
                <w:sz w:val="22"/>
                <w:szCs w:val="22"/>
              </w:rPr>
              <w:t>Тип данных</w:t>
            </w:r>
          </w:p>
        </w:tc>
        <w:tc>
          <w:tcPr>
            <w:tcW w:w="291" w:type="pct"/>
          </w:tcPr>
          <w:p w14:paraId="7FB39FF9" w14:textId="77777777" w:rsidR="00B36F3C" w:rsidRPr="0077563F" w:rsidRDefault="00B36F3C" w:rsidP="0018564D">
            <w:pPr>
              <w:keepNext/>
              <w:suppressAutoHyphens/>
              <w:ind w:firstLine="0"/>
              <w:jc w:val="center"/>
              <w:rPr>
                <w:b/>
                <w:bCs/>
                <w:sz w:val="22"/>
                <w:szCs w:val="22"/>
              </w:rPr>
            </w:pPr>
            <w:r w:rsidRPr="0077563F">
              <w:rPr>
                <w:b/>
                <w:bCs/>
                <w:sz w:val="22"/>
                <w:szCs w:val="22"/>
              </w:rPr>
              <w:t>Обязательность</w:t>
            </w:r>
          </w:p>
        </w:tc>
        <w:tc>
          <w:tcPr>
            <w:tcW w:w="293" w:type="pct"/>
            <w:hideMark/>
          </w:tcPr>
          <w:p w14:paraId="290CFF81" w14:textId="77777777" w:rsidR="00B36F3C" w:rsidRPr="0077563F" w:rsidRDefault="00B36F3C" w:rsidP="0018564D">
            <w:pPr>
              <w:keepNext/>
              <w:suppressAutoHyphens/>
              <w:ind w:firstLine="0"/>
              <w:jc w:val="center"/>
              <w:rPr>
                <w:b/>
                <w:bCs/>
                <w:sz w:val="22"/>
                <w:szCs w:val="22"/>
              </w:rPr>
            </w:pPr>
            <w:r w:rsidRPr="0077563F">
              <w:rPr>
                <w:b/>
                <w:bCs/>
                <w:sz w:val="22"/>
                <w:szCs w:val="22"/>
              </w:rPr>
              <w:t>Размерность</w:t>
            </w:r>
          </w:p>
        </w:tc>
        <w:tc>
          <w:tcPr>
            <w:tcW w:w="2066" w:type="pct"/>
          </w:tcPr>
          <w:p w14:paraId="72B2CF01" w14:textId="77777777" w:rsidR="00B36F3C" w:rsidRPr="0077563F" w:rsidRDefault="00B36F3C" w:rsidP="0018564D">
            <w:pPr>
              <w:keepNext/>
              <w:suppressAutoHyphens/>
              <w:ind w:firstLine="0"/>
              <w:jc w:val="center"/>
              <w:rPr>
                <w:b/>
                <w:bCs/>
                <w:sz w:val="22"/>
                <w:szCs w:val="22"/>
              </w:rPr>
            </w:pPr>
            <w:r w:rsidRPr="0077563F">
              <w:rPr>
                <w:b/>
                <w:bCs/>
                <w:sz w:val="22"/>
                <w:szCs w:val="22"/>
              </w:rPr>
              <w:t>Описание</w:t>
            </w:r>
          </w:p>
        </w:tc>
      </w:tr>
      <w:tr w:rsidR="00136B6C" w:rsidRPr="0077563F" w14:paraId="7C0B5C12" w14:textId="77777777" w:rsidTr="0018564D">
        <w:tc>
          <w:tcPr>
            <w:tcW w:w="1100" w:type="pct"/>
          </w:tcPr>
          <w:p w14:paraId="332A9C31" w14:textId="77777777" w:rsidR="00136B6C" w:rsidRPr="00965CA2" w:rsidRDefault="00136B6C" w:rsidP="00136B6C">
            <w:pPr>
              <w:ind w:left="57" w:right="57" w:firstLine="0"/>
              <w:rPr>
                <w:sz w:val="22"/>
              </w:rPr>
            </w:pPr>
            <w:r w:rsidRPr="00965CA2">
              <w:rPr>
                <w:sz w:val="22"/>
                <w:szCs w:val="22"/>
              </w:rPr>
              <w:t>Номер документа</w:t>
            </w:r>
          </w:p>
        </w:tc>
        <w:tc>
          <w:tcPr>
            <w:tcW w:w="750" w:type="pct"/>
          </w:tcPr>
          <w:p w14:paraId="04B6C13F" w14:textId="74A79D7E" w:rsidR="00136B6C" w:rsidRPr="00136B6C" w:rsidRDefault="00136B6C" w:rsidP="00136B6C">
            <w:pPr>
              <w:pStyle w:val="GOSTTablenorm"/>
            </w:pPr>
            <w:r w:rsidRPr="00136B6C">
              <w:rPr>
                <w:szCs w:val="22"/>
              </w:rPr>
              <w:t>BRE_DocNum</w:t>
            </w:r>
          </w:p>
        </w:tc>
        <w:tc>
          <w:tcPr>
            <w:tcW w:w="500" w:type="pct"/>
          </w:tcPr>
          <w:p w14:paraId="72203F43" w14:textId="77777777" w:rsidR="00136B6C" w:rsidRPr="00CF7875" w:rsidRDefault="00136B6C" w:rsidP="00136B6C">
            <w:pPr>
              <w:ind w:left="57" w:right="57" w:firstLine="0"/>
              <w:rPr>
                <w:sz w:val="22"/>
              </w:rPr>
            </w:pPr>
            <w:r w:rsidRPr="00CF7875">
              <w:rPr>
                <w:sz w:val="22"/>
                <w:szCs w:val="22"/>
              </w:rPr>
              <w:t>Строка</w:t>
            </w:r>
          </w:p>
        </w:tc>
        <w:tc>
          <w:tcPr>
            <w:tcW w:w="291" w:type="pct"/>
          </w:tcPr>
          <w:p w14:paraId="5A27E214" w14:textId="77777777" w:rsidR="00136B6C" w:rsidRPr="00CF7875" w:rsidRDefault="00136B6C" w:rsidP="00136B6C">
            <w:pPr>
              <w:ind w:left="57" w:right="57" w:firstLine="0"/>
              <w:rPr>
                <w:sz w:val="22"/>
              </w:rPr>
            </w:pPr>
            <w:r w:rsidRPr="00CF7875">
              <w:rPr>
                <w:sz w:val="22"/>
                <w:szCs w:val="22"/>
              </w:rPr>
              <w:t>Да</w:t>
            </w:r>
          </w:p>
        </w:tc>
        <w:tc>
          <w:tcPr>
            <w:tcW w:w="293" w:type="pct"/>
          </w:tcPr>
          <w:p w14:paraId="4718F31B" w14:textId="1BFEED60" w:rsidR="00136B6C" w:rsidRPr="000160F1" w:rsidRDefault="00136B6C" w:rsidP="000160F1">
            <w:pPr>
              <w:pStyle w:val="GOSTTablenorm"/>
            </w:pPr>
            <w:r w:rsidRPr="000160F1">
              <w:t>&lt;=15</w:t>
            </w:r>
          </w:p>
        </w:tc>
        <w:tc>
          <w:tcPr>
            <w:tcW w:w="2066" w:type="pct"/>
          </w:tcPr>
          <w:p w14:paraId="2333247C" w14:textId="77777777" w:rsidR="00136B6C" w:rsidRPr="00965CA2" w:rsidRDefault="00136B6C" w:rsidP="00136B6C">
            <w:pPr>
              <w:pStyle w:val="GOSTTablenorm"/>
            </w:pPr>
            <w:r w:rsidRPr="00965CA2">
              <w:t>Указывается номер документа</w:t>
            </w:r>
          </w:p>
        </w:tc>
      </w:tr>
      <w:tr w:rsidR="00136B6C" w:rsidRPr="0077563F" w14:paraId="7F0E10DB" w14:textId="77777777" w:rsidTr="0018564D">
        <w:tc>
          <w:tcPr>
            <w:tcW w:w="1100" w:type="pct"/>
          </w:tcPr>
          <w:p w14:paraId="5AD81320" w14:textId="77777777" w:rsidR="00136B6C" w:rsidRPr="00965CA2" w:rsidRDefault="00136B6C" w:rsidP="00136B6C">
            <w:pPr>
              <w:ind w:left="57" w:right="57" w:firstLine="0"/>
              <w:rPr>
                <w:sz w:val="22"/>
                <w:szCs w:val="22"/>
              </w:rPr>
            </w:pPr>
            <w:r w:rsidRPr="00965CA2">
              <w:rPr>
                <w:sz w:val="22"/>
                <w:szCs w:val="22"/>
              </w:rPr>
              <w:t>Дата документа</w:t>
            </w:r>
          </w:p>
        </w:tc>
        <w:tc>
          <w:tcPr>
            <w:tcW w:w="750" w:type="pct"/>
          </w:tcPr>
          <w:p w14:paraId="2E62A4BE" w14:textId="2B48A3A4" w:rsidR="00136B6C" w:rsidRPr="00136B6C" w:rsidRDefault="00136B6C" w:rsidP="00136B6C">
            <w:pPr>
              <w:pStyle w:val="GOSTTablenorm"/>
              <w:rPr>
                <w:szCs w:val="22"/>
              </w:rPr>
            </w:pPr>
            <w:r w:rsidRPr="00136B6C">
              <w:rPr>
                <w:szCs w:val="22"/>
              </w:rPr>
              <w:t>BRE_DocDate</w:t>
            </w:r>
          </w:p>
        </w:tc>
        <w:tc>
          <w:tcPr>
            <w:tcW w:w="500" w:type="pct"/>
          </w:tcPr>
          <w:p w14:paraId="1956D901" w14:textId="77777777" w:rsidR="00136B6C" w:rsidRPr="00CF7875" w:rsidRDefault="00136B6C" w:rsidP="00136B6C">
            <w:pPr>
              <w:ind w:left="57" w:right="57" w:firstLine="0"/>
              <w:rPr>
                <w:sz w:val="22"/>
                <w:szCs w:val="22"/>
              </w:rPr>
            </w:pPr>
            <w:r w:rsidRPr="00CF7875">
              <w:rPr>
                <w:sz w:val="22"/>
                <w:szCs w:val="22"/>
              </w:rPr>
              <w:t>Дата</w:t>
            </w:r>
          </w:p>
        </w:tc>
        <w:tc>
          <w:tcPr>
            <w:tcW w:w="291" w:type="pct"/>
          </w:tcPr>
          <w:p w14:paraId="33CFB5E2" w14:textId="77777777" w:rsidR="00136B6C" w:rsidRPr="00CF7875" w:rsidRDefault="00136B6C" w:rsidP="00136B6C">
            <w:pPr>
              <w:ind w:left="57" w:right="57" w:firstLine="0"/>
              <w:rPr>
                <w:sz w:val="22"/>
                <w:szCs w:val="22"/>
              </w:rPr>
            </w:pPr>
            <w:r w:rsidRPr="00CF7875">
              <w:rPr>
                <w:sz w:val="22"/>
                <w:szCs w:val="22"/>
              </w:rPr>
              <w:t>Да</w:t>
            </w:r>
          </w:p>
        </w:tc>
        <w:tc>
          <w:tcPr>
            <w:tcW w:w="293" w:type="pct"/>
          </w:tcPr>
          <w:p w14:paraId="4281739F" w14:textId="0AFE2C22" w:rsidR="00136B6C" w:rsidRPr="000160F1" w:rsidRDefault="00136B6C" w:rsidP="000160F1">
            <w:pPr>
              <w:pStyle w:val="GOSTTablenorm"/>
            </w:pPr>
          </w:p>
        </w:tc>
        <w:tc>
          <w:tcPr>
            <w:tcW w:w="2066" w:type="pct"/>
          </w:tcPr>
          <w:p w14:paraId="7B3D7067" w14:textId="77777777" w:rsidR="00136B6C" w:rsidRPr="00965CA2" w:rsidRDefault="00136B6C" w:rsidP="00136B6C">
            <w:pPr>
              <w:pStyle w:val="GOSTTablenorm"/>
            </w:pPr>
            <w:r w:rsidRPr="00965CA2">
              <w:t>Указывается дата документа в формате YYYY-MM-DD</w:t>
            </w:r>
          </w:p>
        </w:tc>
      </w:tr>
      <w:tr w:rsidR="00B36F3C" w:rsidRPr="0077563F" w14:paraId="51991340" w14:textId="77777777" w:rsidTr="0018564D">
        <w:tc>
          <w:tcPr>
            <w:tcW w:w="1100" w:type="pct"/>
          </w:tcPr>
          <w:p w14:paraId="59A9A20F" w14:textId="2942BDB1" w:rsidR="00B36F3C" w:rsidRPr="00965CA2" w:rsidRDefault="00B36F3C" w:rsidP="00FE226C">
            <w:pPr>
              <w:ind w:left="57" w:right="57" w:firstLine="0"/>
              <w:rPr>
                <w:sz w:val="22"/>
                <w:szCs w:val="22"/>
              </w:rPr>
            </w:pPr>
            <w:r w:rsidRPr="00A67924">
              <w:rPr>
                <w:sz w:val="22"/>
                <w:szCs w:val="22"/>
              </w:rPr>
              <w:t>Дата отражения операций в учете</w:t>
            </w:r>
          </w:p>
        </w:tc>
        <w:tc>
          <w:tcPr>
            <w:tcW w:w="750" w:type="pct"/>
          </w:tcPr>
          <w:p w14:paraId="5BBB0711" w14:textId="1C3B66A3" w:rsidR="00B36F3C" w:rsidRPr="00697DD0" w:rsidRDefault="00697DD0" w:rsidP="0018564D">
            <w:pPr>
              <w:pStyle w:val="GOSTTablenorm"/>
            </w:pPr>
            <w:r w:rsidRPr="00697DD0">
              <w:rPr>
                <w:szCs w:val="22"/>
                <w:lang w:val="en-US"/>
              </w:rPr>
              <w:t>SettlementDate</w:t>
            </w:r>
          </w:p>
        </w:tc>
        <w:tc>
          <w:tcPr>
            <w:tcW w:w="500" w:type="pct"/>
          </w:tcPr>
          <w:p w14:paraId="310B0D6A" w14:textId="77777777" w:rsidR="00B36F3C" w:rsidRPr="00965CA2" w:rsidRDefault="00B36F3C" w:rsidP="0018564D">
            <w:pPr>
              <w:ind w:left="57" w:right="57" w:firstLine="0"/>
              <w:rPr>
                <w:sz w:val="22"/>
                <w:szCs w:val="22"/>
              </w:rPr>
            </w:pPr>
            <w:r w:rsidRPr="00CF7875">
              <w:rPr>
                <w:sz w:val="22"/>
                <w:szCs w:val="22"/>
              </w:rPr>
              <w:t>Дата</w:t>
            </w:r>
          </w:p>
        </w:tc>
        <w:tc>
          <w:tcPr>
            <w:tcW w:w="291" w:type="pct"/>
          </w:tcPr>
          <w:p w14:paraId="100E671D" w14:textId="77777777" w:rsidR="00B36F3C" w:rsidRPr="00965CA2" w:rsidRDefault="00B36F3C" w:rsidP="0018564D">
            <w:pPr>
              <w:ind w:left="57" w:right="57" w:firstLine="0"/>
              <w:rPr>
                <w:sz w:val="22"/>
                <w:szCs w:val="22"/>
              </w:rPr>
            </w:pPr>
            <w:r w:rsidRPr="00CF7875">
              <w:rPr>
                <w:sz w:val="22"/>
                <w:szCs w:val="22"/>
              </w:rPr>
              <w:t>Да</w:t>
            </w:r>
          </w:p>
        </w:tc>
        <w:tc>
          <w:tcPr>
            <w:tcW w:w="293" w:type="pct"/>
          </w:tcPr>
          <w:p w14:paraId="13968194" w14:textId="53EFB8FE" w:rsidR="00B36F3C" w:rsidRPr="000160F1" w:rsidRDefault="00B36F3C" w:rsidP="000160F1">
            <w:pPr>
              <w:pStyle w:val="GOSTTablenorm"/>
            </w:pPr>
          </w:p>
        </w:tc>
        <w:tc>
          <w:tcPr>
            <w:tcW w:w="2066" w:type="pct"/>
          </w:tcPr>
          <w:p w14:paraId="0FF5CD88" w14:textId="77777777" w:rsidR="00B36F3C" w:rsidRDefault="00B36F3C" w:rsidP="0018564D">
            <w:pPr>
              <w:pStyle w:val="GOSTTablenorm"/>
            </w:pPr>
            <w:r w:rsidRPr="00965CA2">
              <w:t>Указывается</w:t>
            </w:r>
            <w:r w:rsidRPr="003E7EA9">
              <w:t xml:space="preserve"> значение</w:t>
            </w:r>
            <w:r w:rsidRPr="00491F0D">
              <w:t xml:space="preserve"> реквизита </w:t>
            </w:r>
            <w:r>
              <w:t>«</w:t>
            </w:r>
            <w:r w:rsidRPr="00A64607">
              <w:t>Дата подписания» блока «</w:t>
            </w:r>
            <w:r w:rsidRPr="00491F0D">
              <w:t>Подпис</w:t>
            </w:r>
            <w:r>
              <w:t>и органа ФК. Передающая сторона».</w:t>
            </w:r>
          </w:p>
          <w:p w14:paraId="63DA87D0" w14:textId="77777777" w:rsidR="00B36F3C" w:rsidRPr="00965CA2" w:rsidRDefault="00B36F3C" w:rsidP="0018564D">
            <w:pPr>
              <w:pStyle w:val="GOSTTablenorm"/>
            </w:pPr>
            <w:r w:rsidRPr="00965CA2">
              <w:t>Указывается</w:t>
            </w:r>
            <w:r w:rsidRPr="003E7EA9">
              <w:t xml:space="preserve"> значение</w:t>
            </w:r>
            <w:r w:rsidRPr="00491F0D">
              <w:t xml:space="preserve"> </w:t>
            </w:r>
            <w:r w:rsidRPr="00FC1236">
              <w:t xml:space="preserve">реквизита </w:t>
            </w:r>
            <w:r>
              <w:t>«</w:t>
            </w:r>
            <w:r w:rsidRPr="00FC1236">
              <w:t>Дата исполнения операции</w:t>
            </w:r>
            <w:r>
              <w:t>»</w:t>
            </w:r>
            <w:r w:rsidRPr="00FC1236">
              <w:t xml:space="preserve"> данного ПП</w:t>
            </w:r>
            <w:r>
              <w:t xml:space="preserve">, если </w:t>
            </w:r>
            <w:r w:rsidRPr="00FC1236">
              <w:t>установлена связь с</w:t>
            </w:r>
            <w:r>
              <w:t xml:space="preserve"> документом</w:t>
            </w:r>
            <w:r w:rsidRPr="00FC1236">
              <w:t xml:space="preserve"> </w:t>
            </w:r>
            <w:r>
              <w:t>«</w:t>
            </w:r>
            <w:r w:rsidRPr="00FC1236">
              <w:t>Платежн</w:t>
            </w:r>
            <w:r>
              <w:t>ое</w:t>
            </w:r>
            <w:r w:rsidRPr="00FC1236">
              <w:t xml:space="preserve"> поручение</w:t>
            </w:r>
            <w:r>
              <w:t xml:space="preserve">» </w:t>
            </w:r>
            <w:r w:rsidRPr="00A96318">
              <w:t>(ф. 0401060)</w:t>
            </w:r>
          </w:p>
        </w:tc>
      </w:tr>
      <w:tr w:rsidR="00B36F3C" w:rsidRPr="0077563F" w14:paraId="2502D14E" w14:textId="77777777" w:rsidTr="0018564D">
        <w:tc>
          <w:tcPr>
            <w:tcW w:w="1100" w:type="pct"/>
          </w:tcPr>
          <w:p w14:paraId="78844C2C" w14:textId="77777777" w:rsidR="00B36F3C" w:rsidRPr="00965CA2" w:rsidRDefault="00B36F3C" w:rsidP="0018564D">
            <w:pPr>
              <w:ind w:left="57" w:right="57" w:firstLine="0"/>
              <w:rPr>
                <w:sz w:val="22"/>
                <w:szCs w:val="22"/>
              </w:rPr>
            </w:pPr>
            <w:r w:rsidRPr="00965CA2">
              <w:rPr>
                <w:sz w:val="22"/>
                <w:szCs w:val="22"/>
              </w:rPr>
              <w:t>Код валюты по ОКВ</w:t>
            </w:r>
          </w:p>
        </w:tc>
        <w:tc>
          <w:tcPr>
            <w:tcW w:w="750" w:type="pct"/>
          </w:tcPr>
          <w:p w14:paraId="066B3098" w14:textId="16E8C156" w:rsidR="00B36F3C" w:rsidRPr="00D52E61" w:rsidRDefault="00136B6C" w:rsidP="0018564D">
            <w:pPr>
              <w:pStyle w:val="GOSTTablenorm"/>
              <w:rPr>
                <w:szCs w:val="22"/>
                <w:highlight w:val="yellow"/>
              </w:rPr>
            </w:pPr>
            <w:r w:rsidRPr="00136B6C">
              <w:rPr>
                <w:lang w:val="en-US"/>
              </w:rPr>
              <w:t>FFF_</w:t>
            </w:r>
            <w:r w:rsidR="00B36F3C" w:rsidRPr="00136B6C">
              <w:t>CURRENCYCODE</w:t>
            </w:r>
          </w:p>
        </w:tc>
        <w:tc>
          <w:tcPr>
            <w:tcW w:w="500" w:type="pct"/>
          </w:tcPr>
          <w:p w14:paraId="5933ED64" w14:textId="77777777" w:rsidR="00B36F3C" w:rsidRPr="00965CA2" w:rsidRDefault="00B36F3C" w:rsidP="0018564D">
            <w:pPr>
              <w:ind w:left="57" w:right="57" w:firstLine="0"/>
              <w:rPr>
                <w:sz w:val="22"/>
                <w:szCs w:val="22"/>
              </w:rPr>
            </w:pPr>
            <w:r w:rsidRPr="00965CA2">
              <w:rPr>
                <w:sz w:val="22"/>
                <w:szCs w:val="22"/>
              </w:rPr>
              <w:t>Строка</w:t>
            </w:r>
          </w:p>
        </w:tc>
        <w:tc>
          <w:tcPr>
            <w:tcW w:w="291" w:type="pct"/>
          </w:tcPr>
          <w:p w14:paraId="3826FBAE" w14:textId="77777777" w:rsidR="00B36F3C" w:rsidRPr="00965CA2" w:rsidRDefault="00B36F3C" w:rsidP="0018564D">
            <w:pPr>
              <w:ind w:left="57" w:right="57" w:firstLine="0"/>
              <w:rPr>
                <w:sz w:val="22"/>
                <w:szCs w:val="22"/>
              </w:rPr>
            </w:pPr>
            <w:r w:rsidRPr="00965CA2">
              <w:rPr>
                <w:sz w:val="22"/>
                <w:szCs w:val="22"/>
              </w:rPr>
              <w:t>Да</w:t>
            </w:r>
          </w:p>
        </w:tc>
        <w:tc>
          <w:tcPr>
            <w:tcW w:w="293" w:type="pct"/>
          </w:tcPr>
          <w:p w14:paraId="4A9220B2" w14:textId="77777777" w:rsidR="00B36F3C" w:rsidRPr="000160F1" w:rsidRDefault="00B36F3C" w:rsidP="000160F1">
            <w:pPr>
              <w:pStyle w:val="GOSTTablenorm"/>
            </w:pPr>
            <w:r w:rsidRPr="000160F1">
              <w:t>=3</w:t>
            </w:r>
          </w:p>
        </w:tc>
        <w:tc>
          <w:tcPr>
            <w:tcW w:w="2066" w:type="pct"/>
          </w:tcPr>
          <w:p w14:paraId="207713C4" w14:textId="77777777" w:rsidR="00A224F8" w:rsidRDefault="00B36F3C" w:rsidP="0018564D">
            <w:pPr>
              <w:pStyle w:val="GOSTTablenorm"/>
            </w:pPr>
            <w:r w:rsidRPr="00965CA2">
              <w:t>Указывается цифровой код валюты по Общероссийскому классификатору валют</w:t>
            </w:r>
            <w:r w:rsidR="00A224F8">
              <w:t>.</w:t>
            </w:r>
          </w:p>
          <w:p w14:paraId="62FD2860" w14:textId="7228C0BD" w:rsidR="00B36F3C" w:rsidRPr="00965CA2" w:rsidRDefault="00B36F3C" w:rsidP="0018564D">
            <w:pPr>
              <w:pStyle w:val="GOSTTablenorm"/>
            </w:pPr>
            <w:r>
              <w:t>Допустимо указывать как цифровой, так и буквенный код валюты</w:t>
            </w:r>
          </w:p>
        </w:tc>
      </w:tr>
      <w:tr w:rsidR="00136B6C" w:rsidRPr="0077563F" w14:paraId="1D74B4BD" w14:textId="77777777" w:rsidTr="0018564D">
        <w:tc>
          <w:tcPr>
            <w:tcW w:w="1100" w:type="pct"/>
          </w:tcPr>
          <w:p w14:paraId="770DE56B" w14:textId="133DF87C" w:rsidR="00136B6C" w:rsidRDefault="00136B6C" w:rsidP="00136B6C">
            <w:pPr>
              <w:ind w:left="57" w:right="57" w:firstLine="0"/>
              <w:rPr>
                <w:sz w:val="22"/>
                <w:szCs w:val="22"/>
              </w:rPr>
            </w:pPr>
            <w:r>
              <w:rPr>
                <w:sz w:val="22"/>
                <w:szCs w:val="22"/>
              </w:rPr>
              <w:t>Код валюты учета</w:t>
            </w:r>
          </w:p>
        </w:tc>
        <w:tc>
          <w:tcPr>
            <w:tcW w:w="750" w:type="pct"/>
          </w:tcPr>
          <w:p w14:paraId="6B27295D" w14:textId="04501658" w:rsidR="00136B6C" w:rsidRPr="003B2067" w:rsidRDefault="00136B6C" w:rsidP="00136B6C">
            <w:pPr>
              <w:pStyle w:val="GOSTTablenorm"/>
            </w:pPr>
            <w:r w:rsidRPr="00136B6C">
              <w:t>CURRENCYCODE</w:t>
            </w:r>
          </w:p>
        </w:tc>
        <w:tc>
          <w:tcPr>
            <w:tcW w:w="500" w:type="pct"/>
          </w:tcPr>
          <w:p w14:paraId="586AB96A" w14:textId="19E7C23A" w:rsidR="00136B6C" w:rsidRPr="00965CA2" w:rsidRDefault="00136B6C" w:rsidP="00136B6C">
            <w:pPr>
              <w:ind w:left="57" w:right="57" w:firstLine="0"/>
              <w:rPr>
                <w:sz w:val="22"/>
                <w:szCs w:val="22"/>
              </w:rPr>
            </w:pPr>
            <w:r w:rsidRPr="00965CA2">
              <w:rPr>
                <w:sz w:val="22"/>
                <w:szCs w:val="22"/>
              </w:rPr>
              <w:t>Строка</w:t>
            </w:r>
          </w:p>
        </w:tc>
        <w:tc>
          <w:tcPr>
            <w:tcW w:w="291" w:type="pct"/>
          </w:tcPr>
          <w:p w14:paraId="1157EF41" w14:textId="6B12DFD1" w:rsidR="00136B6C" w:rsidRPr="00965CA2" w:rsidRDefault="00136B6C" w:rsidP="00136B6C">
            <w:pPr>
              <w:ind w:left="57" w:right="57" w:firstLine="0"/>
              <w:rPr>
                <w:sz w:val="22"/>
                <w:szCs w:val="22"/>
              </w:rPr>
            </w:pPr>
            <w:r w:rsidRPr="00965CA2">
              <w:rPr>
                <w:sz w:val="22"/>
                <w:szCs w:val="22"/>
              </w:rPr>
              <w:t>Да</w:t>
            </w:r>
          </w:p>
        </w:tc>
        <w:tc>
          <w:tcPr>
            <w:tcW w:w="293" w:type="pct"/>
          </w:tcPr>
          <w:p w14:paraId="7582389F" w14:textId="4E215055" w:rsidR="00136B6C" w:rsidRPr="000160F1" w:rsidRDefault="00136B6C" w:rsidP="000160F1">
            <w:pPr>
              <w:pStyle w:val="GOSTTablenorm"/>
            </w:pPr>
            <w:r w:rsidRPr="000160F1">
              <w:t>=3</w:t>
            </w:r>
          </w:p>
        </w:tc>
        <w:tc>
          <w:tcPr>
            <w:tcW w:w="2066" w:type="pct"/>
          </w:tcPr>
          <w:p w14:paraId="1FC32BD1" w14:textId="05A568D1" w:rsidR="00136B6C" w:rsidRPr="00965CA2" w:rsidRDefault="00136B6C" w:rsidP="00136B6C">
            <w:pPr>
              <w:pStyle w:val="GOSTTablenorm"/>
            </w:pPr>
            <w:r w:rsidRPr="00136B6C">
              <w:t>Указывается значение «643»</w:t>
            </w:r>
          </w:p>
        </w:tc>
      </w:tr>
      <w:tr w:rsidR="00136B6C" w:rsidRPr="0077563F" w14:paraId="268FB673" w14:textId="77777777" w:rsidTr="0018564D">
        <w:tc>
          <w:tcPr>
            <w:tcW w:w="1100" w:type="pct"/>
          </w:tcPr>
          <w:p w14:paraId="6712E837" w14:textId="270D11F0" w:rsidR="00136B6C" w:rsidRPr="006F0B98" w:rsidRDefault="00136B6C" w:rsidP="006F0B98">
            <w:pPr>
              <w:pStyle w:val="GOSTTablenorm"/>
            </w:pPr>
            <w:r w:rsidRPr="006F0B98">
              <w:t>Уровень конфиденциальности</w:t>
            </w:r>
          </w:p>
        </w:tc>
        <w:tc>
          <w:tcPr>
            <w:tcW w:w="750" w:type="pct"/>
          </w:tcPr>
          <w:p w14:paraId="5B636D88" w14:textId="3B75DE1C" w:rsidR="00136B6C" w:rsidRPr="00136B6C" w:rsidRDefault="00136B6C" w:rsidP="006F0B98">
            <w:pPr>
              <w:pStyle w:val="GOSTTablenorm"/>
            </w:pPr>
            <w:r w:rsidRPr="006F0B98">
              <w:t>StmInfrmtn_AccessLevelStereotype</w:t>
            </w:r>
          </w:p>
        </w:tc>
        <w:tc>
          <w:tcPr>
            <w:tcW w:w="500" w:type="pct"/>
          </w:tcPr>
          <w:p w14:paraId="106DD54C" w14:textId="33D69B4F" w:rsidR="00136B6C" w:rsidRPr="006F0B98" w:rsidRDefault="00136B6C" w:rsidP="006F0B98">
            <w:pPr>
              <w:pStyle w:val="GOSTTablenorm"/>
            </w:pPr>
            <w:r w:rsidRPr="006F0B98">
              <w:t>Число</w:t>
            </w:r>
          </w:p>
        </w:tc>
        <w:tc>
          <w:tcPr>
            <w:tcW w:w="291" w:type="pct"/>
          </w:tcPr>
          <w:p w14:paraId="609C84BF" w14:textId="54C29AA5" w:rsidR="00136B6C" w:rsidRPr="006F0B98" w:rsidRDefault="00136B6C" w:rsidP="006F0B98">
            <w:pPr>
              <w:pStyle w:val="GOSTTablenorm"/>
            </w:pPr>
            <w:r w:rsidRPr="006F0B98">
              <w:t>Да</w:t>
            </w:r>
          </w:p>
        </w:tc>
        <w:tc>
          <w:tcPr>
            <w:tcW w:w="293" w:type="pct"/>
          </w:tcPr>
          <w:p w14:paraId="6F9D7FCE" w14:textId="2373FFFA" w:rsidR="00136B6C" w:rsidRPr="006F0B98" w:rsidRDefault="00136B6C" w:rsidP="006F0B98">
            <w:pPr>
              <w:pStyle w:val="GOSTTablenorm"/>
            </w:pPr>
            <w:r w:rsidRPr="006F0B98">
              <w:t>=1</w:t>
            </w:r>
          </w:p>
        </w:tc>
        <w:tc>
          <w:tcPr>
            <w:tcW w:w="2066" w:type="pct"/>
          </w:tcPr>
          <w:p w14:paraId="06E9F3F7" w14:textId="77777777" w:rsidR="00136B6C" w:rsidRPr="00136B6C" w:rsidRDefault="00136B6C" w:rsidP="006F0B98">
            <w:pPr>
              <w:pStyle w:val="GOSTTablenorm"/>
            </w:pPr>
            <w:r w:rsidRPr="00136B6C">
              <w:t>Указывается уровень конфиденциальности документа.</w:t>
            </w:r>
          </w:p>
          <w:p w14:paraId="5840F4C4" w14:textId="77777777" w:rsidR="00136B6C" w:rsidRPr="00136B6C" w:rsidRDefault="00136B6C" w:rsidP="006F0B98">
            <w:pPr>
              <w:pStyle w:val="GOSTTablenorm"/>
            </w:pPr>
            <w:r w:rsidRPr="00136B6C">
              <w:t>Возможные значения:</w:t>
            </w:r>
          </w:p>
          <w:p w14:paraId="2B83150F" w14:textId="26A9158D" w:rsidR="00136B6C" w:rsidRDefault="00136B6C" w:rsidP="00D941F4">
            <w:pPr>
              <w:pStyle w:val="GOSTTableListMark1"/>
            </w:pPr>
            <w:r w:rsidRPr="00136B6C">
              <w:t xml:space="preserve">«0» </w:t>
            </w:r>
            <w:r w:rsidR="00605BF7" w:rsidRPr="00965CA2">
              <w:t>–</w:t>
            </w:r>
            <w:r w:rsidRPr="00136B6C">
              <w:t xml:space="preserve"> Несекретно; </w:t>
            </w:r>
          </w:p>
          <w:p w14:paraId="083CFBAC" w14:textId="5BC0C56C" w:rsidR="00136B6C" w:rsidRPr="00965CA2" w:rsidRDefault="00136B6C" w:rsidP="00D941F4">
            <w:pPr>
              <w:pStyle w:val="GOSTTableListMark1"/>
            </w:pPr>
            <w:r w:rsidRPr="00136B6C">
              <w:t xml:space="preserve">«1» </w:t>
            </w:r>
            <w:r w:rsidR="00605BF7" w:rsidRPr="00965CA2">
              <w:t>–</w:t>
            </w:r>
            <w:r w:rsidRPr="00136B6C">
              <w:t xml:space="preserve"> Для служебного пользования</w:t>
            </w:r>
          </w:p>
        </w:tc>
      </w:tr>
      <w:tr w:rsidR="006F59F6" w:rsidRPr="0077563F" w14:paraId="78F238D3" w14:textId="77777777" w:rsidTr="0018564D">
        <w:tc>
          <w:tcPr>
            <w:tcW w:w="1100" w:type="pct"/>
          </w:tcPr>
          <w:p w14:paraId="3F427A24" w14:textId="3843080B" w:rsidR="006F59F6" w:rsidRPr="00136B6C" w:rsidRDefault="00490FA9" w:rsidP="006F59F6">
            <w:pPr>
              <w:pStyle w:val="GOSTTablenorm"/>
            </w:pPr>
            <w:r>
              <w:t>КС передающий</w:t>
            </w:r>
          </w:p>
        </w:tc>
        <w:tc>
          <w:tcPr>
            <w:tcW w:w="750" w:type="pct"/>
          </w:tcPr>
          <w:p w14:paraId="74547CAF" w14:textId="5EDBC034" w:rsidR="006F59F6" w:rsidRPr="00136B6C" w:rsidRDefault="006F59F6" w:rsidP="006F59F6">
            <w:pPr>
              <w:pStyle w:val="GOSTTablenorm"/>
            </w:pPr>
            <w:r w:rsidRPr="00136B6C">
              <w:t>R_AccNumber</w:t>
            </w:r>
          </w:p>
        </w:tc>
        <w:tc>
          <w:tcPr>
            <w:tcW w:w="500" w:type="pct"/>
          </w:tcPr>
          <w:p w14:paraId="68403BF5" w14:textId="2F696974" w:rsidR="006F59F6" w:rsidRPr="00136B6C" w:rsidRDefault="006F59F6" w:rsidP="006F59F6">
            <w:pPr>
              <w:pStyle w:val="GOSTTablenorm"/>
            </w:pPr>
            <w:r w:rsidRPr="00136B6C">
              <w:t>Строка</w:t>
            </w:r>
          </w:p>
        </w:tc>
        <w:tc>
          <w:tcPr>
            <w:tcW w:w="291" w:type="pct"/>
          </w:tcPr>
          <w:p w14:paraId="034925E9" w14:textId="79FF4374" w:rsidR="006F59F6" w:rsidRPr="00136B6C" w:rsidRDefault="006F59F6" w:rsidP="006F59F6">
            <w:pPr>
              <w:pStyle w:val="GOSTTablenorm"/>
            </w:pPr>
            <w:r w:rsidRPr="00136B6C">
              <w:t>Да</w:t>
            </w:r>
          </w:p>
        </w:tc>
        <w:tc>
          <w:tcPr>
            <w:tcW w:w="293" w:type="pct"/>
          </w:tcPr>
          <w:p w14:paraId="28401172" w14:textId="50CBC1CF" w:rsidR="006F59F6" w:rsidRPr="00136B6C" w:rsidRDefault="006F59F6" w:rsidP="006F59F6">
            <w:pPr>
              <w:pStyle w:val="GOSTTablenorm"/>
            </w:pPr>
            <w:r w:rsidRPr="00136B6C">
              <w:t>=20</w:t>
            </w:r>
          </w:p>
        </w:tc>
        <w:tc>
          <w:tcPr>
            <w:tcW w:w="2066" w:type="pct"/>
          </w:tcPr>
          <w:p w14:paraId="3CEA05ED" w14:textId="69238FAD" w:rsidR="006F59F6" w:rsidRPr="006F59F6" w:rsidRDefault="006F59F6" w:rsidP="006F59F6">
            <w:pPr>
              <w:pStyle w:val="GOSTTablenorm"/>
            </w:pPr>
            <w:r w:rsidRPr="006F59F6">
              <w:t xml:space="preserve">Указывается номер казначейского счета </w:t>
            </w:r>
            <w:r>
              <w:t>передающего</w:t>
            </w:r>
          </w:p>
        </w:tc>
      </w:tr>
      <w:tr w:rsidR="006F59F6" w:rsidRPr="0077563F" w14:paraId="0246C2BA" w14:textId="77777777" w:rsidTr="0018564D">
        <w:tc>
          <w:tcPr>
            <w:tcW w:w="1100" w:type="pct"/>
          </w:tcPr>
          <w:p w14:paraId="6738AD36" w14:textId="2B2830E0" w:rsidR="006F59F6" w:rsidRPr="00136B6C" w:rsidRDefault="006F59F6" w:rsidP="00490FA9">
            <w:pPr>
              <w:pStyle w:val="GOSTTablenorm"/>
            </w:pPr>
            <w:r w:rsidRPr="00136B6C">
              <w:t>КС</w:t>
            </w:r>
            <w:r w:rsidR="00490FA9">
              <w:t xml:space="preserve"> </w:t>
            </w:r>
            <w:r w:rsidRPr="00136B6C">
              <w:t>принимающ</w:t>
            </w:r>
            <w:r w:rsidR="00490FA9">
              <w:t>ий</w:t>
            </w:r>
          </w:p>
        </w:tc>
        <w:tc>
          <w:tcPr>
            <w:tcW w:w="750" w:type="pct"/>
          </w:tcPr>
          <w:p w14:paraId="0459E7D5" w14:textId="5B5BC89C" w:rsidR="006F59F6" w:rsidRPr="00136B6C" w:rsidRDefault="006F59F6" w:rsidP="006F59F6">
            <w:pPr>
              <w:pStyle w:val="GOSTTablenorm"/>
            </w:pPr>
            <w:r w:rsidRPr="00136B6C">
              <w:t>P_AccNumber</w:t>
            </w:r>
          </w:p>
        </w:tc>
        <w:tc>
          <w:tcPr>
            <w:tcW w:w="500" w:type="pct"/>
          </w:tcPr>
          <w:p w14:paraId="081F897C" w14:textId="6B2C013B" w:rsidR="006F59F6" w:rsidRPr="00136B6C" w:rsidRDefault="006F59F6" w:rsidP="006F59F6">
            <w:pPr>
              <w:pStyle w:val="GOSTTablenorm"/>
            </w:pPr>
            <w:r w:rsidRPr="00136B6C">
              <w:t>Строка</w:t>
            </w:r>
          </w:p>
        </w:tc>
        <w:tc>
          <w:tcPr>
            <w:tcW w:w="291" w:type="pct"/>
          </w:tcPr>
          <w:p w14:paraId="3CEA08E1" w14:textId="1238183E" w:rsidR="006F59F6" w:rsidRPr="00136B6C" w:rsidRDefault="006F59F6" w:rsidP="006F59F6">
            <w:pPr>
              <w:pStyle w:val="GOSTTablenorm"/>
            </w:pPr>
            <w:r w:rsidRPr="00136B6C">
              <w:t>Да</w:t>
            </w:r>
          </w:p>
        </w:tc>
        <w:tc>
          <w:tcPr>
            <w:tcW w:w="293" w:type="pct"/>
          </w:tcPr>
          <w:p w14:paraId="7963675E" w14:textId="0D06B3E8" w:rsidR="006F59F6" w:rsidRPr="00136B6C" w:rsidRDefault="006F59F6" w:rsidP="006F59F6">
            <w:pPr>
              <w:pStyle w:val="GOSTTablenorm"/>
            </w:pPr>
            <w:r w:rsidRPr="00136B6C">
              <w:t>=20</w:t>
            </w:r>
          </w:p>
        </w:tc>
        <w:tc>
          <w:tcPr>
            <w:tcW w:w="2066" w:type="pct"/>
          </w:tcPr>
          <w:p w14:paraId="758173DC" w14:textId="6B089A81" w:rsidR="006F59F6" w:rsidRPr="00136B6C" w:rsidRDefault="006F59F6" w:rsidP="006F59F6">
            <w:pPr>
              <w:pStyle w:val="GOSTTablenorm"/>
            </w:pPr>
            <w:r w:rsidRPr="006F59F6">
              <w:t>Указывается номер казначейского счета принимающего</w:t>
            </w:r>
          </w:p>
        </w:tc>
      </w:tr>
      <w:tr w:rsidR="006F59F6" w:rsidRPr="0077563F" w14:paraId="40C062A5" w14:textId="77777777" w:rsidTr="0018564D">
        <w:tc>
          <w:tcPr>
            <w:tcW w:w="1100" w:type="pct"/>
          </w:tcPr>
          <w:p w14:paraId="28767046" w14:textId="27A68715" w:rsidR="006F59F6" w:rsidRPr="006F59F6" w:rsidRDefault="006F59F6" w:rsidP="00490FA9">
            <w:pPr>
              <w:pStyle w:val="GOSTTablenorm"/>
            </w:pPr>
            <w:r w:rsidRPr="006F59F6">
              <w:t>Номер</w:t>
            </w:r>
            <w:r w:rsidR="00490FA9">
              <w:t xml:space="preserve"> </w:t>
            </w:r>
            <w:r w:rsidRPr="006F59F6">
              <w:t>ЛС</w:t>
            </w:r>
            <w:r w:rsidR="00490FA9">
              <w:t xml:space="preserve"> </w:t>
            </w:r>
            <w:r w:rsidRPr="006F59F6">
              <w:t>передающий</w:t>
            </w:r>
          </w:p>
        </w:tc>
        <w:tc>
          <w:tcPr>
            <w:tcW w:w="750" w:type="pct"/>
          </w:tcPr>
          <w:p w14:paraId="62BDE8EC" w14:textId="64A1AD89" w:rsidR="006F59F6" w:rsidRPr="006F59F6" w:rsidRDefault="00A224F8" w:rsidP="006F59F6">
            <w:pPr>
              <w:pStyle w:val="GOSTTablenorm"/>
            </w:pPr>
            <w:r>
              <w:rPr>
                <w:lang w:val="en-US"/>
              </w:rPr>
              <w:t>R_ACCNUM</w:t>
            </w:r>
          </w:p>
        </w:tc>
        <w:tc>
          <w:tcPr>
            <w:tcW w:w="500" w:type="pct"/>
          </w:tcPr>
          <w:p w14:paraId="2A9D881E" w14:textId="638E32C6" w:rsidR="006F59F6" w:rsidRPr="006F59F6" w:rsidRDefault="006F59F6" w:rsidP="006F59F6">
            <w:pPr>
              <w:pStyle w:val="GOSTTablenorm"/>
            </w:pPr>
            <w:r w:rsidRPr="006F59F6">
              <w:rPr>
                <w:szCs w:val="22"/>
              </w:rPr>
              <w:t>Строка</w:t>
            </w:r>
          </w:p>
        </w:tc>
        <w:tc>
          <w:tcPr>
            <w:tcW w:w="291" w:type="pct"/>
          </w:tcPr>
          <w:p w14:paraId="787BAD54" w14:textId="4264AB21" w:rsidR="006F59F6" w:rsidRPr="006F59F6" w:rsidRDefault="006F59F6" w:rsidP="006F59F6">
            <w:pPr>
              <w:pStyle w:val="GOSTTablenorm"/>
            </w:pPr>
            <w:r w:rsidRPr="006F59F6">
              <w:rPr>
                <w:szCs w:val="22"/>
              </w:rPr>
              <w:t>Да</w:t>
            </w:r>
          </w:p>
        </w:tc>
        <w:tc>
          <w:tcPr>
            <w:tcW w:w="293" w:type="pct"/>
          </w:tcPr>
          <w:p w14:paraId="3BB565D4" w14:textId="1A907567" w:rsidR="006F59F6" w:rsidRPr="006F59F6" w:rsidRDefault="006F59F6" w:rsidP="006F59F6">
            <w:pPr>
              <w:pStyle w:val="GOSTTablenorm"/>
            </w:pPr>
            <w:r w:rsidRPr="006F59F6">
              <w:rPr>
                <w:szCs w:val="22"/>
              </w:rPr>
              <w:t>=11</w:t>
            </w:r>
          </w:p>
        </w:tc>
        <w:tc>
          <w:tcPr>
            <w:tcW w:w="2066" w:type="pct"/>
          </w:tcPr>
          <w:p w14:paraId="391048AA" w14:textId="77777777" w:rsidR="006F59F6" w:rsidRPr="00157F22" w:rsidRDefault="006F59F6" w:rsidP="006F59F6">
            <w:pPr>
              <w:pStyle w:val="GOSTTablenorm"/>
            </w:pPr>
            <w:r w:rsidRPr="00965CA2">
              <w:t xml:space="preserve">Указывается </w:t>
            </w:r>
            <w:r>
              <w:t>номер лицевого счета передающего</w:t>
            </w:r>
          </w:p>
        </w:tc>
      </w:tr>
      <w:tr w:rsidR="006F59F6" w:rsidRPr="0077563F" w14:paraId="39FA9890" w14:textId="77777777" w:rsidTr="0018564D">
        <w:tc>
          <w:tcPr>
            <w:tcW w:w="1100" w:type="pct"/>
          </w:tcPr>
          <w:p w14:paraId="2F953952" w14:textId="7D21C576" w:rsidR="006F59F6" w:rsidRPr="006F59F6" w:rsidRDefault="006F59F6" w:rsidP="00490FA9">
            <w:pPr>
              <w:pStyle w:val="GOSTTablenorm"/>
            </w:pPr>
            <w:r w:rsidRPr="006F59F6">
              <w:t>Номер</w:t>
            </w:r>
            <w:r w:rsidR="00490FA9">
              <w:t xml:space="preserve"> </w:t>
            </w:r>
            <w:r w:rsidRPr="006F59F6">
              <w:t>ЛС</w:t>
            </w:r>
            <w:r w:rsidR="00490FA9">
              <w:t xml:space="preserve"> </w:t>
            </w:r>
            <w:r w:rsidRPr="006F59F6">
              <w:t>принимающий</w:t>
            </w:r>
          </w:p>
        </w:tc>
        <w:tc>
          <w:tcPr>
            <w:tcW w:w="750" w:type="pct"/>
          </w:tcPr>
          <w:p w14:paraId="0AC4CF6A" w14:textId="31B4061E" w:rsidR="006F59F6" w:rsidRPr="006F59F6" w:rsidRDefault="006F59F6" w:rsidP="006F59F6">
            <w:pPr>
              <w:pStyle w:val="GOSTTablenorm"/>
              <w:rPr>
                <w:lang w:val="en-US"/>
              </w:rPr>
            </w:pPr>
            <w:r w:rsidRPr="006F59F6">
              <w:rPr>
                <w:lang w:val="en-US"/>
              </w:rPr>
              <w:t>P</w:t>
            </w:r>
            <w:r w:rsidRPr="006F59F6">
              <w:t>_</w:t>
            </w:r>
            <w:r w:rsidRPr="006F59F6">
              <w:rPr>
                <w:lang w:val="en-US"/>
              </w:rPr>
              <w:t>ACCNUM</w:t>
            </w:r>
          </w:p>
        </w:tc>
        <w:tc>
          <w:tcPr>
            <w:tcW w:w="500" w:type="pct"/>
          </w:tcPr>
          <w:p w14:paraId="3B55DA11" w14:textId="699251C2" w:rsidR="006F59F6" w:rsidRPr="006F59F6" w:rsidRDefault="006F59F6" w:rsidP="006F59F6">
            <w:pPr>
              <w:ind w:left="57" w:right="57" w:firstLine="0"/>
              <w:rPr>
                <w:sz w:val="22"/>
              </w:rPr>
            </w:pPr>
            <w:r w:rsidRPr="006F59F6">
              <w:rPr>
                <w:szCs w:val="22"/>
              </w:rPr>
              <w:t>Строка</w:t>
            </w:r>
          </w:p>
        </w:tc>
        <w:tc>
          <w:tcPr>
            <w:tcW w:w="291" w:type="pct"/>
          </w:tcPr>
          <w:p w14:paraId="679B9FBB" w14:textId="0B916406" w:rsidR="006F59F6" w:rsidRPr="006F59F6" w:rsidRDefault="006F59F6" w:rsidP="006F59F6">
            <w:pPr>
              <w:ind w:left="57" w:right="57" w:firstLine="0"/>
              <w:rPr>
                <w:sz w:val="22"/>
              </w:rPr>
            </w:pPr>
            <w:r w:rsidRPr="006F59F6">
              <w:rPr>
                <w:szCs w:val="22"/>
              </w:rPr>
              <w:t>Да</w:t>
            </w:r>
          </w:p>
        </w:tc>
        <w:tc>
          <w:tcPr>
            <w:tcW w:w="293" w:type="pct"/>
          </w:tcPr>
          <w:p w14:paraId="584BB5CE" w14:textId="7B6EFBB5" w:rsidR="006F59F6" w:rsidRPr="006F59F6" w:rsidRDefault="006F59F6" w:rsidP="006F59F6">
            <w:pPr>
              <w:ind w:left="57" w:right="57" w:firstLine="0"/>
              <w:rPr>
                <w:sz w:val="22"/>
              </w:rPr>
            </w:pPr>
            <w:r w:rsidRPr="006F59F6">
              <w:rPr>
                <w:szCs w:val="22"/>
              </w:rPr>
              <w:t>=11</w:t>
            </w:r>
          </w:p>
        </w:tc>
        <w:tc>
          <w:tcPr>
            <w:tcW w:w="2066" w:type="pct"/>
          </w:tcPr>
          <w:p w14:paraId="6B8A76C0" w14:textId="77777777" w:rsidR="006F59F6" w:rsidRPr="00965CA2" w:rsidRDefault="006F59F6" w:rsidP="006F59F6">
            <w:pPr>
              <w:pStyle w:val="GOSTTablenorm"/>
            </w:pPr>
            <w:r w:rsidRPr="00965CA2">
              <w:t xml:space="preserve">Указывается </w:t>
            </w:r>
            <w:r>
              <w:t>номер лицевого счета принимающего</w:t>
            </w:r>
          </w:p>
        </w:tc>
      </w:tr>
      <w:tr w:rsidR="00490FA9" w:rsidRPr="0077563F" w14:paraId="6BDE0043" w14:textId="77777777" w:rsidTr="0018564D">
        <w:tc>
          <w:tcPr>
            <w:tcW w:w="1100" w:type="pct"/>
          </w:tcPr>
          <w:p w14:paraId="5DBBAD0B" w14:textId="7A8BBFE9" w:rsidR="00490FA9" w:rsidRPr="00947ED1" w:rsidRDefault="00490FA9" w:rsidP="00490FA9">
            <w:pPr>
              <w:pStyle w:val="GOSTTablenorm"/>
            </w:pPr>
            <w:r w:rsidRPr="00490FA9">
              <w:t>ТОФК</w:t>
            </w:r>
            <w:r>
              <w:t xml:space="preserve"> </w:t>
            </w:r>
            <w:r w:rsidRPr="00490FA9">
              <w:t>передающий</w:t>
            </w:r>
          </w:p>
        </w:tc>
        <w:tc>
          <w:tcPr>
            <w:tcW w:w="750" w:type="pct"/>
          </w:tcPr>
          <w:p w14:paraId="03EA6BF2" w14:textId="75683671" w:rsidR="00490FA9" w:rsidRPr="00490FA9" w:rsidRDefault="00490FA9" w:rsidP="00490FA9">
            <w:pPr>
              <w:pStyle w:val="GOSTTablenorm"/>
            </w:pPr>
            <w:r w:rsidRPr="00490FA9">
              <w:t>R_TOFKCode</w:t>
            </w:r>
          </w:p>
        </w:tc>
        <w:tc>
          <w:tcPr>
            <w:tcW w:w="500" w:type="pct"/>
          </w:tcPr>
          <w:p w14:paraId="533BDA6F" w14:textId="77777777" w:rsidR="00490FA9" w:rsidRPr="00947ED1" w:rsidRDefault="00490FA9" w:rsidP="00490FA9">
            <w:pPr>
              <w:pStyle w:val="GOSTTablenorm"/>
            </w:pPr>
            <w:r w:rsidRPr="00947ED1">
              <w:t>Строка</w:t>
            </w:r>
          </w:p>
        </w:tc>
        <w:tc>
          <w:tcPr>
            <w:tcW w:w="291" w:type="pct"/>
          </w:tcPr>
          <w:p w14:paraId="3A37C504" w14:textId="77777777" w:rsidR="00490FA9" w:rsidRPr="00947ED1" w:rsidRDefault="00490FA9" w:rsidP="00490FA9">
            <w:pPr>
              <w:pStyle w:val="GOSTTablenorm"/>
            </w:pPr>
            <w:r w:rsidRPr="00947ED1">
              <w:t>Да</w:t>
            </w:r>
          </w:p>
        </w:tc>
        <w:tc>
          <w:tcPr>
            <w:tcW w:w="293" w:type="pct"/>
          </w:tcPr>
          <w:p w14:paraId="088E0B7D" w14:textId="77777777" w:rsidR="00490FA9" w:rsidRPr="00947ED1" w:rsidRDefault="00490FA9" w:rsidP="00490FA9">
            <w:pPr>
              <w:pStyle w:val="GOSTTablenorm"/>
            </w:pPr>
            <w:r w:rsidRPr="00947ED1">
              <w:t>=4</w:t>
            </w:r>
          </w:p>
        </w:tc>
        <w:tc>
          <w:tcPr>
            <w:tcW w:w="2066" w:type="pct"/>
          </w:tcPr>
          <w:p w14:paraId="4C5B7681" w14:textId="77777777" w:rsidR="00490FA9" w:rsidRPr="00947ED1" w:rsidRDefault="00490FA9" w:rsidP="00490FA9">
            <w:pPr>
              <w:pStyle w:val="GOSTTablenorm"/>
            </w:pPr>
            <w:r w:rsidRPr="000231AE">
              <w:t xml:space="preserve">Указывается значение кода ТОФК обслуживания ЛС </w:t>
            </w:r>
            <w:r w:rsidRPr="009D4429">
              <w:t>передающего</w:t>
            </w:r>
          </w:p>
        </w:tc>
      </w:tr>
      <w:tr w:rsidR="00490FA9" w:rsidRPr="0077563F" w14:paraId="41814358" w14:textId="77777777" w:rsidTr="0018564D">
        <w:tc>
          <w:tcPr>
            <w:tcW w:w="1100" w:type="pct"/>
          </w:tcPr>
          <w:p w14:paraId="3EBCFC88" w14:textId="3106C520" w:rsidR="00490FA9" w:rsidRPr="00490FA9" w:rsidRDefault="00490FA9" w:rsidP="00490FA9">
            <w:pPr>
              <w:pStyle w:val="GOSTTablenorm"/>
            </w:pPr>
            <w:r w:rsidRPr="00490FA9">
              <w:t>ТОФК</w:t>
            </w:r>
            <w:r>
              <w:t xml:space="preserve"> </w:t>
            </w:r>
            <w:r w:rsidRPr="00490FA9">
              <w:t>принимающий</w:t>
            </w:r>
          </w:p>
        </w:tc>
        <w:tc>
          <w:tcPr>
            <w:tcW w:w="750" w:type="pct"/>
          </w:tcPr>
          <w:p w14:paraId="7330C059" w14:textId="5062B9E0" w:rsidR="00490FA9" w:rsidRPr="00490FA9" w:rsidRDefault="00490FA9" w:rsidP="00490FA9">
            <w:pPr>
              <w:pStyle w:val="GOSTTablenorm"/>
            </w:pPr>
            <w:r w:rsidRPr="00490FA9">
              <w:t>P_TOFKCode</w:t>
            </w:r>
          </w:p>
        </w:tc>
        <w:tc>
          <w:tcPr>
            <w:tcW w:w="500" w:type="pct"/>
          </w:tcPr>
          <w:p w14:paraId="30501975" w14:textId="77777777" w:rsidR="00490FA9" w:rsidRPr="00965CA2" w:rsidRDefault="00490FA9" w:rsidP="00490FA9">
            <w:pPr>
              <w:pStyle w:val="GOSTTablenorm"/>
            </w:pPr>
            <w:r w:rsidRPr="00947ED1">
              <w:t>Строка</w:t>
            </w:r>
          </w:p>
        </w:tc>
        <w:tc>
          <w:tcPr>
            <w:tcW w:w="291" w:type="pct"/>
          </w:tcPr>
          <w:p w14:paraId="0BED728D" w14:textId="77777777" w:rsidR="00490FA9" w:rsidRPr="00490FA9" w:rsidRDefault="00490FA9" w:rsidP="00490FA9">
            <w:pPr>
              <w:pStyle w:val="GOSTTablenorm"/>
            </w:pPr>
            <w:r w:rsidRPr="00947ED1">
              <w:t>Да</w:t>
            </w:r>
          </w:p>
        </w:tc>
        <w:tc>
          <w:tcPr>
            <w:tcW w:w="293" w:type="pct"/>
          </w:tcPr>
          <w:p w14:paraId="2F5044EB" w14:textId="77777777" w:rsidR="00490FA9" w:rsidRPr="00490FA9" w:rsidRDefault="00490FA9" w:rsidP="00490FA9">
            <w:pPr>
              <w:pStyle w:val="GOSTTablenorm"/>
            </w:pPr>
            <w:r w:rsidRPr="00947ED1">
              <w:t>=4</w:t>
            </w:r>
          </w:p>
        </w:tc>
        <w:tc>
          <w:tcPr>
            <w:tcW w:w="2066" w:type="pct"/>
          </w:tcPr>
          <w:p w14:paraId="3570BFF7" w14:textId="77777777" w:rsidR="00490FA9" w:rsidRPr="00490FA9" w:rsidRDefault="00490FA9" w:rsidP="00490FA9">
            <w:pPr>
              <w:pStyle w:val="GOSTTablenorm"/>
            </w:pPr>
            <w:r w:rsidRPr="000231AE">
              <w:t xml:space="preserve">Указывается значение кода ТОФК обслуживания ЛС </w:t>
            </w:r>
            <w:r>
              <w:t>принимающего</w:t>
            </w:r>
          </w:p>
        </w:tc>
      </w:tr>
      <w:tr w:rsidR="006F59F6" w:rsidRPr="0077563F" w14:paraId="20BB858A" w14:textId="77777777" w:rsidTr="0018564D">
        <w:tc>
          <w:tcPr>
            <w:tcW w:w="1100" w:type="pct"/>
          </w:tcPr>
          <w:p w14:paraId="17014DEE" w14:textId="093F33AC" w:rsidR="006F59F6" w:rsidRPr="00947ED1" w:rsidRDefault="006F59F6" w:rsidP="006F59F6">
            <w:pPr>
              <w:ind w:left="57" w:right="57" w:firstLine="0"/>
              <w:rPr>
                <w:sz w:val="22"/>
              </w:rPr>
            </w:pPr>
            <w:r w:rsidRPr="00947ED1">
              <w:rPr>
                <w:sz w:val="22"/>
              </w:rPr>
              <w:t>Код ТОФК учета</w:t>
            </w:r>
            <w:r w:rsidR="00490FA9">
              <w:rPr>
                <w:sz w:val="22"/>
              </w:rPr>
              <w:t xml:space="preserve"> передающий</w:t>
            </w:r>
          </w:p>
        </w:tc>
        <w:tc>
          <w:tcPr>
            <w:tcW w:w="750" w:type="pct"/>
          </w:tcPr>
          <w:p w14:paraId="28175777" w14:textId="04BE735C" w:rsidR="006F59F6" w:rsidRPr="003B2067" w:rsidRDefault="006F59F6" w:rsidP="006F59F6">
            <w:pPr>
              <w:pStyle w:val="GOSTTablenorm"/>
              <w:rPr>
                <w:lang w:val="en-US"/>
              </w:rPr>
            </w:pPr>
            <w:r w:rsidRPr="003B2067">
              <w:t>TOFKCodeTS</w:t>
            </w:r>
          </w:p>
        </w:tc>
        <w:tc>
          <w:tcPr>
            <w:tcW w:w="500" w:type="pct"/>
          </w:tcPr>
          <w:p w14:paraId="228325F5" w14:textId="77777777" w:rsidR="006F59F6" w:rsidRPr="00947ED1" w:rsidRDefault="006F59F6" w:rsidP="006F59F6">
            <w:pPr>
              <w:ind w:left="57" w:right="57" w:firstLine="0"/>
              <w:rPr>
                <w:sz w:val="22"/>
              </w:rPr>
            </w:pPr>
            <w:r w:rsidRPr="00947ED1">
              <w:rPr>
                <w:sz w:val="22"/>
              </w:rPr>
              <w:t>Строка</w:t>
            </w:r>
          </w:p>
        </w:tc>
        <w:tc>
          <w:tcPr>
            <w:tcW w:w="291" w:type="pct"/>
          </w:tcPr>
          <w:p w14:paraId="1C53E48C" w14:textId="77777777" w:rsidR="006F59F6" w:rsidRPr="00947ED1" w:rsidRDefault="006F59F6" w:rsidP="006F59F6">
            <w:pPr>
              <w:ind w:left="57" w:right="57" w:firstLine="0"/>
              <w:rPr>
                <w:sz w:val="22"/>
              </w:rPr>
            </w:pPr>
            <w:r w:rsidRPr="00947ED1">
              <w:rPr>
                <w:sz w:val="22"/>
              </w:rPr>
              <w:t>Да</w:t>
            </w:r>
          </w:p>
        </w:tc>
        <w:tc>
          <w:tcPr>
            <w:tcW w:w="293" w:type="pct"/>
          </w:tcPr>
          <w:p w14:paraId="59739FB5" w14:textId="77777777" w:rsidR="006F59F6" w:rsidRPr="00947ED1" w:rsidRDefault="006F59F6" w:rsidP="006F59F6">
            <w:pPr>
              <w:ind w:left="57" w:right="57" w:firstLine="0"/>
              <w:rPr>
                <w:sz w:val="22"/>
              </w:rPr>
            </w:pPr>
            <w:r w:rsidRPr="00947ED1">
              <w:rPr>
                <w:sz w:val="22"/>
              </w:rPr>
              <w:t>=4</w:t>
            </w:r>
          </w:p>
        </w:tc>
        <w:tc>
          <w:tcPr>
            <w:tcW w:w="2066" w:type="pct"/>
          </w:tcPr>
          <w:p w14:paraId="43C2BC38" w14:textId="77777777" w:rsidR="006F59F6" w:rsidRPr="00947ED1" w:rsidRDefault="006F59F6" w:rsidP="006F59F6">
            <w:pPr>
              <w:pStyle w:val="GOSTTablenorm"/>
            </w:pPr>
            <w:r w:rsidRPr="00947ED1">
              <w:t>Указывается значение кода ТОФК, осуществляющего ведение бюджетного учета</w:t>
            </w:r>
            <w:r>
              <w:t xml:space="preserve"> передающего</w:t>
            </w:r>
          </w:p>
        </w:tc>
      </w:tr>
      <w:tr w:rsidR="006F59F6" w:rsidRPr="0077563F" w14:paraId="59AB2307" w14:textId="77777777" w:rsidTr="0018564D">
        <w:tc>
          <w:tcPr>
            <w:tcW w:w="1100" w:type="pct"/>
          </w:tcPr>
          <w:p w14:paraId="54FEC6C3" w14:textId="0098CC6E" w:rsidR="006F59F6" w:rsidRPr="00D94FAA" w:rsidRDefault="006F59F6" w:rsidP="00490FA9">
            <w:pPr>
              <w:ind w:left="57" w:right="57" w:firstLine="0"/>
            </w:pPr>
            <w:r w:rsidRPr="00947ED1">
              <w:rPr>
                <w:sz w:val="22"/>
              </w:rPr>
              <w:t>К</w:t>
            </w:r>
            <w:r>
              <w:rPr>
                <w:sz w:val="22"/>
              </w:rPr>
              <w:t xml:space="preserve">од ТОФК </w:t>
            </w:r>
            <w:r w:rsidRPr="00947ED1">
              <w:rPr>
                <w:sz w:val="22"/>
              </w:rPr>
              <w:t>учета</w:t>
            </w:r>
            <w:r>
              <w:rPr>
                <w:sz w:val="22"/>
              </w:rPr>
              <w:t xml:space="preserve"> </w:t>
            </w:r>
            <w:r w:rsidR="00490FA9">
              <w:rPr>
                <w:sz w:val="22"/>
              </w:rPr>
              <w:t>принимающий</w:t>
            </w:r>
          </w:p>
        </w:tc>
        <w:tc>
          <w:tcPr>
            <w:tcW w:w="750" w:type="pct"/>
          </w:tcPr>
          <w:p w14:paraId="4D1C198E" w14:textId="05466D7A" w:rsidR="006F59F6" w:rsidRPr="003B2067" w:rsidRDefault="006F59F6" w:rsidP="006F59F6">
            <w:pPr>
              <w:pStyle w:val="GOSTTablenorm"/>
            </w:pPr>
            <w:r w:rsidRPr="003B2067">
              <w:t>TOFKCodeAS</w:t>
            </w:r>
          </w:p>
        </w:tc>
        <w:tc>
          <w:tcPr>
            <w:tcW w:w="500" w:type="pct"/>
          </w:tcPr>
          <w:p w14:paraId="4A0D39F2" w14:textId="77777777" w:rsidR="006F59F6" w:rsidRPr="00947ED1" w:rsidRDefault="006F59F6" w:rsidP="006F59F6">
            <w:pPr>
              <w:ind w:left="57" w:right="57" w:firstLine="0"/>
              <w:rPr>
                <w:sz w:val="22"/>
              </w:rPr>
            </w:pPr>
            <w:r w:rsidRPr="00947ED1">
              <w:rPr>
                <w:sz w:val="22"/>
              </w:rPr>
              <w:t>Строка</w:t>
            </w:r>
          </w:p>
        </w:tc>
        <w:tc>
          <w:tcPr>
            <w:tcW w:w="291" w:type="pct"/>
          </w:tcPr>
          <w:p w14:paraId="7874DF30" w14:textId="77777777" w:rsidR="006F59F6" w:rsidRPr="00947ED1" w:rsidRDefault="006F59F6" w:rsidP="006F59F6">
            <w:pPr>
              <w:ind w:left="57" w:right="57" w:firstLine="0"/>
              <w:rPr>
                <w:sz w:val="22"/>
              </w:rPr>
            </w:pPr>
            <w:r w:rsidRPr="00947ED1">
              <w:rPr>
                <w:sz w:val="22"/>
              </w:rPr>
              <w:t>Да</w:t>
            </w:r>
          </w:p>
        </w:tc>
        <w:tc>
          <w:tcPr>
            <w:tcW w:w="293" w:type="pct"/>
          </w:tcPr>
          <w:p w14:paraId="36A33251" w14:textId="77777777" w:rsidR="006F59F6" w:rsidRPr="00947ED1" w:rsidRDefault="006F59F6" w:rsidP="006F59F6">
            <w:pPr>
              <w:ind w:left="57" w:right="57" w:firstLine="0"/>
              <w:rPr>
                <w:sz w:val="22"/>
              </w:rPr>
            </w:pPr>
            <w:r w:rsidRPr="00947ED1">
              <w:rPr>
                <w:sz w:val="22"/>
              </w:rPr>
              <w:t>=4</w:t>
            </w:r>
          </w:p>
        </w:tc>
        <w:tc>
          <w:tcPr>
            <w:tcW w:w="2066" w:type="pct"/>
          </w:tcPr>
          <w:p w14:paraId="2DCE2D43" w14:textId="77777777" w:rsidR="006F59F6" w:rsidRPr="000231AE" w:rsidRDefault="006F59F6" w:rsidP="006F59F6">
            <w:pPr>
              <w:pStyle w:val="GOSTTablenorm"/>
            </w:pPr>
            <w:r w:rsidRPr="00947ED1">
              <w:t>Указывается значение кода ТОФК, осуществляющего ведение бюджетного учета</w:t>
            </w:r>
            <w:r>
              <w:t xml:space="preserve"> принимающего</w:t>
            </w:r>
          </w:p>
        </w:tc>
      </w:tr>
      <w:tr w:rsidR="006F59F6" w:rsidRPr="0077563F" w14:paraId="0B3BE90A" w14:textId="77777777" w:rsidTr="0018564D">
        <w:tc>
          <w:tcPr>
            <w:tcW w:w="1100" w:type="pct"/>
          </w:tcPr>
          <w:p w14:paraId="20B480F2" w14:textId="0C4C6729" w:rsidR="006F59F6" w:rsidRPr="006E0DDC" w:rsidRDefault="006F59F6" w:rsidP="006F59F6">
            <w:pPr>
              <w:ind w:left="57" w:right="57" w:firstLine="0"/>
              <w:rPr>
                <w:sz w:val="22"/>
                <w:szCs w:val="22"/>
              </w:rPr>
            </w:pPr>
            <w:r w:rsidRPr="0027353D">
              <w:rPr>
                <w:sz w:val="22"/>
                <w:szCs w:val="22"/>
              </w:rPr>
              <w:t>КБК</w:t>
            </w:r>
          </w:p>
        </w:tc>
        <w:tc>
          <w:tcPr>
            <w:tcW w:w="750" w:type="pct"/>
          </w:tcPr>
          <w:p w14:paraId="47C38973" w14:textId="553820B4" w:rsidR="006F59F6" w:rsidRPr="003B2067" w:rsidRDefault="006F59F6" w:rsidP="006F59F6">
            <w:pPr>
              <w:pStyle w:val="GOSTTablenorm"/>
              <w:rPr>
                <w:szCs w:val="22"/>
                <w:lang w:val="en-US"/>
              </w:rPr>
            </w:pPr>
            <w:r w:rsidRPr="003B2067">
              <w:t>CBC</w:t>
            </w:r>
          </w:p>
        </w:tc>
        <w:tc>
          <w:tcPr>
            <w:tcW w:w="500" w:type="pct"/>
          </w:tcPr>
          <w:p w14:paraId="337CC9D5" w14:textId="4099DF3D" w:rsidR="006F59F6" w:rsidRPr="00E23576" w:rsidRDefault="006F59F6" w:rsidP="006F59F6">
            <w:pPr>
              <w:ind w:left="57" w:right="57" w:firstLine="0"/>
              <w:rPr>
                <w:sz w:val="22"/>
                <w:szCs w:val="22"/>
              </w:rPr>
            </w:pPr>
            <w:r w:rsidRPr="0027353D">
              <w:rPr>
                <w:sz w:val="22"/>
              </w:rPr>
              <w:t>Строка</w:t>
            </w:r>
          </w:p>
        </w:tc>
        <w:tc>
          <w:tcPr>
            <w:tcW w:w="291" w:type="pct"/>
          </w:tcPr>
          <w:p w14:paraId="5557CE0A" w14:textId="6AB55437" w:rsidR="006F59F6" w:rsidRPr="00E23576" w:rsidRDefault="006F59F6" w:rsidP="006F59F6">
            <w:pPr>
              <w:ind w:left="57" w:right="57" w:firstLine="0"/>
              <w:rPr>
                <w:sz w:val="22"/>
                <w:szCs w:val="22"/>
              </w:rPr>
            </w:pPr>
            <w:r w:rsidRPr="0027353D">
              <w:rPr>
                <w:sz w:val="22"/>
              </w:rPr>
              <w:t>Да</w:t>
            </w:r>
          </w:p>
        </w:tc>
        <w:tc>
          <w:tcPr>
            <w:tcW w:w="293" w:type="pct"/>
          </w:tcPr>
          <w:p w14:paraId="2488316C" w14:textId="68128868" w:rsidR="006F59F6" w:rsidRPr="000160F1" w:rsidRDefault="006F59F6" w:rsidP="000160F1">
            <w:pPr>
              <w:pStyle w:val="GOSTTablenorm"/>
            </w:pPr>
            <w:r w:rsidRPr="000160F1">
              <w:t>=20</w:t>
            </w:r>
          </w:p>
        </w:tc>
        <w:tc>
          <w:tcPr>
            <w:tcW w:w="2066" w:type="pct"/>
          </w:tcPr>
          <w:p w14:paraId="17DCC345" w14:textId="53991EFA" w:rsidR="006F59F6" w:rsidRPr="006E0E8C" w:rsidRDefault="006F59F6" w:rsidP="006F59F6">
            <w:pPr>
              <w:pStyle w:val="GOSTTablenorm"/>
              <w:rPr>
                <w:szCs w:val="22"/>
              </w:rPr>
            </w:pPr>
            <w:r>
              <w:rPr>
                <w:szCs w:val="22"/>
              </w:rPr>
              <w:t xml:space="preserve">Указывается КБК </w:t>
            </w:r>
            <w:r>
              <w:rPr>
                <w:szCs w:val="24"/>
              </w:rPr>
              <w:t xml:space="preserve">передающего = </w:t>
            </w:r>
            <w:r w:rsidR="00490FA9">
              <w:rPr>
                <w:szCs w:val="24"/>
              </w:rPr>
              <w:t xml:space="preserve">КБК </w:t>
            </w:r>
            <w:r>
              <w:rPr>
                <w:szCs w:val="24"/>
              </w:rPr>
              <w:t>принимающего</w:t>
            </w:r>
          </w:p>
        </w:tc>
      </w:tr>
      <w:tr w:rsidR="006F59F6" w:rsidRPr="0077563F" w14:paraId="678AB551" w14:textId="77777777" w:rsidTr="0018564D">
        <w:tc>
          <w:tcPr>
            <w:tcW w:w="1100" w:type="pct"/>
          </w:tcPr>
          <w:p w14:paraId="242A7C8F" w14:textId="3DCA44C9" w:rsidR="006F59F6" w:rsidRPr="00E23576" w:rsidRDefault="006F59F6" w:rsidP="006F59F6">
            <w:pPr>
              <w:ind w:left="57" w:right="57" w:firstLine="0"/>
              <w:rPr>
                <w:sz w:val="22"/>
                <w:szCs w:val="22"/>
              </w:rPr>
            </w:pPr>
            <w:r w:rsidRPr="00E23576">
              <w:rPr>
                <w:sz w:val="22"/>
                <w:szCs w:val="22"/>
              </w:rPr>
              <w:t>Признак перехода на SVAP</w:t>
            </w:r>
          </w:p>
        </w:tc>
        <w:tc>
          <w:tcPr>
            <w:tcW w:w="750" w:type="pct"/>
          </w:tcPr>
          <w:p w14:paraId="0CF93D3D" w14:textId="538CD964" w:rsidR="006F59F6" w:rsidRPr="003B2067" w:rsidRDefault="006F59F6" w:rsidP="006F59F6">
            <w:pPr>
              <w:pStyle w:val="GOSTTablenorm"/>
              <w:rPr>
                <w:szCs w:val="22"/>
              </w:rPr>
            </w:pPr>
            <w:r w:rsidRPr="003B2067">
              <w:t>SIGN_SVAP</w:t>
            </w:r>
          </w:p>
        </w:tc>
        <w:tc>
          <w:tcPr>
            <w:tcW w:w="500" w:type="pct"/>
          </w:tcPr>
          <w:p w14:paraId="50AF04FB" w14:textId="77777777" w:rsidR="006F59F6" w:rsidRPr="00E23576" w:rsidRDefault="006F59F6" w:rsidP="006F59F6">
            <w:pPr>
              <w:ind w:left="57" w:right="57" w:firstLine="0"/>
              <w:rPr>
                <w:sz w:val="22"/>
                <w:szCs w:val="22"/>
              </w:rPr>
            </w:pPr>
            <w:r w:rsidRPr="00E23576">
              <w:rPr>
                <w:sz w:val="22"/>
                <w:szCs w:val="22"/>
              </w:rPr>
              <w:t>Логический</w:t>
            </w:r>
          </w:p>
        </w:tc>
        <w:tc>
          <w:tcPr>
            <w:tcW w:w="291" w:type="pct"/>
          </w:tcPr>
          <w:p w14:paraId="655EF762" w14:textId="77777777" w:rsidR="006F59F6" w:rsidRPr="00E23576" w:rsidRDefault="006F59F6" w:rsidP="006F59F6">
            <w:pPr>
              <w:ind w:left="57" w:right="57" w:firstLine="0"/>
              <w:rPr>
                <w:sz w:val="22"/>
                <w:szCs w:val="22"/>
              </w:rPr>
            </w:pPr>
            <w:r w:rsidRPr="00E23576">
              <w:rPr>
                <w:sz w:val="22"/>
                <w:szCs w:val="22"/>
              </w:rPr>
              <w:t>Да</w:t>
            </w:r>
          </w:p>
        </w:tc>
        <w:tc>
          <w:tcPr>
            <w:tcW w:w="293" w:type="pct"/>
          </w:tcPr>
          <w:p w14:paraId="07456184" w14:textId="1E3014E0" w:rsidR="006F59F6" w:rsidRPr="000160F1" w:rsidRDefault="006F59F6" w:rsidP="000160F1">
            <w:pPr>
              <w:pStyle w:val="GOSTTablenorm"/>
            </w:pPr>
          </w:p>
        </w:tc>
        <w:tc>
          <w:tcPr>
            <w:tcW w:w="2066" w:type="pct"/>
          </w:tcPr>
          <w:p w14:paraId="0BBAC28C" w14:textId="77777777" w:rsidR="006F59F6" w:rsidRPr="001C4032" w:rsidRDefault="006F59F6" w:rsidP="006F59F6">
            <w:pPr>
              <w:pStyle w:val="GOSTTablenorm"/>
              <w:rPr>
                <w:szCs w:val="22"/>
              </w:rPr>
            </w:pPr>
            <w:r>
              <w:rPr>
                <w:szCs w:val="22"/>
              </w:rPr>
              <w:t>Указывается признак</w:t>
            </w:r>
            <w:r>
              <w:t xml:space="preserve"> перехода на </w:t>
            </w:r>
            <w:r>
              <w:rPr>
                <w:lang w:val="en-US"/>
              </w:rPr>
              <w:t>SVAP</w:t>
            </w:r>
            <w:r>
              <w:t xml:space="preserve"> </w:t>
            </w:r>
            <w:r>
              <w:rPr>
                <w:szCs w:val="24"/>
              </w:rPr>
              <w:t>ЛС передающего</w:t>
            </w:r>
            <w:r>
              <w:t>.</w:t>
            </w:r>
          </w:p>
          <w:p w14:paraId="16C6342D" w14:textId="77777777" w:rsidR="006F59F6" w:rsidRPr="00CF7875" w:rsidRDefault="006F59F6" w:rsidP="006F59F6">
            <w:pPr>
              <w:pStyle w:val="GOSTTablenorm"/>
              <w:rPr>
                <w:szCs w:val="22"/>
              </w:rPr>
            </w:pPr>
            <w:r w:rsidRPr="00CF7875">
              <w:rPr>
                <w:szCs w:val="22"/>
              </w:rPr>
              <w:t>Возможные значения:</w:t>
            </w:r>
          </w:p>
          <w:p w14:paraId="4CCC687B" w14:textId="77777777" w:rsidR="006F59F6" w:rsidRDefault="006F59F6" w:rsidP="006F59F6">
            <w:pPr>
              <w:pStyle w:val="GOSTTableListMark1"/>
              <w:tabs>
                <w:tab w:val="num" w:pos="369"/>
              </w:tabs>
              <w:ind w:left="369"/>
              <w:rPr>
                <w:szCs w:val="22"/>
              </w:rPr>
            </w:pPr>
            <w:r w:rsidRPr="00CF7875">
              <w:rPr>
                <w:szCs w:val="22"/>
              </w:rPr>
              <w:t xml:space="preserve">«true» </w:t>
            </w:r>
            <w:r w:rsidRPr="00965CA2">
              <w:t>–</w:t>
            </w:r>
            <w:r w:rsidRPr="00CF7875">
              <w:rPr>
                <w:szCs w:val="22"/>
              </w:rPr>
              <w:t xml:space="preserve"> да;</w:t>
            </w:r>
          </w:p>
          <w:p w14:paraId="58D1111F" w14:textId="77777777" w:rsidR="006F59F6" w:rsidRPr="0097474F" w:rsidRDefault="006F59F6" w:rsidP="006F59F6">
            <w:pPr>
              <w:pStyle w:val="GOSTTableListMark1"/>
              <w:tabs>
                <w:tab w:val="num" w:pos="369"/>
              </w:tabs>
              <w:ind w:left="369"/>
              <w:rPr>
                <w:szCs w:val="22"/>
              </w:rPr>
            </w:pPr>
            <w:r w:rsidRPr="0097474F">
              <w:rPr>
                <w:szCs w:val="22"/>
              </w:rPr>
              <w:t xml:space="preserve">«false» </w:t>
            </w:r>
            <w:r w:rsidRPr="00965CA2">
              <w:t>–</w:t>
            </w:r>
            <w:r w:rsidRPr="0097474F">
              <w:rPr>
                <w:szCs w:val="22"/>
              </w:rPr>
              <w:t xml:space="preserve"> нет</w:t>
            </w:r>
          </w:p>
        </w:tc>
      </w:tr>
      <w:tr w:rsidR="006964F1" w:rsidRPr="0077563F" w14:paraId="2C597301" w14:textId="77777777" w:rsidTr="0018564D">
        <w:tc>
          <w:tcPr>
            <w:tcW w:w="1100" w:type="pct"/>
          </w:tcPr>
          <w:p w14:paraId="0E9D991E" w14:textId="5032FADF" w:rsidR="006964F1" w:rsidRPr="00E23576" w:rsidRDefault="006964F1" w:rsidP="006964F1">
            <w:pPr>
              <w:ind w:left="57" w:right="57" w:firstLine="0"/>
              <w:rPr>
                <w:sz w:val="22"/>
                <w:szCs w:val="22"/>
              </w:rPr>
            </w:pPr>
            <w:r>
              <w:t>Период</w:t>
            </w:r>
          </w:p>
        </w:tc>
        <w:tc>
          <w:tcPr>
            <w:tcW w:w="750" w:type="pct"/>
          </w:tcPr>
          <w:p w14:paraId="4F07C0C8" w14:textId="4ECF0B9C" w:rsidR="006964F1" w:rsidRPr="003B2067" w:rsidRDefault="006964F1" w:rsidP="006964F1">
            <w:pPr>
              <w:pStyle w:val="GOSTTablenorm"/>
            </w:pPr>
            <w:r w:rsidRPr="004B2CAB">
              <w:t>FFF_YEAR</w:t>
            </w:r>
          </w:p>
        </w:tc>
        <w:tc>
          <w:tcPr>
            <w:tcW w:w="500" w:type="pct"/>
          </w:tcPr>
          <w:p w14:paraId="777B8AED" w14:textId="77FD4E43" w:rsidR="006964F1" w:rsidRPr="00E23576" w:rsidRDefault="006964F1" w:rsidP="006964F1">
            <w:pPr>
              <w:ind w:left="57" w:right="57" w:firstLine="0"/>
              <w:rPr>
                <w:sz w:val="22"/>
                <w:szCs w:val="22"/>
              </w:rPr>
            </w:pPr>
            <w:r w:rsidRPr="00965CA2">
              <w:t>Строка</w:t>
            </w:r>
          </w:p>
        </w:tc>
        <w:tc>
          <w:tcPr>
            <w:tcW w:w="291" w:type="pct"/>
          </w:tcPr>
          <w:p w14:paraId="598D90DF" w14:textId="4BB06470" w:rsidR="006964F1" w:rsidRPr="00E23576" w:rsidRDefault="006964F1" w:rsidP="006964F1">
            <w:pPr>
              <w:ind w:left="57" w:right="57" w:firstLine="0"/>
              <w:rPr>
                <w:sz w:val="22"/>
                <w:szCs w:val="22"/>
              </w:rPr>
            </w:pPr>
            <w:r>
              <w:rPr>
                <w:sz w:val="22"/>
              </w:rPr>
              <w:t>Да</w:t>
            </w:r>
          </w:p>
        </w:tc>
        <w:tc>
          <w:tcPr>
            <w:tcW w:w="293" w:type="pct"/>
          </w:tcPr>
          <w:p w14:paraId="26FB8EB5" w14:textId="4909FF85" w:rsidR="006964F1" w:rsidRPr="000160F1" w:rsidRDefault="006964F1" w:rsidP="006964F1">
            <w:pPr>
              <w:pStyle w:val="GOSTTablenorm"/>
            </w:pPr>
            <w:r>
              <w:t>=4</w:t>
            </w:r>
          </w:p>
        </w:tc>
        <w:tc>
          <w:tcPr>
            <w:tcW w:w="2066" w:type="pct"/>
          </w:tcPr>
          <w:p w14:paraId="1B9E8B79" w14:textId="0D22B9D1" w:rsidR="002A4B53" w:rsidRDefault="006964F1" w:rsidP="00BC57C0">
            <w:pPr>
              <w:pStyle w:val="GOSTTablenorm"/>
              <w:rPr>
                <w:szCs w:val="22"/>
              </w:rPr>
            </w:pPr>
            <w:r>
              <w:t>Указывается год</w:t>
            </w:r>
            <w:r w:rsidR="00424303">
              <w:t>,</w:t>
            </w:r>
            <w:r>
              <w:t xml:space="preserve"> на который были приняты Сведения </w:t>
            </w:r>
            <w:r w:rsidRPr="00872E6A">
              <w:rPr>
                <w:szCs w:val="22"/>
              </w:rPr>
              <w:t>об операциях с целевыми средствами</w:t>
            </w:r>
          </w:p>
        </w:tc>
      </w:tr>
      <w:tr w:rsidR="004B2CAB" w:rsidRPr="0077563F" w14:paraId="2CB20715" w14:textId="77777777" w:rsidTr="0018564D">
        <w:tc>
          <w:tcPr>
            <w:tcW w:w="1100" w:type="pct"/>
          </w:tcPr>
          <w:p w14:paraId="118F6E7C" w14:textId="7529B288" w:rsidR="004B2CAB" w:rsidRPr="00E23576" w:rsidRDefault="004B2CAB" w:rsidP="004B2CAB">
            <w:pPr>
              <w:ind w:left="57" w:right="57" w:firstLine="0"/>
              <w:rPr>
                <w:sz w:val="22"/>
                <w:szCs w:val="22"/>
              </w:rPr>
            </w:pPr>
            <w:r>
              <w:rPr>
                <w:sz w:val="22"/>
                <w:szCs w:val="22"/>
              </w:rPr>
              <w:t>Признак передающей стороны</w:t>
            </w:r>
          </w:p>
        </w:tc>
        <w:tc>
          <w:tcPr>
            <w:tcW w:w="750" w:type="pct"/>
          </w:tcPr>
          <w:p w14:paraId="468E5287" w14:textId="49D5C3F1" w:rsidR="004B2CAB" w:rsidRPr="003B2067" w:rsidRDefault="006C0D92" w:rsidP="004B2CAB">
            <w:pPr>
              <w:pStyle w:val="GOSTTablenorm"/>
            </w:pPr>
            <w:r>
              <w:t>SIGN_TRANSMIT</w:t>
            </w:r>
          </w:p>
        </w:tc>
        <w:tc>
          <w:tcPr>
            <w:tcW w:w="500" w:type="pct"/>
          </w:tcPr>
          <w:p w14:paraId="5D00E9D2" w14:textId="108B0DFE" w:rsidR="004B2CAB" w:rsidRPr="00E23576" w:rsidRDefault="004B2CAB" w:rsidP="004B2CAB">
            <w:pPr>
              <w:ind w:left="57" w:right="57" w:firstLine="0"/>
              <w:rPr>
                <w:sz w:val="22"/>
                <w:szCs w:val="22"/>
              </w:rPr>
            </w:pPr>
            <w:r w:rsidRPr="00E23576">
              <w:rPr>
                <w:sz w:val="22"/>
                <w:szCs w:val="22"/>
              </w:rPr>
              <w:t>Логический</w:t>
            </w:r>
          </w:p>
        </w:tc>
        <w:tc>
          <w:tcPr>
            <w:tcW w:w="291" w:type="pct"/>
          </w:tcPr>
          <w:p w14:paraId="071702E5" w14:textId="41A4927B" w:rsidR="004B2CAB" w:rsidRPr="00E23576" w:rsidRDefault="004B2CAB" w:rsidP="004B2CAB">
            <w:pPr>
              <w:ind w:left="57" w:right="57" w:firstLine="0"/>
              <w:rPr>
                <w:sz w:val="22"/>
                <w:szCs w:val="22"/>
              </w:rPr>
            </w:pPr>
            <w:r w:rsidRPr="00E23576">
              <w:rPr>
                <w:sz w:val="22"/>
                <w:szCs w:val="22"/>
              </w:rPr>
              <w:t>Да</w:t>
            </w:r>
          </w:p>
        </w:tc>
        <w:tc>
          <w:tcPr>
            <w:tcW w:w="293" w:type="pct"/>
          </w:tcPr>
          <w:p w14:paraId="18D6CA5C" w14:textId="77777777" w:rsidR="004B2CAB" w:rsidRPr="000160F1" w:rsidRDefault="004B2CAB" w:rsidP="004B2CAB">
            <w:pPr>
              <w:pStyle w:val="GOSTTablenorm"/>
            </w:pPr>
          </w:p>
        </w:tc>
        <w:tc>
          <w:tcPr>
            <w:tcW w:w="2066" w:type="pct"/>
          </w:tcPr>
          <w:p w14:paraId="4B33F01A" w14:textId="77777777" w:rsidR="004B2CAB" w:rsidRPr="001C4032" w:rsidRDefault="004B2CAB" w:rsidP="004B2CAB">
            <w:pPr>
              <w:pStyle w:val="GOSTTablenorm"/>
              <w:rPr>
                <w:szCs w:val="22"/>
              </w:rPr>
            </w:pPr>
            <w:r>
              <w:rPr>
                <w:szCs w:val="22"/>
              </w:rPr>
              <w:t>Указывается признак</w:t>
            </w:r>
            <w:r>
              <w:t xml:space="preserve"> перехода на </w:t>
            </w:r>
            <w:r>
              <w:rPr>
                <w:lang w:val="en-US"/>
              </w:rPr>
              <w:t>SVAP</w:t>
            </w:r>
            <w:r>
              <w:t xml:space="preserve"> </w:t>
            </w:r>
            <w:r>
              <w:rPr>
                <w:szCs w:val="24"/>
              </w:rPr>
              <w:t>ЛС передающего</w:t>
            </w:r>
            <w:r>
              <w:t>.</w:t>
            </w:r>
          </w:p>
          <w:p w14:paraId="228EE6E5" w14:textId="77777777" w:rsidR="004B2CAB" w:rsidRPr="00CF7875" w:rsidRDefault="004B2CAB" w:rsidP="004B2CAB">
            <w:pPr>
              <w:pStyle w:val="GOSTTablenorm"/>
              <w:rPr>
                <w:szCs w:val="22"/>
              </w:rPr>
            </w:pPr>
            <w:r w:rsidRPr="00CF7875">
              <w:rPr>
                <w:szCs w:val="22"/>
              </w:rPr>
              <w:t>Возможные значения:</w:t>
            </w:r>
          </w:p>
          <w:p w14:paraId="67DD2D99" w14:textId="77777777" w:rsidR="004B2CAB" w:rsidRDefault="004B2CAB" w:rsidP="004B2CAB">
            <w:pPr>
              <w:pStyle w:val="GOSTTableListMark1"/>
              <w:tabs>
                <w:tab w:val="num" w:pos="369"/>
              </w:tabs>
              <w:ind w:left="369"/>
              <w:rPr>
                <w:szCs w:val="22"/>
              </w:rPr>
            </w:pPr>
            <w:r w:rsidRPr="00CF7875">
              <w:rPr>
                <w:szCs w:val="22"/>
              </w:rPr>
              <w:t xml:space="preserve">«true» </w:t>
            </w:r>
            <w:r w:rsidRPr="00965CA2">
              <w:t>–</w:t>
            </w:r>
            <w:r w:rsidRPr="00CF7875">
              <w:rPr>
                <w:szCs w:val="22"/>
              </w:rPr>
              <w:t xml:space="preserve"> да;</w:t>
            </w:r>
          </w:p>
          <w:p w14:paraId="031DE39F" w14:textId="0B7A6769" w:rsidR="002A4B53" w:rsidRDefault="004B2CAB" w:rsidP="006C0D92">
            <w:pPr>
              <w:pStyle w:val="GOSTTableListMark1"/>
              <w:tabs>
                <w:tab w:val="num" w:pos="369"/>
              </w:tabs>
              <w:ind w:left="369"/>
              <w:rPr>
                <w:szCs w:val="22"/>
              </w:rPr>
            </w:pPr>
            <w:r w:rsidRPr="0097474F">
              <w:rPr>
                <w:szCs w:val="22"/>
              </w:rPr>
              <w:t xml:space="preserve">«false» </w:t>
            </w:r>
            <w:r w:rsidRPr="00965CA2">
              <w:t>–</w:t>
            </w:r>
            <w:r w:rsidRPr="0097474F">
              <w:rPr>
                <w:szCs w:val="22"/>
              </w:rPr>
              <w:t xml:space="preserve"> нет</w:t>
            </w:r>
          </w:p>
        </w:tc>
      </w:tr>
      <w:tr w:rsidR="006964F1" w:rsidRPr="00345B18" w14:paraId="34947823" w14:textId="77777777" w:rsidTr="0018564D">
        <w:tc>
          <w:tcPr>
            <w:tcW w:w="1100" w:type="pct"/>
          </w:tcPr>
          <w:p w14:paraId="7DDDA0A5" w14:textId="77777777" w:rsidR="006964F1" w:rsidRPr="005F70F9" w:rsidRDefault="006964F1" w:rsidP="006964F1">
            <w:pPr>
              <w:pStyle w:val="GOSTTablenorm"/>
              <w:rPr>
                <w:b/>
              </w:rPr>
            </w:pPr>
            <w:r w:rsidRPr="005F70F9">
              <w:rPr>
                <w:b/>
              </w:rPr>
              <w:t>Остаток средств на л/с</w:t>
            </w:r>
          </w:p>
        </w:tc>
        <w:tc>
          <w:tcPr>
            <w:tcW w:w="750" w:type="pct"/>
          </w:tcPr>
          <w:p w14:paraId="3A68DDBE" w14:textId="6430ED9E" w:rsidR="006964F1" w:rsidRPr="005F70F9" w:rsidRDefault="006964F1" w:rsidP="006964F1">
            <w:pPr>
              <w:pStyle w:val="GOSTTablenorm"/>
              <w:rPr>
                <w:b/>
              </w:rPr>
            </w:pPr>
            <w:r w:rsidRPr="005F70F9">
              <w:rPr>
                <w:b/>
              </w:rPr>
              <w:t>FS_ACCBALANCE_D70_LIST</w:t>
            </w:r>
          </w:p>
        </w:tc>
        <w:tc>
          <w:tcPr>
            <w:tcW w:w="500" w:type="pct"/>
          </w:tcPr>
          <w:p w14:paraId="640F88FB" w14:textId="0D62B114" w:rsidR="006964F1" w:rsidRPr="005F70F9" w:rsidRDefault="006964F1" w:rsidP="006964F1">
            <w:pPr>
              <w:pStyle w:val="GOSTTablenorm"/>
              <w:rPr>
                <w:b/>
              </w:rPr>
            </w:pPr>
            <w:r w:rsidRPr="005F70F9">
              <w:rPr>
                <w:b/>
              </w:rPr>
              <w:t>Массив</w:t>
            </w:r>
          </w:p>
        </w:tc>
        <w:tc>
          <w:tcPr>
            <w:tcW w:w="291" w:type="pct"/>
          </w:tcPr>
          <w:p w14:paraId="4306DF8C" w14:textId="0FBF8A4F" w:rsidR="006964F1" w:rsidRPr="00345B18" w:rsidRDefault="006964F1" w:rsidP="006964F1">
            <w:pPr>
              <w:pStyle w:val="GOSTTablenorm"/>
            </w:pPr>
            <w:r w:rsidRPr="003D7638">
              <w:t>Нет</w:t>
            </w:r>
          </w:p>
        </w:tc>
        <w:tc>
          <w:tcPr>
            <w:tcW w:w="293" w:type="pct"/>
          </w:tcPr>
          <w:p w14:paraId="79BAD9F1" w14:textId="4E2B4AC0" w:rsidR="006964F1" w:rsidRPr="000160F1" w:rsidRDefault="006964F1" w:rsidP="006964F1">
            <w:pPr>
              <w:pStyle w:val="GOSTTablenorm"/>
            </w:pPr>
            <w:r w:rsidRPr="000160F1">
              <w:t>-</w:t>
            </w:r>
          </w:p>
        </w:tc>
        <w:tc>
          <w:tcPr>
            <w:tcW w:w="2066" w:type="pct"/>
          </w:tcPr>
          <w:p w14:paraId="1047FBD3" w14:textId="77777777" w:rsidR="006964F1" w:rsidRPr="00697DD0" w:rsidRDefault="006964F1" w:rsidP="006964F1">
            <w:pPr>
              <w:pStyle w:val="GOSTTablenorm"/>
            </w:pPr>
            <w:r w:rsidRPr="00697DD0">
              <w:t>Раздел</w:t>
            </w:r>
          </w:p>
        </w:tc>
      </w:tr>
      <w:tr w:rsidR="006964F1" w:rsidRPr="0077563F" w14:paraId="2824A515" w14:textId="77777777" w:rsidTr="0018564D">
        <w:tc>
          <w:tcPr>
            <w:tcW w:w="1100" w:type="pct"/>
          </w:tcPr>
          <w:p w14:paraId="3ED1B02E" w14:textId="5829BFFA" w:rsidR="006964F1" w:rsidRPr="00FF5057" w:rsidRDefault="006964F1" w:rsidP="006964F1">
            <w:pPr>
              <w:ind w:left="57" w:right="57" w:firstLine="0"/>
              <w:rPr>
                <w:sz w:val="22"/>
                <w:szCs w:val="22"/>
              </w:rPr>
            </w:pPr>
            <w:r w:rsidRPr="00A824A4">
              <w:rPr>
                <w:sz w:val="22"/>
                <w:szCs w:val="22"/>
              </w:rPr>
              <w:t>АКР ЛС передающий</w:t>
            </w:r>
          </w:p>
        </w:tc>
        <w:tc>
          <w:tcPr>
            <w:tcW w:w="750" w:type="pct"/>
          </w:tcPr>
          <w:p w14:paraId="0D60A9E8" w14:textId="5781D1F8" w:rsidR="006964F1" w:rsidRPr="003B2067" w:rsidRDefault="006964F1" w:rsidP="006964F1">
            <w:pPr>
              <w:pStyle w:val="GOSTTablenorm"/>
              <w:rPr>
                <w:b/>
                <w:lang w:val="en-US"/>
              </w:rPr>
            </w:pPr>
            <w:r w:rsidRPr="00025033">
              <w:rPr>
                <w:b/>
                <w:szCs w:val="22"/>
                <w:lang w:val="en-US"/>
              </w:rPr>
              <w:t>FS_ACCBALANCE_D70_LIST</w:t>
            </w:r>
            <w:r w:rsidRPr="00DD6DD2">
              <w:rPr>
                <w:b/>
                <w:szCs w:val="22"/>
                <w:lang w:val="en-US"/>
              </w:rPr>
              <w:t>:</w:t>
            </w:r>
            <w:r w:rsidRPr="00DD6DD2">
              <w:rPr>
                <w:szCs w:val="22"/>
                <w:lang w:val="en-US"/>
              </w:rPr>
              <w:t>AnalyticCodeSectionTS</w:t>
            </w:r>
          </w:p>
        </w:tc>
        <w:tc>
          <w:tcPr>
            <w:tcW w:w="500" w:type="pct"/>
          </w:tcPr>
          <w:p w14:paraId="5062F0E9" w14:textId="77777777" w:rsidR="006964F1" w:rsidRPr="007A0F4D" w:rsidRDefault="006964F1" w:rsidP="006964F1">
            <w:pPr>
              <w:pStyle w:val="GOSTTablenorm"/>
              <w:rPr>
                <w:szCs w:val="22"/>
              </w:rPr>
            </w:pPr>
            <w:r w:rsidRPr="00157F22">
              <w:t>Строка</w:t>
            </w:r>
          </w:p>
        </w:tc>
        <w:tc>
          <w:tcPr>
            <w:tcW w:w="291" w:type="pct"/>
          </w:tcPr>
          <w:p w14:paraId="7EC10D5B" w14:textId="77777777" w:rsidR="006964F1" w:rsidRPr="007A0F4D" w:rsidRDefault="006964F1" w:rsidP="006964F1">
            <w:pPr>
              <w:ind w:left="57" w:right="57" w:firstLine="0"/>
              <w:rPr>
                <w:szCs w:val="22"/>
              </w:rPr>
            </w:pPr>
            <w:r w:rsidRPr="003D7638">
              <w:rPr>
                <w:sz w:val="22"/>
              </w:rPr>
              <w:t>Нет</w:t>
            </w:r>
          </w:p>
        </w:tc>
        <w:tc>
          <w:tcPr>
            <w:tcW w:w="293" w:type="pct"/>
          </w:tcPr>
          <w:p w14:paraId="4F2A5FC8" w14:textId="77777777" w:rsidR="006964F1" w:rsidRPr="000160F1" w:rsidRDefault="006964F1" w:rsidP="006964F1">
            <w:pPr>
              <w:pStyle w:val="GOSTTablenorm"/>
            </w:pPr>
            <w:r w:rsidRPr="000160F1">
              <w:t>=8</w:t>
            </w:r>
          </w:p>
        </w:tc>
        <w:tc>
          <w:tcPr>
            <w:tcW w:w="2066" w:type="pct"/>
          </w:tcPr>
          <w:p w14:paraId="27A96216" w14:textId="77777777" w:rsidR="006964F1" w:rsidRPr="00830584" w:rsidRDefault="006964F1" w:rsidP="006964F1">
            <w:pPr>
              <w:pStyle w:val="GOSTTablenorm"/>
            </w:pPr>
            <w:r w:rsidRPr="00965CA2">
              <w:t>Указывается значение аналитического кода разд</w:t>
            </w:r>
            <w:r>
              <w:t>ела лицевого счета передающего</w:t>
            </w:r>
          </w:p>
        </w:tc>
      </w:tr>
      <w:tr w:rsidR="006964F1" w:rsidRPr="0077563F" w14:paraId="5A16CF88" w14:textId="77777777" w:rsidTr="0018564D">
        <w:tc>
          <w:tcPr>
            <w:tcW w:w="1100" w:type="pct"/>
          </w:tcPr>
          <w:p w14:paraId="20DDEE39" w14:textId="00286B4B" w:rsidR="006964F1" w:rsidRPr="00FF5057" w:rsidRDefault="006964F1" w:rsidP="006964F1">
            <w:pPr>
              <w:ind w:left="57" w:right="57" w:firstLine="0"/>
              <w:rPr>
                <w:sz w:val="22"/>
                <w:szCs w:val="22"/>
              </w:rPr>
            </w:pPr>
            <w:r w:rsidRPr="00A824A4">
              <w:rPr>
                <w:sz w:val="22"/>
                <w:szCs w:val="22"/>
              </w:rPr>
              <w:t>АКР ЛС принимающий</w:t>
            </w:r>
          </w:p>
        </w:tc>
        <w:tc>
          <w:tcPr>
            <w:tcW w:w="750" w:type="pct"/>
          </w:tcPr>
          <w:p w14:paraId="7D08C124" w14:textId="5D2D44B4" w:rsidR="006964F1" w:rsidRPr="003B2067" w:rsidRDefault="006964F1" w:rsidP="006964F1">
            <w:pPr>
              <w:pStyle w:val="GOSTTablenorm"/>
              <w:rPr>
                <w:b/>
                <w:lang w:val="en-US"/>
              </w:rPr>
            </w:pPr>
            <w:r w:rsidRPr="00025033">
              <w:rPr>
                <w:b/>
                <w:szCs w:val="22"/>
                <w:lang w:val="en-US"/>
              </w:rPr>
              <w:t>FS_ACCBALANCE_D70_LIST:</w:t>
            </w:r>
            <w:r w:rsidRPr="00025033">
              <w:rPr>
                <w:szCs w:val="22"/>
                <w:lang w:val="en-US"/>
              </w:rPr>
              <w:t>AnalyticCodeSectionAS</w:t>
            </w:r>
          </w:p>
        </w:tc>
        <w:tc>
          <w:tcPr>
            <w:tcW w:w="500" w:type="pct"/>
          </w:tcPr>
          <w:p w14:paraId="53E68A5F" w14:textId="77777777" w:rsidR="006964F1" w:rsidRPr="007A0F4D" w:rsidRDefault="006964F1" w:rsidP="006964F1">
            <w:pPr>
              <w:pStyle w:val="GOSTTablenorm"/>
              <w:rPr>
                <w:szCs w:val="22"/>
              </w:rPr>
            </w:pPr>
            <w:r w:rsidRPr="00157F22">
              <w:t>Строка</w:t>
            </w:r>
          </w:p>
        </w:tc>
        <w:tc>
          <w:tcPr>
            <w:tcW w:w="291" w:type="pct"/>
          </w:tcPr>
          <w:p w14:paraId="4E5747EF" w14:textId="77777777" w:rsidR="006964F1" w:rsidRPr="007A0F4D" w:rsidRDefault="006964F1" w:rsidP="006964F1">
            <w:pPr>
              <w:ind w:left="57" w:right="57" w:firstLine="0"/>
              <w:rPr>
                <w:szCs w:val="22"/>
              </w:rPr>
            </w:pPr>
            <w:r w:rsidRPr="003A53F6">
              <w:rPr>
                <w:sz w:val="22"/>
              </w:rPr>
              <w:t>Нет</w:t>
            </w:r>
          </w:p>
        </w:tc>
        <w:tc>
          <w:tcPr>
            <w:tcW w:w="293" w:type="pct"/>
          </w:tcPr>
          <w:p w14:paraId="056F8B79" w14:textId="77777777" w:rsidR="006964F1" w:rsidRPr="000160F1" w:rsidRDefault="006964F1" w:rsidP="006964F1">
            <w:pPr>
              <w:pStyle w:val="GOSTTablenorm"/>
            </w:pPr>
            <w:r w:rsidRPr="000160F1">
              <w:t>=8</w:t>
            </w:r>
          </w:p>
        </w:tc>
        <w:tc>
          <w:tcPr>
            <w:tcW w:w="2066" w:type="pct"/>
          </w:tcPr>
          <w:p w14:paraId="234646CC" w14:textId="77777777" w:rsidR="006964F1" w:rsidRPr="00830584" w:rsidRDefault="006964F1" w:rsidP="006964F1">
            <w:pPr>
              <w:pStyle w:val="GOSTTablenorm"/>
            </w:pPr>
            <w:r w:rsidRPr="00965CA2">
              <w:t>Указывается значение аналитического кода раз</w:t>
            </w:r>
            <w:r>
              <w:t>дела лицевого счета принимающего</w:t>
            </w:r>
          </w:p>
        </w:tc>
      </w:tr>
      <w:tr w:rsidR="006964F1" w:rsidRPr="00345B18" w14:paraId="715B773A" w14:textId="77777777" w:rsidTr="0018564D">
        <w:tc>
          <w:tcPr>
            <w:tcW w:w="1100" w:type="pct"/>
          </w:tcPr>
          <w:p w14:paraId="382482ED" w14:textId="77777777" w:rsidR="006964F1" w:rsidRPr="005F70F9" w:rsidRDefault="006964F1" w:rsidP="006964F1">
            <w:pPr>
              <w:pStyle w:val="GOSTTablenorm"/>
            </w:pPr>
            <w:r w:rsidRPr="005F70F9">
              <w:t>Код источника поступлений целевых средств</w:t>
            </w:r>
          </w:p>
        </w:tc>
        <w:tc>
          <w:tcPr>
            <w:tcW w:w="750" w:type="pct"/>
          </w:tcPr>
          <w:p w14:paraId="6BBF94DD" w14:textId="72925B29" w:rsidR="006964F1" w:rsidRPr="003B2067" w:rsidRDefault="006964F1" w:rsidP="006964F1">
            <w:pPr>
              <w:pStyle w:val="GOSTTablenorm"/>
              <w:rPr>
                <w:szCs w:val="22"/>
                <w:lang w:val="en-US"/>
              </w:rPr>
            </w:pPr>
            <w:r w:rsidRPr="00025033">
              <w:rPr>
                <w:b/>
                <w:szCs w:val="22"/>
                <w:lang w:val="en-US"/>
              </w:rPr>
              <w:t>FS_ACCBALANCE_D70_LIST:</w:t>
            </w:r>
            <w:r w:rsidRPr="00025033">
              <w:rPr>
                <w:szCs w:val="22"/>
                <w:lang w:val="en-US"/>
              </w:rPr>
              <w:t>TargetedFundsSrcCode</w:t>
            </w:r>
          </w:p>
        </w:tc>
        <w:tc>
          <w:tcPr>
            <w:tcW w:w="500" w:type="pct"/>
          </w:tcPr>
          <w:p w14:paraId="2FBEC92A" w14:textId="77777777" w:rsidR="006964F1" w:rsidRPr="00345B18" w:rsidRDefault="006964F1" w:rsidP="006964F1">
            <w:pPr>
              <w:pStyle w:val="GOSTTablenorm"/>
              <w:rPr>
                <w:szCs w:val="22"/>
              </w:rPr>
            </w:pPr>
            <w:r w:rsidRPr="00345B18">
              <w:rPr>
                <w:szCs w:val="22"/>
              </w:rPr>
              <w:t>Строка</w:t>
            </w:r>
          </w:p>
        </w:tc>
        <w:tc>
          <w:tcPr>
            <w:tcW w:w="291" w:type="pct"/>
          </w:tcPr>
          <w:p w14:paraId="453812DE" w14:textId="77777777" w:rsidR="006964F1" w:rsidRPr="00345B18" w:rsidRDefault="006964F1" w:rsidP="006964F1">
            <w:pPr>
              <w:ind w:left="57" w:right="57" w:firstLine="0"/>
              <w:rPr>
                <w:sz w:val="22"/>
                <w:szCs w:val="22"/>
              </w:rPr>
            </w:pPr>
            <w:r w:rsidRPr="00F83B7A">
              <w:rPr>
                <w:sz w:val="22"/>
              </w:rPr>
              <w:t>Нет</w:t>
            </w:r>
          </w:p>
        </w:tc>
        <w:tc>
          <w:tcPr>
            <w:tcW w:w="293" w:type="pct"/>
          </w:tcPr>
          <w:p w14:paraId="1338BAD9" w14:textId="359D893A" w:rsidR="006964F1" w:rsidRPr="000160F1" w:rsidRDefault="006964F1" w:rsidP="006964F1">
            <w:pPr>
              <w:pStyle w:val="GOSTTablenorm"/>
            </w:pPr>
            <w:r w:rsidRPr="000160F1">
              <w:t>&lt;=20</w:t>
            </w:r>
          </w:p>
        </w:tc>
        <w:tc>
          <w:tcPr>
            <w:tcW w:w="2066" w:type="pct"/>
          </w:tcPr>
          <w:p w14:paraId="0264D567" w14:textId="77777777" w:rsidR="006964F1" w:rsidRPr="00345B18" w:rsidRDefault="006964F1" w:rsidP="006964F1">
            <w:pPr>
              <w:pStyle w:val="GOSTTablenorm"/>
              <w:rPr>
                <w:szCs w:val="22"/>
              </w:rPr>
            </w:pPr>
            <w:r w:rsidRPr="00345B18">
              <w:rPr>
                <w:szCs w:val="22"/>
              </w:rPr>
              <w:t xml:space="preserve">Указывается код источника поступлений/направления расходования </w:t>
            </w:r>
            <w:r>
              <w:rPr>
                <w:szCs w:val="22"/>
              </w:rPr>
              <w:t>передающего</w:t>
            </w:r>
          </w:p>
        </w:tc>
      </w:tr>
      <w:tr w:rsidR="006964F1" w:rsidRPr="00345B18" w14:paraId="5CC56207" w14:textId="77777777" w:rsidTr="0018564D">
        <w:tc>
          <w:tcPr>
            <w:tcW w:w="1100" w:type="pct"/>
          </w:tcPr>
          <w:p w14:paraId="304215EB" w14:textId="5402C0B1" w:rsidR="006964F1" w:rsidRPr="00345B18" w:rsidRDefault="006964F1" w:rsidP="006964F1">
            <w:pPr>
              <w:pStyle w:val="GOSTTableNum"/>
              <w:numPr>
                <w:ilvl w:val="0"/>
                <w:numId w:val="0"/>
              </w:numPr>
              <w:rPr>
                <w:szCs w:val="22"/>
              </w:rPr>
            </w:pPr>
            <w:r>
              <w:t>Тип кода классификации операций</w:t>
            </w:r>
          </w:p>
        </w:tc>
        <w:tc>
          <w:tcPr>
            <w:tcW w:w="750" w:type="pct"/>
          </w:tcPr>
          <w:p w14:paraId="724FA70B" w14:textId="4EBC48DC" w:rsidR="006964F1" w:rsidRPr="00025033" w:rsidRDefault="006964F1" w:rsidP="006964F1">
            <w:pPr>
              <w:pStyle w:val="GOSTTablenorm"/>
              <w:rPr>
                <w:b/>
                <w:szCs w:val="22"/>
                <w:lang w:val="en-US"/>
              </w:rPr>
            </w:pPr>
            <w:r w:rsidRPr="00025033">
              <w:rPr>
                <w:b/>
                <w:szCs w:val="22"/>
                <w:lang w:val="en-US"/>
              </w:rPr>
              <w:t>FS_ACCBALANCE_D70_LIST:</w:t>
            </w:r>
            <w:r>
              <w:rPr>
                <w:lang w:val="en-US"/>
              </w:rPr>
              <w:t>T</w:t>
            </w:r>
            <w:r w:rsidRPr="00025033">
              <w:rPr>
                <w:lang w:val="en-US"/>
              </w:rPr>
              <w:t>argetFundsCodeType</w:t>
            </w:r>
          </w:p>
        </w:tc>
        <w:tc>
          <w:tcPr>
            <w:tcW w:w="500" w:type="pct"/>
          </w:tcPr>
          <w:p w14:paraId="74C8468E" w14:textId="643FB8E2" w:rsidR="006964F1" w:rsidRPr="00345B18" w:rsidRDefault="006964F1" w:rsidP="006964F1">
            <w:pPr>
              <w:pStyle w:val="GOSTTablenorm"/>
              <w:rPr>
                <w:szCs w:val="22"/>
              </w:rPr>
            </w:pPr>
            <w:r w:rsidRPr="0027353D">
              <w:t>Строка</w:t>
            </w:r>
          </w:p>
        </w:tc>
        <w:tc>
          <w:tcPr>
            <w:tcW w:w="291" w:type="pct"/>
          </w:tcPr>
          <w:p w14:paraId="4247B5A3" w14:textId="7BA4927C" w:rsidR="006964F1" w:rsidRPr="00F83B7A" w:rsidRDefault="006964F1" w:rsidP="006964F1">
            <w:pPr>
              <w:ind w:left="57" w:right="57" w:firstLine="0"/>
              <w:rPr>
                <w:sz w:val="22"/>
              </w:rPr>
            </w:pPr>
            <w:r w:rsidRPr="0027353D">
              <w:t>Да</w:t>
            </w:r>
          </w:p>
        </w:tc>
        <w:tc>
          <w:tcPr>
            <w:tcW w:w="293" w:type="pct"/>
          </w:tcPr>
          <w:p w14:paraId="54101863" w14:textId="73949DD3" w:rsidR="006964F1" w:rsidRPr="000160F1" w:rsidRDefault="006964F1" w:rsidP="006964F1">
            <w:pPr>
              <w:pStyle w:val="GOSTTablenorm"/>
            </w:pPr>
            <w:r w:rsidRPr="000160F1">
              <w:t>=2</w:t>
            </w:r>
          </w:p>
        </w:tc>
        <w:tc>
          <w:tcPr>
            <w:tcW w:w="2066" w:type="pct"/>
          </w:tcPr>
          <w:p w14:paraId="27778E62" w14:textId="77777777" w:rsidR="006964F1" w:rsidRDefault="006964F1" w:rsidP="006964F1">
            <w:pPr>
              <w:pStyle w:val="GOSTTablenorm"/>
              <w:rPr>
                <w:szCs w:val="24"/>
              </w:rPr>
            </w:pPr>
            <w:r>
              <w:rPr>
                <w:szCs w:val="22"/>
              </w:rPr>
              <w:t xml:space="preserve">Указывается </w:t>
            </w:r>
            <w:r>
              <w:t xml:space="preserve">тип кода классификации операций </w:t>
            </w:r>
            <w:r>
              <w:rPr>
                <w:szCs w:val="24"/>
              </w:rPr>
              <w:t>передающего = принимающего.</w:t>
            </w:r>
          </w:p>
          <w:p w14:paraId="309DFA47" w14:textId="77777777" w:rsidR="006964F1" w:rsidRPr="00B830EF" w:rsidRDefault="006964F1" w:rsidP="006964F1">
            <w:pPr>
              <w:pStyle w:val="GOSTTablenorm"/>
            </w:pPr>
            <w:r w:rsidRPr="00B830EF">
              <w:t>При обработке строк документа по поступлениям и выплатам в каждом разделе заполняется значением:</w:t>
            </w:r>
          </w:p>
          <w:p w14:paraId="379743DE" w14:textId="26A8E6B7" w:rsidR="006964F1" w:rsidRPr="00B830EF" w:rsidRDefault="006964F1" w:rsidP="006964F1">
            <w:pPr>
              <w:pStyle w:val="GOSTTableListMark1"/>
            </w:pPr>
            <w:r w:rsidRPr="00B830EF">
              <w:t xml:space="preserve">«20» </w:t>
            </w:r>
            <w:r w:rsidRPr="00965CA2">
              <w:t>–</w:t>
            </w:r>
            <w:r w:rsidRPr="00B830EF">
              <w:t xml:space="preserve"> доходы (источник поступления целевых средств);</w:t>
            </w:r>
          </w:p>
          <w:p w14:paraId="08847692" w14:textId="15FCC855" w:rsidR="006964F1" w:rsidRPr="00345B18" w:rsidRDefault="006964F1" w:rsidP="006964F1">
            <w:pPr>
              <w:pStyle w:val="GOSTTableListMark1"/>
              <w:rPr>
                <w:szCs w:val="22"/>
              </w:rPr>
            </w:pPr>
            <w:r w:rsidRPr="00B830EF">
              <w:t xml:space="preserve">«10» </w:t>
            </w:r>
            <w:r w:rsidRPr="00965CA2">
              <w:t>–</w:t>
            </w:r>
            <w:r w:rsidRPr="00B830EF">
              <w:t xml:space="preserve"> расходы (направление расходования целевых средств)</w:t>
            </w:r>
          </w:p>
        </w:tc>
      </w:tr>
      <w:tr w:rsidR="006964F1" w:rsidRPr="00345B18" w14:paraId="175239A4" w14:textId="77777777" w:rsidTr="0018564D">
        <w:tc>
          <w:tcPr>
            <w:tcW w:w="1100" w:type="pct"/>
          </w:tcPr>
          <w:p w14:paraId="5CF9EFB8" w14:textId="0D82D2A1" w:rsidR="006964F1" w:rsidRPr="00345B18" w:rsidRDefault="006964F1" w:rsidP="006964F1">
            <w:pPr>
              <w:ind w:left="57" w:right="57" w:firstLine="0"/>
              <w:rPr>
                <w:sz w:val="22"/>
                <w:szCs w:val="22"/>
              </w:rPr>
            </w:pPr>
            <w:r w:rsidRPr="00345B18">
              <w:rPr>
                <w:sz w:val="22"/>
                <w:szCs w:val="22"/>
              </w:rPr>
              <w:t>На начало года</w:t>
            </w:r>
          </w:p>
          <w:p w14:paraId="7B6E5C27" w14:textId="77777777" w:rsidR="006964F1" w:rsidRPr="00345B18" w:rsidRDefault="006964F1" w:rsidP="006964F1">
            <w:pPr>
              <w:ind w:left="57" w:right="57" w:firstLine="0"/>
              <w:rPr>
                <w:sz w:val="22"/>
                <w:szCs w:val="22"/>
              </w:rPr>
            </w:pPr>
            <w:r w:rsidRPr="00345B18">
              <w:rPr>
                <w:sz w:val="22"/>
                <w:szCs w:val="22"/>
              </w:rPr>
              <w:t>(Всего)</w:t>
            </w:r>
          </w:p>
        </w:tc>
        <w:tc>
          <w:tcPr>
            <w:tcW w:w="750" w:type="pct"/>
          </w:tcPr>
          <w:p w14:paraId="53D23D1A" w14:textId="02157DAC" w:rsidR="006964F1" w:rsidRPr="00025033" w:rsidRDefault="006964F1" w:rsidP="006964F1">
            <w:pPr>
              <w:pStyle w:val="GOSTTablenorm"/>
              <w:rPr>
                <w:szCs w:val="22"/>
                <w:lang w:val="en-US"/>
              </w:rPr>
            </w:pPr>
            <w:r w:rsidRPr="00025033">
              <w:rPr>
                <w:b/>
                <w:szCs w:val="22"/>
                <w:lang w:val="en-US"/>
              </w:rPr>
              <w:t>FS_ACCBALANCE_D70_LIST:</w:t>
            </w:r>
            <w:r w:rsidRPr="00025033">
              <w:rPr>
                <w:szCs w:val="22"/>
                <w:lang w:val="en-US"/>
              </w:rPr>
              <w:t>AtBeginOfYearTotal</w:t>
            </w:r>
          </w:p>
        </w:tc>
        <w:tc>
          <w:tcPr>
            <w:tcW w:w="500" w:type="pct"/>
          </w:tcPr>
          <w:p w14:paraId="437EEEE1" w14:textId="12EC58C2" w:rsidR="006964F1" w:rsidRPr="00345B18" w:rsidRDefault="006964F1" w:rsidP="006964F1">
            <w:pPr>
              <w:pStyle w:val="GOSTTablenorm"/>
            </w:pPr>
            <w:r w:rsidRPr="002B1D23">
              <w:t>Сумма</w:t>
            </w:r>
          </w:p>
        </w:tc>
        <w:tc>
          <w:tcPr>
            <w:tcW w:w="291" w:type="pct"/>
          </w:tcPr>
          <w:p w14:paraId="779EFECF" w14:textId="77777777" w:rsidR="006964F1" w:rsidRPr="00345B18" w:rsidRDefault="006964F1" w:rsidP="006964F1">
            <w:pPr>
              <w:ind w:left="57" w:right="57" w:firstLine="0"/>
              <w:rPr>
                <w:sz w:val="22"/>
                <w:szCs w:val="22"/>
              </w:rPr>
            </w:pPr>
            <w:r w:rsidRPr="00F83B7A">
              <w:rPr>
                <w:sz w:val="22"/>
              </w:rPr>
              <w:t>Нет</w:t>
            </w:r>
          </w:p>
        </w:tc>
        <w:tc>
          <w:tcPr>
            <w:tcW w:w="293" w:type="pct"/>
          </w:tcPr>
          <w:p w14:paraId="29A23992" w14:textId="1015C646" w:rsidR="006964F1" w:rsidRPr="000160F1" w:rsidRDefault="006964F1" w:rsidP="006964F1">
            <w:pPr>
              <w:pStyle w:val="GOSTTablenorm"/>
            </w:pPr>
          </w:p>
        </w:tc>
        <w:tc>
          <w:tcPr>
            <w:tcW w:w="2066" w:type="pct"/>
          </w:tcPr>
          <w:p w14:paraId="4F875EF2" w14:textId="77777777" w:rsidR="006964F1" w:rsidRPr="00345B18" w:rsidRDefault="006964F1" w:rsidP="006964F1">
            <w:pPr>
              <w:pStyle w:val="GOSTTablenorm"/>
              <w:rPr>
                <w:szCs w:val="22"/>
              </w:rPr>
            </w:pPr>
            <w:r w:rsidRPr="00345B18">
              <w:rPr>
                <w:szCs w:val="22"/>
              </w:rPr>
              <w:t xml:space="preserve">Указывается сумма </w:t>
            </w:r>
            <w:r>
              <w:rPr>
                <w:szCs w:val="22"/>
              </w:rPr>
              <w:t xml:space="preserve">кредитовых остатков </w:t>
            </w:r>
            <w:r w:rsidRPr="00345B18">
              <w:rPr>
                <w:szCs w:val="22"/>
              </w:rPr>
              <w:t>на начало года (всего) в рублевом эквиваленте с точностью 2 знака после запятой</w:t>
            </w:r>
          </w:p>
        </w:tc>
      </w:tr>
      <w:tr w:rsidR="006964F1" w:rsidRPr="00345B18" w14:paraId="160E0A19" w14:textId="77777777" w:rsidTr="0018564D">
        <w:tc>
          <w:tcPr>
            <w:tcW w:w="1100" w:type="pct"/>
          </w:tcPr>
          <w:p w14:paraId="487A063E" w14:textId="4EE45838" w:rsidR="006964F1" w:rsidRPr="00345B18" w:rsidRDefault="006964F1" w:rsidP="006964F1">
            <w:pPr>
              <w:ind w:left="57" w:right="57" w:firstLine="0"/>
              <w:rPr>
                <w:sz w:val="22"/>
                <w:szCs w:val="22"/>
              </w:rPr>
            </w:pPr>
            <w:r w:rsidRPr="00345B18">
              <w:rPr>
                <w:sz w:val="22"/>
                <w:szCs w:val="22"/>
              </w:rPr>
              <w:t>На начало года</w:t>
            </w:r>
          </w:p>
          <w:p w14:paraId="0C4E652C" w14:textId="77777777" w:rsidR="006964F1" w:rsidRPr="00345B18" w:rsidRDefault="006964F1" w:rsidP="006964F1">
            <w:pPr>
              <w:ind w:left="57" w:right="57" w:firstLine="0"/>
              <w:rPr>
                <w:sz w:val="22"/>
                <w:szCs w:val="22"/>
              </w:rPr>
            </w:pPr>
            <w:r w:rsidRPr="00345B18">
              <w:rPr>
                <w:sz w:val="22"/>
                <w:szCs w:val="22"/>
              </w:rPr>
              <w:t>(В том числе без права расходования)</w:t>
            </w:r>
          </w:p>
        </w:tc>
        <w:tc>
          <w:tcPr>
            <w:tcW w:w="750" w:type="pct"/>
          </w:tcPr>
          <w:p w14:paraId="368C0AFF" w14:textId="6ED7253B" w:rsidR="006964F1" w:rsidRPr="00025033" w:rsidRDefault="006964F1" w:rsidP="006964F1">
            <w:pPr>
              <w:pStyle w:val="GOSTTablenorm"/>
              <w:rPr>
                <w:szCs w:val="22"/>
                <w:lang w:val="en-US"/>
              </w:rPr>
            </w:pPr>
            <w:r w:rsidRPr="00025033">
              <w:rPr>
                <w:b/>
                <w:szCs w:val="22"/>
                <w:lang w:val="en-US"/>
              </w:rPr>
              <w:t>FS_ACCBALANCE_D70_LIST:</w:t>
            </w:r>
            <w:r w:rsidRPr="00025033">
              <w:rPr>
                <w:szCs w:val="22"/>
                <w:lang w:val="en-US"/>
              </w:rPr>
              <w:t>AtBeginOfYearNoSpend</w:t>
            </w:r>
          </w:p>
        </w:tc>
        <w:tc>
          <w:tcPr>
            <w:tcW w:w="500" w:type="pct"/>
          </w:tcPr>
          <w:p w14:paraId="358EB373" w14:textId="2E641CF5" w:rsidR="006964F1" w:rsidRPr="00345B18" w:rsidRDefault="006964F1" w:rsidP="006964F1">
            <w:pPr>
              <w:pStyle w:val="GOSTTablenorm"/>
            </w:pPr>
            <w:r w:rsidRPr="00CD533B">
              <w:t>Сумма</w:t>
            </w:r>
          </w:p>
        </w:tc>
        <w:tc>
          <w:tcPr>
            <w:tcW w:w="291" w:type="pct"/>
          </w:tcPr>
          <w:p w14:paraId="3E872250" w14:textId="77777777" w:rsidR="006964F1" w:rsidRPr="00345B18" w:rsidRDefault="006964F1" w:rsidP="006964F1">
            <w:pPr>
              <w:ind w:left="57" w:right="57" w:firstLine="0"/>
              <w:rPr>
                <w:sz w:val="22"/>
                <w:szCs w:val="22"/>
              </w:rPr>
            </w:pPr>
            <w:r w:rsidRPr="00F83B7A">
              <w:rPr>
                <w:sz w:val="22"/>
              </w:rPr>
              <w:t>Нет</w:t>
            </w:r>
          </w:p>
        </w:tc>
        <w:tc>
          <w:tcPr>
            <w:tcW w:w="293" w:type="pct"/>
          </w:tcPr>
          <w:p w14:paraId="613C213D" w14:textId="51B7BF51" w:rsidR="006964F1" w:rsidRPr="000160F1" w:rsidRDefault="006964F1" w:rsidP="006964F1">
            <w:pPr>
              <w:pStyle w:val="GOSTTablenorm"/>
            </w:pPr>
          </w:p>
        </w:tc>
        <w:tc>
          <w:tcPr>
            <w:tcW w:w="2066" w:type="pct"/>
          </w:tcPr>
          <w:p w14:paraId="5AD41A9E" w14:textId="77777777" w:rsidR="006964F1" w:rsidRPr="00345B18" w:rsidRDefault="006964F1" w:rsidP="006964F1">
            <w:pPr>
              <w:pStyle w:val="GOSTTablenorm"/>
              <w:rPr>
                <w:szCs w:val="22"/>
              </w:rPr>
            </w:pPr>
            <w:r w:rsidRPr="00345B18">
              <w:rPr>
                <w:szCs w:val="22"/>
              </w:rPr>
              <w:t>Указывается сумма</w:t>
            </w:r>
            <w:r>
              <w:rPr>
                <w:szCs w:val="22"/>
              </w:rPr>
              <w:t xml:space="preserve"> кредитовых остатков </w:t>
            </w:r>
            <w:r w:rsidRPr="00345B18">
              <w:rPr>
                <w:szCs w:val="22"/>
              </w:rPr>
              <w:t>на начало года (</w:t>
            </w:r>
            <w:r>
              <w:rPr>
                <w:szCs w:val="22"/>
              </w:rPr>
              <w:t>в</w:t>
            </w:r>
            <w:r w:rsidRPr="00345B18">
              <w:rPr>
                <w:szCs w:val="22"/>
              </w:rPr>
              <w:t xml:space="preserve"> том числе без права расходования) в рублевом эквиваленте с точностью 2 знака после запятой</w:t>
            </w:r>
          </w:p>
        </w:tc>
      </w:tr>
      <w:tr w:rsidR="006964F1" w:rsidRPr="00345B18" w14:paraId="55466E1B" w14:textId="77777777" w:rsidTr="0018564D">
        <w:tc>
          <w:tcPr>
            <w:tcW w:w="1100" w:type="pct"/>
          </w:tcPr>
          <w:p w14:paraId="33A62DBC" w14:textId="77777777" w:rsidR="006964F1" w:rsidRPr="00345B18" w:rsidRDefault="006964F1" w:rsidP="006964F1">
            <w:pPr>
              <w:ind w:left="57" w:right="57" w:firstLine="0"/>
              <w:rPr>
                <w:sz w:val="22"/>
                <w:szCs w:val="22"/>
              </w:rPr>
            </w:pPr>
            <w:r w:rsidRPr="00345B18">
              <w:rPr>
                <w:sz w:val="22"/>
                <w:szCs w:val="22"/>
              </w:rPr>
              <w:t>На отчетную дату (Всего)</w:t>
            </w:r>
          </w:p>
        </w:tc>
        <w:tc>
          <w:tcPr>
            <w:tcW w:w="750" w:type="pct"/>
          </w:tcPr>
          <w:p w14:paraId="0935582C" w14:textId="284406A6" w:rsidR="006964F1" w:rsidRPr="00025033" w:rsidRDefault="006964F1" w:rsidP="006964F1">
            <w:pPr>
              <w:pStyle w:val="GOSTTablenorm"/>
              <w:rPr>
                <w:szCs w:val="22"/>
                <w:lang w:val="en-US"/>
              </w:rPr>
            </w:pPr>
            <w:r w:rsidRPr="00025033">
              <w:rPr>
                <w:b/>
                <w:szCs w:val="22"/>
                <w:lang w:val="en-US"/>
              </w:rPr>
              <w:t>FS_ACCBALANCE_D70_LIST:</w:t>
            </w:r>
            <w:r w:rsidRPr="00025033">
              <w:rPr>
                <w:szCs w:val="22"/>
                <w:lang w:val="en-US"/>
              </w:rPr>
              <w:t>AtCutOffTotal</w:t>
            </w:r>
          </w:p>
        </w:tc>
        <w:tc>
          <w:tcPr>
            <w:tcW w:w="500" w:type="pct"/>
          </w:tcPr>
          <w:p w14:paraId="5E843F6A" w14:textId="113357E0" w:rsidR="006964F1" w:rsidRPr="00345B18" w:rsidRDefault="006964F1" w:rsidP="006964F1">
            <w:pPr>
              <w:pStyle w:val="GOSTTablenorm"/>
            </w:pPr>
            <w:r w:rsidRPr="00CD533B">
              <w:t>Сумма</w:t>
            </w:r>
          </w:p>
        </w:tc>
        <w:tc>
          <w:tcPr>
            <w:tcW w:w="291" w:type="pct"/>
          </w:tcPr>
          <w:p w14:paraId="12819E87" w14:textId="77777777" w:rsidR="006964F1" w:rsidRPr="00345B18" w:rsidRDefault="006964F1" w:rsidP="006964F1">
            <w:pPr>
              <w:ind w:left="57" w:right="57" w:firstLine="0"/>
              <w:rPr>
                <w:sz w:val="22"/>
                <w:szCs w:val="22"/>
              </w:rPr>
            </w:pPr>
            <w:r w:rsidRPr="00F83B7A">
              <w:rPr>
                <w:sz w:val="22"/>
              </w:rPr>
              <w:t>Нет</w:t>
            </w:r>
          </w:p>
        </w:tc>
        <w:tc>
          <w:tcPr>
            <w:tcW w:w="293" w:type="pct"/>
          </w:tcPr>
          <w:p w14:paraId="11AB4C6E" w14:textId="79BEF0DB" w:rsidR="006964F1" w:rsidRPr="000160F1" w:rsidRDefault="006964F1" w:rsidP="006964F1">
            <w:pPr>
              <w:pStyle w:val="GOSTTablenorm"/>
            </w:pPr>
          </w:p>
        </w:tc>
        <w:tc>
          <w:tcPr>
            <w:tcW w:w="2066" w:type="pct"/>
          </w:tcPr>
          <w:p w14:paraId="739FD1F4" w14:textId="77777777" w:rsidR="006964F1" w:rsidRPr="00345B18" w:rsidRDefault="006964F1" w:rsidP="006964F1">
            <w:pPr>
              <w:pStyle w:val="GOSTTablenorm"/>
              <w:rPr>
                <w:szCs w:val="22"/>
              </w:rPr>
            </w:pPr>
            <w:r w:rsidRPr="00345B18">
              <w:rPr>
                <w:szCs w:val="22"/>
              </w:rPr>
              <w:t xml:space="preserve">Указывается сумма </w:t>
            </w:r>
            <w:r>
              <w:rPr>
                <w:szCs w:val="22"/>
              </w:rPr>
              <w:t xml:space="preserve">остатков </w:t>
            </w:r>
            <w:r w:rsidRPr="00345B18">
              <w:rPr>
                <w:szCs w:val="22"/>
              </w:rPr>
              <w:t xml:space="preserve">на </w:t>
            </w:r>
            <w:r>
              <w:rPr>
                <w:szCs w:val="22"/>
              </w:rPr>
              <w:t xml:space="preserve">отчетную дату (всего) </w:t>
            </w:r>
            <w:r w:rsidRPr="00345B18">
              <w:rPr>
                <w:szCs w:val="22"/>
              </w:rPr>
              <w:t>в рублевом эквиваленте с</w:t>
            </w:r>
            <w:r>
              <w:rPr>
                <w:szCs w:val="22"/>
              </w:rPr>
              <w:t xml:space="preserve"> точностью 2 знака после запятой</w:t>
            </w:r>
          </w:p>
        </w:tc>
      </w:tr>
      <w:tr w:rsidR="006964F1" w:rsidRPr="00345B18" w14:paraId="09135EA2" w14:textId="77777777" w:rsidTr="0018564D">
        <w:tc>
          <w:tcPr>
            <w:tcW w:w="1100" w:type="pct"/>
          </w:tcPr>
          <w:p w14:paraId="09FAF461" w14:textId="77777777" w:rsidR="006964F1" w:rsidRPr="00345B18" w:rsidRDefault="006964F1" w:rsidP="006964F1">
            <w:pPr>
              <w:ind w:left="57" w:right="57" w:firstLine="0"/>
              <w:rPr>
                <w:sz w:val="22"/>
                <w:szCs w:val="22"/>
              </w:rPr>
            </w:pPr>
            <w:r w:rsidRPr="00345B18">
              <w:rPr>
                <w:sz w:val="22"/>
                <w:szCs w:val="22"/>
              </w:rPr>
              <w:t xml:space="preserve">На отчетную дату (в том числе неразрешенный к использованию </w:t>
            </w:r>
            <w:r w:rsidRPr="00F07B7D">
              <w:rPr>
                <w:rStyle w:val="GOSTSymBold"/>
                <w:b w:val="0"/>
                <w:sz w:val="22"/>
                <w:szCs w:val="22"/>
              </w:rPr>
              <w:t>прошлого года</w:t>
            </w:r>
            <w:r w:rsidRPr="00345B18">
              <w:rPr>
                <w:sz w:val="22"/>
                <w:szCs w:val="22"/>
              </w:rPr>
              <w:t>)</w:t>
            </w:r>
          </w:p>
        </w:tc>
        <w:tc>
          <w:tcPr>
            <w:tcW w:w="750" w:type="pct"/>
          </w:tcPr>
          <w:p w14:paraId="7B7DD64C" w14:textId="54BFE944" w:rsidR="006964F1" w:rsidRPr="00025033" w:rsidRDefault="006964F1" w:rsidP="006964F1">
            <w:pPr>
              <w:pStyle w:val="GOSTTablenorm"/>
              <w:rPr>
                <w:szCs w:val="22"/>
                <w:lang w:val="en-US"/>
              </w:rPr>
            </w:pPr>
            <w:r w:rsidRPr="00025033">
              <w:rPr>
                <w:b/>
                <w:szCs w:val="22"/>
                <w:lang w:val="en-US"/>
              </w:rPr>
              <w:t>FS_ACCBALANCE_D70_LIST:</w:t>
            </w:r>
            <w:r w:rsidRPr="00025033">
              <w:rPr>
                <w:szCs w:val="22"/>
                <w:lang w:val="en-US"/>
              </w:rPr>
              <w:t>AtCutOffNoSpendLastYear</w:t>
            </w:r>
          </w:p>
        </w:tc>
        <w:tc>
          <w:tcPr>
            <w:tcW w:w="500" w:type="pct"/>
          </w:tcPr>
          <w:p w14:paraId="25931021" w14:textId="2D2B0283" w:rsidR="006964F1" w:rsidRPr="00345B18" w:rsidRDefault="006964F1" w:rsidP="006964F1">
            <w:pPr>
              <w:pStyle w:val="GOSTTablenorm"/>
            </w:pPr>
            <w:r w:rsidRPr="00974892">
              <w:t>Сумма</w:t>
            </w:r>
          </w:p>
        </w:tc>
        <w:tc>
          <w:tcPr>
            <w:tcW w:w="291" w:type="pct"/>
          </w:tcPr>
          <w:p w14:paraId="15DE98D5" w14:textId="77777777" w:rsidR="006964F1" w:rsidRPr="00345B18" w:rsidRDefault="006964F1" w:rsidP="006964F1">
            <w:pPr>
              <w:ind w:left="57" w:right="57" w:firstLine="0"/>
              <w:rPr>
                <w:sz w:val="22"/>
                <w:szCs w:val="22"/>
              </w:rPr>
            </w:pPr>
            <w:r w:rsidRPr="00F83B7A">
              <w:rPr>
                <w:sz w:val="22"/>
              </w:rPr>
              <w:t>Нет</w:t>
            </w:r>
          </w:p>
        </w:tc>
        <w:tc>
          <w:tcPr>
            <w:tcW w:w="293" w:type="pct"/>
          </w:tcPr>
          <w:p w14:paraId="1799EADD" w14:textId="660C264B" w:rsidR="006964F1" w:rsidRPr="000160F1" w:rsidRDefault="006964F1" w:rsidP="006964F1">
            <w:pPr>
              <w:pStyle w:val="GOSTTablenorm"/>
            </w:pPr>
          </w:p>
        </w:tc>
        <w:tc>
          <w:tcPr>
            <w:tcW w:w="2066" w:type="pct"/>
          </w:tcPr>
          <w:p w14:paraId="06D3DEB4" w14:textId="77777777" w:rsidR="006964F1" w:rsidRPr="00345B18" w:rsidRDefault="006964F1" w:rsidP="006964F1">
            <w:pPr>
              <w:pStyle w:val="GOSTTablenorm"/>
              <w:rPr>
                <w:szCs w:val="22"/>
              </w:rPr>
            </w:pPr>
            <w:r w:rsidRPr="00345B18">
              <w:rPr>
                <w:szCs w:val="22"/>
              </w:rPr>
              <w:t xml:space="preserve">Указывается сумма </w:t>
            </w:r>
            <w:r>
              <w:rPr>
                <w:szCs w:val="22"/>
              </w:rPr>
              <w:t xml:space="preserve">кредитовых остатков </w:t>
            </w:r>
            <w:r w:rsidRPr="00345B18">
              <w:rPr>
                <w:szCs w:val="22"/>
              </w:rPr>
              <w:t xml:space="preserve">на </w:t>
            </w:r>
            <w:r>
              <w:rPr>
                <w:szCs w:val="22"/>
              </w:rPr>
              <w:t>отчетную дату (</w:t>
            </w:r>
            <w:r w:rsidRPr="00345B18">
              <w:rPr>
                <w:szCs w:val="22"/>
              </w:rPr>
              <w:t>в том числе неразрешенн</w:t>
            </w:r>
            <w:r>
              <w:rPr>
                <w:szCs w:val="22"/>
              </w:rPr>
              <w:t>ые</w:t>
            </w:r>
            <w:r w:rsidRPr="00345B18">
              <w:rPr>
                <w:szCs w:val="22"/>
              </w:rPr>
              <w:t xml:space="preserve"> к использованию </w:t>
            </w:r>
            <w:r w:rsidRPr="00F07B7D">
              <w:rPr>
                <w:rStyle w:val="GOSTSymBold"/>
                <w:b w:val="0"/>
                <w:szCs w:val="22"/>
              </w:rPr>
              <w:t>прошлого года</w:t>
            </w:r>
            <w:r>
              <w:rPr>
                <w:szCs w:val="22"/>
              </w:rPr>
              <w:t xml:space="preserve">) </w:t>
            </w:r>
            <w:r w:rsidRPr="00345B18">
              <w:rPr>
                <w:szCs w:val="22"/>
              </w:rPr>
              <w:t>в рублевом эквиваленте с точностью 2 знака после запятой</w:t>
            </w:r>
          </w:p>
        </w:tc>
      </w:tr>
      <w:tr w:rsidR="006964F1" w:rsidRPr="00345B18" w14:paraId="14B8686B" w14:textId="77777777" w:rsidTr="0018564D">
        <w:tc>
          <w:tcPr>
            <w:tcW w:w="1100" w:type="pct"/>
          </w:tcPr>
          <w:p w14:paraId="47222C04" w14:textId="77777777" w:rsidR="006964F1" w:rsidRPr="00345B18" w:rsidRDefault="006964F1" w:rsidP="006964F1">
            <w:pPr>
              <w:ind w:left="57" w:right="57" w:firstLine="0"/>
              <w:rPr>
                <w:sz w:val="22"/>
                <w:szCs w:val="22"/>
              </w:rPr>
            </w:pPr>
            <w:r w:rsidRPr="00345B18">
              <w:rPr>
                <w:sz w:val="22"/>
                <w:szCs w:val="22"/>
              </w:rPr>
              <w:t xml:space="preserve">На отчетную дату (в том числе неразрешенный к использованию </w:t>
            </w:r>
            <w:r w:rsidRPr="00F07B7D">
              <w:rPr>
                <w:rStyle w:val="GOSTSymBold"/>
                <w:b w:val="0"/>
                <w:sz w:val="22"/>
                <w:szCs w:val="22"/>
              </w:rPr>
              <w:t>текущего года</w:t>
            </w:r>
            <w:r w:rsidRPr="00345B18">
              <w:rPr>
                <w:sz w:val="22"/>
                <w:szCs w:val="22"/>
              </w:rPr>
              <w:t>)</w:t>
            </w:r>
          </w:p>
        </w:tc>
        <w:tc>
          <w:tcPr>
            <w:tcW w:w="750" w:type="pct"/>
          </w:tcPr>
          <w:p w14:paraId="04FF7404" w14:textId="6164C32C" w:rsidR="006964F1" w:rsidRPr="00025033" w:rsidRDefault="006964F1" w:rsidP="006964F1">
            <w:pPr>
              <w:pStyle w:val="GOSTTablenorm"/>
              <w:rPr>
                <w:szCs w:val="22"/>
                <w:lang w:val="en-US"/>
              </w:rPr>
            </w:pPr>
            <w:r w:rsidRPr="00025033">
              <w:rPr>
                <w:b/>
                <w:szCs w:val="22"/>
                <w:lang w:val="en-US"/>
              </w:rPr>
              <w:t>FS_ACCBALANCE_D70_LIST:</w:t>
            </w:r>
            <w:r w:rsidRPr="00025033">
              <w:rPr>
                <w:szCs w:val="22"/>
                <w:lang w:val="en-US"/>
              </w:rPr>
              <w:t>AtCutOffNoSpendCurrYear</w:t>
            </w:r>
          </w:p>
        </w:tc>
        <w:tc>
          <w:tcPr>
            <w:tcW w:w="500" w:type="pct"/>
          </w:tcPr>
          <w:p w14:paraId="571279C5" w14:textId="7B25E8C1" w:rsidR="006964F1" w:rsidRPr="00345B18" w:rsidRDefault="006964F1" w:rsidP="006964F1">
            <w:pPr>
              <w:pStyle w:val="GOSTTablenorm"/>
            </w:pPr>
            <w:r w:rsidRPr="00974892">
              <w:t>Сумма</w:t>
            </w:r>
          </w:p>
        </w:tc>
        <w:tc>
          <w:tcPr>
            <w:tcW w:w="291" w:type="pct"/>
          </w:tcPr>
          <w:p w14:paraId="7AD65CDE" w14:textId="77777777" w:rsidR="006964F1" w:rsidRPr="00345B18" w:rsidRDefault="006964F1" w:rsidP="006964F1">
            <w:pPr>
              <w:ind w:left="57" w:right="57" w:firstLine="0"/>
              <w:rPr>
                <w:sz w:val="22"/>
                <w:szCs w:val="22"/>
              </w:rPr>
            </w:pPr>
            <w:r w:rsidRPr="00F83B7A">
              <w:rPr>
                <w:sz w:val="22"/>
              </w:rPr>
              <w:t>Нет</w:t>
            </w:r>
          </w:p>
        </w:tc>
        <w:tc>
          <w:tcPr>
            <w:tcW w:w="293" w:type="pct"/>
          </w:tcPr>
          <w:p w14:paraId="0CB5BCD8" w14:textId="785F2853" w:rsidR="006964F1" w:rsidRPr="000160F1" w:rsidRDefault="006964F1" w:rsidP="006964F1">
            <w:pPr>
              <w:pStyle w:val="GOSTTablenorm"/>
            </w:pPr>
          </w:p>
        </w:tc>
        <w:tc>
          <w:tcPr>
            <w:tcW w:w="2066" w:type="pct"/>
          </w:tcPr>
          <w:p w14:paraId="331A5840" w14:textId="77777777" w:rsidR="006964F1" w:rsidRPr="00345B18" w:rsidRDefault="006964F1" w:rsidP="006964F1">
            <w:pPr>
              <w:pStyle w:val="GOSTTablenorm"/>
              <w:rPr>
                <w:szCs w:val="22"/>
              </w:rPr>
            </w:pPr>
            <w:r w:rsidRPr="00345B18">
              <w:rPr>
                <w:szCs w:val="22"/>
              </w:rPr>
              <w:t xml:space="preserve">Указывается сумма </w:t>
            </w:r>
            <w:r>
              <w:rPr>
                <w:szCs w:val="22"/>
              </w:rPr>
              <w:t xml:space="preserve">кредитовых остатков </w:t>
            </w:r>
            <w:r w:rsidRPr="00345B18">
              <w:rPr>
                <w:szCs w:val="22"/>
              </w:rPr>
              <w:t xml:space="preserve">на </w:t>
            </w:r>
            <w:r>
              <w:rPr>
                <w:szCs w:val="22"/>
              </w:rPr>
              <w:t>отчетную дату (</w:t>
            </w:r>
            <w:r w:rsidRPr="00345B18">
              <w:rPr>
                <w:szCs w:val="22"/>
              </w:rPr>
              <w:t>в том числе неразрешенн</w:t>
            </w:r>
            <w:r>
              <w:rPr>
                <w:szCs w:val="22"/>
              </w:rPr>
              <w:t>ые</w:t>
            </w:r>
            <w:r w:rsidRPr="00345B18">
              <w:rPr>
                <w:szCs w:val="22"/>
              </w:rPr>
              <w:t xml:space="preserve"> к использованию </w:t>
            </w:r>
            <w:r w:rsidRPr="00F07B7D">
              <w:rPr>
                <w:rStyle w:val="GOSTSymBold"/>
                <w:b w:val="0"/>
                <w:szCs w:val="22"/>
              </w:rPr>
              <w:t>текущего года</w:t>
            </w:r>
            <w:r>
              <w:rPr>
                <w:szCs w:val="22"/>
              </w:rPr>
              <w:t xml:space="preserve">) </w:t>
            </w:r>
            <w:r w:rsidRPr="00345B18">
              <w:rPr>
                <w:szCs w:val="22"/>
              </w:rPr>
              <w:t>в рублевом эквиваленте с точностью 2 знака после запятой</w:t>
            </w:r>
          </w:p>
        </w:tc>
      </w:tr>
      <w:tr w:rsidR="006964F1" w:rsidRPr="00345B18" w14:paraId="050DC003" w14:textId="77777777" w:rsidTr="0018564D">
        <w:tc>
          <w:tcPr>
            <w:tcW w:w="1100" w:type="pct"/>
          </w:tcPr>
          <w:p w14:paraId="018A8A32" w14:textId="77777777" w:rsidR="006964F1" w:rsidRPr="00345B18" w:rsidRDefault="006964F1" w:rsidP="006964F1">
            <w:pPr>
              <w:ind w:left="57" w:right="57" w:firstLine="0"/>
              <w:rPr>
                <w:sz w:val="22"/>
                <w:szCs w:val="22"/>
              </w:rPr>
            </w:pPr>
            <w:r w:rsidRPr="00345B18">
              <w:rPr>
                <w:sz w:val="22"/>
                <w:szCs w:val="22"/>
              </w:rPr>
              <w:t>Итого на начало года (Всего)</w:t>
            </w:r>
          </w:p>
        </w:tc>
        <w:tc>
          <w:tcPr>
            <w:tcW w:w="750" w:type="pct"/>
          </w:tcPr>
          <w:p w14:paraId="3AE451EB" w14:textId="71A05748" w:rsidR="006964F1" w:rsidRPr="00025033" w:rsidRDefault="006964F1" w:rsidP="006964F1">
            <w:pPr>
              <w:pStyle w:val="GOSTTablenorm"/>
              <w:rPr>
                <w:szCs w:val="22"/>
                <w:lang w:val="en-US"/>
              </w:rPr>
            </w:pPr>
            <w:r w:rsidRPr="00025033">
              <w:rPr>
                <w:b/>
                <w:szCs w:val="22"/>
                <w:lang w:val="en-US"/>
              </w:rPr>
              <w:t>FS_ACCBALANCE_D70_LIST:</w:t>
            </w:r>
            <w:r w:rsidRPr="00025033">
              <w:rPr>
                <w:szCs w:val="22"/>
                <w:lang w:val="en-US"/>
              </w:rPr>
              <w:t>ABS_SUMATBEGINOFYTOTAL</w:t>
            </w:r>
          </w:p>
        </w:tc>
        <w:tc>
          <w:tcPr>
            <w:tcW w:w="500" w:type="pct"/>
          </w:tcPr>
          <w:p w14:paraId="64276F39" w14:textId="759AEDDD" w:rsidR="006964F1" w:rsidRPr="00345B18" w:rsidRDefault="006964F1" w:rsidP="006964F1">
            <w:pPr>
              <w:pStyle w:val="GOSTTablenorm"/>
            </w:pPr>
            <w:r w:rsidRPr="00974892">
              <w:t>Сумма</w:t>
            </w:r>
          </w:p>
        </w:tc>
        <w:tc>
          <w:tcPr>
            <w:tcW w:w="291" w:type="pct"/>
          </w:tcPr>
          <w:p w14:paraId="57E2D49E" w14:textId="77777777" w:rsidR="006964F1" w:rsidRPr="00345B18" w:rsidRDefault="006964F1" w:rsidP="006964F1">
            <w:pPr>
              <w:ind w:left="57" w:right="57" w:firstLine="0"/>
              <w:rPr>
                <w:sz w:val="22"/>
                <w:szCs w:val="22"/>
              </w:rPr>
            </w:pPr>
            <w:r w:rsidRPr="00F83B7A">
              <w:rPr>
                <w:sz w:val="22"/>
              </w:rPr>
              <w:t>Нет</w:t>
            </w:r>
          </w:p>
        </w:tc>
        <w:tc>
          <w:tcPr>
            <w:tcW w:w="293" w:type="pct"/>
          </w:tcPr>
          <w:p w14:paraId="3403955B" w14:textId="53A41EE9" w:rsidR="006964F1" w:rsidRPr="000160F1" w:rsidRDefault="006964F1" w:rsidP="006964F1">
            <w:pPr>
              <w:pStyle w:val="GOSTTablenorm"/>
            </w:pPr>
          </w:p>
        </w:tc>
        <w:tc>
          <w:tcPr>
            <w:tcW w:w="2066" w:type="pct"/>
          </w:tcPr>
          <w:p w14:paraId="08858360" w14:textId="77777777" w:rsidR="006964F1" w:rsidRPr="00345B18" w:rsidRDefault="006964F1" w:rsidP="006964F1">
            <w:pPr>
              <w:pStyle w:val="GOSTTablenorm"/>
              <w:rPr>
                <w:szCs w:val="22"/>
              </w:rPr>
            </w:pPr>
            <w:r w:rsidRPr="00345B18">
              <w:rPr>
                <w:szCs w:val="22"/>
              </w:rPr>
              <w:t xml:space="preserve">Указывается </w:t>
            </w:r>
            <w:r>
              <w:rPr>
                <w:szCs w:val="22"/>
              </w:rPr>
              <w:t>и</w:t>
            </w:r>
            <w:r w:rsidRPr="00345B18">
              <w:rPr>
                <w:szCs w:val="22"/>
              </w:rPr>
              <w:t>того</w:t>
            </w:r>
            <w:r>
              <w:rPr>
                <w:szCs w:val="22"/>
              </w:rPr>
              <w:t xml:space="preserve">вая сумма кредитовых остатков </w:t>
            </w:r>
            <w:r w:rsidRPr="00345B18">
              <w:rPr>
                <w:szCs w:val="22"/>
              </w:rPr>
              <w:t xml:space="preserve">на </w:t>
            </w:r>
            <w:r>
              <w:rPr>
                <w:szCs w:val="22"/>
              </w:rPr>
              <w:t>начало года (в</w:t>
            </w:r>
            <w:r w:rsidRPr="00345B18">
              <w:rPr>
                <w:szCs w:val="22"/>
              </w:rPr>
              <w:t>сего)</w:t>
            </w:r>
            <w:r>
              <w:rPr>
                <w:szCs w:val="22"/>
              </w:rPr>
              <w:t xml:space="preserve"> </w:t>
            </w:r>
            <w:r w:rsidRPr="00345B18">
              <w:rPr>
                <w:szCs w:val="22"/>
              </w:rPr>
              <w:t>в рублевом эквиваленте с точностью 2 знака после запятой</w:t>
            </w:r>
            <w:r>
              <w:rPr>
                <w:szCs w:val="22"/>
              </w:rPr>
              <w:t xml:space="preserve"> в разрезе </w:t>
            </w:r>
            <w:r w:rsidRPr="00345B18">
              <w:rPr>
                <w:szCs w:val="22"/>
              </w:rPr>
              <w:t>группы АКР</w:t>
            </w:r>
          </w:p>
        </w:tc>
      </w:tr>
      <w:tr w:rsidR="006964F1" w:rsidRPr="00345B18" w14:paraId="7F9EC007" w14:textId="77777777" w:rsidTr="0018564D">
        <w:tc>
          <w:tcPr>
            <w:tcW w:w="1100" w:type="pct"/>
          </w:tcPr>
          <w:p w14:paraId="7B8BE729" w14:textId="77777777" w:rsidR="006964F1" w:rsidRPr="00345B18" w:rsidRDefault="006964F1" w:rsidP="006964F1">
            <w:pPr>
              <w:ind w:left="57" w:right="57" w:firstLine="0"/>
              <w:rPr>
                <w:sz w:val="22"/>
                <w:szCs w:val="22"/>
              </w:rPr>
            </w:pPr>
            <w:r w:rsidRPr="00345B18">
              <w:rPr>
                <w:sz w:val="22"/>
                <w:szCs w:val="22"/>
              </w:rPr>
              <w:t>Итого на начало года (в том числе без права расходования)</w:t>
            </w:r>
          </w:p>
        </w:tc>
        <w:tc>
          <w:tcPr>
            <w:tcW w:w="750" w:type="pct"/>
          </w:tcPr>
          <w:p w14:paraId="41301950" w14:textId="2F415F5E" w:rsidR="006964F1" w:rsidRPr="00025033" w:rsidRDefault="006964F1" w:rsidP="006964F1">
            <w:pPr>
              <w:pStyle w:val="GOSTTablenorm"/>
              <w:rPr>
                <w:szCs w:val="22"/>
                <w:lang w:val="en-US"/>
              </w:rPr>
            </w:pPr>
            <w:r w:rsidRPr="00025033">
              <w:rPr>
                <w:b/>
                <w:szCs w:val="22"/>
                <w:lang w:val="en-US"/>
              </w:rPr>
              <w:t>FS_ACCBALANCE_D70_LIST:</w:t>
            </w:r>
            <w:r w:rsidRPr="00025033">
              <w:rPr>
                <w:szCs w:val="22"/>
                <w:lang w:val="en-US"/>
              </w:rPr>
              <w:t>ABS_SUMATBEGINOFYNOSPEND</w:t>
            </w:r>
          </w:p>
        </w:tc>
        <w:tc>
          <w:tcPr>
            <w:tcW w:w="500" w:type="pct"/>
          </w:tcPr>
          <w:p w14:paraId="6D47F0FF" w14:textId="5A42B293" w:rsidR="006964F1" w:rsidRPr="00345B18" w:rsidRDefault="006964F1" w:rsidP="006964F1">
            <w:pPr>
              <w:pStyle w:val="GOSTTablenorm"/>
            </w:pPr>
            <w:r w:rsidRPr="00974892">
              <w:t>Сумма</w:t>
            </w:r>
          </w:p>
        </w:tc>
        <w:tc>
          <w:tcPr>
            <w:tcW w:w="291" w:type="pct"/>
          </w:tcPr>
          <w:p w14:paraId="7BF545CB" w14:textId="77777777" w:rsidR="006964F1" w:rsidRPr="00345B18" w:rsidRDefault="006964F1" w:rsidP="006964F1">
            <w:pPr>
              <w:ind w:left="57" w:right="57" w:firstLine="0"/>
              <w:rPr>
                <w:sz w:val="22"/>
                <w:szCs w:val="22"/>
              </w:rPr>
            </w:pPr>
            <w:r w:rsidRPr="00F83B7A">
              <w:rPr>
                <w:sz w:val="22"/>
              </w:rPr>
              <w:t>Нет</w:t>
            </w:r>
          </w:p>
        </w:tc>
        <w:tc>
          <w:tcPr>
            <w:tcW w:w="293" w:type="pct"/>
          </w:tcPr>
          <w:p w14:paraId="0B8370F7" w14:textId="4BC99AC0" w:rsidR="006964F1" w:rsidRPr="000160F1" w:rsidRDefault="006964F1" w:rsidP="006964F1">
            <w:pPr>
              <w:pStyle w:val="GOSTTablenorm"/>
            </w:pPr>
          </w:p>
        </w:tc>
        <w:tc>
          <w:tcPr>
            <w:tcW w:w="2066" w:type="pct"/>
          </w:tcPr>
          <w:p w14:paraId="4C915CB7" w14:textId="77777777" w:rsidR="006964F1" w:rsidRPr="00345B18" w:rsidRDefault="006964F1" w:rsidP="006964F1">
            <w:pPr>
              <w:pStyle w:val="GOSTTablenorm"/>
              <w:rPr>
                <w:szCs w:val="22"/>
              </w:rPr>
            </w:pPr>
            <w:r w:rsidRPr="00345B18">
              <w:rPr>
                <w:szCs w:val="22"/>
              </w:rPr>
              <w:t xml:space="preserve">Указывается </w:t>
            </w:r>
            <w:r>
              <w:rPr>
                <w:szCs w:val="22"/>
              </w:rPr>
              <w:t>и</w:t>
            </w:r>
            <w:r w:rsidRPr="00345B18">
              <w:rPr>
                <w:szCs w:val="22"/>
              </w:rPr>
              <w:t>того</w:t>
            </w:r>
            <w:r>
              <w:rPr>
                <w:szCs w:val="22"/>
              </w:rPr>
              <w:t xml:space="preserve">вая сумма кредитовых остатков </w:t>
            </w:r>
            <w:r w:rsidRPr="00345B18">
              <w:rPr>
                <w:szCs w:val="22"/>
              </w:rPr>
              <w:t>на начало года (в том числе без права расходования)</w:t>
            </w:r>
            <w:r>
              <w:rPr>
                <w:szCs w:val="22"/>
              </w:rPr>
              <w:t xml:space="preserve"> </w:t>
            </w:r>
            <w:r w:rsidRPr="00345B18">
              <w:rPr>
                <w:szCs w:val="22"/>
              </w:rPr>
              <w:t>в рублевом эквиваленте с точностью 2 знака после запятой</w:t>
            </w:r>
            <w:r>
              <w:rPr>
                <w:szCs w:val="22"/>
              </w:rPr>
              <w:t xml:space="preserve"> в разрезе </w:t>
            </w:r>
            <w:r w:rsidRPr="00345B18">
              <w:rPr>
                <w:szCs w:val="22"/>
              </w:rPr>
              <w:t>группы АКР</w:t>
            </w:r>
          </w:p>
        </w:tc>
      </w:tr>
      <w:tr w:rsidR="006964F1" w:rsidRPr="00345B18" w14:paraId="74E045BA" w14:textId="77777777" w:rsidTr="0018564D">
        <w:tc>
          <w:tcPr>
            <w:tcW w:w="1100" w:type="pct"/>
          </w:tcPr>
          <w:p w14:paraId="0839CDCC" w14:textId="77777777" w:rsidR="006964F1" w:rsidRPr="00345B18" w:rsidRDefault="006964F1" w:rsidP="006964F1">
            <w:pPr>
              <w:ind w:left="57" w:right="57" w:firstLine="0"/>
              <w:rPr>
                <w:sz w:val="22"/>
                <w:szCs w:val="22"/>
              </w:rPr>
            </w:pPr>
            <w:r w:rsidRPr="00345B18">
              <w:rPr>
                <w:sz w:val="22"/>
                <w:szCs w:val="22"/>
              </w:rPr>
              <w:t>Итого на отчетную дату (Всего)</w:t>
            </w:r>
          </w:p>
        </w:tc>
        <w:tc>
          <w:tcPr>
            <w:tcW w:w="750" w:type="pct"/>
          </w:tcPr>
          <w:p w14:paraId="2C98CB53" w14:textId="79F45683" w:rsidR="006964F1" w:rsidRPr="00025033" w:rsidRDefault="006964F1" w:rsidP="006964F1">
            <w:pPr>
              <w:pStyle w:val="GOSTTablenorm"/>
              <w:rPr>
                <w:szCs w:val="22"/>
                <w:lang w:val="en-US"/>
              </w:rPr>
            </w:pPr>
            <w:r w:rsidRPr="00025033">
              <w:rPr>
                <w:b/>
                <w:szCs w:val="22"/>
                <w:lang w:val="en-US"/>
              </w:rPr>
              <w:t>FS_ACCBALANCE_D70_LIST:</w:t>
            </w:r>
            <w:r w:rsidRPr="00025033">
              <w:rPr>
                <w:szCs w:val="22"/>
                <w:lang w:val="en-US"/>
              </w:rPr>
              <w:t>ABS_SUMATCUTOFFTOTAL</w:t>
            </w:r>
          </w:p>
        </w:tc>
        <w:tc>
          <w:tcPr>
            <w:tcW w:w="500" w:type="pct"/>
          </w:tcPr>
          <w:p w14:paraId="7CBCFC2D" w14:textId="1042A06E" w:rsidR="006964F1" w:rsidRPr="00345B18" w:rsidRDefault="006964F1" w:rsidP="006964F1">
            <w:pPr>
              <w:pStyle w:val="GOSTTablenorm"/>
            </w:pPr>
            <w:r w:rsidRPr="00974892">
              <w:t>Сумма</w:t>
            </w:r>
          </w:p>
        </w:tc>
        <w:tc>
          <w:tcPr>
            <w:tcW w:w="291" w:type="pct"/>
          </w:tcPr>
          <w:p w14:paraId="7923400F" w14:textId="77777777" w:rsidR="006964F1" w:rsidRPr="00345B18" w:rsidRDefault="006964F1" w:rsidP="006964F1">
            <w:pPr>
              <w:ind w:left="57" w:right="57" w:firstLine="0"/>
              <w:rPr>
                <w:sz w:val="22"/>
                <w:szCs w:val="22"/>
              </w:rPr>
            </w:pPr>
            <w:r w:rsidRPr="00F83B7A">
              <w:rPr>
                <w:sz w:val="22"/>
              </w:rPr>
              <w:t>Нет</w:t>
            </w:r>
          </w:p>
        </w:tc>
        <w:tc>
          <w:tcPr>
            <w:tcW w:w="293" w:type="pct"/>
          </w:tcPr>
          <w:p w14:paraId="585D6713" w14:textId="671145EB" w:rsidR="006964F1" w:rsidRPr="000160F1" w:rsidRDefault="006964F1" w:rsidP="006964F1">
            <w:pPr>
              <w:pStyle w:val="GOSTTablenorm"/>
            </w:pPr>
          </w:p>
        </w:tc>
        <w:tc>
          <w:tcPr>
            <w:tcW w:w="2066" w:type="pct"/>
          </w:tcPr>
          <w:p w14:paraId="124825D6" w14:textId="77777777" w:rsidR="006964F1" w:rsidRPr="00345B18" w:rsidRDefault="006964F1" w:rsidP="006964F1">
            <w:pPr>
              <w:pStyle w:val="GOSTTablenorm"/>
              <w:rPr>
                <w:szCs w:val="22"/>
              </w:rPr>
            </w:pPr>
            <w:r w:rsidRPr="00345B18">
              <w:rPr>
                <w:szCs w:val="22"/>
              </w:rPr>
              <w:t xml:space="preserve">Указывается </w:t>
            </w:r>
            <w:r>
              <w:rPr>
                <w:szCs w:val="22"/>
              </w:rPr>
              <w:t>и</w:t>
            </w:r>
            <w:r w:rsidRPr="00345B18">
              <w:rPr>
                <w:szCs w:val="22"/>
              </w:rPr>
              <w:t>того</w:t>
            </w:r>
            <w:r>
              <w:rPr>
                <w:szCs w:val="22"/>
              </w:rPr>
              <w:t xml:space="preserve">вая сумма кредитовых остатков </w:t>
            </w:r>
            <w:r w:rsidRPr="00345B18">
              <w:rPr>
                <w:szCs w:val="22"/>
              </w:rPr>
              <w:t xml:space="preserve">на отчетную дату </w:t>
            </w:r>
            <w:r>
              <w:rPr>
                <w:szCs w:val="22"/>
              </w:rPr>
              <w:t>(в</w:t>
            </w:r>
            <w:r w:rsidRPr="00345B18">
              <w:rPr>
                <w:szCs w:val="22"/>
              </w:rPr>
              <w:t>сего)</w:t>
            </w:r>
            <w:r>
              <w:rPr>
                <w:szCs w:val="22"/>
              </w:rPr>
              <w:t xml:space="preserve"> </w:t>
            </w:r>
            <w:r w:rsidRPr="00345B18">
              <w:rPr>
                <w:szCs w:val="22"/>
              </w:rPr>
              <w:t>в рублевом эквиваленте с точностью 2 знака после запятой</w:t>
            </w:r>
            <w:r>
              <w:rPr>
                <w:szCs w:val="22"/>
              </w:rPr>
              <w:t xml:space="preserve"> в разрезе </w:t>
            </w:r>
            <w:r w:rsidRPr="00345B18">
              <w:rPr>
                <w:szCs w:val="22"/>
              </w:rPr>
              <w:t>группы АКР</w:t>
            </w:r>
          </w:p>
        </w:tc>
      </w:tr>
      <w:tr w:rsidR="006964F1" w:rsidRPr="00345B18" w14:paraId="2F22FDFD" w14:textId="77777777" w:rsidTr="0018564D">
        <w:tc>
          <w:tcPr>
            <w:tcW w:w="1100" w:type="pct"/>
          </w:tcPr>
          <w:p w14:paraId="5ADFD93E" w14:textId="77777777" w:rsidR="006964F1" w:rsidRPr="00345B18" w:rsidRDefault="006964F1" w:rsidP="006964F1">
            <w:pPr>
              <w:ind w:left="57" w:right="57" w:firstLine="0"/>
              <w:rPr>
                <w:sz w:val="22"/>
                <w:szCs w:val="22"/>
              </w:rPr>
            </w:pPr>
            <w:r w:rsidRPr="00345B18">
              <w:rPr>
                <w:sz w:val="22"/>
                <w:szCs w:val="22"/>
              </w:rPr>
              <w:t>Итого на отчетную дату (в том числе неразрешенный к использованию прошлого года)</w:t>
            </w:r>
          </w:p>
        </w:tc>
        <w:tc>
          <w:tcPr>
            <w:tcW w:w="750" w:type="pct"/>
          </w:tcPr>
          <w:p w14:paraId="589E1649" w14:textId="2DA7D6BA" w:rsidR="006964F1" w:rsidRPr="00025033" w:rsidRDefault="006964F1" w:rsidP="006964F1">
            <w:pPr>
              <w:pStyle w:val="GOSTTablenorm"/>
              <w:rPr>
                <w:szCs w:val="22"/>
                <w:lang w:val="en-US"/>
              </w:rPr>
            </w:pPr>
            <w:r w:rsidRPr="00025033">
              <w:rPr>
                <w:b/>
                <w:szCs w:val="22"/>
                <w:lang w:val="en-US"/>
              </w:rPr>
              <w:t>FS_ACCBALANCE_D70_LIST:</w:t>
            </w:r>
            <w:r w:rsidRPr="00025033">
              <w:rPr>
                <w:szCs w:val="22"/>
                <w:lang w:val="en-US"/>
              </w:rPr>
              <w:t>ABS_SUMATCUTOFFNOSPENDLY</w:t>
            </w:r>
          </w:p>
        </w:tc>
        <w:tc>
          <w:tcPr>
            <w:tcW w:w="500" w:type="pct"/>
          </w:tcPr>
          <w:p w14:paraId="43C9C48A" w14:textId="1CB43DC9" w:rsidR="006964F1" w:rsidRPr="00345B18" w:rsidRDefault="006964F1" w:rsidP="006964F1">
            <w:pPr>
              <w:pStyle w:val="GOSTTablenorm"/>
            </w:pPr>
            <w:r w:rsidRPr="00BA3BE1">
              <w:t>Сумма</w:t>
            </w:r>
          </w:p>
        </w:tc>
        <w:tc>
          <w:tcPr>
            <w:tcW w:w="291" w:type="pct"/>
          </w:tcPr>
          <w:p w14:paraId="2E85A9B1" w14:textId="77777777" w:rsidR="006964F1" w:rsidRPr="00345B18" w:rsidRDefault="006964F1" w:rsidP="006964F1">
            <w:pPr>
              <w:ind w:left="57" w:right="57" w:firstLine="0"/>
              <w:rPr>
                <w:sz w:val="22"/>
                <w:szCs w:val="22"/>
              </w:rPr>
            </w:pPr>
            <w:r w:rsidRPr="00F83B7A">
              <w:rPr>
                <w:sz w:val="22"/>
              </w:rPr>
              <w:t>Нет</w:t>
            </w:r>
          </w:p>
        </w:tc>
        <w:tc>
          <w:tcPr>
            <w:tcW w:w="293" w:type="pct"/>
          </w:tcPr>
          <w:p w14:paraId="58CBB0AF" w14:textId="49B313B2" w:rsidR="006964F1" w:rsidRPr="000160F1" w:rsidRDefault="006964F1" w:rsidP="006964F1">
            <w:pPr>
              <w:pStyle w:val="GOSTTablenorm"/>
            </w:pPr>
          </w:p>
        </w:tc>
        <w:tc>
          <w:tcPr>
            <w:tcW w:w="2066" w:type="pct"/>
          </w:tcPr>
          <w:p w14:paraId="19460B0F" w14:textId="77777777" w:rsidR="006964F1" w:rsidRPr="00345B18" w:rsidRDefault="006964F1" w:rsidP="006964F1">
            <w:pPr>
              <w:pStyle w:val="GOSTTablenorm"/>
              <w:rPr>
                <w:szCs w:val="22"/>
              </w:rPr>
            </w:pPr>
            <w:r w:rsidRPr="00345B18">
              <w:rPr>
                <w:szCs w:val="22"/>
              </w:rPr>
              <w:t xml:space="preserve">Указывается </w:t>
            </w:r>
            <w:r>
              <w:rPr>
                <w:szCs w:val="22"/>
              </w:rPr>
              <w:t>и</w:t>
            </w:r>
            <w:r w:rsidRPr="00345B18">
              <w:rPr>
                <w:szCs w:val="22"/>
              </w:rPr>
              <w:t>того</w:t>
            </w:r>
            <w:r>
              <w:rPr>
                <w:szCs w:val="22"/>
              </w:rPr>
              <w:t xml:space="preserve">вая сумма кредитовых остатков </w:t>
            </w:r>
            <w:r w:rsidRPr="00345B18">
              <w:rPr>
                <w:szCs w:val="22"/>
              </w:rPr>
              <w:t>на отчетную дату (в том числе неразрешенн</w:t>
            </w:r>
            <w:r>
              <w:rPr>
                <w:szCs w:val="22"/>
              </w:rPr>
              <w:t>ая</w:t>
            </w:r>
            <w:r w:rsidRPr="00345B18">
              <w:rPr>
                <w:szCs w:val="22"/>
              </w:rPr>
              <w:t xml:space="preserve"> к использованию прошлого года)</w:t>
            </w:r>
            <w:r>
              <w:rPr>
                <w:szCs w:val="22"/>
              </w:rPr>
              <w:t xml:space="preserve"> </w:t>
            </w:r>
            <w:r w:rsidRPr="00345B18">
              <w:rPr>
                <w:szCs w:val="22"/>
              </w:rPr>
              <w:t>в рублевом эквиваленте с точностью 2 знака после запятой</w:t>
            </w:r>
            <w:r>
              <w:rPr>
                <w:szCs w:val="22"/>
              </w:rPr>
              <w:t xml:space="preserve"> в разрезе </w:t>
            </w:r>
            <w:r w:rsidRPr="00345B18">
              <w:rPr>
                <w:szCs w:val="22"/>
              </w:rPr>
              <w:t>группы АКР</w:t>
            </w:r>
          </w:p>
        </w:tc>
      </w:tr>
      <w:tr w:rsidR="006964F1" w:rsidRPr="00345B18" w14:paraId="2E139835" w14:textId="77777777" w:rsidTr="0018564D">
        <w:tc>
          <w:tcPr>
            <w:tcW w:w="1100" w:type="pct"/>
          </w:tcPr>
          <w:p w14:paraId="6C76ADF2" w14:textId="77777777" w:rsidR="006964F1" w:rsidRPr="00345B18" w:rsidRDefault="006964F1" w:rsidP="006964F1">
            <w:pPr>
              <w:ind w:left="57" w:right="57" w:firstLine="0"/>
              <w:rPr>
                <w:sz w:val="22"/>
                <w:szCs w:val="22"/>
              </w:rPr>
            </w:pPr>
            <w:r w:rsidRPr="00345B18">
              <w:rPr>
                <w:sz w:val="22"/>
                <w:szCs w:val="22"/>
              </w:rPr>
              <w:t>Итого на отчетную дату (в том числе неразрешенный к использованию текущего года)</w:t>
            </w:r>
          </w:p>
        </w:tc>
        <w:tc>
          <w:tcPr>
            <w:tcW w:w="750" w:type="pct"/>
          </w:tcPr>
          <w:p w14:paraId="1FFC115B" w14:textId="1AE57038" w:rsidR="006964F1" w:rsidRPr="00025033" w:rsidRDefault="006964F1" w:rsidP="006964F1">
            <w:pPr>
              <w:pStyle w:val="GOSTTablenorm"/>
              <w:rPr>
                <w:szCs w:val="22"/>
                <w:lang w:val="en-US"/>
              </w:rPr>
            </w:pPr>
            <w:r w:rsidRPr="00025033">
              <w:rPr>
                <w:b/>
                <w:szCs w:val="22"/>
                <w:lang w:val="en-US"/>
              </w:rPr>
              <w:t>FS_ACCBALANCE_D70_LIST:</w:t>
            </w:r>
            <w:r w:rsidRPr="00025033">
              <w:rPr>
                <w:szCs w:val="22"/>
                <w:lang w:val="en-US"/>
              </w:rPr>
              <w:t>ABS_SUMATCUTOFFNOSPENDCY</w:t>
            </w:r>
          </w:p>
        </w:tc>
        <w:tc>
          <w:tcPr>
            <w:tcW w:w="500" w:type="pct"/>
          </w:tcPr>
          <w:p w14:paraId="24328E07" w14:textId="76077F09" w:rsidR="006964F1" w:rsidRPr="00345B18" w:rsidRDefault="006964F1" w:rsidP="006964F1">
            <w:pPr>
              <w:pStyle w:val="GOSTTablenorm"/>
            </w:pPr>
            <w:r w:rsidRPr="00BA3BE1">
              <w:t>Сумма</w:t>
            </w:r>
          </w:p>
        </w:tc>
        <w:tc>
          <w:tcPr>
            <w:tcW w:w="291" w:type="pct"/>
          </w:tcPr>
          <w:p w14:paraId="427F5E56" w14:textId="77777777" w:rsidR="006964F1" w:rsidRPr="00345B18" w:rsidRDefault="006964F1" w:rsidP="006964F1">
            <w:pPr>
              <w:ind w:left="57" w:right="57" w:firstLine="0"/>
              <w:rPr>
                <w:sz w:val="22"/>
                <w:szCs w:val="22"/>
              </w:rPr>
            </w:pPr>
            <w:r w:rsidRPr="00F83B7A">
              <w:rPr>
                <w:sz w:val="22"/>
              </w:rPr>
              <w:t>Нет</w:t>
            </w:r>
          </w:p>
        </w:tc>
        <w:tc>
          <w:tcPr>
            <w:tcW w:w="293" w:type="pct"/>
          </w:tcPr>
          <w:p w14:paraId="2B52E122" w14:textId="18A16147" w:rsidR="006964F1" w:rsidRPr="000160F1" w:rsidRDefault="006964F1" w:rsidP="006964F1">
            <w:pPr>
              <w:pStyle w:val="GOSTTablenorm"/>
            </w:pPr>
          </w:p>
        </w:tc>
        <w:tc>
          <w:tcPr>
            <w:tcW w:w="2066" w:type="pct"/>
          </w:tcPr>
          <w:p w14:paraId="2593B1AA" w14:textId="77777777" w:rsidR="006964F1" w:rsidRPr="00345B18" w:rsidRDefault="006964F1" w:rsidP="006964F1">
            <w:pPr>
              <w:pStyle w:val="GOSTTablenorm"/>
              <w:rPr>
                <w:szCs w:val="22"/>
              </w:rPr>
            </w:pPr>
            <w:r w:rsidRPr="00345B18">
              <w:rPr>
                <w:szCs w:val="22"/>
              </w:rPr>
              <w:t xml:space="preserve"> Указывается </w:t>
            </w:r>
            <w:r>
              <w:rPr>
                <w:szCs w:val="22"/>
              </w:rPr>
              <w:t>и</w:t>
            </w:r>
            <w:r w:rsidRPr="00345B18">
              <w:rPr>
                <w:szCs w:val="22"/>
              </w:rPr>
              <w:t>того</w:t>
            </w:r>
            <w:r>
              <w:rPr>
                <w:szCs w:val="22"/>
              </w:rPr>
              <w:t xml:space="preserve">вая сумма кредитовых остатков </w:t>
            </w:r>
            <w:r w:rsidRPr="00345B18">
              <w:rPr>
                <w:szCs w:val="22"/>
              </w:rPr>
              <w:t>на отчетную дату (в том числе неразрешенн</w:t>
            </w:r>
            <w:r>
              <w:rPr>
                <w:szCs w:val="22"/>
              </w:rPr>
              <w:t>ая</w:t>
            </w:r>
            <w:r w:rsidRPr="00345B18">
              <w:rPr>
                <w:szCs w:val="22"/>
              </w:rPr>
              <w:t xml:space="preserve"> к использованию текущего года)</w:t>
            </w:r>
            <w:r>
              <w:rPr>
                <w:szCs w:val="22"/>
              </w:rPr>
              <w:t xml:space="preserve"> </w:t>
            </w:r>
            <w:r w:rsidRPr="00345B18">
              <w:rPr>
                <w:szCs w:val="22"/>
              </w:rPr>
              <w:t>в рублевом эквиваленте с точностью 2 знака после запятой</w:t>
            </w:r>
            <w:r>
              <w:rPr>
                <w:szCs w:val="22"/>
              </w:rPr>
              <w:t xml:space="preserve"> в разрезе </w:t>
            </w:r>
            <w:r w:rsidRPr="00345B18">
              <w:rPr>
                <w:szCs w:val="22"/>
              </w:rPr>
              <w:t>группы АКР</w:t>
            </w:r>
          </w:p>
        </w:tc>
      </w:tr>
      <w:tr w:rsidR="006964F1" w:rsidRPr="00696134" w14:paraId="26C5A950" w14:textId="77777777" w:rsidTr="0018564D">
        <w:tc>
          <w:tcPr>
            <w:tcW w:w="1100" w:type="pct"/>
          </w:tcPr>
          <w:p w14:paraId="40C2EDBD" w14:textId="77777777" w:rsidR="006964F1" w:rsidRPr="00696134" w:rsidRDefault="006964F1" w:rsidP="006964F1">
            <w:pPr>
              <w:ind w:left="57" w:right="57" w:firstLine="0"/>
              <w:rPr>
                <w:b/>
                <w:sz w:val="22"/>
                <w:szCs w:val="22"/>
              </w:rPr>
            </w:pPr>
            <w:r w:rsidRPr="00696134">
              <w:rPr>
                <w:b/>
                <w:sz w:val="22"/>
                <w:szCs w:val="22"/>
              </w:rPr>
              <w:t>Сведения об операциях с целевыми средствами</w:t>
            </w:r>
          </w:p>
        </w:tc>
        <w:tc>
          <w:tcPr>
            <w:tcW w:w="750" w:type="pct"/>
          </w:tcPr>
          <w:p w14:paraId="11274640" w14:textId="6F0ED53B" w:rsidR="006964F1" w:rsidRPr="00175DDD" w:rsidRDefault="006964F1" w:rsidP="006964F1">
            <w:pPr>
              <w:pStyle w:val="GOSTTablenorm"/>
              <w:rPr>
                <w:b/>
                <w:szCs w:val="22"/>
              </w:rPr>
            </w:pPr>
            <w:r w:rsidRPr="001B4F23">
              <w:rPr>
                <w:b/>
                <w:szCs w:val="22"/>
              </w:rPr>
              <w:t>FS_TFUNDSACTINF_D70_LIST</w:t>
            </w:r>
          </w:p>
        </w:tc>
        <w:tc>
          <w:tcPr>
            <w:tcW w:w="500" w:type="pct"/>
          </w:tcPr>
          <w:p w14:paraId="2ABECFE1" w14:textId="61DF0160" w:rsidR="006964F1" w:rsidRPr="00175DDD" w:rsidRDefault="006964F1" w:rsidP="006964F1">
            <w:pPr>
              <w:pStyle w:val="GOSTTablenorm"/>
              <w:rPr>
                <w:b/>
              </w:rPr>
            </w:pPr>
            <w:r w:rsidRPr="00175DDD">
              <w:rPr>
                <w:b/>
              </w:rPr>
              <w:t>Массив</w:t>
            </w:r>
          </w:p>
        </w:tc>
        <w:tc>
          <w:tcPr>
            <w:tcW w:w="291" w:type="pct"/>
          </w:tcPr>
          <w:p w14:paraId="7539C147" w14:textId="4344A51A" w:rsidR="006964F1" w:rsidRPr="00696134" w:rsidRDefault="006964F1" w:rsidP="006964F1">
            <w:pPr>
              <w:ind w:left="57" w:right="57" w:firstLine="0"/>
              <w:rPr>
                <w:b/>
                <w:sz w:val="22"/>
                <w:szCs w:val="22"/>
              </w:rPr>
            </w:pPr>
            <w:r w:rsidRPr="00175DDD">
              <w:rPr>
                <w:sz w:val="22"/>
                <w:szCs w:val="22"/>
              </w:rPr>
              <w:t>Нет</w:t>
            </w:r>
          </w:p>
        </w:tc>
        <w:tc>
          <w:tcPr>
            <w:tcW w:w="293" w:type="pct"/>
          </w:tcPr>
          <w:p w14:paraId="43B8B921" w14:textId="0B9F130F" w:rsidR="006964F1" w:rsidRPr="000160F1" w:rsidRDefault="006964F1" w:rsidP="006964F1">
            <w:pPr>
              <w:pStyle w:val="GOSTTablenorm"/>
            </w:pPr>
            <w:r w:rsidRPr="000160F1">
              <w:t>-</w:t>
            </w:r>
          </w:p>
        </w:tc>
        <w:tc>
          <w:tcPr>
            <w:tcW w:w="2066" w:type="pct"/>
          </w:tcPr>
          <w:p w14:paraId="20A2F60A" w14:textId="77777777" w:rsidR="006964F1" w:rsidRPr="00175DDD" w:rsidRDefault="006964F1" w:rsidP="006964F1">
            <w:pPr>
              <w:pStyle w:val="GOSTTablenorm"/>
              <w:rPr>
                <w:szCs w:val="22"/>
              </w:rPr>
            </w:pPr>
            <w:r w:rsidRPr="00175DDD">
              <w:t>Раздел</w:t>
            </w:r>
          </w:p>
        </w:tc>
      </w:tr>
      <w:tr w:rsidR="006964F1" w:rsidRPr="00345B18" w14:paraId="04F5E193" w14:textId="77777777" w:rsidTr="0018564D">
        <w:tc>
          <w:tcPr>
            <w:tcW w:w="1100" w:type="pct"/>
          </w:tcPr>
          <w:p w14:paraId="15D0C28C" w14:textId="53AAE80F" w:rsidR="006964F1" w:rsidRPr="00A824A4" w:rsidRDefault="006964F1" w:rsidP="006964F1">
            <w:pPr>
              <w:ind w:left="57" w:right="57" w:firstLine="0"/>
              <w:rPr>
                <w:sz w:val="22"/>
                <w:szCs w:val="22"/>
              </w:rPr>
            </w:pPr>
            <w:r w:rsidRPr="00A824A4">
              <w:rPr>
                <w:sz w:val="22"/>
                <w:szCs w:val="22"/>
              </w:rPr>
              <w:t>АКР ЛС передающий</w:t>
            </w:r>
          </w:p>
        </w:tc>
        <w:tc>
          <w:tcPr>
            <w:tcW w:w="750" w:type="pct"/>
          </w:tcPr>
          <w:p w14:paraId="04C422A5" w14:textId="27171DD0" w:rsidR="006964F1" w:rsidRPr="00B339C7" w:rsidRDefault="006964F1" w:rsidP="006964F1">
            <w:pPr>
              <w:pStyle w:val="GOSTTablenorm"/>
              <w:rPr>
                <w:szCs w:val="22"/>
                <w:lang w:val="en-US"/>
              </w:rPr>
            </w:pPr>
            <w:r w:rsidRPr="00B339C7">
              <w:rPr>
                <w:b/>
                <w:szCs w:val="22"/>
                <w:lang w:val="en-US"/>
              </w:rPr>
              <w:t>FS_TFUNDSACTINF_D70_LIST:</w:t>
            </w:r>
            <w:r w:rsidRPr="00B339C7">
              <w:rPr>
                <w:szCs w:val="22"/>
                <w:lang w:val="en-US"/>
              </w:rPr>
              <w:t>AnalyticCodeSectionTS</w:t>
            </w:r>
          </w:p>
        </w:tc>
        <w:tc>
          <w:tcPr>
            <w:tcW w:w="500" w:type="pct"/>
          </w:tcPr>
          <w:p w14:paraId="7371C6BD" w14:textId="77777777" w:rsidR="006964F1" w:rsidRPr="00DD4CE8" w:rsidRDefault="006964F1" w:rsidP="006964F1">
            <w:pPr>
              <w:pStyle w:val="GOSTTablenorm"/>
            </w:pPr>
            <w:r w:rsidRPr="00DD4CE8">
              <w:t>Строка</w:t>
            </w:r>
          </w:p>
        </w:tc>
        <w:tc>
          <w:tcPr>
            <w:tcW w:w="291" w:type="pct"/>
          </w:tcPr>
          <w:p w14:paraId="6EE246B4" w14:textId="77777777" w:rsidR="006964F1" w:rsidRPr="00DD4CE8" w:rsidRDefault="006964F1" w:rsidP="006964F1">
            <w:pPr>
              <w:ind w:left="57" w:right="57" w:firstLine="0"/>
              <w:rPr>
                <w:sz w:val="22"/>
                <w:szCs w:val="22"/>
              </w:rPr>
            </w:pPr>
            <w:r>
              <w:rPr>
                <w:sz w:val="22"/>
                <w:szCs w:val="22"/>
              </w:rPr>
              <w:t>Нет</w:t>
            </w:r>
          </w:p>
        </w:tc>
        <w:tc>
          <w:tcPr>
            <w:tcW w:w="293" w:type="pct"/>
          </w:tcPr>
          <w:p w14:paraId="79BF65F1" w14:textId="7A793F37" w:rsidR="006964F1" w:rsidRPr="000160F1" w:rsidRDefault="006964F1" w:rsidP="006964F1">
            <w:pPr>
              <w:pStyle w:val="GOSTTablenorm"/>
            </w:pPr>
            <w:r w:rsidRPr="000160F1">
              <w:t>=8</w:t>
            </w:r>
          </w:p>
        </w:tc>
        <w:tc>
          <w:tcPr>
            <w:tcW w:w="2066" w:type="pct"/>
          </w:tcPr>
          <w:p w14:paraId="3EB6C6D0" w14:textId="77777777" w:rsidR="006964F1" w:rsidRPr="00345B18" w:rsidRDefault="006964F1" w:rsidP="006964F1">
            <w:pPr>
              <w:pStyle w:val="GOSTTablenorm"/>
              <w:rPr>
                <w:szCs w:val="22"/>
              </w:rPr>
            </w:pPr>
            <w:r w:rsidRPr="00965CA2">
              <w:t>Указывается значение аналитического кода разд</w:t>
            </w:r>
            <w:r>
              <w:t>ела лицевого счета передающего</w:t>
            </w:r>
          </w:p>
        </w:tc>
      </w:tr>
      <w:tr w:rsidR="006964F1" w:rsidRPr="00345B18" w14:paraId="06D56C86" w14:textId="77777777" w:rsidTr="0018564D">
        <w:tc>
          <w:tcPr>
            <w:tcW w:w="1100" w:type="pct"/>
          </w:tcPr>
          <w:p w14:paraId="670641C4" w14:textId="258E10DD" w:rsidR="006964F1" w:rsidRPr="00A824A4" w:rsidRDefault="006964F1" w:rsidP="006964F1">
            <w:pPr>
              <w:ind w:left="57" w:right="57" w:firstLine="0"/>
              <w:rPr>
                <w:sz w:val="22"/>
                <w:szCs w:val="22"/>
              </w:rPr>
            </w:pPr>
            <w:r w:rsidRPr="00A824A4">
              <w:rPr>
                <w:sz w:val="22"/>
                <w:szCs w:val="22"/>
              </w:rPr>
              <w:t>АКР ЛС принимающий</w:t>
            </w:r>
          </w:p>
        </w:tc>
        <w:tc>
          <w:tcPr>
            <w:tcW w:w="750" w:type="pct"/>
          </w:tcPr>
          <w:p w14:paraId="7615E45A" w14:textId="3CDF8543" w:rsidR="006964F1" w:rsidRPr="00B339C7" w:rsidRDefault="006964F1" w:rsidP="006964F1">
            <w:pPr>
              <w:pStyle w:val="GOSTTablenorm"/>
              <w:rPr>
                <w:szCs w:val="22"/>
                <w:lang w:val="en-US"/>
              </w:rPr>
            </w:pPr>
            <w:r w:rsidRPr="00B339C7">
              <w:rPr>
                <w:b/>
                <w:szCs w:val="22"/>
                <w:lang w:val="en-US"/>
              </w:rPr>
              <w:t>FS_TFUNDSACTINF_D70_LIST:</w:t>
            </w:r>
            <w:r w:rsidRPr="00B339C7">
              <w:rPr>
                <w:szCs w:val="22"/>
                <w:lang w:val="en-US"/>
              </w:rPr>
              <w:t>AnalyticCodeSectionAS</w:t>
            </w:r>
          </w:p>
        </w:tc>
        <w:tc>
          <w:tcPr>
            <w:tcW w:w="500" w:type="pct"/>
          </w:tcPr>
          <w:p w14:paraId="40E63CF8" w14:textId="77777777" w:rsidR="006964F1" w:rsidRPr="00DD4CE8" w:rsidRDefault="006964F1" w:rsidP="006964F1">
            <w:pPr>
              <w:pStyle w:val="GOSTTablenorm"/>
            </w:pPr>
            <w:r w:rsidRPr="00DD4CE8">
              <w:t>Строка</w:t>
            </w:r>
          </w:p>
        </w:tc>
        <w:tc>
          <w:tcPr>
            <w:tcW w:w="291" w:type="pct"/>
          </w:tcPr>
          <w:p w14:paraId="5BBDBBB3" w14:textId="77777777" w:rsidR="006964F1" w:rsidRPr="00DD4CE8" w:rsidRDefault="006964F1" w:rsidP="006964F1">
            <w:pPr>
              <w:ind w:left="57" w:right="57" w:firstLine="0"/>
              <w:rPr>
                <w:sz w:val="22"/>
                <w:szCs w:val="22"/>
              </w:rPr>
            </w:pPr>
            <w:r w:rsidRPr="00DD4E22">
              <w:rPr>
                <w:sz w:val="22"/>
                <w:szCs w:val="22"/>
              </w:rPr>
              <w:t>Нет</w:t>
            </w:r>
          </w:p>
        </w:tc>
        <w:tc>
          <w:tcPr>
            <w:tcW w:w="293" w:type="pct"/>
          </w:tcPr>
          <w:p w14:paraId="18D6B86B" w14:textId="187B14D3" w:rsidR="006964F1" w:rsidRPr="00DD4CE8" w:rsidRDefault="006964F1" w:rsidP="006964F1">
            <w:pPr>
              <w:pStyle w:val="GOSTTablenorm"/>
            </w:pPr>
            <w:r w:rsidRPr="00DD4CE8">
              <w:t>=8</w:t>
            </w:r>
          </w:p>
        </w:tc>
        <w:tc>
          <w:tcPr>
            <w:tcW w:w="2066" w:type="pct"/>
          </w:tcPr>
          <w:p w14:paraId="006D940D" w14:textId="77777777" w:rsidR="006964F1" w:rsidRPr="00345B18" w:rsidRDefault="006964F1" w:rsidP="006964F1">
            <w:pPr>
              <w:pStyle w:val="GOSTTablenorm"/>
              <w:rPr>
                <w:szCs w:val="22"/>
              </w:rPr>
            </w:pPr>
            <w:r w:rsidRPr="00965CA2">
              <w:t>Указывается значение аналитического кода раз</w:t>
            </w:r>
            <w:r>
              <w:t>дела лицевого счета принимающего</w:t>
            </w:r>
          </w:p>
        </w:tc>
      </w:tr>
      <w:tr w:rsidR="006964F1" w:rsidRPr="00345B18" w14:paraId="069E43AA" w14:textId="77777777" w:rsidTr="0018564D">
        <w:tc>
          <w:tcPr>
            <w:tcW w:w="1100" w:type="pct"/>
          </w:tcPr>
          <w:p w14:paraId="44B11431" w14:textId="77777777" w:rsidR="006964F1" w:rsidRPr="00C23A39" w:rsidRDefault="006964F1" w:rsidP="006964F1">
            <w:pPr>
              <w:ind w:left="57" w:right="57" w:firstLine="0"/>
              <w:rPr>
                <w:sz w:val="22"/>
                <w:szCs w:val="22"/>
              </w:rPr>
            </w:pPr>
            <w:r w:rsidRPr="00C23A39">
              <w:rPr>
                <w:sz w:val="22"/>
                <w:szCs w:val="22"/>
              </w:rPr>
              <w:t>Код источника поступлений целевых средств</w:t>
            </w:r>
          </w:p>
        </w:tc>
        <w:tc>
          <w:tcPr>
            <w:tcW w:w="750" w:type="pct"/>
          </w:tcPr>
          <w:p w14:paraId="58607407" w14:textId="660826DE" w:rsidR="006964F1" w:rsidRPr="00B339C7" w:rsidRDefault="006964F1" w:rsidP="006964F1">
            <w:pPr>
              <w:pStyle w:val="GOSTTablenorm"/>
              <w:rPr>
                <w:szCs w:val="22"/>
                <w:lang w:val="en-US"/>
              </w:rPr>
            </w:pPr>
            <w:r w:rsidRPr="00B339C7">
              <w:rPr>
                <w:b/>
                <w:szCs w:val="22"/>
                <w:lang w:val="en-US"/>
              </w:rPr>
              <w:t>FS_TFUNDSACTINF_D70_LIST:</w:t>
            </w:r>
            <w:r w:rsidRPr="00B339C7">
              <w:rPr>
                <w:szCs w:val="22"/>
                <w:lang w:val="en-US"/>
              </w:rPr>
              <w:t>TargetFundsSrcCode</w:t>
            </w:r>
          </w:p>
        </w:tc>
        <w:tc>
          <w:tcPr>
            <w:tcW w:w="500" w:type="pct"/>
          </w:tcPr>
          <w:p w14:paraId="075018FF" w14:textId="77777777" w:rsidR="006964F1" w:rsidRPr="00DD4CE8" w:rsidRDefault="006964F1" w:rsidP="006964F1">
            <w:pPr>
              <w:pStyle w:val="GOSTTablenorm"/>
            </w:pPr>
            <w:r w:rsidRPr="00DD4CE8">
              <w:t>Строка</w:t>
            </w:r>
          </w:p>
        </w:tc>
        <w:tc>
          <w:tcPr>
            <w:tcW w:w="291" w:type="pct"/>
          </w:tcPr>
          <w:p w14:paraId="26DBAA0F" w14:textId="77777777" w:rsidR="006964F1" w:rsidRPr="00DD4CE8" w:rsidRDefault="006964F1" w:rsidP="006964F1">
            <w:pPr>
              <w:ind w:left="57" w:right="57" w:firstLine="0"/>
              <w:rPr>
                <w:sz w:val="22"/>
                <w:szCs w:val="22"/>
              </w:rPr>
            </w:pPr>
            <w:r w:rsidRPr="00DD4E22">
              <w:rPr>
                <w:sz w:val="22"/>
                <w:szCs w:val="22"/>
              </w:rPr>
              <w:t>Нет</w:t>
            </w:r>
          </w:p>
        </w:tc>
        <w:tc>
          <w:tcPr>
            <w:tcW w:w="293" w:type="pct"/>
          </w:tcPr>
          <w:p w14:paraId="5417B67F" w14:textId="44DA8F3C" w:rsidR="006964F1" w:rsidRPr="00DD4CE8" w:rsidRDefault="006964F1" w:rsidP="006964F1">
            <w:pPr>
              <w:pStyle w:val="GOSTTablenorm"/>
            </w:pPr>
            <w:r w:rsidRPr="00DD4CE8">
              <w:t>&lt;=20</w:t>
            </w:r>
          </w:p>
        </w:tc>
        <w:tc>
          <w:tcPr>
            <w:tcW w:w="2066" w:type="pct"/>
          </w:tcPr>
          <w:p w14:paraId="2CC1170E" w14:textId="77777777" w:rsidR="006964F1" w:rsidRPr="00345B18" w:rsidRDefault="006964F1" w:rsidP="006964F1">
            <w:pPr>
              <w:pStyle w:val="GOSTTablenorm"/>
              <w:rPr>
                <w:szCs w:val="22"/>
              </w:rPr>
            </w:pPr>
            <w:r w:rsidRPr="00345B18">
              <w:rPr>
                <w:szCs w:val="22"/>
              </w:rPr>
              <w:t xml:space="preserve">Указывается код источника поступлений/направления расходования </w:t>
            </w:r>
            <w:r>
              <w:rPr>
                <w:szCs w:val="22"/>
              </w:rPr>
              <w:t>передающего</w:t>
            </w:r>
          </w:p>
        </w:tc>
      </w:tr>
      <w:tr w:rsidR="006964F1" w:rsidRPr="00345B18" w14:paraId="78657CB6" w14:textId="77777777" w:rsidTr="0018564D">
        <w:tc>
          <w:tcPr>
            <w:tcW w:w="1100" w:type="pct"/>
          </w:tcPr>
          <w:p w14:paraId="4582F705" w14:textId="4E5242E0" w:rsidR="006964F1" w:rsidRPr="00C23A39" w:rsidRDefault="006964F1" w:rsidP="006964F1">
            <w:pPr>
              <w:pStyle w:val="GOSTTableNum"/>
              <w:numPr>
                <w:ilvl w:val="0"/>
                <w:numId w:val="0"/>
              </w:numPr>
              <w:rPr>
                <w:szCs w:val="22"/>
              </w:rPr>
            </w:pPr>
            <w:r>
              <w:t>Тип кода классификации операций</w:t>
            </w:r>
          </w:p>
        </w:tc>
        <w:tc>
          <w:tcPr>
            <w:tcW w:w="750" w:type="pct"/>
          </w:tcPr>
          <w:p w14:paraId="4C4B5242" w14:textId="44DC5EC5" w:rsidR="006964F1" w:rsidRPr="00B339C7" w:rsidRDefault="006964F1" w:rsidP="006964F1">
            <w:pPr>
              <w:pStyle w:val="GOSTTablenorm"/>
              <w:rPr>
                <w:b/>
                <w:szCs w:val="22"/>
                <w:lang w:val="en-US"/>
              </w:rPr>
            </w:pPr>
            <w:r w:rsidRPr="00B339C7">
              <w:rPr>
                <w:b/>
                <w:szCs w:val="22"/>
                <w:lang w:val="en-US"/>
              </w:rPr>
              <w:t>FS_TFUNDSACTINF_D70_LIST:</w:t>
            </w:r>
            <w:r w:rsidRPr="00B339C7">
              <w:rPr>
                <w:szCs w:val="22"/>
                <w:lang w:val="en-US"/>
              </w:rPr>
              <w:t>T</w:t>
            </w:r>
            <w:r w:rsidRPr="00B339C7">
              <w:rPr>
                <w:lang w:val="en-US"/>
              </w:rPr>
              <w:t>argetFundsCodeType</w:t>
            </w:r>
          </w:p>
        </w:tc>
        <w:tc>
          <w:tcPr>
            <w:tcW w:w="500" w:type="pct"/>
          </w:tcPr>
          <w:p w14:paraId="009F86D9" w14:textId="582659EA" w:rsidR="006964F1" w:rsidRPr="00DD4CE8" w:rsidRDefault="006964F1" w:rsidP="006964F1">
            <w:pPr>
              <w:pStyle w:val="GOSTTablenorm"/>
            </w:pPr>
            <w:r w:rsidRPr="0027353D">
              <w:t>Строка</w:t>
            </w:r>
          </w:p>
        </w:tc>
        <w:tc>
          <w:tcPr>
            <w:tcW w:w="291" w:type="pct"/>
          </w:tcPr>
          <w:p w14:paraId="0304D048" w14:textId="525439DA" w:rsidR="006964F1" w:rsidRPr="00DD4E22" w:rsidRDefault="006964F1" w:rsidP="006964F1">
            <w:pPr>
              <w:ind w:left="57" w:right="57" w:firstLine="0"/>
              <w:rPr>
                <w:sz w:val="22"/>
                <w:szCs w:val="22"/>
              </w:rPr>
            </w:pPr>
            <w:r w:rsidRPr="0027353D">
              <w:t>Да</w:t>
            </w:r>
          </w:p>
        </w:tc>
        <w:tc>
          <w:tcPr>
            <w:tcW w:w="293" w:type="pct"/>
          </w:tcPr>
          <w:p w14:paraId="6AB71C64" w14:textId="043C43DB" w:rsidR="006964F1" w:rsidRPr="00DD4CE8" w:rsidRDefault="006964F1" w:rsidP="006964F1">
            <w:pPr>
              <w:pStyle w:val="GOSTTablenorm"/>
            </w:pPr>
            <w:r w:rsidRPr="0027353D">
              <w:t>=2</w:t>
            </w:r>
          </w:p>
        </w:tc>
        <w:tc>
          <w:tcPr>
            <w:tcW w:w="2066" w:type="pct"/>
          </w:tcPr>
          <w:p w14:paraId="1703CC01" w14:textId="77777777" w:rsidR="006964F1" w:rsidRDefault="006964F1" w:rsidP="006964F1">
            <w:pPr>
              <w:pStyle w:val="GOSTTablenorm"/>
              <w:rPr>
                <w:szCs w:val="24"/>
              </w:rPr>
            </w:pPr>
            <w:r>
              <w:rPr>
                <w:szCs w:val="22"/>
              </w:rPr>
              <w:t xml:space="preserve">Указывается </w:t>
            </w:r>
            <w:r>
              <w:t xml:space="preserve">тип кода классификации операций </w:t>
            </w:r>
            <w:r>
              <w:rPr>
                <w:szCs w:val="24"/>
              </w:rPr>
              <w:t>передающего = принимающего.</w:t>
            </w:r>
          </w:p>
          <w:p w14:paraId="07B5F29F" w14:textId="77777777" w:rsidR="006964F1" w:rsidRPr="00B830EF" w:rsidRDefault="006964F1" w:rsidP="006964F1">
            <w:pPr>
              <w:pStyle w:val="GOSTTablenorm"/>
            </w:pPr>
            <w:r w:rsidRPr="00B830EF">
              <w:t>При обработке строк документа по поступлениям и выплатам в каждом разделе заполняется значением:</w:t>
            </w:r>
          </w:p>
          <w:p w14:paraId="6A297056" w14:textId="2A3A0C4D" w:rsidR="006964F1" w:rsidRPr="00B830EF" w:rsidRDefault="006964F1" w:rsidP="006964F1">
            <w:pPr>
              <w:pStyle w:val="GOSTTableListMark1"/>
            </w:pPr>
            <w:r w:rsidRPr="00B830EF">
              <w:t xml:space="preserve">«20» </w:t>
            </w:r>
            <w:r w:rsidRPr="00965CA2">
              <w:t>–</w:t>
            </w:r>
            <w:r w:rsidRPr="00B830EF">
              <w:t xml:space="preserve"> доходы (источник поступления целевых средств);</w:t>
            </w:r>
          </w:p>
          <w:p w14:paraId="0DC9238C" w14:textId="0820C0A0" w:rsidR="006964F1" w:rsidRDefault="006964F1" w:rsidP="006964F1">
            <w:pPr>
              <w:pStyle w:val="GOSTTableListMark1"/>
            </w:pPr>
            <w:r w:rsidRPr="00B830EF">
              <w:t xml:space="preserve">«10» </w:t>
            </w:r>
            <w:r w:rsidRPr="00965CA2">
              <w:t>–</w:t>
            </w:r>
            <w:r w:rsidRPr="00B830EF">
              <w:t xml:space="preserve"> расходы (направление расходования целевых средств)</w:t>
            </w:r>
          </w:p>
        </w:tc>
      </w:tr>
      <w:tr w:rsidR="006964F1" w:rsidRPr="00345B18" w14:paraId="02340C91" w14:textId="77777777" w:rsidTr="0018564D">
        <w:tc>
          <w:tcPr>
            <w:tcW w:w="1100" w:type="pct"/>
          </w:tcPr>
          <w:p w14:paraId="0096807E" w14:textId="77777777" w:rsidR="006964F1" w:rsidRPr="00C23A39" w:rsidRDefault="006964F1" w:rsidP="006964F1">
            <w:pPr>
              <w:ind w:left="57" w:right="57" w:firstLine="0"/>
              <w:rPr>
                <w:sz w:val="22"/>
                <w:szCs w:val="22"/>
              </w:rPr>
            </w:pPr>
            <w:r w:rsidRPr="00C23A39">
              <w:rPr>
                <w:sz w:val="22"/>
                <w:szCs w:val="22"/>
              </w:rPr>
              <w:t>Укрупненный код направления расходования целевых средств</w:t>
            </w:r>
          </w:p>
        </w:tc>
        <w:tc>
          <w:tcPr>
            <w:tcW w:w="750" w:type="pct"/>
          </w:tcPr>
          <w:p w14:paraId="28CC09F0" w14:textId="552C8BC6" w:rsidR="006964F1" w:rsidRPr="00B339C7" w:rsidRDefault="006964F1" w:rsidP="006964F1">
            <w:pPr>
              <w:pStyle w:val="GOSTTablenorm"/>
              <w:rPr>
                <w:szCs w:val="22"/>
                <w:lang w:val="en-US"/>
              </w:rPr>
            </w:pPr>
            <w:r w:rsidRPr="00B339C7">
              <w:rPr>
                <w:b/>
                <w:szCs w:val="22"/>
                <w:lang w:val="en-US"/>
              </w:rPr>
              <w:t>FS_TFUNDSACTINF_D70_LIST:</w:t>
            </w:r>
            <w:r w:rsidRPr="00B339C7">
              <w:rPr>
                <w:szCs w:val="22"/>
                <w:lang w:val="en-US"/>
              </w:rPr>
              <w:t>AggrTargetExpenseCode</w:t>
            </w:r>
          </w:p>
        </w:tc>
        <w:tc>
          <w:tcPr>
            <w:tcW w:w="500" w:type="pct"/>
          </w:tcPr>
          <w:p w14:paraId="36A5FD74" w14:textId="77777777" w:rsidR="006964F1" w:rsidRPr="00DD4CE8" w:rsidRDefault="006964F1" w:rsidP="006964F1">
            <w:pPr>
              <w:ind w:left="57" w:right="57" w:firstLine="0"/>
              <w:rPr>
                <w:sz w:val="22"/>
                <w:szCs w:val="22"/>
              </w:rPr>
            </w:pPr>
            <w:r w:rsidRPr="00DD4CE8">
              <w:rPr>
                <w:sz w:val="22"/>
                <w:szCs w:val="22"/>
              </w:rPr>
              <w:t>Строка</w:t>
            </w:r>
          </w:p>
        </w:tc>
        <w:tc>
          <w:tcPr>
            <w:tcW w:w="291" w:type="pct"/>
          </w:tcPr>
          <w:p w14:paraId="18F91223" w14:textId="77777777" w:rsidR="006964F1" w:rsidRPr="00DD4CE8" w:rsidRDefault="006964F1" w:rsidP="006964F1">
            <w:pPr>
              <w:ind w:left="57" w:right="57" w:firstLine="0"/>
              <w:rPr>
                <w:sz w:val="22"/>
                <w:szCs w:val="22"/>
              </w:rPr>
            </w:pPr>
            <w:r w:rsidRPr="00DD4E22">
              <w:rPr>
                <w:sz w:val="22"/>
                <w:szCs w:val="22"/>
              </w:rPr>
              <w:t>Нет</w:t>
            </w:r>
          </w:p>
        </w:tc>
        <w:tc>
          <w:tcPr>
            <w:tcW w:w="293" w:type="pct"/>
          </w:tcPr>
          <w:p w14:paraId="26399358" w14:textId="0FB5CD90" w:rsidR="006964F1" w:rsidRPr="00DD4CE8" w:rsidRDefault="006964F1" w:rsidP="006964F1">
            <w:pPr>
              <w:pStyle w:val="GOSTTablenorm"/>
            </w:pPr>
            <w:r w:rsidRPr="00DD4CE8">
              <w:t>&lt;=20</w:t>
            </w:r>
          </w:p>
        </w:tc>
        <w:tc>
          <w:tcPr>
            <w:tcW w:w="2066" w:type="pct"/>
          </w:tcPr>
          <w:p w14:paraId="09D66D84" w14:textId="77777777" w:rsidR="006964F1" w:rsidRPr="00345B18" w:rsidRDefault="006964F1" w:rsidP="006964F1">
            <w:pPr>
              <w:pStyle w:val="GOSTTablenorm"/>
              <w:rPr>
                <w:szCs w:val="22"/>
              </w:rPr>
            </w:pPr>
            <w:r>
              <w:t xml:space="preserve">Указывается </w:t>
            </w:r>
            <w:r>
              <w:rPr>
                <w:szCs w:val="22"/>
              </w:rPr>
              <w:t>у</w:t>
            </w:r>
            <w:r w:rsidRPr="00C23A39">
              <w:rPr>
                <w:szCs w:val="22"/>
              </w:rPr>
              <w:t>крупненный код направления расходования целевых средств</w:t>
            </w:r>
            <w:r>
              <w:rPr>
                <w:szCs w:val="22"/>
              </w:rPr>
              <w:t xml:space="preserve"> передающего</w:t>
            </w:r>
          </w:p>
        </w:tc>
      </w:tr>
      <w:tr w:rsidR="006964F1" w:rsidRPr="00345B18" w14:paraId="18F825CA" w14:textId="77777777" w:rsidTr="0018564D">
        <w:tc>
          <w:tcPr>
            <w:tcW w:w="1100" w:type="pct"/>
          </w:tcPr>
          <w:p w14:paraId="21D2BF37" w14:textId="77777777" w:rsidR="006964F1" w:rsidRPr="00C23A39" w:rsidRDefault="006964F1" w:rsidP="006964F1">
            <w:pPr>
              <w:ind w:left="57" w:right="57" w:firstLine="0"/>
              <w:rPr>
                <w:sz w:val="22"/>
                <w:szCs w:val="22"/>
              </w:rPr>
            </w:pPr>
            <w:r w:rsidRPr="00C23A39">
              <w:rPr>
                <w:sz w:val="22"/>
                <w:szCs w:val="22"/>
              </w:rPr>
              <w:t>Детализированный код направления расходования целевых средств</w:t>
            </w:r>
          </w:p>
        </w:tc>
        <w:tc>
          <w:tcPr>
            <w:tcW w:w="750" w:type="pct"/>
          </w:tcPr>
          <w:p w14:paraId="2CFE5EBA" w14:textId="28FB0D76" w:rsidR="006964F1" w:rsidRPr="00B339C7" w:rsidRDefault="006964F1" w:rsidP="006964F1">
            <w:pPr>
              <w:pStyle w:val="GOSTTablenorm"/>
              <w:rPr>
                <w:szCs w:val="22"/>
                <w:lang w:val="en-US"/>
              </w:rPr>
            </w:pPr>
            <w:r w:rsidRPr="00B339C7">
              <w:rPr>
                <w:b/>
                <w:szCs w:val="22"/>
                <w:lang w:val="en-US"/>
              </w:rPr>
              <w:t>FS_TFUNDSACTINF_D70_LIST:</w:t>
            </w:r>
            <w:r w:rsidRPr="00B339C7">
              <w:rPr>
                <w:szCs w:val="22"/>
                <w:lang w:val="en-US"/>
              </w:rPr>
              <w:t>DetailTargetExpenseCode</w:t>
            </w:r>
          </w:p>
        </w:tc>
        <w:tc>
          <w:tcPr>
            <w:tcW w:w="500" w:type="pct"/>
          </w:tcPr>
          <w:p w14:paraId="3584C376" w14:textId="77777777" w:rsidR="006964F1" w:rsidRPr="00DD4CE8" w:rsidRDefault="006964F1" w:rsidP="006964F1">
            <w:pPr>
              <w:ind w:left="57" w:right="57" w:firstLine="0"/>
              <w:rPr>
                <w:sz w:val="22"/>
                <w:szCs w:val="22"/>
              </w:rPr>
            </w:pPr>
            <w:r w:rsidRPr="00DD4CE8">
              <w:rPr>
                <w:sz w:val="22"/>
                <w:szCs w:val="22"/>
              </w:rPr>
              <w:t>Строка</w:t>
            </w:r>
          </w:p>
        </w:tc>
        <w:tc>
          <w:tcPr>
            <w:tcW w:w="291" w:type="pct"/>
          </w:tcPr>
          <w:p w14:paraId="414B610E" w14:textId="77777777" w:rsidR="006964F1" w:rsidRPr="00DD4CE8" w:rsidRDefault="006964F1" w:rsidP="006964F1">
            <w:pPr>
              <w:ind w:left="57" w:right="57" w:firstLine="0"/>
              <w:rPr>
                <w:sz w:val="22"/>
                <w:szCs w:val="22"/>
              </w:rPr>
            </w:pPr>
            <w:r w:rsidRPr="00DD4E22">
              <w:rPr>
                <w:sz w:val="22"/>
                <w:szCs w:val="22"/>
              </w:rPr>
              <w:t>Нет</w:t>
            </w:r>
          </w:p>
        </w:tc>
        <w:tc>
          <w:tcPr>
            <w:tcW w:w="293" w:type="pct"/>
          </w:tcPr>
          <w:p w14:paraId="03D7321A" w14:textId="4C9BBBD8" w:rsidR="006964F1" w:rsidRPr="00DD4CE8" w:rsidRDefault="006964F1" w:rsidP="006964F1">
            <w:pPr>
              <w:pStyle w:val="GOSTTablenorm"/>
            </w:pPr>
            <w:r w:rsidRPr="00DD4CE8">
              <w:t>&lt;=20</w:t>
            </w:r>
          </w:p>
        </w:tc>
        <w:tc>
          <w:tcPr>
            <w:tcW w:w="2066" w:type="pct"/>
          </w:tcPr>
          <w:p w14:paraId="71A9C504" w14:textId="77777777" w:rsidR="006964F1" w:rsidRPr="00345B18" w:rsidRDefault="006964F1" w:rsidP="006964F1">
            <w:pPr>
              <w:pStyle w:val="GOSTTablenorm"/>
              <w:rPr>
                <w:szCs w:val="22"/>
              </w:rPr>
            </w:pPr>
            <w:r>
              <w:t xml:space="preserve">Указывается </w:t>
            </w:r>
            <w:r>
              <w:rPr>
                <w:szCs w:val="22"/>
              </w:rPr>
              <w:t>детализированный</w:t>
            </w:r>
            <w:r w:rsidRPr="00C23A39">
              <w:rPr>
                <w:szCs w:val="22"/>
              </w:rPr>
              <w:t xml:space="preserve"> код направления расходования целевых средств</w:t>
            </w:r>
            <w:r>
              <w:rPr>
                <w:szCs w:val="22"/>
              </w:rPr>
              <w:t xml:space="preserve"> передающего</w:t>
            </w:r>
          </w:p>
        </w:tc>
      </w:tr>
      <w:tr w:rsidR="006964F1" w:rsidRPr="00345B18" w14:paraId="13284BBF" w14:textId="77777777" w:rsidTr="0018564D">
        <w:tc>
          <w:tcPr>
            <w:tcW w:w="1100" w:type="pct"/>
          </w:tcPr>
          <w:p w14:paraId="02CE6943" w14:textId="77777777" w:rsidR="006964F1" w:rsidRPr="005F70F9" w:rsidRDefault="006964F1" w:rsidP="006964F1">
            <w:pPr>
              <w:pStyle w:val="GOSTTablenorm"/>
            </w:pPr>
            <w:r w:rsidRPr="005F70F9">
              <w:t>Уникальный код объекта (код мероприятия по информатизации)</w:t>
            </w:r>
          </w:p>
        </w:tc>
        <w:tc>
          <w:tcPr>
            <w:tcW w:w="750" w:type="pct"/>
          </w:tcPr>
          <w:p w14:paraId="43A8EFA1" w14:textId="3553B7DE" w:rsidR="006964F1" w:rsidRPr="003B2067" w:rsidRDefault="006964F1" w:rsidP="006964F1">
            <w:pPr>
              <w:pStyle w:val="GOSTTablenorm"/>
              <w:rPr>
                <w:szCs w:val="22"/>
                <w:lang w:val="en-US"/>
              </w:rPr>
            </w:pPr>
            <w:r w:rsidRPr="00B339C7">
              <w:rPr>
                <w:b/>
                <w:szCs w:val="22"/>
                <w:lang w:val="en-US"/>
              </w:rPr>
              <w:t>FS_TFUNDSACTINF_D70_LIST:</w:t>
            </w:r>
            <w:r w:rsidRPr="00B339C7">
              <w:rPr>
                <w:szCs w:val="22"/>
                <w:lang w:val="en-US"/>
              </w:rPr>
              <w:t>FAIP</w:t>
            </w:r>
          </w:p>
        </w:tc>
        <w:tc>
          <w:tcPr>
            <w:tcW w:w="500" w:type="pct"/>
          </w:tcPr>
          <w:p w14:paraId="42FDC77C" w14:textId="77777777" w:rsidR="006964F1" w:rsidRPr="00DD4CE8" w:rsidRDefault="006964F1" w:rsidP="006964F1">
            <w:pPr>
              <w:pStyle w:val="GOSTTablenorm"/>
            </w:pPr>
            <w:r w:rsidRPr="00DD4CE8">
              <w:t>Строка</w:t>
            </w:r>
          </w:p>
        </w:tc>
        <w:tc>
          <w:tcPr>
            <w:tcW w:w="291" w:type="pct"/>
          </w:tcPr>
          <w:p w14:paraId="1CDAC248" w14:textId="77777777" w:rsidR="006964F1" w:rsidRPr="00DD4CE8" w:rsidRDefault="006964F1" w:rsidP="006964F1">
            <w:pPr>
              <w:ind w:left="57" w:right="57" w:firstLine="0"/>
              <w:rPr>
                <w:sz w:val="22"/>
                <w:szCs w:val="22"/>
              </w:rPr>
            </w:pPr>
            <w:r w:rsidRPr="00DD4E22">
              <w:rPr>
                <w:sz w:val="22"/>
                <w:szCs w:val="22"/>
              </w:rPr>
              <w:t>Нет</w:t>
            </w:r>
          </w:p>
        </w:tc>
        <w:tc>
          <w:tcPr>
            <w:tcW w:w="293" w:type="pct"/>
          </w:tcPr>
          <w:p w14:paraId="0F5BFCA8" w14:textId="0D821F98" w:rsidR="006964F1" w:rsidRPr="00DD4CE8" w:rsidRDefault="006964F1" w:rsidP="006964F1">
            <w:pPr>
              <w:pStyle w:val="GOSTTablenorm"/>
            </w:pPr>
            <w:r w:rsidRPr="00DD4CE8">
              <w:t>&lt;=24</w:t>
            </w:r>
          </w:p>
        </w:tc>
        <w:tc>
          <w:tcPr>
            <w:tcW w:w="2066" w:type="pct"/>
          </w:tcPr>
          <w:p w14:paraId="56F86ADC" w14:textId="0339D09C" w:rsidR="006964F1" w:rsidRPr="00345B18" w:rsidRDefault="006964F1" w:rsidP="006964F1">
            <w:pPr>
              <w:pStyle w:val="GOSTTablenorm"/>
              <w:rPr>
                <w:szCs w:val="22"/>
              </w:rPr>
            </w:pPr>
            <w:r w:rsidRPr="00965CA2">
              <w:t>Указывает</w:t>
            </w:r>
            <w:r>
              <w:t>ся код объекта капитального строительства (</w:t>
            </w:r>
            <w:r w:rsidRPr="00C23A39">
              <w:rPr>
                <w:szCs w:val="22"/>
              </w:rPr>
              <w:t>код мероприятия по информатизации</w:t>
            </w:r>
            <w:r>
              <w:t>)</w:t>
            </w:r>
          </w:p>
        </w:tc>
      </w:tr>
      <w:tr w:rsidR="006964F1" w:rsidRPr="00345B18" w14:paraId="1B0AF2A2" w14:textId="77777777" w:rsidTr="0018564D">
        <w:tc>
          <w:tcPr>
            <w:tcW w:w="1100" w:type="pct"/>
          </w:tcPr>
          <w:p w14:paraId="0BEE9F5A" w14:textId="77777777" w:rsidR="006964F1" w:rsidRPr="005F70F9" w:rsidRDefault="006964F1" w:rsidP="006964F1">
            <w:pPr>
              <w:pStyle w:val="GOSTTablenorm"/>
            </w:pPr>
            <w:r w:rsidRPr="005F70F9">
              <w:t>Разрешенный к использованию остаток на начало года</w:t>
            </w:r>
          </w:p>
        </w:tc>
        <w:tc>
          <w:tcPr>
            <w:tcW w:w="750" w:type="pct"/>
          </w:tcPr>
          <w:p w14:paraId="5C6405AD" w14:textId="42403C3D" w:rsidR="006964F1" w:rsidRPr="003B2067" w:rsidRDefault="006964F1" w:rsidP="006964F1">
            <w:pPr>
              <w:pStyle w:val="GOSTTablenorm"/>
              <w:rPr>
                <w:szCs w:val="22"/>
                <w:lang w:val="en-US"/>
              </w:rPr>
            </w:pPr>
            <w:r w:rsidRPr="00B339C7">
              <w:rPr>
                <w:b/>
                <w:szCs w:val="22"/>
                <w:lang w:val="en-US"/>
              </w:rPr>
              <w:t>FS_TFUNDSACTINF_D70_LIST:</w:t>
            </w:r>
            <w:r w:rsidRPr="00B339C7">
              <w:rPr>
                <w:szCs w:val="22"/>
                <w:lang w:val="en-US"/>
              </w:rPr>
              <w:t>BalanceApprAtStartYear</w:t>
            </w:r>
          </w:p>
        </w:tc>
        <w:tc>
          <w:tcPr>
            <w:tcW w:w="500" w:type="pct"/>
          </w:tcPr>
          <w:p w14:paraId="043AB0B7" w14:textId="021D8E94" w:rsidR="006964F1" w:rsidRPr="00DD4CE8" w:rsidRDefault="006964F1" w:rsidP="006964F1">
            <w:pPr>
              <w:pStyle w:val="GOSTTablenorm"/>
            </w:pPr>
            <w:r w:rsidRPr="0059330A">
              <w:t>Сумма</w:t>
            </w:r>
          </w:p>
        </w:tc>
        <w:tc>
          <w:tcPr>
            <w:tcW w:w="291" w:type="pct"/>
          </w:tcPr>
          <w:p w14:paraId="5A9A216A" w14:textId="77777777" w:rsidR="006964F1" w:rsidRPr="00DD4CE8" w:rsidRDefault="006964F1" w:rsidP="006964F1">
            <w:pPr>
              <w:ind w:left="57" w:right="57" w:firstLine="0"/>
              <w:rPr>
                <w:sz w:val="22"/>
                <w:szCs w:val="22"/>
              </w:rPr>
            </w:pPr>
            <w:r w:rsidRPr="00DD4E22">
              <w:rPr>
                <w:sz w:val="22"/>
                <w:szCs w:val="22"/>
              </w:rPr>
              <w:t>Нет</w:t>
            </w:r>
          </w:p>
        </w:tc>
        <w:tc>
          <w:tcPr>
            <w:tcW w:w="293" w:type="pct"/>
          </w:tcPr>
          <w:p w14:paraId="6600BD8A" w14:textId="42F37691" w:rsidR="006964F1" w:rsidRPr="00DD4CE8" w:rsidRDefault="006964F1" w:rsidP="006964F1">
            <w:pPr>
              <w:ind w:left="57" w:right="57" w:firstLine="0"/>
              <w:rPr>
                <w:sz w:val="22"/>
                <w:szCs w:val="22"/>
              </w:rPr>
            </w:pPr>
          </w:p>
        </w:tc>
        <w:tc>
          <w:tcPr>
            <w:tcW w:w="2066" w:type="pct"/>
          </w:tcPr>
          <w:p w14:paraId="457455C3" w14:textId="77777777" w:rsidR="006964F1" w:rsidRPr="00FA579A" w:rsidRDefault="006964F1" w:rsidP="006964F1">
            <w:pPr>
              <w:pStyle w:val="GOSTTablenorm"/>
            </w:pPr>
            <w:r>
              <w:rPr>
                <w:szCs w:val="22"/>
              </w:rPr>
              <w:t xml:space="preserve">Указывается </w:t>
            </w:r>
            <w:r w:rsidRPr="00345B18">
              <w:rPr>
                <w:szCs w:val="22"/>
              </w:rPr>
              <w:t xml:space="preserve">сумма </w:t>
            </w:r>
            <w:r>
              <w:rPr>
                <w:szCs w:val="22"/>
              </w:rPr>
              <w:t>кредитового остатка, р</w:t>
            </w:r>
            <w:r w:rsidRPr="00C23A39">
              <w:rPr>
                <w:szCs w:val="22"/>
              </w:rPr>
              <w:t>азрешенн</w:t>
            </w:r>
            <w:r>
              <w:rPr>
                <w:szCs w:val="22"/>
              </w:rPr>
              <w:t xml:space="preserve">ая к использованию </w:t>
            </w:r>
            <w:r w:rsidRPr="00C23A39">
              <w:rPr>
                <w:szCs w:val="22"/>
              </w:rPr>
              <w:t>на начало года</w:t>
            </w:r>
            <w:r>
              <w:rPr>
                <w:szCs w:val="22"/>
              </w:rPr>
              <w:t xml:space="preserve"> </w:t>
            </w:r>
            <w:r w:rsidRPr="00345B18">
              <w:rPr>
                <w:szCs w:val="22"/>
              </w:rPr>
              <w:t>в рублевом эквиваленте с точностью 2 знака после запятой</w:t>
            </w:r>
          </w:p>
        </w:tc>
      </w:tr>
      <w:tr w:rsidR="006964F1" w:rsidRPr="00345B18" w14:paraId="0D2D67C2" w14:textId="77777777" w:rsidTr="0018564D">
        <w:tc>
          <w:tcPr>
            <w:tcW w:w="1100" w:type="pct"/>
          </w:tcPr>
          <w:p w14:paraId="0E0AEDB2" w14:textId="77777777" w:rsidR="006964F1" w:rsidRPr="005F70F9" w:rsidRDefault="006964F1" w:rsidP="006964F1">
            <w:pPr>
              <w:pStyle w:val="GOSTTablenorm"/>
            </w:pPr>
            <w:r w:rsidRPr="005F70F9">
              <w:t>Суммы возврата дебиторской задолженности прошлых лет, разрешенные к использованию</w:t>
            </w:r>
          </w:p>
        </w:tc>
        <w:tc>
          <w:tcPr>
            <w:tcW w:w="750" w:type="pct"/>
          </w:tcPr>
          <w:p w14:paraId="544D8C05" w14:textId="67C192F7" w:rsidR="006964F1" w:rsidRPr="003B2067" w:rsidRDefault="006964F1" w:rsidP="006964F1">
            <w:pPr>
              <w:pStyle w:val="GOSTTablenorm"/>
              <w:rPr>
                <w:szCs w:val="22"/>
                <w:lang w:val="en-US"/>
              </w:rPr>
            </w:pPr>
            <w:r w:rsidRPr="00B339C7">
              <w:rPr>
                <w:b/>
                <w:szCs w:val="22"/>
                <w:lang w:val="en-US"/>
              </w:rPr>
              <w:t>FS_TFUNDSACTINF_D70_LIST:</w:t>
            </w:r>
            <w:r w:rsidRPr="00B339C7">
              <w:rPr>
                <w:szCs w:val="22"/>
                <w:lang w:val="en-US"/>
              </w:rPr>
              <w:t>AccReceivableAmount</w:t>
            </w:r>
          </w:p>
        </w:tc>
        <w:tc>
          <w:tcPr>
            <w:tcW w:w="500" w:type="pct"/>
          </w:tcPr>
          <w:p w14:paraId="3E018B29" w14:textId="1118785D" w:rsidR="006964F1" w:rsidRPr="00DD4CE8" w:rsidRDefault="006964F1" w:rsidP="006964F1">
            <w:pPr>
              <w:pStyle w:val="GOSTTablenorm"/>
            </w:pPr>
            <w:r w:rsidRPr="0059330A">
              <w:t>Сумма</w:t>
            </w:r>
          </w:p>
        </w:tc>
        <w:tc>
          <w:tcPr>
            <w:tcW w:w="291" w:type="pct"/>
          </w:tcPr>
          <w:p w14:paraId="5C447A96" w14:textId="77777777" w:rsidR="006964F1" w:rsidRPr="00DD4CE8" w:rsidRDefault="006964F1" w:rsidP="006964F1">
            <w:pPr>
              <w:ind w:left="57" w:right="57" w:firstLine="0"/>
              <w:rPr>
                <w:sz w:val="22"/>
                <w:szCs w:val="22"/>
              </w:rPr>
            </w:pPr>
            <w:r w:rsidRPr="00DD4E22">
              <w:rPr>
                <w:sz w:val="22"/>
                <w:szCs w:val="22"/>
              </w:rPr>
              <w:t>Нет</w:t>
            </w:r>
          </w:p>
        </w:tc>
        <w:tc>
          <w:tcPr>
            <w:tcW w:w="293" w:type="pct"/>
          </w:tcPr>
          <w:p w14:paraId="4A1FAC66" w14:textId="72CE508A" w:rsidR="006964F1" w:rsidRPr="00DD4CE8" w:rsidRDefault="006964F1" w:rsidP="006964F1">
            <w:pPr>
              <w:ind w:left="57" w:right="57" w:firstLine="0"/>
              <w:rPr>
                <w:sz w:val="22"/>
                <w:szCs w:val="22"/>
              </w:rPr>
            </w:pPr>
          </w:p>
        </w:tc>
        <w:tc>
          <w:tcPr>
            <w:tcW w:w="2066" w:type="pct"/>
          </w:tcPr>
          <w:p w14:paraId="3C25B213" w14:textId="77777777" w:rsidR="006964F1" w:rsidRPr="00345B18" w:rsidRDefault="006964F1" w:rsidP="006964F1">
            <w:pPr>
              <w:pStyle w:val="GOSTTablenorm"/>
              <w:rPr>
                <w:szCs w:val="22"/>
              </w:rPr>
            </w:pPr>
            <w:r>
              <w:rPr>
                <w:szCs w:val="22"/>
              </w:rPr>
              <w:t xml:space="preserve">Указывается </w:t>
            </w:r>
            <w:r w:rsidRPr="00345B18">
              <w:rPr>
                <w:szCs w:val="22"/>
              </w:rPr>
              <w:t xml:space="preserve">сумма </w:t>
            </w:r>
            <w:r>
              <w:rPr>
                <w:szCs w:val="22"/>
              </w:rPr>
              <w:t xml:space="preserve">остатка </w:t>
            </w:r>
            <w:r w:rsidRPr="00C23A39">
              <w:rPr>
                <w:szCs w:val="22"/>
              </w:rPr>
              <w:t>возврата дебиторской задолженности прошлых лет, разрешенн</w:t>
            </w:r>
            <w:r>
              <w:rPr>
                <w:szCs w:val="22"/>
              </w:rPr>
              <w:t>ая</w:t>
            </w:r>
            <w:r w:rsidRPr="00C23A39">
              <w:rPr>
                <w:szCs w:val="22"/>
              </w:rPr>
              <w:t xml:space="preserve"> к использованию</w:t>
            </w:r>
            <w:r>
              <w:rPr>
                <w:szCs w:val="22"/>
              </w:rPr>
              <w:t xml:space="preserve"> </w:t>
            </w:r>
            <w:r w:rsidRPr="00345B18">
              <w:rPr>
                <w:szCs w:val="22"/>
              </w:rPr>
              <w:t>в рублевом эквиваленте с точностью 2 знака после запятой</w:t>
            </w:r>
          </w:p>
        </w:tc>
      </w:tr>
      <w:tr w:rsidR="006964F1" w:rsidRPr="00345B18" w14:paraId="3D194DC7" w14:textId="77777777" w:rsidTr="0018564D">
        <w:tc>
          <w:tcPr>
            <w:tcW w:w="1100" w:type="pct"/>
          </w:tcPr>
          <w:p w14:paraId="044F7821" w14:textId="63E18569" w:rsidR="006964F1" w:rsidRPr="007B1947" w:rsidRDefault="006964F1" w:rsidP="007B1947">
            <w:pPr>
              <w:pStyle w:val="GOSTTablenorm"/>
            </w:pPr>
            <w:r w:rsidRPr="005F70F9">
              <w:t>Текущий финансовый год</w:t>
            </w:r>
            <w:r w:rsidR="007B1947">
              <w:t>.</w:t>
            </w:r>
            <w:r w:rsidR="003750EF">
              <w:t xml:space="preserve"> </w:t>
            </w:r>
            <w:r w:rsidR="007B1947">
              <w:t>Поступлени</w:t>
            </w:r>
            <w:r w:rsidR="006E0310">
              <w:t>я</w:t>
            </w:r>
          </w:p>
        </w:tc>
        <w:tc>
          <w:tcPr>
            <w:tcW w:w="750" w:type="pct"/>
          </w:tcPr>
          <w:p w14:paraId="77C036CB" w14:textId="756DDEA8" w:rsidR="006964F1" w:rsidRPr="003B2067" w:rsidRDefault="006964F1" w:rsidP="006964F1">
            <w:pPr>
              <w:pStyle w:val="GOSTTablenorm"/>
              <w:ind w:left="0"/>
              <w:rPr>
                <w:szCs w:val="22"/>
                <w:lang w:val="en-US"/>
              </w:rPr>
            </w:pPr>
            <w:r w:rsidRPr="001B4F23">
              <w:rPr>
                <w:b/>
                <w:szCs w:val="22"/>
                <w:lang w:val="en-US"/>
              </w:rPr>
              <w:t>FS_TFUNDSACTINF_D70_LIST:</w:t>
            </w:r>
            <w:r w:rsidR="007B1947" w:rsidRPr="003E45AE">
              <w:rPr>
                <w:szCs w:val="22"/>
                <w:lang w:val="en-US"/>
              </w:rPr>
              <w:t>IP</w:t>
            </w:r>
            <w:r w:rsidRPr="00B339C7">
              <w:rPr>
                <w:szCs w:val="22"/>
                <w:lang w:val="en-US"/>
              </w:rPr>
              <w:t>CurrentFiscalYear</w:t>
            </w:r>
          </w:p>
        </w:tc>
        <w:tc>
          <w:tcPr>
            <w:tcW w:w="500" w:type="pct"/>
          </w:tcPr>
          <w:p w14:paraId="2402FB6A" w14:textId="6FF4A648" w:rsidR="006964F1" w:rsidRPr="00DD4CE8" w:rsidRDefault="006964F1" w:rsidP="006964F1">
            <w:pPr>
              <w:pStyle w:val="GOSTTablenorm"/>
            </w:pPr>
            <w:r w:rsidRPr="0059330A">
              <w:t>Сумма</w:t>
            </w:r>
          </w:p>
        </w:tc>
        <w:tc>
          <w:tcPr>
            <w:tcW w:w="291" w:type="pct"/>
          </w:tcPr>
          <w:p w14:paraId="2173DA1E" w14:textId="77777777" w:rsidR="006964F1" w:rsidRPr="00DD4CE8" w:rsidRDefault="006964F1" w:rsidP="006964F1">
            <w:pPr>
              <w:ind w:left="57" w:right="57" w:firstLine="0"/>
              <w:rPr>
                <w:sz w:val="22"/>
                <w:szCs w:val="22"/>
              </w:rPr>
            </w:pPr>
            <w:r w:rsidRPr="00DD4E22">
              <w:rPr>
                <w:sz w:val="22"/>
                <w:szCs w:val="22"/>
              </w:rPr>
              <w:t>Нет</w:t>
            </w:r>
          </w:p>
        </w:tc>
        <w:tc>
          <w:tcPr>
            <w:tcW w:w="293" w:type="pct"/>
          </w:tcPr>
          <w:p w14:paraId="748364BF" w14:textId="179C0495" w:rsidR="006964F1" w:rsidRPr="00DD4CE8" w:rsidRDefault="006964F1" w:rsidP="006964F1">
            <w:pPr>
              <w:ind w:left="57" w:right="57" w:firstLine="0"/>
              <w:rPr>
                <w:sz w:val="22"/>
                <w:szCs w:val="22"/>
              </w:rPr>
            </w:pPr>
          </w:p>
        </w:tc>
        <w:tc>
          <w:tcPr>
            <w:tcW w:w="2066" w:type="pct"/>
          </w:tcPr>
          <w:p w14:paraId="6FBCE7E6" w14:textId="5F88D862" w:rsidR="006964F1" w:rsidRPr="00345B18" w:rsidRDefault="006964F1" w:rsidP="007B1947">
            <w:pPr>
              <w:pStyle w:val="GOSTTablenorm"/>
              <w:rPr>
                <w:szCs w:val="22"/>
              </w:rPr>
            </w:pPr>
            <w:r>
              <w:rPr>
                <w:szCs w:val="22"/>
              </w:rPr>
              <w:t xml:space="preserve">Указывается </w:t>
            </w:r>
            <w:r w:rsidRPr="00345B18">
              <w:rPr>
                <w:szCs w:val="22"/>
              </w:rPr>
              <w:t xml:space="preserve">сумма </w:t>
            </w:r>
            <w:r>
              <w:rPr>
                <w:szCs w:val="22"/>
              </w:rPr>
              <w:t xml:space="preserve">планируемых поступлений на текущий финансовый год </w:t>
            </w:r>
            <w:r w:rsidRPr="00345B18">
              <w:rPr>
                <w:szCs w:val="22"/>
              </w:rPr>
              <w:t>в рублевом эквиваленте с точностью 2 знака после запятой</w:t>
            </w:r>
          </w:p>
        </w:tc>
      </w:tr>
      <w:tr w:rsidR="006964F1" w:rsidRPr="0077563F" w14:paraId="076EC302" w14:textId="77777777" w:rsidTr="0018564D">
        <w:tc>
          <w:tcPr>
            <w:tcW w:w="1100" w:type="pct"/>
          </w:tcPr>
          <w:p w14:paraId="0EC9A270" w14:textId="1DA07A78" w:rsidR="006964F1" w:rsidRPr="005F70F9" w:rsidRDefault="006964F1" w:rsidP="006964F1">
            <w:pPr>
              <w:pStyle w:val="GOSTTablenorm"/>
            </w:pPr>
            <w:r w:rsidRPr="005F70F9">
              <w:t>Первый год планируемого периода</w:t>
            </w:r>
            <w:r w:rsidR="007B1947">
              <w:t>.</w:t>
            </w:r>
            <w:r w:rsidR="003750EF">
              <w:t xml:space="preserve"> </w:t>
            </w:r>
            <w:r w:rsidR="007B1947">
              <w:t>Поступлени</w:t>
            </w:r>
            <w:r w:rsidR="006E0310">
              <w:t>я</w:t>
            </w:r>
          </w:p>
        </w:tc>
        <w:tc>
          <w:tcPr>
            <w:tcW w:w="750" w:type="pct"/>
          </w:tcPr>
          <w:p w14:paraId="68695FAD" w14:textId="4215028E" w:rsidR="006964F1" w:rsidRPr="003B2067" w:rsidRDefault="006964F1" w:rsidP="007B1947">
            <w:pPr>
              <w:pStyle w:val="GOSTTablenorm"/>
              <w:ind w:left="0"/>
              <w:rPr>
                <w:lang w:val="en-US"/>
              </w:rPr>
            </w:pPr>
            <w:r w:rsidRPr="001B4F23">
              <w:rPr>
                <w:b/>
                <w:szCs w:val="22"/>
                <w:lang w:val="en-US"/>
              </w:rPr>
              <w:t>FS_TFUNDSACTINF_D70_LIST:</w:t>
            </w:r>
            <w:r w:rsidR="007B1947" w:rsidRPr="003E45AE">
              <w:rPr>
                <w:szCs w:val="22"/>
                <w:lang w:val="en-US"/>
              </w:rPr>
              <w:t>IP</w:t>
            </w:r>
            <w:r w:rsidRPr="00B339C7">
              <w:rPr>
                <w:szCs w:val="22"/>
                <w:lang w:val="en-US"/>
              </w:rPr>
              <w:t>FirstYearPlanPeriod</w:t>
            </w:r>
          </w:p>
        </w:tc>
        <w:tc>
          <w:tcPr>
            <w:tcW w:w="500" w:type="pct"/>
          </w:tcPr>
          <w:p w14:paraId="2D886A82" w14:textId="5768754F" w:rsidR="006964F1" w:rsidRPr="00DD4CE8" w:rsidRDefault="006964F1" w:rsidP="006964F1">
            <w:pPr>
              <w:pStyle w:val="GOSTTablenorm"/>
            </w:pPr>
            <w:r w:rsidRPr="0059330A">
              <w:t>Сумма</w:t>
            </w:r>
          </w:p>
        </w:tc>
        <w:tc>
          <w:tcPr>
            <w:tcW w:w="291" w:type="pct"/>
          </w:tcPr>
          <w:p w14:paraId="656ABDF6" w14:textId="77777777" w:rsidR="006964F1" w:rsidRPr="00DD4CE8" w:rsidRDefault="006964F1" w:rsidP="006964F1">
            <w:pPr>
              <w:ind w:left="57" w:right="57" w:firstLine="0"/>
              <w:rPr>
                <w:sz w:val="22"/>
                <w:szCs w:val="22"/>
              </w:rPr>
            </w:pPr>
            <w:r w:rsidRPr="00DD4E22">
              <w:rPr>
                <w:sz w:val="22"/>
                <w:szCs w:val="22"/>
              </w:rPr>
              <w:t>Нет</w:t>
            </w:r>
          </w:p>
        </w:tc>
        <w:tc>
          <w:tcPr>
            <w:tcW w:w="293" w:type="pct"/>
          </w:tcPr>
          <w:p w14:paraId="4B06842C" w14:textId="5D6945D8" w:rsidR="006964F1" w:rsidRPr="00DD4CE8" w:rsidRDefault="006964F1" w:rsidP="006964F1">
            <w:pPr>
              <w:ind w:left="57" w:right="57" w:firstLine="0"/>
              <w:rPr>
                <w:sz w:val="22"/>
                <w:szCs w:val="22"/>
              </w:rPr>
            </w:pPr>
          </w:p>
        </w:tc>
        <w:tc>
          <w:tcPr>
            <w:tcW w:w="2066" w:type="pct"/>
          </w:tcPr>
          <w:p w14:paraId="540964D9" w14:textId="1FE21333" w:rsidR="006964F1" w:rsidRPr="00FA579A" w:rsidRDefault="006964F1" w:rsidP="007B1947">
            <w:pPr>
              <w:pStyle w:val="GOSTTablenorm"/>
              <w:rPr>
                <w:szCs w:val="22"/>
              </w:rPr>
            </w:pPr>
            <w:r>
              <w:rPr>
                <w:szCs w:val="22"/>
              </w:rPr>
              <w:t xml:space="preserve">Указывается </w:t>
            </w:r>
            <w:r w:rsidRPr="00345B18">
              <w:rPr>
                <w:szCs w:val="22"/>
              </w:rPr>
              <w:t xml:space="preserve">сумма </w:t>
            </w:r>
            <w:r>
              <w:rPr>
                <w:szCs w:val="22"/>
              </w:rPr>
              <w:t xml:space="preserve">планируемых поступлений первого года планируемого года </w:t>
            </w:r>
            <w:r w:rsidRPr="00345B18">
              <w:rPr>
                <w:szCs w:val="22"/>
              </w:rPr>
              <w:t>в рублевом эквиваленте с точностью 2 знака после запятой</w:t>
            </w:r>
          </w:p>
        </w:tc>
      </w:tr>
      <w:tr w:rsidR="006964F1" w:rsidRPr="0077563F" w14:paraId="7319CB28" w14:textId="77777777" w:rsidTr="0018564D">
        <w:tc>
          <w:tcPr>
            <w:tcW w:w="1100" w:type="pct"/>
          </w:tcPr>
          <w:p w14:paraId="3F3BE5F7" w14:textId="5A17E02C" w:rsidR="006964F1" w:rsidRPr="006E0310" w:rsidRDefault="006964F1" w:rsidP="006E0310">
            <w:pPr>
              <w:pStyle w:val="GOSTTablenorm"/>
            </w:pPr>
            <w:r w:rsidRPr="006E0310">
              <w:t>Второй год планируемого периода</w:t>
            </w:r>
            <w:r w:rsidR="007B1947">
              <w:t>.</w:t>
            </w:r>
            <w:r w:rsidR="003750EF">
              <w:t xml:space="preserve"> </w:t>
            </w:r>
            <w:r w:rsidR="007B1947">
              <w:t>Поступлени</w:t>
            </w:r>
            <w:r w:rsidR="006E0310">
              <w:t>я</w:t>
            </w:r>
          </w:p>
        </w:tc>
        <w:tc>
          <w:tcPr>
            <w:tcW w:w="750" w:type="pct"/>
          </w:tcPr>
          <w:p w14:paraId="77F1FE15" w14:textId="4F34E144" w:rsidR="006964F1" w:rsidRPr="003B2067" w:rsidRDefault="006964F1" w:rsidP="007B1947">
            <w:pPr>
              <w:pStyle w:val="GOSTTablenorm"/>
              <w:ind w:left="0"/>
              <w:rPr>
                <w:lang w:val="en-US"/>
              </w:rPr>
            </w:pPr>
            <w:r w:rsidRPr="001B4F23">
              <w:rPr>
                <w:b/>
                <w:szCs w:val="22"/>
                <w:lang w:val="en-US"/>
              </w:rPr>
              <w:t>FS_TFUNDSACTINF_D70_LIST:</w:t>
            </w:r>
            <w:r w:rsidR="007B1947" w:rsidRPr="003E45AE">
              <w:rPr>
                <w:szCs w:val="22"/>
                <w:lang w:val="en-US"/>
              </w:rPr>
              <w:t>IP</w:t>
            </w:r>
            <w:r w:rsidRPr="00B339C7">
              <w:rPr>
                <w:szCs w:val="22"/>
                <w:lang w:val="en-US"/>
              </w:rPr>
              <w:t>SecondYearPlanPeriod</w:t>
            </w:r>
          </w:p>
        </w:tc>
        <w:tc>
          <w:tcPr>
            <w:tcW w:w="500" w:type="pct"/>
          </w:tcPr>
          <w:p w14:paraId="19AD652A" w14:textId="2AA949C2" w:rsidR="006964F1" w:rsidRPr="00DD4CE8" w:rsidRDefault="006964F1" w:rsidP="006964F1">
            <w:pPr>
              <w:pStyle w:val="GOSTTablenorm"/>
              <w:rPr>
                <w:szCs w:val="22"/>
              </w:rPr>
            </w:pPr>
            <w:r w:rsidRPr="0059330A">
              <w:t>Сумма</w:t>
            </w:r>
          </w:p>
        </w:tc>
        <w:tc>
          <w:tcPr>
            <w:tcW w:w="291" w:type="pct"/>
          </w:tcPr>
          <w:p w14:paraId="2C0EC7B6" w14:textId="77777777" w:rsidR="006964F1" w:rsidRPr="00DD4CE8" w:rsidRDefault="006964F1" w:rsidP="006964F1">
            <w:pPr>
              <w:ind w:left="57" w:right="57" w:firstLine="0"/>
              <w:rPr>
                <w:sz w:val="22"/>
                <w:szCs w:val="22"/>
              </w:rPr>
            </w:pPr>
            <w:r w:rsidRPr="00DD4E22">
              <w:rPr>
                <w:sz w:val="22"/>
                <w:szCs w:val="22"/>
              </w:rPr>
              <w:t>Нет</w:t>
            </w:r>
          </w:p>
        </w:tc>
        <w:tc>
          <w:tcPr>
            <w:tcW w:w="293" w:type="pct"/>
          </w:tcPr>
          <w:p w14:paraId="4E106795" w14:textId="3B7F6C99" w:rsidR="006964F1" w:rsidRPr="00DD4CE8" w:rsidRDefault="006964F1" w:rsidP="006964F1">
            <w:pPr>
              <w:ind w:left="57" w:right="57" w:firstLine="0"/>
              <w:rPr>
                <w:sz w:val="22"/>
                <w:szCs w:val="22"/>
              </w:rPr>
            </w:pPr>
          </w:p>
        </w:tc>
        <w:tc>
          <w:tcPr>
            <w:tcW w:w="2066" w:type="pct"/>
          </w:tcPr>
          <w:p w14:paraId="6662B07E" w14:textId="3F075F13" w:rsidR="006964F1" w:rsidRPr="00FA579A" w:rsidRDefault="006964F1" w:rsidP="007B1947">
            <w:pPr>
              <w:pStyle w:val="GOSTTablenorm"/>
              <w:rPr>
                <w:szCs w:val="22"/>
              </w:rPr>
            </w:pPr>
            <w:r>
              <w:rPr>
                <w:szCs w:val="22"/>
              </w:rPr>
              <w:t xml:space="preserve">Указывается </w:t>
            </w:r>
            <w:r w:rsidRPr="00345B18">
              <w:rPr>
                <w:szCs w:val="22"/>
              </w:rPr>
              <w:t xml:space="preserve">сумма </w:t>
            </w:r>
            <w:r>
              <w:rPr>
                <w:szCs w:val="22"/>
              </w:rPr>
              <w:t xml:space="preserve">планируемых поступлений второго года планируемого года </w:t>
            </w:r>
            <w:r w:rsidRPr="00345B18">
              <w:rPr>
                <w:szCs w:val="22"/>
              </w:rPr>
              <w:t>в рублевом эквиваленте с точностью 2 знака после запятой</w:t>
            </w:r>
          </w:p>
        </w:tc>
      </w:tr>
      <w:tr w:rsidR="006964F1" w:rsidRPr="0077563F" w14:paraId="63AE57D1" w14:textId="77777777" w:rsidTr="0018564D">
        <w:tc>
          <w:tcPr>
            <w:tcW w:w="1100" w:type="pct"/>
          </w:tcPr>
          <w:p w14:paraId="3F93A143" w14:textId="03C78F71" w:rsidR="006964F1" w:rsidRPr="006E0310" w:rsidRDefault="006964F1" w:rsidP="006E0310">
            <w:pPr>
              <w:pStyle w:val="GOSTTablenorm"/>
            </w:pPr>
            <w:r w:rsidRPr="006E0310">
              <w:t>Последующие годы</w:t>
            </w:r>
            <w:r w:rsidR="007B1947">
              <w:t>.</w:t>
            </w:r>
            <w:r w:rsidR="003750EF">
              <w:t xml:space="preserve"> </w:t>
            </w:r>
            <w:r w:rsidR="007B1947">
              <w:t>Поступлени</w:t>
            </w:r>
            <w:r w:rsidR="006E0310">
              <w:t>я</w:t>
            </w:r>
          </w:p>
        </w:tc>
        <w:tc>
          <w:tcPr>
            <w:tcW w:w="750" w:type="pct"/>
          </w:tcPr>
          <w:p w14:paraId="1D9E5831" w14:textId="0372CB57" w:rsidR="006964F1" w:rsidRPr="003B2067" w:rsidRDefault="006964F1" w:rsidP="007B1947">
            <w:pPr>
              <w:pStyle w:val="GOSTTablenorm"/>
              <w:ind w:left="0"/>
              <w:rPr>
                <w:lang w:val="en-US"/>
              </w:rPr>
            </w:pPr>
            <w:r w:rsidRPr="001B4F23">
              <w:rPr>
                <w:b/>
                <w:szCs w:val="22"/>
                <w:lang w:val="en-US"/>
              </w:rPr>
              <w:t>FS_TFUNDSACTINF_D70_LIST:</w:t>
            </w:r>
            <w:r w:rsidR="007B1947" w:rsidRPr="003E45AE">
              <w:rPr>
                <w:szCs w:val="22"/>
                <w:lang w:val="en-US"/>
              </w:rPr>
              <w:t>IP</w:t>
            </w:r>
            <w:r w:rsidRPr="00B339C7">
              <w:rPr>
                <w:szCs w:val="22"/>
                <w:lang w:val="en-US"/>
              </w:rPr>
              <w:t>NextYears</w:t>
            </w:r>
          </w:p>
        </w:tc>
        <w:tc>
          <w:tcPr>
            <w:tcW w:w="500" w:type="pct"/>
          </w:tcPr>
          <w:p w14:paraId="5EAA02E6" w14:textId="2275EA3F" w:rsidR="006964F1" w:rsidRPr="00DD4CE8" w:rsidRDefault="006964F1" w:rsidP="006964F1">
            <w:pPr>
              <w:pStyle w:val="GOSTTablenorm"/>
              <w:rPr>
                <w:szCs w:val="22"/>
              </w:rPr>
            </w:pPr>
            <w:r w:rsidRPr="00E40CD6">
              <w:t>Сумма</w:t>
            </w:r>
          </w:p>
        </w:tc>
        <w:tc>
          <w:tcPr>
            <w:tcW w:w="291" w:type="pct"/>
          </w:tcPr>
          <w:p w14:paraId="3B3E2D1D" w14:textId="77777777" w:rsidR="006964F1" w:rsidRPr="00DD4CE8" w:rsidRDefault="006964F1" w:rsidP="006964F1">
            <w:pPr>
              <w:ind w:left="57" w:right="57" w:firstLine="0"/>
              <w:rPr>
                <w:sz w:val="22"/>
                <w:szCs w:val="22"/>
              </w:rPr>
            </w:pPr>
            <w:r w:rsidRPr="00DD4E22">
              <w:rPr>
                <w:sz w:val="22"/>
                <w:szCs w:val="22"/>
              </w:rPr>
              <w:t>Нет</w:t>
            </w:r>
          </w:p>
        </w:tc>
        <w:tc>
          <w:tcPr>
            <w:tcW w:w="293" w:type="pct"/>
          </w:tcPr>
          <w:p w14:paraId="5B55792A" w14:textId="20A8435D" w:rsidR="006964F1" w:rsidRPr="00DD4CE8" w:rsidRDefault="006964F1" w:rsidP="006964F1">
            <w:pPr>
              <w:ind w:left="57" w:right="57" w:firstLine="0"/>
              <w:rPr>
                <w:sz w:val="22"/>
                <w:szCs w:val="22"/>
              </w:rPr>
            </w:pPr>
          </w:p>
        </w:tc>
        <w:tc>
          <w:tcPr>
            <w:tcW w:w="2066" w:type="pct"/>
          </w:tcPr>
          <w:p w14:paraId="791632F8" w14:textId="18D723B0" w:rsidR="006964F1" w:rsidRPr="00FA579A" w:rsidRDefault="006964F1" w:rsidP="007B1947">
            <w:pPr>
              <w:pStyle w:val="GOSTTablenorm"/>
              <w:rPr>
                <w:szCs w:val="22"/>
              </w:rPr>
            </w:pPr>
            <w:r>
              <w:rPr>
                <w:szCs w:val="22"/>
              </w:rPr>
              <w:t xml:space="preserve">Указывается </w:t>
            </w:r>
            <w:r w:rsidRPr="00345B18">
              <w:rPr>
                <w:szCs w:val="22"/>
              </w:rPr>
              <w:t xml:space="preserve">сумма </w:t>
            </w:r>
            <w:r>
              <w:rPr>
                <w:szCs w:val="22"/>
              </w:rPr>
              <w:t xml:space="preserve">планируемых поступлений последующих годов </w:t>
            </w:r>
            <w:r w:rsidRPr="00345B18">
              <w:rPr>
                <w:szCs w:val="22"/>
              </w:rPr>
              <w:t>в рублевом эквиваленте с точностью 2 знака после запятой</w:t>
            </w:r>
          </w:p>
        </w:tc>
      </w:tr>
      <w:tr w:rsidR="007B1947" w:rsidRPr="0077563F" w14:paraId="3D95D1DE" w14:textId="77777777" w:rsidTr="0018564D">
        <w:tc>
          <w:tcPr>
            <w:tcW w:w="1100" w:type="pct"/>
          </w:tcPr>
          <w:p w14:paraId="017FEF6A" w14:textId="6F0895CD" w:rsidR="007B1947" w:rsidRPr="00C23A39" w:rsidRDefault="007B1947" w:rsidP="007B1947">
            <w:pPr>
              <w:ind w:left="57" w:right="57" w:firstLine="0"/>
              <w:rPr>
                <w:sz w:val="22"/>
                <w:szCs w:val="22"/>
              </w:rPr>
            </w:pPr>
            <w:r w:rsidRPr="007B1947">
              <w:rPr>
                <w:sz w:val="22"/>
                <w:szCs w:val="22"/>
              </w:rPr>
              <w:t>Текущий финансовый год.</w:t>
            </w:r>
            <w:r w:rsidR="003750EF">
              <w:rPr>
                <w:sz w:val="22"/>
                <w:szCs w:val="22"/>
              </w:rPr>
              <w:t xml:space="preserve"> </w:t>
            </w:r>
            <w:r w:rsidRPr="007B1947">
              <w:rPr>
                <w:sz w:val="22"/>
                <w:szCs w:val="22"/>
              </w:rPr>
              <w:t>Выплаты</w:t>
            </w:r>
          </w:p>
        </w:tc>
        <w:tc>
          <w:tcPr>
            <w:tcW w:w="750" w:type="pct"/>
          </w:tcPr>
          <w:p w14:paraId="241068B0" w14:textId="00066052" w:rsidR="007B1947" w:rsidRPr="001B4F23" w:rsidRDefault="007B1947" w:rsidP="007B1947">
            <w:pPr>
              <w:pStyle w:val="GOSTTablenorm"/>
              <w:ind w:left="0"/>
              <w:rPr>
                <w:b/>
                <w:szCs w:val="22"/>
                <w:lang w:val="en-US"/>
              </w:rPr>
            </w:pPr>
            <w:r w:rsidRPr="001B4F23">
              <w:rPr>
                <w:b/>
                <w:szCs w:val="22"/>
                <w:lang w:val="en-US"/>
              </w:rPr>
              <w:t>FS_TFUNDSACTINF_D70_LIST:</w:t>
            </w:r>
            <w:r w:rsidRPr="003E45AE">
              <w:rPr>
                <w:szCs w:val="22"/>
                <w:lang w:val="en-US"/>
              </w:rPr>
              <w:t>PP</w:t>
            </w:r>
            <w:r w:rsidRPr="00B339C7">
              <w:rPr>
                <w:szCs w:val="22"/>
                <w:lang w:val="en-US"/>
              </w:rPr>
              <w:t>CurrentFiscalYear</w:t>
            </w:r>
          </w:p>
        </w:tc>
        <w:tc>
          <w:tcPr>
            <w:tcW w:w="500" w:type="pct"/>
          </w:tcPr>
          <w:p w14:paraId="248CDDBD" w14:textId="00F014C5" w:rsidR="007B1947" w:rsidRPr="00E40CD6" w:rsidRDefault="007B1947" w:rsidP="007B1947">
            <w:pPr>
              <w:pStyle w:val="GOSTTablenorm"/>
            </w:pPr>
            <w:r w:rsidRPr="0059330A">
              <w:t>Сумма</w:t>
            </w:r>
          </w:p>
        </w:tc>
        <w:tc>
          <w:tcPr>
            <w:tcW w:w="291" w:type="pct"/>
          </w:tcPr>
          <w:p w14:paraId="4B236AAC" w14:textId="15597241" w:rsidR="007B1947" w:rsidRPr="00DD4E22" w:rsidRDefault="007B1947" w:rsidP="007B1947">
            <w:pPr>
              <w:ind w:left="57" w:right="57" w:firstLine="0"/>
              <w:rPr>
                <w:sz w:val="22"/>
                <w:szCs w:val="22"/>
              </w:rPr>
            </w:pPr>
            <w:r w:rsidRPr="00DD4E22">
              <w:rPr>
                <w:sz w:val="22"/>
                <w:szCs w:val="22"/>
              </w:rPr>
              <w:t>Нет</w:t>
            </w:r>
          </w:p>
        </w:tc>
        <w:tc>
          <w:tcPr>
            <w:tcW w:w="293" w:type="pct"/>
          </w:tcPr>
          <w:p w14:paraId="28C023DC" w14:textId="77777777" w:rsidR="007B1947" w:rsidRPr="00DD4CE8" w:rsidRDefault="007B1947" w:rsidP="007B1947">
            <w:pPr>
              <w:ind w:left="57" w:right="57" w:firstLine="0"/>
              <w:rPr>
                <w:sz w:val="22"/>
                <w:szCs w:val="22"/>
              </w:rPr>
            </w:pPr>
          </w:p>
        </w:tc>
        <w:tc>
          <w:tcPr>
            <w:tcW w:w="2066" w:type="pct"/>
          </w:tcPr>
          <w:p w14:paraId="6E2C8922" w14:textId="1CE4F53D" w:rsidR="007B1947" w:rsidRDefault="007B1947" w:rsidP="007B1947">
            <w:pPr>
              <w:pStyle w:val="GOSTTablenorm"/>
              <w:rPr>
                <w:szCs w:val="22"/>
              </w:rPr>
            </w:pPr>
            <w:r>
              <w:rPr>
                <w:szCs w:val="22"/>
              </w:rPr>
              <w:t xml:space="preserve">Указывается </w:t>
            </w:r>
            <w:r w:rsidRPr="00345B18">
              <w:rPr>
                <w:szCs w:val="22"/>
              </w:rPr>
              <w:t xml:space="preserve">сумма </w:t>
            </w:r>
            <w:r>
              <w:rPr>
                <w:szCs w:val="22"/>
              </w:rPr>
              <w:t xml:space="preserve">планируемых выплат на текущий финансовый год </w:t>
            </w:r>
            <w:r w:rsidRPr="00345B18">
              <w:rPr>
                <w:szCs w:val="22"/>
              </w:rPr>
              <w:t>в рублевом эквиваленте с точностью 2 знака после запятой</w:t>
            </w:r>
          </w:p>
        </w:tc>
      </w:tr>
      <w:tr w:rsidR="007B1947" w:rsidRPr="0077563F" w14:paraId="69246C26" w14:textId="77777777" w:rsidTr="0018564D">
        <w:tc>
          <w:tcPr>
            <w:tcW w:w="1100" w:type="pct"/>
          </w:tcPr>
          <w:p w14:paraId="37A0F682" w14:textId="176BB1C6" w:rsidR="007B1947" w:rsidRPr="00C23A39" w:rsidRDefault="007B1947" w:rsidP="007B1947">
            <w:pPr>
              <w:ind w:left="57" w:right="57" w:firstLine="0"/>
              <w:rPr>
                <w:sz w:val="22"/>
                <w:szCs w:val="22"/>
              </w:rPr>
            </w:pPr>
            <w:r w:rsidRPr="007B1947">
              <w:rPr>
                <w:sz w:val="22"/>
                <w:szCs w:val="22"/>
              </w:rPr>
              <w:t>Первый год планируемого периода.</w:t>
            </w:r>
            <w:r w:rsidR="003750EF">
              <w:rPr>
                <w:sz w:val="22"/>
                <w:szCs w:val="22"/>
              </w:rPr>
              <w:t xml:space="preserve"> </w:t>
            </w:r>
            <w:r w:rsidRPr="007B1947">
              <w:rPr>
                <w:sz w:val="22"/>
                <w:szCs w:val="22"/>
              </w:rPr>
              <w:t>Выплаты</w:t>
            </w:r>
          </w:p>
        </w:tc>
        <w:tc>
          <w:tcPr>
            <w:tcW w:w="750" w:type="pct"/>
          </w:tcPr>
          <w:p w14:paraId="351DB04B" w14:textId="60CDCF1F" w:rsidR="007B1947" w:rsidRPr="001B4F23" w:rsidRDefault="007B1947" w:rsidP="003750EF">
            <w:pPr>
              <w:pStyle w:val="GOSTTablenorm"/>
              <w:ind w:left="0"/>
              <w:rPr>
                <w:b/>
                <w:szCs w:val="22"/>
                <w:lang w:val="en-US"/>
              </w:rPr>
            </w:pPr>
            <w:r w:rsidRPr="001B4F23">
              <w:rPr>
                <w:b/>
                <w:szCs w:val="22"/>
                <w:lang w:val="en-US"/>
              </w:rPr>
              <w:t>FS_TFUNDSACTINF_D70_LIST:</w:t>
            </w:r>
            <w:r w:rsidRPr="003E45AE">
              <w:rPr>
                <w:szCs w:val="22"/>
                <w:lang w:val="en-US"/>
              </w:rPr>
              <w:t>PP</w:t>
            </w:r>
            <w:r w:rsidRPr="00B339C7">
              <w:rPr>
                <w:szCs w:val="22"/>
                <w:lang w:val="en-US"/>
              </w:rPr>
              <w:t>FirstYearPlanPeriod</w:t>
            </w:r>
          </w:p>
        </w:tc>
        <w:tc>
          <w:tcPr>
            <w:tcW w:w="500" w:type="pct"/>
          </w:tcPr>
          <w:p w14:paraId="4F0109A2" w14:textId="23522AC3" w:rsidR="007B1947" w:rsidRPr="00E40CD6" w:rsidRDefault="007B1947" w:rsidP="007B1947">
            <w:pPr>
              <w:pStyle w:val="GOSTTablenorm"/>
            </w:pPr>
            <w:r w:rsidRPr="0059330A">
              <w:t>Сумма</w:t>
            </w:r>
          </w:p>
        </w:tc>
        <w:tc>
          <w:tcPr>
            <w:tcW w:w="291" w:type="pct"/>
          </w:tcPr>
          <w:p w14:paraId="75DB6444" w14:textId="223F40D3" w:rsidR="007B1947" w:rsidRPr="00DD4E22" w:rsidRDefault="007B1947" w:rsidP="007B1947">
            <w:pPr>
              <w:ind w:left="57" w:right="57" w:firstLine="0"/>
              <w:rPr>
                <w:sz w:val="22"/>
                <w:szCs w:val="22"/>
              </w:rPr>
            </w:pPr>
            <w:r w:rsidRPr="00DD4E22">
              <w:rPr>
                <w:sz w:val="22"/>
                <w:szCs w:val="22"/>
              </w:rPr>
              <w:t>Нет</w:t>
            </w:r>
          </w:p>
        </w:tc>
        <w:tc>
          <w:tcPr>
            <w:tcW w:w="293" w:type="pct"/>
          </w:tcPr>
          <w:p w14:paraId="7CA26B6D" w14:textId="77777777" w:rsidR="007B1947" w:rsidRPr="00DD4CE8" w:rsidRDefault="007B1947" w:rsidP="007B1947">
            <w:pPr>
              <w:ind w:left="57" w:right="57" w:firstLine="0"/>
              <w:rPr>
                <w:sz w:val="22"/>
                <w:szCs w:val="22"/>
              </w:rPr>
            </w:pPr>
          </w:p>
        </w:tc>
        <w:tc>
          <w:tcPr>
            <w:tcW w:w="2066" w:type="pct"/>
          </w:tcPr>
          <w:p w14:paraId="7E0035FF" w14:textId="6F1309D4" w:rsidR="007B1947" w:rsidRDefault="007B1947" w:rsidP="007B1947">
            <w:pPr>
              <w:pStyle w:val="GOSTTablenorm"/>
              <w:rPr>
                <w:szCs w:val="22"/>
              </w:rPr>
            </w:pPr>
            <w:r>
              <w:rPr>
                <w:szCs w:val="22"/>
              </w:rPr>
              <w:t xml:space="preserve">Указывается </w:t>
            </w:r>
            <w:r w:rsidRPr="00345B18">
              <w:rPr>
                <w:szCs w:val="22"/>
              </w:rPr>
              <w:t xml:space="preserve">сумма </w:t>
            </w:r>
            <w:r>
              <w:rPr>
                <w:szCs w:val="22"/>
              </w:rPr>
              <w:t xml:space="preserve">планируемых выплат первого года планируемого года </w:t>
            </w:r>
            <w:r w:rsidRPr="00345B18">
              <w:rPr>
                <w:szCs w:val="22"/>
              </w:rPr>
              <w:t>в рублевом эквиваленте с точностью 2 знака после запятой</w:t>
            </w:r>
          </w:p>
        </w:tc>
      </w:tr>
      <w:tr w:rsidR="007B1947" w:rsidRPr="0077563F" w14:paraId="52F0BB58" w14:textId="77777777" w:rsidTr="0018564D">
        <w:tc>
          <w:tcPr>
            <w:tcW w:w="1100" w:type="pct"/>
          </w:tcPr>
          <w:p w14:paraId="3555D907" w14:textId="371E9EFF" w:rsidR="007B1947" w:rsidRPr="00C23A39" w:rsidRDefault="007B1947" w:rsidP="007B1947">
            <w:pPr>
              <w:ind w:left="57" w:right="57" w:firstLine="0"/>
              <w:rPr>
                <w:sz w:val="22"/>
                <w:szCs w:val="22"/>
              </w:rPr>
            </w:pPr>
            <w:r w:rsidRPr="00C23A39">
              <w:rPr>
                <w:sz w:val="22"/>
                <w:szCs w:val="22"/>
              </w:rPr>
              <w:t>Второй год планируемого периода</w:t>
            </w:r>
            <w:r>
              <w:rPr>
                <w:sz w:val="22"/>
                <w:szCs w:val="22"/>
              </w:rPr>
              <w:t>.</w:t>
            </w:r>
            <w:r w:rsidR="003750EF">
              <w:rPr>
                <w:sz w:val="22"/>
                <w:szCs w:val="22"/>
              </w:rPr>
              <w:t xml:space="preserve"> </w:t>
            </w:r>
            <w:r>
              <w:rPr>
                <w:sz w:val="22"/>
                <w:szCs w:val="22"/>
              </w:rPr>
              <w:t>Выплаты</w:t>
            </w:r>
          </w:p>
        </w:tc>
        <w:tc>
          <w:tcPr>
            <w:tcW w:w="750" w:type="pct"/>
          </w:tcPr>
          <w:p w14:paraId="3973B89C" w14:textId="3C99C4A7" w:rsidR="007B1947" w:rsidRPr="001B4F23" w:rsidRDefault="007B1947" w:rsidP="003750EF">
            <w:pPr>
              <w:pStyle w:val="GOSTTablenorm"/>
              <w:ind w:left="0"/>
              <w:rPr>
                <w:b/>
                <w:szCs w:val="22"/>
                <w:lang w:val="en-US"/>
              </w:rPr>
            </w:pPr>
            <w:r w:rsidRPr="001B4F23">
              <w:rPr>
                <w:b/>
                <w:szCs w:val="22"/>
                <w:lang w:val="en-US"/>
              </w:rPr>
              <w:t>FS_TFUNDSACTINF_D70_LIST:</w:t>
            </w:r>
            <w:r w:rsidRPr="003E45AE">
              <w:rPr>
                <w:szCs w:val="22"/>
                <w:lang w:val="en-US"/>
              </w:rPr>
              <w:t>PP</w:t>
            </w:r>
            <w:r w:rsidRPr="00B339C7">
              <w:rPr>
                <w:szCs w:val="22"/>
                <w:lang w:val="en-US"/>
              </w:rPr>
              <w:t>SecondYearPlanPeriod</w:t>
            </w:r>
          </w:p>
        </w:tc>
        <w:tc>
          <w:tcPr>
            <w:tcW w:w="500" w:type="pct"/>
          </w:tcPr>
          <w:p w14:paraId="277E150F" w14:textId="715B81F7" w:rsidR="007B1947" w:rsidRPr="00E40CD6" w:rsidRDefault="007B1947" w:rsidP="007B1947">
            <w:pPr>
              <w:pStyle w:val="GOSTTablenorm"/>
            </w:pPr>
            <w:r w:rsidRPr="0059330A">
              <w:t>Сумма</w:t>
            </w:r>
          </w:p>
        </w:tc>
        <w:tc>
          <w:tcPr>
            <w:tcW w:w="291" w:type="pct"/>
          </w:tcPr>
          <w:p w14:paraId="2AFAB8DE" w14:textId="5E95DFE2" w:rsidR="007B1947" w:rsidRPr="00DD4E22" w:rsidRDefault="007B1947" w:rsidP="007B1947">
            <w:pPr>
              <w:ind w:left="57" w:right="57" w:firstLine="0"/>
              <w:rPr>
                <w:sz w:val="22"/>
                <w:szCs w:val="22"/>
              </w:rPr>
            </w:pPr>
            <w:r w:rsidRPr="00DD4E22">
              <w:rPr>
                <w:sz w:val="22"/>
                <w:szCs w:val="22"/>
              </w:rPr>
              <w:t>Нет</w:t>
            </w:r>
          </w:p>
        </w:tc>
        <w:tc>
          <w:tcPr>
            <w:tcW w:w="293" w:type="pct"/>
          </w:tcPr>
          <w:p w14:paraId="6F92DD02" w14:textId="77777777" w:rsidR="007B1947" w:rsidRPr="00DD4CE8" w:rsidRDefault="007B1947" w:rsidP="007B1947">
            <w:pPr>
              <w:ind w:left="57" w:right="57" w:firstLine="0"/>
              <w:rPr>
                <w:sz w:val="22"/>
                <w:szCs w:val="22"/>
              </w:rPr>
            </w:pPr>
          </w:p>
        </w:tc>
        <w:tc>
          <w:tcPr>
            <w:tcW w:w="2066" w:type="pct"/>
          </w:tcPr>
          <w:p w14:paraId="7035970D" w14:textId="479E5C7A" w:rsidR="007B1947" w:rsidRDefault="007B1947" w:rsidP="007B1947">
            <w:pPr>
              <w:pStyle w:val="GOSTTablenorm"/>
              <w:rPr>
                <w:szCs w:val="22"/>
              </w:rPr>
            </w:pPr>
            <w:r>
              <w:rPr>
                <w:szCs w:val="22"/>
              </w:rPr>
              <w:t xml:space="preserve">Указывается </w:t>
            </w:r>
            <w:r w:rsidRPr="00345B18">
              <w:rPr>
                <w:szCs w:val="22"/>
              </w:rPr>
              <w:t xml:space="preserve">сумма </w:t>
            </w:r>
            <w:r>
              <w:rPr>
                <w:szCs w:val="22"/>
              </w:rPr>
              <w:t xml:space="preserve">планируемых выплат второго года планируемого года </w:t>
            </w:r>
            <w:r w:rsidRPr="00345B18">
              <w:rPr>
                <w:szCs w:val="22"/>
              </w:rPr>
              <w:t>в рублевом эквиваленте с точностью 2 знака после запятой</w:t>
            </w:r>
          </w:p>
        </w:tc>
      </w:tr>
      <w:tr w:rsidR="007B1947" w:rsidRPr="0077563F" w14:paraId="33E41ED0" w14:textId="77777777" w:rsidTr="0018564D">
        <w:tc>
          <w:tcPr>
            <w:tcW w:w="1100" w:type="pct"/>
          </w:tcPr>
          <w:p w14:paraId="784FEEEA" w14:textId="6C8FDC9A" w:rsidR="007B1947" w:rsidRPr="00C23A39" w:rsidRDefault="007B1947" w:rsidP="007B1947">
            <w:pPr>
              <w:ind w:left="57" w:right="57" w:firstLine="0"/>
              <w:rPr>
                <w:sz w:val="22"/>
                <w:szCs w:val="22"/>
              </w:rPr>
            </w:pPr>
            <w:r w:rsidRPr="00C23A39">
              <w:rPr>
                <w:sz w:val="22"/>
                <w:szCs w:val="22"/>
              </w:rPr>
              <w:t>Последующие годы</w:t>
            </w:r>
            <w:r>
              <w:rPr>
                <w:sz w:val="22"/>
                <w:szCs w:val="22"/>
              </w:rPr>
              <w:t>.Выплаты</w:t>
            </w:r>
          </w:p>
        </w:tc>
        <w:tc>
          <w:tcPr>
            <w:tcW w:w="750" w:type="pct"/>
          </w:tcPr>
          <w:p w14:paraId="2D8D7FF2" w14:textId="5384E08C" w:rsidR="007B1947" w:rsidRPr="001B4F23" w:rsidRDefault="007B1947" w:rsidP="003750EF">
            <w:pPr>
              <w:pStyle w:val="GOSTTablenorm"/>
              <w:ind w:left="0"/>
              <w:rPr>
                <w:b/>
                <w:szCs w:val="22"/>
                <w:lang w:val="en-US"/>
              </w:rPr>
            </w:pPr>
            <w:r w:rsidRPr="001B4F23">
              <w:rPr>
                <w:b/>
                <w:szCs w:val="22"/>
                <w:lang w:val="en-US"/>
              </w:rPr>
              <w:t>FS_TFUNDSACTINF_D70_LIST:</w:t>
            </w:r>
            <w:r w:rsidRPr="003E45AE">
              <w:rPr>
                <w:szCs w:val="22"/>
                <w:lang w:val="en-US"/>
              </w:rPr>
              <w:t>PP</w:t>
            </w:r>
            <w:r w:rsidRPr="00B339C7">
              <w:rPr>
                <w:szCs w:val="22"/>
                <w:lang w:val="en-US"/>
              </w:rPr>
              <w:t>NextYears</w:t>
            </w:r>
          </w:p>
        </w:tc>
        <w:tc>
          <w:tcPr>
            <w:tcW w:w="500" w:type="pct"/>
          </w:tcPr>
          <w:p w14:paraId="287220FC" w14:textId="4A11A3DB" w:rsidR="007B1947" w:rsidRPr="00E40CD6" w:rsidRDefault="007B1947" w:rsidP="007B1947">
            <w:pPr>
              <w:pStyle w:val="GOSTTablenorm"/>
            </w:pPr>
            <w:r w:rsidRPr="00E40CD6">
              <w:t>Сумма</w:t>
            </w:r>
          </w:p>
        </w:tc>
        <w:tc>
          <w:tcPr>
            <w:tcW w:w="291" w:type="pct"/>
          </w:tcPr>
          <w:p w14:paraId="3D68349F" w14:textId="21C7E4F3" w:rsidR="007B1947" w:rsidRPr="00DD4E22" w:rsidRDefault="007B1947" w:rsidP="007B1947">
            <w:pPr>
              <w:ind w:left="57" w:right="57" w:firstLine="0"/>
              <w:rPr>
                <w:sz w:val="22"/>
                <w:szCs w:val="22"/>
              </w:rPr>
            </w:pPr>
            <w:r w:rsidRPr="00DD4E22">
              <w:rPr>
                <w:sz w:val="22"/>
                <w:szCs w:val="22"/>
              </w:rPr>
              <w:t>Нет</w:t>
            </w:r>
          </w:p>
        </w:tc>
        <w:tc>
          <w:tcPr>
            <w:tcW w:w="293" w:type="pct"/>
          </w:tcPr>
          <w:p w14:paraId="61B77FC4" w14:textId="77777777" w:rsidR="007B1947" w:rsidRPr="00DD4CE8" w:rsidRDefault="007B1947" w:rsidP="007B1947">
            <w:pPr>
              <w:ind w:left="57" w:right="57" w:firstLine="0"/>
              <w:rPr>
                <w:sz w:val="22"/>
                <w:szCs w:val="22"/>
              </w:rPr>
            </w:pPr>
          </w:p>
        </w:tc>
        <w:tc>
          <w:tcPr>
            <w:tcW w:w="2066" w:type="pct"/>
          </w:tcPr>
          <w:p w14:paraId="57AD7165" w14:textId="73AFCB0E" w:rsidR="007B1947" w:rsidRDefault="007B1947" w:rsidP="007B1947">
            <w:pPr>
              <w:pStyle w:val="GOSTTablenorm"/>
              <w:rPr>
                <w:szCs w:val="22"/>
              </w:rPr>
            </w:pPr>
            <w:r>
              <w:rPr>
                <w:szCs w:val="22"/>
              </w:rPr>
              <w:t xml:space="preserve">Указывается </w:t>
            </w:r>
            <w:r w:rsidRPr="00345B18">
              <w:rPr>
                <w:szCs w:val="22"/>
              </w:rPr>
              <w:t xml:space="preserve">сумма </w:t>
            </w:r>
            <w:r>
              <w:rPr>
                <w:szCs w:val="22"/>
              </w:rPr>
              <w:t xml:space="preserve">планируемых выплат последующих годов </w:t>
            </w:r>
            <w:r w:rsidRPr="00345B18">
              <w:rPr>
                <w:szCs w:val="22"/>
              </w:rPr>
              <w:t>в рублевом эквиваленте с точностью 2 знака после запятой</w:t>
            </w:r>
          </w:p>
        </w:tc>
      </w:tr>
      <w:tr w:rsidR="007B1947" w:rsidRPr="0077563F" w14:paraId="467A52A3" w14:textId="77777777" w:rsidTr="0018564D">
        <w:tc>
          <w:tcPr>
            <w:tcW w:w="1100" w:type="pct"/>
          </w:tcPr>
          <w:p w14:paraId="5D0CB1C8" w14:textId="77777777" w:rsidR="007B1947" w:rsidRPr="00C23A39" w:rsidRDefault="007B1947" w:rsidP="007B1947">
            <w:pPr>
              <w:ind w:left="57" w:right="57" w:firstLine="0"/>
              <w:rPr>
                <w:sz w:val="22"/>
                <w:szCs w:val="22"/>
              </w:rPr>
            </w:pPr>
            <w:r w:rsidRPr="00C23A39">
              <w:rPr>
                <w:sz w:val="22"/>
                <w:szCs w:val="22"/>
              </w:rPr>
              <w:t>Фактические поступления</w:t>
            </w:r>
          </w:p>
        </w:tc>
        <w:tc>
          <w:tcPr>
            <w:tcW w:w="750" w:type="pct"/>
          </w:tcPr>
          <w:p w14:paraId="4B0D2AA9" w14:textId="18CC19FC" w:rsidR="007B1947" w:rsidRPr="00A824A4" w:rsidRDefault="007B1947" w:rsidP="007B1947">
            <w:pPr>
              <w:pStyle w:val="GOSTTablenorm"/>
              <w:ind w:left="0"/>
              <w:rPr>
                <w:lang w:val="en-US"/>
              </w:rPr>
            </w:pPr>
            <w:r w:rsidRPr="001B4F23">
              <w:rPr>
                <w:b/>
                <w:szCs w:val="22"/>
                <w:lang w:val="en-US"/>
              </w:rPr>
              <w:t>FS_TFUNDSACTINF_D70_LIST:</w:t>
            </w:r>
            <w:r w:rsidRPr="00A824A4">
              <w:rPr>
                <w:szCs w:val="22"/>
                <w:lang w:val="en-US"/>
              </w:rPr>
              <w:t>IncomeActual</w:t>
            </w:r>
          </w:p>
        </w:tc>
        <w:tc>
          <w:tcPr>
            <w:tcW w:w="500" w:type="pct"/>
          </w:tcPr>
          <w:p w14:paraId="532A698A" w14:textId="722CFD68" w:rsidR="007B1947" w:rsidRPr="00DD4CE8" w:rsidRDefault="007B1947" w:rsidP="007B1947">
            <w:pPr>
              <w:pStyle w:val="GOSTTablenorm"/>
              <w:rPr>
                <w:szCs w:val="22"/>
              </w:rPr>
            </w:pPr>
            <w:r w:rsidRPr="00E40CD6">
              <w:t>Сумма</w:t>
            </w:r>
          </w:p>
        </w:tc>
        <w:tc>
          <w:tcPr>
            <w:tcW w:w="291" w:type="pct"/>
          </w:tcPr>
          <w:p w14:paraId="1D1FAC4D" w14:textId="77777777" w:rsidR="007B1947" w:rsidRPr="00DD4CE8" w:rsidRDefault="007B1947" w:rsidP="007B1947">
            <w:pPr>
              <w:ind w:left="57" w:right="57" w:firstLine="0"/>
              <w:rPr>
                <w:sz w:val="22"/>
                <w:szCs w:val="22"/>
              </w:rPr>
            </w:pPr>
            <w:r w:rsidRPr="00DD4E22">
              <w:rPr>
                <w:sz w:val="22"/>
                <w:szCs w:val="22"/>
              </w:rPr>
              <w:t>Нет</w:t>
            </w:r>
          </w:p>
        </w:tc>
        <w:tc>
          <w:tcPr>
            <w:tcW w:w="293" w:type="pct"/>
          </w:tcPr>
          <w:p w14:paraId="6321BF4A" w14:textId="43026895" w:rsidR="007B1947" w:rsidRPr="00DD4CE8" w:rsidRDefault="007B1947" w:rsidP="007B1947">
            <w:pPr>
              <w:ind w:left="57" w:right="57" w:firstLine="0"/>
              <w:rPr>
                <w:sz w:val="22"/>
                <w:szCs w:val="22"/>
              </w:rPr>
            </w:pPr>
          </w:p>
        </w:tc>
        <w:tc>
          <w:tcPr>
            <w:tcW w:w="2066" w:type="pct"/>
          </w:tcPr>
          <w:p w14:paraId="20B4785D" w14:textId="77777777" w:rsidR="007B1947" w:rsidRPr="00E375D7" w:rsidRDefault="007B1947" w:rsidP="007B1947">
            <w:pPr>
              <w:pStyle w:val="GOSTTablenorm"/>
              <w:rPr>
                <w:szCs w:val="22"/>
              </w:rPr>
            </w:pPr>
            <w:r>
              <w:rPr>
                <w:szCs w:val="22"/>
              </w:rPr>
              <w:t xml:space="preserve">Указывается </w:t>
            </w:r>
            <w:r w:rsidRPr="00345B18">
              <w:rPr>
                <w:szCs w:val="22"/>
              </w:rPr>
              <w:t xml:space="preserve">сумма </w:t>
            </w:r>
            <w:r>
              <w:rPr>
                <w:szCs w:val="22"/>
              </w:rPr>
              <w:t>кредитовых оборотов фактических поступлений</w:t>
            </w:r>
            <w:r w:rsidRPr="00345B18">
              <w:rPr>
                <w:szCs w:val="22"/>
              </w:rPr>
              <w:t xml:space="preserve"> в рублевом эквиваленте с точностью 2 знака после запятой</w:t>
            </w:r>
          </w:p>
        </w:tc>
      </w:tr>
      <w:tr w:rsidR="007B1947" w:rsidRPr="0077563F" w14:paraId="31DB76E9" w14:textId="77777777" w:rsidTr="0018564D">
        <w:tc>
          <w:tcPr>
            <w:tcW w:w="1100" w:type="pct"/>
          </w:tcPr>
          <w:p w14:paraId="5DC122A9" w14:textId="77777777" w:rsidR="007B1947" w:rsidRPr="00C23A39" w:rsidRDefault="007B1947" w:rsidP="007B1947">
            <w:pPr>
              <w:ind w:left="57" w:right="57" w:firstLine="0"/>
              <w:rPr>
                <w:sz w:val="22"/>
                <w:szCs w:val="22"/>
              </w:rPr>
            </w:pPr>
            <w:r w:rsidRPr="00C23A39">
              <w:rPr>
                <w:sz w:val="22"/>
                <w:szCs w:val="22"/>
              </w:rPr>
              <w:t>Фактические выплаты</w:t>
            </w:r>
          </w:p>
        </w:tc>
        <w:tc>
          <w:tcPr>
            <w:tcW w:w="750" w:type="pct"/>
          </w:tcPr>
          <w:p w14:paraId="555B995D" w14:textId="5C5B9359" w:rsidR="007B1947" w:rsidRPr="00A824A4" w:rsidRDefault="007B1947" w:rsidP="007B1947">
            <w:pPr>
              <w:pStyle w:val="GOSTTablenorm"/>
              <w:ind w:left="0"/>
              <w:rPr>
                <w:b/>
                <w:lang w:val="en-US"/>
              </w:rPr>
            </w:pPr>
            <w:r w:rsidRPr="001B4F23">
              <w:rPr>
                <w:b/>
                <w:szCs w:val="22"/>
                <w:lang w:val="en-US"/>
              </w:rPr>
              <w:t>FS_TFUNDSACTINF_D70_LIST:</w:t>
            </w:r>
            <w:r w:rsidRPr="00A824A4">
              <w:rPr>
                <w:szCs w:val="22"/>
                <w:lang w:val="en-US"/>
              </w:rPr>
              <w:t>PaymentsActual</w:t>
            </w:r>
          </w:p>
        </w:tc>
        <w:tc>
          <w:tcPr>
            <w:tcW w:w="500" w:type="pct"/>
          </w:tcPr>
          <w:p w14:paraId="36177B2C" w14:textId="4E72E1E3" w:rsidR="007B1947" w:rsidRPr="00DD4CE8" w:rsidRDefault="007B1947" w:rsidP="007B1947">
            <w:pPr>
              <w:pStyle w:val="GOSTTablenorm"/>
              <w:rPr>
                <w:szCs w:val="22"/>
              </w:rPr>
            </w:pPr>
            <w:r w:rsidRPr="00E40CD6">
              <w:t>Сумма</w:t>
            </w:r>
          </w:p>
        </w:tc>
        <w:tc>
          <w:tcPr>
            <w:tcW w:w="291" w:type="pct"/>
          </w:tcPr>
          <w:p w14:paraId="3DDD2086" w14:textId="77777777" w:rsidR="007B1947" w:rsidRPr="00DD4CE8" w:rsidRDefault="007B1947" w:rsidP="007B1947">
            <w:pPr>
              <w:ind w:left="57" w:right="57" w:firstLine="0"/>
              <w:rPr>
                <w:sz w:val="22"/>
                <w:szCs w:val="22"/>
              </w:rPr>
            </w:pPr>
            <w:r w:rsidRPr="00DD4E22">
              <w:rPr>
                <w:sz w:val="22"/>
                <w:szCs w:val="22"/>
              </w:rPr>
              <w:t>Нет</w:t>
            </w:r>
          </w:p>
        </w:tc>
        <w:tc>
          <w:tcPr>
            <w:tcW w:w="293" w:type="pct"/>
          </w:tcPr>
          <w:p w14:paraId="673590D7" w14:textId="28509F6D" w:rsidR="007B1947" w:rsidRPr="00DD4CE8" w:rsidRDefault="007B1947" w:rsidP="007B1947">
            <w:pPr>
              <w:ind w:left="57" w:right="57" w:firstLine="0"/>
              <w:rPr>
                <w:sz w:val="22"/>
                <w:szCs w:val="22"/>
              </w:rPr>
            </w:pPr>
          </w:p>
        </w:tc>
        <w:tc>
          <w:tcPr>
            <w:tcW w:w="2066" w:type="pct"/>
          </w:tcPr>
          <w:p w14:paraId="0D0271FC" w14:textId="77777777" w:rsidR="007B1947" w:rsidRPr="00E375D7" w:rsidRDefault="007B1947" w:rsidP="007B1947">
            <w:pPr>
              <w:pStyle w:val="GOSTTablenorm"/>
              <w:rPr>
                <w:szCs w:val="22"/>
              </w:rPr>
            </w:pPr>
            <w:r>
              <w:rPr>
                <w:szCs w:val="22"/>
              </w:rPr>
              <w:t xml:space="preserve">Указывается </w:t>
            </w:r>
            <w:r w:rsidRPr="00345B18">
              <w:rPr>
                <w:szCs w:val="22"/>
              </w:rPr>
              <w:t xml:space="preserve">сумма </w:t>
            </w:r>
            <w:r>
              <w:rPr>
                <w:szCs w:val="22"/>
              </w:rPr>
              <w:t>дебетовых оборотов фактических выплат</w:t>
            </w:r>
            <w:r w:rsidRPr="00345B18">
              <w:rPr>
                <w:szCs w:val="22"/>
              </w:rPr>
              <w:t xml:space="preserve"> в рублевом эквиваленте с точностью 2 знака после запятой</w:t>
            </w:r>
          </w:p>
        </w:tc>
      </w:tr>
      <w:tr w:rsidR="007B1947" w:rsidRPr="0077563F" w14:paraId="3AC0D611" w14:textId="77777777" w:rsidTr="0018564D">
        <w:tc>
          <w:tcPr>
            <w:tcW w:w="1100" w:type="pct"/>
          </w:tcPr>
          <w:p w14:paraId="73DAF8D0" w14:textId="77777777" w:rsidR="007B1947" w:rsidRPr="00FA7A59" w:rsidRDefault="007B1947" w:rsidP="007B1947">
            <w:pPr>
              <w:ind w:left="57" w:right="57" w:firstLine="0"/>
              <w:rPr>
                <w:b/>
                <w:sz w:val="22"/>
              </w:rPr>
            </w:pPr>
            <w:r w:rsidRPr="00FA7A59">
              <w:rPr>
                <w:b/>
                <w:sz w:val="22"/>
                <w:szCs w:val="22"/>
              </w:rPr>
              <w:t>Операции по казначейскому обеспечению обязательств</w:t>
            </w:r>
          </w:p>
        </w:tc>
        <w:tc>
          <w:tcPr>
            <w:tcW w:w="750" w:type="pct"/>
          </w:tcPr>
          <w:p w14:paraId="32883F92" w14:textId="364C9510" w:rsidR="007B1947" w:rsidRPr="00DA7AE9" w:rsidRDefault="007B1947" w:rsidP="007B1947">
            <w:pPr>
              <w:pStyle w:val="GOSTTablenorm"/>
              <w:rPr>
                <w:b/>
                <w:lang w:val="en-US"/>
              </w:rPr>
            </w:pPr>
            <w:r w:rsidRPr="001B4F23">
              <w:rPr>
                <w:b/>
                <w:lang w:val="en-US"/>
              </w:rPr>
              <w:t>FS_TRANSACT_KOO_D70_LIST</w:t>
            </w:r>
          </w:p>
        </w:tc>
        <w:tc>
          <w:tcPr>
            <w:tcW w:w="500" w:type="pct"/>
          </w:tcPr>
          <w:p w14:paraId="2FFB8F32" w14:textId="7AF44FD7" w:rsidR="007B1947" w:rsidRPr="00FA7A59" w:rsidRDefault="007B1947" w:rsidP="007B1947">
            <w:pPr>
              <w:ind w:left="57" w:right="57" w:firstLine="0"/>
              <w:rPr>
                <w:b/>
                <w:sz w:val="22"/>
              </w:rPr>
            </w:pPr>
            <w:r>
              <w:rPr>
                <w:b/>
                <w:sz w:val="22"/>
              </w:rPr>
              <w:t>Массив</w:t>
            </w:r>
          </w:p>
        </w:tc>
        <w:tc>
          <w:tcPr>
            <w:tcW w:w="291" w:type="pct"/>
          </w:tcPr>
          <w:p w14:paraId="60B12BC2" w14:textId="0E01574F" w:rsidR="007B1947" w:rsidRPr="00FA7A59" w:rsidRDefault="007B1947" w:rsidP="007B1947">
            <w:pPr>
              <w:ind w:left="57" w:right="57" w:firstLine="0"/>
              <w:rPr>
                <w:b/>
                <w:sz w:val="22"/>
              </w:rPr>
            </w:pPr>
            <w:r w:rsidRPr="00697DD0">
              <w:rPr>
                <w:sz w:val="22"/>
                <w:szCs w:val="22"/>
              </w:rPr>
              <w:t>Нет</w:t>
            </w:r>
          </w:p>
        </w:tc>
        <w:tc>
          <w:tcPr>
            <w:tcW w:w="293" w:type="pct"/>
          </w:tcPr>
          <w:p w14:paraId="07E88CF8" w14:textId="77777777" w:rsidR="007B1947" w:rsidRPr="00FA7A59" w:rsidRDefault="007B1947" w:rsidP="007B1947">
            <w:pPr>
              <w:pStyle w:val="GOSTTablenorm"/>
            </w:pPr>
            <w:r w:rsidRPr="00FA7A59">
              <w:t>-</w:t>
            </w:r>
          </w:p>
        </w:tc>
        <w:tc>
          <w:tcPr>
            <w:tcW w:w="2066" w:type="pct"/>
          </w:tcPr>
          <w:p w14:paraId="7F74B140" w14:textId="77777777" w:rsidR="007B1947" w:rsidRPr="00697DD0" w:rsidRDefault="007B1947" w:rsidP="007B1947">
            <w:pPr>
              <w:pStyle w:val="GOSTTablenorm"/>
            </w:pPr>
            <w:r w:rsidRPr="00697DD0">
              <w:t>Раздел</w:t>
            </w:r>
          </w:p>
        </w:tc>
      </w:tr>
      <w:tr w:rsidR="007B1947" w:rsidRPr="0077563F" w14:paraId="1FD3A51F" w14:textId="77777777" w:rsidTr="0018564D">
        <w:tc>
          <w:tcPr>
            <w:tcW w:w="1100" w:type="pct"/>
          </w:tcPr>
          <w:p w14:paraId="61B104D0" w14:textId="076BA41D" w:rsidR="007B1947" w:rsidRPr="00FA7A59" w:rsidRDefault="007B1947" w:rsidP="007B1947">
            <w:pPr>
              <w:ind w:left="57" w:right="57" w:firstLine="0"/>
              <w:rPr>
                <w:sz w:val="22"/>
                <w:szCs w:val="22"/>
              </w:rPr>
            </w:pPr>
            <w:r w:rsidRPr="00A824A4">
              <w:rPr>
                <w:sz w:val="22"/>
                <w:szCs w:val="22"/>
              </w:rPr>
              <w:t>АКР ЛС передающий</w:t>
            </w:r>
          </w:p>
        </w:tc>
        <w:tc>
          <w:tcPr>
            <w:tcW w:w="750" w:type="pct"/>
          </w:tcPr>
          <w:p w14:paraId="5F1294D3" w14:textId="4030ABA0" w:rsidR="007B1947" w:rsidRPr="00DA7AE9" w:rsidRDefault="007B1947" w:rsidP="007B1947">
            <w:pPr>
              <w:pStyle w:val="GOSTTablenorm"/>
              <w:rPr>
                <w:b/>
                <w:lang w:val="en-US"/>
              </w:rPr>
            </w:pPr>
            <w:r w:rsidRPr="001B4F23">
              <w:rPr>
                <w:b/>
                <w:lang w:val="en-US"/>
              </w:rPr>
              <w:t>FS_TRANSACT_KOO_D70_LIST:</w:t>
            </w:r>
            <w:r w:rsidRPr="001B4F23">
              <w:rPr>
                <w:szCs w:val="22"/>
                <w:lang w:val="en-US"/>
              </w:rPr>
              <w:t>ANALYTICCODESECTIONTS</w:t>
            </w:r>
          </w:p>
        </w:tc>
        <w:tc>
          <w:tcPr>
            <w:tcW w:w="500" w:type="pct"/>
          </w:tcPr>
          <w:p w14:paraId="66E446C1" w14:textId="77777777" w:rsidR="007B1947" w:rsidRPr="00965CA2" w:rsidRDefault="007B1947" w:rsidP="007B1947">
            <w:pPr>
              <w:pStyle w:val="GOSTTablenorm"/>
            </w:pPr>
            <w:r w:rsidRPr="007A0F4D">
              <w:t>Строка</w:t>
            </w:r>
          </w:p>
        </w:tc>
        <w:tc>
          <w:tcPr>
            <w:tcW w:w="291" w:type="pct"/>
          </w:tcPr>
          <w:p w14:paraId="5E7B4DBA" w14:textId="77777777" w:rsidR="007B1947" w:rsidRPr="00965CA2" w:rsidRDefault="007B1947" w:rsidP="007B1947">
            <w:pPr>
              <w:ind w:left="57" w:right="57" w:firstLine="0"/>
              <w:rPr>
                <w:sz w:val="22"/>
              </w:rPr>
            </w:pPr>
            <w:r w:rsidRPr="00DD4E22">
              <w:rPr>
                <w:sz w:val="22"/>
                <w:szCs w:val="22"/>
              </w:rPr>
              <w:t>Нет</w:t>
            </w:r>
          </w:p>
        </w:tc>
        <w:tc>
          <w:tcPr>
            <w:tcW w:w="293" w:type="pct"/>
          </w:tcPr>
          <w:p w14:paraId="3B61BCD3" w14:textId="3E8BF9A0" w:rsidR="007B1947" w:rsidRPr="00965CA2" w:rsidRDefault="007B1947" w:rsidP="007B1947">
            <w:pPr>
              <w:pStyle w:val="GOSTTablenorm"/>
            </w:pPr>
            <w:r w:rsidRPr="007A0F4D">
              <w:rPr>
                <w:szCs w:val="22"/>
              </w:rPr>
              <w:t>=8</w:t>
            </w:r>
          </w:p>
        </w:tc>
        <w:tc>
          <w:tcPr>
            <w:tcW w:w="2066" w:type="pct"/>
          </w:tcPr>
          <w:p w14:paraId="2F95C5D7" w14:textId="77777777" w:rsidR="007B1947" w:rsidRPr="00965CA2" w:rsidRDefault="007B1947" w:rsidP="007B1947">
            <w:pPr>
              <w:pStyle w:val="GOSTTablenorm"/>
            </w:pPr>
            <w:r w:rsidRPr="00965CA2">
              <w:t>Указывается значение аналитического кода разд</w:t>
            </w:r>
            <w:r>
              <w:t>ела лицевого счета передающего</w:t>
            </w:r>
          </w:p>
        </w:tc>
      </w:tr>
      <w:tr w:rsidR="007B1947" w:rsidRPr="0077563F" w14:paraId="3A4876C2" w14:textId="77777777" w:rsidTr="0018564D">
        <w:tc>
          <w:tcPr>
            <w:tcW w:w="1100" w:type="pct"/>
          </w:tcPr>
          <w:p w14:paraId="5CD425B6" w14:textId="1E2E7551" w:rsidR="007B1947" w:rsidRPr="00FA7A59" w:rsidRDefault="007B1947" w:rsidP="007B1947">
            <w:pPr>
              <w:ind w:left="57" w:right="57" w:firstLine="0"/>
              <w:rPr>
                <w:sz w:val="22"/>
                <w:szCs w:val="22"/>
              </w:rPr>
            </w:pPr>
            <w:r w:rsidRPr="00A824A4">
              <w:rPr>
                <w:sz w:val="22"/>
                <w:szCs w:val="22"/>
              </w:rPr>
              <w:t>АКР ЛС принимающий</w:t>
            </w:r>
          </w:p>
        </w:tc>
        <w:tc>
          <w:tcPr>
            <w:tcW w:w="750" w:type="pct"/>
          </w:tcPr>
          <w:p w14:paraId="51B79035" w14:textId="51CDA019" w:rsidR="007B1947" w:rsidRPr="00DA7AE9" w:rsidRDefault="007B1947" w:rsidP="007B1947">
            <w:pPr>
              <w:pStyle w:val="GOSTTablenorm"/>
              <w:rPr>
                <w:b/>
                <w:lang w:val="en-US"/>
              </w:rPr>
            </w:pPr>
            <w:r w:rsidRPr="001B4F23">
              <w:rPr>
                <w:b/>
                <w:lang w:val="en-US"/>
              </w:rPr>
              <w:t>FS_TRANSACT_KOO_D70_LIST:</w:t>
            </w:r>
            <w:r w:rsidRPr="001B4F23">
              <w:rPr>
                <w:szCs w:val="22"/>
                <w:lang w:val="en-US"/>
              </w:rPr>
              <w:t>ANALYTICCODESECTIONAS</w:t>
            </w:r>
          </w:p>
        </w:tc>
        <w:tc>
          <w:tcPr>
            <w:tcW w:w="500" w:type="pct"/>
          </w:tcPr>
          <w:p w14:paraId="0A2419F9" w14:textId="77777777" w:rsidR="007B1947" w:rsidRPr="00965CA2" w:rsidRDefault="007B1947" w:rsidP="007B1947">
            <w:pPr>
              <w:pStyle w:val="GOSTTablenorm"/>
            </w:pPr>
            <w:r w:rsidRPr="007A0F4D">
              <w:t>Строка</w:t>
            </w:r>
          </w:p>
        </w:tc>
        <w:tc>
          <w:tcPr>
            <w:tcW w:w="291" w:type="pct"/>
          </w:tcPr>
          <w:p w14:paraId="26051B55" w14:textId="77777777" w:rsidR="007B1947" w:rsidRPr="00965CA2" w:rsidRDefault="007B1947" w:rsidP="007B1947">
            <w:pPr>
              <w:ind w:left="57" w:right="57" w:firstLine="0"/>
              <w:rPr>
                <w:sz w:val="22"/>
              </w:rPr>
            </w:pPr>
            <w:r w:rsidRPr="00DD4E22">
              <w:rPr>
                <w:sz w:val="22"/>
                <w:szCs w:val="22"/>
              </w:rPr>
              <w:t>Нет</w:t>
            </w:r>
          </w:p>
        </w:tc>
        <w:tc>
          <w:tcPr>
            <w:tcW w:w="293" w:type="pct"/>
          </w:tcPr>
          <w:p w14:paraId="2CF6565C" w14:textId="1AF45661" w:rsidR="007B1947" w:rsidRPr="00965CA2" w:rsidRDefault="007B1947" w:rsidP="007B1947">
            <w:pPr>
              <w:pStyle w:val="GOSTTablenorm"/>
            </w:pPr>
            <w:r w:rsidRPr="007A0F4D">
              <w:rPr>
                <w:szCs w:val="22"/>
              </w:rPr>
              <w:t>=8</w:t>
            </w:r>
          </w:p>
        </w:tc>
        <w:tc>
          <w:tcPr>
            <w:tcW w:w="2066" w:type="pct"/>
          </w:tcPr>
          <w:p w14:paraId="015BD008" w14:textId="77777777" w:rsidR="007B1947" w:rsidRPr="00965CA2" w:rsidRDefault="007B1947" w:rsidP="007B1947">
            <w:pPr>
              <w:pStyle w:val="GOSTTablenorm"/>
            </w:pPr>
            <w:r w:rsidRPr="00965CA2">
              <w:t>Указывается значение аналитического кода раз</w:t>
            </w:r>
            <w:r>
              <w:t>дела лицевого счета принимающего</w:t>
            </w:r>
          </w:p>
        </w:tc>
      </w:tr>
      <w:tr w:rsidR="007B1947" w:rsidRPr="0077563F" w14:paraId="246F1F27" w14:textId="77777777" w:rsidTr="0018564D">
        <w:tc>
          <w:tcPr>
            <w:tcW w:w="1100" w:type="pct"/>
          </w:tcPr>
          <w:p w14:paraId="0900BEA2" w14:textId="77777777" w:rsidR="007B1947" w:rsidRPr="00FA7A59" w:rsidRDefault="007B1947" w:rsidP="007B1947">
            <w:pPr>
              <w:ind w:left="57" w:right="57" w:firstLine="0"/>
              <w:rPr>
                <w:sz w:val="22"/>
                <w:szCs w:val="22"/>
              </w:rPr>
            </w:pPr>
            <w:r w:rsidRPr="00FA7A59">
              <w:rPr>
                <w:sz w:val="22"/>
                <w:szCs w:val="22"/>
              </w:rPr>
              <w:t>Код источника поступлений целевых средств</w:t>
            </w:r>
          </w:p>
        </w:tc>
        <w:tc>
          <w:tcPr>
            <w:tcW w:w="750" w:type="pct"/>
          </w:tcPr>
          <w:p w14:paraId="7C9DF6BC" w14:textId="2635015A" w:rsidR="007B1947" w:rsidRPr="00DA7AE9" w:rsidRDefault="007B1947" w:rsidP="007B1947">
            <w:pPr>
              <w:pStyle w:val="GOSTTablenorm"/>
              <w:rPr>
                <w:b/>
                <w:lang w:val="en-US"/>
              </w:rPr>
            </w:pPr>
            <w:r w:rsidRPr="001B4F23">
              <w:rPr>
                <w:b/>
                <w:lang w:val="en-US"/>
              </w:rPr>
              <w:t>FS_TRANSACT_KOO_D70_LIST:</w:t>
            </w:r>
            <w:r w:rsidRPr="001B4F23">
              <w:rPr>
                <w:szCs w:val="22"/>
                <w:lang w:val="en-US"/>
              </w:rPr>
              <w:t>TARGETFUNDSSRCCODE</w:t>
            </w:r>
          </w:p>
        </w:tc>
        <w:tc>
          <w:tcPr>
            <w:tcW w:w="500" w:type="pct"/>
          </w:tcPr>
          <w:p w14:paraId="530F78BE" w14:textId="77777777" w:rsidR="007B1947" w:rsidRPr="00965CA2" w:rsidRDefault="007B1947" w:rsidP="007B1947">
            <w:pPr>
              <w:pStyle w:val="GOSTTablenorm"/>
            </w:pPr>
            <w:r w:rsidRPr="007A0F4D">
              <w:t>Строка</w:t>
            </w:r>
          </w:p>
        </w:tc>
        <w:tc>
          <w:tcPr>
            <w:tcW w:w="291" w:type="pct"/>
          </w:tcPr>
          <w:p w14:paraId="1397E0FA" w14:textId="77777777" w:rsidR="007B1947" w:rsidRPr="00965CA2" w:rsidRDefault="007B1947" w:rsidP="007B1947">
            <w:pPr>
              <w:ind w:left="57" w:right="57" w:firstLine="0"/>
              <w:rPr>
                <w:sz w:val="22"/>
              </w:rPr>
            </w:pPr>
            <w:r w:rsidRPr="00DD4E22">
              <w:rPr>
                <w:sz w:val="22"/>
                <w:szCs w:val="22"/>
              </w:rPr>
              <w:t>Нет</w:t>
            </w:r>
          </w:p>
        </w:tc>
        <w:tc>
          <w:tcPr>
            <w:tcW w:w="293" w:type="pct"/>
          </w:tcPr>
          <w:p w14:paraId="449E8307" w14:textId="2AA28641" w:rsidR="007B1947" w:rsidRPr="00965CA2" w:rsidRDefault="007B1947" w:rsidP="007B1947">
            <w:pPr>
              <w:pStyle w:val="GOSTTablenorm"/>
            </w:pPr>
            <w:r w:rsidRPr="007A0F4D">
              <w:rPr>
                <w:szCs w:val="22"/>
              </w:rPr>
              <w:t>&lt;</w:t>
            </w:r>
            <w:r>
              <w:rPr>
                <w:szCs w:val="22"/>
              </w:rPr>
              <w:t>=2</w:t>
            </w:r>
            <w:r w:rsidRPr="007A0F4D">
              <w:rPr>
                <w:szCs w:val="22"/>
              </w:rPr>
              <w:t>0</w:t>
            </w:r>
          </w:p>
        </w:tc>
        <w:tc>
          <w:tcPr>
            <w:tcW w:w="2066" w:type="pct"/>
          </w:tcPr>
          <w:p w14:paraId="101583D4" w14:textId="77777777" w:rsidR="007B1947" w:rsidRPr="00965CA2" w:rsidRDefault="007B1947" w:rsidP="007B1947">
            <w:pPr>
              <w:pStyle w:val="GOSTTablenorm"/>
            </w:pPr>
            <w:r w:rsidRPr="00345B18">
              <w:rPr>
                <w:szCs w:val="22"/>
              </w:rPr>
              <w:t xml:space="preserve">Указывается код источника поступлений/направления расходования </w:t>
            </w:r>
            <w:r>
              <w:rPr>
                <w:szCs w:val="22"/>
              </w:rPr>
              <w:t>передающего</w:t>
            </w:r>
          </w:p>
        </w:tc>
      </w:tr>
      <w:tr w:rsidR="007B1947" w:rsidRPr="0077563F" w14:paraId="696799A9" w14:textId="77777777" w:rsidTr="0018564D">
        <w:tc>
          <w:tcPr>
            <w:tcW w:w="1100" w:type="pct"/>
          </w:tcPr>
          <w:p w14:paraId="7D79788B" w14:textId="08A7222B" w:rsidR="007B1947" w:rsidRPr="00FA7A59" w:rsidRDefault="007B1947" w:rsidP="007B1947">
            <w:pPr>
              <w:pStyle w:val="GOSTTableNum"/>
              <w:numPr>
                <w:ilvl w:val="0"/>
                <w:numId w:val="0"/>
              </w:numPr>
              <w:rPr>
                <w:szCs w:val="22"/>
              </w:rPr>
            </w:pPr>
            <w:r>
              <w:t>Тип кода классификации операций</w:t>
            </w:r>
          </w:p>
        </w:tc>
        <w:tc>
          <w:tcPr>
            <w:tcW w:w="750" w:type="pct"/>
          </w:tcPr>
          <w:p w14:paraId="381266EE" w14:textId="3AE016D1" w:rsidR="007B1947" w:rsidRPr="00DA7AE9" w:rsidRDefault="007B1947" w:rsidP="007B1947">
            <w:pPr>
              <w:pStyle w:val="GOSTTablenorm"/>
              <w:rPr>
                <w:szCs w:val="22"/>
                <w:lang w:val="en-US"/>
              </w:rPr>
            </w:pPr>
            <w:r w:rsidRPr="001B4F23">
              <w:rPr>
                <w:b/>
                <w:szCs w:val="22"/>
                <w:lang w:val="en-US"/>
              </w:rPr>
              <w:t>FS_ACCBALANCE_D70_LIST:</w:t>
            </w:r>
            <w:r w:rsidRPr="008A78BC">
              <w:rPr>
                <w:szCs w:val="22"/>
                <w:lang w:val="en-US"/>
              </w:rPr>
              <w:t>TargetFundsCodeType</w:t>
            </w:r>
          </w:p>
        </w:tc>
        <w:tc>
          <w:tcPr>
            <w:tcW w:w="500" w:type="pct"/>
          </w:tcPr>
          <w:p w14:paraId="35038ACF" w14:textId="6422E073" w:rsidR="007B1947" w:rsidRPr="007A0F4D" w:rsidRDefault="007B1947" w:rsidP="007B1947">
            <w:pPr>
              <w:pStyle w:val="GOSTTablenorm"/>
            </w:pPr>
            <w:r w:rsidRPr="0027353D">
              <w:t>Строка</w:t>
            </w:r>
          </w:p>
        </w:tc>
        <w:tc>
          <w:tcPr>
            <w:tcW w:w="291" w:type="pct"/>
          </w:tcPr>
          <w:p w14:paraId="63F0F293" w14:textId="2909776B" w:rsidR="007B1947" w:rsidRPr="00DD4E22" w:rsidRDefault="007B1947" w:rsidP="007B1947">
            <w:pPr>
              <w:ind w:left="57" w:right="57" w:firstLine="0"/>
              <w:rPr>
                <w:sz w:val="22"/>
                <w:szCs w:val="22"/>
              </w:rPr>
            </w:pPr>
            <w:r w:rsidRPr="0027353D">
              <w:t>Да</w:t>
            </w:r>
          </w:p>
        </w:tc>
        <w:tc>
          <w:tcPr>
            <w:tcW w:w="293" w:type="pct"/>
          </w:tcPr>
          <w:p w14:paraId="2D96E744" w14:textId="6B36FCF7" w:rsidR="007B1947" w:rsidRPr="007A0F4D" w:rsidRDefault="007B1947" w:rsidP="007B1947">
            <w:pPr>
              <w:pStyle w:val="GOSTTablenorm"/>
              <w:rPr>
                <w:szCs w:val="22"/>
              </w:rPr>
            </w:pPr>
            <w:r w:rsidRPr="0027353D">
              <w:t>=2</w:t>
            </w:r>
          </w:p>
        </w:tc>
        <w:tc>
          <w:tcPr>
            <w:tcW w:w="2066" w:type="pct"/>
          </w:tcPr>
          <w:p w14:paraId="3793794E" w14:textId="77777777" w:rsidR="007B1947" w:rsidRDefault="007B1947" w:rsidP="007B1947">
            <w:pPr>
              <w:pStyle w:val="GOSTTablenorm"/>
              <w:rPr>
                <w:szCs w:val="24"/>
              </w:rPr>
            </w:pPr>
            <w:r>
              <w:rPr>
                <w:szCs w:val="22"/>
              </w:rPr>
              <w:t xml:space="preserve">Указывается </w:t>
            </w:r>
            <w:r>
              <w:t xml:space="preserve">тип кода классификации операций </w:t>
            </w:r>
            <w:r>
              <w:rPr>
                <w:szCs w:val="24"/>
              </w:rPr>
              <w:t>передающего = принимающего.</w:t>
            </w:r>
          </w:p>
          <w:p w14:paraId="2FA17CA1" w14:textId="77777777" w:rsidR="007B1947" w:rsidRPr="00B830EF" w:rsidRDefault="007B1947" w:rsidP="007B1947">
            <w:pPr>
              <w:pStyle w:val="GOSTTablenorm"/>
            </w:pPr>
            <w:r w:rsidRPr="00B830EF">
              <w:t>При обработке строк документа по поступлениям и выплатам в каждом разделе заполняется значением:</w:t>
            </w:r>
          </w:p>
          <w:p w14:paraId="6136F76A" w14:textId="287C62E7" w:rsidR="007B1947" w:rsidRPr="00B830EF" w:rsidRDefault="007B1947" w:rsidP="007B1947">
            <w:pPr>
              <w:pStyle w:val="GOSTTableListMark1"/>
            </w:pPr>
            <w:r w:rsidRPr="00B830EF">
              <w:t xml:space="preserve">«20» </w:t>
            </w:r>
            <w:r w:rsidRPr="00965CA2">
              <w:t>–</w:t>
            </w:r>
            <w:r w:rsidRPr="00B830EF">
              <w:t xml:space="preserve"> доходы (источник поступления целевых средств);</w:t>
            </w:r>
          </w:p>
          <w:p w14:paraId="1132EAD5" w14:textId="42405AB8" w:rsidR="007B1947" w:rsidRDefault="007B1947" w:rsidP="007B1947">
            <w:pPr>
              <w:pStyle w:val="GOSTTableListMark1"/>
            </w:pPr>
            <w:r w:rsidRPr="00B830EF">
              <w:t xml:space="preserve">«10» </w:t>
            </w:r>
            <w:r w:rsidRPr="00965CA2">
              <w:t>–</w:t>
            </w:r>
            <w:r w:rsidRPr="00B830EF">
              <w:t xml:space="preserve"> расходы (направление расходования целевых средств)</w:t>
            </w:r>
          </w:p>
        </w:tc>
      </w:tr>
      <w:tr w:rsidR="007B1947" w:rsidRPr="0077563F" w14:paraId="54ECD1DF" w14:textId="77777777" w:rsidTr="0018564D">
        <w:tc>
          <w:tcPr>
            <w:tcW w:w="1100" w:type="pct"/>
          </w:tcPr>
          <w:p w14:paraId="560AEB6A" w14:textId="77777777" w:rsidR="007B1947" w:rsidRPr="00FA7A59" w:rsidRDefault="007B1947" w:rsidP="007B1947">
            <w:pPr>
              <w:ind w:left="57" w:right="57" w:firstLine="0"/>
              <w:rPr>
                <w:sz w:val="22"/>
                <w:szCs w:val="22"/>
              </w:rPr>
            </w:pPr>
            <w:r w:rsidRPr="00FA7A59">
              <w:rPr>
                <w:sz w:val="22"/>
                <w:szCs w:val="22"/>
              </w:rPr>
              <w:t>Укрупненный код направления расходования целевых средств</w:t>
            </w:r>
          </w:p>
        </w:tc>
        <w:tc>
          <w:tcPr>
            <w:tcW w:w="750" w:type="pct"/>
          </w:tcPr>
          <w:p w14:paraId="7BF62FF3" w14:textId="41D8195B" w:rsidR="007B1947" w:rsidRPr="00DA7AE9" w:rsidRDefault="007B1947" w:rsidP="007B1947">
            <w:pPr>
              <w:pStyle w:val="GOSTTablenorm"/>
              <w:rPr>
                <w:b/>
                <w:lang w:val="en-US"/>
              </w:rPr>
            </w:pPr>
            <w:r w:rsidRPr="001B4F23">
              <w:rPr>
                <w:b/>
                <w:lang w:val="en-US"/>
              </w:rPr>
              <w:t>FS_TRANSACT_KOO_D70_LIST:</w:t>
            </w:r>
            <w:r w:rsidRPr="001B4F23">
              <w:rPr>
                <w:szCs w:val="22"/>
                <w:lang w:val="en-US"/>
              </w:rPr>
              <w:t>AGGRTARGETEXPENSECODE</w:t>
            </w:r>
          </w:p>
        </w:tc>
        <w:tc>
          <w:tcPr>
            <w:tcW w:w="500" w:type="pct"/>
          </w:tcPr>
          <w:p w14:paraId="2E9A7371" w14:textId="77777777" w:rsidR="007B1947" w:rsidRPr="00965CA2" w:rsidRDefault="007B1947" w:rsidP="007B1947">
            <w:pPr>
              <w:pStyle w:val="GOSTTablenorm"/>
            </w:pPr>
            <w:r w:rsidRPr="007A0F4D">
              <w:t>Строка</w:t>
            </w:r>
          </w:p>
        </w:tc>
        <w:tc>
          <w:tcPr>
            <w:tcW w:w="291" w:type="pct"/>
          </w:tcPr>
          <w:p w14:paraId="764B7AC2" w14:textId="77777777" w:rsidR="007B1947" w:rsidRPr="00965CA2" w:rsidRDefault="007B1947" w:rsidP="007B1947">
            <w:pPr>
              <w:ind w:left="57" w:right="57" w:firstLine="0"/>
              <w:rPr>
                <w:sz w:val="22"/>
              </w:rPr>
            </w:pPr>
            <w:r w:rsidRPr="00DD4E22">
              <w:rPr>
                <w:sz w:val="22"/>
                <w:szCs w:val="22"/>
              </w:rPr>
              <w:t>Нет</w:t>
            </w:r>
          </w:p>
        </w:tc>
        <w:tc>
          <w:tcPr>
            <w:tcW w:w="293" w:type="pct"/>
          </w:tcPr>
          <w:p w14:paraId="48B153F8" w14:textId="38053C3D" w:rsidR="007B1947" w:rsidRPr="00965CA2" w:rsidRDefault="007B1947" w:rsidP="007B1947">
            <w:pPr>
              <w:pStyle w:val="GOSTTablenorm"/>
            </w:pPr>
            <w:r w:rsidRPr="007A0F4D">
              <w:rPr>
                <w:szCs w:val="22"/>
              </w:rPr>
              <w:t>&lt;</w:t>
            </w:r>
            <w:r>
              <w:rPr>
                <w:szCs w:val="22"/>
              </w:rPr>
              <w:t>=2</w:t>
            </w:r>
            <w:r w:rsidRPr="007A0F4D">
              <w:rPr>
                <w:szCs w:val="22"/>
              </w:rPr>
              <w:t>0</w:t>
            </w:r>
          </w:p>
        </w:tc>
        <w:tc>
          <w:tcPr>
            <w:tcW w:w="2066" w:type="pct"/>
          </w:tcPr>
          <w:p w14:paraId="55EF35B9" w14:textId="77777777" w:rsidR="007B1947" w:rsidRPr="00965CA2" w:rsidRDefault="007B1947" w:rsidP="007B1947">
            <w:pPr>
              <w:pStyle w:val="GOSTTablenorm"/>
            </w:pPr>
            <w:r>
              <w:t xml:space="preserve">Указывается </w:t>
            </w:r>
            <w:r>
              <w:rPr>
                <w:szCs w:val="22"/>
              </w:rPr>
              <w:t>у</w:t>
            </w:r>
            <w:r w:rsidRPr="00C23A39">
              <w:rPr>
                <w:szCs w:val="22"/>
              </w:rPr>
              <w:t>крупненный код направления расходования целевых средств</w:t>
            </w:r>
            <w:r>
              <w:rPr>
                <w:szCs w:val="22"/>
              </w:rPr>
              <w:t xml:space="preserve"> передающего</w:t>
            </w:r>
          </w:p>
        </w:tc>
      </w:tr>
      <w:tr w:rsidR="007B1947" w:rsidRPr="0077563F" w14:paraId="34938367" w14:textId="77777777" w:rsidTr="0018564D">
        <w:tc>
          <w:tcPr>
            <w:tcW w:w="1100" w:type="pct"/>
          </w:tcPr>
          <w:p w14:paraId="1C3C45C9" w14:textId="77777777" w:rsidR="007B1947" w:rsidRPr="00FA7A59" w:rsidRDefault="007B1947" w:rsidP="007B1947">
            <w:pPr>
              <w:ind w:left="57" w:right="57" w:firstLine="0"/>
              <w:rPr>
                <w:sz w:val="22"/>
                <w:szCs w:val="22"/>
              </w:rPr>
            </w:pPr>
            <w:r w:rsidRPr="00FA7A59">
              <w:rPr>
                <w:sz w:val="22"/>
                <w:szCs w:val="22"/>
              </w:rPr>
              <w:t>Детализированный код направления расходования целевых средств</w:t>
            </w:r>
          </w:p>
        </w:tc>
        <w:tc>
          <w:tcPr>
            <w:tcW w:w="750" w:type="pct"/>
          </w:tcPr>
          <w:p w14:paraId="4F4DE777" w14:textId="1A519233" w:rsidR="007B1947" w:rsidRPr="00DA7AE9" w:rsidRDefault="007B1947" w:rsidP="007B1947">
            <w:pPr>
              <w:pStyle w:val="GOSTTablenorm"/>
              <w:rPr>
                <w:b/>
                <w:lang w:val="en-US"/>
              </w:rPr>
            </w:pPr>
            <w:r w:rsidRPr="001B4F23">
              <w:rPr>
                <w:b/>
                <w:lang w:val="en-US"/>
              </w:rPr>
              <w:t>FS_TRANSACT_KOO_D70_LIST:</w:t>
            </w:r>
            <w:r w:rsidRPr="001B4F23">
              <w:rPr>
                <w:szCs w:val="22"/>
                <w:lang w:val="en-US"/>
              </w:rPr>
              <w:t>DETAILTARGETEXPENSECODE</w:t>
            </w:r>
          </w:p>
        </w:tc>
        <w:tc>
          <w:tcPr>
            <w:tcW w:w="500" w:type="pct"/>
          </w:tcPr>
          <w:p w14:paraId="7AB5A9F3" w14:textId="77777777" w:rsidR="007B1947" w:rsidRPr="00965CA2" w:rsidRDefault="007B1947" w:rsidP="007B1947">
            <w:pPr>
              <w:pStyle w:val="GOSTTablenorm"/>
            </w:pPr>
            <w:r w:rsidRPr="007A0F4D">
              <w:t>Строка</w:t>
            </w:r>
          </w:p>
        </w:tc>
        <w:tc>
          <w:tcPr>
            <w:tcW w:w="291" w:type="pct"/>
          </w:tcPr>
          <w:p w14:paraId="2645DACC" w14:textId="77777777" w:rsidR="007B1947" w:rsidRPr="00965CA2" w:rsidRDefault="007B1947" w:rsidP="007B1947">
            <w:pPr>
              <w:ind w:left="57" w:right="57" w:firstLine="0"/>
              <w:rPr>
                <w:sz w:val="22"/>
              </w:rPr>
            </w:pPr>
            <w:r w:rsidRPr="00DD4E22">
              <w:rPr>
                <w:sz w:val="22"/>
                <w:szCs w:val="22"/>
              </w:rPr>
              <w:t>Нет</w:t>
            </w:r>
          </w:p>
        </w:tc>
        <w:tc>
          <w:tcPr>
            <w:tcW w:w="293" w:type="pct"/>
          </w:tcPr>
          <w:p w14:paraId="60E77FFA" w14:textId="3BE4B4B8" w:rsidR="007B1947" w:rsidRPr="00965CA2" w:rsidRDefault="007B1947" w:rsidP="007B1947">
            <w:pPr>
              <w:pStyle w:val="GOSTTablenorm"/>
            </w:pPr>
            <w:r w:rsidRPr="007A0F4D">
              <w:rPr>
                <w:szCs w:val="22"/>
              </w:rPr>
              <w:t>&lt;</w:t>
            </w:r>
            <w:r>
              <w:rPr>
                <w:szCs w:val="22"/>
              </w:rPr>
              <w:t>=2</w:t>
            </w:r>
            <w:r w:rsidRPr="007A0F4D">
              <w:rPr>
                <w:szCs w:val="22"/>
              </w:rPr>
              <w:t>0</w:t>
            </w:r>
          </w:p>
        </w:tc>
        <w:tc>
          <w:tcPr>
            <w:tcW w:w="2066" w:type="pct"/>
          </w:tcPr>
          <w:p w14:paraId="2C2578AE" w14:textId="77777777" w:rsidR="007B1947" w:rsidRPr="00965CA2" w:rsidRDefault="007B1947" w:rsidP="007B1947">
            <w:pPr>
              <w:pStyle w:val="GOSTTablenorm"/>
            </w:pPr>
            <w:r>
              <w:t xml:space="preserve">Указывается </w:t>
            </w:r>
            <w:r>
              <w:rPr>
                <w:szCs w:val="22"/>
              </w:rPr>
              <w:t>детализированный</w:t>
            </w:r>
            <w:r w:rsidRPr="00C23A39">
              <w:rPr>
                <w:szCs w:val="22"/>
              </w:rPr>
              <w:t xml:space="preserve"> код направления расходования целевых средств</w:t>
            </w:r>
            <w:r>
              <w:rPr>
                <w:szCs w:val="22"/>
              </w:rPr>
              <w:t xml:space="preserve"> передающего</w:t>
            </w:r>
          </w:p>
        </w:tc>
      </w:tr>
      <w:tr w:rsidR="007B1947" w:rsidRPr="0077563F" w14:paraId="58403E2A" w14:textId="77777777" w:rsidTr="0018564D">
        <w:tc>
          <w:tcPr>
            <w:tcW w:w="1100" w:type="pct"/>
          </w:tcPr>
          <w:p w14:paraId="1A24D83E" w14:textId="77777777" w:rsidR="007B1947" w:rsidRPr="00FA7A59" w:rsidRDefault="007B1947" w:rsidP="007B1947">
            <w:pPr>
              <w:ind w:left="57" w:right="57" w:firstLine="0"/>
              <w:rPr>
                <w:sz w:val="22"/>
                <w:szCs w:val="22"/>
              </w:rPr>
            </w:pPr>
            <w:r w:rsidRPr="00FA7A59">
              <w:rPr>
                <w:sz w:val="22"/>
                <w:szCs w:val="22"/>
              </w:rPr>
              <w:t>Уникальный код объекта (код мероприятия по информатизации)</w:t>
            </w:r>
          </w:p>
        </w:tc>
        <w:tc>
          <w:tcPr>
            <w:tcW w:w="750" w:type="pct"/>
          </w:tcPr>
          <w:p w14:paraId="1288837D" w14:textId="466275B6" w:rsidR="007B1947" w:rsidRPr="00DA7AE9" w:rsidRDefault="007B1947" w:rsidP="007B1947">
            <w:pPr>
              <w:pStyle w:val="GOSTTablenorm"/>
              <w:rPr>
                <w:b/>
                <w:lang w:val="en-US"/>
              </w:rPr>
            </w:pPr>
            <w:r w:rsidRPr="001B4F23">
              <w:rPr>
                <w:b/>
                <w:lang w:val="en-US"/>
              </w:rPr>
              <w:t>FS_TRANSACT_KOO_D70_LIST:</w:t>
            </w:r>
            <w:r w:rsidRPr="001B4F23">
              <w:rPr>
                <w:szCs w:val="22"/>
                <w:lang w:val="en-US"/>
              </w:rPr>
              <w:t>FAIP</w:t>
            </w:r>
          </w:p>
        </w:tc>
        <w:tc>
          <w:tcPr>
            <w:tcW w:w="500" w:type="pct"/>
          </w:tcPr>
          <w:p w14:paraId="1A291865" w14:textId="77777777" w:rsidR="007B1947" w:rsidRPr="00965CA2" w:rsidRDefault="007B1947" w:rsidP="007B1947">
            <w:pPr>
              <w:pStyle w:val="GOSTTablenorm"/>
            </w:pPr>
            <w:r w:rsidRPr="007A0F4D">
              <w:t>Строка</w:t>
            </w:r>
          </w:p>
        </w:tc>
        <w:tc>
          <w:tcPr>
            <w:tcW w:w="291" w:type="pct"/>
          </w:tcPr>
          <w:p w14:paraId="3599A732" w14:textId="77777777" w:rsidR="007B1947" w:rsidRPr="00965CA2" w:rsidRDefault="007B1947" w:rsidP="007B1947">
            <w:pPr>
              <w:ind w:left="57" w:right="57" w:firstLine="0"/>
              <w:rPr>
                <w:sz w:val="22"/>
              </w:rPr>
            </w:pPr>
            <w:r w:rsidRPr="00DD4E22">
              <w:rPr>
                <w:sz w:val="22"/>
                <w:szCs w:val="22"/>
              </w:rPr>
              <w:t>Нет</w:t>
            </w:r>
          </w:p>
        </w:tc>
        <w:tc>
          <w:tcPr>
            <w:tcW w:w="293" w:type="pct"/>
          </w:tcPr>
          <w:p w14:paraId="62AFEE19" w14:textId="4FF5D866" w:rsidR="007B1947" w:rsidRPr="00965CA2" w:rsidRDefault="007B1947" w:rsidP="007B1947">
            <w:pPr>
              <w:pStyle w:val="GOSTTablenorm"/>
            </w:pPr>
            <w:r w:rsidRPr="003E7EA9">
              <w:rPr>
                <w:szCs w:val="22"/>
                <w:lang w:val="en-US"/>
              </w:rPr>
              <w:t>&lt;</w:t>
            </w:r>
            <w:r w:rsidRPr="007A0F4D">
              <w:rPr>
                <w:szCs w:val="22"/>
              </w:rPr>
              <w:t>=</w:t>
            </w:r>
            <w:r w:rsidRPr="003E7EA9">
              <w:rPr>
                <w:szCs w:val="22"/>
              </w:rPr>
              <w:t>24</w:t>
            </w:r>
          </w:p>
        </w:tc>
        <w:tc>
          <w:tcPr>
            <w:tcW w:w="2066" w:type="pct"/>
          </w:tcPr>
          <w:p w14:paraId="124E131F" w14:textId="1A14351D" w:rsidR="007B1947" w:rsidRPr="00965CA2" w:rsidRDefault="007B1947" w:rsidP="007B1947">
            <w:pPr>
              <w:pStyle w:val="GOSTTablenorm"/>
            </w:pPr>
            <w:r w:rsidRPr="00965CA2">
              <w:t>Указывает</w:t>
            </w:r>
            <w:r>
              <w:t>ся код объекта капитального строительства (</w:t>
            </w:r>
            <w:r w:rsidRPr="00C23A39">
              <w:rPr>
                <w:szCs w:val="22"/>
              </w:rPr>
              <w:t>код мероприятия по информатизации</w:t>
            </w:r>
            <w:r>
              <w:t>)</w:t>
            </w:r>
          </w:p>
        </w:tc>
      </w:tr>
      <w:tr w:rsidR="007B1947" w:rsidRPr="0077563F" w14:paraId="30507889" w14:textId="77777777" w:rsidTr="0018564D">
        <w:tc>
          <w:tcPr>
            <w:tcW w:w="1100" w:type="pct"/>
          </w:tcPr>
          <w:p w14:paraId="339DAA0D" w14:textId="77777777" w:rsidR="007B1947" w:rsidRPr="00FA7A59" w:rsidRDefault="007B1947" w:rsidP="007B1947">
            <w:pPr>
              <w:ind w:left="57" w:right="57" w:firstLine="0"/>
              <w:rPr>
                <w:sz w:val="22"/>
                <w:szCs w:val="22"/>
              </w:rPr>
            </w:pPr>
            <w:r w:rsidRPr="00FA7A59">
              <w:rPr>
                <w:sz w:val="22"/>
                <w:szCs w:val="22"/>
              </w:rPr>
              <w:t>Остаток на начало года</w:t>
            </w:r>
          </w:p>
        </w:tc>
        <w:tc>
          <w:tcPr>
            <w:tcW w:w="750" w:type="pct"/>
          </w:tcPr>
          <w:p w14:paraId="42917191" w14:textId="23E5D2F8" w:rsidR="007B1947" w:rsidRPr="001C2B07" w:rsidRDefault="007B1947" w:rsidP="007B1947">
            <w:pPr>
              <w:pStyle w:val="GOSTTablenorm"/>
              <w:rPr>
                <w:b/>
                <w:lang w:val="en-US"/>
              </w:rPr>
            </w:pPr>
            <w:r w:rsidRPr="001B4F23">
              <w:rPr>
                <w:b/>
                <w:lang w:val="en-US"/>
              </w:rPr>
              <w:t>FS_TRANSACT_KOO_D70_LIST:</w:t>
            </w:r>
            <w:r w:rsidRPr="00A933BD">
              <w:rPr>
                <w:szCs w:val="22"/>
                <w:lang w:val="en-US"/>
              </w:rPr>
              <w:t>BALANCESTARTYEAR</w:t>
            </w:r>
          </w:p>
        </w:tc>
        <w:tc>
          <w:tcPr>
            <w:tcW w:w="500" w:type="pct"/>
          </w:tcPr>
          <w:p w14:paraId="60BE8E08" w14:textId="3800E9E5" w:rsidR="007B1947" w:rsidRPr="00965CA2" w:rsidRDefault="007B1947" w:rsidP="007B1947">
            <w:pPr>
              <w:pStyle w:val="GOSTTablenorm"/>
            </w:pPr>
            <w:r w:rsidRPr="005F4BE4">
              <w:t>Сумма</w:t>
            </w:r>
          </w:p>
        </w:tc>
        <w:tc>
          <w:tcPr>
            <w:tcW w:w="291" w:type="pct"/>
          </w:tcPr>
          <w:p w14:paraId="095BB841" w14:textId="77777777" w:rsidR="007B1947" w:rsidRPr="00965CA2" w:rsidRDefault="007B1947" w:rsidP="007B1947">
            <w:pPr>
              <w:ind w:left="57" w:right="57" w:firstLine="0"/>
              <w:rPr>
                <w:sz w:val="22"/>
              </w:rPr>
            </w:pPr>
            <w:r w:rsidRPr="00DD4E22">
              <w:rPr>
                <w:sz w:val="22"/>
                <w:szCs w:val="22"/>
              </w:rPr>
              <w:t>Нет</w:t>
            </w:r>
          </w:p>
        </w:tc>
        <w:tc>
          <w:tcPr>
            <w:tcW w:w="293" w:type="pct"/>
          </w:tcPr>
          <w:p w14:paraId="1EB845F2" w14:textId="45EDC0AC" w:rsidR="007B1947" w:rsidRPr="00965CA2" w:rsidRDefault="007B1947" w:rsidP="007B1947">
            <w:pPr>
              <w:ind w:left="57" w:right="57" w:firstLine="0"/>
              <w:rPr>
                <w:sz w:val="22"/>
              </w:rPr>
            </w:pPr>
          </w:p>
        </w:tc>
        <w:tc>
          <w:tcPr>
            <w:tcW w:w="2066" w:type="pct"/>
          </w:tcPr>
          <w:p w14:paraId="66178B86" w14:textId="11B91DC8" w:rsidR="007B1947" w:rsidRPr="005002F1" w:rsidRDefault="007B1947" w:rsidP="007B1947">
            <w:pPr>
              <w:pStyle w:val="GOSTTableListNum1"/>
              <w:numPr>
                <w:ilvl w:val="0"/>
                <w:numId w:val="0"/>
              </w:numPr>
              <w:ind w:left="57"/>
              <w:rPr>
                <w:szCs w:val="22"/>
              </w:rPr>
            </w:pPr>
            <w:r>
              <w:rPr>
                <w:szCs w:val="22"/>
              </w:rPr>
              <w:t xml:space="preserve">Указывается </w:t>
            </w:r>
            <w:r w:rsidRPr="00345B18">
              <w:rPr>
                <w:szCs w:val="22"/>
              </w:rPr>
              <w:t xml:space="preserve">сумма </w:t>
            </w:r>
            <w:r>
              <w:rPr>
                <w:szCs w:val="22"/>
              </w:rPr>
              <w:t xml:space="preserve">кредитовых остатков на начало года </w:t>
            </w:r>
            <w:r w:rsidRPr="00345B18">
              <w:rPr>
                <w:szCs w:val="22"/>
              </w:rPr>
              <w:t>в рублевом эквиваленте с точностью 2 знака после запятой</w:t>
            </w:r>
          </w:p>
        </w:tc>
      </w:tr>
      <w:tr w:rsidR="007B1947" w:rsidRPr="0077563F" w14:paraId="4F47F862" w14:textId="77777777" w:rsidTr="0018564D">
        <w:tc>
          <w:tcPr>
            <w:tcW w:w="1100" w:type="pct"/>
          </w:tcPr>
          <w:p w14:paraId="1A2CE5FB" w14:textId="77777777" w:rsidR="007B1947" w:rsidRPr="00965CA2" w:rsidRDefault="007B1947" w:rsidP="007B1947">
            <w:pPr>
              <w:ind w:left="57" w:right="57" w:firstLine="0"/>
              <w:rPr>
                <w:sz w:val="22"/>
              </w:rPr>
            </w:pPr>
            <w:r w:rsidRPr="00FA7A59">
              <w:rPr>
                <w:sz w:val="22"/>
              </w:rPr>
              <w:t>Получено</w:t>
            </w:r>
          </w:p>
        </w:tc>
        <w:tc>
          <w:tcPr>
            <w:tcW w:w="750" w:type="pct"/>
          </w:tcPr>
          <w:p w14:paraId="477F893A" w14:textId="42DB2D44" w:rsidR="007B1947" w:rsidRPr="001C2B07" w:rsidRDefault="007B1947" w:rsidP="007B1947">
            <w:pPr>
              <w:pStyle w:val="GOSTTablenorm"/>
              <w:rPr>
                <w:b/>
                <w:lang w:val="en-US"/>
              </w:rPr>
            </w:pPr>
            <w:r w:rsidRPr="001B4F23">
              <w:rPr>
                <w:b/>
                <w:lang w:val="en-US"/>
              </w:rPr>
              <w:t>FS_TRANSACT_KOO_D70_LIST:</w:t>
            </w:r>
            <w:r w:rsidRPr="00A933BD">
              <w:rPr>
                <w:szCs w:val="22"/>
                <w:lang w:val="en-US"/>
              </w:rPr>
              <w:t>RECEIVED</w:t>
            </w:r>
          </w:p>
        </w:tc>
        <w:tc>
          <w:tcPr>
            <w:tcW w:w="500" w:type="pct"/>
          </w:tcPr>
          <w:p w14:paraId="02C05502" w14:textId="4D056438" w:rsidR="007B1947" w:rsidRPr="00965CA2" w:rsidRDefault="007B1947" w:rsidP="007B1947">
            <w:pPr>
              <w:pStyle w:val="GOSTTablenorm"/>
            </w:pPr>
            <w:r w:rsidRPr="005F4BE4">
              <w:t>Сумма</w:t>
            </w:r>
          </w:p>
        </w:tc>
        <w:tc>
          <w:tcPr>
            <w:tcW w:w="291" w:type="pct"/>
          </w:tcPr>
          <w:p w14:paraId="2789E686" w14:textId="77777777" w:rsidR="007B1947" w:rsidRPr="00965CA2" w:rsidRDefault="007B1947" w:rsidP="007B1947">
            <w:pPr>
              <w:ind w:left="57" w:right="57" w:firstLine="0"/>
              <w:rPr>
                <w:sz w:val="22"/>
              </w:rPr>
            </w:pPr>
            <w:r w:rsidRPr="00DD4E22">
              <w:rPr>
                <w:sz w:val="22"/>
                <w:szCs w:val="22"/>
              </w:rPr>
              <w:t>Нет</w:t>
            </w:r>
          </w:p>
        </w:tc>
        <w:tc>
          <w:tcPr>
            <w:tcW w:w="293" w:type="pct"/>
          </w:tcPr>
          <w:p w14:paraId="705D7061" w14:textId="7E723FC3" w:rsidR="007B1947" w:rsidRPr="00965CA2" w:rsidRDefault="007B1947" w:rsidP="007B1947">
            <w:pPr>
              <w:ind w:left="57" w:right="57" w:firstLine="0"/>
              <w:rPr>
                <w:sz w:val="22"/>
              </w:rPr>
            </w:pPr>
          </w:p>
        </w:tc>
        <w:tc>
          <w:tcPr>
            <w:tcW w:w="2066" w:type="pct"/>
          </w:tcPr>
          <w:p w14:paraId="4BAD37F1" w14:textId="77777777" w:rsidR="007B1947" w:rsidRPr="00965CA2" w:rsidRDefault="007B1947" w:rsidP="007B1947">
            <w:pPr>
              <w:pStyle w:val="GOSTTablenorm"/>
            </w:pPr>
            <w:r>
              <w:rPr>
                <w:szCs w:val="22"/>
              </w:rPr>
              <w:t xml:space="preserve">Указывается </w:t>
            </w:r>
            <w:r w:rsidRPr="00345B18">
              <w:rPr>
                <w:szCs w:val="22"/>
              </w:rPr>
              <w:t xml:space="preserve">сумма </w:t>
            </w:r>
            <w:r w:rsidRPr="007A0F4D">
              <w:t xml:space="preserve">кредитовых оборотов </w:t>
            </w:r>
            <w:r>
              <w:rPr>
                <w:szCs w:val="22"/>
              </w:rPr>
              <w:t xml:space="preserve">полученных КОО </w:t>
            </w:r>
            <w:r w:rsidRPr="00345B18">
              <w:rPr>
                <w:szCs w:val="22"/>
              </w:rPr>
              <w:t>в рублевом эквиваленте с точностью 2 знака после запятой</w:t>
            </w:r>
          </w:p>
        </w:tc>
      </w:tr>
      <w:tr w:rsidR="007B1947" w:rsidRPr="0077563F" w14:paraId="3989F575" w14:textId="77777777" w:rsidTr="0018564D">
        <w:tc>
          <w:tcPr>
            <w:tcW w:w="1100" w:type="pct"/>
          </w:tcPr>
          <w:p w14:paraId="1710ADA8" w14:textId="77777777" w:rsidR="007B1947" w:rsidRPr="00965CA2" w:rsidRDefault="007B1947" w:rsidP="007B1947">
            <w:pPr>
              <w:ind w:left="57" w:right="57" w:firstLine="0"/>
              <w:rPr>
                <w:sz w:val="22"/>
              </w:rPr>
            </w:pPr>
            <w:r w:rsidRPr="00FA7A59">
              <w:rPr>
                <w:sz w:val="22"/>
              </w:rPr>
              <w:t>Переведено</w:t>
            </w:r>
          </w:p>
        </w:tc>
        <w:tc>
          <w:tcPr>
            <w:tcW w:w="750" w:type="pct"/>
          </w:tcPr>
          <w:p w14:paraId="75E2C8A4" w14:textId="6D6453E1" w:rsidR="007B1947" w:rsidRPr="001C2B07" w:rsidRDefault="007B1947" w:rsidP="007B1947">
            <w:pPr>
              <w:pStyle w:val="GOSTTablenorm"/>
              <w:rPr>
                <w:b/>
                <w:lang w:val="en-US"/>
              </w:rPr>
            </w:pPr>
            <w:r w:rsidRPr="001B4F23">
              <w:rPr>
                <w:b/>
                <w:lang w:val="en-US"/>
              </w:rPr>
              <w:t>FS_TRANSACT_KOO_D70_LIST:</w:t>
            </w:r>
            <w:r w:rsidRPr="00A933BD">
              <w:rPr>
                <w:szCs w:val="22"/>
                <w:lang w:val="en-US"/>
              </w:rPr>
              <w:t>TRANSFERRED</w:t>
            </w:r>
          </w:p>
        </w:tc>
        <w:tc>
          <w:tcPr>
            <w:tcW w:w="500" w:type="pct"/>
          </w:tcPr>
          <w:p w14:paraId="183827C7" w14:textId="000516A7" w:rsidR="007B1947" w:rsidRPr="00965CA2" w:rsidRDefault="007B1947" w:rsidP="007B1947">
            <w:pPr>
              <w:pStyle w:val="GOSTTablenorm"/>
            </w:pPr>
            <w:r w:rsidRPr="005F4BE4">
              <w:t>Сумма</w:t>
            </w:r>
          </w:p>
        </w:tc>
        <w:tc>
          <w:tcPr>
            <w:tcW w:w="291" w:type="pct"/>
          </w:tcPr>
          <w:p w14:paraId="3D5ABBDC" w14:textId="77777777" w:rsidR="007B1947" w:rsidRPr="00965CA2" w:rsidRDefault="007B1947" w:rsidP="007B1947">
            <w:pPr>
              <w:ind w:left="57" w:right="57" w:firstLine="0"/>
              <w:rPr>
                <w:sz w:val="22"/>
              </w:rPr>
            </w:pPr>
            <w:r w:rsidRPr="00DD4E22">
              <w:rPr>
                <w:sz w:val="22"/>
                <w:szCs w:val="22"/>
              </w:rPr>
              <w:t>Нет</w:t>
            </w:r>
          </w:p>
        </w:tc>
        <w:tc>
          <w:tcPr>
            <w:tcW w:w="293" w:type="pct"/>
          </w:tcPr>
          <w:p w14:paraId="5CE5B419" w14:textId="761048F7" w:rsidR="007B1947" w:rsidRPr="00965CA2" w:rsidRDefault="007B1947" w:rsidP="007B1947">
            <w:pPr>
              <w:ind w:left="57" w:right="57" w:firstLine="0"/>
              <w:rPr>
                <w:sz w:val="22"/>
              </w:rPr>
            </w:pPr>
          </w:p>
        </w:tc>
        <w:tc>
          <w:tcPr>
            <w:tcW w:w="2066" w:type="pct"/>
          </w:tcPr>
          <w:p w14:paraId="733B005D" w14:textId="77777777" w:rsidR="007B1947" w:rsidRPr="00965CA2" w:rsidRDefault="007B1947" w:rsidP="007B1947">
            <w:pPr>
              <w:pStyle w:val="GOSTTablenorm"/>
            </w:pPr>
            <w:r>
              <w:t xml:space="preserve">Указывается </w:t>
            </w:r>
            <w:r w:rsidRPr="007A0F4D">
              <w:t xml:space="preserve">сумма дебетовых оборотов </w:t>
            </w:r>
            <w:r>
              <w:t xml:space="preserve">переведенных КОО </w:t>
            </w:r>
            <w:r w:rsidRPr="00345B18">
              <w:rPr>
                <w:szCs w:val="22"/>
              </w:rPr>
              <w:t>в рублевом эквиваленте с точностью 2 знака после запятой</w:t>
            </w:r>
          </w:p>
        </w:tc>
      </w:tr>
      <w:tr w:rsidR="007B1947" w:rsidRPr="0077563F" w14:paraId="1B89EE49" w14:textId="77777777" w:rsidTr="0018564D">
        <w:tc>
          <w:tcPr>
            <w:tcW w:w="1100" w:type="pct"/>
          </w:tcPr>
          <w:p w14:paraId="7C9A6523" w14:textId="77777777" w:rsidR="007B1947" w:rsidRPr="00965CA2" w:rsidRDefault="007B1947" w:rsidP="007B1947">
            <w:pPr>
              <w:ind w:left="57" w:right="57" w:firstLine="0"/>
              <w:rPr>
                <w:sz w:val="22"/>
              </w:rPr>
            </w:pPr>
            <w:r w:rsidRPr="00FA7A59">
              <w:rPr>
                <w:sz w:val="22"/>
              </w:rPr>
              <w:t>Исполнено. Поступления</w:t>
            </w:r>
          </w:p>
        </w:tc>
        <w:tc>
          <w:tcPr>
            <w:tcW w:w="750" w:type="pct"/>
          </w:tcPr>
          <w:p w14:paraId="4A26F589" w14:textId="37AFE172" w:rsidR="007B1947" w:rsidRPr="001C2B07" w:rsidRDefault="007B1947" w:rsidP="007B1947">
            <w:pPr>
              <w:pStyle w:val="GOSTTablenorm"/>
              <w:rPr>
                <w:b/>
                <w:lang w:val="en-US"/>
              </w:rPr>
            </w:pPr>
            <w:r w:rsidRPr="001B4F23">
              <w:rPr>
                <w:b/>
                <w:lang w:val="en-US"/>
              </w:rPr>
              <w:t>FS_TRANSACT_KOO_D70_LIST:</w:t>
            </w:r>
            <w:r w:rsidRPr="00A933BD">
              <w:rPr>
                <w:szCs w:val="22"/>
                <w:lang w:val="en-US"/>
              </w:rPr>
              <w:t>COMPLETEDRECEIPTS</w:t>
            </w:r>
          </w:p>
        </w:tc>
        <w:tc>
          <w:tcPr>
            <w:tcW w:w="500" w:type="pct"/>
          </w:tcPr>
          <w:p w14:paraId="53A6727E" w14:textId="69CC2663" w:rsidR="007B1947" w:rsidRPr="00965CA2" w:rsidRDefault="007B1947" w:rsidP="007B1947">
            <w:pPr>
              <w:pStyle w:val="GOSTTablenorm"/>
            </w:pPr>
            <w:r w:rsidRPr="005F4BE4">
              <w:t>Сумма</w:t>
            </w:r>
          </w:p>
        </w:tc>
        <w:tc>
          <w:tcPr>
            <w:tcW w:w="291" w:type="pct"/>
          </w:tcPr>
          <w:p w14:paraId="338330ED" w14:textId="77777777" w:rsidR="007B1947" w:rsidRPr="00965CA2" w:rsidRDefault="007B1947" w:rsidP="007B1947">
            <w:pPr>
              <w:ind w:left="57" w:right="57" w:firstLine="0"/>
              <w:rPr>
                <w:sz w:val="22"/>
              </w:rPr>
            </w:pPr>
            <w:r w:rsidRPr="00DD4E22">
              <w:rPr>
                <w:sz w:val="22"/>
                <w:szCs w:val="22"/>
              </w:rPr>
              <w:t>Нет</w:t>
            </w:r>
          </w:p>
        </w:tc>
        <w:tc>
          <w:tcPr>
            <w:tcW w:w="293" w:type="pct"/>
          </w:tcPr>
          <w:p w14:paraId="4AF8D62E" w14:textId="4DB10A27" w:rsidR="007B1947" w:rsidRPr="00965CA2" w:rsidRDefault="007B1947" w:rsidP="007B1947">
            <w:pPr>
              <w:ind w:left="57" w:right="57" w:firstLine="0"/>
              <w:rPr>
                <w:sz w:val="22"/>
              </w:rPr>
            </w:pPr>
          </w:p>
        </w:tc>
        <w:tc>
          <w:tcPr>
            <w:tcW w:w="2066" w:type="pct"/>
          </w:tcPr>
          <w:p w14:paraId="473D73A2" w14:textId="77777777" w:rsidR="007B1947" w:rsidRPr="00E375D7" w:rsidRDefault="007B1947" w:rsidP="007B1947">
            <w:pPr>
              <w:pStyle w:val="GOSTTablenorm"/>
              <w:rPr>
                <w:szCs w:val="22"/>
              </w:rPr>
            </w:pPr>
            <w:r>
              <w:rPr>
                <w:szCs w:val="22"/>
              </w:rPr>
              <w:t xml:space="preserve">Указывается </w:t>
            </w:r>
            <w:r w:rsidRPr="00345B18">
              <w:rPr>
                <w:szCs w:val="22"/>
              </w:rPr>
              <w:t xml:space="preserve">сумма </w:t>
            </w:r>
            <w:r w:rsidRPr="007A0F4D">
              <w:t xml:space="preserve">кредитовых оборотов </w:t>
            </w:r>
            <w:r>
              <w:rPr>
                <w:szCs w:val="22"/>
              </w:rPr>
              <w:t xml:space="preserve">поступлений КОО (исполнение) </w:t>
            </w:r>
            <w:r w:rsidRPr="00345B18">
              <w:rPr>
                <w:szCs w:val="22"/>
              </w:rPr>
              <w:t>в рублевом эквиваленте с точностью 2 знака после запятой</w:t>
            </w:r>
          </w:p>
        </w:tc>
      </w:tr>
      <w:tr w:rsidR="007B1947" w:rsidRPr="0077563F" w14:paraId="2D15B775" w14:textId="77777777" w:rsidTr="0018564D">
        <w:tc>
          <w:tcPr>
            <w:tcW w:w="1100" w:type="pct"/>
          </w:tcPr>
          <w:p w14:paraId="15873798" w14:textId="77777777" w:rsidR="007B1947" w:rsidRPr="00965CA2" w:rsidRDefault="007B1947" w:rsidP="007B1947">
            <w:pPr>
              <w:ind w:left="57" w:right="57" w:firstLine="0"/>
              <w:rPr>
                <w:sz w:val="22"/>
              </w:rPr>
            </w:pPr>
            <w:r w:rsidRPr="00FA7A59">
              <w:rPr>
                <w:sz w:val="22"/>
              </w:rPr>
              <w:t>Исполнено. Выплаты</w:t>
            </w:r>
          </w:p>
        </w:tc>
        <w:tc>
          <w:tcPr>
            <w:tcW w:w="750" w:type="pct"/>
          </w:tcPr>
          <w:p w14:paraId="7F6C8A39" w14:textId="7168A7E8" w:rsidR="007B1947" w:rsidRPr="001C2B07" w:rsidRDefault="007B1947" w:rsidP="007B1947">
            <w:pPr>
              <w:pStyle w:val="GOSTTablenorm"/>
              <w:rPr>
                <w:b/>
                <w:lang w:val="en-US"/>
              </w:rPr>
            </w:pPr>
            <w:r w:rsidRPr="001B4F23">
              <w:rPr>
                <w:b/>
                <w:lang w:val="en-US"/>
              </w:rPr>
              <w:t>FS_TRANSACT_KOO_D70_LIST:</w:t>
            </w:r>
            <w:r w:rsidRPr="00A933BD">
              <w:rPr>
                <w:szCs w:val="22"/>
                <w:lang w:val="en-US"/>
              </w:rPr>
              <w:t>COMPLETEDPAYOUTS</w:t>
            </w:r>
          </w:p>
        </w:tc>
        <w:tc>
          <w:tcPr>
            <w:tcW w:w="500" w:type="pct"/>
          </w:tcPr>
          <w:p w14:paraId="01FF9BE8" w14:textId="1BDF64B8" w:rsidR="007B1947" w:rsidRPr="00965CA2" w:rsidRDefault="007B1947" w:rsidP="007B1947">
            <w:pPr>
              <w:pStyle w:val="GOSTTablenorm"/>
            </w:pPr>
            <w:r w:rsidRPr="005F4BE4">
              <w:t>Сумма</w:t>
            </w:r>
          </w:p>
        </w:tc>
        <w:tc>
          <w:tcPr>
            <w:tcW w:w="291" w:type="pct"/>
          </w:tcPr>
          <w:p w14:paraId="460CB5AC" w14:textId="77777777" w:rsidR="007B1947" w:rsidRPr="00965CA2" w:rsidRDefault="007B1947" w:rsidP="007B1947">
            <w:pPr>
              <w:ind w:left="57" w:right="57" w:firstLine="0"/>
              <w:rPr>
                <w:sz w:val="22"/>
              </w:rPr>
            </w:pPr>
            <w:r w:rsidRPr="00DD4E22">
              <w:rPr>
                <w:sz w:val="22"/>
                <w:szCs w:val="22"/>
              </w:rPr>
              <w:t>Нет</w:t>
            </w:r>
          </w:p>
        </w:tc>
        <w:tc>
          <w:tcPr>
            <w:tcW w:w="293" w:type="pct"/>
          </w:tcPr>
          <w:p w14:paraId="70A26FA2" w14:textId="104B4CDC" w:rsidR="007B1947" w:rsidRPr="00965CA2" w:rsidRDefault="007B1947" w:rsidP="007B1947">
            <w:pPr>
              <w:ind w:left="57" w:right="57" w:firstLine="0"/>
              <w:rPr>
                <w:sz w:val="22"/>
              </w:rPr>
            </w:pPr>
          </w:p>
        </w:tc>
        <w:tc>
          <w:tcPr>
            <w:tcW w:w="2066" w:type="pct"/>
          </w:tcPr>
          <w:p w14:paraId="22A19D21" w14:textId="77777777" w:rsidR="007B1947" w:rsidRPr="00E375D7" w:rsidRDefault="007B1947" w:rsidP="007B1947">
            <w:pPr>
              <w:pStyle w:val="GOSTTablenorm"/>
              <w:rPr>
                <w:szCs w:val="22"/>
              </w:rPr>
            </w:pPr>
            <w:r>
              <w:rPr>
                <w:szCs w:val="22"/>
              </w:rPr>
              <w:t xml:space="preserve">Указывается </w:t>
            </w:r>
            <w:r w:rsidRPr="00345B18">
              <w:rPr>
                <w:szCs w:val="22"/>
              </w:rPr>
              <w:t xml:space="preserve">сумма </w:t>
            </w:r>
            <w:r w:rsidRPr="007A0F4D">
              <w:t xml:space="preserve">дебетовых оборотов </w:t>
            </w:r>
            <w:r>
              <w:rPr>
                <w:szCs w:val="22"/>
              </w:rPr>
              <w:t xml:space="preserve">выплат КОО (исполнение) </w:t>
            </w:r>
            <w:r w:rsidRPr="00345B18">
              <w:rPr>
                <w:szCs w:val="22"/>
              </w:rPr>
              <w:t>в рублевом эквиваленте с точностью 2 знака после запятой</w:t>
            </w:r>
          </w:p>
        </w:tc>
      </w:tr>
      <w:tr w:rsidR="007B1947" w:rsidRPr="0077563F" w14:paraId="6C5970C8" w14:textId="77777777" w:rsidTr="0018564D">
        <w:tc>
          <w:tcPr>
            <w:tcW w:w="1100" w:type="pct"/>
          </w:tcPr>
          <w:p w14:paraId="352BCD62" w14:textId="3FFC7984" w:rsidR="007B1947" w:rsidRPr="00965CA2" w:rsidRDefault="007B1947" w:rsidP="007B1947">
            <w:pPr>
              <w:ind w:left="57" w:right="57" w:firstLine="0"/>
              <w:rPr>
                <w:sz w:val="22"/>
              </w:rPr>
            </w:pPr>
            <w:r w:rsidRPr="00FA7A59">
              <w:rPr>
                <w:sz w:val="22"/>
              </w:rPr>
              <w:t>Остаток</w:t>
            </w:r>
          </w:p>
        </w:tc>
        <w:tc>
          <w:tcPr>
            <w:tcW w:w="750" w:type="pct"/>
          </w:tcPr>
          <w:p w14:paraId="6C73062F" w14:textId="56FE52C9" w:rsidR="007B1947" w:rsidRPr="001C2B07" w:rsidRDefault="007B1947" w:rsidP="007B1947">
            <w:pPr>
              <w:pStyle w:val="GOSTTablenorm"/>
              <w:rPr>
                <w:b/>
                <w:lang w:val="en-US"/>
              </w:rPr>
            </w:pPr>
            <w:r w:rsidRPr="001B4F23">
              <w:rPr>
                <w:b/>
                <w:lang w:val="en-US"/>
              </w:rPr>
              <w:t>FS_TRANSACT_KOO_D70_LIST:</w:t>
            </w:r>
            <w:r w:rsidRPr="00A933BD">
              <w:rPr>
                <w:szCs w:val="22"/>
                <w:lang w:val="en-US"/>
              </w:rPr>
              <w:t>BALANCE</w:t>
            </w:r>
          </w:p>
        </w:tc>
        <w:tc>
          <w:tcPr>
            <w:tcW w:w="500" w:type="pct"/>
          </w:tcPr>
          <w:p w14:paraId="13C13442" w14:textId="33D04D9E" w:rsidR="007B1947" w:rsidRPr="00965CA2" w:rsidRDefault="007B1947" w:rsidP="007B1947">
            <w:pPr>
              <w:pStyle w:val="GOSTTablenorm"/>
            </w:pPr>
            <w:r w:rsidRPr="005F4BE4">
              <w:t>Сумма</w:t>
            </w:r>
          </w:p>
        </w:tc>
        <w:tc>
          <w:tcPr>
            <w:tcW w:w="291" w:type="pct"/>
          </w:tcPr>
          <w:p w14:paraId="75FE9320" w14:textId="77777777" w:rsidR="007B1947" w:rsidRPr="00965CA2" w:rsidRDefault="007B1947" w:rsidP="007B1947">
            <w:pPr>
              <w:ind w:left="57" w:right="57" w:firstLine="0"/>
              <w:rPr>
                <w:sz w:val="22"/>
              </w:rPr>
            </w:pPr>
            <w:r w:rsidRPr="00DD4E22">
              <w:rPr>
                <w:sz w:val="22"/>
                <w:szCs w:val="22"/>
              </w:rPr>
              <w:t>Нет</w:t>
            </w:r>
          </w:p>
        </w:tc>
        <w:tc>
          <w:tcPr>
            <w:tcW w:w="293" w:type="pct"/>
          </w:tcPr>
          <w:p w14:paraId="425F39F2" w14:textId="43D6516C" w:rsidR="007B1947" w:rsidRPr="00965CA2" w:rsidRDefault="007B1947" w:rsidP="007B1947">
            <w:pPr>
              <w:ind w:left="57" w:right="57" w:firstLine="0"/>
              <w:rPr>
                <w:sz w:val="22"/>
              </w:rPr>
            </w:pPr>
          </w:p>
        </w:tc>
        <w:tc>
          <w:tcPr>
            <w:tcW w:w="2066" w:type="pct"/>
          </w:tcPr>
          <w:p w14:paraId="376D04AF" w14:textId="65E94C77" w:rsidR="007B1947" w:rsidRPr="005002F1" w:rsidRDefault="007B1947" w:rsidP="007B1947">
            <w:pPr>
              <w:pStyle w:val="GOSTTablenorm"/>
              <w:rPr>
                <w:szCs w:val="22"/>
              </w:rPr>
            </w:pPr>
            <w:r>
              <w:rPr>
                <w:szCs w:val="22"/>
              </w:rPr>
              <w:t xml:space="preserve">Указывается </w:t>
            </w:r>
            <w:r w:rsidRPr="00345B18">
              <w:rPr>
                <w:szCs w:val="22"/>
              </w:rPr>
              <w:t xml:space="preserve">сумма </w:t>
            </w:r>
            <w:r>
              <w:rPr>
                <w:szCs w:val="22"/>
              </w:rPr>
              <w:t xml:space="preserve">остатка КОО </w:t>
            </w:r>
            <w:r w:rsidRPr="00345B18">
              <w:rPr>
                <w:szCs w:val="22"/>
              </w:rPr>
              <w:t>в рублевом эквиваленте с точностью 2 знака после запятой</w:t>
            </w:r>
          </w:p>
        </w:tc>
      </w:tr>
      <w:tr w:rsidR="007B1947" w:rsidRPr="006C0D92" w14:paraId="54F5FB14" w14:textId="77777777" w:rsidTr="0018564D">
        <w:tc>
          <w:tcPr>
            <w:tcW w:w="1100" w:type="pct"/>
          </w:tcPr>
          <w:p w14:paraId="55DCD826" w14:textId="19D91BFE" w:rsidR="007B1947" w:rsidRPr="00FA7A59" w:rsidRDefault="007B1947" w:rsidP="007B1947">
            <w:pPr>
              <w:ind w:left="57" w:right="57" w:firstLine="0"/>
              <w:rPr>
                <w:sz w:val="22"/>
              </w:rPr>
            </w:pPr>
            <w:r>
              <w:rPr>
                <w:sz w:val="22"/>
              </w:rPr>
              <w:t>КОО</w:t>
            </w:r>
          </w:p>
        </w:tc>
        <w:tc>
          <w:tcPr>
            <w:tcW w:w="750" w:type="pct"/>
          </w:tcPr>
          <w:p w14:paraId="145CFC14" w14:textId="2FF148A1" w:rsidR="007B1947" w:rsidRPr="00BC57C0" w:rsidRDefault="007B1947" w:rsidP="003E45AE">
            <w:pPr>
              <w:pStyle w:val="GOSTTablenorm"/>
              <w:rPr>
                <w:b/>
                <w:lang w:val="en-US"/>
              </w:rPr>
            </w:pPr>
            <w:r w:rsidRPr="001B4F23">
              <w:rPr>
                <w:b/>
                <w:lang w:val="en-US"/>
              </w:rPr>
              <w:t>FS_TRANSACT_KOO_D70_LIST:</w:t>
            </w:r>
            <w:r>
              <w:rPr>
                <w:szCs w:val="22"/>
                <w:lang w:val="en-US"/>
              </w:rPr>
              <w:t>KOO</w:t>
            </w:r>
          </w:p>
        </w:tc>
        <w:tc>
          <w:tcPr>
            <w:tcW w:w="500" w:type="pct"/>
          </w:tcPr>
          <w:p w14:paraId="4E3F4FAD" w14:textId="6A409403" w:rsidR="007B1947" w:rsidRPr="006C0D92" w:rsidRDefault="007B1947" w:rsidP="007B1947">
            <w:pPr>
              <w:pStyle w:val="GOSTTablenorm"/>
              <w:rPr>
                <w:lang w:val="en-US"/>
              </w:rPr>
            </w:pPr>
            <w:r w:rsidRPr="004212C7">
              <w:t>Строка</w:t>
            </w:r>
          </w:p>
        </w:tc>
        <w:tc>
          <w:tcPr>
            <w:tcW w:w="291" w:type="pct"/>
          </w:tcPr>
          <w:p w14:paraId="6DE07377" w14:textId="4A7B1A25" w:rsidR="007B1947" w:rsidRPr="006C0D92" w:rsidRDefault="007B1947" w:rsidP="007B1947">
            <w:pPr>
              <w:ind w:left="57" w:right="57" w:firstLine="0"/>
              <w:rPr>
                <w:sz w:val="22"/>
                <w:szCs w:val="22"/>
                <w:lang w:val="en-US"/>
              </w:rPr>
            </w:pPr>
            <w:r w:rsidRPr="004212C7">
              <w:rPr>
                <w:szCs w:val="22"/>
              </w:rPr>
              <w:t>Нет</w:t>
            </w:r>
          </w:p>
        </w:tc>
        <w:tc>
          <w:tcPr>
            <w:tcW w:w="293" w:type="pct"/>
          </w:tcPr>
          <w:p w14:paraId="56BA9158" w14:textId="6FA6DC39" w:rsidR="007B1947" w:rsidRPr="006C0D92" w:rsidRDefault="007B1947" w:rsidP="007B1947">
            <w:pPr>
              <w:ind w:left="57" w:right="57" w:firstLine="0"/>
              <w:rPr>
                <w:sz w:val="22"/>
                <w:lang w:val="en-US"/>
              </w:rPr>
            </w:pPr>
            <w:r w:rsidRPr="004212C7">
              <w:t>&lt;=25</w:t>
            </w:r>
          </w:p>
        </w:tc>
        <w:tc>
          <w:tcPr>
            <w:tcW w:w="2066" w:type="pct"/>
          </w:tcPr>
          <w:p w14:paraId="4E66B336" w14:textId="5EE6C143" w:rsidR="007B1947" w:rsidRPr="006C0D92" w:rsidRDefault="007B1947" w:rsidP="007B1947">
            <w:pPr>
              <w:pStyle w:val="GOSTTablenorm"/>
              <w:rPr>
                <w:szCs w:val="22"/>
                <w:lang w:val="en-US"/>
              </w:rPr>
            </w:pPr>
            <w:r w:rsidRPr="004212C7">
              <w:t>Указывается технический номер КОО</w:t>
            </w:r>
          </w:p>
        </w:tc>
      </w:tr>
    </w:tbl>
    <w:p w14:paraId="6909F272" w14:textId="6AF74114" w:rsidR="002B1D23" w:rsidRDefault="002B1D23" w:rsidP="002B1D23">
      <w:pPr>
        <w:pStyle w:val="51"/>
      </w:pPr>
      <w:bookmarkStart w:id="4289" w:name="_Toc226564492"/>
      <w:r w:rsidRPr="00A775EA">
        <w:t xml:space="preserve">Пример запроса по документу </w:t>
      </w:r>
      <w:r w:rsidRPr="002B1D23">
        <w:t>«Акт приемки-передачи лицевого счета» (ф. 0531375) TSE_0531375_D070</w:t>
      </w:r>
      <w:bookmarkEnd w:id="4289"/>
    </w:p>
    <w:p w14:paraId="32022660" w14:textId="77777777" w:rsidR="007126EB" w:rsidRDefault="007126EB" w:rsidP="007126EB">
      <w:pPr>
        <w:pStyle w:val="GOSTScript"/>
        <w:rPr>
          <w:lang w:eastAsia="ko-KR"/>
        </w:rPr>
      </w:pPr>
      <w:r>
        <w:rPr>
          <w:lang w:eastAsia="ko-KR"/>
        </w:rPr>
        <w:t>{</w:t>
      </w:r>
    </w:p>
    <w:p w14:paraId="17870626" w14:textId="77777777" w:rsidR="007126EB" w:rsidRDefault="007126EB" w:rsidP="007126EB">
      <w:pPr>
        <w:pStyle w:val="GOSTScript"/>
        <w:rPr>
          <w:lang w:eastAsia="ko-KR"/>
        </w:rPr>
      </w:pPr>
      <w:r>
        <w:rPr>
          <w:lang w:eastAsia="ko-KR"/>
        </w:rPr>
        <w:tab/>
        <w:t>"header": {</w:t>
      </w:r>
    </w:p>
    <w:p w14:paraId="32039F0C" w14:textId="77777777" w:rsidR="007126EB" w:rsidRDefault="007126EB" w:rsidP="007126EB">
      <w:pPr>
        <w:pStyle w:val="GOSTScript"/>
        <w:rPr>
          <w:lang w:eastAsia="ko-KR"/>
        </w:rPr>
      </w:pPr>
      <w:r>
        <w:rPr>
          <w:lang w:eastAsia="ko-KR"/>
        </w:rPr>
        <w:tab/>
      </w:r>
      <w:r>
        <w:rPr>
          <w:lang w:eastAsia="ko-KR"/>
        </w:rPr>
        <w:tab/>
        <w:t>"Source": "TSE",</w:t>
      </w:r>
    </w:p>
    <w:p w14:paraId="4FF94E86" w14:textId="77777777" w:rsidR="007126EB" w:rsidRDefault="007126EB" w:rsidP="007126EB">
      <w:pPr>
        <w:pStyle w:val="GOSTScript"/>
        <w:rPr>
          <w:lang w:eastAsia="ko-KR"/>
        </w:rPr>
      </w:pPr>
      <w:r>
        <w:rPr>
          <w:lang w:eastAsia="ko-KR"/>
        </w:rPr>
        <w:tab/>
      </w:r>
      <w:r>
        <w:rPr>
          <w:lang w:eastAsia="ko-KR"/>
        </w:rPr>
        <w:tab/>
        <w:t>"ReqDateTime": "2025-12-05 10:37:22",</w:t>
      </w:r>
    </w:p>
    <w:p w14:paraId="2A46493E" w14:textId="77777777" w:rsidR="007126EB" w:rsidRDefault="007126EB" w:rsidP="007126EB">
      <w:pPr>
        <w:pStyle w:val="GOSTScript"/>
        <w:rPr>
          <w:lang w:eastAsia="ko-KR"/>
        </w:rPr>
      </w:pPr>
      <w:r>
        <w:rPr>
          <w:lang w:eastAsia="ko-KR"/>
        </w:rPr>
        <w:tab/>
      </w:r>
      <w:r>
        <w:rPr>
          <w:lang w:eastAsia="ko-KR"/>
        </w:rPr>
        <w:tab/>
        <w:t>"Version": "1.0",</w:t>
      </w:r>
    </w:p>
    <w:p w14:paraId="65748BD7" w14:textId="77777777" w:rsidR="007126EB" w:rsidRDefault="007126EB" w:rsidP="007126EB">
      <w:pPr>
        <w:pStyle w:val="GOSTScript"/>
        <w:rPr>
          <w:lang w:eastAsia="ko-KR"/>
        </w:rPr>
      </w:pPr>
      <w:r>
        <w:rPr>
          <w:lang w:eastAsia="ko-KR"/>
        </w:rPr>
        <w:tab/>
      </w:r>
      <w:r>
        <w:rPr>
          <w:lang w:eastAsia="ko-KR"/>
        </w:rPr>
        <w:tab/>
        <w:t>"Params": [</w:t>
      </w:r>
    </w:p>
    <w:p w14:paraId="43259969" w14:textId="77777777" w:rsidR="007126EB" w:rsidRDefault="007126EB" w:rsidP="007126EB">
      <w:pPr>
        <w:pStyle w:val="GOSTScript"/>
        <w:rPr>
          <w:lang w:eastAsia="ko-KR"/>
        </w:rPr>
      </w:pPr>
      <w:r>
        <w:rPr>
          <w:lang w:eastAsia="ko-KR"/>
        </w:rPr>
        <w:tab/>
      </w:r>
      <w:r>
        <w:rPr>
          <w:lang w:eastAsia="ko-KR"/>
        </w:rPr>
        <w:tab/>
      </w:r>
      <w:r>
        <w:rPr>
          <w:lang w:eastAsia="ko-KR"/>
        </w:rPr>
        <w:tab/>
        <w:t>{</w:t>
      </w:r>
    </w:p>
    <w:p w14:paraId="147B36FA" w14:textId="77777777" w:rsidR="007126EB" w:rsidRDefault="007126EB" w:rsidP="007126EB">
      <w:pPr>
        <w:pStyle w:val="GOSTScript"/>
        <w:rPr>
          <w:lang w:eastAsia="ko-KR"/>
        </w:rPr>
      </w:pPr>
      <w:r>
        <w:rPr>
          <w:lang w:eastAsia="ko-KR"/>
        </w:rPr>
        <w:tab/>
      </w:r>
      <w:r>
        <w:rPr>
          <w:lang w:eastAsia="ko-KR"/>
        </w:rPr>
        <w:tab/>
      </w:r>
      <w:r>
        <w:rPr>
          <w:lang w:eastAsia="ko-KR"/>
        </w:rPr>
        <w:tab/>
      </w:r>
      <w:r>
        <w:rPr>
          <w:lang w:eastAsia="ko-KR"/>
        </w:rPr>
        <w:tab/>
        <w:t>"param": "example",</w:t>
      </w:r>
    </w:p>
    <w:p w14:paraId="55F8C287" w14:textId="77777777" w:rsidR="007126EB" w:rsidRDefault="007126EB" w:rsidP="007126EB">
      <w:pPr>
        <w:pStyle w:val="GOSTScript"/>
        <w:rPr>
          <w:lang w:eastAsia="ko-KR"/>
        </w:rPr>
      </w:pPr>
      <w:r>
        <w:rPr>
          <w:lang w:eastAsia="ko-KR"/>
        </w:rPr>
        <w:tab/>
      </w:r>
      <w:r>
        <w:rPr>
          <w:lang w:eastAsia="ko-KR"/>
        </w:rPr>
        <w:tab/>
      </w:r>
      <w:r>
        <w:rPr>
          <w:lang w:eastAsia="ko-KR"/>
        </w:rPr>
        <w:tab/>
      </w:r>
      <w:r>
        <w:rPr>
          <w:lang w:eastAsia="ko-KR"/>
        </w:rPr>
        <w:tab/>
        <w:t>"value": "01"</w:t>
      </w:r>
    </w:p>
    <w:p w14:paraId="434B873D" w14:textId="77777777" w:rsidR="007126EB" w:rsidRDefault="007126EB" w:rsidP="007126EB">
      <w:pPr>
        <w:pStyle w:val="GOSTScript"/>
        <w:rPr>
          <w:lang w:eastAsia="ko-KR"/>
        </w:rPr>
      </w:pPr>
      <w:r>
        <w:rPr>
          <w:lang w:eastAsia="ko-KR"/>
        </w:rPr>
        <w:tab/>
      </w:r>
      <w:r>
        <w:rPr>
          <w:lang w:eastAsia="ko-KR"/>
        </w:rPr>
        <w:tab/>
      </w:r>
      <w:r>
        <w:rPr>
          <w:lang w:eastAsia="ko-KR"/>
        </w:rPr>
        <w:tab/>
        <w:t>}</w:t>
      </w:r>
    </w:p>
    <w:p w14:paraId="439012F7" w14:textId="77777777" w:rsidR="007126EB" w:rsidRDefault="007126EB" w:rsidP="007126EB">
      <w:pPr>
        <w:pStyle w:val="GOSTScript"/>
        <w:rPr>
          <w:lang w:eastAsia="ko-KR"/>
        </w:rPr>
      </w:pPr>
      <w:r>
        <w:rPr>
          <w:lang w:eastAsia="ko-KR"/>
        </w:rPr>
        <w:tab/>
      </w:r>
      <w:r>
        <w:rPr>
          <w:lang w:eastAsia="ko-KR"/>
        </w:rPr>
        <w:tab/>
        <w:t>],</w:t>
      </w:r>
    </w:p>
    <w:p w14:paraId="0934657A" w14:textId="77777777" w:rsidR="007126EB" w:rsidRDefault="007126EB" w:rsidP="007126EB">
      <w:pPr>
        <w:pStyle w:val="GOSTScript"/>
        <w:rPr>
          <w:lang w:eastAsia="ko-KR"/>
        </w:rPr>
      </w:pPr>
      <w:r>
        <w:rPr>
          <w:lang w:eastAsia="ko-KR"/>
        </w:rPr>
        <w:tab/>
      </w:r>
      <w:r>
        <w:rPr>
          <w:lang w:eastAsia="ko-KR"/>
        </w:rPr>
        <w:tab/>
        <w:t>"ReqGuid": "g1a4ie5d-2757-4699-948c-vv72qba94f44",</w:t>
      </w:r>
    </w:p>
    <w:p w14:paraId="3A25A155" w14:textId="77777777" w:rsidR="007126EB" w:rsidRDefault="007126EB" w:rsidP="007126EB">
      <w:pPr>
        <w:pStyle w:val="GOSTScript"/>
        <w:rPr>
          <w:lang w:eastAsia="ko-KR"/>
        </w:rPr>
      </w:pPr>
      <w:r>
        <w:rPr>
          <w:lang w:eastAsia="ko-KR"/>
        </w:rPr>
        <w:tab/>
      </w:r>
      <w:r>
        <w:rPr>
          <w:lang w:eastAsia="ko-KR"/>
        </w:rPr>
        <w:tab/>
        <w:t>"DocGuid": "1fd90a7c-e339-46ff-ac39-73029ff81321",</w:t>
      </w:r>
    </w:p>
    <w:p w14:paraId="50AB1391" w14:textId="77777777" w:rsidR="007126EB" w:rsidRDefault="007126EB" w:rsidP="007126EB">
      <w:pPr>
        <w:pStyle w:val="GOSTScript"/>
        <w:rPr>
          <w:lang w:eastAsia="ko-KR"/>
        </w:rPr>
      </w:pPr>
      <w:r>
        <w:rPr>
          <w:lang w:eastAsia="ko-KR"/>
        </w:rPr>
        <w:tab/>
      </w:r>
      <w:r>
        <w:rPr>
          <w:lang w:eastAsia="ko-KR"/>
        </w:rPr>
        <w:tab/>
        <w:t>"RequestType": "ACCOUNTING",</w:t>
      </w:r>
    </w:p>
    <w:p w14:paraId="4E1A8BC6" w14:textId="77777777" w:rsidR="007126EB" w:rsidRDefault="007126EB" w:rsidP="007126EB">
      <w:pPr>
        <w:pStyle w:val="GOSTScript"/>
        <w:rPr>
          <w:lang w:eastAsia="ko-KR"/>
        </w:rPr>
      </w:pPr>
      <w:r>
        <w:rPr>
          <w:lang w:eastAsia="ko-KR"/>
        </w:rPr>
        <w:tab/>
      </w:r>
      <w:r>
        <w:rPr>
          <w:lang w:eastAsia="ko-KR"/>
        </w:rPr>
        <w:tab/>
        <w:t>"TypeDoc": "TSE_0531375_D070",</w:t>
      </w:r>
    </w:p>
    <w:p w14:paraId="6B710C8F" w14:textId="77777777" w:rsidR="007126EB" w:rsidRDefault="007126EB" w:rsidP="007126EB">
      <w:pPr>
        <w:pStyle w:val="GOSTScript"/>
        <w:rPr>
          <w:lang w:eastAsia="ko-KR"/>
        </w:rPr>
      </w:pPr>
      <w:r>
        <w:rPr>
          <w:lang w:eastAsia="ko-KR"/>
        </w:rPr>
        <w:tab/>
      </w:r>
      <w:r>
        <w:rPr>
          <w:lang w:eastAsia="ko-KR"/>
        </w:rPr>
        <w:tab/>
        <w:t>"Stage": "auth",</w:t>
      </w:r>
    </w:p>
    <w:p w14:paraId="6AFBBDC9" w14:textId="77777777" w:rsidR="007126EB" w:rsidRDefault="007126EB" w:rsidP="007126EB">
      <w:pPr>
        <w:pStyle w:val="GOSTScript"/>
        <w:rPr>
          <w:lang w:eastAsia="ko-KR"/>
        </w:rPr>
      </w:pPr>
      <w:r>
        <w:rPr>
          <w:lang w:eastAsia="ko-KR"/>
        </w:rPr>
        <w:tab/>
      </w:r>
      <w:r>
        <w:rPr>
          <w:lang w:eastAsia="ko-KR"/>
        </w:rPr>
        <w:tab/>
        <w:t>"BalLevContrl": 0,</w:t>
      </w:r>
    </w:p>
    <w:p w14:paraId="56ACC154" w14:textId="77777777" w:rsidR="007126EB" w:rsidRDefault="007126EB" w:rsidP="007126EB">
      <w:pPr>
        <w:pStyle w:val="GOSTScript"/>
        <w:rPr>
          <w:lang w:eastAsia="ko-KR"/>
        </w:rPr>
      </w:pPr>
      <w:r>
        <w:rPr>
          <w:lang w:eastAsia="ko-KR"/>
        </w:rPr>
        <w:tab/>
      </w:r>
      <w:r>
        <w:rPr>
          <w:lang w:eastAsia="ko-KR"/>
        </w:rPr>
        <w:tab/>
        <w:t>"Subject": "6000",</w:t>
      </w:r>
    </w:p>
    <w:p w14:paraId="3C81905A" w14:textId="77777777" w:rsidR="007126EB" w:rsidRDefault="007126EB" w:rsidP="007126EB">
      <w:pPr>
        <w:pStyle w:val="GOSTScript"/>
        <w:rPr>
          <w:lang w:eastAsia="ko-KR"/>
        </w:rPr>
      </w:pPr>
      <w:r>
        <w:rPr>
          <w:lang w:eastAsia="ko-KR"/>
        </w:rPr>
        <w:tab/>
      </w:r>
      <w:r>
        <w:rPr>
          <w:lang w:eastAsia="ko-KR"/>
        </w:rPr>
        <w:tab/>
        <w:t>"SettlementDate": "2025-12-05"</w:t>
      </w:r>
    </w:p>
    <w:p w14:paraId="518BA88F" w14:textId="77777777" w:rsidR="007126EB" w:rsidRDefault="007126EB" w:rsidP="007126EB">
      <w:pPr>
        <w:pStyle w:val="GOSTScript"/>
        <w:rPr>
          <w:lang w:eastAsia="ko-KR"/>
        </w:rPr>
      </w:pPr>
      <w:r>
        <w:rPr>
          <w:lang w:eastAsia="ko-KR"/>
        </w:rPr>
        <w:tab/>
        <w:t>},</w:t>
      </w:r>
    </w:p>
    <w:p w14:paraId="75CE43F2" w14:textId="77777777" w:rsidR="007126EB" w:rsidRDefault="007126EB" w:rsidP="007126EB">
      <w:pPr>
        <w:pStyle w:val="GOSTScript"/>
        <w:rPr>
          <w:lang w:eastAsia="ko-KR"/>
        </w:rPr>
      </w:pPr>
      <w:r>
        <w:rPr>
          <w:lang w:eastAsia="ko-KR"/>
        </w:rPr>
        <w:tab/>
        <w:t>"document": {</w:t>
      </w:r>
    </w:p>
    <w:p w14:paraId="05119E7E" w14:textId="00F9F244" w:rsidR="007126EB" w:rsidRDefault="007126EB" w:rsidP="007126EB">
      <w:pPr>
        <w:pStyle w:val="GOSTScript"/>
        <w:rPr>
          <w:lang w:eastAsia="ko-KR"/>
        </w:rPr>
      </w:pPr>
      <w:r>
        <w:rPr>
          <w:lang w:eastAsia="ko-KR"/>
        </w:rPr>
        <w:tab/>
      </w:r>
      <w:r>
        <w:rPr>
          <w:lang w:eastAsia="ko-KR"/>
        </w:rPr>
        <w:tab/>
        <w:t>"BRE_DocNum": "202</w:t>
      </w:r>
      <w:r w:rsidRPr="00A413C3">
        <w:rPr>
          <w:lang w:eastAsia="ko-KR"/>
        </w:rPr>
        <w:t>2</w:t>
      </w:r>
      <w:r>
        <w:rPr>
          <w:lang w:eastAsia="ko-KR"/>
        </w:rPr>
        <w:t>",</w:t>
      </w:r>
    </w:p>
    <w:p w14:paraId="0FF9F9C1" w14:textId="77777777" w:rsidR="007126EB" w:rsidRDefault="007126EB" w:rsidP="007126EB">
      <w:pPr>
        <w:pStyle w:val="GOSTScript"/>
        <w:rPr>
          <w:lang w:eastAsia="ko-KR"/>
        </w:rPr>
      </w:pPr>
      <w:r>
        <w:rPr>
          <w:lang w:eastAsia="ko-KR"/>
        </w:rPr>
        <w:tab/>
      </w:r>
      <w:r>
        <w:rPr>
          <w:lang w:eastAsia="ko-KR"/>
        </w:rPr>
        <w:tab/>
        <w:t>"BRE_DocDate": "2025-10-13",</w:t>
      </w:r>
    </w:p>
    <w:p w14:paraId="03EF1A83" w14:textId="77777777" w:rsidR="007126EB" w:rsidRDefault="007126EB" w:rsidP="007126EB">
      <w:pPr>
        <w:pStyle w:val="GOSTScript"/>
        <w:rPr>
          <w:lang w:eastAsia="ko-KR"/>
        </w:rPr>
      </w:pPr>
      <w:r>
        <w:rPr>
          <w:lang w:eastAsia="ko-KR"/>
        </w:rPr>
        <w:tab/>
      </w:r>
      <w:r>
        <w:rPr>
          <w:lang w:eastAsia="ko-KR"/>
        </w:rPr>
        <w:tab/>
        <w:t>"SettlementDate": "2025-10-13",</w:t>
      </w:r>
    </w:p>
    <w:p w14:paraId="06D8CC50" w14:textId="77777777" w:rsidR="007126EB" w:rsidRDefault="007126EB" w:rsidP="007126EB">
      <w:pPr>
        <w:pStyle w:val="GOSTScript"/>
        <w:rPr>
          <w:lang w:eastAsia="ko-KR"/>
        </w:rPr>
      </w:pPr>
      <w:r>
        <w:rPr>
          <w:lang w:eastAsia="ko-KR"/>
        </w:rPr>
        <w:tab/>
      </w:r>
      <w:r>
        <w:rPr>
          <w:lang w:eastAsia="ko-KR"/>
        </w:rPr>
        <w:tab/>
        <w:t>"FFF_CURRENCYCODE": "643",</w:t>
      </w:r>
    </w:p>
    <w:p w14:paraId="4622DFCB" w14:textId="77777777" w:rsidR="007126EB" w:rsidRDefault="007126EB" w:rsidP="007126EB">
      <w:pPr>
        <w:pStyle w:val="GOSTScript"/>
        <w:rPr>
          <w:lang w:eastAsia="ko-KR"/>
        </w:rPr>
      </w:pPr>
      <w:r>
        <w:rPr>
          <w:lang w:eastAsia="ko-KR"/>
        </w:rPr>
        <w:tab/>
      </w:r>
      <w:r>
        <w:rPr>
          <w:lang w:eastAsia="ko-KR"/>
        </w:rPr>
        <w:tab/>
        <w:t>"CURRENCYCODE": "643",</w:t>
      </w:r>
    </w:p>
    <w:p w14:paraId="42F05A91" w14:textId="77777777" w:rsidR="007126EB" w:rsidRDefault="007126EB" w:rsidP="007126EB">
      <w:pPr>
        <w:pStyle w:val="GOSTScript"/>
        <w:rPr>
          <w:lang w:eastAsia="ko-KR"/>
        </w:rPr>
      </w:pPr>
      <w:r>
        <w:rPr>
          <w:lang w:eastAsia="ko-KR"/>
        </w:rPr>
        <w:tab/>
      </w:r>
      <w:r>
        <w:rPr>
          <w:lang w:eastAsia="ko-KR"/>
        </w:rPr>
        <w:tab/>
        <w:t>"StmInfrmtn_AccessLevelStereotype": 1,</w:t>
      </w:r>
    </w:p>
    <w:p w14:paraId="19CF5521" w14:textId="77777777" w:rsidR="007126EB" w:rsidRDefault="007126EB" w:rsidP="007126EB">
      <w:pPr>
        <w:pStyle w:val="GOSTScript"/>
        <w:rPr>
          <w:lang w:eastAsia="ko-KR"/>
        </w:rPr>
      </w:pPr>
      <w:r>
        <w:rPr>
          <w:lang w:eastAsia="ko-KR"/>
        </w:rPr>
        <w:tab/>
      </w:r>
      <w:r>
        <w:rPr>
          <w:lang w:eastAsia="ko-KR"/>
        </w:rPr>
        <w:tab/>
        <w:t>"R_AccNumber": "03212643000000018700",</w:t>
      </w:r>
    </w:p>
    <w:p w14:paraId="42018E68" w14:textId="77777777" w:rsidR="007126EB" w:rsidRDefault="007126EB" w:rsidP="007126EB">
      <w:pPr>
        <w:pStyle w:val="GOSTScript"/>
        <w:rPr>
          <w:lang w:eastAsia="ko-KR"/>
        </w:rPr>
      </w:pPr>
      <w:r>
        <w:rPr>
          <w:lang w:eastAsia="ko-KR"/>
        </w:rPr>
        <w:tab/>
      </w:r>
      <w:r>
        <w:rPr>
          <w:lang w:eastAsia="ko-KR"/>
        </w:rPr>
        <w:tab/>
        <w:t>"P_AccNumber": "03225643000000056400",</w:t>
      </w:r>
    </w:p>
    <w:p w14:paraId="50C10731" w14:textId="77777777" w:rsidR="007126EB" w:rsidRDefault="007126EB" w:rsidP="007126EB">
      <w:pPr>
        <w:pStyle w:val="GOSTScript"/>
        <w:rPr>
          <w:lang w:eastAsia="ko-KR"/>
        </w:rPr>
      </w:pPr>
      <w:r>
        <w:rPr>
          <w:lang w:eastAsia="ko-KR"/>
        </w:rPr>
        <w:tab/>
      </w:r>
      <w:r>
        <w:rPr>
          <w:lang w:eastAsia="ko-KR"/>
        </w:rPr>
        <w:tab/>
        <w:t>"R_ACCNUM": "41051001031",</w:t>
      </w:r>
    </w:p>
    <w:p w14:paraId="183DD3B8" w14:textId="77777777" w:rsidR="007126EB" w:rsidRDefault="007126EB" w:rsidP="007126EB">
      <w:pPr>
        <w:pStyle w:val="GOSTScript"/>
        <w:rPr>
          <w:lang w:eastAsia="ko-KR"/>
        </w:rPr>
      </w:pPr>
      <w:r>
        <w:rPr>
          <w:lang w:eastAsia="ko-KR"/>
        </w:rPr>
        <w:tab/>
      </w:r>
      <w:r>
        <w:rPr>
          <w:lang w:eastAsia="ko-KR"/>
        </w:rPr>
        <w:tab/>
        <w:t>"P_ACCNUM": "41621А19827",</w:t>
      </w:r>
    </w:p>
    <w:p w14:paraId="16F0096C" w14:textId="77777777" w:rsidR="007126EB" w:rsidRDefault="007126EB" w:rsidP="007126EB">
      <w:pPr>
        <w:pStyle w:val="GOSTScript"/>
        <w:rPr>
          <w:lang w:eastAsia="ko-KR"/>
        </w:rPr>
      </w:pPr>
      <w:r>
        <w:rPr>
          <w:lang w:eastAsia="ko-KR"/>
        </w:rPr>
        <w:tab/>
      </w:r>
      <w:r>
        <w:rPr>
          <w:lang w:eastAsia="ko-KR"/>
        </w:rPr>
        <w:tab/>
        <w:t>"R_TOFKCode": "6200",</w:t>
      </w:r>
    </w:p>
    <w:p w14:paraId="11A623F8" w14:textId="77777777" w:rsidR="007126EB" w:rsidRDefault="007126EB" w:rsidP="007126EB">
      <w:pPr>
        <w:pStyle w:val="GOSTScript"/>
        <w:rPr>
          <w:lang w:eastAsia="ko-KR"/>
        </w:rPr>
      </w:pPr>
      <w:r>
        <w:rPr>
          <w:lang w:eastAsia="ko-KR"/>
        </w:rPr>
        <w:tab/>
      </w:r>
      <w:r>
        <w:rPr>
          <w:lang w:eastAsia="ko-KR"/>
        </w:rPr>
        <w:tab/>
        <w:t>"P_TOFKCode": "6201",</w:t>
      </w:r>
    </w:p>
    <w:p w14:paraId="2DBE8942" w14:textId="77777777" w:rsidR="007126EB" w:rsidRDefault="007126EB" w:rsidP="007126EB">
      <w:pPr>
        <w:pStyle w:val="GOSTScript"/>
        <w:rPr>
          <w:lang w:eastAsia="ko-KR"/>
        </w:rPr>
      </w:pPr>
      <w:r>
        <w:rPr>
          <w:lang w:eastAsia="ko-KR"/>
        </w:rPr>
        <w:tab/>
      </w:r>
      <w:r>
        <w:rPr>
          <w:lang w:eastAsia="ko-KR"/>
        </w:rPr>
        <w:tab/>
        <w:t>"TOFKCodeTS": "6223",</w:t>
      </w:r>
    </w:p>
    <w:p w14:paraId="01A46A3E" w14:textId="77777777" w:rsidR="007126EB" w:rsidRDefault="007126EB" w:rsidP="007126EB">
      <w:pPr>
        <w:pStyle w:val="GOSTScript"/>
        <w:rPr>
          <w:lang w:eastAsia="ko-KR"/>
        </w:rPr>
      </w:pPr>
      <w:r>
        <w:rPr>
          <w:lang w:eastAsia="ko-KR"/>
        </w:rPr>
        <w:tab/>
      </w:r>
      <w:r>
        <w:rPr>
          <w:lang w:eastAsia="ko-KR"/>
        </w:rPr>
        <w:tab/>
        <w:t>"TOFKCodeAS": "6206",</w:t>
      </w:r>
    </w:p>
    <w:p w14:paraId="1B8C8805" w14:textId="77777777" w:rsidR="007126EB" w:rsidRDefault="007126EB" w:rsidP="007126EB">
      <w:pPr>
        <w:pStyle w:val="GOSTScript"/>
        <w:rPr>
          <w:lang w:eastAsia="ko-KR"/>
        </w:rPr>
      </w:pPr>
      <w:r>
        <w:rPr>
          <w:lang w:eastAsia="ko-KR"/>
        </w:rPr>
        <w:tab/>
      </w:r>
      <w:r>
        <w:rPr>
          <w:lang w:eastAsia="ko-KR"/>
        </w:rPr>
        <w:tab/>
        <w:t>"CBC": "18201060011500100200",</w:t>
      </w:r>
    </w:p>
    <w:p w14:paraId="6ACBE531" w14:textId="4C487EDC" w:rsidR="00BC57C0" w:rsidRDefault="007126EB" w:rsidP="00BC57C0">
      <w:pPr>
        <w:pStyle w:val="GOSTScript"/>
        <w:rPr>
          <w:lang w:eastAsia="ko-KR"/>
        </w:rPr>
      </w:pPr>
      <w:r>
        <w:rPr>
          <w:lang w:eastAsia="ko-KR"/>
        </w:rPr>
        <w:tab/>
      </w:r>
      <w:r>
        <w:rPr>
          <w:lang w:eastAsia="ko-KR"/>
        </w:rPr>
        <w:tab/>
        <w:t>"SIGN_SVAP": true,</w:t>
      </w:r>
    </w:p>
    <w:p w14:paraId="2B246723" w14:textId="77777777" w:rsidR="00BC57C0" w:rsidRDefault="00BC57C0" w:rsidP="00BC57C0">
      <w:pPr>
        <w:pStyle w:val="GOSTScript"/>
        <w:rPr>
          <w:lang w:eastAsia="ko-KR"/>
        </w:rPr>
      </w:pPr>
      <w:r>
        <w:rPr>
          <w:lang w:eastAsia="ko-KR"/>
        </w:rPr>
        <w:tab/>
      </w:r>
      <w:r>
        <w:rPr>
          <w:lang w:eastAsia="ko-KR"/>
        </w:rPr>
        <w:tab/>
        <w:t>"FFF_YEAR": "2025",</w:t>
      </w:r>
    </w:p>
    <w:p w14:paraId="67A0AF9D" w14:textId="2E957791" w:rsidR="00BC57C0" w:rsidRDefault="00BC57C0" w:rsidP="00BC57C0">
      <w:pPr>
        <w:pStyle w:val="GOSTScript"/>
        <w:rPr>
          <w:lang w:eastAsia="ko-KR"/>
        </w:rPr>
      </w:pPr>
      <w:r>
        <w:rPr>
          <w:lang w:eastAsia="ko-KR"/>
        </w:rPr>
        <w:tab/>
      </w:r>
      <w:r>
        <w:rPr>
          <w:lang w:eastAsia="ko-KR"/>
        </w:rPr>
        <w:tab/>
        <w:t>"SIGN_TRANSMIT": false,</w:t>
      </w:r>
    </w:p>
    <w:p w14:paraId="49135AAD" w14:textId="77777777" w:rsidR="007126EB" w:rsidRDefault="007126EB" w:rsidP="007126EB">
      <w:pPr>
        <w:pStyle w:val="GOSTScript"/>
        <w:rPr>
          <w:lang w:eastAsia="ko-KR"/>
        </w:rPr>
      </w:pPr>
      <w:r>
        <w:rPr>
          <w:lang w:eastAsia="ko-KR"/>
        </w:rPr>
        <w:tab/>
      </w:r>
      <w:r>
        <w:rPr>
          <w:lang w:eastAsia="ko-KR"/>
        </w:rPr>
        <w:tab/>
        <w:t>"FS_ACCBALANCE_D70_LIST": [</w:t>
      </w:r>
    </w:p>
    <w:p w14:paraId="068A7D7C" w14:textId="77777777" w:rsidR="007126EB" w:rsidRDefault="007126EB" w:rsidP="007126EB">
      <w:pPr>
        <w:pStyle w:val="GOSTScript"/>
        <w:rPr>
          <w:lang w:eastAsia="ko-KR"/>
        </w:rPr>
      </w:pPr>
      <w:r>
        <w:rPr>
          <w:lang w:eastAsia="ko-KR"/>
        </w:rPr>
        <w:tab/>
      </w:r>
      <w:r>
        <w:rPr>
          <w:lang w:eastAsia="ko-KR"/>
        </w:rPr>
        <w:tab/>
      </w:r>
      <w:r>
        <w:rPr>
          <w:lang w:eastAsia="ko-KR"/>
        </w:rPr>
        <w:tab/>
        <w:t>{</w:t>
      </w:r>
    </w:p>
    <w:p w14:paraId="09FCC156" w14:textId="77777777" w:rsidR="007126EB" w:rsidRDefault="007126EB" w:rsidP="007126EB">
      <w:pPr>
        <w:pStyle w:val="GOSTScript"/>
        <w:rPr>
          <w:lang w:eastAsia="ko-KR"/>
        </w:rPr>
      </w:pPr>
      <w:r>
        <w:rPr>
          <w:lang w:eastAsia="ko-KR"/>
        </w:rPr>
        <w:tab/>
      </w:r>
      <w:r>
        <w:rPr>
          <w:lang w:eastAsia="ko-KR"/>
        </w:rPr>
        <w:tab/>
      </w:r>
      <w:r>
        <w:rPr>
          <w:lang w:eastAsia="ko-KR"/>
        </w:rPr>
        <w:tab/>
      </w:r>
      <w:r>
        <w:rPr>
          <w:lang w:eastAsia="ko-KR"/>
        </w:rPr>
        <w:tab/>
        <w:t>"AnalyticCodeSectionTS": "25000210",</w:t>
      </w:r>
    </w:p>
    <w:p w14:paraId="4091B810" w14:textId="77777777" w:rsidR="007126EB" w:rsidRDefault="007126EB" w:rsidP="007126EB">
      <w:pPr>
        <w:pStyle w:val="GOSTScript"/>
        <w:rPr>
          <w:lang w:eastAsia="ko-KR"/>
        </w:rPr>
      </w:pPr>
      <w:r>
        <w:rPr>
          <w:lang w:eastAsia="ko-KR"/>
        </w:rPr>
        <w:tab/>
      </w:r>
      <w:r>
        <w:rPr>
          <w:lang w:eastAsia="ko-KR"/>
        </w:rPr>
        <w:tab/>
      </w:r>
      <w:r>
        <w:rPr>
          <w:lang w:eastAsia="ko-KR"/>
        </w:rPr>
        <w:tab/>
      </w:r>
      <w:r>
        <w:rPr>
          <w:lang w:eastAsia="ko-KR"/>
        </w:rPr>
        <w:tab/>
        <w:t>"AnalyticCodeSectionAS": "23000120",</w:t>
      </w:r>
    </w:p>
    <w:p w14:paraId="314F2404" w14:textId="77777777" w:rsidR="007126EB" w:rsidRDefault="007126EB" w:rsidP="007126EB">
      <w:pPr>
        <w:pStyle w:val="GOSTScript"/>
        <w:rPr>
          <w:lang w:eastAsia="ko-KR"/>
        </w:rPr>
      </w:pPr>
      <w:r>
        <w:rPr>
          <w:lang w:eastAsia="ko-KR"/>
        </w:rPr>
        <w:tab/>
      </w:r>
      <w:r>
        <w:rPr>
          <w:lang w:eastAsia="ko-KR"/>
        </w:rPr>
        <w:tab/>
      </w:r>
      <w:r>
        <w:rPr>
          <w:lang w:eastAsia="ko-KR"/>
        </w:rPr>
        <w:tab/>
      </w:r>
      <w:r>
        <w:rPr>
          <w:lang w:eastAsia="ko-KR"/>
        </w:rPr>
        <w:tab/>
        <w:t>"TargetFundsCodeType": "10",</w:t>
      </w:r>
    </w:p>
    <w:p w14:paraId="44257E00" w14:textId="77777777" w:rsidR="007126EB" w:rsidRDefault="007126EB" w:rsidP="007126EB">
      <w:pPr>
        <w:pStyle w:val="GOSTScript"/>
        <w:rPr>
          <w:lang w:eastAsia="ko-KR"/>
        </w:rPr>
      </w:pPr>
      <w:r>
        <w:rPr>
          <w:lang w:eastAsia="ko-KR"/>
        </w:rPr>
        <w:tab/>
      </w:r>
      <w:r>
        <w:rPr>
          <w:lang w:eastAsia="ko-KR"/>
        </w:rPr>
        <w:tab/>
      </w:r>
      <w:r>
        <w:rPr>
          <w:lang w:eastAsia="ko-KR"/>
        </w:rPr>
        <w:tab/>
      </w:r>
      <w:r>
        <w:rPr>
          <w:lang w:eastAsia="ko-KR"/>
        </w:rPr>
        <w:tab/>
        <w:t>"AtBeginOfYearTotal": 50000.00,</w:t>
      </w:r>
    </w:p>
    <w:p w14:paraId="6D5FA9F4" w14:textId="77777777" w:rsidR="007126EB" w:rsidRDefault="007126EB" w:rsidP="007126EB">
      <w:pPr>
        <w:pStyle w:val="GOSTScript"/>
        <w:rPr>
          <w:lang w:eastAsia="ko-KR"/>
        </w:rPr>
      </w:pPr>
      <w:r>
        <w:rPr>
          <w:lang w:eastAsia="ko-KR"/>
        </w:rPr>
        <w:tab/>
      </w:r>
      <w:r>
        <w:rPr>
          <w:lang w:eastAsia="ko-KR"/>
        </w:rPr>
        <w:tab/>
      </w:r>
      <w:r>
        <w:rPr>
          <w:lang w:eastAsia="ko-KR"/>
        </w:rPr>
        <w:tab/>
      </w:r>
      <w:r>
        <w:rPr>
          <w:lang w:eastAsia="ko-KR"/>
        </w:rPr>
        <w:tab/>
        <w:t>"AtBeginOfYearNoSpend": 20000.00,</w:t>
      </w:r>
    </w:p>
    <w:p w14:paraId="0A07DB52" w14:textId="77777777" w:rsidR="007126EB" w:rsidRDefault="007126EB" w:rsidP="007126EB">
      <w:pPr>
        <w:pStyle w:val="GOSTScript"/>
        <w:rPr>
          <w:lang w:eastAsia="ko-KR"/>
        </w:rPr>
      </w:pPr>
      <w:r>
        <w:rPr>
          <w:lang w:eastAsia="ko-KR"/>
        </w:rPr>
        <w:tab/>
      </w:r>
      <w:r>
        <w:rPr>
          <w:lang w:eastAsia="ko-KR"/>
        </w:rPr>
        <w:tab/>
      </w:r>
      <w:r>
        <w:rPr>
          <w:lang w:eastAsia="ko-KR"/>
        </w:rPr>
        <w:tab/>
      </w:r>
      <w:r>
        <w:rPr>
          <w:lang w:eastAsia="ko-KR"/>
        </w:rPr>
        <w:tab/>
        <w:t>"AtCutOffTotal": 30000.00,</w:t>
      </w:r>
    </w:p>
    <w:p w14:paraId="6A759EFF" w14:textId="77777777" w:rsidR="007126EB" w:rsidRDefault="007126EB" w:rsidP="007126EB">
      <w:pPr>
        <w:pStyle w:val="GOSTScript"/>
        <w:rPr>
          <w:lang w:eastAsia="ko-KR"/>
        </w:rPr>
      </w:pPr>
      <w:r>
        <w:rPr>
          <w:lang w:eastAsia="ko-KR"/>
        </w:rPr>
        <w:tab/>
      </w:r>
      <w:r>
        <w:rPr>
          <w:lang w:eastAsia="ko-KR"/>
        </w:rPr>
        <w:tab/>
      </w:r>
      <w:r>
        <w:rPr>
          <w:lang w:eastAsia="ko-KR"/>
        </w:rPr>
        <w:tab/>
      </w:r>
      <w:r>
        <w:rPr>
          <w:lang w:eastAsia="ko-KR"/>
        </w:rPr>
        <w:tab/>
        <w:t>"AtCutOffNoSpendLastYear": 10000.00,</w:t>
      </w:r>
    </w:p>
    <w:p w14:paraId="3D617E0B" w14:textId="77777777" w:rsidR="007126EB" w:rsidRDefault="007126EB" w:rsidP="007126EB">
      <w:pPr>
        <w:pStyle w:val="GOSTScript"/>
        <w:rPr>
          <w:lang w:eastAsia="ko-KR"/>
        </w:rPr>
      </w:pPr>
      <w:r>
        <w:rPr>
          <w:lang w:eastAsia="ko-KR"/>
        </w:rPr>
        <w:tab/>
      </w:r>
      <w:r>
        <w:rPr>
          <w:lang w:eastAsia="ko-KR"/>
        </w:rPr>
        <w:tab/>
      </w:r>
      <w:r>
        <w:rPr>
          <w:lang w:eastAsia="ko-KR"/>
        </w:rPr>
        <w:tab/>
      </w:r>
      <w:r>
        <w:rPr>
          <w:lang w:eastAsia="ko-KR"/>
        </w:rPr>
        <w:tab/>
        <w:t>"AtCutOffNoSpendCurrYear": 20000.00,</w:t>
      </w:r>
    </w:p>
    <w:p w14:paraId="602D4AEE" w14:textId="77777777" w:rsidR="007126EB" w:rsidRDefault="007126EB" w:rsidP="007126EB">
      <w:pPr>
        <w:pStyle w:val="GOSTScript"/>
        <w:rPr>
          <w:lang w:eastAsia="ko-KR"/>
        </w:rPr>
      </w:pPr>
      <w:r>
        <w:rPr>
          <w:lang w:eastAsia="ko-KR"/>
        </w:rPr>
        <w:tab/>
      </w:r>
      <w:r>
        <w:rPr>
          <w:lang w:eastAsia="ko-KR"/>
        </w:rPr>
        <w:tab/>
      </w:r>
      <w:r>
        <w:rPr>
          <w:lang w:eastAsia="ko-KR"/>
        </w:rPr>
        <w:tab/>
      </w:r>
      <w:r>
        <w:rPr>
          <w:lang w:eastAsia="ko-KR"/>
        </w:rPr>
        <w:tab/>
        <w:t>"ABS_SUMATBEGINOFYTOTAL": 50000.00,</w:t>
      </w:r>
    </w:p>
    <w:p w14:paraId="44A06B9F" w14:textId="77777777" w:rsidR="007126EB" w:rsidRDefault="007126EB" w:rsidP="007126EB">
      <w:pPr>
        <w:pStyle w:val="GOSTScript"/>
        <w:rPr>
          <w:lang w:eastAsia="ko-KR"/>
        </w:rPr>
      </w:pPr>
      <w:r>
        <w:rPr>
          <w:lang w:eastAsia="ko-KR"/>
        </w:rPr>
        <w:tab/>
      </w:r>
      <w:r>
        <w:rPr>
          <w:lang w:eastAsia="ko-KR"/>
        </w:rPr>
        <w:tab/>
      </w:r>
      <w:r>
        <w:rPr>
          <w:lang w:eastAsia="ko-KR"/>
        </w:rPr>
        <w:tab/>
      </w:r>
      <w:r>
        <w:rPr>
          <w:lang w:eastAsia="ko-KR"/>
        </w:rPr>
        <w:tab/>
        <w:t>"ABS_SUMATBEGINOFYNOSPEND": 30000.00,</w:t>
      </w:r>
    </w:p>
    <w:p w14:paraId="594D8076" w14:textId="77777777" w:rsidR="007126EB" w:rsidRDefault="007126EB" w:rsidP="007126EB">
      <w:pPr>
        <w:pStyle w:val="GOSTScript"/>
        <w:rPr>
          <w:lang w:eastAsia="ko-KR"/>
        </w:rPr>
      </w:pPr>
      <w:r>
        <w:rPr>
          <w:lang w:eastAsia="ko-KR"/>
        </w:rPr>
        <w:tab/>
      </w:r>
      <w:r>
        <w:rPr>
          <w:lang w:eastAsia="ko-KR"/>
        </w:rPr>
        <w:tab/>
      </w:r>
      <w:r>
        <w:rPr>
          <w:lang w:eastAsia="ko-KR"/>
        </w:rPr>
        <w:tab/>
      </w:r>
      <w:r>
        <w:rPr>
          <w:lang w:eastAsia="ko-KR"/>
        </w:rPr>
        <w:tab/>
        <w:t>"ABS_SUMATCUTOFFTOTAL": 30000.00,</w:t>
      </w:r>
    </w:p>
    <w:p w14:paraId="0D461692" w14:textId="77777777" w:rsidR="007126EB" w:rsidRDefault="007126EB" w:rsidP="007126EB">
      <w:pPr>
        <w:pStyle w:val="GOSTScript"/>
        <w:rPr>
          <w:lang w:eastAsia="ko-KR"/>
        </w:rPr>
      </w:pPr>
      <w:r>
        <w:rPr>
          <w:lang w:eastAsia="ko-KR"/>
        </w:rPr>
        <w:tab/>
      </w:r>
      <w:r>
        <w:rPr>
          <w:lang w:eastAsia="ko-KR"/>
        </w:rPr>
        <w:tab/>
      </w:r>
      <w:r>
        <w:rPr>
          <w:lang w:eastAsia="ko-KR"/>
        </w:rPr>
        <w:tab/>
      </w:r>
      <w:r>
        <w:rPr>
          <w:lang w:eastAsia="ko-KR"/>
        </w:rPr>
        <w:tab/>
        <w:t>"ABS_SUMATCUTOFFNOSPENDLY": 10000.00,</w:t>
      </w:r>
    </w:p>
    <w:p w14:paraId="54DCA180" w14:textId="77777777" w:rsidR="007126EB" w:rsidRDefault="007126EB" w:rsidP="007126EB">
      <w:pPr>
        <w:pStyle w:val="GOSTScript"/>
        <w:rPr>
          <w:lang w:eastAsia="ko-KR"/>
        </w:rPr>
      </w:pPr>
      <w:r>
        <w:rPr>
          <w:lang w:eastAsia="ko-KR"/>
        </w:rPr>
        <w:tab/>
      </w:r>
      <w:r>
        <w:rPr>
          <w:lang w:eastAsia="ko-KR"/>
        </w:rPr>
        <w:tab/>
      </w:r>
      <w:r>
        <w:rPr>
          <w:lang w:eastAsia="ko-KR"/>
        </w:rPr>
        <w:tab/>
      </w:r>
      <w:r>
        <w:rPr>
          <w:lang w:eastAsia="ko-KR"/>
        </w:rPr>
        <w:tab/>
        <w:t>"ABS_SUMATCUTOFFNOSPENDCY": 20000.00</w:t>
      </w:r>
    </w:p>
    <w:p w14:paraId="2F2C89C3" w14:textId="77777777" w:rsidR="007126EB" w:rsidRDefault="007126EB" w:rsidP="007126EB">
      <w:pPr>
        <w:pStyle w:val="GOSTScript"/>
        <w:rPr>
          <w:lang w:eastAsia="ko-KR"/>
        </w:rPr>
      </w:pPr>
      <w:r>
        <w:rPr>
          <w:lang w:eastAsia="ko-KR"/>
        </w:rPr>
        <w:tab/>
      </w:r>
      <w:r>
        <w:rPr>
          <w:lang w:eastAsia="ko-KR"/>
        </w:rPr>
        <w:tab/>
      </w:r>
      <w:r>
        <w:rPr>
          <w:lang w:eastAsia="ko-KR"/>
        </w:rPr>
        <w:tab/>
        <w:t>}</w:t>
      </w:r>
    </w:p>
    <w:p w14:paraId="5AADC4A5" w14:textId="77777777" w:rsidR="007126EB" w:rsidRDefault="007126EB" w:rsidP="007126EB">
      <w:pPr>
        <w:pStyle w:val="GOSTScript"/>
        <w:rPr>
          <w:lang w:eastAsia="ko-KR"/>
        </w:rPr>
      </w:pPr>
      <w:r>
        <w:rPr>
          <w:lang w:eastAsia="ko-KR"/>
        </w:rPr>
        <w:tab/>
      </w:r>
      <w:r>
        <w:rPr>
          <w:lang w:eastAsia="ko-KR"/>
        </w:rPr>
        <w:tab/>
        <w:t>],</w:t>
      </w:r>
    </w:p>
    <w:p w14:paraId="575DE0BB" w14:textId="77777777" w:rsidR="007126EB" w:rsidRDefault="007126EB" w:rsidP="007126EB">
      <w:pPr>
        <w:pStyle w:val="GOSTScript"/>
        <w:rPr>
          <w:lang w:eastAsia="ko-KR"/>
        </w:rPr>
      </w:pPr>
      <w:r>
        <w:rPr>
          <w:lang w:eastAsia="ko-KR"/>
        </w:rPr>
        <w:tab/>
      </w:r>
      <w:r>
        <w:rPr>
          <w:lang w:eastAsia="ko-KR"/>
        </w:rPr>
        <w:tab/>
        <w:t>"FS_TFUNDSACTINF_D70_LIST": [</w:t>
      </w:r>
    </w:p>
    <w:p w14:paraId="47834A43" w14:textId="77777777" w:rsidR="007126EB" w:rsidRDefault="007126EB" w:rsidP="007126EB">
      <w:pPr>
        <w:pStyle w:val="GOSTScript"/>
        <w:rPr>
          <w:lang w:eastAsia="ko-KR"/>
        </w:rPr>
      </w:pPr>
      <w:r>
        <w:rPr>
          <w:lang w:eastAsia="ko-KR"/>
        </w:rPr>
        <w:tab/>
      </w:r>
      <w:r>
        <w:rPr>
          <w:lang w:eastAsia="ko-KR"/>
        </w:rPr>
        <w:tab/>
      </w:r>
      <w:r>
        <w:rPr>
          <w:lang w:eastAsia="ko-KR"/>
        </w:rPr>
        <w:tab/>
        <w:t>{</w:t>
      </w:r>
    </w:p>
    <w:p w14:paraId="12C4CE80" w14:textId="77777777" w:rsidR="007126EB" w:rsidRDefault="007126EB" w:rsidP="007126EB">
      <w:pPr>
        <w:pStyle w:val="GOSTScript"/>
        <w:rPr>
          <w:lang w:eastAsia="ko-KR"/>
        </w:rPr>
      </w:pPr>
      <w:r>
        <w:rPr>
          <w:lang w:eastAsia="ko-KR"/>
        </w:rPr>
        <w:tab/>
      </w:r>
      <w:r>
        <w:rPr>
          <w:lang w:eastAsia="ko-KR"/>
        </w:rPr>
        <w:tab/>
      </w:r>
      <w:r>
        <w:rPr>
          <w:lang w:eastAsia="ko-KR"/>
        </w:rPr>
        <w:tab/>
      </w:r>
      <w:r>
        <w:rPr>
          <w:lang w:eastAsia="ko-KR"/>
        </w:rPr>
        <w:tab/>
        <w:t>"AnalyticCodeSectionTS": "25000210",</w:t>
      </w:r>
    </w:p>
    <w:p w14:paraId="2332B608" w14:textId="77777777" w:rsidR="007126EB" w:rsidRDefault="007126EB" w:rsidP="007126EB">
      <w:pPr>
        <w:pStyle w:val="GOSTScript"/>
        <w:rPr>
          <w:lang w:eastAsia="ko-KR"/>
        </w:rPr>
      </w:pPr>
      <w:r>
        <w:rPr>
          <w:lang w:eastAsia="ko-KR"/>
        </w:rPr>
        <w:tab/>
      </w:r>
      <w:r>
        <w:rPr>
          <w:lang w:eastAsia="ko-KR"/>
        </w:rPr>
        <w:tab/>
      </w:r>
      <w:r>
        <w:rPr>
          <w:lang w:eastAsia="ko-KR"/>
        </w:rPr>
        <w:tab/>
      </w:r>
      <w:r>
        <w:rPr>
          <w:lang w:eastAsia="ko-KR"/>
        </w:rPr>
        <w:tab/>
        <w:t>"AnalyticCodeSectionAS": "23000120",</w:t>
      </w:r>
    </w:p>
    <w:p w14:paraId="6B7E06DA" w14:textId="77777777" w:rsidR="007126EB" w:rsidRDefault="007126EB" w:rsidP="007126EB">
      <w:pPr>
        <w:pStyle w:val="GOSTScript"/>
        <w:rPr>
          <w:lang w:eastAsia="ko-KR"/>
        </w:rPr>
      </w:pPr>
      <w:r>
        <w:rPr>
          <w:lang w:eastAsia="ko-KR"/>
        </w:rPr>
        <w:tab/>
      </w:r>
      <w:r>
        <w:rPr>
          <w:lang w:eastAsia="ko-KR"/>
        </w:rPr>
        <w:tab/>
      </w:r>
      <w:r>
        <w:rPr>
          <w:lang w:eastAsia="ko-KR"/>
        </w:rPr>
        <w:tab/>
      </w:r>
      <w:r>
        <w:rPr>
          <w:lang w:eastAsia="ko-KR"/>
        </w:rPr>
        <w:tab/>
        <w:t>"TargetFundsCodeType": "10",</w:t>
      </w:r>
    </w:p>
    <w:p w14:paraId="5CD9D101" w14:textId="77777777" w:rsidR="007126EB" w:rsidRDefault="007126EB" w:rsidP="007126EB">
      <w:pPr>
        <w:pStyle w:val="GOSTScript"/>
        <w:rPr>
          <w:lang w:eastAsia="ko-KR"/>
        </w:rPr>
      </w:pPr>
      <w:r>
        <w:rPr>
          <w:lang w:eastAsia="ko-KR"/>
        </w:rPr>
        <w:tab/>
      </w:r>
      <w:r>
        <w:rPr>
          <w:lang w:eastAsia="ko-KR"/>
        </w:rPr>
        <w:tab/>
      </w:r>
      <w:r>
        <w:rPr>
          <w:lang w:eastAsia="ko-KR"/>
        </w:rPr>
        <w:tab/>
      </w:r>
      <w:r>
        <w:rPr>
          <w:lang w:eastAsia="ko-KR"/>
        </w:rPr>
        <w:tab/>
        <w:t>"BalanceApprAtStartYear": 30000.00,</w:t>
      </w:r>
    </w:p>
    <w:p w14:paraId="2B33FE4A" w14:textId="77777777" w:rsidR="007126EB" w:rsidRDefault="007126EB" w:rsidP="007126EB">
      <w:pPr>
        <w:pStyle w:val="GOSTScript"/>
        <w:rPr>
          <w:lang w:eastAsia="ko-KR"/>
        </w:rPr>
      </w:pPr>
      <w:r>
        <w:rPr>
          <w:lang w:eastAsia="ko-KR"/>
        </w:rPr>
        <w:tab/>
      </w:r>
      <w:r>
        <w:rPr>
          <w:lang w:eastAsia="ko-KR"/>
        </w:rPr>
        <w:tab/>
      </w:r>
      <w:r>
        <w:rPr>
          <w:lang w:eastAsia="ko-KR"/>
        </w:rPr>
        <w:tab/>
      </w:r>
      <w:r>
        <w:rPr>
          <w:lang w:eastAsia="ko-KR"/>
        </w:rPr>
        <w:tab/>
        <w:t>"AccReceivableAmount": 0.00,</w:t>
      </w:r>
    </w:p>
    <w:p w14:paraId="04AF1815" w14:textId="625C8A4B" w:rsidR="007126EB" w:rsidRDefault="007126EB" w:rsidP="007126EB">
      <w:pPr>
        <w:pStyle w:val="GOSTScript"/>
        <w:rPr>
          <w:lang w:eastAsia="ko-KR"/>
        </w:rPr>
      </w:pPr>
      <w:r>
        <w:rPr>
          <w:lang w:eastAsia="ko-KR"/>
        </w:rPr>
        <w:tab/>
      </w:r>
      <w:r>
        <w:rPr>
          <w:lang w:eastAsia="ko-KR"/>
        </w:rPr>
        <w:tab/>
      </w:r>
      <w:r>
        <w:rPr>
          <w:lang w:eastAsia="ko-KR"/>
        </w:rPr>
        <w:tab/>
      </w:r>
      <w:r>
        <w:rPr>
          <w:lang w:eastAsia="ko-KR"/>
        </w:rPr>
        <w:tab/>
        <w:t>"</w:t>
      </w:r>
      <w:r w:rsidR="00C0432D" w:rsidRPr="00C0432D">
        <w:rPr>
          <w:lang w:eastAsia="ko-KR"/>
        </w:rPr>
        <w:t>IP</w:t>
      </w:r>
      <w:r>
        <w:rPr>
          <w:lang w:eastAsia="ko-KR"/>
        </w:rPr>
        <w:t>CurrentFiscalYear": 10000.00,</w:t>
      </w:r>
    </w:p>
    <w:p w14:paraId="4C3B7DC6" w14:textId="30AF21C0" w:rsidR="007126EB" w:rsidRDefault="007126EB" w:rsidP="007126EB">
      <w:pPr>
        <w:pStyle w:val="GOSTScript"/>
        <w:rPr>
          <w:lang w:eastAsia="ko-KR"/>
        </w:rPr>
      </w:pPr>
      <w:r>
        <w:rPr>
          <w:lang w:eastAsia="ko-KR"/>
        </w:rPr>
        <w:tab/>
      </w:r>
      <w:r>
        <w:rPr>
          <w:lang w:eastAsia="ko-KR"/>
        </w:rPr>
        <w:tab/>
      </w:r>
      <w:r>
        <w:rPr>
          <w:lang w:eastAsia="ko-KR"/>
        </w:rPr>
        <w:tab/>
      </w:r>
      <w:r>
        <w:rPr>
          <w:lang w:eastAsia="ko-KR"/>
        </w:rPr>
        <w:tab/>
        <w:t>"</w:t>
      </w:r>
      <w:r w:rsidR="00C0432D" w:rsidRPr="00C0432D">
        <w:rPr>
          <w:lang w:eastAsia="ko-KR"/>
        </w:rPr>
        <w:t>IP</w:t>
      </w:r>
      <w:r>
        <w:rPr>
          <w:lang w:eastAsia="ko-KR"/>
        </w:rPr>
        <w:t>FirstYearPlanPeriod": 10000.00,</w:t>
      </w:r>
    </w:p>
    <w:p w14:paraId="2154EBD9" w14:textId="49AE946C" w:rsidR="007126EB" w:rsidRDefault="007126EB" w:rsidP="007126EB">
      <w:pPr>
        <w:pStyle w:val="GOSTScript"/>
        <w:rPr>
          <w:lang w:eastAsia="ko-KR"/>
        </w:rPr>
      </w:pPr>
      <w:r>
        <w:rPr>
          <w:lang w:eastAsia="ko-KR"/>
        </w:rPr>
        <w:tab/>
      </w:r>
      <w:r>
        <w:rPr>
          <w:lang w:eastAsia="ko-KR"/>
        </w:rPr>
        <w:tab/>
      </w:r>
      <w:r>
        <w:rPr>
          <w:lang w:eastAsia="ko-KR"/>
        </w:rPr>
        <w:tab/>
      </w:r>
      <w:r>
        <w:rPr>
          <w:lang w:eastAsia="ko-KR"/>
        </w:rPr>
        <w:tab/>
        <w:t>"</w:t>
      </w:r>
      <w:r w:rsidR="00C0432D" w:rsidRPr="00C0432D">
        <w:rPr>
          <w:lang w:eastAsia="ko-KR"/>
        </w:rPr>
        <w:t>IP</w:t>
      </w:r>
      <w:r>
        <w:rPr>
          <w:lang w:eastAsia="ko-KR"/>
        </w:rPr>
        <w:t>SecondYearPlanPeriod": 10000.00,</w:t>
      </w:r>
    </w:p>
    <w:p w14:paraId="498674FC" w14:textId="3012BD5D" w:rsidR="00C0432D" w:rsidRDefault="007126EB" w:rsidP="00C0432D">
      <w:pPr>
        <w:pStyle w:val="GOSTScript"/>
        <w:rPr>
          <w:lang w:eastAsia="ko-KR"/>
        </w:rPr>
      </w:pPr>
      <w:r>
        <w:rPr>
          <w:lang w:eastAsia="ko-KR"/>
        </w:rPr>
        <w:tab/>
      </w:r>
      <w:r>
        <w:rPr>
          <w:lang w:eastAsia="ko-KR"/>
        </w:rPr>
        <w:tab/>
      </w:r>
      <w:r>
        <w:rPr>
          <w:lang w:eastAsia="ko-KR"/>
        </w:rPr>
        <w:tab/>
      </w:r>
      <w:r>
        <w:rPr>
          <w:lang w:eastAsia="ko-KR"/>
        </w:rPr>
        <w:tab/>
        <w:t>"</w:t>
      </w:r>
      <w:r w:rsidR="00C0432D" w:rsidRPr="00C0432D">
        <w:rPr>
          <w:lang w:eastAsia="ko-KR"/>
        </w:rPr>
        <w:t>IP</w:t>
      </w:r>
      <w:r>
        <w:rPr>
          <w:lang w:eastAsia="ko-KR"/>
        </w:rPr>
        <w:t>NextYears": 0.00,</w:t>
      </w:r>
    </w:p>
    <w:p w14:paraId="4642C86E" w14:textId="59F77672" w:rsidR="00C0432D" w:rsidRDefault="00C0432D" w:rsidP="00C0432D">
      <w:pPr>
        <w:pStyle w:val="GOSTScript"/>
        <w:rPr>
          <w:lang w:eastAsia="ko-KR"/>
        </w:rPr>
      </w:pPr>
      <w:r>
        <w:rPr>
          <w:lang w:eastAsia="ko-KR"/>
        </w:rPr>
        <w:tab/>
      </w:r>
      <w:r>
        <w:rPr>
          <w:lang w:eastAsia="ko-KR"/>
        </w:rPr>
        <w:tab/>
      </w:r>
      <w:r>
        <w:rPr>
          <w:lang w:eastAsia="ko-KR"/>
        </w:rPr>
        <w:tab/>
      </w:r>
      <w:r>
        <w:rPr>
          <w:lang w:eastAsia="ko-KR"/>
        </w:rPr>
        <w:tab/>
        <w:t>"PPCurrentFiscalYear": 10000.0</w:t>
      </w:r>
      <w:r w:rsidRPr="00C0432D">
        <w:rPr>
          <w:lang w:eastAsia="ko-KR"/>
        </w:rPr>
        <w:t>0</w:t>
      </w:r>
      <w:r>
        <w:rPr>
          <w:lang w:eastAsia="ko-KR"/>
        </w:rPr>
        <w:t>,</w:t>
      </w:r>
    </w:p>
    <w:p w14:paraId="0B0FF87C" w14:textId="0587CF35" w:rsidR="00C0432D" w:rsidRDefault="00C0432D" w:rsidP="00C0432D">
      <w:pPr>
        <w:pStyle w:val="GOSTScript"/>
        <w:rPr>
          <w:lang w:eastAsia="ko-KR"/>
        </w:rPr>
      </w:pPr>
      <w:r>
        <w:rPr>
          <w:lang w:eastAsia="ko-KR"/>
        </w:rPr>
        <w:tab/>
      </w:r>
      <w:r>
        <w:rPr>
          <w:lang w:eastAsia="ko-KR"/>
        </w:rPr>
        <w:tab/>
      </w:r>
      <w:r>
        <w:rPr>
          <w:lang w:eastAsia="ko-KR"/>
        </w:rPr>
        <w:tab/>
      </w:r>
      <w:r>
        <w:rPr>
          <w:lang w:eastAsia="ko-KR"/>
        </w:rPr>
        <w:tab/>
        <w:t>"PPFirstYearPlanPeriod": 10000.0</w:t>
      </w:r>
      <w:r w:rsidRPr="00C0432D">
        <w:rPr>
          <w:lang w:eastAsia="ko-KR"/>
        </w:rPr>
        <w:t>0</w:t>
      </w:r>
      <w:r>
        <w:rPr>
          <w:lang w:eastAsia="ko-KR"/>
        </w:rPr>
        <w:t>,</w:t>
      </w:r>
    </w:p>
    <w:p w14:paraId="7EBC5C53" w14:textId="4624C4EC" w:rsidR="00C0432D" w:rsidRDefault="00C0432D" w:rsidP="00C0432D">
      <w:pPr>
        <w:pStyle w:val="GOSTScript"/>
        <w:rPr>
          <w:lang w:eastAsia="ko-KR"/>
        </w:rPr>
      </w:pPr>
      <w:r>
        <w:rPr>
          <w:lang w:eastAsia="ko-KR"/>
        </w:rPr>
        <w:tab/>
      </w:r>
      <w:r>
        <w:rPr>
          <w:lang w:eastAsia="ko-KR"/>
        </w:rPr>
        <w:tab/>
      </w:r>
      <w:r>
        <w:rPr>
          <w:lang w:eastAsia="ko-KR"/>
        </w:rPr>
        <w:tab/>
      </w:r>
      <w:r>
        <w:rPr>
          <w:lang w:eastAsia="ko-KR"/>
        </w:rPr>
        <w:tab/>
        <w:t>"PPSecondYearPlanPeriod": 10000.0</w:t>
      </w:r>
      <w:r w:rsidRPr="000510CC">
        <w:rPr>
          <w:lang w:eastAsia="ko-KR"/>
        </w:rPr>
        <w:t>0</w:t>
      </w:r>
      <w:r>
        <w:rPr>
          <w:lang w:eastAsia="ko-KR"/>
        </w:rPr>
        <w:t>,</w:t>
      </w:r>
    </w:p>
    <w:p w14:paraId="51E8B248" w14:textId="0BA37312" w:rsidR="007126EB" w:rsidRDefault="00C0432D" w:rsidP="00C0432D">
      <w:pPr>
        <w:pStyle w:val="GOSTScript"/>
        <w:rPr>
          <w:lang w:eastAsia="ko-KR"/>
        </w:rPr>
      </w:pPr>
      <w:r>
        <w:rPr>
          <w:lang w:eastAsia="ko-KR"/>
        </w:rPr>
        <w:tab/>
      </w:r>
      <w:r>
        <w:rPr>
          <w:lang w:eastAsia="ko-KR"/>
        </w:rPr>
        <w:tab/>
      </w:r>
      <w:r>
        <w:rPr>
          <w:lang w:eastAsia="ko-KR"/>
        </w:rPr>
        <w:tab/>
      </w:r>
      <w:r>
        <w:rPr>
          <w:lang w:eastAsia="ko-KR"/>
        </w:rPr>
        <w:tab/>
        <w:t>"PPNextYears": 0.0</w:t>
      </w:r>
      <w:r w:rsidRPr="000510CC">
        <w:rPr>
          <w:lang w:eastAsia="ko-KR"/>
        </w:rPr>
        <w:t>0</w:t>
      </w:r>
      <w:r>
        <w:rPr>
          <w:lang w:eastAsia="ko-KR"/>
        </w:rPr>
        <w:t>,</w:t>
      </w:r>
    </w:p>
    <w:p w14:paraId="670C54D0" w14:textId="77777777" w:rsidR="007126EB" w:rsidRDefault="007126EB" w:rsidP="007126EB">
      <w:pPr>
        <w:pStyle w:val="GOSTScript"/>
        <w:rPr>
          <w:lang w:eastAsia="ko-KR"/>
        </w:rPr>
      </w:pPr>
      <w:r>
        <w:rPr>
          <w:lang w:eastAsia="ko-KR"/>
        </w:rPr>
        <w:tab/>
      </w:r>
      <w:r>
        <w:rPr>
          <w:lang w:eastAsia="ko-KR"/>
        </w:rPr>
        <w:tab/>
      </w:r>
      <w:r>
        <w:rPr>
          <w:lang w:eastAsia="ko-KR"/>
        </w:rPr>
        <w:tab/>
      </w:r>
      <w:r>
        <w:rPr>
          <w:lang w:eastAsia="ko-KR"/>
        </w:rPr>
        <w:tab/>
        <w:t>"IncomeActual": 30000.00,</w:t>
      </w:r>
    </w:p>
    <w:p w14:paraId="5F1E958A" w14:textId="77777777" w:rsidR="007126EB" w:rsidRDefault="007126EB" w:rsidP="007126EB">
      <w:pPr>
        <w:pStyle w:val="GOSTScript"/>
        <w:rPr>
          <w:lang w:eastAsia="ko-KR"/>
        </w:rPr>
      </w:pPr>
      <w:r>
        <w:rPr>
          <w:lang w:eastAsia="ko-KR"/>
        </w:rPr>
        <w:tab/>
      </w:r>
      <w:r>
        <w:rPr>
          <w:lang w:eastAsia="ko-KR"/>
        </w:rPr>
        <w:tab/>
      </w:r>
      <w:r>
        <w:rPr>
          <w:lang w:eastAsia="ko-KR"/>
        </w:rPr>
        <w:tab/>
      </w:r>
      <w:r>
        <w:rPr>
          <w:lang w:eastAsia="ko-KR"/>
        </w:rPr>
        <w:tab/>
        <w:t>"PaymentsActual": 30000.00</w:t>
      </w:r>
    </w:p>
    <w:p w14:paraId="335BB124" w14:textId="77777777" w:rsidR="007126EB" w:rsidRDefault="007126EB" w:rsidP="007126EB">
      <w:pPr>
        <w:pStyle w:val="GOSTScript"/>
        <w:rPr>
          <w:lang w:eastAsia="ko-KR"/>
        </w:rPr>
      </w:pPr>
      <w:r>
        <w:rPr>
          <w:lang w:eastAsia="ko-KR"/>
        </w:rPr>
        <w:tab/>
      </w:r>
      <w:r>
        <w:rPr>
          <w:lang w:eastAsia="ko-KR"/>
        </w:rPr>
        <w:tab/>
      </w:r>
      <w:r>
        <w:rPr>
          <w:lang w:eastAsia="ko-KR"/>
        </w:rPr>
        <w:tab/>
        <w:t>}</w:t>
      </w:r>
    </w:p>
    <w:p w14:paraId="5FA77C08" w14:textId="77777777" w:rsidR="007126EB" w:rsidRDefault="007126EB" w:rsidP="007126EB">
      <w:pPr>
        <w:pStyle w:val="GOSTScript"/>
        <w:rPr>
          <w:lang w:eastAsia="ko-KR"/>
        </w:rPr>
      </w:pPr>
      <w:r>
        <w:rPr>
          <w:lang w:eastAsia="ko-KR"/>
        </w:rPr>
        <w:tab/>
      </w:r>
      <w:r>
        <w:rPr>
          <w:lang w:eastAsia="ko-KR"/>
        </w:rPr>
        <w:tab/>
        <w:t>],</w:t>
      </w:r>
    </w:p>
    <w:p w14:paraId="374E2376" w14:textId="77777777" w:rsidR="007126EB" w:rsidRDefault="007126EB" w:rsidP="007126EB">
      <w:pPr>
        <w:pStyle w:val="GOSTScript"/>
        <w:rPr>
          <w:lang w:eastAsia="ko-KR"/>
        </w:rPr>
      </w:pPr>
      <w:r>
        <w:rPr>
          <w:lang w:eastAsia="ko-KR"/>
        </w:rPr>
        <w:tab/>
      </w:r>
      <w:r>
        <w:rPr>
          <w:lang w:eastAsia="ko-KR"/>
        </w:rPr>
        <w:tab/>
        <w:t>"FS_TRANSACT_KOO_D70_LIST": [</w:t>
      </w:r>
    </w:p>
    <w:p w14:paraId="4BB33691" w14:textId="77777777" w:rsidR="007126EB" w:rsidRDefault="007126EB" w:rsidP="007126EB">
      <w:pPr>
        <w:pStyle w:val="GOSTScript"/>
        <w:rPr>
          <w:lang w:eastAsia="ko-KR"/>
        </w:rPr>
      </w:pPr>
      <w:r>
        <w:rPr>
          <w:lang w:eastAsia="ko-KR"/>
        </w:rPr>
        <w:tab/>
      </w:r>
      <w:r>
        <w:rPr>
          <w:lang w:eastAsia="ko-KR"/>
        </w:rPr>
        <w:tab/>
      </w:r>
      <w:r>
        <w:rPr>
          <w:lang w:eastAsia="ko-KR"/>
        </w:rPr>
        <w:tab/>
        <w:t>{</w:t>
      </w:r>
    </w:p>
    <w:p w14:paraId="35412434" w14:textId="77777777" w:rsidR="007126EB" w:rsidRDefault="007126EB" w:rsidP="007126EB">
      <w:pPr>
        <w:pStyle w:val="GOSTScript"/>
        <w:rPr>
          <w:lang w:eastAsia="ko-KR"/>
        </w:rPr>
      </w:pPr>
      <w:r>
        <w:rPr>
          <w:lang w:eastAsia="ko-KR"/>
        </w:rPr>
        <w:tab/>
      </w:r>
      <w:r>
        <w:rPr>
          <w:lang w:eastAsia="ko-KR"/>
        </w:rPr>
        <w:tab/>
      </w:r>
      <w:r>
        <w:rPr>
          <w:lang w:eastAsia="ko-KR"/>
        </w:rPr>
        <w:tab/>
      </w:r>
      <w:r>
        <w:rPr>
          <w:lang w:eastAsia="ko-KR"/>
        </w:rPr>
        <w:tab/>
        <w:t>"ANALYTICCODESECTIONTS": "25000210",</w:t>
      </w:r>
    </w:p>
    <w:p w14:paraId="1F16BC54" w14:textId="77777777" w:rsidR="007126EB" w:rsidRDefault="007126EB" w:rsidP="007126EB">
      <w:pPr>
        <w:pStyle w:val="GOSTScript"/>
        <w:rPr>
          <w:lang w:eastAsia="ko-KR"/>
        </w:rPr>
      </w:pPr>
      <w:r>
        <w:rPr>
          <w:lang w:eastAsia="ko-KR"/>
        </w:rPr>
        <w:tab/>
      </w:r>
      <w:r>
        <w:rPr>
          <w:lang w:eastAsia="ko-KR"/>
        </w:rPr>
        <w:tab/>
      </w:r>
      <w:r>
        <w:rPr>
          <w:lang w:eastAsia="ko-KR"/>
        </w:rPr>
        <w:tab/>
      </w:r>
      <w:r>
        <w:rPr>
          <w:lang w:eastAsia="ko-KR"/>
        </w:rPr>
        <w:tab/>
        <w:t>"ANALYTICCODESECTIONAS": "23000120",</w:t>
      </w:r>
    </w:p>
    <w:p w14:paraId="4643A966" w14:textId="77777777" w:rsidR="007126EB" w:rsidRDefault="007126EB" w:rsidP="007126EB">
      <w:pPr>
        <w:pStyle w:val="GOSTScript"/>
        <w:rPr>
          <w:lang w:eastAsia="ko-KR"/>
        </w:rPr>
      </w:pPr>
      <w:r>
        <w:rPr>
          <w:lang w:eastAsia="ko-KR"/>
        </w:rPr>
        <w:tab/>
      </w:r>
      <w:r>
        <w:rPr>
          <w:lang w:eastAsia="ko-KR"/>
        </w:rPr>
        <w:tab/>
      </w:r>
      <w:r>
        <w:rPr>
          <w:lang w:eastAsia="ko-KR"/>
        </w:rPr>
        <w:tab/>
      </w:r>
      <w:r>
        <w:rPr>
          <w:lang w:eastAsia="ko-KR"/>
        </w:rPr>
        <w:tab/>
        <w:t>"TargetFundsCodeType": "10",</w:t>
      </w:r>
    </w:p>
    <w:p w14:paraId="2CC68174" w14:textId="77777777" w:rsidR="007126EB" w:rsidRDefault="007126EB" w:rsidP="007126EB">
      <w:pPr>
        <w:pStyle w:val="GOSTScript"/>
        <w:rPr>
          <w:lang w:eastAsia="ko-KR"/>
        </w:rPr>
      </w:pPr>
      <w:r>
        <w:rPr>
          <w:lang w:eastAsia="ko-KR"/>
        </w:rPr>
        <w:tab/>
      </w:r>
      <w:r>
        <w:rPr>
          <w:lang w:eastAsia="ko-KR"/>
        </w:rPr>
        <w:tab/>
      </w:r>
      <w:r>
        <w:rPr>
          <w:lang w:eastAsia="ko-KR"/>
        </w:rPr>
        <w:tab/>
      </w:r>
      <w:r>
        <w:rPr>
          <w:lang w:eastAsia="ko-KR"/>
        </w:rPr>
        <w:tab/>
        <w:t>"BALANCESTARTYEAR": 50000.00,</w:t>
      </w:r>
    </w:p>
    <w:p w14:paraId="5660F8FC" w14:textId="77777777" w:rsidR="007126EB" w:rsidRDefault="007126EB" w:rsidP="007126EB">
      <w:pPr>
        <w:pStyle w:val="GOSTScript"/>
        <w:rPr>
          <w:lang w:eastAsia="ko-KR"/>
        </w:rPr>
      </w:pPr>
      <w:r>
        <w:rPr>
          <w:lang w:eastAsia="ko-KR"/>
        </w:rPr>
        <w:tab/>
      </w:r>
      <w:r>
        <w:rPr>
          <w:lang w:eastAsia="ko-KR"/>
        </w:rPr>
        <w:tab/>
      </w:r>
      <w:r>
        <w:rPr>
          <w:lang w:eastAsia="ko-KR"/>
        </w:rPr>
        <w:tab/>
      </w:r>
      <w:r>
        <w:rPr>
          <w:lang w:eastAsia="ko-KR"/>
        </w:rPr>
        <w:tab/>
        <w:t>"RECEIVED": 20000.00,</w:t>
      </w:r>
    </w:p>
    <w:p w14:paraId="613CBE13" w14:textId="77777777" w:rsidR="007126EB" w:rsidRDefault="007126EB" w:rsidP="007126EB">
      <w:pPr>
        <w:pStyle w:val="GOSTScript"/>
        <w:rPr>
          <w:lang w:eastAsia="ko-KR"/>
        </w:rPr>
      </w:pPr>
      <w:r>
        <w:rPr>
          <w:lang w:eastAsia="ko-KR"/>
        </w:rPr>
        <w:tab/>
      </w:r>
      <w:r>
        <w:rPr>
          <w:lang w:eastAsia="ko-KR"/>
        </w:rPr>
        <w:tab/>
      </w:r>
      <w:r>
        <w:rPr>
          <w:lang w:eastAsia="ko-KR"/>
        </w:rPr>
        <w:tab/>
      </w:r>
      <w:r>
        <w:rPr>
          <w:lang w:eastAsia="ko-KR"/>
        </w:rPr>
        <w:tab/>
        <w:t>"TRANSFERRED": 10000.00,</w:t>
      </w:r>
    </w:p>
    <w:p w14:paraId="7254D9A2" w14:textId="77777777" w:rsidR="007126EB" w:rsidRDefault="007126EB" w:rsidP="007126EB">
      <w:pPr>
        <w:pStyle w:val="GOSTScript"/>
        <w:rPr>
          <w:lang w:eastAsia="ko-KR"/>
        </w:rPr>
      </w:pPr>
      <w:r>
        <w:rPr>
          <w:lang w:eastAsia="ko-KR"/>
        </w:rPr>
        <w:tab/>
      </w:r>
      <w:r>
        <w:rPr>
          <w:lang w:eastAsia="ko-KR"/>
        </w:rPr>
        <w:tab/>
      </w:r>
      <w:r>
        <w:rPr>
          <w:lang w:eastAsia="ko-KR"/>
        </w:rPr>
        <w:tab/>
      </w:r>
      <w:r>
        <w:rPr>
          <w:lang w:eastAsia="ko-KR"/>
        </w:rPr>
        <w:tab/>
        <w:t>"COMPLETEDRECEIPTS": 20000.00,</w:t>
      </w:r>
    </w:p>
    <w:p w14:paraId="3C2E09EC" w14:textId="77777777" w:rsidR="007126EB" w:rsidRDefault="007126EB" w:rsidP="007126EB">
      <w:pPr>
        <w:pStyle w:val="GOSTScript"/>
        <w:rPr>
          <w:lang w:eastAsia="ko-KR"/>
        </w:rPr>
      </w:pPr>
      <w:r>
        <w:rPr>
          <w:lang w:eastAsia="ko-KR"/>
        </w:rPr>
        <w:tab/>
      </w:r>
      <w:r>
        <w:rPr>
          <w:lang w:eastAsia="ko-KR"/>
        </w:rPr>
        <w:tab/>
      </w:r>
      <w:r>
        <w:rPr>
          <w:lang w:eastAsia="ko-KR"/>
        </w:rPr>
        <w:tab/>
      </w:r>
      <w:r>
        <w:rPr>
          <w:lang w:eastAsia="ko-KR"/>
        </w:rPr>
        <w:tab/>
        <w:t>"COMPLETEDPAYOUTS": 10000.00,</w:t>
      </w:r>
    </w:p>
    <w:p w14:paraId="7BB15228" w14:textId="77777777" w:rsidR="00BC57C0" w:rsidRDefault="007126EB" w:rsidP="00BC57C0">
      <w:pPr>
        <w:pStyle w:val="GOSTScript"/>
        <w:rPr>
          <w:lang w:eastAsia="ko-KR"/>
        </w:rPr>
      </w:pPr>
      <w:r>
        <w:rPr>
          <w:lang w:eastAsia="ko-KR"/>
        </w:rPr>
        <w:tab/>
      </w:r>
      <w:r>
        <w:rPr>
          <w:lang w:eastAsia="ko-KR"/>
        </w:rPr>
        <w:tab/>
      </w:r>
      <w:r>
        <w:rPr>
          <w:lang w:eastAsia="ko-KR"/>
        </w:rPr>
        <w:tab/>
      </w:r>
      <w:r>
        <w:rPr>
          <w:lang w:eastAsia="ko-KR"/>
        </w:rPr>
        <w:tab/>
        <w:t>"BALANCE": 60000.00</w:t>
      </w:r>
      <w:r w:rsidR="00BC57C0">
        <w:rPr>
          <w:lang w:eastAsia="ko-KR"/>
        </w:rPr>
        <w:t>,</w:t>
      </w:r>
    </w:p>
    <w:p w14:paraId="4D3F7621" w14:textId="5CA9C7AF" w:rsidR="007126EB" w:rsidRDefault="00BC57C0" w:rsidP="00BC57C0">
      <w:pPr>
        <w:pStyle w:val="GOSTScript"/>
        <w:rPr>
          <w:lang w:eastAsia="ko-KR"/>
        </w:rPr>
      </w:pPr>
      <w:r>
        <w:rPr>
          <w:lang w:eastAsia="ko-KR"/>
        </w:rPr>
        <w:tab/>
      </w:r>
      <w:r>
        <w:rPr>
          <w:lang w:eastAsia="ko-KR"/>
        </w:rPr>
        <w:tab/>
      </w:r>
      <w:r>
        <w:rPr>
          <w:lang w:eastAsia="ko-KR"/>
        </w:rPr>
        <w:tab/>
      </w:r>
      <w:r>
        <w:rPr>
          <w:lang w:eastAsia="ko-KR"/>
        </w:rPr>
        <w:tab/>
        <w:t>"KOO": "24A0198"</w:t>
      </w:r>
    </w:p>
    <w:p w14:paraId="16A3B033" w14:textId="77777777" w:rsidR="007126EB" w:rsidRDefault="007126EB" w:rsidP="007126EB">
      <w:pPr>
        <w:pStyle w:val="GOSTScript"/>
        <w:rPr>
          <w:lang w:eastAsia="ko-KR"/>
        </w:rPr>
      </w:pPr>
      <w:r>
        <w:rPr>
          <w:lang w:eastAsia="ko-KR"/>
        </w:rPr>
        <w:tab/>
      </w:r>
      <w:r>
        <w:rPr>
          <w:lang w:eastAsia="ko-KR"/>
        </w:rPr>
        <w:tab/>
      </w:r>
      <w:r>
        <w:rPr>
          <w:lang w:eastAsia="ko-KR"/>
        </w:rPr>
        <w:tab/>
        <w:t>}</w:t>
      </w:r>
    </w:p>
    <w:p w14:paraId="20AB50B2" w14:textId="77777777" w:rsidR="007126EB" w:rsidRDefault="007126EB" w:rsidP="007126EB">
      <w:pPr>
        <w:pStyle w:val="GOSTScript"/>
        <w:rPr>
          <w:lang w:eastAsia="ko-KR"/>
        </w:rPr>
      </w:pPr>
      <w:r>
        <w:rPr>
          <w:lang w:eastAsia="ko-KR"/>
        </w:rPr>
        <w:tab/>
      </w:r>
      <w:r>
        <w:rPr>
          <w:lang w:eastAsia="ko-KR"/>
        </w:rPr>
        <w:tab/>
        <w:t>]</w:t>
      </w:r>
    </w:p>
    <w:p w14:paraId="67439108" w14:textId="77777777" w:rsidR="007126EB" w:rsidRDefault="007126EB" w:rsidP="007126EB">
      <w:pPr>
        <w:pStyle w:val="GOSTScript"/>
        <w:rPr>
          <w:lang w:eastAsia="ko-KR"/>
        </w:rPr>
      </w:pPr>
      <w:r>
        <w:rPr>
          <w:lang w:eastAsia="ko-KR"/>
        </w:rPr>
        <w:tab/>
        <w:t>}</w:t>
      </w:r>
    </w:p>
    <w:p w14:paraId="7175C4B5" w14:textId="261FCDFA" w:rsidR="00B36F3C" w:rsidRPr="00B36F3C" w:rsidRDefault="007126EB" w:rsidP="007126EB">
      <w:pPr>
        <w:pStyle w:val="GOSTScript"/>
        <w:rPr>
          <w:ins w:id="4290" w:author="Опаева Лидия Арашаевна" w:date="2025-08-22T15:30:00Z"/>
          <w:lang w:eastAsia="ko-KR"/>
        </w:rPr>
      </w:pPr>
      <w:r>
        <w:rPr>
          <w:lang w:eastAsia="ko-KR"/>
        </w:rPr>
        <w:t>}</w:t>
      </w:r>
    </w:p>
    <w:p w14:paraId="45842BCF" w14:textId="1381F872" w:rsidR="00E97DE1" w:rsidRPr="007D636A" w:rsidRDefault="00E97DE1" w:rsidP="00E97DE1">
      <w:pPr>
        <w:pStyle w:val="41"/>
        <w:tabs>
          <w:tab w:val="clear" w:pos="1134"/>
          <w:tab w:val="num" w:pos="864"/>
        </w:tabs>
        <w:rPr>
          <w:ins w:id="4291" w:author="Опаева Лидия Арашаевна" w:date="2025-10-15T09:28:00Z"/>
          <w:lang w:val="en-US"/>
        </w:rPr>
      </w:pPr>
      <w:bookmarkStart w:id="4292" w:name="_Toc226564493"/>
      <w:ins w:id="4293" w:author="Опаева Лидия Арашаевна" w:date="2025-10-15T09:28:00Z">
        <w:r w:rsidRPr="007D636A">
          <w:rPr>
            <w:lang w:val="en-US"/>
          </w:rPr>
          <w:t>«</w:t>
        </w:r>
        <w:r w:rsidRPr="00943DFB">
          <w:t>Бухгалтерская</w:t>
        </w:r>
        <w:r w:rsidRPr="007D636A">
          <w:rPr>
            <w:lang w:val="en-US"/>
          </w:rPr>
          <w:t xml:space="preserve"> </w:t>
        </w:r>
        <w:r w:rsidRPr="00943DFB">
          <w:t>справка</w:t>
        </w:r>
        <w:r w:rsidRPr="007D636A">
          <w:rPr>
            <w:lang w:val="en-US"/>
          </w:rPr>
          <w:t xml:space="preserve"> (</w:t>
        </w:r>
        <w:r w:rsidRPr="00943DFB">
          <w:t>ф</w:t>
        </w:r>
        <w:r w:rsidRPr="007D636A">
          <w:rPr>
            <w:lang w:val="en-US"/>
          </w:rPr>
          <w:t xml:space="preserve">. 0504833)» </w:t>
        </w:r>
        <w:r w:rsidRPr="002C68BF">
          <w:rPr>
            <w:lang w:val="en-US"/>
          </w:rPr>
          <w:t>ARP</w:t>
        </w:r>
        <w:r w:rsidRPr="007D636A">
          <w:rPr>
            <w:lang w:val="en-US"/>
          </w:rPr>
          <w:t>_</w:t>
        </w:r>
        <w:r w:rsidRPr="002C68BF">
          <w:rPr>
            <w:lang w:val="en-US"/>
          </w:rPr>
          <w:t>SVAP</w:t>
        </w:r>
        <w:r w:rsidRPr="007D636A">
          <w:rPr>
            <w:lang w:val="en-US"/>
          </w:rPr>
          <w:t>_</w:t>
        </w:r>
        <w:r>
          <w:rPr>
            <w:lang w:val="en-US"/>
          </w:rPr>
          <w:t>N</w:t>
        </w:r>
        <w:r w:rsidRPr="002C68BF">
          <w:rPr>
            <w:lang w:val="en-US"/>
          </w:rPr>
          <w:t>G</w:t>
        </w:r>
        <w:r w:rsidRPr="007D636A">
          <w:rPr>
            <w:lang w:val="en-US"/>
          </w:rPr>
          <w:t>_</w:t>
        </w:r>
        <w:r w:rsidRPr="002C68BF">
          <w:rPr>
            <w:lang w:val="en-US"/>
          </w:rPr>
          <w:t>TSE</w:t>
        </w:r>
        <w:r w:rsidRPr="007D636A">
          <w:rPr>
            <w:lang w:val="en-US"/>
          </w:rPr>
          <w:t xml:space="preserve"> (</w:t>
        </w:r>
        <w:r w:rsidRPr="002C68BF">
          <w:rPr>
            <w:lang w:val="en-US"/>
          </w:rPr>
          <w:t>Document</w:t>
        </w:r>
        <w:r w:rsidRPr="007D636A">
          <w:rPr>
            <w:lang w:val="en-US"/>
          </w:rPr>
          <w:t>)</w:t>
        </w:r>
        <w:bookmarkEnd w:id="4292"/>
      </w:ins>
    </w:p>
    <w:p w14:paraId="7A917917" w14:textId="309D3C6E" w:rsidR="00E97DE1" w:rsidRPr="00350208" w:rsidRDefault="00E97DE1" w:rsidP="00E97DE1">
      <w:pPr>
        <w:pStyle w:val="51"/>
        <w:rPr>
          <w:ins w:id="4294" w:author="Опаева Лидия Арашаевна" w:date="2025-10-15T09:28:00Z"/>
        </w:rPr>
      </w:pPr>
      <w:bookmarkStart w:id="4295" w:name="_Toc226564494"/>
      <w:ins w:id="4296" w:author="Опаева Лидия Арашаевна" w:date="2025-10-15T09:28:00Z">
        <w:r w:rsidRPr="00397DBC">
          <w:t xml:space="preserve">Перечень параметров тела запроса (Document) по документу «Бухгалтерская справка (ф. 0504833)» </w:t>
        </w:r>
        <w:r w:rsidRPr="002C68BF">
          <w:t>ARP_SVAP_</w:t>
        </w:r>
        <w:r>
          <w:rPr>
            <w:lang w:val="en-US"/>
          </w:rPr>
          <w:t>N</w:t>
        </w:r>
        <w:r w:rsidRPr="002C68BF">
          <w:t>G</w:t>
        </w:r>
        <w:r w:rsidRPr="00397DBC">
          <w:t>_TSE</w:t>
        </w:r>
        <w:bookmarkEnd w:id="4295"/>
      </w:ins>
    </w:p>
    <w:p w14:paraId="39DF6B4E" w14:textId="05C63420" w:rsidR="00E97DE1" w:rsidRDefault="00E97DE1" w:rsidP="00E97DE1">
      <w:pPr>
        <w:pStyle w:val="GOSTNameTable"/>
        <w:numPr>
          <w:ilvl w:val="0"/>
          <w:numId w:val="36"/>
        </w:numPr>
        <w:tabs>
          <w:tab w:val="num" w:pos="1844"/>
        </w:tabs>
        <w:rPr>
          <w:ins w:id="4297" w:author="Опаева Лидия Арашаевна" w:date="2025-10-15T09:28:00Z"/>
        </w:rPr>
      </w:pPr>
      <w:ins w:id="4298" w:author="Опаева Лидия Арашаевна" w:date="2025-10-15T09:28:00Z">
        <w:r>
          <w:fldChar w:fldCharType="begin"/>
        </w:r>
        <w:r>
          <w:instrText xml:space="preserve"> SEQ Таблица \* ARABIC </w:instrText>
        </w:r>
        <w:r>
          <w:fldChar w:fldCharType="separate"/>
        </w:r>
      </w:ins>
      <w:bookmarkStart w:id="4299" w:name="_Toc226564529"/>
      <w:r w:rsidR="00CE7795">
        <w:t>17</w:t>
      </w:r>
      <w:ins w:id="4300" w:author="Опаева Лидия Арашаевна" w:date="2025-10-15T09:28:00Z">
        <w:r>
          <w:rPr>
            <w:noProof w:val="0"/>
          </w:rPr>
          <w:fldChar w:fldCharType="end"/>
        </w:r>
        <w:r>
          <w:t xml:space="preserve"> - Параметры тела (Document) запроса на подбор / сторнирование / переформирование записей учета по документу </w:t>
        </w:r>
        <w:r w:rsidRPr="00397DBC">
          <w:t xml:space="preserve">«Бухгалтерская справка (ф. 0504833)» </w:t>
        </w:r>
        <w:r w:rsidRPr="002C68BF">
          <w:t>ARP_SVAP_</w:t>
        </w:r>
        <w:r>
          <w:rPr>
            <w:lang w:val="en-US"/>
          </w:rPr>
          <w:t>N</w:t>
        </w:r>
        <w:r w:rsidRPr="002C68BF">
          <w:t>G</w:t>
        </w:r>
        <w:r w:rsidRPr="00397DBC">
          <w:t>_TSE</w:t>
        </w:r>
        <w:bookmarkEnd w:id="4299"/>
      </w:ins>
    </w:p>
    <w:tbl>
      <w:tblPr>
        <w:tblStyle w:val="GOSTTable"/>
        <w:tblW w:w="5000" w:type="pct"/>
        <w:tblLayout w:type="fixed"/>
        <w:tblLook w:val="07E0" w:firstRow="1" w:lastRow="1" w:firstColumn="1" w:lastColumn="1" w:noHBand="1" w:noVBand="1"/>
      </w:tblPr>
      <w:tblGrid>
        <w:gridCol w:w="3515"/>
        <w:gridCol w:w="2495"/>
        <w:gridCol w:w="1758"/>
        <w:gridCol w:w="1174"/>
        <w:gridCol w:w="1174"/>
        <w:gridCol w:w="5578"/>
      </w:tblGrid>
      <w:tr w:rsidR="00E97DE1" w14:paraId="5CDD5372" w14:textId="77777777" w:rsidTr="00E97DE1">
        <w:trPr>
          <w:cnfStyle w:val="100000000000" w:firstRow="1" w:lastRow="0" w:firstColumn="0" w:lastColumn="0" w:oddVBand="0" w:evenVBand="0" w:oddHBand="0" w:evenHBand="0" w:firstRowFirstColumn="0" w:firstRowLastColumn="0" w:lastRowFirstColumn="0" w:lastRowLastColumn="0"/>
          <w:ins w:id="4301" w:author="Опаева Лидия Арашаевна" w:date="2025-10-15T09:28:00Z"/>
        </w:trPr>
        <w:tc>
          <w:tcPr>
            <w:tcW w:w="1120" w:type="pct"/>
          </w:tcPr>
          <w:p w14:paraId="4B24643B" w14:textId="77777777" w:rsidR="00E97DE1" w:rsidRPr="00F56162" w:rsidRDefault="00E97DE1" w:rsidP="00E97DE1">
            <w:pPr>
              <w:pStyle w:val="GOSTTableHead"/>
              <w:rPr>
                <w:ins w:id="4302" w:author="Опаева Лидия Арашаевна" w:date="2025-10-15T09:28:00Z"/>
                <w:szCs w:val="22"/>
              </w:rPr>
            </w:pPr>
            <w:ins w:id="4303" w:author="Опаева Лидия Арашаевна" w:date="2025-10-15T09:28:00Z">
              <w:r w:rsidRPr="00A57119">
                <w:t>Наименование параметра</w:t>
              </w:r>
            </w:ins>
          </w:p>
        </w:tc>
        <w:tc>
          <w:tcPr>
            <w:tcW w:w="795" w:type="pct"/>
          </w:tcPr>
          <w:p w14:paraId="4E25FD8E" w14:textId="77777777" w:rsidR="00E97DE1" w:rsidRPr="00F56162" w:rsidRDefault="00E97DE1" w:rsidP="00E97DE1">
            <w:pPr>
              <w:pStyle w:val="GOSTTableHead"/>
              <w:rPr>
                <w:ins w:id="4304" w:author="Опаева Лидия Арашаевна" w:date="2025-10-15T09:28:00Z"/>
                <w:szCs w:val="22"/>
                <w:lang w:val="en-US"/>
              </w:rPr>
            </w:pPr>
            <w:ins w:id="4305" w:author="Опаева Лидия Арашаевна" w:date="2025-10-15T09:28:00Z">
              <w:r w:rsidRPr="00A57119">
                <w:t>Название тэга</w:t>
              </w:r>
            </w:ins>
          </w:p>
        </w:tc>
        <w:tc>
          <w:tcPr>
            <w:tcW w:w="560" w:type="pct"/>
          </w:tcPr>
          <w:p w14:paraId="227D0D6D" w14:textId="77777777" w:rsidR="00E97DE1" w:rsidRPr="00F56162" w:rsidRDefault="00E97DE1" w:rsidP="00E97DE1">
            <w:pPr>
              <w:pStyle w:val="GOSTTableHead"/>
              <w:rPr>
                <w:ins w:id="4306" w:author="Опаева Лидия Арашаевна" w:date="2025-10-15T09:28:00Z"/>
                <w:szCs w:val="22"/>
                <w:lang w:eastAsia="en-US"/>
              </w:rPr>
            </w:pPr>
            <w:ins w:id="4307" w:author="Опаева Лидия Арашаевна" w:date="2025-10-15T09:28:00Z">
              <w:r w:rsidRPr="00A57119">
                <w:t>Тип данных</w:t>
              </w:r>
            </w:ins>
          </w:p>
        </w:tc>
        <w:tc>
          <w:tcPr>
            <w:tcW w:w="374" w:type="pct"/>
          </w:tcPr>
          <w:p w14:paraId="3278C419" w14:textId="77777777" w:rsidR="00E97DE1" w:rsidRPr="00F56162" w:rsidRDefault="00E97DE1" w:rsidP="00E97DE1">
            <w:pPr>
              <w:pStyle w:val="GOSTTableHead"/>
              <w:rPr>
                <w:ins w:id="4308" w:author="Опаева Лидия Арашаевна" w:date="2025-10-15T09:28:00Z"/>
                <w:szCs w:val="22"/>
              </w:rPr>
            </w:pPr>
            <w:ins w:id="4309" w:author="Опаева Лидия Арашаевна" w:date="2025-10-15T09:28:00Z">
              <w:r w:rsidRPr="00A57119">
                <w:t>Обязательность</w:t>
              </w:r>
            </w:ins>
          </w:p>
        </w:tc>
        <w:tc>
          <w:tcPr>
            <w:tcW w:w="374" w:type="pct"/>
          </w:tcPr>
          <w:p w14:paraId="5E07C115" w14:textId="77777777" w:rsidR="00E97DE1" w:rsidRPr="00F56162" w:rsidRDefault="00E97DE1" w:rsidP="00E97DE1">
            <w:pPr>
              <w:pStyle w:val="GOSTTableHead"/>
              <w:rPr>
                <w:ins w:id="4310" w:author="Опаева Лидия Арашаевна" w:date="2025-10-15T09:28:00Z"/>
                <w:szCs w:val="22"/>
              </w:rPr>
            </w:pPr>
            <w:ins w:id="4311" w:author="Опаева Лидия Арашаевна" w:date="2025-10-15T09:28:00Z">
              <w:r w:rsidRPr="00A57119">
                <w:t>Размерность</w:t>
              </w:r>
            </w:ins>
          </w:p>
        </w:tc>
        <w:tc>
          <w:tcPr>
            <w:tcW w:w="1777" w:type="pct"/>
          </w:tcPr>
          <w:p w14:paraId="6A871FD6" w14:textId="77777777" w:rsidR="00E97DE1" w:rsidRDefault="00E97DE1" w:rsidP="00E97DE1">
            <w:pPr>
              <w:pStyle w:val="GOSTTableHead"/>
              <w:rPr>
                <w:ins w:id="4312" w:author="Опаева Лидия Арашаевна" w:date="2025-10-15T09:28:00Z"/>
                <w:szCs w:val="22"/>
              </w:rPr>
            </w:pPr>
            <w:ins w:id="4313" w:author="Опаева Лидия Арашаевна" w:date="2025-10-15T09:28:00Z">
              <w:r w:rsidRPr="00A57119">
                <w:t>Описание</w:t>
              </w:r>
            </w:ins>
          </w:p>
        </w:tc>
      </w:tr>
      <w:tr w:rsidR="00E97DE1" w:rsidRPr="00A57119" w14:paraId="231550CC" w14:textId="77777777" w:rsidTr="00E97DE1">
        <w:trPr>
          <w:ins w:id="4314" w:author="Опаева Лидия Арашаевна" w:date="2025-10-15T09:28:00Z"/>
        </w:trPr>
        <w:tc>
          <w:tcPr>
            <w:tcW w:w="1120" w:type="pct"/>
          </w:tcPr>
          <w:p w14:paraId="31D71C2C" w14:textId="77777777" w:rsidR="00E97DE1" w:rsidRPr="00A57119" w:rsidRDefault="00E97DE1" w:rsidP="00E97DE1">
            <w:pPr>
              <w:pStyle w:val="GOSTTablenorm"/>
              <w:rPr>
                <w:ins w:id="4315" w:author="Опаева Лидия Арашаевна" w:date="2025-10-15T09:28:00Z"/>
              </w:rPr>
            </w:pPr>
            <w:ins w:id="4316" w:author="Опаева Лидия Арашаевна" w:date="2025-10-15T09:28:00Z">
              <w:r w:rsidRPr="00A57119">
                <w:t>Номер документа</w:t>
              </w:r>
            </w:ins>
          </w:p>
        </w:tc>
        <w:tc>
          <w:tcPr>
            <w:tcW w:w="795" w:type="pct"/>
          </w:tcPr>
          <w:p w14:paraId="2460A312" w14:textId="77777777" w:rsidR="00E97DE1" w:rsidRPr="00A57119" w:rsidRDefault="00E97DE1" w:rsidP="00E97DE1">
            <w:pPr>
              <w:pStyle w:val="GOSTTablenorm"/>
              <w:rPr>
                <w:ins w:id="4317" w:author="Опаева Лидия Арашаевна" w:date="2025-10-15T09:28:00Z"/>
              </w:rPr>
            </w:pPr>
            <w:ins w:id="4318" w:author="Опаева Лидия Арашаевна" w:date="2025-10-15T09:28:00Z">
              <w:r w:rsidRPr="00A57119">
                <w:t>TtlPrt_DcNmbr</w:t>
              </w:r>
            </w:ins>
          </w:p>
        </w:tc>
        <w:tc>
          <w:tcPr>
            <w:tcW w:w="560" w:type="pct"/>
          </w:tcPr>
          <w:p w14:paraId="2A5CB046" w14:textId="77777777" w:rsidR="00E97DE1" w:rsidRPr="00A57119" w:rsidRDefault="00E97DE1" w:rsidP="00E97DE1">
            <w:pPr>
              <w:pStyle w:val="GOSTTablenorm"/>
              <w:rPr>
                <w:ins w:id="4319" w:author="Опаева Лидия Арашаевна" w:date="2025-10-15T09:28:00Z"/>
                <w:lang w:eastAsia="en-US"/>
              </w:rPr>
            </w:pPr>
            <w:ins w:id="4320" w:author="Опаева Лидия Арашаевна" w:date="2025-10-15T09:28:00Z">
              <w:r w:rsidRPr="00A57119">
                <w:t>Строка</w:t>
              </w:r>
            </w:ins>
          </w:p>
        </w:tc>
        <w:tc>
          <w:tcPr>
            <w:tcW w:w="374" w:type="pct"/>
          </w:tcPr>
          <w:p w14:paraId="40E332E3" w14:textId="77777777" w:rsidR="00E97DE1" w:rsidRPr="00A57119" w:rsidRDefault="00E97DE1" w:rsidP="00E97DE1">
            <w:pPr>
              <w:pStyle w:val="GOSTTablenorm"/>
              <w:rPr>
                <w:ins w:id="4321" w:author="Опаева Лидия Арашаевна" w:date="2025-10-15T09:28:00Z"/>
              </w:rPr>
            </w:pPr>
            <w:ins w:id="4322" w:author="Опаева Лидия Арашаевна" w:date="2025-10-15T09:28:00Z">
              <w:r w:rsidRPr="00A57119">
                <w:t>Да</w:t>
              </w:r>
            </w:ins>
          </w:p>
        </w:tc>
        <w:tc>
          <w:tcPr>
            <w:tcW w:w="374" w:type="pct"/>
          </w:tcPr>
          <w:p w14:paraId="672416EA" w14:textId="77777777" w:rsidR="00E97DE1" w:rsidRPr="00A57119" w:rsidRDefault="00E97DE1" w:rsidP="00E97DE1">
            <w:pPr>
              <w:pStyle w:val="GOSTTablenorm"/>
              <w:rPr>
                <w:ins w:id="4323" w:author="Опаева Лидия Арашаевна" w:date="2025-10-15T09:28:00Z"/>
              </w:rPr>
            </w:pPr>
            <w:ins w:id="4324" w:author="Опаева Лидия Арашаевна" w:date="2025-10-15T09:28:00Z">
              <w:r w:rsidRPr="00A57119">
                <w:t>&lt;=50</w:t>
              </w:r>
            </w:ins>
          </w:p>
        </w:tc>
        <w:tc>
          <w:tcPr>
            <w:tcW w:w="1777" w:type="pct"/>
          </w:tcPr>
          <w:p w14:paraId="6E8FF0C9" w14:textId="77777777" w:rsidR="00E97DE1" w:rsidRPr="00A57119" w:rsidRDefault="00E97DE1" w:rsidP="00E97DE1">
            <w:pPr>
              <w:pStyle w:val="GOSTTablenorm"/>
              <w:rPr>
                <w:ins w:id="4325" w:author="Опаева Лидия Арашаевна" w:date="2025-10-15T09:28:00Z"/>
              </w:rPr>
            </w:pPr>
            <w:ins w:id="4326" w:author="Опаева Лидия Арашаевна" w:date="2025-10-15T09:28:00Z">
              <w:r w:rsidRPr="00A57119">
                <w:t>Указывается номер документа</w:t>
              </w:r>
            </w:ins>
          </w:p>
        </w:tc>
      </w:tr>
      <w:tr w:rsidR="00E97DE1" w:rsidRPr="00A57119" w14:paraId="33EB7378" w14:textId="77777777" w:rsidTr="00E97DE1">
        <w:trPr>
          <w:ins w:id="4327" w:author="Опаева Лидия Арашаевна" w:date="2025-10-15T09:28:00Z"/>
        </w:trPr>
        <w:tc>
          <w:tcPr>
            <w:tcW w:w="1120" w:type="pct"/>
          </w:tcPr>
          <w:p w14:paraId="03C96CAB" w14:textId="77777777" w:rsidR="00E97DE1" w:rsidRPr="00A57119" w:rsidRDefault="00E97DE1" w:rsidP="00E97DE1">
            <w:pPr>
              <w:pStyle w:val="GOSTTablenorm"/>
              <w:rPr>
                <w:ins w:id="4328" w:author="Опаева Лидия Арашаевна" w:date="2025-10-15T09:28:00Z"/>
              </w:rPr>
            </w:pPr>
            <w:ins w:id="4329" w:author="Опаева Лидия Арашаевна" w:date="2025-10-15T09:28:00Z">
              <w:r w:rsidRPr="00A57119">
                <w:t>Дата документа</w:t>
              </w:r>
            </w:ins>
          </w:p>
        </w:tc>
        <w:tc>
          <w:tcPr>
            <w:tcW w:w="795" w:type="pct"/>
          </w:tcPr>
          <w:p w14:paraId="615A8554" w14:textId="77777777" w:rsidR="00E97DE1" w:rsidRPr="00A57119" w:rsidRDefault="00E97DE1" w:rsidP="00E97DE1">
            <w:pPr>
              <w:pStyle w:val="GOSTTablenorm"/>
              <w:rPr>
                <w:ins w:id="4330" w:author="Опаева Лидия Арашаевна" w:date="2025-10-15T09:28:00Z"/>
              </w:rPr>
            </w:pPr>
            <w:ins w:id="4331" w:author="Опаева Лидия Арашаевна" w:date="2025-10-15T09:28:00Z">
              <w:r w:rsidRPr="00A57119">
                <w:t>TtlPrt_Dt</w:t>
              </w:r>
            </w:ins>
          </w:p>
        </w:tc>
        <w:tc>
          <w:tcPr>
            <w:tcW w:w="560" w:type="pct"/>
          </w:tcPr>
          <w:p w14:paraId="68B9E3F8" w14:textId="77777777" w:rsidR="00E97DE1" w:rsidRPr="00A57119" w:rsidRDefault="00E97DE1" w:rsidP="00E97DE1">
            <w:pPr>
              <w:pStyle w:val="GOSTTablenorm"/>
              <w:rPr>
                <w:ins w:id="4332" w:author="Опаева Лидия Арашаевна" w:date="2025-10-15T09:28:00Z"/>
                <w:lang w:eastAsia="en-US"/>
              </w:rPr>
            </w:pPr>
            <w:ins w:id="4333" w:author="Опаева Лидия Арашаевна" w:date="2025-10-15T09:28:00Z">
              <w:r w:rsidRPr="00A57119">
                <w:t>Дата</w:t>
              </w:r>
            </w:ins>
          </w:p>
        </w:tc>
        <w:tc>
          <w:tcPr>
            <w:tcW w:w="374" w:type="pct"/>
          </w:tcPr>
          <w:p w14:paraId="3E6B95FB" w14:textId="77777777" w:rsidR="00E97DE1" w:rsidRPr="00A57119" w:rsidRDefault="00E97DE1" w:rsidP="00E97DE1">
            <w:pPr>
              <w:pStyle w:val="GOSTTablenorm"/>
              <w:rPr>
                <w:ins w:id="4334" w:author="Опаева Лидия Арашаевна" w:date="2025-10-15T09:28:00Z"/>
              </w:rPr>
            </w:pPr>
            <w:ins w:id="4335" w:author="Опаева Лидия Арашаевна" w:date="2025-10-15T09:28:00Z">
              <w:r w:rsidRPr="00A57119">
                <w:t>Да</w:t>
              </w:r>
            </w:ins>
          </w:p>
        </w:tc>
        <w:tc>
          <w:tcPr>
            <w:tcW w:w="374" w:type="pct"/>
          </w:tcPr>
          <w:p w14:paraId="4065A5CF" w14:textId="77777777" w:rsidR="00E97DE1" w:rsidRPr="00A57119" w:rsidRDefault="00E97DE1" w:rsidP="00E97DE1">
            <w:pPr>
              <w:pStyle w:val="GOSTTablenorm"/>
              <w:rPr>
                <w:ins w:id="4336" w:author="Опаева Лидия Арашаевна" w:date="2025-10-15T09:28:00Z"/>
              </w:rPr>
            </w:pPr>
          </w:p>
        </w:tc>
        <w:tc>
          <w:tcPr>
            <w:tcW w:w="1777" w:type="pct"/>
          </w:tcPr>
          <w:p w14:paraId="1696D80F" w14:textId="77777777" w:rsidR="00E97DE1" w:rsidRPr="00A57119" w:rsidRDefault="00E97DE1" w:rsidP="00E97DE1">
            <w:pPr>
              <w:pStyle w:val="GOSTTablenorm"/>
              <w:rPr>
                <w:ins w:id="4337" w:author="Опаева Лидия Арашаевна" w:date="2025-10-15T09:28:00Z"/>
              </w:rPr>
            </w:pPr>
            <w:ins w:id="4338" w:author="Опаева Лидия Арашаевна" w:date="2025-10-15T09:28:00Z">
              <w:r w:rsidRPr="00A57119">
                <w:t>Указывается дата документа в формате YYYY-MM-DD</w:t>
              </w:r>
            </w:ins>
          </w:p>
        </w:tc>
      </w:tr>
      <w:tr w:rsidR="00E97DE1" w:rsidRPr="00A57119" w14:paraId="0F992161" w14:textId="77777777" w:rsidTr="00E97DE1">
        <w:trPr>
          <w:ins w:id="4339" w:author="Опаева Лидия Арашаевна" w:date="2025-10-15T09:28:00Z"/>
        </w:trPr>
        <w:tc>
          <w:tcPr>
            <w:tcW w:w="1120" w:type="pct"/>
          </w:tcPr>
          <w:p w14:paraId="6AB98906" w14:textId="77777777" w:rsidR="00E97DE1" w:rsidRPr="00A57119" w:rsidRDefault="00E97DE1" w:rsidP="00E97DE1">
            <w:pPr>
              <w:pStyle w:val="GOSTTablenorm"/>
              <w:rPr>
                <w:ins w:id="4340" w:author="Опаева Лидия Арашаевна" w:date="2025-10-15T09:28:00Z"/>
              </w:rPr>
            </w:pPr>
            <w:ins w:id="4341" w:author="Опаева Лидия Арашаевна" w:date="2025-10-15T09:28:00Z">
              <w:r w:rsidRPr="00A57119">
                <w:t>Дата исправления</w:t>
              </w:r>
            </w:ins>
          </w:p>
        </w:tc>
        <w:tc>
          <w:tcPr>
            <w:tcW w:w="795" w:type="pct"/>
          </w:tcPr>
          <w:p w14:paraId="6ACAA17D" w14:textId="77777777" w:rsidR="00E97DE1" w:rsidRPr="00A57119" w:rsidRDefault="00E97DE1" w:rsidP="00E97DE1">
            <w:pPr>
              <w:pStyle w:val="GOSTTablenorm"/>
              <w:rPr>
                <w:ins w:id="4342" w:author="Опаева Лидия Арашаевна" w:date="2025-10-15T09:28:00Z"/>
              </w:rPr>
            </w:pPr>
            <w:ins w:id="4343" w:author="Опаева Лидия Арашаевна" w:date="2025-10-15T09:28:00Z">
              <w:r w:rsidRPr="00A57119">
                <w:t>TtlPrt_</w:t>
              </w:r>
              <w:r w:rsidRPr="00A57119">
                <w:rPr>
                  <w:lang w:val="en-US"/>
                </w:rPr>
                <w:t>CorrectionDate</w:t>
              </w:r>
            </w:ins>
          </w:p>
        </w:tc>
        <w:tc>
          <w:tcPr>
            <w:tcW w:w="560" w:type="pct"/>
          </w:tcPr>
          <w:p w14:paraId="7AA23157" w14:textId="77777777" w:rsidR="00E97DE1" w:rsidRPr="00A57119" w:rsidRDefault="00E97DE1" w:rsidP="00E97DE1">
            <w:pPr>
              <w:pStyle w:val="GOSTTablenorm"/>
              <w:rPr>
                <w:ins w:id="4344" w:author="Опаева Лидия Арашаевна" w:date="2025-10-15T09:28:00Z"/>
                <w:lang w:eastAsia="en-US"/>
              </w:rPr>
            </w:pPr>
            <w:ins w:id="4345" w:author="Опаева Лидия Арашаевна" w:date="2025-10-15T09:28:00Z">
              <w:r w:rsidRPr="00A57119">
                <w:t>Дата</w:t>
              </w:r>
            </w:ins>
          </w:p>
        </w:tc>
        <w:tc>
          <w:tcPr>
            <w:tcW w:w="374" w:type="pct"/>
          </w:tcPr>
          <w:p w14:paraId="3B4BDD67" w14:textId="77777777" w:rsidR="00E97DE1" w:rsidRPr="00A57119" w:rsidRDefault="00E97DE1" w:rsidP="00E97DE1">
            <w:pPr>
              <w:pStyle w:val="GOSTTablenorm"/>
              <w:rPr>
                <w:ins w:id="4346" w:author="Опаева Лидия Арашаевна" w:date="2025-10-15T09:28:00Z"/>
              </w:rPr>
            </w:pPr>
            <w:ins w:id="4347" w:author="Опаева Лидия Арашаевна" w:date="2025-10-15T09:28:00Z">
              <w:r w:rsidRPr="00A57119">
                <w:t>Да</w:t>
              </w:r>
            </w:ins>
          </w:p>
        </w:tc>
        <w:tc>
          <w:tcPr>
            <w:tcW w:w="374" w:type="pct"/>
          </w:tcPr>
          <w:p w14:paraId="68798990" w14:textId="77777777" w:rsidR="00E97DE1" w:rsidRPr="00A57119" w:rsidRDefault="00E97DE1" w:rsidP="00E97DE1">
            <w:pPr>
              <w:pStyle w:val="GOSTTablenorm"/>
              <w:rPr>
                <w:ins w:id="4348" w:author="Опаева Лидия Арашаевна" w:date="2025-10-15T09:28:00Z"/>
              </w:rPr>
            </w:pPr>
          </w:p>
        </w:tc>
        <w:tc>
          <w:tcPr>
            <w:tcW w:w="1777" w:type="pct"/>
          </w:tcPr>
          <w:p w14:paraId="199F4EA7" w14:textId="77777777" w:rsidR="00E97DE1" w:rsidRPr="00A57119" w:rsidRDefault="00E97DE1" w:rsidP="00E97DE1">
            <w:pPr>
              <w:pStyle w:val="GOSTTablenorm"/>
              <w:rPr>
                <w:ins w:id="4349" w:author="Опаева Лидия Арашаевна" w:date="2025-10-15T09:28:00Z"/>
              </w:rPr>
            </w:pPr>
            <w:ins w:id="4350" w:author="Опаева Лидия Арашаевна" w:date="2025-10-15T09:28:00Z">
              <w:r w:rsidRPr="00A57119">
                <w:t>Указывается дата и</w:t>
              </w:r>
              <w:r>
                <w:t>справления в формате YYYY-MM-DD</w:t>
              </w:r>
            </w:ins>
          </w:p>
        </w:tc>
      </w:tr>
      <w:tr w:rsidR="00E97DE1" w:rsidRPr="00A57119" w14:paraId="48FD46B9" w14:textId="77777777" w:rsidTr="00E97DE1">
        <w:trPr>
          <w:ins w:id="4351" w:author="Опаева Лидия Арашаевна" w:date="2025-10-15T09:28:00Z"/>
        </w:trPr>
        <w:tc>
          <w:tcPr>
            <w:tcW w:w="1120" w:type="pct"/>
          </w:tcPr>
          <w:p w14:paraId="00A24F5F" w14:textId="77777777" w:rsidR="00E97DE1" w:rsidRPr="00A57119" w:rsidRDefault="00E97DE1" w:rsidP="00E97DE1">
            <w:pPr>
              <w:pStyle w:val="GOSTTablenorm"/>
              <w:rPr>
                <w:ins w:id="4352" w:author="Опаева Лидия Арашаевна" w:date="2025-10-15T09:28:00Z"/>
              </w:rPr>
            </w:pPr>
            <w:ins w:id="4353" w:author="Опаева Лидия Арашаевна" w:date="2025-10-15T09:28:00Z">
              <w:r w:rsidRPr="00A57119">
                <w:t>Дата ввода в действие</w:t>
              </w:r>
            </w:ins>
          </w:p>
        </w:tc>
        <w:tc>
          <w:tcPr>
            <w:tcW w:w="795" w:type="pct"/>
          </w:tcPr>
          <w:p w14:paraId="6DCBADC6" w14:textId="77777777" w:rsidR="00E97DE1" w:rsidRPr="00A57119" w:rsidRDefault="00E97DE1" w:rsidP="00E97DE1">
            <w:pPr>
              <w:pStyle w:val="GOSTTablenorm"/>
              <w:rPr>
                <w:ins w:id="4354" w:author="Опаева Лидия Арашаевна" w:date="2025-10-15T09:28:00Z"/>
              </w:rPr>
            </w:pPr>
            <w:ins w:id="4355" w:author="Опаева Лидия Арашаевна" w:date="2025-10-15T09:28:00Z">
              <w:r w:rsidRPr="00A57119">
                <w:t>TtlPrt_EffectiveDate</w:t>
              </w:r>
            </w:ins>
          </w:p>
        </w:tc>
        <w:tc>
          <w:tcPr>
            <w:tcW w:w="560" w:type="pct"/>
          </w:tcPr>
          <w:p w14:paraId="39D682F6" w14:textId="77777777" w:rsidR="00E97DE1" w:rsidRPr="00A57119" w:rsidRDefault="00E97DE1" w:rsidP="00E97DE1">
            <w:pPr>
              <w:pStyle w:val="GOSTTablenorm"/>
              <w:rPr>
                <w:ins w:id="4356" w:author="Опаева Лидия Арашаевна" w:date="2025-10-15T09:28:00Z"/>
                <w:lang w:eastAsia="en-US"/>
              </w:rPr>
            </w:pPr>
            <w:ins w:id="4357" w:author="Опаева Лидия Арашаевна" w:date="2025-10-15T09:28:00Z">
              <w:r w:rsidRPr="00A57119">
                <w:t>Дата</w:t>
              </w:r>
            </w:ins>
          </w:p>
        </w:tc>
        <w:tc>
          <w:tcPr>
            <w:tcW w:w="374" w:type="pct"/>
          </w:tcPr>
          <w:p w14:paraId="756AEA4F" w14:textId="77777777" w:rsidR="00E97DE1" w:rsidRPr="00A57119" w:rsidRDefault="00E97DE1" w:rsidP="00E97DE1">
            <w:pPr>
              <w:pStyle w:val="GOSTTablenorm"/>
              <w:rPr>
                <w:ins w:id="4358" w:author="Опаева Лидия Арашаевна" w:date="2025-10-15T09:28:00Z"/>
              </w:rPr>
            </w:pPr>
            <w:ins w:id="4359" w:author="Опаева Лидия Арашаевна" w:date="2025-10-15T09:28:00Z">
              <w:r w:rsidRPr="00A57119">
                <w:t>Да</w:t>
              </w:r>
            </w:ins>
          </w:p>
        </w:tc>
        <w:tc>
          <w:tcPr>
            <w:tcW w:w="374" w:type="pct"/>
          </w:tcPr>
          <w:p w14:paraId="21ABDBD3" w14:textId="77777777" w:rsidR="00E97DE1" w:rsidRPr="00A57119" w:rsidRDefault="00E97DE1" w:rsidP="00E97DE1">
            <w:pPr>
              <w:pStyle w:val="GOSTTablenorm"/>
              <w:rPr>
                <w:ins w:id="4360" w:author="Опаева Лидия Арашаевна" w:date="2025-10-15T09:28:00Z"/>
              </w:rPr>
            </w:pPr>
          </w:p>
        </w:tc>
        <w:tc>
          <w:tcPr>
            <w:tcW w:w="1777" w:type="pct"/>
          </w:tcPr>
          <w:p w14:paraId="591D02B2" w14:textId="77777777" w:rsidR="00E97DE1" w:rsidRPr="00A57119" w:rsidRDefault="00E97DE1" w:rsidP="00E97DE1">
            <w:pPr>
              <w:pStyle w:val="GOSTTablenorm"/>
              <w:rPr>
                <w:ins w:id="4361" w:author="Опаева Лидия Арашаевна" w:date="2025-10-15T09:28:00Z"/>
              </w:rPr>
            </w:pPr>
            <w:ins w:id="4362" w:author="Опаева Лидия Арашаевна" w:date="2025-10-15T09:28:00Z">
              <w:r w:rsidRPr="00A57119">
                <w:t>Указывается дата ввода в действие сформированных зап</w:t>
              </w:r>
              <w:r>
                <w:t>исей учета в формате YYYY-MM-DD</w:t>
              </w:r>
            </w:ins>
          </w:p>
        </w:tc>
      </w:tr>
      <w:tr w:rsidR="00E97DE1" w:rsidRPr="00A57119" w14:paraId="3D33579B" w14:textId="77777777" w:rsidTr="00E97DE1">
        <w:trPr>
          <w:ins w:id="4363" w:author="Опаева Лидия Арашаевна" w:date="2025-10-15T09:28:00Z"/>
        </w:trPr>
        <w:tc>
          <w:tcPr>
            <w:tcW w:w="1120" w:type="pct"/>
          </w:tcPr>
          <w:p w14:paraId="378EFBCD" w14:textId="77777777" w:rsidR="00E97DE1" w:rsidRPr="00A57119" w:rsidRDefault="00E97DE1" w:rsidP="00E97DE1">
            <w:pPr>
              <w:pStyle w:val="GOSTTablenorm"/>
              <w:rPr>
                <w:ins w:id="4364" w:author="Опаева Лидия Арашаевна" w:date="2025-10-15T09:28:00Z"/>
              </w:rPr>
            </w:pPr>
            <w:ins w:id="4365" w:author="Опаева Лидия Арашаевна" w:date="2025-10-15T09:28:00Z">
              <w:r w:rsidRPr="00A57119">
                <w:t>Тип справки</w:t>
              </w:r>
            </w:ins>
          </w:p>
        </w:tc>
        <w:tc>
          <w:tcPr>
            <w:tcW w:w="795" w:type="pct"/>
          </w:tcPr>
          <w:p w14:paraId="035EC417" w14:textId="77777777" w:rsidR="00E97DE1" w:rsidRPr="00A57119" w:rsidRDefault="00E97DE1" w:rsidP="00E97DE1">
            <w:pPr>
              <w:pStyle w:val="GOSTTablenorm"/>
              <w:rPr>
                <w:ins w:id="4366" w:author="Опаева Лидия Арашаевна" w:date="2025-10-15T09:28:00Z"/>
              </w:rPr>
            </w:pPr>
            <w:ins w:id="4367" w:author="Опаева Лидия Арашаевна" w:date="2025-10-15T09:28:00Z">
              <w:r w:rsidRPr="00A57119">
                <w:t>TtlPrt_TypeDoc</w:t>
              </w:r>
            </w:ins>
          </w:p>
        </w:tc>
        <w:tc>
          <w:tcPr>
            <w:tcW w:w="560" w:type="pct"/>
          </w:tcPr>
          <w:p w14:paraId="659546F3" w14:textId="77777777" w:rsidR="00E97DE1" w:rsidRPr="00A57119" w:rsidRDefault="00E97DE1" w:rsidP="00E97DE1">
            <w:pPr>
              <w:pStyle w:val="GOSTTablenorm"/>
              <w:rPr>
                <w:ins w:id="4368" w:author="Опаева Лидия Арашаевна" w:date="2025-10-15T09:28:00Z"/>
                <w:lang w:eastAsia="en-US"/>
              </w:rPr>
            </w:pPr>
            <w:ins w:id="4369" w:author="Опаева Лидия Арашаевна" w:date="2025-10-15T09:28:00Z">
              <w:r w:rsidRPr="00A57119">
                <w:t>Строка</w:t>
              </w:r>
            </w:ins>
          </w:p>
        </w:tc>
        <w:tc>
          <w:tcPr>
            <w:tcW w:w="374" w:type="pct"/>
          </w:tcPr>
          <w:p w14:paraId="2ACFB2A4" w14:textId="77777777" w:rsidR="00E97DE1" w:rsidRPr="00A57119" w:rsidRDefault="00E97DE1" w:rsidP="00E97DE1">
            <w:pPr>
              <w:pStyle w:val="GOSTTablenorm"/>
              <w:rPr>
                <w:ins w:id="4370" w:author="Опаева Лидия Арашаевна" w:date="2025-10-15T09:28:00Z"/>
              </w:rPr>
            </w:pPr>
            <w:ins w:id="4371" w:author="Опаева Лидия Арашаевна" w:date="2025-10-15T09:28:00Z">
              <w:r w:rsidRPr="00A57119">
                <w:t>Да</w:t>
              </w:r>
            </w:ins>
          </w:p>
        </w:tc>
        <w:tc>
          <w:tcPr>
            <w:tcW w:w="374" w:type="pct"/>
          </w:tcPr>
          <w:p w14:paraId="7D0519A9" w14:textId="77777777" w:rsidR="00E97DE1" w:rsidRPr="00A57119" w:rsidRDefault="00E97DE1" w:rsidP="00E97DE1">
            <w:pPr>
              <w:pStyle w:val="GOSTTablenorm"/>
              <w:rPr>
                <w:ins w:id="4372" w:author="Опаева Лидия Арашаевна" w:date="2025-10-15T09:28:00Z"/>
              </w:rPr>
            </w:pPr>
            <w:ins w:id="4373" w:author="Опаева Лидия Арашаевна" w:date="2025-10-15T09:28:00Z">
              <w:r w:rsidRPr="00A57119">
                <w:t>=3</w:t>
              </w:r>
            </w:ins>
          </w:p>
        </w:tc>
        <w:tc>
          <w:tcPr>
            <w:tcW w:w="1777" w:type="pct"/>
          </w:tcPr>
          <w:p w14:paraId="47B671AA" w14:textId="4208F8F9" w:rsidR="00E97DE1" w:rsidRPr="00B21F04" w:rsidRDefault="00E97DE1" w:rsidP="00B21F04">
            <w:pPr>
              <w:pStyle w:val="GOSTTablenorm"/>
              <w:rPr>
                <w:ins w:id="4374" w:author="Опаева Лидия Арашаевна" w:date="2025-10-15T09:28:00Z"/>
              </w:rPr>
            </w:pPr>
            <w:ins w:id="4375" w:author="Опаева Лидия Арашаевна" w:date="2025-10-15T09:28:00Z">
              <w:r>
                <w:t>Указывается значение «БСЕ»</w:t>
              </w:r>
            </w:ins>
            <w:r w:rsidR="00B21F04">
              <w:t xml:space="preserve"> или «БСЛ»</w:t>
            </w:r>
          </w:p>
        </w:tc>
      </w:tr>
      <w:tr w:rsidR="00E97DE1" w:rsidRPr="00A57119" w14:paraId="5EBE198D" w14:textId="77777777" w:rsidTr="00E97DE1">
        <w:trPr>
          <w:ins w:id="4376" w:author="Опаева Лидия Арашаевна" w:date="2025-10-15T09:28:00Z"/>
        </w:trPr>
        <w:tc>
          <w:tcPr>
            <w:tcW w:w="1120" w:type="pct"/>
          </w:tcPr>
          <w:p w14:paraId="75B4AEC5" w14:textId="77777777" w:rsidR="00E97DE1" w:rsidRPr="00A57119" w:rsidRDefault="00E97DE1" w:rsidP="00E97DE1">
            <w:pPr>
              <w:pStyle w:val="GOSTTablenorm"/>
              <w:rPr>
                <w:ins w:id="4377" w:author="Опаева Лидия Арашаевна" w:date="2025-10-15T09:28:00Z"/>
              </w:rPr>
            </w:pPr>
            <w:ins w:id="4378" w:author="Опаева Лидия Арашаевна" w:date="2025-10-15T09:28:00Z">
              <w:r w:rsidRPr="00A57119">
                <w:t>Наименование типа справки</w:t>
              </w:r>
            </w:ins>
          </w:p>
        </w:tc>
        <w:tc>
          <w:tcPr>
            <w:tcW w:w="795" w:type="pct"/>
          </w:tcPr>
          <w:p w14:paraId="2FA1B720" w14:textId="77777777" w:rsidR="00E97DE1" w:rsidRPr="00A57119" w:rsidRDefault="00E97DE1" w:rsidP="00E97DE1">
            <w:pPr>
              <w:pStyle w:val="GOSTTablenorm"/>
              <w:rPr>
                <w:ins w:id="4379" w:author="Опаева Лидия Арашаевна" w:date="2025-10-15T09:28:00Z"/>
              </w:rPr>
            </w:pPr>
            <w:ins w:id="4380" w:author="Опаева Лидия Арашаевна" w:date="2025-10-15T09:28:00Z">
              <w:r w:rsidRPr="00A57119">
                <w:t>TtlPrt_FullTypeDoc</w:t>
              </w:r>
            </w:ins>
          </w:p>
        </w:tc>
        <w:tc>
          <w:tcPr>
            <w:tcW w:w="560" w:type="pct"/>
          </w:tcPr>
          <w:p w14:paraId="69FB0E54" w14:textId="77777777" w:rsidR="00E97DE1" w:rsidRPr="00A57119" w:rsidRDefault="00E97DE1" w:rsidP="00E97DE1">
            <w:pPr>
              <w:pStyle w:val="GOSTTablenorm"/>
              <w:rPr>
                <w:ins w:id="4381" w:author="Опаева Лидия Арашаевна" w:date="2025-10-15T09:28:00Z"/>
                <w:lang w:eastAsia="en-US"/>
              </w:rPr>
            </w:pPr>
            <w:ins w:id="4382" w:author="Опаева Лидия Арашаевна" w:date="2025-10-15T09:28:00Z">
              <w:r w:rsidRPr="00A57119">
                <w:t>Строка</w:t>
              </w:r>
            </w:ins>
          </w:p>
        </w:tc>
        <w:tc>
          <w:tcPr>
            <w:tcW w:w="374" w:type="pct"/>
          </w:tcPr>
          <w:p w14:paraId="5F61A633" w14:textId="77777777" w:rsidR="00E97DE1" w:rsidRPr="00A57119" w:rsidRDefault="00E97DE1" w:rsidP="00E97DE1">
            <w:pPr>
              <w:pStyle w:val="GOSTTablenorm"/>
              <w:rPr>
                <w:ins w:id="4383" w:author="Опаева Лидия Арашаевна" w:date="2025-10-15T09:28:00Z"/>
              </w:rPr>
            </w:pPr>
            <w:ins w:id="4384" w:author="Опаева Лидия Арашаевна" w:date="2025-10-15T09:28:00Z">
              <w:r w:rsidRPr="00A57119">
                <w:t>Да</w:t>
              </w:r>
            </w:ins>
          </w:p>
        </w:tc>
        <w:tc>
          <w:tcPr>
            <w:tcW w:w="374" w:type="pct"/>
          </w:tcPr>
          <w:p w14:paraId="4031CBC4" w14:textId="77777777" w:rsidR="00E97DE1" w:rsidRPr="00A57119" w:rsidRDefault="00E97DE1" w:rsidP="00E97DE1">
            <w:pPr>
              <w:pStyle w:val="GOSTTablenorm"/>
              <w:rPr>
                <w:ins w:id="4385" w:author="Опаева Лидия Арашаевна" w:date="2025-10-15T09:28:00Z"/>
              </w:rPr>
            </w:pPr>
            <w:ins w:id="4386" w:author="Опаева Лидия Арашаевна" w:date="2025-10-15T09:28:00Z">
              <w:r w:rsidRPr="00A57119">
                <w:t>&lt;=2000</w:t>
              </w:r>
            </w:ins>
          </w:p>
        </w:tc>
        <w:tc>
          <w:tcPr>
            <w:tcW w:w="1777" w:type="pct"/>
          </w:tcPr>
          <w:p w14:paraId="2BDEDD33" w14:textId="32DC810B" w:rsidR="006458B5" w:rsidRPr="00A57119" w:rsidRDefault="00E97DE1" w:rsidP="006458B5">
            <w:pPr>
              <w:pStyle w:val="GOSTTablenorm"/>
              <w:rPr>
                <w:ins w:id="4387" w:author="Сатлер Марина Викторовна" w:date="2025-11-19T11:52:00Z"/>
              </w:rPr>
            </w:pPr>
            <w:ins w:id="4388" w:author="Опаева Лидия Арашаевна" w:date="2025-10-15T09:28:00Z">
              <w:r w:rsidRPr="00A57119">
                <w:t>Указывается наименование справки, соответствующее типу</w:t>
              </w:r>
            </w:ins>
            <w:ins w:id="4389" w:author="Сатлер Марина Викторовна" w:date="2025-11-19T11:54:00Z">
              <w:r w:rsidR="006458B5">
                <w:t>:</w:t>
              </w:r>
            </w:ins>
          </w:p>
          <w:p w14:paraId="6D443CD3" w14:textId="4B996CD1" w:rsidR="00E97DE1" w:rsidRDefault="006458B5" w:rsidP="00756F19">
            <w:pPr>
              <w:pStyle w:val="GOSTTableListMark1"/>
            </w:pPr>
            <w:ins w:id="4390" w:author="Сатлер Марина Викторовна" w:date="2025-11-19T12:00:00Z">
              <w:r>
                <w:t xml:space="preserve">для справки с типом </w:t>
              </w:r>
            </w:ins>
            <w:ins w:id="4391" w:author="Опаева Лидия Арашаевна" w:date="2025-10-15T09:28:00Z">
              <w:r w:rsidR="00E97DE1" w:rsidRPr="00C6161D">
                <w:t>«БС</w:t>
              </w:r>
            </w:ins>
            <w:ins w:id="4392" w:author="Опаева Лидия Арашаевна" w:date="2025-10-15T09:29:00Z">
              <w:r w:rsidR="00E97DE1">
                <w:t>Е</w:t>
              </w:r>
            </w:ins>
            <w:ins w:id="4393" w:author="Опаева Лидия Арашаевна" w:date="2025-10-15T09:28:00Z">
              <w:r w:rsidR="00E97DE1" w:rsidRPr="00C6161D">
                <w:t>»</w:t>
              </w:r>
            </w:ins>
            <w:ins w:id="4394" w:author="Сатлер Марина Викторовна" w:date="2025-11-19T12:00:00Z">
              <w:r>
                <w:t xml:space="preserve"> указывается</w:t>
              </w:r>
            </w:ins>
            <w:ins w:id="4395" w:author="Опаева Лидия Арашаевна" w:date="2025-10-15T09:28:00Z">
              <w:r w:rsidR="00E97DE1" w:rsidRPr="00C6161D">
                <w:t xml:space="preserve"> </w:t>
              </w:r>
              <w:r w:rsidR="00E97DE1" w:rsidRPr="00A57119">
                <w:rPr>
                  <w:szCs w:val="22"/>
                </w:rPr>
                <w:t>–</w:t>
              </w:r>
              <w:r w:rsidR="00E97DE1" w:rsidRPr="00C6161D">
                <w:t xml:space="preserve"> </w:t>
              </w:r>
            </w:ins>
            <w:ins w:id="4396" w:author="Сатлер Марина Викторовна" w:date="2025-11-19T11:50:00Z">
              <w:r>
                <w:t>«</w:t>
              </w:r>
            </w:ins>
            <w:ins w:id="4397" w:author="Опаева Лидия Арашаевна" w:date="2025-10-15T09:29:00Z">
              <w:r w:rsidR="00E97DE1" w:rsidRPr="00B443F0">
                <w:t>Справка по открытию года</w:t>
              </w:r>
            </w:ins>
            <w:ins w:id="4398" w:author="Сатлер Марина Викторовна" w:date="2025-11-19T11:50:00Z">
              <w:r>
                <w:t xml:space="preserve">» </w:t>
              </w:r>
            </w:ins>
            <w:ins w:id="4399" w:author="Сатлер Марина Викторовна" w:date="2025-11-19T11:55:00Z">
              <w:r>
                <w:t xml:space="preserve">– </w:t>
              </w:r>
            </w:ins>
            <w:r w:rsidR="00B21F04">
              <w:t>для казначейских счетов</w:t>
            </w:r>
            <w:r w:rsidR="00756F19">
              <w:t>;</w:t>
            </w:r>
          </w:p>
          <w:p w14:paraId="516304DB" w14:textId="654E44F4" w:rsidR="00B21F04" w:rsidRPr="00A57119" w:rsidRDefault="006458B5" w:rsidP="00756F19">
            <w:pPr>
              <w:pStyle w:val="GOSTTableListMark1"/>
              <w:rPr>
                <w:ins w:id="4400" w:author="Опаева Лидия Арашаевна" w:date="2025-10-15T09:28:00Z"/>
              </w:rPr>
            </w:pPr>
            <w:ins w:id="4401" w:author="Сатлер Марина Викторовна" w:date="2025-11-19T11:57:00Z">
              <w:r>
                <w:t xml:space="preserve">для справки с типом </w:t>
              </w:r>
            </w:ins>
            <w:r w:rsidR="00B21F04">
              <w:t>«БСЛ»</w:t>
            </w:r>
            <w:ins w:id="4402" w:author="Сатлер Марина Викторовна" w:date="2025-11-19T11:57:00Z">
              <w:r>
                <w:t xml:space="preserve"> указывается</w:t>
              </w:r>
            </w:ins>
            <w:r w:rsidR="00B21F04">
              <w:t xml:space="preserve"> </w:t>
            </w:r>
            <w:ins w:id="4403" w:author="Опаева Лидия Арашаевна" w:date="2025-10-15T09:28:00Z">
              <w:r w:rsidR="00756F19" w:rsidRPr="00A57119">
                <w:rPr>
                  <w:szCs w:val="22"/>
                </w:rPr>
                <w:t>–</w:t>
              </w:r>
              <w:r w:rsidR="00756F19" w:rsidRPr="00C6161D">
                <w:t xml:space="preserve"> </w:t>
              </w:r>
            </w:ins>
            <w:ins w:id="4404" w:author="Сатлер Марина Викторовна" w:date="2025-11-19T11:57:00Z">
              <w:r>
                <w:t>«</w:t>
              </w:r>
            </w:ins>
            <w:r w:rsidR="00B21F04">
              <w:t>справка по открытию года</w:t>
            </w:r>
            <w:ins w:id="4405" w:author="Сатлер Марина Викторовна" w:date="2025-11-19T11:57:00Z">
              <w:r>
                <w:t>»</w:t>
              </w:r>
            </w:ins>
            <w:r w:rsidR="00B21F04">
              <w:t xml:space="preserve"> – для служебных показателей</w:t>
            </w:r>
          </w:p>
        </w:tc>
      </w:tr>
      <w:tr w:rsidR="00E97DE1" w:rsidRPr="00A57119" w14:paraId="75728AC5" w14:textId="77777777" w:rsidTr="00E97DE1">
        <w:trPr>
          <w:ins w:id="4406" w:author="Опаева Лидия Арашаевна" w:date="2025-10-15T09:28:00Z"/>
        </w:trPr>
        <w:tc>
          <w:tcPr>
            <w:tcW w:w="1120" w:type="pct"/>
          </w:tcPr>
          <w:p w14:paraId="3DE727D0" w14:textId="742ADFF6" w:rsidR="00E97DE1" w:rsidRPr="00A57119" w:rsidRDefault="00E97DE1" w:rsidP="00E97DE1">
            <w:pPr>
              <w:pStyle w:val="GOSTTablenorm"/>
              <w:rPr>
                <w:ins w:id="4407" w:author="Опаева Лидия Арашаевна" w:date="2025-10-15T09:28:00Z"/>
              </w:rPr>
            </w:pPr>
            <w:ins w:id="4408" w:author="Опаева Лидия Арашаевна" w:date="2025-10-15T09:28:00Z">
              <w:r w:rsidRPr="00A57119">
                <w:t>Код валюты по ОКВ</w:t>
              </w:r>
            </w:ins>
          </w:p>
        </w:tc>
        <w:tc>
          <w:tcPr>
            <w:tcW w:w="795" w:type="pct"/>
          </w:tcPr>
          <w:p w14:paraId="67EF3E7C" w14:textId="77777777" w:rsidR="00E97DE1" w:rsidRPr="00A57119" w:rsidRDefault="00E97DE1" w:rsidP="00E97DE1">
            <w:pPr>
              <w:pStyle w:val="GOSTTablenorm"/>
              <w:rPr>
                <w:ins w:id="4409" w:author="Опаева Лидия Арашаевна" w:date="2025-10-15T09:28:00Z"/>
              </w:rPr>
            </w:pPr>
            <w:ins w:id="4410" w:author="Опаева Лидия Арашаевна" w:date="2025-10-15T09:28:00Z">
              <w:r w:rsidRPr="00A57119">
                <w:t>TtlPrt_CdCrr</w:t>
              </w:r>
            </w:ins>
          </w:p>
        </w:tc>
        <w:tc>
          <w:tcPr>
            <w:tcW w:w="560" w:type="pct"/>
          </w:tcPr>
          <w:p w14:paraId="603D18C6" w14:textId="77777777" w:rsidR="00E97DE1" w:rsidRPr="00A57119" w:rsidRDefault="00E97DE1" w:rsidP="00E97DE1">
            <w:pPr>
              <w:pStyle w:val="GOSTTablenorm"/>
              <w:rPr>
                <w:ins w:id="4411" w:author="Опаева Лидия Арашаевна" w:date="2025-10-15T09:28:00Z"/>
                <w:lang w:eastAsia="en-US"/>
              </w:rPr>
            </w:pPr>
            <w:ins w:id="4412" w:author="Опаева Лидия Арашаевна" w:date="2025-10-15T09:28:00Z">
              <w:r w:rsidRPr="00A57119">
                <w:t>Строка</w:t>
              </w:r>
            </w:ins>
          </w:p>
        </w:tc>
        <w:tc>
          <w:tcPr>
            <w:tcW w:w="374" w:type="pct"/>
          </w:tcPr>
          <w:p w14:paraId="22EC5C31" w14:textId="77777777" w:rsidR="00E97DE1" w:rsidRPr="00A57119" w:rsidRDefault="00E97DE1" w:rsidP="00E97DE1">
            <w:pPr>
              <w:pStyle w:val="GOSTTablenorm"/>
              <w:rPr>
                <w:ins w:id="4413" w:author="Опаева Лидия Арашаевна" w:date="2025-10-15T09:28:00Z"/>
              </w:rPr>
            </w:pPr>
            <w:ins w:id="4414" w:author="Опаева Лидия Арашаевна" w:date="2025-10-15T09:28:00Z">
              <w:r w:rsidRPr="00A57119">
                <w:t>Да</w:t>
              </w:r>
            </w:ins>
          </w:p>
        </w:tc>
        <w:tc>
          <w:tcPr>
            <w:tcW w:w="374" w:type="pct"/>
          </w:tcPr>
          <w:p w14:paraId="60998BBB" w14:textId="77777777" w:rsidR="00E97DE1" w:rsidRPr="00A57119" w:rsidRDefault="00E97DE1" w:rsidP="00E97DE1">
            <w:pPr>
              <w:pStyle w:val="GOSTTablenorm"/>
              <w:rPr>
                <w:ins w:id="4415" w:author="Опаева Лидия Арашаевна" w:date="2025-10-15T09:28:00Z"/>
              </w:rPr>
            </w:pPr>
            <w:ins w:id="4416" w:author="Опаева Лидия Арашаевна" w:date="2025-10-15T09:28:00Z">
              <w:r w:rsidRPr="00A57119">
                <w:t>=3</w:t>
              </w:r>
            </w:ins>
          </w:p>
        </w:tc>
        <w:tc>
          <w:tcPr>
            <w:tcW w:w="1777" w:type="pct"/>
          </w:tcPr>
          <w:p w14:paraId="4192B492" w14:textId="77777777" w:rsidR="00756F19" w:rsidRDefault="00E97DE1" w:rsidP="00E97DE1">
            <w:pPr>
              <w:pStyle w:val="GOSTTablenorm"/>
            </w:pPr>
            <w:ins w:id="4417" w:author="Опаева Лидия Арашаевна" w:date="2025-10-15T09:28:00Z">
              <w:r w:rsidRPr="00A57119">
                <w:t>Указывается код валюты по Общероссийскому классификатору валют.</w:t>
              </w:r>
            </w:ins>
          </w:p>
          <w:p w14:paraId="7D926D28" w14:textId="342610A5" w:rsidR="00E97DE1" w:rsidRPr="00A57119" w:rsidRDefault="00E97DE1" w:rsidP="00E97DE1">
            <w:pPr>
              <w:pStyle w:val="GOSTTablenorm"/>
              <w:rPr>
                <w:ins w:id="4418" w:author="Опаева Лидия Арашаевна" w:date="2025-10-15T09:28:00Z"/>
              </w:rPr>
            </w:pPr>
            <w:ins w:id="4419" w:author="Опаева Лидия Арашаевна" w:date="2025-10-15T09:28:00Z">
              <w:r w:rsidRPr="00A57119">
                <w:t>Допустимо указывать как цифровой, так и буквенный код валюты</w:t>
              </w:r>
            </w:ins>
          </w:p>
        </w:tc>
      </w:tr>
      <w:tr w:rsidR="00E97DE1" w:rsidRPr="00A57119" w14:paraId="7F4E8FE8" w14:textId="77777777" w:rsidTr="00E97DE1">
        <w:trPr>
          <w:ins w:id="4420" w:author="Опаева Лидия Арашаевна" w:date="2025-10-15T09:28:00Z"/>
        </w:trPr>
        <w:tc>
          <w:tcPr>
            <w:tcW w:w="1120" w:type="pct"/>
          </w:tcPr>
          <w:p w14:paraId="46428F7E" w14:textId="77777777" w:rsidR="00E97DE1" w:rsidRPr="00A57119" w:rsidRDefault="00E97DE1" w:rsidP="00E97DE1">
            <w:pPr>
              <w:pStyle w:val="GOSTTablenorm"/>
              <w:rPr>
                <w:ins w:id="4421" w:author="Опаева Лидия Арашаевна" w:date="2025-10-15T09:28:00Z"/>
              </w:rPr>
            </w:pPr>
            <w:ins w:id="4422" w:author="Опаева Лидия Арашаевна" w:date="2025-10-15T09:28:00Z">
              <w:r w:rsidRPr="00A57119">
                <w:t>Уровень конфиденциальности</w:t>
              </w:r>
            </w:ins>
          </w:p>
        </w:tc>
        <w:tc>
          <w:tcPr>
            <w:tcW w:w="795" w:type="pct"/>
          </w:tcPr>
          <w:p w14:paraId="0287AC38" w14:textId="77777777" w:rsidR="00E97DE1" w:rsidRPr="00A57119" w:rsidRDefault="00E97DE1" w:rsidP="00E97DE1">
            <w:pPr>
              <w:pStyle w:val="GOSTTablenorm"/>
              <w:rPr>
                <w:ins w:id="4423" w:author="Опаева Лидия Арашаевна" w:date="2025-10-15T09:28:00Z"/>
              </w:rPr>
            </w:pPr>
            <w:ins w:id="4424" w:author="Опаева Лидия Арашаевна" w:date="2025-10-15T09:28:00Z">
              <w:r w:rsidRPr="00A57119">
                <w:t>SystemInformation_UFOS_SECRECY</w:t>
              </w:r>
            </w:ins>
          </w:p>
        </w:tc>
        <w:tc>
          <w:tcPr>
            <w:tcW w:w="560" w:type="pct"/>
          </w:tcPr>
          <w:p w14:paraId="29E692D9" w14:textId="77777777" w:rsidR="00E97DE1" w:rsidRPr="00A57119" w:rsidRDefault="00E97DE1" w:rsidP="00E97DE1">
            <w:pPr>
              <w:pStyle w:val="GOSTTablenorm"/>
              <w:rPr>
                <w:ins w:id="4425" w:author="Опаева Лидия Арашаевна" w:date="2025-10-15T09:28:00Z"/>
                <w:lang w:eastAsia="en-US"/>
              </w:rPr>
            </w:pPr>
            <w:ins w:id="4426" w:author="Опаева Лидия Арашаевна" w:date="2025-10-15T09:28:00Z">
              <w:r w:rsidRPr="00A57119">
                <w:t>Число</w:t>
              </w:r>
            </w:ins>
          </w:p>
        </w:tc>
        <w:tc>
          <w:tcPr>
            <w:tcW w:w="374" w:type="pct"/>
          </w:tcPr>
          <w:p w14:paraId="0D9C52A6" w14:textId="77777777" w:rsidR="00E97DE1" w:rsidRPr="00A57119" w:rsidRDefault="00E97DE1" w:rsidP="00E97DE1">
            <w:pPr>
              <w:pStyle w:val="GOSTTablenorm"/>
              <w:rPr>
                <w:ins w:id="4427" w:author="Опаева Лидия Арашаевна" w:date="2025-10-15T09:28:00Z"/>
              </w:rPr>
            </w:pPr>
            <w:ins w:id="4428" w:author="Опаева Лидия Арашаевна" w:date="2025-10-15T09:28:00Z">
              <w:r w:rsidRPr="00A57119">
                <w:t>Да</w:t>
              </w:r>
            </w:ins>
          </w:p>
        </w:tc>
        <w:tc>
          <w:tcPr>
            <w:tcW w:w="374" w:type="pct"/>
          </w:tcPr>
          <w:p w14:paraId="411B5D2E" w14:textId="77777777" w:rsidR="00E97DE1" w:rsidRPr="00A57119" w:rsidRDefault="00E97DE1" w:rsidP="00E97DE1">
            <w:pPr>
              <w:pStyle w:val="GOSTTablenorm"/>
              <w:rPr>
                <w:ins w:id="4429" w:author="Опаева Лидия Арашаевна" w:date="2025-10-15T09:28:00Z"/>
              </w:rPr>
            </w:pPr>
            <w:ins w:id="4430" w:author="Опаева Лидия Арашаевна" w:date="2025-10-15T09:28:00Z">
              <w:r w:rsidRPr="00A57119">
                <w:t>=1</w:t>
              </w:r>
            </w:ins>
          </w:p>
        </w:tc>
        <w:tc>
          <w:tcPr>
            <w:tcW w:w="1777" w:type="pct"/>
          </w:tcPr>
          <w:p w14:paraId="51D2945D" w14:textId="77777777" w:rsidR="00E97DE1" w:rsidRPr="00A57119" w:rsidRDefault="00E97DE1" w:rsidP="00E97DE1">
            <w:pPr>
              <w:pStyle w:val="GOSTTablenorm"/>
              <w:rPr>
                <w:ins w:id="4431" w:author="Опаева Лидия Арашаевна" w:date="2025-10-15T09:28:00Z"/>
              </w:rPr>
            </w:pPr>
            <w:ins w:id="4432" w:author="Опаева Лидия Арашаевна" w:date="2025-10-15T09:28:00Z">
              <w:r w:rsidRPr="00A57119">
                <w:t>Указывается уровень конфиденциальности документа.</w:t>
              </w:r>
            </w:ins>
          </w:p>
          <w:p w14:paraId="169287C8" w14:textId="77777777" w:rsidR="00E97DE1" w:rsidRPr="00A57119" w:rsidRDefault="00E97DE1" w:rsidP="00E97DE1">
            <w:pPr>
              <w:pStyle w:val="GOSTTablenorm"/>
              <w:rPr>
                <w:ins w:id="4433" w:author="Опаева Лидия Арашаевна" w:date="2025-10-15T09:28:00Z"/>
              </w:rPr>
            </w:pPr>
            <w:ins w:id="4434" w:author="Опаева Лидия Арашаевна" w:date="2025-10-15T09:28:00Z">
              <w:r w:rsidRPr="00A57119">
                <w:t>Возможные значения:</w:t>
              </w:r>
            </w:ins>
          </w:p>
          <w:p w14:paraId="0E6FCEE3" w14:textId="77777777" w:rsidR="00E97DE1" w:rsidRPr="00A57119" w:rsidRDefault="00E97DE1" w:rsidP="00E97DE1">
            <w:pPr>
              <w:pStyle w:val="GOSTTableListMark1"/>
              <w:rPr>
                <w:ins w:id="4435" w:author="Опаева Лидия Арашаевна" w:date="2025-10-15T09:28:00Z"/>
              </w:rPr>
            </w:pPr>
            <w:ins w:id="4436" w:author="Опаева Лидия Арашаевна" w:date="2025-10-15T09:28:00Z">
              <w:r w:rsidRPr="00A57119">
                <w:t xml:space="preserve">«0» </w:t>
              </w:r>
              <w:r w:rsidRPr="00A57119">
                <w:rPr>
                  <w:szCs w:val="22"/>
                </w:rPr>
                <w:t>–</w:t>
              </w:r>
              <w:r w:rsidRPr="00A57119">
                <w:t xml:space="preserve"> Несекретно;</w:t>
              </w:r>
            </w:ins>
          </w:p>
          <w:p w14:paraId="72609C06" w14:textId="77777777" w:rsidR="00E97DE1" w:rsidRPr="00A57119" w:rsidRDefault="00E97DE1" w:rsidP="00E97DE1">
            <w:pPr>
              <w:pStyle w:val="GOSTTableListMark1"/>
              <w:rPr>
                <w:ins w:id="4437" w:author="Опаева Лидия Арашаевна" w:date="2025-10-15T09:28:00Z"/>
              </w:rPr>
            </w:pPr>
            <w:ins w:id="4438" w:author="Опаева Лидия Арашаевна" w:date="2025-10-15T09:28:00Z">
              <w:r w:rsidRPr="00A57119">
                <w:t xml:space="preserve">«1» </w:t>
              </w:r>
              <w:r w:rsidRPr="00A57119">
                <w:rPr>
                  <w:szCs w:val="22"/>
                </w:rPr>
                <w:t>–</w:t>
              </w:r>
              <w:r>
                <w:t xml:space="preserve"> Для служебного пользования</w:t>
              </w:r>
            </w:ins>
          </w:p>
        </w:tc>
      </w:tr>
      <w:tr w:rsidR="00E97DE1" w:rsidRPr="00A57119" w14:paraId="7F18E632" w14:textId="77777777" w:rsidTr="00E97DE1">
        <w:trPr>
          <w:ins w:id="4439" w:author="Опаева Лидия Арашаевна" w:date="2025-10-15T09:28:00Z"/>
        </w:trPr>
        <w:tc>
          <w:tcPr>
            <w:tcW w:w="1120" w:type="pct"/>
          </w:tcPr>
          <w:p w14:paraId="03F3AFB2" w14:textId="77777777" w:rsidR="00E97DE1" w:rsidRPr="00A57119" w:rsidRDefault="00E97DE1" w:rsidP="00E97DE1">
            <w:pPr>
              <w:pStyle w:val="GOSTTablenorm"/>
              <w:rPr>
                <w:ins w:id="4440" w:author="Опаева Лидия Арашаевна" w:date="2025-10-15T09:28:00Z"/>
              </w:rPr>
            </w:pPr>
            <w:ins w:id="4441" w:author="Опаева Лидия Арашаевна" w:date="2025-10-15T09:28:00Z">
              <w:r w:rsidRPr="00A57119">
                <w:t>Книга учета</w:t>
              </w:r>
            </w:ins>
          </w:p>
        </w:tc>
        <w:tc>
          <w:tcPr>
            <w:tcW w:w="795" w:type="pct"/>
          </w:tcPr>
          <w:p w14:paraId="36A7EF3F" w14:textId="77777777" w:rsidR="00E97DE1" w:rsidRPr="00A57119" w:rsidRDefault="00E97DE1" w:rsidP="00E97DE1">
            <w:pPr>
              <w:pStyle w:val="GOSTTablenorm"/>
              <w:rPr>
                <w:ins w:id="4442" w:author="Опаева Лидия Арашаевна" w:date="2025-10-15T09:28:00Z"/>
              </w:rPr>
            </w:pPr>
            <w:ins w:id="4443" w:author="Опаева Лидия Арашаевна" w:date="2025-10-15T09:28:00Z">
              <w:r w:rsidRPr="00A57119">
                <w:t>TtlPrt_LEDGERBOOK</w:t>
              </w:r>
            </w:ins>
          </w:p>
        </w:tc>
        <w:tc>
          <w:tcPr>
            <w:tcW w:w="560" w:type="pct"/>
          </w:tcPr>
          <w:p w14:paraId="63920479" w14:textId="77777777" w:rsidR="00E97DE1" w:rsidRPr="00A57119" w:rsidRDefault="00E97DE1" w:rsidP="00E97DE1">
            <w:pPr>
              <w:pStyle w:val="GOSTTablenorm"/>
              <w:rPr>
                <w:ins w:id="4444" w:author="Опаева Лидия Арашаевна" w:date="2025-10-15T09:28:00Z"/>
                <w:lang w:eastAsia="en-US"/>
              </w:rPr>
            </w:pPr>
            <w:ins w:id="4445" w:author="Опаева Лидия Арашаевна" w:date="2025-10-15T09:28:00Z">
              <w:r w:rsidRPr="00A57119">
                <w:t>Строка</w:t>
              </w:r>
            </w:ins>
          </w:p>
        </w:tc>
        <w:tc>
          <w:tcPr>
            <w:tcW w:w="374" w:type="pct"/>
          </w:tcPr>
          <w:p w14:paraId="73C285D2" w14:textId="77777777" w:rsidR="00E97DE1" w:rsidRPr="00A57119" w:rsidRDefault="00E97DE1" w:rsidP="00E97DE1">
            <w:pPr>
              <w:pStyle w:val="GOSTTablenorm"/>
              <w:rPr>
                <w:ins w:id="4446" w:author="Опаева Лидия Арашаевна" w:date="2025-10-15T09:28:00Z"/>
              </w:rPr>
            </w:pPr>
            <w:ins w:id="4447" w:author="Опаева Лидия Арашаевна" w:date="2025-10-15T09:28:00Z">
              <w:r w:rsidRPr="00A57119">
                <w:t>Да</w:t>
              </w:r>
            </w:ins>
          </w:p>
        </w:tc>
        <w:tc>
          <w:tcPr>
            <w:tcW w:w="374" w:type="pct"/>
          </w:tcPr>
          <w:p w14:paraId="0894D0C3" w14:textId="77777777" w:rsidR="00E97DE1" w:rsidRPr="00A57119" w:rsidRDefault="00E97DE1" w:rsidP="00E97DE1">
            <w:pPr>
              <w:pStyle w:val="GOSTTablenorm"/>
              <w:rPr>
                <w:ins w:id="4448" w:author="Опаева Лидия Арашаевна" w:date="2025-10-15T09:28:00Z"/>
              </w:rPr>
            </w:pPr>
            <w:ins w:id="4449" w:author="Опаева Лидия Арашаевна" w:date="2025-10-15T09:28:00Z">
              <w:r w:rsidRPr="00A57119">
                <w:t>&lt;=100</w:t>
              </w:r>
            </w:ins>
          </w:p>
        </w:tc>
        <w:tc>
          <w:tcPr>
            <w:tcW w:w="1777" w:type="pct"/>
          </w:tcPr>
          <w:p w14:paraId="50198BE6" w14:textId="77777777" w:rsidR="00E97DE1" w:rsidRPr="0047582C" w:rsidRDefault="00E97DE1" w:rsidP="00E97DE1">
            <w:pPr>
              <w:pStyle w:val="GOSTTablenorm"/>
              <w:rPr>
                <w:ins w:id="4450" w:author="Опаева Лидия Арашаевна" w:date="2025-10-15T09:28:00Z"/>
              </w:rPr>
            </w:pPr>
            <w:ins w:id="4451" w:author="Опаева Лидия Арашаевна" w:date="2025-10-15T09:28:00Z">
              <w:r w:rsidRPr="00A57119">
                <w:t xml:space="preserve">Указывается системное наименование книги бухгалтерского учета в соответствии со справочником «Книги учета» в </w:t>
              </w:r>
              <w:r w:rsidRPr="00A57119">
                <w:rPr>
                  <w:lang w:val="en-US"/>
                </w:rPr>
                <w:t>SVAP</w:t>
              </w:r>
            </w:ins>
          </w:p>
        </w:tc>
      </w:tr>
      <w:tr w:rsidR="00E97DE1" w:rsidRPr="00A57119" w14:paraId="3F0FC95C" w14:textId="77777777" w:rsidTr="00E97DE1">
        <w:trPr>
          <w:trHeight w:val="825"/>
          <w:ins w:id="4452" w:author="Опаева Лидия Арашаевна" w:date="2025-10-15T09:28:00Z"/>
        </w:trPr>
        <w:tc>
          <w:tcPr>
            <w:tcW w:w="1120" w:type="pct"/>
          </w:tcPr>
          <w:p w14:paraId="7943FEBA" w14:textId="77777777" w:rsidR="00E97DE1" w:rsidRPr="00A57119" w:rsidRDefault="00E97DE1" w:rsidP="00E97DE1">
            <w:pPr>
              <w:pStyle w:val="GOSTTablenorm"/>
              <w:rPr>
                <w:ins w:id="4453" w:author="Опаева Лидия Арашаевна" w:date="2025-10-15T09:28:00Z"/>
              </w:rPr>
            </w:pPr>
            <w:ins w:id="4454" w:author="Опаева Лидия Арашаевна" w:date="2025-10-15T09:28:00Z">
              <w:r w:rsidRPr="00A57119">
                <w:t>Подсистема-инициатор</w:t>
              </w:r>
            </w:ins>
          </w:p>
        </w:tc>
        <w:tc>
          <w:tcPr>
            <w:tcW w:w="795" w:type="pct"/>
          </w:tcPr>
          <w:p w14:paraId="40901B6F" w14:textId="77777777" w:rsidR="00E97DE1" w:rsidRPr="00A57119" w:rsidRDefault="00E97DE1" w:rsidP="00E97DE1">
            <w:pPr>
              <w:pStyle w:val="GOSTTablenorm"/>
              <w:rPr>
                <w:ins w:id="4455" w:author="Опаева Лидия Арашаевна" w:date="2025-10-15T09:28:00Z"/>
              </w:rPr>
            </w:pPr>
            <w:ins w:id="4456" w:author="Опаева Лидия Арашаевна" w:date="2025-10-15T09:28:00Z">
              <w:r w:rsidRPr="00A57119">
                <w:t>TtlPrt_</w:t>
              </w:r>
              <w:r w:rsidRPr="00A57119">
                <w:rPr>
                  <w:lang w:val="en-US"/>
                </w:rPr>
                <w:t>Source</w:t>
              </w:r>
            </w:ins>
          </w:p>
        </w:tc>
        <w:tc>
          <w:tcPr>
            <w:tcW w:w="560" w:type="pct"/>
          </w:tcPr>
          <w:p w14:paraId="73794085" w14:textId="77777777" w:rsidR="00E97DE1" w:rsidRPr="00A57119" w:rsidRDefault="00E97DE1" w:rsidP="00E97DE1">
            <w:pPr>
              <w:pStyle w:val="GOSTTablenorm"/>
              <w:rPr>
                <w:ins w:id="4457" w:author="Опаева Лидия Арашаевна" w:date="2025-10-15T09:28:00Z"/>
                <w:lang w:eastAsia="en-US"/>
              </w:rPr>
            </w:pPr>
            <w:ins w:id="4458" w:author="Опаева Лидия Арашаевна" w:date="2025-10-15T09:28:00Z">
              <w:r w:rsidRPr="00A57119">
                <w:t>Строка</w:t>
              </w:r>
            </w:ins>
          </w:p>
        </w:tc>
        <w:tc>
          <w:tcPr>
            <w:tcW w:w="374" w:type="pct"/>
          </w:tcPr>
          <w:p w14:paraId="0DAD2E4C" w14:textId="77777777" w:rsidR="00E97DE1" w:rsidRPr="00A57119" w:rsidRDefault="00E97DE1" w:rsidP="00E97DE1">
            <w:pPr>
              <w:pStyle w:val="GOSTTablenorm"/>
              <w:rPr>
                <w:ins w:id="4459" w:author="Опаева Лидия Арашаевна" w:date="2025-10-15T09:28:00Z"/>
              </w:rPr>
            </w:pPr>
            <w:ins w:id="4460" w:author="Опаева Лидия Арашаевна" w:date="2025-10-15T09:28:00Z">
              <w:r w:rsidRPr="00A57119">
                <w:t>Да</w:t>
              </w:r>
            </w:ins>
          </w:p>
        </w:tc>
        <w:tc>
          <w:tcPr>
            <w:tcW w:w="374" w:type="pct"/>
          </w:tcPr>
          <w:p w14:paraId="47D5D660" w14:textId="77777777" w:rsidR="00E97DE1" w:rsidRPr="00A57119" w:rsidRDefault="00E97DE1" w:rsidP="00E97DE1">
            <w:pPr>
              <w:pStyle w:val="GOSTTablenorm"/>
              <w:rPr>
                <w:ins w:id="4461" w:author="Опаева Лидия Арашаевна" w:date="2025-10-15T09:28:00Z"/>
              </w:rPr>
            </w:pPr>
            <w:ins w:id="4462" w:author="Опаева Лидия Арашаевна" w:date="2025-10-15T09:28:00Z">
              <w:r w:rsidRPr="00A57119">
                <w:t>&lt;=20</w:t>
              </w:r>
            </w:ins>
          </w:p>
        </w:tc>
        <w:tc>
          <w:tcPr>
            <w:tcW w:w="1777" w:type="pct"/>
          </w:tcPr>
          <w:p w14:paraId="718E06A0" w14:textId="77777777" w:rsidR="00E97DE1" w:rsidRDefault="00E97DE1" w:rsidP="00E97DE1">
            <w:pPr>
              <w:pStyle w:val="GOSTTablenorm"/>
              <w:rPr>
                <w:ins w:id="4463" w:author="Опаева Лидия Арашаевна" w:date="2025-10-15T09:28:00Z"/>
              </w:rPr>
            </w:pPr>
            <w:ins w:id="4464" w:author="Опаева Лидия Арашаевна" w:date="2025-10-15T09:28:00Z">
              <w:r w:rsidRPr="00A57119">
                <w:t>Указывается подсистема, по операциям которого осуще</w:t>
              </w:r>
              <w:r>
                <w:t>ствляется формирование справки.</w:t>
              </w:r>
            </w:ins>
          </w:p>
          <w:p w14:paraId="70A11B96" w14:textId="77777777" w:rsidR="00E97DE1" w:rsidRDefault="00E97DE1" w:rsidP="00E97DE1">
            <w:pPr>
              <w:pStyle w:val="GOSTTablenorm"/>
              <w:rPr>
                <w:ins w:id="4465" w:author="Опаева Лидия Арашаевна" w:date="2025-10-15T09:28:00Z"/>
              </w:rPr>
            </w:pPr>
            <w:ins w:id="4466" w:author="Опаева Лидия Арашаевна" w:date="2025-10-15T09:28:00Z">
              <w:r w:rsidRPr="00A57119">
                <w:t>Возможны</w:t>
              </w:r>
              <w:r>
                <w:t>е значения:</w:t>
              </w:r>
            </w:ins>
          </w:p>
          <w:p w14:paraId="6FAC463F" w14:textId="335947FC" w:rsidR="00E97DE1" w:rsidRPr="00A57119" w:rsidRDefault="00E97DE1" w:rsidP="00E97DE1">
            <w:pPr>
              <w:pStyle w:val="GOSTTableListMark1"/>
              <w:rPr>
                <w:ins w:id="4467" w:author="Опаева Лидия Арашаевна" w:date="2025-10-15T09:28:00Z"/>
              </w:rPr>
            </w:pPr>
            <w:ins w:id="4468" w:author="Опаева Лидия Арашаевна" w:date="2025-10-15T09:28:00Z">
              <w:r w:rsidRPr="00BB7E48">
                <w:t>«ПУР КС»</w:t>
              </w:r>
            </w:ins>
          </w:p>
        </w:tc>
      </w:tr>
      <w:tr w:rsidR="00E97DE1" w:rsidRPr="00A57119" w14:paraId="19E86FC0" w14:textId="77777777" w:rsidTr="00E97DE1">
        <w:trPr>
          <w:ins w:id="4469" w:author="Опаева Лидия Арашаевна" w:date="2025-10-15T09:28:00Z"/>
        </w:trPr>
        <w:tc>
          <w:tcPr>
            <w:tcW w:w="1120" w:type="pct"/>
          </w:tcPr>
          <w:p w14:paraId="5BACAC9B" w14:textId="77777777" w:rsidR="00E97DE1" w:rsidRPr="00B97E8E" w:rsidRDefault="00E97DE1" w:rsidP="00E97DE1">
            <w:pPr>
              <w:pStyle w:val="GOSTTablenorm"/>
              <w:rPr>
                <w:ins w:id="4470" w:author="Опаева Лидия Арашаевна" w:date="2025-10-15T09:28:00Z"/>
                <w:b/>
              </w:rPr>
            </w:pPr>
            <w:ins w:id="4471" w:author="Опаева Лидия Арашаевна" w:date="2025-10-15T09:28:00Z">
              <w:r w:rsidRPr="00B97E8E">
                <w:rPr>
                  <w:b/>
                </w:rPr>
                <w:t>Строки</w:t>
              </w:r>
            </w:ins>
          </w:p>
        </w:tc>
        <w:tc>
          <w:tcPr>
            <w:tcW w:w="795" w:type="pct"/>
          </w:tcPr>
          <w:p w14:paraId="0A669C84" w14:textId="77777777" w:rsidR="00E97DE1" w:rsidRPr="00B97E8E" w:rsidRDefault="00E97DE1" w:rsidP="00E97DE1">
            <w:pPr>
              <w:pStyle w:val="GOSTTablenorm"/>
              <w:rPr>
                <w:ins w:id="4472" w:author="Опаева Лидия Арашаевна" w:date="2025-10-15T09:28:00Z"/>
                <w:b/>
              </w:rPr>
            </w:pPr>
            <w:ins w:id="4473" w:author="Опаева Лидия Арашаевна" w:date="2025-10-15T09:28:00Z">
              <w:r w:rsidRPr="00B97E8E">
                <w:rPr>
                  <w:b/>
                </w:rPr>
                <w:t>T0504833</w:t>
              </w:r>
            </w:ins>
          </w:p>
        </w:tc>
        <w:tc>
          <w:tcPr>
            <w:tcW w:w="560" w:type="pct"/>
          </w:tcPr>
          <w:p w14:paraId="1D8F1E24" w14:textId="77777777" w:rsidR="00E97DE1" w:rsidRPr="00B97E8E" w:rsidRDefault="00E97DE1" w:rsidP="00E97DE1">
            <w:pPr>
              <w:pStyle w:val="GOSTTablenorm"/>
              <w:rPr>
                <w:ins w:id="4474" w:author="Опаева Лидия Арашаевна" w:date="2025-10-15T09:28:00Z"/>
                <w:lang w:eastAsia="en-US"/>
              </w:rPr>
            </w:pPr>
            <w:ins w:id="4475" w:author="Опаева Лидия Арашаевна" w:date="2025-10-15T09:28:00Z">
              <w:r w:rsidRPr="00B97E8E">
                <w:t>Массив</w:t>
              </w:r>
            </w:ins>
          </w:p>
        </w:tc>
        <w:tc>
          <w:tcPr>
            <w:tcW w:w="374" w:type="pct"/>
          </w:tcPr>
          <w:p w14:paraId="168408AC" w14:textId="77777777" w:rsidR="00E97DE1" w:rsidRPr="00A57119" w:rsidRDefault="00E97DE1" w:rsidP="00E97DE1">
            <w:pPr>
              <w:pStyle w:val="GOSTTablenorm"/>
              <w:rPr>
                <w:ins w:id="4476" w:author="Опаева Лидия Арашаевна" w:date="2025-10-15T09:28:00Z"/>
              </w:rPr>
            </w:pPr>
            <w:ins w:id="4477" w:author="Опаева Лидия Арашаевна" w:date="2025-10-15T09:28:00Z">
              <w:r w:rsidRPr="00A57119">
                <w:t>Да</w:t>
              </w:r>
            </w:ins>
          </w:p>
        </w:tc>
        <w:tc>
          <w:tcPr>
            <w:tcW w:w="374" w:type="pct"/>
          </w:tcPr>
          <w:p w14:paraId="624D6DCC" w14:textId="77777777" w:rsidR="00E97DE1" w:rsidRPr="00A57119" w:rsidRDefault="00E97DE1" w:rsidP="00E97DE1">
            <w:pPr>
              <w:pStyle w:val="GOSTTablenorm"/>
              <w:rPr>
                <w:ins w:id="4478" w:author="Опаева Лидия Арашаевна" w:date="2025-10-15T09:28:00Z"/>
              </w:rPr>
            </w:pPr>
          </w:p>
        </w:tc>
        <w:tc>
          <w:tcPr>
            <w:tcW w:w="1777" w:type="pct"/>
          </w:tcPr>
          <w:p w14:paraId="4F7A179B" w14:textId="77777777" w:rsidR="00E97DE1" w:rsidRPr="00A57119" w:rsidRDefault="00E97DE1" w:rsidP="00E97DE1">
            <w:pPr>
              <w:pStyle w:val="GOSTTablenorm"/>
              <w:rPr>
                <w:ins w:id="4479" w:author="Опаева Лидия Арашаевна" w:date="2025-10-15T09:28:00Z"/>
              </w:rPr>
            </w:pPr>
          </w:p>
        </w:tc>
      </w:tr>
      <w:tr w:rsidR="00E97DE1" w:rsidRPr="00A57119" w14:paraId="2411D6CD" w14:textId="77777777" w:rsidTr="00E97DE1">
        <w:trPr>
          <w:ins w:id="4480" w:author="Опаева Лидия Арашаевна" w:date="2025-10-15T09:28:00Z"/>
        </w:trPr>
        <w:tc>
          <w:tcPr>
            <w:tcW w:w="1120" w:type="pct"/>
          </w:tcPr>
          <w:p w14:paraId="0513D572" w14:textId="77777777" w:rsidR="00E97DE1" w:rsidRPr="00A57119" w:rsidRDefault="00E97DE1" w:rsidP="00E97DE1">
            <w:pPr>
              <w:pStyle w:val="GOSTTablenorm"/>
              <w:rPr>
                <w:ins w:id="4481" w:author="Опаева Лидия Арашаевна" w:date="2025-10-15T09:28:00Z"/>
              </w:rPr>
            </w:pPr>
            <w:ins w:id="4482" w:author="Опаева Лидия Арашаевна" w:date="2025-10-15T09:28:00Z">
              <w:r w:rsidRPr="00A57119">
                <w:t>Идентификатор строки</w:t>
              </w:r>
            </w:ins>
          </w:p>
        </w:tc>
        <w:tc>
          <w:tcPr>
            <w:tcW w:w="795" w:type="pct"/>
          </w:tcPr>
          <w:p w14:paraId="64F02ED5" w14:textId="77777777" w:rsidR="00E97DE1" w:rsidRPr="00A57119" w:rsidRDefault="00E97DE1" w:rsidP="00E97DE1">
            <w:pPr>
              <w:pStyle w:val="GOSTTablenorm"/>
              <w:rPr>
                <w:ins w:id="4483" w:author="Опаева Лидия Арашаевна" w:date="2025-10-15T09:28:00Z"/>
              </w:rPr>
            </w:pPr>
            <w:ins w:id="4484" w:author="Опаева Лидия Арашаевна" w:date="2025-10-15T09:28:00Z">
              <w:r w:rsidRPr="00B97E8E">
                <w:rPr>
                  <w:b/>
                </w:rPr>
                <w:t>T0504833:</w:t>
              </w:r>
              <w:r w:rsidRPr="00A57119">
                <w:rPr>
                  <w:lang w:val="en-US"/>
                </w:rPr>
                <w:t>id</w:t>
              </w:r>
            </w:ins>
          </w:p>
        </w:tc>
        <w:tc>
          <w:tcPr>
            <w:tcW w:w="560" w:type="pct"/>
          </w:tcPr>
          <w:p w14:paraId="6D4198F6" w14:textId="77777777" w:rsidR="00E97DE1" w:rsidRPr="00A57119" w:rsidRDefault="00E97DE1" w:rsidP="00E97DE1">
            <w:pPr>
              <w:pStyle w:val="GOSTTablenorm"/>
              <w:rPr>
                <w:ins w:id="4485" w:author="Опаева Лидия Арашаевна" w:date="2025-10-15T09:28:00Z"/>
              </w:rPr>
            </w:pPr>
            <w:ins w:id="4486" w:author="Опаева Лидия Арашаевна" w:date="2025-10-15T09:28:00Z">
              <w:r w:rsidRPr="00A57119">
                <w:t>Число</w:t>
              </w:r>
            </w:ins>
          </w:p>
        </w:tc>
        <w:tc>
          <w:tcPr>
            <w:tcW w:w="374" w:type="pct"/>
          </w:tcPr>
          <w:p w14:paraId="089611AD" w14:textId="77777777" w:rsidR="00E97DE1" w:rsidRPr="00A57119" w:rsidRDefault="00E97DE1" w:rsidP="00E97DE1">
            <w:pPr>
              <w:pStyle w:val="GOSTTablenorm"/>
              <w:rPr>
                <w:ins w:id="4487" w:author="Опаева Лидия Арашаевна" w:date="2025-10-15T09:28:00Z"/>
              </w:rPr>
            </w:pPr>
            <w:ins w:id="4488" w:author="Опаева Лидия Арашаевна" w:date="2025-10-15T09:28:00Z">
              <w:r w:rsidRPr="00A57119">
                <w:t>Да</w:t>
              </w:r>
            </w:ins>
          </w:p>
        </w:tc>
        <w:tc>
          <w:tcPr>
            <w:tcW w:w="374" w:type="pct"/>
          </w:tcPr>
          <w:p w14:paraId="0030DA84" w14:textId="77777777" w:rsidR="00E97DE1" w:rsidRPr="00A57119" w:rsidRDefault="00E97DE1" w:rsidP="00E97DE1">
            <w:pPr>
              <w:pStyle w:val="GOSTTablenorm"/>
              <w:rPr>
                <w:ins w:id="4489" w:author="Опаева Лидия Арашаевна" w:date="2025-10-15T09:28:00Z"/>
              </w:rPr>
            </w:pPr>
            <w:ins w:id="4490" w:author="Опаева Лидия Арашаевна" w:date="2025-10-15T09:28:00Z">
              <w:r w:rsidRPr="00A57119">
                <w:t>&lt;=20</w:t>
              </w:r>
            </w:ins>
          </w:p>
        </w:tc>
        <w:tc>
          <w:tcPr>
            <w:tcW w:w="1777" w:type="pct"/>
          </w:tcPr>
          <w:p w14:paraId="6D3BA40F" w14:textId="77777777" w:rsidR="00E97DE1" w:rsidRPr="00A57119" w:rsidRDefault="00E97DE1" w:rsidP="00E97DE1">
            <w:pPr>
              <w:pStyle w:val="GOSTTablenorm"/>
              <w:rPr>
                <w:ins w:id="4491" w:author="Опаева Лидия Арашаевна" w:date="2025-10-15T09:28:00Z"/>
              </w:rPr>
            </w:pPr>
            <w:ins w:id="4492" w:author="Опаева Лидия Арашаевна" w:date="2025-10-15T09:28:00Z">
              <w:r w:rsidRPr="00A57119">
                <w:t>Указывается технический идентификатор строки</w:t>
              </w:r>
            </w:ins>
          </w:p>
        </w:tc>
      </w:tr>
      <w:tr w:rsidR="00E97DE1" w:rsidRPr="00A57119" w14:paraId="59FB239E" w14:textId="77777777" w:rsidTr="00E97DE1">
        <w:trPr>
          <w:ins w:id="4493" w:author="Опаева Лидия Арашаевна" w:date="2025-10-15T09:28:00Z"/>
        </w:trPr>
        <w:tc>
          <w:tcPr>
            <w:tcW w:w="1120" w:type="pct"/>
          </w:tcPr>
          <w:p w14:paraId="5B6A485E" w14:textId="77777777" w:rsidR="00E97DE1" w:rsidRPr="00A57119" w:rsidRDefault="00E97DE1" w:rsidP="00E97DE1">
            <w:pPr>
              <w:pStyle w:val="GOSTTablenorm"/>
              <w:rPr>
                <w:ins w:id="4494" w:author="Опаева Лидия Арашаевна" w:date="2025-10-15T09:28:00Z"/>
              </w:rPr>
            </w:pPr>
            <w:ins w:id="4495" w:author="Опаева Лидия Арашаевна" w:date="2025-10-15T09:28:00Z">
              <w:r w:rsidRPr="00A57119">
                <w:t>Номер строки</w:t>
              </w:r>
            </w:ins>
          </w:p>
        </w:tc>
        <w:tc>
          <w:tcPr>
            <w:tcW w:w="795" w:type="pct"/>
          </w:tcPr>
          <w:p w14:paraId="17672C72" w14:textId="77777777" w:rsidR="00E97DE1" w:rsidRPr="00A57119" w:rsidRDefault="00E97DE1" w:rsidP="00E97DE1">
            <w:pPr>
              <w:pStyle w:val="GOSTTablenorm"/>
              <w:rPr>
                <w:ins w:id="4496" w:author="Опаева Лидия Арашаевна" w:date="2025-10-15T09:28:00Z"/>
              </w:rPr>
            </w:pPr>
            <w:ins w:id="4497" w:author="Опаева Лидия Арашаевна" w:date="2025-10-15T09:28:00Z">
              <w:r w:rsidRPr="00B97E8E">
                <w:rPr>
                  <w:b/>
                </w:rPr>
                <w:t>T0504833:</w:t>
              </w:r>
              <w:r w:rsidRPr="00A57119">
                <w:t>NPP</w:t>
              </w:r>
            </w:ins>
          </w:p>
        </w:tc>
        <w:tc>
          <w:tcPr>
            <w:tcW w:w="560" w:type="pct"/>
          </w:tcPr>
          <w:p w14:paraId="6C20D346" w14:textId="77777777" w:rsidR="00E97DE1" w:rsidRPr="00A57119" w:rsidRDefault="00E97DE1" w:rsidP="00E97DE1">
            <w:pPr>
              <w:pStyle w:val="GOSTTablenorm"/>
              <w:rPr>
                <w:ins w:id="4498" w:author="Опаева Лидия Арашаевна" w:date="2025-10-15T09:28:00Z"/>
                <w:lang w:eastAsia="en-US"/>
              </w:rPr>
            </w:pPr>
            <w:ins w:id="4499" w:author="Опаева Лидия Арашаевна" w:date="2025-10-15T09:28:00Z">
              <w:r w:rsidRPr="00A57119">
                <w:t>Число</w:t>
              </w:r>
            </w:ins>
          </w:p>
        </w:tc>
        <w:tc>
          <w:tcPr>
            <w:tcW w:w="374" w:type="pct"/>
          </w:tcPr>
          <w:p w14:paraId="425617AB" w14:textId="77777777" w:rsidR="00E97DE1" w:rsidRPr="00A57119" w:rsidRDefault="00E97DE1" w:rsidP="00E97DE1">
            <w:pPr>
              <w:pStyle w:val="GOSTTablenorm"/>
              <w:rPr>
                <w:ins w:id="4500" w:author="Опаева Лидия Арашаевна" w:date="2025-10-15T09:28:00Z"/>
              </w:rPr>
            </w:pPr>
            <w:ins w:id="4501" w:author="Опаева Лидия Арашаевна" w:date="2025-10-15T09:28:00Z">
              <w:r w:rsidRPr="00A57119">
                <w:t>Да</w:t>
              </w:r>
            </w:ins>
          </w:p>
        </w:tc>
        <w:tc>
          <w:tcPr>
            <w:tcW w:w="374" w:type="pct"/>
          </w:tcPr>
          <w:p w14:paraId="7BD6E30B" w14:textId="77777777" w:rsidR="00E97DE1" w:rsidRPr="00A57119" w:rsidRDefault="00E97DE1" w:rsidP="00E97DE1">
            <w:pPr>
              <w:pStyle w:val="GOSTTablenorm"/>
              <w:rPr>
                <w:ins w:id="4502" w:author="Опаева Лидия Арашаевна" w:date="2025-10-15T09:28:00Z"/>
              </w:rPr>
            </w:pPr>
            <w:ins w:id="4503" w:author="Опаева Лидия Арашаевна" w:date="2025-10-15T09:28:00Z">
              <w:r w:rsidRPr="00A57119">
                <w:t>&lt;=5</w:t>
              </w:r>
            </w:ins>
          </w:p>
        </w:tc>
        <w:tc>
          <w:tcPr>
            <w:tcW w:w="1777" w:type="pct"/>
          </w:tcPr>
          <w:p w14:paraId="7DD11AB9" w14:textId="77777777" w:rsidR="00E97DE1" w:rsidRPr="00A57119" w:rsidRDefault="00E97DE1" w:rsidP="00E97DE1">
            <w:pPr>
              <w:pStyle w:val="GOSTTablenorm"/>
              <w:rPr>
                <w:ins w:id="4504" w:author="Опаева Лидия Арашаевна" w:date="2025-10-15T09:28:00Z"/>
              </w:rPr>
            </w:pPr>
            <w:ins w:id="4505" w:author="Опаева Лидия Арашаевна" w:date="2025-10-15T09:28:00Z">
              <w:r w:rsidRPr="00A57119">
                <w:t>Указывается порядковый номер строки</w:t>
              </w:r>
            </w:ins>
          </w:p>
        </w:tc>
      </w:tr>
      <w:tr w:rsidR="00E97DE1" w:rsidRPr="00A57119" w14:paraId="4029840B" w14:textId="77777777" w:rsidTr="00E97DE1">
        <w:trPr>
          <w:ins w:id="4506" w:author="Опаева Лидия Арашаевна" w:date="2025-10-15T09:28:00Z"/>
        </w:trPr>
        <w:tc>
          <w:tcPr>
            <w:tcW w:w="1120" w:type="pct"/>
          </w:tcPr>
          <w:p w14:paraId="12923A58" w14:textId="77777777" w:rsidR="00E97DE1" w:rsidRPr="00A57119" w:rsidRDefault="00E97DE1" w:rsidP="00E97DE1">
            <w:pPr>
              <w:pStyle w:val="GOSTTablenorm"/>
              <w:rPr>
                <w:ins w:id="4507" w:author="Опаева Лидия Арашаевна" w:date="2025-10-15T09:28:00Z"/>
              </w:rPr>
            </w:pPr>
            <w:ins w:id="4508" w:author="Опаева Лидия Арашаевна" w:date="2025-10-15T09:28:00Z">
              <w:r w:rsidRPr="00A57119">
                <w:t>Сумма в валюте документа</w:t>
              </w:r>
            </w:ins>
          </w:p>
        </w:tc>
        <w:tc>
          <w:tcPr>
            <w:tcW w:w="795" w:type="pct"/>
          </w:tcPr>
          <w:p w14:paraId="0ED5028F" w14:textId="77777777" w:rsidR="00E97DE1" w:rsidRPr="00A57119" w:rsidRDefault="00E97DE1" w:rsidP="00E97DE1">
            <w:pPr>
              <w:pStyle w:val="GOSTTablenorm"/>
              <w:rPr>
                <w:ins w:id="4509" w:author="Опаева Лидия Арашаевна" w:date="2025-10-15T09:28:00Z"/>
              </w:rPr>
            </w:pPr>
            <w:ins w:id="4510" w:author="Опаева Лидия Арашаевна" w:date="2025-10-15T09:28:00Z">
              <w:r w:rsidRPr="00B97E8E">
                <w:rPr>
                  <w:b/>
                </w:rPr>
                <w:t>T0504833:</w:t>
              </w:r>
              <w:r w:rsidRPr="00A57119">
                <w:t>SUMM</w:t>
              </w:r>
            </w:ins>
          </w:p>
        </w:tc>
        <w:tc>
          <w:tcPr>
            <w:tcW w:w="560" w:type="pct"/>
          </w:tcPr>
          <w:p w14:paraId="1CCFF175" w14:textId="77777777" w:rsidR="00E97DE1" w:rsidRPr="00A57119" w:rsidRDefault="00E97DE1" w:rsidP="00E97DE1">
            <w:pPr>
              <w:pStyle w:val="GOSTTablenorm"/>
              <w:rPr>
                <w:ins w:id="4511" w:author="Опаева Лидия Арашаевна" w:date="2025-10-15T09:28:00Z"/>
                <w:lang w:eastAsia="en-US"/>
              </w:rPr>
            </w:pPr>
            <w:ins w:id="4512" w:author="Опаева Лидия Арашаевна" w:date="2025-10-15T09:28:00Z">
              <w:r w:rsidRPr="00A57119">
                <w:t>Сумма</w:t>
              </w:r>
            </w:ins>
          </w:p>
        </w:tc>
        <w:tc>
          <w:tcPr>
            <w:tcW w:w="374" w:type="pct"/>
          </w:tcPr>
          <w:p w14:paraId="706ED03F" w14:textId="77777777" w:rsidR="00E97DE1" w:rsidRPr="00A57119" w:rsidRDefault="00E97DE1" w:rsidP="00E97DE1">
            <w:pPr>
              <w:pStyle w:val="GOSTTablenorm"/>
              <w:rPr>
                <w:ins w:id="4513" w:author="Опаева Лидия Арашаевна" w:date="2025-10-15T09:28:00Z"/>
              </w:rPr>
            </w:pPr>
            <w:ins w:id="4514" w:author="Опаева Лидия Арашаевна" w:date="2025-10-15T09:28:00Z">
              <w:r w:rsidRPr="00A57119">
                <w:t>Да</w:t>
              </w:r>
            </w:ins>
          </w:p>
        </w:tc>
        <w:tc>
          <w:tcPr>
            <w:tcW w:w="374" w:type="pct"/>
          </w:tcPr>
          <w:p w14:paraId="6637EA4F" w14:textId="77777777" w:rsidR="00E97DE1" w:rsidRPr="00A57119" w:rsidRDefault="00E97DE1" w:rsidP="00E97DE1">
            <w:pPr>
              <w:pStyle w:val="GOSTTablenorm"/>
              <w:rPr>
                <w:ins w:id="4515" w:author="Опаева Лидия Арашаевна" w:date="2025-10-15T09:28:00Z"/>
              </w:rPr>
            </w:pPr>
          </w:p>
        </w:tc>
        <w:tc>
          <w:tcPr>
            <w:tcW w:w="1777" w:type="pct"/>
          </w:tcPr>
          <w:p w14:paraId="0A24C86C" w14:textId="77777777" w:rsidR="00E97DE1" w:rsidRPr="00A57119" w:rsidRDefault="00E97DE1" w:rsidP="00E97DE1">
            <w:pPr>
              <w:pStyle w:val="GOSTTablenorm"/>
              <w:rPr>
                <w:ins w:id="4516" w:author="Опаева Лидия Арашаевна" w:date="2025-10-15T09:28:00Z"/>
              </w:rPr>
            </w:pPr>
            <w:ins w:id="4517" w:author="Опаева Лидия Арашаевна" w:date="2025-10-15T09:28:00Z">
              <w:r w:rsidRPr="00A57119">
                <w:t xml:space="preserve">Сумма передается в единицах валюты, указанной в параметре TtlPrt_CdCrr, с </w:t>
              </w:r>
              <w:r>
                <w:t>точностью 2 знака после запятой</w:t>
              </w:r>
            </w:ins>
          </w:p>
        </w:tc>
      </w:tr>
      <w:tr w:rsidR="00E97DE1" w:rsidRPr="00A57119" w14:paraId="57B39A2E" w14:textId="77777777" w:rsidTr="00E97DE1">
        <w:trPr>
          <w:ins w:id="4518" w:author="Опаева Лидия Арашаевна" w:date="2025-10-15T09:28:00Z"/>
        </w:trPr>
        <w:tc>
          <w:tcPr>
            <w:tcW w:w="1120" w:type="pct"/>
          </w:tcPr>
          <w:p w14:paraId="13BB654D" w14:textId="77777777" w:rsidR="00E97DE1" w:rsidRPr="00A57119" w:rsidRDefault="00E97DE1" w:rsidP="00E97DE1">
            <w:pPr>
              <w:pStyle w:val="GOSTTablenorm"/>
              <w:rPr>
                <w:ins w:id="4519" w:author="Опаева Лидия Арашаевна" w:date="2025-10-15T09:28:00Z"/>
              </w:rPr>
            </w:pPr>
            <w:ins w:id="4520" w:author="Опаева Лидия Арашаевна" w:date="2025-10-15T09:28:00Z">
              <w:r w:rsidRPr="00A57119">
                <w:t>Учетная сумма</w:t>
              </w:r>
            </w:ins>
          </w:p>
        </w:tc>
        <w:tc>
          <w:tcPr>
            <w:tcW w:w="795" w:type="pct"/>
          </w:tcPr>
          <w:p w14:paraId="172A0382" w14:textId="77777777" w:rsidR="00E97DE1" w:rsidRPr="00A57119" w:rsidRDefault="00E97DE1" w:rsidP="00E97DE1">
            <w:pPr>
              <w:pStyle w:val="GOSTTablenorm"/>
              <w:rPr>
                <w:ins w:id="4521" w:author="Опаева Лидия Арашаевна" w:date="2025-10-15T09:28:00Z"/>
              </w:rPr>
            </w:pPr>
            <w:ins w:id="4522" w:author="Опаева Лидия Арашаевна" w:date="2025-10-15T09:28:00Z">
              <w:r w:rsidRPr="00B97E8E">
                <w:rPr>
                  <w:b/>
                </w:rPr>
                <w:t>T0504833:</w:t>
              </w:r>
              <w:r w:rsidRPr="00A57119">
                <w:t>RgSUMM</w:t>
              </w:r>
            </w:ins>
          </w:p>
        </w:tc>
        <w:tc>
          <w:tcPr>
            <w:tcW w:w="560" w:type="pct"/>
          </w:tcPr>
          <w:p w14:paraId="41D53F1C" w14:textId="77777777" w:rsidR="00E97DE1" w:rsidRPr="00A57119" w:rsidRDefault="00E97DE1" w:rsidP="00E97DE1">
            <w:pPr>
              <w:pStyle w:val="GOSTTablenorm"/>
              <w:rPr>
                <w:ins w:id="4523" w:author="Опаева Лидия Арашаевна" w:date="2025-10-15T09:28:00Z"/>
                <w:lang w:eastAsia="en-US"/>
              </w:rPr>
            </w:pPr>
            <w:ins w:id="4524" w:author="Опаева Лидия Арашаевна" w:date="2025-10-15T09:28:00Z">
              <w:r w:rsidRPr="00A57119">
                <w:t>Сумма</w:t>
              </w:r>
            </w:ins>
          </w:p>
        </w:tc>
        <w:tc>
          <w:tcPr>
            <w:tcW w:w="374" w:type="pct"/>
          </w:tcPr>
          <w:p w14:paraId="2CE2E772" w14:textId="77777777" w:rsidR="00E97DE1" w:rsidRPr="00A57119" w:rsidRDefault="00E97DE1" w:rsidP="00E97DE1">
            <w:pPr>
              <w:pStyle w:val="GOSTTablenorm"/>
              <w:rPr>
                <w:ins w:id="4525" w:author="Опаева Лидия Арашаевна" w:date="2025-10-15T09:28:00Z"/>
              </w:rPr>
            </w:pPr>
            <w:ins w:id="4526" w:author="Опаева Лидия Арашаевна" w:date="2025-10-15T09:28:00Z">
              <w:r w:rsidRPr="00A57119">
                <w:t>Да</w:t>
              </w:r>
            </w:ins>
          </w:p>
        </w:tc>
        <w:tc>
          <w:tcPr>
            <w:tcW w:w="374" w:type="pct"/>
          </w:tcPr>
          <w:p w14:paraId="17D5C4D4" w14:textId="77777777" w:rsidR="00E97DE1" w:rsidRPr="00A57119" w:rsidRDefault="00E97DE1" w:rsidP="00E97DE1">
            <w:pPr>
              <w:pStyle w:val="GOSTTablenorm"/>
              <w:rPr>
                <w:ins w:id="4527" w:author="Опаева Лидия Арашаевна" w:date="2025-10-15T09:28:00Z"/>
              </w:rPr>
            </w:pPr>
          </w:p>
        </w:tc>
        <w:tc>
          <w:tcPr>
            <w:tcW w:w="1777" w:type="pct"/>
          </w:tcPr>
          <w:p w14:paraId="7EECA645" w14:textId="77777777" w:rsidR="00E97DE1" w:rsidRPr="00A57119" w:rsidRDefault="00E97DE1" w:rsidP="00E97DE1">
            <w:pPr>
              <w:pStyle w:val="GOSTTablenorm"/>
              <w:rPr>
                <w:ins w:id="4528" w:author="Опаева Лидия Арашаевна" w:date="2025-10-15T09:28:00Z"/>
              </w:rPr>
            </w:pPr>
            <w:ins w:id="4529" w:author="Опаева Лидия Арашаевна" w:date="2025-10-15T09:28:00Z">
              <w:r w:rsidRPr="00A57119">
                <w:t>Сумма передается в единицах валюты учета (в рублях) с точностью 2 знака после запято</w:t>
              </w:r>
              <w:r>
                <w:t>й</w:t>
              </w:r>
            </w:ins>
          </w:p>
        </w:tc>
      </w:tr>
      <w:tr w:rsidR="00E97DE1" w:rsidRPr="00A57119" w14:paraId="4134AE79" w14:textId="77777777" w:rsidTr="00E97DE1">
        <w:trPr>
          <w:ins w:id="4530" w:author="Опаева Лидия Арашаевна" w:date="2025-10-15T09:28:00Z"/>
        </w:trPr>
        <w:tc>
          <w:tcPr>
            <w:tcW w:w="1120" w:type="pct"/>
          </w:tcPr>
          <w:p w14:paraId="202EACF5" w14:textId="77777777" w:rsidR="00E97DE1" w:rsidRPr="00A57119" w:rsidRDefault="00E97DE1" w:rsidP="00E97DE1">
            <w:pPr>
              <w:pStyle w:val="GOSTTablenorm"/>
              <w:rPr>
                <w:ins w:id="4531" w:author="Опаева Лидия Арашаевна" w:date="2025-10-15T09:28:00Z"/>
              </w:rPr>
            </w:pPr>
            <w:ins w:id="4532" w:author="Опаева Лидия Арашаевна" w:date="2025-10-15T09:28:00Z">
              <w:r w:rsidRPr="00A57119">
                <w:t>Счет Дт</w:t>
              </w:r>
            </w:ins>
          </w:p>
        </w:tc>
        <w:tc>
          <w:tcPr>
            <w:tcW w:w="795" w:type="pct"/>
          </w:tcPr>
          <w:p w14:paraId="39ADE91A" w14:textId="77777777" w:rsidR="00E97DE1" w:rsidRPr="00A57119" w:rsidRDefault="00E97DE1" w:rsidP="00E97DE1">
            <w:pPr>
              <w:pStyle w:val="GOSTTablenorm"/>
              <w:rPr>
                <w:ins w:id="4533" w:author="Опаева Лидия Арашаевна" w:date="2025-10-15T09:28:00Z"/>
              </w:rPr>
            </w:pPr>
            <w:ins w:id="4534" w:author="Опаева Лидия Арашаевна" w:date="2025-10-15T09:28:00Z">
              <w:r w:rsidRPr="00B97E8E">
                <w:rPr>
                  <w:b/>
                </w:rPr>
                <w:t>T0504833:</w:t>
              </w:r>
              <w:r w:rsidRPr="00A57119">
                <w:t>DT_ACCOUNT</w:t>
              </w:r>
            </w:ins>
          </w:p>
        </w:tc>
        <w:tc>
          <w:tcPr>
            <w:tcW w:w="560" w:type="pct"/>
          </w:tcPr>
          <w:p w14:paraId="5FD469D4" w14:textId="77777777" w:rsidR="00E97DE1" w:rsidRPr="00A57119" w:rsidRDefault="00E97DE1" w:rsidP="00E97DE1">
            <w:pPr>
              <w:pStyle w:val="GOSTTablenorm"/>
              <w:rPr>
                <w:ins w:id="4535" w:author="Опаева Лидия Арашаевна" w:date="2025-10-15T09:28:00Z"/>
                <w:lang w:eastAsia="en-US"/>
              </w:rPr>
            </w:pPr>
            <w:ins w:id="4536" w:author="Опаева Лидия Арашаевна" w:date="2025-10-15T09:28:00Z">
              <w:r w:rsidRPr="00A57119">
                <w:t>Строка</w:t>
              </w:r>
            </w:ins>
          </w:p>
        </w:tc>
        <w:tc>
          <w:tcPr>
            <w:tcW w:w="374" w:type="pct"/>
          </w:tcPr>
          <w:p w14:paraId="72ECCC9E" w14:textId="77777777" w:rsidR="00E97DE1" w:rsidRPr="00A57119" w:rsidRDefault="00E97DE1" w:rsidP="00E97DE1">
            <w:pPr>
              <w:pStyle w:val="GOSTTablenorm"/>
              <w:rPr>
                <w:ins w:id="4537" w:author="Опаева Лидия Арашаевна" w:date="2025-10-15T09:28:00Z"/>
              </w:rPr>
            </w:pPr>
            <w:ins w:id="4538" w:author="Опаева Лидия Арашаевна" w:date="2025-10-15T09:28:00Z">
              <w:r w:rsidRPr="00A57119">
                <w:t>Да</w:t>
              </w:r>
            </w:ins>
          </w:p>
        </w:tc>
        <w:tc>
          <w:tcPr>
            <w:tcW w:w="374" w:type="pct"/>
          </w:tcPr>
          <w:p w14:paraId="0172CB1A" w14:textId="77777777" w:rsidR="00E97DE1" w:rsidRPr="00A57119" w:rsidRDefault="00E97DE1" w:rsidP="00E97DE1">
            <w:pPr>
              <w:pStyle w:val="GOSTTablenorm"/>
              <w:rPr>
                <w:ins w:id="4539" w:author="Опаева Лидия Арашаевна" w:date="2025-10-15T09:28:00Z"/>
              </w:rPr>
            </w:pPr>
            <w:ins w:id="4540" w:author="Опаева Лидия Арашаевна" w:date="2025-10-15T09:28:00Z">
              <w:r w:rsidRPr="00A57119">
                <w:rPr>
                  <w:lang w:val="en-US"/>
                </w:rPr>
                <w:t>&lt;</w:t>
              </w:r>
              <w:r w:rsidRPr="00A57119">
                <w:t>=5</w:t>
              </w:r>
            </w:ins>
          </w:p>
        </w:tc>
        <w:tc>
          <w:tcPr>
            <w:tcW w:w="1777" w:type="pct"/>
          </w:tcPr>
          <w:p w14:paraId="2BE6681B" w14:textId="77777777" w:rsidR="00E97DE1" w:rsidRPr="00A57119" w:rsidRDefault="00E97DE1" w:rsidP="00E97DE1">
            <w:pPr>
              <w:pStyle w:val="GOSTTablenorm"/>
              <w:rPr>
                <w:ins w:id="4541" w:author="Опаева Лидия Арашаевна" w:date="2025-10-15T09:28:00Z"/>
              </w:rPr>
            </w:pPr>
            <w:ins w:id="4542" w:author="Опаева Лидия Арашаевна" w:date="2025-10-15T09:28:00Z">
              <w:r w:rsidRPr="00A57119">
                <w:t xml:space="preserve">Указывается код счета казначейского учета (номер забалансового счета) в соответствии со справочником «План счетов» в </w:t>
              </w:r>
              <w:r w:rsidRPr="00A57119">
                <w:rPr>
                  <w:lang w:val="en-US"/>
                </w:rPr>
                <w:t>SVAP</w:t>
              </w:r>
              <w:r w:rsidRPr="00A57119">
                <w:t xml:space="preserve"> для о</w:t>
              </w:r>
              <w:r>
                <w:t>тражения по дебету записи учета</w:t>
              </w:r>
            </w:ins>
          </w:p>
        </w:tc>
      </w:tr>
      <w:tr w:rsidR="00E97DE1" w:rsidRPr="00A57119" w14:paraId="70C760C2" w14:textId="77777777" w:rsidTr="00E97DE1">
        <w:trPr>
          <w:ins w:id="4543" w:author="Опаева Лидия Арашаевна" w:date="2025-10-15T09:28:00Z"/>
        </w:trPr>
        <w:tc>
          <w:tcPr>
            <w:tcW w:w="1120" w:type="pct"/>
          </w:tcPr>
          <w:p w14:paraId="1D16350F" w14:textId="77777777" w:rsidR="00E97DE1" w:rsidRPr="00A57119" w:rsidRDefault="00E97DE1" w:rsidP="00E97DE1">
            <w:pPr>
              <w:pStyle w:val="GOSTTablenorm"/>
              <w:rPr>
                <w:ins w:id="4544" w:author="Опаева Лидия Арашаевна" w:date="2025-10-15T09:28:00Z"/>
              </w:rPr>
            </w:pPr>
            <w:ins w:id="4545" w:author="Опаева Лидия Арашаевна" w:date="2025-10-15T09:28:00Z">
              <w:r w:rsidRPr="00A57119">
                <w:t>ОКТМО КС Дт</w:t>
              </w:r>
            </w:ins>
          </w:p>
        </w:tc>
        <w:tc>
          <w:tcPr>
            <w:tcW w:w="795" w:type="pct"/>
          </w:tcPr>
          <w:p w14:paraId="77FE3B31" w14:textId="77777777" w:rsidR="00E97DE1" w:rsidRPr="00A57119" w:rsidRDefault="00E97DE1" w:rsidP="00E97DE1">
            <w:pPr>
              <w:pStyle w:val="GOSTTablenorm"/>
              <w:rPr>
                <w:ins w:id="4546" w:author="Опаева Лидия Арашаевна" w:date="2025-10-15T09:28:00Z"/>
              </w:rPr>
            </w:pPr>
            <w:ins w:id="4547" w:author="Опаева Лидия Арашаевна" w:date="2025-10-15T09:28:00Z">
              <w:r w:rsidRPr="00B97E8E">
                <w:rPr>
                  <w:b/>
                </w:rPr>
                <w:t>T0504833:</w:t>
              </w:r>
              <w:r w:rsidRPr="00A57119">
                <w:t>DT_OKTMOKS</w:t>
              </w:r>
            </w:ins>
          </w:p>
        </w:tc>
        <w:tc>
          <w:tcPr>
            <w:tcW w:w="560" w:type="pct"/>
          </w:tcPr>
          <w:p w14:paraId="6F31B039" w14:textId="77777777" w:rsidR="00E97DE1" w:rsidRPr="00A57119" w:rsidRDefault="00E97DE1" w:rsidP="00E97DE1">
            <w:pPr>
              <w:pStyle w:val="GOSTTablenorm"/>
              <w:rPr>
                <w:ins w:id="4548" w:author="Опаева Лидия Арашаевна" w:date="2025-10-15T09:28:00Z"/>
                <w:lang w:eastAsia="en-US"/>
              </w:rPr>
            </w:pPr>
            <w:ins w:id="4549" w:author="Опаева Лидия Арашаевна" w:date="2025-10-15T09:28:00Z">
              <w:r w:rsidRPr="00A57119">
                <w:t>Строка</w:t>
              </w:r>
            </w:ins>
          </w:p>
        </w:tc>
        <w:tc>
          <w:tcPr>
            <w:tcW w:w="374" w:type="pct"/>
          </w:tcPr>
          <w:p w14:paraId="60426A6C" w14:textId="77777777" w:rsidR="00E97DE1" w:rsidRPr="00A57119" w:rsidRDefault="00E97DE1" w:rsidP="00E97DE1">
            <w:pPr>
              <w:pStyle w:val="GOSTTablenorm"/>
              <w:rPr>
                <w:ins w:id="4550" w:author="Опаева Лидия Арашаевна" w:date="2025-10-15T09:28:00Z"/>
              </w:rPr>
            </w:pPr>
            <w:ins w:id="4551" w:author="Опаева Лидия Арашаевна" w:date="2025-10-15T09:28:00Z">
              <w:r w:rsidRPr="00A57119">
                <w:t>Да</w:t>
              </w:r>
            </w:ins>
          </w:p>
        </w:tc>
        <w:tc>
          <w:tcPr>
            <w:tcW w:w="374" w:type="pct"/>
          </w:tcPr>
          <w:p w14:paraId="6EF9AAD7" w14:textId="77777777" w:rsidR="00E97DE1" w:rsidRPr="00A57119" w:rsidRDefault="00E97DE1" w:rsidP="00E97DE1">
            <w:pPr>
              <w:pStyle w:val="GOSTTablenorm"/>
              <w:rPr>
                <w:ins w:id="4552" w:author="Опаева Лидия Арашаевна" w:date="2025-10-15T09:28:00Z"/>
              </w:rPr>
            </w:pPr>
            <w:ins w:id="4553" w:author="Опаева Лидия Арашаевна" w:date="2025-10-15T09:28:00Z">
              <w:r w:rsidRPr="00A57119">
                <w:t>&lt;=8</w:t>
              </w:r>
            </w:ins>
          </w:p>
        </w:tc>
        <w:tc>
          <w:tcPr>
            <w:tcW w:w="1777" w:type="pct"/>
          </w:tcPr>
          <w:p w14:paraId="7B1BF2BD" w14:textId="77777777" w:rsidR="00E97DE1" w:rsidRPr="00A57119" w:rsidRDefault="00E97DE1" w:rsidP="00E97DE1">
            <w:pPr>
              <w:pStyle w:val="GOSTTablenorm"/>
              <w:rPr>
                <w:ins w:id="4554" w:author="Опаева Лидия Арашаевна" w:date="2025-10-15T09:28:00Z"/>
              </w:rPr>
            </w:pPr>
            <w:ins w:id="4555" w:author="Опаева Лидия Арашаевна" w:date="2025-10-15T09:28:00Z">
              <w:r w:rsidRPr="00A57119">
                <w:t>Указывается значение аналитического признака «ОКТМО КС» (код по ОКТМО казначейского счета) для отражения по дебету записи аналитического учета.</w:t>
              </w:r>
            </w:ins>
          </w:p>
          <w:p w14:paraId="7A3C2794" w14:textId="77777777" w:rsidR="00E97DE1" w:rsidRPr="00A57119" w:rsidRDefault="00E97DE1" w:rsidP="00E97DE1">
            <w:pPr>
              <w:pStyle w:val="GOSTTablenorm"/>
              <w:rPr>
                <w:ins w:id="4556" w:author="Опаева Лидия Арашаевна" w:date="2025-10-15T09:28:00Z"/>
              </w:rPr>
            </w:pPr>
            <w:ins w:id="4557" w:author="Опаева Лидия Арашаевна" w:date="2025-10-15T09:28:00Z">
              <w:r w:rsidRPr="00A57119">
                <w:t>Допускается заполнение прочерком</w:t>
              </w:r>
            </w:ins>
          </w:p>
        </w:tc>
      </w:tr>
      <w:tr w:rsidR="00E97DE1" w:rsidRPr="00A57119" w14:paraId="18AA09B8" w14:textId="77777777" w:rsidTr="00E97DE1">
        <w:trPr>
          <w:ins w:id="4558" w:author="Опаева Лидия Арашаевна" w:date="2025-10-15T09:28:00Z"/>
        </w:trPr>
        <w:tc>
          <w:tcPr>
            <w:tcW w:w="1120" w:type="pct"/>
          </w:tcPr>
          <w:p w14:paraId="2BD7E664" w14:textId="77777777" w:rsidR="00E97DE1" w:rsidRPr="00A57119" w:rsidRDefault="00E97DE1" w:rsidP="00E97DE1">
            <w:pPr>
              <w:pStyle w:val="GOSTTablenorm"/>
              <w:rPr>
                <w:ins w:id="4559" w:author="Опаева Лидия Арашаевна" w:date="2025-10-15T09:28:00Z"/>
              </w:rPr>
            </w:pPr>
            <w:ins w:id="4560" w:author="Опаева Лидия Арашаевна" w:date="2025-10-15T09:28:00Z">
              <w:r w:rsidRPr="00A57119">
                <w:t>ЛС Дт</w:t>
              </w:r>
            </w:ins>
          </w:p>
        </w:tc>
        <w:tc>
          <w:tcPr>
            <w:tcW w:w="795" w:type="pct"/>
          </w:tcPr>
          <w:p w14:paraId="14AE642C" w14:textId="77777777" w:rsidR="00E97DE1" w:rsidRPr="00A57119" w:rsidRDefault="00E97DE1" w:rsidP="00E97DE1">
            <w:pPr>
              <w:pStyle w:val="GOSTTablenorm"/>
              <w:rPr>
                <w:ins w:id="4561" w:author="Опаева Лидия Арашаевна" w:date="2025-10-15T09:28:00Z"/>
              </w:rPr>
            </w:pPr>
            <w:ins w:id="4562" w:author="Опаева Лидия Арашаевна" w:date="2025-10-15T09:28:00Z">
              <w:r w:rsidRPr="00B97E8E">
                <w:rPr>
                  <w:b/>
                </w:rPr>
                <w:t>T0504833:</w:t>
              </w:r>
              <w:r w:rsidRPr="00A57119">
                <w:rPr>
                  <w:lang w:val="en-US"/>
                </w:rPr>
                <w:t>D</w:t>
              </w:r>
              <w:r w:rsidRPr="00A57119">
                <w:t>T_LS</w:t>
              </w:r>
            </w:ins>
          </w:p>
        </w:tc>
        <w:tc>
          <w:tcPr>
            <w:tcW w:w="560" w:type="pct"/>
          </w:tcPr>
          <w:p w14:paraId="0145974C" w14:textId="77777777" w:rsidR="00E97DE1" w:rsidRPr="00A57119" w:rsidRDefault="00E97DE1" w:rsidP="00E97DE1">
            <w:pPr>
              <w:pStyle w:val="GOSTTablenorm"/>
              <w:rPr>
                <w:ins w:id="4563" w:author="Опаева Лидия Арашаевна" w:date="2025-10-15T09:28:00Z"/>
                <w:lang w:eastAsia="en-US"/>
              </w:rPr>
            </w:pPr>
            <w:ins w:id="4564" w:author="Опаева Лидия Арашаевна" w:date="2025-10-15T09:28:00Z">
              <w:r w:rsidRPr="00A57119">
                <w:t>Строка</w:t>
              </w:r>
            </w:ins>
          </w:p>
        </w:tc>
        <w:tc>
          <w:tcPr>
            <w:tcW w:w="374" w:type="pct"/>
          </w:tcPr>
          <w:p w14:paraId="65C9F1A2" w14:textId="77777777" w:rsidR="00E97DE1" w:rsidRPr="00A57119" w:rsidRDefault="00E97DE1" w:rsidP="00E97DE1">
            <w:pPr>
              <w:pStyle w:val="GOSTTablenorm"/>
              <w:rPr>
                <w:ins w:id="4565" w:author="Опаева Лидия Арашаевна" w:date="2025-10-15T09:28:00Z"/>
              </w:rPr>
            </w:pPr>
            <w:ins w:id="4566" w:author="Опаева Лидия Арашаевна" w:date="2025-10-15T09:28:00Z">
              <w:r w:rsidRPr="00A57119">
                <w:t>Да</w:t>
              </w:r>
            </w:ins>
          </w:p>
        </w:tc>
        <w:tc>
          <w:tcPr>
            <w:tcW w:w="374" w:type="pct"/>
          </w:tcPr>
          <w:p w14:paraId="0F47C872" w14:textId="77777777" w:rsidR="00E97DE1" w:rsidRPr="00A57119" w:rsidRDefault="00E97DE1" w:rsidP="00E97DE1">
            <w:pPr>
              <w:pStyle w:val="GOSTTablenorm"/>
              <w:rPr>
                <w:ins w:id="4567" w:author="Опаева Лидия Арашаевна" w:date="2025-10-15T09:28:00Z"/>
              </w:rPr>
            </w:pPr>
            <w:ins w:id="4568" w:author="Опаева Лидия Арашаевна" w:date="2025-10-15T09:28:00Z">
              <w:r w:rsidRPr="00A57119">
                <w:t>&lt;=11</w:t>
              </w:r>
            </w:ins>
          </w:p>
        </w:tc>
        <w:tc>
          <w:tcPr>
            <w:tcW w:w="1777" w:type="pct"/>
          </w:tcPr>
          <w:p w14:paraId="4FE16E44" w14:textId="77777777" w:rsidR="00E97DE1" w:rsidRPr="00A57119" w:rsidRDefault="00E97DE1" w:rsidP="00E97DE1">
            <w:pPr>
              <w:pStyle w:val="GOSTTablenorm"/>
              <w:rPr>
                <w:ins w:id="4569" w:author="Опаева Лидия Арашаевна" w:date="2025-10-15T09:28:00Z"/>
              </w:rPr>
            </w:pPr>
            <w:ins w:id="4570" w:author="Опаева Лидия Арашаевна" w:date="2025-10-15T09:28:00Z">
              <w:r w:rsidRPr="00A57119">
                <w:t>Указывается значение аналитического признака «ЛС» для отражения по дебету записи аналитического учета.</w:t>
              </w:r>
            </w:ins>
          </w:p>
          <w:p w14:paraId="16501107" w14:textId="77777777" w:rsidR="00E97DE1" w:rsidRPr="00A57119" w:rsidRDefault="00E97DE1" w:rsidP="00E97DE1">
            <w:pPr>
              <w:pStyle w:val="GOSTTablenorm"/>
              <w:rPr>
                <w:ins w:id="4571" w:author="Опаева Лидия Арашаевна" w:date="2025-10-15T09:28:00Z"/>
              </w:rPr>
            </w:pPr>
            <w:ins w:id="4572" w:author="Опаева Лидия Арашаевна" w:date="2025-10-15T09:28:00Z">
              <w:r w:rsidRPr="00A57119">
                <w:t>Допускается заполнение прочерком</w:t>
              </w:r>
            </w:ins>
          </w:p>
        </w:tc>
      </w:tr>
      <w:tr w:rsidR="00E97DE1" w:rsidRPr="00A57119" w14:paraId="459DD923" w14:textId="77777777" w:rsidTr="00E97DE1">
        <w:trPr>
          <w:ins w:id="4573" w:author="Опаева Лидия Арашаевна" w:date="2025-10-15T09:28:00Z"/>
        </w:trPr>
        <w:tc>
          <w:tcPr>
            <w:tcW w:w="1120" w:type="pct"/>
          </w:tcPr>
          <w:p w14:paraId="4E4398F5" w14:textId="77777777" w:rsidR="00E97DE1" w:rsidRPr="00A57119" w:rsidRDefault="00E97DE1" w:rsidP="00E97DE1">
            <w:pPr>
              <w:pStyle w:val="GOSTTablenorm"/>
              <w:rPr>
                <w:ins w:id="4574" w:author="Опаева Лидия Арашаевна" w:date="2025-10-15T09:28:00Z"/>
              </w:rPr>
            </w:pPr>
            <w:ins w:id="4575" w:author="Опаева Лидия Арашаевна" w:date="2025-10-15T09:28:00Z">
              <w:r w:rsidRPr="00A57119">
                <w:t>Аналитический код СКУ Дт</w:t>
              </w:r>
            </w:ins>
          </w:p>
        </w:tc>
        <w:tc>
          <w:tcPr>
            <w:tcW w:w="795" w:type="pct"/>
          </w:tcPr>
          <w:p w14:paraId="124FC2ED" w14:textId="77777777" w:rsidR="00E97DE1" w:rsidRPr="00A57119" w:rsidRDefault="00E97DE1" w:rsidP="00E97DE1">
            <w:pPr>
              <w:pStyle w:val="GOSTTablenorm"/>
              <w:rPr>
                <w:ins w:id="4576" w:author="Опаева Лидия Арашаевна" w:date="2025-10-15T09:28:00Z"/>
              </w:rPr>
            </w:pPr>
            <w:ins w:id="4577" w:author="Опаева Лидия Арашаевна" w:date="2025-10-15T09:28:00Z">
              <w:r w:rsidRPr="00B97E8E">
                <w:rPr>
                  <w:b/>
                </w:rPr>
                <w:t>T0504833:</w:t>
              </w:r>
              <w:r w:rsidRPr="00A57119">
                <w:t>DT_ANALITCODESKU</w:t>
              </w:r>
            </w:ins>
          </w:p>
        </w:tc>
        <w:tc>
          <w:tcPr>
            <w:tcW w:w="560" w:type="pct"/>
          </w:tcPr>
          <w:p w14:paraId="18F5C25C" w14:textId="77777777" w:rsidR="00E97DE1" w:rsidRPr="00A57119" w:rsidRDefault="00E97DE1" w:rsidP="00E97DE1">
            <w:pPr>
              <w:pStyle w:val="GOSTTablenorm"/>
              <w:rPr>
                <w:ins w:id="4578" w:author="Опаева Лидия Арашаевна" w:date="2025-10-15T09:28:00Z"/>
                <w:lang w:eastAsia="en-US"/>
              </w:rPr>
            </w:pPr>
            <w:ins w:id="4579" w:author="Опаева Лидия Арашаевна" w:date="2025-10-15T09:28:00Z">
              <w:r w:rsidRPr="00A57119">
                <w:t>Строка</w:t>
              </w:r>
            </w:ins>
          </w:p>
        </w:tc>
        <w:tc>
          <w:tcPr>
            <w:tcW w:w="374" w:type="pct"/>
          </w:tcPr>
          <w:p w14:paraId="272E091B" w14:textId="77777777" w:rsidR="00E97DE1" w:rsidRPr="00A57119" w:rsidRDefault="00E97DE1" w:rsidP="00E97DE1">
            <w:pPr>
              <w:pStyle w:val="GOSTTablenorm"/>
              <w:rPr>
                <w:ins w:id="4580" w:author="Опаева Лидия Арашаевна" w:date="2025-10-15T09:28:00Z"/>
              </w:rPr>
            </w:pPr>
            <w:ins w:id="4581" w:author="Опаева Лидия Арашаевна" w:date="2025-10-15T09:28:00Z">
              <w:r w:rsidRPr="00A57119">
                <w:t>Да</w:t>
              </w:r>
            </w:ins>
          </w:p>
        </w:tc>
        <w:tc>
          <w:tcPr>
            <w:tcW w:w="374" w:type="pct"/>
          </w:tcPr>
          <w:p w14:paraId="2C2027CD" w14:textId="77777777" w:rsidR="00E97DE1" w:rsidRPr="00A57119" w:rsidRDefault="00E97DE1" w:rsidP="00E97DE1">
            <w:pPr>
              <w:pStyle w:val="GOSTTablenorm"/>
              <w:rPr>
                <w:ins w:id="4582" w:author="Опаева Лидия Арашаевна" w:date="2025-10-15T09:28:00Z"/>
              </w:rPr>
            </w:pPr>
            <w:ins w:id="4583" w:author="Опаева Лидия Арашаевна" w:date="2025-10-15T09:28:00Z">
              <w:r w:rsidRPr="00A57119">
                <w:t>&lt;=</w:t>
              </w:r>
              <w:r w:rsidRPr="00A57119">
                <w:rPr>
                  <w:lang w:val="en-US"/>
                </w:rPr>
                <w:t>2</w:t>
              </w:r>
            </w:ins>
          </w:p>
        </w:tc>
        <w:tc>
          <w:tcPr>
            <w:tcW w:w="1777" w:type="pct"/>
          </w:tcPr>
          <w:p w14:paraId="68A3B8E4" w14:textId="77777777" w:rsidR="00E97DE1" w:rsidRPr="00A57119" w:rsidRDefault="00E97DE1" w:rsidP="00E97DE1">
            <w:pPr>
              <w:pStyle w:val="GOSTTablenorm"/>
              <w:rPr>
                <w:ins w:id="4584" w:author="Опаева Лидия Арашаевна" w:date="2025-10-15T09:28:00Z"/>
              </w:rPr>
            </w:pPr>
            <w:ins w:id="4585" w:author="Опаева Лидия Арашаевна" w:date="2025-10-15T09:28:00Z">
              <w:r w:rsidRPr="00A57119">
                <w:t>Указывается значение аналитического признака «Аналитический код СКУ» для отражения по дебету записи учета.</w:t>
              </w:r>
            </w:ins>
          </w:p>
          <w:p w14:paraId="6BF8DF5D" w14:textId="77777777" w:rsidR="00E97DE1" w:rsidRPr="00A57119" w:rsidRDefault="00E97DE1" w:rsidP="00E97DE1">
            <w:pPr>
              <w:pStyle w:val="GOSTTablenorm"/>
              <w:rPr>
                <w:ins w:id="4586" w:author="Опаева Лидия Арашаевна" w:date="2025-10-15T09:28:00Z"/>
              </w:rPr>
            </w:pPr>
            <w:ins w:id="4587" w:author="Опаева Лидия Арашаевна" w:date="2025-10-15T09:28:00Z">
              <w:r w:rsidRPr="00A57119">
                <w:t>Д</w:t>
              </w:r>
              <w:r>
                <w:t>опускается заполнение прочерком</w:t>
              </w:r>
            </w:ins>
          </w:p>
        </w:tc>
      </w:tr>
      <w:tr w:rsidR="00E97DE1" w:rsidRPr="00A57119" w14:paraId="5948B722" w14:textId="77777777" w:rsidTr="00E97DE1">
        <w:trPr>
          <w:ins w:id="4588" w:author="Опаева Лидия Арашаевна" w:date="2025-10-15T09:28:00Z"/>
        </w:trPr>
        <w:tc>
          <w:tcPr>
            <w:tcW w:w="1120" w:type="pct"/>
          </w:tcPr>
          <w:p w14:paraId="539FF259" w14:textId="77777777" w:rsidR="00E97DE1" w:rsidRPr="00A57119" w:rsidRDefault="00E97DE1" w:rsidP="00E97DE1">
            <w:pPr>
              <w:pStyle w:val="GOSTTablenorm"/>
              <w:rPr>
                <w:ins w:id="4589" w:author="Опаева Лидия Арашаевна" w:date="2025-10-15T09:28:00Z"/>
              </w:rPr>
            </w:pPr>
            <w:ins w:id="4590" w:author="Опаева Лидия Арашаевна" w:date="2025-10-15T09:28:00Z">
              <w:r w:rsidRPr="00A57119">
                <w:t>КБК Дт</w:t>
              </w:r>
            </w:ins>
          </w:p>
        </w:tc>
        <w:tc>
          <w:tcPr>
            <w:tcW w:w="795" w:type="pct"/>
          </w:tcPr>
          <w:p w14:paraId="3A2129FB" w14:textId="77777777" w:rsidR="00E97DE1" w:rsidRPr="00A57119" w:rsidRDefault="00E97DE1" w:rsidP="00E97DE1">
            <w:pPr>
              <w:pStyle w:val="GOSTTablenorm"/>
              <w:rPr>
                <w:ins w:id="4591" w:author="Опаева Лидия Арашаевна" w:date="2025-10-15T09:28:00Z"/>
              </w:rPr>
            </w:pPr>
            <w:ins w:id="4592" w:author="Опаева Лидия Арашаевна" w:date="2025-10-15T09:28:00Z">
              <w:r w:rsidRPr="00B97E8E">
                <w:rPr>
                  <w:b/>
                </w:rPr>
                <w:t>T0504833:</w:t>
              </w:r>
              <w:r w:rsidRPr="00A57119">
                <w:t>DT_KBK</w:t>
              </w:r>
            </w:ins>
          </w:p>
        </w:tc>
        <w:tc>
          <w:tcPr>
            <w:tcW w:w="560" w:type="pct"/>
          </w:tcPr>
          <w:p w14:paraId="2554605F" w14:textId="77777777" w:rsidR="00E97DE1" w:rsidRPr="00A57119" w:rsidRDefault="00E97DE1" w:rsidP="00E97DE1">
            <w:pPr>
              <w:pStyle w:val="GOSTTablenorm"/>
              <w:rPr>
                <w:ins w:id="4593" w:author="Опаева Лидия Арашаевна" w:date="2025-10-15T09:28:00Z"/>
                <w:lang w:eastAsia="en-US"/>
              </w:rPr>
            </w:pPr>
            <w:ins w:id="4594" w:author="Опаева Лидия Арашаевна" w:date="2025-10-15T09:28:00Z">
              <w:r w:rsidRPr="00A57119">
                <w:t>Строка</w:t>
              </w:r>
            </w:ins>
          </w:p>
        </w:tc>
        <w:tc>
          <w:tcPr>
            <w:tcW w:w="374" w:type="pct"/>
          </w:tcPr>
          <w:p w14:paraId="3101DC5A" w14:textId="77777777" w:rsidR="00E97DE1" w:rsidRPr="00A57119" w:rsidRDefault="00E97DE1" w:rsidP="00E97DE1">
            <w:pPr>
              <w:pStyle w:val="GOSTTablenorm"/>
              <w:rPr>
                <w:ins w:id="4595" w:author="Опаева Лидия Арашаевна" w:date="2025-10-15T09:28:00Z"/>
              </w:rPr>
            </w:pPr>
            <w:ins w:id="4596" w:author="Опаева Лидия Арашаевна" w:date="2025-10-15T09:28:00Z">
              <w:r w:rsidRPr="00A57119">
                <w:t>Да</w:t>
              </w:r>
            </w:ins>
          </w:p>
        </w:tc>
        <w:tc>
          <w:tcPr>
            <w:tcW w:w="374" w:type="pct"/>
          </w:tcPr>
          <w:p w14:paraId="2F6F393F" w14:textId="77777777" w:rsidR="00E97DE1" w:rsidRPr="00A57119" w:rsidRDefault="00E97DE1" w:rsidP="00E97DE1">
            <w:pPr>
              <w:pStyle w:val="GOSTTablenorm"/>
              <w:rPr>
                <w:ins w:id="4597" w:author="Опаева Лидия Арашаевна" w:date="2025-10-15T09:28:00Z"/>
              </w:rPr>
            </w:pPr>
            <w:ins w:id="4598" w:author="Опаева Лидия Арашаевна" w:date="2025-10-15T09:28:00Z">
              <w:r w:rsidRPr="00A57119">
                <w:t>&lt;=20</w:t>
              </w:r>
            </w:ins>
          </w:p>
        </w:tc>
        <w:tc>
          <w:tcPr>
            <w:tcW w:w="1777" w:type="pct"/>
          </w:tcPr>
          <w:p w14:paraId="58F3E37A" w14:textId="77777777" w:rsidR="00E97DE1" w:rsidRPr="00A57119" w:rsidRDefault="00E97DE1" w:rsidP="00E97DE1">
            <w:pPr>
              <w:pStyle w:val="GOSTTablenorm"/>
              <w:rPr>
                <w:ins w:id="4599" w:author="Опаева Лидия Арашаевна" w:date="2025-10-15T09:28:00Z"/>
              </w:rPr>
            </w:pPr>
            <w:ins w:id="4600" w:author="Опаева Лидия Арашаевна" w:date="2025-10-15T09:28:00Z">
              <w:r w:rsidRPr="00A57119">
                <w:t>Указывается значение аналитического признака «КБК»  (Код по бюджетной классификации) для отражения по дебету записи учета.</w:t>
              </w:r>
            </w:ins>
          </w:p>
          <w:p w14:paraId="1F6AA500" w14:textId="77777777" w:rsidR="00E97DE1" w:rsidRPr="00A57119" w:rsidRDefault="00E97DE1" w:rsidP="00E97DE1">
            <w:pPr>
              <w:pStyle w:val="GOSTTablenorm"/>
              <w:rPr>
                <w:ins w:id="4601" w:author="Опаева Лидия Арашаевна" w:date="2025-10-15T09:28:00Z"/>
              </w:rPr>
            </w:pPr>
            <w:ins w:id="4602" w:author="Опаева Лидия Арашаевна" w:date="2025-10-15T09:28:00Z">
              <w:r w:rsidRPr="00A57119">
                <w:t>Д</w:t>
              </w:r>
              <w:r>
                <w:t>опускается заполнение прочерком</w:t>
              </w:r>
            </w:ins>
          </w:p>
        </w:tc>
      </w:tr>
      <w:tr w:rsidR="00E97DE1" w:rsidRPr="00BB7E48" w14:paraId="0CE7802F" w14:textId="77777777" w:rsidTr="00E97DE1">
        <w:trPr>
          <w:ins w:id="4603" w:author="Опаева Лидия Арашаевна" w:date="2025-10-15T09:28:00Z"/>
        </w:trPr>
        <w:tc>
          <w:tcPr>
            <w:tcW w:w="1120" w:type="pct"/>
          </w:tcPr>
          <w:p w14:paraId="55A66DCA" w14:textId="77777777" w:rsidR="00E97DE1" w:rsidRPr="00BB7E48" w:rsidRDefault="00E97DE1" w:rsidP="00E97DE1">
            <w:pPr>
              <w:pStyle w:val="GOSTTablenorm"/>
              <w:rPr>
                <w:ins w:id="4604" w:author="Опаева Лидия Арашаевна" w:date="2025-10-15T09:28:00Z"/>
              </w:rPr>
            </w:pPr>
            <w:ins w:id="4605" w:author="Опаева Лидия Арашаевна" w:date="2025-10-15T09:28:00Z">
              <w:r w:rsidRPr="00BB7E48">
                <w:t>Тип КБК Дт</w:t>
              </w:r>
            </w:ins>
          </w:p>
        </w:tc>
        <w:tc>
          <w:tcPr>
            <w:tcW w:w="795" w:type="pct"/>
          </w:tcPr>
          <w:p w14:paraId="6CCEC170" w14:textId="77777777" w:rsidR="00E97DE1" w:rsidRPr="00BB7E48" w:rsidRDefault="00E97DE1" w:rsidP="00E97DE1">
            <w:pPr>
              <w:pStyle w:val="GOSTTablenorm"/>
              <w:rPr>
                <w:ins w:id="4606" w:author="Опаева Лидия Арашаевна" w:date="2025-10-15T09:28:00Z"/>
              </w:rPr>
            </w:pPr>
            <w:ins w:id="4607" w:author="Опаева Лидия Арашаевна" w:date="2025-10-15T09:28:00Z">
              <w:r w:rsidRPr="00BB7E48">
                <w:rPr>
                  <w:b/>
                </w:rPr>
                <w:t>T0504833:</w:t>
              </w:r>
              <w:r w:rsidRPr="00BB7E48">
                <w:t>DT_</w:t>
              </w:r>
              <w:r w:rsidRPr="00BB7E48">
                <w:rPr>
                  <w:lang w:val="en-US"/>
                </w:rPr>
                <w:t>TYPE</w:t>
              </w:r>
              <w:r w:rsidRPr="00BB7E48">
                <w:t>KBK</w:t>
              </w:r>
            </w:ins>
          </w:p>
        </w:tc>
        <w:tc>
          <w:tcPr>
            <w:tcW w:w="560" w:type="pct"/>
          </w:tcPr>
          <w:p w14:paraId="52DFC479" w14:textId="77777777" w:rsidR="00E97DE1" w:rsidRPr="00BB7E48" w:rsidRDefault="00E97DE1" w:rsidP="00E97DE1">
            <w:pPr>
              <w:pStyle w:val="GOSTTablenorm"/>
              <w:rPr>
                <w:ins w:id="4608" w:author="Опаева Лидия Арашаевна" w:date="2025-10-15T09:28:00Z"/>
              </w:rPr>
            </w:pPr>
            <w:ins w:id="4609" w:author="Опаева Лидия Арашаевна" w:date="2025-10-15T09:28:00Z">
              <w:r w:rsidRPr="00BB7E48">
                <w:t>Строка</w:t>
              </w:r>
            </w:ins>
          </w:p>
        </w:tc>
        <w:tc>
          <w:tcPr>
            <w:tcW w:w="374" w:type="pct"/>
          </w:tcPr>
          <w:p w14:paraId="6D812740" w14:textId="77777777" w:rsidR="00E97DE1" w:rsidRPr="00BB7E48" w:rsidRDefault="00E97DE1" w:rsidP="00E97DE1">
            <w:pPr>
              <w:pStyle w:val="GOSTTablenorm"/>
              <w:rPr>
                <w:ins w:id="4610" w:author="Опаева Лидия Арашаевна" w:date="2025-10-15T09:28:00Z"/>
              </w:rPr>
            </w:pPr>
            <w:ins w:id="4611" w:author="Опаева Лидия Арашаевна" w:date="2025-10-15T09:28:00Z">
              <w:r w:rsidRPr="00BB7E48">
                <w:t>Да</w:t>
              </w:r>
            </w:ins>
          </w:p>
        </w:tc>
        <w:tc>
          <w:tcPr>
            <w:tcW w:w="374" w:type="pct"/>
          </w:tcPr>
          <w:p w14:paraId="0ECBC587" w14:textId="77777777" w:rsidR="00E97DE1" w:rsidRPr="00BB7E48" w:rsidRDefault="00E97DE1" w:rsidP="00E97DE1">
            <w:pPr>
              <w:pStyle w:val="GOSTTablenorm"/>
              <w:rPr>
                <w:ins w:id="4612" w:author="Опаева Лидия Арашаевна" w:date="2025-10-15T09:28:00Z"/>
              </w:rPr>
            </w:pPr>
            <w:ins w:id="4613" w:author="Опаева Лидия Арашаевна" w:date="2025-10-15T09:28:00Z">
              <w:r w:rsidRPr="00BB7E48">
                <w:rPr>
                  <w:lang w:val="en-US"/>
                </w:rPr>
                <w:t>&lt;</w:t>
              </w:r>
              <w:r w:rsidRPr="00BB7E48">
                <w:t>=2</w:t>
              </w:r>
            </w:ins>
          </w:p>
        </w:tc>
        <w:tc>
          <w:tcPr>
            <w:tcW w:w="1777" w:type="pct"/>
          </w:tcPr>
          <w:p w14:paraId="3A658883" w14:textId="77777777" w:rsidR="00E97DE1" w:rsidRPr="00BB7E48" w:rsidRDefault="00E97DE1" w:rsidP="00E97DE1">
            <w:pPr>
              <w:pStyle w:val="GOSTTablenorm"/>
              <w:rPr>
                <w:ins w:id="4614" w:author="Опаева Лидия Арашаевна" w:date="2025-10-15T09:28:00Z"/>
              </w:rPr>
            </w:pPr>
            <w:ins w:id="4615" w:author="Опаева Лидия Арашаевна" w:date="2025-10-15T09:28:00Z">
              <w:r w:rsidRPr="00BB7E48">
                <w:t>Указывается значение аналитического признака «Тип КБК» для отражения по дебету записи учета.</w:t>
              </w:r>
            </w:ins>
          </w:p>
          <w:p w14:paraId="6432D378" w14:textId="77777777" w:rsidR="00E97DE1" w:rsidRPr="00BB7E48" w:rsidRDefault="00E97DE1" w:rsidP="00E97DE1">
            <w:pPr>
              <w:pStyle w:val="GOSTTablenorm"/>
              <w:rPr>
                <w:ins w:id="4616" w:author="Опаева Лидия Арашаевна" w:date="2025-10-15T09:28:00Z"/>
              </w:rPr>
            </w:pPr>
            <w:ins w:id="4617" w:author="Опаева Лидия Арашаевна" w:date="2025-10-15T09:28:00Z">
              <w:r w:rsidRPr="00BB7E48">
                <w:t>Допускается заполнение прочерком</w:t>
              </w:r>
            </w:ins>
          </w:p>
        </w:tc>
      </w:tr>
      <w:tr w:rsidR="00E97DE1" w:rsidRPr="00BB7E48" w14:paraId="52599020" w14:textId="77777777" w:rsidTr="00E97DE1">
        <w:trPr>
          <w:ins w:id="4618" w:author="Опаева Лидия Арашаевна" w:date="2025-10-15T09:28:00Z"/>
        </w:trPr>
        <w:tc>
          <w:tcPr>
            <w:tcW w:w="1120" w:type="pct"/>
          </w:tcPr>
          <w:p w14:paraId="282D3988" w14:textId="77777777" w:rsidR="00E97DE1" w:rsidRPr="00BB7E48" w:rsidRDefault="00E97DE1" w:rsidP="00E97DE1">
            <w:pPr>
              <w:pStyle w:val="GOSTTablenorm"/>
              <w:rPr>
                <w:ins w:id="4619" w:author="Опаева Лидия Арашаевна" w:date="2025-10-15T09:28:00Z"/>
              </w:rPr>
            </w:pPr>
            <w:ins w:id="4620" w:author="Опаева Лидия Арашаевна" w:date="2025-10-15T09:28:00Z">
              <w:r w:rsidRPr="00BB7E48">
                <w:t>Код валюты Дт</w:t>
              </w:r>
            </w:ins>
          </w:p>
        </w:tc>
        <w:tc>
          <w:tcPr>
            <w:tcW w:w="795" w:type="pct"/>
          </w:tcPr>
          <w:p w14:paraId="6A04E18F" w14:textId="77777777" w:rsidR="00E97DE1" w:rsidRPr="00BB7E48" w:rsidRDefault="00E97DE1" w:rsidP="00E97DE1">
            <w:pPr>
              <w:pStyle w:val="GOSTTablenorm"/>
              <w:rPr>
                <w:ins w:id="4621" w:author="Опаева Лидия Арашаевна" w:date="2025-10-15T09:28:00Z"/>
              </w:rPr>
            </w:pPr>
            <w:ins w:id="4622" w:author="Опаева Лидия Арашаевна" w:date="2025-10-15T09:28:00Z">
              <w:r w:rsidRPr="00BB7E48">
                <w:rPr>
                  <w:b/>
                </w:rPr>
                <w:t>T0504833:</w:t>
              </w:r>
              <w:r w:rsidRPr="00BB7E48">
                <w:t>DT_VALCODE</w:t>
              </w:r>
            </w:ins>
          </w:p>
        </w:tc>
        <w:tc>
          <w:tcPr>
            <w:tcW w:w="560" w:type="pct"/>
          </w:tcPr>
          <w:p w14:paraId="584E0BE8" w14:textId="77777777" w:rsidR="00E97DE1" w:rsidRPr="00BB7E48" w:rsidRDefault="00E97DE1" w:rsidP="00E97DE1">
            <w:pPr>
              <w:pStyle w:val="GOSTTablenorm"/>
              <w:rPr>
                <w:ins w:id="4623" w:author="Опаева Лидия Арашаевна" w:date="2025-10-15T09:28:00Z"/>
                <w:lang w:eastAsia="en-US"/>
              </w:rPr>
            </w:pPr>
            <w:ins w:id="4624" w:author="Опаева Лидия Арашаевна" w:date="2025-10-15T09:28:00Z">
              <w:r w:rsidRPr="00BB7E48">
                <w:t>Строка</w:t>
              </w:r>
            </w:ins>
          </w:p>
        </w:tc>
        <w:tc>
          <w:tcPr>
            <w:tcW w:w="374" w:type="pct"/>
          </w:tcPr>
          <w:p w14:paraId="452B9EC5" w14:textId="77777777" w:rsidR="00E97DE1" w:rsidRPr="00BB7E48" w:rsidRDefault="00E97DE1" w:rsidP="00E97DE1">
            <w:pPr>
              <w:pStyle w:val="GOSTTablenorm"/>
              <w:rPr>
                <w:ins w:id="4625" w:author="Опаева Лидия Арашаевна" w:date="2025-10-15T09:28:00Z"/>
              </w:rPr>
            </w:pPr>
            <w:ins w:id="4626" w:author="Опаева Лидия Арашаевна" w:date="2025-10-15T09:28:00Z">
              <w:r w:rsidRPr="00BB7E48">
                <w:t>Да</w:t>
              </w:r>
            </w:ins>
          </w:p>
        </w:tc>
        <w:tc>
          <w:tcPr>
            <w:tcW w:w="374" w:type="pct"/>
          </w:tcPr>
          <w:p w14:paraId="3576BD17" w14:textId="77777777" w:rsidR="00E97DE1" w:rsidRPr="00BB7E48" w:rsidRDefault="00E97DE1" w:rsidP="00E97DE1">
            <w:pPr>
              <w:pStyle w:val="GOSTTablenorm"/>
              <w:rPr>
                <w:ins w:id="4627" w:author="Опаева Лидия Арашаевна" w:date="2025-10-15T09:28:00Z"/>
              </w:rPr>
            </w:pPr>
            <w:ins w:id="4628" w:author="Опаева Лидия Арашаевна" w:date="2025-10-15T09:28:00Z">
              <w:r w:rsidRPr="00BB7E48">
                <w:t>&lt;=3</w:t>
              </w:r>
            </w:ins>
          </w:p>
        </w:tc>
        <w:tc>
          <w:tcPr>
            <w:tcW w:w="1777" w:type="pct"/>
          </w:tcPr>
          <w:p w14:paraId="2740E6CF" w14:textId="77777777" w:rsidR="00E97DE1" w:rsidRPr="00BB7E48" w:rsidRDefault="00E97DE1" w:rsidP="00E97DE1">
            <w:pPr>
              <w:pStyle w:val="GOSTTablenorm"/>
              <w:rPr>
                <w:ins w:id="4629" w:author="Опаева Лидия Арашаевна" w:date="2025-10-15T09:28:00Z"/>
              </w:rPr>
            </w:pPr>
            <w:ins w:id="4630" w:author="Опаева Лидия Арашаевна" w:date="2025-10-15T09:28:00Z">
              <w:r w:rsidRPr="00BB7E48">
                <w:t>Указывается значение аналитического признака «Код валюты» для отражения по дебету записи учета.</w:t>
              </w:r>
            </w:ins>
          </w:p>
          <w:p w14:paraId="7FE369AA" w14:textId="77777777" w:rsidR="00E97DE1" w:rsidRPr="00BB7E48" w:rsidRDefault="00E97DE1" w:rsidP="00E97DE1">
            <w:pPr>
              <w:pStyle w:val="GOSTTablenorm"/>
              <w:rPr>
                <w:ins w:id="4631" w:author="Опаева Лидия Арашаевна" w:date="2025-10-15T09:28:00Z"/>
              </w:rPr>
            </w:pPr>
            <w:ins w:id="4632" w:author="Опаева Лидия Арашаевна" w:date="2025-10-15T09:28:00Z">
              <w:r w:rsidRPr="00BB7E48">
                <w:t>Допускается заполнение прочерком</w:t>
              </w:r>
            </w:ins>
          </w:p>
        </w:tc>
      </w:tr>
      <w:tr w:rsidR="00E97DE1" w:rsidRPr="00BB7E48" w14:paraId="57433E16" w14:textId="77777777" w:rsidTr="00E97DE1">
        <w:trPr>
          <w:ins w:id="4633" w:author="Опаева Лидия Арашаевна" w:date="2025-10-15T09:28:00Z"/>
        </w:trPr>
        <w:tc>
          <w:tcPr>
            <w:tcW w:w="1120" w:type="pct"/>
          </w:tcPr>
          <w:p w14:paraId="50FAEEB8" w14:textId="77777777" w:rsidR="00E97DE1" w:rsidRPr="00BB7E48" w:rsidRDefault="00E97DE1" w:rsidP="00E97DE1">
            <w:pPr>
              <w:pStyle w:val="GOSTTablenorm"/>
              <w:rPr>
                <w:ins w:id="4634" w:author="Опаева Лидия Арашаевна" w:date="2025-10-15T09:28:00Z"/>
              </w:rPr>
            </w:pPr>
            <w:ins w:id="4635" w:author="Опаева Лидия Арашаевна" w:date="2025-10-15T09:28:00Z">
              <w:r w:rsidRPr="00BB7E48">
                <w:t>ТОФК КС Дт</w:t>
              </w:r>
            </w:ins>
          </w:p>
        </w:tc>
        <w:tc>
          <w:tcPr>
            <w:tcW w:w="795" w:type="pct"/>
          </w:tcPr>
          <w:p w14:paraId="45A4F38B" w14:textId="77777777" w:rsidR="00E97DE1" w:rsidRPr="00BB7E48" w:rsidRDefault="00E97DE1" w:rsidP="00E97DE1">
            <w:pPr>
              <w:pStyle w:val="GOSTTablenorm"/>
              <w:rPr>
                <w:ins w:id="4636" w:author="Опаева Лидия Арашаевна" w:date="2025-10-15T09:28:00Z"/>
              </w:rPr>
            </w:pPr>
            <w:ins w:id="4637" w:author="Опаева Лидия Арашаевна" w:date="2025-10-15T09:28:00Z">
              <w:r w:rsidRPr="00BB7E48">
                <w:rPr>
                  <w:b/>
                </w:rPr>
                <w:t>T0504833:</w:t>
              </w:r>
              <w:r w:rsidRPr="00BB7E48">
                <w:t>DT_TOFKKS</w:t>
              </w:r>
            </w:ins>
          </w:p>
        </w:tc>
        <w:tc>
          <w:tcPr>
            <w:tcW w:w="560" w:type="pct"/>
          </w:tcPr>
          <w:p w14:paraId="641FE825" w14:textId="77777777" w:rsidR="00E97DE1" w:rsidRPr="00BB7E48" w:rsidRDefault="00E97DE1" w:rsidP="00E97DE1">
            <w:pPr>
              <w:pStyle w:val="GOSTTablenorm"/>
              <w:rPr>
                <w:ins w:id="4638" w:author="Опаева Лидия Арашаевна" w:date="2025-10-15T09:28:00Z"/>
                <w:lang w:eastAsia="en-US"/>
              </w:rPr>
            </w:pPr>
            <w:ins w:id="4639" w:author="Опаева Лидия Арашаевна" w:date="2025-10-15T09:28:00Z">
              <w:r w:rsidRPr="00BB7E48">
                <w:t>Строка</w:t>
              </w:r>
            </w:ins>
          </w:p>
        </w:tc>
        <w:tc>
          <w:tcPr>
            <w:tcW w:w="374" w:type="pct"/>
          </w:tcPr>
          <w:p w14:paraId="3719CCAD" w14:textId="77777777" w:rsidR="00E97DE1" w:rsidRPr="00BB7E48" w:rsidRDefault="00E97DE1" w:rsidP="00E97DE1">
            <w:pPr>
              <w:pStyle w:val="GOSTTablenorm"/>
              <w:rPr>
                <w:ins w:id="4640" w:author="Опаева Лидия Арашаевна" w:date="2025-10-15T09:28:00Z"/>
              </w:rPr>
            </w:pPr>
            <w:ins w:id="4641" w:author="Опаева Лидия Арашаевна" w:date="2025-10-15T09:28:00Z">
              <w:r w:rsidRPr="00BB7E48">
                <w:t>Да</w:t>
              </w:r>
            </w:ins>
          </w:p>
        </w:tc>
        <w:tc>
          <w:tcPr>
            <w:tcW w:w="374" w:type="pct"/>
          </w:tcPr>
          <w:p w14:paraId="73CDDEA3" w14:textId="77777777" w:rsidR="00E97DE1" w:rsidRPr="00BB7E48" w:rsidRDefault="00E97DE1" w:rsidP="00E97DE1">
            <w:pPr>
              <w:pStyle w:val="GOSTTablenorm"/>
              <w:rPr>
                <w:ins w:id="4642" w:author="Опаева Лидия Арашаевна" w:date="2025-10-15T09:28:00Z"/>
              </w:rPr>
            </w:pPr>
            <w:ins w:id="4643" w:author="Опаева Лидия Арашаевна" w:date="2025-10-15T09:28:00Z">
              <w:r w:rsidRPr="00BB7E48">
                <w:t>&lt;=2</w:t>
              </w:r>
            </w:ins>
          </w:p>
        </w:tc>
        <w:tc>
          <w:tcPr>
            <w:tcW w:w="1777" w:type="pct"/>
          </w:tcPr>
          <w:p w14:paraId="3BE31298" w14:textId="77777777" w:rsidR="00E97DE1" w:rsidRPr="00BB7E48" w:rsidRDefault="00E97DE1" w:rsidP="00E97DE1">
            <w:pPr>
              <w:pStyle w:val="GOSTTablenorm"/>
              <w:rPr>
                <w:ins w:id="4644" w:author="Опаева Лидия Арашаевна" w:date="2025-10-15T09:28:00Z"/>
              </w:rPr>
            </w:pPr>
            <w:ins w:id="4645" w:author="Опаева Лидия Арашаевна" w:date="2025-10-15T09:28:00Z">
              <w:r w:rsidRPr="00BB7E48">
                <w:t>Указывается значение аналитического признака «ТОФК КС» для отражения по дебету записи учета.</w:t>
              </w:r>
            </w:ins>
          </w:p>
          <w:p w14:paraId="114D22F8" w14:textId="77777777" w:rsidR="00E97DE1" w:rsidRPr="00BB7E48" w:rsidRDefault="00E97DE1" w:rsidP="00E97DE1">
            <w:pPr>
              <w:pStyle w:val="GOSTTablenorm"/>
              <w:rPr>
                <w:ins w:id="4646" w:author="Опаева Лидия Арашаевна" w:date="2025-10-15T09:28:00Z"/>
              </w:rPr>
            </w:pPr>
            <w:ins w:id="4647" w:author="Опаева Лидия Арашаевна" w:date="2025-10-15T09:28:00Z">
              <w:r w:rsidRPr="00BB7E48">
                <w:t>Допускается заполнение прочерком</w:t>
              </w:r>
            </w:ins>
          </w:p>
        </w:tc>
      </w:tr>
      <w:tr w:rsidR="00E97DE1" w:rsidRPr="00BB7E48" w14:paraId="4D87FFA8" w14:textId="77777777" w:rsidTr="00E97DE1">
        <w:trPr>
          <w:ins w:id="4648" w:author="Опаева Лидия Арашаевна" w:date="2025-10-15T09:28:00Z"/>
        </w:trPr>
        <w:tc>
          <w:tcPr>
            <w:tcW w:w="1120" w:type="pct"/>
          </w:tcPr>
          <w:p w14:paraId="49B1C276" w14:textId="77777777" w:rsidR="00E97DE1" w:rsidRPr="00BB7E48" w:rsidRDefault="00E97DE1" w:rsidP="00E97DE1">
            <w:pPr>
              <w:pStyle w:val="GOSTTablenorm"/>
              <w:rPr>
                <w:ins w:id="4649" w:author="Опаева Лидия Арашаевна" w:date="2025-10-15T09:28:00Z"/>
              </w:rPr>
            </w:pPr>
            <w:ins w:id="4650" w:author="Опаева Лидия Арашаевна" w:date="2025-10-15T09:28:00Z">
              <w:r w:rsidRPr="00BB7E48">
                <w:t>Порядковый номер КС Дт</w:t>
              </w:r>
            </w:ins>
          </w:p>
        </w:tc>
        <w:tc>
          <w:tcPr>
            <w:tcW w:w="795" w:type="pct"/>
          </w:tcPr>
          <w:p w14:paraId="437DF4FF" w14:textId="77777777" w:rsidR="00E97DE1" w:rsidRPr="00BB7E48" w:rsidRDefault="00E97DE1" w:rsidP="00E97DE1">
            <w:pPr>
              <w:pStyle w:val="GOSTTablenorm"/>
              <w:rPr>
                <w:ins w:id="4651" w:author="Опаева Лидия Арашаевна" w:date="2025-10-15T09:28:00Z"/>
              </w:rPr>
            </w:pPr>
            <w:ins w:id="4652" w:author="Опаева Лидия Арашаевна" w:date="2025-10-15T09:28:00Z">
              <w:r w:rsidRPr="00BB7E48">
                <w:rPr>
                  <w:b/>
                </w:rPr>
                <w:t>T0504833:</w:t>
              </w:r>
              <w:r w:rsidRPr="00BB7E48">
                <w:t>DT_PNKS</w:t>
              </w:r>
            </w:ins>
          </w:p>
        </w:tc>
        <w:tc>
          <w:tcPr>
            <w:tcW w:w="560" w:type="pct"/>
          </w:tcPr>
          <w:p w14:paraId="522CA317" w14:textId="77777777" w:rsidR="00E97DE1" w:rsidRPr="00BB7E48" w:rsidRDefault="00E97DE1" w:rsidP="00E97DE1">
            <w:pPr>
              <w:pStyle w:val="GOSTTablenorm"/>
              <w:rPr>
                <w:ins w:id="4653" w:author="Опаева Лидия Арашаевна" w:date="2025-10-15T09:28:00Z"/>
                <w:lang w:eastAsia="en-US"/>
              </w:rPr>
            </w:pPr>
            <w:ins w:id="4654" w:author="Опаева Лидия Арашаевна" w:date="2025-10-15T09:28:00Z">
              <w:r w:rsidRPr="00BB7E48">
                <w:t>Строка</w:t>
              </w:r>
            </w:ins>
          </w:p>
        </w:tc>
        <w:tc>
          <w:tcPr>
            <w:tcW w:w="374" w:type="pct"/>
          </w:tcPr>
          <w:p w14:paraId="15799C00" w14:textId="77777777" w:rsidR="00E97DE1" w:rsidRPr="00BB7E48" w:rsidRDefault="00E97DE1" w:rsidP="00E97DE1">
            <w:pPr>
              <w:pStyle w:val="GOSTTablenorm"/>
              <w:rPr>
                <w:ins w:id="4655" w:author="Опаева Лидия Арашаевна" w:date="2025-10-15T09:28:00Z"/>
              </w:rPr>
            </w:pPr>
            <w:ins w:id="4656" w:author="Опаева Лидия Арашаевна" w:date="2025-10-15T09:28:00Z">
              <w:r w:rsidRPr="00BB7E48">
                <w:t>Да</w:t>
              </w:r>
            </w:ins>
          </w:p>
        </w:tc>
        <w:tc>
          <w:tcPr>
            <w:tcW w:w="374" w:type="pct"/>
          </w:tcPr>
          <w:p w14:paraId="75625C07" w14:textId="77777777" w:rsidR="00E97DE1" w:rsidRPr="00BB7E48" w:rsidRDefault="00E97DE1" w:rsidP="00E97DE1">
            <w:pPr>
              <w:pStyle w:val="GOSTTablenorm"/>
              <w:rPr>
                <w:ins w:id="4657" w:author="Опаева Лидия Арашаевна" w:date="2025-10-15T09:28:00Z"/>
              </w:rPr>
            </w:pPr>
            <w:ins w:id="4658" w:author="Опаева Лидия Арашаевна" w:date="2025-10-15T09:28:00Z">
              <w:r w:rsidRPr="00BB7E48">
                <w:rPr>
                  <w:lang w:val="en-US"/>
                </w:rPr>
                <w:t>&lt;</w:t>
              </w:r>
              <w:r w:rsidRPr="00BB7E48">
                <w:t>=2</w:t>
              </w:r>
            </w:ins>
          </w:p>
        </w:tc>
        <w:tc>
          <w:tcPr>
            <w:tcW w:w="1777" w:type="pct"/>
          </w:tcPr>
          <w:p w14:paraId="597162F1" w14:textId="77777777" w:rsidR="00E97DE1" w:rsidRPr="00BB7E48" w:rsidRDefault="00E97DE1" w:rsidP="00E97DE1">
            <w:pPr>
              <w:pStyle w:val="GOSTTablenorm"/>
              <w:rPr>
                <w:ins w:id="4659" w:author="Опаева Лидия Арашаевна" w:date="2025-10-15T09:28:00Z"/>
              </w:rPr>
            </w:pPr>
            <w:ins w:id="4660" w:author="Опаева Лидия Арашаевна" w:date="2025-10-15T09:28:00Z">
              <w:r w:rsidRPr="00BB7E48">
                <w:t>Указывается значение аналитического признака «Порядковый номер КС» для отражения по дебету записи учета.</w:t>
              </w:r>
            </w:ins>
          </w:p>
          <w:p w14:paraId="6DED8EB1" w14:textId="77777777" w:rsidR="00E97DE1" w:rsidRPr="00BB7E48" w:rsidRDefault="00E97DE1" w:rsidP="00E97DE1">
            <w:pPr>
              <w:pStyle w:val="GOSTTablenorm"/>
              <w:rPr>
                <w:ins w:id="4661" w:author="Опаева Лидия Арашаевна" w:date="2025-10-15T09:28:00Z"/>
              </w:rPr>
            </w:pPr>
            <w:ins w:id="4662" w:author="Опаева Лидия Арашаевна" w:date="2025-10-15T09:28:00Z">
              <w:r w:rsidRPr="00BB7E48">
                <w:t>Допускается заполнение прочерком</w:t>
              </w:r>
            </w:ins>
          </w:p>
        </w:tc>
      </w:tr>
      <w:tr w:rsidR="00E97DE1" w:rsidRPr="00BB7E48" w14:paraId="13C0D120" w14:textId="77777777" w:rsidTr="00E97DE1">
        <w:trPr>
          <w:ins w:id="4663" w:author="Опаева Лидия Арашаевна" w:date="2025-10-15T09:28:00Z"/>
        </w:trPr>
        <w:tc>
          <w:tcPr>
            <w:tcW w:w="1120" w:type="pct"/>
          </w:tcPr>
          <w:p w14:paraId="7567A479" w14:textId="77777777" w:rsidR="00E97DE1" w:rsidRPr="00BB7E48" w:rsidRDefault="00E97DE1" w:rsidP="00E97DE1">
            <w:pPr>
              <w:pStyle w:val="GOSTTablenorm"/>
              <w:rPr>
                <w:ins w:id="4664" w:author="Опаева Лидия Арашаевна" w:date="2025-10-15T09:28:00Z"/>
                <w:lang w:val="en-US"/>
              </w:rPr>
            </w:pPr>
            <w:ins w:id="4665" w:author="Опаева Лидия Арашаевна" w:date="2025-10-15T09:28:00Z">
              <w:r w:rsidRPr="00BB7E48">
                <w:t>Код раздела ЛС</w:t>
              </w:r>
            </w:ins>
          </w:p>
        </w:tc>
        <w:tc>
          <w:tcPr>
            <w:tcW w:w="795" w:type="pct"/>
          </w:tcPr>
          <w:p w14:paraId="241DAAFF" w14:textId="77777777" w:rsidR="00E97DE1" w:rsidRPr="00BB7E48" w:rsidRDefault="00E97DE1" w:rsidP="00E97DE1">
            <w:pPr>
              <w:pStyle w:val="GOSTTablenorm"/>
              <w:rPr>
                <w:ins w:id="4666" w:author="Опаева Лидия Арашаевна" w:date="2025-10-15T09:28:00Z"/>
              </w:rPr>
            </w:pPr>
            <w:ins w:id="4667" w:author="Опаева Лидия Арашаевна" w:date="2025-10-15T09:28:00Z">
              <w:r w:rsidRPr="00BB7E48">
                <w:rPr>
                  <w:b/>
                </w:rPr>
                <w:t>T0504833:</w:t>
              </w:r>
              <w:r w:rsidRPr="00BB7E48">
                <w:t>DT_</w:t>
              </w:r>
              <w:r w:rsidRPr="00BB7E48">
                <w:rPr>
                  <w:lang w:val="en-US"/>
                </w:rPr>
                <w:t>AKR</w:t>
              </w:r>
            </w:ins>
          </w:p>
        </w:tc>
        <w:tc>
          <w:tcPr>
            <w:tcW w:w="560" w:type="pct"/>
          </w:tcPr>
          <w:p w14:paraId="2135C7FD" w14:textId="77777777" w:rsidR="00E97DE1" w:rsidRPr="00BB7E48" w:rsidRDefault="00E97DE1" w:rsidP="00E97DE1">
            <w:pPr>
              <w:pStyle w:val="GOSTTablenorm"/>
              <w:rPr>
                <w:ins w:id="4668" w:author="Опаева Лидия Арашаевна" w:date="2025-10-15T09:28:00Z"/>
              </w:rPr>
            </w:pPr>
            <w:ins w:id="4669" w:author="Опаева Лидия Арашаевна" w:date="2025-10-15T09:28:00Z">
              <w:r w:rsidRPr="00BB7E48">
                <w:t>Строка</w:t>
              </w:r>
            </w:ins>
          </w:p>
        </w:tc>
        <w:tc>
          <w:tcPr>
            <w:tcW w:w="374" w:type="pct"/>
          </w:tcPr>
          <w:p w14:paraId="2745F619" w14:textId="77777777" w:rsidR="00E97DE1" w:rsidRPr="00BB7E48" w:rsidRDefault="00E97DE1" w:rsidP="00E97DE1">
            <w:pPr>
              <w:pStyle w:val="GOSTTablenorm"/>
              <w:rPr>
                <w:ins w:id="4670" w:author="Опаева Лидия Арашаевна" w:date="2025-10-15T09:28:00Z"/>
              </w:rPr>
            </w:pPr>
            <w:ins w:id="4671" w:author="Опаева Лидия Арашаевна" w:date="2025-10-15T09:28:00Z">
              <w:r w:rsidRPr="00BB7E48">
                <w:t>Нет</w:t>
              </w:r>
            </w:ins>
          </w:p>
        </w:tc>
        <w:tc>
          <w:tcPr>
            <w:tcW w:w="374" w:type="pct"/>
          </w:tcPr>
          <w:p w14:paraId="41FEF7F8" w14:textId="77777777" w:rsidR="00E97DE1" w:rsidRPr="00BB7E48" w:rsidRDefault="00E97DE1" w:rsidP="00E97DE1">
            <w:pPr>
              <w:pStyle w:val="GOSTTablenorm"/>
              <w:rPr>
                <w:ins w:id="4672" w:author="Опаева Лидия Арашаевна" w:date="2025-10-15T09:28:00Z"/>
                <w:lang w:val="en-US"/>
              </w:rPr>
            </w:pPr>
            <w:ins w:id="4673" w:author="Опаева Лидия Арашаевна" w:date="2025-10-15T09:28:00Z">
              <w:r w:rsidRPr="00BB7E48">
                <w:rPr>
                  <w:lang w:val="en-US"/>
                </w:rPr>
                <w:t>&lt;=8</w:t>
              </w:r>
            </w:ins>
          </w:p>
        </w:tc>
        <w:tc>
          <w:tcPr>
            <w:tcW w:w="1777" w:type="pct"/>
          </w:tcPr>
          <w:p w14:paraId="6D7BCB98" w14:textId="77777777" w:rsidR="00E97DE1" w:rsidRPr="00BB7E48" w:rsidRDefault="00E97DE1" w:rsidP="00E97DE1">
            <w:pPr>
              <w:pStyle w:val="GOSTTablenorm"/>
              <w:rPr>
                <w:ins w:id="4674" w:author="Опаева Лидия Арашаевна" w:date="2025-10-15T09:28:00Z"/>
              </w:rPr>
            </w:pPr>
            <w:ins w:id="4675" w:author="Опаева Лидия Арашаевна" w:date="2025-10-15T09:28:00Z">
              <w:r w:rsidRPr="00BB7E48">
                <w:t>Указывается значение аналитического признака «</w:t>
              </w:r>
              <w:r w:rsidRPr="00BB7E48">
                <w:rPr>
                  <w:color w:val="000000" w:themeColor="text1"/>
                </w:rPr>
                <w:t>Аналитический код раздела ЛС</w:t>
              </w:r>
              <w:r w:rsidRPr="00BB7E48">
                <w:t>» для отражения по дебету записи учета.</w:t>
              </w:r>
            </w:ins>
          </w:p>
          <w:p w14:paraId="413E72A4" w14:textId="77777777" w:rsidR="00E97DE1" w:rsidRPr="00BB7E48" w:rsidRDefault="00E97DE1" w:rsidP="00E97DE1">
            <w:pPr>
              <w:pStyle w:val="GOSTTablenorm"/>
              <w:rPr>
                <w:ins w:id="4676" w:author="Опаева Лидия Арашаевна" w:date="2025-10-15T09:28:00Z"/>
              </w:rPr>
            </w:pPr>
            <w:ins w:id="4677" w:author="Опаева Лидия Арашаевна" w:date="2025-10-15T09:28:00Z">
              <w:r w:rsidRPr="00BB7E48">
                <w:t>Допускается заполнение прочерком</w:t>
              </w:r>
            </w:ins>
          </w:p>
        </w:tc>
      </w:tr>
      <w:tr w:rsidR="00E97DE1" w:rsidRPr="00BB7E48" w14:paraId="6ACC1FB3" w14:textId="77777777" w:rsidTr="00E97DE1">
        <w:trPr>
          <w:ins w:id="4678" w:author="Опаева Лидия Арашаевна" w:date="2025-10-15T09:28:00Z"/>
        </w:trPr>
        <w:tc>
          <w:tcPr>
            <w:tcW w:w="1120" w:type="pct"/>
          </w:tcPr>
          <w:p w14:paraId="67238067" w14:textId="77777777" w:rsidR="00E97DE1" w:rsidRPr="00BB7E48" w:rsidRDefault="00E97DE1" w:rsidP="00E97DE1">
            <w:pPr>
              <w:pStyle w:val="GOSTTablenorm"/>
              <w:rPr>
                <w:ins w:id="4679" w:author="Опаева Лидия Арашаевна" w:date="2025-10-15T09:28:00Z"/>
              </w:rPr>
            </w:pPr>
            <w:ins w:id="4680" w:author="Опаева Лидия Арашаевна" w:date="2025-10-15T09:28:00Z">
              <w:r w:rsidRPr="00BB7E48">
                <w:t>Код цели Дт</w:t>
              </w:r>
            </w:ins>
          </w:p>
        </w:tc>
        <w:tc>
          <w:tcPr>
            <w:tcW w:w="795" w:type="pct"/>
          </w:tcPr>
          <w:p w14:paraId="5801F012" w14:textId="77777777" w:rsidR="00E97DE1" w:rsidRPr="00BB7E48" w:rsidRDefault="00E97DE1" w:rsidP="00E97DE1">
            <w:pPr>
              <w:pStyle w:val="GOSTTablenorm"/>
              <w:rPr>
                <w:ins w:id="4681" w:author="Опаева Лидия Арашаевна" w:date="2025-10-15T09:28:00Z"/>
              </w:rPr>
            </w:pPr>
            <w:ins w:id="4682" w:author="Опаева Лидия Арашаевна" w:date="2025-10-15T09:28:00Z">
              <w:r w:rsidRPr="00BB7E48">
                <w:rPr>
                  <w:b/>
                </w:rPr>
                <w:t>T0504833:</w:t>
              </w:r>
              <w:r w:rsidRPr="00BB7E48">
                <w:t>DT_TARGETCODE</w:t>
              </w:r>
            </w:ins>
          </w:p>
        </w:tc>
        <w:tc>
          <w:tcPr>
            <w:tcW w:w="560" w:type="pct"/>
          </w:tcPr>
          <w:p w14:paraId="5D63B7A8" w14:textId="77777777" w:rsidR="00E97DE1" w:rsidRPr="00BB7E48" w:rsidRDefault="00E97DE1" w:rsidP="00E97DE1">
            <w:pPr>
              <w:pStyle w:val="GOSTTablenorm"/>
              <w:rPr>
                <w:ins w:id="4683" w:author="Опаева Лидия Арашаевна" w:date="2025-10-15T09:28:00Z"/>
                <w:lang w:eastAsia="en-US"/>
              </w:rPr>
            </w:pPr>
            <w:ins w:id="4684" w:author="Опаева Лидия Арашаевна" w:date="2025-10-15T09:28:00Z">
              <w:r w:rsidRPr="00BB7E48">
                <w:t>Строка</w:t>
              </w:r>
            </w:ins>
          </w:p>
        </w:tc>
        <w:tc>
          <w:tcPr>
            <w:tcW w:w="374" w:type="pct"/>
          </w:tcPr>
          <w:p w14:paraId="55898F0F" w14:textId="77777777" w:rsidR="00E97DE1" w:rsidRPr="00BB7E48" w:rsidRDefault="00E97DE1" w:rsidP="00E97DE1">
            <w:pPr>
              <w:pStyle w:val="GOSTTablenorm"/>
              <w:rPr>
                <w:ins w:id="4685" w:author="Опаева Лидия Арашаевна" w:date="2025-10-15T09:28:00Z"/>
              </w:rPr>
            </w:pPr>
            <w:ins w:id="4686" w:author="Опаева Лидия Арашаевна" w:date="2025-10-15T09:28:00Z">
              <w:r w:rsidRPr="00BB7E48">
                <w:t>Да</w:t>
              </w:r>
            </w:ins>
          </w:p>
        </w:tc>
        <w:tc>
          <w:tcPr>
            <w:tcW w:w="374" w:type="pct"/>
          </w:tcPr>
          <w:p w14:paraId="194202ED" w14:textId="77777777" w:rsidR="00E97DE1" w:rsidRPr="00BB7E48" w:rsidRDefault="00E97DE1" w:rsidP="00E97DE1">
            <w:pPr>
              <w:pStyle w:val="GOSTTablenorm"/>
              <w:rPr>
                <w:ins w:id="4687" w:author="Опаева Лидия Арашаевна" w:date="2025-10-15T09:28:00Z"/>
              </w:rPr>
            </w:pPr>
            <w:ins w:id="4688" w:author="Опаева Лидия Арашаевна" w:date="2025-10-15T09:28:00Z">
              <w:r w:rsidRPr="00BB7E48">
                <w:t>&lt;=25</w:t>
              </w:r>
            </w:ins>
          </w:p>
        </w:tc>
        <w:tc>
          <w:tcPr>
            <w:tcW w:w="1777" w:type="pct"/>
          </w:tcPr>
          <w:p w14:paraId="1476F4B9" w14:textId="77777777" w:rsidR="00E97DE1" w:rsidRPr="00BB7E48" w:rsidRDefault="00E97DE1" w:rsidP="00E97DE1">
            <w:pPr>
              <w:pStyle w:val="GOSTTablenorm"/>
              <w:rPr>
                <w:ins w:id="4689" w:author="Опаева Лидия Арашаевна" w:date="2025-10-15T09:28:00Z"/>
              </w:rPr>
            </w:pPr>
            <w:ins w:id="4690" w:author="Опаева Лидия Арашаевна" w:date="2025-10-15T09:28:00Z">
              <w:r w:rsidRPr="00BB7E48">
                <w:t>Указывается значение аналитического признака «Код цели» для отражения по дебету записи учета.</w:t>
              </w:r>
            </w:ins>
          </w:p>
          <w:p w14:paraId="329720A5" w14:textId="77777777" w:rsidR="00E97DE1" w:rsidRPr="00BB7E48" w:rsidRDefault="00E97DE1" w:rsidP="00E97DE1">
            <w:pPr>
              <w:pStyle w:val="GOSTTablenorm"/>
              <w:rPr>
                <w:ins w:id="4691" w:author="Опаева Лидия Арашаевна" w:date="2025-10-15T09:28:00Z"/>
              </w:rPr>
            </w:pPr>
            <w:ins w:id="4692" w:author="Опаева Лидия Арашаевна" w:date="2025-10-15T09:28:00Z">
              <w:r w:rsidRPr="00BB7E48">
                <w:t>Допускается заполнение прочерком</w:t>
              </w:r>
            </w:ins>
          </w:p>
        </w:tc>
      </w:tr>
      <w:tr w:rsidR="00E97DE1" w:rsidRPr="00BB7E48" w14:paraId="150B7C12" w14:textId="77777777" w:rsidTr="00E97DE1">
        <w:trPr>
          <w:ins w:id="4693" w:author="Опаева Лидия Арашаевна" w:date="2025-10-15T09:28:00Z"/>
        </w:trPr>
        <w:tc>
          <w:tcPr>
            <w:tcW w:w="1120" w:type="pct"/>
          </w:tcPr>
          <w:p w14:paraId="33E8F3FD" w14:textId="77777777" w:rsidR="00E97DE1" w:rsidRPr="00BB7E48" w:rsidRDefault="00E97DE1" w:rsidP="00E97DE1">
            <w:pPr>
              <w:pStyle w:val="GOSTTablenorm"/>
              <w:rPr>
                <w:ins w:id="4694" w:author="Опаева Лидия Арашаевна" w:date="2025-10-15T09:28:00Z"/>
              </w:rPr>
            </w:pPr>
            <w:ins w:id="4695" w:author="Опаева Лидия Арашаевна" w:date="2025-10-15T09:28:00Z">
              <w:r w:rsidRPr="00BB7E48">
                <w:t>Код целевой субсидии Дт</w:t>
              </w:r>
            </w:ins>
          </w:p>
        </w:tc>
        <w:tc>
          <w:tcPr>
            <w:tcW w:w="795" w:type="pct"/>
          </w:tcPr>
          <w:p w14:paraId="0AE5025C" w14:textId="77777777" w:rsidR="00E97DE1" w:rsidRPr="00BB7E48" w:rsidRDefault="00E97DE1" w:rsidP="00E97DE1">
            <w:pPr>
              <w:pStyle w:val="GOSTTablenorm"/>
              <w:rPr>
                <w:ins w:id="4696" w:author="Опаева Лидия Арашаевна" w:date="2025-10-15T09:28:00Z"/>
              </w:rPr>
            </w:pPr>
            <w:ins w:id="4697" w:author="Опаева Лидия Арашаевна" w:date="2025-10-15T09:28:00Z">
              <w:r w:rsidRPr="00BB7E48">
                <w:rPr>
                  <w:b/>
                </w:rPr>
                <w:t>T0504833:</w:t>
              </w:r>
              <w:r w:rsidRPr="00BB7E48">
                <w:t>DT_ANALITCODE</w:t>
              </w:r>
            </w:ins>
          </w:p>
        </w:tc>
        <w:tc>
          <w:tcPr>
            <w:tcW w:w="560" w:type="pct"/>
          </w:tcPr>
          <w:p w14:paraId="0E9847E9" w14:textId="77777777" w:rsidR="00E97DE1" w:rsidRPr="00BB7E48" w:rsidRDefault="00E97DE1" w:rsidP="00E97DE1">
            <w:pPr>
              <w:pStyle w:val="GOSTTablenorm"/>
              <w:rPr>
                <w:ins w:id="4698" w:author="Опаева Лидия Арашаевна" w:date="2025-10-15T09:28:00Z"/>
              </w:rPr>
            </w:pPr>
            <w:ins w:id="4699" w:author="Опаева Лидия Арашаевна" w:date="2025-10-15T09:28:00Z">
              <w:r w:rsidRPr="00BB7E48">
                <w:t>Строка</w:t>
              </w:r>
            </w:ins>
          </w:p>
        </w:tc>
        <w:tc>
          <w:tcPr>
            <w:tcW w:w="374" w:type="pct"/>
          </w:tcPr>
          <w:p w14:paraId="030B69E0" w14:textId="77777777" w:rsidR="00E97DE1" w:rsidRPr="00BB7E48" w:rsidDel="00493782" w:rsidRDefault="00E97DE1" w:rsidP="00E97DE1">
            <w:pPr>
              <w:pStyle w:val="GOSTTablenorm"/>
              <w:rPr>
                <w:ins w:id="4700" w:author="Опаева Лидия Арашаевна" w:date="2025-10-15T09:28:00Z"/>
              </w:rPr>
            </w:pPr>
            <w:ins w:id="4701" w:author="Опаева Лидия Арашаевна" w:date="2025-10-15T09:28:00Z">
              <w:r w:rsidRPr="00BB7E48">
                <w:t>Нет</w:t>
              </w:r>
            </w:ins>
          </w:p>
        </w:tc>
        <w:tc>
          <w:tcPr>
            <w:tcW w:w="374" w:type="pct"/>
          </w:tcPr>
          <w:p w14:paraId="67E95AA3" w14:textId="77777777" w:rsidR="00E97DE1" w:rsidRPr="00BB7E48" w:rsidRDefault="00E97DE1" w:rsidP="00E97DE1">
            <w:pPr>
              <w:pStyle w:val="GOSTTablenorm"/>
              <w:rPr>
                <w:ins w:id="4702" w:author="Опаева Лидия Арашаевна" w:date="2025-10-15T09:28:00Z"/>
              </w:rPr>
            </w:pPr>
            <w:ins w:id="4703" w:author="Опаева Лидия Арашаевна" w:date="2025-10-15T09:28:00Z">
              <w:r w:rsidRPr="00BB7E48">
                <w:rPr>
                  <w:lang w:val="en-US"/>
                </w:rPr>
                <w:t>&lt;</w:t>
              </w:r>
              <w:r w:rsidRPr="00BB7E48">
                <w:t>=25</w:t>
              </w:r>
            </w:ins>
          </w:p>
        </w:tc>
        <w:tc>
          <w:tcPr>
            <w:tcW w:w="1777" w:type="pct"/>
          </w:tcPr>
          <w:p w14:paraId="7E471C1F" w14:textId="77777777" w:rsidR="00E97DE1" w:rsidRPr="00BB7E48" w:rsidRDefault="00E97DE1" w:rsidP="00E97DE1">
            <w:pPr>
              <w:pStyle w:val="GOSTTablenorm"/>
              <w:rPr>
                <w:ins w:id="4704" w:author="Опаева Лидия Арашаевна" w:date="2025-10-15T09:28:00Z"/>
              </w:rPr>
            </w:pPr>
            <w:ins w:id="4705" w:author="Опаева Лидия Арашаевна" w:date="2025-10-15T09:28:00Z">
              <w:r w:rsidRPr="00BB7E48">
                <w:t>Указывается значение аналитического признака «Аналитический код» для отражения по дебету</w:t>
              </w:r>
              <w:r w:rsidRPr="00BB7E48" w:rsidDel="000A0FA3">
                <w:t xml:space="preserve"> </w:t>
              </w:r>
              <w:r w:rsidRPr="00BB7E48">
                <w:t>записи учета.</w:t>
              </w:r>
            </w:ins>
          </w:p>
          <w:p w14:paraId="090EBA3D" w14:textId="77777777" w:rsidR="00E97DE1" w:rsidRPr="00BB7E48" w:rsidRDefault="00E97DE1" w:rsidP="00E97DE1">
            <w:pPr>
              <w:pStyle w:val="GOSTTablenorm"/>
              <w:rPr>
                <w:ins w:id="4706" w:author="Опаева Лидия Арашаевна" w:date="2025-10-15T09:28:00Z"/>
              </w:rPr>
            </w:pPr>
            <w:ins w:id="4707" w:author="Опаева Лидия Арашаевна" w:date="2025-10-15T09:28:00Z">
              <w:r w:rsidRPr="00BB7E48">
                <w:t>Допускается заполнение прочерком</w:t>
              </w:r>
            </w:ins>
          </w:p>
        </w:tc>
      </w:tr>
      <w:tr w:rsidR="00E97DE1" w:rsidRPr="00BB7E48" w14:paraId="73AFD11B" w14:textId="77777777" w:rsidTr="00E97DE1">
        <w:trPr>
          <w:ins w:id="4708" w:author="Опаева Лидия Арашаевна" w:date="2025-10-15T09:28:00Z"/>
        </w:trPr>
        <w:tc>
          <w:tcPr>
            <w:tcW w:w="1120" w:type="pct"/>
          </w:tcPr>
          <w:p w14:paraId="74A38412" w14:textId="77777777" w:rsidR="00E97DE1" w:rsidRPr="00BB7E48" w:rsidRDefault="00E97DE1" w:rsidP="00E97DE1">
            <w:pPr>
              <w:pStyle w:val="GOSTTablenorm"/>
              <w:rPr>
                <w:ins w:id="4709" w:author="Опаева Лидия Арашаевна" w:date="2025-10-15T09:28:00Z"/>
              </w:rPr>
            </w:pPr>
            <w:ins w:id="4710" w:author="Опаева Лидия Арашаевна" w:date="2025-10-15T09:28:00Z">
              <w:r w:rsidRPr="00BB7E48">
                <w:t>Код ОКС Дт</w:t>
              </w:r>
            </w:ins>
          </w:p>
        </w:tc>
        <w:tc>
          <w:tcPr>
            <w:tcW w:w="795" w:type="pct"/>
          </w:tcPr>
          <w:p w14:paraId="400E95F5" w14:textId="77777777" w:rsidR="00E97DE1" w:rsidRPr="00BB7E48" w:rsidRDefault="00E97DE1" w:rsidP="00E97DE1">
            <w:pPr>
              <w:pStyle w:val="GOSTTablenorm"/>
              <w:rPr>
                <w:ins w:id="4711" w:author="Опаева Лидия Арашаевна" w:date="2025-10-15T09:28:00Z"/>
              </w:rPr>
            </w:pPr>
            <w:ins w:id="4712" w:author="Опаева Лидия Арашаевна" w:date="2025-10-15T09:28:00Z">
              <w:r w:rsidRPr="00BB7E48">
                <w:rPr>
                  <w:b/>
                </w:rPr>
                <w:t>T0504833:</w:t>
              </w:r>
              <w:r w:rsidRPr="00BB7E48">
                <w:t>DT_OKS</w:t>
              </w:r>
            </w:ins>
          </w:p>
        </w:tc>
        <w:tc>
          <w:tcPr>
            <w:tcW w:w="560" w:type="pct"/>
          </w:tcPr>
          <w:p w14:paraId="0A9BB5BE" w14:textId="77777777" w:rsidR="00E97DE1" w:rsidRPr="00BB7E48" w:rsidRDefault="00E97DE1" w:rsidP="00E97DE1">
            <w:pPr>
              <w:pStyle w:val="GOSTTablenorm"/>
              <w:rPr>
                <w:ins w:id="4713" w:author="Опаева Лидия Арашаевна" w:date="2025-10-15T09:28:00Z"/>
              </w:rPr>
            </w:pPr>
            <w:ins w:id="4714" w:author="Опаева Лидия Арашаевна" w:date="2025-10-15T09:28:00Z">
              <w:r w:rsidRPr="00BB7E48">
                <w:t>Строка</w:t>
              </w:r>
            </w:ins>
          </w:p>
        </w:tc>
        <w:tc>
          <w:tcPr>
            <w:tcW w:w="374" w:type="pct"/>
          </w:tcPr>
          <w:p w14:paraId="1297F66B" w14:textId="77777777" w:rsidR="00E97DE1" w:rsidRPr="00BB7E48" w:rsidRDefault="00E97DE1" w:rsidP="00E97DE1">
            <w:pPr>
              <w:pStyle w:val="GOSTTablenorm"/>
              <w:rPr>
                <w:ins w:id="4715" w:author="Опаева Лидия Арашаевна" w:date="2025-10-15T09:28:00Z"/>
              </w:rPr>
            </w:pPr>
            <w:ins w:id="4716" w:author="Опаева Лидия Арашаевна" w:date="2025-10-15T09:28:00Z">
              <w:r w:rsidRPr="00BB7E48">
                <w:t>Нет</w:t>
              </w:r>
            </w:ins>
          </w:p>
        </w:tc>
        <w:tc>
          <w:tcPr>
            <w:tcW w:w="374" w:type="pct"/>
          </w:tcPr>
          <w:p w14:paraId="6AD529C8" w14:textId="77777777" w:rsidR="00E97DE1" w:rsidRPr="00BB7E48" w:rsidRDefault="00E97DE1" w:rsidP="00E97DE1">
            <w:pPr>
              <w:pStyle w:val="GOSTTablenorm"/>
              <w:rPr>
                <w:ins w:id="4717" w:author="Опаева Лидия Арашаевна" w:date="2025-10-15T09:28:00Z"/>
                <w:lang w:val="en-US"/>
              </w:rPr>
            </w:pPr>
            <w:ins w:id="4718" w:author="Опаева Лидия Арашаевна" w:date="2025-10-15T09:28:00Z">
              <w:r w:rsidRPr="00BB7E48">
                <w:rPr>
                  <w:lang w:val="en-US"/>
                </w:rPr>
                <w:t>&lt;</w:t>
              </w:r>
              <w:r w:rsidRPr="00BB7E48">
                <w:t>=2</w:t>
              </w:r>
              <w:r w:rsidRPr="00BB7E48">
                <w:rPr>
                  <w:lang w:val="en-US"/>
                </w:rPr>
                <w:t>5</w:t>
              </w:r>
            </w:ins>
          </w:p>
        </w:tc>
        <w:tc>
          <w:tcPr>
            <w:tcW w:w="1777" w:type="pct"/>
          </w:tcPr>
          <w:p w14:paraId="0EB0BF5E" w14:textId="77777777" w:rsidR="00E97DE1" w:rsidRPr="00BB7E48" w:rsidRDefault="00E97DE1" w:rsidP="00E97DE1">
            <w:pPr>
              <w:pStyle w:val="GOSTTablenorm"/>
              <w:rPr>
                <w:ins w:id="4719" w:author="Опаева Лидия Арашаевна" w:date="2025-10-15T09:28:00Z"/>
              </w:rPr>
            </w:pPr>
            <w:ins w:id="4720" w:author="Опаева Лидия Арашаевна" w:date="2025-10-15T09:28:00Z">
              <w:r w:rsidRPr="00BB7E48">
                <w:t>Указывается значение аналитического признака «ФАИП» для отражения по дебету</w:t>
              </w:r>
              <w:r w:rsidRPr="00BB7E48" w:rsidDel="000A0FA3">
                <w:t xml:space="preserve"> </w:t>
              </w:r>
              <w:r w:rsidRPr="00BB7E48">
                <w:t>записи учета.</w:t>
              </w:r>
            </w:ins>
          </w:p>
          <w:p w14:paraId="2DAA273B" w14:textId="77777777" w:rsidR="00E97DE1" w:rsidRPr="00BB7E48" w:rsidRDefault="00E97DE1" w:rsidP="00E97DE1">
            <w:pPr>
              <w:pStyle w:val="GOSTTablenorm"/>
              <w:rPr>
                <w:ins w:id="4721" w:author="Опаева Лидия Арашаевна" w:date="2025-10-15T09:28:00Z"/>
              </w:rPr>
            </w:pPr>
            <w:ins w:id="4722" w:author="Опаева Лидия Арашаевна" w:date="2025-10-15T09:28:00Z">
              <w:r w:rsidRPr="00BB7E48">
                <w:t>Допускается заполнение прочерком</w:t>
              </w:r>
            </w:ins>
          </w:p>
        </w:tc>
      </w:tr>
      <w:tr w:rsidR="00E97DE1" w:rsidRPr="00BB7E48" w14:paraId="6CDB3CAB" w14:textId="77777777" w:rsidTr="00E97DE1">
        <w:trPr>
          <w:ins w:id="4723" w:author="Опаева Лидия Арашаевна" w:date="2025-10-15T09:28:00Z"/>
        </w:trPr>
        <w:tc>
          <w:tcPr>
            <w:tcW w:w="1120" w:type="pct"/>
          </w:tcPr>
          <w:p w14:paraId="3AF5EE5F" w14:textId="77777777" w:rsidR="00E97DE1" w:rsidRPr="00BB7E48" w:rsidRDefault="00E97DE1" w:rsidP="00E97DE1">
            <w:pPr>
              <w:pStyle w:val="GOSTTablenorm"/>
              <w:rPr>
                <w:ins w:id="4724" w:author="Опаева Лидия Арашаевна" w:date="2025-10-15T09:28:00Z"/>
              </w:rPr>
            </w:pPr>
            <w:ins w:id="4725" w:author="Опаева Лидия Арашаевна" w:date="2025-10-15T09:28:00Z">
              <w:r w:rsidRPr="00BB7E48">
                <w:t>ИГК Дт</w:t>
              </w:r>
            </w:ins>
          </w:p>
        </w:tc>
        <w:tc>
          <w:tcPr>
            <w:tcW w:w="795" w:type="pct"/>
          </w:tcPr>
          <w:p w14:paraId="07C68C34" w14:textId="77777777" w:rsidR="00E97DE1" w:rsidRPr="00BB7E48" w:rsidRDefault="00E97DE1" w:rsidP="00E97DE1">
            <w:pPr>
              <w:pStyle w:val="GOSTTablenorm"/>
              <w:rPr>
                <w:ins w:id="4726" w:author="Опаева Лидия Арашаевна" w:date="2025-10-15T09:28:00Z"/>
              </w:rPr>
            </w:pPr>
            <w:ins w:id="4727" w:author="Опаева Лидия Арашаевна" w:date="2025-10-15T09:28:00Z">
              <w:r w:rsidRPr="00BB7E48">
                <w:rPr>
                  <w:b/>
                </w:rPr>
                <w:t>T0504833:</w:t>
              </w:r>
              <w:r w:rsidRPr="00BB7E48">
                <w:t>DT_IGK</w:t>
              </w:r>
            </w:ins>
          </w:p>
        </w:tc>
        <w:tc>
          <w:tcPr>
            <w:tcW w:w="560" w:type="pct"/>
          </w:tcPr>
          <w:p w14:paraId="66FD6AA0" w14:textId="77777777" w:rsidR="00E97DE1" w:rsidRPr="00BB7E48" w:rsidRDefault="00E97DE1" w:rsidP="00E97DE1">
            <w:pPr>
              <w:pStyle w:val="GOSTTablenorm"/>
              <w:rPr>
                <w:ins w:id="4728" w:author="Опаева Лидия Арашаевна" w:date="2025-10-15T09:28:00Z"/>
              </w:rPr>
            </w:pPr>
            <w:ins w:id="4729" w:author="Опаева Лидия Арашаевна" w:date="2025-10-15T09:28:00Z">
              <w:r w:rsidRPr="00BB7E48">
                <w:t>Строка</w:t>
              </w:r>
            </w:ins>
          </w:p>
        </w:tc>
        <w:tc>
          <w:tcPr>
            <w:tcW w:w="374" w:type="pct"/>
          </w:tcPr>
          <w:p w14:paraId="22F05DC2" w14:textId="77777777" w:rsidR="00E97DE1" w:rsidRPr="00BB7E48" w:rsidRDefault="00E97DE1" w:rsidP="00E97DE1">
            <w:pPr>
              <w:pStyle w:val="GOSTTablenorm"/>
              <w:rPr>
                <w:ins w:id="4730" w:author="Опаева Лидия Арашаевна" w:date="2025-10-15T09:28:00Z"/>
              </w:rPr>
            </w:pPr>
            <w:ins w:id="4731" w:author="Опаева Лидия Арашаевна" w:date="2025-10-15T09:28:00Z">
              <w:r w:rsidRPr="00BB7E48">
                <w:t>Нет</w:t>
              </w:r>
            </w:ins>
          </w:p>
        </w:tc>
        <w:tc>
          <w:tcPr>
            <w:tcW w:w="374" w:type="pct"/>
          </w:tcPr>
          <w:p w14:paraId="7A49A8F3" w14:textId="77777777" w:rsidR="00E97DE1" w:rsidRPr="00BB7E48" w:rsidRDefault="00E97DE1" w:rsidP="00E97DE1">
            <w:pPr>
              <w:pStyle w:val="GOSTTablenorm"/>
              <w:rPr>
                <w:ins w:id="4732" w:author="Опаева Лидия Арашаевна" w:date="2025-10-15T09:28:00Z"/>
                <w:lang w:val="en-US"/>
              </w:rPr>
            </w:pPr>
            <w:ins w:id="4733" w:author="Опаева Лидия Арашаевна" w:date="2025-10-15T09:28:00Z">
              <w:r w:rsidRPr="00BB7E48">
                <w:rPr>
                  <w:lang w:val="en-US"/>
                </w:rPr>
                <w:t>&lt;=20</w:t>
              </w:r>
            </w:ins>
          </w:p>
        </w:tc>
        <w:tc>
          <w:tcPr>
            <w:tcW w:w="1777" w:type="pct"/>
          </w:tcPr>
          <w:p w14:paraId="76E36B6F" w14:textId="77777777" w:rsidR="00E97DE1" w:rsidRPr="00BB7E48" w:rsidRDefault="00E97DE1" w:rsidP="00E97DE1">
            <w:pPr>
              <w:pStyle w:val="GOSTTablenorm"/>
              <w:rPr>
                <w:ins w:id="4734" w:author="Опаева Лидия Арашаевна" w:date="2025-10-15T09:28:00Z"/>
              </w:rPr>
            </w:pPr>
            <w:ins w:id="4735" w:author="Опаева Лидия Арашаевна" w:date="2025-10-15T09:28:00Z">
              <w:r w:rsidRPr="00BB7E48">
                <w:t>Указывается значение аналитического признака «Идентификатор ГК» для отражения по дебету</w:t>
              </w:r>
              <w:r w:rsidRPr="00BB7E48" w:rsidDel="000A0FA3">
                <w:t xml:space="preserve"> </w:t>
              </w:r>
              <w:r w:rsidRPr="00BB7E48">
                <w:t>записи учета.</w:t>
              </w:r>
            </w:ins>
          </w:p>
          <w:p w14:paraId="0D9D7697" w14:textId="77777777" w:rsidR="00E97DE1" w:rsidRPr="00BB7E48" w:rsidRDefault="00E97DE1" w:rsidP="00E97DE1">
            <w:pPr>
              <w:pStyle w:val="GOSTTablenorm"/>
              <w:rPr>
                <w:ins w:id="4736" w:author="Опаева Лидия Арашаевна" w:date="2025-10-15T09:28:00Z"/>
              </w:rPr>
            </w:pPr>
            <w:ins w:id="4737" w:author="Опаева Лидия Арашаевна" w:date="2025-10-15T09:28:00Z">
              <w:r w:rsidRPr="00BB7E48">
                <w:t>Допускается заполнение прочерком</w:t>
              </w:r>
            </w:ins>
          </w:p>
        </w:tc>
      </w:tr>
      <w:tr w:rsidR="00E97DE1" w:rsidRPr="00BB7E48" w14:paraId="464A542F" w14:textId="77777777" w:rsidTr="00E97DE1">
        <w:trPr>
          <w:trHeight w:val="756"/>
          <w:ins w:id="4738" w:author="Опаева Лидия Арашаевна" w:date="2025-10-15T09:28:00Z"/>
        </w:trPr>
        <w:tc>
          <w:tcPr>
            <w:tcW w:w="1120" w:type="pct"/>
          </w:tcPr>
          <w:p w14:paraId="31B366B4" w14:textId="77777777" w:rsidR="00E97DE1" w:rsidRPr="00BB7E48" w:rsidRDefault="00E97DE1" w:rsidP="00E97DE1">
            <w:pPr>
              <w:pStyle w:val="GOSTTablenorm"/>
              <w:rPr>
                <w:ins w:id="4739" w:author="Опаева Лидия Арашаевна" w:date="2025-10-15T09:28:00Z"/>
              </w:rPr>
            </w:pPr>
            <w:ins w:id="4740" w:author="Опаева Лидия Арашаевна" w:date="2025-10-15T09:28:00Z">
              <w:r w:rsidRPr="00BB7E48">
                <w:t>Номер КОО</w:t>
              </w:r>
            </w:ins>
          </w:p>
        </w:tc>
        <w:tc>
          <w:tcPr>
            <w:tcW w:w="795" w:type="pct"/>
          </w:tcPr>
          <w:p w14:paraId="4A77E786" w14:textId="77777777" w:rsidR="00E97DE1" w:rsidRPr="00BB7E48" w:rsidRDefault="00E97DE1" w:rsidP="00E97DE1">
            <w:pPr>
              <w:pStyle w:val="GOSTTablenorm"/>
              <w:rPr>
                <w:ins w:id="4741" w:author="Опаева Лидия Арашаевна" w:date="2025-10-15T09:28:00Z"/>
              </w:rPr>
            </w:pPr>
            <w:ins w:id="4742" w:author="Опаева Лидия Арашаевна" w:date="2025-10-15T09:28:00Z">
              <w:r w:rsidRPr="00BB7E48">
                <w:rPr>
                  <w:b/>
                </w:rPr>
                <w:t>T0504833:</w:t>
              </w:r>
              <w:r w:rsidRPr="00BB7E48">
                <w:t>DT_</w:t>
              </w:r>
              <w:r w:rsidRPr="00BB7E48">
                <w:rPr>
                  <w:lang w:val="en-US"/>
                </w:rPr>
                <w:t>KOO</w:t>
              </w:r>
            </w:ins>
          </w:p>
        </w:tc>
        <w:tc>
          <w:tcPr>
            <w:tcW w:w="560" w:type="pct"/>
          </w:tcPr>
          <w:p w14:paraId="74F9DB3D" w14:textId="77777777" w:rsidR="00E97DE1" w:rsidRPr="00BB7E48" w:rsidRDefault="00E97DE1" w:rsidP="00E97DE1">
            <w:pPr>
              <w:pStyle w:val="GOSTTablenorm"/>
              <w:rPr>
                <w:ins w:id="4743" w:author="Опаева Лидия Арашаевна" w:date="2025-10-15T09:28:00Z"/>
                <w:lang w:val="en-US"/>
              </w:rPr>
            </w:pPr>
            <w:ins w:id="4744" w:author="Опаева Лидия Арашаевна" w:date="2025-10-15T09:28:00Z">
              <w:r w:rsidRPr="00BB7E48">
                <w:t>Строка</w:t>
              </w:r>
            </w:ins>
          </w:p>
        </w:tc>
        <w:tc>
          <w:tcPr>
            <w:tcW w:w="374" w:type="pct"/>
          </w:tcPr>
          <w:p w14:paraId="305CB204" w14:textId="77777777" w:rsidR="00E97DE1" w:rsidRPr="00BB7E48" w:rsidRDefault="00E97DE1" w:rsidP="00E97DE1">
            <w:pPr>
              <w:pStyle w:val="GOSTTablenorm"/>
              <w:rPr>
                <w:ins w:id="4745" w:author="Опаева Лидия Арашаевна" w:date="2025-10-15T09:28:00Z"/>
              </w:rPr>
            </w:pPr>
            <w:ins w:id="4746" w:author="Опаева Лидия Арашаевна" w:date="2025-10-15T09:28:00Z">
              <w:r w:rsidRPr="00BB7E48">
                <w:t>Нет</w:t>
              </w:r>
            </w:ins>
          </w:p>
        </w:tc>
        <w:tc>
          <w:tcPr>
            <w:tcW w:w="374" w:type="pct"/>
          </w:tcPr>
          <w:p w14:paraId="6F260ADB" w14:textId="77777777" w:rsidR="00E97DE1" w:rsidRPr="00BB7E48" w:rsidRDefault="00E97DE1" w:rsidP="00E97DE1">
            <w:pPr>
              <w:pStyle w:val="GOSTTablenorm"/>
              <w:rPr>
                <w:ins w:id="4747" w:author="Опаева Лидия Арашаевна" w:date="2025-10-15T09:28:00Z"/>
                <w:lang w:val="en-US"/>
              </w:rPr>
            </w:pPr>
            <w:ins w:id="4748" w:author="Опаева Лидия Арашаевна" w:date="2025-10-15T09:28:00Z">
              <w:r w:rsidRPr="00BB7E48">
                <w:rPr>
                  <w:lang w:val="en-US"/>
                </w:rPr>
                <w:t>&lt;=50</w:t>
              </w:r>
            </w:ins>
          </w:p>
        </w:tc>
        <w:tc>
          <w:tcPr>
            <w:tcW w:w="1777" w:type="pct"/>
          </w:tcPr>
          <w:p w14:paraId="217B77BC" w14:textId="77777777" w:rsidR="00E97DE1" w:rsidRPr="00BB7E48" w:rsidRDefault="00E97DE1" w:rsidP="00E97DE1">
            <w:pPr>
              <w:pStyle w:val="GOSTTablenorm"/>
              <w:rPr>
                <w:ins w:id="4749" w:author="Опаева Лидия Арашаевна" w:date="2025-10-15T09:28:00Z"/>
              </w:rPr>
            </w:pPr>
            <w:ins w:id="4750" w:author="Опаева Лидия Арашаевна" w:date="2025-10-15T09:28:00Z">
              <w:r w:rsidRPr="00BB7E48">
                <w:t>Указывается значение аналитического признака «</w:t>
              </w:r>
              <w:r w:rsidRPr="00BB7E48">
                <w:rPr>
                  <w:color w:val="000000" w:themeColor="text1"/>
                </w:rPr>
                <w:t>Номер КОО</w:t>
              </w:r>
              <w:r w:rsidRPr="00BB7E48">
                <w:t>» для отражения по дебету записи учета.</w:t>
              </w:r>
            </w:ins>
          </w:p>
          <w:p w14:paraId="18AD2AA9" w14:textId="77777777" w:rsidR="00E97DE1" w:rsidRPr="00BB7E48" w:rsidRDefault="00E97DE1" w:rsidP="00E97DE1">
            <w:pPr>
              <w:pStyle w:val="GOSTTablenorm"/>
              <w:rPr>
                <w:ins w:id="4751" w:author="Опаева Лидия Арашаевна" w:date="2025-10-15T09:28:00Z"/>
              </w:rPr>
            </w:pPr>
            <w:ins w:id="4752" w:author="Опаева Лидия Арашаевна" w:date="2025-10-15T09:28:00Z">
              <w:r w:rsidRPr="00BB7E48">
                <w:t>Допускается заполнение прочерком</w:t>
              </w:r>
            </w:ins>
          </w:p>
        </w:tc>
      </w:tr>
      <w:tr w:rsidR="00E97DE1" w:rsidRPr="00BB7E48" w14:paraId="05914C25" w14:textId="77777777" w:rsidTr="00E97DE1">
        <w:trPr>
          <w:ins w:id="4753" w:author="Опаева Лидия Арашаевна" w:date="2025-10-15T09:28:00Z"/>
        </w:trPr>
        <w:tc>
          <w:tcPr>
            <w:tcW w:w="1120" w:type="pct"/>
          </w:tcPr>
          <w:p w14:paraId="2C8C7128" w14:textId="77777777" w:rsidR="00E97DE1" w:rsidRPr="00BB7E48" w:rsidRDefault="00E97DE1" w:rsidP="00E97DE1">
            <w:pPr>
              <w:pStyle w:val="GOSTTablenorm"/>
              <w:rPr>
                <w:ins w:id="4754" w:author="Опаева Лидия Арашаевна" w:date="2025-10-15T09:28:00Z"/>
              </w:rPr>
            </w:pPr>
            <w:ins w:id="4755" w:author="Опаева Лидия Арашаевна" w:date="2025-10-15T09:28:00Z">
              <w:r w:rsidRPr="00BB7E48">
                <w:t>Код источника поступлений/направления расходования ЦС Дт</w:t>
              </w:r>
            </w:ins>
          </w:p>
        </w:tc>
        <w:tc>
          <w:tcPr>
            <w:tcW w:w="795" w:type="pct"/>
          </w:tcPr>
          <w:p w14:paraId="22DDDC75" w14:textId="77777777" w:rsidR="00E97DE1" w:rsidRPr="00BB7E48" w:rsidRDefault="00E97DE1" w:rsidP="00E97DE1">
            <w:pPr>
              <w:pStyle w:val="GOSTTablenorm"/>
              <w:rPr>
                <w:ins w:id="4756" w:author="Опаева Лидия Арашаевна" w:date="2025-10-15T09:28:00Z"/>
              </w:rPr>
            </w:pPr>
            <w:ins w:id="4757" w:author="Опаева Лидия Арашаевна" w:date="2025-10-15T09:28:00Z">
              <w:r w:rsidRPr="00BB7E48">
                <w:rPr>
                  <w:b/>
                </w:rPr>
                <w:t>T0504833:</w:t>
              </w:r>
              <w:r w:rsidRPr="00BB7E48">
                <w:t>DT_TARGETFUNDSCODE</w:t>
              </w:r>
            </w:ins>
          </w:p>
        </w:tc>
        <w:tc>
          <w:tcPr>
            <w:tcW w:w="560" w:type="pct"/>
          </w:tcPr>
          <w:p w14:paraId="345F2E93" w14:textId="77777777" w:rsidR="00E97DE1" w:rsidRPr="00BB7E48" w:rsidRDefault="00E97DE1" w:rsidP="00E97DE1">
            <w:pPr>
              <w:pStyle w:val="GOSTTablenorm"/>
              <w:rPr>
                <w:ins w:id="4758" w:author="Опаева Лидия Арашаевна" w:date="2025-10-15T09:28:00Z"/>
              </w:rPr>
            </w:pPr>
            <w:ins w:id="4759" w:author="Опаева Лидия Арашаевна" w:date="2025-10-15T09:28:00Z">
              <w:r w:rsidRPr="00BB7E48">
                <w:t>Строка</w:t>
              </w:r>
            </w:ins>
          </w:p>
        </w:tc>
        <w:tc>
          <w:tcPr>
            <w:tcW w:w="374" w:type="pct"/>
          </w:tcPr>
          <w:p w14:paraId="428A8E7A" w14:textId="77777777" w:rsidR="00E97DE1" w:rsidRPr="00BB7E48" w:rsidRDefault="00E97DE1" w:rsidP="00E97DE1">
            <w:pPr>
              <w:pStyle w:val="GOSTTablenorm"/>
              <w:rPr>
                <w:ins w:id="4760" w:author="Опаева Лидия Арашаевна" w:date="2025-10-15T09:28:00Z"/>
              </w:rPr>
            </w:pPr>
            <w:ins w:id="4761" w:author="Опаева Лидия Арашаевна" w:date="2025-10-15T09:28:00Z">
              <w:r w:rsidRPr="00BB7E48">
                <w:t>Нет</w:t>
              </w:r>
            </w:ins>
          </w:p>
        </w:tc>
        <w:tc>
          <w:tcPr>
            <w:tcW w:w="374" w:type="pct"/>
          </w:tcPr>
          <w:p w14:paraId="5888A653" w14:textId="77777777" w:rsidR="00E97DE1" w:rsidRPr="00BB7E48" w:rsidRDefault="00E97DE1" w:rsidP="00E97DE1">
            <w:pPr>
              <w:pStyle w:val="GOSTTablenorm"/>
              <w:rPr>
                <w:ins w:id="4762" w:author="Опаева Лидия Арашаевна" w:date="2025-10-15T09:28:00Z"/>
                <w:lang w:val="en-US"/>
              </w:rPr>
            </w:pPr>
            <w:ins w:id="4763" w:author="Опаева Лидия Арашаевна" w:date="2025-10-15T09:28:00Z">
              <w:r w:rsidRPr="00BB7E48">
                <w:rPr>
                  <w:lang w:val="en-US"/>
                </w:rPr>
                <w:t>&lt;=50</w:t>
              </w:r>
            </w:ins>
          </w:p>
        </w:tc>
        <w:tc>
          <w:tcPr>
            <w:tcW w:w="1777" w:type="pct"/>
          </w:tcPr>
          <w:p w14:paraId="0D61AD59" w14:textId="77777777" w:rsidR="00E97DE1" w:rsidRPr="00BB7E48" w:rsidRDefault="00E97DE1" w:rsidP="00E97DE1">
            <w:pPr>
              <w:pStyle w:val="GOSTTablenorm"/>
              <w:rPr>
                <w:ins w:id="4764" w:author="Опаева Лидия Арашаевна" w:date="2025-10-15T09:28:00Z"/>
              </w:rPr>
            </w:pPr>
            <w:ins w:id="4765" w:author="Опаева Лидия Арашаевна" w:date="2025-10-15T09:28:00Z">
              <w:r w:rsidRPr="00BB7E48">
                <w:t>Указывается значение аналитического признака «Код целевых средств» для отражения по дебету</w:t>
              </w:r>
              <w:r w:rsidRPr="00BB7E48" w:rsidDel="000A0FA3">
                <w:t xml:space="preserve"> </w:t>
              </w:r>
              <w:r w:rsidRPr="00BB7E48">
                <w:t>записи учета.</w:t>
              </w:r>
            </w:ins>
          </w:p>
          <w:p w14:paraId="7743F816" w14:textId="77777777" w:rsidR="00E97DE1" w:rsidRPr="00BB7E48" w:rsidRDefault="00E97DE1" w:rsidP="00E97DE1">
            <w:pPr>
              <w:pStyle w:val="GOSTTablenorm"/>
              <w:rPr>
                <w:ins w:id="4766" w:author="Опаева Лидия Арашаевна" w:date="2025-10-15T09:28:00Z"/>
              </w:rPr>
            </w:pPr>
            <w:ins w:id="4767" w:author="Опаева Лидия Арашаевна" w:date="2025-10-15T09:28:00Z">
              <w:r w:rsidRPr="00BB7E48">
                <w:t>Допускается заполнение прочерком</w:t>
              </w:r>
            </w:ins>
          </w:p>
        </w:tc>
      </w:tr>
      <w:tr w:rsidR="00E97DE1" w:rsidRPr="00BB7E48" w14:paraId="3E82FDAE" w14:textId="77777777" w:rsidTr="00E97DE1">
        <w:trPr>
          <w:ins w:id="4768" w:author="Опаева Лидия Арашаевна" w:date="2025-10-15T09:28:00Z"/>
        </w:trPr>
        <w:tc>
          <w:tcPr>
            <w:tcW w:w="1120" w:type="pct"/>
          </w:tcPr>
          <w:p w14:paraId="3222ED80" w14:textId="77777777" w:rsidR="00E97DE1" w:rsidRPr="00977891" w:rsidRDefault="00E97DE1" w:rsidP="00E97DE1">
            <w:pPr>
              <w:pStyle w:val="GOSTTablenorm"/>
              <w:rPr>
                <w:ins w:id="4769" w:author="Опаева Лидия Арашаевна" w:date="2025-10-15T09:28:00Z"/>
              </w:rPr>
            </w:pPr>
            <w:ins w:id="4770" w:author="Опаева Лидия Арашаевна" w:date="2025-10-15T09:28:00Z">
              <w:r w:rsidRPr="00977891">
                <w:rPr>
                  <w:color w:val="000000" w:themeColor="text1"/>
                </w:rPr>
                <w:t>Тип кода классификации операций при КС Дт</w:t>
              </w:r>
            </w:ins>
          </w:p>
        </w:tc>
        <w:tc>
          <w:tcPr>
            <w:tcW w:w="795" w:type="pct"/>
          </w:tcPr>
          <w:p w14:paraId="00FE1AF9" w14:textId="77777777" w:rsidR="00E97DE1" w:rsidRPr="00977891" w:rsidRDefault="00E97DE1" w:rsidP="00E97DE1">
            <w:pPr>
              <w:pStyle w:val="GOSTTablenorm"/>
              <w:rPr>
                <w:ins w:id="4771" w:author="Опаева Лидия Арашаевна" w:date="2025-10-15T09:28:00Z"/>
                <w:b/>
              </w:rPr>
            </w:pPr>
            <w:ins w:id="4772" w:author="Опаева Лидия Арашаевна" w:date="2025-10-15T09:28:00Z">
              <w:r w:rsidRPr="00977891">
                <w:rPr>
                  <w:b/>
                  <w:bCs/>
                  <w:szCs w:val="22"/>
                </w:rPr>
                <w:t>T0504833:</w:t>
              </w:r>
              <w:r w:rsidRPr="00977891">
                <w:rPr>
                  <w:bCs/>
                  <w:szCs w:val="22"/>
                </w:rPr>
                <w:t>DT_</w:t>
              </w:r>
              <w:r w:rsidRPr="00977891">
                <w:rPr>
                  <w:bCs/>
                  <w:caps/>
                  <w:szCs w:val="22"/>
                </w:rPr>
                <w:t>targetFundsCodeType</w:t>
              </w:r>
            </w:ins>
          </w:p>
        </w:tc>
        <w:tc>
          <w:tcPr>
            <w:tcW w:w="560" w:type="pct"/>
          </w:tcPr>
          <w:p w14:paraId="2F5D8345" w14:textId="77777777" w:rsidR="00E97DE1" w:rsidRPr="00977891" w:rsidRDefault="00E97DE1" w:rsidP="00E97DE1">
            <w:pPr>
              <w:pStyle w:val="GOSTTablenorm"/>
              <w:rPr>
                <w:ins w:id="4773" w:author="Опаева Лидия Арашаевна" w:date="2025-10-15T09:28:00Z"/>
              </w:rPr>
            </w:pPr>
            <w:ins w:id="4774" w:author="Опаева Лидия Арашаевна" w:date="2025-10-15T09:28:00Z">
              <w:r w:rsidRPr="00977891">
                <w:rPr>
                  <w:szCs w:val="22"/>
                </w:rPr>
                <w:t>Строка</w:t>
              </w:r>
            </w:ins>
          </w:p>
        </w:tc>
        <w:tc>
          <w:tcPr>
            <w:tcW w:w="374" w:type="pct"/>
          </w:tcPr>
          <w:p w14:paraId="3181CC7A" w14:textId="77777777" w:rsidR="00E97DE1" w:rsidRPr="00977891" w:rsidRDefault="00E97DE1" w:rsidP="00E97DE1">
            <w:pPr>
              <w:pStyle w:val="GOSTTablenorm"/>
              <w:rPr>
                <w:ins w:id="4775" w:author="Опаева Лидия Арашаевна" w:date="2025-10-15T09:28:00Z"/>
                <w:lang w:val="en-US"/>
              </w:rPr>
            </w:pPr>
            <w:ins w:id="4776" w:author="Опаева Лидия Арашаевна" w:date="2025-10-15T09:28:00Z">
              <w:r w:rsidRPr="00977891">
                <w:t>Нет</w:t>
              </w:r>
            </w:ins>
          </w:p>
        </w:tc>
        <w:tc>
          <w:tcPr>
            <w:tcW w:w="374" w:type="pct"/>
          </w:tcPr>
          <w:p w14:paraId="5B8E4490" w14:textId="77777777" w:rsidR="00E97DE1" w:rsidRPr="00977891" w:rsidRDefault="00E97DE1" w:rsidP="00E97DE1">
            <w:pPr>
              <w:pStyle w:val="GOSTTablenorm"/>
              <w:rPr>
                <w:ins w:id="4777" w:author="Опаева Лидия Арашаевна" w:date="2025-10-15T09:28:00Z"/>
                <w:lang w:val="en-US"/>
              </w:rPr>
            </w:pPr>
            <w:ins w:id="4778" w:author="Опаева Лидия Арашаевна" w:date="2025-10-15T09:28:00Z">
              <w:r w:rsidRPr="00977891">
                <w:rPr>
                  <w:lang w:val="en-US"/>
                </w:rPr>
                <w:t>&lt;=2</w:t>
              </w:r>
            </w:ins>
          </w:p>
        </w:tc>
        <w:tc>
          <w:tcPr>
            <w:tcW w:w="1777" w:type="pct"/>
          </w:tcPr>
          <w:p w14:paraId="7BE94181" w14:textId="77777777" w:rsidR="00E97DE1" w:rsidRPr="00BB7E48" w:rsidRDefault="00E97DE1" w:rsidP="00E97DE1">
            <w:pPr>
              <w:pStyle w:val="GOSTTablenorm"/>
              <w:rPr>
                <w:ins w:id="4779" w:author="Опаева Лидия Арашаевна" w:date="2025-10-15T09:28:00Z"/>
              </w:rPr>
            </w:pPr>
            <w:ins w:id="4780" w:author="Опаева Лидия Арашаевна" w:date="2025-10-15T09:28:00Z">
              <w:r w:rsidRPr="00977891">
                <w:t>Указывается значение реквизита «</w:t>
              </w:r>
              <w:r w:rsidRPr="00977891">
                <w:rPr>
                  <w:color w:val="000000" w:themeColor="text1"/>
                </w:rPr>
                <w:t>Тип кода классификации операций при КС</w:t>
              </w:r>
              <w:r w:rsidRPr="00977891">
                <w:t xml:space="preserve">» </w:t>
              </w:r>
              <w:r w:rsidRPr="00977891">
                <w:rPr>
                  <w:szCs w:val="22"/>
                </w:rPr>
                <w:t>табличной части блока «Дебет»</w:t>
              </w:r>
            </w:ins>
          </w:p>
        </w:tc>
      </w:tr>
      <w:tr w:rsidR="00E97DE1" w:rsidRPr="00BB7E48" w14:paraId="47EAD5A0" w14:textId="77777777" w:rsidTr="00E97DE1">
        <w:trPr>
          <w:ins w:id="4781" w:author="Опаева Лидия Арашаевна" w:date="2025-10-15T09:28:00Z"/>
        </w:trPr>
        <w:tc>
          <w:tcPr>
            <w:tcW w:w="1120" w:type="pct"/>
          </w:tcPr>
          <w:p w14:paraId="424AD3F4" w14:textId="77777777" w:rsidR="00E97DE1" w:rsidRPr="00BB7E48" w:rsidRDefault="00E97DE1" w:rsidP="00E97DE1">
            <w:pPr>
              <w:pStyle w:val="GOSTTablenorm"/>
              <w:rPr>
                <w:ins w:id="4782" w:author="Опаева Лидия Арашаевна" w:date="2025-10-15T09:28:00Z"/>
              </w:rPr>
            </w:pPr>
            <w:ins w:id="4783" w:author="Опаева Лидия Арашаевна" w:date="2025-10-15T09:28:00Z">
              <w:r w:rsidRPr="00BB7E48">
                <w:t>Банковский счет Дт</w:t>
              </w:r>
            </w:ins>
          </w:p>
        </w:tc>
        <w:tc>
          <w:tcPr>
            <w:tcW w:w="795" w:type="pct"/>
          </w:tcPr>
          <w:p w14:paraId="4BB20604" w14:textId="77777777" w:rsidR="00E97DE1" w:rsidRPr="00BB7E48" w:rsidRDefault="00E97DE1" w:rsidP="00E97DE1">
            <w:pPr>
              <w:pStyle w:val="GOSTTablenorm"/>
              <w:rPr>
                <w:ins w:id="4784" w:author="Опаева Лидия Арашаевна" w:date="2025-10-15T09:28:00Z"/>
              </w:rPr>
            </w:pPr>
            <w:ins w:id="4785" w:author="Опаева Лидия Арашаевна" w:date="2025-10-15T09:28:00Z">
              <w:r w:rsidRPr="00BB7E48">
                <w:rPr>
                  <w:b/>
                </w:rPr>
                <w:t>T0504833:</w:t>
              </w:r>
              <w:r w:rsidRPr="00BB7E48">
                <w:t>DT_BA</w:t>
              </w:r>
            </w:ins>
          </w:p>
        </w:tc>
        <w:tc>
          <w:tcPr>
            <w:tcW w:w="560" w:type="pct"/>
          </w:tcPr>
          <w:p w14:paraId="079DA125" w14:textId="77777777" w:rsidR="00E97DE1" w:rsidRPr="00BB7E48" w:rsidRDefault="00E97DE1" w:rsidP="00E97DE1">
            <w:pPr>
              <w:pStyle w:val="GOSTTablenorm"/>
              <w:rPr>
                <w:ins w:id="4786" w:author="Опаева Лидия Арашаевна" w:date="2025-10-15T09:28:00Z"/>
                <w:lang w:eastAsia="en-US"/>
              </w:rPr>
            </w:pPr>
            <w:ins w:id="4787" w:author="Опаева Лидия Арашаевна" w:date="2025-10-15T09:28:00Z">
              <w:r w:rsidRPr="00BB7E48">
                <w:t>Строка</w:t>
              </w:r>
            </w:ins>
          </w:p>
        </w:tc>
        <w:tc>
          <w:tcPr>
            <w:tcW w:w="374" w:type="pct"/>
          </w:tcPr>
          <w:p w14:paraId="453BCC2D" w14:textId="77777777" w:rsidR="00E97DE1" w:rsidRPr="00BB7E48" w:rsidRDefault="00E97DE1" w:rsidP="00E97DE1">
            <w:pPr>
              <w:pStyle w:val="GOSTTablenorm"/>
              <w:rPr>
                <w:ins w:id="4788" w:author="Опаева Лидия Арашаевна" w:date="2025-10-15T09:28:00Z"/>
              </w:rPr>
            </w:pPr>
            <w:ins w:id="4789" w:author="Опаева Лидия Арашаевна" w:date="2025-10-15T09:28:00Z">
              <w:r w:rsidRPr="00BB7E48">
                <w:t>Да</w:t>
              </w:r>
            </w:ins>
          </w:p>
        </w:tc>
        <w:tc>
          <w:tcPr>
            <w:tcW w:w="374" w:type="pct"/>
          </w:tcPr>
          <w:p w14:paraId="2214BBFB" w14:textId="77777777" w:rsidR="00E97DE1" w:rsidRPr="00BB7E48" w:rsidRDefault="00E97DE1" w:rsidP="00E97DE1">
            <w:pPr>
              <w:pStyle w:val="GOSTTablenorm"/>
              <w:rPr>
                <w:ins w:id="4790" w:author="Опаева Лидия Арашаевна" w:date="2025-10-15T09:28:00Z"/>
              </w:rPr>
            </w:pPr>
            <w:ins w:id="4791" w:author="Опаева Лидия Арашаевна" w:date="2025-10-15T09:28:00Z">
              <w:r w:rsidRPr="00BB7E48">
                <w:t>&lt;=20</w:t>
              </w:r>
            </w:ins>
          </w:p>
        </w:tc>
        <w:tc>
          <w:tcPr>
            <w:tcW w:w="1777" w:type="pct"/>
          </w:tcPr>
          <w:p w14:paraId="107C59AA" w14:textId="77777777" w:rsidR="00E97DE1" w:rsidRPr="00BB7E48" w:rsidRDefault="00E97DE1" w:rsidP="00E97DE1">
            <w:pPr>
              <w:pStyle w:val="GOSTTablenorm"/>
              <w:rPr>
                <w:ins w:id="4792" w:author="Опаева Лидия Арашаевна" w:date="2025-10-15T09:28:00Z"/>
              </w:rPr>
            </w:pPr>
            <w:ins w:id="4793" w:author="Опаева Лидия Арашаевна" w:date="2025-10-15T09:28:00Z">
              <w:r w:rsidRPr="00BB7E48">
                <w:t>Указывается значение аналитического признака «Банковский счет» для отражения по дебету записи учета.</w:t>
              </w:r>
            </w:ins>
          </w:p>
          <w:p w14:paraId="0D887B32" w14:textId="77777777" w:rsidR="00E97DE1" w:rsidRPr="00BB7E48" w:rsidRDefault="00E97DE1" w:rsidP="00E97DE1">
            <w:pPr>
              <w:pStyle w:val="GOSTTablenorm"/>
              <w:rPr>
                <w:ins w:id="4794" w:author="Опаева Лидия Арашаевна" w:date="2025-10-15T09:28:00Z"/>
              </w:rPr>
            </w:pPr>
            <w:ins w:id="4795" w:author="Опаева Лидия Арашаевна" w:date="2025-10-15T09:28:00Z">
              <w:r w:rsidRPr="00BB7E48">
                <w:t>Допускается заполнение прочерком</w:t>
              </w:r>
            </w:ins>
          </w:p>
        </w:tc>
      </w:tr>
      <w:tr w:rsidR="00E97DE1" w:rsidRPr="00BB7E48" w14:paraId="4DF87749" w14:textId="77777777" w:rsidTr="00E97DE1">
        <w:trPr>
          <w:ins w:id="4796" w:author="Опаева Лидия Арашаевна" w:date="2025-10-15T09:28:00Z"/>
        </w:trPr>
        <w:tc>
          <w:tcPr>
            <w:tcW w:w="1120" w:type="pct"/>
          </w:tcPr>
          <w:p w14:paraId="17123844" w14:textId="77777777" w:rsidR="00E97DE1" w:rsidRPr="00BB7E48" w:rsidRDefault="00E97DE1" w:rsidP="00E97DE1">
            <w:pPr>
              <w:pStyle w:val="GOSTTablenorm"/>
              <w:rPr>
                <w:ins w:id="4797" w:author="Опаева Лидия Арашаевна" w:date="2025-10-15T09:28:00Z"/>
              </w:rPr>
            </w:pPr>
            <w:ins w:id="4798" w:author="Опаева Лидия Арашаевна" w:date="2025-10-15T09:28:00Z">
              <w:r w:rsidRPr="00BB7E48">
                <w:t>Счет контрагента Дт</w:t>
              </w:r>
            </w:ins>
          </w:p>
        </w:tc>
        <w:tc>
          <w:tcPr>
            <w:tcW w:w="795" w:type="pct"/>
          </w:tcPr>
          <w:p w14:paraId="310533B7" w14:textId="77777777" w:rsidR="00E97DE1" w:rsidRPr="00BB7E48" w:rsidRDefault="00E97DE1" w:rsidP="00E97DE1">
            <w:pPr>
              <w:pStyle w:val="GOSTTablenorm"/>
              <w:rPr>
                <w:ins w:id="4799" w:author="Опаева Лидия Арашаевна" w:date="2025-10-15T09:28:00Z"/>
              </w:rPr>
            </w:pPr>
            <w:ins w:id="4800" w:author="Опаева Лидия Арашаевна" w:date="2025-10-15T09:28:00Z">
              <w:r w:rsidRPr="00BB7E48">
                <w:rPr>
                  <w:b/>
                </w:rPr>
                <w:t>T0504833:</w:t>
              </w:r>
              <w:r w:rsidRPr="00BB7E48">
                <w:t>DT_CA</w:t>
              </w:r>
            </w:ins>
          </w:p>
        </w:tc>
        <w:tc>
          <w:tcPr>
            <w:tcW w:w="560" w:type="pct"/>
          </w:tcPr>
          <w:p w14:paraId="2F9DB0FF" w14:textId="77777777" w:rsidR="00E97DE1" w:rsidRPr="00BB7E48" w:rsidRDefault="00E97DE1" w:rsidP="00E97DE1">
            <w:pPr>
              <w:pStyle w:val="GOSTTablenorm"/>
              <w:rPr>
                <w:ins w:id="4801" w:author="Опаева Лидия Арашаевна" w:date="2025-10-15T09:28:00Z"/>
                <w:lang w:eastAsia="en-US"/>
              </w:rPr>
            </w:pPr>
            <w:ins w:id="4802" w:author="Опаева Лидия Арашаевна" w:date="2025-10-15T09:28:00Z">
              <w:r w:rsidRPr="00BB7E48">
                <w:t>Строка</w:t>
              </w:r>
            </w:ins>
          </w:p>
        </w:tc>
        <w:tc>
          <w:tcPr>
            <w:tcW w:w="374" w:type="pct"/>
          </w:tcPr>
          <w:p w14:paraId="4F9C0558" w14:textId="77777777" w:rsidR="00E97DE1" w:rsidRPr="00BB7E48" w:rsidRDefault="00E97DE1" w:rsidP="00E97DE1">
            <w:pPr>
              <w:pStyle w:val="GOSTTablenorm"/>
              <w:rPr>
                <w:ins w:id="4803" w:author="Опаева Лидия Арашаевна" w:date="2025-10-15T09:28:00Z"/>
              </w:rPr>
            </w:pPr>
            <w:ins w:id="4804" w:author="Опаева Лидия Арашаевна" w:date="2025-10-15T09:28:00Z">
              <w:r w:rsidRPr="00BB7E48">
                <w:t>Да</w:t>
              </w:r>
            </w:ins>
          </w:p>
        </w:tc>
        <w:tc>
          <w:tcPr>
            <w:tcW w:w="374" w:type="pct"/>
          </w:tcPr>
          <w:p w14:paraId="2F85F196" w14:textId="77777777" w:rsidR="00E97DE1" w:rsidRPr="00BB7E48" w:rsidRDefault="00E97DE1" w:rsidP="00E97DE1">
            <w:pPr>
              <w:pStyle w:val="GOSTTablenorm"/>
              <w:rPr>
                <w:ins w:id="4805" w:author="Опаева Лидия Арашаевна" w:date="2025-10-15T09:28:00Z"/>
              </w:rPr>
            </w:pPr>
            <w:ins w:id="4806" w:author="Опаева Лидия Арашаевна" w:date="2025-10-15T09:28:00Z">
              <w:r w:rsidRPr="00BB7E48">
                <w:t>&lt;=20</w:t>
              </w:r>
            </w:ins>
          </w:p>
        </w:tc>
        <w:tc>
          <w:tcPr>
            <w:tcW w:w="1777" w:type="pct"/>
          </w:tcPr>
          <w:p w14:paraId="4091E18E" w14:textId="77777777" w:rsidR="00E97DE1" w:rsidRPr="00BB7E48" w:rsidRDefault="00E97DE1" w:rsidP="00E97DE1">
            <w:pPr>
              <w:pStyle w:val="GOSTTablenorm"/>
              <w:rPr>
                <w:ins w:id="4807" w:author="Опаева Лидия Арашаевна" w:date="2025-10-15T09:28:00Z"/>
              </w:rPr>
            </w:pPr>
            <w:ins w:id="4808" w:author="Опаева Лидия Арашаевна" w:date="2025-10-15T09:28:00Z">
              <w:r w:rsidRPr="00BB7E48">
                <w:t>Указывается значение аналитического признака «Счет контрагента» для отражения по дебету записи учета.</w:t>
              </w:r>
            </w:ins>
          </w:p>
          <w:p w14:paraId="3786EB2A" w14:textId="77777777" w:rsidR="00E97DE1" w:rsidRPr="00BB7E48" w:rsidRDefault="00E97DE1" w:rsidP="00E97DE1">
            <w:pPr>
              <w:pStyle w:val="GOSTTablenorm"/>
              <w:rPr>
                <w:ins w:id="4809" w:author="Опаева Лидия Арашаевна" w:date="2025-10-15T09:28:00Z"/>
              </w:rPr>
            </w:pPr>
            <w:ins w:id="4810" w:author="Опаева Лидия Арашаевна" w:date="2025-10-15T09:28:00Z">
              <w:r w:rsidRPr="00BB7E48">
                <w:t>Допускается заполнение прочерком</w:t>
              </w:r>
            </w:ins>
          </w:p>
        </w:tc>
      </w:tr>
      <w:tr w:rsidR="00E97DE1" w:rsidRPr="00BB7E48" w14:paraId="5B80C00A" w14:textId="77777777" w:rsidTr="00E97DE1">
        <w:trPr>
          <w:ins w:id="4811" w:author="Опаева Лидия Арашаевна" w:date="2025-10-15T09:28:00Z"/>
        </w:trPr>
        <w:tc>
          <w:tcPr>
            <w:tcW w:w="1120" w:type="pct"/>
          </w:tcPr>
          <w:p w14:paraId="5004FADE" w14:textId="77777777" w:rsidR="00E97DE1" w:rsidRPr="00BB7E48" w:rsidRDefault="00E97DE1" w:rsidP="00E97DE1">
            <w:pPr>
              <w:pStyle w:val="GOSTTablenorm"/>
              <w:rPr>
                <w:ins w:id="4812" w:author="Опаева Лидия Арашаевна" w:date="2025-10-15T09:28:00Z"/>
              </w:rPr>
            </w:pPr>
            <w:ins w:id="4813" w:author="Опаева Лидия Арашаевна" w:date="2025-10-15T09:28:00Z">
              <w:r w:rsidRPr="00BB7E48">
                <w:t>Аналитический показатель ЛС (операции) Дт</w:t>
              </w:r>
            </w:ins>
          </w:p>
        </w:tc>
        <w:tc>
          <w:tcPr>
            <w:tcW w:w="795" w:type="pct"/>
          </w:tcPr>
          <w:p w14:paraId="3F8E5A03" w14:textId="2FDB1778" w:rsidR="00E97DE1" w:rsidRPr="00977891" w:rsidRDefault="00E97DE1" w:rsidP="00756F19">
            <w:pPr>
              <w:pStyle w:val="GOSTTablenorm"/>
              <w:rPr>
                <w:ins w:id="4814" w:author="Опаева Лидия Арашаевна" w:date="2025-10-15T09:28:00Z"/>
              </w:rPr>
            </w:pPr>
            <w:ins w:id="4815" w:author="Опаева Лидия Арашаевна" w:date="2025-10-15T09:28:00Z">
              <w:r w:rsidRPr="00BB7E48">
                <w:rPr>
                  <w:b/>
                </w:rPr>
                <w:t>T0504833:</w:t>
              </w:r>
              <w:r w:rsidRPr="00BB7E48">
                <w:t>DT_PLS</w:t>
              </w:r>
            </w:ins>
          </w:p>
        </w:tc>
        <w:tc>
          <w:tcPr>
            <w:tcW w:w="560" w:type="pct"/>
          </w:tcPr>
          <w:p w14:paraId="531FEB26" w14:textId="77777777" w:rsidR="00E97DE1" w:rsidRPr="00BB7E48" w:rsidRDefault="00E97DE1" w:rsidP="00E97DE1">
            <w:pPr>
              <w:pStyle w:val="GOSTTablenorm"/>
              <w:rPr>
                <w:ins w:id="4816" w:author="Опаева Лидия Арашаевна" w:date="2025-10-15T09:28:00Z"/>
              </w:rPr>
            </w:pPr>
            <w:ins w:id="4817" w:author="Опаева Лидия Арашаевна" w:date="2025-10-15T09:28:00Z">
              <w:r w:rsidRPr="00BB7E48">
                <w:t>Строка</w:t>
              </w:r>
            </w:ins>
          </w:p>
        </w:tc>
        <w:tc>
          <w:tcPr>
            <w:tcW w:w="374" w:type="pct"/>
          </w:tcPr>
          <w:p w14:paraId="0A8CE447" w14:textId="77777777" w:rsidR="00E97DE1" w:rsidRPr="00BB7E48" w:rsidRDefault="00E97DE1" w:rsidP="00E97DE1">
            <w:pPr>
              <w:pStyle w:val="GOSTTablenorm"/>
              <w:rPr>
                <w:ins w:id="4818" w:author="Опаева Лидия Арашаевна" w:date="2025-10-15T09:28:00Z"/>
              </w:rPr>
            </w:pPr>
            <w:ins w:id="4819" w:author="Опаева Лидия Арашаевна" w:date="2025-10-15T09:28:00Z">
              <w:r w:rsidRPr="00BB7E48">
                <w:t>Нет</w:t>
              </w:r>
            </w:ins>
          </w:p>
        </w:tc>
        <w:tc>
          <w:tcPr>
            <w:tcW w:w="374" w:type="pct"/>
          </w:tcPr>
          <w:p w14:paraId="5A1E389B" w14:textId="77777777" w:rsidR="00E97DE1" w:rsidRPr="00BB7E48" w:rsidRDefault="00E97DE1" w:rsidP="00E97DE1">
            <w:pPr>
              <w:pStyle w:val="GOSTTablenorm"/>
              <w:rPr>
                <w:ins w:id="4820" w:author="Опаева Лидия Арашаевна" w:date="2025-10-15T09:28:00Z"/>
                <w:lang w:val="en-US"/>
              </w:rPr>
            </w:pPr>
            <w:ins w:id="4821" w:author="Опаева Лидия Арашаевна" w:date="2025-10-15T09:28:00Z">
              <w:r w:rsidRPr="00BB7E48">
                <w:rPr>
                  <w:lang w:val="en-US"/>
                </w:rPr>
                <w:t>&lt;=20</w:t>
              </w:r>
            </w:ins>
          </w:p>
        </w:tc>
        <w:tc>
          <w:tcPr>
            <w:tcW w:w="1777" w:type="pct"/>
          </w:tcPr>
          <w:p w14:paraId="546E70B8" w14:textId="77777777" w:rsidR="00E97DE1" w:rsidRPr="00BB7E48" w:rsidRDefault="00E97DE1" w:rsidP="00E97DE1">
            <w:pPr>
              <w:pStyle w:val="GOSTTablenorm"/>
              <w:rPr>
                <w:ins w:id="4822" w:author="Опаева Лидия Арашаевна" w:date="2025-10-15T09:28:00Z"/>
              </w:rPr>
            </w:pPr>
            <w:ins w:id="4823" w:author="Опаева Лидия Арашаевна" w:date="2025-10-15T09:28:00Z">
              <w:r w:rsidRPr="00BB7E48">
                <w:t>Указывается значение аналитического признака «Показатель ЛС (операции)» для отражения по дебету</w:t>
              </w:r>
              <w:r w:rsidRPr="00BB7E48" w:rsidDel="000A0FA3">
                <w:t xml:space="preserve"> </w:t>
              </w:r>
              <w:r w:rsidRPr="00BB7E48">
                <w:t>записи учета.</w:t>
              </w:r>
            </w:ins>
          </w:p>
          <w:p w14:paraId="2BE71797" w14:textId="77777777" w:rsidR="00E97DE1" w:rsidRPr="00BB7E48" w:rsidRDefault="00E97DE1" w:rsidP="00E97DE1">
            <w:pPr>
              <w:pStyle w:val="GOSTTablenorm"/>
              <w:rPr>
                <w:ins w:id="4824" w:author="Опаева Лидия Арашаевна" w:date="2025-10-15T09:28:00Z"/>
              </w:rPr>
            </w:pPr>
            <w:ins w:id="4825" w:author="Опаева Лидия Арашаевна" w:date="2025-10-15T09:28:00Z">
              <w:r w:rsidRPr="00BB7E48">
                <w:t>Допускается заполнение прочерком</w:t>
              </w:r>
            </w:ins>
          </w:p>
        </w:tc>
      </w:tr>
      <w:tr w:rsidR="00E97DE1" w:rsidRPr="00BB7E48" w14:paraId="74A857AF" w14:textId="77777777" w:rsidTr="00E97DE1">
        <w:trPr>
          <w:ins w:id="4826" w:author="Опаева Лидия Арашаевна" w:date="2025-10-15T09:28:00Z"/>
        </w:trPr>
        <w:tc>
          <w:tcPr>
            <w:tcW w:w="1120" w:type="pct"/>
          </w:tcPr>
          <w:p w14:paraId="755424B5" w14:textId="77777777" w:rsidR="00E97DE1" w:rsidRPr="00BB7E48" w:rsidRDefault="00E97DE1" w:rsidP="00E97DE1">
            <w:pPr>
              <w:pStyle w:val="GOSTTablenorm"/>
              <w:rPr>
                <w:ins w:id="4827" w:author="Опаева Лидия Арашаевна" w:date="2025-10-15T09:28:00Z"/>
              </w:rPr>
            </w:pPr>
            <w:ins w:id="4828" w:author="Опаева Лидия Арашаевна" w:date="2025-10-15T09:28:00Z">
              <w:r w:rsidRPr="00BB7E48">
                <w:t>ТОФК Дт</w:t>
              </w:r>
            </w:ins>
          </w:p>
        </w:tc>
        <w:tc>
          <w:tcPr>
            <w:tcW w:w="795" w:type="pct"/>
          </w:tcPr>
          <w:p w14:paraId="3811353B" w14:textId="77777777" w:rsidR="00E97DE1" w:rsidRPr="00BB7E48" w:rsidRDefault="00E97DE1" w:rsidP="00E97DE1">
            <w:pPr>
              <w:pStyle w:val="GOSTTablenorm"/>
              <w:rPr>
                <w:ins w:id="4829" w:author="Опаева Лидия Арашаевна" w:date="2025-10-15T09:28:00Z"/>
              </w:rPr>
            </w:pPr>
            <w:ins w:id="4830" w:author="Опаева Лидия Арашаевна" w:date="2025-10-15T09:28:00Z">
              <w:r w:rsidRPr="00BB7E48">
                <w:rPr>
                  <w:b/>
                </w:rPr>
                <w:t>T0504833:</w:t>
              </w:r>
              <w:r w:rsidRPr="00BB7E48">
                <w:t>DT_</w:t>
              </w:r>
              <w:r w:rsidRPr="00BB7E48">
                <w:rPr>
                  <w:lang w:val="en-US"/>
                </w:rPr>
                <w:t>TOFK</w:t>
              </w:r>
            </w:ins>
          </w:p>
        </w:tc>
        <w:tc>
          <w:tcPr>
            <w:tcW w:w="560" w:type="pct"/>
          </w:tcPr>
          <w:p w14:paraId="0733ED7B" w14:textId="77777777" w:rsidR="00E97DE1" w:rsidRPr="00BB7E48" w:rsidRDefault="00E97DE1" w:rsidP="00E97DE1">
            <w:pPr>
              <w:pStyle w:val="GOSTTablenorm"/>
              <w:rPr>
                <w:ins w:id="4831" w:author="Опаева Лидия Арашаевна" w:date="2025-10-15T09:28:00Z"/>
                <w:lang w:eastAsia="en-US"/>
              </w:rPr>
            </w:pPr>
            <w:ins w:id="4832" w:author="Опаева Лидия Арашаевна" w:date="2025-10-15T09:28:00Z">
              <w:r w:rsidRPr="00BB7E48">
                <w:t>Строка</w:t>
              </w:r>
            </w:ins>
          </w:p>
        </w:tc>
        <w:tc>
          <w:tcPr>
            <w:tcW w:w="374" w:type="pct"/>
          </w:tcPr>
          <w:p w14:paraId="6E2A4160" w14:textId="77777777" w:rsidR="00E97DE1" w:rsidRPr="00BB7E48" w:rsidRDefault="00E97DE1" w:rsidP="00E97DE1">
            <w:pPr>
              <w:pStyle w:val="GOSTTablenorm"/>
              <w:rPr>
                <w:ins w:id="4833" w:author="Опаева Лидия Арашаевна" w:date="2025-10-15T09:28:00Z"/>
              </w:rPr>
            </w:pPr>
            <w:ins w:id="4834" w:author="Опаева Лидия Арашаевна" w:date="2025-10-15T09:28:00Z">
              <w:r w:rsidRPr="00BB7E48">
                <w:t>Да</w:t>
              </w:r>
            </w:ins>
          </w:p>
        </w:tc>
        <w:tc>
          <w:tcPr>
            <w:tcW w:w="374" w:type="pct"/>
          </w:tcPr>
          <w:p w14:paraId="661AFAD5" w14:textId="77777777" w:rsidR="00E97DE1" w:rsidRPr="00BB7E48" w:rsidRDefault="00E97DE1" w:rsidP="00E97DE1">
            <w:pPr>
              <w:pStyle w:val="GOSTTablenorm"/>
              <w:rPr>
                <w:ins w:id="4835" w:author="Опаева Лидия Арашаевна" w:date="2025-10-15T09:28:00Z"/>
              </w:rPr>
            </w:pPr>
            <w:ins w:id="4836" w:author="Опаева Лидия Арашаевна" w:date="2025-10-15T09:28:00Z">
              <w:r w:rsidRPr="00BB7E48">
                <w:t>&lt;=4</w:t>
              </w:r>
            </w:ins>
          </w:p>
        </w:tc>
        <w:tc>
          <w:tcPr>
            <w:tcW w:w="1777" w:type="pct"/>
          </w:tcPr>
          <w:p w14:paraId="34159A11" w14:textId="77777777" w:rsidR="00E97DE1" w:rsidRPr="00BB7E48" w:rsidRDefault="00E97DE1" w:rsidP="00E97DE1">
            <w:pPr>
              <w:pStyle w:val="GOSTTablenorm"/>
              <w:rPr>
                <w:ins w:id="4837" w:author="Опаева Лидия Арашаевна" w:date="2025-10-15T09:28:00Z"/>
              </w:rPr>
            </w:pPr>
            <w:ins w:id="4838" w:author="Опаева Лидия Арашаевна" w:date="2025-10-15T09:28:00Z">
              <w:r w:rsidRPr="00BB7E48">
                <w:t>Указывается значение аналитического признака «ТОФК</w:t>
              </w:r>
              <w:r w:rsidRPr="00BB7E48" w:rsidDel="000A0FA3">
                <w:t xml:space="preserve"> </w:t>
              </w:r>
              <w:r w:rsidRPr="00BB7E48">
                <w:t>» для отражения по дебету записи учета.</w:t>
              </w:r>
            </w:ins>
          </w:p>
          <w:p w14:paraId="3BC44C1A" w14:textId="77777777" w:rsidR="00E97DE1" w:rsidRPr="00BB7E48" w:rsidRDefault="00E97DE1" w:rsidP="00E97DE1">
            <w:pPr>
              <w:pStyle w:val="GOSTTablenorm"/>
              <w:rPr>
                <w:ins w:id="4839" w:author="Опаева Лидия Арашаевна" w:date="2025-10-15T09:28:00Z"/>
              </w:rPr>
            </w:pPr>
            <w:ins w:id="4840" w:author="Опаева Лидия Арашаевна" w:date="2025-10-15T09:28:00Z">
              <w:r w:rsidRPr="00BB7E48">
                <w:t>Допускается заполнение прочерком</w:t>
              </w:r>
            </w:ins>
          </w:p>
        </w:tc>
      </w:tr>
      <w:tr w:rsidR="00E97DE1" w:rsidRPr="00BB7E48" w14:paraId="19777255" w14:textId="77777777" w:rsidTr="00E97DE1">
        <w:trPr>
          <w:ins w:id="4841" w:author="Опаева Лидия Арашаевна" w:date="2025-10-15T09:28:00Z"/>
        </w:trPr>
        <w:tc>
          <w:tcPr>
            <w:tcW w:w="1120" w:type="pct"/>
          </w:tcPr>
          <w:p w14:paraId="7938D765" w14:textId="77777777" w:rsidR="00E97DE1" w:rsidRPr="00BB7E48" w:rsidRDefault="00E97DE1" w:rsidP="00E97DE1">
            <w:pPr>
              <w:pStyle w:val="GOSTTablenorm"/>
              <w:rPr>
                <w:ins w:id="4842" w:author="Опаева Лидия Арашаевна" w:date="2025-10-15T09:28:00Z"/>
              </w:rPr>
            </w:pPr>
            <w:ins w:id="4843" w:author="Опаева Лидия Арашаевна" w:date="2025-10-15T09:28:00Z">
              <w:r w:rsidRPr="00BB7E48">
                <w:t>ЦС ЛС Дт</w:t>
              </w:r>
            </w:ins>
          </w:p>
        </w:tc>
        <w:tc>
          <w:tcPr>
            <w:tcW w:w="795" w:type="pct"/>
          </w:tcPr>
          <w:p w14:paraId="14AC4397" w14:textId="77777777" w:rsidR="00E97DE1" w:rsidRPr="00BB7E48" w:rsidRDefault="00E97DE1" w:rsidP="00E97DE1">
            <w:pPr>
              <w:pStyle w:val="GOSTTablenorm"/>
              <w:rPr>
                <w:ins w:id="4844" w:author="Опаева Лидия Арашаевна" w:date="2025-10-15T09:28:00Z"/>
              </w:rPr>
            </w:pPr>
            <w:ins w:id="4845" w:author="Опаева Лидия Арашаевна" w:date="2025-10-15T09:28:00Z">
              <w:r w:rsidRPr="00BB7E48">
                <w:rPr>
                  <w:b/>
                </w:rPr>
                <w:t>T0504833:</w:t>
              </w:r>
              <w:r w:rsidRPr="00BB7E48">
                <w:t>DT_PACENTRE</w:t>
              </w:r>
            </w:ins>
          </w:p>
        </w:tc>
        <w:tc>
          <w:tcPr>
            <w:tcW w:w="560" w:type="pct"/>
          </w:tcPr>
          <w:p w14:paraId="2FA9C21C" w14:textId="77777777" w:rsidR="00E97DE1" w:rsidRPr="00BB7E48" w:rsidRDefault="00E97DE1" w:rsidP="00E97DE1">
            <w:pPr>
              <w:pStyle w:val="GOSTTablenorm"/>
              <w:rPr>
                <w:ins w:id="4846" w:author="Опаева Лидия Арашаевна" w:date="2025-10-15T09:28:00Z"/>
                <w:lang w:eastAsia="en-US"/>
              </w:rPr>
            </w:pPr>
            <w:ins w:id="4847" w:author="Опаева Лидия Арашаевна" w:date="2025-10-15T09:28:00Z">
              <w:r w:rsidRPr="00BB7E48">
                <w:t>Строка</w:t>
              </w:r>
            </w:ins>
          </w:p>
        </w:tc>
        <w:tc>
          <w:tcPr>
            <w:tcW w:w="374" w:type="pct"/>
          </w:tcPr>
          <w:p w14:paraId="1E88863D" w14:textId="77777777" w:rsidR="00E97DE1" w:rsidRPr="00BB7E48" w:rsidRDefault="00E97DE1" w:rsidP="00E97DE1">
            <w:pPr>
              <w:pStyle w:val="GOSTTablenorm"/>
              <w:rPr>
                <w:ins w:id="4848" w:author="Опаева Лидия Арашаевна" w:date="2025-10-15T09:28:00Z"/>
              </w:rPr>
            </w:pPr>
            <w:ins w:id="4849" w:author="Опаева Лидия Арашаевна" w:date="2025-10-15T09:28:00Z">
              <w:r w:rsidRPr="00BB7E48">
                <w:t>Да</w:t>
              </w:r>
            </w:ins>
          </w:p>
        </w:tc>
        <w:tc>
          <w:tcPr>
            <w:tcW w:w="374" w:type="pct"/>
          </w:tcPr>
          <w:p w14:paraId="7692925F" w14:textId="77777777" w:rsidR="00E97DE1" w:rsidRPr="00BB7E48" w:rsidRDefault="00E97DE1" w:rsidP="00E97DE1">
            <w:pPr>
              <w:pStyle w:val="GOSTTablenorm"/>
              <w:rPr>
                <w:ins w:id="4850" w:author="Опаева Лидия Арашаевна" w:date="2025-10-15T09:28:00Z"/>
              </w:rPr>
            </w:pPr>
            <w:ins w:id="4851" w:author="Опаева Лидия Арашаевна" w:date="2025-10-15T09:28:00Z">
              <w:r w:rsidRPr="00BB7E48">
                <w:t>&lt;=4</w:t>
              </w:r>
            </w:ins>
          </w:p>
        </w:tc>
        <w:tc>
          <w:tcPr>
            <w:tcW w:w="1777" w:type="pct"/>
          </w:tcPr>
          <w:p w14:paraId="700639E6" w14:textId="77777777" w:rsidR="00E97DE1" w:rsidRPr="00BB7E48" w:rsidRDefault="00E97DE1" w:rsidP="00E97DE1">
            <w:pPr>
              <w:pStyle w:val="GOSTTablenorm"/>
              <w:rPr>
                <w:ins w:id="4852" w:author="Опаева Лидия Арашаевна" w:date="2025-10-15T09:28:00Z"/>
              </w:rPr>
            </w:pPr>
            <w:ins w:id="4853" w:author="Опаева Лидия Арашаевна" w:date="2025-10-15T09:28:00Z">
              <w:r w:rsidRPr="00BB7E48">
                <w:t>Указывается значение аналитического признака «ЦС ЛС» (Код цели, аналитический код) для отражения по дебету записи учета.</w:t>
              </w:r>
            </w:ins>
          </w:p>
          <w:p w14:paraId="39E82245" w14:textId="77777777" w:rsidR="00E97DE1" w:rsidRPr="00BB7E48" w:rsidRDefault="00E97DE1" w:rsidP="00E97DE1">
            <w:pPr>
              <w:pStyle w:val="GOSTTablenorm"/>
              <w:rPr>
                <w:ins w:id="4854" w:author="Опаева Лидия Арашаевна" w:date="2025-10-15T09:28:00Z"/>
              </w:rPr>
            </w:pPr>
            <w:ins w:id="4855" w:author="Опаева Лидия Арашаевна" w:date="2025-10-15T09:28:00Z">
              <w:r w:rsidRPr="00BB7E48">
                <w:t>Допускается заполнение прочерком</w:t>
              </w:r>
            </w:ins>
          </w:p>
        </w:tc>
      </w:tr>
      <w:tr w:rsidR="00E97DE1" w:rsidRPr="00BB7E48" w14:paraId="7B0E72A4" w14:textId="77777777" w:rsidTr="00E97DE1">
        <w:trPr>
          <w:ins w:id="4856" w:author="Опаева Лидия Арашаевна" w:date="2025-10-15T09:28:00Z"/>
        </w:trPr>
        <w:tc>
          <w:tcPr>
            <w:tcW w:w="1120" w:type="pct"/>
          </w:tcPr>
          <w:p w14:paraId="1669E260" w14:textId="77777777" w:rsidR="00E97DE1" w:rsidRPr="00BB7E48" w:rsidRDefault="00E97DE1" w:rsidP="00E97DE1">
            <w:pPr>
              <w:pStyle w:val="GOSTTablenorm"/>
              <w:rPr>
                <w:ins w:id="4857" w:author="Опаева Лидия Арашаевна" w:date="2025-10-15T09:28:00Z"/>
              </w:rPr>
            </w:pPr>
            <w:ins w:id="4858" w:author="Опаева Лидия Арашаевна" w:date="2025-10-15T09:28:00Z">
              <w:r w:rsidRPr="00BB7E48">
                <w:t>ТОФК контрагента Дт</w:t>
              </w:r>
            </w:ins>
          </w:p>
        </w:tc>
        <w:tc>
          <w:tcPr>
            <w:tcW w:w="795" w:type="pct"/>
          </w:tcPr>
          <w:p w14:paraId="771E38E4" w14:textId="77777777" w:rsidR="00E97DE1" w:rsidRPr="00BB7E48" w:rsidRDefault="00E97DE1" w:rsidP="00E97DE1">
            <w:pPr>
              <w:pStyle w:val="GOSTTablenorm"/>
              <w:rPr>
                <w:ins w:id="4859" w:author="Опаева Лидия Арашаевна" w:date="2025-10-15T09:28:00Z"/>
              </w:rPr>
            </w:pPr>
            <w:ins w:id="4860" w:author="Опаева Лидия Арашаевна" w:date="2025-10-15T09:28:00Z">
              <w:r w:rsidRPr="00BB7E48">
                <w:rPr>
                  <w:b/>
                </w:rPr>
                <w:t>T0504833:</w:t>
              </w:r>
              <w:r w:rsidRPr="00BB7E48">
                <w:t>DT_TOFKC</w:t>
              </w:r>
            </w:ins>
          </w:p>
        </w:tc>
        <w:tc>
          <w:tcPr>
            <w:tcW w:w="560" w:type="pct"/>
          </w:tcPr>
          <w:p w14:paraId="5D796F9F" w14:textId="77777777" w:rsidR="00E97DE1" w:rsidRPr="00BB7E48" w:rsidRDefault="00E97DE1" w:rsidP="00E97DE1">
            <w:pPr>
              <w:pStyle w:val="GOSTTablenorm"/>
              <w:rPr>
                <w:ins w:id="4861" w:author="Опаева Лидия Арашаевна" w:date="2025-10-15T09:28:00Z"/>
                <w:lang w:eastAsia="en-US"/>
              </w:rPr>
            </w:pPr>
            <w:ins w:id="4862" w:author="Опаева Лидия Арашаевна" w:date="2025-10-15T09:28:00Z">
              <w:r w:rsidRPr="00BB7E48">
                <w:t>Строка</w:t>
              </w:r>
            </w:ins>
          </w:p>
        </w:tc>
        <w:tc>
          <w:tcPr>
            <w:tcW w:w="374" w:type="pct"/>
          </w:tcPr>
          <w:p w14:paraId="16BC1D14" w14:textId="77777777" w:rsidR="00E97DE1" w:rsidRPr="00BB7E48" w:rsidRDefault="00E97DE1" w:rsidP="00E97DE1">
            <w:pPr>
              <w:pStyle w:val="GOSTTablenorm"/>
              <w:rPr>
                <w:ins w:id="4863" w:author="Опаева Лидия Арашаевна" w:date="2025-10-15T09:28:00Z"/>
              </w:rPr>
            </w:pPr>
            <w:ins w:id="4864" w:author="Опаева Лидия Арашаевна" w:date="2025-10-15T09:28:00Z">
              <w:r w:rsidRPr="00BB7E48">
                <w:t>Да</w:t>
              </w:r>
            </w:ins>
          </w:p>
        </w:tc>
        <w:tc>
          <w:tcPr>
            <w:tcW w:w="374" w:type="pct"/>
          </w:tcPr>
          <w:p w14:paraId="49B43479" w14:textId="77777777" w:rsidR="00E97DE1" w:rsidRPr="00BB7E48" w:rsidRDefault="00E97DE1" w:rsidP="00E97DE1">
            <w:pPr>
              <w:pStyle w:val="GOSTTablenorm"/>
              <w:rPr>
                <w:ins w:id="4865" w:author="Опаева Лидия Арашаевна" w:date="2025-10-15T09:28:00Z"/>
              </w:rPr>
            </w:pPr>
            <w:ins w:id="4866" w:author="Опаева Лидия Арашаевна" w:date="2025-10-15T09:28:00Z">
              <w:r w:rsidRPr="00BB7E48">
                <w:t>&lt;=4</w:t>
              </w:r>
            </w:ins>
          </w:p>
        </w:tc>
        <w:tc>
          <w:tcPr>
            <w:tcW w:w="1777" w:type="pct"/>
          </w:tcPr>
          <w:p w14:paraId="214DE63E" w14:textId="77777777" w:rsidR="00E97DE1" w:rsidRPr="00BB7E48" w:rsidRDefault="00E97DE1" w:rsidP="00E97DE1">
            <w:pPr>
              <w:pStyle w:val="GOSTTablenorm"/>
              <w:rPr>
                <w:ins w:id="4867" w:author="Опаева Лидия Арашаевна" w:date="2025-10-15T09:28:00Z"/>
              </w:rPr>
            </w:pPr>
            <w:ins w:id="4868" w:author="Опаева Лидия Арашаевна" w:date="2025-10-15T09:28:00Z">
              <w:r w:rsidRPr="00BB7E48">
                <w:t>Указывается значение аналитического признака «ТОФК контрагента» для отражения по дебету записи учета.</w:t>
              </w:r>
            </w:ins>
          </w:p>
          <w:p w14:paraId="44869BA9" w14:textId="77777777" w:rsidR="00E97DE1" w:rsidRPr="00BB7E48" w:rsidRDefault="00E97DE1" w:rsidP="00E97DE1">
            <w:pPr>
              <w:pStyle w:val="GOSTTablenorm"/>
              <w:rPr>
                <w:ins w:id="4869" w:author="Опаева Лидия Арашаевна" w:date="2025-10-15T09:28:00Z"/>
              </w:rPr>
            </w:pPr>
            <w:ins w:id="4870" w:author="Опаева Лидия Арашаевна" w:date="2025-10-15T09:28:00Z">
              <w:r w:rsidRPr="00BB7E48">
                <w:t>Допускается заполнение прочерком</w:t>
              </w:r>
            </w:ins>
          </w:p>
        </w:tc>
      </w:tr>
      <w:tr w:rsidR="00E97DE1" w:rsidRPr="00BB7E48" w14:paraId="0FF26341" w14:textId="77777777" w:rsidTr="00E97DE1">
        <w:trPr>
          <w:ins w:id="4871" w:author="Опаева Лидия Арашаевна" w:date="2025-10-15T09:28:00Z"/>
        </w:trPr>
        <w:tc>
          <w:tcPr>
            <w:tcW w:w="1120" w:type="pct"/>
          </w:tcPr>
          <w:p w14:paraId="7450EC05" w14:textId="77777777" w:rsidR="00E97DE1" w:rsidRPr="00BB7E48" w:rsidRDefault="00E97DE1" w:rsidP="00E97DE1">
            <w:pPr>
              <w:pStyle w:val="GOSTTablenorm"/>
              <w:rPr>
                <w:ins w:id="4872" w:author="Опаева Лидия Арашаевна" w:date="2025-10-15T09:28:00Z"/>
              </w:rPr>
            </w:pPr>
            <w:ins w:id="4873" w:author="Опаева Лидия Арашаевна" w:date="2025-10-15T09:28:00Z">
              <w:r w:rsidRPr="00BB7E48">
                <w:t>Период для 19 ЗС Дт</w:t>
              </w:r>
            </w:ins>
          </w:p>
        </w:tc>
        <w:tc>
          <w:tcPr>
            <w:tcW w:w="795" w:type="pct"/>
          </w:tcPr>
          <w:p w14:paraId="5F7B7220" w14:textId="77777777" w:rsidR="00E97DE1" w:rsidRPr="00BB7E48" w:rsidRDefault="00E97DE1" w:rsidP="00E97DE1">
            <w:pPr>
              <w:pStyle w:val="GOSTTablenorm"/>
              <w:rPr>
                <w:ins w:id="4874" w:author="Опаева Лидия Арашаевна" w:date="2025-10-15T09:28:00Z"/>
              </w:rPr>
            </w:pPr>
            <w:ins w:id="4875" w:author="Опаева Лидия Арашаевна" w:date="2025-10-15T09:28:00Z">
              <w:r w:rsidRPr="00BB7E48">
                <w:rPr>
                  <w:b/>
                </w:rPr>
                <w:t>T0504833:</w:t>
              </w:r>
              <w:r w:rsidRPr="00BB7E48">
                <w:t>DT_PERIOD</w:t>
              </w:r>
            </w:ins>
          </w:p>
        </w:tc>
        <w:tc>
          <w:tcPr>
            <w:tcW w:w="560" w:type="pct"/>
          </w:tcPr>
          <w:p w14:paraId="1DD62EA3" w14:textId="77777777" w:rsidR="00E97DE1" w:rsidRPr="00BB7E48" w:rsidRDefault="00E97DE1" w:rsidP="00E97DE1">
            <w:pPr>
              <w:pStyle w:val="GOSTTablenorm"/>
              <w:rPr>
                <w:ins w:id="4876" w:author="Опаева Лидия Арашаевна" w:date="2025-10-15T09:28:00Z"/>
                <w:lang w:eastAsia="en-US"/>
              </w:rPr>
            </w:pPr>
            <w:ins w:id="4877" w:author="Опаева Лидия Арашаевна" w:date="2025-10-15T09:28:00Z">
              <w:r w:rsidRPr="00BB7E48">
                <w:t>Строка</w:t>
              </w:r>
            </w:ins>
          </w:p>
        </w:tc>
        <w:tc>
          <w:tcPr>
            <w:tcW w:w="374" w:type="pct"/>
          </w:tcPr>
          <w:p w14:paraId="3CC7E41A" w14:textId="77777777" w:rsidR="00E97DE1" w:rsidRPr="00BB7E48" w:rsidRDefault="00E97DE1" w:rsidP="00E97DE1">
            <w:pPr>
              <w:pStyle w:val="GOSTTablenorm"/>
              <w:rPr>
                <w:ins w:id="4878" w:author="Опаева Лидия Арашаевна" w:date="2025-10-15T09:28:00Z"/>
              </w:rPr>
            </w:pPr>
            <w:ins w:id="4879" w:author="Опаева Лидия Арашаевна" w:date="2025-10-15T09:28:00Z">
              <w:r w:rsidRPr="00BB7E48">
                <w:t>Да</w:t>
              </w:r>
            </w:ins>
          </w:p>
        </w:tc>
        <w:tc>
          <w:tcPr>
            <w:tcW w:w="374" w:type="pct"/>
          </w:tcPr>
          <w:p w14:paraId="5B869ED2" w14:textId="77777777" w:rsidR="00E97DE1" w:rsidRPr="00BB7E48" w:rsidRDefault="00E97DE1" w:rsidP="00E97DE1">
            <w:pPr>
              <w:pStyle w:val="GOSTTablenorm"/>
              <w:rPr>
                <w:ins w:id="4880" w:author="Опаева Лидия Арашаевна" w:date="2025-10-15T09:28:00Z"/>
              </w:rPr>
            </w:pPr>
            <w:ins w:id="4881" w:author="Опаева Лидия Арашаевна" w:date="2025-10-15T09:28:00Z">
              <w:r w:rsidRPr="00BB7E48">
                <w:t>&lt;=4</w:t>
              </w:r>
            </w:ins>
          </w:p>
        </w:tc>
        <w:tc>
          <w:tcPr>
            <w:tcW w:w="1777" w:type="pct"/>
          </w:tcPr>
          <w:p w14:paraId="5687D546" w14:textId="77777777" w:rsidR="00E97DE1" w:rsidRPr="00BB7E48" w:rsidRDefault="00E97DE1" w:rsidP="00E97DE1">
            <w:pPr>
              <w:pStyle w:val="GOSTTablenorm"/>
              <w:rPr>
                <w:ins w:id="4882" w:author="Опаева Лидия Арашаевна" w:date="2025-10-15T09:28:00Z"/>
              </w:rPr>
            </w:pPr>
            <w:ins w:id="4883" w:author="Опаева Лидия Арашаевна" w:date="2025-10-15T09:28:00Z">
              <w:r w:rsidRPr="00BB7E48">
                <w:t>Указывается значение аналитического признака «Период для 19 ЗС» для отражения по дебету записи учета.</w:t>
              </w:r>
            </w:ins>
          </w:p>
          <w:p w14:paraId="340DC95A" w14:textId="77777777" w:rsidR="00E97DE1" w:rsidRPr="00BB7E48" w:rsidRDefault="00E97DE1" w:rsidP="00E97DE1">
            <w:pPr>
              <w:pStyle w:val="GOSTTablenorm"/>
              <w:rPr>
                <w:ins w:id="4884" w:author="Опаева Лидия Арашаевна" w:date="2025-10-15T09:28:00Z"/>
              </w:rPr>
            </w:pPr>
            <w:ins w:id="4885" w:author="Опаева Лидия Арашаевна" w:date="2025-10-15T09:28:00Z">
              <w:r w:rsidRPr="00BB7E48">
                <w:t>Допускается заполнение прочерком</w:t>
              </w:r>
            </w:ins>
          </w:p>
        </w:tc>
      </w:tr>
      <w:tr w:rsidR="00E97DE1" w:rsidRPr="00BB7E48" w14:paraId="5BDF89B9" w14:textId="77777777" w:rsidTr="00E97DE1">
        <w:trPr>
          <w:ins w:id="4886" w:author="Опаева Лидия Арашаевна" w:date="2025-10-15T09:28:00Z"/>
        </w:trPr>
        <w:tc>
          <w:tcPr>
            <w:tcW w:w="1120" w:type="pct"/>
          </w:tcPr>
          <w:p w14:paraId="60D67B1E" w14:textId="77777777" w:rsidR="00E97DE1" w:rsidRPr="00BB7E48" w:rsidRDefault="00E97DE1" w:rsidP="00E97DE1">
            <w:pPr>
              <w:pStyle w:val="GOSTTablenorm"/>
              <w:rPr>
                <w:ins w:id="4887" w:author="Опаева Лидия Арашаевна" w:date="2025-10-15T09:28:00Z"/>
              </w:rPr>
            </w:pPr>
            <w:ins w:id="4888" w:author="Опаева Лидия Арашаевна" w:date="2025-10-15T09:28:00Z">
              <w:r>
                <w:t>Дата НВС по Дт</w:t>
              </w:r>
            </w:ins>
          </w:p>
        </w:tc>
        <w:tc>
          <w:tcPr>
            <w:tcW w:w="795" w:type="pct"/>
          </w:tcPr>
          <w:p w14:paraId="1F3E2B2E" w14:textId="77777777" w:rsidR="00E97DE1" w:rsidRPr="002C68BF" w:rsidRDefault="00E97DE1" w:rsidP="00E97DE1">
            <w:pPr>
              <w:pStyle w:val="GOSTTablenorm"/>
              <w:rPr>
                <w:ins w:id="4889" w:author="Опаева Лидия Арашаевна" w:date="2025-10-15T09:28:00Z"/>
                <w:b/>
                <w:lang w:val="en-US"/>
              </w:rPr>
            </w:pPr>
            <w:ins w:id="4890" w:author="Опаева Лидия Арашаевна" w:date="2025-10-15T09:28:00Z">
              <w:r w:rsidRPr="00BB7E48">
                <w:rPr>
                  <w:b/>
                </w:rPr>
                <w:t>T0504833:</w:t>
              </w:r>
              <w:r w:rsidRPr="00BB7E48">
                <w:t>DT_</w:t>
              </w:r>
              <w:r>
                <w:rPr>
                  <w:lang w:val="en-US"/>
                </w:rPr>
                <w:t>NVSDATE</w:t>
              </w:r>
            </w:ins>
          </w:p>
        </w:tc>
        <w:tc>
          <w:tcPr>
            <w:tcW w:w="560" w:type="pct"/>
          </w:tcPr>
          <w:p w14:paraId="2F0B522A" w14:textId="77777777" w:rsidR="00E97DE1" w:rsidRPr="00BB7E48" w:rsidRDefault="00E97DE1" w:rsidP="00E97DE1">
            <w:pPr>
              <w:pStyle w:val="GOSTTablenorm"/>
              <w:rPr>
                <w:ins w:id="4891" w:author="Опаева Лидия Арашаевна" w:date="2025-10-15T09:28:00Z"/>
              </w:rPr>
            </w:pPr>
            <w:ins w:id="4892" w:author="Опаева Лидия Арашаевна" w:date="2025-10-15T09:28:00Z">
              <w:r>
                <w:t>Дата</w:t>
              </w:r>
            </w:ins>
          </w:p>
        </w:tc>
        <w:tc>
          <w:tcPr>
            <w:tcW w:w="374" w:type="pct"/>
          </w:tcPr>
          <w:p w14:paraId="605BCF8D" w14:textId="77777777" w:rsidR="00E97DE1" w:rsidRPr="00BB7E48" w:rsidRDefault="00E97DE1" w:rsidP="00E97DE1">
            <w:pPr>
              <w:pStyle w:val="GOSTTablenorm"/>
              <w:rPr>
                <w:ins w:id="4893" w:author="Опаева Лидия Арашаевна" w:date="2025-10-15T09:28:00Z"/>
              </w:rPr>
            </w:pPr>
            <w:ins w:id="4894" w:author="Опаева Лидия Арашаевна" w:date="2025-10-15T09:28:00Z">
              <w:r>
                <w:t>Да</w:t>
              </w:r>
            </w:ins>
          </w:p>
        </w:tc>
        <w:tc>
          <w:tcPr>
            <w:tcW w:w="374" w:type="pct"/>
          </w:tcPr>
          <w:p w14:paraId="3D363A33" w14:textId="77777777" w:rsidR="00E97DE1" w:rsidRPr="00BB7E48" w:rsidRDefault="00E97DE1" w:rsidP="00E97DE1">
            <w:pPr>
              <w:pStyle w:val="GOSTTablenorm"/>
              <w:rPr>
                <w:ins w:id="4895" w:author="Опаева Лидия Арашаевна" w:date="2025-10-15T09:28:00Z"/>
              </w:rPr>
            </w:pPr>
          </w:p>
        </w:tc>
        <w:tc>
          <w:tcPr>
            <w:tcW w:w="1777" w:type="pct"/>
          </w:tcPr>
          <w:p w14:paraId="64639888" w14:textId="77777777" w:rsidR="00E97DE1" w:rsidRPr="00BB7E48" w:rsidRDefault="00E97DE1" w:rsidP="00E97DE1">
            <w:pPr>
              <w:pStyle w:val="GOSTTablenorm"/>
              <w:rPr>
                <w:ins w:id="4896" w:author="Опаева Лидия Арашаевна" w:date="2025-10-15T09:28:00Z"/>
              </w:rPr>
            </w:pPr>
            <w:ins w:id="4897" w:author="Опаева Лидия Арашаевна" w:date="2025-10-15T09:28:00Z">
              <w:r w:rsidRPr="00A57119">
                <w:t xml:space="preserve">Указывается дата </w:t>
              </w:r>
              <w:r>
                <w:t xml:space="preserve">НВС в формате YYYY-MM-DD </w:t>
              </w:r>
              <w:r w:rsidRPr="00A57119">
                <w:t xml:space="preserve">для отражения по </w:t>
              </w:r>
              <w:r>
                <w:t>дебету</w:t>
              </w:r>
              <w:r w:rsidRPr="00A57119">
                <w:t xml:space="preserve"> записи учета.</w:t>
              </w:r>
            </w:ins>
          </w:p>
        </w:tc>
      </w:tr>
      <w:tr w:rsidR="00E97DE1" w:rsidRPr="00BB7E48" w14:paraId="3C04AED5" w14:textId="77777777" w:rsidTr="00E97DE1">
        <w:trPr>
          <w:ins w:id="4898" w:author="Опаева Лидия Арашаевна" w:date="2025-10-15T09:28:00Z"/>
        </w:trPr>
        <w:tc>
          <w:tcPr>
            <w:tcW w:w="1120" w:type="pct"/>
          </w:tcPr>
          <w:p w14:paraId="29B362C3" w14:textId="77777777" w:rsidR="00E97DE1" w:rsidRPr="00BB7E48" w:rsidRDefault="00E97DE1" w:rsidP="00E97DE1">
            <w:pPr>
              <w:pStyle w:val="GOSTTablenorm"/>
              <w:rPr>
                <w:ins w:id="4899" w:author="Опаева Лидия Арашаевна" w:date="2025-10-15T09:28:00Z"/>
              </w:rPr>
            </w:pPr>
            <w:ins w:id="4900" w:author="Опаева Лидия Арашаевна" w:date="2025-10-15T09:28:00Z">
              <w:r w:rsidRPr="00BB7E48">
                <w:t>Код СКУ корреспондирующий Дт</w:t>
              </w:r>
            </w:ins>
          </w:p>
        </w:tc>
        <w:tc>
          <w:tcPr>
            <w:tcW w:w="795" w:type="pct"/>
          </w:tcPr>
          <w:p w14:paraId="61E0A389" w14:textId="77777777" w:rsidR="00E97DE1" w:rsidRPr="00BB7E48" w:rsidRDefault="00E97DE1" w:rsidP="00E97DE1">
            <w:pPr>
              <w:pStyle w:val="GOSTTablenorm"/>
              <w:rPr>
                <w:ins w:id="4901" w:author="Опаева Лидия Арашаевна" w:date="2025-10-15T09:28:00Z"/>
              </w:rPr>
            </w:pPr>
            <w:ins w:id="4902" w:author="Опаева Лидия Арашаевна" w:date="2025-10-15T09:28:00Z">
              <w:r w:rsidRPr="00BB7E48">
                <w:rPr>
                  <w:b/>
                </w:rPr>
                <w:t>T0504833:</w:t>
              </w:r>
              <w:r w:rsidRPr="00BB7E48">
                <w:t>DT_ACCOUNTCORR</w:t>
              </w:r>
            </w:ins>
          </w:p>
        </w:tc>
        <w:tc>
          <w:tcPr>
            <w:tcW w:w="560" w:type="pct"/>
          </w:tcPr>
          <w:p w14:paraId="01EEB0AA" w14:textId="77777777" w:rsidR="00E97DE1" w:rsidRPr="00BB7E48" w:rsidRDefault="00E97DE1" w:rsidP="00E97DE1">
            <w:pPr>
              <w:pStyle w:val="GOSTTablenorm"/>
              <w:rPr>
                <w:ins w:id="4903" w:author="Опаева Лидия Арашаевна" w:date="2025-10-15T09:28:00Z"/>
                <w:lang w:eastAsia="en-US"/>
              </w:rPr>
            </w:pPr>
            <w:ins w:id="4904" w:author="Опаева Лидия Арашаевна" w:date="2025-10-15T09:28:00Z">
              <w:r w:rsidRPr="00BB7E48">
                <w:t>Строка</w:t>
              </w:r>
            </w:ins>
          </w:p>
        </w:tc>
        <w:tc>
          <w:tcPr>
            <w:tcW w:w="374" w:type="pct"/>
          </w:tcPr>
          <w:p w14:paraId="3CFC20D5" w14:textId="77777777" w:rsidR="00E97DE1" w:rsidRPr="00BB7E48" w:rsidRDefault="00E97DE1" w:rsidP="00E97DE1">
            <w:pPr>
              <w:pStyle w:val="GOSTTablenorm"/>
              <w:rPr>
                <w:ins w:id="4905" w:author="Опаева Лидия Арашаевна" w:date="2025-10-15T09:28:00Z"/>
              </w:rPr>
            </w:pPr>
            <w:ins w:id="4906" w:author="Опаева Лидия Арашаевна" w:date="2025-10-15T09:28:00Z">
              <w:r w:rsidRPr="00BB7E48">
                <w:t>Да</w:t>
              </w:r>
            </w:ins>
          </w:p>
        </w:tc>
        <w:tc>
          <w:tcPr>
            <w:tcW w:w="374" w:type="pct"/>
          </w:tcPr>
          <w:p w14:paraId="2F845244" w14:textId="77777777" w:rsidR="00E97DE1" w:rsidRPr="00BB7E48" w:rsidRDefault="00E97DE1" w:rsidP="00E97DE1">
            <w:pPr>
              <w:pStyle w:val="GOSTTablenorm"/>
              <w:rPr>
                <w:ins w:id="4907" w:author="Опаева Лидия Арашаевна" w:date="2025-10-15T09:28:00Z"/>
              </w:rPr>
            </w:pPr>
            <w:ins w:id="4908" w:author="Опаева Лидия Арашаевна" w:date="2025-10-15T09:28:00Z">
              <w:r w:rsidRPr="00BB7E48">
                <w:t>&lt;=5</w:t>
              </w:r>
            </w:ins>
          </w:p>
        </w:tc>
        <w:tc>
          <w:tcPr>
            <w:tcW w:w="1777" w:type="pct"/>
          </w:tcPr>
          <w:p w14:paraId="0254BEBE" w14:textId="77777777" w:rsidR="00E97DE1" w:rsidRPr="00BB7E48" w:rsidRDefault="00E97DE1" w:rsidP="00E97DE1">
            <w:pPr>
              <w:pStyle w:val="GOSTTablenorm"/>
              <w:rPr>
                <w:ins w:id="4909" w:author="Опаева Лидия Арашаевна" w:date="2025-10-15T09:28:00Z"/>
              </w:rPr>
            </w:pPr>
            <w:ins w:id="4910" w:author="Опаева Лидия Арашаевна" w:date="2025-10-15T09:28:00Z">
              <w:r w:rsidRPr="00BB7E48">
                <w:t>Указывается значение аналитического признака «Код СКУ корреспондирующий» для отражения по дебету записи учета.</w:t>
              </w:r>
            </w:ins>
          </w:p>
          <w:p w14:paraId="08262FCE" w14:textId="77777777" w:rsidR="00E97DE1" w:rsidRPr="00BB7E48" w:rsidRDefault="00E97DE1" w:rsidP="00E97DE1">
            <w:pPr>
              <w:pStyle w:val="GOSTTablenorm"/>
              <w:rPr>
                <w:ins w:id="4911" w:author="Опаева Лидия Арашаевна" w:date="2025-10-15T09:28:00Z"/>
              </w:rPr>
            </w:pPr>
            <w:ins w:id="4912" w:author="Опаева Лидия Арашаевна" w:date="2025-10-15T09:28:00Z">
              <w:r w:rsidRPr="00BB7E48">
                <w:t>Допускается заполнение прочерком</w:t>
              </w:r>
            </w:ins>
          </w:p>
        </w:tc>
      </w:tr>
      <w:tr w:rsidR="00E97DE1" w:rsidRPr="00BB7E48" w14:paraId="681F0C07" w14:textId="77777777" w:rsidTr="00E97DE1">
        <w:trPr>
          <w:ins w:id="4913" w:author="Опаева Лидия Арашаевна" w:date="2025-10-15T09:28:00Z"/>
        </w:trPr>
        <w:tc>
          <w:tcPr>
            <w:tcW w:w="1120" w:type="pct"/>
          </w:tcPr>
          <w:p w14:paraId="1AB3E64E" w14:textId="77777777" w:rsidR="00E97DE1" w:rsidRPr="00BB7E48" w:rsidRDefault="00E97DE1" w:rsidP="00E97DE1">
            <w:pPr>
              <w:pStyle w:val="GOSTTablenorm"/>
              <w:rPr>
                <w:ins w:id="4914" w:author="Опаева Лидия Арашаевна" w:date="2025-10-15T09:28:00Z"/>
              </w:rPr>
            </w:pPr>
            <w:ins w:id="4915" w:author="Опаева Лидия Арашаевна" w:date="2025-10-15T09:28:00Z">
              <w:r w:rsidRPr="00BB7E48">
                <w:t>Тип СКУ Дт</w:t>
              </w:r>
            </w:ins>
          </w:p>
        </w:tc>
        <w:tc>
          <w:tcPr>
            <w:tcW w:w="795" w:type="pct"/>
          </w:tcPr>
          <w:p w14:paraId="02970D17" w14:textId="77777777" w:rsidR="00E97DE1" w:rsidRPr="00BB7E48" w:rsidRDefault="00E97DE1" w:rsidP="00E97DE1">
            <w:pPr>
              <w:pStyle w:val="GOSTTablenorm"/>
              <w:rPr>
                <w:ins w:id="4916" w:author="Опаева Лидия Арашаевна" w:date="2025-10-15T09:28:00Z"/>
              </w:rPr>
            </w:pPr>
            <w:ins w:id="4917" w:author="Опаева Лидия Арашаевна" w:date="2025-10-15T09:28:00Z">
              <w:r w:rsidRPr="00BB7E48">
                <w:rPr>
                  <w:b/>
                </w:rPr>
                <w:t>T0504833:</w:t>
              </w:r>
              <w:r w:rsidRPr="00BB7E48">
                <w:t>DT_ACCOUNTTYPE</w:t>
              </w:r>
            </w:ins>
          </w:p>
        </w:tc>
        <w:tc>
          <w:tcPr>
            <w:tcW w:w="560" w:type="pct"/>
          </w:tcPr>
          <w:p w14:paraId="77DDDB28" w14:textId="77777777" w:rsidR="00E97DE1" w:rsidRPr="00BB7E48" w:rsidRDefault="00E97DE1" w:rsidP="00E97DE1">
            <w:pPr>
              <w:pStyle w:val="GOSTTablenorm"/>
              <w:rPr>
                <w:ins w:id="4918" w:author="Опаева Лидия Арашаевна" w:date="2025-10-15T09:28:00Z"/>
                <w:lang w:eastAsia="en-US"/>
              </w:rPr>
            </w:pPr>
            <w:ins w:id="4919" w:author="Опаева Лидия Арашаевна" w:date="2025-10-15T09:28:00Z">
              <w:r w:rsidRPr="00BB7E48">
                <w:t>Строка</w:t>
              </w:r>
            </w:ins>
          </w:p>
        </w:tc>
        <w:tc>
          <w:tcPr>
            <w:tcW w:w="374" w:type="pct"/>
          </w:tcPr>
          <w:p w14:paraId="152D8965" w14:textId="77777777" w:rsidR="00E97DE1" w:rsidRPr="00BB7E48" w:rsidRDefault="00E97DE1" w:rsidP="00E97DE1">
            <w:pPr>
              <w:pStyle w:val="GOSTTablenorm"/>
              <w:rPr>
                <w:ins w:id="4920" w:author="Опаева Лидия Арашаевна" w:date="2025-10-15T09:28:00Z"/>
              </w:rPr>
            </w:pPr>
            <w:ins w:id="4921" w:author="Опаева Лидия Арашаевна" w:date="2025-10-15T09:28:00Z">
              <w:r w:rsidRPr="00BB7E48">
                <w:t>Да</w:t>
              </w:r>
            </w:ins>
          </w:p>
        </w:tc>
        <w:tc>
          <w:tcPr>
            <w:tcW w:w="374" w:type="pct"/>
          </w:tcPr>
          <w:p w14:paraId="0EFC957A" w14:textId="77777777" w:rsidR="00E97DE1" w:rsidRPr="00BB7E48" w:rsidRDefault="00E97DE1" w:rsidP="00E97DE1">
            <w:pPr>
              <w:pStyle w:val="GOSTTablenorm"/>
              <w:rPr>
                <w:ins w:id="4922" w:author="Опаева Лидия Арашаевна" w:date="2025-10-15T09:28:00Z"/>
              </w:rPr>
            </w:pPr>
            <w:ins w:id="4923" w:author="Опаева Лидия Арашаевна" w:date="2025-10-15T09:28:00Z">
              <w:r w:rsidRPr="00BB7E48">
                <w:t>&lt;=2</w:t>
              </w:r>
            </w:ins>
          </w:p>
        </w:tc>
        <w:tc>
          <w:tcPr>
            <w:tcW w:w="1777" w:type="pct"/>
          </w:tcPr>
          <w:p w14:paraId="0AFF1C20" w14:textId="77777777" w:rsidR="00E97DE1" w:rsidRPr="00BB7E48" w:rsidRDefault="00E97DE1" w:rsidP="00E97DE1">
            <w:pPr>
              <w:pStyle w:val="GOSTTablenorm"/>
              <w:rPr>
                <w:ins w:id="4924" w:author="Опаева Лидия Арашаевна" w:date="2025-10-15T09:28:00Z"/>
              </w:rPr>
            </w:pPr>
            <w:ins w:id="4925" w:author="Опаева Лидия Арашаевна" w:date="2025-10-15T09:28:00Z">
              <w:r w:rsidRPr="00BB7E48">
                <w:t>Указывается значение аналитического признака «Тип СКУ» для отражения по дебету записи учета.</w:t>
              </w:r>
            </w:ins>
          </w:p>
          <w:p w14:paraId="77E6B0F1" w14:textId="77777777" w:rsidR="00E97DE1" w:rsidRPr="00BB7E48" w:rsidRDefault="00E97DE1" w:rsidP="00E97DE1">
            <w:pPr>
              <w:pStyle w:val="GOSTTablenorm"/>
              <w:rPr>
                <w:ins w:id="4926" w:author="Опаева Лидия Арашаевна" w:date="2025-10-15T09:28:00Z"/>
              </w:rPr>
            </w:pPr>
            <w:ins w:id="4927" w:author="Опаева Лидия Арашаевна" w:date="2025-10-15T09:28:00Z">
              <w:r w:rsidRPr="00BB7E48">
                <w:t>Допускается заполнение прочерком</w:t>
              </w:r>
            </w:ins>
          </w:p>
        </w:tc>
      </w:tr>
      <w:tr w:rsidR="00E97DE1" w:rsidRPr="00BB7E48" w14:paraId="13ED9D88" w14:textId="77777777" w:rsidTr="00E97DE1">
        <w:trPr>
          <w:ins w:id="4928" w:author="Опаева Лидия Арашаевна" w:date="2025-10-15T09:28:00Z"/>
        </w:trPr>
        <w:tc>
          <w:tcPr>
            <w:tcW w:w="1120" w:type="pct"/>
          </w:tcPr>
          <w:p w14:paraId="0A1D59C3" w14:textId="03203349" w:rsidR="00E97DE1" w:rsidRPr="00BB7E48" w:rsidRDefault="00E97DE1" w:rsidP="00E97DE1">
            <w:pPr>
              <w:pStyle w:val="GOSTTablenorm"/>
              <w:rPr>
                <w:ins w:id="4929" w:author="Опаева Лидия Арашаевна" w:date="2025-10-15T09:28:00Z"/>
              </w:rPr>
            </w:pPr>
            <w:ins w:id="4930" w:author="Опаева Лидия Арашаевна" w:date="2025-10-15T09:28:00Z">
              <w:r w:rsidRPr="00BB7E48">
                <w:t>ЗО Дт</w:t>
              </w:r>
            </w:ins>
          </w:p>
        </w:tc>
        <w:tc>
          <w:tcPr>
            <w:tcW w:w="795" w:type="pct"/>
          </w:tcPr>
          <w:p w14:paraId="230952ED" w14:textId="77777777" w:rsidR="00E97DE1" w:rsidRPr="00BB7E48" w:rsidRDefault="00E97DE1" w:rsidP="00E97DE1">
            <w:pPr>
              <w:pStyle w:val="GOSTTablenorm"/>
              <w:rPr>
                <w:ins w:id="4931" w:author="Опаева Лидия Арашаевна" w:date="2025-10-15T09:28:00Z"/>
              </w:rPr>
            </w:pPr>
            <w:ins w:id="4932" w:author="Опаева Лидия Арашаевна" w:date="2025-10-15T09:28:00Z">
              <w:r w:rsidRPr="00BB7E48">
                <w:rPr>
                  <w:b/>
                </w:rPr>
                <w:t>T0504833:</w:t>
              </w:r>
              <w:r w:rsidRPr="00BB7E48">
                <w:t>DT_PZO</w:t>
              </w:r>
            </w:ins>
          </w:p>
        </w:tc>
        <w:tc>
          <w:tcPr>
            <w:tcW w:w="560" w:type="pct"/>
          </w:tcPr>
          <w:p w14:paraId="37BF13B5" w14:textId="77777777" w:rsidR="00E97DE1" w:rsidRPr="00BB7E48" w:rsidRDefault="00E97DE1" w:rsidP="00E97DE1">
            <w:pPr>
              <w:pStyle w:val="GOSTTablenorm"/>
              <w:rPr>
                <w:ins w:id="4933" w:author="Опаева Лидия Арашаевна" w:date="2025-10-15T09:28:00Z"/>
                <w:lang w:eastAsia="en-US"/>
              </w:rPr>
            </w:pPr>
            <w:ins w:id="4934" w:author="Опаева Лидия Арашаевна" w:date="2025-10-15T09:28:00Z">
              <w:r w:rsidRPr="00BB7E48">
                <w:t>Строка</w:t>
              </w:r>
            </w:ins>
          </w:p>
        </w:tc>
        <w:tc>
          <w:tcPr>
            <w:tcW w:w="374" w:type="pct"/>
          </w:tcPr>
          <w:p w14:paraId="3863D6C7" w14:textId="77777777" w:rsidR="00E97DE1" w:rsidRPr="00BB7E48" w:rsidRDefault="00E97DE1" w:rsidP="00E97DE1">
            <w:pPr>
              <w:pStyle w:val="GOSTTablenorm"/>
              <w:rPr>
                <w:ins w:id="4935" w:author="Опаева Лидия Арашаевна" w:date="2025-10-15T09:28:00Z"/>
              </w:rPr>
            </w:pPr>
            <w:ins w:id="4936" w:author="Опаева Лидия Арашаевна" w:date="2025-10-15T09:28:00Z">
              <w:r w:rsidRPr="00BB7E48">
                <w:t>Да</w:t>
              </w:r>
            </w:ins>
          </w:p>
        </w:tc>
        <w:tc>
          <w:tcPr>
            <w:tcW w:w="374" w:type="pct"/>
          </w:tcPr>
          <w:p w14:paraId="693369D5" w14:textId="77777777" w:rsidR="00E97DE1" w:rsidRPr="00BB7E48" w:rsidRDefault="00E97DE1" w:rsidP="00E97DE1">
            <w:pPr>
              <w:pStyle w:val="GOSTTablenorm"/>
              <w:rPr>
                <w:ins w:id="4937" w:author="Опаева Лидия Арашаевна" w:date="2025-10-15T09:28:00Z"/>
              </w:rPr>
            </w:pPr>
            <w:ins w:id="4938" w:author="Опаева Лидия Арашаевна" w:date="2025-10-15T09:28:00Z">
              <w:r w:rsidRPr="00BB7E48">
                <w:t>&lt;=10</w:t>
              </w:r>
            </w:ins>
          </w:p>
        </w:tc>
        <w:tc>
          <w:tcPr>
            <w:tcW w:w="1777" w:type="pct"/>
          </w:tcPr>
          <w:p w14:paraId="746FEC8A" w14:textId="77777777" w:rsidR="00E97DE1" w:rsidRPr="00BB7E48" w:rsidRDefault="00E97DE1" w:rsidP="00E97DE1">
            <w:pPr>
              <w:pStyle w:val="GOSTTablenorm"/>
              <w:rPr>
                <w:ins w:id="4939" w:author="Опаева Лидия Арашаевна" w:date="2025-10-15T09:28:00Z"/>
              </w:rPr>
            </w:pPr>
            <w:ins w:id="4940" w:author="Опаева Лидия Арашаевна" w:date="2025-10-15T09:28:00Z">
              <w:r w:rsidRPr="00BB7E48">
                <w:t>Указывается значение аналитического признака «ЗО» (Признак заключительных оборотов) для отражения по дебету записи учета.</w:t>
              </w:r>
            </w:ins>
          </w:p>
          <w:p w14:paraId="04D25403" w14:textId="77777777" w:rsidR="00E97DE1" w:rsidRPr="00BB7E48" w:rsidRDefault="00E97DE1" w:rsidP="00E97DE1">
            <w:pPr>
              <w:pStyle w:val="GOSTTablenorm"/>
              <w:rPr>
                <w:ins w:id="4941" w:author="Опаева Лидия Арашаевна" w:date="2025-10-15T09:28:00Z"/>
              </w:rPr>
            </w:pPr>
            <w:ins w:id="4942" w:author="Опаева Лидия Арашаевна" w:date="2025-10-15T09:28:00Z">
              <w:r w:rsidRPr="00BB7E48">
                <w:t>Допускается заполнение прочерком</w:t>
              </w:r>
            </w:ins>
          </w:p>
        </w:tc>
      </w:tr>
      <w:tr w:rsidR="00E97DE1" w:rsidRPr="00BB7E48" w14:paraId="50EA61AE" w14:textId="77777777" w:rsidTr="00E97DE1">
        <w:trPr>
          <w:ins w:id="4943" w:author="Опаева Лидия Арашаевна" w:date="2025-10-15T09:28:00Z"/>
        </w:trPr>
        <w:tc>
          <w:tcPr>
            <w:tcW w:w="1120" w:type="pct"/>
          </w:tcPr>
          <w:p w14:paraId="1DC124DA" w14:textId="77777777" w:rsidR="00E97DE1" w:rsidRPr="00BB7E48" w:rsidRDefault="00E97DE1" w:rsidP="00E97DE1">
            <w:pPr>
              <w:pStyle w:val="GOSTTablenorm"/>
              <w:rPr>
                <w:ins w:id="4944" w:author="Опаева Лидия Арашаевна" w:date="2025-10-15T09:28:00Z"/>
              </w:rPr>
            </w:pPr>
            <w:ins w:id="4945" w:author="Опаева Лидия Арашаевна" w:date="2025-10-15T09:28:00Z">
              <w:r w:rsidRPr="00BB7E48">
                <w:t>Счет Кт</w:t>
              </w:r>
            </w:ins>
          </w:p>
        </w:tc>
        <w:tc>
          <w:tcPr>
            <w:tcW w:w="795" w:type="pct"/>
          </w:tcPr>
          <w:p w14:paraId="15AF8CC0" w14:textId="77777777" w:rsidR="00E97DE1" w:rsidRPr="00BB7E48" w:rsidRDefault="00E97DE1" w:rsidP="00E97DE1">
            <w:pPr>
              <w:pStyle w:val="GOSTTablenorm"/>
              <w:rPr>
                <w:ins w:id="4946" w:author="Опаева Лидия Арашаевна" w:date="2025-10-15T09:28:00Z"/>
              </w:rPr>
            </w:pPr>
            <w:ins w:id="4947" w:author="Опаева Лидия Арашаевна" w:date="2025-10-15T09:28:00Z">
              <w:r w:rsidRPr="00BB7E48">
                <w:rPr>
                  <w:b/>
                </w:rPr>
                <w:t>T0504833:</w:t>
              </w:r>
              <w:r w:rsidRPr="00BB7E48">
                <w:t>CT_ACCOUNT</w:t>
              </w:r>
            </w:ins>
          </w:p>
        </w:tc>
        <w:tc>
          <w:tcPr>
            <w:tcW w:w="560" w:type="pct"/>
          </w:tcPr>
          <w:p w14:paraId="0AB75528" w14:textId="77777777" w:rsidR="00E97DE1" w:rsidRPr="00BB7E48" w:rsidRDefault="00E97DE1" w:rsidP="00E97DE1">
            <w:pPr>
              <w:pStyle w:val="GOSTTablenorm"/>
              <w:rPr>
                <w:ins w:id="4948" w:author="Опаева Лидия Арашаевна" w:date="2025-10-15T09:28:00Z"/>
                <w:lang w:val="en-US" w:eastAsia="en-US"/>
              </w:rPr>
            </w:pPr>
            <w:ins w:id="4949" w:author="Опаева Лидия Арашаевна" w:date="2025-10-15T09:28:00Z">
              <w:r w:rsidRPr="00BB7E48">
                <w:t>Строка</w:t>
              </w:r>
              <w:r w:rsidRPr="00BB7E48">
                <w:rPr>
                  <w:lang w:val="en-US"/>
                </w:rPr>
                <w:t xml:space="preserve"> </w:t>
              </w:r>
            </w:ins>
          </w:p>
        </w:tc>
        <w:tc>
          <w:tcPr>
            <w:tcW w:w="374" w:type="pct"/>
          </w:tcPr>
          <w:p w14:paraId="364A83DF" w14:textId="77777777" w:rsidR="00E97DE1" w:rsidRPr="00BB7E48" w:rsidRDefault="00E97DE1" w:rsidP="00E97DE1">
            <w:pPr>
              <w:pStyle w:val="GOSTTablenorm"/>
              <w:rPr>
                <w:ins w:id="4950" w:author="Опаева Лидия Арашаевна" w:date="2025-10-15T09:28:00Z"/>
              </w:rPr>
            </w:pPr>
            <w:ins w:id="4951" w:author="Опаева Лидия Арашаевна" w:date="2025-10-15T09:28:00Z">
              <w:r w:rsidRPr="00BB7E48">
                <w:t>Да</w:t>
              </w:r>
            </w:ins>
          </w:p>
        </w:tc>
        <w:tc>
          <w:tcPr>
            <w:tcW w:w="374" w:type="pct"/>
          </w:tcPr>
          <w:p w14:paraId="63B1DF85" w14:textId="77777777" w:rsidR="00E97DE1" w:rsidRPr="00BB7E48" w:rsidRDefault="00E97DE1" w:rsidP="00E97DE1">
            <w:pPr>
              <w:pStyle w:val="GOSTTablenorm"/>
              <w:rPr>
                <w:ins w:id="4952" w:author="Опаева Лидия Арашаевна" w:date="2025-10-15T09:28:00Z"/>
              </w:rPr>
            </w:pPr>
            <w:ins w:id="4953" w:author="Опаева Лидия Арашаевна" w:date="2025-10-15T09:28:00Z">
              <w:r w:rsidRPr="00BB7E48">
                <w:rPr>
                  <w:lang w:val="en-US"/>
                </w:rPr>
                <w:t>&lt;</w:t>
              </w:r>
              <w:r w:rsidRPr="00BB7E48">
                <w:t>=5</w:t>
              </w:r>
            </w:ins>
          </w:p>
        </w:tc>
        <w:tc>
          <w:tcPr>
            <w:tcW w:w="1777" w:type="pct"/>
          </w:tcPr>
          <w:p w14:paraId="39D8E588" w14:textId="77777777" w:rsidR="00E97DE1" w:rsidRPr="00BB7E48" w:rsidRDefault="00E97DE1" w:rsidP="00E97DE1">
            <w:pPr>
              <w:pStyle w:val="GOSTTablenorm"/>
              <w:rPr>
                <w:ins w:id="4954" w:author="Опаева Лидия Арашаевна" w:date="2025-10-15T09:28:00Z"/>
              </w:rPr>
            </w:pPr>
            <w:ins w:id="4955" w:author="Опаева Лидия Арашаевна" w:date="2025-10-15T09:28:00Z">
              <w:r w:rsidRPr="00BB7E48">
                <w:t>Указывается код счета казначейского учета (номер забалансового счета) в соответствии со справочником «План счето</w:t>
              </w:r>
              <w:r w:rsidRPr="00131313">
                <w:t xml:space="preserve"> </w:t>
              </w:r>
              <w:r>
                <w:t>ПУР КС</w:t>
              </w:r>
              <w:r w:rsidRPr="00BB7E48">
                <w:t xml:space="preserve">» в </w:t>
              </w:r>
              <w:r w:rsidRPr="00BB7E48">
                <w:rPr>
                  <w:lang w:val="en-US"/>
                </w:rPr>
                <w:t>SVAP</w:t>
              </w:r>
              <w:r w:rsidRPr="00BB7E48">
                <w:t xml:space="preserve"> для отражения по кредиту записи учета</w:t>
              </w:r>
            </w:ins>
          </w:p>
        </w:tc>
      </w:tr>
      <w:tr w:rsidR="00E97DE1" w:rsidRPr="00BB7E48" w14:paraId="748A6E8C" w14:textId="77777777" w:rsidTr="00E97DE1">
        <w:trPr>
          <w:ins w:id="4956" w:author="Опаева Лидия Арашаевна" w:date="2025-10-15T09:28:00Z"/>
        </w:trPr>
        <w:tc>
          <w:tcPr>
            <w:tcW w:w="1120" w:type="pct"/>
          </w:tcPr>
          <w:p w14:paraId="4AB230CB" w14:textId="77777777" w:rsidR="00E97DE1" w:rsidRPr="00BB7E48" w:rsidRDefault="00E97DE1" w:rsidP="00E97DE1">
            <w:pPr>
              <w:pStyle w:val="GOSTTablenorm"/>
              <w:rPr>
                <w:ins w:id="4957" w:author="Опаева Лидия Арашаевна" w:date="2025-10-15T09:28:00Z"/>
              </w:rPr>
            </w:pPr>
            <w:ins w:id="4958" w:author="Опаева Лидия Арашаевна" w:date="2025-10-15T09:28:00Z">
              <w:r w:rsidRPr="00BB7E48">
                <w:t>ОКТМО КС Кт</w:t>
              </w:r>
            </w:ins>
          </w:p>
        </w:tc>
        <w:tc>
          <w:tcPr>
            <w:tcW w:w="795" w:type="pct"/>
          </w:tcPr>
          <w:p w14:paraId="3106BAC2" w14:textId="77777777" w:rsidR="00E97DE1" w:rsidRPr="00BB7E48" w:rsidRDefault="00E97DE1" w:rsidP="00E97DE1">
            <w:pPr>
              <w:pStyle w:val="GOSTTablenorm"/>
              <w:rPr>
                <w:ins w:id="4959" w:author="Опаева Лидия Арашаевна" w:date="2025-10-15T09:28:00Z"/>
              </w:rPr>
            </w:pPr>
            <w:ins w:id="4960" w:author="Опаева Лидия Арашаевна" w:date="2025-10-15T09:28:00Z">
              <w:r w:rsidRPr="00BB7E48">
                <w:rPr>
                  <w:b/>
                </w:rPr>
                <w:t>T0504833:</w:t>
              </w:r>
              <w:r w:rsidRPr="00BB7E48">
                <w:t>CT_OKTMOKS</w:t>
              </w:r>
            </w:ins>
          </w:p>
        </w:tc>
        <w:tc>
          <w:tcPr>
            <w:tcW w:w="560" w:type="pct"/>
          </w:tcPr>
          <w:p w14:paraId="6A37643D" w14:textId="77777777" w:rsidR="00E97DE1" w:rsidRPr="00BB7E48" w:rsidRDefault="00E97DE1" w:rsidP="00E97DE1">
            <w:pPr>
              <w:pStyle w:val="GOSTTablenorm"/>
              <w:rPr>
                <w:ins w:id="4961" w:author="Опаева Лидия Арашаевна" w:date="2025-10-15T09:28:00Z"/>
                <w:lang w:eastAsia="en-US"/>
              </w:rPr>
            </w:pPr>
            <w:ins w:id="4962" w:author="Опаева Лидия Арашаевна" w:date="2025-10-15T09:28:00Z">
              <w:r w:rsidRPr="00BB7E48">
                <w:t>Строка</w:t>
              </w:r>
            </w:ins>
          </w:p>
        </w:tc>
        <w:tc>
          <w:tcPr>
            <w:tcW w:w="374" w:type="pct"/>
          </w:tcPr>
          <w:p w14:paraId="6A0D681A" w14:textId="77777777" w:rsidR="00E97DE1" w:rsidRPr="00BB7E48" w:rsidRDefault="00E97DE1" w:rsidP="00E97DE1">
            <w:pPr>
              <w:pStyle w:val="GOSTTablenorm"/>
              <w:rPr>
                <w:ins w:id="4963" w:author="Опаева Лидия Арашаевна" w:date="2025-10-15T09:28:00Z"/>
              </w:rPr>
            </w:pPr>
            <w:ins w:id="4964" w:author="Опаева Лидия Арашаевна" w:date="2025-10-15T09:28:00Z">
              <w:r w:rsidRPr="00BB7E48">
                <w:t>Да</w:t>
              </w:r>
            </w:ins>
          </w:p>
        </w:tc>
        <w:tc>
          <w:tcPr>
            <w:tcW w:w="374" w:type="pct"/>
          </w:tcPr>
          <w:p w14:paraId="1F5F9586" w14:textId="77777777" w:rsidR="00E97DE1" w:rsidRPr="00BB7E48" w:rsidRDefault="00E97DE1" w:rsidP="00E97DE1">
            <w:pPr>
              <w:pStyle w:val="GOSTTablenorm"/>
              <w:rPr>
                <w:ins w:id="4965" w:author="Опаева Лидия Арашаевна" w:date="2025-10-15T09:28:00Z"/>
              </w:rPr>
            </w:pPr>
            <w:ins w:id="4966" w:author="Опаева Лидия Арашаевна" w:date="2025-10-15T09:28:00Z">
              <w:r w:rsidRPr="00BB7E48">
                <w:t>&lt;=8</w:t>
              </w:r>
            </w:ins>
          </w:p>
        </w:tc>
        <w:tc>
          <w:tcPr>
            <w:tcW w:w="1777" w:type="pct"/>
          </w:tcPr>
          <w:p w14:paraId="30F7F49F" w14:textId="77777777" w:rsidR="00E97DE1" w:rsidRPr="00BB7E48" w:rsidRDefault="00E97DE1" w:rsidP="00E97DE1">
            <w:pPr>
              <w:pStyle w:val="GOSTTablenorm"/>
              <w:rPr>
                <w:ins w:id="4967" w:author="Опаева Лидия Арашаевна" w:date="2025-10-15T09:28:00Z"/>
              </w:rPr>
            </w:pPr>
            <w:ins w:id="4968" w:author="Опаева Лидия Арашаевна" w:date="2025-10-15T09:28:00Z">
              <w:r w:rsidRPr="00BB7E48">
                <w:t>Указывается значение аналитического признака «ОКТМО КС» (код по ОКТМО казначейского счета) для отражения по кредиту записи аналитического учета.</w:t>
              </w:r>
            </w:ins>
          </w:p>
          <w:p w14:paraId="3370416B" w14:textId="77777777" w:rsidR="00E97DE1" w:rsidRPr="00BB7E48" w:rsidRDefault="00E97DE1" w:rsidP="00E97DE1">
            <w:pPr>
              <w:pStyle w:val="GOSTTablenorm"/>
              <w:rPr>
                <w:ins w:id="4969" w:author="Опаева Лидия Арашаевна" w:date="2025-10-15T09:28:00Z"/>
              </w:rPr>
            </w:pPr>
            <w:ins w:id="4970" w:author="Опаева Лидия Арашаевна" w:date="2025-10-15T09:28:00Z">
              <w:r w:rsidRPr="00BB7E48">
                <w:t>Допускается заполнение прочерком</w:t>
              </w:r>
            </w:ins>
          </w:p>
        </w:tc>
      </w:tr>
      <w:tr w:rsidR="00E97DE1" w:rsidRPr="00BB7E48" w14:paraId="7D8E193D" w14:textId="77777777" w:rsidTr="00E97DE1">
        <w:trPr>
          <w:ins w:id="4971" w:author="Опаева Лидия Арашаевна" w:date="2025-10-15T09:28:00Z"/>
        </w:trPr>
        <w:tc>
          <w:tcPr>
            <w:tcW w:w="1120" w:type="pct"/>
          </w:tcPr>
          <w:p w14:paraId="7DBFF867" w14:textId="77777777" w:rsidR="00E97DE1" w:rsidRPr="00BB7E48" w:rsidRDefault="00E97DE1" w:rsidP="00E97DE1">
            <w:pPr>
              <w:pStyle w:val="GOSTTablenorm"/>
              <w:rPr>
                <w:ins w:id="4972" w:author="Опаева Лидия Арашаевна" w:date="2025-10-15T09:28:00Z"/>
              </w:rPr>
            </w:pPr>
            <w:ins w:id="4973" w:author="Опаева Лидия Арашаевна" w:date="2025-10-15T09:28:00Z">
              <w:r w:rsidRPr="00BB7E48">
                <w:t>ЛС Кт</w:t>
              </w:r>
            </w:ins>
          </w:p>
        </w:tc>
        <w:tc>
          <w:tcPr>
            <w:tcW w:w="795" w:type="pct"/>
          </w:tcPr>
          <w:p w14:paraId="48A977E3" w14:textId="77777777" w:rsidR="00E97DE1" w:rsidRPr="00BB7E48" w:rsidRDefault="00E97DE1" w:rsidP="00E97DE1">
            <w:pPr>
              <w:pStyle w:val="GOSTTablenorm"/>
              <w:rPr>
                <w:ins w:id="4974" w:author="Опаева Лидия Арашаевна" w:date="2025-10-15T09:28:00Z"/>
              </w:rPr>
            </w:pPr>
            <w:ins w:id="4975" w:author="Опаева Лидия Арашаевна" w:date="2025-10-15T09:28:00Z">
              <w:r w:rsidRPr="00BB7E48">
                <w:rPr>
                  <w:b/>
                </w:rPr>
                <w:t>T0504833:</w:t>
              </w:r>
              <w:r w:rsidRPr="00BB7E48">
                <w:rPr>
                  <w:lang w:val="en-US"/>
                </w:rPr>
                <w:t>CT</w:t>
              </w:r>
              <w:r w:rsidRPr="00BB7E48">
                <w:t>_LS</w:t>
              </w:r>
            </w:ins>
          </w:p>
        </w:tc>
        <w:tc>
          <w:tcPr>
            <w:tcW w:w="560" w:type="pct"/>
          </w:tcPr>
          <w:p w14:paraId="28690BAB" w14:textId="77777777" w:rsidR="00E97DE1" w:rsidRPr="00BB7E48" w:rsidRDefault="00E97DE1" w:rsidP="00E97DE1">
            <w:pPr>
              <w:pStyle w:val="GOSTTablenorm"/>
              <w:rPr>
                <w:ins w:id="4976" w:author="Опаева Лидия Арашаевна" w:date="2025-10-15T09:28:00Z"/>
                <w:lang w:eastAsia="en-US"/>
              </w:rPr>
            </w:pPr>
            <w:ins w:id="4977" w:author="Опаева Лидия Арашаевна" w:date="2025-10-15T09:28:00Z">
              <w:r w:rsidRPr="00BB7E48">
                <w:t>Строка</w:t>
              </w:r>
            </w:ins>
          </w:p>
        </w:tc>
        <w:tc>
          <w:tcPr>
            <w:tcW w:w="374" w:type="pct"/>
          </w:tcPr>
          <w:p w14:paraId="60F16E8B" w14:textId="77777777" w:rsidR="00E97DE1" w:rsidRPr="00BB7E48" w:rsidRDefault="00E97DE1" w:rsidP="00E97DE1">
            <w:pPr>
              <w:pStyle w:val="GOSTTablenorm"/>
              <w:rPr>
                <w:ins w:id="4978" w:author="Опаева Лидия Арашаевна" w:date="2025-10-15T09:28:00Z"/>
              </w:rPr>
            </w:pPr>
            <w:ins w:id="4979" w:author="Опаева Лидия Арашаевна" w:date="2025-10-15T09:28:00Z">
              <w:r w:rsidRPr="00BB7E48">
                <w:t>Да</w:t>
              </w:r>
            </w:ins>
          </w:p>
        </w:tc>
        <w:tc>
          <w:tcPr>
            <w:tcW w:w="374" w:type="pct"/>
          </w:tcPr>
          <w:p w14:paraId="292AB904" w14:textId="77777777" w:rsidR="00E97DE1" w:rsidRPr="00BB7E48" w:rsidRDefault="00E97DE1" w:rsidP="00E97DE1">
            <w:pPr>
              <w:pStyle w:val="GOSTTablenorm"/>
              <w:rPr>
                <w:ins w:id="4980" w:author="Опаева Лидия Арашаевна" w:date="2025-10-15T09:28:00Z"/>
              </w:rPr>
            </w:pPr>
            <w:ins w:id="4981" w:author="Опаева Лидия Арашаевна" w:date="2025-10-15T09:28:00Z">
              <w:r w:rsidRPr="00BB7E48">
                <w:t>&lt;=11</w:t>
              </w:r>
            </w:ins>
          </w:p>
        </w:tc>
        <w:tc>
          <w:tcPr>
            <w:tcW w:w="1777" w:type="pct"/>
          </w:tcPr>
          <w:p w14:paraId="6708A538" w14:textId="77777777" w:rsidR="00E97DE1" w:rsidRPr="00BB7E48" w:rsidRDefault="00E97DE1" w:rsidP="00E97DE1">
            <w:pPr>
              <w:pStyle w:val="GOSTTablenorm"/>
              <w:rPr>
                <w:ins w:id="4982" w:author="Опаева Лидия Арашаевна" w:date="2025-10-15T09:28:00Z"/>
              </w:rPr>
            </w:pPr>
            <w:ins w:id="4983" w:author="Опаева Лидия Арашаевна" w:date="2025-10-15T09:28:00Z">
              <w:r w:rsidRPr="00BB7E48">
                <w:t>Указывается значение аналитического признака «ЛС» для отражения по кредиту записи аналитического учета.</w:t>
              </w:r>
            </w:ins>
          </w:p>
          <w:p w14:paraId="51B73C38" w14:textId="77777777" w:rsidR="00E97DE1" w:rsidRPr="00BB7E48" w:rsidRDefault="00E97DE1" w:rsidP="00E97DE1">
            <w:pPr>
              <w:pStyle w:val="GOSTTablenorm"/>
              <w:rPr>
                <w:ins w:id="4984" w:author="Опаева Лидия Арашаевна" w:date="2025-10-15T09:28:00Z"/>
              </w:rPr>
            </w:pPr>
            <w:ins w:id="4985" w:author="Опаева Лидия Арашаевна" w:date="2025-10-15T09:28:00Z">
              <w:r w:rsidRPr="00BB7E48">
                <w:t>Допускается заполнение прочерком</w:t>
              </w:r>
            </w:ins>
          </w:p>
        </w:tc>
      </w:tr>
      <w:tr w:rsidR="00E97DE1" w:rsidRPr="00BB7E48" w14:paraId="179F51B5" w14:textId="77777777" w:rsidTr="00E97DE1">
        <w:trPr>
          <w:ins w:id="4986" w:author="Опаева Лидия Арашаевна" w:date="2025-10-15T09:28:00Z"/>
        </w:trPr>
        <w:tc>
          <w:tcPr>
            <w:tcW w:w="1120" w:type="pct"/>
          </w:tcPr>
          <w:p w14:paraId="4F6B44C0" w14:textId="77777777" w:rsidR="00E97DE1" w:rsidRPr="00BB7E48" w:rsidRDefault="00E97DE1" w:rsidP="00E97DE1">
            <w:pPr>
              <w:pStyle w:val="GOSTTablenorm"/>
              <w:rPr>
                <w:ins w:id="4987" w:author="Опаева Лидия Арашаевна" w:date="2025-10-15T09:28:00Z"/>
              </w:rPr>
            </w:pPr>
            <w:ins w:id="4988" w:author="Опаева Лидия Арашаевна" w:date="2025-10-15T09:28:00Z">
              <w:r w:rsidRPr="00BB7E48">
                <w:t>Аналитический код СКУ Кт</w:t>
              </w:r>
            </w:ins>
          </w:p>
        </w:tc>
        <w:tc>
          <w:tcPr>
            <w:tcW w:w="795" w:type="pct"/>
          </w:tcPr>
          <w:p w14:paraId="613962DF" w14:textId="77777777" w:rsidR="00E97DE1" w:rsidRPr="00BB7E48" w:rsidRDefault="00E97DE1" w:rsidP="00E97DE1">
            <w:pPr>
              <w:pStyle w:val="GOSTTablenorm"/>
              <w:rPr>
                <w:ins w:id="4989" w:author="Опаева Лидия Арашаевна" w:date="2025-10-15T09:28:00Z"/>
              </w:rPr>
            </w:pPr>
            <w:ins w:id="4990" w:author="Опаева Лидия Арашаевна" w:date="2025-10-15T09:28:00Z">
              <w:r w:rsidRPr="00BB7E48">
                <w:rPr>
                  <w:b/>
                </w:rPr>
                <w:t>T0504833:</w:t>
              </w:r>
              <w:r w:rsidRPr="00BB7E48">
                <w:t>CT_ANALITCODESKU</w:t>
              </w:r>
            </w:ins>
          </w:p>
        </w:tc>
        <w:tc>
          <w:tcPr>
            <w:tcW w:w="560" w:type="pct"/>
          </w:tcPr>
          <w:p w14:paraId="7192FF24" w14:textId="77777777" w:rsidR="00E97DE1" w:rsidRPr="00BB7E48" w:rsidRDefault="00E97DE1" w:rsidP="00E97DE1">
            <w:pPr>
              <w:pStyle w:val="GOSTTablenorm"/>
              <w:rPr>
                <w:ins w:id="4991" w:author="Опаева Лидия Арашаевна" w:date="2025-10-15T09:28:00Z"/>
                <w:lang w:eastAsia="en-US"/>
              </w:rPr>
            </w:pPr>
            <w:ins w:id="4992" w:author="Опаева Лидия Арашаевна" w:date="2025-10-15T09:28:00Z">
              <w:r w:rsidRPr="00BB7E48">
                <w:t>Строка</w:t>
              </w:r>
            </w:ins>
          </w:p>
        </w:tc>
        <w:tc>
          <w:tcPr>
            <w:tcW w:w="374" w:type="pct"/>
          </w:tcPr>
          <w:p w14:paraId="2F530B21" w14:textId="77777777" w:rsidR="00E97DE1" w:rsidRPr="00BB7E48" w:rsidRDefault="00E97DE1" w:rsidP="00E97DE1">
            <w:pPr>
              <w:pStyle w:val="GOSTTablenorm"/>
              <w:rPr>
                <w:ins w:id="4993" w:author="Опаева Лидия Арашаевна" w:date="2025-10-15T09:28:00Z"/>
              </w:rPr>
            </w:pPr>
            <w:ins w:id="4994" w:author="Опаева Лидия Арашаевна" w:date="2025-10-15T09:28:00Z">
              <w:r w:rsidRPr="00BB7E48">
                <w:t>Да</w:t>
              </w:r>
            </w:ins>
          </w:p>
        </w:tc>
        <w:tc>
          <w:tcPr>
            <w:tcW w:w="374" w:type="pct"/>
          </w:tcPr>
          <w:p w14:paraId="1FDEBEFE" w14:textId="77777777" w:rsidR="00E97DE1" w:rsidRPr="00BB7E48" w:rsidRDefault="00E97DE1" w:rsidP="00E97DE1">
            <w:pPr>
              <w:pStyle w:val="GOSTTablenorm"/>
              <w:rPr>
                <w:ins w:id="4995" w:author="Опаева Лидия Арашаевна" w:date="2025-10-15T09:28:00Z"/>
              </w:rPr>
            </w:pPr>
            <w:ins w:id="4996" w:author="Опаева Лидия Арашаевна" w:date="2025-10-15T09:28:00Z">
              <w:r w:rsidRPr="00BB7E48">
                <w:t>&lt;=</w:t>
              </w:r>
              <w:r w:rsidRPr="00BB7E48">
                <w:rPr>
                  <w:lang w:val="en-US"/>
                </w:rPr>
                <w:t>2</w:t>
              </w:r>
            </w:ins>
          </w:p>
        </w:tc>
        <w:tc>
          <w:tcPr>
            <w:tcW w:w="1777" w:type="pct"/>
          </w:tcPr>
          <w:p w14:paraId="3F51CD1F" w14:textId="77777777" w:rsidR="00E97DE1" w:rsidRPr="00BB7E48" w:rsidRDefault="00E97DE1" w:rsidP="00E97DE1">
            <w:pPr>
              <w:pStyle w:val="GOSTTablenorm"/>
              <w:rPr>
                <w:ins w:id="4997" w:author="Опаева Лидия Арашаевна" w:date="2025-10-15T09:28:00Z"/>
              </w:rPr>
            </w:pPr>
            <w:ins w:id="4998" w:author="Опаева Лидия Арашаевна" w:date="2025-10-15T09:28:00Z">
              <w:r w:rsidRPr="00BB7E48">
                <w:t>Указывается значение аналитического признака «Аналитический код СКУ» для отражения по кредиту записи учета.</w:t>
              </w:r>
            </w:ins>
          </w:p>
          <w:p w14:paraId="4036F69A" w14:textId="77777777" w:rsidR="00E97DE1" w:rsidRPr="00BB7E48" w:rsidRDefault="00E97DE1" w:rsidP="00E97DE1">
            <w:pPr>
              <w:pStyle w:val="GOSTTablenorm"/>
              <w:rPr>
                <w:ins w:id="4999" w:author="Опаева Лидия Арашаевна" w:date="2025-10-15T09:28:00Z"/>
              </w:rPr>
            </w:pPr>
            <w:ins w:id="5000" w:author="Опаева Лидия Арашаевна" w:date="2025-10-15T09:28:00Z">
              <w:r w:rsidRPr="00BB7E48">
                <w:t xml:space="preserve">Допускается заполнение прочерком </w:t>
              </w:r>
            </w:ins>
          </w:p>
        </w:tc>
      </w:tr>
      <w:tr w:rsidR="00E97DE1" w:rsidRPr="00BB7E48" w14:paraId="6C57C73B" w14:textId="77777777" w:rsidTr="00E97DE1">
        <w:trPr>
          <w:ins w:id="5001" w:author="Опаева Лидия Арашаевна" w:date="2025-10-15T09:28:00Z"/>
        </w:trPr>
        <w:tc>
          <w:tcPr>
            <w:tcW w:w="1120" w:type="pct"/>
          </w:tcPr>
          <w:p w14:paraId="560E4579" w14:textId="77777777" w:rsidR="00E97DE1" w:rsidRPr="00BB7E48" w:rsidRDefault="00E97DE1" w:rsidP="00E97DE1">
            <w:pPr>
              <w:pStyle w:val="GOSTTablenorm"/>
              <w:rPr>
                <w:ins w:id="5002" w:author="Опаева Лидия Арашаевна" w:date="2025-10-15T09:28:00Z"/>
              </w:rPr>
            </w:pPr>
            <w:ins w:id="5003" w:author="Опаева Лидия Арашаевна" w:date="2025-10-15T09:28:00Z">
              <w:r w:rsidRPr="00BB7E48">
                <w:t>КБК Кт</w:t>
              </w:r>
            </w:ins>
          </w:p>
        </w:tc>
        <w:tc>
          <w:tcPr>
            <w:tcW w:w="795" w:type="pct"/>
          </w:tcPr>
          <w:p w14:paraId="7C8C200D" w14:textId="77777777" w:rsidR="00E97DE1" w:rsidRPr="00BB7E48" w:rsidRDefault="00E97DE1" w:rsidP="00E97DE1">
            <w:pPr>
              <w:pStyle w:val="GOSTTablenorm"/>
              <w:rPr>
                <w:ins w:id="5004" w:author="Опаева Лидия Арашаевна" w:date="2025-10-15T09:28:00Z"/>
              </w:rPr>
            </w:pPr>
            <w:ins w:id="5005" w:author="Опаева Лидия Арашаевна" w:date="2025-10-15T09:28:00Z">
              <w:r w:rsidRPr="00BB7E48">
                <w:rPr>
                  <w:b/>
                </w:rPr>
                <w:t>T0504833:</w:t>
              </w:r>
              <w:r w:rsidRPr="00BB7E48">
                <w:t>CT_KBK</w:t>
              </w:r>
            </w:ins>
          </w:p>
        </w:tc>
        <w:tc>
          <w:tcPr>
            <w:tcW w:w="560" w:type="pct"/>
          </w:tcPr>
          <w:p w14:paraId="26B67E8C" w14:textId="77777777" w:rsidR="00E97DE1" w:rsidRPr="00BB7E48" w:rsidRDefault="00E97DE1" w:rsidP="00E97DE1">
            <w:pPr>
              <w:pStyle w:val="GOSTTablenorm"/>
              <w:rPr>
                <w:ins w:id="5006" w:author="Опаева Лидия Арашаевна" w:date="2025-10-15T09:28:00Z"/>
                <w:lang w:eastAsia="en-US"/>
              </w:rPr>
            </w:pPr>
            <w:ins w:id="5007" w:author="Опаева Лидия Арашаевна" w:date="2025-10-15T09:28:00Z">
              <w:r w:rsidRPr="00BB7E48">
                <w:t>Строка</w:t>
              </w:r>
            </w:ins>
          </w:p>
        </w:tc>
        <w:tc>
          <w:tcPr>
            <w:tcW w:w="374" w:type="pct"/>
          </w:tcPr>
          <w:p w14:paraId="42218305" w14:textId="77777777" w:rsidR="00E97DE1" w:rsidRPr="00BB7E48" w:rsidRDefault="00E97DE1" w:rsidP="00E97DE1">
            <w:pPr>
              <w:pStyle w:val="GOSTTablenorm"/>
              <w:rPr>
                <w:ins w:id="5008" w:author="Опаева Лидия Арашаевна" w:date="2025-10-15T09:28:00Z"/>
              </w:rPr>
            </w:pPr>
            <w:ins w:id="5009" w:author="Опаева Лидия Арашаевна" w:date="2025-10-15T09:28:00Z">
              <w:r w:rsidRPr="00BB7E48">
                <w:t>Да</w:t>
              </w:r>
            </w:ins>
          </w:p>
        </w:tc>
        <w:tc>
          <w:tcPr>
            <w:tcW w:w="374" w:type="pct"/>
          </w:tcPr>
          <w:p w14:paraId="1AAC3F92" w14:textId="77777777" w:rsidR="00E97DE1" w:rsidRPr="00BB7E48" w:rsidRDefault="00E97DE1" w:rsidP="00E97DE1">
            <w:pPr>
              <w:pStyle w:val="GOSTTablenorm"/>
              <w:rPr>
                <w:ins w:id="5010" w:author="Опаева Лидия Арашаевна" w:date="2025-10-15T09:28:00Z"/>
              </w:rPr>
            </w:pPr>
            <w:ins w:id="5011" w:author="Опаева Лидия Арашаевна" w:date="2025-10-15T09:28:00Z">
              <w:r w:rsidRPr="00BB7E48">
                <w:t>&lt;=20</w:t>
              </w:r>
            </w:ins>
          </w:p>
        </w:tc>
        <w:tc>
          <w:tcPr>
            <w:tcW w:w="1777" w:type="pct"/>
          </w:tcPr>
          <w:p w14:paraId="5D0F74F7" w14:textId="77777777" w:rsidR="00E97DE1" w:rsidRPr="00BB7E48" w:rsidRDefault="00E97DE1" w:rsidP="00E97DE1">
            <w:pPr>
              <w:pStyle w:val="GOSTTablenorm"/>
              <w:rPr>
                <w:ins w:id="5012" w:author="Опаева Лидия Арашаевна" w:date="2025-10-15T09:28:00Z"/>
              </w:rPr>
            </w:pPr>
            <w:ins w:id="5013" w:author="Опаева Лидия Арашаевна" w:date="2025-10-15T09:28:00Z">
              <w:r w:rsidRPr="00BB7E48">
                <w:t>Указывается значение аналитического признака «КБК»  (Код по бюджетной классификации) для отражения по кредиту записи учета.</w:t>
              </w:r>
            </w:ins>
          </w:p>
          <w:p w14:paraId="35071906" w14:textId="77777777" w:rsidR="00E97DE1" w:rsidRPr="00BB7E48" w:rsidRDefault="00E97DE1" w:rsidP="00E97DE1">
            <w:pPr>
              <w:pStyle w:val="GOSTTablenorm"/>
              <w:rPr>
                <w:ins w:id="5014" w:author="Опаева Лидия Арашаевна" w:date="2025-10-15T09:28:00Z"/>
              </w:rPr>
            </w:pPr>
            <w:ins w:id="5015" w:author="Опаева Лидия Арашаевна" w:date="2025-10-15T09:28:00Z">
              <w:r w:rsidRPr="00BB7E48">
                <w:t>Допускается заполнение прочерком</w:t>
              </w:r>
            </w:ins>
          </w:p>
        </w:tc>
      </w:tr>
      <w:tr w:rsidR="00E97DE1" w:rsidRPr="00BB7E48" w14:paraId="50FC896B" w14:textId="77777777" w:rsidTr="00E97DE1">
        <w:trPr>
          <w:ins w:id="5016" w:author="Опаева Лидия Арашаевна" w:date="2025-10-15T09:28:00Z"/>
        </w:trPr>
        <w:tc>
          <w:tcPr>
            <w:tcW w:w="1120" w:type="pct"/>
          </w:tcPr>
          <w:p w14:paraId="7E830A48" w14:textId="77777777" w:rsidR="00E97DE1" w:rsidRPr="00BB7E48" w:rsidRDefault="00E97DE1" w:rsidP="00E97DE1">
            <w:pPr>
              <w:pStyle w:val="GOSTTablenorm"/>
              <w:rPr>
                <w:ins w:id="5017" w:author="Опаева Лидия Арашаевна" w:date="2025-10-15T09:28:00Z"/>
              </w:rPr>
            </w:pPr>
            <w:ins w:id="5018" w:author="Опаева Лидия Арашаевна" w:date="2025-10-15T09:28:00Z">
              <w:r w:rsidRPr="00BB7E48">
                <w:t>Тип КБК Кт</w:t>
              </w:r>
            </w:ins>
          </w:p>
        </w:tc>
        <w:tc>
          <w:tcPr>
            <w:tcW w:w="795" w:type="pct"/>
          </w:tcPr>
          <w:p w14:paraId="042E6312" w14:textId="77777777" w:rsidR="00E97DE1" w:rsidRPr="00BB7E48" w:rsidRDefault="00E97DE1" w:rsidP="00E97DE1">
            <w:pPr>
              <w:pStyle w:val="GOSTTablenorm"/>
              <w:rPr>
                <w:ins w:id="5019" w:author="Опаева Лидия Арашаевна" w:date="2025-10-15T09:28:00Z"/>
              </w:rPr>
            </w:pPr>
            <w:ins w:id="5020" w:author="Опаева Лидия Арашаевна" w:date="2025-10-15T09:28:00Z">
              <w:r w:rsidRPr="00BB7E48">
                <w:rPr>
                  <w:b/>
                </w:rPr>
                <w:t>T0504833:</w:t>
              </w:r>
              <w:r w:rsidRPr="00BB7E48">
                <w:t>СT_</w:t>
              </w:r>
              <w:r w:rsidRPr="00BB7E48">
                <w:rPr>
                  <w:lang w:val="en-US"/>
                </w:rPr>
                <w:t>TYPE</w:t>
              </w:r>
              <w:r w:rsidRPr="00BB7E48">
                <w:t>KBK</w:t>
              </w:r>
            </w:ins>
          </w:p>
        </w:tc>
        <w:tc>
          <w:tcPr>
            <w:tcW w:w="560" w:type="pct"/>
          </w:tcPr>
          <w:p w14:paraId="029B6736" w14:textId="77777777" w:rsidR="00E97DE1" w:rsidRPr="00BB7E48" w:rsidRDefault="00E97DE1" w:rsidP="00E97DE1">
            <w:pPr>
              <w:pStyle w:val="GOSTTablenorm"/>
              <w:rPr>
                <w:ins w:id="5021" w:author="Опаева Лидия Арашаевна" w:date="2025-10-15T09:28:00Z"/>
              </w:rPr>
            </w:pPr>
            <w:ins w:id="5022" w:author="Опаева Лидия Арашаевна" w:date="2025-10-15T09:28:00Z">
              <w:r w:rsidRPr="00BB7E48">
                <w:t>Строка</w:t>
              </w:r>
            </w:ins>
          </w:p>
        </w:tc>
        <w:tc>
          <w:tcPr>
            <w:tcW w:w="374" w:type="pct"/>
          </w:tcPr>
          <w:p w14:paraId="1ED3228A" w14:textId="77777777" w:rsidR="00E97DE1" w:rsidRPr="00BB7E48" w:rsidRDefault="00E97DE1" w:rsidP="00E97DE1">
            <w:pPr>
              <w:pStyle w:val="GOSTTablenorm"/>
              <w:rPr>
                <w:ins w:id="5023" w:author="Опаева Лидия Арашаевна" w:date="2025-10-15T09:28:00Z"/>
              </w:rPr>
            </w:pPr>
            <w:ins w:id="5024" w:author="Опаева Лидия Арашаевна" w:date="2025-10-15T09:28:00Z">
              <w:r w:rsidRPr="00BB7E48">
                <w:t>Да</w:t>
              </w:r>
            </w:ins>
          </w:p>
        </w:tc>
        <w:tc>
          <w:tcPr>
            <w:tcW w:w="374" w:type="pct"/>
          </w:tcPr>
          <w:p w14:paraId="24E0CA26" w14:textId="77777777" w:rsidR="00E97DE1" w:rsidRPr="00BB7E48" w:rsidRDefault="00E97DE1" w:rsidP="00E97DE1">
            <w:pPr>
              <w:pStyle w:val="GOSTTablenorm"/>
              <w:rPr>
                <w:ins w:id="5025" w:author="Опаева Лидия Арашаевна" w:date="2025-10-15T09:28:00Z"/>
              </w:rPr>
            </w:pPr>
            <w:ins w:id="5026" w:author="Опаева Лидия Арашаевна" w:date="2025-10-15T09:28:00Z">
              <w:r w:rsidRPr="00BB7E48">
                <w:rPr>
                  <w:lang w:val="en-US"/>
                </w:rPr>
                <w:t>&lt;</w:t>
              </w:r>
              <w:r w:rsidRPr="00BB7E48">
                <w:t>=2</w:t>
              </w:r>
            </w:ins>
          </w:p>
        </w:tc>
        <w:tc>
          <w:tcPr>
            <w:tcW w:w="1777" w:type="pct"/>
          </w:tcPr>
          <w:p w14:paraId="5EB7DF42" w14:textId="77777777" w:rsidR="00E97DE1" w:rsidRPr="00BB7E48" w:rsidRDefault="00E97DE1" w:rsidP="00E97DE1">
            <w:pPr>
              <w:pStyle w:val="GOSTTablenorm"/>
              <w:rPr>
                <w:ins w:id="5027" w:author="Опаева Лидия Арашаевна" w:date="2025-10-15T09:28:00Z"/>
              </w:rPr>
            </w:pPr>
            <w:ins w:id="5028" w:author="Опаева Лидия Арашаевна" w:date="2025-10-15T09:28:00Z">
              <w:r w:rsidRPr="00BB7E48">
                <w:t>Указывается значение аналитического признака «Тип КБК» для отражения по кредиту записи учета.</w:t>
              </w:r>
            </w:ins>
          </w:p>
          <w:p w14:paraId="4EFCBD71" w14:textId="77777777" w:rsidR="00E97DE1" w:rsidRPr="00BB7E48" w:rsidRDefault="00E97DE1" w:rsidP="00E97DE1">
            <w:pPr>
              <w:pStyle w:val="GOSTTablenorm"/>
              <w:rPr>
                <w:ins w:id="5029" w:author="Опаева Лидия Арашаевна" w:date="2025-10-15T09:28:00Z"/>
              </w:rPr>
            </w:pPr>
            <w:ins w:id="5030" w:author="Опаева Лидия Арашаевна" w:date="2025-10-15T09:28:00Z">
              <w:r w:rsidRPr="00BB7E48">
                <w:t>Допускается заполнение прочерком</w:t>
              </w:r>
            </w:ins>
          </w:p>
        </w:tc>
      </w:tr>
      <w:tr w:rsidR="00E97DE1" w:rsidRPr="00BB7E48" w14:paraId="6EAAE772" w14:textId="77777777" w:rsidTr="00E97DE1">
        <w:trPr>
          <w:ins w:id="5031" w:author="Опаева Лидия Арашаевна" w:date="2025-10-15T09:28:00Z"/>
        </w:trPr>
        <w:tc>
          <w:tcPr>
            <w:tcW w:w="1120" w:type="pct"/>
          </w:tcPr>
          <w:p w14:paraId="0330A0E5" w14:textId="77777777" w:rsidR="00E97DE1" w:rsidRPr="00BB7E48" w:rsidRDefault="00E97DE1" w:rsidP="00E97DE1">
            <w:pPr>
              <w:pStyle w:val="GOSTTablenorm"/>
              <w:rPr>
                <w:ins w:id="5032" w:author="Опаева Лидия Арашаевна" w:date="2025-10-15T09:28:00Z"/>
              </w:rPr>
            </w:pPr>
            <w:ins w:id="5033" w:author="Опаева Лидия Арашаевна" w:date="2025-10-15T09:28:00Z">
              <w:r w:rsidRPr="00BB7E48">
                <w:t>Код валюты Кт</w:t>
              </w:r>
            </w:ins>
          </w:p>
        </w:tc>
        <w:tc>
          <w:tcPr>
            <w:tcW w:w="795" w:type="pct"/>
          </w:tcPr>
          <w:p w14:paraId="7B992E8E" w14:textId="77777777" w:rsidR="00E97DE1" w:rsidRPr="00BB7E48" w:rsidRDefault="00E97DE1" w:rsidP="00E97DE1">
            <w:pPr>
              <w:pStyle w:val="GOSTTablenorm"/>
              <w:rPr>
                <w:ins w:id="5034" w:author="Опаева Лидия Арашаевна" w:date="2025-10-15T09:28:00Z"/>
              </w:rPr>
            </w:pPr>
            <w:ins w:id="5035" w:author="Опаева Лидия Арашаевна" w:date="2025-10-15T09:28:00Z">
              <w:r w:rsidRPr="00BB7E48">
                <w:rPr>
                  <w:b/>
                </w:rPr>
                <w:t>T0504833:</w:t>
              </w:r>
              <w:r w:rsidRPr="00BB7E48">
                <w:t>CT_VALCODE</w:t>
              </w:r>
            </w:ins>
          </w:p>
        </w:tc>
        <w:tc>
          <w:tcPr>
            <w:tcW w:w="560" w:type="pct"/>
          </w:tcPr>
          <w:p w14:paraId="3E9BF4BA" w14:textId="77777777" w:rsidR="00E97DE1" w:rsidRPr="00BB7E48" w:rsidRDefault="00E97DE1" w:rsidP="00E97DE1">
            <w:pPr>
              <w:pStyle w:val="GOSTTablenorm"/>
              <w:rPr>
                <w:ins w:id="5036" w:author="Опаева Лидия Арашаевна" w:date="2025-10-15T09:28:00Z"/>
                <w:lang w:eastAsia="en-US"/>
              </w:rPr>
            </w:pPr>
            <w:ins w:id="5037" w:author="Опаева Лидия Арашаевна" w:date="2025-10-15T09:28:00Z">
              <w:r w:rsidRPr="00BB7E48">
                <w:t>Строка</w:t>
              </w:r>
            </w:ins>
          </w:p>
        </w:tc>
        <w:tc>
          <w:tcPr>
            <w:tcW w:w="374" w:type="pct"/>
          </w:tcPr>
          <w:p w14:paraId="000846C9" w14:textId="77777777" w:rsidR="00E97DE1" w:rsidRPr="00BB7E48" w:rsidRDefault="00E97DE1" w:rsidP="00E97DE1">
            <w:pPr>
              <w:pStyle w:val="GOSTTablenorm"/>
              <w:rPr>
                <w:ins w:id="5038" w:author="Опаева Лидия Арашаевна" w:date="2025-10-15T09:28:00Z"/>
              </w:rPr>
            </w:pPr>
            <w:ins w:id="5039" w:author="Опаева Лидия Арашаевна" w:date="2025-10-15T09:28:00Z">
              <w:r w:rsidRPr="00BB7E48">
                <w:t>Да</w:t>
              </w:r>
            </w:ins>
          </w:p>
        </w:tc>
        <w:tc>
          <w:tcPr>
            <w:tcW w:w="374" w:type="pct"/>
          </w:tcPr>
          <w:p w14:paraId="58903DDF" w14:textId="77777777" w:rsidR="00E97DE1" w:rsidRPr="00BB7E48" w:rsidRDefault="00E97DE1" w:rsidP="00E97DE1">
            <w:pPr>
              <w:pStyle w:val="GOSTTablenorm"/>
              <w:rPr>
                <w:ins w:id="5040" w:author="Опаева Лидия Арашаевна" w:date="2025-10-15T09:28:00Z"/>
              </w:rPr>
            </w:pPr>
            <w:ins w:id="5041" w:author="Опаева Лидия Арашаевна" w:date="2025-10-15T09:28:00Z">
              <w:r w:rsidRPr="00BB7E48">
                <w:t>&lt;=3</w:t>
              </w:r>
            </w:ins>
          </w:p>
        </w:tc>
        <w:tc>
          <w:tcPr>
            <w:tcW w:w="1777" w:type="pct"/>
          </w:tcPr>
          <w:p w14:paraId="30A27E56" w14:textId="77777777" w:rsidR="00E97DE1" w:rsidRPr="00BB7E48" w:rsidRDefault="00E97DE1" w:rsidP="00E97DE1">
            <w:pPr>
              <w:pStyle w:val="GOSTTablenorm"/>
              <w:rPr>
                <w:ins w:id="5042" w:author="Опаева Лидия Арашаевна" w:date="2025-10-15T09:28:00Z"/>
              </w:rPr>
            </w:pPr>
            <w:ins w:id="5043" w:author="Опаева Лидия Арашаевна" w:date="2025-10-15T09:28:00Z">
              <w:r w:rsidRPr="00BB7E48">
                <w:t>Указывается значение аналитического признака «Код валюты» для отражения по кредиту записи учета.</w:t>
              </w:r>
            </w:ins>
          </w:p>
          <w:p w14:paraId="64D5870D" w14:textId="77777777" w:rsidR="00E97DE1" w:rsidRPr="00BB7E48" w:rsidRDefault="00E97DE1" w:rsidP="00E97DE1">
            <w:pPr>
              <w:pStyle w:val="GOSTTablenorm"/>
              <w:rPr>
                <w:ins w:id="5044" w:author="Опаева Лидия Арашаевна" w:date="2025-10-15T09:28:00Z"/>
              </w:rPr>
            </w:pPr>
            <w:ins w:id="5045" w:author="Опаева Лидия Арашаевна" w:date="2025-10-15T09:28:00Z">
              <w:r w:rsidRPr="00BB7E48">
                <w:t xml:space="preserve">Допускается заполнение прочерком </w:t>
              </w:r>
            </w:ins>
          </w:p>
        </w:tc>
      </w:tr>
      <w:tr w:rsidR="00E97DE1" w:rsidRPr="00BB7E48" w14:paraId="3185A370" w14:textId="77777777" w:rsidTr="00E97DE1">
        <w:trPr>
          <w:ins w:id="5046" w:author="Опаева Лидия Арашаевна" w:date="2025-10-15T09:28:00Z"/>
        </w:trPr>
        <w:tc>
          <w:tcPr>
            <w:tcW w:w="1120" w:type="pct"/>
          </w:tcPr>
          <w:p w14:paraId="2D7DE592" w14:textId="77777777" w:rsidR="00E97DE1" w:rsidRPr="00BB7E48" w:rsidRDefault="00E97DE1" w:rsidP="00E97DE1">
            <w:pPr>
              <w:pStyle w:val="GOSTTablenorm"/>
              <w:rPr>
                <w:ins w:id="5047" w:author="Опаева Лидия Арашаевна" w:date="2025-10-15T09:28:00Z"/>
              </w:rPr>
            </w:pPr>
            <w:ins w:id="5048" w:author="Опаева Лидия Арашаевна" w:date="2025-10-15T09:28:00Z">
              <w:r w:rsidRPr="00BB7E48">
                <w:t>ТОФК КС Кт</w:t>
              </w:r>
            </w:ins>
          </w:p>
        </w:tc>
        <w:tc>
          <w:tcPr>
            <w:tcW w:w="795" w:type="pct"/>
          </w:tcPr>
          <w:p w14:paraId="51DCCDE8" w14:textId="77777777" w:rsidR="00E97DE1" w:rsidRPr="00BB7E48" w:rsidRDefault="00E97DE1" w:rsidP="00E97DE1">
            <w:pPr>
              <w:pStyle w:val="GOSTTablenorm"/>
              <w:rPr>
                <w:ins w:id="5049" w:author="Опаева Лидия Арашаевна" w:date="2025-10-15T09:28:00Z"/>
              </w:rPr>
            </w:pPr>
            <w:ins w:id="5050" w:author="Опаева Лидия Арашаевна" w:date="2025-10-15T09:28:00Z">
              <w:r w:rsidRPr="00BB7E48">
                <w:rPr>
                  <w:b/>
                </w:rPr>
                <w:t>T0504833:</w:t>
              </w:r>
              <w:r w:rsidRPr="00BB7E48">
                <w:t>CT_TOFKKS</w:t>
              </w:r>
            </w:ins>
          </w:p>
        </w:tc>
        <w:tc>
          <w:tcPr>
            <w:tcW w:w="560" w:type="pct"/>
          </w:tcPr>
          <w:p w14:paraId="1ED41C25" w14:textId="77777777" w:rsidR="00E97DE1" w:rsidRPr="00BB7E48" w:rsidRDefault="00E97DE1" w:rsidP="00E97DE1">
            <w:pPr>
              <w:pStyle w:val="GOSTTablenorm"/>
              <w:rPr>
                <w:ins w:id="5051" w:author="Опаева Лидия Арашаевна" w:date="2025-10-15T09:28:00Z"/>
                <w:lang w:eastAsia="en-US"/>
              </w:rPr>
            </w:pPr>
            <w:ins w:id="5052" w:author="Опаева Лидия Арашаевна" w:date="2025-10-15T09:28:00Z">
              <w:r w:rsidRPr="00BB7E48">
                <w:t>Строка</w:t>
              </w:r>
            </w:ins>
          </w:p>
        </w:tc>
        <w:tc>
          <w:tcPr>
            <w:tcW w:w="374" w:type="pct"/>
          </w:tcPr>
          <w:p w14:paraId="4A486945" w14:textId="77777777" w:rsidR="00E97DE1" w:rsidRPr="00BB7E48" w:rsidRDefault="00E97DE1" w:rsidP="00E97DE1">
            <w:pPr>
              <w:pStyle w:val="GOSTTablenorm"/>
              <w:rPr>
                <w:ins w:id="5053" w:author="Опаева Лидия Арашаевна" w:date="2025-10-15T09:28:00Z"/>
              </w:rPr>
            </w:pPr>
            <w:ins w:id="5054" w:author="Опаева Лидия Арашаевна" w:date="2025-10-15T09:28:00Z">
              <w:r w:rsidRPr="00BB7E48">
                <w:t>Да</w:t>
              </w:r>
            </w:ins>
          </w:p>
        </w:tc>
        <w:tc>
          <w:tcPr>
            <w:tcW w:w="374" w:type="pct"/>
          </w:tcPr>
          <w:p w14:paraId="56FB4DE3" w14:textId="77777777" w:rsidR="00E97DE1" w:rsidRPr="00BB7E48" w:rsidRDefault="00E97DE1" w:rsidP="00E97DE1">
            <w:pPr>
              <w:pStyle w:val="GOSTTablenorm"/>
              <w:rPr>
                <w:ins w:id="5055" w:author="Опаева Лидия Арашаевна" w:date="2025-10-15T09:28:00Z"/>
              </w:rPr>
            </w:pPr>
            <w:ins w:id="5056" w:author="Опаева Лидия Арашаевна" w:date="2025-10-15T09:28:00Z">
              <w:r w:rsidRPr="00BB7E48">
                <w:t>&lt;=2</w:t>
              </w:r>
            </w:ins>
          </w:p>
        </w:tc>
        <w:tc>
          <w:tcPr>
            <w:tcW w:w="1777" w:type="pct"/>
          </w:tcPr>
          <w:p w14:paraId="01E7E4CC" w14:textId="77777777" w:rsidR="00E97DE1" w:rsidRPr="00BB7E48" w:rsidRDefault="00E97DE1" w:rsidP="00E97DE1">
            <w:pPr>
              <w:pStyle w:val="GOSTTablenorm"/>
              <w:rPr>
                <w:ins w:id="5057" w:author="Опаева Лидия Арашаевна" w:date="2025-10-15T09:28:00Z"/>
              </w:rPr>
            </w:pPr>
            <w:ins w:id="5058" w:author="Опаева Лидия Арашаевна" w:date="2025-10-15T09:28:00Z">
              <w:r w:rsidRPr="00BB7E48">
                <w:t>Указывается значение аналитического признака «ТОФК КС» для отражения по кредиту записи учета.</w:t>
              </w:r>
            </w:ins>
          </w:p>
          <w:p w14:paraId="384105BB" w14:textId="77777777" w:rsidR="00E97DE1" w:rsidRPr="00BB7E48" w:rsidRDefault="00E97DE1" w:rsidP="00E97DE1">
            <w:pPr>
              <w:pStyle w:val="GOSTTablenorm"/>
              <w:rPr>
                <w:ins w:id="5059" w:author="Опаева Лидия Арашаевна" w:date="2025-10-15T09:28:00Z"/>
              </w:rPr>
            </w:pPr>
            <w:ins w:id="5060" w:author="Опаева Лидия Арашаевна" w:date="2025-10-15T09:28:00Z">
              <w:r w:rsidRPr="00BB7E48">
                <w:t>Допускается заполнение прочерком</w:t>
              </w:r>
            </w:ins>
          </w:p>
        </w:tc>
      </w:tr>
      <w:tr w:rsidR="00E97DE1" w:rsidRPr="00BB7E48" w14:paraId="731D1E23" w14:textId="77777777" w:rsidTr="00E97DE1">
        <w:trPr>
          <w:ins w:id="5061" w:author="Опаева Лидия Арашаевна" w:date="2025-10-15T09:28:00Z"/>
        </w:trPr>
        <w:tc>
          <w:tcPr>
            <w:tcW w:w="1120" w:type="pct"/>
          </w:tcPr>
          <w:p w14:paraId="6EDBDB9F" w14:textId="77777777" w:rsidR="00E97DE1" w:rsidRPr="00BB7E48" w:rsidRDefault="00E97DE1" w:rsidP="00E97DE1">
            <w:pPr>
              <w:pStyle w:val="GOSTTablenorm"/>
              <w:rPr>
                <w:ins w:id="5062" w:author="Опаева Лидия Арашаевна" w:date="2025-10-15T09:28:00Z"/>
              </w:rPr>
            </w:pPr>
            <w:ins w:id="5063" w:author="Опаева Лидия Арашаевна" w:date="2025-10-15T09:28:00Z">
              <w:r w:rsidRPr="00BB7E48">
                <w:t>Порядковый номер КС Кт</w:t>
              </w:r>
            </w:ins>
          </w:p>
        </w:tc>
        <w:tc>
          <w:tcPr>
            <w:tcW w:w="795" w:type="pct"/>
          </w:tcPr>
          <w:p w14:paraId="03855E19" w14:textId="77777777" w:rsidR="00E97DE1" w:rsidRPr="00BB7E48" w:rsidRDefault="00E97DE1" w:rsidP="00E97DE1">
            <w:pPr>
              <w:pStyle w:val="GOSTTablenorm"/>
              <w:rPr>
                <w:ins w:id="5064" w:author="Опаева Лидия Арашаевна" w:date="2025-10-15T09:28:00Z"/>
              </w:rPr>
            </w:pPr>
            <w:ins w:id="5065" w:author="Опаева Лидия Арашаевна" w:date="2025-10-15T09:28:00Z">
              <w:r w:rsidRPr="00BB7E48">
                <w:rPr>
                  <w:b/>
                </w:rPr>
                <w:t>T0504833:</w:t>
              </w:r>
              <w:r w:rsidRPr="00BB7E48">
                <w:t>CT_PNKS</w:t>
              </w:r>
            </w:ins>
          </w:p>
        </w:tc>
        <w:tc>
          <w:tcPr>
            <w:tcW w:w="560" w:type="pct"/>
          </w:tcPr>
          <w:p w14:paraId="2E7797F6" w14:textId="77777777" w:rsidR="00E97DE1" w:rsidRPr="00BB7E48" w:rsidRDefault="00E97DE1" w:rsidP="00E97DE1">
            <w:pPr>
              <w:pStyle w:val="GOSTTablenorm"/>
              <w:rPr>
                <w:ins w:id="5066" w:author="Опаева Лидия Арашаевна" w:date="2025-10-15T09:28:00Z"/>
                <w:lang w:eastAsia="en-US"/>
              </w:rPr>
            </w:pPr>
            <w:ins w:id="5067" w:author="Опаева Лидия Арашаевна" w:date="2025-10-15T09:28:00Z">
              <w:r w:rsidRPr="00BB7E48">
                <w:t>Строка</w:t>
              </w:r>
            </w:ins>
          </w:p>
        </w:tc>
        <w:tc>
          <w:tcPr>
            <w:tcW w:w="374" w:type="pct"/>
          </w:tcPr>
          <w:p w14:paraId="3D0D78A8" w14:textId="77777777" w:rsidR="00E97DE1" w:rsidRPr="00BB7E48" w:rsidRDefault="00E97DE1" w:rsidP="00E97DE1">
            <w:pPr>
              <w:pStyle w:val="GOSTTablenorm"/>
              <w:rPr>
                <w:ins w:id="5068" w:author="Опаева Лидия Арашаевна" w:date="2025-10-15T09:28:00Z"/>
              </w:rPr>
            </w:pPr>
            <w:ins w:id="5069" w:author="Опаева Лидия Арашаевна" w:date="2025-10-15T09:28:00Z">
              <w:r w:rsidRPr="00BB7E48">
                <w:t>Да</w:t>
              </w:r>
            </w:ins>
          </w:p>
        </w:tc>
        <w:tc>
          <w:tcPr>
            <w:tcW w:w="374" w:type="pct"/>
          </w:tcPr>
          <w:p w14:paraId="48DA9907" w14:textId="77777777" w:rsidR="00E97DE1" w:rsidRPr="00BB7E48" w:rsidRDefault="00E97DE1" w:rsidP="00E97DE1">
            <w:pPr>
              <w:pStyle w:val="GOSTTablenorm"/>
              <w:rPr>
                <w:ins w:id="5070" w:author="Опаева Лидия Арашаевна" w:date="2025-10-15T09:28:00Z"/>
              </w:rPr>
            </w:pPr>
            <w:ins w:id="5071" w:author="Опаева Лидия Арашаевна" w:date="2025-10-15T09:28:00Z">
              <w:r w:rsidRPr="00BB7E48">
                <w:rPr>
                  <w:lang w:val="en-US"/>
                </w:rPr>
                <w:t>&lt;</w:t>
              </w:r>
              <w:r w:rsidRPr="00BB7E48">
                <w:t>=2</w:t>
              </w:r>
            </w:ins>
          </w:p>
        </w:tc>
        <w:tc>
          <w:tcPr>
            <w:tcW w:w="1777" w:type="pct"/>
          </w:tcPr>
          <w:p w14:paraId="052D6CC6" w14:textId="77777777" w:rsidR="00E97DE1" w:rsidRPr="00BB7E48" w:rsidRDefault="00E97DE1" w:rsidP="00E97DE1">
            <w:pPr>
              <w:pStyle w:val="GOSTTablenorm"/>
              <w:rPr>
                <w:ins w:id="5072" w:author="Опаева Лидия Арашаевна" w:date="2025-10-15T09:28:00Z"/>
              </w:rPr>
            </w:pPr>
            <w:ins w:id="5073" w:author="Опаева Лидия Арашаевна" w:date="2025-10-15T09:28:00Z">
              <w:r w:rsidRPr="00BB7E48">
                <w:t>Указывается значение аналитического признака «Порядковый номер КС» для отражения по кредиту записи учета.</w:t>
              </w:r>
            </w:ins>
          </w:p>
          <w:p w14:paraId="3AB2A97E" w14:textId="77777777" w:rsidR="00E97DE1" w:rsidRPr="00BB7E48" w:rsidRDefault="00E97DE1" w:rsidP="00E97DE1">
            <w:pPr>
              <w:pStyle w:val="GOSTTablenorm"/>
              <w:rPr>
                <w:ins w:id="5074" w:author="Опаева Лидия Арашаевна" w:date="2025-10-15T09:28:00Z"/>
              </w:rPr>
            </w:pPr>
            <w:ins w:id="5075" w:author="Опаева Лидия Арашаевна" w:date="2025-10-15T09:28:00Z">
              <w:r w:rsidRPr="00BB7E48">
                <w:t>Допускается заполнение прочерком</w:t>
              </w:r>
            </w:ins>
          </w:p>
        </w:tc>
      </w:tr>
      <w:tr w:rsidR="00E97DE1" w:rsidRPr="00BB7E48" w14:paraId="194A1C1A" w14:textId="77777777" w:rsidTr="00E97DE1">
        <w:trPr>
          <w:ins w:id="5076" w:author="Опаева Лидия Арашаевна" w:date="2025-10-15T09:28:00Z"/>
        </w:trPr>
        <w:tc>
          <w:tcPr>
            <w:tcW w:w="1120" w:type="pct"/>
          </w:tcPr>
          <w:p w14:paraId="3F1A1CFA" w14:textId="77777777" w:rsidR="00E97DE1" w:rsidRPr="00BB7E48" w:rsidRDefault="00E97DE1" w:rsidP="00E97DE1">
            <w:pPr>
              <w:pStyle w:val="GOSTTablenorm"/>
              <w:rPr>
                <w:ins w:id="5077" w:author="Опаева Лидия Арашаевна" w:date="2025-10-15T09:28:00Z"/>
              </w:rPr>
            </w:pPr>
            <w:ins w:id="5078" w:author="Опаева Лидия Арашаевна" w:date="2025-10-15T09:28:00Z">
              <w:r w:rsidRPr="00BB7E48">
                <w:t>Код раздела ЛС</w:t>
              </w:r>
            </w:ins>
          </w:p>
        </w:tc>
        <w:tc>
          <w:tcPr>
            <w:tcW w:w="795" w:type="pct"/>
          </w:tcPr>
          <w:p w14:paraId="67D66AD3" w14:textId="77777777" w:rsidR="00E97DE1" w:rsidRPr="00BB7E48" w:rsidRDefault="00E97DE1" w:rsidP="00E97DE1">
            <w:pPr>
              <w:pStyle w:val="GOSTTablenorm"/>
              <w:rPr>
                <w:ins w:id="5079" w:author="Опаева Лидия Арашаевна" w:date="2025-10-15T09:28:00Z"/>
              </w:rPr>
            </w:pPr>
            <w:ins w:id="5080" w:author="Опаева Лидия Арашаевна" w:date="2025-10-15T09:28:00Z">
              <w:r w:rsidRPr="00BB7E48">
                <w:rPr>
                  <w:b/>
                </w:rPr>
                <w:t>T0504833:</w:t>
              </w:r>
              <w:r w:rsidRPr="00BB7E48">
                <w:rPr>
                  <w:lang w:val="en-US"/>
                </w:rPr>
                <w:t>C</w:t>
              </w:r>
              <w:r w:rsidRPr="00BB7E48">
                <w:t>T_</w:t>
              </w:r>
              <w:r w:rsidRPr="00BB7E48">
                <w:rPr>
                  <w:lang w:val="en-US"/>
                </w:rPr>
                <w:t>AKR</w:t>
              </w:r>
            </w:ins>
          </w:p>
        </w:tc>
        <w:tc>
          <w:tcPr>
            <w:tcW w:w="560" w:type="pct"/>
          </w:tcPr>
          <w:p w14:paraId="27CD0FD9" w14:textId="77777777" w:rsidR="00E97DE1" w:rsidRPr="00BB7E48" w:rsidRDefault="00E97DE1" w:rsidP="00E97DE1">
            <w:pPr>
              <w:pStyle w:val="GOSTTablenorm"/>
              <w:rPr>
                <w:ins w:id="5081" w:author="Опаева Лидия Арашаевна" w:date="2025-10-15T09:28:00Z"/>
              </w:rPr>
            </w:pPr>
            <w:ins w:id="5082" w:author="Опаева Лидия Арашаевна" w:date="2025-10-15T09:28:00Z">
              <w:r w:rsidRPr="00BB7E48">
                <w:t>Строка</w:t>
              </w:r>
            </w:ins>
          </w:p>
        </w:tc>
        <w:tc>
          <w:tcPr>
            <w:tcW w:w="374" w:type="pct"/>
          </w:tcPr>
          <w:p w14:paraId="00E5C097" w14:textId="77777777" w:rsidR="00E97DE1" w:rsidRPr="00BB7E48" w:rsidRDefault="00E97DE1" w:rsidP="00E97DE1">
            <w:pPr>
              <w:pStyle w:val="GOSTTablenorm"/>
              <w:rPr>
                <w:ins w:id="5083" w:author="Опаева Лидия Арашаевна" w:date="2025-10-15T09:28:00Z"/>
              </w:rPr>
            </w:pPr>
            <w:ins w:id="5084" w:author="Опаева Лидия Арашаевна" w:date="2025-10-15T09:28:00Z">
              <w:r w:rsidRPr="00BB7E48">
                <w:t>Нет</w:t>
              </w:r>
            </w:ins>
          </w:p>
        </w:tc>
        <w:tc>
          <w:tcPr>
            <w:tcW w:w="374" w:type="pct"/>
          </w:tcPr>
          <w:p w14:paraId="091A22A5" w14:textId="77777777" w:rsidR="00E97DE1" w:rsidRPr="00BB7E48" w:rsidRDefault="00E97DE1" w:rsidP="00E97DE1">
            <w:pPr>
              <w:pStyle w:val="GOSTTablenorm"/>
              <w:rPr>
                <w:ins w:id="5085" w:author="Опаева Лидия Арашаевна" w:date="2025-10-15T09:28:00Z"/>
              </w:rPr>
            </w:pPr>
            <w:ins w:id="5086" w:author="Опаева Лидия Арашаевна" w:date="2025-10-15T09:28:00Z">
              <w:r w:rsidRPr="00BB7E48">
                <w:t>&lt;=8</w:t>
              </w:r>
            </w:ins>
          </w:p>
        </w:tc>
        <w:tc>
          <w:tcPr>
            <w:tcW w:w="1777" w:type="pct"/>
          </w:tcPr>
          <w:p w14:paraId="4AAFD9DA" w14:textId="77777777" w:rsidR="00E97DE1" w:rsidRPr="00BB7E48" w:rsidRDefault="00E97DE1" w:rsidP="00E97DE1">
            <w:pPr>
              <w:pStyle w:val="GOSTTablenorm"/>
              <w:rPr>
                <w:ins w:id="5087" w:author="Опаева Лидия Арашаевна" w:date="2025-10-15T09:28:00Z"/>
              </w:rPr>
            </w:pPr>
            <w:ins w:id="5088" w:author="Опаева Лидия Арашаевна" w:date="2025-10-15T09:28:00Z">
              <w:r w:rsidRPr="00BB7E48">
                <w:t>Указывается значение аналитического признака «</w:t>
              </w:r>
              <w:r w:rsidRPr="00BB7E48">
                <w:rPr>
                  <w:color w:val="000000" w:themeColor="text1"/>
                </w:rPr>
                <w:t>Аналитический код раздела ЛС</w:t>
              </w:r>
              <w:r w:rsidRPr="00BB7E48">
                <w:t>» для отражения по кредиту записи учета.</w:t>
              </w:r>
            </w:ins>
          </w:p>
          <w:p w14:paraId="5745513B" w14:textId="77777777" w:rsidR="00E97DE1" w:rsidRPr="00BB7E48" w:rsidRDefault="00E97DE1" w:rsidP="00E97DE1">
            <w:pPr>
              <w:pStyle w:val="GOSTTablenorm"/>
              <w:rPr>
                <w:ins w:id="5089" w:author="Опаева Лидия Арашаевна" w:date="2025-10-15T09:28:00Z"/>
              </w:rPr>
            </w:pPr>
            <w:ins w:id="5090" w:author="Опаева Лидия Арашаевна" w:date="2025-10-15T09:28:00Z">
              <w:r w:rsidRPr="00BB7E48">
                <w:t>Допускается заполнение прочерком</w:t>
              </w:r>
            </w:ins>
          </w:p>
        </w:tc>
      </w:tr>
      <w:tr w:rsidR="00E97DE1" w:rsidRPr="00BB7E48" w14:paraId="1D02D663" w14:textId="77777777" w:rsidTr="00E97DE1">
        <w:trPr>
          <w:ins w:id="5091" w:author="Опаева Лидия Арашаевна" w:date="2025-10-15T09:28:00Z"/>
        </w:trPr>
        <w:tc>
          <w:tcPr>
            <w:tcW w:w="1120" w:type="pct"/>
          </w:tcPr>
          <w:p w14:paraId="4B24D8DA" w14:textId="77777777" w:rsidR="00E97DE1" w:rsidRPr="00BB7E48" w:rsidRDefault="00E97DE1" w:rsidP="00E97DE1">
            <w:pPr>
              <w:pStyle w:val="GOSTTablenorm"/>
              <w:rPr>
                <w:ins w:id="5092" w:author="Опаева Лидия Арашаевна" w:date="2025-10-15T09:28:00Z"/>
              </w:rPr>
            </w:pPr>
            <w:ins w:id="5093" w:author="Опаева Лидия Арашаевна" w:date="2025-10-15T09:28:00Z">
              <w:r w:rsidRPr="00BB7E48">
                <w:t>Код цели Кт</w:t>
              </w:r>
            </w:ins>
          </w:p>
        </w:tc>
        <w:tc>
          <w:tcPr>
            <w:tcW w:w="795" w:type="pct"/>
          </w:tcPr>
          <w:p w14:paraId="5FA00101" w14:textId="77777777" w:rsidR="00E97DE1" w:rsidRPr="00BB7E48" w:rsidRDefault="00E97DE1" w:rsidP="00E97DE1">
            <w:pPr>
              <w:pStyle w:val="GOSTTablenorm"/>
              <w:rPr>
                <w:ins w:id="5094" w:author="Опаева Лидия Арашаевна" w:date="2025-10-15T09:28:00Z"/>
              </w:rPr>
            </w:pPr>
            <w:ins w:id="5095" w:author="Опаева Лидия Арашаевна" w:date="2025-10-15T09:28:00Z">
              <w:r w:rsidRPr="00BB7E48">
                <w:rPr>
                  <w:b/>
                </w:rPr>
                <w:t>T0504833:</w:t>
              </w:r>
              <w:r w:rsidRPr="00BB7E48">
                <w:t>CT_TARGETCODE</w:t>
              </w:r>
            </w:ins>
          </w:p>
        </w:tc>
        <w:tc>
          <w:tcPr>
            <w:tcW w:w="560" w:type="pct"/>
          </w:tcPr>
          <w:p w14:paraId="18536D17" w14:textId="77777777" w:rsidR="00E97DE1" w:rsidRPr="00BB7E48" w:rsidRDefault="00E97DE1" w:rsidP="00E97DE1">
            <w:pPr>
              <w:pStyle w:val="GOSTTablenorm"/>
              <w:rPr>
                <w:ins w:id="5096" w:author="Опаева Лидия Арашаевна" w:date="2025-10-15T09:28:00Z"/>
                <w:lang w:eastAsia="en-US"/>
              </w:rPr>
            </w:pPr>
            <w:ins w:id="5097" w:author="Опаева Лидия Арашаевна" w:date="2025-10-15T09:28:00Z">
              <w:r w:rsidRPr="00BB7E48">
                <w:t>Строка</w:t>
              </w:r>
            </w:ins>
          </w:p>
        </w:tc>
        <w:tc>
          <w:tcPr>
            <w:tcW w:w="374" w:type="pct"/>
          </w:tcPr>
          <w:p w14:paraId="538CCA25" w14:textId="77777777" w:rsidR="00E97DE1" w:rsidRPr="00BB7E48" w:rsidRDefault="00E97DE1" w:rsidP="00E97DE1">
            <w:pPr>
              <w:pStyle w:val="GOSTTablenorm"/>
              <w:rPr>
                <w:ins w:id="5098" w:author="Опаева Лидия Арашаевна" w:date="2025-10-15T09:28:00Z"/>
              </w:rPr>
            </w:pPr>
            <w:ins w:id="5099" w:author="Опаева Лидия Арашаевна" w:date="2025-10-15T09:28:00Z">
              <w:r w:rsidRPr="00BB7E48">
                <w:t>Да</w:t>
              </w:r>
            </w:ins>
          </w:p>
        </w:tc>
        <w:tc>
          <w:tcPr>
            <w:tcW w:w="374" w:type="pct"/>
          </w:tcPr>
          <w:p w14:paraId="5B33CF85" w14:textId="77777777" w:rsidR="00E97DE1" w:rsidRPr="00BB7E48" w:rsidRDefault="00E97DE1" w:rsidP="00E97DE1">
            <w:pPr>
              <w:pStyle w:val="GOSTTablenorm"/>
              <w:rPr>
                <w:ins w:id="5100" w:author="Опаева Лидия Арашаевна" w:date="2025-10-15T09:28:00Z"/>
              </w:rPr>
            </w:pPr>
            <w:ins w:id="5101" w:author="Опаева Лидия Арашаевна" w:date="2025-10-15T09:28:00Z">
              <w:r w:rsidRPr="00BB7E48">
                <w:t>&lt;=25</w:t>
              </w:r>
            </w:ins>
          </w:p>
        </w:tc>
        <w:tc>
          <w:tcPr>
            <w:tcW w:w="1777" w:type="pct"/>
          </w:tcPr>
          <w:p w14:paraId="6DAD189A" w14:textId="77777777" w:rsidR="00E97DE1" w:rsidRPr="00BB7E48" w:rsidRDefault="00E97DE1" w:rsidP="00E97DE1">
            <w:pPr>
              <w:pStyle w:val="GOSTTablenorm"/>
              <w:rPr>
                <w:ins w:id="5102" w:author="Опаева Лидия Арашаевна" w:date="2025-10-15T09:28:00Z"/>
              </w:rPr>
            </w:pPr>
            <w:ins w:id="5103" w:author="Опаева Лидия Арашаевна" w:date="2025-10-15T09:28:00Z">
              <w:r w:rsidRPr="00BB7E48">
                <w:t>Указывается значение аналитического признака «Код цели» для отражения по кредиту записи учета.</w:t>
              </w:r>
            </w:ins>
          </w:p>
          <w:p w14:paraId="2495AC61" w14:textId="77777777" w:rsidR="00E97DE1" w:rsidRPr="00BB7E48" w:rsidRDefault="00E97DE1" w:rsidP="00E97DE1">
            <w:pPr>
              <w:pStyle w:val="GOSTTablenorm"/>
              <w:rPr>
                <w:ins w:id="5104" w:author="Опаева Лидия Арашаевна" w:date="2025-10-15T09:28:00Z"/>
              </w:rPr>
            </w:pPr>
            <w:ins w:id="5105" w:author="Опаева Лидия Арашаевна" w:date="2025-10-15T09:28:00Z">
              <w:r w:rsidRPr="00BB7E48">
                <w:t>Допускается заполнение прочерком</w:t>
              </w:r>
            </w:ins>
          </w:p>
        </w:tc>
      </w:tr>
      <w:tr w:rsidR="00E97DE1" w:rsidRPr="00BB7E48" w14:paraId="0C3A1FA9" w14:textId="77777777" w:rsidTr="00E97DE1">
        <w:trPr>
          <w:ins w:id="5106" w:author="Опаева Лидия Арашаевна" w:date="2025-10-15T09:28:00Z"/>
        </w:trPr>
        <w:tc>
          <w:tcPr>
            <w:tcW w:w="1120" w:type="pct"/>
          </w:tcPr>
          <w:p w14:paraId="10E762F1" w14:textId="77777777" w:rsidR="00E97DE1" w:rsidRPr="00BB7E48" w:rsidRDefault="00E97DE1" w:rsidP="00E97DE1">
            <w:pPr>
              <w:pStyle w:val="GOSTTablenorm"/>
              <w:rPr>
                <w:ins w:id="5107" w:author="Опаева Лидия Арашаевна" w:date="2025-10-15T09:28:00Z"/>
              </w:rPr>
            </w:pPr>
            <w:ins w:id="5108" w:author="Опаева Лидия Арашаевна" w:date="2025-10-15T09:28:00Z">
              <w:r w:rsidRPr="00BB7E48">
                <w:t>Код целевой субсидии Кт</w:t>
              </w:r>
            </w:ins>
          </w:p>
        </w:tc>
        <w:tc>
          <w:tcPr>
            <w:tcW w:w="795" w:type="pct"/>
          </w:tcPr>
          <w:p w14:paraId="17CB7C43" w14:textId="77777777" w:rsidR="00E97DE1" w:rsidRPr="00BB7E48" w:rsidRDefault="00E97DE1" w:rsidP="00E97DE1">
            <w:pPr>
              <w:pStyle w:val="GOSTTablenorm"/>
              <w:rPr>
                <w:ins w:id="5109" w:author="Опаева Лидия Арашаевна" w:date="2025-10-15T09:28:00Z"/>
              </w:rPr>
            </w:pPr>
            <w:ins w:id="5110" w:author="Опаева Лидия Арашаевна" w:date="2025-10-15T09:28:00Z">
              <w:r w:rsidRPr="00BB7E48">
                <w:rPr>
                  <w:b/>
                </w:rPr>
                <w:t>T0504833:</w:t>
              </w:r>
              <w:r w:rsidRPr="00BB7E48">
                <w:rPr>
                  <w:lang w:val="en-US"/>
                </w:rPr>
                <w:t>C</w:t>
              </w:r>
              <w:r w:rsidRPr="00BB7E48">
                <w:t>T_ANALITCODE</w:t>
              </w:r>
            </w:ins>
          </w:p>
        </w:tc>
        <w:tc>
          <w:tcPr>
            <w:tcW w:w="560" w:type="pct"/>
          </w:tcPr>
          <w:p w14:paraId="746ADF78" w14:textId="77777777" w:rsidR="00E97DE1" w:rsidRPr="00BB7E48" w:rsidRDefault="00E97DE1" w:rsidP="00E97DE1">
            <w:pPr>
              <w:pStyle w:val="GOSTTablenorm"/>
              <w:rPr>
                <w:ins w:id="5111" w:author="Опаева Лидия Арашаевна" w:date="2025-10-15T09:28:00Z"/>
                <w:lang w:val="en-US"/>
              </w:rPr>
            </w:pPr>
            <w:ins w:id="5112" w:author="Опаева Лидия Арашаевна" w:date="2025-10-15T09:28:00Z">
              <w:r w:rsidRPr="00BB7E48">
                <w:t>Строка</w:t>
              </w:r>
            </w:ins>
          </w:p>
        </w:tc>
        <w:tc>
          <w:tcPr>
            <w:tcW w:w="374" w:type="pct"/>
          </w:tcPr>
          <w:p w14:paraId="430BE339" w14:textId="77777777" w:rsidR="00E97DE1" w:rsidRPr="00BB7E48" w:rsidDel="00534F1C" w:rsidRDefault="00E97DE1" w:rsidP="00E97DE1">
            <w:pPr>
              <w:pStyle w:val="GOSTTablenorm"/>
              <w:rPr>
                <w:ins w:id="5113" w:author="Опаева Лидия Арашаевна" w:date="2025-10-15T09:28:00Z"/>
              </w:rPr>
            </w:pPr>
            <w:ins w:id="5114" w:author="Опаева Лидия Арашаевна" w:date="2025-10-15T09:28:00Z">
              <w:r w:rsidRPr="00BB7E48">
                <w:t>Нет</w:t>
              </w:r>
            </w:ins>
          </w:p>
        </w:tc>
        <w:tc>
          <w:tcPr>
            <w:tcW w:w="374" w:type="pct"/>
          </w:tcPr>
          <w:p w14:paraId="3A18D973" w14:textId="77777777" w:rsidR="00E97DE1" w:rsidRPr="00BB7E48" w:rsidRDefault="00E97DE1" w:rsidP="00E97DE1">
            <w:pPr>
              <w:pStyle w:val="GOSTTablenorm"/>
              <w:rPr>
                <w:ins w:id="5115" w:author="Опаева Лидия Арашаевна" w:date="2025-10-15T09:28:00Z"/>
                <w:lang w:val="en-US"/>
              </w:rPr>
            </w:pPr>
            <w:ins w:id="5116" w:author="Опаева Лидия Арашаевна" w:date="2025-10-15T09:28:00Z">
              <w:r w:rsidRPr="00BB7E48">
                <w:rPr>
                  <w:lang w:val="en-US"/>
                </w:rPr>
                <w:t>&lt;=25</w:t>
              </w:r>
            </w:ins>
          </w:p>
        </w:tc>
        <w:tc>
          <w:tcPr>
            <w:tcW w:w="1777" w:type="pct"/>
          </w:tcPr>
          <w:p w14:paraId="665ADF26" w14:textId="77777777" w:rsidR="00E97DE1" w:rsidRPr="00BB7E48" w:rsidRDefault="00E97DE1" w:rsidP="00E97DE1">
            <w:pPr>
              <w:pStyle w:val="GOSTTablenorm"/>
              <w:rPr>
                <w:ins w:id="5117" w:author="Опаева Лидия Арашаевна" w:date="2025-10-15T09:28:00Z"/>
              </w:rPr>
            </w:pPr>
            <w:ins w:id="5118" w:author="Опаева Лидия Арашаевна" w:date="2025-10-15T09:28:00Z">
              <w:r w:rsidRPr="00BB7E48">
                <w:t>Указывается значение аналитического признака «Аналитический код» для отражения по кредиту</w:t>
              </w:r>
              <w:r w:rsidRPr="00BB7E48" w:rsidDel="000A0FA3">
                <w:t xml:space="preserve"> </w:t>
              </w:r>
              <w:r w:rsidRPr="00BB7E48">
                <w:t>записи учета.</w:t>
              </w:r>
            </w:ins>
          </w:p>
          <w:p w14:paraId="472FB4DB" w14:textId="77777777" w:rsidR="00E97DE1" w:rsidRPr="00BB7E48" w:rsidRDefault="00E97DE1" w:rsidP="00E97DE1">
            <w:pPr>
              <w:pStyle w:val="GOSTTablenorm"/>
              <w:rPr>
                <w:ins w:id="5119" w:author="Опаева Лидия Арашаевна" w:date="2025-10-15T09:28:00Z"/>
              </w:rPr>
            </w:pPr>
            <w:ins w:id="5120" w:author="Опаева Лидия Арашаевна" w:date="2025-10-15T09:28:00Z">
              <w:r w:rsidRPr="00BB7E48">
                <w:t>Допускается заполнение прочерком</w:t>
              </w:r>
            </w:ins>
          </w:p>
        </w:tc>
      </w:tr>
      <w:tr w:rsidR="00E97DE1" w:rsidRPr="00BB7E48" w14:paraId="76C14DB3" w14:textId="77777777" w:rsidTr="00E97DE1">
        <w:trPr>
          <w:ins w:id="5121" w:author="Опаева Лидия Арашаевна" w:date="2025-10-15T09:28:00Z"/>
        </w:trPr>
        <w:tc>
          <w:tcPr>
            <w:tcW w:w="1120" w:type="pct"/>
          </w:tcPr>
          <w:p w14:paraId="2CDD51AA" w14:textId="77777777" w:rsidR="00E97DE1" w:rsidRPr="00BB7E48" w:rsidRDefault="00E97DE1" w:rsidP="00E97DE1">
            <w:pPr>
              <w:pStyle w:val="GOSTTablenorm"/>
              <w:rPr>
                <w:ins w:id="5122" w:author="Опаева Лидия Арашаевна" w:date="2025-10-15T09:28:00Z"/>
              </w:rPr>
            </w:pPr>
            <w:ins w:id="5123" w:author="Опаева Лидия Арашаевна" w:date="2025-10-15T09:28:00Z">
              <w:r w:rsidRPr="00BB7E48">
                <w:t>Код ОКС Кт</w:t>
              </w:r>
            </w:ins>
          </w:p>
        </w:tc>
        <w:tc>
          <w:tcPr>
            <w:tcW w:w="795" w:type="pct"/>
          </w:tcPr>
          <w:p w14:paraId="4192B43C" w14:textId="77777777" w:rsidR="00E97DE1" w:rsidRPr="00BB7E48" w:rsidRDefault="00E97DE1" w:rsidP="00E97DE1">
            <w:pPr>
              <w:pStyle w:val="GOSTTablenorm"/>
              <w:rPr>
                <w:ins w:id="5124" w:author="Опаева Лидия Арашаевна" w:date="2025-10-15T09:28:00Z"/>
              </w:rPr>
            </w:pPr>
            <w:ins w:id="5125" w:author="Опаева Лидия Арашаевна" w:date="2025-10-15T09:28:00Z">
              <w:r w:rsidRPr="00BB7E48">
                <w:rPr>
                  <w:b/>
                </w:rPr>
                <w:t>T0504833:</w:t>
              </w:r>
              <w:r w:rsidRPr="00BB7E48">
                <w:rPr>
                  <w:lang w:val="en-US"/>
                </w:rPr>
                <w:t>C</w:t>
              </w:r>
              <w:r w:rsidRPr="00BB7E48">
                <w:t>T_OKS</w:t>
              </w:r>
            </w:ins>
          </w:p>
        </w:tc>
        <w:tc>
          <w:tcPr>
            <w:tcW w:w="560" w:type="pct"/>
          </w:tcPr>
          <w:p w14:paraId="34193498" w14:textId="77777777" w:rsidR="00E97DE1" w:rsidRPr="00BB7E48" w:rsidRDefault="00E97DE1" w:rsidP="00E97DE1">
            <w:pPr>
              <w:pStyle w:val="GOSTTablenorm"/>
              <w:rPr>
                <w:ins w:id="5126" w:author="Опаева Лидия Арашаевна" w:date="2025-10-15T09:28:00Z"/>
              </w:rPr>
            </w:pPr>
            <w:ins w:id="5127" w:author="Опаева Лидия Арашаевна" w:date="2025-10-15T09:28:00Z">
              <w:r w:rsidRPr="00BB7E48">
                <w:t>Строка</w:t>
              </w:r>
            </w:ins>
          </w:p>
        </w:tc>
        <w:tc>
          <w:tcPr>
            <w:tcW w:w="374" w:type="pct"/>
          </w:tcPr>
          <w:p w14:paraId="46037A0B" w14:textId="77777777" w:rsidR="00E97DE1" w:rsidRPr="00BB7E48" w:rsidRDefault="00E97DE1" w:rsidP="00E97DE1">
            <w:pPr>
              <w:pStyle w:val="GOSTTablenorm"/>
              <w:rPr>
                <w:ins w:id="5128" w:author="Опаева Лидия Арашаевна" w:date="2025-10-15T09:28:00Z"/>
              </w:rPr>
            </w:pPr>
            <w:ins w:id="5129" w:author="Опаева Лидия Арашаевна" w:date="2025-10-15T09:28:00Z">
              <w:r w:rsidRPr="00BB7E48">
                <w:t>Нет</w:t>
              </w:r>
            </w:ins>
          </w:p>
        </w:tc>
        <w:tc>
          <w:tcPr>
            <w:tcW w:w="374" w:type="pct"/>
          </w:tcPr>
          <w:p w14:paraId="0E6DD523" w14:textId="77777777" w:rsidR="00E97DE1" w:rsidRPr="00BB7E48" w:rsidRDefault="00E97DE1" w:rsidP="00E97DE1">
            <w:pPr>
              <w:pStyle w:val="GOSTTablenorm"/>
              <w:rPr>
                <w:ins w:id="5130" w:author="Опаева Лидия Арашаевна" w:date="2025-10-15T09:28:00Z"/>
              </w:rPr>
            </w:pPr>
            <w:ins w:id="5131" w:author="Опаева Лидия Арашаевна" w:date="2025-10-15T09:28:00Z">
              <w:r w:rsidRPr="00BB7E48">
                <w:rPr>
                  <w:lang w:val="en-US"/>
                </w:rPr>
                <w:t>&lt;</w:t>
              </w:r>
              <w:r w:rsidRPr="00BB7E48">
                <w:t>=2</w:t>
              </w:r>
              <w:r w:rsidRPr="00BB7E48">
                <w:rPr>
                  <w:lang w:val="en-US"/>
                </w:rPr>
                <w:t>5</w:t>
              </w:r>
            </w:ins>
          </w:p>
        </w:tc>
        <w:tc>
          <w:tcPr>
            <w:tcW w:w="1777" w:type="pct"/>
          </w:tcPr>
          <w:p w14:paraId="26964ABA" w14:textId="77777777" w:rsidR="00E97DE1" w:rsidRPr="00BB7E48" w:rsidRDefault="00E97DE1" w:rsidP="00E97DE1">
            <w:pPr>
              <w:pStyle w:val="GOSTTablenorm"/>
              <w:rPr>
                <w:ins w:id="5132" w:author="Опаева Лидия Арашаевна" w:date="2025-10-15T09:28:00Z"/>
              </w:rPr>
            </w:pPr>
            <w:ins w:id="5133" w:author="Опаева Лидия Арашаевна" w:date="2025-10-15T09:28:00Z">
              <w:r w:rsidRPr="00BB7E48">
                <w:t>Указывается значение аналитического признака «ФАИП» для отражения по кредиту</w:t>
              </w:r>
              <w:r w:rsidRPr="00BB7E48" w:rsidDel="000A0FA3">
                <w:t xml:space="preserve"> </w:t>
              </w:r>
              <w:r w:rsidRPr="00BB7E48">
                <w:t>записи учета.</w:t>
              </w:r>
            </w:ins>
          </w:p>
          <w:p w14:paraId="6EBD7F15" w14:textId="77777777" w:rsidR="00E97DE1" w:rsidRPr="00BB7E48" w:rsidRDefault="00E97DE1" w:rsidP="00E97DE1">
            <w:pPr>
              <w:pStyle w:val="GOSTTablenorm"/>
              <w:rPr>
                <w:ins w:id="5134" w:author="Опаева Лидия Арашаевна" w:date="2025-10-15T09:28:00Z"/>
              </w:rPr>
            </w:pPr>
            <w:ins w:id="5135" w:author="Опаева Лидия Арашаевна" w:date="2025-10-15T09:28:00Z">
              <w:r w:rsidRPr="00BB7E48">
                <w:t>Допускается заполнение прочерком</w:t>
              </w:r>
            </w:ins>
          </w:p>
        </w:tc>
      </w:tr>
      <w:tr w:rsidR="00E97DE1" w:rsidRPr="00BB7E48" w14:paraId="019CA2BD" w14:textId="77777777" w:rsidTr="00E97DE1">
        <w:trPr>
          <w:ins w:id="5136" w:author="Опаева Лидия Арашаевна" w:date="2025-10-15T09:28:00Z"/>
        </w:trPr>
        <w:tc>
          <w:tcPr>
            <w:tcW w:w="1120" w:type="pct"/>
          </w:tcPr>
          <w:p w14:paraId="70CEBCA4" w14:textId="77777777" w:rsidR="00E97DE1" w:rsidRPr="00BB7E48" w:rsidRDefault="00E97DE1" w:rsidP="00E97DE1">
            <w:pPr>
              <w:pStyle w:val="GOSTTablenorm"/>
              <w:rPr>
                <w:ins w:id="5137" w:author="Опаева Лидия Арашаевна" w:date="2025-10-15T09:28:00Z"/>
              </w:rPr>
            </w:pPr>
            <w:ins w:id="5138" w:author="Опаева Лидия Арашаевна" w:date="2025-10-15T09:28:00Z">
              <w:r w:rsidRPr="00BB7E48">
                <w:t>ИГК Кт</w:t>
              </w:r>
            </w:ins>
          </w:p>
        </w:tc>
        <w:tc>
          <w:tcPr>
            <w:tcW w:w="795" w:type="pct"/>
          </w:tcPr>
          <w:p w14:paraId="4627E015" w14:textId="77777777" w:rsidR="00E97DE1" w:rsidRPr="00BB7E48" w:rsidRDefault="00E97DE1" w:rsidP="00E97DE1">
            <w:pPr>
              <w:pStyle w:val="GOSTTablenorm"/>
              <w:rPr>
                <w:ins w:id="5139" w:author="Опаева Лидия Арашаевна" w:date="2025-10-15T09:28:00Z"/>
              </w:rPr>
            </w:pPr>
            <w:ins w:id="5140" w:author="Опаева Лидия Арашаевна" w:date="2025-10-15T09:28:00Z">
              <w:r w:rsidRPr="00BB7E48">
                <w:rPr>
                  <w:b/>
                </w:rPr>
                <w:t>T0504833:</w:t>
              </w:r>
              <w:r w:rsidRPr="00BB7E48">
                <w:rPr>
                  <w:lang w:val="en-US"/>
                </w:rPr>
                <w:t>C</w:t>
              </w:r>
              <w:r w:rsidRPr="00BB7E48">
                <w:t>T_IGK</w:t>
              </w:r>
            </w:ins>
          </w:p>
        </w:tc>
        <w:tc>
          <w:tcPr>
            <w:tcW w:w="560" w:type="pct"/>
          </w:tcPr>
          <w:p w14:paraId="02CC4CE4" w14:textId="77777777" w:rsidR="00E97DE1" w:rsidRPr="00BB7E48" w:rsidRDefault="00E97DE1" w:rsidP="00E97DE1">
            <w:pPr>
              <w:pStyle w:val="GOSTTablenorm"/>
              <w:rPr>
                <w:ins w:id="5141" w:author="Опаева Лидия Арашаевна" w:date="2025-10-15T09:28:00Z"/>
              </w:rPr>
            </w:pPr>
            <w:ins w:id="5142" w:author="Опаева Лидия Арашаевна" w:date="2025-10-15T09:28:00Z">
              <w:r w:rsidRPr="00BB7E48">
                <w:t>Строка</w:t>
              </w:r>
            </w:ins>
          </w:p>
        </w:tc>
        <w:tc>
          <w:tcPr>
            <w:tcW w:w="374" w:type="pct"/>
          </w:tcPr>
          <w:p w14:paraId="72AE7056" w14:textId="77777777" w:rsidR="00E97DE1" w:rsidRPr="00BB7E48" w:rsidRDefault="00E97DE1" w:rsidP="00E97DE1">
            <w:pPr>
              <w:pStyle w:val="GOSTTablenorm"/>
              <w:rPr>
                <w:ins w:id="5143" w:author="Опаева Лидия Арашаевна" w:date="2025-10-15T09:28:00Z"/>
              </w:rPr>
            </w:pPr>
            <w:ins w:id="5144" w:author="Опаева Лидия Арашаевна" w:date="2025-10-15T09:28:00Z">
              <w:r w:rsidRPr="00BB7E48">
                <w:t>Нет</w:t>
              </w:r>
            </w:ins>
          </w:p>
        </w:tc>
        <w:tc>
          <w:tcPr>
            <w:tcW w:w="374" w:type="pct"/>
          </w:tcPr>
          <w:p w14:paraId="29188536" w14:textId="77777777" w:rsidR="00E97DE1" w:rsidRPr="00BB7E48" w:rsidRDefault="00E97DE1" w:rsidP="00E97DE1">
            <w:pPr>
              <w:pStyle w:val="GOSTTablenorm"/>
              <w:rPr>
                <w:ins w:id="5145" w:author="Опаева Лидия Арашаевна" w:date="2025-10-15T09:28:00Z"/>
              </w:rPr>
            </w:pPr>
            <w:ins w:id="5146" w:author="Опаева Лидия Арашаевна" w:date="2025-10-15T09:28:00Z">
              <w:r w:rsidRPr="00BB7E48">
                <w:rPr>
                  <w:lang w:val="en-US"/>
                </w:rPr>
                <w:t>&lt;=20</w:t>
              </w:r>
            </w:ins>
          </w:p>
        </w:tc>
        <w:tc>
          <w:tcPr>
            <w:tcW w:w="1777" w:type="pct"/>
          </w:tcPr>
          <w:p w14:paraId="2CBB3DAA" w14:textId="77777777" w:rsidR="00E97DE1" w:rsidRPr="00BB7E48" w:rsidRDefault="00E97DE1" w:rsidP="00E97DE1">
            <w:pPr>
              <w:pStyle w:val="GOSTTablenorm"/>
              <w:rPr>
                <w:ins w:id="5147" w:author="Опаева Лидия Арашаевна" w:date="2025-10-15T09:28:00Z"/>
              </w:rPr>
            </w:pPr>
            <w:ins w:id="5148" w:author="Опаева Лидия Арашаевна" w:date="2025-10-15T09:28:00Z">
              <w:r w:rsidRPr="00BB7E48">
                <w:t>Указывается значение аналитического признака «Идентификатор ГК» для отражения по кредиту</w:t>
              </w:r>
              <w:r w:rsidRPr="00BB7E48" w:rsidDel="000A0FA3">
                <w:t xml:space="preserve"> </w:t>
              </w:r>
              <w:r w:rsidRPr="00BB7E48">
                <w:t>записи учета.</w:t>
              </w:r>
            </w:ins>
          </w:p>
          <w:p w14:paraId="26395C74" w14:textId="77777777" w:rsidR="00E97DE1" w:rsidRPr="00BB7E48" w:rsidRDefault="00E97DE1" w:rsidP="00E97DE1">
            <w:pPr>
              <w:pStyle w:val="GOSTTablenorm"/>
              <w:rPr>
                <w:ins w:id="5149" w:author="Опаева Лидия Арашаевна" w:date="2025-10-15T09:28:00Z"/>
              </w:rPr>
            </w:pPr>
            <w:ins w:id="5150" w:author="Опаева Лидия Арашаевна" w:date="2025-10-15T09:28:00Z">
              <w:r w:rsidRPr="00BB7E48">
                <w:t>Допускается заполнение прочерком</w:t>
              </w:r>
            </w:ins>
          </w:p>
        </w:tc>
      </w:tr>
      <w:tr w:rsidR="00E97DE1" w:rsidRPr="00BB7E48" w14:paraId="1712DDEF" w14:textId="77777777" w:rsidTr="00E97DE1">
        <w:trPr>
          <w:ins w:id="5151" w:author="Опаева Лидия Арашаевна" w:date="2025-10-15T09:28:00Z"/>
        </w:trPr>
        <w:tc>
          <w:tcPr>
            <w:tcW w:w="1120" w:type="pct"/>
          </w:tcPr>
          <w:p w14:paraId="711BE2E8" w14:textId="77777777" w:rsidR="00E97DE1" w:rsidRPr="00BB7E48" w:rsidRDefault="00E97DE1" w:rsidP="00E97DE1">
            <w:pPr>
              <w:pStyle w:val="GOSTTablenorm"/>
              <w:rPr>
                <w:ins w:id="5152" w:author="Опаева Лидия Арашаевна" w:date="2025-10-15T09:28:00Z"/>
              </w:rPr>
            </w:pPr>
            <w:ins w:id="5153" w:author="Опаева Лидия Арашаевна" w:date="2025-10-15T09:28:00Z">
              <w:r w:rsidRPr="00BB7E48">
                <w:t>Номер КОО</w:t>
              </w:r>
            </w:ins>
          </w:p>
        </w:tc>
        <w:tc>
          <w:tcPr>
            <w:tcW w:w="795" w:type="pct"/>
          </w:tcPr>
          <w:p w14:paraId="55DCCB9A" w14:textId="77777777" w:rsidR="00E97DE1" w:rsidRPr="00BB7E48" w:rsidRDefault="00E97DE1" w:rsidP="00E97DE1">
            <w:pPr>
              <w:pStyle w:val="GOSTTablenorm"/>
              <w:rPr>
                <w:ins w:id="5154" w:author="Опаева Лидия Арашаевна" w:date="2025-10-15T09:28:00Z"/>
              </w:rPr>
            </w:pPr>
            <w:ins w:id="5155" w:author="Опаева Лидия Арашаевна" w:date="2025-10-15T09:28:00Z">
              <w:r w:rsidRPr="00BB7E48">
                <w:rPr>
                  <w:b/>
                </w:rPr>
                <w:t>T0504833:</w:t>
              </w:r>
              <w:r w:rsidRPr="00BB7E48">
                <w:rPr>
                  <w:lang w:val="en-US"/>
                </w:rPr>
                <w:t>C</w:t>
              </w:r>
              <w:r w:rsidRPr="00BB7E48">
                <w:t>T_</w:t>
              </w:r>
              <w:r w:rsidRPr="00BB7E48">
                <w:rPr>
                  <w:lang w:val="en-US"/>
                </w:rPr>
                <w:t>KOO</w:t>
              </w:r>
            </w:ins>
          </w:p>
        </w:tc>
        <w:tc>
          <w:tcPr>
            <w:tcW w:w="560" w:type="pct"/>
          </w:tcPr>
          <w:p w14:paraId="127BB8ED" w14:textId="77777777" w:rsidR="00E97DE1" w:rsidRPr="00BB7E48" w:rsidRDefault="00E97DE1" w:rsidP="00E97DE1">
            <w:pPr>
              <w:pStyle w:val="GOSTTablenorm"/>
              <w:rPr>
                <w:ins w:id="5156" w:author="Опаева Лидия Арашаевна" w:date="2025-10-15T09:28:00Z"/>
              </w:rPr>
            </w:pPr>
            <w:ins w:id="5157" w:author="Опаева Лидия Арашаевна" w:date="2025-10-15T09:28:00Z">
              <w:r w:rsidRPr="00BB7E48">
                <w:t>Строка</w:t>
              </w:r>
            </w:ins>
          </w:p>
        </w:tc>
        <w:tc>
          <w:tcPr>
            <w:tcW w:w="374" w:type="pct"/>
          </w:tcPr>
          <w:p w14:paraId="2F7217BE" w14:textId="77777777" w:rsidR="00E97DE1" w:rsidRPr="00BB7E48" w:rsidRDefault="00E97DE1" w:rsidP="00E97DE1">
            <w:pPr>
              <w:pStyle w:val="GOSTTablenorm"/>
              <w:rPr>
                <w:ins w:id="5158" w:author="Опаева Лидия Арашаевна" w:date="2025-10-15T09:28:00Z"/>
              </w:rPr>
            </w:pPr>
            <w:ins w:id="5159" w:author="Опаева Лидия Арашаевна" w:date="2025-10-15T09:28:00Z">
              <w:r w:rsidRPr="00BB7E48">
                <w:t>Нет</w:t>
              </w:r>
            </w:ins>
          </w:p>
        </w:tc>
        <w:tc>
          <w:tcPr>
            <w:tcW w:w="374" w:type="pct"/>
          </w:tcPr>
          <w:p w14:paraId="47059DFA" w14:textId="77777777" w:rsidR="00E97DE1" w:rsidRPr="00977891" w:rsidRDefault="00E97DE1" w:rsidP="00E97DE1">
            <w:pPr>
              <w:pStyle w:val="GOSTTablenorm"/>
              <w:rPr>
                <w:ins w:id="5160" w:author="Опаева Лидия Арашаевна" w:date="2025-10-15T09:28:00Z"/>
                <w:lang w:val="en-US"/>
              </w:rPr>
            </w:pPr>
            <w:ins w:id="5161" w:author="Опаева Лидия Арашаевна" w:date="2025-10-15T09:28:00Z">
              <w:r w:rsidRPr="00BB7E48">
                <w:t>&lt;=</w:t>
              </w:r>
              <w:r w:rsidRPr="00BB7E48">
                <w:rPr>
                  <w:lang w:val="en-US"/>
                </w:rPr>
                <w:t>50</w:t>
              </w:r>
            </w:ins>
          </w:p>
        </w:tc>
        <w:tc>
          <w:tcPr>
            <w:tcW w:w="1777" w:type="pct"/>
          </w:tcPr>
          <w:p w14:paraId="3D8A6460" w14:textId="77777777" w:rsidR="00E97DE1" w:rsidRPr="00BB7E48" w:rsidRDefault="00E97DE1" w:rsidP="00E97DE1">
            <w:pPr>
              <w:pStyle w:val="GOSTTablenorm"/>
              <w:rPr>
                <w:ins w:id="5162" w:author="Опаева Лидия Арашаевна" w:date="2025-10-15T09:28:00Z"/>
              </w:rPr>
            </w:pPr>
            <w:ins w:id="5163" w:author="Опаева Лидия Арашаевна" w:date="2025-10-15T09:28:00Z">
              <w:r w:rsidRPr="00BB7E48">
                <w:t>Указывается значение аналитического признака «</w:t>
              </w:r>
              <w:r w:rsidRPr="00BB7E48">
                <w:rPr>
                  <w:color w:val="000000" w:themeColor="text1"/>
                </w:rPr>
                <w:t>Номер КОО</w:t>
              </w:r>
              <w:r w:rsidRPr="00BB7E48">
                <w:t>» для отражения по кредиту записи учета.</w:t>
              </w:r>
            </w:ins>
          </w:p>
          <w:p w14:paraId="01398794" w14:textId="77777777" w:rsidR="00E97DE1" w:rsidRPr="00BB7E48" w:rsidRDefault="00E97DE1" w:rsidP="00E97DE1">
            <w:pPr>
              <w:pStyle w:val="GOSTTablenorm"/>
              <w:rPr>
                <w:ins w:id="5164" w:author="Опаева Лидия Арашаевна" w:date="2025-10-15T09:28:00Z"/>
              </w:rPr>
            </w:pPr>
            <w:ins w:id="5165" w:author="Опаева Лидия Арашаевна" w:date="2025-10-15T09:28:00Z">
              <w:r w:rsidRPr="00BB7E48">
                <w:t>Допускается заполнение прочерком</w:t>
              </w:r>
            </w:ins>
          </w:p>
        </w:tc>
      </w:tr>
      <w:tr w:rsidR="00E97DE1" w:rsidRPr="00BB7E48" w14:paraId="07452A29" w14:textId="77777777" w:rsidTr="00E97DE1">
        <w:trPr>
          <w:ins w:id="5166" w:author="Опаева Лидия Арашаевна" w:date="2025-10-15T09:28:00Z"/>
        </w:trPr>
        <w:tc>
          <w:tcPr>
            <w:tcW w:w="1120" w:type="pct"/>
          </w:tcPr>
          <w:p w14:paraId="49D8D0E6" w14:textId="77777777" w:rsidR="00E97DE1" w:rsidRPr="00BB7E48" w:rsidRDefault="00E97DE1" w:rsidP="00E97DE1">
            <w:pPr>
              <w:pStyle w:val="GOSTTablenorm"/>
              <w:rPr>
                <w:ins w:id="5167" w:author="Опаева Лидия Арашаевна" w:date="2025-10-15T09:28:00Z"/>
              </w:rPr>
            </w:pPr>
            <w:ins w:id="5168" w:author="Опаева Лидия Арашаевна" w:date="2025-10-15T09:28:00Z">
              <w:r w:rsidRPr="00BB7E48">
                <w:t>Код источника поступлений/направления расходования ЦС Кт</w:t>
              </w:r>
            </w:ins>
          </w:p>
        </w:tc>
        <w:tc>
          <w:tcPr>
            <w:tcW w:w="795" w:type="pct"/>
          </w:tcPr>
          <w:p w14:paraId="1DD2D9F1" w14:textId="77777777" w:rsidR="00E97DE1" w:rsidRPr="00BB7E48" w:rsidRDefault="00E97DE1" w:rsidP="00E97DE1">
            <w:pPr>
              <w:pStyle w:val="GOSTTablenorm"/>
              <w:rPr>
                <w:ins w:id="5169" w:author="Опаева Лидия Арашаевна" w:date="2025-10-15T09:28:00Z"/>
              </w:rPr>
            </w:pPr>
            <w:ins w:id="5170" w:author="Опаева Лидия Арашаевна" w:date="2025-10-15T09:28:00Z">
              <w:r w:rsidRPr="00BB7E48">
                <w:rPr>
                  <w:b/>
                </w:rPr>
                <w:t>T0504833:</w:t>
              </w:r>
              <w:r w:rsidRPr="00BB7E48">
                <w:rPr>
                  <w:lang w:val="en-US"/>
                </w:rPr>
                <w:t>C</w:t>
              </w:r>
              <w:r w:rsidRPr="00BB7E48">
                <w:t>T_TARGETFUNDSCODE</w:t>
              </w:r>
            </w:ins>
          </w:p>
        </w:tc>
        <w:tc>
          <w:tcPr>
            <w:tcW w:w="560" w:type="pct"/>
          </w:tcPr>
          <w:p w14:paraId="3CFFAE32" w14:textId="77777777" w:rsidR="00E97DE1" w:rsidRPr="00BB7E48" w:rsidRDefault="00E97DE1" w:rsidP="00E97DE1">
            <w:pPr>
              <w:pStyle w:val="GOSTTablenorm"/>
              <w:rPr>
                <w:ins w:id="5171" w:author="Опаева Лидия Арашаевна" w:date="2025-10-15T09:28:00Z"/>
              </w:rPr>
            </w:pPr>
            <w:ins w:id="5172" w:author="Опаева Лидия Арашаевна" w:date="2025-10-15T09:28:00Z">
              <w:r w:rsidRPr="00BB7E48">
                <w:t>Строка</w:t>
              </w:r>
            </w:ins>
          </w:p>
        </w:tc>
        <w:tc>
          <w:tcPr>
            <w:tcW w:w="374" w:type="pct"/>
          </w:tcPr>
          <w:p w14:paraId="37CA7E1E" w14:textId="77777777" w:rsidR="00E97DE1" w:rsidRPr="00BB7E48" w:rsidRDefault="00E97DE1" w:rsidP="00E97DE1">
            <w:pPr>
              <w:pStyle w:val="GOSTTablenorm"/>
              <w:rPr>
                <w:ins w:id="5173" w:author="Опаева Лидия Арашаевна" w:date="2025-10-15T09:28:00Z"/>
              </w:rPr>
            </w:pPr>
            <w:ins w:id="5174" w:author="Опаева Лидия Арашаевна" w:date="2025-10-15T09:28:00Z">
              <w:r w:rsidRPr="00BB7E48">
                <w:t>Нет</w:t>
              </w:r>
            </w:ins>
          </w:p>
        </w:tc>
        <w:tc>
          <w:tcPr>
            <w:tcW w:w="374" w:type="pct"/>
          </w:tcPr>
          <w:p w14:paraId="6E552973" w14:textId="77777777" w:rsidR="00E97DE1" w:rsidRPr="00BB7E48" w:rsidRDefault="00E97DE1" w:rsidP="00E97DE1">
            <w:pPr>
              <w:pStyle w:val="GOSTTablenorm"/>
              <w:rPr>
                <w:ins w:id="5175" w:author="Опаева Лидия Арашаевна" w:date="2025-10-15T09:28:00Z"/>
              </w:rPr>
            </w:pPr>
            <w:ins w:id="5176" w:author="Опаева Лидия Арашаевна" w:date="2025-10-15T09:28:00Z">
              <w:r w:rsidRPr="00BB7E48">
                <w:rPr>
                  <w:lang w:val="en-US"/>
                </w:rPr>
                <w:t>&lt;=50</w:t>
              </w:r>
            </w:ins>
          </w:p>
        </w:tc>
        <w:tc>
          <w:tcPr>
            <w:tcW w:w="1777" w:type="pct"/>
          </w:tcPr>
          <w:p w14:paraId="542417D6" w14:textId="77777777" w:rsidR="00E97DE1" w:rsidRPr="00BB7E48" w:rsidRDefault="00E97DE1" w:rsidP="00E97DE1">
            <w:pPr>
              <w:pStyle w:val="GOSTTablenorm"/>
              <w:rPr>
                <w:ins w:id="5177" w:author="Опаева Лидия Арашаевна" w:date="2025-10-15T09:28:00Z"/>
              </w:rPr>
            </w:pPr>
            <w:ins w:id="5178" w:author="Опаева Лидия Арашаевна" w:date="2025-10-15T09:28:00Z">
              <w:r w:rsidRPr="00BB7E48">
                <w:t>Указывается значение аналитического признака «Код целевых средств» для отражения по кредиту</w:t>
              </w:r>
              <w:r w:rsidRPr="00BB7E48" w:rsidDel="000A0FA3">
                <w:t xml:space="preserve"> </w:t>
              </w:r>
              <w:r w:rsidRPr="00BB7E48">
                <w:t>записи учета.</w:t>
              </w:r>
            </w:ins>
          </w:p>
          <w:p w14:paraId="07B35EB6" w14:textId="77777777" w:rsidR="00E97DE1" w:rsidRPr="00BB7E48" w:rsidRDefault="00E97DE1" w:rsidP="00E97DE1">
            <w:pPr>
              <w:pStyle w:val="GOSTTablenorm"/>
              <w:rPr>
                <w:ins w:id="5179" w:author="Опаева Лидия Арашаевна" w:date="2025-10-15T09:28:00Z"/>
              </w:rPr>
            </w:pPr>
            <w:ins w:id="5180" w:author="Опаева Лидия Арашаевна" w:date="2025-10-15T09:28:00Z">
              <w:r w:rsidRPr="00BB7E48">
                <w:t>Допускается заполнение прочерком</w:t>
              </w:r>
            </w:ins>
          </w:p>
        </w:tc>
      </w:tr>
      <w:tr w:rsidR="00E97DE1" w:rsidRPr="00BB7E48" w14:paraId="42FDEB08" w14:textId="77777777" w:rsidTr="00E97DE1">
        <w:trPr>
          <w:ins w:id="5181" w:author="Опаева Лидия Арашаевна" w:date="2025-10-15T09:28:00Z"/>
        </w:trPr>
        <w:tc>
          <w:tcPr>
            <w:tcW w:w="1120" w:type="pct"/>
          </w:tcPr>
          <w:p w14:paraId="036F29A9" w14:textId="77777777" w:rsidR="00E97DE1" w:rsidRPr="00977891" w:rsidRDefault="00E97DE1" w:rsidP="00E97DE1">
            <w:pPr>
              <w:pStyle w:val="GOSTTablenorm"/>
              <w:rPr>
                <w:ins w:id="5182" w:author="Опаева Лидия Арашаевна" w:date="2025-10-15T09:28:00Z"/>
              </w:rPr>
            </w:pPr>
            <w:ins w:id="5183" w:author="Опаева Лидия Арашаевна" w:date="2025-10-15T09:28:00Z">
              <w:r w:rsidRPr="00977891">
                <w:rPr>
                  <w:color w:val="000000" w:themeColor="text1"/>
                </w:rPr>
                <w:t>Тип кода классификации операций при КС Кт</w:t>
              </w:r>
            </w:ins>
          </w:p>
        </w:tc>
        <w:tc>
          <w:tcPr>
            <w:tcW w:w="795" w:type="pct"/>
          </w:tcPr>
          <w:p w14:paraId="5A9DE5CD" w14:textId="77777777" w:rsidR="00E97DE1" w:rsidRPr="00977891" w:rsidRDefault="00E97DE1" w:rsidP="00E97DE1">
            <w:pPr>
              <w:pStyle w:val="GOSTTablenorm"/>
              <w:rPr>
                <w:ins w:id="5184" w:author="Опаева Лидия Арашаевна" w:date="2025-10-15T09:28:00Z"/>
                <w:b/>
              </w:rPr>
            </w:pPr>
            <w:ins w:id="5185" w:author="Опаева Лидия Арашаевна" w:date="2025-10-15T09:28:00Z">
              <w:r w:rsidRPr="00977891">
                <w:rPr>
                  <w:b/>
                  <w:bCs/>
                  <w:szCs w:val="22"/>
                </w:rPr>
                <w:t>T0504833:</w:t>
              </w:r>
              <w:r w:rsidRPr="00977891">
                <w:rPr>
                  <w:bCs/>
                  <w:szCs w:val="22"/>
                  <w:lang w:val="en-US"/>
                </w:rPr>
                <w:t>C</w:t>
              </w:r>
              <w:r w:rsidRPr="00977891">
                <w:rPr>
                  <w:bCs/>
                  <w:szCs w:val="22"/>
                </w:rPr>
                <w:t>T_</w:t>
              </w:r>
              <w:r w:rsidRPr="00977891">
                <w:rPr>
                  <w:bCs/>
                  <w:caps/>
                  <w:szCs w:val="22"/>
                </w:rPr>
                <w:t>targetFundsCodeType</w:t>
              </w:r>
            </w:ins>
          </w:p>
        </w:tc>
        <w:tc>
          <w:tcPr>
            <w:tcW w:w="560" w:type="pct"/>
          </w:tcPr>
          <w:p w14:paraId="7685C628" w14:textId="77777777" w:rsidR="00E97DE1" w:rsidRPr="00977891" w:rsidRDefault="00E97DE1" w:rsidP="00E97DE1">
            <w:pPr>
              <w:pStyle w:val="GOSTTablenorm"/>
              <w:rPr>
                <w:ins w:id="5186" w:author="Опаева Лидия Арашаевна" w:date="2025-10-15T09:28:00Z"/>
              </w:rPr>
            </w:pPr>
            <w:ins w:id="5187" w:author="Опаева Лидия Арашаевна" w:date="2025-10-15T09:28:00Z">
              <w:r w:rsidRPr="00977891">
                <w:rPr>
                  <w:szCs w:val="22"/>
                </w:rPr>
                <w:t>Строка</w:t>
              </w:r>
            </w:ins>
          </w:p>
        </w:tc>
        <w:tc>
          <w:tcPr>
            <w:tcW w:w="374" w:type="pct"/>
          </w:tcPr>
          <w:p w14:paraId="050FE0D3" w14:textId="77777777" w:rsidR="00E97DE1" w:rsidRPr="00977891" w:rsidRDefault="00E97DE1" w:rsidP="00E97DE1">
            <w:pPr>
              <w:pStyle w:val="GOSTTablenorm"/>
              <w:rPr>
                <w:ins w:id="5188" w:author="Опаева Лидия Арашаевна" w:date="2025-10-15T09:28:00Z"/>
              </w:rPr>
            </w:pPr>
            <w:ins w:id="5189" w:author="Опаева Лидия Арашаевна" w:date="2025-10-15T09:28:00Z">
              <w:r w:rsidRPr="00977891">
                <w:t>Нет</w:t>
              </w:r>
            </w:ins>
          </w:p>
        </w:tc>
        <w:tc>
          <w:tcPr>
            <w:tcW w:w="374" w:type="pct"/>
          </w:tcPr>
          <w:p w14:paraId="4D30AE88" w14:textId="77777777" w:rsidR="00E97DE1" w:rsidRPr="00977891" w:rsidRDefault="00E97DE1" w:rsidP="00E97DE1">
            <w:pPr>
              <w:pStyle w:val="GOSTTablenorm"/>
              <w:rPr>
                <w:ins w:id="5190" w:author="Опаева Лидия Арашаевна" w:date="2025-10-15T09:28:00Z"/>
                <w:lang w:val="en-US"/>
              </w:rPr>
            </w:pPr>
            <w:ins w:id="5191" w:author="Опаева Лидия Арашаевна" w:date="2025-10-15T09:28:00Z">
              <w:r w:rsidRPr="00977891">
                <w:rPr>
                  <w:lang w:val="en-US"/>
                </w:rPr>
                <w:t>&lt;=2</w:t>
              </w:r>
            </w:ins>
          </w:p>
        </w:tc>
        <w:tc>
          <w:tcPr>
            <w:tcW w:w="1777" w:type="pct"/>
          </w:tcPr>
          <w:p w14:paraId="5FA473DE" w14:textId="77777777" w:rsidR="00E97DE1" w:rsidRPr="00BB7E48" w:rsidRDefault="00E97DE1" w:rsidP="00E97DE1">
            <w:pPr>
              <w:pStyle w:val="GOSTTablenorm"/>
              <w:rPr>
                <w:ins w:id="5192" w:author="Опаева Лидия Арашаевна" w:date="2025-10-15T09:28:00Z"/>
              </w:rPr>
            </w:pPr>
            <w:ins w:id="5193" w:author="Опаева Лидия Арашаевна" w:date="2025-10-15T09:28:00Z">
              <w:r w:rsidRPr="00977891">
                <w:t>Указывается значение реквизита «</w:t>
              </w:r>
              <w:r w:rsidRPr="00977891">
                <w:rPr>
                  <w:color w:val="000000" w:themeColor="text1"/>
                </w:rPr>
                <w:t>Тип кода классификации операций при КС</w:t>
              </w:r>
              <w:r w:rsidRPr="00977891">
                <w:t xml:space="preserve">» </w:t>
              </w:r>
              <w:r w:rsidRPr="00977891">
                <w:rPr>
                  <w:szCs w:val="22"/>
                </w:rPr>
                <w:t>табличной части блока «Кредит»</w:t>
              </w:r>
            </w:ins>
          </w:p>
        </w:tc>
      </w:tr>
      <w:tr w:rsidR="00E97DE1" w:rsidRPr="00BB7E48" w14:paraId="503CBBC2" w14:textId="77777777" w:rsidTr="00E97DE1">
        <w:trPr>
          <w:ins w:id="5194" w:author="Опаева Лидия Арашаевна" w:date="2025-10-15T09:28:00Z"/>
        </w:trPr>
        <w:tc>
          <w:tcPr>
            <w:tcW w:w="1120" w:type="pct"/>
          </w:tcPr>
          <w:p w14:paraId="222E7484" w14:textId="77777777" w:rsidR="00E97DE1" w:rsidRPr="00BB7E48" w:rsidRDefault="00E97DE1" w:rsidP="00E97DE1">
            <w:pPr>
              <w:pStyle w:val="GOSTTablenorm"/>
              <w:rPr>
                <w:ins w:id="5195" w:author="Опаева Лидия Арашаевна" w:date="2025-10-15T09:28:00Z"/>
              </w:rPr>
            </w:pPr>
            <w:ins w:id="5196" w:author="Опаева Лидия Арашаевна" w:date="2025-10-15T09:28:00Z">
              <w:r w:rsidRPr="00BB7E48">
                <w:t>Банковский счет Кт</w:t>
              </w:r>
            </w:ins>
          </w:p>
        </w:tc>
        <w:tc>
          <w:tcPr>
            <w:tcW w:w="795" w:type="pct"/>
          </w:tcPr>
          <w:p w14:paraId="6B38A0ED" w14:textId="77777777" w:rsidR="00E97DE1" w:rsidRPr="00BB7E48" w:rsidRDefault="00E97DE1" w:rsidP="00E97DE1">
            <w:pPr>
              <w:pStyle w:val="GOSTTablenorm"/>
              <w:rPr>
                <w:ins w:id="5197" w:author="Опаева Лидия Арашаевна" w:date="2025-10-15T09:28:00Z"/>
              </w:rPr>
            </w:pPr>
            <w:ins w:id="5198" w:author="Опаева Лидия Арашаевна" w:date="2025-10-15T09:28:00Z">
              <w:r w:rsidRPr="00BB7E48">
                <w:rPr>
                  <w:b/>
                </w:rPr>
                <w:t>T0504833:</w:t>
              </w:r>
              <w:r w:rsidRPr="00BB7E48">
                <w:t>CT_BA</w:t>
              </w:r>
            </w:ins>
          </w:p>
        </w:tc>
        <w:tc>
          <w:tcPr>
            <w:tcW w:w="560" w:type="pct"/>
          </w:tcPr>
          <w:p w14:paraId="76828E0B" w14:textId="77777777" w:rsidR="00E97DE1" w:rsidRPr="00BB7E48" w:rsidRDefault="00E97DE1" w:rsidP="00E97DE1">
            <w:pPr>
              <w:pStyle w:val="GOSTTablenorm"/>
              <w:rPr>
                <w:ins w:id="5199" w:author="Опаева Лидия Арашаевна" w:date="2025-10-15T09:28:00Z"/>
                <w:lang w:eastAsia="en-US"/>
              </w:rPr>
            </w:pPr>
            <w:ins w:id="5200" w:author="Опаева Лидия Арашаевна" w:date="2025-10-15T09:28:00Z">
              <w:r w:rsidRPr="00BB7E48">
                <w:t>Строка</w:t>
              </w:r>
            </w:ins>
          </w:p>
        </w:tc>
        <w:tc>
          <w:tcPr>
            <w:tcW w:w="374" w:type="pct"/>
          </w:tcPr>
          <w:p w14:paraId="09903635" w14:textId="77777777" w:rsidR="00E97DE1" w:rsidRPr="00BB7E48" w:rsidRDefault="00E97DE1" w:rsidP="00E97DE1">
            <w:pPr>
              <w:pStyle w:val="GOSTTablenorm"/>
              <w:rPr>
                <w:ins w:id="5201" w:author="Опаева Лидия Арашаевна" w:date="2025-10-15T09:28:00Z"/>
              </w:rPr>
            </w:pPr>
            <w:ins w:id="5202" w:author="Опаева Лидия Арашаевна" w:date="2025-10-15T09:28:00Z">
              <w:r w:rsidRPr="00BB7E48">
                <w:t>Да</w:t>
              </w:r>
            </w:ins>
          </w:p>
        </w:tc>
        <w:tc>
          <w:tcPr>
            <w:tcW w:w="374" w:type="pct"/>
          </w:tcPr>
          <w:p w14:paraId="7C7C4C9E" w14:textId="77777777" w:rsidR="00E97DE1" w:rsidRPr="00BB7E48" w:rsidRDefault="00E97DE1" w:rsidP="00E97DE1">
            <w:pPr>
              <w:pStyle w:val="GOSTTablenorm"/>
              <w:rPr>
                <w:ins w:id="5203" w:author="Опаева Лидия Арашаевна" w:date="2025-10-15T09:28:00Z"/>
              </w:rPr>
            </w:pPr>
            <w:ins w:id="5204" w:author="Опаева Лидия Арашаевна" w:date="2025-10-15T09:28:00Z">
              <w:r w:rsidRPr="00BB7E48">
                <w:t>&lt;=20</w:t>
              </w:r>
            </w:ins>
          </w:p>
        </w:tc>
        <w:tc>
          <w:tcPr>
            <w:tcW w:w="1777" w:type="pct"/>
          </w:tcPr>
          <w:p w14:paraId="47944089" w14:textId="77777777" w:rsidR="00E97DE1" w:rsidRPr="00BB7E48" w:rsidRDefault="00E97DE1" w:rsidP="00E97DE1">
            <w:pPr>
              <w:pStyle w:val="GOSTTablenorm"/>
              <w:rPr>
                <w:ins w:id="5205" w:author="Опаева Лидия Арашаевна" w:date="2025-10-15T09:28:00Z"/>
              </w:rPr>
            </w:pPr>
            <w:ins w:id="5206" w:author="Опаева Лидия Арашаевна" w:date="2025-10-15T09:28:00Z">
              <w:r w:rsidRPr="00BB7E48">
                <w:t>Указывается значение аналитического признака «Банковский счет» для отражения по кредиту записи учета.</w:t>
              </w:r>
            </w:ins>
          </w:p>
          <w:p w14:paraId="1D7C9A6B" w14:textId="77777777" w:rsidR="00E97DE1" w:rsidRPr="00BB7E48" w:rsidRDefault="00E97DE1" w:rsidP="00E97DE1">
            <w:pPr>
              <w:pStyle w:val="GOSTTablenorm"/>
              <w:rPr>
                <w:ins w:id="5207" w:author="Опаева Лидия Арашаевна" w:date="2025-10-15T09:28:00Z"/>
              </w:rPr>
            </w:pPr>
            <w:ins w:id="5208" w:author="Опаева Лидия Арашаевна" w:date="2025-10-15T09:28:00Z">
              <w:r w:rsidRPr="00BB7E48">
                <w:t>Допускается заполнение прочерком</w:t>
              </w:r>
            </w:ins>
          </w:p>
        </w:tc>
      </w:tr>
      <w:tr w:rsidR="00E97DE1" w:rsidRPr="00A57119" w14:paraId="79171A5F" w14:textId="77777777" w:rsidTr="00E97DE1">
        <w:trPr>
          <w:ins w:id="5209" w:author="Опаева Лидия Арашаевна" w:date="2025-10-15T09:28:00Z"/>
        </w:trPr>
        <w:tc>
          <w:tcPr>
            <w:tcW w:w="1120" w:type="pct"/>
          </w:tcPr>
          <w:p w14:paraId="44FBE6DB" w14:textId="77777777" w:rsidR="00E97DE1" w:rsidRPr="00BB7E48" w:rsidRDefault="00E97DE1" w:rsidP="00E97DE1">
            <w:pPr>
              <w:pStyle w:val="GOSTTablenorm"/>
              <w:rPr>
                <w:ins w:id="5210" w:author="Опаева Лидия Арашаевна" w:date="2025-10-15T09:28:00Z"/>
              </w:rPr>
            </w:pPr>
            <w:ins w:id="5211" w:author="Опаева Лидия Арашаевна" w:date="2025-10-15T09:28:00Z">
              <w:r w:rsidRPr="00BB7E48">
                <w:t>Счет контрагента Кт</w:t>
              </w:r>
            </w:ins>
          </w:p>
        </w:tc>
        <w:tc>
          <w:tcPr>
            <w:tcW w:w="795" w:type="pct"/>
          </w:tcPr>
          <w:p w14:paraId="0ED4302F" w14:textId="77777777" w:rsidR="00E97DE1" w:rsidRPr="00BB7E48" w:rsidRDefault="00E97DE1" w:rsidP="00E97DE1">
            <w:pPr>
              <w:pStyle w:val="GOSTTablenorm"/>
              <w:rPr>
                <w:ins w:id="5212" w:author="Опаева Лидия Арашаевна" w:date="2025-10-15T09:28:00Z"/>
              </w:rPr>
            </w:pPr>
            <w:ins w:id="5213" w:author="Опаева Лидия Арашаевна" w:date="2025-10-15T09:28:00Z">
              <w:r w:rsidRPr="00BB7E48">
                <w:rPr>
                  <w:b/>
                </w:rPr>
                <w:t>T0504833:</w:t>
              </w:r>
              <w:r w:rsidRPr="00BB7E48">
                <w:t>CT_CA</w:t>
              </w:r>
            </w:ins>
          </w:p>
        </w:tc>
        <w:tc>
          <w:tcPr>
            <w:tcW w:w="560" w:type="pct"/>
          </w:tcPr>
          <w:p w14:paraId="7D493FA1" w14:textId="77777777" w:rsidR="00E97DE1" w:rsidRPr="00BB7E48" w:rsidRDefault="00E97DE1" w:rsidP="00E97DE1">
            <w:pPr>
              <w:pStyle w:val="GOSTTablenorm"/>
              <w:rPr>
                <w:ins w:id="5214" w:author="Опаева Лидия Арашаевна" w:date="2025-10-15T09:28:00Z"/>
                <w:lang w:eastAsia="en-US"/>
              </w:rPr>
            </w:pPr>
            <w:ins w:id="5215" w:author="Опаева Лидия Арашаевна" w:date="2025-10-15T09:28:00Z">
              <w:r w:rsidRPr="00BB7E48">
                <w:t>Строка</w:t>
              </w:r>
            </w:ins>
          </w:p>
        </w:tc>
        <w:tc>
          <w:tcPr>
            <w:tcW w:w="374" w:type="pct"/>
          </w:tcPr>
          <w:p w14:paraId="7E1B0B68" w14:textId="77777777" w:rsidR="00E97DE1" w:rsidRPr="00BB7E48" w:rsidRDefault="00E97DE1" w:rsidP="00E97DE1">
            <w:pPr>
              <w:pStyle w:val="GOSTTablenorm"/>
              <w:rPr>
                <w:ins w:id="5216" w:author="Опаева Лидия Арашаевна" w:date="2025-10-15T09:28:00Z"/>
              </w:rPr>
            </w:pPr>
            <w:ins w:id="5217" w:author="Опаева Лидия Арашаевна" w:date="2025-10-15T09:28:00Z">
              <w:r w:rsidRPr="00BB7E48">
                <w:t>Да</w:t>
              </w:r>
            </w:ins>
          </w:p>
        </w:tc>
        <w:tc>
          <w:tcPr>
            <w:tcW w:w="374" w:type="pct"/>
          </w:tcPr>
          <w:p w14:paraId="6E9181CD" w14:textId="77777777" w:rsidR="00E97DE1" w:rsidRPr="00BB7E48" w:rsidRDefault="00E97DE1" w:rsidP="00E97DE1">
            <w:pPr>
              <w:pStyle w:val="GOSTTablenorm"/>
              <w:rPr>
                <w:ins w:id="5218" w:author="Опаева Лидия Арашаевна" w:date="2025-10-15T09:28:00Z"/>
              </w:rPr>
            </w:pPr>
            <w:ins w:id="5219" w:author="Опаева Лидия Арашаевна" w:date="2025-10-15T09:28:00Z">
              <w:r w:rsidRPr="00BB7E48">
                <w:t>&lt;=20</w:t>
              </w:r>
            </w:ins>
          </w:p>
        </w:tc>
        <w:tc>
          <w:tcPr>
            <w:tcW w:w="1777" w:type="pct"/>
          </w:tcPr>
          <w:p w14:paraId="5F2D7A66" w14:textId="77777777" w:rsidR="00E97DE1" w:rsidRPr="00BB7E48" w:rsidRDefault="00E97DE1" w:rsidP="00E97DE1">
            <w:pPr>
              <w:pStyle w:val="GOSTTablenorm"/>
              <w:rPr>
                <w:ins w:id="5220" w:author="Опаева Лидия Арашаевна" w:date="2025-10-15T09:28:00Z"/>
              </w:rPr>
            </w:pPr>
            <w:ins w:id="5221" w:author="Опаева Лидия Арашаевна" w:date="2025-10-15T09:28:00Z">
              <w:r w:rsidRPr="00BB7E48">
                <w:t>Указывается значение аналитического признака «Счет контрагента» для отражения по кредиту записи учета.</w:t>
              </w:r>
            </w:ins>
          </w:p>
          <w:p w14:paraId="6EBD8EAB" w14:textId="77777777" w:rsidR="00E97DE1" w:rsidRPr="00A57119" w:rsidRDefault="00E97DE1" w:rsidP="00E97DE1">
            <w:pPr>
              <w:pStyle w:val="GOSTTablenorm"/>
              <w:rPr>
                <w:ins w:id="5222" w:author="Опаева Лидия Арашаевна" w:date="2025-10-15T09:28:00Z"/>
              </w:rPr>
            </w:pPr>
            <w:ins w:id="5223" w:author="Опаева Лидия Арашаевна" w:date="2025-10-15T09:28:00Z">
              <w:r w:rsidRPr="00BB7E48">
                <w:t>Допускается заполнение прочерком</w:t>
              </w:r>
            </w:ins>
          </w:p>
        </w:tc>
      </w:tr>
      <w:tr w:rsidR="00E97DE1" w:rsidRPr="00A57119" w14:paraId="2D2E3E2F" w14:textId="77777777" w:rsidTr="00E97DE1">
        <w:trPr>
          <w:ins w:id="5224" w:author="Опаева Лидия Арашаевна" w:date="2025-10-15T09:28:00Z"/>
        </w:trPr>
        <w:tc>
          <w:tcPr>
            <w:tcW w:w="1120" w:type="pct"/>
          </w:tcPr>
          <w:p w14:paraId="065BB037" w14:textId="77777777" w:rsidR="00E97DE1" w:rsidRPr="00A57119" w:rsidRDefault="00E97DE1" w:rsidP="00E97DE1">
            <w:pPr>
              <w:pStyle w:val="GOSTTablenorm"/>
              <w:rPr>
                <w:ins w:id="5225" w:author="Опаева Лидия Арашаевна" w:date="2025-10-15T09:28:00Z"/>
              </w:rPr>
            </w:pPr>
            <w:ins w:id="5226" w:author="Опаева Лидия Арашаевна" w:date="2025-10-15T09:28:00Z">
              <w:r w:rsidRPr="00A57119">
                <w:t>Аналитический показатель ЛС (операции) Кт</w:t>
              </w:r>
            </w:ins>
          </w:p>
        </w:tc>
        <w:tc>
          <w:tcPr>
            <w:tcW w:w="795" w:type="pct"/>
          </w:tcPr>
          <w:p w14:paraId="0683F1A5" w14:textId="77777777" w:rsidR="00E97DE1" w:rsidRPr="00A57119" w:rsidRDefault="00E97DE1" w:rsidP="00E97DE1">
            <w:pPr>
              <w:pStyle w:val="GOSTTablenorm"/>
              <w:rPr>
                <w:ins w:id="5227" w:author="Опаева Лидия Арашаевна" w:date="2025-10-15T09:28:00Z"/>
              </w:rPr>
            </w:pPr>
            <w:ins w:id="5228" w:author="Опаева Лидия Арашаевна" w:date="2025-10-15T09:28:00Z">
              <w:r w:rsidRPr="00FA047E">
                <w:rPr>
                  <w:b/>
                </w:rPr>
                <w:t>T0504833:</w:t>
              </w:r>
              <w:r w:rsidRPr="00A57119">
                <w:rPr>
                  <w:lang w:val="en-US"/>
                </w:rPr>
                <w:t>C</w:t>
              </w:r>
              <w:r w:rsidRPr="00A57119">
                <w:t>T_PLS</w:t>
              </w:r>
            </w:ins>
          </w:p>
        </w:tc>
        <w:tc>
          <w:tcPr>
            <w:tcW w:w="560" w:type="pct"/>
          </w:tcPr>
          <w:p w14:paraId="0ED9FB3F" w14:textId="77777777" w:rsidR="00E97DE1" w:rsidRPr="00A57119" w:rsidRDefault="00E97DE1" w:rsidP="00E97DE1">
            <w:pPr>
              <w:pStyle w:val="GOSTTablenorm"/>
              <w:rPr>
                <w:ins w:id="5229" w:author="Опаева Лидия Арашаевна" w:date="2025-10-15T09:28:00Z"/>
              </w:rPr>
            </w:pPr>
            <w:ins w:id="5230" w:author="Опаева Лидия Арашаевна" w:date="2025-10-15T09:28:00Z">
              <w:r w:rsidRPr="00A57119">
                <w:t>Строка</w:t>
              </w:r>
            </w:ins>
          </w:p>
        </w:tc>
        <w:tc>
          <w:tcPr>
            <w:tcW w:w="374" w:type="pct"/>
          </w:tcPr>
          <w:p w14:paraId="5B884B1E" w14:textId="77777777" w:rsidR="00E97DE1" w:rsidRPr="00A57119" w:rsidDel="00534F1C" w:rsidRDefault="00E97DE1" w:rsidP="00E97DE1">
            <w:pPr>
              <w:pStyle w:val="GOSTTablenorm"/>
              <w:rPr>
                <w:ins w:id="5231" w:author="Опаева Лидия Арашаевна" w:date="2025-10-15T09:28:00Z"/>
              </w:rPr>
            </w:pPr>
            <w:ins w:id="5232" w:author="Опаева Лидия Арашаевна" w:date="2025-10-15T09:28:00Z">
              <w:r w:rsidRPr="00A57119">
                <w:t>Нет</w:t>
              </w:r>
            </w:ins>
          </w:p>
        </w:tc>
        <w:tc>
          <w:tcPr>
            <w:tcW w:w="374" w:type="pct"/>
          </w:tcPr>
          <w:p w14:paraId="16B6B6B0" w14:textId="77777777" w:rsidR="00E97DE1" w:rsidRPr="00C6161D" w:rsidRDefault="00E97DE1" w:rsidP="00E97DE1">
            <w:pPr>
              <w:pStyle w:val="GOSTTablenorm"/>
              <w:rPr>
                <w:ins w:id="5233" w:author="Опаева Лидия Арашаевна" w:date="2025-10-15T09:28:00Z"/>
                <w:lang w:val="en-US"/>
              </w:rPr>
            </w:pPr>
            <w:ins w:id="5234" w:author="Опаева Лидия Арашаевна" w:date="2025-10-15T09:28:00Z">
              <w:r w:rsidRPr="00A57119">
                <w:rPr>
                  <w:lang w:val="en-US"/>
                </w:rPr>
                <w:t>&lt;=20</w:t>
              </w:r>
            </w:ins>
          </w:p>
        </w:tc>
        <w:tc>
          <w:tcPr>
            <w:tcW w:w="1777" w:type="pct"/>
          </w:tcPr>
          <w:p w14:paraId="7A8B29EB" w14:textId="77777777" w:rsidR="00E97DE1" w:rsidRPr="00A57119" w:rsidRDefault="00E97DE1" w:rsidP="00E97DE1">
            <w:pPr>
              <w:pStyle w:val="GOSTTablenorm"/>
              <w:rPr>
                <w:ins w:id="5235" w:author="Опаева Лидия Арашаевна" w:date="2025-10-15T09:28:00Z"/>
              </w:rPr>
            </w:pPr>
            <w:ins w:id="5236" w:author="Опаева Лидия Арашаевна" w:date="2025-10-15T09:28:00Z">
              <w:r w:rsidRPr="00A57119">
                <w:t>Указывается значение аналитического признака «Показатель ЛС (операции)» для отражения по дебету</w:t>
              </w:r>
              <w:r w:rsidRPr="00A57119" w:rsidDel="000A0FA3">
                <w:t xml:space="preserve"> </w:t>
              </w:r>
              <w:r w:rsidRPr="00A57119">
                <w:t>записи учета.</w:t>
              </w:r>
            </w:ins>
          </w:p>
          <w:p w14:paraId="47D40E1D" w14:textId="77777777" w:rsidR="00E97DE1" w:rsidRPr="00A57119" w:rsidRDefault="00E97DE1" w:rsidP="00E97DE1">
            <w:pPr>
              <w:pStyle w:val="GOSTTablenorm"/>
              <w:rPr>
                <w:ins w:id="5237" w:author="Опаева Лидия Арашаевна" w:date="2025-10-15T09:28:00Z"/>
              </w:rPr>
            </w:pPr>
            <w:ins w:id="5238" w:author="Опаева Лидия Арашаевна" w:date="2025-10-15T09:28:00Z">
              <w:r w:rsidRPr="00A57119">
                <w:t>Допускается заполнение прочерком</w:t>
              </w:r>
            </w:ins>
          </w:p>
        </w:tc>
      </w:tr>
      <w:tr w:rsidR="00E97DE1" w:rsidRPr="00A57119" w14:paraId="3D3D344C" w14:textId="77777777" w:rsidTr="00E97DE1">
        <w:trPr>
          <w:ins w:id="5239" w:author="Опаева Лидия Арашаевна" w:date="2025-10-15T09:28:00Z"/>
        </w:trPr>
        <w:tc>
          <w:tcPr>
            <w:tcW w:w="1120" w:type="pct"/>
          </w:tcPr>
          <w:p w14:paraId="62146E22" w14:textId="77777777" w:rsidR="00E97DE1" w:rsidRPr="00A57119" w:rsidRDefault="00E97DE1" w:rsidP="00E97DE1">
            <w:pPr>
              <w:pStyle w:val="GOSTTablenorm"/>
              <w:rPr>
                <w:ins w:id="5240" w:author="Опаева Лидия Арашаевна" w:date="2025-10-15T09:28:00Z"/>
              </w:rPr>
            </w:pPr>
            <w:ins w:id="5241" w:author="Опаева Лидия Арашаевна" w:date="2025-10-15T09:28:00Z">
              <w:r w:rsidRPr="00A57119">
                <w:t>ТОФК Кт</w:t>
              </w:r>
            </w:ins>
          </w:p>
        </w:tc>
        <w:tc>
          <w:tcPr>
            <w:tcW w:w="795" w:type="pct"/>
          </w:tcPr>
          <w:p w14:paraId="44D1FF1E" w14:textId="77777777" w:rsidR="00E97DE1" w:rsidRPr="00A57119" w:rsidRDefault="00E97DE1" w:rsidP="00E97DE1">
            <w:pPr>
              <w:pStyle w:val="GOSTTablenorm"/>
              <w:rPr>
                <w:ins w:id="5242" w:author="Опаева Лидия Арашаевна" w:date="2025-10-15T09:28:00Z"/>
              </w:rPr>
            </w:pPr>
            <w:ins w:id="5243" w:author="Опаева Лидия Арашаевна" w:date="2025-10-15T09:28:00Z">
              <w:r w:rsidRPr="00FA047E">
                <w:rPr>
                  <w:b/>
                </w:rPr>
                <w:t>T0504833:</w:t>
              </w:r>
              <w:r w:rsidRPr="00A57119">
                <w:t>CT_</w:t>
              </w:r>
              <w:r w:rsidRPr="00A57119">
                <w:rPr>
                  <w:lang w:val="en-US"/>
                </w:rPr>
                <w:t>TOFK</w:t>
              </w:r>
            </w:ins>
          </w:p>
        </w:tc>
        <w:tc>
          <w:tcPr>
            <w:tcW w:w="560" w:type="pct"/>
          </w:tcPr>
          <w:p w14:paraId="473509E6" w14:textId="77777777" w:rsidR="00E97DE1" w:rsidRPr="00A57119" w:rsidRDefault="00E97DE1" w:rsidP="00E97DE1">
            <w:pPr>
              <w:pStyle w:val="GOSTTablenorm"/>
              <w:rPr>
                <w:ins w:id="5244" w:author="Опаева Лидия Арашаевна" w:date="2025-10-15T09:28:00Z"/>
                <w:lang w:eastAsia="en-US"/>
              </w:rPr>
            </w:pPr>
            <w:ins w:id="5245" w:author="Опаева Лидия Арашаевна" w:date="2025-10-15T09:28:00Z">
              <w:r w:rsidRPr="00A57119">
                <w:t>Строка</w:t>
              </w:r>
            </w:ins>
          </w:p>
        </w:tc>
        <w:tc>
          <w:tcPr>
            <w:tcW w:w="374" w:type="pct"/>
          </w:tcPr>
          <w:p w14:paraId="58C99AE3" w14:textId="77777777" w:rsidR="00E97DE1" w:rsidRPr="00A57119" w:rsidRDefault="00E97DE1" w:rsidP="00E97DE1">
            <w:pPr>
              <w:pStyle w:val="GOSTTablenorm"/>
              <w:rPr>
                <w:ins w:id="5246" w:author="Опаева Лидия Арашаевна" w:date="2025-10-15T09:28:00Z"/>
              </w:rPr>
            </w:pPr>
            <w:ins w:id="5247" w:author="Опаева Лидия Арашаевна" w:date="2025-10-15T09:28:00Z">
              <w:r w:rsidRPr="00A57119">
                <w:t>Да</w:t>
              </w:r>
            </w:ins>
          </w:p>
        </w:tc>
        <w:tc>
          <w:tcPr>
            <w:tcW w:w="374" w:type="pct"/>
          </w:tcPr>
          <w:p w14:paraId="4947EA9A" w14:textId="77777777" w:rsidR="00E97DE1" w:rsidRPr="00A57119" w:rsidRDefault="00E97DE1" w:rsidP="00E97DE1">
            <w:pPr>
              <w:pStyle w:val="GOSTTablenorm"/>
              <w:rPr>
                <w:ins w:id="5248" w:author="Опаева Лидия Арашаевна" w:date="2025-10-15T09:28:00Z"/>
              </w:rPr>
            </w:pPr>
            <w:ins w:id="5249" w:author="Опаева Лидия Арашаевна" w:date="2025-10-15T09:28:00Z">
              <w:r w:rsidRPr="00A57119">
                <w:t>&lt;=4</w:t>
              </w:r>
            </w:ins>
          </w:p>
        </w:tc>
        <w:tc>
          <w:tcPr>
            <w:tcW w:w="1777" w:type="pct"/>
          </w:tcPr>
          <w:p w14:paraId="6700049D" w14:textId="77777777" w:rsidR="00E97DE1" w:rsidRPr="00A57119" w:rsidRDefault="00E97DE1" w:rsidP="00E97DE1">
            <w:pPr>
              <w:pStyle w:val="GOSTTablenorm"/>
              <w:rPr>
                <w:ins w:id="5250" w:author="Опаева Лидия Арашаевна" w:date="2025-10-15T09:28:00Z"/>
              </w:rPr>
            </w:pPr>
            <w:ins w:id="5251" w:author="Опаева Лидия Арашаевна" w:date="2025-10-15T09:28:00Z">
              <w:r w:rsidRPr="00A57119">
                <w:t>Указывается значение аналитического признака «ТОФК</w:t>
              </w:r>
              <w:r w:rsidRPr="00A57119" w:rsidDel="000A0FA3">
                <w:t xml:space="preserve"> </w:t>
              </w:r>
              <w:r w:rsidRPr="00A57119">
                <w:t>» для отражения по кредиту записи учета.</w:t>
              </w:r>
            </w:ins>
          </w:p>
          <w:p w14:paraId="06BDDFBE" w14:textId="77777777" w:rsidR="00E97DE1" w:rsidRPr="00A57119" w:rsidRDefault="00E97DE1" w:rsidP="00E97DE1">
            <w:pPr>
              <w:pStyle w:val="GOSTTablenorm"/>
              <w:rPr>
                <w:ins w:id="5252" w:author="Опаева Лидия Арашаевна" w:date="2025-10-15T09:28:00Z"/>
              </w:rPr>
            </w:pPr>
            <w:ins w:id="5253" w:author="Опаева Лидия Арашаевна" w:date="2025-10-15T09:28:00Z">
              <w:r w:rsidRPr="00A57119">
                <w:t>Допускается заполнение прочерком</w:t>
              </w:r>
            </w:ins>
          </w:p>
        </w:tc>
      </w:tr>
      <w:tr w:rsidR="00E97DE1" w:rsidRPr="00A57119" w14:paraId="74B959E4" w14:textId="77777777" w:rsidTr="00E97DE1">
        <w:trPr>
          <w:ins w:id="5254" w:author="Опаева Лидия Арашаевна" w:date="2025-10-15T09:28:00Z"/>
        </w:trPr>
        <w:tc>
          <w:tcPr>
            <w:tcW w:w="1120" w:type="pct"/>
          </w:tcPr>
          <w:p w14:paraId="700C0AE4" w14:textId="77777777" w:rsidR="00E97DE1" w:rsidRPr="00A57119" w:rsidRDefault="00E97DE1" w:rsidP="00E97DE1">
            <w:pPr>
              <w:pStyle w:val="GOSTTablenorm"/>
              <w:rPr>
                <w:ins w:id="5255" w:author="Опаева Лидия Арашаевна" w:date="2025-10-15T09:28:00Z"/>
              </w:rPr>
            </w:pPr>
            <w:ins w:id="5256" w:author="Опаева Лидия Арашаевна" w:date="2025-10-15T09:28:00Z">
              <w:r w:rsidRPr="00A57119">
                <w:t>ЦС ЛС Кт</w:t>
              </w:r>
            </w:ins>
          </w:p>
        </w:tc>
        <w:tc>
          <w:tcPr>
            <w:tcW w:w="795" w:type="pct"/>
          </w:tcPr>
          <w:p w14:paraId="190AD161" w14:textId="77777777" w:rsidR="00E97DE1" w:rsidRPr="00A57119" w:rsidRDefault="00E97DE1" w:rsidP="00E97DE1">
            <w:pPr>
              <w:pStyle w:val="GOSTTablenorm"/>
              <w:rPr>
                <w:ins w:id="5257" w:author="Опаева Лидия Арашаевна" w:date="2025-10-15T09:28:00Z"/>
              </w:rPr>
            </w:pPr>
            <w:ins w:id="5258" w:author="Опаева Лидия Арашаевна" w:date="2025-10-15T09:28:00Z">
              <w:r w:rsidRPr="00FA047E">
                <w:rPr>
                  <w:b/>
                </w:rPr>
                <w:t>T0504833:</w:t>
              </w:r>
              <w:r w:rsidRPr="00A57119">
                <w:t>CT_PACENTRE</w:t>
              </w:r>
            </w:ins>
          </w:p>
        </w:tc>
        <w:tc>
          <w:tcPr>
            <w:tcW w:w="560" w:type="pct"/>
          </w:tcPr>
          <w:p w14:paraId="4F0F3627" w14:textId="77777777" w:rsidR="00E97DE1" w:rsidRPr="00A57119" w:rsidRDefault="00E97DE1" w:rsidP="00E97DE1">
            <w:pPr>
              <w:pStyle w:val="GOSTTablenorm"/>
              <w:rPr>
                <w:ins w:id="5259" w:author="Опаева Лидия Арашаевна" w:date="2025-10-15T09:28:00Z"/>
                <w:lang w:eastAsia="en-US"/>
              </w:rPr>
            </w:pPr>
            <w:ins w:id="5260" w:author="Опаева Лидия Арашаевна" w:date="2025-10-15T09:28:00Z">
              <w:r w:rsidRPr="00A57119">
                <w:t>Строка</w:t>
              </w:r>
            </w:ins>
          </w:p>
        </w:tc>
        <w:tc>
          <w:tcPr>
            <w:tcW w:w="374" w:type="pct"/>
          </w:tcPr>
          <w:p w14:paraId="159D4DB0" w14:textId="77777777" w:rsidR="00E97DE1" w:rsidRPr="00A57119" w:rsidRDefault="00E97DE1" w:rsidP="00E97DE1">
            <w:pPr>
              <w:pStyle w:val="GOSTTablenorm"/>
              <w:rPr>
                <w:ins w:id="5261" w:author="Опаева Лидия Арашаевна" w:date="2025-10-15T09:28:00Z"/>
              </w:rPr>
            </w:pPr>
            <w:ins w:id="5262" w:author="Опаева Лидия Арашаевна" w:date="2025-10-15T09:28:00Z">
              <w:r w:rsidRPr="00A57119">
                <w:t>Да</w:t>
              </w:r>
            </w:ins>
          </w:p>
        </w:tc>
        <w:tc>
          <w:tcPr>
            <w:tcW w:w="374" w:type="pct"/>
          </w:tcPr>
          <w:p w14:paraId="4EBA1268" w14:textId="77777777" w:rsidR="00E97DE1" w:rsidRPr="00A57119" w:rsidRDefault="00E97DE1" w:rsidP="00E97DE1">
            <w:pPr>
              <w:pStyle w:val="GOSTTablenorm"/>
              <w:rPr>
                <w:ins w:id="5263" w:author="Опаева Лидия Арашаевна" w:date="2025-10-15T09:28:00Z"/>
              </w:rPr>
            </w:pPr>
            <w:ins w:id="5264" w:author="Опаева Лидия Арашаевна" w:date="2025-10-15T09:28:00Z">
              <w:r w:rsidRPr="00A57119">
                <w:t>&lt;=4</w:t>
              </w:r>
            </w:ins>
          </w:p>
        </w:tc>
        <w:tc>
          <w:tcPr>
            <w:tcW w:w="1777" w:type="pct"/>
          </w:tcPr>
          <w:p w14:paraId="536105D5" w14:textId="77777777" w:rsidR="00E97DE1" w:rsidRPr="00A57119" w:rsidRDefault="00E97DE1" w:rsidP="00E97DE1">
            <w:pPr>
              <w:pStyle w:val="GOSTTablenorm"/>
              <w:rPr>
                <w:ins w:id="5265" w:author="Опаева Лидия Арашаевна" w:date="2025-10-15T09:28:00Z"/>
              </w:rPr>
            </w:pPr>
            <w:ins w:id="5266" w:author="Опаева Лидия Арашаевна" w:date="2025-10-15T09:28:00Z">
              <w:r w:rsidRPr="00A57119">
                <w:t>Указывается значение аналитического признака «ЦС ЛС» (Код цели, аналитический код) для отражения по кредиту записи учета.</w:t>
              </w:r>
            </w:ins>
          </w:p>
          <w:p w14:paraId="4C29A55A" w14:textId="77777777" w:rsidR="00E97DE1" w:rsidRPr="00A57119" w:rsidRDefault="00E97DE1" w:rsidP="00E97DE1">
            <w:pPr>
              <w:pStyle w:val="GOSTTablenorm"/>
              <w:rPr>
                <w:ins w:id="5267" w:author="Опаева Лидия Арашаевна" w:date="2025-10-15T09:28:00Z"/>
              </w:rPr>
            </w:pPr>
            <w:ins w:id="5268" w:author="Опаева Лидия Арашаевна" w:date="2025-10-15T09:28:00Z">
              <w:r w:rsidRPr="00A57119">
                <w:t>Допускается заполнение прочерком</w:t>
              </w:r>
            </w:ins>
          </w:p>
        </w:tc>
      </w:tr>
      <w:tr w:rsidR="00E97DE1" w:rsidRPr="00A57119" w14:paraId="6C8A0634" w14:textId="77777777" w:rsidTr="00E97DE1">
        <w:trPr>
          <w:ins w:id="5269" w:author="Опаева Лидия Арашаевна" w:date="2025-10-15T09:28:00Z"/>
        </w:trPr>
        <w:tc>
          <w:tcPr>
            <w:tcW w:w="1120" w:type="pct"/>
          </w:tcPr>
          <w:p w14:paraId="05BA64C3" w14:textId="77777777" w:rsidR="00E97DE1" w:rsidRPr="00A57119" w:rsidRDefault="00E97DE1" w:rsidP="00E97DE1">
            <w:pPr>
              <w:pStyle w:val="GOSTTablenorm"/>
              <w:rPr>
                <w:ins w:id="5270" w:author="Опаева Лидия Арашаевна" w:date="2025-10-15T09:28:00Z"/>
              </w:rPr>
            </w:pPr>
            <w:ins w:id="5271" w:author="Опаева Лидия Арашаевна" w:date="2025-10-15T09:28:00Z">
              <w:r w:rsidRPr="00A57119">
                <w:t>ТОФК контрагента Кт</w:t>
              </w:r>
            </w:ins>
          </w:p>
        </w:tc>
        <w:tc>
          <w:tcPr>
            <w:tcW w:w="795" w:type="pct"/>
          </w:tcPr>
          <w:p w14:paraId="5AB833BA" w14:textId="77777777" w:rsidR="00E97DE1" w:rsidRPr="00A57119" w:rsidRDefault="00E97DE1" w:rsidP="00E97DE1">
            <w:pPr>
              <w:pStyle w:val="GOSTTablenorm"/>
              <w:rPr>
                <w:ins w:id="5272" w:author="Опаева Лидия Арашаевна" w:date="2025-10-15T09:28:00Z"/>
              </w:rPr>
            </w:pPr>
            <w:ins w:id="5273" w:author="Опаева Лидия Арашаевна" w:date="2025-10-15T09:28:00Z">
              <w:r w:rsidRPr="00FA047E">
                <w:rPr>
                  <w:b/>
                </w:rPr>
                <w:t>T0504833:</w:t>
              </w:r>
              <w:r w:rsidRPr="00A57119">
                <w:t>CT_TOFKC</w:t>
              </w:r>
            </w:ins>
          </w:p>
        </w:tc>
        <w:tc>
          <w:tcPr>
            <w:tcW w:w="560" w:type="pct"/>
          </w:tcPr>
          <w:p w14:paraId="67A54AD3" w14:textId="77777777" w:rsidR="00E97DE1" w:rsidRPr="00A57119" w:rsidRDefault="00E97DE1" w:rsidP="00E97DE1">
            <w:pPr>
              <w:pStyle w:val="GOSTTablenorm"/>
              <w:rPr>
                <w:ins w:id="5274" w:author="Опаева Лидия Арашаевна" w:date="2025-10-15T09:28:00Z"/>
                <w:lang w:eastAsia="en-US"/>
              </w:rPr>
            </w:pPr>
            <w:ins w:id="5275" w:author="Опаева Лидия Арашаевна" w:date="2025-10-15T09:28:00Z">
              <w:r w:rsidRPr="00A57119">
                <w:t>Строка</w:t>
              </w:r>
            </w:ins>
          </w:p>
        </w:tc>
        <w:tc>
          <w:tcPr>
            <w:tcW w:w="374" w:type="pct"/>
          </w:tcPr>
          <w:p w14:paraId="4B345BD7" w14:textId="77777777" w:rsidR="00E97DE1" w:rsidRPr="00A57119" w:rsidRDefault="00E97DE1" w:rsidP="00E97DE1">
            <w:pPr>
              <w:pStyle w:val="GOSTTablenorm"/>
              <w:rPr>
                <w:ins w:id="5276" w:author="Опаева Лидия Арашаевна" w:date="2025-10-15T09:28:00Z"/>
              </w:rPr>
            </w:pPr>
            <w:ins w:id="5277" w:author="Опаева Лидия Арашаевна" w:date="2025-10-15T09:28:00Z">
              <w:r w:rsidRPr="00A57119">
                <w:t>Да</w:t>
              </w:r>
            </w:ins>
          </w:p>
        </w:tc>
        <w:tc>
          <w:tcPr>
            <w:tcW w:w="374" w:type="pct"/>
          </w:tcPr>
          <w:p w14:paraId="32B4231E" w14:textId="77777777" w:rsidR="00E97DE1" w:rsidRPr="00A57119" w:rsidRDefault="00E97DE1" w:rsidP="00E97DE1">
            <w:pPr>
              <w:pStyle w:val="GOSTTablenorm"/>
              <w:rPr>
                <w:ins w:id="5278" w:author="Опаева Лидия Арашаевна" w:date="2025-10-15T09:28:00Z"/>
              </w:rPr>
            </w:pPr>
            <w:ins w:id="5279" w:author="Опаева Лидия Арашаевна" w:date="2025-10-15T09:28:00Z">
              <w:r w:rsidRPr="00A57119">
                <w:t>&lt;=4</w:t>
              </w:r>
            </w:ins>
          </w:p>
        </w:tc>
        <w:tc>
          <w:tcPr>
            <w:tcW w:w="1777" w:type="pct"/>
          </w:tcPr>
          <w:p w14:paraId="43B411D6" w14:textId="77777777" w:rsidR="00E97DE1" w:rsidRPr="00A57119" w:rsidRDefault="00E97DE1" w:rsidP="00E97DE1">
            <w:pPr>
              <w:pStyle w:val="GOSTTablenorm"/>
              <w:rPr>
                <w:ins w:id="5280" w:author="Опаева Лидия Арашаевна" w:date="2025-10-15T09:28:00Z"/>
              </w:rPr>
            </w:pPr>
            <w:ins w:id="5281" w:author="Опаева Лидия Арашаевна" w:date="2025-10-15T09:28:00Z">
              <w:r w:rsidRPr="00A57119">
                <w:t>Указывается значение аналитического признака «ТОФК контрагента» для отражения по кредиту записи учета.</w:t>
              </w:r>
            </w:ins>
          </w:p>
          <w:p w14:paraId="6E1D13B5" w14:textId="77777777" w:rsidR="00E97DE1" w:rsidRPr="00A57119" w:rsidRDefault="00E97DE1" w:rsidP="00E97DE1">
            <w:pPr>
              <w:pStyle w:val="GOSTTablenorm"/>
              <w:rPr>
                <w:ins w:id="5282" w:author="Опаева Лидия Арашаевна" w:date="2025-10-15T09:28:00Z"/>
              </w:rPr>
            </w:pPr>
            <w:ins w:id="5283" w:author="Опаева Лидия Арашаевна" w:date="2025-10-15T09:28:00Z">
              <w:r w:rsidRPr="00A57119">
                <w:t>Допускается заполнение прочерком</w:t>
              </w:r>
            </w:ins>
          </w:p>
        </w:tc>
      </w:tr>
      <w:tr w:rsidR="00E97DE1" w:rsidRPr="00A57119" w14:paraId="0F684F9C" w14:textId="77777777" w:rsidTr="00E97DE1">
        <w:trPr>
          <w:ins w:id="5284" w:author="Опаева Лидия Арашаевна" w:date="2025-10-15T09:28:00Z"/>
        </w:trPr>
        <w:tc>
          <w:tcPr>
            <w:tcW w:w="1120" w:type="pct"/>
          </w:tcPr>
          <w:p w14:paraId="061CF80C" w14:textId="77777777" w:rsidR="00E97DE1" w:rsidRPr="00A57119" w:rsidRDefault="00E97DE1" w:rsidP="00E97DE1">
            <w:pPr>
              <w:pStyle w:val="GOSTTablenorm"/>
              <w:rPr>
                <w:ins w:id="5285" w:author="Опаева Лидия Арашаевна" w:date="2025-10-15T09:28:00Z"/>
              </w:rPr>
            </w:pPr>
            <w:ins w:id="5286" w:author="Опаева Лидия Арашаевна" w:date="2025-10-15T09:28:00Z">
              <w:r w:rsidRPr="00A57119">
                <w:t>Период для 19 ЗС Кт</w:t>
              </w:r>
            </w:ins>
          </w:p>
        </w:tc>
        <w:tc>
          <w:tcPr>
            <w:tcW w:w="795" w:type="pct"/>
          </w:tcPr>
          <w:p w14:paraId="2064A147" w14:textId="77777777" w:rsidR="00E97DE1" w:rsidRPr="00A57119" w:rsidRDefault="00E97DE1" w:rsidP="00E97DE1">
            <w:pPr>
              <w:pStyle w:val="GOSTTablenorm"/>
              <w:rPr>
                <w:ins w:id="5287" w:author="Опаева Лидия Арашаевна" w:date="2025-10-15T09:28:00Z"/>
              </w:rPr>
            </w:pPr>
            <w:ins w:id="5288" w:author="Опаева Лидия Арашаевна" w:date="2025-10-15T09:28:00Z">
              <w:r w:rsidRPr="00FA047E">
                <w:rPr>
                  <w:b/>
                </w:rPr>
                <w:t>T0504833:</w:t>
              </w:r>
              <w:r w:rsidRPr="00A57119">
                <w:t>CT_PERIOD</w:t>
              </w:r>
            </w:ins>
          </w:p>
        </w:tc>
        <w:tc>
          <w:tcPr>
            <w:tcW w:w="560" w:type="pct"/>
          </w:tcPr>
          <w:p w14:paraId="4F8BEE1E" w14:textId="77777777" w:rsidR="00E97DE1" w:rsidRPr="00A57119" w:rsidRDefault="00E97DE1" w:rsidP="00E97DE1">
            <w:pPr>
              <w:pStyle w:val="GOSTTablenorm"/>
              <w:rPr>
                <w:ins w:id="5289" w:author="Опаева Лидия Арашаевна" w:date="2025-10-15T09:28:00Z"/>
                <w:lang w:eastAsia="en-US"/>
              </w:rPr>
            </w:pPr>
            <w:ins w:id="5290" w:author="Опаева Лидия Арашаевна" w:date="2025-10-15T09:28:00Z">
              <w:r w:rsidRPr="00A57119">
                <w:t>Строка</w:t>
              </w:r>
            </w:ins>
          </w:p>
        </w:tc>
        <w:tc>
          <w:tcPr>
            <w:tcW w:w="374" w:type="pct"/>
          </w:tcPr>
          <w:p w14:paraId="463AE01F" w14:textId="77777777" w:rsidR="00E97DE1" w:rsidRPr="00A57119" w:rsidRDefault="00E97DE1" w:rsidP="00E97DE1">
            <w:pPr>
              <w:pStyle w:val="GOSTTablenorm"/>
              <w:rPr>
                <w:ins w:id="5291" w:author="Опаева Лидия Арашаевна" w:date="2025-10-15T09:28:00Z"/>
              </w:rPr>
            </w:pPr>
            <w:ins w:id="5292" w:author="Опаева Лидия Арашаевна" w:date="2025-10-15T09:28:00Z">
              <w:r w:rsidRPr="00A57119">
                <w:t>Да</w:t>
              </w:r>
            </w:ins>
          </w:p>
        </w:tc>
        <w:tc>
          <w:tcPr>
            <w:tcW w:w="374" w:type="pct"/>
          </w:tcPr>
          <w:p w14:paraId="5BB4DC54" w14:textId="77777777" w:rsidR="00E97DE1" w:rsidRPr="00A57119" w:rsidRDefault="00E97DE1" w:rsidP="00E97DE1">
            <w:pPr>
              <w:pStyle w:val="GOSTTablenorm"/>
              <w:rPr>
                <w:ins w:id="5293" w:author="Опаева Лидия Арашаевна" w:date="2025-10-15T09:28:00Z"/>
              </w:rPr>
            </w:pPr>
            <w:ins w:id="5294" w:author="Опаева Лидия Арашаевна" w:date="2025-10-15T09:28:00Z">
              <w:r w:rsidRPr="00A57119">
                <w:t>&lt;=4</w:t>
              </w:r>
            </w:ins>
          </w:p>
        </w:tc>
        <w:tc>
          <w:tcPr>
            <w:tcW w:w="1777" w:type="pct"/>
          </w:tcPr>
          <w:p w14:paraId="44755EE7" w14:textId="77777777" w:rsidR="00E97DE1" w:rsidRPr="00A57119" w:rsidRDefault="00E97DE1" w:rsidP="00E97DE1">
            <w:pPr>
              <w:pStyle w:val="GOSTTablenorm"/>
              <w:rPr>
                <w:ins w:id="5295" w:author="Опаева Лидия Арашаевна" w:date="2025-10-15T09:28:00Z"/>
              </w:rPr>
            </w:pPr>
            <w:ins w:id="5296" w:author="Опаева Лидия Арашаевна" w:date="2025-10-15T09:28:00Z">
              <w:r w:rsidRPr="00A57119">
                <w:t>Указывается значение аналитического признака «Период для 19 ЗС» для отражения по кредиту записи учета.</w:t>
              </w:r>
            </w:ins>
          </w:p>
          <w:p w14:paraId="65C69C55" w14:textId="77777777" w:rsidR="00E97DE1" w:rsidRPr="00A57119" w:rsidRDefault="00E97DE1" w:rsidP="00E97DE1">
            <w:pPr>
              <w:pStyle w:val="GOSTTablenorm"/>
              <w:rPr>
                <w:ins w:id="5297" w:author="Опаева Лидия Арашаевна" w:date="2025-10-15T09:28:00Z"/>
              </w:rPr>
            </w:pPr>
            <w:ins w:id="5298" w:author="Опаева Лидия Арашаевна" w:date="2025-10-15T09:28:00Z">
              <w:r w:rsidRPr="00A57119">
                <w:t>Допускается заполнение прочерком</w:t>
              </w:r>
            </w:ins>
          </w:p>
        </w:tc>
      </w:tr>
      <w:tr w:rsidR="00E97DE1" w:rsidRPr="00BB7E48" w14:paraId="7AE30729" w14:textId="77777777" w:rsidTr="00E97DE1">
        <w:trPr>
          <w:ins w:id="5299" w:author="Опаева Лидия Арашаевна" w:date="2025-10-15T09:28:00Z"/>
        </w:trPr>
        <w:tc>
          <w:tcPr>
            <w:tcW w:w="1120" w:type="pct"/>
          </w:tcPr>
          <w:p w14:paraId="2FC2C846" w14:textId="77777777" w:rsidR="00E97DE1" w:rsidRPr="00BB7E48" w:rsidRDefault="00E97DE1" w:rsidP="00E97DE1">
            <w:pPr>
              <w:pStyle w:val="GOSTTablenorm"/>
              <w:rPr>
                <w:ins w:id="5300" w:author="Опаева Лидия Арашаевна" w:date="2025-10-15T09:28:00Z"/>
              </w:rPr>
            </w:pPr>
            <w:ins w:id="5301" w:author="Опаева Лидия Арашаевна" w:date="2025-10-15T09:28:00Z">
              <w:r>
                <w:t>Дата НВС по Кт</w:t>
              </w:r>
            </w:ins>
          </w:p>
        </w:tc>
        <w:tc>
          <w:tcPr>
            <w:tcW w:w="795" w:type="pct"/>
          </w:tcPr>
          <w:p w14:paraId="5E89EC89" w14:textId="055C3617" w:rsidR="00E97DE1" w:rsidRPr="002C68BF" w:rsidRDefault="00E97DE1" w:rsidP="00756F19">
            <w:pPr>
              <w:pStyle w:val="GOSTTablenorm"/>
              <w:rPr>
                <w:ins w:id="5302" w:author="Опаева Лидия Арашаевна" w:date="2025-10-15T09:28:00Z"/>
                <w:b/>
                <w:lang w:val="en-US"/>
              </w:rPr>
            </w:pPr>
            <w:ins w:id="5303" w:author="Опаева Лидия Арашаевна" w:date="2025-10-15T09:28:00Z">
              <w:r w:rsidRPr="00BB7E48">
                <w:rPr>
                  <w:b/>
                </w:rPr>
                <w:t>T0504833:</w:t>
              </w:r>
              <w:r w:rsidRPr="00A57119">
                <w:t>CT</w:t>
              </w:r>
              <w:r w:rsidRPr="00BB7E48">
                <w:t>_</w:t>
              </w:r>
              <w:r>
                <w:rPr>
                  <w:lang w:val="en-US"/>
                </w:rPr>
                <w:t>NVSDATE</w:t>
              </w:r>
            </w:ins>
          </w:p>
        </w:tc>
        <w:tc>
          <w:tcPr>
            <w:tcW w:w="560" w:type="pct"/>
          </w:tcPr>
          <w:p w14:paraId="6C442C11" w14:textId="77777777" w:rsidR="00E97DE1" w:rsidRPr="00BB7E48" w:rsidRDefault="00E97DE1" w:rsidP="00E97DE1">
            <w:pPr>
              <w:pStyle w:val="GOSTTablenorm"/>
              <w:rPr>
                <w:ins w:id="5304" w:author="Опаева Лидия Арашаевна" w:date="2025-10-15T09:28:00Z"/>
              </w:rPr>
            </w:pPr>
            <w:ins w:id="5305" w:author="Опаева Лидия Арашаевна" w:date="2025-10-15T09:28:00Z">
              <w:r>
                <w:t>Дата</w:t>
              </w:r>
            </w:ins>
          </w:p>
        </w:tc>
        <w:tc>
          <w:tcPr>
            <w:tcW w:w="374" w:type="pct"/>
          </w:tcPr>
          <w:p w14:paraId="0E5B8263" w14:textId="77777777" w:rsidR="00E97DE1" w:rsidRPr="00BB7E48" w:rsidRDefault="00E97DE1" w:rsidP="00E97DE1">
            <w:pPr>
              <w:pStyle w:val="GOSTTablenorm"/>
              <w:rPr>
                <w:ins w:id="5306" w:author="Опаева Лидия Арашаевна" w:date="2025-10-15T09:28:00Z"/>
              </w:rPr>
            </w:pPr>
            <w:ins w:id="5307" w:author="Опаева Лидия Арашаевна" w:date="2025-10-15T09:28:00Z">
              <w:r>
                <w:t>Да</w:t>
              </w:r>
            </w:ins>
          </w:p>
        </w:tc>
        <w:tc>
          <w:tcPr>
            <w:tcW w:w="374" w:type="pct"/>
          </w:tcPr>
          <w:p w14:paraId="67A5CD54" w14:textId="77777777" w:rsidR="00E97DE1" w:rsidRPr="00BB7E48" w:rsidRDefault="00E97DE1" w:rsidP="00E97DE1">
            <w:pPr>
              <w:pStyle w:val="GOSTTablenorm"/>
              <w:rPr>
                <w:ins w:id="5308" w:author="Опаева Лидия Арашаевна" w:date="2025-10-15T09:28:00Z"/>
              </w:rPr>
            </w:pPr>
          </w:p>
        </w:tc>
        <w:tc>
          <w:tcPr>
            <w:tcW w:w="1777" w:type="pct"/>
          </w:tcPr>
          <w:p w14:paraId="5EC306A6" w14:textId="3D93B72C" w:rsidR="00E97DE1" w:rsidRPr="00BB7E48" w:rsidRDefault="00E97DE1" w:rsidP="00756F19">
            <w:pPr>
              <w:pStyle w:val="GOSTTablenorm"/>
              <w:rPr>
                <w:ins w:id="5309" w:author="Опаева Лидия Арашаевна" w:date="2025-10-15T09:28:00Z"/>
              </w:rPr>
            </w:pPr>
            <w:ins w:id="5310" w:author="Опаева Лидия Арашаевна" w:date="2025-10-15T09:28:00Z">
              <w:r w:rsidRPr="00A57119">
                <w:t xml:space="preserve">Указывается дата </w:t>
              </w:r>
              <w:r>
                <w:t xml:space="preserve">НВС в формате YYYY-MM-DD </w:t>
              </w:r>
              <w:r w:rsidRPr="00A57119">
                <w:t>для отражения по кредиту записи учета</w:t>
              </w:r>
            </w:ins>
          </w:p>
        </w:tc>
      </w:tr>
      <w:tr w:rsidR="00E97DE1" w:rsidRPr="00A57119" w14:paraId="091CDEE8" w14:textId="77777777" w:rsidTr="00E97DE1">
        <w:trPr>
          <w:ins w:id="5311" w:author="Опаева Лидия Арашаевна" w:date="2025-10-15T09:28:00Z"/>
        </w:trPr>
        <w:tc>
          <w:tcPr>
            <w:tcW w:w="1120" w:type="pct"/>
          </w:tcPr>
          <w:p w14:paraId="7296AF92" w14:textId="77777777" w:rsidR="00E97DE1" w:rsidRPr="00A57119" w:rsidRDefault="00E97DE1" w:rsidP="00E97DE1">
            <w:pPr>
              <w:pStyle w:val="GOSTTablenorm"/>
              <w:rPr>
                <w:ins w:id="5312" w:author="Опаева Лидия Арашаевна" w:date="2025-10-15T09:28:00Z"/>
              </w:rPr>
            </w:pPr>
            <w:ins w:id="5313" w:author="Опаева Лидия Арашаевна" w:date="2025-10-15T09:28:00Z">
              <w:r w:rsidRPr="00A57119">
                <w:t>Код СКУ корреспондирующий Кт</w:t>
              </w:r>
            </w:ins>
          </w:p>
        </w:tc>
        <w:tc>
          <w:tcPr>
            <w:tcW w:w="795" w:type="pct"/>
          </w:tcPr>
          <w:p w14:paraId="19DA61A9" w14:textId="77777777" w:rsidR="00E97DE1" w:rsidRPr="00A57119" w:rsidRDefault="00E97DE1" w:rsidP="00E97DE1">
            <w:pPr>
              <w:pStyle w:val="GOSTTablenorm"/>
              <w:rPr>
                <w:ins w:id="5314" w:author="Опаева Лидия Арашаевна" w:date="2025-10-15T09:28:00Z"/>
              </w:rPr>
            </w:pPr>
            <w:ins w:id="5315" w:author="Опаева Лидия Арашаевна" w:date="2025-10-15T09:28:00Z">
              <w:r w:rsidRPr="00FA047E">
                <w:rPr>
                  <w:b/>
                </w:rPr>
                <w:t>T0504833:</w:t>
              </w:r>
              <w:r w:rsidRPr="00A57119">
                <w:t>CT_ACCOUNTCORR</w:t>
              </w:r>
            </w:ins>
          </w:p>
        </w:tc>
        <w:tc>
          <w:tcPr>
            <w:tcW w:w="560" w:type="pct"/>
          </w:tcPr>
          <w:p w14:paraId="69E16057" w14:textId="77777777" w:rsidR="00E97DE1" w:rsidRPr="00A57119" w:rsidRDefault="00E97DE1" w:rsidP="00E97DE1">
            <w:pPr>
              <w:pStyle w:val="GOSTTablenorm"/>
              <w:rPr>
                <w:ins w:id="5316" w:author="Опаева Лидия Арашаевна" w:date="2025-10-15T09:28:00Z"/>
                <w:lang w:eastAsia="en-US"/>
              </w:rPr>
            </w:pPr>
            <w:ins w:id="5317" w:author="Опаева Лидия Арашаевна" w:date="2025-10-15T09:28:00Z">
              <w:r w:rsidRPr="00A57119">
                <w:t>Строка</w:t>
              </w:r>
            </w:ins>
          </w:p>
        </w:tc>
        <w:tc>
          <w:tcPr>
            <w:tcW w:w="374" w:type="pct"/>
          </w:tcPr>
          <w:p w14:paraId="0639E28B" w14:textId="77777777" w:rsidR="00E97DE1" w:rsidRPr="00A57119" w:rsidRDefault="00E97DE1" w:rsidP="00E97DE1">
            <w:pPr>
              <w:pStyle w:val="GOSTTablenorm"/>
              <w:rPr>
                <w:ins w:id="5318" w:author="Опаева Лидия Арашаевна" w:date="2025-10-15T09:28:00Z"/>
              </w:rPr>
            </w:pPr>
            <w:ins w:id="5319" w:author="Опаева Лидия Арашаевна" w:date="2025-10-15T09:28:00Z">
              <w:r w:rsidRPr="00A57119">
                <w:t>Да</w:t>
              </w:r>
            </w:ins>
          </w:p>
        </w:tc>
        <w:tc>
          <w:tcPr>
            <w:tcW w:w="374" w:type="pct"/>
          </w:tcPr>
          <w:p w14:paraId="75B4A86A" w14:textId="77777777" w:rsidR="00E97DE1" w:rsidRPr="00A57119" w:rsidRDefault="00E97DE1" w:rsidP="00E97DE1">
            <w:pPr>
              <w:pStyle w:val="GOSTTablenorm"/>
              <w:rPr>
                <w:ins w:id="5320" w:author="Опаева Лидия Арашаевна" w:date="2025-10-15T09:28:00Z"/>
              </w:rPr>
            </w:pPr>
            <w:ins w:id="5321" w:author="Опаева Лидия Арашаевна" w:date="2025-10-15T09:28:00Z">
              <w:r w:rsidRPr="00A57119">
                <w:t>&lt;=5</w:t>
              </w:r>
            </w:ins>
          </w:p>
        </w:tc>
        <w:tc>
          <w:tcPr>
            <w:tcW w:w="1777" w:type="pct"/>
          </w:tcPr>
          <w:p w14:paraId="2EADD402" w14:textId="77777777" w:rsidR="00E97DE1" w:rsidRPr="00A57119" w:rsidRDefault="00E97DE1" w:rsidP="00E97DE1">
            <w:pPr>
              <w:pStyle w:val="GOSTTablenorm"/>
              <w:rPr>
                <w:ins w:id="5322" w:author="Опаева Лидия Арашаевна" w:date="2025-10-15T09:28:00Z"/>
              </w:rPr>
            </w:pPr>
            <w:ins w:id="5323" w:author="Опаева Лидия Арашаевна" w:date="2025-10-15T09:28:00Z">
              <w:r w:rsidRPr="00A57119">
                <w:t>Указывается значение аналитического признака «Код СКУ корреспондирующий» для отражения по кредиту записи учета.</w:t>
              </w:r>
            </w:ins>
          </w:p>
          <w:p w14:paraId="5DAB20F9" w14:textId="77777777" w:rsidR="00E97DE1" w:rsidRPr="00A57119" w:rsidRDefault="00E97DE1" w:rsidP="00E97DE1">
            <w:pPr>
              <w:pStyle w:val="GOSTTablenorm"/>
              <w:rPr>
                <w:ins w:id="5324" w:author="Опаева Лидия Арашаевна" w:date="2025-10-15T09:28:00Z"/>
              </w:rPr>
            </w:pPr>
            <w:ins w:id="5325" w:author="Опаева Лидия Арашаевна" w:date="2025-10-15T09:28:00Z">
              <w:r w:rsidRPr="00A57119">
                <w:t>Допускается заполнение прочерком</w:t>
              </w:r>
            </w:ins>
          </w:p>
        </w:tc>
      </w:tr>
      <w:tr w:rsidR="00E97DE1" w:rsidRPr="00A57119" w14:paraId="280D0FA1" w14:textId="77777777" w:rsidTr="00E97DE1">
        <w:trPr>
          <w:ins w:id="5326" w:author="Опаева Лидия Арашаевна" w:date="2025-10-15T09:28:00Z"/>
        </w:trPr>
        <w:tc>
          <w:tcPr>
            <w:tcW w:w="1120" w:type="pct"/>
          </w:tcPr>
          <w:p w14:paraId="33A013B8" w14:textId="77777777" w:rsidR="00E97DE1" w:rsidRPr="00A57119" w:rsidRDefault="00E97DE1" w:rsidP="00E97DE1">
            <w:pPr>
              <w:pStyle w:val="GOSTTablenorm"/>
              <w:rPr>
                <w:ins w:id="5327" w:author="Опаева Лидия Арашаевна" w:date="2025-10-15T09:28:00Z"/>
              </w:rPr>
            </w:pPr>
            <w:ins w:id="5328" w:author="Опаева Лидия Арашаевна" w:date="2025-10-15T09:28:00Z">
              <w:r w:rsidRPr="00A57119">
                <w:t>Тип СКУ Кт</w:t>
              </w:r>
            </w:ins>
          </w:p>
        </w:tc>
        <w:tc>
          <w:tcPr>
            <w:tcW w:w="795" w:type="pct"/>
          </w:tcPr>
          <w:p w14:paraId="1F213E7B" w14:textId="77777777" w:rsidR="00E97DE1" w:rsidRPr="00A57119" w:rsidRDefault="00E97DE1" w:rsidP="00E97DE1">
            <w:pPr>
              <w:pStyle w:val="GOSTTablenorm"/>
              <w:rPr>
                <w:ins w:id="5329" w:author="Опаева Лидия Арашаевна" w:date="2025-10-15T09:28:00Z"/>
              </w:rPr>
            </w:pPr>
            <w:ins w:id="5330" w:author="Опаева Лидия Арашаевна" w:date="2025-10-15T09:28:00Z">
              <w:r w:rsidRPr="00FA047E">
                <w:rPr>
                  <w:b/>
                </w:rPr>
                <w:t>T0504833:</w:t>
              </w:r>
              <w:r w:rsidRPr="00A57119">
                <w:t>CT_ACCOUNTTYPE</w:t>
              </w:r>
            </w:ins>
          </w:p>
        </w:tc>
        <w:tc>
          <w:tcPr>
            <w:tcW w:w="560" w:type="pct"/>
          </w:tcPr>
          <w:p w14:paraId="5966B6D8" w14:textId="77777777" w:rsidR="00E97DE1" w:rsidRPr="00A57119" w:rsidRDefault="00E97DE1" w:rsidP="00E97DE1">
            <w:pPr>
              <w:pStyle w:val="GOSTTablenorm"/>
              <w:rPr>
                <w:ins w:id="5331" w:author="Опаева Лидия Арашаевна" w:date="2025-10-15T09:28:00Z"/>
                <w:lang w:eastAsia="en-US"/>
              </w:rPr>
            </w:pPr>
            <w:ins w:id="5332" w:author="Опаева Лидия Арашаевна" w:date="2025-10-15T09:28:00Z">
              <w:r w:rsidRPr="00A57119">
                <w:t>Строка</w:t>
              </w:r>
            </w:ins>
          </w:p>
        </w:tc>
        <w:tc>
          <w:tcPr>
            <w:tcW w:w="374" w:type="pct"/>
          </w:tcPr>
          <w:p w14:paraId="54816538" w14:textId="77777777" w:rsidR="00E97DE1" w:rsidRPr="00A57119" w:rsidRDefault="00E97DE1" w:rsidP="00E97DE1">
            <w:pPr>
              <w:pStyle w:val="GOSTTablenorm"/>
              <w:rPr>
                <w:ins w:id="5333" w:author="Опаева Лидия Арашаевна" w:date="2025-10-15T09:28:00Z"/>
              </w:rPr>
            </w:pPr>
            <w:ins w:id="5334" w:author="Опаева Лидия Арашаевна" w:date="2025-10-15T09:28:00Z">
              <w:r w:rsidRPr="00A57119">
                <w:t>Да</w:t>
              </w:r>
            </w:ins>
          </w:p>
        </w:tc>
        <w:tc>
          <w:tcPr>
            <w:tcW w:w="374" w:type="pct"/>
          </w:tcPr>
          <w:p w14:paraId="0314ECA4" w14:textId="77777777" w:rsidR="00E97DE1" w:rsidRPr="00A57119" w:rsidRDefault="00E97DE1" w:rsidP="00E97DE1">
            <w:pPr>
              <w:pStyle w:val="GOSTTablenorm"/>
              <w:rPr>
                <w:ins w:id="5335" w:author="Опаева Лидия Арашаевна" w:date="2025-10-15T09:28:00Z"/>
              </w:rPr>
            </w:pPr>
            <w:ins w:id="5336" w:author="Опаева Лидия Арашаевна" w:date="2025-10-15T09:28:00Z">
              <w:r w:rsidRPr="00A57119">
                <w:t>&lt;=2</w:t>
              </w:r>
            </w:ins>
          </w:p>
        </w:tc>
        <w:tc>
          <w:tcPr>
            <w:tcW w:w="1777" w:type="pct"/>
          </w:tcPr>
          <w:p w14:paraId="54C6F424" w14:textId="77777777" w:rsidR="00E97DE1" w:rsidRPr="00A57119" w:rsidRDefault="00E97DE1" w:rsidP="00E97DE1">
            <w:pPr>
              <w:pStyle w:val="GOSTTablenorm"/>
              <w:rPr>
                <w:ins w:id="5337" w:author="Опаева Лидия Арашаевна" w:date="2025-10-15T09:28:00Z"/>
              </w:rPr>
            </w:pPr>
            <w:ins w:id="5338" w:author="Опаева Лидия Арашаевна" w:date="2025-10-15T09:28:00Z">
              <w:r w:rsidRPr="00A57119">
                <w:t>Указывается значение аналитического признака «Тип СКУ» для отражения по кредиту записи учета.</w:t>
              </w:r>
            </w:ins>
          </w:p>
          <w:p w14:paraId="6F90FB7E" w14:textId="77777777" w:rsidR="00E97DE1" w:rsidRPr="00A57119" w:rsidRDefault="00E97DE1" w:rsidP="00E97DE1">
            <w:pPr>
              <w:pStyle w:val="GOSTTablenorm"/>
              <w:rPr>
                <w:ins w:id="5339" w:author="Опаева Лидия Арашаевна" w:date="2025-10-15T09:28:00Z"/>
              </w:rPr>
            </w:pPr>
            <w:ins w:id="5340" w:author="Опаева Лидия Арашаевна" w:date="2025-10-15T09:28:00Z">
              <w:r w:rsidRPr="00A57119">
                <w:t>Допускается заполнение прочерком</w:t>
              </w:r>
            </w:ins>
          </w:p>
        </w:tc>
      </w:tr>
      <w:tr w:rsidR="00E97DE1" w:rsidRPr="00A57119" w14:paraId="6606E636" w14:textId="77777777" w:rsidTr="00E97DE1">
        <w:trPr>
          <w:ins w:id="5341" w:author="Опаева Лидия Арашаевна" w:date="2025-10-15T09:28:00Z"/>
        </w:trPr>
        <w:tc>
          <w:tcPr>
            <w:tcW w:w="1120" w:type="pct"/>
          </w:tcPr>
          <w:p w14:paraId="181D5AE6" w14:textId="77777777" w:rsidR="00E97DE1" w:rsidRPr="00A57119" w:rsidRDefault="00E97DE1" w:rsidP="00E97DE1">
            <w:pPr>
              <w:pStyle w:val="GOSTTablenorm"/>
              <w:rPr>
                <w:ins w:id="5342" w:author="Опаева Лидия Арашаевна" w:date="2025-10-15T09:28:00Z"/>
              </w:rPr>
            </w:pPr>
            <w:ins w:id="5343" w:author="Опаева Лидия Арашаевна" w:date="2025-10-15T09:28:00Z">
              <w:r w:rsidRPr="00A57119">
                <w:t>ЗО Кт</w:t>
              </w:r>
            </w:ins>
          </w:p>
        </w:tc>
        <w:tc>
          <w:tcPr>
            <w:tcW w:w="795" w:type="pct"/>
          </w:tcPr>
          <w:p w14:paraId="3934E101" w14:textId="77777777" w:rsidR="00E97DE1" w:rsidRPr="00A57119" w:rsidRDefault="00E97DE1" w:rsidP="00E97DE1">
            <w:pPr>
              <w:pStyle w:val="GOSTTablenorm"/>
              <w:rPr>
                <w:ins w:id="5344" w:author="Опаева Лидия Арашаевна" w:date="2025-10-15T09:28:00Z"/>
              </w:rPr>
            </w:pPr>
            <w:ins w:id="5345" w:author="Опаева Лидия Арашаевна" w:date="2025-10-15T09:28:00Z">
              <w:r w:rsidRPr="00FA047E">
                <w:rPr>
                  <w:b/>
                </w:rPr>
                <w:t>T0504833:</w:t>
              </w:r>
              <w:r w:rsidRPr="00A57119">
                <w:t>CT_PZO</w:t>
              </w:r>
            </w:ins>
          </w:p>
        </w:tc>
        <w:tc>
          <w:tcPr>
            <w:tcW w:w="560" w:type="pct"/>
          </w:tcPr>
          <w:p w14:paraId="3CA8A6B9" w14:textId="77777777" w:rsidR="00E97DE1" w:rsidRPr="00A57119" w:rsidRDefault="00E97DE1" w:rsidP="00E97DE1">
            <w:pPr>
              <w:pStyle w:val="GOSTTablenorm"/>
              <w:rPr>
                <w:ins w:id="5346" w:author="Опаева Лидия Арашаевна" w:date="2025-10-15T09:28:00Z"/>
                <w:lang w:eastAsia="en-US"/>
              </w:rPr>
            </w:pPr>
            <w:ins w:id="5347" w:author="Опаева Лидия Арашаевна" w:date="2025-10-15T09:28:00Z">
              <w:r w:rsidRPr="00A57119">
                <w:t>Строка</w:t>
              </w:r>
            </w:ins>
          </w:p>
        </w:tc>
        <w:tc>
          <w:tcPr>
            <w:tcW w:w="374" w:type="pct"/>
          </w:tcPr>
          <w:p w14:paraId="2D10EC5D" w14:textId="77777777" w:rsidR="00E97DE1" w:rsidRPr="00A57119" w:rsidRDefault="00E97DE1" w:rsidP="00E97DE1">
            <w:pPr>
              <w:pStyle w:val="GOSTTablenorm"/>
              <w:rPr>
                <w:ins w:id="5348" w:author="Опаева Лидия Арашаевна" w:date="2025-10-15T09:28:00Z"/>
              </w:rPr>
            </w:pPr>
            <w:ins w:id="5349" w:author="Опаева Лидия Арашаевна" w:date="2025-10-15T09:28:00Z">
              <w:r w:rsidRPr="00A57119">
                <w:t>Да</w:t>
              </w:r>
            </w:ins>
          </w:p>
        </w:tc>
        <w:tc>
          <w:tcPr>
            <w:tcW w:w="374" w:type="pct"/>
          </w:tcPr>
          <w:p w14:paraId="7D486780" w14:textId="77777777" w:rsidR="00E97DE1" w:rsidRPr="00A57119" w:rsidRDefault="00E97DE1" w:rsidP="00E97DE1">
            <w:pPr>
              <w:pStyle w:val="GOSTTablenorm"/>
              <w:rPr>
                <w:ins w:id="5350" w:author="Опаева Лидия Арашаевна" w:date="2025-10-15T09:28:00Z"/>
              </w:rPr>
            </w:pPr>
            <w:ins w:id="5351" w:author="Опаева Лидия Арашаевна" w:date="2025-10-15T09:28:00Z">
              <w:r w:rsidRPr="00A57119">
                <w:t>&lt;=10</w:t>
              </w:r>
            </w:ins>
          </w:p>
        </w:tc>
        <w:tc>
          <w:tcPr>
            <w:tcW w:w="1777" w:type="pct"/>
          </w:tcPr>
          <w:p w14:paraId="5DB790C9" w14:textId="77777777" w:rsidR="00E97DE1" w:rsidRPr="00A57119" w:rsidRDefault="00E97DE1" w:rsidP="00E97DE1">
            <w:pPr>
              <w:pStyle w:val="GOSTTablenorm"/>
              <w:rPr>
                <w:ins w:id="5352" w:author="Опаева Лидия Арашаевна" w:date="2025-10-15T09:28:00Z"/>
              </w:rPr>
            </w:pPr>
            <w:ins w:id="5353" w:author="Опаева Лидия Арашаевна" w:date="2025-10-15T09:28:00Z">
              <w:r w:rsidRPr="00A57119">
                <w:t>Указывается значение аналитического признака «ЗО» (Признак заключительных оборотов) для отражения по кредиту записи учета.</w:t>
              </w:r>
            </w:ins>
          </w:p>
          <w:p w14:paraId="663A4F73" w14:textId="77777777" w:rsidR="00E97DE1" w:rsidRPr="00A57119" w:rsidRDefault="00E97DE1" w:rsidP="00E97DE1">
            <w:pPr>
              <w:pStyle w:val="GOSTTablenorm"/>
              <w:rPr>
                <w:ins w:id="5354" w:author="Опаева Лидия Арашаевна" w:date="2025-10-15T09:28:00Z"/>
              </w:rPr>
            </w:pPr>
            <w:ins w:id="5355" w:author="Опаева Лидия Арашаевна" w:date="2025-10-15T09:28:00Z">
              <w:r w:rsidRPr="00A57119">
                <w:t>Допускается заполнение прочерком</w:t>
              </w:r>
            </w:ins>
          </w:p>
        </w:tc>
      </w:tr>
    </w:tbl>
    <w:p w14:paraId="31BA93FD" w14:textId="069DA6B5" w:rsidR="00E97DE1" w:rsidRDefault="00E97DE1" w:rsidP="00E97DE1">
      <w:pPr>
        <w:pStyle w:val="51"/>
        <w:rPr>
          <w:ins w:id="5356" w:author="Опаева Лидия Арашаевна" w:date="2025-10-15T09:28:00Z"/>
        </w:rPr>
      </w:pPr>
      <w:bookmarkStart w:id="5357" w:name="_Toc226564495"/>
      <w:ins w:id="5358" w:author="Опаева Лидия Арашаевна" w:date="2025-10-15T09:28:00Z">
        <w:r w:rsidRPr="00A775EA">
          <w:t xml:space="preserve">Пример запроса по документу </w:t>
        </w:r>
        <w:r w:rsidRPr="00BB7E48">
          <w:t xml:space="preserve">«Бухгалтерская справка (ф. 0504833)» </w:t>
        </w:r>
        <w:r w:rsidRPr="002C68BF">
          <w:t>ARP_SVAP_</w:t>
        </w:r>
      </w:ins>
      <w:ins w:id="5359" w:author="Опаева Лидия Арашаевна" w:date="2025-10-15T09:30:00Z">
        <w:r>
          <w:rPr>
            <w:lang w:val="en-US"/>
          </w:rPr>
          <w:t>N</w:t>
        </w:r>
      </w:ins>
      <w:ins w:id="5360" w:author="Опаева Лидия Арашаевна" w:date="2025-10-15T09:28:00Z">
        <w:r w:rsidRPr="002C68BF">
          <w:t>G</w:t>
        </w:r>
        <w:r w:rsidRPr="00BB7E48">
          <w:t>_TSE</w:t>
        </w:r>
        <w:bookmarkEnd w:id="5357"/>
      </w:ins>
    </w:p>
    <w:p w14:paraId="7A0CD0EB" w14:textId="77777777" w:rsidR="0060136B" w:rsidRPr="00130FE0" w:rsidRDefault="0060136B" w:rsidP="0060136B">
      <w:pPr>
        <w:pStyle w:val="GOSTScript"/>
        <w:rPr>
          <w:ins w:id="5361" w:author="Опаева Лидия Арашаевна" w:date="2025-10-15T09:42:00Z"/>
        </w:rPr>
      </w:pPr>
      <w:ins w:id="5362" w:author="Опаева Лидия Арашаевна" w:date="2025-10-15T09:42:00Z">
        <w:r w:rsidRPr="00130FE0">
          <w:t>{</w:t>
        </w:r>
      </w:ins>
    </w:p>
    <w:p w14:paraId="58B7C879" w14:textId="77777777" w:rsidR="0060136B" w:rsidRPr="00130FE0" w:rsidRDefault="0060136B" w:rsidP="0060136B">
      <w:pPr>
        <w:pStyle w:val="GOSTScript"/>
        <w:rPr>
          <w:ins w:id="5363" w:author="Опаева Лидия Арашаевна" w:date="2025-10-15T09:42:00Z"/>
        </w:rPr>
      </w:pPr>
      <w:ins w:id="5364" w:author="Опаева Лидия Арашаевна" w:date="2025-10-15T09:42:00Z">
        <w:r w:rsidRPr="00130FE0">
          <w:tab/>
          <w:t>"header": {</w:t>
        </w:r>
      </w:ins>
    </w:p>
    <w:p w14:paraId="1D92A29A" w14:textId="77777777" w:rsidR="0060136B" w:rsidRPr="00130FE0" w:rsidRDefault="0060136B" w:rsidP="0060136B">
      <w:pPr>
        <w:pStyle w:val="GOSTScript"/>
        <w:rPr>
          <w:ins w:id="5365" w:author="Опаева Лидия Арашаевна" w:date="2025-10-15T09:42:00Z"/>
        </w:rPr>
      </w:pPr>
      <w:ins w:id="5366" w:author="Опаева Лидия Арашаевна" w:date="2025-10-15T09:42:00Z">
        <w:r w:rsidRPr="00130FE0">
          <w:tab/>
        </w:r>
        <w:r w:rsidRPr="00130FE0">
          <w:tab/>
          <w:t>"Source": "</w:t>
        </w:r>
        <w:r w:rsidRPr="009E6686">
          <w:t>ARP</w:t>
        </w:r>
        <w:r w:rsidRPr="00130FE0">
          <w:t>",</w:t>
        </w:r>
      </w:ins>
    </w:p>
    <w:p w14:paraId="1D749CDA" w14:textId="10432CD6" w:rsidR="0060136B" w:rsidRPr="00130FE0" w:rsidRDefault="0060136B" w:rsidP="0060136B">
      <w:pPr>
        <w:pStyle w:val="GOSTScript"/>
        <w:rPr>
          <w:ins w:id="5367" w:author="Опаева Лидия Арашаевна" w:date="2025-10-15T09:42:00Z"/>
        </w:rPr>
      </w:pPr>
      <w:ins w:id="5368" w:author="Опаева Лидия Арашаевна" w:date="2025-10-15T09:42:00Z">
        <w:r w:rsidRPr="00130FE0">
          <w:tab/>
        </w:r>
        <w:r w:rsidRPr="00130FE0">
          <w:tab/>
          <w:t>"ReqDateTime": "202</w:t>
        </w:r>
        <w:r>
          <w:t>6</w:t>
        </w:r>
        <w:r w:rsidRPr="00130FE0">
          <w:t>-</w:t>
        </w:r>
        <w:r>
          <w:t>01</w:t>
        </w:r>
        <w:r w:rsidRPr="00130FE0">
          <w:t>-</w:t>
        </w:r>
        <w:r>
          <w:t>03 10:52:31</w:t>
        </w:r>
        <w:r w:rsidRPr="00130FE0">
          <w:t>",</w:t>
        </w:r>
      </w:ins>
    </w:p>
    <w:p w14:paraId="1DB225CC" w14:textId="77777777" w:rsidR="0060136B" w:rsidRPr="00130FE0" w:rsidRDefault="0060136B" w:rsidP="0060136B">
      <w:pPr>
        <w:pStyle w:val="GOSTScript"/>
        <w:rPr>
          <w:ins w:id="5369" w:author="Опаева Лидия Арашаевна" w:date="2025-10-15T09:42:00Z"/>
        </w:rPr>
      </w:pPr>
      <w:ins w:id="5370" w:author="Опаева Лидия Арашаевна" w:date="2025-10-15T09:42:00Z">
        <w:r w:rsidRPr="00130FE0">
          <w:tab/>
        </w:r>
        <w:r w:rsidRPr="00130FE0">
          <w:tab/>
          <w:t>"Version": "1.0",</w:t>
        </w:r>
      </w:ins>
    </w:p>
    <w:p w14:paraId="0C8CAF56" w14:textId="77777777" w:rsidR="009F1FFF" w:rsidRDefault="0060136B" w:rsidP="0060136B">
      <w:pPr>
        <w:pStyle w:val="GOSTScript"/>
        <w:rPr>
          <w:ins w:id="5371" w:author="Сатлер Марина Викторовна" w:date="2025-11-19T11:48:00Z"/>
        </w:rPr>
      </w:pPr>
      <w:ins w:id="5372" w:author="Опаева Лидия Арашаевна" w:date="2025-10-15T09:42:00Z">
        <w:r w:rsidRPr="00130FE0">
          <w:tab/>
        </w:r>
        <w:r w:rsidRPr="00130FE0">
          <w:tab/>
          <w:t>"Params": [</w:t>
        </w:r>
      </w:ins>
    </w:p>
    <w:p w14:paraId="5660CB57" w14:textId="19DAC48B" w:rsidR="0060136B" w:rsidRPr="00130FE0" w:rsidRDefault="009F1FFF" w:rsidP="0060136B">
      <w:pPr>
        <w:pStyle w:val="GOSTScript"/>
        <w:rPr>
          <w:ins w:id="5373" w:author="Опаева Лидия Арашаевна" w:date="2025-10-15T09:42:00Z"/>
        </w:rPr>
      </w:pPr>
      <w:ins w:id="5374" w:author="Сатлер Марина Викторовна" w:date="2025-11-19T11:48:00Z">
        <w:r w:rsidRPr="009F1FFF">
          <w:tab/>
        </w:r>
        <w:r w:rsidRPr="009F1FFF">
          <w:tab/>
        </w:r>
        <w:r w:rsidRPr="009F1FFF">
          <w:tab/>
        </w:r>
      </w:ins>
      <w:ins w:id="5375" w:author="Опаева Лидия Арашаевна" w:date="2025-10-15T09:42:00Z">
        <w:r w:rsidR="0060136B" w:rsidRPr="00130FE0">
          <w:t>{</w:t>
        </w:r>
      </w:ins>
    </w:p>
    <w:p w14:paraId="5A65A657" w14:textId="77777777" w:rsidR="0060136B" w:rsidRPr="00130FE0" w:rsidRDefault="0060136B" w:rsidP="0060136B">
      <w:pPr>
        <w:pStyle w:val="GOSTScript"/>
        <w:rPr>
          <w:ins w:id="5376" w:author="Опаева Лидия Арашаевна" w:date="2025-10-15T09:42:00Z"/>
        </w:rPr>
      </w:pPr>
      <w:ins w:id="5377" w:author="Опаева Лидия Арашаевна" w:date="2025-10-15T09:42:00Z">
        <w:r w:rsidRPr="00130FE0">
          <w:tab/>
        </w:r>
        <w:r w:rsidRPr="00130FE0">
          <w:tab/>
        </w:r>
        <w:r w:rsidRPr="00130FE0">
          <w:tab/>
          <w:t>"param": "example",</w:t>
        </w:r>
      </w:ins>
    </w:p>
    <w:p w14:paraId="08AB3A5D" w14:textId="77777777" w:rsidR="0060136B" w:rsidRPr="00130FE0" w:rsidRDefault="0060136B" w:rsidP="0060136B">
      <w:pPr>
        <w:pStyle w:val="GOSTScript"/>
        <w:rPr>
          <w:ins w:id="5378" w:author="Опаева Лидия Арашаевна" w:date="2025-10-15T09:42:00Z"/>
        </w:rPr>
      </w:pPr>
      <w:ins w:id="5379" w:author="Опаева Лидия Арашаевна" w:date="2025-10-15T09:42:00Z">
        <w:r w:rsidRPr="00130FE0">
          <w:tab/>
        </w:r>
        <w:r w:rsidRPr="00130FE0">
          <w:tab/>
        </w:r>
        <w:r w:rsidRPr="00130FE0">
          <w:tab/>
          <w:t>"value": "01"</w:t>
        </w:r>
      </w:ins>
    </w:p>
    <w:p w14:paraId="78B2BC0B" w14:textId="77777777" w:rsidR="009F1FFF" w:rsidRDefault="0060136B" w:rsidP="0060136B">
      <w:pPr>
        <w:pStyle w:val="GOSTScript"/>
        <w:rPr>
          <w:ins w:id="5380" w:author="Сатлер Марина Викторовна" w:date="2025-11-19T11:48:00Z"/>
        </w:rPr>
      </w:pPr>
      <w:ins w:id="5381" w:author="Опаева Лидия Арашаевна" w:date="2025-10-15T09:42:00Z">
        <w:r w:rsidRPr="00130FE0">
          <w:tab/>
        </w:r>
        <w:r w:rsidRPr="00130FE0">
          <w:tab/>
          <w:t>}</w:t>
        </w:r>
      </w:ins>
    </w:p>
    <w:p w14:paraId="2BEAC4B3" w14:textId="33B4DD8D" w:rsidR="0060136B" w:rsidRPr="00130FE0" w:rsidRDefault="009F1FFF" w:rsidP="0060136B">
      <w:pPr>
        <w:pStyle w:val="GOSTScript"/>
        <w:rPr>
          <w:ins w:id="5382" w:author="Опаева Лидия Арашаевна" w:date="2025-10-15T09:42:00Z"/>
        </w:rPr>
      </w:pPr>
      <w:ins w:id="5383" w:author="Сатлер Марина Викторовна" w:date="2025-11-19T11:49:00Z">
        <w:r w:rsidRPr="009F1FFF">
          <w:tab/>
        </w:r>
        <w:r w:rsidRPr="009F1FFF">
          <w:tab/>
        </w:r>
      </w:ins>
      <w:ins w:id="5384" w:author="Опаева Лидия Арашаевна" w:date="2025-10-15T09:42:00Z">
        <w:r w:rsidR="0060136B" w:rsidRPr="00130FE0">
          <w:t>],</w:t>
        </w:r>
      </w:ins>
    </w:p>
    <w:p w14:paraId="6888C25E" w14:textId="77777777" w:rsidR="0060136B" w:rsidRPr="00130FE0" w:rsidRDefault="0060136B" w:rsidP="0060136B">
      <w:pPr>
        <w:pStyle w:val="GOSTScript"/>
        <w:rPr>
          <w:ins w:id="5385" w:author="Опаева Лидия Арашаевна" w:date="2025-10-15T09:42:00Z"/>
        </w:rPr>
      </w:pPr>
      <w:ins w:id="5386" w:author="Опаева Лидия Арашаевна" w:date="2025-10-15T09:42:00Z">
        <w:r w:rsidRPr="00130FE0">
          <w:tab/>
        </w:r>
        <w:r w:rsidRPr="00130FE0">
          <w:tab/>
          <w:t>"ReqGuid": "</w:t>
        </w:r>
        <w:r>
          <w:t>g1a</w:t>
        </w:r>
        <w:r w:rsidRPr="00130FE0">
          <w:t>4</w:t>
        </w:r>
        <w:r>
          <w:t>i</w:t>
        </w:r>
        <w:r w:rsidRPr="00130FE0">
          <w:t>e5d-2757-4699-948c-vv72qba94f</w:t>
        </w:r>
        <w:r>
          <w:t>44</w:t>
        </w:r>
        <w:r w:rsidRPr="00130FE0">
          <w:t>",</w:t>
        </w:r>
      </w:ins>
    </w:p>
    <w:p w14:paraId="61958AF4" w14:textId="77777777" w:rsidR="0060136B" w:rsidRPr="00130FE0" w:rsidRDefault="0060136B" w:rsidP="0060136B">
      <w:pPr>
        <w:pStyle w:val="GOSTScript"/>
        <w:rPr>
          <w:ins w:id="5387" w:author="Опаева Лидия Арашаевна" w:date="2025-10-15T09:42:00Z"/>
        </w:rPr>
      </w:pPr>
      <w:ins w:id="5388" w:author="Опаева Лидия Арашаевна" w:date="2025-10-15T09:42:00Z">
        <w:r w:rsidRPr="00130FE0">
          <w:tab/>
        </w:r>
        <w:r w:rsidRPr="00130FE0">
          <w:tab/>
          <w:t>"DocGuid": "</w:t>
        </w:r>
        <w:r>
          <w:t>1f</w:t>
        </w:r>
        <w:r w:rsidRPr="00130FE0">
          <w:t>d90a7c-e339-46ff-ac39-73029ff813</w:t>
        </w:r>
        <w:r>
          <w:t>21</w:t>
        </w:r>
        <w:r w:rsidRPr="00130FE0">
          <w:t>",</w:t>
        </w:r>
      </w:ins>
    </w:p>
    <w:p w14:paraId="4100A7AE" w14:textId="77777777" w:rsidR="0060136B" w:rsidRDefault="0060136B" w:rsidP="0060136B">
      <w:pPr>
        <w:pStyle w:val="GOSTScript"/>
        <w:rPr>
          <w:ins w:id="5389" w:author="Опаева Лидия Арашаевна" w:date="2025-10-15T09:42:00Z"/>
        </w:rPr>
      </w:pPr>
      <w:ins w:id="5390" w:author="Опаева Лидия Арашаевна" w:date="2025-10-15T09:42:00Z">
        <w:r w:rsidRPr="00130FE0">
          <w:tab/>
        </w:r>
        <w:r w:rsidRPr="00130FE0">
          <w:tab/>
          <w:t>"RequestType": "ACCOUNTING",</w:t>
        </w:r>
      </w:ins>
    </w:p>
    <w:p w14:paraId="512D8D69" w14:textId="4FE4721C" w:rsidR="0060136B" w:rsidRPr="00130FE0" w:rsidRDefault="0060136B" w:rsidP="0060136B">
      <w:pPr>
        <w:pStyle w:val="GOSTScript"/>
        <w:rPr>
          <w:ins w:id="5391" w:author="Опаева Лидия Арашаевна" w:date="2025-10-15T09:42:00Z"/>
        </w:rPr>
      </w:pPr>
      <w:ins w:id="5392" w:author="Опаева Лидия Арашаевна" w:date="2025-10-15T09:42:00Z">
        <w:r w:rsidRPr="00130FE0">
          <w:tab/>
        </w:r>
        <w:r w:rsidRPr="00130FE0">
          <w:tab/>
          <w:t>"TypeDoc": "</w:t>
        </w:r>
        <w:r w:rsidRPr="00E97DE1">
          <w:t>ARP_SVAP_</w:t>
        </w:r>
        <w:r>
          <w:t>N</w:t>
        </w:r>
        <w:r w:rsidRPr="00E97DE1">
          <w:t>G_TSE</w:t>
        </w:r>
        <w:r w:rsidRPr="00130FE0">
          <w:t>",</w:t>
        </w:r>
      </w:ins>
    </w:p>
    <w:p w14:paraId="5B96CEC2" w14:textId="77777777" w:rsidR="0060136B" w:rsidRPr="00130FE0" w:rsidRDefault="0060136B" w:rsidP="0060136B">
      <w:pPr>
        <w:pStyle w:val="GOSTScript"/>
        <w:rPr>
          <w:ins w:id="5393" w:author="Опаева Лидия Арашаевна" w:date="2025-10-15T09:42:00Z"/>
          <w:iCs/>
        </w:rPr>
      </w:pPr>
      <w:ins w:id="5394" w:author="Опаева Лидия Арашаевна" w:date="2025-10-15T09:42:00Z">
        <w:r w:rsidRPr="00130FE0">
          <w:tab/>
        </w:r>
        <w:r w:rsidRPr="00130FE0">
          <w:tab/>
        </w:r>
        <w:r w:rsidRPr="170E4D90">
          <w:rPr>
            <w:iCs/>
          </w:rPr>
          <w:t>"Stage": "</w:t>
        </w:r>
        <w:r w:rsidRPr="008E4493">
          <w:rPr>
            <w:iCs/>
          </w:rPr>
          <w:t>auth</w:t>
        </w:r>
        <w:r w:rsidRPr="170E4D90">
          <w:rPr>
            <w:iCs/>
          </w:rPr>
          <w:t>",</w:t>
        </w:r>
      </w:ins>
    </w:p>
    <w:p w14:paraId="4386CB9B" w14:textId="77777777" w:rsidR="0060136B" w:rsidRPr="00130FE0" w:rsidRDefault="0060136B" w:rsidP="0060136B">
      <w:pPr>
        <w:pStyle w:val="GOSTScript"/>
        <w:rPr>
          <w:ins w:id="5395" w:author="Опаева Лидия Арашаевна" w:date="2025-10-15T09:42:00Z"/>
        </w:rPr>
      </w:pPr>
      <w:ins w:id="5396" w:author="Опаева Лидия Арашаевна" w:date="2025-10-15T09:42:00Z">
        <w:r w:rsidRPr="00130FE0">
          <w:tab/>
        </w:r>
        <w:r w:rsidRPr="00130FE0">
          <w:tab/>
          <w:t>"BalLevContrl": "0",</w:t>
        </w:r>
      </w:ins>
    </w:p>
    <w:p w14:paraId="253DDF10" w14:textId="77777777" w:rsidR="0060136B" w:rsidRPr="00130FE0" w:rsidRDefault="0060136B" w:rsidP="0060136B">
      <w:pPr>
        <w:pStyle w:val="GOSTScript"/>
        <w:rPr>
          <w:ins w:id="5397" w:author="Опаева Лидия Арашаевна" w:date="2025-10-15T09:42:00Z"/>
        </w:rPr>
      </w:pPr>
      <w:ins w:id="5398" w:author="Опаева Лидия Арашаевна" w:date="2025-10-15T09:42:00Z">
        <w:r w:rsidRPr="00130FE0">
          <w:tab/>
        </w:r>
        <w:r w:rsidRPr="00130FE0">
          <w:tab/>
          <w:t>"Subject": "6000",</w:t>
        </w:r>
      </w:ins>
    </w:p>
    <w:p w14:paraId="51A335EA" w14:textId="009D9163" w:rsidR="0060136B" w:rsidRPr="00130FE0" w:rsidRDefault="0060136B" w:rsidP="0060136B">
      <w:pPr>
        <w:pStyle w:val="GOSTScript"/>
        <w:rPr>
          <w:ins w:id="5399" w:author="Опаева Лидия Арашаевна" w:date="2025-10-15T09:42:00Z"/>
        </w:rPr>
      </w:pPr>
      <w:ins w:id="5400" w:author="Опаева Лидия Арашаевна" w:date="2025-10-15T09:42:00Z">
        <w:r w:rsidRPr="00130FE0">
          <w:tab/>
        </w:r>
        <w:r w:rsidRPr="00130FE0">
          <w:tab/>
          <w:t>"SettlementDate": "202</w:t>
        </w:r>
        <w:r>
          <w:t>6-01</w:t>
        </w:r>
        <w:r w:rsidRPr="00130FE0">
          <w:t>-</w:t>
        </w:r>
        <w:r>
          <w:t>01</w:t>
        </w:r>
        <w:r w:rsidRPr="00130FE0">
          <w:t>"</w:t>
        </w:r>
      </w:ins>
    </w:p>
    <w:p w14:paraId="7D582852" w14:textId="77777777" w:rsidR="0060136B" w:rsidRPr="00130FE0" w:rsidRDefault="0060136B" w:rsidP="0060136B">
      <w:pPr>
        <w:pStyle w:val="GOSTScript"/>
        <w:rPr>
          <w:ins w:id="5401" w:author="Опаева Лидия Арашаевна" w:date="2025-10-15T09:42:00Z"/>
        </w:rPr>
      </w:pPr>
      <w:ins w:id="5402" w:author="Опаева Лидия Арашаевна" w:date="2025-10-15T09:42:00Z">
        <w:r w:rsidRPr="00130FE0">
          <w:tab/>
          <w:t>},</w:t>
        </w:r>
      </w:ins>
    </w:p>
    <w:p w14:paraId="3A0FDB95" w14:textId="77777777" w:rsidR="0060136B" w:rsidRPr="00130FE0" w:rsidRDefault="0060136B" w:rsidP="0060136B">
      <w:pPr>
        <w:pStyle w:val="GOSTScript"/>
        <w:rPr>
          <w:ins w:id="5403" w:author="Опаева Лидия Арашаевна" w:date="2025-10-15T09:42:00Z"/>
        </w:rPr>
      </w:pPr>
      <w:ins w:id="5404" w:author="Опаева Лидия Арашаевна" w:date="2025-10-15T09:42:00Z">
        <w:r w:rsidRPr="00130FE0">
          <w:tab/>
          <w:t>"document": {</w:t>
        </w:r>
      </w:ins>
    </w:p>
    <w:p w14:paraId="0D67BE78" w14:textId="08721EA6" w:rsidR="0060136B" w:rsidRPr="00130FE0" w:rsidRDefault="0060136B" w:rsidP="0060136B">
      <w:pPr>
        <w:pStyle w:val="GOSTScript"/>
        <w:rPr>
          <w:ins w:id="5405" w:author="Опаева Лидия Арашаевна" w:date="2025-10-15T09:42:00Z"/>
        </w:rPr>
      </w:pPr>
      <w:ins w:id="5406" w:author="Опаева Лидия Арашаевна" w:date="2025-10-15T09:42:00Z">
        <w:r w:rsidRPr="00130FE0">
          <w:tab/>
        </w:r>
        <w:r w:rsidRPr="00130FE0">
          <w:tab/>
          <w:t>"TtlPrt_DcNmbr": "3</w:t>
        </w:r>
        <w:r>
          <w:t>53</w:t>
        </w:r>
        <w:r w:rsidRPr="00130FE0">
          <w:t>",</w:t>
        </w:r>
      </w:ins>
    </w:p>
    <w:p w14:paraId="6002C52D" w14:textId="16D5C208" w:rsidR="0060136B" w:rsidRDefault="0060136B" w:rsidP="0060136B">
      <w:pPr>
        <w:pStyle w:val="GOSTScript"/>
        <w:rPr>
          <w:ins w:id="5407" w:author="Опаева Лидия Арашаевна" w:date="2025-10-15T09:42:00Z"/>
        </w:rPr>
      </w:pPr>
      <w:ins w:id="5408" w:author="Опаева Лидия Арашаевна" w:date="2025-10-15T09:42:00Z">
        <w:r w:rsidRPr="00130FE0">
          <w:tab/>
        </w:r>
        <w:r w:rsidRPr="00130FE0">
          <w:tab/>
          <w:t>"</w:t>
        </w:r>
        <w:r w:rsidRPr="00F834CE">
          <w:t>TtlPrt_Dt</w:t>
        </w:r>
        <w:r w:rsidRPr="00130FE0">
          <w:t>": "202</w:t>
        </w:r>
        <w:r>
          <w:t>6</w:t>
        </w:r>
        <w:r w:rsidRPr="00130FE0">
          <w:t>-</w:t>
        </w:r>
        <w:r>
          <w:t>01</w:t>
        </w:r>
        <w:r w:rsidRPr="00130FE0">
          <w:t>-</w:t>
        </w:r>
        <w:r>
          <w:t>01</w:t>
        </w:r>
        <w:r w:rsidRPr="00130FE0">
          <w:t>",</w:t>
        </w:r>
      </w:ins>
    </w:p>
    <w:p w14:paraId="65534967" w14:textId="18229B7B" w:rsidR="0060136B" w:rsidRPr="00130FE0" w:rsidRDefault="0060136B" w:rsidP="0060136B">
      <w:pPr>
        <w:pStyle w:val="GOSTScript"/>
        <w:rPr>
          <w:ins w:id="5409" w:author="Опаева Лидия Арашаевна" w:date="2025-10-15T09:42:00Z"/>
        </w:rPr>
      </w:pPr>
      <w:ins w:id="5410" w:author="Опаева Лидия Арашаевна" w:date="2025-10-15T09:42:00Z">
        <w:r w:rsidRPr="00130FE0">
          <w:tab/>
        </w:r>
        <w:r w:rsidRPr="00130FE0">
          <w:tab/>
          <w:t>"</w:t>
        </w:r>
        <w:r w:rsidRPr="0055257F">
          <w:t>TtlPrt_CorrectionDate</w:t>
        </w:r>
        <w:r w:rsidRPr="00130FE0">
          <w:t>": "</w:t>
        </w:r>
      </w:ins>
      <w:ins w:id="5411" w:author="Опаева Лидия Арашаевна" w:date="2025-10-15T09:43:00Z">
        <w:r w:rsidRPr="00130FE0">
          <w:t>202</w:t>
        </w:r>
        <w:r>
          <w:t>6</w:t>
        </w:r>
        <w:r w:rsidRPr="00130FE0">
          <w:t>-</w:t>
        </w:r>
        <w:r>
          <w:t>01</w:t>
        </w:r>
        <w:r w:rsidRPr="00130FE0">
          <w:t>-</w:t>
        </w:r>
        <w:r>
          <w:t>01</w:t>
        </w:r>
      </w:ins>
      <w:ins w:id="5412" w:author="Опаева Лидия Арашаевна" w:date="2025-10-15T09:42:00Z">
        <w:r w:rsidRPr="00130FE0">
          <w:t>",</w:t>
        </w:r>
      </w:ins>
    </w:p>
    <w:p w14:paraId="4733F080" w14:textId="3C48FF0C" w:rsidR="0060136B" w:rsidRDefault="0060136B" w:rsidP="0060136B">
      <w:pPr>
        <w:pStyle w:val="GOSTScript"/>
        <w:rPr>
          <w:ins w:id="5413" w:author="Опаева Лидия Арашаевна" w:date="2025-10-15T09:42:00Z"/>
        </w:rPr>
      </w:pPr>
      <w:ins w:id="5414" w:author="Опаева Лидия Арашаевна" w:date="2025-10-15T09:42:00Z">
        <w:r w:rsidRPr="00130FE0">
          <w:tab/>
        </w:r>
        <w:r w:rsidRPr="00130FE0">
          <w:tab/>
          <w:t>"</w:t>
        </w:r>
        <w:r w:rsidRPr="0055257F">
          <w:t>TtlPrt_EffectiveDate</w:t>
        </w:r>
        <w:r w:rsidRPr="00130FE0">
          <w:t>": "</w:t>
        </w:r>
      </w:ins>
      <w:ins w:id="5415" w:author="Опаева Лидия Арашаевна" w:date="2025-10-15T09:43:00Z">
        <w:r w:rsidRPr="00130FE0">
          <w:t>202</w:t>
        </w:r>
        <w:r>
          <w:t>6</w:t>
        </w:r>
        <w:r w:rsidRPr="00130FE0">
          <w:t>-</w:t>
        </w:r>
        <w:r>
          <w:t>01</w:t>
        </w:r>
        <w:r w:rsidRPr="00130FE0">
          <w:t>-</w:t>
        </w:r>
        <w:r>
          <w:t>01</w:t>
        </w:r>
      </w:ins>
      <w:ins w:id="5416" w:author="Опаева Лидия Арашаевна" w:date="2025-10-15T09:42:00Z">
        <w:r w:rsidRPr="00130FE0">
          <w:t>",</w:t>
        </w:r>
      </w:ins>
    </w:p>
    <w:p w14:paraId="2E9E308C" w14:textId="4C50D375" w:rsidR="0060136B" w:rsidRPr="0060136B" w:rsidRDefault="0060136B" w:rsidP="0060136B">
      <w:pPr>
        <w:pStyle w:val="GOSTScript"/>
        <w:rPr>
          <w:ins w:id="5417" w:author="Опаева Лидия Арашаевна" w:date="2025-10-15T09:42:00Z"/>
        </w:rPr>
      </w:pPr>
      <w:ins w:id="5418" w:author="Опаева Лидия Арашаевна" w:date="2025-10-15T09:42:00Z">
        <w:r w:rsidRPr="00130FE0">
          <w:tab/>
        </w:r>
        <w:r w:rsidRPr="00130FE0">
          <w:tab/>
        </w:r>
        <w:r w:rsidRPr="0060136B">
          <w:t>"</w:t>
        </w:r>
        <w:r w:rsidRPr="00130FE0">
          <w:t>TtlPrt</w:t>
        </w:r>
        <w:r w:rsidRPr="0060136B">
          <w:t>_</w:t>
        </w:r>
        <w:r w:rsidRPr="00130FE0">
          <w:t>TypeDoc</w:t>
        </w:r>
        <w:r w:rsidRPr="0060136B">
          <w:t>": "</w:t>
        </w:r>
        <w:r w:rsidRPr="00E97DE1">
          <w:rPr>
            <w:lang w:val="ru-RU"/>
          </w:rPr>
          <w:t>БС</w:t>
        </w:r>
      </w:ins>
      <w:ins w:id="5419" w:author="Опаева Лидия Арашаевна" w:date="2025-10-15T09:43:00Z">
        <w:r>
          <w:rPr>
            <w:lang w:val="ru-RU"/>
          </w:rPr>
          <w:t>Е</w:t>
        </w:r>
      </w:ins>
      <w:ins w:id="5420" w:author="Опаева Лидия Арашаевна" w:date="2025-10-15T09:42:00Z">
        <w:r w:rsidRPr="0060136B">
          <w:t>",</w:t>
        </w:r>
      </w:ins>
    </w:p>
    <w:p w14:paraId="05B940BB" w14:textId="27B486CD" w:rsidR="0060136B" w:rsidRPr="006069EC" w:rsidRDefault="0060136B" w:rsidP="0060136B">
      <w:pPr>
        <w:pStyle w:val="GOSTScript"/>
        <w:rPr>
          <w:ins w:id="5421" w:author="Опаева Лидия Арашаевна" w:date="2025-10-15T09:42:00Z"/>
          <w:lang w:val="ru-RU"/>
        </w:rPr>
      </w:pPr>
      <w:ins w:id="5422" w:author="Опаева Лидия Арашаевна" w:date="2025-10-15T09:42:00Z">
        <w:r w:rsidRPr="0060136B">
          <w:tab/>
        </w:r>
        <w:r w:rsidRPr="0060136B">
          <w:tab/>
        </w:r>
        <w:r w:rsidRPr="006069EC">
          <w:rPr>
            <w:lang w:val="ru-RU"/>
          </w:rPr>
          <w:t>"</w:t>
        </w:r>
        <w:r w:rsidRPr="00130FE0">
          <w:t>TtlPrt</w:t>
        </w:r>
        <w:r w:rsidRPr="006069EC">
          <w:rPr>
            <w:lang w:val="ru-RU"/>
          </w:rPr>
          <w:t>_</w:t>
        </w:r>
        <w:r w:rsidRPr="00130FE0">
          <w:t>FullTypeDoc</w:t>
        </w:r>
        <w:r w:rsidRPr="006069EC">
          <w:rPr>
            <w:lang w:val="ru-RU"/>
          </w:rPr>
          <w:t>": "</w:t>
        </w:r>
      </w:ins>
      <w:ins w:id="5423" w:author="Опаева Лидия Арашаевна" w:date="2025-10-15T09:43:00Z">
        <w:r w:rsidRPr="0060136B">
          <w:rPr>
            <w:lang w:val="ru-RU"/>
          </w:rPr>
          <w:t>Справка по открытию года</w:t>
        </w:r>
      </w:ins>
      <w:ins w:id="5424" w:author="Опаева Лидия Арашаевна" w:date="2025-10-15T09:42:00Z">
        <w:r w:rsidRPr="006069EC">
          <w:rPr>
            <w:lang w:val="ru-RU"/>
          </w:rPr>
          <w:t>",</w:t>
        </w:r>
      </w:ins>
    </w:p>
    <w:p w14:paraId="2EF4FF8E" w14:textId="77777777" w:rsidR="0060136B" w:rsidRPr="00130FE0" w:rsidRDefault="0060136B" w:rsidP="0060136B">
      <w:pPr>
        <w:pStyle w:val="GOSTScript"/>
        <w:rPr>
          <w:ins w:id="5425" w:author="Опаева Лидия Арашаевна" w:date="2025-10-15T09:42:00Z"/>
        </w:rPr>
      </w:pPr>
      <w:ins w:id="5426" w:author="Опаева Лидия Арашаевна" w:date="2025-10-15T09:42:00Z">
        <w:r w:rsidRPr="006069EC">
          <w:rPr>
            <w:lang w:val="ru-RU"/>
          </w:rPr>
          <w:tab/>
        </w:r>
        <w:r w:rsidRPr="006069EC">
          <w:rPr>
            <w:lang w:val="ru-RU"/>
          </w:rPr>
          <w:tab/>
        </w:r>
        <w:r w:rsidRPr="00130FE0">
          <w:t>"TtlPrt_CdCrr": "643",</w:t>
        </w:r>
      </w:ins>
    </w:p>
    <w:p w14:paraId="07FCB837" w14:textId="77777777" w:rsidR="0060136B" w:rsidRDefault="0060136B" w:rsidP="0060136B">
      <w:pPr>
        <w:pStyle w:val="GOSTScript"/>
        <w:rPr>
          <w:ins w:id="5427" w:author="Опаева Лидия Арашаевна" w:date="2025-10-15T09:42:00Z"/>
        </w:rPr>
      </w:pPr>
      <w:ins w:id="5428" w:author="Опаева Лидия Арашаевна" w:date="2025-10-15T09:42:00Z">
        <w:r w:rsidRPr="00371BB9">
          <w:tab/>
        </w:r>
        <w:r w:rsidRPr="00371BB9">
          <w:tab/>
        </w:r>
        <w:r w:rsidRPr="00130FE0">
          <w:t>"SystemInformation_UFOS_SECRECY": 0,</w:t>
        </w:r>
      </w:ins>
    </w:p>
    <w:p w14:paraId="0533D05B" w14:textId="77777777" w:rsidR="0060136B" w:rsidRPr="001179D9" w:rsidRDefault="0060136B" w:rsidP="0060136B">
      <w:pPr>
        <w:pStyle w:val="GOSTScript"/>
        <w:rPr>
          <w:ins w:id="5429" w:author="Опаева Лидия Арашаевна" w:date="2025-10-15T09:42:00Z"/>
        </w:rPr>
      </w:pPr>
      <w:ins w:id="5430" w:author="Опаева Лидия Арашаевна" w:date="2025-10-15T09:42:00Z">
        <w:r w:rsidRPr="00130FE0">
          <w:tab/>
        </w:r>
        <w:r w:rsidRPr="00130FE0">
          <w:tab/>
        </w:r>
        <w:r w:rsidRPr="001179D9">
          <w:t>"</w:t>
        </w:r>
        <w:r w:rsidRPr="00130FE0">
          <w:t>TtlPrt</w:t>
        </w:r>
        <w:r w:rsidRPr="001179D9">
          <w:t>_</w:t>
        </w:r>
        <w:r w:rsidRPr="00130FE0">
          <w:t>LEDGERBOOK</w:t>
        </w:r>
        <w:r w:rsidRPr="001179D9">
          <w:t>": "</w:t>
        </w:r>
        <w:r w:rsidRPr="005F3B51">
          <w:t>FTAccSKP</w:t>
        </w:r>
        <w:r w:rsidRPr="001179D9">
          <w:t>",</w:t>
        </w:r>
      </w:ins>
    </w:p>
    <w:p w14:paraId="2FCCD347" w14:textId="77777777" w:rsidR="0060136B" w:rsidRPr="00130FE0" w:rsidRDefault="0060136B" w:rsidP="0060136B">
      <w:pPr>
        <w:pStyle w:val="GOSTScript"/>
        <w:rPr>
          <w:ins w:id="5431" w:author="Опаева Лидия Арашаевна" w:date="2025-10-15T09:42:00Z"/>
        </w:rPr>
      </w:pPr>
      <w:ins w:id="5432" w:author="Опаева Лидия Арашаевна" w:date="2025-10-15T09:42:00Z">
        <w:r w:rsidRPr="001179D9">
          <w:tab/>
        </w:r>
        <w:r w:rsidRPr="001179D9">
          <w:tab/>
        </w:r>
        <w:r w:rsidRPr="00130FE0">
          <w:t>"</w:t>
        </w:r>
        <w:r w:rsidRPr="0055257F">
          <w:t>TtlPrt_Source</w:t>
        </w:r>
        <w:r w:rsidRPr="00130FE0">
          <w:t>": "</w:t>
        </w:r>
        <w:r w:rsidRPr="002E3BC1">
          <w:t>ПУ</w:t>
        </w:r>
        <w:r>
          <w:rPr>
            <w:lang w:val="ru-RU"/>
          </w:rPr>
          <w:t>Р</w:t>
        </w:r>
        <w:r w:rsidRPr="00DB7279">
          <w:t xml:space="preserve"> </w:t>
        </w:r>
        <w:r>
          <w:rPr>
            <w:lang w:val="ru-RU"/>
          </w:rPr>
          <w:t>КС</w:t>
        </w:r>
        <w:r w:rsidRPr="00130FE0">
          <w:t>",</w:t>
        </w:r>
      </w:ins>
    </w:p>
    <w:p w14:paraId="5FD228AD" w14:textId="77777777" w:rsidR="0060136B" w:rsidRDefault="0060136B" w:rsidP="0060136B">
      <w:pPr>
        <w:pStyle w:val="GOSTScript"/>
        <w:rPr>
          <w:ins w:id="5433" w:author="Опаева Лидия Арашаевна" w:date="2025-10-15T09:42:00Z"/>
        </w:rPr>
      </w:pPr>
      <w:ins w:id="5434" w:author="Опаева Лидия Арашаевна" w:date="2025-10-15T09:42:00Z">
        <w:r w:rsidRPr="001179D9">
          <w:tab/>
        </w:r>
        <w:r w:rsidRPr="001179D9">
          <w:tab/>
        </w:r>
        <w:r w:rsidRPr="00130FE0">
          <w:t>"T0504833": [{</w:t>
        </w:r>
      </w:ins>
    </w:p>
    <w:p w14:paraId="1C6F658B" w14:textId="77777777" w:rsidR="0060136B" w:rsidRPr="00130FE0" w:rsidRDefault="0060136B" w:rsidP="0060136B">
      <w:pPr>
        <w:pStyle w:val="GOSTScript"/>
        <w:rPr>
          <w:ins w:id="5435" w:author="Опаева Лидия Арашаевна" w:date="2025-10-15T09:42:00Z"/>
        </w:rPr>
      </w:pPr>
      <w:ins w:id="5436" w:author="Опаева Лидия Арашаевна" w:date="2025-10-15T09:42:00Z">
        <w:r w:rsidRPr="00130FE0">
          <w:tab/>
        </w:r>
        <w:r w:rsidRPr="00130FE0">
          <w:tab/>
        </w:r>
        <w:r w:rsidRPr="00130FE0">
          <w:tab/>
          <w:t>"</w:t>
        </w:r>
        <w:r>
          <w:t>id</w:t>
        </w:r>
        <w:r w:rsidRPr="002018E3">
          <w:t>":</w:t>
        </w:r>
        <w:r>
          <w:t xml:space="preserve"> 1</w:t>
        </w:r>
        <w:r w:rsidRPr="00440033">
          <w:t>,</w:t>
        </w:r>
      </w:ins>
    </w:p>
    <w:p w14:paraId="78974029" w14:textId="77777777" w:rsidR="0060136B" w:rsidRPr="00440033" w:rsidRDefault="0060136B" w:rsidP="0060136B">
      <w:pPr>
        <w:pStyle w:val="GOSTScript"/>
        <w:rPr>
          <w:ins w:id="5437" w:author="Опаева Лидия Арашаевна" w:date="2025-10-15T09:42:00Z"/>
        </w:rPr>
      </w:pPr>
      <w:ins w:id="5438" w:author="Опаева Лидия Арашаевна" w:date="2025-10-15T09:42:00Z">
        <w:r w:rsidRPr="00130FE0">
          <w:tab/>
        </w:r>
        <w:r w:rsidRPr="00130FE0">
          <w:tab/>
        </w:r>
        <w:r w:rsidRPr="00130FE0">
          <w:tab/>
          <w:t>"</w:t>
        </w:r>
        <w:r w:rsidRPr="0030691A">
          <w:t>NPP</w:t>
        </w:r>
        <w:r w:rsidRPr="002018E3">
          <w:t>":</w:t>
        </w:r>
        <w:r>
          <w:t xml:space="preserve"> 1</w:t>
        </w:r>
        <w:r w:rsidRPr="00440033">
          <w:t>,</w:t>
        </w:r>
      </w:ins>
    </w:p>
    <w:p w14:paraId="5D856DB6" w14:textId="12B49E54" w:rsidR="0060136B" w:rsidRPr="00130FE0" w:rsidRDefault="0060136B" w:rsidP="0060136B">
      <w:pPr>
        <w:pStyle w:val="GOSTScript"/>
        <w:rPr>
          <w:ins w:id="5439" w:author="Опаева Лидия Арашаевна" w:date="2025-10-15T09:42:00Z"/>
        </w:rPr>
      </w:pPr>
      <w:ins w:id="5440" w:author="Опаева Лидия Арашаевна" w:date="2025-10-15T09:42:00Z">
        <w:r w:rsidRPr="00130FE0">
          <w:tab/>
        </w:r>
        <w:r w:rsidRPr="00130FE0">
          <w:tab/>
        </w:r>
        <w:r w:rsidRPr="00130FE0">
          <w:tab/>
          <w:t xml:space="preserve">"SUMM": </w:t>
        </w:r>
      </w:ins>
      <w:ins w:id="5441" w:author="Опаева Лидия Арашаевна" w:date="2025-10-15T09:43:00Z">
        <w:r w:rsidRPr="00577191">
          <w:t>85</w:t>
        </w:r>
      </w:ins>
      <w:ins w:id="5442" w:author="Опаева Лидия Арашаевна" w:date="2025-10-15T09:42:00Z">
        <w:r w:rsidRPr="0060136B">
          <w:t>0</w:t>
        </w:r>
        <w:r w:rsidRPr="00130FE0">
          <w:t>.00,</w:t>
        </w:r>
      </w:ins>
    </w:p>
    <w:p w14:paraId="62CED308" w14:textId="64F4EC60" w:rsidR="0060136B" w:rsidRDefault="0060136B" w:rsidP="0060136B">
      <w:pPr>
        <w:pStyle w:val="GOSTScript"/>
        <w:rPr>
          <w:ins w:id="5443" w:author="Опаева Лидия Арашаевна" w:date="2025-10-15T09:42:00Z"/>
        </w:rPr>
      </w:pPr>
      <w:ins w:id="5444" w:author="Опаева Лидия Арашаевна" w:date="2025-10-15T09:42:00Z">
        <w:r w:rsidRPr="00130FE0">
          <w:tab/>
        </w:r>
        <w:r w:rsidRPr="00130FE0">
          <w:tab/>
        </w:r>
        <w:r w:rsidRPr="00130FE0">
          <w:tab/>
        </w:r>
        <w:r>
          <w:t>"RgSUMM": 85</w:t>
        </w:r>
        <w:r w:rsidRPr="00130FE0">
          <w:t>0.00,</w:t>
        </w:r>
      </w:ins>
    </w:p>
    <w:p w14:paraId="3382B3AC" w14:textId="4EAAEEC6" w:rsidR="0060136B" w:rsidRPr="00130FE0" w:rsidRDefault="0060136B" w:rsidP="0060136B">
      <w:pPr>
        <w:pStyle w:val="GOSTScript"/>
        <w:rPr>
          <w:ins w:id="5445" w:author="Опаева Лидия Арашаевна" w:date="2025-10-15T09:42:00Z"/>
        </w:rPr>
      </w:pPr>
      <w:ins w:id="5446" w:author="Опаева Лидия Арашаевна" w:date="2025-10-15T09:42:00Z">
        <w:r w:rsidRPr="00130FE0">
          <w:tab/>
        </w:r>
        <w:r w:rsidRPr="00130FE0">
          <w:tab/>
        </w:r>
        <w:r w:rsidRPr="00130FE0">
          <w:tab/>
          <w:t>"DT_</w:t>
        </w:r>
        <w:r w:rsidRPr="00752F77">
          <w:t>ACCOUNT</w:t>
        </w:r>
        <w:r w:rsidRPr="00130FE0">
          <w:t>": "</w:t>
        </w:r>
        <w:r w:rsidRPr="005248C0">
          <w:t>0</w:t>
        </w:r>
      </w:ins>
      <w:ins w:id="5447" w:author="Опаева Лидия Арашаевна" w:date="2025-10-15T09:43:00Z">
        <w:r w:rsidRPr="00577191">
          <w:t>2111</w:t>
        </w:r>
      </w:ins>
      <w:ins w:id="5448" w:author="Опаева Лидия Арашаевна" w:date="2025-10-15T09:42:00Z">
        <w:r w:rsidRPr="00130FE0">
          <w:t>",</w:t>
        </w:r>
      </w:ins>
    </w:p>
    <w:p w14:paraId="38339830" w14:textId="77777777" w:rsidR="0060136B" w:rsidRPr="00130FE0" w:rsidRDefault="0060136B" w:rsidP="0060136B">
      <w:pPr>
        <w:pStyle w:val="GOSTScript"/>
        <w:rPr>
          <w:ins w:id="5449" w:author="Опаева Лидия Арашаевна" w:date="2025-10-15T09:42:00Z"/>
        </w:rPr>
      </w:pPr>
      <w:ins w:id="5450" w:author="Опаева Лидия Арашаевна" w:date="2025-10-15T09:42:00Z">
        <w:r w:rsidRPr="00130FE0">
          <w:tab/>
        </w:r>
        <w:r w:rsidRPr="00130FE0">
          <w:tab/>
        </w:r>
        <w:r w:rsidRPr="00130FE0">
          <w:tab/>
          <w:t>"DT_</w:t>
        </w:r>
        <w:r w:rsidRPr="00752F77">
          <w:t>OKTMOKS</w:t>
        </w:r>
        <w:r w:rsidRPr="00130FE0">
          <w:t>": "</w:t>
        </w:r>
        <w:r w:rsidRPr="005248C0">
          <w:t>00000000</w:t>
        </w:r>
        <w:r w:rsidRPr="00130FE0">
          <w:t>",</w:t>
        </w:r>
      </w:ins>
    </w:p>
    <w:p w14:paraId="2E6246F3" w14:textId="77777777" w:rsidR="0060136B" w:rsidRPr="00130FE0" w:rsidRDefault="0060136B" w:rsidP="0060136B">
      <w:pPr>
        <w:pStyle w:val="GOSTScript"/>
        <w:rPr>
          <w:ins w:id="5451" w:author="Опаева Лидия Арашаевна" w:date="2025-10-15T09:42:00Z"/>
        </w:rPr>
      </w:pPr>
      <w:ins w:id="5452" w:author="Опаева Лидия Арашаевна" w:date="2025-10-15T09:42:00Z">
        <w:r w:rsidRPr="00130FE0">
          <w:tab/>
        </w:r>
        <w:r w:rsidRPr="00130FE0">
          <w:tab/>
        </w:r>
        <w:r w:rsidRPr="00130FE0">
          <w:tab/>
          <w:t>"DT_LS": "0</w:t>
        </w:r>
        <w:r w:rsidRPr="005248C0">
          <w:t>0000000000</w:t>
        </w:r>
        <w:r w:rsidRPr="00130FE0">
          <w:t>",</w:t>
        </w:r>
      </w:ins>
    </w:p>
    <w:p w14:paraId="0B48A622" w14:textId="77777777" w:rsidR="0060136B" w:rsidRPr="00130FE0" w:rsidRDefault="0060136B" w:rsidP="0060136B">
      <w:pPr>
        <w:pStyle w:val="GOSTScript"/>
        <w:rPr>
          <w:ins w:id="5453" w:author="Опаева Лидия Арашаевна" w:date="2025-10-15T09:42:00Z"/>
        </w:rPr>
      </w:pPr>
      <w:ins w:id="5454" w:author="Опаева Лидия Арашаевна" w:date="2025-10-15T09:42:00Z">
        <w:r w:rsidRPr="00130FE0">
          <w:tab/>
        </w:r>
        <w:r w:rsidRPr="00130FE0">
          <w:tab/>
        </w:r>
        <w:r w:rsidRPr="00130FE0">
          <w:tab/>
          <w:t>"</w:t>
        </w:r>
        <w:r w:rsidRPr="00AC2D5A">
          <w:t>DT_ANALITCODESKU</w:t>
        </w:r>
        <w:r w:rsidRPr="00130FE0">
          <w:t>": "</w:t>
        </w:r>
        <w:r w:rsidRPr="005248C0">
          <w:t>00</w:t>
        </w:r>
        <w:r w:rsidRPr="00130FE0">
          <w:t>",</w:t>
        </w:r>
      </w:ins>
    </w:p>
    <w:p w14:paraId="7D1A0F42" w14:textId="77777777" w:rsidR="0060136B" w:rsidRDefault="0060136B" w:rsidP="0060136B">
      <w:pPr>
        <w:pStyle w:val="GOSTScript"/>
        <w:rPr>
          <w:ins w:id="5455" w:author="Опаева Лидия Арашаевна" w:date="2025-10-15T09:42:00Z"/>
        </w:rPr>
      </w:pPr>
      <w:ins w:id="5456" w:author="Опаева Лидия Арашаевна" w:date="2025-10-15T09:42:00Z">
        <w:r w:rsidRPr="00130FE0">
          <w:tab/>
        </w:r>
        <w:r w:rsidRPr="00130FE0">
          <w:tab/>
        </w:r>
        <w:r w:rsidRPr="00130FE0">
          <w:tab/>
          <w:t>"DT_KBK": "</w:t>
        </w:r>
        <w:r>
          <w:t>0000</w:t>
        </w:r>
        <w:r w:rsidRPr="0060136B">
          <w:t>00000</w:t>
        </w:r>
        <w:r>
          <w:t>00000000</w:t>
        </w:r>
        <w:r w:rsidRPr="0060136B">
          <w:t>000</w:t>
        </w:r>
        <w:r w:rsidRPr="00130FE0">
          <w:t>",</w:t>
        </w:r>
      </w:ins>
    </w:p>
    <w:p w14:paraId="6BC85DEC" w14:textId="77777777" w:rsidR="0060136B" w:rsidRDefault="0060136B" w:rsidP="0060136B">
      <w:pPr>
        <w:pStyle w:val="GOSTScript"/>
        <w:rPr>
          <w:ins w:id="5457" w:author="Опаева Лидия Арашаевна" w:date="2025-10-15T09:42:00Z"/>
        </w:rPr>
      </w:pPr>
      <w:ins w:id="5458" w:author="Опаева Лидия Арашаевна" w:date="2025-10-15T09:42:00Z">
        <w:r>
          <w:tab/>
        </w:r>
        <w:r>
          <w:tab/>
        </w:r>
        <w:r>
          <w:tab/>
        </w:r>
        <w:r w:rsidRPr="00130FE0">
          <w:t>"DT_</w:t>
        </w:r>
        <w:r w:rsidRPr="00C30709">
          <w:t>TYPEKBK</w:t>
        </w:r>
        <w:r w:rsidRPr="00130FE0">
          <w:t>": "</w:t>
        </w:r>
        <w:r w:rsidRPr="0060136B">
          <w:t>00</w:t>
        </w:r>
        <w:r w:rsidRPr="00130FE0">
          <w:t>",</w:t>
        </w:r>
      </w:ins>
    </w:p>
    <w:p w14:paraId="00C805D3" w14:textId="77777777" w:rsidR="0060136B" w:rsidRDefault="0060136B" w:rsidP="0060136B">
      <w:pPr>
        <w:pStyle w:val="GOSTScript"/>
        <w:rPr>
          <w:ins w:id="5459" w:author="Опаева Лидия Арашаевна" w:date="2025-10-15T09:42:00Z"/>
        </w:rPr>
      </w:pPr>
      <w:ins w:id="5460" w:author="Опаева Лидия Арашаевна" w:date="2025-10-15T09:42:00Z">
        <w:r w:rsidRPr="00130FE0">
          <w:tab/>
        </w:r>
        <w:r w:rsidRPr="00130FE0">
          <w:tab/>
        </w:r>
        <w:r w:rsidRPr="00130FE0">
          <w:tab/>
          <w:t>"DT_</w:t>
        </w:r>
        <w:r w:rsidRPr="002D6C15">
          <w:t>VALCODE</w:t>
        </w:r>
        <w:r w:rsidRPr="00130FE0">
          <w:t>": "</w:t>
        </w:r>
        <w:r>
          <w:t>643</w:t>
        </w:r>
        <w:r w:rsidRPr="00130FE0">
          <w:t>",</w:t>
        </w:r>
      </w:ins>
    </w:p>
    <w:p w14:paraId="14941019" w14:textId="77777777" w:rsidR="0060136B" w:rsidRPr="00130FE0" w:rsidRDefault="0060136B" w:rsidP="0060136B">
      <w:pPr>
        <w:pStyle w:val="GOSTScript"/>
        <w:rPr>
          <w:ins w:id="5461" w:author="Опаева Лидия Арашаевна" w:date="2025-10-15T09:42:00Z"/>
        </w:rPr>
      </w:pPr>
      <w:ins w:id="5462" w:author="Опаева Лидия Арашаевна" w:date="2025-10-15T09:42:00Z">
        <w:r w:rsidRPr="00130FE0">
          <w:tab/>
        </w:r>
        <w:r w:rsidRPr="00130FE0">
          <w:tab/>
        </w:r>
        <w:r w:rsidRPr="00130FE0">
          <w:tab/>
          <w:t>"DT_</w:t>
        </w:r>
        <w:r w:rsidRPr="002D6C15">
          <w:t>TOFKKS</w:t>
        </w:r>
        <w:r>
          <w:t>": "60</w:t>
        </w:r>
        <w:r w:rsidRPr="00130FE0">
          <w:t>",</w:t>
        </w:r>
      </w:ins>
    </w:p>
    <w:p w14:paraId="0F3A5B83" w14:textId="77777777" w:rsidR="0060136B" w:rsidRPr="00130FE0" w:rsidRDefault="0060136B" w:rsidP="0060136B">
      <w:pPr>
        <w:pStyle w:val="GOSTScript"/>
        <w:rPr>
          <w:ins w:id="5463" w:author="Опаева Лидия Арашаевна" w:date="2025-10-15T09:42:00Z"/>
        </w:rPr>
      </w:pPr>
      <w:ins w:id="5464" w:author="Опаева Лидия Арашаевна" w:date="2025-10-15T09:42:00Z">
        <w:r w:rsidRPr="00130FE0">
          <w:tab/>
        </w:r>
        <w:r w:rsidRPr="00130FE0">
          <w:tab/>
        </w:r>
        <w:r w:rsidRPr="00130FE0">
          <w:tab/>
          <w:t>"DT_</w:t>
        </w:r>
        <w:r w:rsidRPr="002D6C15">
          <w:t>PNKS</w:t>
        </w:r>
        <w:r w:rsidRPr="00130FE0">
          <w:t>": "</w:t>
        </w:r>
        <w:r w:rsidRPr="00371BB9">
          <w:t>00</w:t>
        </w:r>
        <w:r w:rsidRPr="00130FE0">
          <w:t>",</w:t>
        </w:r>
      </w:ins>
    </w:p>
    <w:p w14:paraId="4CD57A0E" w14:textId="77777777" w:rsidR="0060136B" w:rsidRPr="00130FE0" w:rsidRDefault="0060136B" w:rsidP="0060136B">
      <w:pPr>
        <w:pStyle w:val="GOSTScript"/>
        <w:rPr>
          <w:ins w:id="5465" w:author="Опаева Лидия Арашаевна" w:date="2025-10-15T09:42:00Z"/>
        </w:rPr>
      </w:pPr>
      <w:ins w:id="5466" w:author="Опаева Лидия Арашаевна" w:date="2025-10-15T09:42:00Z">
        <w:r w:rsidRPr="00130FE0">
          <w:tab/>
        </w:r>
        <w:r w:rsidRPr="00130FE0">
          <w:tab/>
        </w:r>
        <w:r w:rsidRPr="00130FE0">
          <w:tab/>
          <w:t>"DT_</w:t>
        </w:r>
        <w:r>
          <w:rPr>
            <w:lang w:val="ru-RU"/>
          </w:rPr>
          <w:t>АК</w:t>
        </w:r>
        <w:r>
          <w:t>R</w:t>
        </w:r>
        <w:r w:rsidRPr="00130FE0">
          <w:t>": "-",</w:t>
        </w:r>
      </w:ins>
    </w:p>
    <w:p w14:paraId="34B85BE4" w14:textId="77777777" w:rsidR="0060136B" w:rsidRDefault="0060136B" w:rsidP="0060136B">
      <w:pPr>
        <w:pStyle w:val="GOSTScript"/>
        <w:rPr>
          <w:ins w:id="5467" w:author="Опаева Лидия Арашаевна" w:date="2025-10-15T09:42:00Z"/>
        </w:rPr>
      </w:pPr>
      <w:ins w:id="5468" w:author="Опаева Лидия Арашаевна" w:date="2025-10-15T09:42:00Z">
        <w:r w:rsidRPr="00AB33A3">
          <w:tab/>
        </w:r>
        <w:r w:rsidRPr="00AB33A3">
          <w:tab/>
        </w:r>
        <w:r w:rsidRPr="00AB33A3">
          <w:tab/>
          <w:t>"DT_TARGETCODE": "-",</w:t>
        </w:r>
      </w:ins>
    </w:p>
    <w:p w14:paraId="1FAA1219" w14:textId="77777777" w:rsidR="0060136B" w:rsidRDefault="0060136B" w:rsidP="0060136B">
      <w:pPr>
        <w:pStyle w:val="GOSTScript"/>
        <w:rPr>
          <w:ins w:id="5469" w:author="Опаева Лидия Арашаевна" w:date="2025-10-15T09:42:00Z"/>
        </w:rPr>
      </w:pPr>
      <w:ins w:id="5470" w:author="Опаева Лидия Арашаевна" w:date="2025-10-15T09:42:00Z">
        <w:r w:rsidRPr="00AB33A3">
          <w:tab/>
        </w:r>
        <w:r w:rsidRPr="00AB33A3">
          <w:tab/>
        </w:r>
        <w:r w:rsidRPr="00AB33A3">
          <w:tab/>
          <w:t>"DT_</w:t>
        </w:r>
        <w:r w:rsidRPr="00BB7E48">
          <w:t>ANALITCODE</w:t>
        </w:r>
        <w:r w:rsidRPr="00AB33A3">
          <w:t>": "-",</w:t>
        </w:r>
      </w:ins>
    </w:p>
    <w:p w14:paraId="5A84FB82" w14:textId="77777777" w:rsidR="0060136B" w:rsidRDefault="0060136B" w:rsidP="0060136B">
      <w:pPr>
        <w:pStyle w:val="GOSTScript"/>
        <w:rPr>
          <w:ins w:id="5471" w:author="Опаева Лидия Арашаевна" w:date="2025-10-15T09:42:00Z"/>
        </w:rPr>
      </w:pPr>
      <w:ins w:id="5472" w:author="Опаева Лидия Арашаевна" w:date="2025-10-15T09:42:00Z">
        <w:r w:rsidRPr="00AB33A3">
          <w:tab/>
        </w:r>
        <w:r w:rsidRPr="00AB33A3">
          <w:tab/>
        </w:r>
        <w:r w:rsidRPr="00AB33A3">
          <w:tab/>
          <w:t>"DT_</w:t>
        </w:r>
        <w:r>
          <w:t>OKS</w:t>
        </w:r>
        <w:r w:rsidRPr="00AB33A3">
          <w:t>": "-",</w:t>
        </w:r>
      </w:ins>
    </w:p>
    <w:p w14:paraId="3AB18D6F" w14:textId="77777777" w:rsidR="0060136B" w:rsidRDefault="0060136B" w:rsidP="0060136B">
      <w:pPr>
        <w:pStyle w:val="GOSTScript"/>
        <w:rPr>
          <w:ins w:id="5473" w:author="Опаева Лидия Арашаевна" w:date="2025-10-15T09:42:00Z"/>
        </w:rPr>
      </w:pPr>
      <w:ins w:id="5474" w:author="Опаева Лидия Арашаевна" w:date="2025-10-15T09:42:00Z">
        <w:r w:rsidRPr="00AB33A3">
          <w:tab/>
        </w:r>
        <w:r w:rsidRPr="00AB33A3">
          <w:tab/>
        </w:r>
        <w:r w:rsidRPr="00AB33A3">
          <w:tab/>
          <w:t>"DT_</w:t>
        </w:r>
        <w:r>
          <w:t>IGK</w:t>
        </w:r>
        <w:r w:rsidRPr="00AB33A3">
          <w:t>": "-",</w:t>
        </w:r>
      </w:ins>
    </w:p>
    <w:p w14:paraId="488BA1AF" w14:textId="77777777" w:rsidR="0060136B" w:rsidRDefault="0060136B" w:rsidP="0060136B">
      <w:pPr>
        <w:pStyle w:val="GOSTScript"/>
        <w:rPr>
          <w:ins w:id="5475" w:author="Опаева Лидия Арашаевна" w:date="2025-10-15T09:42:00Z"/>
        </w:rPr>
      </w:pPr>
      <w:ins w:id="5476" w:author="Опаева Лидия Арашаевна" w:date="2025-10-15T09:42:00Z">
        <w:r w:rsidRPr="00AB33A3">
          <w:tab/>
        </w:r>
        <w:r w:rsidRPr="00AB33A3">
          <w:tab/>
        </w:r>
        <w:r w:rsidRPr="00AB33A3">
          <w:tab/>
          <w:t>"DT_</w:t>
        </w:r>
        <w:r>
          <w:t>KOO</w:t>
        </w:r>
        <w:r w:rsidRPr="00AB33A3">
          <w:t>": "-",</w:t>
        </w:r>
      </w:ins>
    </w:p>
    <w:p w14:paraId="2FC67F8E" w14:textId="77777777" w:rsidR="0060136B" w:rsidRDefault="0060136B" w:rsidP="0060136B">
      <w:pPr>
        <w:pStyle w:val="GOSTScript"/>
        <w:rPr>
          <w:ins w:id="5477" w:author="Опаева Лидия Арашаевна" w:date="2025-10-15T09:42:00Z"/>
        </w:rPr>
      </w:pPr>
      <w:ins w:id="5478" w:author="Опаева Лидия Арашаевна" w:date="2025-10-15T09:42:00Z">
        <w:r w:rsidRPr="00AB33A3">
          <w:tab/>
        </w:r>
        <w:r w:rsidRPr="00AB33A3">
          <w:tab/>
        </w:r>
        <w:r w:rsidRPr="00AB33A3">
          <w:tab/>
          <w:t>"DT_</w:t>
        </w:r>
        <w:r w:rsidRPr="00BB7E48">
          <w:t>TARGETFUNDSCODE</w:t>
        </w:r>
        <w:r w:rsidRPr="00AB33A3">
          <w:t>": "-",</w:t>
        </w:r>
      </w:ins>
    </w:p>
    <w:p w14:paraId="6D184147" w14:textId="77777777" w:rsidR="0060136B" w:rsidRDefault="0060136B" w:rsidP="0060136B">
      <w:pPr>
        <w:pStyle w:val="GOSTScript"/>
        <w:rPr>
          <w:ins w:id="5479" w:author="Опаева Лидия Арашаевна" w:date="2025-10-15T09:42:00Z"/>
        </w:rPr>
      </w:pPr>
      <w:ins w:id="5480" w:author="Опаева Лидия Арашаевна" w:date="2025-10-15T09:42:00Z">
        <w:r w:rsidRPr="00AB33A3">
          <w:tab/>
        </w:r>
        <w:r w:rsidRPr="00AB33A3">
          <w:tab/>
        </w:r>
        <w:r w:rsidRPr="00AB33A3">
          <w:tab/>
          <w:t>"DT_BA": "-",</w:t>
        </w:r>
      </w:ins>
    </w:p>
    <w:p w14:paraId="568D20B3" w14:textId="77777777" w:rsidR="0060136B" w:rsidRDefault="0060136B" w:rsidP="0060136B">
      <w:pPr>
        <w:pStyle w:val="GOSTScript"/>
        <w:rPr>
          <w:ins w:id="5481" w:author="Опаева Лидия Арашаевна" w:date="2025-10-15T09:42:00Z"/>
        </w:rPr>
      </w:pPr>
      <w:ins w:id="5482" w:author="Опаева Лидия Арашаевна" w:date="2025-10-15T09:42:00Z">
        <w:r w:rsidRPr="00AB33A3">
          <w:tab/>
        </w:r>
        <w:r w:rsidRPr="00AB33A3">
          <w:tab/>
        </w:r>
        <w:r w:rsidRPr="00AB33A3">
          <w:tab/>
          <w:t>"DT_CA": "-",</w:t>
        </w:r>
      </w:ins>
    </w:p>
    <w:p w14:paraId="7F2C600B" w14:textId="77777777" w:rsidR="0060136B" w:rsidRDefault="0060136B" w:rsidP="0060136B">
      <w:pPr>
        <w:pStyle w:val="GOSTScript"/>
        <w:rPr>
          <w:ins w:id="5483" w:author="Опаева Лидия Арашаевна" w:date="2025-10-15T09:42:00Z"/>
        </w:rPr>
      </w:pPr>
      <w:ins w:id="5484" w:author="Опаева Лидия Арашаевна" w:date="2025-10-15T09:42:00Z">
        <w:r w:rsidRPr="00AB33A3">
          <w:tab/>
        </w:r>
        <w:r w:rsidRPr="00AB33A3">
          <w:tab/>
        </w:r>
        <w:r w:rsidRPr="00AB33A3">
          <w:tab/>
          <w:t>"DT_</w:t>
        </w:r>
        <w:r>
          <w:t>PLS</w:t>
        </w:r>
        <w:r w:rsidRPr="00AB33A3">
          <w:t>": "-",</w:t>
        </w:r>
      </w:ins>
    </w:p>
    <w:p w14:paraId="646D9136" w14:textId="77777777" w:rsidR="0060136B" w:rsidRPr="00130FE0" w:rsidRDefault="0060136B" w:rsidP="0060136B">
      <w:pPr>
        <w:pStyle w:val="GOSTScript"/>
        <w:rPr>
          <w:ins w:id="5485" w:author="Опаева Лидия Арашаевна" w:date="2025-10-15T09:42:00Z"/>
        </w:rPr>
      </w:pPr>
      <w:ins w:id="5486" w:author="Опаева Лидия Арашаевна" w:date="2025-10-15T09:42:00Z">
        <w:r w:rsidRPr="00130FE0">
          <w:tab/>
        </w:r>
        <w:r w:rsidRPr="00130FE0">
          <w:tab/>
        </w:r>
        <w:r w:rsidRPr="00130FE0">
          <w:tab/>
          <w:t>"DT_</w:t>
        </w:r>
        <w:r w:rsidRPr="002D6C15">
          <w:t>TOFK</w:t>
        </w:r>
        <w:r w:rsidRPr="00130FE0">
          <w:t>": "</w:t>
        </w:r>
        <w:r w:rsidRPr="00371BB9">
          <w:t>6000</w:t>
        </w:r>
        <w:r w:rsidRPr="00130FE0">
          <w:t>",</w:t>
        </w:r>
      </w:ins>
    </w:p>
    <w:p w14:paraId="5A68B156" w14:textId="77777777" w:rsidR="0060136B" w:rsidRPr="00130FE0" w:rsidRDefault="0060136B" w:rsidP="0060136B">
      <w:pPr>
        <w:pStyle w:val="GOSTScript"/>
        <w:rPr>
          <w:ins w:id="5487" w:author="Опаева Лидия Арашаевна" w:date="2025-10-15T09:42:00Z"/>
        </w:rPr>
      </w:pPr>
      <w:ins w:id="5488" w:author="Опаева Лидия Арашаевна" w:date="2025-10-15T09:42:00Z">
        <w:r w:rsidRPr="00130FE0">
          <w:tab/>
        </w:r>
        <w:r w:rsidRPr="00130FE0">
          <w:tab/>
        </w:r>
        <w:r w:rsidRPr="00130FE0">
          <w:tab/>
          <w:t>"DT_</w:t>
        </w:r>
        <w:r w:rsidRPr="00AB33A3">
          <w:t>PACENTRE</w:t>
        </w:r>
        <w:r w:rsidRPr="00130FE0">
          <w:t>": "</w:t>
        </w:r>
        <w:r w:rsidRPr="00371BB9">
          <w:t>-</w:t>
        </w:r>
        <w:r w:rsidRPr="00130FE0">
          <w:t>",</w:t>
        </w:r>
      </w:ins>
    </w:p>
    <w:p w14:paraId="7D681F95" w14:textId="77777777" w:rsidR="0060136B" w:rsidRDefault="0060136B" w:rsidP="0060136B">
      <w:pPr>
        <w:pStyle w:val="GOSTScript"/>
        <w:rPr>
          <w:ins w:id="5489" w:author="Опаева Лидия Арашаевна" w:date="2025-10-15T09:42:00Z"/>
        </w:rPr>
      </w:pPr>
      <w:ins w:id="5490" w:author="Опаева Лидия Арашаевна" w:date="2025-10-15T09:42:00Z">
        <w:r w:rsidRPr="00AB33A3">
          <w:tab/>
        </w:r>
        <w:r w:rsidRPr="00AB33A3">
          <w:tab/>
        </w:r>
        <w:r w:rsidRPr="00AB33A3">
          <w:tab/>
          <w:t>"DT_TOFKC": "-",</w:t>
        </w:r>
      </w:ins>
    </w:p>
    <w:p w14:paraId="1E909430" w14:textId="77777777" w:rsidR="0060136B" w:rsidRDefault="0060136B" w:rsidP="0060136B">
      <w:pPr>
        <w:pStyle w:val="GOSTScript"/>
      </w:pPr>
      <w:ins w:id="5491" w:author="Опаева Лидия Арашаевна" w:date="2025-10-15T09:42:00Z">
        <w:r w:rsidRPr="00AB33A3">
          <w:tab/>
        </w:r>
        <w:r w:rsidRPr="00AB33A3">
          <w:tab/>
        </w:r>
        <w:r w:rsidRPr="00AB33A3">
          <w:tab/>
          <w:t>"DT_PERIOD": "-",</w:t>
        </w:r>
      </w:ins>
    </w:p>
    <w:p w14:paraId="1FD19FBB" w14:textId="6B21C220" w:rsidR="00621FE0" w:rsidRDefault="00621FE0" w:rsidP="0060136B">
      <w:pPr>
        <w:pStyle w:val="GOSTScript"/>
        <w:rPr>
          <w:ins w:id="5492" w:author="Опаева Лидия Арашаевна" w:date="2025-10-15T09:42:00Z"/>
        </w:rPr>
      </w:pPr>
      <w:ins w:id="5493" w:author="Сатлер Марина Викторовна" w:date="2025-11-19T11:47:00Z">
        <w:r w:rsidRPr="00621FE0">
          <w:tab/>
        </w:r>
        <w:r w:rsidRPr="00621FE0">
          <w:tab/>
        </w:r>
        <w:r w:rsidRPr="00621FE0">
          <w:tab/>
          <w:t>"DT_NVSDATE": "2025-12-30",</w:t>
        </w:r>
      </w:ins>
    </w:p>
    <w:p w14:paraId="2B91AF0F" w14:textId="4EC59855" w:rsidR="0060136B" w:rsidRDefault="0060136B" w:rsidP="0060136B">
      <w:pPr>
        <w:pStyle w:val="GOSTScript"/>
        <w:rPr>
          <w:ins w:id="5494" w:author="Опаева Лидия Арашаевна" w:date="2025-10-15T09:42:00Z"/>
        </w:rPr>
      </w:pPr>
      <w:ins w:id="5495" w:author="Опаева Лидия Арашаевна" w:date="2025-10-15T09:42:00Z">
        <w:r w:rsidRPr="00AB33A3">
          <w:tab/>
        </w:r>
        <w:r w:rsidRPr="00AB33A3">
          <w:tab/>
        </w:r>
        <w:r w:rsidRPr="00AB33A3">
          <w:tab/>
          <w:t>"DT_ACCOUNTCORR": "</w:t>
        </w:r>
      </w:ins>
      <w:ins w:id="5496" w:author="Опаева Лидия Арашаевна" w:date="2025-10-15T09:44:00Z">
        <w:r>
          <w:rPr>
            <w:lang w:val="ru-RU"/>
          </w:rPr>
          <w:t>БАЛСЧ</w:t>
        </w:r>
      </w:ins>
      <w:ins w:id="5497" w:author="Опаева Лидия Арашаевна" w:date="2025-10-15T09:42:00Z">
        <w:r w:rsidRPr="00AB33A3">
          <w:t>",</w:t>
        </w:r>
      </w:ins>
    </w:p>
    <w:p w14:paraId="0EF5A014" w14:textId="77777777" w:rsidR="0060136B" w:rsidRDefault="0060136B" w:rsidP="0060136B">
      <w:pPr>
        <w:pStyle w:val="GOSTScript"/>
        <w:rPr>
          <w:ins w:id="5498" w:author="Опаева Лидия Арашаевна" w:date="2025-10-15T09:42:00Z"/>
        </w:rPr>
      </w:pPr>
      <w:ins w:id="5499" w:author="Опаева Лидия Арашаевна" w:date="2025-10-15T09:42:00Z">
        <w:r w:rsidRPr="00AB33A3">
          <w:tab/>
        </w:r>
        <w:r w:rsidRPr="00AB33A3">
          <w:tab/>
        </w:r>
        <w:r w:rsidRPr="00AB33A3">
          <w:tab/>
          <w:t>"DT_ACCOUNTTYPE": "</w:t>
        </w:r>
        <w:r w:rsidRPr="000F3907">
          <w:t>БС</w:t>
        </w:r>
        <w:r w:rsidRPr="00AB33A3">
          <w:t>",</w:t>
        </w:r>
      </w:ins>
    </w:p>
    <w:p w14:paraId="000AD9A4" w14:textId="27A693C2" w:rsidR="0060136B" w:rsidRDefault="0060136B" w:rsidP="0060136B">
      <w:pPr>
        <w:pStyle w:val="GOSTScript"/>
        <w:rPr>
          <w:ins w:id="5500" w:author="Опаева Лидия Арашаевна" w:date="2025-10-15T09:42:00Z"/>
        </w:rPr>
      </w:pPr>
      <w:ins w:id="5501" w:author="Опаева Лидия Арашаевна" w:date="2025-10-15T09:42:00Z">
        <w:r w:rsidRPr="00AB33A3">
          <w:tab/>
        </w:r>
        <w:r w:rsidRPr="00AB33A3">
          <w:tab/>
        </w:r>
        <w:r w:rsidRPr="00AB33A3">
          <w:tab/>
          <w:t>"DT_</w:t>
        </w:r>
        <w:r w:rsidRPr="00B93ECA">
          <w:t>PZO</w:t>
        </w:r>
        <w:r w:rsidRPr="00AB33A3">
          <w:t>": "</w:t>
        </w:r>
        <w:r>
          <w:rPr>
            <w:lang w:val="ru-RU"/>
          </w:rPr>
          <w:t>НГ</w:t>
        </w:r>
        <w:r w:rsidRPr="0060136B">
          <w:t>-</w:t>
        </w:r>
      </w:ins>
      <w:ins w:id="5502" w:author="Опаева Лидия Арашаевна" w:date="2025-10-15T09:44:00Z">
        <w:r w:rsidRPr="0060136B">
          <w:t>26</w:t>
        </w:r>
      </w:ins>
      <w:ins w:id="5503" w:author="Опаева Лидия Арашаевна" w:date="2025-10-15T09:42:00Z">
        <w:r w:rsidRPr="00AB33A3">
          <w:t>",</w:t>
        </w:r>
      </w:ins>
    </w:p>
    <w:p w14:paraId="3B4C08CC" w14:textId="60AFCA8D" w:rsidR="0060136B" w:rsidRPr="00130FE0" w:rsidRDefault="0060136B" w:rsidP="0060136B">
      <w:pPr>
        <w:pStyle w:val="GOSTScript"/>
        <w:rPr>
          <w:ins w:id="5504" w:author="Опаева Лидия Арашаевна" w:date="2025-10-15T09:42:00Z"/>
        </w:rPr>
      </w:pPr>
      <w:ins w:id="5505" w:author="Опаева Лидия Арашаевна" w:date="2025-10-15T09:42:00Z">
        <w:r w:rsidRPr="00AB33A3">
          <w:tab/>
        </w:r>
        <w:r w:rsidRPr="00AB33A3">
          <w:tab/>
        </w:r>
        <w:r w:rsidRPr="00AB33A3">
          <w:tab/>
        </w:r>
        <w:r>
          <w:t>"C</w:t>
        </w:r>
        <w:r w:rsidRPr="00130FE0">
          <w:t>T_</w:t>
        </w:r>
        <w:r w:rsidRPr="00752F77">
          <w:t>ACCOUNT</w:t>
        </w:r>
        <w:r w:rsidRPr="00130FE0">
          <w:t>": "</w:t>
        </w:r>
      </w:ins>
      <w:ins w:id="5506" w:author="Опаева Лидия Арашаевна" w:date="2025-10-15T09:44:00Z">
        <w:r>
          <w:rPr>
            <w:lang w:val="ru-RU"/>
          </w:rPr>
          <w:t>БАЛСЧ</w:t>
        </w:r>
      </w:ins>
      <w:ins w:id="5507" w:author="Опаева Лидия Арашаевна" w:date="2025-10-15T09:42:00Z">
        <w:r w:rsidRPr="00130FE0">
          <w:t>",</w:t>
        </w:r>
      </w:ins>
    </w:p>
    <w:p w14:paraId="6EFA57FE" w14:textId="2181C92A" w:rsidR="0060136B" w:rsidRPr="00130FE0" w:rsidRDefault="0060136B" w:rsidP="0060136B">
      <w:pPr>
        <w:pStyle w:val="GOSTScript"/>
        <w:rPr>
          <w:ins w:id="5508" w:author="Опаева Лидия Арашаевна" w:date="2025-10-15T09:42:00Z"/>
        </w:rPr>
      </w:pPr>
      <w:ins w:id="5509" w:author="Опаева Лидия Арашаевна" w:date="2025-10-15T09:42:00Z">
        <w:r w:rsidRPr="00130FE0">
          <w:tab/>
        </w:r>
        <w:r w:rsidRPr="00130FE0">
          <w:tab/>
        </w:r>
        <w:r w:rsidRPr="00130FE0">
          <w:tab/>
          <w:t>"</w:t>
        </w:r>
        <w:r>
          <w:t>C</w:t>
        </w:r>
        <w:r w:rsidRPr="00130FE0">
          <w:t>T_</w:t>
        </w:r>
        <w:r w:rsidRPr="00752F77">
          <w:t>OKTMOKS</w:t>
        </w:r>
        <w:r w:rsidRPr="00130FE0">
          <w:t>": "</w:t>
        </w:r>
      </w:ins>
      <w:ins w:id="5510" w:author="Опаева Лидия Арашаевна" w:date="2025-10-15T09:44:00Z">
        <w:r w:rsidRPr="0060136B">
          <w:t>-</w:t>
        </w:r>
      </w:ins>
      <w:ins w:id="5511" w:author="Опаева Лидия Арашаевна" w:date="2025-10-15T09:42:00Z">
        <w:r w:rsidRPr="00130FE0">
          <w:t>",</w:t>
        </w:r>
      </w:ins>
    </w:p>
    <w:p w14:paraId="150EA99B" w14:textId="79BF91EC" w:rsidR="0060136B" w:rsidRPr="00130FE0" w:rsidRDefault="0060136B" w:rsidP="0060136B">
      <w:pPr>
        <w:pStyle w:val="GOSTScript"/>
        <w:rPr>
          <w:ins w:id="5512" w:author="Опаева Лидия Арашаевна" w:date="2025-10-15T09:42:00Z"/>
        </w:rPr>
      </w:pPr>
      <w:ins w:id="5513" w:author="Опаева Лидия Арашаевна" w:date="2025-10-15T09:42:00Z">
        <w:r w:rsidRPr="00130FE0">
          <w:tab/>
        </w:r>
        <w:r w:rsidRPr="00130FE0">
          <w:tab/>
        </w:r>
        <w:r w:rsidRPr="00130FE0">
          <w:tab/>
          <w:t>"</w:t>
        </w:r>
        <w:r>
          <w:t>C</w:t>
        </w:r>
        <w:r w:rsidRPr="00130FE0">
          <w:t>T_LS": "</w:t>
        </w:r>
      </w:ins>
      <w:ins w:id="5514" w:author="Опаева Лидия Арашаевна" w:date="2025-10-15T09:44:00Z">
        <w:r w:rsidRPr="0060136B">
          <w:t>-</w:t>
        </w:r>
      </w:ins>
      <w:ins w:id="5515" w:author="Опаева Лидия Арашаевна" w:date="2025-10-15T09:42:00Z">
        <w:r w:rsidRPr="00130FE0">
          <w:t>",</w:t>
        </w:r>
      </w:ins>
    </w:p>
    <w:p w14:paraId="6E8D5C5F" w14:textId="7850E272" w:rsidR="0060136B" w:rsidRPr="00130FE0" w:rsidRDefault="0060136B" w:rsidP="0060136B">
      <w:pPr>
        <w:pStyle w:val="GOSTScript"/>
        <w:rPr>
          <w:ins w:id="5516" w:author="Опаева Лидия Арашаевна" w:date="2025-10-15T09:42:00Z"/>
        </w:rPr>
      </w:pPr>
      <w:ins w:id="5517" w:author="Опаева Лидия Арашаевна" w:date="2025-10-15T09:42:00Z">
        <w:r w:rsidRPr="00130FE0">
          <w:tab/>
        </w:r>
        <w:r w:rsidRPr="00130FE0">
          <w:tab/>
        </w:r>
        <w:r w:rsidRPr="00130FE0">
          <w:tab/>
          <w:t>"</w:t>
        </w:r>
        <w:r>
          <w:t>C</w:t>
        </w:r>
        <w:r w:rsidRPr="00AC2D5A">
          <w:t>T_ANALITCODESKU</w:t>
        </w:r>
        <w:r w:rsidRPr="00130FE0">
          <w:t>": "</w:t>
        </w:r>
      </w:ins>
      <w:ins w:id="5518" w:author="Опаева Лидия Арашаевна" w:date="2025-10-15T09:44:00Z">
        <w:r w:rsidRPr="0060136B">
          <w:t>-</w:t>
        </w:r>
      </w:ins>
      <w:ins w:id="5519" w:author="Опаева Лидия Арашаевна" w:date="2025-10-15T09:42:00Z">
        <w:r w:rsidRPr="00130FE0">
          <w:t>",</w:t>
        </w:r>
      </w:ins>
    </w:p>
    <w:p w14:paraId="401DAA23" w14:textId="485FAC1A" w:rsidR="0060136B" w:rsidRDefault="0060136B" w:rsidP="0060136B">
      <w:pPr>
        <w:pStyle w:val="GOSTScript"/>
        <w:rPr>
          <w:ins w:id="5520" w:author="Опаева Лидия Арашаевна" w:date="2025-10-15T09:42:00Z"/>
        </w:rPr>
      </w:pPr>
      <w:ins w:id="5521" w:author="Опаева Лидия Арашаевна" w:date="2025-10-15T09:42:00Z">
        <w:r w:rsidRPr="00130FE0">
          <w:tab/>
        </w:r>
        <w:r w:rsidRPr="00130FE0">
          <w:tab/>
        </w:r>
        <w:r w:rsidRPr="00130FE0">
          <w:tab/>
          <w:t>"</w:t>
        </w:r>
        <w:r>
          <w:t>C</w:t>
        </w:r>
        <w:r w:rsidRPr="00130FE0">
          <w:t>T_KBK": "</w:t>
        </w:r>
      </w:ins>
      <w:ins w:id="5522" w:author="Опаева Лидия Арашаевна" w:date="2025-10-15T09:44:00Z">
        <w:r w:rsidRPr="0060136B">
          <w:t>-</w:t>
        </w:r>
      </w:ins>
      <w:ins w:id="5523" w:author="Опаева Лидия Арашаевна" w:date="2025-10-15T09:42:00Z">
        <w:r w:rsidRPr="00130FE0">
          <w:t>",</w:t>
        </w:r>
      </w:ins>
    </w:p>
    <w:p w14:paraId="4D14E3D8" w14:textId="387B5058" w:rsidR="0060136B" w:rsidRDefault="0060136B" w:rsidP="0060136B">
      <w:pPr>
        <w:pStyle w:val="GOSTScript"/>
        <w:rPr>
          <w:ins w:id="5524" w:author="Опаева Лидия Арашаевна" w:date="2025-10-15T09:42:00Z"/>
        </w:rPr>
      </w:pPr>
      <w:ins w:id="5525" w:author="Опаева Лидия Арашаевна" w:date="2025-10-15T09:42:00Z">
        <w:r w:rsidRPr="007A5A4C">
          <w:tab/>
        </w:r>
        <w:r w:rsidRPr="007A5A4C">
          <w:tab/>
        </w:r>
        <w:r w:rsidRPr="007A5A4C">
          <w:tab/>
        </w:r>
        <w:r>
          <w:t>"C</w:t>
        </w:r>
        <w:r w:rsidRPr="00130FE0">
          <w:t>T_</w:t>
        </w:r>
        <w:r w:rsidRPr="00C30709">
          <w:t>TYPEKBK</w:t>
        </w:r>
        <w:r w:rsidRPr="00130FE0">
          <w:t>": "</w:t>
        </w:r>
      </w:ins>
      <w:ins w:id="5526" w:author="Опаева Лидия Арашаевна" w:date="2025-10-15T09:44:00Z">
        <w:r w:rsidRPr="0060136B">
          <w:t>-</w:t>
        </w:r>
      </w:ins>
      <w:ins w:id="5527" w:author="Опаева Лидия Арашаевна" w:date="2025-10-15T09:42:00Z">
        <w:r w:rsidRPr="00130FE0">
          <w:t>",</w:t>
        </w:r>
      </w:ins>
    </w:p>
    <w:p w14:paraId="3575BB39" w14:textId="6223FF87" w:rsidR="0060136B" w:rsidRDefault="0060136B" w:rsidP="0060136B">
      <w:pPr>
        <w:pStyle w:val="GOSTScript"/>
        <w:rPr>
          <w:ins w:id="5528" w:author="Опаева Лидия Арашаевна" w:date="2025-10-15T09:42:00Z"/>
        </w:rPr>
      </w:pPr>
      <w:ins w:id="5529" w:author="Опаева Лидия Арашаевна" w:date="2025-10-15T09:42:00Z">
        <w:r w:rsidRPr="00130FE0">
          <w:tab/>
        </w:r>
        <w:r w:rsidRPr="00130FE0">
          <w:tab/>
        </w:r>
        <w:r w:rsidRPr="00130FE0">
          <w:tab/>
          <w:t>"</w:t>
        </w:r>
        <w:r>
          <w:t>C</w:t>
        </w:r>
        <w:r w:rsidRPr="00130FE0">
          <w:t>T_</w:t>
        </w:r>
        <w:r w:rsidRPr="002D6C15">
          <w:t>VALCODE</w:t>
        </w:r>
        <w:r w:rsidRPr="00130FE0">
          <w:t>": "</w:t>
        </w:r>
      </w:ins>
      <w:ins w:id="5530" w:author="Опаева Лидия Арашаевна" w:date="2025-10-15T09:44:00Z">
        <w:r w:rsidRPr="0060136B">
          <w:t>-</w:t>
        </w:r>
      </w:ins>
      <w:ins w:id="5531" w:author="Опаева Лидия Арашаевна" w:date="2025-10-15T09:42:00Z">
        <w:r w:rsidRPr="00130FE0">
          <w:t>",</w:t>
        </w:r>
      </w:ins>
    </w:p>
    <w:p w14:paraId="009C46D0" w14:textId="43889590" w:rsidR="0060136B" w:rsidRPr="00130FE0" w:rsidRDefault="0060136B" w:rsidP="0060136B">
      <w:pPr>
        <w:pStyle w:val="GOSTScript"/>
        <w:rPr>
          <w:ins w:id="5532" w:author="Опаева Лидия Арашаевна" w:date="2025-10-15T09:42:00Z"/>
        </w:rPr>
      </w:pPr>
      <w:ins w:id="5533" w:author="Опаева Лидия Арашаевна" w:date="2025-10-15T09:42:00Z">
        <w:r w:rsidRPr="00130FE0">
          <w:tab/>
        </w:r>
        <w:r w:rsidRPr="00130FE0">
          <w:tab/>
        </w:r>
        <w:r w:rsidRPr="00130FE0">
          <w:tab/>
          <w:t>"</w:t>
        </w:r>
        <w:r>
          <w:t>C</w:t>
        </w:r>
        <w:r w:rsidRPr="00130FE0">
          <w:t>T_</w:t>
        </w:r>
        <w:r w:rsidRPr="002D6C15">
          <w:t>TOFKKS</w:t>
        </w:r>
        <w:r w:rsidRPr="00130FE0">
          <w:t>": "</w:t>
        </w:r>
      </w:ins>
      <w:ins w:id="5534" w:author="Опаева Лидия Арашаевна" w:date="2025-10-15T09:44:00Z">
        <w:r w:rsidRPr="00577191">
          <w:t>-</w:t>
        </w:r>
      </w:ins>
      <w:ins w:id="5535" w:author="Опаева Лидия Арашаевна" w:date="2025-10-15T09:42:00Z">
        <w:r w:rsidRPr="00130FE0">
          <w:t>",</w:t>
        </w:r>
      </w:ins>
    </w:p>
    <w:p w14:paraId="06554985" w14:textId="1C48C445" w:rsidR="0060136B" w:rsidRDefault="0060136B" w:rsidP="0060136B">
      <w:pPr>
        <w:pStyle w:val="GOSTScript"/>
        <w:rPr>
          <w:ins w:id="5536" w:author="Опаева Лидия Арашаевна" w:date="2025-10-15T09:42:00Z"/>
        </w:rPr>
      </w:pPr>
      <w:ins w:id="5537" w:author="Опаева Лидия Арашаевна" w:date="2025-10-15T09:42:00Z">
        <w:r w:rsidRPr="00130FE0">
          <w:tab/>
        </w:r>
        <w:r w:rsidRPr="00130FE0">
          <w:tab/>
        </w:r>
        <w:r w:rsidRPr="00130FE0">
          <w:tab/>
          <w:t>"</w:t>
        </w:r>
        <w:r>
          <w:t>C</w:t>
        </w:r>
        <w:r w:rsidRPr="00130FE0">
          <w:t>T_</w:t>
        </w:r>
        <w:r w:rsidRPr="002D6C15">
          <w:t>PNKS</w:t>
        </w:r>
        <w:r w:rsidRPr="00130FE0">
          <w:t>": "</w:t>
        </w:r>
      </w:ins>
      <w:ins w:id="5538" w:author="Опаева Лидия Арашаевна" w:date="2025-10-15T09:44:00Z">
        <w:r w:rsidRPr="00577191">
          <w:t>-</w:t>
        </w:r>
      </w:ins>
      <w:ins w:id="5539" w:author="Опаева Лидия Арашаевна" w:date="2025-10-15T09:42:00Z">
        <w:r w:rsidRPr="00130FE0">
          <w:t>",</w:t>
        </w:r>
      </w:ins>
    </w:p>
    <w:p w14:paraId="10F23063" w14:textId="77777777" w:rsidR="0060136B" w:rsidRPr="00130FE0" w:rsidRDefault="0060136B" w:rsidP="0060136B">
      <w:pPr>
        <w:pStyle w:val="GOSTScript"/>
        <w:rPr>
          <w:ins w:id="5540" w:author="Опаева Лидия Арашаевна" w:date="2025-10-15T09:42:00Z"/>
        </w:rPr>
      </w:pPr>
      <w:ins w:id="5541" w:author="Опаева Лидия Арашаевна" w:date="2025-10-15T09:42:00Z">
        <w:r w:rsidRPr="00130FE0">
          <w:tab/>
        </w:r>
        <w:r w:rsidRPr="00130FE0">
          <w:tab/>
        </w:r>
        <w:r w:rsidRPr="00130FE0">
          <w:tab/>
          <w:t>"</w:t>
        </w:r>
        <w:r>
          <w:t>C</w:t>
        </w:r>
        <w:r w:rsidRPr="00130FE0">
          <w:t>T_</w:t>
        </w:r>
        <w:r>
          <w:rPr>
            <w:lang w:val="ru-RU"/>
          </w:rPr>
          <w:t>АК</w:t>
        </w:r>
        <w:r>
          <w:t>R</w:t>
        </w:r>
        <w:r w:rsidRPr="00130FE0">
          <w:t>": "-",</w:t>
        </w:r>
      </w:ins>
    </w:p>
    <w:p w14:paraId="3637065D" w14:textId="77777777" w:rsidR="0060136B" w:rsidRDefault="0060136B" w:rsidP="0060136B">
      <w:pPr>
        <w:pStyle w:val="GOSTScript"/>
        <w:rPr>
          <w:ins w:id="5542" w:author="Опаева Лидия Арашаевна" w:date="2025-10-15T09:42:00Z"/>
        </w:rPr>
      </w:pPr>
      <w:ins w:id="5543" w:author="Опаева Лидия Арашаевна" w:date="2025-10-15T09:42:00Z">
        <w:r w:rsidRPr="00AB33A3">
          <w:tab/>
        </w:r>
        <w:r w:rsidRPr="00AB33A3">
          <w:tab/>
        </w:r>
        <w:r w:rsidRPr="00AB33A3">
          <w:tab/>
          <w:t>"</w:t>
        </w:r>
        <w:r>
          <w:t>C</w:t>
        </w:r>
        <w:r w:rsidRPr="00AB33A3">
          <w:t>T_TARGETCODE": "-",</w:t>
        </w:r>
      </w:ins>
    </w:p>
    <w:p w14:paraId="77FBE16C" w14:textId="77777777" w:rsidR="0060136B" w:rsidRDefault="0060136B" w:rsidP="0060136B">
      <w:pPr>
        <w:pStyle w:val="GOSTScript"/>
        <w:rPr>
          <w:ins w:id="5544" w:author="Опаева Лидия Арашаевна" w:date="2025-10-15T09:42:00Z"/>
        </w:rPr>
      </w:pPr>
      <w:ins w:id="5545" w:author="Опаева Лидия Арашаевна" w:date="2025-10-15T09:42:00Z">
        <w:r w:rsidRPr="00AB33A3">
          <w:tab/>
        </w:r>
        <w:r w:rsidRPr="00AB33A3">
          <w:tab/>
        </w:r>
        <w:r w:rsidRPr="00AB33A3">
          <w:tab/>
          <w:t>"</w:t>
        </w:r>
        <w:r>
          <w:t>C</w:t>
        </w:r>
        <w:r w:rsidRPr="00AB33A3">
          <w:t>T_</w:t>
        </w:r>
        <w:r w:rsidRPr="00BB7E48">
          <w:t>ANALITCODE</w:t>
        </w:r>
        <w:r w:rsidRPr="00AB33A3">
          <w:t>": "-",</w:t>
        </w:r>
      </w:ins>
    </w:p>
    <w:p w14:paraId="1503F522" w14:textId="77777777" w:rsidR="0060136B" w:rsidRDefault="0060136B" w:rsidP="0060136B">
      <w:pPr>
        <w:pStyle w:val="GOSTScript"/>
        <w:rPr>
          <w:ins w:id="5546" w:author="Опаева Лидия Арашаевна" w:date="2025-10-15T09:42:00Z"/>
        </w:rPr>
      </w:pPr>
      <w:ins w:id="5547" w:author="Опаева Лидия Арашаевна" w:date="2025-10-15T09:42:00Z">
        <w:r w:rsidRPr="00AB33A3">
          <w:tab/>
        </w:r>
        <w:r w:rsidRPr="00AB33A3">
          <w:tab/>
        </w:r>
        <w:r w:rsidRPr="00AB33A3">
          <w:tab/>
          <w:t>"</w:t>
        </w:r>
        <w:r>
          <w:t>C</w:t>
        </w:r>
        <w:r w:rsidRPr="00AB33A3">
          <w:t>T_</w:t>
        </w:r>
        <w:r>
          <w:t>OKS</w:t>
        </w:r>
        <w:r w:rsidRPr="00AB33A3">
          <w:t>": "-",</w:t>
        </w:r>
      </w:ins>
    </w:p>
    <w:p w14:paraId="53DFC76E" w14:textId="77777777" w:rsidR="0060136B" w:rsidRDefault="0060136B" w:rsidP="0060136B">
      <w:pPr>
        <w:pStyle w:val="GOSTScript"/>
        <w:rPr>
          <w:ins w:id="5548" w:author="Опаева Лидия Арашаевна" w:date="2025-10-15T09:42:00Z"/>
        </w:rPr>
      </w:pPr>
      <w:ins w:id="5549" w:author="Опаева Лидия Арашаевна" w:date="2025-10-15T09:42:00Z">
        <w:r w:rsidRPr="00AB33A3">
          <w:tab/>
        </w:r>
        <w:r w:rsidRPr="00AB33A3">
          <w:tab/>
        </w:r>
        <w:r w:rsidRPr="00AB33A3">
          <w:tab/>
          <w:t>"</w:t>
        </w:r>
        <w:r>
          <w:t>C</w:t>
        </w:r>
        <w:r w:rsidRPr="00AB33A3">
          <w:t>T_</w:t>
        </w:r>
        <w:r>
          <w:t>IGK</w:t>
        </w:r>
        <w:r w:rsidRPr="00AB33A3">
          <w:t>": "-",</w:t>
        </w:r>
      </w:ins>
    </w:p>
    <w:p w14:paraId="4AF2BC00" w14:textId="77777777" w:rsidR="0060136B" w:rsidRDefault="0060136B" w:rsidP="0060136B">
      <w:pPr>
        <w:pStyle w:val="GOSTScript"/>
        <w:rPr>
          <w:ins w:id="5550" w:author="Опаева Лидия Арашаевна" w:date="2025-10-15T09:42:00Z"/>
        </w:rPr>
      </w:pPr>
      <w:ins w:id="5551" w:author="Опаева Лидия Арашаевна" w:date="2025-10-15T09:42:00Z">
        <w:r w:rsidRPr="00AB33A3">
          <w:tab/>
        </w:r>
        <w:r w:rsidRPr="00AB33A3">
          <w:tab/>
        </w:r>
        <w:r w:rsidRPr="00AB33A3">
          <w:tab/>
          <w:t>"</w:t>
        </w:r>
        <w:r>
          <w:t>C</w:t>
        </w:r>
        <w:r w:rsidRPr="00AB33A3">
          <w:t>T_</w:t>
        </w:r>
        <w:r>
          <w:t>KOO</w:t>
        </w:r>
        <w:r w:rsidRPr="00AB33A3">
          <w:t>": "-",</w:t>
        </w:r>
      </w:ins>
    </w:p>
    <w:p w14:paraId="5D231B33" w14:textId="77777777" w:rsidR="0060136B" w:rsidRDefault="0060136B" w:rsidP="0060136B">
      <w:pPr>
        <w:pStyle w:val="GOSTScript"/>
        <w:rPr>
          <w:ins w:id="5552" w:author="Опаева Лидия Арашаевна" w:date="2025-10-15T09:42:00Z"/>
        </w:rPr>
      </w:pPr>
      <w:ins w:id="5553" w:author="Опаева Лидия Арашаевна" w:date="2025-10-15T09:42:00Z">
        <w:r w:rsidRPr="00AB33A3">
          <w:tab/>
        </w:r>
        <w:r w:rsidRPr="00AB33A3">
          <w:tab/>
        </w:r>
        <w:r w:rsidRPr="00AB33A3">
          <w:tab/>
          <w:t>"</w:t>
        </w:r>
        <w:r>
          <w:t>C</w:t>
        </w:r>
        <w:r w:rsidRPr="00AB33A3">
          <w:t>T_</w:t>
        </w:r>
        <w:r w:rsidRPr="00BB7E48">
          <w:t>TARGETFUNDSCODE</w:t>
        </w:r>
        <w:r w:rsidRPr="00AB33A3">
          <w:t>": "-",</w:t>
        </w:r>
      </w:ins>
    </w:p>
    <w:p w14:paraId="26D74D25" w14:textId="77777777" w:rsidR="0060136B" w:rsidRDefault="0060136B" w:rsidP="0060136B">
      <w:pPr>
        <w:pStyle w:val="GOSTScript"/>
        <w:rPr>
          <w:ins w:id="5554" w:author="Опаева Лидия Арашаевна" w:date="2025-10-15T09:42:00Z"/>
        </w:rPr>
      </w:pPr>
      <w:ins w:id="5555" w:author="Опаева Лидия Арашаевна" w:date="2025-10-15T09:42:00Z">
        <w:r w:rsidRPr="00AB33A3">
          <w:tab/>
        </w:r>
        <w:r w:rsidRPr="00AB33A3">
          <w:tab/>
        </w:r>
        <w:r w:rsidRPr="00AB33A3">
          <w:tab/>
          <w:t>"</w:t>
        </w:r>
        <w:r>
          <w:t>C</w:t>
        </w:r>
        <w:r w:rsidRPr="00AB33A3">
          <w:t>T_BA": "-",</w:t>
        </w:r>
      </w:ins>
    </w:p>
    <w:p w14:paraId="2CB74136" w14:textId="77777777" w:rsidR="0060136B" w:rsidRDefault="0060136B" w:rsidP="0060136B">
      <w:pPr>
        <w:pStyle w:val="GOSTScript"/>
        <w:rPr>
          <w:ins w:id="5556" w:author="Опаева Лидия Арашаевна" w:date="2025-10-15T09:42:00Z"/>
        </w:rPr>
      </w:pPr>
      <w:ins w:id="5557" w:author="Опаева Лидия Арашаевна" w:date="2025-10-15T09:42:00Z">
        <w:r w:rsidRPr="00AB33A3">
          <w:tab/>
        </w:r>
        <w:r w:rsidRPr="00AB33A3">
          <w:tab/>
        </w:r>
        <w:r w:rsidRPr="00AB33A3">
          <w:tab/>
          <w:t>"</w:t>
        </w:r>
        <w:r>
          <w:t>C</w:t>
        </w:r>
        <w:r w:rsidRPr="00AB33A3">
          <w:t>T_CA": "-",</w:t>
        </w:r>
      </w:ins>
    </w:p>
    <w:p w14:paraId="0D4D7403" w14:textId="77777777" w:rsidR="0060136B" w:rsidRDefault="0060136B" w:rsidP="0060136B">
      <w:pPr>
        <w:pStyle w:val="GOSTScript"/>
        <w:rPr>
          <w:ins w:id="5558" w:author="Опаева Лидия Арашаевна" w:date="2025-10-15T09:42:00Z"/>
        </w:rPr>
      </w:pPr>
      <w:ins w:id="5559" w:author="Опаева Лидия Арашаевна" w:date="2025-10-15T09:42:00Z">
        <w:r w:rsidRPr="00AB33A3">
          <w:tab/>
        </w:r>
        <w:r w:rsidRPr="00AB33A3">
          <w:tab/>
        </w:r>
        <w:r w:rsidRPr="00AB33A3">
          <w:tab/>
          <w:t>"</w:t>
        </w:r>
        <w:r>
          <w:t>C</w:t>
        </w:r>
        <w:r w:rsidRPr="00AB33A3">
          <w:t>T_</w:t>
        </w:r>
        <w:r>
          <w:t>PLS</w:t>
        </w:r>
        <w:r w:rsidRPr="00AB33A3">
          <w:t>": "-",</w:t>
        </w:r>
      </w:ins>
    </w:p>
    <w:p w14:paraId="6F683DD3" w14:textId="03CFCCAC" w:rsidR="0060136B" w:rsidRPr="00130FE0" w:rsidRDefault="0060136B" w:rsidP="0060136B">
      <w:pPr>
        <w:pStyle w:val="GOSTScript"/>
        <w:rPr>
          <w:ins w:id="5560" w:author="Опаева Лидия Арашаевна" w:date="2025-10-15T09:42:00Z"/>
        </w:rPr>
      </w:pPr>
      <w:ins w:id="5561" w:author="Опаева Лидия Арашаевна" w:date="2025-10-15T09:42:00Z">
        <w:r w:rsidRPr="00130FE0">
          <w:tab/>
        </w:r>
        <w:r w:rsidRPr="00130FE0">
          <w:tab/>
        </w:r>
        <w:r w:rsidRPr="00130FE0">
          <w:tab/>
          <w:t>"</w:t>
        </w:r>
        <w:r>
          <w:t>C</w:t>
        </w:r>
        <w:r w:rsidRPr="00130FE0">
          <w:t>T_</w:t>
        </w:r>
        <w:r w:rsidRPr="002D6C15">
          <w:t>TOFK</w:t>
        </w:r>
        <w:r w:rsidRPr="00130FE0">
          <w:t>": "</w:t>
        </w:r>
      </w:ins>
      <w:ins w:id="5562" w:author="Опаева Лидия Арашаевна" w:date="2025-10-15T09:45:00Z">
        <w:r w:rsidRPr="00577191">
          <w:t>-</w:t>
        </w:r>
      </w:ins>
      <w:ins w:id="5563" w:author="Опаева Лидия Арашаевна" w:date="2025-10-15T09:42:00Z">
        <w:r w:rsidRPr="00130FE0">
          <w:t>",</w:t>
        </w:r>
      </w:ins>
    </w:p>
    <w:p w14:paraId="0D18C456" w14:textId="77777777" w:rsidR="0060136B" w:rsidRPr="00130FE0" w:rsidRDefault="0060136B" w:rsidP="0060136B">
      <w:pPr>
        <w:pStyle w:val="GOSTScript"/>
        <w:rPr>
          <w:ins w:id="5564" w:author="Опаева Лидия Арашаевна" w:date="2025-10-15T09:42:00Z"/>
        </w:rPr>
      </w:pPr>
      <w:ins w:id="5565" w:author="Опаева Лидия Арашаевна" w:date="2025-10-15T09:42:00Z">
        <w:r w:rsidRPr="00130FE0">
          <w:tab/>
        </w:r>
        <w:r w:rsidRPr="00130FE0">
          <w:tab/>
        </w:r>
        <w:r w:rsidRPr="00130FE0">
          <w:tab/>
          <w:t>"</w:t>
        </w:r>
        <w:r>
          <w:t>C</w:t>
        </w:r>
        <w:r w:rsidRPr="00130FE0">
          <w:t>T_</w:t>
        </w:r>
        <w:r w:rsidRPr="00AB33A3">
          <w:t>PACENTRE</w:t>
        </w:r>
        <w:r w:rsidRPr="00130FE0">
          <w:t>": "</w:t>
        </w:r>
        <w:r w:rsidRPr="00B93ECA">
          <w:t>-</w:t>
        </w:r>
        <w:r w:rsidRPr="00130FE0">
          <w:t>",</w:t>
        </w:r>
      </w:ins>
    </w:p>
    <w:p w14:paraId="0A30D450" w14:textId="77777777" w:rsidR="0060136B" w:rsidRDefault="0060136B" w:rsidP="0060136B">
      <w:pPr>
        <w:pStyle w:val="GOSTScript"/>
        <w:rPr>
          <w:ins w:id="5566" w:author="Опаева Лидия Арашаевна" w:date="2025-10-15T09:42:00Z"/>
        </w:rPr>
      </w:pPr>
      <w:ins w:id="5567" w:author="Опаева Лидия Арашаевна" w:date="2025-10-15T09:42:00Z">
        <w:r w:rsidRPr="00AB33A3">
          <w:tab/>
        </w:r>
        <w:r w:rsidRPr="00AB33A3">
          <w:tab/>
        </w:r>
        <w:r w:rsidRPr="00AB33A3">
          <w:tab/>
          <w:t>"</w:t>
        </w:r>
        <w:r>
          <w:t>C</w:t>
        </w:r>
        <w:r w:rsidRPr="00AB33A3">
          <w:t>T_TOFKC": "-",</w:t>
        </w:r>
      </w:ins>
    </w:p>
    <w:p w14:paraId="0E4DB5F7" w14:textId="77777777" w:rsidR="0060136B" w:rsidRDefault="0060136B" w:rsidP="0060136B">
      <w:pPr>
        <w:pStyle w:val="GOSTScript"/>
        <w:rPr>
          <w:ins w:id="5568" w:author="Сатлер Марина Викторовна" w:date="2025-11-19T11:47:00Z"/>
        </w:rPr>
      </w:pPr>
      <w:ins w:id="5569" w:author="Опаева Лидия Арашаевна" w:date="2025-10-15T09:42:00Z">
        <w:r w:rsidRPr="00AB33A3">
          <w:tab/>
        </w:r>
        <w:r w:rsidRPr="00AB33A3">
          <w:tab/>
        </w:r>
        <w:r w:rsidRPr="00AB33A3">
          <w:tab/>
          <w:t>"</w:t>
        </w:r>
        <w:r>
          <w:t>C</w:t>
        </w:r>
        <w:r w:rsidRPr="00AB33A3">
          <w:t>T_PERIOD": "-",</w:t>
        </w:r>
      </w:ins>
    </w:p>
    <w:p w14:paraId="09212A42" w14:textId="75E8FE21" w:rsidR="00621FE0" w:rsidRDefault="00621FE0" w:rsidP="0060136B">
      <w:pPr>
        <w:pStyle w:val="GOSTScript"/>
        <w:rPr>
          <w:ins w:id="5570" w:author="Опаева Лидия Арашаевна" w:date="2025-10-15T09:42:00Z"/>
        </w:rPr>
      </w:pPr>
      <w:ins w:id="5571" w:author="Сатлер Марина Викторовна" w:date="2025-11-19T11:47:00Z">
        <w:r w:rsidRPr="00621FE0">
          <w:tab/>
        </w:r>
        <w:r w:rsidRPr="00621FE0">
          <w:tab/>
        </w:r>
        <w:r w:rsidRPr="00621FE0">
          <w:tab/>
          <w:t>"CT_NVSDATE": "2025-12-30",</w:t>
        </w:r>
      </w:ins>
    </w:p>
    <w:p w14:paraId="564A8159" w14:textId="03121601" w:rsidR="0060136B" w:rsidRDefault="0060136B" w:rsidP="0060136B">
      <w:pPr>
        <w:pStyle w:val="GOSTScript"/>
        <w:rPr>
          <w:ins w:id="5572" w:author="Опаева Лидия Арашаевна" w:date="2025-10-15T09:42:00Z"/>
        </w:rPr>
      </w:pPr>
      <w:ins w:id="5573" w:author="Опаева Лидия Арашаевна" w:date="2025-10-15T09:42:00Z">
        <w:r w:rsidRPr="00AB33A3">
          <w:tab/>
        </w:r>
        <w:r w:rsidRPr="00AB33A3">
          <w:tab/>
        </w:r>
        <w:r w:rsidRPr="00AB33A3">
          <w:tab/>
          <w:t>"</w:t>
        </w:r>
        <w:r>
          <w:t>C</w:t>
        </w:r>
        <w:r w:rsidRPr="00AB33A3">
          <w:t>T_ACCOUNTCORR": "</w:t>
        </w:r>
      </w:ins>
      <w:ins w:id="5574" w:author="Опаева Лидия Арашаевна" w:date="2025-10-15T09:45:00Z">
        <w:r w:rsidRPr="00577191">
          <w:t>-</w:t>
        </w:r>
      </w:ins>
      <w:ins w:id="5575" w:author="Опаева Лидия Арашаевна" w:date="2025-10-15T09:42:00Z">
        <w:r w:rsidRPr="00AB33A3">
          <w:t>",</w:t>
        </w:r>
      </w:ins>
    </w:p>
    <w:p w14:paraId="03510B27" w14:textId="40EEC856" w:rsidR="0060136B" w:rsidRDefault="0060136B" w:rsidP="0060136B">
      <w:pPr>
        <w:pStyle w:val="GOSTScript"/>
        <w:rPr>
          <w:ins w:id="5576" w:author="Опаева Лидия Арашаевна" w:date="2025-10-15T09:42:00Z"/>
        </w:rPr>
      </w:pPr>
      <w:ins w:id="5577" w:author="Опаева Лидия Арашаевна" w:date="2025-10-15T09:42:00Z">
        <w:r w:rsidRPr="00AB33A3">
          <w:tab/>
        </w:r>
        <w:r w:rsidRPr="00AB33A3">
          <w:tab/>
        </w:r>
        <w:r w:rsidRPr="00AB33A3">
          <w:tab/>
          <w:t>"</w:t>
        </w:r>
        <w:r>
          <w:t>C</w:t>
        </w:r>
        <w:r w:rsidRPr="00AB33A3">
          <w:t>T_ACCOUNTTYPE": "</w:t>
        </w:r>
        <w:r>
          <w:t>-</w:t>
        </w:r>
        <w:r w:rsidRPr="00AB33A3">
          <w:t>",</w:t>
        </w:r>
      </w:ins>
    </w:p>
    <w:p w14:paraId="3A3E6514" w14:textId="77777777" w:rsidR="009F1FFF" w:rsidRDefault="0060136B" w:rsidP="0060136B">
      <w:pPr>
        <w:pStyle w:val="GOSTScript"/>
        <w:rPr>
          <w:ins w:id="5578" w:author="Сатлер Марина Викторовна" w:date="2025-11-19T11:48:00Z"/>
        </w:rPr>
      </w:pPr>
      <w:ins w:id="5579" w:author="Опаева Лидия Арашаевна" w:date="2025-10-15T09:42:00Z">
        <w:r w:rsidRPr="00AB33A3">
          <w:tab/>
        </w:r>
        <w:r w:rsidRPr="00AB33A3">
          <w:tab/>
        </w:r>
        <w:r w:rsidRPr="00AB33A3">
          <w:tab/>
          <w:t>"</w:t>
        </w:r>
        <w:r>
          <w:t>C</w:t>
        </w:r>
        <w:r w:rsidRPr="00AB33A3">
          <w:t>T_</w:t>
        </w:r>
        <w:r w:rsidRPr="00B93ECA">
          <w:t>PZO</w:t>
        </w:r>
        <w:r w:rsidRPr="00AB33A3">
          <w:t>": "</w:t>
        </w:r>
      </w:ins>
      <w:ins w:id="5580" w:author="Опаева Лидия Арашаевна" w:date="2025-10-15T09:44:00Z">
        <w:r w:rsidRPr="0060136B">
          <w:t>-</w:t>
        </w:r>
      </w:ins>
      <w:ins w:id="5581" w:author="Опаева Лидия Арашаевна" w:date="2025-10-15T09:42:00Z">
        <w:r w:rsidRPr="00AB33A3">
          <w:t>"</w:t>
        </w:r>
      </w:ins>
    </w:p>
    <w:p w14:paraId="57258626" w14:textId="06B87667" w:rsidR="0060136B" w:rsidRDefault="0060136B" w:rsidP="0060136B">
      <w:pPr>
        <w:pStyle w:val="GOSTScript"/>
        <w:rPr>
          <w:ins w:id="5582" w:author="Опаева Лидия Арашаевна" w:date="2025-10-15T09:42:00Z"/>
        </w:rPr>
      </w:pPr>
      <w:ins w:id="5583" w:author="Опаева Лидия Арашаевна" w:date="2025-10-15T09:42:00Z">
        <w:r w:rsidRPr="00C26239">
          <w:tab/>
        </w:r>
        <w:r w:rsidRPr="00C26239">
          <w:tab/>
        </w:r>
        <w:r w:rsidRPr="00C26239">
          <w:tab/>
        </w:r>
        <w:r w:rsidRPr="002018E3">
          <w:t>}</w:t>
        </w:r>
      </w:ins>
    </w:p>
    <w:p w14:paraId="55983560" w14:textId="77777777" w:rsidR="0060136B" w:rsidRPr="002018E3" w:rsidRDefault="0060136B" w:rsidP="0060136B">
      <w:pPr>
        <w:pStyle w:val="GOSTScript"/>
        <w:rPr>
          <w:ins w:id="5584" w:author="Опаева Лидия Арашаевна" w:date="2025-10-15T09:42:00Z"/>
        </w:rPr>
      </w:pPr>
      <w:ins w:id="5585" w:author="Опаева Лидия Арашаевна" w:date="2025-10-15T09:42:00Z">
        <w:r w:rsidRPr="00C26239">
          <w:tab/>
        </w:r>
        <w:r w:rsidRPr="00C26239">
          <w:tab/>
        </w:r>
        <w:r w:rsidRPr="002018E3">
          <w:t>]</w:t>
        </w:r>
      </w:ins>
    </w:p>
    <w:p w14:paraId="4B447EFD" w14:textId="77777777" w:rsidR="0060136B" w:rsidRPr="002018E3" w:rsidRDefault="0060136B" w:rsidP="0060136B">
      <w:pPr>
        <w:pStyle w:val="GOSTScript"/>
        <w:rPr>
          <w:ins w:id="5586" w:author="Опаева Лидия Арашаевна" w:date="2025-10-15T09:42:00Z"/>
        </w:rPr>
      </w:pPr>
      <w:ins w:id="5587" w:author="Опаева Лидия Арашаевна" w:date="2025-10-15T09:42:00Z">
        <w:r w:rsidRPr="002018E3">
          <w:tab/>
          <w:t>}</w:t>
        </w:r>
      </w:ins>
    </w:p>
    <w:p w14:paraId="1DC884F5" w14:textId="77777777" w:rsidR="0060136B" w:rsidRPr="00431832" w:rsidRDefault="0060136B" w:rsidP="0060136B">
      <w:pPr>
        <w:pStyle w:val="GOSTScript"/>
        <w:rPr>
          <w:ins w:id="5588" w:author="Опаева Лидия Арашаевна" w:date="2025-10-15T09:42:00Z"/>
          <w:lang w:eastAsia="ko-KR"/>
        </w:rPr>
      </w:pPr>
      <w:ins w:id="5589" w:author="Опаева Лидия Арашаевна" w:date="2025-10-15T09:42:00Z">
        <w:r w:rsidRPr="002018E3">
          <w:t>}</w:t>
        </w:r>
      </w:ins>
    </w:p>
    <w:p w14:paraId="58B9D047" w14:textId="7D29F122" w:rsidR="00DC3289" w:rsidRPr="00DC3289" w:rsidRDefault="00DC3289" w:rsidP="00DC3289">
      <w:pPr>
        <w:pStyle w:val="41"/>
        <w:rPr>
          <w:highlight w:val="cyan"/>
        </w:rPr>
      </w:pPr>
      <w:bookmarkStart w:id="5590" w:name="_Ref213769523"/>
      <w:bookmarkStart w:id="5591" w:name="_Toc226564496"/>
      <w:r w:rsidRPr="00DC3289">
        <w:rPr>
          <w:highlight w:val="cyan"/>
        </w:rPr>
        <w:t>«</w:t>
      </w:r>
      <w:r>
        <w:rPr>
          <w:highlight w:val="cyan"/>
        </w:rPr>
        <w:t>Поручение о перечислении на счет</w:t>
      </w:r>
      <w:r w:rsidRPr="00DC3289">
        <w:rPr>
          <w:highlight w:val="cyan"/>
        </w:rPr>
        <w:t>»</w:t>
      </w:r>
      <w:r>
        <w:rPr>
          <w:highlight w:val="cyan"/>
        </w:rPr>
        <w:t xml:space="preserve"> </w:t>
      </w:r>
      <w:r w:rsidRPr="00DC3289">
        <w:rPr>
          <w:highlight w:val="cyan"/>
        </w:rPr>
        <w:t>PUDS_PPS_NPS</w:t>
      </w:r>
      <w:bookmarkEnd w:id="5590"/>
      <w:bookmarkEnd w:id="5591"/>
    </w:p>
    <w:p w14:paraId="6B782036" w14:textId="102342CD" w:rsidR="00DC3289" w:rsidRPr="00DC3289" w:rsidRDefault="00DC3289" w:rsidP="00DC3289">
      <w:pPr>
        <w:pStyle w:val="51"/>
        <w:rPr>
          <w:highlight w:val="cyan"/>
        </w:rPr>
      </w:pPr>
      <w:bookmarkStart w:id="5592" w:name="_Toc226564497"/>
      <w:r w:rsidRPr="00DC3289">
        <w:rPr>
          <w:highlight w:val="cyan"/>
        </w:rPr>
        <w:t>Перечень параметров тела запроса (Document) по документу «</w:t>
      </w:r>
      <w:r w:rsidR="00752289">
        <w:rPr>
          <w:highlight w:val="cyan"/>
        </w:rPr>
        <w:t>Поручение о перечислении на счет</w:t>
      </w:r>
      <w:r w:rsidRPr="00DC3289">
        <w:rPr>
          <w:highlight w:val="cyan"/>
        </w:rPr>
        <w:t xml:space="preserve">» </w:t>
      </w:r>
      <w:commentRangeStart w:id="5593"/>
      <w:commentRangeStart w:id="5594"/>
      <w:r w:rsidR="00752289" w:rsidRPr="00752289">
        <w:rPr>
          <w:highlight w:val="cyan"/>
        </w:rPr>
        <w:t>PUDS_PPS_NPS</w:t>
      </w:r>
      <w:commentRangeEnd w:id="5593"/>
      <w:r w:rsidR="00901447">
        <w:rPr>
          <w:rStyle w:val="afff4"/>
          <w:b w:val="0"/>
          <w:bCs w:val="0"/>
          <w:lang w:eastAsia="ru-RU"/>
        </w:rPr>
        <w:commentReference w:id="5593"/>
      </w:r>
      <w:commentRangeEnd w:id="5594"/>
      <w:r w:rsidR="00DF6E3E">
        <w:rPr>
          <w:rStyle w:val="afff4"/>
          <w:b w:val="0"/>
          <w:bCs w:val="0"/>
          <w:lang w:eastAsia="ru-RU"/>
        </w:rPr>
        <w:commentReference w:id="5594"/>
      </w:r>
      <w:bookmarkEnd w:id="5592"/>
    </w:p>
    <w:p w14:paraId="58AB44F3" w14:textId="36350F31" w:rsidR="00DC3289" w:rsidRPr="00752289" w:rsidRDefault="00DC3289" w:rsidP="00B73700">
      <w:pPr>
        <w:pStyle w:val="GOSTNameTable"/>
      </w:pPr>
      <w:r w:rsidRPr="00752289">
        <w:rPr>
          <w:highlight w:val="cyan"/>
        </w:rPr>
        <w:fldChar w:fldCharType="begin"/>
      </w:r>
      <w:r w:rsidRPr="00752289">
        <w:rPr>
          <w:highlight w:val="cyan"/>
        </w:rPr>
        <w:instrText xml:space="preserve"> SEQ Таблица \* ARABIC </w:instrText>
      </w:r>
      <w:r w:rsidRPr="00752289">
        <w:rPr>
          <w:highlight w:val="cyan"/>
        </w:rPr>
        <w:fldChar w:fldCharType="separate"/>
      </w:r>
      <w:bookmarkStart w:id="5595" w:name="_Toc226564530"/>
      <w:r w:rsidR="00CE7795">
        <w:rPr>
          <w:highlight w:val="cyan"/>
        </w:rPr>
        <w:t>18</w:t>
      </w:r>
      <w:r w:rsidRPr="00752289">
        <w:rPr>
          <w:highlight w:val="cyan"/>
        </w:rPr>
        <w:fldChar w:fldCharType="end"/>
      </w:r>
      <w:r w:rsidRPr="00752289">
        <w:rPr>
          <w:highlight w:val="cyan"/>
        </w:rPr>
        <w:t xml:space="preserve"> - Параметры тела (Document) запроса на подбор / сторнирование / переформирование записей учета по док</w:t>
      </w:r>
      <w:r w:rsidR="00752289">
        <w:rPr>
          <w:highlight w:val="cyan"/>
        </w:rPr>
        <w:t xml:space="preserve">ументу </w:t>
      </w:r>
      <w:r w:rsidR="00752289" w:rsidRPr="00DC3289">
        <w:rPr>
          <w:highlight w:val="cyan"/>
        </w:rPr>
        <w:t>«</w:t>
      </w:r>
      <w:r w:rsidR="00752289">
        <w:rPr>
          <w:highlight w:val="cyan"/>
        </w:rPr>
        <w:t>Поручение о перечислении на счет</w:t>
      </w:r>
      <w:r w:rsidR="00752289" w:rsidRPr="00DC3289">
        <w:rPr>
          <w:highlight w:val="cyan"/>
        </w:rPr>
        <w:t xml:space="preserve">» </w:t>
      </w:r>
      <w:r w:rsidR="00752289" w:rsidRPr="00752289">
        <w:rPr>
          <w:szCs w:val="24"/>
          <w:highlight w:val="cyan"/>
        </w:rPr>
        <w:t>PUDS_PPS_NPS</w:t>
      </w:r>
      <w:bookmarkEnd w:id="5595"/>
    </w:p>
    <w:tbl>
      <w:tblPr>
        <w:tblStyle w:val="GOSTTable"/>
        <w:tblW w:w="5000" w:type="pct"/>
        <w:tblLayout w:type="fixed"/>
        <w:tblLook w:val="07E0" w:firstRow="1" w:lastRow="1" w:firstColumn="1" w:lastColumn="1" w:noHBand="1" w:noVBand="1"/>
      </w:tblPr>
      <w:tblGrid>
        <w:gridCol w:w="3453"/>
        <w:gridCol w:w="2354"/>
        <w:gridCol w:w="1569"/>
        <w:gridCol w:w="942"/>
        <w:gridCol w:w="989"/>
        <w:gridCol w:w="6387"/>
      </w:tblGrid>
      <w:tr w:rsidR="00752289" w:rsidRPr="00B9499D" w14:paraId="7C1C43CD" w14:textId="77777777" w:rsidTr="00B73700">
        <w:trPr>
          <w:cnfStyle w:val="100000000000" w:firstRow="1" w:lastRow="0" w:firstColumn="0" w:lastColumn="0" w:oddVBand="0" w:evenVBand="0" w:oddHBand="0" w:evenHBand="0" w:firstRowFirstColumn="0" w:firstRowLastColumn="0" w:lastRowFirstColumn="0" w:lastRowLastColumn="0"/>
        </w:trPr>
        <w:tc>
          <w:tcPr>
            <w:tcW w:w="1100" w:type="pct"/>
          </w:tcPr>
          <w:p w14:paraId="341C2597" w14:textId="77777777" w:rsidR="00752289" w:rsidRPr="00675F58" w:rsidRDefault="00752289" w:rsidP="00B73700">
            <w:pPr>
              <w:pStyle w:val="GOSTTableHead"/>
            </w:pPr>
            <w:r w:rsidRPr="00B412B2">
              <w:t>Наименование параметра</w:t>
            </w:r>
          </w:p>
        </w:tc>
        <w:tc>
          <w:tcPr>
            <w:tcW w:w="750" w:type="pct"/>
          </w:tcPr>
          <w:p w14:paraId="36DAEAF2" w14:textId="77777777" w:rsidR="00752289" w:rsidRPr="00675F58" w:rsidRDefault="00752289" w:rsidP="00B73700">
            <w:pPr>
              <w:pStyle w:val="GOSTTableHead"/>
            </w:pPr>
            <w:r w:rsidRPr="00B412B2">
              <w:t>Название тэга</w:t>
            </w:r>
          </w:p>
        </w:tc>
        <w:tc>
          <w:tcPr>
            <w:tcW w:w="500" w:type="pct"/>
          </w:tcPr>
          <w:p w14:paraId="07741EA2" w14:textId="77777777" w:rsidR="00752289" w:rsidRPr="00675F58" w:rsidRDefault="00752289" w:rsidP="00B73700">
            <w:pPr>
              <w:pStyle w:val="GOSTTableHead"/>
            </w:pPr>
            <w:r w:rsidRPr="00B412B2">
              <w:t>Тип данных</w:t>
            </w:r>
          </w:p>
        </w:tc>
        <w:tc>
          <w:tcPr>
            <w:tcW w:w="300" w:type="pct"/>
          </w:tcPr>
          <w:p w14:paraId="0CC7E2BA" w14:textId="77777777" w:rsidR="00752289" w:rsidRPr="00675F58" w:rsidRDefault="00752289" w:rsidP="00B73700">
            <w:pPr>
              <w:pStyle w:val="GOSTTableHead"/>
            </w:pPr>
            <w:r w:rsidRPr="00B412B2">
              <w:t>Обязательность</w:t>
            </w:r>
          </w:p>
        </w:tc>
        <w:tc>
          <w:tcPr>
            <w:tcW w:w="315" w:type="pct"/>
          </w:tcPr>
          <w:p w14:paraId="6B51C40C" w14:textId="77777777" w:rsidR="00752289" w:rsidRPr="00675F58" w:rsidRDefault="00752289" w:rsidP="00B73700">
            <w:pPr>
              <w:pStyle w:val="GOSTTableHead"/>
            </w:pPr>
            <w:r w:rsidRPr="00B412B2">
              <w:t>Размерность</w:t>
            </w:r>
          </w:p>
        </w:tc>
        <w:tc>
          <w:tcPr>
            <w:tcW w:w="2035" w:type="pct"/>
          </w:tcPr>
          <w:p w14:paraId="3ADAEF54" w14:textId="77777777" w:rsidR="00752289" w:rsidRPr="00675F58" w:rsidRDefault="00752289" w:rsidP="00B73700">
            <w:pPr>
              <w:pStyle w:val="GOSTTableHead"/>
            </w:pPr>
            <w:r w:rsidRPr="00B412B2">
              <w:t>Описание</w:t>
            </w:r>
          </w:p>
        </w:tc>
      </w:tr>
      <w:tr w:rsidR="006B7E22" w:rsidRPr="00D824C1" w14:paraId="43E8D669" w14:textId="77777777" w:rsidTr="00D824C1">
        <w:tc>
          <w:tcPr>
            <w:tcW w:w="1100" w:type="pct"/>
          </w:tcPr>
          <w:p w14:paraId="63620AF4" w14:textId="77777777" w:rsidR="006B7E22" w:rsidRPr="00D824C1" w:rsidRDefault="006B7E22" w:rsidP="006B7E22">
            <w:pPr>
              <w:pStyle w:val="GOSTTablenorm"/>
              <w:rPr>
                <w:szCs w:val="22"/>
              </w:rPr>
            </w:pPr>
            <w:r w:rsidRPr="00D824C1">
              <w:rPr>
                <w:szCs w:val="22"/>
              </w:rPr>
              <w:t>Номер документа</w:t>
            </w:r>
          </w:p>
        </w:tc>
        <w:tc>
          <w:tcPr>
            <w:tcW w:w="750" w:type="pct"/>
          </w:tcPr>
          <w:p w14:paraId="434B19AB" w14:textId="48CD35E4" w:rsidR="006B7E22" w:rsidRPr="00D824C1" w:rsidRDefault="006B7E22" w:rsidP="006B7E22">
            <w:pPr>
              <w:pStyle w:val="GOSTTablenorm"/>
              <w:rPr>
                <w:szCs w:val="22"/>
              </w:rPr>
            </w:pPr>
            <w:ins w:id="5596" w:author="Сказецкая Наталья Камилевна" w:date="2025-11-10T16:46:00Z">
              <w:r w:rsidRPr="00675F58">
                <w:t>BasicRequisites_DocNum</w:t>
              </w:r>
            </w:ins>
            <w:del w:id="5597" w:author="Сказецкая Наталья Камилевна" w:date="2025-11-10T16:46:00Z">
              <w:r w:rsidRPr="00D824C1" w:rsidDel="00A04305">
                <w:rPr>
                  <w:szCs w:val="22"/>
                </w:rPr>
                <w:delText>ZR_RqstNm</w:delText>
              </w:r>
            </w:del>
          </w:p>
        </w:tc>
        <w:tc>
          <w:tcPr>
            <w:tcW w:w="500" w:type="pct"/>
          </w:tcPr>
          <w:p w14:paraId="33248598" w14:textId="77777777" w:rsidR="006B7E22" w:rsidRPr="00D824C1" w:rsidRDefault="006B7E22" w:rsidP="006B7E22">
            <w:pPr>
              <w:pStyle w:val="GOSTTablenorm"/>
              <w:rPr>
                <w:szCs w:val="22"/>
              </w:rPr>
            </w:pPr>
            <w:r w:rsidRPr="00D824C1">
              <w:rPr>
                <w:szCs w:val="22"/>
              </w:rPr>
              <w:t>Строка</w:t>
            </w:r>
          </w:p>
        </w:tc>
        <w:tc>
          <w:tcPr>
            <w:tcW w:w="300" w:type="pct"/>
          </w:tcPr>
          <w:p w14:paraId="1B25F535" w14:textId="77777777" w:rsidR="006B7E22" w:rsidRPr="00D824C1" w:rsidRDefault="006B7E22" w:rsidP="006B7E22">
            <w:pPr>
              <w:pStyle w:val="GOSTTablenorm"/>
              <w:rPr>
                <w:szCs w:val="22"/>
              </w:rPr>
            </w:pPr>
            <w:r w:rsidRPr="00D824C1">
              <w:rPr>
                <w:szCs w:val="22"/>
              </w:rPr>
              <w:t>Да</w:t>
            </w:r>
          </w:p>
        </w:tc>
        <w:tc>
          <w:tcPr>
            <w:tcW w:w="315" w:type="pct"/>
          </w:tcPr>
          <w:p w14:paraId="1A3CB5B1" w14:textId="77777777" w:rsidR="006B7E22" w:rsidRPr="00D824C1" w:rsidRDefault="006B7E22" w:rsidP="006B7E22">
            <w:pPr>
              <w:pStyle w:val="GOSTTablenorm"/>
              <w:rPr>
                <w:szCs w:val="22"/>
              </w:rPr>
            </w:pPr>
            <w:r w:rsidRPr="00D824C1">
              <w:rPr>
                <w:szCs w:val="22"/>
              </w:rPr>
              <w:t>&lt;=</w:t>
            </w:r>
            <w:r w:rsidRPr="00D824C1">
              <w:rPr>
                <w:szCs w:val="22"/>
                <w:lang w:val="en-US"/>
              </w:rPr>
              <w:t>1</w:t>
            </w:r>
            <w:r w:rsidRPr="00D824C1">
              <w:rPr>
                <w:szCs w:val="22"/>
              </w:rPr>
              <w:t>5</w:t>
            </w:r>
          </w:p>
        </w:tc>
        <w:tc>
          <w:tcPr>
            <w:tcW w:w="2035" w:type="pct"/>
          </w:tcPr>
          <w:p w14:paraId="26130D10" w14:textId="77777777" w:rsidR="006B7E22" w:rsidRPr="00D824C1" w:rsidRDefault="006B7E22" w:rsidP="006B7E22">
            <w:pPr>
              <w:pStyle w:val="GOSTTablenorm"/>
              <w:rPr>
                <w:szCs w:val="22"/>
              </w:rPr>
            </w:pPr>
            <w:r w:rsidRPr="00D824C1">
              <w:rPr>
                <w:szCs w:val="22"/>
              </w:rPr>
              <w:t>Указывается номер документа</w:t>
            </w:r>
          </w:p>
        </w:tc>
      </w:tr>
      <w:tr w:rsidR="006B7E22" w:rsidRPr="00D824C1" w14:paraId="644C6A3F" w14:textId="77777777" w:rsidTr="00D824C1">
        <w:tc>
          <w:tcPr>
            <w:tcW w:w="1100" w:type="pct"/>
          </w:tcPr>
          <w:p w14:paraId="56764B71" w14:textId="77777777" w:rsidR="006B7E22" w:rsidRPr="00D824C1" w:rsidRDefault="006B7E22" w:rsidP="006B7E22">
            <w:pPr>
              <w:pStyle w:val="GOSTTablenorm"/>
              <w:rPr>
                <w:szCs w:val="22"/>
              </w:rPr>
            </w:pPr>
            <w:r w:rsidRPr="00D824C1">
              <w:rPr>
                <w:szCs w:val="22"/>
              </w:rPr>
              <w:t>Дата документа</w:t>
            </w:r>
          </w:p>
        </w:tc>
        <w:tc>
          <w:tcPr>
            <w:tcW w:w="750" w:type="pct"/>
          </w:tcPr>
          <w:p w14:paraId="13390AF7" w14:textId="2AADBBD0" w:rsidR="006B7E22" w:rsidRPr="00D824C1" w:rsidRDefault="006B7E22" w:rsidP="006B7E22">
            <w:pPr>
              <w:pStyle w:val="GOSTTablenorm"/>
              <w:rPr>
                <w:szCs w:val="22"/>
              </w:rPr>
            </w:pPr>
            <w:ins w:id="5598" w:author="Сказецкая Наталья Камилевна" w:date="2025-11-10T16:46:00Z">
              <w:r w:rsidRPr="00675F58">
                <w:t>BasicRequisites_DocDate</w:t>
              </w:r>
            </w:ins>
            <w:del w:id="5599" w:author="Сказецкая Наталья Камилевна" w:date="2025-11-10T16:46:00Z">
              <w:r w:rsidRPr="00D824C1" w:rsidDel="00A04305">
                <w:rPr>
                  <w:szCs w:val="22"/>
                </w:rPr>
                <w:delText>ZR_MSC_Infrmtn_CrtnDt</w:delText>
              </w:r>
            </w:del>
          </w:p>
        </w:tc>
        <w:tc>
          <w:tcPr>
            <w:tcW w:w="500" w:type="pct"/>
          </w:tcPr>
          <w:p w14:paraId="0E666233" w14:textId="77777777" w:rsidR="006B7E22" w:rsidRPr="00D824C1" w:rsidRDefault="006B7E22" w:rsidP="006B7E22">
            <w:pPr>
              <w:pStyle w:val="GOSTTablenorm"/>
              <w:rPr>
                <w:szCs w:val="22"/>
              </w:rPr>
            </w:pPr>
            <w:r w:rsidRPr="00D824C1">
              <w:rPr>
                <w:szCs w:val="22"/>
              </w:rPr>
              <w:t>Дата</w:t>
            </w:r>
          </w:p>
        </w:tc>
        <w:tc>
          <w:tcPr>
            <w:tcW w:w="300" w:type="pct"/>
          </w:tcPr>
          <w:p w14:paraId="08D20869" w14:textId="77777777" w:rsidR="006B7E22" w:rsidRPr="00D824C1" w:rsidRDefault="006B7E22" w:rsidP="006B7E22">
            <w:pPr>
              <w:pStyle w:val="GOSTTablenorm"/>
              <w:rPr>
                <w:szCs w:val="22"/>
              </w:rPr>
            </w:pPr>
            <w:r w:rsidRPr="00D824C1">
              <w:rPr>
                <w:szCs w:val="22"/>
              </w:rPr>
              <w:t>Да</w:t>
            </w:r>
          </w:p>
        </w:tc>
        <w:tc>
          <w:tcPr>
            <w:tcW w:w="315" w:type="pct"/>
          </w:tcPr>
          <w:p w14:paraId="7C995B5D" w14:textId="77777777" w:rsidR="006B7E22" w:rsidRPr="00D824C1" w:rsidRDefault="006B7E22" w:rsidP="006B7E22">
            <w:pPr>
              <w:pStyle w:val="GOSTTablenorm"/>
              <w:rPr>
                <w:szCs w:val="22"/>
              </w:rPr>
            </w:pPr>
          </w:p>
        </w:tc>
        <w:tc>
          <w:tcPr>
            <w:tcW w:w="2035" w:type="pct"/>
          </w:tcPr>
          <w:p w14:paraId="2252F9F8" w14:textId="77777777" w:rsidR="006B7E22" w:rsidRPr="00D824C1" w:rsidRDefault="006B7E22" w:rsidP="006B7E22">
            <w:pPr>
              <w:pStyle w:val="GOSTTablenorm"/>
              <w:rPr>
                <w:szCs w:val="22"/>
              </w:rPr>
            </w:pPr>
            <w:r w:rsidRPr="00D824C1">
              <w:rPr>
                <w:szCs w:val="22"/>
              </w:rPr>
              <w:t>Указывается дата документа в формате YYYY-MM-DD</w:t>
            </w:r>
          </w:p>
        </w:tc>
      </w:tr>
      <w:tr w:rsidR="00A70049" w:rsidRPr="00D824C1" w14:paraId="46C43107" w14:textId="77777777" w:rsidTr="00D824C1">
        <w:tc>
          <w:tcPr>
            <w:tcW w:w="1100" w:type="pct"/>
          </w:tcPr>
          <w:p w14:paraId="3119C006" w14:textId="086A87D8" w:rsidR="00A70049" w:rsidRPr="00D824C1" w:rsidRDefault="00A70049" w:rsidP="00B73700">
            <w:pPr>
              <w:pStyle w:val="GOSTTablenorm"/>
              <w:rPr>
                <w:szCs w:val="22"/>
              </w:rPr>
            </w:pPr>
            <w:r w:rsidRPr="00D824C1">
              <w:rPr>
                <w:szCs w:val="22"/>
              </w:rPr>
              <w:t>Вид документа</w:t>
            </w:r>
          </w:p>
        </w:tc>
        <w:tc>
          <w:tcPr>
            <w:tcW w:w="750" w:type="pct"/>
          </w:tcPr>
          <w:p w14:paraId="43E886EA" w14:textId="03C93902" w:rsidR="00A70049" w:rsidRPr="00D824C1" w:rsidRDefault="00A70049" w:rsidP="00B73700">
            <w:pPr>
              <w:pStyle w:val="GOSTTablenorm"/>
              <w:rPr>
                <w:szCs w:val="22"/>
              </w:rPr>
            </w:pPr>
            <w:r w:rsidRPr="00D824C1">
              <w:rPr>
                <w:szCs w:val="22"/>
              </w:rPr>
              <w:t>BasicRequisites_POType</w:t>
            </w:r>
          </w:p>
        </w:tc>
        <w:tc>
          <w:tcPr>
            <w:tcW w:w="500" w:type="pct"/>
          </w:tcPr>
          <w:p w14:paraId="4A8C8597" w14:textId="64A46D7D" w:rsidR="00A70049" w:rsidRPr="00D824C1" w:rsidRDefault="00A70049" w:rsidP="00B73700">
            <w:pPr>
              <w:pStyle w:val="GOSTTablenorm"/>
              <w:rPr>
                <w:szCs w:val="22"/>
              </w:rPr>
            </w:pPr>
            <w:r w:rsidRPr="00D824C1">
              <w:rPr>
                <w:szCs w:val="22"/>
              </w:rPr>
              <w:t>Строка</w:t>
            </w:r>
          </w:p>
        </w:tc>
        <w:tc>
          <w:tcPr>
            <w:tcW w:w="300" w:type="pct"/>
          </w:tcPr>
          <w:p w14:paraId="0BEDCFBE" w14:textId="08D9E5DF" w:rsidR="00A70049" w:rsidRPr="00D824C1" w:rsidRDefault="00A70049" w:rsidP="00B73700">
            <w:pPr>
              <w:pStyle w:val="GOSTTablenorm"/>
              <w:rPr>
                <w:szCs w:val="22"/>
              </w:rPr>
            </w:pPr>
            <w:r w:rsidRPr="00D824C1">
              <w:rPr>
                <w:szCs w:val="22"/>
              </w:rPr>
              <w:t>Да</w:t>
            </w:r>
          </w:p>
        </w:tc>
        <w:tc>
          <w:tcPr>
            <w:tcW w:w="315" w:type="pct"/>
          </w:tcPr>
          <w:p w14:paraId="3D47765A" w14:textId="69A1B930" w:rsidR="00A70049" w:rsidRPr="00D824C1" w:rsidRDefault="00A70049" w:rsidP="00B73700">
            <w:pPr>
              <w:pStyle w:val="GOSTTablenorm"/>
              <w:rPr>
                <w:szCs w:val="22"/>
              </w:rPr>
            </w:pPr>
            <w:r w:rsidRPr="00D824C1">
              <w:rPr>
                <w:szCs w:val="22"/>
              </w:rPr>
              <w:t>=3</w:t>
            </w:r>
          </w:p>
        </w:tc>
        <w:tc>
          <w:tcPr>
            <w:tcW w:w="2035" w:type="pct"/>
          </w:tcPr>
          <w:p w14:paraId="3B720E96" w14:textId="77777777" w:rsidR="00A70049" w:rsidRPr="00D824C1" w:rsidRDefault="00A70049" w:rsidP="00A70049">
            <w:pPr>
              <w:pStyle w:val="GOSTTablenorm"/>
              <w:rPr>
                <w:szCs w:val="22"/>
              </w:rPr>
            </w:pPr>
            <w:r w:rsidRPr="00D824C1">
              <w:rPr>
                <w:szCs w:val="22"/>
              </w:rPr>
              <w:t>Указывается код вида документа.</w:t>
            </w:r>
          </w:p>
          <w:p w14:paraId="21A6579A" w14:textId="77777777" w:rsidR="00A70049" w:rsidRPr="00D824C1" w:rsidRDefault="00A70049" w:rsidP="00A70049">
            <w:pPr>
              <w:pStyle w:val="GOSTTablenorm"/>
              <w:rPr>
                <w:szCs w:val="22"/>
              </w:rPr>
            </w:pPr>
            <w:r w:rsidRPr="00D824C1">
              <w:rPr>
                <w:szCs w:val="22"/>
              </w:rPr>
              <w:t>Возможные значения:</w:t>
            </w:r>
          </w:p>
          <w:p w14:paraId="066A71E8" w14:textId="5CB456FD" w:rsidR="00A70049" w:rsidRPr="00D824C1" w:rsidRDefault="00A70049" w:rsidP="00A70049">
            <w:pPr>
              <w:pStyle w:val="GOSTTableListMark1"/>
              <w:rPr>
                <w:szCs w:val="22"/>
              </w:rPr>
            </w:pPr>
            <w:r w:rsidRPr="00D824C1">
              <w:rPr>
                <w:szCs w:val="22"/>
              </w:rPr>
              <w:t xml:space="preserve">«КДИ» </w:t>
            </w:r>
            <w:r w:rsidR="00611713" w:rsidRPr="00D824C1">
              <w:rPr>
                <w:szCs w:val="22"/>
              </w:rPr>
              <w:t>–</w:t>
            </w:r>
            <w:r w:rsidRPr="00D824C1">
              <w:rPr>
                <w:szCs w:val="22"/>
              </w:rPr>
              <w:t xml:space="preserve"> Поручение о перечислении на счет исходящее;</w:t>
            </w:r>
          </w:p>
          <w:p w14:paraId="79943BB9" w14:textId="1D73CAFC" w:rsidR="00A70049" w:rsidRPr="00D824C1" w:rsidRDefault="00A70049" w:rsidP="00A70049">
            <w:pPr>
              <w:pStyle w:val="GOSTTableListMark1"/>
              <w:rPr>
                <w:szCs w:val="22"/>
              </w:rPr>
            </w:pPr>
            <w:r w:rsidRPr="00D824C1">
              <w:rPr>
                <w:szCs w:val="22"/>
              </w:rPr>
              <w:t xml:space="preserve">«КДВ» </w:t>
            </w:r>
            <w:r w:rsidR="00611713" w:rsidRPr="00D824C1">
              <w:rPr>
                <w:szCs w:val="22"/>
              </w:rPr>
              <w:t>–</w:t>
            </w:r>
            <w:r w:rsidRPr="00D824C1">
              <w:rPr>
                <w:szCs w:val="22"/>
              </w:rPr>
              <w:t xml:space="preserve"> Поручение о перечислении на счет входящее</w:t>
            </w:r>
          </w:p>
        </w:tc>
      </w:tr>
      <w:tr w:rsidR="00752289" w:rsidRPr="00D824C1" w14:paraId="32787185" w14:textId="77777777" w:rsidTr="00D824C1">
        <w:trPr>
          <w:trHeight w:val="300"/>
        </w:trPr>
        <w:tc>
          <w:tcPr>
            <w:tcW w:w="1100" w:type="pct"/>
          </w:tcPr>
          <w:p w14:paraId="6294D3D8" w14:textId="77777777" w:rsidR="00752289" w:rsidRPr="00D824C1" w:rsidRDefault="00752289" w:rsidP="00B73700">
            <w:pPr>
              <w:pStyle w:val="GOSTTablenorm"/>
              <w:rPr>
                <w:szCs w:val="22"/>
              </w:rPr>
            </w:pPr>
            <w:r w:rsidRPr="00D824C1">
              <w:rPr>
                <w:szCs w:val="22"/>
              </w:rPr>
              <w:t>Код валюты по ОКВ</w:t>
            </w:r>
          </w:p>
        </w:tc>
        <w:tc>
          <w:tcPr>
            <w:tcW w:w="750" w:type="pct"/>
          </w:tcPr>
          <w:p w14:paraId="028FE0F6" w14:textId="77777777" w:rsidR="00752289" w:rsidRPr="00D824C1" w:rsidRDefault="00752289" w:rsidP="00B73700">
            <w:pPr>
              <w:pStyle w:val="GOSTTablenorm"/>
              <w:rPr>
                <w:szCs w:val="22"/>
              </w:rPr>
            </w:pPr>
            <w:r w:rsidRPr="00D824C1">
              <w:rPr>
                <w:szCs w:val="22"/>
              </w:rPr>
              <w:t>OKVCd</w:t>
            </w:r>
          </w:p>
        </w:tc>
        <w:tc>
          <w:tcPr>
            <w:tcW w:w="500" w:type="pct"/>
          </w:tcPr>
          <w:p w14:paraId="64B5E886" w14:textId="77777777" w:rsidR="00752289" w:rsidRPr="00D824C1" w:rsidRDefault="00752289" w:rsidP="00B73700">
            <w:pPr>
              <w:pStyle w:val="GOSTTablenorm"/>
              <w:rPr>
                <w:szCs w:val="22"/>
              </w:rPr>
            </w:pPr>
            <w:r w:rsidRPr="00D824C1">
              <w:rPr>
                <w:szCs w:val="22"/>
              </w:rPr>
              <w:t>Строка</w:t>
            </w:r>
          </w:p>
        </w:tc>
        <w:tc>
          <w:tcPr>
            <w:tcW w:w="300" w:type="pct"/>
          </w:tcPr>
          <w:p w14:paraId="31A64E80" w14:textId="77777777" w:rsidR="00752289" w:rsidRPr="00D824C1" w:rsidRDefault="00752289" w:rsidP="00B73700">
            <w:pPr>
              <w:pStyle w:val="GOSTTablenorm"/>
              <w:rPr>
                <w:szCs w:val="22"/>
              </w:rPr>
            </w:pPr>
            <w:r w:rsidRPr="00D824C1">
              <w:rPr>
                <w:szCs w:val="22"/>
              </w:rPr>
              <w:t>Да</w:t>
            </w:r>
          </w:p>
        </w:tc>
        <w:tc>
          <w:tcPr>
            <w:tcW w:w="315" w:type="pct"/>
          </w:tcPr>
          <w:p w14:paraId="541E4B9B" w14:textId="77777777" w:rsidR="00752289" w:rsidRPr="00D824C1" w:rsidRDefault="00752289" w:rsidP="00B73700">
            <w:pPr>
              <w:pStyle w:val="GOSTTablenorm"/>
              <w:rPr>
                <w:szCs w:val="22"/>
              </w:rPr>
            </w:pPr>
            <w:r w:rsidRPr="00D824C1">
              <w:rPr>
                <w:szCs w:val="22"/>
              </w:rPr>
              <w:t>=3</w:t>
            </w:r>
          </w:p>
        </w:tc>
        <w:tc>
          <w:tcPr>
            <w:tcW w:w="2035" w:type="pct"/>
          </w:tcPr>
          <w:p w14:paraId="2947619C" w14:textId="082FFFB5" w:rsidR="00752289" w:rsidRPr="00D824C1" w:rsidRDefault="00752289" w:rsidP="00752289">
            <w:pPr>
              <w:pStyle w:val="GOSTTablenorm"/>
              <w:rPr>
                <w:szCs w:val="22"/>
              </w:rPr>
            </w:pPr>
            <w:r w:rsidRPr="00D824C1">
              <w:rPr>
                <w:szCs w:val="22"/>
              </w:rPr>
              <w:t>Указывается цифровой код валюты по Общероссийскому классификатору валют</w:t>
            </w:r>
          </w:p>
        </w:tc>
      </w:tr>
      <w:tr w:rsidR="00752289" w:rsidRPr="00D824C1" w14:paraId="67EE6A91" w14:textId="77777777" w:rsidTr="00D824C1">
        <w:tc>
          <w:tcPr>
            <w:tcW w:w="1100" w:type="pct"/>
          </w:tcPr>
          <w:p w14:paraId="7FD969F7" w14:textId="77777777" w:rsidR="00752289" w:rsidRPr="00D824C1" w:rsidRDefault="00752289" w:rsidP="00B73700">
            <w:pPr>
              <w:pStyle w:val="GOSTTablenorm"/>
              <w:rPr>
                <w:szCs w:val="22"/>
              </w:rPr>
            </w:pPr>
            <w:r w:rsidRPr="00D824C1">
              <w:rPr>
                <w:szCs w:val="22"/>
              </w:rPr>
              <w:t>Уровень конфиденциальности</w:t>
            </w:r>
          </w:p>
        </w:tc>
        <w:tc>
          <w:tcPr>
            <w:tcW w:w="750" w:type="pct"/>
          </w:tcPr>
          <w:p w14:paraId="52C3275C" w14:textId="01E936C3" w:rsidR="00752289" w:rsidRPr="00D824C1" w:rsidRDefault="00752289" w:rsidP="00B73700">
            <w:pPr>
              <w:pStyle w:val="GOSTTablenorm"/>
              <w:rPr>
                <w:szCs w:val="22"/>
              </w:rPr>
            </w:pPr>
            <w:r w:rsidRPr="00D824C1">
              <w:rPr>
                <w:szCs w:val="22"/>
              </w:rPr>
              <w:t>StmInfrmtn_AccessLevelStereotype</w:t>
            </w:r>
          </w:p>
        </w:tc>
        <w:tc>
          <w:tcPr>
            <w:tcW w:w="500" w:type="pct"/>
          </w:tcPr>
          <w:p w14:paraId="23C9CD5D" w14:textId="77777777" w:rsidR="00752289" w:rsidRPr="00D824C1" w:rsidRDefault="00752289" w:rsidP="00B73700">
            <w:pPr>
              <w:pStyle w:val="GOSTTablenorm"/>
              <w:rPr>
                <w:szCs w:val="22"/>
              </w:rPr>
            </w:pPr>
            <w:r w:rsidRPr="00D824C1">
              <w:rPr>
                <w:szCs w:val="22"/>
              </w:rPr>
              <w:t>Число</w:t>
            </w:r>
          </w:p>
        </w:tc>
        <w:tc>
          <w:tcPr>
            <w:tcW w:w="300" w:type="pct"/>
          </w:tcPr>
          <w:p w14:paraId="0FD83391" w14:textId="77777777" w:rsidR="00752289" w:rsidRPr="00D824C1" w:rsidRDefault="00752289" w:rsidP="00B73700">
            <w:pPr>
              <w:pStyle w:val="GOSTTablenorm"/>
              <w:rPr>
                <w:szCs w:val="22"/>
              </w:rPr>
            </w:pPr>
            <w:r w:rsidRPr="00D824C1">
              <w:rPr>
                <w:szCs w:val="22"/>
              </w:rPr>
              <w:t>Да</w:t>
            </w:r>
          </w:p>
        </w:tc>
        <w:tc>
          <w:tcPr>
            <w:tcW w:w="315" w:type="pct"/>
          </w:tcPr>
          <w:p w14:paraId="743EFFCA" w14:textId="77777777" w:rsidR="00752289" w:rsidRPr="00D824C1" w:rsidRDefault="00752289" w:rsidP="00B73700">
            <w:pPr>
              <w:pStyle w:val="GOSTTablenorm"/>
              <w:rPr>
                <w:szCs w:val="22"/>
              </w:rPr>
            </w:pPr>
            <w:r w:rsidRPr="00D824C1">
              <w:rPr>
                <w:szCs w:val="22"/>
              </w:rPr>
              <w:t>=1</w:t>
            </w:r>
          </w:p>
        </w:tc>
        <w:tc>
          <w:tcPr>
            <w:tcW w:w="2035" w:type="pct"/>
          </w:tcPr>
          <w:p w14:paraId="2FE7D87A" w14:textId="77777777" w:rsidR="00752289" w:rsidRPr="00D824C1" w:rsidRDefault="00752289" w:rsidP="00B73700">
            <w:pPr>
              <w:pStyle w:val="GOSTTablenorm"/>
              <w:rPr>
                <w:szCs w:val="22"/>
              </w:rPr>
            </w:pPr>
            <w:r w:rsidRPr="00D824C1">
              <w:rPr>
                <w:szCs w:val="22"/>
              </w:rPr>
              <w:t>Указывается уровень конфиденциальности документа.</w:t>
            </w:r>
          </w:p>
          <w:p w14:paraId="6C688FF7" w14:textId="77777777" w:rsidR="00752289" w:rsidRPr="00D824C1" w:rsidRDefault="00752289" w:rsidP="00B73700">
            <w:pPr>
              <w:pStyle w:val="GOSTTablenorm"/>
              <w:rPr>
                <w:szCs w:val="22"/>
              </w:rPr>
            </w:pPr>
            <w:r w:rsidRPr="00D824C1">
              <w:rPr>
                <w:szCs w:val="22"/>
              </w:rPr>
              <w:t>Возможные значения:</w:t>
            </w:r>
          </w:p>
          <w:p w14:paraId="0267FA29" w14:textId="4CF02327" w:rsidR="00752289" w:rsidRPr="00D824C1" w:rsidRDefault="00752289" w:rsidP="00B73700">
            <w:pPr>
              <w:pStyle w:val="GOSTTableListMark1"/>
              <w:rPr>
                <w:szCs w:val="22"/>
              </w:rPr>
            </w:pPr>
            <w:r w:rsidRPr="00D824C1">
              <w:rPr>
                <w:szCs w:val="22"/>
              </w:rPr>
              <w:t xml:space="preserve">«0» </w:t>
            </w:r>
            <w:r w:rsidR="00611713" w:rsidRPr="00D824C1">
              <w:rPr>
                <w:szCs w:val="22"/>
              </w:rPr>
              <w:t>–</w:t>
            </w:r>
            <w:r w:rsidRPr="00D824C1">
              <w:rPr>
                <w:szCs w:val="22"/>
              </w:rPr>
              <w:t xml:space="preserve"> Несекретно;</w:t>
            </w:r>
          </w:p>
          <w:p w14:paraId="69F49B15" w14:textId="064487CD" w:rsidR="00752289" w:rsidRPr="00D824C1" w:rsidRDefault="00752289" w:rsidP="00B73700">
            <w:pPr>
              <w:pStyle w:val="GOSTTableListMark1"/>
              <w:rPr>
                <w:szCs w:val="22"/>
              </w:rPr>
            </w:pPr>
            <w:r w:rsidRPr="00D824C1">
              <w:rPr>
                <w:szCs w:val="22"/>
              </w:rPr>
              <w:t xml:space="preserve">«1» </w:t>
            </w:r>
            <w:r w:rsidR="00611713" w:rsidRPr="00D824C1">
              <w:rPr>
                <w:szCs w:val="22"/>
              </w:rPr>
              <w:t>–</w:t>
            </w:r>
            <w:r w:rsidRPr="00D824C1">
              <w:rPr>
                <w:szCs w:val="22"/>
              </w:rPr>
              <w:t xml:space="preserve"> Для служебного пользования</w:t>
            </w:r>
          </w:p>
        </w:tc>
      </w:tr>
      <w:tr w:rsidR="00752289" w:rsidRPr="00D824C1" w14:paraId="5AD2CCB9" w14:textId="77777777" w:rsidTr="00D824C1">
        <w:tc>
          <w:tcPr>
            <w:tcW w:w="1100" w:type="pct"/>
          </w:tcPr>
          <w:p w14:paraId="407B29C6" w14:textId="77777777" w:rsidR="00752289" w:rsidRPr="00D824C1" w:rsidRDefault="00752289" w:rsidP="00B73700">
            <w:pPr>
              <w:pStyle w:val="GOSTTablenorm"/>
              <w:rPr>
                <w:szCs w:val="22"/>
              </w:rPr>
            </w:pPr>
            <w:r w:rsidRPr="00D824C1">
              <w:rPr>
                <w:szCs w:val="22"/>
              </w:rPr>
              <w:t>Код бюджета</w:t>
            </w:r>
          </w:p>
        </w:tc>
        <w:tc>
          <w:tcPr>
            <w:tcW w:w="750" w:type="pct"/>
          </w:tcPr>
          <w:p w14:paraId="4FFE5663" w14:textId="77777777" w:rsidR="00752289" w:rsidRPr="00D824C1" w:rsidRDefault="00752289" w:rsidP="00B73700">
            <w:pPr>
              <w:pStyle w:val="GOSTTablenorm"/>
              <w:rPr>
                <w:szCs w:val="22"/>
              </w:rPr>
            </w:pPr>
            <w:r w:rsidRPr="00D824C1">
              <w:rPr>
                <w:szCs w:val="22"/>
              </w:rPr>
              <w:t>BudgetCode</w:t>
            </w:r>
          </w:p>
        </w:tc>
        <w:tc>
          <w:tcPr>
            <w:tcW w:w="500" w:type="pct"/>
          </w:tcPr>
          <w:p w14:paraId="6B44FC6A" w14:textId="77777777" w:rsidR="00752289" w:rsidRPr="00D824C1" w:rsidRDefault="00752289" w:rsidP="00B73700">
            <w:pPr>
              <w:ind w:firstLine="30"/>
              <w:rPr>
                <w:sz w:val="22"/>
                <w:szCs w:val="22"/>
              </w:rPr>
            </w:pPr>
            <w:r w:rsidRPr="00D824C1">
              <w:rPr>
                <w:sz w:val="22"/>
                <w:szCs w:val="22"/>
              </w:rPr>
              <w:t>Строка</w:t>
            </w:r>
          </w:p>
        </w:tc>
        <w:tc>
          <w:tcPr>
            <w:tcW w:w="300" w:type="pct"/>
          </w:tcPr>
          <w:p w14:paraId="5094504A" w14:textId="77777777" w:rsidR="00752289" w:rsidRPr="00D824C1" w:rsidRDefault="00752289" w:rsidP="00B73700">
            <w:pPr>
              <w:ind w:firstLine="30"/>
              <w:rPr>
                <w:sz w:val="22"/>
                <w:szCs w:val="22"/>
              </w:rPr>
            </w:pPr>
            <w:r w:rsidRPr="00D824C1">
              <w:rPr>
                <w:sz w:val="22"/>
                <w:szCs w:val="22"/>
              </w:rPr>
              <w:t>Да</w:t>
            </w:r>
          </w:p>
        </w:tc>
        <w:tc>
          <w:tcPr>
            <w:tcW w:w="315" w:type="pct"/>
          </w:tcPr>
          <w:p w14:paraId="64D9025E" w14:textId="77777777" w:rsidR="00752289" w:rsidRPr="00D824C1" w:rsidRDefault="00752289" w:rsidP="00B73700">
            <w:pPr>
              <w:keepNext/>
              <w:ind w:firstLine="30"/>
              <w:rPr>
                <w:sz w:val="22"/>
                <w:szCs w:val="22"/>
              </w:rPr>
            </w:pPr>
            <w:r w:rsidRPr="00D824C1">
              <w:rPr>
                <w:sz w:val="22"/>
                <w:szCs w:val="22"/>
              </w:rPr>
              <w:t>=8</w:t>
            </w:r>
          </w:p>
        </w:tc>
        <w:tc>
          <w:tcPr>
            <w:tcW w:w="2035" w:type="pct"/>
          </w:tcPr>
          <w:p w14:paraId="743CC808" w14:textId="77777777" w:rsidR="00752289" w:rsidRPr="00D824C1" w:rsidRDefault="00752289" w:rsidP="00B73700">
            <w:pPr>
              <w:keepNext/>
              <w:ind w:firstLine="30"/>
              <w:rPr>
                <w:sz w:val="22"/>
                <w:szCs w:val="22"/>
              </w:rPr>
            </w:pPr>
            <w:r w:rsidRPr="00D824C1">
              <w:rPr>
                <w:sz w:val="22"/>
                <w:szCs w:val="22"/>
              </w:rPr>
              <w:t>Указывается код бюджета в соответствии со справочником «Бюджеты»</w:t>
            </w:r>
          </w:p>
        </w:tc>
      </w:tr>
      <w:tr w:rsidR="003A67D0" w:rsidRPr="00D824C1" w14:paraId="0E4E1536" w14:textId="77777777" w:rsidTr="00D824C1">
        <w:trPr>
          <w:ins w:id="5600" w:author="Сказецкая Наталья Камилевна" w:date="2026-03-31T13:41:00Z"/>
        </w:trPr>
        <w:tc>
          <w:tcPr>
            <w:tcW w:w="1100" w:type="pct"/>
          </w:tcPr>
          <w:p w14:paraId="1FF0B299" w14:textId="6CC025E8" w:rsidR="003A67D0" w:rsidRPr="00D824C1" w:rsidRDefault="003A67D0" w:rsidP="003A67D0">
            <w:pPr>
              <w:pStyle w:val="GOSTTablenorm"/>
              <w:rPr>
                <w:ins w:id="5601" w:author="Сказецкая Наталья Камилевна" w:date="2026-03-31T13:41:00Z"/>
                <w:szCs w:val="22"/>
              </w:rPr>
            </w:pPr>
            <w:commentRangeStart w:id="5602"/>
            <w:ins w:id="5603" w:author="Сказецкая Наталья Камилевна" w:date="2026-03-31T13:41:00Z">
              <w:r>
                <w:rPr>
                  <w:szCs w:val="22"/>
                </w:rPr>
                <w:t>Тип бюджета</w:t>
              </w:r>
            </w:ins>
            <w:commentRangeEnd w:id="5602"/>
            <w:ins w:id="5604" w:author="Сказецкая Наталья Камилевна" w:date="2026-03-31T18:43:00Z">
              <w:r w:rsidR="00437FD3">
                <w:rPr>
                  <w:rStyle w:val="afff4"/>
                </w:rPr>
                <w:commentReference w:id="5602"/>
              </w:r>
            </w:ins>
          </w:p>
        </w:tc>
        <w:tc>
          <w:tcPr>
            <w:tcW w:w="750" w:type="pct"/>
          </w:tcPr>
          <w:p w14:paraId="70006C06" w14:textId="227B37A9" w:rsidR="003A67D0" w:rsidRPr="00D824C1" w:rsidRDefault="003A67D0" w:rsidP="003A67D0">
            <w:pPr>
              <w:pStyle w:val="GOSTTablenorm"/>
              <w:rPr>
                <w:ins w:id="5605" w:author="Сказецкая Наталья Камилевна" w:date="2026-03-31T13:41:00Z"/>
                <w:szCs w:val="22"/>
              </w:rPr>
            </w:pPr>
            <w:ins w:id="5606" w:author="Сказецкая Наталья Камилевна" w:date="2026-03-31T13:41:00Z">
              <w:r w:rsidRPr="005F503B">
                <w:rPr>
                  <w:szCs w:val="22"/>
                </w:rPr>
                <w:t>Budget</w:t>
              </w:r>
              <w:r>
                <w:rPr>
                  <w:szCs w:val="22"/>
                  <w:lang w:val="en-US"/>
                </w:rPr>
                <w:t>Type</w:t>
              </w:r>
            </w:ins>
          </w:p>
        </w:tc>
        <w:tc>
          <w:tcPr>
            <w:tcW w:w="500" w:type="pct"/>
          </w:tcPr>
          <w:p w14:paraId="5B3D1737" w14:textId="6C1303F7" w:rsidR="003A67D0" w:rsidRPr="00D824C1" w:rsidRDefault="003A67D0" w:rsidP="003A67D0">
            <w:pPr>
              <w:ind w:firstLine="30"/>
              <w:rPr>
                <w:ins w:id="5607" w:author="Сказецкая Наталья Камилевна" w:date="2026-03-31T13:41:00Z"/>
                <w:sz w:val="22"/>
                <w:szCs w:val="22"/>
              </w:rPr>
            </w:pPr>
            <w:ins w:id="5608" w:author="Сказецкая Наталья Камилевна" w:date="2026-03-31T13:41:00Z">
              <w:r w:rsidRPr="005F503B">
                <w:rPr>
                  <w:sz w:val="22"/>
                  <w:szCs w:val="22"/>
                </w:rPr>
                <w:t>Строка</w:t>
              </w:r>
            </w:ins>
          </w:p>
        </w:tc>
        <w:tc>
          <w:tcPr>
            <w:tcW w:w="300" w:type="pct"/>
          </w:tcPr>
          <w:p w14:paraId="51B08EB1" w14:textId="308C1610" w:rsidR="003A67D0" w:rsidRPr="00D824C1" w:rsidRDefault="003A67D0" w:rsidP="003A67D0">
            <w:pPr>
              <w:ind w:firstLine="30"/>
              <w:rPr>
                <w:ins w:id="5609" w:author="Сказецкая Наталья Камилевна" w:date="2026-03-31T13:41:00Z"/>
                <w:sz w:val="22"/>
                <w:szCs w:val="22"/>
              </w:rPr>
            </w:pPr>
            <w:ins w:id="5610" w:author="Сказецкая Наталья Камилевна" w:date="2026-03-31T13:41:00Z">
              <w:r>
                <w:rPr>
                  <w:sz w:val="22"/>
                  <w:szCs w:val="22"/>
                </w:rPr>
                <w:t>Да</w:t>
              </w:r>
            </w:ins>
          </w:p>
        </w:tc>
        <w:tc>
          <w:tcPr>
            <w:tcW w:w="315" w:type="pct"/>
          </w:tcPr>
          <w:p w14:paraId="7D5F03D9" w14:textId="09373D0E" w:rsidR="003A67D0" w:rsidRPr="00D824C1" w:rsidRDefault="003A67D0" w:rsidP="003A67D0">
            <w:pPr>
              <w:keepNext/>
              <w:ind w:firstLine="30"/>
              <w:rPr>
                <w:ins w:id="5611" w:author="Сказецкая Наталья Камилевна" w:date="2026-03-31T13:41:00Z"/>
                <w:sz w:val="22"/>
                <w:szCs w:val="22"/>
              </w:rPr>
            </w:pPr>
            <w:ins w:id="5612" w:author="Сказецкая Наталья Камилевна" w:date="2026-03-31T13:41:00Z">
              <w:r>
                <w:rPr>
                  <w:sz w:val="22"/>
                  <w:szCs w:val="22"/>
                </w:rPr>
                <w:t>=2</w:t>
              </w:r>
            </w:ins>
          </w:p>
        </w:tc>
        <w:tc>
          <w:tcPr>
            <w:tcW w:w="2035" w:type="pct"/>
          </w:tcPr>
          <w:p w14:paraId="1144484F" w14:textId="77777777" w:rsidR="003A67D0" w:rsidRDefault="003A67D0" w:rsidP="003A67D0">
            <w:pPr>
              <w:keepNext/>
              <w:ind w:firstLine="30"/>
              <w:rPr>
                <w:ins w:id="5613" w:author="Сказецкая Наталья Камилевна" w:date="2026-03-31T13:42:00Z"/>
                <w:sz w:val="22"/>
                <w:szCs w:val="22"/>
              </w:rPr>
            </w:pPr>
            <w:ins w:id="5614" w:author="Сказецкая Наталья Камилевна" w:date="2026-03-31T13:41:00Z">
              <w:r w:rsidRPr="005F503B">
                <w:rPr>
                  <w:sz w:val="22"/>
                  <w:szCs w:val="22"/>
                </w:rPr>
                <w:t xml:space="preserve">Указывается код </w:t>
              </w:r>
              <w:r>
                <w:rPr>
                  <w:sz w:val="22"/>
                  <w:szCs w:val="22"/>
                </w:rPr>
                <w:t xml:space="preserve">типа </w:t>
              </w:r>
              <w:r w:rsidRPr="005F503B">
                <w:rPr>
                  <w:sz w:val="22"/>
                  <w:szCs w:val="22"/>
                </w:rPr>
                <w:t>бюджета в соответствии со справочником «Бюджеты»</w:t>
              </w:r>
            </w:ins>
            <w:ins w:id="5615" w:author="Сказецкая Наталья Камилевна" w:date="2026-03-31T13:42:00Z">
              <w:r>
                <w:rPr>
                  <w:sz w:val="22"/>
                  <w:szCs w:val="22"/>
                </w:rPr>
                <w:t>.</w:t>
              </w:r>
            </w:ins>
          </w:p>
          <w:p w14:paraId="72C1D9B7" w14:textId="77777777" w:rsidR="003A67D0" w:rsidRDefault="003A67D0" w:rsidP="003A67D0">
            <w:pPr>
              <w:keepNext/>
              <w:ind w:firstLine="30"/>
              <w:rPr>
                <w:ins w:id="5616" w:author="Сказецкая Наталья Камилевна" w:date="2026-03-31T13:42:00Z"/>
                <w:sz w:val="22"/>
                <w:szCs w:val="22"/>
              </w:rPr>
            </w:pPr>
            <w:ins w:id="5617" w:author="Сказецкая Наталья Камилевна" w:date="2026-03-31T13:42:00Z">
              <w:r>
                <w:rPr>
                  <w:sz w:val="22"/>
                  <w:szCs w:val="22"/>
                </w:rPr>
                <w:t>Возможные значения:</w:t>
              </w:r>
            </w:ins>
          </w:p>
          <w:p w14:paraId="16B62EDC" w14:textId="77777777" w:rsidR="00FF773E" w:rsidRPr="00D57583" w:rsidRDefault="00FF773E" w:rsidP="00FF773E">
            <w:pPr>
              <w:pStyle w:val="GOSTTableListMark1"/>
              <w:rPr>
                <w:ins w:id="5618" w:author="Сказецкая Наталья Камилевна" w:date="2026-03-31T14:18:00Z"/>
              </w:rPr>
            </w:pPr>
            <w:ins w:id="5619" w:author="Сказецкая Наталья Камилевна" w:date="2026-03-31T14:18:00Z">
              <w:r w:rsidRPr="00D57583">
                <w:t>«00» – прочие бюджеты;</w:t>
              </w:r>
            </w:ins>
          </w:p>
          <w:p w14:paraId="6630751A" w14:textId="4CFC723B" w:rsidR="00FF773E" w:rsidRPr="00D57583" w:rsidRDefault="00FF773E" w:rsidP="00FF773E">
            <w:pPr>
              <w:pStyle w:val="GOSTTableListMark1"/>
              <w:rPr>
                <w:ins w:id="5620" w:author="Сказецкая Наталья Камилевна" w:date="2026-03-31T14:18:00Z"/>
              </w:rPr>
            </w:pPr>
            <w:ins w:id="5621" w:author="Сказецкая Наталья Камилевна" w:date="2026-03-31T14:18:00Z">
              <w:r w:rsidRPr="00D57583">
                <w:t>«01» – федеральный бюджет РФ;</w:t>
              </w:r>
            </w:ins>
          </w:p>
          <w:p w14:paraId="6C0955B6" w14:textId="6329A871" w:rsidR="00FF773E" w:rsidRPr="00D57583" w:rsidRDefault="00FF773E" w:rsidP="00FF773E">
            <w:pPr>
              <w:pStyle w:val="GOSTTableListMark1"/>
              <w:rPr>
                <w:ins w:id="5622" w:author="Сказецкая Наталья Камилевна" w:date="2026-03-31T14:18:00Z"/>
              </w:rPr>
            </w:pPr>
            <w:ins w:id="5623" w:author="Сказецкая Наталья Камилевна" w:date="2026-03-31T14:18:00Z">
              <w:r w:rsidRPr="00D57583">
                <w:t>«02» – бюджет субъекта Российской Федерации;</w:t>
              </w:r>
            </w:ins>
          </w:p>
          <w:p w14:paraId="3D2A1D34" w14:textId="2415197D" w:rsidR="00FF773E" w:rsidRPr="00D57583" w:rsidRDefault="00FF773E" w:rsidP="00FF773E">
            <w:pPr>
              <w:pStyle w:val="GOSTTableListMark1"/>
              <w:rPr>
                <w:ins w:id="5624" w:author="Сказецкая Наталья Камилевна" w:date="2026-03-31T14:18:00Z"/>
              </w:rPr>
            </w:pPr>
            <w:ins w:id="5625" w:author="Сказецкая Наталья Камилевна" w:date="2026-03-31T14:18:00Z">
              <w:r w:rsidRPr="00D57583">
                <w:t>«03» – бюджеты внутригородских муниципальных образований городов федерального значения Москвы и Санкт-Петербурга;</w:t>
              </w:r>
            </w:ins>
          </w:p>
          <w:p w14:paraId="13AF37EC" w14:textId="5928DB20" w:rsidR="00FF773E" w:rsidRPr="00D57583" w:rsidRDefault="00FF773E" w:rsidP="00FF773E">
            <w:pPr>
              <w:pStyle w:val="GOSTTableListMark1"/>
              <w:rPr>
                <w:ins w:id="5626" w:author="Сказецкая Наталья Камилевна" w:date="2026-03-31T14:18:00Z"/>
              </w:rPr>
            </w:pPr>
            <w:ins w:id="5627" w:author="Сказецкая Наталья Камилевна" w:date="2026-03-31T14:18:00Z">
              <w:r w:rsidRPr="00D57583">
                <w:t>«04» – бюджет городского округа;</w:t>
              </w:r>
            </w:ins>
          </w:p>
          <w:p w14:paraId="44011F04" w14:textId="3A125FB3" w:rsidR="00FF773E" w:rsidRPr="00D57583" w:rsidRDefault="00FF773E" w:rsidP="00FF773E">
            <w:pPr>
              <w:pStyle w:val="GOSTTableListMark1"/>
              <w:rPr>
                <w:ins w:id="5628" w:author="Сказецкая Наталья Камилевна" w:date="2026-03-31T14:18:00Z"/>
              </w:rPr>
            </w:pPr>
            <w:ins w:id="5629" w:author="Сказецкая Наталья Камилевна" w:date="2026-03-31T14:18:00Z">
              <w:r w:rsidRPr="00D57583">
                <w:t>«05» – бюджет муниципального района;</w:t>
              </w:r>
            </w:ins>
          </w:p>
          <w:p w14:paraId="7A0FC4D3" w14:textId="58729704" w:rsidR="00FF773E" w:rsidRPr="00D57583" w:rsidRDefault="00FF773E" w:rsidP="00FF773E">
            <w:pPr>
              <w:pStyle w:val="GOSTTableListMark1"/>
              <w:rPr>
                <w:ins w:id="5630" w:author="Сказецкая Наталья Камилевна" w:date="2026-03-31T14:18:00Z"/>
              </w:rPr>
            </w:pPr>
            <w:ins w:id="5631" w:author="Сказецкая Наталья Камилевна" w:date="2026-03-31T14:18:00Z">
              <w:r w:rsidRPr="00D57583">
                <w:t>«06» – бюджет Пенсионного фонда Российской Федерации;</w:t>
              </w:r>
            </w:ins>
          </w:p>
          <w:p w14:paraId="49FED3D4" w14:textId="4E2F7706" w:rsidR="00FF773E" w:rsidRPr="00D57583" w:rsidRDefault="00FF773E" w:rsidP="00FF773E">
            <w:pPr>
              <w:pStyle w:val="GOSTTableListMark1"/>
              <w:rPr>
                <w:ins w:id="5632" w:author="Сказецкая Наталья Камилевна" w:date="2026-03-31T14:18:00Z"/>
              </w:rPr>
            </w:pPr>
            <w:ins w:id="5633" w:author="Сказецкая Наталья Камилевна" w:date="2026-03-31T14:18:00Z">
              <w:r w:rsidRPr="00D57583">
                <w:t>«07» – бюджет Фонда социального страхования Российской Федерации;</w:t>
              </w:r>
            </w:ins>
          </w:p>
          <w:p w14:paraId="50114B8C" w14:textId="5010BEDF" w:rsidR="00FF773E" w:rsidRPr="00D57583" w:rsidRDefault="00FF773E" w:rsidP="00FF773E">
            <w:pPr>
              <w:pStyle w:val="GOSTTableListMark1"/>
              <w:rPr>
                <w:ins w:id="5634" w:author="Сказецкая Наталья Камилевна" w:date="2026-03-31T14:18:00Z"/>
              </w:rPr>
            </w:pPr>
            <w:ins w:id="5635" w:author="Сказецкая Наталья Камилевна" w:date="2026-03-31T14:18:00Z">
              <w:r w:rsidRPr="00D57583">
                <w:t>«08» – бюджет Федерального фонда обязательного медицинского страхования;</w:t>
              </w:r>
            </w:ins>
          </w:p>
          <w:p w14:paraId="428C2A67" w14:textId="72524C7D" w:rsidR="00FF773E" w:rsidRPr="00D57583" w:rsidRDefault="00FF773E" w:rsidP="00FF773E">
            <w:pPr>
              <w:pStyle w:val="GOSTTableListMark1"/>
              <w:rPr>
                <w:ins w:id="5636" w:author="Сказецкая Наталья Камилевна" w:date="2026-03-31T14:18:00Z"/>
              </w:rPr>
            </w:pPr>
            <w:ins w:id="5637" w:author="Сказецкая Наталья Камилевна" w:date="2026-03-31T14:19:00Z">
              <w:r>
                <w:t>«</w:t>
              </w:r>
            </w:ins>
            <w:ins w:id="5638" w:author="Сказецкая Наталья Камилевна" w:date="2026-03-31T14:18:00Z">
              <w:r w:rsidRPr="00D57583">
                <w:t>09» – бюджет территориального фонда обязательного медицинского страхования;</w:t>
              </w:r>
            </w:ins>
          </w:p>
          <w:p w14:paraId="16438484" w14:textId="2D3172EA" w:rsidR="00FF773E" w:rsidRPr="00D57583" w:rsidRDefault="00FF773E" w:rsidP="00FF773E">
            <w:pPr>
              <w:pStyle w:val="GOSTTableListMark1"/>
              <w:rPr>
                <w:ins w:id="5639" w:author="Сказецкая Наталья Камилевна" w:date="2026-03-31T14:18:00Z"/>
              </w:rPr>
            </w:pPr>
            <w:ins w:id="5640" w:author="Сказецкая Наталья Камилевна" w:date="2026-03-31T14:18:00Z">
              <w:r w:rsidRPr="00D57583">
                <w:t>«10» – бюджет поселения;</w:t>
              </w:r>
            </w:ins>
          </w:p>
          <w:p w14:paraId="373F804A" w14:textId="605E40EB" w:rsidR="00FF773E" w:rsidRPr="00D57583" w:rsidRDefault="00FF773E" w:rsidP="00FF773E">
            <w:pPr>
              <w:pStyle w:val="GOSTTableListMark1"/>
              <w:rPr>
                <w:ins w:id="5641" w:author="Сказецкая Наталья Камилевна" w:date="2026-03-31T14:18:00Z"/>
              </w:rPr>
            </w:pPr>
            <w:ins w:id="5642" w:author="Сказецкая Наталья Камилевна" w:date="2026-03-31T14:18:00Z">
              <w:r w:rsidRPr="00D57583">
                <w:t>«11» – бюджет городского округа с внутригородским делением;</w:t>
              </w:r>
            </w:ins>
          </w:p>
          <w:p w14:paraId="1A296389" w14:textId="1FB97AD8" w:rsidR="00FF773E" w:rsidRPr="00D57583" w:rsidRDefault="00FF773E" w:rsidP="00FF773E">
            <w:pPr>
              <w:pStyle w:val="GOSTTableListMark1"/>
              <w:rPr>
                <w:ins w:id="5643" w:author="Сказецкая Наталья Камилевна" w:date="2026-03-31T14:18:00Z"/>
              </w:rPr>
            </w:pPr>
            <w:ins w:id="5644" w:author="Сказецкая Наталья Камилевна" w:date="2026-03-31T14:18:00Z">
              <w:r w:rsidRPr="00D57583">
                <w:t>«12» – бюджеты внутригородских районов;</w:t>
              </w:r>
            </w:ins>
          </w:p>
          <w:p w14:paraId="40DC51A4" w14:textId="561BA219" w:rsidR="00FF773E" w:rsidRPr="00D57583" w:rsidRDefault="00FF773E" w:rsidP="00FF773E">
            <w:pPr>
              <w:pStyle w:val="GOSTTableListMark1"/>
              <w:rPr>
                <w:ins w:id="5645" w:author="Сказецкая Наталья Камилевна" w:date="2026-03-31T14:18:00Z"/>
              </w:rPr>
            </w:pPr>
            <w:ins w:id="5646" w:author="Сказецкая Наталья Камилевна" w:date="2026-03-31T14:18:00Z">
              <w:r w:rsidRPr="00D57583">
                <w:t>«13» – бюджет городского поселения;</w:t>
              </w:r>
            </w:ins>
          </w:p>
          <w:p w14:paraId="41239D15" w14:textId="1D60590A" w:rsidR="003A67D0" w:rsidRPr="00D824C1" w:rsidRDefault="00FF773E" w:rsidP="00FF773E">
            <w:pPr>
              <w:pStyle w:val="GOSTTableListMark1"/>
              <w:rPr>
                <w:ins w:id="5647" w:author="Сказецкая Наталья Камилевна" w:date="2026-03-31T13:41:00Z"/>
              </w:rPr>
            </w:pPr>
            <w:ins w:id="5648" w:author="Сказецкая Наталья Камилевна" w:date="2026-03-31T14:18:00Z">
              <w:r w:rsidRPr="00D57583">
                <w:t>«99» – средства юридического лица (его обособленного подразделения)</w:t>
              </w:r>
            </w:ins>
          </w:p>
        </w:tc>
      </w:tr>
      <w:tr w:rsidR="003A67D0" w:rsidRPr="00D824C1" w14:paraId="0B5A3283" w14:textId="77777777" w:rsidTr="00D824C1">
        <w:tc>
          <w:tcPr>
            <w:tcW w:w="1100" w:type="pct"/>
          </w:tcPr>
          <w:p w14:paraId="6404ABBF" w14:textId="269BE2A3" w:rsidR="003A67D0" w:rsidRPr="00D824C1" w:rsidRDefault="003A67D0" w:rsidP="003A67D0">
            <w:pPr>
              <w:pStyle w:val="GOSTTablenorm"/>
              <w:rPr>
                <w:szCs w:val="22"/>
              </w:rPr>
            </w:pPr>
            <w:r w:rsidRPr="00D824C1">
              <w:rPr>
                <w:szCs w:val="22"/>
              </w:rPr>
              <w:t>Признак расчетов</w:t>
            </w:r>
          </w:p>
        </w:tc>
        <w:tc>
          <w:tcPr>
            <w:tcW w:w="750" w:type="pct"/>
          </w:tcPr>
          <w:p w14:paraId="223DB6B9" w14:textId="77777777" w:rsidR="003A67D0" w:rsidRPr="00D824C1" w:rsidRDefault="003A67D0" w:rsidP="003A67D0">
            <w:pPr>
              <w:pStyle w:val="GOSTTablenorm"/>
              <w:rPr>
                <w:szCs w:val="22"/>
              </w:rPr>
            </w:pPr>
            <w:r w:rsidRPr="00D824C1">
              <w:rPr>
                <w:szCs w:val="22"/>
              </w:rPr>
              <w:t>SignCalc</w:t>
            </w:r>
          </w:p>
        </w:tc>
        <w:tc>
          <w:tcPr>
            <w:tcW w:w="500" w:type="pct"/>
          </w:tcPr>
          <w:p w14:paraId="3497A61C" w14:textId="77777777" w:rsidR="003A67D0" w:rsidRPr="00D824C1" w:rsidRDefault="003A67D0" w:rsidP="003A67D0">
            <w:pPr>
              <w:pStyle w:val="GOSTTablenorm"/>
              <w:rPr>
                <w:szCs w:val="22"/>
              </w:rPr>
            </w:pPr>
            <w:r w:rsidRPr="00D824C1">
              <w:rPr>
                <w:szCs w:val="22"/>
              </w:rPr>
              <w:t>Строка</w:t>
            </w:r>
          </w:p>
        </w:tc>
        <w:tc>
          <w:tcPr>
            <w:tcW w:w="300" w:type="pct"/>
          </w:tcPr>
          <w:p w14:paraId="38CC3DEA" w14:textId="3DB568A0" w:rsidR="003A67D0" w:rsidRPr="00D824C1" w:rsidRDefault="003A67D0" w:rsidP="003A67D0">
            <w:pPr>
              <w:pStyle w:val="GOSTTablenorm"/>
              <w:rPr>
                <w:szCs w:val="22"/>
              </w:rPr>
            </w:pPr>
            <w:r w:rsidRPr="00D824C1">
              <w:rPr>
                <w:szCs w:val="22"/>
              </w:rPr>
              <w:t>Нет</w:t>
            </w:r>
          </w:p>
        </w:tc>
        <w:tc>
          <w:tcPr>
            <w:tcW w:w="315" w:type="pct"/>
          </w:tcPr>
          <w:p w14:paraId="0E700743" w14:textId="77777777" w:rsidR="003A67D0" w:rsidRPr="00D824C1" w:rsidRDefault="003A67D0" w:rsidP="003A67D0">
            <w:pPr>
              <w:pStyle w:val="GOSTTablenorm"/>
              <w:rPr>
                <w:szCs w:val="22"/>
              </w:rPr>
            </w:pPr>
            <w:r w:rsidRPr="00D824C1">
              <w:rPr>
                <w:szCs w:val="22"/>
              </w:rPr>
              <w:t>=1</w:t>
            </w:r>
          </w:p>
        </w:tc>
        <w:tc>
          <w:tcPr>
            <w:tcW w:w="2035" w:type="pct"/>
          </w:tcPr>
          <w:p w14:paraId="7AD3533A" w14:textId="353D3047" w:rsidR="003A67D0" w:rsidRPr="00D824C1" w:rsidRDefault="003A67D0" w:rsidP="003A67D0">
            <w:pPr>
              <w:pStyle w:val="GOSTTablenorm"/>
              <w:rPr>
                <w:szCs w:val="22"/>
              </w:rPr>
            </w:pPr>
            <w:r w:rsidRPr="00D824C1">
              <w:rPr>
                <w:szCs w:val="22"/>
              </w:rPr>
              <w:t>Указывается признак расчетов по привлечению средств на счета бюджетов.</w:t>
            </w:r>
          </w:p>
          <w:p w14:paraId="182CD9A0" w14:textId="77777777" w:rsidR="003A67D0" w:rsidRPr="00D824C1" w:rsidRDefault="003A67D0" w:rsidP="003A67D0">
            <w:pPr>
              <w:pStyle w:val="GOSTTablenorm"/>
              <w:rPr>
                <w:szCs w:val="22"/>
              </w:rPr>
            </w:pPr>
            <w:r w:rsidRPr="00D824C1">
              <w:rPr>
                <w:szCs w:val="22"/>
              </w:rPr>
              <w:t>Возможные значения:</w:t>
            </w:r>
          </w:p>
          <w:p w14:paraId="0BA584DA" w14:textId="264131BF" w:rsidR="003A67D0" w:rsidRPr="00D824C1" w:rsidRDefault="003A67D0" w:rsidP="003A67D0">
            <w:pPr>
              <w:pStyle w:val="GOSTTableListMark1"/>
              <w:rPr>
                <w:szCs w:val="22"/>
              </w:rPr>
            </w:pPr>
            <w:r w:rsidRPr="00D824C1">
              <w:rPr>
                <w:szCs w:val="22"/>
              </w:rPr>
              <w:t>«C» – Поступление («подкрепление»);</w:t>
            </w:r>
          </w:p>
          <w:p w14:paraId="67E65BBC" w14:textId="590EC109" w:rsidR="003A67D0" w:rsidRPr="00D824C1" w:rsidRDefault="003A67D0" w:rsidP="003A67D0">
            <w:pPr>
              <w:pStyle w:val="GOSTTableListMark1"/>
              <w:rPr>
                <w:szCs w:val="22"/>
              </w:rPr>
            </w:pPr>
            <w:r w:rsidRPr="00D824C1">
              <w:rPr>
                <w:szCs w:val="22"/>
              </w:rPr>
              <w:t>«D» – Списание («подметание»)</w:t>
            </w:r>
          </w:p>
        </w:tc>
      </w:tr>
      <w:tr w:rsidR="003A67D0" w:rsidRPr="00D824C1" w14:paraId="58951658" w14:textId="77777777" w:rsidTr="00D824C1">
        <w:tc>
          <w:tcPr>
            <w:tcW w:w="1100" w:type="pct"/>
          </w:tcPr>
          <w:p w14:paraId="787A56A2" w14:textId="564CFAE1" w:rsidR="003A67D0" w:rsidRPr="00D824C1" w:rsidRDefault="003A67D0" w:rsidP="003A67D0">
            <w:pPr>
              <w:pStyle w:val="GOSTTablenorm"/>
              <w:rPr>
                <w:szCs w:val="22"/>
              </w:rPr>
            </w:pPr>
            <w:r w:rsidRPr="00D824C1">
              <w:rPr>
                <w:szCs w:val="22"/>
              </w:rPr>
              <w:t>ТОФК контрагента</w:t>
            </w:r>
          </w:p>
        </w:tc>
        <w:tc>
          <w:tcPr>
            <w:tcW w:w="750" w:type="pct"/>
          </w:tcPr>
          <w:p w14:paraId="085A8B5A" w14:textId="65942EC9" w:rsidR="003A67D0" w:rsidRPr="00D824C1" w:rsidRDefault="003A67D0" w:rsidP="003A67D0">
            <w:pPr>
              <w:pStyle w:val="GOSTTablenorm"/>
              <w:rPr>
                <w:szCs w:val="22"/>
              </w:rPr>
            </w:pPr>
            <w:r w:rsidRPr="00D824C1">
              <w:rPr>
                <w:szCs w:val="22"/>
              </w:rPr>
              <w:t>tofkCounter</w:t>
            </w:r>
          </w:p>
        </w:tc>
        <w:tc>
          <w:tcPr>
            <w:tcW w:w="500" w:type="pct"/>
          </w:tcPr>
          <w:p w14:paraId="14A0B0F9" w14:textId="404B1941" w:rsidR="003A67D0" w:rsidRPr="00D824C1" w:rsidRDefault="003A67D0" w:rsidP="003A67D0">
            <w:pPr>
              <w:pStyle w:val="GOSTTablenorm"/>
              <w:rPr>
                <w:szCs w:val="22"/>
              </w:rPr>
            </w:pPr>
            <w:r w:rsidRPr="00D824C1">
              <w:rPr>
                <w:szCs w:val="22"/>
              </w:rPr>
              <w:t>Строка</w:t>
            </w:r>
          </w:p>
        </w:tc>
        <w:tc>
          <w:tcPr>
            <w:tcW w:w="300" w:type="pct"/>
          </w:tcPr>
          <w:p w14:paraId="73B1F98D" w14:textId="1C1497A0" w:rsidR="003A67D0" w:rsidRPr="00D824C1" w:rsidRDefault="003A67D0" w:rsidP="003A67D0">
            <w:pPr>
              <w:pStyle w:val="GOSTTablenorm"/>
              <w:rPr>
                <w:szCs w:val="22"/>
              </w:rPr>
            </w:pPr>
            <w:r w:rsidRPr="00D824C1">
              <w:rPr>
                <w:szCs w:val="22"/>
              </w:rPr>
              <w:t>Да</w:t>
            </w:r>
          </w:p>
        </w:tc>
        <w:tc>
          <w:tcPr>
            <w:tcW w:w="315" w:type="pct"/>
          </w:tcPr>
          <w:p w14:paraId="0DBF7FCD" w14:textId="60BDBD11" w:rsidR="003A67D0" w:rsidRPr="00D824C1" w:rsidRDefault="003A67D0" w:rsidP="003A67D0">
            <w:pPr>
              <w:pStyle w:val="GOSTTablenorm"/>
              <w:rPr>
                <w:szCs w:val="22"/>
              </w:rPr>
            </w:pPr>
            <w:r w:rsidRPr="00D824C1">
              <w:rPr>
                <w:szCs w:val="22"/>
              </w:rPr>
              <w:t>=4</w:t>
            </w:r>
          </w:p>
        </w:tc>
        <w:tc>
          <w:tcPr>
            <w:tcW w:w="2035" w:type="pct"/>
          </w:tcPr>
          <w:p w14:paraId="06968C68" w14:textId="37774B75" w:rsidR="003A67D0" w:rsidRPr="00D824C1" w:rsidRDefault="003A67D0" w:rsidP="003A67D0">
            <w:pPr>
              <w:pStyle w:val="GOSTTablenorm"/>
              <w:rPr>
                <w:szCs w:val="22"/>
              </w:rPr>
            </w:pPr>
            <w:r w:rsidRPr="00D824C1">
              <w:rPr>
                <w:szCs w:val="22"/>
              </w:rPr>
              <w:t>Указывается код ТОФК Субъекта учета контрагента</w:t>
            </w:r>
          </w:p>
        </w:tc>
      </w:tr>
      <w:tr w:rsidR="003A67D0" w:rsidRPr="00D824C1" w14:paraId="1CF71635" w14:textId="77777777" w:rsidTr="00D824C1">
        <w:tc>
          <w:tcPr>
            <w:tcW w:w="1100" w:type="pct"/>
          </w:tcPr>
          <w:p w14:paraId="36ACAE43" w14:textId="1C237744" w:rsidR="003A67D0" w:rsidRPr="00D824C1" w:rsidRDefault="003A67D0" w:rsidP="003A67D0">
            <w:pPr>
              <w:pStyle w:val="GOSTTablenorm"/>
              <w:rPr>
                <w:szCs w:val="22"/>
              </w:rPr>
            </w:pPr>
            <w:r w:rsidRPr="00D824C1">
              <w:rPr>
                <w:szCs w:val="22"/>
              </w:rPr>
              <w:t>Признак ПЦ как ЦС по ЛС</w:t>
            </w:r>
          </w:p>
        </w:tc>
        <w:tc>
          <w:tcPr>
            <w:tcW w:w="750" w:type="pct"/>
          </w:tcPr>
          <w:p w14:paraId="19A623FF" w14:textId="30525DAF" w:rsidR="003A67D0" w:rsidRPr="00D824C1" w:rsidRDefault="003A67D0" w:rsidP="003A67D0">
            <w:pPr>
              <w:pStyle w:val="GOSTTablenorm"/>
              <w:rPr>
                <w:szCs w:val="22"/>
              </w:rPr>
            </w:pPr>
            <w:r w:rsidRPr="00D824C1">
              <w:rPr>
                <w:szCs w:val="22"/>
              </w:rPr>
              <w:t>paCentre</w:t>
            </w:r>
          </w:p>
        </w:tc>
        <w:tc>
          <w:tcPr>
            <w:tcW w:w="500" w:type="pct"/>
          </w:tcPr>
          <w:p w14:paraId="15BFB772" w14:textId="54836C5F" w:rsidR="003A67D0" w:rsidRPr="00D824C1" w:rsidRDefault="003A67D0" w:rsidP="003A67D0">
            <w:pPr>
              <w:pStyle w:val="GOSTTablenorm"/>
              <w:rPr>
                <w:szCs w:val="22"/>
              </w:rPr>
            </w:pPr>
            <w:r w:rsidRPr="00D824C1">
              <w:rPr>
                <w:szCs w:val="22"/>
              </w:rPr>
              <w:t>Логический</w:t>
            </w:r>
          </w:p>
        </w:tc>
        <w:tc>
          <w:tcPr>
            <w:tcW w:w="300" w:type="pct"/>
          </w:tcPr>
          <w:p w14:paraId="76ED40AA" w14:textId="50E16096" w:rsidR="003A67D0" w:rsidRPr="00D824C1" w:rsidRDefault="003A67D0" w:rsidP="003A67D0">
            <w:pPr>
              <w:pStyle w:val="GOSTTablenorm"/>
              <w:rPr>
                <w:szCs w:val="22"/>
              </w:rPr>
            </w:pPr>
            <w:r w:rsidRPr="00D824C1">
              <w:rPr>
                <w:szCs w:val="22"/>
              </w:rPr>
              <w:t>Да</w:t>
            </w:r>
          </w:p>
        </w:tc>
        <w:tc>
          <w:tcPr>
            <w:tcW w:w="315" w:type="pct"/>
          </w:tcPr>
          <w:p w14:paraId="06D6B911" w14:textId="0662F98F" w:rsidR="003A67D0" w:rsidRPr="00D824C1" w:rsidRDefault="003A67D0" w:rsidP="003A67D0">
            <w:pPr>
              <w:pStyle w:val="GOSTTablenorm"/>
              <w:rPr>
                <w:szCs w:val="22"/>
              </w:rPr>
            </w:pPr>
          </w:p>
        </w:tc>
        <w:tc>
          <w:tcPr>
            <w:tcW w:w="2035" w:type="pct"/>
          </w:tcPr>
          <w:p w14:paraId="14EAF7E2" w14:textId="77777777" w:rsidR="003A67D0" w:rsidRPr="00D824C1" w:rsidRDefault="003A67D0" w:rsidP="003A67D0">
            <w:pPr>
              <w:pStyle w:val="GOSTTablenorm"/>
              <w:rPr>
                <w:szCs w:val="22"/>
              </w:rPr>
            </w:pPr>
            <w:r w:rsidRPr="00D824C1">
              <w:rPr>
                <w:szCs w:val="22"/>
              </w:rPr>
              <w:t>Указывается признак обслуживания ЛС в ТОФК ПЦ/РЦ.</w:t>
            </w:r>
          </w:p>
          <w:p w14:paraId="15344C95" w14:textId="77777777" w:rsidR="003A67D0" w:rsidRPr="00D824C1" w:rsidRDefault="003A67D0" w:rsidP="003A67D0">
            <w:pPr>
              <w:pStyle w:val="GOSTTablenorm"/>
              <w:rPr>
                <w:szCs w:val="22"/>
              </w:rPr>
            </w:pPr>
            <w:r w:rsidRPr="00D824C1">
              <w:rPr>
                <w:szCs w:val="22"/>
              </w:rPr>
              <w:t>Допустимые значения:</w:t>
            </w:r>
          </w:p>
          <w:p w14:paraId="126A9B71" w14:textId="77777777" w:rsidR="003A67D0" w:rsidRPr="00D824C1" w:rsidRDefault="003A67D0" w:rsidP="003A67D0">
            <w:pPr>
              <w:pStyle w:val="GOSTTableListMark1"/>
              <w:rPr>
                <w:szCs w:val="22"/>
              </w:rPr>
            </w:pPr>
            <w:r w:rsidRPr="00D824C1">
              <w:rPr>
                <w:szCs w:val="22"/>
              </w:rPr>
              <w:t>«true» – Да;</w:t>
            </w:r>
          </w:p>
          <w:p w14:paraId="768665AA" w14:textId="1ED9F114" w:rsidR="003A67D0" w:rsidRPr="00D824C1" w:rsidRDefault="003A67D0" w:rsidP="003A67D0">
            <w:pPr>
              <w:pStyle w:val="GOSTTableListMark1"/>
              <w:rPr>
                <w:szCs w:val="22"/>
              </w:rPr>
            </w:pPr>
            <w:r w:rsidRPr="00D824C1">
              <w:rPr>
                <w:szCs w:val="22"/>
              </w:rPr>
              <w:t>«false» – Нет</w:t>
            </w:r>
          </w:p>
        </w:tc>
      </w:tr>
      <w:tr w:rsidR="003A67D0" w:rsidRPr="00D824C1" w14:paraId="315A8022" w14:textId="77777777" w:rsidTr="00D824C1">
        <w:tc>
          <w:tcPr>
            <w:tcW w:w="1100" w:type="pct"/>
          </w:tcPr>
          <w:p w14:paraId="1E507EB1" w14:textId="77777777" w:rsidR="003A67D0" w:rsidRPr="00D824C1" w:rsidRDefault="003A67D0" w:rsidP="003A67D0">
            <w:pPr>
              <w:pStyle w:val="GOSTTablenorm"/>
              <w:rPr>
                <w:szCs w:val="22"/>
              </w:rPr>
            </w:pPr>
            <w:r w:rsidRPr="00D824C1">
              <w:rPr>
                <w:szCs w:val="22"/>
              </w:rPr>
              <w:t>Общая сумма операции в валюте</w:t>
            </w:r>
          </w:p>
        </w:tc>
        <w:tc>
          <w:tcPr>
            <w:tcW w:w="750" w:type="pct"/>
          </w:tcPr>
          <w:p w14:paraId="1119217F" w14:textId="77777777" w:rsidR="003A67D0" w:rsidRPr="00D824C1" w:rsidRDefault="003A67D0" w:rsidP="003A67D0">
            <w:pPr>
              <w:pStyle w:val="GOSTTablenorm"/>
              <w:rPr>
                <w:szCs w:val="22"/>
              </w:rPr>
            </w:pPr>
            <w:r w:rsidRPr="00D824C1">
              <w:rPr>
                <w:szCs w:val="22"/>
              </w:rPr>
              <w:t>Sum</w:t>
            </w:r>
          </w:p>
        </w:tc>
        <w:tc>
          <w:tcPr>
            <w:tcW w:w="500" w:type="pct"/>
          </w:tcPr>
          <w:p w14:paraId="0C26CCC6" w14:textId="77777777" w:rsidR="003A67D0" w:rsidRPr="00D824C1" w:rsidRDefault="003A67D0" w:rsidP="003A67D0">
            <w:pPr>
              <w:pStyle w:val="GOSTTablenorm"/>
              <w:rPr>
                <w:szCs w:val="22"/>
              </w:rPr>
            </w:pPr>
            <w:r w:rsidRPr="00D824C1">
              <w:rPr>
                <w:szCs w:val="22"/>
              </w:rPr>
              <w:t>Сумма</w:t>
            </w:r>
          </w:p>
        </w:tc>
        <w:tc>
          <w:tcPr>
            <w:tcW w:w="300" w:type="pct"/>
          </w:tcPr>
          <w:p w14:paraId="478A6DEB" w14:textId="77777777" w:rsidR="003A67D0" w:rsidRPr="00D824C1" w:rsidRDefault="003A67D0" w:rsidP="003A67D0">
            <w:pPr>
              <w:pStyle w:val="GOSTTablenorm"/>
              <w:rPr>
                <w:szCs w:val="22"/>
              </w:rPr>
            </w:pPr>
            <w:r w:rsidRPr="00D824C1">
              <w:rPr>
                <w:szCs w:val="22"/>
              </w:rPr>
              <w:t>Да</w:t>
            </w:r>
          </w:p>
        </w:tc>
        <w:tc>
          <w:tcPr>
            <w:tcW w:w="315" w:type="pct"/>
          </w:tcPr>
          <w:p w14:paraId="24A7ADBC" w14:textId="77777777" w:rsidR="003A67D0" w:rsidRPr="00D824C1" w:rsidRDefault="003A67D0" w:rsidP="003A67D0">
            <w:pPr>
              <w:pStyle w:val="GOSTTablenorm"/>
              <w:rPr>
                <w:szCs w:val="22"/>
              </w:rPr>
            </w:pPr>
          </w:p>
        </w:tc>
        <w:tc>
          <w:tcPr>
            <w:tcW w:w="2035" w:type="pct"/>
          </w:tcPr>
          <w:p w14:paraId="4FC0C536" w14:textId="77777777" w:rsidR="003A67D0" w:rsidRPr="00D824C1" w:rsidRDefault="003A67D0" w:rsidP="003A67D0">
            <w:pPr>
              <w:pStyle w:val="GOSTTablenorm"/>
              <w:rPr>
                <w:szCs w:val="22"/>
              </w:rPr>
            </w:pPr>
            <w:r w:rsidRPr="00D824C1">
              <w:rPr>
                <w:szCs w:val="22"/>
              </w:rPr>
              <w:t>Сумма операции в валюте документа, с точностью 2 знака после запятой</w:t>
            </w:r>
          </w:p>
        </w:tc>
      </w:tr>
      <w:tr w:rsidR="003A67D0" w:rsidRPr="00D824C1" w14:paraId="427ABA20" w14:textId="77777777" w:rsidTr="00D824C1">
        <w:tc>
          <w:tcPr>
            <w:tcW w:w="1100" w:type="pct"/>
          </w:tcPr>
          <w:p w14:paraId="77F2782F" w14:textId="77777777" w:rsidR="003A67D0" w:rsidRPr="00D824C1" w:rsidRDefault="003A67D0" w:rsidP="003A67D0">
            <w:pPr>
              <w:pStyle w:val="GOSTTablenorm"/>
              <w:rPr>
                <w:szCs w:val="22"/>
              </w:rPr>
            </w:pPr>
            <w:r w:rsidRPr="00D824C1">
              <w:rPr>
                <w:szCs w:val="22"/>
              </w:rPr>
              <w:t>Общая сумма операции в рублях</w:t>
            </w:r>
          </w:p>
        </w:tc>
        <w:tc>
          <w:tcPr>
            <w:tcW w:w="750" w:type="pct"/>
          </w:tcPr>
          <w:p w14:paraId="2BF98921" w14:textId="77777777" w:rsidR="003A67D0" w:rsidRPr="00D824C1" w:rsidRDefault="003A67D0" w:rsidP="003A67D0">
            <w:pPr>
              <w:pStyle w:val="GOSTTablenorm"/>
              <w:rPr>
                <w:szCs w:val="22"/>
              </w:rPr>
            </w:pPr>
            <w:r w:rsidRPr="00D824C1">
              <w:rPr>
                <w:szCs w:val="22"/>
              </w:rPr>
              <w:t>Sum_Rub</w:t>
            </w:r>
          </w:p>
        </w:tc>
        <w:tc>
          <w:tcPr>
            <w:tcW w:w="500" w:type="pct"/>
          </w:tcPr>
          <w:p w14:paraId="1F0E79C0" w14:textId="77777777" w:rsidR="003A67D0" w:rsidRPr="00D824C1" w:rsidRDefault="003A67D0" w:rsidP="003A67D0">
            <w:pPr>
              <w:pStyle w:val="GOSTTablenorm"/>
              <w:rPr>
                <w:szCs w:val="22"/>
              </w:rPr>
            </w:pPr>
            <w:r w:rsidRPr="00D824C1">
              <w:rPr>
                <w:szCs w:val="22"/>
              </w:rPr>
              <w:t>Сумма</w:t>
            </w:r>
          </w:p>
        </w:tc>
        <w:tc>
          <w:tcPr>
            <w:tcW w:w="300" w:type="pct"/>
          </w:tcPr>
          <w:p w14:paraId="09618E86" w14:textId="77777777" w:rsidR="003A67D0" w:rsidRPr="00D824C1" w:rsidRDefault="003A67D0" w:rsidP="003A67D0">
            <w:pPr>
              <w:pStyle w:val="GOSTTablenorm"/>
              <w:rPr>
                <w:szCs w:val="22"/>
              </w:rPr>
            </w:pPr>
            <w:r w:rsidRPr="00D824C1">
              <w:rPr>
                <w:szCs w:val="22"/>
              </w:rPr>
              <w:t>Да</w:t>
            </w:r>
          </w:p>
        </w:tc>
        <w:tc>
          <w:tcPr>
            <w:tcW w:w="315" w:type="pct"/>
          </w:tcPr>
          <w:p w14:paraId="7EA56100" w14:textId="77777777" w:rsidR="003A67D0" w:rsidRPr="00D824C1" w:rsidRDefault="003A67D0" w:rsidP="003A67D0">
            <w:pPr>
              <w:pStyle w:val="GOSTTablenorm"/>
              <w:rPr>
                <w:szCs w:val="22"/>
              </w:rPr>
            </w:pPr>
          </w:p>
        </w:tc>
        <w:tc>
          <w:tcPr>
            <w:tcW w:w="2035" w:type="pct"/>
          </w:tcPr>
          <w:p w14:paraId="2987314A" w14:textId="77777777" w:rsidR="003A67D0" w:rsidRPr="00D824C1" w:rsidRDefault="003A67D0" w:rsidP="003A67D0">
            <w:pPr>
              <w:pStyle w:val="GOSTTablenorm"/>
              <w:rPr>
                <w:szCs w:val="22"/>
              </w:rPr>
            </w:pPr>
            <w:r w:rsidRPr="00D824C1">
              <w:rPr>
                <w:szCs w:val="22"/>
              </w:rPr>
              <w:t>Сумма операции в валюте Российской Федерации, с точностью 2 знака после запятой</w:t>
            </w:r>
          </w:p>
        </w:tc>
      </w:tr>
      <w:tr w:rsidR="003A67D0" w:rsidRPr="00D824C1" w14:paraId="1FC11F84" w14:textId="77777777" w:rsidTr="00D824C1">
        <w:tc>
          <w:tcPr>
            <w:tcW w:w="1100" w:type="pct"/>
          </w:tcPr>
          <w:p w14:paraId="79433A15" w14:textId="77777777" w:rsidR="003A67D0" w:rsidRPr="00D824C1" w:rsidRDefault="003A67D0" w:rsidP="003A67D0">
            <w:pPr>
              <w:pStyle w:val="GOSTTablenorm"/>
              <w:rPr>
                <w:b/>
                <w:szCs w:val="22"/>
              </w:rPr>
            </w:pPr>
            <w:r w:rsidRPr="00D824C1">
              <w:rPr>
                <w:b/>
                <w:szCs w:val="22"/>
              </w:rPr>
              <w:t>Реквизиты плательщика</w:t>
            </w:r>
          </w:p>
        </w:tc>
        <w:tc>
          <w:tcPr>
            <w:tcW w:w="750" w:type="pct"/>
          </w:tcPr>
          <w:p w14:paraId="23183D61" w14:textId="77777777" w:rsidR="003A67D0" w:rsidRPr="00D824C1" w:rsidRDefault="003A67D0" w:rsidP="003A67D0">
            <w:pPr>
              <w:pStyle w:val="GOSTTablenorm"/>
              <w:rPr>
                <w:b/>
                <w:szCs w:val="22"/>
              </w:rPr>
            </w:pPr>
            <w:r w:rsidRPr="00D824C1">
              <w:rPr>
                <w:b/>
                <w:szCs w:val="22"/>
              </w:rPr>
              <w:t>Payer</w:t>
            </w:r>
          </w:p>
        </w:tc>
        <w:tc>
          <w:tcPr>
            <w:tcW w:w="500" w:type="pct"/>
          </w:tcPr>
          <w:p w14:paraId="73F76E8D" w14:textId="77777777" w:rsidR="003A67D0" w:rsidRPr="00D824C1" w:rsidRDefault="003A67D0" w:rsidP="003A67D0">
            <w:pPr>
              <w:pStyle w:val="GOSTTablenorm"/>
              <w:rPr>
                <w:szCs w:val="22"/>
              </w:rPr>
            </w:pPr>
            <w:r w:rsidRPr="00D824C1">
              <w:rPr>
                <w:szCs w:val="22"/>
              </w:rPr>
              <w:t>Объект</w:t>
            </w:r>
          </w:p>
        </w:tc>
        <w:tc>
          <w:tcPr>
            <w:tcW w:w="300" w:type="pct"/>
          </w:tcPr>
          <w:p w14:paraId="76591FE4" w14:textId="77777777" w:rsidR="003A67D0" w:rsidRPr="00D824C1" w:rsidRDefault="003A67D0" w:rsidP="003A67D0">
            <w:pPr>
              <w:pStyle w:val="GOSTTablenorm"/>
              <w:rPr>
                <w:szCs w:val="22"/>
              </w:rPr>
            </w:pPr>
            <w:r w:rsidRPr="00D824C1">
              <w:rPr>
                <w:szCs w:val="22"/>
              </w:rPr>
              <w:t>Да</w:t>
            </w:r>
          </w:p>
        </w:tc>
        <w:tc>
          <w:tcPr>
            <w:tcW w:w="315" w:type="pct"/>
          </w:tcPr>
          <w:p w14:paraId="542953A8" w14:textId="77777777" w:rsidR="003A67D0" w:rsidRPr="00D824C1" w:rsidRDefault="003A67D0" w:rsidP="003A67D0">
            <w:pPr>
              <w:pStyle w:val="GOSTTablenorm"/>
              <w:rPr>
                <w:szCs w:val="22"/>
              </w:rPr>
            </w:pPr>
            <w:r w:rsidRPr="00D824C1">
              <w:rPr>
                <w:szCs w:val="22"/>
              </w:rPr>
              <w:t>-</w:t>
            </w:r>
          </w:p>
        </w:tc>
        <w:tc>
          <w:tcPr>
            <w:tcW w:w="2035" w:type="pct"/>
          </w:tcPr>
          <w:p w14:paraId="507B282D" w14:textId="77777777" w:rsidR="003A67D0" w:rsidRPr="00D824C1" w:rsidRDefault="003A67D0" w:rsidP="003A67D0">
            <w:pPr>
              <w:pStyle w:val="GOSTTablenorm"/>
              <w:rPr>
                <w:szCs w:val="22"/>
              </w:rPr>
            </w:pPr>
            <w:r w:rsidRPr="00D824C1">
              <w:rPr>
                <w:szCs w:val="22"/>
              </w:rPr>
              <w:t>-</w:t>
            </w:r>
          </w:p>
        </w:tc>
      </w:tr>
      <w:tr w:rsidR="003A67D0" w:rsidRPr="00D824C1" w14:paraId="23BC4722" w14:textId="2FC6707B" w:rsidTr="00D824C1">
        <w:tc>
          <w:tcPr>
            <w:tcW w:w="1100" w:type="pct"/>
          </w:tcPr>
          <w:p w14:paraId="4EE2C446" w14:textId="038A71A6" w:rsidR="003A67D0" w:rsidRPr="00D824C1" w:rsidRDefault="003A67D0" w:rsidP="003A67D0">
            <w:pPr>
              <w:pStyle w:val="GOSTTablenorm"/>
              <w:rPr>
                <w:szCs w:val="22"/>
              </w:rPr>
            </w:pPr>
            <w:r w:rsidRPr="00D824C1">
              <w:rPr>
                <w:szCs w:val="22"/>
              </w:rPr>
              <w:t>Код ТОФК плательщика</w:t>
            </w:r>
          </w:p>
        </w:tc>
        <w:tc>
          <w:tcPr>
            <w:tcW w:w="750" w:type="pct"/>
          </w:tcPr>
          <w:p w14:paraId="6C90898B" w14:textId="2F5E490E" w:rsidR="003A67D0" w:rsidRPr="00D824C1" w:rsidRDefault="003A67D0" w:rsidP="003A67D0">
            <w:pPr>
              <w:pStyle w:val="GOSTTablenorm"/>
              <w:rPr>
                <w:szCs w:val="22"/>
              </w:rPr>
            </w:pPr>
            <w:r w:rsidRPr="00611713">
              <w:rPr>
                <w:b/>
                <w:szCs w:val="22"/>
              </w:rPr>
              <w:t>Payer:</w:t>
            </w:r>
            <w:r w:rsidRPr="00D824C1">
              <w:rPr>
                <w:szCs w:val="22"/>
              </w:rPr>
              <w:t>Payer_TOFK</w:t>
            </w:r>
          </w:p>
        </w:tc>
        <w:tc>
          <w:tcPr>
            <w:tcW w:w="500" w:type="pct"/>
          </w:tcPr>
          <w:p w14:paraId="7FF98AB6" w14:textId="6ABEA48C" w:rsidR="003A67D0" w:rsidRPr="00D824C1" w:rsidRDefault="003A67D0" w:rsidP="003A67D0">
            <w:pPr>
              <w:pStyle w:val="GOSTTablenorm"/>
              <w:rPr>
                <w:szCs w:val="22"/>
              </w:rPr>
            </w:pPr>
            <w:r w:rsidRPr="00D824C1">
              <w:rPr>
                <w:szCs w:val="22"/>
              </w:rPr>
              <w:t>Строка</w:t>
            </w:r>
          </w:p>
        </w:tc>
        <w:tc>
          <w:tcPr>
            <w:tcW w:w="300" w:type="pct"/>
          </w:tcPr>
          <w:p w14:paraId="234B53A4" w14:textId="6813BC88" w:rsidR="003A67D0" w:rsidRPr="00D824C1" w:rsidRDefault="003A67D0" w:rsidP="003A67D0">
            <w:pPr>
              <w:pStyle w:val="GOSTTablenorm"/>
              <w:rPr>
                <w:szCs w:val="22"/>
              </w:rPr>
            </w:pPr>
            <w:r w:rsidRPr="00D824C1">
              <w:rPr>
                <w:szCs w:val="22"/>
              </w:rPr>
              <w:t>Да</w:t>
            </w:r>
          </w:p>
        </w:tc>
        <w:tc>
          <w:tcPr>
            <w:tcW w:w="315" w:type="pct"/>
          </w:tcPr>
          <w:p w14:paraId="1BD4873B" w14:textId="756E4870" w:rsidR="003A67D0" w:rsidRPr="00D824C1" w:rsidRDefault="003A67D0" w:rsidP="003A67D0">
            <w:pPr>
              <w:pStyle w:val="GOSTTablenorm"/>
              <w:rPr>
                <w:szCs w:val="22"/>
              </w:rPr>
            </w:pPr>
            <w:r w:rsidRPr="00D824C1">
              <w:rPr>
                <w:szCs w:val="22"/>
              </w:rPr>
              <w:t>=4</w:t>
            </w:r>
          </w:p>
        </w:tc>
        <w:tc>
          <w:tcPr>
            <w:tcW w:w="2035" w:type="pct"/>
          </w:tcPr>
          <w:p w14:paraId="4354B54E" w14:textId="0B38810A" w:rsidR="003A67D0" w:rsidRPr="00D824C1" w:rsidRDefault="003A67D0" w:rsidP="003A67D0">
            <w:pPr>
              <w:pStyle w:val="GOSTTablenorm"/>
              <w:rPr>
                <w:szCs w:val="22"/>
              </w:rPr>
            </w:pPr>
            <w:r w:rsidRPr="00D824C1">
              <w:rPr>
                <w:szCs w:val="22"/>
              </w:rPr>
              <w:t>У</w:t>
            </w:r>
            <w:r>
              <w:rPr>
                <w:szCs w:val="22"/>
              </w:rPr>
              <w:t xml:space="preserve">казывается код ТОФК, которому открыт казначейский счет плательщика, </w:t>
            </w:r>
            <w:r w:rsidRPr="00D824C1">
              <w:rPr>
                <w:szCs w:val="22"/>
              </w:rPr>
              <w:t>по справочнику «ТОФК»</w:t>
            </w:r>
          </w:p>
        </w:tc>
      </w:tr>
      <w:tr w:rsidR="003A67D0" w:rsidRPr="00D824C1" w14:paraId="020BD551" w14:textId="77777777" w:rsidTr="00D824C1">
        <w:tc>
          <w:tcPr>
            <w:tcW w:w="1100" w:type="pct"/>
          </w:tcPr>
          <w:p w14:paraId="38F36A84" w14:textId="6278403B" w:rsidR="003A67D0" w:rsidRPr="00D824C1" w:rsidRDefault="003A67D0" w:rsidP="003A67D0">
            <w:pPr>
              <w:pStyle w:val="GOSTTablenorm"/>
              <w:rPr>
                <w:szCs w:val="22"/>
              </w:rPr>
            </w:pPr>
            <w:r w:rsidRPr="00D824C1">
              <w:rPr>
                <w:szCs w:val="22"/>
              </w:rPr>
              <w:t>Казначейский счет плательщика</w:t>
            </w:r>
          </w:p>
        </w:tc>
        <w:tc>
          <w:tcPr>
            <w:tcW w:w="750" w:type="pct"/>
          </w:tcPr>
          <w:p w14:paraId="6D4A09DD" w14:textId="77777777" w:rsidR="003A67D0" w:rsidRPr="00D824C1" w:rsidRDefault="003A67D0" w:rsidP="003A67D0">
            <w:pPr>
              <w:pStyle w:val="GOSTTablenorm"/>
              <w:rPr>
                <w:szCs w:val="22"/>
              </w:rPr>
            </w:pPr>
            <w:r w:rsidRPr="00D824C1">
              <w:rPr>
                <w:b/>
                <w:szCs w:val="22"/>
              </w:rPr>
              <w:t>Payer:</w:t>
            </w:r>
            <w:r w:rsidRPr="00D824C1">
              <w:rPr>
                <w:szCs w:val="22"/>
              </w:rPr>
              <w:t>Payer_CheckAcc</w:t>
            </w:r>
          </w:p>
        </w:tc>
        <w:tc>
          <w:tcPr>
            <w:tcW w:w="500" w:type="pct"/>
          </w:tcPr>
          <w:p w14:paraId="4C69612A" w14:textId="77777777" w:rsidR="003A67D0" w:rsidRPr="00D824C1" w:rsidRDefault="003A67D0" w:rsidP="003A67D0">
            <w:pPr>
              <w:pStyle w:val="GOSTTablenorm"/>
              <w:rPr>
                <w:szCs w:val="22"/>
              </w:rPr>
            </w:pPr>
            <w:r w:rsidRPr="00D824C1">
              <w:rPr>
                <w:szCs w:val="22"/>
              </w:rPr>
              <w:t>Строка</w:t>
            </w:r>
          </w:p>
        </w:tc>
        <w:tc>
          <w:tcPr>
            <w:tcW w:w="300" w:type="pct"/>
          </w:tcPr>
          <w:p w14:paraId="01C16818" w14:textId="77777777" w:rsidR="003A67D0" w:rsidRPr="00D824C1" w:rsidRDefault="003A67D0" w:rsidP="003A67D0">
            <w:pPr>
              <w:pStyle w:val="GOSTTablenorm"/>
              <w:rPr>
                <w:szCs w:val="22"/>
              </w:rPr>
            </w:pPr>
            <w:r w:rsidRPr="00D824C1">
              <w:rPr>
                <w:szCs w:val="22"/>
              </w:rPr>
              <w:t>Да</w:t>
            </w:r>
          </w:p>
        </w:tc>
        <w:tc>
          <w:tcPr>
            <w:tcW w:w="315" w:type="pct"/>
          </w:tcPr>
          <w:p w14:paraId="73C32068" w14:textId="77777777" w:rsidR="003A67D0" w:rsidRPr="00D824C1" w:rsidRDefault="003A67D0" w:rsidP="003A67D0">
            <w:pPr>
              <w:pStyle w:val="GOSTTablenorm"/>
              <w:rPr>
                <w:szCs w:val="22"/>
              </w:rPr>
            </w:pPr>
            <w:r w:rsidRPr="00D824C1">
              <w:rPr>
                <w:szCs w:val="22"/>
              </w:rPr>
              <w:t>=20</w:t>
            </w:r>
          </w:p>
        </w:tc>
        <w:tc>
          <w:tcPr>
            <w:tcW w:w="2035" w:type="pct"/>
          </w:tcPr>
          <w:p w14:paraId="1FBF1EC3" w14:textId="6F8B64C3" w:rsidR="003A67D0" w:rsidRPr="00D824C1" w:rsidRDefault="003A67D0" w:rsidP="003A67D0">
            <w:pPr>
              <w:pStyle w:val="GOSTTablenorm"/>
              <w:rPr>
                <w:szCs w:val="22"/>
              </w:rPr>
            </w:pPr>
            <w:r w:rsidRPr="00D824C1">
              <w:rPr>
                <w:szCs w:val="22"/>
              </w:rPr>
              <w:t>Указывается номер казначейского счета плательщика</w:t>
            </w:r>
          </w:p>
        </w:tc>
      </w:tr>
      <w:tr w:rsidR="003A67D0" w:rsidRPr="00D824C1" w14:paraId="3AB5C6B1" w14:textId="77777777" w:rsidTr="00D824C1">
        <w:tc>
          <w:tcPr>
            <w:tcW w:w="1100" w:type="pct"/>
          </w:tcPr>
          <w:p w14:paraId="4388ED39" w14:textId="05FDBE18" w:rsidR="003A67D0" w:rsidRPr="00D824C1" w:rsidRDefault="003A67D0" w:rsidP="003A67D0">
            <w:pPr>
              <w:pStyle w:val="GOSTTablenorm"/>
              <w:rPr>
                <w:szCs w:val="22"/>
              </w:rPr>
            </w:pPr>
            <w:r w:rsidRPr="00D824C1">
              <w:rPr>
                <w:szCs w:val="22"/>
              </w:rPr>
              <w:t>Участник НПС плательщика</w:t>
            </w:r>
          </w:p>
        </w:tc>
        <w:tc>
          <w:tcPr>
            <w:tcW w:w="750" w:type="pct"/>
          </w:tcPr>
          <w:p w14:paraId="770188DB" w14:textId="727247A0" w:rsidR="003A67D0" w:rsidRPr="00D824C1" w:rsidRDefault="003A67D0" w:rsidP="003A67D0">
            <w:pPr>
              <w:pStyle w:val="GOSTTablenorm"/>
              <w:rPr>
                <w:szCs w:val="22"/>
              </w:rPr>
            </w:pPr>
            <w:r w:rsidRPr="00D824C1">
              <w:rPr>
                <w:b/>
                <w:szCs w:val="22"/>
              </w:rPr>
              <w:t>Payer:</w:t>
            </w:r>
            <w:r w:rsidRPr="00D824C1">
              <w:rPr>
                <w:szCs w:val="22"/>
              </w:rPr>
              <w:t>NPS_Sign</w:t>
            </w:r>
          </w:p>
        </w:tc>
        <w:tc>
          <w:tcPr>
            <w:tcW w:w="500" w:type="pct"/>
          </w:tcPr>
          <w:p w14:paraId="10EC4202" w14:textId="4698D888" w:rsidR="003A67D0" w:rsidRPr="00D824C1" w:rsidRDefault="003A67D0" w:rsidP="003A67D0">
            <w:pPr>
              <w:pStyle w:val="GOSTTablenorm"/>
              <w:rPr>
                <w:szCs w:val="22"/>
              </w:rPr>
            </w:pPr>
            <w:r w:rsidRPr="00D824C1">
              <w:rPr>
                <w:szCs w:val="22"/>
              </w:rPr>
              <w:t>Строка</w:t>
            </w:r>
          </w:p>
        </w:tc>
        <w:tc>
          <w:tcPr>
            <w:tcW w:w="300" w:type="pct"/>
          </w:tcPr>
          <w:p w14:paraId="52ACF15C" w14:textId="659F0714" w:rsidR="003A67D0" w:rsidRPr="00D824C1" w:rsidRDefault="003A67D0" w:rsidP="003A67D0">
            <w:pPr>
              <w:pStyle w:val="GOSTTablenorm"/>
              <w:rPr>
                <w:szCs w:val="22"/>
              </w:rPr>
            </w:pPr>
            <w:r w:rsidRPr="00D824C1">
              <w:rPr>
                <w:szCs w:val="22"/>
              </w:rPr>
              <w:t>Нет</w:t>
            </w:r>
          </w:p>
        </w:tc>
        <w:tc>
          <w:tcPr>
            <w:tcW w:w="315" w:type="pct"/>
          </w:tcPr>
          <w:p w14:paraId="4FB43DD3" w14:textId="0459A2DF" w:rsidR="003A67D0" w:rsidRPr="00D824C1" w:rsidRDefault="003A67D0" w:rsidP="003A67D0">
            <w:pPr>
              <w:pStyle w:val="GOSTTablenorm"/>
              <w:rPr>
                <w:szCs w:val="22"/>
              </w:rPr>
            </w:pPr>
            <w:r w:rsidRPr="00D824C1">
              <w:rPr>
                <w:szCs w:val="22"/>
              </w:rPr>
              <w:t>=1</w:t>
            </w:r>
          </w:p>
        </w:tc>
        <w:tc>
          <w:tcPr>
            <w:tcW w:w="2035" w:type="pct"/>
          </w:tcPr>
          <w:p w14:paraId="0B321E50" w14:textId="77777777" w:rsidR="003A67D0" w:rsidRPr="00D824C1" w:rsidRDefault="003A67D0" w:rsidP="003A67D0">
            <w:pPr>
              <w:pStyle w:val="GOSTTablenorm"/>
              <w:rPr>
                <w:szCs w:val="22"/>
              </w:rPr>
            </w:pPr>
            <w:r w:rsidRPr="00D824C1">
              <w:rPr>
                <w:szCs w:val="22"/>
              </w:rPr>
              <w:t xml:space="preserve">Указывается признак учета операций по НПС в ТОФК плательщика. </w:t>
            </w:r>
          </w:p>
          <w:p w14:paraId="1CC19771" w14:textId="77777777" w:rsidR="003A67D0" w:rsidRPr="00D824C1" w:rsidRDefault="003A67D0" w:rsidP="003A67D0">
            <w:pPr>
              <w:pStyle w:val="GOSTTablenorm"/>
              <w:rPr>
                <w:szCs w:val="22"/>
              </w:rPr>
            </w:pPr>
            <w:r w:rsidRPr="00D824C1">
              <w:rPr>
                <w:szCs w:val="22"/>
              </w:rPr>
              <w:t>Допустимые значения:</w:t>
            </w:r>
          </w:p>
          <w:p w14:paraId="49DB7C41" w14:textId="073D1B89" w:rsidR="003A67D0" w:rsidRPr="00D824C1" w:rsidRDefault="003A67D0" w:rsidP="003A67D0">
            <w:pPr>
              <w:pStyle w:val="GOSTTableListMark1"/>
              <w:rPr>
                <w:szCs w:val="22"/>
              </w:rPr>
            </w:pPr>
            <w:r w:rsidRPr="00D824C1">
              <w:rPr>
                <w:szCs w:val="22"/>
              </w:rPr>
              <w:t>«1» – Участник НПС;</w:t>
            </w:r>
          </w:p>
          <w:p w14:paraId="4B26676F" w14:textId="77777777" w:rsidR="003A67D0" w:rsidRPr="00D824C1" w:rsidRDefault="003A67D0" w:rsidP="003A67D0">
            <w:pPr>
              <w:pStyle w:val="GOSTTableListMark1"/>
              <w:rPr>
                <w:szCs w:val="22"/>
              </w:rPr>
            </w:pPr>
            <w:r w:rsidRPr="00D824C1">
              <w:rPr>
                <w:szCs w:val="22"/>
              </w:rPr>
              <w:t>«0» – Не участник НПС.</w:t>
            </w:r>
          </w:p>
          <w:p w14:paraId="50B4949A" w14:textId="7AC20167" w:rsidR="003A67D0" w:rsidRPr="00D824C1" w:rsidRDefault="003A67D0" w:rsidP="003A67D0">
            <w:pPr>
              <w:pStyle w:val="GOSTTablenorm"/>
              <w:rPr>
                <w:szCs w:val="22"/>
              </w:rPr>
            </w:pPr>
            <w:r w:rsidRPr="00D824C1">
              <w:rPr>
                <w:szCs w:val="22"/>
              </w:rPr>
              <w:t>Заполняется, если параметр «Вид документа» (BasicRequisites_POType) имеет значение «КДВ»</w:t>
            </w:r>
          </w:p>
        </w:tc>
      </w:tr>
      <w:tr w:rsidR="003A67D0" w:rsidRPr="00D824C1" w14:paraId="55F69EC5" w14:textId="77777777" w:rsidTr="00D824C1">
        <w:tc>
          <w:tcPr>
            <w:tcW w:w="1100" w:type="pct"/>
          </w:tcPr>
          <w:p w14:paraId="5CF98031" w14:textId="41B75B10" w:rsidR="003A67D0" w:rsidRPr="00D824C1" w:rsidRDefault="003A67D0" w:rsidP="003A67D0">
            <w:pPr>
              <w:pStyle w:val="GOSTTablenorm"/>
              <w:rPr>
                <w:szCs w:val="22"/>
              </w:rPr>
            </w:pPr>
            <w:r w:rsidRPr="00D824C1">
              <w:rPr>
                <w:szCs w:val="22"/>
              </w:rPr>
              <w:t>GU</w:t>
            </w:r>
            <w:r>
              <w:rPr>
                <w:szCs w:val="22"/>
              </w:rPr>
              <w:t>ID документа по поступлению НВС</w:t>
            </w:r>
          </w:p>
        </w:tc>
        <w:tc>
          <w:tcPr>
            <w:tcW w:w="750" w:type="pct"/>
          </w:tcPr>
          <w:p w14:paraId="6AB7CA84" w14:textId="2B2CDC5F" w:rsidR="003A67D0" w:rsidRPr="00D824C1" w:rsidRDefault="003A67D0" w:rsidP="003A67D0">
            <w:pPr>
              <w:pStyle w:val="GOSTTablenorm"/>
              <w:rPr>
                <w:b/>
                <w:bCs/>
                <w:szCs w:val="22"/>
              </w:rPr>
            </w:pPr>
            <w:r w:rsidRPr="00D824C1">
              <w:rPr>
                <w:b/>
                <w:bCs/>
                <w:szCs w:val="22"/>
              </w:rPr>
              <w:t>Payer:</w:t>
            </w:r>
            <w:r w:rsidRPr="00D824C1">
              <w:rPr>
                <w:bCs/>
                <w:szCs w:val="22"/>
              </w:rPr>
              <w:t>NVS_Guid</w:t>
            </w:r>
          </w:p>
        </w:tc>
        <w:tc>
          <w:tcPr>
            <w:tcW w:w="500" w:type="pct"/>
          </w:tcPr>
          <w:p w14:paraId="27E10751" w14:textId="3ACAB50D" w:rsidR="003A67D0" w:rsidRPr="00D824C1" w:rsidRDefault="003A67D0" w:rsidP="003A67D0">
            <w:pPr>
              <w:pStyle w:val="GOSTTablenorm"/>
              <w:rPr>
                <w:szCs w:val="22"/>
              </w:rPr>
            </w:pPr>
            <w:r w:rsidRPr="00D824C1">
              <w:rPr>
                <w:szCs w:val="22"/>
              </w:rPr>
              <w:t>GUID</w:t>
            </w:r>
          </w:p>
        </w:tc>
        <w:tc>
          <w:tcPr>
            <w:tcW w:w="300" w:type="pct"/>
          </w:tcPr>
          <w:p w14:paraId="7EE26E56" w14:textId="30B476F7" w:rsidR="003A67D0" w:rsidRPr="00D824C1" w:rsidRDefault="003A67D0" w:rsidP="003A67D0">
            <w:pPr>
              <w:pStyle w:val="GOSTTablenorm"/>
              <w:rPr>
                <w:szCs w:val="22"/>
              </w:rPr>
            </w:pPr>
            <w:r>
              <w:rPr>
                <w:szCs w:val="22"/>
              </w:rPr>
              <w:t>Нет</w:t>
            </w:r>
          </w:p>
        </w:tc>
        <w:tc>
          <w:tcPr>
            <w:tcW w:w="315" w:type="pct"/>
          </w:tcPr>
          <w:p w14:paraId="4FAFD71F" w14:textId="26106431" w:rsidR="003A67D0" w:rsidRPr="00D824C1" w:rsidRDefault="003A67D0" w:rsidP="003A67D0">
            <w:pPr>
              <w:pStyle w:val="GOSTTablenorm"/>
              <w:rPr>
                <w:szCs w:val="22"/>
              </w:rPr>
            </w:pPr>
          </w:p>
        </w:tc>
        <w:tc>
          <w:tcPr>
            <w:tcW w:w="2035" w:type="pct"/>
          </w:tcPr>
          <w:p w14:paraId="27DCA019" w14:textId="00ED3ED2" w:rsidR="003A67D0" w:rsidRPr="00D824C1" w:rsidRDefault="003A67D0" w:rsidP="003A67D0">
            <w:pPr>
              <w:pStyle w:val="GOSTTablenorm"/>
              <w:rPr>
                <w:szCs w:val="22"/>
              </w:rPr>
            </w:pPr>
            <w:r w:rsidRPr="00D824C1">
              <w:rPr>
                <w:szCs w:val="22"/>
              </w:rPr>
              <w:t>По операциям возврата НВС указывается GUID документа по зачислению НВС</w:t>
            </w:r>
          </w:p>
        </w:tc>
      </w:tr>
      <w:tr w:rsidR="003A67D0" w:rsidRPr="00D824C1" w14:paraId="44F926B1" w14:textId="77777777" w:rsidTr="00D824C1">
        <w:tc>
          <w:tcPr>
            <w:tcW w:w="1100" w:type="pct"/>
          </w:tcPr>
          <w:p w14:paraId="5E1BC4CF" w14:textId="565CCE5F" w:rsidR="003A67D0" w:rsidRPr="00D824C1" w:rsidRDefault="003A67D0" w:rsidP="003A67D0">
            <w:pPr>
              <w:pStyle w:val="GOSTTablenorm"/>
              <w:rPr>
                <w:szCs w:val="22"/>
              </w:rPr>
            </w:pPr>
            <w:r w:rsidRPr="00D824C1">
              <w:rPr>
                <w:szCs w:val="22"/>
              </w:rPr>
              <w:t>Дата отражения на НВС</w:t>
            </w:r>
          </w:p>
        </w:tc>
        <w:tc>
          <w:tcPr>
            <w:tcW w:w="750" w:type="pct"/>
          </w:tcPr>
          <w:p w14:paraId="6A5A2851" w14:textId="2089B780" w:rsidR="003A67D0" w:rsidRPr="00D824C1" w:rsidRDefault="003A67D0" w:rsidP="003A67D0">
            <w:pPr>
              <w:pStyle w:val="GOSTTablenorm"/>
              <w:rPr>
                <w:b/>
                <w:bCs/>
                <w:szCs w:val="22"/>
              </w:rPr>
            </w:pPr>
            <w:r w:rsidRPr="00D824C1">
              <w:rPr>
                <w:b/>
                <w:bCs/>
                <w:szCs w:val="22"/>
              </w:rPr>
              <w:t>Payer:</w:t>
            </w:r>
            <w:r w:rsidRPr="00D824C1">
              <w:rPr>
                <w:bCs/>
                <w:szCs w:val="22"/>
              </w:rPr>
              <w:t>NVS_Date</w:t>
            </w:r>
          </w:p>
        </w:tc>
        <w:tc>
          <w:tcPr>
            <w:tcW w:w="500" w:type="pct"/>
          </w:tcPr>
          <w:p w14:paraId="1FC99394" w14:textId="172BC8E5" w:rsidR="003A67D0" w:rsidRPr="00D824C1" w:rsidRDefault="003A67D0" w:rsidP="003A67D0">
            <w:pPr>
              <w:pStyle w:val="GOSTTablenorm"/>
              <w:rPr>
                <w:szCs w:val="22"/>
              </w:rPr>
            </w:pPr>
            <w:r w:rsidRPr="00D824C1">
              <w:rPr>
                <w:szCs w:val="22"/>
              </w:rPr>
              <w:t>Дата</w:t>
            </w:r>
          </w:p>
        </w:tc>
        <w:tc>
          <w:tcPr>
            <w:tcW w:w="300" w:type="pct"/>
          </w:tcPr>
          <w:p w14:paraId="132F5AAD" w14:textId="736764EE" w:rsidR="003A67D0" w:rsidRPr="00D824C1" w:rsidRDefault="003A67D0" w:rsidP="003A67D0">
            <w:pPr>
              <w:pStyle w:val="GOSTTablenorm"/>
              <w:rPr>
                <w:szCs w:val="22"/>
              </w:rPr>
            </w:pPr>
            <w:r>
              <w:rPr>
                <w:szCs w:val="22"/>
              </w:rPr>
              <w:t>Нет</w:t>
            </w:r>
          </w:p>
        </w:tc>
        <w:tc>
          <w:tcPr>
            <w:tcW w:w="315" w:type="pct"/>
          </w:tcPr>
          <w:p w14:paraId="1AB66462" w14:textId="5DE0712F" w:rsidR="003A67D0" w:rsidRPr="00D824C1" w:rsidRDefault="003A67D0" w:rsidP="003A67D0">
            <w:pPr>
              <w:pStyle w:val="GOSTTablenorm"/>
              <w:rPr>
                <w:szCs w:val="22"/>
              </w:rPr>
            </w:pPr>
          </w:p>
        </w:tc>
        <w:tc>
          <w:tcPr>
            <w:tcW w:w="2035" w:type="pct"/>
          </w:tcPr>
          <w:p w14:paraId="288FBDAE" w14:textId="2276E44D" w:rsidR="003A67D0" w:rsidRPr="00D824C1" w:rsidRDefault="003A67D0" w:rsidP="003A67D0">
            <w:pPr>
              <w:pStyle w:val="GOSTTablenorm"/>
              <w:rPr>
                <w:szCs w:val="22"/>
              </w:rPr>
            </w:pPr>
            <w:r w:rsidRPr="00D824C1">
              <w:rPr>
                <w:szCs w:val="22"/>
              </w:rPr>
              <w:t>По операциям возврата НВС указывается дата зачисления поступления на НВС.</w:t>
            </w:r>
          </w:p>
          <w:p w14:paraId="6235CCA8" w14:textId="1EA87B12" w:rsidR="003A67D0" w:rsidRPr="00D824C1" w:rsidRDefault="003A67D0" w:rsidP="003A67D0">
            <w:pPr>
              <w:pStyle w:val="GOSTTablenorm"/>
              <w:rPr>
                <w:szCs w:val="22"/>
              </w:rPr>
            </w:pPr>
            <w:r w:rsidRPr="00D824C1">
              <w:rPr>
                <w:szCs w:val="22"/>
              </w:rPr>
              <w:t>Обязателен для заполнения, если заполнен параметр «GUID документа по поступлению НВС» (</w:t>
            </w:r>
            <w:r w:rsidRPr="00D824C1">
              <w:rPr>
                <w:rStyle w:val="aff2"/>
                <w:szCs w:val="22"/>
              </w:rPr>
              <w:t>Payer:</w:t>
            </w:r>
            <w:r w:rsidRPr="00D824C1">
              <w:rPr>
                <w:rStyle w:val="aff2"/>
                <w:b w:val="0"/>
                <w:szCs w:val="22"/>
              </w:rPr>
              <w:t>NVS_Guid)</w:t>
            </w:r>
          </w:p>
        </w:tc>
      </w:tr>
      <w:tr w:rsidR="00597CCD" w:rsidRPr="00D824C1" w14:paraId="28C5BF65" w14:textId="77777777" w:rsidTr="00D824C1">
        <w:trPr>
          <w:ins w:id="5649" w:author="Сказецкая Наталья Камилевна" w:date="2026-03-31T14:54:00Z"/>
        </w:trPr>
        <w:tc>
          <w:tcPr>
            <w:tcW w:w="1100" w:type="pct"/>
          </w:tcPr>
          <w:p w14:paraId="3706D861" w14:textId="73FE42A3" w:rsidR="00597CCD" w:rsidRPr="00D824C1" w:rsidRDefault="00597CCD" w:rsidP="00597CCD">
            <w:pPr>
              <w:pStyle w:val="GOSTTablenorm"/>
              <w:rPr>
                <w:ins w:id="5650" w:author="Сказецкая Наталья Камилевна" w:date="2026-03-31T14:54:00Z"/>
                <w:szCs w:val="22"/>
              </w:rPr>
            </w:pPr>
            <w:commentRangeStart w:id="5651"/>
            <w:ins w:id="5652" w:author="Сказецкая Наталья Камилевна" w:date="2026-03-31T14:54:00Z">
              <w:r w:rsidRPr="00442DE9">
                <w:rPr>
                  <w:szCs w:val="22"/>
                </w:rPr>
                <w:t xml:space="preserve">Признак </w:t>
              </w:r>
            </w:ins>
            <w:commentRangeEnd w:id="5651"/>
            <w:ins w:id="5653" w:author="Сказецкая Наталья Камилевна" w:date="2026-03-31T15:28:00Z">
              <w:r w:rsidR="00D6605E">
                <w:rPr>
                  <w:rStyle w:val="afff4"/>
                </w:rPr>
                <w:commentReference w:id="5651"/>
              </w:r>
            </w:ins>
            <w:ins w:id="5654" w:author="Сказецкая Наталья Камилевна" w:date="2026-03-31T14:54:00Z">
              <w:r w:rsidRPr="00442DE9">
                <w:rPr>
                  <w:szCs w:val="22"/>
                </w:rPr>
                <w:t xml:space="preserve">учета по НПС документа по </w:t>
              </w:r>
              <w:r>
                <w:rPr>
                  <w:szCs w:val="22"/>
                </w:rPr>
                <w:t>поступлению</w:t>
              </w:r>
              <w:r w:rsidRPr="00442DE9">
                <w:rPr>
                  <w:szCs w:val="22"/>
                </w:rPr>
                <w:t xml:space="preserve"> НВС</w:t>
              </w:r>
            </w:ins>
          </w:p>
        </w:tc>
        <w:tc>
          <w:tcPr>
            <w:tcW w:w="750" w:type="pct"/>
          </w:tcPr>
          <w:p w14:paraId="1CA7C2E1" w14:textId="7D9DB6B8" w:rsidR="00597CCD" w:rsidRPr="00597CCD" w:rsidRDefault="00597CCD" w:rsidP="00597CCD">
            <w:pPr>
              <w:pStyle w:val="GOSTTablenorm"/>
              <w:rPr>
                <w:ins w:id="5655" w:author="Сказецкая Наталья Камилевна" w:date="2026-03-31T14:54:00Z"/>
                <w:b/>
                <w:bCs/>
                <w:szCs w:val="22"/>
                <w:lang w:val="en-US"/>
              </w:rPr>
            </w:pPr>
            <w:ins w:id="5656" w:author="Сказецкая Наталья Камилевна" w:date="2026-03-31T14:54:00Z">
              <w:r w:rsidRPr="005C0A6B">
                <w:rPr>
                  <w:b/>
                  <w:szCs w:val="22"/>
                  <w:lang w:val="en-US"/>
                </w:rPr>
                <w:t>Payer:</w:t>
              </w:r>
              <w:r w:rsidRPr="005C0A6B">
                <w:rPr>
                  <w:bCs/>
                  <w:szCs w:val="22"/>
                  <w:lang w:val="en-US"/>
                </w:rPr>
                <w:t>Payer_CheckAcc_Nps_Sign</w:t>
              </w:r>
            </w:ins>
          </w:p>
        </w:tc>
        <w:tc>
          <w:tcPr>
            <w:tcW w:w="500" w:type="pct"/>
          </w:tcPr>
          <w:p w14:paraId="6AEBE9B5" w14:textId="2677AB5A" w:rsidR="00597CCD" w:rsidRPr="00D824C1" w:rsidRDefault="00597CCD" w:rsidP="00597CCD">
            <w:pPr>
              <w:pStyle w:val="GOSTTablenorm"/>
              <w:rPr>
                <w:ins w:id="5657" w:author="Сказецкая Наталья Камилевна" w:date="2026-03-31T14:54:00Z"/>
                <w:szCs w:val="22"/>
              </w:rPr>
            </w:pPr>
            <w:ins w:id="5658" w:author="Сказецкая Наталья Камилевна" w:date="2026-03-31T14:54:00Z">
              <w:r>
                <w:rPr>
                  <w:szCs w:val="22"/>
                </w:rPr>
                <w:t>Число</w:t>
              </w:r>
            </w:ins>
          </w:p>
        </w:tc>
        <w:tc>
          <w:tcPr>
            <w:tcW w:w="300" w:type="pct"/>
          </w:tcPr>
          <w:p w14:paraId="7771B8E4" w14:textId="57F574EF" w:rsidR="00597CCD" w:rsidRDefault="00597CCD" w:rsidP="00597CCD">
            <w:pPr>
              <w:pStyle w:val="GOSTTablenorm"/>
              <w:rPr>
                <w:ins w:id="5659" w:author="Сказецкая Наталья Камилевна" w:date="2026-03-31T14:54:00Z"/>
                <w:szCs w:val="22"/>
              </w:rPr>
            </w:pPr>
            <w:ins w:id="5660" w:author="Сказецкая Наталья Камилевна" w:date="2026-03-31T14:54:00Z">
              <w:r>
                <w:rPr>
                  <w:szCs w:val="22"/>
                </w:rPr>
                <w:t>Нет</w:t>
              </w:r>
            </w:ins>
          </w:p>
        </w:tc>
        <w:tc>
          <w:tcPr>
            <w:tcW w:w="315" w:type="pct"/>
          </w:tcPr>
          <w:p w14:paraId="60CEF1A5" w14:textId="7E93DB79" w:rsidR="00597CCD" w:rsidRPr="00D824C1" w:rsidRDefault="00597CCD" w:rsidP="00597CCD">
            <w:pPr>
              <w:pStyle w:val="GOSTTablenorm"/>
              <w:rPr>
                <w:ins w:id="5661" w:author="Сказецкая Наталья Камилевна" w:date="2026-03-31T14:54:00Z"/>
                <w:szCs w:val="22"/>
              </w:rPr>
            </w:pPr>
            <w:ins w:id="5662" w:author="Сказецкая Наталья Камилевна" w:date="2026-03-31T14:54:00Z">
              <w:r w:rsidRPr="005C0A6B">
                <w:rPr>
                  <w:szCs w:val="22"/>
                </w:rPr>
                <w:t>=1</w:t>
              </w:r>
            </w:ins>
          </w:p>
        </w:tc>
        <w:tc>
          <w:tcPr>
            <w:tcW w:w="2035" w:type="pct"/>
          </w:tcPr>
          <w:p w14:paraId="0957AB52" w14:textId="77777777" w:rsidR="00597CCD" w:rsidRPr="005C0A6B" w:rsidRDefault="00597CCD" w:rsidP="00597CCD">
            <w:pPr>
              <w:pStyle w:val="GOSTTablenorm"/>
              <w:rPr>
                <w:ins w:id="5663" w:author="Сказецкая Наталья Камилевна" w:date="2026-03-31T14:54:00Z"/>
                <w:szCs w:val="22"/>
              </w:rPr>
            </w:pPr>
            <w:ins w:id="5664" w:author="Сказецкая Наталья Камилевна" w:date="2026-03-31T14:54:00Z">
              <w:r>
                <w:rPr>
                  <w:szCs w:val="22"/>
                </w:rPr>
                <w:t>По операциям возврата НВС у</w:t>
              </w:r>
              <w:r w:rsidRPr="005C0A6B">
                <w:rPr>
                  <w:szCs w:val="22"/>
                </w:rPr>
                <w:t>казывается признак учета по НПС документа по зачислению НВС.</w:t>
              </w:r>
            </w:ins>
          </w:p>
          <w:p w14:paraId="03540DBC" w14:textId="77777777" w:rsidR="00597CCD" w:rsidRPr="005C0A6B" w:rsidRDefault="00597CCD" w:rsidP="00597CCD">
            <w:pPr>
              <w:pStyle w:val="GOSTTablenorm"/>
              <w:rPr>
                <w:ins w:id="5665" w:author="Сказецкая Наталья Камилевна" w:date="2026-03-31T14:54:00Z"/>
                <w:szCs w:val="22"/>
              </w:rPr>
            </w:pPr>
            <w:ins w:id="5666" w:author="Сказецкая Наталья Камилевна" w:date="2026-03-31T14:54:00Z">
              <w:r w:rsidRPr="005C0A6B">
                <w:rPr>
                  <w:szCs w:val="22"/>
                </w:rPr>
                <w:t>Допустимые значения:</w:t>
              </w:r>
            </w:ins>
          </w:p>
          <w:p w14:paraId="4A9F8777" w14:textId="77777777" w:rsidR="00597CCD" w:rsidRPr="005C0A6B" w:rsidRDefault="00597CCD" w:rsidP="00597CCD">
            <w:pPr>
              <w:pStyle w:val="GOSTTableListMark1"/>
              <w:rPr>
                <w:ins w:id="5667" w:author="Сказецкая Наталья Камилевна" w:date="2026-03-31T14:54:00Z"/>
                <w:szCs w:val="22"/>
              </w:rPr>
            </w:pPr>
            <w:ins w:id="5668" w:author="Сказецкая Наталья Камилевна" w:date="2026-03-31T14:54:00Z">
              <w:r>
                <w:rPr>
                  <w:szCs w:val="22"/>
                </w:rPr>
                <w:t>«</w:t>
              </w:r>
              <w:r w:rsidRPr="005C0A6B">
                <w:rPr>
                  <w:szCs w:val="22"/>
                </w:rPr>
                <w:t>1</w:t>
              </w:r>
              <w:r>
                <w:rPr>
                  <w:szCs w:val="22"/>
                </w:rPr>
                <w:t>»</w:t>
              </w:r>
              <w:r w:rsidRPr="005C0A6B">
                <w:rPr>
                  <w:szCs w:val="22"/>
                </w:rPr>
                <w:t xml:space="preserve"> – Участник НПС;</w:t>
              </w:r>
            </w:ins>
          </w:p>
          <w:p w14:paraId="651CB37A" w14:textId="77777777" w:rsidR="00597CCD" w:rsidRDefault="00597CCD" w:rsidP="00597CCD">
            <w:pPr>
              <w:pStyle w:val="GOSTTableListMark1"/>
              <w:rPr>
                <w:ins w:id="5669" w:author="Сказецкая Наталья Камилевна" w:date="2026-03-31T14:54:00Z"/>
                <w:szCs w:val="22"/>
              </w:rPr>
            </w:pPr>
            <w:ins w:id="5670" w:author="Сказецкая Наталья Камилевна" w:date="2026-03-31T14:54:00Z">
              <w:r>
                <w:rPr>
                  <w:szCs w:val="22"/>
                </w:rPr>
                <w:t>«</w:t>
              </w:r>
              <w:r w:rsidRPr="005C0A6B">
                <w:rPr>
                  <w:szCs w:val="22"/>
                </w:rPr>
                <w:t>0</w:t>
              </w:r>
              <w:r>
                <w:rPr>
                  <w:szCs w:val="22"/>
                </w:rPr>
                <w:t>»</w:t>
              </w:r>
              <w:r w:rsidRPr="005C0A6B">
                <w:rPr>
                  <w:szCs w:val="22"/>
                </w:rPr>
                <w:t xml:space="preserve"> – Не участник НПС</w:t>
              </w:r>
              <w:r>
                <w:rPr>
                  <w:szCs w:val="22"/>
                </w:rPr>
                <w:t>.</w:t>
              </w:r>
            </w:ins>
          </w:p>
          <w:p w14:paraId="7E1939A7" w14:textId="191E3899" w:rsidR="00597CCD" w:rsidRPr="00D824C1" w:rsidRDefault="00597CCD" w:rsidP="00597CCD">
            <w:pPr>
              <w:pStyle w:val="GOSTTablenorm"/>
              <w:rPr>
                <w:ins w:id="5671" w:author="Сказецкая Наталья Камилевна" w:date="2026-03-31T14:54:00Z"/>
                <w:szCs w:val="22"/>
              </w:rPr>
            </w:pPr>
            <w:ins w:id="5672" w:author="Сказецкая Наталья Камилевна" w:date="2026-03-31T14:54:00Z">
              <w:r w:rsidRPr="00442DE9">
                <w:rPr>
                  <w:szCs w:val="22"/>
                </w:rPr>
                <w:t>Обязателен для заполнения, если заполнен параметр «GUID документа по поступлению НВС» (Payer:NVS_Guid)</w:t>
              </w:r>
            </w:ins>
          </w:p>
        </w:tc>
      </w:tr>
      <w:tr w:rsidR="00597CCD" w:rsidRPr="00D824C1" w14:paraId="79A4B841" w14:textId="77777777" w:rsidTr="00D824C1">
        <w:tc>
          <w:tcPr>
            <w:tcW w:w="1100" w:type="pct"/>
          </w:tcPr>
          <w:p w14:paraId="1B0339ED" w14:textId="77777777" w:rsidR="00597CCD" w:rsidRPr="00D824C1" w:rsidRDefault="00597CCD" w:rsidP="00597CCD">
            <w:pPr>
              <w:pStyle w:val="GOSTTablenorm"/>
              <w:rPr>
                <w:b/>
                <w:szCs w:val="22"/>
                <w:lang w:val="en-US"/>
              </w:rPr>
            </w:pPr>
            <w:r w:rsidRPr="00D824C1">
              <w:rPr>
                <w:b/>
                <w:szCs w:val="22"/>
                <w:lang w:val="en-US"/>
              </w:rPr>
              <w:t>Реквизиты получателя</w:t>
            </w:r>
          </w:p>
        </w:tc>
        <w:tc>
          <w:tcPr>
            <w:tcW w:w="750" w:type="pct"/>
          </w:tcPr>
          <w:p w14:paraId="65D20719" w14:textId="77777777" w:rsidR="00597CCD" w:rsidRPr="00D824C1" w:rsidRDefault="00597CCD" w:rsidP="00597CCD">
            <w:pPr>
              <w:pStyle w:val="GOSTTablenorm"/>
              <w:rPr>
                <w:b/>
                <w:szCs w:val="22"/>
              </w:rPr>
            </w:pPr>
            <w:r w:rsidRPr="00D824C1">
              <w:rPr>
                <w:b/>
                <w:szCs w:val="22"/>
              </w:rPr>
              <w:t>Payee</w:t>
            </w:r>
          </w:p>
        </w:tc>
        <w:tc>
          <w:tcPr>
            <w:tcW w:w="500" w:type="pct"/>
          </w:tcPr>
          <w:p w14:paraId="45673E4C" w14:textId="77777777" w:rsidR="00597CCD" w:rsidRPr="00D824C1" w:rsidRDefault="00597CCD" w:rsidP="00597CCD">
            <w:pPr>
              <w:pStyle w:val="GOSTTablenorm"/>
              <w:rPr>
                <w:szCs w:val="22"/>
              </w:rPr>
            </w:pPr>
            <w:r w:rsidRPr="00D824C1">
              <w:rPr>
                <w:szCs w:val="22"/>
              </w:rPr>
              <w:t>Объект</w:t>
            </w:r>
          </w:p>
        </w:tc>
        <w:tc>
          <w:tcPr>
            <w:tcW w:w="300" w:type="pct"/>
          </w:tcPr>
          <w:p w14:paraId="24CDB8E3" w14:textId="77777777" w:rsidR="00597CCD" w:rsidRPr="00D824C1" w:rsidRDefault="00597CCD" w:rsidP="00597CCD">
            <w:pPr>
              <w:pStyle w:val="GOSTTablenorm"/>
              <w:rPr>
                <w:szCs w:val="22"/>
              </w:rPr>
            </w:pPr>
            <w:r w:rsidRPr="00D824C1">
              <w:rPr>
                <w:szCs w:val="22"/>
              </w:rPr>
              <w:t>Да</w:t>
            </w:r>
          </w:p>
        </w:tc>
        <w:tc>
          <w:tcPr>
            <w:tcW w:w="315" w:type="pct"/>
          </w:tcPr>
          <w:p w14:paraId="033A96B0" w14:textId="77777777" w:rsidR="00597CCD" w:rsidRPr="00D824C1" w:rsidRDefault="00597CCD" w:rsidP="00597CCD">
            <w:pPr>
              <w:pStyle w:val="GOSTTablenorm"/>
              <w:rPr>
                <w:szCs w:val="22"/>
              </w:rPr>
            </w:pPr>
            <w:r w:rsidRPr="00D824C1">
              <w:rPr>
                <w:szCs w:val="22"/>
              </w:rPr>
              <w:t>-</w:t>
            </w:r>
          </w:p>
        </w:tc>
        <w:tc>
          <w:tcPr>
            <w:tcW w:w="2035" w:type="pct"/>
          </w:tcPr>
          <w:p w14:paraId="79B39695" w14:textId="77777777" w:rsidR="00597CCD" w:rsidRPr="00D824C1" w:rsidRDefault="00597CCD" w:rsidP="00597CCD">
            <w:pPr>
              <w:pStyle w:val="GOSTTablenorm"/>
              <w:rPr>
                <w:szCs w:val="22"/>
              </w:rPr>
            </w:pPr>
            <w:r w:rsidRPr="00D824C1">
              <w:rPr>
                <w:szCs w:val="22"/>
              </w:rPr>
              <w:t>-</w:t>
            </w:r>
          </w:p>
        </w:tc>
      </w:tr>
      <w:tr w:rsidR="00597CCD" w:rsidRPr="00D824C1" w14:paraId="51D74A76" w14:textId="35486434" w:rsidTr="00D824C1">
        <w:tc>
          <w:tcPr>
            <w:tcW w:w="1100" w:type="pct"/>
          </w:tcPr>
          <w:p w14:paraId="3F3D9C8F" w14:textId="043A2957" w:rsidR="00597CCD" w:rsidRPr="00D824C1" w:rsidRDefault="00597CCD" w:rsidP="00597CCD">
            <w:pPr>
              <w:pStyle w:val="GOSTTablenorm"/>
              <w:rPr>
                <w:szCs w:val="22"/>
              </w:rPr>
            </w:pPr>
            <w:r w:rsidRPr="00D824C1">
              <w:rPr>
                <w:szCs w:val="22"/>
              </w:rPr>
              <w:t>Код ТОФК получателя</w:t>
            </w:r>
          </w:p>
        </w:tc>
        <w:tc>
          <w:tcPr>
            <w:tcW w:w="750" w:type="pct"/>
          </w:tcPr>
          <w:p w14:paraId="39ABF909" w14:textId="2042F41A" w:rsidR="00597CCD" w:rsidRPr="00D824C1" w:rsidRDefault="00597CCD" w:rsidP="00597CCD">
            <w:pPr>
              <w:pStyle w:val="GOSTTablenorm"/>
              <w:rPr>
                <w:szCs w:val="22"/>
              </w:rPr>
            </w:pPr>
            <w:r w:rsidRPr="00611713">
              <w:rPr>
                <w:b/>
                <w:szCs w:val="22"/>
              </w:rPr>
              <w:t>Payee</w:t>
            </w:r>
            <w:r w:rsidRPr="00D824C1">
              <w:rPr>
                <w:szCs w:val="22"/>
              </w:rPr>
              <w:t>:Payee_TOFK</w:t>
            </w:r>
          </w:p>
        </w:tc>
        <w:tc>
          <w:tcPr>
            <w:tcW w:w="500" w:type="pct"/>
          </w:tcPr>
          <w:p w14:paraId="157D9501" w14:textId="39DB2919" w:rsidR="00597CCD" w:rsidRPr="00D824C1" w:rsidRDefault="00597CCD" w:rsidP="00597CCD">
            <w:pPr>
              <w:pStyle w:val="GOSTTablenorm"/>
              <w:rPr>
                <w:szCs w:val="22"/>
              </w:rPr>
            </w:pPr>
            <w:r w:rsidRPr="00D824C1">
              <w:rPr>
                <w:szCs w:val="22"/>
              </w:rPr>
              <w:t>Строка</w:t>
            </w:r>
          </w:p>
        </w:tc>
        <w:tc>
          <w:tcPr>
            <w:tcW w:w="300" w:type="pct"/>
          </w:tcPr>
          <w:p w14:paraId="0DCA0CD3" w14:textId="3947AB16" w:rsidR="00597CCD" w:rsidRPr="00D824C1" w:rsidRDefault="00597CCD" w:rsidP="00597CCD">
            <w:pPr>
              <w:pStyle w:val="GOSTTablenorm"/>
              <w:rPr>
                <w:szCs w:val="22"/>
              </w:rPr>
            </w:pPr>
            <w:r w:rsidRPr="00D824C1">
              <w:rPr>
                <w:szCs w:val="22"/>
              </w:rPr>
              <w:t>Да</w:t>
            </w:r>
          </w:p>
        </w:tc>
        <w:tc>
          <w:tcPr>
            <w:tcW w:w="315" w:type="pct"/>
          </w:tcPr>
          <w:p w14:paraId="1B5ABCBE" w14:textId="4C9C5618" w:rsidR="00597CCD" w:rsidRPr="00D824C1" w:rsidRDefault="00597CCD" w:rsidP="00597CCD">
            <w:pPr>
              <w:pStyle w:val="GOSTTablenorm"/>
              <w:rPr>
                <w:szCs w:val="22"/>
              </w:rPr>
            </w:pPr>
            <w:r w:rsidRPr="00D824C1">
              <w:rPr>
                <w:szCs w:val="22"/>
              </w:rPr>
              <w:t>=4</w:t>
            </w:r>
          </w:p>
        </w:tc>
        <w:tc>
          <w:tcPr>
            <w:tcW w:w="2035" w:type="pct"/>
          </w:tcPr>
          <w:p w14:paraId="03078072" w14:textId="309EF26C" w:rsidR="00597CCD" w:rsidRPr="00D824C1" w:rsidRDefault="00597CCD" w:rsidP="00597CCD">
            <w:pPr>
              <w:pStyle w:val="GOSTTablenorm"/>
              <w:rPr>
                <w:szCs w:val="22"/>
              </w:rPr>
            </w:pPr>
            <w:r w:rsidRPr="00D824C1">
              <w:rPr>
                <w:szCs w:val="22"/>
              </w:rPr>
              <w:t>Указывается код ТОФК</w:t>
            </w:r>
            <w:r>
              <w:rPr>
                <w:szCs w:val="22"/>
              </w:rPr>
              <w:t xml:space="preserve">, которому открыт казначейский счет </w:t>
            </w:r>
            <w:r w:rsidRPr="00D824C1">
              <w:rPr>
                <w:szCs w:val="22"/>
              </w:rPr>
              <w:t>получателя</w:t>
            </w:r>
            <w:r>
              <w:rPr>
                <w:szCs w:val="22"/>
              </w:rPr>
              <w:t>,</w:t>
            </w:r>
            <w:r w:rsidRPr="00D824C1">
              <w:rPr>
                <w:szCs w:val="22"/>
              </w:rPr>
              <w:t xml:space="preserve"> по справочнику «ТОФК»</w:t>
            </w:r>
          </w:p>
        </w:tc>
      </w:tr>
      <w:tr w:rsidR="00597CCD" w:rsidRPr="00D824C1" w14:paraId="57E3C7C8" w14:textId="77777777" w:rsidTr="00D824C1">
        <w:tc>
          <w:tcPr>
            <w:tcW w:w="1100" w:type="pct"/>
          </w:tcPr>
          <w:p w14:paraId="18B544FE" w14:textId="53B08EB7" w:rsidR="00597CCD" w:rsidRPr="00D824C1" w:rsidRDefault="00597CCD" w:rsidP="00597CCD">
            <w:pPr>
              <w:pStyle w:val="GOSTTablenorm"/>
              <w:rPr>
                <w:szCs w:val="22"/>
              </w:rPr>
            </w:pPr>
            <w:r>
              <w:rPr>
                <w:szCs w:val="22"/>
              </w:rPr>
              <w:t>Казначейский с</w:t>
            </w:r>
            <w:r w:rsidRPr="00D824C1">
              <w:rPr>
                <w:szCs w:val="22"/>
              </w:rPr>
              <w:t>чет получателя</w:t>
            </w:r>
          </w:p>
        </w:tc>
        <w:tc>
          <w:tcPr>
            <w:tcW w:w="750" w:type="pct"/>
          </w:tcPr>
          <w:p w14:paraId="7D247174" w14:textId="77777777" w:rsidR="00597CCD" w:rsidRPr="00D824C1" w:rsidRDefault="00597CCD" w:rsidP="00597CCD">
            <w:pPr>
              <w:pStyle w:val="GOSTTablenorm"/>
              <w:rPr>
                <w:szCs w:val="22"/>
              </w:rPr>
            </w:pPr>
            <w:r w:rsidRPr="005A0EBD">
              <w:rPr>
                <w:b/>
                <w:szCs w:val="22"/>
              </w:rPr>
              <w:t>Payee:</w:t>
            </w:r>
            <w:r w:rsidRPr="00D824C1">
              <w:rPr>
                <w:szCs w:val="22"/>
              </w:rPr>
              <w:t>Payee_CheckAcc</w:t>
            </w:r>
          </w:p>
        </w:tc>
        <w:tc>
          <w:tcPr>
            <w:tcW w:w="500" w:type="pct"/>
          </w:tcPr>
          <w:p w14:paraId="7A215D48" w14:textId="77777777" w:rsidR="00597CCD" w:rsidRPr="00D824C1" w:rsidRDefault="00597CCD" w:rsidP="00597CCD">
            <w:pPr>
              <w:pStyle w:val="GOSTTablenorm"/>
              <w:rPr>
                <w:szCs w:val="22"/>
              </w:rPr>
            </w:pPr>
            <w:r w:rsidRPr="00D824C1">
              <w:rPr>
                <w:szCs w:val="22"/>
              </w:rPr>
              <w:t>Строка</w:t>
            </w:r>
          </w:p>
        </w:tc>
        <w:tc>
          <w:tcPr>
            <w:tcW w:w="300" w:type="pct"/>
          </w:tcPr>
          <w:p w14:paraId="6D0493F5" w14:textId="77777777" w:rsidR="00597CCD" w:rsidRPr="00D824C1" w:rsidRDefault="00597CCD" w:rsidP="00597CCD">
            <w:pPr>
              <w:pStyle w:val="GOSTTablenorm"/>
              <w:rPr>
                <w:szCs w:val="22"/>
              </w:rPr>
            </w:pPr>
            <w:r w:rsidRPr="00D824C1">
              <w:rPr>
                <w:szCs w:val="22"/>
              </w:rPr>
              <w:t>Да</w:t>
            </w:r>
          </w:p>
        </w:tc>
        <w:tc>
          <w:tcPr>
            <w:tcW w:w="315" w:type="pct"/>
          </w:tcPr>
          <w:p w14:paraId="63AD0122" w14:textId="77777777" w:rsidR="00597CCD" w:rsidRPr="00D824C1" w:rsidRDefault="00597CCD" w:rsidP="00597CCD">
            <w:pPr>
              <w:pStyle w:val="GOSTTablenorm"/>
              <w:rPr>
                <w:szCs w:val="22"/>
              </w:rPr>
            </w:pPr>
            <w:r w:rsidRPr="00D824C1">
              <w:rPr>
                <w:szCs w:val="22"/>
              </w:rPr>
              <w:t>=20</w:t>
            </w:r>
          </w:p>
        </w:tc>
        <w:tc>
          <w:tcPr>
            <w:tcW w:w="2035" w:type="pct"/>
          </w:tcPr>
          <w:p w14:paraId="7F115B2D" w14:textId="3218EF35" w:rsidR="00597CCD" w:rsidRPr="00D824C1" w:rsidRDefault="00597CCD" w:rsidP="00597CCD">
            <w:pPr>
              <w:pStyle w:val="GOSTTablenorm"/>
              <w:rPr>
                <w:szCs w:val="22"/>
              </w:rPr>
            </w:pPr>
            <w:r w:rsidRPr="00D824C1">
              <w:rPr>
                <w:szCs w:val="22"/>
              </w:rPr>
              <w:t>Указывается номер казначейского счета получателя</w:t>
            </w:r>
          </w:p>
        </w:tc>
      </w:tr>
      <w:tr w:rsidR="00597CCD" w:rsidRPr="00D824C1" w14:paraId="57946679" w14:textId="77777777" w:rsidTr="00B73700">
        <w:tc>
          <w:tcPr>
            <w:tcW w:w="1100" w:type="pct"/>
          </w:tcPr>
          <w:p w14:paraId="2C87B2D1" w14:textId="422645F7" w:rsidR="00597CCD" w:rsidRPr="00D824C1" w:rsidRDefault="00597CCD" w:rsidP="00597CCD">
            <w:pPr>
              <w:pStyle w:val="GOSTTablenorm"/>
              <w:rPr>
                <w:szCs w:val="22"/>
              </w:rPr>
            </w:pPr>
            <w:r w:rsidRPr="00D824C1">
              <w:rPr>
                <w:szCs w:val="22"/>
              </w:rPr>
              <w:t xml:space="preserve">Участник НПС </w:t>
            </w:r>
            <w:r>
              <w:rPr>
                <w:szCs w:val="22"/>
              </w:rPr>
              <w:t>получателя</w:t>
            </w:r>
          </w:p>
        </w:tc>
        <w:tc>
          <w:tcPr>
            <w:tcW w:w="750" w:type="pct"/>
          </w:tcPr>
          <w:p w14:paraId="6CE3B8C4" w14:textId="2C5B6EC6" w:rsidR="00597CCD" w:rsidRPr="00D824C1" w:rsidRDefault="00597CCD" w:rsidP="00597CCD">
            <w:pPr>
              <w:pStyle w:val="GOSTTablenorm"/>
              <w:rPr>
                <w:szCs w:val="22"/>
              </w:rPr>
            </w:pPr>
            <w:r w:rsidRPr="005A0EBD">
              <w:rPr>
                <w:b/>
                <w:szCs w:val="22"/>
              </w:rPr>
              <w:t>Payee:</w:t>
            </w:r>
            <w:r w:rsidRPr="00D824C1">
              <w:rPr>
                <w:szCs w:val="22"/>
              </w:rPr>
              <w:t>NPS_Sign</w:t>
            </w:r>
          </w:p>
        </w:tc>
        <w:tc>
          <w:tcPr>
            <w:tcW w:w="500" w:type="pct"/>
          </w:tcPr>
          <w:p w14:paraId="773423EC" w14:textId="77777777" w:rsidR="00597CCD" w:rsidRPr="00D824C1" w:rsidRDefault="00597CCD" w:rsidP="00597CCD">
            <w:pPr>
              <w:pStyle w:val="GOSTTablenorm"/>
              <w:rPr>
                <w:szCs w:val="22"/>
              </w:rPr>
            </w:pPr>
            <w:r w:rsidRPr="00D824C1">
              <w:rPr>
                <w:szCs w:val="22"/>
              </w:rPr>
              <w:t>Строка</w:t>
            </w:r>
          </w:p>
        </w:tc>
        <w:tc>
          <w:tcPr>
            <w:tcW w:w="300" w:type="pct"/>
          </w:tcPr>
          <w:p w14:paraId="26530428" w14:textId="77777777" w:rsidR="00597CCD" w:rsidRPr="00D824C1" w:rsidRDefault="00597CCD" w:rsidP="00597CCD">
            <w:pPr>
              <w:pStyle w:val="GOSTTablenorm"/>
              <w:rPr>
                <w:szCs w:val="22"/>
              </w:rPr>
            </w:pPr>
            <w:r w:rsidRPr="00D824C1">
              <w:rPr>
                <w:szCs w:val="22"/>
              </w:rPr>
              <w:t>Нет</w:t>
            </w:r>
          </w:p>
        </w:tc>
        <w:tc>
          <w:tcPr>
            <w:tcW w:w="315" w:type="pct"/>
          </w:tcPr>
          <w:p w14:paraId="59D329E7" w14:textId="77777777" w:rsidR="00597CCD" w:rsidRPr="00D824C1" w:rsidRDefault="00597CCD" w:rsidP="00597CCD">
            <w:pPr>
              <w:pStyle w:val="GOSTTablenorm"/>
              <w:rPr>
                <w:szCs w:val="22"/>
              </w:rPr>
            </w:pPr>
            <w:r w:rsidRPr="00D824C1">
              <w:rPr>
                <w:szCs w:val="22"/>
              </w:rPr>
              <w:t>=1</w:t>
            </w:r>
          </w:p>
        </w:tc>
        <w:tc>
          <w:tcPr>
            <w:tcW w:w="2035" w:type="pct"/>
          </w:tcPr>
          <w:p w14:paraId="14FB65AD" w14:textId="0083B8DA" w:rsidR="00597CCD" w:rsidRPr="00D824C1" w:rsidRDefault="00597CCD" w:rsidP="00597CCD">
            <w:pPr>
              <w:pStyle w:val="GOSTTablenorm"/>
              <w:rPr>
                <w:szCs w:val="22"/>
              </w:rPr>
            </w:pPr>
            <w:r w:rsidRPr="00D824C1">
              <w:rPr>
                <w:szCs w:val="22"/>
              </w:rPr>
              <w:t xml:space="preserve">Указывается признак учета операций по НПС в ТОФК </w:t>
            </w:r>
            <w:r>
              <w:rPr>
                <w:szCs w:val="22"/>
              </w:rPr>
              <w:t>получателя</w:t>
            </w:r>
            <w:r w:rsidRPr="00D824C1">
              <w:rPr>
                <w:szCs w:val="22"/>
              </w:rPr>
              <w:t xml:space="preserve">. </w:t>
            </w:r>
          </w:p>
          <w:p w14:paraId="0B7860C3" w14:textId="77777777" w:rsidR="00597CCD" w:rsidRPr="00D824C1" w:rsidRDefault="00597CCD" w:rsidP="00597CCD">
            <w:pPr>
              <w:pStyle w:val="GOSTTablenorm"/>
              <w:rPr>
                <w:szCs w:val="22"/>
              </w:rPr>
            </w:pPr>
            <w:r w:rsidRPr="00D824C1">
              <w:rPr>
                <w:szCs w:val="22"/>
              </w:rPr>
              <w:t>Допустимые значения:</w:t>
            </w:r>
          </w:p>
          <w:p w14:paraId="2424D42F" w14:textId="77777777" w:rsidR="00597CCD" w:rsidRPr="00D824C1" w:rsidRDefault="00597CCD" w:rsidP="00597CCD">
            <w:pPr>
              <w:pStyle w:val="GOSTTableListMark1"/>
              <w:rPr>
                <w:szCs w:val="22"/>
              </w:rPr>
            </w:pPr>
            <w:r w:rsidRPr="00D824C1">
              <w:rPr>
                <w:szCs w:val="22"/>
              </w:rPr>
              <w:t>«1» – Участник НПС;</w:t>
            </w:r>
          </w:p>
          <w:p w14:paraId="33ECE385" w14:textId="77777777" w:rsidR="00597CCD" w:rsidRPr="00D824C1" w:rsidRDefault="00597CCD" w:rsidP="00597CCD">
            <w:pPr>
              <w:pStyle w:val="GOSTTableListMark1"/>
              <w:rPr>
                <w:szCs w:val="22"/>
              </w:rPr>
            </w:pPr>
            <w:r w:rsidRPr="00D824C1">
              <w:rPr>
                <w:szCs w:val="22"/>
              </w:rPr>
              <w:t>«0» – Не участник НПС.</w:t>
            </w:r>
          </w:p>
          <w:p w14:paraId="21E133FE" w14:textId="54C0A406" w:rsidR="00597CCD" w:rsidRPr="00D824C1" w:rsidRDefault="00597CCD" w:rsidP="00597CCD">
            <w:pPr>
              <w:pStyle w:val="GOSTTablenorm"/>
              <w:rPr>
                <w:szCs w:val="22"/>
              </w:rPr>
            </w:pPr>
            <w:r w:rsidRPr="00D824C1">
              <w:rPr>
                <w:szCs w:val="22"/>
              </w:rPr>
              <w:t>Заполняется, если параметр «Вид документа» (BasicRequisites_POType) имеет значение «</w:t>
            </w:r>
            <w:r>
              <w:rPr>
                <w:szCs w:val="22"/>
              </w:rPr>
              <w:t>КДИ</w:t>
            </w:r>
            <w:r w:rsidRPr="00D824C1">
              <w:rPr>
                <w:szCs w:val="22"/>
              </w:rPr>
              <w:t>»</w:t>
            </w:r>
          </w:p>
        </w:tc>
      </w:tr>
    </w:tbl>
    <w:p w14:paraId="14DE1481" w14:textId="6A78C0CE" w:rsidR="006B7E22" w:rsidRDefault="006B7E22" w:rsidP="006B7E22">
      <w:pPr>
        <w:pStyle w:val="51"/>
        <w:tabs>
          <w:tab w:val="clear" w:pos="1008"/>
          <w:tab w:val="num" w:pos="1276"/>
        </w:tabs>
      </w:pPr>
      <w:bookmarkStart w:id="5673" w:name="_Toc226564498"/>
      <w:r w:rsidRPr="006B7E22">
        <w:rPr>
          <w:highlight w:val="cyan"/>
        </w:rPr>
        <w:t xml:space="preserve">Пример запроса по документу «Поручение </w:t>
      </w:r>
      <w:r>
        <w:rPr>
          <w:highlight w:val="cyan"/>
        </w:rPr>
        <w:t>о перечислении на счет</w:t>
      </w:r>
      <w:r w:rsidRPr="00DC3289">
        <w:rPr>
          <w:highlight w:val="cyan"/>
        </w:rPr>
        <w:t xml:space="preserve">» </w:t>
      </w:r>
      <w:commentRangeStart w:id="5674"/>
      <w:commentRangeStart w:id="5675"/>
      <w:r w:rsidRPr="00752289">
        <w:rPr>
          <w:highlight w:val="cyan"/>
        </w:rPr>
        <w:t>PUDS_PPS_NPS</w:t>
      </w:r>
      <w:commentRangeEnd w:id="5674"/>
      <w:r>
        <w:rPr>
          <w:rStyle w:val="afff4"/>
          <w:b w:val="0"/>
          <w:bCs w:val="0"/>
          <w:lang w:eastAsia="ru-RU"/>
        </w:rPr>
        <w:commentReference w:id="5674"/>
      </w:r>
      <w:commentRangeEnd w:id="5675"/>
      <w:r w:rsidR="009F5168">
        <w:rPr>
          <w:rStyle w:val="afff4"/>
          <w:b w:val="0"/>
          <w:bCs w:val="0"/>
          <w:lang w:eastAsia="ru-RU"/>
        </w:rPr>
        <w:commentReference w:id="5675"/>
      </w:r>
      <w:bookmarkEnd w:id="5673"/>
    </w:p>
    <w:p w14:paraId="59D510D2" w14:textId="77777777" w:rsidR="009F5168" w:rsidRPr="009F5168" w:rsidRDefault="009F5168" w:rsidP="009F5168">
      <w:pPr>
        <w:pStyle w:val="GOSTScript"/>
        <w:rPr>
          <w:ins w:id="5676" w:author="Сатлер Марина Викторовна" w:date="2025-11-11T16:34:00Z"/>
          <w:lang w:eastAsia="ko-KR"/>
        </w:rPr>
      </w:pPr>
      <w:ins w:id="5677" w:author="Сатлер Марина Викторовна" w:date="2025-11-11T16:34:00Z">
        <w:r w:rsidRPr="009F5168">
          <w:rPr>
            <w:lang w:eastAsia="ko-KR"/>
          </w:rPr>
          <w:t>{</w:t>
        </w:r>
      </w:ins>
    </w:p>
    <w:p w14:paraId="5DF33875" w14:textId="77777777" w:rsidR="009F5168" w:rsidRPr="009F5168" w:rsidRDefault="009F5168" w:rsidP="009F5168">
      <w:pPr>
        <w:pStyle w:val="GOSTScript"/>
        <w:rPr>
          <w:ins w:id="5678" w:author="Сатлер Марина Викторовна" w:date="2025-11-11T16:34:00Z"/>
          <w:lang w:eastAsia="ko-KR"/>
        </w:rPr>
      </w:pPr>
      <w:ins w:id="5679" w:author="Сатлер Марина Викторовна" w:date="2025-11-11T16:34:00Z">
        <w:r w:rsidRPr="009F5168">
          <w:rPr>
            <w:lang w:eastAsia="ko-KR"/>
          </w:rPr>
          <w:tab/>
          <w:t>"header": {</w:t>
        </w:r>
      </w:ins>
    </w:p>
    <w:p w14:paraId="56C9B71F" w14:textId="77777777" w:rsidR="009F5168" w:rsidRPr="009F5168" w:rsidRDefault="009F5168" w:rsidP="009F5168">
      <w:pPr>
        <w:pStyle w:val="GOSTScript"/>
        <w:rPr>
          <w:ins w:id="5680" w:author="Сатлер Марина Викторовна" w:date="2025-11-11T16:34:00Z"/>
          <w:lang w:eastAsia="ko-KR"/>
        </w:rPr>
      </w:pPr>
      <w:ins w:id="5681" w:author="Сатлер Марина Викторовна" w:date="2025-11-11T16:34:00Z">
        <w:r w:rsidRPr="009F5168">
          <w:rPr>
            <w:lang w:eastAsia="ko-KR"/>
          </w:rPr>
          <w:tab/>
        </w:r>
        <w:r w:rsidRPr="009F5168">
          <w:rPr>
            <w:lang w:eastAsia="ko-KR"/>
          </w:rPr>
          <w:tab/>
          <w:t>"Source": "FAMABS",</w:t>
        </w:r>
      </w:ins>
    </w:p>
    <w:p w14:paraId="1382F934" w14:textId="77777777" w:rsidR="009F5168" w:rsidRPr="009F5168" w:rsidRDefault="009F5168" w:rsidP="009F5168">
      <w:pPr>
        <w:pStyle w:val="GOSTScript"/>
        <w:rPr>
          <w:ins w:id="5682" w:author="Сатлер Марина Викторовна" w:date="2025-11-11T16:34:00Z"/>
          <w:lang w:eastAsia="ko-KR"/>
        </w:rPr>
      </w:pPr>
      <w:ins w:id="5683" w:author="Сатлер Марина Викторовна" w:date="2025-11-11T16:34:00Z">
        <w:r w:rsidRPr="009F5168">
          <w:rPr>
            <w:lang w:eastAsia="ko-KR"/>
          </w:rPr>
          <w:tab/>
        </w:r>
        <w:r w:rsidRPr="009F5168">
          <w:rPr>
            <w:lang w:eastAsia="ko-KR"/>
          </w:rPr>
          <w:tab/>
          <w:t>"ReqDateTime": "2026-12-05 10:37:22",</w:t>
        </w:r>
      </w:ins>
    </w:p>
    <w:p w14:paraId="229F0AAC" w14:textId="77777777" w:rsidR="009F5168" w:rsidRPr="009F5168" w:rsidRDefault="009F5168" w:rsidP="009F5168">
      <w:pPr>
        <w:pStyle w:val="GOSTScript"/>
        <w:rPr>
          <w:ins w:id="5684" w:author="Сатлер Марина Викторовна" w:date="2025-11-11T16:34:00Z"/>
          <w:lang w:eastAsia="ko-KR"/>
        </w:rPr>
      </w:pPr>
      <w:ins w:id="5685" w:author="Сатлер Марина Викторовна" w:date="2025-11-11T16:34:00Z">
        <w:r w:rsidRPr="009F5168">
          <w:rPr>
            <w:lang w:eastAsia="ko-KR"/>
          </w:rPr>
          <w:tab/>
        </w:r>
        <w:r w:rsidRPr="009F5168">
          <w:rPr>
            <w:lang w:eastAsia="ko-KR"/>
          </w:rPr>
          <w:tab/>
          <w:t>"Version": "1.0",</w:t>
        </w:r>
      </w:ins>
    </w:p>
    <w:p w14:paraId="4A69269A" w14:textId="77777777" w:rsidR="009F5168" w:rsidRPr="009F5168" w:rsidRDefault="009F5168" w:rsidP="009F5168">
      <w:pPr>
        <w:pStyle w:val="GOSTScript"/>
        <w:rPr>
          <w:ins w:id="5686" w:author="Сатлер Марина Викторовна" w:date="2025-11-11T16:34:00Z"/>
          <w:lang w:eastAsia="ko-KR"/>
        </w:rPr>
      </w:pPr>
      <w:ins w:id="5687" w:author="Сатлер Марина Викторовна" w:date="2025-11-11T16:34:00Z">
        <w:r w:rsidRPr="009F5168">
          <w:rPr>
            <w:lang w:eastAsia="ko-KR"/>
          </w:rPr>
          <w:tab/>
        </w:r>
        <w:r w:rsidRPr="009F5168">
          <w:rPr>
            <w:lang w:eastAsia="ko-KR"/>
          </w:rPr>
          <w:tab/>
          <w:t>"Params": [</w:t>
        </w:r>
      </w:ins>
    </w:p>
    <w:p w14:paraId="3EFAABAD" w14:textId="77777777" w:rsidR="009F5168" w:rsidRPr="009F5168" w:rsidRDefault="009F5168" w:rsidP="009F5168">
      <w:pPr>
        <w:pStyle w:val="GOSTScript"/>
        <w:rPr>
          <w:ins w:id="5688" w:author="Сатлер Марина Викторовна" w:date="2025-11-11T16:34:00Z"/>
          <w:lang w:eastAsia="ko-KR"/>
        </w:rPr>
      </w:pPr>
      <w:ins w:id="5689" w:author="Сатлер Марина Викторовна" w:date="2025-11-11T16:34:00Z">
        <w:r w:rsidRPr="009F5168">
          <w:rPr>
            <w:lang w:eastAsia="ko-KR"/>
          </w:rPr>
          <w:tab/>
        </w:r>
        <w:r w:rsidRPr="009F5168">
          <w:rPr>
            <w:lang w:eastAsia="ko-KR"/>
          </w:rPr>
          <w:tab/>
        </w:r>
        <w:r w:rsidRPr="009F5168">
          <w:rPr>
            <w:lang w:eastAsia="ko-KR"/>
          </w:rPr>
          <w:tab/>
          <w:t>{</w:t>
        </w:r>
      </w:ins>
    </w:p>
    <w:p w14:paraId="3198DB7F" w14:textId="77777777" w:rsidR="009F5168" w:rsidRPr="009F5168" w:rsidRDefault="009F5168" w:rsidP="009F5168">
      <w:pPr>
        <w:pStyle w:val="GOSTScript"/>
        <w:rPr>
          <w:ins w:id="5690" w:author="Сатлер Марина Викторовна" w:date="2025-11-11T16:34:00Z"/>
          <w:lang w:eastAsia="ko-KR"/>
        </w:rPr>
      </w:pPr>
      <w:ins w:id="5691" w:author="Сатлер Марина Викторовна" w:date="2025-11-11T16:34:00Z">
        <w:r w:rsidRPr="009F5168">
          <w:rPr>
            <w:lang w:eastAsia="ko-KR"/>
          </w:rPr>
          <w:tab/>
        </w:r>
        <w:r w:rsidRPr="009F5168">
          <w:rPr>
            <w:lang w:eastAsia="ko-KR"/>
          </w:rPr>
          <w:tab/>
        </w:r>
        <w:r w:rsidRPr="009F5168">
          <w:rPr>
            <w:lang w:eastAsia="ko-KR"/>
          </w:rPr>
          <w:tab/>
        </w:r>
        <w:r w:rsidRPr="009F5168">
          <w:rPr>
            <w:lang w:eastAsia="ko-KR"/>
          </w:rPr>
          <w:tab/>
          <w:t>"param": "example",</w:t>
        </w:r>
      </w:ins>
    </w:p>
    <w:p w14:paraId="50297432" w14:textId="77777777" w:rsidR="009F5168" w:rsidRPr="009F5168" w:rsidRDefault="009F5168" w:rsidP="009F5168">
      <w:pPr>
        <w:pStyle w:val="GOSTScript"/>
        <w:rPr>
          <w:ins w:id="5692" w:author="Сатлер Марина Викторовна" w:date="2025-11-11T16:34:00Z"/>
          <w:lang w:eastAsia="ko-KR"/>
        </w:rPr>
      </w:pPr>
      <w:ins w:id="5693" w:author="Сатлер Марина Викторовна" w:date="2025-11-11T16:34:00Z">
        <w:r w:rsidRPr="009F5168">
          <w:rPr>
            <w:lang w:eastAsia="ko-KR"/>
          </w:rPr>
          <w:tab/>
        </w:r>
        <w:r w:rsidRPr="009F5168">
          <w:rPr>
            <w:lang w:eastAsia="ko-KR"/>
          </w:rPr>
          <w:tab/>
        </w:r>
        <w:r w:rsidRPr="009F5168">
          <w:rPr>
            <w:lang w:eastAsia="ko-KR"/>
          </w:rPr>
          <w:tab/>
        </w:r>
        <w:r w:rsidRPr="009F5168">
          <w:rPr>
            <w:lang w:eastAsia="ko-KR"/>
          </w:rPr>
          <w:tab/>
          <w:t>"value": "01"</w:t>
        </w:r>
      </w:ins>
    </w:p>
    <w:p w14:paraId="615B92EE" w14:textId="77777777" w:rsidR="009F5168" w:rsidRPr="009F5168" w:rsidRDefault="009F5168" w:rsidP="009F5168">
      <w:pPr>
        <w:pStyle w:val="GOSTScript"/>
        <w:rPr>
          <w:ins w:id="5694" w:author="Сатлер Марина Викторовна" w:date="2025-11-11T16:34:00Z"/>
          <w:lang w:eastAsia="ko-KR"/>
        </w:rPr>
      </w:pPr>
      <w:ins w:id="5695" w:author="Сатлер Марина Викторовна" w:date="2025-11-11T16:34:00Z">
        <w:r w:rsidRPr="009F5168">
          <w:rPr>
            <w:lang w:eastAsia="ko-KR"/>
          </w:rPr>
          <w:tab/>
        </w:r>
        <w:r w:rsidRPr="009F5168">
          <w:rPr>
            <w:lang w:eastAsia="ko-KR"/>
          </w:rPr>
          <w:tab/>
        </w:r>
        <w:r w:rsidRPr="009F5168">
          <w:rPr>
            <w:lang w:eastAsia="ko-KR"/>
          </w:rPr>
          <w:tab/>
          <w:t>}</w:t>
        </w:r>
      </w:ins>
    </w:p>
    <w:p w14:paraId="11209C77" w14:textId="77777777" w:rsidR="009F5168" w:rsidRPr="009F5168" w:rsidRDefault="009F5168" w:rsidP="009F5168">
      <w:pPr>
        <w:pStyle w:val="GOSTScript"/>
        <w:rPr>
          <w:ins w:id="5696" w:author="Сатлер Марина Викторовна" w:date="2025-11-11T16:34:00Z"/>
          <w:lang w:eastAsia="ko-KR"/>
        </w:rPr>
      </w:pPr>
      <w:ins w:id="5697" w:author="Сатлер Марина Викторовна" w:date="2025-11-11T16:34:00Z">
        <w:r w:rsidRPr="009F5168">
          <w:rPr>
            <w:lang w:eastAsia="ko-KR"/>
          </w:rPr>
          <w:tab/>
        </w:r>
        <w:r w:rsidRPr="009F5168">
          <w:rPr>
            <w:lang w:eastAsia="ko-KR"/>
          </w:rPr>
          <w:tab/>
          <w:t>],</w:t>
        </w:r>
      </w:ins>
    </w:p>
    <w:p w14:paraId="2B1F3934" w14:textId="77777777" w:rsidR="009F5168" w:rsidRPr="009F5168" w:rsidRDefault="009F5168" w:rsidP="009F5168">
      <w:pPr>
        <w:pStyle w:val="GOSTScript"/>
        <w:rPr>
          <w:ins w:id="5698" w:author="Сатлер Марина Викторовна" w:date="2025-11-11T16:34:00Z"/>
          <w:lang w:eastAsia="ko-KR"/>
        </w:rPr>
      </w:pPr>
      <w:ins w:id="5699" w:author="Сатлер Марина Викторовна" w:date="2025-11-11T16:34:00Z">
        <w:r w:rsidRPr="009F5168">
          <w:rPr>
            <w:lang w:eastAsia="ko-KR"/>
          </w:rPr>
          <w:tab/>
        </w:r>
        <w:r w:rsidRPr="009F5168">
          <w:rPr>
            <w:lang w:eastAsia="ko-KR"/>
          </w:rPr>
          <w:tab/>
          <w:t>"ReqGuid": "g1a4ie5d-2757-4699-948c-vv72qba94f44",</w:t>
        </w:r>
      </w:ins>
    </w:p>
    <w:p w14:paraId="67E24DAA" w14:textId="77777777" w:rsidR="009F5168" w:rsidRPr="009F5168" w:rsidRDefault="009F5168" w:rsidP="009F5168">
      <w:pPr>
        <w:pStyle w:val="GOSTScript"/>
        <w:rPr>
          <w:ins w:id="5700" w:author="Сатлер Марина Викторовна" w:date="2025-11-11T16:34:00Z"/>
          <w:lang w:eastAsia="ko-KR"/>
        </w:rPr>
      </w:pPr>
      <w:ins w:id="5701" w:author="Сатлер Марина Викторовна" w:date="2025-11-11T16:34:00Z">
        <w:r w:rsidRPr="009F5168">
          <w:rPr>
            <w:lang w:eastAsia="ko-KR"/>
          </w:rPr>
          <w:tab/>
        </w:r>
        <w:r w:rsidRPr="009F5168">
          <w:rPr>
            <w:lang w:eastAsia="ko-KR"/>
          </w:rPr>
          <w:tab/>
          <w:t>"DocGuid": "1fd90a7c-e339-46ff-ac39-73029ff81321",</w:t>
        </w:r>
      </w:ins>
    </w:p>
    <w:p w14:paraId="6FCA616D" w14:textId="77777777" w:rsidR="009F5168" w:rsidRPr="009F5168" w:rsidRDefault="009F5168" w:rsidP="009F5168">
      <w:pPr>
        <w:pStyle w:val="GOSTScript"/>
        <w:rPr>
          <w:ins w:id="5702" w:author="Сатлер Марина Викторовна" w:date="2025-11-11T16:34:00Z"/>
          <w:lang w:eastAsia="ko-KR"/>
        </w:rPr>
      </w:pPr>
      <w:ins w:id="5703" w:author="Сатлер Марина Викторовна" w:date="2025-11-11T16:34:00Z">
        <w:r w:rsidRPr="009F5168">
          <w:rPr>
            <w:lang w:eastAsia="ko-KR"/>
          </w:rPr>
          <w:tab/>
        </w:r>
        <w:r w:rsidRPr="009F5168">
          <w:rPr>
            <w:lang w:eastAsia="ko-KR"/>
          </w:rPr>
          <w:tab/>
          <w:t>"RequestType": "ACCOUNTING",</w:t>
        </w:r>
      </w:ins>
    </w:p>
    <w:p w14:paraId="4208774D" w14:textId="77777777" w:rsidR="009F5168" w:rsidRPr="009F5168" w:rsidRDefault="009F5168" w:rsidP="009F5168">
      <w:pPr>
        <w:pStyle w:val="GOSTScript"/>
        <w:rPr>
          <w:ins w:id="5704" w:author="Сатлер Марина Викторовна" w:date="2025-11-11T16:34:00Z"/>
          <w:lang w:eastAsia="ko-KR"/>
        </w:rPr>
      </w:pPr>
      <w:ins w:id="5705" w:author="Сатлер Марина Викторовна" w:date="2025-11-11T16:34:00Z">
        <w:r w:rsidRPr="009F5168">
          <w:rPr>
            <w:lang w:eastAsia="ko-KR"/>
          </w:rPr>
          <w:tab/>
        </w:r>
        <w:r w:rsidRPr="009F5168">
          <w:rPr>
            <w:lang w:eastAsia="ko-KR"/>
          </w:rPr>
          <w:tab/>
          <w:t>"TypeDoc": "PUDS_PPS_NPS",</w:t>
        </w:r>
      </w:ins>
    </w:p>
    <w:p w14:paraId="59D5A39B" w14:textId="77777777" w:rsidR="009F5168" w:rsidRDefault="009F5168" w:rsidP="009F5168">
      <w:pPr>
        <w:pStyle w:val="GOSTScript"/>
        <w:rPr>
          <w:ins w:id="5706" w:author="Сатлер Марина Викторовна" w:date="2025-11-11T16:34:00Z"/>
          <w:lang w:eastAsia="ko-KR"/>
        </w:rPr>
      </w:pPr>
      <w:ins w:id="5707" w:author="Сатлер Марина Викторовна" w:date="2025-11-11T16:34:00Z">
        <w:r w:rsidRPr="009F5168">
          <w:rPr>
            <w:lang w:eastAsia="ko-KR"/>
          </w:rPr>
          <w:tab/>
        </w:r>
        <w:r w:rsidRPr="009F5168">
          <w:rPr>
            <w:lang w:eastAsia="ko-KR"/>
          </w:rPr>
          <w:tab/>
        </w:r>
        <w:r>
          <w:rPr>
            <w:lang w:eastAsia="ko-KR"/>
          </w:rPr>
          <w:t>"Stage": "auth",</w:t>
        </w:r>
      </w:ins>
    </w:p>
    <w:p w14:paraId="73F25AF4" w14:textId="77777777" w:rsidR="009F5168" w:rsidRDefault="009F5168" w:rsidP="009F5168">
      <w:pPr>
        <w:pStyle w:val="GOSTScript"/>
        <w:rPr>
          <w:ins w:id="5708" w:author="Сатлер Марина Викторовна" w:date="2025-11-11T16:34:00Z"/>
          <w:lang w:eastAsia="ko-KR"/>
        </w:rPr>
      </w:pPr>
      <w:ins w:id="5709" w:author="Сатлер Марина Викторовна" w:date="2025-11-11T16:34:00Z">
        <w:r>
          <w:rPr>
            <w:lang w:eastAsia="ko-KR"/>
          </w:rPr>
          <w:tab/>
        </w:r>
        <w:r>
          <w:rPr>
            <w:lang w:eastAsia="ko-KR"/>
          </w:rPr>
          <w:tab/>
          <w:t>"BalLevContrl": 0,</w:t>
        </w:r>
      </w:ins>
    </w:p>
    <w:p w14:paraId="33984731" w14:textId="77777777" w:rsidR="009F5168" w:rsidRDefault="009F5168" w:rsidP="009F5168">
      <w:pPr>
        <w:pStyle w:val="GOSTScript"/>
        <w:rPr>
          <w:ins w:id="5710" w:author="Сатлер Марина Викторовна" w:date="2025-11-11T16:34:00Z"/>
          <w:lang w:eastAsia="ko-KR"/>
        </w:rPr>
      </w:pPr>
      <w:ins w:id="5711" w:author="Сатлер Марина Викторовна" w:date="2025-11-11T16:34:00Z">
        <w:r>
          <w:rPr>
            <w:lang w:eastAsia="ko-KR"/>
          </w:rPr>
          <w:tab/>
        </w:r>
        <w:r>
          <w:rPr>
            <w:lang w:eastAsia="ko-KR"/>
          </w:rPr>
          <w:tab/>
          <w:t>"Subject": "6000",</w:t>
        </w:r>
      </w:ins>
    </w:p>
    <w:p w14:paraId="73EFE2B6" w14:textId="77777777" w:rsidR="009F5168" w:rsidRPr="009F5168" w:rsidRDefault="009F5168" w:rsidP="009F5168">
      <w:pPr>
        <w:pStyle w:val="GOSTScript"/>
        <w:rPr>
          <w:ins w:id="5712" w:author="Сатлер Марина Викторовна" w:date="2025-11-11T16:34:00Z"/>
          <w:lang w:eastAsia="ko-KR"/>
        </w:rPr>
      </w:pPr>
      <w:ins w:id="5713" w:author="Сатлер Марина Викторовна" w:date="2025-11-11T16:34:00Z">
        <w:r>
          <w:rPr>
            <w:lang w:eastAsia="ko-KR"/>
          </w:rPr>
          <w:tab/>
        </w:r>
        <w:r>
          <w:rPr>
            <w:lang w:eastAsia="ko-KR"/>
          </w:rPr>
          <w:tab/>
        </w:r>
        <w:r w:rsidRPr="009F5168">
          <w:rPr>
            <w:lang w:eastAsia="ko-KR"/>
          </w:rPr>
          <w:t>"SettlementDate": "2026-12-05"</w:t>
        </w:r>
      </w:ins>
    </w:p>
    <w:p w14:paraId="54D95DFF" w14:textId="77777777" w:rsidR="009F5168" w:rsidRPr="009F5168" w:rsidRDefault="009F5168" w:rsidP="009F5168">
      <w:pPr>
        <w:pStyle w:val="GOSTScript"/>
        <w:rPr>
          <w:ins w:id="5714" w:author="Сатлер Марина Викторовна" w:date="2025-11-11T16:34:00Z"/>
          <w:lang w:eastAsia="ko-KR"/>
        </w:rPr>
      </w:pPr>
      <w:ins w:id="5715" w:author="Сатлер Марина Викторовна" w:date="2025-11-11T16:34:00Z">
        <w:r w:rsidRPr="009F5168">
          <w:rPr>
            <w:lang w:eastAsia="ko-KR"/>
          </w:rPr>
          <w:tab/>
          <w:t>},</w:t>
        </w:r>
      </w:ins>
    </w:p>
    <w:p w14:paraId="31F7DF79" w14:textId="77777777" w:rsidR="009F5168" w:rsidRPr="009F5168" w:rsidRDefault="009F5168" w:rsidP="009F5168">
      <w:pPr>
        <w:pStyle w:val="GOSTScript"/>
        <w:rPr>
          <w:ins w:id="5716" w:author="Сатлер Марина Викторовна" w:date="2025-11-11T16:34:00Z"/>
          <w:lang w:eastAsia="ko-KR"/>
        </w:rPr>
      </w:pPr>
      <w:ins w:id="5717" w:author="Сатлер Марина Викторовна" w:date="2025-11-11T16:34:00Z">
        <w:r w:rsidRPr="009F5168">
          <w:rPr>
            <w:lang w:eastAsia="ko-KR"/>
          </w:rPr>
          <w:tab/>
          <w:t>"document": {</w:t>
        </w:r>
      </w:ins>
    </w:p>
    <w:p w14:paraId="0D44E4A6" w14:textId="77777777" w:rsidR="009F5168" w:rsidRPr="009F5168" w:rsidRDefault="009F5168" w:rsidP="009F5168">
      <w:pPr>
        <w:pStyle w:val="GOSTScript"/>
        <w:rPr>
          <w:ins w:id="5718" w:author="Сатлер Марина Викторовна" w:date="2025-11-11T16:34:00Z"/>
          <w:lang w:eastAsia="ko-KR"/>
        </w:rPr>
      </w:pPr>
      <w:ins w:id="5719" w:author="Сатлер Марина Викторовна" w:date="2025-11-11T16:34:00Z">
        <w:r w:rsidRPr="009F5168">
          <w:rPr>
            <w:lang w:eastAsia="ko-KR"/>
          </w:rPr>
          <w:tab/>
        </w:r>
        <w:r w:rsidRPr="009F5168">
          <w:rPr>
            <w:lang w:eastAsia="ko-KR"/>
          </w:rPr>
          <w:tab/>
          <w:t>"BasicRequisites_DocNum": "202882",</w:t>
        </w:r>
      </w:ins>
    </w:p>
    <w:p w14:paraId="270476EB" w14:textId="77777777" w:rsidR="009F5168" w:rsidRPr="009F5168" w:rsidRDefault="009F5168" w:rsidP="009F5168">
      <w:pPr>
        <w:pStyle w:val="GOSTScript"/>
        <w:rPr>
          <w:ins w:id="5720" w:author="Сатлер Марина Викторовна" w:date="2025-11-11T16:34:00Z"/>
          <w:lang w:eastAsia="ko-KR"/>
        </w:rPr>
      </w:pPr>
      <w:ins w:id="5721" w:author="Сатлер Марина Викторовна" w:date="2025-11-11T16:34:00Z">
        <w:r w:rsidRPr="009F5168">
          <w:rPr>
            <w:lang w:eastAsia="ko-KR"/>
          </w:rPr>
          <w:tab/>
        </w:r>
        <w:r w:rsidRPr="009F5168">
          <w:rPr>
            <w:lang w:eastAsia="ko-KR"/>
          </w:rPr>
          <w:tab/>
          <w:t>"BasicRequisites_DocDate": "2026-10-13",</w:t>
        </w:r>
      </w:ins>
    </w:p>
    <w:p w14:paraId="7152DB34" w14:textId="77777777" w:rsidR="009F5168" w:rsidRPr="009F5168" w:rsidRDefault="009F5168" w:rsidP="009F5168">
      <w:pPr>
        <w:pStyle w:val="GOSTScript"/>
        <w:rPr>
          <w:ins w:id="5722" w:author="Сатлер Марина Викторовна" w:date="2025-11-11T16:34:00Z"/>
          <w:lang w:eastAsia="ko-KR"/>
        </w:rPr>
      </w:pPr>
      <w:ins w:id="5723" w:author="Сатлер Марина Викторовна" w:date="2025-11-11T16:34:00Z">
        <w:r w:rsidRPr="009F5168">
          <w:rPr>
            <w:lang w:eastAsia="ko-KR"/>
          </w:rPr>
          <w:tab/>
        </w:r>
        <w:r w:rsidRPr="009F5168">
          <w:rPr>
            <w:lang w:eastAsia="ko-KR"/>
          </w:rPr>
          <w:tab/>
          <w:t>"BasicRequisites_POType": "</w:t>
        </w:r>
        <w:r>
          <w:rPr>
            <w:lang w:eastAsia="ko-KR"/>
          </w:rPr>
          <w:t>КДИ</w:t>
        </w:r>
        <w:r w:rsidRPr="009F5168">
          <w:rPr>
            <w:lang w:eastAsia="ko-KR"/>
          </w:rPr>
          <w:t>",</w:t>
        </w:r>
      </w:ins>
    </w:p>
    <w:p w14:paraId="12B03ED2" w14:textId="77777777" w:rsidR="009F5168" w:rsidRPr="009F5168" w:rsidRDefault="009F5168" w:rsidP="009F5168">
      <w:pPr>
        <w:pStyle w:val="GOSTScript"/>
        <w:rPr>
          <w:ins w:id="5724" w:author="Сатлер Марина Викторовна" w:date="2025-11-11T16:34:00Z"/>
          <w:lang w:eastAsia="ko-KR"/>
        </w:rPr>
      </w:pPr>
      <w:ins w:id="5725" w:author="Сатлер Марина Викторовна" w:date="2025-11-11T16:34:00Z">
        <w:r w:rsidRPr="009F5168">
          <w:rPr>
            <w:lang w:eastAsia="ko-KR"/>
          </w:rPr>
          <w:tab/>
        </w:r>
        <w:r w:rsidRPr="009F5168">
          <w:rPr>
            <w:lang w:eastAsia="ko-KR"/>
          </w:rPr>
          <w:tab/>
          <w:t>"OKVCd": "643",</w:t>
        </w:r>
      </w:ins>
    </w:p>
    <w:p w14:paraId="0E66CB8B" w14:textId="77777777" w:rsidR="009F5168" w:rsidRPr="009F5168" w:rsidRDefault="009F5168" w:rsidP="009F5168">
      <w:pPr>
        <w:pStyle w:val="GOSTScript"/>
        <w:rPr>
          <w:ins w:id="5726" w:author="Сатлер Марина Викторовна" w:date="2025-11-11T16:34:00Z"/>
          <w:lang w:eastAsia="ko-KR"/>
        </w:rPr>
      </w:pPr>
      <w:ins w:id="5727" w:author="Сатлер Марина Викторовна" w:date="2025-11-11T16:34:00Z">
        <w:r w:rsidRPr="009F5168">
          <w:rPr>
            <w:lang w:eastAsia="ko-KR"/>
          </w:rPr>
          <w:tab/>
        </w:r>
        <w:r w:rsidRPr="009F5168">
          <w:rPr>
            <w:lang w:eastAsia="ko-KR"/>
          </w:rPr>
          <w:tab/>
          <w:t>"StmInfrmtn_AccessLevelStereotype": 0,</w:t>
        </w:r>
      </w:ins>
    </w:p>
    <w:p w14:paraId="189B5164" w14:textId="77777777" w:rsidR="009F5168" w:rsidRPr="009F5168" w:rsidRDefault="009F5168" w:rsidP="009F5168">
      <w:pPr>
        <w:pStyle w:val="GOSTScript"/>
        <w:rPr>
          <w:ins w:id="5728" w:author="Сатлер Марина Викторовна" w:date="2025-11-11T16:34:00Z"/>
          <w:lang w:eastAsia="ko-KR"/>
        </w:rPr>
      </w:pPr>
      <w:ins w:id="5729" w:author="Сатлер Марина Викторовна" w:date="2025-11-11T16:34:00Z">
        <w:r w:rsidRPr="009F5168">
          <w:rPr>
            <w:lang w:eastAsia="ko-KR"/>
          </w:rPr>
          <w:tab/>
        </w:r>
        <w:r w:rsidRPr="009F5168">
          <w:rPr>
            <w:lang w:eastAsia="ko-KR"/>
          </w:rPr>
          <w:tab/>
          <w:t>"BudgetCode": "99010001",</w:t>
        </w:r>
      </w:ins>
    </w:p>
    <w:p w14:paraId="23FA8FF2" w14:textId="3358F309" w:rsidR="00597CCD" w:rsidRDefault="009F5168" w:rsidP="009F5168">
      <w:pPr>
        <w:pStyle w:val="GOSTScript"/>
        <w:rPr>
          <w:ins w:id="5730" w:author="Сказецкая Наталья Камилевна" w:date="2026-03-31T14:56:00Z"/>
          <w:lang w:eastAsia="ko-KR"/>
        </w:rPr>
      </w:pPr>
      <w:ins w:id="5731" w:author="Сатлер Марина Викторовна" w:date="2025-11-11T16:34:00Z">
        <w:r w:rsidRPr="009F5168">
          <w:rPr>
            <w:lang w:eastAsia="ko-KR"/>
          </w:rPr>
          <w:tab/>
        </w:r>
        <w:r w:rsidRPr="009F5168">
          <w:rPr>
            <w:lang w:eastAsia="ko-KR"/>
          </w:rPr>
          <w:tab/>
        </w:r>
      </w:ins>
      <w:ins w:id="5732" w:author="Сказецкая Наталья Камилевна" w:date="2026-03-31T14:57:00Z">
        <w:r w:rsidR="00597CCD" w:rsidRPr="009F5168">
          <w:rPr>
            <w:lang w:eastAsia="ko-KR"/>
          </w:rPr>
          <w:t>"</w:t>
        </w:r>
      </w:ins>
      <w:ins w:id="5733" w:author="Сказецкая Наталья Камилевна" w:date="2026-03-31T14:56:00Z">
        <w:r w:rsidR="00597CCD" w:rsidRPr="005F503B">
          <w:rPr>
            <w:szCs w:val="22"/>
          </w:rPr>
          <w:t>Budget</w:t>
        </w:r>
        <w:r w:rsidR="00597CCD">
          <w:rPr>
            <w:szCs w:val="22"/>
          </w:rPr>
          <w:t>Type</w:t>
        </w:r>
        <w:r w:rsidR="00597CCD">
          <w:rPr>
            <w:lang w:eastAsia="ko-KR"/>
          </w:rPr>
          <w:t>": "</w:t>
        </w:r>
        <w:r w:rsidR="00597CCD" w:rsidRPr="0056017F">
          <w:rPr>
            <w:lang w:eastAsia="ko-KR"/>
          </w:rPr>
          <w:t>01</w:t>
        </w:r>
        <w:r w:rsidR="00597CCD" w:rsidRPr="009F5168">
          <w:rPr>
            <w:lang w:eastAsia="ko-KR"/>
          </w:rPr>
          <w:t xml:space="preserve">", </w:t>
        </w:r>
      </w:ins>
    </w:p>
    <w:p w14:paraId="198E1E28" w14:textId="745B3443" w:rsidR="009F5168" w:rsidRPr="009F5168" w:rsidRDefault="00597CCD" w:rsidP="009F5168">
      <w:pPr>
        <w:pStyle w:val="GOSTScript"/>
        <w:rPr>
          <w:ins w:id="5734" w:author="Сатлер Марина Викторовна" w:date="2025-11-11T16:34:00Z"/>
          <w:lang w:eastAsia="ko-KR"/>
        </w:rPr>
      </w:pPr>
      <w:ins w:id="5735" w:author="Сказецкая Наталья Камилевна" w:date="2026-03-31T14:56:00Z">
        <w:r w:rsidRPr="0056017F">
          <w:rPr>
            <w:lang w:eastAsia="ko-KR"/>
          </w:rPr>
          <w:t xml:space="preserve">  </w:t>
        </w:r>
      </w:ins>
      <w:ins w:id="5736" w:author="Сатлер Марина Викторовна" w:date="2025-11-11T16:34:00Z">
        <w:r w:rsidR="009F5168" w:rsidRPr="009F5168">
          <w:rPr>
            <w:lang w:eastAsia="ko-KR"/>
          </w:rPr>
          <w:t>"SignCalc": "C",</w:t>
        </w:r>
      </w:ins>
    </w:p>
    <w:p w14:paraId="7C279A2D" w14:textId="77777777" w:rsidR="009F5168" w:rsidRPr="009F5168" w:rsidRDefault="009F5168" w:rsidP="009F5168">
      <w:pPr>
        <w:pStyle w:val="GOSTScript"/>
        <w:rPr>
          <w:ins w:id="5737" w:author="Сатлер Марина Викторовна" w:date="2025-11-11T16:34:00Z"/>
          <w:lang w:eastAsia="ko-KR"/>
        </w:rPr>
      </w:pPr>
      <w:ins w:id="5738" w:author="Сатлер Марина Викторовна" w:date="2025-11-11T16:34:00Z">
        <w:r w:rsidRPr="009F5168">
          <w:rPr>
            <w:lang w:eastAsia="ko-KR"/>
          </w:rPr>
          <w:tab/>
        </w:r>
        <w:r w:rsidRPr="009F5168">
          <w:rPr>
            <w:lang w:eastAsia="ko-KR"/>
          </w:rPr>
          <w:tab/>
          <w:t>"tofkCounter": "9500",</w:t>
        </w:r>
      </w:ins>
    </w:p>
    <w:p w14:paraId="1652B2A7" w14:textId="77777777" w:rsidR="009F5168" w:rsidRPr="009F5168" w:rsidRDefault="009F5168" w:rsidP="009F5168">
      <w:pPr>
        <w:pStyle w:val="GOSTScript"/>
        <w:rPr>
          <w:ins w:id="5739" w:author="Сатлер Марина Викторовна" w:date="2025-11-11T16:34:00Z"/>
          <w:lang w:eastAsia="ko-KR"/>
        </w:rPr>
      </w:pPr>
      <w:ins w:id="5740" w:author="Сатлер Марина Викторовна" w:date="2025-11-11T16:34:00Z">
        <w:r w:rsidRPr="009F5168">
          <w:rPr>
            <w:lang w:eastAsia="ko-KR"/>
          </w:rPr>
          <w:tab/>
        </w:r>
        <w:r w:rsidRPr="009F5168">
          <w:rPr>
            <w:lang w:eastAsia="ko-KR"/>
          </w:rPr>
          <w:tab/>
          <w:t>"paCentre": true,</w:t>
        </w:r>
      </w:ins>
    </w:p>
    <w:p w14:paraId="7D9C5F58" w14:textId="77777777" w:rsidR="009F5168" w:rsidRPr="009F5168" w:rsidRDefault="009F5168" w:rsidP="009F5168">
      <w:pPr>
        <w:pStyle w:val="GOSTScript"/>
        <w:rPr>
          <w:ins w:id="5741" w:author="Сатлер Марина Викторовна" w:date="2025-11-11T16:34:00Z"/>
          <w:lang w:eastAsia="ko-KR"/>
        </w:rPr>
      </w:pPr>
      <w:ins w:id="5742" w:author="Сатлер Марина Викторовна" w:date="2025-11-11T16:34:00Z">
        <w:r w:rsidRPr="009F5168">
          <w:rPr>
            <w:lang w:eastAsia="ko-KR"/>
          </w:rPr>
          <w:tab/>
        </w:r>
        <w:r w:rsidRPr="009F5168">
          <w:rPr>
            <w:lang w:eastAsia="ko-KR"/>
          </w:rPr>
          <w:tab/>
          <w:t>"Sum": 50000.00,</w:t>
        </w:r>
      </w:ins>
    </w:p>
    <w:p w14:paraId="7302B963" w14:textId="77777777" w:rsidR="009F5168" w:rsidRPr="009F5168" w:rsidRDefault="009F5168" w:rsidP="009F5168">
      <w:pPr>
        <w:pStyle w:val="GOSTScript"/>
        <w:rPr>
          <w:ins w:id="5743" w:author="Сатлер Марина Викторовна" w:date="2025-11-11T16:34:00Z"/>
          <w:lang w:eastAsia="ko-KR"/>
        </w:rPr>
      </w:pPr>
      <w:ins w:id="5744" w:author="Сатлер Марина Викторовна" w:date="2025-11-11T16:34:00Z">
        <w:r w:rsidRPr="009F5168">
          <w:rPr>
            <w:lang w:eastAsia="ko-KR"/>
          </w:rPr>
          <w:tab/>
        </w:r>
        <w:r w:rsidRPr="009F5168">
          <w:rPr>
            <w:lang w:eastAsia="ko-KR"/>
          </w:rPr>
          <w:tab/>
          <w:t>"Sum_Rub": 50000.00,</w:t>
        </w:r>
      </w:ins>
    </w:p>
    <w:p w14:paraId="4A8F0612" w14:textId="77777777" w:rsidR="009F5168" w:rsidRPr="009F5168" w:rsidRDefault="009F5168" w:rsidP="009F5168">
      <w:pPr>
        <w:pStyle w:val="GOSTScript"/>
        <w:rPr>
          <w:ins w:id="5745" w:author="Сатлер Марина Викторовна" w:date="2025-11-11T16:34:00Z"/>
          <w:lang w:eastAsia="ko-KR"/>
        </w:rPr>
      </w:pPr>
      <w:ins w:id="5746" w:author="Сатлер Марина Викторовна" w:date="2025-11-11T16:34:00Z">
        <w:r w:rsidRPr="009F5168">
          <w:rPr>
            <w:lang w:eastAsia="ko-KR"/>
          </w:rPr>
          <w:tab/>
        </w:r>
        <w:r w:rsidRPr="009F5168">
          <w:rPr>
            <w:lang w:eastAsia="ko-KR"/>
          </w:rPr>
          <w:tab/>
          <w:t>"Payer": [</w:t>
        </w:r>
      </w:ins>
    </w:p>
    <w:p w14:paraId="6BE8CB29" w14:textId="77777777" w:rsidR="009F5168" w:rsidRPr="009F5168" w:rsidRDefault="009F5168" w:rsidP="009F5168">
      <w:pPr>
        <w:pStyle w:val="GOSTScript"/>
        <w:rPr>
          <w:ins w:id="5747" w:author="Сатлер Марина Викторовна" w:date="2025-11-11T16:34:00Z"/>
          <w:lang w:eastAsia="ko-KR"/>
        </w:rPr>
      </w:pPr>
      <w:ins w:id="5748" w:author="Сатлер Марина Викторовна" w:date="2025-11-11T16:34:00Z">
        <w:r w:rsidRPr="009F5168">
          <w:rPr>
            <w:lang w:eastAsia="ko-KR"/>
          </w:rPr>
          <w:tab/>
        </w:r>
        <w:r w:rsidRPr="009F5168">
          <w:rPr>
            <w:lang w:eastAsia="ko-KR"/>
          </w:rPr>
          <w:tab/>
        </w:r>
        <w:r w:rsidRPr="009F5168">
          <w:rPr>
            <w:lang w:eastAsia="ko-KR"/>
          </w:rPr>
          <w:tab/>
          <w:t>{</w:t>
        </w:r>
      </w:ins>
    </w:p>
    <w:p w14:paraId="5CC6CFF1" w14:textId="77777777" w:rsidR="009F5168" w:rsidRPr="009F5168" w:rsidRDefault="009F5168" w:rsidP="009F5168">
      <w:pPr>
        <w:pStyle w:val="GOSTScript"/>
        <w:rPr>
          <w:ins w:id="5749" w:author="Сатлер Марина Викторовна" w:date="2025-11-11T16:34:00Z"/>
          <w:lang w:eastAsia="ko-KR"/>
        </w:rPr>
      </w:pPr>
      <w:ins w:id="5750" w:author="Сатлер Марина Викторовна" w:date="2025-11-11T16:34:00Z">
        <w:r w:rsidRPr="009F5168">
          <w:rPr>
            <w:lang w:eastAsia="ko-KR"/>
          </w:rPr>
          <w:tab/>
        </w:r>
        <w:r w:rsidRPr="009F5168">
          <w:rPr>
            <w:lang w:eastAsia="ko-KR"/>
          </w:rPr>
          <w:tab/>
        </w:r>
        <w:r w:rsidRPr="009F5168">
          <w:rPr>
            <w:lang w:eastAsia="ko-KR"/>
          </w:rPr>
          <w:tab/>
        </w:r>
        <w:r w:rsidRPr="009F5168">
          <w:rPr>
            <w:lang w:eastAsia="ko-KR"/>
          </w:rPr>
          <w:tab/>
          <w:t>"Payer_TOFK": "9500",</w:t>
        </w:r>
      </w:ins>
    </w:p>
    <w:p w14:paraId="522427B1" w14:textId="77777777" w:rsidR="009F5168" w:rsidRPr="009F5168" w:rsidRDefault="009F5168" w:rsidP="009F5168">
      <w:pPr>
        <w:pStyle w:val="GOSTScript"/>
        <w:rPr>
          <w:ins w:id="5751" w:author="Сатлер Марина Викторовна" w:date="2025-11-11T16:34:00Z"/>
          <w:lang w:eastAsia="ko-KR"/>
        </w:rPr>
      </w:pPr>
      <w:ins w:id="5752" w:author="Сатлер Марина Викторовна" w:date="2025-11-11T16:34:00Z">
        <w:r w:rsidRPr="009F5168">
          <w:rPr>
            <w:lang w:eastAsia="ko-KR"/>
          </w:rPr>
          <w:tab/>
        </w:r>
        <w:r w:rsidRPr="009F5168">
          <w:rPr>
            <w:lang w:eastAsia="ko-KR"/>
          </w:rPr>
          <w:tab/>
        </w:r>
        <w:r w:rsidRPr="009F5168">
          <w:rPr>
            <w:lang w:eastAsia="ko-KR"/>
          </w:rPr>
          <w:tab/>
        </w:r>
        <w:r w:rsidRPr="009F5168">
          <w:rPr>
            <w:lang w:eastAsia="ko-KR"/>
          </w:rPr>
          <w:tab/>
          <w:t>"Payer_CheckAcc": "03212643000000016200"</w:t>
        </w:r>
      </w:ins>
    </w:p>
    <w:p w14:paraId="501394A8" w14:textId="77777777" w:rsidR="009F5168" w:rsidRPr="009F5168" w:rsidRDefault="009F5168" w:rsidP="009F5168">
      <w:pPr>
        <w:pStyle w:val="GOSTScript"/>
        <w:rPr>
          <w:ins w:id="5753" w:author="Сатлер Марина Викторовна" w:date="2025-11-11T16:34:00Z"/>
          <w:lang w:eastAsia="ko-KR"/>
        </w:rPr>
      </w:pPr>
      <w:ins w:id="5754" w:author="Сатлер Марина Викторовна" w:date="2025-11-11T16:34:00Z">
        <w:r w:rsidRPr="009F5168">
          <w:rPr>
            <w:lang w:eastAsia="ko-KR"/>
          </w:rPr>
          <w:tab/>
        </w:r>
        <w:r w:rsidRPr="009F5168">
          <w:rPr>
            <w:lang w:eastAsia="ko-KR"/>
          </w:rPr>
          <w:tab/>
        </w:r>
        <w:r w:rsidRPr="009F5168">
          <w:rPr>
            <w:lang w:eastAsia="ko-KR"/>
          </w:rPr>
          <w:tab/>
          <w:t>}</w:t>
        </w:r>
      </w:ins>
    </w:p>
    <w:p w14:paraId="1A3AC554" w14:textId="77777777" w:rsidR="009F5168" w:rsidRPr="009F5168" w:rsidRDefault="009F5168" w:rsidP="009F5168">
      <w:pPr>
        <w:pStyle w:val="GOSTScript"/>
        <w:rPr>
          <w:ins w:id="5755" w:author="Сатлер Марина Викторовна" w:date="2025-11-11T16:34:00Z"/>
          <w:lang w:eastAsia="ko-KR"/>
        </w:rPr>
      </w:pPr>
      <w:ins w:id="5756" w:author="Сатлер Марина Викторовна" w:date="2025-11-11T16:34:00Z">
        <w:r w:rsidRPr="009F5168">
          <w:rPr>
            <w:lang w:eastAsia="ko-KR"/>
          </w:rPr>
          <w:tab/>
        </w:r>
        <w:r w:rsidRPr="009F5168">
          <w:rPr>
            <w:lang w:eastAsia="ko-KR"/>
          </w:rPr>
          <w:tab/>
          <w:t>],</w:t>
        </w:r>
      </w:ins>
    </w:p>
    <w:p w14:paraId="5BB0E841" w14:textId="77777777" w:rsidR="009F5168" w:rsidRPr="009F5168" w:rsidRDefault="009F5168" w:rsidP="009F5168">
      <w:pPr>
        <w:pStyle w:val="GOSTScript"/>
        <w:rPr>
          <w:ins w:id="5757" w:author="Сатлер Марина Викторовна" w:date="2025-11-11T16:34:00Z"/>
          <w:lang w:eastAsia="ko-KR"/>
        </w:rPr>
      </w:pPr>
      <w:ins w:id="5758" w:author="Сатлер Марина Викторовна" w:date="2025-11-11T16:34:00Z">
        <w:r w:rsidRPr="009F5168">
          <w:rPr>
            <w:lang w:eastAsia="ko-KR"/>
          </w:rPr>
          <w:tab/>
        </w:r>
        <w:r w:rsidRPr="009F5168">
          <w:rPr>
            <w:lang w:eastAsia="ko-KR"/>
          </w:rPr>
          <w:tab/>
          <w:t>"Payee": [</w:t>
        </w:r>
      </w:ins>
    </w:p>
    <w:p w14:paraId="2CCADD0E" w14:textId="77777777" w:rsidR="009F5168" w:rsidRPr="009F5168" w:rsidRDefault="009F5168" w:rsidP="009F5168">
      <w:pPr>
        <w:pStyle w:val="GOSTScript"/>
        <w:rPr>
          <w:ins w:id="5759" w:author="Сатлер Марина Викторовна" w:date="2025-11-11T16:34:00Z"/>
          <w:lang w:eastAsia="ko-KR"/>
        </w:rPr>
      </w:pPr>
      <w:ins w:id="5760" w:author="Сатлер Марина Викторовна" w:date="2025-11-11T16:34:00Z">
        <w:r w:rsidRPr="009F5168">
          <w:rPr>
            <w:lang w:eastAsia="ko-KR"/>
          </w:rPr>
          <w:tab/>
        </w:r>
        <w:r w:rsidRPr="009F5168">
          <w:rPr>
            <w:lang w:eastAsia="ko-KR"/>
          </w:rPr>
          <w:tab/>
        </w:r>
        <w:r w:rsidRPr="009F5168">
          <w:rPr>
            <w:lang w:eastAsia="ko-KR"/>
          </w:rPr>
          <w:tab/>
          <w:t>{</w:t>
        </w:r>
      </w:ins>
    </w:p>
    <w:p w14:paraId="7D8F3AF3" w14:textId="77777777" w:rsidR="009F5168" w:rsidRPr="009F5168" w:rsidRDefault="009F5168" w:rsidP="009F5168">
      <w:pPr>
        <w:pStyle w:val="GOSTScript"/>
        <w:rPr>
          <w:ins w:id="5761" w:author="Сатлер Марина Викторовна" w:date="2025-11-11T16:34:00Z"/>
          <w:lang w:eastAsia="ko-KR"/>
        </w:rPr>
      </w:pPr>
      <w:ins w:id="5762" w:author="Сатлер Марина Викторовна" w:date="2025-11-11T16:34:00Z">
        <w:r w:rsidRPr="009F5168">
          <w:rPr>
            <w:lang w:eastAsia="ko-KR"/>
          </w:rPr>
          <w:tab/>
        </w:r>
        <w:r w:rsidRPr="009F5168">
          <w:rPr>
            <w:lang w:eastAsia="ko-KR"/>
          </w:rPr>
          <w:tab/>
        </w:r>
        <w:r w:rsidRPr="009F5168">
          <w:rPr>
            <w:lang w:eastAsia="ko-KR"/>
          </w:rPr>
          <w:tab/>
        </w:r>
        <w:r w:rsidRPr="009F5168">
          <w:rPr>
            <w:lang w:eastAsia="ko-KR"/>
          </w:rPr>
          <w:tab/>
          <w:t>"Payee_TOFK": "6200",</w:t>
        </w:r>
      </w:ins>
    </w:p>
    <w:p w14:paraId="7AD56673" w14:textId="77777777" w:rsidR="009F5168" w:rsidRDefault="009F5168" w:rsidP="009F5168">
      <w:pPr>
        <w:pStyle w:val="GOSTScript"/>
        <w:rPr>
          <w:ins w:id="5763" w:author="Сатлер Марина Викторовна" w:date="2025-11-11T16:34:00Z"/>
          <w:lang w:eastAsia="ko-KR"/>
        </w:rPr>
      </w:pPr>
      <w:ins w:id="5764" w:author="Сатлер Марина Викторовна" w:date="2025-11-11T16:34:00Z">
        <w:r w:rsidRPr="009F5168">
          <w:rPr>
            <w:lang w:eastAsia="ko-KR"/>
          </w:rPr>
          <w:tab/>
        </w:r>
        <w:r w:rsidRPr="009F5168">
          <w:rPr>
            <w:lang w:eastAsia="ko-KR"/>
          </w:rPr>
          <w:tab/>
        </w:r>
        <w:r w:rsidRPr="009F5168">
          <w:rPr>
            <w:lang w:eastAsia="ko-KR"/>
          </w:rPr>
          <w:tab/>
        </w:r>
        <w:r w:rsidRPr="009F5168">
          <w:rPr>
            <w:lang w:eastAsia="ko-KR"/>
          </w:rPr>
          <w:tab/>
        </w:r>
        <w:r>
          <w:rPr>
            <w:lang w:eastAsia="ko-KR"/>
          </w:rPr>
          <w:t>"Payee_CheckAcc": "09876543211234567890",</w:t>
        </w:r>
      </w:ins>
    </w:p>
    <w:p w14:paraId="67C83273" w14:textId="77777777" w:rsidR="009F5168" w:rsidRDefault="009F5168" w:rsidP="009F5168">
      <w:pPr>
        <w:pStyle w:val="GOSTScript"/>
        <w:rPr>
          <w:ins w:id="5765" w:author="Сатлер Марина Викторовна" w:date="2025-11-11T16:34:00Z"/>
          <w:lang w:eastAsia="ko-KR"/>
        </w:rPr>
      </w:pPr>
      <w:ins w:id="5766" w:author="Сатлер Марина Викторовна" w:date="2025-11-11T16:34:00Z">
        <w:r>
          <w:rPr>
            <w:lang w:eastAsia="ko-KR"/>
          </w:rPr>
          <w:tab/>
        </w:r>
        <w:r>
          <w:rPr>
            <w:lang w:eastAsia="ko-KR"/>
          </w:rPr>
          <w:tab/>
        </w:r>
        <w:r>
          <w:rPr>
            <w:lang w:eastAsia="ko-KR"/>
          </w:rPr>
          <w:tab/>
        </w:r>
        <w:r>
          <w:rPr>
            <w:lang w:eastAsia="ko-KR"/>
          </w:rPr>
          <w:tab/>
          <w:t>"NPS_Sign": "0"</w:t>
        </w:r>
      </w:ins>
    </w:p>
    <w:p w14:paraId="06445C8B" w14:textId="77777777" w:rsidR="009F5168" w:rsidRDefault="009F5168" w:rsidP="009F5168">
      <w:pPr>
        <w:pStyle w:val="GOSTScript"/>
        <w:rPr>
          <w:ins w:id="5767" w:author="Сатлер Марина Викторовна" w:date="2025-11-11T16:34:00Z"/>
          <w:lang w:eastAsia="ko-KR"/>
        </w:rPr>
      </w:pPr>
      <w:ins w:id="5768" w:author="Сатлер Марина Викторовна" w:date="2025-11-11T16:34:00Z">
        <w:r>
          <w:rPr>
            <w:lang w:eastAsia="ko-KR"/>
          </w:rPr>
          <w:tab/>
        </w:r>
        <w:r>
          <w:rPr>
            <w:lang w:eastAsia="ko-KR"/>
          </w:rPr>
          <w:tab/>
        </w:r>
        <w:r>
          <w:rPr>
            <w:lang w:eastAsia="ko-KR"/>
          </w:rPr>
          <w:tab/>
          <w:t>}</w:t>
        </w:r>
      </w:ins>
    </w:p>
    <w:p w14:paraId="079EF027" w14:textId="77777777" w:rsidR="009F5168" w:rsidRDefault="009F5168" w:rsidP="009F5168">
      <w:pPr>
        <w:pStyle w:val="GOSTScript"/>
        <w:rPr>
          <w:ins w:id="5769" w:author="Сатлер Марина Викторовна" w:date="2025-11-11T16:34:00Z"/>
          <w:lang w:eastAsia="ko-KR"/>
        </w:rPr>
      </w:pPr>
      <w:ins w:id="5770" w:author="Сатлер Марина Викторовна" w:date="2025-11-11T16:34:00Z">
        <w:r>
          <w:rPr>
            <w:lang w:eastAsia="ko-KR"/>
          </w:rPr>
          <w:tab/>
        </w:r>
        <w:r>
          <w:rPr>
            <w:lang w:eastAsia="ko-KR"/>
          </w:rPr>
          <w:tab/>
          <w:t>]</w:t>
        </w:r>
      </w:ins>
    </w:p>
    <w:p w14:paraId="776FCFB9" w14:textId="77777777" w:rsidR="009F5168" w:rsidRDefault="009F5168" w:rsidP="009F5168">
      <w:pPr>
        <w:pStyle w:val="GOSTScript"/>
        <w:rPr>
          <w:ins w:id="5771" w:author="Сатлер Марина Викторовна" w:date="2025-11-11T16:34:00Z"/>
          <w:lang w:eastAsia="ko-KR"/>
        </w:rPr>
      </w:pPr>
      <w:ins w:id="5772" w:author="Сатлер Марина Викторовна" w:date="2025-11-11T16:34:00Z">
        <w:r>
          <w:rPr>
            <w:lang w:eastAsia="ko-KR"/>
          </w:rPr>
          <w:tab/>
          <w:t>}</w:t>
        </w:r>
      </w:ins>
    </w:p>
    <w:p w14:paraId="446FDC83" w14:textId="1780D7F5" w:rsidR="006B7E22" w:rsidRPr="006B7E22" w:rsidRDefault="009F5168" w:rsidP="009F5168">
      <w:pPr>
        <w:pStyle w:val="GOSTScript"/>
        <w:rPr>
          <w:lang w:eastAsia="ko-KR"/>
        </w:rPr>
      </w:pPr>
      <w:ins w:id="5773" w:author="Сатлер Марина Викторовна" w:date="2025-11-11T16:34:00Z">
        <w:r>
          <w:rPr>
            <w:lang w:eastAsia="ko-KR"/>
          </w:rPr>
          <w:t>}</w:t>
        </w:r>
      </w:ins>
    </w:p>
    <w:p w14:paraId="5CF9928D" w14:textId="3E874A74" w:rsidR="00752289" w:rsidRPr="00DC3289" w:rsidRDefault="00752289" w:rsidP="00752289">
      <w:pPr>
        <w:pStyle w:val="41"/>
        <w:rPr>
          <w:highlight w:val="cyan"/>
        </w:rPr>
      </w:pPr>
      <w:bookmarkStart w:id="5774" w:name="_Ref213769543"/>
      <w:bookmarkStart w:id="5775" w:name="_Toc226564499"/>
      <w:r w:rsidRPr="00DC3289">
        <w:rPr>
          <w:highlight w:val="cyan"/>
        </w:rPr>
        <w:t>«</w:t>
      </w:r>
      <w:r>
        <w:rPr>
          <w:highlight w:val="cyan"/>
        </w:rPr>
        <w:t>Платежное поручение</w:t>
      </w:r>
      <w:r w:rsidRPr="00DC3289">
        <w:rPr>
          <w:highlight w:val="cyan"/>
        </w:rPr>
        <w:t>»</w:t>
      </w:r>
      <w:r>
        <w:rPr>
          <w:highlight w:val="cyan"/>
        </w:rPr>
        <w:t xml:space="preserve"> PUDS_PP</w:t>
      </w:r>
      <w:r w:rsidRPr="00DC3289">
        <w:rPr>
          <w:highlight w:val="cyan"/>
        </w:rPr>
        <w:t>_NPS</w:t>
      </w:r>
      <w:bookmarkEnd w:id="5774"/>
      <w:bookmarkEnd w:id="5775"/>
    </w:p>
    <w:p w14:paraId="6D780BCE" w14:textId="6FCDD2AD" w:rsidR="00752289" w:rsidRPr="00DC3289" w:rsidRDefault="00752289" w:rsidP="00752289">
      <w:pPr>
        <w:pStyle w:val="51"/>
        <w:rPr>
          <w:highlight w:val="cyan"/>
        </w:rPr>
      </w:pPr>
      <w:bookmarkStart w:id="5776" w:name="_Toc226564500"/>
      <w:r w:rsidRPr="00DC3289">
        <w:rPr>
          <w:highlight w:val="cyan"/>
        </w:rPr>
        <w:t>Перечень параметров тела запроса (Document) по документу «</w:t>
      </w:r>
      <w:r>
        <w:rPr>
          <w:highlight w:val="cyan"/>
        </w:rPr>
        <w:t>Платежное поручение</w:t>
      </w:r>
      <w:r w:rsidRPr="00DC3289">
        <w:rPr>
          <w:highlight w:val="cyan"/>
        </w:rPr>
        <w:t xml:space="preserve">» </w:t>
      </w:r>
      <w:commentRangeStart w:id="5777"/>
      <w:commentRangeStart w:id="5778"/>
      <w:r>
        <w:rPr>
          <w:highlight w:val="cyan"/>
        </w:rPr>
        <w:t>PUDS_PP</w:t>
      </w:r>
      <w:r w:rsidRPr="00752289">
        <w:rPr>
          <w:highlight w:val="cyan"/>
        </w:rPr>
        <w:t>_NPS</w:t>
      </w:r>
      <w:commentRangeEnd w:id="5777"/>
      <w:r w:rsidR="00901447">
        <w:rPr>
          <w:rStyle w:val="afff4"/>
          <w:b w:val="0"/>
          <w:bCs w:val="0"/>
          <w:lang w:eastAsia="ru-RU"/>
        </w:rPr>
        <w:commentReference w:id="5777"/>
      </w:r>
      <w:commentRangeEnd w:id="5778"/>
      <w:r w:rsidR="00853306">
        <w:rPr>
          <w:rStyle w:val="afff4"/>
          <w:b w:val="0"/>
          <w:bCs w:val="0"/>
          <w:lang w:eastAsia="ru-RU"/>
        </w:rPr>
        <w:commentReference w:id="5778"/>
      </w:r>
      <w:bookmarkEnd w:id="5776"/>
    </w:p>
    <w:p w14:paraId="3169BCD9" w14:textId="1A641B0D" w:rsidR="00752289" w:rsidRPr="00752289" w:rsidRDefault="00752289" w:rsidP="00752289">
      <w:pPr>
        <w:pStyle w:val="GOSTNameTable"/>
      </w:pPr>
      <w:r w:rsidRPr="00752289">
        <w:rPr>
          <w:highlight w:val="cyan"/>
        </w:rPr>
        <w:fldChar w:fldCharType="begin"/>
      </w:r>
      <w:r w:rsidRPr="00752289">
        <w:rPr>
          <w:highlight w:val="cyan"/>
        </w:rPr>
        <w:instrText xml:space="preserve"> SEQ Таблица \* ARABIC </w:instrText>
      </w:r>
      <w:r w:rsidRPr="00752289">
        <w:rPr>
          <w:highlight w:val="cyan"/>
        </w:rPr>
        <w:fldChar w:fldCharType="separate"/>
      </w:r>
      <w:bookmarkStart w:id="5779" w:name="_Toc226564531"/>
      <w:r w:rsidR="00CE7795">
        <w:rPr>
          <w:highlight w:val="cyan"/>
        </w:rPr>
        <w:t>19</w:t>
      </w:r>
      <w:r w:rsidRPr="00752289">
        <w:rPr>
          <w:highlight w:val="cyan"/>
        </w:rPr>
        <w:fldChar w:fldCharType="end"/>
      </w:r>
      <w:r w:rsidRPr="00752289">
        <w:rPr>
          <w:highlight w:val="cyan"/>
        </w:rPr>
        <w:t xml:space="preserve"> - Параметры тела (Document) запроса на подбор / сторнирование / переформирование записей учета по док</w:t>
      </w:r>
      <w:r>
        <w:rPr>
          <w:highlight w:val="cyan"/>
        </w:rPr>
        <w:t xml:space="preserve">ументу </w:t>
      </w:r>
      <w:r w:rsidRPr="00DC3289">
        <w:rPr>
          <w:highlight w:val="cyan"/>
        </w:rPr>
        <w:t>«</w:t>
      </w:r>
      <w:r>
        <w:rPr>
          <w:highlight w:val="cyan"/>
        </w:rPr>
        <w:t>Платежное поручение</w:t>
      </w:r>
      <w:r w:rsidRPr="00DC3289">
        <w:rPr>
          <w:highlight w:val="cyan"/>
        </w:rPr>
        <w:t xml:space="preserve">» </w:t>
      </w:r>
      <w:r>
        <w:rPr>
          <w:highlight w:val="cyan"/>
        </w:rPr>
        <w:t>PUDS_PP</w:t>
      </w:r>
      <w:r w:rsidRPr="00752289">
        <w:rPr>
          <w:szCs w:val="24"/>
          <w:highlight w:val="cyan"/>
        </w:rPr>
        <w:t>_NPS</w:t>
      </w:r>
      <w:bookmarkEnd w:id="5779"/>
    </w:p>
    <w:tbl>
      <w:tblPr>
        <w:tblStyle w:val="GOSTTable"/>
        <w:tblW w:w="5000" w:type="pct"/>
        <w:tblLayout w:type="fixed"/>
        <w:tblLook w:val="07E0" w:firstRow="1" w:lastRow="1" w:firstColumn="1" w:lastColumn="1" w:noHBand="1" w:noVBand="1"/>
      </w:tblPr>
      <w:tblGrid>
        <w:gridCol w:w="3453"/>
        <w:gridCol w:w="2354"/>
        <w:gridCol w:w="1569"/>
        <w:gridCol w:w="942"/>
        <w:gridCol w:w="989"/>
        <w:gridCol w:w="6387"/>
      </w:tblGrid>
      <w:tr w:rsidR="00B73700" w:rsidRPr="00B9499D" w14:paraId="760EBED8" w14:textId="77777777" w:rsidTr="00B73700">
        <w:trPr>
          <w:cnfStyle w:val="100000000000" w:firstRow="1" w:lastRow="0" w:firstColumn="0" w:lastColumn="0" w:oddVBand="0" w:evenVBand="0" w:oddHBand="0" w:evenHBand="0" w:firstRowFirstColumn="0" w:firstRowLastColumn="0" w:lastRowFirstColumn="0" w:lastRowLastColumn="0"/>
        </w:trPr>
        <w:tc>
          <w:tcPr>
            <w:tcW w:w="1100" w:type="pct"/>
          </w:tcPr>
          <w:p w14:paraId="0036B206" w14:textId="77777777" w:rsidR="00B73700" w:rsidRPr="00675F58" w:rsidRDefault="00B73700" w:rsidP="00B73700">
            <w:pPr>
              <w:pStyle w:val="GOSTTableHead"/>
            </w:pPr>
            <w:r w:rsidRPr="00B412B2">
              <w:t>Наименование параметра</w:t>
            </w:r>
          </w:p>
        </w:tc>
        <w:tc>
          <w:tcPr>
            <w:tcW w:w="750" w:type="pct"/>
          </w:tcPr>
          <w:p w14:paraId="4D5838F1" w14:textId="77777777" w:rsidR="00B73700" w:rsidRPr="00675F58" w:rsidRDefault="00B73700" w:rsidP="00B73700">
            <w:pPr>
              <w:pStyle w:val="GOSTTableHead"/>
            </w:pPr>
            <w:r w:rsidRPr="00B412B2">
              <w:t>Название тэга</w:t>
            </w:r>
          </w:p>
        </w:tc>
        <w:tc>
          <w:tcPr>
            <w:tcW w:w="500" w:type="pct"/>
          </w:tcPr>
          <w:p w14:paraId="4C8D4833" w14:textId="77777777" w:rsidR="00B73700" w:rsidRPr="00675F58" w:rsidRDefault="00B73700" w:rsidP="00B73700">
            <w:pPr>
              <w:pStyle w:val="GOSTTableHead"/>
            </w:pPr>
            <w:r w:rsidRPr="00B412B2">
              <w:t>Тип данных</w:t>
            </w:r>
          </w:p>
        </w:tc>
        <w:tc>
          <w:tcPr>
            <w:tcW w:w="300" w:type="pct"/>
          </w:tcPr>
          <w:p w14:paraId="63179BCD" w14:textId="77777777" w:rsidR="00B73700" w:rsidRPr="00675F58" w:rsidRDefault="00B73700" w:rsidP="00B73700">
            <w:pPr>
              <w:pStyle w:val="GOSTTableHead"/>
            </w:pPr>
            <w:r w:rsidRPr="00B412B2">
              <w:t>Обязательность</w:t>
            </w:r>
          </w:p>
        </w:tc>
        <w:tc>
          <w:tcPr>
            <w:tcW w:w="315" w:type="pct"/>
          </w:tcPr>
          <w:p w14:paraId="1BC0E80F" w14:textId="77777777" w:rsidR="00B73700" w:rsidRPr="00675F58" w:rsidRDefault="00B73700" w:rsidP="00B73700">
            <w:pPr>
              <w:pStyle w:val="GOSTTableHead"/>
            </w:pPr>
            <w:r w:rsidRPr="00B412B2">
              <w:t>Размерность</w:t>
            </w:r>
          </w:p>
        </w:tc>
        <w:tc>
          <w:tcPr>
            <w:tcW w:w="2035" w:type="pct"/>
          </w:tcPr>
          <w:p w14:paraId="52934018" w14:textId="77777777" w:rsidR="00B73700" w:rsidRPr="00675F58" w:rsidRDefault="00B73700" w:rsidP="00B73700">
            <w:pPr>
              <w:pStyle w:val="GOSTTableHead"/>
            </w:pPr>
            <w:r w:rsidRPr="00B412B2">
              <w:t>Описание</w:t>
            </w:r>
          </w:p>
        </w:tc>
      </w:tr>
      <w:tr w:rsidR="006B7E22" w:rsidRPr="00D824C1" w14:paraId="67964156" w14:textId="77777777" w:rsidTr="00B73700">
        <w:tc>
          <w:tcPr>
            <w:tcW w:w="1100" w:type="pct"/>
          </w:tcPr>
          <w:p w14:paraId="2EBC546A" w14:textId="77777777" w:rsidR="006B7E22" w:rsidRPr="00D824C1" w:rsidRDefault="006B7E22" w:rsidP="006B7E22">
            <w:pPr>
              <w:pStyle w:val="GOSTTablenorm"/>
              <w:rPr>
                <w:szCs w:val="22"/>
              </w:rPr>
            </w:pPr>
            <w:r w:rsidRPr="00D824C1">
              <w:rPr>
                <w:szCs w:val="22"/>
              </w:rPr>
              <w:t>Номер документа</w:t>
            </w:r>
          </w:p>
        </w:tc>
        <w:tc>
          <w:tcPr>
            <w:tcW w:w="750" w:type="pct"/>
          </w:tcPr>
          <w:p w14:paraId="09FF2860" w14:textId="475D87A8" w:rsidR="006B7E22" w:rsidRPr="00D824C1" w:rsidRDefault="006B7E22" w:rsidP="006B7E22">
            <w:pPr>
              <w:pStyle w:val="GOSTTablenorm"/>
              <w:rPr>
                <w:szCs w:val="22"/>
              </w:rPr>
            </w:pPr>
            <w:ins w:id="5780" w:author="Сказецкая Наталья Камилевна" w:date="2025-11-10T16:46:00Z">
              <w:r w:rsidRPr="00675F58">
                <w:t>BasicRequisites_DocNum</w:t>
              </w:r>
            </w:ins>
            <w:del w:id="5781" w:author="Сказецкая Наталья Камилевна" w:date="2025-11-10T16:46:00Z">
              <w:r w:rsidRPr="00D824C1" w:rsidDel="007026DA">
                <w:rPr>
                  <w:szCs w:val="22"/>
                </w:rPr>
                <w:delText>ZR_RqstNm</w:delText>
              </w:r>
            </w:del>
          </w:p>
        </w:tc>
        <w:tc>
          <w:tcPr>
            <w:tcW w:w="500" w:type="pct"/>
          </w:tcPr>
          <w:p w14:paraId="1CBC9164" w14:textId="77777777" w:rsidR="006B7E22" w:rsidRPr="00D824C1" w:rsidRDefault="006B7E22" w:rsidP="006B7E22">
            <w:pPr>
              <w:pStyle w:val="GOSTTablenorm"/>
              <w:rPr>
                <w:szCs w:val="22"/>
              </w:rPr>
            </w:pPr>
            <w:r w:rsidRPr="00D824C1">
              <w:rPr>
                <w:szCs w:val="22"/>
              </w:rPr>
              <w:t>Строка</w:t>
            </w:r>
          </w:p>
        </w:tc>
        <w:tc>
          <w:tcPr>
            <w:tcW w:w="300" w:type="pct"/>
          </w:tcPr>
          <w:p w14:paraId="09226ABF" w14:textId="77777777" w:rsidR="006B7E22" w:rsidRPr="00D824C1" w:rsidRDefault="006B7E22" w:rsidP="006B7E22">
            <w:pPr>
              <w:pStyle w:val="GOSTTablenorm"/>
              <w:rPr>
                <w:szCs w:val="22"/>
              </w:rPr>
            </w:pPr>
            <w:r w:rsidRPr="00D824C1">
              <w:rPr>
                <w:szCs w:val="22"/>
              </w:rPr>
              <w:t>Да</w:t>
            </w:r>
          </w:p>
        </w:tc>
        <w:tc>
          <w:tcPr>
            <w:tcW w:w="315" w:type="pct"/>
          </w:tcPr>
          <w:p w14:paraId="0865C475" w14:textId="77777777" w:rsidR="006B7E22" w:rsidRPr="00D824C1" w:rsidRDefault="006B7E22" w:rsidP="006B7E22">
            <w:pPr>
              <w:pStyle w:val="GOSTTablenorm"/>
              <w:rPr>
                <w:szCs w:val="22"/>
              </w:rPr>
            </w:pPr>
            <w:r w:rsidRPr="00D824C1">
              <w:rPr>
                <w:szCs w:val="22"/>
              </w:rPr>
              <w:t>&lt;=</w:t>
            </w:r>
            <w:r w:rsidRPr="00D824C1">
              <w:rPr>
                <w:szCs w:val="22"/>
                <w:lang w:val="en-US"/>
              </w:rPr>
              <w:t>1</w:t>
            </w:r>
            <w:r w:rsidRPr="00D824C1">
              <w:rPr>
                <w:szCs w:val="22"/>
              </w:rPr>
              <w:t>5</w:t>
            </w:r>
          </w:p>
        </w:tc>
        <w:tc>
          <w:tcPr>
            <w:tcW w:w="2035" w:type="pct"/>
          </w:tcPr>
          <w:p w14:paraId="432E7048" w14:textId="77777777" w:rsidR="006B7E22" w:rsidRPr="00D824C1" w:rsidRDefault="006B7E22" w:rsidP="006B7E22">
            <w:pPr>
              <w:pStyle w:val="GOSTTablenorm"/>
              <w:rPr>
                <w:szCs w:val="22"/>
              </w:rPr>
            </w:pPr>
            <w:r w:rsidRPr="00D824C1">
              <w:rPr>
                <w:szCs w:val="22"/>
              </w:rPr>
              <w:t>Указывается номер документа</w:t>
            </w:r>
          </w:p>
        </w:tc>
      </w:tr>
      <w:tr w:rsidR="006B7E22" w:rsidRPr="00D824C1" w14:paraId="11719079" w14:textId="77777777" w:rsidTr="00B73700">
        <w:tc>
          <w:tcPr>
            <w:tcW w:w="1100" w:type="pct"/>
          </w:tcPr>
          <w:p w14:paraId="0A556F84" w14:textId="77777777" w:rsidR="006B7E22" w:rsidRPr="00D824C1" w:rsidRDefault="006B7E22" w:rsidP="006B7E22">
            <w:pPr>
              <w:pStyle w:val="GOSTTablenorm"/>
              <w:rPr>
                <w:szCs w:val="22"/>
              </w:rPr>
            </w:pPr>
            <w:r w:rsidRPr="00D824C1">
              <w:rPr>
                <w:szCs w:val="22"/>
              </w:rPr>
              <w:t>Дата документа</w:t>
            </w:r>
          </w:p>
        </w:tc>
        <w:tc>
          <w:tcPr>
            <w:tcW w:w="750" w:type="pct"/>
          </w:tcPr>
          <w:p w14:paraId="0AA3C451" w14:textId="6CDF53F4" w:rsidR="006B7E22" w:rsidRPr="00D824C1" w:rsidRDefault="006B7E22" w:rsidP="006B7E22">
            <w:pPr>
              <w:pStyle w:val="GOSTTablenorm"/>
              <w:rPr>
                <w:szCs w:val="22"/>
              </w:rPr>
            </w:pPr>
            <w:ins w:id="5782" w:author="Сказецкая Наталья Камилевна" w:date="2025-11-10T16:46:00Z">
              <w:r w:rsidRPr="00675F58">
                <w:t>BasicRequisites_DocDate</w:t>
              </w:r>
            </w:ins>
            <w:del w:id="5783" w:author="Сказецкая Наталья Камилевна" w:date="2025-11-10T16:46:00Z">
              <w:r w:rsidRPr="00D824C1" w:rsidDel="007026DA">
                <w:rPr>
                  <w:szCs w:val="22"/>
                </w:rPr>
                <w:delText>ZR_MSC_Infrmtn_CrtnDt</w:delText>
              </w:r>
            </w:del>
          </w:p>
        </w:tc>
        <w:tc>
          <w:tcPr>
            <w:tcW w:w="500" w:type="pct"/>
          </w:tcPr>
          <w:p w14:paraId="47AF1517" w14:textId="77777777" w:rsidR="006B7E22" w:rsidRPr="00D824C1" w:rsidRDefault="006B7E22" w:rsidP="006B7E22">
            <w:pPr>
              <w:pStyle w:val="GOSTTablenorm"/>
              <w:rPr>
                <w:szCs w:val="22"/>
              </w:rPr>
            </w:pPr>
            <w:r w:rsidRPr="00D824C1">
              <w:rPr>
                <w:szCs w:val="22"/>
              </w:rPr>
              <w:t>Дата</w:t>
            </w:r>
          </w:p>
        </w:tc>
        <w:tc>
          <w:tcPr>
            <w:tcW w:w="300" w:type="pct"/>
          </w:tcPr>
          <w:p w14:paraId="22C90001" w14:textId="77777777" w:rsidR="006B7E22" w:rsidRPr="00D824C1" w:rsidRDefault="006B7E22" w:rsidP="006B7E22">
            <w:pPr>
              <w:pStyle w:val="GOSTTablenorm"/>
              <w:rPr>
                <w:szCs w:val="22"/>
              </w:rPr>
            </w:pPr>
            <w:r w:rsidRPr="00D824C1">
              <w:rPr>
                <w:szCs w:val="22"/>
              </w:rPr>
              <w:t>Да</w:t>
            </w:r>
          </w:p>
        </w:tc>
        <w:tc>
          <w:tcPr>
            <w:tcW w:w="315" w:type="pct"/>
          </w:tcPr>
          <w:p w14:paraId="1411E861" w14:textId="77777777" w:rsidR="006B7E22" w:rsidRPr="00D824C1" w:rsidRDefault="006B7E22" w:rsidP="006B7E22">
            <w:pPr>
              <w:pStyle w:val="GOSTTablenorm"/>
              <w:rPr>
                <w:szCs w:val="22"/>
              </w:rPr>
            </w:pPr>
          </w:p>
        </w:tc>
        <w:tc>
          <w:tcPr>
            <w:tcW w:w="2035" w:type="pct"/>
          </w:tcPr>
          <w:p w14:paraId="0E0C85B1" w14:textId="77777777" w:rsidR="006B7E22" w:rsidRPr="00D824C1" w:rsidRDefault="006B7E22" w:rsidP="006B7E22">
            <w:pPr>
              <w:pStyle w:val="GOSTTablenorm"/>
              <w:rPr>
                <w:szCs w:val="22"/>
              </w:rPr>
            </w:pPr>
            <w:r w:rsidRPr="00D824C1">
              <w:rPr>
                <w:szCs w:val="22"/>
              </w:rPr>
              <w:t>Указывается дата документа в формате YYYY-MM-DD</w:t>
            </w:r>
          </w:p>
        </w:tc>
      </w:tr>
      <w:tr w:rsidR="00B73700" w:rsidRPr="00D824C1" w14:paraId="155687ED" w14:textId="77777777" w:rsidTr="00B73700">
        <w:tc>
          <w:tcPr>
            <w:tcW w:w="1100" w:type="pct"/>
          </w:tcPr>
          <w:p w14:paraId="4CC03C23" w14:textId="27C4D872" w:rsidR="00B73700" w:rsidRPr="00D824C1" w:rsidRDefault="00DB0969" w:rsidP="00B73700">
            <w:pPr>
              <w:pStyle w:val="GOSTTablenorm"/>
              <w:rPr>
                <w:szCs w:val="22"/>
              </w:rPr>
            </w:pPr>
            <w:r>
              <w:rPr>
                <w:szCs w:val="22"/>
              </w:rPr>
              <w:t>Вид документа</w:t>
            </w:r>
          </w:p>
        </w:tc>
        <w:tc>
          <w:tcPr>
            <w:tcW w:w="750" w:type="pct"/>
          </w:tcPr>
          <w:p w14:paraId="05CFDDD0" w14:textId="77777777" w:rsidR="00B73700" w:rsidRPr="00D824C1" w:rsidRDefault="00B73700" w:rsidP="00B73700">
            <w:pPr>
              <w:pStyle w:val="GOSTTablenorm"/>
              <w:rPr>
                <w:szCs w:val="22"/>
              </w:rPr>
            </w:pPr>
            <w:r w:rsidRPr="00D824C1">
              <w:rPr>
                <w:szCs w:val="22"/>
              </w:rPr>
              <w:t>BasicRequisites_POType</w:t>
            </w:r>
          </w:p>
        </w:tc>
        <w:tc>
          <w:tcPr>
            <w:tcW w:w="500" w:type="pct"/>
          </w:tcPr>
          <w:p w14:paraId="127D38E6" w14:textId="77777777" w:rsidR="00B73700" w:rsidRPr="00D824C1" w:rsidRDefault="00B73700" w:rsidP="00B73700">
            <w:pPr>
              <w:pStyle w:val="GOSTTablenorm"/>
              <w:rPr>
                <w:szCs w:val="22"/>
              </w:rPr>
            </w:pPr>
            <w:r w:rsidRPr="00D824C1">
              <w:rPr>
                <w:szCs w:val="22"/>
              </w:rPr>
              <w:t>Строка</w:t>
            </w:r>
          </w:p>
        </w:tc>
        <w:tc>
          <w:tcPr>
            <w:tcW w:w="300" w:type="pct"/>
          </w:tcPr>
          <w:p w14:paraId="68FC9C34" w14:textId="77777777" w:rsidR="00B73700" w:rsidRPr="00D824C1" w:rsidRDefault="00B73700" w:rsidP="00B73700">
            <w:pPr>
              <w:pStyle w:val="GOSTTablenorm"/>
              <w:rPr>
                <w:szCs w:val="22"/>
              </w:rPr>
            </w:pPr>
            <w:r w:rsidRPr="00D824C1">
              <w:rPr>
                <w:szCs w:val="22"/>
              </w:rPr>
              <w:t>Да</w:t>
            </w:r>
          </w:p>
        </w:tc>
        <w:tc>
          <w:tcPr>
            <w:tcW w:w="315" w:type="pct"/>
          </w:tcPr>
          <w:p w14:paraId="3E017020" w14:textId="77777777" w:rsidR="00B73700" w:rsidRPr="00D824C1" w:rsidRDefault="00B73700" w:rsidP="00B73700">
            <w:pPr>
              <w:pStyle w:val="GOSTTablenorm"/>
              <w:rPr>
                <w:szCs w:val="22"/>
              </w:rPr>
            </w:pPr>
            <w:r w:rsidRPr="00D824C1">
              <w:rPr>
                <w:szCs w:val="22"/>
              </w:rPr>
              <w:t>=3</w:t>
            </w:r>
          </w:p>
        </w:tc>
        <w:tc>
          <w:tcPr>
            <w:tcW w:w="2035" w:type="pct"/>
          </w:tcPr>
          <w:p w14:paraId="5837516B" w14:textId="77777777" w:rsidR="00B73700" w:rsidRPr="00D824C1" w:rsidRDefault="00B73700" w:rsidP="00B73700">
            <w:pPr>
              <w:pStyle w:val="GOSTTablenorm"/>
              <w:rPr>
                <w:szCs w:val="22"/>
              </w:rPr>
            </w:pPr>
            <w:r w:rsidRPr="00D824C1">
              <w:rPr>
                <w:szCs w:val="22"/>
              </w:rPr>
              <w:t>Указывается код вида документа.</w:t>
            </w:r>
          </w:p>
          <w:p w14:paraId="1D02F3FA" w14:textId="128A70ED" w:rsidR="00B73700" w:rsidRPr="00D824C1" w:rsidRDefault="00DB0969" w:rsidP="00DB0969">
            <w:pPr>
              <w:pStyle w:val="GOSTTablenorm"/>
              <w:rPr>
                <w:szCs w:val="22"/>
              </w:rPr>
            </w:pPr>
            <w:r>
              <w:rPr>
                <w:szCs w:val="22"/>
              </w:rPr>
              <w:t xml:space="preserve">Заполняется значением «ЭДИ» </w:t>
            </w:r>
            <w:r w:rsidR="001A2B5A" w:rsidRPr="00DB0969">
              <w:rPr>
                <w:szCs w:val="22"/>
              </w:rPr>
              <w:t>–</w:t>
            </w:r>
            <w:r>
              <w:rPr>
                <w:szCs w:val="22"/>
              </w:rPr>
              <w:t xml:space="preserve"> Расчетный документ исходящий</w:t>
            </w:r>
          </w:p>
        </w:tc>
      </w:tr>
      <w:tr w:rsidR="00947CE3" w:rsidRPr="00D824C1" w14:paraId="5896928E" w14:textId="77777777" w:rsidTr="00B73700">
        <w:tc>
          <w:tcPr>
            <w:tcW w:w="1100" w:type="pct"/>
          </w:tcPr>
          <w:p w14:paraId="4D4FFCB0" w14:textId="0095D325" w:rsidR="00947CE3" w:rsidRDefault="00947CE3" w:rsidP="00947CE3">
            <w:pPr>
              <w:pStyle w:val="GOSTTablenorm"/>
              <w:rPr>
                <w:szCs w:val="22"/>
              </w:rPr>
            </w:pPr>
            <w:r w:rsidRPr="00DB0969">
              <w:rPr>
                <w:szCs w:val="22"/>
              </w:rPr>
              <w:t>Тип ED</w:t>
            </w:r>
          </w:p>
        </w:tc>
        <w:tc>
          <w:tcPr>
            <w:tcW w:w="750" w:type="pct"/>
          </w:tcPr>
          <w:p w14:paraId="109DBCB7" w14:textId="047E1793" w:rsidR="00947CE3" w:rsidRPr="00D824C1" w:rsidRDefault="00947CE3" w:rsidP="00947CE3">
            <w:pPr>
              <w:pStyle w:val="GOSTTablenorm"/>
              <w:rPr>
                <w:szCs w:val="22"/>
              </w:rPr>
            </w:pPr>
            <w:r w:rsidRPr="00DB0969">
              <w:rPr>
                <w:szCs w:val="22"/>
              </w:rPr>
              <w:t>BasicRequisites_EDType</w:t>
            </w:r>
          </w:p>
        </w:tc>
        <w:tc>
          <w:tcPr>
            <w:tcW w:w="500" w:type="pct"/>
          </w:tcPr>
          <w:p w14:paraId="0E5D649E" w14:textId="50C76CFA" w:rsidR="00947CE3" w:rsidRPr="00D824C1" w:rsidRDefault="00947CE3" w:rsidP="00947CE3">
            <w:pPr>
              <w:pStyle w:val="GOSTTablenorm"/>
              <w:rPr>
                <w:szCs w:val="22"/>
              </w:rPr>
            </w:pPr>
            <w:r w:rsidRPr="00D824C1">
              <w:rPr>
                <w:szCs w:val="22"/>
              </w:rPr>
              <w:t>Строка</w:t>
            </w:r>
          </w:p>
        </w:tc>
        <w:tc>
          <w:tcPr>
            <w:tcW w:w="300" w:type="pct"/>
          </w:tcPr>
          <w:p w14:paraId="2FE9B45A" w14:textId="0DAC83F9" w:rsidR="00947CE3" w:rsidRPr="00D824C1" w:rsidRDefault="00947CE3" w:rsidP="00947CE3">
            <w:pPr>
              <w:pStyle w:val="GOSTTablenorm"/>
              <w:rPr>
                <w:szCs w:val="22"/>
              </w:rPr>
            </w:pPr>
            <w:r w:rsidRPr="00D824C1">
              <w:rPr>
                <w:szCs w:val="22"/>
              </w:rPr>
              <w:t>Да</w:t>
            </w:r>
          </w:p>
        </w:tc>
        <w:tc>
          <w:tcPr>
            <w:tcW w:w="315" w:type="pct"/>
          </w:tcPr>
          <w:p w14:paraId="33B8A7F4" w14:textId="62A8F64A" w:rsidR="00947CE3" w:rsidRPr="00D824C1" w:rsidRDefault="00947CE3" w:rsidP="00947CE3">
            <w:pPr>
              <w:pStyle w:val="GOSTTablenorm"/>
              <w:rPr>
                <w:szCs w:val="22"/>
              </w:rPr>
            </w:pPr>
            <w:r>
              <w:rPr>
                <w:szCs w:val="22"/>
                <w:lang w:val="en-US"/>
              </w:rPr>
              <w:t>&lt;</w:t>
            </w:r>
            <w:r>
              <w:rPr>
                <w:szCs w:val="22"/>
              </w:rPr>
              <w:t>=5</w:t>
            </w:r>
          </w:p>
        </w:tc>
        <w:tc>
          <w:tcPr>
            <w:tcW w:w="2035" w:type="pct"/>
          </w:tcPr>
          <w:p w14:paraId="75CF893B" w14:textId="77777777" w:rsidR="00947CE3" w:rsidRPr="00DB0969" w:rsidRDefault="00947CE3" w:rsidP="00947CE3">
            <w:pPr>
              <w:pStyle w:val="GOSTTablenorm"/>
              <w:rPr>
                <w:szCs w:val="22"/>
              </w:rPr>
            </w:pPr>
            <w:r w:rsidRPr="00DB0969">
              <w:rPr>
                <w:szCs w:val="22"/>
              </w:rPr>
              <w:t>Указывается тип ED расчетного документа.</w:t>
            </w:r>
          </w:p>
          <w:p w14:paraId="35D08269" w14:textId="77777777" w:rsidR="00947CE3" w:rsidRPr="00DB0969" w:rsidRDefault="00947CE3" w:rsidP="00947CE3">
            <w:pPr>
              <w:pStyle w:val="GOSTTablenorm"/>
              <w:rPr>
                <w:szCs w:val="22"/>
              </w:rPr>
            </w:pPr>
            <w:r w:rsidRPr="00DB0969">
              <w:rPr>
                <w:szCs w:val="22"/>
              </w:rPr>
              <w:t>Возможные значения:</w:t>
            </w:r>
          </w:p>
          <w:p w14:paraId="1B27D83A" w14:textId="77777777" w:rsidR="00947CE3" w:rsidRPr="00DB0969" w:rsidRDefault="00947CE3" w:rsidP="00947CE3">
            <w:pPr>
              <w:pStyle w:val="GOSTTableListMark1"/>
              <w:rPr>
                <w:szCs w:val="22"/>
              </w:rPr>
            </w:pPr>
            <w:r w:rsidRPr="00DB0969">
              <w:rPr>
                <w:szCs w:val="22"/>
              </w:rPr>
              <w:t>«ED101» – Платежное поручение (ф. 0401060);</w:t>
            </w:r>
          </w:p>
          <w:p w14:paraId="4E100B83" w14:textId="629EF9FE" w:rsidR="00947CE3" w:rsidRPr="00D824C1" w:rsidRDefault="00947CE3" w:rsidP="00947CE3">
            <w:pPr>
              <w:pStyle w:val="GOSTTableListMark1"/>
              <w:rPr>
                <w:szCs w:val="22"/>
              </w:rPr>
            </w:pPr>
            <w:r w:rsidRPr="00DB0969">
              <w:rPr>
                <w:szCs w:val="22"/>
              </w:rPr>
              <w:t>«G101» – Платежное поручение (ЦР)</w:t>
            </w:r>
          </w:p>
        </w:tc>
      </w:tr>
      <w:tr w:rsidR="00947CE3" w:rsidRPr="00D824C1" w14:paraId="63ECE7D9" w14:textId="77777777" w:rsidTr="00B73700">
        <w:trPr>
          <w:trHeight w:val="300"/>
        </w:trPr>
        <w:tc>
          <w:tcPr>
            <w:tcW w:w="1100" w:type="pct"/>
          </w:tcPr>
          <w:p w14:paraId="33A95B3A" w14:textId="77777777" w:rsidR="00947CE3" w:rsidRPr="00D824C1" w:rsidRDefault="00947CE3" w:rsidP="00947CE3">
            <w:pPr>
              <w:pStyle w:val="GOSTTablenorm"/>
              <w:rPr>
                <w:szCs w:val="22"/>
              </w:rPr>
            </w:pPr>
            <w:r w:rsidRPr="00D824C1">
              <w:rPr>
                <w:szCs w:val="22"/>
              </w:rPr>
              <w:t>Код валюты по ОКВ</w:t>
            </w:r>
          </w:p>
        </w:tc>
        <w:tc>
          <w:tcPr>
            <w:tcW w:w="750" w:type="pct"/>
          </w:tcPr>
          <w:p w14:paraId="031D8888" w14:textId="77777777" w:rsidR="00947CE3" w:rsidRPr="00D824C1" w:rsidRDefault="00947CE3" w:rsidP="00947CE3">
            <w:pPr>
              <w:pStyle w:val="GOSTTablenorm"/>
              <w:rPr>
                <w:szCs w:val="22"/>
              </w:rPr>
            </w:pPr>
            <w:r w:rsidRPr="00D824C1">
              <w:rPr>
                <w:szCs w:val="22"/>
              </w:rPr>
              <w:t>OKVCd</w:t>
            </w:r>
          </w:p>
        </w:tc>
        <w:tc>
          <w:tcPr>
            <w:tcW w:w="500" w:type="pct"/>
          </w:tcPr>
          <w:p w14:paraId="1F0B6F53" w14:textId="77777777" w:rsidR="00947CE3" w:rsidRPr="00D824C1" w:rsidRDefault="00947CE3" w:rsidP="00947CE3">
            <w:pPr>
              <w:pStyle w:val="GOSTTablenorm"/>
              <w:rPr>
                <w:szCs w:val="22"/>
              </w:rPr>
            </w:pPr>
            <w:r w:rsidRPr="00D824C1">
              <w:rPr>
                <w:szCs w:val="22"/>
              </w:rPr>
              <w:t>Строка</w:t>
            </w:r>
          </w:p>
        </w:tc>
        <w:tc>
          <w:tcPr>
            <w:tcW w:w="300" w:type="pct"/>
          </w:tcPr>
          <w:p w14:paraId="14BA7330" w14:textId="77777777" w:rsidR="00947CE3" w:rsidRPr="00D824C1" w:rsidRDefault="00947CE3" w:rsidP="00947CE3">
            <w:pPr>
              <w:pStyle w:val="GOSTTablenorm"/>
              <w:rPr>
                <w:szCs w:val="22"/>
              </w:rPr>
            </w:pPr>
            <w:r w:rsidRPr="00D824C1">
              <w:rPr>
                <w:szCs w:val="22"/>
              </w:rPr>
              <w:t>Да</w:t>
            </w:r>
          </w:p>
        </w:tc>
        <w:tc>
          <w:tcPr>
            <w:tcW w:w="315" w:type="pct"/>
          </w:tcPr>
          <w:p w14:paraId="4FE1AD1D" w14:textId="77777777" w:rsidR="00947CE3" w:rsidRPr="00D824C1" w:rsidRDefault="00947CE3" w:rsidP="00947CE3">
            <w:pPr>
              <w:pStyle w:val="GOSTTablenorm"/>
              <w:rPr>
                <w:szCs w:val="22"/>
              </w:rPr>
            </w:pPr>
            <w:r w:rsidRPr="00D824C1">
              <w:rPr>
                <w:szCs w:val="22"/>
              </w:rPr>
              <w:t>=3</w:t>
            </w:r>
          </w:p>
        </w:tc>
        <w:tc>
          <w:tcPr>
            <w:tcW w:w="2035" w:type="pct"/>
          </w:tcPr>
          <w:p w14:paraId="1FBAFF9D" w14:textId="77777777" w:rsidR="00947CE3" w:rsidRPr="00D824C1" w:rsidRDefault="00947CE3" w:rsidP="00947CE3">
            <w:pPr>
              <w:pStyle w:val="GOSTTablenorm"/>
              <w:rPr>
                <w:szCs w:val="22"/>
              </w:rPr>
            </w:pPr>
            <w:r w:rsidRPr="00D824C1">
              <w:rPr>
                <w:szCs w:val="22"/>
              </w:rPr>
              <w:t>Указывается цифровой код валюты по Общероссийскому классификатору валют</w:t>
            </w:r>
          </w:p>
        </w:tc>
      </w:tr>
      <w:tr w:rsidR="00947CE3" w:rsidRPr="00D824C1" w14:paraId="71ACF9B9" w14:textId="77777777" w:rsidTr="00B73700">
        <w:tc>
          <w:tcPr>
            <w:tcW w:w="1100" w:type="pct"/>
          </w:tcPr>
          <w:p w14:paraId="12876A6B" w14:textId="77777777" w:rsidR="00947CE3" w:rsidRPr="00D824C1" w:rsidRDefault="00947CE3" w:rsidP="00947CE3">
            <w:pPr>
              <w:pStyle w:val="GOSTTablenorm"/>
              <w:rPr>
                <w:szCs w:val="22"/>
              </w:rPr>
            </w:pPr>
            <w:r w:rsidRPr="00D824C1">
              <w:rPr>
                <w:szCs w:val="22"/>
              </w:rPr>
              <w:t>Уровень конфиденциальности</w:t>
            </w:r>
          </w:p>
        </w:tc>
        <w:tc>
          <w:tcPr>
            <w:tcW w:w="750" w:type="pct"/>
          </w:tcPr>
          <w:p w14:paraId="700A44A3" w14:textId="77777777" w:rsidR="00947CE3" w:rsidRPr="00D824C1" w:rsidRDefault="00947CE3" w:rsidP="00947CE3">
            <w:pPr>
              <w:pStyle w:val="GOSTTablenorm"/>
              <w:rPr>
                <w:szCs w:val="22"/>
              </w:rPr>
            </w:pPr>
            <w:r w:rsidRPr="00D824C1">
              <w:rPr>
                <w:szCs w:val="22"/>
              </w:rPr>
              <w:t>StmInfrmtn_AccessLevelStereotype</w:t>
            </w:r>
          </w:p>
        </w:tc>
        <w:tc>
          <w:tcPr>
            <w:tcW w:w="500" w:type="pct"/>
          </w:tcPr>
          <w:p w14:paraId="54F82324" w14:textId="77777777" w:rsidR="00947CE3" w:rsidRPr="00D824C1" w:rsidRDefault="00947CE3" w:rsidP="00947CE3">
            <w:pPr>
              <w:pStyle w:val="GOSTTablenorm"/>
              <w:rPr>
                <w:szCs w:val="22"/>
              </w:rPr>
            </w:pPr>
            <w:r w:rsidRPr="00D824C1">
              <w:rPr>
                <w:szCs w:val="22"/>
              </w:rPr>
              <w:t>Число</w:t>
            </w:r>
          </w:p>
        </w:tc>
        <w:tc>
          <w:tcPr>
            <w:tcW w:w="300" w:type="pct"/>
          </w:tcPr>
          <w:p w14:paraId="4E68F4B8" w14:textId="77777777" w:rsidR="00947CE3" w:rsidRPr="00D824C1" w:rsidRDefault="00947CE3" w:rsidP="00947CE3">
            <w:pPr>
              <w:pStyle w:val="GOSTTablenorm"/>
              <w:rPr>
                <w:szCs w:val="22"/>
              </w:rPr>
            </w:pPr>
            <w:r w:rsidRPr="00D824C1">
              <w:rPr>
                <w:szCs w:val="22"/>
              </w:rPr>
              <w:t>Да</w:t>
            </w:r>
          </w:p>
        </w:tc>
        <w:tc>
          <w:tcPr>
            <w:tcW w:w="315" w:type="pct"/>
          </w:tcPr>
          <w:p w14:paraId="2B810C1D" w14:textId="77777777" w:rsidR="00947CE3" w:rsidRPr="00D824C1" w:rsidRDefault="00947CE3" w:rsidP="00947CE3">
            <w:pPr>
              <w:pStyle w:val="GOSTTablenorm"/>
              <w:rPr>
                <w:szCs w:val="22"/>
              </w:rPr>
            </w:pPr>
            <w:r w:rsidRPr="00D824C1">
              <w:rPr>
                <w:szCs w:val="22"/>
              </w:rPr>
              <w:t>=1</w:t>
            </w:r>
          </w:p>
        </w:tc>
        <w:tc>
          <w:tcPr>
            <w:tcW w:w="2035" w:type="pct"/>
          </w:tcPr>
          <w:p w14:paraId="10BA8323" w14:textId="77777777" w:rsidR="00947CE3" w:rsidRPr="00D824C1" w:rsidRDefault="00947CE3" w:rsidP="00947CE3">
            <w:pPr>
              <w:pStyle w:val="GOSTTablenorm"/>
              <w:rPr>
                <w:szCs w:val="22"/>
              </w:rPr>
            </w:pPr>
            <w:r w:rsidRPr="00D824C1">
              <w:rPr>
                <w:szCs w:val="22"/>
              </w:rPr>
              <w:t>Указывается уровень конфиденциальности документа.</w:t>
            </w:r>
          </w:p>
          <w:p w14:paraId="5E459DF2" w14:textId="77777777" w:rsidR="00947CE3" w:rsidRPr="00D824C1" w:rsidRDefault="00947CE3" w:rsidP="00947CE3">
            <w:pPr>
              <w:pStyle w:val="GOSTTablenorm"/>
              <w:rPr>
                <w:szCs w:val="22"/>
              </w:rPr>
            </w:pPr>
            <w:r w:rsidRPr="00D824C1">
              <w:rPr>
                <w:szCs w:val="22"/>
              </w:rPr>
              <w:t>Возможные значения:</w:t>
            </w:r>
          </w:p>
          <w:p w14:paraId="2FC92AA7" w14:textId="778BE010" w:rsidR="00947CE3" w:rsidRPr="00D824C1" w:rsidRDefault="00947CE3" w:rsidP="00947CE3">
            <w:pPr>
              <w:pStyle w:val="GOSTTableListMark1"/>
              <w:rPr>
                <w:szCs w:val="22"/>
              </w:rPr>
            </w:pPr>
            <w:r w:rsidRPr="00D824C1">
              <w:rPr>
                <w:szCs w:val="22"/>
              </w:rPr>
              <w:t xml:space="preserve">«0» </w:t>
            </w:r>
            <w:r w:rsidR="001A2B5A" w:rsidRPr="00DB0969">
              <w:rPr>
                <w:szCs w:val="22"/>
              </w:rPr>
              <w:t>–</w:t>
            </w:r>
            <w:r w:rsidRPr="00D824C1">
              <w:rPr>
                <w:szCs w:val="22"/>
              </w:rPr>
              <w:t xml:space="preserve"> Несекретно;</w:t>
            </w:r>
          </w:p>
          <w:p w14:paraId="5376050F" w14:textId="78054FC1" w:rsidR="00947CE3" w:rsidRPr="00D824C1" w:rsidRDefault="00947CE3" w:rsidP="00947CE3">
            <w:pPr>
              <w:pStyle w:val="GOSTTableListMark1"/>
              <w:rPr>
                <w:szCs w:val="22"/>
              </w:rPr>
            </w:pPr>
            <w:r w:rsidRPr="00D824C1">
              <w:rPr>
                <w:szCs w:val="22"/>
              </w:rPr>
              <w:t xml:space="preserve">«1» </w:t>
            </w:r>
            <w:r w:rsidR="001A2B5A" w:rsidRPr="00DB0969">
              <w:rPr>
                <w:szCs w:val="22"/>
              </w:rPr>
              <w:t>–</w:t>
            </w:r>
            <w:r w:rsidRPr="00D824C1">
              <w:rPr>
                <w:szCs w:val="22"/>
              </w:rPr>
              <w:t xml:space="preserve"> Для служебного пользования</w:t>
            </w:r>
          </w:p>
        </w:tc>
      </w:tr>
      <w:tr w:rsidR="00947CE3" w:rsidRPr="00D824C1" w14:paraId="00114011" w14:textId="77777777" w:rsidTr="00B73700">
        <w:tc>
          <w:tcPr>
            <w:tcW w:w="1100" w:type="pct"/>
          </w:tcPr>
          <w:p w14:paraId="0EA411F8" w14:textId="77777777" w:rsidR="00947CE3" w:rsidRPr="00D824C1" w:rsidRDefault="00947CE3" w:rsidP="00947CE3">
            <w:pPr>
              <w:pStyle w:val="GOSTTablenorm"/>
              <w:rPr>
                <w:szCs w:val="22"/>
              </w:rPr>
            </w:pPr>
            <w:r w:rsidRPr="00D824C1">
              <w:rPr>
                <w:szCs w:val="22"/>
              </w:rPr>
              <w:t>Признак ПЦ как ЦС по ЛС</w:t>
            </w:r>
          </w:p>
        </w:tc>
        <w:tc>
          <w:tcPr>
            <w:tcW w:w="750" w:type="pct"/>
          </w:tcPr>
          <w:p w14:paraId="475212A9" w14:textId="77777777" w:rsidR="00947CE3" w:rsidRPr="00D824C1" w:rsidRDefault="00947CE3" w:rsidP="00947CE3">
            <w:pPr>
              <w:pStyle w:val="GOSTTablenorm"/>
              <w:rPr>
                <w:szCs w:val="22"/>
              </w:rPr>
            </w:pPr>
            <w:r w:rsidRPr="00D824C1">
              <w:rPr>
                <w:szCs w:val="22"/>
              </w:rPr>
              <w:t>paCentre</w:t>
            </w:r>
          </w:p>
        </w:tc>
        <w:tc>
          <w:tcPr>
            <w:tcW w:w="500" w:type="pct"/>
          </w:tcPr>
          <w:p w14:paraId="32A2C6BF" w14:textId="77777777" w:rsidR="00947CE3" w:rsidRPr="00D824C1" w:rsidRDefault="00947CE3" w:rsidP="00947CE3">
            <w:pPr>
              <w:pStyle w:val="GOSTTablenorm"/>
              <w:rPr>
                <w:szCs w:val="22"/>
              </w:rPr>
            </w:pPr>
            <w:r w:rsidRPr="00D824C1">
              <w:rPr>
                <w:szCs w:val="22"/>
              </w:rPr>
              <w:t>Логический</w:t>
            </w:r>
          </w:p>
        </w:tc>
        <w:tc>
          <w:tcPr>
            <w:tcW w:w="300" w:type="pct"/>
          </w:tcPr>
          <w:p w14:paraId="29AF4FB3" w14:textId="77777777" w:rsidR="00947CE3" w:rsidRPr="00D824C1" w:rsidRDefault="00947CE3" w:rsidP="00947CE3">
            <w:pPr>
              <w:pStyle w:val="GOSTTablenorm"/>
              <w:rPr>
                <w:szCs w:val="22"/>
              </w:rPr>
            </w:pPr>
            <w:r w:rsidRPr="00D824C1">
              <w:rPr>
                <w:szCs w:val="22"/>
              </w:rPr>
              <w:t>Да</w:t>
            </w:r>
          </w:p>
        </w:tc>
        <w:tc>
          <w:tcPr>
            <w:tcW w:w="315" w:type="pct"/>
          </w:tcPr>
          <w:p w14:paraId="4591565A" w14:textId="7ED19725" w:rsidR="00947CE3" w:rsidRPr="00D824C1" w:rsidRDefault="00947CE3" w:rsidP="00947CE3">
            <w:pPr>
              <w:pStyle w:val="GOSTTablenorm"/>
              <w:rPr>
                <w:szCs w:val="22"/>
              </w:rPr>
            </w:pPr>
          </w:p>
        </w:tc>
        <w:tc>
          <w:tcPr>
            <w:tcW w:w="2035" w:type="pct"/>
          </w:tcPr>
          <w:p w14:paraId="73AA89BE" w14:textId="77777777" w:rsidR="00947CE3" w:rsidRPr="00D824C1" w:rsidRDefault="00947CE3" w:rsidP="00947CE3">
            <w:pPr>
              <w:pStyle w:val="GOSTTablenorm"/>
              <w:rPr>
                <w:szCs w:val="22"/>
              </w:rPr>
            </w:pPr>
            <w:r w:rsidRPr="00D824C1">
              <w:rPr>
                <w:szCs w:val="22"/>
              </w:rPr>
              <w:t>Указывается признак обслуживания ЛС в ТОФК ПЦ/РЦ.</w:t>
            </w:r>
          </w:p>
          <w:p w14:paraId="70733010" w14:textId="77777777" w:rsidR="00947CE3" w:rsidRPr="00D824C1" w:rsidRDefault="00947CE3" w:rsidP="00947CE3">
            <w:pPr>
              <w:pStyle w:val="GOSTTablenorm"/>
              <w:rPr>
                <w:szCs w:val="22"/>
              </w:rPr>
            </w:pPr>
            <w:r w:rsidRPr="00D824C1">
              <w:rPr>
                <w:szCs w:val="22"/>
              </w:rPr>
              <w:t>Допустимые значения:</w:t>
            </w:r>
          </w:p>
          <w:p w14:paraId="0E07C157" w14:textId="77777777" w:rsidR="00947CE3" w:rsidRPr="00D824C1" w:rsidRDefault="00947CE3" w:rsidP="00947CE3">
            <w:pPr>
              <w:pStyle w:val="GOSTTableListMark1"/>
              <w:rPr>
                <w:szCs w:val="22"/>
              </w:rPr>
            </w:pPr>
            <w:r w:rsidRPr="00D824C1">
              <w:rPr>
                <w:szCs w:val="22"/>
              </w:rPr>
              <w:t>«true» – Да;</w:t>
            </w:r>
          </w:p>
          <w:p w14:paraId="5A90CCE4" w14:textId="77777777" w:rsidR="00947CE3" w:rsidRPr="00D824C1" w:rsidRDefault="00947CE3" w:rsidP="00947CE3">
            <w:pPr>
              <w:pStyle w:val="GOSTTableListMark1"/>
              <w:rPr>
                <w:szCs w:val="22"/>
              </w:rPr>
            </w:pPr>
            <w:r w:rsidRPr="00D824C1">
              <w:rPr>
                <w:szCs w:val="22"/>
              </w:rPr>
              <w:t>«false» – Нет</w:t>
            </w:r>
          </w:p>
        </w:tc>
      </w:tr>
      <w:tr w:rsidR="00947CE3" w:rsidRPr="00D824C1" w14:paraId="6DEDC45E" w14:textId="77777777" w:rsidTr="00B73700">
        <w:tc>
          <w:tcPr>
            <w:tcW w:w="1100" w:type="pct"/>
          </w:tcPr>
          <w:p w14:paraId="30D37B9B" w14:textId="77777777" w:rsidR="00947CE3" w:rsidRPr="00D824C1" w:rsidRDefault="00947CE3" w:rsidP="00947CE3">
            <w:pPr>
              <w:pStyle w:val="GOSTTablenorm"/>
              <w:rPr>
                <w:szCs w:val="22"/>
              </w:rPr>
            </w:pPr>
            <w:r w:rsidRPr="00D824C1">
              <w:rPr>
                <w:szCs w:val="22"/>
              </w:rPr>
              <w:t>Общая сумма операции в валюте</w:t>
            </w:r>
          </w:p>
        </w:tc>
        <w:tc>
          <w:tcPr>
            <w:tcW w:w="750" w:type="pct"/>
          </w:tcPr>
          <w:p w14:paraId="3C39C253" w14:textId="77777777" w:rsidR="00947CE3" w:rsidRPr="00D824C1" w:rsidRDefault="00947CE3" w:rsidP="00947CE3">
            <w:pPr>
              <w:pStyle w:val="GOSTTablenorm"/>
              <w:rPr>
                <w:szCs w:val="22"/>
              </w:rPr>
            </w:pPr>
            <w:r w:rsidRPr="00D824C1">
              <w:rPr>
                <w:szCs w:val="22"/>
              </w:rPr>
              <w:t>Sum</w:t>
            </w:r>
          </w:p>
        </w:tc>
        <w:tc>
          <w:tcPr>
            <w:tcW w:w="500" w:type="pct"/>
          </w:tcPr>
          <w:p w14:paraId="0EE0C98A" w14:textId="77777777" w:rsidR="00947CE3" w:rsidRPr="00D824C1" w:rsidRDefault="00947CE3" w:rsidP="00947CE3">
            <w:pPr>
              <w:pStyle w:val="GOSTTablenorm"/>
              <w:rPr>
                <w:szCs w:val="22"/>
              </w:rPr>
            </w:pPr>
            <w:r w:rsidRPr="00D824C1">
              <w:rPr>
                <w:szCs w:val="22"/>
              </w:rPr>
              <w:t>Сумма</w:t>
            </w:r>
          </w:p>
        </w:tc>
        <w:tc>
          <w:tcPr>
            <w:tcW w:w="300" w:type="pct"/>
          </w:tcPr>
          <w:p w14:paraId="60A06F60" w14:textId="77777777" w:rsidR="00947CE3" w:rsidRPr="00D824C1" w:rsidRDefault="00947CE3" w:rsidP="00947CE3">
            <w:pPr>
              <w:pStyle w:val="GOSTTablenorm"/>
              <w:rPr>
                <w:szCs w:val="22"/>
              </w:rPr>
            </w:pPr>
            <w:r w:rsidRPr="00D824C1">
              <w:rPr>
                <w:szCs w:val="22"/>
              </w:rPr>
              <w:t>Да</w:t>
            </w:r>
          </w:p>
        </w:tc>
        <w:tc>
          <w:tcPr>
            <w:tcW w:w="315" w:type="pct"/>
          </w:tcPr>
          <w:p w14:paraId="05DD9137" w14:textId="77777777" w:rsidR="00947CE3" w:rsidRPr="00D824C1" w:rsidRDefault="00947CE3" w:rsidP="00947CE3">
            <w:pPr>
              <w:pStyle w:val="GOSTTablenorm"/>
              <w:rPr>
                <w:szCs w:val="22"/>
              </w:rPr>
            </w:pPr>
          </w:p>
        </w:tc>
        <w:tc>
          <w:tcPr>
            <w:tcW w:w="2035" w:type="pct"/>
          </w:tcPr>
          <w:p w14:paraId="2018AE91" w14:textId="77777777" w:rsidR="00947CE3" w:rsidRPr="00D824C1" w:rsidRDefault="00947CE3" w:rsidP="00947CE3">
            <w:pPr>
              <w:pStyle w:val="GOSTTablenorm"/>
              <w:rPr>
                <w:szCs w:val="22"/>
              </w:rPr>
            </w:pPr>
            <w:r w:rsidRPr="00D824C1">
              <w:rPr>
                <w:szCs w:val="22"/>
              </w:rPr>
              <w:t>Сумма операции в валюте документа, с точностью 2 знака после запятой</w:t>
            </w:r>
          </w:p>
        </w:tc>
      </w:tr>
      <w:tr w:rsidR="00947CE3" w:rsidRPr="00D824C1" w14:paraId="1AEB228B" w14:textId="77777777" w:rsidTr="00B73700">
        <w:tc>
          <w:tcPr>
            <w:tcW w:w="1100" w:type="pct"/>
          </w:tcPr>
          <w:p w14:paraId="5593463B" w14:textId="77777777" w:rsidR="00947CE3" w:rsidRPr="00D824C1" w:rsidRDefault="00947CE3" w:rsidP="00947CE3">
            <w:pPr>
              <w:pStyle w:val="GOSTTablenorm"/>
              <w:rPr>
                <w:szCs w:val="22"/>
              </w:rPr>
            </w:pPr>
            <w:r w:rsidRPr="00D824C1">
              <w:rPr>
                <w:szCs w:val="22"/>
              </w:rPr>
              <w:t>Общая сумма операции в рублях</w:t>
            </w:r>
          </w:p>
        </w:tc>
        <w:tc>
          <w:tcPr>
            <w:tcW w:w="750" w:type="pct"/>
          </w:tcPr>
          <w:p w14:paraId="0DFA177C" w14:textId="77777777" w:rsidR="00947CE3" w:rsidRPr="00D824C1" w:rsidRDefault="00947CE3" w:rsidP="00947CE3">
            <w:pPr>
              <w:pStyle w:val="GOSTTablenorm"/>
              <w:rPr>
                <w:szCs w:val="22"/>
              </w:rPr>
            </w:pPr>
            <w:r w:rsidRPr="00D824C1">
              <w:rPr>
                <w:szCs w:val="22"/>
              </w:rPr>
              <w:t>Sum_Rub</w:t>
            </w:r>
          </w:p>
        </w:tc>
        <w:tc>
          <w:tcPr>
            <w:tcW w:w="500" w:type="pct"/>
          </w:tcPr>
          <w:p w14:paraId="4E639F8D" w14:textId="77777777" w:rsidR="00947CE3" w:rsidRPr="00D824C1" w:rsidRDefault="00947CE3" w:rsidP="00947CE3">
            <w:pPr>
              <w:pStyle w:val="GOSTTablenorm"/>
              <w:rPr>
                <w:szCs w:val="22"/>
              </w:rPr>
            </w:pPr>
            <w:r w:rsidRPr="00D824C1">
              <w:rPr>
                <w:szCs w:val="22"/>
              </w:rPr>
              <w:t>Сумма</w:t>
            </w:r>
          </w:p>
        </w:tc>
        <w:tc>
          <w:tcPr>
            <w:tcW w:w="300" w:type="pct"/>
          </w:tcPr>
          <w:p w14:paraId="5EECC434" w14:textId="77777777" w:rsidR="00947CE3" w:rsidRPr="00D824C1" w:rsidRDefault="00947CE3" w:rsidP="00947CE3">
            <w:pPr>
              <w:pStyle w:val="GOSTTablenorm"/>
              <w:rPr>
                <w:szCs w:val="22"/>
              </w:rPr>
            </w:pPr>
            <w:r w:rsidRPr="00D824C1">
              <w:rPr>
                <w:szCs w:val="22"/>
              </w:rPr>
              <w:t>Да</w:t>
            </w:r>
          </w:p>
        </w:tc>
        <w:tc>
          <w:tcPr>
            <w:tcW w:w="315" w:type="pct"/>
          </w:tcPr>
          <w:p w14:paraId="3C2FF2E1" w14:textId="77777777" w:rsidR="00947CE3" w:rsidRPr="00D824C1" w:rsidRDefault="00947CE3" w:rsidP="00947CE3">
            <w:pPr>
              <w:pStyle w:val="GOSTTablenorm"/>
              <w:rPr>
                <w:szCs w:val="22"/>
              </w:rPr>
            </w:pPr>
          </w:p>
        </w:tc>
        <w:tc>
          <w:tcPr>
            <w:tcW w:w="2035" w:type="pct"/>
          </w:tcPr>
          <w:p w14:paraId="16858279" w14:textId="77777777" w:rsidR="00947CE3" w:rsidRPr="00D824C1" w:rsidRDefault="00947CE3" w:rsidP="00947CE3">
            <w:pPr>
              <w:pStyle w:val="GOSTTablenorm"/>
              <w:rPr>
                <w:szCs w:val="22"/>
              </w:rPr>
            </w:pPr>
            <w:r w:rsidRPr="00D824C1">
              <w:rPr>
                <w:szCs w:val="22"/>
              </w:rPr>
              <w:t>Сумма операции в валюте Российской Федерации, с точностью 2 знака после запятой</w:t>
            </w:r>
          </w:p>
        </w:tc>
      </w:tr>
      <w:tr w:rsidR="00947CE3" w:rsidRPr="00D824C1" w14:paraId="5C18F1E7" w14:textId="77777777" w:rsidTr="00B73700">
        <w:tc>
          <w:tcPr>
            <w:tcW w:w="1100" w:type="pct"/>
          </w:tcPr>
          <w:p w14:paraId="4998E605" w14:textId="77777777" w:rsidR="00947CE3" w:rsidRPr="00D824C1" w:rsidRDefault="00947CE3" w:rsidP="00947CE3">
            <w:pPr>
              <w:pStyle w:val="GOSTTablenorm"/>
              <w:rPr>
                <w:b/>
                <w:szCs w:val="22"/>
              </w:rPr>
            </w:pPr>
            <w:r w:rsidRPr="00D824C1">
              <w:rPr>
                <w:b/>
                <w:szCs w:val="22"/>
              </w:rPr>
              <w:t>Реквизиты плательщика</w:t>
            </w:r>
          </w:p>
        </w:tc>
        <w:tc>
          <w:tcPr>
            <w:tcW w:w="750" w:type="pct"/>
          </w:tcPr>
          <w:p w14:paraId="09BD1826" w14:textId="77777777" w:rsidR="00947CE3" w:rsidRPr="00D824C1" w:rsidRDefault="00947CE3" w:rsidP="00947CE3">
            <w:pPr>
              <w:pStyle w:val="GOSTTablenorm"/>
              <w:rPr>
                <w:b/>
                <w:szCs w:val="22"/>
              </w:rPr>
            </w:pPr>
            <w:r w:rsidRPr="00D824C1">
              <w:rPr>
                <w:b/>
                <w:szCs w:val="22"/>
              </w:rPr>
              <w:t>Payer</w:t>
            </w:r>
          </w:p>
        </w:tc>
        <w:tc>
          <w:tcPr>
            <w:tcW w:w="500" w:type="pct"/>
          </w:tcPr>
          <w:p w14:paraId="36542479" w14:textId="77777777" w:rsidR="00947CE3" w:rsidRPr="00D824C1" w:rsidRDefault="00947CE3" w:rsidP="00947CE3">
            <w:pPr>
              <w:pStyle w:val="GOSTTablenorm"/>
              <w:rPr>
                <w:szCs w:val="22"/>
              </w:rPr>
            </w:pPr>
            <w:r w:rsidRPr="00D824C1">
              <w:rPr>
                <w:szCs w:val="22"/>
              </w:rPr>
              <w:t>Объект</w:t>
            </w:r>
          </w:p>
        </w:tc>
        <w:tc>
          <w:tcPr>
            <w:tcW w:w="300" w:type="pct"/>
          </w:tcPr>
          <w:p w14:paraId="55081869" w14:textId="77777777" w:rsidR="00947CE3" w:rsidRPr="00D824C1" w:rsidRDefault="00947CE3" w:rsidP="00947CE3">
            <w:pPr>
              <w:pStyle w:val="GOSTTablenorm"/>
              <w:rPr>
                <w:szCs w:val="22"/>
              </w:rPr>
            </w:pPr>
            <w:r w:rsidRPr="00D824C1">
              <w:rPr>
                <w:szCs w:val="22"/>
              </w:rPr>
              <w:t>Да</w:t>
            </w:r>
          </w:p>
        </w:tc>
        <w:tc>
          <w:tcPr>
            <w:tcW w:w="315" w:type="pct"/>
          </w:tcPr>
          <w:p w14:paraId="329D67E9" w14:textId="77777777" w:rsidR="00947CE3" w:rsidRPr="00D824C1" w:rsidRDefault="00947CE3" w:rsidP="00947CE3">
            <w:pPr>
              <w:pStyle w:val="GOSTTablenorm"/>
              <w:rPr>
                <w:szCs w:val="22"/>
              </w:rPr>
            </w:pPr>
            <w:r w:rsidRPr="00D824C1">
              <w:rPr>
                <w:szCs w:val="22"/>
              </w:rPr>
              <w:t>-</w:t>
            </w:r>
          </w:p>
        </w:tc>
        <w:tc>
          <w:tcPr>
            <w:tcW w:w="2035" w:type="pct"/>
          </w:tcPr>
          <w:p w14:paraId="5BA82178" w14:textId="77777777" w:rsidR="00947CE3" w:rsidRPr="00D824C1" w:rsidRDefault="00947CE3" w:rsidP="00947CE3">
            <w:pPr>
              <w:pStyle w:val="GOSTTablenorm"/>
              <w:rPr>
                <w:szCs w:val="22"/>
              </w:rPr>
            </w:pPr>
            <w:r w:rsidRPr="00D824C1">
              <w:rPr>
                <w:szCs w:val="22"/>
              </w:rPr>
              <w:t>-</w:t>
            </w:r>
          </w:p>
        </w:tc>
      </w:tr>
      <w:tr w:rsidR="00947CE3" w:rsidRPr="00D824C1" w14:paraId="35216537" w14:textId="77777777" w:rsidTr="00B73700">
        <w:tc>
          <w:tcPr>
            <w:tcW w:w="1100" w:type="pct"/>
          </w:tcPr>
          <w:p w14:paraId="440507AE" w14:textId="77777777" w:rsidR="00947CE3" w:rsidRPr="00D824C1" w:rsidRDefault="00947CE3" w:rsidP="00947CE3">
            <w:pPr>
              <w:pStyle w:val="GOSTTablenorm"/>
              <w:rPr>
                <w:szCs w:val="22"/>
              </w:rPr>
            </w:pPr>
            <w:r w:rsidRPr="00D824C1">
              <w:rPr>
                <w:szCs w:val="22"/>
              </w:rPr>
              <w:t>Код ТОФК плательщика</w:t>
            </w:r>
          </w:p>
        </w:tc>
        <w:tc>
          <w:tcPr>
            <w:tcW w:w="750" w:type="pct"/>
          </w:tcPr>
          <w:p w14:paraId="1004731C" w14:textId="77777777" w:rsidR="00947CE3" w:rsidRPr="00D824C1" w:rsidRDefault="00947CE3" w:rsidP="00947CE3">
            <w:pPr>
              <w:pStyle w:val="GOSTTablenorm"/>
              <w:rPr>
                <w:szCs w:val="22"/>
              </w:rPr>
            </w:pPr>
            <w:r w:rsidRPr="001A2B5A">
              <w:rPr>
                <w:b/>
                <w:szCs w:val="22"/>
              </w:rPr>
              <w:t>Payer:</w:t>
            </w:r>
            <w:r w:rsidRPr="00D824C1">
              <w:rPr>
                <w:szCs w:val="22"/>
              </w:rPr>
              <w:t>Payer_TOFK</w:t>
            </w:r>
          </w:p>
        </w:tc>
        <w:tc>
          <w:tcPr>
            <w:tcW w:w="500" w:type="pct"/>
          </w:tcPr>
          <w:p w14:paraId="15C0A4EF" w14:textId="77777777" w:rsidR="00947CE3" w:rsidRPr="00D824C1" w:rsidRDefault="00947CE3" w:rsidP="00947CE3">
            <w:pPr>
              <w:pStyle w:val="GOSTTablenorm"/>
              <w:rPr>
                <w:szCs w:val="22"/>
              </w:rPr>
            </w:pPr>
            <w:r w:rsidRPr="00D824C1">
              <w:rPr>
                <w:szCs w:val="22"/>
              </w:rPr>
              <w:t>Строка</w:t>
            </w:r>
          </w:p>
        </w:tc>
        <w:tc>
          <w:tcPr>
            <w:tcW w:w="300" w:type="pct"/>
          </w:tcPr>
          <w:p w14:paraId="1A841B4D" w14:textId="77777777" w:rsidR="00947CE3" w:rsidRPr="00D824C1" w:rsidRDefault="00947CE3" w:rsidP="00947CE3">
            <w:pPr>
              <w:pStyle w:val="GOSTTablenorm"/>
              <w:rPr>
                <w:szCs w:val="22"/>
              </w:rPr>
            </w:pPr>
            <w:r w:rsidRPr="00D824C1">
              <w:rPr>
                <w:szCs w:val="22"/>
              </w:rPr>
              <w:t>Да</w:t>
            </w:r>
          </w:p>
        </w:tc>
        <w:tc>
          <w:tcPr>
            <w:tcW w:w="315" w:type="pct"/>
          </w:tcPr>
          <w:p w14:paraId="59180E78" w14:textId="77777777" w:rsidR="00947CE3" w:rsidRPr="00D824C1" w:rsidRDefault="00947CE3" w:rsidP="00947CE3">
            <w:pPr>
              <w:pStyle w:val="GOSTTablenorm"/>
              <w:rPr>
                <w:szCs w:val="22"/>
              </w:rPr>
            </w:pPr>
            <w:r w:rsidRPr="00D824C1">
              <w:rPr>
                <w:szCs w:val="22"/>
              </w:rPr>
              <w:t>=4</w:t>
            </w:r>
          </w:p>
        </w:tc>
        <w:tc>
          <w:tcPr>
            <w:tcW w:w="2035" w:type="pct"/>
          </w:tcPr>
          <w:p w14:paraId="0AF005F6" w14:textId="17E6054F" w:rsidR="00947CE3" w:rsidRPr="00D824C1" w:rsidRDefault="00947CE3" w:rsidP="00947CE3">
            <w:pPr>
              <w:pStyle w:val="GOSTTablenorm"/>
              <w:rPr>
                <w:szCs w:val="22"/>
              </w:rPr>
            </w:pPr>
            <w:r w:rsidRPr="00D824C1">
              <w:rPr>
                <w:szCs w:val="22"/>
              </w:rPr>
              <w:t>Указывается код ТОФК</w:t>
            </w:r>
            <w:r w:rsidR="00CD78E0">
              <w:rPr>
                <w:szCs w:val="22"/>
              </w:rPr>
              <w:t>, которому открыт казначейский счет</w:t>
            </w:r>
            <w:r w:rsidRPr="00D824C1">
              <w:rPr>
                <w:szCs w:val="22"/>
              </w:rPr>
              <w:t xml:space="preserve"> плательщика</w:t>
            </w:r>
            <w:r w:rsidR="00CD78E0">
              <w:rPr>
                <w:szCs w:val="22"/>
              </w:rPr>
              <w:t>,</w:t>
            </w:r>
            <w:r w:rsidRPr="00D824C1">
              <w:rPr>
                <w:szCs w:val="22"/>
              </w:rPr>
              <w:t xml:space="preserve"> по справочнику «ТОФК»</w:t>
            </w:r>
          </w:p>
        </w:tc>
      </w:tr>
      <w:tr w:rsidR="00947CE3" w:rsidRPr="00D824C1" w14:paraId="38A0500D" w14:textId="77777777" w:rsidTr="00B73700">
        <w:tc>
          <w:tcPr>
            <w:tcW w:w="1100" w:type="pct"/>
          </w:tcPr>
          <w:p w14:paraId="5D34C752" w14:textId="77777777" w:rsidR="00947CE3" w:rsidRPr="00D824C1" w:rsidRDefault="00947CE3" w:rsidP="00947CE3">
            <w:pPr>
              <w:pStyle w:val="GOSTTablenorm"/>
              <w:rPr>
                <w:szCs w:val="22"/>
              </w:rPr>
            </w:pPr>
            <w:r w:rsidRPr="00D824C1">
              <w:rPr>
                <w:szCs w:val="22"/>
              </w:rPr>
              <w:t>Казначейский счет плательщика</w:t>
            </w:r>
          </w:p>
        </w:tc>
        <w:tc>
          <w:tcPr>
            <w:tcW w:w="750" w:type="pct"/>
          </w:tcPr>
          <w:p w14:paraId="4CCF748C" w14:textId="77777777" w:rsidR="00947CE3" w:rsidRPr="00D824C1" w:rsidRDefault="00947CE3" w:rsidP="00947CE3">
            <w:pPr>
              <w:pStyle w:val="GOSTTablenorm"/>
              <w:rPr>
                <w:szCs w:val="22"/>
              </w:rPr>
            </w:pPr>
            <w:r w:rsidRPr="00D824C1">
              <w:rPr>
                <w:b/>
                <w:szCs w:val="22"/>
              </w:rPr>
              <w:t>Payer:</w:t>
            </w:r>
            <w:r w:rsidRPr="00D824C1">
              <w:rPr>
                <w:szCs w:val="22"/>
              </w:rPr>
              <w:t>Payer_CheckAcc</w:t>
            </w:r>
          </w:p>
        </w:tc>
        <w:tc>
          <w:tcPr>
            <w:tcW w:w="500" w:type="pct"/>
          </w:tcPr>
          <w:p w14:paraId="4DB6FDF1" w14:textId="77777777" w:rsidR="00947CE3" w:rsidRPr="00D824C1" w:rsidRDefault="00947CE3" w:rsidP="00947CE3">
            <w:pPr>
              <w:pStyle w:val="GOSTTablenorm"/>
              <w:rPr>
                <w:szCs w:val="22"/>
              </w:rPr>
            </w:pPr>
            <w:r w:rsidRPr="00D824C1">
              <w:rPr>
                <w:szCs w:val="22"/>
              </w:rPr>
              <w:t>Строка</w:t>
            </w:r>
          </w:p>
        </w:tc>
        <w:tc>
          <w:tcPr>
            <w:tcW w:w="300" w:type="pct"/>
          </w:tcPr>
          <w:p w14:paraId="0038F3A7" w14:textId="77777777" w:rsidR="00947CE3" w:rsidRPr="00D824C1" w:rsidRDefault="00947CE3" w:rsidP="00947CE3">
            <w:pPr>
              <w:pStyle w:val="GOSTTablenorm"/>
              <w:rPr>
                <w:szCs w:val="22"/>
              </w:rPr>
            </w:pPr>
            <w:r w:rsidRPr="00D824C1">
              <w:rPr>
                <w:szCs w:val="22"/>
              </w:rPr>
              <w:t>Да</w:t>
            </w:r>
          </w:p>
        </w:tc>
        <w:tc>
          <w:tcPr>
            <w:tcW w:w="315" w:type="pct"/>
          </w:tcPr>
          <w:p w14:paraId="23E7ECC4" w14:textId="77777777" w:rsidR="00947CE3" w:rsidRPr="00D824C1" w:rsidRDefault="00947CE3" w:rsidP="00947CE3">
            <w:pPr>
              <w:pStyle w:val="GOSTTablenorm"/>
              <w:rPr>
                <w:szCs w:val="22"/>
              </w:rPr>
            </w:pPr>
            <w:r w:rsidRPr="00D824C1">
              <w:rPr>
                <w:szCs w:val="22"/>
              </w:rPr>
              <w:t>=20</w:t>
            </w:r>
          </w:p>
        </w:tc>
        <w:tc>
          <w:tcPr>
            <w:tcW w:w="2035" w:type="pct"/>
          </w:tcPr>
          <w:p w14:paraId="1372DD4B" w14:textId="77777777" w:rsidR="00947CE3" w:rsidRPr="00D824C1" w:rsidRDefault="00947CE3" w:rsidP="00947CE3">
            <w:pPr>
              <w:pStyle w:val="GOSTTablenorm"/>
              <w:rPr>
                <w:szCs w:val="22"/>
              </w:rPr>
            </w:pPr>
            <w:r w:rsidRPr="00D824C1">
              <w:rPr>
                <w:szCs w:val="22"/>
              </w:rPr>
              <w:t>Указывается номер казначейского счета плательщика</w:t>
            </w:r>
          </w:p>
        </w:tc>
      </w:tr>
      <w:tr w:rsidR="009D7105" w:rsidRPr="00D824C1" w14:paraId="553C6D37" w14:textId="77777777" w:rsidTr="00B73700">
        <w:tc>
          <w:tcPr>
            <w:tcW w:w="1100" w:type="pct"/>
          </w:tcPr>
          <w:p w14:paraId="72AF7C55" w14:textId="186C628B" w:rsidR="009D7105" w:rsidRPr="00D824C1" w:rsidRDefault="009D7105" w:rsidP="009D7105">
            <w:pPr>
              <w:pStyle w:val="GOSTTablenorm"/>
              <w:rPr>
                <w:szCs w:val="22"/>
              </w:rPr>
            </w:pPr>
            <w:r>
              <w:rPr>
                <w:szCs w:val="22"/>
              </w:rPr>
              <w:t>С</w:t>
            </w:r>
            <w:r w:rsidRPr="00D824C1">
              <w:rPr>
                <w:szCs w:val="22"/>
              </w:rPr>
              <w:t>чет плательщика</w:t>
            </w:r>
          </w:p>
        </w:tc>
        <w:tc>
          <w:tcPr>
            <w:tcW w:w="750" w:type="pct"/>
          </w:tcPr>
          <w:p w14:paraId="5141B287" w14:textId="4C94D516" w:rsidR="009D7105" w:rsidRPr="00D824C1" w:rsidRDefault="009D7105" w:rsidP="009D7105">
            <w:pPr>
              <w:pStyle w:val="GOSTTablenorm"/>
              <w:rPr>
                <w:b/>
                <w:szCs w:val="22"/>
              </w:rPr>
            </w:pPr>
            <w:r w:rsidRPr="00D824C1">
              <w:rPr>
                <w:b/>
                <w:szCs w:val="22"/>
              </w:rPr>
              <w:t>Payer:</w:t>
            </w:r>
            <w:r w:rsidRPr="009D7105">
              <w:rPr>
                <w:szCs w:val="22"/>
              </w:rPr>
              <w:t>Payer_Bank_CheckAcc</w:t>
            </w:r>
          </w:p>
        </w:tc>
        <w:tc>
          <w:tcPr>
            <w:tcW w:w="500" w:type="pct"/>
          </w:tcPr>
          <w:p w14:paraId="606AC360" w14:textId="268A0246" w:rsidR="009D7105" w:rsidRPr="00D824C1" w:rsidRDefault="009D7105" w:rsidP="009D7105">
            <w:pPr>
              <w:pStyle w:val="GOSTTablenorm"/>
              <w:rPr>
                <w:szCs w:val="22"/>
              </w:rPr>
            </w:pPr>
            <w:r w:rsidRPr="00D824C1">
              <w:rPr>
                <w:szCs w:val="22"/>
              </w:rPr>
              <w:t>Строка</w:t>
            </w:r>
          </w:p>
        </w:tc>
        <w:tc>
          <w:tcPr>
            <w:tcW w:w="300" w:type="pct"/>
          </w:tcPr>
          <w:p w14:paraId="7AD62E03" w14:textId="1785FEC4" w:rsidR="009D7105" w:rsidRPr="00D824C1" w:rsidRDefault="009D7105" w:rsidP="009D7105">
            <w:pPr>
              <w:pStyle w:val="GOSTTablenorm"/>
              <w:rPr>
                <w:szCs w:val="22"/>
              </w:rPr>
            </w:pPr>
            <w:r w:rsidRPr="00D824C1">
              <w:rPr>
                <w:szCs w:val="22"/>
              </w:rPr>
              <w:t>Да</w:t>
            </w:r>
          </w:p>
        </w:tc>
        <w:tc>
          <w:tcPr>
            <w:tcW w:w="315" w:type="pct"/>
          </w:tcPr>
          <w:p w14:paraId="05B017C3" w14:textId="0A8B55AF" w:rsidR="009D7105" w:rsidRPr="00D824C1" w:rsidRDefault="009D7105" w:rsidP="009D7105">
            <w:pPr>
              <w:pStyle w:val="GOSTTablenorm"/>
              <w:rPr>
                <w:szCs w:val="22"/>
              </w:rPr>
            </w:pPr>
            <w:r w:rsidRPr="00D824C1">
              <w:rPr>
                <w:szCs w:val="22"/>
              </w:rPr>
              <w:t>=20</w:t>
            </w:r>
          </w:p>
        </w:tc>
        <w:tc>
          <w:tcPr>
            <w:tcW w:w="2035" w:type="pct"/>
          </w:tcPr>
          <w:p w14:paraId="4F8C5241" w14:textId="5CF40578" w:rsidR="009D7105" w:rsidRPr="00D824C1" w:rsidRDefault="009D7105" w:rsidP="009D7105">
            <w:pPr>
              <w:pStyle w:val="GOSTTablenorm"/>
              <w:rPr>
                <w:szCs w:val="22"/>
              </w:rPr>
            </w:pPr>
            <w:r w:rsidRPr="00D824C1">
              <w:rPr>
                <w:szCs w:val="22"/>
              </w:rPr>
              <w:t xml:space="preserve">Указывается номер </w:t>
            </w:r>
            <w:r>
              <w:rPr>
                <w:szCs w:val="22"/>
              </w:rPr>
              <w:t>расчетного</w:t>
            </w:r>
            <w:r w:rsidRPr="00D824C1">
              <w:rPr>
                <w:szCs w:val="22"/>
              </w:rPr>
              <w:t xml:space="preserve"> счета плательщика</w:t>
            </w:r>
          </w:p>
        </w:tc>
      </w:tr>
      <w:tr w:rsidR="009D7105" w:rsidRPr="00D824C1" w14:paraId="2794D49C" w14:textId="77777777" w:rsidTr="00B73700">
        <w:tc>
          <w:tcPr>
            <w:tcW w:w="1100" w:type="pct"/>
          </w:tcPr>
          <w:p w14:paraId="48408826" w14:textId="7FB89E75" w:rsidR="009D7105" w:rsidRPr="00D824C1" w:rsidRDefault="009D7105" w:rsidP="009D7105">
            <w:pPr>
              <w:pStyle w:val="GOSTTablenorm"/>
              <w:rPr>
                <w:szCs w:val="22"/>
              </w:rPr>
            </w:pPr>
            <w:r w:rsidRPr="00D824C1">
              <w:rPr>
                <w:szCs w:val="22"/>
              </w:rPr>
              <w:t>GUID документа по поступлению НВС</w:t>
            </w:r>
          </w:p>
        </w:tc>
        <w:tc>
          <w:tcPr>
            <w:tcW w:w="750" w:type="pct"/>
          </w:tcPr>
          <w:p w14:paraId="6EB407F2" w14:textId="77777777" w:rsidR="009D7105" w:rsidRPr="00D824C1" w:rsidRDefault="009D7105" w:rsidP="009D7105">
            <w:pPr>
              <w:pStyle w:val="GOSTTablenorm"/>
              <w:rPr>
                <w:b/>
                <w:bCs/>
                <w:szCs w:val="22"/>
              </w:rPr>
            </w:pPr>
            <w:r w:rsidRPr="00D824C1">
              <w:rPr>
                <w:b/>
                <w:bCs/>
                <w:szCs w:val="22"/>
              </w:rPr>
              <w:t>Payer:</w:t>
            </w:r>
            <w:r w:rsidRPr="00D824C1">
              <w:rPr>
                <w:bCs/>
                <w:szCs w:val="22"/>
              </w:rPr>
              <w:t>NVS_Guid</w:t>
            </w:r>
          </w:p>
        </w:tc>
        <w:tc>
          <w:tcPr>
            <w:tcW w:w="500" w:type="pct"/>
          </w:tcPr>
          <w:p w14:paraId="0BA1CF92" w14:textId="77777777" w:rsidR="009D7105" w:rsidRPr="00D824C1" w:rsidRDefault="009D7105" w:rsidP="009D7105">
            <w:pPr>
              <w:pStyle w:val="GOSTTablenorm"/>
              <w:rPr>
                <w:szCs w:val="22"/>
              </w:rPr>
            </w:pPr>
            <w:r w:rsidRPr="00D824C1">
              <w:rPr>
                <w:szCs w:val="22"/>
              </w:rPr>
              <w:t>GUID</w:t>
            </w:r>
          </w:p>
        </w:tc>
        <w:tc>
          <w:tcPr>
            <w:tcW w:w="300" w:type="pct"/>
          </w:tcPr>
          <w:p w14:paraId="59A4C2DE" w14:textId="241572A3" w:rsidR="009D7105" w:rsidRPr="00D824C1" w:rsidRDefault="009D7105" w:rsidP="009D7105">
            <w:pPr>
              <w:pStyle w:val="GOSTTablenorm"/>
              <w:rPr>
                <w:szCs w:val="22"/>
              </w:rPr>
            </w:pPr>
            <w:del w:id="5784" w:author="Сказецкая Наталья Камилевна" w:date="2025-11-07T18:48:00Z">
              <w:r w:rsidDel="00465690">
                <w:rPr>
                  <w:szCs w:val="22"/>
                </w:rPr>
                <w:delText>Нет</w:delText>
              </w:r>
            </w:del>
            <w:commentRangeStart w:id="5785"/>
            <w:ins w:id="5786" w:author="Сказецкая Наталья Камилевна" w:date="2025-11-07T18:48:00Z">
              <w:r w:rsidR="00465690">
                <w:rPr>
                  <w:szCs w:val="22"/>
                </w:rPr>
                <w:t>Да</w:t>
              </w:r>
              <w:commentRangeEnd w:id="5785"/>
              <w:r w:rsidR="00465690">
                <w:rPr>
                  <w:rStyle w:val="afff4"/>
                </w:rPr>
                <w:commentReference w:id="5785"/>
              </w:r>
            </w:ins>
          </w:p>
        </w:tc>
        <w:tc>
          <w:tcPr>
            <w:tcW w:w="315" w:type="pct"/>
          </w:tcPr>
          <w:p w14:paraId="20D4ACA5" w14:textId="49A06658" w:rsidR="009D7105" w:rsidRPr="00D824C1" w:rsidRDefault="009D7105" w:rsidP="009D7105">
            <w:pPr>
              <w:pStyle w:val="GOSTTablenorm"/>
              <w:rPr>
                <w:szCs w:val="22"/>
              </w:rPr>
            </w:pPr>
          </w:p>
        </w:tc>
        <w:tc>
          <w:tcPr>
            <w:tcW w:w="2035" w:type="pct"/>
          </w:tcPr>
          <w:p w14:paraId="19F0024C" w14:textId="77777777" w:rsidR="009D7105" w:rsidRPr="00D824C1" w:rsidRDefault="009D7105" w:rsidP="009D7105">
            <w:pPr>
              <w:pStyle w:val="GOSTTablenorm"/>
              <w:rPr>
                <w:szCs w:val="22"/>
              </w:rPr>
            </w:pPr>
            <w:r w:rsidRPr="00D824C1">
              <w:rPr>
                <w:szCs w:val="22"/>
              </w:rPr>
              <w:t>По операциям возврата НВС указывается GUID документа по зачислению НВС</w:t>
            </w:r>
          </w:p>
        </w:tc>
      </w:tr>
      <w:tr w:rsidR="009D7105" w:rsidRPr="00D824C1" w14:paraId="3D61DB21" w14:textId="77777777" w:rsidTr="00B73700">
        <w:tc>
          <w:tcPr>
            <w:tcW w:w="1100" w:type="pct"/>
          </w:tcPr>
          <w:p w14:paraId="13AD2497" w14:textId="77777777" w:rsidR="009D7105" w:rsidRPr="00D824C1" w:rsidRDefault="009D7105" w:rsidP="009D7105">
            <w:pPr>
              <w:pStyle w:val="GOSTTablenorm"/>
              <w:rPr>
                <w:szCs w:val="22"/>
              </w:rPr>
            </w:pPr>
            <w:r w:rsidRPr="00D824C1">
              <w:rPr>
                <w:szCs w:val="22"/>
              </w:rPr>
              <w:t>Дата отражения на НВС</w:t>
            </w:r>
          </w:p>
        </w:tc>
        <w:tc>
          <w:tcPr>
            <w:tcW w:w="750" w:type="pct"/>
          </w:tcPr>
          <w:p w14:paraId="74616601" w14:textId="77777777" w:rsidR="009D7105" w:rsidRPr="00D824C1" w:rsidRDefault="009D7105" w:rsidP="009D7105">
            <w:pPr>
              <w:pStyle w:val="GOSTTablenorm"/>
              <w:rPr>
                <w:b/>
                <w:bCs/>
                <w:szCs w:val="22"/>
              </w:rPr>
            </w:pPr>
            <w:r w:rsidRPr="00D824C1">
              <w:rPr>
                <w:b/>
                <w:bCs/>
                <w:szCs w:val="22"/>
              </w:rPr>
              <w:t>Payer:</w:t>
            </w:r>
            <w:r w:rsidRPr="00D824C1">
              <w:rPr>
                <w:bCs/>
                <w:szCs w:val="22"/>
              </w:rPr>
              <w:t>NVS_Date</w:t>
            </w:r>
          </w:p>
        </w:tc>
        <w:tc>
          <w:tcPr>
            <w:tcW w:w="500" w:type="pct"/>
          </w:tcPr>
          <w:p w14:paraId="57933A8F" w14:textId="77777777" w:rsidR="009D7105" w:rsidRPr="00D824C1" w:rsidRDefault="009D7105" w:rsidP="009D7105">
            <w:pPr>
              <w:pStyle w:val="GOSTTablenorm"/>
              <w:rPr>
                <w:szCs w:val="22"/>
              </w:rPr>
            </w:pPr>
            <w:r w:rsidRPr="00D824C1">
              <w:rPr>
                <w:szCs w:val="22"/>
              </w:rPr>
              <w:t>Дата</w:t>
            </w:r>
          </w:p>
        </w:tc>
        <w:tc>
          <w:tcPr>
            <w:tcW w:w="300" w:type="pct"/>
          </w:tcPr>
          <w:p w14:paraId="463A6614" w14:textId="4E01D6B8" w:rsidR="009D7105" w:rsidRPr="00D824C1" w:rsidRDefault="009D7105" w:rsidP="009D7105">
            <w:pPr>
              <w:pStyle w:val="GOSTTablenorm"/>
              <w:rPr>
                <w:szCs w:val="22"/>
              </w:rPr>
            </w:pPr>
            <w:del w:id="5787" w:author="Сказецкая Наталья Камилевна" w:date="2025-11-07T18:48:00Z">
              <w:r w:rsidDel="00465690">
                <w:rPr>
                  <w:szCs w:val="22"/>
                </w:rPr>
                <w:delText>Нет</w:delText>
              </w:r>
            </w:del>
            <w:ins w:id="5788" w:author="Сказецкая Наталья Камилевна" w:date="2025-11-07T18:48:00Z">
              <w:r w:rsidR="00465690">
                <w:rPr>
                  <w:szCs w:val="22"/>
                </w:rPr>
                <w:t>Да</w:t>
              </w:r>
            </w:ins>
          </w:p>
        </w:tc>
        <w:tc>
          <w:tcPr>
            <w:tcW w:w="315" w:type="pct"/>
          </w:tcPr>
          <w:p w14:paraId="496AD6D8" w14:textId="29831A35" w:rsidR="009D7105" w:rsidRPr="00D824C1" w:rsidRDefault="009D7105" w:rsidP="009D7105">
            <w:pPr>
              <w:pStyle w:val="GOSTTablenorm"/>
              <w:rPr>
                <w:szCs w:val="22"/>
              </w:rPr>
            </w:pPr>
          </w:p>
        </w:tc>
        <w:tc>
          <w:tcPr>
            <w:tcW w:w="2035" w:type="pct"/>
          </w:tcPr>
          <w:p w14:paraId="22C1048C" w14:textId="69228AAE" w:rsidR="009D7105" w:rsidRPr="00D824C1" w:rsidDel="00853306" w:rsidRDefault="009D7105" w:rsidP="00853306">
            <w:pPr>
              <w:pStyle w:val="GOSTTablenorm"/>
              <w:rPr>
                <w:del w:id="5789" w:author="Сатлер Марина Викторовна" w:date="2025-11-11T16:52:00Z"/>
                <w:szCs w:val="22"/>
              </w:rPr>
            </w:pPr>
            <w:r w:rsidRPr="00D824C1">
              <w:rPr>
                <w:szCs w:val="22"/>
              </w:rPr>
              <w:t>По операциям возврата НВС указывается дата зачисления поступления на НВС</w:t>
            </w:r>
            <w:del w:id="5790" w:author="Сатлер Марина Викторовна" w:date="2025-11-11T16:52:00Z">
              <w:r w:rsidRPr="00D824C1" w:rsidDel="00853306">
                <w:rPr>
                  <w:szCs w:val="22"/>
                </w:rPr>
                <w:delText>.</w:delText>
              </w:r>
            </w:del>
          </w:p>
          <w:p w14:paraId="61D82DCC" w14:textId="2604ADD5" w:rsidR="009D7105" w:rsidRPr="00D824C1" w:rsidRDefault="009D7105" w:rsidP="00853306">
            <w:pPr>
              <w:pStyle w:val="GOSTTablenorm"/>
              <w:rPr>
                <w:szCs w:val="22"/>
              </w:rPr>
            </w:pPr>
            <w:del w:id="5791" w:author="Сатлер Марина Викторовна" w:date="2025-11-11T16:52:00Z">
              <w:r w:rsidRPr="00D824C1" w:rsidDel="00853306">
                <w:rPr>
                  <w:szCs w:val="22"/>
                </w:rPr>
                <w:delText>Обязателен для заполнения, если заполнен параметр «GUID документа по поступлению НВС» (</w:delText>
              </w:r>
              <w:r w:rsidRPr="00D824C1" w:rsidDel="00853306">
                <w:rPr>
                  <w:rStyle w:val="aff2"/>
                  <w:szCs w:val="22"/>
                </w:rPr>
                <w:delText>Payer:</w:delText>
              </w:r>
              <w:r w:rsidRPr="00D824C1" w:rsidDel="00853306">
                <w:rPr>
                  <w:rStyle w:val="aff2"/>
                  <w:b w:val="0"/>
                  <w:szCs w:val="22"/>
                </w:rPr>
                <w:delText>NVS_Guid)</w:delText>
              </w:r>
            </w:del>
          </w:p>
        </w:tc>
      </w:tr>
      <w:tr w:rsidR="00597CCD" w:rsidRPr="00D824C1" w14:paraId="1F46270D" w14:textId="77777777" w:rsidTr="00597CCD">
        <w:trPr>
          <w:trHeight w:val="1273"/>
          <w:ins w:id="5792" w:author="Сказецкая Наталья Камилевна" w:date="2026-03-31T14:59:00Z"/>
        </w:trPr>
        <w:tc>
          <w:tcPr>
            <w:tcW w:w="1100" w:type="pct"/>
          </w:tcPr>
          <w:p w14:paraId="425AF9EC" w14:textId="487B41CE" w:rsidR="00597CCD" w:rsidRPr="00D824C1" w:rsidRDefault="00597CCD" w:rsidP="00597CCD">
            <w:pPr>
              <w:pStyle w:val="GOSTTablenorm"/>
              <w:rPr>
                <w:ins w:id="5793" w:author="Сказецкая Наталья Камилевна" w:date="2026-03-31T14:59:00Z"/>
                <w:szCs w:val="22"/>
              </w:rPr>
            </w:pPr>
            <w:commentRangeStart w:id="5794"/>
            <w:ins w:id="5795" w:author="Сказецкая Наталья Камилевна" w:date="2026-03-31T15:00:00Z">
              <w:r w:rsidRPr="00442DE9">
                <w:rPr>
                  <w:szCs w:val="22"/>
                </w:rPr>
                <w:t>Признак</w:t>
              </w:r>
            </w:ins>
            <w:commentRangeEnd w:id="5794"/>
            <w:ins w:id="5796" w:author="Сказецкая Наталья Камилевна" w:date="2026-03-31T15:24:00Z">
              <w:r w:rsidR="006E13F1">
                <w:rPr>
                  <w:rStyle w:val="afff4"/>
                </w:rPr>
                <w:commentReference w:id="5794"/>
              </w:r>
            </w:ins>
            <w:ins w:id="5797" w:author="Сказецкая Наталья Камилевна" w:date="2026-03-31T15:00:00Z">
              <w:r w:rsidRPr="00442DE9">
                <w:rPr>
                  <w:szCs w:val="22"/>
                </w:rPr>
                <w:t xml:space="preserve"> учета по НПС документа по </w:t>
              </w:r>
              <w:r>
                <w:rPr>
                  <w:szCs w:val="22"/>
                </w:rPr>
                <w:t>поступлению</w:t>
              </w:r>
              <w:r w:rsidRPr="00442DE9">
                <w:rPr>
                  <w:szCs w:val="22"/>
                </w:rPr>
                <w:t xml:space="preserve"> НВС</w:t>
              </w:r>
            </w:ins>
          </w:p>
        </w:tc>
        <w:tc>
          <w:tcPr>
            <w:tcW w:w="750" w:type="pct"/>
          </w:tcPr>
          <w:p w14:paraId="3732B305" w14:textId="1EE8A7B6" w:rsidR="00597CCD" w:rsidRPr="00597CCD" w:rsidRDefault="00597CCD" w:rsidP="00597CCD">
            <w:pPr>
              <w:pStyle w:val="GOSTTablenorm"/>
              <w:rPr>
                <w:ins w:id="5798" w:author="Сказецкая Наталья Камилевна" w:date="2026-03-31T14:59:00Z"/>
                <w:b/>
                <w:bCs/>
                <w:szCs w:val="22"/>
                <w:lang w:val="en-US"/>
              </w:rPr>
            </w:pPr>
            <w:ins w:id="5799" w:author="Сказецкая Наталья Камилевна" w:date="2026-03-31T15:00:00Z">
              <w:r w:rsidRPr="00442DE9">
                <w:rPr>
                  <w:b/>
                  <w:szCs w:val="22"/>
                  <w:lang w:val="en-US"/>
                </w:rPr>
                <w:t>Payer:</w:t>
              </w:r>
              <w:r w:rsidRPr="00442DE9">
                <w:rPr>
                  <w:bCs/>
                  <w:szCs w:val="22"/>
                  <w:lang w:val="en-US"/>
                </w:rPr>
                <w:t>Payer_CheckAcc_Nps_Sign</w:t>
              </w:r>
            </w:ins>
          </w:p>
        </w:tc>
        <w:tc>
          <w:tcPr>
            <w:tcW w:w="500" w:type="pct"/>
          </w:tcPr>
          <w:p w14:paraId="2F0A89F4" w14:textId="5E76C3A6" w:rsidR="00597CCD" w:rsidRPr="00D824C1" w:rsidRDefault="00597CCD" w:rsidP="00597CCD">
            <w:pPr>
              <w:pStyle w:val="GOSTTablenorm"/>
              <w:rPr>
                <w:ins w:id="5800" w:author="Сказецкая Наталья Камилевна" w:date="2026-03-31T14:59:00Z"/>
                <w:szCs w:val="22"/>
              </w:rPr>
            </w:pPr>
            <w:ins w:id="5801" w:author="Сказецкая Наталья Камилевна" w:date="2026-03-31T15:00:00Z">
              <w:r>
                <w:rPr>
                  <w:szCs w:val="22"/>
                </w:rPr>
                <w:t>Число</w:t>
              </w:r>
            </w:ins>
          </w:p>
        </w:tc>
        <w:tc>
          <w:tcPr>
            <w:tcW w:w="300" w:type="pct"/>
          </w:tcPr>
          <w:p w14:paraId="425B25E4" w14:textId="0D3CA74A" w:rsidR="00597CCD" w:rsidDel="00465690" w:rsidRDefault="00597CCD" w:rsidP="00597CCD">
            <w:pPr>
              <w:pStyle w:val="GOSTTablenorm"/>
              <w:rPr>
                <w:ins w:id="5802" w:author="Сказецкая Наталья Камилевна" w:date="2026-03-31T14:59:00Z"/>
                <w:szCs w:val="22"/>
              </w:rPr>
            </w:pPr>
            <w:ins w:id="5803" w:author="Сказецкая Наталья Камилевна" w:date="2026-03-31T15:00:00Z">
              <w:r w:rsidRPr="003469D5">
                <w:rPr>
                  <w:szCs w:val="22"/>
                </w:rPr>
                <w:t>Да</w:t>
              </w:r>
            </w:ins>
          </w:p>
        </w:tc>
        <w:tc>
          <w:tcPr>
            <w:tcW w:w="315" w:type="pct"/>
          </w:tcPr>
          <w:p w14:paraId="3DC963E9" w14:textId="6AEA73EF" w:rsidR="00597CCD" w:rsidRPr="00D824C1" w:rsidRDefault="00597CCD" w:rsidP="00597CCD">
            <w:pPr>
              <w:pStyle w:val="GOSTTablenorm"/>
              <w:rPr>
                <w:ins w:id="5804" w:author="Сказецкая Наталья Камилевна" w:date="2026-03-31T14:59:00Z"/>
                <w:szCs w:val="22"/>
              </w:rPr>
            </w:pPr>
            <w:ins w:id="5805" w:author="Сказецкая Наталья Камилевна" w:date="2026-03-31T15:00:00Z">
              <w:r w:rsidRPr="003469D5">
                <w:rPr>
                  <w:szCs w:val="22"/>
                </w:rPr>
                <w:t>=1</w:t>
              </w:r>
            </w:ins>
          </w:p>
        </w:tc>
        <w:tc>
          <w:tcPr>
            <w:tcW w:w="2035" w:type="pct"/>
          </w:tcPr>
          <w:p w14:paraId="3F6E7E8D" w14:textId="77777777" w:rsidR="00597CCD" w:rsidRPr="003469D5" w:rsidRDefault="00597CCD" w:rsidP="00597CCD">
            <w:pPr>
              <w:pStyle w:val="GOSTTablenorm"/>
              <w:rPr>
                <w:ins w:id="5806" w:author="Сказецкая Наталья Камилевна" w:date="2026-03-31T15:00:00Z"/>
                <w:szCs w:val="22"/>
              </w:rPr>
            </w:pPr>
            <w:ins w:id="5807" w:author="Сказецкая Наталья Камилевна" w:date="2026-03-31T15:00:00Z">
              <w:r>
                <w:rPr>
                  <w:szCs w:val="22"/>
                </w:rPr>
                <w:t>По операциям возврата НВС у</w:t>
              </w:r>
              <w:r w:rsidRPr="003469D5">
                <w:rPr>
                  <w:szCs w:val="22"/>
                </w:rPr>
                <w:t>казывается признак учета по НПС документа по зачислению НВС.</w:t>
              </w:r>
            </w:ins>
          </w:p>
          <w:p w14:paraId="0CF9C244" w14:textId="77777777" w:rsidR="00597CCD" w:rsidRPr="003469D5" w:rsidRDefault="00597CCD" w:rsidP="00597CCD">
            <w:pPr>
              <w:pStyle w:val="GOSTTablenorm"/>
              <w:rPr>
                <w:ins w:id="5808" w:author="Сказецкая Наталья Камилевна" w:date="2026-03-31T15:00:00Z"/>
                <w:szCs w:val="22"/>
              </w:rPr>
            </w:pPr>
            <w:ins w:id="5809" w:author="Сказецкая Наталья Камилевна" w:date="2026-03-31T15:00:00Z">
              <w:r w:rsidRPr="003469D5">
                <w:rPr>
                  <w:szCs w:val="22"/>
                </w:rPr>
                <w:t>Допустимые значения:</w:t>
              </w:r>
            </w:ins>
          </w:p>
          <w:p w14:paraId="649E526A" w14:textId="77777777" w:rsidR="00597CCD" w:rsidRPr="003469D5" w:rsidRDefault="00597CCD" w:rsidP="00597CCD">
            <w:pPr>
              <w:pStyle w:val="GOSTTableListMark1"/>
              <w:rPr>
                <w:ins w:id="5810" w:author="Сказецкая Наталья Камилевна" w:date="2026-03-31T15:00:00Z"/>
              </w:rPr>
            </w:pPr>
            <w:ins w:id="5811" w:author="Сказецкая Наталья Камилевна" w:date="2026-03-31T15:00:00Z">
              <w:r>
                <w:t>«</w:t>
              </w:r>
              <w:r w:rsidRPr="003469D5">
                <w:t>1</w:t>
              </w:r>
              <w:r>
                <w:t>»</w:t>
              </w:r>
              <w:r w:rsidRPr="003469D5">
                <w:t xml:space="preserve"> – Участник НПС;</w:t>
              </w:r>
            </w:ins>
          </w:p>
          <w:p w14:paraId="720AB171" w14:textId="28CC90B0" w:rsidR="00597CCD" w:rsidRPr="00D824C1" w:rsidRDefault="00597CCD" w:rsidP="00597CCD">
            <w:pPr>
              <w:pStyle w:val="GOSTTableListMark1"/>
              <w:rPr>
                <w:ins w:id="5812" w:author="Сказецкая Наталья Камилевна" w:date="2026-03-31T14:59:00Z"/>
                <w:szCs w:val="22"/>
              </w:rPr>
            </w:pPr>
            <w:ins w:id="5813" w:author="Сказецкая Наталья Камилевна" w:date="2026-03-31T15:00:00Z">
              <w:r>
                <w:t>«</w:t>
              </w:r>
              <w:r w:rsidRPr="003469D5">
                <w:t>0</w:t>
              </w:r>
              <w:r>
                <w:t>»</w:t>
              </w:r>
              <w:r w:rsidRPr="003469D5">
                <w:t xml:space="preserve"> – Не участник НПС</w:t>
              </w:r>
            </w:ins>
          </w:p>
        </w:tc>
      </w:tr>
      <w:tr w:rsidR="00597CCD" w:rsidRPr="00D824C1" w:rsidDel="00716B65" w14:paraId="43FD1AF2" w14:textId="20CA026D" w:rsidTr="00B73700">
        <w:trPr>
          <w:del w:id="5814" w:author="Сказецкая Наталья Камилевна" w:date="2025-11-07T18:19:00Z"/>
        </w:trPr>
        <w:tc>
          <w:tcPr>
            <w:tcW w:w="1100" w:type="pct"/>
          </w:tcPr>
          <w:p w14:paraId="6E2049AB" w14:textId="19E4D4EF" w:rsidR="00597CCD" w:rsidRPr="0089018A" w:rsidDel="00716B65" w:rsidRDefault="00597CCD" w:rsidP="00597CCD">
            <w:pPr>
              <w:pStyle w:val="GOSTTablenorm"/>
              <w:rPr>
                <w:del w:id="5815" w:author="Сказецкая Наталья Камилевна" w:date="2025-11-07T18:19:00Z"/>
                <w:b/>
                <w:szCs w:val="22"/>
              </w:rPr>
            </w:pPr>
            <w:commentRangeStart w:id="5816"/>
            <w:del w:id="5817" w:author="Сказецкая Наталья Камилевна" w:date="2025-11-07T18:19:00Z">
              <w:r w:rsidRPr="0089018A" w:rsidDel="00716B65">
                <w:rPr>
                  <w:b/>
                  <w:szCs w:val="22"/>
                </w:rPr>
                <w:delText>Реквизиты получателя</w:delText>
              </w:r>
            </w:del>
            <w:commentRangeEnd w:id="5816"/>
            <w:r>
              <w:rPr>
                <w:rStyle w:val="afff4"/>
              </w:rPr>
              <w:commentReference w:id="5816"/>
            </w:r>
          </w:p>
        </w:tc>
        <w:tc>
          <w:tcPr>
            <w:tcW w:w="750" w:type="pct"/>
          </w:tcPr>
          <w:p w14:paraId="67B7064D" w14:textId="7AC99E07" w:rsidR="00597CCD" w:rsidRPr="00D824C1" w:rsidDel="00716B65" w:rsidRDefault="00597CCD" w:rsidP="00597CCD">
            <w:pPr>
              <w:pStyle w:val="GOSTTablenorm"/>
              <w:rPr>
                <w:del w:id="5818" w:author="Сказецкая Наталья Камилевна" w:date="2025-11-07T18:19:00Z"/>
                <w:b/>
                <w:szCs w:val="22"/>
              </w:rPr>
            </w:pPr>
            <w:del w:id="5819" w:author="Сказецкая Наталья Камилевна" w:date="2025-11-07T18:19:00Z">
              <w:r w:rsidRPr="00D824C1" w:rsidDel="00716B65">
                <w:rPr>
                  <w:b/>
                  <w:szCs w:val="22"/>
                </w:rPr>
                <w:delText>Payee</w:delText>
              </w:r>
            </w:del>
          </w:p>
        </w:tc>
        <w:tc>
          <w:tcPr>
            <w:tcW w:w="500" w:type="pct"/>
          </w:tcPr>
          <w:p w14:paraId="7379A870" w14:textId="23C05E24" w:rsidR="00597CCD" w:rsidRPr="00D824C1" w:rsidDel="00716B65" w:rsidRDefault="00597CCD" w:rsidP="00597CCD">
            <w:pPr>
              <w:pStyle w:val="GOSTTablenorm"/>
              <w:rPr>
                <w:del w:id="5820" w:author="Сказецкая Наталья Камилевна" w:date="2025-11-07T18:19:00Z"/>
                <w:szCs w:val="22"/>
              </w:rPr>
            </w:pPr>
            <w:del w:id="5821" w:author="Сказецкая Наталья Камилевна" w:date="2025-11-07T18:19:00Z">
              <w:r w:rsidRPr="00D824C1" w:rsidDel="00716B65">
                <w:rPr>
                  <w:szCs w:val="22"/>
                </w:rPr>
                <w:delText>Объект</w:delText>
              </w:r>
            </w:del>
          </w:p>
        </w:tc>
        <w:tc>
          <w:tcPr>
            <w:tcW w:w="300" w:type="pct"/>
          </w:tcPr>
          <w:p w14:paraId="1D3FC32E" w14:textId="5F078991" w:rsidR="00597CCD" w:rsidRPr="00D824C1" w:rsidDel="00716B65" w:rsidRDefault="00597CCD" w:rsidP="00597CCD">
            <w:pPr>
              <w:pStyle w:val="GOSTTablenorm"/>
              <w:rPr>
                <w:del w:id="5822" w:author="Сказецкая Наталья Камилевна" w:date="2025-11-07T18:19:00Z"/>
                <w:szCs w:val="22"/>
              </w:rPr>
            </w:pPr>
            <w:del w:id="5823" w:author="Сказецкая Наталья Камилевна" w:date="2025-11-07T18:19:00Z">
              <w:r w:rsidDel="00716B65">
                <w:rPr>
                  <w:szCs w:val="22"/>
                </w:rPr>
                <w:delText>Да</w:delText>
              </w:r>
            </w:del>
          </w:p>
        </w:tc>
        <w:tc>
          <w:tcPr>
            <w:tcW w:w="315" w:type="pct"/>
          </w:tcPr>
          <w:p w14:paraId="322F842B" w14:textId="3F357B28" w:rsidR="00597CCD" w:rsidRPr="00D824C1" w:rsidDel="00716B65" w:rsidRDefault="00597CCD" w:rsidP="00597CCD">
            <w:pPr>
              <w:pStyle w:val="GOSTTablenorm"/>
              <w:rPr>
                <w:del w:id="5824" w:author="Сказецкая Наталья Камилевна" w:date="2025-11-07T18:19:00Z"/>
                <w:szCs w:val="22"/>
              </w:rPr>
            </w:pPr>
            <w:del w:id="5825" w:author="Сказецкая Наталья Камилевна" w:date="2025-11-07T18:19:00Z">
              <w:r w:rsidRPr="00D824C1" w:rsidDel="00716B65">
                <w:rPr>
                  <w:szCs w:val="22"/>
                </w:rPr>
                <w:delText>-</w:delText>
              </w:r>
            </w:del>
          </w:p>
        </w:tc>
        <w:tc>
          <w:tcPr>
            <w:tcW w:w="2035" w:type="pct"/>
          </w:tcPr>
          <w:p w14:paraId="63EE31E5" w14:textId="01C29490" w:rsidR="00597CCD" w:rsidRPr="00D824C1" w:rsidDel="00716B65" w:rsidRDefault="00597CCD" w:rsidP="00597CCD">
            <w:pPr>
              <w:pStyle w:val="GOSTTablenorm"/>
              <w:rPr>
                <w:del w:id="5826" w:author="Сказецкая Наталья Камилевна" w:date="2025-11-07T18:19:00Z"/>
                <w:szCs w:val="22"/>
              </w:rPr>
            </w:pPr>
            <w:del w:id="5827" w:author="Сказецкая Наталья Камилевна" w:date="2025-11-07T18:19:00Z">
              <w:r w:rsidRPr="00D824C1" w:rsidDel="00716B65">
                <w:rPr>
                  <w:szCs w:val="22"/>
                </w:rPr>
                <w:delText>-</w:delText>
              </w:r>
            </w:del>
          </w:p>
        </w:tc>
      </w:tr>
      <w:tr w:rsidR="00597CCD" w:rsidRPr="00D824C1" w14:paraId="2B0000AB" w14:textId="77777777" w:rsidTr="00B73700">
        <w:tc>
          <w:tcPr>
            <w:tcW w:w="1100" w:type="pct"/>
          </w:tcPr>
          <w:p w14:paraId="3A905DEE" w14:textId="4AF5DAA1" w:rsidR="00597CCD" w:rsidRPr="00D824C1" w:rsidRDefault="00597CCD" w:rsidP="00597CCD">
            <w:pPr>
              <w:pStyle w:val="GOSTTablenorm"/>
              <w:rPr>
                <w:szCs w:val="22"/>
              </w:rPr>
            </w:pPr>
            <w:r>
              <w:rPr>
                <w:szCs w:val="22"/>
              </w:rPr>
              <w:t>Номер цифрового кошелька</w:t>
            </w:r>
          </w:p>
        </w:tc>
        <w:tc>
          <w:tcPr>
            <w:tcW w:w="750" w:type="pct"/>
          </w:tcPr>
          <w:p w14:paraId="4F7035C6" w14:textId="07030C75" w:rsidR="00597CCD" w:rsidRPr="00D824C1" w:rsidRDefault="00597CCD" w:rsidP="00597CCD">
            <w:pPr>
              <w:pStyle w:val="GOSTTablenorm"/>
              <w:rPr>
                <w:szCs w:val="22"/>
              </w:rPr>
            </w:pPr>
            <w:del w:id="5828" w:author="Сказецкая Наталья Камилевна" w:date="2025-11-07T18:18:00Z">
              <w:r w:rsidRPr="005A0EBD" w:rsidDel="00716B65">
                <w:rPr>
                  <w:b/>
                  <w:szCs w:val="22"/>
                </w:rPr>
                <w:delText>Payee:</w:delText>
              </w:r>
            </w:del>
            <w:r w:rsidRPr="00716B65">
              <w:rPr>
                <w:bCs/>
                <w:szCs w:val="22"/>
              </w:rPr>
              <w:t>DRub_CheckAcc</w:t>
            </w:r>
          </w:p>
        </w:tc>
        <w:tc>
          <w:tcPr>
            <w:tcW w:w="500" w:type="pct"/>
          </w:tcPr>
          <w:p w14:paraId="1ECBBD41" w14:textId="77777777" w:rsidR="00597CCD" w:rsidRPr="00D824C1" w:rsidRDefault="00597CCD" w:rsidP="00597CCD">
            <w:pPr>
              <w:pStyle w:val="GOSTTablenorm"/>
              <w:rPr>
                <w:szCs w:val="22"/>
              </w:rPr>
            </w:pPr>
            <w:r w:rsidRPr="00D824C1">
              <w:rPr>
                <w:szCs w:val="22"/>
              </w:rPr>
              <w:t>Строка</w:t>
            </w:r>
          </w:p>
        </w:tc>
        <w:tc>
          <w:tcPr>
            <w:tcW w:w="300" w:type="pct"/>
          </w:tcPr>
          <w:p w14:paraId="092835AB" w14:textId="4A1DCA09" w:rsidR="00597CCD" w:rsidRPr="00D824C1" w:rsidRDefault="00597CCD" w:rsidP="00597CCD">
            <w:pPr>
              <w:pStyle w:val="GOSTTablenorm"/>
              <w:rPr>
                <w:szCs w:val="22"/>
              </w:rPr>
            </w:pPr>
            <w:r>
              <w:rPr>
                <w:szCs w:val="22"/>
              </w:rPr>
              <w:t>Нет</w:t>
            </w:r>
          </w:p>
        </w:tc>
        <w:tc>
          <w:tcPr>
            <w:tcW w:w="315" w:type="pct"/>
          </w:tcPr>
          <w:p w14:paraId="669F866F" w14:textId="77777777" w:rsidR="00597CCD" w:rsidRPr="00D824C1" w:rsidRDefault="00597CCD" w:rsidP="00597CCD">
            <w:pPr>
              <w:pStyle w:val="GOSTTablenorm"/>
              <w:rPr>
                <w:szCs w:val="22"/>
              </w:rPr>
            </w:pPr>
            <w:r w:rsidRPr="00D824C1">
              <w:rPr>
                <w:szCs w:val="22"/>
              </w:rPr>
              <w:t>=20</w:t>
            </w:r>
          </w:p>
        </w:tc>
        <w:tc>
          <w:tcPr>
            <w:tcW w:w="2035" w:type="pct"/>
          </w:tcPr>
          <w:p w14:paraId="0AA08F0E" w14:textId="77777777" w:rsidR="00597CCD" w:rsidRPr="00716B65" w:rsidRDefault="00597CCD" w:rsidP="00597CCD">
            <w:pPr>
              <w:pStyle w:val="GOSTTablenorm"/>
              <w:rPr>
                <w:szCs w:val="22"/>
              </w:rPr>
            </w:pPr>
            <w:r w:rsidRPr="00716B65">
              <w:rPr>
                <w:szCs w:val="22"/>
              </w:rPr>
              <w:t>Указывается номер счета ЦР ФК.</w:t>
            </w:r>
          </w:p>
          <w:p w14:paraId="10F53BB3" w14:textId="4C9CB393" w:rsidR="00597CCD" w:rsidRPr="00D824C1" w:rsidRDefault="00597CCD" w:rsidP="00597CCD">
            <w:pPr>
              <w:pStyle w:val="GOSTTablenorm"/>
              <w:rPr>
                <w:szCs w:val="22"/>
              </w:rPr>
            </w:pPr>
            <w:r w:rsidRPr="00716B65">
              <w:rPr>
                <w:szCs w:val="22"/>
              </w:rPr>
              <w:t>Реквизит заполняется в случае осуществления выплат на счет получателя в цифровых рублях через Платформу цифрового рубля</w:t>
            </w:r>
          </w:p>
        </w:tc>
      </w:tr>
    </w:tbl>
    <w:p w14:paraId="11F33C81" w14:textId="2576945C" w:rsidR="006B7E22" w:rsidRDefault="006B7E22" w:rsidP="006B7E22">
      <w:pPr>
        <w:pStyle w:val="51"/>
        <w:tabs>
          <w:tab w:val="clear" w:pos="1008"/>
          <w:tab w:val="num" w:pos="1276"/>
        </w:tabs>
      </w:pPr>
      <w:bookmarkStart w:id="5829" w:name="_Toc226564501"/>
      <w:r w:rsidRPr="006B7E22">
        <w:rPr>
          <w:highlight w:val="cyan"/>
        </w:rPr>
        <w:t xml:space="preserve">Пример запроса по документу </w:t>
      </w:r>
      <w:r w:rsidRPr="00DC3289">
        <w:rPr>
          <w:highlight w:val="cyan"/>
        </w:rPr>
        <w:t>«</w:t>
      </w:r>
      <w:r>
        <w:rPr>
          <w:highlight w:val="cyan"/>
        </w:rPr>
        <w:t>Платежное поручение</w:t>
      </w:r>
      <w:r w:rsidRPr="00DC3289">
        <w:rPr>
          <w:highlight w:val="cyan"/>
        </w:rPr>
        <w:t xml:space="preserve">» </w:t>
      </w:r>
      <w:commentRangeStart w:id="5830"/>
      <w:commentRangeStart w:id="5831"/>
      <w:r>
        <w:rPr>
          <w:highlight w:val="cyan"/>
        </w:rPr>
        <w:t>PUDS_PP</w:t>
      </w:r>
      <w:r w:rsidRPr="00752289">
        <w:rPr>
          <w:highlight w:val="cyan"/>
        </w:rPr>
        <w:t>_NPS</w:t>
      </w:r>
      <w:commentRangeEnd w:id="5830"/>
      <w:r>
        <w:rPr>
          <w:rStyle w:val="afff4"/>
          <w:b w:val="0"/>
          <w:bCs w:val="0"/>
          <w:lang w:eastAsia="ru-RU"/>
        </w:rPr>
        <w:commentReference w:id="5830"/>
      </w:r>
      <w:commentRangeEnd w:id="5831"/>
      <w:r w:rsidR="00853306">
        <w:rPr>
          <w:rStyle w:val="afff4"/>
          <w:b w:val="0"/>
          <w:bCs w:val="0"/>
          <w:lang w:eastAsia="ru-RU"/>
        </w:rPr>
        <w:commentReference w:id="5831"/>
      </w:r>
      <w:bookmarkEnd w:id="5829"/>
    </w:p>
    <w:p w14:paraId="3439F2F3" w14:textId="77777777" w:rsidR="00853306" w:rsidRPr="00853306" w:rsidRDefault="00853306" w:rsidP="00853306">
      <w:pPr>
        <w:pStyle w:val="GOSTScript"/>
        <w:rPr>
          <w:ins w:id="5832" w:author="Сатлер Марина Викторовна" w:date="2025-11-11T16:54:00Z"/>
          <w:lang w:eastAsia="ko-KR"/>
        </w:rPr>
      </w:pPr>
      <w:ins w:id="5833" w:author="Сатлер Марина Викторовна" w:date="2025-11-11T16:54:00Z">
        <w:r w:rsidRPr="00853306">
          <w:rPr>
            <w:lang w:eastAsia="ko-KR"/>
          </w:rPr>
          <w:t>{</w:t>
        </w:r>
      </w:ins>
    </w:p>
    <w:p w14:paraId="2E2A27E6" w14:textId="77777777" w:rsidR="00853306" w:rsidRPr="00853306" w:rsidRDefault="00853306" w:rsidP="00853306">
      <w:pPr>
        <w:pStyle w:val="GOSTScript"/>
        <w:rPr>
          <w:ins w:id="5834" w:author="Сатлер Марина Викторовна" w:date="2025-11-11T16:54:00Z"/>
          <w:lang w:eastAsia="ko-KR"/>
        </w:rPr>
      </w:pPr>
      <w:ins w:id="5835" w:author="Сатлер Марина Викторовна" w:date="2025-11-11T16:54:00Z">
        <w:r w:rsidRPr="00853306">
          <w:rPr>
            <w:lang w:eastAsia="ko-KR"/>
          </w:rPr>
          <w:tab/>
          <w:t>"header": {</w:t>
        </w:r>
      </w:ins>
    </w:p>
    <w:p w14:paraId="2249714E" w14:textId="77777777" w:rsidR="00853306" w:rsidRPr="00853306" w:rsidRDefault="00853306" w:rsidP="00853306">
      <w:pPr>
        <w:pStyle w:val="GOSTScript"/>
        <w:rPr>
          <w:ins w:id="5836" w:author="Сатлер Марина Викторовна" w:date="2025-11-11T16:54:00Z"/>
          <w:lang w:eastAsia="ko-KR"/>
        </w:rPr>
      </w:pPr>
      <w:ins w:id="5837" w:author="Сатлер Марина Викторовна" w:date="2025-11-11T16:54:00Z">
        <w:r w:rsidRPr="00853306">
          <w:rPr>
            <w:lang w:eastAsia="ko-KR"/>
          </w:rPr>
          <w:tab/>
        </w:r>
        <w:r w:rsidRPr="00853306">
          <w:rPr>
            <w:lang w:eastAsia="ko-KR"/>
          </w:rPr>
          <w:tab/>
          <w:t>"Source": "FAMABS",</w:t>
        </w:r>
      </w:ins>
    </w:p>
    <w:p w14:paraId="768C9380" w14:textId="77777777" w:rsidR="00853306" w:rsidRPr="00853306" w:rsidRDefault="00853306" w:rsidP="00853306">
      <w:pPr>
        <w:pStyle w:val="GOSTScript"/>
        <w:rPr>
          <w:ins w:id="5838" w:author="Сатлер Марина Викторовна" w:date="2025-11-11T16:54:00Z"/>
          <w:lang w:eastAsia="ko-KR"/>
        </w:rPr>
      </w:pPr>
      <w:ins w:id="5839" w:author="Сатлер Марина Викторовна" w:date="2025-11-11T16:54:00Z">
        <w:r w:rsidRPr="00853306">
          <w:rPr>
            <w:lang w:eastAsia="ko-KR"/>
          </w:rPr>
          <w:tab/>
        </w:r>
        <w:r w:rsidRPr="00853306">
          <w:rPr>
            <w:lang w:eastAsia="ko-KR"/>
          </w:rPr>
          <w:tab/>
          <w:t>"ReqDateTime": "2026-12-05 10:37:22",</w:t>
        </w:r>
      </w:ins>
    </w:p>
    <w:p w14:paraId="0A03915C" w14:textId="77777777" w:rsidR="00853306" w:rsidRPr="00853306" w:rsidRDefault="00853306" w:rsidP="00853306">
      <w:pPr>
        <w:pStyle w:val="GOSTScript"/>
        <w:rPr>
          <w:ins w:id="5840" w:author="Сатлер Марина Викторовна" w:date="2025-11-11T16:54:00Z"/>
          <w:lang w:eastAsia="ko-KR"/>
        </w:rPr>
      </w:pPr>
      <w:ins w:id="5841" w:author="Сатлер Марина Викторовна" w:date="2025-11-11T16:54:00Z">
        <w:r w:rsidRPr="00853306">
          <w:rPr>
            <w:lang w:eastAsia="ko-KR"/>
          </w:rPr>
          <w:tab/>
        </w:r>
        <w:r w:rsidRPr="00853306">
          <w:rPr>
            <w:lang w:eastAsia="ko-KR"/>
          </w:rPr>
          <w:tab/>
          <w:t>"Version": "1.0",</w:t>
        </w:r>
      </w:ins>
    </w:p>
    <w:p w14:paraId="45EC33A3" w14:textId="77777777" w:rsidR="00853306" w:rsidRDefault="00853306" w:rsidP="00853306">
      <w:pPr>
        <w:pStyle w:val="GOSTScript"/>
        <w:rPr>
          <w:ins w:id="5842" w:author="Сатлер Марина Викторовна" w:date="2025-11-11T16:54:00Z"/>
          <w:lang w:eastAsia="ko-KR"/>
        </w:rPr>
      </w:pPr>
      <w:ins w:id="5843" w:author="Сатлер Марина Викторовна" w:date="2025-11-11T16:54:00Z">
        <w:r w:rsidRPr="00853306">
          <w:rPr>
            <w:lang w:eastAsia="ko-KR"/>
          </w:rPr>
          <w:tab/>
        </w:r>
        <w:r w:rsidRPr="00853306">
          <w:rPr>
            <w:lang w:eastAsia="ko-KR"/>
          </w:rPr>
          <w:tab/>
        </w:r>
        <w:r>
          <w:rPr>
            <w:lang w:eastAsia="ko-KR"/>
          </w:rPr>
          <w:t>"Params": [</w:t>
        </w:r>
      </w:ins>
    </w:p>
    <w:p w14:paraId="1185DD6B" w14:textId="77777777" w:rsidR="00853306" w:rsidRDefault="00853306" w:rsidP="00853306">
      <w:pPr>
        <w:pStyle w:val="GOSTScript"/>
        <w:rPr>
          <w:ins w:id="5844" w:author="Сатлер Марина Викторовна" w:date="2025-11-11T16:54:00Z"/>
          <w:lang w:eastAsia="ko-KR"/>
        </w:rPr>
      </w:pPr>
      <w:ins w:id="5845" w:author="Сатлер Марина Викторовна" w:date="2025-11-11T16:54:00Z">
        <w:r>
          <w:rPr>
            <w:lang w:eastAsia="ko-KR"/>
          </w:rPr>
          <w:tab/>
        </w:r>
        <w:r>
          <w:rPr>
            <w:lang w:eastAsia="ko-KR"/>
          </w:rPr>
          <w:tab/>
        </w:r>
        <w:r>
          <w:rPr>
            <w:lang w:eastAsia="ko-KR"/>
          </w:rPr>
          <w:tab/>
          <w:t>{</w:t>
        </w:r>
      </w:ins>
    </w:p>
    <w:p w14:paraId="578C063F" w14:textId="77777777" w:rsidR="00853306" w:rsidRDefault="00853306" w:rsidP="00853306">
      <w:pPr>
        <w:pStyle w:val="GOSTScript"/>
        <w:rPr>
          <w:ins w:id="5846" w:author="Сатлер Марина Викторовна" w:date="2025-11-11T16:54:00Z"/>
          <w:lang w:eastAsia="ko-KR"/>
        </w:rPr>
      </w:pPr>
      <w:ins w:id="5847" w:author="Сатлер Марина Викторовна" w:date="2025-11-11T16:54:00Z">
        <w:r>
          <w:rPr>
            <w:lang w:eastAsia="ko-KR"/>
          </w:rPr>
          <w:tab/>
        </w:r>
        <w:r>
          <w:rPr>
            <w:lang w:eastAsia="ko-KR"/>
          </w:rPr>
          <w:tab/>
        </w:r>
        <w:r>
          <w:rPr>
            <w:lang w:eastAsia="ko-KR"/>
          </w:rPr>
          <w:tab/>
        </w:r>
        <w:r>
          <w:rPr>
            <w:lang w:eastAsia="ko-KR"/>
          </w:rPr>
          <w:tab/>
          <w:t>"param": "example",</w:t>
        </w:r>
      </w:ins>
    </w:p>
    <w:p w14:paraId="31D87774" w14:textId="77777777" w:rsidR="00853306" w:rsidRDefault="00853306" w:rsidP="00853306">
      <w:pPr>
        <w:pStyle w:val="GOSTScript"/>
        <w:rPr>
          <w:ins w:id="5848" w:author="Сатлер Марина Викторовна" w:date="2025-11-11T16:54:00Z"/>
          <w:lang w:eastAsia="ko-KR"/>
        </w:rPr>
      </w:pPr>
      <w:ins w:id="5849" w:author="Сатлер Марина Викторовна" w:date="2025-11-11T16:54:00Z">
        <w:r>
          <w:rPr>
            <w:lang w:eastAsia="ko-KR"/>
          </w:rPr>
          <w:tab/>
        </w:r>
        <w:r>
          <w:rPr>
            <w:lang w:eastAsia="ko-KR"/>
          </w:rPr>
          <w:tab/>
        </w:r>
        <w:r>
          <w:rPr>
            <w:lang w:eastAsia="ko-KR"/>
          </w:rPr>
          <w:tab/>
        </w:r>
        <w:r>
          <w:rPr>
            <w:lang w:eastAsia="ko-KR"/>
          </w:rPr>
          <w:tab/>
          <w:t>"value": "01"</w:t>
        </w:r>
      </w:ins>
    </w:p>
    <w:p w14:paraId="586B6B71" w14:textId="77777777" w:rsidR="00853306" w:rsidRDefault="00853306" w:rsidP="00853306">
      <w:pPr>
        <w:pStyle w:val="GOSTScript"/>
        <w:rPr>
          <w:ins w:id="5850" w:author="Сатлер Марина Викторовна" w:date="2025-11-11T16:54:00Z"/>
          <w:lang w:eastAsia="ko-KR"/>
        </w:rPr>
      </w:pPr>
      <w:ins w:id="5851" w:author="Сатлер Марина Викторовна" w:date="2025-11-11T16:54:00Z">
        <w:r>
          <w:rPr>
            <w:lang w:eastAsia="ko-KR"/>
          </w:rPr>
          <w:tab/>
        </w:r>
        <w:r>
          <w:rPr>
            <w:lang w:eastAsia="ko-KR"/>
          </w:rPr>
          <w:tab/>
        </w:r>
        <w:r>
          <w:rPr>
            <w:lang w:eastAsia="ko-KR"/>
          </w:rPr>
          <w:tab/>
          <w:t>}</w:t>
        </w:r>
      </w:ins>
    </w:p>
    <w:p w14:paraId="2C05A0C6" w14:textId="77777777" w:rsidR="00853306" w:rsidRDefault="00853306" w:rsidP="00853306">
      <w:pPr>
        <w:pStyle w:val="GOSTScript"/>
        <w:rPr>
          <w:ins w:id="5852" w:author="Сатлер Марина Викторовна" w:date="2025-11-11T16:54:00Z"/>
          <w:lang w:eastAsia="ko-KR"/>
        </w:rPr>
      </w:pPr>
      <w:ins w:id="5853" w:author="Сатлер Марина Викторовна" w:date="2025-11-11T16:54:00Z">
        <w:r>
          <w:rPr>
            <w:lang w:eastAsia="ko-KR"/>
          </w:rPr>
          <w:tab/>
        </w:r>
        <w:r>
          <w:rPr>
            <w:lang w:eastAsia="ko-KR"/>
          </w:rPr>
          <w:tab/>
          <w:t>],</w:t>
        </w:r>
      </w:ins>
    </w:p>
    <w:p w14:paraId="6EF593C9" w14:textId="77777777" w:rsidR="00853306" w:rsidRPr="00853306" w:rsidRDefault="00853306" w:rsidP="00853306">
      <w:pPr>
        <w:pStyle w:val="GOSTScript"/>
        <w:rPr>
          <w:ins w:id="5854" w:author="Сатлер Марина Викторовна" w:date="2025-11-11T16:54:00Z"/>
          <w:lang w:eastAsia="ko-KR"/>
        </w:rPr>
      </w:pPr>
      <w:ins w:id="5855" w:author="Сатлер Марина Викторовна" w:date="2025-11-11T16:54:00Z">
        <w:r>
          <w:rPr>
            <w:lang w:eastAsia="ko-KR"/>
          </w:rPr>
          <w:tab/>
        </w:r>
        <w:r>
          <w:rPr>
            <w:lang w:eastAsia="ko-KR"/>
          </w:rPr>
          <w:tab/>
        </w:r>
        <w:r w:rsidRPr="00853306">
          <w:rPr>
            <w:lang w:eastAsia="ko-KR"/>
          </w:rPr>
          <w:t>"ReqGuid": "g1a4ie5d-2757-4699-948c-vv72qba94f44",</w:t>
        </w:r>
      </w:ins>
    </w:p>
    <w:p w14:paraId="5E336746" w14:textId="77777777" w:rsidR="00853306" w:rsidRPr="00853306" w:rsidRDefault="00853306" w:rsidP="00853306">
      <w:pPr>
        <w:pStyle w:val="GOSTScript"/>
        <w:rPr>
          <w:ins w:id="5856" w:author="Сатлер Марина Викторовна" w:date="2025-11-11T16:54:00Z"/>
          <w:lang w:eastAsia="ko-KR"/>
        </w:rPr>
      </w:pPr>
      <w:ins w:id="5857" w:author="Сатлер Марина Викторовна" w:date="2025-11-11T16:54:00Z">
        <w:r w:rsidRPr="00853306">
          <w:rPr>
            <w:lang w:eastAsia="ko-KR"/>
          </w:rPr>
          <w:tab/>
        </w:r>
        <w:r w:rsidRPr="00853306">
          <w:rPr>
            <w:lang w:eastAsia="ko-KR"/>
          </w:rPr>
          <w:tab/>
          <w:t>"DocGuid": "1fd90a7c-e339-46ff-ac39-73029ff81321",</w:t>
        </w:r>
      </w:ins>
    </w:p>
    <w:p w14:paraId="750DDFF0" w14:textId="77777777" w:rsidR="00853306" w:rsidRPr="00853306" w:rsidRDefault="00853306" w:rsidP="00853306">
      <w:pPr>
        <w:pStyle w:val="GOSTScript"/>
        <w:rPr>
          <w:ins w:id="5858" w:author="Сатлер Марина Викторовна" w:date="2025-11-11T16:54:00Z"/>
          <w:lang w:eastAsia="ko-KR"/>
        </w:rPr>
      </w:pPr>
      <w:ins w:id="5859" w:author="Сатлер Марина Викторовна" w:date="2025-11-11T16:54:00Z">
        <w:r w:rsidRPr="00853306">
          <w:rPr>
            <w:lang w:eastAsia="ko-KR"/>
          </w:rPr>
          <w:tab/>
        </w:r>
        <w:r w:rsidRPr="00853306">
          <w:rPr>
            <w:lang w:eastAsia="ko-KR"/>
          </w:rPr>
          <w:tab/>
          <w:t>"RequestType": "ACCOUNTING",</w:t>
        </w:r>
      </w:ins>
    </w:p>
    <w:p w14:paraId="3054EF87" w14:textId="77777777" w:rsidR="00853306" w:rsidRPr="00853306" w:rsidRDefault="00853306" w:rsidP="00853306">
      <w:pPr>
        <w:pStyle w:val="GOSTScript"/>
        <w:rPr>
          <w:ins w:id="5860" w:author="Сатлер Марина Викторовна" w:date="2025-11-11T16:54:00Z"/>
          <w:lang w:eastAsia="ko-KR"/>
        </w:rPr>
      </w:pPr>
      <w:ins w:id="5861" w:author="Сатлер Марина Викторовна" w:date="2025-11-11T16:54:00Z">
        <w:r w:rsidRPr="00853306">
          <w:rPr>
            <w:lang w:eastAsia="ko-KR"/>
          </w:rPr>
          <w:tab/>
        </w:r>
        <w:r w:rsidRPr="00853306">
          <w:rPr>
            <w:lang w:eastAsia="ko-KR"/>
          </w:rPr>
          <w:tab/>
          <w:t>"TypeDoc": "PUDS_PP_NPS",</w:t>
        </w:r>
      </w:ins>
    </w:p>
    <w:p w14:paraId="4575D2E7" w14:textId="77777777" w:rsidR="00853306" w:rsidRPr="00853306" w:rsidRDefault="00853306" w:rsidP="00853306">
      <w:pPr>
        <w:pStyle w:val="GOSTScript"/>
        <w:rPr>
          <w:ins w:id="5862" w:author="Сатлер Марина Викторовна" w:date="2025-11-11T16:54:00Z"/>
          <w:lang w:eastAsia="ko-KR"/>
        </w:rPr>
      </w:pPr>
      <w:ins w:id="5863" w:author="Сатлер Марина Викторовна" w:date="2025-11-11T16:54:00Z">
        <w:r w:rsidRPr="00853306">
          <w:rPr>
            <w:lang w:eastAsia="ko-KR"/>
          </w:rPr>
          <w:tab/>
        </w:r>
        <w:r w:rsidRPr="00853306">
          <w:rPr>
            <w:lang w:eastAsia="ko-KR"/>
          </w:rPr>
          <w:tab/>
          <w:t>"Stage": "auth",</w:t>
        </w:r>
      </w:ins>
    </w:p>
    <w:p w14:paraId="5428BEFC" w14:textId="77777777" w:rsidR="00853306" w:rsidRPr="00853306" w:rsidRDefault="00853306" w:rsidP="00853306">
      <w:pPr>
        <w:pStyle w:val="GOSTScript"/>
        <w:rPr>
          <w:ins w:id="5864" w:author="Сатлер Марина Викторовна" w:date="2025-11-11T16:54:00Z"/>
          <w:lang w:eastAsia="ko-KR"/>
        </w:rPr>
      </w:pPr>
      <w:ins w:id="5865" w:author="Сатлер Марина Викторовна" w:date="2025-11-11T16:54:00Z">
        <w:r w:rsidRPr="00853306">
          <w:rPr>
            <w:lang w:eastAsia="ko-KR"/>
          </w:rPr>
          <w:tab/>
        </w:r>
        <w:r w:rsidRPr="00853306">
          <w:rPr>
            <w:lang w:eastAsia="ko-KR"/>
          </w:rPr>
          <w:tab/>
          <w:t>"BalLevContrl": 0,</w:t>
        </w:r>
      </w:ins>
    </w:p>
    <w:p w14:paraId="3A33A5EF" w14:textId="77777777" w:rsidR="00853306" w:rsidRPr="00853306" w:rsidRDefault="00853306" w:rsidP="00853306">
      <w:pPr>
        <w:pStyle w:val="GOSTScript"/>
        <w:rPr>
          <w:ins w:id="5866" w:author="Сатлер Марина Викторовна" w:date="2025-11-11T16:54:00Z"/>
          <w:lang w:eastAsia="ko-KR"/>
        </w:rPr>
      </w:pPr>
      <w:ins w:id="5867" w:author="Сатлер Марина Викторовна" w:date="2025-11-11T16:54:00Z">
        <w:r w:rsidRPr="00853306">
          <w:rPr>
            <w:lang w:eastAsia="ko-KR"/>
          </w:rPr>
          <w:tab/>
        </w:r>
        <w:r w:rsidRPr="00853306">
          <w:rPr>
            <w:lang w:eastAsia="ko-KR"/>
          </w:rPr>
          <w:tab/>
          <w:t>"Subject": "6000",</w:t>
        </w:r>
      </w:ins>
    </w:p>
    <w:p w14:paraId="6A719A3D" w14:textId="77777777" w:rsidR="00853306" w:rsidRPr="00853306" w:rsidRDefault="00853306" w:rsidP="00853306">
      <w:pPr>
        <w:pStyle w:val="GOSTScript"/>
        <w:rPr>
          <w:ins w:id="5868" w:author="Сатлер Марина Викторовна" w:date="2025-11-11T16:54:00Z"/>
          <w:lang w:eastAsia="ko-KR"/>
        </w:rPr>
      </w:pPr>
      <w:ins w:id="5869" w:author="Сатлер Марина Викторовна" w:date="2025-11-11T16:54:00Z">
        <w:r w:rsidRPr="00853306">
          <w:rPr>
            <w:lang w:eastAsia="ko-KR"/>
          </w:rPr>
          <w:tab/>
        </w:r>
        <w:r w:rsidRPr="00853306">
          <w:rPr>
            <w:lang w:eastAsia="ko-KR"/>
          </w:rPr>
          <w:tab/>
          <w:t>"SettlementDate": "2026-12-05"</w:t>
        </w:r>
      </w:ins>
    </w:p>
    <w:p w14:paraId="2336FCE4" w14:textId="77777777" w:rsidR="00853306" w:rsidRPr="00853306" w:rsidRDefault="00853306" w:rsidP="00853306">
      <w:pPr>
        <w:pStyle w:val="GOSTScript"/>
        <w:rPr>
          <w:ins w:id="5870" w:author="Сатлер Марина Викторовна" w:date="2025-11-11T16:54:00Z"/>
          <w:lang w:eastAsia="ko-KR"/>
        </w:rPr>
      </w:pPr>
      <w:ins w:id="5871" w:author="Сатлер Марина Викторовна" w:date="2025-11-11T16:54:00Z">
        <w:r w:rsidRPr="00853306">
          <w:rPr>
            <w:lang w:eastAsia="ko-KR"/>
          </w:rPr>
          <w:tab/>
          <w:t>},</w:t>
        </w:r>
      </w:ins>
    </w:p>
    <w:p w14:paraId="0F906B6E" w14:textId="77777777" w:rsidR="00853306" w:rsidRPr="00853306" w:rsidRDefault="00853306" w:rsidP="00853306">
      <w:pPr>
        <w:pStyle w:val="GOSTScript"/>
        <w:rPr>
          <w:ins w:id="5872" w:author="Сатлер Марина Викторовна" w:date="2025-11-11T16:54:00Z"/>
          <w:lang w:eastAsia="ko-KR"/>
        </w:rPr>
      </w:pPr>
      <w:ins w:id="5873" w:author="Сатлер Марина Викторовна" w:date="2025-11-11T16:54:00Z">
        <w:r w:rsidRPr="00853306">
          <w:rPr>
            <w:lang w:eastAsia="ko-KR"/>
          </w:rPr>
          <w:tab/>
          <w:t>"document": {</w:t>
        </w:r>
      </w:ins>
    </w:p>
    <w:p w14:paraId="32762212" w14:textId="77777777" w:rsidR="00853306" w:rsidRPr="00853306" w:rsidRDefault="00853306" w:rsidP="00853306">
      <w:pPr>
        <w:pStyle w:val="GOSTScript"/>
        <w:rPr>
          <w:ins w:id="5874" w:author="Сатлер Марина Викторовна" w:date="2025-11-11T16:54:00Z"/>
          <w:lang w:eastAsia="ko-KR"/>
        </w:rPr>
      </w:pPr>
      <w:ins w:id="5875" w:author="Сатлер Марина Викторовна" w:date="2025-11-11T16:54:00Z">
        <w:r w:rsidRPr="00853306">
          <w:rPr>
            <w:lang w:eastAsia="ko-KR"/>
          </w:rPr>
          <w:tab/>
        </w:r>
        <w:r w:rsidRPr="00853306">
          <w:rPr>
            <w:lang w:eastAsia="ko-KR"/>
          </w:rPr>
          <w:tab/>
          <w:t>"BasicRequisites_DocNum": "1888",</w:t>
        </w:r>
      </w:ins>
    </w:p>
    <w:p w14:paraId="7905CE79" w14:textId="77777777" w:rsidR="00853306" w:rsidRPr="00853306" w:rsidRDefault="00853306" w:rsidP="00853306">
      <w:pPr>
        <w:pStyle w:val="GOSTScript"/>
        <w:rPr>
          <w:ins w:id="5876" w:author="Сатлер Марина Викторовна" w:date="2025-11-11T16:54:00Z"/>
          <w:lang w:eastAsia="ko-KR"/>
        </w:rPr>
      </w:pPr>
      <w:ins w:id="5877" w:author="Сатлер Марина Викторовна" w:date="2025-11-11T16:54:00Z">
        <w:r w:rsidRPr="00853306">
          <w:rPr>
            <w:lang w:eastAsia="ko-KR"/>
          </w:rPr>
          <w:tab/>
        </w:r>
        <w:r w:rsidRPr="00853306">
          <w:rPr>
            <w:lang w:eastAsia="ko-KR"/>
          </w:rPr>
          <w:tab/>
          <w:t>"BasicRequisites_DocDate": "2026-10-13",</w:t>
        </w:r>
      </w:ins>
    </w:p>
    <w:p w14:paraId="6ECEF22A" w14:textId="77777777" w:rsidR="00853306" w:rsidRPr="00853306" w:rsidRDefault="00853306" w:rsidP="00853306">
      <w:pPr>
        <w:pStyle w:val="GOSTScript"/>
        <w:rPr>
          <w:ins w:id="5878" w:author="Сатлер Марина Викторовна" w:date="2025-11-11T16:54:00Z"/>
          <w:lang w:eastAsia="ko-KR"/>
        </w:rPr>
      </w:pPr>
      <w:ins w:id="5879" w:author="Сатлер Марина Викторовна" w:date="2025-11-11T16:54:00Z">
        <w:r w:rsidRPr="00853306">
          <w:rPr>
            <w:lang w:eastAsia="ko-KR"/>
          </w:rPr>
          <w:tab/>
        </w:r>
        <w:r w:rsidRPr="00853306">
          <w:rPr>
            <w:lang w:eastAsia="ko-KR"/>
          </w:rPr>
          <w:tab/>
          <w:t>"BasicRequisites_POType": "</w:t>
        </w:r>
        <w:r>
          <w:rPr>
            <w:lang w:eastAsia="ko-KR"/>
          </w:rPr>
          <w:t>ЭДИ</w:t>
        </w:r>
        <w:r w:rsidRPr="00853306">
          <w:rPr>
            <w:lang w:eastAsia="ko-KR"/>
          </w:rPr>
          <w:t>",</w:t>
        </w:r>
      </w:ins>
    </w:p>
    <w:p w14:paraId="142D18FE" w14:textId="77777777" w:rsidR="00853306" w:rsidRPr="00853306" w:rsidRDefault="00853306" w:rsidP="00853306">
      <w:pPr>
        <w:pStyle w:val="GOSTScript"/>
        <w:rPr>
          <w:ins w:id="5880" w:author="Сатлер Марина Викторовна" w:date="2025-11-11T16:54:00Z"/>
          <w:lang w:eastAsia="ko-KR"/>
        </w:rPr>
      </w:pPr>
      <w:ins w:id="5881" w:author="Сатлер Марина Викторовна" w:date="2025-11-11T16:54:00Z">
        <w:r w:rsidRPr="00853306">
          <w:rPr>
            <w:lang w:eastAsia="ko-KR"/>
          </w:rPr>
          <w:tab/>
        </w:r>
        <w:r w:rsidRPr="00853306">
          <w:rPr>
            <w:lang w:eastAsia="ko-KR"/>
          </w:rPr>
          <w:tab/>
          <w:t>"BasicRequisites_EDType": "G101",</w:t>
        </w:r>
      </w:ins>
    </w:p>
    <w:p w14:paraId="212472C3" w14:textId="77777777" w:rsidR="00853306" w:rsidRPr="00853306" w:rsidRDefault="00853306" w:rsidP="00853306">
      <w:pPr>
        <w:pStyle w:val="GOSTScript"/>
        <w:rPr>
          <w:ins w:id="5882" w:author="Сатлер Марина Викторовна" w:date="2025-11-11T16:54:00Z"/>
          <w:lang w:eastAsia="ko-KR"/>
        </w:rPr>
      </w:pPr>
      <w:ins w:id="5883" w:author="Сатлер Марина Викторовна" w:date="2025-11-11T16:54:00Z">
        <w:r w:rsidRPr="00853306">
          <w:rPr>
            <w:lang w:eastAsia="ko-KR"/>
          </w:rPr>
          <w:tab/>
        </w:r>
        <w:r w:rsidRPr="00853306">
          <w:rPr>
            <w:lang w:eastAsia="ko-KR"/>
          </w:rPr>
          <w:tab/>
          <w:t>"OKVCd": "643",</w:t>
        </w:r>
      </w:ins>
    </w:p>
    <w:p w14:paraId="0E5355F2" w14:textId="77777777" w:rsidR="00853306" w:rsidRPr="00853306" w:rsidRDefault="00853306" w:rsidP="00853306">
      <w:pPr>
        <w:pStyle w:val="GOSTScript"/>
        <w:rPr>
          <w:ins w:id="5884" w:author="Сатлер Марина Викторовна" w:date="2025-11-11T16:54:00Z"/>
          <w:lang w:eastAsia="ko-KR"/>
        </w:rPr>
      </w:pPr>
      <w:ins w:id="5885" w:author="Сатлер Марина Викторовна" w:date="2025-11-11T16:54:00Z">
        <w:r w:rsidRPr="00853306">
          <w:rPr>
            <w:lang w:eastAsia="ko-KR"/>
          </w:rPr>
          <w:tab/>
        </w:r>
        <w:r w:rsidRPr="00853306">
          <w:rPr>
            <w:lang w:eastAsia="ko-KR"/>
          </w:rPr>
          <w:tab/>
          <w:t>"StmInfrmtn_AccessLevelStereotype": 0,</w:t>
        </w:r>
      </w:ins>
    </w:p>
    <w:p w14:paraId="2E14D3BF" w14:textId="77777777" w:rsidR="00853306" w:rsidRPr="00853306" w:rsidRDefault="00853306" w:rsidP="00853306">
      <w:pPr>
        <w:pStyle w:val="GOSTScript"/>
        <w:rPr>
          <w:ins w:id="5886" w:author="Сатлер Марина Викторовна" w:date="2025-11-11T16:54:00Z"/>
          <w:lang w:eastAsia="ko-KR"/>
        </w:rPr>
      </w:pPr>
      <w:ins w:id="5887" w:author="Сатлер Марина Викторовна" w:date="2025-11-11T16:54:00Z">
        <w:r w:rsidRPr="00853306">
          <w:rPr>
            <w:lang w:eastAsia="ko-KR"/>
          </w:rPr>
          <w:tab/>
        </w:r>
        <w:r w:rsidRPr="00853306">
          <w:rPr>
            <w:lang w:eastAsia="ko-KR"/>
          </w:rPr>
          <w:tab/>
          <w:t>"paCentre": true,</w:t>
        </w:r>
      </w:ins>
    </w:p>
    <w:p w14:paraId="700C0E04" w14:textId="77777777" w:rsidR="00853306" w:rsidRPr="00853306" w:rsidRDefault="00853306" w:rsidP="00853306">
      <w:pPr>
        <w:pStyle w:val="GOSTScript"/>
        <w:rPr>
          <w:ins w:id="5888" w:author="Сатлер Марина Викторовна" w:date="2025-11-11T16:54:00Z"/>
          <w:lang w:eastAsia="ko-KR"/>
        </w:rPr>
      </w:pPr>
      <w:ins w:id="5889" w:author="Сатлер Марина Викторовна" w:date="2025-11-11T16:54:00Z">
        <w:r w:rsidRPr="00853306">
          <w:rPr>
            <w:lang w:eastAsia="ko-KR"/>
          </w:rPr>
          <w:tab/>
        </w:r>
        <w:r w:rsidRPr="00853306">
          <w:rPr>
            <w:lang w:eastAsia="ko-KR"/>
          </w:rPr>
          <w:tab/>
          <w:t>"Sum": 50000.00,</w:t>
        </w:r>
      </w:ins>
    </w:p>
    <w:p w14:paraId="1982A22C" w14:textId="77777777" w:rsidR="00853306" w:rsidRPr="00853306" w:rsidRDefault="00853306" w:rsidP="00853306">
      <w:pPr>
        <w:pStyle w:val="GOSTScript"/>
        <w:rPr>
          <w:ins w:id="5890" w:author="Сатлер Марина Викторовна" w:date="2025-11-11T16:54:00Z"/>
          <w:lang w:eastAsia="ko-KR"/>
        </w:rPr>
      </w:pPr>
      <w:ins w:id="5891" w:author="Сатлер Марина Викторовна" w:date="2025-11-11T16:54:00Z">
        <w:r w:rsidRPr="00853306">
          <w:rPr>
            <w:lang w:eastAsia="ko-KR"/>
          </w:rPr>
          <w:tab/>
        </w:r>
        <w:r w:rsidRPr="00853306">
          <w:rPr>
            <w:lang w:eastAsia="ko-KR"/>
          </w:rPr>
          <w:tab/>
          <w:t>"Sum_Rub": 50000.00,</w:t>
        </w:r>
      </w:ins>
    </w:p>
    <w:p w14:paraId="4394290F" w14:textId="77777777" w:rsidR="00853306" w:rsidRPr="00853306" w:rsidRDefault="00853306" w:rsidP="00853306">
      <w:pPr>
        <w:pStyle w:val="GOSTScript"/>
        <w:rPr>
          <w:ins w:id="5892" w:author="Сатлер Марина Викторовна" w:date="2025-11-11T16:54:00Z"/>
          <w:lang w:eastAsia="ko-KR"/>
        </w:rPr>
      </w:pPr>
      <w:ins w:id="5893" w:author="Сатлер Марина Викторовна" w:date="2025-11-11T16:54:00Z">
        <w:r w:rsidRPr="00853306">
          <w:rPr>
            <w:lang w:eastAsia="ko-KR"/>
          </w:rPr>
          <w:tab/>
        </w:r>
        <w:r w:rsidRPr="00853306">
          <w:rPr>
            <w:lang w:eastAsia="ko-KR"/>
          </w:rPr>
          <w:tab/>
          <w:t>"Payer": [</w:t>
        </w:r>
      </w:ins>
    </w:p>
    <w:p w14:paraId="25F7EB55" w14:textId="77777777" w:rsidR="00853306" w:rsidRPr="00853306" w:rsidRDefault="00853306" w:rsidP="00853306">
      <w:pPr>
        <w:pStyle w:val="GOSTScript"/>
        <w:rPr>
          <w:ins w:id="5894" w:author="Сатлер Марина Викторовна" w:date="2025-11-11T16:54:00Z"/>
          <w:lang w:eastAsia="ko-KR"/>
        </w:rPr>
      </w:pPr>
      <w:ins w:id="5895" w:author="Сатлер Марина Викторовна" w:date="2025-11-11T16:54:00Z">
        <w:r w:rsidRPr="00853306">
          <w:rPr>
            <w:lang w:eastAsia="ko-KR"/>
          </w:rPr>
          <w:tab/>
        </w:r>
        <w:r w:rsidRPr="00853306">
          <w:rPr>
            <w:lang w:eastAsia="ko-KR"/>
          </w:rPr>
          <w:tab/>
        </w:r>
        <w:r w:rsidRPr="00853306">
          <w:rPr>
            <w:lang w:eastAsia="ko-KR"/>
          </w:rPr>
          <w:tab/>
          <w:t>{</w:t>
        </w:r>
      </w:ins>
    </w:p>
    <w:p w14:paraId="330BEF46" w14:textId="77777777" w:rsidR="00853306" w:rsidRPr="00853306" w:rsidRDefault="00853306" w:rsidP="00853306">
      <w:pPr>
        <w:pStyle w:val="GOSTScript"/>
        <w:rPr>
          <w:ins w:id="5896" w:author="Сатлер Марина Викторовна" w:date="2025-11-11T16:54:00Z"/>
          <w:lang w:eastAsia="ko-KR"/>
        </w:rPr>
      </w:pPr>
      <w:ins w:id="5897" w:author="Сатлер Марина Викторовна" w:date="2025-11-11T16:54:00Z">
        <w:r w:rsidRPr="00853306">
          <w:rPr>
            <w:lang w:eastAsia="ko-KR"/>
          </w:rPr>
          <w:tab/>
        </w:r>
        <w:r w:rsidRPr="00853306">
          <w:rPr>
            <w:lang w:eastAsia="ko-KR"/>
          </w:rPr>
          <w:tab/>
        </w:r>
        <w:r w:rsidRPr="00853306">
          <w:rPr>
            <w:lang w:eastAsia="ko-KR"/>
          </w:rPr>
          <w:tab/>
        </w:r>
        <w:r w:rsidRPr="00853306">
          <w:rPr>
            <w:lang w:eastAsia="ko-KR"/>
          </w:rPr>
          <w:tab/>
          <w:t>"Payer_TOFK": "6200",</w:t>
        </w:r>
      </w:ins>
    </w:p>
    <w:p w14:paraId="6BE730A3" w14:textId="77777777" w:rsidR="00853306" w:rsidRPr="00853306" w:rsidRDefault="00853306" w:rsidP="00853306">
      <w:pPr>
        <w:pStyle w:val="GOSTScript"/>
        <w:rPr>
          <w:ins w:id="5898" w:author="Сатлер Марина Викторовна" w:date="2025-11-11T16:54:00Z"/>
          <w:lang w:eastAsia="ko-KR"/>
        </w:rPr>
      </w:pPr>
      <w:ins w:id="5899" w:author="Сатлер Марина Викторовна" w:date="2025-11-11T16:54:00Z">
        <w:r w:rsidRPr="00853306">
          <w:rPr>
            <w:lang w:eastAsia="ko-KR"/>
          </w:rPr>
          <w:tab/>
        </w:r>
        <w:r w:rsidRPr="00853306">
          <w:rPr>
            <w:lang w:eastAsia="ko-KR"/>
          </w:rPr>
          <w:tab/>
        </w:r>
        <w:r w:rsidRPr="00853306">
          <w:rPr>
            <w:lang w:eastAsia="ko-KR"/>
          </w:rPr>
          <w:tab/>
        </w:r>
        <w:r w:rsidRPr="00853306">
          <w:rPr>
            <w:lang w:eastAsia="ko-KR"/>
          </w:rPr>
          <w:tab/>
          <w:t>"Payer_CheckAcc": "03212643000000016200",</w:t>
        </w:r>
      </w:ins>
    </w:p>
    <w:p w14:paraId="1F41BFBF" w14:textId="77777777" w:rsidR="00853306" w:rsidRPr="00853306" w:rsidRDefault="00853306" w:rsidP="00853306">
      <w:pPr>
        <w:pStyle w:val="GOSTScript"/>
        <w:rPr>
          <w:ins w:id="5900" w:author="Сатлер Марина Викторовна" w:date="2025-11-11T16:54:00Z"/>
          <w:lang w:eastAsia="ko-KR"/>
        </w:rPr>
      </w:pPr>
      <w:ins w:id="5901" w:author="Сатлер Марина Викторовна" w:date="2025-11-11T16:54:00Z">
        <w:r w:rsidRPr="00853306">
          <w:rPr>
            <w:lang w:eastAsia="ko-KR"/>
          </w:rPr>
          <w:tab/>
        </w:r>
        <w:r w:rsidRPr="00853306">
          <w:rPr>
            <w:lang w:eastAsia="ko-KR"/>
          </w:rPr>
          <w:tab/>
        </w:r>
        <w:r w:rsidRPr="00853306">
          <w:rPr>
            <w:lang w:eastAsia="ko-KR"/>
          </w:rPr>
          <w:tab/>
        </w:r>
        <w:r w:rsidRPr="00853306">
          <w:rPr>
            <w:lang w:eastAsia="ko-KR"/>
          </w:rPr>
          <w:tab/>
          <w:t>"Payer_Bank_CheckAcc": "40102643000000017400",</w:t>
        </w:r>
      </w:ins>
    </w:p>
    <w:p w14:paraId="3865D6D5" w14:textId="77777777" w:rsidR="00853306" w:rsidRPr="00853306" w:rsidRDefault="00853306" w:rsidP="00853306">
      <w:pPr>
        <w:pStyle w:val="GOSTScript"/>
        <w:rPr>
          <w:ins w:id="5902" w:author="Сатлер Марина Викторовна" w:date="2025-11-11T16:54:00Z"/>
          <w:lang w:eastAsia="ko-KR"/>
        </w:rPr>
      </w:pPr>
      <w:ins w:id="5903" w:author="Сатлер Марина Викторовна" w:date="2025-11-11T16:54:00Z">
        <w:r w:rsidRPr="00853306">
          <w:rPr>
            <w:lang w:eastAsia="ko-KR"/>
          </w:rPr>
          <w:tab/>
        </w:r>
        <w:r w:rsidRPr="00853306">
          <w:rPr>
            <w:lang w:eastAsia="ko-KR"/>
          </w:rPr>
          <w:tab/>
        </w:r>
        <w:r w:rsidRPr="00853306">
          <w:rPr>
            <w:lang w:eastAsia="ko-KR"/>
          </w:rPr>
          <w:tab/>
        </w:r>
        <w:r w:rsidRPr="00853306">
          <w:rPr>
            <w:lang w:eastAsia="ko-KR"/>
          </w:rPr>
          <w:tab/>
          <w:t>"NVS_Guid": "f3a4ie5d-0253-4699-948c-vv72qba94f54",</w:t>
        </w:r>
      </w:ins>
    </w:p>
    <w:p w14:paraId="35EF780E" w14:textId="3E6DF1D5" w:rsidR="00853306" w:rsidRPr="0056017F" w:rsidRDefault="00853306" w:rsidP="00853306">
      <w:pPr>
        <w:pStyle w:val="GOSTScript"/>
        <w:rPr>
          <w:ins w:id="5904" w:author="Сказецкая Наталья Камилевна" w:date="2026-03-31T15:02:00Z"/>
          <w:lang w:eastAsia="ko-KR"/>
        </w:rPr>
      </w:pPr>
      <w:ins w:id="5905" w:author="Сатлер Марина Викторовна" w:date="2025-11-11T16:54:00Z">
        <w:r w:rsidRPr="00853306">
          <w:rPr>
            <w:lang w:eastAsia="ko-KR"/>
          </w:rPr>
          <w:tab/>
        </w:r>
        <w:r w:rsidRPr="00853306">
          <w:rPr>
            <w:lang w:eastAsia="ko-KR"/>
          </w:rPr>
          <w:tab/>
        </w:r>
        <w:r w:rsidRPr="00853306">
          <w:rPr>
            <w:lang w:eastAsia="ko-KR"/>
          </w:rPr>
          <w:tab/>
        </w:r>
        <w:r w:rsidRPr="00853306">
          <w:rPr>
            <w:lang w:eastAsia="ko-KR"/>
          </w:rPr>
          <w:tab/>
        </w:r>
        <w:r>
          <w:rPr>
            <w:lang w:eastAsia="ko-KR"/>
          </w:rPr>
          <w:t>"NVS_Date": "2026-10-13"</w:t>
        </w:r>
      </w:ins>
      <w:ins w:id="5906" w:author="Сказецкая Наталья Камилевна" w:date="2026-03-31T15:02:00Z">
        <w:r w:rsidR="00597CCD" w:rsidRPr="0056017F">
          <w:rPr>
            <w:lang w:eastAsia="ko-KR"/>
          </w:rPr>
          <w:t>,</w:t>
        </w:r>
      </w:ins>
    </w:p>
    <w:p w14:paraId="1AE35538" w14:textId="63531045" w:rsidR="00597CCD" w:rsidRPr="00E3166E" w:rsidRDefault="00597CCD" w:rsidP="00853306">
      <w:pPr>
        <w:pStyle w:val="GOSTScript"/>
        <w:rPr>
          <w:ins w:id="5907" w:author="Сатлер Марина Викторовна" w:date="2025-11-11T16:54:00Z"/>
          <w:lang w:eastAsia="ko-KR"/>
        </w:rPr>
      </w:pPr>
      <w:ins w:id="5908" w:author="Сказецкая Наталья Камилевна" w:date="2026-03-31T15:02:00Z">
        <w:r w:rsidRPr="00E3166E">
          <w:rPr>
            <w:lang w:eastAsia="ko-KR"/>
          </w:rPr>
          <w:t xml:space="preserve">    </w:t>
        </w:r>
        <w:r>
          <w:rPr>
            <w:lang w:eastAsia="ko-KR"/>
          </w:rPr>
          <w:t>"</w:t>
        </w:r>
      </w:ins>
      <w:ins w:id="5909" w:author="Сказецкая Наталья Камилевна" w:date="2026-03-31T15:05:00Z">
        <w:r w:rsidR="00E3166E" w:rsidRPr="00442DE9">
          <w:rPr>
            <w:bCs/>
            <w:szCs w:val="22"/>
          </w:rPr>
          <w:t>Payer_CheckAcc_Nps_Sign</w:t>
        </w:r>
      </w:ins>
      <w:ins w:id="5910" w:author="Сказецкая Наталья Камилевна" w:date="2026-03-31T15:02:00Z">
        <w:r w:rsidR="00E3166E">
          <w:rPr>
            <w:lang w:eastAsia="ko-KR"/>
          </w:rPr>
          <w:t>": "</w:t>
        </w:r>
      </w:ins>
      <w:ins w:id="5911" w:author="Сказецкая Наталья Камилевна" w:date="2026-03-31T15:05:00Z">
        <w:r w:rsidR="00E3166E" w:rsidRPr="0056017F">
          <w:rPr>
            <w:lang w:eastAsia="ko-KR"/>
          </w:rPr>
          <w:t>1</w:t>
        </w:r>
      </w:ins>
      <w:ins w:id="5912" w:author="Сказецкая Наталья Камилевна" w:date="2026-03-31T15:02:00Z">
        <w:r>
          <w:rPr>
            <w:lang w:eastAsia="ko-KR"/>
          </w:rPr>
          <w:t>"</w:t>
        </w:r>
      </w:ins>
    </w:p>
    <w:p w14:paraId="3EDD8049" w14:textId="77777777" w:rsidR="00853306" w:rsidRDefault="00853306" w:rsidP="00853306">
      <w:pPr>
        <w:pStyle w:val="GOSTScript"/>
        <w:rPr>
          <w:ins w:id="5913" w:author="Сатлер Марина Викторовна" w:date="2025-11-11T16:54:00Z"/>
          <w:lang w:eastAsia="ko-KR"/>
        </w:rPr>
      </w:pPr>
      <w:ins w:id="5914" w:author="Сатлер Марина Викторовна" w:date="2025-11-11T16:54:00Z">
        <w:r>
          <w:rPr>
            <w:lang w:eastAsia="ko-KR"/>
          </w:rPr>
          <w:tab/>
        </w:r>
        <w:r>
          <w:rPr>
            <w:lang w:eastAsia="ko-KR"/>
          </w:rPr>
          <w:tab/>
        </w:r>
        <w:r>
          <w:rPr>
            <w:lang w:eastAsia="ko-KR"/>
          </w:rPr>
          <w:tab/>
          <w:t>}</w:t>
        </w:r>
      </w:ins>
    </w:p>
    <w:p w14:paraId="528F4A22" w14:textId="77777777" w:rsidR="00853306" w:rsidRDefault="00853306" w:rsidP="00853306">
      <w:pPr>
        <w:pStyle w:val="GOSTScript"/>
        <w:rPr>
          <w:ins w:id="5915" w:author="Сатлер Марина Викторовна" w:date="2025-11-11T16:54:00Z"/>
          <w:lang w:eastAsia="ko-KR"/>
        </w:rPr>
      </w:pPr>
      <w:ins w:id="5916" w:author="Сатлер Марина Викторовна" w:date="2025-11-11T16:54:00Z">
        <w:r>
          <w:rPr>
            <w:lang w:eastAsia="ko-KR"/>
          </w:rPr>
          <w:tab/>
        </w:r>
        <w:r>
          <w:rPr>
            <w:lang w:eastAsia="ko-KR"/>
          </w:rPr>
          <w:tab/>
          <w:t>],</w:t>
        </w:r>
      </w:ins>
    </w:p>
    <w:p w14:paraId="5E1BDD7B" w14:textId="77777777" w:rsidR="00853306" w:rsidRDefault="00853306" w:rsidP="00853306">
      <w:pPr>
        <w:pStyle w:val="GOSTScript"/>
        <w:rPr>
          <w:ins w:id="5917" w:author="Сатлер Марина Викторовна" w:date="2025-11-11T16:54:00Z"/>
          <w:lang w:eastAsia="ko-KR"/>
        </w:rPr>
      </w:pPr>
      <w:ins w:id="5918" w:author="Сатлер Марина Викторовна" w:date="2025-11-11T16:54:00Z">
        <w:r>
          <w:rPr>
            <w:lang w:eastAsia="ko-KR"/>
          </w:rPr>
          <w:tab/>
        </w:r>
        <w:r>
          <w:rPr>
            <w:lang w:eastAsia="ko-KR"/>
          </w:rPr>
          <w:tab/>
          <w:t>"DRub_CheckAcc": "30000810645950000001"</w:t>
        </w:r>
      </w:ins>
    </w:p>
    <w:p w14:paraId="6E0C9D6F" w14:textId="77777777" w:rsidR="00853306" w:rsidRDefault="00853306" w:rsidP="00853306">
      <w:pPr>
        <w:pStyle w:val="GOSTScript"/>
        <w:rPr>
          <w:ins w:id="5919" w:author="Сатлер Марина Викторовна" w:date="2025-11-11T16:54:00Z"/>
          <w:lang w:eastAsia="ko-KR"/>
        </w:rPr>
      </w:pPr>
      <w:ins w:id="5920" w:author="Сатлер Марина Викторовна" w:date="2025-11-11T16:54:00Z">
        <w:r>
          <w:rPr>
            <w:lang w:eastAsia="ko-KR"/>
          </w:rPr>
          <w:tab/>
          <w:t>}</w:t>
        </w:r>
      </w:ins>
    </w:p>
    <w:p w14:paraId="673D51F6" w14:textId="75009EC9" w:rsidR="006B7E22" w:rsidRPr="006B7E22" w:rsidRDefault="00853306" w:rsidP="00853306">
      <w:pPr>
        <w:pStyle w:val="GOSTScript"/>
        <w:rPr>
          <w:lang w:eastAsia="ko-KR"/>
        </w:rPr>
      </w:pPr>
      <w:ins w:id="5921" w:author="Сатлер Марина Викторовна" w:date="2025-11-11T16:54:00Z">
        <w:r>
          <w:rPr>
            <w:lang w:eastAsia="ko-KR"/>
          </w:rPr>
          <w:t>}</w:t>
        </w:r>
      </w:ins>
    </w:p>
    <w:p w14:paraId="21A93353" w14:textId="3BB239CB" w:rsidR="00F33AE9" w:rsidRDefault="00F33AE9" w:rsidP="00F33AE9">
      <w:pPr>
        <w:pStyle w:val="31"/>
      </w:pPr>
      <w:bookmarkStart w:id="5922" w:name="_Toc226564502"/>
      <w:r w:rsidRPr="00601F01">
        <w:t xml:space="preserve">Перечень параметров тела запроса (Document) </w:t>
      </w:r>
      <w:r>
        <w:t xml:space="preserve">в </w:t>
      </w:r>
      <w:r>
        <w:rPr>
          <w:lang w:val="en-US"/>
        </w:rPr>
        <w:t>SVAP</w:t>
      </w:r>
      <w:r>
        <w:t xml:space="preserve"> ФБ </w:t>
      </w:r>
      <w:r w:rsidR="00294A0D">
        <w:t xml:space="preserve">(СПС) </w:t>
      </w:r>
      <w:r w:rsidRPr="00601F01">
        <w:t>по документ</w:t>
      </w:r>
      <w:r>
        <w:t>ам</w:t>
      </w:r>
      <w:bookmarkEnd w:id="1646"/>
      <w:bookmarkEnd w:id="1647"/>
      <w:bookmarkEnd w:id="5922"/>
    </w:p>
    <w:p w14:paraId="37DF31A5" w14:textId="77777777" w:rsidR="00A75E56" w:rsidRPr="00587311" w:rsidRDefault="00A75E56" w:rsidP="00A75E56">
      <w:pPr>
        <w:pStyle w:val="41"/>
      </w:pPr>
      <w:bookmarkStart w:id="5923" w:name="_Toc226564503"/>
      <w:r w:rsidRPr="00587311">
        <w:t xml:space="preserve">«Заявление на исполнение Казначейского обеспечения обязательств» (ф. 0506109) </w:t>
      </w:r>
      <w:r w:rsidRPr="00B20B4F">
        <w:rPr>
          <w:rStyle w:val="GOSTTablenorm0"/>
          <w:sz w:val="26"/>
        </w:rPr>
        <w:t>TSE_0506109_D033</w:t>
      </w:r>
      <w:bookmarkEnd w:id="5923"/>
    </w:p>
    <w:p w14:paraId="088069C7" w14:textId="21853920" w:rsidR="00A75E56" w:rsidRDefault="00A75E56" w:rsidP="00A75E56">
      <w:pPr>
        <w:pStyle w:val="51"/>
        <w:rPr>
          <w:rStyle w:val="GOSTTablenorm0"/>
          <w:sz w:val="24"/>
        </w:rPr>
      </w:pPr>
      <w:bookmarkStart w:id="5924" w:name="_Toc226564504"/>
      <w:r w:rsidRPr="00587311">
        <w:t xml:space="preserve">Перечень параметров тела запроса (Document) по документу «Заявление на исполнение Казначейского обеспечения обязательств» (ф. 0506109) </w:t>
      </w:r>
      <w:r w:rsidRPr="00B20B4F">
        <w:rPr>
          <w:rStyle w:val="GOSTTablenorm0"/>
          <w:sz w:val="24"/>
        </w:rPr>
        <w:t>TSE_0506109_D033</w:t>
      </w:r>
      <w:bookmarkEnd w:id="5924"/>
    </w:p>
    <w:tbl>
      <w:tblPr>
        <w:tblStyle w:val="GOSTTable"/>
        <w:tblW w:w="5000" w:type="pct"/>
        <w:tblLayout w:type="fixed"/>
        <w:tblLook w:val="07E0" w:firstRow="1" w:lastRow="1" w:firstColumn="1" w:lastColumn="1" w:noHBand="1" w:noVBand="1"/>
      </w:tblPr>
      <w:tblGrid>
        <w:gridCol w:w="3453"/>
        <w:gridCol w:w="2354"/>
        <w:gridCol w:w="1629"/>
        <w:gridCol w:w="979"/>
        <w:gridCol w:w="979"/>
        <w:gridCol w:w="6300"/>
      </w:tblGrid>
      <w:tr w:rsidR="00A75E56" w:rsidRPr="00B412B2" w14:paraId="31CBBBC8" w14:textId="77777777" w:rsidTr="007E0892">
        <w:trPr>
          <w:cnfStyle w:val="100000000000" w:firstRow="1" w:lastRow="0" w:firstColumn="0" w:lastColumn="0" w:oddVBand="0" w:evenVBand="0" w:oddHBand="0" w:evenHBand="0" w:firstRowFirstColumn="0" w:firstRowLastColumn="0" w:lastRowFirstColumn="0" w:lastRowLastColumn="0"/>
          <w:trHeight w:val="1002"/>
        </w:trPr>
        <w:tc>
          <w:tcPr>
            <w:tcW w:w="1100" w:type="pct"/>
          </w:tcPr>
          <w:p w14:paraId="3DCBAF9F" w14:textId="77777777" w:rsidR="00A75E56" w:rsidRPr="00B412B2" w:rsidRDefault="00A75E56" w:rsidP="007E0892">
            <w:pPr>
              <w:pStyle w:val="GOSTTableHead"/>
              <w:rPr>
                <w:szCs w:val="22"/>
              </w:rPr>
            </w:pPr>
            <w:r>
              <w:rPr>
                <w:szCs w:val="22"/>
              </w:rPr>
              <w:t>Параметр</w:t>
            </w:r>
          </w:p>
        </w:tc>
        <w:tc>
          <w:tcPr>
            <w:tcW w:w="750" w:type="pct"/>
            <w:hideMark/>
          </w:tcPr>
          <w:p w14:paraId="4A1D3AD5" w14:textId="77777777" w:rsidR="00A75E56" w:rsidRPr="00B412B2" w:rsidRDefault="00A75E56" w:rsidP="007E0892">
            <w:pPr>
              <w:pStyle w:val="GOSTTableHead"/>
              <w:rPr>
                <w:szCs w:val="22"/>
              </w:rPr>
            </w:pPr>
            <w:r w:rsidRPr="00B412B2">
              <w:rPr>
                <w:szCs w:val="22"/>
              </w:rPr>
              <w:t>Название тэга</w:t>
            </w:r>
          </w:p>
        </w:tc>
        <w:tc>
          <w:tcPr>
            <w:tcW w:w="519" w:type="pct"/>
            <w:hideMark/>
          </w:tcPr>
          <w:p w14:paraId="5E66CF93" w14:textId="77777777" w:rsidR="00A75E56" w:rsidRPr="00B412B2" w:rsidRDefault="00A75E56" w:rsidP="007E0892">
            <w:pPr>
              <w:pStyle w:val="GOSTTableHead"/>
              <w:rPr>
                <w:szCs w:val="22"/>
              </w:rPr>
            </w:pPr>
            <w:r w:rsidRPr="00B412B2">
              <w:rPr>
                <w:szCs w:val="22"/>
              </w:rPr>
              <w:t>Тип данных</w:t>
            </w:r>
          </w:p>
        </w:tc>
        <w:tc>
          <w:tcPr>
            <w:tcW w:w="312" w:type="pct"/>
          </w:tcPr>
          <w:p w14:paraId="29361E35" w14:textId="77777777" w:rsidR="00A75E56" w:rsidRPr="00B412B2" w:rsidRDefault="00A75E56" w:rsidP="007E0892">
            <w:pPr>
              <w:pStyle w:val="GOSTTableHead"/>
              <w:rPr>
                <w:szCs w:val="22"/>
              </w:rPr>
            </w:pPr>
            <w:r w:rsidRPr="00B412B2">
              <w:rPr>
                <w:szCs w:val="22"/>
              </w:rPr>
              <w:t>Обязательность</w:t>
            </w:r>
          </w:p>
        </w:tc>
        <w:tc>
          <w:tcPr>
            <w:tcW w:w="312" w:type="pct"/>
            <w:hideMark/>
          </w:tcPr>
          <w:p w14:paraId="1C31AEFF" w14:textId="77777777" w:rsidR="00A75E56" w:rsidRPr="00B412B2" w:rsidRDefault="00A75E56" w:rsidP="007E0892">
            <w:pPr>
              <w:pStyle w:val="GOSTTableHead"/>
              <w:rPr>
                <w:szCs w:val="22"/>
              </w:rPr>
            </w:pPr>
            <w:r w:rsidRPr="00B412B2">
              <w:rPr>
                <w:szCs w:val="22"/>
              </w:rPr>
              <w:t>Размерность</w:t>
            </w:r>
          </w:p>
        </w:tc>
        <w:tc>
          <w:tcPr>
            <w:tcW w:w="2007" w:type="pct"/>
          </w:tcPr>
          <w:p w14:paraId="39133B03" w14:textId="77777777" w:rsidR="00A75E56" w:rsidRPr="00B412B2" w:rsidRDefault="00A75E56" w:rsidP="007E0892">
            <w:pPr>
              <w:pStyle w:val="GOSTTableHead"/>
              <w:rPr>
                <w:szCs w:val="22"/>
              </w:rPr>
            </w:pPr>
            <w:r w:rsidRPr="00B412B2">
              <w:rPr>
                <w:szCs w:val="22"/>
              </w:rPr>
              <w:t>Описание</w:t>
            </w:r>
          </w:p>
        </w:tc>
      </w:tr>
      <w:tr w:rsidR="00A75E56" w:rsidRPr="00B9499D" w14:paraId="55E41368" w14:textId="77777777" w:rsidTr="007E0892">
        <w:tc>
          <w:tcPr>
            <w:tcW w:w="1100" w:type="pct"/>
          </w:tcPr>
          <w:p w14:paraId="6FEFAB64" w14:textId="77777777" w:rsidR="00A75E56" w:rsidRPr="00B828DD" w:rsidRDefault="00A75E56" w:rsidP="007E0892">
            <w:pPr>
              <w:pStyle w:val="GOSTTablenorm"/>
            </w:pPr>
            <w:r w:rsidRPr="00B9499D">
              <w:rPr>
                <w:szCs w:val="22"/>
              </w:rPr>
              <w:t>Номер документа</w:t>
            </w:r>
          </w:p>
        </w:tc>
        <w:tc>
          <w:tcPr>
            <w:tcW w:w="750" w:type="pct"/>
          </w:tcPr>
          <w:p w14:paraId="588EFCF5" w14:textId="77777777" w:rsidR="00A75E56" w:rsidRPr="0009288F" w:rsidRDefault="00A75E56" w:rsidP="007E0892">
            <w:pPr>
              <w:pStyle w:val="GOSTTablenorm"/>
            </w:pPr>
            <w:r w:rsidRPr="00C453B6">
              <w:rPr>
                <w:szCs w:val="22"/>
              </w:rPr>
              <w:t>HP_DOCNUM</w:t>
            </w:r>
          </w:p>
        </w:tc>
        <w:tc>
          <w:tcPr>
            <w:tcW w:w="519" w:type="pct"/>
          </w:tcPr>
          <w:p w14:paraId="008B36EC" w14:textId="77777777" w:rsidR="00A75E56" w:rsidRPr="00B9499D" w:rsidRDefault="00A75E56" w:rsidP="007E0892">
            <w:pPr>
              <w:pStyle w:val="GOSTTablenorm"/>
            </w:pPr>
            <w:r w:rsidRPr="00B9499D">
              <w:rPr>
                <w:szCs w:val="22"/>
              </w:rPr>
              <w:t>Строка</w:t>
            </w:r>
          </w:p>
        </w:tc>
        <w:tc>
          <w:tcPr>
            <w:tcW w:w="312" w:type="pct"/>
          </w:tcPr>
          <w:p w14:paraId="77C6AF22" w14:textId="77777777" w:rsidR="00A75E56" w:rsidRPr="00B9499D" w:rsidRDefault="00A75E56" w:rsidP="007E0892">
            <w:pPr>
              <w:pStyle w:val="GOSTTablenorm"/>
            </w:pPr>
            <w:r w:rsidRPr="00B9499D">
              <w:rPr>
                <w:szCs w:val="22"/>
              </w:rPr>
              <w:t>Да</w:t>
            </w:r>
          </w:p>
        </w:tc>
        <w:tc>
          <w:tcPr>
            <w:tcW w:w="312" w:type="pct"/>
          </w:tcPr>
          <w:p w14:paraId="1C399C6C" w14:textId="77777777" w:rsidR="00A75E56" w:rsidRPr="00B9499D" w:rsidRDefault="00A75E56" w:rsidP="007E0892">
            <w:pPr>
              <w:pStyle w:val="GOSTTablenorm"/>
            </w:pPr>
            <w:r w:rsidRPr="00B9499D">
              <w:rPr>
                <w:szCs w:val="22"/>
              </w:rPr>
              <w:t>&lt;=</w:t>
            </w:r>
            <w:r>
              <w:rPr>
                <w:szCs w:val="22"/>
              </w:rPr>
              <w:t>50</w:t>
            </w:r>
          </w:p>
        </w:tc>
        <w:tc>
          <w:tcPr>
            <w:tcW w:w="2007" w:type="pct"/>
          </w:tcPr>
          <w:p w14:paraId="69329DFE" w14:textId="77777777" w:rsidR="00A75E56" w:rsidRPr="00B9499D" w:rsidRDefault="00A75E56" w:rsidP="007E0892">
            <w:pPr>
              <w:pStyle w:val="GOSTTablenorm"/>
            </w:pPr>
            <w:r w:rsidRPr="00B9499D">
              <w:t>Указывается номер документа</w:t>
            </w:r>
          </w:p>
        </w:tc>
      </w:tr>
      <w:tr w:rsidR="00A75E56" w:rsidRPr="009E4B64" w14:paraId="508D33A4" w14:textId="77777777" w:rsidTr="007E0892">
        <w:tc>
          <w:tcPr>
            <w:tcW w:w="1100" w:type="pct"/>
          </w:tcPr>
          <w:p w14:paraId="29C95978" w14:textId="77777777" w:rsidR="00A75E56" w:rsidRPr="00D34E79" w:rsidRDefault="00A75E56" w:rsidP="007E0892">
            <w:pPr>
              <w:pStyle w:val="GOSTTablenorm"/>
              <w:rPr>
                <w:szCs w:val="22"/>
              </w:rPr>
            </w:pPr>
            <w:r w:rsidRPr="00B9499D">
              <w:rPr>
                <w:szCs w:val="22"/>
              </w:rPr>
              <w:t>Дата документа</w:t>
            </w:r>
          </w:p>
        </w:tc>
        <w:tc>
          <w:tcPr>
            <w:tcW w:w="750" w:type="pct"/>
          </w:tcPr>
          <w:p w14:paraId="2C7A1E85" w14:textId="77777777" w:rsidR="00A75E56" w:rsidRPr="0009288F" w:rsidRDefault="00A75E56" w:rsidP="007E0892">
            <w:pPr>
              <w:pStyle w:val="GOSTTablenorm"/>
            </w:pPr>
            <w:r w:rsidRPr="00C453B6">
              <w:rPr>
                <w:szCs w:val="22"/>
              </w:rPr>
              <w:t>HP_DOCDATE</w:t>
            </w:r>
          </w:p>
        </w:tc>
        <w:tc>
          <w:tcPr>
            <w:tcW w:w="519" w:type="pct"/>
          </w:tcPr>
          <w:p w14:paraId="63F1AA8F" w14:textId="77777777" w:rsidR="00A75E56" w:rsidRPr="00B9499D" w:rsidRDefault="00A75E56" w:rsidP="007E0892">
            <w:pPr>
              <w:pStyle w:val="GOSTTablenorm"/>
              <w:rPr>
                <w:bCs/>
                <w:szCs w:val="22"/>
              </w:rPr>
            </w:pPr>
            <w:r w:rsidRPr="00877A88">
              <w:t>Дата</w:t>
            </w:r>
          </w:p>
        </w:tc>
        <w:tc>
          <w:tcPr>
            <w:tcW w:w="312" w:type="pct"/>
          </w:tcPr>
          <w:p w14:paraId="49290C69" w14:textId="77777777" w:rsidR="00A75E56" w:rsidRPr="00B9499D" w:rsidRDefault="00A75E56" w:rsidP="007E0892">
            <w:pPr>
              <w:pStyle w:val="GOSTTablenorm"/>
              <w:rPr>
                <w:szCs w:val="22"/>
              </w:rPr>
            </w:pPr>
            <w:r w:rsidRPr="00B9499D">
              <w:rPr>
                <w:szCs w:val="22"/>
              </w:rPr>
              <w:t>Да</w:t>
            </w:r>
          </w:p>
        </w:tc>
        <w:tc>
          <w:tcPr>
            <w:tcW w:w="312" w:type="pct"/>
          </w:tcPr>
          <w:p w14:paraId="46CDF787" w14:textId="77777777" w:rsidR="00A75E56" w:rsidRPr="00B9499D" w:rsidRDefault="00A75E56" w:rsidP="007E0892">
            <w:pPr>
              <w:pStyle w:val="GOSTTablenorm"/>
            </w:pPr>
          </w:p>
        </w:tc>
        <w:tc>
          <w:tcPr>
            <w:tcW w:w="2007" w:type="pct"/>
          </w:tcPr>
          <w:p w14:paraId="669DD8A6" w14:textId="77777777" w:rsidR="00A75E56" w:rsidRPr="009E4B64" w:rsidRDefault="00A75E56" w:rsidP="007E0892">
            <w:pPr>
              <w:pStyle w:val="GOSTTablenorm"/>
              <w:rPr>
                <w:szCs w:val="22"/>
              </w:rPr>
            </w:pPr>
            <w:r w:rsidRPr="00B9499D">
              <w:rPr>
                <w:szCs w:val="22"/>
              </w:rPr>
              <w:t>Указывается дата</w:t>
            </w:r>
            <w:r>
              <w:rPr>
                <w:szCs w:val="22"/>
              </w:rPr>
              <w:t xml:space="preserve"> документа в формате YYYY-MM-DD</w:t>
            </w:r>
          </w:p>
        </w:tc>
      </w:tr>
      <w:tr w:rsidR="00A75E56" w:rsidRPr="009E4B64" w14:paraId="0A4579A7" w14:textId="77777777" w:rsidTr="007E0892">
        <w:tc>
          <w:tcPr>
            <w:tcW w:w="1100" w:type="pct"/>
          </w:tcPr>
          <w:p w14:paraId="54030487" w14:textId="77777777" w:rsidR="00A75E56" w:rsidRDefault="00A75E56" w:rsidP="007E0892">
            <w:pPr>
              <w:pStyle w:val="GOSTTablenorm"/>
              <w:rPr>
                <w:szCs w:val="22"/>
              </w:rPr>
            </w:pPr>
            <w:r>
              <w:rPr>
                <w:szCs w:val="22"/>
              </w:rPr>
              <w:t>Вид документа</w:t>
            </w:r>
          </w:p>
        </w:tc>
        <w:tc>
          <w:tcPr>
            <w:tcW w:w="750" w:type="pct"/>
          </w:tcPr>
          <w:p w14:paraId="12D182BE" w14:textId="77777777" w:rsidR="00A75E56" w:rsidRPr="0009288F" w:rsidRDefault="00A75E56" w:rsidP="007E0892">
            <w:pPr>
              <w:pStyle w:val="GOSTTablenorm"/>
            </w:pPr>
            <w:commentRangeStart w:id="5925"/>
            <w:r>
              <w:rPr>
                <w:lang w:val="en-US"/>
              </w:rPr>
              <w:t>HP_</w:t>
            </w:r>
            <w:r w:rsidRPr="00A1343A">
              <w:t>TYPEDOC</w:t>
            </w:r>
            <w:commentRangeEnd w:id="5925"/>
            <w:r>
              <w:rPr>
                <w:rStyle w:val="afff4"/>
              </w:rPr>
              <w:commentReference w:id="5925"/>
            </w:r>
          </w:p>
        </w:tc>
        <w:tc>
          <w:tcPr>
            <w:tcW w:w="519" w:type="pct"/>
          </w:tcPr>
          <w:p w14:paraId="0A916262" w14:textId="77777777" w:rsidR="00A75E56" w:rsidRDefault="00A75E56" w:rsidP="007E0892">
            <w:pPr>
              <w:pStyle w:val="GOSTTablenorm"/>
              <w:rPr>
                <w:bCs/>
                <w:szCs w:val="22"/>
              </w:rPr>
            </w:pPr>
            <w:r>
              <w:t>Строка</w:t>
            </w:r>
          </w:p>
        </w:tc>
        <w:tc>
          <w:tcPr>
            <w:tcW w:w="312" w:type="pct"/>
          </w:tcPr>
          <w:p w14:paraId="0677F54A" w14:textId="77777777" w:rsidR="00A75E56" w:rsidRDefault="00A75E56" w:rsidP="007E0892">
            <w:pPr>
              <w:pStyle w:val="GOSTTablenorm"/>
              <w:rPr>
                <w:szCs w:val="22"/>
              </w:rPr>
            </w:pPr>
            <w:r>
              <w:rPr>
                <w:szCs w:val="22"/>
              </w:rPr>
              <w:t>Да</w:t>
            </w:r>
          </w:p>
        </w:tc>
        <w:tc>
          <w:tcPr>
            <w:tcW w:w="312" w:type="pct"/>
          </w:tcPr>
          <w:p w14:paraId="4309C763" w14:textId="77777777" w:rsidR="00A75E56" w:rsidRDefault="00A75E56" w:rsidP="007E0892">
            <w:pPr>
              <w:pStyle w:val="GOSTTablenorm"/>
            </w:pPr>
            <w:r>
              <w:rPr>
                <w:szCs w:val="22"/>
              </w:rPr>
              <w:t>=3</w:t>
            </w:r>
          </w:p>
        </w:tc>
        <w:tc>
          <w:tcPr>
            <w:tcW w:w="2007" w:type="pct"/>
          </w:tcPr>
          <w:p w14:paraId="693300F2" w14:textId="77777777" w:rsidR="00A75E56" w:rsidRDefault="00A75E56" w:rsidP="007E0892">
            <w:pPr>
              <w:pStyle w:val="GOSTTablenorm"/>
            </w:pPr>
            <w:r>
              <w:t>Указывается код вида документа.</w:t>
            </w:r>
          </w:p>
          <w:p w14:paraId="64B837E7" w14:textId="77777777" w:rsidR="00A75E56" w:rsidRDefault="00A75E56" w:rsidP="007E0892">
            <w:pPr>
              <w:pStyle w:val="GOSTTablenorm"/>
              <w:rPr>
                <w:szCs w:val="22"/>
              </w:rPr>
            </w:pPr>
            <w:r>
              <w:rPr>
                <w:szCs w:val="22"/>
              </w:rPr>
              <w:t xml:space="preserve">Заполняется значением </w:t>
            </w:r>
            <w:r>
              <w:t>«АКЗ»</w:t>
            </w:r>
          </w:p>
        </w:tc>
      </w:tr>
      <w:tr w:rsidR="00A75E56" w:rsidRPr="009E4B64" w14:paraId="1AC7699B" w14:textId="77777777" w:rsidTr="007E0892">
        <w:tc>
          <w:tcPr>
            <w:tcW w:w="1100" w:type="pct"/>
          </w:tcPr>
          <w:p w14:paraId="2658C241" w14:textId="77777777" w:rsidR="00A75E56" w:rsidRDefault="00A75E56" w:rsidP="007E0892">
            <w:pPr>
              <w:pStyle w:val="GOSTTablenorm"/>
              <w:rPr>
                <w:szCs w:val="22"/>
              </w:rPr>
            </w:pPr>
            <w:r>
              <w:rPr>
                <w:szCs w:val="22"/>
              </w:rPr>
              <w:t>Контур</w:t>
            </w:r>
          </w:p>
        </w:tc>
        <w:tc>
          <w:tcPr>
            <w:tcW w:w="750" w:type="pct"/>
          </w:tcPr>
          <w:p w14:paraId="3620EF23" w14:textId="77777777" w:rsidR="00A75E56" w:rsidRPr="0009288F" w:rsidRDefault="00A75E56" w:rsidP="007E0892">
            <w:pPr>
              <w:pStyle w:val="GOSTTablenorm"/>
            </w:pPr>
            <w:r w:rsidRPr="00C453B6">
              <w:t>SEGMENT_</w:t>
            </w:r>
            <w:r w:rsidRPr="00A07BAC">
              <w:t>CODE</w:t>
            </w:r>
          </w:p>
        </w:tc>
        <w:tc>
          <w:tcPr>
            <w:tcW w:w="519" w:type="pct"/>
          </w:tcPr>
          <w:p w14:paraId="2882DC0C" w14:textId="77777777" w:rsidR="00A75E56" w:rsidRDefault="00A75E56" w:rsidP="007E0892">
            <w:pPr>
              <w:pStyle w:val="GOSTTablenorm"/>
              <w:rPr>
                <w:bCs/>
                <w:szCs w:val="22"/>
              </w:rPr>
            </w:pPr>
            <w:r w:rsidRPr="00B9499D">
              <w:rPr>
                <w:szCs w:val="22"/>
              </w:rPr>
              <w:t>Строка</w:t>
            </w:r>
          </w:p>
        </w:tc>
        <w:tc>
          <w:tcPr>
            <w:tcW w:w="312" w:type="pct"/>
          </w:tcPr>
          <w:p w14:paraId="3F407307" w14:textId="77777777" w:rsidR="00A75E56" w:rsidRDefault="00A75E56" w:rsidP="007E0892">
            <w:pPr>
              <w:pStyle w:val="GOSTTablenorm"/>
              <w:rPr>
                <w:szCs w:val="22"/>
              </w:rPr>
            </w:pPr>
            <w:r w:rsidRPr="00B9499D">
              <w:rPr>
                <w:szCs w:val="22"/>
              </w:rPr>
              <w:t>Да</w:t>
            </w:r>
          </w:p>
        </w:tc>
        <w:tc>
          <w:tcPr>
            <w:tcW w:w="312" w:type="pct"/>
          </w:tcPr>
          <w:p w14:paraId="2689B600" w14:textId="77777777" w:rsidR="00A75E56" w:rsidRDefault="00A75E56" w:rsidP="007E0892">
            <w:pPr>
              <w:pStyle w:val="GOSTTablenorm"/>
            </w:pPr>
            <w:r w:rsidRPr="00B9499D">
              <w:rPr>
                <w:szCs w:val="22"/>
              </w:rPr>
              <w:t>=1</w:t>
            </w:r>
          </w:p>
        </w:tc>
        <w:tc>
          <w:tcPr>
            <w:tcW w:w="2007" w:type="pct"/>
          </w:tcPr>
          <w:p w14:paraId="0C17EB68" w14:textId="77777777" w:rsidR="00A75E56" w:rsidRPr="00B9499D" w:rsidRDefault="00A75E56" w:rsidP="007E0892">
            <w:pPr>
              <w:pStyle w:val="GOSTTablenorm"/>
              <w:rPr>
                <w:szCs w:val="22"/>
              </w:rPr>
            </w:pPr>
            <w:r w:rsidRPr="00B9499D">
              <w:rPr>
                <w:szCs w:val="22"/>
              </w:rPr>
              <w:t>Указывается код контура, в котором проводится опер</w:t>
            </w:r>
            <w:r>
              <w:rPr>
                <w:szCs w:val="22"/>
              </w:rPr>
              <w:t>ация.</w:t>
            </w:r>
          </w:p>
          <w:p w14:paraId="0CAE9A40" w14:textId="77777777" w:rsidR="00A75E56" w:rsidRPr="00B9499D" w:rsidRDefault="00A75E56" w:rsidP="007E0892">
            <w:pPr>
              <w:pStyle w:val="GOSTTablenorm"/>
              <w:rPr>
                <w:szCs w:val="22"/>
              </w:rPr>
            </w:pPr>
            <w:r w:rsidRPr="00B9499D">
              <w:rPr>
                <w:szCs w:val="22"/>
              </w:rPr>
              <w:t>Возможные значения:</w:t>
            </w:r>
          </w:p>
          <w:p w14:paraId="216035D6" w14:textId="77777777" w:rsidR="00A75E56" w:rsidRPr="00CC0F7C" w:rsidRDefault="00A75E56" w:rsidP="007E0892">
            <w:pPr>
              <w:pStyle w:val="GOSTTableListMark1"/>
            </w:pPr>
            <w:r w:rsidRPr="00CC0F7C">
              <w:t>«</w:t>
            </w:r>
            <w:r>
              <w:rPr>
                <w:lang w:val="en-US"/>
              </w:rPr>
              <w:t>O</w:t>
            </w:r>
            <w:r w:rsidRPr="00CC0F7C">
              <w:t>» – открытый;</w:t>
            </w:r>
          </w:p>
          <w:p w14:paraId="02FE0925" w14:textId="77777777" w:rsidR="00A75E56" w:rsidRPr="00CC0F7C" w:rsidRDefault="00A75E56" w:rsidP="007E0892">
            <w:pPr>
              <w:pStyle w:val="GOSTTableListMark1"/>
            </w:pPr>
            <w:r w:rsidRPr="00CC0F7C">
              <w:t>«S» – защищенный;</w:t>
            </w:r>
          </w:p>
          <w:p w14:paraId="66B17EF8" w14:textId="77777777" w:rsidR="00A75E56" w:rsidRPr="00CC0F7C" w:rsidRDefault="00A75E56" w:rsidP="007E0892">
            <w:pPr>
              <w:pStyle w:val="GOSTTableListMark1"/>
            </w:pPr>
            <w:r>
              <w:t>«</w:t>
            </w:r>
            <w:r w:rsidRPr="00CC0F7C">
              <w:t>1</w:t>
            </w:r>
            <w:r>
              <w:t>»</w:t>
            </w:r>
            <w:r w:rsidRPr="00CC0F7C">
              <w:t xml:space="preserve"> – открытый;</w:t>
            </w:r>
          </w:p>
          <w:p w14:paraId="4260E895" w14:textId="77777777" w:rsidR="00A75E56" w:rsidRDefault="00A75E56" w:rsidP="007E0892">
            <w:pPr>
              <w:pStyle w:val="GOSTTableListMark1"/>
              <w:rPr>
                <w:szCs w:val="22"/>
              </w:rPr>
            </w:pPr>
            <w:r>
              <w:t>«</w:t>
            </w:r>
            <w:r w:rsidRPr="00CC0F7C">
              <w:t>2</w:t>
            </w:r>
            <w:r>
              <w:t>»</w:t>
            </w:r>
            <w:r w:rsidRPr="00CC0F7C">
              <w:t xml:space="preserve"> - защищенный</w:t>
            </w:r>
          </w:p>
        </w:tc>
      </w:tr>
      <w:tr w:rsidR="00A75E56" w:rsidRPr="009E4B64" w14:paraId="308EE882" w14:textId="77777777" w:rsidTr="007E0892">
        <w:tc>
          <w:tcPr>
            <w:tcW w:w="1100" w:type="pct"/>
          </w:tcPr>
          <w:p w14:paraId="6F2B321A" w14:textId="77777777" w:rsidR="00A75E56" w:rsidRDefault="00A75E56" w:rsidP="007E0892">
            <w:pPr>
              <w:pStyle w:val="GOSTTablenorm"/>
              <w:rPr>
                <w:szCs w:val="22"/>
              </w:rPr>
            </w:pPr>
            <w:r w:rsidRPr="00D34E79">
              <w:rPr>
                <w:szCs w:val="22"/>
              </w:rPr>
              <w:t>Уровень конфиденциальности</w:t>
            </w:r>
          </w:p>
        </w:tc>
        <w:tc>
          <w:tcPr>
            <w:tcW w:w="750" w:type="pct"/>
          </w:tcPr>
          <w:p w14:paraId="672E04A2" w14:textId="77777777" w:rsidR="00A75E56" w:rsidRPr="0009288F" w:rsidRDefault="00A75E56" w:rsidP="007E0892">
            <w:pPr>
              <w:pStyle w:val="GOSTTablenorm"/>
            </w:pPr>
            <w:commentRangeStart w:id="5926"/>
            <w:r w:rsidRPr="0009288F">
              <w:t>StmInfrmtn_AccessLevelStereotype</w:t>
            </w:r>
            <w:commentRangeEnd w:id="5926"/>
            <w:r>
              <w:rPr>
                <w:rStyle w:val="afff4"/>
              </w:rPr>
              <w:commentReference w:id="5926"/>
            </w:r>
          </w:p>
        </w:tc>
        <w:tc>
          <w:tcPr>
            <w:tcW w:w="519" w:type="pct"/>
          </w:tcPr>
          <w:p w14:paraId="6B7497FC" w14:textId="77777777" w:rsidR="00A75E56" w:rsidRDefault="00A75E56" w:rsidP="007E0892">
            <w:pPr>
              <w:pStyle w:val="GOSTTablenorm"/>
              <w:rPr>
                <w:bCs/>
                <w:szCs w:val="22"/>
              </w:rPr>
            </w:pPr>
            <w:r>
              <w:rPr>
                <w:szCs w:val="22"/>
              </w:rPr>
              <w:t>Число</w:t>
            </w:r>
          </w:p>
        </w:tc>
        <w:tc>
          <w:tcPr>
            <w:tcW w:w="312" w:type="pct"/>
          </w:tcPr>
          <w:p w14:paraId="72F79648" w14:textId="77777777" w:rsidR="00A75E56" w:rsidRDefault="00A75E56" w:rsidP="007E0892">
            <w:pPr>
              <w:pStyle w:val="GOSTTablenorm"/>
              <w:rPr>
                <w:szCs w:val="22"/>
              </w:rPr>
            </w:pPr>
            <w:r w:rsidRPr="00B9499D">
              <w:rPr>
                <w:szCs w:val="22"/>
              </w:rPr>
              <w:t>Да</w:t>
            </w:r>
          </w:p>
        </w:tc>
        <w:tc>
          <w:tcPr>
            <w:tcW w:w="312" w:type="pct"/>
          </w:tcPr>
          <w:p w14:paraId="1F4D2C30" w14:textId="77777777" w:rsidR="00A75E56" w:rsidRDefault="00A75E56" w:rsidP="007E0892">
            <w:pPr>
              <w:pStyle w:val="GOSTTablenorm"/>
            </w:pPr>
            <w:r w:rsidRPr="00B9499D">
              <w:rPr>
                <w:szCs w:val="22"/>
              </w:rPr>
              <w:t>=1</w:t>
            </w:r>
          </w:p>
        </w:tc>
        <w:tc>
          <w:tcPr>
            <w:tcW w:w="2007" w:type="pct"/>
          </w:tcPr>
          <w:p w14:paraId="6EA4F3CB" w14:textId="77777777" w:rsidR="00A75E56" w:rsidRPr="00B9499D" w:rsidRDefault="00A75E56" w:rsidP="007E0892">
            <w:pPr>
              <w:pStyle w:val="GOSTTablenorm"/>
              <w:rPr>
                <w:szCs w:val="22"/>
              </w:rPr>
            </w:pPr>
            <w:r w:rsidRPr="00B9499D">
              <w:rPr>
                <w:szCs w:val="22"/>
              </w:rPr>
              <w:t>Указывается уровень конфиденциальности документа.</w:t>
            </w:r>
          </w:p>
          <w:p w14:paraId="4929A217" w14:textId="77777777" w:rsidR="00A75E56" w:rsidRPr="00B9499D" w:rsidRDefault="00A75E56" w:rsidP="007E0892">
            <w:pPr>
              <w:pStyle w:val="GOSTTablenorm"/>
              <w:rPr>
                <w:szCs w:val="22"/>
              </w:rPr>
            </w:pPr>
            <w:r w:rsidRPr="00B9499D">
              <w:rPr>
                <w:szCs w:val="22"/>
              </w:rPr>
              <w:t>Возможные значения:</w:t>
            </w:r>
          </w:p>
          <w:p w14:paraId="5D3C2332" w14:textId="77777777" w:rsidR="00A75E56" w:rsidRDefault="00A75E56" w:rsidP="007E0892">
            <w:pPr>
              <w:pStyle w:val="GOSTTableListMark1"/>
            </w:pPr>
            <w:r w:rsidRPr="00B9499D">
              <w:t>«0» - Несекретно;</w:t>
            </w:r>
          </w:p>
          <w:p w14:paraId="671F2302" w14:textId="77777777" w:rsidR="00A75E56" w:rsidRDefault="00A75E56" w:rsidP="007E0892">
            <w:pPr>
              <w:pStyle w:val="GOSTTableListMark1"/>
              <w:rPr>
                <w:szCs w:val="22"/>
              </w:rPr>
            </w:pPr>
            <w:r w:rsidRPr="00B9499D">
              <w:t>«1» - Для служебного пользования</w:t>
            </w:r>
          </w:p>
        </w:tc>
      </w:tr>
      <w:tr w:rsidR="00A75E56" w:rsidRPr="009E4B64" w14:paraId="4665DFA5" w14:textId="77777777" w:rsidTr="007E0892">
        <w:tc>
          <w:tcPr>
            <w:tcW w:w="1100" w:type="pct"/>
          </w:tcPr>
          <w:p w14:paraId="757A8277" w14:textId="77777777" w:rsidR="00A75E56" w:rsidRDefault="00A75E56" w:rsidP="007E0892">
            <w:pPr>
              <w:pStyle w:val="GOSTTablenorm"/>
              <w:rPr>
                <w:szCs w:val="22"/>
              </w:rPr>
            </w:pPr>
            <w:r w:rsidRPr="00B9499D">
              <w:rPr>
                <w:szCs w:val="22"/>
              </w:rPr>
              <w:t>Код бюджета</w:t>
            </w:r>
          </w:p>
        </w:tc>
        <w:tc>
          <w:tcPr>
            <w:tcW w:w="750" w:type="pct"/>
          </w:tcPr>
          <w:p w14:paraId="77EBF4C1" w14:textId="77777777" w:rsidR="00A75E56" w:rsidRPr="0009288F" w:rsidRDefault="00A75E56" w:rsidP="007E0892">
            <w:pPr>
              <w:pStyle w:val="GOSTTablenorm"/>
            </w:pPr>
            <w:r w:rsidRPr="00C453B6">
              <w:rPr>
                <w:szCs w:val="22"/>
                <w:lang w:val="en-US"/>
              </w:rPr>
              <w:t>SI_CODEBUDGET</w:t>
            </w:r>
          </w:p>
        </w:tc>
        <w:tc>
          <w:tcPr>
            <w:tcW w:w="519" w:type="pct"/>
          </w:tcPr>
          <w:p w14:paraId="3219951D" w14:textId="77777777" w:rsidR="00A75E56" w:rsidRDefault="00A75E56" w:rsidP="007E0892">
            <w:pPr>
              <w:pStyle w:val="GOSTTablenorm"/>
              <w:rPr>
                <w:bCs/>
                <w:szCs w:val="22"/>
              </w:rPr>
            </w:pPr>
            <w:r w:rsidRPr="00B9499D">
              <w:rPr>
                <w:szCs w:val="22"/>
              </w:rPr>
              <w:t>Строка</w:t>
            </w:r>
          </w:p>
        </w:tc>
        <w:tc>
          <w:tcPr>
            <w:tcW w:w="312" w:type="pct"/>
          </w:tcPr>
          <w:p w14:paraId="1A7A3CE6" w14:textId="77777777" w:rsidR="00A75E56" w:rsidRDefault="00A75E56" w:rsidP="007E0892">
            <w:pPr>
              <w:pStyle w:val="GOSTTablenorm"/>
              <w:rPr>
                <w:szCs w:val="22"/>
              </w:rPr>
            </w:pPr>
            <w:r>
              <w:rPr>
                <w:szCs w:val="22"/>
              </w:rPr>
              <w:t>Да</w:t>
            </w:r>
          </w:p>
        </w:tc>
        <w:tc>
          <w:tcPr>
            <w:tcW w:w="312" w:type="pct"/>
          </w:tcPr>
          <w:p w14:paraId="5E7F0258" w14:textId="77777777" w:rsidR="00A75E56" w:rsidRDefault="00A75E56" w:rsidP="007E0892">
            <w:pPr>
              <w:pStyle w:val="GOSTTablenorm"/>
            </w:pPr>
            <w:r w:rsidRPr="00B9499D">
              <w:rPr>
                <w:szCs w:val="22"/>
              </w:rPr>
              <w:t>=8</w:t>
            </w:r>
          </w:p>
        </w:tc>
        <w:tc>
          <w:tcPr>
            <w:tcW w:w="2007" w:type="pct"/>
          </w:tcPr>
          <w:p w14:paraId="4989CC0D" w14:textId="77777777" w:rsidR="00A75E56" w:rsidRDefault="00A75E56" w:rsidP="007E0892">
            <w:pPr>
              <w:pStyle w:val="GOSTTablenorm"/>
              <w:rPr>
                <w:szCs w:val="22"/>
              </w:rPr>
            </w:pPr>
            <w:r w:rsidRPr="00B9499D">
              <w:rPr>
                <w:szCs w:val="22"/>
              </w:rPr>
              <w:t>Указывается код бюджета в соответствии со справочником «Бюджеты»</w:t>
            </w:r>
          </w:p>
        </w:tc>
      </w:tr>
      <w:tr w:rsidR="00A75E56" w:rsidRPr="009E4B64" w14:paraId="06C74F5F" w14:textId="77777777" w:rsidTr="007E0892">
        <w:tc>
          <w:tcPr>
            <w:tcW w:w="1100" w:type="pct"/>
          </w:tcPr>
          <w:p w14:paraId="4D419D60" w14:textId="77777777" w:rsidR="00A75E56" w:rsidRDefault="00A75E56" w:rsidP="007E0892">
            <w:pPr>
              <w:pStyle w:val="GOSTTablenorm"/>
              <w:rPr>
                <w:szCs w:val="22"/>
              </w:rPr>
            </w:pPr>
            <w:r w:rsidRPr="00B9499D">
              <w:rPr>
                <w:szCs w:val="22"/>
              </w:rPr>
              <w:t>Номер лицевого счета</w:t>
            </w:r>
            <w:r>
              <w:rPr>
                <w:szCs w:val="22"/>
              </w:rPr>
              <w:t xml:space="preserve"> плательщика</w:t>
            </w:r>
          </w:p>
        </w:tc>
        <w:tc>
          <w:tcPr>
            <w:tcW w:w="750" w:type="pct"/>
          </w:tcPr>
          <w:p w14:paraId="693F3CF2" w14:textId="77777777" w:rsidR="00A75E56" w:rsidRPr="0009288F" w:rsidRDefault="00A75E56" w:rsidP="007E0892">
            <w:pPr>
              <w:pStyle w:val="GOSTTablenorm"/>
            </w:pPr>
            <w:r w:rsidRPr="005E584F">
              <w:rPr>
                <w:szCs w:val="22"/>
              </w:rPr>
              <w:t>SI_PERSONALACCGZ</w:t>
            </w:r>
          </w:p>
        </w:tc>
        <w:tc>
          <w:tcPr>
            <w:tcW w:w="519" w:type="pct"/>
          </w:tcPr>
          <w:p w14:paraId="3A11FE49" w14:textId="77777777" w:rsidR="00A75E56" w:rsidRDefault="00A75E56" w:rsidP="007E0892">
            <w:pPr>
              <w:pStyle w:val="GOSTTablenorm"/>
              <w:rPr>
                <w:bCs/>
                <w:szCs w:val="22"/>
              </w:rPr>
            </w:pPr>
            <w:r w:rsidRPr="00B9499D">
              <w:rPr>
                <w:szCs w:val="22"/>
              </w:rPr>
              <w:t>Строка</w:t>
            </w:r>
          </w:p>
        </w:tc>
        <w:tc>
          <w:tcPr>
            <w:tcW w:w="312" w:type="pct"/>
          </w:tcPr>
          <w:p w14:paraId="5F54FF59" w14:textId="77777777" w:rsidR="00A75E56" w:rsidRDefault="00A75E56" w:rsidP="007E0892">
            <w:pPr>
              <w:pStyle w:val="GOSTTablenorm"/>
              <w:rPr>
                <w:szCs w:val="22"/>
              </w:rPr>
            </w:pPr>
            <w:r>
              <w:rPr>
                <w:szCs w:val="22"/>
              </w:rPr>
              <w:t>Да</w:t>
            </w:r>
          </w:p>
        </w:tc>
        <w:tc>
          <w:tcPr>
            <w:tcW w:w="312" w:type="pct"/>
          </w:tcPr>
          <w:p w14:paraId="5AD4E873" w14:textId="77777777" w:rsidR="00A75E56" w:rsidRDefault="00A75E56" w:rsidP="007E0892">
            <w:pPr>
              <w:pStyle w:val="GOSTTablenorm"/>
            </w:pPr>
            <w:r w:rsidRPr="00B9499D">
              <w:rPr>
                <w:szCs w:val="22"/>
              </w:rPr>
              <w:t>=11</w:t>
            </w:r>
          </w:p>
        </w:tc>
        <w:tc>
          <w:tcPr>
            <w:tcW w:w="2007" w:type="pct"/>
          </w:tcPr>
          <w:p w14:paraId="34E66BEE" w14:textId="77777777" w:rsidR="00A75E56" w:rsidRDefault="00A75E56" w:rsidP="007E0892">
            <w:pPr>
              <w:pStyle w:val="GOSTTablenorm"/>
              <w:rPr>
                <w:szCs w:val="22"/>
              </w:rPr>
            </w:pPr>
            <w:r w:rsidRPr="00B9499D">
              <w:rPr>
                <w:szCs w:val="22"/>
              </w:rPr>
              <w:t xml:space="preserve">Указывается номер лицевого счета </w:t>
            </w:r>
            <w:r>
              <w:rPr>
                <w:rStyle w:val="GOSTTablenorm0"/>
              </w:rPr>
              <w:t>плательщика</w:t>
            </w:r>
          </w:p>
        </w:tc>
      </w:tr>
      <w:tr w:rsidR="00A75E56" w:rsidRPr="009E4B64" w14:paraId="2D0D80BB" w14:textId="77777777" w:rsidTr="007E0892">
        <w:tc>
          <w:tcPr>
            <w:tcW w:w="1100" w:type="pct"/>
          </w:tcPr>
          <w:p w14:paraId="273CB50C" w14:textId="77777777" w:rsidR="00A75E56" w:rsidRDefault="00A75E56" w:rsidP="007E0892">
            <w:pPr>
              <w:pStyle w:val="GOSTTablenorm"/>
              <w:rPr>
                <w:szCs w:val="22"/>
              </w:rPr>
            </w:pPr>
            <w:r>
              <w:rPr>
                <w:szCs w:val="22"/>
              </w:rPr>
              <w:t>Признак учета ПОФР на ЛС плательщика</w:t>
            </w:r>
          </w:p>
        </w:tc>
        <w:tc>
          <w:tcPr>
            <w:tcW w:w="750" w:type="pct"/>
          </w:tcPr>
          <w:p w14:paraId="5EFA566A" w14:textId="77777777" w:rsidR="00A75E56" w:rsidRPr="0009288F" w:rsidRDefault="00A75E56" w:rsidP="007E0892">
            <w:pPr>
              <w:pStyle w:val="GOSTTablenorm"/>
            </w:pPr>
            <w:r w:rsidRPr="008A2B56">
              <w:rPr>
                <w:szCs w:val="22"/>
              </w:rPr>
              <w:t>SI_BASISACCOUNTINGPOFR</w:t>
            </w:r>
          </w:p>
        </w:tc>
        <w:tc>
          <w:tcPr>
            <w:tcW w:w="519" w:type="pct"/>
          </w:tcPr>
          <w:p w14:paraId="44D1FE2B" w14:textId="77777777" w:rsidR="00A75E56" w:rsidRDefault="00A75E56" w:rsidP="007E0892">
            <w:pPr>
              <w:pStyle w:val="GOSTTablenorm"/>
              <w:rPr>
                <w:bCs/>
                <w:szCs w:val="22"/>
              </w:rPr>
            </w:pPr>
            <w:r>
              <w:rPr>
                <w:szCs w:val="22"/>
              </w:rPr>
              <w:t>Строка</w:t>
            </w:r>
          </w:p>
        </w:tc>
        <w:tc>
          <w:tcPr>
            <w:tcW w:w="312" w:type="pct"/>
          </w:tcPr>
          <w:p w14:paraId="47109368" w14:textId="77777777" w:rsidR="00A75E56" w:rsidRDefault="00A75E56" w:rsidP="007E0892">
            <w:pPr>
              <w:pStyle w:val="GOSTTablenorm"/>
              <w:rPr>
                <w:szCs w:val="22"/>
              </w:rPr>
            </w:pPr>
            <w:r>
              <w:rPr>
                <w:szCs w:val="22"/>
              </w:rPr>
              <w:t>Да</w:t>
            </w:r>
          </w:p>
        </w:tc>
        <w:tc>
          <w:tcPr>
            <w:tcW w:w="312" w:type="pct"/>
          </w:tcPr>
          <w:p w14:paraId="61F3EA2D" w14:textId="77777777" w:rsidR="00A75E56" w:rsidRDefault="00A75E56" w:rsidP="007E0892">
            <w:pPr>
              <w:pStyle w:val="GOSTTablenorm"/>
            </w:pPr>
            <w:r w:rsidRPr="000748DA">
              <w:rPr>
                <w:szCs w:val="22"/>
              </w:rPr>
              <w:t>=1</w:t>
            </w:r>
          </w:p>
        </w:tc>
        <w:tc>
          <w:tcPr>
            <w:tcW w:w="2007" w:type="pct"/>
          </w:tcPr>
          <w:p w14:paraId="656BA1AD" w14:textId="77777777" w:rsidR="00A75E56" w:rsidRPr="008A2B56" w:rsidRDefault="00A75E56" w:rsidP="007E0892">
            <w:pPr>
              <w:pStyle w:val="GOSTTablenorm"/>
            </w:pPr>
            <w:r w:rsidRPr="000748DA">
              <w:t xml:space="preserve">Указывается признак </w:t>
            </w:r>
            <w:r>
              <w:t>учета</w:t>
            </w:r>
            <w:r w:rsidRPr="008A2B56">
              <w:t xml:space="preserve"> ПОФР</w:t>
            </w:r>
            <w:r>
              <w:t xml:space="preserve"> </w:t>
            </w:r>
            <w:r>
              <w:rPr>
                <w:szCs w:val="22"/>
              </w:rPr>
              <w:t>на ЛС плательщика</w:t>
            </w:r>
            <w:r w:rsidRPr="008A2B56">
              <w:t>.</w:t>
            </w:r>
          </w:p>
          <w:p w14:paraId="6D26682D" w14:textId="77777777" w:rsidR="00A75E56" w:rsidRPr="000748DA" w:rsidRDefault="00A75E56" w:rsidP="007E0892">
            <w:pPr>
              <w:pStyle w:val="GOSTTablenorm"/>
              <w:rPr>
                <w:szCs w:val="22"/>
              </w:rPr>
            </w:pPr>
            <w:r w:rsidRPr="000748DA">
              <w:rPr>
                <w:szCs w:val="22"/>
              </w:rPr>
              <w:t xml:space="preserve">Возможные значения: </w:t>
            </w:r>
          </w:p>
          <w:p w14:paraId="757769A0" w14:textId="77777777" w:rsidR="00A75E56" w:rsidRPr="008A2B56" w:rsidRDefault="00A75E56" w:rsidP="007E0892">
            <w:pPr>
              <w:pStyle w:val="GOSTTableListMark1"/>
            </w:pPr>
            <w:r w:rsidRPr="000748DA">
              <w:t>«</w:t>
            </w:r>
            <w:r>
              <w:rPr>
                <w:lang w:val="en-US"/>
              </w:rPr>
              <w:t>Y</w:t>
            </w:r>
            <w:r w:rsidRPr="000748DA">
              <w:t xml:space="preserve">» - </w:t>
            </w:r>
            <w:r>
              <w:t>Д</w:t>
            </w:r>
            <w:r w:rsidRPr="008A2B56">
              <w:t>а;</w:t>
            </w:r>
          </w:p>
          <w:p w14:paraId="011C12E5" w14:textId="77777777" w:rsidR="00A75E56" w:rsidRDefault="00A75E56" w:rsidP="007E0892">
            <w:pPr>
              <w:pStyle w:val="GOSTTableListMark1"/>
              <w:rPr>
                <w:szCs w:val="22"/>
              </w:rPr>
            </w:pPr>
            <w:r w:rsidRPr="008A2B56">
              <w:t>«</w:t>
            </w:r>
            <w:r>
              <w:rPr>
                <w:lang w:val="en-US"/>
              </w:rPr>
              <w:t>N</w:t>
            </w:r>
            <w:r w:rsidRPr="008A2B56">
              <w:t xml:space="preserve">» - </w:t>
            </w:r>
            <w:r>
              <w:t>Н</w:t>
            </w:r>
            <w:r w:rsidRPr="008A2B56">
              <w:t>ет</w:t>
            </w:r>
          </w:p>
        </w:tc>
      </w:tr>
      <w:tr w:rsidR="00A75E56" w:rsidRPr="009E4B64" w14:paraId="08706BA5" w14:textId="77777777" w:rsidTr="007E0892">
        <w:tc>
          <w:tcPr>
            <w:tcW w:w="1100" w:type="pct"/>
          </w:tcPr>
          <w:p w14:paraId="7A105FD8" w14:textId="77777777" w:rsidR="00A75E56" w:rsidRDefault="00A75E56" w:rsidP="007E0892">
            <w:pPr>
              <w:pStyle w:val="GOSTTablenorm"/>
              <w:rPr>
                <w:szCs w:val="22"/>
              </w:rPr>
            </w:pPr>
            <w:r>
              <w:rPr>
                <w:szCs w:val="22"/>
              </w:rPr>
              <w:t>Период действия ПОФР</w:t>
            </w:r>
          </w:p>
        </w:tc>
        <w:tc>
          <w:tcPr>
            <w:tcW w:w="750" w:type="pct"/>
          </w:tcPr>
          <w:p w14:paraId="6139EBF9" w14:textId="77777777" w:rsidR="00A75E56" w:rsidRPr="0009288F" w:rsidRDefault="00A75E56" w:rsidP="007E0892">
            <w:pPr>
              <w:pStyle w:val="GOSTTablenorm"/>
            </w:pPr>
            <w:r w:rsidRPr="00213DFB">
              <w:rPr>
                <w:szCs w:val="22"/>
              </w:rPr>
              <w:t>SI_SIGNPERIODPOFR</w:t>
            </w:r>
          </w:p>
        </w:tc>
        <w:tc>
          <w:tcPr>
            <w:tcW w:w="519" w:type="pct"/>
          </w:tcPr>
          <w:p w14:paraId="061E937D" w14:textId="77777777" w:rsidR="00A75E56" w:rsidRDefault="00A75E56" w:rsidP="007E0892">
            <w:pPr>
              <w:pStyle w:val="GOSTTablenorm"/>
              <w:rPr>
                <w:bCs/>
                <w:szCs w:val="22"/>
              </w:rPr>
            </w:pPr>
            <w:r>
              <w:rPr>
                <w:szCs w:val="22"/>
              </w:rPr>
              <w:t>Строка</w:t>
            </w:r>
          </w:p>
        </w:tc>
        <w:tc>
          <w:tcPr>
            <w:tcW w:w="312" w:type="pct"/>
          </w:tcPr>
          <w:p w14:paraId="5E0CE8B1" w14:textId="77777777" w:rsidR="00A75E56" w:rsidRDefault="00A75E56" w:rsidP="007E0892">
            <w:pPr>
              <w:pStyle w:val="GOSTTablenorm"/>
              <w:rPr>
                <w:szCs w:val="22"/>
              </w:rPr>
            </w:pPr>
            <w:r>
              <w:rPr>
                <w:szCs w:val="22"/>
              </w:rPr>
              <w:t>Нет</w:t>
            </w:r>
          </w:p>
        </w:tc>
        <w:tc>
          <w:tcPr>
            <w:tcW w:w="312" w:type="pct"/>
          </w:tcPr>
          <w:p w14:paraId="3047B6AD" w14:textId="77777777" w:rsidR="00A75E56" w:rsidRDefault="00A75E56" w:rsidP="007E0892">
            <w:pPr>
              <w:pStyle w:val="GOSTTablenorm"/>
            </w:pPr>
            <w:r>
              <w:rPr>
                <w:szCs w:val="22"/>
                <w:lang w:val="en-US"/>
              </w:rPr>
              <w:t>&lt;=</w:t>
            </w:r>
            <w:r>
              <w:rPr>
                <w:szCs w:val="22"/>
              </w:rPr>
              <w:t>3</w:t>
            </w:r>
          </w:p>
        </w:tc>
        <w:tc>
          <w:tcPr>
            <w:tcW w:w="2007" w:type="pct"/>
          </w:tcPr>
          <w:p w14:paraId="4A37E5A9" w14:textId="77777777" w:rsidR="00A75E56" w:rsidRDefault="00A75E56" w:rsidP="007E0892">
            <w:pPr>
              <w:pStyle w:val="GOSTTablenorm"/>
            </w:pPr>
            <w:r>
              <w:t>Указывается период действия ПОФР.</w:t>
            </w:r>
          </w:p>
          <w:p w14:paraId="5D7263ED" w14:textId="77777777" w:rsidR="00A75E56" w:rsidRDefault="00A75E56" w:rsidP="007E0892">
            <w:pPr>
              <w:pStyle w:val="GOSTTablenorm"/>
              <w:rPr>
                <w:szCs w:val="22"/>
              </w:rPr>
            </w:pPr>
            <w:r w:rsidRPr="00FC4D29">
              <w:t>Обязателен для заполнения, если в параметре «Признак учета ПОФР на ЛС плательщика» (</w:t>
            </w:r>
            <w:r w:rsidRPr="008A2B56">
              <w:rPr>
                <w:szCs w:val="22"/>
              </w:rPr>
              <w:t>SI_BASISACCOUNTINGPOFR</w:t>
            </w:r>
            <w:r w:rsidRPr="00FC4D29">
              <w:t xml:space="preserve">) указано значение: </w:t>
            </w:r>
            <w:r>
              <w:t>«</w:t>
            </w:r>
            <w:r>
              <w:rPr>
                <w:lang w:val="en-US"/>
              </w:rPr>
              <w:t>Y</w:t>
            </w:r>
            <w:r>
              <w:t>»</w:t>
            </w:r>
            <w:r w:rsidRPr="00FC4D29">
              <w:t xml:space="preserve"> (Да)</w:t>
            </w:r>
          </w:p>
        </w:tc>
      </w:tr>
      <w:tr w:rsidR="00A75E56" w:rsidRPr="009E4B64" w14:paraId="7BABD3AC" w14:textId="77777777" w:rsidTr="007E0892">
        <w:tc>
          <w:tcPr>
            <w:tcW w:w="1100" w:type="pct"/>
          </w:tcPr>
          <w:p w14:paraId="5BDE45AC" w14:textId="77777777" w:rsidR="00A75E56" w:rsidRDefault="00A75E56" w:rsidP="007E0892">
            <w:pPr>
              <w:pStyle w:val="GOSTTablenorm"/>
              <w:rPr>
                <w:szCs w:val="22"/>
              </w:rPr>
            </w:pPr>
            <w:r w:rsidRPr="00B9499D">
              <w:rPr>
                <w:szCs w:val="22"/>
              </w:rPr>
              <w:t>КБК</w:t>
            </w:r>
            <w:r>
              <w:rPr>
                <w:szCs w:val="22"/>
              </w:rPr>
              <w:t xml:space="preserve"> </w:t>
            </w:r>
            <w:r w:rsidRPr="00E04944">
              <w:t>для контроля остатка ПОФР плательщика</w:t>
            </w:r>
          </w:p>
        </w:tc>
        <w:tc>
          <w:tcPr>
            <w:tcW w:w="750" w:type="pct"/>
          </w:tcPr>
          <w:p w14:paraId="7923C22E" w14:textId="77777777" w:rsidR="00A75E56" w:rsidRPr="0009288F" w:rsidRDefault="00A75E56" w:rsidP="007E0892">
            <w:pPr>
              <w:pStyle w:val="GOSTTablenorm"/>
            </w:pPr>
            <w:r w:rsidRPr="00832571">
              <w:rPr>
                <w:szCs w:val="22"/>
              </w:rPr>
              <w:t>SI_CODEBK</w:t>
            </w:r>
          </w:p>
        </w:tc>
        <w:tc>
          <w:tcPr>
            <w:tcW w:w="519" w:type="pct"/>
          </w:tcPr>
          <w:p w14:paraId="6BDD51B9" w14:textId="77777777" w:rsidR="00A75E56" w:rsidRDefault="00A75E56" w:rsidP="007E0892">
            <w:pPr>
              <w:pStyle w:val="GOSTTablenorm"/>
              <w:rPr>
                <w:bCs/>
                <w:szCs w:val="22"/>
              </w:rPr>
            </w:pPr>
            <w:r w:rsidRPr="00B9499D">
              <w:rPr>
                <w:szCs w:val="22"/>
              </w:rPr>
              <w:t>Строка</w:t>
            </w:r>
          </w:p>
        </w:tc>
        <w:tc>
          <w:tcPr>
            <w:tcW w:w="312" w:type="pct"/>
          </w:tcPr>
          <w:p w14:paraId="24951F85" w14:textId="77777777" w:rsidR="00A75E56" w:rsidRDefault="00A75E56" w:rsidP="007E0892">
            <w:pPr>
              <w:pStyle w:val="GOSTTablenorm"/>
              <w:rPr>
                <w:szCs w:val="22"/>
              </w:rPr>
            </w:pPr>
            <w:r w:rsidRPr="00B9499D">
              <w:rPr>
                <w:szCs w:val="22"/>
              </w:rPr>
              <w:t>Нет</w:t>
            </w:r>
          </w:p>
        </w:tc>
        <w:tc>
          <w:tcPr>
            <w:tcW w:w="312" w:type="pct"/>
          </w:tcPr>
          <w:p w14:paraId="07E6E7CB" w14:textId="77777777" w:rsidR="00A75E56" w:rsidRDefault="00A75E56" w:rsidP="007E0892">
            <w:pPr>
              <w:pStyle w:val="GOSTTablenorm"/>
            </w:pPr>
            <w:r w:rsidRPr="00B9499D">
              <w:rPr>
                <w:szCs w:val="22"/>
                <w:lang w:val="en-US"/>
              </w:rPr>
              <w:t>=20</w:t>
            </w:r>
          </w:p>
        </w:tc>
        <w:tc>
          <w:tcPr>
            <w:tcW w:w="2007" w:type="pct"/>
          </w:tcPr>
          <w:p w14:paraId="40570C3F" w14:textId="77777777" w:rsidR="00A75E56" w:rsidRDefault="00A75E56" w:rsidP="007E0892">
            <w:pPr>
              <w:pStyle w:val="GOSTTablenorm"/>
              <w:rPr>
                <w:szCs w:val="22"/>
              </w:rPr>
            </w:pPr>
            <w:r w:rsidRPr="00B9499D">
              <w:rPr>
                <w:szCs w:val="22"/>
              </w:rPr>
              <w:t xml:space="preserve">Указывается код по бюджетной классификации для </w:t>
            </w:r>
            <w:r>
              <w:rPr>
                <w:szCs w:val="22"/>
              </w:rPr>
              <w:t>контроля остатка ПОФР по ЛС плательщика.</w:t>
            </w:r>
          </w:p>
          <w:p w14:paraId="667D9AE3" w14:textId="77777777" w:rsidR="00A75E56" w:rsidRDefault="00A75E56" w:rsidP="007E0892">
            <w:pPr>
              <w:pStyle w:val="GOSTTablenorm"/>
              <w:rPr>
                <w:szCs w:val="22"/>
              </w:rPr>
            </w:pPr>
            <w:r w:rsidRPr="00FC4D29">
              <w:t>Обязателен для заполнения, если в параметре «Признак учета ПОФР на ЛС плательщика» (</w:t>
            </w:r>
            <w:r w:rsidRPr="008A2B56">
              <w:rPr>
                <w:szCs w:val="22"/>
              </w:rPr>
              <w:t>SI_BASISACCOUNTINGPOFR</w:t>
            </w:r>
            <w:r w:rsidRPr="00FC4D29">
              <w:t xml:space="preserve">) указано значение: </w:t>
            </w:r>
            <w:r>
              <w:t>«</w:t>
            </w:r>
            <w:r>
              <w:rPr>
                <w:lang w:val="en-US"/>
              </w:rPr>
              <w:t>Y</w:t>
            </w:r>
            <w:r>
              <w:t>»</w:t>
            </w:r>
            <w:r w:rsidRPr="00FC4D29">
              <w:t xml:space="preserve"> (Да)</w:t>
            </w:r>
          </w:p>
        </w:tc>
      </w:tr>
      <w:tr w:rsidR="00A75E56" w:rsidRPr="009E4B64" w14:paraId="2377FE41" w14:textId="77777777" w:rsidTr="007E0892">
        <w:tc>
          <w:tcPr>
            <w:tcW w:w="1100" w:type="pct"/>
          </w:tcPr>
          <w:p w14:paraId="09E46C31" w14:textId="77777777" w:rsidR="00A75E56" w:rsidRPr="00B9499D" w:rsidRDefault="00A75E56" w:rsidP="007E0892">
            <w:pPr>
              <w:pStyle w:val="GOSTTablenorm"/>
              <w:rPr>
                <w:szCs w:val="22"/>
              </w:rPr>
            </w:pPr>
            <w:r>
              <w:t>ОКС</w:t>
            </w:r>
            <w:r w:rsidRPr="00D34E79">
              <w:t xml:space="preserve"> (КМИ)</w:t>
            </w:r>
            <w:r>
              <w:t xml:space="preserve"> плательщика</w:t>
            </w:r>
          </w:p>
        </w:tc>
        <w:tc>
          <w:tcPr>
            <w:tcW w:w="750" w:type="pct"/>
          </w:tcPr>
          <w:p w14:paraId="1B174D46" w14:textId="77777777" w:rsidR="00A75E56" w:rsidRPr="00832571" w:rsidRDefault="00A75E56" w:rsidP="007E0892">
            <w:pPr>
              <w:pStyle w:val="GOSTTablenorm"/>
              <w:rPr>
                <w:szCs w:val="22"/>
              </w:rPr>
            </w:pPr>
            <w:r w:rsidRPr="007048C2">
              <w:t>SI</w:t>
            </w:r>
            <w:r w:rsidRPr="007048C2">
              <w:rPr>
                <w:szCs w:val="22"/>
              </w:rPr>
              <w:t>_CodeFAIP</w:t>
            </w:r>
            <w:r w:rsidRPr="007048C2">
              <w:t>HEADEX</w:t>
            </w:r>
          </w:p>
        </w:tc>
        <w:tc>
          <w:tcPr>
            <w:tcW w:w="519" w:type="pct"/>
          </w:tcPr>
          <w:p w14:paraId="67FC361E" w14:textId="77777777" w:rsidR="00A75E56" w:rsidRPr="007A1992" w:rsidRDefault="00A75E56" w:rsidP="007E0892">
            <w:pPr>
              <w:pStyle w:val="GOSTTablenorm"/>
              <w:rPr>
                <w:szCs w:val="22"/>
              </w:rPr>
            </w:pPr>
            <w:r>
              <w:rPr>
                <w:szCs w:val="22"/>
              </w:rPr>
              <w:t>Строка</w:t>
            </w:r>
          </w:p>
        </w:tc>
        <w:tc>
          <w:tcPr>
            <w:tcW w:w="312" w:type="pct"/>
          </w:tcPr>
          <w:p w14:paraId="51B505DF" w14:textId="77777777" w:rsidR="00A75E56" w:rsidRPr="00B9499D" w:rsidRDefault="00A75E56" w:rsidP="007E0892">
            <w:pPr>
              <w:pStyle w:val="GOSTTablenorm"/>
              <w:rPr>
                <w:szCs w:val="22"/>
              </w:rPr>
            </w:pPr>
            <w:r>
              <w:rPr>
                <w:szCs w:val="22"/>
              </w:rPr>
              <w:t>Нет</w:t>
            </w:r>
          </w:p>
        </w:tc>
        <w:tc>
          <w:tcPr>
            <w:tcW w:w="312" w:type="pct"/>
          </w:tcPr>
          <w:p w14:paraId="28AF2836" w14:textId="77777777" w:rsidR="00A75E56" w:rsidRPr="00B040D0" w:rsidRDefault="00A75E56" w:rsidP="007E0892">
            <w:pPr>
              <w:pStyle w:val="GOSTTablenorm"/>
              <w:rPr>
                <w:szCs w:val="22"/>
              </w:rPr>
            </w:pPr>
            <w:r w:rsidRPr="00D83D22">
              <w:t>&lt;=24</w:t>
            </w:r>
          </w:p>
        </w:tc>
        <w:tc>
          <w:tcPr>
            <w:tcW w:w="2007" w:type="pct"/>
          </w:tcPr>
          <w:p w14:paraId="62A65E2E" w14:textId="77777777" w:rsidR="00A75E56" w:rsidRPr="00B9499D" w:rsidRDefault="00A75E56" w:rsidP="007E0892">
            <w:pPr>
              <w:pStyle w:val="GOSTTablenorm"/>
              <w:rPr>
                <w:szCs w:val="22"/>
              </w:rPr>
            </w:pPr>
            <w:r>
              <w:t>Указывается</w:t>
            </w:r>
            <w:r w:rsidRPr="00F96CC5">
              <w:t xml:space="preserve"> </w:t>
            </w:r>
            <w:r>
              <w:t>код ОКС</w:t>
            </w:r>
            <w:r w:rsidRPr="00F96CC5">
              <w:t xml:space="preserve"> (КМИ)</w:t>
            </w:r>
            <w:r>
              <w:t xml:space="preserve"> для отражения операции на ЛС плательщика (при наличии)</w:t>
            </w:r>
          </w:p>
        </w:tc>
      </w:tr>
      <w:tr w:rsidR="00A75E56" w:rsidRPr="009E4B64" w14:paraId="2FCE2099" w14:textId="77777777" w:rsidTr="007E0892">
        <w:tc>
          <w:tcPr>
            <w:tcW w:w="1100" w:type="pct"/>
          </w:tcPr>
          <w:p w14:paraId="4D61BA89" w14:textId="77777777" w:rsidR="00A75E56" w:rsidRDefault="00A75E56" w:rsidP="007E0892">
            <w:pPr>
              <w:pStyle w:val="GOSTTablenorm"/>
              <w:rPr>
                <w:szCs w:val="22"/>
              </w:rPr>
            </w:pPr>
            <w:r>
              <w:rPr>
                <w:szCs w:val="22"/>
              </w:rPr>
              <w:t>Номер КОО плательщика</w:t>
            </w:r>
          </w:p>
        </w:tc>
        <w:tc>
          <w:tcPr>
            <w:tcW w:w="750" w:type="pct"/>
          </w:tcPr>
          <w:p w14:paraId="393DF914" w14:textId="77777777" w:rsidR="00A75E56" w:rsidRPr="0009288F" w:rsidRDefault="00A75E56" w:rsidP="007E0892">
            <w:pPr>
              <w:pStyle w:val="GOSTTablenorm"/>
            </w:pPr>
            <w:r w:rsidRPr="00DF59E5">
              <w:t>SI_NUMKOOHEADEXECUTOR</w:t>
            </w:r>
          </w:p>
        </w:tc>
        <w:tc>
          <w:tcPr>
            <w:tcW w:w="519" w:type="pct"/>
          </w:tcPr>
          <w:p w14:paraId="19894FE8" w14:textId="77777777" w:rsidR="00A75E56" w:rsidRDefault="00A75E56" w:rsidP="007E0892">
            <w:pPr>
              <w:pStyle w:val="GOSTTablenorm"/>
              <w:rPr>
                <w:bCs/>
                <w:szCs w:val="22"/>
              </w:rPr>
            </w:pPr>
            <w:r w:rsidRPr="000748DA">
              <w:t>Строка</w:t>
            </w:r>
          </w:p>
        </w:tc>
        <w:tc>
          <w:tcPr>
            <w:tcW w:w="312" w:type="pct"/>
          </w:tcPr>
          <w:p w14:paraId="43CB3060" w14:textId="77777777" w:rsidR="00A75E56" w:rsidRDefault="00A75E56" w:rsidP="007E0892">
            <w:pPr>
              <w:pStyle w:val="GOSTTablenorm"/>
              <w:rPr>
                <w:szCs w:val="22"/>
              </w:rPr>
            </w:pPr>
            <w:r>
              <w:t>Да</w:t>
            </w:r>
          </w:p>
        </w:tc>
        <w:tc>
          <w:tcPr>
            <w:tcW w:w="312" w:type="pct"/>
          </w:tcPr>
          <w:p w14:paraId="650BBC72" w14:textId="77777777" w:rsidR="00A75E56" w:rsidRDefault="00A75E56" w:rsidP="007E0892">
            <w:pPr>
              <w:pStyle w:val="GOSTTablenorm"/>
            </w:pPr>
            <w:r w:rsidRPr="000748DA">
              <w:t>&lt;=50</w:t>
            </w:r>
          </w:p>
        </w:tc>
        <w:tc>
          <w:tcPr>
            <w:tcW w:w="2007" w:type="pct"/>
          </w:tcPr>
          <w:p w14:paraId="0E495EFF" w14:textId="77777777" w:rsidR="00A75E56" w:rsidRDefault="00A75E56" w:rsidP="007E0892">
            <w:pPr>
              <w:pStyle w:val="GOSTTablenorm"/>
              <w:rPr>
                <w:szCs w:val="22"/>
              </w:rPr>
            </w:pPr>
            <w:r w:rsidRPr="000748DA">
              <w:t>Указывается номер КОО плательщика</w:t>
            </w:r>
          </w:p>
        </w:tc>
      </w:tr>
      <w:tr w:rsidR="00A75E56" w:rsidRPr="009E4B64" w14:paraId="11C90DF2" w14:textId="77777777" w:rsidTr="007E0892">
        <w:tc>
          <w:tcPr>
            <w:tcW w:w="1100" w:type="pct"/>
          </w:tcPr>
          <w:p w14:paraId="11C55DC2" w14:textId="77777777" w:rsidR="00A75E56" w:rsidRDefault="00A75E56" w:rsidP="007E0892">
            <w:pPr>
              <w:pStyle w:val="GOSTTablenorm"/>
              <w:rPr>
                <w:szCs w:val="22"/>
              </w:rPr>
            </w:pPr>
            <w:r>
              <w:rPr>
                <w:szCs w:val="22"/>
              </w:rPr>
              <w:t>Номер КОО (технический)</w:t>
            </w:r>
          </w:p>
        </w:tc>
        <w:tc>
          <w:tcPr>
            <w:tcW w:w="750" w:type="pct"/>
          </w:tcPr>
          <w:p w14:paraId="5BAA9C96" w14:textId="77777777" w:rsidR="00A75E56" w:rsidRPr="0009288F" w:rsidRDefault="00A75E56" w:rsidP="007E0892">
            <w:pPr>
              <w:pStyle w:val="GOSTTablenorm"/>
            </w:pPr>
            <w:r w:rsidRPr="00C83456">
              <w:rPr>
                <w:szCs w:val="22"/>
              </w:rPr>
              <w:t>SI_TECHNUMKOOHEADEX</w:t>
            </w:r>
          </w:p>
        </w:tc>
        <w:tc>
          <w:tcPr>
            <w:tcW w:w="519" w:type="pct"/>
          </w:tcPr>
          <w:p w14:paraId="3B4620C7" w14:textId="77777777" w:rsidR="00A75E56" w:rsidRDefault="00A75E56" w:rsidP="007E0892">
            <w:pPr>
              <w:pStyle w:val="GOSTTablenorm"/>
              <w:rPr>
                <w:bCs/>
                <w:szCs w:val="22"/>
              </w:rPr>
            </w:pPr>
            <w:r>
              <w:rPr>
                <w:szCs w:val="22"/>
              </w:rPr>
              <w:t>Строка</w:t>
            </w:r>
          </w:p>
        </w:tc>
        <w:tc>
          <w:tcPr>
            <w:tcW w:w="312" w:type="pct"/>
          </w:tcPr>
          <w:p w14:paraId="0C64368E" w14:textId="77777777" w:rsidR="00A75E56" w:rsidRDefault="00A75E56" w:rsidP="007E0892">
            <w:pPr>
              <w:pStyle w:val="GOSTTablenorm"/>
              <w:rPr>
                <w:szCs w:val="22"/>
              </w:rPr>
            </w:pPr>
            <w:r>
              <w:rPr>
                <w:szCs w:val="22"/>
              </w:rPr>
              <w:t>Да</w:t>
            </w:r>
          </w:p>
        </w:tc>
        <w:tc>
          <w:tcPr>
            <w:tcW w:w="312" w:type="pct"/>
          </w:tcPr>
          <w:p w14:paraId="7B8DAB44" w14:textId="77777777" w:rsidR="00A75E56" w:rsidRDefault="00A75E56" w:rsidP="007E0892">
            <w:pPr>
              <w:pStyle w:val="GOSTTablenorm"/>
            </w:pPr>
            <w:r>
              <w:rPr>
                <w:szCs w:val="22"/>
                <w:lang w:val="en-US"/>
              </w:rPr>
              <w:t>&lt;=25</w:t>
            </w:r>
          </w:p>
        </w:tc>
        <w:tc>
          <w:tcPr>
            <w:tcW w:w="2007" w:type="pct"/>
          </w:tcPr>
          <w:p w14:paraId="04F04D10" w14:textId="77777777" w:rsidR="00A75E56" w:rsidRDefault="00A75E56" w:rsidP="007E0892">
            <w:pPr>
              <w:pStyle w:val="GOSTTablenorm"/>
              <w:rPr>
                <w:szCs w:val="22"/>
              </w:rPr>
            </w:pPr>
            <w:r>
              <w:t>Указывается технический номер КОО</w:t>
            </w:r>
          </w:p>
        </w:tc>
      </w:tr>
      <w:tr w:rsidR="00A75E56" w:rsidRPr="009E4B64" w14:paraId="598655EF" w14:textId="77777777" w:rsidTr="007E0892">
        <w:tc>
          <w:tcPr>
            <w:tcW w:w="1100" w:type="pct"/>
          </w:tcPr>
          <w:p w14:paraId="6928BA0E" w14:textId="77777777" w:rsidR="00A75E56" w:rsidRDefault="00A75E56" w:rsidP="007E0892">
            <w:pPr>
              <w:pStyle w:val="GOSTTablenorm"/>
              <w:rPr>
                <w:szCs w:val="22"/>
              </w:rPr>
            </w:pPr>
            <w:commentRangeStart w:id="5927"/>
            <w:r>
              <w:rPr>
                <w:lang w:val="en-US"/>
              </w:rPr>
              <w:t>GUID</w:t>
            </w:r>
            <w:r>
              <w:t xml:space="preserve"> КОО</w:t>
            </w:r>
            <w:commentRangeEnd w:id="5927"/>
            <w:r>
              <w:rPr>
                <w:rStyle w:val="afff4"/>
              </w:rPr>
              <w:commentReference w:id="5927"/>
            </w:r>
          </w:p>
        </w:tc>
        <w:tc>
          <w:tcPr>
            <w:tcW w:w="750" w:type="pct"/>
          </w:tcPr>
          <w:p w14:paraId="5A768D51" w14:textId="77777777" w:rsidR="00A75E56" w:rsidRPr="0009288F" w:rsidRDefault="00A75E56" w:rsidP="007E0892">
            <w:pPr>
              <w:pStyle w:val="GOSTTablenorm"/>
            </w:pPr>
            <w:r w:rsidRPr="004C472D">
              <w:t>SI_</w:t>
            </w:r>
            <w:r w:rsidRPr="004C472D">
              <w:rPr>
                <w:lang w:val="en-US"/>
              </w:rPr>
              <w:t>GUID</w:t>
            </w:r>
            <w:r w:rsidRPr="004C472D">
              <w:t>KOOHEADEX</w:t>
            </w:r>
          </w:p>
        </w:tc>
        <w:tc>
          <w:tcPr>
            <w:tcW w:w="519" w:type="pct"/>
          </w:tcPr>
          <w:p w14:paraId="11183B4A" w14:textId="77777777" w:rsidR="00A75E56" w:rsidRDefault="00A75E56" w:rsidP="007E0892">
            <w:pPr>
              <w:pStyle w:val="GOSTTablenorm"/>
              <w:rPr>
                <w:bCs/>
                <w:szCs w:val="22"/>
              </w:rPr>
            </w:pPr>
            <w:r w:rsidRPr="001D45EE">
              <w:t>GUID</w:t>
            </w:r>
          </w:p>
        </w:tc>
        <w:tc>
          <w:tcPr>
            <w:tcW w:w="312" w:type="pct"/>
          </w:tcPr>
          <w:p w14:paraId="69A737B5" w14:textId="77777777" w:rsidR="00A75E56" w:rsidRDefault="00A75E56" w:rsidP="007E0892">
            <w:pPr>
              <w:pStyle w:val="GOSTTablenorm"/>
              <w:rPr>
                <w:szCs w:val="22"/>
              </w:rPr>
            </w:pPr>
            <w:r>
              <w:t>Да</w:t>
            </w:r>
          </w:p>
        </w:tc>
        <w:tc>
          <w:tcPr>
            <w:tcW w:w="312" w:type="pct"/>
          </w:tcPr>
          <w:p w14:paraId="4F1112F0" w14:textId="77777777" w:rsidR="00A75E56" w:rsidRDefault="00A75E56" w:rsidP="007E0892">
            <w:pPr>
              <w:pStyle w:val="GOSTTablenorm"/>
            </w:pPr>
            <w:r>
              <w:t>=36</w:t>
            </w:r>
          </w:p>
        </w:tc>
        <w:tc>
          <w:tcPr>
            <w:tcW w:w="2007" w:type="pct"/>
          </w:tcPr>
          <w:p w14:paraId="5D106883" w14:textId="77777777" w:rsidR="00A75E56" w:rsidRDefault="00A75E56" w:rsidP="007E0892">
            <w:pPr>
              <w:pStyle w:val="GOSTTablenorm"/>
              <w:rPr>
                <w:szCs w:val="22"/>
              </w:rPr>
            </w:pPr>
            <w:r w:rsidRPr="000748DA">
              <w:t>Указывается уникальный идентификатор КОО, по которому осуществляется операция</w:t>
            </w:r>
          </w:p>
        </w:tc>
      </w:tr>
      <w:tr w:rsidR="00A75E56" w:rsidRPr="009E4B64" w14:paraId="61E27F6F" w14:textId="77777777" w:rsidTr="007E0892">
        <w:tc>
          <w:tcPr>
            <w:tcW w:w="1100" w:type="pct"/>
          </w:tcPr>
          <w:p w14:paraId="119BA4B1" w14:textId="77777777" w:rsidR="00A75E56" w:rsidRPr="00971A9E" w:rsidRDefault="00A75E56" w:rsidP="007E0892">
            <w:pPr>
              <w:pStyle w:val="GOSTTablenorm"/>
            </w:pPr>
            <w:r>
              <w:rPr>
                <w:lang w:val="en-US"/>
              </w:rPr>
              <w:t xml:space="preserve">GUID </w:t>
            </w:r>
            <w:r w:rsidRPr="00273086">
              <w:t>родительского документа клиента</w:t>
            </w:r>
          </w:p>
        </w:tc>
        <w:tc>
          <w:tcPr>
            <w:tcW w:w="750" w:type="pct"/>
          </w:tcPr>
          <w:p w14:paraId="1B09DF3D" w14:textId="77777777" w:rsidR="00A75E56" w:rsidRPr="004C472D" w:rsidRDefault="00A75E56" w:rsidP="007E0892">
            <w:pPr>
              <w:pStyle w:val="GOSTTablenorm"/>
              <w:rPr>
                <w:highlight w:val="cyan"/>
              </w:rPr>
            </w:pPr>
            <w:r w:rsidRPr="007F0E7C">
              <w:t>SI_IDPAYMENTORDER</w:t>
            </w:r>
          </w:p>
        </w:tc>
        <w:tc>
          <w:tcPr>
            <w:tcW w:w="519" w:type="pct"/>
          </w:tcPr>
          <w:p w14:paraId="64C5DED4" w14:textId="77777777" w:rsidR="00A75E56" w:rsidRPr="000748DA" w:rsidRDefault="00A75E56" w:rsidP="007E0892">
            <w:pPr>
              <w:pStyle w:val="GOSTTablenorm"/>
            </w:pPr>
            <w:r w:rsidRPr="001D45EE">
              <w:t>GUID</w:t>
            </w:r>
          </w:p>
        </w:tc>
        <w:tc>
          <w:tcPr>
            <w:tcW w:w="312" w:type="pct"/>
          </w:tcPr>
          <w:p w14:paraId="160269A6" w14:textId="77777777" w:rsidR="00A75E56" w:rsidRPr="000748DA" w:rsidRDefault="00A75E56" w:rsidP="007E0892">
            <w:pPr>
              <w:pStyle w:val="GOSTTablenorm"/>
            </w:pPr>
            <w:r>
              <w:t>Да</w:t>
            </w:r>
          </w:p>
        </w:tc>
        <w:tc>
          <w:tcPr>
            <w:tcW w:w="312" w:type="pct"/>
          </w:tcPr>
          <w:p w14:paraId="759BB7BA" w14:textId="77777777" w:rsidR="00A75E56" w:rsidRDefault="00A75E56" w:rsidP="007E0892">
            <w:pPr>
              <w:pStyle w:val="GOSTTablenorm"/>
            </w:pPr>
            <w:r>
              <w:t>=36</w:t>
            </w:r>
          </w:p>
        </w:tc>
        <w:tc>
          <w:tcPr>
            <w:tcW w:w="2007" w:type="pct"/>
          </w:tcPr>
          <w:p w14:paraId="71E46423" w14:textId="77777777" w:rsidR="00A75E56" w:rsidRPr="000748DA" w:rsidRDefault="00A75E56" w:rsidP="007E0892">
            <w:pPr>
              <w:pStyle w:val="GOSTTablenorm"/>
            </w:pPr>
            <w:r w:rsidRPr="000748DA">
              <w:t>Указывается уникальный идентификатор</w:t>
            </w:r>
            <w:r>
              <w:t xml:space="preserve"> платежного порученя клиента, по которому осуществляется </w:t>
            </w:r>
            <w:r w:rsidRPr="000748DA">
              <w:t>операция</w:t>
            </w:r>
            <w:r>
              <w:t xml:space="preserve"> исполнения</w:t>
            </w:r>
          </w:p>
        </w:tc>
      </w:tr>
      <w:tr w:rsidR="00A75E56" w:rsidRPr="009E4B64" w14:paraId="0175D39E" w14:textId="77777777" w:rsidTr="007E0892">
        <w:tc>
          <w:tcPr>
            <w:tcW w:w="1100" w:type="pct"/>
          </w:tcPr>
          <w:p w14:paraId="493FB4BE" w14:textId="77777777" w:rsidR="00A75E56" w:rsidRDefault="00A75E56" w:rsidP="007E0892">
            <w:pPr>
              <w:pStyle w:val="GOSTTablenorm"/>
              <w:rPr>
                <w:szCs w:val="22"/>
              </w:rPr>
            </w:pPr>
            <w:r>
              <w:rPr>
                <w:szCs w:val="22"/>
              </w:rPr>
              <w:t>Схема подкрепления КОО</w:t>
            </w:r>
          </w:p>
        </w:tc>
        <w:tc>
          <w:tcPr>
            <w:tcW w:w="750" w:type="pct"/>
          </w:tcPr>
          <w:p w14:paraId="2C05BAAF" w14:textId="77777777" w:rsidR="00A75E56" w:rsidRPr="0009288F" w:rsidRDefault="00A75E56" w:rsidP="007E0892">
            <w:pPr>
              <w:pStyle w:val="GOSTTablenorm"/>
            </w:pPr>
            <w:r w:rsidRPr="00C83456">
              <w:rPr>
                <w:szCs w:val="22"/>
              </w:rPr>
              <w:t>SI_REINFORSCHEME</w:t>
            </w:r>
          </w:p>
        </w:tc>
        <w:tc>
          <w:tcPr>
            <w:tcW w:w="519" w:type="pct"/>
          </w:tcPr>
          <w:p w14:paraId="72D7A75C" w14:textId="77777777" w:rsidR="00A75E56" w:rsidRDefault="00A75E56" w:rsidP="007E0892">
            <w:pPr>
              <w:pStyle w:val="GOSTTablenorm"/>
              <w:rPr>
                <w:bCs/>
                <w:szCs w:val="22"/>
              </w:rPr>
            </w:pPr>
            <w:r>
              <w:rPr>
                <w:szCs w:val="22"/>
              </w:rPr>
              <w:t>Строка</w:t>
            </w:r>
          </w:p>
        </w:tc>
        <w:tc>
          <w:tcPr>
            <w:tcW w:w="312" w:type="pct"/>
          </w:tcPr>
          <w:p w14:paraId="563C61D1" w14:textId="77777777" w:rsidR="00A75E56" w:rsidRDefault="00A75E56" w:rsidP="007E0892">
            <w:pPr>
              <w:pStyle w:val="GOSTTablenorm"/>
              <w:rPr>
                <w:szCs w:val="22"/>
              </w:rPr>
            </w:pPr>
            <w:r>
              <w:rPr>
                <w:szCs w:val="22"/>
              </w:rPr>
              <w:t>Да</w:t>
            </w:r>
          </w:p>
        </w:tc>
        <w:tc>
          <w:tcPr>
            <w:tcW w:w="312" w:type="pct"/>
          </w:tcPr>
          <w:p w14:paraId="65817041" w14:textId="77777777" w:rsidR="00A75E56" w:rsidRDefault="00A75E56" w:rsidP="007E0892">
            <w:pPr>
              <w:pStyle w:val="GOSTTablenorm"/>
            </w:pPr>
            <w:r>
              <w:rPr>
                <w:szCs w:val="22"/>
              </w:rPr>
              <w:t>=1</w:t>
            </w:r>
          </w:p>
        </w:tc>
        <w:tc>
          <w:tcPr>
            <w:tcW w:w="2007" w:type="pct"/>
          </w:tcPr>
          <w:p w14:paraId="31BC6BF2" w14:textId="77777777" w:rsidR="00A75E56" w:rsidRDefault="00A75E56" w:rsidP="007E0892">
            <w:pPr>
              <w:pStyle w:val="GOSTTablenorm"/>
            </w:pPr>
            <w:r>
              <w:rPr>
                <w:szCs w:val="22"/>
              </w:rPr>
              <w:t xml:space="preserve">Указывается код, </w:t>
            </w:r>
            <w:r w:rsidRPr="00BD3278">
              <w:t>определяющий используемую схему подкрепления</w:t>
            </w:r>
            <w:r>
              <w:t>. Возможные значения:</w:t>
            </w:r>
          </w:p>
          <w:p w14:paraId="2485DFD5" w14:textId="77777777" w:rsidR="00A75E56" w:rsidRPr="000748DA" w:rsidRDefault="00A75E56" w:rsidP="007E0892">
            <w:pPr>
              <w:pStyle w:val="GOSTTableListMark1"/>
              <w:rPr>
                <w:szCs w:val="22"/>
              </w:rPr>
            </w:pPr>
            <w:r w:rsidRPr="000748DA">
              <w:rPr>
                <w:szCs w:val="22"/>
              </w:rPr>
              <w:t>«P» - прямое подкрепление;</w:t>
            </w:r>
          </w:p>
          <w:p w14:paraId="3EE8BBB5" w14:textId="77777777" w:rsidR="00A75E56" w:rsidRDefault="00A75E56" w:rsidP="007E0892">
            <w:pPr>
              <w:pStyle w:val="GOSTTableListMark1"/>
            </w:pPr>
            <w:r w:rsidRPr="00BA31B3">
              <w:t>«K» - классическое подкрепление</w:t>
            </w:r>
          </w:p>
        </w:tc>
      </w:tr>
      <w:tr w:rsidR="00A75E56" w:rsidRPr="009E4B64" w14:paraId="215552BA" w14:textId="77777777" w:rsidTr="007E0892">
        <w:tc>
          <w:tcPr>
            <w:tcW w:w="1100" w:type="pct"/>
          </w:tcPr>
          <w:p w14:paraId="2044051B" w14:textId="77777777" w:rsidR="00A75E56" w:rsidRDefault="00A75E56" w:rsidP="007E0892">
            <w:pPr>
              <w:pStyle w:val="GOSTTablenorm"/>
              <w:rPr>
                <w:szCs w:val="22"/>
              </w:rPr>
            </w:pPr>
            <w:r w:rsidRPr="00B9499D">
              <w:rPr>
                <w:szCs w:val="22"/>
              </w:rPr>
              <w:t>Сумма</w:t>
            </w:r>
          </w:p>
        </w:tc>
        <w:tc>
          <w:tcPr>
            <w:tcW w:w="750" w:type="pct"/>
          </w:tcPr>
          <w:p w14:paraId="6C8492D5" w14:textId="77777777" w:rsidR="00A75E56" w:rsidRPr="0009288F" w:rsidRDefault="00A75E56" w:rsidP="007E0892">
            <w:pPr>
              <w:pStyle w:val="GOSTTablenorm"/>
            </w:pPr>
            <w:r>
              <w:rPr>
                <w:szCs w:val="22"/>
                <w:lang w:val="en-US"/>
              </w:rPr>
              <w:t>BP_</w:t>
            </w:r>
            <w:r w:rsidRPr="007E140C">
              <w:rPr>
                <w:szCs w:val="22"/>
              </w:rPr>
              <w:t>SumTotal</w:t>
            </w:r>
          </w:p>
        </w:tc>
        <w:tc>
          <w:tcPr>
            <w:tcW w:w="519" w:type="pct"/>
          </w:tcPr>
          <w:p w14:paraId="3501D94C" w14:textId="77777777" w:rsidR="00A75E56" w:rsidRDefault="00A75E56" w:rsidP="007E0892">
            <w:pPr>
              <w:pStyle w:val="GOSTTablenorm"/>
              <w:rPr>
                <w:bCs/>
                <w:szCs w:val="22"/>
              </w:rPr>
            </w:pPr>
            <w:r w:rsidRPr="00B9499D">
              <w:rPr>
                <w:szCs w:val="22"/>
              </w:rPr>
              <w:t>Сумма</w:t>
            </w:r>
          </w:p>
        </w:tc>
        <w:tc>
          <w:tcPr>
            <w:tcW w:w="312" w:type="pct"/>
          </w:tcPr>
          <w:p w14:paraId="22FA07A9" w14:textId="77777777" w:rsidR="00A75E56" w:rsidRDefault="00A75E56" w:rsidP="007E0892">
            <w:pPr>
              <w:pStyle w:val="GOSTTablenorm"/>
              <w:rPr>
                <w:szCs w:val="22"/>
              </w:rPr>
            </w:pPr>
            <w:r w:rsidRPr="00B9499D">
              <w:rPr>
                <w:szCs w:val="22"/>
              </w:rPr>
              <w:t>Да</w:t>
            </w:r>
          </w:p>
        </w:tc>
        <w:tc>
          <w:tcPr>
            <w:tcW w:w="312" w:type="pct"/>
          </w:tcPr>
          <w:p w14:paraId="6D04AA12" w14:textId="77777777" w:rsidR="00A75E56" w:rsidRDefault="00A75E56" w:rsidP="007E0892">
            <w:pPr>
              <w:pStyle w:val="GOSTTablenorm"/>
            </w:pPr>
          </w:p>
        </w:tc>
        <w:tc>
          <w:tcPr>
            <w:tcW w:w="2007" w:type="pct"/>
          </w:tcPr>
          <w:p w14:paraId="66FD5FE9" w14:textId="77777777" w:rsidR="00A75E56" w:rsidRDefault="00A75E56" w:rsidP="007E0892">
            <w:pPr>
              <w:pStyle w:val="GOSTTablenorm"/>
              <w:rPr>
                <w:szCs w:val="22"/>
              </w:rPr>
            </w:pPr>
            <w:r w:rsidRPr="00B9499D">
              <w:rPr>
                <w:szCs w:val="22"/>
              </w:rPr>
              <w:t xml:space="preserve">Сумма платежа в </w:t>
            </w:r>
            <w:r>
              <w:t>валюте Российской Федерации (</w:t>
            </w:r>
            <w:r w:rsidRPr="00930F4F">
              <w:t>в рублях)</w:t>
            </w:r>
            <w:r>
              <w:t xml:space="preserve"> </w:t>
            </w:r>
            <w:r w:rsidRPr="00B9499D">
              <w:rPr>
                <w:szCs w:val="22"/>
              </w:rPr>
              <w:t xml:space="preserve">с </w:t>
            </w:r>
            <w:r>
              <w:rPr>
                <w:szCs w:val="22"/>
              </w:rPr>
              <w:t>точностью 2 знака после запятой</w:t>
            </w:r>
          </w:p>
        </w:tc>
      </w:tr>
    </w:tbl>
    <w:p w14:paraId="6C1DF961" w14:textId="77777777" w:rsidR="00A75E56" w:rsidRPr="00B20B4F" w:rsidRDefault="00A75E56" w:rsidP="009158B9">
      <w:pPr>
        <w:pStyle w:val="51"/>
      </w:pPr>
      <w:bookmarkStart w:id="5928" w:name="_Toc226564505"/>
      <w:r w:rsidRPr="00B20B4F">
        <w:t xml:space="preserve">Пример </w:t>
      </w:r>
      <w:commentRangeStart w:id="5929"/>
      <w:r w:rsidRPr="00B20B4F">
        <w:t>запроса</w:t>
      </w:r>
      <w:commentRangeEnd w:id="5929"/>
      <w:r w:rsidRPr="00B20B4F">
        <w:rPr>
          <w:rStyle w:val="afff4"/>
          <w:sz w:val="24"/>
          <w:szCs w:val="26"/>
        </w:rPr>
        <w:commentReference w:id="5929"/>
      </w:r>
      <w:r w:rsidRPr="00587311">
        <w:t xml:space="preserve"> по документу «</w:t>
      </w:r>
      <w:r w:rsidRPr="00B20B4F">
        <w:t xml:space="preserve">Заявление на исполнение Казначейского обеспечения обязательств» (ф. 0506109) </w:t>
      </w:r>
      <w:commentRangeStart w:id="5930"/>
      <w:r w:rsidRPr="00B20B4F">
        <w:t>TSE_0506109_D033</w:t>
      </w:r>
      <w:commentRangeEnd w:id="5930"/>
      <w:r w:rsidRPr="00B20B4F">
        <w:rPr>
          <w:rStyle w:val="afff4"/>
          <w:sz w:val="24"/>
          <w:szCs w:val="26"/>
        </w:rPr>
        <w:commentReference w:id="5930"/>
      </w:r>
      <w:bookmarkEnd w:id="5928"/>
    </w:p>
    <w:p w14:paraId="12B2D85F" w14:textId="77777777" w:rsidR="00A75E56" w:rsidRPr="00CB4EB7" w:rsidRDefault="00A75E56" w:rsidP="00A75E56">
      <w:pPr>
        <w:pStyle w:val="GOSTScript"/>
      </w:pPr>
      <w:r w:rsidRPr="00CB4EB7">
        <w:t>{</w:t>
      </w:r>
    </w:p>
    <w:p w14:paraId="722374B9" w14:textId="77777777" w:rsidR="00A75E56" w:rsidRPr="00CB4EB7" w:rsidRDefault="00A75E56" w:rsidP="00A75E56">
      <w:pPr>
        <w:pStyle w:val="GOSTScript"/>
      </w:pPr>
      <w:ins w:id="5931" w:author="Щербань О.И." w:date="2025-05-04T14:13:00Z">
        <w:r w:rsidRPr="00CB4EB7">
          <w:tab/>
          <w:t>"</w:t>
        </w:r>
      </w:ins>
      <w:r w:rsidRPr="00CB4EB7">
        <w:t>header": {</w:t>
      </w:r>
    </w:p>
    <w:p w14:paraId="5541D098" w14:textId="77777777" w:rsidR="00A75E56" w:rsidRPr="00CB4EB7" w:rsidRDefault="00A75E56" w:rsidP="00A75E56">
      <w:pPr>
        <w:pStyle w:val="GOSTScript"/>
      </w:pPr>
      <w:r w:rsidRPr="00CB4EB7">
        <w:tab/>
      </w:r>
      <w:r w:rsidRPr="00CB4EB7">
        <w:tab/>
        <w:t>"Source": "TSE",</w:t>
      </w:r>
    </w:p>
    <w:p w14:paraId="58EC4CEE" w14:textId="77777777" w:rsidR="00A75E56" w:rsidRPr="00CB4EB7" w:rsidRDefault="00A75E56" w:rsidP="00A75E56">
      <w:pPr>
        <w:pStyle w:val="GOSTScript"/>
      </w:pPr>
      <w:r w:rsidRPr="00CB4EB7">
        <w:tab/>
      </w:r>
      <w:r w:rsidRPr="00CB4EB7">
        <w:tab/>
        <w:t>"ReqDateTime": "2024-01-05 10:37:22",</w:t>
      </w:r>
    </w:p>
    <w:p w14:paraId="7C502E02" w14:textId="77777777" w:rsidR="00A75E56" w:rsidRPr="00CB4EB7" w:rsidRDefault="00A75E56" w:rsidP="00A75E56">
      <w:pPr>
        <w:pStyle w:val="GOSTScript"/>
      </w:pPr>
      <w:r w:rsidRPr="00CB4EB7">
        <w:tab/>
      </w:r>
      <w:r w:rsidRPr="00CB4EB7">
        <w:tab/>
        <w:t>"Version": "1.0",</w:t>
      </w:r>
    </w:p>
    <w:p w14:paraId="2B0203FB" w14:textId="77777777" w:rsidR="00A75E56" w:rsidRPr="00CB4EB7" w:rsidRDefault="00A75E56" w:rsidP="00A75E56">
      <w:pPr>
        <w:pStyle w:val="GOSTScript"/>
      </w:pPr>
      <w:r w:rsidRPr="00CB4EB7">
        <w:tab/>
      </w:r>
      <w:r w:rsidRPr="00CB4EB7">
        <w:tab/>
        <w:t>"Params": [</w:t>
      </w:r>
    </w:p>
    <w:p w14:paraId="075F7467" w14:textId="77777777" w:rsidR="00A75E56" w:rsidRPr="00CB4EB7" w:rsidRDefault="00A75E56" w:rsidP="00A75E56">
      <w:pPr>
        <w:pStyle w:val="GOSTScript"/>
      </w:pPr>
      <w:r w:rsidRPr="00CB4EB7">
        <w:tab/>
      </w:r>
      <w:r w:rsidRPr="00CB4EB7">
        <w:tab/>
      </w:r>
      <w:r w:rsidRPr="00CB4EB7">
        <w:tab/>
        <w:t>{</w:t>
      </w:r>
    </w:p>
    <w:p w14:paraId="74013A14" w14:textId="77777777" w:rsidR="00A75E56" w:rsidRPr="00CB4EB7" w:rsidRDefault="00A75E56" w:rsidP="00A75E56">
      <w:pPr>
        <w:pStyle w:val="GOSTScript"/>
      </w:pPr>
      <w:r w:rsidRPr="00CB4EB7">
        <w:tab/>
      </w:r>
      <w:r w:rsidRPr="00CB4EB7">
        <w:tab/>
      </w:r>
      <w:r w:rsidRPr="00CB4EB7">
        <w:tab/>
      </w:r>
      <w:r w:rsidRPr="00CB4EB7">
        <w:tab/>
        <w:t>"param": "example",</w:t>
      </w:r>
    </w:p>
    <w:p w14:paraId="6E1E06FA" w14:textId="77777777" w:rsidR="00A75E56" w:rsidRPr="00CB4EB7" w:rsidRDefault="00A75E56" w:rsidP="00A75E56">
      <w:pPr>
        <w:pStyle w:val="GOSTScript"/>
      </w:pPr>
      <w:r w:rsidRPr="00CB4EB7">
        <w:tab/>
      </w:r>
      <w:r w:rsidRPr="00CB4EB7">
        <w:tab/>
      </w:r>
      <w:r w:rsidRPr="00CB4EB7">
        <w:tab/>
      </w:r>
      <w:r w:rsidRPr="00CB4EB7">
        <w:tab/>
        <w:t>"value": "01"</w:t>
      </w:r>
    </w:p>
    <w:p w14:paraId="10FE8C73" w14:textId="77777777" w:rsidR="00A75E56" w:rsidRPr="00CB4EB7" w:rsidRDefault="00A75E56" w:rsidP="00A75E56">
      <w:pPr>
        <w:pStyle w:val="GOSTScript"/>
      </w:pPr>
      <w:r w:rsidRPr="00CB4EB7">
        <w:tab/>
      </w:r>
      <w:r w:rsidRPr="00CB4EB7">
        <w:tab/>
      </w:r>
      <w:r w:rsidRPr="00CB4EB7">
        <w:tab/>
        <w:t>}</w:t>
      </w:r>
    </w:p>
    <w:p w14:paraId="105ED359" w14:textId="77777777" w:rsidR="00A75E56" w:rsidRPr="00CB4EB7" w:rsidRDefault="00A75E56" w:rsidP="00A75E56">
      <w:pPr>
        <w:pStyle w:val="GOSTScript"/>
      </w:pPr>
      <w:r w:rsidRPr="00CB4EB7">
        <w:tab/>
      </w:r>
      <w:r w:rsidRPr="00CB4EB7">
        <w:tab/>
        <w:t>],</w:t>
      </w:r>
    </w:p>
    <w:p w14:paraId="20DEC052" w14:textId="77777777" w:rsidR="00A75E56" w:rsidRPr="00CB4EB7" w:rsidRDefault="00A75E56" w:rsidP="00A75E56">
      <w:pPr>
        <w:pStyle w:val="GOSTScript"/>
      </w:pPr>
      <w:r w:rsidRPr="00CB4EB7">
        <w:tab/>
      </w:r>
      <w:r w:rsidRPr="00CB4EB7">
        <w:tab/>
        <w:t>"ReqGuid": "b0d4ce5d-2757-4688-948c-vv72qba94f86",</w:t>
      </w:r>
    </w:p>
    <w:p w14:paraId="1C84CC1A" w14:textId="77777777" w:rsidR="00A75E56" w:rsidRPr="00CB4EB7" w:rsidRDefault="00A75E56" w:rsidP="00A75E56">
      <w:pPr>
        <w:pStyle w:val="GOSTScript"/>
      </w:pPr>
      <w:r w:rsidRPr="00CB4EB7">
        <w:tab/>
      </w:r>
      <w:r w:rsidRPr="00CB4EB7">
        <w:tab/>
        <w:t>"DocGuid": "0bd90a7c-e339-34ff-ac39-73029ff81370",</w:t>
      </w:r>
    </w:p>
    <w:p w14:paraId="2D96D1C5" w14:textId="77777777" w:rsidR="00A75E56" w:rsidRPr="00CB4EB7" w:rsidRDefault="00A75E56" w:rsidP="00A75E56">
      <w:pPr>
        <w:pStyle w:val="GOSTScript"/>
      </w:pPr>
      <w:r w:rsidRPr="00CB4EB7">
        <w:tab/>
      </w:r>
      <w:r w:rsidRPr="00CB4EB7">
        <w:tab/>
        <w:t>"RequestType": "ACCOUNTING",</w:t>
      </w:r>
    </w:p>
    <w:p w14:paraId="0DFA419E" w14:textId="77777777" w:rsidR="00A75E56" w:rsidRPr="00CB4EB7" w:rsidRDefault="00A75E56" w:rsidP="00A75E56">
      <w:pPr>
        <w:pStyle w:val="GOSTScript"/>
      </w:pPr>
      <w:r w:rsidRPr="00CB4EB7">
        <w:tab/>
      </w:r>
      <w:r w:rsidRPr="00CB4EB7">
        <w:tab/>
        <w:t>"TypeDoc": "TSE_0506109_D033",</w:t>
      </w:r>
    </w:p>
    <w:p w14:paraId="54B41613" w14:textId="77777777" w:rsidR="00A75E56" w:rsidRPr="000379CA" w:rsidRDefault="00A75E56" w:rsidP="00A75E56">
      <w:pPr>
        <w:pStyle w:val="GOSTScript"/>
      </w:pPr>
      <w:r w:rsidRPr="00CB4EB7">
        <w:tab/>
      </w:r>
      <w:r w:rsidRPr="00CB4EB7">
        <w:tab/>
      </w:r>
      <w:r w:rsidRPr="000379CA">
        <w:t>"Stage": "auth",</w:t>
      </w:r>
    </w:p>
    <w:p w14:paraId="1BBFC247" w14:textId="77777777" w:rsidR="00A75E56" w:rsidRPr="000379CA" w:rsidRDefault="00A75E56" w:rsidP="00A75E56">
      <w:pPr>
        <w:pStyle w:val="GOSTScript"/>
      </w:pPr>
      <w:r w:rsidRPr="000379CA">
        <w:tab/>
      </w:r>
      <w:r w:rsidRPr="000379CA">
        <w:tab/>
        <w:t>"BalLevContrl": 0,</w:t>
      </w:r>
    </w:p>
    <w:p w14:paraId="268CDC6F" w14:textId="77777777" w:rsidR="00A75E56" w:rsidRPr="000379CA" w:rsidRDefault="00A75E56" w:rsidP="00A75E56">
      <w:pPr>
        <w:pStyle w:val="GOSTScript"/>
      </w:pPr>
      <w:r w:rsidRPr="000379CA">
        <w:tab/>
      </w:r>
      <w:r w:rsidRPr="000379CA">
        <w:tab/>
        <w:t>"Subject": "9500",</w:t>
      </w:r>
    </w:p>
    <w:p w14:paraId="04F16279" w14:textId="77777777" w:rsidR="00A75E56" w:rsidRPr="00CB4EB7" w:rsidRDefault="00A75E56" w:rsidP="00A75E56">
      <w:pPr>
        <w:pStyle w:val="GOSTScript"/>
      </w:pPr>
      <w:r w:rsidRPr="000379CA">
        <w:tab/>
      </w:r>
      <w:r w:rsidRPr="000379CA">
        <w:tab/>
      </w:r>
      <w:r w:rsidRPr="00CB4EB7">
        <w:t>"SettlementDate": "2024-01-05"</w:t>
      </w:r>
    </w:p>
    <w:p w14:paraId="3B5B6EC2" w14:textId="77777777" w:rsidR="00A75E56" w:rsidRPr="00CB4EB7" w:rsidRDefault="00A75E56" w:rsidP="00A75E56">
      <w:pPr>
        <w:pStyle w:val="GOSTScript"/>
      </w:pPr>
      <w:r w:rsidRPr="00CB4EB7">
        <w:tab/>
        <w:t>},</w:t>
      </w:r>
    </w:p>
    <w:p w14:paraId="3DB4E829" w14:textId="77777777" w:rsidR="00A75E56" w:rsidRPr="00CB4EB7" w:rsidRDefault="00A75E56" w:rsidP="00A75E56">
      <w:pPr>
        <w:pStyle w:val="GOSTScript"/>
      </w:pPr>
      <w:r w:rsidRPr="00CB4EB7">
        <w:tab/>
        <w:t>"document": {</w:t>
      </w:r>
    </w:p>
    <w:p w14:paraId="603B4502" w14:textId="77777777" w:rsidR="00A75E56" w:rsidRPr="00CB4EB7" w:rsidRDefault="00A75E56" w:rsidP="00A75E56">
      <w:pPr>
        <w:pStyle w:val="GOSTScript"/>
      </w:pPr>
      <w:r w:rsidRPr="00CB4EB7">
        <w:tab/>
      </w:r>
      <w:r w:rsidRPr="00CB4EB7">
        <w:tab/>
        <w:t>"HP_DOCNUM": "9500.7305.2",</w:t>
      </w:r>
    </w:p>
    <w:p w14:paraId="5CD34EF1" w14:textId="77777777" w:rsidR="00A75E56" w:rsidRPr="00CB4EB7" w:rsidRDefault="00A75E56" w:rsidP="00A75E56">
      <w:pPr>
        <w:pStyle w:val="GOSTScript"/>
      </w:pPr>
      <w:r w:rsidRPr="00CB4EB7">
        <w:tab/>
      </w:r>
      <w:r w:rsidRPr="00CB4EB7">
        <w:tab/>
        <w:t>"HP_DOCDATE": "2024-01-05",</w:t>
      </w:r>
    </w:p>
    <w:p w14:paraId="31885F00" w14:textId="77777777" w:rsidR="00A75E56" w:rsidRPr="00CB4EB7" w:rsidRDefault="00A75E56" w:rsidP="00A75E56">
      <w:pPr>
        <w:pStyle w:val="GOSTScript"/>
      </w:pPr>
      <w:r w:rsidRPr="00CB4EB7">
        <w:tab/>
      </w:r>
      <w:r w:rsidRPr="00CB4EB7">
        <w:tab/>
        <w:t>"HP_TYPEDOC": "</w:t>
      </w:r>
      <w:r w:rsidRPr="00CB4EB7">
        <w:rPr>
          <w:lang w:val="ru-RU"/>
        </w:rPr>
        <w:t>АКЗ</w:t>
      </w:r>
      <w:r w:rsidRPr="00CB4EB7">
        <w:t>",</w:t>
      </w:r>
    </w:p>
    <w:p w14:paraId="57B1489B" w14:textId="77777777" w:rsidR="00A75E56" w:rsidRPr="00CB4EB7" w:rsidRDefault="00A75E56" w:rsidP="00A75E56">
      <w:pPr>
        <w:pStyle w:val="GOSTScript"/>
      </w:pPr>
      <w:r w:rsidRPr="00CB4EB7">
        <w:tab/>
      </w:r>
      <w:r w:rsidRPr="00CB4EB7">
        <w:tab/>
        <w:t>"SEGMENT_CODE": "1",</w:t>
      </w:r>
    </w:p>
    <w:p w14:paraId="473B58B2" w14:textId="77777777" w:rsidR="00A75E56" w:rsidRPr="00CB4EB7" w:rsidRDefault="00A75E56" w:rsidP="00A75E56">
      <w:pPr>
        <w:pStyle w:val="GOSTScript"/>
      </w:pPr>
      <w:r w:rsidRPr="00CB4EB7">
        <w:tab/>
      </w:r>
      <w:r w:rsidRPr="00CB4EB7">
        <w:tab/>
        <w:t>"StmInfrmtn_AccessLevelStereotype": 0,</w:t>
      </w:r>
    </w:p>
    <w:p w14:paraId="4AC67E34" w14:textId="77777777" w:rsidR="00A75E56" w:rsidRPr="00CB4EB7" w:rsidRDefault="00A75E56" w:rsidP="00A75E56">
      <w:pPr>
        <w:pStyle w:val="GOSTScript"/>
      </w:pPr>
      <w:r w:rsidRPr="00CB4EB7">
        <w:tab/>
      </w:r>
      <w:r w:rsidRPr="00CB4EB7">
        <w:tab/>
        <w:t>"SI_CODEBUDGET": "99010001",</w:t>
      </w:r>
    </w:p>
    <w:p w14:paraId="3BE46D0E" w14:textId="77777777" w:rsidR="00A75E56" w:rsidRPr="00CB4EB7" w:rsidRDefault="00A75E56" w:rsidP="00A75E56">
      <w:pPr>
        <w:pStyle w:val="GOSTScript"/>
      </w:pPr>
      <w:r w:rsidRPr="00CB4EB7">
        <w:tab/>
      </w:r>
      <w:r w:rsidRPr="00CB4EB7">
        <w:tab/>
        <w:t>"SI_PERSONALACCGZ": "03601076330",</w:t>
      </w:r>
    </w:p>
    <w:p w14:paraId="45387599" w14:textId="77777777" w:rsidR="00A75E56" w:rsidRPr="00CB4EB7" w:rsidRDefault="00A75E56" w:rsidP="00A75E56">
      <w:pPr>
        <w:pStyle w:val="GOSTScript"/>
      </w:pPr>
      <w:r w:rsidRPr="00CB4EB7">
        <w:tab/>
      </w:r>
      <w:r w:rsidRPr="00CB4EB7">
        <w:tab/>
        <w:t>"SI_BASISACCOUNTINGPOFR": "</w:t>
      </w:r>
      <w:r>
        <w:t>N</w:t>
      </w:r>
      <w:r w:rsidRPr="00CB4EB7">
        <w:t>",</w:t>
      </w:r>
    </w:p>
    <w:p w14:paraId="22043B50" w14:textId="77777777" w:rsidR="00A75E56" w:rsidRPr="00CB4EB7" w:rsidRDefault="00A75E56" w:rsidP="00A75E56">
      <w:pPr>
        <w:pStyle w:val="GOSTScript"/>
      </w:pPr>
      <w:r w:rsidRPr="00CB4EB7">
        <w:tab/>
      </w:r>
      <w:r w:rsidRPr="00CB4EB7">
        <w:tab/>
        <w:t>"SI_NUMKOOHEADEXECUTOR": "0010005422000000536.1",</w:t>
      </w:r>
    </w:p>
    <w:p w14:paraId="17641F8B" w14:textId="77777777" w:rsidR="00A75E56" w:rsidRPr="00CB4EB7" w:rsidRDefault="00A75E56" w:rsidP="00A75E56">
      <w:pPr>
        <w:pStyle w:val="GOSTScript"/>
      </w:pPr>
      <w:r w:rsidRPr="00CB4EB7">
        <w:tab/>
      </w:r>
      <w:r w:rsidRPr="00CB4EB7">
        <w:tab/>
        <w:t>"SI_TECHNUMKOOHEADEX": "24A0001",</w:t>
      </w:r>
    </w:p>
    <w:p w14:paraId="771AC2CD" w14:textId="77777777" w:rsidR="00A75E56" w:rsidRPr="00CB4EB7" w:rsidRDefault="00A75E56" w:rsidP="00A75E56">
      <w:pPr>
        <w:pStyle w:val="GOSTScript"/>
      </w:pPr>
      <w:r w:rsidRPr="00CB4EB7">
        <w:tab/>
      </w:r>
      <w:r w:rsidRPr="00CB4EB7">
        <w:tab/>
        <w:t>"SI_GUIDKOOHEADEX": "0</w:t>
      </w:r>
      <w:r>
        <w:t>a</w:t>
      </w:r>
      <w:r w:rsidRPr="00CB4EB7">
        <w:t>d</w:t>
      </w:r>
      <w:r>
        <w:t>1</w:t>
      </w:r>
      <w:r w:rsidRPr="00CB4EB7">
        <w:t>0a</w:t>
      </w:r>
      <w:r>
        <w:t>3i</w:t>
      </w:r>
      <w:r w:rsidRPr="00CB4EB7">
        <w:t>-e33</w:t>
      </w:r>
      <w:r>
        <w:t>0</w:t>
      </w:r>
      <w:r w:rsidRPr="00CB4EB7">
        <w:t>-85</w:t>
      </w:r>
      <w:r>
        <w:t>f</w:t>
      </w:r>
      <w:r w:rsidRPr="00CB4EB7">
        <w:t>k-pc1</w:t>
      </w:r>
      <w:r>
        <w:t>0</w:t>
      </w:r>
      <w:r w:rsidRPr="00CB4EB7">
        <w:t>-21023aa81</w:t>
      </w:r>
      <w:r>
        <w:t>552</w:t>
      </w:r>
      <w:r w:rsidRPr="00CB4EB7">
        <w:t>",</w:t>
      </w:r>
    </w:p>
    <w:p w14:paraId="58B03239" w14:textId="77777777" w:rsidR="00A75E56" w:rsidRPr="00CB4EB7" w:rsidRDefault="00A75E56" w:rsidP="00A75E56">
      <w:pPr>
        <w:pStyle w:val="GOSTScript"/>
      </w:pPr>
      <w:r w:rsidRPr="00CB4EB7">
        <w:tab/>
      </w:r>
      <w:r w:rsidRPr="00CB4EB7">
        <w:tab/>
        <w:t>"SI_IDPAYMENTORDER": "2wp90a7f-i330-46ff-al30-71029ff81355",</w:t>
      </w:r>
    </w:p>
    <w:p w14:paraId="7A83A95E" w14:textId="77777777" w:rsidR="00A75E56" w:rsidRPr="00CB4EB7" w:rsidRDefault="00A75E56" w:rsidP="00A75E56">
      <w:pPr>
        <w:pStyle w:val="GOSTScript"/>
      </w:pPr>
      <w:r w:rsidRPr="00CB4EB7">
        <w:tab/>
      </w:r>
      <w:r w:rsidRPr="00CB4EB7">
        <w:tab/>
        <w:t>"SI_REINFORSCHEME": "P",</w:t>
      </w:r>
    </w:p>
    <w:p w14:paraId="2805743C" w14:textId="77777777" w:rsidR="00A75E56" w:rsidRPr="00B8371A" w:rsidRDefault="00A75E56" w:rsidP="00A75E56">
      <w:pPr>
        <w:pStyle w:val="GOSTScript"/>
      </w:pPr>
      <w:r w:rsidRPr="00CB4EB7">
        <w:tab/>
      </w:r>
      <w:r w:rsidRPr="00CB4EB7">
        <w:tab/>
        <w:t>"BP_SumTotal": 150.00</w:t>
      </w:r>
    </w:p>
    <w:p w14:paraId="7448E9A6" w14:textId="77777777" w:rsidR="00A75E56" w:rsidRPr="00CB4EB7" w:rsidRDefault="00A75E56" w:rsidP="00A75E56">
      <w:pPr>
        <w:pStyle w:val="GOSTScript"/>
        <w:rPr>
          <w:lang w:val="ru-RU"/>
        </w:rPr>
      </w:pPr>
      <w:r w:rsidRPr="00B8371A">
        <w:tab/>
      </w:r>
      <w:r w:rsidRPr="00CB4EB7">
        <w:rPr>
          <w:lang w:val="ru-RU"/>
        </w:rPr>
        <w:t>}</w:t>
      </w:r>
    </w:p>
    <w:p w14:paraId="2C388CED" w14:textId="77777777" w:rsidR="00A75E56" w:rsidRPr="009C4850" w:rsidRDefault="00A75E56" w:rsidP="00A75E56">
      <w:pPr>
        <w:pStyle w:val="GOSTScript"/>
        <w:rPr>
          <w:lang w:val="ru-RU"/>
        </w:rPr>
      </w:pPr>
      <w:r w:rsidRPr="00CB4EB7">
        <w:rPr>
          <w:lang w:val="ru-RU"/>
        </w:rPr>
        <w:t>}</w:t>
      </w:r>
    </w:p>
    <w:p w14:paraId="0FB357CC" w14:textId="77777777" w:rsidR="00FF1C70" w:rsidRPr="00587311" w:rsidRDefault="00FF1C70" w:rsidP="00FF1C70">
      <w:pPr>
        <w:pStyle w:val="41"/>
      </w:pPr>
      <w:bookmarkStart w:id="5932" w:name="_Toc226564506"/>
      <w:r w:rsidRPr="00587311">
        <w:t>«</w:t>
      </w:r>
      <w:r w:rsidRPr="00587311">
        <w:rPr>
          <w:rStyle w:val="GOSTSymItalic"/>
          <w:i w:val="0"/>
        </w:rPr>
        <w:t>Поручение о перечислении на счет исходящее</w:t>
      </w:r>
      <w:r w:rsidRPr="00587311">
        <w:t>» TSE_TransOrderAcc_D091</w:t>
      </w:r>
      <w:bookmarkEnd w:id="5932"/>
    </w:p>
    <w:p w14:paraId="6E3BEB26" w14:textId="77777777" w:rsidR="00FF1C70" w:rsidRPr="00B20B4F" w:rsidRDefault="00FF1C70" w:rsidP="00FF1C70">
      <w:pPr>
        <w:pStyle w:val="51"/>
        <w:rPr>
          <w:rStyle w:val="GOSTTablenorm0"/>
          <w:sz w:val="24"/>
        </w:rPr>
      </w:pPr>
      <w:bookmarkStart w:id="5933" w:name="_Toc226564507"/>
      <w:r w:rsidRPr="00587311">
        <w:t>Перечень параметров тела запроса (Document)</w:t>
      </w:r>
      <w:r w:rsidRPr="00B20B4F">
        <w:t xml:space="preserve"> </w:t>
      </w:r>
      <w:r>
        <w:t xml:space="preserve">по </w:t>
      </w:r>
      <w:r w:rsidRPr="00B20B4F">
        <w:t>документу «</w:t>
      </w:r>
      <w:r w:rsidRPr="00B20B4F">
        <w:rPr>
          <w:rStyle w:val="GOSTSymItalic"/>
          <w:i w:val="0"/>
        </w:rPr>
        <w:t>Поручение о перечислении на счет исходящее</w:t>
      </w:r>
      <w:r w:rsidRPr="00B20B4F">
        <w:t>» TSE_TransOrderAcc_D091</w:t>
      </w:r>
      <w:bookmarkEnd w:id="5933"/>
    </w:p>
    <w:p w14:paraId="0BB8F9EF" w14:textId="1D4C0140" w:rsidR="00FF1C70" w:rsidRDefault="00FF1C70" w:rsidP="00FF1C70">
      <w:pPr>
        <w:pStyle w:val="GOSTNameTable"/>
      </w:pPr>
      <w:r>
        <w:fldChar w:fldCharType="begin"/>
      </w:r>
      <w:r>
        <w:instrText xml:space="preserve"> SEQ Таблица \* ARABIC </w:instrText>
      </w:r>
      <w:r>
        <w:fldChar w:fldCharType="separate"/>
      </w:r>
      <w:bookmarkStart w:id="5934" w:name="_Toc226564532"/>
      <w:r w:rsidR="00CE7795">
        <w:t>20</w:t>
      </w:r>
      <w:r>
        <w:fldChar w:fldCharType="end"/>
      </w:r>
      <w:r>
        <w:t xml:space="preserve"> - </w:t>
      </w:r>
      <w:r w:rsidRPr="00C51157">
        <w:t>Параметры тела (Document) запроса на подбор / сторнирование / переформирование записей учета по документу</w:t>
      </w:r>
      <w:r>
        <w:t xml:space="preserve"> </w:t>
      </w:r>
      <w:r w:rsidRPr="00B20B4F">
        <w:t>«</w:t>
      </w:r>
      <w:r w:rsidRPr="00B20B4F">
        <w:rPr>
          <w:rStyle w:val="GOSTSymItalic"/>
          <w:i w:val="0"/>
        </w:rPr>
        <w:t>Поручение о перечислении на счет исходящее</w:t>
      </w:r>
      <w:r w:rsidRPr="00B20B4F">
        <w:t>» TSE_TransOrderAcc_D091</w:t>
      </w:r>
      <w:bookmarkEnd w:id="5934"/>
    </w:p>
    <w:tbl>
      <w:tblPr>
        <w:tblStyle w:val="GOSTTable"/>
        <w:tblW w:w="5000" w:type="pct"/>
        <w:tblLayout w:type="fixed"/>
        <w:tblLook w:val="07E0" w:firstRow="1" w:lastRow="1" w:firstColumn="1" w:lastColumn="1" w:noHBand="1" w:noVBand="1"/>
      </w:tblPr>
      <w:tblGrid>
        <w:gridCol w:w="3453"/>
        <w:gridCol w:w="2354"/>
        <w:gridCol w:w="1626"/>
        <w:gridCol w:w="976"/>
        <w:gridCol w:w="1026"/>
        <w:gridCol w:w="6259"/>
      </w:tblGrid>
      <w:tr w:rsidR="00FF1C70" w:rsidRPr="00B412B2" w14:paraId="585EBE75" w14:textId="77777777" w:rsidTr="007E0892">
        <w:trPr>
          <w:cnfStyle w:val="100000000000" w:firstRow="1" w:lastRow="0" w:firstColumn="0" w:lastColumn="0" w:oddVBand="0" w:evenVBand="0" w:oddHBand="0" w:evenHBand="0" w:firstRowFirstColumn="0" w:firstRowLastColumn="0" w:lastRowFirstColumn="0" w:lastRowLastColumn="0"/>
          <w:trHeight w:val="322"/>
        </w:trPr>
        <w:tc>
          <w:tcPr>
            <w:tcW w:w="1100" w:type="pct"/>
          </w:tcPr>
          <w:p w14:paraId="704C8AC9" w14:textId="77777777" w:rsidR="00FF1C70" w:rsidRPr="00B412B2" w:rsidRDefault="00FF1C70" w:rsidP="007E0892">
            <w:pPr>
              <w:pStyle w:val="GOSTTableHead"/>
              <w:rPr>
                <w:szCs w:val="22"/>
              </w:rPr>
            </w:pPr>
            <w:r>
              <w:rPr>
                <w:szCs w:val="22"/>
              </w:rPr>
              <w:t>Параметр</w:t>
            </w:r>
            <w:r>
              <w:rPr>
                <w:rStyle w:val="af6"/>
                <w:szCs w:val="22"/>
              </w:rPr>
              <w:footnoteReference w:id="6"/>
            </w:r>
          </w:p>
        </w:tc>
        <w:tc>
          <w:tcPr>
            <w:tcW w:w="750" w:type="pct"/>
            <w:hideMark/>
          </w:tcPr>
          <w:p w14:paraId="43754292" w14:textId="77777777" w:rsidR="00FF1C70" w:rsidRPr="00B412B2" w:rsidRDefault="00FF1C70" w:rsidP="007E0892">
            <w:pPr>
              <w:pStyle w:val="GOSTTableHead"/>
              <w:rPr>
                <w:szCs w:val="22"/>
              </w:rPr>
            </w:pPr>
            <w:r w:rsidRPr="00B412B2">
              <w:rPr>
                <w:szCs w:val="22"/>
              </w:rPr>
              <w:t>Название тэга</w:t>
            </w:r>
          </w:p>
        </w:tc>
        <w:tc>
          <w:tcPr>
            <w:tcW w:w="518" w:type="pct"/>
            <w:hideMark/>
          </w:tcPr>
          <w:p w14:paraId="0487B721" w14:textId="77777777" w:rsidR="00FF1C70" w:rsidRPr="00B412B2" w:rsidRDefault="00FF1C70" w:rsidP="007E0892">
            <w:pPr>
              <w:pStyle w:val="GOSTTableHead"/>
              <w:rPr>
                <w:szCs w:val="22"/>
              </w:rPr>
            </w:pPr>
            <w:r w:rsidRPr="00B412B2">
              <w:rPr>
                <w:szCs w:val="22"/>
              </w:rPr>
              <w:t>Тип данных</w:t>
            </w:r>
          </w:p>
        </w:tc>
        <w:tc>
          <w:tcPr>
            <w:tcW w:w="311" w:type="pct"/>
          </w:tcPr>
          <w:p w14:paraId="65892987" w14:textId="77777777" w:rsidR="00FF1C70" w:rsidRPr="00B412B2" w:rsidRDefault="00FF1C70" w:rsidP="007E0892">
            <w:pPr>
              <w:pStyle w:val="GOSTTableHead"/>
              <w:rPr>
                <w:szCs w:val="22"/>
              </w:rPr>
            </w:pPr>
            <w:r w:rsidRPr="00B412B2">
              <w:rPr>
                <w:szCs w:val="22"/>
              </w:rPr>
              <w:t>Обязательность</w:t>
            </w:r>
          </w:p>
        </w:tc>
        <w:tc>
          <w:tcPr>
            <w:tcW w:w="327" w:type="pct"/>
            <w:hideMark/>
          </w:tcPr>
          <w:p w14:paraId="5A0B1741" w14:textId="77777777" w:rsidR="00FF1C70" w:rsidRPr="00B412B2" w:rsidRDefault="00FF1C70" w:rsidP="007E0892">
            <w:pPr>
              <w:pStyle w:val="GOSTTableHead"/>
              <w:rPr>
                <w:szCs w:val="22"/>
              </w:rPr>
            </w:pPr>
            <w:r w:rsidRPr="00B412B2">
              <w:rPr>
                <w:szCs w:val="22"/>
              </w:rPr>
              <w:t>Размерность</w:t>
            </w:r>
          </w:p>
        </w:tc>
        <w:tc>
          <w:tcPr>
            <w:tcW w:w="1994" w:type="pct"/>
          </w:tcPr>
          <w:p w14:paraId="7687F213" w14:textId="77777777" w:rsidR="00FF1C70" w:rsidRPr="00B412B2" w:rsidRDefault="00FF1C70" w:rsidP="007E0892">
            <w:pPr>
              <w:pStyle w:val="GOSTTableHead"/>
              <w:rPr>
                <w:szCs w:val="22"/>
              </w:rPr>
            </w:pPr>
            <w:r w:rsidRPr="00B412B2">
              <w:rPr>
                <w:szCs w:val="22"/>
              </w:rPr>
              <w:t>Описание</w:t>
            </w:r>
          </w:p>
        </w:tc>
      </w:tr>
      <w:tr w:rsidR="00FF1C70" w:rsidRPr="00B9499D" w14:paraId="05B4628C" w14:textId="77777777" w:rsidTr="007E0892">
        <w:tc>
          <w:tcPr>
            <w:tcW w:w="1100" w:type="pct"/>
          </w:tcPr>
          <w:p w14:paraId="45BD7C93" w14:textId="77777777" w:rsidR="00FF1C70" w:rsidRPr="00033F2C" w:rsidRDefault="00FF1C70" w:rsidP="007E0892">
            <w:pPr>
              <w:pStyle w:val="GOSTTablenorm"/>
            </w:pPr>
            <w:r w:rsidRPr="00033F2C">
              <w:rPr>
                <w:szCs w:val="22"/>
              </w:rPr>
              <w:t>Номер документа</w:t>
            </w:r>
          </w:p>
        </w:tc>
        <w:tc>
          <w:tcPr>
            <w:tcW w:w="750" w:type="pct"/>
          </w:tcPr>
          <w:p w14:paraId="1160E6BA" w14:textId="77777777" w:rsidR="00FF1C70" w:rsidRPr="00033F2C" w:rsidRDefault="00FF1C70" w:rsidP="007E0892">
            <w:pPr>
              <w:pStyle w:val="GOSTTablenorm"/>
            </w:pPr>
            <w:r w:rsidRPr="00033F2C">
              <w:t>BRE_DOCNUM</w:t>
            </w:r>
          </w:p>
        </w:tc>
        <w:tc>
          <w:tcPr>
            <w:tcW w:w="518" w:type="pct"/>
          </w:tcPr>
          <w:p w14:paraId="4D802072" w14:textId="77777777" w:rsidR="00FF1C70" w:rsidRPr="00033F2C" w:rsidRDefault="00FF1C70" w:rsidP="007E0892">
            <w:pPr>
              <w:pStyle w:val="GOSTTablenorm"/>
            </w:pPr>
            <w:r w:rsidRPr="00033F2C">
              <w:rPr>
                <w:szCs w:val="22"/>
              </w:rPr>
              <w:t>Строка</w:t>
            </w:r>
          </w:p>
        </w:tc>
        <w:tc>
          <w:tcPr>
            <w:tcW w:w="311" w:type="pct"/>
          </w:tcPr>
          <w:p w14:paraId="47699C11" w14:textId="77777777" w:rsidR="00FF1C70" w:rsidRPr="00033F2C" w:rsidRDefault="00FF1C70" w:rsidP="007E0892">
            <w:pPr>
              <w:pStyle w:val="GOSTTablenorm"/>
            </w:pPr>
            <w:r w:rsidRPr="00033F2C">
              <w:rPr>
                <w:szCs w:val="22"/>
              </w:rPr>
              <w:t>Да</w:t>
            </w:r>
          </w:p>
        </w:tc>
        <w:tc>
          <w:tcPr>
            <w:tcW w:w="327" w:type="pct"/>
          </w:tcPr>
          <w:p w14:paraId="39950C2C" w14:textId="77777777" w:rsidR="00FF1C70" w:rsidRPr="00033F2C" w:rsidRDefault="00FF1C70" w:rsidP="007E0892">
            <w:pPr>
              <w:pStyle w:val="GOSTTablenorm"/>
            </w:pPr>
            <w:r w:rsidRPr="00033F2C">
              <w:rPr>
                <w:szCs w:val="22"/>
              </w:rPr>
              <w:t>&lt;=15</w:t>
            </w:r>
          </w:p>
        </w:tc>
        <w:tc>
          <w:tcPr>
            <w:tcW w:w="1994" w:type="pct"/>
          </w:tcPr>
          <w:p w14:paraId="2600BF37" w14:textId="77777777" w:rsidR="00FF1C70" w:rsidRPr="00033F2C" w:rsidRDefault="00FF1C70" w:rsidP="007E0892">
            <w:pPr>
              <w:pStyle w:val="GOSTTablenorm"/>
            </w:pPr>
            <w:r w:rsidRPr="00033F2C">
              <w:rPr>
                <w:szCs w:val="22"/>
              </w:rPr>
              <w:t>Указывается номер документа</w:t>
            </w:r>
          </w:p>
        </w:tc>
      </w:tr>
      <w:tr w:rsidR="00FF1C70" w:rsidRPr="009E4B64" w14:paraId="1571EACA" w14:textId="77777777" w:rsidTr="007E0892">
        <w:tc>
          <w:tcPr>
            <w:tcW w:w="1100" w:type="pct"/>
          </w:tcPr>
          <w:p w14:paraId="743545DC" w14:textId="77777777" w:rsidR="00FF1C70" w:rsidRPr="00033F2C" w:rsidRDefault="00FF1C70" w:rsidP="007E0892">
            <w:pPr>
              <w:pStyle w:val="GOSTTablenorm"/>
              <w:rPr>
                <w:szCs w:val="22"/>
              </w:rPr>
            </w:pPr>
            <w:r w:rsidRPr="00033F2C">
              <w:rPr>
                <w:szCs w:val="22"/>
              </w:rPr>
              <w:t>Дата документа</w:t>
            </w:r>
          </w:p>
        </w:tc>
        <w:tc>
          <w:tcPr>
            <w:tcW w:w="750" w:type="pct"/>
          </w:tcPr>
          <w:p w14:paraId="3AC6012F" w14:textId="77777777" w:rsidR="00FF1C70" w:rsidRPr="00033F2C" w:rsidRDefault="00FF1C70" w:rsidP="007E0892">
            <w:pPr>
              <w:pStyle w:val="GOSTTablenorm"/>
            </w:pPr>
            <w:r w:rsidRPr="00033F2C">
              <w:t>BRE_DOCDATE</w:t>
            </w:r>
          </w:p>
        </w:tc>
        <w:tc>
          <w:tcPr>
            <w:tcW w:w="518" w:type="pct"/>
          </w:tcPr>
          <w:p w14:paraId="59283014" w14:textId="77777777" w:rsidR="00FF1C70" w:rsidRPr="00033F2C" w:rsidRDefault="00FF1C70" w:rsidP="007E0892">
            <w:pPr>
              <w:pStyle w:val="GOSTTablenorm"/>
              <w:rPr>
                <w:bCs/>
                <w:szCs w:val="22"/>
              </w:rPr>
            </w:pPr>
            <w:r w:rsidRPr="00033F2C">
              <w:rPr>
                <w:szCs w:val="22"/>
              </w:rPr>
              <w:t>Дата</w:t>
            </w:r>
          </w:p>
        </w:tc>
        <w:tc>
          <w:tcPr>
            <w:tcW w:w="311" w:type="pct"/>
          </w:tcPr>
          <w:p w14:paraId="75C95E75" w14:textId="77777777" w:rsidR="00FF1C70" w:rsidRPr="00033F2C" w:rsidRDefault="00FF1C70" w:rsidP="007E0892">
            <w:pPr>
              <w:pStyle w:val="GOSTTablenorm"/>
              <w:rPr>
                <w:szCs w:val="22"/>
              </w:rPr>
            </w:pPr>
            <w:r w:rsidRPr="00033F2C">
              <w:rPr>
                <w:szCs w:val="22"/>
              </w:rPr>
              <w:t>Да</w:t>
            </w:r>
          </w:p>
        </w:tc>
        <w:tc>
          <w:tcPr>
            <w:tcW w:w="327" w:type="pct"/>
          </w:tcPr>
          <w:p w14:paraId="49399D9F" w14:textId="77777777" w:rsidR="00FF1C70" w:rsidRPr="00033F2C" w:rsidRDefault="00FF1C70" w:rsidP="007E0892">
            <w:pPr>
              <w:pStyle w:val="GOSTTablenorm"/>
            </w:pPr>
          </w:p>
        </w:tc>
        <w:tc>
          <w:tcPr>
            <w:tcW w:w="1994" w:type="pct"/>
          </w:tcPr>
          <w:p w14:paraId="4260C4FD" w14:textId="77777777" w:rsidR="00FF1C70" w:rsidRPr="00033F2C" w:rsidRDefault="00FF1C70" w:rsidP="007E0892">
            <w:pPr>
              <w:pStyle w:val="GOSTTablenorm"/>
              <w:rPr>
                <w:szCs w:val="22"/>
              </w:rPr>
            </w:pPr>
            <w:r w:rsidRPr="00033F2C">
              <w:rPr>
                <w:szCs w:val="22"/>
              </w:rPr>
              <w:t>Указывается дата документа в формате YYYY-MM-DD</w:t>
            </w:r>
          </w:p>
        </w:tc>
      </w:tr>
      <w:tr w:rsidR="00FF1C70" w:rsidRPr="009E4B64" w14:paraId="7EBA4925" w14:textId="77777777" w:rsidTr="007E0892">
        <w:tc>
          <w:tcPr>
            <w:tcW w:w="1100" w:type="pct"/>
          </w:tcPr>
          <w:p w14:paraId="4E4908CB" w14:textId="77777777" w:rsidR="00FF1C70" w:rsidRPr="00033F2C" w:rsidRDefault="00FF1C70" w:rsidP="007E0892">
            <w:pPr>
              <w:pStyle w:val="GOSTTablenorm"/>
              <w:rPr>
                <w:szCs w:val="22"/>
              </w:rPr>
            </w:pPr>
            <w:r w:rsidRPr="00033F2C">
              <w:rPr>
                <w:szCs w:val="22"/>
              </w:rPr>
              <w:t>Тип расчетного документа</w:t>
            </w:r>
          </w:p>
        </w:tc>
        <w:tc>
          <w:tcPr>
            <w:tcW w:w="750" w:type="pct"/>
          </w:tcPr>
          <w:p w14:paraId="62E3438A" w14:textId="77777777" w:rsidR="00FF1C70" w:rsidRPr="00033F2C" w:rsidRDefault="00FF1C70" w:rsidP="007E0892">
            <w:pPr>
              <w:pStyle w:val="GOSTTablenorm"/>
            </w:pPr>
            <w:r w:rsidRPr="00033F2C">
              <w:t>BRE_TYPEDOC</w:t>
            </w:r>
          </w:p>
        </w:tc>
        <w:tc>
          <w:tcPr>
            <w:tcW w:w="518" w:type="pct"/>
          </w:tcPr>
          <w:p w14:paraId="43A2DF46" w14:textId="77777777" w:rsidR="00FF1C70" w:rsidRPr="00033F2C" w:rsidRDefault="00FF1C70" w:rsidP="007E0892">
            <w:pPr>
              <w:pStyle w:val="GOSTTablenorm"/>
              <w:rPr>
                <w:bCs/>
                <w:szCs w:val="22"/>
              </w:rPr>
            </w:pPr>
            <w:r w:rsidRPr="00033F2C">
              <w:rPr>
                <w:szCs w:val="22"/>
              </w:rPr>
              <w:t>Строка</w:t>
            </w:r>
          </w:p>
        </w:tc>
        <w:tc>
          <w:tcPr>
            <w:tcW w:w="311" w:type="pct"/>
          </w:tcPr>
          <w:p w14:paraId="5A5C479C" w14:textId="77777777" w:rsidR="00FF1C70" w:rsidRPr="00033F2C" w:rsidRDefault="00FF1C70" w:rsidP="007E0892">
            <w:pPr>
              <w:pStyle w:val="GOSTTablenorm"/>
              <w:rPr>
                <w:szCs w:val="22"/>
              </w:rPr>
            </w:pPr>
            <w:r w:rsidRPr="00033F2C">
              <w:rPr>
                <w:szCs w:val="22"/>
              </w:rPr>
              <w:t>Да</w:t>
            </w:r>
          </w:p>
        </w:tc>
        <w:tc>
          <w:tcPr>
            <w:tcW w:w="327" w:type="pct"/>
          </w:tcPr>
          <w:p w14:paraId="21341AF1" w14:textId="77777777" w:rsidR="00FF1C70" w:rsidRPr="00033F2C" w:rsidRDefault="00FF1C70" w:rsidP="007E0892">
            <w:pPr>
              <w:pStyle w:val="GOSTTablenorm"/>
            </w:pPr>
            <w:r w:rsidRPr="00033F2C">
              <w:rPr>
                <w:szCs w:val="22"/>
              </w:rPr>
              <w:t>=3</w:t>
            </w:r>
          </w:p>
        </w:tc>
        <w:tc>
          <w:tcPr>
            <w:tcW w:w="1994" w:type="pct"/>
          </w:tcPr>
          <w:p w14:paraId="66FA5F46" w14:textId="77777777" w:rsidR="00FF1C70" w:rsidRDefault="00FF1C70" w:rsidP="007E0892">
            <w:pPr>
              <w:pStyle w:val="GOSTTablenorm"/>
              <w:rPr>
                <w:szCs w:val="22"/>
              </w:rPr>
            </w:pPr>
            <w:r w:rsidRPr="00033F2C">
              <w:rPr>
                <w:szCs w:val="22"/>
              </w:rPr>
              <w:t>Указывается тип расчетного документа</w:t>
            </w:r>
            <w:r w:rsidRPr="00033F2C">
              <w:t xml:space="preserve"> с учетом направления движения денежных средств.</w:t>
            </w:r>
          </w:p>
          <w:p w14:paraId="2E25E476" w14:textId="77777777" w:rsidR="00FF1C70" w:rsidRPr="00033F2C" w:rsidRDefault="00FF1C70" w:rsidP="007E0892">
            <w:pPr>
              <w:pStyle w:val="GOSTTablenorm"/>
              <w:rPr>
                <w:szCs w:val="22"/>
              </w:rPr>
            </w:pPr>
            <w:r w:rsidRPr="00033F2C">
              <w:rPr>
                <w:szCs w:val="22"/>
              </w:rPr>
              <w:t>Заполняется значением «</w:t>
            </w:r>
            <w:r w:rsidRPr="00033F2C">
              <w:t>КДИ» - Поручение о перечислении на счет исходящее</w:t>
            </w:r>
          </w:p>
        </w:tc>
      </w:tr>
      <w:tr w:rsidR="00FF1C70" w:rsidRPr="009E4B64" w14:paraId="49491D44" w14:textId="77777777" w:rsidTr="007E0892">
        <w:tc>
          <w:tcPr>
            <w:tcW w:w="1100" w:type="pct"/>
          </w:tcPr>
          <w:p w14:paraId="4B951F2E" w14:textId="77777777" w:rsidR="00FF1C70" w:rsidRPr="00033F2C" w:rsidRDefault="00FF1C70" w:rsidP="007E0892">
            <w:pPr>
              <w:pStyle w:val="GOSTTablenorm"/>
              <w:rPr>
                <w:szCs w:val="22"/>
              </w:rPr>
            </w:pPr>
            <w:r w:rsidRPr="00033F2C">
              <w:t>Признак автоматического формирования документа</w:t>
            </w:r>
          </w:p>
        </w:tc>
        <w:tc>
          <w:tcPr>
            <w:tcW w:w="750" w:type="pct"/>
          </w:tcPr>
          <w:p w14:paraId="32DA029A" w14:textId="77777777" w:rsidR="00FF1C70" w:rsidRPr="00033F2C" w:rsidRDefault="00FF1C70" w:rsidP="007E0892">
            <w:pPr>
              <w:pStyle w:val="GOSTTablenorm"/>
            </w:pPr>
            <w:r w:rsidRPr="00033F2C">
              <w:rPr>
                <w:lang w:val="en-US"/>
              </w:rPr>
              <w:t>SI_</w:t>
            </w:r>
            <w:r w:rsidRPr="00033F2C">
              <w:t>signAutoPP</w:t>
            </w:r>
          </w:p>
        </w:tc>
        <w:tc>
          <w:tcPr>
            <w:tcW w:w="518" w:type="pct"/>
          </w:tcPr>
          <w:p w14:paraId="70A28E15" w14:textId="77777777" w:rsidR="00FF1C70" w:rsidRPr="00E96826" w:rsidRDefault="00FF1C70" w:rsidP="007E0892">
            <w:pPr>
              <w:pStyle w:val="GOSTTablenorm"/>
              <w:rPr>
                <w:szCs w:val="22"/>
              </w:rPr>
            </w:pPr>
            <w:r w:rsidRPr="0055787B">
              <w:rPr>
                <w:szCs w:val="22"/>
              </w:rPr>
              <w:t>Строка</w:t>
            </w:r>
          </w:p>
        </w:tc>
        <w:tc>
          <w:tcPr>
            <w:tcW w:w="311" w:type="pct"/>
          </w:tcPr>
          <w:p w14:paraId="2731A80D" w14:textId="77777777" w:rsidR="00FF1C70" w:rsidRPr="00E96826" w:rsidRDefault="00FF1C70" w:rsidP="007E0892">
            <w:pPr>
              <w:pStyle w:val="GOSTTablenorm"/>
              <w:rPr>
                <w:szCs w:val="22"/>
              </w:rPr>
            </w:pPr>
            <w:r w:rsidRPr="0055787B">
              <w:t>Да</w:t>
            </w:r>
          </w:p>
        </w:tc>
        <w:tc>
          <w:tcPr>
            <w:tcW w:w="327" w:type="pct"/>
          </w:tcPr>
          <w:p w14:paraId="3708CE45" w14:textId="77777777" w:rsidR="00FF1C70" w:rsidRPr="00E96826" w:rsidRDefault="00FF1C70" w:rsidP="007E0892">
            <w:pPr>
              <w:pStyle w:val="GOSTTablenorm"/>
              <w:rPr>
                <w:szCs w:val="22"/>
              </w:rPr>
            </w:pPr>
            <w:r w:rsidRPr="00E96826">
              <w:rPr>
                <w:lang w:val="en-US"/>
              </w:rPr>
              <w:t>=1</w:t>
            </w:r>
          </w:p>
        </w:tc>
        <w:tc>
          <w:tcPr>
            <w:tcW w:w="1994" w:type="pct"/>
          </w:tcPr>
          <w:p w14:paraId="67DDF4D8" w14:textId="77777777" w:rsidR="00FF1C70" w:rsidRPr="00E96826" w:rsidRDefault="00FF1C70" w:rsidP="007E0892">
            <w:pPr>
              <w:pStyle w:val="GOSTTablenorm"/>
              <w:rPr>
                <w:szCs w:val="22"/>
              </w:rPr>
            </w:pPr>
            <w:r w:rsidRPr="00E96826">
              <w:rPr>
                <w:szCs w:val="22"/>
              </w:rPr>
              <w:t>Указывается признак документа, сформированного автоматически для проведения операций по внутренним расчетам при исполнении (восстановлении исполнения) КОО. Допустимые значения:</w:t>
            </w:r>
          </w:p>
          <w:p w14:paraId="4907031F" w14:textId="77777777" w:rsidR="00FF1C70" w:rsidRPr="00E96826" w:rsidRDefault="00FF1C70" w:rsidP="007E0892">
            <w:pPr>
              <w:pStyle w:val="GOSTTableListMark1"/>
            </w:pPr>
            <w:r w:rsidRPr="00E96826">
              <w:t>«1» - автоППСИ</w:t>
            </w:r>
            <w:r>
              <w:t xml:space="preserve"> (автоматическое Поручение о перечислении на счет (исходящее))</w:t>
            </w:r>
            <w:r w:rsidRPr="00E96826">
              <w:t>;</w:t>
            </w:r>
          </w:p>
          <w:p w14:paraId="2D0F9162" w14:textId="77777777" w:rsidR="00FF1C70" w:rsidRPr="00E96826" w:rsidRDefault="00FF1C70" w:rsidP="007E0892">
            <w:pPr>
              <w:pStyle w:val="GOSTTableListMark1"/>
              <w:rPr>
                <w:szCs w:val="22"/>
              </w:rPr>
            </w:pPr>
            <w:r w:rsidRPr="00E96826">
              <w:t>«0» - ППСИ</w:t>
            </w:r>
            <w:r>
              <w:t xml:space="preserve"> (Поручение о перечислении на счет (исходящее))</w:t>
            </w:r>
          </w:p>
        </w:tc>
      </w:tr>
      <w:tr w:rsidR="00FF1C70" w:rsidRPr="009E4B64" w14:paraId="41AB8D83" w14:textId="77777777" w:rsidTr="007E0892">
        <w:tc>
          <w:tcPr>
            <w:tcW w:w="1100" w:type="pct"/>
          </w:tcPr>
          <w:p w14:paraId="14F48A2E" w14:textId="77777777" w:rsidR="00FF1C70" w:rsidRPr="00033F2C" w:rsidRDefault="00FF1C70" w:rsidP="007E0892">
            <w:pPr>
              <w:pStyle w:val="GOSTTablenorm"/>
              <w:rPr>
                <w:szCs w:val="22"/>
              </w:rPr>
            </w:pPr>
            <w:r w:rsidRPr="00033F2C">
              <w:t>Код валюты по ОКВ</w:t>
            </w:r>
          </w:p>
        </w:tc>
        <w:tc>
          <w:tcPr>
            <w:tcW w:w="750" w:type="pct"/>
          </w:tcPr>
          <w:p w14:paraId="0465BD56" w14:textId="77777777" w:rsidR="00FF1C70" w:rsidRPr="00033F2C" w:rsidRDefault="00FF1C70" w:rsidP="007E0892">
            <w:pPr>
              <w:pStyle w:val="GOSTTablenorm"/>
            </w:pPr>
            <w:r w:rsidRPr="00033F2C">
              <w:t>CURRENCY_CODE</w:t>
            </w:r>
          </w:p>
        </w:tc>
        <w:tc>
          <w:tcPr>
            <w:tcW w:w="518" w:type="pct"/>
          </w:tcPr>
          <w:p w14:paraId="4E1D4FAD" w14:textId="77777777" w:rsidR="00FF1C70" w:rsidRPr="00033F2C" w:rsidRDefault="00FF1C70" w:rsidP="007E0892">
            <w:pPr>
              <w:pStyle w:val="GOSTTablenorm"/>
              <w:rPr>
                <w:bCs/>
                <w:szCs w:val="22"/>
              </w:rPr>
            </w:pPr>
            <w:r w:rsidRPr="00033F2C">
              <w:rPr>
                <w:szCs w:val="22"/>
              </w:rPr>
              <w:t>Строка</w:t>
            </w:r>
          </w:p>
        </w:tc>
        <w:tc>
          <w:tcPr>
            <w:tcW w:w="311" w:type="pct"/>
          </w:tcPr>
          <w:p w14:paraId="55868BF8" w14:textId="77777777" w:rsidR="00FF1C70" w:rsidRPr="00033F2C" w:rsidRDefault="00FF1C70" w:rsidP="007E0892">
            <w:pPr>
              <w:pStyle w:val="GOSTTablenorm"/>
              <w:rPr>
                <w:szCs w:val="22"/>
              </w:rPr>
            </w:pPr>
            <w:r w:rsidRPr="00033F2C">
              <w:rPr>
                <w:szCs w:val="22"/>
              </w:rPr>
              <w:t>Да</w:t>
            </w:r>
          </w:p>
        </w:tc>
        <w:tc>
          <w:tcPr>
            <w:tcW w:w="327" w:type="pct"/>
          </w:tcPr>
          <w:p w14:paraId="25B4870E" w14:textId="77777777" w:rsidR="00FF1C70" w:rsidRPr="00033F2C" w:rsidRDefault="00FF1C70" w:rsidP="007E0892">
            <w:pPr>
              <w:pStyle w:val="GOSTTablenorm"/>
            </w:pPr>
            <w:r w:rsidRPr="00033F2C">
              <w:rPr>
                <w:szCs w:val="22"/>
              </w:rPr>
              <w:t>=3</w:t>
            </w:r>
          </w:p>
        </w:tc>
        <w:tc>
          <w:tcPr>
            <w:tcW w:w="1994" w:type="pct"/>
          </w:tcPr>
          <w:p w14:paraId="19ADF563" w14:textId="77777777" w:rsidR="00FF1C70" w:rsidRPr="00033F2C" w:rsidRDefault="00FF1C70" w:rsidP="007E0892">
            <w:pPr>
              <w:pStyle w:val="GOSTTablenorm"/>
              <w:rPr>
                <w:szCs w:val="22"/>
              </w:rPr>
            </w:pPr>
            <w:r w:rsidRPr="00033F2C">
              <w:t>Указывается код валюты по Общероссийскому классификатору валют. Допустимо указывать как цифровой, так и буквенный код валюты</w:t>
            </w:r>
          </w:p>
        </w:tc>
      </w:tr>
      <w:tr w:rsidR="00FF1C70" w:rsidRPr="009E4B64" w14:paraId="03B6A86E" w14:textId="77777777" w:rsidTr="007E0892">
        <w:tc>
          <w:tcPr>
            <w:tcW w:w="1100" w:type="pct"/>
          </w:tcPr>
          <w:p w14:paraId="6D60BD6B" w14:textId="77777777" w:rsidR="00FF1C70" w:rsidRPr="00033F2C" w:rsidRDefault="00FF1C70" w:rsidP="007E0892">
            <w:pPr>
              <w:pStyle w:val="GOSTTablenorm"/>
              <w:rPr>
                <w:szCs w:val="22"/>
              </w:rPr>
            </w:pPr>
            <w:r w:rsidRPr="00033F2C">
              <w:t>Контур</w:t>
            </w:r>
          </w:p>
        </w:tc>
        <w:tc>
          <w:tcPr>
            <w:tcW w:w="750" w:type="pct"/>
          </w:tcPr>
          <w:p w14:paraId="334FA21D" w14:textId="77777777" w:rsidR="00FF1C70" w:rsidRPr="00033F2C" w:rsidRDefault="00FF1C70" w:rsidP="007E0892">
            <w:pPr>
              <w:pStyle w:val="GOSTTablenorm"/>
            </w:pPr>
            <w:r w:rsidRPr="00033F2C">
              <w:t>SEGMENT_CODE</w:t>
            </w:r>
          </w:p>
        </w:tc>
        <w:tc>
          <w:tcPr>
            <w:tcW w:w="518" w:type="pct"/>
          </w:tcPr>
          <w:p w14:paraId="110B1046" w14:textId="77777777" w:rsidR="00FF1C70" w:rsidRPr="00033F2C" w:rsidRDefault="00FF1C70" w:rsidP="007E0892">
            <w:pPr>
              <w:pStyle w:val="GOSTTablenorm"/>
              <w:rPr>
                <w:bCs/>
                <w:szCs w:val="22"/>
              </w:rPr>
            </w:pPr>
            <w:r w:rsidRPr="00033F2C">
              <w:t>Строка</w:t>
            </w:r>
          </w:p>
        </w:tc>
        <w:tc>
          <w:tcPr>
            <w:tcW w:w="311" w:type="pct"/>
          </w:tcPr>
          <w:p w14:paraId="707C09D2" w14:textId="77777777" w:rsidR="00FF1C70" w:rsidRPr="00033F2C" w:rsidRDefault="00FF1C70" w:rsidP="007E0892">
            <w:pPr>
              <w:pStyle w:val="GOSTTablenorm"/>
              <w:rPr>
                <w:szCs w:val="22"/>
              </w:rPr>
            </w:pPr>
            <w:r w:rsidRPr="00033F2C">
              <w:t>Да</w:t>
            </w:r>
          </w:p>
        </w:tc>
        <w:tc>
          <w:tcPr>
            <w:tcW w:w="327" w:type="pct"/>
          </w:tcPr>
          <w:p w14:paraId="6191A690" w14:textId="77777777" w:rsidR="00FF1C70" w:rsidRPr="00033F2C" w:rsidRDefault="00FF1C70" w:rsidP="007E0892">
            <w:pPr>
              <w:pStyle w:val="GOSTTablenorm"/>
            </w:pPr>
            <w:r w:rsidRPr="00033F2C">
              <w:t>=1</w:t>
            </w:r>
          </w:p>
        </w:tc>
        <w:tc>
          <w:tcPr>
            <w:tcW w:w="1994" w:type="pct"/>
          </w:tcPr>
          <w:p w14:paraId="2BAFC418" w14:textId="77777777" w:rsidR="00FF1C70" w:rsidRPr="00033F2C" w:rsidRDefault="00FF1C70" w:rsidP="007E0892">
            <w:pPr>
              <w:pStyle w:val="GOSTTablenorm"/>
            </w:pPr>
            <w:r w:rsidRPr="00033F2C">
              <w:t>Указывается код контура, в котором проводится операция.</w:t>
            </w:r>
          </w:p>
          <w:p w14:paraId="1102A822" w14:textId="77777777" w:rsidR="00FF1C70" w:rsidRPr="00033F2C" w:rsidRDefault="00FF1C70" w:rsidP="007E0892">
            <w:pPr>
              <w:pStyle w:val="GOSTTablenorm"/>
            </w:pPr>
            <w:r w:rsidRPr="00033F2C">
              <w:t>Возможные значения:</w:t>
            </w:r>
          </w:p>
          <w:p w14:paraId="2DF8EAE8" w14:textId="77777777" w:rsidR="00FF1C70" w:rsidRPr="00033F2C" w:rsidRDefault="00FF1C70" w:rsidP="007E0892">
            <w:pPr>
              <w:pStyle w:val="GOSTTableListMark1"/>
            </w:pPr>
            <w:r w:rsidRPr="00033F2C">
              <w:t>«</w:t>
            </w:r>
            <w:r>
              <w:rPr>
                <w:lang w:val="en-US"/>
              </w:rPr>
              <w:t>O</w:t>
            </w:r>
            <w:r w:rsidRPr="00033F2C">
              <w:t>» – открытый;</w:t>
            </w:r>
          </w:p>
          <w:p w14:paraId="415895DB" w14:textId="77777777" w:rsidR="00FF1C70" w:rsidRPr="00033F2C" w:rsidRDefault="00FF1C70" w:rsidP="007E0892">
            <w:pPr>
              <w:pStyle w:val="GOSTTableListMark1"/>
            </w:pPr>
            <w:r w:rsidRPr="00033F2C">
              <w:t>«S» – защищенный;</w:t>
            </w:r>
          </w:p>
          <w:p w14:paraId="7E79C8A6" w14:textId="77777777" w:rsidR="00FF1C70" w:rsidRPr="00033F2C" w:rsidRDefault="00FF1C70" w:rsidP="007E0892">
            <w:pPr>
              <w:pStyle w:val="GOSTTableListMark1"/>
            </w:pPr>
            <w:r w:rsidRPr="00033F2C">
              <w:t>«1» – открытый;</w:t>
            </w:r>
          </w:p>
          <w:p w14:paraId="21137D32" w14:textId="77777777" w:rsidR="00FF1C70" w:rsidRPr="00033F2C" w:rsidRDefault="00FF1C70" w:rsidP="007E0892">
            <w:pPr>
              <w:pStyle w:val="GOSTTableListMark1"/>
              <w:rPr>
                <w:szCs w:val="22"/>
              </w:rPr>
            </w:pPr>
            <w:r w:rsidRPr="00033F2C">
              <w:t>«2» - защищенный</w:t>
            </w:r>
          </w:p>
        </w:tc>
      </w:tr>
      <w:tr w:rsidR="00FF1C70" w:rsidRPr="009E4B64" w14:paraId="719A5D61" w14:textId="77777777" w:rsidTr="007E0892">
        <w:tc>
          <w:tcPr>
            <w:tcW w:w="1100" w:type="pct"/>
          </w:tcPr>
          <w:p w14:paraId="11683F75" w14:textId="77777777" w:rsidR="00FF1C70" w:rsidRPr="00033F2C" w:rsidRDefault="00FF1C70" w:rsidP="007E0892">
            <w:pPr>
              <w:pStyle w:val="GOSTTablenorm"/>
            </w:pPr>
            <w:r w:rsidRPr="00033F2C">
              <w:rPr>
                <w:szCs w:val="22"/>
              </w:rPr>
              <w:t>Уровень конфиденциальности</w:t>
            </w:r>
          </w:p>
        </w:tc>
        <w:tc>
          <w:tcPr>
            <w:tcW w:w="750" w:type="pct"/>
          </w:tcPr>
          <w:p w14:paraId="67572785" w14:textId="77777777" w:rsidR="00FF1C70" w:rsidRPr="00033F2C" w:rsidRDefault="00FF1C70" w:rsidP="007E0892">
            <w:pPr>
              <w:pStyle w:val="GOSTTablenorm"/>
            </w:pPr>
            <w:commentRangeStart w:id="5937"/>
            <w:r w:rsidRPr="00033F2C">
              <w:t>StmInfrmtn_AccessLevelStereotype</w:t>
            </w:r>
            <w:commentRangeEnd w:id="5937"/>
            <w:r w:rsidRPr="00033F2C">
              <w:rPr>
                <w:rStyle w:val="afff4"/>
              </w:rPr>
              <w:commentReference w:id="5937"/>
            </w:r>
          </w:p>
        </w:tc>
        <w:tc>
          <w:tcPr>
            <w:tcW w:w="518" w:type="pct"/>
          </w:tcPr>
          <w:p w14:paraId="1594061D" w14:textId="77777777" w:rsidR="00FF1C70" w:rsidRPr="00033F2C" w:rsidRDefault="00FF1C70" w:rsidP="007E0892">
            <w:pPr>
              <w:pStyle w:val="GOSTTablenorm"/>
            </w:pPr>
            <w:r w:rsidRPr="00033F2C">
              <w:rPr>
                <w:szCs w:val="22"/>
              </w:rPr>
              <w:t>Число</w:t>
            </w:r>
          </w:p>
        </w:tc>
        <w:tc>
          <w:tcPr>
            <w:tcW w:w="311" w:type="pct"/>
          </w:tcPr>
          <w:p w14:paraId="6ABB567B" w14:textId="77777777" w:rsidR="00FF1C70" w:rsidRPr="00033F2C" w:rsidRDefault="00FF1C70" w:rsidP="007E0892">
            <w:pPr>
              <w:pStyle w:val="GOSTTablenorm"/>
            </w:pPr>
            <w:r w:rsidRPr="00033F2C">
              <w:rPr>
                <w:szCs w:val="22"/>
              </w:rPr>
              <w:t>Да</w:t>
            </w:r>
          </w:p>
        </w:tc>
        <w:tc>
          <w:tcPr>
            <w:tcW w:w="327" w:type="pct"/>
          </w:tcPr>
          <w:p w14:paraId="2FF1A59F" w14:textId="77777777" w:rsidR="00FF1C70" w:rsidRPr="00033F2C" w:rsidRDefault="00FF1C70" w:rsidP="007E0892">
            <w:pPr>
              <w:pStyle w:val="GOSTTablenorm"/>
            </w:pPr>
            <w:r w:rsidRPr="00033F2C">
              <w:rPr>
                <w:szCs w:val="22"/>
              </w:rPr>
              <w:t>=1</w:t>
            </w:r>
          </w:p>
        </w:tc>
        <w:tc>
          <w:tcPr>
            <w:tcW w:w="1994" w:type="pct"/>
          </w:tcPr>
          <w:p w14:paraId="646B7EAE" w14:textId="77777777" w:rsidR="00FF1C70" w:rsidRPr="00033F2C" w:rsidRDefault="00FF1C70" w:rsidP="007E0892">
            <w:pPr>
              <w:pStyle w:val="GOSTTablenorm"/>
              <w:rPr>
                <w:szCs w:val="22"/>
              </w:rPr>
            </w:pPr>
            <w:r w:rsidRPr="00033F2C">
              <w:rPr>
                <w:szCs w:val="22"/>
              </w:rPr>
              <w:t>Указывается уровень конфиденциальности документа.</w:t>
            </w:r>
          </w:p>
          <w:p w14:paraId="0AE7C2B7" w14:textId="77777777" w:rsidR="00FF1C70" w:rsidRPr="00033F2C" w:rsidRDefault="00FF1C70" w:rsidP="007E0892">
            <w:pPr>
              <w:pStyle w:val="GOSTTablenorm"/>
              <w:rPr>
                <w:szCs w:val="22"/>
              </w:rPr>
            </w:pPr>
            <w:r w:rsidRPr="00033F2C">
              <w:rPr>
                <w:szCs w:val="22"/>
              </w:rPr>
              <w:t>Возможные значения:</w:t>
            </w:r>
          </w:p>
          <w:p w14:paraId="7825905D" w14:textId="77777777" w:rsidR="00FF1C70" w:rsidRPr="00033F2C" w:rsidRDefault="00FF1C70" w:rsidP="007E0892">
            <w:pPr>
              <w:pStyle w:val="GOSTTableListMark1"/>
            </w:pPr>
            <w:r w:rsidRPr="00033F2C">
              <w:t>«0» - Несекретно;</w:t>
            </w:r>
          </w:p>
          <w:p w14:paraId="54202E3B" w14:textId="77777777" w:rsidR="00FF1C70" w:rsidRPr="00033F2C" w:rsidRDefault="00FF1C70" w:rsidP="007E0892">
            <w:pPr>
              <w:pStyle w:val="GOSTTableListMark1"/>
            </w:pPr>
            <w:r w:rsidRPr="00033F2C">
              <w:t>«1» - Для служебного пользования</w:t>
            </w:r>
          </w:p>
        </w:tc>
      </w:tr>
      <w:tr w:rsidR="00FF1C70" w:rsidRPr="009E4B64" w14:paraId="07309C1D" w14:textId="77777777" w:rsidTr="007E0892">
        <w:tc>
          <w:tcPr>
            <w:tcW w:w="1100" w:type="pct"/>
          </w:tcPr>
          <w:p w14:paraId="49FD4B2C" w14:textId="77777777" w:rsidR="00FF1C70" w:rsidRPr="00033F2C" w:rsidRDefault="00FF1C70" w:rsidP="007E0892">
            <w:pPr>
              <w:pStyle w:val="GOSTTablenorm"/>
              <w:rPr>
                <w:szCs w:val="22"/>
              </w:rPr>
            </w:pPr>
            <w:r w:rsidRPr="00033F2C">
              <w:t>Код бюджета</w:t>
            </w:r>
          </w:p>
        </w:tc>
        <w:tc>
          <w:tcPr>
            <w:tcW w:w="750" w:type="pct"/>
          </w:tcPr>
          <w:p w14:paraId="1539B76C" w14:textId="77777777" w:rsidR="00FF1C70" w:rsidRPr="00033F2C" w:rsidRDefault="00FF1C70" w:rsidP="007E0892">
            <w:pPr>
              <w:pStyle w:val="GOSTTablenorm"/>
            </w:pPr>
            <w:r w:rsidRPr="00033F2C">
              <w:rPr>
                <w:lang w:val="en-US"/>
              </w:rPr>
              <w:t>P_</w:t>
            </w:r>
            <w:r w:rsidRPr="00033F2C">
              <w:t>BudgetCode</w:t>
            </w:r>
          </w:p>
        </w:tc>
        <w:tc>
          <w:tcPr>
            <w:tcW w:w="518" w:type="pct"/>
          </w:tcPr>
          <w:p w14:paraId="623E54F1" w14:textId="77777777" w:rsidR="00FF1C70" w:rsidRPr="00033F2C" w:rsidRDefault="00FF1C70" w:rsidP="007E0892">
            <w:pPr>
              <w:pStyle w:val="GOSTTablenorm"/>
              <w:rPr>
                <w:szCs w:val="22"/>
              </w:rPr>
            </w:pPr>
            <w:r w:rsidRPr="00033F2C">
              <w:t>Строка</w:t>
            </w:r>
          </w:p>
        </w:tc>
        <w:tc>
          <w:tcPr>
            <w:tcW w:w="311" w:type="pct"/>
          </w:tcPr>
          <w:p w14:paraId="0C4D8FEC" w14:textId="77777777" w:rsidR="00FF1C70" w:rsidRPr="00033F2C" w:rsidRDefault="00FF1C70" w:rsidP="007E0892">
            <w:pPr>
              <w:pStyle w:val="GOSTTablenorm"/>
              <w:rPr>
                <w:szCs w:val="22"/>
              </w:rPr>
            </w:pPr>
            <w:r w:rsidRPr="00033F2C">
              <w:t>Да</w:t>
            </w:r>
          </w:p>
        </w:tc>
        <w:tc>
          <w:tcPr>
            <w:tcW w:w="327" w:type="pct"/>
          </w:tcPr>
          <w:p w14:paraId="16971991" w14:textId="77777777" w:rsidR="00FF1C70" w:rsidRPr="00033F2C" w:rsidRDefault="00FF1C70" w:rsidP="007E0892">
            <w:pPr>
              <w:pStyle w:val="GOSTTablenorm"/>
              <w:rPr>
                <w:szCs w:val="22"/>
              </w:rPr>
            </w:pPr>
            <w:r w:rsidRPr="00033F2C">
              <w:t>=8</w:t>
            </w:r>
          </w:p>
        </w:tc>
        <w:tc>
          <w:tcPr>
            <w:tcW w:w="1994" w:type="pct"/>
          </w:tcPr>
          <w:p w14:paraId="3DBC986E" w14:textId="77777777" w:rsidR="00FF1C70" w:rsidRPr="00033F2C" w:rsidRDefault="00FF1C70" w:rsidP="007E0892">
            <w:pPr>
              <w:pStyle w:val="GOSTTablenorm"/>
              <w:rPr>
                <w:szCs w:val="22"/>
              </w:rPr>
            </w:pPr>
            <w:r w:rsidRPr="00033F2C">
              <w:rPr>
                <w:szCs w:val="22"/>
              </w:rPr>
              <w:t>Указывается код бюджета в соответствии со справочником «Бюджеты»</w:t>
            </w:r>
          </w:p>
        </w:tc>
      </w:tr>
      <w:tr w:rsidR="00FF1C70" w:rsidRPr="009E4B64" w14:paraId="37CD5DBC" w14:textId="77777777" w:rsidTr="007E0892">
        <w:tc>
          <w:tcPr>
            <w:tcW w:w="1100" w:type="pct"/>
          </w:tcPr>
          <w:p w14:paraId="6EE1CA71" w14:textId="77777777" w:rsidR="00FF1C70" w:rsidRPr="00033F2C" w:rsidRDefault="00FF1C70" w:rsidP="007E0892">
            <w:pPr>
              <w:pStyle w:val="GOSTTablenorm"/>
              <w:rPr>
                <w:szCs w:val="22"/>
              </w:rPr>
            </w:pPr>
            <w:r w:rsidRPr="00033F2C">
              <w:rPr>
                <w:szCs w:val="22"/>
              </w:rPr>
              <w:t>Код ТОФК плательщика</w:t>
            </w:r>
          </w:p>
        </w:tc>
        <w:tc>
          <w:tcPr>
            <w:tcW w:w="750" w:type="pct"/>
          </w:tcPr>
          <w:p w14:paraId="67203CF2" w14:textId="77777777" w:rsidR="00FF1C70" w:rsidRPr="00033F2C" w:rsidRDefault="00FF1C70" w:rsidP="007E0892">
            <w:pPr>
              <w:pStyle w:val="GOSTTablenorm"/>
            </w:pPr>
            <w:r w:rsidRPr="00033F2C">
              <w:t>P_TOFKCodePay</w:t>
            </w:r>
          </w:p>
        </w:tc>
        <w:tc>
          <w:tcPr>
            <w:tcW w:w="518" w:type="pct"/>
          </w:tcPr>
          <w:p w14:paraId="5ACEFF55" w14:textId="77777777" w:rsidR="00FF1C70" w:rsidRPr="00033F2C" w:rsidRDefault="00FF1C70" w:rsidP="007E0892">
            <w:pPr>
              <w:pStyle w:val="GOSTTablenorm"/>
              <w:rPr>
                <w:bCs/>
                <w:szCs w:val="22"/>
              </w:rPr>
            </w:pPr>
            <w:r w:rsidRPr="00033F2C">
              <w:rPr>
                <w:szCs w:val="22"/>
              </w:rPr>
              <w:t>Строка</w:t>
            </w:r>
          </w:p>
        </w:tc>
        <w:tc>
          <w:tcPr>
            <w:tcW w:w="311" w:type="pct"/>
          </w:tcPr>
          <w:p w14:paraId="52263D8A" w14:textId="77777777" w:rsidR="00FF1C70" w:rsidRPr="00033F2C" w:rsidRDefault="00FF1C70" w:rsidP="007E0892">
            <w:pPr>
              <w:pStyle w:val="GOSTTablenorm"/>
              <w:rPr>
                <w:szCs w:val="22"/>
              </w:rPr>
            </w:pPr>
            <w:r w:rsidRPr="00033F2C">
              <w:rPr>
                <w:szCs w:val="22"/>
              </w:rPr>
              <w:t>Нет</w:t>
            </w:r>
          </w:p>
        </w:tc>
        <w:tc>
          <w:tcPr>
            <w:tcW w:w="327" w:type="pct"/>
          </w:tcPr>
          <w:p w14:paraId="2013B2EC" w14:textId="77777777" w:rsidR="00FF1C70" w:rsidRPr="00033F2C" w:rsidRDefault="00FF1C70" w:rsidP="007E0892">
            <w:pPr>
              <w:pStyle w:val="GOSTTablenorm"/>
            </w:pPr>
            <w:r w:rsidRPr="00033F2C">
              <w:rPr>
                <w:szCs w:val="22"/>
              </w:rPr>
              <w:t>=4</w:t>
            </w:r>
          </w:p>
        </w:tc>
        <w:tc>
          <w:tcPr>
            <w:tcW w:w="1994" w:type="pct"/>
          </w:tcPr>
          <w:p w14:paraId="2EC3CEC5" w14:textId="77777777" w:rsidR="00FF1C70" w:rsidRPr="00033F2C" w:rsidRDefault="00FF1C70" w:rsidP="007E0892">
            <w:pPr>
              <w:pStyle w:val="GOSTTablenorm"/>
            </w:pPr>
            <w:r w:rsidRPr="00033F2C">
              <w:t>Указывается код ТОФК плательщика.</w:t>
            </w:r>
          </w:p>
          <w:p w14:paraId="28E01689" w14:textId="77777777" w:rsidR="00FF1C70" w:rsidRPr="00033F2C" w:rsidRDefault="00FF1C70" w:rsidP="007E0892">
            <w:pPr>
              <w:pStyle w:val="GOSTTablenorm"/>
              <w:rPr>
                <w:szCs w:val="22"/>
              </w:rPr>
            </w:pPr>
            <w:r w:rsidRPr="00033F2C">
              <w:t>Обязателен для заполнения, если в параметре «Номер лицевого счета плательщика» (</w:t>
            </w:r>
            <w:r w:rsidRPr="00033F2C">
              <w:rPr>
                <w:lang w:val="en-US"/>
              </w:rPr>
              <w:t>P</w:t>
            </w:r>
            <w:r w:rsidRPr="00033F2C">
              <w:t>_PersonalAcc) указан л/с с кодом 03, 14, 71</w:t>
            </w:r>
          </w:p>
        </w:tc>
      </w:tr>
      <w:tr w:rsidR="00FF1C70" w:rsidRPr="009E4B64" w14:paraId="0F0914AB" w14:textId="77777777" w:rsidTr="007E0892">
        <w:tc>
          <w:tcPr>
            <w:tcW w:w="1100" w:type="pct"/>
          </w:tcPr>
          <w:p w14:paraId="5C91D893" w14:textId="77777777" w:rsidR="00FF1C70" w:rsidRPr="00D34E79" w:rsidRDefault="00FF1C70" w:rsidP="007E0892">
            <w:pPr>
              <w:pStyle w:val="GOSTTablenorm"/>
              <w:rPr>
                <w:szCs w:val="22"/>
              </w:rPr>
            </w:pPr>
            <w:r>
              <w:t>Код ТОФК ЦС плательщика</w:t>
            </w:r>
            <w:r w:rsidRPr="00C6596D">
              <w:rPr>
                <w:highlight w:val="cyan"/>
              </w:rPr>
              <w:t>*</w:t>
            </w:r>
          </w:p>
        </w:tc>
        <w:tc>
          <w:tcPr>
            <w:tcW w:w="750" w:type="pct"/>
          </w:tcPr>
          <w:p w14:paraId="622E7317" w14:textId="77777777" w:rsidR="00FF1C70" w:rsidRPr="0009288F" w:rsidRDefault="00FF1C70" w:rsidP="007E0892">
            <w:pPr>
              <w:pStyle w:val="GOSTTablenorm"/>
            </w:pPr>
            <w:r w:rsidRPr="00E9730B">
              <w:t>SI_TOFKCODECSPAYER</w:t>
            </w:r>
          </w:p>
        </w:tc>
        <w:tc>
          <w:tcPr>
            <w:tcW w:w="518" w:type="pct"/>
          </w:tcPr>
          <w:p w14:paraId="2B022494" w14:textId="77777777" w:rsidR="00FF1C70" w:rsidRPr="00B9499D" w:rsidRDefault="00FF1C70" w:rsidP="007E0892">
            <w:pPr>
              <w:pStyle w:val="GOSTTablenorm"/>
              <w:rPr>
                <w:bCs/>
                <w:szCs w:val="22"/>
              </w:rPr>
            </w:pPr>
            <w:r>
              <w:t>Строка</w:t>
            </w:r>
          </w:p>
        </w:tc>
        <w:tc>
          <w:tcPr>
            <w:tcW w:w="311" w:type="pct"/>
          </w:tcPr>
          <w:p w14:paraId="0C4218D6" w14:textId="77777777" w:rsidR="00FF1C70" w:rsidRPr="00B9499D" w:rsidRDefault="00FF1C70" w:rsidP="007E0892">
            <w:pPr>
              <w:pStyle w:val="GOSTTablenorm"/>
              <w:rPr>
                <w:szCs w:val="22"/>
              </w:rPr>
            </w:pPr>
            <w:r>
              <w:t>Нет</w:t>
            </w:r>
          </w:p>
        </w:tc>
        <w:tc>
          <w:tcPr>
            <w:tcW w:w="327" w:type="pct"/>
          </w:tcPr>
          <w:p w14:paraId="5EBF7FC4" w14:textId="77777777" w:rsidR="00FF1C70" w:rsidRPr="00B9499D" w:rsidRDefault="00FF1C70" w:rsidP="007E0892">
            <w:pPr>
              <w:pStyle w:val="GOSTTablenorm"/>
            </w:pPr>
            <w:r>
              <w:t>=4</w:t>
            </w:r>
          </w:p>
        </w:tc>
        <w:tc>
          <w:tcPr>
            <w:tcW w:w="1994" w:type="pct"/>
          </w:tcPr>
          <w:p w14:paraId="73955A9E" w14:textId="77777777" w:rsidR="00FF1C70" w:rsidRDefault="00FF1C70" w:rsidP="007E0892">
            <w:pPr>
              <w:pStyle w:val="GOSTTablenorm"/>
            </w:pPr>
            <w:r>
              <w:t>Указывается код ТОФК ЦС плательщика.</w:t>
            </w:r>
          </w:p>
          <w:p w14:paraId="43C24620" w14:textId="77777777" w:rsidR="00FF1C70" w:rsidRPr="009E4B64" w:rsidRDefault="00FF1C70" w:rsidP="007E0892">
            <w:pPr>
              <w:pStyle w:val="GOSTTablenorm"/>
              <w:rPr>
                <w:szCs w:val="22"/>
              </w:rPr>
            </w:pPr>
            <w:r w:rsidRPr="00C6596D">
              <w:t>Обязателен для заполнения, если в параметре «Признак автоматического формирования документа» (</w:t>
            </w:r>
            <w:r w:rsidRPr="00C6596D">
              <w:rPr>
                <w:lang w:val="en-US"/>
              </w:rPr>
              <w:t>SI</w:t>
            </w:r>
            <w:r w:rsidRPr="00C6596D">
              <w:t>_signAutoPP) указано значение «1» (автоППСИ)</w:t>
            </w:r>
            <w:r>
              <w:t xml:space="preserve"> и </w:t>
            </w:r>
            <w:r w:rsidRPr="00033F2C">
              <w:t>в параметре «Номер лицевого счета плательщика» (</w:t>
            </w:r>
            <w:r w:rsidRPr="00033F2C">
              <w:rPr>
                <w:lang w:val="en-US"/>
              </w:rPr>
              <w:t>P</w:t>
            </w:r>
            <w:r w:rsidRPr="00033F2C">
              <w:t xml:space="preserve">_PersonalAcc) указан </w:t>
            </w:r>
            <w:r>
              <w:t xml:space="preserve">л/с с кодом </w:t>
            </w:r>
            <w:r w:rsidRPr="00033F2C">
              <w:t>71</w:t>
            </w:r>
          </w:p>
        </w:tc>
      </w:tr>
      <w:tr w:rsidR="00FF1C70" w:rsidRPr="009E4B64" w14:paraId="3E5CA6E7" w14:textId="77777777" w:rsidTr="007E0892">
        <w:tc>
          <w:tcPr>
            <w:tcW w:w="1100" w:type="pct"/>
          </w:tcPr>
          <w:p w14:paraId="6A6A8BD5" w14:textId="77777777" w:rsidR="00FF1C70" w:rsidRPr="00D34E79" w:rsidRDefault="00FF1C70" w:rsidP="007E0892">
            <w:pPr>
              <w:pStyle w:val="GOSTTablenorm"/>
              <w:rPr>
                <w:szCs w:val="22"/>
              </w:rPr>
            </w:pPr>
            <w:r>
              <w:t>Код ТОФК РЦ плательщика</w:t>
            </w:r>
            <w:r w:rsidRPr="00C6596D">
              <w:rPr>
                <w:highlight w:val="cyan"/>
              </w:rPr>
              <w:t>*</w:t>
            </w:r>
          </w:p>
        </w:tc>
        <w:tc>
          <w:tcPr>
            <w:tcW w:w="750" w:type="pct"/>
          </w:tcPr>
          <w:p w14:paraId="14834E90" w14:textId="77777777" w:rsidR="00FF1C70" w:rsidRPr="0009288F" w:rsidRDefault="00FF1C70" w:rsidP="007E0892">
            <w:pPr>
              <w:pStyle w:val="GOSTTablenorm"/>
            </w:pPr>
            <w:r w:rsidRPr="00E9730B">
              <w:t>SI_TOFKCODERCPAYER</w:t>
            </w:r>
          </w:p>
        </w:tc>
        <w:tc>
          <w:tcPr>
            <w:tcW w:w="518" w:type="pct"/>
          </w:tcPr>
          <w:p w14:paraId="0C69982C" w14:textId="77777777" w:rsidR="00FF1C70" w:rsidRPr="00B9499D" w:rsidRDefault="00FF1C70" w:rsidP="007E0892">
            <w:pPr>
              <w:pStyle w:val="GOSTTablenorm"/>
              <w:rPr>
                <w:bCs/>
                <w:szCs w:val="22"/>
              </w:rPr>
            </w:pPr>
            <w:r>
              <w:t>Строка</w:t>
            </w:r>
          </w:p>
        </w:tc>
        <w:tc>
          <w:tcPr>
            <w:tcW w:w="311" w:type="pct"/>
          </w:tcPr>
          <w:p w14:paraId="49FF89C1" w14:textId="77777777" w:rsidR="00FF1C70" w:rsidRPr="00C6596D" w:rsidRDefault="00FF1C70" w:rsidP="007E0892">
            <w:pPr>
              <w:pStyle w:val="GOSTTablenorm"/>
              <w:rPr>
                <w:szCs w:val="22"/>
              </w:rPr>
            </w:pPr>
            <w:r w:rsidRPr="00C6596D">
              <w:t>Нет</w:t>
            </w:r>
          </w:p>
        </w:tc>
        <w:tc>
          <w:tcPr>
            <w:tcW w:w="327" w:type="pct"/>
          </w:tcPr>
          <w:p w14:paraId="6B548CAC" w14:textId="77777777" w:rsidR="00FF1C70" w:rsidRPr="00C6596D" w:rsidRDefault="00FF1C70" w:rsidP="007E0892">
            <w:pPr>
              <w:pStyle w:val="GOSTTablenorm"/>
            </w:pPr>
            <w:r w:rsidRPr="00C6596D">
              <w:t>=4</w:t>
            </w:r>
          </w:p>
        </w:tc>
        <w:tc>
          <w:tcPr>
            <w:tcW w:w="1994" w:type="pct"/>
          </w:tcPr>
          <w:p w14:paraId="25A5A157" w14:textId="77777777" w:rsidR="00FF1C70" w:rsidRPr="00C6596D" w:rsidRDefault="00FF1C70" w:rsidP="007E0892">
            <w:pPr>
              <w:pStyle w:val="GOSTTablenorm"/>
            </w:pPr>
            <w:r w:rsidRPr="00C6596D">
              <w:t>Указывается код ТОФК РЦ плательщика.</w:t>
            </w:r>
          </w:p>
          <w:p w14:paraId="5E2B4E03" w14:textId="77777777" w:rsidR="00FF1C70" w:rsidRPr="00C6596D" w:rsidRDefault="00FF1C70" w:rsidP="007E0892">
            <w:pPr>
              <w:pStyle w:val="GOSTTablenorm"/>
              <w:rPr>
                <w:szCs w:val="22"/>
              </w:rPr>
            </w:pPr>
            <w:r w:rsidRPr="00C6596D">
              <w:t>Обязателен для заполнения, если в параметре «Признак автоматического формирования документа» (</w:t>
            </w:r>
            <w:r w:rsidRPr="00C6596D">
              <w:rPr>
                <w:lang w:val="en-US"/>
              </w:rPr>
              <w:t>SI</w:t>
            </w:r>
            <w:r w:rsidRPr="00C6596D">
              <w:t>_signAutoPP) указано значение «1» (автоППСИ) и в параметре «Номер лицевого счета плательщика» (</w:t>
            </w:r>
            <w:r w:rsidRPr="00C6596D">
              <w:rPr>
                <w:lang w:val="en-US"/>
              </w:rPr>
              <w:t>P</w:t>
            </w:r>
            <w:r w:rsidRPr="00C6596D">
              <w:t>_PersonalAcc) указан л/с с кодом 71</w:t>
            </w:r>
          </w:p>
        </w:tc>
      </w:tr>
      <w:tr w:rsidR="00FF1C70" w:rsidRPr="009E4B64" w14:paraId="2D0FC9DB" w14:textId="77777777" w:rsidTr="007E0892">
        <w:tc>
          <w:tcPr>
            <w:tcW w:w="1100" w:type="pct"/>
          </w:tcPr>
          <w:p w14:paraId="037BAF48" w14:textId="77777777" w:rsidR="00FF1C70" w:rsidRPr="00C6596D" w:rsidRDefault="00FF1C70" w:rsidP="007E0892">
            <w:pPr>
              <w:pStyle w:val="GOSTTablenorm"/>
              <w:rPr>
                <w:szCs w:val="22"/>
              </w:rPr>
            </w:pPr>
            <w:r w:rsidRPr="00C6596D">
              <w:t>Казначейский счет плательщика</w:t>
            </w:r>
          </w:p>
        </w:tc>
        <w:tc>
          <w:tcPr>
            <w:tcW w:w="750" w:type="pct"/>
          </w:tcPr>
          <w:p w14:paraId="3B001BF2" w14:textId="77777777" w:rsidR="00FF1C70" w:rsidRPr="00C6596D" w:rsidRDefault="00FF1C70" w:rsidP="007E0892">
            <w:pPr>
              <w:pStyle w:val="GOSTTablenorm"/>
            </w:pPr>
            <w:r w:rsidRPr="00C6596D">
              <w:rPr>
                <w:lang w:val="en-US"/>
              </w:rPr>
              <w:t>P_</w:t>
            </w:r>
            <w:r w:rsidRPr="00C6596D">
              <w:t>AccNumber</w:t>
            </w:r>
          </w:p>
        </w:tc>
        <w:tc>
          <w:tcPr>
            <w:tcW w:w="518" w:type="pct"/>
          </w:tcPr>
          <w:p w14:paraId="0E3CF500" w14:textId="77777777" w:rsidR="00FF1C70" w:rsidRPr="00C6596D" w:rsidRDefault="00FF1C70" w:rsidP="007E0892">
            <w:pPr>
              <w:pStyle w:val="GOSTTablenorm"/>
              <w:rPr>
                <w:bCs/>
                <w:szCs w:val="22"/>
              </w:rPr>
            </w:pPr>
            <w:r w:rsidRPr="00C6596D">
              <w:t>Строка</w:t>
            </w:r>
          </w:p>
        </w:tc>
        <w:tc>
          <w:tcPr>
            <w:tcW w:w="311" w:type="pct"/>
          </w:tcPr>
          <w:p w14:paraId="538FAB8F" w14:textId="77777777" w:rsidR="00FF1C70" w:rsidRPr="00C6596D" w:rsidRDefault="00FF1C70" w:rsidP="007E0892">
            <w:pPr>
              <w:pStyle w:val="GOSTTablenorm"/>
              <w:rPr>
                <w:szCs w:val="22"/>
              </w:rPr>
            </w:pPr>
            <w:r w:rsidRPr="00C6596D">
              <w:t>Да</w:t>
            </w:r>
          </w:p>
        </w:tc>
        <w:tc>
          <w:tcPr>
            <w:tcW w:w="327" w:type="pct"/>
          </w:tcPr>
          <w:p w14:paraId="49B56D62" w14:textId="77777777" w:rsidR="00FF1C70" w:rsidRPr="00C6596D" w:rsidRDefault="00FF1C70" w:rsidP="007E0892">
            <w:pPr>
              <w:pStyle w:val="GOSTTablenorm"/>
            </w:pPr>
            <w:r w:rsidRPr="00C6596D">
              <w:t>=20</w:t>
            </w:r>
          </w:p>
        </w:tc>
        <w:tc>
          <w:tcPr>
            <w:tcW w:w="1994" w:type="pct"/>
          </w:tcPr>
          <w:p w14:paraId="503219AC" w14:textId="77777777" w:rsidR="00FF1C70" w:rsidRPr="00C6596D" w:rsidRDefault="00FF1C70" w:rsidP="007E0892">
            <w:pPr>
              <w:pStyle w:val="GOSTTablenorm"/>
              <w:rPr>
                <w:szCs w:val="22"/>
              </w:rPr>
            </w:pPr>
            <w:r w:rsidRPr="00C6596D">
              <w:t>Указывается номер казначейского счета плательщика</w:t>
            </w:r>
          </w:p>
        </w:tc>
      </w:tr>
      <w:tr w:rsidR="00FF1C70" w:rsidRPr="009E4B64" w14:paraId="3035AA1A" w14:textId="77777777" w:rsidTr="007E0892">
        <w:tc>
          <w:tcPr>
            <w:tcW w:w="1100" w:type="pct"/>
          </w:tcPr>
          <w:p w14:paraId="51BF9F63" w14:textId="77777777" w:rsidR="00FF1C70" w:rsidRPr="005D5277" w:rsidRDefault="00FF1C70" w:rsidP="007E0892">
            <w:pPr>
              <w:pStyle w:val="GOSTTablenorm"/>
              <w:rPr>
                <w:szCs w:val="22"/>
              </w:rPr>
            </w:pPr>
            <w:r w:rsidRPr="005D5277">
              <w:t>Номер лицевого счета плательщика</w:t>
            </w:r>
          </w:p>
        </w:tc>
        <w:tc>
          <w:tcPr>
            <w:tcW w:w="750" w:type="pct"/>
          </w:tcPr>
          <w:p w14:paraId="3F528815" w14:textId="77777777" w:rsidR="00FF1C70" w:rsidRPr="005D5277" w:rsidRDefault="00FF1C70" w:rsidP="007E0892">
            <w:pPr>
              <w:pStyle w:val="GOSTTablenorm"/>
            </w:pPr>
            <w:r w:rsidRPr="005D5277">
              <w:rPr>
                <w:lang w:val="en-US"/>
              </w:rPr>
              <w:t>P_</w:t>
            </w:r>
            <w:r w:rsidRPr="005D5277">
              <w:t>PersonalAcc</w:t>
            </w:r>
          </w:p>
        </w:tc>
        <w:tc>
          <w:tcPr>
            <w:tcW w:w="518" w:type="pct"/>
          </w:tcPr>
          <w:p w14:paraId="5C3B75C7" w14:textId="77777777" w:rsidR="00FF1C70" w:rsidRPr="005D5277" w:rsidRDefault="00FF1C70" w:rsidP="007E0892">
            <w:pPr>
              <w:pStyle w:val="GOSTTablenorm"/>
              <w:rPr>
                <w:bCs/>
                <w:szCs w:val="22"/>
              </w:rPr>
            </w:pPr>
            <w:r w:rsidRPr="005D5277">
              <w:t>Строка</w:t>
            </w:r>
          </w:p>
        </w:tc>
        <w:tc>
          <w:tcPr>
            <w:tcW w:w="311" w:type="pct"/>
          </w:tcPr>
          <w:p w14:paraId="70223F90" w14:textId="77777777" w:rsidR="00FF1C70" w:rsidRPr="005D5277" w:rsidRDefault="00FF1C70" w:rsidP="007E0892">
            <w:pPr>
              <w:pStyle w:val="GOSTTablenorm"/>
              <w:rPr>
                <w:szCs w:val="22"/>
              </w:rPr>
            </w:pPr>
            <w:r w:rsidRPr="005D5277">
              <w:t>Да</w:t>
            </w:r>
          </w:p>
        </w:tc>
        <w:tc>
          <w:tcPr>
            <w:tcW w:w="327" w:type="pct"/>
          </w:tcPr>
          <w:p w14:paraId="6CED6335" w14:textId="77777777" w:rsidR="00FF1C70" w:rsidRPr="005D5277" w:rsidRDefault="00FF1C70" w:rsidP="007E0892">
            <w:pPr>
              <w:pStyle w:val="GOSTTablenorm"/>
            </w:pPr>
            <w:r w:rsidRPr="005D5277">
              <w:rPr>
                <w:lang w:val="en-US"/>
              </w:rPr>
              <w:t>&lt;</w:t>
            </w:r>
            <w:r w:rsidRPr="005D5277">
              <w:t>=11</w:t>
            </w:r>
          </w:p>
        </w:tc>
        <w:tc>
          <w:tcPr>
            <w:tcW w:w="1994" w:type="pct"/>
          </w:tcPr>
          <w:p w14:paraId="6A03D7AC" w14:textId="77777777" w:rsidR="00FF1C70" w:rsidRPr="005D5277" w:rsidRDefault="00FF1C70" w:rsidP="007E0892">
            <w:pPr>
              <w:pStyle w:val="GOSTTablenorm"/>
            </w:pPr>
            <w:r w:rsidRPr="005D5277">
              <w:t>Указывается номер лицевого счета плательщика.</w:t>
            </w:r>
          </w:p>
          <w:p w14:paraId="3075BF39" w14:textId="77777777" w:rsidR="00FF1C70" w:rsidRPr="005D5277" w:rsidRDefault="00FF1C70" w:rsidP="007E0892">
            <w:pPr>
              <w:pStyle w:val="GOSTTablenorm"/>
              <w:rPr>
                <w:szCs w:val="22"/>
              </w:rPr>
            </w:pPr>
            <w:r w:rsidRPr="005D5277">
              <w:rPr>
                <w:szCs w:val="22"/>
              </w:rPr>
              <w:t xml:space="preserve">Если в </w:t>
            </w:r>
            <w:r w:rsidRPr="005D5277">
              <w:t>параметре «Признак автоматического формирования документа» (</w:t>
            </w:r>
            <w:r w:rsidRPr="005D5277">
              <w:rPr>
                <w:lang w:val="en-US"/>
              </w:rPr>
              <w:t>SI</w:t>
            </w:r>
            <w:r w:rsidRPr="005D5277">
              <w:t>_signAutoPP) указано значение «1» (автоППСИ), то может передаваться значение «-» (прочерк)</w:t>
            </w:r>
            <w:r>
              <w:t>, если ЛС плательщика обслуживается в ИС АСФК</w:t>
            </w:r>
          </w:p>
        </w:tc>
      </w:tr>
      <w:tr w:rsidR="00FF1C70" w:rsidRPr="009E4B64" w14:paraId="0D4A9CEE" w14:textId="77777777" w:rsidTr="007E0892">
        <w:tc>
          <w:tcPr>
            <w:tcW w:w="1100" w:type="pct"/>
          </w:tcPr>
          <w:p w14:paraId="15CB6A5C" w14:textId="77777777" w:rsidR="00FF1C70" w:rsidRPr="005D5277" w:rsidRDefault="00FF1C70" w:rsidP="007E0892">
            <w:pPr>
              <w:pStyle w:val="GOSTTablenorm"/>
              <w:rPr>
                <w:szCs w:val="22"/>
              </w:rPr>
            </w:pPr>
            <w:r w:rsidRPr="005D5277">
              <w:t>Код ТОФК получателя</w:t>
            </w:r>
          </w:p>
        </w:tc>
        <w:tc>
          <w:tcPr>
            <w:tcW w:w="750" w:type="pct"/>
          </w:tcPr>
          <w:p w14:paraId="37BC06C4" w14:textId="77777777" w:rsidR="00FF1C70" w:rsidRPr="005D5277" w:rsidRDefault="00FF1C70" w:rsidP="007E0892">
            <w:pPr>
              <w:pStyle w:val="GOSTTablenorm"/>
            </w:pPr>
            <w:r w:rsidRPr="005D5277">
              <w:rPr>
                <w:lang w:val="en-US"/>
              </w:rPr>
              <w:t>R_</w:t>
            </w:r>
            <w:r w:rsidRPr="005D5277">
              <w:t>TOFKCodePol</w:t>
            </w:r>
          </w:p>
        </w:tc>
        <w:tc>
          <w:tcPr>
            <w:tcW w:w="518" w:type="pct"/>
          </w:tcPr>
          <w:p w14:paraId="435C61A6" w14:textId="77777777" w:rsidR="00FF1C70" w:rsidRPr="005D5277" w:rsidRDefault="00FF1C70" w:rsidP="007E0892">
            <w:pPr>
              <w:pStyle w:val="GOSTTablenorm"/>
              <w:rPr>
                <w:bCs/>
                <w:szCs w:val="22"/>
              </w:rPr>
            </w:pPr>
            <w:r w:rsidRPr="005D5277">
              <w:t>Строка</w:t>
            </w:r>
          </w:p>
        </w:tc>
        <w:tc>
          <w:tcPr>
            <w:tcW w:w="311" w:type="pct"/>
          </w:tcPr>
          <w:p w14:paraId="4A1AEBFB" w14:textId="77777777" w:rsidR="00FF1C70" w:rsidRPr="005D5277" w:rsidRDefault="00FF1C70" w:rsidP="007E0892">
            <w:pPr>
              <w:pStyle w:val="GOSTTablenorm"/>
              <w:rPr>
                <w:szCs w:val="22"/>
              </w:rPr>
            </w:pPr>
            <w:r w:rsidRPr="005D5277">
              <w:rPr>
                <w:szCs w:val="22"/>
              </w:rPr>
              <w:t>Нет</w:t>
            </w:r>
          </w:p>
        </w:tc>
        <w:tc>
          <w:tcPr>
            <w:tcW w:w="327" w:type="pct"/>
          </w:tcPr>
          <w:p w14:paraId="05DBCB63" w14:textId="77777777" w:rsidR="00FF1C70" w:rsidRPr="005D5277" w:rsidRDefault="00FF1C70" w:rsidP="007E0892">
            <w:pPr>
              <w:pStyle w:val="GOSTTablenorm"/>
            </w:pPr>
            <w:r w:rsidRPr="005D5277">
              <w:t>=4</w:t>
            </w:r>
          </w:p>
        </w:tc>
        <w:tc>
          <w:tcPr>
            <w:tcW w:w="1994" w:type="pct"/>
          </w:tcPr>
          <w:p w14:paraId="5C164837" w14:textId="77777777" w:rsidR="00FF1C70" w:rsidRPr="005D5277" w:rsidRDefault="00FF1C70" w:rsidP="007E0892">
            <w:pPr>
              <w:pStyle w:val="GOSTTablenorm"/>
            </w:pPr>
            <w:r w:rsidRPr="005D5277">
              <w:t>Указывается код ТОФК получателя.</w:t>
            </w:r>
          </w:p>
          <w:p w14:paraId="5DDD491C" w14:textId="77777777" w:rsidR="00FF1C70" w:rsidRPr="005D5277" w:rsidRDefault="00FF1C70" w:rsidP="007E0892">
            <w:pPr>
              <w:pStyle w:val="GOSTTablenorm"/>
              <w:rPr>
                <w:szCs w:val="22"/>
              </w:rPr>
            </w:pPr>
            <w:r w:rsidRPr="005D5277">
              <w:t>Обязателен для заполнения, если в параметре «Номер лицевого счета получателя» (</w:t>
            </w:r>
            <w:r w:rsidRPr="005D5277">
              <w:rPr>
                <w:lang w:val="en-US"/>
              </w:rPr>
              <w:t>R</w:t>
            </w:r>
            <w:r w:rsidRPr="005D5277">
              <w:t>_PersonalAcc) указан л/с с кодом 03, 14, 71</w:t>
            </w:r>
          </w:p>
        </w:tc>
      </w:tr>
      <w:tr w:rsidR="00FF1C70" w:rsidRPr="009E4B64" w14:paraId="135CF7D3" w14:textId="77777777" w:rsidTr="007E0892">
        <w:tc>
          <w:tcPr>
            <w:tcW w:w="1100" w:type="pct"/>
          </w:tcPr>
          <w:p w14:paraId="0272FD34" w14:textId="77777777" w:rsidR="00FF1C70" w:rsidRPr="005D5277" w:rsidRDefault="00FF1C70" w:rsidP="007E0892">
            <w:pPr>
              <w:pStyle w:val="GOSTTablenorm"/>
              <w:rPr>
                <w:szCs w:val="22"/>
              </w:rPr>
            </w:pPr>
            <w:r w:rsidRPr="005D5277">
              <w:t>Код ТОФК ЦС получателя</w:t>
            </w:r>
            <w:r w:rsidRPr="00CC301C">
              <w:rPr>
                <w:highlight w:val="cyan"/>
              </w:rPr>
              <w:t>*</w:t>
            </w:r>
          </w:p>
        </w:tc>
        <w:tc>
          <w:tcPr>
            <w:tcW w:w="750" w:type="pct"/>
          </w:tcPr>
          <w:p w14:paraId="106863D9" w14:textId="77777777" w:rsidR="00FF1C70" w:rsidRPr="005D5277" w:rsidRDefault="00FF1C70" w:rsidP="007E0892">
            <w:pPr>
              <w:pStyle w:val="GOSTTablenorm"/>
            </w:pPr>
            <w:r w:rsidRPr="005D5277">
              <w:t>SI_TOFKCODECSRECIP</w:t>
            </w:r>
          </w:p>
        </w:tc>
        <w:tc>
          <w:tcPr>
            <w:tcW w:w="518" w:type="pct"/>
          </w:tcPr>
          <w:p w14:paraId="0FCB38E7" w14:textId="77777777" w:rsidR="00FF1C70" w:rsidRPr="005D5277" w:rsidRDefault="00FF1C70" w:rsidP="007E0892">
            <w:pPr>
              <w:pStyle w:val="GOSTTablenorm"/>
              <w:rPr>
                <w:bCs/>
                <w:szCs w:val="22"/>
              </w:rPr>
            </w:pPr>
            <w:r w:rsidRPr="005D5277">
              <w:t>Строка</w:t>
            </w:r>
          </w:p>
        </w:tc>
        <w:tc>
          <w:tcPr>
            <w:tcW w:w="311" w:type="pct"/>
          </w:tcPr>
          <w:p w14:paraId="0252C1D3" w14:textId="77777777" w:rsidR="00FF1C70" w:rsidRPr="005D5277" w:rsidRDefault="00FF1C70" w:rsidP="007E0892">
            <w:pPr>
              <w:pStyle w:val="GOSTTablenorm"/>
              <w:rPr>
                <w:szCs w:val="22"/>
              </w:rPr>
            </w:pPr>
            <w:r w:rsidRPr="005D5277">
              <w:t>Нет</w:t>
            </w:r>
          </w:p>
        </w:tc>
        <w:tc>
          <w:tcPr>
            <w:tcW w:w="327" w:type="pct"/>
          </w:tcPr>
          <w:p w14:paraId="3BE26F34" w14:textId="77777777" w:rsidR="00FF1C70" w:rsidRPr="005D5277" w:rsidRDefault="00FF1C70" w:rsidP="007E0892">
            <w:pPr>
              <w:pStyle w:val="GOSTTablenorm"/>
            </w:pPr>
            <w:r w:rsidRPr="005D5277">
              <w:t>=4</w:t>
            </w:r>
          </w:p>
        </w:tc>
        <w:tc>
          <w:tcPr>
            <w:tcW w:w="1994" w:type="pct"/>
          </w:tcPr>
          <w:p w14:paraId="78D0F688" w14:textId="77777777" w:rsidR="00FF1C70" w:rsidRPr="005D5277" w:rsidRDefault="00FF1C70" w:rsidP="007E0892">
            <w:pPr>
              <w:pStyle w:val="GOSTTablenorm"/>
            </w:pPr>
            <w:r w:rsidRPr="005D5277">
              <w:t>Указывается код ТОФК ЦС получателя.</w:t>
            </w:r>
          </w:p>
          <w:p w14:paraId="038EABAF" w14:textId="77777777" w:rsidR="00FF1C70" w:rsidRPr="005D5277" w:rsidRDefault="00FF1C70" w:rsidP="007E0892">
            <w:pPr>
              <w:pStyle w:val="GOSTTablenorm"/>
              <w:rPr>
                <w:szCs w:val="22"/>
              </w:rPr>
            </w:pPr>
            <w:r w:rsidRPr="005D5277">
              <w:t>Обязателен для заполнения, если в параметре «Признак автоматического формирования документа» (</w:t>
            </w:r>
            <w:r w:rsidRPr="005D5277">
              <w:rPr>
                <w:lang w:val="en-US"/>
              </w:rPr>
              <w:t>SI</w:t>
            </w:r>
            <w:r w:rsidRPr="005D5277">
              <w:t>_signAutoPP) указано значение «1» (автоППСИ) и в параметре «Номер лицевого счета получателя» (</w:t>
            </w:r>
            <w:r w:rsidRPr="005D5277">
              <w:rPr>
                <w:lang w:val="en-US"/>
              </w:rPr>
              <w:t>R</w:t>
            </w:r>
            <w:r w:rsidRPr="005D5277">
              <w:t>_PersonalAcc) указан л/с с кодом 71</w:t>
            </w:r>
          </w:p>
        </w:tc>
      </w:tr>
      <w:tr w:rsidR="00FF1C70" w:rsidRPr="009E4B64" w14:paraId="7E43D692" w14:textId="77777777" w:rsidTr="007E0892">
        <w:tc>
          <w:tcPr>
            <w:tcW w:w="1100" w:type="pct"/>
          </w:tcPr>
          <w:p w14:paraId="709C034F" w14:textId="77777777" w:rsidR="00FF1C70" w:rsidRPr="00D33CBB" w:rsidRDefault="00FF1C70" w:rsidP="007E0892">
            <w:pPr>
              <w:pStyle w:val="GOSTTablenorm"/>
              <w:rPr>
                <w:szCs w:val="22"/>
              </w:rPr>
            </w:pPr>
            <w:r w:rsidRPr="00D33CBB">
              <w:t>Код ТОФК РЦ получателя</w:t>
            </w:r>
            <w:r w:rsidRPr="00CC301C">
              <w:rPr>
                <w:highlight w:val="cyan"/>
              </w:rPr>
              <w:t>*</w:t>
            </w:r>
          </w:p>
        </w:tc>
        <w:tc>
          <w:tcPr>
            <w:tcW w:w="750" w:type="pct"/>
          </w:tcPr>
          <w:p w14:paraId="2C37ED9A" w14:textId="77777777" w:rsidR="00FF1C70" w:rsidRPr="00D33CBB" w:rsidRDefault="00FF1C70" w:rsidP="007E0892">
            <w:pPr>
              <w:pStyle w:val="GOSTTablenorm"/>
            </w:pPr>
            <w:r w:rsidRPr="00D33CBB">
              <w:t>SI_TOFKCODERCRECIP</w:t>
            </w:r>
          </w:p>
        </w:tc>
        <w:tc>
          <w:tcPr>
            <w:tcW w:w="518" w:type="pct"/>
          </w:tcPr>
          <w:p w14:paraId="78A3092E" w14:textId="77777777" w:rsidR="00FF1C70" w:rsidRPr="00D33CBB" w:rsidRDefault="00FF1C70" w:rsidP="007E0892">
            <w:pPr>
              <w:pStyle w:val="GOSTTablenorm"/>
              <w:rPr>
                <w:bCs/>
                <w:szCs w:val="22"/>
              </w:rPr>
            </w:pPr>
            <w:r w:rsidRPr="00D33CBB">
              <w:t>Строка</w:t>
            </w:r>
          </w:p>
        </w:tc>
        <w:tc>
          <w:tcPr>
            <w:tcW w:w="311" w:type="pct"/>
          </w:tcPr>
          <w:p w14:paraId="21A41A8E" w14:textId="77777777" w:rsidR="00FF1C70" w:rsidRPr="00D33CBB" w:rsidRDefault="00FF1C70" w:rsidP="007E0892">
            <w:pPr>
              <w:pStyle w:val="GOSTTablenorm"/>
              <w:rPr>
                <w:szCs w:val="22"/>
              </w:rPr>
            </w:pPr>
            <w:r w:rsidRPr="00D33CBB">
              <w:t>Нет</w:t>
            </w:r>
          </w:p>
        </w:tc>
        <w:tc>
          <w:tcPr>
            <w:tcW w:w="327" w:type="pct"/>
          </w:tcPr>
          <w:p w14:paraId="2F9B8258" w14:textId="77777777" w:rsidR="00FF1C70" w:rsidRPr="00D33CBB" w:rsidRDefault="00FF1C70" w:rsidP="007E0892">
            <w:pPr>
              <w:pStyle w:val="GOSTTablenorm"/>
            </w:pPr>
            <w:r w:rsidRPr="00D33CBB">
              <w:t>=4</w:t>
            </w:r>
          </w:p>
        </w:tc>
        <w:tc>
          <w:tcPr>
            <w:tcW w:w="1994" w:type="pct"/>
          </w:tcPr>
          <w:p w14:paraId="7BE42BC1" w14:textId="77777777" w:rsidR="00FF1C70" w:rsidRPr="00D33CBB" w:rsidRDefault="00FF1C70" w:rsidP="007E0892">
            <w:pPr>
              <w:pStyle w:val="GOSTTablenorm"/>
            </w:pPr>
            <w:r w:rsidRPr="00D33CBB">
              <w:t>Указывается код ТОФК РЦ получателя.</w:t>
            </w:r>
          </w:p>
          <w:p w14:paraId="7B6F7762" w14:textId="77777777" w:rsidR="00FF1C70" w:rsidRPr="00D33CBB" w:rsidRDefault="00FF1C70" w:rsidP="007E0892">
            <w:pPr>
              <w:pStyle w:val="GOSTTablenorm"/>
              <w:rPr>
                <w:szCs w:val="22"/>
              </w:rPr>
            </w:pPr>
            <w:r w:rsidRPr="00D33CBB">
              <w:t>Обязателен для заполнения, если в параметре «Признак автоматического формирования документа» (</w:t>
            </w:r>
            <w:r w:rsidRPr="00D33CBB">
              <w:rPr>
                <w:lang w:val="en-US"/>
              </w:rPr>
              <w:t>SI</w:t>
            </w:r>
            <w:r w:rsidRPr="00D33CBB">
              <w:t>_signAutoPP) указано значение «1» (автоППСИ) и в параметре «Номер лицевого счета получателя» (</w:t>
            </w:r>
            <w:r w:rsidRPr="00D33CBB">
              <w:rPr>
                <w:lang w:val="en-US"/>
              </w:rPr>
              <w:t>R</w:t>
            </w:r>
            <w:r w:rsidRPr="00D33CBB">
              <w:t>_PersonalAcc) указан л/с с кодом 71</w:t>
            </w:r>
          </w:p>
        </w:tc>
      </w:tr>
      <w:tr w:rsidR="00FF1C70" w:rsidRPr="009E4B64" w14:paraId="2AA3E051" w14:textId="77777777" w:rsidTr="007E0892">
        <w:tc>
          <w:tcPr>
            <w:tcW w:w="1100" w:type="pct"/>
          </w:tcPr>
          <w:p w14:paraId="0B8B9581" w14:textId="77777777" w:rsidR="00FF1C70" w:rsidRPr="00D33CBB" w:rsidRDefault="00FF1C70" w:rsidP="007E0892">
            <w:pPr>
              <w:pStyle w:val="GOSTTablenorm"/>
              <w:rPr>
                <w:szCs w:val="22"/>
              </w:rPr>
            </w:pPr>
            <w:r w:rsidRPr="00D33CBB">
              <w:t>Казначейский счет получателя</w:t>
            </w:r>
          </w:p>
        </w:tc>
        <w:tc>
          <w:tcPr>
            <w:tcW w:w="750" w:type="pct"/>
          </w:tcPr>
          <w:p w14:paraId="04F33016" w14:textId="77777777" w:rsidR="00FF1C70" w:rsidRPr="00D33CBB" w:rsidRDefault="00FF1C70" w:rsidP="007E0892">
            <w:pPr>
              <w:pStyle w:val="GOSTTablenorm"/>
            </w:pPr>
            <w:r w:rsidRPr="00D33CBB">
              <w:rPr>
                <w:lang w:val="en-US"/>
              </w:rPr>
              <w:t>R_</w:t>
            </w:r>
            <w:r w:rsidRPr="00D33CBB">
              <w:t>AccNumber</w:t>
            </w:r>
          </w:p>
        </w:tc>
        <w:tc>
          <w:tcPr>
            <w:tcW w:w="518" w:type="pct"/>
          </w:tcPr>
          <w:p w14:paraId="008874A4" w14:textId="77777777" w:rsidR="00FF1C70" w:rsidRPr="00D33CBB" w:rsidRDefault="00FF1C70" w:rsidP="007E0892">
            <w:pPr>
              <w:pStyle w:val="GOSTTablenorm"/>
              <w:rPr>
                <w:bCs/>
                <w:szCs w:val="22"/>
              </w:rPr>
            </w:pPr>
            <w:r w:rsidRPr="00D33CBB">
              <w:t>Строка</w:t>
            </w:r>
          </w:p>
        </w:tc>
        <w:tc>
          <w:tcPr>
            <w:tcW w:w="311" w:type="pct"/>
          </w:tcPr>
          <w:p w14:paraId="0DEF7758" w14:textId="77777777" w:rsidR="00FF1C70" w:rsidRPr="00D33CBB" w:rsidRDefault="00FF1C70" w:rsidP="007E0892">
            <w:pPr>
              <w:pStyle w:val="GOSTTablenorm"/>
              <w:rPr>
                <w:szCs w:val="22"/>
              </w:rPr>
            </w:pPr>
            <w:r w:rsidRPr="00D33CBB">
              <w:t>Да</w:t>
            </w:r>
          </w:p>
        </w:tc>
        <w:tc>
          <w:tcPr>
            <w:tcW w:w="327" w:type="pct"/>
          </w:tcPr>
          <w:p w14:paraId="36C2348D" w14:textId="77777777" w:rsidR="00FF1C70" w:rsidRPr="00D33CBB" w:rsidRDefault="00FF1C70" w:rsidP="007E0892">
            <w:pPr>
              <w:pStyle w:val="GOSTTablenorm"/>
            </w:pPr>
            <w:r w:rsidRPr="00D33CBB">
              <w:t>=20</w:t>
            </w:r>
          </w:p>
        </w:tc>
        <w:tc>
          <w:tcPr>
            <w:tcW w:w="1994" w:type="pct"/>
          </w:tcPr>
          <w:p w14:paraId="5366D26F" w14:textId="77777777" w:rsidR="00FF1C70" w:rsidRPr="00D33CBB" w:rsidRDefault="00FF1C70" w:rsidP="007E0892">
            <w:pPr>
              <w:pStyle w:val="GOSTTablenorm"/>
              <w:rPr>
                <w:szCs w:val="22"/>
              </w:rPr>
            </w:pPr>
            <w:r w:rsidRPr="00D33CBB">
              <w:t>Указывается номер казначейского счета получателя</w:t>
            </w:r>
          </w:p>
        </w:tc>
      </w:tr>
      <w:tr w:rsidR="00FF1C70" w:rsidRPr="009E4B64" w14:paraId="3049A218" w14:textId="77777777" w:rsidTr="007E0892">
        <w:tc>
          <w:tcPr>
            <w:tcW w:w="1100" w:type="pct"/>
          </w:tcPr>
          <w:p w14:paraId="6BE13DCB" w14:textId="77777777" w:rsidR="00FF1C70" w:rsidRPr="00D33CBB" w:rsidRDefault="00FF1C70" w:rsidP="007E0892">
            <w:pPr>
              <w:pStyle w:val="GOSTTablenorm"/>
              <w:rPr>
                <w:szCs w:val="22"/>
              </w:rPr>
            </w:pPr>
            <w:r w:rsidRPr="00D33CBB">
              <w:t>Номер лицевого счета получателя</w:t>
            </w:r>
          </w:p>
        </w:tc>
        <w:tc>
          <w:tcPr>
            <w:tcW w:w="750" w:type="pct"/>
          </w:tcPr>
          <w:p w14:paraId="3B0C81B1" w14:textId="77777777" w:rsidR="00FF1C70" w:rsidRPr="00E96826" w:rsidRDefault="00FF1C70" w:rsidP="007E0892">
            <w:pPr>
              <w:pStyle w:val="GOSTTablenorm"/>
            </w:pPr>
            <w:r w:rsidRPr="00E96826">
              <w:rPr>
                <w:lang w:val="en-US"/>
              </w:rPr>
              <w:t>R_</w:t>
            </w:r>
            <w:r w:rsidRPr="00E96826">
              <w:t>PersonalAcc</w:t>
            </w:r>
          </w:p>
        </w:tc>
        <w:tc>
          <w:tcPr>
            <w:tcW w:w="518" w:type="pct"/>
          </w:tcPr>
          <w:p w14:paraId="69D84155" w14:textId="77777777" w:rsidR="00FF1C70" w:rsidRPr="00E96826" w:rsidRDefault="00FF1C70" w:rsidP="007E0892">
            <w:pPr>
              <w:pStyle w:val="GOSTTablenorm"/>
              <w:rPr>
                <w:bCs/>
                <w:szCs w:val="22"/>
              </w:rPr>
            </w:pPr>
            <w:r w:rsidRPr="00E96826">
              <w:t>Строка</w:t>
            </w:r>
          </w:p>
        </w:tc>
        <w:tc>
          <w:tcPr>
            <w:tcW w:w="311" w:type="pct"/>
          </w:tcPr>
          <w:p w14:paraId="284F5882" w14:textId="77777777" w:rsidR="00FF1C70" w:rsidRPr="00E96826" w:rsidRDefault="00FF1C70" w:rsidP="007E0892">
            <w:pPr>
              <w:pStyle w:val="GOSTTablenorm"/>
              <w:rPr>
                <w:szCs w:val="22"/>
              </w:rPr>
            </w:pPr>
            <w:r w:rsidRPr="00E96826">
              <w:t>Да</w:t>
            </w:r>
          </w:p>
        </w:tc>
        <w:tc>
          <w:tcPr>
            <w:tcW w:w="327" w:type="pct"/>
          </w:tcPr>
          <w:p w14:paraId="07034C05" w14:textId="77777777" w:rsidR="00FF1C70" w:rsidRPr="00E96826" w:rsidRDefault="00FF1C70" w:rsidP="007E0892">
            <w:pPr>
              <w:pStyle w:val="GOSTTablenorm"/>
            </w:pPr>
            <w:r w:rsidRPr="00E96826">
              <w:rPr>
                <w:lang w:val="en-US"/>
              </w:rPr>
              <w:t>&lt;</w:t>
            </w:r>
            <w:r w:rsidRPr="00E96826">
              <w:t>=11</w:t>
            </w:r>
          </w:p>
        </w:tc>
        <w:tc>
          <w:tcPr>
            <w:tcW w:w="1994" w:type="pct"/>
          </w:tcPr>
          <w:p w14:paraId="248818A9" w14:textId="77777777" w:rsidR="00FF1C70" w:rsidRPr="00E96826" w:rsidRDefault="00FF1C70" w:rsidP="007E0892">
            <w:pPr>
              <w:pStyle w:val="GOSTTablenorm"/>
            </w:pPr>
            <w:r w:rsidRPr="00E96826">
              <w:t>Указывается номер лицевого счета получателя.</w:t>
            </w:r>
          </w:p>
          <w:p w14:paraId="1426D1C1" w14:textId="77777777" w:rsidR="00FF1C70" w:rsidRPr="00E96826" w:rsidRDefault="00FF1C70" w:rsidP="007E0892">
            <w:pPr>
              <w:pStyle w:val="GOSTTablenorm"/>
              <w:rPr>
                <w:szCs w:val="22"/>
              </w:rPr>
            </w:pPr>
            <w:r w:rsidRPr="00E96826">
              <w:t>Обязателен для заполнения, если в параметре «Признак автоматического формирования документа» (</w:t>
            </w:r>
            <w:r w:rsidRPr="00E96826">
              <w:rPr>
                <w:lang w:val="en-US"/>
              </w:rPr>
              <w:t>SI</w:t>
            </w:r>
            <w:r w:rsidRPr="00E96826">
              <w:t>_signAutoPP) указано значение «1» (автоППСИ). Может передаваться значение «-» (прочерк), если ЛС получателя обслуживается в ИС АСФК</w:t>
            </w:r>
          </w:p>
        </w:tc>
      </w:tr>
      <w:tr w:rsidR="00FF1C70" w:rsidRPr="009E4B64" w14:paraId="6172246F" w14:textId="77777777" w:rsidTr="007E0892">
        <w:tc>
          <w:tcPr>
            <w:tcW w:w="1100" w:type="pct"/>
          </w:tcPr>
          <w:p w14:paraId="13DC496A" w14:textId="77777777" w:rsidR="00FF1C70" w:rsidRPr="00D33CBB" w:rsidRDefault="00FF1C70" w:rsidP="007E0892">
            <w:pPr>
              <w:pStyle w:val="GOSTTablenorm"/>
              <w:rPr>
                <w:szCs w:val="22"/>
              </w:rPr>
            </w:pPr>
            <w:r w:rsidRPr="00D33CBB">
              <w:t>Вид операции</w:t>
            </w:r>
          </w:p>
        </w:tc>
        <w:tc>
          <w:tcPr>
            <w:tcW w:w="750" w:type="pct"/>
          </w:tcPr>
          <w:p w14:paraId="04F9210F" w14:textId="77777777" w:rsidR="00FF1C70" w:rsidRPr="00D33CBB" w:rsidRDefault="00FF1C70" w:rsidP="007E0892">
            <w:pPr>
              <w:pStyle w:val="GOSTTablenorm"/>
            </w:pPr>
            <w:r w:rsidRPr="00D33CBB">
              <w:t>SI_SIGN_DIS_RET</w:t>
            </w:r>
          </w:p>
        </w:tc>
        <w:tc>
          <w:tcPr>
            <w:tcW w:w="518" w:type="pct"/>
          </w:tcPr>
          <w:p w14:paraId="6475DCBE" w14:textId="77777777" w:rsidR="00FF1C70" w:rsidRPr="00D33CBB" w:rsidRDefault="00FF1C70" w:rsidP="007E0892">
            <w:pPr>
              <w:pStyle w:val="GOSTTablenorm"/>
              <w:rPr>
                <w:bCs/>
                <w:szCs w:val="22"/>
              </w:rPr>
            </w:pPr>
            <w:r w:rsidRPr="00D33CBB">
              <w:t>Строка</w:t>
            </w:r>
          </w:p>
        </w:tc>
        <w:tc>
          <w:tcPr>
            <w:tcW w:w="311" w:type="pct"/>
          </w:tcPr>
          <w:p w14:paraId="18A249E1" w14:textId="77777777" w:rsidR="00FF1C70" w:rsidRPr="00D33CBB" w:rsidRDefault="00FF1C70" w:rsidP="007E0892">
            <w:pPr>
              <w:pStyle w:val="GOSTTablenorm"/>
              <w:rPr>
                <w:szCs w:val="22"/>
              </w:rPr>
            </w:pPr>
            <w:r w:rsidRPr="00D33CBB">
              <w:t>Нет</w:t>
            </w:r>
          </w:p>
        </w:tc>
        <w:tc>
          <w:tcPr>
            <w:tcW w:w="327" w:type="pct"/>
          </w:tcPr>
          <w:p w14:paraId="24F902F3" w14:textId="77777777" w:rsidR="00FF1C70" w:rsidRPr="00D33CBB" w:rsidRDefault="00FF1C70" w:rsidP="007E0892">
            <w:pPr>
              <w:pStyle w:val="GOSTTablenorm"/>
            </w:pPr>
            <w:r w:rsidRPr="00D33CBB">
              <w:t>=1</w:t>
            </w:r>
          </w:p>
        </w:tc>
        <w:tc>
          <w:tcPr>
            <w:tcW w:w="1994" w:type="pct"/>
          </w:tcPr>
          <w:p w14:paraId="7FF2DF51" w14:textId="77777777" w:rsidR="00FF1C70" w:rsidRPr="00D33CBB" w:rsidRDefault="00FF1C70" w:rsidP="007E0892">
            <w:pPr>
              <w:pStyle w:val="GOSTTablenorm"/>
            </w:pPr>
            <w:r w:rsidRPr="00D33CBB">
              <w:t>Указывается код вида операции</w:t>
            </w:r>
            <w:r>
              <w:t xml:space="preserve"> по КОО</w:t>
            </w:r>
            <w:r w:rsidRPr="00D33CBB">
              <w:t>.</w:t>
            </w:r>
          </w:p>
          <w:p w14:paraId="236E2BBA" w14:textId="77777777" w:rsidR="00FF1C70" w:rsidRPr="00D33CBB" w:rsidRDefault="00FF1C70" w:rsidP="007E0892">
            <w:pPr>
              <w:pStyle w:val="GOSTTablenorm"/>
            </w:pPr>
            <w:r w:rsidRPr="00D33CBB">
              <w:t>Возможные значения:</w:t>
            </w:r>
          </w:p>
          <w:p w14:paraId="54903771" w14:textId="77777777" w:rsidR="00FF1C70" w:rsidRPr="00D33CBB" w:rsidRDefault="00FF1C70" w:rsidP="007E0892">
            <w:pPr>
              <w:pStyle w:val="GOSTTableListMark1"/>
            </w:pPr>
            <w:r w:rsidRPr="00D33CBB">
              <w:t>«3» – кассовый расход;</w:t>
            </w:r>
          </w:p>
          <w:p w14:paraId="3BABBEB8" w14:textId="77777777" w:rsidR="00FF1C70" w:rsidRPr="00D33CBB" w:rsidRDefault="00FF1C70" w:rsidP="007E0892">
            <w:pPr>
              <w:pStyle w:val="GOSTTableListMark1"/>
            </w:pPr>
            <w:r w:rsidRPr="00D33CBB">
              <w:t>«2» – возврат поступлений.</w:t>
            </w:r>
          </w:p>
          <w:p w14:paraId="46C07C6C" w14:textId="77777777" w:rsidR="00FF1C70" w:rsidRPr="00D33CBB" w:rsidRDefault="00FF1C70" w:rsidP="007E0892">
            <w:pPr>
              <w:pStyle w:val="GOSTTablenorm"/>
              <w:rPr>
                <w:szCs w:val="22"/>
              </w:rPr>
            </w:pPr>
            <w:r w:rsidRPr="00D33CBB">
              <w:t>Обязателен для заполнения, если в параметре «Признак автоматического формирования документа» (</w:t>
            </w:r>
            <w:r w:rsidRPr="00D33CBB">
              <w:rPr>
                <w:lang w:val="en-US"/>
              </w:rPr>
              <w:t>SI</w:t>
            </w:r>
            <w:r w:rsidRPr="00D33CBB">
              <w:t>_signAutoPP) указано значение «1» (автоППСИ)</w:t>
            </w:r>
          </w:p>
        </w:tc>
      </w:tr>
      <w:tr w:rsidR="00FF1C70" w:rsidRPr="009E4B64" w:rsidDel="00FE5362" w14:paraId="7DA3EEA7" w14:textId="77777777" w:rsidTr="007E0892">
        <w:tc>
          <w:tcPr>
            <w:tcW w:w="1100" w:type="pct"/>
          </w:tcPr>
          <w:p w14:paraId="72EC910F" w14:textId="77777777" w:rsidR="00FF1C70" w:rsidRPr="00D33CBB" w:rsidDel="00FE5362" w:rsidRDefault="00FF1C70" w:rsidP="007E0892">
            <w:pPr>
              <w:pStyle w:val="GOSTTablenorm"/>
            </w:pPr>
            <w:r w:rsidRPr="00D33CBB" w:rsidDel="00FE5362">
              <w:rPr>
                <w:szCs w:val="24"/>
              </w:rPr>
              <w:t xml:space="preserve">Признак </w:t>
            </w:r>
            <w:r w:rsidRPr="00D33CBB">
              <w:rPr>
                <w:szCs w:val="24"/>
              </w:rPr>
              <w:t>конечного исполнителя КОО</w:t>
            </w:r>
            <w:r w:rsidRPr="00CC301C">
              <w:rPr>
                <w:szCs w:val="24"/>
                <w:highlight w:val="cyan"/>
              </w:rPr>
              <w:t>*</w:t>
            </w:r>
          </w:p>
        </w:tc>
        <w:tc>
          <w:tcPr>
            <w:tcW w:w="750" w:type="pct"/>
          </w:tcPr>
          <w:p w14:paraId="7885EB60" w14:textId="77777777" w:rsidR="00FF1C70" w:rsidRPr="00D33CBB" w:rsidDel="00FE5362" w:rsidRDefault="00FF1C70" w:rsidP="007E0892">
            <w:pPr>
              <w:pStyle w:val="GOSTTablenorm"/>
              <w:rPr>
                <w:lang w:val="en-US"/>
              </w:rPr>
            </w:pPr>
            <w:r w:rsidRPr="00D33CBB" w:rsidDel="00FE5362">
              <w:rPr>
                <w:lang w:val="en-US"/>
              </w:rPr>
              <w:t>SI_</w:t>
            </w:r>
            <w:r w:rsidRPr="00D33CBB" w:rsidDel="00FE5362">
              <w:t>SignFinalExecKOO</w:t>
            </w:r>
          </w:p>
        </w:tc>
        <w:tc>
          <w:tcPr>
            <w:tcW w:w="518" w:type="pct"/>
          </w:tcPr>
          <w:p w14:paraId="44A3B6B0" w14:textId="77777777" w:rsidR="00FF1C70" w:rsidRPr="00D33CBB" w:rsidDel="00FE5362" w:rsidRDefault="00FF1C70" w:rsidP="007E0892">
            <w:pPr>
              <w:pStyle w:val="GOSTTablenorm"/>
            </w:pPr>
            <w:r w:rsidRPr="00D33CBB" w:rsidDel="00FE5362">
              <w:t>Строка</w:t>
            </w:r>
          </w:p>
        </w:tc>
        <w:tc>
          <w:tcPr>
            <w:tcW w:w="311" w:type="pct"/>
          </w:tcPr>
          <w:p w14:paraId="57A45EAB" w14:textId="77777777" w:rsidR="00FF1C70" w:rsidRPr="00D33CBB" w:rsidDel="00FE5362" w:rsidRDefault="00FF1C70" w:rsidP="007E0892">
            <w:pPr>
              <w:pStyle w:val="GOSTTablenorm"/>
            </w:pPr>
            <w:commentRangeStart w:id="5938"/>
            <w:commentRangeStart w:id="5939"/>
            <w:commentRangeStart w:id="5940"/>
            <w:commentRangeStart w:id="5941"/>
            <w:commentRangeStart w:id="5942"/>
            <w:r w:rsidRPr="00D33CBB" w:rsidDel="00FE5362">
              <w:t>Нет</w:t>
            </w:r>
            <w:commentRangeEnd w:id="5938"/>
            <w:r w:rsidRPr="00D33CBB">
              <w:rPr>
                <w:rStyle w:val="afff4"/>
              </w:rPr>
              <w:commentReference w:id="5938"/>
            </w:r>
            <w:commentRangeEnd w:id="5939"/>
            <w:r w:rsidRPr="00D33CBB">
              <w:rPr>
                <w:rStyle w:val="afff4"/>
              </w:rPr>
              <w:commentReference w:id="5939"/>
            </w:r>
            <w:commentRangeEnd w:id="5940"/>
            <w:r w:rsidRPr="00D33CBB">
              <w:rPr>
                <w:rStyle w:val="afff4"/>
              </w:rPr>
              <w:commentReference w:id="5940"/>
            </w:r>
            <w:commentRangeEnd w:id="5941"/>
            <w:r>
              <w:rPr>
                <w:rStyle w:val="afff4"/>
              </w:rPr>
              <w:commentReference w:id="5941"/>
            </w:r>
            <w:commentRangeEnd w:id="5942"/>
            <w:r>
              <w:rPr>
                <w:rStyle w:val="afff4"/>
              </w:rPr>
              <w:commentReference w:id="5942"/>
            </w:r>
          </w:p>
        </w:tc>
        <w:tc>
          <w:tcPr>
            <w:tcW w:w="327" w:type="pct"/>
          </w:tcPr>
          <w:p w14:paraId="57D0B311" w14:textId="77777777" w:rsidR="00FF1C70" w:rsidRPr="00D33CBB" w:rsidDel="00FE5362" w:rsidRDefault="00FF1C70" w:rsidP="007E0892">
            <w:pPr>
              <w:pStyle w:val="GOSTTablenorm"/>
            </w:pPr>
            <w:r w:rsidRPr="00D33CBB" w:rsidDel="00FE5362">
              <w:rPr>
                <w:lang w:val="en-US"/>
              </w:rPr>
              <w:t>=1</w:t>
            </w:r>
          </w:p>
        </w:tc>
        <w:tc>
          <w:tcPr>
            <w:tcW w:w="1994" w:type="pct"/>
          </w:tcPr>
          <w:p w14:paraId="7C72710F" w14:textId="77777777" w:rsidR="00FF1C70" w:rsidRPr="00D33CBB" w:rsidDel="00FE5362" w:rsidRDefault="00FF1C70" w:rsidP="007E0892">
            <w:pPr>
              <w:pStyle w:val="GOSTTablenorm"/>
            </w:pPr>
            <w:r w:rsidRPr="00D33CBB" w:rsidDel="00FE5362">
              <w:t>Указывается признак</w:t>
            </w:r>
            <w:r w:rsidRPr="00D33CBB">
              <w:t xml:space="preserve">, что плательщик или получатель </w:t>
            </w:r>
            <w:r>
              <w:t xml:space="preserve">платежа </w:t>
            </w:r>
            <w:r w:rsidRPr="00D33CBB">
              <w:t>является</w:t>
            </w:r>
            <w:r w:rsidRPr="00D33CBB" w:rsidDel="00FE5362">
              <w:t xml:space="preserve"> конечн</w:t>
            </w:r>
            <w:r w:rsidRPr="00D33CBB">
              <w:t>ым</w:t>
            </w:r>
            <w:r w:rsidRPr="00D33CBB" w:rsidDel="00FE5362">
              <w:t xml:space="preserve"> исполнител</w:t>
            </w:r>
            <w:r w:rsidRPr="00D33CBB">
              <w:t>ем</w:t>
            </w:r>
            <w:r w:rsidRPr="00D33CBB" w:rsidDel="00FE5362">
              <w:t xml:space="preserve"> КОО.</w:t>
            </w:r>
          </w:p>
          <w:p w14:paraId="4D683D24" w14:textId="77777777" w:rsidR="00FF1C70" w:rsidRPr="00E96826" w:rsidDel="00FE5362" w:rsidRDefault="00FF1C70" w:rsidP="007E0892">
            <w:pPr>
              <w:pStyle w:val="GOSTTablenorm"/>
              <w:rPr>
                <w:szCs w:val="22"/>
              </w:rPr>
            </w:pPr>
            <w:r w:rsidRPr="00E96826" w:rsidDel="00FE5362">
              <w:rPr>
                <w:szCs w:val="22"/>
              </w:rPr>
              <w:t>Возможные значения:</w:t>
            </w:r>
          </w:p>
          <w:p w14:paraId="32FE6F1D" w14:textId="77777777" w:rsidR="00FF1C70" w:rsidRPr="00E96826" w:rsidDel="00FE5362" w:rsidRDefault="00FF1C70" w:rsidP="007E0892">
            <w:pPr>
              <w:pStyle w:val="GOSTTableListMark1"/>
            </w:pPr>
            <w:r w:rsidRPr="00E96826" w:rsidDel="00FE5362">
              <w:t>«</w:t>
            </w:r>
            <w:r w:rsidRPr="0055787B">
              <w:rPr>
                <w:lang w:val="en-US"/>
              </w:rPr>
              <w:t>Y</w:t>
            </w:r>
            <w:r w:rsidRPr="00E96826" w:rsidDel="00FE5362">
              <w:t>» –</w:t>
            </w:r>
            <w:r w:rsidRPr="00E96826">
              <w:t xml:space="preserve"> </w:t>
            </w:r>
            <w:r w:rsidRPr="00E96826" w:rsidDel="00FE5362">
              <w:t>получатель КОО является конечным исполнителем КОО;</w:t>
            </w:r>
          </w:p>
          <w:p w14:paraId="65F967A0" w14:textId="77777777" w:rsidR="00FF1C70" w:rsidRPr="00E96826" w:rsidRDefault="00FF1C70" w:rsidP="007E0892">
            <w:pPr>
              <w:pStyle w:val="GOSTTableListMark1"/>
            </w:pPr>
            <w:r w:rsidRPr="00E96826" w:rsidDel="00FE5362">
              <w:t>«</w:t>
            </w:r>
            <w:r w:rsidRPr="0055787B">
              <w:rPr>
                <w:lang w:val="en-US"/>
              </w:rPr>
              <w:t>N</w:t>
            </w:r>
            <w:r w:rsidRPr="00E96826" w:rsidDel="00FE5362">
              <w:t>» –</w:t>
            </w:r>
            <w:r w:rsidRPr="00E96826">
              <w:t xml:space="preserve"> </w:t>
            </w:r>
            <w:r w:rsidRPr="00E96826" w:rsidDel="00FE5362">
              <w:t>получатель КОО не является конечным исполнителем КОО</w:t>
            </w:r>
            <w:r w:rsidRPr="000B56D1">
              <w:t>.</w:t>
            </w:r>
          </w:p>
          <w:p w14:paraId="2C0958E4" w14:textId="77777777" w:rsidR="00FF1C70" w:rsidRPr="00D33CBB" w:rsidDel="00FE5362" w:rsidRDefault="00FF1C70" w:rsidP="007E0892">
            <w:pPr>
              <w:pStyle w:val="GOSTTablenorm"/>
            </w:pPr>
            <w:r w:rsidRPr="00E96826">
              <w:t>Обязателен</w:t>
            </w:r>
            <w:r w:rsidRPr="00D33CBB">
              <w:t xml:space="preserve"> для заполнения, если в параметре «Признак автоматического формирования документа» (</w:t>
            </w:r>
            <w:r w:rsidRPr="00D33CBB">
              <w:rPr>
                <w:lang w:val="en-US"/>
              </w:rPr>
              <w:t>SI</w:t>
            </w:r>
            <w:r w:rsidRPr="00D33CBB">
              <w:t>_signAutoPP) указано значение «1» (автоППСИ)</w:t>
            </w:r>
          </w:p>
        </w:tc>
      </w:tr>
      <w:tr w:rsidR="00FF1C70" w:rsidRPr="009E4B64" w:rsidDel="00FE5362" w14:paraId="2153691B" w14:textId="77777777" w:rsidTr="007E0892">
        <w:tc>
          <w:tcPr>
            <w:tcW w:w="1100" w:type="pct"/>
          </w:tcPr>
          <w:p w14:paraId="150775FB" w14:textId="77777777" w:rsidR="00FF1C70" w:rsidRPr="00D33CBB" w:rsidDel="00FE5362" w:rsidRDefault="00FF1C70" w:rsidP="007E0892">
            <w:pPr>
              <w:pStyle w:val="GOSTTablenorm"/>
              <w:rPr>
                <w:szCs w:val="24"/>
              </w:rPr>
            </w:pPr>
            <w:r w:rsidRPr="00D33CBB">
              <w:rPr>
                <w:szCs w:val="22"/>
              </w:rPr>
              <w:t>Признак учета П</w:t>
            </w:r>
            <w:r>
              <w:rPr>
                <w:szCs w:val="22"/>
              </w:rPr>
              <w:t>ОФР</w:t>
            </w:r>
          </w:p>
        </w:tc>
        <w:tc>
          <w:tcPr>
            <w:tcW w:w="750" w:type="pct"/>
          </w:tcPr>
          <w:p w14:paraId="5A45D4A8" w14:textId="77777777" w:rsidR="00FF1C70" w:rsidRPr="00CC301C" w:rsidDel="00FE5362" w:rsidRDefault="00FF1C70" w:rsidP="007E0892">
            <w:pPr>
              <w:pStyle w:val="GOSTTablenorm"/>
              <w:rPr>
                <w:lang w:val="en-US"/>
              </w:rPr>
            </w:pPr>
            <w:r w:rsidRPr="00CC301C">
              <w:rPr>
                <w:szCs w:val="22"/>
              </w:rPr>
              <w:t>SI_</w:t>
            </w:r>
            <w:r w:rsidRPr="00F76CEF">
              <w:rPr>
                <w:szCs w:val="22"/>
              </w:rPr>
              <w:t>POFRSIGN</w:t>
            </w:r>
          </w:p>
        </w:tc>
        <w:tc>
          <w:tcPr>
            <w:tcW w:w="518" w:type="pct"/>
          </w:tcPr>
          <w:p w14:paraId="43FC0CE5" w14:textId="77777777" w:rsidR="00FF1C70" w:rsidRPr="00F76CEF" w:rsidDel="00FE5362" w:rsidRDefault="00FF1C70" w:rsidP="007E0892">
            <w:pPr>
              <w:pStyle w:val="GOSTTablenorm"/>
            </w:pPr>
            <w:r>
              <w:t>Число</w:t>
            </w:r>
          </w:p>
        </w:tc>
        <w:tc>
          <w:tcPr>
            <w:tcW w:w="311" w:type="pct"/>
          </w:tcPr>
          <w:p w14:paraId="37877B31" w14:textId="77777777" w:rsidR="00FF1C70" w:rsidRPr="00D33CBB" w:rsidDel="00FE5362" w:rsidRDefault="00FF1C70" w:rsidP="007E0892">
            <w:pPr>
              <w:pStyle w:val="GOSTTablenorm"/>
            </w:pPr>
            <w:r w:rsidRPr="00D33CBB">
              <w:t>Нет</w:t>
            </w:r>
          </w:p>
        </w:tc>
        <w:tc>
          <w:tcPr>
            <w:tcW w:w="327" w:type="pct"/>
          </w:tcPr>
          <w:p w14:paraId="638DE402" w14:textId="77777777" w:rsidR="00FF1C70" w:rsidRPr="00CC301C" w:rsidDel="00FE5362" w:rsidRDefault="00FF1C70" w:rsidP="007E0892">
            <w:pPr>
              <w:pStyle w:val="GOSTTablenorm"/>
            </w:pPr>
            <w:r w:rsidRPr="00D33CBB">
              <w:t>=1</w:t>
            </w:r>
          </w:p>
        </w:tc>
        <w:tc>
          <w:tcPr>
            <w:tcW w:w="1994" w:type="pct"/>
          </w:tcPr>
          <w:p w14:paraId="55711F6E" w14:textId="77777777" w:rsidR="00FF1C70" w:rsidRPr="00D33CBB" w:rsidRDefault="00FF1C70" w:rsidP="007E0892">
            <w:pPr>
              <w:pStyle w:val="GOSTTablenorm"/>
              <w:rPr>
                <w:szCs w:val="22"/>
              </w:rPr>
            </w:pPr>
            <w:r w:rsidRPr="00D33CBB">
              <w:t xml:space="preserve">Указывается признак учета ПОФР </w:t>
            </w:r>
            <w:r w:rsidRPr="00D33CBB">
              <w:rPr>
                <w:szCs w:val="22"/>
              </w:rPr>
              <w:t>на ЛС плательщика или ЛС получателя.</w:t>
            </w:r>
          </w:p>
          <w:p w14:paraId="6FCF9EB7" w14:textId="77777777" w:rsidR="00FF1C70" w:rsidRPr="00D33CBB" w:rsidRDefault="00FF1C70" w:rsidP="007E0892">
            <w:pPr>
              <w:pStyle w:val="GOSTTablenorm"/>
              <w:rPr>
                <w:szCs w:val="22"/>
              </w:rPr>
            </w:pPr>
            <w:r w:rsidRPr="00D33CBB">
              <w:rPr>
                <w:szCs w:val="22"/>
              </w:rPr>
              <w:t>Возможные значения:</w:t>
            </w:r>
          </w:p>
          <w:p w14:paraId="0B08D7EE" w14:textId="77777777" w:rsidR="00FF1C70" w:rsidRPr="008A2B56" w:rsidRDefault="00FF1C70" w:rsidP="007E0892">
            <w:pPr>
              <w:pStyle w:val="GOSTTableListMark1"/>
            </w:pPr>
            <w:r w:rsidRPr="000748DA">
              <w:t>«</w:t>
            </w:r>
            <w:r>
              <w:t>1</w:t>
            </w:r>
            <w:r w:rsidRPr="000748DA">
              <w:t xml:space="preserve">» - </w:t>
            </w:r>
            <w:r>
              <w:t>Д</w:t>
            </w:r>
            <w:r w:rsidRPr="008A2B56">
              <w:t>а;</w:t>
            </w:r>
          </w:p>
          <w:p w14:paraId="6D508C44" w14:textId="77777777" w:rsidR="00FF1C70" w:rsidRDefault="00FF1C70" w:rsidP="007E0892">
            <w:pPr>
              <w:pStyle w:val="GOSTTableListMark1"/>
            </w:pPr>
            <w:r w:rsidRPr="008A2B56">
              <w:t>«</w:t>
            </w:r>
            <w:r>
              <w:t>0</w:t>
            </w:r>
            <w:r w:rsidRPr="008A2B56">
              <w:t xml:space="preserve">» - </w:t>
            </w:r>
            <w:r>
              <w:t>Н</w:t>
            </w:r>
            <w:r w:rsidRPr="008A2B56">
              <w:t>ет</w:t>
            </w:r>
            <w:r w:rsidRPr="00AC61CA">
              <w:t>.</w:t>
            </w:r>
          </w:p>
          <w:p w14:paraId="4621FF7E" w14:textId="77777777" w:rsidR="00FF1C70" w:rsidRPr="00CC301C" w:rsidDel="00FE5362" w:rsidRDefault="00FF1C70" w:rsidP="007E0892">
            <w:pPr>
              <w:pStyle w:val="GOSTTablenorm"/>
              <w:rPr>
                <w:szCs w:val="22"/>
              </w:rPr>
            </w:pPr>
            <w:r w:rsidRPr="00D33CBB">
              <w:t>Обязателен для заполнения, если в параметре «Признак автоматического формирования документа» (</w:t>
            </w:r>
            <w:r w:rsidRPr="00D33CBB">
              <w:rPr>
                <w:lang w:val="en-US"/>
              </w:rPr>
              <w:t>SI</w:t>
            </w:r>
            <w:r w:rsidRPr="00D33CBB">
              <w:t>_signAutoPP) указано значение «1» (автоППСИ) и в пар</w:t>
            </w:r>
            <w:r w:rsidRPr="00CC301C">
              <w:t>аметре «Номер лицевого счета плательщика» (</w:t>
            </w:r>
            <w:r w:rsidRPr="00CC301C">
              <w:rPr>
                <w:lang w:val="en-US"/>
              </w:rPr>
              <w:t>P</w:t>
            </w:r>
            <w:r w:rsidRPr="00CC301C">
              <w:t>_PersonalAcc) или «Номер лицевого счета получателя» (</w:t>
            </w:r>
            <w:r w:rsidRPr="00CC301C">
              <w:rPr>
                <w:lang w:val="en-US"/>
              </w:rPr>
              <w:t>R</w:t>
            </w:r>
            <w:r w:rsidRPr="00CC301C">
              <w:t>_PersonalAcc) указан л/с с кодом 03, 14</w:t>
            </w:r>
          </w:p>
        </w:tc>
      </w:tr>
      <w:tr w:rsidR="00FF1C70" w:rsidRPr="009E4B64" w14:paraId="75B068DB" w14:textId="77777777" w:rsidTr="007E0892">
        <w:tc>
          <w:tcPr>
            <w:tcW w:w="1100" w:type="pct"/>
          </w:tcPr>
          <w:p w14:paraId="17F3EC9B" w14:textId="77777777" w:rsidR="00FF1C70" w:rsidRPr="00D33CBB" w:rsidRDefault="00FF1C70" w:rsidP="007E0892">
            <w:pPr>
              <w:pStyle w:val="GOSTTablenorm"/>
            </w:pPr>
            <w:r w:rsidRPr="00D33CBB">
              <w:rPr>
                <w:szCs w:val="22"/>
              </w:rPr>
              <w:t>Период действия ПОФР</w:t>
            </w:r>
          </w:p>
        </w:tc>
        <w:tc>
          <w:tcPr>
            <w:tcW w:w="750" w:type="pct"/>
          </w:tcPr>
          <w:p w14:paraId="03C8A7D7" w14:textId="77777777" w:rsidR="00FF1C70" w:rsidRPr="00D33CBB" w:rsidRDefault="00FF1C70" w:rsidP="007E0892">
            <w:pPr>
              <w:pStyle w:val="GOSTTablenorm"/>
            </w:pPr>
            <w:r w:rsidRPr="00D33CBB">
              <w:t>SI_SIGNPERIOD</w:t>
            </w:r>
          </w:p>
        </w:tc>
        <w:tc>
          <w:tcPr>
            <w:tcW w:w="518" w:type="pct"/>
          </w:tcPr>
          <w:p w14:paraId="43DB990E" w14:textId="77777777" w:rsidR="00FF1C70" w:rsidRPr="00D33CBB" w:rsidRDefault="00FF1C70" w:rsidP="007E0892">
            <w:pPr>
              <w:pStyle w:val="GOSTTablenorm"/>
            </w:pPr>
            <w:r w:rsidRPr="00D33CBB">
              <w:t>Строка</w:t>
            </w:r>
          </w:p>
        </w:tc>
        <w:tc>
          <w:tcPr>
            <w:tcW w:w="311" w:type="pct"/>
          </w:tcPr>
          <w:p w14:paraId="5A8B7F88" w14:textId="77777777" w:rsidR="00FF1C70" w:rsidRPr="00D33CBB" w:rsidRDefault="00FF1C70" w:rsidP="007E0892">
            <w:pPr>
              <w:pStyle w:val="GOSTTablenorm"/>
            </w:pPr>
            <w:r w:rsidRPr="00D33CBB">
              <w:t>Нет</w:t>
            </w:r>
          </w:p>
        </w:tc>
        <w:tc>
          <w:tcPr>
            <w:tcW w:w="327" w:type="pct"/>
          </w:tcPr>
          <w:p w14:paraId="34A86F41" w14:textId="77777777" w:rsidR="00FF1C70" w:rsidRPr="00D33CBB" w:rsidRDefault="00FF1C70" w:rsidP="007E0892">
            <w:pPr>
              <w:pStyle w:val="GOSTTablenorm"/>
            </w:pPr>
            <w:r w:rsidRPr="00D33CBB">
              <w:rPr>
                <w:lang w:val="en-US"/>
              </w:rPr>
              <w:t>&lt;=</w:t>
            </w:r>
            <w:r w:rsidRPr="00D33CBB">
              <w:t>3</w:t>
            </w:r>
          </w:p>
        </w:tc>
        <w:tc>
          <w:tcPr>
            <w:tcW w:w="1994" w:type="pct"/>
          </w:tcPr>
          <w:p w14:paraId="3CC0EB34" w14:textId="77777777" w:rsidR="00FF1C70" w:rsidRPr="00D33CBB" w:rsidRDefault="00FF1C70" w:rsidP="007E0892">
            <w:pPr>
              <w:pStyle w:val="GOSTTablenorm"/>
            </w:pPr>
            <w:r w:rsidRPr="00D33CBB">
              <w:t xml:space="preserve">Указывается период действия ПОФР </w:t>
            </w:r>
            <w:r w:rsidRPr="00D33CBB">
              <w:rPr>
                <w:szCs w:val="22"/>
              </w:rPr>
              <w:t>на ЛС плательщика или ЛС получателя</w:t>
            </w:r>
            <w:r w:rsidRPr="00D33CBB">
              <w:t>.</w:t>
            </w:r>
          </w:p>
          <w:p w14:paraId="500BF485" w14:textId="77777777" w:rsidR="00FF1C70" w:rsidRPr="00D33CBB" w:rsidRDefault="00FF1C70" w:rsidP="007E0892">
            <w:pPr>
              <w:pStyle w:val="GOSTTablenorm"/>
            </w:pPr>
            <w:r w:rsidRPr="00D33CBB">
              <w:t>Обязателен для заполнения, если в параметре «</w:t>
            </w:r>
            <w:r w:rsidRPr="00D33CBB">
              <w:rPr>
                <w:szCs w:val="22"/>
              </w:rPr>
              <w:t xml:space="preserve">Признак учета ПОФР </w:t>
            </w:r>
            <w:r w:rsidRPr="00D33CBB">
              <w:t>» (</w:t>
            </w:r>
            <w:r w:rsidRPr="00CC301C">
              <w:rPr>
                <w:szCs w:val="22"/>
              </w:rPr>
              <w:t>SI_</w:t>
            </w:r>
            <w:r w:rsidRPr="00F76CEF">
              <w:rPr>
                <w:szCs w:val="22"/>
              </w:rPr>
              <w:t>POFRSIGN</w:t>
            </w:r>
            <w:r w:rsidRPr="00D33CBB">
              <w:t>) указано значение «1»</w:t>
            </w:r>
          </w:p>
        </w:tc>
      </w:tr>
      <w:tr w:rsidR="00FF1C70" w:rsidRPr="009E4B64" w14:paraId="79DEB91B" w14:textId="77777777" w:rsidTr="007E0892">
        <w:tc>
          <w:tcPr>
            <w:tcW w:w="1100" w:type="pct"/>
          </w:tcPr>
          <w:p w14:paraId="0BB391E6" w14:textId="77777777" w:rsidR="00FF1C70" w:rsidRPr="00D33CBB" w:rsidRDefault="00FF1C70" w:rsidP="007E0892">
            <w:pPr>
              <w:pStyle w:val="GOSTTablenorm"/>
              <w:rPr>
                <w:szCs w:val="22"/>
              </w:rPr>
            </w:pPr>
            <w:r w:rsidRPr="00D33CBB">
              <w:rPr>
                <w:szCs w:val="22"/>
              </w:rPr>
              <w:t xml:space="preserve">КБК </w:t>
            </w:r>
            <w:r w:rsidRPr="00D33CBB">
              <w:t>для контроля остатка ПОФР</w:t>
            </w:r>
          </w:p>
        </w:tc>
        <w:tc>
          <w:tcPr>
            <w:tcW w:w="750" w:type="pct"/>
          </w:tcPr>
          <w:p w14:paraId="02F0CD3F" w14:textId="77777777" w:rsidR="00FF1C70" w:rsidRPr="00D33CBB" w:rsidRDefault="00FF1C70" w:rsidP="007E0892">
            <w:pPr>
              <w:pStyle w:val="GOSTTablenorm"/>
            </w:pPr>
            <w:r w:rsidRPr="00D33CBB">
              <w:t>SI_POFR_KBK</w:t>
            </w:r>
          </w:p>
        </w:tc>
        <w:tc>
          <w:tcPr>
            <w:tcW w:w="518" w:type="pct"/>
          </w:tcPr>
          <w:p w14:paraId="6AFE8F33" w14:textId="77777777" w:rsidR="00FF1C70" w:rsidRPr="00D33CBB" w:rsidRDefault="00FF1C70" w:rsidP="007E0892">
            <w:pPr>
              <w:pStyle w:val="GOSTTablenorm"/>
              <w:rPr>
                <w:bCs/>
                <w:szCs w:val="22"/>
              </w:rPr>
            </w:pPr>
            <w:r w:rsidRPr="00D33CBB">
              <w:t>Строка</w:t>
            </w:r>
          </w:p>
        </w:tc>
        <w:tc>
          <w:tcPr>
            <w:tcW w:w="311" w:type="pct"/>
          </w:tcPr>
          <w:p w14:paraId="42C882E7" w14:textId="77777777" w:rsidR="00FF1C70" w:rsidRPr="00D33CBB" w:rsidRDefault="00FF1C70" w:rsidP="007E0892">
            <w:pPr>
              <w:pStyle w:val="GOSTTablenorm"/>
              <w:rPr>
                <w:szCs w:val="22"/>
              </w:rPr>
            </w:pPr>
            <w:r w:rsidRPr="00D33CBB">
              <w:t>Нет</w:t>
            </w:r>
          </w:p>
        </w:tc>
        <w:tc>
          <w:tcPr>
            <w:tcW w:w="327" w:type="pct"/>
          </w:tcPr>
          <w:p w14:paraId="2152AD90" w14:textId="77777777" w:rsidR="00FF1C70" w:rsidRPr="00D33CBB" w:rsidRDefault="00FF1C70" w:rsidP="007E0892">
            <w:pPr>
              <w:pStyle w:val="GOSTTablenorm"/>
            </w:pPr>
            <w:r w:rsidRPr="00D33CBB">
              <w:t>=20</w:t>
            </w:r>
          </w:p>
        </w:tc>
        <w:tc>
          <w:tcPr>
            <w:tcW w:w="1994" w:type="pct"/>
          </w:tcPr>
          <w:p w14:paraId="7BD93863" w14:textId="77777777" w:rsidR="00FF1C70" w:rsidRPr="00D33CBB" w:rsidRDefault="00FF1C70" w:rsidP="007E0892">
            <w:pPr>
              <w:pStyle w:val="GOSTTablenorm"/>
              <w:rPr>
                <w:szCs w:val="22"/>
              </w:rPr>
            </w:pPr>
            <w:r w:rsidRPr="00D33CBB">
              <w:rPr>
                <w:szCs w:val="22"/>
              </w:rPr>
              <w:t>Указывается код по бюджетной классификации для контроля остатка ПОФР по ЛС плательщика или ЛС получателя.</w:t>
            </w:r>
          </w:p>
          <w:p w14:paraId="57552E51" w14:textId="77777777" w:rsidR="00FF1C70" w:rsidRPr="00D33CBB" w:rsidRDefault="00FF1C70" w:rsidP="007E0892">
            <w:pPr>
              <w:pStyle w:val="GOSTTablenorm"/>
              <w:rPr>
                <w:szCs w:val="22"/>
              </w:rPr>
            </w:pPr>
            <w:r w:rsidRPr="00D33CBB">
              <w:t>Обязателен для заполнения, если в параметре «</w:t>
            </w:r>
            <w:r w:rsidRPr="00D33CBB">
              <w:rPr>
                <w:szCs w:val="22"/>
              </w:rPr>
              <w:t>Признак учета ПОФР</w:t>
            </w:r>
            <w:r w:rsidRPr="00D33CBB">
              <w:t>» (</w:t>
            </w:r>
            <w:r w:rsidRPr="00D33CBB">
              <w:rPr>
                <w:szCs w:val="22"/>
              </w:rPr>
              <w:t>SI</w:t>
            </w:r>
            <w:r>
              <w:rPr>
                <w:szCs w:val="22"/>
              </w:rPr>
              <w:t>_</w:t>
            </w:r>
            <w:r w:rsidRPr="00F76CEF">
              <w:rPr>
                <w:szCs w:val="22"/>
              </w:rPr>
              <w:t>POFRSIGN</w:t>
            </w:r>
            <w:r w:rsidRPr="00D33CBB">
              <w:t>) указано значение «1»</w:t>
            </w:r>
          </w:p>
        </w:tc>
      </w:tr>
      <w:tr w:rsidR="00FF1C70" w:rsidRPr="009E4B64" w14:paraId="36788881" w14:textId="77777777" w:rsidTr="007E0892">
        <w:tc>
          <w:tcPr>
            <w:tcW w:w="1100" w:type="pct"/>
          </w:tcPr>
          <w:p w14:paraId="70703F49" w14:textId="77777777" w:rsidR="00FF1C70" w:rsidRPr="00CC301C" w:rsidRDefault="00FF1C70" w:rsidP="007E0892">
            <w:pPr>
              <w:pStyle w:val="GOSTTablenorm"/>
              <w:rPr>
                <w:szCs w:val="22"/>
              </w:rPr>
            </w:pPr>
            <w:r w:rsidRPr="00CC301C">
              <w:rPr>
                <w:szCs w:val="22"/>
              </w:rPr>
              <w:t>Признак авансового ДО</w:t>
            </w:r>
          </w:p>
        </w:tc>
        <w:tc>
          <w:tcPr>
            <w:tcW w:w="750" w:type="pct"/>
          </w:tcPr>
          <w:p w14:paraId="1D38C4BD" w14:textId="77777777" w:rsidR="00FF1C70" w:rsidRPr="00CC301C" w:rsidRDefault="00FF1C70" w:rsidP="007E0892">
            <w:pPr>
              <w:pStyle w:val="GOSTTablenorm"/>
            </w:pPr>
            <w:r w:rsidRPr="00CC301C">
              <w:t>SI_CODECALCULATIONTYPE</w:t>
            </w:r>
          </w:p>
        </w:tc>
        <w:tc>
          <w:tcPr>
            <w:tcW w:w="518" w:type="pct"/>
          </w:tcPr>
          <w:p w14:paraId="25E04BD2" w14:textId="77777777" w:rsidR="00FF1C70" w:rsidRPr="00CC301C" w:rsidRDefault="00FF1C70" w:rsidP="007E0892">
            <w:pPr>
              <w:pStyle w:val="GOSTTablenorm"/>
              <w:rPr>
                <w:bCs/>
                <w:szCs w:val="22"/>
              </w:rPr>
            </w:pPr>
            <w:r w:rsidRPr="00CC301C">
              <w:t>Число</w:t>
            </w:r>
          </w:p>
        </w:tc>
        <w:tc>
          <w:tcPr>
            <w:tcW w:w="311" w:type="pct"/>
          </w:tcPr>
          <w:p w14:paraId="28C983DE" w14:textId="77777777" w:rsidR="00FF1C70" w:rsidRPr="00CC301C" w:rsidRDefault="00FF1C70" w:rsidP="007E0892">
            <w:pPr>
              <w:pStyle w:val="GOSTTablenorm"/>
              <w:rPr>
                <w:szCs w:val="22"/>
              </w:rPr>
            </w:pPr>
            <w:r w:rsidRPr="00CC301C">
              <w:t>Нет</w:t>
            </w:r>
          </w:p>
        </w:tc>
        <w:tc>
          <w:tcPr>
            <w:tcW w:w="327" w:type="pct"/>
          </w:tcPr>
          <w:p w14:paraId="55D4A78D" w14:textId="77777777" w:rsidR="00FF1C70" w:rsidRPr="00CC301C" w:rsidRDefault="00FF1C70" w:rsidP="007E0892">
            <w:pPr>
              <w:pStyle w:val="GOSTTablenorm"/>
            </w:pPr>
            <w:r w:rsidRPr="00CC301C">
              <w:t>=1</w:t>
            </w:r>
          </w:p>
        </w:tc>
        <w:tc>
          <w:tcPr>
            <w:tcW w:w="1994" w:type="pct"/>
          </w:tcPr>
          <w:p w14:paraId="5A2CA623" w14:textId="77777777" w:rsidR="00FF1C70" w:rsidRPr="00CC301C" w:rsidRDefault="00FF1C70" w:rsidP="007E0892">
            <w:pPr>
              <w:pStyle w:val="GOSTTablenorm"/>
            </w:pPr>
            <w:r w:rsidRPr="00CC301C">
              <w:rPr>
                <w:szCs w:val="22"/>
              </w:rPr>
              <w:t>Указывается признак авансового ДО по плательщику или по получателю.</w:t>
            </w:r>
          </w:p>
          <w:p w14:paraId="7DEE655A" w14:textId="77777777" w:rsidR="00FF1C70" w:rsidRPr="00CC301C" w:rsidRDefault="00FF1C70" w:rsidP="007E0892">
            <w:pPr>
              <w:ind w:firstLine="30"/>
              <w:rPr>
                <w:sz w:val="22"/>
                <w:szCs w:val="22"/>
              </w:rPr>
            </w:pPr>
            <w:r w:rsidRPr="00CC301C">
              <w:rPr>
                <w:sz w:val="22"/>
                <w:szCs w:val="22"/>
              </w:rPr>
              <w:t>Возможные значения:</w:t>
            </w:r>
          </w:p>
          <w:p w14:paraId="3DB32954" w14:textId="77777777" w:rsidR="00FF1C70" w:rsidRPr="00CC301C" w:rsidRDefault="00FF1C70" w:rsidP="007E0892">
            <w:pPr>
              <w:pStyle w:val="GOSTTableListMark1"/>
              <w:tabs>
                <w:tab w:val="num" w:pos="368"/>
              </w:tabs>
              <w:ind w:left="368"/>
            </w:pPr>
            <w:r w:rsidRPr="00CC301C">
              <w:t>«1» – Да;</w:t>
            </w:r>
          </w:p>
          <w:p w14:paraId="1D454A45" w14:textId="77777777" w:rsidR="00FF1C70" w:rsidRPr="00CC301C" w:rsidRDefault="00FF1C70" w:rsidP="007E0892">
            <w:pPr>
              <w:pStyle w:val="GOSTTableListMark1"/>
              <w:tabs>
                <w:tab w:val="num" w:pos="368"/>
              </w:tabs>
              <w:ind w:left="368"/>
            </w:pPr>
            <w:r w:rsidRPr="00CC301C">
              <w:t>«0» – Нет.</w:t>
            </w:r>
          </w:p>
          <w:p w14:paraId="063EE8E0" w14:textId="77777777" w:rsidR="00FF1C70" w:rsidRPr="00CC301C" w:rsidRDefault="00FF1C70" w:rsidP="007E0892">
            <w:pPr>
              <w:pStyle w:val="GOSTTablenorm"/>
            </w:pPr>
            <w:r w:rsidRPr="00CC301C">
              <w:t>Обязателен для заполнения, если в параметре «Признак автоматического формирования документа» (</w:t>
            </w:r>
            <w:r w:rsidRPr="00CC301C">
              <w:rPr>
                <w:lang w:val="en-US"/>
              </w:rPr>
              <w:t>SI</w:t>
            </w:r>
            <w:r w:rsidRPr="00CC301C">
              <w:t>_signAutoPP) указано значение «1» (автоППСИ) и в параметре «Номер лицевого счета плательщика» (</w:t>
            </w:r>
            <w:r w:rsidRPr="00CC301C">
              <w:rPr>
                <w:lang w:val="en-US"/>
              </w:rPr>
              <w:t>P</w:t>
            </w:r>
            <w:r w:rsidRPr="00CC301C">
              <w:t>_PersonalAcc) или «Номер лицевого счета получателя» (</w:t>
            </w:r>
            <w:r w:rsidRPr="00CC301C">
              <w:rPr>
                <w:lang w:val="en-US"/>
              </w:rPr>
              <w:t>R</w:t>
            </w:r>
            <w:r w:rsidRPr="00CC301C">
              <w:t>_PersonalAcc) указан л/с с кодом 03, 14</w:t>
            </w:r>
          </w:p>
        </w:tc>
      </w:tr>
      <w:tr w:rsidR="00FF1C70" w:rsidRPr="000C1977" w14:paraId="61567427" w14:textId="77777777" w:rsidTr="007E0892">
        <w:tc>
          <w:tcPr>
            <w:tcW w:w="1100" w:type="pct"/>
          </w:tcPr>
          <w:p w14:paraId="4919A05E" w14:textId="77777777" w:rsidR="00FF1C70" w:rsidRPr="000C1977" w:rsidRDefault="00FF1C70" w:rsidP="007E0892">
            <w:pPr>
              <w:pStyle w:val="GOSTTablenorm"/>
              <w:rPr>
                <w:szCs w:val="22"/>
              </w:rPr>
            </w:pPr>
            <w:r>
              <w:rPr>
                <w:b/>
              </w:rPr>
              <w:t>Расшифровка поручения</w:t>
            </w:r>
          </w:p>
        </w:tc>
        <w:tc>
          <w:tcPr>
            <w:tcW w:w="750" w:type="pct"/>
          </w:tcPr>
          <w:p w14:paraId="772A1860" w14:textId="77777777" w:rsidR="00FF1C70" w:rsidRPr="000C1977" w:rsidRDefault="00FF1C70" w:rsidP="007E0892">
            <w:pPr>
              <w:pStyle w:val="GOSTTablenorm"/>
              <w:rPr>
                <w:lang w:val="en-US"/>
              </w:rPr>
            </w:pPr>
            <w:r w:rsidRPr="000C1977">
              <w:rPr>
                <w:b/>
                <w:lang w:val="en-US"/>
              </w:rPr>
              <w:t>FS_DECRYPT_ORDER_D91_LIST</w:t>
            </w:r>
          </w:p>
        </w:tc>
        <w:tc>
          <w:tcPr>
            <w:tcW w:w="518" w:type="pct"/>
          </w:tcPr>
          <w:p w14:paraId="24F62019" w14:textId="77777777" w:rsidR="00FF1C70" w:rsidRPr="000C1977" w:rsidRDefault="00FF1C70" w:rsidP="007E0892">
            <w:pPr>
              <w:pStyle w:val="GOSTTablenorm"/>
              <w:rPr>
                <w:bCs/>
                <w:szCs w:val="22"/>
              </w:rPr>
            </w:pPr>
            <w:r w:rsidRPr="000C1977">
              <w:t>Массив</w:t>
            </w:r>
          </w:p>
        </w:tc>
        <w:tc>
          <w:tcPr>
            <w:tcW w:w="311" w:type="pct"/>
          </w:tcPr>
          <w:p w14:paraId="113A376D" w14:textId="77777777" w:rsidR="00FF1C70" w:rsidRPr="000C1977" w:rsidRDefault="00FF1C70" w:rsidP="007E0892">
            <w:pPr>
              <w:pStyle w:val="GOSTTablenorm"/>
              <w:rPr>
                <w:szCs w:val="22"/>
              </w:rPr>
            </w:pPr>
            <w:r w:rsidRPr="000C1977">
              <w:t>Да</w:t>
            </w:r>
          </w:p>
        </w:tc>
        <w:tc>
          <w:tcPr>
            <w:tcW w:w="327" w:type="pct"/>
          </w:tcPr>
          <w:p w14:paraId="016D09FF" w14:textId="77777777" w:rsidR="00FF1C70" w:rsidRPr="000C1977" w:rsidRDefault="00FF1C70" w:rsidP="007E0892">
            <w:pPr>
              <w:pStyle w:val="GOSTTablenorm"/>
            </w:pPr>
            <w:r w:rsidRPr="000C1977">
              <w:t>-</w:t>
            </w:r>
          </w:p>
        </w:tc>
        <w:tc>
          <w:tcPr>
            <w:tcW w:w="1994" w:type="pct"/>
          </w:tcPr>
          <w:p w14:paraId="4F25345B" w14:textId="77777777" w:rsidR="00FF1C70" w:rsidRPr="000C1977" w:rsidRDefault="00FF1C70" w:rsidP="007E0892">
            <w:pPr>
              <w:pStyle w:val="GOSTTablenorm"/>
              <w:rPr>
                <w:szCs w:val="22"/>
              </w:rPr>
            </w:pPr>
            <w:r w:rsidRPr="000C1977">
              <w:rPr>
                <w:szCs w:val="22"/>
              </w:rPr>
              <w:t>-</w:t>
            </w:r>
          </w:p>
        </w:tc>
      </w:tr>
      <w:tr w:rsidR="00FF1C70" w:rsidRPr="000C1977" w14:paraId="31108B25" w14:textId="77777777" w:rsidTr="007E0892">
        <w:tc>
          <w:tcPr>
            <w:tcW w:w="1100" w:type="pct"/>
          </w:tcPr>
          <w:p w14:paraId="4CB2F374" w14:textId="77777777" w:rsidR="00FF1C70" w:rsidRPr="000C1977" w:rsidRDefault="00FF1C70" w:rsidP="007E0892">
            <w:pPr>
              <w:pStyle w:val="GOSTTablenorm"/>
              <w:rPr>
                <w:szCs w:val="22"/>
              </w:rPr>
            </w:pPr>
            <w:r w:rsidRPr="000C1977">
              <w:rPr>
                <w:szCs w:val="22"/>
              </w:rPr>
              <w:t>Идентификатор строки</w:t>
            </w:r>
          </w:p>
        </w:tc>
        <w:tc>
          <w:tcPr>
            <w:tcW w:w="750" w:type="pct"/>
          </w:tcPr>
          <w:p w14:paraId="08328994" w14:textId="77777777" w:rsidR="00FF1C70" w:rsidRPr="000C1977" w:rsidRDefault="00FF1C70" w:rsidP="007E0892">
            <w:pPr>
              <w:pStyle w:val="GOSTTablenorm"/>
              <w:rPr>
                <w:lang w:val="en-US"/>
              </w:rPr>
            </w:pPr>
            <w:r w:rsidRPr="000C1977">
              <w:rPr>
                <w:b/>
                <w:lang w:val="en-US"/>
              </w:rPr>
              <w:t>FS_DECRYPT_ORDER_D91_LIST:</w:t>
            </w:r>
            <w:r>
              <w:rPr>
                <w:lang w:val="en-US"/>
              </w:rPr>
              <w:t>id</w:t>
            </w:r>
          </w:p>
        </w:tc>
        <w:tc>
          <w:tcPr>
            <w:tcW w:w="518" w:type="pct"/>
          </w:tcPr>
          <w:p w14:paraId="15D49D7A" w14:textId="77777777" w:rsidR="00FF1C70" w:rsidRPr="000C1977" w:rsidRDefault="00FF1C70" w:rsidP="007E0892">
            <w:pPr>
              <w:pStyle w:val="GOSTTablenorm"/>
              <w:rPr>
                <w:bCs/>
                <w:szCs w:val="22"/>
              </w:rPr>
            </w:pPr>
            <w:r w:rsidRPr="000C1977">
              <w:rPr>
                <w:szCs w:val="22"/>
              </w:rPr>
              <w:t>Число</w:t>
            </w:r>
          </w:p>
        </w:tc>
        <w:tc>
          <w:tcPr>
            <w:tcW w:w="311" w:type="pct"/>
          </w:tcPr>
          <w:p w14:paraId="18AA1954" w14:textId="77777777" w:rsidR="00FF1C70" w:rsidRPr="000C1977" w:rsidRDefault="00FF1C70" w:rsidP="007E0892">
            <w:pPr>
              <w:pStyle w:val="GOSTTablenorm"/>
              <w:rPr>
                <w:szCs w:val="22"/>
              </w:rPr>
            </w:pPr>
            <w:r w:rsidRPr="000C1977">
              <w:rPr>
                <w:szCs w:val="22"/>
              </w:rPr>
              <w:t>Да</w:t>
            </w:r>
          </w:p>
        </w:tc>
        <w:tc>
          <w:tcPr>
            <w:tcW w:w="327" w:type="pct"/>
          </w:tcPr>
          <w:p w14:paraId="509A7458" w14:textId="77777777" w:rsidR="00FF1C70" w:rsidRPr="000C1977" w:rsidRDefault="00FF1C70" w:rsidP="007E0892">
            <w:pPr>
              <w:pStyle w:val="GOSTTablenorm"/>
            </w:pPr>
            <w:r w:rsidRPr="000C1977">
              <w:rPr>
                <w:szCs w:val="22"/>
              </w:rPr>
              <w:t>&lt;=20</w:t>
            </w:r>
          </w:p>
        </w:tc>
        <w:tc>
          <w:tcPr>
            <w:tcW w:w="1994" w:type="pct"/>
          </w:tcPr>
          <w:p w14:paraId="506E4316" w14:textId="77777777" w:rsidR="00FF1C70" w:rsidRPr="000C1977" w:rsidRDefault="00FF1C70" w:rsidP="007E0892">
            <w:pPr>
              <w:pStyle w:val="GOSTTablenorm"/>
              <w:rPr>
                <w:szCs w:val="22"/>
              </w:rPr>
            </w:pPr>
            <w:r w:rsidRPr="000C1977">
              <w:rPr>
                <w:szCs w:val="22"/>
              </w:rPr>
              <w:t>Указывается технический идентификатор строки</w:t>
            </w:r>
          </w:p>
        </w:tc>
      </w:tr>
      <w:tr w:rsidR="00FF1C70" w:rsidRPr="000C1977" w14:paraId="4F8A6E33" w14:textId="77777777" w:rsidTr="007E0892">
        <w:tc>
          <w:tcPr>
            <w:tcW w:w="1100" w:type="pct"/>
          </w:tcPr>
          <w:p w14:paraId="62B6D059" w14:textId="77777777" w:rsidR="00FF1C70" w:rsidRPr="000C1977" w:rsidRDefault="00FF1C70" w:rsidP="007E0892">
            <w:pPr>
              <w:pStyle w:val="GOSTTablenorm"/>
              <w:rPr>
                <w:szCs w:val="22"/>
              </w:rPr>
            </w:pPr>
            <w:r w:rsidRPr="000C1977">
              <w:rPr>
                <w:szCs w:val="22"/>
              </w:rPr>
              <w:t>Номер КОО</w:t>
            </w:r>
          </w:p>
        </w:tc>
        <w:tc>
          <w:tcPr>
            <w:tcW w:w="750" w:type="pct"/>
          </w:tcPr>
          <w:p w14:paraId="1A63D23B" w14:textId="77777777" w:rsidR="00FF1C70" w:rsidRPr="000C1977" w:rsidRDefault="00FF1C70" w:rsidP="007E0892">
            <w:pPr>
              <w:pStyle w:val="GOSTTablenorm"/>
              <w:rPr>
                <w:lang w:val="en-US"/>
              </w:rPr>
            </w:pPr>
            <w:r w:rsidRPr="000C1977">
              <w:rPr>
                <w:b/>
                <w:lang w:val="en-US"/>
              </w:rPr>
              <w:t>FS_DECRYPT_ORDER_D91_LIST</w:t>
            </w:r>
            <w:r w:rsidRPr="000C1977">
              <w:rPr>
                <w:lang w:val="en-US"/>
              </w:rPr>
              <w:t>:NumKOO</w:t>
            </w:r>
          </w:p>
        </w:tc>
        <w:tc>
          <w:tcPr>
            <w:tcW w:w="518" w:type="pct"/>
          </w:tcPr>
          <w:p w14:paraId="0284EA7E" w14:textId="77777777" w:rsidR="00FF1C70" w:rsidRPr="000C1977" w:rsidRDefault="00FF1C70" w:rsidP="007E0892">
            <w:pPr>
              <w:pStyle w:val="GOSTTablenorm"/>
              <w:rPr>
                <w:bCs/>
                <w:szCs w:val="22"/>
              </w:rPr>
            </w:pPr>
            <w:r w:rsidRPr="000C1977">
              <w:rPr>
                <w:szCs w:val="22"/>
              </w:rPr>
              <w:t>Строка</w:t>
            </w:r>
          </w:p>
        </w:tc>
        <w:tc>
          <w:tcPr>
            <w:tcW w:w="311" w:type="pct"/>
          </w:tcPr>
          <w:p w14:paraId="40249B12" w14:textId="77777777" w:rsidR="00FF1C70" w:rsidRPr="000C1977" w:rsidRDefault="00FF1C70" w:rsidP="007E0892">
            <w:pPr>
              <w:pStyle w:val="GOSTTablenorm"/>
              <w:rPr>
                <w:szCs w:val="22"/>
              </w:rPr>
            </w:pPr>
            <w:r w:rsidRPr="000C1977">
              <w:rPr>
                <w:szCs w:val="22"/>
              </w:rPr>
              <w:t>Нет</w:t>
            </w:r>
          </w:p>
        </w:tc>
        <w:tc>
          <w:tcPr>
            <w:tcW w:w="327" w:type="pct"/>
          </w:tcPr>
          <w:p w14:paraId="575DDD54" w14:textId="77777777" w:rsidR="00FF1C70" w:rsidRPr="000C1977" w:rsidRDefault="00FF1C70" w:rsidP="007E0892">
            <w:pPr>
              <w:pStyle w:val="GOSTTablenorm"/>
            </w:pPr>
            <w:r w:rsidRPr="000C1977">
              <w:rPr>
                <w:szCs w:val="22"/>
                <w:lang w:val="en-US"/>
              </w:rPr>
              <w:t>&lt;=50</w:t>
            </w:r>
          </w:p>
        </w:tc>
        <w:tc>
          <w:tcPr>
            <w:tcW w:w="1994" w:type="pct"/>
          </w:tcPr>
          <w:p w14:paraId="4700BD8D" w14:textId="77777777" w:rsidR="00FF1C70" w:rsidRPr="000C1977" w:rsidRDefault="00FF1C70" w:rsidP="007E0892">
            <w:pPr>
              <w:pStyle w:val="GOSTTablenorm"/>
            </w:pPr>
            <w:r w:rsidRPr="000C1977">
              <w:t>Указывается номер КОО.</w:t>
            </w:r>
          </w:p>
          <w:p w14:paraId="0274A27E" w14:textId="77777777" w:rsidR="00FF1C70" w:rsidRPr="000C1977" w:rsidRDefault="00FF1C70" w:rsidP="007E0892">
            <w:pPr>
              <w:pStyle w:val="GOSTTablenorm"/>
              <w:rPr>
                <w:szCs w:val="22"/>
              </w:rPr>
            </w:pPr>
            <w:r w:rsidRPr="000C1977">
              <w:t>Обязателен для заполнения, если в параметре «Признак автоматическое ПП» (</w:t>
            </w:r>
            <w:r w:rsidRPr="000C1977">
              <w:rPr>
                <w:lang w:val="en-US"/>
              </w:rPr>
              <w:t>SI</w:t>
            </w:r>
            <w:r w:rsidRPr="000C1977">
              <w:t>_signAutoPP) указано значение «1» (автоППСИ)</w:t>
            </w:r>
          </w:p>
        </w:tc>
      </w:tr>
      <w:tr w:rsidR="00FF1C70" w:rsidRPr="000C1977" w14:paraId="740699FF" w14:textId="77777777" w:rsidTr="007E0892">
        <w:tc>
          <w:tcPr>
            <w:tcW w:w="1100" w:type="pct"/>
          </w:tcPr>
          <w:p w14:paraId="0CB27DBD" w14:textId="77777777" w:rsidR="00FF1C70" w:rsidRPr="000C1977" w:rsidRDefault="00FF1C70" w:rsidP="007E0892">
            <w:pPr>
              <w:pStyle w:val="GOSTTablenorm"/>
              <w:rPr>
                <w:szCs w:val="22"/>
              </w:rPr>
            </w:pPr>
            <w:r w:rsidRPr="000C1977">
              <w:rPr>
                <w:szCs w:val="22"/>
              </w:rPr>
              <w:t>Номер КОО (технический)</w:t>
            </w:r>
          </w:p>
        </w:tc>
        <w:tc>
          <w:tcPr>
            <w:tcW w:w="750" w:type="pct"/>
          </w:tcPr>
          <w:p w14:paraId="368E72A9" w14:textId="77777777" w:rsidR="00FF1C70" w:rsidRPr="000C1977" w:rsidRDefault="00FF1C70" w:rsidP="007E0892">
            <w:pPr>
              <w:pStyle w:val="GOSTTablenorm"/>
              <w:rPr>
                <w:b/>
                <w:lang w:val="en-US"/>
              </w:rPr>
            </w:pPr>
            <w:r w:rsidRPr="000C1977">
              <w:rPr>
                <w:b/>
                <w:lang w:val="en-US"/>
              </w:rPr>
              <w:t>FS_DECRYPT_ORDER_D91_LIST</w:t>
            </w:r>
            <w:r w:rsidRPr="000C1977">
              <w:rPr>
                <w:lang w:val="en-US"/>
              </w:rPr>
              <w:t>:TechNumKOO</w:t>
            </w:r>
          </w:p>
        </w:tc>
        <w:tc>
          <w:tcPr>
            <w:tcW w:w="518" w:type="pct"/>
          </w:tcPr>
          <w:p w14:paraId="11D17D50" w14:textId="77777777" w:rsidR="00FF1C70" w:rsidRPr="000C1977" w:rsidRDefault="00FF1C70" w:rsidP="007E0892">
            <w:pPr>
              <w:pStyle w:val="GOSTTablenorm"/>
              <w:rPr>
                <w:szCs w:val="22"/>
                <w:lang w:val="en-US"/>
              </w:rPr>
            </w:pPr>
            <w:r w:rsidRPr="000C1977">
              <w:rPr>
                <w:szCs w:val="22"/>
              </w:rPr>
              <w:t>Строка</w:t>
            </w:r>
          </w:p>
        </w:tc>
        <w:tc>
          <w:tcPr>
            <w:tcW w:w="311" w:type="pct"/>
          </w:tcPr>
          <w:p w14:paraId="2CC11738" w14:textId="77777777" w:rsidR="00FF1C70" w:rsidRPr="000C1977" w:rsidDel="00FB2399" w:rsidRDefault="00FF1C70" w:rsidP="007E0892">
            <w:pPr>
              <w:pStyle w:val="GOSTTablenorm"/>
              <w:rPr>
                <w:szCs w:val="22"/>
                <w:lang w:val="en-US"/>
              </w:rPr>
            </w:pPr>
            <w:r w:rsidRPr="000C1977">
              <w:rPr>
                <w:szCs w:val="22"/>
              </w:rPr>
              <w:t>Нет</w:t>
            </w:r>
          </w:p>
        </w:tc>
        <w:tc>
          <w:tcPr>
            <w:tcW w:w="327" w:type="pct"/>
          </w:tcPr>
          <w:p w14:paraId="06A478D1" w14:textId="77777777" w:rsidR="00FF1C70" w:rsidRPr="00B040D0" w:rsidRDefault="00FF1C70" w:rsidP="007E0892">
            <w:pPr>
              <w:pStyle w:val="GOSTTablenorm"/>
              <w:rPr>
                <w:szCs w:val="22"/>
              </w:rPr>
            </w:pPr>
            <w:r w:rsidRPr="000C1977">
              <w:rPr>
                <w:szCs w:val="22"/>
                <w:lang w:val="en-US"/>
              </w:rPr>
              <w:t>&lt;=</w:t>
            </w:r>
            <w:commentRangeStart w:id="5943"/>
            <w:r>
              <w:rPr>
                <w:szCs w:val="22"/>
              </w:rPr>
              <w:t>25</w:t>
            </w:r>
            <w:commentRangeEnd w:id="5943"/>
            <w:r>
              <w:rPr>
                <w:rStyle w:val="afff4"/>
              </w:rPr>
              <w:commentReference w:id="5943"/>
            </w:r>
          </w:p>
        </w:tc>
        <w:tc>
          <w:tcPr>
            <w:tcW w:w="1994" w:type="pct"/>
          </w:tcPr>
          <w:p w14:paraId="6EBBA99D" w14:textId="77777777" w:rsidR="00FF1C70" w:rsidRPr="000C1977" w:rsidRDefault="00FF1C70" w:rsidP="007E0892">
            <w:pPr>
              <w:pStyle w:val="GOSTTablenorm"/>
              <w:rPr>
                <w:szCs w:val="22"/>
              </w:rPr>
            </w:pPr>
            <w:r w:rsidRPr="000C1977">
              <w:rPr>
                <w:szCs w:val="22"/>
              </w:rPr>
              <w:t>Указывается технический номер КОО.</w:t>
            </w:r>
          </w:p>
          <w:p w14:paraId="3066D503" w14:textId="77777777" w:rsidR="00FF1C70" w:rsidRPr="000C1977" w:rsidRDefault="00FF1C70" w:rsidP="007E0892">
            <w:pPr>
              <w:pStyle w:val="GOSTTablenorm"/>
            </w:pPr>
            <w:r w:rsidRPr="000C1977">
              <w:t>Обязателен для заполнения, если заполнен параметр «Номер КОО» (</w:t>
            </w:r>
            <w:r w:rsidRPr="000C1977">
              <w:rPr>
                <w:b/>
                <w:lang w:val="en-US"/>
              </w:rPr>
              <w:t>FS</w:t>
            </w:r>
            <w:r w:rsidRPr="000C1977">
              <w:rPr>
                <w:b/>
              </w:rPr>
              <w:t>_</w:t>
            </w:r>
            <w:r w:rsidRPr="000C1977">
              <w:rPr>
                <w:b/>
                <w:lang w:val="en-US"/>
              </w:rPr>
              <w:t>DECRYPT</w:t>
            </w:r>
            <w:r w:rsidRPr="000C1977">
              <w:rPr>
                <w:b/>
              </w:rPr>
              <w:t>_</w:t>
            </w:r>
            <w:r w:rsidRPr="000C1977">
              <w:rPr>
                <w:b/>
                <w:lang w:val="en-US"/>
              </w:rPr>
              <w:t>ORDER</w:t>
            </w:r>
            <w:r w:rsidRPr="000C1977">
              <w:rPr>
                <w:b/>
              </w:rPr>
              <w:t>_</w:t>
            </w:r>
            <w:r w:rsidRPr="000C1977">
              <w:rPr>
                <w:b/>
                <w:lang w:val="en-US"/>
              </w:rPr>
              <w:t>D</w:t>
            </w:r>
            <w:r w:rsidRPr="000C1977">
              <w:rPr>
                <w:b/>
              </w:rPr>
              <w:t>91_</w:t>
            </w:r>
            <w:r w:rsidRPr="000C1977">
              <w:rPr>
                <w:b/>
                <w:lang w:val="en-US"/>
              </w:rPr>
              <w:t>LIST</w:t>
            </w:r>
            <w:r w:rsidRPr="000C1977">
              <w:t>:</w:t>
            </w:r>
            <w:r w:rsidRPr="000C1977">
              <w:rPr>
                <w:lang w:val="en-US"/>
              </w:rPr>
              <w:t>NumKOO</w:t>
            </w:r>
            <w:r w:rsidRPr="000C1977">
              <w:t>)</w:t>
            </w:r>
          </w:p>
        </w:tc>
      </w:tr>
      <w:tr w:rsidR="00FF1C70" w:rsidRPr="000C1977" w14:paraId="023630E3" w14:textId="77777777" w:rsidTr="007E0892">
        <w:tc>
          <w:tcPr>
            <w:tcW w:w="1100" w:type="pct"/>
          </w:tcPr>
          <w:p w14:paraId="3C4EB789" w14:textId="77777777" w:rsidR="00FF1C70" w:rsidRPr="000C1977" w:rsidRDefault="00FF1C70" w:rsidP="007E0892">
            <w:pPr>
              <w:pStyle w:val="GOSTTablenorm"/>
              <w:rPr>
                <w:szCs w:val="22"/>
              </w:rPr>
            </w:pPr>
            <w:commentRangeStart w:id="5944"/>
            <w:r w:rsidRPr="000C1977">
              <w:rPr>
                <w:lang w:val="en-US"/>
              </w:rPr>
              <w:t>GUID</w:t>
            </w:r>
            <w:r w:rsidRPr="000C1977">
              <w:t xml:space="preserve"> КОО</w:t>
            </w:r>
            <w:commentRangeEnd w:id="5944"/>
            <w:r w:rsidRPr="000C1977">
              <w:rPr>
                <w:rStyle w:val="afff4"/>
              </w:rPr>
              <w:commentReference w:id="5944"/>
            </w:r>
          </w:p>
        </w:tc>
        <w:tc>
          <w:tcPr>
            <w:tcW w:w="750" w:type="pct"/>
          </w:tcPr>
          <w:p w14:paraId="32E3CBD3" w14:textId="77777777" w:rsidR="00FF1C70" w:rsidRPr="000C1977" w:rsidRDefault="00FF1C70" w:rsidP="007E0892">
            <w:pPr>
              <w:pStyle w:val="GOSTTablenorm"/>
              <w:rPr>
                <w:b/>
                <w:lang w:val="en-US"/>
              </w:rPr>
            </w:pPr>
            <w:r w:rsidRPr="000C1977">
              <w:rPr>
                <w:b/>
                <w:lang w:val="en-US"/>
              </w:rPr>
              <w:t>FS_DECRYPT_ORDER_D91_LIST</w:t>
            </w:r>
            <w:r w:rsidRPr="000C1977">
              <w:rPr>
                <w:lang w:val="en-US"/>
              </w:rPr>
              <w:t>:GUIDKOO</w:t>
            </w:r>
          </w:p>
        </w:tc>
        <w:tc>
          <w:tcPr>
            <w:tcW w:w="518" w:type="pct"/>
          </w:tcPr>
          <w:p w14:paraId="680F3B50" w14:textId="77777777" w:rsidR="00FF1C70" w:rsidRPr="00E96826" w:rsidRDefault="00FF1C70" w:rsidP="007E0892">
            <w:pPr>
              <w:pStyle w:val="GOSTTablenorm"/>
              <w:rPr>
                <w:szCs w:val="22"/>
                <w:lang w:val="en-US"/>
              </w:rPr>
            </w:pPr>
            <w:r w:rsidRPr="00E96826">
              <w:rPr>
                <w:szCs w:val="22"/>
              </w:rPr>
              <w:t>GUID</w:t>
            </w:r>
          </w:p>
        </w:tc>
        <w:tc>
          <w:tcPr>
            <w:tcW w:w="311" w:type="pct"/>
          </w:tcPr>
          <w:p w14:paraId="2B6347DA" w14:textId="77777777" w:rsidR="00FF1C70" w:rsidRPr="00E96826" w:rsidRDefault="00FF1C70" w:rsidP="007E0892">
            <w:pPr>
              <w:pStyle w:val="GOSTTablenorm"/>
              <w:rPr>
                <w:szCs w:val="22"/>
                <w:lang w:val="en-US"/>
              </w:rPr>
            </w:pPr>
            <w:r w:rsidRPr="00E96826">
              <w:rPr>
                <w:szCs w:val="22"/>
              </w:rPr>
              <w:t>Нет</w:t>
            </w:r>
          </w:p>
        </w:tc>
        <w:tc>
          <w:tcPr>
            <w:tcW w:w="327" w:type="pct"/>
          </w:tcPr>
          <w:p w14:paraId="1AC83D3B" w14:textId="77777777" w:rsidR="00FF1C70" w:rsidRPr="00E96826" w:rsidRDefault="00FF1C70" w:rsidP="007E0892">
            <w:pPr>
              <w:pStyle w:val="GOSTTablenorm"/>
              <w:rPr>
                <w:szCs w:val="22"/>
              </w:rPr>
            </w:pPr>
            <w:r w:rsidRPr="00E96826">
              <w:rPr>
                <w:szCs w:val="22"/>
              </w:rPr>
              <w:t>=36</w:t>
            </w:r>
          </w:p>
        </w:tc>
        <w:tc>
          <w:tcPr>
            <w:tcW w:w="1994" w:type="pct"/>
          </w:tcPr>
          <w:p w14:paraId="0EE1BB68" w14:textId="77777777" w:rsidR="00FF1C70" w:rsidRPr="00E96826" w:rsidRDefault="00FF1C70" w:rsidP="007E0892">
            <w:pPr>
              <w:pStyle w:val="GOSTTablenorm"/>
            </w:pPr>
            <w:r w:rsidRPr="00E96826">
              <w:t>Указывается уникальный идентификатор КОО, по которому осуществляется операция.</w:t>
            </w:r>
          </w:p>
          <w:p w14:paraId="04DF3663" w14:textId="77777777" w:rsidR="00FF1C70" w:rsidRPr="00E96826" w:rsidRDefault="00FF1C70" w:rsidP="007E0892">
            <w:pPr>
              <w:pStyle w:val="GOSTTablenorm"/>
            </w:pPr>
            <w:r w:rsidRPr="00E96826">
              <w:t>Обязателен для заполнения, если заполнен параметр «</w:t>
            </w:r>
            <w:r w:rsidRPr="00E96826">
              <w:rPr>
                <w:szCs w:val="22"/>
              </w:rPr>
              <w:t>Номер КОО</w:t>
            </w:r>
            <w:r w:rsidRPr="00E96826">
              <w:t>» (</w:t>
            </w:r>
            <w:r w:rsidRPr="00E96826">
              <w:rPr>
                <w:b/>
                <w:lang w:val="en-US"/>
              </w:rPr>
              <w:t>FS</w:t>
            </w:r>
            <w:r w:rsidRPr="00E96826">
              <w:rPr>
                <w:b/>
              </w:rPr>
              <w:t>_</w:t>
            </w:r>
            <w:r w:rsidRPr="00E96826">
              <w:rPr>
                <w:b/>
                <w:lang w:val="en-US"/>
              </w:rPr>
              <w:t>DECRYPT</w:t>
            </w:r>
            <w:r w:rsidRPr="00E96826">
              <w:rPr>
                <w:b/>
              </w:rPr>
              <w:t>_</w:t>
            </w:r>
            <w:r w:rsidRPr="00E96826">
              <w:rPr>
                <w:b/>
                <w:lang w:val="en-US"/>
              </w:rPr>
              <w:t>ORDER</w:t>
            </w:r>
            <w:r w:rsidRPr="00E96826">
              <w:rPr>
                <w:b/>
              </w:rPr>
              <w:t>_</w:t>
            </w:r>
            <w:r w:rsidRPr="00E96826">
              <w:rPr>
                <w:b/>
                <w:lang w:val="en-US"/>
              </w:rPr>
              <w:t>D</w:t>
            </w:r>
            <w:r w:rsidRPr="00E96826">
              <w:rPr>
                <w:b/>
              </w:rPr>
              <w:t>91_</w:t>
            </w:r>
            <w:r w:rsidRPr="00E96826">
              <w:rPr>
                <w:b/>
                <w:lang w:val="en-US"/>
              </w:rPr>
              <w:t>LIST</w:t>
            </w:r>
            <w:r w:rsidRPr="00E96826">
              <w:t>:</w:t>
            </w:r>
            <w:r w:rsidRPr="0055787B">
              <w:rPr>
                <w:lang w:val="en-US"/>
              </w:rPr>
              <w:t>NumKOO</w:t>
            </w:r>
            <w:r>
              <w:t>)</w:t>
            </w:r>
          </w:p>
        </w:tc>
      </w:tr>
      <w:tr w:rsidR="00FF1C70" w:rsidRPr="000C1977" w14:paraId="0C220A69" w14:textId="77777777" w:rsidTr="007E0892">
        <w:tc>
          <w:tcPr>
            <w:tcW w:w="1100" w:type="pct"/>
          </w:tcPr>
          <w:p w14:paraId="73FE1B6D" w14:textId="77777777" w:rsidR="00FF1C70" w:rsidRPr="000C1977" w:rsidRDefault="00FF1C70" w:rsidP="007E0892">
            <w:pPr>
              <w:pStyle w:val="GOSTTablenorm"/>
              <w:rPr>
                <w:szCs w:val="22"/>
              </w:rPr>
            </w:pPr>
            <w:r w:rsidRPr="000C1977">
              <w:t>Вид средств плательщика</w:t>
            </w:r>
          </w:p>
        </w:tc>
        <w:tc>
          <w:tcPr>
            <w:tcW w:w="750" w:type="pct"/>
          </w:tcPr>
          <w:p w14:paraId="766F0FD2" w14:textId="77777777" w:rsidR="00FF1C70" w:rsidRPr="000C1977" w:rsidRDefault="00FF1C70" w:rsidP="007E0892">
            <w:pPr>
              <w:pStyle w:val="GOSTTablenorm"/>
              <w:rPr>
                <w:lang w:val="en-US"/>
              </w:rPr>
            </w:pPr>
            <w:r w:rsidRPr="000C1977">
              <w:rPr>
                <w:b/>
                <w:lang w:val="en-US"/>
              </w:rPr>
              <w:t>FS_DECRYPT_ORDER_D91_LIST</w:t>
            </w:r>
            <w:r w:rsidRPr="000C1977">
              <w:rPr>
                <w:lang w:val="en-US"/>
              </w:rPr>
              <w:t>:KindActivityPayer</w:t>
            </w:r>
          </w:p>
        </w:tc>
        <w:tc>
          <w:tcPr>
            <w:tcW w:w="518" w:type="pct"/>
          </w:tcPr>
          <w:p w14:paraId="1DBED95C" w14:textId="77777777" w:rsidR="00FF1C70" w:rsidRPr="00E96826" w:rsidRDefault="00FF1C70" w:rsidP="007E0892">
            <w:pPr>
              <w:pStyle w:val="GOSTTablenorm"/>
              <w:rPr>
                <w:bCs/>
                <w:szCs w:val="22"/>
              </w:rPr>
            </w:pPr>
            <w:r w:rsidRPr="00E96826">
              <w:t>Строка</w:t>
            </w:r>
          </w:p>
        </w:tc>
        <w:tc>
          <w:tcPr>
            <w:tcW w:w="311" w:type="pct"/>
          </w:tcPr>
          <w:p w14:paraId="3DA571D1" w14:textId="77777777" w:rsidR="00FF1C70" w:rsidRPr="00E96826" w:rsidRDefault="00FF1C70" w:rsidP="007E0892">
            <w:pPr>
              <w:pStyle w:val="GOSTTablenorm"/>
              <w:rPr>
                <w:szCs w:val="22"/>
              </w:rPr>
            </w:pPr>
            <w:r w:rsidRPr="0055787B">
              <w:t>Нет</w:t>
            </w:r>
          </w:p>
        </w:tc>
        <w:tc>
          <w:tcPr>
            <w:tcW w:w="327" w:type="pct"/>
          </w:tcPr>
          <w:p w14:paraId="0F0C3F23" w14:textId="77777777" w:rsidR="00FF1C70" w:rsidRPr="00E96826" w:rsidRDefault="00FF1C70" w:rsidP="007E0892">
            <w:pPr>
              <w:pStyle w:val="GOSTTablenorm"/>
            </w:pPr>
            <w:r w:rsidRPr="00E96826">
              <w:rPr>
                <w:lang w:val="en-US"/>
              </w:rPr>
              <w:t>=</w:t>
            </w:r>
            <w:r w:rsidRPr="00E96826">
              <w:t>2</w:t>
            </w:r>
          </w:p>
        </w:tc>
        <w:tc>
          <w:tcPr>
            <w:tcW w:w="1994" w:type="pct"/>
          </w:tcPr>
          <w:p w14:paraId="63DEDDE1" w14:textId="77777777" w:rsidR="00FF1C70" w:rsidRPr="00E96826" w:rsidRDefault="00FF1C70" w:rsidP="007E0892">
            <w:pPr>
              <w:pStyle w:val="GOSTTablenorm"/>
            </w:pPr>
            <w:r w:rsidRPr="00E96826">
              <w:t>Указывается код вида средств плательщика.</w:t>
            </w:r>
          </w:p>
          <w:p w14:paraId="77F2FB78" w14:textId="77777777" w:rsidR="00FF1C70" w:rsidRPr="00E96826" w:rsidRDefault="00FF1C70" w:rsidP="007E0892">
            <w:pPr>
              <w:pStyle w:val="GOSTTablenorm"/>
            </w:pPr>
            <w:r w:rsidRPr="00E96826">
              <w:t>Возможные значения:</w:t>
            </w:r>
          </w:p>
          <w:p w14:paraId="3FA618AA" w14:textId="77777777" w:rsidR="00FF1C70" w:rsidRPr="00FF47C8" w:rsidRDefault="00FF1C70" w:rsidP="007E0892">
            <w:pPr>
              <w:pStyle w:val="GOSTTableListMark1"/>
            </w:pPr>
            <w:r w:rsidRPr="00FF47C8">
              <w:t>«10» - средства бюджета (указывается для л/с с кодом 03, 14);</w:t>
            </w:r>
          </w:p>
          <w:p w14:paraId="620D0527" w14:textId="77777777" w:rsidR="00FF1C70" w:rsidRPr="00FF47C8" w:rsidRDefault="00FF1C70" w:rsidP="007E0892">
            <w:pPr>
              <w:pStyle w:val="GOSTTableListMark1"/>
            </w:pPr>
            <w:r w:rsidRPr="00FF47C8">
              <w:t>«90» - средства некоммерческих организаций на отдельных лицевых счетах (указывается для л/с с кодом 71).</w:t>
            </w:r>
          </w:p>
          <w:p w14:paraId="288B8961" w14:textId="77777777" w:rsidR="00FF1C70" w:rsidRPr="00E96826" w:rsidRDefault="00FF1C70" w:rsidP="007E0892">
            <w:pPr>
              <w:pStyle w:val="GOSTTablenorm"/>
            </w:pPr>
            <w:r w:rsidRPr="0055787B">
              <w:t>Обязателен для заполнения, если в параметре «Номер лицевого счета плательщика» (</w:t>
            </w:r>
            <w:r w:rsidRPr="00B040D0">
              <w:t>P</w:t>
            </w:r>
            <w:r w:rsidRPr="0055787B">
              <w:t xml:space="preserve">_PersonalAcc) </w:t>
            </w:r>
            <w:r w:rsidRPr="00E96826">
              <w:t>указано</w:t>
            </w:r>
            <w:r w:rsidRPr="0055787B">
              <w:t xml:space="preserve"> значение</w:t>
            </w:r>
            <w:r w:rsidRPr="00E96826">
              <w:t>,</w:t>
            </w:r>
            <w:r>
              <w:t xml:space="preserve"> отличное от </w:t>
            </w:r>
            <w:r w:rsidRPr="0055787B">
              <w:t>«-» (прочерк)</w:t>
            </w:r>
          </w:p>
        </w:tc>
      </w:tr>
      <w:tr w:rsidR="00FF1C70" w:rsidRPr="009E4B64" w14:paraId="5EAB14DE" w14:textId="77777777" w:rsidTr="007E0892">
        <w:tc>
          <w:tcPr>
            <w:tcW w:w="1100" w:type="pct"/>
          </w:tcPr>
          <w:p w14:paraId="10F60C27" w14:textId="77777777" w:rsidR="00FF1C70" w:rsidRPr="000C1977" w:rsidRDefault="00FF1C70" w:rsidP="007E0892">
            <w:pPr>
              <w:pStyle w:val="GOSTTablenorm"/>
              <w:rPr>
                <w:szCs w:val="22"/>
              </w:rPr>
            </w:pPr>
            <w:r w:rsidRPr="000C1977">
              <w:t>Вид средств получателя</w:t>
            </w:r>
          </w:p>
        </w:tc>
        <w:tc>
          <w:tcPr>
            <w:tcW w:w="750" w:type="pct"/>
          </w:tcPr>
          <w:p w14:paraId="4A3CFBE0" w14:textId="77777777" w:rsidR="00FF1C70" w:rsidRPr="000C1977" w:rsidRDefault="00FF1C70" w:rsidP="007E0892">
            <w:pPr>
              <w:pStyle w:val="GOSTTablenorm"/>
              <w:rPr>
                <w:lang w:val="en-US"/>
              </w:rPr>
            </w:pPr>
            <w:r w:rsidRPr="000C1977">
              <w:rPr>
                <w:b/>
                <w:lang w:val="en-US"/>
              </w:rPr>
              <w:t>FS_DECRYPT_ORDER_D91_LIST</w:t>
            </w:r>
            <w:r w:rsidRPr="000C1977">
              <w:rPr>
                <w:lang w:val="en-US"/>
              </w:rPr>
              <w:t>:KindActivityAddressee</w:t>
            </w:r>
          </w:p>
        </w:tc>
        <w:tc>
          <w:tcPr>
            <w:tcW w:w="518" w:type="pct"/>
          </w:tcPr>
          <w:p w14:paraId="209793B3" w14:textId="77777777" w:rsidR="00FF1C70" w:rsidRPr="00E96826" w:rsidRDefault="00FF1C70" w:rsidP="007E0892">
            <w:pPr>
              <w:pStyle w:val="GOSTTablenorm"/>
              <w:rPr>
                <w:bCs/>
                <w:szCs w:val="22"/>
              </w:rPr>
            </w:pPr>
            <w:r w:rsidRPr="00E96826">
              <w:t>Строка</w:t>
            </w:r>
          </w:p>
        </w:tc>
        <w:tc>
          <w:tcPr>
            <w:tcW w:w="311" w:type="pct"/>
          </w:tcPr>
          <w:p w14:paraId="7209ECE7" w14:textId="77777777" w:rsidR="00FF1C70" w:rsidRPr="00E96826" w:rsidRDefault="00FF1C70" w:rsidP="007E0892">
            <w:pPr>
              <w:pStyle w:val="GOSTTablenorm"/>
              <w:rPr>
                <w:szCs w:val="22"/>
              </w:rPr>
            </w:pPr>
            <w:r w:rsidRPr="00E96826">
              <w:t>Нет</w:t>
            </w:r>
          </w:p>
        </w:tc>
        <w:tc>
          <w:tcPr>
            <w:tcW w:w="327" w:type="pct"/>
          </w:tcPr>
          <w:p w14:paraId="01D24093" w14:textId="77777777" w:rsidR="00FF1C70" w:rsidRPr="00E96826" w:rsidRDefault="00FF1C70" w:rsidP="007E0892">
            <w:pPr>
              <w:pStyle w:val="GOSTTablenorm"/>
            </w:pPr>
            <w:r w:rsidRPr="00E96826">
              <w:rPr>
                <w:lang w:val="en-US"/>
              </w:rPr>
              <w:t>=</w:t>
            </w:r>
            <w:r w:rsidRPr="00E96826">
              <w:t>2</w:t>
            </w:r>
          </w:p>
        </w:tc>
        <w:tc>
          <w:tcPr>
            <w:tcW w:w="1994" w:type="pct"/>
          </w:tcPr>
          <w:p w14:paraId="7A03F52E" w14:textId="77777777" w:rsidR="00FF1C70" w:rsidRPr="00E96826" w:rsidRDefault="00FF1C70" w:rsidP="007E0892">
            <w:pPr>
              <w:pStyle w:val="GOSTTablenorm"/>
            </w:pPr>
            <w:r w:rsidRPr="00E96826">
              <w:t>Указывается код вида средств получателя.</w:t>
            </w:r>
          </w:p>
          <w:p w14:paraId="04E1E53F" w14:textId="77777777" w:rsidR="00FF1C70" w:rsidRPr="00E96826" w:rsidRDefault="00FF1C70" w:rsidP="007E0892">
            <w:pPr>
              <w:pStyle w:val="GOSTTablenorm"/>
            </w:pPr>
            <w:r w:rsidRPr="00E96826">
              <w:t>Возможные значения:</w:t>
            </w:r>
          </w:p>
          <w:p w14:paraId="69244BEB" w14:textId="77777777" w:rsidR="00FF1C70" w:rsidRPr="00E96826" w:rsidRDefault="00FF1C70" w:rsidP="007E0892">
            <w:pPr>
              <w:pStyle w:val="GOSTTableListMark1"/>
            </w:pPr>
            <w:r w:rsidRPr="00E96826">
              <w:t>«10» - средства бюджета (указывается для л/с с кодом 03, 14);</w:t>
            </w:r>
          </w:p>
          <w:p w14:paraId="308172C1" w14:textId="77777777" w:rsidR="00FF1C70" w:rsidRPr="00E96826" w:rsidRDefault="00FF1C70" w:rsidP="007E0892">
            <w:pPr>
              <w:pStyle w:val="GOSTTableListMark1"/>
              <w:rPr>
                <w:szCs w:val="22"/>
              </w:rPr>
            </w:pPr>
            <w:r w:rsidRPr="00E96826">
              <w:t>«90» - средства некоммерческих организаций на отдельных лицевых счетах (указывается для л/с с кодом 71).</w:t>
            </w:r>
          </w:p>
          <w:p w14:paraId="711C1DAB" w14:textId="77777777" w:rsidR="00FF1C70" w:rsidRPr="00E96826" w:rsidRDefault="00FF1C70" w:rsidP="007E0892">
            <w:pPr>
              <w:pStyle w:val="GOSTTablenorm"/>
              <w:rPr>
                <w:szCs w:val="22"/>
              </w:rPr>
            </w:pPr>
            <w:r w:rsidRPr="00E96826">
              <w:t>Обязателен для заполнения, если в параметре «Номер лицевого счета получателя» (</w:t>
            </w:r>
            <w:r w:rsidRPr="00B040D0">
              <w:t>R</w:t>
            </w:r>
            <w:r w:rsidRPr="00E96826">
              <w:t>_PersonalAcc) указано значение, отличное от «-» (прочерк)</w:t>
            </w:r>
          </w:p>
        </w:tc>
      </w:tr>
      <w:tr w:rsidR="00FF1C70" w:rsidRPr="00100CB6" w14:paraId="687714A9" w14:textId="77777777" w:rsidTr="007E0892">
        <w:tc>
          <w:tcPr>
            <w:tcW w:w="1100" w:type="pct"/>
          </w:tcPr>
          <w:p w14:paraId="644C6A47" w14:textId="77777777" w:rsidR="00FF1C70" w:rsidRPr="00100CB6" w:rsidRDefault="00FF1C70" w:rsidP="007E0892">
            <w:pPr>
              <w:pStyle w:val="GOSTTablenorm"/>
              <w:rPr>
                <w:szCs w:val="22"/>
              </w:rPr>
            </w:pPr>
            <w:r w:rsidRPr="00100CB6">
              <w:t>Аналитический код раздела ЛС плательщика</w:t>
            </w:r>
            <w:r w:rsidRPr="00100CB6">
              <w:rPr>
                <w:highlight w:val="cyan"/>
              </w:rPr>
              <w:t>*</w:t>
            </w:r>
          </w:p>
        </w:tc>
        <w:tc>
          <w:tcPr>
            <w:tcW w:w="750" w:type="pct"/>
          </w:tcPr>
          <w:p w14:paraId="629619A1" w14:textId="77777777" w:rsidR="00FF1C70" w:rsidRPr="00100CB6" w:rsidRDefault="00FF1C70" w:rsidP="007E0892">
            <w:pPr>
              <w:pStyle w:val="GOSTTablenorm"/>
              <w:rPr>
                <w:lang w:val="en-US"/>
              </w:rPr>
            </w:pPr>
            <w:r w:rsidRPr="00100CB6">
              <w:rPr>
                <w:b/>
                <w:lang w:val="en-US"/>
              </w:rPr>
              <w:t>FS_DECRYPT_ORDER_D91_LIST</w:t>
            </w:r>
            <w:r w:rsidRPr="00100CB6">
              <w:rPr>
                <w:lang w:val="en-US"/>
              </w:rPr>
              <w:t>:AnalyticCodePay</w:t>
            </w:r>
          </w:p>
        </w:tc>
        <w:tc>
          <w:tcPr>
            <w:tcW w:w="518" w:type="pct"/>
          </w:tcPr>
          <w:p w14:paraId="33622EA6" w14:textId="77777777" w:rsidR="00FF1C70" w:rsidRPr="00100CB6" w:rsidRDefault="00FF1C70" w:rsidP="007E0892">
            <w:pPr>
              <w:pStyle w:val="GOSTTablenorm"/>
              <w:rPr>
                <w:bCs/>
                <w:szCs w:val="22"/>
              </w:rPr>
            </w:pPr>
            <w:r w:rsidRPr="00100CB6">
              <w:t>Строка</w:t>
            </w:r>
          </w:p>
        </w:tc>
        <w:tc>
          <w:tcPr>
            <w:tcW w:w="311" w:type="pct"/>
          </w:tcPr>
          <w:p w14:paraId="58A46521" w14:textId="77777777" w:rsidR="00FF1C70" w:rsidRPr="00100CB6" w:rsidRDefault="00FF1C70" w:rsidP="007E0892">
            <w:pPr>
              <w:pStyle w:val="GOSTTablenorm"/>
              <w:rPr>
                <w:szCs w:val="22"/>
              </w:rPr>
            </w:pPr>
            <w:r w:rsidRPr="00100CB6">
              <w:t>Нет</w:t>
            </w:r>
          </w:p>
        </w:tc>
        <w:tc>
          <w:tcPr>
            <w:tcW w:w="327" w:type="pct"/>
          </w:tcPr>
          <w:p w14:paraId="35C88020" w14:textId="77777777" w:rsidR="00FF1C70" w:rsidRPr="00100CB6" w:rsidRDefault="00FF1C70" w:rsidP="007E0892">
            <w:pPr>
              <w:pStyle w:val="GOSTTablenorm"/>
            </w:pPr>
            <w:r w:rsidRPr="00100CB6">
              <w:rPr>
                <w:lang w:val="en-US"/>
              </w:rPr>
              <w:t>=</w:t>
            </w:r>
            <w:r w:rsidRPr="00100CB6">
              <w:t>8</w:t>
            </w:r>
          </w:p>
        </w:tc>
        <w:tc>
          <w:tcPr>
            <w:tcW w:w="1994" w:type="pct"/>
          </w:tcPr>
          <w:p w14:paraId="67E81CFF" w14:textId="77777777" w:rsidR="00FF1C70" w:rsidRPr="00100CB6" w:rsidRDefault="00FF1C70" w:rsidP="007E0892">
            <w:pPr>
              <w:pStyle w:val="GOSTTablenorm"/>
            </w:pPr>
            <w:r w:rsidRPr="00100CB6">
              <w:t xml:space="preserve">Указывается значение аналитического кода раздела лицевого счета </w:t>
            </w:r>
            <w:r>
              <w:t>плательщика.</w:t>
            </w:r>
          </w:p>
          <w:p w14:paraId="4EAD4684" w14:textId="77777777" w:rsidR="00FF1C70" w:rsidRPr="00100CB6" w:rsidRDefault="00FF1C70" w:rsidP="007E0892">
            <w:pPr>
              <w:pStyle w:val="GOSTTablenorm"/>
              <w:rPr>
                <w:szCs w:val="22"/>
              </w:rPr>
            </w:pPr>
            <w:r w:rsidRPr="004C7733">
              <w:t>Обязателен для заполнения</w:t>
            </w:r>
            <w:r w:rsidRPr="00100CB6">
              <w:t>,</w:t>
            </w:r>
            <w:r w:rsidRPr="00100CB6" w:rsidDel="00B05396">
              <w:rPr>
                <w:rStyle w:val="GOSTTablenorm0"/>
              </w:rPr>
              <w:t xml:space="preserve"> </w:t>
            </w:r>
            <w:r w:rsidRPr="00100CB6">
              <w:rPr>
                <w:rStyle w:val="GOSTTablenorm0"/>
              </w:rPr>
              <w:t xml:space="preserve">если </w:t>
            </w:r>
            <w:r w:rsidRPr="00100CB6">
              <w:t>в параметре «Номер лицевого счета плательщика» (</w:t>
            </w:r>
            <w:r w:rsidRPr="00100CB6">
              <w:rPr>
                <w:lang w:val="en-US"/>
              </w:rPr>
              <w:t>P</w:t>
            </w:r>
            <w:r w:rsidRPr="00100CB6">
              <w:t>_PersonalAcc)</w:t>
            </w:r>
            <w:r w:rsidRPr="00100CB6">
              <w:rPr>
                <w:rStyle w:val="GOSTTablenorm0"/>
              </w:rPr>
              <w:t xml:space="preserve"> указан л/с с кодом 71</w:t>
            </w:r>
          </w:p>
        </w:tc>
      </w:tr>
      <w:tr w:rsidR="00FF1C70" w:rsidRPr="009E4B64" w14:paraId="510442F9" w14:textId="77777777" w:rsidTr="007E0892">
        <w:tc>
          <w:tcPr>
            <w:tcW w:w="1100" w:type="pct"/>
          </w:tcPr>
          <w:p w14:paraId="3B608803" w14:textId="77777777" w:rsidR="00FF1C70" w:rsidRPr="00100CB6" w:rsidRDefault="00FF1C70" w:rsidP="007E0892">
            <w:pPr>
              <w:pStyle w:val="GOSTTablenorm"/>
              <w:rPr>
                <w:szCs w:val="22"/>
              </w:rPr>
            </w:pPr>
            <w:r w:rsidRPr="00100CB6">
              <w:t>Аналитический код раздела ЛС получател</w:t>
            </w:r>
            <w:r w:rsidRPr="004C7733">
              <w:t>я</w:t>
            </w:r>
            <w:r w:rsidRPr="00100CB6">
              <w:rPr>
                <w:highlight w:val="cyan"/>
              </w:rPr>
              <w:t>*</w:t>
            </w:r>
          </w:p>
        </w:tc>
        <w:tc>
          <w:tcPr>
            <w:tcW w:w="750" w:type="pct"/>
          </w:tcPr>
          <w:p w14:paraId="014EB528" w14:textId="77777777" w:rsidR="00FF1C70" w:rsidRPr="00100CB6" w:rsidRDefault="00FF1C70" w:rsidP="007E0892">
            <w:pPr>
              <w:pStyle w:val="GOSTTablenorm"/>
              <w:rPr>
                <w:lang w:val="en-US"/>
              </w:rPr>
            </w:pPr>
            <w:r w:rsidRPr="00100CB6">
              <w:rPr>
                <w:b/>
                <w:lang w:val="en-US"/>
              </w:rPr>
              <w:t>FS_DECRYPT_ORDER_D91_LIST</w:t>
            </w:r>
            <w:r w:rsidRPr="00100CB6">
              <w:rPr>
                <w:lang w:val="en-US"/>
              </w:rPr>
              <w:t>:AnalyticCodeRec</w:t>
            </w:r>
          </w:p>
        </w:tc>
        <w:tc>
          <w:tcPr>
            <w:tcW w:w="518" w:type="pct"/>
          </w:tcPr>
          <w:p w14:paraId="43887FBF" w14:textId="77777777" w:rsidR="00FF1C70" w:rsidRPr="00100CB6" w:rsidRDefault="00FF1C70" w:rsidP="007E0892">
            <w:pPr>
              <w:pStyle w:val="GOSTTablenorm"/>
              <w:rPr>
                <w:bCs/>
                <w:szCs w:val="22"/>
              </w:rPr>
            </w:pPr>
            <w:r w:rsidRPr="00100CB6">
              <w:t>Строка</w:t>
            </w:r>
          </w:p>
        </w:tc>
        <w:tc>
          <w:tcPr>
            <w:tcW w:w="311" w:type="pct"/>
          </w:tcPr>
          <w:p w14:paraId="66998F6A" w14:textId="77777777" w:rsidR="00FF1C70" w:rsidRPr="00100CB6" w:rsidRDefault="00FF1C70" w:rsidP="007E0892">
            <w:pPr>
              <w:pStyle w:val="GOSTTablenorm"/>
              <w:rPr>
                <w:szCs w:val="22"/>
              </w:rPr>
            </w:pPr>
            <w:r w:rsidRPr="00100CB6">
              <w:t>Нет</w:t>
            </w:r>
          </w:p>
        </w:tc>
        <w:tc>
          <w:tcPr>
            <w:tcW w:w="327" w:type="pct"/>
          </w:tcPr>
          <w:p w14:paraId="2C1FB053" w14:textId="77777777" w:rsidR="00FF1C70" w:rsidRPr="00100CB6" w:rsidRDefault="00FF1C70" w:rsidP="007E0892">
            <w:pPr>
              <w:pStyle w:val="GOSTTablenorm"/>
            </w:pPr>
            <w:r w:rsidRPr="00100CB6">
              <w:rPr>
                <w:lang w:val="en-US"/>
              </w:rPr>
              <w:t>=</w:t>
            </w:r>
            <w:r w:rsidRPr="00100CB6">
              <w:t>8</w:t>
            </w:r>
          </w:p>
        </w:tc>
        <w:tc>
          <w:tcPr>
            <w:tcW w:w="1994" w:type="pct"/>
          </w:tcPr>
          <w:p w14:paraId="56BC1952" w14:textId="77777777" w:rsidR="00FF1C70" w:rsidRPr="00100CB6" w:rsidRDefault="00FF1C70" w:rsidP="007E0892">
            <w:pPr>
              <w:pStyle w:val="GOSTTablenorm"/>
            </w:pPr>
            <w:r w:rsidRPr="00100CB6">
              <w:t xml:space="preserve">Указывается значение аналитического кода раздела лицевого счета </w:t>
            </w:r>
            <w:r>
              <w:t>получателя.</w:t>
            </w:r>
          </w:p>
          <w:p w14:paraId="09244F56" w14:textId="77777777" w:rsidR="00FF1C70" w:rsidRPr="009E4B64" w:rsidRDefault="00FF1C70" w:rsidP="007E0892">
            <w:pPr>
              <w:pStyle w:val="GOSTTablenorm"/>
              <w:rPr>
                <w:szCs w:val="22"/>
              </w:rPr>
            </w:pPr>
            <w:r w:rsidRPr="004C7733">
              <w:t>Обязателен для заполнения</w:t>
            </w:r>
            <w:r w:rsidRPr="00100CB6">
              <w:rPr>
                <w:rStyle w:val="GOSTTablenorm0"/>
              </w:rPr>
              <w:t xml:space="preserve">, если в параметре </w:t>
            </w:r>
            <w:r w:rsidRPr="00100CB6">
              <w:t>«Номер лицевого счета получателя» (</w:t>
            </w:r>
            <w:r w:rsidRPr="00100CB6">
              <w:rPr>
                <w:lang w:val="en-US"/>
              </w:rPr>
              <w:t>R</w:t>
            </w:r>
            <w:r w:rsidRPr="00100CB6">
              <w:t>_PersonalAcc) указан</w:t>
            </w:r>
            <w:r w:rsidRPr="00100CB6">
              <w:rPr>
                <w:rStyle w:val="GOSTTablenorm0"/>
              </w:rPr>
              <w:t xml:space="preserve"> л/с с кодом 71</w:t>
            </w:r>
          </w:p>
        </w:tc>
      </w:tr>
      <w:tr w:rsidR="00FF1C70" w:rsidRPr="009E4B64" w14:paraId="5714002B" w14:textId="77777777" w:rsidTr="007E0892">
        <w:tc>
          <w:tcPr>
            <w:tcW w:w="1100" w:type="pct"/>
          </w:tcPr>
          <w:p w14:paraId="2B8A3528" w14:textId="77777777" w:rsidR="00FF1C70" w:rsidRPr="00FC1443" w:rsidRDefault="00FF1C70" w:rsidP="007E0892">
            <w:pPr>
              <w:pStyle w:val="GOSTTablenorm"/>
              <w:rPr>
                <w:szCs w:val="22"/>
                <w:highlight w:val="yellow"/>
              </w:rPr>
            </w:pPr>
            <w:r w:rsidRPr="004C7733">
              <w:t>КБК</w:t>
            </w:r>
          </w:p>
        </w:tc>
        <w:tc>
          <w:tcPr>
            <w:tcW w:w="750" w:type="pct"/>
          </w:tcPr>
          <w:p w14:paraId="70260C2E" w14:textId="77777777" w:rsidR="00FF1C70" w:rsidRPr="00FC1443" w:rsidRDefault="00FF1C70" w:rsidP="007E0892">
            <w:pPr>
              <w:pStyle w:val="GOSTTablenorm"/>
              <w:rPr>
                <w:lang w:val="en-US"/>
              </w:rPr>
            </w:pPr>
            <w:r w:rsidRPr="0065610E">
              <w:rPr>
                <w:b/>
                <w:lang w:val="en-US"/>
              </w:rPr>
              <w:t>FS_DECRYPT_ORDER_D91_LIST</w:t>
            </w:r>
            <w:r w:rsidRPr="00256B7D">
              <w:rPr>
                <w:lang w:val="en-US"/>
              </w:rPr>
              <w:t>:</w:t>
            </w:r>
            <w:r w:rsidRPr="001B60E2">
              <w:rPr>
                <w:lang w:val="en-US"/>
              </w:rPr>
              <w:t>KBK</w:t>
            </w:r>
          </w:p>
        </w:tc>
        <w:tc>
          <w:tcPr>
            <w:tcW w:w="518" w:type="pct"/>
          </w:tcPr>
          <w:p w14:paraId="7EAE39F1" w14:textId="77777777" w:rsidR="00FF1C70" w:rsidRPr="00B9499D" w:rsidRDefault="00FF1C70" w:rsidP="007E0892">
            <w:pPr>
              <w:pStyle w:val="GOSTTablenorm"/>
              <w:rPr>
                <w:bCs/>
                <w:szCs w:val="22"/>
              </w:rPr>
            </w:pPr>
            <w:r w:rsidRPr="00B9499D">
              <w:t>Строка</w:t>
            </w:r>
          </w:p>
        </w:tc>
        <w:tc>
          <w:tcPr>
            <w:tcW w:w="311" w:type="pct"/>
          </w:tcPr>
          <w:p w14:paraId="7CF1CEDA" w14:textId="77777777" w:rsidR="00FF1C70" w:rsidRPr="00B9499D" w:rsidRDefault="00FF1C70" w:rsidP="007E0892">
            <w:pPr>
              <w:pStyle w:val="GOSTTablenorm"/>
              <w:rPr>
                <w:szCs w:val="22"/>
              </w:rPr>
            </w:pPr>
            <w:r>
              <w:t>Нет</w:t>
            </w:r>
          </w:p>
        </w:tc>
        <w:tc>
          <w:tcPr>
            <w:tcW w:w="327" w:type="pct"/>
          </w:tcPr>
          <w:p w14:paraId="63998E95" w14:textId="77777777" w:rsidR="00FF1C70" w:rsidRPr="00B9499D" w:rsidRDefault="00FF1C70" w:rsidP="007E0892">
            <w:pPr>
              <w:pStyle w:val="GOSTTablenorm"/>
            </w:pPr>
            <w:r w:rsidRPr="00B9499D">
              <w:t>=</w:t>
            </w:r>
            <w:r w:rsidRPr="00A1343A">
              <w:t>2</w:t>
            </w:r>
            <w:r>
              <w:t>0</w:t>
            </w:r>
          </w:p>
        </w:tc>
        <w:tc>
          <w:tcPr>
            <w:tcW w:w="1994" w:type="pct"/>
          </w:tcPr>
          <w:p w14:paraId="14FFE10B" w14:textId="77777777" w:rsidR="00FF1C70" w:rsidRDefault="00FF1C70" w:rsidP="007E0892">
            <w:pPr>
              <w:pStyle w:val="GOSTTablenorm"/>
            </w:pPr>
            <w:r w:rsidRPr="00B84793">
              <w:t>Указывается код по бюджетной классификации</w:t>
            </w:r>
            <w:r>
              <w:t>.</w:t>
            </w:r>
          </w:p>
          <w:p w14:paraId="37692097" w14:textId="77777777" w:rsidR="00FF1C70" w:rsidRPr="009E4B64" w:rsidRDefault="00FF1C70" w:rsidP="007E0892">
            <w:pPr>
              <w:pStyle w:val="GOSTTablenorm"/>
              <w:rPr>
                <w:szCs w:val="22"/>
              </w:rPr>
            </w:pPr>
            <w:r w:rsidRPr="00FC4D29">
              <w:t>Обязателен для заполнения, если в параметре</w:t>
            </w:r>
            <w:r>
              <w:t xml:space="preserve"> «</w:t>
            </w:r>
            <w:r w:rsidRPr="00C32325">
              <w:t>Признак автоматическо</w:t>
            </w:r>
            <w:r>
              <w:t>го</w:t>
            </w:r>
            <w:r w:rsidRPr="00C32325">
              <w:t xml:space="preserve"> </w:t>
            </w:r>
            <w:r>
              <w:t>формирования документа» (</w:t>
            </w:r>
            <w:r>
              <w:rPr>
                <w:lang w:val="en-US"/>
              </w:rPr>
              <w:t>SI</w:t>
            </w:r>
            <w:r w:rsidRPr="007048C2">
              <w:t>_</w:t>
            </w:r>
            <w:r w:rsidRPr="00C32325">
              <w:t>signAutoPP</w:t>
            </w:r>
            <w:r>
              <w:t>) указано значение «1» (</w:t>
            </w:r>
            <w:r w:rsidRPr="00CC0F7C">
              <w:t>автоППСИ</w:t>
            </w:r>
            <w:r>
              <w:t>) и в параметре «</w:t>
            </w:r>
            <w:r w:rsidRPr="005E536F">
              <w:t>Номер лицевого счета плательщика</w:t>
            </w:r>
            <w:r>
              <w:t>» (</w:t>
            </w:r>
            <w:r>
              <w:rPr>
                <w:lang w:val="en-US"/>
              </w:rPr>
              <w:t>P</w:t>
            </w:r>
            <w:r w:rsidRPr="00FC1443">
              <w:t>_</w:t>
            </w:r>
            <w:r w:rsidRPr="0065610E">
              <w:t>PersonalAcc</w:t>
            </w:r>
            <w:r>
              <w:t>) или «Номер лицевого счета получателя» (</w:t>
            </w:r>
            <w:r>
              <w:rPr>
                <w:lang w:val="en-US"/>
              </w:rPr>
              <w:t>R</w:t>
            </w:r>
            <w:r w:rsidRPr="00FC1443">
              <w:t>_</w:t>
            </w:r>
            <w:r w:rsidRPr="005E536F">
              <w:t>PersonalAcc</w:t>
            </w:r>
            <w:r>
              <w:t>) указан л/с с кодом 03, 14</w:t>
            </w:r>
          </w:p>
        </w:tc>
      </w:tr>
      <w:tr w:rsidR="00FF1C70" w:rsidRPr="009E4B64" w14:paraId="0DE57D5B" w14:textId="77777777" w:rsidTr="007E0892">
        <w:tc>
          <w:tcPr>
            <w:tcW w:w="1100" w:type="pct"/>
          </w:tcPr>
          <w:p w14:paraId="35575E1E" w14:textId="77777777" w:rsidR="00FF1C70" w:rsidRPr="004C7733" w:rsidRDefault="00FF1C70" w:rsidP="007E0892">
            <w:pPr>
              <w:pStyle w:val="GOSTTablenorm"/>
            </w:pPr>
            <w:r w:rsidRPr="004C7733">
              <w:t>Тип КБК</w:t>
            </w:r>
          </w:p>
        </w:tc>
        <w:tc>
          <w:tcPr>
            <w:tcW w:w="750" w:type="pct"/>
          </w:tcPr>
          <w:p w14:paraId="73C27F56" w14:textId="77777777" w:rsidR="00FF1C70" w:rsidRPr="004C7733" w:rsidRDefault="00FF1C70" w:rsidP="007E0892">
            <w:pPr>
              <w:pStyle w:val="GOSTTablenorm"/>
              <w:rPr>
                <w:b/>
                <w:lang w:val="en-US"/>
              </w:rPr>
            </w:pPr>
            <w:r w:rsidRPr="004C7733">
              <w:rPr>
                <w:b/>
                <w:lang w:val="en-US"/>
              </w:rPr>
              <w:t>FS_DECRYPT_ORDER_D91_LIST</w:t>
            </w:r>
            <w:r w:rsidRPr="004C7733">
              <w:rPr>
                <w:lang w:val="en-US"/>
              </w:rPr>
              <w:t>:KBKTp</w:t>
            </w:r>
          </w:p>
        </w:tc>
        <w:tc>
          <w:tcPr>
            <w:tcW w:w="518" w:type="pct"/>
          </w:tcPr>
          <w:p w14:paraId="079BE94D" w14:textId="77777777" w:rsidR="00FF1C70" w:rsidRPr="004C7733" w:rsidRDefault="00FF1C70" w:rsidP="007E0892">
            <w:pPr>
              <w:pStyle w:val="GOSTTablenorm"/>
            </w:pPr>
            <w:r w:rsidRPr="004C7733">
              <w:t>Строка</w:t>
            </w:r>
          </w:p>
        </w:tc>
        <w:tc>
          <w:tcPr>
            <w:tcW w:w="311" w:type="pct"/>
          </w:tcPr>
          <w:p w14:paraId="0351E78C" w14:textId="77777777" w:rsidR="00FF1C70" w:rsidRPr="004C7733" w:rsidRDefault="00FF1C70" w:rsidP="007E0892">
            <w:pPr>
              <w:pStyle w:val="GOSTTablenorm"/>
            </w:pPr>
            <w:r>
              <w:t>Нет</w:t>
            </w:r>
          </w:p>
        </w:tc>
        <w:tc>
          <w:tcPr>
            <w:tcW w:w="327" w:type="pct"/>
          </w:tcPr>
          <w:p w14:paraId="782C9EA7" w14:textId="77777777" w:rsidR="00FF1C70" w:rsidRPr="004C7733" w:rsidDel="00FC1443" w:rsidRDefault="00FF1C70" w:rsidP="007E0892">
            <w:pPr>
              <w:pStyle w:val="GOSTTablenorm"/>
            </w:pPr>
            <w:r w:rsidRPr="004C7733">
              <w:t>=2</w:t>
            </w:r>
          </w:p>
        </w:tc>
        <w:tc>
          <w:tcPr>
            <w:tcW w:w="1994" w:type="pct"/>
          </w:tcPr>
          <w:p w14:paraId="62CF60BC" w14:textId="77777777" w:rsidR="00FF1C70" w:rsidRPr="004C7733" w:rsidRDefault="00FF1C70" w:rsidP="007E0892">
            <w:pPr>
              <w:pStyle w:val="GOSTTablenorm"/>
            </w:pPr>
            <w:r w:rsidRPr="004C7733">
              <w:t>Указывается тип кода по бюджетной классификации.</w:t>
            </w:r>
          </w:p>
          <w:p w14:paraId="48BEE4A3" w14:textId="77777777" w:rsidR="00FF1C70" w:rsidRPr="004C7733" w:rsidRDefault="00FF1C70" w:rsidP="007E0892">
            <w:pPr>
              <w:pStyle w:val="GOSTTablenorm"/>
            </w:pPr>
            <w:r w:rsidRPr="004C7733">
              <w:t>Возможные значения:</w:t>
            </w:r>
          </w:p>
          <w:p w14:paraId="5E5620F9" w14:textId="77777777" w:rsidR="00FF1C70" w:rsidRPr="004C7733" w:rsidRDefault="00FF1C70" w:rsidP="007E0892">
            <w:pPr>
              <w:pStyle w:val="GOSTTableListMark1"/>
              <w:tabs>
                <w:tab w:val="num" w:pos="368"/>
              </w:tabs>
              <w:ind w:left="368"/>
            </w:pPr>
            <w:r w:rsidRPr="004C7733">
              <w:t>«10» - Расходы;</w:t>
            </w:r>
          </w:p>
          <w:p w14:paraId="293BCF8B" w14:textId="77777777" w:rsidR="00FF1C70" w:rsidRPr="004C7733" w:rsidRDefault="00FF1C70" w:rsidP="007E0892">
            <w:pPr>
              <w:pStyle w:val="GOSTTableListMark1"/>
              <w:tabs>
                <w:tab w:val="num" w:pos="368"/>
              </w:tabs>
              <w:ind w:left="368"/>
            </w:pPr>
            <w:r w:rsidRPr="004C7733">
              <w:t>«11» - Лимитируемые расходы;</w:t>
            </w:r>
          </w:p>
          <w:p w14:paraId="7695CE3A" w14:textId="77777777" w:rsidR="00FF1C70" w:rsidRPr="004C7733" w:rsidRDefault="00FF1C70" w:rsidP="007E0892">
            <w:pPr>
              <w:pStyle w:val="GOSTTableListMark1"/>
              <w:tabs>
                <w:tab w:val="num" w:pos="368"/>
              </w:tabs>
              <w:ind w:left="368"/>
            </w:pPr>
            <w:r w:rsidRPr="004C7733">
              <w:t>«12» - Нелимитруемые расходы.</w:t>
            </w:r>
          </w:p>
          <w:p w14:paraId="6C1572E4" w14:textId="77777777" w:rsidR="00FF1C70" w:rsidRPr="00FC1443" w:rsidRDefault="00FF1C70" w:rsidP="007E0892">
            <w:pPr>
              <w:pStyle w:val="GOSTTablenorm"/>
            </w:pPr>
            <w:r w:rsidRPr="004C7733">
              <w:t>Обязателен для заполнения, если заполнен параметр «КБК» (</w:t>
            </w:r>
            <w:r w:rsidRPr="007174A9">
              <w:rPr>
                <w:b/>
              </w:rPr>
              <w:t>FS_DECRYPT_ORDER_D91_LIST</w:t>
            </w:r>
            <w:r w:rsidRPr="004C7733">
              <w:t>:KBK)</w:t>
            </w:r>
          </w:p>
        </w:tc>
      </w:tr>
      <w:tr w:rsidR="00FF1C70" w:rsidRPr="009E4B64" w14:paraId="67F91AA2" w14:textId="77777777" w:rsidTr="007E0892">
        <w:tc>
          <w:tcPr>
            <w:tcW w:w="1100" w:type="pct"/>
          </w:tcPr>
          <w:p w14:paraId="3806CE85" w14:textId="77777777" w:rsidR="00FF1C70" w:rsidRPr="00FD1C0A" w:rsidRDefault="00FF1C70" w:rsidP="007E0892">
            <w:pPr>
              <w:pStyle w:val="GOSTTablenorm"/>
              <w:rPr>
                <w:szCs w:val="22"/>
                <w:highlight w:val="yellow"/>
              </w:rPr>
            </w:pPr>
            <w:r w:rsidRPr="004C7733">
              <w:rPr>
                <w:szCs w:val="22"/>
              </w:rPr>
              <w:t>Код расходов/поступлений плательщика</w:t>
            </w:r>
          </w:p>
        </w:tc>
        <w:tc>
          <w:tcPr>
            <w:tcW w:w="750" w:type="pct"/>
          </w:tcPr>
          <w:p w14:paraId="782DA293" w14:textId="77777777" w:rsidR="00FF1C70" w:rsidRPr="001907CD" w:rsidRDefault="00FF1C70" w:rsidP="007E0892">
            <w:pPr>
              <w:pStyle w:val="GOSTTablenorm"/>
              <w:rPr>
                <w:lang w:val="en-US"/>
              </w:rPr>
            </w:pPr>
            <w:r w:rsidRPr="0065610E">
              <w:rPr>
                <w:b/>
                <w:lang w:val="en-US"/>
              </w:rPr>
              <w:t>FS_DECRYPT_ORDER_D91_LIST</w:t>
            </w:r>
            <w:r w:rsidRPr="00256B7D">
              <w:rPr>
                <w:lang w:val="en-US"/>
              </w:rPr>
              <w:t>:</w:t>
            </w:r>
            <w:r w:rsidRPr="001B60E2">
              <w:rPr>
                <w:lang w:val="en-US"/>
              </w:rPr>
              <w:t>CodeObjectPayer</w:t>
            </w:r>
          </w:p>
        </w:tc>
        <w:tc>
          <w:tcPr>
            <w:tcW w:w="518" w:type="pct"/>
          </w:tcPr>
          <w:p w14:paraId="09C2CE94" w14:textId="77777777" w:rsidR="00FF1C70" w:rsidRPr="00B9499D" w:rsidRDefault="00FF1C70" w:rsidP="007E0892">
            <w:pPr>
              <w:pStyle w:val="GOSTTablenorm"/>
              <w:rPr>
                <w:bCs/>
                <w:szCs w:val="22"/>
              </w:rPr>
            </w:pPr>
            <w:r>
              <w:rPr>
                <w:szCs w:val="22"/>
              </w:rPr>
              <w:t>Строка</w:t>
            </w:r>
          </w:p>
        </w:tc>
        <w:tc>
          <w:tcPr>
            <w:tcW w:w="311" w:type="pct"/>
          </w:tcPr>
          <w:p w14:paraId="117BA9E8" w14:textId="77777777" w:rsidR="00FF1C70" w:rsidRPr="00B9499D" w:rsidRDefault="00FF1C70" w:rsidP="007E0892">
            <w:pPr>
              <w:pStyle w:val="GOSTTablenorm"/>
              <w:rPr>
                <w:szCs w:val="22"/>
              </w:rPr>
            </w:pPr>
            <w:r w:rsidRPr="00B9499D">
              <w:rPr>
                <w:szCs w:val="22"/>
              </w:rPr>
              <w:t>Нет</w:t>
            </w:r>
          </w:p>
        </w:tc>
        <w:tc>
          <w:tcPr>
            <w:tcW w:w="327" w:type="pct"/>
          </w:tcPr>
          <w:p w14:paraId="5031EE37" w14:textId="77777777" w:rsidR="00FF1C70" w:rsidRPr="00B9499D" w:rsidRDefault="00FF1C70" w:rsidP="007E0892">
            <w:pPr>
              <w:pStyle w:val="GOSTTablenorm"/>
            </w:pPr>
            <w:r w:rsidRPr="00B9499D">
              <w:t>&lt;=</w:t>
            </w:r>
            <w:r>
              <w:t>25</w:t>
            </w:r>
          </w:p>
        </w:tc>
        <w:tc>
          <w:tcPr>
            <w:tcW w:w="1994" w:type="pct"/>
          </w:tcPr>
          <w:p w14:paraId="268C9204" w14:textId="77777777" w:rsidR="00FF1C70" w:rsidRPr="004C7733" w:rsidRDefault="00FF1C70" w:rsidP="007E0892">
            <w:pPr>
              <w:pStyle w:val="GOSTTablenorm"/>
              <w:rPr>
                <w:szCs w:val="22"/>
              </w:rPr>
            </w:pPr>
            <w:r w:rsidRPr="004C7733">
              <w:rPr>
                <w:szCs w:val="22"/>
              </w:rPr>
              <w:t xml:space="preserve">Указывается укрупненный код расходов или код поступлений </w:t>
            </w:r>
            <w:r>
              <w:rPr>
                <w:szCs w:val="22"/>
              </w:rPr>
              <w:t xml:space="preserve">для отражения операции на ЛС </w:t>
            </w:r>
            <w:r w:rsidRPr="004C7733">
              <w:rPr>
                <w:szCs w:val="22"/>
              </w:rPr>
              <w:t>плательщика</w:t>
            </w:r>
            <w:r>
              <w:rPr>
                <w:szCs w:val="22"/>
              </w:rPr>
              <w:t xml:space="preserve"> с кодом 71 или </w:t>
            </w:r>
            <w:r w:rsidRPr="00930F4F">
              <w:rPr>
                <w:bCs/>
                <w:szCs w:val="22"/>
              </w:rPr>
              <w:t>код цели (аналитиче</w:t>
            </w:r>
            <w:r>
              <w:rPr>
                <w:bCs/>
                <w:szCs w:val="22"/>
              </w:rPr>
              <w:t>ский код) для отражения операции</w:t>
            </w:r>
            <w:r w:rsidRPr="00930F4F">
              <w:rPr>
                <w:bCs/>
                <w:szCs w:val="22"/>
              </w:rPr>
              <w:t xml:space="preserve"> на </w:t>
            </w:r>
            <w:r>
              <w:rPr>
                <w:bCs/>
                <w:szCs w:val="22"/>
              </w:rPr>
              <w:t>ЛС плательщика с кодом 03, 14</w:t>
            </w:r>
            <w:r w:rsidRPr="00930F4F">
              <w:rPr>
                <w:bCs/>
                <w:szCs w:val="22"/>
              </w:rPr>
              <w:t xml:space="preserve"> (при наличии)</w:t>
            </w:r>
            <w:r w:rsidRPr="004C7733">
              <w:rPr>
                <w:szCs w:val="22"/>
              </w:rPr>
              <w:t>.</w:t>
            </w:r>
          </w:p>
          <w:p w14:paraId="79CA7BB7" w14:textId="77777777" w:rsidR="00FF1C70" w:rsidRPr="004C7733" w:rsidRDefault="00FF1C70" w:rsidP="007E0892">
            <w:pPr>
              <w:pStyle w:val="GOSTTablenorm"/>
              <w:rPr>
                <w:szCs w:val="22"/>
              </w:rPr>
            </w:pPr>
            <w:r w:rsidRPr="004C7733">
              <w:rPr>
                <w:szCs w:val="22"/>
              </w:rPr>
              <w:t xml:space="preserve">Обязателен для заполнения, если </w:t>
            </w:r>
            <w:r w:rsidRPr="004C7733">
              <w:t>в параметре «Номер лицевого счета плательщика» (</w:t>
            </w:r>
            <w:r w:rsidRPr="004C7733">
              <w:rPr>
                <w:lang w:val="en-US"/>
              </w:rPr>
              <w:t>P</w:t>
            </w:r>
            <w:r w:rsidRPr="004C7733">
              <w:t>_PersonalAcc)</w:t>
            </w:r>
            <w:r w:rsidRPr="004C7733">
              <w:rPr>
                <w:rStyle w:val="GOSTTablenorm0"/>
              </w:rPr>
              <w:t xml:space="preserve"> указан л/с с кодом 71</w:t>
            </w:r>
            <w:r w:rsidRPr="004C7733">
              <w:rPr>
                <w:szCs w:val="22"/>
              </w:rPr>
              <w:t>.</w:t>
            </w:r>
            <w:r>
              <w:rPr>
                <w:szCs w:val="22"/>
              </w:rPr>
              <w:t xml:space="preserve"> Может заполняться, </w:t>
            </w:r>
            <w:r w:rsidRPr="004C7733">
              <w:rPr>
                <w:szCs w:val="22"/>
              </w:rPr>
              <w:t xml:space="preserve">если </w:t>
            </w:r>
            <w:r w:rsidRPr="004C7733">
              <w:t>в параметре «Номер лицевого счета плательщика» (</w:t>
            </w:r>
            <w:r w:rsidRPr="004C7733">
              <w:rPr>
                <w:lang w:val="en-US"/>
              </w:rPr>
              <w:t>P</w:t>
            </w:r>
            <w:r w:rsidRPr="004C7733">
              <w:t>_PersonalAcc)</w:t>
            </w:r>
            <w:r w:rsidRPr="004C7733">
              <w:rPr>
                <w:rStyle w:val="GOSTTablenorm0"/>
              </w:rPr>
              <w:t xml:space="preserve"> указан л/с с кодом </w:t>
            </w:r>
            <w:r>
              <w:rPr>
                <w:rStyle w:val="GOSTTablenorm0"/>
              </w:rPr>
              <w:t>03, 14</w:t>
            </w:r>
          </w:p>
        </w:tc>
      </w:tr>
      <w:tr w:rsidR="00FF1C70" w:rsidRPr="00983596" w14:paraId="4D146C6D" w14:textId="77777777" w:rsidTr="007E0892">
        <w:tc>
          <w:tcPr>
            <w:tcW w:w="1100" w:type="pct"/>
          </w:tcPr>
          <w:p w14:paraId="5A7F9C21" w14:textId="77777777" w:rsidR="00FF1C70" w:rsidRPr="0008388A" w:rsidRDefault="00FF1C70" w:rsidP="007E0892">
            <w:pPr>
              <w:pStyle w:val="GOSTTablenorm"/>
            </w:pPr>
            <w:commentRangeStart w:id="5945"/>
            <w:r>
              <w:t>Вид</w:t>
            </w:r>
            <w:commentRangeEnd w:id="5945"/>
            <w:r>
              <w:rPr>
                <w:rStyle w:val="afff4"/>
              </w:rPr>
              <w:commentReference w:id="5945"/>
            </w:r>
            <w:r w:rsidRPr="0008388A">
              <w:t xml:space="preserve"> кода расходов/поступлений плательщика</w:t>
            </w:r>
            <w:r w:rsidRPr="00B040D0">
              <w:rPr>
                <w:highlight w:val="cyan"/>
              </w:rPr>
              <w:t>*</w:t>
            </w:r>
          </w:p>
        </w:tc>
        <w:tc>
          <w:tcPr>
            <w:tcW w:w="750" w:type="pct"/>
          </w:tcPr>
          <w:p w14:paraId="6C9591AD" w14:textId="77777777" w:rsidR="00FF1C70" w:rsidRPr="007174A9" w:rsidRDefault="00FF1C70" w:rsidP="007E0892">
            <w:pPr>
              <w:pStyle w:val="GOSTTablenorm"/>
              <w:rPr>
                <w:lang w:val="en-US"/>
              </w:rPr>
            </w:pPr>
            <w:r w:rsidRPr="0008388A">
              <w:rPr>
                <w:b/>
                <w:lang w:val="en-US"/>
              </w:rPr>
              <w:t>FS_DECRYPT_ORDER_D91_LIST</w:t>
            </w:r>
            <w:r w:rsidRPr="0008388A">
              <w:rPr>
                <w:lang w:val="en-US"/>
              </w:rPr>
              <w:t>:</w:t>
            </w:r>
            <w:r w:rsidRPr="007174A9">
              <w:rPr>
                <w:lang w:val="en-US"/>
              </w:rPr>
              <w:t>TYPECODEOBJECTPAYER</w:t>
            </w:r>
          </w:p>
        </w:tc>
        <w:tc>
          <w:tcPr>
            <w:tcW w:w="518" w:type="pct"/>
          </w:tcPr>
          <w:p w14:paraId="41028512" w14:textId="77777777" w:rsidR="00FF1C70" w:rsidRPr="0008388A" w:rsidRDefault="00FF1C70" w:rsidP="007E0892">
            <w:pPr>
              <w:pStyle w:val="GOSTTablenorm"/>
              <w:rPr>
                <w:szCs w:val="22"/>
              </w:rPr>
            </w:pPr>
            <w:r w:rsidRPr="0008388A">
              <w:rPr>
                <w:szCs w:val="22"/>
              </w:rPr>
              <w:t>Строка</w:t>
            </w:r>
          </w:p>
        </w:tc>
        <w:tc>
          <w:tcPr>
            <w:tcW w:w="311" w:type="pct"/>
          </w:tcPr>
          <w:p w14:paraId="18B7DAAF" w14:textId="77777777" w:rsidR="00FF1C70" w:rsidRPr="0055787B" w:rsidRDefault="00FF1C70" w:rsidP="007E0892">
            <w:pPr>
              <w:pStyle w:val="GOSTTablenorm"/>
              <w:rPr>
                <w:szCs w:val="22"/>
              </w:rPr>
            </w:pPr>
            <w:r w:rsidRPr="0055787B">
              <w:rPr>
                <w:szCs w:val="22"/>
              </w:rPr>
              <w:t>Нет</w:t>
            </w:r>
          </w:p>
        </w:tc>
        <w:tc>
          <w:tcPr>
            <w:tcW w:w="327" w:type="pct"/>
          </w:tcPr>
          <w:p w14:paraId="604D2890" w14:textId="77777777" w:rsidR="00FF1C70" w:rsidRPr="00C922EB" w:rsidRDefault="00FF1C70" w:rsidP="007E0892">
            <w:pPr>
              <w:pStyle w:val="GOSTTablenorm"/>
            </w:pPr>
            <w:r w:rsidRPr="00C922EB">
              <w:t>=1</w:t>
            </w:r>
          </w:p>
        </w:tc>
        <w:tc>
          <w:tcPr>
            <w:tcW w:w="1994" w:type="pct"/>
          </w:tcPr>
          <w:p w14:paraId="0B1A16F9" w14:textId="77777777" w:rsidR="00FF1C70" w:rsidRPr="00C922EB" w:rsidRDefault="00FF1C70" w:rsidP="007E0892">
            <w:pPr>
              <w:pStyle w:val="GOSTTablenorm"/>
              <w:rPr>
                <w:szCs w:val="22"/>
              </w:rPr>
            </w:pPr>
            <w:r w:rsidRPr="00C922EB">
              <w:rPr>
                <w:szCs w:val="22"/>
              </w:rPr>
              <w:t xml:space="preserve">Указывается </w:t>
            </w:r>
            <w:r>
              <w:rPr>
                <w:szCs w:val="22"/>
              </w:rPr>
              <w:t xml:space="preserve">вид </w:t>
            </w:r>
            <w:r w:rsidRPr="0055787B">
              <w:rPr>
                <w:szCs w:val="22"/>
              </w:rPr>
              <w:t>кода</w:t>
            </w:r>
            <w:r w:rsidRPr="00C922EB">
              <w:rPr>
                <w:szCs w:val="22"/>
              </w:rPr>
              <w:t xml:space="preserve"> расходов/поступлений плательщика.</w:t>
            </w:r>
          </w:p>
          <w:p w14:paraId="02F00F33" w14:textId="77777777" w:rsidR="00FF1C70" w:rsidRPr="0008388A" w:rsidRDefault="00FF1C70" w:rsidP="007E0892">
            <w:pPr>
              <w:pStyle w:val="GOSTTablenorm"/>
              <w:rPr>
                <w:szCs w:val="22"/>
              </w:rPr>
            </w:pPr>
            <w:r w:rsidRPr="0008388A">
              <w:rPr>
                <w:szCs w:val="22"/>
              </w:rPr>
              <w:t>Возможные значения:</w:t>
            </w:r>
          </w:p>
          <w:p w14:paraId="4E83C89B" w14:textId="77777777" w:rsidR="00FF1C70" w:rsidRPr="0008388A" w:rsidRDefault="00FF1C70" w:rsidP="007E0892">
            <w:pPr>
              <w:pStyle w:val="GOSTTableListMark1"/>
            </w:pPr>
            <w:r w:rsidRPr="0008388A">
              <w:t>«1»</w:t>
            </w:r>
            <w:r>
              <w:t xml:space="preserve"> - Доходы</w:t>
            </w:r>
            <w:r w:rsidRPr="0008388A">
              <w:t>;</w:t>
            </w:r>
          </w:p>
          <w:p w14:paraId="30B3BB2D" w14:textId="77777777" w:rsidR="00FF1C70" w:rsidRPr="0008388A" w:rsidRDefault="00FF1C70" w:rsidP="007E0892">
            <w:pPr>
              <w:pStyle w:val="GOSTTableListMark1"/>
            </w:pPr>
            <w:r w:rsidRPr="0008388A">
              <w:t>«2»</w:t>
            </w:r>
            <w:r>
              <w:t xml:space="preserve"> - Расходы</w:t>
            </w:r>
            <w:r w:rsidRPr="0008388A">
              <w:t>.</w:t>
            </w:r>
          </w:p>
          <w:p w14:paraId="7A208828" w14:textId="77777777" w:rsidR="00FF1C70" w:rsidRPr="0008388A" w:rsidRDefault="00FF1C70" w:rsidP="007E0892">
            <w:pPr>
              <w:pStyle w:val="GOSTTablenorm"/>
            </w:pPr>
            <w:r w:rsidRPr="0008388A">
              <w:t>Обязательно для заполнения, если</w:t>
            </w:r>
            <w:r w:rsidRPr="004C7733">
              <w:rPr>
                <w:szCs w:val="22"/>
              </w:rPr>
              <w:t xml:space="preserve">, если </w:t>
            </w:r>
            <w:r w:rsidRPr="004C7733">
              <w:t>в параметре «Номер лицевого счета плательщика» (</w:t>
            </w:r>
            <w:r w:rsidRPr="004C7733">
              <w:rPr>
                <w:lang w:val="en-US"/>
              </w:rPr>
              <w:t>P</w:t>
            </w:r>
            <w:r w:rsidRPr="004C7733">
              <w:t>_PersonalAcc)</w:t>
            </w:r>
            <w:r w:rsidRPr="004C7733">
              <w:rPr>
                <w:rStyle w:val="GOSTTablenorm0"/>
              </w:rPr>
              <w:t xml:space="preserve"> указан л/с с кодом 71</w:t>
            </w:r>
          </w:p>
        </w:tc>
      </w:tr>
      <w:tr w:rsidR="00FF1C70" w:rsidRPr="009E4B64" w14:paraId="272EBD96" w14:textId="77777777" w:rsidTr="007E0892">
        <w:tc>
          <w:tcPr>
            <w:tcW w:w="1100" w:type="pct"/>
          </w:tcPr>
          <w:p w14:paraId="23908238" w14:textId="77777777" w:rsidR="00FF1C70" w:rsidRPr="002B2C3C" w:rsidRDefault="00FF1C70" w:rsidP="007E0892">
            <w:pPr>
              <w:pStyle w:val="GOSTTablenorm"/>
              <w:rPr>
                <w:szCs w:val="22"/>
              </w:rPr>
            </w:pPr>
            <w:r>
              <w:rPr>
                <w:szCs w:val="22"/>
              </w:rPr>
              <w:t>Детализированный код расходов плательщика</w:t>
            </w:r>
            <w:r w:rsidRPr="004C7733">
              <w:rPr>
                <w:szCs w:val="22"/>
                <w:highlight w:val="cyan"/>
              </w:rPr>
              <w:t>*</w:t>
            </w:r>
          </w:p>
        </w:tc>
        <w:tc>
          <w:tcPr>
            <w:tcW w:w="750" w:type="pct"/>
          </w:tcPr>
          <w:p w14:paraId="79E0520B" w14:textId="77777777" w:rsidR="00FF1C70" w:rsidRPr="0065610E" w:rsidRDefault="00FF1C70" w:rsidP="007E0892">
            <w:pPr>
              <w:pStyle w:val="GOSTTablenorm"/>
              <w:rPr>
                <w:b/>
                <w:lang w:val="en-US"/>
              </w:rPr>
            </w:pPr>
            <w:r w:rsidRPr="0065610E">
              <w:rPr>
                <w:b/>
                <w:lang w:val="en-US"/>
              </w:rPr>
              <w:t>FS_DECRYPT_ORDER_D91_LIST</w:t>
            </w:r>
            <w:r w:rsidRPr="00256B7D">
              <w:rPr>
                <w:lang w:val="en-US"/>
              </w:rPr>
              <w:t>:</w:t>
            </w:r>
            <w:r w:rsidRPr="001B60E2">
              <w:rPr>
                <w:lang w:val="en-US"/>
              </w:rPr>
              <w:t>DetCodeObjectPayer</w:t>
            </w:r>
          </w:p>
        </w:tc>
        <w:tc>
          <w:tcPr>
            <w:tcW w:w="518" w:type="pct"/>
          </w:tcPr>
          <w:p w14:paraId="2DB85693" w14:textId="77777777" w:rsidR="00FF1C70" w:rsidRDefault="00FF1C70" w:rsidP="007E0892">
            <w:pPr>
              <w:pStyle w:val="GOSTTablenorm"/>
              <w:rPr>
                <w:szCs w:val="22"/>
              </w:rPr>
            </w:pPr>
            <w:r>
              <w:rPr>
                <w:szCs w:val="22"/>
              </w:rPr>
              <w:t>Строка</w:t>
            </w:r>
          </w:p>
        </w:tc>
        <w:tc>
          <w:tcPr>
            <w:tcW w:w="311" w:type="pct"/>
          </w:tcPr>
          <w:p w14:paraId="13DE1282" w14:textId="77777777" w:rsidR="00FF1C70" w:rsidRPr="00B9499D" w:rsidRDefault="00FF1C70" w:rsidP="007E0892">
            <w:pPr>
              <w:pStyle w:val="GOSTTablenorm"/>
              <w:rPr>
                <w:szCs w:val="22"/>
              </w:rPr>
            </w:pPr>
            <w:r w:rsidRPr="00B9499D">
              <w:rPr>
                <w:szCs w:val="22"/>
              </w:rPr>
              <w:t>Нет</w:t>
            </w:r>
          </w:p>
        </w:tc>
        <w:tc>
          <w:tcPr>
            <w:tcW w:w="327" w:type="pct"/>
          </w:tcPr>
          <w:p w14:paraId="4978B52E" w14:textId="77777777" w:rsidR="00FF1C70" w:rsidRPr="00B9499D" w:rsidRDefault="00FF1C70" w:rsidP="007E0892">
            <w:pPr>
              <w:pStyle w:val="GOSTTablenorm"/>
            </w:pPr>
            <w:r>
              <w:rPr>
                <w:szCs w:val="22"/>
                <w:lang w:val="en-US"/>
              </w:rPr>
              <w:t>&lt;=20</w:t>
            </w:r>
          </w:p>
        </w:tc>
        <w:tc>
          <w:tcPr>
            <w:tcW w:w="1994" w:type="pct"/>
          </w:tcPr>
          <w:p w14:paraId="36CB8924" w14:textId="77777777" w:rsidR="00FF1C70" w:rsidRPr="004C7733" w:rsidRDefault="00FF1C70" w:rsidP="007E0892">
            <w:pPr>
              <w:pStyle w:val="GOSTTablenorm"/>
            </w:pPr>
            <w:r w:rsidRPr="004C7733">
              <w:t>Указывается деатилизированный код расходов для отражения операции на ЛС плательщика с кодом 71</w:t>
            </w:r>
            <w:r>
              <w:t>.</w:t>
            </w:r>
          </w:p>
          <w:p w14:paraId="39590557" w14:textId="77777777" w:rsidR="00FF1C70" w:rsidRPr="004C7733" w:rsidRDefault="00FF1C70" w:rsidP="007E0892">
            <w:pPr>
              <w:pStyle w:val="GOSTTablenorm"/>
              <w:rPr>
                <w:szCs w:val="22"/>
              </w:rPr>
            </w:pPr>
            <w:r w:rsidRPr="004C7733">
              <w:rPr>
                <w:szCs w:val="22"/>
              </w:rPr>
              <w:t xml:space="preserve">Обязателен для заполнения, если </w:t>
            </w:r>
            <w:r w:rsidRPr="004C7733">
              <w:t>в параметре «Номер лицевого счета плательщика» (</w:t>
            </w:r>
            <w:r w:rsidRPr="004C7733">
              <w:rPr>
                <w:lang w:val="en-US"/>
              </w:rPr>
              <w:t>P</w:t>
            </w:r>
            <w:r w:rsidRPr="004C7733">
              <w:t>_PersonalAcc)</w:t>
            </w:r>
            <w:r w:rsidRPr="004C7733">
              <w:rPr>
                <w:rStyle w:val="GOSTTablenorm0"/>
              </w:rPr>
              <w:t xml:space="preserve"> указан л/с с кодом 71</w:t>
            </w:r>
          </w:p>
        </w:tc>
      </w:tr>
      <w:tr w:rsidR="00FF1C70" w:rsidRPr="009E4B64" w14:paraId="2DD3A232" w14:textId="77777777" w:rsidTr="007E0892">
        <w:tc>
          <w:tcPr>
            <w:tcW w:w="1100" w:type="pct"/>
          </w:tcPr>
          <w:p w14:paraId="472BFB4F" w14:textId="77777777" w:rsidR="00FF1C70" w:rsidRPr="00FD1C0A" w:rsidRDefault="00FF1C70" w:rsidP="007E0892">
            <w:pPr>
              <w:pStyle w:val="GOSTTablenorm"/>
              <w:rPr>
                <w:szCs w:val="22"/>
                <w:highlight w:val="yellow"/>
              </w:rPr>
            </w:pPr>
            <w:r w:rsidRPr="004C7733">
              <w:rPr>
                <w:szCs w:val="22"/>
              </w:rPr>
              <w:t>Код расходов/поступлений получателя</w:t>
            </w:r>
          </w:p>
        </w:tc>
        <w:tc>
          <w:tcPr>
            <w:tcW w:w="750" w:type="pct"/>
          </w:tcPr>
          <w:p w14:paraId="7D54DB0A" w14:textId="77777777" w:rsidR="00FF1C70" w:rsidRPr="001907CD" w:rsidRDefault="00FF1C70" w:rsidP="007E0892">
            <w:pPr>
              <w:pStyle w:val="GOSTTablenorm"/>
              <w:rPr>
                <w:lang w:val="en-US"/>
              </w:rPr>
            </w:pPr>
            <w:r w:rsidRPr="0065610E">
              <w:rPr>
                <w:b/>
                <w:lang w:val="en-US"/>
              </w:rPr>
              <w:t>FS_DECRYPT_ORDER_D91_LIST</w:t>
            </w:r>
            <w:r w:rsidRPr="00256B7D">
              <w:rPr>
                <w:lang w:val="en-US"/>
              </w:rPr>
              <w:t>:</w:t>
            </w:r>
            <w:r w:rsidRPr="001B60E2">
              <w:rPr>
                <w:lang w:val="en-US"/>
              </w:rPr>
              <w:t>CodeObjectRecipient</w:t>
            </w:r>
          </w:p>
        </w:tc>
        <w:tc>
          <w:tcPr>
            <w:tcW w:w="518" w:type="pct"/>
          </w:tcPr>
          <w:p w14:paraId="3B640A91" w14:textId="77777777" w:rsidR="00FF1C70" w:rsidRPr="00B9499D" w:rsidRDefault="00FF1C70" w:rsidP="007E0892">
            <w:pPr>
              <w:pStyle w:val="GOSTTablenorm"/>
              <w:rPr>
                <w:bCs/>
                <w:szCs w:val="22"/>
              </w:rPr>
            </w:pPr>
            <w:r w:rsidRPr="00B9499D">
              <w:rPr>
                <w:szCs w:val="22"/>
              </w:rPr>
              <w:t>Строка</w:t>
            </w:r>
          </w:p>
        </w:tc>
        <w:tc>
          <w:tcPr>
            <w:tcW w:w="311" w:type="pct"/>
          </w:tcPr>
          <w:p w14:paraId="07F620F0" w14:textId="77777777" w:rsidR="00FF1C70" w:rsidRPr="00B9499D" w:rsidRDefault="00FF1C70" w:rsidP="007E0892">
            <w:pPr>
              <w:pStyle w:val="GOSTTablenorm"/>
              <w:rPr>
                <w:szCs w:val="22"/>
              </w:rPr>
            </w:pPr>
            <w:r w:rsidRPr="00B9499D">
              <w:rPr>
                <w:szCs w:val="22"/>
              </w:rPr>
              <w:t>Нет</w:t>
            </w:r>
          </w:p>
        </w:tc>
        <w:tc>
          <w:tcPr>
            <w:tcW w:w="327" w:type="pct"/>
          </w:tcPr>
          <w:p w14:paraId="085A5CE0" w14:textId="77777777" w:rsidR="00FF1C70" w:rsidRPr="00B9499D" w:rsidRDefault="00FF1C70" w:rsidP="007E0892">
            <w:pPr>
              <w:pStyle w:val="GOSTTablenorm"/>
            </w:pPr>
            <w:r w:rsidRPr="00B9499D">
              <w:t>&lt;=</w:t>
            </w:r>
            <w:r>
              <w:t>25</w:t>
            </w:r>
          </w:p>
        </w:tc>
        <w:tc>
          <w:tcPr>
            <w:tcW w:w="1994" w:type="pct"/>
          </w:tcPr>
          <w:p w14:paraId="0DA9AE02" w14:textId="77777777" w:rsidR="00FF1C70" w:rsidRPr="004C7733" w:rsidRDefault="00FF1C70" w:rsidP="007E0892">
            <w:pPr>
              <w:pStyle w:val="GOSTTablenorm"/>
              <w:rPr>
                <w:szCs w:val="22"/>
              </w:rPr>
            </w:pPr>
            <w:r w:rsidRPr="004C7733">
              <w:rPr>
                <w:szCs w:val="22"/>
              </w:rPr>
              <w:t xml:space="preserve">Указывается укрупненный код расходов или код поступлений </w:t>
            </w:r>
            <w:r>
              <w:rPr>
                <w:szCs w:val="22"/>
              </w:rPr>
              <w:t xml:space="preserve">для отражения операции на ЛС </w:t>
            </w:r>
            <w:r w:rsidRPr="004C7733">
              <w:rPr>
                <w:szCs w:val="22"/>
              </w:rPr>
              <w:t>получателя</w:t>
            </w:r>
            <w:r>
              <w:rPr>
                <w:szCs w:val="22"/>
              </w:rPr>
              <w:t xml:space="preserve"> с кодом 71 или </w:t>
            </w:r>
            <w:r w:rsidRPr="00930F4F">
              <w:rPr>
                <w:bCs/>
                <w:szCs w:val="22"/>
              </w:rPr>
              <w:t>код цели (аналитиче</w:t>
            </w:r>
            <w:r>
              <w:rPr>
                <w:bCs/>
                <w:szCs w:val="22"/>
              </w:rPr>
              <w:t>ский код) для отражения операции</w:t>
            </w:r>
            <w:r w:rsidRPr="00930F4F">
              <w:rPr>
                <w:bCs/>
                <w:szCs w:val="22"/>
              </w:rPr>
              <w:t xml:space="preserve"> на </w:t>
            </w:r>
            <w:r>
              <w:rPr>
                <w:bCs/>
                <w:szCs w:val="22"/>
              </w:rPr>
              <w:t>ЛС получателя</w:t>
            </w:r>
            <w:r w:rsidRPr="00930F4F">
              <w:rPr>
                <w:bCs/>
                <w:szCs w:val="22"/>
              </w:rPr>
              <w:t xml:space="preserve"> </w:t>
            </w:r>
            <w:r>
              <w:rPr>
                <w:bCs/>
                <w:szCs w:val="22"/>
              </w:rPr>
              <w:t>с кодом 03, 14</w:t>
            </w:r>
            <w:r w:rsidRPr="00930F4F">
              <w:rPr>
                <w:bCs/>
                <w:szCs w:val="22"/>
              </w:rPr>
              <w:t xml:space="preserve"> (при наличии)</w:t>
            </w:r>
            <w:r w:rsidRPr="004C7733">
              <w:rPr>
                <w:szCs w:val="22"/>
              </w:rPr>
              <w:t>.</w:t>
            </w:r>
          </w:p>
          <w:p w14:paraId="418531C8" w14:textId="77777777" w:rsidR="00FF1C70" w:rsidRPr="004C7733" w:rsidRDefault="00FF1C70" w:rsidP="007E0892">
            <w:pPr>
              <w:pStyle w:val="GOSTTablenorm"/>
              <w:rPr>
                <w:szCs w:val="22"/>
              </w:rPr>
            </w:pPr>
            <w:r w:rsidRPr="004C7733">
              <w:rPr>
                <w:szCs w:val="22"/>
              </w:rPr>
              <w:t xml:space="preserve">Обязателен для заполнения, если </w:t>
            </w:r>
            <w:r w:rsidRPr="004C7733">
              <w:t>в параметре «Номер лицевого счета получателя» (</w:t>
            </w:r>
            <w:r w:rsidRPr="004C7733">
              <w:rPr>
                <w:lang w:val="en-US"/>
              </w:rPr>
              <w:t>R</w:t>
            </w:r>
            <w:r w:rsidRPr="004C7733">
              <w:t>_PersonalAcc) указан</w:t>
            </w:r>
            <w:r w:rsidRPr="004C7733">
              <w:rPr>
                <w:rStyle w:val="GOSTTablenorm0"/>
              </w:rPr>
              <w:t xml:space="preserve"> л/с с кодом 71</w:t>
            </w:r>
            <w:r>
              <w:rPr>
                <w:rStyle w:val="GOSTTablenorm0"/>
              </w:rPr>
              <w:t xml:space="preserve">. </w:t>
            </w:r>
            <w:r>
              <w:rPr>
                <w:szCs w:val="22"/>
              </w:rPr>
              <w:t xml:space="preserve">Может заполняться, </w:t>
            </w:r>
            <w:r w:rsidRPr="004C7733">
              <w:rPr>
                <w:szCs w:val="22"/>
              </w:rPr>
              <w:t xml:space="preserve">если </w:t>
            </w:r>
            <w:r w:rsidRPr="004C7733">
              <w:t>в параметре «Номер лицевого счета получателя» (</w:t>
            </w:r>
            <w:r w:rsidRPr="004C7733">
              <w:rPr>
                <w:lang w:val="en-US"/>
              </w:rPr>
              <w:t>R</w:t>
            </w:r>
            <w:r w:rsidRPr="004C7733">
              <w:t>_PersonalAcc)</w:t>
            </w:r>
            <w:r w:rsidRPr="004C7733">
              <w:rPr>
                <w:rStyle w:val="GOSTTablenorm0"/>
              </w:rPr>
              <w:t xml:space="preserve"> указан л/с с кодом </w:t>
            </w:r>
            <w:r>
              <w:rPr>
                <w:rStyle w:val="GOSTTablenorm0"/>
              </w:rPr>
              <w:t>03, 14</w:t>
            </w:r>
          </w:p>
        </w:tc>
      </w:tr>
      <w:tr w:rsidR="00FF1C70" w:rsidRPr="00983596" w14:paraId="160D4761" w14:textId="77777777" w:rsidTr="007E0892">
        <w:tc>
          <w:tcPr>
            <w:tcW w:w="1100" w:type="pct"/>
          </w:tcPr>
          <w:p w14:paraId="2B021828" w14:textId="77777777" w:rsidR="00FF1C70" w:rsidRPr="0008388A" w:rsidRDefault="00FF1C70" w:rsidP="007E0892">
            <w:pPr>
              <w:pStyle w:val="GOSTTablenorm"/>
              <w:rPr>
                <w:szCs w:val="22"/>
              </w:rPr>
            </w:pPr>
            <w:r>
              <w:t>Вид</w:t>
            </w:r>
            <w:r w:rsidRPr="0008388A">
              <w:t xml:space="preserve"> кода расходов/поступлений получателя</w:t>
            </w:r>
            <w:r w:rsidRPr="00B040D0">
              <w:rPr>
                <w:highlight w:val="cyan"/>
              </w:rPr>
              <w:t>*</w:t>
            </w:r>
          </w:p>
        </w:tc>
        <w:tc>
          <w:tcPr>
            <w:tcW w:w="750" w:type="pct"/>
          </w:tcPr>
          <w:p w14:paraId="0A656EA8" w14:textId="77777777" w:rsidR="00FF1C70" w:rsidRPr="0008388A" w:rsidRDefault="00FF1C70" w:rsidP="007E0892">
            <w:pPr>
              <w:pStyle w:val="GOSTTablenorm"/>
              <w:rPr>
                <w:b/>
                <w:lang w:val="en-US"/>
              </w:rPr>
            </w:pPr>
            <w:r w:rsidRPr="0008388A">
              <w:rPr>
                <w:b/>
                <w:lang w:val="en-US"/>
              </w:rPr>
              <w:t>FS_DECRYPT_ORDER_D91_LIST</w:t>
            </w:r>
            <w:r w:rsidRPr="0008388A">
              <w:rPr>
                <w:lang w:val="en-US"/>
              </w:rPr>
              <w:t>:</w:t>
            </w:r>
            <w:r w:rsidRPr="00B040D0">
              <w:rPr>
                <w:lang w:val="en-US"/>
              </w:rPr>
              <w:t>TYPECODEOBJECTRECIPIENT</w:t>
            </w:r>
          </w:p>
        </w:tc>
        <w:tc>
          <w:tcPr>
            <w:tcW w:w="518" w:type="pct"/>
          </w:tcPr>
          <w:p w14:paraId="7052D861" w14:textId="77777777" w:rsidR="00FF1C70" w:rsidRPr="0055787B" w:rsidRDefault="00FF1C70" w:rsidP="007E0892">
            <w:pPr>
              <w:pStyle w:val="GOSTTablenorm"/>
              <w:rPr>
                <w:szCs w:val="22"/>
              </w:rPr>
            </w:pPr>
            <w:r w:rsidRPr="0055787B">
              <w:rPr>
                <w:szCs w:val="22"/>
              </w:rPr>
              <w:t>Строка</w:t>
            </w:r>
          </w:p>
        </w:tc>
        <w:tc>
          <w:tcPr>
            <w:tcW w:w="311" w:type="pct"/>
          </w:tcPr>
          <w:p w14:paraId="3543E7AB" w14:textId="77777777" w:rsidR="00FF1C70" w:rsidRPr="00C922EB" w:rsidRDefault="00FF1C70" w:rsidP="007E0892">
            <w:pPr>
              <w:pStyle w:val="GOSTTablenorm"/>
              <w:rPr>
                <w:szCs w:val="22"/>
              </w:rPr>
            </w:pPr>
            <w:r w:rsidRPr="00C922EB">
              <w:rPr>
                <w:szCs w:val="22"/>
              </w:rPr>
              <w:t>Нет</w:t>
            </w:r>
          </w:p>
        </w:tc>
        <w:tc>
          <w:tcPr>
            <w:tcW w:w="327" w:type="pct"/>
          </w:tcPr>
          <w:p w14:paraId="091B4A4A" w14:textId="77777777" w:rsidR="00FF1C70" w:rsidRPr="0008388A" w:rsidRDefault="00FF1C70" w:rsidP="007E0892">
            <w:pPr>
              <w:pStyle w:val="GOSTTablenorm"/>
            </w:pPr>
            <w:r w:rsidRPr="0008388A">
              <w:t>=1</w:t>
            </w:r>
          </w:p>
        </w:tc>
        <w:tc>
          <w:tcPr>
            <w:tcW w:w="1994" w:type="pct"/>
          </w:tcPr>
          <w:p w14:paraId="76FDB113" w14:textId="77777777" w:rsidR="00FF1C70" w:rsidRPr="0055787B" w:rsidRDefault="00FF1C70" w:rsidP="007E0892">
            <w:pPr>
              <w:pStyle w:val="GOSTTablenorm"/>
              <w:rPr>
                <w:szCs w:val="22"/>
              </w:rPr>
            </w:pPr>
            <w:r w:rsidRPr="0008388A">
              <w:rPr>
                <w:szCs w:val="22"/>
              </w:rPr>
              <w:t xml:space="preserve">Указывается </w:t>
            </w:r>
            <w:r>
              <w:rPr>
                <w:szCs w:val="22"/>
              </w:rPr>
              <w:t>вид</w:t>
            </w:r>
            <w:r w:rsidRPr="0055787B">
              <w:rPr>
                <w:szCs w:val="22"/>
              </w:rPr>
              <w:t xml:space="preserve"> кода расходов/поступлений получателя.</w:t>
            </w:r>
          </w:p>
          <w:p w14:paraId="7D7F2EF1" w14:textId="77777777" w:rsidR="00FF1C70" w:rsidRPr="00C922EB" w:rsidRDefault="00FF1C70" w:rsidP="007E0892">
            <w:pPr>
              <w:pStyle w:val="GOSTTablenorm"/>
              <w:rPr>
                <w:szCs w:val="22"/>
              </w:rPr>
            </w:pPr>
            <w:r w:rsidRPr="00C922EB">
              <w:rPr>
                <w:szCs w:val="22"/>
              </w:rPr>
              <w:t>Возможные значения:</w:t>
            </w:r>
          </w:p>
          <w:p w14:paraId="1338DC4C" w14:textId="77777777" w:rsidR="00FF1C70" w:rsidRPr="0008388A" w:rsidRDefault="00FF1C70" w:rsidP="007E0892">
            <w:pPr>
              <w:pStyle w:val="GOSTTableListMark1"/>
            </w:pPr>
            <w:r w:rsidRPr="0008388A">
              <w:t>«1»</w:t>
            </w:r>
            <w:r>
              <w:t xml:space="preserve"> - Расходы</w:t>
            </w:r>
            <w:r w:rsidRPr="0008388A">
              <w:t>;</w:t>
            </w:r>
          </w:p>
          <w:p w14:paraId="0768161F" w14:textId="77777777" w:rsidR="00FF1C70" w:rsidRPr="0008388A" w:rsidRDefault="00FF1C70" w:rsidP="007E0892">
            <w:pPr>
              <w:pStyle w:val="GOSTTableListMark1"/>
            </w:pPr>
            <w:r w:rsidRPr="0008388A">
              <w:t>«2»</w:t>
            </w:r>
            <w:r>
              <w:t xml:space="preserve"> - Доходы</w:t>
            </w:r>
            <w:r w:rsidRPr="0008388A">
              <w:t>.</w:t>
            </w:r>
          </w:p>
          <w:p w14:paraId="3F2553D1" w14:textId="77777777" w:rsidR="00FF1C70" w:rsidRPr="0008388A" w:rsidRDefault="00FF1C70" w:rsidP="007E0892">
            <w:pPr>
              <w:pStyle w:val="GOSTTablenorm"/>
              <w:rPr>
                <w:szCs w:val="22"/>
              </w:rPr>
            </w:pPr>
            <w:r w:rsidRPr="0008388A">
              <w:t xml:space="preserve">Обязательно для заполнения, если заполнен </w:t>
            </w:r>
            <w:r w:rsidRPr="004C7733">
              <w:t>в параметре «Номер лицевого счета получателя» (</w:t>
            </w:r>
            <w:r w:rsidRPr="004C7733">
              <w:rPr>
                <w:lang w:val="en-US"/>
              </w:rPr>
              <w:t>R</w:t>
            </w:r>
            <w:r w:rsidRPr="004C7733">
              <w:t>_PersonalAcc) указан</w:t>
            </w:r>
            <w:r w:rsidRPr="004C7733">
              <w:rPr>
                <w:rStyle w:val="GOSTTablenorm0"/>
              </w:rPr>
              <w:t xml:space="preserve"> л/с с кодом 71</w:t>
            </w:r>
          </w:p>
        </w:tc>
      </w:tr>
      <w:tr w:rsidR="00FF1C70" w:rsidRPr="009E4B64" w14:paraId="153CC06C" w14:textId="77777777" w:rsidTr="007E0892">
        <w:tc>
          <w:tcPr>
            <w:tcW w:w="1100" w:type="pct"/>
          </w:tcPr>
          <w:p w14:paraId="16780E89" w14:textId="77777777" w:rsidR="00FF1C70" w:rsidRPr="00D34E79" w:rsidRDefault="00FF1C70" w:rsidP="007E0892">
            <w:pPr>
              <w:pStyle w:val="GOSTTablenorm"/>
              <w:rPr>
                <w:szCs w:val="22"/>
              </w:rPr>
            </w:pPr>
            <w:r>
              <w:rPr>
                <w:szCs w:val="22"/>
              </w:rPr>
              <w:t>Детализированный код расходов получателя</w:t>
            </w:r>
            <w:r w:rsidRPr="004C7733">
              <w:rPr>
                <w:szCs w:val="22"/>
                <w:highlight w:val="cyan"/>
              </w:rPr>
              <w:t>*</w:t>
            </w:r>
          </w:p>
        </w:tc>
        <w:tc>
          <w:tcPr>
            <w:tcW w:w="750" w:type="pct"/>
          </w:tcPr>
          <w:p w14:paraId="16D25D63" w14:textId="77777777" w:rsidR="00FF1C70" w:rsidRPr="001907CD" w:rsidRDefault="00FF1C70" w:rsidP="007E0892">
            <w:pPr>
              <w:pStyle w:val="GOSTTablenorm"/>
              <w:rPr>
                <w:lang w:val="en-US"/>
              </w:rPr>
            </w:pPr>
            <w:r w:rsidRPr="0065610E">
              <w:rPr>
                <w:b/>
                <w:lang w:val="en-US"/>
              </w:rPr>
              <w:t>FS_DECRYPT_ORDER_D91_LIST</w:t>
            </w:r>
            <w:r w:rsidRPr="00256B7D">
              <w:rPr>
                <w:lang w:val="en-US"/>
              </w:rPr>
              <w:t>:</w:t>
            </w:r>
            <w:r w:rsidRPr="001B60E2">
              <w:rPr>
                <w:lang w:val="en-US"/>
              </w:rPr>
              <w:t>DetCodeObjectRecipient</w:t>
            </w:r>
          </w:p>
        </w:tc>
        <w:tc>
          <w:tcPr>
            <w:tcW w:w="518" w:type="pct"/>
          </w:tcPr>
          <w:p w14:paraId="1F555A9C" w14:textId="77777777" w:rsidR="00FF1C70" w:rsidRPr="00B9499D" w:rsidRDefault="00FF1C70" w:rsidP="007E0892">
            <w:pPr>
              <w:pStyle w:val="GOSTTablenorm"/>
              <w:rPr>
                <w:bCs/>
                <w:szCs w:val="22"/>
              </w:rPr>
            </w:pPr>
            <w:r>
              <w:rPr>
                <w:szCs w:val="22"/>
              </w:rPr>
              <w:t>Строка</w:t>
            </w:r>
          </w:p>
        </w:tc>
        <w:tc>
          <w:tcPr>
            <w:tcW w:w="311" w:type="pct"/>
          </w:tcPr>
          <w:p w14:paraId="2881DCA1" w14:textId="77777777" w:rsidR="00FF1C70" w:rsidRPr="004C7733" w:rsidRDefault="00FF1C70" w:rsidP="007E0892">
            <w:pPr>
              <w:pStyle w:val="GOSTTablenorm"/>
              <w:rPr>
                <w:szCs w:val="22"/>
              </w:rPr>
            </w:pPr>
            <w:r w:rsidRPr="004C7733">
              <w:rPr>
                <w:szCs w:val="22"/>
              </w:rPr>
              <w:t>Нет</w:t>
            </w:r>
          </w:p>
        </w:tc>
        <w:tc>
          <w:tcPr>
            <w:tcW w:w="327" w:type="pct"/>
          </w:tcPr>
          <w:p w14:paraId="18F9CAAE" w14:textId="77777777" w:rsidR="00FF1C70" w:rsidRPr="004C7733" w:rsidRDefault="00FF1C70" w:rsidP="007E0892">
            <w:pPr>
              <w:pStyle w:val="GOSTTablenorm"/>
            </w:pPr>
            <w:r w:rsidRPr="004C7733">
              <w:rPr>
                <w:szCs w:val="22"/>
                <w:lang w:val="en-US"/>
              </w:rPr>
              <w:t>&lt;=2</w:t>
            </w:r>
            <w:r w:rsidRPr="004C7733">
              <w:rPr>
                <w:szCs w:val="22"/>
              </w:rPr>
              <w:t>0</w:t>
            </w:r>
          </w:p>
        </w:tc>
        <w:tc>
          <w:tcPr>
            <w:tcW w:w="1994" w:type="pct"/>
          </w:tcPr>
          <w:p w14:paraId="41E145E9" w14:textId="77777777" w:rsidR="00FF1C70" w:rsidRPr="004C7733" w:rsidRDefault="00FF1C70" w:rsidP="007E0892">
            <w:pPr>
              <w:pStyle w:val="GOSTTablenorm"/>
            </w:pPr>
            <w:r w:rsidRPr="004C7733">
              <w:t>Указывается деатилизированный код расходов для отражения операции на ЛС получателя с кодом 71</w:t>
            </w:r>
            <w:r>
              <w:t>.</w:t>
            </w:r>
          </w:p>
          <w:p w14:paraId="7A43C72B" w14:textId="77777777" w:rsidR="00FF1C70" w:rsidRPr="004C7733" w:rsidRDefault="00FF1C70" w:rsidP="007E0892">
            <w:pPr>
              <w:pStyle w:val="GOSTTablenorm"/>
              <w:rPr>
                <w:szCs w:val="22"/>
              </w:rPr>
            </w:pPr>
            <w:r w:rsidRPr="004C7733">
              <w:rPr>
                <w:szCs w:val="22"/>
              </w:rPr>
              <w:t xml:space="preserve">Обязательно заполняется, если </w:t>
            </w:r>
            <w:r w:rsidRPr="004C7733">
              <w:t>в параметре «Номер лицевого счета получателя» (</w:t>
            </w:r>
            <w:r w:rsidRPr="004C7733">
              <w:rPr>
                <w:lang w:val="en-US"/>
              </w:rPr>
              <w:t>R</w:t>
            </w:r>
            <w:r w:rsidRPr="004C7733">
              <w:t>_PersonalAcc) указан</w:t>
            </w:r>
            <w:r w:rsidRPr="004C7733">
              <w:rPr>
                <w:rStyle w:val="GOSTTablenorm0"/>
              </w:rPr>
              <w:t xml:space="preserve"> л/с с кодом 71</w:t>
            </w:r>
          </w:p>
        </w:tc>
      </w:tr>
      <w:tr w:rsidR="00FF1C70" w:rsidRPr="009E4B64" w14:paraId="18B8D40D" w14:textId="77777777" w:rsidTr="007E0892">
        <w:tc>
          <w:tcPr>
            <w:tcW w:w="1100" w:type="pct"/>
          </w:tcPr>
          <w:p w14:paraId="56AEB631" w14:textId="77777777" w:rsidR="00FF1C70" w:rsidRPr="004C7733" w:rsidRDefault="00FF1C70" w:rsidP="007E0892">
            <w:pPr>
              <w:pStyle w:val="GOSTTablenorm"/>
              <w:rPr>
                <w:szCs w:val="22"/>
              </w:rPr>
            </w:pPr>
            <w:r w:rsidRPr="004C7733">
              <w:rPr>
                <w:szCs w:val="22"/>
              </w:rPr>
              <w:t>ОКС (КМИ)</w:t>
            </w:r>
          </w:p>
        </w:tc>
        <w:tc>
          <w:tcPr>
            <w:tcW w:w="750" w:type="pct"/>
          </w:tcPr>
          <w:p w14:paraId="0790502B" w14:textId="77777777" w:rsidR="00FF1C70" w:rsidRPr="001907CD" w:rsidRDefault="00FF1C70" w:rsidP="007E0892">
            <w:pPr>
              <w:pStyle w:val="GOSTTablenorm"/>
              <w:rPr>
                <w:lang w:val="en-US"/>
              </w:rPr>
            </w:pPr>
            <w:r w:rsidRPr="0065610E">
              <w:rPr>
                <w:b/>
                <w:lang w:val="en-US"/>
              </w:rPr>
              <w:t>FS_DECRYPT_ORDER_D91_LIST</w:t>
            </w:r>
            <w:r w:rsidRPr="00256B7D">
              <w:rPr>
                <w:lang w:val="en-US"/>
              </w:rPr>
              <w:t>:</w:t>
            </w:r>
            <w:r w:rsidRPr="001B60E2">
              <w:rPr>
                <w:lang w:val="en-US"/>
              </w:rPr>
              <w:t>CodeFAIP</w:t>
            </w:r>
          </w:p>
        </w:tc>
        <w:tc>
          <w:tcPr>
            <w:tcW w:w="518" w:type="pct"/>
          </w:tcPr>
          <w:p w14:paraId="46603758" w14:textId="77777777" w:rsidR="00FF1C70" w:rsidRPr="00B9499D" w:rsidRDefault="00FF1C70" w:rsidP="007E0892">
            <w:pPr>
              <w:pStyle w:val="GOSTTablenorm"/>
              <w:rPr>
                <w:bCs/>
                <w:szCs w:val="22"/>
              </w:rPr>
            </w:pPr>
            <w:r w:rsidRPr="00BC6A7F">
              <w:rPr>
                <w:szCs w:val="22"/>
              </w:rPr>
              <w:t>Строка</w:t>
            </w:r>
          </w:p>
        </w:tc>
        <w:tc>
          <w:tcPr>
            <w:tcW w:w="311" w:type="pct"/>
          </w:tcPr>
          <w:p w14:paraId="74380DDF" w14:textId="77777777" w:rsidR="00FF1C70" w:rsidRPr="00B9499D" w:rsidRDefault="00FF1C70" w:rsidP="007E0892">
            <w:pPr>
              <w:pStyle w:val="GOSTTablenorm"/>
              <w:rPr>
                <w:szCs w:val="22"/>
              </w:rPr>
            </w:pPr>
            <w:r w:rsidRPr="00BC6A7F">
              <w:rPr>
                <w:szCs w:val="22"/>
              </w:rPr>
              <w:t>Нет</w:t>
            </w:r>
          </w:p>
        </w:tc>
        <w:tc>
          <w:tcPr>
            <w:tcW w:w="327" w:type="pct"/>
          </w:tcPr>
          <w:p w14:paraId="25791B39" w14:textId="77777777" w:rsidR="00FF1C70" w:rsidRPr="00B9499D" w:rsidRDefault="00FF1C70" w:rsidP="007E0892">
            <w:pPr>
              <w:pStyle w:val="GOSTTablenorm"/>
            </w:pPr>
            <w:r w:rsidRPr="00BC6A7F">
              <w:rPr>
                <w:szCs w:val="22"/>
                <w:lang w:val="en-US"/>
              </w:rPr>
              <w:t>&lt;=24</w:t>
            </w:r>
          </w:p>
        </w:tc>
        <w:tc>
          <w:tcPr>
            <w:tcW w:w="1994" w:type="pct"/>
          </w:tcPr>
          <w:p w14:paraId="3216333F" w14:textId="77777777" w:rsidR="00FF1C70" w:rsidRPr="009E4B64" w:rsidRDefault="00FF1C70" w:rsidP="007E0892">
            <w:pPr>
              <w:pStyle w:val="GOSTTablenorm"/>
              <w:rPr>
                <w:szCs w:val="22"/>
              </w:rPr>
            </w:pPr>
            <w:r w:rsidRPr="00BC6A7F">
              <w:t xml:space="preserve">Указывается </w:t>
            </w:r>
            <w:r w:rsidRPr="00B9499D">
              <w:t xml:space="preserve">код </w:t>
            </w:r>
            <w:r>
              <w:t>ОКС</w:t>
            </w:r>
            <w:r w:rsidRPr="00F96CC5">
              <w:t xml:space="preserve"> (КМИ)</w:t>
            </w:r>
            <w:r>
              <w:t xml:space="preserve"> </w:t>
            </w:r>
            <w:r w:rsidRPr="00BC6A7F">
              <w:t>для отраж</w:t>
            </w:r>
            <w:r>
              <w:t xml:space="preserve">ения операции на ЛС плательщика или ЛС получателя </w:t>
            </w:r>
            <w:r w:rsidRPr="00BC6A7F">
              <w:t>(при наличии)</w:t>
            </w:r>
          </w:p>
        </w:tc>
      </w:tr>
      <w:tr w:rsidR="00FF1C70" w:rsidRPr="009E4B64" w14:paraId="27BA9827" w14:textId="77777777" w:rsidTr="007E0892">
        <w:tc>
          <w:tcPr>
            <w:tcW w:w="1100" w:type="pct"/>
          </w:tcPr>
          <w:p w14:paraId="05ABBA3D" w14:textId="77777777" w:rsidR="00FF1C70" w:rsidRPr="004C7733" w:rsidRDefault="00FF1C70" w:rsidP="007E0892">
            <w:pPr>
              <w:pStyle w:val="GOSTTablenorm"/>
              <w:rPr>
                <w:szCs w:val="22"/>
              </w:rPr>
            </w:pPr>
            <w:r w:rsidRPr="004C7733">
              <w:rPr>
                <w:szCs w:val="22"/>
              </w:rPr>
              <w:t>Сумма</w:t>
            </w:r>
          </w:p>
        </w:tc>
        <w:tc>
          <w:tcPr>
            <w:tcW w:w="750" w:type="pct"/>
          </w:tcPr>
          <w:p w14:paraId="28145C86" w14:textId="77777777" w:rsidR="00FF1C70" w:rsidRPr="001907CD" w:rsidRDefault="00FF1C70" w:rsidP="007E0892">
            <w:pPr>
              <w:pStyle w:val="GOSTTablenorm"/>
              <w:rPr>
                <w:lang w:val="en-US"/>
              </w:rPr>
            </w:pPr>
            <w:r w:rsidRPr="0065610E">
              <w:rPr>
                <w:b/>
                <w:lang w:val="en-US"/>
              </w:rPr>
              <w:t>FS_DECRYPT_ORDER_D91_LIST</w:t>
            </w:r>
            <w:r w:rsidRPr="00256B7D">
              <w:rPr>
                <w:lang w:val="en-US"/>
              </w:rPr>
              <w:t>:</w:t>
            </w:r>
            <w:r w:rsidRPr="001B60E2">
              <w:rPr>
                <w:lang w:val="en-US"/>
              </w:rPr>
              <w:t>SumKBK</w:t>
            </w:r>
          </w:p>
        </w:tc>
        <w:tc>
          <w:tcPr>
            <w:tcW w:w="518" w:type="pct"/>
          </w:tcPr>
          <w:p w14:paraId="302E5A85" w14:textId="77777777" w:rsidR="00FF1C70" w:rsidRPr="00B9499D" w:rsidRDefault="00FF1C70" w:rsidP="007E0892">
            <w:pPr>
              <w:pStyle w:val="GOSTTablenorm"/>
              <w:rPr>
                <w:bCs/>
                <w:szCs w:val="22"/>
              </w:rPr>
            </w:pPr>
            <w:r w:rsidRPr="00B9499D">
              <w:rPr>
                <w:szCs w:val="22"/>
              </w:rPr>
              <w:t>Сумма</w:t>
            </w:r>
          </w:p>
        </w:tc>
        <w:tc>
          <w:tcPr>
            <w:tcW w:w="311" w:type="pct"/>
          </w:tcPr>
          <w:p w14:paraId="7D5371FC" w14:textId="77777777" w:rsidR="00FF1C70" w:rsidRPr="00B9499D" w:rsidRDefault="00FF1C70" w:rsidP="007E0892">
            <w:pPr>
              <w:pStyle w:val="GOSTTablenorm"/>
              <w:rPr>
                <w:szCs w:val="22"/>
              </w:rPr>
            </w:pPr>
            <w:r w:rsidRPr="00B9499D">
              <w:rPr>
                <w:szCs w:val="22"/>
              </w:rPr>
              <w:t>Да</w:t>
            </w:r>
          </w:p>
        </w:tc>
        <w:tc>
          <w:tcPr>
            <w:tcW w:w="327" w:type="pct"/>
          </w:tcPr>
          <w:p w14:paraId="0548D04E" w14:textId="77777777" w:rsidR="00FF1C70" w:rsidRPr="00B9499D" w:rsidRDefault="00FF1C70" w:rsidP="007E0892">
            <w:pPr>
              <w:pStyle w:val="GOSTTablenorm"/>
            </w:pPr>
          </w:p>
        </w:tc>
        <w:tc>
          <w:tcPr>
            <w:tcW w:w="1994" w:type="pct"/>
          </w:tcPr>
          <w:p w14:paraId="556BE846" w14:textId="77777777" w:rsidR="00FF1C70" w:rsidRPr="009E4B64" w:rsidRDefault="00FF1C70" w:rsidP="007E0892">
            <w:pPr>
              <w:pStyle w:val="GOSTTablenorm"/>
              <w:rPr>
                <w:szCs w:val="22"/>
              </w:rPr>
            </w:pPr>
            <w:r w:rsidRPr="001C1B16">
              <w:t xml:space="preserve">Сумма платежа в </w:t>
            </w:r>
            <w:r>
              <w:t>валюте Российской Федерации (в рублях)</w:t>
            </w:r>
            <w:r w:rsidRPr="001C1B16">
              <w:t>, с точностью 2 знака после запятой</w:t>
            </w:r>
          </w:p>
        </w:tc>
      </w:tr>
    </w:tbl>
    <w:p w14:paraId="227CD50A" w14:textId="77777777" w:rsidR="00FF1C70" w:rsidRPr="00587311" w:rsidRDefault="00FF1C70" w:rsidP="00FF1C70">
      <w:pPr>
        <w:pStyle w:val="51"/>
        <w:rPr>
          <w:highlight w:val="yellow"/>
        </w:rPr>
      </w:pPr>
      <w:bookmarkStart w:id="5946" w:name="_Toc226564508"/>
      <w:commentRangeStart w:id="5947"/>
      <w:r w:rsidRPr="00587311">
        <w:rPr>
          <w:highlight w:val="yellow"/>
        </w:rPr>
        <w:t xml:space="preserve">Пример запроса </w:t>
      </w:r>
      <w:commentRangeEnd w:id="5947"/>
      <w:r>
        <w:rPr>
          <w:rStyle w:val="afff4"/>
          <w:b w:val="0"/>
        </w:rPr>
        <w:commentReference w:id="5947"/>
      </w:r>
      <w:r w:rsidRPr="00587311">
        <w:t>по документу «</w:t>
      </w:r>
      <w:r w:rsidRPr="00B20B4F">
        <w:t>Поручение о перечислении на счет исходящее» TSE_TransOrderAcc_D091</w:t>
      </w:r>
      <w:bookmarkEnd w:id="5946"/>
    </w:p>
    <w:p w14:paraId="2A05B7DA" w14:textId="77777777" w:rsidR="00FF1C70" w:rsidRDefault="00FF1C70" w:rsidP="00FF1C70">
      <w:pPr>
        <w:pStyle w:val="GOSTScript"/>
      </w:pPr>
      <w:r>
        <w:t>{</w:t>
      </w:r>
    </w:p>
    <w:p w14:paraId="386AEA28" w14:textId="77777777" w:rsidR="00FF1C70" w:rsidRDefault="00FF1C70" w:rsidP="00FF1C70">
      <w:pPr>
        <w:pStyle w:val="GOSTScript"/>
      </w:pPr>
      <w:r>
        <w:tab/>
        <w:t>"header": {</w:t>
      </w:r>
    </w:p>
    <w:p w14:paraId="78A5D0B4" w14:textId="77777777" w:rsidR="00FF1C70" w:rsidRDefault="00FF1C70" w:rsidP="00FF1C70">
      <w:pPr>
        <w:pStyle w:val="GOSTScript"/>
      </w:pPr>
      <w:r>
        <w:tab/>
      </w:r>
      <w:r>
        <w:tab/>
        <w:t>"Source": "TSE",</w:t>
      </w:r>
    </w:p>
    <w:p w14:paraId="0C4470DF" w14:textId="77777777" w:rsidR="00FF1C70" w:rsidRDefault="00FF1C70" w:rsidP="00FF1C70">
      <w:pPr>
        <w:pStyle w:val="GOSTScript"/>
      </w:pPr>
      <w:r>
        <w:tab/>
      </w:r>
      <w:r>
        <w:tab/>
        <w:t>"ReqDateTime": "2024-01-05 10:37:22",</w:t>
      </w:r>
    </w:p>
    <w:p w14:paraId="38AAC8A5" w14:textId="77777777" w:rsidR="00FF1C70" w:rsidRDefault="00FF1C70" w:rsidP="00FF1C70">
      <w:pPr>
        <w:pStyle w:val="GOSTScript"/>
      </w:pPr>
      <w:r>
        <w:tab/>
      </w:r>
      <w:r>
        <w:tab/>
        <w:t>"Version": "1.0",</w:t>
      </w:r>
    </w:p>
    <w:p w14:paraId="0AE02D2C" w14:textId="77777777" w:rsidR="00FF1C70" w:rsidRDefault="00FF1C70" w:rsidP="00FF1C70">
      <w:pPr>
        <w:pStyle w:val="GOSTScript"/>
      </w:pPr>
      <w:r>
        <w:tab/>
      </w:r>
      <w:r>
        <w:tab/>
        <w:t>"Params": [</w:t>
      </w:r>
    </w:p>
    <w:p w14:paraId="5531B28C" w14:textId="77777777" w:rsidR="00FF1C70" w:rsidRDefault="00FF1C70" w:rsidP="00FF1C70">
      <w:pPr>
        <w:pStyle w:val="GOSTScript"/>
      </w:pPr>
      <w:r>
        <w:tab/>
      </w:r>
      <w:r>
        <w:tab/>
      </w:r>
      <w:r>
        <w:tab/>
        <w:t>{</w:t>
      </w:r>
    </w:p>
    <w:p w14:paraId="6E9B7C39" w14:textId="77777777" w:rsidR="00FF1C70" w:rsidRDefault="00FF1C70" w:rsidP="00FF1C70">
      <w:pPr>
        <w:pStyle w:val="GOSTScript"/>
      </w:pPr>
      <w:r>
        <w:tab/>
      </w:r>
      <w:r>
        <w:tab/>
      </w:r>
      <w:r>
        <w:tab/>
      </w:r>
      <w:r>
        <w:tab/>
        <w:t>"param": "example",</w:t>
      </w:r>
    </w:p>
    <w:p w14:paraId="5DF98EF7" w14:textId="77777777" w:rsidR="00FF1C70" w:rsidRDefault="00FF1C70" w:rsidP="00FF1C70">
      <w:pPr>
        <w:pStyle w:val="GOSTScript"/>
      </w:pPr>
      <w:r>
        <w:tab/>
      </w:r>
      <w:r>
        <w:tab/>
      </w:r>
      <w:r>
        <w:tab/>
      </w:r>
      <w:r>
        <w:tab/>
        <w:t>"value": "01"</w:t>
      </w:r>
    </w:p>
    <w:p w14:paraId="49EE8819" w14:textId="77777777" w:rsidR="00FF1C70" w:rsidRDefault="00FF1C70" w:rsidP="00FF1C70">
      <w:pPr>
        <w:pStyle w:val="GOSTScript"/>
      </w:pPr>
      <w:r>
        <w:tab/>
      </w:r>
      <w:r>
        <w:tab/>
      </w:r>
      <w:r>
        <w:tab/>
        <w:t>}</w:t>
      </w:r>
    </w:p>
    <w:p w14:paraId="5EE81646" w14:textId="77777777" w:rsidR="00FF1C70" w:rsidRDefault="00FF1C70" w:rsidP="00FF1C70">
      <w:pPr>
        <w:pStyle w:val="GOSTScript"/>
      </w:pPr>
      <w:r>
        <w:tab/>
      </w:r>
      <w:r>
        <w:tab/>
        <w:t>],</w:t>
      </w:r>
    </w:p>
    <w:p w14:paraId="08AB6A8D" w14:textId="77777777" w:rsidR="00FF1C70" w:rsidRDefault="00FF1C70" w:rsidP="00FF1C70">
      <w:pPr>
        <w:pStyle w:val="GOSTScript"/>
      </w:pPr>
      <w:r>
        <w:tab/>
      </w:r>
      <w:r>
        <w:tab/>
        <w:t>"ReqGuid": "b0d4ce5d-2757-4688-948c-vv72qba94f86",</w:t>
      </w:r>
    </w:p>
    <w:p w14:paraId="33236503" w14:textId="77777777" w:rsidR="00FF1C70" w:rsidRDefault="00FF1C70" w:rsidP="00FF1C70">
      <w:pPr>
        <w:pStyle w:val="GOSTScript"/>
      </w:pPr>
      <w:r>
        <w:tab/>
      </w:r>
      <w:r>
        <w:tab/>
        <w:t>"DocGuid": "0bd90a7c-e339-34ff-ac39-73029ff81370",</w:t>
      </w:r>
    </w:p>
    <w:p w14:paraId="6FE6E9FF" w14:textId="77777777" w:rsidR="00FF1C70" w:rsidRDefault="00FF1C70" w:rsidP="00FF1C70">
      <w:pPr>
        <w:pStyle w:val="GOSTScript"/>
      </w:pPr>
      <w:r>
        <w:tab/>
      </w:r>
      <w:r>
        <w:tab/>
        <w:t>"RequestType": "ACCOUNTING",</w:t>
      </w:r>
    </w:p>
    <w:p w14:paraId="08ABC78A" w14:textId="77777777" w:rsidR="00FF1C70" w:rsidRDefault="00FF1C70" w:rsidP="00FF1C70">
      <w:pPr>
        <w:pStyle w:val="GOSTScript"/>
      </w:pPr>
      <w:r>
        <w:tab/>
      </w:r>
      <w:r>
        <w:tab/>
        <w:t>"TypeDoc": "TSE_TransOrderAcc_D091",</w:t>
      </w:r>
    </w:p>
    <w:p w14:paraId="41129BD3" w14:textId="77777777" w:rsidR="00FF1C70" w:rsidRDefault="00FF1C70" w:rsidP="00FF1C70">
      <w:pPr>
        <w:pStyle w:val="GOSTScript"/>
      </w:pPr>
      <w:r>
        <w:tab/>
      </w:r>
      <w:r>
        <w:tab/>
        <w:t>"Stage": "auth",</w:t>
      </w:r>
    </w:p>
    <w:p w14:paraId="01F0CB51" w14:textId="77777777" w:rsidR="00FF1C70" w:rsidRDefault="00FF1C70" w:rsidP="00FF1C70">
      <w:pPr>
        <w:pStyle w:val="GOSTScript"/>
      </w:pPr>
      <w:r>
        <w:tab/>
      </w:r>
      <w:r>
        <w:tab/>
        <w:t>"BalLevContrl": 0,</w:t>
      </w:r>
    </w:p>
    <w:p w14:paraId="0DB497DA" w14:textId="77777777" w:rsidR="00FF1C70" w:rsidRDefault="00FF1C70" w:rsidP="00FF1C70">
      <w:pPr>
        <w:pStyle w:val="GOSTScript"/>
      </w:pPr>
      <w:r>
        <w:tab/>
      </w:r>
      <w:r>
        <w:tab/>
        <w:t>"Subject": "9500",</w:t>
      </w:r>
    </w:p>
    <w:p w14:paraId="64324D3A" w14:textId="77777777" w:rsidR="00FF1C70" w:rsidRDefault="00FF1C70" w:rsidP="00FF1C70">
      <w:pPr>
        <w:pStyle w:val="GOSTScript"/>
      </w:pPr>
      <w:r>
        <w:tab/>
      </w:r>
      <w:r>
        <w:tab/>
        <w:t>"SettlementDate": "2024-01-05"</w:t>
      </w:r>
    </w:p>
    <w:p w14:paraId="78C9A267" w14:textId="77777777" w:rsidR="00FF1C70" w:rsidRDefault="00FF1C70" w:rsidP="00FF1C70">
      <w:pPr>
        <w:pStyle w:val="GOSTScript"/>
      </w:pPr>
      <w:r>
        <w:tab/>
        <w:t>},</w:t>
      </w:r>
    </w:p>
    <w:p w14:paraId="6A683EAE" w14:textId="77777777" w:rsidR="00FF1C70" w:rsidRDefault="00FF1C70" w:rsidP="00FF1C70">
      <w:pPr>
        <w:pStyle w:val="GOSTScript"/>
      </w:pPr>
      <w:r>
        <w:tab/>
        <w:t>"document": {</w:t>
      </w:r>
    </w:p>
    <w:p w14:paraId="3C397D64" w14:textId="77777777" w:rsidR="00FF1C70" w:rsidRDefault="00FF1C70" w:rsidP="00FF1C70">
      <w:pPr>
        <w:pStyle w:val="GOSTScript"/>
      </w:pPr>
      <w:r>
        <w:tab/>
      </w:r>
      <w:r>
        <w:tab/>
        <w:t>"BRE_DOCNUM": "385",</w:t>
      </w:r>
    </w:p>
    <w:p w14:paraId="048C398D" w14:textId="77777777" w:rsidR="00FF1C70" w:rsidRDefault="00FF1C70" w:rsidP="00FF1C70">
      <w:pPr>
        <w:pStyle w:val="GOSTScript"/>
      </w:pPr>
      <w:r>
        <w:tab/>
      </w:r>
      <w:r>
        <w:tab/>
        <w:t>"BRE_DOCDATE": "2024-01-05",</w:t>
      </w:r>
    </w:p>
    <w:p w14:paraId="12888FFF" w14:textId="77777777" w:rsidR="00FF1C70" w:rsidRDefault="00FF1C70" w:rsidP="00FF1C70">
      <w:pPr>
        <w:pStyle w:val="GOSTScript"/>
      </w:pPr>
      <w:r>
        <w:tab/>
      </w:r>
      <w:r>
        <w:tab/>
        <w:t>"BRE_TYPEDOC": "КДИ",</w:t>
      </w:r>
    </w:p>
    <w:p w14:paraId="1C08DED7" w14:textId="77777777" w:rsidR="00FF1C70" w:rsidRDefault="00FF1C70" w:rsidP="00FF1C70">
      <w:pPr>
        <w:pStyle w:val="GOSTScript"/>
      </w:pPr>
      <w:r>
        <w:tab/>
      </w:r>
      <w:r>
        <w:tab/>
        <w:t>"SI_signAutoPP": "1",</w:t>
      </w:r>
    </w:p>
    <w:p w14:paraId="1B59903C" w14:textId="77777777" w:rsidR="00FF1C70" w:rsidRDefault="00FF1C70" w:rsidP="00FF1C70">
      <w:pPr>
        <w:pStyle w:val="GOSTScript"/>
      </w:pPr>
      <w:r>
        <w:tab/>
      </w:r>
      <w:r>
        <w:tab/>
        <w:t>"CURRENCY_CODE": "643",</w:t>
      </w:r>
    </w:p>
    <w:p w14:paraId="55FF1521" w14:textId="77777777" w:rsidR="00FF1C70" w:rsidRDefault="00FF1C70" w:rsidP="00FF1C70">
      <w:pPr>
        <w:pStyle w:val="GOSTScript"/>
      </w:pPr>
      <w:r>
        <w:tab/>
      </w:r>
      <w:r>
        <w:tab/>
        <w:t>"SEGMENT_CODE": "1",</w:t>
      </w:r>
    </w:p>
    <w:p w14:paraId="35DA69D5" w14:textId="77777777" w:rsidR="00FF1C70" w:rsidRDefault="00FF1C70" w:rsidP="00FF1C70">
      <w:pPr>
        <w:pStyle w:val="GOSTScript"/>
      </w:pPr>
      <w:r>
        <w:tab/>
      </w:r>
      <w:r>
        <w:tab/>
        <w:t>"StmInfrmtn_AccessLevelStereotype": 0,</w:t>
      </w:r>
    </w:p>
    <w:p w14:paraId="171AD7DD" w14:textId="77777777" w:rsidR="00FF1C70" w:rsidRDefault="00FF1C70" w:rsidP="00FF1C70">
      <w:pPr>
        <w:pStyle w:val="GOSTScript"/>
      </w:pPr>
      <w:r>
        <w:tab/>
      </w:r>
      <w:r>
        <w:tab/>
        <w:t>"P_BudgetCode": "99010001",</w:t>
      </w:r>
    </w:p>
    <w:p w14:paraId="7BD7F7B2" w14:textId="77777777" w:rsidR="00FF1C70" w:rsidRDefault="00FF1C70" w:rsidP="00FF1C70">
      <w:pPr>
        <w:pStyle w:val="GOSTScript"/>
      </w:pPr>
      <w:r>
        <w:tab/>
      </w:r>
      <w:r>
        <w:tab/>
        <w:t>"P_TOFKCodePay": "9500",</w:t>
      </w:r>
    </w:p>
    <w:p w14:paraId="274673A2" w14:textId="77777777" w:rsidR="00FF1C70" w:rsidRDefault="00FF1C70" w:rsidP="00FF1C70">
      <w:pPr>
        <w:pStyle w:val="GOSTScript"/>
      </w:pPr>
      <w:r>
        <w:tab/>
      </w:r>
      <w:r>
        <w:tab/>
        <w:t>"P_AccNumber": "03621643000000019000",</w:t>
      </w:r>
    </w:p>
    <w:p w14:paraId="54CECD04" w14:textId="77777777" w:rsidR="00FF1C70" w:rsidRDefault="00FF1C70" w:rsidP="00FF1C70">
      <w:pPr>
        <w:pStyle w:val="GOSTScript"/>
      </w:pPr>
      <w:r>
        <w:tab/>
      </w:r>
      <w:r>
        <w:tab/>
        <w:t>"P_PersonalAcc": "03621А19820",</w:t>
      </w:r>
    </w:p>
    <w:p w14:paraId="1C9BF104" w14:textId="77777777" w:rsidR="00FF1C70" w:rsidRDefault="00FF1C70" w:rsidP="00FF1C70">
      <w:pPr>
        <w:pStyle w:val="GOSTScript"/>
      </w:pPr>
      <w:r>
        <w:tab/>
      </w:r>
      <w:r>
        <w:tab/>
        <w:t>"R_AccNumber": "03212643000000016200",</w:t>
      </w:r>
    </w:p>
    <w:p w14:paraId="2579E2C6" w14:textId="77777777" w:rsidR="00FF1C70" w:rsidRDefault="00FF1C70" w:rsidP="00FF1C70">
      <w:pPr>
        <w:pStyle w:val="GOSTScript"/>
      </w:pPr>
      <w:r>
        <w:tab/>
      </w:r>
      <w:r>
        <w:tab/>
        <w:t>"R_PersonalAcc": "-",</w:t>
      </w:r>
    </w:p>
    <w:p w14:paraId="4FFD81DF" w14:textId="77777777" w:rsidR="00FF1C70" w:rsidRDefault="00FF1C70" w:rsidP="00FF1C70">
      <w:pPr>
        <w:pStyle w:val="GOSTScript"/>
      </w:pPr>
      <w:r>
        <w:tab/>
      </w:r>
      <w:r>
        <w:tab/>
        <w:t>"SI_SIGN_DIS_RET": "3",</w:t>
      </w:r>
    </w:p>
    <w:p w14:paraId="4B6C2DD7" w14:textId="77777777" w:rsidR="00FF1C70" w:rsidRDefault="00FF1C70" w:rsidP="00FF1C70">
      <w:pPr>
        <w:pStyle w:val="GOSTScript"/>
      </w:pPr>
      <w:r>
        <w:tab/>
      </w:r>
      <w:r>
        <w:tab/>
        <w:t>"SI_SignFinalExecKOO": "N",</w:t>
      </w:r>
    </w:p>
    <w:p w14:paraId="1027652E" w14:textId="77777777" w:rsidR="00FF1C70" w:rsidRDefault="00FF1C70" w:rsidP="00FF1C70">
      <w:pPr>
        <w:pStyle w:val="GOSTScript"/>
      </w:pPr>
      <w:r>
        <w:tab/>
      </w:r>
      <w:r>
        <w:tab/>
        <w:t>"SI_POFRSIGN": 0,</w:t>
      </w:r>
    </w:p>
    <w:p w14:paraId="5261418B" w14:textId="77777777" w:rsidR="00FF1C70" w:rsidRDefault="00FF1C70" w:rsidP="00FF1C70">
      <w:pPr>
        <w:pStyle w:val="GOSTScript"/>
      </w:pPr>
      <w:r>
        <w:tab/>
      </w:r>
      <w:r>
        <w:tab/>
        <w:t>"SI_CODECALCULATIONTYPE": 0,</w:t>
      </w:r>
    </w:p>
    <w:p w14:paraId="781C554C" w14:textId="77777777" w:rsidR="00FF1C70" w:rsidRDefault="00FF1C70" w:rsidP="00FF1C70">
      <w:pPr>
        <w:pStyle w:val="GOSTScript"/>
      </w:pPr>
      <w:r>
        <w:tab/>
      </w:r>
      <w:r>
        <w:tab/>
        <w:t>"FS_DECRYPT_ORDER_D91_LIST": [</w:t>
      </w:r>
    </w:p>
    <w:p w14:paraId="720142B6" w14:textId="77777777" w:rsidR="00FF1C70" w:rsidRDefault="00FF1C70" w:rsidP="00FF1C70">
      <w:pPr>
        <w:pStyle w:val="GOSTScript"/>
      </w:pPr>
      <w:r>
        <w:tab/>
      </w:r>
      <w:r>
        <w:tab/>
      </w:r>
      <w:r>
        <w:tab/>
        <w:t>{</w:t>
      </w:r>
    </w:p>
    <w:p w14:paraId="356934EE" w14:textId="77777777" w:rsidR="00FF1C70" w:rsidRDefault="00FF1C70" w:rsidP="00FF1C70">
      <w:pPr>
        <w:pStyle w:val="GOSTScript"/>
      </w:pPr>
      <w:r>
        <w:tab/>
      </w:r>
      <w:r>
        <w:tab/>
      </w:r>
      <w:r>
        <w:tab/>
      </w:r>
      <w:r>
        <w:tab/>
        <w:t>"id": 1,</w:t>
      </w:r>
    </w:p>
    <w:p w14:paraId="20206F32" w14:textId="77777777" w:rsidR="00FF1C70" w:rsidRDefault="00FF1C70" w:rsidP="00FF1C70">
      <w:pPr>
        <w:pStyle w:val="GOSTScript"/>
      </w:pPr>
      <w:r>
        <w:tab/>
      </w:r>
      <w:r>
        <w:tab/>
      </w:r>
      <w:r>
        <w:tab/>
      </w:r>
      <w:r>
        <w:tab/>
        <w:t>"NumKOO": "0010009123000000031.1",</w:t>
      </w:r>
    </w:p>
    <w:p w14:paraId="175697C0" w14:textId="77777777" w:rsidR="00FF1C70" w:rsidRDefault="00FF1C70" w:rsidP="00FF1C70">
      <w:pPr>
        <w:pStyle w:val="GOSTScript"/>
      </w:pPr>
      <w:r>
        <w:tab/>
      </w:r>
      <w:r>
        <w:tab/>
      </w:r>
      <w:r>
        <w:tab/>
      </w:r>
      <w:r>
        <w:tab/>
        <w:t>"TechNumKOO": "24A0198",</w:t>
      </w:r>
    </w:p>
    <w:p w14:paraId="70085845" w14:textId="77777777" w:rsidR="00FF1C70" w:rsidRDefault="00FF1C70" w:rsidP="00FF1C70">
      <w:pPr>
        <w:pStyle w:val="GOSTScript"/>
      </w:pPr>
      <w:r>
        <w:tab/>
      </w:r>
      <w:r>
        <w:tab/>
      </w:r>
      <w:r>
        <w:tab/>
      </w:r>
      <w:r>
        <w:tab/>
        <w:t>"GUIDKOO": "2dd91a5r-e001-41gg-ac59-37029ff81315",</w:t>
      </w:r>
    </w:p>
    <w:p w14:paraId="0B2F3FC3" w14:textId="77777777" w:rsidR="00FF1C70" w:rsidRDefault="00FF1C70" w:rsidP="00FF1C70">
      <w:pPr>
        <w:pStyle w:val="GOSTScript"/>
      </w:pPr>
      <w:r>
        <w:tab/>
      </w:r>
      <w:r>
        <w:tab/>
      </w:r>
      <w:r>
        <w:tab/>
      </w:r>
      <w:r>
        <w:tab/>
        <w:t>"KindActivityPayer": "10",</w:t>
      </w:r>
    </w:p>
    <w:p w14:paraId="2EADD683" w14:textId="77777777" w:rsidR="00FF1C70" w:rsidRDefault="00FF1C70" w:rsidP="00FF1C70">
      <w:pPr>
        <w:pStyle w:val="GOSTScript"/>
      </w:pPr>
      <w:r>
        <w:tab/>
      </w:r>
      <w:r>
        <w:tab/>
      </w:r>
      <w:r>
        <w:tab/>
      </w:r>
      <w:r>
        <w:tab/>
        <w:t>"KBK": "18201063940290059244",</w:t>
      </w:r>
    </w:p>
    <w:p w14:paraId="5E0B1BAE" w14:textId="77777777" w:rsidR="00FF1C70" w:rsidRDefault="00FF1C70" w:rsidP="00FF1C70">
      <w:pPr>
        <w:pStyle w:val="GOSTScript"/>
      </w:pPr>
      <w:r>
        <w:tab/>
      </w:r>
      <w:r>
        <w:tab/>
      </w:r>
      <w:r>
        <w:tab/>
      </w:r>
      <w:r>
        <w:tab/>
        <w:t>"KBKTp": "11",</w:t>
      </w:r>
    </w:p>
    <w:p w14:paraId="6B31D5F9" w14:textId="77777777" w:rsidR="00FF1C70" w:rsidRDefault="00FF1C70" w:rsidP="00FF1C70">
      <w:pPr>
        <w:pStyle w:val="GOSTScript"/>
      </w:pPr>
      <w:r>
        <w:tab/>
      </w:r>
      <w:r>
        <w:tab/>
      </w:r>
      <w:r>
        <w:tab/>
      </w:r>
      <w:r>
        <w:tab/>
        <w:t>"SumKBK": 500.00</w:t>
      </w:r>
    </w:p>
    <w:p w14:paraId="71EAA3A5" w14:textId="77777777" w:rsidR="00FF1C70" w:rsidRDefault="00FF1C70" w:rsidP="00FF1C70">
      <w:pPr>
        <w:pStyle w:val="GOSTScript"/>
      </w:pPr>
      <w:r>
        <w:tab/>
      </w:r>
      <w:r>
        <w:tab/>
      </w:r>
      <w:r>
        <w:tab/>
        <w:t>}</w:t>
      </w:r>
    </w:p>
    <w:p w14:paraId="5194EA40" w14:textId="77777777" w:rsidR="00FF1C70" w:rsidRDefault="00FF1C70" w:rsidP="00FF1C70">
      <w:pPr>
        <w:pStyle w:val="GOSTScript"/>
      </w:pPr>
      <w:r>
        <w:tab/>
      </w:r>
      <w:r>
        <w:tab/>
        <w:t>]</w:t>
      </w:r>
    </w:p>
    <w:p w14:paraId="58EB7616" w14:textId="77777777" w:rsidR="00FF1C70" w:rsidRDefault="00FF1C70" w:rsidP="00FF1C70">
      <w:pPr>
        <w:pStyle w:val="GOSTScript"/>
      </w:pPr>
      <w:r>
        <w:tab/>
        <w:t>}</w:t>
      </w:r>
    </w:p>
    <w:p w14:paraId="5C1E05DA" w14:textId="77777777" w:rsidR="00FF1C70" w:rsidRDefault="00FF1C70" w:rsidP="00FF1C70">
      <w:pPr>
        <w:pStyle w:val="GOSTScript"/>
        <w:rPr>
          <w:highlight w:val="yellow"/>
        </w:rPr>
      </w:pPr>
      <w:r>
        <w:t>}</w:t>
      </w:r>
    </w:p>
    <w:p w14:paraId="526F44DC" w14:textId="77777777" w:rsidR="00A62386" w:rsidRPr="00F45DDE" w:rsidRDefault="00A62386" w:rsidP="00A62386">
      <w:pPr>
        <w:pStyle w:val="GOSTNormal"/>
        <w:rPr>
          <w:ins w:id="5948" w:author="Петрушкова Олеся Олеговна" w:date="2025-03-27T17:35:00Z"/>
        </w:rPr>
      </w:pPr>
    </w:p>
    <w:p w14:paraId="094EBEC3" w14:textId="15C4B035" w:rsidR="00800FD9" w:rsidRDefault="00EB3866" w:rsidP="0065610E">
      <w:pPr>
        <w:pStyle w:val="a3"/>
      </w:pPr>
      <w:r>
        <w:rPr>
          <w:noProof/>
        </w:rPr>
        <w:fldChar w:fldCharType="begin"/>
      </w:r>
      <w:r>
        <w:rPr>
          <w:noProof/>
        </w:rPr>
        <w:instrText xml:space="preserve"> SEQ Приложение \* ARABIC </w:instrText>
      </w:r>
      <w:r>
        <w:rPr>
          <w:noProof/>
        </w:rPr>
        <w:fldChar w:fldCharType="separate"/>
      </w:r>
      <w:bookmarkStart w:id="5949" w:name="_Ref155965822"/>
      <w:bookmarkStart w:id="5950" w:name="_Toc226564509"/>
      <w:r w:rsidR="00CE7795">
        <w:rPr>
          <w:noProof/>
        </w:rPr>
        <w:t>1</w:t>
      </w:r>
      <w:bookmarkEnd w:id="5949"/>
      <w:r>
        <w:rPr>
          <w:noProof/>
        </w:rPr>
        <w:fldChar w:fldCharType="end"/>
      </w:r>
      <w:r w:rsidR="00800FD9">
        <w:t xml:space="preserve">. </w:t>
      </w:r>
      <w:r w:rsidR="00800FD9" w:rsidRPr="0091708C">
        <w:t xml:space="preserve">ПЕРЕЧЕНЬ АТРИБУТОВ ДОКУМЕНТОВ, ЗАПОЛНЯЕМЫХ В SVAP </w:t>
      </w:r>
      <w:ins w:id="5951" w:author="Щербань О.И." w:date="2025-05-04T15:46:00Z">
        <w:r w:rsidR="00BE791A">
          <w:t xml:space="preserve">НПС </w:t>
        </w:r>
      </w:ins>
      <w:r w:rsidR="00800FD9" w:rsidRPr="0091708C">
        <w:t>ПО РЕЗУЛЬТАТАМ ОБРАБОТКИ ЗАПРОСОВ НА ПОДБОР/ СТОРНИРОВАНИЕ / ПЕРЕФОРМИРОВАНИЕ ЗАПИСЕЙ УЧЕТА</w:t>
      </w:r>
      <w:bookmarkEnd w:id="5950"/>
    </w:p>
    <w:p w14:paraId="72C44742" w14:textId="12DB9470" w:rsidR="00512B7E" w:rsidRDefault="00512B7E" w:rsidP="0065610E">
      <w:pPr>
        <w:pStyle w:val="GOSTNormal"/>
        <w:rPr>
          <w:spacing w:val="-4"/>
          <w:szCs w:val="24"/>
        </w:rPr>
      </w:pPr>
      <w:r w:rsidRPr="00B9499D">
        <w:rPr>
          <w:spacing w:val="-4"/>
          <w:szCs w:val="24"/>
        </w:rPr>
        <w:t xml:space="preserve">Перечень атрибутов, </w:t>
      </w:r>
      <w:r w:rsidR="00550F9C" w:rsidRPr="0017407D">
        <w:rPr>
          <w:szCs w:val="24"/>
        </w:rPr>
        <w:t>общих для всех типов документов</w:t>
      </w:r>
      <w:r w:rsidRPr="00B9499D">
        <w:rPr>
          <w:spacing w:val="-4"/>
          <w:szCs w:val="24"/>
        </w:rPr>
        <w:t>, приведен в</w:t>
      </w:r>
      <w:r w:rsidR="00DD2C0A">
        <w:rPr>
          <w:spacing w:val="-4"/>
          <w:szCs w:val="24"/>
        </w:rPr>
        <w:t xml:space="preserve"> таблице </w:t>
      </w:r>
      <w:r w:rsidR="00DD2C0A">
        <w:rPr>
          <w:spacing w:val="-4"/>
          <w:szCs w:val="24"/>
        </w:rPr>
        <w:fldChar w:fldCharType="begin"/>
      </w:r>
      <w:r w:rsidR="00DD2C0A">
        <w:rPr>
          <w:spacing w:val="-4"/>
          <w:szCs w:val="24"/>
        </w:rPr>
        <w:instrText xml:space="preserve"> REF _Ref155967103 \h </w:instrText>
      </w:r>
      <w:r w:rsidR="00DD2C0A">
        <w:rPr>
          <w:spacing w:val="-4"/>
          <w:szCs w:val="24"/>
        </w:rPr>
      </w:r>
      <w:r w:rsidR="00DD2C0A">
        <w:rPr>
          <w:spacing w:val="-4"/>
          <w:szCs w:val="24"/>
        </w:rPr>
        <w:fldChar w:fldCharType="separate"/>
      </w:r>
      <w:r w:rsidR="00CE7795">
        <w:t>21</w:t>
      </w:r>
      <w:r w:rsidR="00DD2C0A">
        <w:rPr>
          <w:spacing w:val="-4"/>
          <w:szCs w:val="24"/>
        </w:rPr>
        <w:fldChar w:fldCharType="end"/>
      </w:r>
      <w:r w:rsidRPr="00B9499D">
        <w:rPr>
          <w:spacing w:val="-4"/>
          <w:szCs w:val="24"/>
        </w:rPr>
        <w:t>.</w:t>
      </w:r>
    </w:p>
    <w:p w14:paraId="61F6D33D" w14:textId="466E9210" w:rsidR="007D45C7" w:rsidRDefault="009C4464" w:rsidP="0065610E">
      <w:pPr>
        <w:pStyle w:val="GOSTNameTable"/>
      </w:pPr>
      <w:r>
        <w:fldChar w:fldCharType="begin"/>
      </w:r>
      <w:r>
        <w:instrText xml:space="preserve"> SEQ Таблица \* ARABIC </w:instrText>
      </w:r>
      <w:r>
        <w:fldChar w:fldCharType="separate"/>
      </w:r>
      <w:bookmarkStart w:id="5952" w:name="_Ref155967103"/>
      <w:bookmarkStart w:id="5953" w:name="_Toc226564533"/>
      <w:r w:rsidR="00CE7795">
        <w:t>21</w:t>
      </w:r>
      <w:bookmarkEnd w:id="5952"/>
      <w:r>
        <w:fldChar w:fldCharType="end"/>
      </w:r>
      <w:r w:rsidR="007D45C7">
        <w:t xml:space="preserve"> - </w:t>
      </w:r>
      <w:r w:rsidR="007D45C7" w:rsidRPr="00D52809">
        <w:t>Перечень атрибутов, общих для всех типов документов</w:t>
      </w:r>
      <w:bookmarkEnd w:id="5953"/>
    </w:p>
    <w:tbl>
      <w:tblPr>
        <w:tblStyle w:val="GOSTTable"/>
        <w:tblW w:w="5000" w:type="pct"/>
        <w:tblLayout w:type="fixed"/>
        <w:tblLook w:val="07E0" w:firstRow="1" w:lastRow="1" w:firstColumn="1" w:lastColumn="1" w:noHBand="1" w:noVBand="1"/>
      </w:tblPr>
      <w:tblGrid>
        <w:gridCol w:w="3481"/>
        <w:gridCol w:w="948"/>
        <w:gridCol w:w="3481"/>
        <w:gridCol w:w="3481"/>
        <w:gridCol w:w="4303"/>
      </w:tblGrid>
      <w:tr w:rsidR="007D45C7" w:rsidRPr="00B9499D" w14:paraId="7FD623F2" w14:textId="77777777" w:rsidTr="00CE7795">
        <w:trPr>
          <w:cnfStyle w:val="100000000000" w:firstRow="1" w:lastRow="0" w:firstColumn="0" w:lastColumn="0" w:oddVBand="0" w:evenVBand="0" w:oddHBand="0" w:evenHBand="0" w:firstRowFirstColumn="0" w:firstRowLastColumn="0" w:lastRowFirstColumn="0" w:lastRowLastColumn="0"/>
        </w:trPr>
        <w:tc>
          <w:tcPr>
            <w:tcW w:w="1109" w:type="pct"/>
          </w:tcPr>
          <w:p w14:paraId="6EEEA5BC" w14:textId="77777777" w:rsidR="00512B7E" w:rsidRPr="00B9499D" w:rsidRDefault="00512B7E" w:rsidP="002F6952">
            <w:pPr>
              <w:pStyle w:val="GOSTTableHead"/>
              <w:rPr>
                <w:szCs w:val="22"/>
              </w:rPr>
            </w:pPr>
            <w:r w:rsidRPr="109D8E8A">
              <w:t>Наименование атрибута</w:t>
            </w:r>
            <w:commentRangeStart w:id="5954"/>
            <w:r w:rsidRPr="109D8E8A">
              <w:rPr>
                <w:rStyle w:val="af6"/>
                <w:b w:val="0"/>
                <w:bCs w:val="0"/>
              </w:rPr>
              <w:footnoteReference w:id="7"/>
            </w:r>
            <w:commentRangeEnd w:id="5954"/>
            <w:r w:rsidR="006A6772">
              <w:rPr>
                <w:rStyle w:val="afff4"/>
                <w:b w:val="0"/>
                <w:bCs w:val="0"/>
              </w:rPr>
              <w:commentReference w:id="5954"/>
            </w:r>
          </w:p>
        </w:tc>
        <w:tc>
          <w:tcPr>
            <w:tcW w:w="302" w:type="pct"/>
          </w:tcPr>
          <w:p w14:paraId="545919C0" w14:textId="77777777" w:rsidR="00512B7E" w:rsidRPr="00B9499D" w:rsidRDefault="00512B7E" w:rsidP="002F6952">
            <w:pPr>
              <w:pStyle w:val="GOSTTableHead"/>
              <w:rPr>
                <w:szCs w:val="22"/>
              </w:rPr>
            </w:pPr>
            <w:r w:rsidRPr="00B9499D">
              <w:rPr>
                <w:szCs w:val="22"/>
              </w:rPr>
              <w:t>Вычисляемый атрибут</w:t>
            </w:r>
          </w:p>
        </w:tc>
        <w:tc>
          <w:tcPr>
            <w:tcW w:w="1109" w:type="pct"/>
          </w:tcPr>
          <w:p w14:paraId="793DCFB6" w14:textId="77777777" w:rsidR="00512B7E" w:rsidRPr="00B9499D" w:rsidRDefault="00512B7E" w:rsidP="002F6952">
            <w:pPr>
              <w:pStyle w:val="GOSTTableHead"/>
              <w:rPr>
                <w:szCs w:val="22"/>
              </w:rPr>
            </w:pPr>
            <w:r w:rsidRPr="00B9499D">
              <w:rPr>
                <w:szCs w:val="22"/>
              </w:rPr>
              <w:t>Описание атрибута</w:t>
            </w:r>
          </w:p>
        </w:tc>
        <w:tc>
          <w:tcPr>
            <w:tcW w:w="1109" w:type="pct"/>
          </w:tcPr>
          <w:p w14:paraId="535667B6" w14:textId="77777777" w:rsidR="00512B7E" w:rsidRPr="00B9499D" w:rsidRDefault="00512B7E" w:rsidP="002F6952">
            <w:pPr>
              <w:pStyle w:val="GOSTTableHead"/>
              <w:rPr>
                <w:szCs w:val="22"/>
              </w:rPr>
            </w:pPr>
            <w:r w:rsidRPr="00B9499D">
              <w:rPr>
                <w:szCs w:val="22"/>
              </w:rPr>
              <w:t>Реквизит документа (наименование тега)</w:t>
            </w:r>
          </w:p>
        </w:tc>
        <w:tc>
          <w:tcPr>
            <w:tcW w:w="1371" w:type="pct"/>
          </w:tcPr>
          <w:p w14:paraId="34D58EDA" w14:textId="77777777" w:rsidR="00512B7E" w:rsidRPr="00B9499D" w:rsidRDefault="00512B7E" w:rsidP="002F6952">
            <w:pPr>
              <w:pStyle w:val="GOSTTableHead"/>
              <w:rPr>
                <w:szCs w:val="22"/>
              </w:rPr>
            </w:pPr>
            <w:r w:rsidRPr="00B9499D">
              <w:rPr>
                <w:szCs w:val="22"/>
              </w:rPr>
              <w:t>Алгоритм вычисления</w:t>
            </w:r>
          </w:p>
        </w:tc>
      </w:tr>
      <w:tr w:rsidR="007D45C7" w:rsidRPr="00B9499D" w14:paraId="12A625E0" w14:textId="77777777" w:rsidTr="00CE7795">
        <w:tc>
          <w:tcPr>
            <w:tcW w:w="1109" w:type="pct"/>
          </w:tcPr>
          <w:p w14:paraId="552E0A8D" w14:textId="0119E0F7" w:rsidR="00512B7E" w:rsidRPr="00B9499D" w:rsidRDefault="00512B7E" w:rsidP="002F6952">
            <w:pPr>
              <w:pStyle w:val="GOSTTablenorm"/>
              <w:rPr>
                <w:szCs w:val="22"/>
              </w:rPr>
            </w:pPr>
            <w:r w:rsidRPr="00B9499D">
              <w:rPr>
                <w:szCs w:val="22"/>
              </w:rPr>
              <w:t>Система_отправитель</w:t>
            </w:r>
            <w:r w:rsidR="0005643E" w:rsidRPr="00B9499D">
              <w:rPr>
                <w:szCs w:val="22"/>
              </w:rPr>
              <w:t>*</w:t>
            </w:r>
          </w:p>
        </w:tc>
        <w:tc>
          <w:tcPr>
            <w:tcW w:w="302" w:type="pct"/>
          </w:tcPr>
          <w:p w14:paraId="6257A501" w14:textId="77777777" w:rsidR="00512B7E" w:rsidRPr="00B9499D" w:rsidRDefault="00512B7E" w:rsidP="002F6952">
            <w:pPr>
              <w:pStyle w:val="GOSTTablenorm"/>
              <w:rPr>
                <w:szCs w:val="22"/>
              </w:rPr>
            </w:pPr>
            <w:r w:rsidRPr="00B9499D">
              <w:rPr>
                <w:szCs w:val="22"/>
              </w:rPr>
              <w:t>нет</w:t>
            </w:r>
          </w:p>
        </w:tc>
        <w:tc>
          <w:tcPr>
            <w:tcW w:w="1109" w:type="pct"/>
          </w:tcPr>
          <w:p w14:paraId="5761F2C6" w14:textId="77777777" w:rsidR="00512B7E" w:rsidRPr="00B9499D" w:rsidRDefault="00512B7E" w:rsidP="002F6952">
            <w:pPr>
              <w:pStyle w:val="GOSTTablenorm"/>
              <w:rPr>
                <w:szCs w:val="22"/>
              </w:rPr>
            </w:pPr>
            <w:r w:rsidRPr="00B9499D">
              <w:rPr>
                <w:szCs w:val="22"/>
              </w:rPr>
              <w:t>Функциональная подсистема ГИИС ЭБ, направившая запрос (ПУР ЭБ, ПУиО ЭБ и др.)</w:t>
            </w:r>
          </w:p>
        </w:tc>
        <w:tc>
          <w:tcPr>
            <w:tcW w:w="1109" w:type="pct"/>
          </w:tcPr>
          <w:p w14:paraId="63AB86D8" w14:textId="77777777" w:rsidR="00512B7E" w:rsidRPr="00B9499D" w:rsidRDefault="00512B7E" w:rsidP="002F6952">
            <w:pPr>
              <w:pStyle w:val="GOSTTablenorm"/>
              <w:rPr>
                <w:szCs w:val="22"/>
              </w:rPr>
            </w:pPr>
            <w:r w:rsidRPr="00B9499D">
              <w:rPr>
                <w:szCs w:val="22"/>
              </w:rPr>
              <w:t>Source</w:t>
            </w:r>
          </w:p>
        </w:tc>
        <w:tc>
          <w:tcPr>
            <w:tcW w:w="1371" w:type="pct"/>
          </w:tcPr>
          <w:p w14:paraId="46610268" w14:textId="77777777" w:rsidR="00512B7E" w:rsidRPr="00B9499D" w:rsidRDefault="00512B7E" w:rsidP="00046437">
            <w:pPr>
              <w:pStyle w:val="GOSTTablenorm"/>
            </w:pPr>
          </w:p>
        </w:tc>
      </w:tr>
      <w:tr w:rsidR="007D45C7" w:rsidRPr="00B9499D" w14:paraId="496BC10D" w14:textId="77777777" w:rsidTr="00CE7795">
        <w:tc>
          <w:tcPr>
            <w:tcW w:w="1109" w:type="pct"/>
          </w:tcPr>
          <w:p w14:paraId="0B07D0E7" w14:textId="52B6A932" w:rsidR="00512B7E" w:rsidRPr="00B9499D" w:rsidRDefault="00512B7E" w:rsidP="002F6952">
            <w:pPr>
              <w:pStyle w:val="GOSTTablenorm"/>
              <w:rPr>
                <w:szCs w:val="22"/>
              </w:rPr>
            </w:pPr>
            <w:r w:rsidRPr="00B9499D">
              <w:rPr>
                <w:szCs w:val="22"/>
              </w:rPr>
              <w:t>Субъект_учета</w:t>
            </w:r>
          </w:p>
        </w:tc>
        <w:tc>
          <w:tcPr>
            <w:tcW w:w="302" w:type="pct"/>
          </w:tcPr>
          <w:p w14:paraId="45E5EF2E" w14:textId="77777777" w:rsidR="00512B7E" w:rsidRPr="00B9499D" w:rsidRDefault="00512B7E" w:rsidP="002F6952">
            <w:pPr>
              <w:pStyle w:val="GOSTTablenorm"/>
              <w:rPr>
                <w:szCs w:val="22"/>
              </w:rPr>
            </w:pPr>
            <w:r w:rsidRPr="00B9499D">
              <w:rPr>
                <w:szCs w:val="22"/>
              </w:rPr>
              <w:t>нет</w:t>
            </w:r>
          </w:p>
        </w:tc>
        <w:tc>
          <w:tcPr>
            <w:tcW w:w="1109" w:type="pct"/>
          </w:tcPr>
          <w:p w14:paraId="21159992" w14:textId="289F97DF" w:rsidR="00512B7E" w:rsidRPr="00B9499D" w:rsidRDefault="00512B7E" w:rsidP="002F6952">
            <w:pPr>
              <w:pStyle w:val="GOSTTablenorm"/>
              <w:rPr>
                <w:szCs w:val="22"/>
              </w:rPr>
            </w:pPr>
            <w:r w:rsidRPr="00B9499D">
              <w:rPr>
                <w:szCs w:val="22"/>
              </w:rPr>
              <w:t>Субъект учета (код ТОФК</w:t>
            </w:r>
            <w:r w:rsidR="00550F9C">
              <w:rPr>
                <w:szCs w:val="22"/>
              </w:rPr>
              <w:t>/ЦС по учету</w:t>
            </w:r>
            <w:r w:rsidRPr="00B9499D">
              <w:rPr>
                <w:szCs w:val="22"/>
              </w:rPr>
              <w:t>, в котором проводится операция)</w:t>
            </w:r>
          </w:p>
        </w:tc>
        <w:tc>
          <w:tcPr>
            <w:tcW w:w="1109" w:type="pct"/>
          </w:tcPr>
          <w:p w14:paraId="54B1320E" w14:textId="77777777" w:rsidR="00512B7E" w:rsidRPr="00B9499D" w:rsidRDefault="00512B7E" w:rsidP="002F6952">
            <w:pPr>
              <w:pStyle w:val="GOSTTablenorm"/>
              <w:rPr>
                <w:szCs w:val="22"/>
              </w:rPr>
            </w:pPr>
            <w:r w:rsidRPr="00B9499D">
              <w:rPr>
                <w:szCs w:val="22"/>
              </w:rPr>
              <w:t>Subject</w:t>
            </w:r>
          </w:p>
        </w:tc>
        <w:tc>
          <w:tcPr>
            <w:tcW w:w="1371" w:type="pct"/>
          </w:tcPr>
          <w:p w14:paraId="2CDA2FE2" w14:textId="77777777" w:rsidR="00512B7E" w:rsidRPr="00B9499D" w:rsidRDefault="00512B7E" w:rsidP="00046437">
            <w:pPr>
              <w:pStyle w:val="GOSTTablenorm"/>
            </w:pPr>
          </w:p>
        </w:tc>
      </w:tr>
      <w:tr w:rsidR="00CE7795" w:rsidRPr="00B9499D" w14:paraId="12AB135C" w14:textId="77777777" w:rsidTr="00CE7795">
        <w:trPr>
          <w:ins w:id="5958" w:author="Сатлер Марина Викторовна" w:date="2026-04-08T18:13:00Z"/>
        </w:trPr>
        <w:tc>
          <w:tcPr>
            <w:tcW w:w="1109" w:type="pct"/>
          </w:tcPr>
          <w:p w14:paraId="6FFAFB49" w14:textId="16207142" w:rsidR="00CE7795" w:rsidRPr="00B9499D" w:rsidRDefault="00CE7795" w:rsidP="00CE7795">
            <w:pPr>
              <w:pStyle w:val="GOSTTablenorm"/>
              <w:rPr>
                <w:ins w:id="5959" w:author="Сатлер Марина Викторовна" w:date="2026-04-08T18:13:00Z"/>
                <w:szCs w:val="22"/>
              </w:rPr>
            </w:pPr>
            <w:ins w:id="5960" w:author="Сатлер Марина Викторовна" w:date="2026-04-08T18:13:00Z">
              <w:r w:rsidRPr="00AD0A38">
                <w:rPr>
                  <w:szCs w:val="22"/>
                  <w:highlight w:val="green"/>
                </w:rPr>
                <w:t>Инициатор_события_учета*</w:t>
              </w:r>
            </w:ins>
          </w:p>
        </w:tc>
        <w:tc>
          <w:tcPr>
            <w:tcW w:w="302" w:type="pct"/>
          </w:tcPr>
          <w:p w14:paraId="0A870AE5" w14:textId="75A5AA72" w:rsidR="00CE7795" w:rsidRPr="00B9499D" w:rsidRDefault="00CE7795" w:rsidP="00CE7795">
            <w:pPr>
              <w:pStyle w:val="GOSTTablenorm"/>
              <w:rPr>
                <w:ins w:id="5961" w:author="Сатлер Марина Викторовна" w:date="2026-04-08T18:13:00Z"/>
                <w:szCs w:val="22"/>
              </w:rPr>
            </w:pPr>
            <w:ins w:id="5962" w:author="Сатлер Марина Викторовна" w:date="2026-04-08T18:13:00Z">
              <w:r w:rsidRPr="00AD0A38">
                <w:rPr>
                  <w:highlight w:val="green"/>
                </w:rPr>
                <w:t>нет</w:t>
              </w:r>
            </w:ins>
          </w:p>
        </w:tc>
        <w:tc>
          <w:tcPr>
            <w:tcW w:w="1109" w:type="pct"/>
          </w:tcPr>
          <w:p w14:paraId="79B9B1E7" w14:textId="6F88BD77" w:rsidR="00CE7795" w:rsidRPr="00B9499D" w:rsidRDefault="00CE7795" w:rsidP="00CE7795">
            <w:pPr>
              <w:pStyle w:val="GOSTTablenorm"/>
              <w:rPr>
                <w:ins w:id="5963" w:author="Сатлер Марина Викторовна" w:date="2026-04-08T18:13:00Z"/>
                <w:szCs w:val="22"/>
              </w:rPr>
            </w:pPr>
            <w:ins w:id="5964" w:author="Сатлер Марина Викторовна" w:date="2026-04-08T18:13:00Z">
              <w:r w:rsidRPr="00AD0A38">
                <w:rPr>
                  <w:highlight w:val="green"/>
                </w:rPr>
                <w:t>ТОФК-инициатор события учета</w:t>
              </w:r>
            </w:ins>
          </w:p>
        </w:tc>
        <w:tc>
          <w:tcPr>
            <w:tcW w:w="1109" w:type="pct"/>
          </w:tcPr>
          <w:p w14:paraId="63EAEC64" w14:textId="0E5EE1E8" w:rsidR="00CE7795" w:rsidRPr="00B9499D" w:rsidRDefault="00CE7795" w:rsidP="00CE7795">
            <w:pPr>
              <w:pStyle w:val="GOSTTablenorm"/>
              <w:rPr>
                <w:ins w:id="5965" w:author="Сатлер Марина Викторовна" w:date="2026-04-08T18:13:00Z"/>
                <w:szCs w:val="22"/>
              </w:rPr>
            </w:pPr>
            <w:ins w:id="5966" w:author="Сатлер Марина Викторовна" w:date="2026-04-08T18:13:00Z">
              <w:r w:rsidRPr="00AD0A38">
                <w:rPr>
                  <w:highlight w:val="green"/>
                </w:rPr>
                <w:t>Subject</w:t>
              </w:r>
              <w:commentRangeStart w:id="5967"/>
              <w:commentRangeEnd w:id="5967"/>
              <w:r>
                <w:rPr>
                  <w:rStyle w:val="afff4"/>
                </w:rPr>
                <w:commentReference w:id="5967"/>
              </w:r>
            </w:ins>
          </w:p>
        </w:tc>
        <w:tc>
          <w:tcPr>
            <w:tcW w:w="1371" w:type="pct"/>
          </w:tcPr>
          <w:p w14:paraId="467BB3BC" w14:textId="77777777" w:rsidR="00CE7795" w:rsidRPr="00B9499D" w:rsidRDefault="00CE7795" w:rsidP="00CE7795">
            <w:pPr>
              <w:pStyle w:val="GOSTTablenorm"/>
              <w:rPr>
                <w:ins w:id="5968" w:author="Сатлер Марина Викторовна" w:date="2026-04-08T18:13:00Z"/>
              </w:rPr>
            </w:pPr>
          </w:p>
        </w:tc>
      </w:tr>
      <w:tr w:rsidR="00CE7795" w:rsidRPr="00B9499D" w14:paraId="70BF958A" w14:textId="77777777" w:rsidTr="00CE7795">
        <w:tc>
          <w:tcPr>
            <w:tcW w:w="1109" w:type="pct"/>
          </w:tcPr>
          <w:p w14:paraId="45D9E24B" w14:textId="58D80C91" w:rsidR="00CE7795" w:rsidRPr="00B9499D" w:rsidRDefault="00CE7795" w:rsidP="00CE7795">
            <w:pPr>
              <w:pStyle w:val="GOSTTablenorm"/>
              <w:rPr>
                <w:szCs w:val="22"/>
              </w:rPr>
            </w:pPr>
            <w:r w:rsidRPr="00B9499D">
              <w:rPr>
                <w:szCs w:val="22"/>
              </w:rPr>
              <w:t>Тип_документа*</w:t>
            </w:r>
          </w:p>
        </w:tc>
        <w:tc>
          <w:tcPr>
            <w:tcW w:w="302" w:type="pct"/>
          </w:tcPr>
          <w:p w14:paraId="52CB3787" w14:textId="77777777" w:rsidR="00CE7795" w:rsidRPr="00B9499D" w:rsidRDefault="00CE7795" w:rsidP="00CE7795">
            <w:pPr>
              <w:pStyle w:val="GOSTTablenorm"/>
              <w:rPr>
                <w:szCs w:val="22"/>
              </w:rPr>
            </w:pPr>
            <w:r w:rsidRPr="00B9499D">
              <w:rPr>
                <w:szCs w:val="22"/>
              </w:rPr>
              <w:t>нет</w:t>
            </w:r>
          </w:p>
        </w:tc>
        <w:tc>
          <w:tcPr>
            <w:tcW w:w="1109" w:type="pct"/>
          </w:tcPr>
          <w:p w14:paraId="591E1F8A" w14:textId="72AE96D8" w:rsidR="00CE7795" w:rsidRPr="00B9499D" w:rsidRDefault="00CE7795" w:rsidP="00CE7795">
            <w:pPr>
              <w:pStyle w:val="GOSTTablenorm"/>
              <w:rPr>
                <w:szCs w:val="22"/>
              </w:rPr>
            </w:pPr>
            <w:r w:rsidRPr="00B9499D">
              <w:rPr>
                <w:szCs w:val="22"/>
              </w:rPr>
              <w:t>Тип документа</w:t>
            </w:r>
            <w:r>
              <w:rPr>
                <w:szCs w:val="22"/>
              </w:rPr>
              <w:t xml:space="preserve"> в соответствии с таблицей </w:t>
            </w:r>
            <w:r>
              <w:rPr>
                <w:szCs w:val="22"/>
              </w:rPr>
              <w:fldChar w:fldCharType="begin"/>
            </w:r>
            <w:r>
              <w:rPr>
                <w:szCs w:val="22"/>
              </w:rPr>
              <w:instrText xml:space="preserve"> REF _Ref155969209 \h  \* MERGEFORMAT </w:instrText>
            </w:r>
            <w:r>
              <w:rPr>
                <w:szCs w:val="22"/>
              </w:rPr>
            </w:r>
            <w:r>
              <w:rPr>
                <w:szCs w:val="22"/>
              </w:rPr>
              <w:fldChar w:fldCharType="separate"/>
            </w:r>
            <w:r>
              <w:rPr>
                <w:noProof/>
              </w:rPr>
              <w:t>2</w:t>
            </w:r>
            <w:r>
              <w:rPr>
                <w:szCs w:val="22"/>
              </w:rPr>
              <w:fldChar w:fldCharType="end"/>
            </w:r>
          </w:p>
        </w:tc>
        <w:tc>
          <w:tcPr>
            <w:tcW w:w="1109" w:type="pct"/>
          </w:tcPr>
          <w:p w14:paraId="73ACE7BE" w14:textId="77777777" w:rsidR="00CE7795" w:rsidRPr="00B9499D" w:rsidRDefault="00CE7795" w:rsidP="00CE7795">
            <w:pPr>
              <w:pStyle w:val="GOSTTablenorm"/>
              <w:rPr>
                <w:szCs w:val="22"/>
              </w:rPr>
            </w:pPr>
            <w:r w:rsidRPr="00B9499D">
              <w:rPr>
                <w:szCs w:val="22"/>
              </w:rPr>
              <w:t>TypeDoc</w:t>
            </w:r>
          </w:p>
        </w:tc>
        <w:tc>
          <w:tcPr>
            <w:tcW w:w="1371" w:type="pct"/>
          </w:tcPr>
          <w:p w14:paraId="4B435278" w14:textId="77777777" w:rsidR="00CE7795" w:rsidRPr="00B9499D" w:rsidRDefault="00CE7795" w:rsidP="00CE7795">
            <w:pPr>
              <w:pStyle w:val="GOSTTablenorm"/>
            </w:pPr>
          </w:p>
        </w:tc>
      </w:tr>
      <w:tr w:rsidR="00CE7795" w:rsidRPr="00B9499D" w14:paraId="5E85E29D" w14:textId="77777777" w:rsidTr="00CE7795">
        <w:tc>
          <w:tcPr>
            <w:tcW w:w="1109" w:type="pct"/>
          </w:tcPr>
          <w:p w14:paraId="00D8C812" w14:textId="7366F04A" w:rsidR="00CE7795" w:rsidRPr="00B9499D" w:rsidRDefault="00CE7795" w:rsidP="00CE7795">
            <w:pPr>
              <w:pStyle w:val="GOSTTablenorm"/>
              <w:rPr>
                <w:szCs w:val="22"/>
              </w:rPr>
            </w:pPr>
            <w:r w:rsidRPr="00B9499D">
              <w:rPr>
                <w:szCs w:val="22"/>
              </w:rPr>
              <w:t>Идентификатор_документа*</w:t>
            </w:r>
          </w:p>
        </w:tc>
        <w:tc>
          <w:tcPr>
            <w:tcW w:w="302" w:type="pct"/>
          </w:tcPr>
          <w:p w14:paraId="1780149C" w14:textId="77777777" w:rsidR="00CE7795" w:rsidRPr="00B9499D" w:rsidRDefault="00CE7795" w:rsidP="00CE7795">
            <w:pPr>
              <w:pStyle w:val="GOSTTablenorm"/>
              <w:rPr>
                <w:szCs w:val="22"/>
              </w:rPr>
            </w:pPr>
            <w:r w:rsidRPr="00B9499D">
              <w:rPr>
                <w:szCs w:val="22"/>
              </w:rPr>
              <w:t>нет</w:t>
            </w:r>
          </w:p>
        </w:tc>
        <w:tc>
          <w:tcPr>
            <w:tcW w:w="1109" w:type="pct"/>
          </w:tcPr>
          <w:p w14:paraId="27A375BF" w14:textId="77777777" w:rsidR="00CE7795" w:rsidRPr="00B9499D" w:rsidRDefault="00CE7795" w:rsidP="00CE7795">
            <w:pPr>
              <w:pStyle w:val="GOSTTablenorm"/>
              <w:rPr>
                <w:szCs w:val="22"/>
              </w:rPr>
            </w:pPr>
            <w:r w:rsidRPr="00B9499D">
              <w:rPr>
                <w:szCs w:val="22"/>
              </w:rPr>
              <w:t>Глобальный идентификатор документа</w:t>
            </w:r>
          </w:p>
        </w:tc>
        <w:tc>
          <w:tcPr>
            <w:tcW w:w="1109" w:type="pct"/>
          </w:tcPr>
          <w:p w14:paraId="44E8F3E5" w14:textId="77777777" w:rsidR="00CE7795" w:rsidRPr="00B9499D" w:rsidRDefault="00CE7795" w:rsidP="00CE7795">
            <w:pPr>
              <w:pStyle w:val="GOSTTablenorm"/>
              <w:rPr>
                <w:szCs w:val="22"/>
              </w:rPr>
            </w:pPr>
            <w:r w:rsidRPr="00B9499D">
              <w:rPr>
                <w:szCs w:val="22"/>
              </w:rPr>
              <w:t>DocGuid</w:t>
            </w:r>
          </w:p>
        </w:tc>
        <w:tc>
          <w:tcPr>
            <w:tcW w:w="1371" w:type="pct"/>
          </w:tcPr>
          <w:p w14:paraId="37E16FAC" w14:textId="77777777" w:rsidR="00CE7795" w:rsidRPr="00B9499D" w:rsidRDefault="00CE7795" w:rsidP="00CE7795">
            <w:pPr>
              <w:pStyle w:val="GOSTTablenorm"/>
            </w:pPr>
          </w:p>
        </w:tc>
      </w:tr>
      <w:tr w:rsidR="00CE7795" w:rsidRPr="00B9499D" w14:paraId="02DC1E5E" w14:textId="77777777" w:rsidTr="00CE7795">
        <w:tc>
          <w:tcPr>
            <w:tcW w:w="1109" w:type="pct"/>
          </w:tcPr>
          <w:p w14:paraId="515385AA" w14:textId="77777777" w:rsidR="00CE7795" w:rsidRPr="00B9499D" w:rsidRDefault="00CE7795" w:rsidP="00CE7795">
            <w:pPr>
              <w:pStyle w:val="GOSTTablenorm"/>
              <w:rPr>
                <w:szCs w:val="22"/>
              </w:rPr>
            </w:pPr>
            <w:r w:rsidRPr="00B9499D">
              <w:rPr>
                <w:szCs w:val="22"/>
              </w:rPr>
              <w:t>Дата_отражения_в_учете</w:t>
            </w:r>
          </w:p>
        </w:tc>
        <w:tc>
          <w:tcPr>
            <w:tcW w:w="302" w:type="pct"/>
          </w:tcPr>
          <w:p w14:paraId="0C3BA26D" w14:textId="77777777" w:rsidR="00CE7795" w:rsidRPr="00B9499D" w:rsidRDefault="00CE7795" w:rsidP="00CE7795">
            <w:pPr>
              <w:pStyle w:val="GOSTTablenorm"/>
              <w:rPr>
                <w:szCs w:val="22"/>
              </w:rPr>
            </w:pPr>
            <w:r w:rsidRPr="00B9499D">
              <w:rPr>
                <w:szCs w:val="22"/>
              </w:rPr>
              <w:t>нет</w:t>
            </w:r>
          </w:p>
        </w:tc>
        <w:tc>
          <w:tcPr>
            <w:tcW w:w="1109" w:type="pct"/>
          </w:tcPr>
          <w:p w14:paraId="66D2F701" w14:textId="77777777" w:rsidR="00CE7795" w:rsidRPr="00B9499D" w:rsidRDefault="00CE7795" w:rsidP="00CE7795">
            <w:pPr>
              <w:pStyle w:val="GOSTTablenorm"/>
              <w:rPr>
                <w:szCs w:val="22"/>
              </w:rPr>
            </w:pPr>
            <w:r w:rsidRPr="00B9499D">
              <w:rPr>
                <w:szCs w:val="22"/>
              </w:rPr>
              <w:t>Дата отражения в учете (всегда передается в составе запроса)</w:t>
            </w:r>
          </w:p>
        </w:tc>
        <w:tc>
          <w:tcPr>
            <w:tcW w:w="1109" w:type="pct"/>
          </w:tcPr>
          <w:p w14:paraId="2264E4B6" w14:textId="6ED2B4BB" w:rsidR="00CE7795" w:rsidRPr="00B9499D" w:rsidRDefault="00CE7795" w:rsidP="00CE7795">
            <w:pPr>
              <w:ind w:firstLine="0"/>
              <w:rPr>
                <w:sz w:val="22"/>
                <w:szCs w:val="22"/>
              </w:rPr>
            </w:pPr>
            <w:r w:rsidRPr="00B9499D">
              <w:rPr>
                <w:sz w:val="22"/>
                <w:szCs w:val="22"/>
              </w:rPr>
              <w:t>SettlementDate</w:t>
            </w:r>
          </w:p>
        </w:tc>
        <w:tc>
          <w:tcPr>
            <w:tcW w:w="1371" w:type="pct"/>
          </w:tcPr>
          <w:p w14:paraId="13A6D8E9" w14:textId="77777777" w:rsidR="00CE7795" w:rsidRPr="00B9499D" w:rsidRDefault="00CE7795" w:rsidP="00CE7795">
            <w:pPr>
              <w:pStyle w:val="GOSTTablenorm"/>
            </w:pPr>
          </w:p>
        </w:tc>
      </w:tr>
    </w:tbl>
    <w:p w14:paraId="243F600B" w14:textId="77777777" w:rsidR="00DE7388" w:rsidRPr="00B9499D" w:rsidRDefault="00DE7388" w:rsidP="00512B7E">
      <w:pPr>
        <w:jc w:val="left"/>
        <w:rPr>
          <w:szCs w:val="24"/>
        </w:rPr>
      </w:pPr>
    </w:p>
    <w:p w14:paraId="0F594E31" w14:textId="08BD3612" w:rsidR="00512B7E" w:rsidDel="0076339A" w:rsidRDefault="00512B7E" w:rsidP="00512B7E">
      <w:pPr>
        <w:jc w:val="left"/>
        <w:rPr>
          <w:del w:id="5969" w:author="Лавыгина Анна " w:date="2025-04-22T14:55:00Z"/>
          <w:szCs w:val="24"/>
        </w:rPr>
      </w:pPr>
      <w:r w:rsidRPr="00B9499D">
        <w:rPr>
          <w:szCs w:val="24"/>
        </w:rPr>
        <w:t xml:space="preserve">Перечень атрибутов, </w:t>
      </w:r>
      <w:r w:rsidR="00550F9C">
        <w:rPr>
          <w:szCs w:val="24"/>
        </w:rPr>
        <w:t>соответствующих типу документа</w:t>
      </w:r>
      <w:r w:rsidR="00874F44" w:rsidRPr="00874F44">
        <w:rPr>
          <w:szCs w:val="24"/>
        </w:rPr>
        <w:t xml:space="preserve">, </w:t>
      </w:r>
      <w:r w:rsidRPr="00B9499D">
        <w:rPr>
          <w:szCs w:val="24"/>
        </w:rPr>
        <w:t>приведен в</w:t>
      </w:r>
      <w:r w:rsidR="00DD2C0A">
        <w:rPr>
          <w:szCs w:val="24"/>
        </w:rPr>
        <w:t xml:space="preserve"> таблиц</w:t>
      </w:r>
      <w:r w:rsidR="00AA2337">
        <w:rPr>
          <w:szCs w:val="24"/>
        </w:rPr>
        <w:t>ах</w:t>
      </w:r>
      <w:r w:rsidR="00DD2C0A">
        <w:rPr>
          <w:szCs w:val="24"/>
        </w:rPr>
        <w:t xml:space="preserve"> </w:t>
      </w:r>
      <w:r w:rsidR="00DD2C0A">
        <w:rPr>
          <w:szCs w:val="24"/>
        </w:rPr>
        <w:fldChar w:fldCharType="begin"/>
      </w:r>
      <w:r w:rsidR="00DD2C0A">
        <w:rPr>
          <w:szCs w:val="24"/>
        </w:rPr>
        <w:instrText xml:space="preserve"> REF _Ref155967255 \h </w:instrText>
      </w:r>
      <w:r w:rsidR="00DD2C0A">
        <w:rPr>
          <w:szCs w:val="24"/>
        </w:rPr>
      </w:r>
      <w:r w:rsidR="00DD2C0A">
        <w:rPr>
          <w:szCs w:val="24"/>
        </w:rPr>
        <w:fldChar w:fldCharType="separate"/>
      </w:r>
      <w:r w:rsidR="00CE7795">
        <w:t>22</w:t>
      </w:r>
      <w:r w:rsidR="00DD2C0A">
        <w:rPr>
          <w:szCs w:val="24"/>
        </w:rPr>
        <w:fldChar w:fldCharType="end"/>
      </w:r>
      <w:r w:rsidR="00AA2337">
        <w:rPr>
          <w:szCs w:val="24"/>
        </w:rPr>
        <w:t xml:space="preserve"> -</w:t>
      </w:r>
      <w:ins w:id="5970" w:author="Сказецкая Наталья Камилевна" w:date="2025-03-13T20:39:00Z">
        <w:r w:rsidR="00FF68AA">
          <w:rPr>
            <w:szCs w:val="24"/>
          </w:rPr>
          <w:t xml:space="preserve"> </w:t>
        </w:r>
        <w:r w:rsidR="00FF68AA" w:rsidRPr="00FF68AA">
          <w:rPr>
            <w:szCs w:val="24"/>
            <w:highlight w:val="yellow"/>
          </w:rPr>
          <w:t>…..</w:t>
        </w:r>
      </w:ins>
      <w:r w:rsidR="00AA2337" w:rsidRPr="00FF68AA">
        <w:rPr>
          <w:szCs w:val="24"/>
          <w:highlight w:val="yellow"/>
        </w:rPr>
        <w:t xml:space="preserve"> </w:t>
      </w:r>
      <w:commentRangeStart w:id="5971"/>
      <w:commentRangeEnd w:id="5971"/>
      <w:del w:id="5972" w:author="Сказецкая Наталья Камилевна" w:date="2025-03-13T20:38:00Z">
        <w:r w:rsidR="00AA2337" w:rsidRPr="00FF68AA" w:rsidDel="00FF68AA">
          <w:rPr>
            <w:rStyle w:val="afff4"/>
            <w:highlight w:val="yellow"/>
          </w:rPr>
          <w:commentReference w:id="5971"/>
        </w:r>
        <w:r w:rsidRPr="00B9499D" w:rsidDel="00FF68AA">
          <w:rPr>
            <w:szCs w:val="24"/>
          </w:rPr>
          <w:delText>.</w:delText>
        </w:r>
      </w:del>
    </w:p>
    <w:p w14:paraId="0E6AB0CE" w14:textId="6BDEF1BA" w:rsidR="009645B5" w:rsidRDefault="009645B5" w:rsidP="0076339A">
      <w:pPr>
        <w:jc w:val="left"/>
      </w:pPr>
      <w:del w:id="5973" w:author="Лавыгина Анна " w:date="2025-04-22T14:55:00Z">
        <w:r w:rsidRPr="00A92F23" w:rsidDel="0076339A">
          <w:rPr>
            <w:szCs w:val="22"/>
          </w:rPr>
          <w:delText xml:space="preserve">Описание </w:delText>
        </w:r>
        <w:r w:rsidDel="0076339A">
          <w:rPr>
            <w:szCs w:val="22"/>
          </w:rPr>
          <w:delText>требований к атрибутам документа</w:delText>
        </w:r>
        <w:r w:rsidRPr="00A92F23" w:rsidDel="0076339A">
          <w:rPr>
            <w:szCs w:val="22"/>
          </w:rPr>
          <w:delText xml:space="preserve"> Бухгалтерская справка (ф.0504833) </w:delText>
        </w:r>
        <w:r w:rsidRPr="00EF26D0" w:rsidDel="0076339A">
          <w:rPr>
            <w:szCs w:val="22"/>
          </w:rPr>
          <w:delText>ARP</w:delText>
        </w:r>
        <w:r w:rsidRPr="00A92F23" w:rsidDel="0076339A">
          <w:rPr>
            <w:szCs w:val="22"/>
          </w:rPr>
          <w:delText>_</w:delText>
        </w:r>
        <w:r w:rsidRPr="00EF26D0" w:rsidDel="0076339A">
          <w:rPr>
            <w:szCs w:val="22"/>
          </w:rPr>
          <w:delText>FAH</w:delText>
        </w:r>
        <w:r w:rsidRPr="00A92F23" w:rsidDel="0076339A">
          <w:rPr>
            <w:szCs w:val="22"/>
          </w:rPr>
          <w:delText>_0504833</w:delText>
        </w:r>
        <w:r w:rsidRPr="003E0634" w:rsidDel="0076339A">
          <w:rPr>
            <w:szCs w:val="22"/>
          </w:rPr>
          <w:delText xml:space="preserve"> </w:delText>
        </w:r>
        <w:r w:rsidRPr="00EF26D0" w:rsidDel="0076339A">
          <w:rPr>
            <w:szCs w:val="22"/>
          </w:rPr>
          <w:delText>приведено в томе 2</w:delText>
        </w:r>
        <w:r w:rsidDel="0076339A">
          <w:delText>.</w:delText>
        </w:r>
      </w:del>
    </w:p>
    <w:p w14:paraId="718157FE" w14:textId="48AF2935" w:rsidR="008154D9" w:rsidRDefault="009C4464" w:rsidP="00B20B4F">
      <w:pPr>
        <w:pStyle w:val="GOSTNameTable"/>
      </w:pPr>
      <w:r>
        <w:fldChar w:fldCharType="begin"/>
      </w:r>
      <w:r>
        <w:instrText xml:space="preserve"> SEQ Таблица \* ARABIC </w:instrText>
      </w:r>
      <w:r>
        <w:fldChar w:fldCharType="separate"/>
      </w:r>
      <w:bookmarkStart w:id="5974" w:name="_Ref155967255"/>
      <w:bookmarkStart w:id="5975" w:name="_Toc226564534"/>
      <w:r w:rsidR="00CE7795">
        <w:t>22</w:t>
      </w:r>
      <w:bookmarkEnd w:id="5974"/>
      <w:r>
        <w:fldChar w:fldCharType="end"/>
      </w:r>
      <w:r w:rsidR="00DD2C0A" w:rsidRPr="00E108C0">
        <w:t xml:space="preserve"> - </w:t>
      </w:r>
      <w:r w:rsidR="008154D9" w:rsidRPr="00E108C0">
        <w:t xml:space="preserve">Перечень атрибутов, соответствующих типу документа </w:t>
      </w:r>
      <w:r w:rsidR="007C32C9" w:rsidRPr="00420F5A">
        <w:t>«</w:t>
      </w:r>
      <w:r w:rsidR="007C32C9" w:rsidRPr="00B00D77">
        <w:t>Заявка на получение денежных средств, перечисляемых на карту» (ф. 0531243) TSE_0531243_D26</w:t>
      </w:r>
      <w:bookmarkEnd w:id="5975"/>
    </w:p>
    <w:tbl>
      <w:tblPr>
        <w:tblStyle w:val="GOSTTable"/>
        <w:tblW w:w="5005" w:type="pct"/>
        <w:tblLayout w:type="fixed"/>
        <w:tblLook w:val="07E0" w:firstRow="1" w:lastRow="1" w:firstColumn="1" w:lastColumn="1" w:noHBand="1" w:noVBand="1"/>
      </w:tblPr>
      <w:tblGrid>
        <w:gridCol w:w="3537"/>
        <w:gridCol w:w="855"/>
        <w:gridCol w:w="3538"/>
        <w:gridCol w:w="3406"/>
        <w:gridCol w:w="4374"/>
      </w:tblGrid>
      <w:tr w:rsidR="00014536" w:rsidRPr="00C644BE" w14:paraId="6A166C52" w14:textId="77777777" w:rsidTr="001023C7">
        <w:trPr>
          <w:cnfStyle w:val="100000000000" w:firstRow="1" w:lastRow="0" w:firstColumn="0" w:lastColumn="0" w:oddVBand="0" w:evenVBand="0" w:oddHBand="0" w:evenHBand="0" w:firstRowFirstColumn="0" w:firstRowLastColumn="0" w:lastRowFirstColumn="0" w:lastRowLastColumn="0"/>
        </w:trPr>
        <w:tc>
          <w:tcPr>
            <w:tcW w:w="1126" w:type="pct"/>
            <w:hideMark/>
          </w:tcPr>
          <w:p w14:paraId="19030F79" w14:textId="77777777" w:rsidR="00616377" w:rsidRPr="00C644BE" w:rsidRDefault="00616377" w:rsidP="00C644BE">
            <w:pPr>
              <w:pStyle w:val="GOSTTableHead"/>
            </w:pPr>
            <w:r w:rsidRPr="00C644BE">
              <w:t>Наименование атрибута</w:t>
            </w:r>
          </w:p>
        </w:tc>
        <w:tc>
          <w:tcPr>
            <w:tcW w:w="272" w:type="pct"/>
            <w:hideMark/>
          </w:tcPr>
          <w:p w14:paraId="25755672" w14:textId="77777777" w:rsidR="00616377" w:rsidRPr="00C644BE" w:rsidRDefault="00616377" w:rsidP="00C644BE">
            <w:pPr>
              <w:pStyle w:val="GOSTTableHead"/>
            </w:pPr>
            <w:r w:rsidRPr="00C644BE">
              <w:t>Вычисляемый атрибут</w:t>
            </w:r>
          </w:p>
        </w:tc>
        <w:tc>
          <w:tcPr>
            <w:tcW w:w="1126" w:type="pct"/>
            <w:hideMark/>
          </w:tcPr>
          <w:p w14:paraId="218223D0" w14:textId="77777777" w:rsidR="00616377" w:rsidRPr="00C644BE" w:rsidRDefault="00616377" w:rsidP="00C644BE">
            <w:pPr>
              <w:pStyle w:val="GOSTTableHead"/>
            </w:pPr>
            <w:r w:rsidRPr="00C644BE">
              <w:t>Описание атрибута</w:t>
            </w:r>
          </w:p>
        </w:tc>
        <w:tc>
          <w:tcPr>
            <w:tcW w:w="1084" w:type="pct"/>
            <w:hideMark/>
          </w:tcPr>
          <w:p w14:paraId="18A4B895" w14:textId="77777777" w:rsidR="00616377" w:rsidRPr="00C644BE" w:rsidRDefault="00616377" w:rsidP="00C644BE">
            <w:pPr>
              <w:pStyle w:val="GOSTTableHead"/>
            </w:pPr>
            <w:r w:rsidRPr="00C644BE">
              <w:t>Реквизит документа (наименование тега)</w:t>
            </w:r>
          </w:p>
        </w:tc>
        <w:tc>
          <w:tcPr>
            <w:tcW w:w="1392" w:type="pct"/>
            <w:hideMark/>
          </w:tcPr>
          <w:p w14:paraId="0249F3B1" w14:textId="77777777" w:rsidR="00616377" w:rsidRPr="00C644BE" w:rsidRDefault="00616377" w:rsidP="00C644BE">
            <w:pPr>
              <w:pStyle w:val="GOSTTableHead"/>
            </w:pPr>
            <w:r w:rsidRPr="00C644BE">
              <w:t>Алгоритм вычисления</w:t>
            </w:r>
          </w:p>
        </w:tc>
      </w:tr>
      <w:tr w:rsidR="00014536" w:rsidRPr="00C644BE" w14:paraId="011DB7BE" w14:textId="77777777" w:rsidTr="001023C7">
        <w:tc>
          <w:tcPr>
            <w:tcW w:w="1126" w:type="pct"/>
            <w:tcBorders>
              <w:top w:val="single" w:sz="4" w:space="0" w:color="auto"/>
              <w:left w:val="single" w:sz="4" w:space="0" w:color="auto"/>
              <w:bottom w:val="single" w:sz="4" w:space="0" w:color="auto"/>
              <w:right w:val="single" w:sz="4" w:space="0" w:color="auto"/>
            </w:tcBorders>
            <w:hideMark/>
          </w:tcPr>
          <w:p w14:paraId="79466745" w14:textId="77777777" w:rsidR="00616377" w:rsidRPr="00C644BE" w:rsidRDefault="00616377" w:rsidP="00C644BE">
            <w:pPr>
              <w:pStyle w:val="GOSTTablenorm"/>
              <w:suppressAutoHyphens/>
            </w:pPr>
            <w:r w:rsidRPr="00C644BE">
              <w:t>Номер_документа*</w:t>
            </w:r>
          </w:p>
        </w:tc>
        <w:tc>
          <w:tcPr>
            <w:tcW w:w="272" w:type="pct"/>
            <w:tcBorders>
              <w:top w:val="single" w:sz="4" w:space="0" w:color="auto"/>
              <w:left w:val="single" w:sz="4" w:space="0" w:color="auto"/>
              <w:bottom w:val="single" w:sz="4" w:space="0" w:color="auto"/>
              <w:right w:val="single" w:sz="4" w:space="0" w:color="auto"/>
            </w:tcBorders>
            <w:hideMark/>
          </w:tcPr>
          <w:p w14:paraId="1CF4BEF9" w14:textId="77777777" w:rsidR="00616377" w:rsidRPr="00C644BE" w:rsidRDefault="00616377" w:rsidP="00C644BE">
            <w:pPr>
              <w:pStyle w:val="GOSTTablenorm"/>
              <w:suppressAutoHyphens/>
            </w:pPr>
            <w:r w:rsidRPr="00C644BE">
              <w:t>нет</w:t>
            </w:r>
          </w:p>
        </w:tc>
        <w:tc>
          <w:tcPr>
            <w:tcW w:w="1126" w:type="pct"/>
            <w:tcBorders>
              <w:top w:val="single" w:sz="4" w:space="0" w:color="auto"/>
              <w:left w:val="single" w:sz="4" w:space="0" w:color="auto"/>
              <w:bottom w:val="single" w:sz="4" w:space="0" w:color="auto"/>
              <w:right w:val="single" w:sz="4" w:space="0" w:color="auto"/>
            </w:tcBorders>
            <w:hideMark/>
          </w:tcPr>
          <w:p w14:paraId="744F2880" w14:textId="77777777" w:rsidR="00616377" w:rsidRPr="00C644BE" w:rsidRDefault="00616377" w:rsidP="00C644BE">
            <w:pPr>
              <w:pStyle w:val="GOSTTablenorm"/>
              <w:suppressAutoHyphens/>
            </w:pPr>
            <w:r w:rsidRPr="00C644BE">
              <w:t>Номер документа</w:t>
            </w:r>
          </w:p>
        </w:tc>
        <w:tc>
          <w:tcPr>
            <w:tcW w:w="1084" w:type="pct"/>
            <w:tcBorders>
              <w:top w:val="single" w:sz="4" w:space="0" w:color="auto"/>
              <w:left w:val="single" w:sz="4" w:space="0" w:color="auto"/>
              <w:bottom w:val="single" w:sz="4" w:space="0" w:color="auto"/>
              <w:right w:val="single" w:sz="4" w:space="0" w:color="auto"/>
            </w:tcBorders>
            <w:hideMark/>
          </w:tcPr>
          <w:p w14:paraId="1BD1B2BC" w14:textId="121BF742" w:rsidR="00616377" w:rsidRPr="00C644BE" w:rsidRDefault="009F181C" w:rsidP="00C644BE">
            <w:pPr>
              <w:pStyle w:val="GOSTTablenorm"/>
              <w:suppressAutoHyphens/>
            </w:pPr>
            <w:r w:rsidRPr="00C644BE">
              <w:rPr>
                <w:color w:val="000000"/>
              </w:rPr>
              <w:t>BRE_</w:t>
            </w:r>
            <w:r w:rsidRPr="00C644BE">
              <w:t>DocNum</w:t>
            </w:r>
          </w:p>
        </w:tc>
        <w:tc>
          <w:tcPr>
            <w:tcW w:w="1392" w:type="pct"/>
            <w:tcBorders>
              <w:top w:val="single" w:sz="4" w:space="0" w:color="auto"/>
              <w:left w:val="single" w:sz="4" w:space="0" w:color="auto"/>
              <w:bottom w:val="single" w:sz="4" w:space="0" w:color="auto"/>
              <w:right w:val="single" w:sz="4" w:space="0" w:color="auto"/>
            </w:tcBorders>
            <w:hideMark/>
          </w:tcPr>
          <w:p w14:paraId="56C29011" w14:textId="77777777" w:rsidR="00616377" w:rsidRPr="00C644BE" w:rsidRDefault="00616377" w:rsidP="00C644BE">
            <w:pPr>
              <w:pStyle w:val="GOSTTablenorm"/>
              <w:suppressAutoHyphens/>
            </w:pPr>
            <w:r w:rsidRPr="00C644BE">
              <w:t>-</w:t>
            </w:r>
          </w:p>
        </w:tc>
      </w:tr>
      <w:tr w:rsidR="00014536" w:rsidRPr="00C644BE" w14:paraId="24BCFB4F" w14:textId="77777777" w:rsidTr="001023C7">
        <w:tc>
          <w:tcPr>
            <w:tcW w:w="1126" w:type="pct"/>
            <w:tcBorders>
              <w:top w:val="single" w:sz="4" w:space="0" w:color="auto"/>
              <w:left w:val="single" w:sz="4" w:space="0" w:color="auto"/>
              <w:bottom w:val="single" w:sz="4" w:space="0" w:color="auto"/>
              <w:right w:val="single" w:sz="4" w:space="0" w:color="auto"/>
            </w:tcBorders>
            <w:hideMark/>
          </w:tcPr>
          <w:p w14:paraId="6C1EA626" w14:textId="77777777" w:rsidR="00616377" w:rsidRPr="00C644BE" w:rsidRDefault="00616377" w:rsidP="00C644BE">
            <w:pPr>
              <w:pStyle w:val="GOSTTablenorm"/>
              <w:suppressAutoHyphens/>
            </w:pPr>
            <w:r w:rsidRPr="00C644BE">
              <w:t>Дата_документа*</w:t>
            </w:r>
          </w:p>
        </w:tc>
        <w:tc>
          <w:tcPr>
            <w:tcW w:w="272" w:type="pct"/>
            <w:tcBorders>
              <w:top w:val="single" w:sz="4" w:space="0" w:color="auto"/>
              <w:left w:val="single" w:sz="4" w:space="0" w:color="auto"/>
              <w:bottom w:val="single" w:sz="4" w:space="0" w:color="auto"/>
              <w:right w:val="single" w:sz="4" w:space="0" w:color="auto"/>
            </w:tcBorders>
            <w:hideMark/>
          </w:tcPr>
          <w:p w14:paraId="6ED8ED80" w14:textId="77777777" w:rsidR="00616377" w:rsidRPr="00C644BE" w:rsidRDefault="00616377" w:rsidP="00C644BE">
            <w:pPr>
              <w:pStyle w:val="GOSTTablenorm"/>
              <w:suppressAutoHyphens/>
            </w:pPr>
            <w:r w:rsidRPr="00C644BE">
              <w:t>нет</w:t>
            </w:r>
          </w:p>
        </w:tc>
        <w:tc>
          <w:tcPr>
            <w:tcW w:w="1126" w:type="pct"/>
            <w:tcBorders>
              <w:top w:val="single" w:sz="4" w:space="0" w:color="auto"/>
              <w:left w:val="single" w:sz="4" w:space="0" w:color="auto"/>
              <w:bottom w:val="single" w:sz="4" w:space="0" w:color="auto"/>
              <w:right w:val="single" w:sz="4" w:space="0" w:color="auto"/>
            </w:tcBorders>
            <w:hideMark/>
          </w:tcPr>
          <w:p w14:paraId="131C29E2" w14:textId="77777777" w:rsidR="00616377" w:rsidRPr="00C644BE" w:rsidRDefault="00616377" w:rsidP="00C644BE">
            <w:pPr>
              <w:pStyle w:val="GOSTTablenorm"/>
              <w:suppressAutoHyphens/>
            </w:pPr>
            <w:r w:rsidRPr="00C644BE">
              <w:t>Дата документа</w:t>
            </w:r>
          </w:p>
        </w:tc>
        <w:tc>
          <w:tcPr>
            <w:tcW w:w="1084" w:type="pct"/>
            <w:tcBorders>
              <w:top w:val="single" w:sz="4" w:space="0" w:color="auto"/>
              <w:left w:val="single" w:sz="4" w:space="0" w:color="auto"/>
              <w:bottom w:val="single" w:sz="4" w:space="0" w:color="auto"/>
              <w:right w:val="single" w:sz="4" w:space="0" w:color="auto"/>
            </w:tcBorders>
            <w:hideMark/>
          </w:tcPr>
          <w:p w14:paraId="3A7F899C" w14:textId="031020A2" w:rsidR="00616377" w:rsidRPr="00C644BE" w:rsidRDefault="0030285B" w:rsidP="00C644BE">
            <w:pPr>
              <w:pStyle w:val="GOSTTablenorm"/>
              <w:suppressAutoHyphens/>
            </w:pPr>
            <w:r w:rsidRPr="00C644BE">
              <w:rPr>
                <w:color w:val="000000"/>
              </w:rPr>
              <w:t>BRE_</w:t>
            </w:r>
            <w:r w:rsidRPr="00C644BE">
              <w:t>DocDate</w:t>
            </w:r>
          </w:p>
        </w:tc>
        <w:tc>
          <w:tcPr>
            <w:tcW w:w="1392" w:type="pct"/>
            <w:tcBorders>
              <w:top w:val="single" w:sz="4" w:space="0" w:color="auto"/>
              <w:left w:val="single" w:sz="4" w:space="0" w:color="auto"/>
              <w:bottom w:val="single" w:sz="4" w:space="0" w:color="auto"/>
              <w:right w:val="single" w:sz="4" w:space="0" w:color="auto"/>
            </w:tcBorders>
            <w:hideMark/>
          </w:tcPr>
          <w:p w14:paraId="49CEFC97" w14:textId="77777777" w:rsidR="00616377" w:rsidRPr="00C644BE" w:rsidRDefault="00616377" w:rsidP="00C644BE">
            <w:pPr>
              <w:pStyle w:val="GOSTTablenorm"/>
              <w:suppressAutoHyphens/>
            </w:pPr>
            <w:r w:rsidRPr="00C644BE">
              <w:t>-</w:t>
            </w:r>
          </w:p>
        </w:tc>
      </w:tr>
      <w:tr w:rsidR="00014536" w:rsidRPr="00C644BE" w14:paraId="4BC44D8F" w14:textId="77777777" w:rsidTr="001023C7">
        <w:tc>
          <w:tcPr>
            <w:tcW w:w="1126" w:type="pct"/>
            <w:tcBorders>
              <w:top w:val="single" w:sz="4" w:space="0" w:color="auto"/>
              <w:left w:val="single" w:sz="4" w:space="0" w:color="auto"/>
              <w:bottom w:val="single" w:sz="4" w:space="0" w:color="auto"/>
              <w:right w:val="single" w:sz="4" w:space="0" w:color="auto"/>
            </w:tcBorders>
          </w:tcPr>
          <w:p w14:paraId="7EE6F1F8" w14:textId="09CCF652" w:rsidR="00C644BE" w:rsidRPr="00C644BE" w:rsidRDefault="00C644BE" w:rsidP="00C644BE">
            <w:pPr>
              <w:pStyle w:val="GOSTTablenorm"/>
              <w:suppressAutoHyphens/>
            </w:pPr>
            <w:r w:rsidRPr="0041658B">
              <w:t>Вид_документа</w:t>
            </w:r>
          </w:p>
        </w:tc>
        <w:tc>
          <w:tcPr>
            <w:tcW w:w="272" w:type="pct"/>
            <w:tcBorders>
              <w:top w:val="single" w:sz="4" w:space="0" w:color="auto"/>
              <w:left w:val="single" w:sz="4" w:space="0" w:color="auto"/>
              <w:bottom w:val="single" w:sz="4" w:space="0" w:color="auto"/>
              <w:right w:val="single" w:sz="4" w:space="0" w:color="auto"/>
            </w:tcBorders>
          </w:tcPr>
          <w:p w14:paraId="7CDDAE4D" w14:textId="2475FEAD" w:rsidR="00C644BE" w:rsidRPr="00C644BE" w:rsidRDefault="00262233" w:rsidP="00262233">
            <w:pPr>
              <w:pStyle w:val="GOSTTablenorm"/>
              <w:suppressAutoHyphens/>
            </w:pPr>
            <w:r>
              <w:t>да</w:t>
            </w:r>
          </w:p>
        </w:tc>
        <w:tc>
          <w:tcPr>
            <w:tcW w:w="1126" w:type="pct"/>
            <w:tcBorders>
              <w:top w:val="single" w:sz="4" w:space="0" w:color="auto"/>
              <w:left w:val="single" w:sz="4" w:space="0" w:color="auto"/>
              <w:bottom w:val="single" w:sz="4" w:space="0" w:color="auto"/>
              <w:right w:val="single" w:sz="4" w:space="0" w:color="auto"/>
            </w:tcBorders>
          </w:tcPr>
          <w:p w14:paraId="5F74BFE0" w14:textId="3951EE33" w:rsidR="00C644BE" w:rsidRPr="00B83179" w:rsidRDefault="00C644BE" w:rsidP="00C644BE">
            <w:pPr>
              <w:pStyle w:val="GOSTTablenorm"/>
              <w:suppressAutoHyphens/>
            </w:pPr>
            <w:r w:rsidRPr="00B83179">
              <w:t>Вид документа</w:t>
            </w:r>
          </w:p>
        </w:tc>
        <w:tc>
          <w:tcPr>
            <w:tcW w:w="1084" w:type="pct"/>
            <w:tcBorders>
              <w:top w:val="single" w:sz="4" w:space="0" w:color="auto"/>
              <w:left w:val="single" w:sz="4" w:space="0" w:color="auto"/>
              <w:bottom w:val="single" w:sz="4" w:space="0" w:color="auto"/>
              <w:right w:val="single" w:sz="4" w:space="0" w:color="auto"/>
            </w:tcBorders>
          </w:tcPr>
          <w:p w14:paraId="1CF1D09D" w14:textId="4100EACB" w:rsidR="00C644BE" w:rsidRPr="00B83179" w:rsidRDefault="00262233" w:rsidP="00C644BE">
            <w:pPr>
              <w:pStyle w:val="GOSTTablenorm"/>
              <w:suppressAutoHyphens/>
              <w:rPr>
                <w:color w:val="000000"/>
              </w:rPr>
            </w:pPr>
            <w:r>
              <w:rPr>
                <w:color w:val="000000"/>
              </w:rPr>
              <w:t>-</w:t>
            </w:r>
          </w:p>
        </w:tc>
        <w:tc>
          <w:tcPr>
            <w:tcW w:w="1392" w:type="pct"/>
            <w:tcBorders>
              <w:top w:val="single" w:sz="4" w:space="0" w:color="auto"/>
              <w:left w:val="single" w:sz="4" w:space="0" w:color="auto"/>
              <w:bottom w:val="single" w:sz="4" w:space="0" w:color="auto"/>
              <w:right w:val="single" w:sz="4" w:space="0" w:color="auto"/>
            </w:tcBorders>
          </w:tcPr>
          <w:p w14:paraId="03DCE185" w14:textId="0133ED6B" w:rsidR="00C644BE" w:rsidRPr="00C644BE" w:rsidRDefault="00262233" w:rsidP="00C644BE">
            <w:pPr>
              <w:pStyle w:val="GOSTTablenorm"/>
              <w:suppressAutoHyphens/>
            </w:pPr>
            <w:r>
              <w:t>Указывается значение «ЗНБ»</w:t>
            </w:r>
          </w:p>
        </w:tc>
      </w:tr>
      <w:tr w:rsidR="00014536" w:rsidRPr="00C644BE" w14:paraId="0631CA2F" w14:textId="77777777" w:rsidTr="001023C7">
        <w:tc>
          <w:tcPr>
            <w:tcW w:w="1126" w:type="pct"/>
            <w:tcBorders>
              <w:top w:val="single" w:sz="4" w:space="0" w:color="auto"/>
              <w:left w:val="single" w:sz="4" w:space="0" w:color="auto"/>
              <w:bottom w:val="single" w:sz="4" w:space="0" w:color="auto"/>
              <w:right w:val="single" w:sz="4" w:space="0" w:color="auto"/>
            </w:tcBorders>
            <w:hideMark/>
          </w:tcPr>
          <w:p w14:paraId="74CFEADE" w14:textId="77777777" w:rsidR="00C644BE" w:rsidRPr="00157A34" w:rsidRDefault="00C644BE" w:rsidP="00C644BE">
            <w:pPr>
              <w:pStyle w:val="GOSTTablenorm"/>
              <w:suppressAutoHyphens/>
            </w:pPr>
            <w:r w:rsidRPr="00157A34">
              <w:t>Наименование_документа</w:t>
            </w:r>
          </w:p>
        </w:tc>
        <w:tc>
          <w:tcPr>
            <w:tcW w:w="272" w:type="pct"/>
            <w:tcBorders>
              <w:top w:val="single" w:sz="4" w:space="0" w:color="auto"/>
              <w:left w:val="single" w:sz="4" w:space="0" w:color="auto"/>
              <w:bottom w:val="single" w:sz="4" w:space="0" w:color="auto"/>
              <w:right w:val="single" w:sz="4" w:space="0" w:color="auto"/>
            </w:tcBorders>
            <w:hideMark/>
          </w:tcPr>
          <w:p w14:paraId="6772305F" w14:textId="77777777" w:rsidR="00C644BE" w:rsidRPr="00157A34" w:rsidRDefault="00C644BE" w:rsidP="00C644BE">
            <w:pPr>
              <w:pStyle w:val="GOSTTablenorm"/>
              <w:suppressAutoHyphens/>
            </w:pPr>
            <w:r w:rsidRPr="00157A34">
              <w:t>да</w:t>
            </w:r>
          </w:p>
        </w:tc>
        <w:tc>
          <w:tcPr>
            <w:tcW w:w="1126" w:type="pct"/>
            <w:tcBorders>
              <w:top w:val="single" w:sz="4" w:space="0" w:color="auto"/>
              <w:left w:val="single" w:sz="4" w:space="0" w:color="auto"/>
              <w:bottom w:val="single" w:sz="4" w:space="0" w:color="auto"/>
              <w:right w:val="single" w:sz="4" w:space="0" w:color="auto"/>
            </w:tcBorders>
            <w:hideMark/>
          </w:tcPr>
          <w:p w14:paraId="22B691BE" w14:textId="77777777" w:rsidR="00C644BE" w:rsidRPr="00157A34" w:rsidRDefault="00C644BE" w:rsidP="00C644BE">
            <w:pPr>
              <w:pStyle w:val="GOSTTablenorm"/>
              <w:suppressAutoHyphens/>
            </w:pPr>
            <w:r w:rsidRPr="00157A34">
              <w:t>Наименование документа</w:t>
            </w:r>
          </w:p>
        </w:tc>
        <w:tc>
          <w:tcPr>
            <w:tcW w:w="1084" w:type="pct"/>
            <w:tcBorders>
              <w:top w:val="single" w:sz="4" w:space="0" w:color="auto"/>
              <w:left w:val="single" w:sz="4" w:space="0" w:color="auto"/>
              <w:bottom w:val="single" w:sz="4" w:space="0" w:color="auto"/>
              <w:right w:val="single" w:sz="4" w:space="0" w:color="auto"/>
            </w:tcBorders>
          </w:tcPr>
          <w:p w14:paraId="5101E8B5" w14:textId="77777777" w:rsidR="00C644BE" w:rsidRPr="00157A34" w:rsidRDefault="00C644BE" w:rsidP="00C644BE">
            <w:pPr>
              <w:pStyle w:val="GOSTTablenorm"/>
              <w:suppressAutoHyphens/>
            </w:pPr>
          </w:p>
        </w:tc>
        <w:tc>
          <w:tcPr>
            <w:tcW w:w="1392" w:type="pct"/>
            <w:tcBorders>
              <w:top w:val="single" w:sz="4" w:space="0" w:color="auto"/>
              <w:left w:val="single" w:sz="4" w:space="0" w:color="auto"/>
              <w:bottom w:val="single" w:sz="4" w:space="0" w:color="auto"/>
              <w:right w:val="single" w:sz="4" w:space="0" w:color="auto"/>
            </w:tcBorders>
            <w:hideMark/>
          </w:tcPr>
          <w:p w14:paraId="51495AEB" w14:textId="010C2950" w:rsidR="00C644BE" w:rsidRPr="00157A34" w:rsidRDefault="00E034C1" w:rsidP="00E034C1">
            <w:pPr>
              <w:pStyle w:val="GOSTTablenorm"/>
              <w:suppressAutoHyphens/>
            </w:pPr>
            <w:ins w:id="5976" w:author="Щербань О.И. TSE-112080" w:date="2025-10-14T08:01:00Z">
              <w:r w:rsidRPr="00157A34">
                <w:t>Указывается значение</w:t>
              </w:r>
              <w:r>
                <w:t xml:space="preserve"> «</w:t>
              </w:r>
            </w:ins>
            <w:ins w:id="5977" w:author="Щербань О.И. TSE-112080" w:date="2025-10-14T08:02:00Z">
              <w:r w:rsidRPr="008647B0">
                <w:rPr>
                  <w:szCs w:val="22"/>
                </w:rPr>
                <w:t>Заявка на получение денежных сред</w:t>
              </w:r>
              <w:r>
                <w:rPr>
                  <w:szCs w:val="22"/>
                </w:rPr>
                <w:t>ств, перечисляемых на карту (ф.</w:t>
              </w:r>
              <w:r w:rsidRPr="008647B0">
                <w:rPr>
                  <w:szCs w:val="22"/>
                </w:rPr>
                <w:t>0531243)</w:t>
              </w:r>
            </w:ins>
            <w:ins w:id="5978" w:author="Щербань О.И. TSE-112080" w:date="2025-10-14T08:03:00Z">
              <w:r>
                <w:rPr>
                  <w:szCs w:val="22"/>
                </w:rPr>
                <w:t>/Платежное поручение (ф.0401060)»</w:t>
              </w:r>
            </w:ins>
            <w:ins w:id="5979" w:author="Щербань О.И. TSE-112080" w:date="2025-10-14T08:06:00Z">
              <w:r>
                <w:rPr>
                  <w:szCs w:val="22"/>
                </w:rPr>
                <w:t xml:space="preserve"> (без кавычек)</w:t>
              </w:r>
            </w:ins>
            <w:del w:id="5980" w:author="Щербань О.И. TSE-112080" w:date="2025-10-14T08:03:00Z">
              <w:r w:rsidR="00C644BE" w:rsidRPr="00157A34" w:rsidDel="00E034C1">
                <w:delText>Наименование документа определяется по справочнику «Типы документов» с помощью значения атрибута Тип_документа (TypeDoc) из заголовка запроса</w:delText>
              </w:r>
            </w:del>
          </w:p>
        </w:tc>
      </w:tr>
      <w:tr w:rsidR="00014536" w:rsidRPr="00C644BE" w14:paraId="11919496" w14:textId="77777777" w:rsidTr="001023C7">
        <w:tc>
          <w:tcPr>
            <w:tcW w:w="1126" w:type="pct"/>
            <w:tcBorders>
              <w:top w:val="single" w:sz="4" w:space="0" w:color="auto"/>
              <w:left w:val="single" w:sz="4" w:space="0" w:color="auto"/>
              <w:bottom w:val="single" w:sz="4" w:space="0" w:color="auto"/>
              <w:right w:val="single" w:sz="4" w:space="0" w:color="auto"/>
            </w:tcBorders>
            <w:hideMark/>
          </w:tcPr>
          <w:p w14:paraId="3F261443" w14:textId="77777777" w:rsidR="00C644BE" w:rsidRPr="00157A34" w:rsidRDefault="00C644BE" w:rsidP="00C644BE">
            <w:pPr>
              <w:pStyle w:val="GOSTTablenorm"/>
              <w:suppressAutoHyphens/>
            </w:pPr>
            <w:r w:rsidRPr="00157A34">
              <w:t>Код_валюты</w:t>
            </w:r>
          </w:p>
        </w:tc>
        <w:tc>
          <w:tcPr>
            <w:tcW w:w="272" w:type="pct"/>
            <w:tcBorders>
              <w:top w:val="single" w:sz="4" w:space="0" w:color="auto"/>
              <w:left w:val="single" w:sz="4" w:space="0" w:color="auto"/>
              <w:bottom w:val="single" w:sz="4" w:space="0" w:color="auto"/>
              <w:right w:val="single" w:sz="4" w:space="0" w:color="auto"/>
            </w:tcBorders>
            <w:hideMark/>
          </w:tcPr>
          <w:p w14:paraId="32E4281B" w14:textId="77777777" w:rsidR="00C644BE" w:rsidRPr="00157A34" w:rsidRDefault="00C644BE" w:rsidP="00C644BE">
            <w:pPr>
              <w:pStyle w:val="GOSTTablenorm"/>
              <w:suppressAutoHyphens/>
            </w:pPr>
            <w:r w:rsidRPr="00157A34">
              <w:t>да</w:t>
            </w:r>
          </w:p>
        </w:tc>
        <w:tc>
          <w:tcPr>
            <w:tcW w:w="1126" w:type="pct"/>
            <w:tcBorders>
              <w:top w:val="single" w:sz="4" w:space="0" w:color="auto"/>
              <w:left w:val="single" w:sz="4" w:space="0" w:color="auto"/>
              <w:bottom w:val="single" w:sz="4" w:space="0" w:color="auto"/>
              <w:right w:val="single" w:sz="4" w:space="0" w:color="auto"/>
            </w:tcBorders>
            <w:hideMark/>
          </w:tcPr>
          <w:p w14:paraId="75E35E82" w14:textId="77777777" w:rsidR="00C644BE" w:rsidRPr="00157A34" w:rsidRDefault="00C644BE" w:rsidP="00C644BE">
            <w:pPr>
              <w:pStyle w:val="GOSTTablenorm"/>
              <w:suppressAutoHyphens/>
            </w:pPr>
            <w:r w:rsidRPr="00157A34">
              <w:t>Код валюты по ОКВ</w:t>
            </w:r>
          </w:p>
        </w:tc>
        <w:tc>
          <w:tcPr>
            <w:tcW w:w="1084" w:type="pct"/>
            <w:tcBorders>
              <w:top w:val="single" w:sz="4" w:space="0" w:color="auto"/>
              <w:left w:val="single" w:sz="4" w:space="0" w:color="auto"/>
              <w:bottom w:val="single" w:sz="4" w:space="0" w:color="auto"/>
              <w:right w:val="single" w:sz="4" w:space="0" w:color="auto"/>
            </w:tcBorders>
            <w:hideMark/>
          </w:tcPr>
          <w:p w14:paraId="2EADA51A" w14:textId="771BE1E4" w:rsidR="00C644BE" w:rsidRPr="00157A34" w:rsidRDefault="00C644BE" w:rsidP="00C644BE">
            <w:pPr>
              <w:pStyle w:val="GOSTTablenorm"/>
              <w:suppressAutoHyphens/>
            </w:pPr>
            <w:r w:rsidRPr="00157A34">
              <w:t>CURRENCY_CODE</w:t>
            </w:r>
          </w:p>
        </w:tc>
        <w:tc>
          <w:tcPr>
            <w:tcW w:w="1392" w:type="pct"/>
            <w:tcBorders>
              <w:top w:val="single" w:sz="4" w:space="0" w:color="auto"/>
              <w:left w:val="single" w:sz="4" w:space="0" w:color="auto"/>
              <w:bottom w:val="single" w:sz="4" w:space="0" w:color="auto"/>
              <w:right w:val="single" w:sz="4" w:space="0" w:color="auto"/>
            </w:tcBorders>
            <w:hideMark/>
          </w:tcPr>
          <w:p w14:paraId="56A3A44B" w14:textId="77777777" w:rsidR="00C644BE" w:rsidRPr="00157A34" w:rsidRDefault="00C644BE" w:rsidP="00C644BE">
            <w:pPr>
              <w:pStyle w:val="GOSTTablenorm"/>
              <w:suppressAutoHyphens/>
            </w:pPr>
            <w:r w:rsidRPr="00157A34">
              <w:t>В составе документа может приходить как цифровой, так и буквенный код валюты.</w:t>
            </w:r>
          </w:p>
          <w:p w14:paraId="5EE2C6E2" w14:textId="77777777" w:rsidR="00C644BE" w:rsidRPr="00157A34" w:rsidRDefault="00C644BE" w:rsidP="00135122">
            <w:pPr>
              <w:pStyle w:val="GOSTTableListNum10"/>
              <w:numPr>
                <w:ilvl w:val="0"/>
                <w:numId w:val="30"/>
              </w:numPr>
              <w:suppressAutoHyphens/>
            </w:pPr>
            <w:r w:rsidRPr="00157A34">
              <w:t>если код валюты пришел цифровой, то в атрибут его значение записывается в неизменном виде;</w:t>
            </w:r>
          </w:p>
          <w:p w14:paraId="3CF4ACAF" w14:textId="245FC55F" w:rsidR="00C644BE" w:rsidRPr="00157A34" w:rsidRDefault="00C644BE" w:rsidP="00135122">
            <w:pPr>
              <w:pStyle w:val="GOSTTableListNum10"/>
              <w:numPr>
                <w:ilvl w:val="0"/>
                <w:numId w:val="30"/>
              </w:numPr>
              <w:suppressAutoHyphens/>
            </w:pPr>
            <w:r w:rsidRPr="00157A34">
              <w:t>если код валюты пришел буквенный, то в атрибут его значение записывается после преобразования в цифровой по данным справочника «Общероссийский классификатор валют (ОКВ)»</w:t>
            </w:r>
            <w:bookmarkStart w:id="5981" w:name="_Ref192751899"/>
            <w:commentRangeStart w:id="5982"/>
            <w:r w:rsidRPr="00157A34">
              <w:rPr>
                <w:rStyle w:val="af6"/>
              </w:rPr>
              <w:footnoteReference w:id="8"/>
            </w:r>
            <w:bookmarkEnd w:id="5981"/>
            <w:commentRangeEnd w:id="5982"/>
            <w:r w:rsidRPr="00157A34">
              <w:rPr>
                <w:rStyle w:val="afff4"/>
              </w:rPr>
              <w:commentReference w:id="5982"/>
            </w:r>
          </w:p>
        </w:tc>
      </w:tr>
      <w:tr w:rsidR="00014536" w:rsidRPr="00C644BE" w14:paraId="4E39F441" w14:textId="77777777" w:rsidTr="001023C7">
        <w:tc>
          <w:tcPr>
            <w:tcW w:w="1126" w:type="pct"/>
            <w:tcBorders>
              <w:top w:val="single" w:sz="4" w:space="0" w:color="auto"/>
              <w:left w:val="single" w:sz="4" w:space="0" w:color="auto"/>
              <w:bottom w:val="single" w:sz="4" w:space="0" w:color="auto"/>
              <w:right w:val="single" w:sz="4" w:space="0" w:color="auto"/>
            </w:tcBorders>
            <w:hideMark/>
          </w:tcPr>
          <w:p w14:paraId="18FDFE42" w14:textId="77777777" w:rsidR="00C644BE" w:rsidRPr="00157A34" w:rsidRDefault="00C644BE" w:rsidP="00C644BE">
            <w:pPr>
              <w:pStyle w:val="GOSTTablenorm"/>
              <w:suppressAutoHyphens/>
            </w:pPr>
            <w:r w:rsidRPr="00157A34">
              <w:rPr>
                <w:szCs w:val="22"/>
              </w:rPr>
              <w:t>Код_валюты_учета</w:t>
            </w:r>
          </w:p>
        </w:tc>
        <w:tc>
          <w:tcPr>
            <w:tcW w:w="272" w:type="pct"/>
            <w:tcBorders>
              <w:top w:val="single" w:sz="4" w:space="0" w:color="auto"/>
              <w:left w:val="single" w:sz="4" w:space="0" w:color="auto"/>
              <w:bottom w:val="single" w:sz="4" w:space="0" w:color="auto"/>
              <w:right w:val="single" w:sz="4" w:space="0" w:color="auto"/>
            </w:tcBorders>
            <w:hideMark/>
          </w:tcPr>
          <w:p w14:paraId="630FF38E" w14:textId="77777777" w:rsidR="00C644BE" w:rsidRPr="00157A34" w:rsidRDefault="00C644BE" w:rsidP="00C644BE">
            <w:pPr>
              <w:pStyle w:val="GOSTTablenorm"/>
              <w:suppressAutoHyphens/>
            </w:pPr>
            <w:r w:rsidRPr="00157A34">
              <w:rPr>
                <w:szCs w:val="22"/>
              </w:rPr>
              <w:t>да</w:t>
            </w:r>
          </w:p>
        </w:tc>
        <w:tc>
          <w:tcPr>
            <w:tcW w:w="1126" w:type="pct"/>
            <w:tcBorders>
              <w:top w:val="single" w:sz="4" w:space="0" w:color="auto"/>
              <w:left w:val="single" w:sz="4" w:space="0" w:color="auto"/>
              <w:bottom w:val="single" w:sz="4" w:space="0" w:color="auto"/>
              <w:right w:val="single" w:sz="4" w:space="0" w:color="auto"/>
            </w:tcBorders>
            <w:hideMark/>
          </w:tcPr>
          <w:p w14:paraId="75FF76A9" w14:textId="77777777" w:rsidR="00C644BE" w:rsidRPr="00157A34" w:rsidRDefault="00C644BE" w:rsidP="00C644BE">
            <w:pPr>
              <w:pStyle w:val="GOSTTablenorm"/>
              <w:suppressAutoHyphens/>
            </w:pPr>
            <w:r w:rsidRPr="00157A34">
              <w:rPr>
                <w:szCs w:val="22"/>
              </w:rPr>
              <w:t>Код валюты учета по ОКВ</w:t>
            </w:r>
          </w:p>
        </w:tc>
        <w:tc>
          <w:tcPr>
            <w:tcW w:w="1084" w:type="pct"/>
            <w:tcBorders>
              <w:top w:val="single" w:sz="4" w:space="0" w:color="auto"/>
              <w:left w:val="single" w:sz="4" w:space="0" w:color="auto"/>
              <w:bottom w:val="single" w:sz="4" w:space="0" w:color="auto"/>
              <w:right w:val="single" w:sz="4" w:space="0" w:color="auto"/>
            </w:tcBorders>
            <w:hideMark/>
          </w:tcPr>
          <w:p w14:paraId="647816B2" w14:textId="77777777" w:rsidR="00C644BE" w:rsidRPr="00157A34" w:rsidRDefault="00C644BE" w:rsidP="00C644BE">
            <w:pPr>
              <w:pStyle w:val="GOSTTablenorm"/>
              <w:suppressAutoHyphens/>
            </w:pPr>
            <w:r w:rsidRPr="00157A34">
              <w:t>-</w:t>
            </w:r>
          </w:p>
        </w:tc>
        <w:tc>
          <w:tcPr>
            <w:tcW w:w="1392" w:type="pct"/>
            <w:tcBorders>
              <w:top w:val="single" w:sz="4" w:space="0" w:color="auto"/>
              <w:left w:val="single" w:sz="4" w:space="0" w:color="auto"/>
              <w:bottom w:val="single" w:sz="4" w:space="0" w:color="auto"/>
              <w:right w:val="single" w:sz="4" w:space="0" w:color="auto"/>
            </w:tcBorders>
            <w:hideMark/>
          </w:tcPr>
          <w:p w14:paraId="6E0B9AAE" w14:textId="3F116972" w:rsidR="00C644BE" w:rsidRPr="00157A34" w:rsidRDefault="00C644BE" w:rsidP="00C644BE">
            <w:pPr>
              <w:pStyle w:val="GOSTTablenorm"/>
              <w:suppressAutoHyphens/>
            </w:pPr>
            <w:r w:rsidRPr="00157A34">
              <w:t>Указывается значение «643»</w:t>
            </w:r>
            <w:ins w:id="5983" w:author="Щербань О.И. TSE-112080" w:date="2025-10-14T08:06:00Z">
              <w:r w:rsidR="00E034C1">
                <w:t xml:space="preserve"> </w:t>
              </w:r>
              <w:r w:rsidR="00E034C1">
                <w:rPr>
                  <w:szCs w:val="22"/>
                </w:rPr>
                <w:t>(без кавычек)</w:t>
              </w:r>
            </w:ins>
          </w:p>
        </w:tc>
      </w:tr>
      <w:tr w:rsidR="00014536" w:rsidRPr="00C644BE" w14:paraId="3332520A" w14:textId="77777777" w:rsidTr="001023C7">
        <w:tc>
          <w:tcPr>
            <w:tcW w:w="1126" w:type="pct"/>
            <w:tcBorders>
              <w:top w:val="single" w:sz="4" w:space="0" w:color="auto"/>
              <w:left w:val="single" w:sz="4" w:space="0" w:color="auto"/>
              <w:bottom w:val="single" w:sz="4" w:space="0" w:color="auto"/>
              <w:right w:val="single" w:sz="4" w:space="0" w:color="auto"/>
            </w:tcBorders>
            <w:hideMark/>
          </w:tcPr>
          <w:p w14:paraId="205C42F3" w14:textId="77777777" w:rsidR="00C644BE" w:rsidRPr="00157A34" w:rsidRDefault="00C644BE" w:rsidP="00C644BE">
            <w:pPr>
              <w:pStyle w:val="GOSTTablenorm"/>
              <w:suppressAutoHyphens/>
            </w:pPr>
            <w:r w:rsidRPr="00157A34">
              <w:t>Дата_ввода_в_действие</w:t>
            </w:r>
          </w:p>
        </w:tc>
        <w:tc>
          <w:tcPr>
            <w:tcW w:w="272" w:type="pct"/>
            <w:tcBorders>
              <w:top w:val="single" w:sz="4" w:space="0" w:color="auto"/>
              <w:left w:val="single" w:sz="4" w:space="0" w:color="auto"/>
              <w:bottom w:val="single" w:sz="4" w:space="0" w:color="auto"/>
              <w:right w:val="single" w:sz="4" w:space="0" w:color="auto"/>
            </w:tcBorders>
            <w:hideMark/>
          </w:tcPr>
          <w:p w14:paraId="0E8115E2" w14:textId="77777777" w:rsidR="00C644BE" w:rsidRPr="00157A34" w:rsidRDefault="00C644BE" w:rsidP="00C644BE">
            <w:pPr>
              <w:pStyle w:val="GOSTTablenorm"/>
              <w:suppressAutoHyphens/>
            </w:pPr>
            <w:r w:rsidRPr="00157A34">
              <w:t>да</w:t>
            </w:r>
          </w:p>
        </w:tc>
        <w:tc>
          <w:tcPr>
            <w:tcW w:w="1126" w:type="pct"/>
            <w:tcBorders>
              <w:top w:val="single" w:sz="4" w:space="0" w:color="auto"/>
              <w:left w:val="single" w:sz="4" w:space="0" w:color="auto"/>
              <w:bottom w:val="single" w:sz="4" w:space="0" w:color="auto"/>
              <w:right w:val="single" w:sz="4" w:space="0" w:color="auto"/>
            </w:tcBorders>
            <w:hideMark/>
          </w:tcPr>
          <w:p w14:paraId="09313C06" w14:textId="77777777" w:rsidR="00C644BE" w:rsidRPr="00157A34" w:rsidRDefault="00C644BE" w:rsidP="00C644BE">
            <w:pPr>
              <w:pStyle w:val="GOSTTablenorm"/>
              <w:suppressAutoHyphens/>
            </w:pPr>
            <w:r w:rsidRPr="00157A34">
              <w:t>Дата ввода в действие</w:t>
            </w:r>
          </w:p>
        </w:tc>
        <w:tc>
          <w:tcPr>
            <w:tcW w:w="1084" w:type="pct"/>
            <w:tcBorders>
              <w:top w:val="single" w:sz="4" w:space="0" w:color="auto"/>
              <w:left w:val="single" w:sz="4" w:space="0" w:color="auto"/>
              <w:bottom w:val="single" w:sz="4" w:space="0" w:color="auto"/>
              <w:right w:val="single" w:sz="4" w:space="0" w:color="auto"/>
            </w:tcBorders>
            <w:hideMark/>
          </w:tcPr>
          <w:p w14:paraId="40D85925" w14:textId="77777777" w:rsidR="00C644BE" w:rsidRPr="00157A34" w:rsidRDefault="00C644BE" w:rsidP="00C644BE">
            <w:pPr>
              <w:pStyle w:val="GOSTTablenorm"/>
              <w:suppressAutoHyphens/>
            </w:pPr>
            <w:r w:rsidRPr="00157A34">
              <w:t>SettlementDate (из заголовка запроса)</w:t>
            </w:r>
          </w:p>
        </w:tc>
        <w:tc>
          <w:tcPr>
            <w:tcW w:w="1392" w:type="pct"/>
            <w:tcBorders>
              <w:top w:val="single" w:sz="4" w:space="0" w:color="auto"/>
              <w:left w:val="single" w:sz="4" w:space="0" w:color="auto"/>
              <w:bottom w:val="single" w:sz="4" w:space="0" w:color="auto"/>
              <w:right w:val="single" w:sz="4" w:space="0" w:color="auto"/>
            </w:tcBorders>
            <w:hideMark/>
          </w:tcPr>
          <w:p w14:paraId="46E0A54D" w14:textId="77777777" w:rsidR="00C644BE" w:rsidRPr="00157A34" w:rsidRDefault="00C644BE" w:rsidP="00C644BE">
            <w:pPr>
              <w:pStyle w:val="GOSTTablenorm"/>
              <w:suppressAutoHyphens/>
            </w:pPr>
            <w:r w:rsidRPr="00157A34">
              <w:t>Для данного типа документов Дата_ввода_в_действие = Дата_отражения_в_учете</w:t>
            </w:r>
          </w:p>
        </w:tc>
      </w:tr>
      <w:tr w:rsidR="00014536" w:rsidRPr="00C644BE" w14:paraId="6AEA801F" w14:textId="77777777" w:rsidTr="001023C7">
        <w:tc>
          <w:tcPr>
            <w:tcW w:w="1126" w:type="pct"/>
            <w:tcBorders>
              <w:top w:val="single" w:sz="4" w:space="0" w:color="auto"/>
              <w:left w:val="single" w:sz="4" w:space="0" w:color="auto"/>
              <w:bottom w:val="single" w:sz="4" w:space="0" w:color="auto"/>
              <w:right w:val="single" w:sz="4" w:space="0" w:color="auto"/>
            </w:tcBorders>
            <w:hideMark/>
          </w:tcPr>
          <w:p w14:paraId="3F2464B8" w14:textId="77777777" w:rsidR="00C644BE" w:rsidRPr="00157A34" w:rsidRDefault="00C644BE" w:rsidP="00C644BE">
            <w:pPr>
              <w:pStyle w:val="GOSTTablenorm"/>
              <w:suppressAutoHyphens/>
            </w:pPr>
            <w:r w:rsidRPr="00157A34">
              <w:t>Уровень_конфиденциальности</w:t>
            </w:r>
          </w:p>
        </w:tc>
        <w:tc>
          <w:tcPr>
            <w:tcW w:w="272" w:type="pct"/>
            <w:tcBorders>
              <w:top w:val="single" w:sz="4" w:space="0" w:color="auto"/>
              <w:left w:val="single" w:sz="4" w:space="0" w:color="auto"/>
              <w:bottom w:val="single" w:sz="4" w:space="0" w:color="auto"/>
              <w:right w:val="single" w:sz="4" w:space="0" w:color="auto"/>
            </w:tcBorders>
            <w:hideMark/>
          </w:tcPr>
          <w:p w14:paraId="7238B0CC" w14:textId="77777777" w:rsidR="00C644BE" w:rsidRPr="00157A34" w:rsidRDefault="00C644BE" w:rsidP="00C644BE">
            <w:pPr>
              <w:pStyle w:val="GOSTTablenorm"/>
              <w:suppressAutoHyphens/>
            </w:pPr>
            <w:r w:rsidRPr="00157A34">
              <w:t>нет</w:t>
            </w:r>
          </w:p>
        </w:tc>
        <w:tc>
          <w:tcPr>
            <w:tcW w:w="1126" w:type="pct"/>
            <w:tcBorders>
              <w:top w:val="single" w:sz="4" w:space="0" w:color="auto"/>
              <w:left w:val="single" w:sz="4" w:space="0" w:color="auto"/>
              <w:bottom w:val="single" w:sz="4" w:space="0" w:color="auto"/>
              <w:right w:val="single" w:sz="4" w:space="0" w:color="auto"/>
            </w:tcBorders>
            <w:hideMark/>
          </w:tcPr>
          <w:p w14:paraId="03E366AB" w14:textId="77777777" w:rsidR="00C644BE" w:rsidRPr="00157A34" w:rsidRDefault="00C644BE" w:rsidP="00C644BE">
            <w:pPr>
              <w:pStyle w:val="GOSTTablenorm"/>
              <w:suppressAutoHyphens/>
            </w:pPr>
            <w:r w:rsidRPr="00157A34">
              <w:t>Уровень конфиденциальности</w:t>
            </w:r>
          </w:p>
        </w:tc>
        <w:tc>
          <w:tcPr>
            <w:tcW w:w="1084" w:type="pct"/>
            <w:tcBorders>
              <w:top w:val="single" w:sz="4" w:space="0" w:color="auto"/>
              <w:left w:val="single" w:sz="4" w:space="0" w:color="auto"/>
              <w:bottom w:val="single" w:sz="4" w:space="0" w:color="auto"/>
              <w:right w:val="single" w:sz="4" w:space="0" w:color="auto"/>
            </w:tcBorders>
            <w:hideMark/>
          </w:tcPr>
          <w:p w14:paraId="45E6589B" w14:textId="26BC6BCD" w:rsidR="00C644BE" w:rsidRPr="00157A34" w:rsidRDefault="00C644BE" w:rsidP="00C644BE">
            <w:pPr>
              <w:pStyle w:val="GOSTTablenorm"/>
              <w:suppressAutoHyphens/>
            </w:pPr>
            <w:r w:rsidRPr="00157A34">
              <w:rPr>
                <w:szCs w:val="22"/>
              </w:rPr>
              <w:t>StmInfrmtn_AccessLevelStereotype</w:t>
            </w:r>
          </w:p>
        </w:tc>
        <w:tc>
          <w:tcPr>
            <w:tcW w:w="1392" w:type="pct"/>
            <w:tcBorders>
              <w:top w:val="single" w:sz="4" w:space="0" w:color="auto"/>
              <w:left w:val="single" w:sz="4" w:space="0" w:color="auto"/>
              <w:bottom w:val="single" w:sz="4" w:space="0" w:color="auto"/>
              <w:right w:val="single" w:sz="4" w:space="0" w:color="auto"/>
            </w:tcBorders>
            <w:hideMark/>
          </w:tcPr>
          <w:p w14:paraId="30E20BC6" w14:textId="77777777" w:rsidR="00C644BE" w:rsidRPr="00157A34" w:rsidRDefault="00C644BE" w:rsidP="00C644BE">
            <w:pPr>
              <w:pStyle w:val="GOSTTablenorm"/>
              <w:suppressAutoHyphens/>
            </w:pPr>
            <w:r w:rsidRPr="00157A34">
              <w:t>-</w:t>
            </w:r>
          </w:p>
        </w:tc>
      </w:tr>
      <w:tr w:rsidR="00014536" w:rsidRPr="00C644BE" w14:paraId="72999C74" w14:textId="77777777" w:rsidTr="001023C7">
        <w:tc>
          <w:tcPr>
            <w:tcW w:w="1126" w:type="pct"/>
            <w:tcBorders>
              <w:top w:val="single" w:sz="4" w:space="0" w:color="auto"/>
              <w:left w:val="single" w:sz="4" w:space="0" w:color="auto"/>
              <w:bottom w:val="single" w:sz="4" w:space="0" w:color="auto"/>
              <w:right w:val="single" w:sz="4" w:space="0" w:color="auto"/>
            </w:tcBorders>
          </w:tcPr>
          <w:p w14:paraId="3A9032C5" w14:textId="0E5990DF" w:rsidR="00183CCA" w:rsidRPr="00157A34" w:rsidRDefault="00183CCA" w:rsidP="00C644BE">
            <w:pPr>
              <w:pStyle w:val="GOSTTablenorm"/>
              <w:suppressAutoHyphens/>
            </w:pPr>
            <w:r w:rsidRPr="00157A34">
              <w:t>Признак_ПЦ_ЦС_ЛС</w:t>
            </w:r>
          </w:p>
        </w:tc>
        <w:tc>
          <w:tcPr>
            <w:tcW w:w="272" w:type="pct"/>
            <w:tcBorders>
              <w:top w:val="single" w:sz="4" w:space="0" w:color="auto"/>
              <w:left w:val="single" w:sz="4" w:space="0" w:color="auto"/>
              <w:bottom w:val="single" w:sz="4" w:space="0" w:color="auto"/>
              <w:right w:val="single" w:sz="4" w:space="0" w:color="auto"/>
            </w:tcBorders>
          </w:tcPr>
          <w:p w14:paraId="48F88B34" w14:textId="3A67CE4E" w:rsidR="00183CCA" w:rsidRPr="00157A34" w:rsidRDefault="00183CCA" w:rsidP="00C644BE">
            <w:pPr>
              <w:pStyle w:val="GOSTTablenorm"/>
              <w:suppressAutoHyphens/>
            </w:pPr>
            <w:r w:rsidRPr="00157A34">
              <w:t>нет</w:t>
            </w:r>
          </w:p>
        </w:tc>
        <w:tc>
          <w:tcPr>
            <w:tcW w:w="1126" w:type="pct"/>
            <w:tcBorders>
              <w:top w:val="single" w:sz="4" w:space="0" w:color="auto"/>
              <w:left w:val="single" w:sz="4" w:space="0" w:color="auto"/>
              <w:bottom w:val="single" w:sz="4" w:space="0" w:color="auto"/>
              <w:right w:val="single" w:sz="4" w:space="0" w:color="auto"/>
            </w:tcBorders>
          </w:tcPr>
          <w:p w14:paraId="0201295A" w14:textId="4C8394B5" w:rsidR="00183CCA" w:rsidRPr="00157A34" w:rsidRDefault="008020CA" w:rsidP="00C644BE">
            <w:pPr>
              <w:pStyle w:val="GOSTTablenorm"/>
              <w:suppressAutoHyphens/>
            </w:pPr>
            <w:r w:rsidRPr="00157A34">
              <w:t>Признак отнесения ТОФК ПЦ к ЦС по ЛС с кодом 71 ФБ</w:t>
            </w:r>
          </w:p>
        </w:tc>
        <w:tc>
          <w:tcPr>
            <w:tcW w:w="1084" w:type="pct"/>
            <w:tcBorders>
              <w:top w:val="single" w:sz="4" w:space="0" w:color="auto"/>
              <w:left w:val="single" w:sz="4" w:space="0" w:color="auto"/>
              <w:bottom w:val="single" w:sz="4" w:space="0" w:color="auto"/>
              <w:right w:val="single" w:sz="4" w:space="0" w:color="auto"/>
            </w:tcBorders>
          </w:tcPr>
          <w:p w14:paraId="019C24E9" w14:textId="08C0A20F" w:rsidR="00183CCA" w:rsidRPr="00157A34" w:rsidRDefault="00F63BA1" w:rsidP="00C644BE">
            <w:pPr>
              <w:pStyle w:val="GOSTTablenorm"/>
              <w:suppressAutoHyphens/>
              <w:rPr>
                <w:szCs w:val="22"/>
                <w:lang w:val="en-US"/>
              </w:rPr>
            </w:pPr>
            <w:r w:rsidRPr="00157A34">
              <w:rPr>
                <w:lang w:val="en-US"/>
              </w:rPr>
              <w:t>BRE_SIGN_PC_TS_FOR_LS</w:t>
            </w:r>
          </w:p>
        </w:tc>
        <w:tc>
          <w:tcPr>
            <w:tcW w:w="1392" w:type="pct"/>
            <w:tcBorders>
              <w:top w:val="single" w:sz="4" w:space="0" w:color="auto"/>
              <w:left w:val="single" w:sz="4" w:space="0" w:color="auto"/>
              <w:bottom w:val="single" w:sz="4" w:space="0" w:color="auto"/>
              <w:right w:val="single" w:sz="4" w:space="0" w:color="auto"/>
            </w:tcBorders>
          </w:tcPr>
          <w:p w14:paraId="5E40AF80" w14:textId="37A29916" w:rsidR="00183CCA" w:rsidRPr="00157A34" w:rsidRDefault="00183CCA" w:rsidP="00C644BE">
            <w:pPr>
              <w:pStyle w:val="GOSTTablenorm"/>
              <w:suppressAutoHyphens/>
            </w:pPr>
            <w:r w:rsidRPr="00157A34">
              <w:t>-</w:t>
            </w:r>
          </w:p>
        </w:tc>
      </w:tr>
      <w:tr w:rsidR="000A2226" w:rsidRPr="00C644BE" w14:paraId="7C6A7C02" w14:textId="77777777" w:rsidTr="001023C7">
        <w:tc>
          <w:tcPr>
            <w:tcW w:w="1126" w:type="pct"/>
            <w:tcBorders>
              <w:top w:val="single" w:sz="4" w:space="0" w:color="auto"/>
              <w:left w:val="single" w:sz="4" w:space="0" w:color="auto"/>
              <w:bottom w:val="single" w:sz="4" w:space="0" w:color="auto"/>
              <w:right w:val="single" w:sz="4" w:space="0" w:color="auto"/>
            </w:tcBorders>
          </w:tcPr>
          <w:p w14:paraId="327F3598" w14:textId="3BA32DDB" w:rsidR="000A2226" w:rsidRPr="00157A34" w:rsidRDefault="000A2226" w:rsidP="000A2226">
            <w:pPr>
              <w:pStyle w:val="GOSTTablenorm"/>
              <w:suppressAutoHyphens/>
            </w:pPr>
            <w:r w:rsidRPr="00157A34">
              <w:t>Код_ТОФК_субъекта_учета</w:t>
            </w:r>
          </w:p>
        </w:tc>
        <w:tc>
          <w:tcPr>
            <w:tcW w:w="272" w:type="pct"/>
            <w:tcBorders>
              <w:top w:val="single" w:sz="4" w:space="0" w:color="auto"/>
              <w:left w:val="single" w:sz="4" w:space="0" w:color="auto"/>
              <w:bottom w:val="single" w:sz="4" w:space="0" w:color="auto"/>
              <w:right w:val="single" w:sz="4" w:space="0" w:color="auto"/>
            </w:tcBorders>
          </w:tcPr>
          <w:p w14:paraId="5537DC96" w14:textId="7E23090A" w:rsidR="000A2226" w:rsidRPr="00157A34" w:rsidRDefault="000A2226" w:rsidP="000A2226">
            <w:pPr>
              <w:pStyle w:val="GOSTTablenorm"/>
              <w:suppressAutoHyphens/>
            </w:pPr>
            <w:r w:rsidRPr="00157A34">
              <w:t>да</w:t>
            </w:r>
          </w:p>
        </w:tc>
        <w:tc>
          <w:tcPr>
            <w:tcW w:w="1126" w:type="pct"/>
            <w:tcBorders>
              <w:top w:val="single" w:sz="4" w:space="0" w:color="auto"/>
              <w:left w:val="single" w:sz="4" w:space="0" w:color="auto"/>
              <w:bottom w:val="single" w:sz="4" w:space="0" w:color="auto"/>
              <w:right w:val="single" w:sz="4" w:space="0" w:color="auto"/>
            </w:tcBorders>
          </w:tcPr>
          <w:p w14:paraId="5B16548F" w14:textId="211EC6B6" w:rsidR="000A2226" w:rsidRPr="00157A34" w:rsidRDefault="000A2226" w:rsidP="000A2226">
            <w:pPr>
              <w:pStyle w:val="GOSTTablenorm"/>
              <w:suppressAutoHyphens/>
            </w:pPr>
            <w:r w:rsidRPr="00157A34">
              <w:t>Код ТОФК субъекта учета (2-значный)</w:t>
            </w:r>
          </w:p>
        </w:tc>
        <w:tc>
          <w:tcPr>
            <w:tcW w:w="1084" w:type="pct"/>
            <w:tcBorders>
              <w:top w:val="single" w:sz="4" w:space="0" w:color="auto"/>
              <w:left w:val="single" w:sz="4" w:space="0" w:color="auto"/>
              <w:bottom w:val="single" w:sz="4" w:space="0" w:color="auto"/>
              <w:right w:val="single" w:sz="4" w:space="0" w:color="auto"/>
            </w:tcBorders>
          </w:tcPr>
          <w:p w14:paraId="02B6EBA3" w14:textId="34B9F42F" w:rsidR="000A2226" w:rsidRPr="00157A34" w:rsidRDefault="000A2226" w:rsidP="000A2226">
            <w:pPr>
              <w:pStyle w:val="GOSTTablenorm"/>
              <w:suppressAutoHyphens/>
              <w:rPr>
                <w:lang w:val="en-US"/>
              </w:rPr>
            </w:pPr>
            <w:r w:rsidRPr="00157A34">
              <w:rPr>
                <w:szCs w:val="22"/>
                <w:lang w:val="en-US"/>
              </w:rPr>
              <w:t>Subject</w:t>
            </w:r>
          </w:p>
        </w:tc>
        <w:tc>
          <w:tcPr>
            <w:tcW w:w="1392" w:type="pct"/>
            <w:tcBorders>
              <w:top w:val="single" w:sz="4" w:space="0" w:color="auto"/>
              <w:left w:val="single" w:sz="4" w:space="0" w:color="auto"/>
              <w:bottom w:val="single" w:sz="4" w:space="0" w:color="auto"/>
              <w:right w:val="single" w:sz="4" w:space="0" w:color="auto"/>
            </w:tcBorders>
          </w:tcPr>
          <w:p w14:paraId="3E7A7F17" w14:textId="5CD96E2A" w:rsidR="000A2226" w:rsidRPr="00157A34" w:rsidRDefault="000A2226" w:rsidP="000A2226">
            <w:pPr>
              <w:pStyle w:val="GOSTTablenorm"/>
              <w:suppressAutoHyphens/>
            </w:pPr>
            <w:r w:rsidRPr="00157A34">
              <w:t xml:space="preserve">Указывается 1-2 символы </w:t>
            </w:r>
            <w:r w:rsidRPr="00157A34">
              <w:rPr>
                <w:szCs w:val="22"/>
              </w:rPr>
              <w:t>переданного в параметре значения</w:t>
            </w:r>
          </w:p>
        </w:tc>
      </w:tr>
      <w:tr w:rsidR="008F7E4D" w:rsidRPr="00C644BE" w14:paraId="3B37061B" w14:textId="77777777" w:rsidTr="001023C7">
        <w:tc>
          <w:tcPr>
            <w:tcW w:w="1126" w:type="pct"/>
            <w:tcBorders>
              <w:top w:val="single" w:sz="4" w:space="0" w:color="auto"/>
              <w:left w:val="single" w:sz="4" w:space="0" w:color="auto"/>
              <w:bottom w:val="single" w:sz="4" w:space="0" w:color="auto"/>
              <w:right w:val="single" w:sz="4" w:space="0" w:color="auto"/>
            </w:tcBorders>
          </w:tcPr>
          <w:p w14:paraId="0749BFF0" w14:textId="2202F217" w:rsidR="008F7E4D" w:rsidRPr="00157A34" w:rsidRDefault="008F7E4D" w:rsidP="00C644BE">
            <w:pPr>
              <w:pStyle w:val="GOSTTablenorm"/>
              <w:suppressAutoHyphens/>
            </w:pPr>
            <w:r w:rsidRPr="00157A34">
              <w:t>РЦ_плательщика</w:t>
            </w:r>
          </w:p>
        </w:tc>
        <w:tc>
          <w:tcPr>
            <w:tcW w:w="272" w:type="pct"/>
            <w:tcBorders>
              <w:top w:val="single" w:sz="4" w:space="0" w:color="auto"/>
              <w:left w:val="single" w:sz="4" w:space="0" w:color="auto"/>
              <w:bottom w:val="single" w:sz="4" w:space="0" w:color="auto"/>
              <w:right w:val="single" w:sz="4" w:space="0" w:color="auto"/>
            </w:tcBorders>
          </w:tcPr>
          <w:p w14:paraId="33552079" w14:textId="59454338" w:rsidR="008F7E4D" w:rsidRPr="00157A34" w:rsidRDefault="008F7E4D" w:rsidP="00C644BE">
            <w:pPr>
              <w:pStyle w:val="GOSTTablenorm"/>
              <w:suppressAutoHyphens/>
            </w:pPr>
            <w:r w:rsidRPr="00157A34">
              <w:t>нет</w:t>
            </w:r>
          </w:p>
        </w:tc>
        <w:tc>
          <w:tcPr>
            <w:tcW w:w="1126" w:type="pct"/>
            <w:tcBorders>
              <w:top w:val="single" w:sz="4" w:space="0" w:color="auto"/>
              <w:left w:val="single" w:sz="4" w:space="0" w:color="auto"/>
              <w:bottom w:val="single" w:sz="4" w:space="0" w:color="auto"/>
              <w:right w:val="single" w:sz="4" w:space="0" w:color="auto"/>
            </w:tcBorders>
          </w:tcPr>
          <w:p w14:paraId="63CB83F8" w14:textId="712CA895" w:rsidR="008F7E4D" w:rsidRPr="00157A34" w:rsidRDefault="008F7E4D" w:rsidP="00C644BE">
            <w:pPr>
              <w:pStyle w:val="GOSTTablenorm"/>
              <w:suppressAutoHyphens/>
            </w:pPr>
            <w:r w:rsidRPr="00157A34">
              <w:t>Код ТОФК РЦ плательщика (4-значный)</w:t>
            </w:r>
          </w:p>
        </w:tc>
        <w:tc>
          <w:tcPr>
            <w:tcW w:w="1084" w:type="pct"/>
            <w:tcBorders>
              <w:top w:val="single" w:sz="4" w:space="0" w:color="auto"/>
              <w:left w:val="single" w:sz="4" w:space="0" w:color="auto"/>
              <w:bottom w:val="single" w:sz="4" w:space="0" w:color="auto"/>
              <w:right w:val="single" w:sz="4" w:space="0" w:color="auto"/>
            </w:tcBorders>
          </w:tcPr>
          <w:p w14:paraId="11929BE9" w14:textId="16F7FF01" w:rsidR="008F7E4D" w:rsidRPr="00157A34" w:rsidRDefault="008F7E4D" w:rsidP="00C644BE">
            <w:pPr>
              <w:pStyle w:val="GOSTTablenorm"/>
              <w:suppressAutoHyphens/>
            </w:pPr>
            <w:r w:rsidRPr="00157A34">
              <w:t>P_CodeRC</w:t>
            </w:r>
          </w:p>
        </w:tc>
        <w:tc>
          <w:tcPr>
            <w:tcW w:w="1392" w:type="pct"/>
            <w:tcBorders>
              <w:top w:val="single" w:sz="4" w:space="0" w:color="auto"/>
              <w:left w:val="single" w:sz="4" w:space="0" w:color="auto"/>
              <w:bottom w:val="single" w:sz="4" w:space="0" w:color="auto"/>
              <w:right w:val="single" w:sz="4" w:space="0" w:color="auto"/>
            </w:tcBorders>
          </w:tcPr>
          <w:p w14:paraId="4073F2D1" w14:textId="3DFFA040" w:rsidR="008F7E4D" w:rsidRPr="00157A34" w:rsidRDefault="008F7E4D" w:rsidP="00C644BE">
            <w:pPr>
              <w:pStyle w:val="GOSTTablenorm"/>
              <w:suppressAutoHyphens/>
            </w:pPr>
            <w:r w:rsidRPr="00157A34">
              <w:t>-</w:t>
            </w:r>
          </w:p>
        </w:tc>
      </w:tr>
      <w:tr w:rsidR="00014536" w:rsidRPr="00C644BE" w:rsidDel="00007A87" w14:paraId="4F4AAAA0" w14:textId="77777777" w:rsidTr="001023C7">
        <w:tc>
          <w:tcPr>
            <w:tcW w:w="1126" w:type="pct"/>
            <w:tcBorders>
              <w:top w:val="single" w:sz="4" w:space="0" w:color="auto"/>
              <w:left w:val="single" w:sz="4" w:space="0" w:color="auto"/>
              <w:bottom w:val="single" w:sz="4" w:space="0" w:color="auto"/>
              <w:right w:val="single" w:sz="4" w:space="0" w:color="auto"/>
            </w:tcBorders>
          </w:tcPr>
          <w:p w14:paraId="33A11855" w14:textId="64A7D79C" w:rsidR="00B52BCE" w:rsidRPr="00157A34" w:rsidRDefault="00B52BCE" w:rsidP="00B52BCE">
            <w:pPr>
              <w:pStyle w:val="GOSTTablenorm"/>
              <w:suppressAutoHyphens/>
            </w:pPr>
            <w:r w:rsidRPr="00157A34">
              <w:rPr>
                <w:color w:val="000000" w:themeColor="text1"/>
              </w:rPr>
              <w:t>Код_РЦ_плательщика</w:t>
            </w:r>
          </w:p>
        </w:tc>
        <w:tc>
          <w:tcPr>
            <w:tcW w:w="272" w:type="pct"/>
            <w:tcBorders>
              <w:top w:val="single" w:sz="4" w:space="0" w:color="auto"/>
              <w:left w:val="single" w:sz="4" w:space="0" w:color="auto"/>
              <w:bottom w:val="single" w:sz="4" w:space="0" w:color="auto"/>
              <w:right w:val="single" w:sz="4" w:space="0" w:color="auto"/>
            </w:tcBorders>
          </w:tcPr>
          <w:p w14:paraId="462F444E" w14:textId="06E91600" w:rsidR="00B52BCE" w:rsidRPr="00157A34" w:rsidRDefault="00ED2CE6" w:rsidP="00B52BCE">
            <w:pPr>
              <w:pStyle w:val="GOSTTablenorm"/>
              <w:suppressAutoHyphens/>
            </w:pPr>
            <w:r w:rsidRPr="00157A34">
              <w:t>да</w:t>
            </w:r>
            <w:r w:rsidR="00B52BCE" w:rsidRPr="00157A34">
              <w:t xml:space="preserve"> </w:t>
            </w:r>
          </w:p>
        </w:tc>
        <w:tc>
          <w:tcPr>
            <w:tcW w:w="1126" w:type="pct"/>
            <w:tcBorders>
              <w:top w:val="single" w:sz="4" w:space="0" w:color="auto"/>
              <w:left w:val="single" w:sz="4" w:space="0" w:color="auto"/>
              <w:bottom w:val="single" w:sz="4" w:space="0" w:color="auto"/>
              <w:right w:val="single" w:sz="4" w:space="0" w:color="auto"/>
            </w:tcBorders>
          </w:tcPr>
          <w:p w14:paraId="1E5C2C7F" w14:textId="2D00B3AB" w:rsidR="00B52BCE" w:rsidRPr="00157A34" w:rsidRDefault="00B52BCE" w:rsidP="00B52BCE">
            <w:pPr>
              <w:pStyle w:val="GOSTTablenorm"/>
              <w:suppressAutoHyphens/>
            </w:pPr>
            <w:r w:rsidRPr="00157A34">
              <w:t>Код ТОФК РЦ плательщика (2-значный)</w:t>
            </w:r>
          </w:p>
        </w:tc>
        <w:tc>
          <w:tcPr>
            <w:tcW w:w="1084" w:type="pct"/>
            <w:tcBorders>
              <w:top w:val="single" w:sz="4" w:space="0" w:color="auto"/>
              <w:left w:val="single" w:sz="4" w:space="0" w:color="auto"/>
              <w:bottom w:val="single" w:sz="4" w:space="0" w:color="auto"/>
              <w:right w:val="single" w:sz="4" w:space="0" w:color="auto"/>
            </w:tcBorders>
          </w:tcPr>
          <w:p w14:paraId="5123B48A" w14:textId="29C42D28" w:rsidR="00B52BCE" w:rsidRPr="00157A34" w:rsidRDefault="0059492F" w:rsidP="00B52BCE">
            <w:pPr>
              <w:pStyle w:val="GOSTTablenorm"/>
              <w:suppressAutoHyphens/>
              <w:rPr>
                <w:color w:val="000000"/>
              </w:rPr>
            </w:pPr>
            <w:r w:rsidRPr="00157A34">
              <w:t>P_CodeRC</w:t>
            </w:r>
          </w:p>
        </w:tc>
        <w:tc>
          <w:tcPr>
            <w:tcW w:w="1392" w:type="pct"/>
            <w:tcBorders>
              <w:top w:val="single" w:sz="4" w:space="0" w:color="auto"/>
              <w:left w:val="single" w:sz="4" w:space="0" w:color="auto"/>
              <w:bottom w:val="single" w:sz="4" w:space="0" w:color="auto"/>
              <w:right w:val="single" w:sz="4" w:space="0" w:color="auto"/>
            </w:tcBorders>
          </w:tcPr>
          <w:p w14:paraId="61D1F902" w14:textId="1BE79707" w:rsidR="00B52BCE" w:rsidRPr="00157A34" w:rsidRDefault="00ED2CE6" w:rsidP="00AC61CA">
            <w:pPr>
              <w:pStyle w:val="GOSTTablenorm"/>
              <w:suppressAutoHyphens/>
            </w:pPr>
            <w:r w:rsidRPr="00157A34">
              <w:t xml:space="preserve">Указывается 1-2 символы </w:t>
            </w:r>
            <w:r w:rsidRPr="00157A34">
              <w:rPr>
                <w:szCs w:val="22"/>
              </w:rPr>
              <w:t xml:space="preserve">переданного в </w:t>
            </w:r>
            <w:r w:rsidR="00AC61CA" w:rsidRPr="00157A34">
              <w:rPr>
                <w:szCs w:val="22"/>
              </w:rPr>
              <w:t>параметре</w:t>
            </w:r>
            <w:r w:rsidRPr="00157A34">
              <w:rPr>
                <w:szCs w:val="22"/>
              </w:rPr>
              <w:t xml:space="preserve"> значения</w:t>
            </w:r>
          </w:p>
        </w:tc>
      </w:tr>
      <w:tr w:rsidR="00014536" w:rsidRPr="00C644BE" w:rsidDel="00007A87" w14:paraId="31C83EE0" w14:textId="77777777" w:rsidTr="001023C7">
        <w:tc>
          <w:tcPr>
            <w:tcW w:w="1126" w:type="pct"/>
            <w:tcBorders>
              <w:top w:val="single" w:sz="4" w:space="0" w:color="auto"/>
              <w:left w:val="single" w:sz="4" w:space="0" w:color="auto"/>
              <w:bottom w:val="single" w:sz="4" w:space="0" w:color="auto"/>
              <w:right w:val="single" w:sz="4" w:space="0" w:color="auto"/>
            </w:tcBorders>
          </w:tcPr>
          <w:p w14:paraId="3F65DA32" w14:textId="0CDED618" w:rsidR="00CA47DD" w:rsidRPr="00157A34" w:rsidRDefault="00CA47DD" w:rsidP="00CA47DD">
            <w:pPr>
              <w:pStyle w:val="GOSTTablenorm"/>
              <w:suppressAutoHyphens/>
            </w:pPr>
            <w:r w:rsidRPr="00157A34">
              <w:t>РС_КС_плательщика</w:t>
            </w:r>
          </w:p>
        </w:tc>
        <w:tc>
          <w:tcPr>
            <w:tcW w:w="272" w:type="pct"/>
            <w:tcBorders>
              <w:top w:val="single" w:sz="4" w:space="0" w:color="auto"/>
              <w:left w:val="single" w:sz="4" w:space="0" w:color="auto"/>
              <w:bottom w:val="single" w:sz="4" w:space="0" w:color="auto"/>
              <w:right w:val="single" w:sz="4" w:space="0" w:color="auto"/>
            </w:tcBorders>
          </w:tcPr>
          <w:p w14:paraId="41707459" w14:textId="23C05766" w:rsidR="00CA47DD" w:rsidRPr="00157A34" w:rsidRDefault="00CA47DD" w:rsidP="00CA47DD">
            <w:pPr>
              <w:pStyle w:val="GOSTTablenorm"/>
              <w:suppressAutoHyphens/>
            </w:pPr>
            <w:r w:rsidRPr="00157A34">
              <w:t>нет</w:t>
            </w:r>
          </w:p>
        </w:tc>
        <w:tc>
          <w:tcPr>
            <w:tcW w:w="1126" w:type="pct"/>
            <w:tcBorders>
              <w:top w:val="single" w:sz="4" w:space="0" w:color="auto"/>
              <w:left w:val="single" w:sz="4" w:space="0" w:color="auto"/>
              <w:bottom w:val="single" w:sz="4" w:space="0" w:color="auto"/>
              <w:right w:val="single" w:sz="4" w:space="0" w:color="auto"/>
            </w:tcBorders>
          </w:tcPr>
          <w:p w14:paraId="122C5F6A" w14:textId="24E5AED6" w:rsidR="00CA47DD" w:rsidRPr="00157A34" w:rsidRDefault="00CA47DD" w:rsidP="00CA47DD">
            <w:pPr>
              <w:pStyle w:val="GOSTTablenorm"/>
              <w:suppressAutoHyphens/>
            </w:pPr>
            <w:r w:rsidRPr="00157A34">
              <w:t>Расчетный счет плательщика</w:t>
            </w:r>
          </w:p>
        </w:tc>
        <w:tc>
          <w:tcPr>
            <w:tcW w:w="1084" w:type="pct"/>
            <w:tcBorders>
              <w:top w:val="single" w:sz="4" w:space="0" w:color="auto"/>
              <w:left w:val="single" w:sz="4" w:space="0" w:color="auto"/>
              <w:bottom w:val="single" w:sz="4" w:space="0" w:color="auto"/>
              <w:right w:val="single" w:sz="4" w:space="0" w:color="auto"/>
            </w:tcBorders>
          </w:tcPr>
          <w:p w14:paraId="4B551A42" w14:textId="67ABA11B" w:rsidR="00CA47DD" w:rsidRPr="00157A34" w:rsidRDefault="0059492F" w:rsidP="00CA47DD">
            <w:pPr>
              <w:pStyle w:val="GOSTTablenorm"/>
              <w:suppressAutoHyphens/>
              <w:rPr>
                <w:color w:val="000000"/>
              </w:rPr>
            </w:pPr>
            <w:r w:rsidRPr="00157A34">
              <w:t>P_CorrAcc</w:t>
            </w:r>
          </w:p>
        </w:tc>
        <w:tc>
          <w:tcPr>
            <w:tcW w:w="1392" w:type="pct"/>
            <w:tcBorders>
              <w:top w:val="single" w:sz="4" w:space="0" w:color="auto"/>
              <w:left w:val="single" w:sz="4" w:space="0" w:color="auto"/>
              <w:bottom w:val="single" w:sz="4" w:space="0" w:color="auto"/>
              <w:right w:val="single" w:sz="4" w:space="0" w:color="auto"/>
            </w:tcBorders>
          </w:tcPr>
          <w:p w14:paraId="1ADD2B06" w14:textId="7CFA92A6" w:rsidR="00CA47DD" w:rsidRPr="00157A34" w:rsidRDefault="00CA47DD" w:rsidP="00CA47DD">
            <w:pPr>
              <w:pStyle w:val="GOSTTablenorm"/>
              <w:suppressAutoHyphens/>
            </w:pPr>
            <w:r w:rsidRPr="00157A34">
              <w:t>-</w:t>
            </w:r>
          </w:p>
        </w:tc>
      </w:tr>
      <w:tr w:rsidR="00014536" w:rsidRPr="00C644BE" w14:paraId="56C9356F" w14:textId="77777777" w:rsidTr="001023C7">
        <w:tc>
          <w:tcPr>
            <w:tcW w:w="1126" w:type="pct"/>
            <w:tcBorders>
              <w:top w:val="single" w:sz="4" w:space="0" w:color="auto"/>
              <w:left w:val="single" w:sz="4" w:space="0" w:color="auto"/>
              <w:bottom w:val="single" w:sz="4" w:space="0" w:color="auto"/>
              <w:right w:val="single" w:sz="4" w:space="0" w:color="auto"/>
            </w:tcBorders>
          </w:tcPr>
          <w:p w14:paraId="2C161BEB" w14:textId="77777777" w:rsidR="00CA47DD" w:rsidRPr="00157A34" w:rsidRDefault="00CA47DD" w:rsidP="00CA47DD">
            <w:pPr>
              <w:pStyle w:val="GOSTTablenorm"/>
              <w:suppressAutoHyphens/>
            </w:pPr>
            <w:r w:rsidRPr="00157A34">
              <w:rPr>
                <w:szCs w:val="22"/>
              </w:rPr>
              <w:t>КС_плательщика</w:t>
            </w:r>
          </w:p>
        </w:tc>
        <w:tc>
          <w:tcPr>
            <w:tcW w:w="272" w:type="pct"/>
            <w:tcBorders>
              <w:top w:val="single" w:sz="4" w:space="0" w:color="auto"/>
              <w:left w:val="single" w:sz="4" w:space="0" w:color="auto"/>
              <w:bottom w:val="single" w:sz="4" w:space="0" w:color="auto"/>
              <w:right w:val="single" w:sz="4" w:space="0" w:color="auto"/>
            </w:tcBorders>
          </w:tcPr>
          <w:p w14:paraId="6739E2FB" w14:textId="77777777" w:rsidR="00CA47DD" w:rsidRPr="00157A34" w:rsidRDefault="00CA47DD" w:rsidP="00CA47DD">
            <w:pPr>
              <w:pStyle w:val="GOSTTablenorm"/>
              <w:suppressAutoHyphens/>
            </w:pPr>
            <w:r w:rsidRPr="00157A34">
              <w:t>нет</w:t>
            </w:r>
          </w:p>
        </w:tc>
        <w:tc>
          <w:tcPr>
            <w:tcW w:w="1126" w:type="pct"/>
            <w:tcBorders>
              <w:top w:val="single" w:sz="4" w:space="0" w:color="auto"/>
              <w:left w:val="single" w:sz="4" w:space="0" w:color="auto"/>
              <w:bottom w:val="single" w:sz="4" w:space="0" w:color="auto"/>
              <w:right w:val="single" w:sz="4" w:space="0" w:color="auto"/>
            </w:tcBorders>
          </w:tcPr>
          <w:p w14:paraId="32C5A481" w14:textId="77777777" w:rsidR="00CA47DD" w:rsidRPr="00157A34" w:rsidRDefault="00CA47DD" w:rsidP="00CA47DD">
            <w:pPr>
              <w:pStyle w:val="GOSTTablenorm"/>
              <w:suppressAutoHyphens/>
            </w:pPr>
            <w:r w:rsidRPr="00157A34">
              <w:t>Казначейский счет плательщика</w:t>
            </w:r>
          </w:p>
        </w:tc>
        <w:tc>
          <w:tcPr>
            <w:tcW w:w="1084" w:type="pct"/>
            <w:tcBorders>
              <w:top w:val="single" w:sz="4" w:space="0" w:color="auto"/>
              <w:left w:val="single" w:sz="4" w:space="0" w:color="auto"/>
              <w:bottom w:val="single" w:sz="4" w:space="0" w:color="auto"/>
              <w:right w:val="single" w:sz="4" w:space="0" w:color="auto"/>
            </w:tcBorders>
          </w:tcPr>
          <w:p w14:paraId="6344C33A" w14:textId="77777777" w:rsidR="00CA47DD" w:rsidRPr="00157A34" w:rsidRDefault="00CA47DD" w:rsidP="00CA47DD">
            <w:pPr>
              <w:pStyle w:val="GOSTTablenorm"/>
              <w:suppressAutoHyphens/>
            </w:pPr>
            <w:r w:rsidRPr="00157A34">
              <w:t>P_CheckAcc</w:t>
            </w:r>
          </w:p>
        </w:tc>
        <w:tc>
          <w:tcPr>
            <w:tcW w:w="1392" w:type="pct"/>
            <w:tcBorders>
              <w:top w:val="single" w:sz="4" w:space="0" w:color="auto"/>
              <w:left w:val="single" w:sz="4" w:space="0" w:color="auto"/>
              <w:bottom w:val="single" w:sz="4" w:space="0" w:color="auto"/>
              <w:right w:val="single" w:sz="4" w:space="0" w:color="auto"/>
            </w:tcBorders>
          </w:tcPr>
          <w:p w14:paraId="60026428" w14:textId="61F65E77" w:rsidR="00CA47DD" w:rsidRPr="00157A34" w:rsidRDefault="008D08A0" w:rsidP="00CA47DD">
            <w:pPr>
              <w:pStyle w:val="GOSTTablenorm"/>
              <w:suppressAutoHyphens/>
            </w:pPr>
            <w:r w:rsidRPr="00157A34">
              <w:t>-</w:t>
            </w:r>
          </w:p>
        </w:tc>
      </w:tr>
      <w:tr w:rsidR="00014536" w:rsidRPr="00C644BE" w14:paraId="7059C268" w14:textId="77777777" w:rsidTr="001023C7">
        <w:tc>
          <w:tcPr>
            <w:tcW w:w="1126" w:type="pct"/>
            <w:tcBorders>
              <w:top w:val="single" w:sz="4" w:space="0" w:color="auto"/>
              <w:left w:val="single" w:sz="4" w:space="0" w:color="auto"/>
              <w:bottom w:val="single" w:sz="4" w:space="0" w:color="auto"/>
              <w:right w:val="single" w:sz="4" w:space="0" w:color="auto"/>
            </w:tcBorders>
          </w:tcPr>
          <w:p w14:paraId="55D5B94C" w14:textId="3B5B99AF" w:rsidR="00CA47DD" w:rsidRPr="00157A34" w:rsidRDefault="00CA47DD" w:rsidP="00CA47DD">
            <w:pPr>
              <w:pStyle w:val="GOSTTablenorm"/>
              <w:suppressAutoHyphens/>
            </w:pPr>
            <w:r w:rsidRPr="00157A34">
              <w:rPr>
                <w:szCs w:val="22"/>
              </w:rPr>
              <w:t>ОКТМО_КС_плательщика</w:t>
            </w:r>
          </w:p>
        </w:tc>
        <w:tc>
          <w:tcPr>
            <w:tcW w:w="272" w:type="pct"/>
            <w:tcBorders>
              <w:top w:val="single" w:sz="4" w:space="0" w:color="auto"/>
              <w:left w:val="single" w:sz="4" w:space="0" w:color="auto"/>
              <w:bottom w:val="single" w:sz="4" w:space="0" w:color="auto"/>
              <w:right w:val="single" w:sz="4" w:space="0" w:color="auto"/>
            </w:tcBorders>
          </w:tcPr>
          <w:p w14:paraId="03328E2D" w14:textId="7D2F2C82" w:rsidR="00CA47DD" w:rsidRPr="00157A34" w:rsidRDefault="00CA47DD" w:rsidP="00CA47DD">
            <w:pPr>
              <w:pStyle w:val="GOSTTablenorm"/>
              <w:suppressAutoHyphens/>
            </w:pPr>
            <w:r w:rsidRPr="00157A34">
              <w:t>да</w:t>
            </w:r>
          </w:p>
        </w:tc>
        <w:tc>
          <w:tcPr>
            <w:tcW w:w="1126" w:type="pct"/>
            <w:tcBorders>
              <w:top w:val="single" w:sz="4" w:space="0" w:color="auto"/>
              <w:left w:val="single" w:sz="4" w:space="0" w:color="auto"/>
              <w:bottom w:val="single" w:sz="4" w:space="0" w:color="auto"/>
              <w:right w:val="single" w:sz="4" w:space="0" w:color="auto"/>
            </w:tcBorders>
          </w:tcPr>
          <w:p w14:paraId="45850799" w14:textId="5A7DE20D" w:rsidR="00CA47DD" w:rsidRPr="00157A34" w:rsidRDefault="00CA47DD" w:rsidP="00CA47DD">
            <w:pPr>
              <w:pStyle w:val="GOSTTablenorm"/>
              <w:suppressAutoHyphens/>
            </w:pPr>
            <w:r w:rsidRPr="00157A34">
              <w:t>Код по ОКТМО публично-правового образования плательщика</w:t>
            </w:r>
          </w:p>
        </w:tc>
        <w:tc>
          <w:tcPr>
            <w:tcW w:w="1084" w:type="pct"/>
            <w:tcBorders>
              <w:top w:val="single" w:sz="4" w:space="0" w:color="auto"/>
              <w:left w:val="single" w:sz="4" w:space="0" w:color="auto"/>
              <w:bottom w:val="single" w:sz="4" w:space="0" w:color="auto"/>
              <w:right w:val="single" w:sz="4" w:space="0" w:color="auto"/>
            </w:tcBorders>
          </w:tcPr>
          <w:p w14:paraId="1B815BB8" w14:textId="1B9FFAA7" w:rsidR="00CA47DD" w:rsidRPr="00157A34" w:rsidRDefault="00CA47DD" w:rsidP="00CA47DD">
            <w:pPr>
              <w:pStyle w:val="GOSTTablenorm"/>
              <w:suppressAutoHyphens/>
            </w:pPr>
            <w:r w:rsidRPr="00157A34">
              <w:t>P_CheckAcc</w:t>
            </w:r>
          </w:p>
        </w:tc>
        <w:tc>
          <w:tcPr>
            <w:tcW w:w="1392" w:type="pct"/>
            <w:tcBorders>
              <w:top w:val="single" w:sz="4" w:space="0" w:color="auto"/>
              <w:left w:val="single" w:sz="4" w:space="0" w:color="auto"/>
              <w:bottom w:val="single" w:sz="4" w:space="0" w:color="auto"/>
              <w:right w:val="single" w:sz="4" w:space="0" w:color="auto"/>
            </w:tcBorders>
          </w:tcPr>
          <w:p w14:paraId="4CA851DF" w14:textId="7D49CE5B" w:rsidR="00CA47DD" w:rsidRPr="00157A34" w:rsidRDefault="00CA47DD" w:rsidP="00CA47DD">
            <w:pPr>
              <w:pStyle w:val="GOSTTablenorm"/>
              <w:suppressAutoHyphens/>
            </w:pPr>
            <w:r w:rsidRPr="00157A34">
              <w:t>Указываются 9-16 разряды номера КС плательщика</w:t>
            </w:r>
          </w:p>
        </w:tc>
      </w:tr>
      <w:tr w:rsidR="00014536" w:rsidRPr="00C644BE" w14:paraId="70777864" w14:textId="77777777" w:rsidTr="001023C7">
        <w:tc>
          <w:tcPr>
            <w:tcW w:w="1126" w:type="pct"/>
            <w:tcBorders>
              <w:top w:val="single" w:sz="4" w:space="0" w:color="auto"/>
              <w:left w:val="single" w:sz="4" w:space="0" w:color="auto"/>
              <w:bottom w:val="single" w:sz="4" w:space="0" w:color="auto"/>
              <w:right w:val="single" w:sz="4" w:space="0" w:color="auto"/>
            </w:tcBorders>
          </w:tcPr>
          <w:p w14:paraId="4BCDC6CB" w14:textId="77777777" w:rsidR="00CA47DD" w:rsidRPr="00157A34" w:rsidRDefault="00CA47DD" w:rsidP="00CA47DD">
            <w:pPr>
              <w:pStyle w:val="GOSTTablenorm"/>
              <w:suppressAutoHyphens/>
              <w:rPr>
                <w:szCs w:val="22"/>
              </w:rPr>
            </w:pPr>
            <w:r w:rsidRPr="00157A34">
              <w:t>ТОФК_КС_плательщика</w:t>
            </w:r>
          </w:p>
        </w:tc>
        <w:tc>
          <w:tcPr>
            <w:tcW w:w="272" w:type="pct"/>
            <w:tcBorders>
              <w:top w:val="single" w:sz="4" w:space="0" w:color="auto"/>
              <w:left w:val="single" w:sz="4" w:space="0" w:color="auto"/>
              <w:bottom w:val="single" w:sz="4" w:space="0" w:color="auto"/>
              <w:right w:val="single" w:sz="4" w:space="0" w:color="auto"/>
            </w:tcBorders>
          </w:tcPr>
          <w:p w14:paraId="305028DF" w14:textId="148B0DA9" w:rsidR="00CA47DD" w:rsidRPr="00157A34" w:rsidRDefault="00CA47DD" w:rsidP="00CA47DD">
            <w:pPr>
              <w:pStyle w:val="GOSTTablenorm"/>
              <w:suppressAutoHyphens/>
            </w:pPr>
            <w:r w:rsidRPr="00157A34">
              <w:t>да</w:t>
            </w:r>
          </w:p>
        </w:tc>
        <w:tc>
          <w:tcPr>
            <w:tcW w:w="1126" w:type="pct"/>
            <w:tcBorders>
              <w:top w:val="single" w:sz="4" w:space="0" w:color="auto"/>
              <w:left w:val="single" w:sz="4" w:space="0" w:color="auto"/>
              <w:bottom w:val="single" w:sz="4" w:space="0" w:color="auto"/>
              <w:right w:val="single" w:sz="4" w:space="0" w:color="auto"/>
            </w:tcBorders>
          </w:tcPr>
          <w:p w14:paraId="0E3CC5A9" w14:textId="0D86D5F4" w:rsidR="00CA47DD" w:rsidRPr="00157A34" w:rsidRDefault="00CA47DD" w:rsidP="00CA47DD">
            <w:pPr>
              <w:pStyle w:val="GOSTTablenorm"/>
              <w:suppressAutoHyphens/>
              <w:rPr>
                <w:szCs w:val="22"/>
              </w:rPr>
            </w:pPr>
            <w:r w:rsidRPr="00157A34">
              <w:t>Код ТОФК по КС плательщика (2-значный)</w:t>
            </w:r>
          </w:p>
        </w:tc>
        <w:tc>
          <w:tcPr>
            <w:tcW w:w="1084" w:type="pct"/>
            <w:tcBorders>
              <w:top w:val="single" w:sz="4" w:space="0" w:color="auto"/>
              <w:left w:val="single" w:sz="4" w:space="0" w:color="auto"/>
              <w:bottom w:val="single" w:sz="4" w:space="0" w:color="auto"/>
              <w:right w:val="single" w:sz="4" w:space="0" w:color="auto"/>
            </w:tcBorders>
          </w:tcPr>
          <w:p w14:paraId="4C77A548" w14:textId="77777777" w:rsidR="00CA47DD" w:rsidRPr="00157A34" w:rsidRDefault="00CA47DD" w:rsidP="00CA47DD">
            <w:pPr>
              <w:pStyle w:val="GOSTTablenorm"/>
              <w:suppressAutoHyphens/>
            </w:pPr>
            <w:r w:rsidRPr="00157A34">
              <w:t>P_CheckAcc</w:t>
            </w:r>
          </w:p>
        </w:tc>
        <w:tc>
          <w:tcPr>
            <w:tcW w:w="1392" w:type="pct"/>
            <w:tcBorders>
              <w:top w:val="single" w:sz="4" w:space="0" w:color="auto"/>
              <w:left w:val="single" w:sz="4" w:space="0" w:color="auto"/>
              <w:bottom w:val="single" w:sz="4" w:space="0" w:color="auto"/>
              <w:right w:val="single" w:sz="4" w:space="0" w:color="auto"/>
            </w:tcBorders>
          </w:tcPr>
          <w:p w14:paraId="250CA089" w14:textId="42297249" w:rsidR="00CA47DD" w:rsidRPr="00157A34" w:rsidRDefault="00CA47DD" w:rsidP="00CA47DD">
            <w:pPr>
              <w:pStyle w:val="GOSTTablenorm"/>
              <w:suppressAutoHyphens/>
              <w:rPr>
                <w:szCs w:val="22"/>
              </w:rPr>
            </w:pPr>
            <w:r w:rsidRPr="00157A34">
              <w:t>Указываются 17-18 разряды номера КС плательщика</w:t>
            </w:r>
          </w:p>
        </w:tc>
      </w:tr>
      <w:tr w:rsidR="00014536" w:rsidRPr="00C644BE" w14:paraId="49801970" w14:textId="77777777" w:rsidTr="001023C7">
        <w:tc>
          <w:tcPr>
            <w:tcW w:w="1126" w:type="pct"/>
            <w:tcBorders>
              <w:top w:val="single" w:sz="4" w:space="0" w:color="auto"/>
              <w:left w:val="single" w:sz="4" w:space="0" w:color="auto"/>
              <w:bottom w:val="single" w:sz="4" w:space="0" w:color="auto"/>
              <w:right w:val="single" w:sz="4" w:space="0" w:color="auto"/>
            </w:tcBorders>
          </w:tcPr>
          <w:p w14:paraId="1D7F14DE" w14:textId="0D622A0C" w:rsidR="00CA47DD" w:rsidRPr="00157A34" w:rsidRDefault="00CA47DD" w:rsidP="00CA47DD">
            <w:pPr>
              <w:pStyle w:val="GOSTTablenorm"/>
              <w:suppressAutoHyphens/>
              <w:rPr>
                <w:szCs w:val="22"/>
              </w:rPr>
            </w:pPr>
            <w:r w:rsidRPr="00157A34">
              <w:rPr>
                <w:szCs w:val="22"/>
              </w:rPr>
              <w:t>Порядк_номер_КС_плательщика</w:t>
            </w:r>
          </w:p>
        </w:tc>
        <w:tc>
          <w:tcPr>
            <w:tcW w:w="272" w:type="pct"/>
            <w:tcBorders>
              <w:top w:val="single" w:sz="4" w:space="0" w:color="auto"/>
              <w:left w:val="single" w:sz="4" w:space="0" w:color="auto"/>
              <w:bottom w:val="single" w:sz="4" w:space="0" w:color="auto"/>
              <w:right w:val="single" w:sz="4" w:space="0" w:color="auto"/>
            </w:tcBorders>
          </w:tcPr>
          <w:p w14:paraId="2F50553A" w14:textId="23E67DFA" w:rsidR="00CA47DD" w:rsidRPr="00157A34" w:rsidRDefault="00CA47DD" w:rsidP="00CA47DD">
            <w:pPr>
              <w:pStyle w:val="GOSTTablenorm"/>
              <w:suppressAutoHyphens/>
            </w:pPr>
            <w:r w:rsidRPr="00157A34">
              <w:t>да</w:t>
            </w:r>
          </w:p>
        </w:tc>
        <w:tc>
          <w:tcPr>
            <w:tcW w:w="1126" w:type="pct"/>
            <w:tcBorders>
              <w:top w:val="single" w:sz="4" w:space="0" w:color="auto"/>
              <w:left w:val="single" w:sz="4" w:space="0" w:color="auto"/>
              <w:bottom w:val="single" w:sz="4" w:space="0" w:color="auto"/>
              <w:right w:val="single" w:sz="4" w:space="0" w:color="auto"/>
            </w:tcBorders>
          </w:tcPr>
          <w:p w14:paraId="37E25DF9" w14:textId="61C286F7" w:rsidR="00CA47DD" w:rsidRPr="00157A34" w:rsidRDefault="00CA47DD" w:rsidP="00CA47DD">
            <w:pPr>
              <w:pStyle w:val="GOSTTablenorm"/>
              <w:suppressAutoHyphens/>
            </w:pPr>
            <w:r w:rsidRPr="00157A34">
              <w:rPr>
                <w:szCs w:val="22"/>
              </w:rPr>
              <w:t>Порядковый номер КС плательщика</w:t>
            </w:r>
          </w:p>
        </w:tc>
        <w:tc>
          <w:tcPr>
            <w:tcW w:w="1084" w:type="pct"/>
            <w:tcBorders>
              <w:top w:val="single" w:sz="4" w:space="0" w:color="auto"/>
              <w:left w:val="single" w:sz="4" w:space="0" w:color="auto"/>
              <w:bottom w:val="single" w:sz="4" w:space="0" w:color="auto"/>
              <w:right w:val="single" w:sz="4" w:space="0" w:color="auto"/>
            </w:tcBorders>
          </w:tcPr>
          <w:p w14:paraId="023BF360" w14:textId="1CDED048" w:rsidR="00CA47DD" w:rsidRPr="00157A34" w:rsidRDefault="00CA47DD" w:rsidP="00CA47DD">
            <w:pPr>
              <w:pStyle w:val="GOSTTablenorm"/>
              <w:suppressAutoHyphens/>
            </w:pPr>
            <w:r w:rsidRPr="00157A34">
              <w:t>P_CheckAcc</w:t>
            </w:r>
          </w:p>
        </w:tc>
        <w:tc>
          <w:tcPr>
            <w:tcW w:w="1392" w:type="pct"/>
            <w:tcBorders>
              <w:top w:val="single" w:sz="4" w:space="0" w:color="auto"/>
              <w:left w:val="single" w:sz="4" w:space="0" w:color="auto"/>
              <w:bottom w:val="single" w:sz="4" w:space="0" w:color="auto"/>
              <w:right w:val="single" w:sz="4" w:space="0" w:color="auto"/>
            </w:tcBorders>
          </w:tcPr>
          <w:p w14:paraId="50F45C27" w14:textId="1D2E51DE" w:rsidR="00CA47DD" w:rsidRPr="00157A34" w:rsidRDefault="00CA47DD" w:rsidP="00CA47DD">
            <w:pPr>
              <w:pStyle w:val="GOSTTablenorm"/>
              <w:suppressAutoHyphens/>
            </w:pPr>
            <w:r w:rsidRPr="00157A34">
              <w:rPr>
                <w:szCs w:val="22"/>
              </w:rPr>
              <w:t>Указываются 19-20 разряды номера КС плательщика</w:t>
            </w:r>
          </w:p>
        </w:tc>
      </w:tr>
      <w:tr w:rsidR="00014536" w:rsidRPr="00C644BE" w14:paraId="35E7B681" w14:textId="77777777" w:rsidTr="001023C7">
        <w:tc>
          <w:tcPr>
            <w:tcW w:w="1126" w:type="pct"/>
            <w:tcBorders>
              <w:top w:val="single" w:sz="4" w:space="0" w:color="auto"/>
              <w:left w:val="single" w:sz="4" w:space="0" w:color="auto"/>
              <w:bottom w:val="single" w:sz="4" w:space="0" w:color="auto"/>
              <w:right w:val="single" w:sz="4" w:space="0" w:color="auto"/>
            </w:tcBorders>
          </w:tcPr>
          <w:p w14:paraId="650C6B8F" w14:textId="00D25700" w:rsidR="00CA47DD" w:rsidRPr="00157A34" w:rsidRDefault="00CA47DD" w:rsidP="00CA47DD">
            <w:pPr>
              <w:pStyle w:val="GOSTTablenorm"/>
              <w:suppressAutoHyphens/>
              <w:rPr>
                <w:szCs w:val="22"/>
              </w:rPr>
            </w:pPr>
            <w:r w:rsidRPr="00157A34">
              <w:rPr>
                <w:szCs w:val="22"/>
              </w:rPr>
              <w:t>КБК_КС</w:t>
            </w:r>
          </w:p>
        </w:tc>
        <w:tc>
          <w:tcPr>
            <w:tcW w:w="272" w:type="pct"/>
            <w:tcBorders>
              <w:top w:val="single" w:sz="4" w:space="0" w:color="auto"/>
              <w:left w:val="single" w:sz="4" w:space="0" w:color="auto"/>
              <w:bottom w:val="single" w:sz="4" w:space="0" w:color="auto"/>
              <w:right w:val="single" w:sz="4" w:space="0" w:color="auto"/>
            </w:tcBorders>
          </w:tcPr>
          <w:p w14:paraId="28873ADF" w14:textId="38B6E4D4" w:rsidR="00CA47DD" w:rsidRPr="00157A34" w:rsidRDefault="00CA47DD" w:rsidP="00CA47DD">
            <w:pPr>
              <w:pStyle w:val="GOSTTablenorm"/>
              <w:suppressAutoHyphens/>
            </w:pPr>
            <w:r w:rsidRPr="00157A34">
              <w:t>да</w:t>
            </w:r>
          </w:p>
        </w:tc>
        <w:tc>
          <w:tcPr>
            <w:tcW w:w="1126" w:type="pct"/>
            <w:tcBorders>
              <w:top w:val="single" w:sz="4" w:space="0" w:color="auto"/>
              <w:left w:val="single" w:sz="4" w:space="0" w:color="auto"/>
              <w:bottom w:val="single" w:sz="4" w:space="0" w:color="auto"/>
              <w:right w:val="single" w:sz="4" w:space="0" w:color="auto"/>
            </w:tcBorders>
          </w:tcPr>
          <w:p w14:paraId="66EA4265" w14:textId="674ED160" w:rsidR="00CA47DD" w:rsidRPr="00157A34" w:rsidRDefault="00CA47DD" w:rsidP="00CA47DD">
            <w:pPr>
              <w:pStyle w:val="GOSTTablenorm"/>
              <w:suppressAutoHyphens/>
              <w:rPr>
                <w:szCs w:val="22"/>
              </w:rPr>
            </w:pPr>
            <w:r w:rsidRPr="00157A34">
              <w:rPr>
                <w:szCs w:val="22"/>
              </w:rPr>
              <w:t>КБК по расчетному счету плательщика</w:t>
            </w:r>
          </w:p>
        </w:tc>
        <w:tc>
          <w:tcPr>
            <w:tcW w:w="1084" w:type="pct"/>
            <w:tcBorders>
              <w:top w:val="single" w:sz="4" w:space="0" w:color="auto"/>
              <w:left w:val="single" w:sz="4" w:space="0" w:color="auto"/>
              <w:bottom w:val="single" w:sz="4" w:space="0" w:color="auto"/>
              <w:right w:val="single" w:sz="4" w:space="0" w:color="auto"/>
            </w:tcBorders>
          </w:tcPr>
          <w:p w14:paraId="4401FE2C" w14:textId="61F19804" w:rsidR="00CA47DD" w:rsidRPr="00157A34" w:rsidRDefault="00CA47DD" w:rsidP="00CA47DD">
            <w:pPr>
              <w:pStyle w:val="GOSTTablenorm"/>
              <w:suppressAutoHyphens/>
            </w:pPr>
            <w:r w:rsidRPr="00157A34">
              <w:t>-</w:t>
            </w:r>
          </w:p>
        </w:tc>
        <w:tc>
          <w:tcPr>
            <w:tcW w:w="1392" w:type="pct"/>
            <w:tcBorders>
              <w:top w:val="single" w:sz="4" w:space="0" w:color="auto"/>
              <w:left w:val="single" w:sz="4" w:space="0" w:color="auto"/>
              <w:bottom w:val="single" w:sz="4" w:space="0" w:color="auto"/>
              <w:right w:val="single" w:sz="4" w:space="0" w:color="auto"/>
            </w:tcBorders>
          </w:tcPr>
          <w:p w14:paraId="1B80C3E4" w14:textId="7A75F0AF" w:rsidR="00CA47DD" w:rsidRPr="00157A34" w:rsidRDefault="00D50EE2" w:rsidP="00D50EE2">
            <w:pPr>
              <w:pStyle w:val="GOSTTablenorm"/>
              <w:suppressAutoHyphens/>
              <w:rPr>
                <w:szCs w:val="22"/>
              </w:rPr>
            </w:pPr>
            <w:r w:rsidRPr="00157A34">
              <w:rPr>
                <w:szCs w:val="22"/>
              </w:rPr>
              <w:t>Указывается</w:t>
            </w:r>
            <w:r w:rsidR="00CA47DD" w:rsidRPr="00157A34">
              <w:rPr>
                <w:szCs w:val="22"/>
              </w:rPr>
              <w:t xml:space="preserve"> значение «</w:t>
            </w:r>
            <w:r w:rsidR="00032D80" w:rsidRPr="00157A34">
              <w:rPr>
                <w:szCs w:val="22"/>
              </w:rPr>
              <w:t>00000000000000000</w:t>
            </w:r>
            <w:r w:rsidR="00CA47DD" w:rsidRPr="00157A34">
              <w:rPr>
                <w:szCs w:val="22"/>
              </w:rPr>
              <w:t>610»</w:t>
            </w:r>
          </w:p>
        </w:tc>
      </w:tr>
      <w:tr w:rsidR="00B44513" w:rsidRPr="00C644BE" w14:paraId="479E8A8E" w14:textId="77777777" w:rsidTr="001023C7">
        <w:tc>
          <w:tcPr>
            <w:tcW w:w="1126" w:type="pct"/>
            <w:tcBorders>
              <w:top w:val="single" w:sz="4" w:space="0" w:color="auto"/>
              <w:left w:val="single" w:sz="4" w:space="0" w:color="auto"/>
              <w:bottom w:val="single" w:sz="4" w:space="0" w:color="auto"/>
              <w:right w:val="single" w:sz="4" w:space="0" w:color="auto"/>
            </w:tcBorders>
          </w:tcPr>
          <w:p w14:paraId="78CF56BC" w14:textId="4401B6BC" w:rsidR="00B44513" w:rsidRPr="00157A34" w:rsidRDefault="00B44513" w:rsidP="00CA47DD">
            <w:pPr>
              <w:pStyle w:val="GOSTTablenorm"/>
              <w:suppressAutoHyphens/>
              <w:rPr>
                <w:szCs w:val="22"/>
              </w:rPr>
            </w:pPr>
            <w:r w:rsidRPr="00157A34">
              <w:rPr>
                <w:szCs w:val="22"/>
              </w:rPr>
              <w:t>КБК_расчеты</w:t>
            </w:r>
          </w:p>
        </w:tc>
        <w:tc>
          <w:tcPr>
            <w:tcW w:w="272" w:type="pct"/>
            <w:tcBorders>
              <w:top w:val="single" w:sz="4" w:space="0" w:color="auto"/>
              <w:left w:val="single" w:sz="4" w:space="0" w:color="auto"/>
              <w:bottom w:val="single" w:sz="4" w:space="0" w:color="auto"/>
              <w:right w:val="single" w:sz="4" w:space="0" w:color="auto"/>
            </w:tcBorders>
          </w:tcPr>
          <w:p w14:paraId="453F5C1D" w14:textId="5E957D59" w:rsidR="00B44513" w:rsidRPr="00157A34" w:rsidRDefault="00B44513" w:rsidP="00CA47DD">
            <w:pPr>
              <w:pStyle w:val="GOSTTablenorm"/>
              <w:suppressAutoHyphens/>
            </w:pPr>
            <w:r w:rsidRPr="00157A34">
              <w:t>да</w:t>
            </w:r>
          </w:p>
        </w:tc>
        <w:tc>
          <w:tcPr>
            <w:tcW w:w="1126" w:type="pct"/>
            <w:tcBorders>
              <w:top w:val="single" w:sz="4" w:space="0" w:color="auto"/>
              <w:left w:val="single" w:sz="4" w:space="0" w:color="auto"/>
              <w:bottom w:val="single" w:sz="4" w:space="0" w:color="auto"/>
              <w:right w:val="single" w:sz="4" w:space="0" w:color="auto"/>
            </w:tcBorders>
          </w:tcPr>
          <w:p w14:paraId="2ABD9B14" w14:textId="5C225387" w:rsidR="00B44513" w:rsidRPr="00157A34" w:rsidRDefault="00B44513" w:rsidP="00CA47DD">
            <w:pPr>
              <w:pStyle w:val="GOSTTablenorm"/>
              <w:suppressAutoHyphens/>
              <w:rPr>
                <w:szCs w:val="22"/>
              </w:rPr>
            </w:pPr>
            <w:r w:rsidRPr="00157A34">
              <w:rPr>
                <w:szCs w:val="22"/>
              </w:rPr>
              <w:t>КБК по внутриказначейским расчетам</w:t>
            </w:r>
          </w:p>
        </w:tc>
        <w:tc>
          <w:tcPr>
            <w:tcW w:w="1084" w:type="pct"/>
            <w:tcBorders>
              <w:top w:val="single" w:sz="4" w:space="0" w:color="auto"/>
              <w:left w:val="single" w:sz="4" w:space="0" w:color="auto"/>
              <w:bottom w:val="single" w:sz="4" w:space="0" w:color="auto"/>
              <w:right w:val="single" w:sz="4" w:space="0" w:color="auto"/>
            </w:tcBorders>
          </w:tcPr>
          <w:p w14:paraId="46F3203D" w14:textId="0DCBA31E" w:rsidR="00B44513" w:rsidRPr="00157A34" w:rsidRDefault="00B44513" w:rsidP="00CA47DD">
            <w:pPr>
              <w:pStyle w:val="GOSTTablenorm"/>
              <w:suppressAutoHyphens/>
            </w:pPr>
            <w:r w:rsidRPr="00157A34">
              <w:t>-</w:t>
            </w:r>
          </w:p>
        </w:tc>
        <w:tc>
          <w:tcPr>
            <w:tcW w:w="1392" w:type="pct"/>
            <w:tcBorders>
              <w:top w:val="single" w:sz="4" w:space="0" w:color="auto"/>
              <w:left w:val="single" w:sz="4" w:space="0" w:color="auto"/>
              <w:bottom w:val="single" w:sz="4" w:space="0" w:color="auto"/>
              <w:right w:val="single" w:sz="4" w:space="0" w:color="auto"/>
            </w:tcBorders>
          </w:tcPr>
          <w:p w14:paraId="7828930E" w14:textId="1F548A84" w:rsidR="00B44513" w:rsidRPr="00157A34" w:rsidRDefault="00B44513" w:rsidP="00D50EE2">
            <w:pPr>
              <w:pStyle w:val="GOSTTablenorm"/>
              <w:suppressAutoHyphens/>
              <w:rPr>
                <w:szCs w:val="22"/>
              </w:rPr>
            </w:pPr>
            <w:r w:rsidRPr="00157A34">
              <w:rPr>
                <w:szCs w:val="22"/>
              </w:rPr>
              <w:t>Указывается значение «00000000000000000510»</w:t>
            </w:r>
          </w:p>
        </w:tc>
      </w:tr>
      <w:tr w:rsidR="00014536" w:rsidRPr="00C644BE" w14:paraId="7C88011B" w14:textId="77777777" w:rsidTr="001023C7">
        <w:tc>
          <w:tcPr>
            <w:tcW w:w="1126" w:type="pct"/>
            <w:tcBorders>
              <w:top w:val="single" w:sz="4" w:space="0" w:color="auto"/>
              <w:left w:val="single" w:sz="4" w:space="0" w:color="auto"/>
              <w:bottom w:val="single" w:sz="4" w:space="0" w:color="auto"/>
              <w:right w:val="single" w:sz="4" w:space="0" w:color="auto"/>
            </w:tcBorders>
          </w:tcPr>
          <w:p w14:paraId="0064E184" w14:textId="1554EC3B" w:rsidR="00CA47DD" w:rsidRPr="00157A34" w:rsidRDefault="00CA47DD" w:rsidP="00CA47DD">
            <w:pPr>
              <w:pStyle w:val="GOSTTablenorm"/>
              <w:suppressAutoHyphens/>
              <w:rPr>
                <w:szCs w:val="22"/>
              </w:rPr>
            </w:pPr>
            <w:r w:rsidRPr="00157A34" w:rsidDel="00826C7E">
              <w:t>Тип_КБК_КС</w:t>
            </w:r>
          </w:p>
        </w:tc>
        <w:tc>
          <w:tcPr>
            <w:tcW w:w="272" w:type="pct"/>
            <w:tcBorders>
              <w:top w:val="single" w:sz="4" w:space="0" w:color="auto"/>
              <w:left w:val="single" w:sz="4" w:space="0" w:color="auto"/>
              <w:bottom w:val="single" w:sz="4" w:space="0" w:color="auto"/>
              <w:right w:val="single" w:sz="4" w:space="0" w:color="auto"/>
            </w:tcBorders>
          </w:tcPr>
          <w:p w14:paraId="392C25EC" w14:textId="75F74CAD" w:rsidR="00CA47DD" w:rsidRPr="00157A34" w:rsidRDefault="00CA47DD" w:rsidP="00CA47DD">
            <w:pPr>
              <w:pStyle w:val="GOSTTablenorm"/>
              <w:suppressAutoHyphens/>
            </w:pPr>
            <w:r w:rsidRPr="00157A34" w:rsidDel="00826C7E">
              <w:t>да</w:t>
            </w:r>
          </w:p>
        </w:tc>
        <w:tc>
          <w:tcPr>
            <w:tcW w:w="1126" w:type="pct"/>
            <w:tcBorders>
              <w:top w:val="single" w:sz="4" w:space="0" w:color="auto"/>
              <w:left w:val="single" w:sz="4" w:space="0" w:color="auto"/>
              <w:bottom w:val="single" w:sz="4" w:space="0" w:color="auto"/>
              <w:right w:val="single" w:sz="4" w:space="0" w:color="auto"/>
            </w:tcBorders>
          </w:tcPr>
          <w:p w14:paraId="6DB7A593" w14:textId="744FE1D7" w:rsidR="00CA47DD" w:rsidRPr="00157A34" w:rsidRDefault="00CA47DD" w:rsidP="00CA47DD">
            <w:pPr>
              <w:pStyle w:val="GOSTTablenorm"/>
              <w:suppressAutoHyphens/>
              <w:rPr>
                <w:szCs w:val="22"/>
              </w:rPr>
            </w:pPr>
            <w:r w:rsidRPr="00157A34" w:rsidDel="00826C7E">
              <w:t xml:space="preserve">Тип КБК </w:t>
            </w:r>
            <w:r w:rsidRPr="00157A34">
              <w:rPr>
                <w:szCs w:val="22"/>
              </w:rPr>
              <w:t>расчетному счету плательщика</w:t>
            </w:r>
          </w:p>
        </w:tc>
        <w:tc>
          <w:tcPr>
            <w:tcW w:w="1084" w:type="pct"/>
            <w:tcBorders>
              <w:top w:val="single" w:sz="4" w:space="0" w:color="auto"/>
              <w:left w:val="single" w:sz="4" w:space="0" w:color="auto"/>
              <w:bottom w:val="single" w:sz="4" w:space="0" w:color="auto"/>
              <w:right w:val="single" w:sz="4" w:space="0" w:color="auto"/>
            </w:tcBorders>
          </w:tcPr>
          <w:p w14:paraId="3957F4A2" w14:textId="161D76D6" w:rsidR="00CA47DD" w:rsidRPr="00157A34" w:rsidRDefault="00B44513" w:rsidP="00CA47DD">
            <w:pPr>
              <w:pStyle w:val="GOSTTablenorm"/>
              <w:suppressAutoHyphens/>
            </w:pPr>
            <w:ins w:id="5984" w:author="Щербань О.И. TSE-105681" w:date="2025-07-23T15:46:00Z">
              <w:r w:rsidRPr="00157A34">
                <w:t>-</w:t>
              </w:r>
            </w:ins>
          </w:p>
        </w:tc>
        <w:tc>
          <w:tcPr>
            <w:tcW w:w="1392" w:type="pct"/>
            <w:tcBorders>
              <w:top w:val="single" w:sz="4" w:space="0" w:color="auto"/>
              <w:left w:val="single" w:sz="4" w:space="0" w:color="auto"/>
              <w:bottom w:val="single" w:sz="4" w:space="0" w:color="auto"/>
              <w:right w:val="single" w:sz="4" w:space="0" w:color="auto"/>
            </w:tcBorders>
          </w:tcPr>
          <w:p w14:paraId="7E50CAFB" w14:textId="2FF220E4" w:rsidR="00CA47DD" w:rsidRPr="00157A34" w:rsidRDefault="00D50EE2" w:rsidP="00CA47DD">
            <w:pPr>
              <w:pStyle w:val="GOSTTablenorm"/>
              <w:suppressAutoHyphens/>
              <w:rPr>
                <w:szCs w:val="22"/>
              </w:rPr>
            </w:pPr>
            <w:r w:rsidRPr="00157A34">
              <w:t>Указывается значение</w:t>
            </w:r>
            <w:r w:rsidR="00CA47DD" w:rsidRPr="00157A34" w:rsidDel="00826C7E">
              <w:t xml:space="preserve"> «31»</w:t>
            </w:r>
          </w:p>
        </w:tc>
      </w:tr>
      <w:tr w:rsidR="00B44513" w:rsidRPr="00C644BE" w14:paraId="493E3A09" w14:textId="77777777" w:rsidTr="001023C7">
        <w:tc>
          <w:tcPr>
            <w:tcW w:w="1126" w:type="pct"/>
            <w:tcBorders>
              <w:top w:val="single" w:sz="4" w:space="0" w:color="auto"/>
              <w:left w:val="single" w:sz="4" w:space="0" w:color="auto"/>
              <w:bottom w:val="single" w:sz="4" w:space="0" w:color="auto"/>
              <w:right w:val="single" w:sz="4" w:space="0" w:color="auto"/>
            </w:tcBorders>
          </w:tcPr>
          <w:p w14:paraId="335FB357" w14:textId="76B7277E" w:rsidR="00B44513" w:rsidRPr="00157A34" w:rsidDel="00826C7E" w:rsidRDefault="00B44513" w:rsidP="00CA47DD">
            <w:pPr>
              <w:pStyle w:val="GOSTTablenorm"/>
              <w:suppressAutoHyphens/>
            </w:pPr>
            <w:r w:rsidRPr="00157A34">
              <w:t>Тип_КБК_расчеты</w:t>
            </w:r>
          </w:p>
        </w:tc>
        <w:tc>
          <w:tcPr>
            <w:tcW w:w="272" w:type="pct"/>
            <w:tcBorders>
              <w:top w:val="single" w:sz="4" w:space="0" w:color="auto"/>
              <w:left w:val="single" w:sz="4" w:space="0" w:color="auto"/>
              <w:bottom w:val="single" w:sz="4" w:space="0" w:color="auto"/>
              <w:right w:val="single" w:sz="4" w:space="0" w:color="auto"/>
            </w:tcBorders>
          </w:tcPr>
          <w:p w14:paraId="796FE3FF" w14:textId="265CBFE7" w:rsidR="00B44513" w:rsidRPr="00157A34" w:rsidDel="00826C7E" w:rsidRDefault="00B44513" w:rsidP="00CA47DD">
            <w:pPr>
              <w:pStyle w:val="GOSTTablenorm"/>
              <w:suppressAutoHyphens/>
            </w:pPr>
            <w:r w:rsidRPr="00157A34">
              <w:t>да</w:t>
            </w:r>
          </w:p>
        </w:tc>
        <w:tc>
          <w:tcPr>
            <w:tcW w:w="1126" w:type="pct"/>
            <w:tcBorders>
              <w:top w:val="single" w:sz="4" w:space="0" w:color="auto"/>
              <w:left w:val="single" w:sz="4" w:space="0" w:color="auto"/>
              <w:bottom w:val="single" w:sz="4" w:space="0" w:color="auto"/>
              <w:right w:val="single" w:sz="4" w:space="0" w:color="auto"/>
            </w:tcBorders>
          </w:tcPr>
          <w:p w14:paraId="548AB435" w14:textId="21D49036" w:rsidR="00B44513" w:rsidRPr="00157A34" w:rsidDel="00826C7E" w:rsidRDefault="00B44513" w:rsidP="00CA47DD">
            <w:pPr>
              <w:pStyle w:val="GOSTTablenorm"/>
              <w:suppressAutoHyphens/>
            </w:pPr>
            <w:r w:rsidRPr="00157A34">
              <w:rPr>
                <w:szCs w:val="22"/>
              </w:rPr>
              <w:t>Тип КБК по внутриказначейским расчетам</w:t>
            </w:r>
          </w:p>
        </w:tc>
        <w:tc>
          <w:tcPr>
            <w:tcW w:w="1084" w:type="pct"/>
            <w:tcBorders>
              <w:top w:val="single" w:sz="4" w:space="0" w:color="auto"/>
              <w:left w:val="single" w:sz="4" w:space="0" w:color="auto"/>
              <w:bottom w:val="single" w:sz="4" w:space="0" w:color="auto"/>
              <w:right w:val="single" w:sz="4" w:space="0" w:color="auto"/>
            </w:tcBorders>
          </w:tcPr>
          <w:p w14:paraId="683037C8" w14:textId="0978B6FC" w:rsidR="00B44513" w:rsidRPr="00157A34" w:rsidRDefault="00B44513" w:rsidP="00CA47DD">
            <w:pPr>
              <w:pStyle w:val="GOSTTablenorm"/>
              <w:suppressAutoHyphens/>
            </w:pPr>
            <w:r w:rsidRPr="00157A34">
              <w:t>-</w:t>
            </w:r>
          </w:p>
        </w:tc>
        <w:tc>
          <w:tcPr>
            <w:tcW w:w="1392" w:type="pct"/>
            <w:tcBorders>
              <w:top w:val="single" w:sz="4" w:space="0" w:color="auto"/>
              <w:left w:val="single" w:sz="4" w:space="0" w:color="auto"/>
              <w:bottom w:val="single" w:sz="4" w:space="0" w:color="auto"/>
              <w:right w:val="single" w:sz="4" w:space="0" w:color="auto"/>
            </w:tcBorders>
          </w:tcPr>
          <w:p w14:paraId="1CD8EE64" w14:textId="3A908C20" w:rsidR="00B44513" w:rsidRPr="00157A34" w:rsidRDefault="00B44513" w:rsidP="00CA47DD">
            <w:pPr>
              <w:pStyle w:val="GOSTTablenorm"/>
              <w:suppressAutoHyphens/>
            </w:pPr>
            <w:r w:rsidRPr="00157A34">
              <w:t>Указывается значение</w:t>
            </w:r>
            <w:r w:rsidRPr="00157A34" w:rsidDel="00826C7E">
              <w:t xml:space="preserve"> «31»</w:t>
            </w:r>
          </w:p>
        </w:tc>
      </w:tr>
      <w:tr w:rsidR="00014536" w:rsidRPr="00C644BE" w14:paraId="1DBA1BF6" w14:textId="77777777" w:rsidTr="001023C7">
        <w:tc>
          <w:tcPr>
            <w:tcW w:w="1126" w:type="pct"/>
            <w:tcBorders>
              <w:top w:val="single" w:sz="4" w:space="0" w:color="auto"/>
              <w:left w:val="single" w:sz="4" w:space="0" w:color="auto"/>
              <w:bottom w:val="single" w:sz="4" w:space="0" w:color="auto"/>
              <w:right w:val="single" w:sz="4" w:space="0" w:color="auto"/>
            </w:tcBorders>
          </w:tcPr>
          <w:p w14:paraId="4BC0128D" w14:textId="5514DF81" w:rsidR="00CA47DD" w:rsidRPr="00157A34" w:rsidRDefault="00CA47DD" w:rsidP="00CA47DD">
            <w:pPr>
              <w:pStyle w:val="GOSTTablenorm"/>
              <w:suppressAutoHyphens/>
            </w:pPr>
            <w:r w:rsidRPr="00157A34">
              <w:t>ТОФК_ЛС_плательщика</w:t>
            </w:r>
          </w:p>
        </w:tc>
        <w:tc>
          <w:tcPr>
            <w:tcW w:w="272" w:type="pct"/>
            <w:tcBorders>
              <w:top w:val="single" w:sz="4" w:space="0" w:color="auto"/>
              <w:left w:val="single" w:sz="4" w:space="0" w:color="auto"/>
              <w:bottom w:val="single" w:sz="4" w:space="0" w:color="auto"/>
              <w:right w:val="single" w:sz="4" w:space="0" w:color="auto"/>
            </w:tcBorders>
          </w:tcPr>
          <w:p w14:paraId="22948A62" w14:textId="3B6C3D90" w:rsidR="00CA47DD" w:rsidRPr="00157A34" w:rsidRDefault="0059492F" w:rsidP="00CA47DD">
            <w:pPr>
              <w:pStyle w:val="GOSTTablenorm"/>
              <w:suppressAutoHyphens/>
            </w:pPr>
            <w:r w:rsidRPr="00157A34">
              <w:t>н</w:t>
            </w:r>
            <w:r w:rsidR="00CA47DD" w:rsidRPr="00157A34">
              <w:t>ет</w:t>
            </w:r>
          </w:p>
        </w:tc>
        <w:tc>
          <w:tcPr>
            <w:tcW w:w="1126" w:type="pct"/>
            <w:tcBorders>
              <w:top w:val="single" w:sz="4" w:space="0" w:color="auto"/>
              <w:left w:val="single" w:sz="4" w:space="0" w:color="auto"/>
              <w:bottom w:val="single" w:sz="4" w:space="0" w:color="auto"/>
              <w:right w:val="single" w:sz="4" w:space="0" w:color="auto"/>
            </w:tcBorders>
          </w:tcPr>
          <w:p w14:paraId="378D9F4E" w14:textId="12AC7922" w:rsidR="00CA47DD" w:rsidRPr="00157A34" w:rsidRDefault="00CA47DD" w:rsidP="00CA47DD">
            <w:pPr>
              <w:pStyle w:val="GOSTTablenorm"/>
              <w:suppressAutoHyphens/>
            </w:pPr>
            <w:r w:rsidRPr="00157A34">
              <w:t>ТОФК ЦС по ЛС плательщика (4-значный)</w:t>
            </w:r>
          </w:p>
        </w:tc>
        <w:tc>
          <w:tcPr>
            <w:tcW w:w="1084" w:type="pct"/>
            <w:tcBorders>
              <w:top w:val="single" w:sz="4" w:space="0" w:color="auto"/>
              <w:left w:val="single" w:sz="4" w:space="0" w:color="auto"/>
              <w:bottom w:val="single" w:sz="4" w:space="0" w:color="auto"/>
              <w:right w:val="single" w:sz="4" w:space="0" w:color="auto"/>
            </w:tcBorders>
          </w:tcPr>
          <w:p w14:paraId="4F2534AC" w14:textId="538446A2" w:rsidR="00CA47DD" w:rsidRPr="00157A34" w:rsidRDefault="00CA47DD" w:rsidP="00CA47DD">
            <w:pPr>
              <w:pStyle w:val="GOSTTablenorm"/>
              <w:suppressAutoHyphens/>
            </w:pPr>
            <w:r w:rsidRPr="00157A34">
              <w:rPr>
                <w:lang w:val="en-US"/>
              </w:rPr>
              <w:t>SI_</w:t>
            </w:r>
            <w:r w:rsidRPr="00157A34">
              <w:t>CodeCS</w:t>
            </w:r>
          </w:p>
        </w:tc>
        <w:tc>
          <w:tcPr>
            <w:tcW w:w="1392" w:type="pct"/>
            <w:tcBorders>
              <w:top w:val="single" w:sz="4" w:space="0" w:color="auto"/>
              <w:left w:val="single" w:sz="4" w:space="0" w:color="auto"/>
              <w:bottom w:val="single" w:sz="4" w:space="0" w:color="auto"/>
              <w:right w:val="single" w:sz="4" w:space="0" w:color="auto"/>
            </w:tcBorders>
          </w:tcPr>
          <w:p w14:paraId="6162934F" w14:textId="193B24E1" w:rsidR="00CA47DD" w:rsidRPr="00157A34" w:rsidRDefault="0059492F" w:rsidP="00CA47DD">
            <w:pPr>
              <w:pStyle w:val="GOSTTablenorm"/>
              <w:suppressAutoHyphens/>
              <w:rPr>
                <w:szCs w:val="22"/>
              </w:rPr>
            </w:pPr>
            <w:r w:rsidRPr="00157A34">
              <w:t>-</w:t>
            </w:r>
          </w:p>
        </w:tc>
      </w:tr>
      <w:tr w:rsidR="00014536" w:rsidRPr="00C644BE" w14:paraId="486C9F32" w14:textId="77777777" w:rsidTr="001023C7">
        <w:tc>
          <w:tcPr>
            <w:tcW w:w="1126" w:type="pct"/>
            <w:tcBorders>
              <w:top w:val="single" w:sz="4" w:space="0" w:color="auto"/>
              <w:left w:val="single" w:sz="4" w:space="0" w:color="auto"/>
              <w:bottom w:val="single" w:sz="4" w:space="0" w:color="auto"/>
              <w:right w:val="single" w:sz="4" w:space="0" w:color="auto"/>
            </w:tcBorders>
            <w:hideMark/>
          </w:tcPr>
          <w:p w14:paraId="059AC24A" w14:textId="77777777" w:rsidR="00CA47DD" w:rsidRPr="00157A34" w:rsidRDefault="00CA47DD" w:rsidP="00CA47DD">
            <w:pPr>
              <w:pStyle w:val="GOSTTablenorm"/>
              <w:suppressAutoHyphens/>
            </w:pPr>
            <w:r w:rsidRPr="00157A34">
              <w:t>Номер_ЛС_плательщика</w:t>
            </w:r>
          </w:p>
        </w:tc>
        <w:tc>
          <w:tcPr>
            <w:tcW w:w="272" w:type="pct"/>
            <w:tcBorders>
              <w:top w:val="single" w:sz="4" w:space="0" w:color="auto"/>
              <w:left w:val="single" w:sz="4" w:space="0" w:color="auto"/>
              <w:bottom w:val="single" w:sz="4" w:space="0" w:color="auto"/>
              <w:right w:val="single" w:sz="4" w:space="0" w:color="auto"/>
            </w:tcBorders>
            <w:hideMark/>
          </w:tcPr>
          <w:p w14:paraId="1D1C3946" w14:textId="77777777" w:rsidR="00CA47DD" w:rsidRPr="00157A34" w:rsidRDefault="00CA47DD" w:rsidP="00CA47DD">
            <w:pPr>
              <w:pStyle w:val="GOSTTablenorm"/>
              <w:suppressAutoHyphens/>
            </w:pPr>
            <w:r w:rsidRPr="00157A34">
              <w:t>нет</w:t>
            </w:r>
          </w:p>
        </w:tc>
        <w:tc>
          <w:tcPr>
            <w:tcW w:w="1126" w:type="pct"/>
            <w:tcBorders>
              <w:top w:val="single" w:sz="4" w:space="0" w:color="auto"/>
              <w:left w:val="single" w:sz="4" w:space="0" w:color="auto"/>
              <w:bottom w:val="single" w:sz="4" w:space="0" w:color="auto"/>
              <w:right w:val="single" w:sz="4" w:space="0" w:color="auto"/>
            </w:tcBorders>
            <w:hideMark/>
          </w:tcPr>
          <w:p w14:paraId="5ECDE23B" w14:textId="77777777" w:rsidR="00CA47DD" w:rsidRPr="00157A34" w:rsidRDefault="00CA47DD" w:rsidP="00CA47DD">
            <w:pPr>
              <w:pStyle w:val="GOSTTablenorm"/>
              <w:suppressAutoHyphens/>
            </w:pPr>
            <w:r w:rsidRPr="00157A34">
              <w:t>Номер лицевого счета плательщика</w:t>
            </w:r>
          </w:p>
        </w:tc>
        <w:tc>
          <w:tcPr>
            <w:tcW w:w="1084" w:type="pct"/>
            <w:tcBorders>
              <w:top w:val="single" w:sz="4" w:space="0" w:color="auto"/>
              <w:left w:val="single" w:sz="4" w:space="0" w:color="auto"/>
              <w:bottom w:val="single" w:sz="4" w:space="0" w:color="auto"/>
              <w:right w:val="single" w:sz="4" w:space="0" w:color="auto"/>
            </w:tcBorders>
            <w:hideMark/>
          </w:tcPr>
          <w:p w14:paraId="1B6CED4B" w14:textId="77777777" w:rsidR="00CA47DD" w:rsidRPr="00157A34" w:rsidRDefault="00CA47DD" w:rsidP="00CA47DD">
            <w:pPr>
              <w:pStyle w:val="GOSTTablenorm"/>
              <w:suppressAutoHyphens/>
            </w:pPr>
            <w:r w:rsidRPr="00157A34">
              <w:t>BINF_AccNum</w:t>
            </w:r>
          </w:p>
        </w:tc>
        <w:tc>
          <w:tcPr>
            <w:tcW w:w="1392" w:type="pct"/>
            <w:tcBorders>
              <w:top w:val="single" w:sz="4" w:space="0" w:color="auto"/>
              <w:left w:val="single" w:sz="4" w:space="0" w:color="auto"/>
              <w:bottom w:val="single" w:sz="4" w:space="0" w:color="auto"/>
              <w:right w:val="single" w:sz="4" w:space="0" w:color="auto"/>
            </w:tcBorders>
            <w:hideMark/>
          </w:tcPr>
          <w:p w14:paraId="3CD81363" w14:textId="77777777" w:rsidR="00CA47DD" w:rsidRPr="00157A34" w:rsidRDefault="00CA47DD" w:rsidP="00CA47DD">
            <w:pPr>
              <w:pStyle w:val="GOSTTablenorm"/>
              <w:suppressAutoHyphens/>
            </w:pPr>
            <w:r w:rsidRPr="00157A34">
              <w:t>-</w:t>
            </w:r>
          </w:p>
        </w:tc>
      </w:tr>
      <w:tr w:rsidR="00014536" w:rsidRPr="00C644BE" w14:paraId="044E52C7" w14:textId="77777777" w:rsidTr="001023C7">
        <w:tc>
          <w:tcPr>
            <w:tcW w:w="1126" w:type="pct"/>
            <w:tcBorders>
              <w:top w:val="single" w:sz="4" w:space="0" w:color="auto"/>
              <w:left w:val="single" w:sz="4" w:space="0" w:color="auto"/>
              <w:bottom w:val="single" w:sz="4" w:space="0" w:color="auto"/>
              <w:right w:val="single" w:sz="4" w:space="0" w:color="auto"/>
            </w:tcBorders>
          </w:tcPr>
          <w:p w14:paraId="53EA7D25" w14:textId="41BE6790" w:rsidR="00CA47DD" w:rsidRPr="00157A34" w:rsidRDefault="00CA47DD" w:rsidP="00CA47DD">
            <w:pPr>
              <w:pStyle w:val="GOSTTablenorm"/>
              <w:suppressAutoHyphens/>
            </w:pPr>
            <w:r w:rsidRPr="00157A34">
              <w:rPr>
                <w:szCs w:val="22"/>
              </w:rPr>
              <w:t>АКР_ЛС_плательщика</w:t>
            </w:r>
          </w:p>
        </w:tc>
        <w:tc>
          <w:tcPr>
            <w:tcW w:w="272" w:type="pct"/>
            <w:tcBorders>
              <w:top w:val="single" w:sz="4" w:space="0" w:color="auto"/>
              <w:left w:val="single" w:sz="4" w:space="0" w:color="auto"/>
              <w:bottom w:val="single" w:sz="4" w:space="0" w:color="auto"/>
              <w:right w:val="single" w:sz="4" w:space="0" w:color="auto"/>
            </w:tcBorders>
          </w:tcPr>
          <w:p w14:paraId="65CFD579" w14:textId="5824F04E" w:rsidR="00CA47DD" w:rsidRPr="00157A34" w:rsidRDefault="00CA47DD" w:rsidP="00CA47DD">
            <w:pPr>
              <w:pStyle w:val="GOSTTablenorm"/>
              <w:suppressAutoHyphens/>
            </w:pPr>
            <w:r w:rsidRPr="00157A34">
              <w:rPr>
                <w:szCs w:val="22"/>
              </w:rPr>
              <w:t>нет</w:t>
            </w:r>
          </w:p>
        </w:tc>
        <w:tc>
          <w:tcPr>
            <w:tcW w:w="1126" w:type="pct"/>
            <w:tcBorders>
              <w:top w:val="single" w:sz="4" w:space="0" w:color="auto"/>
              <w:left w:val="single" w:sz="4" w:space="0" w:color="auto"/>
              <w:bottom w:val="single" w:sz="4" w:space="0" w:color="auto"/>
              <w:right w:val="single" w:sz="4" w:space="0" w:color="auto"/>
            </w:tcBorders>
          </w:tcPr>
          <w:p w14:paraId="713D6569" w14:textId="40ABE8EF" w:rsidR="00CA47DD" w:rsidRPr="00157A34" w:rsidRDefault="00CA47DD" w:rsidP="00CA47DD">
            <w:pPr>
              <w:pStyle w:val="GOSTTablenorm"/>
              <w:suppressAutoHyphens/>
            </w:pPr>
            <w:r w:rsidRPr="00157A34">
              <w:rPr>
                <w:szCs w:val="22"/>
              </w:rPr>
              <w:t>Аналитиче</w:t>
            </w:r>
            <w:r w:rsidR="001023C7" w:rsidRPr="00157A34">
              <w:rPr>
                <w:szCs w:val="22"/>
              </w:rPr>
              <w:t>ский код раздела ЛС плательщика</w:t>
            </w:r>
          </w:p>
        </w:tc>
        <w:tc>
          <w:tcPr>
            <w:tcW w:w="1084" w:type="pct"/>
            <w:tcBorders>
              <w:top w:val="single" w:sz="4" w:space="0" w:color="auto"/>
              <w:left w:val="single" w:sz="4" w:space="0" w:color="auto"/>
              <w:bottom w:val="single" w:sz="4" w:space="0" w:color="auto"/>
              <w:right w:val="single" w:sz="4" w:space="0" w:color="auto"/>
            </w:tcBorders>
          </w:tcPr>
          <w:p w14:paraId="5B6860E8" w14:textId="4C33AED3" w:rsidR="00CA47DD" w:rsidRPr="00157A34" w:rsidRDefault="00CA47DD" w:rsidP="00CA47DD">
            <w:pPr>
              <w:pStyle w:val="GOSTTablenorm"/>
              <w:suppressAutoHyphens/>
            </w:pPr>
            <w:r w:rsidRPr="00157A34">
              <w:t>BINF_DocAnalysisCode</w:t>
            </w:r>
          </w:p>
        </w:tc>
        <w:tc>
          <w:tcPr>
            <w:tcW w:w="1392" w:type="pct"/>
            <w:tcBorders>
              <w:top w:val="single" w:sz="4" w:space="0" w:color="auto"/>
              <w:left w:val="single" w:sz="4" w:space="0" w:color="auto"/>
              <w:bottom w:val="single" w:sz="4" w:space="0" w:color="auto"/>
              <w:right w:val="single" w:sz="4" w:space="0" w:color="auto"/>
            </w:tcBorders>
          </w:tcPr>
          <w:p w14:paraId="4E5A968C" w14:textId="77D1BB23" w:rsidR="00CA47DD" w:rsidRPr="00157A34" w:rsidRDefault="00CA47DD" w:rsidP="00CA47DD">
            <w:pPr>
              <w:pStyle w:val="GOSTTablenorm"/>
              <w:suppressAutoHyphens/>
            </w:pPr>
            <w:r w:rsidRPr="00157A34">
              <w:t>-</w:t>
            </w:r>
          </w:p>
        </w:tc>
      </w:tr>
      <w:tr w:rsidR="00014536" w:rsidRPr="00C644BE" w14:paraId="11DF3F3C" w14:textId="77777777" w:rsidTr="001023C7">
        <w:tc>
          <w:tcPr>
            <w:tcW w:w="1126" w:type="pct"/>
            <w:tcBorders>
              <w:top w:val="single" w:sz="4" w:space="0" w:color="auto"/>
              <w:left w:val="single" w:sz="4" w:space="0" w:color="auto"/>
              <w:bottom w:val="single" w:sz="4" w:space="0" w:color="auto"/>
              <w:right w:val="single" w:sz="4" w:space="0" w:color="auto"/>
            </w:tcBorders>
          </w:tcPr>
          <w:p w14:paraId="1125A3C0" w14:textId="5EBB22DA" w:rsidR="00CA47DD" w:rsidRPr="00157A34" w:rsidRDefault="00CA47DD" w:rsidP="00CA47DD">
            <w:pPr>
              <w:pStyle w:val="GOSTTablenorm"/>
              <w:suppressAutoHyphens/>
            </w:pPr>
            <w:r w:rsidRPr="00157A34">
              <w:t>Идентификатор_контракта</w:t>
            </w:r>
          </w:p>
        </w:tc>
        <w:tc>
          <w:tcPr>
            <w:tcW w:w="272" w:type="pct"/>
            <w:tcBorders>
              <w:top w:val="single" w:sz="4" w:space="0" w:color="auto"/>
              <w:left w:val="single" w:sz="4" w:space="0" w:color="auto"/>
              <w:bottom w:val="single" w:sz="4" w:space="0" w:color="auto"/>
              <w:right w:val="single" w:sz="4" w:space="0" w:color="auto"/>
            </w:tcBorders>
          </w:tcPr>
          <w:p w14:paraId="6C07A968" w14:textId="35C7CE49" w:rsidR="00CA47DD" w:rsidRPr="00157A34" w:rsidRDefault="00CA47DD" w:rsidP="00CA47DD">
            <w:pPr>
              <w:pStyle w:val="GOSTTablenorm"/>
              <w:suppressAutoHyphens/>
            </w:pPr>
            <w:r w:rsidRPr="00157A34">
              <w:t>нет</w:t>
            </w:r>
          </w:p>
        </w:tc>
        <w:tc>
          <w:tcPr>
            <w:tcW w:w="1126" w:type="pct"/>
            <w:tcBorders>
              <w:top w:val="single" w:sz="4" w:space="0" w:color="auto"/>
              <w:left w:val="single" w:sz="4" w:space="0" w:color="auto"/>
              <w:bottom w:val="single" w:sz="4" w:space="0" w:color="auto"/>
              <w:right w:val="single" w:sz="4" w:space="0" w:color="auto"/>
            </w:tcBorders>
          </w:tcPr>
          <w:p w14:paraId="7CFADE82" w14:textId="54A0FEA9" w:rsidR="00CA47DD" w:rsidRPr="00157A34" w:rsidRDefault="00CA47DD" w:rsidP="00CA47DD">
            <w:pPr>
              <w:pStyle w:val="GOSTTablenorm"/>
              <w:suppressAutoHyphens/>
            </w:pPr>
            <w:r w:rsidRPr="00157A34">
              <w:rPr>
                <w:szCs w:val="22"/>
              </w:rPr>
              <w:t>Идентификатор государственного контракта, соглашения, договора плательщика</w:t>
            </w:r>
          </w:p>
        </w:tc>
        <w:tc>
          <w:tcPr>
            <w:tcW w:w="1084" w:type="pct"/>
            <w:tcBorders>
              <w:top w:val="single" w:sz="4" w:space="0" w:color="auto"/>
              <w:left w:val="single" w:sz="4" w:space="0" w:color="auto"/>
              <w:bottom w:val="single" w:sz="4" w:space="0" w:color="auto"/>
              <w:right w:val="single" w:sz="4" w:space="0" w:color="auto"/>
            </w:tcBorders>
          </w:tcPr>
          <w:p w14:paraId="3F371870" w14:textId="15E1D1F7" w:rsidR="00CA47DD" w:rsidRPr="00157A34" w:rsidRDefault="00CA47DD" w:rsidP="00CA47DD">
            <w:pPr>
              <w:pStyle w:val="GOSTTablenorm"/>
              <w:suppressAutoHyphens/>
            </w:pPr>
            <w:r w:rsidRPr="00157A34">
              <w:t>EC_IGK</w:t>
            </w:r>
          </w:p>
        </w:tc>
        <w:tc>
          <w:tcPr>
            <w:tcW w:w="1392" w:type="pct"/>
            <w:tcBorders>
              <w:top w:val="single" w:sz="4" w:space="0" w:color="auto"/>
              <w:left w:val="single" w:sz="4" w:space="0" w:color="auto"/>
              <w:bottom w:val="single" w:sz="4" w:space="0" w:color="auto"/>
              <w:right w:val="single" w:sz="4" w:space="0" w:color="auto"/>
            </w:tcBorders>
          </w:tcPr>
          <w:p w14:paraId="3FB15A3A" w14:textId="556B9CD6" w:rsidR="00CA47DD" w:rsidRPr="00157A34" w:rsidRDefault="00CA47DD" w:rsidP="00CA47DD">
            <w:pPr>
              <w:pStyle w:val="GOSTTablenorm"/>
              <w:suppressAutoHyphens/>
            </w:pPr>
            <w:r w:rsidRPr="00157A34">
              <w:t>-</w:t>
            </w:r>
          </w:p>
        </w:tc>
      </w:tr>
      <w:tr w:rsidR="00014536" w:rsidRPr="00C644BE" w14:paraId="18D63139" w14:textId="77777777" w:rsidTr="001023C7">
        <w:tc>
          <w:tcPr>
            <w:tcW w:w="1126" w:type="pct"/>
            <w:tcBorders>
              <w:top w:val="single" w:sz="4" w:space="0" w:color="auto"/>
              <w:left w:val="single" w:sz="4" w:space="0" w:color="auto"/>
              <w:bottom w:val="single" w:sz="4" w:space="0" w:color="auto"/>
              <w:right w:val="single" w:sz="4" w:space="0" w:color="auto"/>
            </w:tcBorders>
          </w:tcPr>
          <w:p w14:paraId="0CF07C0E" w14:textId="21F81430" w:rsidR="00D51D65" w:rsidRPr="00157A34" w:rsidRDefault="00D51D65" w:rsidP="00CA47DD">
            <w:pPr>
              <w:pStyle w:val="GOSTTablenorm"/>
              <w:suppressAutoHyphens/>
            </w:pPr>
            <w:r w:rsidRPr="00157A34">
              <w:rPr>
                <w:color w:val="000000" w:themeColor="text1"/>
                <w:szCs w:val="22"/>
              </w:rPr>
              <w:t>Код_цели_плательщика_контр</w:t>
            </w:r>
          </w:p>
        </w:tc>
        <w:tc>
          <w:tcPr>
            <w:tcW w:w="272" w:type="pct"/>
            <w:tcBorders>
              <w:top w:val="single" w:sz="4" w:space="0" w:color="auto"/>
              <w:left w:val="single" w:sz="4" w:space="0" w:color="auto"/>
              <w:bottom w:val="single" w:sz="4" w:space="0" w:color="auto"/>
              <w:right w:val="single" w:sz="4" w:space="0" w:color="auto"/>
            </w:tcBorders>
          </w:tcPr>
          <w:p w14:paraId="00D3CC21" w14:textId="20F32A41" w:rsidR="00D51D65" w:rsidRPr="00157A34" w:rsidRDefault="00D51D65" w:rsidP="00CA47DD">
            <w:pPr>
              <w:pStyle w:val="GOSTTablenorm"/>
              <w:suppressAutoHyphens/>
            </w:pPr>
            <w:r w:rsidRPr="00157A34">
              <w:t>нет</w:t>
            </w:r>
          </w:p>
        </w:tc>
        <w:tc>
          <w:tcPr>
            <w:tcW w:w="1126" w:type="pct"/>
            <w:tcBorders>
              <w:top w:val="single" w:sz="4" w:space="0" w:color="auto"/>
              <w:left w:val="single" w:sz="4" w:space="0" w:color="auto"/>
              <w:bottom w:val="single" w:sz="4" w:space="0" w:color="auto"/>
              <w:right w:val="single" w:sz="4" w:space="0" w:color="auto"/>
            </w:tcBorders>
          </w:tcPr>
          <w:p w14:paraId="584AB374" w14:textId="7DEC56F2" w:rsidR="00D51D65" w:rsidRPr="00157A34" w:rsidRDefault="00D51D65" w:rsidP="00D51D65">
            <w:pPr>
              <w:pStyle w:val="GOSTTablenorm"/>
              <w:suppressAutoHyphens/>
              <w:rPr>
                <w:szCs w:val="22"/>
              </w:rPr>
            </w:pPr>
            <w:r w:rsidRPr="00157A34">
              <w:rPr>
                <w:szCs w:val="22"/>
              </w:rPr>
              <w:t xml:space="preserve">Код субсидии/цели по л/с с кодом 41 плательщика </w:t>
            </w:r>
            <w:r w:rsidRPr="00157A34">
              <w:t>(для контроля)</w:t>
            </w:r>
          </w:p>
        </w:tc>
        <w:tc>
          <w:tcPr>
            <w:tcW w:w="1084" w:type="pct"/>
            <w:tcBorders>
              <w:top w:val="single" w:sz="4" w:space="0" w:color="auto"/>
              <w:left w:val="single" w:sz="4" w:space="0" w:color="auto"/>
              <w:bottom w:val="single" w:sz="4" w:space="0" w:color="auto"/>
              <w:right w:val="single" w:sz="4" w:space="0" w:color="auto"/>
            </w:tcBorders>
          </w:tcPr>
          <w:p w14:paraId="44D33C16" w14:textId="3DD70EB9" w:rsidR="00D51D65" w:rsidRPr="00157A34" w:rsidRDefault="00D51D65" w:rsidP="00CA47DD">
            <w:pPr>
              <w:pStyle w:val="GOSTTablenorm"/>
              <w:suppressAutoHyphens/>
              <w:rPr>
                <w:lang w:val="en-US"/>
              </w:rPr>
            </w:pPr>
            <w:r w:rsidRPr="00157A34">
              <w:t>Tech</w:t>
            </w:r>
            <w:ins w:id="5985" w:author="Щербань О.И. TSE-105679" w:date="2025-03-25T12:58:00Z">
              <w:r w:rsidR="00AB3616" w:rsidRPr="00157A34">
                <w:rPr>
                  <w:lang w:val="en-US"/>
                </w:rPr>
                <w:t>_</w:t>
              </w:r>
            </w:ins>
            <w:r w:rsidRPr="00157A34">
              <w:t>CodeCS_Payer</w:t>
            </w:r>
            <w:ins w:id="5986" w:author="User" w:date="2025-07-11T11:51:00Z">
              <w:r w:rsidR="008076A5" w:rsidRPr="00157A34">
                <w:rPr>
                  <w:lang w:val="en-US"/>
                </w:rPr>
                <w:t xml:space="preserve"> </w:t>
              </w:r>
            </w:ins>
          </w:p>
        </w:tc>
        <w:tc>
          <w:tcPr>
            <w:tcW w:w="1392" w:type="pct"/>
            <w:tcBorders>
              <w:top w:val="single" w:sz="4" w:space="0" w:color="auto"/>
              <w:left w:val="single" w:sz="4" w:space="0" w:color="auto"/>
              <w:bottom w:val="single" w:sz="4" w:space="0" w:color="auto"/>
              <w:right w:val="single" w:sz="4" w:space="0" w:color="auto"/>
            </w:tcBorders>
          </w:tcPr>
          <w:p w14:paraId="76B50037" w14:textId="4C3FD88C" w:rsidR="00D51D65" w:rsidRPr="00157A34" w:rsidRDefault="00D51D65" w:rsidP="00CA47DD">
            <w:pPr>
              <w:pStyle w:val="GOSTTablenorm"/>
              <w:suppressAutoHyphens/>
            </w:pPr>
            <w:r w:rsidRPr="00157A34">
              <w:t>-</w:t>
            </w:r>
          </w:p>
        </w:tc>
      </w:tr>
      <w:tr w:rsidR="00014536" w:rsidRPr="00C644BE" w14:paraId="10C87C94" w14:textId="77777777" w:rsidTr="001023C7">
        <w:tc>
          <w:tcPr>
            <w:tcW w:w="1126" w:type="pct"/>
            <w:tcBorders>
              <w:top w:val="single" w:sz="4" w:space="0" w:color="auto"/>
              <w:left w:val="single" w:sz="4" w:space="0" w:color="auto"/>
              <w:bottom w:val="single" w:sz="4" w:space="0" w:color="auto"/>
              <w:right w:val="single" w:sz="4" w:space="0" w:color="auto"/>
            </w:tcBorders>
          </w:tcPr>
          <w:p w14:paraId="55C0B643" w14:textId="607CA3E3" w:rsidR="00CA47DD" w:rsidRPr="00157A34" w:rsidRDefault="00CA47DD" w:rsidP="00CA47DD">
            <w:pPr>
              <w:pStyle w:val="GOSTTablenorm"/>
              <w:suppressAutoHyphens/>
            </w:pPr>
            <w:r w:rsidRPr="00157A34">
              <w:t>ОКС_КМИ_плательщика</w:t>
            </w:r>
          </w:p>
        </w:tc>
        <w:tc>
          <w:tcPr>
            <w:tcW w:w="272" w:type="pct"/>
            <w:tcBorders>
              <w:top w:val="single" w:sz="4" w:space="0" w:color="auto"/>
              <w:left w:val="single" w:sz="4" w:space="0" w:color="auto"/>
              <w:bottom w:val="single" w:sz="4" w:space="0" w:color="auto"/>
              <w:right w:val="single" w:sz="4" w:space="0" w:color="auto"/>
            </w:tcBorders>
          </w:tcPr>
          <w:p w14:paraId="5D1D10DD" w14:textId="00AD937C" w:rsidR="00CA47DD" w:rsidRPr="00157A34" w:rsidRDefault="00CA47DD" w:rsidP="00CA47DD">
            <w:pPr>
              <w:pStyle w:val="GOSTTablenorm"/>
              <w:suppressAutoHyphens/>
            </w:pPr>
            <w:r w:rsidRPr="00157A34">
              <w:t>нет</w:t>
            </w:r>
          </w:p>
        </w:tc>
        <w:tc>
          <w:tcPr>
            <w:tcW w:w="1126" w:type="pct"/>
            <w:tcBorders>
              <w:top w:val="single" w:sz="4" w:space="0" w:color="auto"/>
              <w:left w:val="single" w:sz="4" w:space="0" w:color="auto"/>
              <w:bottom w:val="single" w:sz="4" w:space="0" w:color="auto"/>
              <w:right w:val="single" w:sz="4" w:space="0" w:color="auto"/>
            </w:tcBorders>
          </w:tcPr>
          <w:p w14:paraId="3F1CD709" w14:textId="32B83D5E" w:rsidR="00CA47DD" w:rsidRPr="00157A34" w:rsidRDefault="00CA47DD" w:rsidP="00CA47DD">
            <w:pPr>
              <w:pStyle w:val="GOSTTablenorm"/>
              <w:suppressAutoHyphens/>
              <w:rPr>
                <w:szCs w:val="22"/>
              </w:rPr>
            </w:pPr>
            <w:r w:rsidRPr="00157A34">
              <w:t>Код ОКС (КМИ) плательщика</w:t>
            </w:r>
          </w:p>
        </w:tc>
        <w:tc>
          <w:tcPr>
            <w:tcW w:w="1084" w:type="pct"/>
            <w:tcBorders>
              <w:top w:val="single" w:sz="4" w:space="0" w:color="auto"/>
              <w:left w:val="single" w:sz="4" w:space="0" w:color="auto"/>
              <w:bottom w:val="single" w:sz="4" w:space="0" w:color="auto"/>
              <w:right w:val="single" w:sz="4" w:space="0" w:color="auto"/>
            </w:tcBorders>
          </w:tcPr>
          <w:p w14:paraId="50724B8F" w14:textId="287DEB83" w:rsidR="00CA47DD" w:rsidRPr="00157A34" w:rsidRDefault="00CA47DD" w:rsidP="00CA47DD">
            <w:pPr>
              <w:pStyle w:val="GOSTTablenorm"/>
              <w:suppressAutoHyphens/>
            </w:pPr>
            <w:r w:rsidRPr="00157A34">
              <w:t>EC_CodeFAIP</w:t>
            </w:r>
          </w:p>
        </w:tc>
        <w:tc>
          <w:tcPr>
            <w:tcW w:w="1392" w:type="pct"/>
            <w:tcBorders>
              <w:top w:val="single" w:sz="4" w:space="0" w:color="auto"/>
              <w:left w:val="single" w:sz="4" w:space="0" w:color="auto"/>
              <w:bottom w:val="single" w:sz="4" w:space="0" w:color="auto"/>
              <w:right w:val="single" w:sz="4" w:space="0" w:color="auto"/>
            </w:tcBorders>
          </w:tcPr>
          <w:p w14:paraId="4BC99E3E" w14:textId="23379652" w:rsidR="00CA47DD" w:rsidRPr="00157A34" w:rsidRDefault="00CA47DD" w:rsidP="00CA47DD">
            <w:pPr>
              <w:pStyle w:val="GOSTTablenorm"/>
              <w:suppressAutoHyphens/>
            </w:pPr>
            <w:r w:rsidRPr="00157A34">
              <w:t>-</w:t>
            </w:r>
          </w:p>
        </w:tc>
      </w:tr>
      <w:tr w:rsidR="00014536" w:rsidRPr="00C644BE" w14:paraId="2F9DD45C" w14:textId="77777777" w:rsidTr="001023C7">
        <w:tc>
          <w:tcPr>
            <w:tcW w:w="1126" w:type="pct"/>
            <w:tcBorders>
              <w:top w:val="single" w:sz="4" w:space="0" w:color="auto"/>
              <w:left w:val="single" w:sz="4" w:space="0" w:color="auto"/>
              <w:bottom w:val="single" w:sz="4" w:space="0" w:color="auto"/>
              <w:right w:val="single" w:sz="4" w:space="0" w:color="auto"/>
            </w:tcBorders>
          </w:tcPr>
          <w:p w14:paraId="337FC38B" w14:textId="5AF24A5D" w:rsidR="00CA47DD" w:rsidRPr="00157A34" w:rsidRDefault="00CA47DD" w:rsidP="00CA47DD">
            <w:pPr>
              <w:pStyle w:val="GOSTTablenorm"/>
              <w:suppressAutoHyphens/>
              <w:rPr>
                <w:rFonts w:ascii="GolosTextWebRegular" w:hAnsi="GolosTextWebRegular"/>
                <w:color w:val="121649"/>
                <w:sz w:val="21"/>
                <w:szCs w:val="21"/>
                <w:shd w:val="clear" w:color="auto" w:fill="FFEFBB"/>
              </w:rPr>
            </w:pPr>
            <w:r w:rsidRPr="00157A34">
              <w:t>РС_КС_получателя</w:t>
            </w:r>
          </w:p>
        </w:tc>
        <w:tc>
          <w:tcPr>
            <w:tcW w:w="272" w:type="pct"/>
            <w:tcBorders>
              <w:top w:val="single" w:sz="4" w:space="0" w:color="auto"/>
              <w:left w:val="single" w:sz="4" w:space="0" w:color="auto"/>
              <w:bottom w:val="single" w:sz="4" w:space="0" w:color="auto"/>
              <w:right w:val="single" w:sz="4" w:space="0" w:color="auto"/>
            </w:tcBorders>
          </w:tcPr>
          <w:p w14:paraId="477D8915" w14:textId="1C1BB42B" w:rsidR="00CA47DD" w:rsidRPr="00157A34" w:rsidRDefault="00CA47DD" w:rsidP="00CA47DD">
            <w:pPr>
              <w:pStyle w:val="GOSTTablenorm"/>
              <w:suppressAutoHyphens/>
            </w:pPr>
            <w:r w:rsidRPr="00157A34">
              <w:t>нет</w:t>
            </w:r>
          </w:p>
        </w:tc>
        <w:tc>
          <w:tcPr>
            <w:tcW w:w="1126" w:type="pct"/>
            <w:tcBorders>
              <w:top w:val="single" w:sz="4" w:space="0" w:color="auto"/>
              <w:left w:val="single" w:sz="4" w:space="0" w:color="auto"/>
              <w:bottom w:val="single" w:sz="4" w:space="0" w:color="auto"/>
              <w:right w:val="single" w:sz="4" w:space="0" w:color="auto"/>
            </w:tcBorders>
          </w:tcPr>
          <w:p w14:paraId="3600BF73" w14:textId="61AEEABB" w:rsidR="00CA47DD" w:rsidRPr="00157A34" w:rsidRDefault="00CA47DD" w:rsidP="00CA47DD">
            <w:pPr>
              <w:pStyle w:val="GOSTTablenorm"/>
              <w:suppressAutoHyphens/>
              <w:rPr>
                <w:szCs w:val="22"/>
              </w:rPr>
            </w:pPr>
            <w:r w:rsidRPr="00157A34">
              <w:t>Расчетный счет получателя</w:t>
            </w:r>
          </w:p>
        </w:tc>
        <w:tc>
          <w:tcPr>
            <w:tcW w:w="1084" w:type="pct"/>
            <w:tcBorders>
              <w:top w:val="single" w:sz="4" w:space="0" w:color="auto"/>
              <w:left w:val="single" w:sz="4" w:space="0" w:color="auto"/>
              <w:bottom w:val="single" w:sz="4" w:space="0" w:color="auto"/>
              <w:right w:val="single" w:sz="4" w:space="0" w:color="auto"/>
            </w:tcBorders>
          </w:tcPr>
          <w:p w14:paraId="55BD69EE" w14:textId="4C1D0839" w:rsidR="00CA47DD" w:rsidRPr="00157A34" w:rsidRDefault="00CA47DD" w:rsidP="00CA47DD">
            <w:pPr>
              <w:pStyle w:val="GOSTTablenorm"/>
              <w:suppressAutoHyphens/>
            </w:pPr>
            <w:r w:rsidRPr="00157A34">
              <w:t>R_CheckAcc</w:t>
            </w:r>
          </w:p>
        </w:tc>
        <w:tc>
          <w:tcPr>
            <w:tcW w:w="1392" w:type="pct"/>
            <w:tcBorders>
              <w:top w:val="single" w:sz="4" w:space="0" w:color="auto"/>
              <w:left w:val="single" w:sz="4" w:space="0" w:color="auto"/>
              <w:bottom w:val="single" w:sz="4" w:space="0" w:color="auto"/>
              <w:right w:val="single" w:sz="4" w:space="0" w:color="auto"/>
            </w:tcBorders>
          </w:tcPr>
          <w:p w14:paraId="5E95B06B" w14:textId="44A1CDA1" w:rsidR="00CA47DD" w:rsidRPr="00157A34" w:rsidRDefault="00CA47DD" w:rsidP="00CA47DD">
            <w:pPr>
              <w:pStyle w:val="GOSTTablenorm"/>
              <w:suppressAutoHyphens/>
            </w:pPr>
            <w:ins w:id="5987" w:author="Сказецкая Наталья Камилевна" w:date="2025-03-11T20:28:00Z">
              <w:r w:rsidRPr="00157A34">
                <w:t>-</w:t>
              </w:r>
            </w:ins>
          </w:p>
        </w:tc>
      </w:tr>
      <w:tr w:rsidR="00014536" w:rsidRPr="00C644BE" w14:paraId="4B80622E" w14:textId="77777777" w:rsidTr="001023C7">
        <w:tc>
          <w:tcPr>
            <w:tcW w:w="1126" w:type="pct"/>
            <w:tcBorders>
              <w:top w:val="single" w:sz="4" w:space="0" w:color="auto"/>
              <w:left w:val="single" w:sz="4" w:space="0" w:color="auto"/>
              <w:bottom w:val="single" w:sz="4" w:space="0" w:color="auto"/>
              <w:right w:val="single" w:sz="4" w:space="0" w:color="auto"/>
            </w:tcBorders>
            <w:hideMark/>
          </w:tcPr>
          <w:p w14:paraId="5DEA454D" w14:textId="77777777" w:rsidR="00CA47DD" w:rsidRPr="00157A34" w:rsidRDefault="00CA47DD" w:rsidP="00CA47DD">
            <w:pPr>
              <w:pStyle w:val="GOSTTablenorm"/>
              <w:suppressAutoHyphens/>
            </w:pPr>
            <w:r w:rsidRPr="00157A34">
              <w:t>Номер_строки</w:t>
            </w:r>
          </w:p>
        </w:tc>
        <w:tc>
          <w:tcPr>
            <w:tcW w:w="272" w:type="pct"/>
            <w:tcBorders>
              <w:top w:val="single" w:sz="4" w:space="0" w:color="auto"/>
              <w:left w:val="single" w:sz="4" w:space="0" w:color="auto"/>
              <w:bottom w:val="single" w:sz="4" w:space="0" w:color="auto"/>
              <w:right w:val="single" w:sz="4" w:space="0" w:color="auto"/>
            </w:tcBorders>
            <w:hideMark/>
          </w:tcPr>
          <w:p w14:paraId="7F718EF5" w14:textId="77777777" w:rsidR="00CA47DD" w:rsidRPr="00157A34" w:rsidRDefault="00CA47DD" w:rsidP="00CA47DD">
            <w:pPr>
              <w:pStyle w:val="GOSTTablenorm"/>
              <w:suppressAutoHyphens/>
            </w:pPr>
            <w:r w:rsidRPr="00157A34">
              <w:t>нет</w:t>
            </w:r>
          </w:p>
        </w:tc>
        <w:tc>
          <w:tcPr>
            <w:tcW w:w="1126" w:type="pct"/>
            <w:tcBorders>
              <w:top w:val="single" w:sz="4" w:space="0" w:color="auto"/>
              <w:left w:val="single" w:sz="4" w:space="0" w:color="auto"/>
              <w:bottom w:val="single" w:sz="4" w:space="0" w:color="auto"/>
              <w:right w:val="single" w:sz="4" w:space="0" w:color="auto"/>
            </w:tcBorders>
            <w:hideMark/>
          </w:tcPr>
          <w:p w14:paraId="4286541A" w14:textId="66D686B0" w:rsidR="00CA47DD" w:rsidRPr="00157A34" w:rsidRDefault="00CA47DD" w:rsidP="00CA47DD">
            <w:pPr>
              <w:pStyle w:val="GOSTTablenorm"/>
              <w:suppressAutoHyphens/>
            </w:pPr>
            <w:r w:rsidRPr="00157A34">
              <w:t>Номер строки (по строке документа)</w:t>
            </w:r>
          </w:p>
        </w:tc>
        <w:tc>
          <w:tcPr>
            <w:tcW w:w="1084" w:type="pct"/>
            <w:tcBorders>
              <w:top w:val="single" w:sz="4" w:space="0" w:color="auto"/>
              <w:left w:val="single" w:sz="4" w:space="0" w:color="auto"/>
              <w:bottom w:val="single" w:sz="4" w:space="0" w:color="auto"/>
              <w:right w:val="single" w:sz="4" w:space="0" w:color="auto"/>
            </w:tcBorders>
            <w:hideMark/>
          </w:tcPr>
          <w:p w14:paraId="3655301B" w14:textId="2207F2D9" w:rsidR="00CA47DD" w:rsidRPr="00157A34" w:rsidRDefault="00CA47DD" w:rsidP="00CA47DD">
            <w:pPr>
              <w:pStyle w:val="GOSTTablenorm"/>
              <w:suppressAutoHyphens/>
              <w:rPr>
                <w:lang w:val="en-US"/>
              </w:rPr>
            </w:pPr>
            <w:r w:rsidRPr="00157A34">
              <w:rPr>
                <w:lang w:val="en-US"/>
              </w:rPr>
              <w:t>FS_EC_EXECCONTR_D26_LIST:NumPP</w:t>
            </w:r>
          </w:p>
        </w:tc>
        <w:tc>
          <w:tcPr>
            <w:tcW w:w="1392" w:type="pct"/>
            <w:tcBorders>
              <w:top w:val="single" w:sz="4" w:space="0" w:color="auto"/>
              <w:left w:val="single" w:sz="4" w:space="0" w:color="auto"/>
              <w:bottom w:val="single" w:sz="4" w:space="0" w:color="auto"/>
              <w:right w:val="single" w:sz="4" w:space="0" w:color="auto"/>
            </w:tcBorders>
            <w:hideMark/>
          </w:tcPr>
          <w:p w14:paraId="7D233A4C" w14:textId="77777777" w:rsidR="00CA47DD" w:rsidRPr="00157A34" w:rsidRDefault="00CA47DD" w:rsidP="00CA47DD">
            <w:pPr>
              <w:pStyle w:val="GOSTTablenorm"/>
              <w:suppressAutoHyphens/>
            </w:pPr>
            <w:r w:rsidRPr="00157A34">
              <w:t>-</w:t>
            </w:r>
          </w:p>
        </w:tc>
      </w:tr>
      <w:tr w:rsidR="00014536" w:rsidRPr="00C644BE" w14:paraId="315123FF" w14:textId="77777777" w:rsidTr="001023C7">
        <w:tc>
          <w:tcPr>
            <w:tcW w:w="1126" w:type="pct"/>
            <w:tcBorders>
              <w:top w:val="single" w:sz="4" w:space="0" w:color="auto"/>
              <w:left w:val="single" w:sz="4" w:space="0" w:color="auto"/>
              <w:bottom w:val="single" w:sz="4" w:space="0" w:color="auto"/>
              <w:right w:val="single" w:sz="4" w:space="0" w:color="auto"/>
            </w:tcBorders>
            <w:hideMark/>
          </w:tcPr>
          <w:p w14:paraId="17436032" w14:textId="77777777" w:rsidR="00CA47DD" w:rsidRPr="00157A34" w:rsidRDefault="00CA47DD" w:rsidP="00CA47DD">
            <w:pPr>
              <w:pStyle w:val="GOSTTablenorm"/>
              <w:suppressAutoHyphens/>
            </w:pPr>
            <w:r w:rsidRPr="00157A34">
              <w:t>КБК_плательщика</w:t>
            </w:r>
          </w:p>
        </w:tc>
        <w:tc>
          <w:tcPr>
            <w:tcW w:w="272" w:type="pct"/>
            <w:tcBorders>
              <w:top w:val="single" w:sz="4" w:space="0" w:color="auto"/>
              <w:left w:val="single" w:sz="4" w:space="0" w:color="auto"/>
              <w:bottom w:val="single" w:sz="4" w:space="0" w:color="auto"/>
              <w:right w:val="single" w:sz="4" w:space="0" w:color="auto"/>
            </w:tcBorders>
            <w:hideMark/>
          </w:tcPr>
          <w:p w14:paraId="0ECE1DB5" w14:textId="77777777" w:rsidR="00CA47DD" w:rsidRPr="00157A34" w:rsidRDefault="00CA47DD" w:rsidP="00CA47DD">
            <w:pPr>
              <w:pStyle w:val="GOSTTablenorm"/>
              <w:suppressAutoHyphens/>
            </w:pPr>
            <w:r w:rsidRPr="00157A34">
              <w:t>нет</w:t>
            </w:r>
          </w:p>
        </w:tc>
        <w:tc>
          <w:tcPr>
            <w:tcW w:w="1126" w:type="pct"/>
            <w:tcBorders>
              <w:top w:val="single" w:sz="4" w:space="0" w:color="auto"/>
              <w:left w:val="single" w:sz="4" w:space="0" w:color="auto"/>
              <w:bottom w:val="single" w:sz="4" w:space="0" w:color="auto"/>
              <w:right w:val="single" w:sz="4" w:space="0" w:color="auto"/>
            </w:tcBorders>
            <w:hideMark/>
          </w:tcPr>
          <w:p w14:paraId="14565D6E" w14:textId="77777777" w:rsidR="00CA47DD" w:rsidRPr="00157A34" w:rsidRDefault="00CA47DD" w:rsidP="00CA47DD">
            <w:pPr>
              <w:pStyle w:val="GOSTTablenorm"/>
              <w:suppressAutoHyphens/>
            </w:pPr>
            <w:r w:rsidRPr="00157A34">
              <w:t>КБК плательщика (по строке документа)</w:t>
            </w:r>
          </w:p>
        </w:tc>
        <w:tc>
          <w:tcPr>
            <w:tcW w:w="1084" w:type="pct"/>
            <w:tcBorders>
              <w:top w:val="single" w:sz="4" w:space="0" w:color="auto"/>
              <w:left w:val="single" w:sz="4" w:space="0" w:color="auto"/>
              <w:bottom w:val="single" w:sz="4" w:space="0" w:color="auto"/>
              <w:right w:val="single" w:sz="4" w:space="0" w:color="auto"/>
            </w:tcBorders>
            <w:hideMark/>
          </w:tcPr>
          <w:p w14:paraId="504B1309" w14:textId="3FC5E726" w:rsidR="00CA47DD" w:rsidRPr="00157A34" w:rsidRDefault="00CA47DD" w:rsidP="00CA47DD">
            <w:pPr>
              <w:pStyle w:val="GOSTTablenorm"/>
              <w:suppressAutoHyphens/>
              <w:rPr>
                <w:lang w:val="en-US"/>
              </w:rPr>
            </w:pPr>
            <w:r w:rsidRPr="00157A34">
              <w:rPr>
                <w:lang w:val="en-US"/>
              </w:rPr>
              <w:t>FS_EC_EXECCONTR_D26_LIST:KBK</w:t>
            </w:r>
          </w:p>
        </w:tc>
        <w:tc>
          <w:tcPr>
            <w:tcW w:w="1392" w:type="pct"/>
            <w:tcBorders>
              <w:top w:val="single" w:sz="4" w:space="0" w:color="auto"/>
              <w:left w:val="single" w:sz="4" w:space="0" w:color="auto"/>
              <w:bottom w:val="single" w:sz="4" w:space="0" w:color="auto"/>
              <w:right w:val="single" w:sz="4" w:space="0" w:color="auto"/>
            </w:tcBorders>
            <w:hideMark/>
          </w:tcPr>
          <w:p w14:paraId="6B262472" w14:textId="77777777" w:rsidR="00CA47DD" w:rsidRPr="00157A34" w:rsidRDefault="00CA47DD" w:rsidP="00CA47DD">
            <w:pPr>
              <w:pStyle w:val="GOSTTablenorm"/>
              <w:suppressAutoHyphens/>
            </w:pPr>
            <w:r w:rsidRPr="00157A34">
              <w:t>-</w:t>
            </w:r>
          </w:p>
        </w:tc>
      </w:tr>
      <w:tr w:rsidR="00014536" w:rsidRPr="00C644BE" w14:paraId="523057D8" w14:textId="77777777" w:rsidTr="001023C7">
        <w:tc>
          <w:tcPr>
            <w:tcW w:w="1126" w:type="pct"/>
            <w:tcBorders>
              <w:top w:val="single" w:sz="4" w:space="0" w:color="auto"/>
              <w:left w:val="single" w:sz="4" w:space="0" w:color="auto"/>
              <w:bottom w:val="single" w:sz="4" w:space="0" w:color="auto"/>
              <w:right w:val="single" w:sz="4" w:space="0" w:color="auto"/>
            </w:tcBorders>
            <w:hideMark/>
          </w:tcPr>
          <w:p w14:paraId="10DECDC6" w14:textId="77777777" w:rsidR="00CA47DD" w:rsidRPr="00157A34" w:rsidRDefault="00CA47DD" w:rsidP="00CA47DD">
            <w:pPr>
              <w:pStyle w:val="GOSTTablenorm"/>
              <w:suppressAutoHyphens/>
            </w:pPr>
            <w:r w:rsidRPr="00157A34">
              <w:t>Тип_КБК_плательщика</w:t>
            </w:r>
          </w:p>
        </w:tc>
        <w:tc>
          <w:tcPr>
            <w:tcW w:w="272" w:type="pct"/>
            <w:tcBorders>
              <w:top w:val="single" w:sz="4" w:space="0" w:color="auto"/>
              <w:left w:val="single" w:sz="4" w:space="0" w:color="auto"/>
              <w:bottom w:val="single" w:sz="4" w:space="0" w:color="auto"/>
              <w:right w:val="single" w:sz="4" w:space="0" w:color="auto"/>
            </w:tcBorders>
            <w:hideMark/>
          </w:tcPr>
          <w:p w14:paraId="4E88DA21" w14:textId="77777777" w:rsidR="00CA47DD" w:rsidRPr="00157A34" w:rsidRDefault="00CA47DD" w:rsidP="00CA47DD">
            <w:pPr>
              <w:pStyle w:val="GOSTTablenorm"/>
              <w:suppressAutoHyphens/>
            </w:pPr>
            <w:r w:rsidRPr="00157A34">
              <w:t>да</w:t>
            </w:r>
          </w:p>
        </w:tc>
        <w:tc>
          <w:tcPr>
            <w:tcW w:w="1126" w:type="pct"/>
            <w:tcBorders>
              <w:top w:val="single" w:sz="4" w:space="0" w:color="auto"/>
              <w:left w:val="single" w:sz="4" w:space="0" w:color="auto"/>
              <w:bottom w:val="single" w:sz="4" w:space="0" w:color="auto"/>
              <w:right w:val="single" w:sz="4" w:space="0" w:color="auto"/>
            </w:tcBorders>
            <w:hideMark/>
          </w:tcPr>
          <w:p w14:paraId="7324FC7A" w14:textId="77777777" w:rsidR="00CA47DD" w:rsidRPr="00157A34" w:rsidRDefault="00CA47DD" w:rsidP="00CA47DD">
            <w:pPr>
              <w:pStyle w:val="GOSTTablenorm"/>
              <w:suppressAutoHyphens/>
            </w:pPr>
            <w:r w:rsidRPr="00157A34">
              <w:t>Тип КБК плательщика (по строке документа)</w:t>
            </w:r>
          </w:p>
        </w:tc>
        <w:tc>
          <w:tcPr>
            <w:tcW w:w="1084" w:type="pct"/>
            <w:tcBorders>
              <w:top w:val="single" w:sz="4" w:space="0" w:color="auto"/>
              <w:left w:val="single" w:sz="4" w:space="0" w:color="auto"/>
              <w:bottom w:val="single" w:sz="4" w:space="0" w:color="auto"/>
              <w:right w:val="single" w:sz="4" w:space="0" w:color="auto"/>
            </w:tcBorders>
          </w:tcPr>
          <w:p w14:paraId="6CF6C203" w14:textId="7A470070" w:rsidR="00CA47DD" w:rsidRPr="00157A34" w:rsidRDefault="00CA47DD" w:rsidP="00CA47DD">
            <w:pPr>
              <w:pStyle w:val="GOSTTablenorm"/>
              <w:suppressAutoHyphens/>
            </w:pPr>
          </w:p>
        </w:tc>
        <w:tc>
          <w:tcPr>
            <w:tcW w:w="1392" w:type="pct"/>
            <w:tcBorders>
              <w:top w:val="single" w:sz="4" w:space="0" w:color="auto"/>
              <w:left w:val="single" w:sz="4" w:space="0" w:color="auto"/>
              <w:bottom w:val="single" w:sz="4" w:space="0" w:color="auto"/>
              <w:right w:val="single" w:sz="4" w:space="0" w:color="auto"/>
            </w:tcBorders>
          </w:tcPr>
          <w:p w14:paraId="10DB9002" w14:textId="169AF841" w:rsidR="00CA47DD" w:rsidRPr="00157A34" w:rsidRDefault="00D50EE2" w:rsidP="00CA47DD">
            <w:pPr>
              <w:pStyle w:val="GOSTTablenorm"/>
              <w:suppressAutoHyphens/>
            </w:pPr>
            <w:r w:rsidRPr="00157A34">
              <w:t>Указывается</w:t>
            </w:r>
            <w:r w:rsidR="00CA47DD" w:rsidRPr="00157A34">
              <w:t xml:space="preserve"> значение «00»</w:t>
            </w:r>
            <w:ins w:id="5988" w:author="Щербань О.И. TSE-112080" w:date="2025-10-14T08:06:00Z">
              <w:r w:rsidR="00E034C1">
                <w:t xml:space="preserve"> </w:t>
              </w:r>
              <w:r w:rsidR="00E034C1">
                <w:rPr>
                  <w:szCs w:val="22"/>
                </w:rPr>
                <w:t>(без кавычек)</w:t>
              </w:r>
            </w:ins>
          </w:p>
        </w:tc>
      </w:tr>
      <w:tr w:rsidR="00014536" w:rsidRPr="00C644BE" w14:paraId="48FEB97B" w14:textId="77777777" w:rsidTr="001023C7">
        <w:tc>
          <w:tcPr>
            <w:tcW w:w="1126" w:type="pct"/>
            <w:tcBorders>
              <w:top w:val="single" w:sz="4" w:space="0" w:color="auto"/>
              <w:left w:val="single" w:sz="4" w:space="0" w:color="auto"/>
              <w:bottom w:val="single" w:sz="4" w:space="0" w:color="auto"/>
              <w:right w:val="single" w:sz="4" w:space="0" w:color="auto"/>
            </w:tcBorders>
          </w:tcPr>
          <w:p w14:paraId="22266443" w14:textId="77777777" w:rsidR="003470ED" w:rsidRPr="00157A34" w:rsidRDefault="003470ED" w:rsidP="00B83179">
            <w:pPr>
              <w:pStyle w:val="GOSTTablenorm"/>
              <w:suppressAutoHyphens/>
              <w:rPr>
                <w:color w:val="000000" w:themeColor="text1"/>
                <w:szCs w:val="22"/>
              </w:rPr>
            </w:pPr>
            <w:r w:rsidRPr="00157A34">
              <w:rPr>
                <w:color w:val="000000" w:themeColor="text1"/>
                <w:szCs w:val="22"/>
              </w:rPr>
              <w:t>Код_пост_расх_дет_плательщика</w:t>
            </w:r>
          </w:p>
        </w:tc>
        <w:tc>
          <w:tcPr>
            <w:tcW w:w="272" w:type="pct"/>
            <w:tcBorders>
              <w:top w:val="single" w:sz="4" w:space="0" w:color="auto"/>
              <w:left w:val="single" w:sz="4" w:space="0" w:color="auto"/>
              <w:bottom w:val="single" w:sz="4" w:space="0" w:color="auto"/>
              <w:right w:val="single" w:sz="4" w:space="0" w:color="auto"/>
            </w:tcBorders>
          </w:tcPr>
          <w:p w14:paraId="35E125BF" w14:textId="77777777" w:rsidR="003470ED" w:rsidRPr="00157A34" w:rsidRDefault="003470ED" w:rsidP="00B83179">
            <w:pPr>
              <w:pStyle w:val="GOSTTablenorm"/>
              <w:suppressAutoHyphens/>
            </w:pPr>
            <w:r w:rsidRPr="00157A34">
              <w:t>нет</w:t>
            </w:r>
          </w:p>
        </w:tc>
        <w:tc>
          <w:tcPr>
            <w:tcW w:w="1126" w:type="pct"/>
            <w:tcBorders>
              <w:top w:val="single" w:sz="4" w:space="0" w:color="auto"/>
              <w:left w:val="single" w:sz="4" w:space="0" w:color="auto"/>
              <w:bottom w:val="single" w:sz="4" w:space="0" w:color="auto"/>
              <w:right w:val="single" w:sz="4" w:space="0" w:color="auto"/>
            </w:tcBorders>
          </w:tcPr>
          <w:p w14:paraId="1971EE33" w14:textId="281A49D1" w:rsidR="003470ED" w:rsidRPr="00157A34" w:rsidRDefault="003470ED" w:rsidP="00C971FA">
            <w:pPr>
              <w:pStyle w:val="GOSTTablenorm"/>
              <w:suppressAutoHyphens/>
              <w:rPr>
                <w:szCs w:val="22"/>
              </w:rPr>
            </w:pPr>
            <w:r w:rsidRPr="00157A34">
              <w:rPr>
                <w:szCs w:val="22"/>
              </w:rPr>
              <w:t xml:space="preserve">Код поступлений/расходов детализированный </w:t>
            </w:r>
            <w:r w:rsidR="00C971FA" w:rsidRPr="00157A34">
              <w:rPr>
                <w:szCs w:val="22"/>
              </w:rPr>
              <w:t xml:space="preserve">плательщика </w:t>
            </w:r>
            <w:r w:rsidRPr="00157A34">
              <w:rPr>
                <w:szCs w:val="22"/>
              </w:rPr>
              <w:t xml:space="preserve">по л/с с кодом 71 или код направления расходования </w:t>
            </w:r>
            <w:r w:rsidR="00C971FA" w:rsidRPr="00157A34">
              <w:rPr>
                <w:szCs w:val="22"/>
              </w:rPr>
              <w:t xml:space="preserve">плательщика </w:t>
            </w:r>
            <w:r w:rsidRPr="00157A34">
              <w:rPr>
                <w:szCs w:val="22"/>
              </w:rPr>
              <w:t>по л/с с кодом 41 (по строке документа)</w:t>
            </w:r>
          </w:p>
        </w:tc>
        <w:tc>
          <w:tcPr>
            <w:tcW w:w="1084" w:type="pct"/>
            <w:tcBorders>
              <w:top w:val="single" w:sz="4" w:space="0" w:color="auto"/>
              <w:left w:val="single" w:sz="4" w:space="0" w:color="auto"/>
              <w:bottom w:val="single" w:sz="4" w:space="0" w:color="auto"/>
              <w:right w:val="single" w:sz="4" w:space="0" w:color="auto"/>
            </w:tcBorders>
          </w:tcPr>
          <w:p w14:paraId="42CBDDE3" w14:textId="77777777" w:rsidR="003470ED" w:rsidRPr="00157A34" w:rsidRDefault="003470ED" w:rsidP="00B83179">
            <w:pPr>
              <w:pStyle w:val="GOSTTablenorm"/>
              <w:suppressAutoHyphens/>
              <w:rPr>
                <w:lang w:val="en-US"/>
              </w:rPr>
            </w:pPr>
            <w:r w:rsidRPr="00157A34">
              <w:rPr>
                <w:lang w:val="en-US"/>
              </w:rPr>
              <w:t>FS_EC_EXECCONTR_D26_LIST:</w:t>
            </w:r>
            <w:r w:rsidRPr="00157A34">
              <w:rPr>
                <w:rStyle w:val="GOSTTablenorm0"/>
                <w:lang w:val="en-US"/>
              </w:rPr>
              <w:t>AreasSpendCode</w:t>
            </w:r>
          </w:p>
        </w:tc>
        <w:tc>
          <w:tcPr>
            <w:tcW w:w="1392" w:type="pct"/>
            <w:tcBorders>
              <w:top w:val="single" w:sz="4" w:space="0" w:color="auto"/>
              <w:left w:val="single" w:sz="4" w:space="0" w:color="auto"/>
              <w:bottom w:val="single" w:sz="4" w:space="0" w:color="auto"/>
              <w:right w:val="single" w:sz="4" w:space="0" w:color="auto"/>
            </w:tcBorders>
          </w:tcPr>
          <w:p w14:paraId="220C329F" w14:textId="77777777" w:rsidR="003470ED" w:rsidRPr="00157A34" w:rsidRDefault="003470ED" w:rsidP="00B83179">
            <w:pPr>
              <w:pStyle w:val="GOSTTablenorm"/>
              <w:suppressAutoHyphens/>
            </w:pPr>
            <w:r w:rsidRPr="00157A34">
              <w:t>-</w:t>
            </w:r>
          </w:p>
        </w:tc>
      </w:tr>
      <w:tr w:rsidR="00014536" w:rsidRPr="00C644BE" w14:paraId="18FDAD15" w14:textId="77777777" w:rsidTr="001023C7">
        <w:tc>
          <w:tcPr>
            <w:tcW w:w="1126" w:type="pct"/>
            <w:tcBorders>
              <w:top w:val="single" w:sz="4" w:space="0" w:color="auto"/>
              <w:left w:val="single" w:sz="4" w:space="0" w:color="auto"/>
              <w:bottom w:val="single" w:sz="4" w:space="0" w:color="auto"/>
              <w:right w:val="single" w:sz="4" w:space="0" w:color="auto"/>
            </w:tcBorders>
            <w:hideMark/>
          </w:tcPr>
          <w:p w14:paraId="23A6DF60" w14:textId="2C76100B" w:rsidR="00CA47DD" w:rsidRPr="00157A34" w:rsidRDefault="00CA47DD" w:rsidP="00930654">
            <w:pPr>
              <w:pStyle w:val="GOSTTablenorm"/>
              <w:suppressAutoHyphens/>
              <w:rPr>
                <w:color w:val="000000" w:themeColor="text1"/>
              </w:rPr>
            </w:pPr>
            <w:r w:rsidRPr="00157A34">
              <w:rPr>
                <w:color w:val="000000" w:themeColor="text1"/>
                <w:szCs w:val="22"/>
              </w:rPr>
              <w:t>Код_расх_укр_плательщика</w:t>
            </w:r>
          </w:p>
        </w:tc>
        <w:tc>
          <w:tcPr>
            <w:tcW w:w="272" w:type="pct"/>
            <w:tcBorders>
              <w:top w:val="single" w:sz="4" w:space="0" w:color="auto"/>
              <w:left w:val="single" w:sz="4" w:space="0" w:color="auto"/>
              <w:bottom w:val="single" w:sz="4" w:space="0" w:color="auto"/>
              <w:right w:val="single" w:sz="4" w:space="0" w:color="auto"/>
            </w:tcBorders>
            <w:hideMark/>
          </w:tcPr>
          <w:p w14:paraId="53D41A8C" w14:textId="77777777" w:rsidR="00CA47DD" w:rsidRPr="00157A34" w:rsidRDefault="00CA47DD" w:rsidP="00CA47DD">
            <w:pPr>
              <w:pStyle w:val="GOSTTablenorm"/>
              <w:suppressAutoHyphens/>
            </w:pPr>
            <w:r w:rsidRPr="00157A34">
              <w:t>нет</w:t>
            </w:r>
          </w:p>
        </w:tc>
        <w:tc>
          <w:tcPr>
            <w:tcW w:w="1126" w:type="pct"/>
            <w:tcBorders>
              <w:top w:val="single" w:sz="4" w:space="0" w:color="auto"/>
              <w:left w:val="single" w:sz="4" w:space="0" w:color="auto"/>
              <w:bottom w:val="single" w:sz="4" w:space="0" w:color="auto"/>
              <w:right w:val="single" w:sz="4" w:space="0" w:color="auto"/>
            </w:tcBorders>
            <w:hideMark/>
          </w:tcPr>
          <w:p w14:paraId="0B0B614D" w14:textId="04B36CD4" w:rsidR="00CA47DD" w:rsidRPr="00157A34" w:rsidRDefault="00CA47DD" w:rsidP="00C971FA">
            <w:pPr>
              <w:pStyle w:val="GOSTTablenorm"/>
              <w:suppressAutoHyphens/>
            </w:pPr>
            <w:r w:rsidRPr="00157A34">
              <w:rPr>
                <w:szCs w:val="22"/>
              </w:rPr>
              <w:t xml:space="preserve">Код расходов укрупненный </w:t>
            </w:r>
            <w:r w:rsidR="00C971FA" w:rsidRPr="00157A34">
              <w:rPr>
                <w:szCs w:val="22"/>
              </w:rPr>
              <w:t xml:space="preserve"> плательщика </w:t>
            </w:r>
            <w:r w:rsidRPr="00157A34">
              <w:rPr>
                <w:szCs w:val="22"/>
              </w:rPr>
              <w:t>по л/с с кодом 71 (по строке документа)</w:t>
            </w:r>
          </w:p>
        </w:tc>
        <w:tc>
          <w:tcPr>
            <w:tcW w:w="1084" w:type="pct"/>
            <w:tcBorders>
              <w:top w:val="single" w:sz="4" w:space="0" w:color="auto"/>
              <w:left w:val="single" w:sz="4" w:space="0" w:color="auto"/>
              <w:bottom w:val="single" w:sz="4" w:space="0" w:color="auto"/>
              <w:right w:val="single" w:sz="4" w:space="0" w:color="auto"/>
            </w:tcBorders>
            <w:hideMark/>
          </w:tcPr>
          <w:p w14:paraId="4EA084CA" w14:textId="580AB0A7" w:rsidR="00CA47DD" w:rsidRPr="00157A34" w:rsidRDefault="00CA47DD" w:rsidP="00CA47DD">
            <w:pPr>
              <w:pStyle w:val="GOSTTablenorm"/>
              <w:suppressAutoHyphens/>
              <w:rPr>
                <w:lang w:val="en-US"/>
              </w:rPr>
            </w:pPr>
            <w:r w:rsidRPr="00157A34">
              <w:rPr>
                <w:lang w:val="en-US"/>
              </w:rPr>
              <w:t>FS_EC_EXECCONTR_D26_LIST:AreasSpendCodeExp</w:t>
            </w:r>
          </w:p>
        </w:tc>
        <w:tc>
          <w:tcPr>
            <w:tcW w:w="1392" w:type="pct"/>
            <w:tcBorders>
              <w:top w:val="single" w:sz="4" w:space="0" w:color="auto"/>
              <w:left w:val="single" w:sz="4" w:space="0" w:color="auto"/>
              <w:bottom w:val="single" w:sz="4" w:space="0" w:color="auto"/>
              <w:right w:val="single" w:sz="4" w:space="0" w:color="auto"/>
            </w:tcBorders>
            <w:hideMark/>
          </w:tcPr>
          <w:p w14:paraId="7F130D99" w14:textId="77777777" w:rsidR="00CA47DD" w:rsidRPr="00157A34" w:rsidRDefault="00CA47DD" w:rsidP="00CA47DD">
            <w:pPr>
              <w:pStyle w:val="GOSTTablenorm"/>
              <w:suppressAutoHyphens/>
            </w:pPr>
            <w:r w:rsidRPr="00157A34">
              <w:t>-</w:t>
            </w:r>
          </w:p>
        </w:tc>
      </w:tr>
      <w:tr w:rsidR="00014536" w:rsidRPr="00C644BE" w14:paraId="62D87506" w14:textId="77777777" w:rsidTr="001023C7">
        <w:tc>
          <w:tcPr>
            <w:tcW w:w="1126" w:type="pct"/>
            <w:tcBorders>
              <w:top w:val="single" w:sz="4" w:space="0" w:color="auto"/>
              <w:left w:val="single" w:sz="4" w:space="0" w:color="auto"/>
              <w:bottom w:val="single" w:sz="4" w:space="0" w:color="auto"/>
              <w:right w:val="single" w:sz="4" w:space="0" w:color="auto"/>
            </w:tcBorders>
          </w:tcPr>
          <w:p w14:paraId="1672413C" w14:textId="27A2FF0B" w:rsidR="00CA47DD" w:rsidRPr="00157A34" w:rsidRDefault="00CA47DD" w:rsidP="00CA47DD">
            <w:pPr>
              <w:pStyle w:val="GOSTTablenorm"/>
              <w:suppressAutoHyphens/>
              <w:rPr>
                <w:color w:val="000000" w:themeColor="text1"/>
                <w:szCs w:val="22"/>
              </w:rPr>
            </w:pPr>
            <w:r w:rsidRPr="00157A34">
              <w:rPr>
                <w:color w:val="000000" w:themeColor="text1"/>
              </w:rPr>
              <w:t>Вид_кода_расх_поступ_плат</w:t>
            </w:r>
          </w:p>
        </w:tc>
        <w:tc>
          <w:tcPr>
            <w:tcW w:w="272" w:type="pct"/>
            <w:tcBorders>
              <w:top w:val="single" w:sz="4" w:space="0" w:color="auto"/>
              <w:left w:val="single" w:sz="4" w:space="0" w:color="auto"/>
              <w:bottom w:val="single" w:sz="4" w:space="0" w:color="auto"/>
              <w:right w:val="single" w:sz="4" w:space="0" w:color="auto"/>
            </w:tcBorders>
          </w:tcPr>
          <w:p w14:paraId="383D5EC2" w14:textId="21FFC5BB" w:rsidR="00CA47DD" w:rsidRPr="00157A34" w:rsidRDefault="00CA47DD" w:rsidP="00CA47DD">
            <w:pPr>
              <w:pStyle w:val="GOSTTablenorm"/>
              <w:suppressAutoHyphens/>
            </w:pPr>
            <w:r w:rsidRPr="00157A34">
              <w:t>нет</w:t>
            </w:r>
          </w:p>
        </w:tc>
        <w:tc>
          <w:tcPr>
            <w:tcW w:w="1126" w:type="pct"/>
            <w:tcBorders>
              <w:top w:val="single" w:sz="4" w:space="0" w:color="auto"/>
              <w:left w:val="single" w:sz="4" w:space="0" w:color="auto"/>
              <w:bottom w:val="single" w:sz="4" w:space="0" w:color="auto"/>
              <w:right w:val="single" w:sz="4" w:space="0" w:color="auto"/>
            </w:tcBorders>
          </w:tcPr>
          <w:p w14:paraId="256908A7" w14:textId="35FA796B" w:rsidR="00CA47DD" w:rsidRPr="00157A34" w:rsidRDefault="00CA47DD" w:rsidP="00CA47DD">
            <w:pPr>
              <w:pStyle w:val="GOSTTablenorm"/>
              <w:suppressAutoHyphens/>
              <w:rPr>
                <w:szCs w:val="22"/>
              </w:rPr>
            </w:pPr>
            <w:r w:rsidRPr="00157A34">
              <w:t>Вид кода расходов/поступлений плательщика (по строке документа)</w:t>
            </w:r>
          </w:p>
        </w:tc>
        <w:tc>
          <w:tcPr>
            <w:tcW w:w="1084" w:type="pct"/>
            <w:tcBorders>
              <w:top w:val="single" w:sz="4" w:space="0" w:color="auto"/>
              <w:left w:val="single" w:sz="4" w:space="0" w:color="auto"/>
              <w:bottom w:val="single" w:sz="4" w:space="0" w:color="auto"/>
              <w:right w:val="single" w:sz="4" w:space="0" w:color="auto"/>
            </w:tcBorders>
          </w:tcPr>
          <w:p w14:paraId="497DAFC8" w14:textId="668BDCB9" w:rsidR="00CA47DD" w:rsidRPr="00157A34" w:rsidRDefault="00CA47DD" w:rsidP="00014536">
            <w:pPr>
              <w:suppressAutoHyphens/>
              <w:ind w:left="57" w:right="57" w:firstLine="0"/>
              <w:rPr>
                <w:lang w:val="en-US"/>
              </w:rPr>
            </w:pPr>
            <w:r w:rsidRPr="00157A34">
              <w:rPr>
                <w:lang w:val="en-US"/>
              </w:rPr>
              <w:t>FS_EC_EXECCONTR_D26_LIST</w:t>
            </w:r>
            <w:r w:rsidRPr="00157A34">
              <w:rPr>
                <w:sz w:val="22"/>
                <w:lang w:val="en-US"/>
              </w:rPr>
              <w:t>:TypeTargetCode</w:t>
            </w:r>
          </w:p>
        </w:tc>
        <w:tc>
          <w:tcPr>
            <w:tcW w:w="1392" w:type="pct"/>
            <w:tcBorders>
              <w:top w:val="single" w:sz="4" w:space="0" w:color="auto"/>
              <w:left w:val="single" w:sz="4" w:space="0" w:color="auto"/>
              <w:bottom w:val="single" w:sz="4" w:space="0" w:color="auto"/>
              <w:right w:val="single" w:sz="4" w:space="0" w:color="auto"/>
            </w:tcBorders>
          </w:tcPr>
          <w:p w14:paraId="75CD5F93" w14:textId="7C1D2D93" w:rsidR="00CA47DD" w:rsidRPr="00157A34" w:rsidRDefault="00CA47DD" w:rsidP="00CA47DD">
            <w:pPr>
              <w:pStyle w:val="GOSTTablenorm"/>
              <w:suppressAutoHyphens/>
            </w:pPr>
            <w:r w:rsidRPr="00157A34">
              <w:t>-</w:t>
            </w:r>
          </w:p>
        </w:tc>
      </w:tr>
      <w:tr w:rsidR="00014536" w:rsidRPr="00C644BE" w14:paraId="43718824" w14:textId="77777777" w:rsidTr="001023C7">
        <w:tc>
          <w:tcPr>
            <w:tcW w:w="1126" w:type="pct"/>
            <w:tcBorders>
              <w:top w:val="single" w:sz="4" w:space="0" w:color="auto"/>
              <w:left w:val="single" w:sz="4" w:space="0" w:color="auto"/>
              <w:bottom w:val="single" w:sz="4" w:space="0" w:color="auto"/>
              <w:right w:val="single" w:sz="4" w:space="0" w:color="auto"/>
            </w:tcBorders>
          </w:tcPr>
          <w:p w14:paraId="52C7F414" w14:textId="2116FA73" w:rsidR="00D25443" w:rsidRPr="00157A34" w:rsidRDefault="00980CD1" w:rsidP="00980CD1">
            <w:pPr>
              <w:pStyle w:val="GOSTTablenorm"/>
            </w:pPr>
            <w:r w:rsidRPr="00157A34">
              <w:t>Тип_кода_класс_операций_КС</w:t>
            </w:r>
          </w:p>
        </w:tc>
        <w:tc>
          <w:tcPr>
            <w:tcW w:w="272" w:type="pct"/>
            <w:tcBorders>
              <w:top w:val="single" w:sz="4" w:space="0" w:color="auto"/>
              <w:left w:val="single" w:sz="4" w:space="0" w:color="auto"/>
              <w:bottom w:val="single" w:sz="4" w:space="0" w:color="auto"/>
              <w:right w:val="single" w:sz="4" w:space="0" w:color="auto"/>
            </w:tcBorders>
          </w:tcPr>
          <w:p w14:paraId="5BEB8C04" w14:textId="53439499" w:rsidR="00DB342A" w:rsidRPr="00157A34" w:rsidRDefault="00DB342A" w:rsidP="00980CD1">
            <w:pPr>
              <w:pStyle w:val="GOSTTablenorm"/>
            </w:pPr>
            <w:r w:rsidRPr="00157A34">
              <w:t>да</w:t>
            </w:r>
          </w:p>
        </w:tc>
        <w:tc>
          <w:tcPr>
            <w:tcW w:w="1126" w:type="pct"/>
            <w:tcBorders>
              <w:top w:val="single" w:sz="4" w:space="0" w:color="auto"/>
              <w:left w:val="single" w:sz="4" w:space="0" w:color="auto"/>
              <w:bottom w:val="single" w:sz="4" w:space="0" w:color="auto"/>
              <w:right w:val="single" w:sz="4" w:space="0" w:color="auto"/>
            </w:tcBorders>
          </w:tcPr>
          <w:p w14:paraId="76675835" w14:textId="585B9471" w:rsidR="00DB342A" w:rsidRPr="00157A34" w:rsidRDefault="00980CD1" w:rsidP="00980CD1">
            <w:pPr>
              <w:pStyle w:val="GOSTTablenorm"/>
            </w:pPr>
            <w:r w:rsidRPr="00157A34">
              <w:t>Тип кода классификации операций при КС</w:t>
            </w:r>
            <w:r w:rsidRPr="00157A34" w:rsidDel="00980CD1">
              <w:t xml:space="preserve"> </w:t>
            </w:r>
            <w:r w:rsidR="002A1639" w:rsidRPr="00157A34">
              <w:t xml:space="preserve">по л/с с кодом 71 </w:t>
            </w:r>
            <w:r w:rsidR="00210EA8" w:rsidRPr="00157A34">
              <w:t>(по строке документа)</w:t>
            </w:r>
          </w:p>
        </w:tc>
        <w:tc>
          <w:tcPr>
            <w:tcW w:w="1084" w:type="pct"/>
            <w:tcBorders>
              <w:top w:val="single" w:sz="4" w:space="0" w:color="auto"/>
              <w:left w:val="single" w:sz="4" w:space="0" w:color="auto"/>
              <w:bottom w:val="single" w:sz="4" w:space="0" w:color="auto"/>
              <w:right w:val="single" w:sz="4" w:space="0" w:color="auto"/>
            </w:tcBorders>
          </w:tcPr>
          <w:p w14:paraId="75AFD286" w14:textId="767265FB" w:rsidR="00DB342A" w:rsidRPr="00157A34" w:rsidRDefault="00DB342A" w:rsidP="00DB342A">
            <w:pPr>
              <w:suppressAutoHyphens/>
              <w:ind w:left="57" w:right="57" w:firstLine="0"/>
              <w:rPr>
                <w:lang w:val="en-US"/>
              </w:rPr>
            </w:pPr>
            <w:r w:rsidRPr="00157A34">
              <w:t>-</w:t>
            </w:r>
          </w:p>
        </w:tc>
        <w:tc>
          <w:tcPr>
            <w:tcW w:w="1392" w:type="pct"/>
            <w:tcBorders>
              <w:top w:val="single" w:sz="4" w:space="0" w:color="auto"/>
              <w:left w:val="single" w:sz="4" w:space="0" w:color="auto"/>
              <w:bottom w:val="single" w:sz="4" w:space="0" w:color="auto"/>
              <w:right w:val="single" w:sz="4" w:space="0" w:color="auto"/>
            </w:tcBorders>
          </w:tcPr>
          <w:p w14:paraId="752C66D2" w14:textId="6B1EC632" w:rsidR="00DB342A" w:rsidRPr="00157A34" w:rsidRDefault="007533FF" w:rsidP="001023C7">
            <w:pPr>
              <w:pStyle w:val="GOSTTablenorm"/>
              <w:suppressAutoHyphens/>
            </w:pPr>
            <w:r w:rsidRPr="00157A34">
              <w:t>Указывается</w:t>
            </w:r>
            <w:r w:rsidR="00DB342A" w:rsidRPr="00157A34">
              <w:t xml:space="preserve"> значение </w:t>
            </w:r>
            <w:r w:rsidRPr="00157A34">
              <w:t>«</w:t>
            </w:r>
            <w:r w:rsidR="00DB342A" w:rsidRPr="00157A34">
              <w:t>10</w:t>
            </w:r>
            <w:r w:rsidRPr="00157A34">
              <w:t>»</w:t>
            </w:r>
            <w:r w:rsidR="00DB342A" w:rsidRPr="00157A34">
              <w:t xml:space="preserve"> </w:t>
            </w:r>
            <w:r w:rsidR="001023C7" w:rsidRPr="00157A34">
              <w:t>–</w:t>
            </w:r>
            <w:r w:rsidR="00DB342A" w:rsidRPr="00157A34">
              <w:t xml:space="preserve"> расходы</w:t>
            </w:r>
            <w:ins w:id="5989" w:author="Щербань О.И. TSE-112080" w:date="2025-10-14T08:06:00Z">
              <w:r w:rsidR="00E034C1">
                <w:t xml:space="preserve"> </w:t>
              </w:r>
              <w:r w:rsidR="00E034C1">
                <w:rPr>
                  <w:szCs w:val="22"/>
                </w:rPr>
                <w:t>(без кавычек)</w:t>
              </w:r>
            </w:ins>
          </w:p>
        </w:tc>
      </w:tr>
      <w:tr w:rsidR="00014536" w:rsidRPr="00C644BE" w14:paraId="61F76CEB" w14:textId="77777777" w:rsidTr="001023C7">
        <w:tc>
          <w:tcPr>
            <w:tcW w:w="1126" w:type="pct"/>
            <w:tcBorders>
              <w:top w:val="single" w:sz="4" w:space="0" w:color="auto"/>
              <w:left w:val="single" w:sz="4" w:space="0" w:color="auto"/>
              <w:bottom w:val="single" w:sz="4" w:space="0" w:color="auto"/>
              <w:right w:val="single" w:sz="4" w:space="0" w:color="auto"/>
            </w:tcBorders>
          </w:tcPr>
          <w:p w14:paraId="11CA0B52" w14:textId="3AB3D706" w:rsidR="00CA47DD" w:rsidRPr="00157A34" w:rsidRDefault="00CA47DD" w:rsidP="00CA47DD">
            <w:pPr>
              <w:pStyle w:val="GOSTTablenorm"/>
              <w:suppressAutoHyphens/>
              <w:rPr>
                <w:szCs w:val="22"/>
              </w:rPr>
            </w:pPr>
            <w:r w:rsidRPr="00157A34">
              <w:rPr>
                <w:szCs w:val="22"/>
              </w:rPr>
              <w:t>Код_цели_плательщика</w:t>
            </w:r>
          </w:p>
        </w:tc>
        <w:tc>
          <w:tcPr>
            <w:tcW w:w="272" w:type="pct"/>
            <w:tcBorders>
              <w:top w:val="single" w:sz="4" w:space="0" w:color="auto"/>
              <w:left w:val="single" w:sz="4" w:space="0" w:color="auto"/>
              <w:bottom w:val="single" w:sz="4" w:space="0" w:color="auto"/>
              <w:right w:val="single" w:sz="4" w:space="0" w:color="auto"/>
            </w:tcBorders>
          </w:tcPr>
          <w:p w14:paraId="0F210C74" w14:textId="7578FA10" w:rsidR="00CA47DD" w:rsidRPr="00157A34" w:rsidRDefault="00CA47DD" w:rsidP="00CA47DD">
            <w:pPr>
              <w:pStyle w:val="GOSTTablenorm"/>
              <w:suppressAutoHyphens/>
            </w:pPr>
            <w:r w:rsidRPr="00157A34">
              <w:t>нет</w:t>
            </w:r>
          </w:p>
        </w:tc>
        <w:tc>
          <w:tcPr>
            <w:tcW w:w="1126" w:type="pct"/>
            <w:tcBorders>
              <w:top w:val="single" w:sz="4" w:space="0" w:color="auto"/>
              <w:left w:val="single" w:sz="4" w:space="0" w:color="auto"/>
              <w:bottom w:val="single" w:sz="4" w:space="0" w:color="auto"/>
              <w:right w:val="single" w:sz="4" w:space="0" w:color="auto"/>
            </w:tcBorders>
          </w:tcPr>
          <w:p w14:paraId="01E77272" w14:textId="1928D2AA" w:rsidR="00CA47DD" w:rsidRPr="00157A34" w:rsidRDefault="00CA47DD" w:rsidP="00CA47DD">
            <w:pPr>
              <w:pStyle w:val="GOSTTablenorm"/>
              <w:suppressAutoHyphens/>
              <w:rPr>
                <w:szCs w:val="22"/>
              </w:rPr>
            </w:pPr>
            <w:r w:rsidRPr="00157A34">
              <w:rPr>
                <w:szCs w:val="22"/>
              </w:rPr>
              <w:t>Код субсидии/цели по л/с с кодом 41 плательщика</w:t>
            </w:r>
            <w:r w:rsidR="00F44877" w:rsidRPr="00157A34">
              <w:rPr>
                <w:szCs w:val="22"/>
              </w:rPr>
              <w:t xml:space="preserve"> </w:t>
            </w:r>
            <w:r w:rsidR="00F44877" w:rsidRPr="00157A34">
              <w:t>(по строке документа)</w:t>
            </w:r>
          </w:p>
        </w:tc>
        <w:tc>
          <w:tcPr>
            <w:tcW w:w="1084" w:type="pct"/>
            <w:tcBorders>
              <w:top w:val="single" w:sz="4" w:space="0" w:color="auto"/>
              <w:left w:val="single" w:sz="4" w:space="0" w:color="auto"/>
              <w:bottom w:val="single" w:sz="4" w:space="0" w:color="auto"/>
              <w:right w:val="single" w:sz="4" w:space="0" w:color="auto"/>
            </w:tcBorders>
          </w:tcPr>
          <w:p w14:paraId="271E2AA6" w14:textId="75724BEC" w:rsidR="00CA47DD" w:rsidRPr="00157A34" w:rsidRDefault="00CA47DD" w:rsidP="00CA47DD">
            <w:pPr>
              <w:pStyle w:val="GOSTTablenorm"/>
              <w:suppressAutoHyphens/>
              <w:rPr>
                <w:lang w:val="en-US"/>
              </w:rPr>
            </w:pPr>
            <w:r w:rsidRPr="00157A34">
              <w:rPr>
                <w:lang w:val="en-US"/>
              </w:rPr>
              <w:t>FS_EC_EXECCONTR_D26_LIST:</w:t>
            </w:r>
            <w:r w:rsidRPr="00157A34">
              <w:rPr>
                <w:rStyle w:val="GOSTTablenorm0"/>
                <w:lang w:val="en-US"/>
              </w:rPr>
              <w:t>CodeSubsidy</w:t>
            </w:r>
          </w:p>
        </w:tc>
        <w:tc>
          <w:tcPr>
            <w:tcW w:w="1392" w:type="pct"/>
            <w:tcBorders>
              <w:top w:val="single" w:sz="4" w:space="0" w:color="auto"/>
              <w:left w:val="single" w:sz="4" w:space="0" w:color="auto"/>
              <w:bottom w:val="single" w:sz="4" w:space="0" w:color="auto"/>
              <w:right w:val="single" w:sz="4" w:space="0" w:color="auto"/>
            </w:tcBorders>
          </w:tcPr>
          <w:p w14:paraId="4B56F4BA" w14:textId="522BFB07" w:rsidR="00CA47DD" w:rsidRPr="00157A34" w:rsidRDefault="00CA47DD" w:rsidP="00CA47DD">
            <w:pPr>
              <w:pStyle w:val="GOSTTablenorm"/>
              <w:suppressAutoHyphens/>
            </w:pPr>
            <w:r w:rsidRPr="00157A34">
              <w:t>-</w:t>
            </w:r>
          </w:p>
        </w:tc>
      </w:tr>
      <w:tr w:rsidR="00014536" w:rsidRPr="00C644BE" w14:paraId="31BDF1C2" w14:textId="77777777" w:rsidTr="001023C7">
        <w:tc>
          <w:tcPr>
            <w:tcW w:w="1126" w:type="pct"/>
            <w:tcBorders>
              <w:top w:val="single" w:sz="4" w:space="0" w:color="auto"/>
              <w:left w:val="single" w:sz="4" w:space="0" w:color="auto"/>
              <w:bottom w:val="single" w:sz="4" w:space="0" w:color="auto"/>
              <w:right w:val="single" w:sz="4" w:space="0" w:color="auto"/>
            </w:tcBorders>
            <w:hideMark/>
          </w:tcPr>
          <w:p w14:paraId="56E5B3E7" w14:textId="77777777" w:rsidR="00CA47DD" w:rsidRPr="00157A34" w:rsidRDefault="00CA47DD" w:rsidP="00CA47DD">
            <w:pPr>
              <w:pStyle w:val="GOSTTablenorm"/>
              <w:suppressAutoHyphens/>
            </w:pPr>
            <w:r w:rsidRPr="00157A34">
              <w:t>Сумма_валюта_операции</w:t>
            </w:r>
          </w:p>
        </w:tc>
        <w:tc>
          <w:tcPr>
            <w:tcW w:w="272" w:type="pct"/>
            <w:tcBorders>
              <w:top w:val="single" w:sz="4" w:space="0" w:color="auto"/>
              <w:left w:val="single" w:sz="4" w:space="0" w:color="auto"/>
              <w:bottom w:val="single" w:sz="4" w:space="0" w:color="auto"/>
              <w:right w:val="single" w:sz="4" w:space="0" w:color="auto"/>
            </w:tcBorders>
            <w:hideMark/>
          </w:tcPr>
          <w:p w14:paraId="45338460" w14:textId="77777777" w:rsidR="00CA47DD" w:rsidRPr="00157A34" w:rsidRDefault="00CA47DD" w:rsidP="00CA47DD">
            <w:pPr>
              <w:pStyle w:val="GOSTTablenorm"/>
              <w:suppressAutoHyphens/>
            </w:pPr>
            <w:r w:rsidRPr="00157A34">
              <w:t>да</w:t>
            </w:r>
          </w:p>
        </w:tc>
        <w:tc>
          <w:tcPr>
            <w:tcW w:w="1126" w:type="pct"/>
            <w:tcBorders>
              <w:top w:val="single" w:sz="4" w:space="0" w:color="auto"/>
              <w:left w:val="single" w:sz="4" w:space="0" w:color="auto"/>
              <w:bottom w:val="single" w:sz="4" w:space="0" w:color="auto"/>
              <w:right w:val="single" w:sz="4" w:space="0" w:color="auto"/>
            </w:tcBorders>
            <w:hideMark/>
          </w:tcPr>
          <w:p w14:paraId="646A4072" w14:textId="77777777" w:rsidR="00CA47DD" w:rsidRPr="00157A34" w:rsidRDefault="00CA47DD" w:rsidP="00CA47DD">
            <w:pPr>
              <w:pStyle w:val="GOSTTablenorm"/>
              <w:suppressAutoHyphens/>
            </w:pPr>
            <w:r w:rsidRPr="00157A34">
              <w:t>Сумма в валюте заявки (по строке документа)</w:t>
            </w:r>
          </w:p>
        </w:tc>
        <w:tc>
          <w:tcPr>
            <w:tcW w:w="1084" w:type="pct"/>
            <w:tcBorders>
              <w:top w:val="single" w:sz="4" w:space="0" w:color="auto"/>
              <w:left w:val="single" w:sz="4" w:space="0" w:color="auto"/>
              <w:bottom w:val="single" w:sz="4" w:space="0" w:color="auto"/>
              <w:right w:val="single" w:sz="4" w:space="0" w:color="auto"/>
            </w:tcBorders>
            <w:hideMark/>
          </w:tcPr>
          <w:p w14:paraId="5B3752FE" w14:textId="3915C625" w:rsidR="00CA47DD" w:rsidRPr="00157A34" w:rsidRDefault="00CA47DD" w:rsidP="00CA47DD">
            <w:pPr>
              <w:pStyle w:val="GOSTTablenorm"/>
              <w:suppressAutoHyphens/>
              <w:rPr>
                <w:lang w:val="en-US"/>
              </w:rPr>
            </w:pPr>
            <w:r w:rsidRPr="00157A34">
              <w:rPr>
                <w:lang w:val="en-US"/>
              </w:rPr>
              <w:t>FS_EC_EXECCONTR_D26_LIST:PaySum</w:t>
            </w:r>
          </w:p>
        </w:tc>
        <w:tc>
          <w:tcPr>
            <w:tcW w:w="1392" w:type="pct"/>
            <w:tcBorders>
              <w:top w:val="single" w:sz="4" w:space="0" w:color="auto"/>
              <w:left w:val="single" w:sz="4" w:space="0" w:color="auto"/>
              <w:bottom w:val="single" w:sz="4" w:space="0" w:color="auto"/>
              <w:right w:val="single" w:sz="4" w:space="0" w:color="auto"/>
            </w:tcBorders>
            <w:hideMark/>
          </w:tcPr>
          <w:p w14:paraId="7477C498" w14:textId="7C21B5C9" w:rsidR="00CA47DD" w:rsidRPr="00157A34" w:rsidRDefault="00CA47DD" w:rsidP="00CA47DD">
            <w:pPr>
              <w:pStyle w:val="GOSTTablenorm"/>
              <w:suppressAutoHyphens/>
            </w:pPr>
            <w:r w:rsidRPr="00157A34">
              <w:t xml:space="preserve">Сумма передается в единицах валюты с точностью 2 знака после запятой </w:t>
            </w:r>
            <w:r w:rsidR="001023C7" w:rsidRPr="00157A34">
              <w:t>–</w:t>
            </w:r>
            <w:r w:rsidRPr="00157A34">
              <w:t xml:space="preserve"> необходимо конвертировать в минимальные единицы валюты (для данного типа документов умножить на 100)</w:t>
            </w:r>
          </w:p>
        </w:tc>
      </w:tr>
      <w:tr w:rsidR="00014536" w14:paraId="1E1C07AF" w14:textId="77777777" w:rsidTr="001023C7">
        <w:tc>
          <w:tcPr>
            <w:tcW w:w="1126" w:type="pct"/>
            <w:tcBorders>
              <w:top w:val="single" w:sz="4" w:space="0" w:color="auto"/>
              <w:left w:val="single" w:sz="4" w:space="0" w:color="auto"/>
              <w:bottom w:val="single" w:sz="4" w:space="0" w:color="auto"/>
              <w:right w:val="single" w:sz="4" w:space="0" w:color="auto"/>
            </w:tcBorders>
            <w:hideMark/>
          </w:tcPr>
          <w:p w14:paraId="5EF060BD" w14:textId="77777777" w:rsidR="00CA47DD" w:rsidRPr="00C644BE" w:rsidRDefault="00CA47DD" w:rsidP="00CA47DD">
            <w:pPr>
              <w:pStyle w:val="GOSTTablenorm"/>
              <w:suppressAutoHyphens/>
            </w:pPr>
            <w:r w:rsidRPr="00C644BE">
              <w:t>Сумма_валюта_учета_руб</w:t>
            </w:r>
          </w:p>
        </w:tc>
        <w:tc>
          <w:tcPr>
            <w:tcW w:w="272" w:type="pct"/>
            <w:tcBorders>
              <w:top w:val="single" w:sz="4" w:space="0" w:color="auto"/>
              <w:left w:val="single" w:sz="4" w:space="0" w:color="auto"/>
              <w:bottom w:val="single" w:sz="4" w:space="0" w:color="auto"/>
              <w:right w:val="single" w:sz="4" w:space="0" w:color="auto"/>
            </w:tcBorders>
            <w:hideMark/>
          </w:tcPr>
          <w:p w14:paraId="46BC1484" w14:textId="77777777" w:rsidR="00CA47DD" w:rsidRPr="00C644BE" w:rsidRDefault="00CA47DD" w:rsidP="00CA47DD">
            <w:pPr>
              <w:pStyle w:val="GOSTTablenorm"/>
              <w:suppressAutoHyphens/>
            </w:pPr>
            <w:r w:rsidRPr="00C644BE">
              <w:t>да</w:t>
            </w:r>
          </w:p>
        </w:tc>
        <w:tc>
          <w:tcPr>
            <w:tcW w:w="1126" w:type="pct"/>
            <w:tcBorders>
              <w:top w:val="single" w:sz="4" w:space="0" w:color="auto"/>
              <w:left w:val="single" w:sz="4" w:space="0" w:color="auto"/>
              <w:bottom w:val="single" w:sz="4" w:space="0" w:color="auto"/>
              <w:right w:val="single" w:sz="4" w:space="0" w:color="auto"/>
            </w:tcBorders>
            <w:hideMark/>
          </w:tcPr>
          <w:p w14:paraId="386BEE56" w14:textId="77777777" w:rsidR="00CA47DD" w:rsidRPr="00C644BE" w:rsidRDefault="00CA47DD" w:rsidP="00CA47DD">
            <w:pPr>
              <w:pStyle w:val="GOSTTablenorm"/>
              <w:suppressAutoHyphens/>
            </w:pPr>
            <w:r w:rsidRPr="00C644BE">
              <w:t>Сумма в валюте учета (руб) (по строке документа)</w:t>
            </w:r>
          </w:p>
        </w:tc>
        <w:tc>
          <w:tcPr>
            <w:tcW w:w="1084" w:type="pct"/>
            <w:tcBorders>
              <w:top w:val="single" w:sz="4" w:space="0" w:color="auto"/>
              <w:left w:val="single" w:sz="4" w:space="0" w:color="auto"/>
              <w:bottom w:val="single" w:sz="4" w:space="0" w:color="auto"/>
              <w:right w:val="single" w:sz="4" w:space="0" w:color="auto"/>
            </w:tcBorders>
            <w:hideMark/>
          </w:tcPr>
          <w:p w14:paraId="1FA31FAD" w14:textId="43258944" w:rsidR="00CA47DD" w:rsidRPr="00C644BE" w:rsidRDefault="00CA47DD" w:rsidP="00CA47DD">
            <w:pPr>
              <w:pStyle w:val="GOSTTablenorm"/>
              <w:suppressAutoHyphens/>
              <w:rPr>
                <w:lang w:val="en-US"/>
              </w:rPr>
            </w:pPr>
            <w:r w:rsidRPr="00C644BE">
              <w:rPr>
                <w:lang w:val="en-US"/>
              </w:rPr>
              <w:t>FS_EC_EXECCONTR_D26_LIST:PaySum</w:t>
            </w:r>
          </w:p>
        </w:tc>
        <w:tc>
          <w:tcPr>
            <w:tcW w:w="1392" w:type="pct"/>
            <w:tcBorders>
              <w:top w:val="single" w:sz="4" w:space="0" w:color="auto"/>
              <w:left w:val="single" w:sz="4" w:space="0" w:color="auto"/>
              <w:bottom w:val="single" w:sz="4" w:space="0" w:color="auto"/>
              <w:right w:val="single" w:sz="4" w:space="0" w:color="auto"/>
            </w:tcBorders>
            <w:hideMark/>
          </w:tcPr>
          <w:p w14:paraId="5002FFCC" w14:textId="77777777" w:rsidR="00CA47DD" w:rsidRPr="00C644BE" w:rsidRDefault="00CA47DD" w:rsidP="00CA47DD">
            <w:pPr>
              <w:pStyle w:val="GOSTTablenorm"/>
              <w:suppressAutoHyphens/>
            </w:pPr>
            <w:r w:rsidRPr="00C644BE">
              <w:t>Для данного типа документов Сумма_валюта_учета_руб = Сумма_валюта_операции</w:t>
            </w:r>
          </w:p>
        </w:tc>
      </w:tr>
    </w:tbl>
    <w:p w14:paraId="5FA45A1A" w14:textId="2B1E941D" w:rsidR="008508A5" w:rsidRDefault="008508A5" w:rsidP="008508A5">
      <w:pPr>
        <w:pStyle w:val="GOSTNameTable"/>
      </w:pPr>
      <w:r>
        <w:fldChar w:fldCharType="begin"/>
      </w:r>
      <w:r>
        <w:instrText xml:space="preserve"> SEQ Таблица \* ARABIC </w:instrText>
      </w:r>
      <w:r>
        <w:fldChar w:fldCharType="separate"/>
      </w:r>
      <w:bookmarkStart w:id="5990" w:name="_Toc226564535"/>
      <w:r w:rsidR="00CE7795">
        <w:t>23</w:t>
      </w:r>
      <w:r>
        <w:fldChar w:fldCharType="end"/>
      </w:r>
      <w:r w:rsidRPr="00E108C0">
        <w:t xml:space="preserve"> - Перечень атрибутов, соответствующих типу документа </w:t>
      </w:r>
      <w:r w:rsidR="009B2C03">
        <w:t>«</w:t>
      </w:r>
      <w:r>
        <w:t xml:space="preserve">Заявка на получение наличных денег» </w:t>
      </w:r>
      <w:r w:rsidRPr="00024D5B">
        <w:t>TSE_0531802_D25</w:t>
      </w:r>
      <w:bookmarkEnd w:id="5990"/>
    </w:p>
    <w:tbl>
      <w:tblPr>
        <w:tblStyle w:val="GOSTTable"/>
        <w:tblW w:w="5000" w:type="pct"/>
        <w:tblLayout w:type="fixed"/>
        <w:tblLook w:val="07E0" w:firstRow="1" w:lastRow="1" w:firstColumn="1" w:lastColumn="1" w:noHBand="1" w:noVBand="1"/>
      </w:tblPr>
      <w:tblGrid>
        <w:gridCol w:w="3522"/>
        <w:gridCol w:w="860"/>
        <w:gridCol w:w="3534"/>
        <w:gridCol w:w="3396"/>
        <w:gridCol w:w="4382"/>
      </w:tblGrid>
      <w:tr w:rsidR="001023C7" w14:paraId="6F8AD53D" w14:textId="77777777" w:rsidTr="001023C7">
        <w:trPr>
          <w:cnfStyle w:val="100000000000" w:firstRow="1" w:lastRow="0" w:firstColumn="0" w:lastColumn="0" w:oddVBand="0" w:evenVBand="0" w:oddHBand="0" w:evenHBand="0" w:firstRowFirstColumn="0" w:firstRowLastColumn="0" w:lastRowFirstColumn="0" w:lastRowLastColumn="0"/>
        </w:trPr>
        <w:tc>
          <w:tcPr>
            <w:tcW w:w="1122" w:type="pct"/>
            <w:hideMark/>
          </w:tcPr>
          <w:p w14:paraId="784DCE40" w14:textId="77777777" w:rsidR="00886BA1" w:rsidRPr="00157A34" w:rsidRDefault="00886BA1" w:rsidP="00AC61CA">
            <w:pPr>
              <w:pStyle w:val="GOSTTableHead"/>
            </w:pPr>
            <w:r w:rsidRPr="00157A34">
              <w:t>Наименование атрибута</w:t>
            </w:r>
          </w:p>
        </w:tc>
        <w:tc>
          <w:tcPr>
            <w:tcW w:w="274" w:type="pct"/>
            <w:hideMark/>
          </w:tcPr>
          <w:p w14:paraId="5BEE57CC" w14:textId="77777777" w:rsidR="00886BA1" w:rsidRPr="00157A34" w:rsidRDefault="00886BA1" w:rsidP="00AC61CA">
            <w:pPr>
              <w:pStyle w:val="GOSTTableHead"/>
            </w:pPr>
            <w:r w:rsidRPr="00157A34">
              <w:t>Вычисляемый атрибут</w:t>
            </w:r>
          </w:p>
        </w:tc>
        <w:tc>
          <w:tcPr>
            <w:tcW w:w="1126" w:type="pct"/>
            <w:hideMark/>
          </w:tcPr>
          <w:p w14:paraId="61AB1256" w14:textId="77777777" w:rsidR="00886BA1" w:rsidRPr="00157A34" w:rsidRDefault="00886BA1" w:rsidP="00AC61CA">
            <w:pPr>
              <w:pStyle w:val="GOSTTableHead"/>
            </w:pPr>
            <w:r w:rsidRPr="00157A34">
              <w:t>Описание атрибута</w:t>
            </w:r>
          </w:p>
        </w:tc>
        <w:tc>
          <w:tcPr>
            <w:tcW w:w="1082" w:type="pct"/>
            <w:hideMark/>
          </w:tcPr>
          <w:p w14:paraId="7AEB564A" w14:textId="77777777" w:rsidR="00886BA1" w:rsidRPr="00157A34" w:rsidRDefault="00886BA1" w:rsidP="00AC61CA">
            <w:pPr>
              <w:pStyle w:val="GOSTTableHead"/>
            </w:pPr>
            <w:r w:rsidRPr="00157A34">
              <w:t>Реквизит документа (наименование тега)</w:t>
            </w:r>
          </w:p>
        </w:tc>
        <w:tc>
          <w:tcPr>
            <w:tcW w:w="1396" w:type="pct"/>
            <w:hideMark/>
          </w:tcPr>
          <w:p w14:paraId="315A480C" w14:textId="77777777" w:rsidR="00886BA1" w:rsidRPr="00157A34" w:rsidRDefault="00886BA1" w:rsidP="00AC61CA">
            <w:pPr>
              <w:pStyle w:val="GOSTTableHead"/>
            </w:pPr>
            <w:r w:rsidRPr="00157A34">
              <w:t>Алгоритм вычисления</w:t>
            </w:r>
          </w:p>
        </w:tc>
      </w:tr>
      <w:tr w:rsidR="001023C7" w14:paraId="4E0840BF" w14:textId="77777777" w:rsidTr="001023C7">
        <w:tc>
          <w:tcPr>
            <w:tcW w:w="1122" w:type="pct"/>
            <w:tcBorders>
              <w:top w:val="single" w:sz="4" w:space="0" w:color="auto"/>
              <w:left w:val="single" w:sz="4" w:space="0" w:color="auto"/>
              <w:bottom w:val="single" w:sz="4" w:space="0" w:color="auto"/>
              <w:right w:val="single" w:sz="4" w:space="0" w:color="auto"/>
            </w:tcBorders>
            <w:hideMark/>
          </w:tcPr>
          <w:p w14:paraId="3C23800B" w14:textId="77777777" w:rsidR="00886BA1" w:rsidRPr="00157A34" w:rsidRDefault="00886BA1" w:rsidP="00AC61CA">
            <w:pPr>
              <w:pStyle w:val="GOSTTablenorm"/>
              <w:suppressAutoHyphens/>
            </w:pPr>
            <w:r w:rsidRPr="00157A34">
              <w:t>Номер_документа*</w:t>
            </w:r>
          </w:p>
        </w:tc>
        <w:tc>
          <w:tcPr>
            <w:tcW w:w="274" w:type="pct"/>
            <w:tcBorders>
              <w:top w:val="single" w:sz="4" w:space="0" w:color="auto"/>
              <w:left w:val="single" w:sz="4" w:space="0" w:color="auto"/>
              <w:bottom w:val="single" w:sz="4" w:space="0" w:color="auto"/>
              <w:right w:val="single" w:sz="4" w:space="0" w:color="auto"/>
            </w:tcBorders>
            <w:hideMark/>
          </w:tcPr>
          <w:p w14:paraId="38F3FBA4" w14:textId="77777777" w:rsidR="00886BA1" w:rsidRPr="00157A34" w:rsidRDefault="00886BA1" w:rsidP="00AC61CA">
            <w:pPr>
              <w:pStyle w:val="GOSTTablenorm"/>
              <w:suppressAutoHyphens/>
            </w:pPr>
            <w:r w:rsidRPr="00157A34">
              <w:t>нет</w:t>
            </w:r>
          </w:p>
        </w:tc>
        <w:tc>
          <w:tcPr>
            <w:tcW w:w="1126" w:type="pct"/>
            <w:tcBorders>
              <w:top w:val="single" w:sz="4" w:space="0" w:color="auto"/>
              <w:left w:val="single" w:sz="4" w:space="0" w:color="auto"/>
              <w:bottom w:val="single" w:sz="4" w:space="0" w:color="auto"/>
              <w:right w:val="single" w:sz="4" w:space="0" w:color="auto"/>
            </w:tcBorders>
            <w:hideMark/>
          </w:tcPr>
          <w:p w14:paraId="03098DA9" w14:textId="77777777" w:rsidR="00886BA1" w:rsidRPr="00157A34" w:rsidRDefault="00886BA1" w:rsidP="00AC61CA">
            <w:pPr>
              <w:pStyle w:val="GOSTTablenorm"/>
              <w:suppressAutoHyphens/>
            </w:pPr>
            <w:r w:rsidRPr="00157A34">
              <w:t>Номер документа</w:t>
            </w:r>
          </w:p>
        </w:tc>
        <w:tc>
          <w:tcPr>
            <w:tcW w:w="1082" w:type="pct"/>
            <w:tcBorders>
              <w:top w:val="single" w:sz="4" w:space="0" w:color="auto"/>
              <w:left w:val="single" w:sz="4" w:space="0" w:color="auto"/>
              <w:bottom w:val="single" w:sz="4" w:space="0" w:color="auto"/>
              <w:right w:val="single" w:sz="4" w:space="0" w:color="auto"/>
            </w:tcBorders>
            <w:hideMark/>
          </w:tcPr>
          <w:p w14:paraId="208C4006" w14:textId="77777777" w:rsidR="00886BA1" w:rsidRPr="00157A34" w:rsidRDefault="00886BA1" w:rsidP="00AC61CA">
            <w:pPr>
              <w:pStyle w:val="GOSTTablenorm"/>
              <w:suppressAutoHyphens/>
            </w:pPr>
            <w:r w:rsidRPr="00157A34">
              <w:rPr>
                <w:color w:val="000000"/>
              </w:rPr>
              <w:t>BRE_</w:t>
            </w:r>
            <w:r w:rsidRPr="00157A34">
              <w:t>DocNum</w:t>
            </w:r>
          </w:p>
        </w:tc>
        <w:tc>
          <w:tcPr>
            <w:tcW w:w="1396" w:type="pct"/>
            <w:tcBorders>
              <w:top w:val="single" w:sz="4" w:space="0" w:color="auto"/>
              <w:left w:val="single" w:sz="4" w:space="0" w:color="auto"/>
              <w:bottom w:val="single" w:sz="4" w:space="0" w:color="auto"/>
              <w:right w:val="single" w:sz="4" w:space="0" w:color="auto"/>
            </w:tcBorders>
            <w:hideMark/>
          </w:tcPr>
          <w:p w14:paraId="3F80DF6D" w14:textId="77777777" w:rsidR="00886BA1" w:rsidRPr="00157A34" w:rsidRDefault="00886BA1" w:rsidP="00AC61CA">
            <w:pPr>
              <w:pStyle w:val="GOSTTablenorm"/>
              <w:suppressAutoHyphens/>
            </w:pPr>
            <w:r w:rsidRPr="00157A34">
              <w:t>-</w:t>
            </w:r>
          </w:p>
        </w:tc>
      </w:tr>
      <w:tr w:rsidR="001023C7" w14:paraId="3C4652AF" w14:textId="77777777" w:rsidTr="001023C7">
        <w:tc>
          <w:tcPr>
            <w:tcW w:w="1122" w:type="pct"/>
            <w:tcBorders>
              <w:top w:val="single" w:sz="4" w:space="0" w:color="auto"/>
              <w:left w:val="single" w:sz="4" w:space="0" w:color="auto"/>
              <w:bottom w:val="single" w:sz="4" w:space="0" w:color="auto"/>
              <w:right w:val="single" w:sz="4" w:space="0" w:color="auto"/>
            </w:tcBorders>
            <w:hideMark/>
          </w:tcPr>
          <w:p w14:paraId="2DA8CBA9" w14:textId="77777777" w:rsidR="00886BA1" w:rsidRPr="00157A34" w:rsidRDefault="00886BA1" w:rsidP="00AC61CA">
            <w:pPr>
              <w:pStyle w:val="GOSTTablenorm"/>
              <w:suppressAutoHyphens/>
            </w:pPr>
            <w:r w:rsidRPr="00157A34">
              <w:t>Дата_документа*</w:t>
            </w:r>
          </w:p>
        </w:tc>
        <w:tc>
          <w:tcPr>
            <w:tcW w:w="274" w:type="pct"/>
            <w:tcBorders>
              <w:top w:val="single" w:sz="4" w:space="0" w:color="auto"/>
              <w:left w:val="single" w:sz="4" w:space="0" w:color="auto"/>
              <w:bottom w:val="single" w:sz="4" w:space="0" w:color="auto"/>
              <w:right w:val="single" w:sz="4" w:space="0" w:color="auto"/>
            </w:tcBorders>
            <w:hideMark/>
          </w:tcPr>
          <w:p w14:paraId="3F99D7EE" w14:textId="77777777" w:rsidR="00886BA1" w:rsidRPr="00157A34" w:rsidRDefault="00886BA1" w:rsidP="00AC61CA">
            <w:pPr>
              <w:pStyle w:val="GOSTTablenorm"/>
              <w:suppressAutoHyphens/>
            </w:pPr>
            <w:r w:rsidRPr="00157A34">
              <w:t>нет</w:t>
            </w:r>
          </w:p>
        </w:tc>
        <w:tc>
          <w:tcPr>
            <w:tcW w:w="1126" w:type="pct"/>
            <w:tcBorders>
              <w:top w:val="single" w:sz="4" w:space="0" w:color="auto"/>
              <w:left w:val="single" w:sz="4" w:space="0" w:color="auto"/>
              <w:bottom w:val="single" w:sz="4" w:space="0" w:color="auto"/>
              <w:right w:val="single" w:sz="4" w:space="0" w:color="auto"/>
            </w:tcBorders>
            <w:hideMark/>
          </w:tcPr>
          <w:p w14:paraId="0BFD8E85" w14:textId="77777777" w:rsidR="00886BA1" w:rsidRPr="00157A34" w:rsidRDefault="00886BA1" w:rsidP="00AC61CA">
            <w:pPr>
              <w:pStyle w:val="GOSTTablenorm"/>
              <w:suppressAutoHyphens/>
            </w:pPr>
            <w:r w:rsidRPr="00157A34">
              <w:t>Дата документа</w:t>
            </w:r>
          </w:p>
        </w:tc>
        <w:tc>
          <w:tcPr>
            <w:tcW w:w="1082" w:type="pct"/>
            <w:tcBorders>
              <w:top w:val="single" w:sz="4" w:space="0" w:color="auto"/>
              <w:left w:val="single" w:sz="4" w:space="0" w:color="auto"/>
              <w:bottom w:val="single" w:sz="4" w:space="0" w:color="auto"/>
              <w:right w:val="single" w:sz="4" w:space="0" w:color="auto"/>
            </w:tcBorders>
            <w:hideMark/>
          </w:tcPr>
          <w:p w14:paraId="19513B9E" w14:textId="77777777" w:rsidR="00886BA1" w:rsidRPr="00157A34" w:rsidRDefault="00886BA1" w:rsidP="00AC61CA">
            <w:pPr>
              <w:pStyle w:val="GOSTTablenorm"/>
              <w:suppressAutoHyphens/>
            </w:pPr>
            <w:r w:rsidRPr="00157A34">
              <w:rPr>
                <w:color w:val="000000"/>
              </w:rPr>
              <w:t>BRE_</w:t>
            </w:r>
            <w:r w:rsidRPr="00157A34">
              <w:t>DocDate</w:t>
            </w:r>
          </w:p>
        </w:tc>
        <w:tc>
          <w:tcPr>
            <w:tcW w:w="1396" w:type="pct"/>
            <w:tcBorders>
              <w:top w:val="single" w:sz="4" w:space="0" w:color="auto"/>
              <w:left w:val="single" w:sz="4" w:space="0" w:color="auto"/>
              <w:bottom w:val="single" w:sz="4" w:space="0" w:color="auto"/>
              <w:right w:val="single" w:sz="4" w:space="0" w:color="auto"/>
            </w:tcBorders>
            <w:hideMark/>
          </w:tcPr>
          <w:p w14:paraId="5C68D1D2" w14:textId="77777777" w:rsidR="00886BA1" w:rsidRPr="00157A34" w:rsidRDefault="00886BA1" w:rsidP="00AC61CA">
            <w:pPr>
              <w:pStyle w:val="GOSTTablenorm"/>
              <w:suppressAutoHyphens/>
            </w:pPr>
            <w:r w:rsidRPr="00157A34">
              <w:t>-</w:t>
            </w:r>
          </w:p>
        </w:tc>
      </w:tr>
      <w:tr w:rsidR="001023C7" w14:paraId="08FDC730" w14:textId="77777777" w:rsidTr="001023C7">
        <w:tc>
          <w:tcPr>
            <w:tcW w:w="1122" w:type="pct"/>
            <w:tcBorders>
              <w:top w:val="single" w:sz="4" w:space="0" w:color="auto"/>
              <w:left w:val="single" w:sz="4" w:space="0" w:color="auto"/>
              <w:bottom w:val="single" w:sz="4" w:space="0" w:color="auto"/>
              <w:right w:val="single" w:sz="4" w:space="0" w:color="auto"/>
            </w:tcBorders>
          </w:tcPr>
          <w:p w14:paraId="2E8C19E8" w14:textId="57E022FC" w:rsidR="007F0D53" w:rsidRPr="00157A34" w:rsidRDefault="007F0D53" w:rsidP="00AC61CA">
            <w:pPr>
              <w:pStyle w:val="GOSTTablenorm"/>
              <w:suppressAutoHyphens/>
            </w:pPr>
            <w:r w:rsidRPr="00157A34">
              <w:t>Вид_документа</w:t>
            </w:r>
          </w:p>
        </w:tc>
        <w:tc>
          <w:tcPr>
            <w:tcW w:w="274" w:type="pct"/>
            <w:tcBorders>
              <w:top w:val="single" w:sz="4" w:space="0" w:color="auto"/>
              <w:left w:val="single" w:sz="4" w:space="0" w:color="auto"/>
              <w:bottom w:val="single" w:sz="4" w:space="0" w:color="auto"/>
              <w:right w:val="single" w:sz="4" w:space="0" w:color="auto"/>
            </w:tcBorders>
          </w:tcPr>
          <w:p w14:paraId="4FCAB598" w14:textId="4CAAF776" w:rsidR="007F0D53" w:rsidRPr="00157A34" w:rsidRDefault="007F0D53" w:rsidP="00AC61CA">
            <w:pPr>
              <w:pStyle w:val="GOSTTablenorm"/>
              <w:suppressAutoHyphens/>
            </w:pPr>
            <w:r w:rsidRPr="00157A34">
              <w:t>нет</w:t>
            </w:r>
          </w:p>
        </w:tc>
        <w:tc>
          <w:tcPr>
            <w:tcW w:w="1126" w:type="pct"/>
            <w:tcBorders>
              <w:top w:val="single" w:sz="4" w:space="0" w:color="auto"/>
              <w:left w:val="single" w:sz="4" w:space="0" w:color="auto"/>
              <w:bottom w:val="single" w:sz="4" w:space="0" w:color="auto"/>
              <w:right w:val="single" w:sz="4" w:space="0" w:color="auto"/>
            </w:tcBorders>
          </w:tcPr>
          <w:p w14:paraId="2EA559AB" w14:textId="55E44DF8" w:rsidR="007F0D53" w:rsidRPr="00157A34" w:rsidRDefault="007F0D53" w:rsidP="00AC61CA">
            <w:pPr>
              <w:pStyle w:val="GOSTTablenorm"/>
              <w:suppressAutoHyphens/>
            </w:pPr>
            <w:r w:rsidRPr="00157A34">
              <w:t>Вид документа</w:t>
            </w:r>
          </w:p>
        </w:tc>
        <w:tc>
          <w:tcPr>
            <w:tcW w:w="1082" w:type="pct"/>
            <w:tcBorders>
              <w:top w:val="single" w:sz="4" w:space="0" w:color="auto"/>
              <w:left w:val="single" w:sz="4" w:space="0" w:color="auto"/>
              <w:bottom w:val="single" w:sz="4" w:space="0" w:color="auto"/>
              <w:right w:val="single" w:sz="4" w:space="0" w:color="auto"/>
            </w:tcBorders>
          </w:tcPr>
          <w:p w14:paraId="186DB99C" w14:textId="329016B6" w:rsidR="007F0D53" w:rsidRPr="00157A34" w:rsidRDefault="007F0D53" w:rsidP="00AC61CA">
            <w:pPr>
              <w:pStyle w:val="GOSTTablenorm"/>
              <w:suppressAutoHyphens/>
              <w:rPr>
                <w:color w:val="000000"/>
              </w:rPr>
            </w:pPr>
            <w:r w:rsidRPr="00157A34">
              <w:rPr>
                <w:color w:val="000000"/>
              </w:rPr>
              <w:t>BRE</w:t>
            </w:r>
            <w:r w:rsidRPr="00157A34">
              <w:rPr>
                <w:rFonts w:ascii="Courier New" w:hAnsi="Courier New" w:cs="Courier New"/>
                <w:color w:val="1A1AA6"/>
                <w:sz w:val="20"/>
              </w:rPr>
              <w:t>_</w:t>
            </w:r>
            <w:r w:rsidRPr="00157A34">
              <w:t>DocTypeCode</w:t>
            </w:r>
          </w:p>
        </w:tc>
        <w:tc>
          <w:tcPr>
            <w:tcW w:w="1396" w:type="pct"/>
            <w:tcBorders>
              <w:top w:val="single" w:sz="4" w:space="0" w:color="auto"/>
              <w:left w:val="single" w:sz="4" w:space="0" w:color="auto"/>
              <w:bottom w:val="single" w:sz="4" w:space="0" w:color="auto"/>
              <w:right w:val="single" w:sz="4" w:space="0" w:color="auto"/>
            </w:tcBorders>
          </w:tcPr>
          <w:p w14:paraId="447649E6" w14:textId="5CC40202" w:rsidR="007F0D53" w:rsidRPr="00157A34" w:rsidRDefault="007F0D53" w:rsidP="00AC61CA">
            <w:pPr>
              <w:pStyle w:val="GOSTTablenorm"/>
              <w:suppressAutoHyphens/>
            </w:pPr>
            <w:r w:rsidRPr="00157A34">
              <w:t>-</w:t>
            </w:r>
          </w:p>
        </w:tc>
      </w:tr>
      <w:tr w:rsidR="001023C7" w14:paraId="3CDF8B30" w14:textId="77777777" w:rsidTr="001023C7">
        <w:tc>
          <w:tcPr>
            <w:tcW w:w="1122" w:type="pct"/>
            <w:tcBorders>
              <w:top w:val="single" w:sz="4" w:space="0" w:color="auto"/>
              <w:left w:val="single" w:sz="4" w:space="0" w:color="auto"/>
              <w:bottom w:val="single" w:sz="4" w:space="0" w:color="auto"/>
              <w:right w:val="single" w:sz="4" w:space="0" w:color="auto"/>
            </w:tcBorders>
            <w:hideMark/>
          </w:tcPr>
          <w:p w14:paraId="70DEE4E7" w14:textId="77777777" w:rsidR="00886BA1" w:rsidRPr="00157A34" w:rsidRDefault="00886BA1" w:rsidP="00AC61CA">
            <w:pPr>
              <w:pStyle w:val="GOSTTablenorm"/>
              <w:suppressAutoHyphens/>
            </w:pPr>
            <w:r w:rsidRPr="00157A34">
              <w:t>Наименование_документа</w:t>
            </w:r>
          </w:p>
        </w:tc>
        <w:tc>
          <w:tcPr>
            <w:tcW w:w="274" w:type="pct"/>
            <w:tcBorders>
              <w:top w:val="single" w:sz="4" w:space="0" w:color="auto"/>
              <w:left w:val="single" w:sz="4" w:space="0" w:color="auto"/>
              <w:bottom w:val="single" w:sz="4" w:space="0" w:color="auto"/>
              <w:right w:val="single" w:sz="4" w:space="0" w:color="auto"/>
            </w:tcBorders>
            <w:hideMark/>
          </w:tcPr>
          <w:p w14:paraId="32007040" w14:textId="77777777" w:rsidR="00886BA1" w:rsidRPr="00157A34" w:rsidRDefault="00886BA1" w:rsidP="00AC61CA">
            <w:pPr>
              <w:pStyle w:val="GOSTTablenorm"/>
              <w:suppressAutoHyphens/>
            </w:pPr>
            <w:r w:rsidRPr="00157A34">
              <w:t>да</w:t>
            </w:r>
          </w:p>
        </w:tc>
        <w:tc>
          <w:tcPr>
            <w:tcW w:w="1126" w:type="pct"/>
            <w:tcBorders>
              <w:top w:val="single" w:sz="4" w:space="0" w:color="auto"/>
              <w:left w:val="single" w:sz="4" w:space="0" w:color="auto"/>
              <w:bottom w:val="single" w:sz="4" w:space="0" w:color="auto"/>
              <w:right w:val="single" w:sz="4" w:space="0" w:color="auto"/>
            </w:tcBorders>
            <w:hideMark/>
          </w:tcPr>
          <w:p w14:paraId="55DF0451" w14:textId="77777777" w:rsidR="00886BA1" w:rsidRPr="00157A34" w:rsidRDefault="00886BA1" w:rsidP="00AC61CA">
            <w:pPr>
              <w:pStyle w:val="GOSTTablenorm"/>
              <w:suppressAutoHyphens/>
            </w:pPr>
            <w:r w:rsidRPr="00157A34">
              <w:t>Наименование документа</w:t>
            </w:r>
          </w:p>
        </w:tc>
        <w:tc>
          <w:tcPr>
            <w:tcW w:w="1082" w:type="pct"/>
            <w:tcBorders>
              <w:top w:val="single" w:sz="4" w:space="0" w:color="auto"/>
              <w:left w:val="single" w:sz="4" w:space="0" w:color="auto"/>
              <w:bottom w:val="single" w:sz="4" w:space="0" w:color="auto"/>
              <w:right w:val="single" w:sz="4" w:space="0" w:color="auto"/>
            </w:tcBorders>
          </w:tcPr>
          <w:p w14:paraId="67B572B0" w14:textId="77777777" w:rsidR="00886BA1" w:rsidRPr="00157A34" w:rsidRDefault="00886BA1" w:rsidP="00AC61CA">
            <w:pPr>
              <w:pStyle w:val="GOSTTablenorm"/>
              <w:suppressAutoHyphens/>
            </w:pPr>
          </w:p>
        </w:tc>
        <w:tc>
          <w:tcPr>
            <w:tcW w:w="1396" w:type="pct"/>
            <w:tcBorders>
              <w:top w:val="single" w:sz="4" w:space="0" w:color="auto"/>
              <w:left w:val="single" w:sz="4" w:space="0" w:color="auto"/>
              <w:bottom w:val="single" w:sz="4" w:space="0" w:color="auto"/>
              <w:right w:val="single" w:sz="4" w:space="0" w:color="auto"/>
            </w:tcBorders>
            <w:hideMark/>
          </w:tcPr>
          <w:p w14:paraId="70815F40" w14:textId="77777777" w:rsidR="00D86F47" w:rsidRPr="00157A34" w:rsidRDefault="00D86F47" w:rsidP="00AC61CA">
            <w:pPr>
              <w:pStyle w:val="GOSTTablenorm"/>
              <w:suppressAutoHyphens/>
              <w:rPr>
                <w:szCs w:val="22"/>
              </w:rPr>
            </w:pPr>
            <w:r w:rsidRPr="00157A34">
              <w:rPr>
                <w:szCs w:val="22"/>
              </w:rPr>
              <w:t>Вычисляется на основании значения атрибута «Вид_документа»:</w:t>
            </w:r>
          </w:p>
          <w:p w14:paraId="2E300313" w14:textId="576F93B6" w:rsidR="00D86F47" w:rsidRPr="00157A34" w:rsidRDefault="00D86F47" w:rsidP="008F135F">
            <w:pPr>
              <w:pStyle w:val="GOSTTableListMark1"/>
            </w:pPr>
            <w:r w:rsidRPr="00157A34">
              <w:t>«ЗНП» – «Заявка на получение наличных денег</w:t>
            </w:r>
            <w:del w:id="5991" w:author="Щербань О.И. TSE-112080" w:date="2025-10-14T08:04:00Z">
              <w:r w:rsidRPr="00157A34" w:rsidDel="00E034C1">
                <w:delText>»</w:delText>
              </w:r>
            </w:del>
            <w:r w:rsidRPr="00157A34">
              <w:t xml:space="preserve"> (ф.0531802)</w:t>
            </w:r>
            <w:ins w:id="5992" w:author="Щербань О.И. TSE-112080" w:date="2025-10-14T08:04:00Z">
              <w:r w:rsidR="00E034C1">
                <w:t>/</w:t>
              </w:r>
              <w:r w:rsidR="00AD2647">
                <w:rPr>
                  <w:szCs w:val="22"/>
                </w:rPr>
                <w:t>Платежное поручение (ф.</w:t>
              </w:r>
              <w:r w:rsidR="00E034C1">
                <w:rPr>
                  <w:szCs w:val="22"/>
                </w:rPr>
                <w:t>0401060)»</w:t>
              </w:r>
            </w:ins>
            <w:ins w:id="5993" w:author="Щербань О.И. TSE-112080" w:date="2025-10-14T08:06:00Z">
              <w:r w:rsidR="00E034C1">
                <w:rPr>
                  <w:szCs w:val="22"/>
                </w:rPr>
                <w:t xml:space="preserve"> (без кавычек)</w:t>
              </w:r>
            </w:ins>
            <w:r w:rsidRPr="00157A34">
              <w:t>;</w:t>
            </w:r>
          </w:p>
          <w:p w14:paraId="36FDACEB" w14:textId="514E1DAB" w:rsidR="00886BA1" w:rsidRPr="00157A34" w:rsidRDefault="00D86F47" w:rsidP="00AD2647">
            <w:pPr>
              <w:pStyle w:val="GOSTTableListMark1"/>
            </w:pPr>
            <w:r w:rsidRPr="00157A34">
              <w:t>«ЗОН» – «Заявка для обеспечения наличными денежными средствами в электронном виде</w:t>
            </w:r>
            <w:ins w:id="5994" w:author="Щербань О.И. TSE-112080" w:date="2025-10-14T08:04:00Z">
              <w:r w:rsidR="00E034C1">
                <w:t>/</w:t>
              </w:r>
              <w:r w:rsidR="00E034C1">
                <w:rPr>
                  <w:szCs w:val="22"/>
                </w:rPr>
                <w:t>Платежное поручение (ф.0401060)</w:t>
              </w:r>
            </w:ins>
            <w:r w:rsidRPr="00157A34">
              <w:t>»</w:t>
            </w:r>
            <w:ins w:id="5995" w:author="Щербань О.И. TSE-112080" w:date="2025-10-14T08:06:00Z">
              <w:r w:rsidR="00E034C1">
                <w:t xml:space="preserve"> </w:t>
              </w:r>
              <w:r w:rsidR="00E034C1">
                <w:rPr>
                  <w:szCs w:val="22"/>
                </w:rPr>
                <w:t>(без кавычек)</w:t>
              </w:r>
            </w:ins>
          </w:p>
        </w:tc>
      </w:tr>
      <w:tr w:rsidR="001023C7" w14:paraId="6C659E15" w14:textId="77777777" w:rsidTr="001023C7">
        <w:tc>
          <w:tcPr>
            <w:tcW w:w="1122" w:type="pct"/>
            <w:tcBorders>
              <w:top w:val="single" w:sz="4" w:space="0" w:color="auto"/>
              <w:left w:val="single" w:sz="4" w:space="0" w:color="auto"/>
              <w:bottom w:val="single" w:sz="4" w:space="0" w:color="auto"/>
              <w:right w:val="single" w:sz="4" w:space="0" w:color="auto"/>
            </w:tcBorders>
            <w:hideMark/>
          </w:tcPr>
          <w:p w14:paraId="66EB85C7" w14:textId="77777777" w:rsidR="00886BA1" w:rsidRPr="00157A34" w:rsidRDefault="00886BA1" w:rsidP="00AC61CA">
            <w:pPr>
              <w:pStyle w:val="GOSTTablenorm"/>
              <w:suppressAutoHyphens/>
            </w:pPr>
            <w:r w:rsidRPr="00157A34">
              <w:t>Код_валюты</w:t>
            </w:r>
          </w:p>
        </w:tc>
        <w:tc>
          <w:tcPr>
            <w:tcW w:w="274" w:type="pct"/>
            <w:tcBorders>
              <w:top w:val="single" w:sz="4" w:space="0" w:color="auto"/>
              <w:left w:val="single" w:sz="4" w:space="0" w:color="auto"/>
              <w:bottom w:val="single" w:sz="4" w:space="0" w:color="auto"/>
              <w:right w:val="single" w:sz="4" w:space="0" w:color="auto"/>
            </w:tcBorders>
            <w:hideMark/>
          </w:tcPr>
          <w:p w14:paraId="74781F39" w14:textId="77777777" w:rsidR="00886BA1" w:rsidRPr="00157A34" w:rsidRDefault="00886BA1" w:rsidP="00AC61CA">
            <w:pPr>
              <w:pStyle w:val="GOSTTablenorm"/>
              <w:suppressAutoHyphens/>
            </w:pPr>
            <w:r w:rsidRPr="00157A34">
              <w:t>да</w:t>
            </w:r>
          </w:p>
        </w:tc>
        <w:tc>
          <w:tcPr>
            <w:tcW w:w="1126" w:type="pct"/>
            <w:tcBorders>
              <w:top w:val="single" w:sz="4" w:space="0" w:color="auto"/>
              <w:left w:val="single" w:sz="4" w:space="0" w:color="auto"/>
              <w:bottom w:val="single" w:sz="4" w:space="0" w:color="auto"/>
              <w:right w:val="single" w:sz="4" w:space="0" w:color="auto"/>
            </w:tcBorders>
            <w:hideMark/>
          </w:tcPr>
          <w:p w14:paraId="3F52B82E" w14:textId="77777777" w:rsidR="00886BA1" w:rsidRPr="00157A34" w:rsidRDefault="00886BA1" w:rsidP="00AC61CA">
            <w:pPr>
              <w:pStyle w:val="GOSTTablenorm"/>
              <w:suppressAutoHyphens/>
            </w:pPr>
            <w:r w:rsidRPr="00157A34">
              <w:t>Код валюты по ОКВ</w:t>
            </w:r>
          </w:p>
        </w:tc>
        <w:tc>
          <w:tcPr>
            <w:tcW w:w="1082" w:type="pct"/>
            <w:tcBorders>
              <w:top w:val="single" w:sz="4" w:space="0" w:color="auto"/>
              <w:left w:val="single" w:sz="4" w:space="0" w:color="auto"/>
              <w:bottom w:val="single" w:sz="4" w:space="0" w:color="auto"/>
              <w:right w:val="single" w:sz="4" w:space="0" w:color="auto"/>
            </w:tcBorders>
            <w:hideMark/>
          </w:tcPr>
          <w:p w14:paraId="63709AE5" w14:textId="77777777" w:rsidR="00886BA1" w:rsidRPr="00157A34" w:rsidRDefault="00886BA1" w:rsidP="00AC61CA">
            <w:pPr>
              <w:pStyle w:val="GOSTTablenorm"/>
              <w:suppressAutoHyphens/>
            </w:pPr>
            <w:r w:rsidRPr="00157A34">
              <w:t>CURRENCY_CODE</w:t>
            </w:r>
          </w:p>
        </w:tc>
        <w:tc>
          <w:tcPr>
            <w:tcW w:w="1396" w:type="pct"/>
            <w:tcBorders>
              <w:top w:val="single" w:sz="4" w:space="0" w:color="auto"/>
              <w:left w:val="single" w:sz="4" w:space="0" w:color="auto"/>
              <w:bottom w:val="single" w:sz="4" w:space="0" w:color="auto"/>
              <w:right w:val="single" w:sz="4" w:space="0" w:color="auto"/>
            </w:tcBorders>
            <w:hideMark/>
          </w:tcPr>
          <w:p w14:paraId="28AC878E" w14:textId="77777777" w:rsidR="001A578F" w:rsidRPr="00157A34" w:rsidRDefault="001A578F" w:rsidP="00AC61CA">
            <w:pPr>
              <w:pStyle w:val="GOSTTablenorm"/>
              <w:suppressAutoHyphens/>
            </w:pPr>
            <w:r w:rsidRPr="00157A34">
              <w:t>В составе документа может приходить как цифровой, так и буквенный код валюты.</w:t>
            </w:r>
          </w:p>
          <w:p w14:paraId="7DD91199" w14:textId="77777777" w:rsidR="001A578F" w:rsidRPr="00157A34" w:rsidRDefault="001A578F" w:rsidP="00135122">
            <w:pPr>
              <w:pStyle w:val="GOSTTableListNum10"/>
              <w:numPr>
                <w:ilvl w:val="0"/>
                <w:numId w:val="32"/>
              </w:numPr>
              <w:suppressAutoHyphens/>
            </w:pPr>
            <w:r w:rsidRPr="00157A34">
              <w:t>если код валюты пришел цифровой, то в атрибут его значение записывается в неизменном виде;</w:t>
            </w:r>
          </w:p>
          <w:p w14:paraId="2E7F8031" w14:textId="58405038" w:rsidR="00886BA1" w:rsidRPr="00157A34" w:rsidRDefault="001A578F" w:rsidP="00135122">
            <w:pPr>
              <w:pStyle w:val="GOSTTableListNum10"/>
              <w:numPr>
                <w:ilvl w:val="0"/>
                <w:numId w:val="30"/>
              </w:numPr>
              <w:suppressAutoHyphens/>
            </w:pPr>
            <w:r w:rsidRPr="00157A34">
              <w:t>если код валюты пришел буквенный, то в атрибут его значение записывается после преобразования в цифровой по данным справочника «Общероссийский классификатор валют (ОКВ)»</w:t>
            </w:r>
            <w:r w:rsidRPr="00157A34">
              <w:fldChar w:fldCharType="begin"/>
            </w:r>
            <w:r w:rsidRPr="00157A34">
              <w:instrText xml:space="preserve"> NOTEREF _Ref192751899 \f \h </w:instrText>
            </w:r>
            <w:r w:rsidRPr="00157A34">
              <w:fldChar w:fldCharType="separate"/>
            </w:r>
            <w:r w:rsidR="00CE7795" w:rsidRPr="00CE7795">
              <w:rPr>
                <w:rStyle w:val="af6"/>
              </w:rPr>
              <w:t>7</w:t>
            </w:r>
            <w:r w:rsidRPr="00157A34">
              <w:fldChar w:fldCharType="end"/>
            </w:r>
          </w:p>
        </w:tc>
      </w:tr>
      <w:tr w:rsidR="001023C7" w14:paraId="66C39051" w14:textId="77777777" w:rsidTr="001023C7">
        <w:tc>
          <w:tcPr>
            <w:tcW w:w="1122" w:type="pct"/>
            <w:tcBorders>
              <w:top w:val="single" w:sz="4" w:space="0" w:color="auto"/>
              <w:left w:val="single" w:sz="4" w:space="0" w:color="auto"/>
              <w:bottom w:val="single" w:sz="4" w:space="0" w:color="auto"/>
              <w:right w:val="single" w:sz="4" w:space="0" w:color="auto"/>
            </w:tcBorders>
            <w:hideMark/>
          </w:tcPr>
          <w:p w14:paraId="116E7402" w14:textId="77777777" w:rsidR="00886BA1" w:rsidRPr="00157A34" w:rsidRDefault="00886BA1" w:rsidP="00AC61CA">
            <w:pPr>
              <w:pStyle w:val="GOSTTablenorm"/>
              <w:suppressAutoHyphens/>
            </w:pPr>
            <w:r w:rsidRPr="00157A34">
              <w:rPr>
                <w:szCs w:val="22"/>
              </w:rPr>
              <w:t>Код_валюты_учета</w:t>
            </w:r>
          </w:p>
        </w:tc>
        <w:tc>
          <w:tcPr>
            <w:tcW w:w="274" w:type="pct"/>
            <w:tcBorders>
              <w:top w:val="single" w:sz="4" w:space="0" w:color="auto"/>
              <w:left w:val="single" w:sz="4" w:space="0" w:color="auto"/>
              <w:bottom w:val="single" w:sz="4" w:space="0" w:color="auto"/>
              <w:right w:val="single" w:sz="4" w:space="0" w:color="auto"/>
            </w:tcBorders>
            <w:hideMark/>
          </w:tcPr>
          <w:p w14:paraId="55652540" w14:textId="77777777" w:rsidR="00886BA1" w:rsidRPr="00157A34" w:rsidRDefault="00886BA1" w:rsidP="00AC61CA">
            <w:pPr>
              <w:pStyle w:val="GOSTTablenorm"/>
              <w:suppressAutoHyphens/>
            </w:pPr>
            <w:r w:rsidRPr="00157A34">
              <w:rPr>
                <w:szCs w:val="22"/>
              </w:rPr>
              <w:t>да</w:t>
            </w:r>
          </w:p>
        </w:tc>
        <w:tc>
          <w:tcPr>
            <w:tcW w:w="1126" w:type="pct"/>
            <w:tcBorders>
              <w:top w:val="single" w:sz="4" w:space="0" w:color="auto"/>
              <w:left w:val="single" w:sz="4" w:space="0" w:color="auto"/>
              <w:bottom w:val="single" w:sz="4" w:space="0" w:color="auto"/>
              <w:right w:val="single" w:sz="4" w:space="0" w:color="auto"/>
            </w:tcBorders>
            <w:hideMark/>
          </w:tcPr>
          <w:p w14:paraId="2452EEC1" w14:textId="77777777" w:rsidR="00886BA1" w:rsidRPr="00157A34" w:rsidRDefault="00886BA1" w:rsidP="00AC61CA">
            <w:pPr>
              <w:pStyle w:val="GOSTTablenorm"/>
              <w:suppressAutoHyphens/>
            </w:pPr>
            <w:r w:rsidRPr="00157A34">
              <w:rPr>
                <w:szCs w:val="22"/>
              </w:rPr>
              <w:t>Код валюты учета по ОКВ</w:t>
            </w:r>
          </w:p>
        </w:tc>
        <w:tc>
          <w:tcPr>
            <w:tcW w:w="1082" w:type="pct"/>
            <w:tcBorders>
              <w:top w:val="single" w:sz="4" w:space="0" w:color="auto"/>
              <w:left w:val="single" w:sz="4" w:space="0" w:color="auto"/>
              <w:bottom w:val="single" w:sz="4" w:space="0" w:color="auto"/>
              <w:right w:val="single" w:sz="4" w:space="0" w:color="auto"/>
            </w:tcBorders>
            <w:hideMark/>
          </w:tcPr>
          <w:p w14:paraId="1C9E282C" w14:textId="77777777" w:rsidR="00886BA1" w:rsidRPr="00157A34" w:rsidRDefault="00886BA1" w:rsidP="00AC61CA">
            <w:pPr>
              <w:pStyle w:val="GOSTTablenorm"/>
              <w:suppressAutoHyphens/>
            </w:pPr>
            <w:r w:rsidRPr="00157A34">
              <w:t>-</w:t>
            </w:r>
          </w:p>
        </w:tc>
        <w:tc>
          <w:tcPr>
            <w:tcW w:w="1396" w:type="pct"/>
            <w:tcBorders>
              <w:top w:val="single" w:sz="4" w:space="0" w:color="auto"/>
              <w:left w:val="single" w:sz="4" w:space="0" w:color="auto"/>
              <w:bottom w:val="single" w:sz="4" w:space="0" w:color="auto"/>
              <w:right w:val="single" w:sz="4" w:space="0" w:color="auto"/>
            </w:tcBorders>
            <w:hideMark/>
          </w:tcPr>
          <w:p w14:paraId="7A77F374" w14:textId="77777777" w:rsidR="00886BA1" w:rsidRPr="00157A34" w:rsidRDefault="00886BA1" w:rsidP="00AC61CA">
            <w:pPr>
              <w:pStyle w:val="GOSTTablenorm"/>
              <w:suppressAutoHyphens/>
            </w:pPr>
            <w:r w:rsidRPr="00157A34">
              <w:t>Указывается значение «643»</w:t>
            </w:r>
          </w:p>
        </w:tc>
      </w:tr>
      <w:tr w:rsidR="001023C7" w14:paraId="7C91A127" w14:textId="77777777" w:rsidTr="001023C7">
        <w:tc>
          <w:tcPr>
            <w:tcW w:w="1122" w:type="pct"/>
            <w:tcBorders>
              <w:top w:val="single" w:sz="4" w:space="0" w:color="auto"/>
              <w:left w:val="single" w:sz="4" w:space="0" w:color="auto"/>
              <w:bottom w:val="single" w:sz="4" w:space="0" w:color="auto"/>
              <w:right w:val="single" w:sz="4" w:space="0" w:color="auto"/>
            </w:tcBorders>
            <w:hideMark/>
          </w:tcPr>
          <w:p w14:paraId="778451E8" w14:textId="77777777" w:rsidR="00886BA1" w:rsidRPr="00157A34" w:rsidRDefault="00886BA1" w:rsidP="00AC61CA">
            <w:pPr>
              <w:pStyle w:val="GOSTTablenorm"/>
              <w:suppressAutoHyphens/>
            </w:pPr>
            <w:r w:rsidRPr="00157A34">
              <w:t>Дата_ввода_в_действие</w:t>
            </w:r>
          </w:p>
        </w:tc>
        <w:tc>
          <w:tcPr>
            <w:tcW w:w="274" w:type="pct"/>
            <w:tcBorders>
              <w:top w:val="single" w:sz="4" w:space="0" w:color="auto"/>
              <w:left w:val="single" w:sz="4" w:space="0" w:color="auto"/>
              <w:bottom w:val="single" w:sz="4" w:space="0" w:color="auto"/>
              <w:right w:val="single" w:sz="4" w:space="0" w:color="auto"/>
            </w:tcBorders>
            <w:hideMark/>
          </w:tcPr>
          <w:p w14:paraId="2A47335C" w14:textId="77777777" w:rsidR="00886BA1" w:rsidRPr="00157A34" w:rsidRDefault="00886BA1" w:rsidP="00AC61CA">
            <w:pPr>
              <w:pStyle w:val="GOSTTablenorm"/>
              <w:suppressAutoHyphens/>
            </w:pPr>
            <w:r w:rsidRPr="00157A34">
              <w:t>да</w:t>
            </w:r>
          </w:p>
        </w:tc>
        <w:tc>
          <w:tcPr>
            <w:tcW w:w="1126" w:type="pct"/>
            <w:tcBorders>
              <w:top w:val="single" w:sz="4" w:space="0" w:color="auto"/>
              <w:left w:val="single" w:sz="4" w:space="0" w:color="auto"/>
              <w:bottom w:val="single" w:sz="4" w:space="0" w:color="auto"/>
              <w:right w:val="single" w:sz="4" w:space="0" w:color="auto"/>
            </w:tcBorders>
            <w:hideMark/>
          </w:tcPr>
          <w:p w14:paraId="088A107D" w14:textId="77777777" w:rsidR="00886BA1" w:rsidRPr="00157A34" w:rsidRDefault="00886BA1" w:rsidP="00AC61CA">
            <w:pPr>
              <w:pStyle w:val="GOSTTablenorm"/>
              <w:suppressAutoHyphens/>
            </w:pPr>
            <w:r w:rsidRPr="00157A34">
              <w:t>Дата ввода в действие</w:t>
            </w:r>
          </w:p>
        </w:tc>
        <w:tc>
          <w:tcPr>
            <w:tcW w:w="1082" w:type="pct"/>
            <w:tcBorders>
              <w:top w:val="single" w:sz="4" w:space="0" w:color="auto"/>
              <w:left w:val="single" w:sz="4" w:space="0" w:color="auto"/>
              <w:bottom w:val="single" w:sz="4" w:space="0" w:color="auto"/>
              <w:right w:val="single" w:sz="4" w:space="0" w:color="auto"/>
            </w:tcBorders>
            <w:hideMark/>
          </w:tcPr>
          <w:p w14:paraId="33A74A80" w14:textId="77777777" w:rsidR="00886BA1" w:rsidRPr="00157A34" w:rsidRDefault="00886BA1" w:rsidP="00AC61CA">
            <w:pPr>
              <w:pStyle w:val="GOSTTablenorm"/>
              <w:suppressAutoHyphens/>
            </w:pPr>
            <w:r w:rsidRPr="00157A34">
              <w:t>SettlementDate (из заголовка запроса)</w:t>
            </w:r>
          </w:p>
        </w:tc>
        <w:tc>
          <w:tcPr>
            <w:tcW w:w="1396" w:type="pct"/>
            <w:tcBorders>
              <w:top w:val="single" w:sz="4" w:space="0" w:color="auto"/>
              <w:left w:val="single" w:sz="4" w:space="0" w:color="auto"/>
              <w:bottom w:val="single" w:sz="4" w:space="0" w:color="auto"/>
              <w:right w:val="single" w:sz="4" w:space="0" w:color="auto"/>
            </w:tcBorders>
            <w:hideMark/>
          </w:tcPr>
          <w:p w14:paraId="33E1E818" w14:textId="77777777" w:rsidR="00886BA1" w:rsidRPr="00157A34" w:rsidRDefault="00886BA1" w:rsidP="00AC61CA">
            <w:pPr>
              <w:pStyle w:val="GOSTTablenorm"/>
              <w:suppressAutoHyphens/>
            </w:pPr>
            <w:r w:rsidRPr="00157A34">
              <w:t>Для данного типа документов Дата_ввода_в_действие = Дата_отражения_в_учете</w:t>
            </w:r>
          </w:p>
        </w:tc>
      </w:tr>
      <w:tr w:rsidR="001023C7" w14:paraId="2E752C83" w14:textId="77777777" w:rsidTr="001023C7">
        <w:tc>
          <w:tcPr>
            <w:tcW w:w="1122" w:type="pct"/>
            <w:tcBorders>
              <w:top w:val="single" w:sz="4" w:space="0" w:color="auto"/>
              <w:left w:val="single" w:sz="4" w:space="0" w:color="auto"/>
              <w:bottom w:val="single" w:sz="4" w:space="0" w:color="auto"/>
              <w:right w:val="single" w:sz="4" w:space="0" w:color="auto"/>
            </w:tcBorders>
            <w:hideMark/>
          </w:tcPr>
          <w:p w14:paraId="684775F4" w14:textId="77777777" w:rsidR="00886BA1" w:rsidRPr="00157A34" w:rsidRDefault="00886BA1" w:rsidP="00AC61CA">
            <w:pPr>
              <w:pStyle w:val="GOSTTablenorm"/>
              <w:suppressAutoHyphens/>
            </w:pPr>
            <w:r w:rsidRPr="00157A34">
              <w:t>Уровень_конфиденциальности</w:t>
            </w:r>
          </w:p>
        </w:tc>
        <w:tc>
          <w:tcPr>
            <w:tcW w:w="274" w:type="pct"/>
            <w:tcBorders>
              <w:top w:val="single" w:sz="4" w:space="0" w:color="auto"/>
              <w:left w:val="single" w:sz="4" w:space="0" w:color="auto"/>
              <w:bottom w:val="single" w:sz="4" w:space="0" w:color="auto"/>
              <w:right w:val="single" w:sz="4" w:space="0" w:color="auto"/>
            </w:tcBorders>
            <w:hideMark/>
          </w:tcPr>
          <w:p w14:paraId="1884FC6B" w14:textId="77777777" w:rsidR="00886BA1" w:rsidRPr="00157A34" w:rsidRDefault="00886BA1" w:rsidP="00AC61CA">
            <w:pPr>
              <w:pStyle w:val="GOSTTablenorm"/>
              <w:suppressAutoHyphens/>
            </w:pPr>
            <w:r w:rsidRPr="00157A34">
              <w:t>нет</w:t>
            </w:r>
          </w:p>
        </w:tc>
        <w:tc>
          <w:tcPr>
            <w:tcW w:w="1126" w:type="pct"/>
            <w:tcBorders>
              <w:top w:val="single" w:sz="4" w:space="0" w:color="auto"/>
              <w:left w:val="single" w:sz="4" w:space="0" w:color="auto"/>
              <w:bottom w:val="single" w:sz="4" w:space="0" w:color="auto"/>
              <w:right w:val="single" w:sz="4" w:space="0" w:color="auto"/>
            </w:tcBorders>
            <w:hideMark/>
          </w:tcPr>
          <w:p w14:paraId="40D44221" w14:textId="77777777" w:rsidR="00886BA1" w:rsidRPr="00157A34" w:rsidRDefault="00886BA1" w:rsidP="00AC61CA">
            <w:pPr>
              <w:pStyle w:val="GOSTTablenorm"/>
              <w:suppressAutoHyphens/>
            </w:pPr>
            <w:r w:rsidRPr="00157A34">
              <w:t>Уровень конфиденциальности</w:t>
            </w:r>
          </w:p>
        </w:tc>
        <w:tc>
          <w:tcPr>
            <w:tcW w:w="1082" w:type="pct"/>
            <w:tcBorders>
              <w:top w:val="single" w:sz="4" w:space="0" w:color="auto"/>
              <w:left w:val="single" w:sz="4" w:space="0" w:color="auto"/>
              <w:bottom w:val="single" w:sz="4" w:space="0" w:color="auto"/>
              <w:right w:val="single" w:sz="4" w:space="0" w:color="auto"/>
            </w:tcBorders>
            <w:hideMark/>
          </w:tcPr>
          <w:p w14:paraId="29F9BABD" w14:textId="77777777" w:rsidR="00886BA1" w:rsidRPr="00157A34" w:rsidRDefault="00886BA1" w:rsidP="00AC61CA">
            <w:pPr>
              <w:pStyle w:val="GOSTTablenorm"/>
              <w:suppressAutoHyphens/>
            </w:pPr>
            <w:r w:rsidRPr="00157A34">
              <w:rPr>
                <w:szCs w:val="22"/>
              </w:rPr>
              <w:t>StmInfrmtn_AccessLevelStereotype</w:t>
            </w:r>
          </w:p>
        </w:tc>
        <w:tc>
          <w:tcPr>
            <w:tcW w:w="1396" w:type="pct"/>
            <w:tcBorders>
              <w:top w:val="single" w:sz="4" w:space="0" w:color="auto"/>
              <w:left w:val="single" w:sz="4" w:space="0" w:color="auto"/>
              <w:bottom w:val="single" w:sz="4" w:space="0" w:color="auto"/>
              <w:right w:val="single" w:sz="4" w:space="0" w:color="auto"/>
            </w:tcBorders>
            <w:hideMark/>
          </w:tcPr>
          <w:p w14:paraId="6C7DBAD3" w14:textId="77777777" w:rsidR="00886BA1" w:rsidRPr="00157A34" w:rsidRDefault="00886BA1" w:rsidP="00AC61CA">
            <w:pPr>
              <w:pStyle w:val="GOSTTablenorm"/>
              <w:suppressAutoHyphens/>
            </w:pPr>
            <w:r w:rsidRPr="00157A34">
              <w:t>-</w:t>
            </w:r>
          </w:p>
        </w:tc>
      </w:tr>
      <w:tr w:rsidR="001023C7" w14:paraId="58688FD2" w14:textId="77777777" w:rsidTr="001023C7">
        <w:tc>
          <w:tcPr>
            <w:tcW w:w="1122" w:type="pct"/>
            <w:tcBorders>
              <w:top w:val="single" w:sz="4" w:space="0" w:color="auto"/>
              <w:left w:val="single" w:sz="4" w:space="0" w:color="auto"/>
              <w:bottom w:val="single" w:sz="4" w:space="0" w:color="auto"/>
              <w:right w:val="single" w:sz="4" w:space="0" w:color="auto"/>
            </w:tcBorders>
          </w:tcPr>
          <w:p w14:paraId="5A678DBB" w14:textId="7101649E" w:rsidR="008020CA" w:rsidRPr="00157A34" w:rsidRDefault="008020CA" w:rsidP="008020CA">
            <w:pPr>
              <w:pStyle w:val="GOSTTablenorm"/>
              <w:suppressAutoHyphens/>
            </w:pPr>
            <w:r w:rsidRPr="00157A34">
              <w:t>Признак_ПЦ_ЦС_ЛС</w:t>
            </w:r>
          </w:p>
        </w:tc>
        <w:tc>
          <w:tcPr>
            <w:tcW w:w="274" w:type="pct"/>
            <w:tcBorders>
              <w:top w:val="single" w:sz="4" w:space="0" w:color="auto"/>
              <w:left w:val="single" w:sz="4" w:space="0" w:color="auto"/>
              <w:bottom w:val="single" w:sz="4" w:space="0" w:color="auto"/>
              <w:right w:val="single" w:sz="4" w:space="0" w:color="auto"/>
            </w:tcBorders>
          </w:tcPr>
          <w:p w14:paraId="51B51912" w14:textId="4486747C" w:rsidR="008020CA" w:rsidRPr="00157A34" w:rsidRDefault="008020CA" w:rsidP="008020CA">
            <w:pPr>
              <w:pStyle w:val="GOSTTablenorm"/>
              <w:suppressAutoHyphens/>
            </w:pPr>
            <w:r w:rsidRPr="00157A34">
              <w:t>нет</w:t>
            </w:r>
          </w:p>
        </w:tc>
        <w:tc>
          <w:tcPr>
            <w:tcW w:w="1126" w:type="pct"/>
            <w:tcBorders>
              <w:top w:val="single" w:sz="4" w:space="0" w:color="auto"/>
              <w:left w:val="single" w:sz="4" w:space="0" w:color="auto"/>
              <w:bottom w:val="single" w:sz="4" w:space="0" w:color="auto"/>
              <w:right w:val="single" w:sz="4" w:space="0" w:color="auto"/>
            </w:tcBorders>
          </w:tcPr>
          <w:p w14:paraId="2B8FB516" w14:textId="752F9581" w:rsidR="008020CA" w:rsidRPr="00157A34" w:rsidRDefault="008020CA" w:rsidP="008020CA">
            <w:pPr>
              <w:pStyle w:val="GOSTTablenorm"/>
              <w:suppressAutoHyphens/>
            </w:pPr>
            <w:r w:rsidRPr="00157A34">
              <w:t>Признак отнесения ТОФК ПЦ к ЦС по ЛС с кодом 71 ФБ</w:t>
            </w:r>
          </w:p>
        </w:tc>
        <w:tc>
          <w:tcPr>
            <w:tcW w:w="1082" w:type="pct"/>
            <w:tcBorders>
              <w:top w:val="single" w:sz="4" w:space="0" w:color="auto"/>
              <w:left w:val="single" w:sz="4" w:space="0" w:color="auto"/>
              <w:bottom w:val="single" w:sz="4" w:space="0" w:color="auto"/>
              <w:right w:val="single" w:sz="4" w:space="0" w:color="auto"/>
            </w:tcBorders>
          </w:tcPr>
          <w:p w14:paraId="4322D5E6" w14:textId="0F0D9904" w:rsidR="008020CA" w:rsidRPr="00157A34" w:rsidRDefault="00F63BA1" w:rsidP="008020CA">
            <w:pPr>
              <w:pStyle w:val="GOSTTablenorm"/>
              <w:suppressAutoHyphens/>
              <w:rPr>
                <w:szCs w:val="22"/>
                <w:lang w:val="en-US"/>
              </w:rPr>
            </w:pPr>
            <w:r w:rsidRPr="00157A34">
              <w:rPr>
                <w:lang w:val="en-US"/>
              </w:rPr>
              <w:t>BRE_SIGN_PC_TS_FOR_LS</w:t>
            </w:r>
          </w:p>
        </w:tc>
        <w:tc>
          <w:tcPr>
            <w:tcW w:w="1396" w:type="pct"/>
            <w:tcBorders>
              <w:top w:val="single" w:sz="4" w:space="0" w:color="auto"/>
              <w:left w:val="single" w:sz="4" w:space="0" w:color="auto"/>
              <w:bottom w:val="single" w:sz="4" w:space="0" w:color="auto"/>
              <w:right w:val="single" w:sz="4" w:space="0" w:color="auto"/>
            </w:tcBorders>
          </w:tcPr>
          <w:p w14:paraId="2A74A848" w14:textId="3D877B9C" w:rsidR="008020CA" w:rsidRPr="00157A34" w:rsidRDefault="008020CA" w:rsidP="008020CA">
            <w:pPr>
              <w:pStyle w:val="GOSTTablenorm"/>
              <w:suppressAutoHyphens/>
            </w:pPr>
            <w:r w:rsidRPr="00157A34">
              <w:t>-</w:t>
            </w:r>
          </w:p>
        </w:tc>
      </w:tr>
      <w:tr w:rsidR="00980444" w14:paraId="10E84C80" w14:textId="77777777" w:rsidTr="001023C7">
        <w:tc>
          <w:tcPr>
            <w:tcW w:w="1122" w:type="pct"/>
            <w:tcBorders>
              <w:top w:val="single" w:sz="4" w:space="0" w:color="auto"/>
              <w:left w:val="single" w:sz="4" w:space="0" w:color="auto"/>
              <w:bottom w:val="single" w:sz="4" w:space="0" w:color="auto"/>
              <w:right w:val="single" w:sz="4" w:space="0" w:color="auto"/>
            </w:tcBorders>
          </w:tcPr>
          <w:p w14:paraId="0B60B953" w14:textId="6D2B6871" w:rsidR="00980444" w:rsidRPr="00157A34" w:rsidRDefault="00980444" w:rsidP="00980444">
            <w:pPr>
              <w:pStyle w:val="GOSTTablenorm"/>
              <w:suppressAutoHyphens/>
            </w:pPr>
            <w:r w:rsidRPr="00157A34">
              <w:t>Код_ТОФК_субъекта_учета</w:t>
            </w:r>
          </w:p>
        </w:tc>
        <w:tc>
          <w:tcPr>
            <w:tcW w:w="274" w:type="pct"/>
            <w:tcBorders>
              <w:top w:val="single" w:sz="4" w:space="0" w:color="auto"/>
              <w:left w:val="single" w:sz="4" w:space="0" w:color="auto"/>
              <w:bottom w:val="single" w:sz="4" w:space="0" w:color="auto"/>
              <w:right w:val="single" w:sz="4" w:space="0" w:color="auto"/>
            </w:tcBorders>
          </w:tcPr>
          <w:p w14:paraId="18B25748" w14:textId="3552A426" w:rsidR="00980444" w:rsidRPr="00157A34" w:rsidRDefault="00980444" w:rsidP="00980444">
            <w:pPr>
              <w:pStyle w:val="GOSTTablenorm"/>
              <w:suppressAutoHyphens/>
            </w:pPr>
            <w:r w:rsidRPr="00157A34">
              <w:t>да</w:t>
            </w:r>
          </w:p>
        </w:tc>
        <w:tc>
          <w:tcPr>
            <w:tcW w:w="1126" w:type="pct"/>
            <w:tcBorders>
              <w:top w:val="single" w:sz="4" w:space="0" w:color="auto"/>
              <w:left w:val="single" w:sz="4" w:space="0" w:color="auto"/>
              <w:bottom w:val="single" w:sz="4" w:space="0" w:color="auto"/>
              <w:right w:val="single" w:sz="4" w:space="0" w:color="auto"/>
            </w:tcBorders>
          </w:tcPr>
          <w:p w14:paraId="0CCB2C7E" w14:textId="3E7016CD" w:rsidR="00980444" w:rsidRPr="00157A34" w:rsidRDefault="00980444" w:rsidP="00980444">
            <w:pPr>
              <w:pStyle w:val="GOSTTablenorm"/>
              <w:suppressAutoHyphens/>
            </w:pPr>
            <w:r w:rsidRPr="00157A34">
              <w:t>Код ТОФК субъекта учета (2-значный)</w:t>
            </w:r>
          </w:p>
        </w:tc>
        <w:tc>
          <w:tcPr>
            <w:tcW w:w="1082" w:type="pct"/>
            <w:tcBorders>
              <w:top w:val="single" w:sz="4" w:space="0" w:color="auto"/>
              <w:left w:val="single" w:sz="4" w:space="0" w:color="auto"/>
              <w:bottom w:val="single" w:sz="4" w:space="0" w:color="auto"/>
              <w:right w:val="single" w:sz="4" w:space="0" w:color="auto"/>
            </w:tcBorders>
          </w:tcPr>
          <w:p w14:paraId="69768E40" w14:textId="6D279DDF" w:rsidR="00980444" w:rsidRPr="00157A34" w:rsidRDefault="00980444" w:rsidP="00980444">
            <w:pPr>
              <w:pStyle w:val="GOSTTablenorm"/>
              <w:suppressAutoHyphens/>
              <w:rPr>
                <w:lang w:val="en-US"/>
              </w:rPr>
            </w:pPr>
            <w:r w:rsidRPr="00157A34">
              <w:rPr>
                <w:szCs w:val="22"/>
                <w:lang w:val="en-US"/>
              </w:rPr>
              <w:t>Subject</w:t>
            </w:r>
          </w:p>
        </w:tc>
        <w:tc>
          <w:tcPr>
            <w:tcW w:w="1396" w:type="pct"/>
            <w:tcBorders>
              <w:top w:val="single" w:sz="4" w:space="0" w:color="auto"/>
              <w:left w:val="single" w:sz="4" w:space="0" w:color="auto"/>
              <w:bottom w:val="single" w:sz="4" w:space="0" w:color="auto"/>
              <w:right w:val="single" w:sz="4" w:space="0" w:color="auto"/>
            </w:tcBorders>
          </w:tcPr>
          <w:p w14:paraId="043C1B19" w14:textId="23E06754" w:rsidR="00980444" w:rsidRPr="00157A34" w:rsidRDefault="00980444" w:rsidP="00980444">
            <w:pPr>
              <w:pStyle w:val="GOSTTablenorm"/>
              <w:suppressAutoHyphens/>
            </w:pPr>
            <w:r w:rsidRPr="00157A34">
              <w:t xml:space="preserve">Указывается 1-2 символы </w:t>
            </w:r>
            <w:r w:rsidRPr="00157A34">
              <w:rPr>
                <w:szCs w:val="22"/>
              </w:rPr>
              <w:t>переданного в параметре значения</w:t>
            </w:r>
          </w:p>
        </w:tc>
      </w:tr>
      <w:tr w:rsidR="000E1E23" w14:paraId="5C6A18B5" w14:textId="77777777" w:rsidTr="001023C7">
        <w:tc>
          <w:tcPr>
            <w:tcW w:w="1122" w:type="pct"/>
            <w:tcBorders>
              <w:top w:val="single" w:sz="4" w:space="0" w:color="auto"/>
              <w:left w:val="single" w:sz="4" w:space="0" w:color="auto"/>
              <w:bottom w:val="single" w:sz="4" w:space="0" w:color="auto"/>
              <w:right w:val="single" w:sz="4" w:space="0" w:color="auto"/>
            </w:tcBorders>
          </w:tcPr>
          <w:p w14:paraId="3396C28C" w14:textId="3DB7F3A3" w:rsidR="000E1E23" w:rsidRPr="00157A34" w:rsidRDefault="000E1E23" w:rsidP="000E1E23">
            <w:pPr>
              <w:pStyle w:val="GOSTTablenorm"/>
              <w:suppressAutoHyphens/>
            </w:pPr>
            <w:r w:rsidRPr="00157A34">
              <w:t>РЦ_плательщика</w:t>
            </w:r>
          </w:p>
        </w:tc>
        <w:tc>
          <w:tcPr>
            <w:tcW w:w="274" w:type="pct"/>
            <w:tcBorders>
              <w:top w:val="single" w:sz="4" w:space="0" w:color="auto"/>
              <w:left w:val="single" w:sz="4" w:space="0" w:color="auto"/>
              <w:bottom w:val="single" w:sz="4" w:space="0" w:color="auto"/>
              <w:right w:val="single" w:sz="4" w:space="0" w:color="auto"/>
            </w:tcBorders>
          </w:tcPr>
          <w:p w14:paraId="39B23752" w14:textId="550A915A" w:rsidR="000E1E23" w:rsidRPr="00157A34" w:rsidRDefault="000E1E23" w:rsidP="000E1E23">
            <w:pPr>
              <w:pStyle w:val="GOSTTablenorm"/>
              <w:suppressAutoHyphens/>
            </w:pPr>
            <w:r w:rsidRPr="00157A34">
              <w:t>нет</w:t>
            </w:r>
          </w:p>
        </w:tc>
        <w:tc>
          <w:tcPr>
            <w:tcW w:w="1126" w:type="pct"/>
            <w:tcBorders>
              <w:top w:val="single" w:sz="4" w:space="0" w:color="auto"/>
              <w:left w:val="single" w:sz="4" w:space="0" w:color="auto"/>
              <w:bottom w:val="single" w:sz="4" w:space="0" w:color="auto"/>
              <w:right w:val="single" w:sz="4" w:space="0" w:color="auto"/>
            </w:tcBorders>
          </w:tcPr>
          <w:p w14:paraId="0501230E" w14:textId="1176FB12" w:rsidR="000E1E23" w:rsidRPr="00157A34" w:rsidRDefault="000E1E23" w:rsidP="000E1E23">
            <w:pPr>
              <w:pStyle w:val="GOSTTablenorm"/>
              <w:suppressAutoHyphens/>
            </w:pPr>
            <w:r w:rsidRPr="00157A34">
              <w:t>Код ТОФК РЦ плательщика (4-значный)</w:t>
            </w:r>
          </w:p>
        </w:tc>
        <w:tc>
          <w:tcPr>
            <w:tcW w:w="1082" w:type="pct"/>
            <w:tcBorders>
              <w:top w:val="single" w:sz="4" w:space="0" w:color="auto"/>
              <w:left w:val="single" w:sz="4" w:space="0" w:color="auto"/>
              <w:bottom w:val="single" w:sz="4" w:space="0" w:color="auto"/>
              <w:right w:val="single" w:sz="4" w:space="0" w:color="auto"/>
            </w:tcBorders>
          </w:tcPr>
          <w:p w14:paraId="17AA7088" w14:textId="1C8A9F0F" w:rsidR="000E1E23" w:rsidRPr="00157A34" w:rsidRDefault="000E1E23" w:rsidP="000E1E23">
            <w:pPr>
              <w:pStyle w:val="GOSTTablenorm"/>
              <w:suppressAutoHyphens/>
              <w:rPr>
                <w:lang w:val="en-US"/>
              </w:rPr>
            </w:pPr>
            <w:r w:rsidRPr="00157A34">
              <w:t>P_CodeRC</w:t>
            </w:r>
          </w:p>
        </w:tc>
        <w:tc>
          <w:tcPr>
            <w:tcW w:w="1396" w:type="pct"/>
            <w:tcBorders>
              <w:top w:val="single" w:sz="4" w:space="0" w:color="auto"/>
              <w:left w:val="single" w:sz="4" w:space="0" w:color="auto"/>
              <w:bottom w:val="single" w:sz="4" w:space="0" w:color="auto"/>
              <w:right w:val="single" w:sz="4" w:space="0" w:color="auto"/>
            </w:tcBorders>
          </w:tcPr>
          <w:p w14:paraId="00ABDDD6" w14:textId="0D04BACC" w:rsidR="000E1E23" w:rsidRPr="00157A34" w:rsidRDefault="000E1E23" w:rsidP="000E1E23">
            <w:pPr>
              <w:pStyle w:val="GOSTTablenorm"/>
              <w:suppressAutoHyphens/>
            </w:pPr>
            <w:r w:rsidRPr="00157A34">
              <w:t>-</w:t>
            </w:r>
          </w:p>
        </w:tc>
      </w:tr>
      <w:tr w:rsidR="001023C7" w14:paraId="2348ED47" w14:textId="77777777" w:rsidTr="001023C7">
        <w:tc>
          <w:tcPr>
            <w:tcW w:w="1122" w:type="pct"/>
            <w:tcBorders>
              <w:top w:val="single" w:sz="4" w:space="0" w:color="auto"/>
              <w:left w:val="single" w:sz="4" w:space="0" w:color="auto"/>
              <w:bottom w:val="single" w:sz="4" w:space="0" w:color="auto"/>
              <w:right w:val="single" w:sz="4" w:space="0" w:color="auto"/>
            </w:tcBorders>
          </w:tcPr>
          <w:p w14:paraId="7562FC1D" w14:textId="019DEC30" w:rsidR="001A578F" w:rsidRPr="00157A34" w:rsidRDefault="001A578F" w:rsidP="00AC61CA">
            <w:pPr>
              <w:pStyle w:val="GOSTTablenorm"/>
              <w:suppressAutoHyphens/>
            </w:pPr>
            <w:r w:rsidRPr="00157A34">
              <w:t>Код_РЦ_плательщика</w:t>
            </w:r>
          </w:p>
        </w:tc>
        <w:tc>
          <w:tcPr>
            <w:tcW w:w="274" w:type="pct"/>
            <w:tcBorders>
              <w:top w:val="single" w:sz="4" w:space="0" w:color="auto"/>
              <w:left w:val="single" w:sz="4" w:space="0" w:color="auto"/>
              <w:bottom w:val="single" w:sz="4" w:space="0" w:color="auto"/>
              <w:right w:val="single" w:sz="4" w:space="0" w:color="auto"/>
            </w:tcBorders>
          </w:tcPr>
          <w:p w14:paraId="716ECC9C" w14:textId="079FE677" w:rsidR="001A578F" w:rsidRPr="00157A34" w:rsidRDefault="001A578F" w:rsidP="00AC61CA">
            <w:pPr>
              <w:pStyle w:val="GOSTTablenorm"/>
              <w:suppressAutoHyphens/>
            </w:pPr>
            <w:r w:rsidRPr="00157A34">
              <w:t xml:space="preserve">да </w:t>
            </w:r>
          </w:p>
        </w:tc>
        <w:tc>
          <w:tcPr>
            <w:tcW w:w="1126" w:type="pct"/>
            <w:tcBorders>
              <w:top w:val="single" w:sz="4" w:space="0" w:color="auto"/>
              <w:left w:val="single" w:sz="4" w:space="0" w:color="auto"/>
              <w:bottom w:val="single" w:sz="4" w:space="0" w:color="auto"/>
              <w:right w:val="single" w:sz="4" w:space="0" w:color="auto"/>
            </w:tcBorders>
          </w:tcPr>
          <w:p w14:paraId="42AC620D" w14:textId="1C591F53" w:rsidR="001A578F" w:rsidRPr="00157A34" w:rsidRDefault="001A578F" w:rsidP="00AC61CA">
            <w:pPr>
              <w:pStyle w:val="GOSTTablenorm"/>
              <w:suppressAutoHyphens/>
            </w:pPr>
            <w:r w:rsidRPr="00157A34">
              <w:t>Код ТОФК РЦ плательщика (2-значный)</w:t>
            </w:r>
          </w:p>
        </w:tc>
        <w:tc>
          <w:tcPr>
            <w:tcW w:w="1082" w:type="pct"/>
            <w:tcBorders>
              <w:top w:val="single" w:sz="4" w:space="0" w:color="auto"/>
              <w:left w:val="single" w:sz="4" w:space="0" w:color="auto"/>
              <w:bottom w:val="single" w:sz="4" w:space="0" w:color="auto"/>
              <w:right w:val="single" w:sz="4" w:space="0" w:color="auto"/>
            </w:tcBorders>
          </w:tcPr>
          <w:p w14:paraId="6A3A5D6B" w14:textId="2213808E" w:rsidR="001A578F" w:rsidRPr="00157A34" w:rsidRDefault="001A578F" w:rsidP="00AC61CA">
            <w:pPr>
              <w:pStyle w:val="GOSTTablenorm"/>
              <w:suppressAutoHyphens/>
              <w:rPr>
                <w:szCs w:val="22"/>
              </w:rPr>
            </w:pPr>
            <w:r w:rsidRPr="00157A34">
              <w:t>P_CodeRC</w:t>
            </w:r>
          </w:p>
        </w:tc>
        <w:tc>
          <w:tcPr>
            <w:tcW w:w="1396" w:type="pct"/>
            <w:tcBorders>
              <w:top w:val="single" w:sz="4" w:space="0" w:color="auto"/>
              <w:left w:val="single" w:sz="4" w:space="0" w:color="auto"/>
              <w:bottom w:val="single" w:sz="4" w:space="0" w:color="auto"/>
              <w:right w:val="single" w:sz="4" w:space="0" w:color="auto"/>
            </w:tcBorders>
          </w:tcPr>
          <w:p w14:paraId="5C1EC3C3" w14:textId="1506C488" w:rsidR="001A578F" w:rsidRPr="00157A34" w:rsidRDefault="001A578F" w:rsidP="00AC61CA">
            <w:pPr>
              <w:pStyle w:val="GOSTTablenorm"/>
              <w:suppressAutoHyphens/>
            </w:pPr>
            <w:r w:rsidRPr="00157A34">
              <w:t xml:space="preserve">Указывается 1-2 символы </w:t>
            </w:r>
            <w:r w:rsidRPr="00157A34">
              <w:rPr>
                <w:szCs w:val="22"/>
              </w:rPr>
              <w:t xml:space="preserve">переданного в </w:t>
            </w:r>
            <w:r w:rsidR="00AC61CA" w:rsidRPr="00157A34">
              <w:rPr>
                <w:szCs w:val="22"/>
              </w:rPr>
              <w:t>параметре</w:t>
            </w:r>
            <w:r w:rsidRPr="00157A34">
              <w:rPr>
                <w:szCs w:val="22"/>
              </w:rPr>
              <w:t xml:space="preserve"> значения</w:t>
            </w:r>
          </w:p>
        </w:tc>
      </w:tr>
      <w:tr w:rsidR="001023C7" w14:paraId="6434E556" w14:textId="77777777" w:rsidTr="001023C7">
        <w:tc>
          <w:tcPr>
            <w:tcW w:w="1122" w:type="pct"/>
            <w:tcBorders>
              <w:top w:val="single" w:sz="4" w:space="0" w:color="auto"/>
              <w:left w:val="single" w:sz="4" w:space="0" w:color="auto"/>
              <w:bottom w:val="single" w:sz="4" w:space="0" w:color="auto"/>
              <w:right w:val="single" w:sz="4" w:space="0" w:color="auto"/>
            </w:tcBorders>
          </w:tcPr>
          <w:p w14:paraId="62B7D9AB" w14:textId="2C1F1C74" w:rsidR="001A578F" w:rsidRPr="00157A34" w:rsidRDefault="001A578F" w:rsidP="00AC61CA">
            <w:pPr>
              <w:pStyle w:val="GOSTTablenorm"/>
              <w:suppressAutoHyphens/>
            </w:pPr>
            <w:r w:rsidRPr="00157A34">
              <w:t>РС_КС_плательщика</w:t>
            </w:r>
          </w:p>
        </w:tc>
        <w:tc>
          <w:tcPr>
            <w:tcW w:w="274" w:type="pct"/>
            <w:tcBorders>
              <w:top w:val="single" w:sz="4" w:space="0" w:color="auto"/>
              <w:left w:val="single" w:sz="4" w:space="0" w:color="auto"/>
              <w:bottom w:val="single" w:sz="4" w:space="0" w:color="auto"/>
              <w:right w:val="single" w:sz="4" w:space="0" w:color="auto"/>
            </w:tcBorders>
          </w:tcPr>
          <w:p w14:paraId="42265674" w14:textId="7278F4CF" w:rsidR="001A578F" w:rsidRPr="00157A34" w:rsidRDefault="001A578F" w:rsidP="00AC61CA">
            <w:pPr>
              <w:pStyle w:val="GOSTTablenorm"/>
              <w:suppressAutoHyphens/>
            </w:pPr>
            <w:r w:rsidRPr="00157A34">
              <w:t>нет</w:t>
            </w:r>
          </w:p>
        </w:tc>
        <w:tc>
          <w:tcPr>
            <w:tcW w:w="1126" w:type="pct"/>
            <w:tcBorders>
              <w:top w:val="single" w:sz="4" w:space="0" w:color="auto"/>
              <w:left w:val="single" w:sz="4" w:space="0" w:color="auto"/>
              <w:bottom w:val="single" w:sz="4" w:space="0" w:color="auto"/>
              <w:right w:val="single" w:sz="4" w:space="0" w:color="auto"/>
            </w:tcBorders>
          </w:tcPr>
          <w:p w14:paraId="53CF85BE" w14:textId="2554A1B0" w:rsidR="001A578F" w:rsidRPr="00157A34" w:rsidRDefault="001A578F" w:rsidP="00AC61CA">
            <w:pPr>
              <w:pStyle w:val="GOSTTablenorm"/>
              <w:suppressAutoHyphens/>
            </w:pPr>
            <w:r w:rsidRPr="00157A34">
              <w:t>Расчетный счет плательщика</w:t>
            </w:r>
          </w:p>
        </w:tc>
        <w:tc>
          <w:tcPr>
            <w:tcW w:w="1082" w:type="pct"/>
            <w:tcBorders>
              <w:top w:val="single" w:sz="4" w:space="0" w:color="auto"/>
              <w:left w:val="single" w:sz="4" w:space="0" w:color="auto"/>
              <w:bottom w:val="single" w:sz="4" w:space="0" w:color="auto"/>
              <w:right w:val="single" w:sz="4" w:space="0" w:color="auto"/>
            </w:tcBorders>
          </w:tcPr>
          <w:p w14:paraId="5B4AAF8D" w14:textId="3ACB9369" w:rsidR="001A578F" w:rsidRPr="00157A34" w:rsidRDefault="001A578F" w:rsidP="00AC61CA">
            <w:pPr>
              <w:pStyle w:val="GOSTTablenorm"/>
              <w:suppressAutoHyphens/>
              <w:rPr>
                <w:szCs w:val="22"/>
              </w:rPr>
            </w:pPr>
            <w:r w:rsidRPr="00157A34">
              <w:t>P_CorrAcc</w:t>
            </w:r>
          </w:p>
        </w:tc>
        <w:tc>
          <w:tcPr>
            <w:tcW w:w="1396" w:type="pct"/>
            <w:tcBorders>
              <w:top w:val="single" w:sz="4" w:space="0" w:color="auto"/>
              <w:left w:val="single" w:sz="4" w:space="0" w:color="auto"/>
              <w:bottom w:val="single" w:sz="4" w:space="0" w:color="auto"/>
              <w:right w:val="single" w:sz="4" w:space="0" w:color="auto"/>
            </w:tcBorders>
          </w:tcPr>
          <w:p w14:paraId="5B3D92C8" w14:textId="2EE2FF02" w:rsidR="001A578F" w:rsidRPr="00157A34" w:rsidRDefault="001A578F" w:rsidP="00AC61CA">
            <w:pPr>
              <w:pStyle w:val="GOSTTablenorm"/>
              <w:suppressAutoHyphens/>
            </w:pPr>
            <w:r w:rsidRPr="00157A34">
              <w:t>-</w:t>
            </w:r>
          </w:p>
        </w:tc>
      </w:tr>
      <w:tr w:rsidR="001023C7" w14:paraId="6CF81738" w14:textId="77777777" w:rsidTr="001023C7">
        <w:tc>
          <w:tcPr>
            <w:tcW w:w="1122" w:type="pct"/>
            <w:tcBorders>
              <w:top w:val="single" w:sz="4" w:space="0" w:color="auto"/>
              <w:left w:val="single" w:sz="4" w:space="0" w:color="auto"/>
              <w:bottom w:val="single" w:sz="4" w:space="0" w:color="auto"/>
              <w:right w:val="single" w:sz="4" w:space="0" w:color="auto"/>
            </w:tcBorders>
          </w:tcPr>
          <w:p w14:paraId="4CDEE86C" w14:textId="2026F135" w:rsidR="001A578F" w:rsidRPr="00157A34" w:rsidRDefault="001A578F" w:rsidP="00AC61CA">
            <w:pPr>
              <w:pStyle w:val="GOSTTablenorm"/>
              <w:suppressAutoHyphens/>
            </w:pPr>
            <w:r w:rsidRPr="00157A34">
              <w:rPr>
                <w:szCs w:val="22"/>
              </w:rPr>
              <w:t>КС_плательщика</w:t>
            </w:r>
          </w:p>
        </w:tc>
        <w:tc>
          <w:tcPr>
            <w:tcW w:w="274" w:type="pct"/>
            <w:tcBorders>
              <w:top w:val="single" w:sz="4" w:space="0" w:color="auto"/>
              <w:left w:val="single" w:sz="4" w:space="0" w:color="auto"/>
              <w:bottom w:val="single" w:sz="4" w:space="0" w:color="auto"/>
              <w:right w:val="single" w:sz="4" w:space="0" w:color="auto"/>
            </w:tcBorders>
          </w:tcPr>
          <w:p w14:paraId="1E874FA7" w14:textId="11002FEF" w:rsidR="001A578F" w:rsidRPr="00157A34" w:rsidRDefault="001A578F" w:rsidP="00AC61CA">
            <w:pPr>
              <w:pStyle w:val="GOSTTablenorm"/>
              <w:suppressAutoHyphens/>
            </w:pPr>
            <w:r w:rsidRPr="00157A34">
              <w:t>нет</w:t>
            </w:r>
          </w:p>
        </w:tc>
        <w:tc>
          <w:tcPr>
            <w:tcW w:w="1126" w:type="pct"/>
            <w:tcBorders>
              <w:top w:val="single" w:sz="4" w:space="0" w:color="auto"/>
              <w:left w:val="single" w:sz="4" w:space="0" w:color="auto"/>
              <w:bottom w:val="single" w:sz="4" w:space="0" w:color="auto"/>
              <w:right w:val="single" w:sz="4" w:space="0" w:color="auto"/>
            </w:tcBorders>
          </w:tcPr>
          <w:p w14:paraId="4807857F" w14:textId="4F3BA7B5" w:rsidR="001A578F" w:rsidRPr="00157A34" w:rsidRDefault="001A578F" w:rsidP="00AC61CA">
            <w:pPr>
              <w:pStyle w:val="GOSTTablenorm"/>
              <w:suppressAutoHyphens/>
            </w:pPr>
            <w:r w:rsidRPr="00157A34">
              <w:t>Казначейский счет плательщика</w:t>
            </w:r>
          </w:p>
        </w:tc>
        <w:tc>
          <w:tcPr>
            <w:tcW w:w="1082" w:type="pct"/>
            <w:tcBorders>
              <w:top w:val="single" w:sz="4" w:space="0" w:color="auto"/>
              <w:left w:val="single" w:sz="4" w:space="0" w:color="auto"/>
              <w:bottom w:val="single" w:sz="4" w:space="0" w:color="auto"/>
              <w:right w:val="single" w:sz="4" w:space="0" w:color="auto"/>
            </w:tcBorders>
          </w:tcPr>
          <w:p w14:paraId="63992C15" w14:textId="3E9DBA53" w:rsidR="001A578F" w:rsidRPr="00157A34" w:rsidRDefault="001A578F" w:rsidP="00AC61CA">
            <w:pPr>
              <w:pStyle w:val="GOSTTablenorm"/>
              <w:suppressAutoHyphens/>
            </w:pPr>
            <w:r w:rsidRPr="00157A34">
              <w:t>P_CheckAcc</w:t>
            </w:r>
          </w:p>
        </w:tc>
        <w:tc>
          <w:tcPr>
            <w:tcW w:w="1396" w:type="pct"/>
            <w:tcBorders>
              <w:top w:val="single" w:sz="4" w:space="0" w:color="auto"/>
              <w:left w:val="single" w:sz="4" w:space="0" w:color="auto"/>
              <w:bottom w:val="single" w:sz="4" w:space="0" w:color="auto"/>
              <w:right w:val="single" w:sz="4" w:space="0" w:color="auto"/>
            </w:tcBorders>
          </w:tcPr>
          <w:p w14:paraId="063CFE65" w14:textId="1482015E" w:rsidR="001A578F" w:rsidRPr="00157A34" w:rsidRDefault="001A578F" w:rsidP="00AC61CA">
            <w:pPr>
              <w:pStyle w:val="GOSTTablenorm"/>
              <w:suppressAutoHyphens/>
            </w:pPr>
            <w:r w:rsidRPr="00157A34">
              <w:t>-</w:t>
            </w:r>
          </w:p>
        </w:tc>
      </w:tr>
      <w:tr w:rsidR="001023C7" w14:paraId="600C8920" w14:textId="77777777" w:rsidTr="001023C7">
        <w:tc>
          <w:tcPr>
            <w:tcW w:w="1122" w:type="pct"/>
            <w:tcBorders>
              <w:top w:val="single" w:sz="4" w:space="0" w:color="auto"/>
              <w:left w:val="single" w:sz="4" w:space="0" w:color="auto"/>
              <w:bottom w:val="single" w:sz="4" w:space="0" w:color="auto"/>
              <w:right w:val="single" w:sz="4" w:space="0" w:color="auto"/>
            </w:tcBorders>
          </w:tcPr>
          <w:p w14:paraId="4DA856FC" w14:textId="77777777" w:rsidR="00886BA1" w:rsidRPr="00157A34" w:rsidRDefault="00886BA1" w:rsidP="00AC61CA">
            <w:pPr>
              <w:pStyle w:val="GOSTTablenorm"/>
              <w:suppressAutoHyphens/>
            </w:pPr>
            <w:r w:rsidRPr="00157A34">
              <w:rPr>
                <w:szCs w:val="22"/>
              </w:rPr>
              <w:t>ОКТМО_КС_плательщика</w:t>
            </w:r>
          </w:p>
        </w:tc>
        <w:tc>
          <w:tcPr>
            <w:tcW w:w="274" w:type="pct"/>
            <w:tcBorders>
              <w:top w:val="single" w:sz="4" w:space="0" w:color="auto"/>
              <w:left w:val="single" w:sz="4" w:space="0" w:color="auto"/>
              <w:bottom w:val="single" w:sz="4" w:space="0" w:color="auto"/>
              <w:right w:val="single" w:sz="4" w:space="0" w:color="auto"/>
            </w:tcBorders>
          </w:tcPr>
          <w:p w14:paraId="4E1DE2CE" w14:textId="086EAFD0" w:rsidR="00886BA1" w:rsidRPr="00157A34" w:rsidRDefault="00E03505" w:rsidP="00AC61CA">
            <w:pPr>
              <w:pStyle w:val="GOSTTablenorm"/>
              <w:suppressAutoHyphens/>
            </w:pPr>
            <w:r w:rsidRPr="00157A34">
              <w:t>д</w:t>
            </w:r>
            <w:r w:rsidR="00886BA1" w:rsidRPr="00157A34">
              <w:t>а</w:t>
            </w:r>
          </w:p>
        </w:tc>
        <w:tc>
          <w:tcPr>
            <w:tcW w:w="1126" w:type="pct"/>
            <w:tcBorders>
              <w:top w:val="single" w:sz="4" w:space="0" w:color="auto"/>
              <w:left w:val="single" w:sz="4" w:space="0" w:color="auto"/>
              <w:bottom w:val="single" w:sz="4" w:space="0" w:color="auto"/>
              <w:right w:val="single" w:sz="4" w:space="0" w:color="auto"/>
            </w:tcBorders>
          </w:tcPr>
          <w:p w14:paraId="6B92C9D5" w14:textId="77777777" w:rsidR="00886BA1" w:rsidRPr="00157A34" w:rsidRDefault="00886BA1" w:rsidP="00AC61CA">
            <w:pPr>
              <w:pStyle w:val="GOSTTablenorm"/>
              <w:suppressAutoHyphens/>
            </w:pPr>
            <w:r w:rsidRPr="00157A34">
              <w:t>Код по ОКТМО публично-правового образования плательщика</w:t>
            </w:r>
          </w:p>
        </w:tc>
        <w:tc>
          <w:tcPr>
            <w:tcW w:w="1082" w:type="pct"/>
            <w:tcBorders>
              <w:top w:val="single" w:sz="4" w:space="0" w:color="auto"/>
              <w:left w:val="single" w:sz="4" w:space="0" w:color="auto"/>
              <w:bottom w:val="single" w:sz="4" w:space="0" w:color="auto"/>
              <w:right w:val="single" w:sz="4" w:space="0" w:color="auto"/>
            </w:tcBorders>
          </w:tcPr>
          <w:p w14:paraId="7955D7C7" w14:textId="77777777" w:rsidR="00886BA1" w:rsidRPr="00157A34" w:rsidRDefault="00886BA1" w:rsidP="00AC61CA">
            <w:pPr>
              <w:pStyle w:val="GOSTTablenorm"/>
              <w:suppressAutoHyphens/>
            </w:pPr>
            <w:r w:rsidRPr="00157A34">
              <w:t>P_CheckAcc</w:t>
            </w:r>
          </w:p>
        </w:tc>
        <w:tc>
          <w:tcPr>
            <w:tcW w:w="1396" w:type="pct"/>
            <w:tcBorders>
              <w:top w:val="single" w:sz="4" w:space="0" w:color="auto"/>
              <w:left w:val="single" w:sz="4" w:space="0" w:color="auto"/>
              <w:bottom w:val="single" w:sz="4" w:space="0" w:color="auto"/>
              <w:right w:val="single" w:sz="4" w:space="0" w:color="auto"/>
            </w:tcBorders>
          </w:tcPr>
          <w:p w14:paraId="6D43E09B" w14:textId="5C2A79BD" w:rsidR="00886BA1" w:rsidRPr="00157A34" w:rsidRDefault="00307E84" w:rsidP="00AC61CA">
            <w:pPr>
              <w:pStyle w:val="GOSTTablenorm"/>
              <w:suppressAutoHyphens/>
            </w:pPr>
            <w:r w:rsidRPr="00157A34">
              <w:t>Указываются 9-16 разряды номера КС плательщика</w:t>
            </w:r>
          </w:p>
        </w:tc>
      </w:tr>
      <w:tr w:rsidR="001023C7" w14:paraId="3A1E9243" w14:textId="77777777" w:rsidTr="001023C7">
        <w:tc>
          <w:tcPr>
            <w:tcW w:w="1122" w:type="pct"/>
            <w:tcBorders>
              <w:top w:val="single" w:sz="4" w:space="0" w:color="auto"/>
              <w:left w:val="single" w:sz="4" w:space="0" w:color="auto"/>
              <w:bottom w:val="single" w:sz="4" w:space="0" w:color="auto"/>
              <w:right w:val="single" w:sz="4" w:space="0" w:color="auto"/>
            </w:tcBorders>
          </w:tcPr>
          <w:p w14:paraId="36903C17" w14:textId="3662A7C1" w:rsidR="00E03505" w:rsidRPr="00157A34" w:rsidRDefault="00E03505" w:rsidP="00AC61CA">
            <w:pPr>
              <w:pStyle w:val="GOSTTablenorm"/>
              <w:suppressAutoHyphens/>
              <w:rPr>
                <w:szCs w:val="22"/>
              </w:rPr>
            </w:pPr>
            <w:r w:rsidRPr="00157A34">
              <w:t>ТОФК_КС_плательщика</w:t>
            </w:r>
          </w:p>
        </w:tc>
        <w:tc>
          <w:tcPr>
            <w:tcW w:w="274" w:type="pct"/>
            <w:tcBorders>
              <w:top w:val="single" w:sz="4" w:space="0" w:color="auto"/>
              <w:left w:val="single" w:sz="4" w:space="0" w:color="auto"/>
              <w:bottom w:val="single" w:sz="4" w:space="0" w:color="auto"/>
              <w:right w:val="single" w:sz="4" w:space="0" w:color="auto"/>
            </w:tcBorders>
          </w:tcPr>
          <w:p w14:paraId="565E00D1" w14:textId="353008B6" w:rsidR="00E03505" w:rsidRPr="00157A34" w:rsidRDefault="00AC61CA" w:rsidP="00AC61CA">
            <w:pPr>
              <w:pStyle w:val="GOSTTablenorm"/>
              <w:suppressAutoHyphens/>
            </w:pPr>
            <w:r w:rsidRPr="00157A34">
              <w:t>д</w:t>
            </w:r>
            <w:r w:rsidR="00E03505" w:rsidRPr="00157A34">
              <w:t>а</w:t>
            </w:r>
          </w:p>
        </w:tc>
        <w:tc>
          <w:tcPr>
            <w:tcW w:w="1126" w:type="pct"/>
            <w:tcBorders>
              <w:top w:val="single" w:sz="4" w:space="0" w:color="auto"/>
              <w:left w:val="single" w:sz="4" w:space="0" w:color="auto"/>
              <w:bottom w:val="single" w:sz="4" w:space="0" w:color="auto"/>
              <w:right w:val="single" w:sz="4" w:space="0" w:color="auto"/>
            </w:tcBorders>
          </w:tcPr>
          <w:p w14:paraId="6F52302F" w14:textId="6A3860A3" w:rsidR="00E03505" w:rsidRPr="00157A34" w:rsidRDefault="00E03505" w:rsidP="00AC61CA">
            <w:pPr>
              <w:pStyle w:val="GOSTTablenorm"/>
              <w:suppressAutoHyphens/>
            </w:pPr>
            <w:r w:rsidRPr="00157A34">
              <w:t>Код ТОФК по КС плательщика (2-значный)</w:t>
            </w:r>
          </w:p>
        </w:tc>
        <w:tc>
          <w:tcPr>
            <w:tcW w:w="1082" w:type="pct"/>
            <w:tcBorders>
              <w:top w:val="single" w:sz="4" w:space="0" w:color="auto"/>
              <w:left w:val="single" w:sz="4" w:space="0" w:color="auto"/>
              <w:bottom w:val="single" w:sz="4" w:space="0" w:color="auto"/>
              <w:right w:val="single" w:sz="4" w:space="0" w:color="auto"/>
            </w:tcBorders>
          </w:tcPr>
          <w:p w14:paraId="3F0F683F" w14:textId="5541344A" w:rsidR="00E03505" w:rsidRPr="00157A34" w:rsidRDefault="00E03505" w:rsidP="00AC61CA">
            <w:pPr>
              <w:pStyle w:val="GOSTTablenorm"/>
              <w:suppressAutoHyphens/>
            </w:pPr>
            <w:r w:rsidRPr="00157A34">
              <w:t>P_CheckAcc</w:t>
            </w:r>
          </w:p>
        </w:tc>
        <w:tc>
          <w:tcPr>
            <w:tcW w:w="1396" w:type="pct"/>
            <w:tcBorders>
              <w:top w:val="single" w:sz="4" w:space="0" w:color="auto"/>
              <w:left w:val="single" w:sz="4" w:space="0" w:color="auto"/>
              <w:bottom w:val="single" w:sz="4" w:space="0" w:color="auto"/>
              <w:right w:val="single" w:sz="4" w:space="0" w:color="auto"/>
            </w:tcBorders>
          </w:tcPr>
          <w:p w14:paraId="4D1F0563" w14:textId="36DBFF47" w:rsidR="00E03505" w:rsidRPr="00157A34" w:rsidRDefault="00E03505" w:rsidP="00AC61CA">
            <w:pPr>
              <w:pStyle w:val="GOSTTablenorm"/>
              <w:suppressAutoHyphens/>
            </w:pPr>
            <w:r w:rsidRPr="00157A34">
              <w:t>Указываются 17-1</w:t>
            </w:r>
            <w:r w:rsidR="008F135F" w:rsidRPr="00157A34">
              <w:t>8 разряды номера КС плательщика</w:t>
            </w:r>
          </w:p>
        </w:tc>
      </w:tr>
      <w:tr w:rsidR="001023C7" w14:paraId="2090B955" w14:textId="77777777" w:rsidTr="001023C7">
        <w:tc>
          <w:tcPr>
            <w:tcW w:w="1122" w:type="pct"/>
            <w:tcBorders>
              <w:top w:val="single" w:sz="4" w:space="0" w:color="auto"/>
              <w:left w:val="single" w:sz="4" w:space="0" w:color="auto"/>
              <w:bottom w:val="single" w:sz="4" w:space="0" w:color="auto"/>
              <w:right w:val="single" w:sz="4" w:space="0" w:color="auto"/>
            </w:tcBorders>
          </w:tcPr>
          <w:p w14:paraId="3761FFF0" w14:textId="323C1109" w:rsidR="00886BA1" w:rsidRPr="00157A34" w:rsidRDefault="00886BA1" w:rsidP="00AC61CA">
            <w:pPr>
              <w:pStyle w:val="GOSTTablenorm"/>
              <w:suppressAutoHyphens/>
              <w:rPr>
                <w:szCs w:val="22"/>
              </w:rPr>
            </w:pPr>
            <w:r w:rsidRPr="00157A34">
              <w:rPr>
                <w:szCs w:val="22"/>
              </w:rPr>
              <w:t>Порядк_н</w:t>
            </w:r>
            <w:r w:rsidR="00AC61CA" w:rsidRPr="00157A34">
              <w:rPr>
                <w:szCs w:val="22"/>
              </w:rPr>
              <w:t>о</w:t>
            </w:r>
            <w:r w:rsidRPr="00157A34">
              <w:rPr>
                <w:szCs w:val="22"/>
              </w:rPr>
              <w:t>мер</w:t>
            </w:r>
            <w:r w:rsidR="007F0D53" w:rsidRPr="00157A34">
              <w:rPr>
                <w:szCs w:val="22"/>
              </w:rPr>
              <w:t>_</w:t>
            </w:r>
            <w:r w:rsidRPr="00157A34">
              <w:rPr>
                <w:szCs w:val="22"/>
              </w:rPr>
              <w:t>КС</w:t>
            </w:r>
            <w:r w:rsidR="007F0D53" w:rsidRPr="00157A34">
              <w:rPr>
                <w:szCs w:val="22"/>
              </w:rPr>
              <w:t>_</w:t>
            </w:r>
            <w:r w:rsidRPr="00157A34">
              <w:rPr>
                <w:szCs w:val="22"/>
              </w:rPr>
              <w:t>плательщика</w:t>
            </w:r>
          </w:p>
        </w:tc>
        <w:tc>
          <w:tcPr>
            <w:tcW w:w="274" w:type="pct"/>
            <w:tcBorders>
              <w:top w:val="single" w:sz="4" w:space="0" w:color="auto"/>
              <w:left w:val="single" w:sz="4" w:space="0" w:color="auto"/>
              <w:bottom w:val="single" w:sz="4" w:space="0" w:color="auto"/>
              <w:right w:val="single" w:sz="4" w:space="0" w:color="auto"/>
            </w:tcBorders>
          </w:tcPr>
          <w:p w14:paraId="45A47AB2" w14:textId="77777777" w:rsidR="00886BA1" w:rsidRPr="00157A34" w:rsidRDefault="00886BA1" w:rsidP="00AC61CA">
            <w:pPr>
              <w:pStyle w:val="GOSTTablenorm"/>
              <w:suppressAutoHyphens/>
            </w:pPr>
            <w:r w:rsidRPr="00157A34">
              <w:t>да</w:t>
            </w:r>
          </w:p>
        </w:tc>
        <w:tc>
          <w:tcPr>
            <w:tcW w:w="1126" w:type="pct"/>
            <w:tcBorders>
              <w:top w:val="single" w:sz="4" w:space="0" w:color="auto"/>
              <w:left w:val="single" w:sz="4" w:space="0" w:color="auto"/>
              <w:bottom w:val="single" w:sz="4" w:space="0" w:color="auto"/>
              <w:right w:val="single" w:sz="4" w:space="0" w:color="auto"/>
            </w:tcBorders>
          </w:tcPr>
          <w:p w14:paraId="5203D6B4" w14:textId="780F4023" w:rsidR="00886BA1" w:rsidRPr="00157A34" w:rsidRDefault="00E03505" w:rsidP="00AC61CA">
            <w:pPr>
              <w:pStyle w:val="GOSTTablenorm"/>
              <w:suppressAutoHyphens/>
            </w:pPr>
            <w:r w:rsidRPr="00157A34">
              <w:rPr>
                <w:szCs w:val="22"/>
              </w:rPr>
              <w:t>Порядковый номер КС плательщ</w:t>
            </w:r>
          </w:p>
        </w:tc>
        <w:tc>
          <w:tcPr>
            <w:tcW w:w="1082" w:type="pct"/>
            <w:tcBorders>
              <w:top w:val="single" w:sz="4" w:space="0" w:color="auto"/>
              <w:left w:val="single" w:sz="4" w:space="0" w:color="auto"/>
              <w:bottom w:val="single" w:sz="4" w:space="0" w:color="auto"/>
              <w:right w:val="single" w:sz="4" w:space="0" w:color="auto"/>
            </w:tcBorders>
          </w:tcPr>
          <w:p w14:paraId="7850A1A3" w14:textId="77777777" w:rsidR="00886BA1" w:rsidRPr="00157A34" w:rsidRDefault="00886BA1" w:rsidP="00AC61CA">
            <w:pPr>
              <w:pStyle w:val="GOSTTablenorm"/>
              <w:suppressAutoHyphens/>
            </w:pPr>
            <w:r w:rsidRPr="00157A34">
              <w:t>P_CheckAcc</w:t>
            </w:r>
          </w:p>
        </w:tc>
        <w:tc>
          <w:tcPr>
            <w:tcW w:w="1396" w:type="pct"/>
            <w:tcBorders>
              <w:top w:val="single" w:sz="4" w:space="0" w:color="auto"/>
              <w:left w:val="single" w:sz="4" w:space="0" w:color="auto"/>
              <w:bottom w:val="single" w:sz="4" w:space="0" w:color="auto"/>
              <w:right w:val="single" w:sz="4" w:space="0" w:color="auto"/>
            </w:tcBorders>
          </w:tcPr>
          <w:p w14:paraId="4855D9C8" w14:textId="2EE630C4" w:rsidR="00886BA1" w:rsidRPr="00157A34" w:rsidRDefault="00886BA1" w:rsidP="00AC61CA">
            <w:pPr>
              <w:pStyle w:val="GOSTTablenorm"/>
              <w:suppressAutoHyphens/>
            </w:pPr>
            <w:r w:rsidRPr="00157A34">
              <w:rPr>
                <w:szCs w:val="22"/>
              </w:rPr>
              <w:t>Указываются 19-2</w:t>
            </w:r>
            <w:r w:rsidR="008F135F" w:rsidRPr="00157A34">
              <w:rPr>
                <w:szCs w:val="22"/>
              </w:rPr>
              <w:t>0 разряды номера КС плательщика</w:t>
            </w:r>
          </w:p>
        </w:tc>
      </w:tr>
      <w:tr w:rsidR="001023C7" w14:paraId="771D9C3D" w14:textId="77777777" w:rsidTr="001023C7">
        <w:tc>
          <w:tcPr>
            <w:tcW w:w="1122" w:type="pct"/>
            <w:tcBorders>
              <w:top w:val="single" w:sz="4" w:space="0" w:color="auto"/>
              <w:left w:val="single" w:sz="4" w:space="0" w:color="auto"/>
              <w:bottom w:val="single" w:sz="4" w:space="0" w:color="auto"/>
              <w:right w:val="single" w:sz="4" w:space="0" w:color="auto"/>
            </w:tcBorders>
          </w:tcPr>
          <w:p w14:paraId="33FAB15D" w14:textId="31AEC117" w:rsidR="00E03505" w:rsidRPr="00157A34" w:rsidRDefault="00E03505" w:rsidP="00AC61CA">
            <w:pPr>
              <w:pStyle w:val="GOSTTablenorm"/>
              <w:suppressAutoHyphens/>
              <w:rPr>
                <w:szCs w:val="22"/>
              </w:rPr>
            </w:pPr>
            <w:r w:rsidRPr="00157A34">
              <w:rPr>
                <w:szCs w:val="22"/>
              </w:rPr>
              <w:t>КБК_КС</w:t>
            </w:r>
          </w:p>
        </w:tc>
        <w:tc>
          <w:tcPr>
            <w:tcW w:w="274" w:type="pct"/>
            <w:tcBorders>
              <w:top w:val="single" w:sz="4" w:space="0" w:color="auto"/>
              <w:left w:val="single" w:sz="4" w:space="0" w:color="auto"/>
              <w:bottom w:val="single" w:sz="4" w:space="0" w:color="auto"/>
              <w:right w:val="single" w:sz="4" w:space="0" w:color="auto"/>
            </w:tcBorders>
          </w:tcPr>
          <w:p w14:paraId="337304F1" w14:textId="183253C5" w:rsidR="00E03505" w:rsidRPr="00157A34" w:rsidRDefault="00E03505" w:rsidP="00AC61CA">
            <w:pPr>
              <w:pStyle w:val="GOSTTablenorm"/>
              <w:suppressAutoHyphens/>
            </w:pPr>
            <w:r w:rsidRPr="00157A34">
              <w:t>да</w:t>
            </w:r>
          </w:p>
        </w:tc>
        <w:tc>
          <w:tcPr>
            <w:tcW w:w="1126" w:type="pct"/>
            <w:tcBorders>
              <w:top w:val="single" w:sz="4" w:space="0" w:color="auto"/>
              <w:left w:val="single" w:sz="4" w:space="0" w:color="auto"/>
              <w:bottom w:val="single" w:sz="4" w:space="0" w:color="auto"/>
              <w:right w:val="single" w:sz="4" w:space="0" w:color="auto"/>
            </w:tcBorders>
          </w:tcPr>
          <w:p w14:paraId="5E916851" w14:textId="5DC459D2" w:rsidR="00E03505" w:rsidRPr="00157A34" w:rsidRDefault="00E03505" w:rsidP="00AC61CA">
            <w:pPr>
              <w:pStyle w:val="GOSTTablenorm"/>
              <w:suppressAutoHyphens/>
              <w:rPr>
                <w:szCs w:val="22"/>
              </w:rPr>
            </w:pPr>
            <w:r w:rsidRPr="00157A34">
              <w:rPr>
                <w:szCs w:val="22"/>
              </w:rPr>
              <w:t>КБК по расчетному счету плательщика</w:t>
            </w:r>
          </w:p>
        </w:tc>
        <w:tc>
          <w:tcPr>
            <w:tcW w:w="1082" w:type="pct"/>
            <w:tcBorders>
              <w:top w:val="single" w:sz="4" w:space="0" w:color="auto"/>
              <w:left w:val="single" w:sz="4" w:space="0" w:color="auto"/>
              <w:bottom w:val="single" w:sz="4" w:space="0" w:color="auto"/>
              <w:right w:val="single" w:sz="4" w:space="0" w:color="auto"/>
            </w:tcBorders>
          </w:tcPr>
          <w:p w14:paraId="0B5BD24E" w14:textId="50B6C267" w:rsidR="00E03505" w:rsidRPr="00157A34" w:rsidRDefault="00E03505" w:rsidP="00AC61CA">
            <w:pPr>
              <w:pStyle w:val="GOSTTablenorm"/>
              <w:suppressAutoHyphens/>
            </w:pPr>
            <w:r w:rsidRPr="00157A34">
              <w:t>-</w:t>
            </w:r>
          </w:p>
        </w:tc>
        <w:tc>
          <w:tcPr>
            <w:tcW w:w="1396" w:type="pct"/>
            <w:tcBorders>
              <w:top w:val="single" w:sz="4" w:space="0" w:color="auto"/>
              <w:left w:val="single" w:sz="4" w:space="0" w:color="auto"/>
              <w:bottom w:val="single" w:sz="4" w:space="0" w:color="auto"/>
              <w:right w:val="single" w:sz="4" w:space="0" w:color="auto"/>
            </w:tcBorders>
          </w:tcPr>
          <w:p w14:paraId="5C9FBCDF" w14:textId="27459F52" w:rsidR="00E03505" w:rsidRPr="00157A34" w:rsidRDefault="00E03505" w:rsidP="00032D80">
            <w:pPr>
              <w:pStyle w:val="GOSTTablenorm"/>
              <w:suppressAutoHyphens/>
              <w:rPr>
                <w:szCs w:val="22"/>
              </w:rPr>
            </w:pPr>
            <w:r w:rsidRPr="00157A34">
              <w:rPr>
                <w:szCs w:val="22"/>
              </w:rPr>
              <w:t>Указывается значение «</w:t>
            </w:r>
            <w:r w:rsidR="00032D80" w:rsidRPr="00157A34">
              <w:rPr>
                <w:szCs w:val="22"/>
              </w:rPr>
              <w:t>00000000000000000</w:t>
            </w:r>
            <w:r w:rsidRPr="00157A34">
              <w:rPr>
                <w:szCs w:val="22"/>
              </w:rPr>
              <w:t>610»</w:t>
            </w:r>
          </w:p>
        </w:tc>
      </w:tr>
      <w:tr w:rsidR="000E1E23" w14:paraId="27AF4CAA" w14:textId="77777777" w:rsidTr="001023C7">
        <w:tc>
          <w:tcPr>
            <w:tcW w:w="1122" w:type="pct"/>
            <w:tcBorders>
              <w:top w:val="single" w:sz="4" w:space="0" w:color="auto"/>
              <w:left w:val="single" w:sz="4" w:space="0" w:color="auto"/>
              <w:bottom w:val="single" w:sz="4" w:space="0" w:color="auto"/>
              <w:right w:val="single" w:sz="4" w:space="0" w:color="auto"/>
            </w:tcBorders>
          </w:tcPr>
          <w:p w14:paraId="035107AF" w14:textId="7D66C344" w:rsidR="000E1E23" w:rsidRPr="00157A34" w:rsidRDefault="000E1E23" w:rsidP="000E1E23">
            <w:pPr>
              <w:pStyle w:val="GOSTTablenorm"/>
              <w:suppressAutoHyphens/>
              <w:rPr>
                <w:szCs w:val="22"/>
              </w:rPr>
            </w:pPr>
            <w:r w:rsidRPr="00157A34">
              <w:rPr>
                <w:szCs w:val="22"/>
              </w:rPr>
              <w:t>КБК_расчеты</w:t>
            </w:r>
          </w:p>
        </w:tc>
        <w:tc>
          <w:tcPr>
            <w:tcW w:w="274" w:type="pct"/>
            <w:tcBorders>
              <w:top w:val="single" w:sz="4" w:space="0" w:color="auto"/>
              <w:left w:val="single" w:sz="4" w:space="0" w:color="auto"/>
              <w:bottom w:val="single" w:sz="4" w:space="0" w:color="auto"/>
              <w:right w:val="single" w:sz="4" w:space="0" w:color="auto"/>
            </w:tcBorders>
          </w:tcPr>
          <w:p w14:paraId="56A088AF" w14:textId="6A5E0E7F" w:rsidR="000E1E23" w:rsidRPr="00157A34" w:rsidRDefault="000E1E23" w:rsidP="000E1E23">
            <w:pPr>
              <w:pStyle w:val="GOSTTablenorm"/>
              <w:suppressAutoHyphens/>
            </w:pPr>
            <w:r w:rsidRPr="00157A34">
              <w:t>да</w:t>
            </w:r>
          </w:p>
        </w:tc>
        <w:tc>
          <w:tcPr>
            <w:tcW w:w="1126" w:type="pct"/>
            <w:tcBorders>
              <w:top w:val="single" w:sz="4" w:space="0" w:color="auto"/>
              <w:left w:val="single" w:sz="4" w:space="0" w:color="auto"/>
              <w:bottom w:val="single" w:sz="4" w:space="0" w:color="auto"/>
              <w:right w:val="single" w:sz="4" w:space="0" w:color="auto"/>
            </w:tcBorders>
          </w:tcPr>
          <w:p w14:paraId="67A87FAF" w14:textId="355F15A6" w:rsidR="000E1E23" w:rsidRPr="00157A34" w:rsidRDefault="000E1E23" w:rsidP="000E1E23">
            <w:pPr>
              <w:pStyle w:val="GOSTTablenorm"/>
              <w:suppressAutoHyphens/>
              <w:rPr>
                <w:szCs w:val="22"/>
              </w:rPr>
            </w:pPr>
            <w:r w:rsidRPr="00157A34">
              <w:rPr>
                <w:szCs w:val="22"/>
              </w:rPr>
              <w:t>КБК по внутриказначейским расчетам</w:t>
            </w:r>
          </w:p>
        </w:tc>
        <w:tc>
          <w:tcPr>
            <w:tcW w:w="1082" w:type="pct"/>
            <w:tcBorders>
              <w:top w:val="single" w:sz="4" w:space="0" w:color="auto"/>
              <w:left w:val="single" w:sz="4" w:space="0" w:color="auto"/>
              <w:bottom w:val="single" w:sz="4" w:space="0" w:color="auto"/>
              <w:right w:val="single" w:sz="4" w:space="0" w:color="auto"/>
            </w:tcBorders>
          </w:tcPr>
          <w:p w14:paraId="463752D0" w14:textId="1BCE5048" w:rsidR="000E1E23" w:rsidRPr="00157A34" w:rsidRDefault="000E1E23" w:rsidP="000E1E23">
            <w:pPr>
              <w:pStyle w:val="GOSTTablenorm"/>
              <w:suppressAutoHyphens/>
            </w:pPr>
            <w:r w:rsidRPr="00157A34">
              <w:t>-</w:t>
            </w:r>
          </w:p>
        </w:tc>
        <w:tc>
          <w:tcPr>
            <w:tcW w:w="1396" w:type="pct"/>
            <w:tcBorders>
              <w:top w:val="single" w:sz="4" w:space="0" w:color="auto"/>
              <w:left w:val="single" w:sz="4" w:space="0" w:color="auto"/>
              <w:bottom w:val="single" w:sz="4" w:space="0" w:color="auto"/>
              <w:right w:val="single" w:sz="4" w:space="0" w:color="auto"/>
            </w:tcBorders>
          </w:tcPr>
          <w:p w14:paraId="5370C12A" w14:textId="54EA9EDD" w:rsidR="000E1E23" w:rsidRPr="00157A34" w:rsidRDefault="000E1E23" w:rsidP="000E1E23">
            <w:pPr>
              <w:pStyle w:val="GOSTTablenorm"/>
              <w:suppressAutoHyphens/>
              <w:rPr>
                <w:szCs w:val="22"/>
              </w:rPr>
            </w:pPr>
            <w:r w:rsidRPr="00157A34">
              <w:rPr>
                <w:szCs w:val="22"/>
              </w:rPr>
              <w:t>Указывается значение «00000000000000000510»</w:t>
            </w:r>
          </w:p>
        </w:tc>
      </w:tr>
      <w:tr w:rsidR="001023C7" w14:paraId="2F445E6D" w14:textId="77777777" w:rsidTr="001023C7">
        <w:tc>
          <w:tcPr>
            <w:tcW w:w="1122" w:type="pct"/>
            <w:tcBorders>
              <w:top w:val="single" w:sz="4" w:space="0" w:color="auto"/>
              <w:left w:val="single" w:sz="4" w:space="0" w:color="auto"/>
              <w:bottom w:val="single" w:sz="4" w:space="0" w:color="auto"/>
              <w:right w:val="single" w:sz="4" w:space="0" w:color="auto"/>
            </w:tcBorders>
          </w:tcPr>
          <w:p w14:paraId="073F88F0" w14:textId="3E6D87C6" w:rsidR="00E03505" w:rsidRPr="00157A34" w:rsidRDefault="00E03505" w:rsidP="00AC61CA">
            <w:pPr>
              <w:pStyle w:val="GOSTTablenorm"/>
              <w:suppressAutoHyphens/>
              <w:rPr>
                <w:szCs w:val="22"/>
              </w:rPr>
            </w:pPr>
            <w:r w:rsidRPr="00157A34" w:rsidDel="00826C7E">
              <w:t>Тип_КБК_КС</w:t>
            </w:r>
          </w:p>
        </w:tc>
        <w:tc>
          <w:tcPr>
            <w:tcW w:w="274" w:type="pct"/>
            <w:tcBorders>
              <w:top w:val="single" w:sz="4" w:space="0" w:color="auto"/>
              <w:left w:val="single" w:sz="4" w:space="0" w:color="auto"/>
              <w:bottom w:val="single" w:sz="4" w:space="0" w:color="auto"/>
              <w:right w:val="single" w:sz="4" w:space="0" w:color="auto"/>
            </w:tcBorders>
          </w:tcPr>
          <w:p w14:paraId="2B7503D4" w14:textId="0AFE98CA" w:rsidR="00E03505" w:rsidRPr="00157A34" w:rsidRDefault="00E03505" w:rsidP="00AC61CA">
            <w:pPr>
              <w:pStyle w:val="GOSTTablenorm"/>
              <w:suppressAutoHyphens/>
            </w:pPr>
            <w:r w:rsidRPr="00157A34" w:rsidDel="00826C7E">
              <w:t>да</w:t>
            </w:r>
          </w:p>
        </w:tc>
        <w:tc>
          <w:tcPr>
            <w:tcW w:w="1126" w:type="pct"/>
            <w:tcBorders>
              <w:top w:val="single" w:sz="4" w:space="0" w:color="auto"/>
              <w:left w:val="single" w:sz="4" w:space="0" w:color="auto"/>
              <w:bottom w:val="single" w:sz="4" w:space="0" w:color="auto"/>
              <w:right w:val="single" w:sz="4" w:space="0" w:color="auto"/>
            </w:tcBorders>
          </w:tcPr>
          <w:p w14:paraId="4320AF09" w14:textId="64383966" w:rsidR="00E03505" w:rsidRPr="00157A34" w:rsidRDefault="00E03505" w:rsidP="00AC61CA">
            <w:pPr>
              <w:pStyle w:val="GOSTTablenorm"/>
              <w:suppressAutoHyphens/>
              <w:rPr>
                <w:szCs w:val="22"/>
              </w:rPr>
            </w:pPr>
            <w:r w:rsidRPr="00157A34" w:rsidDel="00826C7E">
              <w:t xml:space="preserve">Тип КБК </w:t>
            </w:r>
            <w:r w:rsidRPr="00157A34">
              <w:rPr>
                <w:szCs w:val="22"/>
              </w:rPr>
              <w:t>расчетному счету плательщика</w:t>
            </w:r>
          </w:p>
        </w:tc>
        <w:tc>
          <w:tcPr>
            <w:tcW w:w="1082" w:type="pct"/>
            <w:tcBorders>
              <w:top w:val="single" w:sz="4" w:space="0" w:color="auto"/>
              <w:left w:val="single" w:sz="4" w:space="0" w:color="auto"/>
              <w:bottom w:val="single" w:sz="4" w:space="0" w:color="auto"/>
              <w:right w:val="single" w:sz="4" w:space="0" w:color="auto"/>
            </w:tcBorders>
          </w:tcPr>
          <w:p w14:paraId="57E7CFFF" w14:textId="77777777" w:rsidR="00E03505" w:rsidRPr="00157A34" w:rsidRDefault="00E03505" w:rsidP="00AC61CA">
            <w:pPr>
              <w:pStyle w:val="GOSTTablenorm"/>
              <w:suppressAutoHyphens/>
            </w:pPr>
          </w:p>
        </w:tc>
        <w:tc>
          <w:tcPr>
            <w:tcW w:w="1396" w:type="pct"/>
            <w:tcBorders>
              <w:top w:val="single" w:sz="4" w:space="0" w:color="auto"/>
              <w:left w:val="single" w:sz="4" w:space="0" w:color="auto"/>
              <w:bottom w:val="single" w:sz="4" w:space="0" w:color="auto"/>
              <w:right w:val="single" w:sz="4" w:space="0" w:color="auto"/>
            </w:tcBorders>
          </w:tcPr>
          <w:p w14:paraId="732360C5" w14:textId="5BFEEAD9" w:rsidR="00E03505" w:rsidRPr="00157A34" w:rsidRDefault="00E03505" w:rsidP="00AC61CA">
            <w:pPr>
              <w:pStyle w:val="GOSTTablenorm"/>
              <w:suppressAutoHyphens/>
              <w:rPr>
                <w:szCs w:val="22"/>
              </w:rPr>
            </w:pPr>
            <w:r w:rsidRPr="00157A34">
              <w:t>Указывается значение</w:t>
            </w:r>
            <w:r w:rsidRPr="00157A34" w:rsidDel="00826C7E">
              <w:t xml:space="preserve"> «31»</w:t>
            </w:r>
          </w:p>
        </w:tc>
      </w:tr>
      <w:tr w:rsidR="000E1E23" w14:paraId="0A59FEC5" w14:textId="77777777" w:rsidTr="001023C7">
        <w:tc>
          <w:tcPr>
            <w:tcW w:w="1122" w:type="pct"/>
            <w:tcBorders>
              <w:top w:val="single" w:sz="4" w:space="0" w:color="auto"/>
              <w:left w:val="single" w:sz="4" w:space="0" w:color="auto"/>
              <w:bottom w:val="single" w:sz="4" w:space="0" w:color="auto"/>
              <w:right w:val="single" w:sz="4" w:space="0" w:color="auto"/>
            </w:tcBorders>
          </w:tcPr>
          <w:p w14:paraId="6F59CC7A" w14:textId="0E3B7D63" w:rsidR="000E1E23" w:rsidRPr="00157A34" w:rsidDel="00826C7E" w:rsidRDefault="000E1E23" w:rsidP="000E1E23">
            <w:pPr>
              <w:pStyle w:val="GOSTTablenorm"/>
              <w:suppressAutoHyphens/>
            </w:pPr>
            <w:r w:rsidRPr="00157A34">
              <w:t>Тип_КБК_расчеты</w:t>
            </w:r>
          </w:p>
        </w:tc>
        <w:tc>
          <w:tcPr>
            <w:tcW w:w="274" w:type="pct"/>
            <w:tcBorders>
              <w:top w:val="single" w:sz="4" w:space="0" w:color="auto"/>
              <w:left w:val="single" w:sz="4" w:space="0" w:color="auto"/>
              <w:bottom w:val="single" w:sz="4" w:space="0" w:color="auto"/>
              <w:right w:val="single" w:sz="4" w:space="0" w:color="auto"/>
            </w:tcBorders>
          </w:tcPr>
          <w:p w14:paraId="63064F17" w14:textId="1B45F4C4" w:rsidR="000E1E23" w:rsidRPr="00157A34" w:rsidDel="00826C7E" w:rsidRDefault="000E1E23" w:rsidP="000E1E23">
            <w:pPr>
              <w:pStyle w:val="GOSTTablenorm"/>
              <w:suppressAutoHyphens/>
            </w:pPr>
            <w:r w:rsidRPr="00157A34">
              <w:t>да</w:t>
            </w:r>
          </w:p>
        </w:tc>
        <w:tc>
          <w:tcPr>
            <w:tcW w:w="1126" w:type="pct"/>
            <w:tcBorders>
              <w:top w:val="single" w:sz="4" w:space="0" w:color="auto"/>
              <w:left w:val="single" w:sz="4" w:space="0" w:color="auto"/>
              <w:bottom w:val="single" w:sz="4" w:space="0" w:color="auto"/>
              <w:right w:val="single" w:sz="4" w:space="0" w:color="auto"/>
            </w:tcBorders>
          </w:tcPr>
          <w:p w14:paraId="04151F6B" w14:textId="65CBC6B6" w:rsidR="000E1E23" w:rsidRPr="00157A34" w:rsidDel="00826C7E" w:rsidRDefault="000E1E23" w:rsidP="000E1E23">
            <w:pPr>
              <w:pStyle w:val="GOSTTablenorm"/>
              <w:suppressAutoHyphens/>
            </w:pPr>
            <w:r w:rsidRPr="00157A34">
              <w:rPr>
                <w:szCs w:val="22"/>
              </w:rPr>
              <w:t>Тип КБК по внутриказначейским расчетам</w:t>
            </w:r>
          </w:p>
        </w:tc>
        <w:tc>
          <w:tcPr>
            <w:tcW w:w="1082" w:type="pct"/>
            <w:tcBorders>
              <w:top w:val="single" w:sz="4" w:space="0" w:color="auto"/>
              <w:left w:val="single" w:sz="4" w:space="0" w:color="auto"/>
              <w:bottom w:val="single" w:sz="4" w:space="0" w:color="auto"/>
              <w:right w:val="single" w:sz="4" w:space="0" w:color="auto"/>
            </w:tcBorders>
          </w:tcPr>
          <w:p w14:paraId="3962FB3A" w14:textId="55932735" w:rsidR="000E1E23" w:rsidRPr="00157A34" w:rsidRDefault="000E1E23" w:rsidP="000E1E23">
            <w:pPr>
              <w:pStyle w:val="GOSTTablenorm"/>
              <w:suppressAutoHyphens/>
            </w:pPr>
            <w:r w:rsidRPr="00157A34">
              <w:t>-</w:t>
            </w:r>
          </w:p>
        </w:tc>
        <w:tc>
          <w:tcPr>
            <w:tcW w:w="1396" w:type="pct"/>
            <w:tcBorders>
              <w:top w:val="single" w:sz="4" w:space="0" w:color="auto"/>
              <w:left w:val="single" w:sz="4" w:space="0" w:color="auto"/>
              <w:bottom w:val="single" w:sz="4" w:space="0" w:color="auto"/>
              <w:right w:val="single" w:sz="4" w:space="0" w:color="auto"/>
            </w:tcBorders>
          </w:tcPr>
          <w:p w14:paraId="254CB21E" w14:textId="0953F619" w:rsidR="000E1E23" w:rsidRPr="00157A34" w:rsidRDefault="000E1E23" w:rsidP="000E1E23">
            <w:pPr>
              <w:pStyle w:val="GOSTTablenorm"/>
              <w:suppressAutoHyphens/>
            </w:pPr>
            <w:r w:rsidRPr="00157A34">
              <w:t>Указывается значение</w:t>
            </w:r>
            <w:r w:rsidRPr="00157A34" w:rsidDel="00826C7E">
              <w:t xml:space="preserve"> «31»</w:t>
            </w:r>
          </w:p>
        </w:tc>
      </w:tr>
      <w:tr w:rsidR="001023C7" w14:paraId="7FF98FDD" w14:textId="77777777" w:rsidTr="001023C7">
        <w:tc>
          <w:tcPr>
            <w:tcW w:w="1122" w:type="pct"/>
            <w:tcBorders>
              <w:top w:val="single" w:sz="4" w:space="0" w:color="auto"/>
              <w:left w:val="single" w:sz="4" w:space="0" w:color="auto"/>
              <w:bottom w:val="single" w:sz="4" w:space="0" w:color="auto"/>
              <w:right w:val="single" w:sz="4" w:space="0" w:color="auto"/>
            </w:tcBorders>
          </w:tcPr>
          <w:p w14:paraId="645DD674" w14:textId="0C950A79" w:rsidR="00E03505" w:rsidRPr="00157A34" w:rsidDel="00826C7E" w:rsidRDefault="00E03505" w:rsidP="00AC61CA">
            <w:pPr>
              <w:pStyle w:val="GOSTTablenorm"/>
              <w:suppressAutoHyphens/>
            </w:pPr>
            <w:r w:rsidRPr="00157A34">
              <w:t>ТОФК_ЛС_плательщика</w:t>
            </w:r>
          </w:p>
        </w:tc>
        <w:tc>
          <w:tcPr>
            <w:tcW w:w="274" w:type="pct"/>
            <w:tcBorders>
              <w:top w:val="single" w:sz="4" w:space="0" w:color="auto"/>
              <w:left w:val="single" w:sz="4" w:space="0" w:color="auto"/>
              <w:bottom w:val="single" w:sz="4" w:space="0" w:color="auto"/>
              <w:right w:val="single" w:sz="4" w:space="0" w:color="auto"/>
            </w:tcBorders>
          </w:tcPr>
          <w:p w14:paraId="7EF914CD" w14:textId="572CE173" w:rsidR="00E03505" w:rsidRPr="00157A34" w:rsidDel="00826C7E" w:rsidRDefault="00E03505" w:rsidP="00AC61CA">
            <w:pPr>
              <w:pStyle w:val="GOSTTablenorm"/>
              <w:suppressAutoHyphens/>
            </w:pPr>
            <w:r w:rsidRPr="00157A34">
              <w:t>нет</w:t>
            </w:r>
          </w:p>
        </w:tc>
        <w:tc>
          <w:tcPr>
            <w:tcW w:w="1126" w:type="pct"/>
            <w:tcBorders>
              <w:top w:val="single" w:sz="4" w:space="0" w:color="auto"/>
              <w:left w:val="single" w:sz="4" w:space="0" w:color="auto"/>
              <w:bottom w:val="single" w:sz="4" w:space="0" w:color="auto"/>
              <w:right w:val="single" w:sz="4" w:space="0" w:color="auto"/>
            </w:tcBorders>
          </w:tcPr>
          <w:p w14:paraId="349FF58F" w14:textId="00609657" w:rsidR="00E03505" w:rsidRPr="00157A34" w:rsidDel="00826C7E" w:rsidRDefault="007F0D53" w:rsidP="00AC61CA">
            <w:pPr>
              <w:pStyle w:val="GOSTTablenorm"/>
              <w:suppressAutoHyphens/>
            </w:pPr>
            <w:r w:rsidRPr="00157A34">
              <w:t>ТОФК ЦС по ЛС плательщика (4-значный)</w:t>
            </w:r>
          </w:p>
        </w:tc>
        <w:tc>
          <w:tcPr>
            <w:tcW w:w="1082" w:type="pct"/>
            <w:tcBorders>
              <w:top w:val="single" w:sz="4" w:space="0" w:color="auto"/>
              <w:left w:val="single" w:sz="4" w:space="0" w:color="auto"/>
              <w:bottom w:val="single" w:sz="4" w:space="0" w:color="auto"/>
              <w:right w:val="single" w:sz="4" w:space="0" w:color="auto"/>
            </w:tcBorders>
          </w:tcPr>
          <w:p w14:paraId="779C36CD" w14:textId="405866A5" w:rsidR="00E03505" w:rsidRPr="00157A34" w:rsidRDefault="00E03505" w:rsidP="00AC61CA">
            <w:pPr>
              <w:pStyle w:val="GOSTTablenorm"/>
              <w:suppressAutoHyphens/>
            </w:pPr>
            <w:r w:rsidRPr="00157A34">
              <w:rPr>
                <w:lang w:val="en-US"/>
              </w:rPr>
              <w:t>SI_</w:t>
            </w:r>
            <w:r w:rsidRPr="00157A34">
              <w:t>CodeCS</w:t>
            </w:r>
          </w:p>
        </w:tc>
        <w:tc>
          <w:tcPr>
            <w:tcW w:w="1396" w:type="pct"/>
            <w:tcBorders>
              <w:top w:val="single" w:sz="4" w:space="0" w:color="auto"/>
              <w:left w:val="single" w:sz="4" w:space="0" w:color="auto"/>
              <w:bottom w:val="single" w:sz="4" w:space="0" w:color="auto"/>
              <w:right w:val="single" w:sz="4" w:space="0" w:color="auto"/>
            </w:tcBorders>
          </w:tcPr>
          <w:p w14:paraId="3EEF5E18" w14:textId="1A66A9F3" w:rsidR="00E03505" w:rsidRPr="00157A34" w:rsidRDefault="00E03505" w:rsidP="00AC61CA">
            <w:pPr>
              <w:pStyle w:val="GOSTTablenorm"/>
              <w:suppressAutoHyphens/>
            </w:pPr>
            <w:r w:rsidRPr="00157A34">
              <w:t>-</w:t>
            </w:r>
          </w:p>
        </w:tc>
      </w:tr>
      <w:tr w:rsidR="001023C7" w14:paraId="08107F0D" w14:textId="77777777" w:rsidTr="001023C7">
        <w:tc>
          <w:tcPr>
            <w:tcW w:w="1122" w:type="pct"/>
            <w:tcBorders>
              <w:top w:val="single" w:sz="4" w:space="0" w:color="auto"/>
              <w:left w:val="single" w:sz="4" w:space="0" w:color="auto"/>
              <w:bottom w:val="single" w:sz="4" w:space="0" w:color="auto"/>
              <w:right w:val="single" w:sz="4" w:space="0" w:color="auto"/>
            </w:tcBorders>
            <w:hideMark/>
          </w:tcPr>
          <w:p w14:paraId="0F31B6E5" w14:textId="77777777" w:rsidR="00886BA1" w:rsidRPr="00157A34" w:rsidRDefault="00886BA1" w:rsidP="00AC61CA">
            <w:pPr>
              <w:pStyle w:val="GOSTTablenorm"/>
              <w:suppressAutoHyphens/>
            </w:pPr>
            <w:r w:rsidRPr="00157A34">
              <w:t>Номер_ЛС_плательщика</w:t>
            </w:r>
          </w:p>
        </w:tc>
        <w:tc>
          <w:tcPr>
            <w:tcW w:w="274" w:type="pct"/>
            <w:tcBorders>
              <w:top w:val="single" w:sz="4" w:space="0" w:color="auto"/>
              <w:left w:val="single" w:sz="4" w:space="0" w:color="auto"/>
              <w:bottom w:val="single" w:sz="4" w:space="0" w:color="auto"/>
              <w:right w:val="single" w:sz="4" w:space="0" w:color="auto"/>
            </w:tcBorders>
            <w:hideMark/>
          </w:tcPr>
          <w:p w14:paraId="01422A17" w14:textId="77777777" w:rsidR="00886BA1" w:rsidRPr="00157A34" w:rsidRDefault="00886BA1" w:rsidP="00AC61CA">
            <w:pPr>
              <w:pStyle w:val="GOSTTablenorm"/>
              <w:suppressAutoHyphens/>
            </w:pPr>
            <w:r w:rsidRPr="00157A34">
              <w:t>нет</w:t>
            </w:r>
          </w:p>
        </w:tc>
        <w:tc>
          <w:tcPr>
            <w:tcW w:w="1126" w:type="pct"/>
            <w:tcBorders>
              <w:top w:val="single" w:sz="4" w:space="0" w:color="auto"/>
              <w:left w:val="single" w:sz="4" w:space="0" w:color="auto"/>
              <w:bottom w:val="single" w:sz="4" w:space="0" w:color="auto"/>
              <w:right w:val="single" w:sz="4" w:space="0" w:color="auto"/>
            </w:tcBorders>
            <w:hideMark/>
          </w:tcPr>
          <w:p w14:paraId="62555EFD" w14:textId="77777777" w:rsidR="00886BA1" w:rsidRPr="00157A34" w:rsidRDefault="00886BA1" w:rsidP="00AC61CA">
            <w:pPr>
              <w:pStyle w:val="GOSTTablenorm"/>
              <w:suppressAutoHyphens/>
            </w:pPr>
            <w:r w:rsidRPr="00157A34">
              <w:t>Номер лицевого счета плательщика</w:t>
            </w:r>
          </w:p>
        </w:tc>
        <w:tc>
          <w:tcPr>
            <w:tcW w:w="1082" w:type="pct"/>
            <w:tcBorders>
              <w:top w:val="single" w:sz="4" w:space="0" w:color="auto"/>
              <w:left w:val="single" w:sz="4" w:space="0" w:color="auto"/>
              <w:bottom w:val="single" w:sz="4" w:space="0" w:color="auto"/>
              <w:right w:val="single" w:sz="4" w:space="0" w:color="auto"/>
            </w:tcBorders>
            <w:hideMark/>
          </w:tcPr>
          <w:p w14:paraId="0029F751" w14:textId="77777777" w:rsidR="00886BA1" w:rsidRPr="00157A34" w:rsidRDefault="00886BA1" w:rsidP="00AC61CA">
            <w:pPr>
              <w:pStyle w:val="GOSTTablenorm"/>
              <w:suppressAutoHyphens/>
            </w:pPr>
            <w:r w:rsidRPr="00157A34">
              <w:t>BINF_AccNum</w:t>
            </w:r>
          </w:p>
        </w:tc>
        <w:tc>
          <w:tcPr>
            <w:tcW w:w="1396" w:type="pct"/>
            <w:tcBorders>
              <w:top w:val="single" w:sz="4" w:space="0" w:color="auto"/>
              <w:left w:val="single" w:sz="4" w:space="0" w:color="auto"/>
              <w:bottom w:val="single" w:sz="4" w:space="0" w:color="auto"/>
              <w:right w:val="single" w:sz="4" w:space="0" w:color="auto"/>
            </w:tcBorders>
            <w:hideMark/>
          </w:tcPr>
          <w:p w14:paraId="6501907A" w14:textId="77777777" w:rsidR="00886BA1" w:rsidRPr="00157A34" w:rsidRDefault="00886BA1" w:rsidP="00AC61CA">
            <w:pPr>
              <w:pStyle w:val="GOSTTablenorm"/>
              <w:suppressAutoHyphens/>
            </w:pPr>
            <w:r w:rsidRPr="00157A34">
              <w:t>-</w:t>
            </w:r>
          </w:p>
        </w:tc>
      </w:tr>
      <w:tr w:rsidR="001023C7" w14:paraId="3A3C1A34" w14:textId="77777777" w:rsidTr="001023C7">
        <w:tc>
          <w:tcPr>
            <w:tcW w:w="1122" w:type="pct"/>
            <w:tcBorders>
              <w:top w:val="single" w:sz="4" w:space="0" w:color="auto"/>
              <w:left w:val="single" w:sz="4" w:space="0" w:color="auto"/>
              <w:bottom w:val="single" w:sz="4" w:space="0" w:color="auto"/>
              <w:right w:val="single" w:sz="4" w:space="0" w:color="auto"/>
            </w:tcBorders>
          </w:tcPr>
          <w:p w14:paraId="00C03584" w14:textId="77777777" w:rsidR="00886BA1" w:rsidRPr="00157A34" w:rsidRDefault="00886BA1" w:rsidP="00AC61CA">
            <w:pPr>
              <w:pStyle w:val="GOSTTablenorm"/>
              <w:suppressAutoHyphens/>
            </w:pPr>
            <w:r w:rsidRPr="00157A34">
              <w:rPr>
                <w:szCs w:val="22"/>
              </w:rPr>
              <w:t>АКР_ЛС_плательщика</w:t>
            </w:r>
          </w:p>
        </w:tc>
        <w:tc>
          <w:tcPr>
            <w:tcW w:w="274" w:type="pct"/>
            <w:tcBorders>
              <w:top w:val="single" w:sz="4" w:space="0" w:color="auto"/>
              <w:left w:val="single" w:sz="4" w:space="0" w:color="auto"/>
              <w:bottom w:val="single" w:sz="4" w:space="0" w:color="auto"/>
              <w:right w:val="single" w:sz="4" w:space="0" w:color="auto"/>
            </w:tcBorders>
          </w:tcPr>
          <w:p w14:paraId="68D1CB56" w14:textId="77777777" w:rsidR="00886BA1" w:rsidRPr="00157A34" w:rsidRDefault="00886BA1" w:rsidP="00AC61CA">
            <w:pPr>
              <w:pStyle w:val="GOSTTablenorm"/>
              <w:suppressAutoHyphens/>
            </w:pPr>
            <w:r w:rsidRPr="00157A34">
              <w:rPr>
                <w:szCs w:val="22"/>
              </w:rPr>
              <w:t>нет</w:t>
            </w:r>
          </w:p>
        </w:tc>
        <w:tc>
          <w:tcPr>
            <w:tcW w:w="1126" w:type="pct"/>
            <w:tcBorders>
              <w:top w:val="single" w:sz="4" w:space="0" w:color="auto"/>
              <w:left w:val="single" w:sz="4" w:space="0" w:color="auto"/>
              <w:bottom w:val="single" w:sz="4" w:space="0" w:color="auto"/>
              <w:right w:val="single" w:sz="4" w:space="0" w:color="auto"/>
            </w:tcBorders>
          </w:tcPr>
          <w:p w14:paraId="53729FE6" w14:textId="77777777" w:rsidR="00886BA1" w:rsidRPr="00157A34" w:rsidRDefault="00886BA1" w:rsidP="00AC61CA">
            <w:pPr>
              <w:pStyle w:val="GOSTTablenorm"/>
              <w:suppressAutoHyphens/>
            </w:pPr>
            <w:r w:rsidRPr="00157A34">
              <w:rPr>
                <w:szCs w:val="22"/>
              </w:rPr>
              <w:t xml:space="preserve">Аналитический код раздела ЛС плательщика </w:t>
            </w:r>
          </w:p>
        </w:tc>
        <w:tc>
          <w:tcPr>
            <w:tcW w:w="1082" w:type="pct"/>
            <w:tcBorders>
              <w:top w:val="single" w:sz="4" w:space="0" w:color="auto"/>
              <w:left w:val="single" w:sz="4" w:space="0" w:color="auto"/>
              <w:bottom w:val="single" w:sz="4" w:space="0" w:color="auto"/>
              <w:right w:val="single" w:sz="4" w:space="0" w:color="auto"/>
            </w:tcBorders>
          </w:tcPr>
          <w:p w14:paraId="6F6D10F2" w14:textId="77777777" w:rsidR="00886BA1" w:rsidRPr="00157A34" w:rsidRDefault="00886BA1" w:rsidP="00AC61CA">
            <w:pPr>
              <w:pStyle w:val="GOSTTablenorm"/>
              <w:suppressAutoHyphens/>
            </w:pPr>
            <w:r w:rsidRPr="00157A34">
              <w:t>BINF_DocAnalysisCode</w:t>
            </w:r>
          </w:p>
        </w:tc>
        <w:tc>
          <w:tcPr>
            <w:tcW w:w="1396" w:type="pct"/>
            <w:tcBorders>
              <w:top w:val="single" w:sz="4" w:space="0" w:color="auto"/>
              <w:left w:val="single" w:sz="4" w:space="0" w:color="auto"/>
              <w:bottom w:val="single" w:sz="4" w:space="0" w:color="auto"/>
              <w:right w:val="single" w:sz="4" w:space="0" w:color="auto"/>
            </w:tcBorders>
          </w:tcPr>
          <w:p w14:paraId="462FFE50" w14:textId="77777777" w:rsidR="00886BA1" w:rsidRPr="00157A34" w:rsidRDefault="00886BA1" w:rsidP="00AC61CA">
            <w:pPr>
              <w:pStyle w:val="GOSTTablenorm"/>
              <w:suppressAutoHyphens/>
            </w:pPr>
            <w:r w:rsidRPr="00157A34">
              <w:t>-</w:t>
            </w:r>
          </w:p>
        </w:tc>
      </w:tr>
      <w:tr w:rsidR="001023C7" w14:paraId="7FB7FD89" w14:textId="77777777" w:rsidTr="001023C7">
        <w:tc>
          <w:tcPr>
            <w:tcW w:w="1122" w:type="pct"/>
            <w:tcBorders>
              <w:top w:val="single" w:sz="4" w:space="0" w:color="auto"/>
              <w:left w:val="single" w:sz="4" w:space="0" w:color="auto"/>
              <w:bottom w:val="single" w:sz="4" w:space="0" w:color="auto"/>
              <w:right w:val="single" w:sz="4" w:space="0" w:color="auto"/>
            </w:tcBorders>
          </w:tcPr>
          <w:p w14:paraId="2EC6203F" w14:textId="427003EF" w:rsidR="00886BA1" w:rsidRPr="00157A34" w:rsidRDefault="00E03505" w:rsidP="00AC61CA">
            <w:pPr>
              <w:pStyle w:val="GOSTTablenorm"/>
              <w:suppressAutoHyphens/>
            </w:pPr>
            <w:r w:rsidRPr="00157A34">
              <w:t>Идентификатор_контракта</w:t>
            </w:r>
          </w:p>
        </w:tc>
        <w:tc>
          <w:tcPr>
            <w:tcW w:w="274" w:type="pct"/>
            <w:tcBorders>
              <w:top w:val="single" w:sz="4" w:space="0" w:color="auto"/>
              <w:left w:val="single" w:sz="4" w:space="0" w:color="auto"/>
              <w:bottom w:val="single" w:sz="4" w:space="0" w:color="auto"/>
              <w:right w:val="single" w:sz="4" w:space="0" w:color="auto"/>
            </w:tcBorders>
          </w:tcPr>
          <w:p w14:paraId="01CFE52F" w14:textId="77777777" w:rsidR="00886BA1" w:rsidRPr="00157A34" w:rsidRDefault="00886BA1" w:rsidP="00AC61CA">
            <w:pPr>
              <w:pStyle w:val="GOSTTablenorm"/>
              <w:suppressAutoHyphens/>
            </w:pPr>
            <w:r w:rsidRPr="00157A34">
              <w:t>нет</w:t>
            </w:r>
          </w:p>
        </w:tc>
        <w:tc>
          <w:tcPr>
            <w:tcW w:w="1126" w:type="pct"/>
            <w:tcBorders>
              <w:top w:val="single" w:sz="4" w:space="0" w:color="auto"/>
              <w:left w:val="single" w:sz="4" w:space="0" w:color="auto"/>
              <w:bottom w:val="single" w:sz="4" w:space="0" w:color="auto"/>
              <w:right w:val="single" w:sz="4" w:space="0" w:color="auto"/>
            </w:tcBorders>
          </w:tcPr>
          <w:p w14:paraId="1F97FCD1" w14:textId="77777777" w:rsidR="00886BA1" w:rsidRPr="00157A34" w:rsidRDefault="00886BA1" w:rsidP="00AC61CA">
            <w:pPr>
              <w:pStyle w:val="GOSTTablenorm"/>
              <w:suppressAutoHyphens/>
            </w:pPr>
            <w:r w:rsidRPr="00157A34">
              <w:rPr>
                <w:szCs w:val="22"/>
              </w:rPr>
              <w:t>Идентификатор государственного контракта, соглашения, договора плательщика</w:t>
            </w:r>
          </w:p>
        </w:tc>
        <w:tc>
          <w:tcPr>
            <w:tcW w:w="1082" w:type="pct"/>
            <w:tcBorders>
              <w:top w:val="single" w:sz="4" w:space="0" w:color="auto"/>
              <w:left w:val="single" w:sz="4" w:space="0" w:color="auto"/>
              <w:bottom w:val="single" w:sz="4" w:space="0" w:color="auto"/>
              <w:right w:val="single" w:sz="4" w:space="0" w:color="auto"/>
            </w:tcBorders>
          </w:tcPr>
          <w:p w14:paraId="24CA8F02" w14:textId="77777777" w:rsidR="00886BA1" w:rsidRPr="00157A34" w:rsidRDefault="00886BA1" w:rsidP="00AC61CA">
            <w:pPr>
              <w:pStyle w:val="GOSTTablenorm"/>
              <w:suppressAutoHyphens/>
            </w:pPr>
            <w:r w:rsidRPr="00157A34">
              <w:t>EC_IGK</w:t>
            </w:r>
          </w:p>
        </w:tc>
        <w:tc>
          <w:tcPr>
            <w:tcW w:w="1396" w:type="pct"/>
            <w:tcBorders>
              <w:top w:val="single" w:sz="4" w:space="0" w:color="auto"/>
              <w:left w:val="single" w:sz="4" w:space="0" w:color="auto"/>
              <w:bottom w:val="single" w:sz="4" w:space="0" w:color="auto"/>
              <w:right w:val="single" w:sz="4" w:space="0" w:color="auto"/>
            </w:tcBorders>
          </w:tcPr>
          <w:p w14:paraId="09DD093C" w14:textId="77777777" w:rsidR="00886BA1" w:rsidRPr="00157A34" w:rsidRDefault="00886BA1" w:rsidP="00AC61CA">
            <w:pPr>
              <w:pStyle w:val="GOSTTablenorm"/>
              <w:suppressAutoHyphens/>
            </w:pPr>
            <w:r w:rsidRPr="00157A34">
              <w:t>-</w:t>
            </w:r>
          </w:p>
        </w:tc>
      </w:tr>
      <w:tr w:rsidR="001023C7" w14:paraId="52E8AA8E" w14:textId="77777777" w:rsidTr="001023C7">
        <w:tc>
          <w:tcPr>
            <w:tcW w:w="1122" w:type="pct"/>
            <w:tcBorders>
              <w:top w:val="single" w:sz="4" w:space="0" w:color="auto"/>
              <w:left w:val="single" w:sz="4" w:space="0" w:color="auto"/>
              <w:bottom w:val="single" w:sz="4" w:space="0" w:color="auto"/>
              <w:right w:val="single" w:sz="4" w:space="0" w:color="auto"/>
            </w:tcBorders>
          </w:tcPr>
          <w:p w14:paraId="0A05CEE3" w14:textId="0B0DFBAA" w:rsidR="00D51D65" w:rsidRPr="00157A34" w:rsidRDefault="00D51D65" w:rsidP="00D51D65">
            <w:pPr>
              <w:pStyle w:val="GOSTTablenorm"/>
              <w:suppressAutoHyphens/>
            </w:pPr>
            <w:r w:rsidRPr="00157A34">
              <w:rPr>
                <w:color w:val="000000" w:themeColor="text1"/>
                <w:szCs w:val="22"/>
              </w:rPr>
              <w:t>Код_цели_плательщика_контр</w:t>
            </w:r>
          </w:p>
        </w:tc>
        <w:tc>
          <w:tcPr>
            <w:tcW w:w="274" w:type="pct"/>
            <w:tcBorders>
              <w:top w:val="single" w:sz="4" w:space="0" w:color="auto"/>
              <w:left w:val="single" w:sz="4" w:space="0" w:color="auto"/>
              <w:bottom w:val="single" w:sz="4" w:space="0" w:color="auto"/>
              <w:right w:val="single" w:sz="4" w:space="0" w:color="auto"/>
            </w:tcBorders>
          </w:tcPr>
          <w:p w14:paraId="1BDEA279" w14:textId="327C67D9" w:rsidR="00D51D65" w:rsidRPr="00157A34" w:rsidRDefault="00D51D65" w:rsidP="00D51D65">
            <w:pPr>
              <w:pStyle w:val="GOSTTablenorm"/>
              <w:suppressAutoHyphens/>
            </w:pPr>
            <w:r w:rsidRPr="00157A34">
              <w:t>нет</w:t>
            </w:r>
          </w:p>
        </w:tc>
        <w:tc>
          <w:tcPr>
            <w:tcW w:w="1126" w:type="pct"/>
            <w:tcBorders>
              <w:top w:val="single" w:sz="4" w:space="0" w:color="auto"/>
              <w:left w:val="single" w:sz="4" w:space="0" w:color="auto"/>
              <w:bottom w:val="single" w:sz="4" w:space="0" w:color="auto"/>
              <w:right w:val="single" w:sz="4" w:space="0" w:color="auto"/>
            </w:tcBorders>
          </w:tcPr>
          <w:p w14:paraId="470BC4CA" w14:textId="69A8C76C" w:rsidR="00D51D65" w:rsidRPr="00157A34" w:rsidRDefault="00D51D65" w:rsidP="00D51D65">
            <w:pPr>
              <w:pStyle w:val="GOSTTablenorm"/>
              <w:suppressAutoHyphens/>
              <w:rPr>
                <w:szCs w:val="22"/>
              </w:rPr>
            </w:pPr>
            <w:r w:rsidRPr="00157A34">
              <w:rPr>
                <w:szCs w:val="22"/>
              </w:rPr>
              <w:t xml:space="preserve">Код субсидии/цели по л/с с кодом 41 плательщика </w:t>
            </w:r>
            <w:r w:rsidRPr="00157A34">
              <w:t>(для контроля)</w:t>
            </w:r>
          </w:p>
        </w:tc>
        <w:tc>
          <w:tcPr>
            <w:tcW w:w="1082" w:type="pct"/>
            <w:tcBorders>
              <w:top w:val="single" w:sz="4" w:space="0" w:color="auto"/>
              <w:left w:val="single" w:sz="4" w:space="0" w:color="auto"/>
              <w:bottom w:val="single" w:sz="4" w:space="0" w:color="auto"/>
              <w:right w:val="single" w:sz="4" w:space="0" w:color="auto"/>
            </w:tcBorders>
          </w:tcPr>
          <w:p w14:paraId="29894224" w14:textId="439889A3" w:rsidR="00D51D65" w:rsidRPr="00157A34" w:rsidRDefault="00D51D65" w:rsidP="00F557C3">
            <w:pPr>
              <w:pStyle w:val="GOSTTablenorm"/>
              <w:suppressAutoHyphens/>
            </w:pPr>
            <w:r w:rsidRPr="00157A34">
              <w:t>Tech</w:t>
            </w:r>
            <w:ins w:id="5996" w:author="Щербань О.И. TSE-105679" w:date="2025-03-25T12:58:00Z">
              <w:r w:rsidR="00F557C3" w:rsidRPr="00157A34">
                <w:rPr>
                  <w:lang w:val="en-US"/>
                </w:rPr>
                <w:t>_</w:t>
              </w:r>
            </w:ins>
            <w:r w:rsidRPr="00157A34">
              <w:t>CodeCS_Payer</w:t>
            </w:r>
          </w:p>
        </w:tc>
        <w:tc>
          <w:tcPr>
            <w:tcW w:w="1396" w:type="pct"/>
            <w:tcBorders>
              <w:top w:val="single" w:sz="4" w:space="0" w:color="auto"/>
              <w:left w:val="single" w:sz="4" w:space="0" w:color="auto"/>
              <w:bottom w:val="single" w:sz="4" w:space="0" w:color="auto"/>
              <w:right w:val="single" w:sz="4" w:space="0" w:color="auto"/>
            </w:tcBorders>
          </w:tcPr>
          <w:p w14:paraId="11BB20DE" w14:textId="4F527833" w:rsidR="00D51D65" w:rsidRPr="00157A34" w:rsidRDefault="00D51D65" w:rsidP="00D51D65">
            <w:pPr>
              <w:pStyle w:val="GOSTTablenorm"/>
              <w:suppressAutoHyphens/>
            </w:pPr>
            <w:r w:rsidRPr="00157A34">
              <w:t>-</w:t>
            </w:r>
          </w:p>
        </w:tc>
      </w:tr>
      <w:tr w:rsidR="001023C7" w14:paraId="095F5E88" w14:textId="77777777" w:rsidTr="001023C7">
        <w:tc>
          <w:tcPr>
            <w:tcW w:w="1122" w:type="pct"/>
            <w:tcBorders>
              <w:top w:val="single" w:sz="4" w:space="0" w:color="auto"/>
              <w:left w:val="single" w:sz="4" w:space="0" w:color="auto"/>
              <w:bottom w:val="single" w:sz="4" w:space="0" w:color="auto"/>
              <w:right w:val="single" w:sz="4" w:space="0" w:color="auto"/>
            </w:tcBorders>
          </w:tcPr>
          <w:p w14:paraId="41C617D4" w14:textId="448647B4" w:rsidR="00E03505" w:rsidRPr="00157A34" w:rsidRDefault="00E03505" w:rsidP="00AC61CA">
            <w:pPr>
              <w:pStyle w:val="GOSTTablenorm"/>
              <w:suppressAutoHyphens/>
            </w:pPr>
            <w:r w:rsidRPr="00157A34">
              <w:t>ОКС_КМИ_плательщика</w:t>
            </w:r>
          </w:p>
        </w:tc>
        <w:tc>
          <w:tcPr>
            <w:tcW w:w="274" w:type="pct"/>
            <w:tcBorders>
              <w:top w:val="single" w:sz="4" w:space="0" w:color="auto"/>
              <w:left w:val="single" w:sz="4" w:space="0" w:color="auto"/>
              <w:bottom w:val="single" w:sz="4" w:space="0" w:color="auto"/>
              <w:right w:val="single" w:sz="4" w:space="0" w:color="auto"/>
            </w:tcBorders>
          </w:tcPr>
          <w:p w14:paraId="678CE9D1" w14:textId="691F9CF8" w:rsidR="00E03505" w:rsidRPr="00157A34" w:rsidRDefault="00E03505" w:rsidP="00AC61CA">
            <w:pPr>
              <w:pStyle w:val="GOSTTablenorm"/>
              <w:suppressAutoHyphens/>
            </w:pPr>
            <w:r w:rsidRPr="00157A34">
              <w:t>нет</w:t>
            </w:r>
          </w:p>
        </w:tc>
        <w:tc>
          <w:tcPr>
            <w:tcW w:w="1126" w:type="pct"/>
            <w:tcBorders>
              <w:top w:val="single" w:sz="4" w:space="0" w:color="auto"/>
              <w:left w:val="single" w:sz="4" w:space="0" w:color="auto"/>
              <w:bottom w:val="single" w:sz="4" w:space="0" w:color="auto"/>
              <w:right w:val="single" w:sz="4" w:space="0" w:color="auto"/>
            </w:tcBorders>
          </w:tcPr>
          <w:p w14:paraId="23F2F3E9" w14:textId="7CD5B7F2" w:rsidR="00E03505" w:rsidRPr="00157A34" w:rsidRDefault="00E03505" w:rsidP="00AC61CA">
            <w:pPr>
              <w:pStyle w:val="GOSTTablenorm"/>
              <w:suppressAutoHyphens/>
              <w:rPr>
                <w:szCs w:val="22"/>
              </w:rPr>
            </w:pPr>
            <w:r w:rsidRPr="00157A34">
              <w:t>Код ОКС (КМИ) плательщика</w:t>
            </w:r>
          </w:p>
        </w:tc>
        <w:tc>
          <w:tcPr>
            <w:tcW w:w="1082" w:type="pct"/>
            <w:tcBorders>
              <w:top w:val="single" w:sz="4" w:space="0" w:color="auto"/>
              <w:left w:val="single" w:sz="4" w:space="0" w:color="auto"/>
              <w:bottom w:val="single" w:sz="4" w:space="0" w:color="auto"/>
              <w:right w:val="single" w:sz="4" w:space="0" w:color="auto"/>
            </w:tcBorders>
          </w:tcPr>
          <w:p w14:paraId="3A83E439" w14:textId="5C70C90E" w:rsidR="00E03505" w:rsidRPr="00157A34" w:rsidRDefault="00E03505" w:rsidP="00AC61CA">
            <w:pPr>
              <w:pStyle w:val="GOSTTablenorm"/>
              <w:suppressAutoHyphens/>
            </w:pPr>
            <w:r w:rsidRPr="00157A34">
              <w:t>BINF_CodeFAIP</w:t>
            </w:r>
          </w:p>
        </w:tc>
        <w:tc>
          <w:tcPr>
            <w:tcW w:w="1396" w:type="pct"/>
            <w:tcBorders>
              <w:top w:val="single" w:sz="4" w:space="0" w:color="auto"/>
              <w:left w:val="single" w:sz="4" w:space="0" w:color="auto"/>
              <w:bottom w:val="single" w:sz="4" w:space="0" w:color="auto"/>
              <w:right w:val="single" w:sz="4" w:space="0" w:color="auto"/>
            </w:tcBorders>
          </w:tcPr>
          <w:p w14:paraId="70D7297C" w14:textId="223E64E7" w:rsidR="00E03505" w:rsidRPr="00157A34" w:rsidRDefault="00E03505" w:rsidP="00AC61CA">
            <w:pPr>
              <w:pStyle w:val="GOSTTablenorm"/>
              <w:suppressAutoHyphens/>
            </w:pPr>
            <w:r w:rsidRPr="00157A34">
              <w:t>-</w:t>
            </w:r>
          </w:p>
        </w:tc>
      </w:tr>
      <w:tr w:rsidR="001023C7" w14:paraId="00BE9B70" w14:textId="77777777" w:rsidTr="001023C7">
        <w:tc>
          <w:tcPr>
            <w:tcW w:w="1122" w:type="pct"/>
            <w:tcBorders>
              <w:top w:val="single" w:sz="4" w:space="0" w:color="auto"/>
              <w:left w:val="single" w:sz="4" w:space="0" w:color="auto"/>
              <w:bottom w:val="single" w:sz="4" w:space="0" w:color="auto"/>
              <w:right w:val="single" w:sz="4" w:space="0" w:color="auto"/>
            </w:tcBorders>
          </w:tcPr>
          <w:p w14:paraId="5086808E" w14:textId="77777777" w:rsidR="00886BA1" w:rsidRPr="00157A34" w:rsidRDefault="00886BA1" w:rsidP="00AC61CA">
            <w:pPr>
              <w:pStyle w:val="GOSTTablenorm"/>
              <w:suppressAutoHyphens/>
              <w:rPr>
                <w:rFonts w:ascii="GolosTextWebRegular" w:hAnsi="GolosTextWebRegular"/>
                <w:color w:val="121649"/>
                <w:sz w:val="21"/>
                <w:szCs w:val="21"/>
                <w:shd w:val="clear" w:color="auto" w:fill="FFEFBB"/>
              </w:rPr>
            </w:pPr>
            <w:r w:rsidRPr="00157A34">
              <w:t>РС_КС_получателя</w:t>
            </w:r>
          </w:p>
        </w:tc>
        <w:tc>
          <w:tcPr>
            <w:tcW w:w="274" w:type="pct"/>
            <w:tcBorders>
              <w:top w:val="single" w:sz="4" w:space="0" w:color="auto"/>
              <w:left w:val="single" w:sz="4" w:space="0" w:color="auto"/>
              <w:bottom w:val="single" w:sz="4" w:space="0" w:color="auto"/>
              <w:right w:val="single" w:sz="4" w:space="0" w:color="auto"/>
            </w:tcBorders>
          </w:tcPr>
          <w:p w14:paraId="52FEB74E" w14:textId="77777777" w:rsidR="00886BA1" w:rsidRPr="00157A34" w:rsidRDefault="00886BA1" w:rsidP="00AC61CA">
            <w:pPr>
              <w:pStyle w:val="GOSTTablenorm"/>
              <w:suppressAutoHyphens/>
            </w:pPr>
            <w:r w:rsidRPr="00157A34">
              <w:t>нет</w:t>
            </w:r>
          </w:p>
        </w:tc>
        <w:tc>
          <w:tcPr>
            <w:tcW w:w="1126" w:type="pct"/>
            <w:tcBorders>
              <w:top w:val="single" w:sz="4" w:space="0" w:color="auto"/>
              <w:left w:val="single" w:sz="4" w:space="0" w:color="auto"/>
              <w:bottom w:val="single" w:sz="4" w:space="0" w:color="auto"/>
              <w:right w:val="single" w:sz="4" w:space="0" w:color="auto"/>
            </w:tcBorders>
          </w:tcPr>
          <w:p w14:paraId="10CAFE82" w14:textId="1AF0CCC8" w:rsidR="00886BA1" w:rsidRPr="00157A34" w:rsidRDefault="009A5B36" w:rsidP="00AC61CA">
            <w:pPr>
              <w:pStyle w:val="GOSTTablenorm"/>
              <w:suppressAutoHyphens/>
              <w:rPr>
                <w:szCs w:val="22"/>
              </w:rPr>
            </w:pPr>
            <w:r w:rsidRPr="00157A34">
              <w:t>Расчетный счет получателя</w:t>
            </w:r>
          </w:p>
        </w:tc>
        <w:tc>
          <w:tcPr>
            <w:tcW w:w="1082" w:type="pct"/>
            <w:tcBorders>
              <w:top w:val="single" w:sz="4" w:space="0" w:color="auto"/>
              <w:left w:val="single" w:sz="4" w:space="0" w:color="auto"/>
              <w:bottom w:val="single" w:sz="4" w:space="0" w:color="auto"/>
              <w:right w:val="single" w:sz="4" w:space="0" w:color="auto"/>
            </w:tcBorders>
          </w:tcPr>
          <w:p w14:paraId="56928C87" w14:textId="77777777" w:rsidR="00886BA1" w:rsidRPr="00157A34" w:rsidRDefault="00886BA1" w:rsidP="00AC61CA">
            <w:pPr>
              <w:pStyle w:val="GOSTTablenorm"/>
              <w:suppressAutoHyphens/>
            </w:pPr>
            <w:r w:rsidRPr="00157A34">
              <w:t>R_CheckAcc</w:t>
            </w:r>
          </w:p>
        </w:tc>
        <w:tc>
          <w:tcPr>
            <w:tcW w:w="1396" w:type="pct"/>
            <w:tcBorders>
              <w:top w:val="single" w:sz="4" w:space="0" w:color="auto"/>
              <w:left w:val="single" w:sz="4" w:space="0" w:color="auto"/>
              <w:bottom w:val="single" w:sz="4" w:space="0" w:color="auto"/>
              <w:right w:val="single" w:sz="4" w:space="0" w:color="auto"/>
            </w:tcBorders>
          </w:tcPr>
          <w:p w14:paraId="4F2605F0" w14:textId="77777777" w:rsidR="00886BA1" w:rsidRPr="00157A34" w:rsidRDefault="00886BA1" w:rsidP="00AC61CA">
            <w:pPr>
              <w:pStyle w:val="GOSTTablenorm"/>
              <w:suppressAutoHyphens/>
            </w:pPr>
          </w:p>
        </w:tc>
      </w:tr>
      <w:tr w:rsidR="001023C7" w14:paraId="17B65F85" w14:textId="77777777" w:rsidTr="001023C7">
        <w:tc>
          <w:tcPr>
            <w:tcW w:w="1122" w:type="pct"/>
            <w:tcBorders>
              <w:top w:val="single" w:sz="4" w:space="0" w:color="auto"/>
              <w:left w:val="single" w:sz="4" w:space="0" w:color="auto"/>
              <w:bottom w:val="single" w:sz="4" w:space="0" w:color="auto"/>
              <w:right w:val="single" w:sz="4" w:space="0" w:color="auto"/>
            </w:tcBorders>
            <w:hideMark/>
          </w:tcPr>
          <w:p w14:paraId="2B5DC399" w14:textId="77777777" w:rsidR="00886BA1" w:rsidRPr="00157A34" w:rsidRDefault="00886BA1" w:rsidP="00AC61CA">
            <w:pPr>
              <w:pStyle w:val="GOSTTablenorm"/>
              <w:suppressAutoHyphens/>
            </w:pPr>
            <w:r w:rsidRPr="00157A34">
              <w:t>Номер_строки</w:t>
            </w:r>
          </w:p>
        </w:tc>
        <w:tc>
          <w:tcPr>
            <w:tcW w:w="274" w:type="pct"/>
            <w:tcBorders>
              <w:top w:val="single" w:sz="4" w:space="0" w:color="auto"/>
              <w:left w:val="single" w:sz="4" w:space="0" w:color="auto"/>
              <w:bottom w:val="single" w:sz="4" w:space="0" w:color="auto"/>
              <w:right w:val="single" w:sz="4" w:space="0" w:color="auto"/>
            </w:tcBorders>
            <w:hideMark/>
          </w:tcPr>
          <w:p w14:paraId="472588FE" w14:textId="77777777" w:rsidR="00886BA1" w:rsidRPr="00157A34" w:rsidRDefault="00886BA1" w:rsidP="00AC61CA">
            <w:pPr>
              <w:pStyle w:val="GOSTTablenorm"/>
              <w:suppressAutoHyphens/>
            </w:pPr>
            <w:r w:rsidRPr="00157A34">
              <w:t>нет</w:t>
            </w:r>
          </w:p>
        </w:tc>
        <w:tc>
          <w:tcPr>
            <w:tcW w:w="1126" w:type="pct"/>
            <w:tcBorders>
              <w:top w:val="single" w:sz="4" w:space="0" w:color="auto"/>
              <w:left w:val="single" w:sz="4" w:space="0" w:color="auto"/>
              <w:bottom w:val="single" w:sz="4" w:space="0" w:color="auto"/>
              <w:right w:val="single" w:sz="4" w:space="0" w:color="auto"/>
            </w:tcBorders>
            <w:hideMark/>
          </w:tcPr>
          <w:p w14:paraId="06055766" w14:textId="4148F980" w:rsidR="00886BA1" w:rsidRPr="00157A34" w:rsidRDefault="00886BA1" w:rsidP="00AC61CA">
            <w:pPr>
              <w:pStyle w:val="GOSTTablenorm"/>
              <w:suppressAutoHyphens/>
            </w:pPr>
            <w:r w:rsidRPr="00157A34">
              <w:t>Номер строки</w:t>
            </w:r>
            <w:r w:rsidR="00C23E69" w:rsidRPr="00157A34">
              <w:t xml:space="preserve"> (по строке документа)</w:t>
            </w:r>
          </w:p>
        </w:tc>
        <w:tc>
          <w:tcPr>
            <w:tcW w:w="1082" w:type="pct"/>
            <w:tcBorders>
              <w:top w:val="single" w:sz="4" w:space="0" w:color="auto"/>
              <w:left w:val="single" w:sz="4" w:space="0" w:color="auto"/>
              <w:bottom w:val="single" w:sz="4" w:space="0" w:color="auto"/>
              <w:right w:val="single" w:sz="4" w:space="0" w:color="auto"/>
            </w:tcBorders>
            <w:hideMark/>
          </w:tcPr>
          <w:p w14:paraId="15F69B0E" w14:textId="7EE1C196" w:rsidR="00886BA1" w:rsidRPr="00157A34" w:rsidRDefault="003A087B" w:rsidP="00AC61CA">
            <w:pPr>
              <w:pStyle w:val="GOSTTablenorm"/>
              <w:suppressAutoHyphens/>
              <w:rPr>
                <w:lang w:val="en-US"/>
              </w:rPr>
            </w:pPr>
            <w:r w:rsidRPr="00157A34">
              <w:rPr>
                <w:lang w:val="en-US"/>
              </w:rPr>
              <w:t>FS_EC_EXECCONTR_D25_LIST</w:t>
            </w:r>
            <w:r w:rsidR="00886BA1" w:rsidRPr="00157A34">
              <w:rPr>
                <w:lang w:val="en-US"/>
              </w:rPr>
              <w:t>:NumPP</w:t>
            </w:r>
          </w:p>
        </w:tc>
        <w:tc>
          <w:tcPr>
            <w:tcW w:w="1396" w:type="pct"/>
            <w:tcBorders>
              <w:top w:val="single" w:sz="4" w:space="0" w:color="auto"/>
              <w:left w:val="single" w:sz="4" w:space="0" w:color="auto"/>
              <w:bottom w:val="single" w:sz="4" w:space="0" w:color="auto"/>
              <w:right w:val="single" w:sz="4" w:space="0" w:color="auto"/>
            </w:tcBorders>
            <w:hideMark/>
          </w:tcPr>
          <w:p w14:paraId="30A72800" w14:textId="77777777" w:rsidR="00886BA1" w:rsidRPr="00157A34" w:rsidRDefault="00886BA1" w:rsidP="00AC61CA">
            <w:pPr>
              <w:pStyle w:val="GOSTTablenorm"/>
              <w:suppressAutoHyphens/>
            </w:pPr>
            <w:r w:rsidRPr="00157A34">
              <w:t>-</w:t>
            </w:r>
          </w:p>
        </w:tc>
      </w:tr>
      <w:tr w:rsidR="001023C7" w14:paraId="5B976B58" w14:textId="77777777" w:rsidTr="001023C7">
        <w:tc>
          <w:tcPr>
            <w:tcW w:w="1122" w:type="pct"/>
            <w:tcBorders>
              <w:top w:val="single" w:sz="4" w:space="0" w:color="auto"/>
              <w:left w:val="single" w:sz="4" w:space="0" w:color="auto"/>
              <w:bottom w:val="single" w:sz="4" w:space="0" w:color="auto"/>
              <w:right w:val="single" w:sz="4" w:space="0" w:color="auto"/>
            </w:tcBorders>
            <w:hideMark/>
          </w:tcPr>
          <w:p w14:paraId="4A7B2AC9" w14:textId="77777777" w:rsidR="00886BA1" w:rsidRPr="00157A34" w:rsidRDefault="00886BA1" w:rsidP="00AC61CA">
            <w:pPr>
              <w:pStyle w:val="GOSTTablenorm"/>
              <w:suppressAutoHyphens/>
            </w:pPr>
            <w:r w:rsidRPr="00157A34">
              <w:t>КБК_плательщика</w:t>
            </w:r>
          </w:p>
        </w:tc>
        <w:tc>
          <w:tcPr>
            <w:tcW w:w="274" w:type="pct"/>
            <w:tcBorders>
              <w:top w:val="single" w:sz="4" w:space="0" w:color="auto"/>
              <w:left w:val="single" w:sz="4" w:space="0" w:color="auto"/>
              <w:bottom w:val="single" w:sz="4" w:space="0" w:color="auto"/>
              <w:right w:val="single" w:sz="4" w:space="0" w:color="auto"/>
            </w:tcBorders>
            <w:hideMark/>
          </w:tcPr>
          <w:p w14:paraId="72254712" w14:textId="77777777" w:rsidR="00886BA1" w:rsidRPr="00157A34" w:rsidRDefault="00886BA1" w:rsidP="00AC61CA">
            <w:pPr>
              <w:pStyle w:val="GOSTTablenorm"/>
              <w:suppressAutoHyphens/>
            </w:pPr>
            <w:r w:rsidRPr="00157A34">
              <w:t>нет</w:t>
            </w:r>
          </w:p>
        </w:tc>
        <w:tc>
          <w:tcPr>
            <w:tcW w:w="1126" w:type="pct"/>
            <w:tcBorders>
              <w:top w:val="single" w:sz="4" w:space="0" w:color="auto"/>
              <w:left w:val="single" w:sz="4" w:space="0" w:color="auto"/>
              <w:bottom w:val="single" w:sz="4" w:space="0" w:color="auto"/>
              <w:right w:val="single" w:sz="4" w:space="0" w:color="auto"/>
            </w:tcBorders>
            <w:hideMark/>
          </w:tcPr>
          <w:p w14:paraId="1B246684" w14:textId="77777777" w:rsidR="00886BA1" w:rsidRPr="00157A34" w:rsidRDefault="00886BA1" w:rsidP="00AC61CA">
            <w:pPr>
              <w:pStyle w:val="GOSTTablenorm"/>
              <w:suppressAutoHyphens/>
            </w:pPr>
            <w:r w:rsidRPr="00157A34">
              <w:t>КБК плательщика (по строке документа)</w:t>
            </w:r>
          </w:p>
        </w:tc>
        <w:tc>
          <w:tcPr>
            <w:tcW w:w="1082" w:type="pct"/>
            <w:tcBorders>
              <w:top w:val="single" w:sz="4" w:space="0" w:color="auto"/>
              <w:left w:val="single" w:sz="4" w:space="0" w:color="auto"/>
              <w:bottom w:val="single" w:sz="4" w:space="0" w:color="auto"/>
              <w:right w:val="single" w:sz="4" w:space="0" w:color="auto"/>
            </w:tcBorders>
            <w:hideMark/>
          </w:tcPr>
          <w:p w14:paraId="5E7D9BDC" w14:textId="49BB0C47" w:rsidR="00886BA1" w:rsidRPr="00157A34" w:rsidRDefault="003A087B" w:rsidP="00AC61CA">
            <w:pPr>
              <w:pStyle w:val="GOSTTablenorm"/>
              <w:suppressAutoHyphens/>
              <w:rPr>
                <w:lang w:val="en-US"/>
              </w:rPr>
            </w:pPr>
            <w:r w:rsidRPr="00157A34">
              <w:rPr>
                <w:lang w:val="en-US"/>
              </w:rPr>
              <w:t>FS_EC_EXECCONTR_D25_LIST</w:t>
            </w:r>
            <w:r w:rsidR="00886BA1" w:rsidRPr="00157A34">
              <w:rPr>
                <w:lang w:val="en-US"/>
              </w:rPr>
              <w:t>:KBK</w:t>
            </w:r>
          </w:p>
        </w:tc>
        <w:tc>
          <w:tcPr>
            <w:tcW w:w="1396" w:type="pct"/>
            <w:tcBorders>
              <w:top w:val="single" w:sz="4" w:space="0" w:color="auto"/>
              <w:left w:val="single" w:sz="4" w:space="0" w:color="auto"/>
              <w:bottom w:val="single" w:sz="4" w:space="0" w:color="auto"/>
              <w:right w:val="single" w:sz="4" w:space="0" w:color="auto"/>
            </w:tcBorders>
            <w:hideMark/>
          </w:tcPr>
          <w:p w14:paraId="13D132D2" w14:textId="77777777" w:rsidR="00886BA1" w:rsidRPr="00157A34" w:rsidRDefault="00886BA1" w:rsidP="00AC61CA">
            <w:pPr>
              <w:pStyle w:val="GOSTTablenorm"/>
              <w:suppressAutoHyphens/>
            </w:pPr>
            <w:r w:rsidRPr="00157A34">
              <w:t>-</w:t>
            </w:r>
          </w:p>
        </w:tc>
      </w:tr>
      <w:tr w:rsidR="001023C7" w14:paraId="4978B4BE" w14:textId="77777777" w:rsidTr="001023C7">
        <w:tc>
          <w:tcPr>
            <w:tcW w:w="1122" w:type="pct"/>
            <w:tcBorders>
              <w:top w:val="single" w:sz="4" w:space="0" w:color="auto"/>
              <w:left w:val="single" w:sz="4" w:space="0" w:color="auto"/>
              <w:bottom w:val="single" w:sz="4" w:space="0" w:color="auto"/>
              <w:right w:val="single" w:sz="4" w:space="0" w:color="auto"/>
            </w:tcBorders>
            <w:hideMark/>
          </w:tcPr>
          <w:p w14:paraId="5AFDECA1" w14:textId="77777777" w:rsidR="00886BA1" w:rsidRPr="00157A34" w:rsidRDefault="00886BA1" w:rsidP="00AC61CA">
            <w:pPr>
              <w:pStyle w:val="GOSTTablenorm"/>
              <w:suppressAutoHyphens/>
            </w:pPr>
            <w:r w:rsidRPr="00157A34">
              <w:t>Тип_КБК_плательщика</w:t>
            </w:r>
          </w:p>
        </w:tc>
        <w:tc>
          <w:tcPr>
            <w:tcW w:w="274" w:type="pct"/>
            <w:tcBorders>
              <w:top w:val="single" w:sz="4" w:space="0" w:color="auto"/>
              <w:left w:val="single" w:sz="4" w:space="0" w:color="auto"/>
              <w:bottom w:val="single" w:sz="4" w:space="0" w:color="auto"/>
              <w:right w:val="single" w:sz="4" w:space="0" w:color="auto"/>
            </w:tcBorders>
            <w:hideMark/>
          </w:tcPr>
          <w:p w14:paraId="5A6BB846" w14:textId="77777777" w:rsidR="00886BA1" w:rsidRPr="00157A34" w:rsidRDefault="00886BA1" w:rsidP="00AC61CA">
            <w:pPr>
              <w:pStyle w:val="GOSTTablenorm"/>
              <w:suppressAutoHyphens/>
            </w:pPr>
            <w:r w:rsidRPr="00157A34">
              <w:t>да</w:t>
            </w:r>
          </w:p>
        </w:tc>
        <w:tc>
          <w:tcPr>
            <w:tcW w:w="1126" w:type="pct"/>
            <w:tcBorders>
              <w:top w:val="single" w:sz="4" w:space="0" w:color="auto"/>
              <w:left w:val="single" w:sz="4" w:space="0" w:color="auto"/>
              <w:bottom w:val="single" w:sz="4" w:space="0" w:color="auto"/>
              <w:right w:val="single" w:sz="4" w:space="0" w:color="auto"/>
            </w:tcBorders>
            <w:hideMark/>
          </w:tcPr>
          <w:p w14:paraId="718942D3" w14:textId="77777777" w:rsidR="00886BA1" w:rsidRPr="00157A34" w:rsidRDefault="00886BA1" w:rsidP="00AC61CA">
            <w:pPr>
              <w:pStyle w:val="GOSTTablenorm"/>
              <w:suppressAutoHyphens/>
            </w:pPr>
            <w:r w:rsidRPr="00157A34">
              <w:t>Тип КБК плательщика (по строке документа)</w:t>
            </w:r>
          </w:p>
        </w:tc>
        <w:tc>
          <w:tcPr>
            <w:tcW w:w="1082" w:type="pct"/>
            <w:tcBorders>
              <w:top w:val="single" w:sz="4" w:space="0" w:color="auto"/>
              <w:left w:val="single" w:sz="4" w:space="0" w:color="auto"/>
              <w:bottom w:val="single" w:sz="4" w:space="0" w:color="auto"/>
              <w:right w:val="single" w:sz="4" w:space="0" w:color="auto"/>
            </w:tcBorders>
          </w:tcPr>
          <w:p w14:paraId="39D579FC" w14:textId="77777777" w:rsidR="00886BA1" w:rsidRPr="00157A34" w:rsidRDefault="00886BA1" w:rsidP="00AC61CA">
            <w:pPr>
              <w:pStyle w:val="GOSTTablenorm"/>
              <w:suppressAutoHyphens/>
            </w:pPr>
          </w:p>
        </w:tc>
        <w:tc>
          <w:tcPr>
            <w:tcW w:w="1396" w:type="pct"/>
            <w:tcBorders>
              <w:top w:val="single" w:sz="4" w:space="0" w:color="auto"/>
              <w:left w:val="single" w:sz="4" w:space="0" w:color="auto"/>
              <w:bottom w:val="single" w:sz="4" w:space="0" w:color="auto"/>
              <w:right w:val="single" w:sz="4" w:space="0" w:color="auto"/>
            </w:tcBorders>
          </w:tcPr>
          <w:p w14:paraId="4DB59096" w14:textId="77777777" w:rsidR="00886BA1" w:rsidRPr="00157A34" w:rsidRDefault="00886BA1" w:rsidP="00AC61CA">
            <w:pPr>
              <w:pStyle w:val="GOSTTablenorm"/>
              <w:suppressAutoHyphens/>
            </w:pPr>
            <w:r w:rsidRPr="00157A34">
              <w:t>Для данного документа заполняется значением «00»</w:t>
            </w:r>
          </w:p>
        </w:tc>
      </w:tr>
      <w:tr w:rsidR="001023C7" w14:paraId="45098673" w14:textId="77777777" w:rsidTr="001023C7">
        <w:tc>
          <w:tcPr>
            <w:tcW w:w="1122" w:type="pct"/>
            <w:tcBorders>
              <w:top w:val="single" w:sz="4" w:space="0" w:color="auto"/>
              <w:left w:val="single" w:sz="4" w:space="0" w:color="auto"/>
              <w:bottom w:val="single" w:sz="4" w:space="0" w:color="auto"/>
              <w:right w:val="single" w:sz="4" w:space="0" w:color="auto"/>
            </w:tcBorders>
            <w:hideMark/>
          </w:tcPr>
          <w:p w14:paraId="36BAA63B" w14:textId="265DE10D" w:rsidR="00886BA1" w:rsidRPr="00157A34" w:rsidRDefault="007B4D7F" w:rsidP="00AC61CA">
            <w:pPr>
              <w:pStyle w:val="GOSTTablenorm"/>
              <w:suppressAutoHyphens/>
            </w:pPr>
            <w:r w:rsidRPr="00157A34">
              <w:rPr>
                <w:szCs w:val="22"/>
              </w:rPr>
              <w:t>Код_пост_расх_дет_плательщика</w:t>
            </w:r>
          </w:p>
        </w:tc>
        <w:tc>
          <w:tcPr>
            <w:tcW w:w="274" w:type="pct"/>
            <w:tcBorders>
              <w:top w:val="single" w:sz="4" w:space="0" w:color="auto"/>
              <w:left w:val="single" w:sz="4" w:space="0" w:color="auto"/>
              <w:bottom w:val="single" w:sz="4" w:space="0" w:color="auto"/>
              <w:right w:val="single" w:sz="4" w:space="0" w:color="auto"/>
            </w:tcBorders>
            <w:hideMark/>
          </w:tcPr>
          <w:p w14:paraId="3187EAAB" w14:textId="77777777" w:rsidR="00886BA1" w:rsidRPr="00157A34" w:rsidRDefault="00886BA1" w:rsidP="00AC61CA">
            <w:pPr>
              <w:pStyle w:val="GOSTTablenorm"/>
              <w:suppressAutoHyphens/>
            </w:pPr>
            <w:r w:rsidRPr="00157A34">
              <w:t>нет</w:t>
            </w:r>
          </w:p>
        </w:tc>
        <w:tc>
          <w:tcPr>
            <w:tcW w:w="1126" w:type="pct"/>
            <w:tcBorders>
              <w:top w:val="single" w:sz="4" w:space="0" w:color="auto"/>
              <w:left w:val="single" w:sz="4" w:space="0" w:color="auto"/>
              <w:bottom w:val="single" w:sz="4" w:space="0" w:color="auto"/>
              <w:right w:val="single" w:sz="4" w:space="0" w:color="auto"/>
            </w:tcBorders>
            <w:hideMark/>
          </w:tcPr>
          <w:p w14:paraId="464275AB" w14:textId="4BBD04E0" w:rsidR="00886BA1" w:rsidRPr="00157A34" w:rsidRDefault="007B4D7F" w:rsidP="00AC61CA">
            <w:pPr>
              <w:pStyle w:val="GOSTTablenorm"/>
              <w:suppressAutoHyphens/>
            </w:pPr>
            <w:r w:rsidRPr="00157A34">
              <w:rPr>
                <w:szCs w:val="22"/>
              </w:rPr>
              <w:t>Код поступлений/расходов детализированный плательщика по л/с с кодом 71 или код направления расходования плательщика по л/с с кодом 41 (по строке документа)</w:t>
            </w:r>
          </w:p>
        </w:tc>
        <w:tc>
          <w:tcPr>
            <w:tcW w:w="1082" w:type="pct"/>
            <w:tcBorders>
              <w:top w:val="single" w:sz="4" w:space="0" w:color="auto"/>
              <w:left w:val="single" w:sz="4" w:space="0" w:color="auto"/>
              <w:bottom w:val="single" w:sz="4" w:space="0" w:color="auto"/>
              <w:right w:val="single" w:sz="4" w:space="0" w:color="auto"/>
            </w:tcBorders>
            <w:hideMark/>
          </w:tcPr>
          <w:p w14:paraId="7EA8E8E6" w14:textId="5652A635" w:rsidR="00886BA1" w:rsidRPr="00157A34" w:rsidRDefault="007B4D7F" w:rsidP="00AC61CA">
            <w:pPr>
              <w:pStyle w:val="GOSTTablenorm"/>
              <w:suppressAutoHyphens/>
              <w:rPr>
                <w:lang w:val="en-US"/>
              </w:rPr>
            </w:pPr>
            <w:r w:rsidRPr="00157A34">
              <w:rPr>
                <w:lang w:val="en-US"/>
              </w:rPr>
              <w:t>FS_EC_EXECCONTR_D25_LIST:</w:t>
            </w:r>
            <w:r w:rsidRPr="00157A34">
              <w:rPr>
                <w:rStyle w:val="GOSTTablenorm0"/>
                <w:lang w:val="en-US"/>
              </w:rPr>
              <w:t>AreasSpendCode</w:t>
            </w:r>
          </w:p>
        </w:tc>
        <w:tc>
          <w:tcPr>
            <w:tcW w:w="1396" w:type="pct"/>
            <w:tcBorders>
              <w:top w:val="single" w:sz="4" w:space="0" w:color="auto"/>
              <w:left w:val="single" w:sz="4" w:space="0" w:color="auto"/>
              <w:bottom w:val="single" w:sz="4" w:space="0" w:color="auto"/>
              <w:right w:val="single" w:sz="4" w:space="0" w:color="auto"/>
            </w:tcBorders>
            <w:hideMark/>
          </w:tcPr>
          <w:p w14:paraId="30FBC035" w14:textId="77777777" w:rsidR="00886BA1" w:rsidRPr="00157A34" w:rsidRDefault="00886BA1" w:rsidP="00AC61CA">
            <w:pPr>
              <w:pStyle w:val="GOSTTablenorm"/>
              <w:suppressAutoHyphens/>
            </w:pPr>
            <w:r w:rsidRPr="00157A34">
              <w:t>-</w:t>
            </w:r>
          </w:p>
        </w:tc>
      </w:tr>
      <w:tr w:rsidR="001023C7" w:rsidRPr="00F8510E" w14:paraId="3F369403" w14:textId="77777777" w:rsidTr="001023C7">
        <w:tc>
          <w:tcPr>
            <w:tcW w:w="1122" w:type="pct"/>
            <w:tcBorders>
              <w:top w:val="single" w:sz="4" w:space="0" w:color="auto"/>
              <w:left w:val="single" w:sz="4" w:space="0" w:color="auto"/>
              <w:bottom w:val="single" w:sz="4" w:space="0" w:color="auto"/>
              <w:right w:val="single" w:sz="4" w:space="0" w:color="auto"/>
            </w:tcBorders>
          </w:tcPr>
          <w:p w14:paraId="1977B169" w14:textId="5C472A83" w:rsidR="00886BA1" w:rsidRPr="00157A34" w:rsidRDefault="00886BA1" w:rsidP="00AC61CA">
            <w:pPr>
              <w:pStyle w:val="GOSTTablenorm"/>
              <w:suppressAutoHyphens/>
              <w:rPr>
                <w:szCs w:val="22"/>
              </w:rPr>
            </w:pPr>
            <w:r w:rsidRPr="00157A34">
              <w:rPr>
                <w:szCs w:val="22"/>
              </w:rPr>
              <w:t>Код_расх_</w:t>
            </w:r>
            <w:r w:rsidR="007B4D7F" w:rsidRPr="00157A34">
              <w:rPr>
                <w:szCs w:val="22"/>
              </w:rPr>
              <w:t>укр</w:t>
            </w:r>
            <w:r w:rsidRPr="00157A34">
              <w:rPr>
                <w:szCs w:val="22"/>
              </w:rPr>
              <w:t>_плательщика</w:t>
            </w:r>
          </w:p>
        </w:tc>
        <w:tc>
          <w:tcPr>
            <w:tcW w:w="274" w:type="pct"/>
            <w:tcBorders>
              <w:top w:val="single" w:sz="4" w:space="0" w:color="auto"/>
              <w:left w:val="single" w:sz="4" w:space="0" w:color="auto"/>
              <w:bottom w:val="single" w:sz="4" w:space="0" w:color="auto"/>
              <w:right w:val="single" w:sz="4" w:space="0" w:color="auto"/>
            </w:tcBorders>
          </w:tcPr>
          <w:p w14:paraId="1FDDD580" w14:textId="77777777" w:rsidR="00886BA1" w:rsidRPr="00157A34" w:rsidRDefault="00886BA1" w:rsidP="00AC61CA">
            <w:pPr>
              <w:pStyle w:val="GOSTTablenorm"/>
              <w:suppressAutoHyphens/>
            </w:pPr>
            <w:r w:rsidRPr="00157A34">
              <w:t>нет</w:t>
            </w:r>
          </w:p>
        </w:tc>
        <w:tc>
          <w:tcPr>
            <w:tcW w:w="1126" w:type="pct"/>
            <w:tcBorders>
              <w:top w:val="single" w:sz="4" w:space="0" w:color="auto"/>
              <w:left w:val="single" w:sz="4" w:space="0" w:color="auto"/>
              <w:bottom w:val="single" w:sz="4" w:space="0" w:color="auto"/>
              <w:right w:val="single" w:sz="4" w:space="0" w:color="auto"/>
            </w:tcBorders>
          </w:tcPr>
          <w:p w14:paraId="1C544680" w14:textId="58A11DAA" w:rsidR="00886BA1" w:rsidRPr="00157A34" w:rsidRDefault="007B4D7F" w:rsidP="00AC61CA">
            <w:pPr>
              <w:pStyle w:val="GOSTTablenorm"/>
              <w:suppressAutoHyphens/>
              <w:rPr>
                <w:szCs w:val="22"/>
              </w:rPr>
            </w:pPr>
            <w:r w:rsidRPr="00157A34">
              <w:rPr>
                <w:szCs w:val="22"/>
              </w:rPr>
              <w:t>Код расходов укрупненный  плательщика по л/с с кодом 71 (по строке документа)</w:t>
            </w:r>
          </w:p>
        </w:tc>
        <w:tc>
          <w:tcPr>
            <w:tcW w:w="1082" w:type="pct"/>
            <w:tcBorders>
              <w:top w:val="single" w:sz="4" w:space="0" w:color="auto"/>
              <w:left w:val="single" w:sz="4" w:space="0" w:color="auto"/>
              <w:bottom w:val="single" w:sz="4" w:space="0" w:color="auto"/>
              <w:right w:val="single" w:sz="4" w:space="0" w:color="auto"/>
            </w:tcBorders>
          </w:tcPr>
          <w:p w14:paraId="68215C69" w14:textId="31E5D659" w:rsidR="00886BA1" w:rsidRPr="00157A34" w:rsidRDefault="007B4D7F" w:rsidP="00AC61CA">
            <w:pPr>
              <w:pStyle w:val="GOSTTablenorm"/>
              <w:suppressAutoHyphens/>
              <w:rPr>
                <w:lang w:val="en-US"/>
              </w:rPr>
            </w:pPr>
            <w:r w:rsidRPr="00157A34">
              <w:rPr>
                <w:lang w:val="en-US"/>
              </w:rPr>
              <w:t>FS_EC_EXECCONTR_D25_LIST:AreasSpendCodeExp</w:t>
            </w:r>
          </w:p>
        </w:tc>
        <w:tc>
          <w:tcPr>
            <w:tcW w:w="1396" w:type="pct"/>
            <w:tcBorders>
              <w:top w:val="single" w:sz="4" w:space="0" w:color="auto"/>
              <w:left w:val="single" w:sz="4" w:space="0" w:color="auto"/>
              <w:bottom w:val="single" w:sz="4" w:space="0" w:color="auto"/>
              <w:right w:val="single" w:sz="4" w:space="0" w:color="auto"/>
            </w:tcBorders>
          </w:tcPr>
          <w:p w14:paraId="62E32606" w14:textId="77777777" w:rsidR="00886BA1" w:rsidRPr="00157A34" w:rsidRDefault="00886BA1" w:rsidP="00AC61CA">
            <w:pPr>
              <w:pStyle w:val="GOSTTablenorm"/>
              <w:suppressAutoHyphens/>
            </w:pPr>
            <w:r w:rsidRPr="00157A34">
              <w:t>-</w:t>
            </w:r>
          </w:p>
        </w:tc>
      </w:tr>
      <w:tr w:rsidR="001023C7" w:rsidRPr="00F8510E" w14:paraId="2718C0D5" w14:textId="77777777" w:rsidTr="001023C7">
        <w:tc>
          <w:tcPr>
            <w:tcW w:w="1122" w:type="pct"/>
            <w:tcBorders>
              <w:top w:val="single" w:sz="4" w:space="0" w:color="auto"/>
              <w:left w:val="single" w:sz="4" w:space="0" w:color="auto"/>
              <w:bottom w:val="single" w:sz="4" w:space="0" w:color="auto"/>
              <w:right w:val="single" w:sz="4" w:space="0" w:color="auto"/>
            </w:tcBorders>
          </w:tcPr>
          <w:p w14:paraId="2BD91D25" w14:textId="77777777" w:rsidR="00886BA1" w:rsidRPr="00157A34" w:rsidRDefault="00886BA1" w:rsidP="00AC61CA">
            <w:pPr>
              <w:pStyle w:val="GOSTTablenorm"/>
              <w:suppressAutoHyphens/>
              <w:rPr>
                <w:szCs w:val="22"/>
              </w:rPr>
            </w:pPr>
            <w:r w:rsidRPr="00157A34">
              <w:t>Вид_кода_расх_поступ_плат</w:t>
            </w:r>
          </w:p>
        </w:tc>
        <w:tc>
          <w:tcPr>
            <w:tcW w:w="274" w:type="pct"/>
            <w:tcBorders>
              <w:top w:val="single" w:sz="4" w:space="0" w:color="auto"/>
              <w:left w:val="single" w:sz="4" w:space="0" w:color="auto"/>
              <w:bottom w:val="single" w:sz="4" w:space="0" w:color="auto"/>
              <w:right w:val="single" w:sz="4" w:space="0" w:color="auto"/>
            </w:tcBorders>
          </w:tcPr>
          <w:p w14:paraId="433FD70E" w14:textId="77777777" w:rsidR="00886BA1" w:rsidRPr="00157A34" w:rsidRDefault="00886BA1" w:rsidP="00AC61CA">
            <w:pPr>
              <w:pStyle w:val="GOSTTablenorm"/>
              <w:suppressAutoHyphens/>
            </w:pPr>
            <w:r w:rsidRPr="00157A34">
              <w:t>нет</w:t>
            </w:r>
          </w:p>
        </w:tc>
        <w:tc>
          <w:tcPr>
            <w:tcW w:w="1126" w:type="pct"/>
            <w:tcBorders>
              <w:top w:val="single" w:sz="4" w:space="0" w:color="auto"/>
              <w:left w:val="single" w:sz="4" w:space="0" w:color="auto"/>
              <w:bottom w:val="single" w:sz="4" w:space="0" w:color="auto"/>
              <w:right w:val="single" w:sz="4" w:space="0" w:color="auto"/>
            </w:tcBorders>
          </w:tcPr>
          <w:p w14:paraId="0329F9EC" w14:textId="3ED3D08E" w:rsidR="00886BA1" w:rsidRPr="00157A34" w:rsidRDefault="00EF3035" w:rsidP="00AC61CA">
            <w:pPr>
              <w:pStyle w:val="GOSTTablenorm"/>
              <w:suppressAutoHyphens/>
              <w:rPr>
                <w:szCs w:val="22"/>
              </w:rPr>
            </w:pPr>
            <w:r w:rsidRPr="00157A34">
              <w:t>Вид</w:t>
            </w:r>
            <w:r w:rsidR="00886BA1" w:rsidRPr="00157A34">
              <w:t xml:space="preserve"> кода расходов/поступлений плательщика (по строке документа)</w:t>
            </w:r>
          </w:p>
        </w:tc>
        <w:tc>
          <w:tcPr>
            <w:tcW w:w="1082" w:type="pct"/>
            <w:tcBorders>
              <w:top w:val="single" w:sz="4" w:space="0" w:color="auto"/>
              <w:left w:val="single" w:sz="4" w:space="0" w:color="auto"/>
              <w:bottom w:val="single" w:sz="4" w:space="0" w:color="auto"/>
              <w:right w:val="single" w:sz="4" w:space="0" w:color="auto"/>
            </w:tcBorders>
          </w:tcPr>
          <w:p w14:paraId="5F840426" w14:textId="4FE99782" w:rsidR="00886BA1" w:rsidRPr="00157A34" w:rsidRDefault="003A087B" w:rsidP="008F135F">
            <w:pPr>
              <w:suppressAutoHyphens/>
              <w:ind w:left="57" w:right="57" w:firstLine="0"/>
              <w:rPr>
                <w:lang w:val="en-US"/>
              </w:rPr>
            </w:pPr>
            <w:r w:rsidRPr="00157A34">
              <w:rPr>
                <w:lang w:val="en-US"/>
              </w:rPr>
              <w:t>FS_EC_EXECCONTR_D25_LIST</w:t>
            </w:r>
            <w:r w:rsidR="00886BA1" w:rsidRPr="00157A34">
              <w:rPr>
                <w:sz w:val="22"/>
                <w:lang w:val="en-US"/>
              </w:rPr>
              <w:t>:TypeTargetCode</w:t>
            </w:r>
          </w:p>
        </w:tc>
        <w:tc>
          <w:tcPr>
            <w:tcW w:w="1396" w:type="pct"/>
            <w:tcBorders>
              <w:top w:val="single" w:sz="4" w:space="0" w:color="auto"/>
              <w:left w:val="single" w:sz="4" w:space="0" w:color="auto"/>
              <w:bottom w:val="single" w:sz="4" w:space="0" w:color="auto"/>
              <w:right w:val="single" w:sz="4" w:space="0" w:color="auto"/>
            </w:tcBorders>
          </w:tcPr>
          <w:p w14:paraId="66A01A2B" w14:textId="77777777" w:rsidR="00886BA1" w:rsidRPr="00157A34" w:rsidRDefault="00886BA1" w:rsidP="00AC61CA">
            <w:pPr>
              <w:pStyle w:val="GOSTTablenorm"/>
              <w:suppressAutoHyphens/>
            </w:pPr>
            <w:r w:rsidRPr="00157A34">
              <w:t>-</w:t>
            </w:r>
          </w:p>
        </w:tc>
      </w:tr>
      <w:tr w:rsidR="001023C7" w:rsidRPr="00F8510E" w14:paraId="676FEC51" w14:textId="77777777" w:rsidTr="001023C7">
        <w:tc>
          <w:tcPr>
            <w:tcW w:w="1122" w:type="pct"/>
            <w:tcBorders>
              <w:top w:val="single" w:sz="4" w:space="0" w:color="auto"/>
              <w:left w:val="single" w:sz="4" w:space="0" w:color="auto"/>
              <w:bottom w:val="single" w:sz="4" w:space="0" w:color="auto"/>
              <w:right w:val="single" w:sz="4" w:space="0" w:color="auto"/>
            </w:tcBorders>
          </w:tcPr>
          <w:p w14:paraId="0DBE9117" w14:textId="5371090A" w:rsidR="00CC516B" w:rsidRPr="00157A34" w:rsidRDefault="002A1639" w:rsidP="00CC516B">
            <w:pPr>
              <w:pStyle w:val="GOSTTablenorm"/>
              <w:suppressAutoHyphens/>
            </w:pPr>
            <w:r w:rsidRPr="00157A34">
              <w:t>Тип_кода_класс_операций_КС</w:t>
            </w:r>
          </w:p>
        </w:tc>
        <w:tc>
          <w:tcPr>
            <w:tcW w:w="274" w:type="pct"/>
            <w:tcBorders>
              <w:top w:val="single" w:sz="4" w:space="0" w:color="auto"/>
              <w:left w:val="single" w:sz="4" w:space="0" w:color="auto"/>
              <w:bottom w:val="single" w:sz="4" w:space="0" w:color="auto"/>
              <w:right w:val="single" w:sz="4" w:space="0" w:color="auto"/>
            </w:tcBorders>
          </w:tcPr>
          <w:p w14:paraId="62D0D6BA" w14:textId="68B5DB64" w:rsidR="00CC516B" w:rsidRPr="00157A34" w:rsidRDefault="00CC516B" w:rsidP="00CC516B">
            <w:pPr>
              <w:pStyle w:val="GOSTTablenorm"/>
              <w:suppressAutoHyphens/>
            </w:pPr>
            <w:r w:rsidRPr="00157A34">
              <w:t>да</w:t>
            </w:r>
          </w:p>
        </w:tc>
        <w:tc>
          <w:tcPr>
            <w:tcW w:w="1126" w:type="pct"/>
            <w:tcBorders>
              <w:top w:val="single" w:sz="4" w:space="0" w:color="auto"/>
              <w:left w:val="single" w:sz="4" w:space="0" w:color="auto"/>
              <w:bottom w:val="single" w:sz="4" w:space="0" w:color="auto"/>
              <w:right w:val="single" w:sz="4" w:space="0" w:color="auto"/>
            </w:tcBorders>
          </w:tcPr>
          <w:p w14:paraId="00CA8054" w14:textId="648974A3" w:rsidR="00CC516B" w:rsidRPr="00157A34" w:rsidRDefault="002A1639" w:rsidP="00CC516B">
            <w:pPr>
              <w:pStyle w:val="GOSTTablenorm"/>
              <w:suppressAutoHyphens/>
            </w:pPr>
            <w:r w:rsidRPr="00157A34">
              <w:t>Тип кода классификации операций при КС</w:t>
            </w:r>
            <w:r w:rsidRPr="00157A34" w:rsidDel="00980CD1">
              <w:t xml:space="preserve"> </w:t>
            </w:r>
            <w:r w:rsidRPr="00157A34">
              <w:t xml:space="preserve">по л/с с кодом 71 </w:t>
            </w:r>
            <w:r w:rsidR="00CC516B" w:rsidRPr="00157A34">
              <w:t>(по строке</w:t>
            </w:r>
            <w:r w:rsidR="00210EA8" w:rsidRPr="00157A34">
              <w:t xml:space="preserve"> документа</w:t>
            </w:r>
            <w:r w:rsidR="00CC516B" w:rsidRPr="00157A34">
              <w:t>)</w:t>
            </w:r>
          </w:p>
        </w:tc>
        <w:tc>
          <w:tcPr>
            <w:tcW w:w="1082" w:type="pct"/>
            <w:tcBorders>
              <w:top w:val="single" w:sz="4" w:space="0" w:color="auto"/>
              <w:left w:val="single" w:sz="4" w:space="0" w:color="auto"/>
              <w:bottom w:val="single" w:sz="4" w:space="0" w:color="auto"/>
              <w:right w:val="single" w:sz="4" w:space="0" w:color="auto"/>
            </w:tcBorders>
          </w:tcPr>
          <w:p w14:paraId="73A9D96C" w14:textId="77ECCBF1" w:rsidR="00CC516B" w:rsidRPr="00157A34" w:rsidRDefault="00CC516B" w:rsidP="00CC516B">
            <w:pPr>
              <w:suppressAutoHyphens/>
              <w:ind w:left="57" w:right="57" w:firstLine="0"/>
              <w:rPr>
                <w:lang w:val="en-US"/>
              </w:rPr>
            </w:pPr>
            <w:r w:rsidRPr="00157A34">
              <w:t>-</w:t>
            </w:r>
          </w:p>
        </w:tc>
        <w:tc>
          <w:tcPr>
            <w:tcW w:w="1396" w:type="pct"/>
            <w:tcBorders>
              <w:top w:val="single" w:sz="4" w:space="0" w:color="auto"/>
              <w:left w:val="single" w:sz="4" w:space="0" w:color="auto"/>
              <w:bottom w:val="single" w:sz="4" w:space="0" w:color="auto"/>
              <w:right w:val="single" w:sz="4" w:space="0" w:color="auto"/>
            </w:tcBorders>
          </w:tcPr>
          <w:p w14:paraId="56070C4E" w14:textId="6E221F72" w:rsidR="00CC516B" w:rsidRPr="00157A34" w:rsidRDefault="007533FF" w:rsidP="008F135F">
            <w:pPr>
              <w:pStyle w:val="GOSTTablenorm"/>
            </w:pPr>
            <w:r w:rsidRPr="00157A34">
              <w:t>Указывается значение «10»  - расходы</w:t>
            </w:r>
          </w:p>
        </w:tc>
      </w:tr>
      <w:tr w:rsidR="001023C7" w:rsidRPr="00F8510E" w14:paraId="36B9D020" w14:textId="77777777" w:rsidTr="001023C7">
        <w:tc>
          <w:tcPr>
            <w:tcW w:w="1122" w:type="pct"/>
            <w:tcBorders>
              <w:top w:val="single" w:sz="4" w:space="0" w:color="auto"/>
              <w:left w:val="single" w:sz="4" w:space="0" w:color="auto"/>
              <w:bottom w:val="single" w:sz="4" w:space="0" w:color="auto"/>
              <w:right w:val="single" w:sz="4" w:space="0" w:color="auto"/>
            </w:tcBorders>
          </w:tcPr>
          <w:p w14:paraId="7BAA83B7" w14:textId="77777777" w:rsidR="00886BA1" w:rsidRPr="00157A34" w:rsidRDefault="00886BA1" w:rsidP="00AC61CA">
            <w:pPr>
              <w:pStyle w:val="GOSTTablenorm"/>
              <w:suppressAutoHyphens/>
              <w:rPr>
                <w:szCs w:val="22"/>
              </w:rPr>
            </w:pPr>
            <w:r w:rsidRPr="00157A34">
              <w:rPr>
                <w:szCs w:val="22"/>
              </w:rPr>
              <w:t>Код_цели_плательщика</w:t>
            </w:r>
          </w:p>
        </w:tc>
        <w:tc>
          <w:tcPr>
            <w:tcW w:w="274" w:type="pct"/>
            <w:tcBorders>
              <w:top w:val="single" w:sz="4" w:space="0" w:color="auto"/>
              <w:left w:val="single" w:sz="4" w:space="0" w:color="auto"/>
              <w:bottom w:val="single" w:sz="4" w:space="0" w:color="auto"/>
              <w:right w:val="single" w:sz="4" w:space="0" w:color="auto"/>
            </w:tcBorders>
          </w:tcPr>
          <w:p w14:paraId="578C099A" w14:textId="77777777" w:rsidR="00886BA1" w:rsidRPr="00157A34" w:rsidRDefault="00886BA1" w:rsidP="00AC61CA">
            <w:pPr>
              <w:pStyle w:val="GOSTTablenorm"/>
              <w:suppressAutoHyphens/>
            </w:pPr>
            <w:r w:rsidRPr="00157A34">
              <w:t>нет</w:t>
            </w:r>
          </w:p>
        </w:tc>
        <w:tc>
          <w:tcPr>
            <w:tcW w:w="1126" w:type="pct"/>
            <w:tcBorders>
              <w:top w:val="single" w:sz="4" w:space="0" w:color="auto"/>
              <w:left w:val="single" w:sz="4" w:space="0" w:color="auto"/>
              <w:bottom w:val="single" w:sz="4" w:space="0" w:color="auto"/>
              <w:right w:val="single" w:sz="4" w:space="0" w:color="auto"/>
            </w:tcBorders>
          </w:tcPr>
          <w:p w14:paraId="3259382E" w14:textId="72B45706" w:rsidR="00886BA1" w:rsidRPr="00157A34" w:rsidRDefault="00886BA1" w:rsidP="00AC61CA">
            <w:pPr>
              <w:pStyle w:val="GOSTTablenorm"/>
              <w:suppressAutoHyphens/>
              <w:rPr>
                <w:szCs w:val="22"/>
              </w:rPr>
            </w:pPr>
            <w:r w:rsidRPr="00157A34">
              <w:rPr>
                <w:szCs w:val="22"/>
              </w:rPr>
              <w:t>Код субсидии/цели по л/с с кодом 41 плательщика</w:t>
            </w:r>
            <w:r w:rsidR="00EE7659" w:rsidRPr="00157A34">
              <w:rPr>
                <w:szCs w:val="22"/>
              </w:rPr>
              <w:t xml:space="preserve"> </w:t>
            </w:r>
            <w:r w:rsidR="00EE7659" w:rsidRPr="00157A34">
              <w:t>(по строке документа)</w:t>
            </w:r>
          </w:p>
        </w:tc>
        <w:tc>
          <w:tcPr>
            <w:tcW w:w="1082" w:type="pct"/>
            <w:tcBorders>
              <w:top w:val="single" w:sz="4" w:space="0" w:color="auto"/>
              <w:left w:val="single" w:sz="4" w:space="0" w:color="auto"/>
              <w:bottom w:val="single" w:sz="4" w:space="0" w:color="auto"/>
              <w:right w:val="single" w:sz="4" w:space="0" w:color="auto"/>
            </w:tcBorders>
          </w:tcPr>
          <w:p w14:paraId="23CD1162" w14:textId="698BB829" w:rsidR="00886BA1" w:rsidRPr="00157A34" w:rsidRDefault="002868FC" w:rsidP="00AC61CA">
            <w:pPr>
              <w:pStyle w:val="GOSTTablenorm"/>
              <w:suppressAutoHyphens/>
              <w:rPr>
                <w:lang w:val="en-US"/>
              </w:rPr>
            </w:pPr>
            <w:r w:rsidRPr="00157A34">
              <w:rPr>
                <w:lang w:val="en-US"/>
              </w:rPr>
              <w:t>FS_EC_EXECCONTR_D25_LIST:SUBSIDY_TARGETS</w:t>
            </w:r>
          </w:p>
        </w:tc>
        <w:tc>
          <w:tcPr>
            <w:tcW w:w="1396" w:type="pct"/>
            <w:tcBorders>
              <w:top w:val="single" w:sz="4" w:space="0" w:color="auto"/>
              <w:left w:val="single" w:sz="4" w:space="0" w:color="auto"/>
              <w:bottom w:val="single" w:sz="4" w:space="0" w:color="auto"/>
              <w:right w:val="single" w:sz="4" w:space="0" w:color="auto"/>
            </w:tcBorders>
          </w:tcPr>
          <w:p w14:paraId="0D2099D2" w14:textId="77777777" w:rsidR="00886BA1" w:rsidRPr="00157A34" w:rsidRDefault="00886BA1" w:rsidP="00AC61CA">
            <w:pPr>
              <w:pStyle w:val="GOSTTablenorm"/>
              <w:suppressAutoHyphens/>
            </w:pPr>
            <w:r w:rsidRPr="00157A34">
              <w:t>-</w:t>
            </w:r>
          </w:p>
        </w:tc>
      </w:tr>
      <w:tr w:rsidR="001023C7" w14:paraId="5607FB0D" w14:textId="77777777" w:rsidTr="001023C7">
        <w:tc>
          <w:tcPr>
            <w:tcW w:w="1122" w:type="pct"/>
            <w:tcBorders>
              <w:top w:val="single" w:sz="4" w:space="0" w:color="auto"/>
              <w:left w:val="single" w:sz="4" w:space="0" w:color="auto"/>
              <w:bottom w:val="single" w:sz="4" w:space="0" w:color="auto"/>
              <w:right w:val="single" w:sz="4" w:space="0" w:color="auto"/>
            </w:tcBorders>
            <w:hideMark/>
          </w:tcPr>
          <w:p w14:paraId="1172365E" w14:textId="77777777" w:rsidR="00886BA1" w:rsidRPr="00157A34" w:rsidRDefault="00886BA1" w:rsidP="00AC61CA">
            <w:pPr>
              <w:pStyle w:val="GOSTTablenorm"/>
              <w:suppressAutoHyphens/>
            </w:pPr>
            <w:r w:rsidRPr="00157A34">
              <w:t>Сумма_валюта_операции</w:t>
            </w:r>
          </w:p>
        </w:tc>
        <w:tc>
          <w:tcPr>
            <w:tcW w:w="274" w:type="pct"/>
            <w:tcBorders>
              <w:top w:val="single" w:sz="4" w:space="0" w:color="auto"/>
              <w:left w:val="single" w:sz="4" w:space="0" w:color="auto"/>
              <w:bottom w:val="single" w:sz="4" w:space="0" w:color="auto"/>
              <w:right w:val="single" w:sz="4" w:space="0" w:color="auto"/>
            </w:tcBorders>
            <w:hideMark/>
          </w:tcPr>
          <w:p w14:paraId="659C6659" w14:textId="77777777" w:rsidR="00886BA1" w:rsidRPr="00157A34" w:rsidRDefault="00886BA1" w:rsidP="00AC61CA">
            <w:pPr>
              <w:pStyle w:val="GOSTTablenorm"/>
              <w:suppressAutoHyphens/>
            </w:pPr>
            <w:r w:rsidRPr="00157A34">
              <w:t>да</w:t>
            </w:r>
          </w:p>
        </w:tc>
        <w:tc>
          <w:tcPr>
            <w:tcW w:w="1126" w:type="pct"/>
            <w:tcBorders>
              <w:top w:val="single" w:sz="4" w:space="0" w:color="auto"/>
              <w:left w:val="single" w:sz="4" w:space="0" w:color="auto"/>
              <w:bottom w:val="single" w:sz="4" w:space="0" w:color="auto"/>
              <w:right w:val="single" w:sz="4" w:space="0" w:color="auto"/>
            </w:tcBorders>
            <w:hideMark/>
          </w:tcPr>
          <w:p w14:paraId="3C0F58FF" w14:textId="77777777" w:rsidR="00886BA1" w:rsidRPr="00157A34" w:rsidRDefault="00886BA1" w:rsidP="00AC61CA">
            <w:pPr>
              <w:pStyle w:val="GOSTTablenorm"/>
              <w:suppressAutoHyphens/>
            </w:pPr>
            <w:r w:rsidRPr="00157A34">
              <w:t>Сумма в валюте заявки (по строке документа)</w:t>
            </w:r>
          </w:p>
        </w:tc>
        <w:tc>
          <w:tcPr>
            <w:tcW w:w="1082" w:type="pct"/>
            <w:tcBorders>
              <w:top w:val="single" w:sz="4" w:space="0" w:color="auto"/>
              <w:left w:val="single" w:sz="4" w:space="0" w:color="auto"/>
              <w:bottom w:val="single" w:sz="4" w:space="0" w:color="auto"/>
              <w:right w:val="single" w:sz="4" w:space="0" w:color="auto"/>
            </w:tcBorders>
            <w:hideMark/>
          </w:tcPr>
          <w:p w14:paraId="33D6015C" w14:textId="62E79140" w:rsidR="00886BA1" w:rsidRPr="00157A34" w:rsidRDefault="003A087B" w:rsidP="00AC61CA">
            <w:pPr>
              <w:pStyle w:val="GOSTTablenorm"/>
              <w:suppressAutoHyphens/>
              <w:rPr>
                <w:lang w:val="en-US"/>
              </w:rPr>
            </w:pPr>
            <w:r w:rsidRPr="00157A34">
              <w:rPr>
                <w:lang w:val="en-US"/>
              </w:rPr>
              <w:t>FS_EC_EXECCONTR_D25_LIST</w:t>
            </w:r>
            <w:r w:rsidR="00886BA1" w:rsidRPr="00157A34">
              <w:rPr>
                <w:lang w:val="en-US"/>
              </w:rPr>
              <w:t>:PaySum</w:t>
            </w:r>
          </w:p>
        </w:tc>
        <w:tc>
          <w:tcPr>
            <w:tcW w:w="1396" w:type="pct"/>
            <w:tcBorders>
              <w:top w:val="single" w:sz="4" w:space="0" w:color="auto"/>
              <w:left w:val="single" w:sz="4" w:space="0" w:color="auto"/>
              <w:bottom w:val="single" w:sz="4" w:space="0" w:color="auto"/>
              <w:right w:val="single" w:sz="4" w:space="0" w:color="auto"/>
            </w:tcBorders>
            <w:hideMark/>
          </w:tcPr>
          <w:p w14:paraId="33FEEE47" w14:textId="77777777" w:rsidR="00886BA1" w:rsidRPr="00157A34" w:rsidRDefault="00886BA1" w:rsidP="00AC61CA">
            <w:pPr>
              <w:pStyle w:val="GOSTTablenorm"/>
              <w:suppressAutoHyphens/>
            </w:pPr>
            <w:r w:rsidRPr="00157A34">
              <w:t>Сумма передается в единицах валюты с точностью 2 знака после запятой - необходимо конвертировать в минимальные единицы валюты (для данного типа документов умножить на 100)</w:t>
            </w:r>
          </w:p>
        </w:tc>
      </w:tr>
      <w:tr w:rsidR="001023C7" w14:paraId="4CBDC25B" w14:textId="77777777" w:rsidTr="001023C7">
        <w:tc>
          <w:tcPr>
            <w:tcW w:w="1122" w:type="pct"/>
            <w:tcBorders>
              <w:top w:val="single" w:sz="4" w:space="0" w:color="auto"/>
              <w:left w:val="single" w:sz="4" w:space="0" w:color="auto"/>
              <w:bottom w:val="single" w:sz="4" w:space="0" w:color="auto"/>
              <w:right w:val="single" w:sz="4" w:space="0" w:color="auto"/>
            </w:tcBorders>
            <w:hideMark/>
          </w:tcPr>
          <w:p w14:paraId="0B36F2B9" w14:textId="77777777" w:rsidR="00886BA1" w:rsidRPr="00D86F47" w:rsidRDefault="00886BA1" w:rsidP="00AC61CA">
            <w:pPr>
              <w:pStyle w:val="GOSTTablenorm"/>
              <w:suppressAutoHyphens/>
            </w:pPr>
            <w:r w:rsidRPr="00D86F47">
              <w:t>Сумма_валюта_учета_руб</w:t>
            </w:r>
          </w:p>
        </w:tc>
        <w:tc>
          <w:tcPr>
            <w:tcW w:w="274" w:type="pct"/>
            <w:tcBorders>
              <w:top w:val="single" w:sz="4" w:space="0" w:color="auto"/>
              <w:left w:val="single" w:sz="4" w:space="0" w:color="auto"/>
              <w:bottom w:val="single" w:sz="4" w:space="0" w:color="auto"/>
              <w:right w:val="single" w:sz="4" w:space="0" w:color="auto"/>
            </w:tcBorders>
            <w:hideMark/>
          </w:tcPr>
          <w:p w14:paraId="560A643E" w14:textId="77777777" w:rsidR="00886BA1" w:rsidRPr="00D86F47" w:rsidRDefault="00886BA1" w:rsidP="00AC61CA">
            <w:pPr>
              <w:pStyle w:val="GOSTTablenorm"/>
              <w:suppressAutoHyphens/>
            </w:pPr>
            <w:r w:rsidRPr="00D86F47">
              <w:t>да</w:t>
            </w:r>
          </w:p>
        </w:tc>
        <w:tc>
          <w:tcPr>
            <w:tcW w:w="1126" w:type="pct"/>
            <w:tcBorders>
              <w:top w:val="single" w:sz="4" w:space="0" w:color="auto"/>
              <w:left w:val="single" w:sz="4" w:space="0" w:color="auto"/>
              <w:bottom w:val="single" w:sz="4" w:space="0" w:color="auto"/>
              <w:right w:val="single" w:sz="4" w:space="0" w:color="auto"/>
            </w:tcBorders>
            <w:hideMark/>
          </w:tcPr>
          <w:p w14:paraId="67B491D6" w14:textId="77777777" w:rsidR="00886BA1" w:rsidRPr="00D86F47" w:rsidRDefault="00886BA1" w:rsidP="00AC61CA">
            <w:pPr>
              <w:pStyle w:val="GOSTTablenorm"/>
              <w:suppressAutoHyphens/>
            </w:pPr>
            <w:r w:rsidRPr="00D86F47">
              <w:t>Сумма в валюте учета (руб) (по строке документа)</w:t>
            </w:r>
          </w:p>
        </w:tc>
        <w:tc>
          <w:tcPr>
            <w:tcW w:w="1082" w:type="pct"/>
            <w:tcBorders>
              <w:top w:val="single" w:sz="4" w:space="0" w:color="auto"/>
              <w:left w:val="single" w:sz="4" w:space="0" w:color="auto"/>
              <w:bottom w:val="single" w:sz="4" w:space="0" w:color="auto"/>
              <w:right w:val="single" w:sz="4" w:space="0" w:color="auto"/>
            </w:tcBorders>
            <w:hideMark/>
          </w:tcPr>
          <w:p w14:paraId="154BAD7D" w14:textId="08A9C977" w:rsidR="00886BA1" w:rsidRPr="00D86F47" w:rsidRDefault="003A087B" w:rsidP="00AC61CA">
            <w:pPr>
              <w:pStyle w:val="GOSTTablenorm"/>
              <w:suppressAutoHyphens/>
              <w:rPr>
                <w:lang w:val="en-US"/>
              </w:rPr>
            </w:pPr>
            <w:r w:rsidRPr="00D86F47">
              <w:rPr>
                <w:lang w:val="en-US"/>
              </w:rPr>
              <w:t>FS_EC_EXECCONTR_D25_LIST</w:t>
            </w:r>
            <w:r w:rsidR="00886BA1" w:rsidRPr="00D86F47">
              <w:rPr>
                <w:lang w:val="en-US"/>
              </w:rPr>
              <w:t>:PaySum</w:t>
            </w:r>
          </w:p>
        </w:tc>
        <w:tc>
          <w:tcPr>
            <w:tcW w:w="1396" w:type="pct"/>
            <w:tcBorders>
              <w:top w:val="single" w:sz="4" w:space="0" w:color="auto"/>
              <w:left w:val="single" w:sz="4" w:space="0" w:color="auto"/>
              <w:bottom w:val="single" w:sz="4" w:space="0" w:color="auto"/>
              <w:right w:val="single" w:sz="4" w:space="0" w:color="auto"/>
            </w:tcBorders>
            <w:hideMark/>
          </w:tcPr>
          <w:p w14:paraId="134B59B9" w14:textId="77777777" w:rsidR="00886BA1" w:rsidRPr="00D86F47" w:rsidRDefault="00886BA1" w:rsidP="00AC61CA">
            <w:pPr>
              <w:pStyle w:val="GOSTTablenorm"/>
              <w:suppressAutoHyphens/>
            </w:pPr>
            <w:r w:rsidRPr="00D86F47">
              <w:t>Для данного типа документов Сумма_валюта_учета_руб = Сумма_валюта_операции</w:t>
            </w:r>
          </w:p>
        </w:tc>
      </w:tr>
    </w:tbl>
    <w:bookmarkStart w:id="5997" w:name="_Toc121319651"/>
    <w:p w14:paraId="7205C02D" w14:textId="33F34032" w:rsidR="00C96D33" w:rsidRPr="00E108C0" w:rsidRDefault="00C96D33" w:rsidP="00E108C0">
      <w:pPr>
        <w:pStyle w:val="GOSTNameTable"/>
      </w:pPr>
      <w:r w:rsidRPr="00B20B4F">
        <w:fldChar w:fldCharType="begin"/>
      </w:r>
      <w:r w:rsidRPr="00E108C0">
        <w:instrText xml:space="preserve"> SEQ Таблица \* ARABIC </w:instrText>
      </w:r>
      <w:r w:rsidRPr="00B20B4F">
        <w:fldChar w:fldCharType="separate"/>
      </w:r>
      <w:bookmarkStart w:id="5998" w:name="_Ref157154325"/>
      <w:bookmarkStart w:id="5999" w:name="_Toc226564536"/>
      <w:r w:rsidR="00CE7795">
        <w:t>24</w:t>
      </w:r>
      <w:bookmarkEnd w:id="5998"/>
      <w:r w:rsidRPr="00B20B4F">
        <w:fldChar w:fldCharType="end"/>
      </w:r>
      <w:r w:rsidRPr="00E108C0">
        <w:t xml:space="preserve"> - Перечень атрибутов, соответствующих типу документа «</w:t>
      </w:r>
      <w:r w:rsidRPr="00B20B4F">
        <w:rPr>
          <w:rStyle w:val="GOSTSymItalic"/>
          <w:i w:val="0"/>
        </w:rPr>
        <w:t>Поручение о перечислении на счет исходящее» TS</w:t>
      </w:r>
      <w:r w:rsidRPr="00B20B4F">
        <w:t>E_TransOrderAcc_D091</w:t>
      </w:r>
      <w:r w:rsidR="009A61EC">
        <w:t>_</w:t>
      </w:r>
      <w:r w:rsidR="009A61EC">
        <w:rPr>
          <w:lang w:val="en-US"/>
        </w:rPr>
        <w:t>NPS</w:t>
      </w:r>
      <w:bookmarkEnd w:id="5999"/>
    </w:p>
    <w:tbl>
      <w:tblPr>
        <w:tblStyle w:val="GOSTTable"/>
        <w:tblW w:w="5000" w:type="pct"/>
        <w:tblLayout w:type="fixed"/>
        <w:tblLook w:val="07E0" w:firstRow="1" w:lastRow="1" w:firstColumn="1" w:lastColumn="1" w:noHBand="1" w:noVBand="1"/>
      </w:tblPr>
      <w:tblGrid>
        <w:gridCol w:w="3481"/>
        <w:gridCol w:w="891"/>
        <w:gridCol w:w="3481"/>
        <w:gridCol w:w="3541"/>
        <w:gridCol w:w="4300"/>
      </w:tblGrid>
      <w:tr w:rsidR="006B4DF1" w:rsidRPr="00B9499D" w14:paraId="1703EFB7" w14:textId="77777777" w:rsidTr="00CC7B1A">
        <w:trPr>
          <w:cnfStyle w:val="100000000000" w:firstRow="1" w:lastRow="0" w:firstColumn="0" w:lastColumn="0" w:oddVBand="0" w:evenVBand="0" w:oddHBand="0" w:evenHBand="0" w:firstRowFirstColumn="0" w:firstRowLastColumn="0" w:lastRowFirstColumn="0" w:lastRowLastColumn="0"/>
        </w:trPr>
        <w:tc>
          <w:tcPr>
            <w:tcW w:w="1109" w:type="pct"/>
          </w:tcPr>
          <w:p w14:paraId="35E844DA" w14:textId="6711C39D" w:rsidR="006B4DF1" w:rsidRPr="00B9499D" w:rsidRDefault="006B4DF1" w:rsidP="003268B6">
            <w:pPr>
              <w:pStyle w:val="GOSTTableHead"/>
              <w:rPr>
                <w:szCs w:val="22"/>
              </w:rPr>
            </w:pPr>
            <w:r>
              <w:rPr>
                <w:szCs w:val="22"/>
              </w:rPr>
              <w:t>А</w:t>
            </w:r>
            <w:r w:rsidRPr="00B9499D">
              <w:rPr>
                <w:szCs w:val="22"/>
              </w:rPr>
              <w:t>трибут</w:t>
            </w:r>
          </w:p>
        </w:tc>
        <w:tc>
          <w:tcPr>
            <w:tcW w:w="284" w:type="pct"/>
            <w:hideMark/>
          </w:tcPr>
          <w:p w14:paraId="2AA636F0" w14:textId="77777777" w:rsidR="006B4DF1" w:rsidRPr="00B9499D" w:rsidRDefault="006B4DF1" w:rsidP="00F00D33">
            <w:pPr>
              <w:pStyle w:val="GOSTTableHead"/>
              <w:rPr>
                <w:szCs w:val="22"/>
              </w:rPr>
            </w:pPr>
            <w:r w:rsidRPr="00B9499D">
              <w:rPr>
                <w:szCs w:val="22"/>
              </w:rPr>
              <w:t>Вычисляемый атрибут</w:t>
            </w:r>
          </w:p>
        </w:tc>
        <w:tc>
          <w:tcPr>
            <w:tcW w:w="1109" w:type="pct"/>
            <w:hideMark/>
          </w:tcPr>
          <w:p w14:paraId="45966390" w14:textId="77777777" w:rsidR="006B4DF1" w:rsidRPr="00B9499D" w:rsidRDefault="006B4DF1" w:rsidP="00F00D33">
            <w:pPr>
              <w:pStyle w:val="GOSTTableHead"/>
              <w:rPr>
                <w:szCs w:val="22"/>
              </w:rPr>
            </w:pPr>
            <w:r w:rsidRPr="00B9499D">
              <w:rPr>
                <w:szCs w:val="22"/>
              </w:rPr>
              <w:t>Описание атрибута</w:t>
            </w:r>
          </w:p>
        </w:tc>
        <w:tc>
          <w:tcPr>
            <w:tcW w:w="1128" w:type="pct"/>
            <w:hideMark/>
          </w:tcPr>
          <w:p w14:paraId="35766501" w14:textId="77777777" w:rsidR="006B4DF1" w:rsidRPr="00B9499D" w:rsidRDefault="006B4DF1" w:rsidP="00F00D33">
            <w:pPr>
              <w:pStyle w:val="GOSTTableHead"/>
              <w:rPr>
                <w:szCs w:val="22"/>
              </w:rPr>
            </w:pPr>
            <w:r w:rsidRPr="00B9499D">
              <w:rPr>
                <w:szCs w:val="22"/>
              </w:rPr>
              <w:t>Реквизит документа (наименование тега)</w:t>
            </w:r>
          </w:p>
        </w:tc>
        <w:tc>
          <w:tcPr>
            <w:tcW w:w="1370" w:type="pct"/>
            <w:hideMark/>
          </w:tcPr>
          <w:p w14:paraId="1A0D9B1A" w14:textId="77777777" w:rsidR="006B4DF1" w:rsidRPr="00B9499D" w:rsidRDefault="006B4DF1" w:rsidP="00F00D33">
            <w:pPr>
              <w:pStyle w:val="GOSTTableHead"/>
              <w:rPr>
                <w:szCs w:val="22"/>
              </w:rPr>
            </w:pPr>
            <w:r w:rsidRPr="00B9499D">
              <w:rPr>
                <w:szCs w:val="22"/>
              </w:rPr>
              <w:t>Алгоритм вычисления</w:t>
            </w:r>
          </w:p>
        </w:tc>
      </w:tr>
      <w:tr w:rsidR="006B4DF1" w:rsidRPr="00B9499D" w14:paraId="6C91FBC4" w14:textId="77777777" w:rsidTr="00CC7B1A">
        <w:tc>
          <w:tcPr>
            <w:tcW w:w="1109" w:type="pct"/>
          </w:tcPr>
          <w:p w14:paraId="459C3CA6" w14:textId="75713082" w:rsidR="006B4DF1" w:rsidRPr="00B9499D" w:rsidRDefault="006B4DF1" w:rsidP="00B66E32">
            <w:pPr>
              <w:pStyle w:val="GOSTTablenorm"/>
              <w:rPr>
                <w:szCs w:val="22"/>
              </w:rPr>
            </w:pPr>
            <w:r w:rsidRPr="00B9499D">
              <w:rPr>
                <w:szCs w:val="22"/>
              </w:rPr>
              <w:t>Номер_документа*</w:t>
            </w:r>
          </w:p>
        </w:tc>
        <w:tc>
          <w:tcPr>
            <w:tcW w:w="284" w:type="pct"/>
          </w:tcPr>
          <w:p w14:paraId="15CF93B5" w14:textId="125EDFBE" w:rsidR="006B4DF1" w:rsidRPr="00B9499D" w:rsidRDefault="006B4DF1" w:rsidP="00B66E32">
            <w:pPr>
              <w:pStyle w:val="GOSTTablenorm"/>
              <w:rPr>
                <w:szCs w:val="22"/>
              </w:rPr>
            </w:pPr>
            <w:r w:rsidRPr="00B9499D">
              <w:rPr>
                <w:szCs w:val="22"/>
              </w:rPr>
              <w:t>нет</w:t>
            </w:r>
          </w:p>
        </w:tc>
        <w:tc>
          <w:tcPr>
            <w:tcW w:w="1109" w:type="pct"/>
          </w:tcPr>
          <w:p w14:paraId="576253B4" w14:textId="5CBA40E2" w:rsidR="006B4DF1" w:rsidRPr="00B9499D" w:rsidRDefault="006B4DF1" w:rsidP="00B66E32">
            <w:pPr>
              <w:pStyle w:val="GOSTTablenorm"/>
              <w:rPr>
                <w:szCs w:val="22"/>
              </w:rPr>
            </w:pPr>
            <w:r>
              <w:t>Номер документа</w:t>
            </w:r>
          </w:p>
        </w:tc>
        <w:tc>
          <w:tcPr>
            <w:tcW w:w="1128" w:type="pct"/>
          </w:tcPr>
          <w:p w14:paraId="72320F22" w14:textId="7057F52A" w:rsidR="006B4DF1" w:rsidRPr="00B9499D" w:rsidRDefault="006B4DF1" w:rsidP="00B66E32">
            <w:pPr>
              <w:pStyle w:val="GOSTTablenorm"/>
              <w:rPr>
                <w:szCs w:val="22"/>
              </w:rPr>
            </w:pPr>
            <w:r w:rsidRPr="005B38BD">
              <w:t>BRE_DOCNUM</w:t>
            </w:r>
          </w:p>
        </w:tc>
        <w:tc>
          <w:tcPr>
            <w:tcW w:w="1370" w:type="pct"/>
          </w:tcPr>
          <w:p w14:paraId="057B7707" w14:textId="5E808E8E" w:rsidR="006B4DF1" w:rsidRPr="00B9499D" w:rsidRDefault="00FC3865" w:rsidP="00046437">
            <w:pPr>
              <w:pStyle w:val="GOSTTablenorm"/>
            </w:pPr>
            <w:r>
              <w:t>-</w:t>
            </w:r>
          </w:p>
        </w:tc>
      </w:tr>
      <w:tr w:rsidR="006B4DF1" w:rsidRPr="00B9499D" w14:paraId="0C7D110D" w14:textId="77777777" w:rsidTr="00CC7B1A">
        <w:tc>
          <w:tcPr>
            <w:tcW w:w="1109" w:type="pct"/>
          </w:tcPr>
          <w:p w14:paraId="0B4077B6" w14:textId="79654F01" w:rsidR="006B4DF1" w:rsidRPr="00B9499D" w:rsidRDefault="006B4DF1" w:rsidP="00B66E32">
            <w:pPr>
              <w:pStyle w:val="GOSTTablenorm"/>
              <w:rPr>
                <w:szCs w:val="22"/>
              </w:rPr>
            </w:pPr>
            <w:r w:rsidRPr="00B9499D">
              <w:rPr>
                <w:szCs w:val="22"/>
              </w:rPr>
              <w:t>Дата_документа*</w:t>
            </w:r>
          </w:p>
        </w:tc>
        <w:tc>
          <w:tcPr>
            <w:tcW w:w="284" w:type="pct"/>
          </w:tcPr>
          <w:p w14:paraId="433D2CBA" w14:textId="3E94D838" w:rsidR="006B4DF1" w:rsidRPr="00B9499D" w:rsidRDefault="006B4DF1" w:rsidP="00B66E32">
            <w:pPr>
              <w:pStyle w:val="GOSTTablenorm"/>
              <w:rPr>
                <w:szCs w:val="22"/>
              </w:rPr>
            </w:pPr>
            <w:r w:rsidRPr="00B9499D">
              <w:rPr>
                <w:szCs w:val="22"/>
              </w:rPr>
              <w:t>нет</w:t>
            </w:r>
          </w:p>
        </w:tc>
        <w:tc>
          <w:tcPr>
            <w:tcW w:w="1109" w:type="pct"/>
          </w:tcPr>
          <w:p w14:paraId="1CE9AA79" w14:textId="6F37A3BF" w:rsidR="006B4DF1" w:rsidRPr="00B9499D" w:rsidRDefault="006B4DF1" w:rsidP="00B66E32">
            <w:pPr>
              <w:pStyle w:val="GOSTTablenorm"/>
              <w:rPr>
                <w:szCs w:val="22"/>
              </w:rPr>
            </w:pPr>
            <w:r>
              <w:t>Дата документа</w:t>
            </w:r>
          </w:p>
        </w:tc>
        <w:tc>
          <w:tcPr>
            <w:tcW w:w="1128" w:type="pct"/>
          </w:tcPr>
          <w:p w14:paraId="4B3DA1B3" w14:textId="4491DA8F" w:rsidR="006B4DF1" w:rsidRPr="00B9499D" w:rsidRDefault="006B4DF1" w:rsidP="00B66E32">
            <w:pPr>
              <w:pStyle w:val="GOSTTablenorm"/>
              <w:rPr>
                <w:szCs w:val="22"/>
              </w:rPr>
            </w:pPr>
            <w:r>
              <w:t>BRE_DOC</w:t>
            </w:r>
            <w:r>
              <w:rPr>
                <w:lang w:val="en-US"/>
              </w:rPr>
              <w:t>DATE</w:t>
            </w:r>
          </w:p>
        </w:tc>
        <w:tc>
          <w:tcPr>
            <w:tcW w:w="1370" w:type="pct"/>
          </w:tcPr>
          <w:p w14:paraId="16711D48" w14:textId="00A15BC2" w:rsidR="006B4DF1" w:rsidRPr="00B9499D" w:rsidRDefault="00FC3865" w:rsidP="00046437">
            <w:pPr>
              <w:pStyle w:val="GOSTTablenorm"/>
            </w:pPr>
            <w:r>
              <w:t>-</w:t>
            </w:r>
          </w:p>
        </w:tc>
      </w:tr>
      <w:tr w:rsidR="006B4DF1" w:rsidRPr="00B9499D" w14:paraId="5C1BDE0B" w14:textId="77777777" w:rsidTr="00CC7B1A">
        <w:tc>
          <w:tcPr>
            <w:tcW w:w="1109" w:type="pct"/>
          </w:tcPr>
          <w:p w14:paraId="3B095EA7" w14:textId="2A7A89AD" w:rsidR="006B4DF1" w:rsidRPr="00B9499D" w:rsidRDefault="006B4DF1" w:rsidP="00B66E32">
            <w:pPr>
              <w:pStyle w:val="GOSTTablenorm"/>
              <w:rPr>
                <w:szCs w:val="22"/>
              </w:rPr>
            </w:pPr>
            <w:r w:rsidRPr="00B9499D">
              <w:t>Дата_ввода_в_действие</w:t>
            </w:r>
          </w:p>
        </w:tc>
        <w:tc>
          <w:tcPr>
            <w:tcW w:w="284" w:type="pct"/>
          </w:tcPr>
          <w:p w14:paraId="71811231" w14:textId="3A0070A3" w:rsidR="006B4DF1" w:rsidRPr="00B9499D" w:rsidRDefault="006B4DF1" w:rsidP="00B66E32">
            <w:pPr>
              <w:pStyle w:val="GOSTTablenorm"/>
              <w:rPr>
                <w:szCs w:val="22"/>
              </w:rPr>
            </w:pPr>
            <w:r w:rsidRPr="00B9499D">
              <w:t>да</w:t>
            </w:r>
          </w:p>
        </w:tc>
        <w:tc>
          <w:tcPr>
            <w:tcW w:w="1109" w:type="pct"/>
          </w:tcPr>
          <w:p w14:paraId="7FA3E6B8" w14:textId="3DEDFF4C" w:rsidR="006B4DF1" w:rsidRPr="00B9499D" w:rsidRDefault="006B4DF1" w:rsidP="00B66E32">
            <w:pPr>
              <w:pStyle w:val="GOSTTablenorm"/>
              <w:rPr>
                <w:szCs w:val="22"/>
              </w:rPr>
            </w:pPr>
            <w:r w:rsidRPr="00B9499D">
              <w:t>Дата ввода в действие</w:t>
            </w:r>
          </w:p>
        </w:tc>
        <w:tc>
          <w:tcPr>
            <w:tcW w:w="1128" w:type="pct"/>
          </w:tcPr>
          <w:p w14:paraId="4DD72A09" w14:textId="6E67D788" w:rsidR="006B4DF1" w:rsidRPr="00B9499D" w:rsidRDefault="006B4DF1" w:rsidP="00B66E32">
            <w:pPr>
              <w:pStyle w:val="GOSTTablenorm"/>
              <w:rPr>
                <w:szCs w:val="22"/>
              </w:rPr>
            </w:pPr>
            <w:r w:rsidRPr="00B9499D">
              <w:t>SettlementDate</w:t>
            </w:r>
            <w:r w:rsidRPr="00B9499D">
              <w:rPr>
                <w:bCs/>
              </w:rPr>
              <w:t xml:space="preserve"> (из заголовка запроса)</w:t>
            </w:r>
          </w:p>
        </w:tc>
        <w:tc>
          <w:tcPr>
            <w:tcW w:w="1370" w:type="pct"/>
          </w:tcPr>
          <w:p w14:paraId="52748B96" w14:textId="20C45CD7" w:rsidR="006B4DF1" w:rsidRPr="00B9499D" w:rsidRDefault="006B4DF1" w:rsidP="00046437">
            <w:pPr>
              <w:pStyle w:val="GOSTTablenorm"/>
            </w:pPr>
            <w:r w:rsidRPr="00B9499D">
              <w:t>Для данного типа документов Дата_ввода_в_действие</w:t>
            </w:r>
            <w:r>
              <w:t> </w:t>
            </w:r>
            <w:r w:rsidRPr="00B9499D">
              <w:t>=</w:t>
            </w:r>
            <w:r>
              <w:t> </w:t>
            </w:r>
            <w:r w:rsidRPr="00B9499D">
              <w:t>Дата_отражения_в_учете</w:t>
            </w:r>
          </w:p>
        </w:tc>
      </w:tr>
      <w:tr w:rsidR="006B4DF1" w:rsidRPr="00B9499D" w14:paraId="06161923" w14:textId="77777777" w:rsidTr="00CC7B1A">
        <w:tc>
          <w:tcPr>
            <w:tcW w:w="1109" w:type="pct"/>
          </w:tcPr>
          <w:p w14:paraId="4CABF5FA" w14:textId="282A7541" w:rsidR="006B4DF1" w:rsidRPr="00B9499D" w:rsidRDefault="006B4DF1" w:rsidP="00B66E32">
            <w:pPr>
              <w:pStyle w:val="GOSTTablenorm"/>
              <w:rPr>
                <w:szCs w:val="22"/>
              </w:rPr>
            </w:pPr>
            <w:r>
              <w:rPr>
                <w:shd w:val="clear" w:color="auto" w:fill="FFFFFF"/>
              </w:rPr>
              <w:t>Тип_расч_документа</w:t>
            </w:r>
          </w:p>
        </w:tc>
        <w:tc>
          <w:tcPr>
            <w:tcW w:w="284" w:type="pct"/>
          </w:tcPr>
          <w:p w14:paraId="7C0844C5" w14:textId="7FE10D96" w:rsidR="006B4DF1" w:rsidRPr="00B9499D" w:rsidRDefault="006B4DF1" w:rsidP="00B66E32">
            <w:pPr>
              <w:pStyle w:val="GOSTTablenorm"/>
              <w:rPr>
                <w:szCs w:val="22"/>
              </w:rPr>
            </w:pPr>
            <w:r>
              <w:rPr>
                <w:szCs w:val="22"/>
              </w:rPr>
              <w:t>нет</w:t>
            </w:r>
          </w:p>
        </w:tc>
        <w:tc>
          <w:tcPr>
            <w:tcW w:w="1109" w:type="pct"/>
          </w:tcPr>
          <w:p w14:paraId="6443284F" w14:textId="769659E6" w:rsidR="006B4DF1" w:rsidRPr="00B9499D" w:rsidRDefault="006B4DF1" w:rsidP="00B017F2">
            <w:pPr>
              <w:pStyle w:val="GOSTTablenorm"/>
              <w:rPr>
                <w:szCs w:val="22"/>
              </w:rPr>
            </w:pPr>
            <w:r>
              <w:rPr>
                <w:szCs w:val="22"/>
              </w:rPr>
              <w:t xml:space="preserve">Тип </w:t>
            </w:r>
            <w:r w:rsidR="00B017F2">
              <w:rPr>
                <w:szCs w:val="22"/>
              </w:rPr>
              <w:t xml:space="preserve">расчетного </w:t>
            </w:r>
            <w:r>
              <w:rPr>
                <w:szCs w:val="22"/>
              </w:rPr>
              <w:t>документа</w:t>
            </w:r>
          </w:p>
        </w:tc>
        <w:tc>
          <w:tcPr>
            <w:tcW w:w="1128" w:type="pct"/>
          </w:tcPr>
          <w:p w14:paraId="7F6E4A84" w14:textId="794869E1" w:rsidR="006B4DF1" w:rsidRPr="00B9499D" w:rsidRDefault="006B4DF1" w:rsidP="00B66E32">
            <w:pPr>
              <w:pStyle w:val="GOSTTablenorm"/>
              <w:rPr>
                <w:szCs w:val="22"/>
              </w:rPr>
            </w:pPr>
            <w:r w:rsidRPr="00406E37">
              <w:t>BRE_TYPEDOC</w:t>
            </w:r>
          </w:p>
        </w:tc>
        <w:tc>
          <w:tcPr>
            <w:tcW w:w="1370" w:type="pct"/>
          </w:tcPr>
          <w:p w14:paraId="452DB8C4" w14:textId="4098365C" w:rsidR="006B4DF1" w:rsidRPr="00B9499D" w:rsidRDefault="00FC3865" w:rsidP="00046437">
            <w:pPr>
              <w:pStyle w:val="GOSTTablenorm"/>
            </w:pPr>
            <w:r>
              <w:t>-</w:t>
            </w:r>
          </w:p>
        </w:tc>
      </w:tr>
      <w:tr w:rsidR="00B017F2" w:rsidRPr="00B9499D" w14:paraId="45364741" w14:textId="77777777" w:rsidTr="00CC7B1A">
        <w:tc>
          <w:tcPr>
            <w:tcW w:w="1109" w:type="pct"/>
          </w:tcPr>
          <w:p w14:paraId="1981E160" w14:textId="1E4488B2" w:rsidR="00B017F2" w:rsidRDefault="00B017F2" w:rsidP="00B017F2">
            <w:pPr>
              <w:pStyle w:val="GOSTTablenorm"/>
              <w:rPr>
                <w:shd w:val="clear" w:color="auto" w:fill="FFFFFF"/>
              </w:rPr>
            </w:pPr>
            <w:r w:rsidRPr="0041658B">
              <w:t>Наименование_расч_документа</w:t>
            </w:r>
          </w:p>
        </w:tc>
        <w:tc>
          <w:tcPr>
            <w:tcW w:w="284" w:type="pct"/>
          </w:tcPr>
          <w:p w14:paraId="26AFEB54" w14:textId="463CD7BA" w:rsidR="00B017F2" w:rsidRDefault="00B017F2" w:rsidP="00B017F2">
            <w:pPr>
              <w:pStyle w:val="GOSTTablenorm"/>
              <w:rPr>
                <w:szCs w:val="22"/>
              </w:rPr>
            </w:pPr>
            <w:r w:rsidRPr="00E576D5">
              <w:t>да</w:t>
            </w:r>
          </w:p>
        </w:tc>
        <w:tc>
          <w:tcPr>
            <w:tcW w:w="1109" w:type="pct"/>
          </w:tcPr>
          <w:p w14:paraId="45E3CBFC" w14:textId="272CC3DA" w:rsidR="00B017F2" w:rsidRDefault="00B017F2" w:rsidP="00B017F2">
            <w:pPr>
              <w:pStyle w:val="GOSTTablenorm"/>
              <w:rPr>
                <w:szCs w:val="22"/>
              </w:rPr>
            </w:pPr>
            <w:r w:rsidRPr="00E576D5">
              <w:t xml:space="preserve">Наименование расчетного документа в соответствии с типом </w:t>
            </w:r>
            <w:r w:rsidRPr="00802219">
              <w:t>ED</w:t>
            </w:r>
          </w:p>
        </w:tc>
        <w:tc>
          <w:tcPr>
            <w:tcW w:w="1128" w:type="pct"/>
          </w:tcPr>
          <w:p w14:paraId="4F154D8D" w14:textId="74504A27" w:rsidR="00B017F2" w:rsidRPr="00406E37" w:rsidRDefault="00B017F2" w:rsidP="00B017F2">
            <w:pPr>
              <w:pStyle w:val="GOSTTablenorm"/>
            </w:pPr>
            <w:r>
              <w:t>-</w:t>
            </w:r>
          </w:p>
        </w:tc>
        <w:tc>
          <w:tcPr>
            <w:tcW w:w="1370" w:type="pct"/>
          </w:tcPr>
          <w:p w14:paraId="7F4CED3D" w14:textId="026AA233" w:rsidR="00B017F2" w:rsidRPr="00B9499D" w:rsidRDefault="00B017F2" w:rsidP="00046437">
            <w:pPr>
              <w:pStyle w:val="GOSTTablenorm"/>
            </w:pPr>
            <w:r>
              <w:t>Атрибут всегда заполняется значением «Поручение о перечислении на счет»</w:t>
            </w:r>
          </w:p>
        </w:tc>
      </w:tr>
      <w:tr w:rsidR="001776FA" w:rsidRPr="00B9499D" w14:paraId="049E3FFB" w14:textId="77777777" w:rsidTr="00CC7B1A">
        <w:tc>
          <w:tcPr>
            <w:tcW w:w="1109" w:type="pct"/>
          </w:tcPr>
          <w:p w14:paraId="5D64DF9B" w14:textId="2C5EC659" w:rsidR="001776FA" w:rsidRPr="0041658B" w:rsidRDefault="001776FA" w:rsidP="001776FA">
            <w:pPr>
              <w:pStyle w:val="GOSTTablenorm"/>
            </w:pPr>
            <w:r>
              <w:rPr>
                <w:szCs w:val="22"/>
              </w:rPr>
              <w:t>Признак_автоПП</w:t>
            </w:r>
          </w:p>
        </w:tc>
        <w:tc>
          <w:tcPr>
            <w:tcW w:w="284" w:type="pct"/>
          </w:tcPr>
          <w:p w14:paraId="01E32B3C" w14:textId="4AEC1089" w:rsidR="001776FA" w:rsidRPr="00E576D5" w:rsidRDefault="001776FA" w:rsidP="001776FA">
            <w:pPr>
              <w:pStyle w:val="GOSTTablenorm"/>
            </w:pPr>
            <w:r>
              <w:rPr>
                <w:szCs w:val="22"/>
              </w:rPr>
              <w:t>нет</w:t>
            </w:r>
          </w:p>
        </w:tc>
        <w:tc>
          <w:tcPr>
            <w:tcW w:w="1109" w:type="pct"/>
          </w:tcPr>
          <w:p w14:paraId="02FE3BD2" w14:textId="5D432731" w:rsidR="001776FA" w:rsidRPr="00E576D5" w:rsidRDefault="001776FA" w:rsidP="001776FA">
            <w:pPr>
              <w:pStyle w:val="GOSTTablenorm"/>
            </w:pPr>
            <w:r w:rsidRPr="00C32325">
              <w:rPr>
                <w:szCs w:val="22"/>
              </w:rPr>
              <w:t>Признак автоматическо</w:t>
            </w:r>
            <w:r>
              <w:rPr>
                <w:szCs w:val="22"/>
              </w:rPr>
              <w:t>го формирования документа</w:t>
            </w:r>
          </w:p>
        </w:tc>
        <w:tc>
          <w:tcPr>
            <w:tcW w:w="1128" w:type="pct"/>
          </w:tcPr>
          <w:p w14:paraId="6E49A268" w14:textId="74437151" w:rsidR="001776FA" w:rsidRDefault="001776FA" w:rsidP="001776FA">
            <w:pPr>
              <w:pStyle w:val="GOSTTablenorm"/>
            </w:pPr>
            <w:r>
              <w:rPr>
                <w:lang w:val="en-US"/>
              </w:rPr>
              <w:t>SI_</w:t>
            </w:r>
            <w:r w:rsidRPr="00C32325">
              <w:t>signAutoPP</w:t>
            </w:r>
          </w:p>
        </w:tc>
        <w:tc>
          <w:tcPr>
            <w:tcW w:w="1370" w:type="pct"/>
          </w:tcPr>
          <w:p w14:paraId="19E86CAF" w14:textId="481D227E" w:rsidR="001776FA" w:rsidRDefault="001776FA" w:rsidP="001776FA">
            <w:pPr>
              <w:pStyle w:val="GOSTTablenorm"/>
            </w:pPr>
            <w:r>
              <w:t>-</w:t>
            </w:r>
          </w:p>
        </w:tc>
      </w:tr>
      <w:tr w:rsidR="00B017F2" w:rsidRPr="00B9499D" w14:paraId="7D875720" w14:textId="77777777" w:rsidTr="00B017F2">
        <w:tc>
          <w:tcPr>
            <w:tcW w:w="1109" w:type="pct"/>
          </w:tcPr>
          <w:p w14:paraId="3ADDE8ED" w14:textId="77777777" w:rsidR="00B017F2" w:rsidRPr="00B9499D" w:rsidRDefault="00B017F2" w:rsidP="009A6686">
            <w:pPr>
              <w:pStyle w:val="GOSTTablenorm"/>
              <w:rPr>
                <w:szCs w:val="22"/>
              </w:rPr>
            </w:pPr>
            <w:r w:rsidRPr="00B9499D">
              <w:rPr>
                <w:szCs w:val="22"/>
              </w:rPr>
              <w:t>Код_валюты</w:t>
            </w:r>
          </w:p>
        </w:tc>
        <w:tc>
          <w:tcPr>
            <w:tcW w:w="284" w:type="pct"/>
          </w:tcPr>
          <w:p w14:paraId="6E3D9C45" w14:textId="77777777" w:rsidR="00B017F2" w:rsidRPr="00B9499D" w:rsidRDefault="00B017F2" w:rsidP="009A6686">
            <w:pPr>
              <w:pStyle w:val="GOSTTablenorm"/>
              <w:rPr>
                <w:szCs w:val="22"/>
              </w:rPr>
            </w:pPr>
            <w:r w:rsidRPr="00B9499D">
              <w:rPr>
                <w:szCs w:val="22"/>
              </w:rPr>
              <w:t>да</w:t>
            </w:r>
          </w:p>
        </w:tc>
        <w:tc>
          <w:tcPr>
            <w:tcW w:w="1109" w:type="pct"/>
          </w:tcPr>
          <w:p w14:paraId="4CA0EA8B" w14:textId="77777777" w:rsidR="00B017F2" w:rsidRPr="00B9499D" w:rsidRDefault="00B017F2" w:rsidP="009A6686">
            <w:pPr>
              <w:pStyle w:val="GOSTTablenorm"/>
              <w:rPr>
                <w:szCs w:val="22"/>
              </w:rPr>
            </w:pPr>
            <w:r w:rsidRPr="00B9499D">
              <w:t xml:space="preserve">Код </w:t>
            </w:r>
            <w:r w:rsidRPr="000C55A4">
              <w:t>валюты</w:t>
            </w:r>
            <w:r w:rsidRPr="00B9499D">
              <w:t xml:space="preserve"> по ОКВ</w:t>
            </w:r>
          </w:p>
        </w:tc>
        <w:tc>
          <w:tcPr>
            <w:tcW w:w="1128" w:type="pct"/>
          </w:tcPr>
          <w:p w14:paraId="5452AA7D" w14:textId="77777777" w:rsidR="00B017F2" w:rsidRPr="00B9499D" w:rsidRDefault="00B017F2" w:rsidP="009A6686">
            <w:pPr>
              <w:pStyle w:val="GOSTTablenorm"/>
              <w:rPr>
                <w:szCs w:val="22"/>
              </w:rPr>
            </w:pPr>
            <w:r w:rsidRPr="007F1F06">
              <w:t>CURRENCY_CODE</w:t>
            </w:r>
          </w:p>
        </w:tc>
        <w:tc>
          <w:tcPr>
            <w:tcW w:w="1370" w:type="pct"/>
          </w:tcPr>
          <w:p w14:paraId="02636F01" w14:textId="77777777" w:rsidR="00B017F2" w:rsidRPr="00B9499D" w:rsidRDefault="00B017F2" w:rsidP="009A6686">
            <w:pPr>
              <w:pStyle w:val="GOSTTablenorm"/>
              <w:rPr>
                <w:szCs w:val="22"/>
              </w:rPr>
            </w:pPr>
            <w:r w:rsidRPr="00B9499D">
              <w:rPr>
                <w:szCs w:val="22"/>
              </w:rPr>
              <w:t>В составе документа может приходить как цифровой, так и буквенный код валюты.</w:t>
            </w:r>
          </w:p>
          <w:p w14:paraId="3BA63AED" w14:textId="77777777" w:rsidR="00B017F2" w:rsidRPr="00B9499D" w:rsidRDefault="00B017F2" w:rsidP="006E22DD">
            <w:pPr>
              <w:pStyle w:val="GOSTTableListNum10"/>
              <w:numPr>
                <w:ilvl w:val="0"/>
                <w:numId w:val="38"/>
              </w:numPr>
            </w:pPr>
            <w:r w:rsidRPr="00B9499D">
              <w:t xml:space="preserve"> если код валюты пришел цифровой, то в атрибут его значение записывается в неизменном виде;</w:t>
            </w:r>
          </w:p>
          <w:p w14:paraId="732F6D77" w14:textId="171A2BE6" w:rsidR="00B017F2" w:rsidRPr="00B9499D" w:rsidRDefault="00B017F2" w:rsidP="002214DB">
            <w:pPr>
              <w:pStyle w:val="GOSTTableListNum10"/>
            </w:pPr>
            <w:r w:rsidRPr="00B9499D">
              <w:t xml:space="preserve"> если код валюты пришел буквенный, то в атрибут его значение записывается после преобразования в цифровой по данным справочника «Общероссийский классификатор валют (ОКВ)»</w:t>
            </w:r>
            <w:r w:rsidR="002214DB">
              <w:fldChar w:fldCharType="begin"/>
            </w:r>
            <w:r w:rsidR="002214DB">
              <w:instrText xml:space="preserve"> NOTEREF _Ref192751899 \f \h </w:instrText>
            </w:r>
            <w:r w:rsidR="002214DB">
              <w:fldChar w:fldCharType="separate"/>
            </w:r>
            <w:r w:rsidR="00CE7795" w:rsidRPr="00CE7795">
              <w:rPr>
                <w:rStyle w:val="af6"/>
              </w:rPr>
              <w:t>7</w:t>
            </w:r>
            <w:r w:rsidR="002214DB">
              <w:fldChar w:fldCharType="end"/>
            </w:r>
          </w:p>
        </w:tc>
      </w:tr>
      <w:tr w:rsidR="00954F93" w:rsidRPr="00B9499D" w14:paraId="392D780F" w14:textId="77777777" w:rsidTr="00B017F2">
        <w:tc>
          <w:tcPr>
            <w:tcW w:w="1109" w:type="pct"/>
          </w:tcPr>
          <w:p w14:paraId="30903E8A" w14:textId="190B9AA3" w:rsidR="00954F93" w:rsidRPr="00B9499D" w:rsidRDefault="00954F93" w:rsidP="00954F93">
            <w:pPr>
              <w:pStyle w:val="GOSTTablenorm"/>
              <w:rPr>
                <w:szCs w:val="22"/>
              </w:rPr>
            </w:pPr>
            <w:r>
              <w:rPr>
                <w:szCs w:val="22"/>
              </w:rPr>
              <w:t>Код_валюты_учета</w:t>
            </w:r>
          </w:p>
        </w:tc>
        <w:tc>
          <w:tcPr>
            <w:tcW w:w="284" w:type="pct"/>
          </w:tcPr>
          <w:p w14:paraId="28BC09ED" w14:textId="6D381C34" w:rsidR="00954F93" w:rsidRPr="00B9499D" w:rsidRDefault="00954F93" w:rsidP="00954F93">
            <w:pPr>
              <w:pStyle w:val="GOSTTablenorm"/>
              <w:rPr>
                <w:szCs w:val="22"/>
              </w:rPr>
            </w:pPr>
            <w:r>
              <w:rPr>
                <w:szCs w:val="22"/>
              </w:rPr>
              <w:t>да</w:t>
            </w:r>
          </w:p>
        </w:tc>
        <w:tc>
          <w:tcPr>
            <w:tcW w:w="1109" w:type="pct"/>
          </w:tcPr>
          <w:p w14:paraId="50D5A21D" w14:textId="1C9EF18D" w:rsidR="00954F93" w:rsidRPr="00B9499D" w:rsidRDefault="00954F93" w:rsidP="00954F93">
            <w:pPr>
              <w:pStyle w:val="GOSTTablenorm"/>
            </w:pPr>
            <w:r w:rsidRPr="00B9499D">
              <w:rPr>
                <w:szCs w:val="22"/>
              </w:rPr>
              <w:t xml:space="preserve">Код валюты </w:t>
            </w:r>
            <w:r>
              <w:rPr>
                <w:szCs w:val="22"/>
              </w:rPr>
              <w:t xml:space="preserve">учета </w:t>
            </w:r>
            <w:r w:rsidRPr="00B9499D">
              <w:rPr>
                <w:szCs w:val="22"/>
              </w:rPr>
              <w:t>по ОКВ</w:t>
            </w:r>
          </w:p>
        </w:tc>
        <w:tc>
          <w:tcPr>
            <w:tcW w:w="1128" w:type="pct"/>
          </w:tcPr>
          <w:p w14:paraId="2EB90449" w14:textId="18A56F0A" w:rsidR="00954F93" w:rsidRPr="007F1F06" w:rsidRDefault="00954F93" w:rsidP="00954F93">
            <w:pPr>
              <w:pStyle w:val="GOSTTablenorm"/>
            </w:pPr>
            <w:r>
              <w:t>-</w:t>
            </w:r>
          </w:p>
        </w:tc>
        <w:tc>
          <w:tcPr>
            <w:tcW w:w="1370" w:type="pct"/>
          </w:tcPr>
          <w:p w14:paraId="0AE61E85" w14:textId="1DA18AAE" w:rsidR="00954F93" w:rsidRPr="00B9499D" w:rsidRDefault="00954F93" w:rsidP="00954F93">
            <w:pPr>
              <w:pStyle w:val="GOSTTablenorm"/>
              <w:rPr>
                <w:szCs w:val="22"/>
              </w:rPr>
            </w:pPr>
            <w:r w:rsidRPr="000027F9">
              <w:t>Указывается значение «643»</w:t>
            </w:r>
          </w:p>
        </w:tc>
      </w:tr>
      <w:tr w:rsidR="00954F93" w:rsidRPr="00B9499D" w14:paraId="08071389" w14:textId="77777777" w:rsidTr="00B017F2">
        <w:tc>
          <w:tcPr>
            <w:tcW w:w="1109" w:type="pct"/>
          </w:tcPr>
          <w:p w14:paraId="19594DD2" w14:textId="51E608B6" w:rsidR="00954F93" w:rsidRPr="00B9499D" w:rsidRDefault="00954F93" w:rsidP="00954F93">
            <w:pPr>
              <w:pStyle w:val="GOSTTablenorm"/>
            </w:pPr>
            <w:r w:rsidRPr="00B9499D">
              <w:t>Уровень_конфиденциальности</w:t>
            </w:r>
          </w:p>
        </w:tc>
        <w:tc>
          <w:tcPr>
            <w:tcW w:w="284" w:type="pct"/>
          </w:tcPr>
          <w:p w14:paraId="120B3CE5" w14:textId="44C532E9" w:rsidR="00954F93" w:rsidRPr="00B9499D" w:rsidRDefault="00954F93" w:rsidP="00954F93">
            <w:pPr>
              <w:pStyle w:val="GOSTTablenorm"/>
            </w:pPr>
            <w:r>
              <w:t>нет</w:t>
            </w:r>
          </w:p>
        </w:tc>
        <w:tc>
          <w:tcPr>
            <w:tcW w:w="1109" w:type="pct"/>
          </w:tcPr>
          <w:p w14:paraId="542BDB3B" w14:textId="69092019" w:rsidR="00954F93" w:rsidRPr="00B9499D" w:rsidRDefault="00954F93" w:rsidP="00954F93">
            <w:pPr>
              <w:pStyle w:val="GOSTTablenorm"/>
            </w:pPr>
            <w:r w:rsidRPr="00B9499D">
              <w:t>Уровень конфиденциальности</w:t>
            </w:r>
          </w:p>
        </w:tc>
        <w:tc>
          <w:tcPr>
            <w:tcW w:w="1128" w:type="pct"/>
          </w:tcPr>
          <w:p w14:paraId="31864F8F" w14:textId="1E215326" w:rsidR="00954F93" w:rsidRPr="00F77633" w:rsidRDefault="00954F93" w:rsidP="00954F93">
            <w:pPr>
              <w:pStyle w:val="GOSTTablenorm"/>
              <w:rPr>
                <w:lang w:val="en-US"/>
              </w:rPr>
            </w:pPr>
            <w:r w:rsidRPr="0009288F">
              <w:t>StmInfrmtn_AccessLevelStereotype</w:t>
            </w:r>
          </w:p>
        </w:tc>
        <w:tc>
          <w:tcPr>
            <w:tcW w:w="1370" w:type="pct"/>
          </w:tcPr>
          <w:p w14:paraId="08A6F4B9" w14:textId="7944D46A" w:rsidR="00954F93" w:rsidRDefault="00FC3865" w:rsidP="00954F93">
            <w:pPr>
              <w:pStyle w:val="GOSTTablenorm"/>
            </w:pPr>
            <w:r>
              <w:t>-</w:t>
            </w:r>
          </w:p>
        </w:tc>
      </w:tr>
      <w:tr w:rsidR="00DB7D2C" w:rsidRPr="00B9499D" w14:paraId="15E8EBAC" w14:textId="77777777" w:rsidTr="00B017F2">
        <w:tc>
          <w:tcPr>
            <w:tcW w:w="1109" w:type="pct"/>
          </w:tcPr>
          <w:p w14:paraId="6A33A9B4" w14:textId="12E679D3" w:rsidR="00DB7D2C" w:rsidRPr="00DB7D2C" w:rsidRDefault="00DB7D2C" w:rsidP="00DB7D2C">
            <w:pPr>
              <w:pStyle w:val="GOSTTablenorm"/>
            </w:pPr>
            <w:r w:rsidRPr="00DB7D2C">
              <w:t>Участник_НПС_</w:t>
            </w:r>
            <w:r>
              <w:t>получателя</w:t>
            </w:r>
          </w:p>
        </w:tc>
        <w:tc>
          <w:tcPr>
            <w:tcW w:w="284" w:type="pct"/>
          </w:tcPr>
          <w:p w14:paraId="5B024411" w14:textId="32493B6E" w:rsidR="00DB7D2C" w:rsidRDefault="00DB7D2C" w:rsidP="00954F93">
            <w:pPr>
              <w:pStyle w:val="GOSTTablenorm"/>
            </w:pPr>
            <w:r>
              <w:t>нет</w:t>
            </w:r>
          </w:p>
        </w:tc>
        <w:tc>
          <w:tcPr>
            <w:tcW w:w="1109" w:type="pct"/>
          </w:tcPr>
          <w:p w14:paraId="00FA2CAD" w14:textId="3EEE2FB9" w:rsidR="00DB7D2C" w:rsidRPr="000B3141" w:rsidRDefault="00B731B6" w:rsidP="00F54D15">
            <w:pPr>
              <w:pStyle w:val="GOSTTablenorm"/>
            </w:pPr>
            <w:r w:rsidRPr="00A92F23">
              <w:rPr>
                <w:lang w:eastAsia="en-US"/>
              </w:rPr>
              <w:t xml:space="preserve">Признак перехода на учет </w:t>
            </w:r>
            <w:r w:rsidR="00F54D15">
              <w:rPr>
                <w:lang w:eastAsia="en-US"/>
              </w:rPr>
              <w:t xml:space="preserve">операций по ЛС получателя </w:t>
            </w:r>
            <w:r w:rsidRPr="00A92F23">
              <w:rPr>
                <w:lang w:eastAsia="en-US"/>
              </w:rPr>
              <w:t>по новому плану счетов</w:t>
            </w:r>
            <w:r w:rsidR="000B3141" w:rsidRPr="000B3141">
              <w:rPr>
                <w:lang w:eastAsia="en-US"/>
              </w:rPr>
              <w:t xml:space="preserve"> </w:t>
            </w:r>
          </w:p>
        </w:tc>
        <w:tc>
          <w:tcPr>
            <w:tcW w:w="1128" w:type="pct"/>
          </w:tcPr>
          <w:p w14:paraId="18909CED" w14:textId="1CABCC58" w:rsidR="00DB7D2C" w:rsidRPr="0009288F" w:rsidRDefault="00F54D15" w:rsidP="00954F93">
            <w:pPr>
              <w:pStyle w:val="GOSTTablenorm"/>
            </w:pPr>
            <w:r w:rsidRPr="00AF2F31">
              <w:t>SI_SignRecipientNPS</w:t>
            </w:r>
          </w:p>
        </w:tc>
        <w:tc>
          <w:tcPr>
            <w:tcW w:w="1370" w:type="pct"/>
          </w:tcPr>
          <w:p w14:paraId="7EE0ECCA" w14:textId="57597C57" w:rsidR="00DB7D2C" w:rsidRDefault="00B731B6" w:rsidP="00954F93">
            <w:pPr>
              <w:pStyle w:val="GOSTTablenorm"/>
            </w:pPr>
            <w:r>
              <w:t>-</w:t>
            </w:r>
          </w:p>
        </w:tc>
      </w:tr>
      <w:tr w:rsidR="00A07588" w:rsidRPr="00B9499D" w14:paraId="157686EC" w14:textId="77777777" w:rsidTr="00B017F2">
        <w:tc>
          <w:tcPr>
            <w:tcW w:w="1109" w:type="pct"/>
          </w:tcPr>
          <w:p w14:paraId="7DD820B7" w14:textId="3FC5F4B9" w:rsidR="00A07588" w:rsidRPr="00DB7D2C" w:rsidRDefault="00A07588" w:rsidP="00A07588">
            <w:pPr>
              <w:pStyle w:val="GOSTTablenorm"/>
            </w:pPr>
            <w:r>
              <w:t>Признак_внутр_учет</w:t>
            </w:r>
          </w:p>
        </w:tc>
        <w:tc>
          <w:tcPr>
            <w:tcW w:w="284" w:type="pct"/>
          </w:tcPr>
          <w:p w14:paraId="676C0497" w14:textId="7B491E50" w:rsidR="00A07588" w:rsidRDefault="00A07588" w:rsidP="00954F93">
            <w:pPr>
              <w:pStyle w:val="GOSTTablenorm"/>
            </w:pPr>
            <w:r>
              <w:t>нет</w:t>
            </w:r>
          </w:p>
        </w:tc>
        <w:tc>
          <w:tcPr>
            <w:tcW w:w="1109" w:type="pct"/>
          </w:tcPr>
          <w:p w14:paraId="35F8F54A" w14:textId="2747802A" w:rsidR="00A07588" w:rsidRPr="00A92F23" w:rsidRDefault="00A07588" w:rsidP="00A07588">
            <w:pPr>
              <w:pStyle w:val="GOSTTablenorm"/>
              <w:rPr>
                <w:lang w:eastAsia="en-US"/>
              </w:rPr>
            </w:pPr>
            <w:r w:rsidRPr="00A07588">
              <w:t>Признак учета операции по плательщику и получателю, обслуживаемых в одной ФП</w:t>
            </w:r>
          </w:p>
        </w:tc>
        <w:tc>
          <w:tcPr>
            <w:tcW w:w="1128" w:type="pct"/>
          </w:tcPr>
          <w:p w14:paraId="2AE6E8F5" w14:textId="04BBDEF0" w:rsidR="00A07588" w:rsidRPr="00AF2F31" w:rsidRDefault="00A07588" w:rsidP="00954F93">
            <w:pPr>
              <w:pStyle w:val="GOSTTablenorm"/>
            </w:pPr>
            <w:r w:rsidRPr="008E07EC">
              <w:t>SI_SignAccountingPURKS</w:t>
            </w:r>
          </w:p>
        </w:tc>
        <w:tc>
          <w:tcPr>
            <w:tcW w:w="1370" w:type="pct"/>
          </w:tcPr>
          <w:p w14:paraId="7783C702" w14:textId="375C2A87" w:rsidR="00A07588" w:rsidRDefault="00A07588" w:rsidP="00954F93">
            <w:pPr>
              <w:pStyle w:val="GOSTTablenorm"/>
            </w:pPr>
            <w:r>
              <w:t>-</w:t>
            </w:r>
          </w:p>
        </w:tc>
      </w:tr>
      <w:tr w:rsidR="00187229" w:rsidRPr="00B9499D" w14:paraId="43BCB4A9" w14:textId="77777777" w:rsidTr="00A84155">
        <w:tc>
          <w:tcPr>
            <w:tcW w:w="1109" w:type="pct"/>
          </w:tcPr>
          <w:p w14:paraId="55F5A3B3" w14:textId="53E3C6D3" w:rsidR="00187229" w:rsidRPr="00307060" w:rsidRDefault="00187229" w:rsidP="00187229">
            <w:pPr>
              <w:pStyle w:val="GOSTTablenorm"/>
            </w:pPr>
            <w:r w:rsidRPr="00C96A1E">
              <w:t>ТОФК_ЛС_плательщика</w:t>
            </w:r>
          </w:p>
        </w:tc>
        <w:tc>
          <w:tcPr>
            <w:tcW w:w="284" w:type="pct"/>
          </w:tcPr>
          <w:p w14:paraId="4B95DAE0" w14:textId="3021EEAE" w:rsidR="00187229" w:rsidRPr="00C16CB9" w:rsidRDefault="00187229" w:rsidP="00187229">
            <w:pPr>
              <w:pStyle w:val="GOSTTablenorm"/>
              <w:rPr>
                <w:szCs w:val="22"/>
              </w:rPr>
            </w:pPr>
            <w:r w:rsidRPr="00C96A1E">
              <w:t>нет</w:t>
            </w:r>
          </w:p>
        </w:tc>
        <w:tc>
          <w:tcPr>
            <w:tcW w:w="1109" w:type="pct"/>
          </w:tcPr>
          <w:p w14:paraId="4EFA9CD7" w14:textId="72F82CC3" w:rsidR="00187229" w:rsidRPr="00C16CB9" w:rsidRDefault="00187229" w:rsidP="00187229">
            <w:pPr>
              <w:pStyle w:val="GOSTTablenorm"/>
              <w:rPr>
                <w:szCs w:val="22"/>
              </w:rPr>
            </w:pPr>
            <w:commentRangeStart w:id="6000"/>
            <w:r w:rsidRPr="00C96A1E">
              <w:t xml:space="preserve">ТОФК ЦС по ЛС </w:t>
            </w:r>
            <w:commentRangeEnd w:id="6000"/>
            <w:r w:rsidR="00BA0C1D">
              <w:rPr>
                <w:rStyle w:val="afff4"/>
              </w:rPr>
              <w:commentReference w:id="6000"/>
            </w:r>
            <w:r w:rsidRPr="00C96A1E">
              <w:t>плательщика (4-значный)</w:t>
            </w:r>
          </w:p>
        </w:tc>
        <w:tc>
          <w:tcPr>
            <w:tcW w:w="1128" w:type="pct"/>
          </w:tcPr>
          <w:p w14:paraId="7F5FB94C" w14:textId="77777777" w:rsidR="00187229" w:rsidRPr="00C16CB9" w:rsidRDefault="00187229" w:rsidP="00187229">
            <w:pPr>
              <w:pStyle w:val="GOSTTablenorm"/>
              <w:rPr>
                <w:szCs w:val="22"/>
              </w:rPr>
            </w:pPr>
            <w:r w:rsidRPr="00C16CB9">
              <w:t>SI_TOFKCODECSPAYER</w:t>
            </w:r>
          </w:p>
        </w:tc>
        <w:tc>
          <w:tcPr>
            <w:tcW w:w="1370" w:type="pct"/>
          </w:tcPr>
          <w:p w14:paraId="1654869B" w14:textId="014CE41B" w:rsidR="00187229" w:rsidRPr="00B9499D" w:rsidRDefault="00FC3865" w:rsidP="00187229">
            <w:pPr>
              <w:pStyle w:val="GOSTTablenorm"/>
              <w:rPr>
                <w:szCs w:val="22"/>
              </w:rPr>
            </w:pPr>
            <w:r>
              <w:rPr>
                <w:szCs w:val="22"/>
              </w:rPr>
              <w:t>-</w:t>
            </w:r>
          </w:p>
        </w:tc>
      </w:tr>
      <w:tr w:rsidR="00ED0B37" w:rsidRPr="00B9499D" w14:paraId="2F530C8C" w14:textId="77777777" w:rsidTr="00A84155">
        <w:tc>
          <w:tcPr>
            <w:tcW w:w="1109" w:type="pct"/>
          </w:tcPr>
          <w:p w14:paraId="36B477E7" w14:textId="47E4BFAE" w:rsidR="00ED0B37" w:rsidRPr="00C215A4" w:rsidRDefault="00ED0B37" w:rsidP="00ED0B37">
            <w:pPr>
              <w:pStyle w:val="GOSTTablenorm"/>
            </w:pPr>
            <w:r w:rsidRPr="00C215A4">
              <w:t>Код_ТОФК_ЛС_плательщика</w:t>
            </w:r>
          </w:p>
        </w:tc>
        <w:tc>
          <w:tcPr>
            <w:tcW w:w="284" w:type="pct"/>
          </w:tcPr>
          <w:p w14:paraId="4468B4B5" w14:textId="2D9A554C" w:rsidR="00ED0B37" w:rsidRPr="00C215A4" w:rsidRDefault="00ED0B37" w:rsidP="00ED0B37">
            <w:pPr>
              <w:pStyle w:val="GOSTTablenorm"/>
            </w:pPr>
            <w:r w:rsidRPr="00C215A4">
              <w:t>да</w:t>
            </w:r>
          </w:p>
        </w:tc>
        <w:tc>
          <w:tcPr>
            <w:tcW w:w="1109" w:type="pct"/>
          </w:tcPr>
          <w:p w14:paraId="7FE94AC8" w14:textId="14C70B58" w:rsidR="00ED0B37" w:rsidRPr="00C215A4" w:rsidRDefault="00ED0B37" w:rsidP="00ED0B37">
            <w:pPr>
              <w:pStyle w:val="GOSTTablenorm"/>
            </w:pPr>
            <w:r w:rsidRPr="00C215A4">
              <w:t>ТОФК ЦС по ЛС плательщика (2-значный)</w:t>
            </w:r>
          </w:p>
        </w:tc>
        <w:tc>
          <w:tcPr>
            <w:tcW w:w="1128" w:type="pct"/>
          </w:tcPr>
          <w:p w14:paraId="33E6E25A" w14:textId="550DF0F8" w:rsidR="00ED0B37" w:rsidRPr="00C215A4" w:rsidRDefault="00ED0B37" w:rsidP="00ED0B37">
            <w:pPr>
              <w:pStyle w:val="GOSTTablenorm"/>
            </w:pPr>
            <w:r w:rsidRPr="00C215A4">
              <w:t>SI_TOFKCODECSPAYER</w:t>
            </w:r>
          </w:p>
        </w:tc>
        <w:tc>
          <w:tcPr>
            <w:tcW w:w="1370" w:type="pct"/>
          </w:tcPr>
          <w:p w14:paraId="3B866EBD" w14:textId="2A1DA26E" w:rsidR="00ED0B37" w:rsidRPr="00C215A4" w:rsidRDefault="0063728F" w:rsidP="00ED0B37">
            <w:pPr>
              <w:pStyle w:val="GOSTTablenorm"/>
              <w:rPr>
                <w:szCs w:val="22"/>
              </w:rPr>
            </w:pPr>
            <w:r w:rsidRPr="00C215A4">
              <w:t xml:space="preserve">Указывается 1-2 символы </w:t>
            </w:r>
            <w:r w:rsidRPr="00C215A4">
              <w:rPr>
                <w:szCs w:val="22"/>
              </w:rPr>
              <w:t>переданного в параметре значения</w:t>
            </w:r>
          </w:p>
        </w:tc>
      </w:tr>
      <w:tr w:rsidR="00187229" w:rsidRPr="00B9499D" w14:paraId="4227C228" w14:textId="77777777" w:rsidTr="00A84155">
        <w:tc>
          <w:tcPr>
            <w:tcW w:w="1109" w:type="pct"/>
          </w:tcPr>
          <w:p w14:paraId="396B94C2" w14:textId="0A2F8634" w:rsidR="00187229" w:rsidRPr="00C215A4" w:rsidRDefault="00187229" w:rsidP="00187229">
            <w:pPr>
              <w:pStyle w:val="GOSTTablenorm"/>
            </w:pPr>
            <w:r w:rsidRPr="00C215A4">
              <w:t>ТОФК_ЛС_получателя</w:t>
            </w:r>
          </w:p>
        </w:tc>
        <w:tc>
          <w:tcPr>
            <w:tcW w:w="284" w:type="pct"/>
          </w:tcPr>
          <w:p w14:paraId="6F369663" w14:textId="6EAD35CD" w:rsidR="00187229" w:rsidRPr="00C215A4" w:rsidRDefault="00187229" w:rsidP="00187229">
            <w:pPr>
              <w:pStyle w:val="GOSTTablenorm"/>
              <w:rPr>
                <w:szCs w:val="22"/>
              </w:rPr>
            </w:pPr>
            <w:r w:rsidRPr="00C215A4">
              <w:t>нет</w:t>
            </w:r>
          </w:p>
        </w:tc>
        <w:tc>
          <w:tcPr>
            <w:tcW w:w="1109" w:type="pct"/>
          </w:tcPr>
          <w:p w14:paraId="1C3451D9" w14:textId="2DB13873" w:rsidR="00187229" w:rsidRPr="00C215A4" w:rsidRDefault="00187229" w:rsidP="00187229">
            <w:pPr>
              <w:pStyle w:val="GOSTTablenorm"/>
              <w:rPr>
                <w:szCs w:val="22"/>
              </w:rPr>
            </w:pPr>
            <w:r w:rsidRPr="00C215A4">
              <w:t>ТОФК ЦС по ЛС плательщика (4-значный)</w:t>
            </w:r>
          </w:p>
        </w:tc>
        <w:tc>
          <w:tcPr>
            <w:tcW w:w="1128" w:type="pct"/>
          </w:tcPr>
          <w:p w14:paraId="1E34AB4E" w14:textId="77777777" w:rsidR="00187229" w:rsidRPr="00C215A4" w:rsidRDefault="00187229" w:rsidP="00187229">
            <w:pPr>
              <w:pStyle w:val="GOSTTablenorm"/>
              <w:rPr>
                <w:szCs w:val="22"/>
              </w:rPr>
            </w:pPr>
            <w:r w:rsidRPr="00C215A4">
              <w:t>SI_TOFKCODECSRECIP</w:t>
            </w:r>
          </w:p>
        </w:tc>
        <w:tc>
          <w:tcPr>
            <w:tcW w:w="1370" w:type="pct"/>
          </w:tcPr>
          <w:p w14:paraId="659C8F06" w14:textId="466B3B7D" w:rsidR="00187229" w:rsidRPr="00C215A4" w:rsidRDefault="00FC3865" w:rsidP="00187229">
            <w:pPr>
              <w:pStyle w:val="GOSTTablenorm"/>
              <w:rPr>
                <w:szCs w:val="22"/>
              </w:rPr>
            </w:pPr>
            <w:r w:rsidRPr="00C215A4">
              <w:rPr>
                <w:szCs w:val="22"/>
              </w:rPr>
              <w:t>-</w:t>
            </w:r>
          </w:p>
        </w:tc>
      </w:tr>
      <w:tr w:rsidR="00E2211A" w:rsidRPr="00B9499D" w14:paraId="08D03542" w14:textId="77777777" w:rsidTr="00AC42F3">
        <w:tc>
          <w:tcPr>
            <w:tcW w:w="1109" w:type="pct"/>
            <w:shd w:val="clear" w:color="auto" w:fill="auto"/>
          </w:tcPr>
          <w:p w14:paraId="4450AB11" w14:textId="2EE37188" w:rsidR="00E2211A" w:rsidRPr="00C215A4" w:rsidRDefault="00E2211A" w:rsidP="00187229">
            <w:pPr>
              <w:pStyle w:val="GOSTTablenorm"/>
            </w:pPr>
            <w:r w:rsidRPr="00AC42F3">
              <w:rPr>
                <w:rFonts w:ascii="GolosTextWebRegular" w:hAnsi="GolosTextWebRegular"/>
                <w:color w:val="121649"/>
                <w:sz w:val="21"/>
                <w:szCs w:val="21"/>
                <w:shd w:val="clear" w:color="auto" w:fill="FFEFBB"/>
              </w:rPr>
              <w:t>Код_ТОФК_ЛС_получателя</w:t>
            </w:r>
          </w:p>
        </w:tc>
        <w:tc>
          <w:tcPr>
            <w:tcW w:w="284" w:type="pct"/>
            <w:shd w:val="clear" w:color="auto" w:fill="auto"/>
          </w:tcPr>
          <w:p w14:paraId="65BF95B9" w14:textId="559413B0" w:rsidR="00E2211A" w:rsidRPr="00C215A4" w:rsidRDefault="00E2211A" w:rsidP="00187229">
            <w:pPr>
              <w:pStyle w:val="GOSTTablenorm"/>
            </w:pPr>
            <w:r w:rsidRPr="00C215A4">
              <w:t>да</w:t>
            </w:r>
          </w:p>
        </w:tc>
        <w:tc>
          <w:tcPr>
            <w:tcW w:w="1109" w:type="pct"/>
            <w:shd w:val="clear" w:color="auto" w:fill="auto"/>
          </w:tcPr>
          <w:p w14:paraId="01DFBF4A" w14:textId="24D4D23E" w:rsidR="00E2211A" w:rsidRPr="00C215A4" w:rsidRDefault="00E2211A" w:rsidP="00E2211A">
            <w:pPr>
              <w:pStyle w:val="GOSTTablenorm"/>
            </w:pPr>
            <w:r w:rsidRPr="00C215A4">
              <w:t>ТОФК ЦС по ЛС получателя (2-значный)</w:t>
            </w:r>
          </w:p>
        </w:tc>
        <w:tc>
          <w:tcPr>
            <w:tcW w:w="1128" w:type="pct"/>
          </w:tcPr>
          <w:p w14:paraId="7FBA2EA1" w14:textId="1271E45A" w:rsidR="00E2211A" w:rsidRPr="00C215A4" w:rsidRDefault="00E2211A" w:rsidP="00187229">
            <w:pPr>
              <w:pStyle w:val="GOSTTablenorm"/>
            </w:pPr>
            <w:r w:rsidRPr="00C215A4">
              <w:t>SI_TOFKCODECSRECIP</w:t>
            </w:r>
          </w:p>
        </w:tc>
        <w:tc>
          <w:tcPr>
            <w:tcW w:w="1370" w:type="pct"/>
          </w:tcPr>
          <w:p w14:paraId="249BD1E6" w14:textId="7E3F8E4A" w:rsidR="00E2211A" w:rsidRPr="00C215A4" w:rsidRDefault="00E2211A" w:rsidP="00187229">
            <w:pPr>
              <w:pStyle w:val="GOSTTablenorm"/>
              <w:rPr>
                <w:szCs w:val="22"/>
              </w:rPr>
            </w:pPr>
            <w:r w:rsidRPr="00C215A4">
              <w:t xml:space="preserve">Указывается 1-2 символы </w:t>
            </w:r>
            <w:r w:rsidRPr="00C215A4">
              <w:rPr>
                <w:szCs w:val="22"/>
              </w:rPr>
              <w:t>переданного в параметре значения</w:t>
            </w:r>
          </w:p>
        </w:tc>
      </w:tr>
      <w:tr w:rsidR="009304D2" w:rsidRPr="00B9499D" w14:paraId="6488F608" w14:textId="77777777" w:rsidTr="00A84155">
        <w:tc>
          <w:tcPr>
            <w:tcW w:w="1109" w:type="pct"/>
          </w:tcPr>
          <w:p w14:paraId="6FBC4E57" w14:textId="79E4CA6F" w:rsidR="009304D2" w:rsidRPr="009304D2" w:rsidRDefault="00FB1351" w:rsidP="009304D2">
            <w:pPr>
              <w:pStyle w:val="GOSTTablenorm"/>
            </w:pPr>
            <w:r w:rsidRPr="00FB1351">
              <w:t>ТОФК_контрагента</w:t>
            </w:r>
          </w:p>
        </w:tc>
        <w:tc>
          <w:tcPr>
            <w:tcW w:w="284" w:type="pct"/>
          </w:tcPr>
          <w:p w14:paraId="26164848" w14:textId="49E32A81" w:rsidR="009304D2" w:rsidRPr="009304D2" w:rsidRDefault="009304D2" w:rsidP="009304D2">
            <w:pPr>
              <w:pStyle w:val="GOSTTablenorm"/>
            </w:pPr>
            <w:r>
              <w:t>нет</w:t>
            </w:r>
          </w:p>
        </w:tc>
        <w:tc>
          <w:tcPr>
            <w:tcW w:w="1109" w:type="pct"/>
          </w:tcPr>
          <w:p w14:paraId="3FDFC28E" w14:textId="4417B0F5" w:rsidR="009304D2" w:rsidRPr="009304D2" w:rsidRDefault="009304D2" w:rsidP="009304D2">
            <w:pPr>
              <w:pStyle w:val="GOSTTablenorm"/>
            </w:pPr>
            <w:r w:rsidRPr="009304D2">
              <w:t>Код ТОФК получателя</w:t>
            </w:r>
          </w:p>
        </w:tc>
        <w:tc>
          <w:tcPr>
            <w:tcW w:w="1128" w:type="pct"/>
          </w:tcPr>
          <w:p w14:paraId="0637979C" w14:textId="09B5BB7D" w:rsidR="009304D2" w:rsidRPr="009304D2" w:rsidRDefault="009304D2" w:rsidP="009304D2">
            <w:pPr>
              <w:pStyle w:val="GOSTTablenorm"/>
            </w:pPr>
            <w:r w:rsidRPr="009304D2">
              <w:t>R_TOFKCodePol</w:t>
            </w:r>
          </w:p>
        </w:tc>
        <w:tc>
          <w:tcPr>
            <w:tcW w:w="1370" w:type="pct"/>
          </w:tcPr>
          <w:p w14:paraId="1DBFDCDE" w14:textId="1BE66F32" w:rsidR="009304D2" w:rsidRPr="009304D2" w:rsidRDefault="009304D2" w:rsidP="009304D2">
            <w:pPr>
              <w:pStyle w:val="GOSTTablenorm"/>
            </w:pPr>
            <w:r w:rsidRPr="009304D2">
              <w:t>-</w:t>
            </w:r>
          </w:p>
        </w:tc>
      </w:tr>
      <w:tr w:rsidR="00AD0A69" w:rsidRPr="00B9499D" w14:paraId="0B9C1B9B" w14:textId="77777777" w:rsidTr="00A84155">
        <w:tc>
          <w:tcPr>
            <w:tcW w:w="1109" w:type="pct"/>
          </w:tcPr>
          <w:p w14:paraId="3325C5EC" w14:textId="69593284" w:rsidR="00AD0A69" w:rsidRPr="009304D2" w:rsidRDefault="00F77212" w:rsidP="009304D2">
            <w:pPr>
              <w:pStyle w:val="GOSTTablenorm"/>
            </w:pPr>
            <w:r w:rsidRPr="00F77212">
              <w:t>Код_ТОФК_субъекта_учета</w:t>
            </w:r>
          </w:p>
        </w:tc>
        <w:tc>
          <w:tcPr>
            <w:tcW w:w="284" w:type="pct"/>
          </w:tcPr>
          <w:p w14:paraId="4B26CC65" w14:textId="14726B9C" w:rsidR="00AD0A69" w:rsidRDefault="00AD0A69" w:rsidP="009304D2">
            <w:pPr>
              <w:pStyle w:val="GOSTTablenorm"/>
            </w:pPr>
            <w:r>
              <w:t>да</w:t>
            </w:r>
          </w:p>
        </w:tc>
        <w:tc>
          <w:tcPr>
            <w:tcW w:w="1109" w:type="pct"/>
          </w:tcPr>
          <w:p w14:paraId="2A7C1A7B" w14:textId="596E156C" w:rsidR="00AD0A69" w:rsidRPr="009304D2" w:rsidRDefault="00AD0A69" w:rsidP="00F77212">
            <w:pPr>
              <w:pStyle w:val="GOSTTablenorm"/>
            </w:pPr>
            <w:r>
              <w:t>Код ТОФК субъекта учета (2-значный)</w:t>
            </w:r>
          </w:p>
        </w:tc>
        <w:tc>
          <w:tcPr>
            <w:tcW w:w="1128" w:type="pct"/>
          </w:tcPr>
          <w:p w14:paraId="7610A7B6" w14:textId="0E271FE9" w:rsidR="00AD0A69" w:rsidRPr="009304D2" w:rsidRDefault="009F716D" w:rsidP="009304D2">
            <w:pPr>
              <w:pStyle w:val="GOSTTablenorm"/>
            </w:pPr>
            <w:r w:rsidRPr="00B9499D">
              <w:rPr>
                <w:szCs w:val="22"/>
              </w:rPr>
              <w:t>Subject</w:t>
            </w:r>
          </w:p>
        </w:tc>
        <w:tc>
          <w:tcPr>
            <w:tcW w:w="1370" w:type="pct"/>
          </w:tcPr>
          <w:p w14:paraId="77FEF8CF" w14:textId="00F312DE" w:rsidR="00AD0A69" w:rsidRPr="009304D2" w:rsidRDefault="00AD0A69" w:rsidP="009304D2">
            <w:pPr>
              <w:pStyle w:val="GOSTTablenorm"/>
            </w:pPr>
            <w:r>
              <w:t xml:space="preserve">Указывается 1-2 символы </w:t>
            </w:r>
            <w:r>
              <w:rPr>
                <w:szCs w:val="22"/>
              </w:rPr>
              <w:t>переданного в параметре значения</w:t>
            </w:r>
          </w:p>
        </w:tc>
      </w:tr>
      <w:tr w:rsidR="00187229" w:rsidRPr="00B9499D" w14:paraId="7F2032EE" w14:textId="77777777" w:rsidTr="00A84155">
        <w:tc>
          <w:tcPr>
            <w:tcW w:w="1109" w:type="pct"/>
          </w:tcPr>
          <w:p w14:paraId="0A503E5E" w14:textId="05E1821D" w:rsidR="00187229" w:rsidRPr="00F54D15" w:rsidRDefault="00187229" w:rsidP="00187229">
            <w:pPr>
              <w:pStyle w:val="GOSTTablenorm"/>
              <w:rPr>
                <w:color w:val="000000" w:themeColor="text1"/>
              </w:rPr>
            </w:pPr>
            <w:r w:rsidRPr="00F54D15">
              <w:rPr>
                <w:color w:val="000000" w:themeColor="text1"/>
              </w:rPr>
              <w:t>Код_РЦ_плательщика</w:t>
            </w:r>
          </w:p>
        </w:tc>
        <w:tc>
          <w:tcPr>
            <w:tcW w:w="284" w:type="pct"/>
          </w:tcPr>
          <w:p w14:paraId="43755AB7" w14:textId="0B4BDF28" w:rsidR="00187229" w:rsidRPr="00C16CB9" w:rsidRDefault="00187229" w:rsidP="00187229">
            <w:pPr>
              <w:pStyle w:val="GOSTTablenorm"/>
              <w:rPr>
                <w:szCs w:val="22"/>
              </w:rPr>
            </w:pPr>
            <w:r>
              <w:t xml:space="preserve">да </w:t>
            </w:r>
          </w:p>
        </w:tc>
        <w:tc>
          <w:tcPr>
            <w:tcW w:w="1109" w:type="pct"/>
          </w:tcPr>
          <w:p w14:paraId="0825EBA9" w14:textId="2F6AF578" w:rsidR="00187229" w:rsidRPr="00C16CB9" w:rsidRDefault="00187229" w:rsidP="00187229">
            <w:pPr>
              <w:pStyle w:val="GOSTTablenorm"/>
              <w:rPr>
                <w:szCs w:val="22"/>
              </w:rPr>
            </w:pPr>
            <w:r w:rsidRPr="00AE6D38">
              <w:t>Код ТОФК РЦ плательщика (2-значный)</w:t>
            </w:r>
          </w:p>
        </w:tc>
        <w:tc>
          <w:tcPr>
            <w:tcW w:w="1128" w:type="pct"/>
          </w:tcPr>
          <w:p w14:paraId="31CE6951" w14:textId="77777777" w:rsidR="00187229" w:rsidRPr="00C16CB9" w:rsidRDefault="00187229" w:rsidP="00187229">
            <w:pPr>
              <w:pStyle w:val="GOSTTablenorm"/>
              <w:rPr>
                <w:szCs w:val="22"/>
              </w:rPr>
            </w:pPr>
            <w:r w:rsidRPr="00C16CB9">
              <w:t>SI_TOFKCODERCPAYER</w:t>
            </w:r>
          </w:p>
        </w:tc>
        <w:tc>
          <w:tcPr>
            <w:tcW w:w="1370" w:type="pct"/>
          </w:tcPr>
          <w:p w14:paraId="56AB27BC" w14:textId="042AFF0F" w:rsidR="00187229" w:rsidRPr="00B9499D" w:rsidRDefault="00187229" w:rsidP="00187229">
            <w:pPr>
              <w:pStyle w:val="GOSTTablenorm"/>
              <w:rPr>
                <w:szCs w:val="22"/>
              </w:rPr>
            </w:pPr>
            <w:r>
              <w:t xml:space="preserve">Указывается 1-2 символы </w:t>
            </w:r>
            <w:r>
              <w:rPr>
                <w:szCs w:val="22"/>
              </w:rPr>
              <w:t>переданного в параметре значения</w:t>
            </w:r>
          </w:p>
        </w:tc>
      </w:tr>
      <w:tr w:rsidR="00187229" w:rsidRPr="00B9499D" w14:paraId="4049D6FB" w14:textId="77777777" w:rsidTr="00A84155">
        <w:tc>
          <w:tcPr>
            <w:tcW w:w="1109" w:type="pct"/>
          </w:tcPr>
          <w:p w14:paraId="114EDA49" w14:textId="4DF3F281" w:rsidR="00187229" w:rsidRPr="00F54D15" w:rsidRDefault="00187229" w:rsidP="00187229">
            <w:pPr>
              <w:pStyle w:val="GOSTTablenorm"/>
              <w:rPr>
                <w:color w:val="000000" w:themeColor="text1"/>
              </w:rPr>
            </w:pPr>
            <w:r w:rsidRPr="00F54D15">
              <w:rPr>
                <w:color w:val="000000" w:themeColor="text1"/>
              </w:rPr>
              <w:t>Код_РЦ_получателя</w:t>
            </w:r>
          </w:p>
        </w:tc>
        <w:tc>
          <w:tcPr>
            <w:tcW w:w="284" w:type="pct"/>
          </w:tcPr>
          <w:p w14:paraId="1918E5E2" w14:textId="5D7377E2" w:rsidR="00187229" w:rsidRPr="00C16CB9" w:rsidRDefault="00187229" w:rsidP="00187229">
            <w:pPr>
              <w:pStyle w:val="GOSTTablenorm"/>
              <w:rPr>
                <w:szCs w:val="22"/>
              </w:rPr>
            </w:pPr>
            <w:r>
              <w:t xml:space="preserve">да </w:t>
            </w:r>
          </w:p>
        </w:tc>
        <w:tc>
          <w:tcPr>
            <w:tcW w:w="1109" w:type="pct"/>
          </w:tcPr>
          <w:p w14:paraId="6B37CDE4" w14:textId="52CE2A54" w:rsidR="00187229" w:rsidRPr="00C16CB9" w:rsidRDefault="00187229" w:rsidP="00187229">
            <w:pPr>
              <w:pStyle w:val="GOSTTablenorm"/>
              <w:rPr>
                <w:szCs w:val="22"/>
              </w:rPr>
            </w:pPr>
            <w:r w:rsidRPr="00AE6D38">
              <w:t>Код ТОФК РЦ плательщика (2-значный)</w:t>
            </w:r>
          </w:p>
        </w:tc>
        <w:tc>
          <w:tcPr>
            <w:tcW w:w="1128" w:type="pct"/>
          </w:tcPr>
          <w:p w14:paraId="56E285E8" w14:textId="77777777" w:rsidR="00187229" w:rsidRPr="00C16CB9" w:rsidRDefault="00187229" w:rsidP="00187229">
            <w:pPr>
              <w:pStyle w:val="GOSTTablenorm"/>
              <w:rPr>
                <w:szCs w:val="22"/>
              </w:rPr>
            </w:pPr>
            <w:r w:rsidRPr="00C16CB9">
              <w:t>SI_TOFKCODERCRECIP</w:t>
            </w:r>
          </w:p>
        </w:tc>
        <w:tc>
          <w:tcPr>
            <w:tcW w:w="1370" w:type="pct"/>
          </w:tcPr>
          <w:p w14:paraId="4B380CA4" w14:textId="3A87C9A3" w:rsidR="00187229" w:rsidRPr="00B9499D" w:rsidRDefault="00187229" w:rsidP="00187229">
            <w:pPr>
              <w:pStyle w:val="GOSTTablenorm"/>
              <w:rPr>
                <w:szCs w:val="22"/>
              </w:rPr>
            </w:pPr>
            <w:r>
              <w:t xml:space="preserve">Указывается 1-2 символы </w:t>
            </w:r>
            <w:r>
              <w:rPr>
                <w:szCs w:val="22"/>
              </w:rPr>
              <w:t>переданного в параметре значения</w:t>
            </w:r>
          </w:p>
        </w:tc>
      </w:tr>
      <w:tr w:rsidR="00187229" w:rsidRPr="00B9499D" w14:paraId="67D7236D" w14:textId="77777777" w:rsidTr="00A84155">
        <w:tc>
          <w:tcPr>
            <w:tcW w:w="1109" w:type="pct"/>
          </w:tcPr>
          <w:p w14:paraId="7F466237" w14:textId="4132417D" w:rsidR="00187229" w:rsidRPr="00EC263A" w:rsidRDefault="00187229" w:rsidP="00187229">
            <w:pPr>
              <w:pStyle w:val="GOSTTablenorm"/>
              <w:rPr>
                <w:color w:val="FF0000"/>
              </w:rPr>
            </w:pPr>
            <w:r w:rsidRPr="00C16CB9">
              <w:rPr>
                <w:szCs w:val="22"/>
              </w:rPr>
              <w:t>РС_КС_плательщика</w:t>
            </w:r>
          </w:p>
        </w:tc>
        <w:tc>
          <w:tcPr>
            <w:tcW w:w="284" w:type="pct"/>
          </w:tcPr>
          <w:p w14:paraId="4A32E5D2" w14:textId="6FC08BAD" w:rsidR="00187229" w:rsidRDefault="00187229" w:rsidP="00187229">
            <w:pPr>
              <w:pStyle w:val="GOSTTablenorm"/>
            </w:pPr>
            <w:r w:rsidRPr="00C16CB9">
              <w:rPr>
                <w:szCs w:val="22"/>
              </w:rPr>
              <w:t>нет</w:t>
            </w:r>
          </w:p>
        </w:tc>
        <w:tc>
          <w:tcPr>
            <w:tcW w:w="1109" w:type="pct"/>
          </w:tcPr>
          <w:p w14:paraId="1DA77D49" w14:textId="4320566E" w:rsidR="00187229" w:rsidRPr="00AE6D38" w:rsidRDefault="00187229" w:rsidP="00187229">
            <w:pPr>
              <w:pStyle w:val="GOSTTablenorm"/>
            </w:pPr>
            <w:r w:rsidRPr="00C16CB9">
              <w:rPr>
                <w:szCs w:val="22"/>
              </w:rPr>
              <w:t>Расчетный счет плательщика</w:t>
            </w:r>
          </w:p>
        </w:tc>
        <w:tc>
          <w:tcPr>
            <w:tcW w:w="1128" w:type="pct"/>
          </w:tcPr>
          <w:p w14:paraId="3D7E24BF" w14:textId="4290B248" w:rsidR="00187229" w:rsidRPr="00C16CB9" w:rsidRDefault="005821E7" w:rsidP="00187229">
            <w:pPr>
              <w:pStyle w:val="GOSTTablenorm"/>
            </w:pPr>
            <w:r>
              <w:rPr>
                <w:lang w:val="en-US"/>
              </w:rPr>
              <w:t>P_</w:t>
            </w:r>
            <w:r w:rsidRPr="003454D2">
              <w:t>AccNumberOrg</w:t>
            </w:r>
          </w:p>
        </w:tc>
        <w:tc>
          <w:tcPr>
            <w:tcW w:w="1370" w:type="pct"/>
          </w:tcPr>
          <w:p w14:paraId="2B549B50" w14:textId="2BABE808" w:rsidR="00187229" w:rsidRPr="00B9499D" w:rsidRDefault="005821E7" w:rsidP="00187229">
            <w:pPr>
              <w:pStyle w:val="GOSTTablenorm"/>
              <w:rPr>
                <w:szCs w:val="22"/>
              </w:rPr>
            </w:pPr>
            <w:r>
              <w:rPr>
                <w:szCs w:val="22"/>
              </w:rPr>
              <w:t>-</w:t>
            </w:r>
          </w:p>
        </w:tc>
      </w:tr>
      <w:tr w:rsidR="00187229" w:rsidRPr="00B9499D" w14:paraId="49CBBF7D" w14:textId="77777777" w:rsidTr="00A84155">
        <w:tc>
          <w:tcPr>
            <w:tcW w:w="1109" w:type="pct"/>
          </w:tcPr>
          <w:p w14:paraId="178D2BCF" w14:textId="236158B5" w:rsidR="00187229" w:rsidRPr="00EC263A" w:rsidRDefault="00187229" w:rsidP="00187229">
            <w:pPr>
              <w:pStyle w:val="GOSTTablenorm"/>
              <w:rPr>
                <w:color w:val="FF0000"/>
              </w:rPr>
            </w:pPr>
            <w:r w:rsidRPr="00C16CB9">
              <w:rPr>
                <w:szCs w:val="22"/>
              </w:rPr>
              <w:t>РС_КС_получателя</w:t>
            </w:r>
          </w:p>
        </w:tc>
        <w:tc>
          <w:tcPr>
            <w:tcW w:w="284" w:type="pct"/>
          </w:tcPr>
          <w:p w14:paraId="1DD661F1" w14:textId="0AD7E190" w:rsidR="00187229" w:rsidRDefault="00187229" w:rsidP="00187229">
            <w:pPr>
              <w:pStyle w:val="GOSTTablenorm"/>
            </w:pPr>
            <w:r w:rsidRPr="00C16CB9">
              <w:rPr>
                <w:szCs w:val="22"/>
              </w:rPr>
              <w:t>нет</w:t>
            </w:r>
          </w:p>
        </w:tc>
        <w:tc>
          <w:tcPr>
            <w:tcW w:w="1109" w:type="pct"/>
          </w:tcPr>
          <w:p w14:paraId="447827CD" w14:textId="335EDAA6" w:rsidR="00187229" w:rsidRPr="00AE6D38" w:rsidRDefault="00187229" w:rsidP="00187229">
            <w:pPr>
              <w:pStyle w:val="GOSTTablenorm"/>
            </w:pPr>
            <w:r w:rsidRPr="00C16CB9">
              <w:rPr>
                <w:szCs w:val="22"/>
              </w:rPr>
              <w:t>Расчетный счет получателя</w:t>
            </w:r>
          </w:p>
        </w:tc>
        <w:tc>
          <w:tcPr>
            <w:tcW w:w="1128" w:type="pct"/>
          </w:tcPr>
          <w:p w14:paraId="509BC7BA" w14:textId="5E9C7156" w:rsidR="00187229" w:rsidRPr="00C16CB9" w:rsidRDefault="005821E7" w:rsidP="00187229">
            <w:pPr>
              <w:pStyle w:val="GOSTTablenorm"/>
            </w:pPr>
            <w:r>
              <w:rPr>
                <w:lang w:val="en-US"/>
              </w:rPr>
              <w:t>R_</w:t>
            </w:r>
            <w:r w:rsidRPr="003454D2">
              <w:t>AccNumberOrg</w:t>
            </w:r>
          </w:p>
        </w:tc>
        <w:tc>
          <w:tcPr>
            <w:tcW w:w="1370" w:type="pct"/>
          </w:tcPr>
          <w:p w14:paraId="034A05C3" w14:textId="2622491E" w:rsidR="00187229" w:rsidRPr="00B9499D" w:rsidRDefault="005821E7" w:rsidP="00187229">
            <w:pPr>
              <w:pStyle w:val="GOSTTablenorm"/>
              <w:rPr>
                <w:szCs w:val="22"/>
              </w:rPr>
            </w:pPr>
            <w:r>
              <w:rPr>
                <w:szCs w:val="22"/>
              </w:rPr>
              <w:t>-</w:t>
            </w:r>
          </w:p>
        </w:tc>
      </w:tr>
      <w:tr w:rsidR="00187229" w:rsidRPr="00B9499D" w14:paraId="0D81858B" w14:textId="77777777" w:rsidTr="00A84155">
        <w:tc>
          <w:tcPr>
            <w:tcW w:w="1109" w:type="pct"/>
          </w:tcPr>
          <w:p w14:paraId="14D8C0E0" w14:textId="00AD2245" w:rsidR="00187229" w:rsidRPr="00C16CB9" w:rsidRDefault="00187229" w:rsidP="00187229">
            <w:pPr>
              <w:pStyle w:val="GOSTTablenorm"/>
              <w:rPr>
                <w:szCs w:val="22"/>
              </w:rPr>
            </w:pPr>
            <w:r w:rsidRPr="00C644BE">
              <w:rPr>
                <w:szCs w:val="22"/>
              </w:rPr>
              <w:t>КС_плательщика</w:t>
            </w:r>
          </w:p>
        </w:tc>
        <w:tc>
          <w:tcPr>
            <w:tcW w:w="284" w:type="pct"/>
          </w:tcPr>
          <w:p w14:paraId="5A6C0B25" w14:textId="0D085928" w:rsidR="00187229" w:rsidRPr="00C16CB9" w:rsidRDefault="00187229" w:rsidP="00187229">
            <w:pPr>
              <w:pStyle w:val="GOSTTablenorm"/>
              <w:rPr>
                <w:szCs w:val="22"/>
              </w:rPr>
            </w:pPr>
            <w:r w:rsidRPr="00C644BE">
              <w:t>нет</w:t>
            </w:r>
          </w:p>
        </w:tc>
        <w:tc>
          <w:tcPr>
            <w:tcW w:w="1109" w:type="pct"/>
          </w:tcPr>
          <w:p w14:paraId="7DF46600" w14:textId="14510DD4" w:rsidR="00187229" w:rsidRPr="00C16CB9" w:rsidRDefault="00187229" w:rsidP="00187229">
            <w:pPr>
              <w:pStyle w:val="GOSTTablenorm"/>
              <w:rPr>
                <w:szCs w:val="22"/>
              </w:rPr>
            </w:pPr>
            <w:r w:rsidRPr="00C644BE">
              <w:t>Казначейский счет плательщика</w:t>
            </w:r>
          </w:p>
        </w:tc>
        <w:tc>
          <w:tcPr>
            <w:tcW w:w="1128" w:type="pct"/>
          </w:tcPr>
          <w:p w14:paraId="23FA0CDB" w14:textId="59245473" w:rsidR="00187229" w:rsidRPr="00C16CB9" w:rsidRDefault="00187229" w:rsidP="00187229">
            <w:pPr>
              <w:pStyle w:val="GOSTTablenorm"/>
              <w:rPr>
                <w:lang w:val="en-US"/>
              </w:rPr>
            </w:pPr>
            <w:r w:rsidRPr="00C16CB9">
              <w:rPr>
                <w:lang w:val="en-US"/>
              </w:rPr>
              <w:t>P_</w:t>
            </w:r>
            <w:r w:rsidRPr="00C16CB9">
              <w:t>AccNumber</w:t>
            </w:r>
          </w:p>
        </w:tc>
        <w:tc>
          <w:tcPr>
            <w:tcW w:w="1370" w:type="pct"/>
          </w:tcPr>
          <w:p w14:paraId="4ACBF4F7" w14:textId="2D1DDD98" w:rsidR="00187229" w:rsidRPr="00B9499D" w:rsidRDefault="005821E7" w:rsidP="00187229">
            <w:pPr>
              <w:pStyle w:val="GOSTTablenorm"/>
              <w:rPr>
                <w:szCs w:val="22"/>
              </w:rPr>
            </w:pPr>
            <w:r>
              <w:rPr>
                <w:szCs w:val="22"/>
              </w:rPr>
              <w:t>-</w:t>
            </w:r>
          </w:p>
        </w:tc>
      </w:tr>
      <w:tr w:rsidR="00187229" w:rsidRPr="00B9499D" w14:paraId="383C9AA1" w14:textId="77777777" w:rsidTr="00A84155">
        <w:tc>
          <w:tcPr>
            <w:tcW w:w="1109" w:type="pct"/>
          </w:tcPr>
          <w:p w14:paraId="0AA9E0FA" w14:textId="6D9EE789" w:rsidR="00187229" w:rsidRPr="00C16CB9" w:rsidRDefault="00187229" w:rsidP="00187229">
            <w:pPr>
              <w:pStyle w:val="GOSTTablenorm"/>
              <w:rPr>
                <w:szCs w:val="22"/>
              </w:rPr>
            </w:pPr>
            <w:r w:rsidRPr="00C644BE">
              <w:rPr>
                <w:szCs w:val="22"/>
              </w:rPr>
              <w:t>КС_</w:t>
            </w:r>
            <w:r>
              <w:rPr>
                <w:szCs w:val="22"/>
              </w:rPr>
              <w:t>получателя</w:t>
            </w:r>
          </w:p>
        </w:tc>
        <w:tc>
          <w:tcPr>
            <w:tcW w:w="284" w:type="pct"/>
          </w:tcPr>
          <w:p w14:paraId="322896A9" w14:textId="14DE67A5" w:rsidR="00187229" w:rsidRPr="00C16CB9" w:rsidRDefault="00187229" w:rsidP="00187229">
            <w:pPr>
              <w:pStyle w:val="GOSTTablenorm"/>
              <w:rPr>
                <w:szCs w:val="22"/>
              </w:rPr>
            </w:pPr>
            <w:r w:rsidRPr="00C644BE">
              <w:t>нет</w:t>
            </w:r>
          </w:p>
        </w:tc>
        <w:tc>
          <w:tcPr>
            <w:tcW w:w="1109" w:type="pct"/>
          </w:tcPr>
          <w:p w14:paraId="5A28A1F1" w14:textId="46CF8B95" w:rsidR="00187229" w:rsidRPr="00C16CB9" w:rsidRDefault="00187229" w:rsidP="00187229">
            <w:pPr>
              <w:pStyle w:val="GOSTTablenorm"/>
              <w:rPr>
                <w:szCs w:val="22"/>
              </w:rPr>
            </w:pPr>
            <w:r w:rsidRPr="00C644BE">
              <w:t xml:space="preserve">Казначейский счет </w:t>
            </w:r>
            <w:r>
              <w:t>получателя</w:t>
            </w:r>
          </w:p>
        </w:tc>
        <w:tc>
          <w:tcPr>
            <w:tcW w:w="1128" w:type="pct"/>
          </w:tcPr>
          <w:p w14:paraId="63D97E81" w14:textId="61C8AE4B" w:rsidR="00187229" w:rsidRPr="00C16CB9" w:rsidRDefault="00187229" w:rsidP="00187229">
            <w:pPr>
              <w:pStyle w:val="GOSTTablenorm"/>
              <w:rPr>
                <w:lang w:val="en-US"/>
              </w:rPr>
            </w:pPr>
            <w:r w:rsidRPr="00C16CB9">
              <w:rPr>
                <w:lang w:val="en-US"/>
              </w:rPr>
              <w:t>R_</w:t>
            </w:r>
            <w:r w:rsidRPr="00C16CB9">
              <w:t>AccNumber</w:t>
            </w:r>
          </w:p>
        </w:tc>
        <w:tc>
          <w:tcPr>
            <w:tcW w:w="1370" w:type="pct"/>
          </w:tcPr>
          <w:p w14:paraId="29D7008B" w14:textId="153C9B7F" w:rsidR="00187229" w:rsidRPr="00B9499D" w:rsidRDefault="005821E7" w:rsidP="00187229">
            <w:pPr>
              <w:pStyle w:val="GOSTTablenorm"/>
              <w:rPr>
                <w:szCs w:val="22"/>
              </w:rPr>
            </w:pPr>
            <w:r>
              <w:rPr>
                <w:szCs w:val="22"/>
              </w:rPr>
              <w:t>-</w:t>
            </w:r>
          </w:p>
        </w:tc>
      </w:tr>
      <w:tr w:rsidR="00187229" w:rsidRPr="00B9499D" w14:paraId="14C8913E" w14:textId="77777777" w:rsidTr="00A84155">
        <w:tc>
          <w:tcPr>
            <w:tcW w:w="1109" w:type="pct"/>
          </w:tcPr>
          <w:p w14:paraId="1845A7F2" w14:textId="10985FC1" w:rsidR="00187229" w:rsidRPr="00C644BE" w:rsidRDefault="00187229" w:rsidP="00187229">
            <w:pPr>
              <w:pStyle w:val="GOSTTablenorm"/>
              <w:rPr>
                <w:szCs w:val="22"/>
              </w:rPr>
            </w:pPr>
            <w:r w:rsidRPr="00C644BE">
              <w:rPr>
                <w:szCs w:val="22"/>
              </w:rPr>
              <w:t>ОКТМО_КС_плательщика</w:t>
            </w:r>
          </w:p>
        </w:tc>
        <w:tc>
          <w:tcPr>
            <w:tcW w:w="284" w:type="pct"/>
          </w:tcPr>
          <w:p w14:paraId="4348B7E5" w14:textId="409E280F" w:rsidR="00187229" w:rsidRPr="00C644BE" w:rsidRDefault="00187229" w:rsidP="00187229">
            <w:pPr>
              <w:pStyle w:val="GOSTTablenorm"/>
            </w:pPr>
            <w:r>
              <w:t>д</w:t>
            </w:r>
            <w:r w:rsidRPr="00C644BE">
              <w:t>а</w:t>
            </w:r>
          </w:p>
        </w:tc>
        <w:tc>
          <w:tcPr>
            <w:tcW w:w="1109" w:type="pct"/>
          </w:tcPr>
          <w:p w14:paraId="57C3A2E2" w14:textId="0E73A317" w:rsidR="00187229" w:rsidRPr="00C644BE" w:rsidRDefault="00187229" w:rsidP="00187229">
            <w:pPr>
              <w:pStyle w:val="GOSTTablenorm"/>
            </w:pPr>
            <w:r w:rsidRPr="00C644BE">
              <w:t>Код по ОКТМО публично-правового образования плательщика</w:t>
            </w:r>
          </w:p>
        </w:tc>
        <w:tc>
          <w:tcPr>
            <w:tcW w:w="1128" w:type="pct"/>
          </w:tcPr>
          <w:p w14:paraId="074C9803" w14:textId="1CBA11C3" w:rsidR="00187229" w:rsidRPr="00C16CB9" w:rsidRDefault="00187229" w:rsidP="00187229">
            <w:pPr>
              <w:pStyle w:val="GOSTTablenorm"/>
              <w:rPr>
                <w:lang w:val="en-US"/>
              </w:rPr>
            </w:pPr>
            <w:r w:rsidRPr="00C16CB9">
              <w:rPr>
                <w:lang w:val="en-US"/>
              </w:rPr>
              <w:t>P_</w:t>
            </w:r>
            <w:r w:rsidRPr="00C16CB9">
              <w:t>AccNumber</w:t>
            </w:r>
          </w:p>
        </w:tc>
        <w:tc>
          <w:tcPr>
            <w:tcW w:w="1370" w:type="pct"/>
          </w:tcPr>
          <w:p w14:paraId="207071C0" w14:textId="2B81BF5A" w:rsidR="00187229" w:rsidRPr="00B9499D" w:rsidRDefault="00187229" w:rsidP="00187229">
            <w:pPr>
              <w:pStyle w:val="GOSTTablenorm"/>
              <w:rPr>
                <w:szCs w:val="22"/>
              </w:rPr>
            </w:pPr>
            <w:r>
              <w:t>Указываются</w:t>
            </w:r>
            <w:r w:rsidRPr="00C644BE">
              <w:t xml:space="preserve"> 9-16 </w:t>
            </w:r>
            <w:r>
              <w:t xml:space="preserve">разряды </w:t>
            </w:r>
            <w:r w:rsidRPr="00C644BE">
              <w:t>номера КС плательщика</w:t>
            </w:r>
          </w:p>
        </w:tc>
      </w:tr>
      <w:tr w:rsidR="00187229" w:rsidRPr="00B9499D" w14:paraId="0793B8A3" w14:textId="77777777" w:rsidTr="00A84155">
        <w:tc>
          <w:tcPr>
            <w:tcW w:w="1109" w:type="pct"/>
          </w:tcPr>
          <w:p w14:paraId="3B11AEF7" w14:textId="4F2A4916" w:rsidR="00187229" w:rsidRPr="00C644BE" w:rsidRDefault="00187229" w:rsidP="00187229">
            <w:pPr>
              <w:pStyle w:val="GOSTTablenorm"/>
              <w:rPr>
                <w:szCs w:val="22"/>
              </w:rPr>
            </w:pPr>
            <w:r w:rsidRPr="00C644BE">
              <w:rPr>
                <w:szCs w:val="22"/>
              </w:rPr>
              <w:t>ОКТМО_КС_</w:t>
            </w:r>
            <w:r>
              <w:rPr>
                <w:szCs w:val="22"/>
              </w:rPr>
              <w:t>получателя</w:t>
            </w:r>
          </w:p>
        </w:tc>
        <w:tc>
          <w:tcPr>
            <w:tcW w:w="284" w:type="pct"/>
          </w:tcPr>
          <w:p w14:paraId="3071FF6A" w14:textId="4FF3F2F8" w:rsidR="00187229" w:rsidRPr="00C644BE" w:rsidRDefault="00187229" w:rsidP="00187229">
            <w:pPr>
              <w:pStyle w:val="GOSTTablenorm"/>
            </w:pPr>
            <w:r>
              <w:t>д</w:t>
            </w:r>
            <w:r w:rsidRPr="00C644BE">
              <w:t>а</w:t>
            </w:r>
          </w:p>
        </w:tc>
        <w:tc>
          <w:tcPr>
            <w:tcW w:w="1109" w:type="pct"/>
          </w:tcPr>
          <w:p w14:paraId="20605C80" w14:textId="5F490B01" w:rsidR="00187229" w:rsidRPr="00C644BE" w:rsidRDefault="00187229" w:rsidP="00187229">
            <w:pPr>
              <w:pStyle w:val="GOSTTablenorm"/>
            </w:pPr>
            <w:r w:rsidRPr="00C644BE">
              <w:t xml:space="preserve">Код по ОКТМО публично-правового образования </w:t>
            </w:r>
            <w:r>
              <w:t>получателя</w:t>
            </w:r>
          </w:p>
        </w:tc>
        <w:tc>
          <w:tcPr>
            <w:tcW w:w="1128" w:type="pct"/>
          </w:tcPr>
          <w:p w14:paraId="2BC96FEB" w14:textId="29084F55" w:rsidR="00187229" w:rsidRPr="00C16CB9" w:rsidRDefault="00187229" w:rsidP="00187229">
            <w:pPr>
              <w:pStyle w:val="GOSTTablenorm"/>
              <w:rPr>
                <w:lang w:val="en-US"/>
              </w:rPr>
            </w:pPr>
            <w:r w:rsidRPr="00C16CB9">
              <w:rPr>
                <w:lang w:val="en-US"/>
              </w:rPr>
              <w:t>R_</w:t>
            </w:r>
            <w:r w:rsidRPr="00C16CB9">
              <w:t>AccNumber</w:t>
            </w:r>
          </w:p>
        </w:tc>
        <w:tc>
          <w:tcPr>
            <w:tcW w:w="1370" w:type="pct"/>
          </w:tcPr>
          <w:p w14:paraId="69D766E8" w14:textId="34D79237" w:rsidR="00187229" w:rsidRPr="00B9499D" w:rsidRDefault="00187229" w:rsidP="00187229">
            <w:pPr>
              <w:pStyle w:val="GOSTTablenorm"/>
              <w:rPr>
                <w:szCs w:val="22"/>
              </w:rPr>
            </w:pPr>
            <w:r>
              <w:t>Указываются</w:t>
            </w:r>
            <w:r w:rsidRPr="00C644BE">
              <w:t xml:space="preserve"> 9-16 </w:t>
            </w:r>
            <w:r>
              <w:t xml:space="preserve">разряды </w:t>
            </w:r>
            <w:r w:rsidRPr="00C644BE">
              <w:t xml:space="preserve">номера КС </w:t>
            </w:r>
            <w:r>
              <w:t>получателя</w:t>
            </w:r>
          </w:p>
        </w:tc>
      </w:tr>
      <w:tr w:rsidR="00187229" w:rsidRPr="00B9499D" w14:paraId="08E8D4C7" w14:textId="77777777" w:rsidTr="00A84155">
        <w:tc>
          <w:tcPr>
            <w:tcW w:w="1109" w:type="pct"/>
          </w:tcPr>
          <w:p w14:paraId="6F1EAFC5" w14:textId="5EE60B44" w:rsidR="00187229" w:rsidRPr="00C644BE" w:rsidRDefault="00187229" w:rsidP="00187229">
            <w:pPr>
              <w:pStyle w:val="GOSTTablenorm"/>
              <w:rPr>
                <w:szCs w:val="22"/>
              </w:rPr>
            </w:pPr>
            <w:r w:rsidRPr="00C644BE">
              <w:t>ТОФК_КС_плательщика</w:t>
            </w:r>
          </w:p>
        </w:tc>
        <w:tc>
          <w:tcPr>
            <w:tcW w:w="284" w:type="pct"/>
          </w:tcPr>
          <w:p w14:paraId="074A067D" w14:textId="3A4B0FD6" w:rsidR="00187229" w:rsidRDefault="00187229" w:rsidP="00187229">
            <w:pPr>
              <w:pStyle w:val="GOSTTablenorm"/>
            </w:pPr>
            <w:r>
              <w:t>д</w:t>
            </w:r>
            <w:r w:rsidRPr="00C644BE">
              <w:t>а</w:t>
            </w:r>
          </w:p>
        </w:tc>
        <w:tc>
          <w:tcPr>
            <w:tcW w:w="1109" w:type="pct"/>
          </w:tcPr>
          <w:p w14:paraId="3DE7AEDE" w14:textId="6CAB604D" w:rsidR="00187229" w:rsidRPr="00C644BE" w:rsidRDefault="00187229" w:rsidP="00187229">
            <w:pPr>
              <w:pStyle w:val="GOSTTablenorm"/>
            </w:pPr>
            <w:r>
              <w:t xml:space="preserve">Код </w:t>
            </w:r>
            <w:r w:rsidRPr="00C644BE">
              <w:t>ТОФК по КС</w:t>
            </w:r>
            <w:r>
              <w:t xml:space="preserve"> плательщика (2-значный)</w:t>
            </w:r>
          </w:p>
        </w:tc>
        <w:tc>
          <w:tcPr>
            <w:tcW w:w="1128" w:type="pct"/>
          </w:tcPr>
          <w:p w14:paraId="7C2C6318" w14:textId="301A1B91" w:rsidR="00187229" w:rsidRPr="00C16CB9" w:rsidRDefault="00187229" w:rsidP="00187229">
            <w:pPr>
              <w:pStyle w:val="GOSTTablenorm"/>
              <w:rPr>
                <w:lang w:val="en-US"/>
              </w:rPr>
            </w:pPr>
            <w:r w:rsidRPr="00C16CB9">
              <w:rPr>
                <w:lang w:val="en-US"/>
              </w:rPr>
              <w:t>P_</w:t>
            </w:r>
            <w:r w:rsidRPr="00C16CB9">
              <w:t>AccNumber</w:t>
            </w:r>
          </w:p>
        </w:tc>
        <w:tc>
          <w:tcPr>
            <w:tcW w:w="1370" w:type="pct"/>
          </w:tcPr>
          <w:p w14:paraId="4DE297DD" w14:textId="0FB4546D" w:rsidR="00187229" w:rsidRDefault="00187229" w:rsidP="00187229">
            <w:pPr>
              <w:pStyle w:val="GOSTTablenorm"/>
            </w:pPr>
            <w:r w:rsidRPr="00C644BE">
              <w:t>Указываются 17-1</w:t>
            </w:r>
            <w:r>
              <w:t>8 разряды номера КС плательщика</w:t>
            </w:r>
          </w:p>
        </w:tc>
      </w:tr>
      <w:tr w:rsidR="00187229" w:rsidRPr="00B9499D" w14:paraId="049BC789" w14:textId="77777777" w:rsidTr="00A84155">
        <w:tc>
          <w:tcPr>
            <w:tcW w:w="1109" w:type="pct"/>
          </w:tcPr>
          <w:p w14:paraId="5E6FDF21" w14:textId="0A72D661" w:rsidR="00187229" w:rsidRPr="00C644BE" w:rsidRDefault="00187229" w:rsidP="00BA1C9C">
            <w:pPr>
              <w:pStyle w:val="GOSTTablenorm"/>
              <w:rPr>
                <w:szCs w:val="22"/>
              </w:rPr>
            </w:pPr>
            <w:r w:rsidRPr="00C644BE">
              <w:t>ТОФК_КС_</w:t>
            </w:r>
            <w:r>
              <w:rPr>
                <w:szCs w:val="22"/>
              </w:rPr>
              <w:t>получателя</w:t>
            </w:r>
          </w:p>
        </w:tc>
        <w:tc>
          <w:tcPr>
            <w:tcW w:w="284" w:type="pct"/>
          </w:tcPr>
          <w:p w14:paraId="04CFD81F" w14:textId="67243CB8" w:rsidR="00187229" w:rsidRDefault="00187229" w:rsidP="00187229">
            <w:pPr>
              <w:pStyle w:val="GOSTTablenorm"/>
            </w:pPr>
            <w:r>
              <w:t>д</w:t>
            </w:r>
            <w:r w:rsidRPr="00C644BE">
              <w:t>а</w:t>
            </w:r>
          </w:p>
        </w:tc>
        <w:tc>
          <w:tcPr>
            <w:tcW w:w="1109" w:type="pct"/>
          </w:tcPr>
          <w:p w14:paraId="34A2DCA7" w14:textId="7218DF53" w:rsidR="00187229" w:rsidRPr="00C644BE" w:rsidRDefault="00187229" w:rsidP="00187229">
            <w:pPr>
              <w:pStyle w:val="GOSTTablenorm"/>
            </w:pPr>
            <w:r>
              <w:t xml:space="preserve">Код </w:t>
            </w:r>
            <w:r w:rsidRPr="00C644BE">
              <w:t>ТОФК по КС</w:t>
            </w:r>
            <w:r>
              <w:t xml:space="preserve"> </w:t>
            </w:r>
            <w:r>
              <w:rPr>
                <w:szCs w:val="22"/>
              </w:rPr>
              <w:t>получателя</w:t>
            </w:r>
            <w:r>
              <w:t xml:space="preserve"> (2-значный)</w:t>
            </w:r>
          </w:p>
        </w:tc>
        <w:tc>
          <w:tcPr>
            <w:tcW w:w="1128" w:type="pct"/>
          </w:tcPr>
          <w:p w14:paraId="66F7BFC4" w14:textId="45730F04" w:rsidR="00187229" w:rsidRPr="00C16CB9" w:rsidRDefault="00187229" w:rsidP="00187229">
            <w:pPr>
              <w:pStyle w:val="GOSTTablenorm"/>
              <w:rPr>
                <w:lang w:val="en-US"/>
              </w:rPr>
            </w:pPr>
            <w:r w:rsidRPr="00C16CB9">
              <w:rPr>
                <w:lang w:val="en-US"/>
              </w:rPr>
              <w:t>R_</w:t>
            </w:r>
            <w:r w:rsidRPr="00C16CB9">
              <w:t>AccNumber</w:t>
            </w:r>
          </w:p>
        </w:tc>
        <w:tc>
          <w:tcPr>
            <w:tcW w:w="1370" w:type="pct"/>
          </w:tcPr>
          <w:p w14:paraId="4984BEE2" w14:textId="46FB9F7C" w:rsidR="00187229" w:rsidRDefault="00187229" w:rsidP="00187229">
            <w:pPr>
              <w:pStyle w:val="GOSTTablenorm"/>
            </w:pPr>
            <w:r w:rsidRPr="00C644BE">
              <w:t>Указываются 17-1</w:t>
            </w:r>
            <w:r>
              <w:t xml:space="preserve">8 разряды номера </w:t>
            </w:r>
            <w:r>
              <w:rPr>
                <w:szCs w:val="22"/>
              </w:rPr>
              <w:t>получателя</w:t>
            </w:r>
          </w:p>
        </w:tc>
      </w:tr>
      <w:tr w:rsidR="00187229" w:rsidRPr="00B9499D" w14:paraId="12984120" w14:textId="77777777" w:rsidTr="00A84155">
        <w:tc>
          <w:tcPr>
            <w:tcW w:w="1109" w:type="pct"/>
          </w:tcPr>
          <w:p w14:paraId="56342D8C" w14:textId="791CD758" w:rsidR="00187229" w:rsidRPr="00C644BE" w:rsidRDefault="00187229" w:rsidP="00187229">
            <w:pPr>
              <w:pStyle w:val="GOSTTablenorm"/>
            </w:pPr>
            <w:r w:rsidRPr="00C644BE">
              <w:rPr>
                <w:szCs w:val="22"/>
              </w:rPr>
              <w:t>Порядк_номер_КС_плательщика</w:t>
            </w:r>
          </w:p>
        </w:tc>
        <w:tc>
          <w:tcPr>
            <w:tcW w:w="284" w:type="pct"/>
          </w:tcPr>
          <w:p w14:paraId="2AC42A1A" w14:textId="627E568F" w:rsidR="00187229" w:rsidRDefault="00187229" w:rsidP="00187229">
            <w:pPr>
              <w:pStyle w:val="GOSTTablenorm"/>
            </w:pPr>
            <w:r w:rsidRPr="00C644BE">
              <w:t>да</w:t>
            </w:r>
          </w:p>
        </w:tc>
        <w:tc>
          <w:tcPr>
            <w:tcW w:w="1109" w:type="pct"/>
          </w:tcPr>
          <w:p w14:paraId="429003E8" w14:textId="23CB9513" w:rsidR="00187229" w:rsidRDefault="00187229" w:rsidP="00187229">
            <w:pPr>
              <w:pStyle w:val="GOSTTablenorm"/>
            </w:pPr>
            <w:r w:rsidRPr="00C644BE">
              <w:rPr>
                <w:szCs w:val="22"/>
              </w:rPr>
              <w:t>Порядковый номер КС плательщика</w:t>
            </w:r>
          </w:p>
        </w:tc>
        <w:tc>
          <w:tcPr>
            <w:tcW w:w="1128" w:type="pct"/>
          </w:tcPr>
          <w:p w14:paraId="29F2BAAB" w14:textId="6A88EAA1" w:rsidR="00187229" w:rsidRPr="00C16CB9" w:rsidRDefault="00187229" w:rsidP="00187229">
            <w:pPr>
              <w:pStyle w:val="GOSTTablenorm"/>
              <w:rPr>
                <w:lang w:val="en-US"/>
              </w:rPr>
            </w:pPr>
            <w:r w:rsidRPr="00C16CB9">
              <w:rPr>
                <w:lang w:val="en-US"/>
              </w:rPr>
              <w:t>P_</w:t>
            </w:r>
            <w:r w:rsidRPr="00C16CB9">
              <w:t>AccNumber</w:t>
            </w:r>
          </w:p>
        </w:tc>
        <w:tc>
          <w:tcPr>
            <w:tcW w:w="1370" w:type="pct"/>
          </w:tcPr>
          <w:p w14:paraId="5FEFEE5D" w14:textId="56391C2B" w:rsidR="00187229" w:rsidRPr="00C644BE" w:rsidRDefault="00187229" w:rsidP="00187229">
            <w:pPr>
              <w:pStyle w:val="GOSTTablenorm"/>
            </w:pPr>
            <w:r w:rsidRPr="00C644BE">
              <w:rPr>
                <w:szCs w:val="22"/>
              </w:rPr>
              <w:t>Указываются 19-20 разряды номера КС плательщика</w:t>
            </w:r>
          </w:p>
        </w:tc>
      </w:tr>
      <w:tr w:rsidR="00187229" w:rsidRPr="00B9499D" w14:paraId="107031B0" w14:textId="77777777" w:rsidTr="00A84155">
        <w:tc>
          <w:tcPr>
            <w:tcW w:w="1109" w:type="pct"/>
          </w:tcPr>
          <w:p w14:paraId="1B415289" w14:textId="4E1892E0" w:rsidR="00187229" w:rsidRPr="00C644BE" w:rsidRDefault="00187229" w:rsidP="00BA1C9C">
            <w:pPr>
              <w:pStyle w:val="GOSTTablenorm"/>
            </w:pPr>
            <w:r w:rsidRPr="00C644BE">
              <w:rPr>
                <w:szCs w:val="22"/>
              </w:rPr>
              <w:t>Порядк_номер_КС_</w:t>
            </w:r>
            <w:r>
              <w:rPr>
                <w:szCs w:val="22"/>
              </w:rPr>
              <w:t>получателя</w:t>
            </w:r>
          </w:p>
        </w:tc>
        <w:tc>
          <w:tcPr>
            <w:tcW w:w="284" w:type="pct"/>
          </w:tcPr>
          <w:p w14:paraId="34080F83" w14:textId="12BC6DE4" w:rsidR="00187229" w:rsidRDefault="00187229" w:rsidP="00187229">
            <w:pPr>
              <w:pStyle w:val="GOSTTablenorm"/>
            </w:pPr>
            <w:r w:rsidRPr="00C644BE">
              <w:t>да</w:t>
            </w:r>
          </w:p>
        </w:tc>
        <w:tc>
          <w:tcPr>
            <w:tcW w:w="1109" w:type="pct"/>
          </w:tcPr>
          <w:p w14:paraId="3447E1D8" w14:textId="695368F3" w:rsidR="00187229" w:rsidRDefault="006110AF" w:rsidP="00187229">
            <w:pPr>
              <w:pStyle w:val="GOSTTablenorm"/>
            </w:pPr>
            <w:r>
              <w:rPr>
                <w:szCs w:val="22"/>
              </w:rPr>
              <w:t xml:space="preserve">Порядковый номер КС </w:t>
            </w:r>
            <w:r w:rsidR="00187229">
              <w:rPr>
                <w:szCs w:val="22"/>
              </w:rPr>
              <w:t>получателя</w:t>
            </w:r>
          </w:p>
        </w:tc>
        <w:tc>
          <w:tcPr>
            <w:tcW w:w="1128" w:type="pct"/>
          </w:tcPr>
          <w:p w14:paraId="44AFD95C" w14:textId="45C62A1A" w:rsidR="00187229" w:rsidRPr="00C16CB9" w:rsidRDefault="00187229" w:rsidP="00187229">
            <w:pPr>
              <w:pStyle w:val="GOSTTablenorm"/>
              <w:rPr>
                <w:lang w:val="en-US"/>
              </w:rPr>
            </w:pPr>
            <w:r w:rsidRPr="00C16CB9">
              <w:rPr>
                <w:lang w:val="en-US"/>
              </w:rPr>
              <w:t>R_</w:t>
            </w:r>
            <w:r w:rsidRPr="00C16CB9">
              <w:t>AccNumber</w:t>
            </w:r>
          </w:p>
        </w:tc>
        <w:tc>
          <w:tcPr>
            <w:tcW w:w="1370" w:type="pct"/>
          </w:tcPr>
          <w:p w14:paraId="2932799C" w14:textId="2809196D" w:rsidR="00187229" w:rsidRPr="00C644BE" w:rsidRDefault="00187229" w:rsidP="00187229">
            <w:pPr>
              <w:pStyle w:val="GOSTTablenorm"/>
            </w:pPr>
            <w:r w:rsidRPr="00C644BE">
              <w:rPr>
                <w:szCs w:val="22"/>
              </w:rPr>
              <w:t xml:space="preserve">Указываются 19-20 разряды номера КС </w:t>
            </w:r>
            <w:r>
              <w:rPr>
                <w:szCs w:val="22"/>
              </w:rPr>
              <w:t>получателя</w:t>
            </w:r>
          </w:p>
        </w:tc>
      </w:tr>
      <w:tr w:rsidR="00F54D15" w:rsidRPr="00B9499D" w14:paraId="12472222" w14:textId="77777777" w:rsidTr="00A84155">
        <w:tc>
          <w:tcPr>
            <w:tcW w:w="1109" w:type="pct"/>
          </w:tcPr>
          <w:p w14:paraId="6A79AD73" w14:textId="2DA2D352" w:rsidR="00F54D15" w:rsidRPr="00F54D15" w:rsidRDefault="00F54D15" w:rsidP="00F54D15">
            <w:pPr>
              <w:pStyle w:val="GOSTTablenorm"/>
              <w:rPr>
                <w:szCs w:val="22"/>
              </w:rPr>
            </w:pPr>
            <w:r w:rsidRPr="00F54D15">
              <w:rPr>
                <w:szCs w:val="22"/>
              </w:rPr>
              <w:t>КБК_расчеты</w:t>
            </w:r>
          </w:p>
        </w:tc>
        <w:tc>
          <w:tcPr>
            <w:tcW w:w="284" w:type="pct"/>
          </w:tcPr>
          <w:p w14:paraId="58FFF403" w14:textId="3CB8FB04" w:rsidR="00F54D15" w:rsidRPr="00F54D15" w:rsidRDefault="00F54D15" w:rsidP="00F54D15">
            <w:pPr>
              <w:pStyle w:val="GOSTTablenorm"/>
            </w:pPr>
            <w:r w:rsidRPr="00F54D15">
              <w:t>да</w:t>
            </w:r>
          </w:p>
        </w:tc>
        <w:tc>
          <w:tcPr>
            <w:tcW w:w="1109" w:type="pct"/>
          </w:tcPr>
          <w:p w14:paraId="6E40EBC2" w14:textId="28B7392A" w:rsidR="00F54D15" w:rsidRPr="00F54D15" w:rsidRDefault="00F54D15" w:rsidP="00F54D15">
            <w:pPr>
              <w:pStyle w:val="GOSTTablenorm"/>
              <w:rPr>
                <w:szCs w:val="22"/>
              </w:rPr>
            </w:pPr>
            <w:r w:rsidRPr="00F54D15">
              <w:rPr>
                <w:szCs w:val="22"/>
              </w:rPr>
              <w:t>КБК по внутриказначейским расчетам</w:t>
            </w:r>
          </w:p>
        </w:tc>
        <w:tc>
          <w:tcPr>
            <w:tcW w:w="1128" w:type="pct"/>
          </w:tcPr>
          <w:p w14:paraId="4BA1550E" w14:textId="11035490" w:rsidR="00F54D15" w:rsidRPr="00F54D15" w:rsidRDefault="00F54D15" w:rsidP="00F54D15">
            <w:pPr>
              <w:pStyle w:val="GOSTTablenorm"/>
              <w:rPr>
                <w:lang w:val="en-US"/>
              </w:rPr>
            </w:pPr>
            <w:r w:rsidRPr="00F54D15">
              <w:t>-</w:t>
            </w:r>
          </w:p>
        </w:tc>
        <w:tc>
          <w:tcPr>
            <w:tcW w:w="1370" w:type="pct"/>
          </w:tcPr>
          <w:p w14:paraId="0748E35D" w14:textId="25F9F8BC" w:rsidR="00F54D15" w:rsidRPr="00F54D15" w:rsidRDefault="00F54D15" w:rsidP="00F54D15">
            <w:pPr>
              <w:pStyle w:val="GOSTTablenorm"/>
              <w:rPr>
                <w:szCs w:val="22"/>
              </w:rPr>
            </w:pPr>
            <w:r w:rsidRPr="00F54D15">
              <w:rPr>
                <w:szCs w:val="22"/>
              </w:rPr>
              <w:t>Указывается значение «00000000000000000510»</w:t>
            </w:r>
          </w:p>
        </w:tc>
      </w:tr>
      <w:tr w:rsidR="00F54D15" w:rsidRPr="00B9499D" w14:paraId="3B3D43FF" w14:textId="77777777" w:rsidTr="00A84155">
        <w:tc>
          <w:tcPr>
            <w:tcW w:w="1109" w:type="pct"/>
          </w:tcPr>
          <w:p w14:paraId="52D69681" w14:textId="2AFB18EE" w:rsidR="00F54D15" w:rsidRPr="00F54D15" w:rsidRDefault="00F54D15" w:rsidP="00F54D15">
            <w:pPr>
              <w:pStyle w:val="GOSTTablenorm"/>
              <w:rPr>
                <w:szCs w:val="22"/>
              </w:rPr>
            </w:pPr>
            <w:r w:rsidRPr="00F54D15">
              <w:t>Тип_КБК_расчеты</w:t>
            </w:r>
          </w:p>
        </w:tc>
        <w:tc>
          <w:tcPr>
            <w:tcW w:w="284" w:type="pct"/>
          </w:tcPr>
          <w:p w14:paraId="0D58B03A" w14:textId="1AAF0A72" w:rsidR="00F54D15" w:rsidRPr="00F54D15" w:rsidRDefault="00F54D15" w:rsidP="00F54D15">
            <w:pPr>
              <w:pStyle w:val="GOSTTablenorm"/>
            </w:pPr>
            <w:r w:rsidRPr="00F54D15">
              <w:t>да</w:t>
            </w:r>
          </w:p>
        </w:tc>
        <w:tc>
          <w:tcPr>
            <w:tcW w:w="1109" w:type="pct"/>
          </w:tcPr>
          <w:p w14:paraId="1E6D60FD" w14:textId="3898737C" w:rsidR="00F54D15" w:rsidRPr="00F54D15" w:rsidRDefault="00F54D15" w:rsidP="00F54D15">
            <w:pPr>
              <w:pStyle w:val="GOSTTablenorm"/>
              <w:rPr>
                <w:szCs w:val="22"/>
              </w:rPr>
            </w:pPr>
            <w:r w:rsidRPr="00F54D15">
              <w:rPr>
                <w:szCs w:val="22"/>
              </w:rPr>
              <w:t>Тип КБК по внутриказначейским расчетам</w:t>
            </w:r>
          </w:p>
        </w:tc>
        <w:tc>
          <w:tcPr>
            <w:tcW w:w="1128" w:type="pct"/>
          </w:tcPr>
          <w:p w14:paraId="652E7B10" w14:textId="5E87143E" w:rsidR="00F54D15" w:rsidRPr="00F54D15" w:rsidRDefault="00F54D15" w:rsidP="00F54D15">
            <w:pPr>
              <w:pStyle w:val="GOSTTablenorm"/>
            </w:pPr>
            <w:r w:rsidRPr="00F54D15">
              <w:t>-</w:t>
            </w:r>
          </w:p>
        </w:tc>
        <w:tc>
          <w:tcPr>
            <w:tcW w:w="1370" w:type="pct"/>
          </w:tcPr>
          <w:p w14:paraId="4333F4A5" w14:textId="1007E0A1" w:rsidR="00F54D15" w:rsidRPr="00F54D15" w:rsidRDefault="00F54D15" w:rsidP="00F54D15">
            <w:pPr>
              <w:pStyle w:val="GOSTTablenorm"/>
              <w:rPr>
                <w:szCs w:val="22"/>
              </w:rPr>
            </w:pPr>
            <w:r w:rsidRPr="00F54D15">
              <w:t>Указывается значение</w:t>
            </w:r>
            <w:r w:rsidRPr="00F54D15" w:rsidDel="00826C7E">
              <w:t xml:space="preserve"> «31»</w:t>
            </w:r>
          </w:p>
        </w:tc>
      </w:tr>
      <w:tr w:rsidR="00187229" w:rsidRPr="00B9499D" w14:paraId="67DAB394" w14:textId="77777777" w:rsidTr="009A6686">
        <w:tc>
          <w:tcPr>
            <w:tcW w:w="1109" w:type="pct"/>
          </w:tcPr>
          <w:p w14:paraId="2451FAB4" w14:textId="77777777" w:rsidR="00187229" w:rsidRPr="00B9499D" w:rsidRDefault="00187229" w:rsidP="00187229">
            <w:pPr>
              <w:pStyle w:val="GOSTTablenorm"/>
              <w:rPr>
                <w:szCs w:val="22"/>
              </w:rPr>
            </w:pPr>
            <w:r>
              <w:rPr>
                <w:szCs w:val="22"/>
              </w:rPr>
              <w:t>Номер_ЛС_плательщика</w:t>
            </w:r>
          </w:p>
        </w:tc>
        <w:tc>
          <w:tcPr>
            <w:tcW w:w="284" w:type="pct"/>
          </w:tcPr>
          <w:p w14:paraId="780B9797" w14:textId="77777777" w:rsidR="00187229" w:rsidRPr="00B9499D" w:rsidRDefault="00187229" w:rsidP="00187229">
            <w:pPr>
              <w:pStyle w:val="GOSTTablenorm"/>
              <w:rPr>
                <w:szCs w:val="22"/>
              </w:rPr>
            </w:pPr>
            <w:r w:rsidRPr="007676F5">
              <w:rPr>
                <w:szCs w:val="22"/>
              </w:rPr>
              <w:t>нет</w:t>
            </w:r>
          </w:p>
        </w:tc>
        <w:tc>
          <w:tcPr>
            <w:tcW w:w="1109" w:type="pct"/>
          </w:tcPr>
          <w:p w14:paraId="6FC371A4" w14:textId="77777777" w:rsidR="00187229" w:rsidRPr="00B9499D" w:rsidRDefault="00187229" w:rsidP="00187229">
            <w:pPr>
              <w:pStyle w:val="GOSTTablenorm"/>
              <w:rPr>
                <w:szCs w:val="22"/>
              </w:rPr>
            </w:pPr>
            <w:r>
              <w:rPr>
                <w:szCs w:val="22"/>
              </w:rPr>
              <w:t>Номер лицевого счета плательщика</w:t>
            </w:r>
          </w:p>
        </w:tc>
        <w:tc>
          <w:tcPr>
            <w:tcW w:w="1128" w:type="pct"/>
          </w:tcPr>
          <w:p w14:paraId="37EB8F19" w14:textId="77777777" w:rsidR="00187229" w:rsidRPr="00B9499D" w:rsidRDefault="00187229" w:rsidP="00187229">
            <w:pPr>
              <w:pStyle w:val="GOSTTablenorm"/>
              <w:rPr>
                <w:szCs w:val="22"/>
              </w:rPr>
            </w:pPr>
            <w:r>
              <w:rPr>
                <w:lang w:val="en-US"/>
              </w:rPr>
              <w:t>P_</w:t>
            </w:r>
            <w:r w:rsidRPr="00821319">
              <w:t>PersonalAcc</w:t>
            </w:r>
          </w:p>
        </w:tc>
        <w:tc>
          <w:tcPr>
            <w:tcW w:w="1370" w:type="pct"/>
          </w:tcPr>
          <w:p w14:paraId="62DD88EC" w14:textId="4586FBD1" w:rsidR="00187229" w:rsidRPr="00173D84" w:rsidRDefault="00173D84" w:rsidP="00187229">
            <w:pPr>
              <w:pStyle w:val="GOSTTablenorm"/>
              <w:rPr>
                <w:szCs w:val="22"/>
                <w:lang w:val="en-US"/>
              </w:rPr>
            </w:pPr>
            <w:r>
              <w:rPr>
                <w:szCs w:val="22"/>
                <w:lang w:val="en-US"/>
              </w:rPr>
              <w:t>-</w:t>
            </w:r>
          </w:p>
        </w:tc>
      </w:tr>
      <w:tr w:rsidR="00187229" w:rsidRPr="00B9499D" w14:paraId="49C9578A" w14:textId="77777777" w:rsidTr="009A6686">
        <w:tc>
          <w:tcPr>
            <w:tcW w:w="1109" w:type="pct"/>
          </w:tcPr>
          <w:p w14:paraId="345271A3" w14:textId="77777777" w:rsidR="00187229" w:rsidRPr="00B9499D" w:rsidRDefault="00187229" w:rsidP="00187229">
            <w:pPr>
              <w:pStyle w:val="GOSTTablenorm"/>
              <w:rPr>
                <w:szCs w:val="22"/>
              </w:rPr>
            </w:pPr>
            <w:r>
              <w:rPr>
                <w:szCs w:val="22"/>
              </w:rPr>
              <w:t>Номер_ЛС_получателя</w:t>
            </w:r>
          </w:p>
        </w:tc>
        <w:tc>
          <w:tcPr>
            <w:tcW w:w="284" w:type="pct"/>
          </w:tcPr>
          <w:p w14:paraId="59DE59D2" w14:textId="77777777" w:rsidR="00187229" w:rsidRPr="00B9499D" w:rsidRDefault="00187229" w:rsidP="00187229">
            <w:pPr>
              <w:pStyle w:val="GOSTTablenorm"/>
              <w:rPr>
                <w:szCs w:val="22"/>
              </w:rPr>
            </w:pPr>
            <w:r w:rsidRPr="007676F5">
              <w:rPr>
                <w:szCs w:val="22"/>
              </w:rPr>
              <w:t>нет</w:t>
            </w:r>
          </w:p>
        </w:tc>
        <w:tc>
          <w:tcPr>
            <w:tcW w:w="1109" w:type="pct"/>
          </w:tcPr>
          <w:p w14:paraId="4228C4CD" w14:textId="77777777" w:rsidR="00187229" w:rsidRPr="00B9499D" w:rsidRDefault="00187229" w:rsidP="00187229">
            <w:pPr>
              <w:pStyle w:val="GOSTTablenorm"/>
              <w:rPr>
                <w:szCs w:val="22"/>
              </w:rPr>
            </w:pPr>
            <w:r>
              <w:rPr>
                <w:szCs w:val="22"/>
              </w:rPr>
              <w:t>Номер лицевого счета получателя</w:t>
            </w:r>
          </w:p>
        </w:tc>
        <w:tc>
          <w:tcPr>
            <w:tcW w:w="1128" w:type="pct"/>
          </w:tcPr>
          <w:p w14:paraId="3112BB73" w14:textId="65A9FA9D" w:rsidR="00187229" w:rsidRPr="00B9499D" w:rsidRDefault="00187229" w:rsidP="00187229">
            <w:pPr>
              <w:pStyle w:val="GOSTTablenorm"/>
              <w:rPr>
                <w:szCs w:val="22"/>
              </w:rPr>
            </w:pPr>
            <w:r>
              <w:rPr>
                <w:lang w:val="en-US"/>
              </w:rPr>
              <w:t>R_</w:t>
            </w:r>
            <w:r w:rsidRPr="005E536F">
              <w:t>PersonalAcc</w:t>
            </w:r>
          </w:p>
        </w:tc>
        <w:tc>
          <w:tcPr>
            <w:tcW w:w="1370" w:type="pct"/>
          </w:tcPr>
          <w:p w14:paraId="36ADEF7D" w14:textId="1C33269C" w:rsidR="00187229" w:rsidRPr="00173D84" w:rsidRDefault="00173D84" w:rsidP="00187229">
            <w:pPr>
              <w:pStyle w:val="GOSTTablenorm"/>
              <w:rPr>
                <w:lang w:val="en-US"/>
              </w:rPr>
            </w:pPr>
            <w:r>
              <w:rPr>
                <w:lang w:val="en-US"/>
              </w:rPr>
              <w:t>-</w:t>
            </w:r>
          </w:p>
        </w:tc>
      </w:tr>
      <w:tr w:rsidR="00276EE1" w:rsidRPr="007C1DF9" w14:paraId="41355E25" w14:textId="77777777" w:rsidTr="009A6686">
        <w:tc>
          <w:tcPr>
            <w:tcW w:w="1109" w:type="pct"/>
          </w:tcPr>
          <w:p w14:paraId="7D3DB671" w14:textId="2A6486AB" w:rsidR="00276EE1" w:rsidRPr="00AA2D18" w:rsidRDefault="00276EE1" w:rsidP="00276EE1">
            <w:pPr>
              <w:pStyle w:val="GOSTTablenorm"/>
            </w:pPr>
            <w:r w:rsidRPr="00AA2D18">
              <w:t>БПР_плательщика</w:t>
            </w:r>
          </w:p>
        </w:tc>
        <w:tc>
          <w:tcPr>
            <w:tcW w:w="284" w:type="pct"/>
          </w:tcPr>
          <w:p w14:paraId="438CFB6C" w14:textId="2B451FF6" w:rsidR="00276EE1" w:rsidRPr="00AA2D18" w:rsidRDefault="00867A31" w:rsidP="00276EE1">
            <w:pPr>
              <w:pStyle w:val="GOSTTablenorm"/>
            </w:pPr>
            <w:r>
              <w:t>да</w:t>
            </w:r>
          </w:p>
        </w:tc>
        <w:tc>
          <w:tcPr>
            <w:tcW w:w="1109" w:type="pct"/>
          </w:tcPr>
          <w:p w14:paraId="12962725" w14:textId="01EB9326" w:rsidR="00276EE1" w:rsidRPr="00AA2D18" w:rsidRDefault="00276EE1" w:rsidP="00276EE1">
            <w:pPr>
              <w:pStyle w:val="GOSTTablenorm"/>
            </w:pPr>
            <w:r w:rsidRPr="0070312D">
              <w:t xml:space="preserve">Признак </w:t>
            </w:r>
            <w:r w:rsidRPr="0070312D">
              <w:rPr>
                <w:szCs w:val="24"/>
              </w:rPr>
              <w:t>разрешения расходования средств по ЛС плательщика</w:t>
            </w:r>
          </w:p>
        </w:tc>
        <w:tc>
          <w:tcPr>
            <w:tcW w:w="1128" w:type="pct"/>
          </w:tcPr>
          <w:p w14:paraId="4F33B536" w14:textId="77777777" w:rsidR="00276EE1" w:rsidRPr="001007C7" w:rsidRDefault="00867A31" w:rsidP="00867A31">
            <w:pPr>
              <w:pStyle w:val="GOSTTablenorm"/>
              <w:rPr>
                <w:lang w:val="en-US"/>
              </w:rPr>
            </w:pPr>
            <w:r w:rsidRPr="001007C7">
              <w:rPr>
                <w:lang w:val="en-US"/>
              </w:rPr>
              <w:t>SI_BPR</w:t>
            </w:r>
          </w:p>
          <w:p w14:paraId="37361C2E" w14:textId="77777777" w:rsidR="009E1DD7" w:rsidRPr="001007C7" w:rsidRDefault="009E1DD7" w:rsidP="00867A31">
            <w:pPr>
              <w:pStyle w:val="GOSTTablenorm"/>
              <w:rPr>
                <w:lang w:val="en-US"/>
              </w:rPr>
            </w:pPr>
            <w:r w:rsidRPr="001007C7">
              <w:t>Или</w:t>
            </w:r>
            <w:r w:rsidRPr="001007C7">
              <w:rPr>
                <w:lang w:val="en-US"/>
              </w:rPr>
              <w:t xml:space="preserve"> </w:t>
            </w:r>
          </w:p>
          <w:p w14:paraId="25685FCE" w14:textId="4EC85394" w:rsidR="009E1DD7" w:rsidRPr="002D2050" w:rsidRDefault="009E1DD7" w:rsidP="00867A31">
            <w:pPr>
              <w:pStyle w:val="GOSTTablenorm"/>
              <w:rPr>
                <w:lang w:val="en-US"/>
              </w:rPr>
            </w:pPr>
            <w:r w:rsidRPr="001007C7">
              <w:rPr>
                <w:lang w:val="en-US"/>
              </w:rPr>
              <w:t>SI_ReturnLastSign</w:t>
            </w:r>
          </w:p>
        </w:tc>
        <w:tc>
          <w:tcPr>
            <w:tcW w:w="1370" w:type="pct"/>
          </w:tcPr>
          <w:p w14:paraId="3C441D96" w14:textId="6A0CC04C" w:rsidR="009E1DD7" w:rsidRDefault="004B0015" w:rsidP="009E1DD7">
            <w:pPr>
              <w:pStyle w:val="GOSTTablenorm"/>
            </w:pPr>
            <w:r w:rsidRPr="00A7191B">
              <w:t>Заполняется значением БПР_ПРШ</w:t>
            </w:r>
            <w:r w:rsidR="009E1DD7">
              <w:t>:</w:t>
            </w:r>
          </w:p>
          <w:p w14:paraId="4AE09D71" w14:textId="66C1916E" w:rsidR="004B0015" w:rsidRPr="001007C7" w:rsidRDefault="004B0015" w:rsidP="007D087D">
            <w:pPr>
              <w:pStyle w:val="GOSTTableListMark1"/>
              <w:suppressAutoHyphens/>
            </w:pPr>
            <w:r>
              <w:t xml:space="preserve"> если в т</w:t>
            </w:r>
            <w:r w:rsidRPr="00A7191B">
              <w:t xml:space="preserve">еге </w:t>
            </w:r>
            <w:r w:rsidR="009E1DD7">
              <w:t xml:space="preserve">SI_BPR </w:t>
            </w:r>
            <w:r w:rsidRPr="00A7191B">
              <w:t xml:space="preserve">указано значение </w:t>
            </w:r>
            <w:r w:rsidRPr="009E1DD7">
              <w:rPr>
                <w:rStyle w:val="aff2"/>
                <w:b w:val="0"/>
              </w:rPr>
              <w:t>true</w:t>
            </w:r>
            <w:r w:rsidRPr="00A7191B">
              <w:rPr>
                <w:rStyle w:val="aff2"/>
              </w:rPr>
              <w:t xml:space="preserve"> </w:t>
            </w:r>
            <w:r w:rsidRPr="009E1DD7">
              <w:rPr>
                <w:rStyle w:val="aff2"/>
                <w:b w:val="0"/>
              </w:rPr>
              <w:t>И в теге</w:t>
            </w:r>
            <w:r w:rsidRPr="00A7191B">
              <w:rPr>
                <w:rStyle w:val="aff2"/>
              </w:rPr>
              <w:t xml:space="preserve"> </w:t>
            </w:r>
            <w:r w:rsidRPr="009E1DD7">
              <w:rPr>
                <w:lang w:val="en-US"/>
              </w:rPr>
              <w:t>FS</w:t>
            </w:r>
            <w:r w:rsidRPr="004B0015">
              <w:t>_</w:t>
            </w:r>
            <w:r w:rsidRPr="009E1DD7">
              <w:rPr>
                <w:lang w:val="en-US"/>
              </w:rPr>
              <w:t>DECRYPT</w:t>
            </w:r>
            <w:r w:rsidRPr="004B0015">
              <w:t>_</w:t>
            </w:r>
            <w:r w:rsidRPr="009E1DD7">
              <w:rPr>
                <w:lang w:val="en-US"/>
              </w:rPr>
              <w:t>ORDER</w:t>
            </w:r>
            <w:r w:rsidRPr="004B0015">
              <w:t>_</w:t>
            </w:r>
            <w:r w:rsidRPr="009E1DD7">
              <w:rPr>
                <w:lang w:val="en-US"/>
              </w:rPr>
              <w:t>D</w:t>
            </w:r>
            <w:r w:rsidRPr="004B0015">
              <w:t>91_</w:t>
            </w:r>
            <w:r w:rsidRPr="009E1DD7">
              <w:rPr>
                <w:lang w:val="en-US"/>
              </w:rPr>
              <w:t>LIST</w:t>
            </w:r>
            <w:r w:rsidRPr="004B0015">
              <w:t>:</w:t>
            </w:r>
            <w:r w:rsidRPr="009E1DD7">
              <w:rPr>
                <w:lang w:val="en-US"/>
              </w:rPr>
              <w:t>DetCodeObjectPayer</w:t>
            </w:r>
            <w:r w:rsidRPr="004B0015">
              <w:t xml:space="preserve"> </w:t>
            </w:r>
            <w:r w:rsidRPr="00A7191B">
              <w:t xml:space="preserve">указан значение </w:t>
            </w:r>
            <w:r w:rsidRPr="001007C7">
              <w:t>«1000001»</w:t>
            </w:r>
          </w:p>
          <w:p w14:paraId="5F00E673" w14:textId="6E39EC33" w:rsidR="009E1DD7" w:rsidRPr="001007C7" w:rsidRDefault="009E1DD7" w:rsidP="009E1DD7">
            <w:pPr>
              <w:pStyle w:val="GOSTTablenorm"/>
            </w:pPr>
            <w:r w:rsidRPr="001007C7">
              <w:t>ИЛИ</w:t>
            </w:r>
          </w:p>
          <w:p w14:paraId="3F27612E" w14:textId="175504B2" w:rsidR="009E1DD7" w:rsidRPr="001007C7" w:rsidRDefault="009E1DD7" w:rsidP="007D087D">
            <w:pPr>
              <w:pStyle w:val="GOSTTableListMark1"/>
              <w:suppressAutoHyphens/>
            </w:pPr>
            <w:r w:rsidRPr="001007C7">
              <w:t xml:space="preserve">в теге </w:t>
            </w:r>
            <w:r w:rsidRPr="001007C7">
              <w:rPr>
                <w:lang w:val="en-US"/>
              </w:rPr>
              <w:t>SI</w:t>
            </w:r>
            <w:r w:rsidRPr="001007C7">
              <w:t xml:space="preserve">_ReturnLastSign указано значение </w:t>
            </w:r>
            <w:r w:rsidRPr="001007C7">
              <w:rPr>
                <w:rStyle w:val="aff2"/>
                <w:b w:val="0"/>
              </w:rPr>
              <w:t>true</w:t>
            </w:r>
          </w:p>
          <w:p w14:paraId="52B0E9BA" w14:textId="2E0C9874" w:rsidR="009E1DD7" w:rsidRDefault="004B0015" w:rsidP="009E1DD7">
            <w:pPr>
              <w:pStyle w:val="GOSTTablenorm"/>
            </w:pPr>
            <w:r>
              <w:t>Заполняется значением БПР_ТЕК</w:t>
            </w:r>
            <w:r w:rsidR="009E1DD7">
              <w:t>:</w:t>
            </w:r>
          </w:p>
          <w:p w14:paraId="164D06DB" w14:textId="4956AEBE" w:rsidR="009E1DD7" w:rsidRPr="007C1DF9" w:rsidDel="001007C7" w:rsidRDefault="004B0015" w:rsidP="001007C7">
            <w:pPr>
              <w:pStyle w:val="GOSTTableListMark1"/>
              <w:rPr>
                <w:ins w:id="6001" w:author="Щербань О.И. TSE-120454" w:date="2026-02-17T21:39:00Z"/>
                <w:del w:id="6002" w:author="Щербань О.И. TSE-120870" w:date="2026-03-03T14:47:00Z"/>
              </w:rPr>
            </w:pPr>
            <w:r>
              <w:t xml:space="preserve"> если в т</w:t>
            </w:r>
            <w:r w:rsidRPr="00A7191B">
              <w:t xml:space="preserve">еге </w:t>
            </w:r>
            <w:r w:rsidR="00B303E0">
              <w:t>SI_BPR</w:t>
            </w:r>
            <w:r w:rsidRPr="00A7191B">
              <w:t xml:space="preserve"> указано значение </w:t>
            </w:r>
            <w:r w:rsidRPr="001007C7">
              <w:rPr>
                <w:rStyle w:val="aff2"/>
                <w:b w:val="0"/>
              </w:rPr>
              <w:t>true</w:t>
            </w:r>
            <w:r w:rsidRPr="00A7191B">
              <w:rPr>
                <w:rStyle w:val="aff2"/>
              </w:rPr>
              <w:t xml:space="preserve"> </w:t>
            </w:r>
            <w:r w:rsidRPr="001007C7">
              <w:rPr>
                <w:rStyle w:val="aff2"/>
                <w:b w:val="0"/>
              </w:rPr>
              <w:t>И в теге</w:t>
            </w:r>
            <w:r w:rsidRPr="00A7191B">
              <w:rPr>
                <w:rStyle w:val="aff2"/>
              </w:rPr>
              <w:t xml:space="preserve"> </w:t>
            </w:r>
            <w:r w:rsidRPr="001007C7">
              <w:rPr>
                <w:lang w:val="en-US"/>
              </w:rPr>
              <w:t>FS</w:t>
            </w:r>
            <w:r w:rsidRPr="004B0015">
              <w:t>_</w:t>
            </w:r>
            <w:r w:rsidRPr="001007C7">
              <w:rPr>
                <w:lang w:val="en-US"/>
              </w:rPr>
              <w:t>DECRYPT</w:t>
            </w:r>
            <w:r w:rsidRPr="004B0015">
              <w:t>_</w:t>
            </w:r>
            <w:r w:rsidRPr="001007C7">
              <w:rPr>
                <w:lang w:val="en-US"/>
              </w:rPr>
              <w:t>ORDER</w:t>
            </w:r>
            <w:r w:rsidRPr="004B0015">
              <w:t>_</w:t>
            </w:r>
            <w:r w:rsidRPr="001007C7">
              <w:rPr>
                <w:lang w:val="en-US"/>
              </w:rPr>
              <w:t>D</w:t>
            </w:r>
            <w:r w:rsidRPr="004B0015">
              <w:t>91_</w:t>
            </w:r>
            <w:r w:rsidRPr="001007C7">
              <w:rPr>
                <w:lang w:val="en-US"/>
              </w:rPr>
              <w:t>LIST</w:t>
            </w:r>
            <w:r w:rsidRPr="004B0015">
              <w:t>:</w:t>
            </w:r>
            <w:r w:rsidRPr="001007C7">
              <w:rPr>
                <w:lang w:val="en-US"/>
              </w:rPr>
              <w:t>DetCodeObjectPayer</w:t>
            </w:r>
            <w:r w:rsidRPr="00A7191B">
              <w:t xml:space="preserve"> указан значение</w:t>
            </w:r>
            <w:r>
              <w:t xml:space="preserve"> </w:t>
            </w:r>
            <w:r w:rsidRPr="001007C7">
              <w:rPr>
                <w:b/>
              </w:rPr>
              <w:t>отличное от</w:t>
            </w:r>
            <w:r w:rsidRPr="00A7191B">
              <w:t xml:space="preserve"> «1000001»</w:t>
            </w:r>
            <w:r w:rsidRPr="009E1DD7">
              <w:t xml:space="preserve"> </w:t>
            </w:r>
            <w:del w:id="6003" w:author="Щербань О.И. TSE-120870" w:date="2026-03-03T14:47:00Z">
              <w:r w:rsidDel="001007C7">
                <w:delText>ИЛИ</w:delText>
              </w:r>
              <w:r w:rsidRPr="007C1DF9" w:rsidDel="001007C7">
                <w:delText xml:space="preserve"> </w:delText>
              </w:r>
              <w:r w:rsidDel="001007C7">
                <w:delText>тег</w:delText>
              </w:r>
              <w:r w:rsidRPr="007C1DF9" w:rsidDel="001007C7">
                <w:delText xml:space="preserve"> </w:delText>
              </w:r>
            </w:del>
          </w:p>
          <w:p w14:paraId="30301F81" w14:textId="5743A25A" w:rsidR="00276EE1" w:rsidRPr="007C1DF9" w:rsidRDefault="009E1DD7" w:rsidP="001007C7">
            <w:pPr>
              <w:pStyle w:val="GOSTTableListMark1"/>
            </w:pPr>
            <w:ins w:id="6004" w:author="Щербань О.И. TSE-120454" w:date="2026-02-17T21:39:00Z">
              <w:del w:id="6005" w:author="Щербань О.И. TSE-120870" w:date="2026-03-03T14:47:00Z">
                <w:r w:rsidRPr="009E1DD7" w:rsidDel="001007C7">
                  <w:rPr>
                    <w:highlight w:val="cyan"/>
                  </w:rPr>
                  <w:delText>если</w:delText>
                </w:r>
                <w:r w:rsidRPr="007C1DF9" w:rsidDel="001007C7">
                  <w:rPr>
                    <w:highlight w:val="cyan"/>
                  </w:rPr>
                  <w:delText xml:space="preserve"> </w:delText>
                </w:r>
                <w:r w:rsidRPr="009E1DD7" w:rsidDel="001007C7">
                  <w:rPr>
                    <w:highlight w:val="cyan"/>
                  </w:rPr>
                  <w:delText>в</w:delText>
                </w:r>
                <w:r w:rsidRPr="007C1DF9" w:rsidDel="001007C7">
                  <w:rPr>
                    <w:highlight w:val="cyan"/>
                  </w:rPr>
                  <w:delText xml:space="preserve"> </w:delText>
                </w:r>
                <w:r w:rsidRPr="009E1DD7" w:rsidDel="001007C7">
                  <w:rPr>
                    <w:highlight w:val="cyan"/>
                  </w:rPr>
                  <w:delText>теге</w:delText>
                </w:r>
                <w:r w:rsidRPr="007C1DF9" w:rsidDel="001007C7">
                  <w:rPr>
                    <w:highlight w:val="cyan"/>
                  </w:rPr>
                  <w:delText xml:space="preserve"> </w:delText>
                </w:r>
                <w:r w:rsidRPr="009E1DD7" w:rsidDel="001007C7">
                  <w:rPr>
                    <w:highlight w:val="cyan"/>
                    <w:lang w:val="en-US"/>
                  </w:rPr>
                  <w:delText>SI</w:delText>
                </w:r>
                <w:r w:rsidRPr="007C1DF9" w:rsidDel="001007C7">
                  <w:rPr>
                    <w:highlight w:val="cyan"/>
                  </w:rPr>
                  <w:delText>_</w:delText>
                </w:r>
                <w:r w:rsidRPr="009E1DD7" w:rsidDel="001007C7">
                  <w:rPr>
                    <w:highlight w:val="cyan"/>
                    <w:lang w:val="en-US"/>
                  </w:rPr>
                  <w:delText>BPR</w:delText>
                </w:r>
                <w:r w:rsidRPr="007C1DF9" w:rsidDel="001007C7">
                  <w:rPr>
                    <w:highlight w:val="cyan"/>
                  </w:rPr>
                  <w:delText xml:space="preserve"> </w:delText>
                </w:r>
                <w:r w:rsidRPr="009E1DD7" w:rsidDel="001007C7">
                  <w:rPr>
                    <w:highlight w:val="cyan"/>
                  </w:rPr>
                  <w:delText>указано</w:delText>
                </w:r>
                <w:r w:rsidRPr="007C1DF9" w:rsidDel="001007C7">
                  <w:rPr>
                    <w:highlight w:val="cyan"/>
                  </w:rPr>
                  <w:delText xml:space="preserve"> </w:delText>
                </w:r>
                <w:r w:rsidRPr="009E1DD7" w:rsidDel="001007C7">
                  <w:rPr>
                    <w:highlight w:val="cyan"/>
                  </w:rPr>
                  <w:delText>значение</w:delText>
                </w:r>
                <w:r w:rsidRPr="007C1DF9" w:rsidDel="001007C7">
                  <w:rPr>
                    <w:highlight w:val="cyan"/>
                  </w:rPr>
                  <w:delText xml:space="preserve"> </w:delText>
                </w:r>
                <w:r w:rsidRPr="009E1DD7" w:rsidDel="001007C7">
                  <w:rPr>
                    <w:rStyle w:val="aff2"/>
                    <w:b w:val="0"/>
                    <w:highlight w:val="cyan"/>
                    <w:lang w:val="en-US"/>
                  </w:rPr>
                  <w:delText>true</w:delText>
                </w:r>
                <w:r w:rsidRPr="007C1DF9" w:rsidDel="001007C7">
                  <w:rPr>
                    <w:rStyle w:val="aff2"/>
                    <w:highlight w:val="cyan"/>
                  </w:rPr>
                  <w:delText xml:space="preserve"> </w:delText>
                </w:r>
                <w:r w:rsidRPr="009E1DD7" w:rsidDel="001007C7">
                  <w:rPr>
                    <w:rStyle w:val="aff2"/>
                    <w:b w:val="0"/>
                    <w:highlight w:val="cyan"/>
                  </w:rPr>
                  <w:delText>И</w:delText>
                </w:r>
                <w:r w:rsidRPr="007C1DF9" w:rsidDel="001007C7">
                  <w:delText xml:space="preserve"> </w:delText>
                </w:r>
              </w:del>
            </w:ins>
            <w:del w:id="6006" w:author="Щербань О.И. TSE-120870" w:date="2026-03-03T14:47:00Z">
              <w:r w:rsidR="004B0015" w:rsidRPr="00FD2DBC" w:rsidDel="001007C7">
                <w:rPr>
                  <w:lang w:val="en-US"/>
                </w:rPr>
                <w:delText>FS</w:delText>
              </w:r>
              <w:r w:rsidR="004B0015" w:rsidRPr="007C1DF9" w:rsidDel="001007C7">
                <w:delText>_</w:delText>
              </w:r>
              <w:r w:rsidR="004B0015" w:rsidRPr="00FD2DBC" w:rsidDel="001007C7">
                <w:rPr>
                  <w:lang w:val="en-US"/>
                </w:rPr>
                <w:delText>DECRYPT</w:delText>
              </w:r>
              <w:r w:rsidR="004B0015" w:rsidRPr="007C1DF9" w:rsidDel="001007C7">
                <w:delText>_</w:delText>
              </w:r>
              <w:r w:rsidR="004B0015" w:rsidRPr="00FD2DBC" w:rsidDel="001007C7">
                <w:rPr>
                  <w:lang w:val="en-US"/>
                </w:rPr>
                <w:delText>ORDER</w:delText>
              </w:r>
              <w:r w:rsidR="004B0015" w:rsidRPr="007C1DF9" w:rsidDel="001007C7">
                <w:delText>_</w:delText>
              </w:r>
              <w:r w:rsidR="004B0015" w:rsidRPr="00FD2DBC" w:rsidDel="001007C7">
                <w:rPr>
                  <w:lang w:val="en-US"/>
                </w:rPr>
                <w:delText>D</w:delText>
              </w:r>
              <w:r w:rsidR="004B0015" w:rsidRPr="007C1DF9" w:rsidDel="001007C7">
                <w:delText>91_</w:delText>
              </w:r>
              <w:r w:rsidR="004B0015" w:rsidRPr="00FD2DBC" w:rsidDel="001007C7">
                <w:rPr>
                  <w:lang w:val="en-US"/>
                </w:rPr>
                <w:delText>LIST</w:delText>
              </w:r>
              <w:r w:rsidR="004B0015" w:rsidRPr="007C1DF9" w:rsidDel="001007C7">
                <w:delText>:</w:delText>
              </w:r>
              <w:r w:rsidR="004B0015" w:rsidRPr="00FD2DBC" w:rsidDel="001007C7">
                <w:rPr>
                  <w:lang w:val="en-US"/>
                </w:rPr>
                <w:delText>DetCodeObjectPayer</w:delText>
              </w:r>
              <w:r w:rsidR="004B0015" w:rsidRPr="007C1DF9" w:rsidDel="001007C7">
                <w:delText xml:space="preserve"> </w:delText>
              </w:r>
              <w:r w:rsidR="004B0015" w:rsidDel="001007C7">
                <w:delText>НЕ</w:delText>
              </w:r>
              <w:r w:rsidR="004B0015" w:rsidRPr="007C1DF9" w:rsidDel="001007C7">
                <w:delText xml:space="preserve"> </w:delText>
              </w:r>
              <w:r w:rsidR="004B0015" w:rsidDel="001007C7">
                <w:delText>заполнен</w:delText>
              </w:r>
            </w:del>
            <w:ins w:id="6007" w:author="Щербань О.И. TSE-120454" w:date="2026-02-17T21:41:00Z">
              <w:del w:id="6008" w:author="Щербань О.И. TSE-120870" w:date="2026-03-03T14:47:00Z">
                <w:r w:rsidR="00BB0E85" w:rsidRPr="007C1DF9" w:rsidDel="001007C7">
                  <w:delText>,</w:delText>
                </w:r>
              </w:del>
            </w:ins>
            <w:del w:id="6009" w:author="Щербань О.И. TSE-120870" w:date="2026-03-03T14:47:00Z">
              <w:r w:rsidR="004B0015" w:rsidRPr="007C1DF9" w:rsidDel="001007C7">
                <w:delText xml:space="preserve"> </w:delText>
              </w:r>
            </w:del>
            <w:ins w:id="6010" w:author="Щербань О.И. TSE-120454" w:date="2026-02-17T21:41:00Z">
              <w:del w:id="6011" w:author="Щербань О.И. TSE-120870" w:date="2026-03-03T14:47:00Z">
                <w:r w:rsidR="00BB0E85" w:rsidRPr="00BB0E85" w:rsidDel="001007C7">
                  <w:rPr>
                    <w:highlight w:val="cyan"/>
                  </w:rPr>
                  <w:delText>И</w:delText>
                </w:r>
              </w:del>
            </w:ins>
            <w:ins w:id="6012" w:author="Щербань О.И. TSE-120454" w:date="2026-02-17T21:40:00Z">
              <w:del w:id="6013" w:author="Щербань О.И. TSE-120870" w:date="2026-03-03T14:47:00Z">
                <w:r w:rsidRPr="007C1DF9" w:rsidDel="001007C7">
                  <w:rPr>
                    <w:highlight w:val="cyan"/>
                  </w:rPr>
                  <w:delText xml:space="preserve"> </w:delText>
                </w:r>
                <w:r w:rsidRPr="00BB0E85" w:rsidDel="001007C7">
                  <w:rPr>
                    <w:highlight w:val="cyan"/>
                  </w:rPr>
                  <w:delText>в</w:delText>
                </w:r>
                <w:r w:rsidRPr="007C1DF9" w:rsidDel="001007C7">
                  <w:rPr>
                    <w:highlight w:val="cyan"/>
                  </w:rPr>
                  <w:delText xml:space="preserve"> </w:delText>
                </w:r>
                <w:r w:rsidRPr="009C737D" w:rsidDel="001007C7">
                  <w:rPr>
                    <w:highlight w:val="cyan"/>
                  </w:rPr>
                  <w:delText>теге</w:delText>
                </w:r>
                <w:r w:rsidRPr="007C1DF9" w:rsidDel="001007C7">
                  <w:rPr>
                    <w:highlight w:val="cyan"/>
                  </w:rPr>
                  <w:delText xml:space="preserve"> </w:delText>
                </w:r>
                <w:r w:rsidDel="001007C7">
                  <w:rPr>
                    <w:highlight w:val="cyan"/>
                    <w:lang w:val="en-US"/>
                  </w:rPr>
                  <w:delText>SI</w:delText>
                </w:r>
                <w:r w:rsidRPr="007C1DF9" w:rsidDel="001007C7">
                  <w:rPr>
                    <w:highlight w:val="cyan"/>
                  </w:rPr>
                  <w:delText>_</w:delText>
                </w:r>
                <w:r w:rsidRPr="00BB0E85" w:rsidDel="001007C7">
                  <w:rPr>
                    <w:highlight w:val="cyan"/>
                    <w:lang w:val="en-US"/>
                  </w:rPr>
                  <w:delText>ReturnLastSign</w:delText>
                </w:r>
                <w:r w:rsidRPr="007C1DF9" w:rsidDel="001007C7">
                  <w:rPr>
                    <w:highlight w:val="cyan"/>
                  </w:rPr>
                  <w:delText xml:space="preserve"> </w:delText>
                </w:r>
                <w:r w:rsidRPr="009C737D" w:rsidDel="001007C7">
                  <w:rPr>
                    <w:highlight w:val="cyan"/>
                  </w:rPr>
                  <w:delText>указано</w:delText>
                </w:r>
                <w:r w:rsidRPr="007C1DF9" w:rsidDel="001007C7">
                  <w:rPr>
                    <w:highlight w:val="cyan"/>
                  </w:rPr>
                  <w:delText xml:space="preserve"> </w:delText>
                </w:r>
                <w:r w:rsidRPr="009C737D" w:rsidDel="001007C7">
                  <w:rPr>
                    <w:highlight w:val="cyan"/>
                  </w:rPr>
                  <w:delText>значение</w:delText>
                </w:r>
                <w:r w:rsidRPr="007C1DF9" w:rsidDel="001007C7">
                  <w:rPr>
                    <w:highlight w:val="cyan"/>
                  </w:rPr>
                  <w:delText xml:space="preserve"> </w:delText>
                </w:r>
                <w:r w:rsidRPr="009E1DD7" w:rsidDel="001007C7">
                  <w:rPr>
                    <w:rStyle w:val="aff2"/>
                    <w:b w:val="0"/>
                    <w:bCs w:val="0"/>
                    <w:highlight w:val="cyan"/>
                    <w:lang w:val="en-US"/>
                  </w:rPr>
                  <w:delText>false</w:delText>
                </w:r>
              </w:del>
            </w:ins>
          </w:p>
        </w:tc>
      </w:tr>
      <w:tr w:rsidR="00276EE1" w:rsidRPr="00B9499D" w14:paraId="0C64DEAC" w14:textId="77777777" w:rsidTr="009A6686">
        <w:tc>
          <w:tcPr>
            <w:tcW w:w="1109" w:type="pct"/>
          </w:tcPr>
          <w:p w14:paraId="12CB9A59" w14:textId="01973654" w:rsidR="00276EE1" w:rsidRPr="00AA2D18" w:rsidRDefault="00276EE1" w:rsidP="00276EE1">
            <w:pPr>
              <w:pStyle w:val="GOSTTablenorm"/>
            </w:pPr>
            <w:r w:rsidRPr="00AA2D18">
              <w:t>БПР_получателя</w:t>
            </w:r>
          </w:p>
        </w:tc>
        <w:tc>
          <w:tcPr>
            <w:tcW w:w="284" w:type="pct"/>
          </w:tcPr>
          <w:p w14:paraId="27ECFF42" w14:textId="597A70D7" w:rsidR="00276EE1" w:rsidRPr="00AA2D18" w:rsidRDefault="00867A31" w:rsidP="00867A31">
            <w:pPr>
              <w:pStyle w:val="GOSTTablenorm"/>
            </w:pPr>
            <w:r w:rsidRPr="00867A31">
              <w:t>да</w:t>
            </w:r>
          </w:p>
        </w:tc>
        <w:tc>
          <w:tcPr>
            <w:tcW w:w="1109" w:type="pct"/>
          </w:tcPr>
          <w:p w14:paraId="4A093FEC" w14:textId="2FE8F151" w:rsidR="00276EE1" w:rsidRPr="00AA2D18" w:rsidRDefault="00276EE1" w:rsidP="00276EE1">
            <w:pPr>
              <w:pStyle w:val="GOSTTablenorm"/>
            </w:pPr>
            <w:r w:rsidRPr="0070312D">
              <w:t xml:space="preserve">Признак </w:t>
            </w:r>
            <w:r w:rsidRPr="0070312D">
              <w:rPr>
                <w:szCs w:val="24"/>
              </w:rPr>
              <w:t xml:space="preserve">разрешения расходования средств по ЛС </w:t>
            </w:r>
            <w:r>
              <w:rPr>
                <w:szCs w:val="24"/>
              </w:rPr>
              <w:t>получателя</w:t>
            </w:r>
            <w:r w:rsidRPr="00AA2D18">
              <w:t xml:space="preserve"> </w:t>
            </w:r>
          </w:p>
        </w:tc>
        <w:tc>
          <w:tcPr>
            <w:tcW w:w="1128" w:type="pct"/>
          </w:tcPr>
          <w:p w14:paraId="5FE61C5F" w14:textId="386A9E7E" w:rsidR="00276EE1" w:rsidRPr="00AA2D18" w:rsidRDefault="00867A31" w:rsidP="00276EE1">
            <w:pPr>
              <w:pStyle w:val="GOSTTablenorm"/>
            </w:pPr>
            <w:r w:rsidRPr="00B01BBF">
              <w:t>SI_BPR_R</w:t>
            </w:r>
          </w:p>
        </w:tc>
        <w:tc>
          <w:tcPr>
            <w:tcW w:w="1370" w:type="pct"/>
          </w:tcPr>
          <w:p w14:paraId="19DB47F9" w14:textId="646F0A55" w:rsidR="00276EE1" w:rsidRPr="00AA2D18" w:rsidRDefault="009C1FCA" w:rsidP="009C1FCA">
            <w:pPr>
              <w:pStyle w:val="GOSTTablenorm"/>
            </w:pPr>
            <w:r>
              <w:t>Заполняется значением БПР_ТЕК, если в т</w:t>
            </w:r>
            <w:r w:rsidRPr="00A7191B">
              <w:t xml:space="preserve">еге </w:t>
            </w:r>
            <w:r w:rsidR="00B303E0" w:rsidRPr="00B01BBF">
              <w:t>SI_BPR_R</w:t>
            </w:r>
            <w:r w:rsidRPr="00A7191B">
              <w:t xml:space="preserve"> указано значение </w:t>
            </w:r>
            <w:r w:rsidRPr="00A7191B">
              <w:rPr>
                <w:rStyle w:val="aff2"/>
                <w:b w:val="0"/>
              </w:rPr>
              <w:t>true</w:t>
            </w:r>
            <w:r w:rsidRPr="00A7191B">
              <w:rPr>
                <w:rStyle w:val="aff2"/>
              </w:rPr>
              <w:t xml:space="preserve"> </w:t>
            </w:r>
          </w:p>
        </w:tc>
      </w:tr>
      <w:tr w:rsidR="00276EE1" w:rsidRPr="00B9499D" w14:paraId="4BD4BE46" w14:textId="77777777" w:rsidTr="009A6686">
        <w:tc>
          <w:tcPr>
            <w:tcW w:w="1109" w:type="pct"/>
          </w:tcPr>
          <w:p w14:paraId="15767D29" w14:textId="457ED425" w:rsidR="00276EE1" w:rsidRPr="00AA2D18" w:rsidRDefault="00276EE1" w:rsidP="00276EE1">
            <w:pPr>
              <w:pStyle w:val="GOSTTablenorm"/>
            </w:pPr>
            <w:r w:rsidRPr="00AA2D18">
              <w:t>ДЗ_плательщика</w:t>
            </w:r>
          </w:p>
        </w:tc>
        <w:tc>
          <w:tcPr>
            <w:tcW w:w="284" w:type="pct"/>
          </w:tcPr>
          <w:p w14:paraId="7DAC44AA" w14:textId="33115240" w:rsidR="00276EE1" w:rsidRPr="00AA2D18" w:rsidRDefault="00276EE1" w:rsidP="00276EE1">
            <w:pPr>
              <w:pStyle w:val="GOSTTablenorm"/>
            </w:pPr>
            <w:r w:rsidRPr="00AA2D18">
              <w:t>нет</w:t>
            </w:r>
          </w:p>
        </w:tc>
        <w:tc>
          <w:tcPr>
            <w:tcW w:w="1109" w:type="pct"/>
          </w:tcPr>
          <w:p w14:paraId="54D3257E" w14:textId="5FBF732A" w:rsidR="00276EE1" w:rsidRPr="00AA2D18" w:rsidRDefault="00276EE1" w:rsidP="00276EE1">
            <w:pPr>
              <w:pStyle w:val="GOSTTablenorm"/>
            </w:pPr>
            <w:r w:rsidRPr="0070312D">
              <w:t xml:space="preserve">Признак </w:t>
            </w:r>
            <w:r w:rsidRPr="0070312D">
              <w:rPr>
                <w:szCs w:val="24"/>
              </w:rPr>
              <w:t>отражения дебиторской задолженности на ЛС плательщика</w:t>
            </w:r>
          </w:p>
        </w:tc>
        <w:tc>
          <w:tcPr>
            <w:tcW w:w="1128" w:type="pct"/>
          </w:tcPr>
          <w:p w14:paraId="435236CE" w14:textId="7A61AFF1" w:rsidR="00276EE1" w:rsidRPr="00AA2D18" w:rsidRDefault="00276EE1" w:rsidP="00276EE1">
            <w:pPr>
              <w:pStyle w:val="GOSTTablenorm"/>
            </w:pPr>
            <w:r w:rsidRPr="00AA2D18">
              <w:t>BRE_SignDebitDebt</w:t>
            </w:r>
          </w:p>
        </w:tc>
        <w:tc>
          <w:tcPr>
            <w:tcW w:w="1370" w:type="pct"/>
          </w:tcPr>
          <w:p w14:paraId="440D431E" w14:textId="30EF5B72" w:rsidR="00276EE1" w:rsidRPr="00AA2D18" w:rsidRDefault="00276EE1" w:rsidP="00062026">
            <w:pPr>
              <w:pStyle w:val="GOSTTablenorm"/>
            </w:pPr>
            <w:r w:rsidRPr="00AA2D18">
              <w:t>-</w:t>
            </w:r>
          </w:p>
        </w:tc>
      </w:tr>
      <w:tr w:rsidR="000510CC" w:rsidRPr="00B9499D" w14:paraId="6B94420F" w14:textId="77777777" w:rsidTr="009A6686">
        <w:tc>
          <w:tcPr>
            <w:tcW w:w="1109" w:type="pct"/>
          </w:tcPr>
          <w:p w14:paraId="2DFDD3C0" w14:textId="3EE2AF66" w:rsidR="000510CC" w:rsidRPr="00C215A4" w:rsidRDefault="000510CC" w:rsidP="00276EE1">
            <w:pPr>
              <w:pStyle w:val="GOSTTablenorm"/>
              <w:rPr>
                <w:color w:val="000000" w:themeColor="text1"/>
              </w:rPr>
            </w:pPr>
            <w:r w:rsidRPr="00C215A4">
              <w:rPr>
                <w:color w:val="000000" w:themeColor="text1"/>
              </w:rPr>
              <w:t>Реорганизация</w:t>
            </w:r>
          </w:p>
        </w:tc>
        <w:tc>
          <w:tcPr>
            <w:tcW w:w="284" w:type="pct"/>
          </w:tcPr>
          <w:p w14:paraId="7DB12FA8" w14:textId="020A3403" w:rsidR="000510CC" w:rsidRPr="00C215A4" w:rsidRDefault="000510CC" w:rsidP="00276EE1">
            <w:pPr>
              <w:pStyle w:val="GOSTTablenorm"/>
              <w:rPr>
                <w:color w:val="000000" w:themeColor="text1"/>
              </w:rPr>
            </w:pPr>
            <w:r w:rsidRPr="00C215A4">
              <w:rPr>
                <w:color w:val="000000" w:themeColor="text1"/>
              </w:rPr>
              <w:t>нет</w:t>
            </w:r>
          </w:p>
        </w:tc>
        <w:tc>
          <w:tcPr>
            <w:tcW w:w="1109" w:type="pct"/>
          </w:tcPr>
          <w:p w14:paraId="117E481B" w14:textId="076D011A" w:rsidR="000510CC" w:rsidRPr="00C215A4" w:rsidRDefault="000510CC" w:rsidP="00276EE1">
            <w:pPr>
              <w:pStyle w:val="GOSTTablenorm"/>
              <w:rPr>
                <w:color w:val="000000" w:themeColor="text1"/>
              </w:rPr>
            </w:pPr>
            <w:r w:rsidRPr="00C215A4">
              <w:rPr>
                <w:color w:val="000000" w:themeColor="text1"/>
              </w:rPr>
              <w:t>Признак реорганизации</w:t>
            </w:r>
          </w:p>
        </w:tc>
        <w:tc>
          <w:tcPr>
            <w:tcW w:w="1128" w:type="pct"/>
          </w:tcPr>
          <w:p w14:paraId="34A0E1E4" w14:textId="553A3E13" w:rsidR="000510CC" w:rsidRPr="00C215A4" w:rsidRDefault="000510CC" w:rsidP="00276EE1">
            <w:pPr>
              <w:pStyle w:val="GOSTTablenorm"/>
              <w:rPr>
                <w:color w:val="000000" w:themeColor="text1"/>
              </w:rPr>
            </w:pPr>
            <w:r w:rsidRPr="00C215A4">
              <w:rPr>
                <w:color w:val="000000" w:themeColor="text1"/>
              </w:rPr>
              <w:t>SI_REORGANIZATION_MARK</w:t>
            </w:r>
          </w:p>
        </w:tc>
        <w:tc>
          <w:tcPr>
            <w:tcW w:w="1370" w:type="pct"/>
          </w:tcPr>
          <w:p w14:paraId="1B06B681" w14:textId="1ACDC5E2" w:rsidR="000510CC" w:rsidRPr="00C215A4" w:rsidRDefault="000510CC" w:rsidP="00062026">
            <w:pPr>
              <w:pStyle w:val="GOSTTablenorm"/>
              <w:rPr>
                <w:color w:val="000000" w:themeColor="text1"/>
              </w:rPr>
            </w:pPr>
            <w:r w:rsidRPr="00C215A4">
              <w:rPr>
                <w:color w:val="000000" w:themeColor="text1"/>
              </w:rPr>
              <w:t>-</w:t>
            </w:r>
          </w:p>
        </w:tc>
      </w:tr>
      <w:tr w:rsidR="00584166" w:rsidRPr="00B9499D" w14:paraId="62519962" w14:textId="77777777" w:rsidTr="009A6686">
        <w:tc>
          <w:tcPr>
            <w:tcW w:w="1109" w:type="pct"/>
          </w:tcPr>
          <w:p w14:paraId="23E92F56" w14:textId="18790118" w:rsidR="00584166" w:rsidRPr="002B07B1" w:rsidRDefault="00E40F57" w:rsidP="00276EE1">
            <w:pPr>
              <w:pStyle w:val="GOSTTablenorm"/>
              <w:rPr>
                <w:color w:val="FF0000"/>
              </w:rPr>
            </w:pPr>
            <w:r w:rsidRPr="002B07B1">
              <w:rPr>
                <w:szCs w:val="22"/>
              </w:rPr>
              <w:t>Вид_операции_КОО</w:t>
            </w:r>
          </w:p>
        </w:tc>
        <w:tc>
          <w:tcPr>
            <w:tcW w:w="284" w:type="pct"/>
          </w:tcPr>
          <w:p w14:paraId="43C9B69B" w14:textId="0893E915" w:rsidR="00584166" w:rsidRPr="002B07B1" w:rsidRDefault="00584166" w:rsidP="00276EE1">
            <w:pPr>
              <w:pStyle w:val="GOSTTablenorm"/>
            </w:pPr>
            <w:r w:rsidRPr="002B07B1">
              <w:t>нет</w:t>
            </w:r>
          </w:p>
        </w:tc>
        <w:tc>
          <w:tcPr>
            <w:tcW w:w="1109" w:type="pct"/>
          </w:tcPr>
          <w:p w14:paraId="2C6F3346" w14:textId="4CF8C4E1" w:rsidR="00584166" w:rsidRPr="002B07B1" w:rsidRDefault="00584166" w:rsidP="00276EE1">
            <w:pPr>
              <w:pStyle w:val="GOSTTablenorm"/>
            </w:pPr>
            <w:r w:rsidRPr="002B07B1">
              <w:rPr>
                <w:szCs w:val="22"/>
              </w:rPr>
              <w:t>Код вида операции по КОО</w:t>
            </w:r>
          </w:p>
        </w:tc>
        <w:tc>
          <w:tcPr>
            <w:tcW w:w="1128" w:type="pct"/>
          </w:tcPr>
          <w:p w14:paraId="410ECB89" w14:textId="1E954E59" w:rsidR="00584166" w:rsidRPr="002B07B1" w:rsidRDefault="00584166" w:rsidP="00276EE1">
            <w:pPr>
              <w:pStyle w:val="GOSTTablenorm"/>
            </w:pPr>
            <w:r w:rsidRPr="002B07B1">
              <w:t>SI_SIGN_DIS_RET</w:t>
            </w:r>
          </w:p>
        </w:tc>
        <w:tc>
          <w:tcPr>
            <w:tcW w:w="1370" w:type="pct"/>
          </w:tcPr>
          <w:p w14:paraId="6FA32F11" w14:textId="55DE3988" w:rsidR="00584166" w:rsidRPr="002B07B1" w:rsidRDefault="00584166" w:rsidP="00062026">
            <w:pPr>
              <w:pStyle w:val="GOSTTablenorm"/>
            </w:pPr>
            <w:r w:rsidRPr="002B07B1">
              <w:t>-</w:t>
            </w:r>
          </w:p>
        </w:tc>
      </w:tr>
      <w:tr w:rsidR="006126D9" w:rsidRPr="00B9499D" w14:paraId="580DD757" w14:textId="77777777" w:rsidTr="009A6686">
        <w:tc>
          <w:tcPr>
            <w:tcW w:w="1109" w:type="pct"/>
          </w:tcPr>
          <w:p w14:paraId="3058E59D" w14:textId="23920C8B" w:rsidR="006126D9" w:rsidRPr="002B07B1" w:rsidRDefault="006126D9" w:rsidP="006126D9">
            <w:pPr>
              <w:pStyle w:val="GOSTTablenorm"/>
              <w:rPr>
                <w:szCs w:val="22"/>
              </w:rPr>
            </w:pPr>
            <w:r w:rsidRPr="002B07B1" w:rsidDel="00E366DB">
              <w:t>GUID_родит_документа</w:t>
            </w:r>
          </w:p>
        </w:tc>
        <w:tc>
          <w:tcPr>
            <w:tcW w:w="284" w:type="pct"/>
          </w:tcPr>
          <w:p w14:paraId="5D6D8848" w14:textId="34F804DE" w:rsidR="006126D9" w:rsidRPr="002B07B1" w:rsidRDefault="006126D9" w:rsidP="006126D9">
            <w:pPr>
              <w:pStyle w:val="GOSTTablenorm"/>
              <w:rPr>
                <w:szCs w:val="22"/>
              </w:rPr>
            </w:pPr>
            <w:r w:rsidRPr="002B07B1" w:rsidDel="00E366DB">
              <w:t>нет</w:t>
            </w:r>
          </w:p>
        </w:tc>
        <w:tc>
          <w:tcPr>
            <w:tcW w:w="1109" w:type="pct"/>
          </w:tcPr>
          <w:p w14:paraId="4E12209A" w14:textId="29DF975C" w:rsidR="006126D9" w:rsidRPr="002B07B1" w:rsidRDefault="006126D9" w:rsidP="006126D9">
            <w:pPr>
              <w:pStyle w:val="GOSTTablenorm"/>
              <w:rPr>
                <w:szCs w:val="22"/>
              </w:rPr>
            </w:pPr>
            <w:r w:rsidRPr="002B07B1" w:rsidDel="00E366DB">
              <w:t>Идентификатор родительского документа клиента</w:t>
            </w:r>
          </w:p>
        </w:tc>
        <w:tc>
          <w:tcPr>
            <w:tcW w:w="1128" w:type="pct"/>
          </w:tcPr>
          <w:p w14:paraId="287983BF" w14:textId="75F1B147" w:rsidR="006126D9" w:rsidRPr="002B07B1" w:rsidRDefault="006126D9" w:rsidP="006126D9">
            <w:pPr>
              <w:pStyle w:val="GOSTTablenorm"/>
              <w:rPr>
                <w:lang w:val="en-US"/>
              </w:rPr>
            </w:pPr>
            <w:r w:rsidRPr="002B07B1">
              <w:t>BRE_ParentDocGuid</w:t>
            </w:r>
          </w:p>
        </w:tc>
        <w:tc>
          <w:tcPr>
            <w:tcW w:w="1370" w:type="pct"/>
          </w:tcPr>
          <w:p w14:paraId="58BFFB05" w14:textId="72216AD6" w:rsidR="006126D9" w:rsidRPr="002B07B1" w:rsidRDefault="00894BB5" w:rsidP="006126D9">
            <w:pPr>
              <w:pStyle w:val="GOSTTablenorm"/>
            </w:pPr>
            <w:r w:rsidRPr="002B07B1">
              <w:t>-</w:t>
            </w:r>
          </w:p>
        </w:tc>
      </w:tr>
      <w:tr w:rsidR="00A50568" w:rsidRPr="00B9499D" w14:paraId="707A575A" w14:textId="77777777" w:rsidTr="009A6686">
        <w:tc>
          <w:tcPr>
            <w:tcW w:w="1109" w:type="pct"/>
          </w:tcPr>
          <w:p w14:paraId="6723644A" w14:textId="79C5D803" w:rsidR="00A50568" w:rsidRPr="002B07B1" w:rsidRDefault="00A50568" w:rsidP="00A50568">
            <w:pPr>
              <w:pStyle w:val="GOSTTablenorm"/>
              <w:rPr>
                <w:szCs w:val="22"/>
              </w:rPr>
            </w:pPr>
            <w:r w:rsidRPr="002B07B1">
              <w:t>Номер_строки</w:t>
            </w:r>
          </w:p>
        </w:tc>
        <w:tc>
          <w:tcPr>
            <w:tcW w:w="284" w:type="pct"/>
          </w:tcPr>
          <w:p w14:paraId="53CB513C" w14:textId="35FCF316" w:rsidR="00A50568" w:rsidRPr="002B07B1" w:rsidRDefault="00A50568" w:rsidP="00A50568">
            <w:pPr>
              <w:pStyle w:val="GOSTTablenorm"/>
              <w:rPr>
                <w:szCs w:val="22"/>
              </w:rPr>
            </w:pPr>
            <w:r w:rsidRPr="002B07B1">
              <w:t>нет</w:t>
            </w:r>
          </w:p>
        </w:tc>
        <w:tc>
          <w:tcPr>
            <w:tcW w:w="1109" w:type="pct"/>
          </w:tcPr>
          <w:p w14:paraId="39F84948" w14:textId="4406608B" w:rsidR="00A50568" w:rsidRPr="002B07B1" w:rsidRDefault="00A50568" w:rsidP="00A50568">
            <w:pPr>
              <w:pStyle w:val="GOSTTablenorm"/>
              <w:rPr>
                <w:szCs w:val="22"/>
              </w:rPr>
            </w:pPr>
            <w:r w:rsidRPr="002B07B1">
              <w:t>Номер строки (по строке документа)</w:t>
            </w:r>
          </w:p>
        </w:tc>
        <w:tc>
          <w:tcPr>
            <w:tcW w:w="1128" w:type="pct"/>
          </w:tcPr>
          <w:p w14:paraId="05202ADF" w14:textId="23AA8187" w:rsidR="00A50568" w:rsidRPr="002B07B1" w:rsidRDefault="00A50568" w:rsidP="00A50568">
            <w:pPr>
              <w:pStyle w:val="GOSTTablenorm"/>
              <w:rPr>
                <w:lang w:val="en-US"/>
              </w:rPr>
            </w:pPr>
            <w:r w:rsidRPr="002B07B1">
              <w:rPr>
                <w:lang w:val="en-US"/>
              </w:rPr>
              <w:t>FS_DECRYPT_ORDER_D91_LIST:NumPP</w:t>
            </w:r>
          </w:p>
        </w:tc>
        <w:tc>
          <w:tcPr>
            <w:tcW w:w="1370" w:type="pct"/>
          </w:tcPr>
          <w:p w14:paraId="3E196D13" w14:textId="34086B0B" w:rsidR="00A50568" w:rsidRPr="002B07B1" w:rsidRDefault="00A50568" w:rsidP="00A50568">
            <w:pPr>
              <w:pStyle w:val="GOSTTablenorm"/>
              <w:rPr>
                <w:lang w:val="en-US"/>
              </w:rPr>
            </w:pPr>
            <w:r w:rsidRPr="002B07B1">
              <w:t>-</w:t>
            </w:r>
          </w:p>
        </w:tc>
      </w:tr>
      <w:tr w:rsidR="00A50568" w:rsidRPr="00B9499D" w14:paraId="0AB86731" w14:textId="77777777" w:rsidTr="00EC6B46">
        <w:trPr>
          <w:trHeight w:val="711"/>
        </w:trPr>
        <w:tc>
          <w:tcPr>
            <w:tcW w:w="1109" w:type="pct"/>
          </w:tcPr>
          <w:p w14:paraId="0729EE2D" w14:textId="1DF50B25" w:rsidR="00A50568" w:rsidRPr="002B07B1" w:rsidRDefault="00A50568" w:rsidP="00A50568">
            <w:pPr>
              <w:pStyle w:val="GOSTTablenorm"/>
              <w:rPr>
                <w:szCs w:val="22"/>
              </w:rPr>
            </w:pPr>
            <w:r w:rsidRPr="002B07B1">
              <w:t>Идентификатор_контракта</w:t>
            </w:r>
          </w:p>
        </w:tc>
        <w:tc>
          <w:tcPr>
            <w:tcW w:w="284" w:type="pct"/>
          </w:tcPr>
          <w:p w14:paraId="6EA2E0A1" w14:textId="5CB955BE" w:rsidR="00A50568" w:rsidRPr="002B07B1" w:rsidRDefault="00A50568" w:rsidP="00A50568">
            <w:pPr>
              <w:pStyle w:val="GOSTTablenorm"/>
              <w:rPr>
                <w:szCs w:val="22"/>
              </w:rPr>
            </w:pPr>
            <w:r w:rsidRPr="002B07B1">
              <w:t>нет</w:t>
            </w:r>
          </w:p>
        </w:tc>
        <w:tc>
          <w:tcPr>
            <w:tcW w:w="1109" w:type="pct"/>
          </w:tcPr>
          <w:p w14:paraId="799067BC" w14:textId="4D1B48EB" w:rsidR="00A50568" w:rsidRPr="002B07B1" w:rsidRDefault="00A50568" w:rsidP="00A50568">
            <w:pPr>
              <w:pStyle w:val="GOSTTablenorm"/>
              <w:rPr>
                <w:szCs w:val="22"/>
              </w:rPr>
            </w:pPr>
            <w:r w:rsidRPr="002B07B1">
              <w:rPr>
                <w:szCs w:val="22"/>
              </w:rPr>
              <w:t>Идентификатор государственного контракта, соглашения, договора плательщика (по строке документа)</w:t>
            </w:r>
          </w:p>
        </w:tc>
        <w:tc>
          <w:tcPr>
            <w:tcW w:w="1128" w:type="pct"/>
          </w:tcPr>
          <w:p w14:paraId="33E8A330" w14:textId="3E0BB328" w:rsidR="00A50568" w:rsidRPr="002B07B1" w:rsidRDefault="00A50568" w:rsidP="00A50568">
            <w:pPr>
              <w:pStyle w:val="GOSTTablenorm"/>
              <w:rPr>
                <w:lang w:val="en-US"/>
              </w:rPr>
            </w:pPr>
            <w:r w:rsidRPr="002B07B1">
              <w:rPr>
                <w:lang w:val="en-US"/>
              </w:rPr>
              <w:t>FS_DECRYPT_ORDER_D91_LIST:ContractID</w:t>
            </w:r>
          </w:p>
        </w:tc>
        <w:tc>
          <w:tcPr>
            <w:tcW w:w="1370" w:type="pct"/>
          </w:tcPr>
          <w:p w14:paraId="7EC94712" w14:textId="03A7A9AC" w:rsidR="00A50568" w:rsidRPr="002B07B1" w:rsidRDefault="00A50568" w:rsidP="00A50568">
            <w:pPr>
              <w:pStyle w:val="GOSTTablenorm"/>
              <w:rPr>
                <w:lang w:val="en-US"/>
              </w:rPr>
            </w:pPr>
            <w:r w:rsidRPr="002B07B1">
              <w:t>-</w:t>
            </w:r>
          </w:p>
        </w:tc>
      </w:tr>
      <w:tr w:rsidR="00187229" w:rsidRPr="003006D7" w14:paraId="6ACD2DBE" w14:textId="77777777" w:rsidTr="00B017F2">
        <w:tc>
          <w:tcPr>
            <w:tcW w:w="1109" w:type="pct"/>
          </w:tcPr>
          <w:p w14:paraId="1444820F" w14:textId="34A789DD" w:rsidR="00187229" w:rsidRPr="002B07B1" w:rsidRDefault="00EC6B46" w:rsidP="00187229">
            <w:pPr>
              <w:pStyle w:val="GOSTTablenorm"/>
              <w:rPr>
                <w:szCs w:val="22"/>
              </w:rPr>
            </w:pPr>
            <w:r w:rsidRPr="002B07B1">
              <w:rPr>
                <w:szCs w:val="22"/>
              </w:rPr>
              <w:t>Номер_КОО_плательщика</w:t>
            </w:r>
          </w:p>
        </w:tc>
        <w:tc>
          <w:tcPr>
            <w:tcW w:w="284" w:type="pct"/>
          </w:tcPr>
          <w:p w14:paraId="233E358C" w14:textId="3019035E" w:rsidR="00187229" w:rsidRPr="002B07B1" w:rsidRDefault="00187229" w:rsidP="00187229">
            <w:pPr>
              <w:pStyle w:val="GOSTTablenorm"/>
              <w:rPr>
                <w:szCs w:val="22"/>
              </w:rPr>
            </w:pPr>
            <w:r w:rsidRPr="002B07B1">
              <w:rPr>
                <w:szCs w:val="22"/>
              </w:rPr>
              <w:t>нет</w:t>
            </w:r>
          </w:p>
        </w:tc>
        <w:tc>
          <w:tcPr>
            <w:tcW w:w="1109" w:type="pct"/>
          </w:tcPr>
          <w:p w14:paraId="2498EE67" w14:textId="5A337E58" w:rsidR="00187229" w:rsidRPr="002B07B1" w:rsidRDefault="00187229" w:rsidP="00187229">
            <w:pPr>
              <w:pStyle w:val="GOSTTablenorm"/>
              <w:rPr>
                <w:szCs w:val="22"/>
              </w:rPr>
            </w:pPr>
            <w:r w:rsidRPr="002B07B1">
              <w:rPr>
                <w:szCs w:val="22"/>
              </w:rPr>
              <w:t>Номер КОО</w:t>
            </w:r>
            <w:r w:rsidR="00EC6B46" w:rsidRPr="002B07B1">
              <w:rPr>
                <w:szCs w:val="22"/>
              </w:rPr>
              <w:t xml:space="preserve"> плательщика</w:t>
            </w:r>
            <w:r w:rsidRPr="002B07B1">
              <w:rPr>
                <w:szCs w:val="22"/>
              </w:rPr>
              <w:t xml:space="preserve"> </w:t>
            </w:r>
            <w:r w:rsidRPr="002B07B1">
              <w:t>(по строке документа)</w:t>
            </w:r>
          </w:p>
        </w:tc>
        <w:tc>
          <w:tcPr>
            <w:tcW w:w="1128" w:type="pct"/>
          </w:tcPr>
          <w:p w14:paraId="19FE9989" w14:textId="683DCB10" w:rsidR="00187229" w:rsidRPr="002B07B1" w:rsidRDefault="00187229" w:rsidP="00187229">
            <w:pPr>
              <w:pStyle w:val="GOSTTablenorm"/>
              <w:rPr>
                <w:szCs w:val="22"/>
                <w:lang w:val="en-US"/>
              </w:rPr>
            </w:pPr>
            <w:r w:rsidRPr="002B07B1">
              <w:rPr>
                <w:lang w:val="en-US"/>
              </w:rPr>
              <w:t>FS_DECRYPT_ORDER_D91_LIST:NumKOO</w:t>
            </w:r>
          </w:p>
        </w:tc>
        <w:tc>
          <w:tcPr>
            <w:tcW w:w="1370" w:type="pct"/>
          </w:tcPr>
          <w:p w14:paraId="5754C9C3" w14:textId="1E18FA0D" w:rsidR="00187229" w:rsidRPr="002B07B1" w:rsidRDefault="00173D84" w:rsidP="00187229">
            <w:pPr>
              <w:pStyle w:val="GOSTTablenorm"/>
              <w:rPr>
                <w:lang w:val="en-US"/>
              </w:rPr>
            </w:pPr>
            <w:r w:rsidRPr="002B07B1">
              <w:rPr>
                <w:lang w:val="en-US"/>
              </w:rPr>
              <w:t>-</w:t>
            </w:r>
          </w:p>
        </w:tc>
      </w:tr>
      <w:tr w:rsidR="005F5DDF" w:rsidRPr="005F5DDF" w14:paraId="7F543473" w14:textId="77777777" w:rsidTr="002B07B1">
        <w:tc>
          <w:tcPr>
            <w:tcW w:w="1109" w:type="pct"/>
            <w:shd w:val="clear" w:color="auto" w:fill="auto"/>
          </w:tcPr>
          <w:p w14:paraId="08C9EC60" w14:textId="354381B1" w:rsidR="005F5DDF" w:rsidRPr="002B07B1" w:rsidRDefault="005F5DDF" w:rsidP="00187229">
            <w:pPr>
              <w:pStyle w:val="GOSTTablenorm"/>
              <w:rPr>
                <w:szCs w:val="22"/>
              </w:rPr>
            </w:pPr>
            <w:r w:rsidRPr="002B07B1">
              <w:rPr>
                <w:rFonts w:ascii="GolosTextWebRegular" w:hAnsi="GolosTextWebRegular"/>
                <w:color w:val="121649"/>
                <w:sz w:val="21"/>
                <w:szCs w:val="21"/>
                <w:shd w:val="clear" w:color="auto" w:fill="FFEFBB"/>
              </w:rPr>
              <w:t>Номер_вышест_КОО</w:t>
            </w:r>
          </w:p>
        </w:tc>
        <w:tc>
          <w:tcPr>
            <w:tcW w:w="284" w:type="pct"/>
            <w:shd w:val="clear" w:color="auto" w:fill="auto"/>
          </w:tcPr>
          <w:p w14:paraId="457DDB58" w14:textId="457310DA" w:rsidR="005F5DDF" w:rsidRPr="002B07B1" w:rsidRDefault="005F5DDF" w:rsidP="00187229">
            <w:pPr>
              <w:pStyle w:val="GOSTTablenorm"/>
              <w:rPr>
                <w:szCs w:val="22"/>
              </w:rPr>
            </w:pPr>
            <w:r w:rsidRPr="002B07B1">
              <w:rPr>
                <w:szCs w:val="22"/>
              </w:rPr>
              <w:t>нет</w:t>
            </w:r>
          </w:p>
        </w:tc>
        <w:tc>
          <w:tcPr>
            <w:tcW w:w="1109" w:type="pct"/>
            <w:shd w:val="clear" w:color="auto" w:fill="auto"/>
          </w:tcPr>
          <w:p w14:paraId="085488DA" w14:textId="79540AB7" w:rsidR="005F5DDF" w:rsidRPr="002B07B1" w:rsidRDefault="005F5DDF" w:rsidP="00187229">
            <w:pPr>
              <w:pStyle w:val="GOSTTablenorm"/>
              <w:rPr>
                <w:szCs w:val="22"/>
              </w:rPr>
            </w:pPr>
            <w:r w:rsidRPr="002B07B1">
              <w:rPr>
                <w:rFonts w:ascii="GolosTextWebRegular" w:hAnsi="GolosTextWebRegular"/>
                <w:color w:val="121649"/>
                <w:sz w:val="21"/>
                <w:szCs w:val="21"/>
                <w:shd w:val="clear" w:color="auto" w:fill="FFEFBB"/>
              </w:rPr>
              <w:t>Номер вышестоящего КОО</w:t>
            </w:r>
            <w:r w:rsidRPr="002B07B1">
              <w:t xml:space="preserve"> (по строке документа)</w:t>
            </w:r>
          </w:p>
        </w:tc>
        <w:tc>
          <w:tcPr>
            <w:tcW w:w="1128" w:type="pct"/>
          </w:tcPr>
          <w:p w14:paraId="2E12CA6B" w14:textId="5A228440" w:rsidR="005F5DDF" w:rsidRPr="002B07B1" w:rsidRDefault="003B0209" w:rsidP="00187229">
            <w:pPr>
              <w:pStyle w:val="GOSTTablenorm"/>
              <w:rPr>
                <w:lang w:val="en-US"/>
              </w:rPr>
            </w:pPr>
            <w:r w:rsidRPr="002B07B1">
              <w:rPr>
                <w:lang w:val="en-US"/>
              </w:rPr>
              <w:t>FS_DECRYPT_ORDER_D91_LIST:HeadKOONum</w:t>
            </w:r>
          </w:p>
        </w:tc>
        <w:tc>
          <w:tcPr>
            <w:tcW w:w="1370" w:type="pct"/>
          </w:tcPr>
          <w:p w14:paraId="21EC3FB1" w14:textId="59273F59" w:rsidR="005F5DDF" w:rsidRPr="002B07B1" w:rsidRDefault="005F5DDF" w:rsidP="00187229">
            <w:pPr>
              <w:pStyle w:val="GOSTTablenorm"/>
            </w:pPr>
            <w:r w:rsidRPr="002B07B1">
              <w:t>-</w:t>
            </w:r>
          </w:p>
        </w:tc>
      </w:tr>
      <w:tr w:rsidR="00EC6B46" w:rsidRPr="00EC6B46" w14:paraId="74FE2ACA" w14:textId="77777777" w:rsidTr="00B017F2">
        <w:tc>
          <w:tcPr>
            <w:tcW w:w="1109" w:type="pct"/>
          </w:tcPr>
          <w:p w14:paraId="6B269457" w14:textId="6D9F3A2D" w:rsidR="00EC6B46" w:rsidRPr="00EC6B46" w:rsidRDefault="00EC6B46" w:rsidP="00EC6B46">
            <w:pPr>
              <w:pStyle w:val="GOSTTablenorm"/>
              <w:rPr>
                <w:szCs w:val="22"/>
              </w:rPr>
            </w:pPr>
            <w:r w:rsidRPr="00EC6B46">
              <w:rPr>
                <w:lang w:val="en-US"/>
              </w:rPr>
              <w:t>Номер_КОО_получателя</w:t>
            </w:r>
          </w:p>
        </w:tc>
        <w:tc>
          <w:tcPr>
            <w:tcW w:w="284" w:type="pct"/>
          </w:tcPr>
          <w:p w14:paraId="4215B84E" w14:textId="1087B2BB" w:rsidR="00EC6B46" w:rsidRPr="00C16CB9" w:rsidRDefault="00EC6B46" w:rsidP="00EC6B46">
            <w:pPr>
              <w:pStyle w:val="GOSTTablenorm"/>
              <w:rPr>
                <w:szCs w:val="22"/>
              </w:rPr>
            </w:pPr>
            <w:r w:rsidRPr="00C16CB9">
              <w:rPr>
                <w:szCs w:val="22"/>
              </w:rPr>
              <w:t>нет</w:t>
            </w:r>
          </w:p>
        </w:tc>
        <w:tc>
          <w:tcPr>
            <w:tcW w:w="1109" w:type="pct"/>
          </w:tcPr>
          <w:p w14:paraId="564C54FD" w14:textId="40E07671" w:rsidR="00EC6B46" w:rsidRPr="00C16CB9" w:rsidRDefault="00EC6B46" w:rsidP="00EC6B46">
            <w:pPr>
              <w:pStyle w:val="GOSTTablenorm"/>
              <w:rPr>
                <w:szCs w:val="22"/>
              </w:rPr>
            </w:pPr>
            <w:r w:rsidRPr="00C16CB9">
              <w:rPr>
                <w:szCs w:val="22"/>
              </w:rPr>
              <w:t>Номер КОО</w:t>
            </w:r>
            <w:r>
              <w:rPr>
                <w:szCs w:val="22"/>
              </w:rPr>
              <w:t xml:space="preserve"> получателя</w:t>
            </w:r>
            <w:r w:rsidRPr="00C16CB9">
              <w:rPr>
                <w:szCs w:val="22"/>
              </w:rPr>
              <w:t xml:space="preserve"> </w:t>
            </w:r>
            <w:r w:rsidRPr="00C16CB9">
              <w:t>(по строке документа)</w:t>
            </w:r>
          </w:p>
        </w:tc>
        <w:tc>
          <w:tcPr>
            <w:tcW w:w="1128" w:type="pct"/>
          </w:tcPr>
          <w:p w14:paraId="496540C8" w14:textId="5E59E051" w:rsidR="00EC6B46" w:rsidRPr="00EC6B46" w:rsidRDefault="00B443BB" w:rsidP="00EC6B46">
            <w:pPr>
              <w:pStyle w:val="GOSTTablenorm"/>
              <w:rPr>
                <w:lang w:val="en-US"/>
              </w:rPr>
            </w:pPr>
            <w:r w:rsidRPr="00C51018">
              <w:rPr>
                <w:lang w:val="en-US"/>
              </w:rPr>
              <w:t>FS_DECRYPT_ORDER_D91_LIST:NumKOO</w:t>
            </w:r>
            <w:r w:rsidRPr="00B968C4">
              <w:rPr>
                <w:lang w:val="en-US"/>
              </w:rPr>
              <w:t>_</w:t>
            </w:r>
            <w:r w:rsidRPr="00C51018">
              <w:rPr>
                <w:lang w:val="en-US"/>
              </w:rPr>
              <w:t>Recip</w:t>
            </w:r>
          </w:p>
        </w:tc>
        <w:tc>
          <w:tcPr>
            <w:tcW w:w="1370" w:type="pct"/>
          </w:tcPr>
          <w:p w14:paraId="4C730E73" w14:textId="266994F9" w:rsidR="00EC6B46" w:rsidRPr="00EC6B46" w:rsidRDefault="00EC6B46" w:rsidP="00EC6B46">
            <w:pPr>
              <w:pStyle w:val="GOSTTablenorm"/>
            </w:pPr>
            <w:r>
              <w:t>-</w:t>
            </w:r>
          </w:p>
        </w:tc>
      </w:tr>
      <w:tr w:rsidR="00187229" w:rsidRPr="003006D7" w14:paraId="735F4C99" w14:textId="77777777" w:rsidTr="00B017F2">
        <w:tc>
          <w:tcPr>
            <w:tcW w:w="1109" w:type="pct"/>
          </w:tcPr>
          <w:p w14:paraId="3B643D3C" w14:textId="5F810323" w:rsidR="00187229" w:rsidRPr="00C16CB9" w:rsidRDefault="00187229" w:rsidP="00187229">
            <w:pPr>
              <w:pStyle w:val="GOSTTablenorm"/>
              <w:rPr>
                <w:szCs w:val="22"/>
              </w:rPr>
            </w:pPr>
            <w:r w:rsidRPr="00C16CB9">
              <w:rPr>
                <w:lang w:val="en-US"/>
              </w:rPr>
              <w:t>GUID</w:t>
            </w:r>
            <w:r w:rsidRPr="00C16CB9">
              <w:t>_КОО</w:t>
            </w:r>
          </w:p>
        </w:tc>
        <w:tc>
          <w:tcPr>
            <w:tcW w:w="284" w:type="pct"/>
          </w:tcPr>
          <w:p w14:paraId="0F8E05E2" w14:textId="42016328" w:rsidR="00187229" w:rsidRPr="00C16CB9" w:rsidRDefault="00B443BB" w:rsidP="00187229">
            <w:pPr>
              <w:pStyle w:val="GOSTTablenorm"/>
              <w:rPr>
                <w:szCs w:val="22"/>
              </w:rPr>
            </w:pPr>
            <w:r>
              <w:rPr>
                <w:szCs w:val="22"/>
              </w:rPr>
              <w:t>нет</w:t>
            </w:r>
          </w:p>
        </w:tc>
        <w:tc>
          <w:tcPr>
            <w:tcW w:w="1109" w:type="pct"/>
          </w:tcPr>
          <w:p w14:paraId="568475D5" w14:textId="32209A36" w:rsidR="00187229" w:rsidRPr="00C16CB9" w:rsidRDefault="00187229" w:rsidP="00187229">
            <w:pPr>
              <w:pStyle w:val="GOSTTablenorm"/>
              <w:rPr>
                <w:szCs w:val="22"/>
              </w:rPr>
            </w:pPr>
            <w:r w:rsidRPr="00C16CB9">
              <w:rPr>
                <w:szCs w:val="22"/>
              </w:rPr>
              <w:t xml:space="preserve">Идентификатор КОО </w:t>
            </w:r>
            <w:r w:rsidRPr="00C16CB9">
              <w:t>(по строке документа)</w:t>
            </w:r>
          </w:p>
        </w:tc>
        <w:tc>
          <w:tcPr>
            <w:tcW w:w="1128" w:type="pct"/>
          </w:tcPr>
          <w:p w14:paraId="0891466E" w14:textId="77777777" w:rsidR="00187229" w:rsidRDefault="00187229" w:rsidP="00187229">
            <w:pPr>
              <w:pStyle w:val="GOSTTablenorm"/>
              <w:rPr>
                <w:ins w:id="6014" w:author="Щербань О.И." w:date="2025-05-07T12:06:00Z"/>
                <w:lang w:val="en-US"/>
              </w:rPr>
            </w:pPr>
            <w:r w:rsidRPr="00FD2DBC">
              <w:rPr>
                <w:lang w:val="en-US"/>
              </w:rPr>
              <w:t>FS_DECRYPT_ORDER_D91_LIST:GUIDKOO</w:t>
            </w:r>
          </w:p>
          <w:p w14:paraId="32A95834" w14:textId="3D718333" w:rsidR="00EC6B46" w:rsidRPr="00EC6B46" w:rsidRDefault="00EC6B46" w:rsidP="00187229">
            <w:pPr>
              <w:pStyle w:val="GOSTTablenorm"/>
              <w:rPr>
                <w:lang w:val="en-US"/>
              </w:rPr>
            </w:pPr>
          </w:p>
        </w:tc>
        <w:tc>
          <w:tcPr>
            <w:tcW w:w="1370" w:type="pct"/>
          </w:tcPr>
          <w:p w14:paraId="25A984FB" w14:textId="06E617E5" w:rsidR="00187229" w:rsidRPr="0049426E" w:rsidRDefault="00B443BB" w:rsidP="0032144A">
            <w:pPr>
              <w:pStyle w:val="GOSTTablenorm"/>
            </w:pPr>
            <w:r>
              <w:t>-</w:t>
            </w:r>
          </w:p>
        </w:tc>
      </w:tr>
      <w:tr w:rsidR="00D84625" w:rsidRPr="00D84625" w14:paraId="1667E042" w14:textId="77777777" w:rsidTr="00B017F2">
        <w:tc>
          <w:tcPr>
            <w:tcW w:w="1109" w:type="pct"/>
          </w:tcPr>
          <w:p w14:paraId="272F121D" w14:textId="656C6884" w:rsidR="00D84625" w:rsidRPr="00C16CB9" w:rsidRDefault="00D84625" w:rsidP="00187229">
            <w:pPr>
              <w:pStyle w:val="GOSTTablenorm"/>
              <w:rPr>
                <w:lang w:val="en-US"/>
              </w:rPr>
            </w:pPr>
            <w:r>
              <w:t>GUID_вышестоящего_КОО</w:t>
            </w:r>
          </w:p>
        </w:tc>
        <w:tc>
          <w:tcPr>
            <w:tcW w:w="284" w:type="pct"/>
          </w:tcPr>
          <w:p w14:paraId="53D6994F" w14:textId="49657568" w:rsidR="00D84625" w:rsidRDefault="001B05A3" w:rsidP="00187229">
            <w:pPr>
              <w:pStyle w:val="GOSTTablenorm"/>
              <w:rPr>
                <w:szCs w:val="22"/>
              </w:rPr>
            </w:pPr>
            <w:r>
              <w:rPr>
                <w:szCs w:val="22"/>
              </w:rPr>
              <w:t>нет</w:t>
            </w:r>
          </w:p>
        </w:tc>
        <w:tc>
          <w:tcPr>
            <w:tcW w:w="1109" w:type="pct"/>
          </w:tcPr>
          <w:p w14:paraId="6AC43D12" w14:textId="74D8FC94" w:rsidR="00D84625" w:rsidRPr="002B07B1" w:rsidRDefault="00D84625" w:rsidP="00187229">
            <w:pPr>
              <w:pStyle w:val="GOSTTablenorm"/>
              <w:rPr>
                <w:szCs w:val="22"/>
              </w:rPr>
            </w:pPr>
            <w:r w:rsidRPr="002B07B1">
              <w:rPr>
                <w:szCs w:val="22"/>
              </w:rPr>
              <w:t xml:space="preserve">Идентификатор вышестоящего КОО </w:t>
            </w:r>
            <w:r w:rsidRPr="002B07B1">
              <w:t>(по строке документа)</w:t>
            </w:r>
          </w:p>
        </w:tc>
        <w:tc>
          <w:tcPr>
            <w:tcW w:w="1128" w:type="pct"/>
          </w:tcPr>
          <w:p w14:paraId="0567BF6C" w14:textId="045BE2DC" w:rsidR="00D84625" w:rsidRPr="002B07B1" w:rsidRDefault="00D84625" w:rsidP="00187229">
            <w:pPr>
              <w:pStyle w:val="GOSTTablenorm"/>
              <w:rPr>
                <w:lang w:val="en-US"/>
              </w:rPr>
            </w:pPr>
            <w:r w:rsidRPr="002B07B1">
              <w:rPr>
                <w:lang w:val="en-US"/>
              </w:rPr>
              <w:t>FS_DECRYPT_ORDER_D91_LIST: HeadKooGUID</w:t>
            </w:r>
          </w:p>
        </w:tc>
        <w:tc>
          <w:tcPr>
            <w:tcW w:w="1370" w:type="pct"/>
          </w:tcPr>
          <w:p w14:paraId="78274AA7" w14:textId="2C163A9A" w:rsidR="00D84625" w:rsidRPr="00D84625" w:rsidRDefault="00D84625" w:rsidP="0032144A">
            <w:pPr>
              <w:pStyle w:val="GOSTTablenorm"/>
            </w:pPr>
            <w:r>
              <w:t>-</w:t>
            </w:r>
          </w:p>
        </w:tc>
      </w:tr>
      <w:tr w:rsidR="00B443BB" w:rsidRPr="00B443BB" w14:paraId="5071FBF3" w14:textId="77777777" w:rsidTr="00B017F2">
        <w:tc>
          <w:tcPr>
            <w:tcW w:w="1109" w:type="pct"/>
          </w:tcPr>
          <w:p w14:paraId="4A6513D8" w14:textId="7AFC5B33" w:rsidR="00B443BB" w:rsidRPr="00C16CB9" w:rsidRDefault="00B443BB" w:rsidP="00B443BB">
            <w:pPr>
              <w:pStyle w:val="GOSTTablenorm"/>
              <w:rPr>
                <w:lang w:val="en-US"/>
              </w:rPr>
            </w:pPr>
            <w:r w:rsidRPr="00C16CB9">
              <w:rPr>
                <w:lang w:val="en-US"/>
              </w:rPr>
              <w:t>GUID</w:t>
            </w:r>
            <w:r w:rsidRPr="00C16CB9">
              <w:t>_КОО</w:t>
            </w:r>
            <w:r>
              <w:t>_получателя</w:t>
            </w:r>
          </w:p>
        </w:tc>
        <w:tc>
          <w:tcPr>
            <w:tcW w:w="284" w:type="pct"/>
          </w:tcPr>
          <w:p w14:paraId="22B7144C" w14:textId="69BF624A" w:rsidR="00B443BB" w:rsidRDefault="00B443BB" w:rsidP="00B443BB">
            <w:pPr>
              <w:pStyle w:val="GOSTTablenorm"/>
              <w:rPr>
                <w:szCs w:val="22"/>
              </w:rPr>
            </w:pPr>
            <w:r>
              <w:rPr>
                <w:szCs w:val="22"/>
              </w:rPr>
              <w:t>нет</w:t>
            </w:r>
          </w:p>
        </w:tc>
        <w:tc>
          <w:tcPr>
            <w:tcW w:w="1109" w:type="pct"/>
          </w:tcPr>
          <w:p w14:paraId="64925E61" w14:textId="3F8B3B23" w:rsidR="00B443BB" w:rsidRPr="00C16CB9" w:rsidRDefault="00B443BB" w:rsidP="00B443BB">
            <w:pPr>
              <w:pStyle w:val="GOSTTablenorm"/>
              <w:rPr>
                <w:szCs w:val="22"/>
              </w:rPr>
            </w:pPr>
            <w:r w:rsidRPr="00C16CB9">
              <w:rPr>
                <w:szCs w:val="22"/>
              </w:rPr>
              <w:t>Идентификатор КОО</w:t>
            </w:r>
            <w:r>
              <w:rPr>
                <w:szCs w:val="22"/>
              </w:rPr>
              <w:t xml:space="preserve"> получателя</w:t>
            </w:r>
            <w:r w:rsidRPr="00C16CB9">
              <w:rPr>
                <w:szCs w:val="22"/>
              </w:rPr>
              <w:t xml:space="preserve"> </w:t>
            </w:r>
            <w:r w:rsidRPr="00C16CB9">
              <w:t>(по строке документа)</w:t>
            </w:r>
          </w:p>
        </w:tc>
        <w:tc>
          <w:tcPr>
            <w:tcW w:w="1128" w:type="pct"/>
          </w:tcPr>
          <w:p w14:paraId="5E3BA6F9" w14:textId="59813807" w:rsidR="00B443BB" w:rsidRPr="00B443BB" w:rsidRDefault="00B443BB" w:rsidP="00B443BB">
            <w:pPr>
              <w:pStyle w:val="GOSTTablenorm"/>
              <w:rPr>
                <w:lang w:val="en-US"/>
              </w:rPr>
            </w:pPr>
            <w:r w:rsidRPr="00C51018">
              <w:rPr>
                <w:lang w:val="en-US"/>
              </w:rPr>
              <w:t>FS_DECRYPT_ORDER_D91_LIST:GuidKOO_Recip</w:t>
            </w:r>
          </w:p>
        </w:tc>
        <w:tc>
          <w:tcPr>
            <w:tcW w:w="1370" w:type="pct"/>
          </w:tcPr>
          <w:p w14:paraId="31818256" w14:textId="0D5E9A79" w:rsidR="00B443BB" w:rsidRPr="00B443BB" w:rsidRDefault="00B443BB" w:rsidP="00B443BB">
            <w:pPr>
              <w:pStyle w:val="GOSTTablenorm"/>
            </w:pPr>
            <w:r>
              <w:t>-</w:t>
            </w:r>
          </w:p>
        </w:tc>
      </w:tr>
      <w:tr w:rsidR="00B443BB" w:rsidRPr="00FD2ED3" w14:paraId="5CE1E96B" w14:textId="77777777" w:rsidTr="00B017F2">
        <w:tc>
          <w:tcPr>
            <w:tcW w:w="1109" w:type="pct"/>
          </w:tcPr>
          <w:p w14:paraId="46CE3BC0" w14:textId="4AE3672F" w:rsidR="00B443BB" w:rsidRPr="00307060" w:rsidRDefault="00B443BB" w:rsidP="00B443BB">
            <w:pPr>
              <w:pStyle w:val="GOSTTablenorm"/>
              <w:rPr>
                <w:szCs w:val="22"/>
              </w:rPr>
            </w:pPr>
            <w:r w:rsidRPr="00307060">
              <w:rPr>
                <w:szCs w:val="22"/>
              </w:rPr>
              <w:t>АКР_ЛС_плательщика</w:t>
            </w:r>
          </w:p>
        </w:tc>
        <w:tc>
          <w:tcPr>
            <w:tcW w:w="284" w:type="pct"/>
          </w:tcPr>
          <w:p w14:paraId="70D712C8" w14:textId="0D037AE0" w:rsidR="00B443BB" w:rsidRPr="00B9499D" w:rsidRDefault="00B443BB" w:rsidP="00B443BB">
            <w:pPr>
              <w:pStyle w:val="GOSTTablenorm"/>
              <w:rPr>
                <w:szCs w:val="22"/>
              </w:rPr>
            </w:pPr>
            <w:r>
              <w:rPr>
                <w:szCs w:val="22"/>
              </w:rPr>
              <w:t>да</w:t>
            </w:r>
          </w:p>
        </w:tc>
        <w:tc>
          <w:tcPr>
            <w:tcW w:w="1109" w:type="pct"/>
          </w:tcPr>
          <w:p w14:paraId="05F8814A" w14:textId="1B11BF95" w:rsidR="00B443BB" w:rsidRPr="00FD2DBC" w:rsidRDefault="00B443BB" w:rsidP="00B443BB">
            <w:pPr>
              <w:pStyle w:val="GOSTTablenorm"/>
              <w:rPr>
                <w:szCs w:val="22"/>
              </w:rPr>
            </w:pPr>
            <w:r w:rsidRPr="00FD2DBC">
              <w:rPr>
                <w:szCs w:val="22"/>
              </w:rPr>
              <w:t xml:space="preserve">Аналитический код раздела ЛС плательщика </w:t>
            </w:r>
            <w:r w:rsidRPr="00FD2DBC">
              <w:t>(по строке документа)</w:t>
            </w:r>
          </w:p>
        </w:tc>
        <w:tc>
          <w:tcPr>
            <w:tcW w:w="1128" w:type="pct"/>
          </w:tcPr>
          <w:p w14:paraId="2984A676" w14:textId="46FD9A5F" w:rsidR="00B443BB" w:rsidRPr="007F32F5" w:rsidRDefault="00B443BB" w:rsidP="00B443BB">
            <w:pPr>
              <w:pStyle w:val="GOSTTablenorm"/>
              <w:rPr>
                <w:szCs w:val="22"/>
                <w:lang w:val="en-US"/>
              </w:rPr>
            </w:pPr>
            <w:r w:rsidRPr="007F32F5">
              <w:rPr>
                <w:lang w:val="en-US"/>
              </w:rPr>
              <w:t>FS_DECRYPT_ORDER_D91_LIST:AnalyticCodePay</w:t>
            </w:r>
          </w:p>
        </w:tc>
        <w:tc>
          <w:tcPr>
            <w:tcW w:w="1370" w:type="pct"/>
          </w:tcPr>
          <w:p w14:paraId="60F2C7A5" w14:textId="66AD1819" w:rsidR="00B443BB" w:rsidRPr="007F32F5" w:rsidRDefault="00B443BB" w:rsidP="00B443BB">
            <w:pPr>
              <w:pStyle w:val="GOSTTablenorm"/>
            </w:pPr>
            <w:r w:rsidRPr="007F32F5">
              <w:t xml:space="preserve">Заполняется значением из тега </w:t>
            </w:r>
            <w:r w:rsidRPr="007F32F5">
              <w:rPr>
                <w:lang w:val="en-US"/>
              </w:rPr>
              <w:t>FS</w:t>
            </w:r>
            <w:r w:rsidRPr="007F32F5">
              <w:t>_</w:t>
            </w:r>
            <w:r w:rsidRPr="007F32F5">
              <w:rPr>
                <w:lang w:val="en-US"/>
              </w:rPr>
              <w:t>DECRYPT</w:t>
            </w:r>
            <w:r w:rsidRPr="007F32F5">
              <w:t>_</w:t>
            </w:r>
            <w:r w:rsidRPr="007F32F5">
              <w:rPr>
                <w:lang w:val="en-US"/>
              </w:rPr>
              <w:t>ORDER</w:t>
            </w:r>
            <w:r w:rsidRPr="007F32F5">
              <w:t>_</w:t>
            </w:r>
            <w:r w:rsidRPr="007F32F5">
              <w:rPr>
                <w:lang w:val="en-US"/>
              </w:rPr>
              <w:t>D</w:t>
            </w:r>
            <w:r w:rsidRPr="007F32F5">
              <w:t>91_</w:t>
            </w:r>
            <w:r w:rsidRPr="007F32F5">
              <w:rPr>
                <w:lang w:val="en-US"/>
              </w:rPr>
              <w:t>LIST</w:t>
            </w:r>
            <w:r w:rsidRPr="007F32F5">
              <w:t>:</w:t>
            </w:r>
            <w:r w:rsidRPr="007F32F5">
              <w:rPr>
                <w:lang w:val="en-US"/>
              </w:rPr>
              <w:t>AnalyticCodePay</w:t>
            </w:r>
            <w:r w:rsidRPr="007F32F5">
              <w:t>, если в теге P_PersonalAcc значение первых двух символов = 71</w:t>
            </w:r>
          </w:p>
        </w:tc>
      </w:tr>
      <w:tr w:rsidR="00B443BB" w:rsidRPr="00FD2ED3" w14:paraId="25CDA63E" w14:textId="77777777" w:rsidTr="00B017F2">
        <w:tc>
          <w:tcPr>
            <w:tcW w:w="1109" w:type="pct"/>
          </w:tcPr>
          <w:p w14:paraId="3800FC1A" w14:textId="4E668B28" w:rsidR="00B443BB" w:rsidRPr="00307060" w:rsidRDefault="00B443BB" w:rsidP="00B443BB">
            <w:pPr>
              <w:pStyle w:val="GOSTTablenorm"/>
              <w:rPr>
                <w:szCs w:val="22"/>
              </w:rPr>
            </w:pPr>
            <w:r w:rsidRPr="00307060">
              <w:rPr>
                <w:szCs w:val="22"/>
              </w:rPr>
              <w:t>АКР_ЛС_получателя</w:t>
            </w:r>
          </w:p>
        </w:tc>
        <w:tc>
          <w:tcPr>
            <w:tcW w:w="284" w:type="pct"/>
          </w:tcPr>
          <w:p w14:paraId="18D44837" w14:textId="421268F8" w:rsidR="00B443BB" w:rsidRPr="00B9499D" w:rsidRDefault="00B443BB" w:rsidP="00B443BB">
            <w:pPr>
              <w:pStyle w:val="GOSTTablenorm"/>
              <w:rPr>
                <w:szCs w:val="22"/>
              </w:rPr>
            </w:pPr>
            <w:r>
              <w:rPr>
                <w:szCs w:val="22"/>
              </w:rPr>
              <w:t>да</w:t>
            </w:r>
          </w:p>
        </w:tc>
        <w:tc>
          <w:tcPr>
            <w:tcW w:w="1109" w:type="pct"/>
          </w:tcPr>
          <w:p w14:paraId="22E3267F" w14:textId="5AA8CEDE" w:rsidR="00B443BB" w:rsidRPr="00FD2DBC" w:rsidRDefault="00B443BB" w:rsidP="00B443BB">
            <w:pPr>
              <w:pStyle w:val="GOSTTablenorm"/>
              <w:rPr>
                <w:szCs w:val="22"/>
              </w:rPr>
            </w:pPr>
            <w:r w:rsidRPr="00FD2DBC">
              <w:rPr>
                <w:szCs w:val="22"/>
              </w:rPr>
              <w:t xml:space="preserve">Аналитический код раздела ЛС получателя </w:t>
            </w:r>
            <w:r w:rsidRPr="00FD2DBC">
              <w:t>(по строке документа)</w:t>
            </w:r>
          </w:p>
        </w:tc>
        <w:tc>
          <w:tcPr>
            <w:tcW w:w="1128" w:type="pct"/>
          </w:tcPr>
          <w:p w14:paraId="7F4898AB" w14:textId="5FCDE00B" w:rsidR="00B443BB" w:rsidRPr="007F32F5" w:rsidRDefault="00B443BB" w:rsidP="00B443BB">
            <w:pPr>
              <w:pStyle w:val="GOSTTablenorm"/>
              <w:rPr>
                <w:szCs w:val="22"/>
                <w:lang w:val="en-US"/>
              </w:rPr>
            </w:pPr>
            <w:r w:rsidRPr="007F32F5">
              <w:rPr>
                <w:lang w:val="en-US"/>
              </w:rPr>
              <w:t>FS_DECRYPT_ORDER_D91_LIST:AnalyticCodeRec</w:t>
            </w:r>
          </w:p>
        </w:tc>
        <w:tc>
          <w:tcPr>
            <w:tcW w:w="1370" w:type="pct"/>
          </w:tcPr>
          <w:p w14:paraId="1F15E3B7" w14:textId="75DB374A" w:rsidR="00B443BB" w:rsidRPr="007F32F5" w:rsidRDefault="00B443BB" w:rsidP="00B443BB">
            <w:pPr>
              <w:pStyle w:val="GOSTTablenorm"/>
            </w:pPr>
            <w:r w:rsidRPr="007F32F5">
              <w:t xml:space="preserve">Заполняется значением из тега </w:t>
            </w:r>
            <w:r w:rsidRPr="007F32F5">
              <w:rPr>
                <w:lang w:val="en-US"/>
              </w:rPr>
              <w:t>FS</w:t>
            </w:r>
            <w:r w:rsidRPr="007F32F5">
              <w:t>_</w:t>
            </w:r>
            <w:r w:rsidRPr="007F32F5">
              <w:rPr>
                <w:lang w:val="en-US"/>
              </w:rPr>
              <w:t>DECRYPT</w:t>
            </w:r>
            <w:r w:rsidRPr="007F32F5">
              <w:t>_</w:t>
            </w:r>
            <w:r w:rsidRPr="007F32F5">
              <w:rPr>
                <w:lang w:val="en-US"/>
              </w:rPr>
              <w:t>ORDER</w:t>
            </w:r>
            <w:r w:rsidRPr="007F32F5">
              <w:t>_</w:t>
            </w:r>
            <w:r w:rsidRPr="007F32F5">
              <w:rPr>
                <w:lang w:val="en-US"/>
              </w:rPr>
              <w:t>D</w:t>
            </w:r>
            <w:r w:rsidRPr="007F32F5">
              <w:t>91_</w:t>
            </w:r>
            <w:r w:rsidRPr="007F32F5">
              <w:rPr>
                <w:lang w:val="en-US"/>
              </w:rPr>
              <w:t>LIST</w:t>
            </w:r>
            <w:r w:rsidRPr="007F32F5">
              <w:t>:</w:t>
            </w:r>
            <w:r w:rsidRPr="007F32F5">
              <w:rPr>
                <w:lang w:val="en-US"/>
              </w:rPr>
              <w:t>AnalyticCodePay</w:t>
            </w:r>
            <w:r w:rsidRPr="007F32F5">
              <w:t xml:space="preserve">, если в теге </w:t>
            </w:r>
            <w:r w:rsidRPr="007F32F5">
              <w:rPr>
                <w:lang w:val="en-US"/>
              </w:rPr>
              <w:t>R</w:t>
            </w:r>
            <w:r w:rsidRPr="007F32F5">
              <w:t>_PersonalAcc значение первых двух символов = 71</w:t>
            </w:r>
          </w:p>
        </w:tc>
      </w:tr>
      <w:tr w:rsidR="00B443BB" w:rsidRPr="00FD2ED3" w14:paraId="4FC3316C" w14:textId="77777777" w:rsidTr="00B017F2">
        <w:tc>
          <w:tcPr>
            <w:tcW w:w="1109" w:type="pct"/>
          </w:tcPr>
          <w:p w14:paraId="078F2D50" w14:textId="6F190448" w:rsidR="00B443BB" w:rsidRPr="00B9499D" w:rsidRDefault="00B443BB" w:rsidP="00B443BB">
            <w:pPr>
              <w:pStyle w:val="GOSTTablenorm"/>
              <w:rPr>
                <w:szCs w:val="22"/>
              </w:rPr>
            </w:pPr>
            <w:r w:rsidRPr="009D7593">
              <w:rPr>
                <w:szCs w:val="22"/>
              </w:rPr>
              <w:t>КБК_плательщика</w:t>
            </w:r>
          </w:p>
        </w:tc>
        <w:tc>
          <w:tcPr>
            <w:tcW w:w="284" w:type="pct"/>
          </w:tcPr>
          <w:p w14:paraId="1ACA1860" w14:textId="5B0B2925" w:rsidR="00B443BB" w:rsidRPr="00B9499D" w:rsidRDefault="00B443BB" w:rsidP="00B443BB">
            <w:pPr>
              <w:pStyle w:val="GOSTTablenorm"/>
              <w:rPr>
                <w:szCs w:val="22"/>
              </w:rPr>
            </w:pPr>
            <w:r>
              <w:rPr>
                <w:szCs w:val="22"/>
              </w:rPr>
              <w:t>нет</w:t>
            </w:r>
          </w:p>
        </w:tc>
        <w:tc>
          <w:tcPr>
            <w:tcW w:w="1109" w:type="pct"/>
          </w:tcPr>
          <w:p w14:paraId="5615EB32" w14:textId="2B6CA449" w:rsidR="00B443BB" w:rsidRPr="009D7593" w:rsidRDefault="00B443BB" w:rsidP="00B443BB">
            <w:pPr>
              <w:pStyle w:val="GOSTTablenorm"/>
            </w:pPr>
            <w:r w:rsidRPr="009D7593">
              <w:t>КБК для отражения операции по ЛС плательщика (по строке документа)</w:t>
            </w:r>
          </w:p>
        </w:tc>
        <w:tc>
          <w:tcPr>
            <w:tcW w:w="1128" w:type="pct"/>
          </w:tcPr>
          <w:p w14:paraId="21ECD294" w14:textId="68E8A9A1" w:rsidR="00B443BB" w:rsidRPr="008E6810" w:rsidRDefault="00B443BB" w:rsidP="00B443BB">
            <w:pPr>
              <w:pStyle w:val="GOSTTablenorm"/>
              <w:rPr>
                <w:lang w:val="en-US"/>
              </w:rPr>
            </w:pPr>
            <w:r w:rsidRPr="008E6810">
              <w:rPr>
                <w:lang w:val="en-US"/>
              </w:rPr>
              <w:t>FS_DECRYPT_ORDER_D91_LIST: KBK_ACC_Payer</w:t>
            </w:r>
          </w:p>
        </w:tc>
        <w:tc>
          <w:tcPr>
            <w:tcW w:w="1370" w:type="pct"/>
          </w:tcPr>
          <w:p w14:paraId="15574372" w14:textId="21556BB9" w:rsidR="00B443BB" w:rsidRPr="00CB3435" w:rsidRDefault="00B443BB" w:rsidP="00B443BB">
            <w:pPr>
              <w:pStyle w:val="GOSTTablenorm"/>
            </w:pPr>
            <w:r>
              <w:t>-</w:t>
            </w:r>
          </w:p>
        </w:tc>
      </w:tr>
      <w:tr w:rsidR="00B443BB" w:rsidRPr="00FD2ED3" w14:paraId="0DE92D0E" w14:textId="77777777" w:rsidTr="00B017F2">
        <w:tc>
          <w:tcPr>
            <w:tcW w:w="1109" w:type="pct"/>
          </w:tcPr>
          <w:p w14:paraId="7AE394A7" w14:textId="178967E0" w:rsidR="00B443BB" w:rsidRPr="009D7593" w:rsidRDefault="00B443BB" w:rsidP="00B443BB">
            <w:pPr>
              <w:pStyle w:val="GOSTTablenorm"/>
              <w:rPr>
                <w:szCs w:val="22"/>
              </w:rPr>
            </w:pPr>
            <w:r w:rsidRPr="0070312D">
              <w:t>Тип_КБК_плательщика</w:t>
            </w:r>
          </w:p>
        </w:tc>
        <w:tc>
          <w:tcPr>
            <w:tcW w:w="284" w:type="pct"/>
          </w:tcPr>
          <w:p w14:paraId="07CACFF8" w14:textId="0D62A8E3" w:rsidR="00B443BB" w:rsidRDefault="00B443BB" w:rsidP="00B443BB">
            <w:pPr>
              <w:pStyle w:val="GOSTTablenorm"/>
              <w:rPr>
                <w:szCs w:val="22"/>
              </w:rPr>
            </w:pPr>
            <w:r w:rsidRPr="0070312D">
              <w:t>да</w:t>
            </w:r>
          </w:p>
        </w:tc>
        <w:tc>
          <w:tcPr>
            <w:tcW w:w="1109" w:type="pct"/>
          </w:tcPr>
          <w:p w14:paraId="0A9915F8" w14:textId="1CF5BBE6" w:rsidR="00B443BB" w:rsidRPr="009D7593" w:rsidRDefault="00B443BB" w:rsidP="00B443BB">
            <w:pPr>
              <w:pStyle w:val="GOSTTablenorm"/>
            </w:pPr>
            <w:r w:rsidRPr="0070312D">
              <w:t>Тип КБК плательщика (по строке документа)</w:t>
            </w:r>
          </w:p>
        </w:tc>
        <w:tc>
          <w:tcPr>
            <w:tcW w:w="1128" w:type="pct"/>
          </w:tcPr>
          <w:p w14:paraId="2DEC7967" w14:textId="1A361935" w:rsidR="00B443BB" w:rsidRPr="009D7593" w:rsidRDefault="00B443BB" w:rsidP="00B443BB">
            <w:pPr>
              <w:pStyle w:val="GOSTTablenorm"/>
            </w:pPr>
            <w:r w:rsidRPr="0070312D">
              <w:t>-</w:t>
            </w:r>
          </w:p>
        </w:tc>
        <w:tc>
          <w:tcPr>
            <w:tcW w:w="1370" w:type="pct"/>
          </w:tcPr>
          <w:p w14:paraId="63FA21A2" w14:textId="2871D801" w:rsidR="00B443BB" w:rsidRDefault="00B443BB" w:rsidP="00B443BB">
            <w:pPr>
              <w:pStyle w:val="GOSTTablenorm"/>
            </w:pPr>
            <w:r w:rsidRPr="0070312D">
              <w:t>Указывается значение «00»</w:t>
            </w:r>
          </w:p>
        </w:tc>
      </w:tr>
      <w:tr w:rsidR="00B443BB" w:rsidRPr="009D7593" w14:paraId="30866772" w14:textId="77777777" w:rsidTr="00B017F2">
        <w:tc>
          <w:tcPr>
            <w:tcW w:w="1109" w:type="pct"/>
          </w:tcPr>
          <w:p w14:paraId="7315A2D9" w14:textId="08449583" w:rsidR="00B443BB" w:rsidRPr="009D7593" w:rsidRDefault="00B443BB" w:rsidP="00B443BB">
            <w:pPr>
              <w:pStyle w:val="GOSTTablenorm"/>
              <w:rPr>
                <w:szCs w:val="22"/>
              </w:rPr>
            </w:pPr>
            <w:r w:rsidRPr="009D7593">
              <w:rPr>
                <w:szCs w:val="22"/>
              </w:rPr>
              <w:t>КБК_получателя</w:t>
            </w:r>
          </w:p>
        </w:tc>
        <w:tc>
          <w:tcPr>
            <w:tcW w:w="284" w:type="pct"/>
          </w:tcPr>
          <w:p w14:paraId="20156089" w14:textId="4C420829" w:rsidR="00B443BB" w:rsidRDefault="00B443BB" w:rsidP="00B443BB">
            <w:pPr>
              <w:pStyle w:val="GOSTTablenorm"/>
              <w:rPr>
                <w:szCs w:val="22"/>
              </w:rPr>
            </w:pPr>
            <w:r>
              <w:rPr>
                <w:szCs w:val="22"/>
              </w:rPr>
              <w:t>нет</w:t>
            </w:r>
          </w:p>
        </w:tc>
        <w:tc>
          <w:tcPr>
            <w:tcW w:w="1109" w:type="pct"/>
          </w:tcPr>
          <w:p w14:paraId="6F252B6D" w14:textId="5886C38D" w:rsidR="00B443BB" w:rsidRPr="00FD2DBC" w:rsidRDefault="00B443BB" w:rsidP="00B443BB">
            <w:pPr>
              <w:pStyle w:val="GOSTTablenorm"/>
              <w:rPr>
                <w:szCs w:val="22"/>
              </w:rPr>
            </w:pPr>
            <w:r w:rsidRPr="00FD2DBC">
              <w:rPr>
                <w:szCs w:val="22"/>
              </w:rPr>
              <w:t xml:space="preserve">КБК для отражения операции по ЛС </w:t>
            </w:r>
            <w:r>
              <w:rPr>
                <w:szCs w:val="22"/>
              </w:rPr>
              <w:t>получателя</w:t>
            </w:r>
            <w:r w:rsidRPr="0002437B">
              <w:t xml:space="preserve"> (</w:t>
            </w:r>
            <w:r>
              <w:t>по строке документа)</w:t>
            </w:r>
          </w:p>
        </w:tc>
        <w:tc>
          <w:tcPr>
            <w:tcW w:w="1128" w:type="pct"/>
          </w:tcPr>
          <w:p w14:paraId="7FFFF59F" w14:textId="1738E1D6" w:rsidR="00B443BB" w:rsidRPr="009D7593" w:rsidRDefault="00BF5D35" w:rsidP="00B443BB">
            <w:pPr>
              <w:pStyle w:val="GOSTTablenorm"/>
              <w:rPr>
                <w:lang w:val="en-US"/>
              </w:rPr>
            </w:pPr>
            <w:r w:rsidRPr="00480F8A">
              <w:rPr>
                <w:lang w:val="en-US"/>
              </w:rPr>
              <w:t>FS_DECRYPT_ORDER_D91_LIST:</w:t>
            </w:r>
            <w:r w:rsidRPr="00634D43">
              <w:rPr>
                <w:lang w:val="en-US"/>
              </w:rPr>
              <w:t>KBK_ACC_Recip</w:t>
            </w:r>
          </w:p>
        </w:tc>
        <w:tc>
          <w:tcPr>
            <w:tcW w:w="1370" w:type="pct"/>
          </w:tcPr>
          <w:p w14:paraId="197ECCE0" w14:textId="23719B3F" w:rsidR="00B443BB" w:rsidRPr="009D7593" w:rsidRDefault="00B443BB" w:rsidP="00B443BB">
            <w:pPr>
              <w:pStyle w:val="GOSTTablenorm"/>
              <w:rPr>
                <w:lang w:val="en-US"/>
              </w:rPr>
            </w:pPr>
            <w:r>
              <w:rPr>
                <w:lang w:val="en-US"/>
              </w:rPr>
              <w:t>-</w:t>
            </w:r>
          </w:p>
        </w:tc>
      </w:tr>
      <w:tr w:rsidR="00B443BB" w:rsidRPr="00FD2ED3" w14:paraId="3E732C22" w14:textId="77777777" w:rsidTr="00B017F2">
        <w:tc>
          <w:tcPr>
            <w:tcW w:w="1109" w:type="pct"/>
          </w:tcPr>
          <w:p w14:paraId="690176DA" w14:textId="06202F0E" w:rsidR="00B443BB" w:rsidRPr="00F8041B" w:rsidRDefault="00B443BB" w:rsidP="00B443BB">
            <w:pPr>
              <w:pStyle w:val="GOSTTablenorm"/>
              <w:rPr>
                <w:szCs w:val="22"/>
              </w:rPr>
            </w:pPr>
            <w:r w:rsidRPr="00F8041B">
              <w:t>Тип_КБК_получателя</w:t>
            </w:r>
          </w:p>
        </w:tc>
        <w:tc>
          <w:tcPr>
            <w:tcW w:w="284" w:type="pct"/>
          </w:tcPr>
          <w:p w14:paraId="78398AE5" w14:textId="6BB0A3F9" w:rsidR="00B443BB" w:rsidRDefault="00B443BB" w:rsidP="00B443BB">
            <w:pPr>
              <w:pStyle w:val="GOSTTablenorm"/>
              <w:rPr>
                <w:szCs w:val="22"/>
              </w:rPr>
            </w:pPr>
            <w:r w:rsidRPr="0070312D">
              <w:t>да</w:t>
            </w:r>
          </w:p>
        </w:tc>
        <w:tc>
          <w:tcPr>
            <w:tcW w:w="1109" w:type="pct"/>
          </w:tcPr>
          <w:p w14:paraId="52925D24" w14:textId="6A7298C7" w:rsidR="00B443BB" w:rsidRPr="00FD2DBC" w:rsidRDefault="00B443BB" w:rsidP="00B443BB">
            <w:pPr>
              <w:pStyle w:val="GOSTTablenorm"/>
              <w:rPr>
                <w:szCs w:val="22"/>
              </w:rPr>
            </w:pPr>
            <w:r w:rsidRPr="0070312D">
              <w:t xml:space="preserve">Тип КБК </w:t>
            </w:r>
            <w:r>
              <w:t>получателя</w:t>
            </w:r>
            <w:r w:rsidRPr="0070312D">
              <w:t xml:space="preserve"> (по строке документа)</w:t>
            </w:r>
          </w:p>
        </w:tc>
        <w:tc>
          <w:tcPr>
            <w:tcW w:w="1128" w:type="pct"/>
          </w:tcPr>
          <w:p w14:paraId="540C01EC" w14:textId="1DCF3F68" w:rsidR="00B443BB" w:rsidRPr="00FD2DBC" w:rsidRDefault="00B443BB" w:rsidP="00B443BB">
            <w:pPr>
              <w:pStyle w:val="GOSTTablenorm"/>
              <w:rPr>
                <w:lang w:val="en-US"/>
              </w:rPr>
            </w:pPr>
            <w:r w:rsidRPr="0070312D">
              <w:t>-</w:t>
            </w:r>
          </w:p>
        </w:tc>
        <w:tc>
          <w:tcPr>
            <w:tcW w:w="1370" w:type="pct"/>
          </w:tcPr>
          <w:p w14:paraId="6BB29E63" w14:textId="5A97154F" w:rsidR="00B443BB" w:rsidRPr="00CB3435" w:rsidRDefault="00B443BB" w:rsidP="00B443BB">
            <w:pPr>
              <w:pStyle w:val="GOSTTablenorm"/>
            </w:pPr>
            <w:r w:rsidRPr="0070312D">
              <w:t>Указывается значение «00»</w:t>
            </w:r>
          </w:p>
        </w:tc>
      </w:tr>
      <w:tr w:rsidR="00B443BB" w:rsidRPr="003470ED" w14:paraId="56AB5141" w14:textId="77777777" w:rsidTr="00FD2DBC">
        <w:tc>
          <w:tcPr>
            <w:tcW w:w="1109" w:type="pct"/>
          </w:tcPr>
          <w:p w14:paraId="2A1ADA35" w14:textId="7A7FB472" w:rsidR="00B443BB" w:rsidRPr="00307060" w:rsidRDefault="00B443BB" w:rsidP="00B443BB">
            <w:pPr>
              <w:pStyle w:val="GOSTTablenorm"/>
              <w:rPr>
                <w:szCs w:val="22"/>
              </w:rPr>
            </w:pPr>
            <w:r w:rsidRPr="00307060">
              <w:rPr>
                <w:szCs w:val="22"/>
              </w:rPr>
              <w:t>Код_расх_</w:t>
            </w:r>
            <w:r>
              <w:rPr>
                <w:szCs w:val="22"/>
              </w:rPr>
              <w:t>укр</w:t>
            </w:r>
            <w:r w:rsidRPr="00307060">
              <w:rPr>
                <w:szCs w:val="22"/>
              </w:rPr>
              <w:t>_плательщика</w:t>
            </w:r>
          </w:p>
        </w:tc>
        <w:tc>
          <w:tcPr>
            <w:tcW w:w="284" w:type="pct"/>
          </w:tcPr>
          <w:p w14:paraId="6331EACF" w14:textId="0212EBB5" w:rsidR="00B443BB" w:rsidRPr="00FD2DBC" w:rsidRDefault="00B443BB" w:rsidP="00B443BB">
            <w:pPr>
              <w:pStyle w:val="GOSTTablenorm"/>
              <w:rPr>
                <w:szCs w:val="22"/>
              </w:rPr>
            </w:pPr>
            <w:r>
              <w:rPr>
                <w:szCs w:val="22"/>
              </w:rPr>
              <w:t>да</w:t>
            </w:r>
          </w:p>
        </w:tc>
        <w:tc>
          <w:tcPr>
            <w:tcW w:w="1109" w:type="pct"/>
          </w:tcPr>
          <w:p w14:paraId="0D09F2F3" w14:textId="3E8C7B2E" w:rsidR="00B443BB" w:rsidRPr="0008388A" w:rsidRDefault="00B443BB" w:rsidP="00B443BB">
            <w:pPr>
              <w:pStyle w:val="GOSTTablenorm"/>
              <w:rPr>
                <w:szCs w:val="22"/>
              </w:rPr>
            </w:pPr>
            <w:r w:rsidRPr="0008388A">
              <w:rPr>
                <w:szCs w:val="22"/>
              </w:rPr>
              <w:t xml:space="preserve">Код расходов </w:t>
            </w:r>
            <w:r>
              <w:rPr>
                <w:szCs w:val="22"/>
              </w:rPr>
              <w:t xml:space="preserve">укрупненный по л/с с кодом 71 </w:t>
            </w:r>
            <w:r w:rsidRPr="0008388A">
              <w:rPr>
                <w:szCs w:val="22"/>
              </w:rPr>
              <w:t xml:space="preserve">плательщика </w:t>
            </w:r>
            <w:r w:rsidRPr="0008388A">
              <w:t>(по строке документа)</w:t>
            </w:r>
          </w:p>
        </w:tc>
        <w:tc>
          <w:tcPr>
            <w:tcW w:w="1128" w:type="pct"/>
          </w:tcPr>
          <w:p w14:paraId="51BA0F65" w14:textId="2D842266" w:rsidR="00B443BB" w:rsidRPr="008606E0" w:rsidRDefault="00B443BB" w:rsidP="00B443BB">
            <w:pPr>
              <w:pStyle w:val="GOSTTablenorm"/>
              <w:rPr>
                <w:szCs w:val="22"/>
                <w:lang w:val="en-US"/>
              </w:rPr>
            </w:pPr>
            <w:r w:rsidRPr="00FD2DBC">
              <w:rPr>
                <w:lang w:val="en-US"/>
              </w:rPr>
              <w:t>FS_DECRYPT_ORDER_D91_LIST:CodeObjectPayer</w:t>
            </w:r>
          </w:p>
        </w:tc>
        <w:tc>
          <w:tcPr>
            <w:tcW w:w="1370" w:type="pct"/>
          </w:tcPr>
          <w:p w14:paraId="693FDEF7" w14:textId="0D1776B7" w:rsidR="00F60155" w:rsidRPr="00F60155" w:rsidRDefault="00F60155" w:rsidP="00F60155">
            <w:pPr>
              <w:pStyle w:val="GOSTTablenorm"/>
              <w:rPr>
                <w:lang w:val="en-US"/>
              </w:rPr>
            </w:pPr>
            <w:r w:rsidRPr="003C031B">
              <w:rPr>
                <w:szCs w:val="22"/>
              </w:rPr>
              <w:t>Заполняется</w:t>
            </w:r>
            <w:r w:rsidRPr="00F60155">
              <w:rPr>
                <w:szCs w:val="22"/>
                <w:lang w:val="en-US"/>
              </w:rPr>
              <w:t xml:space="preserve"> </w:t>
            </w:r>
            <w:r>
              <w:rPr>
                <w:szCs w:val="22"/>
              </w:rPr>
              <w:t>значением</w:t>
            </w:r>
            <w:r w:rsidRPr="00F60155">
              <w:rPr>
                <w:szCs w:val="22"/>
                <w:lang w:val="en-US"/>
              </w:rPr>
              <w:t xml:space="preserve"> </w:t>
            </w:r>
            <w:r>
              <w:rPr>
                <w:szCs w:val="22"/>
              </w:rPr>
              <w:t>тега</w:t>
            </w:r>
            <w:r w:rsidRPr="00F60155">
              <w:rPr>
                <w:szCs w:val="22"/>
                <w:lang w:val="en-US"/>
              </w:rPr>
              <w:t xml:space="preserve"> </w:t>
            </w:r>
            <w:r w:rsidRPr="00FD2DBC">
              <w:rPr>
                <w:lang w:val="en-US"/>
              </w:rPr>
              <w:t>FS_DECRYPT_ORDER_D91_LIST:CodeObjectPayer</w:t>
            </w:r>
            <w:r w:rsidRPr="00F60155">
              <w:rPr>
                <w:szCs w:val="22"/>
                <w:lang w:val="en-US"/>
              </w:rPr>
              <w:t xml:space="preserve">, </w:t>
            </w:r>
            <w:r>
              <w:rPr>
                <w:szCs w:val="22"/>
              </w:rPr>
              <w:t>если</w:t>
            </w:r>
            <w:r w:rsidRPr="00F60155">
              <w:rPr>
                <w:szCs w:val="22"/>
                <w:lang w:val="en-US"/>
              </w:rPr>
              <w:t xml:space="preserve"> </w:t>
            </w:r>
            <w:r>
              <w:rPr>
                <w:szCs w:val="22"/>
              </w:rPr>
              <w:t>в</w:t>
            </w:r>
            <w:r w:rsidRPr="00F60155">
              <w:rPr>
                <w:szCs w:val="22"/>
                <w:lang w:val="en-US"/>
              </w:rPr>
              <w:t xml:space="preserve"> </w:t>
            </w:r>
            <w:r>
              <w:rPr>
                <w:szCs w:val="22"/>
              </w:rPr>
              <w:t>теге</w:t>
            </w:r>
            <w:r w:rsidRPr="00F60155">
              <w:rPr>
                <w:szCs w:val="22"/>
                <w:lang w:val="en-US"/>
              </w:rPr>
              <w:t xml:space="preserve"> </w:t>
            </w:r>
            <w:r w:rsidRPr="00B7057A">
              <w:rPr>
                <w:lang w:val="en-US"/>
              </w:rPr>
              <w:t>FS_DECRYPT_ORDER_D91_LIST</w:t>
            </w:r>
            <w:r w:rsidRPr="00B040D0">
              <w:rPr>
                <w:lang w:val="en-US"/>
              </w:rPr>
              <w:t>:TYPECODEOBJECTPAYER</w:t>
            </w:r>
            <w:r w:rsidRPr="00F60155">
              <w:rPr>
                <w:szCs w:val="22"/>
                <w:lang w:val="en-US"/>
              </w:rPr>
              <w:t xml:space="preserve"> </w:t>
            </w:r>
            <w:r>
              <w:rPr>
                <w:szCs w:val="22"/>
              </w:rPr>
              <w:t>указано</w:t>
            </w:r>
            <w:r w:rsidRPr="00F60155">
              <w:rPr>
                <w:szCs w:val="22"/>
                <w:lang w:val="en-US"/>
              </w:rPr>
              <w:t xml:space="preserve"> </w:t>
            </w:r>
            <w:r>
              <w:rPr>
                <w:szCs w:val="22"/>
              </w:rPr>
              <w:t>значение</w:t>
            </w:r>
            <w:r w:rsidRPr="00F60155">
              <w:rPr>
                <w:szCs w:val="22"/>
                <w:lang w:val="en-US"/>
              </w:rPr>
              <w:t xml:space="preserve"> «2» (</w:t>
            </w:r>
            <w:r w:rsidRPr="003C031B">
              <w:rPr>
                <w:szCs w:val="22"/>
              </w:rPr>
              <w:t>расходы</w:t>
            </w:r>
            <w:r w:rsidRPr="00F60155">
              <w:rPr>
                <w:szCs w:val="22"/>
                <w:lang w:val="en-US"/>
              </w:rPr>
              <w:t xml:space="preserve">)  </w:t>
            </w:r>
            <w:r>
              <w:rPr>
                <w:szCs w:val="22"/>
              </w:rPr>
              <w:t>И</w:t>
            </w:r>
            <w:r w:rsidRPr="00F60155">
              <w:rPr>
                <w:szCs w:val="22"/>
                <w:lang w:val="en-US"/>
              </w:rPr>
              <w:t xml:space="preserve"> </w:t>
            </w:r>
            <w:r w:rsidRPr="003C031B">
              <w:t>в</w:t>
            </w:r>
            <w:r w:rsidRPr="00F60155">
              <w:rPr>
                <w:lang w:val="en-US"/>
              </w:rPr>
              <w:t xml:space="preserve"> </w:t>
            </w:r>
            <w:r w:rsidRPr="003C031B">
              <w:rPr>
                <w:color w:val="000000" w:themeColor="text1"/>
              </w:rPr>
              <w:t>теге</w:t>
            </w:r>
            <w:r w:rsidRPr="00F60155">
              <w:rPr>
                <w:color w:val="000000" w:themeColor="text1"/>
                <w:lang w:val="en-US"/>
              </w:rPr>
              <w:t xml:space="preserve"> </w:t>
            </w:r>
            <w:r>
              <w:rPr>
                <w:lang w:val="en-US"/>
              </w:rPr>
              <w:t>P_</w:t>
            </w:r>
            <w:r w:rsidRPr="00F60155">
              <w:rPr>
                <w:lang w:val="en-US"/>
              </w:rPr>
              <w:t>PersonalAcc</w:t>
            </w:r>
            <w:r w:rsidRPr="00F60155">
              <w:rPr>
                <w:color w:val="000000" w:themeColor="text1"/>
                <w:lang w:val="en-US"/>
              </w:rPr>
              <w:t xml:space="preserve"> </w:t>
            </w:r>
            <w:r w:rsidRPr="003C031B">
              <w:t>значение</w:t>
            </w:r>
            <w:r w:rsidRPr="00F60155">
              <w:rPr>
                <w:lang w:val="en-US"/>
              </w:rPr>
              <w:t xml:space="preserve"> </w:t>
            </w:r>
            <w:r w:rsidRPr="003C031B">
              <w:t>первых</w:t>
            </w:r>
            <w:r w:rsidRPr="00F60155">
              <w:rPr>
                <w:lang w:val="en-US"/>
              </w:rPr>
              <w:t xml:space="preserve"> </w:t>
            </w:r>
            <w:r w:rsidRPr="003C031B">
              <w:t>двух</w:t>
            </w:r>
            <w:r w:rsidRPr="00F60155">
              <w:rPr>
                <w:lang w:val="en-US"/>
              </w:rPr>
              <w:t xml:space="preserve"> </w:t>
            </w:r>
            <w:r w:rsidRPr="003C031B">
              <w:t>символов</w:t>
            </w:r>
            <w:r w:rsidRPr="00F60155">
              <w:rPr>
                <w:lang w:val="en-US"/>
              </w:rPr>
              <w:t xml:space="preserve"> = 71.</w:t>
            </w:r>
          </w:p>
          <w:p w14:paraId="69ED7B97" w14:textId="71FE40FC" w:rsidR="00B443BB" w:rsidRPr="00B16207" w:rsidRDefault="00F60155" w:rsidP="00F60155">
            <w:pPr>
              <w:pStyle w:val="GOSTTablenorm"/>
              <w:rPr>
                <w:szCs w:val="22"/>
              </w:rPr>
            </w:pPr>
            <w:r>
              <w:rPr>
                <w:szCs w:val="22"/>
              </w:rPr>
              <w:t>В</w:t>
            </w:r>
            <w:r w:rsidRPr="00F60155">
              <w:rPr>
                <w:szCs w:val="22"/>
              </w:rPr>
              <w:t xml:space="preserve"> </w:t>
            </w:r>
            <w:r w:rsidRPr="003C031B">
              <w:rPr>
                <w:szCs w:val="22"/>
              </w:rPr>
              <w:t>остальных</w:t>
            </w:r>
            <w:r w:rsidRPr="00F60155">
              <w:rPr>
                <w:szCs w:val="22"/>
              </w:rPr>
              <w:t xml:space="preserve"> </w:t>
            </w:r>
            <w:r w:rsidRPr="003C031B">
              <w:rPr>
                <w:szCs w:val="22"/>
              </w:rPr>
              <w:t>случаях</w:t>
            </w:r>
            <w:r w:rsidRPr="00F60155">
              <w:rPr>
                <w:szCs w:val="22"/>
              </w:rPr>
              <w:t xml:space="preserve"> </w:t>
            </w:r>
            <w:r w:rsidRPr="003C031B">
              <w:rPr>
                <w:szCs w:val="22"/>
              </w:rPr>
              <w:t>не</w:t>
            </w:r>
            <w:r w:rsidRPr="00F60155">
              <w:rPr>
                <w:szCs w:val="22"/>
              </w:rPr>
              <w:t xml:space="preserve"> </w:t>
            </w:r>
            <w:r w:rsidRPr="003C031B">
              <w:rPr>
                <w:szCs w:val="22"/>
              </w:rPr>
              <w:t>заполняется</w:t>
            </w:r>
          </w:p>
        </w:tc>
      </w:tr>
      <w:tr w:rsidR="00B443BB" w:rsidRPr="003006D7" w14:paraId="46E21626" w14:textId="77777777" w:rsidTr="00FD2DBC">
        <w:tc>
          <w:tcPr>
            <w:tcW w:w="1109" w:type="pct"/>
          </w:tcPr>
          <w:p w14:paraId="5C93AE0F" w14:textId="75DA4064" w:rsidR="00B443BB" w:rsidRPr="0008388A" w:rsidRDefault="00B443BB" w:rsidP="00B443BB">
            <w:pPr>
              <w:pStyle w:val="GOSTTablenorm"/>
              <w:rPr>
                <w:szCs w:val="22"/>
              </w:rPr>
            </w:pPr>
            <w:r>
              <w:rPr>
                <w:szCs w:val="22"/>
              </w:rPr>
              <w:t>Вид</w:t>
            </w:r>
            <w:r w:rsidRPr="0008388A">
              <w:rPr>
                <w:szCs w:val="22"/>
              </w:rPr>
              <w:t>_код</w:t>
            </w:r>
            <w:r>
              <w:rPr>
                <w:szCs w:val="22"/>
              </w:rPr>
              <w:t>а</w:t>
            </w:r>
            <w:r w:rsidRPr="0008388A">
              <w:rPr>
                <w:szCs w:val="22"/>
              </w:rPr>
              <w:t>_расх_поступ_плат</w:t>
            </w:r>
          </w:p>
        </w:tc>
        <w:tc>
          <w:tcPr>
            <w:tcW w:w="284" w:type="pct"/>
          </w:tcPr>
          <w:p w14:paraId="28896193" w14:textId="6AB930DD" w:rsidR="00B443BB" w:rsidRPr="0008388A" w:rsidRDefault="00B443BB" w:rsidP="00B443BB">
            <w:pPr>
              <w:pStyle w:val="GOSTTablenorm"/>
              <w:rPr>
                <w:szCs w:val="22"/>
              </w:rPr>
            </w:pPr>
            <w:r w:rsidRPr="0008388A">
              <w:rPr>
                <w:szCs w:val="22"/>
              </w:rPr>
              <w:t>нет</w:t>
            </w:r>
          </w:p>
        </w:tc>
        <w:tc>
          <w:tcPr>
            <w:tcW w:w="1109" w:type="pct"/>
          </w:tcPr>
          <w:p w14:paraId="3970FC00" w14:textId="03606717" w:rsidR="00B443BB" w:rsidRPr="0008388A" w:rsidRDefault="00B443BB" w:rsidP="00B443BB">
            <w:pPr>
              <w:pStyle w:val="GOSTTablenorm"/>
              <w:rPr>
                <w:szCs w:val="22"/>
              </w:rPr>
            </w:pPr>
            <w:r w:rsidRPr="0008388A">
              <w:t>Тип кода расходов/поступлений плательщика (по строке документа)</w:t>
            </w:r>
          </w:p>
        </w:tc>
        <w:tc>
          <w:tcPr>
            <w:tcW w:w="1128" w:type="pct"/>
          </w:tcPr>
          <w:p w14:paraId="3E805D4C" w14:textId="5592F1B3" w:rsidR="00B443BB" w:rsidRPr="0008388A" w:rsidRDefault="00B443BB" w:rsidP="00B443BB">
            <w:pPr>
              <w:pStyle w:val="GOSTTablenorm"/>
              <w:rPr>
                <w:lang w:val="en-US"/>
              </w:rPr>
            </w:pPr>
            <w:r w:rsidRPr="00B7057A">
              <w:rPr>
                <w:lang w:val="en-US"/>
              </w:rPr>
              <w:t>FS_DECRYPT_ORDER_D91_LIST</w:t>
            </w:r>
            <w:r w:rsidRPr="00B040D0">
              <w:rPr>
                <w:lang w:val="en-US"/>
              </w:rPr>
              <w:t>:TYPECODEOBJECTPAYER</w:t>
            </w:r>
          </w:p>
        </w:tc>
        <w:tc>
          <w:tcPr>
            <w:tcW w:w="1370" w:type="pct"/>
          </w:tcPr>
          <w:p w14:paraId="5D880985" w14:textId="677DDFAB" w:rsidR="00B443BB" w:rsidRPr="00B02BAA" w:rsidRDefault="00B443BB" w:rsidP="00B443BB">
            <w:pPr>
              <w:pStyle w:val="GOSTTablenorm"/>
            </w:pPr>
            <w:r>
              <w:t>-</w:t>
            </w:r>
          </w:p>
        </w:tc>
      </w:tr>
      <w:tr w:rsidR="00E43B00" w:rsidRPr="003006D7" w14:paraId="39797C6F" w14:textId="77777777" w:rsidTr="00FD2DBC">
        <w:tc>
          <w:tcPr>
            <w:tcW w:w="1109" w:type="pct"/>
          </w:tcPr>
          <w:p w14:paraId="044FCF75" w14:textId="57D6B371" w:rsidR="00E43B00" w:rsidRDefault="00E43B00" w:rsidP="00E43B00">
            <w:pPr>
              <w:pStyle w:val="GOSTTablenorm"/>
              <w:rPr>
                <w:szCs w:val="22"/>
              </w:rPr>
            </w:pPr>
            <w:r w:rsidRPr="00980CD1">
              <w:t>Тип_кода_класс_операций_КС</w:t>
            </w:r>
          </w:p>
        </w:tc>
        <w:tc>
          <w:tcPr>
            <w:tcW w:w="284" w:type="pct"/>
          </w:tcPr>
          <w:p w14:paraId="04D664CB" w14:textId="62AECE9D" w:rsidR="00E43B00" w:rsidRPr="0008388A" w:rsidRDefault="00E43B00" w:rsidP="00E43B00">
            <w:pPr>
              <w:pStyle w:val="GOSTTablenorm"/>
              <w:rPr>
                <w:szCs w:val="22"/>
              </w:rPr>
            </w:pPr>
            <w:r>
              <w:t>да</w:t>
            </w:r>
          </w:p>
        </w:tc>
        <w:tc>
          <w:tcPr>
            <w:tcW w:w="1109" w:type="pct"/>
          </w:tcPr>
          <w:p w14:paraId="2FE57672" w14:textId="673951B2" w:rsidR="00E43B00" w:rsidRPr="0008388A" w:rsidRDefault="00E43B00" w:rsidP="00E43B00">
            <w:pPr>
              <w:pStyle w:val="GOSTTablenorm"/>
            </w:pPr>
            <w:r w:rsidRPr="002A1639">
              <w:t>Тип кода классификации операций при КС</w:t>
            </w:r>
            <w:r w:rsidRPr="002A1639" w:rsidDel="00980CD1">
              <w:t xml:space="preserve"> </w:t>
            </w:r>
            <w:r w:rsidRPr="002A1639">
              <w:t xml:space="preserve">по л/с с кодом 71 </w:t>
            </w:r>
            <w:r>
              <w:t>(по строке документа)</w:t>
            </w:r>
          </w:p>
        </w:tc>
        <w:tc>
          <w:tcPr>
            <w:tcW w:w="1128" w:type="pct"/>
          </w:tcPr>
          <w:p w14:paraId="10FDBDD2" w14:textId="17497CED" w:rsidR="00E43B00" w:rsidRPr="00C53729" w:rsidRDefault="00C53729" w:rsidP="00E43B00">
            <w:pPr>
              <w:pStyle w:val="GOSTTablenorm"/>
            </w:pPr>
            <w:r>
              <w:t>-</w:t>
            </w:r>
          </w:p>
        </w:tc>
        <w:tc>
          <w:tcPr>
            <w:tcW w:w="1370" w:type="pct"/>
          </w:tcPr>
          <w:p w14:paraId="26DC179C" w14:textId="7A6DA96D" w:rsidR="00E43B00" w:rsidRDefault="00E43B00" w:rsidP="00E43B00">
            <w:pPr>
              <w:pStyle w:val="GOSTTablenorm"/>
              <w:suppressAutoHyphens/>
            </w:pPr>
            <w:r>
              <w:t>Если</w:t>
            </w:r>
            <w:r w:rsidRPr="00583D17">
              <w:t xml:space="preserve"> </w:t>
            </w:r>
            <w:r>
              <w:t>в</w:t>
            </w:r>
            <w:r w:rsidRPr="00583D17">
              <w:t xml:space="preserve"> </w:t>
            </w:r>
            <w:r>
              <w:t>теге</w:t>
            </w:r>
            <w:r w:rsidRPr="00583D17">
              <w:t xml:space="preserve"> </w:t>
            </w:r>
            <w:r w:rsidRPr="00B7057A">
              <w:rPr>
                <w:lang w:val="en-US"/>
              </w:rPr>
              <w:t>FS</w:t>
            </w:r>
            <w:r w:rsidRPr="00E43B00">
              <w:t>_</w:t>
            </w:r>
            <w:r w:rsidRPr="00B7057A">
              <w:rPr>
                <w:lang w:val="en-US"/>
              </w:rPr>
              <w:t>DECRYPT</w:t>
            </w:r>
            <w:r w:rsidRPr="00E43B00">
              <w:t>_</w:t>
            </w:r>
            <w:r w:rsidRPr="00B7057A">
              <w:rPr>
                <w:lang w:val="en-US"/>
              </w:rPr>
              <w:t>ORDER</w:t>
            </w:r>
            <w:r w:rsidRPr="00E43B00">
              <w:t>_</w:t>
            </w:r>
            <w:r w:rsidRPr="00B7057A">
              <w:rPr>
                <w:lang w:val="en-US"/>
              </w:rPr>
              <w:t>D</w:t>
            </w:r>
            <w:r w:rsidRPr="00E43B00">
              <w:t>91_</w:t>
            </w:r>
            <w:r w:rsidRPr="00B7057A">
              <w:rPr>
                <w:lang w:val="en-US"/>
              </w:rPr>
              <w:t>LIST</w:t>
            </w:r>
            <w:r w:rsidRPr="00E43B00">
              <w:t>:</w:t>
            </w:r>
            <w:r w:rsidRPr="00B040D0">
              <w:rPr>
                <w:lang w:val="en-US"/>
              </w:rPr>
              <w:t>TYPECODEOBJECTPAYER</w:t>
            </w:r>
            <w:r>
              <w:t xml:space="preserve"> указано значение 1, то атрибут заполнеятся значением 20 - доходы</w:t>
            </w:r>
          </w:p>
          <w:p w14:paraId="7167E2EC" w14:textId="64827690" w:rsidR="00E43B00" w:rsidRPr="00E43B00" w:rsidRDefault="00E43B00" w:rsidP="00E43B00">
            <w:pPr>
              <w:pStyle w:val="GOSTTablenorm"/>
            </w:pPr>
            <w:r>
              <w:t>Если</w:t>
            </w:r>
            <w:r w:rsidRPr="00583D17">
              <w:t xml:space="preserve"> </w:t>
            </w:r>
            <w:r>
              <w:t>в</w:t>
            </w:r>
            <w:r w:rsidRPr="00583D17">
              <w:t xml:space="preserve"> </w:t>
            </w:r>
            <w:r>
              <w:t>теге</w:t>
            </w:r>
            <w:r w:rsidRPr="00583D17">
              <w:t xml:space="preserve"> </w:t>
            </w:r>
            <w:r w:rsidRPr="0070312D">
              <w:rPr>
                <w:lang w:val="en-US"/>
              </w:rPr>
              <w:t>FS</w:t>
            </w:r>
            <w:r w:rsidRPr="00583D17">
              <w:t>_</w:t>
            </w:r>
            <w:r w:rsidRPr="0070312D">
              <w:rPr>
                <w:lang w:val="en-US"/>
              </w:rPr>
              <w:t>TSE</w:t>
            </w:r>
            <w:r w:rsidRPr="00583D17">
              <w:t>_</w:t>
            </w:r>
            <w:r w:rsidRPr="0070312D">
              <w:rPr>
                <w:lang w:val="en-US"/>
              </w:rPr>
              <w:t>TAB</w:t>
            </w:r>
            <w:r w:rsidRPr="00583D17">
              <w:t>0401060_</w:t>
            </w:r>
            <w:r w:rsidRPr="0070312D">
              <w:rPr>
                <w:lang w:val="en-US"/>
              </w:rPr>
              <w:t>LIST</w:t>
            </w:r>
            <w:r w:rsidRPr="00583D17">
              <w:t>:</w:t>
            </w:r>
            <w:r w:rsidRPr="0070312D">
              <w:rPr>
                <w:lang w:val="en-US"/>
              </w:rPr>
              <w:t>TypeCodeObjectPayer</w:t>
            </w:r>
            <w:r>
              <w:t xml:space="preserve"> указано значение 2, то атрибут заполняется значением 10  - расходы</w:t>
            </w:r>
          </w:p>
        </w:tc>
      </w:tr>
      <w:tr w:rsidR="00B443BB" w:rsidRPr="00F60155" w14:paraId="090C432A" w14:textId="77777777" w:rsidTr="00FD2DBC">
        <w:tc>
          <w:tcPr>
            <w:tcW w:w="1109" w:type="pct"/>
          </w:tcPr>
          <w:p w14:paraId="2B943385" w14:textId="1D361B39" w:rsidR="00B443BB" w:rsidRDefault="00B443BB" w:rsidP="00B443BB">
            <w:pPr>
              <w:pStyle w:val="GOSTTablenorm"/>
              <w:rPr>
                <w:szCs w:val="22"/>
              </w:rPr>
            </w:pPr>
            <w:r w:rsidRPr="00307060">
              <w:rPr>
                <w:szCs w:val="22"/>
              </w:rPr>
              <w:t>Код_расх_</w:t>
            </w:r>
            <w:r>
              <w:rPr>
                <w:szCs w:val="22"/>
              </w:rPr>
              <w:t>укр</w:t>
            </w:r>
            <w:r w:rsidRPr="00307060">
              <w:rPr>
                <w:szCs w:val="22"/>
              </w:rPr>
              <w:t>_</w:t>
            </w:r>
            <w:r>
              <w:rPr>
                <w:szCs w:val="22"/>
              </w:rPr>
              <w:t>получателя</w:t>
            </w:r>
          </w:p>
        </w:tc>
        <w:tc>
          <w:tcPr>
            <w:tcW w:w="284" w:type="pct"/>
          </w:tcPr>
          <w:p w14:paraId="6F89408B" w14:textId="014E9B12" w:rsidR="00B443BB" w:rsidRPr="0008388A" w:rsidRDefault="00B443BB" w:rsidP="00B443BB">
            <w:pPr>
              <w:pStyle w:val="GOSTTablenorm"/>
              <w:rPr>
                <w:szCs w:val="22"/>
              </w:rPr>
            </w:pPr>
            <w:r>
              <w:rPr>
                <w:szCs w:val="22"/>
              </w:rPr>
              <w:t>да</w:t>
            </w:r>
          </w:p>
        </w:tc>
        <w:tc>
          <w:tcPr>
            <w:tcW w:w="1109" w:type="pct"/>
          </w:tcPr>
          <w:p w14:paraId="7F7DFC6B" w14:textId="3F9FA37B" w:rsidR="00B443BB" w:rsidRPr="0008388A" w:rsidRDefault="00B443BB" w:rsidP="00B443BB">
            <w:pPr>
              <w:pStyle w:val="GOSTTablenorm"/>
            </w:pPr>
            <w:r w:rsidRPr="0008388A">
              <w:rPr>
                <w:szCs w:val="22"/>
              </w:rPr>
              <w:t xml:space="preserve">Код расходов </w:t>
            </w:r>
            <w:r>
              <w:rPr>
                <w:szCs w:val="22"/>
              </w:rPr>
              <w:t>укрупненный по л/с с кодом 71 получателя</w:t>
            </w:r>
            <w:r w:rsidRPr="0008388A">
              <w:rPr>
                <w:szCs w:val="22"/>
              </w:rPr>
              <w:t xml:space="preserve"> </w:t>
            </w:r>
            <w:r w:rsidRPr="0008388A">
              <w:t>(по строке документа)</w:t>
            </w:r>
          </w:p>
        </w:tc>
        <w:tc>
          <w:tcPr>
            <w:tcW w:w="1128" w:type="pct"/>
          </w:tcPr>
          <w:p w14:paraId="1F4992AE" w14:textId="6A4F8A63" w:rsidR="00B443BB" w:rsidRPr="00B7057A" w:rsidRDefault="00B443BB" w:rsidP="00B443BB">
            <w:pPr>
              <w:pStyle w:val="GOSTTablenorm"/>
              <w:rPr>
                <w:lang w:val="en-US"/>
              </w:rPr>
            </w:pPr>
            <w:r w:rsidRPr="00480F8A">
              <w:rPr>
                <w:lang w:val="en-US"/>
              </w:rPr>
              <w:t>FS_DECRYPT_ORDER_D91_LIST:CodeObjectRecipient</w:t>
            </w:r>
          </w:p>
        </w:tc>
        <w:tc>
          <w:tcPr>
            <w:tcW w:w="1370" w:type="pct"/>
          </w:tcPr>
          <w:p w14:paraId="7DE228FE" w14:textId="77777777" w:rsidR="00F60155" w:rsidRPr="00F60155" w:rsidRDefault="00B443BB" w:rsidP="00F60155">
            <w:pPr>
              <w:pStyle w:val="GOSTTablenorm"/>
              <w:rPr>
                <w:lang w:val="en-US"/>
              </w:rPr>
            </w:pPr>
            <w:r w:rsidRPr="003C031B">
              <w:rPr>
                <w:szCs w:val="22"/>
              </w:rPr>
              <w:t>Заполняется</w:t>
            </w:r>
            <w:r w:rsidRPr="00F60155">
              <w:rPr>
                <w:szCs w:val="22"/>
                <w:lang w:val="en-US"/>
              </w:rPr>
              <w:t xml:space="preserve"> </w:t>
            </w:r>
            <w:r w:rsidR="00F60155">
              <w:rPr>
                <w:szCs w:val="22"/>
              </w:rPr>
              <w:t>значением</w:t>
            </w:r>
            <w:r w:rsidR="00F60155" w:rsidRPr="00F60155">
              <w:rPr>
                <w:szCs w:val="22"/>
                <w:lang w:val="en-US"/>
              </w:rPr>
              <w:t xml:space="preserve"> </w:t>
            </w:r>
            <w:r w:rsidR="00F60155">
              <w:rPr>
                <w:szCs w:val="22"/>
              </w:rPr>
              <w:t>тега</w:t>
            </w:r>
            <w:r w:rsidR="00F60155" w:rsidRPr="00F60155">
              <w:rPr>
                <w:szCs w:val="22"/>
                <w:lang w:val="en-US"/>
              </w:rPr>
              <w:t xml:space="preserve"> </w:t>
            </w:r>
            <w:r w:rsidR="00F60155" w:rsidRPr="00480F8A">
              <w:rPr>
                <w:lang w:val="en-US"/>
              </w:rPr>
              <w:t>FS</w:t>
            </w:r>
            <w:r w:rsidR="00F60155" w:rsidRPr="00F60155">
              <w:rPr>
                <w:lang w:val="en-US"/>
              </w:rPr>
              <w:t>_</w:t>
            </w:r>
            <w:r w:rsidR="00F60155" w:rsidRPr="00480F8A">
              <w:rPr>
                <w:lang w:val="en-US"/>
              </w:rPr>
              <w:t>DECRYPT</w:t>
            </w:r>
            <w:r w:rsidR="00F60155" w:rsidRPr="00F60155">
              <w:rPr>
                <w:lang w:val="en-US"/>
              </w:rPr>
              <w:t>_</w:t>
            </w:r>
            <w:r w:rsidR="00F60155" w:rsidRPr="00480F8A">
              <w:rPr>
                <w:lang w:val="en-US"/>
              </w:rPr>
              <w:t>ORDER</w:t>
            </w:r>
            <w:r w:rsidR="00F60155" w:rsidRPr="00F60155">
              <w:rPr>
                <w:lang w:val="en-US"/>
              </w:rPr>
              <w:t>_</w:t>
            </w:r>
            <w:r w:rsidR="00F60155" w:rsidRPr="00480F8A">
              <w:rPr>
                <w:lang w:val="en-US"/>
              </w:rPr>
              <w:t>D</w:t>
            </w:r>
            <w:r w:rsidR="00F60155" w:rsidRPr="00F60155">
              <w:rPr>
                <w:lang w:val="en-US"/>
              </w:rPr>
              <w:t>91_</w:t>
            </w:r>
            <w:r w:rsidR="00F60155" w:rsidRPr="00480F8A">
              <w:rPr>
                <w:lang w:val="en-US"/>
              </w:rPr>
              <w:t>LIST</w:t>
            </w:r>
            <w:r w:rsidR="00F60155" w:rsidRPr="00F60155">
              <w:rPr>
                <w:lang w:val="en-US"/>
              </w:rPr>
              <w:t>:</w:t>
            </w:r>
            <w:r w:rsidR="00F60155" w:rsidRPr="00480F8A">
              <w:rPr>
                <w:lang w:val="en-US"/>
              </w:rPr>
              <w:t>CodeObjectRecipient</w:t>
            </w:r>
            <w:r w:rsidR="00F60155" w:rsidRPr="00F60155">
              <w:rPr>
                <w:szCs w:val="22"/>
                <w:lang w:val="en-US"/>
              </w:rPr>
              <w:t xml:space="preserve">, </w:t>
            </w:r>
            <w:r w:rsidR="00F60155">
              <w:rPr>
                <w:szCs w:val="22"/>
              </w:rPr>
              <w:t>если</w:t>
            </w:r>
            <w:r w:rsidR="00F60155" w:rsidRPr="00F60155">
              <w:rPr>
                <w:szCs w:val="22"/>
                <w:lang w:val="en-US"/>
              </w:rPr>
              <w:t xml:space="preserve"> </w:t>
            </w:r>
            <w:r w:rsidR="00F60155">
              <w:rPr>
                <w:szCs w:val="22"/>
              </w:rPr>
              <w:t>в</w:t>
            </w:r>
            <w:r w:rsidR="00F60155" w:rsidRPr="00F60155">
              <w:rPr>
                <w:szCs w:val="22"/>
                <w:lang w:val="en-US"/>
              </w:rPr>
              <w:t xml:space="preserve"> </w:t>
            </w:r>
            <w:r w:rsidR="00F60155">
              <w:rPr>
                <w:szCs w:val="22"/>
              </w:rPr>
              <w:t>теге</w:t>
            </w:r>
            <w:r w:rsidR="00F60155" w:rsidRPr="00F60155">
              <w:rPr>
                <w:szCs w:val="22"/>
                <w:lang w:val="en-US"/>
              </w:rPr>
              <w:t xml:space="preserve"> </w:t>
            </w:r>
            <w:r w:rsidR="00F60155" w:rsidRPr="000C2703">
              <w:rPr>
                <w:lang w:val="en-US"/>
              </w:rPr>
              <w:t>FS_DECRYPT_ORDER_D91_LIST:</w:t>
            </w:r>
            <w:r w:rsidR="00F60155" w:rsidRPr="00B040D0">
              <w:rPr>
                <w:lang w:val="en-US"/>
              </w:rPr>
              <w:t>TYPECODEOBJECTRECIPIENT</w:t>
            </w:r>
            <w:r w:rsidR="00F60155" w:rsidRPr="00F60155">
              <w:rPr>
                <w:szCs w:val="22"/>
                <w:lang w:val="en-US"/>
              </w:rPr>
              <w:t xml:space="preserve"> </w:t>
            </w:r>
            <w:r w:rsidR="00F60155">
              <w:rPr>
                <w:szCs w:val="22"/>
              </w:rPr>
              <w:t>указано</w:t>
            </w:r>
            <w:r w:rsidR="00F60155" w:rsidRPr="00F60155">
              <w:rPr>
                <w:szCs w:val="22"/>
                <w:lang w:val="en-US"/>
              </w:rPr>
              <w:t xml:space="preserve"> </w:t>
            </w:r>
            <w:r w:rsidR="00F60155">
              <w:rPr>
                <w:szCs w:val="22"/>
              </w:rPr>
              <w:t>значение</w:t>
            </w:r>
            <w:r w:rsidR="00F60155" w:rsidRPr="00F60155">
              <w:rPr>
                <w:szCs w:val="22"/>
                <w:lang w:val="en-US"/>
              </w:rPr>
              <w:t xml:space="preserve"> </w:t>
            </w:r>
            <w:r w:rsidRPr="00F60155">
              <w:rPr>
                <w:szCs w:val="22"/>
                <w:lang w:val="en-US"/>
              </w:rPr>
              <w:t>«2» (</w:t>
            </w:r>
            <w:r w:rsidRPr="003C031B">
              <w:rPr>
                <w:szCs w:val="22"/>
              </w:rPr>
              <w:t>расходы</w:t>
            </w:r>
            <w:r w:rsidRPr="00F60155">
              <w:rPr>
                <w:szCs w:val="22"/>
                <w:lang w:val="en-US"/>
              </w:rPr>
              <w:t xml:space="preserve">)  </w:t>
            </w:r>
            <w:r w:rsidR="00F60155">
              <w:rPr>
                <w:szCs w:val="22"/>
              </w:rPr>
              <w:t>И</w:t>
            </w:r>
            <w:r w:rsidRPr="00F60155">
              <w:rPr>
                <w:szCs w:val="22"/>
                <w:lang w:val="en-US"/>
              </w:rPr>
              <w:t xml:space="preserve"> </w:t>
            </w:r>
            <w:r w:rsidRPr="003C031B">
              <w:t>в</w:t>
            </w:r>
            <w:r w:rsidRPr="00F60155">
              <w:rPr>
                <w:lang w:val="en-US"/>
              </w:rPr>
              <w:t xml:space="preserve"> </w:t>
            </w:r>
            <w:r w:rsidRPr="003C031B">
              <w:rPr>
                <w:color w:val="000000" w:themeColor="text1"/>
              </w:rPr>
              <w:t>теге</w:t>
            </w:r>
            <w:r w:rsidRPr="00F60155">
              <w:rPr>
                <w:color w:val="000000" w:themeColor="text1"/>
                <w:lang w:val="en-US"/>
              </w:rPr>
              <w:t xml:space="preserve"> </w:t>
            </w:r>
            <w:r w:rsidRPr="003C031B">
              <w:rPr>
                <w:color w:val="000000" w:themeColor="text1"/>
                <w:lang w:val="en-US"/>
              </w:rPr>
              <w:t>R</w:t>
            </w:r>
            <w:r w:rsidRPr="00F60155">
              <w:rPr>
                <w:color w:val="000000" w:themeColor="text1"/>
                <w:lang w:val="en-US"/>
              </w:rPr>
              <w:t xml:space="preserve">_PersonalAcc </w:t>
            </w:r>
            <w:r w:rsidRPr="003C031B">
              <w:t>значение</w:t>
            </w:r>
            <w:r w:rsidRPr="00F60155">
              <w:rPr>
                <w:lang w:val="en-US"/>
              </w:rPr>
              <w:t xml:space="preserve"> </w:t>
            </w:r>
            <w:r w:rsidRPr="003C031B">
              <w:t>первых</w:t>
            </w:r>
            <w:r w:rsidRPr="00F60155">
              <w:rPr>
                <w:lang w:val="en-US"/>
              </w:rPr>
              <w:t xml:space="preserve"> </w:t>
            </w:r>
            <w:r w:rsidRPr="003C031B">
              <w:t>двух</w:t>
            </w:r>
            <w:r w:rsidRPr="00F60155">
              <w:rPr>
                <w:lang w:val="en-US"/>
              </w:rPr>
              <w:t xml:space="preserve"> </w:t>
            </w:r>
            <w:r w:rsidRPr="003C031B">
              <w:t>символов</w:t>
            </w:r>
            <w:r w:rsidRPr="00F60155">
              <w:rPr>
                <w:lang w:val="en-US"/>
              </w:rPr>
              <w:t xml:space="preserve"> = 71</w:t>
            </w:r>
            <w:r w:rsidR="00F60155" w:rsidRPr="00F60155">
              <w:rPr>
                <w:lang w:val="en-US"/>
              </w:rPr>
              <w:t>.</w:t>
            </w:r>
          </w:p>
          <w:p w14:paraId="648CCFC9" w14:textId="0F2F84F4" w:rsidR="00B443BB" w:rsidRPr="00F60155" w:rsidRDefault="00F60155" w:rsidP="00F60155">
            <w:pPr>
              <w:pStyle w:val="GOSTTablenorm"/>
            </w:pPr>
            <w:r>
              <w:rPr>
                <w:szCs w:val="22"/>
              </w:rPr>
              <w:t>В</w:t>
            </w:r>
            <w:r w:rsidR="00B443BB" w:rsidRPr="00F60155">
              <w:rPr>
                <w:szCs w:val="22"/>
              </w:rPr>
              <w:t xml:space="preserve"> </w:t>
            </w:r>
            <w:r w:rsidR="00B443BB" w:rsidRPr="003C031B">
              <w:rPr>
                <w:szCs w:val="22"/>
              </w:rPr>
              <w:t>остальных</w:t>
            </w:r>
            <w:r w:rsidR="00B443BB" w:rsidRPr="00F60155">
              <w:rPr>
                <w:szCs w:val="22"/>
              </w:rPr>
              <w:t xml:space="preserve"> </w:t>
            </w:r>
            <w:r w:rsidR="00B443BB" w:rsidRPr="003C031B">
              <w:rPr>
                <w:szCs w:val="22"/>
              </w:rPr>
              <w:t>случаях</w:t>
            </w:r>
            <w:r w:rsidR="00B443BB" w:rsidRPr="00F60155">
              <w:rPr>
                <w:szCs w:val="22"/>
              </w:rPr>
              <w:t xml:space="preserve"> </w:t>
            </w:r>
            <w:r w:rsidR="00B443BB" w:rsidRPr="003C031B">
              <w:rPr>
                <w:szCs w:val="22"/>
              </w:rPr>
              <w:t>не</w:t>
            </w:r>
            <w:r w:rsidR="00B443BB" w:rsidRPr="00F60155">
              <w:rPr>
                <w:szCs w:val="22"/>
              </w:rPr>
              <w:t xml:space="preserve"> </w:t>
            </w:r>
            <w:r w:rsidR="00B443BB" w:rsidRPr="003C031B">
              <w:rPr>
                <w:szCs w:val="22"/>
              </w:rPr>
              <w:t>заполняется</w:t>
            </w:r>
          </w:p>
        </w:tc>
      </w:tr>
      <w:tr w:rsidR="00B443BB" w:rsidRPr="003006D7" w14:paraId="1E87072E" w14:textId="77777777" w:rsidTr="00FD2DBC">
        <w:tc>
          <w:tcPr>
            <w:tcW w:w="1109" w:type="pct"/>
          </w:tcPr>
          <w:p w14:paraId="16A6E83A" w14:textId="1F9CBF29" w:rsidR="00B443BB" w:rsidRDefault="00B443BB" w:rsidP="00B443BB">
            <w:pPr>
              <w:pStyle w:val="GOSTTablenorm"/>
              <w:rPr>
                <w:szCs w:val="22"/>
              </w:rPr>
            </w:pPr>
            <w:r>
              <w:rPr>
                <w:szCs w:val="22"/>
              </w:rPr>
              <w:t>Вид</w:t>
            </w:r>
            <w:r w:rsidRPr="0008388A">
              <w:rPr>
                <w:szCs w:val="22"/>
              </w:rPr>
              <w:t>_код</w:t>
            </w:r>
            <w:r>
              <w:rPr>
                <w:szCs w:val="22"/>
              </w:rPr>
              <w:t>а</w:t>
            </w:r>
            <w:r w:rsidRPr="0008388A">
              <w:rPr>
                <w:szCs w:val="22"/>
              </w:rPr>
              <w:t>_расх_поступ_получ</w:t>
            </w:r>
          </w:p>
        </w:tc>
        <w:tc>
          <w:tcPr>
            <w:tcW w:w="284" w:type="pct"/>
          </w:tcPr>
          <w:p w14:paraId="1C27ACC6" w14:textId="5B5E5418" w:rsidR="00B443BB" w:rsidRPr="0008388A" w:rsidRDefault="00B443BB" w:rsidP="00B443BB">
            <w:pPr>
              <w:pStyle w:val="GOSTTablenorm"/>
              <w:rPr>
                <w:szCs w:val="22"/>
              </w:rPr>
            </w:pPr>
            <w:r w:rsidRPr="0008388A">
              <w:rPr>
                <w:szCs w:val="22"/>
              </w:rPr>
              <w:t>нет</w:t>
            </w:r>
          </w:p>
        </w:tc>
        <w:tc>
          <w:tcPr>
            <w:tcW w:w="1109" w:type="pct"/>
          </w:tcPr>
          <w:p w14:paraId="391BE825" w14:textId="4CCD1281" w:rsidR="00B443BB" w:rsidRPr="0008388A" w:rsidRDefault="00B443BB" w:rsidP="00B443BB">
            <w:pPr>
              <w:pStyle w:val="GOSTTablenorm"/>
            </w:pPr>
            <w:r w:rsidRPr="0008388A">
              <w:t>Тип кода расходов/поступлений получателя (по строке документа)</w:t>
            </w:r>
          </w:p>
        </w:tc>
        <w:tc>
          <w:tcPr>
            <w:tcW w:w="1128" w:type="pct"/>
          </w:tcPr>
          <w:p w14:paraId="7EA5A077" w14:textId="724BCD61" w:rsidR="00B443BB" w:rsidRPr="00B7057A" w:rsidRDefault="00B443BB" w:rsidP="00B443BB">
            <w:pPr>
              <w:pStyle w:val="GOSTTablenorm"/>
              <w:rPr>
                <w:lang w:val="en-US"/>
              </w:rPr>
            </w:pPr>
            <w:r w:rsidRPr="000C2703">
              <w:rPr>
                <w:lang w:val="en-US"/>
              </w:rPr>
              <w:t>FS_DECRYPT_ORDER_D91_LIST:</w:t>
            </w:r>
            <w:r w:rsidRPr="00B040D0">
              <w:rPr>
                <w:lang w:val="en-US"/>
              </w:rPr>
              <w:t>TYPECODEOBJECTRECIPIENT</w:t>
            </w:r>
          </w:p>
        </w:tc>
        <w:tc>
          <w:tcPr>
            <w:tcW w:w="1370" w:type="pct"/>
          </w:tcPr>
          <w:p w14:paraId="3309EAF2" w14:textId="76738A53" w:rsidR="00B443BB" w:rsidRPr="00725381" w:rsidRDefault="00B443BB" w:rsidP="00B443BB">
            <w:pPr>
              <w:pStyle w:val="GOSTTablenorm"/>
            </w:pPr>
            <w:r>
              <w:t>-</w:t>
            </w:r>
          </w:p>
        </w:tc>
      </w:tr>
      <w:tr w:rsidR="00E43B00" w:rsidRPr="003006D7" w14:paraId="78EE639D" w14:textId="77777777" w:rsidTr="00FD2DBC">
        <w:tc>
          <w:tcPr>
            <w:tcW w:w="1109" w:type="pct"/>
          </w:tcPr>
          <w:p w14:paraId="16AE978D" w14:textId="5733EC53" w:rsidR="00E43B00" w:rsidRDefault="00E43B00" w:rsidP="00E43B00">
            <w:pPr>
              <w:pStyle w:val="GOSTTablenorm"/>
              <w:rPr>
                <w:szCs w:val="22"/>
              </w:rPr>
            </w:pPr>
            <w:r w:rsidRPr="00980CD1">
              <w:t>Тип_кода_класс_операций</w:t>
            </w:r>
            <w:r>
              <w:t>_</w:t>
            </w:r>
            <w:r w:rsidRPr="00980CD1">
              <w:t>КС</w:t>
            </w:r>
            <w:r w:rsidR="00C175C1">
              <w:t>_пол</w:t>
            </w:r>
          </w:p>
        </w:tc>
        <w:tc>
          <w:tcPr>
            <w:tcW w:w="284" w:type="pct"/>
          </w:tcPr>
          <w:p w14:paraId="42F8B58B" w14:textId="6EC078BF" w:rsidR="00E43B00" w:rsidRPr="0008388A" w:rsidRDefault="00E43B00" w:rsidP="00E43B00">
            <w:pPr>
              <w:pStyle w:val="GOSTTablenorm"/>
              <w:rPr>
                <w:szCs w:val="22"/>
              </w:rPr>
            </w:pPr>
            <w:r>
              <w:t>да</w:t>
            </w:r>
          </w:p>
        </w:tc>
        <w:tc>
          <w:tcPr>
            <w:tcW w:w="1109" w:type="pct"/>
          </w:tcPr>
          <w:p w14:paraId="5A596D9C" w14:textId="68E52DFF" w:rsidR="00E43B00" w:rsidRPr="0008388A" w:rsidRDefault="00E43B00" w:rsidP="00E43B00">
            <w:pPr>
              <w:pStyle w:val="GOSTTablenorm"/>
            </w:pPr>
            <w:r w:rsidRPr="002A1639">
              <w:t>Тип кода классификации операций при КС</w:t>
            </w:r>
            <w:r w:rsidRPr="002A1639" w:rsidDel="00980CD1">
              <w:t xml:space="preserve"> </w:t>
            </w:r>
            <w:r w:rsidRPr="002A1639">
              <w:t xml:space="preserve">по л/с с кодом 71 </w:t>
            </w:r>
            <w:r>
              <w:t>(по строке документа)</w:t>
            </w:r>
          </w:p>
        </w:tc>
        <w:tc>
          <w:tcPr>
            <w:tcW w:w="1128" w:type="pct"/>
          </w:tcPr>
          <w:p w14:paraId="33CEEAE4" w14:textId="16112B53" w:rsidR="00E43B00" w:rsidRPr="00C53729" w:rsidRDefault="00C53729" w:rsidP="00E43B00">
            <w:pPr>
              <w:pStyle w:val="GOSTTablenorm"/>
            </w:pPr>
            <w:r>
              <w:t>-</w:t>
            </w:r>
          </w:p>
        </w:tc>
        <w:tc>
          <w:tcPr>
            <w:tcW w:w="1370" w:type="pct"/>
          </w:tcPr>
          <w:p w14:paraId="354E9B4D" w14:textId="08E2B2E2" w:rsidR="00E43B00" w:rsidRDefault="00E43B00" w:rsidP="00E43B00">
            <w:pPr>
              <w:pStyle w:val="GOSTTablenorm"/>
              <w:suppressAutoHyphens/>
            </w:pPr>
            <w:r>
              <w:t>Если</w:t>
            </w:r>
            <w:r w:rsidRPr="00583D17">
              <w:t xml:space="preserve"> </w:t>
            </w:r>
            <w:r>
              <w:t>в</w:t>
            </w:r>
            <w:r w:rsidRPr="00583D17">
              <w:t xml:space="preserve"> </w:t>
            </w:r>
            <w:r>
              <w:t>теге</w:t>
            </w:r>
            <w:r w:rsidRPr="00583D17">
              <w:t xml:space="preserve"> </w:t>
            </w:r>
            <w:r w:rsidR="003D2A9C" w:rsidRPr="000C2703">
              <w:rPr>
                <w:lang w:val="en-US"/>
              </w:rPr>
              <w:t>FS</w:t>
            </w:r>
            <w:r w:rsidR="003D2A9C" w:rsidRPr="003D2A9C">
              <w:t>_</w:t>
            </w:r>
            <w:r w:rsidR="003D2A9C" w:rsidRPr="000C2703">
              <w:rPr>
                <w:lang w:val="en-US"/>
              </w:rPr>
              <w:t>DECRYPT</w:t>
            </w:r>
            <w:r w:rsidR="003D2A9C" w:rsidRPr="003D2A9C">
              <w:t>_</w:t>
            </w:r>
            <w:r w:rsidR="003D2A9C" w:rsidRPr="000C2703">
              <w:rPr>
                <w:lang w:val="en-US"/>
              </w:rPr>
              <w:t>ORDER</w:t>
            </w:r>
            <w:r w:rsidR="003D2A9C" w:rsidRPr="003D2A9C">
              <w:t>_</w:t>
            </w:r>
            <w:r w:rsidR="003D2A9C" w:rsidRPr="000C2703">
              <w:rPr>
                <w:lang w:val="en-US"/>
              </w:rPr>
              <w:t>D</w:t>
            </w:r>
            <w:r w:rsidR="003D2A9C" w:rsidRPr="003D2A9C">
              <w:t>91_</w:t>
            </w:r>
            <w:r w:rsidR="003D2A9C" w:rsidRPr="000C2703">
              <w:rPr>
                <w:lang w:val="en-US"/>
              </w:rPr>
              <w:t>LIST</w:t>
            </w:r>
            <w:r w:rsidR="003D2A9C" w:rsidRPr="003D2A9C">
              <w:t>:</w:t>
            </w:r>
            <w:r w:rsidR="003D2A9C" w:rsidRPr="00B040D0">
              <w:rPr>
                <w:lang w:val="en-US"/>
              </w:rPr>
              <w:t>TYPECODEOBJECTRECIPIENT</w:t>
            </w:r>
            <w:r>
              <w:t xml:space="preserve"> указано значение 1, то атрибут заполня</w:t>
            </w:r>
            <w:r w:rsidR="0034592C">
              <w:t>е</w:t>
            </w:r>
            <w:r>
              <w:t>тся значением 20 - доходы</w:t>
            </w:r>
          </w:p>
          <w:p w14:paraId="2415F1EA" w14:textId="64234F73" w:rsidR="00E43B00" w:rsidRDefault="00E43B00" w:rsidP="00E43B00">
            <w:pPr>
              <w:pStyle w:val="GOSTTablenorm"/>
            </w:pPr>
            <w:r>
              <w:t>Если</w:t>
            </w:r>
            <w:r w:rsidRPr="00583D17">
              <w:t xml:space="preserve"> </w:t>
            </w:r>
            <w:r>
              <w:t>в</w:t>
            </w:r>
            <w:r w:rsidRPr="00583D17">
              <w:t xml:space="preserve"> </w:t>
            </w:r>
            <w:r>
              <w:t>теге</w:t>
            </w:r>
            <w:r w:rsidRPr="00583D17">
              <w:t xml:space="preserve"> </w:t>
            </w:r>
            <w:r w:rsidR="003D2A9C" w:rsidRPr="000C2703">
              <w:rPr>
                <w:lang w:val="en-US"/>
              </w:rPr>
              <w:t>FS</w:t>
            </w:r>
            <w:r w:rsidR="003D2A9C" w:rsidRPr="003D2A9C">
              <w:t>_</w:t>
            </w:r>
            <w:r w:rsidR="003D2A9C" w:rsidRPr="000C2703">
              <w:rPr>
                <w:lang w:val="en-US"/>
              </w:rPr>
              <w:t>DECRYPT</w:t>
            </w:r>
            <w:r w:rsidR="003D2A9C" w:rsidRPr="003D2A9C">
              <w:t>_</w:t>
            </w:r>
            <w:r w:rsidR="003D2A9C" w:rsidRPr="000C2703">
              <w:rPr>
                <w:lang w:val="en-US"/>
              </w:rPr>
              <w:t>ORDER</w:t>
            </w:r>
            <w:r w:rsidR="003D2A9C" w:rsidRPr="003D2A9C">
              <w:t>_</w:t>
            </w:r>
            <w:r w:rsidR="003D2A9C" w:rsidRPr="000C2703">
              <w:rPr>
                <w:lang w:val="en-US"/>
              </w:rPr>
              <w:t>D</w:t>
            </w:r>
            <w:r w:rsidR="003D2A9C" w:rsidRPr="003D2A9C">
              <w:t>91_</w:t>
            </w:r>
            <w:r w:rsidR="003D2A9C" w:rsidRPr="000C2703">
              <w:rPr>
                <w:lang w:val="en-US"/>
              </w:rPr>
              <w:t>LIST</w:t>
            </w:r>
            <w:r w:rsidR="003D2A9C" w:rsidRPr="003D2A9C">
              <w:t>:</w:t>
            </w:r>
            <w:r w:rsidR="003D2A9C" w:rsidRPr="00B040D0">
              <w:rPr>
                <w:lang w:val="en-US"/>
              </w:rPr>
              <w:t>TYPECODEOBJECTRECIPIENT</w:t>
            </w:r>
            <w:r>
              <w:t xml:space="preserve"> указано значение 2, то атрибут заполняется значением 10  - расходы</w:t>
            </w:r>
          </w:p>
        </w:tc>
      </w:tr>
      <w:tr w:rsidR="00B443BB" w:rsidRPr="00934C0D" w14:paraId="306E4A63" w14:textId="77777777" w:rsidTr="00046437">
        <w:tc>
          <w:tcPr>
            <w:tcW w:w="1109" w:type="pct"/>
          </w:tcPr>
          <w:p w14:paraId="3C559412" w14:textId="648AEF2D" w:rsidR="00B443BB" w:rsidRPr="00307060" w:rsidRDefault="00B443BB" w:rsidP="00B443BB">
            <w:pPr>
              <w:pStyle w:val="GOSTTablenorm"/>
              <w:rPr>
                <w:szCs w:val="22"/>
              </w:rPr>
            </w:pPr>
            <w:r w:rsidRPr="00307060">
              <w:rPr>
                <w:szCs w:val="22"/>
              </w:rPr>
              <w:t>Код_</w:t>
            </w:r>
            <w:r>
              <w:rPr>
                <w:szCs w:val="22"/>
              </w:rPr>
              <w:t>пост_</w:t>
            </w:r>
            <w:r w:rsidRPr="00307060">
              <w:rPr>
                <w:szCs w:val="22"/>
              </w:rPr>
              <w:t>расх_дет_плательщика</w:t>
            </w:r>
          </w:p>
        </w:tc>
        <w:tc>
          <w:tcPr>
            <w:tcW w:w="284" w:type="pct"/>
          </w:tcPr>
          <w:p w14:paraId="3A1E5387" w14:textId="3F8577A7" w:rsidR="00B443BB" w:rsidRPr="00FD2DBC" w:rsidRDefault="00B443BB" w:rsidP="00B443BB">
            <w:pPr>
              <w:pStyle w:val="GOSTTablenorm"/>
              <w:rPr>
                <w:szCs w:val="22"/>
              </w:rPr>
            </w:pPr>
            <w:r>
              <w:rPr>
                <w:szCs w:val="22"/>
              </w:rPr>
              <w:t>да</w:t>
            </w:r>
          </w:p>
        </w:tc>
        <w:tc>
          <w:tcPr>
            <w:tcW w:w="1109" w:type="pct"/>
          </w:tcPr>
          <w:p w14:paraId="3877257B" w14:textId="7A52FA5C" w:rsidR="00B443BB" w:rsidRPr="00FD2DBC" w:rsidRDefault="00B443BB" w:rsidP="00B443BB">
            <w:pPr>
              <w:pStyle w:val="GOSTTablenorm"/>
              <w:rPr>
                <w:szCs w:val="22"/>
              </w:rPr>
            </w:pPr>
            <w:r>
              <w:rPr>
                <w:szCs w:val="22"/>
              </w:rPr>
              <w:t>К</w:t>
            </w:r>
            <w:r w:rsidRPr="00FD2DBC">
              <w:rPr>
                <w:szCs w:val="22"/>
              </w:rPr>
              <w:t xml:space="preserve">од </w:t>
            </w:r>
            <w:r>
              <w:rPr>
                <w:szCs w:val="22"/>
              </w:rPr>
              <w:t>поступлений/</w:t>
            </w:r>
            <w:r w:rsidRPr="00FD2DBC">
              <w:rPr>
                <w:szCs w:val="22"/>
              </w:rPr>
              <w:t xml:space="preserve">расходов </w:t>
            </w:r>
            <w:r>
              <w:rPr>
                <w:szCs w:val="22"/>
              </w:rPr>
              <w:t xml:space="preserve">детализированный </w:t>
            </w:r>
            <w:r w:rsidRPr="00FD2DBC">
              <w:rPr>
                <w:szCs w:val="22"/>
              </w:rPr>
              <w:t>плательщика</w:t>
            </w:r>
            <w:r>
              <w:rPr>
                <w:szCs w:val="22"/>
              </w:rPr>
              <w:t xml:space="preserve"> по л/с с кодом 71 или код направления расходования плательщика по л/с с кодом 41</w:t>
            </w:r>
            <w:r w:rsidRPr="00FD2DBC">
              <w:rPr>
                <w:szCs w:val="22"/>
              </w:rPr>
              <w:t xml:space="preserve"> </w:t>
            </w:r>
            <w:r w:rsidRPr="00FD2DBC">
              <w:t>(по строке документа)</w:t>
            </w:r>
          </w:p>
        </w:tc>
        <w:tc>
          <w:tcPr>
            <w:tcW w:w="1128" w:type="pct"/>
          </w:tcPr>
          <w:p w14:paraId="0DA93125" w14:textId="2B1097B4" w:rsidR="00B443BB" w:rsidRPr="00F57C30" w:rsidRDefault="00B443BB" w:rsidP="00B443BB">
            <w:pPr>
              <w:pStyle w:val="GOSTTablenorm"/>
              <w:rPr>
                <w:lang w:val="en-US"/>
              </w:rPr>
            </w:pPr>
            <w:r w:rsidRPr="00F57C30">
              <w:rPr>
                <w:lang w:val="en-US"/>
              </w:rPr>
              <w:t>FS_DECRYPT_ORDER_D91_LIST:CodeObjectPayer</w:t>
            </w:r>
          </w:p>
          <w:p w14:paraId="7BE0F760" w14:textId="17C22243" w:rsidR="00B443BB" w:rsidRPr="00F57C30" w:rsidRDefault="00B443BB" w:rsidP="00B443BB">
            <w:pPr>
              <w:pStyle w:val="GOSTTablenorm"/>
              <w:rPr>
                <w:lang w:val="en-US"/>
              </w:rPr>
            </w:pPr>
            <w:r w:rsidRPr="00F57C30">
              <w:t>или</w:t>
            </w:r>
          </w:p>
          <w:p w14:paraId="6C50E427" w14:textId="77777777" w:rsidR="00B443BB" w:rsidRPr="00F57C30" w:rsidRDefault="00B443BB" w:rsidP="00B443BB">
            <w:pPr>
              <w:pStyle w:val="GOSTTablenorm"/>
              <w:rPr>
                <w:lang w:val="en-US"/>
              </w:rPr>
            </w:pPr>
            <w:r w:rsidRPr="00F57C30">
              <w:rPr>
                <w:lang w:val="en-US"/>
              </w:rPr>
              <w:t>FS_DECRYPT_ORDER_D91_LIST:DetCodeObjectPayer</w:t>
            </w:r>
          </w:p>
          <w:p w14:paraId="7A50826F" w14:textId="3ECC0E40" w:rsidR="00952A3E" w:rsidRPr="00F57C30" w:rsidDel="005A4FB6" w:rsidRDefault="00952A3E" w:rsidP="00B443BB">
            <w:pPr>
              <w:pStyle w:val="GOSTTablenorm"/>
              <w:rPr>
                <w:del w:id="6015" w:author="Щербань О.И. TSE-120870" w:date="2026-03-03T15:18:00Z"/>
                <w:lang w:val="en-US"/>
              </w:rPr>
            </w:pPr>
            <w:del w:id="6016" w:author="Щербань О.И. TSE-120870" w:date="2026-03-03T15:18:00Z">
              <w:r w:rsidRPr="00F57C30" w:rsidDel="005A4FB6">
                <w:delText>ИЛИ</w:delText>
              </w:r>
            </w:del>
          </w:p>
          <w:p w14:paraId="4DE5A571" w14:textId="354B76C1" w:rsidR="00952A3E" w:rsidRPr="00F57C30" w:rsidRDefault="00952A3E" w:rsidP="00B443BB">
            <w:pPr>
              <w:pStyle w:val="GOSTTablenorm"/>
              <w:rPr>
                <w:szCs w:val="22"/>
                <w:lang w:val="en-US"/>
              </w:rPr>
            </w:pPr>
            <w:del w:id="6017" w:author="Щербань О.И. TSE-120870" w:date="2026-03-03T15:18:00Z">
              <w:r w:rsidRPr="00F57C30" w:rsidDel="005A4FB6">
                <w:rPr>
                  <w:szCs w:val="22"/>
                  <w:lang w:val="en-US"/>
                </w:rPr>
                <w:delText>FS_DECRYPT_ORDER_D91_LIST:CodeObjectPayerDZ</w:delText>
              </w:r>
            </w:del>
          </w:p>
        </w:tc>
        <w:tc>
          <w:tcPr>
            <w:tcW w:w="1370" w:type="pct"/>
          </w:tcPr>
          <w:p w14:paraId="679E5534" w14:textId="756D372D" w:rsidR="00B443BB" w:rsidRPr="00F57C30" w:rsidRDefault="00D156B6" w:rsidP="00B443BB">
            <w:pPr>
              <w:pStyle w:val="GOSTTablenorm"/>
              <w:rPr>
                <w:szCs w:val="22"/>
                <w:lang w:val="en-US"/>
              </w:rPr>
            </w:pPr>
            <w:r w:rsidRPr="00F57C30">
              <w:rPr>
                <w:szCs w:val="22"/>
              </w:rPr>
              <w:t>Заполняется</w:t>
            </w:r>
            <w:r w:rsidRPr="00F57C30">
              <w:rPr>
                <w:szCs w:val="22"/>
                <w:lang w:val="en-US"/>
              </w:rPr>
              <w:t xml:space="preserve"> </w:t>
            </w:r>
            <w:r w:rsidRPr="00F57C30">
              <w:rPr>
                <w:szCs w:val="22"/>
              </w:rPr>
              <w:t>значением</w:t>
            </w:r>
            <w:r w:rsidRPr="00F57C30">
              <w:rPr>
                <w:szCs w:val="22"/>
                <w:lang w:val="en-US"/>
              </w:rPr>
              <w:t xml:space="preserve"> </w:t>
            </w:r>
            <w:r w:rsidRPr="00F57C30">
              <w:rPr>
                <w:szCs w:val="22"/>
              </w:rPr>
              <w:t>тега</w:t>
            </w:r>
            <w:r w:rsidRPr="00F57C30">
              <w:rPr>
                <w:szCs w:val="22"/>
                <w:lang w:val="en-US"/>
              </w:rPr>
              <w:t xml:space="preserve"> </w:t>
            </w:r>
            <w:r w:rsidRPr="00F57C30">
              <w:rPr>
                <w:lang w:val="en-US"/>
              </w:rPr>
              <w:t>FS_DECRYPT_ORDER_D91_LIST:CodeObjectPayer</w:t>
            </w:r>
            <w:r w:rsidRPr="00F57C30">
              <w:rPr>
                <w:szCs w:val="22"/>
                <w:lang w:val="en-US"/>
              </w:rPr>
              <w:t xml:space="preserve">, </w:t>
            </w:r>
            <w:r w:rsidRPr="00F57C30">
              <w:rPr>
                <w:szCs w:val="22"/>
              </w:rPr>
              <w:t>если</w:t>
            </w:r>
            <w:r w:rsidRPr="00F57C30">
              <w:rPr>
                <w:szCs w:val="22"/>
                <w:lang w:val="en-US"/>
              </w:rPr>
              <w:t xml:space="preserve"> </w:t>
            </w:r>
            <w:r w:rsidRPr="00F57C30">
              <w:rPr>
                <w:szCs w:val="22"/>
              </w:rPr>
              <w:t>в</w:t>
            </w:r>
            <w:r w:rsidRPr="00F57C30">
              <w:rPr>
                <w:szCs w:val="22"/>
                <w:lang w:val="en-US"/>
              </w:rPr>
              <w:t xml:space="preserve"> </w:t>
            </w:r>
            <w:r w:rsidRPr="00F57C30">
              <w:rPr>
                <w:szCs w:val="22"/>
              </w:rPr>
              <w:t>теге</w:t>
            </w:r>
            <w:r w:rsidRPr="00F57C30">
              <w:rPr>
                <w:szCs w:val="22"/>
                <w:lang w:val="en-US"/>
              </w:rPr>
              <w:t xml:space="preserve"> </w:t>
            </w:r>
            <w:r w:rsidRPr="00F57C30">
              <w:rPr>
                <w:lang w:val="en-US"/>
              </w:rPr>
              <w:t>FS_DECRYPT_ORDER_D91_LIST:TYPECODEOBJECTPAYER</w:t>
            </w:r>
            <w:r w:rsidRPr="00F57C30">
              <w:rPr>
                <w:szCs w:val="22"/>
                <w:lang w:val="en-US"/>
              </w:rPr>
              <w:t xml:space="preserve"> </w:t>
            </w:r>
            <w:r w:rsidRPr="00F57C30">
              <w:rPr>
                <w:szCs w:val="22"/>
              </w:rPr>
              <w:t>указано</w:t>
            </w:r>
            <w:r w:rsidRPr="00F57C30">
              <w:rPr>
                <w:szCs w:val="22"/>
                <w:lang w:val="en-US"/>
              </w:rPr>
              <w:t xml:space="preserve"> </w:t>
            </w:r>
            <w:r w:rsidRPr="00F57C30">
              <w:rPr>
                <w:szCs w:val="22"/>
              </w:rPr>
              <w:t>значение</w:t>
            </w:r>
            <w:r w:rsidRPr="00F57C30">
              <w:rPr>
                <w:szCs w:val="22"/>
                <w:lang w:val="en-US"/>
              </w:rPr>
              <w:t xml:space="preserve"> </w:t>
            </w:r>
            <w:r w:rsidR="00B443BB" w:rsidRPr="00F57C30">
              <w:rPr>
                <w:szCs w:val="22"/>
                <w:lang w:val="en-US"/>
              </w:rPr>
              <w:t>«1» (</w:t>
            </w:r>
            <w:r w:rsidR="00B443BB" w:rsidRPr="00F57C30">
              <w:rPr>
                <w:szCs w:val="22"/>
              </w:rPr>
              <w:t>доходы</w:t>
            </w:r>
            <w:r w:rsidR="00B443BB" w:rsidRPr="00F57C30">
              <w:rPr>
                <w:szCs w:val="22"/>
                <w:lang w:val="en-US"/>
              </w:rPr>
              <w:t>)</w:t>
            </w:r>
            <w:del w:id="6018" w:author="Щербань О.И. TSE-120870" w:date="2026-03-03T15:18:00Z">
              <w:r w:rsidR="00C13A21" w:rsidRPr="00F57C30" w:rsidDel="005A4FB6">
                <w:rPr>
                  <w:szCs w:val="22"/>
                  <w:lang w:val="en-US"/>
                </w:rPr>
                <w:delText xml:space="preserve"> </w:delText>
              </w:r>
              <w:r w:rsidR="00C13A21" w:rsidRPr="00F57C30" w:rsidDel="005A4FB6">
                <w:rPr>
                  <w:szCs w:val="22"/>
                </w:rPr>
                <w:delText>И</w:delText>
              </w:r>
              <w:r w:rsidR="00C13A21" w:rsidRPr="00F57C30" w:rsidDel="005A4FB6">
                <w:rPr>
                  <w:szCs w:val="22"/>
                  <w:lang w:val="en-US"/>
                </w:rPr>
                <w:delText xml:space="preserve"> </w:delText>
              </w:r>
              <w:r w:rsidR="00C13A21" w:rsidRPr="00F57C30" w:rsidDel="005A4FB6">
                <w:rPr>
                  <w:szCs w:val="22"/>
                </w:rPr>
                <w:delText>НЕ</w:delText>
              </w:r>
              <w:r w:rsidR="00C13A21" w:rsidRPr="00F57C30" w:rsidDel="005A4FB6">
                <w:rPr>
                  <w:szCs w:val="22"/>
                  <w:lang w:val="en-US"/>
                </w:rPr>
                <w:delText xml:space="preserve"> </w:delText>
              </w:r>
              <w:r w:rsidR="00C13A21" w:rsidRPr="00F57C30" w:rsidDel="005A4FB6">
                <w:rPr>
                  <w:szCs w:val="22"/>
                </w:rPr>
                <w:delText>заполнен</w:delText>
              </w:r>
              <w:r w:rsidR="00C13A21" w:rsidRPr="00F57C30" w:rsidDel="005A4FB6">
                <w:rPr>
                  <w:szCs w:val="22"/>
                  <w:lang w:val="en-US"/>
                </w:rPr>
                <w:delText xml:space="preserve"> </w:delText>
              </w:r>
              <w:r w:rsidR="00C13A21" w:rsidRPr="00F57C30" w:rsidDel="005A4FB6">
                <w:rPr>
                  <w:szCs w:val="22"/>
                </w:rPr>
                <w:delText>тег</w:delText>
              </w:r>
              <w:r w:rsidR="00C13A21" w:rsidRPr="00F57C30" w:rsidDel="005A4FB6">
                <w:rPr>
                  <w:szCs w:val="22"/>
                  <w:lang w:val="en-US"/>
                </w:rPr>
                <w:delText xml:space="preserve"> </w:delText>
              </w:r>
              <w:r w:rsidR="00C13A21" w:rsidRPr="00F57C30" w:rsidDel="005A4FB6">
                <w:rPr>
                  <w:szCs w:val="22"/>
                </w:rPr>
                <w:delText>тега</w:delText>
              </w:r>
              <w:r w:rsidR="00C13A21" w:rsidRPr="00F57C30" w:rsidDel="005A4FB6">
                <w:rPr>
                  <w:szCs w:val="22"/>
                  <w:lang w:val="en-US"/>
                </w:rPr>
                <w:delText xml:space="preserve"> FS_DECRYPT_ORDER_D91_LIST:CodeObjectPayerDZ</w:delText>
              </w:r>
              <w:r w:rsidR="00B443BB" w:rsidRPr="00F57C30" w:rsidDel="005A4FB6">
                <w:rPr>
                  <w:szCs w:val="22"/>
                  <w:lang w:val="en-US"/>
                </w:rPr>
                <w:delText xml:space="preserve"> </w:delText>
              </w:r>
            </w:del>
            <w:r w:rsidR="00B443BB" w:rsidRPr="00F57C30">
              <w:rPr>
                <w:szCs w:val="22"/>
                <w:lang w:val="en-US"/>
              </w:rPr>
              <w:t>.</w:t>
            </w:r>
          </w:p>
          <w:p w14:paraId="733144DE" w14:textId="3138FA5E" w:rsidR="00D36900" w:rsidRPr="00F57C30" w:rsidDel="005A4FB6" w:rsidRDefault="00D36900" w:rsidP="00B443BB">
            <w:pPr>
              <w:pStyle w:val="GOSTTablenorm"/>
              <w:rPr>
                <w:del w:id="6019" w:author="Щербань О.И. TSE-120870" w:date="2026-03-03T15:18:00Z"/>
                <w:szCs w:val="22"/>
              </w:rPr>
            </w:pPr>
            <w:del w:id="6020" w:author="Щербань О.И. TSE-120870" w:date="2026-03-03T15:18:00Z">
              <w:r w:rsidRPr="00F57C30" w:rsidDel="005A4FB6">
                <w:rPr>
                  <w:szCs w:val="22"/>
                </w:rPr>
                <w:delText xml:space="preserve">Заполняется значением тега </w:delText>
              </w:r>
              <w:r w:rsidRPr="00F57C30" w:rsidDel="005A4FB6">
                <w:rPr>
                  <w:szCs w:val="22"/>
                  <w:lang w:val="en-US"/>
                </w:rPr>
                <w:delText>FS</w:delText>
              </w:r>
              <w:r w:rsidRPr="00F57C30" w:rsidDel="005A4FB6">
                <w:rPr>
                  <w:szCs w:val="22"/>
                </w:rPr>
                <w:delText>_</w:delText>
              </w:r>
              <w:r w:rsidRPr="00F57C30" w:rsidDel="005A4FB6">
                <w:rPr>
                  <w:szCs w:val="22"/>
                  <w:lang w:val="en-US"/>
                </w:rPr>
                <w:delText>DECRYPT</w:delText>
              </w:r>
              <w:r w:rsidRPr="00F57C30" w:rsidDel="005A4FB6">
                <w:rPr>
                  <w:szCs w:val="22"/>
                </w:rPr>
                <w:delText>_</w:delText>
              </w:r>
              <w:r w:rsidRPr="00F57C30" w:rsidDel="005A4FB6">
                <w:rPr>
                  <w:szCs w:val="22"/>
                  <w:lang w:val="en-US"/>
                </w:rPr>
                <w:delText>ORDER</w:delText>
              </w:r>
              <w:r w:rsidRPr="00F57C30" w:rsidDel="005A4FB6">
                <w:rPr>
                  <w:szCs w:val="22"/>
                </w:rPr>
                <w:delText>_</w:delText>
              </w:r>
              <w:r w:rsidRPr="00F57C30" w:rsidDel="005A4FB6">
                <w:rPr>
                  <w:szCs w:val="22"/>
                  <w:lang w:val="en-US"/>
                </w:rPr>
                <w:delText>D</w:delText>
              </w:r>
              <w:r w:rsidRPr="00F57C30" w:rsidDel="005A4FB6">
                <w:rPr>
                  <w:szCs w:val="22"/>
                </w:rPr>
                <w:delText>91_</w:delText>
              </w:r>
              <w:r w:rsidRPr="00F57C30" w:rsidDel="005A4FB6">
                <w:rPr>
                  <w:szCs w:val="22"/>
                  <w:lang w:val="en-US"/>
                </w:rPr>
                <w:delText>LIST</w:delText>
              </w:r>
              <w:r w:rsidRPr="00F57C30" w:rsidDel="005A4FB6">
                <w:rPr>
                  <w:szCs w:val="22"/>
                </w:rPr>
                <w:delText>:</w:delText>
              </w:r>
              <w:r w:rsidRPr="00F57C30" w:rsidDel="005A4FB6">
                <w:rPr>
                  <w:szCs w:val="22"/>
                  <w:lang w:val="en-US"/>
                </w:rPr>
                <w:delText>CodeObjectPayerDZ</w:delText>
              </w:r>
              <w:r w:rsidRPr="00F57C30" w:rsidDel="005A4FB6">
                <w:rPr>
                  <w:szCs w:val="22"/>
                </w:rPr>
                <w:delText>, если данный тег заполнен.</w:delText>
              </w:r>
            </w:del>
          </w:p>
          <w:p w14:paraId="7E08BE02" w14:textId="75A6B9C5" w:rsidR="00B443BB" w:rsidRPr="00F57C30" w:rsidRDefault="00D156B6" w:rsidP="005A4FB6">
            <w:pPr>
              <w:pStyle w:val="GOSTTablenorm"/>
            </w:pPr>
            <w:r w:rsidRPr="00F57C30">
              <w:rPr>
                <w:szCs w:val="22"/>
              </w:rPr>
              <w:t xml:space="preserve">Заполняется значением тега </w:t>
            </w:r>
            <w:r w:rsidRPr="00F57C30">
              <w:rPr>
                <w:lang w:val="en-US"/>
              </w:rPr>
              <w:t>FS</w:t>
            </w:r>
            <w:r w:rsidRPr="00F57C30">
              <w:t>_</w:t>
            </w:r>
            <w:r w:rsidRPr="00F57C30">
              <w:rPr>
                <w:lang w:val="en-US"/>
              </w:rPr>
              <w:t>DECRYPT</w:t>
            </w:r>
            <w:r w:rsidRPr="00F57C30">
              <w:t>_</w:t>
            </w:r>
            <w:r w:rsidRPr="00F57C30">
              <w:rPr>
                <w:lang w:val="en-US"/>
              </w:rPr>
              <w:t>ORDER</w:t>
            </w:r>
            <w:r w:rsidRPr="00F57C30">
              <w:t>_</w:t>
            </w:r>
            <w:r w:rsidRPr="00F57C30">
              <w:rPr>
                <w:lang w:val="en-US"/>
              </w:rPr>
              <w:t>D</w:t>
            </w:r>
            <w:r w:rsidRPr="00F57C30">
              <w:t>91_</w:t>
            </w:r>
            <w:r w:rsidRPr="00F57C30">
              <w:rPr>
                <w:lang w:val="en-US"/>
              </w:rPr>
              <w:t>LIST</w:t>
            </w:r>
            <w:r w:rsidRPr="00F57C30">
              <w:t>:</w:t>
            </w:r>
            <w:r w:rsidRPr="00F57C30">
              <w:rPr>
                <w:lang w:val="en-US"/>
              </w:rPr>
              <w:t>DetCodeObjectPayer</w:t>
            </w:r>
            <w:r w:rsidRPr="00F57C30">
              <w:rPr>
                <w:szCs w:val="22"/>
              </w:rPr>
              <w:t xml:space="preserve">, если в теге </w:t>
            </w:r>
            <w:r w:rsidRPr="00F57C30">
              <w:rPr>
                <w:lang w:val="en-US"/>
              </w:rPr>
              <w:t>FS</w:t>
            </w:r>
            <w:r w:rsidRPr="00F57C30">
              <w:t>_</w:t>
            </w:r>
            <w:r w:rsidRPr="00F57C30">
              <w:rPr>
                <w:lang w:val="en-US"/>
              </w:rPr>
              <w:t>DECRYPT</w:t>
            </w:r>
            <w:r w:rsidRPr="00F57C30">
              <w:t>_</w:t>
            </w:r>
            <w:r w:rsidRPr="00F57C30">
              <w:rPr>
                <w:lang w:val="en-US"/>
              </w:rPr>
              <w:t>ORDER</w:t>
            </w:r>
            <w:r w:rsidRPr="00F57C30">
              <w:t>_</w:t>
            </w:r>
            <w:r w:rsidRPr="00F57C30">
              <w:rPr>
                <w:lang w:val="en-US"/>
              </w:rPr>
              <w:t>D</w:t>
            </w:r>
            <w:r w:rsidRPr="00F57C30">
              <w:t>91_</w:t>
            </w:r>
            <w:r w:rsidRPr="00F57C30">
              <w:rPr>
                <w:lang w:val="en-US"/>
              </w:rPr>
              <w:t>LIST</w:t>
            </w:r>
            <w:r w:rsidRPr="00F57C30">
              <w:t>:</w:t>
            </w:r>
            <w:r w:rsidRPr="00F57C30">
              <w:rPr>
                <w:lang w:val="en-US"/>
              </w:rPr>
              <w:t>TYPECODEOBJECTPAYER</w:t>
            </w:r>
            <w:r w:rsidRPr="00F57C30">
              <w:rPr>
                <w:szCs w:val="22"/>
              </w:rPr>
              <w:t xml:space="preserve"> указано значение </w:t>
            </w:r>
            <w:r w:rsidR="00B443BB" w:rsidRPr="00F57C30">
              <w:rPr>
                <w:szCs w:val="22"/>
              </w:rPr>
              <w:t>«2» (расходы)</w:t>
            </w:r>
            <w:r w:rsidR="00934C0D" w:rsidRPr="00F57C30">
              <w:rPr>
                <w:szCs w:val="22"/>
              </w:rPr>
              <w:t xml:space="preserve"> </w:t>
            </w:r>
            <w:del w:id="6021" w:author="Щербань О.И. TSE-120870" w:date="2026-03-03T15:18:00Z">
              <w:r w:rsidR="00934C0D" w:rsidRPr="00F57C30" w:rsidDel="005A4FB6">
                <w:rPr>
                  <w:szCs w:val="22"/>
                </w:rPr>
                <w:delText xml:space="preserve">И НЕ заполнен тег </w:delText>
              </w:r>
              <w:r w:rsidR="00934C0D" w:rsidRPr="00F57C30" w:rsidDel="005A4FB6">
                <w:rPr>
                  <w:szCs w:val="22"/>
                  <w:lang w:val="en-US"/>
                </w:rPr>
                <w:delText>FS</w:delText>
              </w:r>
              <w:r w:rsidR="00934C0D" w:rsidRPr="00F57C30" w:rsidDel="005A4FB6">
                <w:rPr>
                  <w:szCs w:val="22"/>
                </w:rPr>
                <w:delText>_</w:delText>
              </w:r>
              <w:r w:rsidR="00934C0D" w:rsidRPr="00F57C30" w:rsidDel="005A4FB6">
                <w:rPr>
                  <w:szCs w:val="22"/>
                  <w:lang w:val="en-US"/>
                </w:rPr>
                <w:delText>DECRYPT</w:delText>
              </w:r>
              <w:r w:rsidR="00934C0D" w:rsidRPr="00F57C30" w:rsidDel="005A4FB6">
                <w:rPr>
                  <w:szCs w:val="22"/>
                </w:rPr>
                <w:delText>_</w:delText>
              </w:r>
              <w:r w:rsidR="00934C0D" w:rsidRPr="00F57C30" w:rsidDel="005A4FB6">
                <w:rPr>
                  <w:szCs w:val="22"/>
                  <w:lang w:val="en-US"/>
                </w:rPr>
                <w:delText>ORDER</w:delText>
              </w:r>
              <w:r w:rsidR="00934C0D" w:rsidRPr="00F57C30" w:rsidDel="005A4FB6">
                <w:rPr>
                  <w:szCs w:val="22"/>
                </w:rPr>
                <w:delText>_</w:delText>
              </w:r>
              <w:r w:rsidR="00934C0D" w:rsidRPr="00F57C30" w:rsidDel="005A4FB6">
                <w:rPr>
                  <w:szCs w:val="22"/>
                  <w:lang w:val="en-US"/>
                </w:rPr>
                <w:delText>D</w:delText>
              </w:r>
              <w:r w:rsidR="00934C0D" w:rsidRPr="00F57C30" w:rsidDel="005A4FB6">
                <w:rPr>
                  <w:szCs w:val="22"/>
                </w:rPr>
                <w:delText>91_</w:delText>
              </w:r>
              <w:r w:rsidR="00934C0D" w:rsidRPr="00F57C30" w:rsidDel="005A4FB6">
                <w:rPr>
                  <w:szCs w:val="22"/>
                  <w:lang w:val="en-US"/>
                </w:rPr>
                <w:delText>LIST</w:delText>
              </w:r>
              <w:r w:rsidR="00934C0D" w:rsidRPr="00F57C30" w:rsidDel="005A4FB6">
                <w:rPr>
                  <w:szCs w:val="22"/>
                </w:rPr>
                <w:delText>:</w:delText>
              </w:r>
              <w:r w:rsidR="00934C0D" w:rsidRPr="00F57C30" w:rsidDel="005A4FB6">
                <w:rPr>
                  <w:szCs w:val="22"/>
                  <w:lang w:val="en-US"/>
                </w:rPr>
                <w:delText>CodeObjectPayerDZ</w:delText>
              </w:r>
              <w:r w:rsidR="00934C0D" w:rsidRPr="00F57C30" w:rsidDel="005A4FB6">
                <w:rPr>
                  <w:szCs w:val="22"/>
                </w:rPr>
                <w:delText xml:space="preserve"> </w:delText>
              </w:r>
              <w:r w:rsidR="00884DCD" w:rsidRPr="00F57C30" w:rsidDel="005A4FB6">
                <w:rPr>
                  <w:szCs w:val="22"/>
                </w:rPr>
                <w:delText xml:space="preserve"> </w:delText>
              </w:r>
            </w:del>
            <w:r w:rsidR="00884DCD" w:rsidRPr="00F57C30">
              <w:rPr>
                <w:szCs w:val="22"/>
              </w:rPr>
              <w:t xml:space="preserve">ИЛИ </w:t>
            </w:r>
            <w:r w:rsidR="00B443BB" w:rsidRPr="00F57C30">
              <w:rPr>
                <w:szCs w:val="22"/>
              </w:rPr>
              <w:t xml:space="preserve">  </w:t>
            </w:r>
            <w:r w:rsidR="00884DCD" w:rsidRPr="00F57C30">
              <w:rPr>
                <w:szCs w:val="22"/>
              </w:rPr>
              <w:t xml:space="preserve">в теге </w:t>
            </w:r>
            <w:r w:rsidR="00884DCD" w:rsidRPr="00F57C30">
              <w:rPr>
                <w:lang w:val="en-US"/>
              </w:rPr>
              <w:t>P</w:t>
            </w:r>
            <w:r w:rsidR="00884DCD" w:rsidRPr="00F57C30">
              <w:t>_</w:t>
            </w:r>
            <w:r w:rsidR="00884DCD" w:rsidRPr="00F57C30">
              <w:rPr>
                <w:lang w:val="en-US"/>
              </w:rPr>
              <w:t>PersonalAcc</w:t>
            </w:r>
            <w:r w:rsidR="00884DCD" w:rsidRPr="00F57C30">
              <w:t xml:space="preserve"> значение первых двух символов = </w:t>
            </w:r>
            <w:commentRangeStart w:id="6022"/>
            <w:r w:rsidR="00884DCD" w:rsidRPr="00F57C30">
              <w:t>41</w:t>
            </w:r>
            <w:commentRangeEnd w:id="6022"/>
            <w:r w:rsidR="00884DCD" w:rsidRPr="00F57C30">
              <w:rPr>
                <w:rStyle w:val="afff4"/>
              </w:rPr>
              <w:commentReference w:id="6022"/>
            </w:r>
          </w:p>
        </w:tc>
      </w:tr>
      <w:tr w:rsidR="00B443BB" w:rsidRPr="00C215A4" w14:paraId="2535125C" w14:textId="77777777" w:rsidTr="00046437">
        <w:tc>
          <w:tcPr>
            <w:tcW w:w="1109" w:type="pct"/>
          </w:tcPr>
          <w:p w14:paraId="3BAD2C79" w14:textId="46505855" w:rsidR="00B443BB" w:rsidRPr="00307060" w:rsidRDefault="00B443BB" w:rsidP="00B443BB">
            <w:pPr>
              <w:pStyle w:val="GOSTTablenorm"/>
              <w:rPr>
                <w:szCs w:val="22"/>
              </w:rPr>
            </w:pPr>
            <w:r w:rsidRPr="00B85CCC">
              <w:rPr>
                <w:szCs w:val="22"/>
              </w:rPr>
              <w:t>Код_пост_расх_дет_получателя</w:t>
            </w:r>
          </w:p>
        </w:tc>
        <w:tc>
          <w:tcPr>
            <w:tcW w:w="284" w:type="pct"/>
          </w:tcPr>
          <w:p w14:paraId="7D8FF9E4" w14:textId="135991F1" w:rsidR="00B443BB" w:rsidRPr="00FD2DBC" w:rsidDel="00B16207" w:rsidRDefault="00B443BB" w:rsidP="00B443BB">
            <w:pPr>
              <w:pStyle w:val="GOSTTablenorm"/>
              <w:rPr>
                <w:szCs w:val="22"/>
              </w:rPr>
            </w:pPr>
            <w:r>
              <w:rPr>
                <w:szCs w:val="22"/>
              </w:rPr>
              <w:t>да</w:t>
            </w:r>
          </w:p>
        </w:tc>
        <w:tc>
          <w:tcPr>
            <w:tcW w:w="1109" w:type="pct"/>
          </w:tcPr>
          <w:p w14:paraId="17729B2A" w14:textId="6E4094F4" w:rsidR="00B443BB" w:rsidRDefault="00B443BB" w:rsidP="00B443BB">
            <w:pPr>
              <w:pStyle w:val="GOSTTablenorm"/>
              <w:rPr>
                <w:szCs w:val="22"/>
              </w:rPr>
            </w:pPr>
            <w:r>
              <w:rPr>
                <w:szCs w:val="22"/>
              </w:rPr>
              <w:t>К</w:t>
            </w:r>
            <w:r w:rsidRPr="00FD2DBC">
              <w:rPr>
                <w:szCs w:val="22"/>
              </w:rPr>
              <w:t xml:space="preserve">од </w:t>
            </w:r>
            <w:r>
              <w:rPr>
                <w:szCs w:val="22"/>
              </w:rPr>
              <w:t>поступлений/</w:t>
            </w:r>
            <w:r w:rsidRPr="00FD2DBC">
              <w:rPr>
                <w:szCs w:val="22"/>
              </w:rPr>
              <w:t xml:space="preserve">расходов </w:t>
            </w:r>
            <w:r>
              <w:rPr>
                <w:szCs w:val="22"/>
              </w:rPr>
              <w:t xml:space="preserve">детализированный получателя по л/с с кодом 71 </w:t>
            </w:r>
            <w:r w:rsidRPr="00FD2DBC">
              <w:t>(по строке документа)</w:t>
            </w:r>
          </w:p>
        </w:tc>
        <w:tc>
          <w:tcPr>
            <w:tcW w:w="1128" w:type="pct"/>
          </w:tcPr>
          <w:p w14:paraId="3E9F3CA4" w14:textId="77777777" w:rsidR="00B443BB" w:rsidRPr="00F57C30" w:rsidRDefault="00B443BB" w:rsidP="00B443BB">
            <w:pPr>
              <w:pStyle w:val="GOSTTablenorm"/>
              <w:rPr>
                <w:lang w:val="en-US"/>
              </w:rPr>
            </w:pPr>
            <w:r w:rsidRPr="00F57C30">
              <w:rPr>
                <w:lang w:val="en-US"/>
              </w:rPr>
              <w:t>FS_DECRYPT_ORDER_D91_LIST:CodeObjectRecipient</w:t>
            </w:r>
          </w:p>
          <w:p w14:paraId="7DE63DE9" w14:textId="77777777" w:rsidR="00B443BB" w:rsidRPr="00F57C30" w:rsidRDefault="00B443BB" w:rsidP="00B443BB">
            <w:pPr>
              <w:pStyle w:val="GOSTTablenorm"/>
              <w:rPr>
                <w:lang w:val="en-US"/>
              </w:rPr>
            </w:pPr>
            <w:r w:rsidRPr="00F57C30">
              <w:t>Или</w:t>
            </w:r>
          </w:p>
          <w:p w14:paraId="5E00867C" w14:textId="77777777" w:rsidR="00B443BB" w:rsidRPr="00F57C30" w:rsidRDefault="00B443BB" w:rsidP="00B443BB">
            <w:pPr>
              <w:pStyle w:val="GOSTTablenorm"/>
              <w:rPr>
                <w:lang w:val="en-US"/>
              </w:rPr>
            </w:pPr>
            <w:r w:rsidRPr="00F57C30">
              <w:rPr>
                <w:lang w:val="en-US"/>
              </w:rPr>
              <w:t>FS_DECRYPT_ORDER_D91_LIST:DetCodeObjectRecipient</w:t>
            </w:r>
          </w:p>
          <w:p w14:paraId="3FDDEA7C" w14:textId="77777777" w:rsidR="00952A3E" w:rsidRPr="00F57C30" w:rsidRDefault="00952A3E" w:rsidP="00B443BB">
            <w:pPr>
              <w:pStyle w:val="GOSTTablenorm"/>
              <w:rPr>
                <w:lang w:val="en-US"/>
              </w:rPr>
            </w:pPr>
            <w:r w:rsidRPr="00F57C30">
              <w:t>ИЛИ</w:t>
            </w:r>
          </w:p>
          <w:p w14:paraId="22B74D23" w14:textId="3F74D2B9" w:rsidR="00952A3E" w:rsidRPr="00F57C30" w:rsidRDefault="00952A3E" w:rsidP="00B443BB">
            <w:pPr>
              <w:pStyle w:val="GOSTTablenorm"/>
              <w:rPr>
                <w:lang w:val="en-US"/>
              </w:rPr>
            </w:pPr>
            <w:r w:rsidRPr="00F57C30">
              <w:rPr>
                <w:lang w:val="en-US"/>
              </w:rPr>
              <w:t>FS_DECRYPT_ORDER_D91_LIST:CodeObjectRecipDZ</w:t>
            </w:r>
          </w:p>
        </w:tc>
        <w:tc>
          <w:tcPr>
            <w:tcW w:w="1370" w:type="pct"/>
          </w:tcPr>
          <w:p w14:paraId="4DF7E6E3" w14:textId="280C3440" w:rsidR="00D156B6" w:rsidRPr="00F57C30" w:rsidRDefault="00D156B6" w:rsidP="00D156B6">
            <w:pPr>
              <w:pStyle w:val="GOSTTablenorm"/>
              <w:rPr>
                <w:lang w:val="en-US"/>
              </w:rPr>
            </w:pPr>
            <w:r w:rsidRPr="00F57C30">
              <w:rPr>
                <w:szCs w:val="22"/>
              </w:rPr>
              <w:t>Заполняется</w:t>
            </w:r>
            <w:r w:rsidRPr="00F57C30">
              <w:rPr>
                <w:szCs w:val="22"/>
                <w:lang w:val="en-US"/>
              </w:rPr>
              <w:t xml:space="preserve"> </w:t>
            </w:r>
            <w:r w:rsidRPr="00F57C30">
              <w:rPr>
                <w:szCs w:val="22"/>
              </w:rPr>
              <w:t>значением</w:t>
            </w:r>
            <w:r w:rsidRPr="00F57C30">
              <w:rPr>
                <w:szCs w:val="22"/>
                <w:lang w:val="en-US"/>
              </w:rPr>
              <w:t xml:space="preserve"> </w:t>
            </w:r>
            <w:r w:rsidRPr="00F57C30">
              <w:rPr>
                <w:szCs w:val="22"/>
              </w:rPr>
              <w:t>тега</w:t>
            </w:r>
            <w:r w:rsidRPr="00F57C30">
              <w:rPr>
                <w:szCs w:val="22"/>
                <w:lang w:val="en-US"/>
              </w:rPr>
              <w:t xml:space="preserve"> </w:t>
            </w:r>
            <w:r w:rsidRPr="00F57C30">
              <w:rPr>
                <w:lang w:val="en-US"/>
              </w:rPr>
              <w:t xml:space="preserve">FS_DECRYPT_ORDER_D91_LIST:CodeObjectRecipient, </w:t>
            </w:r>
            <w:r w:rsidRPr="00F57C30">
              <w:t>если</w:t>
            </w:r>
            <w:r w:rsidRPr="00F57C30">
              <w:rPr>
                <w:lang w:val="en-US"/>
              </w:rPr>
              <w:t xml:space="preserve"> </w:t>
            </w:r>
            <w:r w:rsidRPr="00F57C30">
              <w:t>в</w:t>
            </w:r>
            <w:r w:rsidRPr="00F57C30">
              <w:rPr>
                <w:lang w:val="en-US"/>
              </w:rPr>
              <w:t xml:space="preserve"> </w:t>
            </w:r>
            <w:r w:rsidRPr="00F57C30">
              <w:t>теге</w:t>
            </w:r>
            <w:r w:rsidRPr="00F57C30">
              <w:rPr>
                <w:lang w:val="en-US"/>
              </w:rPr>
              <w:t xml:space="preserve"> FS_DECRYPT_ORDER_D91_LIST:TYPECODEOBJECTRECIPIENT </w:t>
            </w:r>
            <w:r w:rsidRPr="00F57C30">
              <w:t>указано</w:t>
            </w:r>
            <w:r w:rsidRPr="00F57C30">
              <w:rPr>
                <w:lang w:val="en-US"/>
              </w:rPr>
              <w:t xml:space="preserve"> </w:t>
            </w:r>
            <w:r w:rsidRPr="00F57C30">
              <w:t>значение</w:t>
            </w:r>
          </w:p>
          <w:p w14:paraId="6E517279" w14:textId="26560A0B" w:rsidR="00B443BB" w:rsidRPr="00F57C30" w:rsidRDefault="00B443BB" w:rsidP="00B443BB">
            <w:pPr>
              <w:pStyle w:val="GOSTTablenorm"/>
              <w:rPr>
                <w:szCs w:val="22"/>
                <w:lang w:val="en-US"/>
              </w:rPr>
            </w:pPr>
            <w:r w:rsidRPr="00F57C30">
              <w:rPr>
                <w:szCs w:val="22"/>
                <w:lang w:val="en-US"/>
              </w:rPr>
              <w:t xml:space="preserve"> «1» (</w:t>
            </w:r>
            <w:r w:rsidRPr="00F57C30">
              <w:rPr>
                <w:szCs w:val="22"/>
              </w:rPr>
              <w:t>доходы</w:t>
            </w:r>
            <w:r w:rsidRPr="00F57C30">
              <w:rPr>
                <w:szCs w:val="22"/>
                <w:lang w:val="en-US"/>
              </w:rPr>
              <w:t>)</w:t>
            </w:r>
            <w:r w:rsidR="00215B3B" w:rsidRPr="00F57C30">
              <w:rPr>
                <w:szCs w:val="22"/>
                <w:lang w:val="en-US"/>
              </w:rPr>
              <w:t xml:space="preserve"> </w:t>
            </w:r>
            <w:r w:rsidR="00215B3B" w:rsidRPr="00F57C30">
              <w:rPr>
                <w:szCs w:val="22"/>
              </w:rPr>
              <w:t>и</w:t>
            </w:r>
            <w:r w:rsidR="00215B3B" w:rsidRPr="00F57C30">
              <w:rPr>
                <w:szCs w:val="22"/>
                <w:lang w:val="en-US"/>
              </w:rPr>
              <w:t xml:space="preserve"> </w:t>
            </w:r>
            <w:r w:rsidR="00215B3B" w:rsidRPr="00F57C30">
              <w:rPr>
                <w:szCs w:val="22"/>
              </w:rPr>
              <w:t>НЕ</w:t>
            </w:r>
            <w:r w:rsidR="00215B3B" w:rsidRPr="00F57C30">
              <w:rPr>
                <w:szCs w:val="22"/>
                <w:lang w:val="en-US"/>
              </w:rPr>
              <w:t xml:space="preserve"> </w:t>
            </w:r>
            <w:r w:rsidR="00215B3B" w:rsidRPr="00F57C30">
              <w:rPr>
                <w:szCs w:val="22"/>
              </w:rPr>
              <w:t>заполнен</w:t>
            </w:r>
            <w:r w:rsidR="00215B3B" w:rsidRPr="00F57C30">
              <w:rPr>
                <w:szCs w:val="22"/>
                <w:lang w:val="en-US"/>
              </w:rPr>
              <w:t xml:space="preserve"> </w:t>
            </w:r>
            <w:r w:rsidR="00215B3B" w:rsidRPr="00F57C30">
              <w:rPr>
                <w:szCs w:val="22"/>
              </w:rPr>
              <w:t>тег</w:t>
            </w:r>
            <w:r w:rsidR="00215B3B" w:rsidRPr="00F57C30">
              <w:rPr>
                <w:szCs w:val="22"/>
                <w:lang w:val="en-US"/>
              </w:rPr>
              <w:t xml:space="preserve"> </w:t>
            </w:r>
            <w:r w:rsidR="00215B3B" w:rsidRPr="00F57C30">
              <w:rPr>
                <w:lang w:val="en-US"/>
              </w:rPr>
              <w:t>FS_DECRYPT_ORDER_D91_LIST:CodeObjectRecipDZ</w:t>
            </w:r>
            <w:r w:rsidR="00D156B6" w:rsidRPr="00F57C30">
              <w:rPr>
                <w:szCs w:val="22"/>
                <w:lang w:val="en-US"/>
              </w:rPr>
              <w:t>.</w:t>
            </w:r>
            <w:r w:rsidRPr="00F57C30">
              <w:rPr>
                <w:szCs w:val="22"/>
                <w:lang w:val="en-US"/>
              </w:rPr>
              <w:t xml:space="preserve">  </w:t>
            </w:r>
          </w:p>
          <w:p w14:paraId="21105EA5" w14:textId="46E675DD" w:rsidR="00D36900" w:rsidRPr="00F57C30" w:rsidRDefault="00D36900" w:rsidP="00D36900">
            <w:pPr>
              <w:pStyle w:val="GOSTTablenorm"/>
              <w:rPr>
                <w:szCs w:val="22"/>
              </w:rPr>
            </w:pPr>
            <w:r w:rsidRPr="00F57C30">
              <w:rPr>
                <w:szCs w:val="22"/>
              </w:rPr>
              <w:t xml:space="preserve">Заполняется значением тега </w:t>
            </w:r>
            <w:r w:rsidRPr="00F57C30">
              <w:rPr>
                <w:lang w:val="en-US"/>
              </w:rPr>
              <w:t>FS</w:t>
            </w:r>
            <w:r w:rsidRPr="00F57C30">
              <w:t>_</w:t>
            </w:r>
            <w:r w:rsidRPr="00F57C30">
              <w:rPr>
                <w:lang w:val="en-US"/>
              </w:rPr>
              <w:t>DECRYPT</w:t>
            </w:r>
            <w:r w:rsidRPr="00F57C30">
              <w:t>_</w:t>
            </w:r>
            <w:r w:rsidRPr="00F57C30">
              <w:rPr>
                <w:lang w:val="en-US"/>
              </w:rPr>
              <w:t>ORDER</w:t>
            </w:r>
            <w:r w:rsidRPr="00F57C30">
              <w:t>_</w:t>
            </w:r>
            <w:r w:rsidRPr="00F57C30">
              <w:rPr>
                <w:lang w:val="en-US"/>
              </w:rPr>
              <w:t>D</w:t>
            </w:r>
            <w:r w:rsidRPr="00F57C30">
              <w:t>91_</w:t>
            </w:r>
            <w:r w:rsidRPr="00F57C30">
              <w:rPr>
                <w:lang w:val="en-US"/>
              </w:rPr>
              <w:t>LIST</w:t>
            </w:r>
            <w:r w:rsidRPr="00F57C30">
              <w:t>:</w:t>
            </w:r>
            <w:r w:rsidRPr="00F57C30">
              <w:rPr>
                <w:lang w:val="en-US"/>
              </w:rPr>
              <w:t>CodeObjectRecipDZ</w:t>
            </w:r>
            <w:r w:rsidRPr="00F57C30">
              <w:rPr>
                <w:szCs w:val="22"/>
              </w:rPr>
              <w:t>, если данный тег заполнен.</w:t>
            </w:r>
          </w:p>
          <w:p w14:paraId="6D16F800" w14:textId="25AE2CBE" w:rsidR="00B443BB" w:rsidRPr="00F57C30" w:rsidRDefault="00D156B6" w:rsidP="00D156B6">
            <w:pPr>
              <w:pStyle w:val="GOSTTablenorm"/>
              <w:rPr>
                <w:szCs w:val="22"/>
              </w:rPr>
            </w:pPr>
            <w:r w:rsidRPr="00F57C30">
              <w:rPr>
                <w:szCs w:val="22"/>
              </w:rPr>
              <w:t xml:space="preserve">Заполняется значением тега </w:t>
            </w:r>
            <w:r w:rsidRPr="00F57C30">
              <w:rPr>
                <w:lang w:val="en-US"/>
              </w:rPr>
              <w:t>FS</w:t>
            </w:r>
            <w:r w:rsidRPr="00F57C30">
              <w:t>_</w:t>
            </w:r>
            <w:r w:rsidRPr="00F57C30">
              <w:rPr>
                <w:lang w:val="en-US"/>
              </w:rPr>
              <w:t>DECRYPT</w:t>
            </w:r>
            <w:r w:rsidRPr="00F57C30">
              <w:t>_</w:t>
            </w:r>
            <w:r w:rsidRPr="00F57C30">
              <w:rPr>
                <w:lang w:val="en-US"/>
              </w:rPr>
              <w:t>ORDER</w:t>
            </w:r>
            <w:r w:rsidRPr="00F57C30">
              <w:t>_</w:t>
            </w:r>
            <w:r w:rsidRPr="00F57C30">
              <w:rPr>
                <w:lang w:val="en-US"/>
              </w:rPr>
              <w:t>D</w:t>
            </w:r>
            <w:r w:rsidRPr="00F57C30">
              <w:t>91_</w:t>
            </w:r>
            <w:r w:rsidRPr="00F57C30">
              <w:rPr>
                <w:lang w:val="en-US"/>
              </w:rPr>
              <w:t>LIST</w:t>
            </w:r>
            <w:r w:rsidRPr="00F57C30">
              <w:t>:</w:t>
            </w:r>
            <w:r w:rsidRPr="00F57C30">
              <w:rPr>
                <w:lang w:val="en-US"/>
              </w:rPr>
              <w:t>DetCodeObjectRecipient</w:t>
            </w:r>
            <w:r w:rsidRPr="00F57C30">
              <w:rPr>
                <w:szCs w:val="22"/>
              </w:rPr>
              <w:t xml:space="preserve"> , если в теге </w:t>
            </w:r>
            <w:r w:rsidRPr="00F57C30">
              <w:rPr>
                <w:lang w:val="en-US"/>
              </w:rPr>
              <w:t>FS</w:t>
            </w:r>
            <w:r w:rsidRPr="00F57C30">
              <w:t>_</w:t>
            </w:r>
            <w:r w:rsidRPr="00F57C30">
              <w:rPr>
                <w:lang w:val="en-US"/>
              </w:rPr>
              <w:t>DECRYPT</w:t>
            </w:r>
            <w:r w:rsidRPr="00F57C30">
              <w:t>_</w:t>
            </w:r>
            <w:r w:rsidRPr="00F57C30">
              <w:rPr>
                <w:lang w:val="en-US"/>
              </w:rPr>
              <w:t>ORDER</w:t>
            </w:r>
            <w:r w:rsidRPr="00F57C30">
              <w:t>_</w:t>
            </w:r>
            <w:r w:rsidRPr="00F57C30">
              <w:rPr>
                <w:lang w:val="en-US"/>
              </w:rPr>
              <w:t>D</w:t>
            </w:r>
            <w:r w:rsidRPr="00F57C30">
              <w:t>91_</w:t>
            </w:r>
            <w:r w:rsidRPr="00F57C30">
              <w:rPr>
                <w:lang w:val="en-US"/>
              </w:rPr>
              <w:t>LIST</w:t>
            </w:r>
            <w:r w:rsidRPr="00F57C30">
              <w:t>:</w:t>
            </w:r>
            <w:r w:rsidRPr="00F57C30">
              <w:rPr>
                <w:lang w:val="en-US"/>
              </w:rPr>
              <w:t>TYPECODEOBJECTRECIPIENT</w:t>
            </w:r>
            <w:r w:rsidRPr="00F57C30">
              <w:rPr>
                <w:szCs w:val="22"/>
              </w:rPr>
              <w:t xml:space="preserve"> </w:t>
            </w:r>
            <w:r w:rsidRPr="00F57C30">
              <w:t>указано значение</w:t>
            </w:r>
            <w:r w:rsidRPr="00F57C30">
              <w:rPr>
                <w:szCs w:val="22"/>
              </w:rPr>
              <w:t xml:space="preserve"> </w:t>
            </w:r>
            <w:r w:rsidR="00B443BB" w:rsidRPr="00F57C30">
              <w:rPr>
                <w:szCs w:val="22"/>
              </w:rPr>
              <w:t>«2» (расходы)</w:t>
            </w:r>
            <w:r w:rsidR="00215B3B" w:rsidRPr="00F57C30">
              <w:rPr>
                <w:szCs w:val="22"/>
              </w:rPr>
              <w:t xml:space="preserve"> И НЕ заполнен тег </w:t>
            </w:r>
            <w:r w:rsidR="00215B3B" w:rsidRPr="00F57C30">
              <w:rPr>
                <w:lang w:val="en-US"/>
              </w:rPr>
              <w:t>FS</w:t>
            </w:r>
            <w:r w:rsidR="00215B3B" w:rsidRPr="00F57C30">
              <w:t>_</w:t>
            </w:r>
            <w:r w:rsidR="00215B3B" w:rsidRPr="00F57C30">
              <w:rPr>
                <w:lang w:val="en-US"/>
              </w:rPr>
              <w:t>DECRYPT</w:t>
            </w:r>
            <w:r w:rsidR="00215B3B" w:rsidRPr="00F57C30">
              <w:t>_</w:t>
            </w:r>
            <w:r w:rsidR="00215B3B" w:rsidRPr="00F57C30">
              <w:rPr>
                <w:lang w:val="en-US"/>
              </w:rPr>
              <w:t>ORDER</w:t>
            </w:r>
            <w:r w:rsidR="00215B3B" w:rsidRPr="00F57C30">
              <w:t>_</w:t>
            </w:r>
            <w:r w:rsidR="00215B3B" w:rsidRPr="00F57C30">
              <w:rPr>
                <w:lang w:val="en-US"/>
              </w:rPr>
              <w:t>D</w:t>
            </w:r>
            <w:r w:rsidR="00215B3B" w:rsidRPr="00F57C30">
              <w:t>91_</w:t>
            </w:r>
            <w:r w:rsidR="00215B3B" w:rsidRPr="00F57C30">
              <w:rPr>
                <w:lang w:val="en-US"/>
              </w:rPr>
              <w:t>LIST</w:t>
            </w:r>
            <w:r w:rsidR="00215B3B" w:rsidRPr="00F57C30">
              <w:t>:</w:t>
            </w:r>
            <w:r w:rsidR="00215B3B" w:rsidRPr="00F57C30">
              <w:rPr>
                <w:lang w:val="en-US"/>
              </w:rPr>
              <w:t>CodeObjectRecipDZ</w:t>
            </w:r>
            <w:r w:rsidR="00B443BB" w:rsidRPr="00F57C30">
              <w:rPr>
                <w:szCs w:val="22"/>
              </w:rPr>
              <w:t xml:space="preserve"> </w:t>
            </w:r>
            <w:r w:rsidR="00884DCD" w:rsidRPr="00F57C30">
              <w:rPr>
                <w:szCs w:val="22"/>
              </w:rPr>
              <w:t xml:space="preserve">ИЛИ </w:t>
            </w:r>
            <w:r w:rsidR="00884DCD" w:rsidRPr="00F57C30">
              <w:t xml:space="preserve">в </w:t>
            </w:r>
            <w:r w:rsidR="00884DCD" w:rsidRPr="00F57C30">
              <w:rPr>
                <w:color w:val="000000" w:themeColor="text1"/>
              </w:rPr>
              <w:t xml:space="preserve">теге </w:t>
            </w:r>
            <w:r w:rsidR="00884DCD" w:rsidRPr="00F57C30">
              <w:rPr>
                <w:color w:val="000000" w:themeColor="text1"/>
                <w:lang w:val="en-US"/>
              </w:rPr>
              <w:t>R</w:t>
            </w:r>
            <w:r w:rsidR="00884DCD" w:rsidRPr="00F57C30">
              <w:rPr>
                <w:color w:val="000000" w:themeColor="text1"/>
              </w:rPr>
              <w:t>_</w:t>
            </w:r>
            <w:r w:rsidR="00884DCD" w:rsidRPr="00F57C30">
              <w:rPr>
                <w:color w:val="000000" w:themeColor="text1"/>
                <w:lang w:val="en-US"/>
              </w:rPr>
              <w:t>PersonalAcc</w:t>
            </w:r>
            <w:r w:rsidR="00884DCD" w:rsidRPr="00F57C30">
              <w:rPr>
                <w:color w:val="000000" w:themeColor="text1"/>
              </w:rPr>
              <w:t xml:space="preserve"> </w:t>
            </w:r>
            <w:r w:rsidR="00884DCD" w:rsidRPr="00F57C30">
              <w:t xml:space="preserve">значение первых двух символов = </w:t>
            </w:r>
            <w:commentRangeStart w:id="6023"/>
            <w:r w:rsidR="00884DCD" w:rsidRPr="00F57C30">
              <w:t>41</w:t>
            </w:r>
            <w:commentRangeEnd w:id="6023"/>
            <w:r w:rsidR="00884DCD" w:rsidRPr="00F57C30">
              <w:rPr>
                <w:rStyle w:val="afff4"/>
              </w:rPr>
              <w:commentReference w:id="6023"/>
            </w:r>
          </w:p>
        </w:tc>
      </w:tr>
      <w:tr w:rsidR="008E7C58" w:rsidRPr="008E7C58" w14:paraId="7AD411D4" w14:textId="77777777" w:rsidTr="00046437">
        <w:tc>
          <w:tcPr>
            <w:tcW w:w="1109" w:type="pct"/>
          </w:tcPr>
          <w:p w14:paraId="0492CBAC" w14:textId="37E82C7E" w:rsidR="008E7C58" w:rsidRPr="008E7C58" w:rsidRDefault="008E7C58" w:rsidP="008E7C58">
            <w:pPr>
              <w:pStyle w:val="GOSTTablenorm"/>
            </w:pPr>
            <w:r w:rsidRPr="008E7C58">
              <w:t>Код_цели_получателя_контр</w:t>
            </w:r>
          </w:p>
        </w:tc>
        <w:tc>
          <w:tcPr>
            <w:tcW w:w="284" w:type="pct"/>
          </w:tcPr>
          <w:p w14:paraId="0E9C28C7" w14:textId="7B244651" w:rsidR="008E7C58" w:rsidRPr="008E7C58" w:rsidRDefault="008E7C58" w:rsidP="008E7C58">
            <w:pPr>
              <w:pStyle w:val="GOSTTablenorm"/>
            </w:pPr>
            <w:r w:rsidRPr="008E7C58">
              <w:t>нет</w:t>
            </w:r>
          </w:p>
        </w:tc>
        <w:tc>
          <w:tcPr>
            <w:tcW w:w="1109" w:type="pct"/>
          </w:tcPr>
          <w:p w14:paraId="17D522FA" w14:textId="5124D7C7" w:rsidR="008E7C58" w:rsidRPr="008E7C58" w:rsidRDefault="008E7C58" w:rsidP="00736F39">
            <w:pPr>
              <w:pStyle w:val="GOSTTablenorm"/>
            </w:pPr>
            <w:r w:rsidRPr="008E7C58">
              <w:t xml:space="preserve">Код субсидии/цели по л/с с кодом 41 </w:t>
            </w:r>
            <w:r w:rsidR="00736F39">
              <w:t>получателя</w:t>
            </w:r>
            <w:r w:rsidR="00736F39" w:rsidRPr="008E7C58">
              <w:t xml:space="preserve"> </w:t>
            </w:r>
            <w:r w:rsidRPr="008E7C58">
              <w:t>(для контроля) (по строке документа)</w:t>
            </w:r>
          </w:p>
        </w:tc>
        <w:tc>
          <w:tcPr>
            <w:tcW w:w="1128" w:type="pct"/>
          </w:tcPr>
          <w:p w14:paraId="66AB8BA3" w14:textId="540FF317" w:rsidR="008E7C58" w:rsidRPr="00D156B6" w:rsidRDefault="008E7C58" w:rsidP="008E7C58">
            <w:pPr>
              <w:pStyle w:val="GOSTTablenorm"/>
              <w:rPr>
                <w:lang w:val="en-US"/>
              </w:rPr>
            </w:pPr>
            <w:r w:rsidRPr="00D156B6">
              <w:rPr>
                <w:lang w:val="en-US"/>
              </w:rPr>
              <w:t>FS_DECRYPT_ORDER_D91_LIST:CodeCS_Recip</w:t>
            </w:r>
          </w:p>
        </w:tc>
        <w:tc>
          <w:tcPr>
            <w:tcW w:w="1370" w:type="pct"/>
          </w:tcPr>
          <w:p w14:paraId="5E18DC9B" w14:textId="76A96D9B" w:rsidR="008E7C58" w:rsidRPr="008E7C58" w:rsidRDefault="008E7C58" w:rsidP="008E7C58">
            <w:pPr>
              <w:pStyle w:val="GOSTTablenorm"/>
            </w:pPr>
            <w:r w:rsidRPr="008E7C58">
              <w:t>-</w:t>
            </w:r>
          </w:p>
        </w:tc>
      </w:tr>
      <w:tr w:rsidR="00B443BB" w:rsidRPr="00B16207" w14:paraId="1553A671" w14:textId="77777777" w:rsidTr="00046437">
        <w:tc>
          <w:tcPr>
            <w:tcW w:w="1109" w:type="pct"/>
          </w:tcPr>
          <w:p w14:paraId="6DDE9F1B" w14:textId="41667819" w:rsidR="00B443BB" w:rsidRPr="008E7C58" w:rsidRDefault="00B443BB" w:rsidP="00B443BB">
            <w:pPr>
              <w:pStyle w:val="GOSTTablenorm"/>
              <w:rPr>
                <w:szCs w:val="22"/>
              </w:rPr>
            </w:pPr>
            <w:r w:rsidRPr="008E7C58">
              <w:rPr>
                <w:szCs w:val="22"/>
              </w:rPr>
              <w:t>Код_цели_плательщика</w:t>
            </w:r>
          </w:p>
        </w:tc>
        <w:tc>
          <w:tcPr>
            <w:tcW w:w="284" w:type="pct"/>
          </w:tcPr>
          <w:p w14:paraId="108AB90F" w14:textId="2576B294" w:rsidR="00B443BB" w:rsidRPr="008E7C58" w:rsidDel="00B16207" w:rsidRDefault="00B443BB" w:rsidP="00B443BB">
            <w:pPr>
              <w:pStyle w:val="GOSTTablenorm"/>
              <w:rPr>
                <w:szCs w:val="22"/>
              </w:rPr>
            </w:pPr>
            <w:r w:rsidRPr="008E7C58">
              <w:rPr>
                <w:szCs w:val="22"/>
              </w:rPr>
              <w:t>да</w:t>
            </w:r>
          </w:p>
        </w:tc>
        <w:tc>
          <w:tcPr>
            <w:tcW w:w="1109" w:type="pct"/>
          </w:tcPr>
          <w:p w14:paraId="34EA3DCE" w14:textId="03289836" w:rsidR="00B443BB" w:rsidRPr="008E7C58" w:rsidRDefault="00B443BB" w:rsidP="00B443BB">
            <w:pPr>
              <w:pStyle w:val="GOSTTablenorm"/>
              <w:rPr>
                <w:szCs w:val="22"/>
              </w:rPr>
            </w:pPr>
            <w:r w:rsidRPr="008E7C58">
              <w:rPr>
                <w:szCs w:val="22"/>
              </w:rPr>
              <w:t xml:space="preserve">Код субсидии/цели по л/с с кодом 41 плательщика </w:t>
            </w:r>
            <w:r w:rsidRPr="008E7C58">
              <w:t>(по строке документа)</w:t>
            </w:r>
          </w:p>
        </w:tc>
        <w:tc>
          <w:tcPr>
            <w:tcW w:w="1128" w:type="pct"/>
          </w:tcPr>
          <w:p w14:paraId="1951DB02" w14:textId="72EED4FF" w:rsidR="00B443BB" w:rsidRPr="008E7C58" w:rsidRDefault="00B443BB" w:rsidP="00B443BB">
            <w:pPr>
              <w:pStyle w:val="GOSTTablenorm"/>
              <w:rPr>
                <w:lang w:val="en-US"/>
              </w:rPr>
            </w:pPr>
            <w:r w:rsidRPr="008E7C58">
              <w:rPr>
                <w:lang w:val="en-US"/>
              </w:rPr>
              <w:t>FS_DECRYPT_ORDER_D91_LIST:AnalyticCodePay</w:t>
            </w:r>
          </w:p>
        </w:tc>
        <w:tc>
          <w:tcPr>
            <w:tcW w:w="1370" w:type="pct"/>
          </w:tcPr>
          <w:p w14:paraId="744BA707" w14:textId="4EC227F9" w:rsidR="00B443BB" w:rsidRPr="008E7C58" w:rsidRDefault="00B443BB" w:rsidP="00175186">
            <w:pPr>
              <w:pStyle w:val="GOSTTablenorm"/>
              <w:rPr>
                <w:szCs w:val="22"/>
              </w:rPr>
            </w:pPr>
            <w:r w:rsidRPr="008E7C58">
              <w:t xml:space="preserve">Заполняется значением из тега </w:t>
            </w:r>
            <w:r w:rsidRPr="008E7C58">
              <w:rPr>
                <w:lang w:val="en-US"/>
              </w:rPr>
              <w:t>FS</w:t>
            </w:r>
            <w:r w:rsidRPr="008E7C58">
              <w:t>_</w:t>
            </w:r>
            <w:r w:rsidRPr="008E7C58">
              <w:rPr>
                <w:lang w:val="en-US"/>
              </w:rPr>
              <w:t>DECRYPT</w:t>
            </w:r>
            <w:r w:rsidRPr="008E7C58">
              <w:t>_</w:t>
            </w:r>
            <w:r w:rsidRPr="008E7C58">
              <w:rPr>
                <w:lang w:val="en-US"/>
              </w:rPr>
              <w:t>ORDER</w:t>
            </w:r>
            <w:r w:rsidRPr="008E7C58">
              <w:t>_</w:t>
            </w:r>
            <w:r w:rsidRPr="008E7C58">
              <w:rPr>
                <w:lang w:val="en-US"/>
              </w:rPr>
              <w:t>D</w:t>
            </w:r>
            <w:r w:rsidRPr="008E7C58">
              <w:t>91_</w:t>
            </w:r>
            <w:r w:rsidRPr="008E7C58">
              <w:rPr>
                <w:lang w:val="en-US"/>
              </w:rPr>
              <w:t>LIST</w:t>
            </w:r>
            <w:r w:rsidRPr="008E7C58">
              <w:t>:</w:t>
            </w:r>
            <w:r w:rsidRPr="008E7C58">
              <w:rPr>
                <w:lang w:val="en-US"/>
              </w:rPr>
              <w:t>AnalyticCodePay</w:t>
            </w:r>
            <w:r w:rsidR="00175186">
              <w:t xml:space="preserve"> </w:t>
            </w:r>
            <w:r w:rsidRPr="008E7C58">
              <w:t>(при наличии), если в теге P_PersonalAcc значение первых двух символов = 41</w:t>
            </w:r>
          </w:p>
        </w:tc>
      </w:tr>
      <w:tr w:rsidR="00B443BB" w:rsidRPr="00C92C62" w14:paraId="7B428873" w14:textId="77777777" w:rsidTr="00FD2DBC">
        <w:tc>
          <w:tcPr>
            <w:tcW w:w="1109" w:type="pct"/>
          </w:tcPr>
          <w:p w14:paraId="5CA7E5EB" w14:textId="40AFF91D" w:rsidR="00B443BB" w:rsidRPr="008E7C58" w:rsidRDefault="00B443BB" w:rsidP="00B443BB">
            <w:pPr>
              <w:pStyle w:val="GOSTTablenorm"/>
              <w:rPr>
                <w:szCs w:val="22"/>
              </w:rPr>
            </w:pPr>
            <w:r w:rsidRPr="008E7C58">
              <w:rPr>
                <w:szCs w:val="22"/>
              </w:rPr>
              <w:t>Код_цели_получателя</w:t>
            </w:r>
          </w:p>
        </w:tc>
        <w:tc>
          <w:tcPr>
            <w:tcW w:w="284" w:type="pct"/>
          </w:tcPr>
          <w:p w14:paraId="302C401D" w14:textId="09D6760A" w:rsidR="00B443BB" w:rsidRPr="008E7C58" w:rsidRDefault="00B443BB" w:rsidP="00B443BB">
            <w:pPr>
              <w:pStyle w:val="GOSTTablenorm"/>
              <w:rPr>
                <w:szCs w:val="22"/>
              </w:rPr>
            </w:pPr>
            <w:r w:rsidRPr="008E7C58">
              <w:rPr>
                <w:szCs w:val="22"/>
              </w:rPr>
              <w:t>да</w:t>
            </w:r>
          </w:p>
        </w:tc>
        <w:tc>
          <w:tcPr>
            <w:tcW w:w="1109" w:type="pct"/>
          </w:tcPr>
          <w:p w14:paraId="2CA466E9" w14:textId="495BEFA2" w:rsidR="00B443BB" w:rsidRPr="008E7C58" w:rsidRDefault="00B443BB" w:rsidP="00B443BB">
            <w:pPr>
              <w:pStyle w:val="GOSTTablenorm"/>
              <w:rPr>
                <w:szCs w:val="22"/>
              </w:rPr>
            </w:pPr>
            <w:r w:rsidRPr="008E7C58">
              <w:rPr>
                <w:szCs w:val="22"/>
              </w:rPr>
              <w:t xml:space="preserve">Код субсидии/цели по л/с с кодом 41 получателя </w:t>
            </w:r>
            <w:r w:rsidRPr="008E7C58">
              <w:t>(по строке документа)</w:t>
            </w:r>
          </w:p>
        </w:tc>
        <w:tc>
          <w:tcPr>
            <w:tcW w:w="1128" w:type="pct"/>
          </w:tcPr>
          <w:p w14:paraId="3A0CD256" w14:textId="599A9500" w:rsidR="00B443BB" w:rsidRPr="008E7C58" w:rsidRDefault="00B443BB" w:rsidP="00B443BB">
            <w:pPr>
              <w:pStyle w:val="GOSTTablenorm"/>
              <w:rPr>
                <w:szCs w:val="22"/>
                <w:lang w:val="en-US"/>
              </w:rPr>
            </w:pPr>
            <w:r w:rsidRPr="008E7C58">
              <w:rPr>
                <w:lang w:val="en-US"/>
              </w:rPr>
              <w:t>FS_DECRYPT_ORDER_D91_LIST:AnalyticCodeRec</w:t>
            </w:r>
          </w:p>
        </w:tc>
        <w:tc>
          <w:tcPr>
            <w:tcW w:w="1370" w:type="pct"/>
          </w:tcPr>
          <w:p w14:paraId="18EDF0FB" w14:textId="6962A29B" w:rsidR="00B443BB" w:rsidRPr="008E7C58" w:rsidRDefault="00B443BB" w:rsidP="00B443BB">
            <w:pPr>
              <w:pStyle w:val="GOSTTablenorm"/>
            </w:pPr>
            <w:r w:rsidRPr="008E7C58">
              <w:t xml:space="preserve">Заполняется значением из тега </w:t>
            </w:r>
            <w:r w:rsidRPr="008E7C58">
              <w:rPr>
                <w:lang w:val="en-US"/>
              </w:rPr>
              <w:t>FS</w:t>
            </w:r>
            <w:r w:rsidRPr="008E7C58">
              <w:t>_</w:t>
            </w:r>
            <w:r w:rsidRPr="008E7C58">
              <w:rPr>
                <w:lang w:val="en-US"/>
              </w:rPr>
              <w:t>DECRYPT</w:t>
            </w:r>
            <w:r w:rsidRPr="008E7C58">
              <w:t>_</w:t>
            </w:r>
            <w:r w:rsidRPr="008E7C58">
              <w:rPr>
                <w:lang w:val="en-US"/>
              </w:rPr>
              <w:t>ORDER</w:t>
            </w:r>
            <w:r w:rsidRPr="008E7C58">
              <w:t>_</w:t>
            </w:r>
            <w:r w:rsidRPr="008E7C58">
              <w:rPr>
                <w:lang w:val="en-US"/>
              </w:rPr>
              <w:t>D</w:t>
            </w:r>
            <w:r w:rsidRPr="008E7C58">
              <w:t>91_</w:t>
            </w:r>
            <w:r w:rsidRPr="008E7C58">
              <w:rPr>
                <w:lang w:val="en-US"/>
              </w:rPr>
              <w:t>LIST</w:t>
            </w:r>
            <w:r w:rsidRPr="008E7C58">
              <w:t>:</w:t>
            </w:r>
            <w:r w:rsidRPr="008E7C58">
              <w:rPr>
                <w:lang w:val="en-US"/>
              </w:rPr>
              <w:t>AnalyticCodeRec</w:t>
            </w:r>
            <w:r w:rsidRPr="008E7C58">
              <w:t xml:space="preserve"> (при наличии), если в теге </w:t>
            </w:r>
            <w:r w:rsidRPr="008E7C58">
              <w:rPr>
                <w:lang w:val="en-US"/>
              </w:rPr>
              <w:t>R</w:t>
            </w:r>
            <w:r w:rsidRPr="008E7C58">
              <w:t>_PersonalAcc значение первых двух символов = 41</w:t>
            </w:r>
          </w:p>
        </w:tc>
      </w:tr>
      <w:tr w:rsidR="00B443BB" w:rsidRPr="00696FCB" w14:paraId="1A9B62B2" w14:textId="77777777" w:rsidTr="00FD2DBC">
        <w:trPr>
          <w:trHeight w:val="25"/>
        </w:trPr>
        <w:tc>
          <w:tcPr>
            <w:tcW w:w="1109" w:type="pct"/>
          </w:tcPr>
          <w:p w14:paraId="6EA6C0C0" w14:textId="017E4015" w:rsidR="00B443BB" w:rsidRPr="008606E0" w:rsidRDefault="00B443BB" w:rsidP="00B443BB">
            <w:pPr>
              <w:pStyle w:val="GOSTTablenorm"/>
              <w:rPr>
                <w:szCs w:val="22"/>
                <w:lang w:val="en-US"/>
              </w:rPr>
            </w:pPr>
            <w:r w:rsidRPr="00FD2DBC">
              <w:rPr>
                <w:szCs w:val="22"/>
              </w:rPr>
              <w:t>ОКС_КМИ</w:t>
            </w:r>
          </w:p>
        </w:tc>
        <w:tc>
          <w:tcPr>
            <w:tcW w:w="284" w:type="pct"/>
          </w:tcPr>
          <w:p w14:paraId="0E3D6BE1" w14:textId="636D277D" w:rsidR="00B443BB" w:rsidRPr="008606E0" w:rsidRDefault="00B443BB" w:rsidP="00B443BB">
            <w:pPr>
              <w:pStyle w:val="GOSTTablenorm"/>
              <w:rPr>
                <w:szCs w:val="22"/>
                <w:lang w:val="en-US"/>
              </w:rPr>
            </w:pPr>
            <w:r w:rsidRPr="00FD2DBC">
              <w:rPr>
                <w:szCs w:val="22"/>
              </w:rPr>
              <w:t>нет</w:t>
            </w:r>
          </w:p>
        </w:tc>
        <w:tc>
          <w:tcPr>
            <w:tcW w:w="1109" w:type="pct"/>
          </w:tcPr>
          <w:p w14:paraId="65606064" w14:textId="0431207A" w:rsidR="00B443BB" w:rsidRPr="00FD2DBC" w:rsidRDefault="00B443BB" w:rsidP="00B443BB">
            <w:pPr>
              <w:pStyle w:val="GOSTTablenorm"/>
              <w:rPr>
                <w:szCs w:val="22"/>
              </w:rPr>
            </w:pPr>
            <w:r w:rsidRPr="00FD2DBC">
              <w:t xml:space="preserve">Код </w:t>
            </w:r>
            <w:r w:rsidRPr="004B3278">
              <w:t xml:space="preserve">ОКС (КМИ) </w:t>
            </w:r>
            <w:r w:rsidR="001544E1" w:rsidRPr="004B3278">
              <w:t xml:space="preserve">плательщика </w:t>
            </w:r>
            <w:r w:rsidRPr="004B3278">
              <w:t>(по строке документа)</w:t>
            </w:r>
          </w:p>
        </w:tc>
        <w:tc>
          <w:tcPr>
            <w:tcW w:w="1128" w:type="pct"/>
          </w:tcPr>
          <w:p w14:paraId="3D5ECB5F" w14:textId="3DDE38FF" w:rsidR="00B443BB" w:rsidRPr="008606E0" w:rsidRDefault="00B443BB" w:rsidP="00B443BB">
            <w:pPr>
              <w:pStyle w:val="GOSTTablenorm"/>
              <w:rPr>
                <w:szCs w:val="22"/>
                <w:lang w:val="en-US"/>
              </w:rPr>
            </w:pPr>
            <w:r w:rsidRPr="00FD2DBC">
              <w:rPr>
                <w:lang w:val="en-US"/>
              </w:rPr>
              <w:t>FS_DECRYPT_ORDER_D91_LIST:CodeFAIP</w:t>
            </w:r>
          </w:p>
        </w:tc>
        <w:tc>
          <w:tcPr>
            <w:tcW w:w="1370" w:type="pct"/>
          </w:tcPr>
          <w:p w14:paraId="78ACDCB1" w14:textId="5481C225" w:rsidR="00B443BB" w:rsidRPr="008B2A2C" w:rsidRDefault="00B443BB" w:rsidP="00B443BB">
            <w:pPr>
              <w:pStyle w:val="GOSTTablenorm"/>
            </w:pPr>
            <w:r>
              <w:t>-</w:t>
            </w:r>
          </w:p>
        </w:tc>
      </w:tr>
      <w:tr w:rsidR="001544E1" w:rsidRPr="001544E1" w14:paraId="3FC6FFCC" w14:textId="77777777" w:rsidTr="00FD2DBC">
        <w:trPr>
          <w:trHeight w:val="25"/>
        </w:trPr>
        <w:tc>
          <w:tcPr>
            <w:tcW w:w="1109" w:type="pct"/>
          </w:tcPr>
          <w:p w14:paraId="661996A9" w14:textId="31C466A9" w:rsidR="001544E1" w:rsidRPr="004B3278" w:rsidRDefault="001544E1" w:rsidP="001544E1">
            <w:pPr>
              <w:pStyle w:val="GOSTTablenorm"/>
            </w:pPr>
            <w:r w:rsidRPr="004B3278">
              <w:t>ОКС_КМИ_получателя</w:t>
            </w:r>
          </w:p>
        </w:tc>
        <w:tc>
          <w:tcPr>
            <w:tcW w:w="284" w:type="pct"/>
          </w:tcPr>
          <w:p w14:paraId="7EB5CF6C" w14:textId="3AAAC5AB" w:rsidR="001544E1" w:rsidRPr="004B3278" w:rsidRDefault="001544E1" w:rsidP="001544E1">
            <w:pPr>
              <w:pStyle w:val="GOSTTablenorm"/>
            </w:pPr>
            <w:r w:rsidRPr="004B3278">
              <w:t>нет</w:t>
            </w:r>
          </w:p>
        </w:tc>
        <w:tc>
          <w:tcPr>
            <w:tcW w:w="1109" w:type="pct"/>
          </w:tcPr>
          <w:p w14:paraId="1FE35002" w14:textId="000C8F40" w:rsidR="001544E1" w:rsidRPr="004B3278" w:rsidRDefault="001544E1" w:rsidP="001544E1">
            <w:pPr>
              <w:pStyle w:val="GOSTTablenorm"/>
            </w:pPr>
            <w:r w:rsidRPr="004B3278">
              <w:t>Код ОКС (КМИ) получателя (по строке документа)</w:t>
            </w:r>
          </w:p>
        </w:tc>
        <w:tc>
          <w:tcPr>
            <w:tcW w:w="1128" w:type="pct"/>
          </w:tcPr>
          <w:p w14:paraId="6E81143F" w14:textId="3EE57897" w:rsidR="001544E1" w:rsidRPr="00AC42F3" w:rsidRDefault="001544E1" w:rsidP="001544E1">
            <w:pPr>
              <w:pStyle w:val="GOSTTablenorm"/>
              <w:rPr>
                <w:lang w:val="en-US"/>
              </w:rPr>
            </w:pPr>
            <w:r w:rsidRPr="00AC42F3">
              <w:rPr>
                <w:lang w:val="en-US"/>
              </w:rPr>
              <w:t>FS_DECRYPT_ORDER_D91_LIST:CodeFAIP_Recip</w:t>
            </w:r>
          </w:p>
        </w:tc>
        <w:tc>
          <w:tcPr>
            <w:tcW w:w="1370" w:type="pct"/>
          </w:tcPr>
          <w:p w14:paraId="68F2A594" w14:textId="0698897F" w:rsidR="001544E1" w:rsidRPr="00AC42F3" w:rsidRDefault="001544E1" w:rsidP="001544E1">
            <w:pPr>
              <w:pStyle w:val="GOSTTablenorm"/>
            </w:pPr>
            <w:r w:rsidRPr="00AC42F3">
              <w:t>-</w:t>
            </w:r>
          </w:p>
        </w:tc>
      </w:tr>
      <w:tr w:rsidR="00B443BB" w:rsidRPr="00B5606A" w14:paraId="150539A7" w14:textId="77777777" w:rsidTr="00B017F2">
        <w:tc>
          <w:tcPr>
            <w:tcW w:w="1109" w:type="pct"/>
          </w:tcPr>
          <w:p w14:paraId="34FC43BF" w14:textId="07BC1BA1" w:rsidR="00B443BB" w:rsidRDefault="00B443BB" w:rsidP="00B443BB">
            <w:pPr>
              <w:pStyle w:val="GOSTTablenorm"/>
              <w:rPr>
                <w:shd w:val="clear" w:color="auto" w:fill="FFFFFF"/>
              </w:rPr>
            </w:pPr>
            <w:r w:rsidRPr="0041658B">
              <w:t>Сумма_валюта_операции</w:t>
            </w:r>
          </w:p>
        </w:tc>
        <w:tc>
          <w:tcPr>
            <w:tcW w:w="284" w:type="pct"/>
          </w:tcPr>
          <w:p w14:paraId="4CBFBAA5" w14:textId="567C99AC" w:rsidR="00B443BB" w:rsidRDefault="00B443BB" w:rsidP="00B443BB">
            <w:pPr>
              <w:pStyle w:val="GOSTTablenorm"/>
              <w:rPr>
                <w:szCs w:val="22"/>
              </w:rPr>
            </w:pPr>
            <w:r w:rsidRPr="00E576D5">
              <w:t>да</w:t>
            </w:r>
          </w:p>
        </w:tc>
        <w:tc>
          <w:tcPr>
            <w:tcW w:w="1109" w:type="pct"/>
          </w:tcPr>
          <w:p w14:paraId="726837FC" w14:textId="35F2E620" w:rsidR="00B443BB" w:rsidRPr="00FD2DBC" w:rsidRDefault="00B443BB" w:rsidP="00B443BB">
            <w:pPr>
              <w:pStyle w:val="GOSTTablenorm"/>
            </w:pPr>
            <w:r w:rsidRPr="00FD2DBC">
              <w:t>Сумма в валюте документа (по строке документа)</w:t>
            </w:r>
          </w:p>
        </w:tc>
        <w:tc>
          <w:tcPr>
            <w:tcW w:w="1128" w:type="pct"/>
          </w:tcPr>
          <w:p w14:paraId="2338BBE7" w14:textId="327D5433" w:rsidR="00B443BB" w:rsidRPr="00FD2DBC" w:rsidRDefault="00B443BB" w:rsidP="00B443BB">
            <w:pPr>
              <w:pStyle w:val="GOSTTablenorm"/>
              <w:rPr>
                <w:lang w:val="en-US"/>
              </w:rPr>
            </w:pPr>
            <w:r w:rsidRPr="00FD2DBC">
              <w:rPr>
                <w:lang w:val="en-US"/>
              </w:rPr>
              <w:t>FS_DECRYPT_ORDER_D91_LIST:SumKBK</w:t>
            </w:r>
          </w:p>
        </w:tc>
        <w:tc>
          <w:tcPr>
            <w:tcW w:w="1370" w:type="pct"/>
          </w:tcPr>
          <w:p w14:paraId="528D6269" w14:textId="27DBB7FB" w:rsidR="00B443BB" w:rsidRPr="008606E0" w:rsidRDefault="00B443BB" w:rsidP="00B443BB">
            <w:pPr>
              <w:pStyle w:val="GOSTTablenorm"/>
            </w:pPr>
            <w:r w:rsidRPr="00FD2DBC">
              <w:t>Сумма передается в единицах валюты с точностью 2 знака после запятой - необходимо конвертировать в минимальные единицы валюты (для данного типа документов умножить на 100)</w:t>
            </w:r>
          </w:p>
        </w:tc>
      </w:tr>
      <w:tr w:rsidR="00B443BB" w:rsidRPr="00B5606A" w14:paraId="0DADB99C" w14:textId="77777777" w:rsidTr="00B017F2">
        <w:tc>
          <w:tcPr>
            <w:tcW w:w="1109" w:type="pct"/>
          </w:tcPr>
          <w:p w14:paraId="3C77F01A" w14:textId="2A7C69E6" w:rsidR="00B443BB" w:rsidRDefault="00B443BB" w:rsidP="00B443BB">
            <w:pPr>
              <w:pStyle w:val="GOSTTablenorm"/>
              <w:rPr>
                <w:shd w:val="clear" w:color="auto" w:fill="FFFFFF"/>
              </w:rPr>
            </w:pPr>
            <w:r w:rsidRPr="0041658B">
              <w:t>Сумма_валюта_учета_руб</w:t>
            </w:r>
          </w:p>
        </w:tc>
        <w:tc>
          <w:tcPr>
            <w:tcW w:w="284" w:type="pct"/>
          </w:tcPr>
          <w:p w14:paraId="6042DF66" w14:textId="01F75607" w:rsidR="00B443BB" w:rsidRDefault="00B443BB" w:rsidP="00B443BB">
            <w:pPr>
              <w:pStyle w:val="GOSTTablenorm"/>
              <w:rPr>
                <w:szCs w:val="22"/>
              </w:rPr>
            </w:pPr>
            <w:r w:rsidRPr="00E576D5">
              <w:t>да</w:t>
            </w:r>
          </w:p>
        </w:tc>
        <w:tc>
          <w:tcPr>
            <w:tcW w:w="1109" w:type="pct"/>
          </w:tcPr>
          <w:p w14:paraId="0081309D" w14:textId="1C3148DA" w:rsidR="00B443BB" w:rsidRDefault="00B443BB" w:rsidP="00B443BB">
            <w:pPr>
              <w:pStyle w:val="GOSTTablenorm"/>
            </w:pPr>
            <w:r w:rsidRPr="00E576D5">
              <w:t>Сумма в валюте учета (руб)</w:t>
            </w:r>
            <w:r>
              <w:t xml:space="preserve"> </w:t>
            </w:r>
            <w:r w:rsidRPr="00B9499D">
              <w:t>(по строке документа)</w:t>
            </w:r>
          </w:p>
        </w:tc>
        <w:tc>
          <w:tcPr>
            <w:tcW w:w="1128" w:type="pct"/>
          </w:tcPr>
          <w:p w14:paraId="7732A15E" w14:textId="30250940" w:rsidR="00B443BB" w:rsidRPr="00FE3378" w:rsidRDefault="00B443BB" w:rsidP="00B443BB">
            <w:pPr>
              <w:pStyle w:val="GOSTTablenorm"/>
              <w:rPr>
                <w:lang w:val="en-US"/>
              </w:rPr>
            </w:pPr>
            <w:r w:rsidRPr="00F77633">
              <w:rPr>
                <w:lang w:val="en-US"/>
              </w:rPr>
              <w:t>FS_DECRYPT_ORDER_D91_LIST:</w:t>
            </w:r>
            <w:r w:rsidRPr="00101DDB">
              <w:rPr>
                <w:lang w:val="en-US"/>
              </w:rPr>
              <w:t>SumKBK</w:t>
            </w:r>
          </w:p>
        </w:tc>
        <w:tc>
          <w:tcPr>
            <w:tcW w:w="1370" w:type="pct"/>
          </w:tcPr>
          <w:p w14:paraId="6C65850A" w14:textId="61C107CA" w:rsidR="00B443BB" w:rsidRPr="008606E0" w:rsidRDefault="00B443BB" w:rsidP="00B443BB">
            <w:pPr>
              <w:pStyle w:val="GOSTTablenorm"/>
              <w:rPr>
                <w:szCs w:val="22"/>
              </w:rPr>
            </w:pPr>
            <w:r>
              <w:t>Для</w:t>
            </w:r>
            <w:r w:rsidRPr="002A55EA">
              <w:t xml:space="preserve"> данн</w:t>
            </w:r>
            <w:r>
              <w:t>ого</w:t>
            </w:r>
            <w:r w:rsidRPr="002A55EA">
              <w:t xml:space="preserve"> тип</w:t>
            </w:r>
            <w:r>
              <w:t>а</w:t>
            </w:r>
            <w:r w:rsidRPr="002A55EA">
              <w:t xml:space="preserve"> документ</w:t>
            </w:r>
            <w:r>
              <w:t>ов</w:t>
            </w:r>
            <w:r w:rsidRPr="002A55EA">
              <w:t xml:space="preserve"> Сумма_валюта_учета_руб</w:t>
            </w:r>
            <w:r>
              <w:t> </w:t>
            </w:r>
            <w:r w:rsidRPr="0041658B">
              <w:t>= Сумма_валюта_операции</w:t>
            </w:r>
          </w:p>
        </w:tc>
      </w:tr>
    </w:tbl>
    <w:p w14:paraId="4AAFC3BF" w14:textId="7509C6EF" w:rsidR="0076339A" w:rsidRDefault="0076339A" w:rsidP="0076339A">
      <w:pPr>
        <w:pStyle w:val="GOSTNameTable"/>
      </w:pPr>
      <w:r>
        <w:fldChar w:fldCharType="begin"/>
      </w:r>
      <w:r>
        <w:instrText xml:space="preserve"> SEQ Таблица \* ARABIC </w:instrText>
      </w:r>
      <w:r>
        <w:fldChar w:fldCharType="separate"/>
      </w:r>
      <w:bookmarkStart w:id="6024" w:name="_Toc226564537"/>
      <w:r w:rsidR="00CE7795">
        <w:t>25</w:t>
      </w:r>
      <w:r>
        <w:fldChar w:fldCharType="end"/>
      </w:r>
      <w:r>
        <w:t xml:space="preserve"> - </w:t>
      </w:r>
      <w:r w:rsidRPr="00E108C0">
        <w:t xml:space="preserve">Перечень атрибутов, соответствующих типу документа </w:t>
      </w:r>
      <w:r w:rsidRPr="00420F5A">
        <w:t>«</w:t>
      </w:r>
      <w:r w:rsidRPr="00A92F23">
        <w:rPr>
          <w:szCs w:val="22"/>
        </w:rPr>
        <w:t>Бухгалтерская справка (ф.0504833)</w:t>
      </w:r>
      <w:r w:rsidR="00CA0790">
        <w:rPr>
          <w:szCs w:val="22"/>
        </w:rPr>
        <w:t>»</w:t>
      </w:r>
      <w:r w:rsidRPr="00A92F23">
        <w:rPr>
          <w:szCs w:val="22"/>
        </w:rPr>
        <w:t xml:space="preserve"> </w:t>
      </w:r>
      <w:r w:rsidR="008F6E7C">
        <w:rPr>
          <w:szCs w:val="22"/>
        </w:rPr>
        <w:t>TSE_NPS</w:t>
      </w:r>
      <w:r w:rsidR="008F6E7C">
        <w:t>_</w:t>
      </w:r>
      <w:r w:rsidR="008F6E7C" w:rsidRPr="00AD6EA2">
        <w:t>0504833</w:t>
      </w:r>
      <w:r w:rsidRPr="0076339A">
        <w:rPr>
          <w:szCs w:val="22"/>
        </w:rPr>
        <w:t xml:space="preserve"> </w:t>
      </w:r>
      <w:r>
        <w:rPr>
          <w:szCs w:val="22"/>
          <w:lang w:val="en-US"/>
        </w:rPr>
        <w:t>D</w:t>
      </w:r>
      <w:r w:rsidRPr="0076339A">
        <w:rPr>
          <w:szCs w:val="22"/>
        </w:rPr>
        <w:t>011</w:t>
      </w:r>
      <w:bookmarkEnd w:id="6024"/>
    </w:p>
    <w:tbl>
      <w:tblPr>
        <w:tblStyle w:val="GOSTTable"/>
        <w:tblW w:w="5016" w:type="pct"/>
        <w:tblLayout w:type="fixed"/>
        <w:tblLook w:val="07E0" w:firstRow="1" w:lastRow="1" w:firstColumn="1" w:lastColumn="1" w:noHBand="1" w:noVBand="1"/>
      </w:tblPr>
      <w:tblGrid>
        <w:gridCol w:w="3498"/>
        <w:gridCol w:w="891"/>
        <w:gridCol w:w="3505"/>
        <w:gridCol w:w="3599"/>
        <w:gridCol w:w="4251"/>
      </w:tblGrid>
      <w:tr w:rsidR="00E76B39" w14:paraId="35675808" w14:textId="77777777" w:rsidTr="001023C7">
        <w:trPr>
          <w:cnfStyle w:val="100000000000" w:firstRow="1" w:lastRow="0" w:firstColumn="0" w:lastColumn="0" w:oddVBand="0" w:evenVBand="0" w:oddHBand="0" w:evenHBand="0" w:firstRowFirstColumn="0" w:firstRowLastColumn="0" w:lastRowFirstColumn="0" w:lastRowLastColumn="0"/>
        </w:trPr>
        <w:tc>
          <w:tcPr>
            <w:tcW w:w="1111" w:type="pct"/>
            <w:hideMark/>
          </w:tcPr>
          <w:p w14:paraId="498301D7" w14:textId="77777777" w:rsidR="00E76B39" w:rsidRDefault="00E76B39" w:rsidP="00E76B39">
            <w:pPr>
              <w:pStyle w:val="GOSTTableHead"/>
            </w:pPr>
            <w:r>
              <w:t>Наименование атрибута</w:t>
            </w:r>
          </w:p>
        </w:tc>
        <w:tc>
          <w:tcPr>
            <w:tcW w:w="283" w:type="pct"/>
            <w:hideMark/>
          </w:tcPr>
          <w:p w14:paraId="41EA61AF" w14:textId="77777777" w:rsidR="00E76B39" w:rsidRDefault="00E76B39" w:rsidP="00E76B39">
            <w:pPr>
              <w:pStyle w:val="GOSTTableHead"/>
            </w:pPr>
            <w:r>
              <w:t>Вычисляемый атрибут</w:t>
            </w:r>
          </w:p>
        </w:tc>
        <w:tc>
          <w:tcPr>
            <w:tcW w:w="1113" w:type="pct"/>
            <w:hideMark/>
          </w:tcPr>
          <w:p w14:paraId="57B2427A" w14:textId="77777777" w:rsidR="00E76B39" w:rsidRDefault="00E76B39" w:rsidP="00E76B39">
            <w:pPr>
              <w:pStyle w:val="GOSTTableHead"/>
            </w:pPr>
            <w:r>
              <w:t>Описание атрибута</w:t>
            </w:r>
          </w:p>
        </w:tc>
        <w:tc>
          <w:tcPr>
            <w:tcW w:w="1143" w:type="pct"/>
            <w:hideMark/>
          </w:tcPr>
          <w:p w14:paraId="6CAD1C3B" w14:textId="77777777" w:rsidR="00E76B39" w:rsidRDefault="00E76B39" w:rsidP="00E76B39">
            <w:pPr>
              <w:pStyle w:val="GOSTTableHead"/>
            </w:pPr>
            <w:r>
              <w:t>Реквизит документа (наименование тега)</w:t>
            </w:r>
          </w:p>
        </w:tc>
        <w:tc>
          <w:tcPr>
            <w:tcW w:w="1350" w:type="pct"/>
            <w:hideMark/>
          </w:tcPr>
          <w:p w14:paraId="48210270" w14:textId="77777777" w:rsidR="00E76B39" w:rsidRDefault="00E76B39" w:rsidP="00E76B39">
            <w:pPr>
              <w:pStyle w:val="GOSTTableHead"/>
            </w:pPr>
            <w:r>
              <w:t>Алгоритм вычисления</w:t>
            </w:r>
          </w:p>
        </w:tc>
      </w:tr>
      <w:tr w:rsidR="00E76B39" w:rsidRPr="007F665C" w14:paraId="2B619809" w14:textId="77777777" w:rsidTr="001023C7">
        <w:tc>
          <w:tcPr>
            <w:tcW w:w="1111" w:type="pct"/>
            <w:tcBorders>
              <w:top w:val="single" w:sz="4" w:space="0" w:color="auto"/>
              <w:left w:val="single" w:sz="4" w:space="0" w:color="auto"/>
              <w:bottom w:val="single" w:sz="4" w:space="0" w:color="auto"/>
              <w:right w:val="single" w:sz="4" w:space="0" w:color="auto"/>
            </w:tcBorders>
            <w:hideMark/>
          </w:tcPr>
          <w:p w14:paraId="58A90079" w14:textId="77777777" w:rsidR="00E76B39" w:rsidRPr="007F665C" w:rsidRDefault="00E76B39" w:rsidP="00E76B39">
            <w:pPr>
              <w:pStyle w:val="GOSTTablenorm"/>
            </w:pPr>
            <w:r w:rsidRPr="007F665C">
              <w:t>Номер_документа*</w:t>
            </w:r>
          </w:p>
        </w:tc>
        <w:tc>
          <w:tcPr>
            <w:tcW w:w="283" w:type="pct"/>
            <w:tcBorders>
              <w:top w:val="single" w:sz="4" w:space="0" w:color="auto"/>
              <w:left w:val="single" w:sz="4" w:space="0" w:color="auto"/>
              <w:bottom w:val="single" w:sz="4" w:space="0" w:color="auto"/>
              <w:right w:val="single" w:sz="4" w:space="0" w:color="auto"/>
            </w:tcBorders>
            <w:hideMark/>
          </w:tcPr>
          <w:p w14:paraId="66840C6E" w14:textId="77777777" w:rsidR="00E76B39" w:rsidRPr="007F665C" w:rsidRDefault="00E76B39" w:rsidP="00E76B39">
            <w:pPr>
              <w:pStyle w:val="GOSTTablenorm"/>
            </w:pPr>
            <w:r w:rsidRPr="007F665C">
              <w:t>нет</w:t>
            </w:r>
          </w:p>
        </w:tc>
        <w:tc>
          <w:tcPr>
            <w:tcW w:w="1113" w:type="pct"/>
            <w:tcBorders>
              <w:top w:val="single" w:sz="4" w:space="0" w:color="auto"/>
              <w:left w:val="single" w:sz="4" w:space="0" w:color="auto"/>
              <w:bottom w:val="single" w:sz="4" w:space="0" w:color="auto"/>
              <w:right w:val="single" w:sz="4" w:space="0" w:color="auto"/>
            </w:tcBorders>
            <w:hideMark/>
          </w:tcPr>
          <w:p w14:paraId="72DDB611" w14:textId="77777777" w:rsidR="00E76B39" w:rsidRPr="007F665C" w:rsidRDefault="00E76B39" w:rsidP="00E76B39">
            <w:pPr>
              <w:pStyle w:val="GOSTTablenorm"/>
            </w:pPr>
            <w:r w:rsidRPr="007F665C">
              <w:t>Номер документа</w:t>
            </w:r>
          </w:p>
        </w:tc>
        <w:tc>
          <w:tcPr>
            <w:tcW w:w="1143" w:type="pct"/>
            <w:tcBorders>
              <w:top w:val="single" w:sz="4" w:space="0" w:color="auto"/>
              <w:left w:val="single" w:sz="4" w:space="0" w:color="auto"/>
              <w:bottom w:val="single" w:sz="4" w:space="0" w:color="auto"/>
              <w:right w:val="single" w:sz="4" w:space="0" w:color="auto"/>
            </w:tcBorders>
          </w:tcPr>
          <w:p w14:paraId="3E9EAFC6" w14:textId="44796B0E" w:rsidR="00E76B39" w:rsidRPr="007F665C" w:rsidRDefault="00E76B39" w:rsidP="00E76B39">
            <w:pPr>
              <w:pStyle w:val="GOSTTablenorm"/>
            </w:pPr>
            <w:r w:rsidRPr="00F14EA3">
              <w:t>TtlPrt_DcNmbr</w:t>
            </w:r>
          </w:p>
        </w:tc>
        <w:tc>
          <w:tcPr>
            <w:tcW w:w="1350" w:type="pct"/>
            <w:tcBorders>
              <w:top w:val="single" w:sz="4" w:space="0" w:color="auto"/>
              <w:left w:val="single" w:sz="4" w:space="0" w:color="auto"/>
              <w:bottom w:val="single" w:sz="4" w:space="0" w:color="auto"/>
              <w:right w:val="single" w:sz="4" w:space="0" w:color="auto"/>
            </w:tcBorders>
            <w:hideMark/>
          </w:tcPr>
          <w:p w14:paraId="68CA13AC" w14:textId="77777777" w:rsidR="00E76B39" w:rsidRPr="007F665C" w:rsidRDefault="00E76B39" w:rsidP="00E76B39">
            <w:pPr>
              <w:pStyle w:val="GOSTTablenorm"/>
            </w:pPr>
            <w:r w:rsidRPr="007F665C">
              <w:t>-</w:t>
            </w:r>
          </w:p>
        </w:tc>
      </w:tr>
      <w:tr w:rsidR="00E76B39" w:rsidRPr="007F665C" w14:paraId="4F7F11CB" w14:textId="77777777" w:rsidTr="001023C7">
        <w:tc>
          <w:tcPr>
            <w:tcW w:w="1111" w:type="pct"/>
            <w:tcBorders>
              <w:top w:val="single" w:sz="4" w:space="0" w:color="auto"/>
              <w:left w:val="single" w:sz="4" w:space="0" w:color="auto"/>
              <w:bottom w:val="single" w:sz="4" w:space="0" w:color="auto"/>
              <w:right w:val="single" w:sz="4" w:space="0" w:color="auto"/>
            </w:tcBorders>
            <w:hideMark/>
          </w:tcPr>
          <w:p w14:paraId="5A124FFC" w14:textId="51A45983" w:rsidR="00E76B39" w:rsidRPr="007F665C" w:rsidRDefault="00BA5ACB" w:rsidP="00E76B39">
            <w:pPr>
              <w:pStyle w:val="GOSTTablenorm"/>
            </w:pPr>
            <w:r>
              <w:t>Дата_</w:t>
            </w:r>
            <w:r w:rsidR="00E76B39" w:rsidRPr="007F665C">
              <w:t>документа*</w:t>
            </w:r>
          </w:p>
        </w:tc>
        <w:tc>
          <w:tcPr>
            <w:tcW w:w="283" w:type="pct"/>
            <w:tcBorders>
              <w:top w:val="single" w:sz="4" w:space="0" w:color="auto"/>
              <w:left w:val="single" w:sz="4" w:space="0" w:color="auto"/>
              <w:bottom w:val="single" w:sz="4" w:space="0" w:color="auto"/>
              <w:right w:val="single" w:sz="4" w:space="0" w:color="auto"/>
            </w:tcBorders>
            <w:hideMark/>
          </w:tcPr>
          <w:p w14:paraId="0B9351AA" w14:textId="77777777" w:rsidR="00E76B39" w:rsidRPr="007F665C" w:rsidRDefault="00E76B39" w:rsidP="00E76B39">
            <w:pPr>
              <w:pStyle w:val="GOSTTablenorm"/>
            </w:pPr>
            <w:r w:rsidRPr="007F665C">
              <w:t>нет</w:t>
            </w:r>
          </w:p>
        </w:tc>
        <w:tc>
          <w:tcPr>
            <w:tcW w:w="1113" w:type="pct"/>
            <w:tcBorders>
              <w:top w:val="single" w:sz="4" w:space="0" w:color="auto"/>
              <w:left w:val="single" w:sz="4" w:space="0" w:color="auto"/>
              <w:bottom w:val="single" w:sz="4" w:space="0" w:color="auto"/>
              <w:right w:val="single" w:sz="4" w:space="0" w:color="auto"/>
            </w:tcBorders>
            <w:hideMark/>
          </w:tcPr>
          <w:p w14:paraId="2DB09571" w14:textId="77777777" w:rsidR="00E76B39" w:rsidRPr="007F665C" w:rsidRDefault="00E76B39" w:rsidP="00E76B39">
            <w:pPr>
              <w:pStyle w:val="GOSTTablenorm"/>
            </w:pPr>
            <w:r w:rsidRPr="007F665C">
              <w:t>Дата документа</w:t>
            </w:r>
          </w:p>
        </w:tc>
        <w:tc>
          <w:tcPr>
            <w:tcW w:w="1143" w:type="pct"/>
            <w:tcBorders>
              <w:top w:val="single" w:sz="4" w:space="0" w:color="auto"/>
              <w:left w:val="single" w:sz="4" w:space="0" w:color="auto"/>
              <w:bottom w:val="single" w:sz="4" w:space="0" w:color="auto"/>
              <w:right w:val="single" w:sz="4" w:space="0" w:color="auto"/>
            </w:tcBorders>
          </w:tcPr>
          <w:p w14:paraId="6A61C9BE" w14:textId="010CD4A0" w:rsidR="00E76B39" w:rsidRPr="007F665C" w:rsidRDefault="00E76B39" w:rsidP="00E76B39">
            <w:pPr>
              <w:pStyle w:val="GOSTTablenorm"/>
            </w:pPr>
            <w:r w:rsidRPr="00F14EA3">
              <w:t>TtlPrt_Dt</w:t>
            </w:r>
          </w:p>
        </w:tc>
        <w:tc>
          <w:tcPr>
            <w:tcW w:w="1350" w:type="pct"/>
            <w:tcBorders>
              <w:top w:val="single" w:sz="4" w:space="0" w:color="auto"/>
              <w:left w:val="single" w:sz="4" w:space="0" w:color="auto"/>
              <w:bottom w:val="single" w:sz="4" w:space="0" w:color="auto"/>
              <w:right w:val="single" w:sz="4" w:space="0" w:color="auto"/>
            </w:tcBorders>
            <w:hideMark/>
          </w:tcPr>
          <w:p w14:paraId="448578FB" w14:textId="77777777" w:rsidR="00E76B39" w:rsidRPr="007F665C" w:rsidRDefault="00E76B39" w:rsidP="00E76B39">
            <w:pPr>
              <w:pStyle w:val="GOSTTablenorm"/>
            </w:pPr>
            <w:r w:rsidRPr="007F665C">
              <w:t>-</w:t>
            </w:r>
          </w:p>
        </w:tc>
      </w:tr>
      <w:tr w:rsidR="0074265E" w:rsidRPr="007F665C" w14:paraId="6C7DB934" w14:textId="77777777" w:rsidTr="001023C7">
        <w:tc>
          <w:tcPr>
            <w:tcW w:w="1111" w:type="pct"/>
            <w:tcBorders>
              <w:top w:val="single" w:sz="4" w:space="0" w:color="auto"/>
              <w:left w:val="single" w:sz="4" w:space="0" w:color="auto"/>
              <w:bottom w:val="single" w:sz="4" w:space="0" w:color="auto"/>
              <w:right w:val="single" w:sz="4" w:space="0" w:color="auto"/>
            </w:tcBorders>
          </w:tcPr>
          <w:p w14:paraId="4CAE21BB" w14:textId="6D28424D" w:rsidR="0074265E" w:rsidRDefault="0074265E" w:rsidP="0074265E">
            <w:pPr>
              <w:pStyle w:val="GOSTTablenorm"/>
            </w:pPr>
            <w:r>
              <w:t>Дата_исправления</w:t>
            </w:r>
          </w:p>
        </w:tc>
        <w:tc>
          <w:tcPr>
            <w:tcW w:w="283" w:type="pct"/>
            <w:tcBorders>
              <w:top w:val="single" w:sz="4" w:space="0" w:color="auto"/>
              <w:left w:val="single" w:sz="4" w:space="0" w:color="auto"/>
              <w:bottom w:val="single" w:sz="4" w:space="0" w:color="auto"/>
              <w:right w:val="single" w:sz="4" w:space="0" w:color="auto"/>
            </w:tcBorders>
          </w:tcPr>
          <w:p w14:paraId="4F50EC95" w14:textId="437ACB41" w:rsidR="0074265E" w:rsidRPr="007F62D2" w:rsidRDefault="0074265E" w:rsidP="0074265E">
            <w:pPr>
              <w:pStyle w:val="GOSTTablenorm"/>
            </w:pPr>
            <w:r w:rsidRPr="007F62D2">
              <w:t>нет</w:t>
            </w:r>
          </w:p>
        </w:tc>
        <w:tc>
          <w:tcPr>
            <w:tcW w:w="1113" w:type="pct"/>
            <w:tcBorders>
              <w:top w:val="single" w:sz="4" w:space="0" w:color="auto"/>
              <w:left w:val="single" w:sz="4" w:space="0" w:color="auto"/>
              <w:bottom w:val="single" w:sz="4" w:space="0" w:color="auto"/>
              <w:right w:val="single" w:sz="4" w:space="0" w:color="auto"/>
            </w:tcBorders>
          </w:tcPr>
          <w:p w14:paraId="6E90EE50" w14:textId="5023E6EE" w:rsidR="0074265E" w:rsidRPr="007F62D2" w:rsidRDefault="0074265E" w:rsidP="0074265E">
            <w:pPr>
              <w:pStyle w:val="GOSTTablenorm"/>
            </w:pPr>
            <w:r w:rsidRPr="007F62D2">
              <w:rPr>
                <w:szCs w:val="22"/>
              </w:rPr>
              <w:t>Дата исправления</w:t>
            </w:r>
          </w:p>
        </w:tc>
        <w:tc>
          <w:tcPr>
            <w:tcW w:w="1143" w:type="pct"/>
            <w:tcBorders>
              <w:top w:val="single" w:sz="4" w:space="0" w:color="auto"/>
              <w:left w:val="single" w:sz="4" w:space="0" w:color="auto"/>
              <w:bottom w:val="single" w:sz="4" w:space="0" w:color="auto"/>
              <w:right w:val="single" w:sz="4" w:space="0" w:color="auto"/>
            </w:tcBorders>
          </w:tcPr>
          <w:p w14:paraId="49135944" w14:textId="6445BE1D" w:rsidR="0074265E" w:rsidRPr="007F62D2" w:rsidRDefault="0074265E" w:rsidP="0074265E">
            <w:pPr>
              <w:pStyle w:val="GOSTTablenorm"/>
            </w:pPr>
            <w:r w:rsidRPr="007F62D2">
              <w:rPr>
                <w:szCs w:val="22"/>
              </w:rPr>
              <w:t>TtlPrt_</w:t>
            </w:r>
            <w:r w:rsidRPr="007F62D2">
              <w:rPr>
                <w:szCs w:val="22"/>
                <w:lang w:val="en-US"/>
              </w:rPr>
              <w:t>CorrectionDate</w:t>
            </w:r>
          </w:p>
        </w:tc>
        <w:tc>
          <w:tcPr>
            <w:tcW w:w="1350" w:type="pct"/>
            <w:tcBorders>
              <w:top w:val="single" w:sz="4" w:space="0" w:color="auto"/>
              <w:left w:val="single" w:sz="4" w:space="0" w:color="auto"/>
              <w:bottom w:val="single" w:sz="4" w:space="0" w:color="auto"/>
              <w:right w:val="single" w:sz="4" w:space="0" w:color="auto"/>
            </w:tcBorders>
          </w:tcPr>
          <w:p w14:paraId="06545641" w14:textId="7F8EBA64" w:rsidR="0074265E" w:rsidRPr="007F665C" w:rsidRDefault="0074265E" w:rsidP="0074265E">
            <w:pPr>
              <w:pStyle w:val="GOSTTablenorm"/>
            </w:pPr>
            <w:r w:rsidRPr="00EE6004">
              <w:t>-</w:t>
            </w:r>
          </w:p>
        </w:tc>
      </w:tr>
      <w:tr w:rsidR="0074265E" w:rsidRPr="007F665C" w14:paraId="1BE0FDB7" w14:textId="77777777" w:rsidTr="001023C7">
        <w:tc>
          <w:tcPr>
            <w:tcW w:w="1111" w:type="pct"/>
            <w:tcBorders>
              <w:top w:val="single" w:sz="4" w:space="0" w:color="auto"/>
              <w:left w:val="single" w:sz="4" w:space="0" w:color="auto"/>
              <w:bottom w:val="single" w:sz="4" w:space="0" w:color="auto"/>
              <w:right w:val="single" w:sz="4" w:space="0" w:color="auto"/>
            </w:tcBorders>
          </w:tcPr>
          <w:p w14:paraId="2E36E592" w14:textId="08DF07C7" w:rsidR="0074265E" w:rsidRDefault="0074265E" w:rsidP="0074265E">
            <w:pPr>
              <w:pStyle w:val="GOSTTablenorm"/>
            </w:pPr>
            <w:r>
              <w:t>Дата_ввода_в_действие</w:t>
            </w:r>
          </w:p>
        </w:tc>
        <w:tc>
          <w:tcPr>
            <w:tcW w:w="283" w:type="pct"/>
            <w:tcBorders>
              <w:top w:val="single" w:sz="4" w:space="0" w:color="auto"/>
              <w:left w:val="single" w:sz="4" w:space="0" w:color="auto"/>
              <w:bottom w:val="single" w:sz="4" w:space="0" w:color="auto"/>
              <w:right w:val="single" w:sz="4" w:space="0" w:color="auto"/>
            </w:tcBorders>
          </w:tcPr>
          <w:p w14:paraId="0B11D840" w14:textId="24123D89" w:rsidR="0074265E" w:rsidRPr="007F62D2" w:rsidRDefault="0074265E" w:rsidP="0074265E">
            <w:pPr>
              <w:pStyle w:val="GOSTTablenorm"/>
            </w:pPr>
            <w:r w:rsidRPr="007F62D2">
              <w:t>нет</w:t>
            </w:r>
          </w:p>
        </w:tc>
        <w:tc>
          <w:tcPr>
            <w:tcW w:w="1113" w:type="pct"/>
            <w:tcBorders>
              <w:top w:val="single" w:sz="4" w:space="0" w:color="auto"/>
              <w:left w:val="single" w:sz="4" w:space="0" w:color="auto"/>
              <w:bottom w:val="single" w:sz="4" w:space="0" w:color="auto"/>
              <w:right w:val="single" w:sz="4" w:space="0" w:color="auto"/>
            </w:tcBorders>
          </w:tcPr>
          <w:p w14:paraId="46A1CA4B" w14:textId="0C5F0CE9" w:rsidR="0074265E" w:rsidRPr="007F62D2" w:rsidRDefault="0074265E" w:rsidP="0074265E">
            <w:pPr>
              <w:pStyle w:val="GOSTTablenorm"/>
            </w:pPr>
            <w:r w:rsidRPr="007F62D2">
              <w:rPr>
                <w:szCs w:val="22"/>
              </w:rPr>
              <w:t>Дата ввода в действие</w:t>
            </w:r>
          </w:p>
        </w:tc>
        <w:tc>
          <w:tcPr>
            <w:tcW w:w="1143" w:type="pct"/>
            <w:tcBorders>
              <w:top w:val="single" w:sz="4" w:space="0" w:color="auto"/>
              <w:left w:val="single" w:sz="4" w:space="0" w:color="auto"/>
              <w:bottom w:val="single" w:sz="4" w:space="0" w:color="auto"/>
              <w:right w:val="single" w:sz="4" w:space="0" w:color="auto"/>
            </w:tcBorders>
          </w:tcPr>
          <w:p w14:paraId="47DA7E2E" w14:textId="629B3D05" w:rsidR="0074265E" w:rsidRPr="007F62D2" w:rsidRDefault="0074265E" w:rsidP="0074265E">
            <w:pPr>
              <w:pStyle w:val="GOSTTablenorm"/>
            </w:pPr>
            <w:r w:rsidRPr="007F62D2">
              <w:rPr>
                <w:szCs w:val="22"/>
              </w:rPr>
              <w:t>TtlPrt_EffectiveDate</w:t>
            </w:r>
          </w:p>
        </w:tc>
        <w:tc>
          <w:tcPr>
            <w:tcW w:w="1350" w:type="pct"/>
            <w:tcBorders>
              <w:top w:val="single" w:sz="4" w:space="0" w:color="auto"/>
              <w:left w:val="single" w:sz="4" w:space="0" w:color="auto"/>
              <w:bottom w:val="single" w:sz="4" w:space="0" w:color="auto"/>
              <w:right w:val="single" w:sz="4" w:space="0" w:color="auto"/>
            </w:tcBorders>
          </w:tcPr>
          <w:p w14:paraId="242789DF" w14:textId="219178F4" w:rsidR="0074265E" w:rsidRPr="007F665C" w:rsidRDefault="0074265E" w:rsidP="0074265E">
            <w:pPr>
              <w:pStyle w:val="GOSTTablenorm"/>
            </w:pPr>
            <w:r w:rsidRPr="00EE6004">
              <w:t>-</w:t>
            </w:r>
          </w:p>
        </w:tc>
      </w:tr>
      <w:tr w:rsidR="00D75488" w:rsidRPr="007F665C" w14:paraId="25C64102" w14:textId="77777777" w:rsidTr="001023C7">
        <w:tc>
          <w:tcPr>
            <w:tcW w:w="1111" w:type="pct"/>
            <w:tcBorders>
              <w:top w:val="single" w:sz="4" w:space="0" w:color="auto"/>
              <w:left w:val="single" w:sz="4" w:space="0" w:color="auto"/>
              <w:bottom w:val="single" w:sz="4" w:space="0" w:color="auto"/>
              <w:right w:val="single" w:sz="4" w:space="0" w:color="auto"/>
            </w:tcBorders>
          </w:tcPr>
          <w:p w14:paraId="2E6D4EFA" w14:textId="0C1AA693" w:rsidR="00D75488" w:rsidRDefault="00D75488" w:rsidP="00D75488">
            <w:pPr>
              <w:pStyle w:val="GOSTTablenorm"/>
            </w:pPr>
            <w:r>
              <w:t>Тип_справки</w:t>
            </w:r>
          </w:p>
        </w:tc>
        <w:tc>
          <w:tcPr>
            <w:tcW w:w="283" w:type="pct"/>
            <w:tcBorders>
              <w:top w:val="single" w:sz="4" w:space="0" w:color="auto"/>
              <w:left w:val="single" w:sz="4" w:space="0" w:color="auto"/>
              <w:bottom w:val="single" w:sz="4" w:space="0" w:color="auto"/>
              <w:right w:val="single" w:sz="4" w:space="0" w:color="auto"/>
            </w:tcBorders>
          </w:tcPr>
          <w:p w14:paraId="327BA277" w14:textId="3AD07572" w:rsidR="00D75488" w:rsidRPr="007F665C" w:rsidRDefault="002A6ABB" w:rsidP="00D75488">
            <w:pPr>
              <w:pStyle w:val="GOSTTablenorm"/>
            </w:pPr>
            <w:r w:rsidRPr="007F665C">
              <w:t>нет</w:t>
            </w:r>
          </w:p>
        </w:tc>
        <w:tc>
          <w:tcPr>
            <w:tcW w:w="1113" w:type="pct"/>
            <w:tcBorders>
              <w:top w:val="single" w:sz="4" w:space="0" w:color="auto"/>
              <w:left w:val="single" w:sz="4" w:space="0" w:color="auto"/>
              <w:bottom w:val="single" w:sz="4" w:space="0" w:color="auto"/>
              <w:right w:val="single" w:sz="4" w:space="0" w:color="auto"/>
            </w:tcBorders>
          </w:tcPr>
          <w:p w14:paraId="4C147A4F" w14:textId="357EEEF5" w:rsidR="00D75488" w:rsidRPr="007F665C" w:rsidRDefault="00D75488" w:rsidP="00D75488">
            <w:pPr>
              <w:pStyle w:val="GOSTTablenorm"/>
            </w:pPr>
            <w:r w:rsidRPr="00D12ACC">
              <w:t>Тип справки</w:t>
            </w:r>
          </w:p>
        </w:tc>
        <w:tc>
          <w:tcPr>
            <w:tcW w:w="1143" w:type="pct"/>
            <w:tcBorders>
              <w:top w:val="single" w:sz="4" w:space="0" w:color="auto"/>
              <w:left w:val="single" w:sz="4" w:space="0" w:color="auto"/>
              <w:bottom w:val="single" w:sz="4" w:space="0" w:color="auto"/>
              <w:right w:val="single" w:sz="4" w:space="0" w:color="auto"/>
            </w:tcBorders>
          </w:tcPr>
          <w:p w14:paraId="48A502B0" w14:textId="7880CFFD" w:rsidR="00D75488" w:rsidRPr="00353D45" w:rsidRDefault="00D75488" w:rsidP="00D75488">
            <w:pPr>
              <w:pStyle w:val="GOSTTablenorm"/>
              <w:rPr>
                <w:color w:val="000000"/>
              </w:rPr>
            </w:pPr>
            <w:r w:rsidRPr="00B9499D">
              <w:t>TtlPrt_TypeDoc</w:t>
            </w:r>
          </w:p>
        </w:tc>
        <w:tc>
          <w:tcPr>
            <w:tcW w:w="1350" w:type="pct"/>
            <w:tcBorders>
              <w:top w:val="single" w:sz="4" w:space="0" w:color="auto"/>
              <w:left w:val="single" w:sz="4" w:space="0" w:color="auto"/>
              <w:bottom w:val="single" w:sz="4" w:space="0" w:color="auto"/>
              <w:right w:val="single" w:sz="4" w:space="0" w:color="auto"/>
            </w:tcBorders>
          </w:tcPr>
          <w:p w14:paraId="7D64F98B" w14:textId="54C8F445" w:rsidR="00D75488" w:rsidRPr="007F665C" w:rsidRDefault="00D75488" w:rsidP="00D75488">
            <w:pPr>
              <w:pStyle w:val="GOSTTablenorm"/>
            </w:pPr>
            <w:r w:rsidRPr="007F665C">
              <w:t>-</w:t>
            </w:r>
          </w:p>
        </w:tc>
      </w:tr>
      <w:tr w:rsidR="00D75488" w:rsidRPr="007F665C" w14:paraId="690FDBB7" w14:textId="77777777" w:rsidTr="001023C7">
        <w:tc>
          <w:tcPr>
            <w:tcW w:w="1111" w:type="pct"/>
            <w:tcBorders>
              <w:top w:val="single" w:sz="4" w:space="0" w:color="auto"/>
              <w:left w:val="single" w:sz="4" w:space="0" w:color="auto"/>
              <w:bottom w:val="single" w:sz="4" w:space="0" w:color="auto"/>
              <w:right w:val="single" w:sz="4" w:space="0" w:color="auto"/>
            </w:tcBorders>
          </w:tcPr>
          <w:p w14:paraId="41B8B8C7" w14:textId="20753159" w:rsidR="00D75488" w:rsidRDefault="00D75488" w:rsidP="00D75488">
            <w:pPr>
              <w:pStyle w:val="GOSTTablenorm"/>
            </w:pPr>
            <w:r>
              <w:t>Наименование_типа_справки</w:t>
            </w:r>
          </w:p>
        </w:tc>
        <w:tc>
          <w:tcPr>
            <w:tcW w:w="283" w:type="pct"/>
            <w:tcBorders>
              <w:top w:val="single" w:sz="4" w:space="0" w:color="auto"/>
              <w:left w:val="single" w:sz="4" w:space="0" w:color="auto"/>
              <w:bottom w:val="single" w:sz="4" w:space="0" w:color="auto"/>
              <w:right w:val="single" w:sz="4" w:space="0" w:color="auto"/>
            </w:tcBorders>
          </w:tcPr>
          <w:p w14:paraId="669575F8" w14:textId="15154C99" w:rsidR="00D75488" w:rsidRPr="007F665C" w:rsidRDefault="002A6ABB" w:rsidP="00D75488">
            <w:pPr>
              <w:pStyle w:val="GOSTTablenorm"/>
            </w:pPr>
            <w:r w:rsidRPr="007F665C">
              <w:t>нет</w:t>
            </w:r>
          </w:p>
        </w:tc>
        <w:tc>
          <w:tcPr>
            <w:tcW w:w="1113" w:type="pct"/>
            <w:tcBorders>
              <w:top w:val="single" w:sz="4" w:space="0" w:color="auto"/>
              <w:left w:val="single" w:sz="4" w:space="0" w:color="auto"/>
              <w:bottom w:val="single" w:sz="4" w:space="0" w:color="auto"/>
              <w:right w:val="single" w:sz="4" w:space="0" w:color="auto"/>
            </w:tcBorders>
          </w:tcPr>
          <w:p w14:paraId="0EDB9678" w14:textId="61A1FC34" w:rsidR="00D75488" w:rsidRPr="007F665C" w:rsidRDefault="00D75488" w:rsidP="00D75488">
            <w:pPr>
              <w:pStyle w:val="GOSTTablenorm"/>
            </w:pPr>
            <w:r w:rsidRPr="00D12ACC">
              <w:t>Наименование типа справки</w:t>
            </w:r>
          </w:p>
        </w:tc>
        <w:tc>
          <w:tcPr>
            <w:tcW w:w="1143" w:type="pct"/>
            <w:tcBorders>
              <w:top w:val="single" w:sz="4" w:space="0" w:color="auto"/>
              <w:left w:val="single" w:sz="4" w:space="0" w:color="auto"/>
              <w:bottom w:val="single" w:sz="4" w:space="0" w:color="auto"/>
              <w:right w:val="single" w:sz="4" w:space="0" w:color="auto"/>
            </w:tcBorders>
          </w:tcPr>
          <w:p w14:paraId="1928383D" w14:textId="00B821B0" w:rsidR="00D75488" w:rsidRPr="00353D45" w:rsidRDefault="00D75488" w:rsidP="00D75488">
            <w:pPr>
              <w:pStyle w:val="GOSTTablenorm"/>
              <w:rPr>
                <w:color w:val="000000"/>
              </w:rPr>
            </w:pPr>
            <w:r w:rsidRPr="00B9499D">
              <w:t>TtlPrt_FullTypeDoc</w:t>
            </w:r>
          </w:p>
        </w:tc>
        <w:tc>
          <w:tcPr>
            <w:tcW w:w="1350" w:type="pct"/>
            <w:tcBorders>
              <w:top w:val="single" w:sz="4" w:space="0" w:color="auto"/>
              <w:left w:val="single" w:sz="4" w:space="0" w:color="auto"/>
              <w:bottom w:val="single" w:sz="4" w:space="0" w:color="auto"/>
              <w:right w:val="single" w:sz="4" w:space="0" w:color="auto"/>
            </w:tcBorders>
          </w:tcPr>
          <w:p w14:paraId="370229F1" w14:textId="04917A41" w:rsidR="00D75488" w:rsidRPr="007F665C" w:rsidRDefault="00D75488" w:rsidP="00D75488">
            <w:pPr>
              <w:pStyle w:val="GOSTTablenorm"/>
            </w:pPr>
            <w:r w:rsidRPr="007F665C">
              <w:t>-</w:t>
            </w:r>
          </w:p>
        </w:tc>
      </w:tr>
      <w:tr w:rsidR="00D75488" w:rsidRPr="007F665C" w14:paraId="5BD3F8C6" w14:textId="77777777" w:rsidTr="001023C7">
        <w:tc>
          <w:tcPr>
            <w:tcW w:w="1111" w:type="pct"/>
            <w:tcBorders>
              <w:top w:val="single" w:sz="4" w:space="0" w:color="auto"/>
              <w:left w:val="single" w:sz="4" w:space="0" w:color="auto"/>
              <w:bottom w:val="single" w:sz="4" w:space="0" w:color="auto"/>
              <w:right w:val="single" w:sz="4" w:space="0" w:color="auto"/>
            </w:tcBorders>
          </w:tcPr>
          <w:p w14:paraId="430057C3" w14:textId="40A0F81F" w:rsidR="00D75488" w:rsidRDefault="00D75488" w:rsidP="00D75488">
            <w:pPr>
              <w:pStyle w:val="GOSTTablenorm"/>
            </w:pPr>
            <w:r>
              <w:t>Наименование_документа</w:t>
            </w:r>
          </w:p>
        </w:tc>
        <w:tc>
          <w:tcPr>
            <w:tcW w:w="283" w:type="pct"/>
            <w:tcBorders>
              <w:top w:val="single" w:sz="4" w:space="0" w:color="auto"/>
              <w:left w:val="single" w:sz="4" w:space="0" w:color="auto"/>
              <w:bottom w:val="single" w:sz="4" w:space="0" w:color="auto"/>
              <w:right w:val="single" w:sz="4" w:space="0" w:color="auto"/>
            </w:tcBorders>
          </w:tcPr>
          <w:p w14:paraId="7F33BBC3" w14:textId="7A5B942D" w:rsidR="00D75488" w:rsidRPr="007F665C" w:rsidRDefault="00D75488" w:rsidP="00D75488">
            <w:pPr>
              <w:pStyle w:val="GOSTTablenorm"/>
            </w:pPr>
            <w:r>
              <w:t>да</w:t>
            </w:r>
          </w:p>
        </w:tc>
        <w:tc>
          <w:tcPr>
            <w:tcW w:w="1113" w:type="pct"/>
            <w:tcBorders>
              <w:top w:val="single" w:sz="4" w:space="0" w:color="auto"/>
              <w:left w:val="single" w:sz="4" w:space="0" w:color="auto"/>
              <w:bottom w:val="single" w:sz="4" w:space="0" w:color="auto"/>
              <w:right w:val="single" w:sz="4" w:space="0" w:color="auto"/>
            </w:tcBorders>
          </w:tcPr>
          <w:p w14:paraId="7EB72591" w14:textId="2650772A" w:rsidR="00D75488" w:rsidRPr="00206C63" w:rsidRDefault="00D75488" w:rsidP="00D75488">
            <w:pPr>
              <w:pStyle w:val="GOSTTablenorm"/>
            </w:pPr>
            <w:r>
              <w:t>Наименование документа</w:t>
            </w:r>
          </w:p>
        </w:tc>
        <w:tc>
          <w:tcPr>
            <w:tcW w:w="1143" w:type="pct"/>
            <w:tcBorders>
              <w:top w:val="single" w:sz="4" w:space="0" w:color="auto"/>
              <w:left w:val="single" w:sz="4" w:space="0" w:color="auto"/>
              <w:bottom w:val="single" w:sz="4" w:space="0" w:color="auto"/>
              <w:right w:val="single" w:sz="4" w:space="0" w:color="auto"/>
            </w:tcBorders>
          </w:tcPr>
          <w:p w14:paraId="53292416" w14:textId="77F840A0" w:rsidR="00D75488" w:rsidRPr="00B9499D" w:rsidRDefault="00D75488" w:rsidP="00D75488">
            <w:pPr>
              <w:pStyle w:val="GOSTTablenorm"/>
            </w:pPr>
            <w:r>
              <w:t>TypeDoc</w:t>
            </w:r>
          </w:p>
        </w:tc>
        <w:tc>
          <w:tcPr>
            <w:tcW w:w="1350" w:type="pct"/>
            <w:tcBorders>
              <w:top w:val="single" w:sz="4" w:space="0" w:color="auto"/>
              <w:left w:val="single" w:sz="4" w:space="0" w:color="auto"/>
              <w:bottom w:val="single" w:sz="4" w:space="0" w:color="auto"/>
              <w:right w:val="single" w:sz="4" w:space="0" w:color="auto"/>
            </w:tcBorders>
          </w:tcPr>
          <w:p w14:paraId="6C5A35EF" w14:textId="09D42713" w:rsidR="00D75488" w:rsidRPr="007F665C" w:rsidRDefault="00D75488" w:rsidP="00D75488">
            <w:pPr>
              <w:pStyle w:val="GOSTTablenorm"/>
            </w:pPr>
            <w:r>
              <w:t>Наименование документа определяется по справочнику «Типы документов» с помощью значения атрибута «Тип_документа» (TypeDoc)</w:t>
            </w:r>
          </w:p>
        </w:tc>
      </w:tr>
      <w:tr w:rsidR="00D75488" w:rsidRPr="007F665C" w14:paraId="02107193" w14:textId="77777777" w:rsidTr="001023C7">
        <w:tc>
          <w:tcPr>
            <w:tcW w:w="1111" w:type="pct"/>
            <w:tcBorders>
              <w:top w:val="single" w:sz="4" w:space="0" w:color="auto"/>
              <w:left w:val="single" w:sz="4" w:space="0" w:color="auto"/>
              <w:bottom w:val="single" w:sz="4" w:space="0" w:color="auto"/>
              <w:right w:val="single" w:sz="4" w:space="0" w:color="auto"/>
            </w:tcBorders>
          </w:tcPr>
          <w:p w14:paraId="4AADADEE" w14:textId="4C603733" w:rsidR="00D75488" w:rsidRDefault="003E0B85" w:rsidP="00D75488">
            <w:pPr>
              <w:pStyle w:val="GOSTTablenorm"/>
            </w:pPr>
            <w:r>
              <w:t>Код_валюты</w:t>
            </w:r>
          </w:p>
        </w:tc>
        <w:tc>
          <w:tcPr>
            <w:tcW w:w="283" w:type="pct"/>
            <w:tcBorders>
              <w:top w:val="single" w:sz="4" w:space="0" w:color="auto"/>
              <w:left w:val="single" w:sz="4" w:space="0" w:color="auto"/>
              <w:bottom w:val="single" w:sz="4" w:space="0" w:color="auto"/>
              <w:right w:val="single" w:sz="4" w:space="0" w:color="auto"/>
            </w:tcBorders>
          </w:tcPr>
          <w:p w14:paraId="03F65EBA" w14:textId="3EDE31C9" w:rsidR="00D75488" w:rsidRPr="007F665C" w:rsidRDefault="003E0B85" w:rsidP="00D75488">
            <w:pPr>
              <w:pStyle w:val="GOSTTablenorm"/>
            </w:pPr>
            <w:r>
              <w:t>да</w:t>
            </w:r>
          </w:p>
        </w:tc>
        <w:tc>
          <w:tcPr>
            <w:tcW w:w="1113" w:type="pct"/>
            <w:tcBorders>
              <w:top w:val="single" w:sz="4" w:space="0" w:color="auto"/>
              <w:left w:val="single" w:sz="4" w:space="0" w:color="auto"/>
              <w:bottom w:val="single" w:sz="4" w:space="0" w:color="auto"/>
              <w:right w:val="single" w:sz="4" w:space="0" w:color="auto"/>
            </w:tcBorders>
          </w:tcPr>
          <w:p w14:paraId="1D9CC231" w14:textId="1E553082" w:rsidR="00D75488" w:rsidRPr="007F665C" w:rsidRDefault="00D75488" w:rsidP="00D75488">
            <w:pPr>
              <w:pStyle w:val="GOSTTablenorm"/>
            </w:pPr>
            <w:r w:rsidRPr="00206C63">
              <w:t>Код валюты по ОКВ</w:t>
            </w:r>
          </w:p>
        </w:tc>
        <w:tc>
          <w:tcPr>
            <w:tcW w:w="1143" w:type="pct"/>
            <w:tcBorders>
              <w:top w:val="single" w:sz="4" w:space="0" w:color="auto"/>
              <w:left w:val="single" w:sz="4" w:space="0" w:color="auto"/>
              <w:bottom w:val="single" w:sz="4" w:space="0" w:color="auto"/>
              <w:right w:val="single" w:sz="4" w:space="0" w:color="auto"/>
            </w:tcBorders>
          </w:tcPr>
          <w:p w14:paraId="21D28341" w14:textId="32F10B52" w:rsidR="00D75488" w:rsidRPr="00353D45" w:rsidRDefault="00D75488" w:rsidP="00D75488">
            <w:pPr>
              <w:pStyle w:val="GOSTTablenorm"/>
              <w:rPr>
                <w:color w:val="000000"/>
              </w:rPr>
            </w:pPr>
            <w:r w:rsidRPr="00B9499D">
              <w:t>TtlPrt_CdCrr</w:t>
            </w:r>
          </w:p>
        </w:tc>
        <w:tc>
          <w:tcPr>
            <w:tcW w:w="1350" w:type="pct"/>
            <w:tcBorders>
              <w:top w:val="single" w:sz="4" w:space="0" w:color="auto"/>
              <w:left w:val="single" w:sz="4" w:space="0" w:color="auto"/>
              <w:bottom w:val="single" w:sz="4" w:space="0" w:color="auto"/>
              <w:right w:val="single" w:sz="4" w:space="0" w:color="auto"/>
            </w:tcBorders>
          </w:tcPr>
          <w:p w14:paraId="782BC395" w14:textId="77777777" w:rsidR="003E0B85" w:rsidRDefault="003E0B85" w:rsidP="003E0B85">
            <w:pPr>
              <w:pStyle w:val="GOSTTablenorm"/>
              <w:rPr>
                <w:rFonts w:eastAsiaTheme="minorEastAsia"/>
              </w:rPr>
            </w:pPr>
            <w:r>
              <w:t>В составе документа может приходить как цифровой, так и буквенный код валюты.</w:t>
            </w:r>
          </w:p>
          <w:p w14:paraId="564609BA" w14:textId="77777777" w:rsidR="00522197" w:rsidRDefault="003E0B85" w:rsidP="006E22DD">
            <w:pPr>
              <w:pStyle w:val="GOSTTableListNum10"/>
              <w:numPr>
                <w:ilvl w:val="0"/>
                <w:numId w:val="41"/>
              </w:numPr>
            </w:pPr>
            <w:r>
              <w:t xml:space="preserve"> если код валюты пришел цифровой, то в атрибут его значение передается в неизменном виде;</w:t>
            </w:r>
            <w:r w:rsidR="00522197">
              <w:t xml:space="preserve"> </w:t>
            </w:r>
          </w:p>
          <w:p w14:paraId="240229F5" w14:textId="0F34921B" w:rsidR="00D75488" w:rsidRPr="007F665C" w:rsidRDefault="003E0B85" w:rsidP="006E22DD">
            <w:pPr>
              <w:pStyle w:val="GOSTTableListNum10"/>
              <w:numPr>
                <w:ilvl w:val="0"/>
                <w:numId w:val="41"/>
              </w:numPr>
            </w:pPr>
            <w:r>
              <w:t>если код валюты пришел буквенный, то в атрибут его значение передается после преобразования в цифровой по данным справочника «Общероссийский классификатор валют (ОКВ)»</w:t>
            </w:r>
            <w:ins w:id="6025" w:author="Седых Екатерина" w:date="2025-07-23T17:03:00Z">
              <w:r w:rsidR="00522197">
                <w:fldChar w:fldCharType="begin"/>
              </w:r>
              <w:r w:rsidR="00522197">
                <w:instrText xml:space="preserve"> NOTEREF _Ref192751899 \f \h </w:instrText>
              </w:r>
            </w:ins>
            <w:ins w:id="6026" w:author="Седых Екатерина" w:date="2025-07-23T17:03:00Z">
              <w:r w:rsidR="00522197">
                <w:fldChar w:fldCharType="separate"/>
              </w:r>
            </w:ins>
            <w:r w:rsidR="00CE7795" w:rsidRPr="00CE7795">
              <w:rPr>
                <w:rStyle w:val="af6"/>
              </w:rPr>
              <w:t>7</w:t>
            </w:r>
            <w:ins w:id="6027" w:author="Седых Екатерина" w:date="2025-07-23T17:03:00Z">
              <w:r w:rsidR="00522197">
                <w:fldChar w:fldCharType="end"/>
              </w:r>
            </w:ins>
          </w:p>
        </w:tc>
      </w:tr>
      <w:tr w:rsidR="003E0B85" w:rsidRPr="007F665C" w14:paraId="25E79FAD" w14:textId="77777777" w:rsidTr="001023C7">
        <w:tc>
          <w:tcPr>
            <w:tcW w:w="1111" w:type="pct"/>
            <w:tcBorders>
              <w:top w:val="single" w:sz="4" w:space="0" w:color="auto"/>
              <w:left w:val="single" w:sz="4" w:space="0" w:color="auto"/>
              <w:bottom w:val="single" w:sz="4" w:space="0" w:color="auto"/>
              <w:right w:val="single" w:sz="4" w:space="0" w:color="auto"/>
            </w:tcBorders>
          </w:tcPr>
          <w:p w14:paraId="5960C768" w14:textId="35F40A5A" w:rsidR="003E0B85" w:rsidRDefault="003E0B85" w:rsidP="003E0B85">
            <w:pPr>
              <w:pStyle w:val="GOSTTablenorm"/>
            </w:pPr>
            <w:r>
              <w:rPr>
                <w:szCs w:val="22"/>
              </w:rPr>
              <w:t>Код_валюты_учета</w:t>
            </w:r>
          </w:p>
        </w:tc>
        <w:tc>
          <w:tcPr>
            <w:tcW w:w="283" w:type="pct"/>
            <w:tcBorders>
              <w:top w:val="single" w:sz="4" w:space="0" w:color="auto"/>
              <w:left w:val="single" w:sz="4" w:space="0" w:color="auto"/>
              <w:bottom w:val="single" w:sz="4" w:space="0" w:color="auto"/>
              <w:right w:val="single" w:sz="4" w:space="0" w:color="auto"/>
            </w:tcBorders>
          </w:tcPr>
          <w:p w14:paraId="70CEB5D2" w14:textId="3B982ECE" w:rsidR="003E0B85" w:rsidRPr="007F665C" w:rsidRDefault="003E0B85" w:rsidP="003E0B85">
            <w:pPr>
              <w:pStyle w:val="GOSTTablenorm"/>
            </w:pPr>
            <w:r>
              <w:t>да</w:t>
            </w:r>
          </w:p>
        </w:tc>
        <w:tc>
          <w:tcPr>
            <w:tcW w:w="1113" w:type="pct"/>
            <w:tcBorders>
              <w:top w:val="single" w:sz="4" w:space="0" w:color="auto"/>
              <w:left w:val="single" w:sz="4" w:space="0" w:color="auto"/>
              <w:bottom w:val="single" w:sz="4" w:space="0" w:color="auto"/>
              <w:right w:val="single" w:sz="4" w:space="0" w:color="auto"/>
            </w:tcBorders>
          </w:tcPr>
          <w:p w14:paraId="45223FB6" w14:textId="15D54718" w:rsidR="003E0B85" w:rsidRPr="006D7AF4" w:rsidRDefault="003E0B85" w:rsidP="003E0B85">
            <w:pPr>
              <w:pStyle w:val="GOSTTablenorm"/>
            </w:pPr>
            <w:r>
              <w:t>Код валюты учета по ОКВ</w:t>
            </w:r>
          </w:p>
        </w:tc>
        <w:tc>
          <w:tcPr>
            <w:tcW w:w="1143" w:type="pct"/>
            <w:tcBorders>
              <w:top w:val="single" w:sz="4" w:space="0" w:color="auto"/>
              <w:left w:val="single" w:sz="4" w:space="0" w:color="auto"/>
              <w:bottom w:val="single" w:sz="4" w:space="0" w:color="auto"/>
              <w:right w:val="single" w:sz="4" w:space="0" w:color="auto"/>
            </w:tcBorders>
          </w:tcPr>
          <w:p w14:paraId="4DF2FDDC" w14:textId="32152848" w:rsidR="003E0B85" w:rsidRPr="003124B9" w:rsidRDefault="003E0B85" w:rsidP="003E0B85">
            <w:pPr>
              <w:pStyle w:val="GOSTTablenorm"/>
            </w:pPr>
            <w:r>
              <w:t>-</w:t>
            </w:r>
          </w:p>
        </w:tc>
        <w:tc>
          <w:tcPr>
            <w:tcW w:w="1350" w:type="pct"/>
            <w:tcBorders>
              <w:top w:val="single" w:sz="4" w:space="0" w:color="auto"/>
              <w:left w:val="single" w:sz="4" w:space="0" w:color="auto"/>
              <w:bottom w:val="single" w:sz="4" w:space="0" w:color="auto"/>
              <w:right w:val="single" w:sz="4" w:space="0" w:color="auto"/>
            </w:tcBorders>
          </w:tcPr>
          <w:p w14:paraId="7E01CB77" w14:textId="70B70D59" w:rsidR="003E0B85" w:rsidRPr="007F665C" w:rsidRDefault="003E0B85" w:rsidP="003E0B85">
            <w:pPr>
              <w:pStyle w:val="GOSTTablenorm"/>
            </w:pPr>
            <w:r>
              <w:t>Указывается значение «643»</w:t>
            </w:r>
          </w:p>
        </w:tc>
      </w:tr>
      <w:tr w:rsidR="00721124" w:rsidRPr="007F665C" w14:paraId="7542ECBA" w14:textId="77777777" w:rsidTr="001023C7">
        <w:tc>
          <w:tcPr>
            <w:tcW w:w="1111" w:type="pct"/>
            <w:tcBorders>
              <w:top w:val="single" w:sz="4" w:space="0" w:color="auto"/>
              <w:left w:val="single" w:sz="4" w:space="0" w:color="auto"/>
              <w:bottom w:val="single" w:sz="4" w:space="0" w:color="auto"/>
              <w:right w:val="single" w:sz="4" w:space="0" w:color="auto"/>
            </w:tcBorders>
          </w:tcPr>
          <w:p w14:paraId="70772210" w14:textId="6C47B3A0" w:rsidR="00721124" w:rsidRDefault="00721124" w:rsidP="00721124">
            <w:pPr>
              <w:pStyle w:val="GOSTTablenorm"/>
            </w:pPr>
            <w:r>
              <w:t>Дата_ввода_в_действие</w:t>
            </w:r>
          </w:p>
        </w:tc>
        <w:tc>
          <w:tcPr>
            <w:tcW w:w="283" w:type="pct"/>
            <w:tcBorders>
              <w:top w:val="single" w:sz="4" w:space="0" w:color="auto"/>
              <w:left w:val="single" w:sz="4" w:space="0" w:color="auto"/>
              <w:bottom w:val="single" w:sz="4" w:space="0" w:color="auto"/>
              <w:right w:val="single" w:sz="4" w:space="0" w:color="auto"/>
            </w:tcBorders>
          </w:tcPr>
          <w:p w14:paraId="2562A963" w14:textId="15C2E203" w:rsidR="00721124" w:rsidRPr="007F665C" w:rsidRDefault="00721124" w:rsidP="00721124">
            <w:pPr>
              <w:pStyle w:val="GOSTTablenorm"/>
            </w:pPr>
            <w:r>
              <w:t>да</w:t>
            </w:r>
          </w:p>
        </w:tc>
        <w:tc>
          <w:tcPr>
            <w:tcW w:w="1113" w:type="pct"/>
            <w:tcBorders>
              <w:top w:val="single" w:sz="4" w:space="0" w:color="auto"/>
              <w:left w:val="single" w:sz="4" w:space="0" w:color="auto"/>
              <w:bottom w:val="single" w:sz="4" w:space="0" w:color="auto"/>
              <w:right w:val="single" w:sz="4" w:space="0" w:color="auto"/>
            </w:tcBorders>
          </w:tcPr>
          <w:p w14:paraId="55091241" w14:textId="7065523F" w:rsidR="00721124" w:rsidRPr="006D7AF4" w:rsidRDefault="00721124" w:rsidP="00721124">
            <w:pPr>
              <w:pStyle w:val="GOSTTablenorm"/>
            </w:pPr>
            <w:r>
              <w:t>Дата ввода в действие</w:t>
            </w:r>
          </w:p>
        </w:tc>
        <w:tc>
          <w:tcPr>
            <w:tcW w:w="1143" w:type="pct"/>
            <w:tcBorders>
              <w:top w:val="single" w:sz="4" w:space="0" w:color="auto"/>
              <w:left w:val="single" w:sz="4" w:space="0" w:color="auto"/>
              <w:bottom w:val="single" w:sz="4" w:space="0" w:color="auto"/>
              <w:right w:val="single" w:sz="4" w:space="0" w:color="auto"/>
            </w:tcBorders>
          </w:tcPr>
          <w:p w14:paraId="580E38E7" w14:textId="7A112DD3" w:rsidR="00721124" w:rsidRPr="003124B9" w:rsidRDefault="00721124" w:rsidP="00721124">
            <w:pPr>
              <w:pStyle w:val="GOSTTablenorm"/>
            </w:pPr>
            <w:r>
              <w:t>SettlementDate (из заголовка запроса)</w:t>
            </w:r>
          </w:p>
        </w:tc>
        <w:tc>
          <w:tcPr>
            <w:tcW w:w="1350" w:type="pct"/>
            <w:tcBorders>
              <w:top w:val="single" w:sz="4" w:space="0" w:color="auto"/>
              <w:left w:val="single" w:sz="4" w:space="0" w:color="auto"/>
              <w:bottom w:val="single" w:sz="4" w:space="0" w:color="auto"/>
              <w:right w:val="single" w:sz="4" w:space="0" w:color="auto"/>
            </w:tcBorders>
          </w:tcPr>
          <w:p w14:paraId="34A9E856" w14:textId="0017EA12" w:rsidR="00721124" w:rsidRPr="007F665C" w:rsidRDefault="00721124" w:rsidP="00721124">
            <w:pPr>
              <w:pStyle w:val="GOSTTablenorm"/>
            </w:pPr>
            <w:r>
              <w:t>Для данного типа документов Дата_ввода_в_действие = Дата_отражения_в_учете</w:t>
            </w:r>
          </w:p>
        </w:tc>
      </w:tr>
      <w:tr w:rsidR="00D75488" w:rsidRPr="007F665C" w14:paraId="254B6FC9" w14:textId="77777777" w:rsidTr="001023C7">
        <w:tc>
          <w:tcPr>
            <w:tcW w:w="1111" w:type="pct"/>
            <w:tcBorders>
              <w:top w:val="single" w:sz="4" w:space="0" w:color="auto"/>
              <w:left w:val="single" w:sz="4" w:space="0" w:color="auto"/>
              <w:bottom w:val="single" w:sz="4" w:space="0" w:color="auto"/>
              <w:right w:val="single" w:sz="4" w:space="0" w:color="auto"/>
            </w:tcBorders>
          </w:tcPr>
          <w:p w14:paraId="4BE1D883" w14:textId="74A6C7B0" w:rsidR="00D75488" w:rsidRDefault="00721124" w:rsidP="00D75488">
            <w:pPr>
              <w:pStyle w:val="GOSTTablenorm"/>
            </w:pPr>
            <w:r>
              <w:t>Уровень_конфиденциальности</w:t>
            </w:r>
          </w:p>
        </w:tc>
        <w:tc>
          <w:tcPr>
            <w:tcW w:w="283" w:type="pct"/>
            <w:tcBorders>
              <w:top w:val="single" w:sz="4" w:space="0" w:color="auto"/>
              <w:left w:val="single" w:sz="4" w:space="0" w:color="auto"/>
              <w:bottom w:val="single" w:sz="4" w:space="0" w:color="auto"/>
              <w:right w:val="single" w:sz="4" w:space="0" w:color="auto"/>
            </w:tcBorders>
          </w:tcPr>
          <w:p w14:paraId="323BF7B4" w14:textId="1D5948B7" w:rsidR="00D75488" w:rsidRPr="007F665C" w:rsidRDefault="00721124" w:rsidP="00D75488">
            <w:pPr>
              <w:pStyle w:val="GOSTTablenorm"/>
            </w:pPr>
            <w:r>
              <w:t>нет</w:t>
            </w:r>
          </w:p>
        </w:tc>
        <w:tc>
          <w:tcPr>
            <w:tcW w:w="1113" w:type="pct"/>
            <w:tcBorders>
              <w:top w:val="single" w:sz="4" w:space="0" w:color="auto"/>
              <w:left w:val="single" w:sz="4" w:space="0" w:color="auto"/>
              <w:bottom w:val="single" w:sz="4" w:space="0" w:color="auto"/>
              <w:right w:val="single" w:sz="4" w:space="0" w:color="auto"/>
            </w:tcBorders>
          </w:tcPr>
          <w:p w14:paraId="419A8444" w14:textId="4532A7FE" w:rsidR="00D75488" w:rsidRPr="007F665C" w:rsidRDefault="00D75488" w:rsidP="00D75488">
            <w:pPr>
              <w:pStyle w:val="GOSTTablenorm"/>
            </w:pPr>
            <w:r w:rsidRPr="006D7AF4">
              <w:t>Уровень конфиденциальности</w:t>
            </w:r>
          </w:p>
        </w:tc>
        <w:tc>
          <w:tcPr>
            <w:tcW w:w="1143" w:type="pct"/>
            <w:tcBorders>
              <w:top w:val="single" w:sz="4" w:space="0" w:color="auto"/>
              <w:left w:val="single" w:sz="4" w:space="0" w:color="auto"/>
              <w:bottom w:val="single" w:sz="4" w:space="0" w:color="auto"/>
              <w:right w:val="single" w:sz="4" w:space="0" w:color="auto"/>
            </w:tcBorders>
          </w:tcPr>
          <w:p w14:paraId="5FD0F04E" w14:textId="644C0CF9" w:rsidR="00D75488" w:rsidRPr="00353D45" w:rsidRDefault="00D75488" w:rsidP="00D75488">
            <w:pPr>
              <w:pStyle w:val="GOSTTablenorm"/>
              <w:rPr>
                <w:color w:val="000000"/>
              </w:rPr>
            </w:pPr>
            <w:r w:rsidRPr="003124B9">
              <w:t>SystemInformation_UFOS_SECRECY</w:t>
            </w:r>
          </w:p>
        </w:tc>
        <w:tc>
          <w:tcPr>
            <w:tcW w:w="1350" w:type="pct"/>
            <w:tcBorders>
              <w:top w:val="single" w:sz="4" w:space="0" w:color="auto"/>
              <w:left w:val="single" w:sz="4" w:space="0" w:color="auto"/>
              <w:bottom w:val="single" w:sz="4" w:space="0" w:color="auto"/>
              <w:right w:val="single" w:sz="4" w:space="0" w:color="auto"/>
            </w:tcBorders>
          </w:tcPr>
          <w:p w14:paraId="6D9FC4BD" w14:textId="3615026A" w:rsidR="00D75488" w:rsidRPr="007F665C" w:rsidRDefault="00721124" w:rsidP="00D75488">
            <w:pPr>
              <w:pStyle w:val="GOSTTablenorm"/>
            </w:pPr>
            <w:r w:rsidRPr="007F665C">
              <w:t>-</w:t>
            </w:r>
          </w:p>
        </w:tc>
      </w:tr>
      <w:tr w:rsidR="00D75488" w:rsidRPr="007F665C" w14:paraId="40304266" w14:textId="77777777" w:rsidTr="001023C7">
        <w:tc>
          <w:tcPr>
            <w:tcW w:w="1111" w:type="pct"/>
            <w:tcBorders>
              <w:top w:val="single" w:sz="4" w:space="0" w:color="auto"/>
              <w:left w:val="single" w:sz="4" w:space="0" w:color="auto"/>
              <w:bottom w:val="single" w:sz="4" w:space="0" w:color="auto"/>
              <w:right w:val="single" w:sz="4" w:space="0" w:color="auto"/>
            </w:tcBorders>
          </w:tcPr>
          <w:p w14:paraId="05F99521" w14:textId="31B23B52" w:rsidR="00D75488" w:rsidRDefault="00721124" w:rsidP="00D75488">
            <w:pPr>
              <w:pStyle w:val="GOSTTablenorm"/>
            </w:pPr>
            <w:del w:id="6028" w:author="Седых Екатерина Александровна" w:date="2026-03-16T21:37:00Z">
              <w:r w:rsidDel="00DB4D3D">
                <w:delText>Книга_бухгалтерского_учета</w:delText>
              </w:r>
            </w:del>
          </w:p>
        </w:tc>
        <w:tc>
          <w:tcPr>
            <w:tcW w:w="283" w:type="pct"/>
            <w:tcBorders>
              <w:top w:val="single" w:sz="4" w:space="0" w:color="auto"/>
              <w:left w:val="single" w:sz="4" w:space="0" w:color="auto"/>
              <w:bottom w:val="single" w:sz="4" w:space="0" w:color="auto"/>
              <w:right w:val="single" w:sz="4" w:space="0" w:color="auto"/>
            </w:tcBorders>
          </w:tcPr>
          <w:p w14:paraId="52DAB8C0" w14:textId="7CE9D58B" w:rsidR="00D75488" w:rsidRPr="007F665C" w:rsidRDefault="00721124" w:rsidP="00D75488">
            <w:pPr>
              <w:pStyle w:val="GOSTTablenorm"/>
            </w:pPr>
            <w:del w:id="6029" w:author="Седых Екатерина Александровна" w:date="2026-03-16T21:37:00Z">
              <w:r w:rsidDel="00DB4D3D">
                <w:delText>нет</w:delText>
              </w:r>
            </w:del>
          </w:p>
        </w:tc>
        <w:tc>
          <w:tcPr>
            <w:tcW w:w="1113" w:type="pct"/>
            <w:tcBorders>
              <w:top w:val="single" w:sz="4" w:space="0" w:color="auto"/>
              <w:left w:val="single" w:sz="4" w:space="0" w:color="auto"/>
              <w:bottom w:val="single" w:sz="4" w:space="0" w:color="auto"/>
              <w:right w:val="single" w:sz="4" w:space="0" w:color="auto"/>
            </w:tcBorders>
          </w:tcPr>
          <w:p w14:paraId="2BEE8C92" w14:textId="1D0250FE" w:rsidR="00D75488" w:rsidRPr="007F665C" w:rsidRDefault="00D75488" w:rsidP="00D75488">
            <w:pPr>
              <w:pStyle w:val="GOSTTablenorm"/>
            </w:pPr>
            <w:del w:id="6030" w:author="Седых Екатерина Александровна" w:date="2026-03-16T21:37:00Z">
              <w:r w:rsidRPr="006D7AF4" w:rsidDel="00DB4D3D">
                <w:delText>Книга учета</w:delText>
              </w:r>
            </w:del>
          </w:p>
        </w:tc>
        <w:tc>
          <w:tcPr>
            <w:tcW w:w="1143" w:type="pct"/>
            <w:tcBorders>
              <w:top w:val="single" w:sz="4" w:space="0" w:color="auto"/>
              <w:left w:val="single" w:sz="4" w:space="0" w:color="auto"/>
              <w:bottom w:val="single" w:sz="4" w:space="0" w:color="auto"/>
              <w:right w:val="single" w:sz="4" w:space="0" w:color="auto"/>
            </w:tcBorders>
          </w:tcPr>
          <w:p w14:paraId="79938950" w14:textId="73CD1096" w:rsidR="00D75488" w:rsidRPr="00353D45" w:rsidRDefault="00D75488" w:rsidP="00D75488">
            <w:pPr>
              <w:pStyle w:val="GOSTTablenorm"/>
              <w:rPr>
                <w:color w:val="000000"/>
              </w:rPr>
            </w:pPr>
            <w:del w:id="6031" w:author="Седых Екатерина Александровна" w:date="2026-03-16T21:37:00Z">
              <w:r w:rsidRPr="00B9499D" w:rsidDel="00DB4D3D">
                <w:delText>TtlPrt_LEDGERBOOK</w:delText>
              </w:r>
            </w:del>
          </w:p>
        </w:tc>
        <w:tc>
          <w:tcPr>
            <w:tcW w:w="1350" w:type="pct"/>
            <w:tcBorders>
              <w:top w:val="single" w:sz="4" w:space="0" w:color="auto"/>
              <w:left w:val="single" w:sz="4" w:space="0" w:color="auto"/>
              <w:bottom w:val="single" w:sz="4" w:space="0" w:color="auto"/>
              <w:right w:val="single" w:sz="4" w:space="0" w:color="auto"/>
            </w:tcBorders>
          </w:tcPr>
          <w:p w14:paraId="2C07BED2" w14:textId="654F3325" w:rsidR="00D75488" w:rsidRPr="007F665C" w:rsidRDefault="00721124" w:rsidP="00D75488">
            <w:pPr>
              <w:pStyle w:val="GOSTTablenorm"/>
            </w:pPr>
            <w:del w:id="6032" w:author="Седых Екатерина Александровна" w:date="2026-03-16T21:37:00Z">
              <w:r w:rsidRPr="007F665C" w:rsidDel="00DB4D3D">
                <w:delText>-</w:delText>
              </w:r>
            </w:del>
          </w:p>
        </w:tc>
      </w:tr>
      <w:tr w:rsidR="00721124" w:rsidRPr="007F665C" w14:paraId="149DAA88" w14:textId="77777777" w:rsidTr="001023C7">
        <w:tc>
          <w:tcPr>
            <w:tcW w:w="1111" w:type="pct"/>
            <w:tcBorders>
              <w:top w:val="single" w:sz="4" w:space="0" w:color="auto"/>
              <w:left w:val="single" w:sz="4" w:space="0" w:color="auto"/>
              <w:bottom w:val="single" w:sz="4" w:space="0" w:color="auto"/>
              <w:right w:val="single" w:sz="4" w:space="0" w:color="auto"/>
            </w:tcBorders>
          </w:tcPr>
          <w:p w14:paraId="04A15803" w14:textId="4F1DB036" w:rsidR="00721124" w:rsidRDefault="00721124" w:rsidP="00D75488">
            <w:pPr>
              <w:pStyle w:val="GOSTTablenorm"/>
            </w:pPr>
            <w:del w:id="6033" w:author="Седых Екатерина Александровна" w:date="2026-03-16T21:15:00Z">
              <w:r w:rsidDel="006A02B7">
                <w:delText>Книга_аналитического_учета</w:delText>
              </w:r>
            </w:del>
          </w:p>
        </w:tc>
        <w:tc>
          <w:tcPr>
            <w:tcW w:w="283" w:type="pct"/>
            <w:tcBorders>
              <w:top w:val="single" w:sz="4" w:space="0" w:color="auto"/>
              <w:left w:val="single" w:sz="4" w:space="0" w:color="auto"/>
              <w:bottom w:val="single" w:sz="4" w:space="0" w:color="auto"/>
              <w:right w:val="single" w:sz="4" w:space="0" w:color="auto"/>
            </w:tcBorders>
          </w:tcPr>
          <w:p w14:paraId="3CBA2250" w14:textId="12227636" w:rsidR="00721124" w:rsidRDefault="00721124" w:rsidP="00D75488">
            <w:pPr>
              <w:pStyle w:val="GOSTTablenorm"/>
            </w:pPr>
            <w:del w:id="6034" w:author="Седых Екатерина Александровна" w:date="2026-03-16T21:15:00Z">
              <w:r w:rsidDel="006A02B7">
                <w:delText>да</w:delText>
              </w:r>
            </w:del>
          </w:p>
        </w:tc>
        <w:tc>
          <w:tcPr>
            <w:tcW w:w="1113" w:type="pct"/>
            <w:tcBorders>
              <w:top w:val="single" w:sz="4" w:space="0" w:color="auto"/>
              <w:left w:val="single" w:sz="4" w:space="0" w:color="auto"/>
              <w:bottom w:val="single" w:sz="4" w:space="0" w:color="auto"/>
              <w:right w:val="single" w:sz="4" w:space="0" w:color="auto"/>
            </w:tcBorders>
          </w:tcPr>
          <w:p w14:paraId="4BC32BE2" w14:textId="0DB5CA66" w:rsidR="00721124" w:rsidRPr="006D7AF4" w:rsidRDefault="00721124" w:rsidP="00D75488">
            <w:pPr>
              <w:pStyle w:val="GOSTTablenorm"/>
            </w:pPr>
            <w:del w:id="6035" w:author="Седых Екатерина Александровна" w:date="2026-03-16T21:15:00Z">
              <w:r w:rsidDel="006A02B7">
                <w:delText>Книга аналитического учета</w:delText>
              </w:r>
            </w:del>
          </w:p>
        </w:tc>
        <w:tc>
          <w:tcPr>
            <w:tcW w:w="1143" w:type="pct"/>
            <w:tcBorders>
              <w:top w:val="single" w:sz="4" w:space="0" w:color="auto"/>
              <w:left w:val="single" w:sz="4" w:space="0" w:color="auto"/>
              <w:bottom w:val="single" w:sz="4" w:space="0" w:color="auto"/>
              <w:right w:val="single" w:sz="4" w:space="0" w:color="auto"/>
            </w:tcBorders>
          </w:tcPr>
          <w:p w14:paraId="19774842" w14:textId="6AC7CAA3" w:rsidR="00721124" w:rsidRPr="00B9499D" w:rsidRDefault="00721124" w:rsidP="00D75488">
            <w:pPr>
              <w:pStyle w:val="GOSTTablenorm"/>
            </w:pPr>
            <w:del w:id="6036" w:author="Седых Екатерина Александровна" w:date="2026-03-16T21:15:00Z">
              <w:r w:rsidRPr="007F665C" w:rsidDel="006A02B7">
                <w:delText>-</w:delText>
              </w:r>
            </w:del>
          </w:p>
        </w:tc>
        <w:tc>
          <w:tcPr>
            <w:tcW w:w="1350" w:type="pct"/>
            <w:tcBorders>
              <w:top w:val="single" w:sz="4" w:space="0" w:color="auto"/>
              <w:left w:val="single" w:sz="4" w:space="0" w:color="auto"/>
              <w:bottom w:val="single" w:sz="4" w:space="0" w:color="auto"/>
              <w:right w:val="single" w:sz="4" w:space="0" w:color="auto"/>
            </w:tcBorders>
          </w:tcPr>
          <w:p w14:paraId="411AA005" w14:textId="445FBE04" w:rsidR="00721124" w:rsidDel="006A02B7" w:rsidRDefault="00721124" w:rsidP="00721124">
            <w:pPr>
              <w:pStyle w:val="GOSTTablenorm"/>
              <w:rPr>
                <w:del w:id="6037" w:author="Седых Екатерина Александровна" w:date="2026-03-16T21:15:00Z"/>
              </w:rPr>
            </w:pPr>
            <w:del w:id="6038" w:author="Седых Екатерина Александровна" w:date="2026-03-16T21:15:00Z">
              <w:r w:rsidDel="006A02B7">
                <w:delText>Данный атрибут вычисляется на основании Книги бухгалтерского учета (TtlPrt_LEDGERBOOK) и справочника «Книги учета» SVAP. До реализации доработок справочника, позволяющих установить связь между книгами, вычисление осуществляется по правилу:</w:delText>
              </w:r>
            </w:del>
          </w:p>
          <w:p w14:paraId="101BC693" w14:textId="0FD7F467" w:rsidR="00721124" w:rsidRPr="007F665C" w:rsidRDefault="00721124" w:rsidP="00721124">
            <w:pPr>
              <w:pStyle w:val="GOSTTablenorm"/>
            </w:pPr>
            <w:del w:id="6039" w:author="Седых Екатерина Александровна" w:date="2026-03-16T21:15:00Z">
              <w:r w:rsidDel="006A02B7">
                <w:delText>Если атрибут Книга_бухгалтерского_учета имеет значение «FTAccFedOrg» или «FTAccFedExec», то атрибут Книга_аналитического_учета принимает значение «FTOperFed»</w:delText>
              </w:r>
            </w:del>
          </w:p>
        </w:tc>
      </w:tr>
      <w:tr w:rsidR="00D75488" w:rsidRPr="007F665C" w14:paraId="10950A89" w14:textId="77777777" w:rsidTr="001023C7">
        <w:tc>
          <w:tcPr>
            <w:tcW w:w="1111" w:type="pct"/>
            <w:tcBorders>
              <w:top w:val="single" w:sz="4" w:space="0" w:color="auto"/>
              <w:left w:val="single" w:sz="4" w:space="0" w:color="auto"/>
              <w:bottom w:val="single" w:sz="4" w:space="0" w:color="auto"/>
              <w:right w:val="single" w:sz="4" w:space="0" w:color="auto"/>
            </w:tcBorders>
          </w:tcPr>
          <w:p w14:paraId="5AD7B369" w14:textId="0D806A99" w:rsidR="00D75488" w:rsidRDefault="00B54CEA" w:rsidP="00D75488">
            <w:pPr>
              <w:pStyle w:val="GOSTTablenorm"/>
            </w:pPr>
            <w:r>
              <w:t>Номер_строки</w:t>
            </w:r>
          </w:p>
        </w:tc>
        <w:tc>
          <w:tcPr>
            <w:tcW w:w="283" w:type="pct"/>
            <w:tcBorders>
              <w:top w:val="single" w:sz="4" w:space="0" w:color="auto"/>
              <w:left w:val="single" w:sz="4" w:space="0" w:color="auto"/>
              <w:bottom w:val="single" w:sz="4" w:space="0" w:color="auto"/>
              <w:right w:val="single" w:sz="4" w:space="0" w:color="auto"/>
            </w:tcBorders>
          </w:tcPr>
          <w:p w14:paraId="200AB7CF" w14:textId="3D56F628" w:rsidR="00D75488" w:rsidRPr="007F665C" w:rsidRDefault="00030BBC" w:rsidP="00D75488">
            <w:pPr>
              <w:pStyle w:val="GOSTTablenorm"/>
            </w:pPr>
            <w:r>
              <w:t>нет</w:t>
            </w:r>
          </w:p>
        </w:tc>
        <w:tc>
          <w:tcPr>
            <w:tcW w:w="1113" w:type="pct"/>
            <w:tcBorders>
              <w:top w:val="single" w:sz="4" w:space="0" w:color="auto"/>
              <w:left w:val="single" w:sz="4" w:space="0" w:color="auto"/>
              <w:bottom w:val="single" w:sz="4" w:space="0" w:color="auto"/>
              <w:right w:val="single" w:sz="4" w:space="0" w:color="auto"/>
            </w:tcBorders>
          </w:tcPr>
          <w:p w14:paraId="563A52EB" w14:textId="22B21A3E" w:rsidR="00D75488" w:rsidRPr="007F665C" w:rsidRDefault="00B54CEA" w:rsidP="00D75488">
            <w:pPr>
              <w:pStyle w:val="GOSTTablenorm"/>
            </w:pPr>
            <w:r>
              <w:t>Порядковый номер строки</w:t>
            </w:r>
          </w:p>
        </w:tc>
        <w:tc>
          <w:tcPr>
            <w:tcW w:w="1143" w:type="pct"/>
            <w:tcBorders>
              <w:top w:val="single" w:sz="4" w:space="0" w:color="auto"/>
              <w:left w:val="single" w:sz="4" w:space="0" w:color="auto"/>
              <w:bottom w:val="single" w:sz="4" w:space="0" w:color="auto"/>
              <w:right w:val="single" w:sz="4" w:space="0" w:color="auto"/>
            </w:tcBorders>
          </w:tcPr>
          <w:p w14:paraId="168BEF98" w14:textId="71220A09" w:rsidR="00D75488" w:rsidRPr="00353D45" w:rsidRDefault="00D75488" w:rsidP="00D75488">
            <w:pPr>
              <w:pStyle w:val="GOSTTablenorm"/>
              <w:rPr>
                <w:color w:val="000000"/>
              </w:rPr>
            </w:pPr>
            <w:r w:rsidRPr="003E39C8">
              <w:rPr>
                <w:bCs/>
                <w:szCs w:val="22"/>
              </w:rPr>
              <w:t>T0504833:</w:t>
            </w:r>
            <w:r w:rsidRPr="00D756FC">
              <w:rPr>
                <w:bCs/>
                <w:szCs w:val="22"/>
              </w:rPr>
              <w:t>NPP</w:t>
            </w:r>
          </w:p>
        </w:tc>
        <w:tc>
          <w:tcPr>
            <w:tcW w:w="1350" w:type="pct"/>
            <w:tcBorders>
              <w:top w:val="single" w:sz="4" w:space="0" w:color="auto"/>
              <w:left w:val="single" w:sz="4" w:space="0" w:color="auto"/>
              <w:bottom w:val="single" w:sz="4" w:space="0" w:color="auto"/>
              <w:right w:val="single" w:sz="4" w:space="0" w:color="auto"/>
            </w:tcBorders>
          </w:tcPr>
          <w:p w14:paraId="1173551E" w14:textId="187306A3" w:rsidR="00D75488" w:rsidRPr="007F665C" w:rsidRDefault="0074265E" w:rsidP="00D75488">
            <w:pPr>
              <w:pStyle w:val="GOSTTablenorm"/>
            </w:pPr>
            <w:r>
              <w:t>-</w:t>
            </w:r>
          </w:p>
        </w:tc>
      </w:tr>
      <w:tr w:rsidR="00D75488" w:rsidRPr="007F665C" w14:paraId="3F6F5A65" w14:textId="77777777" w:rsidTr="001023C7">
        <w:tc>
          <w:tcPr>
            <w:tcW w:w="1111" w:type="pct"/>
            <w:tcBorders>
              <w:top w:val="single" w:sz="4" w:space="0" w:color="auto"/>
              <w:left w:val="single" w:sz="4" w:space="0" w:color="auto"/>
              <w:bottom w:val="single" w:sz="4" w:space="0" w:color="auto"/>
              <w:right w:val="single" w:sz="4" w:space="0" w:color="auto"/>
            </w:tcBorders>
          </w:tcPr>
          <w:p w14:paraId="40C1EACF" w14:textId="035F9651" w:rsidR="00D75488" w:rsidRDefault="00B54CEA" w:rsidP="00D75488">
            <w:pPr>
              <w:pStyle w:val="GOSTTablenorm"/>
            </w:pPr>
            <w:r>
              <w:t>Наименование_операции</w:t>
            </w:r>
          </w:p>
        </w:tc>
        <w:tc>
          <w:tcPr>
            <w:tcW w:w="283" w:type="pct"/>
            <w:tcBorders>
              <w:top w:val="single" w:sz="4" w:space="0" w:color="auto"/>
              <w:left w:val="single" w:sz="4" w:space="0" w:color="auto"/>
              <w:bottom w:val="single" w:sz="4" w:space="0" w:color="auto"/>
              <w:right w:val="single" w:sz="4" w:space="0" w:color="auto"/>
            </w:tcBorders>
          </w:tcPr>
          <w:p w14:paraId="6A59D426" w14:textId="505A003F" w:rsidR="00D75488" w:rsidRPr="00B54CEA" w:rsidRDefault="00B54CEA" w:rsidP="00D75488">
            <w:pPr>
              <w:pStyle w:val="GOSTTablenorm"/>
            </w:pPr>
            <w:del w:id="6040" w:author="Седых Екатерина Александровна" w:date="2025-10-24T12:02:00Z">
              <w:r w:rsidDel="00170F50">
                <w:delText>да</w:delText>
              </w:r>
            </w:del>
            <w:ins w:id="6041" w:author="Седых Екатерина Александровна" w:date="2025-10-24T12:02:00Z">
              <w:r w:rsidR="00170F50">
                <w:t>нет</w:t>
              </w:r>
            </w:ins>
          </w:p>
        </w:tc>
        <w:tc>
          <w:tcPr>
            <w:tcW w:w="1113" w:type="pct"/>
            <w:tcBorders>
              <w:top w:val="single" w:sz="4" w:space="0" w:color="auto"/>
              <w:left w:val="single" w:sz="4" w:space="0" w:color="auto"/>
              <w:bottom w:val="single" w:sz="4" w:space="0" w:color="auto"/>
              <w:right w:val="single" w:sz="4" w:space="0" w:color="auto"/>
            </w:tcBorders>
          </w:tcPr>
          <w:p w14:paraId="132CA48D" w14:textId="1E342C69" w:rsidR="00D75488" w:rsidRPr="007F665C" w:rsidRDefault="00B54CEA" w:rsidP="00170F50">
            <w:pPr>
              <w:pStyle w:val="GOSTTablenorm"/>
            </w:pPr>
            <w:r>
              <w:t>Наименование операции</w:t>
            </w:r>
            <w:del w:id="6042" w:author="Седых Екатерина Александровна" w:date="2025-10-24T12:03:00Z">
              <w:r w:rsidDel="00170F50">
                <w:delText>. Основание операции</w:delText>
              </w:r>
            </w:del>
          </w:p>
        </w:tc>
        <w:tc>
          <w:tcPr>
            <w:tcW w:w="1143" w:type="pct"/>
            <w:tcBorders>
              <w:top w:val="single" w:sz="4" w:space="0" w:color="auto"/>
              <w:left w:val="single" w:sz="4" w:space="0" w:color="auto"/>
              <w:bottom w:val="single" w:sz="4" w:space="0" w:color="auto"/>
              <w:right w:val="single" w:sz="4" w:space="0" w:color="auto"/>
            </w:tcBorders>
          </w:tcPr>
          <w:p w14:paraId="4D030BCA" w14:textId="77777777" w:rsidR="00D75488" w:rsidRPr="00D94FAA" w:rsidRDefault="00D75488" w:rsidP="00D75488">
            <w:pPr>
              <w:pStyle w:val="GOSTTablenorm"/>
              <w:rPr>
                <w:bCs/>
                <w:szCs w:val="22"/>
                <w:lang w:val="en-US"/>
              </w:rPr>
            </w:pPr>
            <w:r w:rsidRPr="00D94FAA">
              <w:rPr>
                <w:bCs/>
                <w:szCs w:val="22"/>
                <w:lang w:val="en-US"/>
              </w:rPr>
              <w:t>T0504833:NAME_O</w:t>
            </w:r>
          </w:p>
          <w:p w14:paraId="32B17A88" w14:textId="62F68E19" w:rsidR="00B54CEA" w:rsidRPr="00D94FAA" w:rsidRDefault="00B54CEA" w:rsidP="00D75488">
            <w:pPr>
              <w:pStyle w:val="GOSTTablenorm"/>
              <w:rPr>
                <w:color w:val="000000"/>
                <w:lang w:val="en-US"/>
              </w:rPr>
            </w:pPr>
            <w:del w:id="6043" w:author="Седых Екатерина Александровна" w:date="2025-10-24T12:03:00Z">
              <w:r w:rsidRPr="00D94FAA" w:rsidDel="00170F50">
                <w:rPr>
                  <w:bCs/>
                  <w:szCs w:val="22"/>
                  <w:lang w:val="en-US"/>
                </w:rPr>
                <w:delText>T0504833:NAME_O</w:delText>
              </w:r>
              <w:r w:rsidDel="00170F50">
                <w:rPr>
                  <w:bCs/>
                  <w:szCs w:val="22"/>
                  <w:lang w:val="en-US"/>
                </w:rPr>
                <w:delText>O</w:delText>
              </w:r>
            </w:del>
          </w:p>
        </w:tc>
        <w:tc>
          <w:tcPr>
            <w:tcW w:w="1350" w:type="pct"/>
            <w:tcBorders>
              <w:top w:val="single" w:sz="4" w:space="0" w:color="auto"/>
              <w:left w:val="single" w:sz="4" w:space="0" w:color="auto"/>
              <w:bottom w:val="single" w:sz="4" w:space="0" w:color="auto"/>
              <w:right w:val="single" w:sz="4" w:space="0" w:color="auto"/>
            </w:tcBorders>
          </w:tcPr>
          <w:p w14:paraId="5DB68DEB" w14:textId="557CB092" w:rsidR="00D75488" w:rsidRPr="007F665C" w:rsidRDefault="00B54CEA" w:rsidP="00D75488">
            <w:pPr>
              <w:pStyle w:val="GOSTTablenorm"/>
            </w:pPr>
            <w:commentRangeStart w:id="6044"/>
            <w:del w:id="6045" w:author="Седых Екатерина Александровна" w:date="2025-10-24T12:03:00Z">
              <w:r w:rsidDel="00170F50">
                <w:delText>Заполняется значением, полученным объединением значений реквизитов «Наименование операции» (T0504833:NAME_O) и «Основание операции» (T0504833:NAME_OO) через разделитель «.» (точка)</w:delText>
              </w:r>
            </w:del>
            <w:ins w:id="6046" w:author="Седых Екатерина Александровна" w:date="2025-10-24T12:03:00Z">
              <w:r w:rsidR="00170F50">
                <w:t>-</w:t>
              </w:r>
            </w:ins>
            <w:commentRangeEnd w:id="6044"/>
            <w:ins w:id="6047" w:author="Седых Екатерина Александровна" w:date="2025-10-24T12:05:00Z">
              <w:r w:rsidR="00170F50">
                <w:rPr>
                  <w:rStyle w:val="afff4"/>
                </w:rPr>
                <w:commentReference w:id="6044"/>
              </w:r>
            </w:ins>
          </w:p>
        </w:tc>
      </w:tr>
      <w:tr w:rsidR="0074265E" w:rsidRPr="007F665C" w14:paraId="4088515B" w14:textId="77777777" w:rsidTr="001023C7">
        <w:tc>
          <w:tcPr>
            <w:tcW w:w="1111" w:type="pct"/>
            <w:tcBorders>
              <w:top w:val="single" w:sz="4" w:space="0" w:color="auto"/>
              <w:left w:val="single" w:sz="4" w:space="0" w:color="auto"/>
              <w:bottom w:val="single" w:sz="4" w:space="0" w:color="auto"/>
              <w:right w:val="single" w:sz="4" w:space="0" w:color="auto"/>
            </w:tcBorders>
          </w:tcPr>
          <w:p w14:paraId="7E59BC64" w14:textId="5024D10A" w:rsidR="0074265E" w:rsidRDefault="0074265E" w:rsidP="0074265E">
            <w:pPr>
              <w:pStyle w:val="GOSTTablenorm"/>
            </w:pPr>
            <w:r>
              <w:t>Номер_родит_документа</w:t>
            </w:r>
          </w:p>
        </w:tc>
        <w:tc>
          <w:tcPr>
            <w:tcW w:w="283" w:type="pct"/>
            <w:tcBorders>
              <w:top w:val="single" w:sz="4" w:space="0" w:color="auto"/>
              <w:left w:val="single" w:sz="4" w:space="0" w:color="auto"/>
              <w:bottom w:val="single" w:sz="4" w:space="0" w:color="auto"/>
              <w:right w:val="single" w:sz="4" w:space="0" w:color="auto"/>
            </w:tcBorders>
          </w:tcPr>
          <w:p w14:paraId="539D4FB9" w14:textId="2F744A85" w:rsidR="0074265E" w:rsidRPr="007F665C" w:rsidRDefault="0074265E" w:rsidP="0074265E">
            <w:pPr>
              <w:pStyle w:val="GOSTTablenorm"/>
            </w:pPr>
            <w:r>
              <w:t>нет</w:t>
            </w:r>
          </w:p>
        </w:tc>
        <w:tc>
          <w:tcPr>
            <w:tcW w:w="1113" w:type="pct"/>
            <w:tcBorders>
              <w:top w:val="single" w:sz="4" w:space="0" w:color="auto"/>
              <w:left w:val="single" w:sz="4" w:space="0" w:color="auto"/>
              <w:bottom w:val="single" w:sz="4" w:space="0" w:color="auto"/>
              <w:right w:val="single" w:sz="4" w:space="0" w:color="auto"/>
            </w:tcBorders>
          </w:tcPr>
          <w:p w14:paraId="55084EBD" w14:textId="1B5B9AA6" w:rsidR="0074265E" w:rsidRPr="007F665C" w:rsidRDefault="0074265E" w:rsidP="0074265E">
            <w:pPr>
              <w:pStyle w:val="GOSTTablenorm"/>
            </w:pPr>
            <w:r>
              <w:t>Номер родительского документа</w:t>
            </w:r>
          </w:p>
        </w:tc>
        <w:tc>
          <w:tcPr>
            <w:tcW w:w="1143" w:type="pct"/>
            <w:tcBorders>
              <w:top w:val="single" w:sz="4" w:space="0" w:color="auto"/>
              <w:left w:val="single" w:sz="4" w:space="0" w:color="auto"/>
              <w:bottom w:val="single" w:sz="4" w:space="0" w:color="auto"/>
              <w:right w:val="single" w:sz="4" w:space="0" w:color="auto"/>
            </w:tcBorders>
          </w:tcPr>
          <w:p w14:paraId="3AC17D08" w14:textId="6B7571DB" w:rsidR="0074265E" w:rsidRPr="00353D45" w:rsidRDefault="0074265E" w:rsidP="0074265E">
            <w:pPr>
              <w:pStyle w:val="GOSTTablenorm"/>
              <w:rPr>
                <w:color w:val="000000"/>
              </w:rPr>
            </w:pPr>
            <w:r w:rsidRPr="003E39C8">
              <w:rPr>
                <w:bCs/>
                <w:szCs w:val="22"/>
              </w:rPr>
              <w:t>T0504833:</w:t>
            </w:r>
            <w:r w:rsidRPr="003535A8">
              <w:rPr>
                <w:szCs w:val="22"/>
              </w:rPr>
              <w:t>NDOC</w:t>
            </w:r>
          </w:p>
        </w:tc>
        <w:tc>
          <w:tcPr>
            <w:tcW w:w="1350" w:type="pct"/>
            <w:tcBorders>
              <w:top w:val="single" w:sz="4" w:space="0" w:color="auto"/>
              <w:left w:val="single" w:sz="4" w:space="0" w:color="auto"/>
              <w:bottom w:val="single" w:sz="4" w:space="0" w:color="auto"/>
              <w:right w:val="single" w:sz="4" w:space="0" w:color="auto"/>
            </w:tcBorders>
          </w:tcPr>
          <w:p w14:paraId="2BE6639D" w14:textId="4AC5ACF1" w:rsidR="0074265E" w:rsidRPr="007F665C" w:rsidRDefault="0074265E" w:rsidP="0074265E">
            <w:pPr>
              <w:pStyle w:val="GOSTTablenorm"/>
            </w:pPr>
            <w:r w:rsidRPr="00C04880">
              <w:t>-</w:t>
            </w:r>
          </w:p>
        </w:tc>
      </w:tr>
      <w:tr w:rsidR="0074265E" w:rsidRPr="007F665C" w14:paraId="13DC4FB0" w14:textId="77777777" w:rsidTr="001023C7">
        <w:tc>
          <w:tcPr>
            <w:tcW w:w="1111" w:type="pct"/>
            <w:tcBorders>
              <w:top w:val="single" w:sz="4" w:space="0" w:color="auto"/>
              <w:left w:val="single" w:sz="4" w:space="0" w:color="auto"/>
              <w:bottom w:val="single" w:sz="4" w:space="0" w:color="auto"/>
              <w:right w:val="single" w:sz="4" w:space="0" w:color="auto"/>
            </w:tcBorders>
          </w:tcPr>
          <w:p w14:paraId="48A5E94C" w14:textId="5DF22764" w:rsidR="0074265E" w:rsidRDefault="0074265E" w:rsidP="0074265E">
            <w:pPr>
              <w:pStyle w:val="GOSTTablenorm"/>
            </w:pPr>
            <w:r>
              <w:t>Дата_родит_документа</w:t>
            </w:r>
          </w:p>
        </w:tc>
        <w:tc>
          <w:tcPr>
            <w:tcW w:w="283" w:type="pct"/>
            <w:tcBorders>
              <w:top w:val="single" w:sz="4" w:space="0" w:color="auto"/>
              <w:left w:val="single" w:sz="4" w:space="0" w:color="auto"/>
              <w:bottom w:val="single" w:sz="4" w:space="0" w:color="auto"/>
              <w:right w:val="single" w:sz="4" w:space="0" w:color="auto"/>
            </w:tcBorders>
          </w:tcPr>
          <w:p w14:paraId="1FF3EF43" w14:textId="2DDE12A0" w:rsidR="0074265E" w:rsidRPr="007F665C" w:rsidRDefault="0074265E" w:rsidP="0074265E">
            <w:pPr>
              <w:pStyle w:val="GOSTTablenorm"/>
            </w:pPr>
            <w:r>
              <w:t>нет</w:t>
            </w:r>
          </w:p>
        </w:tc>
        <w:tc>
          <w:tcPr>
            <w:tcW w:w="1113" w:type="pct"/>
            <w:tcBorders>
              <w:top w:val="single" w:sz="4" w:space="0" w:color="auto"/>
              <w:left w:val="single" w:sz="4" w:space="0" w:color="auto"/>
              <w:bottom w:val="single" w:sz="4" w:space="0" w:color="auto"/>
              <w:right w:val="single" w:sz="4" w:space="0" w:color="auto"/>
            </w:tcBorders>
          </w:tcPr>
          <w:p w14:paraId="6C2EB155" w14:textId="3B7D6229" w:rsidR="0074265E" w:rsidRPr="007F665C" w:rsidRDefault="0074265E" w:rsidP="0074265E">
            <w:pPr>
              <w:pStyle w:val="GOSTTablenorm"/>
            </w:pPr>
            <w:r>
              <w:t>Дата родительского документа</w:t>
            </w:r>
          </w:p>
        </w:tc>
        <w:tc>
          <w:tcPr>
            <w:tcW w:w="1143" w:type="pct"/>
            <w:tcBorders>
              <w:top w:val="single" w:sz="4" w:space="0" w:color="auto"/>
              <w:left w:val="single" w:sz="4" w:space="0" w:color="auto"/>
              <w:bottom w:val="single" w:sz="4" w:space="0" w:color="auto"/>
              <w:right w:val="single" w:sz="4" w:space="0" w:color="auto"/>
            </w:tcBorders>
          </w:tcPr>
          <w:p w14:paraId="5655FB78" w14:textId="139DBF4B" w:rsidR="0074265E" w:rsidRPr="00353D45" w:rsidRDefault="0074265E" w:rsidP="0074265E">
            <w:pPr>
              <w:pStyle w:val="GOSTTablenorm"/>
              <w:rPr>
                <w:color w:val="000000"/>
              </w:rPr>
            </w:pPr>
            <w:r w:rsidRPr="003E39C8">
              <w:rPr>
                <w:bCs/>
                <w:szCs w:val="22"/>
              </w:rPr>
              <w:t>T0504833:</w:t>
            </w:r>
            <w:r w:rsidRPr="003535A8">
              <w:rPr>
                <w:szCs w:val="22"/>
              </w:rPr>
              <w:t>DATEDOC</w:t>
            </w:r>
          </w:p>
        </w:tc>
        <w:tc>
          <w:tcPr>
            <w:tcW w:w="1350" w:type="pct"/>
            <w:tcBorders>
              <w:top w:val="single" w:sz="4" w:space="0" w:color="auto"/>
              <w:left w:val="single" w:sz="4" w:space="0" w:color="auto"/>
              <w:bottom w:val="single" w:sz="4" w:space="0" w:color="auto"/>
              <w:right w:val="single" w:sz="4" w:space="0" w:color="auto"/>
            </w:tcBorders>
          </w:tcPr>
          <w:p w14:paraId="3B9D1285" w14:textId="1C887D82" w:rsidR="0074265E" w:rsidRPr="007F665C" w:rsidRDefault="0074265E" w:rsidP="0074265E">
            <w:pPr>
              <w:pStyle w:val="GOSTTablenorm"/>
            </w:pPr>
            <w:r w:rsidRPr="00C04880">
              <w:t>-</w:t>
            </w:r>
          </w:p>
        </w:tc>
      </w:tr>
      <w:tr w:rsidR="0074265E" w:rsidRPr="007F665C" w14:paraId="3E7932F2" w14:textId="77777777" w:rsidTr="001023C7">
        <w:tc>
          <w:tcPr>
            <w:tcW w:w="1111" w:type="pct"/>
            <w:tcBorders>
              <w:top w:val="single" w:sz="4" w:space="0" w:color="auto"/>
              <w:left w:val="single" w:sz="4" w:space="0" w:color="auto"/>
              <w:bottom w:val="single" w:sz="4" w:space="0" w:color="auto"/>
              <w:right w:val="single" w:sz="4" w:space="0" w:color="auto"/>
            </w:tcBorders>
          </w:tcPr>
          <w:p w14:paraId="05E9BE7A" w14:textId="542B9729" w:rsidR="0074265E" w:rsidRDefault="0074265E" w:rsidP="0074265E">
            <w:pPr>
              <w:pStyle w:val="GOSTTablenorm"/>
            </w:pPr>
            <w:r>
              <w:t>Тип_родит_документа</w:t>
            </w:r>
          </w:p>
        </w:tc>
        <w:tc>
          <w:tcPr>
            <w:tcW w:w="283" w:type="pct"/>
            <w:tcBorders>
              <w:top w:val="single" w:sz="4" w:space="0" w:color="auto"/>
              <w:left w:val="single" w:sz="4" w:space="0" w:color="auto"/>
              <w:bottom w:val="single" w:sz="4" w:space="0" w:color="auto"/>
              <w:right w:val="single" w:sz="4" w:space="0" w:color="auto"/>
            </w:tcBorders>
          </w:tcPr>
          <w:p w14:paraId="733CEFE3" w14:textId="2752D8B0" w:rsidR="0074265E" w:rsidRPr="007F665C" w:rsidRDefault="0074265E" w:rsidP="0074265E">
            <w:pPr>
              <w:pStyle w:val="GOSTTablenorm"/>
            </w:pPr>
            <w:r>
              <w:t>нет</w:t>
            </w:r>
          </w:p>
        </w:tc>
        <w:tc>
          <w:tcPr>
            <w:tcW w:w="1113" w:type="pct"/>
            <w:tcBorders>
              <w:top w:val="single" w:sz="4" w:space="0" w:color="auto"/>
              <w:left w:val="single" w:sz="4" w:space="0" w:color="auto"/>
              <w:bottom w:val="single" w:sz="4" w:space="0" w:color="auto"/>
              <w:right w:val="single" w:sz="4" w:space="0" w:color="auto"/>
            </w:tcBorders>
          </w:tcPr>
          <w:p w14:paraId="03CBBFB2" w14:textId="304F94C8" w:rsidR="0074265E" w:rsidRPr="00B54CEA" w:rsidRDefault="0074265E" w:rsidP="0074265E">
            <w:pPr>
              <w:pStyle w:val="GOSTTablenorm"/>
              <w:rPr>
                <w:lang w:val="en-US"/>
              </w:rPr>
            </w:pPr>
            <w:r>
              <w:t>Тип родительского документа</w:t>
            </w:r>
          </w:p>
        </w:tc>
        <w:tc>
          <w:tcPr>
            <w:tcW w:w="1143" w:type="pct"/>
            <w:tcBorders>
              <w:top w:val="single" w:sz="4" w:space="0" w:color="auto"/>
              <w:left w:val="single" w:sz="4" w:space="0" w:color="auto"/>
              <w:bottom w:val="single" w:sz="4" w:space="0" w:color="auto"/>
              <w:right w:val="single" w:sz="4" w:space="0" w:color="auto"/>
            </w:tcBorders>
          </w:tcPr>
          <w:p w14:paraId="3A85B641" w14:textId="25C066E8" w:rsidR="0074265E" w:rsidRPr="00353D45" w:rsidRDefault="0074265E" w:rsidP="0074265E">
            <w:pPr>
              <w:pStyle w:val="GOSTTablenorm"/>
              <w:rPr>
                <w:color w:val="000000"/>
              </w:rPr>
            </w:pPr>
            <w:r w:rsidRPr="003E39C8">
              <w:rPr>
                <w:bCs/>
                <w:szCs w:val="22"/>
              </w:rPr>
              <w:t>T0504833:</w:t>
            </w:r>
            <w:r w:rsidRPr="003535A8">
              <w:rPr>
                <w:szCs w:val="22"/>
              </w:rPr>
              <w:t>TYPE_DOC</w:t>
            </w:r>
          </w:p>
        </w:tc>
        <w:tc>
          <w:tcPr>
            <w:tcW w:w="1350" w:type="pct"/>
            <w:tcBorders>
              <w:top w:val="single" w:sz="4" w:space="0" w:color="auto"/>
              <w:left w:val="single" w:sz="4" w:space="0" w:color="auto"/>
              <w:bottom w:val="single" w:sz="4" w:space="0" w:color="auto"/>
              <w:right w:val="single" w:sz="4" w:space="0" w:color="auto"/>
            </w:tcBorders>
          </w:tcPr>
          <w:p w14:paraId="36ADA3FF" w14:textId="3B43A38B" w:rsidR="0074265E" w:rsidRPr="007F665C" w:rsidRDefault="0074265E" w:rsidP="0074265E">
            <w:pPr>
              <w:pStyle w:val="GOSTTablenorm"/>
            </w:pPr>
            <w:r w:rsidRPr="00C04880">
              <w:t>-</w:t>
            </w:r>
          </w:p>
        </w:tc>
      </w:tr>
      <w:tr w:rsidR="0074265E" w:rsidRPr="007F665C" w14:paraId="38CCB8FF" w14:textId="77777777" w:rsidTr="001023C7">
        <w:tc>
          <w:tcPr>
            <w:tcW w:w="1111" w:type="pct"/>
            <w:tcBorders>
              <w:top w:val="single" w:sz="4" w:space="0" w:color="auto"/>
              <w:left w:val="single" w:sz="4" w:space="0" w:color="auto"/>
              <w:bottom w:val="single" w:sz="4" w:space="0" w:color="auto"/>
              <w:right w:val="single" w:sz="4" w:space="0" w:color="auto"/>
            </w:tcBorders>
          </w:tcPr>
          <w:p w14:paraId="65FDE295" w14:textId="780B8303" w:rsidR="0074265E" w:rsidRDefault="0074265E" w:rsidP="0074265E">
            <w:pPr>
              <w:pStyle w:val="GOSTTablenorm"/>
            </w:pPr>
            <w:r>
              <w:t>GUID_родит_документа</w:t>
            </w:r>
          </w:p>
        </w:tc>
        <w:tc>
          <w:tcPr>
            <w:tcW w:w="283" w:type="pct"/>
            <w:tcBorders>
              <w:top w:val="single" w:sz="4" w:space="0" w:color="auto"/>
              <w:left w:val="single" w:sz="4" w:space="0" w:color="auto"/>
              <w:bottom w:val="single" w:sz="4" w:space="0" w:color="auto"/>
              <w:right w:val="single" w:sz="4" w:space="0" w:color="auto"/>
            </w:tcBorders>
          </w:tcPr>
          <w:p w14:paraId="57EA6184" w14:textId="6CADF96E" w:rsidR="0074265E" w:rsidRPr="007F665C" w:rsidRDefault="0074265E" w:rsidP="0074265E">
            <w:pPr>
              <w:pStyle w:val="GOSTTablenorm"/>
            </w:pPr>
            <w:r>
              <w:t>нет</w:t>
            </w:r>
          </w:p>
        </w:tc>
        <w:tc>
          <w:tcPr>
            <w:tcW w:w="1113" w:type="pct"/>
            <w:tcBorders>
              <w:top w:val="single" w:sz="4" w:space="0" w:color="auto"/>
              <w:left w:val="single" w:sz="4" w:space="0" w:color="auto"/>
              <w:bottom w:val="single" w:sz="4" w:space="0" w:color="auto"/>
              <w:right w:val="single" w:sz="4" w:space="0" w:color="auto"/>
            </w:tcBorders>
          </w:tcPr>
          <w:p w14:paraId="55ABFAAA" w14:textId="6946EE2A" w:rsidR="0074265E" w:rsidRPr="007F665C" w:rsidRDefault="0074265E" w:rsidP="0074265E">
            <w:pPr>
              <w:pStyle w:val="GOSTTablenorm"/>
            </w:pPr>
            <w:r>
              <w:t>GUID родительского документа</w:t>
            </w:r>
          </w:p>
        </w:tc>
        <w:tc>
          <w:tcPr>
            <w:tcW w:w="1143" w:type="pct"/>
            <w:tcBorders>
              <w:top w:val="single" w:sz="4" w:space="0" w:color="auto"/>
              <w:left w:val="single" w:sz="4" w:space="0" w:color="auto"/>
              <w:bottom w:val="single" w:sz="4" w:space="0" w:color="auto"/>
              <w:right w:val="single" w:sz="4" w:space="0" w:color="auto"/>
            </w:tcBorders>
          </w:tcPr>
          <w:p w14:paraId="41BC334F" w14:textId="613890C5" w:rsidR="0074265E" w:rsidRPr="00353D45" w:rsidRDefault="0074265E" w:rsidP="0074265E">
            <w:pPr>
              <w:pStyle w:val="GOSTTablenorm"/>
              <w:rPr>
                <w:color w:val="000000"/>
              </w:rPr>
            </w:pPr>
            <w:r w:rsidRPr="003E39C8">
              <w:rPr>
                <w:bCs/>
                <w:szCs w:val="22"/>
              </w:rPr>
              <w:t>T0504833:</w:t>
            </w:r>
            <w:r w:rsidRPr="003535A8">
              <w:rPr>
                <w:szCs w:val="22"/>
              </w:rPr>
              <w:t>GUIDPARENT</w:t>
            </w:r>
          </w:p>
        </w:tc>
        <w:tc>
          <w:tcPr>
            <w:tcW w:w="1350" w:type="pct"/>
            <w:tcBorders>
              <w:top w:val="single" w:sz="4" w:space="0" w:color="auto"/>
              <w:left w:val="single" w:sz="4" w:space="0" w:color="auto"/>
              <w:bottom w:val="single" w:sz="4" w:space="0" w:color="auto"/>
              <w:right w:val="single" w:sz="4" w:space="0" w:color="auto"/>
            </w:tcBorders>
          </w:tcPr>
          <w:p w14:paraId="6C093896" w14:textId="2CE5D1A1" w:rsidR="0074265E" w:rsidRPr="007F665C" w:rsidRDefault="0074265E" w:rsidP="0074265E">
            <w:pPr>
              <w:pStyle w:val="GOSTTablenorm"/>
            </w:pPr>
            <w:r w:rsidRPr="00C04880">
              <w:t>-</w:t>
            </w:r>
          </w:p>
        </w:tc>
      </w:tr>
      <w:tr w:rsidR="00241D8B" w:rsidRPr="007F665C" w14:paraId="08B0C6A7" w14:textId="77777777" w:rsidTr="001023C7">
        <w:tc>
          <w:tcPr>
            <w:tcW w:w="1111" w:type="pct"/>
            <w:tcBorders>
              <w:top w:val="single" w:sz="4" w:space="0" w:color="auto"/>
              <w:left w:val="single" w:sz="4" w:space="0" w:color="auto"/>
              <w:bottom w:val="single" w:sz="4" w:space="0" w:color="auto"/>
              <w:right w:val="single" w:sz="4" w:space="0" w:color="auto"/>
            </w:tcBorders>
          </w:tcPr>
          <w:p w14:paraId="20E1D4B2" w14:textId="54FF923C" w:rsidR="00241D8B" w:rsidRDefault="00241D8B" w:rsidP="00241D8B">
            <w:pPr>
              <w:pStyle w:val="GOSTTablenorm"/>
            </w:pPr>
            <w:r>
              <w:t>Сумма_валюта_операции</w:t>
            </w:r>
          </w:p>
        </w:tc>
        <w:tc>
          <w:tcPr>
            <w:tcW w:w="283" w:type="pct"/>
            <w:tcBorders>
              <w:top w:val="single" w:sz="4" w:space="0" w:color="auto"/>
              <w:left w:val="single" w:sz="4" w:space="0" w:color="auto"/>
              <w:bottom w:val="single" w:sz="4" w:space="0" w:color="auto"/>
              <w:right w:val="single" w:sz="4" w:space="0" w:color="auto"/>
            </w:tcBorders>
          </w:tcPr>
          <w:p w14:paraId="12A98423" w14:textId="0D8B2CB0" w:rsidR="00241D8B" w:rsidRPr="007F665C" w:rsidRDefault="00241D8B" w:rsidP="00241D8B">
            <w:pPr>
              <w:pStyle w:val="GOSTTablenorm"/>
            </w:pPr>
            <w:r>
              <w:t>да</w:t>
            </w:r>
          </w:p>
        </w:tc>
        <w:tc>
          <w:tcPr>
            <w:tcW w:w="1113" w:type="pct"/>
            <w:tcBorders>
              <w:top w:val="single" w:sz="4" w:space="0" w:color="auto"/>
              <w:left w:val="single" w:sz="4" w:space="0" w:color="auto"/>
              <w:bottom w:val="single" w:sz="4" w:space="0" w:color="auto"/>
              <w:right w:val="single" w:sz="4" w:space="0" w:color="auto"/>
            </w:tcBorders>
          </w:tcPr>
          <w:p w14:paraId="0C3EF388" w14:textId="2F3E0706" w:rsidR="00241D8B" w:rsidRPr="007F665C" w:rsidRDefault="00241D8B" w:rsidP="00241D8B">
            <w:pPr>
              <w:pStyle w:val="GOSTTablenorm"/>
            </w:pPr>
            <w:r>
              <w:t>Сумма в валюте операции</w:t>
            </w:r>
          </w:p>
        </w:tc>
        <w:tc>
          <w:tcPr>
            <w:tcW w:w="1143" w:type="pct"/>
            <w:tcBorders>
              <w:top w:val="single" w:sz="4" w:space="0" w:color="auto"/>
              <w:left w:val="single" w:sz="4" w:space="0" w:color="auto"/>
              <w:bottom w:val="single" w:sz="4" w:space="0" w:color="auto"/>
              <w:right w:val="single" w:sz="4" w:space="0" w:color="auto"/>
            </w:tcBorders>
          </w:tcPr>
          <w:p w14:paraId="66116073" w14:textId="5216C223" w:rsidR="00241D8B" w:rsidRPr="00353D45" w:rsidRDefault="00241D8B" w:rsidP="00241D8B">
            <w:pPr>
              <w:pStyle w:val="GOSTTablenorm"/>
              <w:rPr>
                <w:color w:val="000000"/>
              </w:rPr>
            </w:pPr>
            <w:r w:rsidRPr="003E39C8">
              <w:rPr>
                <w:bCs/>
                <w:szCs w:val="22"/>
              </w:rPr>
              <w:t>T0504833:</w:t>
            </w:r>
            <w:r w:rsidRPr="00B9499D">
              <w:t>SUMM</w:t>
            </w:r>
          </w:p>
        </w:tc>
        <w:tc>
          <w:tcPr>
            <w:tcW w:w="1350" w:type="pct"/>
            <w:tcBorders>
              <w:top w:val="single" w:sz="4" w:space="0" w:color="auto"/>
              <w:left w:val="single" w:sz="4" w:space="0" w:color="auto"/>
              <w:bottom w:val="single" w:sz="4" w:space="0" w:color="auto"/>
              <w:right w:val="single" w:sz="4" w:space="0" w:color="auto"/>
            </w:tcBorders>
          </w:tcPr>
          <w:p w14:paraId="43AE16E2" w14:textId="1F19BB9A" w:rsidR="00241D8B" w:rsidRPr="007F665C" w:rsidRDefault="00241D8B" w:rsidP="00241D8B">
            <w:pPr>
              <w:pStyle w:val="GOSTTablenorm"/>
            </w:pPr>
            <w:r>
              <w:t>Сумма передается в единицах валюты с точностью 2 знака после запятой - необходимо конвертировать в минимальные единицы валюты (для данного типа документов умножить на 100)</w:t>
            </w:r>
          </w:p>
        </w:tc>
      </w:tr>
      <w:tr w:rsidR="00241D8B" w:rsidRPr="007F665C" w14:paraId="01697D7C" w14:textId="77777777" w:rsidTr="001023C7">
        <w:tc>
          <w:tcPr>
            <w:tcW w:w="1111" w:type="pct"/>
            <w:tcBorders>
              <w:top w:val="single" w:sz="4" w:space="0" w:color="auto"/>
              <w:left w:val="single" w:sz="4" w:space="0" w:color="auto"/>
              <w:bottom w:val="single" w:sz="4" w:space="0" w:color="auto"/>
              <w:right w:val="single" w:sz="4" w:space="0" w:color="auto"/>
            </w:tcBorders>
          </w:tcPr>
          <w:p w14:paraId="00C1B363" w14:textId="3E8791D3" w:rsidR="00241D8B" w:rsidRDefault="00241D8B" w:rsidP="00241D8B">
            <w:pPr>
              <w:pStyle w:val="GOSTTablenorm"/>
            </w:pPr>
            <w:r>
              <w:t>Сумма_валюта_учета_руб</w:t>
            </w:r>
          </w:p>
        </w:tc>
        <w:tc>
          <w:tcPr>
            <w:tcW w:w="283" w:type="pct"/>
            <w:tcBorders>
              <w:top w:val="single" w:sz="4" w:space="0" w:color="auto"/>
              <w:left w:val="single" w:sz="4" w:space="0" w:color="auto"/>
              <w:bottom w:val="single" w:sz="4" w:space="0" w:color="auto"/>
              <w:right w:val="single" w:sz="4" w:space="0" w:color="auto"/>
            </w:tcBorders>
          </w:tcPr>
          <w:p w14:paraId="220B91B7" w14:textId="71F22796" w:rsidR="00241D8B" w:rsidRPr="007F665C" w:rsidRDefault="00241D8B" w:rsidP="00241D8B">
            <w:pPr>
              <w:pStyle w:val="GOSTTablenorm"/>
            </w:pPr>
            <w:r>
              <w:t>да</w:t>
            </w:r>
          </w:p>
        </w:tc>
        <w:tc>
          <w:tcPr>
            <w:tcW w:w="1113" w:type="pct"/>
            <w:tcBorders>
              <w:top w:val="single" w:sz="4" w:space="0" w:color="auto"/>
              <w:left w:val="single" w:sz="4" w:space="0" w:color="auto"/>
              <w:bottom w:val="single" w:sz="4" w:space="0" w:color="auto"/>
              <w:right w:val="single" w:sz="4" w:space="0" w:color="auto"/>
            </w:tcBorders>
          </w:tcPr>
          <w:p w14:paraId="30E1EE87" w14:textId="71E5A0D2" w:rsidR="00241D8B" w:rsidRPr="007F665C" w:rsidRDefault="00241D8B" w:rsidP="00241D8B">
            <w:pPr>
              <w:pStyle w:val="GOSTTablenorm"/>
            </w:pPr>
            <w:r>
              <w:t>Сумма в валюте учета (руб)</w:t>
            </w:r>
          </w:p>
        </w:tc>
        <w:tc>
          <w:tcPr>
            <w:tcW w:w="1143" w:type="pct"/>
            <w:tcBorders>
              <w:top w:val="single" w:sz="4" w:space="0" w:color="auto"/>
              <w:left w:val="single" w:sz="4" w:space="0" w:color="auto"/>
              <w:bottom w:val="single" w:sz="4" w:space="0" w:color="auto"/>
              <w:right w:val="single" w:sz="4" w:space="0" w:color="auto"/>
            </w:tcBorders>
          </w:tcPr>
          <w:p w14:paraId="6688763D" w14:textId="4E229A1F" w:rsidR="00241D8B" w:rsidRPr="00353D45" w:rsidRDefault="00241D8B" w:rsidP="00241D8B">
            <w:pPr>
              <w:pStyle w:val="GOSTTablenorm"/>
              <w:rPr>
                <w:color w:val="000000"/>
              </w:rPr>
            </w:pPr>
            <w:r w:rsidRPr="003E39C8">
              <w:rPr>
                <w:bCs/>
                <w:szCs w:val="22"/>
              </w:rPr>
              <w:t>T0504833:</w:t>
            </w:r>
            <w:r w:rsidRPr="0051436C">
              <w:t>Rg</w:t>
            </w:r>
            <w:r w:rsidRPr="00B9499D">
              <w:t>SUMM</w:t>
            </w:r>
          </w:p>
        </w:tc>
        <w:tc>
          <w:tcPr>
            <w:tcW w:w="1350" w:type="pct"/>
            <w:tcBorders>
              <w:top w:val="single" w:sz="4" w:space="0" w:color="auto"/>
              <w:left w:val="single" w:sz="4" w:space="0" w:color="auto"/>
              <w:bottom w:val="single" w:sz="4" w:space="0" w:color="auto"/>
              <w:right w:val="single" w:sz="4" w:space="0" w:color="auto"/>
            </w:tcBorders>
          </w:tcPr>
          <w:p w14:paraId="1C2CE568" w14:textId="1ED14ED1" w:rsidR="00241D8B" w:rsidRPr="007F665C" w:rsidRDefault="00241D8B" w:rsidP="00241D8B">
            <w:pPr>
              <w:pStyle w:val="GOSTTablenorm"/>
            </w:pPr>
            <w:r>
              <w:t>Сумма передается в единицах валюты с точностью 2 знака после запятой - необходимо конвертировать в минимальные единицы валюты (для данного типа документов умножить на 100)</w:t>
            </w:r>
          </w:p>
        </w:tc>
      </w:tr>
      <w:tr w:rsidR="0074265E" w:rsidRPr="007F665C" w14:paraId="43D7CE81" w14:textId="77777777" w:rsidTr="001023C7">
        <w:tc>
          <w:tcPr>
            <w:tcW w:w="1111" w:type="pct"/>
            <w:tcBorders>
              <w:top w:val="single" w:sz="4" w:space="0" w:color="auto"/>
              <w:left w:val="single" w:sz="4" w:space="0" w:color="auto"/>
              <w:bottom w:val="single" w:sz="4" w:space="0" w:color="auto"/>
              <w:right w:val="single" w:sz="4" w:space="0" w:color="auto"/>
            </w:tcBorders>
          </w:tcPr>
          <w:p w14:paraId="46FFA216" w14:textId="21960F81" w:rsidR="0074265E" w:rsidRDefault="0074265E" w:rsidP="0074265E">
            <w:pPr>
              <w:pStyle w:val="GOSTTablenorm"/>
            </w:pPr>
            <w:r>
              <w:t>Счет_бухучет_Дт</w:t>
            </w:r>
          </w:p>
        </w:tc>
        <w:tc>
          <w:tcPr>
            <w:tcW w:w="283" w:type="pct"/>
            <w:tcBorders>
              <w:top w:val="single" w:sz="4" w:space="0" w:color="auto"/>
              <w:left w:val="single" w:sz="4" w:space="0" w:color="auto"/>
              <w:bottom w:val="single" w:sz="4" w:space="0" w:color="auto"/>
              <w:right w:val="single" w:sz="4" w:space="0" w:color="auto"/>
            </w:tcBorders>
          </w:tcPr>
          <w:p w14:paraId="57FA0DFE" w14:textId="08E758C9" w:rsidR="0074265E" w:rsidRPr="007F665C" w:rsidRDefault="0074265E" w:rsidP="0074265E">
            <w:pPr>
              <w:pStyle w:val="GOSTTablenorm"/>
            </w:pPr>
            <w:r>
              <w:t>нет</w:t>
            </w:r>
          </w:p>
        </w:tc>
        <w:tc>
          <w:tcPr>
            <w:tcW w:w="1113" w:type="pct"/>
            <w:tcBorders>
              <w:top w:val="single" w:sz="4" w:space="0" w:color="auto"/>
              <w:left w:val="single" w:sz="4" w:space="0" w:color="auto"/>
              <w:bottom w:val="single" w:sz="4" w:space="0" w:color="auto"/>
              <w:right w:val="single" w:sz="4" w:space="0" w:color="auto"/>
            </w:tcBorders>
          </w:tcPr>
          <w:p w14:paraId="2EF7B313" w14:textId="334B5B00" w:rsidR="0074265E" w:rsidRPr="00650161" w:rsidRDefault="0074265E" w:rsidP="0074265E">
            <w:pPr>
              <w:pStyle w:val="GOSTTablenorm"/>
            </w:pPr>
            <w:r w:rsidRPr="00650161">
              <w:t>Счет Дт</w:t>
            </w:r>
          </w:p>
        </w:tc>
        <w:tc>
          <w:tcPr>
            <w:tcW w:w="1143" w:type="pct"/>
            <w:tcBorders>
              <w:top w:val="single" w:sz="4" w:space="0" w:color="auto"/>
              <w:left w:val="single" w:sz="4" w:space="0" w:color="auto"/>
              <w:bottom w:val="single" w:sz="4" w:space="0" w:color="auto"/>
              <w:right w:val="single" w:sz="4" w:space="0" w:color="auto"/>
            </w:tcBorders>
          </w:tcPr>
          <w:p w14:paraId="6F9DA5A8" w14:textId="34EE09E4" w:rsidR="0074265E" w:rsidRPr="00650161" w:rsidRDefault="0074265E" w:rsidP="0074265E">
            <w:pPr>
              <w:pStyle w:val="GOSTTablenorm"/>
            </w:pPr>
            <w:r w:rsidRPr="00650161">
              <w:rPr>
                <w:bCs/>
                <w:szCs w:val="22"/>
              </w:rPr>
              <w:t>T0504833:DT_ACCOUNT</w:t>
            </w:r>
          </w:p>
        </w:tc>
        <w:tc>
          <w:tcPr>
            <w:tcW w:w="1350" w:type="pct"/>
            <w:tcBorders>
              <w:top w:val="single" w:sz="4" w:space="0" w:color="auto"/>
              <w:left w:val="single" w:sz="4" w:space="0" w:color="auto"/>
              <w:bottom w:val="single" w:sz="4" w:space="0" w:color="auto"/>
              <w:right w:val="single" w:sz="4" w:space="0" w:color="auto"/>
            </w:tcBorders>
          </w:tcPr>
          <w:p w14:paraId="0DE9225C" w14:textId="682DCF37" w:rsidR="0074265E" w:rsidRPr="007F665C" w:rsidRDefault="0074265E" w:rsidP="0074265E">
            <w:pPr>
              <w:pStyle w:val="GOSTTablenorm"/>
            </w:pPr>
            <w:r w:rsidRPr="00EC5EED">
              <w:t>-</w:t>
            </w:r>
          </w:p>
        </w:tc>
      </w:tr>
      <w:tr w:rsidR="0074265E" w:rsidRPr="007F665C" w14:paraId="3EEBD368" w14:textId="77777777" w:rsidTr="001023C7">
        <w:tc>
          <w:tcPr>
            <w:tcW w:w="1111" w:type="pct"/>
            <w:tcBorders>
              <w:top w:val="single" w:sz="4" w:space="0" w:color="auto"/>
              <w:left w:val="single" w:sz="4" w:space="0" w:color="auto"/>
              <w:bottom w:val="single" w:sz="4" w:space="0" w:color="auto"/>
              <w:right w:val="single" w:sz="4" w:space="0" w:color="auto"/>
            </w:tcBorders>
          </w:tcPr>
          <w:p w14:paraId="491A15B6" w14:textId="0D3336C8" w:rsidR="0074265E" w:rsidRDefault="0074265E" w:rsidP="0074265E">
            <w:pPr>
              <w:pStyle w:val="GOSTTablenorm"/>
            </w:pPr>
            <w:r>
              <w:t>Счет_бухучет_Кт</w:t>
            </w:r>
          </w:p>
        </w:tc>
        <w:tc>
          <w:tcPr>
            <w:tcW w:w="283" w:type="pct"/>
            <w:tcBorders>
              <w:top w:val="single" w:sz="4" w:space="0" w:color="auto"/>
              <w:left w:val="single" w:sz="4" w:space="0" w:color="auto"/>
              <w:bottom w:val="single" w:sz="4" w:space="0" w:color="auto"/>
              <w:right w:val="single" w:sz="4" w:space="0" w:color="auto"/>
            </w:tcBorders>
          </w:tcPr>
          <w:p w14:paraId="08BFC1B6" w14:textId="5E2E313D" w:rsidR="0074265E" w:rsidRPr="007F665C" w:rsidRDefault="0074265E" w:rsidP="0074265E">
            <w:pPr>
              <w:pStyle w:val="GOSTTablenorm"/>
            </w:pPr>
            <w:r>
              <w:t>нет</w:t>
            </w:r>
          </w:p>
        </w:tc>
        <w:tc>
          <w:tcPr>
            <w:tcW w:w="1113" w:type="pct"/>
            <w:tcBorders>
              <w:top w:val="single" w:sz="4" w:space="0" w:color="auto"/>
              <w:left w:val="single" w:sz="4" w:space="0" w:color="auto"/>
              <w:bottom w:val="single" w:sz="4" w:space="0" w:color="auto"/>
              <w:right w:val="single" w:sz="4" w:space="0" w:color="auto"/>
            </w:tcBorders>
          </w:tcPr>
          <w:p w14:paraId="3F770762" w14:textId="656A0AC8" w:rsidR="0074265E" w:rsidRPr="00650161" w:rsidRDefault="0074265E" w:rsidP="0074265E">
            <w:pPr>
              <w:pStyle w:val="GOSTTablenorm"/>
            </w:pPr>
            <w:r w:rsidRPr="00650161">
              <w:t>Счет Кт</w:t>
            </w:r>
          </w:p>
        </w:tc>
        <w:tc>
          <w:tcPr>
            <w:tcW w:w="1143" w:type="pct"/>
            <w:tcBorders>
              <w:top w:val="single" w:sz="4" w:space="0" w:color="auto"/>
              <w:left w:val="single" w:sz="4" w:space="0" w:color="auto"/>
              <w:bottom w:val="single" w:sz="4" w:space="0" w:color="auto"/>
              <w:right w:val="single" w:sz="4" w:space="0" w:color="auto"/>
            </w:tcBorders>
          </w:tcPr>
          <w:p w14:paraId="54631125" w14:textId="2AFE501D" w:rsidR="0074265E" w:rsidRPr="00650161" w:rsidRDefault="0074265E" w:rsidP="0074265E">
            <w:pPr>
              <w:pStyle w:val="GOSTTablenorm"/>
            </w:pPr>
            <w:r w:rsidRPr="00650161">
              <w:rPr>
                <w:bCs/>
                <w:szCs w:val="22"/>
              </w:rPr>
              <w:t>T0504833:CT_ACCOUNT</w:t>
            </w:r>
          </w:p>
        </w:tc>
        <w:tc>
          <w:tcPr>
            <w:tcW w:w="1350" w:type="pct"/>
            <w:tcBorders>
              <w:top w:val="single" w:sz="4" w:space="0" w:color="auto"/>
              <w:left w:val="single" w:sz="4" w:space="0" w:color="auto"/>
              <w:bottom w:val="single" w:sz="4" w:space="0" w:color="auto"/>
              <w:right w:val="single" w:sz="4" w:space="0" w:color="auto"/>
            </w:tcBorders>
          </w:tcPr>
          <w:p w14:paraId="77958A69" w14:textId="407351A3" w:rsidR="0074265E" w:rsidRPr="007F665C" w:rsidRDefault="0074265E" w:rsidP="0074265E">
            <w:pPr>
              <w:pStyle w:val="GOSTTablenorm"/>
            </w:pPr>
            <w:r w:rsidRPr="00EC5EED">
              <w:t>-</w:t>
            </w:r>
          </w:p>
        </w:tc>
      </w:tr>
      <w:tr w:rsidR="00AA7361" w:rsidRPr="007F665C" w14:paraId="49992EDC" w14:textId="77777777" w:rsidTr="001023C7">
        <w:trPr>
          <w:ins w:id="6048" w:author="Седых Екатерина Александровна" w:date="2026-03-16T21:52:00Z"/>
        </w:trPr>
        <w:tc>
          <w:tcPr>
            <w:tcW w:w="1111" w:type="pct"/>
            <w:tcBorders>
              <w:top w:val="single" w:sz="4" w:space="0" w:color="auto"/>
              <w:left w:val="single" w:sz="4" w:space="0" w:color="auto"/>
              <w:bottom w:val="single" w:sz="4" w:space="0" w:color="auto"/>
              <w:right w:val="single" w:sz="4" w:space="0" w:color="auto"/>
            </w:tcBorders>
          </w:tcPr>
          <w:p w14:paraId="4C9459B5" w14:textId="735CE2F5" w:rsidR="00AA7361" w:rsidRDefault="00676019" w:rsidP="0074265E">
            <w:pPr>
              <w:pStyle w:val="GOSTTablenorm"/>
              <w:rPr>
                <w:ins w:id="6049" w:author="Седых Екатерина Александровна" w:date="2026-03-16T21:52:00Z"/>
              </w:rPr>
            </w:pPr>
            <w:commentRangeStart w:id="6050"/>
            <w:ins w:id="6051" w:author="Седых Екатерина Александровна" w:date="2026-03-16T22:08:00Z">
              <w:r w:rsidRPr="00131313">
                <w:t>Аналит_код_Дт</w:t>
              </w:r>
            </w:ins>
            <w:commentRangeEnd w:id="6050"/>
            <w:ins w:id="6052" w:author="Седых Екатерина Александровна" w:date="2026-03-16T22:21:00Z">
              <w:r w:rsidR="00F760E6">
                <w:rPr>
                  <w:rStyle w:val="afff4"/>
                </w:rPr>
                <w:commentReference w:id="6050"/>
              </w:r>
            </w:ins>
          </w:p>
        </w:tc>
        <w:tc>
          <w:tcPr>
            <w:tcW w:w="283" w:type="pct"/>
            <w:tcBorders>
              <w:top w:val="single" w:sz="4" w:space="0" w:color="auto"/>
              <w:left w:val="single" w:sz="4" w:space="0" w:color="auto"/>
              <w:bottom w:val="single" w:sz="4" w:space="0" w:color="auto"/>
              <w:right w:val="single" w:sz="4" w:space="0" w:color="auto"/>
            </w:tcBorders>
          </w:tcPr>
          <w:p w14:paraId="72423FD4" w14:textId="75F41987" w:rsidR="00AA7361" w:rsidRDefault="00AA7361" w:rsidP="0074265E">
            <w:pPr>
              <w:pStyle w:val="GOSTTablenorm"/>
              <w:rPr>
                <w:ins w:id="6053" w:author="Седых Екатерина Александровна" w:date="2026-03-16T21:52:00Z"/>
              </w:rPr>
            </w:pPr>
            <w:ins w:id="6054" w:author="Седых Екатерина Александровна" w:date="2026-03-16T21:53:00Z">
              <w:r>
                <w:t>нет</w:t>
              </w:r>
            </w:ins>
          </w:p>
        </w:tc>
        <w:tc>
          <w:tcPr>
            <w:tcW w:w="1113" w:type="pct"/>
            <w:tcBorders>
              <w:top w:val="single" w:sz="4" w:space="0" w:color="auto"/>
              <w:left w:val="single" w:sz="4" w:space="0" w:color="auto"/>
              <w:bottom w:val="single" w:sz="4" w:space="0" w:color="auto"/>
              <w:right w:val="single" w:sz="4" w:space="0" w:color="auto"/>
            </w:tcBorders>
          </w:tcPr>
          <w:p w14:paraId="7297A85D" w14:textId="09B47BB5" w:rsidR="00AA7361" w:rsidRPr="00650161" w:rsidRDefault="00F760E6" w:rsidP="0074265E">
            <w:pPr>
              <w:pStyle w:val="GOSTTablenorm"/>
              <w:rPr>
                <w:ins w:id="6055" w:author="Седых Екатерина Александровна" w:date="2026-03-16T21:52:00Z"/>
              </w:rPr>
            </w:pPr>
            <w:ins w:id="6056" w:author="Седых Екатерина Александровна" w:date="2026-03-16T22:22:00Z">
              <w:r>
                <w:t>К</w:t>
              </w:r>
              <w:r w:rsidRPr="00F760E6">
                <w:t>од целевой субсидии</w:t>
              </w:r>
            </w:ins>
            <w:ins w:id="6057" w:author="Седых Екатерина Александровна" w:date="2026-03-16T22:23:00Z">
              <w:r>
                <w:t xml:space="preserve"> Дт</w:t>
              </w:r>
            </w:ins>
          </w:p>
        </w:tc>
        <w:tc>
          <w:tcPr>
            <w:tcW w:w="1143" w:type="pct"/>
            <w:tcBorders>
              <w:top w:val="single" w:sz="4" w:space="0" w:color="auto"/>
              <w:left w:val="single" w:sz="4" w:space="0" w:color="auto"/>
              <w:bottom w:val="single" w:sz="4" w:space="0" w:color="auto"/>
              <w:right w:val="single" w:sz="4" w:space="0" w:color="auto"/>
            </w:tcBorders>
          </w:tcPr>
          <w:p w14:paraId="3F22FDD5" w14:textId="42A42DB4" w:rsidR="00AA7361" w:rsidRPr="00650161" w:rsidRDefault="00AA7361" w:rsidP="0074265E">
            <w:pPr>
              <w:pStyle w:val="GOSTTablenorm"/>
              <w:rPr>
                <w:ins w:id="6058" w:author="Седых Екатерина Александровна" w:date="2026-03-16T21:52:00Z"/>
                <w:bCs/>
                <w:szCs w:val="22"/>
              </w:rPr>
            </w:pPr>
            <w:ins w:id="6059" w:author="Седых Екатерина Александровна" w:date="2026-03-16T21:53:00Z">
              <w:r w:rsidRPr="00DB7279">
                <w:t>T0504833:DT_ANALITCODE</w:t>
              </w:r>
            </w:ins>
          </w:p>
        </w:tc>
        <w:tc>
          <w:tcPr>
            <w:tcW w:w="1350" w:type="pct"/>
            <w:tcBorders>
              <w:top w:val="single" w:sz="4" w:space="0" w:color="auto"/>
              <w:left w:val="single" w:sz="4" w:space="0" w:color="auto"/>
              <w:bottom w:val="single" w:sz="4" w:space="0" w:color="auto"/>
              <w:right w:val="single" w:sz="4" w:space="0" w:color="auto"/>
            </w:tcBorders>
          </w:tcPr>
          <w:p w14:paraId="3C70AC92" w14:textId="2A376959" w:rsidR="00AA7361" w:rsidRPr="00EC5EED" w:rsidRDefault="00AA7361" w:rsidP="0074265E">
            <w:pPr>
              <w:pStyle w:val="GOSTTablenorm"/>
              <w:rPr>
                <w:ins w:id="6060" w:author="Седых Екатерина Александровна" w:date="2026-03-16T21:52:00Z"/>
              </w:rPr>
            </w:pPr>
            <w:ins w:id="6061" w:author="Седых Екатерина Александровна" w:date="2026-03-16T21:53:00Z">
              <w:r w:rsidRPr="00EC5EED">
                <w:t>-</w:t>
              </w:r>
            </w:ins>
          </w:p>
        </w:tc>
      </w:tr>
      <w:tr w:rsidR="00AA7361" w:rsidRPr="007F665C" w14:paraId="509AAE4F" w14:textId="77777777" w:rsidTr="001023C7">
        <w:trPr>
          <w:ins w:id="6062" w:author="Седых Екатерина Александровна" w:date="2026-03-16T21:52:00Z"/>
        </w:trPr>
        <w:tc>
          <w:tcPr>
            <w:tcW w:w="1111" w:type="pct"/>
            <w:tcBorders>
              <w:top w:val="single" w:sz="4" w:space="0" w:color="auto"/>
              <w:left w:val="single" w:sz="4" w:space="0" w:color="auto"/>
              <w:bottom w:val="single" w:sz="4" w:space="0" w:color="auto"/>
              <w:right w:val="single" w:sz="4" w:space="0" w:color="auto"/>
            </w:tcBorders>
          </w:tcPr>
          <w:p w14:paraId="771CC630" w14:textId="3987A3B2" w:rsidR="00AA7361" w:rsidRPr="00676019" w:rsidRDefault="00676019" w:rsidP="0074265E">
            <w:pPr>
              <w:pStyle w:val="GOSTTablenorm"/>
              <w:rPr>
                <w:ins w:id="6063" w:author="Седых Екатерина Александровна" w:date="2026-03-16T21:52:00Z"/>
              </w:rPr>
            </w:pPr>
            <w:ins w:id="6064" w:author="Седых Екатерина Александровна" w:date="2026-03-16T22:08:00Z">
              <w:r>
                <w:t>Аналит_код_Кт</w:t>
              </w:r>
            </w:ins>
          </w:p>
        </w:tc>
        <w:tc>
          <w:tcPr>
            <w:tcW w:w="283" w:type="pct"/>
            <w:tcBorders>
              <w:top w:val="single" w:sz="4" w:space="0" w:color="auto"/>
              <w:left w:val="single" w:sz="4" w:space="0" w:color="auto"/>
              <w:bottom w:val="single" w:sz="4" w:space="0" w:color="auto"/>
              <w:right w:val="single" w:sz="4" w:space="0" w:color="auto"/>
            </w:tcBorders>
          </w:tcPr>
          <w:p w14:paraId="25EC044B" w14:textId="503DCCF4" w:rsidR="00AA7361" w:rsidRDefault="00AA7361" w:rsidP="0074265E">
            <w:pPr>
              <w:pStyle w:val="GOSTTablenorm"/>
              <w:rPr>
                <w:ins w:id="6065" w:author="Седых Екатерина Александровна" w:date="2026-03-16T21:52:00Z"/>
              </w:rPr>
            </w:pPr>
            <w:ins w:id="6066" w:author="Седых Екатерина Александровна" w:date="2026-03-16T21:53:00Z">
              <w:r>
                <w:t>нет</w:t>
              </w:r>
            </w:ins>
          </w:p>
        </w:tc>
        <w:tc>
          <w:tcPr>
            <w:tcW w:w="1113" w:type="pct"/>
            <w:tcBorders>
              <w:top w:val="single" w:sz="4" w:space="0" w:color="auto"/>
              <w:left w:val="single" w:sz="4" w:space="0" w:color="auto"/>
              <w:bottom w:val="single" w:sz="4" w:space="0" w:color="auto"/>
              <w:right w:val="single" w:sz="4" w:space="0" w:color="auto"/>
            </w:tcBorders>
          </w:tcPr>
          <w:p w14:paraId="6A6D779A" w14:textId="4C9655E2" w:rsidR="00AA7361" w:rsidRPr="00650161" w:rsidRDefault="00F760E6" w:rsidP="0074265E">
            <w:pPr>
              <w:pStyle w:val="GOSTTablenorm"/>
              <w:rPr>
                <w:ins w:id="6067" w:author="Седых Екатерина Александровна" w:date="2026-03-16T21:52:00Z"/>
              </w:rPr>
            </w:pPr>
            <w:ins w:id="6068" w:author="Седых Екатерина Александровна" w:date="2026-03-16T22:24:00Z">
              <w:r>
                <w:t>К</w:t>
              </w:r>
              <w:r w:rsidRPr="00F760E6">
                <w:t>од целевой субсидии</w:t>
              </w:r>
              <w:r>
                <w:t xml:space="preserve"> Кт</w:t>
              </w:r>
            </w:ins>
          </w:p>
        </w:tc>
        <w:tc>
          <w:tcPr>
            <w:tcW w:w="1143" w:type="pct"/>
            <w:tcBorders>
              <w:top w:val="single" w:sz="4" w:space="0" w:color="auto"/>
              <w:left w:val="single" w:sz="4" w:space="0" w:color="auto"/>
              <w:bottom w:val="single" w:sz="4" w:space="0" w:color="auto"/>
              <w:right w:val="single" w:sz="4" w:space="0" w:color="auto"/>
            </w:tcBorders>
          </w:tcPr>
          <w:p w14:paraId="04923E4B" w14:textId="2AB301CB" w:rsidR="00AA7361" w:rsidRPr="00650161" w:rsidRDefault="00AA7361" w:rsidP="00AA7361">
            <w:pPr>
              <w:pStyle w:val="GOSTTablenorm"/>
              <w:rPr>
                <w:ins w:id="6069" w:author="Седых Екатерина Александровна" w:date="2026-03-16T21:52:00Z"/>
                <w:bCs/>
                <w:szCs w:val="22"/>
              </w:rPr>
            </w:pPr>
            <w:ins w:id="6070" w:author="Седых Екатерина Александровна" w:date="2026-03-16T21:53:00Z">
              <w:r w:rsidRPr="00DB7279">
                <w:t>T0504833:</w:t>
              </w:r>
              <w:r w:rsidRPr="00650161">
                <w:rPr>
                  <w:bCs/>
                  <w:szCs w:val="22"/>
                </w:rPr>
                <w:t>CT</w:t>
              </w:r>
              <w:r w:rsidRPr="00DB7279">
                <w:t>_ANALITCODE</w:t>
              </w:r>
            </w:ins>
          </w:p>
        </w:tc>
        <w:tc>
          <w:tcPr>
            <w:tcW w:w="1350" w:type="pct"/>
            <w:tcBorders>
              <w:top w:val="single" w:sz="4" w:space="0" w:color="auto"/>
              <w:left w:val="single" w:sz="4" w:space="0" w:color="auto"/>
              <w:bottom w:val="single" w:sz="4" w:space="0" w:color="auto"/>
              <w:right w:val="single" w:sz="4" w:space="0" w:color="auto"/>
            </w:tcBorders>
          </w:tcPr>
          <w:p w14:paraId="796C7392" w14:textId="253704A6" w:rsidR="00AA7361" w:rsidRPr="00EC5EED" w:rsidRDefault="00AA7361" w:rsidP="0074265E">
            <w:pPr>
              <w:pStyle w:val="GOSTTablenorm"/>
              <w:rPr>
                <w:ins w:id="6071" w:author="Седых Екатерина Александровна" w:date="2026-03-16T21:52:00Z"/>
              </w:rPr>
            </w:pPr>
            <w:ins w:id="6072" w:author="Седых Екатерина Александровна" w:date="2026-03-16T21:53:00Z">
              <w:r w:rsidRPr="00EC5EED">
                <w:t>-</w:t>
              </w:r>
            </w:ins>
          </w:p>
        </w:tc>
      </w:tr>
      <w:tr w:rsidR="00757F53" w:rsidRPr="007F665C" w14:paraId="7C51BB5D" w14:textId="77777777" w:rsidTr="001023C7">
        <w:tc>
          <w:tcPr>
            <w:tcW w:w="1111" w:type="pct"/>
            <w:tcBorders>
              <w:top w:val="single" w:sz="4" w:space="0" w:color="auto"/>
              <w:left w:val="single" w:sz="4" w:space="0" w:color="auto"/>
              <w:bottom w:val="single" w:sz="4" w:space="0" w:color="auto"/>
              <w:right w:val="single" w:sz="4" w:space="0" w:color="auto"/>
            </w:tcBorders>
          </w:tcPr>
          <w:p w14:paraId="781A20F5" w14:textId="357297E0" w:rsidR="00757F53" w:rsidRDefault="00757F53" w:rsidP="00757F53">
            <w:pPr>
              <w:pStyle w:val="GOSTTablenorm"/>
            </w:pPr>
            <w:r>
              <w:t>ОКТМО_КС_Дт</w:t>
            </w:r>
          </w:p>
        </w:tc>
        <w:tc>
          <w:tcPr>
            <w:tcW w:w="283" w:type="pct"/>
            <w:tcBorders>
              <w:top w:val="single" w:sz="4" w:space="0" w:color="auto"/>
              <w:left w:val="single" w:sz="4" w:space="0" w:color="auto"/>
              <w:bottom w:val="single" w:sz="4" w:space="0" w:color="auto"/>
              <w:right w:val="single" w:sz="4" w:space="0" w:color="auto"/>
            </w:tcBorders>
          </w:tcPr>
          <w:p w14:paraId="1D6F5197" w14:textId="37341C47" w:rsidR="00757F53" w:rsidRPr="007F665C" w:rsidRDefault="00757F53" w:rsidP="00757F53">
            <w:pPr>
              <w:pStyle w:val="GOSTTablenorm"/>
            </w:pPr>
            <w:r w:rsidRPr="00217954">
              <w:t>нет</w:t>
            </w:r>
          </w:p>
        </w:tc>
        <w:tc>
          <w:tcPr>
            <w:tcW w:w="1113" w:type="pct"/>
            <w:tcBorders>
              <w:top w:val="single" w:sz="4" w:space="0" w:color="auto"/>
              <w:left w:val="single" w:sz="4" w:space="0" w:color="auto"/>
              <w:bottom w:val="single" w:sz="4" w:space="0" w:color="auto"/>
              <w:right w:val="single" w:sz="4" w:space="0" w:color="auto"/>
            </w:tcBorders>
          </w:tcPr>
          <w:p w14:paraId="5299C7A0" w14:textId="2E619075" w:rsidR="00757F53" w:rsidRPr="00650161" w:rsidRDefault="00757F53" w:rsidP="00757F53">
            <w:pPr>
              <w:pStyle w:val="GOSTTablenorm"/>
            </w:pPr>
            <w:r w:rsidRPr="00650161">
              <w:t>ОКТМО КС Дт</w:t>
            </w:r>
          </w:p>
        </w:tc>
        <w:tc>
          <w:tcPr>
            <w:tcW w:w="1143" w:type="pct"/>
            <w:tcBorders>
              <w:top w:val="single" w:sz="4" w:space="0" w:color="auto"/>
              <w:left w:val="single" w:sz="4" w:space="0" w:color="auto"/>
              <w:bottom w:val="single" w:sz="4" w:space="0" w:color="auto"/>
              <w:right w:val="single" w:sz="4" w:space="0" w:color="auto"/>
            </w:tcBorders>
          </w:tcPr>
          <w:p w14:paraId="708C20AF" w14:textId="79542BAB" w:rsidR="00757F53" w:rsidRPr="00650161" w:rsidRDefault="00757F53" w:rsidP="00757F53">
            <w:pPr>
              <w:pStyle w:val="GOSTTablenorm"/>
            </w:pPr>
            <w:r w:rsidRPr="00650161">
              <w:rPr>
                <w:bCs/>
                <w:szCs w:val="22"/>
              </w:rPr>
              <w:t>T0504833:DT_OKTMOKS</w:t>
            </w:r>
          </w:p>
        </w:tc>
        <w:tc>
          <w:tcPr>
            <w:tcW w:w="1350" w:type="pct"/>
            <w:tcBorders>
              <w:top w:val="single" w:sz="4" w:space="0" w:color="auto"/>
              <w:left w:val="single" w:sz="4" w:space="0" w:color="auto"/>
              <w:bottom w:val="single" w:sz="4" w:space="0" w:color="auto"/>
              <w:right w:val="single" w:sz="4" w:space="0" w:color="auto"/>
            </w:tcBorders>
          </w:tcPr>
          <w:p w14:paraId="4ACED86D" w14:textId="230FC032" w:rsidR="00757F53" w:rsidRPr="007F665C" w:rsidRDefault="00757F53" w:rsidP="00757F53">
            <w:pPr>
              <w:pStyle w:val="GOSTTablenorm"/>
            </w:pPr>
            <w:r w:rsidRPr="00EC5EED">
              <w:t>-</w:t>
            </w:r>
          </w:p>
        </w:tc>
      </w:tr>
      <w:tr w:rsidR="00757F53" w:rsidRPr="007F665C" w14:paraId="2523DF0E" w14:textId="77777777" w:rsidTr="001023C7">
        <w:tc>
          <w:tcPr>
            <w:tcW w:w="1111" w:type="pct"/>
            <w:tcBorders>
              <w:top w:val="single" w:sz="4" w:space="0" w:color="auto"/>
              <w:left w:val="single" w:sz="4" w:space="0" w:color="auto"/>
              <w:bottom w:val="single" w:sz="4" w:space="0" w:color="auto"/>
              <w:right w:val="single" w:sz="4" w:space="0" w:color="auto"/>
            </w:tcBorders>
          </w:tcPr>
          <w:p w14:paraId="668DE2F5" w14:textId="25326894" w:rsidR="00757F53" w:rsidRDefault="00757F53" w:rsidP="00757F53">
            <w:pPr>
              <w:pStyle w:val="GOSTTablenorm"/>
            </w:pPr>
            <w:r>
              <w:t>ОКТМО_КС_Кт</w:t>
            </w:r>
          </w:p>
        </w:tc>
        <w:tc>
          <w:tcPr>
            <w:tcW w:w="283" w:type="pct"/>
            <w:tcBorders>
              <w:top w:val="single" w:sz="4" w:space="0" w:color="auto"/>
              <w:left w:val="single" w:sz="4" w:space="0" w:color="auto"/>
              <w:bottom w:val="single" w:sz="4" w:space="0" w:color="auto"/>
              <w:right w:val="single" w:sz="4" w:space="0" w:color="auto"/>
            </w:tcBorders>
          </w:tcPr>
          <w:p w14:paraId="6C48BABA" w14:textId="652D983F" w:rsidR="00757F53" w:rsidRPr="007F665C" w:rsidRDefault="00757F53" w:rsidP="00757F53">
            <w:pPr>
              <w:pStyle w:val="GOSTTablenorm"/>
            </w:pPr>
            <w:r w:rsidRPr="00217954">
              <w:t>нет</w:t>
            </w:r>
          </w:p>
        </w:tc>
        <w:tc>
          <w:tcPr>
            <w:tcW w:w="1113" w:type="pct"/>
            <w:tcBorders>
              <w:top w:val="single" w:sz="4" w:space="0" w:color="auto"/>
              <w:left w:val="single" w:sz="4" w:space="0" w:color="auto"/>
              <w:bottom w:val="single" w:sz="4" w:space="0" w:color="auto"/>
              <w:right w:val="single" w:sz="4" w:space="0" w:color="auto"/>
            </w:tcBorders>
          </w:tcPr>
          <w:p w14:paraId="3D3056B9" w14:textId="4A8C1F0C" w:rsidR="00757F53" w:rsidRPr="00650161" w:rsidRDefault="00757F53" w:rsidP="00757F53">
            <w:pPr>
              <w:pStyle w:val="GOSTTablenorm"/>
            </w:pPr>
            <w:r w:rsidRPr="00650161">
              <w:t>ОКТМО КС Кт</w:t>
            </w:r>
          </w:p>
        </w:tc>
        <w:tc>
          <w:tcPr>
            <w:tcW w:w="1143" w:type="pct"/>
            <w:tcBorders>
              <w:top w:val="single" w:sz="4" w:space="0" w:color="auto"/>
              <w:left w:val="single" w:sz="4" w:space="0" w:color="auto"/>
              <w:bottom w:val="single" w:sz="4" w:space="0" w:color="auto"/>
              <w:right w:val="single" w:sz="4" w:space="0" w:color="auto"/>
            </w:tcBorders>
          </w:tcPr>
          <w:p w14:paraId="027BD971" w14:textId="2D1C35BC" w:rsidR="00757F53" w:rsidRPr="00650161" w:rsidRDefault="00757F53" w:rsidP="00757F53">
            <w:pPr>
              <w:pStyle w:val="GOSTTablenorm"/>
            </w:pPr>
            <w:r w:rsidRPr="00650161">
              <w:rPr>
                <w:bCs/>
                <w:szCs w:val="22"/>
              </w:rPr>
              <w:t>T0504833:CT_OKTMOKS</w:t>
            </w:r>
          </w:p>
        </w:tc>
        <w:tc>
          <w:tcPr>
            <w:tcW w:w="1350" w:type="pct"/>
            <w:tcBorders>
              <w:top w:val="single" w:sz="4" w:space="0" w:color="auto"/>
              <w:left w:val="single" w:sz="4" w:space="0" w:color="auto"/>
              <w:bottom w:val="single" w:sz="4" w:space="0" w:color="auto"/>
              <w:right w:val="single" w:sz="4" w:space="0" w:color="auto"/>
            </w:tcBorders>
          </w:tcPr>
          <w:p w14:paraId="64517C8B" w14:textId="2E4CF9CF" w:rsidR="00757F53" w:rsidRPr="007F665C" w:rsidRDefault="00757F53" w:rsidP="00757F53">
            <w:pPr>
              <w:pStyle w:val="GOSTTablenorm"/>
            </w:pPr>
            <w:r w:rsidRPr="00EC5EED">
              <w:t>-</w:t>
            </w:r>
          </w:p>
        </w:tc>
      </w:tr>
      <w:tr w:rsidR="00757F53" w:rsidRPr="007F665C" w14:paraId="1956C317" w14:textId="77777777" w:rsidTr="001023C7">
        <w:tc>
          <w:tcPr>
            <w:tcW w:w="1111" w:type="pct"/>
            <w:tcBorders>
              <w:top w:val="single" w:sz="4" w:space="0" w:color="auto"/>
              <w:left w:val="single" w:sz="4" w:space="0" w:color="auto"/>
              <w:bottom w:val="single" w:sz="4" w:space="0" w:color="auto"/>
              <w:right w:val="single" w:sz="4" w:space="0" w:color="auto"/>
            </w:tcBorders>
          </w:tcPr>
          <w:p w14:paraId="6C30DE8C" w14:textId="46D97C93" w:rsidR="00757F53" w:rsidRDefault="00757F53" w:rsidP="00757F53">
            <w:pPr>
              <w:pStyle w:val="GOSTTablenorm"/>
            </w:pPr>
            <w:r>
              <w:rPr>
                <w:color w:val="000000"/>
              </w:rPr>
              <w:t>ЛС_Дт</w:t>
            </w:r>
          </w:p>
        </w:tc>
        <w:tc>
          <w:tcPr>
            <w:tcW w:w="283" w:type="pct"/>
            <w:tcBorders>
              <w:top w:val="single" w:sz="4" w:space="0" w:color="auto"/>
              <w:left w:val="single" w:sz="4" w:space="0" w:color="auto"/>
              <w:bottom w:val="single" w:sz="4" w:space="0" w:color="auto"/>
              <w:right w:val="single" w:sz="4" w:space="0" w:color="auto"/>
            </w:tcBorders>
          </w:tcPr>
          <w:p w14:paraId="29D67F1F" w14:textId="21369B87" w:rsidR="00757F53" w:rsidRPr="007F665C" w:rsidRDefault="00757F53" w:rsidP="00757F53">
            <w:pPr>
              <w:pStyle w:val="GOSTTablenorm"/>
            </w:pPr>
            <w:r w:rsidRPr="00217954">
              <w:t>нет</w:t>
            </w:r>
          </w:p>
        </w:tc>
        <w:tc>
          <w:tcPr>
            <w:tcW w:w="1113" w:type="pct"/>
            <w:tcBorders>
              <w:top w:val="single" w:sz="4" w:space="0" w:color="auto"/>
              <w:left w:val="single" w:sz="4" w:space="0" w:color="auto"/>
              <w:bottom w:val="single" w:sz="4" w:space="0" w:color="auto"/>
              <w:right w:val="single" w:sz="4" w:space="0" w:color="auto"/>
            </w:tcBorders>
          </w:tcPr>
          <w:p w14:paraId="24D78F39" w14:textId="7BEA04DB" w:rsidR="00757F53" w:rsidRPr="00650161" w:rsidRDefault="00757F53" w:rsidP="00757F53">
            <w:pPr>
              <w:pStyle w:val="GOSTTablenorm"/>
            </w:pPr>
            <w:r w:rsidRPr="00650161">
              <w:t>Лицевой счет по Дт</w:t>
            </w:r>
          </w:p>
        </w:tc>
        <w:tc>
          <w:tcPr>
            <w:tcW w:w="1143" w:type="pct"/>
            <w:tcBorders>
              <w:top w:val="single" w:sz="4" w:space="0" w:color="auto"/>
              <w:left w:val="single" w:sz="4" w:space="0" w:color="auto"/>
              <w:bottom w:val="single" w:sz="4" w:space="0" w:color="auto"/>
              <w:right w:val="single" w:sz="4" w:space="0" w:color="auto"/>
            </w:tcBorders>
          </w:tcPr>
          <w:p w14:paraId="7C9E31B4" w14:textId="2E463574" w:rsidR="00757F53" w:rsidRPr="00650161" w:rsidRDefault="00757F53" w:rsidP="00757F53">
            <w:pPr>
              <w:pStyle w:val="GOSTTablenorm"/>
            </w:pPr>
            <w:r w:rsidRPr="00650161">
              <w:rPr>
                <w:bCs/>
                <w:szCs w:val="22"/>
              </w:rPr>
              <w:t>T0504833:</w:t>
            </w:r>
            <w:r w:rsidRPr="00650161">
              <w:t>DT_LS</w:t>
            </w:r>
          </w:p>
        </w:tc>
        <w:tc>
          <w:tcPr>
            <w:tcW w:w="1350" w:type="pct"/>
            <w:tcBorders>
              <w:top w:val="single" w:sz="4" w:space="0" w:color="auto"/>
              <w:left w:val="single" w:sz="4" w:space="0" w:color="auto"/>
              <w:bottom w:val="single" w:sz="4" w:space="0" w:color="auto"/>
              <w:right w:val="single" w:sz="4" w:space="0" w:color="auto"/>
            </w:tcBorders>
          </w:tcPr>
          <w:p w14:paraId="5BE5C8D7" w14:textId="5A184427" w:rsidR="00757F53" w:rsidRPr="007F665C" w:rsidRDefault="00757F53" w:rsidP="00757F53">
            <w:pPr>
              <w:pStyle w:val="GOSTTablenorm"/>
            </w:pPr>
            <w:r w:rsidRPr="00EC5EED">
              <w:t>-</w:t>
            </w:r>
          </w:p>
        </w:tc>
      </w:tr>
      <w:tr w:rsidR="00757F53" w:rsidRPr="007F665C" w14:paraId="5F5415C3" w14:textId="77777777" w:rsidTr="001023C7">
        <w:tc>
          <w:tcPr>
            <w:tcW w:w="1111" w:type="pct"/>
            <w:tcBorders>
              <w:top w:val="single" w:sz="4" w:space="0" w:color="auto"/>
              <w:left w:val="single" w:sz="4" w:space="0" w:color="auto"/>
              <w:bottom w:val="single" w:sz="4" w:space="0" w:color="auto"/>
              <w:right w:val="single" w:sz="4" w:space="0" w:color="auto"/>
            </w:tcBorders>
          </w:tcPr>
          <w:p w14:paraId="241C64D0" w14:textId="643ACD6E" w:rsidR="00757F53" w:rsidRDefault="00757F53" w:rsidP="00757F53">
            <w:pPr>
              <w:pStyle w:val="GOSTTablenorm"/>
            </w:pPr>
            <w:r>
              <w:rPr>
                <w:color w:val="000000"/>
              </w:rPr>
              <w:t>ЛС_Кт</w:t>
            </w:r>
          </w:p>
        </w:tc>
        <w:tc>
          <w:tcPr>
            <w:tcW w:w="283" w:type="pct"/>
            <w:tcBorders>
              <w:top w:val="single" w:sz="4" w:space="0" w:color="auto"/>
              <w:left w:val="single" w:sz="4" w:space="0" w:color="auto"/>
              <w:bottom w:val="single" w:sz="4" w:space="0" w:color="auto"/>
              <w:right w:val="single" w:sz="4" w:space="0" w:color="auto"/>
            </w:tcBorders>
          </w:tcPr>
          <w:p w14:paraId="7054458B" w14:textId="46F9606F" w:rsidR="00757F53" w:rsidRPr="007F665C" w:rsidRDefault="00757F53" w:rsidP="00757F53">
            <w:pPr>
              <w:pStyle w:val="GOSTTablenorm"/>
            </w:pPr>
            <w:r w:rsidRPr="00217954">
              <w:t>нет</w:t>
            </w:r>
          </w:p>
        </w:tc>
        <w:tc>
          <w:tcPr>
            <w:tcW w:w="1113" w:type="pct"/>
            <w:tcBorders>
              <w:top w:val="single" w:sz="4" w:space="0" w:color="auto"/>
              <w:left w:val="single" w:sz="4" w:space="0" w:color="auto"/>
              <w:bottom w:val="single" w:sz="4" w:space="0" w:color="auto"/>
              <w:right w:val="single" w:sz="4" w:space="0" w:color="auto"/>
            </w:tcBorders>
          </w:tcPr>
          <w:p w14:paraId="6BFCD85C" w14:textId="67588FF8" w:rsidR="00757F53" w:rsidRPr="00650161" w:rsidRDefault="00757F53" w:rsidP="00757F53">
            <w:pPr>
              <w:pStyle w:val="GOSTTablenorm"/>
            </w:pPr>
            <w:r w:rsidRPr="00650161">
              <w:t>Лицевой счет по Кт</w:t>
            </w:r>
          </w:p>
        </w:tc>
        <w:tc>
          <w:tcPr>
            <w:tcW w:w="1143" w:type="pct"/>
            <w:tcBorders>
              <w:top w:val="single" w:sz="4" w:space="0" w:color="auto"/>
              <w:left w:val="single" w:sz="4" w:space="0" w:color="auto"/>
              <w:bottom w:val="single" w:sz="4" w:space="0" w:color="auto"/>
              <w:right w:val="single" w:sz="4" w:space="0" w:color="auto"/>
            </w:tcBorders>
          </w:tcPr>
          <w:p w14:paraId="5E052CCB" w14:textId="567D79E8" w:rsidR="00757F53" w:rsidRPr="00650161" w:rsidRDefault="00757F53" w:rsidP="00757F53">
            <w:pPr>
              <w:pStyle w:val="GOSTTablenorm"/>
            </w:pPr>
            <w:r w:rsidRPr="00650161">
              <w:rPr>
                <w:bCs/>
                <w:szCs w:val="22"/>
              </w:rPr>
              <w:t>T0504833:</w:t>
            </w:r>
            <w:r w:rsidRPr="00650161">
              <w:t>CT_LS</w:t>
            </w:r>
          </w:p>
        </w:tc>
        <w:tc>
          <w:tcPr>
            <w:tcW w:w="1350" w:type="pct"/>
            <w:tcBorders>
              <w:top w:val="single" w:sz="4" w:space="0" w:color="auto"/>
              <w:left w:val="single" w:sz="4" w:space="0" w:color="auto"/>
              <w:bottom w:val="single" w:sz="4" w:space="0" w:color="auto"/>
              <w:right w:val="single" w:sz="4" w:space="0" w:color="auto"/>
            </w:tcBorders>
          </w:tcPr>
          <w:p w14:paraId="07944CD4" w14:textId="6FFB70B8" w:rsidR="00757F53" w:rsidRPr="007F665C" w:rsidRDefault="00757F53" w:rsidP="00757F53">
            <w:pPr>
              <w:pStyle w:val="GOSTTablenorm"/>
            </w:pPr>
            <w:r w:rsidRPr="00EC5EED">
              <w:t>-</w:t>
            </w:r>
          </w:p>
        </w:tc>
      </w:tr>
      <w:tr w:rsidR="00757F53" w:rsidRPr="007F665C" w14:paraId="05862B2E" w14:textId="77777777" w:rsidTr="001023C7">
        <w:tc>
          <w:tcPr>
            <w:tcW w:w="1111" w:type="pct"/>
            <w:tcBorders>
              <w:top w:val="single" w:sz="4" w:space="0" w:color="auto"/>
              <w:left w:val="single" w:sz="4" w:space="0" w:color="auto"/>
              <w:bottom w:val="single" w:sz="4" w:space="0" w:color="auto"/>
              <w:right w:val="single" w:sz="4" w:space="0" w:color="auto"/>
            </w:tcBorders>
          </w:tcPr>
          <w:p w14:paraId="37D3D53F" w14:textId="7222BD6B" w:rsidR="00757F53" w:rsidRDefault="00757F53" w:rsidP="00757F53">
            <w:pPr>
              <w:pStyle w:val="GOSTTablenorm"/>
            </w:pPr>
            <w:r>
              <w:t>Аналитический_код_СКУ_Дт</w:t>
            </w:r>
          </w:p>
        </w:tc>
        <w:tc>
          <w:tcPr>
            <w:tcW w:w="283" w:type="pct"/>
            <w:tcBorders>
              <w:top w:val="single" w:sz="4" w:space="0" w:color="auto"/>
              <w:left w:val="single" w:sz="4" w:space="0" w:color="auto"/>
              <w:bottom w:val="single" w:sz="4" w:space="0" w:color="auto"/>
              <w:right w:val="single" w:sz="4" w:space="0" w:color="auto"/>
            </w:tcBorders>
          </w:tcPr>
          <w:p w14:paraId="54A8B1F2" w14:textId="67F56CB8" w:rsidR="00757F53" w:rsidRPr="007F665C" w:rsidRDefault="00757F53" w:rsidP="00757F53">
            <w:pPr>
              <w:pStyle w:val="GOSTTablenorm"/>
            </w:pPr>
            <w:r w:rsidRPr="00217954">
              <w:t>нет</w:t>
            </w:r>
          </w:p>
        </w:tc>
        <w:tc>
          <w:tcPr>
            <w:tcW w:w="1113" w:type="pct"/>
            <w:tcBorders>
              <w:top w:val="single" w:sz="4" w:space="0" w:color="auto"/>
              <w:left w:val="single" w:sz="4" w:space="0" w:color="auto"/>
              <w:bottom w:val="single" w:sz="4" w:space="0" w:color="auto"/>
              <w:right w:val="single" w:sz="4" w:space="0" w:color="auto"/>
            </w:tcBorders>
          </w:tcPr>
          <w:p w14:paraId="66BF6582" w14:textId="4913716A" w:rsidR="00757F53" w:rsidRPr="00650161" w:rsidRDefault="00757F53" w:rsidP="00757F53">
            <w:pPr>
              <w:pStyle w:val="GOSTTablenorm"/>
            </w:pPr>
            <w:r w:rsidRPr="00650161">
              <w:t>Аналитический код СКУ Дт</w:t>
            </w:r>
          </w:p>
        </w:tc>
        <w:tc>
          <w:tcPr>
            <w:tcW w:w="1143" w:type="pct"/>
            <w:tcBorders>
              <w:top w:val="single" w:sz="4" w:space="0" w:color="auto"/>
              <w:left w:val="single" w:sz="4" w:space="0" w:color="auto"/>
              <w:bottom w:val="single" w:sz="4" w:space="0" w:color="auto"/>
              <w:right w:val="single" w:sz="4" w:space="0" w:color="auto"/>
            </w:tcBorders>
          </w:tcPr>
          <w:p w14:paraId="57A608D6" w14:textId="26BAA029" w:rsidR="00757F53" w:rsidRPr="00650161" w:rsidRDefault="00757F53" w:rsidP="00757F53">
            <w:pPr>
              <w:pStyle w:val="GOSTTablenorm"/>
            </w:pPr>
            <w:r w:rsidRPr="00650161">
              <w:rPr>
                <w:bCs/>
                <w:szCs w:val="22"/>
              </w:rPr>
              <w:t>T0504833:DT_ANALITCODESKU</w:t>
            </w:r>
          </w:p>
        </w:tc>
        <w:tc>
          <w:tcPr>
            <w:tcW w:w="1350" w:type="pct"/>
            <w:tcBorders>
              <w:top w:val="single" w:sz="4" w:space="0" w:color="auto"/>
              <w:left w:val="single" w:sz="4" w:space="0" w:color="auto"/>
              <w:bottom w:val="single" w:sz="4" w:space="0" w:color="auto"/>
              <w:right w:val="single" w:sz="4" w:space="0" w:color="auto"/>
            </w:tcBorders>
          </w:tcPr>
          <w:p w14:paraId="17ADE711" w14:textId="1C2039E8" w:rsidR="00757F53" w:rsidRPr="007F665C" w:rsidRDefault="00757F53" w:rsidP="00757F53">
            <w:pPr>
              <w:pStyle w:val="GOSTTablenorm"/>
            </w:pPr>
            <w:r w:rsidRPr="00EC5EED">
              <w:t>-</w:t>
            </w:r>
          </w:p>
        </w:tc>
      </w:tr>
      <w:tr w:rsidR="00757F53" w:rsidRPr="007F665C" w14:paraId="52E923A2" w14:textId="77777777" w:rsidTr="001023C7">
        <w:tc>
          <w:tcPr>
            <w:tcW w:w="1111" w:type="pct"/>
            <w:tcBorders>
              <w:top w:val="single" w:sz="4" w:space="0" w:color="auto"/>
              <w:left w:val="single" w:sz="4" w:space="0" w:color="auto"/>
              <w:bottom w:val="single" w:sz="4" w:space="0" w:color="auto"/>
              <w:right w:val="single" w:sz="4" w:space="0" w:color="auto"/>
            </w:tcBorders>
          </w:tcPr>
          <w:p w14:paraId="07333970" w14:textId="2F3DBADF" w:rsidR="00757F53" w:rsidRDefault="00757F53" w:rsidP="00757F53">
            <w:pPr>
              <w:pStyle w:val="GOSTTablenorm"/>
            </w:pPr>
            <w:r>
              <w:t>Аналитический_код_СКУ_Кт</w:t>
            </w:r>
          </w:p>
        </w:tc>
        <w:tc>
          <w:tcPr>
            <w:tcW w:w="283" w:type="pct"/>
            <w:tcBorders>
              <w:top w:val="single" w:sz="4" w:space="0" w:color="auto"/>
              <w:left w:val="single" w:sz="4" w:space="0" w:color="auto"/>
              <w:bottom w:val="single" w:sz="4" w:space="0" w:color="auto"/>
              <w:right w:val="single" w:sz="4" w:space="0" w:color="auto"/>
            </w:tcBorders>
          </w:tcPr>
          <w:p w14:paraId="532F3A3B" w14:textId="4D58CC59" w:rsidR="00757F53" w:rsidRPr="007F665C" w:rsidRDefault="00757F53" w:rsidP="00757F53">
            <w:pPr>
              <w:pStyle w:val="GOSTTablenorm"/>
            </w:pPr>
            <w:r w:rsidRPr="00217954">
              <w:t>нет</w:t>
            </w:r>
          </w:p>
        </w:tc>
        <w:tc>
          <w:tcPr>
            <w:tcW w:w="1113" w:type="pct"/>
            <w:tcBorders>
              <w:top w:val="single" w:sz="4" w:space="0" w:color="auto"/>
              <w:left w:val="single" w:sz="4" w:space="0" w:color="auto"/>
              <w:bottom w:val="single" w:sz="4" w:space="0" w:color="auto"/>
              <w:right w:val="single" w:sz="4" w:space="0" w:color="auto"/>
            </w:tcBorders>
          </w:tcPr>
          <w:p w14:paraId="55D9BA48" w14:textId="68A39D3B" w:rsidR="00757F53" w:rsidRPr="00650161" w:rsidRDefault="00757F53" w:rsidP="00757F53">
            <w:pPr>
              <w:pStyle w:val="GOSTTablenorm"/>
            </w:pPr>
            <w:r w:rsidRPr="00650161">
              <w:t>Аналитический код СКУ Кт</w:t>
            </w:r>
          </w:p>
        </w:tc>
        <w:tc>
          <w:tcPr>
            <w:tcW w:w="1143" w:type="pct"/>
            <w:tcBorders>
              <w:top w:val="single" w:sz="4" w:space="0" w:color="auto"/>
              <w:left w:val="single" w:sz="4" w:space="0" w:color="auto"/>
              <w:bottom w:val="single" w:sz="4" w:space="0" w:color="auto"/>
              <w:right w:val="single" w:sz="4" w:space="0" w:color="auto"/>
            </w:tcBorders>
          </w:tcPr>
          <w:p w14:paraId="1CCC35A0" w14:textId="609F076E" w:rsidR="00757F53" w:rsidRPr="00650161" w:rsidRDefault="00757F53" w:rsidP="00757F53">
            <w:pPr>
              <w:pStyle w:val="GOSTTablenorm"/>
            </w:pPr>
            <w:r w:rsidRPr="00650161">
              <w:rPr>
                <w:bCs/>
                <w:szCs w:val="22"/>
              </w:rPr>
              <w:t>T0504833:CT_ANALITCODESKU</w:t>
            </w:r>
          </w:p>
        </w:tc>
        <w:tc>
          <w:tcPr>
            <w:tcW w:w="1350" w:type="pct"/>
            <w:tcBorders>
              <w:top w:val="single" w:sz="4" w:space="0" w:color="auto"/>
              <w:left w:val="single" w:sz="4" w:space="0" w:color="auto"/>
              <w:bottom w:val="single" w:sz="4" w:space="0" w:color="auto"/>
              <w:right w:val="single" w:sz="4" w:space="0" w:color="auto"/>
            </w:tcBorders>
          </w:tcPr>
          <w:p w14:paraId="6131E9F4" w14:textId="1B5A44E3" w:rsidR="00757F53" w:rsidRPr="007F665C" w:rsidRDefault="00757F53" w:rsidP="00757F53">
            <w:pPr>
              <w:pStyle w:val="GOSTTablenorm"/>
            </w:pPr>
            <w:r w:rsidRPr="00EC5EED">
              <w:t>-</w:t>
            </w:r>
          </w:p>
        </w:tc>
      </w:tr>
      <w:tr w:rsidR="00757F53" w:rsidRPr="007F665C" w14:paraId="04DE64CF" w14:textId="77777777" w:rsidTr="001023C7">
        <w:tc>
          <w:tcPr>
            <w:tcW w:w="1111" w:type="pct"/>
            <w:tcBorders>
              <w:top w:val="single" w:sz="4" w:space="0" w:color="auto"/>
              <w:left w:val="single" w:sz="4" w:space="0" w:color="auto"/>
              <w:bottom w:val="single" w:sz="4" w:space="0" w:color="auto"/>
              <w:right w:val="single" w:sz="4" w:space="0" w:color="auto"/>
            </w:tcBorders>
          </w:tcPr>
          <w:p w14:paraId="5508F091" w14:textId="4E64DC6B" w:rsidR="00757F53" w:rsidRDefault="00757F53" w:rsidP="00757F53">
            <w:pPr>
              <w:pStyle w:val="GOSTTablenorm"/>
            </w:pPr>
            <w:r>
              <w:rPr>
                <w:color w:val="000000"/>
              </w:rPr>
              <w:t>КБК_Дт</w:t>
            </w:r>
          </w:p>
        </w:tc>
        <w:tc>
          <w:tcPr>
            <w:tcW w:w="283" w:type="pct"/>
            <w:tcBorders>
              <w:top w:val="single" w:sz="4" w:space="0" w:color="auto"/>
              <w:left w:val="single" w:sz="4" w:space="0" w:color="auto"/>
              <w:bottom w:val="single" w:sz="4" w:space="0" w:color="auto"/>
              <w:right w:val="single" w:sz="4" w:space="0" w:color="auto"/>
            </w:tcBorders>
          </w:tcPr>
          <w:p w14:paraId="5301C809" w14:textId="62A455AF" w:rsidR="00757F53" w:rsidRPr="007F665C" w:rsidRDefault="00757F53" w:rsidP="00757F53">
            <w:pPr>
              <w:pStyle w:val="GOSTTablenorm"/>
            </w:pPr>
            <w:r w:rsidRPr="00217954">
              <w:t>нет</w:t>
            </w:r>
          </w:p>
        </w:tc>
        <w:tc>
          <w:tcPr>
            <w:tcW w:w="1113" w:type="pct"/>
            <w:tcBorders>
              <w:top w:val="single" w:sz="4" w:space="0" w:color="auto"/>
              <w:left w:val="single" w:sz="4" w:space="0" w:color="auto"/>
              <w:bottom w:val="single" w:sz="4" w:space="0" w:color="auto"/>
              <w:right w:val="single" w:sz="4" w:space="0" w:color="auto"/>
            </w:tcBorders>
          </w:tcPr>
          <w:p w14:paraId="0663E78D" w14:textId="6B6E4063" w:rsidR="00757F53" w:rsidRPr="00650161" w:rsidRDefault="00757F53" w:rsidP="00757F53">
            <w:pPr>
              <w:pStyle w:val="GOSTTablenorm"/>
            </w:pPr>
            <w:r w:rsidRPr="00650161">
              <w:t>КБК по Дт</w:t>
            </w:r>
          </w:p>
        </w:tc>
        <w:tc>
          <w:tcPr>
            <w:tcW w:w="1143" w:type="pct"/>
            <w:tcBorders>
              <w:top w:val="single" w:sz="4" w:space="0" w:color="auto"/>
              <w:left w:val="single" w:sz="4" w:space="0" w:color="auto"/>
              <w:bottom w:val="single" w:sz="4" w:space="0" w:color="auto"/>
              <w:right w:val="single" w:sz="4" w:space="0" w:color="auto"/>
            </w:tcBorders>
          </w:tcPr>
          <w:p w14:paraId="41B6BD60" w14:textId="4FECEC30" w:rsidR="00757F53" w:rsidRPr="00650161" w:rsidRDefault="00757F53" w:rsidP="00757F53">
            <w:pPr>
              <w:pStyle w:val="GOSTTablenorm"/>
            </w:pPr>
            <w:r w:rsidRPr="00650161">
              <w:rPr>
                <w:bCs/>
                <w:szCs w:val="22"/>
              </w:rPr>
              <w:t>T0504833:</w:t>
            </w:r>
            <w:r w:rsidRPr="00650161">
              <w:t>DT_KBK</w:t>
            </w:r>
          </w:p>
        </w:tc>
        <w:tc>
          <w:tcPr>
            <w:tcW w:w="1350" w:type="pct"/>
            <w:tcBorders>
              <w:top w:val="single" w:sz="4" w:space="0" w:color="auto"/>
              <w:left w:val="single" w:sz="4" w:space="0" w:color="auto"/>
              <w:bottom w:val="single" w:sz="4" w:space="0" w:color="auto"/>
              <w:right w:val="single" w:sz="4" w:space="0" w:color="auto"/>
            </w:tcBorders>
          </w:tcPr>
          <w:p w14:paraId="1A8BEBB6" w14:textId="71117681" w:rsidR="00757F53" w:rsidRPr="007F665C" w:rsidRDefault="00757F53" w:rsidP="00757F53">
            <w:pPr>
              <w:pStyle w:val="GOSTTablenorm"/>
            </w:pPr>
            <w:r w:rsidRPr="00EC5EED">
              <w:t>-</w:t>
            </w:r>
          </w:p>
        </w:tc>
      </w:tr>
      <w:tr w:rsidR="00757F53" w:rsidRPr="007F665C" w14:paraId="4350F8D5" w14:textId="77777777" w:rsidTr="001023C7">
        <w:tc>
          <w:tcPr>
            <w:tcW w:w="1111" w:type="pct"/>
            <w:tcBorders>
              <w:top w:val="single" w:sz="4" w:space="0" w:color="auto"/>
              <w:left w:val="single" w:sz="4" w:space="0" w:color="auto"/>
              <w:bottom w:val="single" w:sz="4" w:space="0" w:color="auto"/>
              <w:right w:val="single" w:sz="4" w:space="0" w:color="auto"/>
            </w:tcBorders>
          </w:tcPr>
          <w:p w14:paraId="67E3E8E6" w14:textId="559A6575" w:rsidR="00757F53" w:rsidRDefault="00757F53" w:rsidP="00757F53">
            <w:pPr>
              <w:pStyle w:val="GOSTTablenorm"/>
            </w:pPr>
            <w:r>
              <w:rPr>
                <w:color w:val="000000"/>
              </w:rPr>
              <w:t>КБК_Кт</w:t>
            </w:r>
          </w:p>
        </w:tc>
        <w:tc>
          <w:tcPr>
            <w:tcW w:w="283" w:type="pct"/>
            <w:tcBorders>
              <w:top w:val="single" w:sz="4" w:space="0" w:color="auto"/>
              <w:left w:val="single" w:sz="4" w:space="0" w:color="auto"/>
              <w:bottom w:val="single" w:sz="4" w:space="0" w:color="auto"/>
              <w:right w:val="single" w:sz="4" w:space="0" w:color="auto"/>
            </w:tcBorders>
          </w:tcPr>
          <w:p w14:paraId="2D6A9BCB" w14:textId="5578153B" w:rsidR="00757F53" w:rsidRPr="007F665C" w:rsidRDefault="00757F53" w:rsidP="00757F53">
            <w:pPr>
              <w:pStyle w:val="GOSTTablenorm"/>
            </w:pPr>
            <w:r w:rsidRPr="00217954">
              <w:t>нет</w:t>
            </w:r>
          </w:p>
        </w:tc>
        <w:tc>
          <w:tcPr>
            <w:tcW w:w="1113" w:type="pct"/>
            <w:tcBorders>
              <w:top w:val="single" w:sz="4" w:space="0" w:color="auto"/>
              <w:left w:val="single" w:sz="4" w:space="0" w:color="auto"/>
              <w:bottom w:val="single" w:sz="4" w:space="0" w:color="auto"/>
              <w:right w:val="single" w:sz="4" w:space="0" w:color="auto"/>
            </w:tcBorders>
          </w:tcPr>
          <w:p w14:paraId="6DE78539" w14:textId="2DB900BD" w:rsidR="00757F53" w:rsidRPr="00650161" w:rsidRDefault="00757F53" w:rsidP="00757F53">
            <w:pPr>
              <w:pStyle w:val="GOSTTablenorm"/>
            </w:pPr>
            <w:r w:rsidRPr="00650161">
              <w:t>КБК по Кт</w:t>
            </w:r>
          </w:p>
        </w:tc>
        <w:tc>
          <w:tcPr>
            <w:tcW w:w="1143" w:type="pct"/>
            <w:tcBorders>
              <w:top w:val="single" w:sz="4" w:space="0" w:color="auto"/>
              <w:left w:val="single" w:sz="4" w:space="0" w:color="auto"/>
              <w:bottom w:val="single" w:sz="4" w:space="0" w:color="auto"/>
              <w:right w:val="single" w:sz="4" w:space="0" w:color="auto"/>
            </w:tcBorders>
          </w:tcPr>
          <w:p w14:paraId="65EECAAD" w14:textId="4F2DD67D" w:rsidR="00757F53" w:rsidRPr="00650161" w:rsidRDefault="00757F53" w:rsidP="00757F53">
            <w:pPr>
              <w:pStyle w:val="GOSTTablenorm"/>
            </w:pPr>
            <w:r w:rsidRPr="00650161">
              <w:rPr>
                <w:bCs/>
                <w:szCs w:val="22"/>
              </w:rPr>
              <w:t>T0504833:</w:t>
            </w:r>
            <w:r w:rsidRPr="00650161">
              <w:t>CT_KBK</w:t>
            </w:r>
          </w:p>
        </w:tc>
        <w:tc>
          <w:tcPr>
            <w:tcW w:w="1350" w:type="pct"/>
            <w:tcBorders>
              <w:top w:val="single" w:sz="4" w:space="0" w:color="auto"/>
              <w:left w:val="single" w:sz="4" w:space="0" w:color="auto"/>
              <w:bottom w:val="single" w:sz="4" w:space="0" w:color="auto"/>
              <w:right w:val="single" w:sz="4" w:space="0" w:color="auto"/>
            </w:tcBorders>
          </w:tcPr>
          <w:p w14:paraId="14E22924" w14:textId="45FC1BFD" w:rsidR="00757F53" w:rsidRPr="007F665C" w:rsidRDefault="00757F53" w:rsidP="00757F53">
            <w:pPr>
              <w:pStyle w:val="GOSTTablenorm"/>
            </w:pPr>
            <w:r w:rsidRPr="00EC5EED">
              <w:t>-</w:t>
            </w:r>
          </w:p>
        </w:tc>
      </w:tr>
      <w:tr w:rsidR="00757F53" w:rsidRPr="007F665C" w14:paraId="2569E162" w14:textId="77777777" w:rsidTr="001023C7">
        <w:tc>
          <w:tcPr>
            <w:tcW w:w="1111" w:type="pct"/>
            <w:tcBorders>
              <w:top w:val="single" w:sz="4" w:space="0" w:color="auto"/>
              <w:left w:val="single" w:sz="4" w:space="0" w:color="auto"/>
              <w:bottom w:val="single" w:sz="4" w:space="0" w:color="auto"/>
              <w:right w:val="single" w:sz="4" w:space="0" w:color="auto"/>
            </w:tcBorders>
          </w:tcPr>
          <w:p w14:paraId="1466EA69" w14:textId="6AC8C6CC" w:rsidR="00757F53" w:rsidRDefault="00757F53" w:rsidP="00757F53">
            <w:pPr>
              <w:pStyle w:val="GOSTTablenorm"/>
            </w:pPr>
            <w:r>
              <w:t>Тип_КБК_Дт</w:t>
            </w:r>
          </w:p>
        </w:tc>
        <w:tc>
          <w:tcPr>
            <w:tcW w:w="283" w:type="pct"/>
            <w:tcBorders>
              <w:top w:val="single" w:sz="4" w:space="0" w:color="auto"/>
              <w:left w:val="single" w:sz="4" w:space="0" w:color="auto"/>
              <w:bottom w:val="single" w:sz="4" w:space="0" w:color="auto"/>
              <w:right w:val="single" w:sz="4" w:space="0" w:color="auto"/>
            </w:tcBorders>
          </w:tcPr>
          <w:p w14:paraId="4B3B6841" w14:textId="7AD35F88" w:rsidR="00757F53" w:rsidRPr="007F665C" w:rsidRDefault="00757F53" w:rsidP="00757F53">
            <w:pPr>
              <w:pStyle w:val="GOSTTablenorm"/>
            </w:pPr>
            <w:r w:rsidRPr="00217954">
              <w:t>нет</w:t>
            </w:r>
          </w:p>
        </w:tc>
        <w:tc>
          <w:tcPr>
            <w:tcW w:w="1113" w:type="pct"/>
            <w:tcBorders>
              <w:top w:val="single" w:sz="4" w:space="0" w:color="auto"/>
              <w:left w:val="single" w:sz="4" w:space="0" w:color="auto"/>
              <w:bottom w:val="single" w:sz="4" w:space="0" w:color="auto"/>
              <w:right w:val="single" w:sz="4" w:space="0" w:color="auto"/>
            </w:tcBorders>
          </w:tcPr>
          <w:p w14:paraId="411B6299" w14:textId="014F0724" w:rsidR="00757F53" w:rsidRPr="007F665C" w:rsidRDefault="00757F53" w:rsidP="00757F53">
            <w:pPr>
              <w:pStyle w:val="GOSTTablenorm"/>
            </w:pPr>
            <w:r w:rsidRPr="00385C0E">
              <w:t>Тип КБК Дт</w:t>
            </w:r>
          </w:p>
        </w:tc>
        <w:tc>
          <w:tcPr>
            <w:tcW w:w="1143" w:type="pct"/>
            <w:tcBorders>
              <w:top w:val="single" w:sz="4" w:space="0" w:color="auto"/>
              <w:left w:val="single" w:sz="4" w:space="0" w:color="auto"/>
              <w:bottom w:val="single" w:sz="4" w:space="0" w:color="auto"/>
              <w:right w:val="single" w:sz="4" w:space="0" w:color="auto"/>
            </w:tcBorders>
          </w:tcPr>
          <w:p w14:paraId="52A27161" w14:textId="2C8A4637" w:rsidR="00757F53" w:rsidRPr="00353D45" w:rsidRDefault="00757F53" w:rsidP="00757F53">
            <w:pPr>
              <w:pStyle w:val="GOSTTablenorm"/>
              <w:rPr>
                <w:color w:val="000000"/>
              </w:rPr>
            </w:pPr>
            <w:r w:rsidRPr="00650646">
              <w:rPr>
                <w:bCs/>
                <w:szCs w:val="22"/>
              </w:rPr>
              <w:t>T0504833:</w:t>
            </w:r>
            <w:r w:rsidRPr="001D6F81">
              <w:t>DT_</w:t>
            </w:r>
            <w:r w:rsidRPr="001D6F81">
              <w:rPr>
                <w:lang w:val="en-US"/>
              </w:rPr>
              <w:t>TYPE</w:t>
            </w:r>
            <w:r w:rsidRPr="001D6F81">
              <w:t>KBK</w:t>
            </w:r>
          </w:p>
        </w:tc>
        <w:tc>
          <w:tcPr>
            <w:tcW w:w="1350" w:type="pct"/>
            <w:tcBorders>
              <w:top w:val="single" w:sz="4" w:space="0" w:color="auto"/>
              <w:left w:val="single" w:sz="4" w:space="0" w:color="auto"/>
              <w:bottom w:val="single" w:sz="4" w:space="0" w:color="auto"/>
              <w:right w:val="single" w:sz="4" w:space="0" w:color="auto"/>
            </w:tcBorders>
          </w:tcPr>
          <w:p w14:paraId="3CE4825C" w14:textId="73CA8CC1" w:rsidR="00757F53" w:rsidRPr="007F665C" w:rsidRDefault="00757F53" w:rsidP="00757F53">
            <w:pPr>
              <w:pStyle w:val="GOSTTablenorm"/>
            </w:pPr>
            <w:r w:rsidRPr="00EC5EED">
              <w:t>-</w:t>
            </w:r>
          </w:p>
        </w:tc>
      </w:tr>
      <w:tr w:rsidR="00757F53" w:rsidRPr="007F665C" w14:paraId="0E7DA60C" w14:textId="77777777" w:rsidTr="001023C7">
        <w:tc>
          <w:tcPr>
            <w:tcW w:w="1111" w:type="pct"/>
            <w:tcBorders>
              <w:top w:val="single" w:sz="4" w:space="0" w:color="auto"/>
              <w:left w:val="single" w:sz="4" w:space="0" w:color="auto"/>
              <w:bottom w:val="single" w:sz="4" w:space="0" w:color="auto"/>
              <w:right w:val="single" w:sz="4" w:space="0" w:color="auto"/>
            </w:tcBorders>
          </w:tcPr>
          <w:p w14:paraId="69F83DE6" w14:textId="6CE63A2C" w:rsidR="00757F53" w:rsidRDefault="00757F53" w:rsidP="00757F53">
            <w:pPr>
              <w:pStyle w:val="GOSTTablenorm"/>
            </w:pPr>
            <w:r>
              <w:t>Тип_КБК_Кт</w:t>
            </w:r>
          </w:p>
        </w:tc>
        <w:tc>
          <w:tcPr>
            <w:tcW w:w="283" w:type="pct"/>
            <w:tcBorders>
              <w:top w:val="single" w:sz="4" w:space="0" w:color="auto"/>
              <w:left w:val="single" w:sz="4" w:space="0" w:color="auto"/>
              <w:bottom w:val="single" w:sz="4" w:space="0" w:color="auto"/>
              <w:right w:val="single" w:sz="4" w:space="0" w:color="auto"/>
            </w:tcBorders>
          </w:tcPr>
          <w:p w14:paraId="736B7D77" w14:textId="1A04E237" w:rsidR="00757F53" w:rsidRPr="007F665C" w:rsidRDefault="00757F53" w:rsidP="00757F53">
            <w:pPr>
              <w:pStyle w:val="GOSTTablenorm"/>
            </w:pPr>
            <w:r w:rsidRPr="00217954">
              <w:t>нет</w:t>
            </w:r>
          </w:p>
        </w:tc>
        <w:tc>
          <w:tcPr>
            <w:tcW w:w="1113" w:type="pct"/>
            <w:tcBorders>
              <w:top w:val="single" w:sz="4" w:space="0" w:color="auto"/>
              <w:left w:val="single" w:sz="4" w:space="0" w:color="auto"/>
              <w:bottom w:val="single" w:sz="4" w:space="0" w:color="auto"/>
              <w:right w:val="single" w:sz="4" w:space="0" w:color="auto"/>
            </w:tcBorders>
          </w:tcPr>
          <w:p w14:paraId="7DB9210F" w14:textId="78FCFF4D" w:rsidR="00757F53" w:rsidRPr="007F665C" w:rsidRDefault="00757F53" w:rsidP="00757F53">
            <w:pPr>
              <w:pStyle w:val="GOSTTablenorm"/>
            </w:pPr>
            <w:r>
              <w:t>Тип КБК К</w:t>
            </w:r>
            <w:r w:rsidRPr="00385C0E">
              <w:t>т</w:t>
            </w:r>
          </w:p>
        </w:tc>
        <w:tc>
          <w:tcPr>
            <w:tcW w:w="1143" w:type="pct"/>
            <w:tcBorders>
              <w:top w:val="single" w:sz="4" w:space="0" w:color="auto"/>
              <w:left w:val="single" w:sz="4" w:space="0" w:color="auto"/>
              <w:bottom w:val="single" w:sz="4" w:space="0" w:color="auto"/>
              <w:right w:val="single" w:sz="4" w:space="0" w:color="auto"/>
            </w:tcBorders>
          </w:tcPr>
          <w:p w14:paraId="42362CC4" w14:textId="4FB4666D" w:rsidR="00757F53" w:rsidRPr="00353D45" w:rsidRDefault="00757F53" w:rsidP="00757F53">
            <w:pPr>
              <w:pStyle w:val="GOSTTablenorm"/>
              <w:rPr>
                <w:color w:val="000000"/>
              </w:rPr>
            </w:pPr>
            <w:r w:rsidRPr="00650646">
              <w:rPr>
                <w:bCs/>
                <w:szCs w:val="22"/>
              </w:rPr>
              <w:t>T0504833:</w:t>
            </w:r>
            <w:r w:rsidRPr="009E363F">
              <w:t>C</w:t>
            </w:r>
            <w:r w:rsidRPr="001D6F81">
              <w:t>T_</w:t>
            </w:r>
            <w:r w:rsidRPr="001D6F81">
              <w:rPr>
                <w:lang w:val="en-US"/>
              </w:rPr>
              <w:t>TYPE</w:t>
            </w:r>
            <w:r w:rsidRPr="001D6F81">
              <w:t>KBK</w:t>
            </w:r>
          </w:p>
        </w:tc>
        <w:tc>
          <w:tcPr>
            <w:tcW w:w="1350" w:type="pct"/>
            <w:tcBorders>
              <w:top w:val="single" w:sz="4" w:space="0" w:color="auto"/>
              <w:left w:val="single" w:sz="4" w:space="0" w:color="auto"/>
              <w:bottom w:val="single" w:sz="4" w:space="0" w:color="auto"/>
              <w:right w:val="single" w:sz="4" w:space="0" w:color="auto"/>
            </w:tcBorders>
          </w:tcPr>
          <w:p w14:paraId="33603FD5" w14:textId="3C86ABC5" w:rsidR="00757F53" w:rsidRPr="007F665C" w:rsidRDefault="00757F53" w:rsidP="00757F53">
            <w:pPr>
              <w:pStyle w:val="GOSTTablenorm"/>
            </w:pPr>
            <w:r w:rsidRPr="00EC5EED">
              <w:t>-</w:t>
            </w:r>
          </w:p>
        </w:tc>
      </w:tr>
      <w:tr w:rsidR="00757F53" w:rsidRPr="007F665C" w14:paraId="4284313C" w14:textId="77777777" w:rsidTr="001023C7">
        <w:tc>
          <w:tcPr>
            <w:tcW w:w="1111" w:type="pct"/>
            <w:tcBorders>
              <w:top w:val="single" w:sz="4" w:space="0" w:color="auto"/>
              <w:left w:val="single" w:sz="4" w:space="0" w:color="auto"/>
              <w:bottom w:val="single" w:sz="4" w:space="0" w:color="auto"/>
              <w:right w:val="single" w:sz="4" w:space="0" w:color="auto"/>
            </w:tcBorders>
          </w:tcPr>
          <w:p w14:paraId="0557E1C5" w14:textId="652CA15E" w:rsidR="00757F53" w:rsidRDefault="00757F53" w:rsidP="00757F53">
            <w:pPr>
              <w:pStyle w:val="GOSTTablenorm"/>
            </w:pPr>
            <w:r>
              <w:t>Код_валюты_Дт</w:t>
            </w:r>
          </w:p>
        </w:tc>
        <w:tc>
          <w:tcPr>
            <w:tcW w:w="283" w:type="pct"/>
            <w:tcBorders>
              <w:top w:val="single" w:sz="4" w:space="0" w:color="auto"/>
              <w:left w:val="single" w:sz="4" w:space="0" w:color="auto"/>
              <w:bottom w:val="single" w:sz="4" w:space="0" w:color="auto"/>
              <w:right w:val="single" w:sz="4" w:space="0" w:color="auto"/>
            </w:tcBorders>
          </w:tcPr>
          <w:p w14:paraId="177CFA04" w14:textId="48670A8F" w:rsidR="00757F53" w:rsidRPr="007F665C" w:rsidRDefault="00757F53" w:rsidP="00757F53">
            <w:pPr>
              <w:pStyle w:val="GOSTTablenorm"/>
            </w:pPr>
            <w:r w:rsidRPr="00217954">
              <w:t>нет</w:t>
            </w:r>
          </w:p>
        </w:tc>
        <w:tc>
          <w:tcPr>
            <w:tcW w:w="1113" w:type="pct"/>
            <w:tcBorders>
              <w:top w:val="single" w:sz="4" w:space="0" w:color="auto"/>
              <w:left w:val="single" w:sz="4" w:space="0" w:color="auto"/>
              <w:bottom w:val="single" w:sz="4" w:space="0" w:color="auto"/>
              <w:right w:val="single" w:sz="4" w:space="0" w:color="auto"/>
            </w:tcBorders>
          </w:tcPr>
          <w:p w14:paraId="30902ED1" w14:textId="23AE5387" w:rsidR="00757F53" w:rsidRPr="007F665C" w:rsidRDefault="00757F53" w:rsidP="00757F53">
            <w:pPr>
              <w:pStyle w:val="GOSTTablenorm"/>
            </w:pPr>
            <w:r w:rsidRPr="00385C0E">
              <w:t>Код валюты Дт</w:t>
            </w:r>
          </w:p>
        </w:tc>
        <w:tc>
          <w:tcPr>
            <w:tcW w:w="1143" w:type="pct"/>
            <w:tcBorders>
              <w:top w:val="single" w:sz="4" w:space="0" w:color="auto"/>
              <w:left w:val="single" w:sz="4" w:space="0" w:color="auto"/>
              <w:bottom w:val="single" w:sz="4" w:space="0" w:color="auto"/>
              <w:right w:val="single" w:sz="4" w:space="0" w:color="auto"/>
            </w:tcBorders>
          </w:tcPr>
          <w:p w14:paraId="2660C6B8" w14:textId="174F1377" w:rsidR="00757F53" w:rsidRPr="00650161" w:rsidRDefault="00757F53" w:rsidP="00757F53">
            <w:pPr>
              <w:pStyle w:val="GOSTTablenorm"/>
            </w:pPr>
            <w:r w:rsidRPr="00650161">
              <w:rPr>
                <w:bCs/>
                <w:szCs w:val="22"/>
              </w:rPr>
              <w:t>T0504833:DT_VALCODE</w:t>
            </w:r>
          </w:p>
        </w:tc>
        <w:tc>
          <w:tcPr>
            <w:tcW w:w="1350" w:type="pct"/>
            <w:tcBorders>
              <w:top w:val="single" w:sz="4" w:space="0" w:color="auto"/>
              <w:left w:val="single" w:sz="4" w:space="0" w:color="auto"/>
              <w:bottom w:val="single" w:sz="4" w:space="0" w:color="auto"/>
              <w:right w:val="single" w:sz="4" w:space="0" w:color="auto"/>
            </w:tcBorders>
          </w:tcPr>
          <w:p w14:paraId="69B43C8F" w14:textId="15786E86" w:rsidR="00757F53" w:rsidRPr="007F665C" w:rsidRDefault="00757F53" w:rsidP="00757F53">
            <w:pPr>
              <w:pStyle w:val="GOSTTablenorm"/>
            </w:pPr>
            <w:r w:rsidRPr="00EC5EED">
              <w:t>-</w:t>
            </w:r>
          </w:p>
        </w:tc>
      </w:tr>
      <w:tr w:rsidR="00757F53" w:rsidRPr="007F665C" w14:paraId="2D9A13AD" w14:textId="77777777" w:rsidTr="001023C7">
        <w:tc>
          <w:tcPr>
            <w:tcW w:w="1111" w:type="pct"/>
            <w:tcBorders>
              <w:top w:val="single" w:sz="4" w:space="0" w:color="auto"/>
              <w:left w:val="single" w:sz="4" w:space="0" w:color="auto"/>
              <w:bottom w:val="single" w:sz="4" w:space="0" w:color="auto"/>
              <w:right w:val="single" w:sz="4" w:space="0" w:color="auto"/>
            </w:tcBorders>
          </w:tcPr>
          <w:p w14:paraId="6461AB3A" w14:textId="22652102" w:rsidR="00757F53" w:rsidRDefault="00757F53" w:rsidP="00757F53">
            <w:pPr>
              <w:pStyle w:val="GOSTTablenorm"/>
            </w:pPr>
            <w:r>
              <w:t>Код_валюты_Кт</w:t>
            </w:r>
          </w:p>
        </w:tc>
        <w:tc>
          <w:tcPr>
            <w:tcW w:w="283" w:type="pct"/>
            <w:tcBorders>
              <w:top w:val="single" w:sz="4" w:space="0" w:color="auto"/>
              <w:left w:val="single" w:sz="4" w:space="0" w:color="auto"/>
              <w:bottom w:val="single" w:sz="4" w:space="0" w:color="auto"/>
              <w:right w:val="single" w:sz="4" w:space="0" w:color="auto"/>
            </w:tcBorders>
          </w:tcPr>
          <w:p w14:paraId="11F2C782" w14:textId="340CDABB" w:rsidR="00757F53" w:rsidRPr="007F665C" w:rsidRDefault="00757F53" w:rsidP="00757F53">
            <w:pPr>
              <w:pStyle w:val="GOSTTablenorm"/>
            </w:pPr>
            <w:r w:rsidRPr="00217954">
              <w:t>нет</w:t>
            </w:r>
          </w:p>
        </w:tc>
        <w:tc>
          <w:tcPr>
            <w:tcW w:w="1113" w:type="pct"/>
            <w:tcBorders>
              <w:top w:val="single" w:sz="4" w:space="0" w:color="auto"/>
              <w:left w:val="single" w:sz="4" w:space="0" w:color="auto"/>
              <w:bottom w:val="single" w:sz="4" w:space="0" w:color="auto"/>
              <w:right w:val="single" w:sz="4" w:space="0" w:color="auto"/>
            </w:tcBorders>
          </w:tcPr>
          <w:p w14:paraId="29DC8E3C" w14:textId="053A20FA" w:rsidR="00757F53" w:rsidRPr="007F665C" w:rsidRDefault="00757F53" w:rsidP="00757F53">
            <w:pPr>
              <w:pStyle w:val="GOSTTablenorm"/>
            </w:pPr>
            <w:r>
              <w:t>Код валюты К</w:t>
            </w:r>
            <w:r w:rsidRPr="00385C0E">
              <w:t>т</w:t>
            </w:r>
          </w:p>
        </w:tc>
        <w:tc>
          <w:tcPr>
            <w:tcW w:w="1143" w:type="pct"/>
            <w:tcBorders>
              <w:top w:val="single" w:sz="4" w:space="0" w:color="auto"/>
              <w:left w:val="single" w:sz="4" w:space="0" w:color="auto"/>
              <w:bottom w:val="single" w:sz="4" w:space="0" w:color="auto"/>
              <w:right w:val="single" w:sz="4" w:space="0" w:color="auto"/>
            </w:tcBorders>
          </w:tcPr>
          <w:p w14:paraId="0D495CA1" w14:textId="4FAA7267" w:rsidR="00757F53" w:rsidRPr="00650161" w:rsidRDefault="00757F53" w:rsidP="00757F53">
            <w:pPr>
              <w:pStyle w:val="GOSTTablenorm"/>
            </w:pPr>
            <w:r w:rsidRPr="00650161">
              <w:rPr>
                <w:bCs/>
                <w:szCs w:val="22"/>
              </w:rPr>
              <w:t>T0504833:CT_VALCODE</w:t>
            </w:r>
          </w:p>
        </w:tc>
        <w:tc>
          <w:tcPr>
            <w:tcW w:w="1350" w:type="pct"/>
            <w:tcBorders>
              <w:top w:val="single" w:sz="4" w:space="0" w:color="auto"/>
              <w:left w:val="single" w:sz="4" w:space="0" w:color="auto"/>
              <w:bottom w:val="single" w:sz="4" w:space="0" w:color="auto"/>
              <w:right w:val="single" w:sz="4" w:space="0" w:color="auto"/>
            </w:tcBorders>
          </w:tcPr>
          <w:p w14:paraId="5273553E" w14:textId="4834C8DF" w:rsidR="00757F53" w:rsidRPr="007F665C" w:rsidRDefault="00757F53" w:rsidP="00757F53">
            <w:pPr>
              <w:pStyle w:val="GOSTTablenorm"/>
            </w:pPr>
            <w:r w:rsidRPr="00EC5EED">
              <w:t>-</w:t>
            </w:r>
          </w:p>
        </w:tc>
      </w:tr>
      <w:tr w:rsidR="00757F53" w:rsidRPr="007F665C" w14:paraId="6C4BE5B8" w14:textId="77777777" w:rsidTr="001023C7">
        <w:tc>
          <w:tcPr>
            <w:tcW w:w="1111" w:type="pct"/>
            <w:tcBorders>
              <w:top w:val="single" w:sz="4" w:space="0" w:color="auto"/>
              <w:left w:val="single" w:sz="4" w:space="0" w:color="auto"/>
              <w:bottom w:val="single" w:sz="4" w:space="0" w:color="auto"/>
              <w:right w:val="single" w:sz="4" w:space="0" w:color="auto"/>
            </w:tcBorders>
          </w:tcPr>
          <w:p w14:paraId="0AF199C2" w14:textId="79C65ACA" w:rsidR="00757F53" w:rsidRDefault="00757F53" w:rsidP="00757F53">
            <w:pPr>
              <w:pStyle w:val="GOSTTablenorm"/>
            </w:pPr>
            <w:r>
              <w:t>ТОФК_КС_</w:t>
            </w:r>
            <w:r w:rsidRPr="00AF265F">
              <w:t>Дт</w:t>
            </w:r>
          </w:p>
        </w:tc>
        <w:tc>
          <w:tcPr>
            <w:tcW w:w="283" w:type="pct"/>
            <w:tcBorders>
              <w:top w:val="single" w:sz="4" w:space="0" w:color="auto"/>
              <w:left w:val="single" w:sz="4" w:space="0" w:color="auto"/>
              <w:bottom w:val="single" w:sz="4" w:space="0" w:color="auto"/>
              <w:right w:val="single" w:sz="4" w:space="0" w:color="auto"/>
            </w:tcBorders>
          </w:tcPr>
          <w:p w14:paraId="71A46D02" w14:textId="6C2FF60C" w:rsidR="00757F53" w:rsidRPr="007F665C" w:rsidRDefault="00757F53" w:rsidP="00757F53">
            <w:pPr>
              <w:pStyle w:val="GOSTTablenorm"/>
            </w:pPr>
            <w:r w:rsidRPr="00217954">
              <w:t>нет</w:t>
            </w:r>
          </w:p>
        </w:tc>
        <w:tc>
          <w:tcPr>
            <w:tcW w:w="1113" w:type="pct"/>
            <w:tcBorders>
              <w:top w:val="single" w:sz="4" w:space="0" w:color="auto"/>
              <w:left w:val="single" w:sz="4" w:space="0" w:color="auto"/>
              <w:bottom w:val="single" w:sz="4" w:space="0" w:color="auto"/>
              <w:right w:val="single" w:sz="4" w:space="0" w:color="auto"/>
            </w:tcBorders>
          </w:tcPr>
          <w:p w14:paraId="4BF6D525" w14:textId="26E69BF9" w:rsidR="00757F53" w:rsidRPr="007F665C" w:rsidRDefault="00757F53" w:rsidP="00757F53">
            <w:pPr>
              <w:pStyle w:val="GOSTTablenorm"/>
            </w:pPr>
            <w:r w:rsidRPr="00AF265F">
              <w:t>ТОФК КС Дт</w:t>
            </w:r>
          </w:p>
        </w:tc>
        <w:tc>
          <w:tcPr>
            <w:tcW w:w="1143" w:type="pct"/>
            <w:tcBorders>
              <w:top w:val="single" w:sz="4" w:space="0" w:color="auto"/>
              <w:left w:val="single" w:sz="4" w:space="0" w:color="auto"/>
              <w:bottom w:val="single" w:sz="4" w:space="0" w:color="auto"/>
              <w:right w:val="single" w:sz="4" w:space="0" w:color="auto"/>
            </w:tcBorders>
          </w:tcPr>
          <w:p w14:paraId="575BCA2D" w14:textId="58F3BFC5" w:rsidR="00757F53" w:rsidRPr="00650161" w:rsidRDefault="00757F53" w:rsidP="00757F53">
            <w:pPr>
              <w:pStyle w:val="GOSTTablenorm"/>
            </w:pPr>
            <w:r w:rsidRPr="00650161">
              <w:rPr>
                <w:bCs/>
                <w:szCs w:val="22"/>
              </w:rPr>
              <w:t>T0504833:DT_TOFKKS</w:t>
            </w:r>
          </w:p>
        </w:tc>
        <w:tc>
          <w:tcPr>
            <w:tcW w:w="1350" w:type="pct"/>
            <w:tcBorders>
              <w:top w:val="single" w:sz="4" w:space="0" w:color="auto"/>
              <w:left w:val="single" w:sz="4" w:space="0" w:color="auto"/>
              <w:bottom w:val="single" w:sz="4" w:space="0" w:color="auto"/>
              <w:right w:val="single" w:sz="4" w:space="0" w:color="auto"/>
            </w:tcBorders>
          </w:tcPr>
          <w:p w14:paraId="7768031A" w14:textId="2C0AE3B6" w:rsidR="00757F53" w:rsidRPr="007F665C" w:rsidRDefault="00757F53" w:rsidP="00757F53">
            <w:pPr>
              <w:pStyle w:val="GOSTTablenorm"/>
            </w:pPr>
            <w:r w:rsidRPr="00EC5EED">
              <w:t>-</w:t>
            </w:r>
          </w:p>
        </w:tc>
      </w:tr>
      <w:tr w:rsidR="00757F53" w:rsidRPr="007F665C" w14:paraId="36FCFF78" w14:textId="77777777" w:rsidTr="001023C7">
        <w:tc>
          <w:tcPr>
            <w:tcW w:w="1111" w:type="pct"/>
            <w:tcBorders>
              <w:top w:val="single" w:sz="4" w:space="0" w:color="auto"/>
              <w:left w:val="single" w:sz="4" w:space="0" w:color="auto"/>
              <w:bottom w:val="single" w:sz="4" w:space="0" w:color="auto"/>
              <w:right w:val="single" w:sz="4" w:space="0" w:color="auto"/>
            </w:tcBorders>
          </w:tcPr>
          <w:p w14:paraId="36B8A5A0" w14:textId="3CCDD8F6" w:rsidR="00757F53" w:rsidRDefault="00757F53" w:rsidP="00757F53">
            <w:pPr>
              <w:pStyle w:val="GOSTTablenorm"/>
            </w:pPr>
            <w:r>
              <w:t>ТОФК_КС_К</w:t>
            </w:r>
            <w:r w:rsidRPr="00AF265F">
              <w:t>т</w:t>
            </w:r>
          </w:p>
        </w:tc>
        <w:tc>
          <w:tcPr>
            <w:tcW w:w="283" w:type="pct"/>
            <w:tcBorders>
              <w:top w:val="single" w:sz="4" w:space="0" w:color="auto"/>
              <w:left w:val="single" w:sz="4" w:space="0" w:color="auto"/>
              <w:bottom w:val="single" w:sz="4" w:space="0" w:color="auto"/>
              <w:right w:val="single" w:sz="4" w:space="0" w:color="auto"/>
            </w:tcBorders>
          </w:tcPr>
          <w:p w14:paraId="64B6C69C" w14:textId="06FF1A75" w:rsidR="00757F53" w:rsidRPr="007F665C" w:rsidRDefault="00757F53" w:rsidP="00757F53">
            <w:pPr>
              <w:pStyle w:val="GOSTTablenorm"/>
            </w:pPr>
            <w:r w:rsidRPr="00217954">
              <w:t>нет</w:t>
            </w:r>
          </w:p>
        </w:tc>
        <w:tc>
          <w:tcPr>
            <w:tcW w:w="1113" w:type="pct"/>
            <w:tcBorders>
              <w:top w:val="single" w:sz="4" w:space="0" w:color="auto"/>
              <w:left w:val="single" w:sz="4" w:space="0" w:color="auto"/>
              <w:bottom w:val="single" w:sz="4" w:space="0" w:color="auto"/>
              <w:right w:val="single" w:sz="4" w:space="0" w:color="auto"/>
            </w:tcBorders>
          </w:tcPr>
          <w:p w14:paraId="52EE468E" w14:textId="764A29B4" w:rsidR="00757F53" w:rsidRPr="007F665C" w:rsidRDefault="00757F53" w:rsidP="00757F53">
            <w:pPr>
              <w:pStyle w:val="GOSTTablenorm"/>
            </w:pPr>
            <w:r>
              <w:t>ТОФК КС К</w:t>
            </w:r>
            <w:r w:rsidRPr="00AF265F">
              <w:t>т</w:t>
            </w:r>
          </w:p>
        </w:tc>
        <w:tc>
          <w:tcPr>
            <w:tcW w:w="1143" w:type="pct"/>
            <w:tcBorders>
              <w:top w:val="single" w:sz="4" w:space="0" w:color="auto"/>
              <w:left w:val="single" w:sz="4" w:space="0" w:color="auto"/>
              <w:bottom w:val="single" w:sz="4" w:space="0" w:color="auto"/>
              <w:right w:val="single" w:sz="4" w:space="0" w:color="auto"/>
            </w:tcBorders>
          </w:tcPr>
          <w:p w14:paraId="1A15A768" w14:textId="1A10C70E" w:rsidR="00757F53" w:rsidRPr="00650161" w:rsidRDefault="00757F53" w:rsidP="00757F53">
            <w:pPr>
              <w:pStyle w:val="GOSTTablenorm"/>
            </w:pPr>
            <w:r w:rsidRPr="00650161">
              <w:rPr>
                <w:bCs/>
                <w:szCs w:val="22"/>
              </w:rPr>
              <w:t>T0504833:CT_TOFKKS</w:t>
            </w:r>
          </w:p>
        </w:tc>
        <w:tc>
          <w:tcPr>
            <w:tcW w:w="1350" w:type="pct"/>
            <w:tcBorders>
              <w:top w:val="single" w:sz="4" w:space="0" w:color="auto"/>
              <w:left w:val="single" w:sz="4" w:space="0" w:color="auto"/>
              <w:bottom w:val="single" w:sz="4" w:space="0" w:color="auto"/>
              <w:right w:val="single" w:sz="4" w:space="0" w:color="auto"/>
            </w:tcBorders>
          </w:tcPr>
          <w:p w14:paraId="4BC3F0E3" w14:textId="38CE88A5" w:rsidR="00757F53" w:rsidRPr="007F665C" w:rsidRDefault="00757F53" w:rsidP="00757F53">
            <w:pPr>
              <w:pStyle w:val="GOSTTablenorm"/>
            </w:pPr>
            <w:r w:rsidRPr="00EC5EED">
              <w:t>-</w:t>
            </w:r>
          </w:p>
        </w:tc>
      </w:tr>
      <w:tr w:rsidR="00757F53" w:rsidRPr="007F665C" w14:paraId="0AA23AD3" w14:textId="77777777" w:rsidTr="001023C7">
        <w:tc>
          <w:tcPr>
            <w:tcW w:w="1111" w:type="pct"/>
            <w:tcBorders>
              <w:top w:val="single" w:sz="4" w:space="0" w:color="auto"/>
              <w:left w:val="single" w:sz="4" w:space="0" w:color="auto"/>
              <w:bottom w:val="single" w:sz="4" w:space="0" w:color="auto"/>
              <w:right w:val="single" w:sz="4" w:space="0" w:color="auto"/>
            </w:tcBorders>
          </w:tcPr>
          <w:p w14:paraId="22E1719E" w14:textId="50612C31" w:rsidR="00757F53" w:rsidRDefault="00757F53" w:rsidP="00757F53">
            <w:pPr>
              <w:pStyle w:val="GOSTTablenorm"/>
            </w:pPr>
            <w:r>
              <w:rPr>
                <w:color w:val="000000"/>
              </w:rPr>
              <w:t>Порядк_номер_КС_Дт</w:t>
            </w:r>
          </w:p>
        </w:tc>
        <w:tc>
          <w:tcPr>
            <w:tcW w:w="283" w:type="pct"/>
            <w:tcBorders>
              <w:top w:val="single" w:sz="4" w:space="0" w:color="auto"/>
              <w:left w:val="single" w:sz="4" w:space="0" w:color="auto"/>
              <w:bottom w:val="single" w:sz="4" w:space="0" w:color="auto"/>
              <w:right w:val="single" w:sz="4" w:space="0" w:color="auto"/>
            </w:tcBorders>
          </w:tcPr>
          <w:p w14:paraId="3DD077C4" w14:textId="03A6A3CB" w:rsidR="00757F53" w:rsidRPr="007F665C" w:rsidRDefault="00757F53" w:rsidP="00757F53">
            <w:pPr>
              <w:pStyle w:val="GOSTTablenorm"/>
            </w:pPr>
            <w:r w:rsidRPr="00217954">
              <w:t>нет</w:t>
            </w:r>
          </w:p>
        </w:tc>
        <w:tc>
          <w:tcPr>
            <w:tcW w:w="1113" w:type="pct"/>
            <w:tcBorders>
              <w:top w:val="single" w:sz="4" w:space="0" w:color="auto"/>
              <w:left w:val="single" w:sz="4" w:space="0" w:color="auto"/>
              <w:bottom w:val="single" w:sz="4" w:space="0" w:color="auto"/>
              <w:right w:val="single" w:sz="4" w:space="0" w:color="auto"/>
            </w:tcBorders>
          </w:tcPr>
          <w:p w14:paraId="018F6AFB" w14:textId="261B0611" w:rsidR="00757F53" w:rsidRPr="007F665C" w:rsidRDefault="00757F53" w:rsidP="00757F53">
            <w:pPr>
              <w:pStyle w:val="GOSTTablenorm"/>
            </w:pPr>
            <w:r w:rsidRPr="00AE6B39">
              <w:t>Порядковый номер КС Дт</w:t>
            </w:r>
          </w:p>
        </w:tc>
        <w:tc>
          <w:tcPr>
            <w:tcW w:w="1143" w:type="pct"/>
            <w:tcBorders>
              <w:top w:val="single" w:sz="4" w:space="0" w:color="auto"/>
              <w:left w:val="single" w:sz="4" w:space="0" w:color="auto"/>
              <w:bottom w:val="single" w:sz="4" w:space="0" w:color="auto"/>
              <w:right w:val="single" w:sz="4" w:space="0" w:color="auto"/>
            </w:tcBorders>
          </w:tcPr>
          <w:p w14:paraId="7607CB50" w14:textId="10B11970" w:rsidR="00757F53" w:rsidRPr="00650161" w:rsidRDefault="00757F53" w:rsidP="00757F53">
            <w:pPr>
              <w:pStyle w:val="GOSTTablenorm"/>
            </w:pPr>
            <w:r w:rsidRPr="00650161">
              <w:rPr>
                <w:bCs/>
                <w:szCs w:val="22"/>
              </w:rPr>
              <w:t>T0504833:DT_PNKS</w:t>
            </w:r>
          </w:p>
        </w:tc>
        <w:tc>
          <w:tcPr>
            <w:tcW w:w="1350" w:type="pct"/>
            <w:tcBorders>
              <w:top w:val="single" w:sz="4" w:space="0" w:color="auto"/>
              <w:left w:val="single" w:sz="4" w:space="0" w:color="auto"/>
              <w:bottom w:val="single" w:sz="4" w:space="0" w:color="auto"/>
              <w:right w:val="single" w:sz="4" w:space="0" w:color="auto"/>
            </w:tcBorders>
          </w:tcPr>
          <w:p w14:paraId="240FBBBE" w14:textId="665CFF60" w:rsidR="00757F53" w:rsidRPr="007F665C" w:rsidRDefault="00757F53" w:rsidP="00757F53">
            <w:pPr>
              <w:pStyle w:val="GOSTTablenorm"/>
            </w:pPr>
            <w:r w:rsidRPr="00EC5EED">
              <w:t>-</w:t>
            </w:r>
          </w:p>
        </w:tc>
      </w:tr>
      <w:tr w:rsidR="00757F53" w:rsidRPr="007F665C" w14:paraId="09EE4C18" w14:textId="77777777" w:rsidTr="001023C7">
        <w:tc>
          <w:tcPr>
            <w:tcW w:w="1111" w:type="pct"/>
            <w:tcBorders>
              <w:top w:val="single" w:sz="4" w:space="0" w:color="auto"/>
              <w:left w:val="single" w:sz="4" w:space="0" w:color="auto"/>
              <w:bottom w:val="single" w:sz="4" w:space="0" w:color="auto"/>
              <w:right w:val="single" w:sz="4" w:space="0" w:color="auto"/>
            </w:tcBorders>
          </w:tcPr>
          <w:p w14:paraId="0CB7591E" w14:textId="3AE025CD" w:rsidR="00757F53" w:rsidRDefault="00757F53" w:rsidP="00757F53">
            <w:pPr>
              <w:pStyle w:val="GOSTTablenorm"/>
            </w:pPr>
            <w:r>
              <w:rPr>
                <w:color w:val="000000"/>
              </w:rPr>
              <w:t>Порядк_номер_КС_Кт</w:t>
            </w:r>
          </w:p>
        </w:tc>
        <w:tc>
          <w:tcPr>
            <w:tcW w:w="283" w:type="pct"/>
            <w:tcBorders>
              <w:top w:val="single" w:sz="4" w:space="0" w:color="auto"/>
              <w:left w:val="single" w:sz="4" w:space="0" w:color="auto"/>
              <w:bottom w:val="single" w:sz="4" w:space="0" w:color="auto"/>
              <w:right w:val="single" w:sz="4" w:space="0" w:color="auto"/>
            </w:tcBorders>
          </w:tcPr>
          <w:p w14:paraId="70E28AAB" w14:textId="2AE65972" w:rsidR="00757F53" w:rsidRPr="007F665C" w:rsidRDefault="00757F53" w:rsidP="00757F53">
            <w:pPr>
              <w:pStyle w:val="GOSTTablenorm"/>
            </w:pPr>
            <w:r w:rsidRPr="00217954">
              <w:t>нет</w:t>
            </w:r>
          </w:p>
        </w:tc>
        <w:tc>
          <w:tcPr>
            <w:tcW w:w="1113" w:type="pct"/>
            <w:tcBorders>
              <w:top w:val="single" w:sz="4" w:space="0" w:color="auto"/>
              <w:left w:val="single" w:sz="4" w:space="0" w:color="auto"/>
              <w:bottom w:val="single" w:sz="4" w:space="0" w:color="auto"/>
              <w:right w:val="single" w:sz="4" w:space="0" w:color="auto"/>
            </w:tcBorders>
          </w:tcPr>
          <w:p w14:paraId="3DEEB9DB" w14:textId="3096E9F9" w:rsidR="00757F53" w:rsidRPr="007F665C" w:rsidRDefault="00757F53" w:rsidP="00757F53">
            <w:pPr>
              <w:pStyle w:val="GOSTTablenorm"/>
            </w:pPr>
            <w:r>
              <w:t>Порядковый номер КС К</w:t>
            </w:r>
            <w:r w:rsidRPr="00AE6B39">
              <w:t>т</w:t>
            </w:r>
          </w:p>
        </w:tc>
        <w:tc>
          <w:tcPr>
            <w:tcW w:w="1143" w:type="pct"/>
            <w:tcBorders>
              <w:top w:val="single" w:sz="4" w:space="0" w:color="auto"/>
              <w:left w:val="single" w:sz="4" w:space="0" w:color="auto"/>
              <w:bottom w:val="single" w:sz="4" w:space="0" w:color="auto"/>
              <w:right w:val="single" w:sz="4" w:space="0" w:color="auto"/>
            </w:tcBorders>
          </w:tcPr>
          <w:p w14:paraId="0A5CEA97" w14:textId="75299DC0" w:rsidR="00757F53" w:rsidRPr="00650161" w:rsidRDefault="00757F53" w:rsidP="00757F53">
            <w:pPr>
              <w:pStyle w:val="GOSTTablenorm"/>
            </w:pPr>
            <w:r w:rsidRPr="00650161">
              <w:rPr>
                <w:bCs/>
                <w:szCs w:val="22"/>
              </w:rPr>
              <w:t>T0504833:CT_PNKS</w:t>
            </w:r>
          </w:p>
        </w:tc>
        <w:tc>
          <w:tcPr>
            <w:tcW w:w="1350" w:type="pct"/>
            <w:tcBorders>
              <w:top w:val="single" w:sz="4" w:space="0" w:color="auto"/>
              <w:left w:val="single" w:sz="4" w:space="0" w:color="auto"/>
              <w:bottom w:val="single" w:sz="4" w:space="0" w:color="auto"/>
              <w:right w:val="single" w:sz="4" w:space="0" w:color="auto"/>
            </w:tcBorders>
          </w:tcPr>
          <w:p w14:paraId="29A06924" w14:textId="18BDF320" w:rsidR="00757F53" w:rsidRPr="007F665C" w:rsidRDefault="00757F53" w:rsidP="00757F53">
            <w:pPr>
              <w:pStyle w:val="GOSTTablenorm"/>
            </w:pPr>
            <w:r w:rsidRPr="00EC5EED">
              <w:t>-</w:t>
            </w:r>
          </w:p>
        </w:tc>
      </w:tr>
      <w:tr w:rsidR="00757F53" w:rsidRPr="007F665C" w14:paraId="1E9A0914" w14:textId="77777777" w:rsidTr="001023C7">
        <w:tc>
          <w:tcPr>
            <w:tcW w:w="1111" w:type="pct"/>
            <w:tcBorders>
              <w:top w:val="single" w:sz="4" w:space="0" w:color="auto"/>
              <w:left w:val="single" w:sz="4" w:space="0" w:color="auto"/>
              <w:bottom w:val="single" w:sz="4" w:space="0" w:color="auto"/>
              <w:right w:val="single" w:sz="4" w:space="0" w:color="auto"/>
            </w:tcBorders>
          </w:tcPr>
          <w:p w14:paraId="15E9E92C" w14:textId="2F1CB4DA" w:rsidR="00757F53" w:rsidRDefault="00757F53" w:rsidP="00757F53">
            <w:pPr>
              <w:pStyle w:val="GOSTTablenorm"/>
            </w:pPr>
            <w:r w:rsidRPr="00FD2DBC">
              <w:rPr>
                <w:szCs w:val="22"/>
              </w:rPr>
              <w:t>ОКС_КМИ</w:t>
            </w:r>
            <w:r>
              <w:rPr>
                <w:szCs w:val="22"/>
              </w:rPr>
              <w:t>_Дт</w:t>
            </w:r>
          </w:p>
        </w:tc>
        <w:tc>
          <w:tcPr>
            <w:tcW w:w="283" w:type="pct"/>
            <w:tcBorders>
              <w:top w:val="single" w:sz="4" w:space="0" w:color="auto"/>
              <w:left w:val="single" w:sz="4" w:space="0" w:color="auto"/>
              <w:bottom w:val="single" w:sz="4" w:space="0" w:color="auto"/>
              <w:right w:val="single" w:sz="4" w:space="0" w:color="auto"/>
            </w:tcBorders>
          </w:tcPr>
          <w:p w14:paraId="49A2F628" w14:textId="620234D1" w:rsidR="00757F53" w:rsidRPr="007F665C" w:rsidRDefault="00757F53" w:rsidP="00757F53">
            <w:pPr>
              <w:pStyle w:val="GOSTTablenorm"/>
            </w:pPr>
            <w:r w:rsidRPr="00217954">
              <w:t>нет</w:t>
            </w:r>
          </w:p>
        </w:tc>
        <w:tc>
          <w:tcPr>
            <w:tcW w:w="1113" w:type="pct"/>
            <w:tcBorders>
              <w:top w:val="single" w:sz="4" w:space="0" w:color="auto"/>
              <w:left w:val="single" w:sz="4" w:space="0" w:color="auto"/>
              <w:bottom w:val="single" w:sz="4" w:space="0" w:color="auto"/>
              <w:right w:val="single" w:sz="4" w:space="0" w:color="auto"/>
            </w:tcBorders>
          </w:tcPr>
          <w:p w14:paraId="0BCA26B7" w14:textId="270C19D5" w:rsidR="00757F53" w:rsidRPr="007F665C" w:rsidRDefault="00757F53" w:rsidP="00757F53">
            <w:pPr>
              <w:pStyle w:val="GOSTTablenorm"/>
            </w:pPr>
            <w:r w:rsidRPr="00AE6B39">
              <w:t>ОКС/КМИ по Дт</w:t>
            </w:r>
          </w:p>
        </w:tc>
        <w:tc>
          <w:tcPr>
            <w:tcW w:w="1143" w:type="pct"/>
            <w:tcBorders>
              <w:top w:val="single" w:sz="4" w:space="0" w:color="auto"/>
              <w:left w:val="single" w:sz="4" w:space="0" w:color="auto"/>
              <w:bottom w:val="single" w:sz="4" w:space="0" w:color="auto"/>
              <w:right w:val="single" w:sz="4" w:space="0" w:color="auto"/>
            </w:tcBorders>
          </w:tcPr>
          <w:p w14:paraId="653BE736" w14:textId="5895B434" w:rsidR="00757F53" w:rsidRPr="00650161" w:rsidRDefault="00757F53" w:rsidP="00757F53">
            <w:pPr>
              <w:pStyle w:val="GOSTTablenorm"/>
            </w:pPr>
            <w:r w:rsidRPr="00650161">
              <w:rPr>
                <w:bCs/>
                <w:szCs w:val="22"/>
              </w:rPr>
              <w:t>T0504833:</w:t>
            </w:r>
            <w:r w:rsidRPr="00650161">
              <w:t>DT_FAIP</w:t>
            </w:r>
          </w:p>
        </w:tc>
        <w:tc>
          <w:tcPr>
            <w:tcW w:w="1350" w:type="pct"/>
            <w:tcBorders>
              <w:top w:val="single" w:sz="4" w:space="0" w:color="auto"/>
              <w:left w:val="single" w:sz="4" w:space="0" w:color="auto"/>
              <w:bottom w:val="single" w:sz="4" w:space="0" w:color="auto"/>
              <w:right w:val="single" w:sz="4" w:space="0" w:color="auto"/>
            </w:tcBorders>
          </w:tcPr>
          <w:p w14:paraId="4621ED51" w14:textId="7895C353" w:rsidR="00757F53" w:rsidRPr="007F665C" w:rsidRDefault="00757F53" w:rsidP="00757F53">
            <w:pPr>
              <w:pStyle w:val="GOSTTablenorm"/>
            </w:pPr>
            <w:r w:rsidRPr="008C0ED6">
              <w:t>-</w:t>
            </w:r>
          </w:p>
        </w:tc>
      </w:tr>
      <w:tr w:rsidR="00757F53" w:rsidRPr="007F665C" w14:paraId="7E0659B3" w14:textId="77777777" w:rsidTr="001023C7">
        <w:tc>
          <w:tcPr>
            <w:tcW w:w="1111" w:type="pct"/>
            <w:tcBorders>
              <w:top w:val="single" w:sz="4" w:space="0" w:color="auto"/>
              <w:left w:val="single" w:sz="4" w:space="0" w:color="auto"/>
              <w:bottom w:val="single" w:sz="4" w:space="0" w:color="auto"/>
              <w:right w:val="single" w:sz="4" w:space="0" w:color="auto"/>
            </w:tcBorders>
          </w:tcPr>
          <w:p w14:paraId="165B1724" w14:textId="5320A28B" w:rsidR="00757F53" w:rsidRDefault="00757F53" w:rsidP="00757F53">
            <w:pPr>
              <w:pStyle w:val="GOSTTablenorm"/>
            </w:pPr>
            <w:r w:rsidRPr="00FD2DBC">
              <w:rPr>
                <w:szCs w:val="22"/>
              </w:rPr>
              <w:t>ОКС_КМИ</w:t>
            </w:r>
            <w:r>
              <w:rPr>
                <w:szCs w:val="22"/>
              </w:rPr>
              <w:t>_Кт</w:t>
            </w:r>
          </w:p>
        </w:tc>
        <w:tc>
          <w:tcPr>
            <w:tcW w:w="283" w:type="pct"/>
            <w:tcBorders>
              <w:top w:val="single" w:sz="4" w:space="0" w:color="auto"/>
              <w:left w:val="single" w:sz="4" w:space="0" w:color="auto"/>
              <w:bottom w:val="single" w:sz="4" w:space="0" w:color="auto"/>
              <w:right w:val="single" w:sz="4" w:space="0" w:color="auto"/>
            </w:tcBorders>
          </w:tcPr>
          <w:p w14:paraId="3F936F82" w14:textId="09B11DEE" w:rsidR="00757F53" w:rsidRPr="007F665C" w:rsidRDefault="00757F53" w:rsidP="00757F53">
            <w:pPr>
              <w:pStyle w:val="GOSTTablenorm"/>
            </w:pPr>
            <w:r w:rsidRPr="00217954">
              <w:t>нет</w:t>
            </w:r>
          </w:p>
        </w:tc>
        <w:tc>
          <w:tcPr>
            <w:tcW w:w="1113" w:type="pct"/>
            <w:tcBorders>
              <w:top w:val="single" w:sz="4" w:space="0" w:color="auto"/>
              <w:left w:val="single" w:sz="4" w:space="0" w:color="auto"/>
              <w:bottom w:val="single" w:sz="4" w:space="0" w:color="auto"/>
              <w:right w:val="single" w:sz="4" w:space="0" w:color="auto"/>
            </w:tcBorders>
          </w:tcPr>
          <w:p w14:paraId="1629A73F" w14:textId="5850D48B" w:rsidR="00757F53" w:rsidRPr="007F665C" w:rsidRDefault="00757F53" w:rsidP="00757F53">
            <w:pPr>
              <w:pStyle w:val="GOSTTablenorm"/>
            </w:pPr>
            <w:r>
              <w:t>ОКС/КМИ по К</w:t>
            </w:r>
            <w:r w:rsidRPr="00AE6B39">
              <w:t>т</w:t>
            </w:r>
          </w:p>
        </w:tc>
        <w:tc>
          <w:tcPr>
            <w:tcW w:w="1143" w:type="pct"/>
            <w:tcBorders>
              <w:top w:val="single" w:sz="4" w:space="0" w:color="auto"/>
              <w:left w:val="single" w:sz="4" w:space="0" w:color="auto"/>
              <w:bottom w:val="single" w:sz="4" w:space="0" w:color="auto"/>
              <w:right w:val="single" w:sz="4" w:space="0" w:color="auto"/>
            </w:tcBorders>
          </w:tcPr>
          <w:p w14:paraId="5701C745" w14:textId="022F06A3" w:rsidR="00757F53" w:rsidRPr="00650161" w:rsidRDefault="00757F53" w:rsidP="00757F53">
            <w:pPr>
              <w:pStyle w:val="GOSTTablenorm"/>
            </w:pPr>
            <w:r w:rsidRPr="00650161">
              <w:rPr>
                <w:bCs/>
                <w:szCs w:val="22"/>
              </w:rPr>
              <w:t>T0504833:</w:t>
            </w:r>
            <w:r w:rsidRPr="00650161">
              <w:rPr>
                <w:lang w:val="en-US"/>
              </w:rPr>
              <w:t>C</w:t>
            </w:r>
            <w:r w:rsidRPr="00650161">
              <w:t>T_FAIP</w:t>
            </w:r>
          </w:p>
        </w:tc>
        <w:tc>
          <w:tcPr>
            <w:tcW w:w="1350" w:type="pct"/>
            <w:tcBorders>
              <w:top w:val="single" w:sz="4" w:space="0" w:color="auto"/>
              <w:left w:val="single" w:sz="4" w:space="0" w:color="auto"/>
              <w:bottom w:val="single" w:sz="4" w:space="0" w:color="auto"/>
              <w:right w:val="single" w:sz="4" w:space="0" w:color="auto"/>
            </w:tcBorders>
          </w:tcPr>
          <w:p w14:paraId="7A46826C" w14:textId="247340EA" w:rsidR="00757F53" w:rsidRPr="007F665C" w:rsidRDefault="00757F53" w:rsidP="00757F53">
            <w:pPr>
              <w:pStyle w:val="GOSTTablenorm"/>
            </w:pPr>
            <w:r w:rsidRPr="008C0ED6">
              <w:t>-</w:t>
            </w:r>
          </w:p>
        </w:tc>
      </w:tr>
      <w:tr w:rsidR="00757F53" w:rsidRPr="007F665C" w14:paraId="0F4FCE2D" w14:textId="77777777" w:rsidTr="001023C7">
        <w:tc>
          <w:tcPr>
            <w:tcW w:w="1111" w:type="pct"/>
            <w:tcBorders>
              <w:top w:val="single" w:sz="4" w:space="0" w:color="auto"/>
              <w:left w:val="single" w:sz="4" w:space="0" w:color="auto"/>
              <w:bottom w:val="single" w:sz="4" w:space="0" w:color="auto"/>
              <w:right w:val="single" w:sz="4" w:space="0" w:color="auto"/>
            </w:tcBorders>
          </w:tcPr>
          <w:p w14:paraId="54AC1A97" w14:textId="0E2E66E0" w:rsidR="00757F53" w:rsidRDefault="00757F53" w:rsidP="00757F53">
            <w:pPr>
              <w:pStyle w:val="GOSTTablenorm"/>
            </w:pPr>
            <w:r>
              <w:t>КЦ_Дт</w:t>
            </w:r>
          </w:p>
        </w:tc>
        <w:tc>
          <w:tcPr>
            <w:tcW w:w="283" w:type="pct"/>
            <w:tcBorders>
              <w:top w:val="single" w:sz="4" w:space="0" w:color="auto"/>
              <w:left w:val="single" w:sz="4" w:space="0" w:color="auto"/>
              <w:bottom w:val="single" w:sz="4" w:space="0" w:color="auto"/>
              <w:right w:val="single" w:sz="4" w:space="0" w:color="auto"/>
            </w:tcBorders>
          </w:tcPr>
          <w:p w14:paraId="698508B7" w14:textId="6AD5EB6E" w:rsidR="00757F53" w:rsidRPr="007F665C" w:rsidRDefault="00757F53" w:rsidP="00757F53">
            <w:pPr>
              <w:pStyle w:val="GOSTTablenorm"/>
            </w:pPr>
            <w:r w:rsidRPr="00217954">
              <w:t>нет</w:t>
            </w:r>
          </w:p>
        </w:tc>
        <w:tc>
          <w:tcPr>
            <w:tcW w:w="1113" w:type="pct"/>
            <w:tcBorders>
              <w:top w:val="single" w:sz="4" w:space="0" w:color="auto"/>
              <w:left w:val="single" w:sz="4" w:space="0" w:color="auto"/>
              <w:bottom w:val="single" w:sz="4" w:space="0" w:color="auto"/>
              <w:right w:val="single" w:sz="4" w:space="0" w:color="auto"/>
            </w:tcBorders>
          </w:tcPr>
          <w:p w14:paraId="2FAC49F8" w14:textId="60FF2F92" w:rsidR="00757F53" w:rsidRPr="007F665C" w:rsidRDefault="00757F53" w:rsidP="00757F53">
            <w:pPr>
              <w:pStyle w:val="GOSTTablenorm"/>
            </w:pPr>
            <w:r w:rsidRPr="00FF76EA">
              <w:t>Код источника поступлений/направления расходования ЦС Дт</w:t>
            </w:r>
          </w:p>
        </w:tc>
        <w:tc>
          <w:tcPr>
            <w:tcW w:w="1143" w:type="pct"/>
            <w:tcBorders>
              <w:top w:val="single" w:sz="4" w:space="0" w:color="auto"/>
              <w:left w:val="single" w:sz="4" w:space="0" w:color="auto"/>
              <w:bottom w:val="single" w:sz="4" w:space="0" w:color="auto"/>
              <w:right w:val="single" w:sz="4" w:space="0" w:color="auto"/>
            </w:tcBorders>
          </w:tcPr>
          <w:p w14:paraId="7F9E81BC" w14:textId="18C3BF89" w:rsidR="00757F53" w:rsidRPr="00650161" w:rsidRDefault="00757F53" w:rsidP="00757F53">
            <w:pPr>
              <w:pStyle w:val="GOSTTablenorm"/>
            </w:pPr>
            <w:r w:rsidRPr="00650161">
              <w:t>T0504833:DT_TARGETFUNDSCODE</w:t>
            </w:r>
          </w:p>
        </w:tc>
        <w:tc>
          <w:tcPr>
            <w:tcW w:w="1350" w:type="pct"/>
            <w:tcBorders>
              <w:top w:val="single" w:sz="4" w:space="0" w:color="auto"/>
              <w:left w:val="single" w:sz="4" w:space="0" w:color="auto"/>
              <w:bottom w:val="single" w:sz="4" w:space="0" w:color="auto"/>
              <w:right w:val="single" w:sz="4" w:space="0" w:color="auto"/>
            </w:tcBorders>
          </w:tcPr>
          <w:p w14:paraId="7EE416E8" w14:textId="1B141207" w:rsidR="00757F53" w:rsidRPr="007F665C" w:rsidRDefault="00757F53" w:rsidP="00757F53">
            <w:pPr>
              <w:pStyle w:val="GOSTTablenorm"/>
            </w:pPr>
            <w:r w:rsidRPr="00C04880">
              <w:t>-</w:t>
            </w:r>
          </w:p>
        </w:tc>
      </w:tr>
      <w:tr w:rsidR="00757F53" w:rsidRPr="007F665C" w14:paraId="0A626B32" w14:textId="77777777" w:rsidTr="001023C7">
        <w:tc>
          <w:tcPr>
            <w:tcW w:w="1111" w:type="pct"/>
            <w:tcBorders>
              <w:top w:val="single" w:sz="4" w:space="0" w:color="auto"/>
              <w:left w:val="single" w:sz="4" w:space="0" w:color="auto"/>
              <w:bottom w:val="single" w:sz="4" w:space="0" w:color="auto"/>
              <w:right w:val="single" w:sz="4" w:space="0" w:color="auto"/>
            </w:tcBorders>
          </w:tcPr>
          <w:p w14:paraId="03A54C9F" w14:textId="000CC3A5" w:rsidR="00757F53" w:rsidRDefault="00757F53" w:rsidP="00757F53">
            <w:pPr>
              <w:pStyle w:val="GOSTTablenorm"/>
            </w:pPr>
            <w:r>
              <w:t>КЦ_Кт</w:t>
            </w:r>
          </w:p>
        </w:tc>
        <w:tc>
          <w:tcPr>
            <w:tcW w:w="283" w:type="pct"/>
            <w:tcBorders>
              <w:top w:val="single" w:sz="4" w:space="0" w:color="auto"/>
              <w:left w:val="single" w:sz="4" w:space="0" w:color="auto"/>
              <w:bottom w:val="single" w:sz="4" w:space="0" w:color="auto"/>
              <w:right w:val="single" w:sz="4" w:space="0" w:color="auto"/>
            </w:tcBorders>
          </w:tcPr>
          <w:p w14:paraId="7779330B" w14:textId="690675AB" w:rsidR="00757F53" w:rsidRPr="007F665C" w:rsidRDefault="00757F53" w:rsidP="00757F53">
            <w:pPr>
              <w:pStyle w:val="GOSTTablenorm"/>
            </w:pPr>
            <w:r w:rsidRPr="001D758B">
              <w:t>нет</w:t>
            </w:r>
          </w:p>
        </w:tc>
        <w:tc>
          <w:tcPr>
            <w:tcW w:w="1113" w:type="pct"/>
            <w:tcBorders>
              <w:top w:val="single" w:sz="4" w:space="0" w:color="auto"/>
              <w:left w:val="single" w:sz="4" w:space="0" w:color="auto"/>
              <w:bottom w:val="single" w:sz="4" w:space="0" w:color="auto"/>
              <w:right w:val="single" w:sz="4" w:space="0" w:color="auto"/>
            </w:tcBorders>
          </w:tcPr>
          <w:p w14:paraId="7FA8318A" w14:textId="31DAA526" w:rsidR="00757F53" w:rsidRPr="007F665C" w:rsidRDefault="00757F53" w:rsidP="00757F53">
            <w:pPr>
              <w:pStyle w:val="GOSTTablenorm"/>
            </w:pPr>
            <w:r w:rsidRPr="00FF76EA">
              <w:t>Код источника поступлен</w:t>
            </w:r>
            <w:r>
              <w:t>ий/направления расходования ЦС К</w:t>
            </w:r>
            <w:r w:rsidRPr="00FF76EA">
              <w:t>т</w:t>
            </w:r>
          </w:p>
        </w:tc>
        <w:tc>
          <w:tcPr>
            <w:tcW w:w="1143" w:type="pct"/>
            <w:tcBorders>
              <w:top w:val="single" w:sz="4" w:space="0" w:color="auto"/>
              <w:left w:val="single" w:sz="4" w:space="0" w:color="auto"/>
              <w:bottom w:val="single" w:sz="4" w:space="0" w:color="auto"/>
              <w:right w:val="single" w:sz="4" w:space="0" w:color="auto"/>
            </w:tcBorders>
          </w:tcPr>
          <w:p w14:paraId="728187C5" w14:textId="596EA57C" w:rsidR="00757F53" w:rsidRPr="00353D45" w:rsidRDefault="00757F53" w:rsidP="00757F53">
            <w:pPr>
              <w:pStyle w:val="GOSTTablenorm"/>
              <w:rPr>
                <w:color w:val="000000"/>
              </w:rPr>
            </w:pPr>
            <w:r w:rsidRPr="00A57119">
              <w:t>T0504833:</w:t>
            </w:r>
            <w:r w:rsidRPr="00A57119">
              <w:rPr>
                <w:lang w:val="en-US"/>
              </w:rPr>
              <w:t>C</w:t>
            </w:r>
            <w:r w:rsidRPr="00A57119">
              <w:t>T_TARGETFUNDSCODE</w:t>
            </w:r>
          </w:p>
        </w:tc>
        <w:tc>
          <w:tcPr>
            <w:tcW w:w="1350" w:type="pct"/>
            <w:tcBorders>
              <w:top w:val="single" w:sz="4" w:space="0" w:color="auto"/>
              <w:left w:val="single" w:sz="4" w:space="0" w:color="auto"/>
              <w:bottom w:val="single" w:sz="4" w:space="0" w:color="auto"/>
              <w:right w:val="single" w:sz="4" w:space="0" w:color="auto"/>
            </w:tcBorders>
          </w:tcPr>
          <w:p w14:paraId="6E428E85" w14:textId="51BD7947" w:rsidR="00757F53" w:rsidRPr="007F665C" w:rsidRDefault="00757F53" w:rsidP="00757F53">
            <w:pPr>
              <w:pStyle w:val="GOSTTablenorm"/>
            </w:pPr>
            <w:r w:rsidRPr="00B676D8">
              <w:t>-</w:t>
            </w:r>
          </w:p>
        </w:tc>
      </w:tr>
      <w:tr w:rsidR="007A4CA8" w:rsidRPr="007F665C" w14:paraId="0E85B431" w14:textId="77777777" w:rsidTr="001023C7">
        <w:tc>
          <w:tcPr>
            <w:tcW w:w="1111" w:type="pct"/>
            <w:tcBorders>
              <w:top w:val="single" w:sz="4" w:space="0" w:color="auto"/>
              <w:left w:val="single" w:sz="4" w:space="0" w:color="auto"/>
              <w:bottom w:val="single" w:sz="4" w:space="0" w:color="auto"/>
              <w:right w:val="single" w:sz="4" w:space="0" w:color="auto"/>
            </w:tcBorders>
          </w:tcPr>
          <w:p w14:paraId="7CAAAF4B" w14:textId="4FFDE8C9" w:rsidR="007A4CA8" w:rsidRDefault="009F160C" w:rsidP="00757F53">
            <w:pPr>
              <w:pStyle w:val="GOSTTablenorm"/>
            </w:pPr>
            <w:commentRangeStart w:id="6073"/>
            <w:r>
              <w:t>Тип_кода_операции_КС_Дт</w:t>
            </w:r>
            <w:commentRangeEnd w:id="6073"/>
            <w:r>
              <w:rPr>
                <w:rStyle w:val="afff4"/>
              </w:rPr>
              <w:commentReference w:id="6073"/>
            </w:r>
          </w:p>
        </w:tc>
        <w:tc>
          <w:tcPr>
            <w:tcW w:w="283" w:type="pct"/>
            <w:tcBorders>
              <w:top w:val="single" w:sz="4" w:space="0" w:color="auto"/>
              <w:left w:val="single" w:sz="4" w:space="0" w:color="auto"/>
              <w:bottom w:val="single" w:sz="4" w:space="0" w:color="auto"/>
              <w:right w:val="single" w:sz="4" w:space="0" w:color="auto"/>
            </w:tcBorders>
          </w:tcPr>
          <w:p w14:paraId="3B13D3D2" w14:textId="43D75439" w:rsidR="007A4CA8" w:rsidRPr="001D758B" w:rsidRDefault="007A4CA8" w:rsidP="00757F53">
            <w:pPr>
              <w:pStyle w:val="GOSTTablenorm"/>
            </w:pPr>
            <w:r w:rsidRPr="001D758B">
              <w:t>нет</w:t>
            </w:r>
          </w:p>
        </w:tc>
        <w:tc>
          <w:tcPr>
            <w:tcW w:w="1113" w:type="pct"/>
            <w:tcBorders>
              <w:top w:val="single" w:sz="4" w:space="0" w:color="auto"/>
              <w:left w:val="single" w:sz="4" w:space="0" w:color="auto"/>
              <w:bottom w:val="single" w:sz="4" w:space="0" w:color="auto"/>
              <w:right w:val="single" w:sz="4" w:space="0" w:color="auto"/>
            </w:tcBorders>
          </w:tcPr>
          <w:p w14:paraId="02B1F7A2" w14:textId="324C22B3" w:rsidR="007A4CA8" w:rsidRPr="00FF76EA" w:rsidRDefault="009F160C" w:rsidP="00757F53">
            <w:pPr>
              <w:pStyle w:val="GOSTTablenorm"/>
            </w:pPr>
            <w:r w:rsidRPr="009F160C">
              <w:t>Тип кода классификации операций при КС по Дт</w:t>
            </w:r>
          </w:p>
        </w:tc>
        <w:tc>
          <w:tcPr>
            <w:tcW w:w="1143" w:type="pct"/>
            <w:tcBorders>
              <w:top w:val="single" w:sz="4" w:space="0" w:color="auto"/>
              <w:left w:val="single" w:sz="4" w:space="0" w:color="auto"/>
              <w:bottom w:val="single" w:sz="4" w:space="0" w:color="auto"/>
              <w:right w:val="single" w:sz="4" w:space="0" w:color="auto"/>
            </w:tcBorders>
          </w:tcPr>
          <w:p w14:paraId="0075BB40" w14:textId="06883516" w:rsidR="007A4CA8" w:rsidRPr="00A57119" w:rsidRDefault="009F160C" w:rsidP="00757F53">
            <w:pPr>
              <w:pStyle w:val="GOSTTablenorm"/>
              <w:rPr>
                <w:bCs/>
                <w:szCs w:val="22"/>
              </w:rPr>
            </w:pPr>
            <w:r w:rsidRPr="009F160C">
              <w:rPr>
                <w:bCs/>
                <w:szCs w:val="22"/>
              </w:rPr>
              <w:t>T0504833:DT_TARGETFUNDSCODETYPE</w:t>
            </w:r>
          </w:p>
        </w:tc>
        <w:tc>
          <w:tcPr>
            <w:tcW w:w="1350" w:type="pct"/>
            <w:tcBorders>
              <w:top w:val="single" w:sz="4" w:space="0" w:color="auto"/>
              <w:left w:val="single" w:sz="4" w:space="0" w:color="auto"/>
              <w:bottom w:val="single" w:sz="4" w:space="0" w:color="auto"/>
              <w:right w:val="single" w:sz="4" w:space="0" w:color="auto"/>
            </w:tcBorders>
          </w:tcPr>
          <w:p w14:paraId="3F9D3EF9" w14:textId="52F13693" w:rsidR="007A4CA8" w:rsidRPr="00B676D8" w:rsidRDefault="009F160C" w:rsidP="00757F53">
            <w:pPr>
              <w:pStyle w:val="GOSTTablenorm"/>
            </w:pPr>
            <w:r>
              <w:t>-</w:t>
            </w:r>
          </w:p>
        </w:tc>
      </w:tr>
      <w:tr w:rsidR="007A4CA8" w:rsidRPr="007F665C" w14:paraId="4B50AEBA" w14:textId="77777777" w:rsidTr="001023C7">
        <w:tc>
          <w:tcPr>
            <w:tcW w:w="1111" w:type="pct"/>
            <w:tcBorders>
              <w:top w:val="single" w:sz="4" w:space="0" w:color="auto"/>
              <w:left w:val="single" w:sz="4" w:space="0" w:color="auto"/>
              <w:bottom w:val="single" w:sz="4" w:space="0" w:color="auto"/>
              <w:right w:val="single" w:sz="4" w:space="0" w:color="auto"/>
            </w:tcBorders>
          </w:tcPr>
          <w:p w14:paraId="52554C0C" w14:textId="6C40AA6C" w:rsidR="007A4CA8" w:rsidRDefault="009F160C" w:rsidP="00757F53">
            <w:pPr>
              <w:pStyle w:val="GOSTTablenorm"/>
            </w:pPr>
            <w:r>
              <w:t>Тип_кода_операции_КС_Кт</w:t>
            </w:r>
          </w:p>
        </w:tc>
        <w:tc>
          <w:tcPr>
            <w:tcW w:w="283" w:type="pct"/>
            <w:tcBorders>
              <w:top w:val="single" w:sz="4" w:space="0" w:color="auto"/>
              <w:left w:val="single" w:sz="4" w:space="0" w:color="auto"/>
              <w:bottom w:val="single" w:sz="4" w:space="0" w:color="auto"/>
              <w:right w:val="single" w:sz="4" w:space="0" w:color="auto"/>
            </w:tcBorders>
          </w:tcPr>
          <w:p w14:paraId="2D53451F" w14:textId="24E1769E" w:rsidR="007A4CA8" w:rsidRPr="001D758B" w:rsidRDefault="007A4CA8" w:rsidP="00757F53">
            <w:pPr>
              <w:pStyle w:val="GOSTTablenorm"/>
            </w:pPr>
            <w:r>
              <w:t>нет</w:t>
            </w:r>
          </w:p>
        </w:tc>
        <w:tc>
          <w:tcPr>
            <w:tcW w:w="1113" w:type="pct"/>
            <w:tcBorders>
              <w:top w:val="single" w:sz="4" w:space="0" w:color="auto"/>
              <w:left w:val="single" w:sz="4" w:space="0" w:color="auto"/>
              <w:bottom w:val="single" w:sz="4" w:space="0" w:color="auto"/>
              <w:right w:val="single" w:sz="4" w:space="0" w:color="auto"/>
            </w:tcBorders>
          </w:tcPr>
          <w:p w14:paraId="6E8F8B27" w14:textId="1ACCFBB5" w:rsidR="007A4CA8" w:rsidRPr="00FF76EA" w:rsidRDefault="009F160C" w:rsidP="00757F53">
            <w:pPr>
              <w:pStyle w:val="GOSTTablenorm"/>
            </w:pPr>
            <w:r w:rsidRPr="009F160C">
              <w:t>Тип кода кла</w:t>
            </w:r>
            <w:r>
              <w:t>ссификации операций при КС по Кт</w:t>
            </w:r>
          </w:p>
        </w:tc>
        <w:tc>
          <w:tcPr>
            <w:tcW w:w="1143" w:type="pct"/>
            <w:tcBorders>
              <w:top w:val="single" w:sz="4" w:space="0" w:color="auto"/>
              <w:left w:val="single" w:sz="4" w:space="0" w:color="auto"/>
              <w:bottom w:val="single" w:sz="4" w:space="0" w:color="auto"/>
              <w:right w:val="single" w:sz="4" w:space="0" w:color="auto"/>
            </w:tcBorders>
          </w:tcPr>
          <w:p w14:paraId="13DA4FA8" w14:textId="4B036138" w:rsidR="007A4CA8" w:rsidRPr="00A57119" w:rsidRDefault="009F160C" w:rsidP="009F160C">
            <w:pPr>
              <w:pStyle w:val="GOSTTablenorm"/>
              <w:rPr>
                <w:bCs/>
                <w:szCs w:val="22"/>
              </w:rPr>
            </w:pPr>
            <w:r>
              <w:rPr>
                <w:bCs/>
                <w:szCs w:val="22"/>
              </w:rPr>
              <w:t>T0504833:</w:t>
            </w:r>
            <w:r w:rsidRPr="00A57119">
              <w:rPr>
                <w:bCs/>
                <w:szCs w:val="22"/>
              </w:rPr>
              <w:t>C</w:t>
            </w:r>
            <w:r w:rsidRPr="009F160C">
              <w:rPr>
                <w:bCs/>
                <w:szCs w:val="22"/>
              </w:rPr>
              <w:t>T_TARGETFUNDSCODETYPE</w:t>
            </w:r>
          </w:p>
        </w:tc>
        <w:tc>
          <w:tcPr>
            <w:tcW w:w="1350" w:type="pct"/>
            <w:tcBorders>
              <w:top w:val="single" w:sz="4" w:space="0" w:color="auto"/>
              <w:left w:val="single" w:sz="4" w:space="0" w:color="auto"/>
              <w:bottom w:val="single" w:sz="4" w:space="0" w:color="auto"/>
              <w:right w:val="single" w:sz="4" w:space="0" w:color="auto"/>
            </w:tcBorders>
          </w:tcPr>
          <w:p w14:paraId="392E9681" w14:textId="74101159" w:rsidR="007A4CA8" w:rsidRPr="00B676D8" w:rsidRDefault="009F160C" w:rsidP="00757F53">
            <w:pPr>
              <w:pStyle w:val="GOSTTablenorm"/>
            </w:pPr>
            <w:r>
              <w:t>-</w:t>
            </w:r>
          </w:p>
        </w:tc>
      </w:tr>
      <w:tr w:rsidR="00757F53" w:rsidRPr="007F665C" w14:paraId="573797EF" w14:textId="77777777" w:rsidTr="001023C7">
        <w:tc>
          <w:tcPr>
            <w:tcW w:w="1111" w:type="pct"/>
            <w:tcBorders>
              <w:top w:val="single" w:sz="4" w:space="0" w:color="auto"/>
              <w:left w:val="single" w:sz="4" w:space="0" w:color="auto"/>
              <w:bottom w:val="single" w:sz="4" w:space="0" w:color="auto"/>
              <w:right w:val="single" w:sz="4" w:space="0" w:color="auto"/>
            </w:tcBorders>
          </w:tcPr>
          <w:p w14:paraId="7CB71FC6" w14:textId="2906E0E0" w:rsidR="00757F53" w:rsidRDefault="00757F53" w:rsidP="00757F53">
            <w:pPr>
              <w:pStyle w:val="GOSTTablenorm"/>
            </w:pPr>
            <w:r>
              <w:t>БС_</w:t>
            </w:r>
            <w:r>
              <w:rPr>
                <w:bCs/>
              </w:rPr>
              <w:t>Дт</w:t>
            </w:r>
          </w:p>
        </w:tc>
        <w:tc>
          <w:tcPr>
            <w:tcW w:w="283" w:type="pct"/>
            <w:tcBorders>
              <w:top w:val="single" w:sz="4" w:space="0" w:color="auto"/>
              <w:left w:val="single" w:sz="4" w:space="0" w:color="auto"/>
              <w:bottom w:val="single" w:sz="4" w:space="0" w:color="auto"/>
              <w:right w:val="single" w:sz="4" w:space="0" w:color="auto"/>
            </w:tcBorders>
          </w:tcPr>
          <w:p w14:paraId="184ADB21" w14:textId="37DD1FFA" w:rsidR="00757F53" w:rsidRPr="007F665C" w:rsidRDefault="00757F53" w:rsidP="00757F53">
            <w:pPr>
              <w:pStyle w:val="GOSTTablenorm"/>
            </w:pPr>
            <w:r w:rsidRPr="001D758B">
              <w:t>нет</w:t>
            </w:r>
          </w:p>
        </w:tc>
        <w:tc>
          <w:tcPr>
            <w:tcW w:w="1113" w:type="pct"/>
            <w:tcBorders>
              <w:top w:val="single" w:sz="4" w:space="0" w:color="auto"/>
              <w:left w:val="single" w:sz="4" w:space="0" w:color="auto"/>
              <w:bottom w:val="single" w:sz="4" w:space="0" w:color="auto"/>
              <w:right w:val="single" w:sz="4" w:space="0" w:color="auto"/>
            </w:tcBorders>
          </w:tcPr>
          <w:p w14:paraId="0AC53F8F" w14:textId="69F1DDB4" w:rsidR="00757F53" w:rsidRPr="007F665C" w:rsidRDefault="00757F53" w:rsidP="00757F53">
            <w:pPr>
              <w:pStyle w:val="GOSTTablenorm"/>
            </w:pPr>
            <w:r w:rsidRPr="00FF76EA">
              <w:t>Банковский счет Дт</w:t>
            </w:r>
          </w:p>
        </w:tc>
        <w:tc>
          <w:tcPr>
            <w:tcW w:w="1143" w:type="pct"/>
            <w:tcBorders>
              <w:top w:val="single" w:sz="4" w:space="0" w:color="auto"/>
              <w:left w:val="single" w:sz="4" w:space="0" w:color="auto"/>
              <w:bottom w:val="single" w:sz="4" w:space="0" w:color="auto"/>
              <w:right w:val="single" w:sz="4" w:space="0" w:color="auto"/>
            </w:tcBorders>
          </w:tcPr>
          <w:p w14:paraId="4C23F7C3" w14:textId="39B2D094" w:rsidR="00757F53" w:rsidRPr="00353D45" w:rsidRDefault="00757F53" w:rsidP="00757F53">
            <w:pPr>
              <w:pStyle w:val="GOSTTablenorm"/>
              <w:rPr>
                <w:color w:val="000000"/>
              </w:rPr>
            </w:pPr>
            <w:r w:rsidRPr="00A57119">
              <w:rPr>
                <w:bCs/>
                <w:szCs w:val="22"/>
              </w:rPr>
              <w:t>T0504833:DT_BA</w:t>
            </w:r>
          </w:p>
        </w:tc>
        <w:tc>
          <w:tcPr>
            <w:tcW w:w="1350" w:type="pct"/>
            <w:tcBorders>
              <w:top w:val="single" w:sz="4" w:space="0" w:color="auto"/>
              <w:left w:val="single" w:sz="4" w:space="0" w:color="auto"/>
              <w:bottom w:val="single" w:sz="4" w:space="0" w:color="auto"/>
              <w:right w:val="single" w:sz="4" w:space="0" w:color="auto"/>
            </w:tcBorders>
          </w:tcPr>
          <w:p w14:paraId="1AE4D121" w14:textId="6CE2891C" w:rsidR="00757F53" w:rsidRPr="007F665C" w:rsidRDefault="00757F53" w:rsidP="00757F53">
            <w:pPr>
              <w:pStyle w:val="GOSTTablenorm"/>
            </w:pPr>
            <w:r w:rsidRPr="00B676D8">
              <w:t>-</w:t>
            </w:r>
          </w:p>
        </w:tc>
      </w:tr>
      <w:tr w:rsidR="00757F53" w:rsidRPr="007F665C" w14:paraId="5BFED124" w14:textId="77777777" w:rsidTr="001023C7">
        <w:tc>
          <w:tcPr>
            <w:tcW w:w="1111" w:type="pct"/>
            <w:tcBorders>
              <w:top w:val="single" w:sz="4" w:space="0" w:color="auto"/>
              <w:left w:val="single" w:sz="4" w:space="0" w:color="auto"/>
              <w:bottom w:val="single" w:sz="4" w:space="0" w:color="auto"/>
              <w:right w:val="single" w:sz="4" w:space="0" w:color="auto"/>
            </w:tcBorders>
          </w:tcPr>
          <w:p w14:paraId="0ACC8777" w14:textId="069878A3" w:rsidR="00757F53" w:rsidRDefault="00757F53" w:rsidP="00757F53">
            <w:pPr>
              <w:pStyle w:val="GOSTTablenorm"/>
            </w:pPr>
            <w:r>
              <w:t>БС_К</w:t>
            </w:r>
            <w:r>
              <w:rPr>
                <w:bCs/>
              </w:rPr>
              <w:t>т</w:t>
            </w:r>
          </w:p>
        </w:tc>
        <w:tc>
          <w:tcPr>
            <w:tcW w:w="283" w:type="pct"/>
            <w:tcBorders>
              <w:top w:val="single" w:sz="4" w:space="0" w:color="auto"/>
              <w:left w:val="single" w:sz="4" w:space="0" w:color="auto"/>
              <w:bottom w:val="single" w:sz="4" w:space="0" w:color="auto"/>
              <w:right w:val="single" w:sz="4" w:space="0" w:color="auto"/>
            </w:tcBorders>
          </w:tcPr>
          <w:p w14:paraId="63759953" w14:textId="39208127" w:rsidR="00757F53" w:rsidRPr="007F665C" w:rsidRDefault="00757F53" w:rsidP="00757F53">
            <w:pPr>
              <w:pStyle w:val="GOSTTablenorm"/>
            </w:pPr>
            <w:r w:rsidRPr="001D758B">
              <w:t>нет</w:t>
            </w:r>
          </w:p>
        </w:tc>
        <w:tc>
          <w:tcPr>
            <w:tcW w:w="1113" w:type="pct"/>
            <w:tcBorders>
              <w:top w:val="single" w:sz="4" w:space="0" w:color="auto"/>
              <w:left w:val="single" w:sz="4" w:space="0" w:color="auto"/>
              <w:bottom w:val="single" w:sz="4" w:space="0" w:color="auto"/>
              <w:right w:val="single" w:sz="4" w:space="0" w:color="auto"/>
            </w:tcBorders>
          </w:tcPr>
          <w:p w14:paraId="3187EEBA" w14:textId="3410AA76" w:rsidR="00757F53" w:rsidRPr="007F665C" w:rsidRDefault="00757F53" w:rsidP="00757F53">
            <w:pPr>
              <w:pStyle w:val="GOSTTablenorm"/>
            </w:pPr>
            <w:r>
              <w:t>Банковский счет К</w:t>
            </w:r>
            <w:r w:rsidRPr="00FF76EA">
              <w:t>т</w:t>
            </w:r>
          </w:p>
        </w:tc>
        <w:tc>
          <w:tcPr>
            <w:tcW w:w="1143" w:type="pct"/>
            <w:tcBorders>
              <w:top w:val="single" w:sz="4" w:space="0" w:color="auto"/>
              <w:left w:val="single" w:sz="4" w:space="0" w:color="auto"/>
              <w:bottom w:val="single" w:sz="4" w:space="0" w:color="auto"/>
              <w:right w:val="single" w:sz="4" w:space="0" w:color="auto"/>
            </w:tcBorders>
          </w:tcPr>
          <w:p w14:paraId="46DE2CC9" w14:textId="1BF89655" w:rsidR="00757F53" w:rsidRPr="00353D45" w:rsidRDefault="00757F53" w:rsidP="00757F53">
            <w:pPr>
              <w:pStyle w:val="GOSTTablenorm"/>
              <w:rPr>
                <w:color w:val="000000"/>
              </w:rPr>
            </w:pPr>
            <w:r w:rsidRPr="00A57119">
              <w:rPr>
                <w:bCs/>
                <w:szCs w:val="22"/>
              </w:rPr>
              <w:t>T0504833:CT_BA</w:t>
            </w:r>
          </w:p>
        </w:tc>
        <w:tc>
          <w:tcPr>
            <w:tcW w:w="1350" w:type="pct"/>
            <w:tcBorders>
              <w:top w:val="single" w:sz="4" w:space="0" w:color="auto"/>
              <w:left w:val="single" w:sz="4" w:space="0" w:color="auto"/>
              <w:bottom w:val="single" w:sz="4" w:space="0" w:color="auto"/>
              <w:right w:val="single" w:sz="4" w:space="0" w:color="auto"/>
            </w:tcBorders>
          </w:tcPr>
          <w:p w14:paraId="54690558" w14:textId="49B2DBBA" w:rsidR="00757F53" w:rsidRPr="007F665C" w:rsidRDefault="00757F53" w:rsidP="00757F53">
            <w:pPr>
              <w:pStyle w:val="GOSTTablenorm"/>
            </w:pPr>
            <w:r w:rsidRPr="00B676D8">
              <w:t>-</w:t>
            </w:r>
          </w:p>
        </w:tc>
      </w:tr>
      <w:tr w:rsidR="00757F53" w:rsidRPr="007F665C" w14:paraId="43DB2C6D" w14:textId="77777777" w:rsidTr="001023C7">
        <w:tc>
          <w:tcPr>
            <w:tcW w:w="1111" w:type="pct"/>
            <w:tcBorders>
              <w:top w:val="single" w:sz="4" w:space="0" w:color="auto"/>
              <w:left w:val="single" w:sz="4" w:space="0" w:color="auto"/>
              <w:bottom w:val="single" w:sz="4" w:space="0" w:color="auto"/>
              <w:right w:val="single" w:sz="4" w:space="0" w:color="auto"/>
            </w:tcBorders>
          </w:tcPr>
          <w:p w14:paraId="59AA398E" w14:textId="55301E6A" w:rsidR="00757F53" w:rsidRDefault="00757F53" w:rsidP="00757F53">
            <w:pPr>
              <w:pStyle w:val="GOSTTablenorm"/>
            </w:pPr>
            <w:r>
              <w:t>Счет_контрагента_Дт</w:t>
            </w:r>
          </w:p>
        </w:tc>
        <w:tc>
          <w:tcPr>
            <w:tcW w:w="283" w:type="pct"/>
            <w:tcBorders>
              <w:top w:val="single" w:sz="4" w:space="0" w:color="auto"/>
              <w:left w:val="single" w:sz="4" w:space="0" w:color="auto"/>
              <w:bottom w:val="single" w:sz="4" w:space="0" w:color="auto"/>
              <w:right w:val="single" w:sz="4" w:space="0" w:color="auto"/>
            </w:tcBorders>
          </w:tcPr>
          <w:p w14:paraId="726ED081" w14:textId="2F078C03" w:rsidR="00757F53" w:rsidRPr="007F665C" w:rsidRDefault="00757F53" w:rsidP="00757F53">
            <w:pPr>
              <w:pStyle w:val="GOSTTablenorm"/>
            </w:pPr>
            <w:r w:rsidRPr="001D758B">
              <w:t>нет</w:t>
            </w:r>
          </w:p>
        </w:tc>
        <w:tc>
          <w:tcPr>
            <w:tcW w:w="1113" w:type="pct"/>
            <w:tcBorders>
              <w:top w:val="single" w:sz="4" w:space="0" w:color="auto"/>
              <w:left w:val="single" w:sz="4" w:space="0" w:color="auto"/>
              <w:bottom w:val="single" w:sz="4" w:space="0" w:color="auto"/>
              <w:right w:val="single" w:sz="4" w:space="0" w:color="auto"/>
            </w:tcBorders>
          </w:tcPr>
          <w:p w14:paraId="2041CF7D" w14:textId="18CACE79" w:rsidR="00757F53" w:rsidRPr="007F665C" w:rsidRDefault="00757F53" w:rsidP="00757F53">
            <w:pPr>
              <w:pStyle w:val="GOSTTablenorm"/>
            </w:pPr>
            <w:r w:rsidRPr="00DE0127">
              <w:t>Счет контрагента по Дт</w:t>
            </w:r>
          </w:p>
        </w:tc>
        <w:tc>
          <w:tcPr>
            <w:tcW w:w="1143" w:type="pct"/>
            <w:tcBorders>
              <w:top w:val="single" w:sz="4" w:space="0" w:color="auto"/>
              <w:left w:val="single" w:sz="4" w:space="0" w:color="auto"/>
              <w:bottom w:val="single" w:sz="4" w:space="0" w:color="auto"/>
              <w:right w:val="single" w:sz="4" w:space="0" w:color="auto"/>
            </w:tcBorders>
          </w:tcPr>
          <w:p w14:paraId="17C1B42C" w14:textId="2AAC092E" w:rsidR="00757F53" w:rsidRPr="00353D45" w:rsidRDefault="00757F53" w:rsidP="00757F53">
            <w:pPr>
              <w:pStyle w:val="GOSTTablenorm"/>
              <w:rPr>
                <w:color w:val="000000"/>
              </w:rPr>
            </w:pPr>
            <w:r w:rsidRPr="00987409">
              <w:rPr>
                <w:lang w:val="en-US"/>
              </w:rPr>
              <w:t>T0504833:DT</w:t>
            </w:r>
            <w:r w:rsidRPr="00987409">
              <w:t>_</w:t>
            </w:r>
            <w:r w:rsidRPr="00987409">
              <w:rPr>
                <w:lang w:val="en-US"/>
              </w:rPr>
              <w:t>CA</w:t>
            </w:r>
          </w:p>
        </w:tc>
        <w:tc>
          <w:tcPr>
            <w:tcW w:w="1350" w:type="pct"/>
            <w:tcBorders>
              <w:top w:val="single" w:sz="4" w:space="0" w:color="auto"/>
              <w:left w:val="single" w:sz="4" w:space="0" w:color="auto"/>
              <w:bottom w:val="single" w:sz="4" w:space="0" w:color="auto"/>
              <w:right w:val="single" w:sz="4" w:space="0" w:color="auto"/>
            </w:tcBorders>
          </w:tcPr>
          <w:p w14:paraId="7D29B394" w14:textId="6DA43F6A" w:rsidR="00757F53" w:rsidRPr="007F665C" w:rsidRDefault="00757F53" w:rsidP="00757F53">
            <w:pPr>
              <w:pStyle w:val="GOSTTablenorm"/>
            </w:pPr>
            <w:r w:rsidRPr="00B676D8">
              <w:t>-</w:t>
            </w:r>
          </w:p>
        </w:tc>
      </w:tr>
      <w:tr w:rsidR="00757F53" w:rsidRPr="007F665C" w14:paraId="054565C4" w14:textId="77777777" w:rsidTr="001023C7">
        <w:tc>
          <w:tcPr>
            <w:tcW w:w="1111" w:type="pct"/>
            <w:tcBorders>
              <w:top w:val="single" w:sz="4" w:space="0" w:color="auto"/>
              <w:left w:val="single" w:sz="4" w:space="0" w:color="auto"/>
              <w:bottom w:val="single" w:sz="4" w:space="0" w:color="auto"/>
              <w:right w:val="single" w:sz="4" w:space="0" w:color="auto"/>
            </w:tcBorders>
          </w:tcPr>
          <w:p w14:paraId="4A442E95" w14:textId="07204337" w:rsidR="00757F53" w:rsidRDefault="00757F53" w:rsidP="00757F53">
            <w:pPr>
              <w:pStyle w:val="GOSTTablenorm"/>
            </w:pPr>
            <w:r>
              <w:t>Счет_контрагента_Кт</w:t>
            </w:r>
          </w:p>
        </w:tc>
        <w:tc>
          <w:tcPr>
            <w:tcW w:w="283" w:type="pct"/>
            <w:tcBorders>
              <w:top w:val="single" w:sz="4" w:space="0" w:color="auto"/>
              <w:left w:val="single" w:sz="4" w:space="0" w:color="auto"/>
              <w:bottom w:val="single" w:sz="4" w:space="0" w:color="auto"/>
              <w:right w:val="single" w:sz="4" w:space="0" w:color="auto"/>
            </w:tcBorders>
          </w:tcPr>
          <w:p w14:paraId="34BBF3EE" w14:textId="4F931692" w:rsidR="00757F53" w:rsidRPr="007F665C" w:rsidRDefault="00757F53" w:rsidP="00757F53">
            <w:pPr>
              <w:pStyle w:val="GOSTTablenorm"/>
            </w:pPr>
            <w:r w:rsidRPr="001D758B">
              <w:t>нет</w:t>
            </w:r>
          </w:p>
        </w:tc>
        <w:tc>
          <w:tcPr>
            <w:tcW w:w="1113" w:type="pct"/>
            <w:tcBorders>
              <w:top w:val="single" w:sz="4" w:space="0" w:color="auto"/>
              <w:left w:val="single" w:sz="4" w:space="0" w:color="auto"/>
              <w:bottom w:val="single" w:sz="4" w:space="0" w:color="auto"/>
              <w:right w:val="single" w:sz="4" w:space="0" w:color="auto"/>
            </w:tcBorders>
          </w:tcPr>
          <w:p w14:paraId="2989B739" w14:textId="3466863F" w:rsidR="00757F53" w:rsidRPr="007F665C" w:rsidRDefault="00757F53" w:rsidP="00757F53">
            <w:pPr>
              <w:pStyle w:val="GOSTTablenorm"/>
            </w:pPr>
            <w:r>
              <w:t>Счет контрагента по К</w:t>
            </w:r>
            <w:r w:rsidRPr="00DE0127">
              <w:t>т</w:t>
            </w:r>
          </w:p>
        </w:tc>
        <w:tc>
          <w:tcPr>
            <w:tcW w:w="1143" w:type="pct"/>
            <w:tcBorders>
              <w:top w:val="single" w:sz="4" w:space="0" w:color="auto"/>
              <w:left w:val="single" w:sz="4" w:space="0" w:color="auto"/>
              <w:bottom w:val="single" w:sz="4" w:space="0" w:color="auto"/>
              <w:right w:val="single" w:sz="4" w:space="0" w:color="auto"/>
            </w:tcBorders>
          </w:tcPr>
          <w:p w14:paraId="2346BD4E" w14:textId="24E8FC6F" w:rsidR="00757F53" w:rsidRPr="00353D45" w:rsidRDefault="00757F53" w:rsidP="00757F53">
            <w:pPr>
              <w:pStyle w:val="GOSTTablenorm"/>
              <w:rPr>
                <w:color w:val="000000"/>
              </w:rPr>
            </w:pPr>
            <w:r w:rsidRPr="00987409">
              <w:rPr>
                <w:lang w:val="en-US"/>
              </w:rPr>
              <w:t>T0504833:CT</w:t>
            </w:r>
            <w:r w:rsidRPr="00987409">
              <w:t>_</w:t>
            </w:r>
            <w:r w:rsidRPr="00987409">
              <w:rPr>
                <w:lang w:val="en-US"/>
              </w:rPr>
              <w:t>CA</w:t>
            </w:r>
          </w:p>
        </w:tc>
        <w:tc>
          <w:tcPr>
            <w:tcW w:w="1350" w:type="pct"/>
            <w:tcBorders>
              <w:top w:val="single" w:sz="4" w:space="0" w:color="auto"/>
              <w:left w:val="single" w:sz="4" w:space="0" w:color="auto"/>
              <w:bottom w:val="single" w:sz="4" w:space="0" w:color="auto"/>
              <w:right w:val="single" w:sz="4" w:space="0" w:color="auto"/>
            </w:tcBorders>
          </w:tcPr>
          <w:p w14:paraId="6BD92AA1" w14:textId="5121C556" w:rsidR="00757F53" w:rsidRPr="007F665C" w:rsidRDefault="00757F53" w:rsidP="00757F53">
            <w:pPr>
              <w:pStyle w:val="GOSTTablenorm"/>
            </w:pPr>
            <w:r w:rsidRPr="00B676D8">
              <w:t>-</w:t>
            </w:r>
          </w:p>
        </w:tc>
      </w:tr>
      <w:tr w:rsidR="00757F53" w:rsidRPr="007F665C" w14:paraId="0657ABC2" w14:textId="77777777" w:rsidTr="001023C7">
        <w:tc>
          <w:tcPr>
            <w:tcW w:w="1111" w:type="pct"/>
            <w:tcBorders>
              <w:top w:val="single" w:sz="4" w:space="0" w:color="auto"/>
              <w:left w:val="single" w:sz="4" w:space="0" w:color="auto"/>
              <w:bottom w:val="single" w:sz="4" w:space="0" w:color="auto"/>
              <w:right w:val="single" w:sz="4" w:space="0" w:color="auto"/>
            </w:tcBorders>
          </w:tcPr>
          <w:p w14:paraId="525DCCAB" w14:textId="02E8D489" w:rsidR="00757F53" w:rsidRDefault="00757F53" w:rsidP="00757F53">
            <w:pPr>
              <w:pStyle w:val="GOSTTablenorm"/>
            </w:pPr>
            <w:del w:id="6074" w:author="Седых Екатерина" w:date="2025-07-23T17:07:00Z">
              <w:r w:rsidDel="0058011F">
                <w:delText>ПЛС_Дт</w:delText>
              </w:r>
            </w:del>
            <w:ins w:id="6075" w:author="Седых Екатерина" w:date="2025-07-23T17:07:00Z">
              <w:r w:rsidR="0058011F" w:rsidRPr="0058011F">
                <w:t>Показатель_ЛС_Дт</w:t>
              </w:r>
            </w:ins>
          </w:p>
        </w:tc>
        <w:tc>
          <w:tcPr>
            <w:tcW w:w="283" w:type="pct"/>
            <w:tcBorders>
              <w:top w:val="single" w:sz="4" w:space="0" w:color="auto"/>
              <w:left w:val="single" w:sz="4" w:space="0" w:color="auto"/>
              <w:bottom w:val="single" w:sz="4" w:space="0" w:color="auto"/>
              <w:right w:val="single" w:sz="4" w:space="0" w:color="auto"/>
            </w:tcBorders>
          </w:tcPr>
          <w:p w14:paraId="7381AC5C" w14:textId="58D5C3D1" w:rsidR="00757F53" w:rsidRPr="007F665C" w:rsidRDefault="00757F53" w:rsidP="00757F53">
            <w:pPr>
              <w:pStyle w:val="GOSTTablenorm"/>
            </w:pPr>
            <w:r w:rsidRPr="001D758B">
              <w:t>нет</w:t>
            </w:r>
          </w:p>
        </w:tc>
        <w:tc>
          <w:tcPr>
            <w:tcW w:w="1113" w:type="pct"/>
            <w:tcBorders>
              <w:top w:val="single" w:sz="4" w:space="0" w:color="auto"/>
              <w:left w:val="single" w:sz="4" w:space="0" w:color="auto"/>
              <w:bottom w:val="single" w:sz="4" w:space="0" w:color="auto"/>
              <w:right w:val="single" w:sz="4" w:space="0" w:color="auto"/>
            </w:tcBorders>
          </w:tcPr>
          <w:p w14:paraId="50BE495F" w14:textId="2679F015" w:rsidR="00757F53" w:rsidRPr="007F665C" w:rsidRDefault="00757F53" w:rsidP="00757F53">
            <w:pPr>
              <w:pStyle w:val="GOSTTablenorm"/>
            </w:pPr>
            <w:r w:rsidRPr="00DE0127">
              <w:t>Аналитический показатель ЛС (операции) по Дт</w:t>
            </w:r>
          </w:p>
        </w:tc>
        <w:tc>
          <w:tcPr>
            <w:tcW w:w="1143" w:type="pct"/>
            <w:tcBorders>
              <w:top w:val="single" w:sz="4" w:space="0" w:color="auto"/>
              <w:left w:val="single" w:sz="4" w:space="0" w:color="auto"/>
              <w:bottom w:val="single" w:sz="4" w:space="0" w:color="auto"/>
              <w:right w:val="single" w:sz="4" w:space="0" w:color="auto"/>
            </w:tcBorders>
          </w:tcPr>
          <w:p w14:paraId="2F119668" w14:textId="1928F62F" w:rsidR="00757F53" w:rsidRPr="00353D45" w:rsidRDefault="00757F53" w:rsidP="00757F53">
            <w:pPr>
              <w:pStyle w:val="GOSTTablenorm"/>
              <w:rPr>
                <w:color w:val="000000"/>
              </w:rPr>
            </w:pPr>
            <w:r w:rsidRPr="00987409">
              <w:rPr>
                <w:bCs/>
                <w:szCs w:val="22"/>
              </w:rPr>
              <w:t>T0504833:</w:t>
            </w:r>
            <w:r w:rsidRPr="00987409">
              <w:t>DT_PLS</w:t>
            </w:r>
          </w:p>
        </w:tc>
        <w:tc>
          <w:tcPr>
            <w:tcW w:w="1350" w:type="pct"/>
            <w:tcBorders>
              <w:top w:val="single" w:sz="4" w:space="0" w:color="auto"/>
              <w:left w:val="single" w:sz="4" w:space="0" w:color="auto"/>
              <w:bottom w:val="single" w:sz="4" w:space="0" w:color="auto"/>
              <w:right w:val="single" w:sz="4" w:space="0" w:color="auto"/>
            </w:tcBorders>
          </w:tcPr>
          <w:p w14:paraId="50C3E5E7" w14:textId="07948315" w:rsidR="00757F53" w:rsidRPr="007F665C" w:rsidRDefault="00757F53" w:rsidP="00757F53">
            <w:pPr>
              <w:pStyle w:val="GOSTTablenorm"/>
            </w:pPr>
            <w:r w:rsidRPr="008E6182">
              <w:t>-</w:t>
            </w:r>
          </w:p>
        </w:tc>
      </w:tr>
      <w:tr w:rsidR="00757F53" w:rsidRPr="007F665C" w14:paraId="575F971E" w14:textId="77777777" w:rsidTr="001023C7">
        <w:tc>
          <w:tcPr>
            <w:tcW w:w="1111" w:type="pct"/>
            <w:tcBorders>
              <w:top w:val="single" w:sz="4" w:space="0" w:color="auto"/>
              <w:left w:val="single" w:sz="4" w:space="0" w:color="auto"/>
              <w:bottom w:val="single" w:sz="4" w:space="0" w:color="auto"/>
              <w:right w:val="single" w:sz="4" w:space="0" w:color="auto"/>
            </w:tcBorders>
          </w:tcPr>
          <w:p w14:paraId="5877717C" w14:textId="1C5F6650" w:rsidR="00757F53" w:rsidRDefault="00757F53" w:rsidP="00757F53">
            <w:pPr>
              <w:pStyle w:val="GOSTTablenorm"/>
            </w:pPr>
            <w:del w:id="6076" w:author="Седых Екатерина" w:date="2025-07-23T17:08:00Z">
              <w:r w:rsidDel="0058011F">
                <w:delText>ПЛС_Кт</w:delText>
              </w:r>
            </w:del>
            <w:ins w:id="6077" w:author="Седых Екатерина" w:date="2025-07-23T17:08:00Z">
              <w:r w:rsidR="0058011F" w:rsidRPr="0058011F">
                <w:t>Показатель_ЛС_Кт</w:t>
              </w:r>
            </w:ins>
          </w:p>
        </w:tc>
        <w:tc>
          <w:tcPr>
            <w:tcW w:w="283" w:type="pct"/>
            <w:tcBorders>
              <w:top w:val="single" w:sz="4" w:space="0" w:color="auto"/>
              <w:left w:val="single" w:sz="4" w:space="0" w:color="auto"/>
              <w:bottom w:val="single" w:sz="4" w:space="0" w:color="auto"/>
              <w:right w:val="single" w:sz="4" w:space="0" w:color="auto"/>
            </w:tcBorders>
          </w:tcPr>
          <w:p w14:paraId="7949749D" w14:textId="1BC60E88" w:rsidR="00757F53" w:rsidRPr="007F665C" w:rsidRDefault="00757F53" w:rsidP="00757F53">
            <w:pPr>
              <w:pStyle w:val="GOSTTablenorm"/>
            </w:pPr>
            <w:r w:rsidRPr="001D758B">
              <w:t>нет</w:t>
            </w:r>
          </w:p>
        </w:tc>
        <w:tc>
          <w:tcPr>
            <w:tcW w:w="1113" w:type="pct"/>
            <w:tcBorders>
              <w:top w:val="single" w:sz="4" w:space="0" w:color="auto"/>
              <w:left w:val="single" w:sz="4" w:space="0" w:color="auto"/>
              <w:bottom w:val="single" w:sz="4" w:space="0" w:color="auto"/>
              <w:right w:val="single" w:sz="4" w:space="0" w:color="auto"/>
            </w:tcBorders>
          </w:tcPr>
          <w:p w14:paraId="120BB1AF" w14:textId="626A5EB0" w:rsidR="00757F53" w:rsidRPr="007F665C" w:rsidRDefault="00757F53" w:rsidP="00757F53">
            <w:pPr>
              <w:pStyle w:val="GOSTTablenorm"/>
            </w:pPr>
            <w:r w:rsidRPr="00DE0127">
              <w:t xml:space="preserve">Аналитический показатель </w:t>
            </w:r>
            <w:r>
              <w:t>ЛС (операции) по К</w:t>
            </w:r>
            <w:r w:rsidRPr="00DE0127">
              <w:t>т</w:t>
            </w:r>
          </w:p>
        </w:tc>
        <w:tc>
          <w:tcPr>
            <w:tcW w:w="1143" w:type="pct"/>
            <w:tcBorders>
              <w:top w:val="single" w:sz="4" w:space="0" w:color="auto"/>
              <w:left w:val="single" w:sz="4" w:space="0" w:color="auto"/>
              <w:bottom w:val="single" w:sz="4" w:space="0" w:color="auto"/>
              <w:right w:val="single" w:sz="4" w:space="0" w:color="auto"/>
            </w:tcBorders>
          </w:tcPr>
          <w:p w14:paraId="65AC49C8" w14:textId="537923F8" w:rsidR="00757F53" w:rsidRPr="00353D45" w:rsidRDefault="00757F53" w:rsidP="00757F53">
            <w:pPr>
              <w:pStyle w:val="GOSTTablenorm"/>
              <w:rPr>
                <w:color w:val="000000"/>
              </w:rPr>
            </w:pPr>
            <w:r w:rsidRPr="00987409">
              <w:rPr>
                <w:bCs/>
                <w:szCs w:val="22"/>
              </w:rPr>
              <w:t>T0504833:</w:t>
            </w:r>
            <w:r w:rsidRPr="00987409">
              <w:rPr>
                <w:lang w:val="en-US"/>
              </w:rPr>
              <w:t>C</w:t>
            </w:r>
            <w:r w:rsidRPr="00987409">
              <w:t>T_PLS</w:t>
            </w:r>
          </w:p>
        </w:tc>
        <w:tc>
          <w:tcPr>
            <w:tcW w:w="1350" w:type="pct"/>
            <w:tcBorders>
              <w:top w:val="single" w:sz="4" w:space="0" w:color="auto"/>
              <w:left w:val="single" w:sz="4" w:space="0" w:color="auto"/>
              <w:bottom w:val="single" w:sz="4" w:space="0" w:color="auto"/>
              <w:right w:val="single" w:sz="4" w:space="0" w:color="auto"/>
            </w:tcBorders>
          </w:tcPr>
          <w:p w14:paraId="1D977B3D" w14:textId="67755FC5" w:rsidR="00757F53" w:rsidRPr="007F665C" w:rsidRDefault="00757F53" w:rsidP="00757F53">
            <w:pPr>
              <w:pStyle w:val="GOSTTablenorm"/>
            </w:pPr>
            <w:r w:rsidRPr="008E6182">
              <w:t>-</w:t>
            </w:r>
          </w:p>
        </w:tc>
      </w:tr>
      <w:tr w:rsidR="00757F53" w:rsidRPr="007F665C" w14:paraId="6E0FC024" w14:textId="77777777" w:rsidTr="001023C7">
        <w:tc>
          <w:tcPr>
            <w:tcW w:w="1111" w:type="pct"/>
            <w:tcBorders>
              <w:top w:val="single" w:sz="4" w:space="0" w:color="auto"/>
              <w:left w:val="single" w:sz="4" w:space="0" w:color="auto"/>
              <w:bottom w:val="single" w:sz="4" w:space="0" w:color="auto"/>
              <w:right w:val="single" w:sz="4" w:space="0" w:color="auto"/>
            </w:tcBorders>
          </w:tcPr>
          <w:p w14:paraId="09355070" w14:textId="3A530B1A" w:rsidR="00757F53" w:rsidRDefault="00757F53" w:rsidP="00757F53">
            <w:pPr>
              <w:pStyle w:val="GOSTTablenorm"/>
            </w:pPr>
            <w:r>
              <w:t>ТОФК_Д</w:t>
            </w:r>
            <w:r w:rsidR="00522197">
              <w:t>т</w:t>
            </w:r>
          </w:p>
        </w:tc>
        <w:tc>
          <w:tcPr>
            <w:tcW w:w="283" w:type="pct"/>
            <w:tcBorders>
              <w:top w:val="single" w:sz="4" w:space="0" w:color="auto"/>
              <w:left w:val="single" w:sz="4" w:space="0" w:color="auto"/>
              <w:bottom w:val="single" w:sz="4" w:space="0" w:color="auto"/>
              <w:right w:val="single" w:sz="4" w:space="0" w:color="auto"/>
            </w:tcBorders>
          </w:tcPr>
          <w:p w14:paraId="5D5B99CC" w14:textId="18283693" w:rsidR="00757F53" w:rsidRPr="007F665C" w:rsidRDefault="00757F53" w:rsidP="00757F53">
            <w:pPr>
              <w:pStyle w:val="GOSTTablenorm"/>
            </w:pPr>
            <w:r w:rsidRPr="001D758B">
              <w:t>нет</w:t>
            </w:r>
          </w:p>
        </w:tc>
        <w:tc>
          <w:tcPr>
            <w:tcW w:w="1113" w:type="pct"/>
            <w:tcBorders>
              <w:top w:val="single" w:sz="4" w:space="0" w:color="auto"/>
              <w:left w:val="single" w:sz="4" w:space="0" w:color="auto"/>
              <w:bottom w:val="single" w:sz="4" w:space="0" w:color="auto"/>
              <w:right w:val="single" w:sz="4" w:space="0" w:color="auto"/>
            </w:tcBorders>
          </w:tcPr>
          <w:p w14:paraId="1E282165" w14:textId="6785E2BA" w:rsidR="00757F53" w:rsidRPr="007F665C" w:rsidRDefault="00757F53" w:rsidP="00757F53">
            <w:pPr>
              <w:pStyle w:val="GOSTTablenorm"/>
            </w:pPr>
            <w:r w:rsidRPr="00DA627C">
              <w:t>ТОФК Дт</w:t>
            </w:r>
          </w:p>
        </w:tc>
        <w:tc>
          <w:tcPr>
            <w:tcW w:w="1143" w:type="pct"/>
            <w:tcBorders>
              <w:top w:val="single" w:sz="4" w:space="0" w:color="auto"/>
              <w:left w:val="single" w:sz="4" w:space="0" w:color="auto"/>
              <w:bottom w:val="single" w:sz="4" w:space="0" w:color="auto"/>
              <w:right w:val="single" w:sz="4" w:space="0" w:color="auto"/>
            </w:tcBorders>
          </w:tcPr>
          <w:p w14:paraId="0495E3F4" w14:textId="6965B217" w:rsidR="00757F53" w:rsidRPr="00353D45" w:rsidRDefault="00757F53" w:rsidP="00757F53">
            <w:pPr>
              <w:pStyle w:val="GOSTTablenorm"/>
              <w:rPr>
                <w:color w:val="000000"/>
              </w:rPr>
            </w:pPr>
            <w:r w:rsidRPr="00A57119">
              <w:rPr>
                <w:bCs/>
                <w:szCs w:val="22"/>
              </w:rPr>
              <w:t>T0504833:DT_</w:t>
            </w:r>
            <w:r w:rsidRPr="00A57119">
              <w:rPr>
                <w:bCs/>
                <w:szCs w:val="22"/>
                <w:lang w:val="en-US"/>
              </w:rPr>
              <w:t>TOFK</w:t>
            </w:r>
          </w:p>
        </w:tc>
        <w:tc>
          <w:tcPr>
            <w:tcW w:w="1350" w:type="pct"/>
            <w:tcBorders>
              <w:top w:val="single" w:sz="4" w:space="0" w:color="auto"/>
              <w:left w:val="single" w:sz="4" w:space="0" w:color="auto"/>
              <w:bottom w:val="single" w:sz="4" w:space="0" w:color="auto"/>
              <w:right w:val="single" w:sz="4" w:space="0" w:color="auto"/>
            </w:tcBorders>
          </w:tcPr>
          <w:p w14:paraId="0556CD54" w14:textId="1CE7E9AD" w:rsidR="00757F53" w:rsidRPr="007F665C" w:rsidRDefault="00757F53" w:rsidP="00757F53">
            <w:pPr>
              <w:pStyle w:val="GOSTTablenorm"/>
            </w:pPr>
            <w:r w:rsidRPr="008E6182">
              <w:t>-</w:t>
            </w:r>
          </w:p>
        </w:tc>
      </w:tr>
      <w:tr w:rsidR="00757F53" w:rsidRPr="007F665C" w14:paraId="1C428726" w14:textId="77777777" w:rsidTr="001023C7">
        <w:tc>
          <w:tcPr>
            <w:tcW w:w="1111" w:type="pct"/>
            <w:tcBorders>
              <w:top w:val="single" w:sz="4" w:space="0" w:color="auto"/>
              <w:left w:val="single" w:sz="4" w:space="0" w:color="auto"/>
              <w:bottom w:val="single" w:sz="4" w:space="0" w:color="auto"/>
              <w:right w:val="single" w:sz="4" w:space="0" w:color="auto"/>
            </w:tcBorders>
          </w:tcPr>
          <w:p w14:paraId="6D4B20DB" w14:textId="332937AE" w:rsidR="00757F53" w:rsidRDefault="00757F53" w:rsidP="00757F53">
            <w:pPr>
              <w:pStyle w:val="GOSTTablenorm"/>
            </w:pPr>
            <w:r>
              <w:t>ТОФК_Кт</w:t>
            </w:r>
          </w:p>
        </w:tc>
        <w:tc>
          <w:tcPr>
            <w:tcW w:w="283" w:type="pct"/>
            <w:tcBorders>
              <w:top w:val="single" w:sz="4" w:space="0" w:color="auto"/>
              <w:left w:val="single" w:sz="4" w:space="0" w:color="auto"/>
              <w:bottom w:val="single" w:sz="4" w:space="0" w:color="auto"/>
              <w:right w:val="single" w:sz="4" w:space="0" w:color="auto"/>
            </w:tcBorders>
          </w:tcPr>
          <w:p w14:paraId="76387475" w14:textId="59C25D99" w:rsidR="00757F53" w:rsidRPr="007F665C" w:rsidRDefault="00757F53" w:rsidP="00757F53">
            <w:pPr>
              <w:pStyle w:val="GOSTTablenorm"/>
            </w:pPr>
            <w:r w:rsidRPr="001D758B">
              <w:t>нет</w:t>
            </w:r>
          </w:p>
        </w:tc>
        <w:tc>
          <w:tcPr>
            <w:tcW w:w="1113" w:type="pct"/>
            <w:tcBorders>
              <w:top w:val="single" w:sz="4" w:space="0" w:color="auto"/>
              <w:left w:val="single" w:sz="4" w:space="0" w:color="auto"/>
              <w:bottom w:val="single" w:sz="4" w:space="0" w:color="auto"/>
              <w:right w:val="single" w:sz="4" w:space="0" w:color="auto"/>
            </w:tcBorders>
          </w:tcPr>
          <w:p w14:paraId="6ED892EE" w14:textId="369EECC8" w:rsidR="00757F53" w:rsidRPr="007F665C" w:rsidRDefault="00757F53" w:rsidP="00757F53">
            <w:pPr>
              <w:pStyle w:val="GOSTTablenorm"/>
            </w:pPr>
            <w:r>
              <w:t>ТОФК К</w:t>
            </w:r>
            <w:r w:rsidRPr="00DA627C">
              <w:t>т</w:t>
            </w:r>
          </w:p>
        </w:tc>
        <w:tc>
          <w:tcPr>
            <w:tcW w:w="1143" w:type="pct"/>
            <w:tcBorders>
              <w:top w:val="single" w:sz="4" w:space="0" w:color="auto"/>
              <w:left w:val="single" w:sz="4" w:space="0" w:color="auto"/>
              <w:bottom w:val="single" w:sz="4" w:space="0" w:color="auto"/>
              <w:right w:val="single" w:sz="4" w:space="0" w:color="auto"/>
            </w:tcBorders>
          </w:tcPr>
          <w:p w14:paraId="058999FE" w14:textId="7D6E03C1" w:rsidR="00757F53" w:rsidRPr="00353D45" w:rsidRDefault="00757F53" w:rsidP="00757F53">
            <w:pPr>
              <w:pStyle w:val="GOSTTablenorm"/>
              <w:rPr>
                <w:color w:val="000000"/>
              </w:rPr>
            </w:pPr>
            <w:r w:rsidRPr="00A57119">
              <w:rPr>
                <w:bCs/>
                <w:szCs w:val="22"/>
              </w:rPr>
              <w:t>T0504833:CT_</w:t>
            </w:r>
            <w:r w:rsidRPr="00A57119">
              <w:rPr>
                <w:bCs/>
                <w:szCs w:val="22"/>
                <w:lang w:val="en-US"/>
              </w:rPr>
              <w:t>TOFK</w:t>
            </w:r>
          </w:p>
        </w:tc>
        <w:tc>
          <w:tcPr>
            <w:tcW w:w="1350" w:type="pct"/>
            <w:tcBorders>
              <w:top w:val="single" w:sz="4" w:space="0" w:color="auto"/>
              <w:left w:val="single" w:sz="4" w:space="0" w:color="auto"/>
              <w:bottom w:val="single" w:sz="4" w:space="0" w:color="auto"/>
              <w:right w:val="single" w:sz="4" w:space="0" w:color="auto"/>
            </w:tcBorders>
          </w:tcPr>
          <w:p w14:paraId="0AE55D8C" w14:textId="07FC54EA" w:rsidR="00757F53" w:rsidRPr="007F665C" w:rsidRDefault="00757F53" w:rsidP="00757F53">
            <w:pPr>
              <w:pStyle w:val="GOSTTablenorm"/>
            </w:pPr>
            <w:r w:rsidRPr="008E6182">
              <w:t>-</w:t>
            </w:r>
          </w:p>
        </w:tc>
      </w:tr>
      <w:tr w:rsidR="00757F53" w:rsidRPr="007F665C" w14:paraId="6914AFF9" w14:textId="77777777" w:rsidTr="001023C7">
        <w:tc>
          <w:tcPr>
            <w:tcW w:w="1111" w:type="pct"/>
            <w:tcBorders>
              <w:top w:val="single" w:sz="4" w:space="0" w:color="auto"/>
              <w:left w:val="single" w:sz="4" w:space="0" w:color="auto"/>
              <w:bottom w:val="single" w:sz="4" w:space="0" w:color="auto"/>
              <w:right w:val="single" w:sz="4" w:space="0" w:color="auto"/>
            </w:tcBorders>
          </w:tcPr>
          <w:p w14:paraId="3F4774A0" w14:textId="6359F8EB" w:rsidR="00757F53" w:rsidRDefault="00757F53" w:rsidP="00757F53">
            <w:pPr>
              <w:pStyle w:val="GOSTTablenorm"/>
            </w:pPr>
            <w:r>
              <w:t>ЦС_ЛС_Дт</w:t>
            </w:r>
          </w:p>
        </w:tc>
        <w:tc>
          <w:tcPr>
            <w:tcW w:w="283" w:type="pct"/>
            <w:tcBorders>
              <w:top w:val="single" w:sz="4" w:space="0" w:color="auto"/>
              <w:left w:val="single" w:sz="4" w:space="0" w:color="auto"/>
              <w:bottom w:val="single" w:sz="4" w:space="0" w:color="auto"/>
              <w:right w:val="single" w:sz="4" w:space="0" w:color="auto"/>
            </w:tcBorders>
          </w:tcPr>
          <w:p w14:paraId="33520454" w14:textId="108D9944" w:rsidR="00757F53" w:rsidRPr="007F665C" w:rsidRDefault="00757F53" w:rsidP="00757F53">
            <w:pPr>
              <w:pStyle w:val="GOSTTablenorm"/>
            </w:pPr>
            <w:r w:rsidRPr="001D758B">
              <w:t>нет</w:t>
            </w:r>
          </w:p>
        </w:tc>
        <w:tc>
          <w:tcPr>
            <w:tcW w:w="1113" w:type="pct"/>
            <w:tcBorders>
              <w:top w:val="single" w:sz="4" w:space="0" w:color="auto"/>
              <w:left w:val="single" w:sz="4" w:space="0" w:color="auto"/>
              <w:bottom w:val="single" w:sz="4" w:space="0" w:color="auto"/>
              <w:right w:val="single" w:sz="4" w:space="0" w:color="auto"/>
            </w:tcBorders>
          </w:tcPr>
          <w:p w14:paraId="6C7CDB10" w14:textId="367AD122" w:rsidR="00757F53" w:rsidRPr="007F665C" w:rsidRDefault="00757F53" w:rsidP="00757F53">
            <w:pPr>
              <w:pStyle w:val="GOSTTablenorm"/>
            </w:pPr>
            <w:r w:rsidRPr="00DA627C">
              <w:t>ЦС ЛС Дт</w:t>
            </w:r>
          </w:p>
        </w:tc>
        <w:tc>
          <w:tcPr>
            <w:tcW w:w="1143" w:type="pct"/>
            <w:tcBorders>
              <w:top w:val="single" w:sz="4" w:space="0" w:color="auto"/>
              <w:left w:val="single" w:sz="4" w:space="0" w:color="auto"/>
              <w:bottom w:val="single" w:sz="4" w:space="0" w:color="auto"/>
              <w:right w:val="single" w:sz="4" w:space="0" w:color="auto"/>
            </w:tcBorders>
          </w:tcPr>
          <w:p w14:paraId="0CECD8C5" w14:textId="0092F66F" w:rsidR="00757F53" w:rsidRPr="00353D45" w:rsidRDefault="00757F53" w:rsidP="00757F53">
            <w:pPr>
              <w:pStyle w:val="GOSTTablenorm"/>
              <w:rPr>
                <w:color w:val="000000"/>
              </w:rPr>
            </w:pPr>
            <w:r w:rsidRPr="00A57119">
              <w:rPr>
                <w:bCs/>
                <w:szCs w:val="22"/>
              </w:rPr>
              <w:t>T0504833:DT_PACENTRE</w:t>
            </w:r>
          </w:p>
        </w:tc>
        <w:tc>
          <w:tcPr>
            <w:tcW w:w="1350" w:type="pct"/>
            <w:tcBorders>
              <w:top w:val="single" w:sz="4" w:space="0" w:color="auto"/>
              <w:left w:val="single" w:sz="4" w:space="0" w:color="auto"/>
              <w:bottom w:val="single" w:sz="4" w:space="0" w:color="auto"/>
              <w:right w:val="single" w:sz="4" w:space="0" w:color="auto"/>
            </w:tcBorders>
          </w:tcPr>
          <w:p w14:paraId="7544BD07" w14:textId="765237EC" w:rsidR="00757F53" w:rsidRPr="007F665C" w:rsidRDefault="00757F53" w:rsidP="00757F53">
            <w:pPr>
              <w:pStyle w:val="GOSTTablenorm"/>
            </w:pPr>
            <w:r w:rsidRPr="008E6182">
              <w:t>-</w:t>
            </w:r>
          </w:p>
        </w:tc>
      </w:tr>
      <w:tr w:rsidR="00757F53" w:rsidRPr="007F665C" w14:paraId="6E4DB1D1" w14:textId="77777777" w:rsidTr="001023C7">
        <w:tc>
          <w:tcPr>
            <w:tcW w:w="1111" w:type="pct"/>
            <w:tcBorders>
              <w:top w:val="single" w:sz="4" w:space="0" w:color="auto"/>
              <w:left w:val="single" w:sz="4" w:space="0" w:color="auto"/>
              <w:bottom w:val="single" w:sz="4" w:space="0" w:color="auto"/>
              <w:right w:val="single" w:sz="4" w:space="0" w:color="auto"/>
            </w:tcBorders>
          </w:tcPr>
          <w:p w14:paraId="59AFDC2A" w14:textId="6DF79876" w:rsidR="00757F53" w:rsidRDefault="00757F53" w:rsidP="00757F53">
            <w:pPr>
              <w:pStyle w:val="GOSTTablenorm"/>
            </w:pPr>
            <w:r>
              <w:t>ЦС_ЛС_Кт</w:t>
            </w:r>
          </w:p>
        </w:tc>
        <w:tc>
          <w:tcPr>
            <w:tcW w:w="283" w:type="pct"/>
            <w:tcBorders>
              <w:top w:val="single" w:sz="4" w:space="0" w:color="auto"/>
              <w:left w:val="single" w:sz="4" w:space="0" w:color="auto"/>
              <w:bottom w:val="single" w:sz="4" w:space="0" w:color="auto"/>
              <w:right w:val="single" w:sz="4" w:space="0" w:color="auto"/>
            </w:tcBorders>
          </w:tcPr>
          <w:p w14:paraId="4A9E2900" w14:textId="233D81A6" w:rsidR="00757F53" w:rsidRPr="007F665C" w:rsidRDefault="00757F53" w:rsidP="00757F53">
            <w:pPr>
              <w:pStyle w:val="GOSTTablenorm"/>
            </w:pPr>
            <w:r w:rsidRPr="001D758B">
              <w:t>нет</w:t>
            </w:r>
          </w:p>
        </w:tc>
        <w:tc>
          <w:tcPr>
            <w:tcW w:w="1113" w:type="pct"/>
            <w:tcBorders>
              <w:top w:val="single" w:sz="4" w:space="0" w:color="auto"/>
              <w:left w:val="single" w:sz="4" w:space="0" w:color="auto"/>
              <w:bottom w:val="single" w:sz="4" w:space="0" w:color="auto"/>
              <w:right w:val="single" w:sz="4" w:space="0" w:color="auto"/>
            </w:tcBorders>
          </w:tcPr>
          <w:p w14:paraId="3097B480" w14:textId="2C113D7C" w:rsidR="00757F53" w:rsidRPr="007F665C" w:rsidRDefault="00757F53" w:rsidP="00757F53">
            <w:pPr>
              <w:pStyle w:val="GOSTTablenorm"/>
            </w:pPr>
            <w:r>
              <w:t>ЦС ЛС К</w:t>
            </w:r>
            <w:r w:rsidRPr="00DA627C">
              <w:t>т</w:t>
            </w:r>
          </w:p>
        </w:tc>
        <w:tc>
          <w:tcPr>
            <w:tcW w:w="1143" w:type="pct"/>
            <w:tcBorders>
              <w:top w:val="single" w:sz="4" w:space="0" w:color="auto"/>
              <w:left w:val="single" w:sz="4" w:space="0" w:color="auto"/>
              <w:bottom w:val="single" w:sz="4" w:space="0" w:color="auto"/>
              <w:right w:val="single" w:sz="4" w:space="0" w:color="auto"/>
            </w:tcBorders>
          </w:tcPr>
          <w:p w14:paraId="46F461A0" w14:textId="2104A26B" w:rsidR="00757F53" w:rsidRPr="00353D45" w:rsidRDefault="00757F53" w:rsidP="00757F53">
            <w:pPr>
              <w:pStyle w:val="GOSTTablenorm"/>
              <w:rPr>
                <w:color w:val="000000"/>
              </w:rPr>
            </w:pPr>
            <w:r w:rsidRPr="00A57119">
              <w:rPr>
                <w:bCs/>
                <w:szCs w:val="22"/>
              </w:rPr>
              <w:t>T0504833:CT_PACENTRE</w:t>
            </w:r>
          </w:p>
        </w:tc>
        <w:tc>
          <w:tcPr>
            <w:tcW w:w="1350" w:type="pct"/>
            <w:tcBorders>
              <w:top w:val="single" w:sz="4" w:space="0" w:color="auto"/>
              <w:left w:val="single" w:sz="4" w:space="0" w:color="auto"/>
              <w:bottom w:val="single" w:sz="4" w:space="0" w:color="auto"/>
              <w:right w:val="single" w:sz="4" w:space="0" w:color="auto"/>
            </w:tcBorders>
          </w:tcPr>
          <w:p w14:paraId="285209C6" w14:textId="4B384B4D" w:rsidR="00757F53" w:rsidRPr="007F665C" w:rsidRDefault="00757F53" w:rsidP="00757F53">
            <w:pPr>
              <w:pStyle w:val="GOSTTablenorm"/>
            </w:pPr>
            <w:r w:rsidRPr="008E6182">
              <w:t>-</w:t>
            </w:r>
          </w:p>
        </w:tc>
      </w:tr>
      <w:tr w:rsidR="00757F53" w:rsidRPr="007F665C" w14:paraId="6727C991" w14:textId="77777777" w:rsidTr="001023C7">
        <w:tc>
          <w:tcPr>
            <w:tcW w:w="1111" w:type="pct"/>
            <w:tcBorders>
              <w:top w:val="single" w:sz="4" w:space="0" w:color="auto"/>
              <w:left w:val="single" w:sz="4" w:space="0" w:color="auto"/>
              <w:bottom w:val="single" w:sz="4" w:space="0" w:color="auto"/>
              <w:right w:val="single" w:sz="4" w:space="0" w:color="auto"/>
            </w:tcBorders>
          </w:tcPr>
          <w:p w14:paraId="35AB844E" w14:textId="52A87B62" w:rsidR="00757F53" w:rsidRDefault="00757F53" w:rsidP="00757F53">
            <w:pPr>
              <w:pStyle w:val="GOSTTablenorm"/>
            </w:pPr>
            <w:r>
              <w:t>ТОФК_контрагента_Дт</w:t>
            </w:r>
          </w:p>
        </w:tc>
        <w:tc>
          <w:tcPr>
            <w:tcW w:w="283" w:type="pct"/>
            <w:tcBorders>
              <w:top w:val="single" w:sz="4" w:space="0" w:color="auto"/>
              <w:left w:val="single" w:sz="4" w:space="0" w:color="auto"/>
              <w:bottom w:val="single" w:sz="4" w:space="0" w:color="auto"/>
              <w:right w:val="single" w:sz="4" w:space="0" w:color="auto"/>
            </w:tcBorders>
          </w:tcPr>
          <w:p w14:paraId="0FFF7509" w14:textId="09A37CC6" w:rsidR="00757F53" w:rsidRPr="007F665C" w:rsidRDefault="00757F53" w:rsidP="00757F53">
            <w:pPr>
              <w:pStyle w:val="GOSTTablenorm"/>
            </w:pPr>
            <w:r w:rsidRPr="001D758B">
              <w:t>нет</w:t>
            </w:r>
          </w:p>
        </w:tc>
        <w:tc>
          <w:tcPr>
            <w:tcW w:w="1113" w:type="pct"/>
            <w:tcBorders>
              <w:top w:val="single" w:sz="4" w:space="0" w:color="auto"/>
              <w:left w:val="single" w:sz="4" w:space="0" w:color="auto"/>
              <w:bottom w:val="single" w:sz="4" w:space="0" w:color="auto"/>
              <w:right w:val="single" w:sz="4" w:space="0" w:color="auto"/>
            </w:tcBorders>
          </w:tcPr>
          <w:p w14:paraId="5639A5CC" w14:textId="22D4F9EC" w:rsidR="00757F53" w:rsidRPr="007F665C" w:rsidRDefault="00757F53" w:rsidP="00757F53">
            <w:pPr>
              <w:pStyle w:val="GOSTTablenorm"/>
            </w:pPr>
            <w:r w:rsidRPr="00DA627C">
              <w:t>ТОФК контрагента Дт</w:t>
            </w:r>
          </w:p>
        </w:tc>
        <w:tc>
          <w:tcPr>
            <w:tcW w:w="1143" w:type="pct"/>
            <w:tcBorders>
              <w:top w:val="single" w:sz="4" w:space="0" w:color="auto"/>
              <w:left w:val="single" w:sz="4" w:space="0" w:color="auto"/>
              <w:bottom w:val="single" w:sz="4" w:space="0" w:color="auto"/>
              <w:right w:val="single" w:sz="4" w:space="0" w:color="auto"/>
            </w:tcBorders>
          </w:tcPr>
          <w:p w14:paraId="7C9A608B" w14:textId="49D7AF26" w:rsidR="00757F53" w:rsidRPr="00353D45" w:rsidRDefault="00757F53" w:rsidP="00757F53">
            <w:pPr>
              <w:pStyle w:val="GOSTTablenorm"/>
              <w:rPr>
                <w:color w:val="000000"/>
              </w:rPr>
            </w:pPr>
            <w:r w:rsidRPr="00A57119">
              <w:rPr>
                <w:bCs/>
                <w:szCs w:val="22"/>
              </w:rPr>
              <w:t>T0504833:DT_TOFKC</w:t>
            </w:r>
          </w:p>
        </w:tc>
        <w:tc>
          <w:tcPr>
            <w:tcW w:w="1350" w:type="pct"/>
            <w:tcBorders>
              <w:top w:val="single" w:sz="4" w:space="0" w:color="auto"/>
              <w:left w:val="single" w:sz="4" w:space="0" w:color="auto"/>
              <w:bottom w:val="single" w:sz="4" w:space="0" w:color="auto"/>
              <w:right w:val="single" w:sz="4" w:space="0" w:color="auto"/>
            </w:tcBorders>
          </w:tcPr>
          <w:p w14:paraId="4976A1BE" w14:textId="3E2A2A3A" w:rsidR="00757F53" w:rsidRPr="007F665C" w:rsidRDefault="00757F53" w:rsidP="00757F53">
            <w:pPr>
              <w:pStyle w:val="GOSTTablenorm"/>
            </w:pPr>
            <w:r w:rsidRPr="000A5C36">
              <w:t>-</w:t>
            </w:r>
          </w:p>
        </w:tc>
      </w:tr>
      <w:tr w:rsidR="00757F53" w:rsidRPr="007F665C" w14:paraId="402E91F2" w14:textId="77777777" w:rsidTr="001023C7">
        <w:tc>
          <w:tcPr>
            <w:tcW w:w="1111" w:type="pct"/>
            <w:tcBorders>
              <w:top w:val="single" w:sz="4" w:space="0" w:color="auto"/>
              <w:left w:val="single" w:sz="4" w:space="0" w:color="auto"/>
              <w:bottom w:val="single" w:sz="4" w:space="0" w:color="auto"/>
              <w:right w:val="single" w:sz="4" w:space="0" w:color="auto"/>
            </w:tcBorders>
          </w:tcPr>
          <w:p w14:paraId="7C6CADD1" w14:textId="2308108A" w:rsidR="00757F53" w:rsidRDefault="00757F53" w:rsidP="00757F53">
            <w:pPr>
              <w:pStyle w:val="GOSTTablenorm"/>
            </w:pPr>
            <w:r>
              <w:t>ТОФК_контрагента_Кт</w:t>
            </w:r>
          </w:p>
        </w:tc>
        <w:tc>
          <w:tcPr>
            <w:tcW w:w="283" w:type="pct"/>
            <w:tcBorders>
              <w:top w:val="single" w:sz="4" w:space="0" w:color="auto"/>
              <w:left w:val="single" w:sz="4" w:space="0" w:color="auto"/>
              <w:bottom w:val="single" w:sz="4" w:space="0" w:color="auto"/>
              <w:right w:val="single" w:sz="4" w:space="0" w:color="auto"/>
            </w:tcBorders>
          </w:tcPr>
          <w:p w14:paraId="70552B93" w14:textId="5FF665A2" w:rsidR="00757F53" w:rsidRPr="007F665C" w:rsidRDefault="00757F53" w:rsidP="00757F53">
            <w:pPr>
              <w:pStyle w:val="GOSTTablenorm"/>
            </w:pPr>
            <w:r w:rsidRPr="001D758B">
              <w:t>нет</w:t>
            </w:r>
          </w:p>
        </w:tc>
        <w:tc>
          <w:tcPr>
            <w:tcW w:w="1113" w:type="pct"/>
            <w:tcBorders>
              <w:top w:val="single" w:sz="4" w:space="0" w:color="auto"/>
              <w:left w:val="single" w:sz="4" w:space="0" w:color="auto"/>
              <w:bottom w:val="single" w:sz="4" w:space="0" w:color="auto"/>
              <w:right w:val="single" w:sz="4" w:space="0" w:color="auto"/>
            </w:tcBorders>
          </w:tcPr>
          <w:p w14:paraId="0E75A1F6" w14:textId="303DAFE3" w:rsidR="00757F53" w:rsidRPr="007F665C" w:rsidRDefault="00757F53" w:rsidP="00757F53">
            <w:pPr>
              <w:pStyle w:val="GOSTTablenorm"/>
            </w:pPr>
            <w:r>
              <w:t>ТОФК контрагента К</w:t>
            </w:r>
            <w:r w:rsidRPr="00DA627C">
              <w:t>т</w:t>
            </w:r>
          </w:p>
        </w:tc>
        <w:tc>
          <w:tcPr>
            <w:tcW w:w="1143" w:type="pct"/>
            <w:tcBorders>
              <w:top w:val="single" w:sz="4" w:space="0" w:color="auto"/>
              <w:left w:val="single" w:sz="4" w:space="0" w:color="auto"/>
              <w:bottom w:val="single" w:sz="4" w:space="0" w:color="auto"/>
              <w:right w:val="single" w:sz="4" w:space="0" w:color="auto"/>
            </w:tcBorders>
          </w:tcPr>
          <w:p w14:paraId="51D32213" w14:textId="726726B2" w:rsidR="00757F53" w:rsidRPr="00353D45" w:rsidRDefault="00757F53" w:rsidP="00757F53">
            <w:pPr>
              <w:pStyle w:val="GOSTTablenorm"/>
              <w:rPr>
                <w:color w:val="000000"/>
              </w:rPr>
            </w:pPr>
            <w:r w:rsidRPr="00A57119">
              <w:rPr>
                <w:bCs/>
                <w:szCs w:val="22"/>
              </w:rPr>
              <w:t>T0504833:CT_TOFKC</w:t>
            </w:r>
          </w:p>
        </w:tc>
        <w:tc>
          <w:tcPr>
            <w:tcW w:w="1350" w:type="pct"/>
            <w:tcBorders>
              <w:top w:val="single" w:sz="4" w:space="0" w:color="auto"/>
              <w:left w:val="single" w:sz="4" w:space="0" w:color="auto"/>
              <w:bottom w:val="single" w:sz="4" w:space="0" w:color="auto"/>
              <w:right w:val="single" w:sz="4" w:space="0" w:color="auto"/>
            </w:tcBorders>
          </w:tcPr>
          <w:p w14:paraId="2BCF0639" w14:textId="72A2B887" w:rsidR="00757F53" w:rsidRPr="007F665C" w:rsidRDefault="00757F53" w:rsidP="00757F53">
            <w:pPr>
              <w:pStyle w:val="GOSTTablenorm"/>
            </w:pPr>
            <w:r w:rsidRPr="000A5C36">
              <w:t>-</w:t>
            </w:r>
          </w:p>
        </w:tc>
      </w:tr>
      <w:tr w:rsidR="00757F53" w:rsidRPr="007F665C" w14:paraId="218716AF" w14:textId="77777777" w:rsidTr="001023C7">
        <w:tc>
          <w:tcPr>
            <w:tcW w:w="1111" w:type="pct"/>
            <w:tcBorders>
              <w:top w:val="single" w:sz="4" w:space="0" w:color="auto"/>
              <w:left w:val="single" w:sz="4" w:space="0" w:color="auto"/>
              <w:bottom w:val="single" w:sz="4" w:space="0" w:color="auto"/>
              <w:right w:val="single" w:sz="4" w:space="0" w:color="auto"/>
            </w:tcBorders>
          </w:tcPr>
          <w:p w14:paraId="55A1D791" w14:textId="34916581" w:rsidR="00757F53" w:rsidRDefault="00757F53" w:rsidP="00757F53">
            <w:pPr>
              <w:pStyle w:val="GOSTTablenorm"/>
            </w:pPr>
            <w:r>
              <w:t>Период_Дт</w:t>
            </w:r>
          </w:p>
        </w:tc>
        <w:tc>
          <w:tcPr>
            <w:tcW w:w="283" w:type="pct"/>
            <w:tcBorders>
              <w:top w:val="single" w:sz="4" w:space="0" w:color="auto"/>
              <w:left w:val="single" w:sz="4" w:space="0" w:color="auto"/>
              <w:bottom w:val="single" w:sz="4" w:space="0" w:color="auto"/>
              <w:right w:val="single" w:sz="4" w:space="0" w:color="auto"/>
            </w:tcBorders>
          </w:tcPr>
          <w:p w14:paraId="3CD7A9AC" w14:textId="0AA5F06A" w:rsidR="00757F53" w:rsidRPr="007F665C" w:rsidRDefault="00757F53" w:rsidP="00757F53">
            <w:pPr>
              <w:pStyle w:val="GOSTTablenorm"/>
            </w:pPr>
            <w:r w:rsidRPr="001D758B">
              <w:t>нет</w:t>
            </w:r>
          </w:p>
        </w:tc>
        <w:tc>
          <w:tcPr>
            <w:tcW w:w="1113" w:type="pct"/>
            <w:tcBorders>
              <w:top w:val="single" w:sz="4" w:space="0" w:color="auto"/>
              <w:left w:val="single" w:sz="4" w:space="0" w:color="auto"/>
              <w:bottom w:val="single" w:sz="4" w:space="0" w:color="auto"/>
              <w:right w:val="single" w:sz="4" w:space="0" w:color="auto"/>
            </w:tcBorders>
          </w:tcPr>
          <w:p w14:paraId="3894F6B7" w14:textId="73ED619D" w:rsidR="00757F53" w:rsidRPr="007F665C" w:rsidRDefault="00757F53" w:rsidP="00757F53">
            <w:pPr>
              <w:pStyle w:val="GOSTTablenorm"/>
            </w:pPr>
            <w:r w:rsidRPr="00DA627C">
              <w:t>Период для 19 ЗС Дт</w:t>
            </w:r>
          </w:p>
        </w:tc>
        <w:tc>
          <w:tcPr>
            <w:tcW w:w="1143" w:type="pct"/>
            <w:tcBorders>
              <w:top w:val="single" w:sz="4" w:space="0" w:color="auto"/>
              <w:left w:val="single" w:sz="4" w:space="0" w:color="auto"/>
              <w:bottom w:val="single" w:sz="4" w:space="0" w:color="auto"/>
              <w:right w:val="single" w:sz="4" w:space="0" w:color="auto"/>
            </w:tcBorders>
          </w:tcPr>
          <w:p w14:paraId="45C98C0B" w14:textId="7A4473BF" w:rsidR="00757F53" w:rsidRPr="00353D45" w:rsidRDefault="00757F53" w:rsidP="00757F53">
            <w:pPr>
              <w:pStyle w:val="GOSTTablenorm"/>
              <w:rPr>
                <w:color w:val="000000"/>
              </w:rPr>
            </w:pPr>
            <w:r w:rsidRPr="00A57119">
              <w:rPr>
                <w:bCs/>
                <w:szCs w:val="22"/>
              </w:rPr>
              <w:t>T0504833:DT_PERIOD</w:t>
            </w:r>
          </w:p>
        </w:tc>
        <w:tc>
          <w:tcPr>
            <w:tcW w:w="1350" w:type="pct"/>
            <w:tcBorders>
              <w:top w:val="single" w:sz="4" w:space="0" w:color="auto"/>
              <w:left w:val="single" w:sz="4" w:space="0" w:color="auto"/>
              <w:bottom w:val="single" w:sz="4" w:space="0" w:color="auto"/>
              <w:right w:val="single" w:sz="4" w:space="0" w:color="auto"/>
            </w:tcBorders>
          </w:tcPr>
          <w:p w14:paraId="600E595C" w14:textId="678DFB7E" w:rsidR="00757F53" w:rsidRPr="007F665C" w:rsidRDefault="00757F53" w:rsidP="00757F53">
            <w:pPr>
              <w:pStyle w:val="GOSTTablenorm"/>
            </w:pPr>
            <w:r w:rsidRPr="000A5C36">
              <w:t>-</w:t>
            </w:r>
          </w:p>
        </w:tc>
      </w:tr>
      <w:tr w:rsidR="00757F53" w:rsidRPr="007F665C" w14:paraId="2D72555F" w14:textId="77777777" w:rsidTr="001023C7">
        <w:tc>
          <w:tcPr>
            <w:tcW w:w="1111" w:type="pct"/>
            <w:tcBorders>
              <w:top w:val="single" w:sz="4" w:space="0" w:color="auto"/>
              <w:left w:val="single" w:sz="4" w:space="0" w:color="auto"/>
              <w:bottom w:val="single" w:sz="4" w:space="0" w:color="auto"/>
              <w:right w:val="single" w:sz="4" w:space="0" w:color="auto"/>
            </w:tcBorders>
          </w:tcPr>
          <w:p w14:paraId="567DFF81" w14:textId="487DD141" w:rsidR="00757F53" w:rsidRDefault="00757F53" w:rsidP="00757F53">
            <w:pPr>
              <w:pStyle w:val="GOSTTablenorm"/>
            </w:pPr>
            <w:r>
              <w:t>Период_Кт</w:t>
            </w:r>
          </w:p>
        </w:tc>
        <w:tc>
          <w:tcPr>
            <w:tcW w:w="283" w:type="pct"/>
            <w:tcBorders>
              <w:top w:val="single" w:sz="4" w:space="0" w:color="auto"/>
              <w:left w:val="single" w:sz="4" w:space="0" w:color="auto"/>
              <w:bottom w:val="single" w:sz="4" w:space="0" w:color="auto"/>
              <w:right w:val="single" w:sz="4" w:space="0" w:color="auto"/>
            </w:tcBorders>
          </w:tcPr>
          <w:p w14:paraId="3ABFE017" w14:textId="1B04CFF4" w:rsidR="00757F53" w:rsidRPr="007F665C" w:rsidRDefault="00757F53" w:rsidP="00757F53">
            <w:pPr>
              <w:pStyle w:val="GOSTTablenorm"/>
            </w:pPr>
            <w:r w:rsidRPr="001D758B">
              <w:t>нет</w:t>
            </w:r>
          </w:p>
        </w:tc>
        <w:tc>
          <w:tcPr>
            <w:tcW w:w="1113" w:type="pct"/>
            <w:tcBorders>
              <w:top w:val="single" w:sz="4" w:space="0" w:color="auto"/>
              <w:left w:val="single" w:sz="4" w:space="0" w:color="auto"/>
              <w:bottom w:val="single" w:sz="4" w:space="0" w:color="auto"/>
              <w:right w:val="single" w:sz="4" w:space="0" w:color="auto"/>
            </w:tcBorders>
          </w:tcPr>
          <w:p w14:paraId="6E049F3B" w14:textId="20515BDA" w:rsidR="00757F53" w:rsidRPr="007F665C" w:rsidRDefault="00757F53" w:rsidP="00757F53">
            <w:pPr>
              <w:pStyle w:val="GOSTTablenorm"/>
            </w:pPr>
            <w:r>
              <w:t>Период для 19 ЗС К</w:t>
            </w:r>
            <w:r w:rsidRPr="00DA627C">
              <w:t>т</w:t>
            </w:r>
          </w:p>
        </w:tc>
        <w:tc>
          <w:tcPr>
            <w:tcW w:w="1143" w:type="pct"/>
            <w:tcBorders>
              <w:top w:val="single" w:sz="4" w:space="0" w:color="auto"/>
              <w:left w:val="single" w:sz="4" w:space="0" w:color="auto"/>
              <w:bottom w:val="single" w:sz="4" w:space="0" w:color="auto"/>
              <w:right w:val="single" w:sz="4" w:space="0" w:color="auto"/>
            </w:tcBorders>
          </w:tcPr>
          <w:p w14:paraId="425D8236" w14:textId="2F19549C" w:rsidR="00757F53" w:rsidRPr="00353D45" w:rsidRDefault="00757F53" w:rsidP="00757F53">
            <w:pPr>
              <w:pStyle w:val="GOSTTablenorm"/>
              <w:rPr>
                <w:color w:val="000000"/>
              </w:rPr>
            </w:pPr>
            <w:r w:rsidRPr="00A57119">
              <w:rPr>
                <w:bCs/>
                <w:szCs w:val="22"/>
              </w:rPr>
              <w:t>T0504833:CT_PERIOD</w:t>
            </w:r>
          </w:p>
        </w:tc>
        <w:tc>
          <w:tcPr>
            <w:tcW w:w="1350" w:type="pct"/>
            <w:tcBorders>
              <w:top w:val="single" w:sz="4" w:space="0" w:color="auto"/>
              <w:left w:val="single" w:sz="4" w:space="0" w:color="auto"/>
              <w:bottom w:val="single" w:sz="4" w:space="0" w:color="auto"/>
              <w:right w:val="single" w:sz="4" w:space="0" w:color="auto"/>
            </w:tcBorders>
          </w:tcPr>
          <w:p w14:paraId="18591B20" w14:textId="4CF5F2B4" w:rsidR="00757F53" w:rsidRPr="007F665C" w:rsidRDefault="00757F53" w:rsidP="00757F53">
            <w:pPr>
              <w:pStyle w:val="GOSTTablenorm"/>
            </w:pPr>
            <w:r w:rsidRPr="000A5C36">
              <w:t>-</w:t>
            </w:r>
          </w:p>
        </w:tc>
      </w:tr>
      <w:tr w:rsidR="000C6988" w:rsidRPr="007F665C" w14:paraId="07932CFC" w14:textId="77777777" w:rsidTr="001023C7">
        <w:tc>
          <w:tcPr>
            <w:tcW w:w="1111" w:type="pct"/>
            <w:tcBorders>
              <w:top w:val="single" w:sz="4" w:space="0" w:color="auto"/>
              <w:left w:val="single" w:sz="4" w:space="0" w:color="auto"/>
              <w:bottom w:val="single" w:sz="4" w:space="0" w:color="auto"/>
              <w:right w:val="single" w:sz="4" w:space="0" w:color="auto"/>
            </w:tcBorders>
          </w:tcPr>
          <w:p w14:paraId="04FB6AA8" w14:textId="5E1C3C84" w:rsidR="000C6988" w:rsidRDefault="000C6988" w:rsidP="00757F53">
            <w:pPr>
              <w:pStyle w:val="GOSTTablenorm"/>
            </w:pPr>
            <w:commentRangeStart w:id="6078"/>
            <w:r>
              <w:t>Дата_НВС_Дт</w:t>
            </w:r>
            <w:commentRangeEnd w:id="6078"/>
            <w:r w:rsidR="0035333F">
              <w:rPr>
                <w:rStyle w:val="afff4"/>
              </w:rPr>
              <w:commentReference w:id="6078"/>
            </w:r>
          </w:p>
        </w:tc>
        <w:tc>
          <w:tcPr>
            <w:tcW w:w="283" w:type="pct"/>
            <w:tcBorders>
              <w:top w:val="single" w:sz="4" w:space="0" w:color="auto"/>
              <w:left w:val="single" w:sz="4" w:space="0" w:color="auto"/>
              <w:bottom w:val="single" w:sz="4" w:space="0" w:color="auto"/>
              <w:right w:val="single" w:sz="4" w:space="0" w:color="auto"/>
            </w:tcBorders>
          </w:tcPr>
          <w:p w14:paraId="3C375A6A" w14:textId="23A446A4" w:rsidR="000C6988" w:rsidRPr="001D758B" w:rsidRDefault="000C6988" w:rsidP="00757F53">
            <w:pPr>
              <w:pStyle w:val="GOSTTablenorm"/>
            </w:pPr>
            <w:r>
              <w:t>нет</w:t>
            </w:r>
          </w:p>
        </w:tc>
        <w:tc>
          <w:tcPr>
            <w:tcW w:w="1113" w:type="pct"/>
            <w:tcBorders>
              <w:top w:val="single" w:sz="4" w:space="0" w:color="auto"/>
              <w:left w:val="single" w:sz="4" w:space="0" w:color="auto"/>
              <w:bottom w:val="single" w:sz="4" w:space="0" w:color="auto"/>
              <w:right w:val="single" w:sz="4" w:space="0" w:color="auto"/>
            </w:tcBorders>
          </w:tcPr>
          <w:p w14:paraId="329474DE" w14:textId="2761DD07" w:rsidR="000C6988" w:rsidRPr="00DA627C" w:rsidRDefault="000C6988" w:rsidP="00757F53">
            <w:pPr>
              <w:pStyle w:val="GOSTTablenorm"/>
            </w:pPr>
            <w:r>
              <w:t>Дата НВС</w:t>
            </w:r>
            <w:r w:rsidR="0035333F">
              <w:t xml:space="preserve"> по Дт</w:t>
            </w:r>
          </w:p>
        </w:tc>
        <w:tc>
          <w:tcPr>
            <w:tcW w:w="1143" w:type="pct"/>
            <w:tcBorders>
              <w:top w:val="single" w:sz="4" w:space="0" w:color="auto"/>
              <w:left w:val="single" w:sz="4" w:space="0" w:color="auto"/>
              <w:bottom w:val="single" w:sz="4" w:space="0" w:color="auto"/>
              <w:right w:val="single" w:sz="4" w:space="0" w:color="auto"/>
            </w:tcBorders>
          </w:tcPr>
          <w:p w14:paraId="045432C2" w14:textId="30CDF269" w:rsidR="000C6988" w:rsidRPr="00871326" w:rsidRDefault="000C6988" w:rsidP="00757F53">
            <w:pPr>
              <w:pStyle w:val="GOSTTablenorm"/>
              <w:rPr>
                <w:lang w:val="en-US"/>
              </w:rPr>
            </w:pPr>
            <w:r w:rsidRPr="000C2A07">
              <w:t>T0504833:</w:t>
            </w:r>
            <w:r w:rsidRPr="00BB7E48">
              <w:t>DT_</w:t>
            </w:r>
            <w:r w:rsidR="000820C8">
              <w:rPr>
                <w:lang w:val="en-US"/>
              </w:rPr>
              <w:t>NVSDATE</w:t>
            </w:r>
          </w:p>
        </w:tc>
        <w:tc>
          <w:tcPr>
            <w:tcW w:w="1350" w:type="pct"/>
            <w:tcBorders>
              <w:top w:val="single" w:sz="4" w:space="0" w:color="auto"/>
              <w:left w:val="single" w:sz="4" w:space="0" w:color="auto"/>
              <w:bottom w:val="single" w:sz="4" w:space="0" w:color="auto"/>
              <w:right w:val="single" w:sz="4" w:space="0" w:color="auto"/>
            </w:tcBorders>
          </w:tcPr>
          <w:p w14:paraId="2D2BE23E" w14:textId="309E4C4A" w:rsidR="000C6988" w:rsidRPr="000A5C36" w:rsidRDefault="000C6988" w:rsidP="00757F53">
            <w:pPr>
              <w:pStyle w:val="GOSTTablenorm"/>
            </w:pPr>
            <w:r>
              <w:t>-</w:t>
            </w:r>
          </w:p>
        </w:tc>
      </w:tr>
      <w:tr w:rsidR="000C6988" w:rsidRPr="007F665C" w14:paraId="77CD2A88" w14:textId="77777777" w:rsidTr="001023C7">
        <w:tc>
          <w:tcPr>
            <w:tcW w:w="1111" w:type="pct"/>
            <w:tcBorders>
              <w:top w:val="single" w:sz="4" w:space="0" w:color="auto"/>
              <w:left w:val="single" w:sz="4" w:space="0" w:color="auto"/>
              <w:bottom w:val="single" w:sz="4" w:space="0" w:color="auto"/>
              <w:right w:val="single" w:sz="4" w:space="0" w:color="auto"/>
            </w:tcBorders>
          </w:tcPr>
          <w:p w14:paraId="2E99B530" w14:textId="5A85658C" w:rsidR="000C6988" w:rsidRDefault="000820C8" w:rsidP="00757F53">
            <w:pPr>
              <w:pStyle w:val="GOSTTablenorm"/>
            </w:pPr>
            <w:r>
              <w:t>Дата_</w:t>
            </w:r>
            <w:r w:rsidR="000C6988">
              <w:t>НВС_Кт</w:t>
            </w:r>
          </w:p>
        </w:tc>
        <w:tc>
          <w:tcPr>
            <w:tcW w:w="283" w:type="pct"/>
            <w:tcBorders>
              <w:top w:val="single" w:sz="4" w:space="0" w:color="auto"/>
              <w:left w:val="single" w:sz="4" w:space="0" w:color="auto"/>
              <w:bottom w:val="single" w:sz="4" w:space="0" w:color="auto"/>
              <w:right w:val="single" w:sz="4" w:space="0" w:color="auto"/>
            </w:tcBorders>
          </w:tcPr>
          <w:p w14:paraId="59C8B4E6" w14:textId="6DC9C3E3" w:rsidR="000C6988" w:rsidRPr="001D758B" w:rsidRDefault="000C6988" w:rsidP="00757F53">
            <w:pPr>
              <w:pStyle w:val="GOSTTablenorm"/>
            </w:pPr>
            <w:r>
              <w:t>нет</w:t>
            </w:r>
          </w:p>
        </w:tc>
        <w:tc>
          <w:tcPr>
            <w:tcW w:w="1113" w:type="pct"/>
            <w:tcBorders>
              <w:top w:val="single" w:sz="4" w:space="0" w:color="auto"/>
              <w:left w:val="single" w:sz="4" w:space="0" w:color="auto"/>
              <w:bottom w:val="single" w:sz="4" w:space="0" w:color="auto"/>
              <w:right w:val="single" w:sz="4" w:space="0" w:color="auto"/>
            </w:tcBorders>
          </w:tcPr>
          <w:p w14:paraId="03D0B9D2" w14:textId="671BF7EC" w:rsidR="000C6988" w:rsidRPr="00DA627C" w:rsidRDefault="000C6988" w:rsidP="00757F53">
            <w:pPr>
              <w:pStyle w:val="GOSTTablenorm"/>
            </w:pPr>
            <w:r>
              <w:t>Дата НВС</w:t>
            </w:r>
            <w:r w:rsidR="0035333F">
              <w:t xml:space="preserve"> по Кт</w:t>
            </w:r>
          </w:p>
        </w:tc>
        <w:tc>
          <w:tcPr>
            <w:tcW w:w="1143" w:type="pct"/>
            <w:tcBorders>
              <w:top w:val="single" w:sz="4" w:space="0" w:color="auto"/>
              <w:left w:val="single" w:sz="4" w:space="0" w:color="auto"/>
              <w:bottom w:val="single" w:sz="4" w:space="0" w:color="auto"/>
              <w:right w:val="single" w:sz="4" w:space="0" w:color="auto"/>
            </w:tcBorders>
          </w:tcPr>
          <w:p w14:paraId="79754DBB" w14:textId="2AA48945" w:rsidR="000C6988" w:rsidRPr="00871326" w:rsidRDefault="000C6988" w:rsidP="000820C8">
            <w:pPr>
              <w:pStyle w:val="GOSTTablenorm"/>
              <w:rPr>
                <w:lang w:val="en-US"/>
              </w:rPr>
            </w:pPr>
            <w:r w:rsidRPr="000C2A07">
              <w:t>T0504833:</w:t>
            </w:r>
            <w:r w:rsidRPr="00A57119">
              <w:t>CT</w:t>
            </w:r>
            <w:r w:rsidRPr="00BB7E48">
              <w:t>_</w:t>
            </w:r>
            <w:r w:rsidR="000820C8">
              <w:rPr>
                <w:lang w:val="en-US"/>
              </w:rPr>
              <w:t>NVSDATE</w:t>
            </w:r>
          </w:p>
        </w:tc>
        <w:tc>
          <w:tcPr>
            <w:tcW w:w="1350" w:type="pct"/>
            <w:tcBorders>
              <w:top w:val="single" w:sz="4" w:space="0" w:color="auto"/>
              <w:left w:val="single" w:sz="4" w:space="0" w:color="auto"/>
              <w:bottom w:val="single" w:sz="4" w:space="0" w:color="auto"/>
              <w:right w:val="single" w:sz="4" w:space="0" w:color="auto"/>
            </w:tcBorders>
          </w:tcPr>
          <w:p w14:paraId="2433F1BA" w14:textId="08EE0B95" w:rsidR="000C6988" w:rsidRPr="000A5C36" w:rsidRDefault="000C6988" w:rsidP="00757F53">
            <w:pPr>
              <w:pStyle w:val="GOSTTablenorm"/>
            </w:pPr>
            <w:r>
              <w:t>-</w:t>
            </w:r>
          </w:p>
        </w:tc>
      </w:tr>
      <w:tr w:rsidR="00757F53" w:rsidRPr="007F665C" w14:paraId="581701A8" w14:textId="77777777" w:rsidTr="001023C7">
        <w:tc>
          <w:tcPr>
            <w:tcW w:w="1111" w:type="pct"/>
            <w:tcBorders>
              <w:top w:val="single" w:sz="4" w:space="0" w:color="auto"/>
              <w:left w:val="single" w:sz="4" w:space="0" w:color="auto"/>
              <w:bottom w:val="single" w:sz="4" w:space="0" w:color="auto"/>
              <w:right w:val="single" w:sz="4" w:space="0" w:color="auto"/>
            </w:tcBorders>
          </w:tcPr>
          <w:p w14:paraId="1641E093" w14:textId="2847E9D0" w:rsidR="00757F53" w:rsidRDefault="00757F53" w:rsidP="00757F53">
            <w:pPr>
              <w:pStyle w:val="GOSTTablenorm"/>
            </w:pPr>
            <w:r>
              <w:t>Код_СКУ_корресп_Дт</w:t>
            </w:r>
          </w:p>
        </w:tc>
        <w:tc>
          <w:tcPr>
            <w:tcW w:w="283" w:type="pct"/>
            <w:tcBorders>
              <w:top w:val="single" w:sz="4" w:space="0" w:color="auto"/>
              <w:left w:val="single" w:sz="4" w:space="0" w:color="auto"/>
              <w:bottom w:val="single" w:sz="4" w:space="0" w:color="auto"/>
              <w:right w:val="single" w:sz="4" w:space="0" w:color="auto"/>
            </w:tcBorders>
          </w:tcPr>
          <w:p w14:paraId="785130AE" w14:textId="22AA7505" w:rsidR="00757F53" w:rsidRPr="007F665C" w:rsidRDefault="00757F53" w:rsidP="00757F53">
            <w:pPr>
              <w:pStyle w:val="GOSTTablenorm"/>
            </w:pPr>
            <w:r w:rsidRPr="001D758B">
              <w:t>нет</w:t>
            </w:r>
          </w:p>
        </w:tc>
        <w:tc>
          <w:tcPr>
            <w:tcW w:w="1113" w:type="pct"/>
            <w:tcBorders>
              <w:top w:val="single" w:sz="4" w:space="0" w:color="auto"/>
              <w:left w:val="single" w:sz="4" w:space="0" w:color="auto"/>
              <w:bottom w:val="single" w:sz="4" w:space="0" w:color="auto"/>
              <w:right w:val="single" w:sz="4" w:space="0" w:color="auto"/>
            </w:tcBorders>
          </w:tcPr>
          <w:p w14:paraId="5DC575C6" w14:textId="79902AD1" w:rsidR="00757F53" w:rsidRPr="007F665C" w:rsidRDefault="00757F53" w:rsidP="00757F53">
            <w:pPr>
              <w:pStyle w:val="GOSTTablenorm"/>
            </w:pPr>
            <w:r w:rsidRPr="00DA627C">
              <w:t>Код СКУ корреспондирующий по Дт</w:t>
            </w:r>
          </w:p>
        </w:tc>
        <w:tc>
          <w:tcPr>
            <w:tcW w:w="1143" w:type="pct"/>
            <w:tcBorders>
              <w:top w:val="single" w:sz="4" w:space="0" w:color="auto"/>
              <w:left w:val="single" w:sz="4" w:space="0" w:color="auto"/>
              <w:bottom w:val="single" w:sz="4" w:space="0" w:color="auto"/>
              <w:right w:val="single" w:sz="4" w:space="0" w:color="auto"/>
            </w:tcBorders>
          </w:tcPr>
          <w:p w14:paraId="7B4422CA" w14:textId="79CF9FA3" w:rsidR="00757F53" w:rsidRPr="00353D45" w:rsidRDefault="00757F53" w:rsidP="00757F53">
            <w:pPr>
              <w:pStyle w:val="GOSTTablenorm"/>
              <w:rPr>
                <w:color w:val="000000"/>
              </w:rPr>
            </w:pPr>
            <w:r w:rsidRPr="00871326">
              <w:rPr>
                <w:lang w:val="en-US"/>
              </w:rPr>
              <w:t>T0504833:</w:t>
            </w:r>
            <w:r w:rsidRPr="00871326">
              <w:t>DT_AccountCorr</w:t>
            </w:r>
          </w:p>
        </w:tc>
        <w:tc>
          <w:tcPr>
            <w:tcW w:w="1350" w:type="pct"/>
            <w:tcBorders>
              <w:top w:val="single" w:sz="4" w:space="0" w:color="auto"/>
              <w:left w:val="single" w:sz="4" w:space="0" w:color="auto"/>
              <w:bottom w:val="single" w:sz="4" w:space="0" w:color="auto"/>
              <w:right w:val="single" w:sz="4" w:space="0" w:color="auto"/>
            </w:tcBorders>
          </w:tcPr>
          <w:p w14:paraId="7FF794DE" w14:textId="126CCCBE" w:rsidR="00757F53" w:rsidRPr="007F665C" w:rsidRDefault="00757F53" w:rsidP="00757F53">
            <w:pPr>
              <w:pStyle w:val="GOSTTablenorm"/>
            </w:pPr>
            <w:r w:rsidRPr="000A5C36">
              <w:t>-</w:t>
            </w:r>
          </w:p>
        </w:tc>
      </w:tr>
      <w:tr w:rsidR="00757F53" w:rsidRPr="007F665C" w14:paraId="6F24399C" w14:textId="77777777" w:rsidTr="001023C7">
        <w:tc>
          <w:tcPr>
            <w:tcW w:w="1111" w:type="pct"/>
            <w:tcBorders>
              <w:top w:val="single" w:sz="4" w:space="0" w:color="auto"/>
              <w:left w:val="single" w:sz="4" w:space="0" w:color="auto"/>
              <w:bottom w:val="single" w:sz="4" w:space="0" w:color="auto"/>
              <w:right w:val="single" w:sz="4" w:space="0" w:color="auto"/>
            </w:tcBorders>
          </w:tcPr>
          <w:p w14:paraId="05A7715C" w14:textId="1E57786E" w:rsidR="00757F53" w:rsidRDefault="00757F53" w:rsidP="00757F53">
            <w:pPr>
              <w:pStyle w:val="GOSTTablenorm"/>
            </w:pPr>
            <w:r>
              <w:t>Код_СКУ_корресп_Кт</w:t>
            </w:r>
          </w:p>
        </w:tc>
        <w:tc>
          <w:tcPr>
            <w:tcW w:w="283" w:type="pct"/>
            <w:tcBorders>
              <w:top w:val="single" w:sz="4" w:space="0" w:color="auto"/>
              <w:left w:val="single" w:sz="4" w:space="0" w:color="auto"/>
              <w:bottom w:val="single" w:sz="4" w:space="0" w:color="auto"/>
              <w:right w:val="single" w:sz="4" w:space="0" w:color="auto"/>
            </w:tcBorders>
          </w:tcPr>
          <w:p w14:paraId="03B49C69" w14:textId="71C4D95B" w:rsidR="00757F53" w:rsidRPr="007F665C" w:rsidRDefault="00757F53" w:rsidP="00757F53">
            <w:pPr>
              <w:pStyle w:val="GOSTTablenorm"/>
            </w:pPr>
            <w:r w:rsidRPr="00F93B13">
              <w:t>нет</w:t>
            </w:r>
          </w:p>
        </w:tc>
        <w:tc>
          <w:tcPr>
            <w:tcW w:w="1113" w:type="pct"/>
            <w:tcBorders>
              <w:top w:val="single" w:sz="4" w:space="0" w:color="auto"/>
              <w:left w:val="single" w:sz="4" w:space="0" w:color="auto"/>
              <w:bottom w:val="single" w:sz="4" w:space="0" w:color="auto"/>
              <w:right w:val="single" w:sz="4" w:space="0" w:color="auto"/>
            </w:tcBorders>
          </w:tcPr>
          <w:p w14:paraId="42E10E48" w14:textId="7A8C2A90" w:rsidR="00757F53" w:rsidRPr="007F665C" w:rsidRDefault="00757F53" w:rsidP="00757F53">
            <w:pPr>
              <w:pStyle w:val="GOSTTablenorm"/>
            </w:pPr>
            <w:r>
              <w:t>Код СКУ корреспондирующий по К</w:t>
            </w:r>
            <w:r w:rsidRPr="00DA627C">
              <w:t>т</w:t>
            </w:r>
          </w:p>
        </w:tc>
        <w:tc>
          <w:tcPr>
            <w:tcW w:w="1143" w:type="pct"/>
            <w:tcBorders>
              <w:top w:val="single" w:sz="4" w:space="0" w:color="auto"/>
              <w:left w:val="single" w:sz="4" w:space="0" w:color="auto"/>
              <w:bottom w:val="single" w:sz="4" w:space="0" w:color="auto"/>
              <w:right w:val="single" w:sz="4" w:space="0" w:color="auto"/>
            </w:tcBorders>
          </w:tcPr>
          <w:p w14:paraId="4EEDCB74" w14:textId="2D2C2E8C" w:rsidR="00757F53" w:rsidRPr="00353D45" w:rsidRDefault="00757F53" w:rsidP="00757F53">
            <w:pPr>
              <w:pStyle w:val="GOSTTablenorm"/>
              <w:rPr>
                <w:color w:val="000000"/>
              </w:rPr>
            </w:pPr>
            <w:r w:rsidRPr="00871326">
              <w:rPr>
                <w:lang w:val="en-US"/>
              </w:rPr>
              <w:t>T0504833:C</w:t>
            </w:r>
            <w:r w:rsidRPr="00871326">
              <w:t>T_AccountCorr</w:t>
            </w:r>
          </w:p>
        </w:tc>
        <w:tc>
          <w:tcPr>
            <w:tcW w:w="1350" w:type="pct"/>
            <w:tcBorders>
              <w:top w:val="single" w:sz="4" w:space="0" w:color="auto"/>
              <w:left w:val="single" w:sz="4" w:space="0" w:color="auto"/>
              <w:bottom w:val="single" w:sz="4" w:space="0" w:color="auto"/>
              <w:right w:val="single" w:sz="4" w:space="0" w:color="auto"/>
            </w:tcBorders>
          </w:tcPr>
          <w:p w14:paraId="13A2FF2E" w14:textId="7CD586C1" w:rsidR="00757F53" w:rsidRPr="007F665C" w:rsidRDefault="00757F53" w:rsidP="00757F53">
            <w:pPr>
              <w:pStyle w:val="GOSTTablenorm"/>
            </w:pPr>
            <w:r w:rsidRPr="003421B4">
              <w:t>-</w:t>
            </w:r>
          </w:p>
        </w:tc>
      </w:tr>
      <w:tr w:rsidR="00757F53" w:rsidRPr="007F665C" w14:paraId="6450E40E" w14:textId="77777777" w:rsidTr="001023C7">
        <w:tc>
          <w:tcPr>
            <w:tcW w:w="1111" w:type="pct"/>
            <w:tcBorders>
              <w:top w:val="single" w:sz="4" w:space="0" w:color="auto"/>
              <w:left w:val="single" w:sz="4" w:space="0" w:color="auto"/>
              <w:bottom w:val="single" w:sz="4" w:space="0" w:color="auto"/>
              <w:right w:val="single" w:sz="4" w:space="0" w:color="auto"/>
            </w:tcBorders>
          </w:tcPr>
          <w:p w14:paraId="5BC314D3" w14:textId="63CB2770" w:rsidR="00757F53" w:rsidRDefault="00757F53" w:rsidP="00757F53">
            <w:pPr>
              <w:pStyle w:val="GOSTTablenorm"/>
            </w:pPr>
            <w:r>
              <w:t>Тип_СКУ_Дт</w:t>
            </w:r>
          </w:p>
        </w:tc>
        <w:tc>
          <w:tcPr>
            <w:tcW w:w="283" w:type="pct"/>
            <w:tcBorders>
              <w:top w:val="single" w:sz="4" w:space="0" w:color="auto"/>
              <w:left w:val="single" w:sz="4" w:space="0" w:color="auto"/>
              <w:bottom w:val="single" w:sz="4" w:space="0" w:color="auto"/>
              <w:right w:val="single" w:sz="4" w:space="0" w:color="auto"/>
            </w:tcBorders>
          </w:tcPr>
          <w:p w14:paraId="6602C5EE" w14:textId="27D37138" w:rsidR="00757F53" w:rsidRPr="007F665C" w:rsidRDefault="00757F53" w:rsidP="00757F53">
            <w:pPr>
              <w:pStyle w:val="GOSTTablenorm"/>
            </w:pPr>
            <w:r w:rsidRPr="00F93B13">
              <w:t>нет</w:t>
            </w:r>
          </w:p>
        </w:tc>
        <w:tc>
          <w:tcPr>
            <w:tcW w:w="1113" w:type="pct"/>
            <w:tcBorders>
              <w:top w:val="single" w:sz="4" w:space="0" w:color="auto"/>
              <w:left w:val="single" w:sz="4" w:space="0" w:color="auto"/>
              <w:bottom w:val="single" w:sz="4" w:space="0" w:color="auto"/>
              <w:right w:val="single" w:sz="4" w:space="0" w:color="auto"/>
            </w:tcBorders>
          </w:tcPr>
          <w:p w14:paraId="13702F27" w14:textId="38CE02A7" w:rsidR="00757F53" w:rsidRPr="007F665C" w:rsidRDefault="00757F53" w:rsidP="00757F53">
            <w:pPr>
              <w:pStyle w:val="GOSTTablenorm"/>
            </w:pPr>
            <w:r w:rsidRPr="00DA627C">
              <w:t>Тип СКУ Дт</w:t>
            </w:r>
          </w:p>
        </w:tc>
        <w:tc>
          <w:tcPr>
            <w:tcW w:w="1143" w:type="pct"/>
            <w:tcBorders>
              <w:top w:val="single" w:sz="4" w:space="0" w:color="auto"/>
              <w:left w:val="single" w:sz="4" w:space="0" w:color="auto"/>
              <w:bottom w:val="single" w:sz="4" w:space="0" w:color="auto"/>
              <w:right w:val="single" w:sz="4" w:space="0" w:color="auto"/>
            </w:tcBorders>
          </w:tcPr>
          <w:p w14:paraId="51CDB007" w14:textId="13026DEE" w:rsidR="00757F53" w:rsidRPr="00353D45" w:rsidRDefault="00757F53" w:rsidP="00757F53">
            <w:pPr>
              <w:pStyle w:val="GOSTTablenorm"/>
              <w:rPr>
                <w:color w:val="000000"/>
              </w:rPr>
            </w:pPr>
            <w:r w:rsidRPr="00A57119">
              <w:rPr>
                <w:bCs/>
                <w:szCs w:val="22"/>
              </w:rPr>
              <w:t>T0504833:DT_ACCOUNTTYPE</w:t>
            </w:r>
          </w:p>
        </w:tc>
        <w:tc>
          <w:tcPr>
            <w:tcW w:w="1350" w:type="pct"/>
            <w:tcBorders>
              <w:top w:val="single" w:sz="4" w:space="0" w:color="auto"/>
              <w:left w:val="single" w:sz="4" w:space="0" w:color="auto"/>
              <w:bottom w:val="single" w:sz="4" w:space="0" w:color="auto"/>
              <w:right w:val="single" w:sz="4" w:space="0" w:color="auto"/>
            </w:tcBorders>
          </w:tcPr>
          <w:p w14:paraId="5AE6D39C" w14:textId="269F9FDD" w:rsidR="00757F53" w:rsidRPr="007F665C" w:rsidRDefault="00757F53" w:rsidP="00757F53">
            <w:pPr>
              <w:pStyle w:val="GOSTTablenorm"/>
            </w:pPr>
            <w:r w:rsidRPr="003421B4">
              <w:t>-</w:t>
            </w:r>
          </w:p>
        </w:tc>
      </w:tr>
      <w:tr w:rsidR="00757F53" w:rsidRPr="007F665C" w14:paraId="14C6E32A" w14:textId="77777777" w:rsidTr="001023C7">
        <w:tc>
          <w:tcPr>
            <w:tcW w:w="1111" w:type="pct"/>
            <w:tcBorders>
              <w:top w:val="single" w:sz="4" w:space="0" w:color="auto"/>
              <w:left w:val="single" w:sz="4" w:space="0" w:color="auto"/>
              <w:bottom w:val="single" w:sz="4" w:space="0" w:color="auto"/>
              <w:right w:val="single" w:sz="4" w:space="0" w:color="auto"/>
            </w:tcBorders>
          </w:tcPr>
          <w:p w14:paraId="0E49EBDE" w14:textId="0DC60852" w:rsidR="00757F53" w:rsidRDefault="00757F53" w:rsidP="00757F53">
            <w:pPr>
              <w:pStyle w:val="GOSTTablenorm"/>
            </w:pPr>
            <w:r>
              <w:t>Тип_СКУ_Кт</w:t>
            </w:r>
          </w:p>
        </w:tc>
        <w:tc>
          <w:tcPr>
            <w:tcW w:w="283" w:type="pct"/>
            <w:tcBorders>
              <w:top w:val="single" w:sz="4" w:space="0" w:color="auto"/>
              <w:left w:val="single" w:sz="4" w:space="0" w:color="auto"/>
              <w:bottom w:val="single" w:sz="4" w:space="0" w:color="auto"/>
              <w:right w:val="single" w:sz="4" w:space="0" w:color="auto"/>
            </w:tcBorders>
          </w:tcPr>
          <w:p w14:paraId="44EA6403" w14:textId="75AB403E" w:rsidR="00757F53" w:rsidRPr="007F665C" w:rsidRDefault="00757F53" w:rsidP="00757F53">
            <w:pPr>
              <w:pStyle w:val="GOSTTablenorm"/>
            </w:pPr>
            <w:r w:rsidRPr="00F93B13">
              <w:t>нет</w:t>
            </w:r>
          </w:p>
        </w:tc>
        <w:tc>
          <w:tcPr>
            <w:tcW w:w="1113" w:type="pct"/>
            <w:tcBorders>
              <w:top w:val="single" w:sz="4" w:space="0" w:color="auto"/>
              <w:left w:val="single" w:sz="4" w:space="0" w:color="auto"/>
              <w:bottom w:val="single" w:sz="4" w:space="0" w:color="auto"/>
              <w:right w:val="single" w:sz="4" w:space="0" w:color="auto"/>
            </w:tcBorders>
          </w:tcPr>
          <w:p w14:paraId="6F0BA20D" w14:textId="009BFA6A" w:rsidR="00757F53" w:rsidRPr="007F665C" w:rsidRDefault="00757F53" w:rsidP="00757F53">
            <w:pPr>
              <w:pStyle w:val="GOSTTablenorm"/>
            </w:pPr>
            <w:r>
              <w:t>Тип СКУ К</w:t>
            </w:r>
            <w:r w:rsidRPr="00DA627C">
              <w:t>т</w:t>
            </w:r>
          </w:p>
        </w:tc>
        <w:tc>
          <w:tcPr>
            <w:tcW w:w="1143" w:type="pct"/>
            <w:tcBorders>
              <w:top w:val="single" w:sz="4" w:space="0" w:color="auto"/>
              <w:left w:val="single" w:sz="4" w:space="0" w:color="auto"/>
              <w:bottom w:val="single" w:sz="4" w:space="0" w:color="auto"/>
              <w:right w:val="single" w:sz="4" w:space="0" w:color="auto"/>
            </w:tcBorders>
          </w:tcPr>
          <w:p w14:paraId="2C54BA32" w14:textId="5F3FF85C" w:rsidR="00757F53" w:rsidRPr="00353D45" w:rsidRDefault="00757F53" w:rsidP="00757F53">
            <w:pPr>
              <w:pStyle w:val="GOSTTablenorm"/>
              <w:rPr>
                <w:color w:val="000000"/>
              </w:rPr>
            </w:pPr>
            <w:r w:rsidRPr="00A57119">
              <w:rPr>
                <w:bCs/>
                <w:szCs w:val="22"/>
              </w:rPr>
              <w:t>T0504833:CT_ACCOUNTTYPE</w:t>
            </w:r>
          </w:p>
        </w:tc>
        <w:tc>
          <w:tcPr>
            <w:tcW w:w="1350" w:type="pct"/>
            <w:tcBorders>
              <w:top w:val="single" w:sz="4" w:space="0" w:color="auto"/>
              <w:left w:val="single" w:sz="4" w:space="0" w:color="auto"/>
              <w:bottom w:val="single" w:sz="4" w:space="0" w:color="auto"/>
              <w:right w:val="single" w:sz="4" w:space="0" w:color="auto"/>
            </w:tcBorders>
          </w:tcPr>
          <w:p w14:paraId="4977D22D" w14:textId="54C49D9A" w:rsidR="00757F53" w:rsidRPr="007F665C" w:rsidRDefault="00757F53" w:rsidP="00757F53">
            <w:pPr>
              <w:pStyle w:val="GOSTTablenorm"/>
            </w:pPr>
            <w:r w:rsidRPr="003421B4">
              <w:t>-</w:t>
            </w:r>
          </w:p>
        </w:tc>
      </w:tr>
      <w:tr w:rsidR="00757F53" w:rsidRPr="007F665C" w14:paraId="4E03E0F1" w14:textId="77777777" w:rsidTr="001023C7">
        <w:tc>
          <w:tcPr>
            <w:tcW w:w="1111" w:type="pct"/>
            <w:tcBorders>
              <w:top w:val="single" w:sz="4" w:space="0" w:color="auto"/>
              <w:left w:val="single" w:sz="4" w:space="0" w:color="auto"/>
              <w:bottom w:val="single" w:sz="4" w:space="0" w:color="auto"/>
              <w:right w:val="single" w:sz="4" w:space="0" w:color="auto"/>
            </w:tcBorders>
          </w:tcPr>
          <w:p w14:paraId="2D057B6E" w14:textId="77DA8D14" w:rsidR="00757F53" w:rsidRDefault="00757F53" w:rsidP="00757F53">
            <w:pPr>
              <w:pStyle w:val="GOSTTablenorm"/>
            </w:pPr>
            <w:r>
              <w:rPr>
                <w:color w:val="000000"/>
              </w:rPr>
              <w:t>ПЗО_Дт</w:t>
            </w:r>
          </w:p>
        </w:tc>
        <w:tc>
          <w:tcPr>
            <w:tcW w:w="283" w:type="pct"/>
            <w:tcBorders>
              <w:top w:val="single" w:sz="4" w:space="0" w:color="auto"/>
              <w:left w:val="single" w:sz="4" w:space="0" w:color="auto"/>
              <w:bottom w:val="single" w:sz="4" w:space="0" w:color="auto"/>
              <w:right w:val="single" w:sz="4" w:space="0" w:color="auto"/>
            </w:tcBorders>
          </w:tcPr>
          <w:p w14:paraId="465CF524" w14:textId="45CC6EA1" w:rsidR="00757F53" w:rsidRPr="007F665C" w:rsidRDefault="00757F53" w:rsidP="00757F53">
            <w:pPr>
              <w:pStyle w:val="GOSTTablenorm"/>
            </w:pPr>
            <w:r w:rsidRPr="00F93B13">
              <w:t>нет</w:t>
            </w:r>
          </w:p>
        </w:tc>
        <w:tc>
          <w:tcPr>
            <w:tcW w:w="1113" w:type="pct"/>
            <w:tcBorders>
              <w:top w:val="single" w:sz="4" w:space="0" w:color="auto"/>
              <w:left w:val="single" w:sz="4" w:space="0" w:color="auto"/>
              <w:bottom w:val="single" w:sz="4" w:space="0" w:color="auto"/>
              <w:right w:val="single" w:sz="4" w:space="0" w:color="auto"/>
            </w:tcBorders>
          </w:tcPr>
          <w:p w14:paraId="7735392C" w14:textId="1CFB58FC" w:rsidR="00757F53" w:rsidRPr="007F665C" w:rsidRDefault="00757F53" w:rsidP="00757F53">
            <w:pPr>
              <w:pStyle w:val="GOSTTablenorm"/>
            </w:pPr>
            <w:r w:rsidRPr="00AE6B39">
              <w:t>Признак заключительных оборотов по Дт</w:t>
            </w:r>
          </w:p>
        </w:tc>
        <w:tc>
          <w:tcPr>
            <w:tcW w:w="1143" w:type="pct"/>
            <w:tcBorders>
              <w:top w:val="single" w:sz="4" w:space="0" w:color="auto"/>
              <w:left w:val="single" w:sz="4" w:space="0" w:color="auto"/>
              <w:bottom w:val="single" w:sz="4" w:space="0" w:color="auto"/>
              <w:right w:val="single" w:sz="4" w:space="0" w:color="auto"/>
            </w:tcBorders>
          </w:tcPr>
          <w:p w14:paraId="4FDF37AE" w14:textId="3427C467" w:rsidR="00757F53" w:rsidRPr="00353D45" w:rsidRDefault="00757F53" w:rsidP="00757F53">
            <w:pPr>
              <w:pStyle w:val="GOSTTablenorm"/>
              <w:rPr>
                <w:color w:val="000000"/>
              </w:rPr>
            </w:pPr>
            <w:r w:rsidRPr="00CA31A3">
              <w:rPr>
                <w:bCs/>
                <w:szCs w:val="22"/>
              </w:rPr>
              <w:t>T0504833:</w:t>
            </w:r>
            <w:r w:rsidRPr="00CA31A3">
              <w:t>DT_PZO</w:t>
            </w:r>
          </w:p>
        </w:tc>
        <w:tc>
          <w:tcPr>
            <w:tcW w:w="1350" w:type="pct"/>
            <w:tcBorders>
              <w:top w:val="single" w:sz="4" w:space="0" w:color="auto"/>
              <w:left w:val="single" w:sz="4" w:space="0" w:color="auto"/>
              <w:bottom w:val="single" w:sz="4" w:space="0" w:color="auto"/>
              <w:right w:val="single" w:sz="4" w:space="0" w:color="auto"/>
            </w:tcBorders>
          </w:tcPr>
          <w:p w14:paraId="4168013A" w14:textId="15DEFF41" w:rsidR="00757F53" w:rsidRPr="007F665C" w:rsidRDefault="00757F53" w:rsidP="00757F53">
            <w:pPr>
              <w:pStyle w:val="GOSTTablenorm"/>
            </w:pPr>
            <w:r w:rsidRPr="003421B4">
              <w:t>-</w:t>
            </w:r>
          </w:p>
        </w:tc>
      </w:tr>
      <w:tr w:rsidR="00757F53" w:rsidRPr="007F665C" w14:paraId="566B9986" w14:textId="77777777" w:rsidTr="001023C7">
        <w:tc>
          <w:tcPr>
            <w:tcW w:w="1111" w:type="pct"/>
            <w:tcBorders>
              <w:top w:val="single" w:sz="4" w:space="0" w:color="auto"/>
              <w:left w:val="single" w:sz="4" w:space="0" w:color="auto"/>
              <w:bottom w:val="single" w:sz="4" w:space="0" w:color="auto"/>
              <w:right w:val="single" w:sz="4" w:space="0" w:color="auto"/>
            </w:tcBorders>
          </w:tcPr>
          <w:p w14:paraId="05D95359" w14:textId="30BF8753" w:rsidR="00757F53" w:rsidRDefault="00757F53" w:rsidP="00757F53">
            <w:pPr>
              <w:pStyle w:val="GOSTTablenorm"/>
            </w:pPr>
            <w:r>
              <w:rPr>
                <w:color w:val="000000"/>
              </w:rPr>
              <w:t>ПЗО_Кт</w:t>
            </w:r>
          </w:p>
        </w:tc>
        <w:tc>
          <w:tcPr>
            <w:tcW w:w="283" w:type="pct"/>
            <w:tcBorders>
              <w:top w:val="single" w:sz="4" w:space="0" w:color="auto"/>
              <w:left w:val="single" w:sz="4" w:space="0" w:color="auto"/>
              <w:bottom w:val="single" w:sz="4" w:space="0" w:color="auto"/>
              <w:right w:val="single" w:sz="4" w:space="0" w:color="auto"/>
            </w:tcBorders>
          </w:tcPr>
          <w:p w14:paraId="7D5F2FFB" w14:textId="4EBCE3BD" w:rsidR="00757F53" w:rsidRPr="007F665C" w:rsidRDefault="00757F53" w:rsidP="00757F53">
            <w:pPr>
              <w:pStyle w:val="GOSTTablenorm"/>
            </w:pPr>
            <w:r w:rsidRPr="00F93B13">
              <w:t>нет</w:t>
            </w:r>
          </w:p>
        </w:tc>
        <w:tc>
          <w:tcPr>
            <w:tcW w:w="1113" w:type="pct"/>
            <w:tcBorders>
              <w:top w:val="single" w:sz="4" w:space="0" w:color="auto"/>
              <w:left w:val="single" w:sz="4" w:space="0" w:color="auto"/>
              <w:bottom w:val="single" w:sz="4" w:space="0" w:color="auto"/>
              <w:right w:val="single" w:sz="4" w:space="0" w:color="auto"/>
            </w:tcBorders>
          </w:tcPr>
          <w:p w14:paraId="47C0A84B" w14:textId="79EFCCAF" w:rsidR="00757F53" w:rsidRPr="007F665C" w:rsidRDefault="00757F53" w:rsidP="00757F53">
            <w:pPr>
              <w:pStyle w:val="GOSTTablenorm"/>
            </w:pPr>
            <w:r w:rsidRPr="00AE6B39">
              <w:t>Приз</w:t>
            </w:r>
            <w:r>
              <w:t>нак заключительных оборотов по К</w:t>
            </w:r>
            <w:r w:rsidRPr="00AE6B39">
              <w:t>т</w:t>
            </w:r>
          </w:p>
        </w:tc>
        <w:tc>
          <w:tcPr>
            <w:tcW w:w="1143" w:type="pct"/>
            <w:tcBorders>
              <w:top w:val="single" w:sz="4" w:space="0" w:color="auto"/>
              <w:left w:val="single" w:sz="4" w:space="0" w:color="auto"/>
              <w:bottom w:val="single" w:sz="4" w:space="0" w:color="auto"/>
              <w:right w:val="single" w:sz="4" w:space="0" w:color="auto"/>
            </w:tcBorders>
          </w:tcPr>
          <w:p w14:paraId="450525AE" w14:textId="74A67B3B" w:rsidR="00757F53" w:rsidRPr="00353D45" w:rsidRDefault="00757F53" w:rsidP="00757F53">
            <w:pPr>
              <w:pStyle w:val="GOSTTablenorm"/>
              <w:rPr>
                <w:color w:val="000000"/>
              </w:rPr>
            </w:pPr>
            <w:r w:rsidRPr="00CA31A3">
              <w:rPr>
                <w:bCs/>
                <w:szCs w:val="22"/>
              </w:rPr>
              <w:t>T0504833:</w:t>
            </w:r>
            <w:r w:rsidRPr="00CA31A3">
              <w:rPr>
                <w:lang w:val="en-US"/>
              </w:rPr>
              <w:t>C</w:t>
            </w:r>
            <w:r w:rsidRPr="00CA31A3">
              <w:t>T_PZO</w:t>
            </w:r>
          </w:p>
        </w:tc>
        <w:tc>
          <w:tcPr>
            <w:tcW w:w="1350" w:type="pct"/>
            <w:tcBorders>
              <w:top w:val="single" w:sz="4" w:space="0" w:color="auto"/>
              <w:left w:val="single" w:sz="4" w:space="0" w:color="auto"/>
              <w:bottom w:val="single" w:sz="4" w:space="0" w:color="auto"/>
              <w:right w:val="single" w:sz="4" w:space="0" w:color="auto"/>
            </w:tcBorders>
          </w:tcPr>
          <w:p w14:paraId="71835548" w14:textId="26F32014" w:rsidR="00757F53" w:rsidRPr="007F665C" w:rsidRDefault="00757F53" w:rsidP="00757F53">
            <w:pPr>
              <w:pStyle w:val="GOSTTablenorm"/>
            </w:pPr>
            <w:r w:rsidRPr="003421B4">
              <w:t>-</w:t>
            </w:r>
          </w:p>
        </w:tc>
      </w:tr>
      <w:tr w:rsidR="00757F53" w:rsidRPr="007F665C" w14:paraId="751AE376" w14:textId="77777777" w:rsidTr="001023C7">
        <w:tc>
          <w:tcPr>
            <w:tcW w:w="1111" w:type="pct"/>
            <w:tcBorders>
              <w:top w:val="single" w:sz="4" w:space="0" w:color="auto"/>
              <w:left w:val="single" w:sz="4" w:space="0" w:color="auto"/>
              <w:bottom w:val="single" w:sz="4" w:space="0" w:color="auto"/>
              <w:right w:val="single" w:sz="4" w:space="0" w:color="auto"/>
            </w:tcBorders>
          </w:tcPr>
          <w:p w14:paraId="6C64E6F9" w14:textId="09D098A8" w:rsidR="00757F53" w:rsidRDefault="00757F53" w:rsidP="00757F53">
            <w:pPr>
              <w:pStyle w:val="GOSTTablenorm"/>
            </w:pPr>
            <w:r w:rsidRPr="007F665C">
              <w:rPr>
                <w:szCs w:val="22"/>
              </w:rPr>
              <w:t>АКР_ЛС_</w:t>
            </w:r>
            <w:r>
              <w:rPr>
                <w:szCs w:val="22"/>
              </w:rPr>
              <w:t>Дт</w:t>
            </w:r>
          </w:p>
        </w:tc>
        <w:tc>
          <w:tcPr>
            <w:tcW w:w="283" w:type="pct"/>
            <w:tcBorders>
              <w:top w:val="single" w:sz="4" w:space="0" w:color="auto"/>
              <w:left w:val="single" w:sz="4" w:space="0" w:color="auto"/>
              <w:bottom w:val="single" w:sz="4" w:space="0" w:color="auto"/>
              <w:right w:val="single" w:sz="4" w:space="0" w:color="auto"/>
            </w:tcBorders>
          </w:tcPr>
          <w:p w14:paraId="75FDD2D1" w14:textId="3F79ADEA" w:rsidR="00757F53" w:rsidRPr="007F665C" w:rsidRDefault="00757F53" w:rsidP="00757F53">
            <w:pPr>
              <w:pStyle w:val="GOSTTablenorm"/>
            </w:pPr>
            <w:r w:rsidRPr="00F93B13">
              <w:t>нет</w:t>
            </w:r>
          </w:p>
        </w:tc>
        <w:tc>
          <w:tcPr>
            <w:tcW w:w="1113" w:type="pct"/>
            <w:tcBorders>
              <w:top w:val="single" w:sz="4" w:space="0" w:color="auto"/>
              <w:left w:val="single" w:sz="4" w:space="0" w:color="auto"/>
              <w:bottom w:val="single" w:sz="4" w:space="0" w:color="auto"/>
              <w:right w:val="single" w:sz="4" w:space="0" w:color="auto"/>
            </w:tcBorders>
          </w:tcPr>
          <w:p w14:paraId="258D9F94" w14:textId="23B49042" w:rsidR="00757F53" w:rsidRPr="007F665C" w:rsidRDefault="00757F53" w:rsidP="00757F53">
            <w:pPr>
              <w:pStyle w:val="GOSTTablenorm"/>
            </w:pPr>
            <w:r w:rsidRPr="00DA627C">
              <w:t>Код раздела ЛС Дт</w:t>
            </w:r>
          </w:p>
        </w:tc>
        <w:tc>
          <w:tcPr>
            <w:tcW w:w="1143" w:type="pct"/>
            <w:tcBorders>
              <w:top w:val="single" w:sz="4" w:space="0" w:color="auto"/>
              <w:left w:val="single" w:sz="4" w:space="0" w:color="auto"/>
              <w:bottom w:val="single" w:sz="4" w:space="0" w:color="auto"/>
              <w:right w:val="single" w:sz="4" w:space="0" w:color="auto"/>
            </w:tcBorders>
          </w:tcPr>
          <w:p w14:paraId="452FA9C9" w14:textId="4C18E9B4" w:rsidR="00757F53" w:rsidRPr="00353D45" w:rsidRDefault="00757F53" w:rsidP="00BA1C9C">
            <w:pPr>
              <w:pStyle w:val="GOSTTablenorm"/>
              <w:rPr>
                <w:color w:val="000000"/>
              </w:rPr>
            </w:pPr>
            <w:r>
              <w:rPr>
                <w:bCs/>
                <w:szCs w:val="22"/>
              </w:rPr>
              <w:t>T0504833:DT_AKR</w:t>
            </w:r>
          </w:p>
        </w:tc>
        <w:tc>
          <w:tcPr>
            <w:tcW w:w="1350" w:type="pct"/>
            <w:tcBorders>
              <w:top w:val="single" w:sz="4" w:space="0" w:color="auto"/>
              <w:left w:val="single" w:sz="4" w:space="0" w:color="auto"/>
              <w:bottom w:val="single" w:sz="4" w:space="0" w:color="auto"/>
              <w:right w:val="single" w:sz="4" w:space="0" w:color="auto"/>
            </w:tcBorders>
          </w:tcPr>
          <w:p w14:paraId="509166A0" w14:textId="0FA7DB25" w:rsidR="00757F53" w:rsidRPr="007F665C" w:rsidRDefault="00757F53" w:rsidP="00757F53">
            <w:pPr>
              <w:pStyle w:val="GOSTTablenorm"/>
            </w:pPr>
            <w:r w:rsidRPr="009F64FB">
              <w:t>-</w:t>
            </w:r>
          </w:p>
        </w:tc>
      </w:tr>
      <w:tr w:rsidR="00757F53" w:rsidRPr="007F665C" w14:paraId="52B38844" w14:textId="77777777" w:rsidTr="001023C7">
        <w:tc>
          <w:tcPr>
            <w:tcW w:w="1111" w:type="pct"/>
            <w:tcBorders>
              <w:top w:val="single" w:sz="4" w:space="0" w:color="auto"/>
              <w:left w:val="single" w:sz="4" w:space="0" w:color="auto"/>
              <w:bottom w:val="single" w:sz="4" w:space="0" w:color="auto"/>
              <w:right w:val="single" w:sz="4" w:space="0" w:color="auto"/>
            </w:tcBorders>
          </w:tcPr>
          <w:p w14:paraId="62CE1BCF" w14:textId="4F43C323" w:rsidR="00757F53" w:rsidRDefault="00757F53" w:rsidP="00757F53">
            <w:pPr>
              <w:pStyle w:val="GOSTTablenorm"/>
            </w:pPr>
            <w:r w:rsidRPr="007F665C">
              <w:rPr>
                <w:szCs w:val="22"/>
              </w:rPr>
              <w:t>АКР_ЛС_</w:t>
            </w:r>
            <w:r>
              <w:rPr>
                <w:szCs w:val="22"/>
              </w:rPr>
              <w:t>Кт</w:t>
            </w:r>
          </w:p>
        </w:tc>
        <w:tc>
          <w:tcPr>
            <w:tcW w:w="283" w:type="pct"/>
            <w:tcBorders>
              <w:top w:val="single" w:sz="4" w:space="0" w:color="auto"/>
              <w:left w:val="single" w:sz="4" w:space="0" w:color="auto"/>
              <w:bottom w:val="single" w:sz="4" w:space="0" w:color="auto"/>
              <w:right w:val="single" w:sz="4" w:space="0" w:color="auto"/>
            </w:tcBorders>
          </w:tcPr>
          <w:p w14:paraId="180DC066" w14:textId="3A11C532" w:rsidR="00757F53" w:rsidRPr="007F665C" w:rsidRDefault="00757F53" w:rsidP="00757F53">
            <w:pPr>
              <w:pStyle w:val="GOSTTablenorm"/>
            </w:pPr>
            <w:r w:rsidRPr="00F93B13">
              <w:t>нет</w:t>
            </w:r>
          </w:p>
        </w:tc>
        <w:tc>
          <w:tcPr>
            <w:tcW w:w="1113" w:type="pct"/>
            <w:tcBorders>
              <w:top w:val="single" w:sz="4" w:space="0" w:color="auto"/>
              <w:left w:val="single" w:sz="4" w:space="0" w:color="auto"/>
              <w:bottom w:val="single" w:sz="4" w:space="0" w:color="auto"/>
              <w:right w:val="single" w:sz="4" w:space="0" w:color="auto"/>
            </w:tcBorders>
          </w:tcPr>
          <w:p w14:paraId="629AC79E" w14:textId="4F8C16D3" w:rsidR="00757F53" w:rsidRPr="007F665C" w:rsidRDefault="00757F53" w:rsidP="00757F53">
            <w:pPr>
              <w:pStyle w:val="GOSTTablenorm"/>
            </w:pPr>
            <w:r>
              <w:t>Код раздела ЛС К</w:t>
            </w:r>
            <w:r w:rsidRPr="00DA627C">
              <w:t>т</w:t>
            </w:r>
          </w:p>
        </w:tc>
        <w:tc>
          <w:tcPr>
            <w:tcW w:w="1143" w:type="pct"/>
            <w:tcBorders>
              <w:top w:val="single" w:sz="4" w:space="0" w:color="auto"/>
              <w:left w:val="single" w:sz="4" w:space="0" w:color="auto"/>
              <w:bottom w:val="single" w:sz="4" w:space="0" w:color="auto"/>
              <w:right w:val="single" w:sz="4" w:space="0" w:color="auto"/>
            </w:tcBorders>
          </w:tcPr>
          <w:p w14:paraId="66E8EBF0" w14:textId="122B60E1" w:rsidR="00757F53" w:rsidRPr="00353D45" w:rsidRDefault="00757F53" w:rsidP="00BA1C9C">
            <w:pPr>
              <w:pStyle w:val="GOSTTablenorm"/>
              <w:rPr>
                <w:color w:val="000000"/>
              </w:rPr>
            </w:pPr>
            <w:r>
              <w:rPr>
                <w:bCs/>
                <w:szCs w:val="22"/>
              </w:rPr>
              <w:t>T0504833:</w:t>
            </w:r>
            <w:r>
              <w:rPr>
                <w:lang w:val="en-US"/>
              </w:rPr>
              <w:t>C</w:t>
            </w:r>
            <w:r>
              <w:t>T</w:t>
            </w:r>
            <w:r>
              <w:rPr>
                <w:bCs/>
                <w:szCs w:val="22"/>
              </w:rPr>
              <w:t>_AKR</w:t>
            </w:r>
          </w:p>
        </w:tc>
        <w:tc>
          <w:tcPr>
            <w:tcW w:w="1350" w:type="pct"/>
            <w:tcBorders>
              <w:top w:val="single" w:sz="4" w:space="0" w:color="auto"/>
              <w:left w:val="single" w:sz="4" w:space="0" w:color="auto"/>
              <w:bottom w:val="single" w:sz="4" w:space="0" w:color="auto"/>
              <w:right w:val="single" w:sz="4" w:space="0" w:color="auto"/>
            </w:tcBorders>
          </w:tcPr>
          <w:p w14:paraId="10B0337A" w14:textId="358ED5B6" w:rsidR="00757F53" w:rsidRPr="007F665C" w:rsidRDefault="00757F53" w:rsidP="00757F53">
            <w:pPr>
              <w:pStyle w:val="GOSTTablenorm"/>
            </w:pPr>
            <w:r w:rsidRPr="009F64FB">
              <w:t>-</w:t>
            </w:r>
          </w:p>
        </w:tc>
      </w:tr>
      <w:tr w:rsidR="00757F53" w:rsidRPr="007F665C" w14:paraId="368764F2" w14:textId="77777777" w:rsidTr="001023C7">
        <w:tc>
          <w:tcPr>
            <w:tcW w:w="1111" w:type="pct"/>
            <w:tcBorders>
              <w:top w:val="single" w:sz="4" w:space="0" w:color="auto"/>
              <w:left w:val="single" w:sz="4" w:space="0" w:color="auto"/>
              <w:bottom w:val="single" w:sz="4" w:space="0" w:color="auto"/>
              <w:right w:val="single" w:sz="4" w:space="0" w:color="auto"/>
            </w:tcBorders>
          </w:tcPr>
          <w:p w14:paraId="4C7F7457" w14:textId="513CA377" w:rsidR="00757F53" w:rsidRDefault="00757F53" w:rsidP="00757F53">
            <w:pPr>
              <w:pStyle w:val="GOSTTablenorm"/>
            </w:pPr>
            <w:r>
              <w:t>Номер_КОО_Дт</w:t>
            </w:r>
          </w:p>
        </w:tc>
        <w:tc>
          <w:tcPr>
            <w:tcW w:w="283" w:type="pct"/>
            <w:tcBorders>
              <w:top w:val="single" w:sz="4" w:space="0" w:color="auto"/>
              <w:left w:val="single" w:sz="4" w:space="0" w:color="auto"/>
              <w:bottom w:val="single" w:sz="4" w:space="0" w:color="auto"/>
              <w:right w:val="single" w:sz="4" w:space="0" w:color="auto"/>
            </w:tcBorders>
          </w:tcPr>
          <w:p w14:paraId="509F0D10" w14:textId="56C6EB2D" w:rsidR="00757F53" w:rsidRPr="007F665C" w:rsidRDefault="00757F53" w:rsidP="00757F53">
            <w:pPr>
              <w:pStyle w:val="GOSTTablenorm"/>
            </w:pPr>
            <w:r w:rsidRPr="00F93B13">
              <w:t>нет</w:t>
            </w:r>
          </w:p>
        </w:tc>
        <w:tc>
          <w:tcPr>
            <w:tcW w:w="1113" w:type="pct"/>
            <w:tcBorders>
              <w:top w:val="single" w:sz="4" w:space="0" w:color="auto"/>
              <w:left w:val="single" w:sz="4" w:space="0" w:color="auto"/>
              <w:bottom w:val="single" w:sz="4" w:space="0" w:color="auto"/>
              <w:right w:val="single" w:sz="4" w:space="0" w:color="auto"/>
            </w:tcBorders>
          </w:tcPr>
          <w:p w14:paraId="00C50864" w14:textId="0D20C9B6" w:rsidR="00757F53" w:rsidRPr="007F665C" w:rsidRDefault="00757F53" w:rsidP="00757F53">
            <w:pPr>
              <w:pStyle w:val="GOSTTablenorm"/>
            </w:pPr>
            <w:r w:rsidRPr="00DA627C">
              <w:t>Номер КОО по Дт</w:t>
            </w:r>
          </w:p>
        </w:tc>
        <w:tc>
          <w:tcPr>
            <w:tcW w:w="1143" w:type="pct"/>
            <w:tcBorders>
              <w:top w:val="single" w:sz="4" w:space="0" w:color="auto"/>
              <w:left w:val="single" w:sz="4" w:space="0" w:color="auto"/>
              <w:bottom w:val="single" w:sz="4" w:space="0" w:color="auto"/>
              <w:right w:val="single" w:sz="4" w:space="0" w:color="auto"/>
            </w:tcBorders>
          </w:tcPr>
          <w:p w14:paraId="21DF952F" w14:textId="5BB961F1" w:rsidR="00757F53" w:rsidRPr="00353D45" w:rsidRDefault="007925CE" w:rsidP="00757F53">
            <w:pPr>
              <w:pStyle w:val="GOSTTablenorm"/>
              <w:rPr>
                <w:color w:val="000000"/>
              </w:rPr>
            </w:pPr>
            <w:ins w:id="6079" w:author="Седых Екатерина Александровна" w:date="2026-03-23T12:57:00Z">
              <w:r w:rsidRPr="00DB7279">
                <w:t>T0504833:DT_KOO</w:t>
              </w:r>
            </w:ins>
            <w:del w:id="6080" w:author="Седых Екатерина Александровна" w:date="2026-03-23T12:57:00Z">
              <w:r w:rsidR="00757F53" w:rsidRPr="00B9499D" w:rsidDel="007925CE">
                <w:delText>DT</w:delText>
              </w:r>
              <w:r w:rsidR="00757F53" w:rsidDel="007925CE">
                <w:delText>_</w:delText>
              </w:r>
              <w:r w:rsidR="00757F53" w:rsidRPr="002253A6" w:rsidDel="007925CE">
                <w:rPr>
                  <w:lang w:val="en-US"/>
                </w:rPr>
                <w:delText>NumberKOO</w:delText>
              </w:r>
            </w:del>
          </w:p>
        </w:tc>
        <w:tc>
          <w:tcPr>
            <w:tcW w:w="1350" w:type="pct"/>
            <w:tcBorders>
              <w:top w:val="single" w:sz="4" w:space="0" w:color="auto"/>
              <w:left w:val="single" w:sz="4" w:space="0" w:color="auto"/>
              <w:bottom w:val="single" w:sz="4" w:space="0" w:color="auto"/>
              <w:right w:val="single" w:sz="4" w:space="0" w:color="auto"/>
            </w:tcBorders>
          </w:tcPr>
          <w:p w14:paraId="196AF00A" w14:textId="43A97498" w:rsidR="00757F53" w:rsidRPr="007F665C" w:rsidRDefault="00757F53" w:rsidP="00757F53">
            <w:pPr>
              <w:pStyle w:val="GOSTTablenorm"/>
            </w:pPr>
            <w:r w:rsidRPr="009F64FB">
              <w:t>-</w:t>
            </w:r>
          </w:p>
        </w:tc>
      </w:tr>
      <w:tr w:rsidR="00757F53" w:rsidRPr="007F665C" w14:paraId="565C41E2" w14:textId="77777777" w:rsidTr="001023C7">
        <w:tc>
          <w:tcPr>
            <w:tcW w:w="1111" w:type="pct"/>
            <w:tcBorders>
              <w:top w:val="single" w:sz="4" w:space="0" w:color="auto"/>
              <w:left w:val="single" w:sz="4" w:space="0" w:color="auto"/>
              <w:bottom w:val="single" w:sz="4" w:space="0" w:color="auto"/>
              <w:right w:val="single" w:sz="4" w:space="0" w:color="auto"/>
            </w:tcBorders>
          </w:tcPr>
          <w:p w14:paraId="033867AE" w14:textId="473E26E6" w:rsidR="00757F53" w:rsidRDefault="00757F53" w:rsidP="00757F53">
            <w:pPr>
              <w:pStyle w:val="GOSTTablenorm"/>
            </w:pPr>
            <w:r>
              <w:t>Номер_КОО_Кт</w:t>
            </w:r>
          </w:p>
        </w:tc>
        <w:tc>
          <w:tcPr>
            <w:tcW w:w="283" w:type="pct"/>
            <w:tcBorders>
              <w:top w:val="single" w:sz="4" w:space="0" w:color="auto"/>
              <w:left w:val="single" w:sz="4" w:space="0" w:color="auto"/>
              <w:bottom w:val="single" w:sz="4" w:space="0" w:color="auto"/>
              <w:right w:val="single" w:sz="4" w:space="0" w:color="auto"/>
            </w:tcBorders>
          </w:tcPr>
          <w:p w14:paraId="25EE2C38" w14:textId="2838F949" w:rsidR="00757F53" w:rsidRPr="007F665C" w:rsidRDefault="00757F53" w:rsidP="00757F53">
            <w:pPr>
              <w:pStyle w:val="GOSTTablenorm"/>
            </w:pPr>
            <w:r w:rsidRPr="00F93B13">
              <w:t>нет</w:t>
            </w:r>
          </w:p>
        </w:tc>
        <w:tc>
          <w:tcPr>
            <w:tcW w:w="1113" w:type="pct"/>
            <w:tcBorders>
              <w:top w:val="single" w:sz="4" w:space="0" w:color="auto"/>
              <w:left w:val="single" w:sz="4" w:space="0" w:color="auto"/>
              <w:bottom w:val="single" w:sz="4" w:space="0" w:color="auto"/>
              <w:right w:val="single" w:sz="4" w:space="0" w:color="auto"/>
            </w:tcBorders>
          </w:tcPr>
          <w:p w14:paraId="3D23280E" w14:textId="73D625F5" w:rsidR="00757F53" w:rsidRPr="007F665C" w:rsidRDefault="00757F53" w:rsidP="00757F53">
            <w:pPr>
              <w:pStyle w:val="GOSTTablenorm"/>
            </w:pPr>
            <w:r>
              <w:t>Номер КОО по К</w:t>
            </w:r>
            <w:r w:rsidRPr="00DA627C">
              <w:t>т</w:t>
            </w:r>
          </w:p>
        </w:tc>
        <w:tc>
          <w:tcPr>
            <w:tcW w:w="1143" w:type="pct"/>
            <w:tcBorders>
              <w:top w:val="single" w:sz="4" w:space="0" w:color="auto"/>
              <w:left w:val="single" w:sz="4" w:space="0" w:color="auto"/>
              <w:bottom w:val="single" w:sz="4" w:space="0" w:color="auto"/>
              <w:right w:val="single" w:sz="4" w:space="0" w:color="auto"/>
            </w:tcBorders>
          </w:tcPr>
          <w:p w14:paraId="08C4650D" w14:textId="575A4C26" w:rsidR="00757F53" w:rsidRPr="00353D45" w:rsidRDefault="007925CE" w:rsidP="00757F53">
            <w:pPr>
              <w:pStyle w:val="GOSTTablenorm"/>
              <w:rPr>
                <w:color w:val="000000"/>
              </w:rPr>
            </w:pPr>
            <w:ins w:id="6081" w:author="Седых Екатерина Александровна" w:date="2026-03-23T12:57:00Z">
              <w:r>
                <w:t>T0504833:</w:t>
              </w:r>
            </w:ins>
            <w:ins w:id="6082" w:author="Седых Екатерина Александровна" w:date="2026-03-23T12:58:00Z">
              <w:r>
                <w:rPr>
                  <w:lang w:val="en-US"/>
                </w:rPr>
                <w:t>C</w:t>
              </w:r>
            </w:ins>
            <w:ins w:id="6083" w:author="Седых Екатерина Александровна" w:date="2026-03-23T12:57:00Z">
              <w:r w:rsidRPr="00DB7279">
                <w:t>T_KOO</w:t>
              </w:r>
            </w:ins>
            <w:del w:id="6084" w:author="Седых Екатерина Александровна" w:date="2026-03-23T12:57:00Z">
              <w:r w:rsidR="00757F53" w:rsidRPr="00B9499D" w:rsidDel="007925CE">
                <w:rPr>
                  <w:bCs/>
                  <w:szCs w:val="22"/>
                  <w:lang w:val="en-US"/>
                </w:rPr>
                <w:delText>C</w:delText>
              </w:r>
              <w:r w:rsidR="00757F53" w:rsidDel="007925CE">
                <w:rPr>
                  <w:bCs/>
                  <w:szCs w:val="22"/>
                </w:rPr>
                <w:delText>T</w:delText>
              </w:r>
              <w:r w:rsidR="00757F53" w:rsidRPr="002253A6" w:rsidDel="007925CE">
                <w:rPr>
                  <w:bCs/>
                  <w:szCs w:val="22"/>
                  <w:lang w:val="en-US"/>
                </w:rPr>
                <w:delText>_NumberKOO</w:delText>
              </w:r>
            </w:del>
          </w:p>
        </w:tc>
        <w:tc>
          <w:tcPr>
            <w:tcW w:w="1350" w:type="pct"/>
            <w:tcBorders>
              <w:top w:val="single" w:sz="4" w:space="0" w:color="auto"/>
              <w:left w:val="single" w:sz="4" w:space="0" w:color="auto"/>
              <w:bottom w:val="single" w:sz="4" w:space="0" w:color="auto"/>
              <w:right w:val="single" w:sz="4" w:space="0" w:color="auto"/>
            </w:tcBorders>
          </w:tcPr>
          <w:p w14:paraId="71654D88" w14:textId="56EABE03" w:rsidR="00757F53" w:rsidRPr="007F665C" w:rsidRDefault="00757F53" w:rsidP="00757F53">
            <w:pPr>
              <w:pStyle w:val="GOSTTablenorm"/>
            </w:pPr>
            <w:r w:rsidRPr="009F64FB">
              <w:t>-</w:t>
            </w:r>
          </w:p>
        </w:tc>
      </w:tr>
    </w:tbl>
    <w:p w14:paraId="13F6D1D3" w14:textId="77777777" w:rsidR="0076339A" w:rsidRPr="001023C7" w:rsidRDefault="0076339A" w:rsidP="001023C7">
      <w:pPr>
        <w:ind w:left="567" w:firstLine="0"/>
      </w:pPr>
    </w:p>
    <w:p w14:paraId="6AC1789A" w14:textId="3C5AAFE3" w:rsidR="000C5C1E" w:rsidRDefault="000C5C1E" w:rsidP="000C5C1E">
      <w:pPr>
        <w:pStyle w:val="GOSTNameTable"/>
      </w:pPr>
      <w:r>
        <w:fldChar w:fldCharType="begin"/>
      </w:r>
      <w:r>
        <w:instrText xml:space="preserve"> SEQ Таблица \* ARABIC </w:instrText>
      </w:r>
      <w:r>
        <w:fldChar w:fldCharType="separate"/>
      </w:r>
      <w:bookmarkStart w:id="6085" w:name="_Toc226564538"/>
      <w:r w:rsidR="00CE7795">
        <w:t>26</w:t>
      </w:r>
      <w:r>
        <w:fldChar w:fldCharType="end"/>
      </w:r>
      <w:r w:rsidRPr="00E108C0">
        <w:t xml:space="preserve"> </w:t>
      </w:r>
      <w:del w:id="6086" w:author="Лавыгина Анна " w:date="2025-04-22T14:50:00Z">
        <w:r w:rsidRPr="00E108C0" w:rsidDel="0076339A">
          <w:delText xml:space="preserve">- </w:delText>
        </w:r>
      </w:del>
      <w:r w:rsidRPr="00E108C0">
        <w:t xml:space="preserve">Перечень атрибутов, соответствующих типу документа </w:t>
      </w:r>
      <w:r w:rsidRPr="00606472">
        <w:t>«</w:t>
      </w:r>
      <w:r>
        <w:t>Сведения об операциях с целевыми средствами</w:t>
      </w:r>
      <w:r w:rsidRPr="007C32C9">
        <w:t>» (</w:t>
      </w:r>
      <w:r w:rsidRPr="00965CA2">
        <w:t>ф. 0501213</w:t>
      </w:r>
      <w:r w:rsidRPr="007C32C9">
        <w:t xml:space="preserve">) </w:t>
      </w:r>
      <w:r w:rsidRPr="00965CA2">
        <w:t>TSE_05012013_D05</w:t>
      </w:r>
      <w:bookmarkEnd w:id="6085"/>
    </w:p>
    <w:tbl>
      <w:tblPr>
        <w:tblStyle w:val="GOSTTable"/>
        <w:tblW w:w="5002" w:type="pct"/>
        <w:tblLayout w:type="fixed"/>
        <w:tblLook w:val="07E0" w:firstRow="1" w:lastRow="1" w:firstColumn="1" w:lastColumn="1" w:noHBand="1" w:noVBand="1"/>
      </w:tblPr>
      <w:tblGrid>
        <w:gridCol w:w="3535"/>
        <w:gridCol w:w="857"/>
        <w:gridCol w:w="3536"/>
        <w:gridCol w:w="3536"/>
        <w:gridCol w:w="4236"/>
      </w:tblGrid>
      <w:tr w:rsidR="00BA1AEA" w14:paraId="4B055EF7" w14:textId="77777777" w:rsidTr="00AB3FFF">
        <w:trPr>
          <w:cnfStyle w:val="100000000000" w:firstRow="1" w:lastRow="0" w:firstColumn="0" w:lastColumn="0" w:oddVBand="0" w:evenVBand="0" w:oddHBand="0" w:evenHBand="0" w:firstRowFirstColumn="0" w:firstRowLastColumn="0" w:lastRowFirstColumn="0" w:lastRowLastColumn="0"/>
        </w:trPr>
        <w:tc>
          <w:tcPr>
            <w:tcW w:w="1126" w:type="pct"/>
            <w:hideMark/>
          </w:tcPr>
          <w:p w14:paraId="1B3C9F56" w14:textId="77777777" w:rsidR="000C5C1E" w:rsidRDefault="000C5C1E" w:rsidP="00714BF3">
            <w:pPr>
              <w:pStyle w:val="GOSTTableHead"/>
            </w:pPr>
            <w:r>
              <w:t>Наименование атрибута</w:t>
            </w:r>
          </w:p>
        </w:tc>
        <w:tc>
          <w:tcPr>
            <w:tcW w:w="273" w:type="pct"/>
            <w:hideMark/>
          </w:tcPr>
          <w:p w14:paraId="7FB97596" w14:textId="77777777" w:rsidR="000C5C1E" w:rsidRDefault="000C5C1E" w:rsidP="00714BF3">
            <w:pPr>
              <w:pStyle w:val="GOSTTableHead"/>
            </w:pPr>
            <w:r>
              <w:t>Вычисляемый атрибут</w:t>
            </w:r>
          </w:p>
        </w:tc>
        <w:tc>
          <w:tcPr>
            <w:tcW w:w="1126" w:type="pct"/>
            <w:hideMark/>
          </w:tcPr>
          <w:p w14:paraId="08E10969" w14:textId="77777777" w:rsidR="000C5C1E" w:rsidRDefault="000C5C1E" w:rsidP="00714BF3">
            <w:pPr>
              <w:pStyle w:val="GOSTTableHead"/>
            </w:pPr>
            <w:r>
              <w:t>Описание атрибута</w:t>
            </w:r>
          </w:p>
        </w:tc>
        <w:tc>
          <w:tcPr>
            <w:tcW w:w="1126" w:type="pct"/>
            <w:hideMark/>
          </w:tcPr>
          <w:p w14:paraId="3C32B5D2" w14:textId="77777777" w:rsidR="000C5C1E" w:rsidRDefault="000C5C1E" w:rsidP="00714BF3">
            <w:pPr>
              <w:pStyle w:val="GOSTTableHead"/>
            </w:pPr>
            <w:r>
              <w:t>Реквизит документа (наименование тега)</w:t>
            </w:r>
          </w:p>
        </w:tc>
        <w:tc>
          <w:tcPr>
            <w:tcW w:w="1349" w:type="pct"/>
            <w:hideMark/>
          </w:tcPr>
          <w:p w14:paraId="0076075E" w14:textId="77777777" w:rsidR="000C5C1E" w:rsidRDefault="000C5C1E" w:rsidP="00714BF3">
            <w:pPr>
              <w:pStyle w:val="GOSTTableHead"/>
            </w:pPr>
            <w:r>
              <w:t>Алгоритм вычисления</w:t>
            </w:r>
          </w:p>
        </w:tc>
      </w:tr>
      <w:tr w:rsidR="000C5C1E" w14:paraId="1A8AA708" w14:textId="77777777" w:rsidTr="00AB3FFF">
        <w:tc>
          <w:tcPr>
            <w:tcW w:w="1126" w:type="pct"/>
            <w:tcBorders>
              <w:top w:val="single" w:sz="4" w:space="0" w:color="auto"/>
              <w:left w:val="single" w:sz="4" w:space="0" w:color="auto"/>
              <w:bottom w:val="single" w:sz="4" w:space="0" w:color="auto"/>
              <w:right w:val="single" w:sz="4" w:space="0" w:color="auto"/>
            </w:tcBorders>
            <w:hideMark/>
          </w:tcPr>
          <w:p w14:paraId="2818FDF4" w14:textId="77777777" w:rsidR="000C5C1E" w:rsidRPr="007F665C" w:rsidRDefault="000C5C1E" w:rsidP="00714BF3">
            <w:pPr>
              <w:pStyle w:val="GOSTTablenorm"/>
            </w:pPr>
            <w:r w:rsidRPr="007F665C">
              <w:t>Номер_документа*</w:t>
            </w:r>
          </w:p>
        </w:tc>
        <w:tc>
          <w:tcPr>
            <w:tcW w:w="273" w:type="pct"/>
            <w:tcBorders>
              <w:top w:val="single" w:sz="4" w:space="0" w:color="auto"/>
              <w:left w:val="single" w:sz="4" w:space="0" w:color="auto"/>
              <w:bottom w:val="single" w:sz="4" w:space="0" w:color="auto"/>
              <w:right w:val="single" w:sz="4" w:space="0" w:color="auto"/>
            </w:tcBorders>
            <w:hideMark/>
          </w:tcPr>
          <w:p w14:paraId="61D33EDF" w14:textId="77777777" w:rsidR="000C5C1E" w:rsidRPr="007F665C" w:rsidRDefault="000C5C1E" w:rsidP="00714BF3">
            <w:pPr>
              <w:pStyle w:val="GOSTTablenorm"/>
            </w:pPr>
            <w:r w:rsidRPr="007F665C">
              <w:t>нет</w:t>
            </w:r>
          </w:p>
        </w:tc>
        <w:tc>
          <w:tcPr>
            <w:tcW w:w="1126" w:type="pct"/>
            <w:tcBorders>
              <w:top w:val="single" w:sz="4" w:space="0" w:color="auto"/>
              <w:left w:val="single" w:sz="4" w:space="0" w:color="auto"/>
              <w:bottom w:val="single" w:sz="4" w:space="0" w:color="auto"/>
              <w:right w:val="single" w:sz="4" w:space="0" w:color="auto"/>
            </w:tcBorders>
            <w:hideMark/>
          </w:tcPr>
          <w:p w14:paraId="001FEAED" w14:textId="77777777" w:rsidR="000C5C1E" w:rsidRPr="007F665C" w:rsidRDefault="000C5C1E" w:rsidP="00714BF3">
            <w:pPr>
              <w:pStyle w:val="GOSTTablenorm"/>
            </w:pPr>
            <w:r w:rsidRPr="007F665C">
              <w:t>Номер документа</w:t>
            </w:r>
          </w:p>
        </w:tc>
        <w:tc>
          <w:tcPr>
            <w:tcW w:w="1126" w:type="pct"/>
            <w:tcBorders>
              <w:top w:val="single" w:sz="4" w:space="0" w:color="auto"/>
              <w:left w:val="single" w:sz="4" w:space="0" w:color="auto"/>
              <w:bottom w:val="single" w:sz="4" w:space="0" w:color="auto"/>
              <w:right w:val="single" w:sz="4" w:space="0" w:color="auto"/>
            </w:tcBorders>
            <w:hideMark/>
          </w:tcPr>
          <w:p w14:paraId="63842784" w14:textId="77777777" w:rsidR="000C5C1E" w:rsidRPr="007F665C" w:rsidRDefault="000C5C1E" w:rsidP="00714BF3">
            <w:pPr>
              <w:pStyle w:val="GOSTTablenorm"/>
            </w:pPr>
            <w:r w:rsidRPr="00353D45">
              <w:rPr>
                <w:color w:val="000000"/>
              </w:rPr>
              <w:t>BRE_DOCDATE</w:t>
            </w:r>
          </w:p>
        </w:tc>
        <w:tc>
          <w:tcPr>
            <w:tcW w:w="1349" w:type="pct"/>
            <w:tcBorders>
              <w:top w:val="single" w:sz="4" w:space="0" w:color="auto"/>
              <w:left w:val="single" w:sz="4" w:space="0" w:color="auto"/>
              <w:bottom w:val="single" w:sz="4" w:space="0" w:color="auto"/>
              <w:right w:val="single" w:sz="4" w:space="0" w:color="auto"/>
            </w:tcBorders>
            <w:hideMark/>
          </w:tcPr>
          <w:p w14:paraId="5FECCD3E" w14:textId="77777777" w:rsidR="000C5C1E" w:rsidRPr="007F665C" w:rsidRDefault="000C5C1E" w:rsidP="00714BF3">
            <w:pPr>
              <w:pStyle w:val="GOSTTablenorm"/>
            </w:pPr>
            <w:r w:rsidRPr="007F665C">
              <w:t>-</w:t>
            </w:r>
          </w:p>
        </w:tc>
      </w:tr>
      <w:tr w:rsidR="000C5C1E" w14:paraId="45FDCA54" w14:textId="77777777" w:rsidTr="00AB3FFF">
        <w:tc>
          <w:tcPr>
            <w:tcW w:w="1126" w:type="pct"/>
            <w:tcBorders>
              <w:top w:val="single" w:sz="4" w:space="0" w:color="auto"/>
              <w:left w:val="single" w:sz="4" w:space="0" w:color="auto"/>
              <w:bottom w:val="single" w:sz="4" w:space="0" w:color="auto"/>
              <w:right w:val="single" w:sz="4" w:space="0" w:color="auto"/>
            </w:tcBorders>
            <w:hideMark/>
          </w:tcPr>
          <w:p w14:paraId="543699C6" w14:textId="77777777" w:rsidR="000C5C1E" w:rsidRPr="007F665C" w:rsidRDefault="000C5C1E" w:rsidP="00714BF3">
            <w:pPr>
              <w:pStyle w:val="GOSTTablenorm"/>
            </w:pPr>
            <w:r>
              <w:t>Дата_</w:t>
            </w:r>
            <w:r w:rsidRPr="007F665C">
              <w:t>документа*</w:t>
            </w:r>
          </w:p>
        </w:tc>
        <w:tc>
          <w:tcPr>
            <w:tcW w:w="273" w:type="pct"/>
            <w:tcBorders>
              <w:top w:val="single" w:sz="4" w:space="0" w:color="auto"/>
              <w:left w:val="single" w:sz="4" w:space="0" w:color="auto"/>
              <w:bottom w:val="single" w:sz="4" w:space="0" w:color="auto"/>
              <w:right w:val="single" w:sz="4" w:space="0" w:color="auto"/>
            </w:tcBorders>
            <w:hideMark/>
          </w:tcPr>
          <w:p w14:paraId="4DB61FCA" w14:textId="77777777" w:rsidR="000C5C1E" w:rsidRPr="007F665C" w:rsidRDefault="000C5C1E" w:rsidP="00714BF3">
            <w:pPr>
              <w:pStyle w:val="GOSTTablenorm"/>
            </w:pPr>
            <w:r w:rsidRPr="007F665C">
              <w:t>нет</w:t>
            </w:r>
          </w:p>
        </w:tc>
        <w:tc>
          <w:tcPr>
            <w:tcW w:w="1126" w:type="pct"/>
            <w:tcBorders>
              <w:top w:val="single" w:sz="4" w:space="0" w:color="auto"/>
              <w:left w:val="single" w:sz="4" w:space="0" w:color="auto"/>
              <w:bottom w:val="single" w:sz="4" w:space="0" w:color="auto"/>
              <w:right w:val="single" w:sz="4" w:space="0" w:color="auto"/>
            </w:tcBorders>
            <w:hideMark/>
          </w:tcPr>
          <w:p w14:paraId="5EEE6092" w14:textId="77777777" w:rsidR="000C5C1E" w:rsidRPr="007F665C" w:rsidRDefault="000C5C1E" w:rsidP="00714BF3">
            <w:pPr>
              <w:pStyle w:val="GOSTTablenorm"/>
            </w:pPr>
            <w:r w:rsidRPr="007F665C">
              <w:t>Дата документа</w:t>
            </w:r>
          </w:p>
        </w:tc>
        <w:tc>
          <w:tcPr>
            <w:tcW w:w="1126" w:type="pct"/>
            <w:tcBorders>
              <w:top w:val="single" w:sz="4" w:space="0" w:color="auto"/>
              <w:left w:val="single" w:sz="4" w:space="0" w:color="auto"/>
              <w:bottom w:val="single" w:sz="4" w:space="0" w:color="auto"/>
              <w:right w:val="single" w:sz="4" w:space="0" w:color="auto"/>
            </w:tcBorders>
            <w:hideMark/>
          </w:tcPr>
          <w:p w14:paraId="79FBB939" w14:textId="77777777" w:rsidR="000C5C1E" w:rsidRPr="007F665C" w:rsidRDefault="000C5C1E" w:rsidP="00714BF3">
            <w:pPr>
              <w:pStyle w:val="GOSTTablenorm"/>
            </w:pPr>
            <w:r w:rsidRPr="00353D45">
              <w:rPr>
                <w:color w:val="000000"/>
              </w:rPr>
              <w:t>BRE_DOCNUM</w:t>
            </w:r>
          </w:p>
        </w:tc>
        <w:tc>
          <w:tcPr>
            <w:tcW w:w="1349" w:type="pct"/>
            <w:tcBorders>
              <w:top w:val="single" w:sz="4" w:space="0" w:color="auto"/>
              <w:left w:val="single" w:sz="4" w:space="0" w:color="auto"/>
              <w:bottom w:val="single" w:sz="4" w:space="0" w:color="auto"/>
              <w:right w:val="single" w:sz="4" w:space="0" w:color="auto"/>
            </w:tcBorders>
            <w:hideMark/>
          </w:tcPr>
          <w:p w14:paraId="48FDA708" w14:textId="77777777" w:rsidR="000C5C1E" w:rsidRPr="007F665C" w:rsidRDefault="000C5C1E" w:rsidP="00714BF3">
            <w:pPr>
              <w:pStyle w:val="GOSTTablenorm"/>
            </w:pPr>
            <w:r w:rsidRPr="007F665C">
              <w:t>-</w:t>
            </w:r>
          </w:p>
        </w:tc>
      </w:tr>
      <w:tr w:rsidR="00152FDF" w14:paraId="6C19199E" w14:textId="77777777" w:rsidTr="00AB3FFF">
        <w:tc>
          <w:tcPr>
            <w:tcW w:w="1126" w:type="pct"/>
            <w:tcBorders>
              <w:top w:val="single" w:sz="4" w:space="0" w:color="auto"/>
              <w:left w:val="single" w:sz="4" w:space="0" w:color="auto"/>
              <w:bottom w:val="single" w:sz="4" w:space="0" w:color="auto"/>
              <w:right w:val="single" w:sz="4" w:space="0" w:color="auto"/>
            </w:tcBorders>
          </w:tcPr>
          <w:p w14:paraId="0EEAC558" w14:textId="10DAAEFF" w:rsidR="00152FDF" w:rsidRDefault="00152FDF" w:rsidP="00714BF3">
            <w:pPr>
              <w:pStyle w:val="GOSTTablenorm"/>
            </w:pPr>
            <w:r>
              <w:t>Вид_документа</w:t>
            </w:r>
          </w:p>
        </w:tc>
        <w:tc>
          <w:tcPr>
            <w:tcW w:w="273" w:type="pct"/>
            <w:tcBorders>
              <w:top w:val="single" w:sz="4" w:space="0" w:color="auto"/>
              <w:left w:val="single" w:sz="4" w:space="0" w:color="auto"/>
              <w:bottom w:val="single" w:sz="4" w:space="0" w:color="auto"/>
              <w:right w:val="single" w:sz="4" w:space="0" w:color="auto"/>
            </w:tcBorders>
          </w:tcPr>
          <w:p w14:paraId="5FA17C89" w14:textId="15AB5961" w:rsidR="00152FDF" w:rsidRPr="007F665C" w:rsidRDefault="00152FDF" w:rsidP="00714BF3">
            <w:pPr>
              <w:pStyle w:val="GOSTTablenorm"/>
            </w:pPr>
            <w:r>
              <w:t>да</w:t>
            </w:r>
          </w:p>
        </w:tc>
        <w:tc>
          <w:tcPr>
            <w:tcW w:w="1126" w:type="pct"/>
            <w:tcBorders>
              <w:top w:val="single" w:sz="4" w:space="0" w:color="auto"/>
              <w:left w:val="single" w:sz="4" w:space="0" w:color="auto"/>
              <w:bottom w:val="single" w:sz="4" w:space="0" w:color="auto"/>
              <w:right w:val="single" w:sz="4" w:space="0" w:color="auto"/>
            </w:tcBorders>
          </w:tcPr>
          <w:p w14:paraId="51337D1E" w14:textId="0E7D4747" w:rsidR="00152FDF" w:rsidRPr="007F665C" w:rsidRDefault="00152FDF" w:rsidP="00714BF3">
            <w:pPr>
              <w:pStyle w:val="GOSTTablenorm"/>
            </w:pPr>
            <w:r>
              <w:t>Вид документа</w:t>
            </w:r>
          </w:p>
        </w:tc>
        <w:tc>
          <w:tcPr>
            <w:tcW w:w="1126" w:type="pct"/>
            <w:tcBorders>
              <w:top w:val="single" w:sz="4" w:space="0" w:color="auto"/>
              <w:left w:val="single" w:sz="4" w:space="0" w:color="auto"/>
              <w:bottom w:val="single" w:sz="4" w:space="0" w:color="auto"/>
              <w:right w:val="single" w:sz="4" w:space="0" w:color="auto"/>
            </w:tcBorders>
          </w:tcPr>
          <w:p w14:paraId="3F53D093" w14:textId="38F14DB6" w:rsidR="00152FDF" w:rsidRPr="00353D45" w:rsidRDefault="00152FDF" w:rsidP="00714BF3">
            <w:pPr>
              <w:pStyle w:val="GOSTTablenorm"/>
              <w:rPr>
                <w:color w:val="000000"/>
              </w:rPr>
            </w:pPr>
            <w:r>
              <w:rPr>
                <w:color w:val="000000"/>
              </w:rPr>
              <w:t>-</w:t>
            </w:r>
          </w:p>
        </w:tc>
        <w:tc>
          <w:tcPr>
            <w:tcW w:w="1349" w:type="pct"/>
            <w:tcBorders>
              <w:top w:val="single" w:sz="4" w:space="0" w:color="auto"/>
              <w:left w:val="single" w:sz="4" w:space="0" w:color="auto"/>
              <w:bottom w:val="single" w:sz="4" w:space="0" w:color="auto"/>
              <w:right w:val="single" w:sz="4" w:space="0" w:color="auto"/>
            </w:tcBorders>
          </w:tcPr>
          <w:p w14:paraId="0D7567BB" w14:textId="40B9228B" w:rsidR="00152FDF" w:rsidRPr="007F665C" w:rsidRDefault="00152FDF" w:rsidP="00714BF3">
            <w:pPr>
              <w:pStyle w:val="GOSTTablenorm"/>
            </w:pPr>
            <w:r>
              <w:t>Указывается значение «БВЮ</w:t>
            </w:r>
            <w:r w:rsidRPr="007F665C">
              <w:t>»</w:t>
            </w:r>
          </w:p>
        </w:tc>
      </w:tr>
      <w:tr w:rsidR="00F772A5" w14:paraId="61836D57" w14:textId="77777777" w:rsidTr="00AB3FFF">
        <w:tc>
          <w:tcPr>
            <w:tcW w:w="1126" w:type="pct"/>
            <w:tcBorders>
              <w:top w:val="single" w:sz="4" w:space="0" w:color="auto"/>
              <w:left w:val="single" w:sz="4" w:space="0" w:color="auto"/>
              <w:bottom w:val="single" w:sz="4" w:space="0" w:color="auto"/>
              <w:right w:val="single" w:sz="4" w:space="0" w:color="auto"/>
            </w:tcBorders>
          </w:tcPr>
          <w:p w14:paraId="0533824D" w14:textId="2E7FF081" w:rsidR="00F772A5" w:rsidRDefault="00F772A5" w:rsidP="00F772A5">
            <w:pPr>
              <w:pStyle w:val="GOSTTablenorm"/>
            </w:pPr>
            <w:r>
              <w:t>Дата_ввода_в_действие</w:t>
            </w:r>
          </w:p>
        </w:tc>
        <w:tc>
          <w:tcPr>
            <w:tcW w:w="273" w:type="pct"/>
            <w:tcBorders>
              <w:top w:val="single" w:sz="4" w:space="0" w:color="auto"/>
              <w:left w:val="single" w:sz="4" w:space="0" w:color="auto"/>
              <w:bottom w:val="single" w:sz="4" w:space="0" w:color="auto"/>
              <w:right w:val="single" w:sz="4" w:space="0" w:color="auto"/>
            </w:tcBorders>
          </w:tcPr>
          <w:p w14:paraId="241A6C70" w14:textId="7D3A4DEA" w:rsidR="00F772A5" w:rsidRPr="007F665C" w:rsidRDefault="00F772A5" w:rsidP="00F772A5">
            <w:pPr>
              <w:pStyle w:val="GOSTTablenorm"/>
            </w:pPr>
            <w:r>
              <w:t>да</w:t>
            </w:r>
          </w:p>
        </w:tc>
        <w:tc>
          <w:tcPr>
            <w:tcW w:w="1126" w:type="pct"/>
            <w:tcBorders>
              <w:top w:val="single" w:sz="4" w:space="0" w:color="auto"/>
              <w:left w:val="single" w:sz="4" w:space="0" w:color="auto"/>
              <w:bottom w:val="single" w:sz="4" w:space="0" w:color="auto"/>
              <w:right w:val="single" w:sz="4" w:space="0" w:color="auto"/>
            </w:tcBorders>
          </w:tcPr>
          <w:p w14:paraId="24BEBB76" w14:textId="40CC0E08" w:rsidR="00F772A5" w:rsidRPr="007F665C" w:rsidRDefault="00F772A5" w:rsidP="00F772A5">
            <w:pPr>
              <w:pStyle w:val="GOSTTablenorm"/>
            </w:pPr>
            <w:r>
              <w:t>Дата ввода в действие</w:t>
            </w:r>
          </w:p>
        </w:tc>
        <w:tc>
          <w:tcPr>
            <w:tcW w:w="1126" w:type="pct"/>
            <w:tcBorders>
              <w:top w:val="single" w:sz="4" w:space="0" w:color="auto"/>
              <w:left w:val="single" w:sz="4" w:space="0" w:color="auto"/>
              <w:bottom w:val="single" w:sz="4" w:space="0" w:color="auto"/>
              <w:right w:val="single" w:sz="4" w:space="0" w:color="auto"/>
            </w:tcBorders>
          </w:tcPr>
          <w:p w14:paraId="442A6F3D" w14:textId="6F4324D7" w:rsidR="00F772A5" w:rsidRPr="00353D45" w:rsidRDefault="00F772A5" w:rsidP="00F772A5">
            <w:pPr>
              <w:pStyle w:val="GOSTTablenorm"/>
              <w:rPr>
                <w:color w:val="000000"/>
              </w:rPr>
            </w:pPr>
            <w:r>
              <w:t>SettlementDate (из заголовка запроса)</w:t>
            </w:r>
          </w:p>
        </w:tc>
        <w:tc>
          <w:tcPr>
            <w:tcW w:w="1349" w:type="pct"/>
            <w:tcBorders>
              <w:top w:val="single" w:sz="4" w:space="0" w:color="auto"/>
              <w:left w:val="single" w:sz="4" w:space="0" w:color="auto"/>
              <w:bottom w:val="single" w:sz="4" w:space="0" w:color="auto"/>
              <w:right w:val="single" w:sz="4" w:space="0" w:color="auto"/>
            </w:tcBorders>
          </w:tcPr>
          <w:p w14:paraId="2AFA5B0B" w14:textId="7DE9476F" w:rsidR="00F772A5" w:rsidRPr="007F665C" w:rsidRDefault="00F772A5" w:rsidP="00F772A5">
            <w:pPr>
              <w:pStyle w:val="GOSTTablenorm"/>
            </w:pPr>
            <w:r>
              <w:t>Для данного типа документов Дата_ввода_в_действие = Дата_отражения_в_учете</w:t>
            </w:r>
          </w:p>
        </w:tc>
      </w:tr>
      <w:tr w:rsidR="00F772A5" w14:paraId="0D3A5035" w14:textId="77777777" w:rsidTr="00AB3FFF">
        <w:tc>
          <w:tcPr>
            <w:tcW w:w="1126" w:type="pct"/>
            <w:tcBorders>
              <w:top w:val="single" w:sz="4" w:space="0" w:color="auto"/>
              <w:left w:val="single" w:sz="4" w:space="0" w:color="auto"/>
              <w:bottom w:val="single" w:sz="4" w:space="0" w:color="auto"/>
              <w:right w:val="single" w:sz="4" w:space="0" w:color="auto"/>
            </w:tcBorders>
            <w:hideMark/>
          </w:tcPr>
          <w:p w14:paraId="3447CBFD" w14:textId="77777777" w:rsidR="00F772A5" w:rsidRPr="007F665C" w:rsidRDefault="00F772A5" w:rsidP="00F772A5">
            <w:pPr>
              <w:pStyle w:val="GOSTTablenorm"/>
            </w:pPr>
            <w:r w:rsidRPr="007F665C">
              <w:t>Наименование_документа</w:t>
            </w:r>
          </w:p>
        </w:tc>
        <w:tc>
          <w:tcPr>
            <w:tcW w:w="273" w:type="pct"/>
            <w:tcBorders>
              <w:top w:val="single" w:sz="4" w:space="0" w:color="auto"/>
              <w:left w:val="single" w:sz="4" w:space="0" w:color="auto"/>
              <w:bottom w:val="single" w:sz="4" w:space="0" w:color="auto"/>
              <w:right w:val="single" w:sz="4" w:space="0" w:color="auto"/>
            </w:tcBorders>
            <w:hideMark/>
          </w:tcPr>
          <w:p w14:paraId="416969B9" w14:textId="77777777" w:rsidR="00F772A5" w:rsidRPr="007F665C" w:rsidRDefault="00F772A5" w:rsidP="00F772A5">
            <w:pPr>
              <w:pStyle w:val="GOSTTablenorm"/>
            </w:pPr>
            <w:r w:rsidRPr="007F665C">
              <w:t>да</w:t>
            </w:r>
          </w:p>
        </w:tc>
        <w:tc>
          <w:tcPr>
            <w:tcW w:w="1126" w:type="pct"/>
            <w:tcBorders>
              <w:top w:val="single" w:sz="4" w:space="0" w:color="auto"/>
              <w:left w:val="single" w:sz="4" w:space="0" w:color="auto"/>
              <w:bottom w:val="single" w:sz="4" w:space="0" w:color="auto"/>
              <w:right w:val="single" w:sz="4" w:space="0" w:color="auto"/>
            </w:tcBorders>
            <w:hideMark/>
          </w:tcPr>
          <w:p w14:paraId="0409BC9F" w14:textId="77777777" w:rsidR="00F772A5" w:rsidRPr="007F665C" w:rsidRDefault="00F772A5" w:rsidP="00F772A5">
            <w:pPr>
              <w:pStyle w:val="GOSTTablenorm"/>
            </w:pPr>
            <w:r w:rsidRPr="007F665C">
              <w:t>Наименование документа</w:t>
            </w:r>
          </w:p>
        </w:tc>
        <w:tc>
          <w:tcPr>
            <w:tcW w:w="1126" w:type="pct"/>
            <w:tcBorders>
              <w:top w:val="single" w:sz="4" w:space="0" w:color="auto"/>
              <w:left w:val="single" w:sz="4" w:space="0" w:color="auto"/>
              <w:bottom w:val="single" w:sz="4" w:space="0" w:color="auto"/>
              <w:right w:val="single" w:sz="4" w:space="0" w:color="auto"/>
            </w:tcBorders>
          </w:tcPr>
          <w:p w14:paraId="0495CE25" w14:textId="77777777" w:rsidR="00F772A5" w:rsidRPr="007F665C" w:rsidRDefault="00F772A5" w:rsidP="00F772A5">
            <w:pPr>
              <w:pStyle w:val="GOSTTablenorm"/>
            </w:pPr>
          </w:p>
        </w:tc>
        <w:tc>
          <w:tcPr>
            <w:tcW w:w="1349" w:type="pct"/>
            <w:tcBorders>
              <w:top w:val="single" w:sz="4" w:space="0" w:color="auto"/>
              <w:left w:val="single" w:sz="4" w:space="0" w:color="auto"/>
              <w:bottom w:val="single" w:sz="4" w:space="0" w:color="auto"/>
              <w:right w:val="single" w:sz="4" w:space="0" w:color="auto"/>
            </w:tcBorders>
            <w:hideMark/>
          </w:tcPr>
          <w:p w14:paraId="021225A1" w14:textId="77777777" w:rsidR="00F772A5" w:rsidRPr="007F665C" w:rsidRDefault="00F772A5" w:rsidP="00F772A5">
            <w:pPr>
              <w:pStyle w:val="GOSTTablenorm"/>
            </w:pPr>
            <w:r w:rsidRPr="007F665C">
              <w:t>Наименование документа определяется по справочнику «Типы документов» с помощью значения атрибута Тип_документа (TypeDoc) из заголовка запроса</w:t>
            </w:r>
          </w:p>
        </w:tc>
      </w:tr>
      <w:tr w:rsidR="00F772A5" w14:paraId="4BAD4994" w14:textId="77777777" w:rsidTr="00AB3FFF">
        <w:tc>
          <w:tcPr>
            <w:tcW w:w="1126" w:type="pct"/>
            <w:tcBorders>
              <w:top w:val="single" w:sz="4" w:space="0" w:color="auto"/>
              <w:left w:val="single" w:sz="4" w:space="0" w:color="auto"/>
              <w:bottom w:val="single" w:sz="4" w:space="0" w:color="auto"/>
              <w:right w:val="single" w:sz="4" w:space="0" w:color="auto"/>
            </w:tcBorders>
            <w:hideMark/>
          </w:tcPr>
          <w:p w14:paraId="1123B602" w14:textId="77777777" w:rsidR="00F772A5" w:rsidRPr="007F665C" w:rsidRDefault="00F772A5" w:rsidP="00F772A5">
            <w:pPr>
              <w:pStyle w:val="GOSTTablenorm"/>
            </w:pPr>
            <w:r w:rsidRPr="007F665C">
              <w:t>Код_валюты</w:t>
            </w:r>
          </w:p>
        </w:tc>
        <w:tc>
          <w:tcPr>
            <w:tcW w:w="273" w:type="pct"/>
            <w:tcBorders>
              <w:top w:val="single" w:sz="4" w:space="0" w:color="auto"/>
              <w:left w:val="single" w:sz="4" w:space="0" w:color="auto"/>
              <w:bottom w:val="single" w:sz="4" w:space="0" w:color="auto"/>
              <w:right w:val="single" w:sz="4" w:space="0" w:color="auto"/>
            </w:tcBorders>
            <w:hideMark/>
          </w:tcPr>
          <w:p w14:paraId="220A3067" w14:textId="77777777" w:rsidR="00F772A5" w:rsidRPr="007F665C" w:rsidRDefault="00F772A5" w:rsidP="00F772A5">
            <w:pPr>
              <w:pStyle w:val="GOSTTablenorm"/>
            </w:pPr>
            <w:r w:rsidRPr="007F665C">
              <w:t>да</w:t>
            </w:r>
          </w:p>
        </w:tc>
        <w:tc>
          <w:tcPr>
            <w:tcW w:w="1126" w:type="pct"/>
            <w:tcBorders>
              <w:top w:val="single" w:sz="4" w:space="0" w:color="auto"/>
              <w:left w:val="single" w:sz="4" w:space="0" w:color="auto"/>
              <w:bottom w:val="single" w:sz="4" w:space="0" w:color="auto"/>
              <w:right w:val="single" w:sz="4" w:space="0" w:color="auto"/>
            </w:tcBorders>
            <w:hideMark/>
          </w:tcPr>
          <w:p w14:paraId="7BEFA729" w14:textId="77777777" w:rsidR="00F772A5" w:rsidRPr="007F665C" w:rsidRDefault="00F772A5" w:rsidP="00F772A5">
            <w:pPr>
              <w:pStyle w:val="GOSTTablenorm"/>
            </w:pPr>
            <w:r w:rsidRPr="007F665C">
              <w:t>Код валюты по ОКВ</w:t>
            </w:r>
          </w:p>
        </w:tc>
        <w:tc>
          <w:tcPr>
            <w:tcW w:w="1126" w:type="pct"/>
            <w:tcBorders>
              <w:top w:val="single" w:sz="4" w:space="0" w:color="auto"/>
              <w:left w:val="single" w:sz="4" w:space="0" w:color="auto"/>
              <w:bottom w:val="single" w:sz="4" w:space="0" w:color="auto"/>
              <w:right w:val="single" w:sz="4" w:space="0" w:color="auto"/>
            </w:tcBorders>
            <w:hideMark/>
          </w:tcPr>
          <w:p w14:paraId="33ECB9E2" w14:textId="77777777" w:rsidR="00F772A5" w:rsidRPr="007F665C" w:rsidRDefault="00F772A5" w:rsidP="00F772A5">
            <w:pPr>
              <w:pStyle w:val="GOSTTablenorm"/>
            </w:pPr>
            <w:r w:rsidRPr="00633328">
              <w:t>FFF_CURRENCYCODE</w:t>
            </w:r>
          </w:p>
        </w:tc>
        <w:tc>
          <w:tcPr>
            <w:tcW w:w="1349" w:type="pct"/>
            <w:tcBorders>
              <w:top w:val="single" w:sz="4" w:space="0" w:color="auto"/>
              <w:left w:val="single" w:sz="4" w:space="0" w:color="auto"/>
              <w:bottom w:val="single" w:sz="4" w:space="0" w:color="auto"/>
              <w:right w:val="single" w:sz="4" w:space="0" w:color="auto"/>
            </w:tcBorders>
            <w:hideMark/>
          </w:tcPr>
          <w:p w14:paraId="1BA3D737" w14:textId="77777777" w:rsidR="00F772A5" w:rsidRPr="007F665C" w:rsidRDefault="00F772A5" w:rsidP="00F772A5">
            <w:pPr>
              <w:pStyle w:val="GOSTTablenorm"/>
            </w:pPr>
            <w:r w:rsidRPr="007F665C">
              <w:t>В составе документа может приходить как цифровой, так и буквенный код валюты.</w:t>
            </w:r>
          </w:p>
          <w:p w14:paraId="778410B9" w14:textId="77777777" w:rsidR="00F772A5" w:rsidRPr="007F665C" w:rsidRDefault="00F772A5" w:rsidP="00135122">
            <w:pPr>
              <w:pStyle w:val="GOSTTableListNum10"/>
              <w:numPr>
                <w:ilvl w:val="0"/>
                <w:numId w:val="31"/>
              </w:numPr>
            </w:pPr>
            <w:r w:rsidRPr="007F665C">
              <w:t>если код валюты пришел цифровой, то в атрибут его значение записывается в неизменном виде;</w:t>
            </w:r>
          </w:p>
          <w:p w14:paraId="20828ECE" w14:textId="58934255" w:rsidR="00F772A5" w:rsidRPr="007F665C" w:rsidRDefault="00F772A5" w:rsidP="00135122">
            <w:pPr>
              <w:pStyle w:val="GOSTTableListNum10"/>
              <w:numPr>
                <w:ilvl w:val="0"/>
                <w:numId w:val="30"/>
              </w:numPr>
            </w:pPr>
            <w:r w:rsidRPr="007F665C">
              <w:t>если код валюты пришел буквенный, то в атрибут его значение записывается после преобразования в цифровой по данным справочника «Общероссийский классификатор валют (ОКВ)»</w:t>
            </w:r>
            <w:r>
              <w:rPr>
                <w:rStyle w:val="af6"/>
              </w:rPr>
              <w:t xml:space="preserve"> </w:t>
            </w:r>
            <w:r>
              <w:fldChar w:fldCharType="begin"/>
            </w:r>
            <w:r>
              <w:rPr>
                <w:rStyle w:val="af6"/>
              </w:rPr>
              <w:instrText xml:space="preserve"> NOTEREF _Ref192751899 </w:instrText>
            </w:r>
            <w:r>
              <w:fldChar w:fldCharType="separate"/>
            </w:r>
            <w:r w:rsidR="00CE7795">
              <w:rPr>
                <w:rStyle w:val="af6"/>
              </w:rPr>
              <w:t>7</w:t>
            </w:r>
            <w:r>
              <w:fldChar w:fldCharType="end"/>
            </w:r>
          </w:p>
        </w:tc>
      </w:tr>
      <w:tr w:rsidR="00F772A5" w14:paraId="6A0A3CA3" w14:textId="77777777" w:rsidTr="00AB3FFF">
        <w:tc>
          <w:tcPr>
            <w:tcW w:w="1126" w:type="pct"/>
            <w:tcBorders>
              <w:top w:val="single" w:sz="4" w:space="0" w:color="auto"/>
              <w:left w:val="single" w:sz="4" w:space="0" w:color="auto"/>
              <w:bottom w:val="single" w:sz="4" w:space="0" w:color="auto"/>
              <w:right w:val="single" w:sz="4" w:space="0" w:color="auto"/>
            </w:tcBorders>
            <w:hideMark/>
          </w:tcPr>
          <w:p w14:paraId="51EC9D50" w14:textId="77777777" w:rsidR="00F772A5" w:rsidRPr="007F665C" w:rsidRDefault="00F772A5" w:rsidP="00F772A5">
            <w:pPr>
              <w:pStyle w:val="GOSTTablenorm"/>
            </w:pPr>
            <w:r w:rsidRPr="007F665C">
              <w:rPr>
                <w:szCs w:val="22"/>
              </w:rPr>
              <w:t>Код_валюты_учета</w:t>
            </w:r>
          </w:p>
        </w:tc>
        <w:tc>
          <w:tcPr>
            <w:tcW w:w="273" w:type="pct"/>
            <w:tcBorders>
              <w:top w:val="single" w:sz="4" w:space="0" w:color="auto"/>
              <w:left w:val="single" w:sz="4" w:space="0" w:color="auto"/>
              <w:bottom w:val="single" w:sz="4" w:space="0" w:color="auto"/>
              <w:right w:val="single" w:sz="4" w:space="0" w:color="auto"/>
            </w:tcBorders>
            <w:hideMark/>
          </w:tcPr>
          <w:p w14:paraId="7D5BEB23" w14:textId="77777777" w:rsidR="00F772A5" w:rsidRPr="007F665C" w:rsidRDefault="00F772A5" w:rsidP="00F772A5">
            <w:pPr>
              <w:pStyle w:val="GOSTTablenorm"/>
            </w:pPr>
            <w:r w:rsidRPr="007F665C">
              <w:rPr>
                <w:szCs w:val="22"/>
              </w:rPr>
              <w:t>да</w:t>
            </w:r>
          </w:p>
        </w:tc>
        <w:tc>
          <w:tcPr>
            <w:tcW w:w="1126" w:type="pct"/>
            <w:tcBorders>
              <w:top w:val="single" w:sz="4" w:space="0" w:color="auto"/>
              <w:left w:val="single" w:sz="4" w:space="0" w:color="auto"/>
              <w:bottom w:val="single" w:sz="4" w:space="0" w:color="auto"/>
              <w:right w:val="single" w:sz="4" w:space="0" w:color="auto"/>
            </w:tcBorders>
            <w:hideMark/>
          </w:tcPr>
          <w:p w14:paraId="4A589F31" w14:textId="77777777" w:rsidR="00F772A5" w:rsidRPr="007F665C" w:rsidRDefault="00F772A5" w:rsidP="00F772A5">
            <w:pPr>
              <w:pStyle w:val="GOSTTablenorm"/>
            </w:pPr>
            <w:r w:rsidRPr="007F665C">
              <w:rPr>
                <w:szCs w:val="22"/>
              </w:rPr>
              <w:t>Код валюты учета по ОКВ</w:t>
            </w:r>
          </w:p>
        </w:tc>
        <w:tc>
          <w:tcPr>
            <w:tcW w:w="1126" w:type="pct"/>
            <w:tcBorders>
              <w:top w:val="single" w:sz="4" w:space="0" w:color="auto"/>
              <w:left w:val="single" w:sz="4" w:space="0" w:color="auto"/>
              <w:bottom w:val="single" w:sz="4" w:space="0" w:color="auto"/>
              <w:right w:val="single" w:sz="4" w:space="0" w:color="auto"/>
            </w:tcBorders>
            <w:hideMark/>
          </w:tcPr>
          <w:p w14:paraId="44DFEFD8" w14:textId="77777777" w:rsidR="00F772A5" w:rsidRPr="007F665C" w:rsidRDefault="00F772A5" w:rsidP="00F772A5">
            <w:pPr>
              <w:pStyle w:val="GOSTTablenorm"/>
            </w:pPr>
            <w:r w:rsidRPr="007F665C">
              <w:t>-</w:t>
            </w:r>
          </w:p>
        </w:tc>
        <w:tc>
          <w:tcPr>
            <w:tcW w:w="1349" w:type="pct"/>
            <w:tcBorders>
              <w:top w:val="single" w:sz="4" w:space="0" w:color="auto"/>
              <w:left w:val="single" w:sz="4" w:space="0" w:color="auto"/>
              <w:bottom w:val="single" w:sz="4" w:space="0" w:color="auto"/>
              <w:right w:val="single" w:sz="4" w:space="0" w:color="auto"/>
            </w:tcBorders>
            <w:hideMark/>
          </w:tcPr>
          <w:p w14:paraId="5E011186" w14:textId="77777777" w:rsidR="00F772A5" w:rsidRPr="007F665C" w:rsidRDefault="00F772A5" w:rsidP="00F772A5">
            <w:pPr>
              <w:pStyle w:val="GOSTTablenorm"/>
            </w:pPr>
            <w:r w:rsidRPr="007F665C">
              <w:t>Указывается значение «643»</w:t>
            </w:r>
          </w:p>
        </w:tc>
      </w:tr>
      <w:tr w:rsidR="00F772A5" w14:paraId="07188C82" w14:textId="77777777" w:rsidTr="00AB3FFF">
        <w:tc>
          <w:tcPr>
            <w:tcW w:w="1126" w:type="pct"/>
            <w:tcBorders>
              <w:top w:val="single" w:sz="4" w:space="0" w:color="auto"/>
              <w:left w:val="single" w:sz="4" w:space="0" w:color="auto"/>
              <w:bottom w:val="single" w:sz="4" w:space="0" w:color="auto"/>
              <w:right w:val="single" w:sz="4" w:space="0" w:color="auto"/>
            </w:tcBorders>
            <w:hideMark/>
          </w:tcPr>
          <w:p w14:paraId="25C515D4" w14:textId="77777777" w:rsidR="00F772A5" w:rsidRPr="007F665C" w:rsidRDefault="00F772A5" w:rsidP="00F772A5">
            <w:pPr>
              <w:pStyle w:val="GOSTTablenorm"/>
            </w:pPr>
            <w:r w:rsidRPr="007F665C">
              <w:t>Дата_ввода_в_действие</w:t>
            </w:r>
          </w:p>
        </w:tc>
        <w:tc>
          <w:tcPr>
            <w:tcW w:w="273" w:type="pct"/>
            <w:tcBorders>
              <w:top w:val="single" w:sz="4" w:space="0" w:color="auto"/>
              <w:left w:val="single" w:sz="4" w:space="0" w:color="auto"/>
              <w:bottom w:val="single" w:sz="4" w:space="0" w:color="auto"/>
              <w:right w:val="single" w:sz="4" w:space="0" w:color="auto"/>
            </w:tcBorders>
            <w:hideMark/>
          </w:tcPr>
          <w:p w14:paraId="14E32CFA" w14:textId="77777777" w:rsidR="00F772A5" w:rsidRPr="007F665C" w:rsidRDefault="00F772A5" w:rsidP="00F772A5">
            <w:pPr>
              <w:pStyle w:val="GOSTTablenorm"/>
            </w:pPr>
            <w:r w:rsidRPr="007F665C">
              <w:t>да</w:t>
            </w:r>
          </w:p>
        </w:tc>
        <w:tc>
          <w:tcPr>
            <w:tcW w:w="1126" w:type="pct"/>
            <w:tcBorders>
              <w:top w:val="single" w:sz="4" w:space="0" w:color="auto"/>
              <w:left w:val="single" w:sz="4" w:space="0" w:color="auto"/>
              <w:bottom w:val="single" w:sz="4" w:space="0" w:color="auto"/>
              <w:right w:val="single" w:sz="4" w:space="0" w:color="auto"/>
            </w:tcBorders>
            <w:hideMark/>
          </w:tcPr>
          <w:p w14:paraId="6A4126D1" w14:textId="77777777" w:rsidR="00F772A5" w:rsidRPr="007F665C" w:rsidRDefault="00F772A5" w:rsidP="00F772A5">
            <w:pPr>
              <w:pStyle w:val="GOSTTablenorm"/>
            </w:pPr>
            <w:r w:rsidRPr="007F665C">
              <w:t>Дата ввода в действие</w:t>
            </w:r>
          </w:p>
        </w:tc>
        <w:tc>
          <w:tcPr>
            <w:tcW w:w="1126" w:type="pct"/>
            <w:tcBorders>
              <w:top w:val="single" w:sz="4" w:space="0" w:color="auto"/>
              <w:left w:val="single" w:sz="4" w:space="0" w:color="auto"/>
              <w:bottom w:val="single" w:sz="4" w:space="0" w:color="auto"/>
              <w:right w:val="single" w:sz="4" w:space="0" w:color="auto"/>
            </w:tcBorders>
            <w:hideMark/>
          </w:tcPr>
          <w:p w14:paraId="607B2260" w14:textId="77777777" w:rsidR="00F772A5" w:rsidRPr="007F665C" w:rsidRDefault="00F772A5" w:rsidP="00F772A5">
            <w:pPr>
              <w:pStyle w:val="GOSTTablenorm"/>
            </w:pPr>
            <w:r w:rsidRPr="00353D45">
              <w:t>SettlementDate (из заголовка запроса)</w:t>
            </w:r>
          </w:p>
        </w:tc>
        <w:tc>
          <w:tcPr>
            <w:tcW w:w="1349" w:type="pct"/>
            <w:tcBorders>
              <w:top w:val="single" w:sz="4" w:space="0" w:color="auto"/>
              <w:left w:val="single" w:sz="4" w:space="0" w:color="auto"/>
              <w:bottom w:val="single" w:sz="4" w:space="0" w:color="auto"/>
              <w:right w:val="single" w:sz="4" w:space="0" w:color="auto"/>
            </w:tcBorders>
            <w:hideMark/>
          </w:tcPr>
          <w:p w14:paraId="6EE29FC7" w14:textId="77777777" w:rsidR="00F772A5" w:rsidRPr="007F665C" w:rsidRDefault="00F772A5" w:rsidP="00F772A5">
            <w:pPr>
              <w:pStyle w:val="GOSTTablenorm"/>
            </w:pPr>
            <w:r w:rsidRPr="007F665C">
              <w:t>Для данного типа документов Дата_ввода_в_действие = Дата_отражения_в_учете</w:t>
            </w:r>
          </w:p>
        </w:tc>
      </w:tr>
      <w:tr w:rsidR="00F772A5" w14:paraId="10CD92E8" w14:textId="77777777" w:rsidTr="00AB3FFF">
        <w:tc>
          <w:tcPr>
            <w:tcW w:w="1126" w:type="pct"/>
            <w:tcBorders>
              <w:top w:val="single" w:sz="4" w:space="0" w:color="auto"/>
              <w:left w:val="single" w:sz="4" w:space="0" w:color="auto"/>
              <w:bottom w:val="single" w:sz="4" w:space="0" w:color="auto"/>
              <w:right w:val="single" w:sz="4" w:space="0" w:color="auto"/>
            </w:tcBorders>
            <w:hideMark/>
          </w:tcPr>
          <w:p w14:paraId="5C54A638" w14:textId="77777777" w:rsidR="00F772A5" w:rsidRPr="00D342BA" w:rsidRDefault="00F772A5" w:rsidP="00F772A5">
            <w:pPr>
              <w:pStyle w:val="GOSTTablenorm"/>
            </w:pPr>
            <w:r w:rsidRPr="00D342BA">
              <w:t>Уровень_конфиденциальности</w:t>
            </w:r>
          </w:p>
        </w:tc>
        <w:tc>
          <w:tcPr>
            <w:tcW w:w="273" w:type="pct"/>
            <w:tcBorders>
              <w:top w:val="single" w:sz="4" w:space="0" w:color="auto"/>
              <w:left w:val="single" w:sz="4" w:space="0" w:color="auto"/>
              <w:bottom w:val="single" w:sz="4" w:space="0" w:color="auto"/>
              <w:right w:val="single" w:sz="4" w:space="0" w:color="auto"/>
            </w:tcBorders>
            <w:hideMark/>
          </w:tcPr>
          <w:p w14:paraId="36799C38" w14:textId="77777777" w:rsidR="00F772A5" w:rsidRPr="00D342BA" w:rsidRDefault="00F772A5" w:rsidP="00F772A5">
            <w:pPr>
              <w:pStyle w:val="GOSTTablenorm"/>
            </w:pPr>
            <w:r w:rsidRPr="00D342BA">
              <w:t>нет</w:t>
            </w:r>
          </w:p>
        </w:tc>
        <w:tc>
          <w:tcPr>
            <w:tcW w:w="1126" w:type="pct"/>
            <w:tcBorders>
              <w:top w:val="single" w:sz="4" w:space="0" w:color="auto"/>
              <w:left w:val="single" w:sz="4" w:space="0" w:color="auto"/>
              <w:bottom w:val="single" w:sz="4" w:space="0" w:color="auto"/>
              <w:right w:val="single" w:sz="4" w:space="0" w:color="auto"/>
            </w:tcBorders>
            <w:hideMark/>
          </w:tcPr>
          <w:p w14:paraId="726ADD11" w14:textId="77777777" w:rsidR="00F772A5" w:rsidRPr="00D342BA" w:rsidRDefault="00F772A5" w:rsidP="00F772A5">
            <w:pPr>
              <w:pStyle w:val="GOSTTablenorm"/>
            </w:pPr>
            <w:r w:rsidRPr="00D342BA">
              <w:t>Уровень конфиденциальности</w:t>
            </w:r>
          </w:p>
        </w:tc>
        <w:tc>
          <w:tcPr>
            <w:tcW w:w="1126" w:type="pct"/>
            <w:tcBorders>
              <w:top w:val="single" w:sz="4" w:space="0" w:color="auto"/>
              <w:left w:val="single" w:sz="4" w:space="0" w:color="auto"/>
              <w:bottom w:val="single" w:sz="4" w:space="0" w:color="auto"/>
              <w:right w:val="single" w:sz="4" w:space="0" w:color="auto"/>
            </w:tcBorders>
            <w:hideMark/>
          </w:tcPr>
          <w:p w14:paraId="08AFD562" w14:textId="375D0359" w:rsidR="00F772A5" w:rsidRPr="00D342BA" w:rsidRDefault="00F772A5" w:rsidP="00F772A5">
            <w:pPr>
              <w:pStyle w:val="GOSTTablenorm"/>
            </w:pPr>
            <w:r w:rsidRPr="00D342BA">
              <w:rPr>
                <w:szCs w:val="22"/>
              </w:rPr>
              <w:t>StmInfrmtn_AccessLevelStereotype</w:t>
            </w:r>
          </w:p>
        </w:tc>
        <w:tc>
          <w:tcPr>
            <w:tcW w:w="1349" w:type="pct"/>
            <w:tcBorders>
              <w:top w:val="single" w:sz="4" w:space="0" w:color="auto"/>
              <w:left w:val="single" w:sz="4" w:space="0" w:color="auto"/>
              <w:bottom w:val="single" w:sz="4" w:space="0" w:color="auto"/>
              <w:right w:val="single" w:sz="4" w:space="0" w:color="auto"/>
            </w:tcBorders>
            <w:hideMark/>
          </w:tcPr>
          <w:p w14:paraId="5C99BBFC" w14:textId="77777777" w:rsidR="00F772A5" w:rsidRPr="00D342BA" w:rsidRDefault="00F772A5" w:rsidP="00F772A5">
            <w:pPr>
              <w:pStyle w:val="GOSTTablenorm"/>
            </w:pPr>
            <w:r w:rsidRPr="00D342BA">
              <w:t>-</w:t>
            </w:r>
          </w:p>
        </w:tc>
      </w:tr>
      <w:tr w:rsidR="00F772A5" w14:paraId="67B8E53D" w14:textId="77777777" w:rsidTr="00AB3FFF">
        <w:tc>
          <w:tcPr>
            <w:tcW w:w="1126" w:type="pct"/>
            <w:tcBorders>
              <w:top w:val="single" w:sz="4" w:space="0" w:color="auto"/>
              <w:left w:val="single" w:sz="4" w:space="0" w:color="auto"/>
              <w:bottom w:val="single" w:sz="4" w:space="0" w:color="auto"/>
              <w:right w:val="single" w:sz="4" w:space="0" w:color="auto"/>
            </w:tcBorders>
          </w:tcPr>
          <w:p w14:paraId="39899863" w14:textId="77777777" w:rsidR="00F772A5" w:rsidRPr="00D342BA" w:rsidRDefault="00F772A5" w:rsidP="00F772A5">
            <w:pPr>
              <w:pStyle w:val="GOSTTablenorm"/>
            </w:pPr>
            <w:r w:rsidRPr="00D342BA">
              <w:rPr>
                <w:szCs w:val="22"/>
              </w:rPr>
              <w:t>ОКТМО_КС_плательщика</w:t>
            </w:r>
          </w:p>
        </w:tc>
        <w:tc>
          <w:tcPr>
            <w:tcW w:w="273" w:type="pct"/>
            <w:tcBorders>
              <w:top w:val="single" w:sz="4" w:space="0" w:color="auto"/>
              <w:left w:val="single" w:sz="4" w:space="0" w:color="auto"/>
              <w:bottom w:val="single" w:sz="4" w:space="0" w:color="auto"/>
              <w:right w:val="single" w:sz="4" w:space="0" w:color="auto"/>
            </w:tcBorders>
          </w:tcPr>
          <w:p w14:paraId="6EA7DA17" w14:textId="77777777" w:rsidR="00F772A5" w:rsidRPr="00D342BA" w:rsidRDefault="00F772A5" w:rsidP="00F772A5">
            <w:pPr>
              <w:pStyle w:val="GOSTTablenorm"/>
            </w:pPr>
            <w:r w:rsidRPr="00D342BA">
              <w:t>да</w:t>
            </w:r>
          </w:p>
        </w:tc>
        <w:tc>
          <w:tcPr>
            <w:tcW w:w="1126" w:type="pct"/>
            <w:tcBorders>
              <w:top w:val="single" w:sz="4" w:space="0" w:color="auto"/>
              <w:left w:val="single" w:sz="4" w:space="0" w:color="auto"/>
              <w:bottom w:val="single" w:sz="4" w:space="0" w:color="auto"/>
              <w:right w:val="single" w:sz="4" w:space="0" w:color="auto"/>
            </w:tcBorders>
          </w:tcPr>
          <w:p w14:paraId="3866932D" w14:textId="77777777" w:rsidR="00F772A5" w:rsidRPr="00D342BA" w:rsidRDefault="00F772A5" w:rsidP="00F772A5">
            <w:pPr>
              <w:pStyle w:val="GOSTTablenorm"/>
            </w:pPr>
            <w:r w:rsidRPr="00D342BA">
              <w:t>Код по ОКТМО публично-правового образования плательщика</w:t>
            </w:r>
          </w:p>
        </w:tc>
        <w:tc>
          <w:tcPr>
            <w:tcW w:w="1126" w:type="pct"/>
            <w:tcBorders>
              <w:top w:val="single" w:sz="4" w:space="0" w:color="auto"/>
              <w:left w:val="single" w:sz="4" w:space="0" w:color="auto"/>
              <w:bottom w:val="single" w:sz="4" w:space="0" w:color="auto"/>
              <w:right w:val="single" w:sz="4" w:space="0" w:color="auto"/>
            </w:tcBorders>
          </w:tcPr>
          <w:p w14:paraId="5228F1B3" w14:textId="77777777" w:rsidR="00F772A5" w:rsidRPr="00D342BA" w:rsidRDefault="00F772A5" w:rsidP="00F772A5">
            <w:pPr>
              <w:pStyle w:val="GOSTTablenorm"/>
            </w:pPr>
          </w:p>
        </w:tc>
        <w:tc>
          <w:tcPr>
            <w:tcW w:w="1349" w:type="pct"/>
            <w:tcBorders>
              <w:top w:val="single" w:sz="4" w:space="0" w:color="auto"/>
              <w:left w:val="single" w:sz="4" w:space="0" w:color="auto"/>
              <w:bottom w:val="single" w:sz="4" w:space="0" w:color="auto"/>
              <w:right w:val="single" w:sz="4" w:space="0" w:color="auto"/>
            </w:tcBorders>
          </w:tcPr>
          <w:p w14:paraId="07CD3D64" w14:textId="03CA26DC" w:rsidR="00F772A5" w:rsidRPr="00D342BA" w:rsidRDefault="00F772A5" w:rsidP="00F772A5">
            <w:pPr>
              <w:pStyle w:val="GOSTTablenorm"/>
            </w:pPr>
            <w:r w:rsidRPr="00D342BA">
              <w:t>Атрибут заполняется символами 9-16 номера КС плательщика</w:t>
            </w:r>
          </w:p>
        </w:tc>
      </w:tr>
      <w:tr w:rsidR="00F772A5" w14:paraId="1DFB1842" w14:textId="77777777" w:rsidTr="00AB3FFF">
        <w:tc>
          <w:tcPr>
            <w:tcW w:w="1126" w:type="pct"/>
            <w:tcBorders>
              <w:top w:val="single" w:sz="4" w:space="0" w:color="auto"/>
              <w:left w:val="single" w:sz="4" w:space="0" w:color="auto"/>
              <w:bottom w:val="single" w:sz="4" w:space="0" w:color="auto"/>
              <w:right w:val="single" w:sz="4" w:space="0" w:color="auto"/>
            </w:tcBorders>
          </w:tcPr>
          <w:p w14:paraId="3B3F530A" w14:textId="77777777" w:rsidR="00F772A5" w:rsidRPr="00D342BA" w:rsidRDefault="00F772A5" w:rsidP="00F772A5">
            <w:pPr>
              <w:pStyle w:val="GOSTTablenorm"/>
              <w:rPr>
                <w:szCs w:val="22"/>
              </w:rPr>
            </w:pPr>
            <w:r w:rsidRPr="00D342BA">
              <w:t>ТОФК_ЛС_плательщика_краткий</w:t>
            </w:r>
          </w:p>
        </w:tc>
        <w:tc>
          <w:tcPr>
            <w:tcW w:w="273" w:type="pct"/>
            <w:tcBorders>
              <w:top w:val="single" w:sz="4" w:space="0" w:color="auto"/>
              <w:left w:val="single" w:sz="4" w:space="0" w:color="auto"/>
              <w:bottom w:val="single" w:sz="4" w:space="0" w:color="auto"/>
              <w:right w:val="single" w:sz="4" w:space="0" w:color="auto"/>
            </w:tcBorders>
          </w:tcPr>
          <w:p w14:paraId="07618678" w14:textId="77777777" w:rsidR="00F772A5" w:rsidRPr="00D342BA" w:rsidRDefault="00F772A5" w:rsidP="00F772A5">
            <w:pPr>
              <w:pStyle w:val="GOSTTablenorm"/>
            </w:pPr>
            <w:r w:rsidRPr="00D342BA">
              <w:t>да</w:t>
            </w:r>
          </w:p>
        </w:tc>
        <w:tc>
          <w:tcPr>
            <w:tcW w:w="1126" w:type="pct"/>
            <w:tcBorders>
              <w:top w:val="single" w:sz="4" w:space="0" w:color="auto"/>
              <w:left w:val="single" w:sz="4" w:space="0" w:color="auto"/>
              <w:bottom w:val="single" w:sz="4" w:space="0" w:color="auto"/>
              <w:right w:val="single" w:sz="4" w:space="0" w:color="auto"/>
            </w:tcBorders>
          </w:tcPr>
          <w:p w14:paraId="43706948" w14:textId="77777777" w:rsidR="00F772A5" w:rsidRPr="00D342BA" w:rsidRDefault="00F772A5" w:rsidP="00F772A5">
            <w:pPr>
              <w:pStyle w:val="GOSTTablenorm"/>
            </w:pPr>
            <w:r w:rsidRPr="00D342BA">
              <w:rPr>
                <w:lang w:eastAsia="en-US"/>
              </w:rPr>
              <w:t>2-х значный код ТОФК ЦС ЛС</w:t>
            </w:r>
          </w:p>
        </w:tc>
        <w:tc>
          <w:tcPr>
            <w:tcW w:w="1126" w:type="pct"/>
            <w:tcBorders>
              <w:top w:val="single" w:sz="4" w:space="0" w:color="auto"/>
              <w:left w:val="single" w:sz="4" w:space="0" w:color="auto"/>
              <w:bottom w:val="single" w:sz="4" w:space="0" w:color="auto"/>
              <w:right w:val="single" w:sz="4" w:space="0" w:color="auto"/>
            </w:tcBorders>
          </w:tcPr>
          <w:p w14:paraId="4A83D821" w14:textId="63DFACD9" w:rsidR="00F772A5" w:rsidRPr="00D342BA" w:rsidRDefault="00F772A5" w:rsidP="00F772A5">
            <w:pPr>
              <w:pStyle w:val="GOSTTablenorm"/>
              <w:rPr>
                <w:lang w:val="en-US"/>
              </w:rPr>
            </w:pPr>
            <w:r w:rsidRPr="00D342BA">
              <w:rPr>
                <w:lang w:val="en-US"/>
              </w:rPr>
              <w:t>SI_CODETOFKCS</w:t>
            </w:r>
          </w:p>
        </w:tc>
        <w:tc>
          <w:tcPr>
            <w:tcW w:w="1349" w:type="pct"/>
            <w:tcBorders>
              <w:top w:val="single" w:sz="4" w:space="0" w:color="auto"/>
              <w:left w:val="single" w:sz="4" w:space="0" w:color="auto"/>
              <w:bottom w:val="single" w:sz="4" w:space="0" w:color="auto"/>
              <w:right w:val="single" w:sz="4" w:space="0" w:color="auto"/>
            </w:tcBorders>
          </w:tcPr>
          <w:p w14:paraId="17822E01" w14:textId="682241B3" w:rsidR="00F772A5" w:rsidRPr="00D342BA" w:rsidRDefault="00F772A5" w:rsidP="00F772A5">
            <w:pPr>
              <w:pStyle w:val="GOSTTablenorm"/>
            </w:pPr>
            <w:r w:rsidRPr="00D342BA">
              <w:t xml:space="preserve">Атрибут заполняется из тега </w:t>
            </w:r>
            <w:r w:rsidRPr="00D342BA">
              <w:rPr>
                <w:lang w:val="en-US"/>
              </w:rPr>
              <w:t>SI</w:t>
            </w:r>
            <w:r w:rsidRPr="00D342BA">
              <w:t>_</w:t>
            </w:r>
            <w:r w:rsidRPr="00D342BA">
              <w:rPr>
                <w:lang w:val="en-US"/>
              </w:rPr>
              <w:t>CODETOFKCS</w:t>
            </w:r>
            <w:r w:rsidRPr="00D342BA">
              <w:t>.</w:t>
            </w:r>
          </w:p>
          <w:p w14:paraId="3E13F06B" w14:textId="7D4168D6" w:rsidR="00F772A5" w:rsidRPr="00D342BA" w:rsidRDefault="00F772A5" w:rsidP="00F772A5">
            <w:pPr>
              <w:pStyle w:val="GOSTTablenorm"/>
            </w:pPr>
            <w:r w:rsidRPr="00D342BA">
              <w:t>Указывается 1-2 разряд переданного значения</w:t>
            </w:r>
          </w:p>
        </w:tc>
      </w:tr>
      <w:tr w:rsidR="00F772A5" w14:paraId="6D1C2751" w14:textId="77777777" w:rsidTr="00AB3FFF">
        <w:tc>
          <w:tcPr>
            <w:tcW w:w="1126" w:type="pct"/>
            <w:tcBorders>
              <w:top w:val="single" w:sz="4" w:space="0" w:color="auto"/>
              <w:left w:val="single" w:sz="4" w:space="0" w:color="auto"/>
              <w:bottom w:val="single" w:sz="4" w:space="0" w:color="auto"/>
              <w:right w:val="single" w:sz="4" w:space="0" w:color="auto"/>
            </w:tcBorders>
          </w:tcPr>
          <w:p w14:paraId="44DE5838" w14:textId="77777777" w:rsidR="00F772A5" w:rsidRPr="00D342BA" w:rsidRDefault="00F772A5" w:rsidP="00F772A5">
            <w:pPr>
              <w:pStyle w:val="GOSTTablenorm"/>
              <w:rPr>
                <w:szCs w:val="22"/>
              </w:rPr>
            </w:pPr>
            <w:r w:rsidRPr="00D342BA">
              <w:t>ТОФК_КС_плательщика</w:t>
            </w:r>
          </w:p>
        </w:tc>
        <w:tc>
          <w:tcPr>
            <w:tcW w:w="273" w:type="pct"/>
            <w:tcBorders>
              <w:top w:val="single" w:sz="4" w:space="0" w:color="auto"/>
              <w:left w:val="single" w:sz="4" w:space="0" w:color="auto"/>
              <w:bottom w:val="single" w:sz="4" w:space="0" w:color="auto"/>
              <w:right w:val="single" w:sz="4" w:space="0" w:color="auto"/>
            </w:tcBorders>
          </w:tcPr>
          <w:p w14:paraId="20EB37AF" w14:textId="77777777" w:rsidR="00F772A5" w:rsidRPr="00D342BA" w:rsidRDefault="00F772A5" w:rsidP="00F772A5">
            <w:pPr>
              <w:pStyle w:val="GOSTTablenorm"/>
            </w:pPr>
            <w:r w:rsidRPr="00D342BA">
              <w:t>да</w:t>
            </w:r>
          </w:p>
        </w:tc>
        <w:tc>
          <w:tcPr>
            <w:tcW w:w="1126" w:type="pct"/>
            <w:tcBorders>
              <w:top w:val="single" w:sz="4" w:space="0" w:color="auto"/>
              <w:left w:val="single" w:sz="4" w:space="0" w:color="auto"/>
              <w:bottom w:val="single" w:sz="4" w:space="0" w:color="auto"/>
              <w:right w:val="single" w:sz="4" w:space="0" w:color="auto"/>
            </w:tcBorders>
          </w:tcPr>
          <w:p w14:paraId="7AC3F828" w14:textId="77777777" w:rsidR="00F772A5" w:rsidRPr="00D342BA" w:rsidRDefault="00F772A5" w:rsidP="00F772A5">
            <w:pPr>
              <w:pStyle w:val="GOSTTablenorm"/>
            </w:pPr>
            <w:r w:rsidRPr="00D342BA">
              <w:t>ТОФК по КС учета плательщика</w:t>
            </w:r>
          </w:p>
        </w:tc>
        <w:tc>
          <w:tcPr>
            <w:tcW w:w="1126" w:type="pct"/>
            <w:tcBorders>
              <w:top w:val="single" w:sz="4" w:space="0" w:color="auto"/>
              <w:left w:val="single" w:sz="4" w:space="0" w:color="auto"/>
              <w:bottom w:val="single" w:sz="4" w:space="0" w:color="auto"/>
              <w:right w:val="single" w:sz="4" w:space="0" w:color="auto"/>
            </w:tcBorders>
          </w:tcPr>
          <w:p w14:paraId="4B141097" w14:textId="77777777" w:rsidR="00F772A5" w:rsidRPr="00D342BA" w:rsidRDefault="00F772A5" w:rsidP="00F772A5">
            <w:pPr>
              <w:pStyle w:val="GOSTTablenorm"/>
              <w:ind w:left="0"/>
            </w:pPr>
          </w:p>
        </w:tc>
        <w:tc>
          <w:tcPr>
            <w:tcW w:w="1349" w:type="pct"/>
            <w:tcBorders>
              <w:top w:val="single" w:sz="4" w:space="0" w:color="auto"/>
              <w:left w:val="single" w:sz="4" w:space="0" w:color="auto"/>
              <w:bottom w:val="single" w:sz="4" w:space="0" w:color="auto"/>
              <w:right w:val="single" w:sz="4" w:space="0" w:color="auto"/>
            </w:tcBorders>
          </w:tcPr>
          <w:p w14:paraId="5BCD46A6" w14:textId="515FCC4F" w:rsidR="00F772A5" w:rsidRPr="00D342BA" w:rsidRDefault="00F772A5" w:rsidP="00F772A5">
            <w:pPr>
              <w:pStyle w:val="GOSTTablenorm"/>
            </w:pPr>
            <w:r w:rsidRPr="00D342BA">
              <w:t>Указываются 17-18 разряды номера КС плательщика</w:t>
            </w:r>
            <w:r w:rsidR="00B27E9C" w:rsidRPr="00D342BA">
              <w:t xml:space="preserve"> </w:t>
            </w:r>
            <w:r w:rsidR="00B27E9C" w:rsidRPr="00D342BA">
              <w:rPr>
                <w:lang w:val="en-US"/>
              </w:rPr>
              <w:t>R</w:t>
            </w:r>
            <w:r w:rsidR="00B27E9C" w:rsidRPr="00D342BA">
              <w:t>_AccNumber</w:t>
            </w:r>
          </w:p>
        </w:tc>
      </w:tr>
      <w:tr w:rsidR="00B27E9C" w14:paraId="08466248" w14:textId="77777777" w:rsidTr="00AB3FFF">
        <w:tc>
          <w:tcPr>
            <w:tcW w:w="1126" w:type="pct"/>
            <w:tcBorders>
              <w:top w:val="single" w:sz="4" w:space="0" w:color="auto"/>
              <w:left w:val="single" w:sz="4" w:space="0" w:color="auto"/>
              <w:bottom w:val="single" w:sz="4" w:space="0" w:color="auto"/>
              <w:right w:val="single" w:sz="4" w:space="0" w:color="auto"/>
            </w:tcBorders>
          </w:tcPr>
          <w:p w14:paraId="5B8702DB" w14:textId="49E2CBF4" w:rsidR="00B27E9C" w:rsidRPr="00D342BA" w:rsidRDefault="00B27E9C" w:rsidP="00B27E9C">
            <w:pPr>
              <w:pStyle w:val="GOSTTablenorm"/>
            </w:pPr>
            <w:r w:rsidRPr="00D342BA">
              <w:rPr>
                <w:szCs w:val="22"/>
              </w:rPr>
              <w:t>КС_плательщика</w:t>
            </w:r>
          </w:p>
        </w:tc>
        <w:tc>
          <w:tcPr>
            <w:tcW w:w="273" w:type="pct"/>
            <w:tcBorders>
              <w:top w:val="single" w:sz="4" w:space="0" w:color="auto"/>
              <w:left w:val="single" w:sz="4" w:space="0" w:color="auto"/>
              <w:bottom w:val="single" w:sz="4" w:space="0" w:color="auto"/>
              <w:right w:val="single" w:sz="4" w:space="0" w:color="auto"/>
            </w:tcBorders>
          </w:tcPr>
          <w:p w14:paraId="65856AF1" w14:textId="1CB73B2A" w:rsidR="00B27E9C" w:rsidRPr="00D342BA" w:rsidRDefault="00B27E9C" w:rsidP="00B27E9C">
            <w:pPr>
              <w:pStyle w:val="GOSTTablenorm"/>
            </w:pPr>
            <w:r w:rsidRPr="00D342BA">
              <w:t>нет</w:t>
            </w:r>
          </w:p>
        </w:tc>
        <w:tc>
          <w:tcPr>
            <w:tcW w:w="1126" w:type="pct"/>
            <w:tcBorders>
              <w:top w:val="single" w:sz="4" w:space="0" w:color="auto"/>
              <w:left w:val="single" w:sz="4" w:space="0" w:color="auto"/>
              <w:bottom w:val="single" w:sz="4" w:space="0" w:color="auto"/>
              <w:right w:val="single" w:sz="4" w:space="0" w:color="auto"/>
            </w:tcBorders>
          </w:tcPr>
          <w:p w14:paraId="4A648228" w14:textId="3C6586D6" w:rsidR="00B27E9C" w:rsidRPr="00D342BA" w:rsidRDefault="00B27E9C" w:rsidP="00B27E9C">
            <w:pPr>
              <w:pStyle w:val="GOSTTablenorm"/>
            </w:pPr>
            <w:r w:rsidRPr="00D342BA">
              <w:t>Казначейский счет плательщика</w:t>
            </w:r>
          </w:p>
        </w:tc>
        <w:tc>
          <w:tcPr>
            <w:tcW w:w="1126" w:type="pct"/>
            <w:tcBorders>
              <w:top w:val="single" w:sz="4" w:space="0" w:color="auto"/>
              <w:left w:val="single" w:sz="4" w:space="0" w:color="auto"/>
              <w:bottom w:val="single" w:sz="4" w:space="0" w:color="auto"/>
              <w:right w:val="single" w:sz="4" w:space="0" w:color="auto"/>
            </w:tcBorders>
          </w:tcPr>
          <w:p w14:paraId="0CE213DF" w14:textId="31960A53" w:rsidR="00B27E9C" w:rsidRPr="00D342BA" w:rsidRDefault="00B27E9C" w:rsidP="00B27E9C">
            <w:pPr>
              <w:pStyle w:val="GOSTTablenorm"/>
              <w:ind w:left="0"/>
            </w:pPr>
            <w:r w:rsidRPr="00D342BA">
              <w:rPr>
                <w:lang w:val="en-US"/>
              </w:rPr>
              <w:t>R_</w:t>
            </w:r>
            <w:r w:rsidRPr="00D342BA">
              <w:t>AccNumber</w:t>
            </w:r>
          </w:p>
        </w:tc>
        <w:tc>
          <w:tcPr>
            <w:tcW w:w="1349" w:type="pct"/>
            <w:tcBorders>
              <w:top w:val="single" w:sz="4" w:space="0" w:color="auto"/>
              <w:left w:val="single" w:sz="4" w:space="0" w:color="auto"/>
              <w:bottom w:val="single" w:sz="4" w:space="0" w:color="auto"/>
              <w:right w:val="single" w:sz="4" w:space="0" w:color="auto"/>
            </w:tcBorders>
          </w:tcPr>
          <w:p w14:paraId="58211599" w14:textId="7CE412DA" w:rsidR="00B27E9C" w:rsidRPr="00D342BA" w:rsidRDefault="00B27E9C" w:rsidP="00B27E9C">
            <w:pPr>
              <w:pStyle w:val="GOSTTablenorm"/>
            </w:pPr>
            <w:r w:rsidRPr="00D342BA">
              <w:t>-</w:t>
            </w:r>
          </w:p>
        </w:tc>
      </w:tr>
      <w:tr w:rsidR="00B27E9C" w14:paraId="55743499" w14:textId="77777777" w:rsidTr="00AB3FFF">
        <w:tc>
          <w:tcPr>
            <w:tcW w:w="1126" w:type="pct"/>
            <w:tcBorders>
              <w:top w:val="single" w:sz="4" w:space="0" w:color="auto"/>
              <w:left w:val="single" w:sz="4" w:space="0" w:color="auto"/>
              <w:bottom w:val="single" w:sz="4" w:space="0" w:color="auto"/>
              <w:right w:val="single" w:sz="4" w:space="0" w:color="auto"/>
            </w:tcBorders>
          </w:tcPr>
          <w:p w14:paraId="127D8F91" w14:textId="77777777" w:rsidR="00B27E9C" w:rsidRPr="00D342BA" w:rsidRDefault="00B27E9C" w:rsidP="00B27E9C">
            <w:pPr>
              <w:pStyle w:val="GOSTTablenorm"/>
              <w:rPr>
                <w:szCs w:val="22"/>
              </w:rPr>
            </w:pPr>
            <w:r w:rsidRPr="00D342BA">
              <w:rPr>
                <w:szCs w:val="22"/>
              </w:rPr>
              <w:t>Порядк_номер_КС_плательщика</w:t>
            </w:r>
          </w:p>
        </w:tc>
        <w:tc>
          <w:tcPr>
            <w:tcW w:w="273" w:type="pct"/>
            <w:tcBorders>
              <w:top w:val="single" w:sz="4" w:space="0" w:color="auto"/>
              <w:left w:val="single" w:sz="4" w:space="0" w:color="auto"/>
              <w:bottom w:val="single" w:sz="4" w:space="0" w:color="auto"/>
              <w:right w:val="single" w:sz="4" w:space="0" w:color="auto"/>
            </w:tcBorders>
          </w:tcPr>
          <w:p w14:paraId="75F95EFA" w14:textId="77777777" w:rsidR="00B27E9C" w:rsidRPr="00D342BA" w:rsidRDefault="00B27E9C" w:rsidP="00B27E9C">
            <w:pPr>
              <w:pStyle w:val="GOSTTablenorm"/>
            </w:pPr>
            <w:r w:rsidRPr="00D342BA">
              <w:t>да</w:t>
            </w:r>
          </w:p>
        </w:tc>
        <w:tc>
          <w:tcPr>
            <w:tcW w:w="1126" w:type="pct"/>
            <w:tcBorders>
              <w:top w:val="single" w:sz="4" w:space="0" w:color="auto"/>
              <w:left w:val="single" w:sz="4" w:space="0" w:color="auto"/>
              <w:bottom w:val="single" w:sz="4" w:space="0" w:color="auto"/>
              <w:right w:val="single" w:sz="4" w:space="0" w:color="auto"/>
            </w:tcBorders>
          </w:tcPr>
          <w:p w14:paraId="7ABD8A96" w14:textId="77777777" w:rsidR="00B27E9C" w:rsidRPr="00D342BA" w:rsidRDefault="00B27E9C" w:rsidP="00B27E9C">
            <w:pPr>
              <w:pStyle w:val="GOSTTablenorm"/>
            </w:pPr>
            <w:r w:rsidRPr="00D342BA">
              <w:rPr>
                <w:szCs w:val="22"/>
              </w:rPr>
              <w:t>Порядковый номер КС плательщика для отражения в аналитическом признаке по модели учета</w:t>
            </w:r>
          </w:p>
        </w:tc>
        <w:tc>
          <w:tcPr>
            <w:tcW w:w="1126" w:type="pct"/>
            <w:tcBorders>
              <w:top w:val="single" w:sz="4" w:space="0" w:color="auto"/>
              <w:left w:val="single" w:sz="4" w:space="0" w:color="auto"/>
              <w:bottom w:val="single" w:sz="4" w:space="0" w:color="auto"/>
              <w:right w:val="single" w:sz="4" w:space="0" w:color="auto"/>
            </w:tcBorders>
          </w:tcPr>
          <w:p w14:paraId="547AA0BD" w14:textId="77777777" w:rsidR="00B27E9C" w:rsidRPr="00D342BA" w:rsidRDefault="00B27E9C" w:rsidP="00B27E9C">
            <w:pPr>
              <w:pStyle w:val="GOSTTablenorm"/>
            </w:pPr>
          </w:p>
        </w:tc>
        <w:tc>
          <w:tcPr>
            <w:tcW w:w="1349" w:type="pct"/>
            <w:tcBorders>
              <w:top w:val="single" w:sz="4" w:space="0" w:color="auto"/>
              <w:left w:val="single" w:sz="4" w:space="0" w:color="auto"/>
              <w:bottom w:val="single" w:sz="4" w:space="0" w:color="auto"/>
              <w:right w:val="single" w:sz="4" w:space="0" w:color="auto"/>
            </w:tcBorders>
          </w:tcPr>
          <w:p w14:paraId="7F75636C" w14:textId="632DC232" w:rsidR="00B27E9C" w:rsidRPr="00D342BA" w:rsidRDefault="00B27E9C" w:rsidP="00B27E9C">
            <w:pPr>
              <w:pStyle w:val="GOSTTablenorm"/>
            </w:pPr>
            <w:r w:rsidRPr="00D342BA">
              <w:rPr>
                <w:szCs w:val="22"/>
              </w:rPr>
              <w:t xml:space="preserve">Указываются 19-20 разряды номера КС плательщика </w:t>
            </w:r>
            <w:r w:rsidRPr="00D342BA">
              <w:rPr>
                <w:lang w:val="en-US"/>
              </w:rPr>
              <w:t>R</w:t>
            </w:r>
            <w:r w:rsidRPr="00D342BA">
              <w:t>_AccNumber</w:t>
            </w:r>
          </w:p>
        </w:tc>
      </w:tr>
      <w:tr w:rsidR="00B27E9C" w14:paraId="0B23D220" w14:textId="77777777" w:rsidTr="00AB3FFF">
        <w:tc>
          <w:tcPr>
            <w:tcW w:w="1126" w:type="pct"/>
            <w:tcBorders>
              <w:top w:val="single" w:sz="4" w:space="0" w:color="auto"/>
              <w:left w:val="single" w:sz="4" w:space="0" w:color="auto"/>
              <w:bottom w:val="single" w:sz="4" w:space="0" w:color="auto"/>
              <w:right w:val="single" w:sz="4" w:space="0" w:color="auto"/>
            </w:tcBorders>
            <w:hideMark/>
          </w:tcPr>
          <w:p w14:paraId="6612AFEA" w14:textId="77777777" w:rsidR="00B27E9C" w:rsidRPr="00D342BA" w:rsidRDefault="00B27E9C" w:rsidP="00B27E9C">
            <w:pPr>
              <w:pStyle w:val="GOSTTablenorm"/>
            </w:pPr>
            <w:r w:rsidRPr="00D342BA">
              <w:t>Номер_ЛС_плательщика</w:t>
            </w:r>
          </w:p>
        </w:tc>
        <w:tc>
          <w:tcPr>
            <w:tcW w:w="273" w:type="pct"/>
            <w:tcBorders>
              <w:top w:val="single" w:sz="4" w:space="0" w:color="auto"/>
              <w:left w:val="single" w:sz="4" w:space="0" w:color="auto"/>
              <w:bottom w:val="single" w:sz="4" w:space="0" w:color="auto"/>
              <w:right w:val="single" w:sz="4" w:space="0" w:color="auto"/>
            </w:tcBorders>
            <w:hideMark/>
          </w:tcPr>
          <w:p w14:paraId="75F39825" w14:textId="77777777" w:rsidR="00B27E9C" w:rsidRPr="00D342BA" w:rsidRDefault="00B27E9C" w:rsidP="00B27E9C">
            <w:pPr>
              <w:pStyle w:val="GOSTTablenorm"/>
            </w:pPr>
            <w:r w:rsidRPr="00D342BA">
              <w:t>да</w:t>
            </w:r>
          </w:p>
        </w:tc>
        <w:tc>
          <w:tcPr>
            <w:tcW w:w="1126" w:type="pct"/>
            <w:tcBorders>
              <w:top w:val="single" w:sz="4" w:space="0" w:color="auto"/>
              <w:left w:val="single" w:sz="4" w:space="0" w:color="auto"/>
              <w:bottom w:val="single" w:sz="4" w:space="0" w:color="auto"/>
              <w:right w:val="single" w:sz="4" w:space="0" w:color="auto"/>
            </w:tcBorders>
            <w:hideMark/>
          </w:tcPr>
          <w:p w14:paraId="1D20B21D" w14:textId="77777777" w:rsidR="00B27E9C" w:rsidRPr="00D342BA" w:rsidRDefault="00B27E9C" w:rsidP="00B27E9C">
            <w:pPr>
              <w:pStyle w:val="GOSTTablenorm"/>
            </w:pPr>
            <w:r w:rsidRPr="00D342BA">
              <w:t>Номер лицевого счета плательщика</w:t>
            </w:r>
          </w:p>
        </w:tc>
        <w:tc>
          <w:tcPr>
            <w:tcW w:w="1126" w:type="pct"/>
            <w:tcBorders>
              <w:top w:val="single" w:sz="4" w:space="0" w:color="auto"/>
              <w:left w:val="single" w:sz="4" w:space="0" w:color="auto"/>
              <w:bottom w:val="single" w:sz="4" w:space="0" w:color="auto"/>
              <w:right w:val="single" w:sz="4" w:space="0" w:color="auto"/>
            </w:tcBorders>
            <w:hideMark/>
          </w:tcPr>
          <w:p w14:paraId="0A5DC0F4" w14:textId="77777777" w:rsidR="00B27E9C" w:rsidRPr="00D342BA" w:rsidRDefault="00B27E9C" w:rsidP="00B27E9C">
            <w:pPr>
              <w:pStyle w:val="GOSTTablenorm"/>
              <w:rPr>
                <w:lang w:val="en-US"/>
              </w:rPr>
            </w:pPr>
            <w:r w:rsidRPr="00D342BA">
              <w:rPr>
                <w:lang w:val="en-US"/>
              </w:rPr>
              <w:t xml:space="preserve">R_ACCNUM </w:t>
            </w:r>
            <w:r w:rsidRPr="00D342BA">
              <w:t>или</w:t>
            </w:r>
            <w:r w:rsidRPr="00D342BA">
              <w:rPr>
                <w:lang w:val="en-US"/>
              </w:rPr>
              <w:t xml:space="preserve"> SD_ACCNUM</w:t>
            </w:r>
          </w:p>
        </w:tc>
        <w:tc>
          <w:tcPr>
            <w:tcW w:w="1349" w:type="pct"/>
            <w:tcBorders>
              <w:top w:val="single" w:sz="4" w:space="0" w:color="auto"/>
              <w:left w:val="single" w:sz="4" w:space="0" w:color="auto"/>
              <w:bottom w:val="single" w:sz="4" w:space="0" w:color="auto"/>
              <w:right w:val="single" w:sz="4" w:space="0" w:color="auto"/>
            </w:tcBorders>
            <w:hideMark/>
          </w:tcPr>
          <w:p w14:paraId="49C00FE1" w14:textId="77777777" w:rsidR="00B27E9C" w:rsidRPr="00D342BA" w:rsidRDefault="00B27E9C" w:rsidP="00B27E9C">
            <w:pPr>
              <w:pStyle w:val="GOSTTablenorm"/>
            </w:pPr>
            <w:r w:rsidRPr="00D342BA">
              <w:t>Алгоритм вычисления зависит от значения параметра CNT_SEPARATEUNIT.</w:t>
            </w:r>
          </w:p>
          <w:p w14:paraId="682E1044" w14:textId="77777777" w:rsidR="00B27E9C" w:rsidRPr="00D342BA" w:rsidRDefault="00B27E9C" w:rsidP="00B27E9C">
            <w:pPr>
              <w:pStyle w:val="GOSTTablenorm"/>
            </w:pPr>
            <w:r w:rsidRPr="00D342BA">
              <w:t>Если в параметре CNT_SEPARATEUNIT указано «</w:t>
            </w:r>
            <w:r w:rsidRPr="00D342BA">
              <w:rPr>
                <w:lang w:val="en-US"/>
              </w:rPr>
              <w:t>false</w:t>
            </w:r>
            <w:r w:rsidRPr="00D342BA">
              <w:t xml:space="preserve">», то атрибут заполняется из тега </w:t>
            </w:r>
            <w:r w:rsidRPr="00D342BA">
              <w:rPr>
                <w:lang w:val="en-US"/>
              </w:rPr>
              <w:t>R</w:t>
            </w:r>
            <w:r w:rsidRPr="00D342BA">
              <w:t>_</w:t>
            </w:r>
            <w:r w:rsidRPr="00D342BA">
              <w:rPr>
                <w:lang w:val="en-US"/>
              </w:rPr>
              <w:t>ACCNUM</w:t>
            </w:r>
            <w:r w:rsidRPr="00D342BA">
              <w:t>.</w:t>
            </w:r>
          </w:p>
          <w:p w14:paraId="4A32DF43" w14:textId="42F74A69" w:rsidR="00B27E9C" w:rsidRPr="00D342BA" w:rsidRDefault="00B27E9C" w:rsidP="00B27E9C">
            <w:pPr>
              <w:pStyle w:val="GOSTTablenorm"/>
            </w:pPr>
            <w:r w:rsidRPr="00D342BA">
              <w:t>Если в параметре CNT_SEPARATEUNIT указано «</w:t>
            </w:r>
            <w:r w:rsidRPr="00D342BA">
              <w:rPr>
                <w:lang w:val="en-US"/>
              </w:rPr>
              <w:t>true</w:t>
            </w:r>
            <w:r w:rsidRPr="00D342BA">
              <w:t xml:space="preserve">», то атрибут заполняется из тега </w:t>
            </w:r>
            <w:r w:rsidRPr="00D342BA">
              <w:rPr>
                <w:lang w:val="en-US"/>
              </w:rPr>
              <w:t>SD</w:t>
            </w:r>
            <w:r w:rsidRPr="00D342BA">
              <w:t>_</w:t>
            </w:r>
            <w:r w:rsidRPr="00D342BA">
              <w:rPr>
                <w:lang w:val="en-US"/>
              </w:rPr>
              <w:t>ACCNUM</w:t>
            </w:r>
            <w:r w:rsidR="00F41042" w:rsidRPr="00D342BA">
              <w:t>.</w:t>
            </w:r>
          </w:p>
          <w:p w14:paraId="1CABF006" w14:textId="23EE8699" w:rsidR="00B27E9C" w:rsidRPr="00D342BA" w:rsidRDefault="00B27E9C" w:rsidP="00B27E9C">
            <w:pPr>
              <w:pStyle w:val="GOSTTablenorm"/>
            </w:pPr>
            <w:r w:rsidRPr="00D342BA">
              <w:t>Указывается 1-2 разряд переданного значения</w:t>
            </w:r>
          </w:p>
        </w:tc>
      </w:tr>
      <w:tr w:rsidR="00B27E9C" w14:paraId="66E84C0C" w14:textId="77777777" w:rsidTr="00AB3FFF">
        <w:tc>
          <w:tcPr>
            <w:tcW w:w="1126" w:type="pct"/>
            <w:tcBorders>
              <w:top w:val="single" w:sz="4" w:space="0" w:color="auto"/>
              <w:left w:val="single" w:sz="4" w:space="0" w:color="auto"/>
              <w:bottom w:val="single" w:sz="4" w:space="0" w:color="auto"/>
              <w:right w:val="single" w:sz="4" w:space="0" w:color="auto"/>
            </w:tcBorders>
          </w:tcPr>
          <w:p w14:paraId="7840D516" w14:textId="77777777" w:rsidR="00B27E9C" w:rsidRPr="00D342BA" w:rsidRDefault="00B27E9C" w:rsidP="00B27E9C">
            <w:pPr>
              <w:pStyle w:val="GOSTTablenorm"/>
            </w:pPr>
            <w:r w:rsidRPr="00D342BA">
              <w:t>ТОФК_ЛС_плательщика</w:t>
            </w:r>
          </w:p>
        </w:tc>
        <w:tc>
          <w:tcPr>
            <w:tcW w:w="273" w:type="pct"/>
            <w:tcBorders>
              <w:top w:val="single" w:sz="4" w:space="0" w:color="auto"/>
              <w:left w:val="single" w:sz="4" w:space="0" w:color="auto"/>
              <w:bottom w:val="single" w:sz="4" w:space="0" w:color="auto"/>
              <w:right w:val="single" w:sz="4" w:space="0" w:color="auto"/>
            </w:tcBorders>
          </w:tcPr>
          <w:p w14:paraId="6A3BA76C" w14:textId="1806AAD0" w:rsidR="00B27E9C" w:rsidRPr="00D342BA" w:rsidRDefault="00B27E9C" w:rsidP="00B27E9C">
            <w:pPr>
              <w:pStyle w:val="GOSTTablenorm"/>
            </w:pPr>
            <w:r w:rsidRPr="00D342BA">
              <w:t>нет</w:t>
            </w:r>
          </w:p>
        </w:tc>
        <w:tc>
          <w:tcPr>
            <w:tcW w:w="1126" w:type="pct"/>
            <w:tcBorders>
              <w:top w:val="single" w:sz="4" w:space="0" w:color="auto"/>
              <w:left w:val="single" w:sz="4" w:space="0" w:color="auto"/>
              <w:bottom w:val="single" w:sz="4" w:space="0" w:color="auto"/>
              <w:right w:val="single" w:sz="4" w:space="0" w:color="auto"/>
            </w:tcBorders>
          </w:tcPr>
          <w:p w14:paraId="0D92D2F2" w14:textId="77777777" w:rsidR="00B27E9C" w:rsidRPr="00D342BA" w:rsidRDefault="00B27E9C" w:rsidP="00B27E9C">
            <w:pPr>
              <w:pStyle w:val="GOSTTablenorm"/>
            </w:pPr>
            <w:r w:rsidRPr="00D342BA">
              <w:t>ТОФК по ЛС плательщика</w:t>
            </w:r>
          </w:p>
        </w:tc>
        <w:tc>
          <w:tcPr>
            <w:tcW w:w="1126" w:type="pct"/>
            <w:tcBorders>
              <w:top w:val="single" w:sz="4" w:space="0" w:color="auto"/>
              <w:left w:val="single" w:sz="4" w:space="0" w:color="auto"/>
              <w:bottom w:val="single" w:sz="4" w:space="0" w:color="auto"/>
              <w:right w:val="single" w:sz="4" w:space="0" w:color="auto"/>
            </w:tcBorders>
          </w:tcPr>
          <w:p w14:paraId="54B3594A" w14:textId="6984E975" w:rsidR="00B27E9C" w:rsidRPr="00D342BA" w:rsidRDefault="00B27E9C" w:rsidP="00B27E9C">
            <w:pPr>
              <w:pStyle w:val="GOSTTablenorm"/>
              <w:rPr>
                <w:lang w:val="en-US"/>
              </w:rPr>
            </w:pPr>
            <w:r w:rsidRPr="00D342BA">
              <w:rPr>
                <w:lang w:val="en-US"/>
              </w:rPr>
              <w:t>SI_CODETOFKCS</w:t>
            </w:r>
          </w:p>
        </w:tc>
        <w:tc>
          <w:tcPr>
            <w:tcW w:w="1349" w:type="pct"/>
            <w:tcBorders>
              <w:top w:val="single" w:sz="4" w:space="0" w:color="auto"/>
              <w:left w:val="single" w:sz="4" w:space="0" w:color="auto"/>
              <w:bottom w:val="single" w:sz="4" w:space="0" w:color="auto"/>
              <w:right w:val="single" w:sz="4" w:space="0" w:color="auto"/>
            </w:tcBorders>
          </w:tcPr>
          <w:p w14:paraId="3A47933D" w14:textId="6B38FF23" w:rsidR="00B27E9C" w:rsidRPr="00D342BA" w:rsidRDefault="00B27E9C" w:rsidP="00B27E9C">
            <w:pPr>
              <w:pStyle w:val="GOSTTablenorm"/>
            </w:pPr>
          </w:p>
        </w:tc>
      </w:tr>
      <w:tr w:rsidR="00B27E9C" w14:paraId="57AE4C8B" w14:textId="77777777" w:rsidTr="00AB3FFF">
        <w:tc>
          <w:tcPr>
            <w:tcW w:w="1126" w:type="pct"/>
            <w:tcBorders>
              <w:top w:val="single" w:sz="4" w:space="0" w:color="auto"/>
              <w:left w:val="single" w:sz="4" w:space="0" w:color="auto"/>
              <w:bottom w:val="single" w:sz="4" w:space="0" w:color="auto"/>
              <w:right w:val="single" w:sz="4" w:space="0" w:color="auto"/>
            </w:tcBorders>
          </w:tcPr>
          <w:p w14:paraId="5EC78703" w14:textId="77777777" w:rsidR="00B27E9C" w:rsidRPr="007F665C" w:rsidRDefault="00B27E9C" w:rsidP="00B27E9C">
            <w:pPr>
              <w:pStyle w:val="GOSTTablenorm"/>
            </w:pPr>
            <w:r w:rsidRPr="007F665C">
              <w:rPr>
                <w:szCs w:val="22"/>
              </w:rPr>
              <w:t>АКР_ЛС_плательщика</w:t>
            </w:r>
          </w:p>
        </w:tc>
        <w:tc>
          <w:tcPr>
            <w:tcW w:w="273" w:type="pct"/>
            <w:tcBorders>
              <w:top w:val="single" w:sz="4" w:space="0" w:color="auto"/>
              <w:left w:val="single" w:sz="4" w:space="0" w:color="auto"/>
              <w:bottom w:val="single" w:sz="4" w:space="0" w:color="auto"/>
              <w:right w:val="single" w:sz="4" w:space="0" w:color="auto"/>
            </w:tcBorders>
          </w:tcPr>
          <w:p w14:paraId="27935EC0" w14:textId="77777777" w:rsidR="00B27E9C" w:rsidRPr="007F665C" w:rsidRDefault="00B27E9C" w:rsidP="00B27E9C">
            <w:pPr>
              <w:pStyle w:val="GOSTTablenorm"/>
            </w:pPr>
            <w:r>
              <w:rPr>
                <w:szCs w:val="22"/>
              </w:rPr>
              <w:t>да</w:t>
            </w:r>
          </w:p>
        </w:tc>
        <w:tc>
          <w:tcPr>
            <w:tcW w:w="1126" w:type="pct"/>
            <w:tcBorders>
              <w:top w:val="single" w:sz="4" w:space="0" w:color="auto"/>
              <w:left w:val="single" w:sz="4" w:space="0" w:color="auto"/>
              <w:bottom w:val="single" w:sz="4" w:space="0" w:color="auto"/>
              <w:right w:val="single" w:sz="4" w:space="0" w:color="auto"/>
            </w:tcBorders>
          </w:tcPr>
          <w:p w14:paraId="5BA6AB5D" w14:textId="77777777" w:rsidR="00B27E9C" w:rsidRPr="007F665C" w:rsidRDefault="00B27E9C" w:rsidP="00B27E9C">
            <w:pPr>
              <w:pStyle w:val="GOSTTablenorm"/>
            </w:pPr>
            <w:r w:rsidRPr="007F665C">
              <w:rPr>
                <w:szCs w:val="22"/>
              </w:rPr>
              <w:t xml:space="preserve">Аналитический код раздела ЛС плательщика </w:t>
            </w:r>
          </w:p>
        </w:tc>
        <w:tc>
          <w:tcPr>
            <w:tcW w:w="1126" w:type="pct"/>
            <w:tcBorders>
              <w:top w:val="single" w:sz="4" w:space="0" w:color="auto"/>
              <w:left w:val="single" w:sz="4" w:space="0" w:color="auto"/>
              <w:bottom w:val="single" w:sz="4" w:space="0" w:color="auto"/>
              <w:right w:val="single" w:sz="4" w:space="0" w:color="auto"/>
            </w:tcBorders>
          </w:tcPr>
          <w:p w14:paraId="2408F0CB" w14:textId="77777777" w:rsidR="00B27E9C" w:rsidRPr="00FC12BA" w:rsidRDefault="00B27E9C" w:rsidP="00B27E9C">
            <w:pPr>
              <w:pStyle w:val="GOSTTablenorm"/>
              <w:rPr>
                <w:lang w:val="en-US"/>
              </w:rPr>
            </w:pPr>
            <w:r w:rsidRPr="00FC12BA">
              <w:rPr>
                <w:lang w:val="en-US"/>
              </w:rPr>
              <w:t xml:space="preserve">R_ANALYTICCODE </w:t>
            </w:r>
            <w:r>
              <w:t>или</w:t>
            </w:r>
            <w:r w:rsidRPr="00FC12BA">
              <w:rPr>
                <w:lang w:val="en-US"/>
              </w:rPr>
              <w:t xml:space="preserve"> SD_ANALYTICCODE</w:t>
            </w:r>
          </w:p>
        </w:tc>
        <w:tc>
          <w:tcPr>
            <w:tcW w:w="1349" w:type="pct"/>
            <w:tcBorders>
              <w:top w:val="single" w:sz="4" w:space="0" w:color="auto"/>
              <w:left w:val="single" w:sz="4" w:space="0" w:color="auto"/>
              <w:bottom w:val="single" w:sz="4" w:space="0" w:color="auto"/>
              <w:right w:val="single" w:sz="4" w:space="0" w:color="auto"/>
            </w:tcBorders>
          </w:tcPr>
          <w:p w14:paraId="060A65B4" w14:textId="77777777" w:rsidR="00B27E9C" w:rsidRDefault="00B27E9C" w:rsidP="00B27E9C">
            <w:pPr>
              <w:pStyle w:val="GOSTTablenorm"/>
            </w:pPr>
            <w:r w:rsidRPr="00B9499D">
              <w:t>Алгоритм вычисле</w:t>
            </w:r>
            <w:r>
              <w:t xml:space="preserve">ния зависит от значения параметра </w:t>
            </w:r>
            <w:r w:rsidRPr="006D6906">
              <w:t>CNT_SEPARATEUNIT</w:t>
            </w:r>
            <w:r>
              <w:t>.</w:t>
            </w:r>
          </w:p>
          <w:p w14:paraId="57EC6894" w14:textId="77777777" w:rsidR="00B27E9C" w:rsidRPr="006B44A5" w:rsidRDefault="00B27E9C" w:rsidP="00B27E9C">
            <w:pPr>
              <w:pStyle w:val="GOSTTablenorm"/>
            </w:pPr>
            <w:r>
              <w:t xml:space="preserve">Если в параметре </w:t>
            </w:r>
            <w:r w:rsidRPr="006D6906">
              <w:t>CNT_SEPARATEUNIT</w:t>
            </w:r>
            <w:r>
              <w:t xml:space="preserve"> указано «</w:t>
            </w:r>
            <w:r>
              <w:rPr>
                <w:lang w:val="en-US"/>
              </w:rPr>
              <w:t>false</w:t>
            </w:r>
            <w:r>
              <w:t xml:space="preserve">», то атрибут заполняется из тега </w:t>
            </w:r>
            <w:r w:rsidRPr="00157F22">
              <w:t>R_ANALYTICCODE</w:t>
            </w:r>
            <w:r>
              <w:t>.</w:t>
            </w:r>
          </w:p>
          <w:p w14:paraId="2374ECD4" w14:textId="10AE5701" w:rsidR="00B27E9C" w:rsidRPr="00FC12BA" w:rsidRDefault="00B27E9C" w:rsidP="00B27E9C">
            <w:pPr>
              <w:pStyle w:val="GOSTTablenorm"/>
            </w:pPr>
            <w:r>
              <w:t xml:space="preserve">Если в параметре </w:t>
            </w:r>
            <w:r w:rsidRPr="006D6906">
              <w:t>CNT_SEPARATEUNIT</w:t>
            </w:r>
            <w:r>
              <w:t xml:space="preserve"> указано «</w:t>
            </w:r>
            <w:r>
              <w:rPr>
                <w:lang w:val="en-US"/>
              </w:rPr>
              <w:t>true</w:t>
            </w:r>
            <w:r>
              <w:t xml:space="preserve">», то </w:t>
            </w:r>
            <w:r w:rsidRPr="003E5A37">
              <w:t>атрибут заполняется из тега</w:t>
            </w:r>
            <w:r>
              <w:t xml:space="preserve"> </w:t>
            </w:r>
            <w:r w:rsidRPr="00157F22">
              <w:t>SD_ANALYTICCODE</w:t>
            </w:r>
          </w:p>
        </w:tc>
      </w:tr>
      <w:tr w:rsidR="00B27E9C" w14:paraId="4FCC1646" w14:textId="77777777" w:rsidTr="00AB3FFF">
        <w:tc>
          <w:tcPr>
            <w:tcW w:w="1126" w:type="pct"/>
            <w:tcBorders>
              <w:top w:val="single" w:sz="4" w:space="0" w:color="auto"/>
              <w:left w:val="single" w:sz="4" w:space="0" w:color="auto"/>
              <w:bottom w:val="single" w:sz="4" w:space="0" w:color="auto"/>
              <w:right w:val="single" w:sz="4" w:space="0" w:color="auto"/>
            </w:tcBorders>
          </w:tcPr>
          <w:p w14:paraId="3E3099CD" w14:textId="2DE3F2B2" w:rsidR="00B27E9C" w:rsidRPr="00D342BA" w:rsidRDefault="00B27E9C" w:rsidP="00B27E9C">
            <w:pPr>
              <w:pStyle w:val="GOSTTablenorm"/>
              <w:rPr>
                <w:szCs w:val="22"/>
              </w:rPr>
            </w:pPr>
            <w:r w:rsidRPr="00D342BA">
              <w:t>КБК_плательщика</w:t>
            </w:r>
          </w:p>
        </w:tc>
        <w:tc>
          <w:tcPr>
            <w:tcW w:w="273" w:type="pct"/>
            <w:tcBorders>
              <w:top w:val="single" w:sz="4" w:space="0" w:color="auto"/>
              <w:left w:val="single" w:sz="4" w:space="0" w:color="auto"/>
              <w:bottom w:val="single" w:sz="4" w:space="0" w:color="auto"/>
              <w:right w:val="single" w:sz="4" w:space="0" w:color="auto"/>
            </w:tcBorders>
          </w:tcPr>
          <w:p w14:paraId="69892271" w14:textId="1CE2730E" w:rsidR="00B27E9C" w:rsidRPr="00D342BA" w:rsidRDefault="00B27E9C" w:rsidP="00B27E9C">
            <w:pPr>
              <w:pStyle w:val="GOSTTablenorm"/>
              <w:rPr>
                <w:szCs w:val="22"/>
              </w:rPr>
            </w:pPr>
            <w:r w:rsidRPr="00D342BA">
              <w:t>нет</w:t>
            </w:r>
          </w:p>
        </w:tc>
        <w:tc>
          <w:tcPr>
            <w:tcW w:w="1126" w:type="pct"/>
            <w:tcBorders>
              <w:top w:val="single" w:sz="4" w:space="0" w:color="auto"/>
              <w:left w:val="single" w:sz="4" w:space="0" w:color="auto"/>
              <w:bottom w:val="single" w:sz="4" w:space="0" w:color="auto"/>
              <w:right w:val="single" w:sz="4" w:space="0" w:color="auto"/>
            </w:tcBorders>
          </w:tcPr>
          <w:p w14:paraId="4CFB3925" w14:textId="36649224" w:rsidR="00B27E9C" w:rsidRPr="00D342BA" w:rsidRDefault="00B27E9C" w:rsidP="00B27E9C">
            <w:pPr>
              <w:pStyle w:val="GOSTTablenorm"/>
              <w:rPr>
                <w:szCs w:val="22"/>
              </w:rPr>
            </w:pPr>
            <w:r w:rsidRPr="00D342BA">
              <w:t xml:space="preserve">КБК плательщика </w:t>
            </w:r>
          </w:p>
        </w:tc>
        <w:tc>
          <w:tcPr>
            <w:tcW w:w="1126" w:type="pct"/>
            <w:tcBorders>
              <w:top w:val="single" w:sz="4" w:space="0" w:color="auto"/>
              <w:left w:val="single" w:sz="4" w:space="0" w:color="auto"/>
              <w:bottom w:val="single" w:sz="4" w:space="0" w:color="auto"/>
              <w:right w:val="single" w:sz="4" w:space="0" w:color="auto"/>
            </w:tcBorders>
          </w:tcPr>
          <w:p w14:paraId="5CCC1017" w14:textId="4B472F71" w:rsidR="00B27E9C" w:rsidRPr="00D342BA" w:rsidRDefault="00B27E9C" w:rsidP="00B27E9C">
            <w:pPr>
              <w:pStyle w:val="GOSTTablenorm"/>
              <w:rPr>
                <w:lang w:val="en-US"/>
              </w:rPr>
            </w:pPr>
            <w:r w:rsidRPr="00D342BA">
              <w:rPr>
                <w:lang w:val="en-US"/>
              </w:rPr>
              <w:t>FS_TSE_TB05012013_1_LIST:KBK</w:t>
            </w:r>
          </w:p>
        </w:tc>
        <w:tc>
          <w:tcPr>
            <w:tcW w:w="1349" w:type="pct"/>
            <w:tcBorders>
              <w:top w:val="single" w:sz="4" w:space="0" w:color="auto"/>
              <w:left w:val="single" w:sz="4" w:space="0" w:color="auto"/>
              <w:bottom w:val="single" w:sz="4" w:space="0" w:color="auto"/>
              <w:right w:val="single" w:sz="4" w:space="0" w:color="auto"/>
            </w:tcBorders>
          </w:tcPr>
          <w:p w14:paraId="1B921F6B" w14:textId="1A72A990" w:rsidR="00B27E9C" w:rsidRPr="00D342BA" w:rsidRDefault="00B27E9C" w:rsidP="00B27E9C">
            <w:pPr>
              <w:pStyle w:val="GOSTTablenorm"/>
            </w:pPr>
            <w:r w:rsidRPr="00D342BA">
              <w:t>-</w:t>
            </w:r>
          </w:p>
        </w:tc>
      </w:tr>
      <w:tr w:rsidR="00B27E9C" w14:paraId="6694D9D7" w14:textId="77777777" w:rsidTr="00AB3FFF">
        <w:tc>
          <w:tcPr>
            <w:tcW w:w="1126" w:type="pct"/>
            <w:tcBorders>
              <w:top w:val="single" w:sz="4" w:space="0" w:color="auto"/>
              <w:left w:val="single" w:sz="4" w:space="0" w:color="auto"/>
              <w:bottom w:val="single" w:sz="4" w:space="0" w:color="auto"/>
              <w:right w:val="single" w:sz="4" w:space="0" w:color="auto"/>
            </w:tcBorders>
          </w:tcPr>
          <w:p w14:paraId="4691A88B" w14:textId="3BDFBB40" w:rsidR="00B27E9C" w:rsidRPr="00D342BA" w:rsidRDefault="00B27E9C" w:rsidP="00B27E9C">
            <w:pPr>
              <w:pStyle w:val="GOSTTablenorm"/>
              <w:rPr>
                <w:szCs w:val="22"/>
              </w:rPr>
            </w:pPr>
            <w:r w:rsidRPr="00D342BA">
              <w:t>Тип_КБК_плательщика</w:t>
            </w:r>
          </w:p>
        </w:tc>
        <w:tc>
          <w:tcPr>
            <w:tcW w:w="273" w:type="pct"/>
            <w:tcBorders>
              <w:top w:val="single" w:sz="4" w:space="0" w:color="auto"/>
              <w:left w:val="single" w:sz="4" w:space="0" w:color="auto"/>
              <w:bottom w:val="single" w:sz="4" w:space="0" w:color="auto"/>
              <w:right w:val="single" w:sz="4" w:space="0" w:color="auto"/>
            </w:tcBorders>
          </w:tcPr>
          <w:p w14:paraId="5CFBC219" w14:textId="111F5A19" w:rsidR="00B27E9C" w:rsidRPr="00D342BA" w:rsidRDefault="00B27E9C" w:rsidP="00B27E9C">
            <w:pPr>
              <w:pStyle w:val="GOSTTablenorm"/>
              <w:rPr>
                <w:szCs w:val="22"/>
              </w:rPr>
            </w:pPr>
            <w:r w:rsidRPr="00D342BA">
              <w:t>да</w:t>
            </w:r>
          </w:p>
        </w:tc>
        <w:tc>
          <w:tcPr>
            <w:tcW w:w="1126" w:type="pct"/>
            <w:tcBorders>
              <w:top w:val="single" w:sz="4" w:space="0" w:color="auto"/>
              <w:left w:val="single" w:sz="4" w:space="0" w:color="auto"/>
              <w:bottom w:val="single" w:sz="4" w:space="0" w:color="auto"/>
              <w:right w:val="single" w:sz="4" w:space="0" w:color="auto"/>
            </w:tcBorders>
          </w:tcPr>
          <w:p w14:paraId="41521E9C" w14:textId="2E39743D" w:rsidR="00B27E9C" w:rsidRPr="00D342BA" w:rsidRDefault="00B27E9C" w:rsidP="00B27E9C">
            <w:pPr>
              <w:pStyle w:val="GOSTTablenorm"/>
              <w:rPr>
                <w:szCs w:val="22"/>
              </w:rPr>
            </w:pPr>
            <w:r w:rsidRPr="00D342BA">
              <w:t xml:space="preserve">Тип КБК плательщика </w:t>
            </w:r>
          </w:p>
        </w:tc>
        <w:tc>
          <w:tcPr>
            <w:tcW w:w="1126" w:type="pct"/>
            <w:tcBorders>
              <w:top w:val="single" w:sz="4" w:space="0" w:color="auto"/>
              <w:left w:val="single" w:sz="4" w:space="0" w:color="auto"/>
              <w:bottom w:val="single" w:sz="4" w:space="0" w:color="auto"/>
              <w:right w:val="single" w:sz="4" w:space="0" w:color="auto"/>
            </w:tcBorders>
          </w:tcPr>
          <w:p w14:paraId="066D253C" w14:textId="77777777" w:rsidR="00B27E9C" w:rsidRPr="00D342BA" w:rsidRDefault="00B27E9C" w:rsidP="00B27E9C">
            <w:pPr>
              <w:pStyle w:val="GOSTTablenorm"/>
            </w:pPr>
          </w:p>
        </w:tc>
        <w:tc>
          <w:tcPr>
            <w:tcW w:w="1349" w:type="pct"/>
            <w:tcBorders>
              <w:top w:val="single" w:sz="4" w:space="0" w:color="auto"/>
              <w:left w:val="single" w:sz="4" w:space="0" w:color="auto"/>
              <w:bottom w:val="single" w:sz="4" w:space="0" w:color="auto"/>
              <w:right w:val="single" w:sz="4" w:space="0" w:color="auto"/>
            </w:tcBorders>
          </w:tcPr>
          <w:p w14:paraId="243A2B1E" w14:textId="1F8FE2AF" w:rsidR="00B27E9C" w:rsidRPr="00D342BA" w:rsidRDefault="00B27E9C" w:rsidP="00B27E9C">
            <w:pPr>
              <w:pStyle w:val="GOSTTablenorm"/>
            </w:pPr>
            <w:r w:rsidRPr="00D342BA">
              <w:t>Для данного документа заполняется значением «00»</w:t>
            </w:r>
          </w:p>
        </w:tc>
      </w:tr>
      <w:tr w:rsidR="00B27E9C" w:rsidRPr="00714BF3" w14:paraId="666434E2" w14:textId="77777777" w:rsidTr="00AB3FFF">
        <w:tc>
          <w:tcPr>
            <w:tcW w:w="1126" w:type="pct"/>
            <w:tcBorders>
              <w:top w:val="single" w:sz="4" w:space="0" w:color="auto"/>
              <w:left w:val="single" w:sz="4" w:space="0" w:color="auto"/>
              <w:bottom w:val="single" w:sz="4" w:space="0" w:color="auto"/>
              <w:right w:val="single" w:sz="4" w:space="0" w:color="auto"/>
            </w:tcBorders>
          </w:tcPr>
          <w:p w14:paraId="32E58FC3" w14:textId="77777777" w:rsidR="00B27E9C" w:rsidRPr="00D342BA" w:rsidRDefault="00B27E9C" w:rsidP="00B27E9C">
            <w:pPr>
              <w:pStyle w:val="GOSTTablenorm"/>
              <w:rPr>
                <w:rFonts w:ascii="GolosTextWebRegular" w:hAnsi="GolosTextWebRegular"/>
                <w:sz w:val="21"/>
                <w:szCs w:val="21"/>
                <w:shd w:val="clear" w:color="auto" w:fill="FFEFBB"/>
              </w:rPr>
            </w:pPr>
            <w:r w:rsidRPr="00D342BA">
              <w:t>GUID_предыд_версии_документа</w:t>
            </w:r>
          </w:p>
        </w:tc>
        <w:tc>
          <w:tcPr>
            <w:tcW w:w="273" w:type="pct"/>
            <w:tcBorders>
              <w:top w:val="single" w:sz="4" w:space="0" w:color="auto"/>
              <w:left w:val="single" w:sz="4" w:space="0" w:color="auto"/>
              <w:bottom w:val="single" w:sz="4" w:space="0" w:color="auto"/>
              <w:right w:val="single" w:sz="4" w:space="0" w:color="auto"/>
            </w:tcBorders>
          </w:tcPr>
          <w:p w14:paraId="2BC90681" w14:textId="77777777" w:rsidR="00B27E9C" w:rsidRPr="00D342BA" w:rsidRDefault="00B27E9C" w:rsidP="00B27E9C">
            <w:pPr>
              <w:pStyle w:val="GOSTTablenorm"/>
            </w:pPr>
            <w:r w:rsidRPr="00D342BA">
              <w:t>нет</w:t>
            </w:r>
          </w:p>
        </w:tc>
        <w:tc>
          <w:tcPr>
            <w:tcW w:w="1126" w:type="pct"/>
            <w:tcBorders>
              <w:top w:val="single" w:sz="4" w:space="0" w:color="auto"/>
              <w:left w:val="single" w:sz="4" w:space="0" w:color="auto"/>
              <w:bottom w:val="single" w:sz="4" w:space="0" w:color="auto"/>
              <w:right w:val="single" w:sz="4" w:space="0" w:color="auto"/>
            </w:tcBorders>
          </w:tcPr>
          <w:p w14:paraId="5A0B5475" w14:textId="4D7181CC" w:rsidR="00B27E9C" w:rsidRPr="00D342BA" w:rsidRDefault="00B27E9C" w:rsidP="00B27E9C">
            <w:pPr>
              <w:pStyle w:val="GOSTTablenorm"/>
              <w:rPr>
                <w:szCs w:val="22"/>
              </w:rPr>
            </w:pPr>
            <w:r w:rsidRPr="00D342BA">
              <w:rPr>
                <w:szCs w:val="22"/>
                <w:lang w:val="en-US"/>
              </w:rPr>
              <w:t>GUID</w:t>
            </w:r>
            <w:r w:rsidRPr="00D342BA">
              <w:rPr>
                <w:szCs w:val="22"/>
              </w:rPr>
              <w:t xml:space="preserve"> предыдущей версии документа с учетом технической версии, по суммам которой формируются сторнирующие записи учета.</w:t>
            </w:r>
          </w:p>
        </w:tc>
        <w:tc>
          <w:tcPr>
            <w:tcW w:w="1126" w:type="pct"/>
            <w:tcBorders>
              <w:top w:val="single" w:sz="4" w:space="0" w:color="auto"/>
              <w:left w:val="single" w:sz="4" w:space="0" w:color="auto"/>
              <w:bottom w:val="single" w:sz="4" w:space="0" w:color="auto"/>
              <w:right w:val="single" w:sz="4" w:space="0" w:color="auto"/>
            </w:tcBorders>
          </w:tcPr>
          <w:p w14:paraId="7FB40549" w14:textId="213380C5" w:rsidR="00B27E9C" w:rsidRPr="00D342BA" w:rsidRDefault="00B27E9C" w:rsidP="00B27E9C">
            <w:pPr>
              <w:pStyle w:val="GOSTTablenorm"/>
              <w:rPr>
                <w:lang w:val="en-US"/>
              </w:rPr>
            </w:pPr>
            <w:r w:rsidRPr="00D342BA">
              <w:t>SI_PREVDOCGUID</w:t>
            </w:r>
          </w:p>
        </w:tc>
        <w:tc>
          <w:tcPr>
            <w:tcW w:w="1349" w:type="pct"/>
            <w:tcBorders>
              <w:top w:val="single" w:sz="4" w:space="0" w:color="auto"/>
              <w:left w:val="single" w:sz="4" w:space="0" w:color="auto"/>
              <w:bottom w:val="single" w:sz="4" w:space="0" w:color="auto"/>
              <w:right w:val="single" w:sz="4" w:space="0" w:color="auto"/>
            </w:tcBorders>
          </w:tcPr>
          <w:p w14:paraId="383BBA3B" w14:textId="33672352" w:rsidR="00B27E9C" w:rsidRPr="00D342BA" w:rsidRDefault="00B27E9C" w:rsidP="00B27E9C">
            <w:pPr>
              <w:pStyle w:val="GOSTTablenorm"/>
            </w:pPr>
            <w:r w:rsidRPr="00D342BA">
              <w:t>-</w:t>
            </w:r>
          </w:p>
        </w:tc>
      </w:tr>
      <w:tr w:rsidR="00B27E9C" w14:paraId="5A0A3B17" w14:textId="77777777" w:rsidTr="00AB3FFF">
        <w:tc>
          <w:tcPr>
            <w:tcW w:w="1126" w:type="pct"/>
            <w:tcBorders>
              <w:top w:val="single" w:sz="4" w:space="0" w:color="auto"/>
              <w:left w:val="single" w:sz="4" w:space="0" w:color="auto"/>
              <w:bottom w:val="single" w:sz="4" w:space="0" w:color="auto"/>
              <w:right w:val="single" w:sz="4" w:space="0" w:color="auto"/>
            </w:tcBorders>
          </w:tcPr>
          <w:p w14:paraId="0E6F3B15" w14:textId="16B516DD" w:rsidR="00B27E9C" w:rsidRPr="00D342BA" w:rsidRDefault="00B27E9C" w:rsidP="00B27E9C">
            <w:pPr>
              <w:pStyle w:val="GOSTTablenorm"/>
            </w:pPr>
            <w:r w:rsidRPr="00D342BA">
              <w:rPr>
                <w:rFonts w:ascii="GolosTextWebRegular" w:hAnsi="GolosTextWebRegular"/>
                <w:sz w:val="21"/>
                <w:szCs w:val="21"/>
                <w:shd w:val="clear" w:color="auto" w:fill="FFEFBB"/>
              </w:rPr>
              <w:t>Идентификатор_контракта</w:t>
            </w:r>
          </w:p>
        </w:tc>
        <w:tc>
          <w:tcPr>
            <w:tcW w:w="273" w:type="pct"/>
            <w:tcBorders>
              <w:top w:val="single" w:sz="4" w:space="0" w:color="auto"/>
              <w:left w:val="single" w:sz="4" w:space="0" w:color="auto"/>
              <w:bottom w:val="single" w:sz="4" w:space="0" w:color="auto"/>
              <w:right w:val="single" w:sz="4" w:space="0" w:color="auto"/>
            </w:tcBorders>
          </w:tcPr>
          <w:p w14:paraId="5C3A5358" w14:textId="77777777" w:rsidR="00B27E9C" w:rsidRPr="00D342BA" w:rsidRDefault="00B27E9C" w:rsidP="00B27E9C">
            <w:pPr>
              <w:pStyle w:val="GOSTTablenorm"/>
            </w:pPr>
            <w:r w:rsidRPr="00D342BA">
              <w:t>нет</w:t>
            </w:r>
          </w:p>
        </w:tc>
        <w:tc>
          <w:tcPr>
            <w:tcW w:w="1126" w:type="pct"/>
            <w:tcBorders>
              <w:top w:val="single" w:sz="4" w:space="0" w:color="auto"/>
              <w:left w:val="single" w:sz="4" w:space="0" w:color="auto"/>
              <w:bottom w:val="single" w:sz="4" w:space="0" w:color="auto"/>
              <w:right w:val="single" w:sz="4" w:space="0" w:color="auto"/>
            </w:tcBorders>
          </w:tcPr>
          <w:p w14:paraId="449C3215" w14:textId="77777777" w:rsidR="00B27E9C" w:rsidRPr="00D342BA" w:rsidRDefault="00B27E9C" w:rsidP="00B27E9C">
            <w:pPr>
              <w:pStyle w:val="GOSTTablenorm"/>
            </w:pPr>
            <w:r w:rsidRPr="00D342BA">
              <w:rPr>
                <w:szCs w:val="22"/>
              </w:rPr>
              <w:t>Идентификатор государственного контракта, соглашения, договора плательщика</w:t>
            </w:r>
          </w:p>
        </w:tc>
        <w:tc>
          <w:tcPr>
            <w:tcW w:w="1126" w:type="pct"/>
            <w:tcBorders>
              <w:top w:val="single" w:sz="4" w:space="0" w:color="auto"/>
              <w:left w:val="single" w:sz="4" w:space="0" w:color="auto"/>
              <w:bottom w:val="single" w:sz="4" w:space="0" w:color="auto"/>
              <w:right w:val="single" w:sz="4" w:space="0" w:color="auto"/>
            </w:tcBorders>
          </w:tcPr>
          <w:p w14:paraId="373A24AC" w14:textId="77777777" w:rsidR="00B27E9C" w:rsidRPr="00D342BA" w:rsidRDefault="00B27E9C" w:rsidP="00B27E9C">
            <w:pPr>
              <w:pStyle w:val="GOSTTablenorm"/>
            </w:pPr>
            <w:r w:rsidRPr="00D342BA">
              <w:t>CNT_IGK</w:t>
            </w:r>
          </w:p>
        </w:tc>
        <w:tc>
          <w:tcPr>
            <w:tcW w:w="1349" w:type="pct"/>
            <w:tcBorders>
              <w:top w:val="single" w:sz="4" w:space="0" w:color="auto"/>
              <w:left w:val="single" w:sz="4" w:space="0" w:color="auto"/>
              <w:bottom w:val="single" w:sz="4" w:space="0" w:color="auto"/>
              <w:right w:val="single" w:sz="4" w:space="0" w:color="auto"/>
            </w:tcBorders>
          </w:tcPr>
          <w:p w14:paraId="4C9DBA8B" w14:textId="77777777" w:rsidR="00B27E9C" w:rsidRPr="00D342BA" w:rsidRDefault="00B27E9C" w:rsidP="00B27E9C">
            <w:pPr>
              <w:pStyle w:val="GOSTTablenorm"/>
            </w:pPr>
            <w:r w:rsidRPr="00D342BA">
              <w:t>-</w:t>
            </w:r>
          </w:p>
        </w:tc>
      </w:tr>
      <w:tr w:rsidR="00B27E9C" w14:paraId="603AE246" w14:textId="77777777" w:rsidTr="00AB3FFF">
        <w:tc>
          <w:tcPr>
            <w:tcW w:w="1126" w:type="pct"/>
            <w:tcBorders>
              <w:top w:val="single" w:sz="4" w:space="0" w:color="auto"/>
              <w:left w:val="single" w:sz="4" w:space="0" w:color="auto"/>
              <w:bottom w:val="single" w:sz="4" w:space="0" w:color="auto"/>
              <w:right w:val="single" w:sz="4" w:space="0" w:color="auto"/>
            </w:tcBorders>
          </w:tcPr>
          <w:p w14:paraId="1471BB37" w14:textId="168CCB46" w:rsidR="00B27E9C" w:rsidRPr="00D342BA" w:rsidRDefault="00B27E9C" w:rsidP="00F41042">
            <w:pPr>
              <w:pStyle w:val="GOSTTablenorm"/>
              <w:rPr>
                <w:rFonts w:ascii="GolosTextWebRegular" w:hAnsi="GolosTextWebRegular"/>
                <w:sz w:val="21"/>
                <w:szCs w:val="21"/>
                <w:shd w:val="clear" w:color="auto" w:fill="FFEFBB"/>
              </w:rPr>
            </w:pPr>
            <w:r w:rsidRPr="00D342BA">
              <w:rPr>
                <w:szCs w:val="22"/>
              </w:rPr>
              <w:t>Текущий_год</w:t>
            </w:r>
          </w:p>
        </w:tc>
        <w:tc>
          <w:tcPr>
            <w:tcW w:w="273" w:type="pct"/>
            <w:tcBorders>
              <w:top w:val="single" w:sz="4" w:space="0" w:color="auto"/>
              <w:left w:val="single" w:sz="4" w:space="0" w:color="auto"/>
              <w:bottom w:val="single" w:sz="4" w:space="0" w:color="auto"/>
              <w:right w:val="single" w:sz="4" w:space="0" w:color="auto"/>
            </w:tcBorders>
          </w:tcPr>
          <w:p w14:paraId="6A27E147" w14:textId="49F5256C" w:rsidR="00B27E9C" w:rsidRPr="00D342BA" w:rsidRDefault="00B27E9C" w:rsidP="00B27E9C">
            <w:pPr>
              <w:pStyle w:val="GOSTTablenorm"/>
            </w:pPr>
            <w:r w:rsidRPr="00D342BA">
              <w:t xml:space="preserve">да </w:t>
            </w:r>
          </w:p>
        </w:tc>
        <w:tc>
          <w:tcPr>
            <w:tcW w:w="1126" w:type="pct"/>
            <w:tcBorders>
              <w:top w:val="single" w:sz="4" w:space="0" w:color="auto"/>
              <w:left w:val="single" w:sz="4" w:space="0" w:color="auto"/>
              <w:bottom w:val="single" w:sz="4" w:space="0" w:color="auto"/>
              <w:right w:val="single" w:sz="4" w:space="0" w:color="auto"/>
            </w:tcBorders>
          </w:tcPr>
          <w:p w14:paraId="16FA58C2" w14:textId="33138165" w:rsidR="00B27E9C" w:rsidRPr="00D342BA" w:rsidRDefault="00B27E9C" w:rsidP="00B27E9C">
            <w:pPr>
              <w:pStyle w:val="GOSTTablenorm"/>
              <w:rPr>
                <w:szCs w:val="22"/>
              </w:rPr>
            </w:pPr>
            <w:r w:rsidRPr="00D342BA">
              <w:t>Год на который принимаются Сведения</w:t>
            </w:r>
          </w:p>
        </w:tc>
        <w:tc>
          <w:tcPr>
            <w:tcW w:w="1126" w:type="pct"/>
            <w:tcBorders>
              <w:top w:val="single" w:sz="4" w:space="0" w:color="auto"/>
              <w:left w:val="single" w:sz="4" w:space="0" w:color="auto"/>
              <w:bottom w:val="single" w:sz="4" w:space="0" w:color="auto"/>
              <w:right w:val="single" w:sz="4" w:space="0" w:color="auto"/>
            </w:tcBorders>
          </w:tcPr>
          <w:p w14:paraId="1D2BB689" w14:textId="620D4B6D" w:rsidR="00B27E9C" w:rsidRPr="00D342BA" w:rsidRDefault="00B27E9C" w:rsidP="00F41042">
            <w:pPr>
              <w:pStyle w:val="GOSTTablenorm"/>
            </w:pPr>
            <w:r w:rsidRPr="00D342BA">
              <w:t>FFF_YEAR</w:t>
            </w:r>
          </w:p>
        </w:tc>
        <w:tc>
          <w:tcPr>
            <w:tcW w:w="1349" w:type="pct"/>
            <w:tcBorders>
              <w:top w:val="single" w:sz="4" w:space="0" w:color="auto"/>
              <w:left w:val="single" w:sz="4" w:space="0" w:color="auto"/>
              <w:bottom w:val="single" w:sz="4" w:space="0" w:color="auto"/>
              <w:right w:val="single" w:sz="4" w:space="0" w:color="auto"/>
            </w:tcBorders>
          </w:tcPr>
          <w:p w14:paraId="3106781E" w14:textId="64051401" w:rsidR="00B27E9C" w:rsidRPr="00D342BA" w:rsidRDefault="00B27E9C" w:rsidP="00F41042">
            <w:pPr>
              <w:pStyle w:val="GOSTTablenorm"/>
            </w:pPr>
            <w:ins w:id="6087" w:author="Великанова Алевтина Николаевна TSE-105716" w:date="2025-06-04T14:01:00Z">
              <w:r w:rsidRPr="00D342BA">
                <w:t>З</w:t>
              </w:r>
            </w:ins>
            <w:r w:rsidRPr="00D342BA">
              <w:t>аполняется значением из тега FFF_YEAR</w:t>
            </w:r>
          </w:p>
        </w:tc>
      </w:tr>
      <w:tr w:rsidR="00B27E9C" w14:paraId="0B4E59D3" w14:textId="77777777" w:rsidTr="00AB3FFF">
        <w:tc>
          <w:tcPr>
            <w:tcW w:w="1126" w:type="pct"/>
            <w:tcBorders>
              <w:top w:val="single" w:sz="4" w:space="0" w:color="auto"/>
              <w:left w:val="single" w:sz="4" w:space="0" w:color="auto"/>
              <w:bottom w:val="single" w:sz="4" w:space="0" w:color="auto"/>
              <w:right w:val="single" w:sz="4" w:space="0" w:color="auto"/>
            </w:tcBorders>
          </w:tcPr>
          <w:p w14:paraId="1D00CE15" w14:textId="47EEC912" w:rsidR="00B27E9C" w:rsidRPr="00D342BA" w:rsidRDefault="00B27E9C" w:rsidP="00B27E9C">
            <w:pPr>
              <w:pStyle w:val="GOSTTablenorm"/>
              <w:rPr>
                <w:rFonts w:ascii="GolosTextWebRegular" w:hAnsi="GolosTextWebRegular"/>
                <w:sz w:val="21"/>
                <w:szCs w:val="21"/>
                <w:shd w:val="clear" w:color="auto" w:fill="FFEFBB"/>
              </w:rPr>
            </w:pPr>
            <w:r w:rsidRPr="00D342BA">
              <w:rPr>
                <w:szCs w:val="22"/>
              </w:rPr>
              <w:t>Первый_год</w:t>
            </w:r>
          </w:p>
        </w:tc>
        <w:tc>
          <w:tcPr>
            <w:tcW w:w="273" w:type="pct"/>
            <w:tcBorders>
              <w:top w:val="single" w:sz="4" w:space="0" w:color="auto"/>
              <w:left w:val="single" w:sz="4" w:space="0" w:color="auto"/>
              <w:bottom w:val="single" w:sz="4" w:space="0" w:color="auto"/>
              <w:right w:val="single" w:sz="4" w:space="0" w:color="auto"/>
            </w:tcBorders>
          </w:tcPr>
          <w:p w14:paraId="42EEB2C7" w14:textId="7A0B2C2D" w:rsidR="00B27E9C" w:rsidRPr="00D342BA" w:rsidRDefault="00B27E9C" w:rsidP="00B27E9C">
            <w:pPr>
              <w:pStyle w:val="GOSTTablenorm"/>
            </w:pPr>
            <w:r w:rsidRPr="00D342BA">
              <w:t>да</w:t>
            </w:r>
          </w:p>
        </w:tc>
        <w:tc>
          <w:tcPr>
            <w:tcW w:w="1126" w:type="pct"/>
            <w:tcBorders>
              <w:top w:val="single" w:sz="4" w:space="0" w:color="auto"/>
              <w:left w:val="single" w:sz="4" w:space="0" w:color="auto"/>
              <w:bottom w:val="single" w:sz="4" w:space="0" w:color="auto"/>
              <w:right w:val="single" w:sz="4" w:space="0" w:color="auto"/>
            </w:tcBorders>
          </w:tcPr>
          <w:p w14:paraId="5A4D4A24" w14:textId="0E57CFA5" w:rsidR="00B27E9C" w:rsidRPr="00D342BA" w:rsidRDefault="00B27E9C" w:rsidP="00B27E9C">
            <w:pPr>
              <w:pStyle w:val="GOSTTablenorm"/>
              <w:rPr>
                <w:szCs w:val="22"/>
              </w:rPr>
            </w:pPr>
            <w:r w:rsidRPr="00D342BA">
              <w:t>Год на который принимаются Сведения</w:t>
            </w:r>
          </w:p>
        </w:tc>
        <w:tc>
          <w:tcPr>
            <w:tcW w:w="1126" w:type="pct"/>
            <w:tcBorders>
              <w:top w:val="single" w:sz="4" w:space="0" w:color="auto"/>
              <w:left w:val="single" w:sz="4" w:space="0" w:color="auto"/>
              <w:bottom w:val="single" w:sz="4" w:space="0" w:color="auto"/>
              <w:right w:val="single" w:sz="4" w:space="0" w:color="auto"/>
            </w:tcBorders>
          </w:tcPr>
          <w:p w14:paraId="62223CB7" w14:textId="431483CE" w:rsidR="00B27E9C" w:rsidRPr="00D342BA" w:rsidRDefault="00B27E9C" w:rsidP="00B27E9C">
            <w:pPr>
              <w:pStyle w:val="GOSTTablenorm"/>
            </w:pPr>
            <w:r w:rsidRPr="00D342BA">
              <w:t>FFF_YEAR</w:t>
            </w:r>
          </w:p>
        </w:tc>
        <w:tc>
          <w:tcPr>
            <w:tcW w:w="1349" w:type="pct"/>
            <w:tcBorders>
              <w:top w:val="single" w:sz="4" w:space="0" w:color="auto"/>
              <w:left w:val="single" w:sz="4" w:space="0" w:color="auto"/>
              <w:bottom w:val="single" w:sz="4" w:space="0" w:color="auto"/>
              <w:right w:val="single" w:sz="4" w:space="0" w:color="auto"/>
            </w:tcBorders>
          </w:tcPr>
          <w:p w14:paraId="56801910" w14:textId="688DD550" w:rsidR="00B27E9C" w:rsidRPr="00D342BA" w:rsidRDefault="00B27E9C" w:rsidP="00F41042">
            <w:pPr>
              <w:pStyle w:val="GOSTTablenorm"/>
            </w:pPr>
            <w:ins w:id="6088" w:author="Великанова Алевтина Николаевна TSE-105716" w:date="2025-06-04T14:01:00Z">
              <w:r w:rsidRPr="00D342BA">
                <w:t>З</w:t>
              </w:r>
            </w:ins>
            <w:r w:rsidRPr="00D342BA">
              <w:t>аполняется значением, которое вычисляется, как значение из тега FFF_YEAR + 1</w:t>
            </w:r>
          </w:p>
        </w:tc>
      </w:tr>
      <w:tr w:rsidR="00B27E9C" w14:paraId="0020C64F" w14:textId="77777777" w:rsidTr="00AB3FFF">
        <w:tc>
          <w:tcPr>
            <w:tcW w:w="1126" w:type="pct"/>
            <w:tcBorders>
              <w:top w:val="single" w:sz="4" w:space="0" w:color="auto"/>
              <w:left w:val="single" w:sz="4" w:space="0" w:color="auto"/>
              <w:bottom w:val="single" w:sz="4" w:space="0" w:color="auto"/>
              <w:right w:val="single" w:sz="4" w:space="0" w:color="auto"/>
            </w:tcBorders>
          </w:tcPr>
          <w:p w14:paraId="584EE5DD" w14:textId="023927E6" w:rsidR="00B27E9C" w:rsidRPr="00D342BA" w:rsidRDefault="00B27E9C" w:rsidP="00B27E9C">
            <w:pPr>
              <w:pStyle w:val="GOSTTablenorm"/>
              <w:rPr>
                <w:rFonts w:ascii="GolosTextWebRegular" w:hAnsi="GolosTextWebRegular"/>
                <w:sz w:val="21"/>
                <w:szCs w:val="21"/>
                <w:shd w:val="clear" w:color="auto" w:fill="FFEFBB"/>
              </w:rPr>
            </w:pPr>
            <w:r w:rsidRPr="00D342BA">
              <w:rPr>
                <w:szCs w:val="22"/>
              </w:rPr>
              <w:t>Второй_год</w:t>
            </w:r>
          </w:p>
        </w:tc>
        <w:tc>
          <w:tcPr>
            <w:tcW w:w="273" w:type="pct"/>
            <w:tcBorders>
              <w:top w:val="single" w:sz="4" w:space="0" w:color="auto"/>
              <w:left w:val="single" w:sz="4" w:space="0" w:color="auto"/>
              <w:bottom w:val="single" w:sz="4" w:space="0" w:color="auto"/>
              <w:right w:val="single" w:sz="4" w:space="0" w:color="auto"/>
            </w:tcBorders>
          </w:tcPr>
          <w:p w14:paraId="65D53124" w14:textId="02C7BEE8" w:rsidR="00B27E9C" w:rsidRPr="00D342BA" w:rsidRDefault="00B27E9C" w:rsidP="00B27E9C">
            <w:pPr>
              <w:pStyle w:val="GOSTTablenorm"/>
            </w:pPr>
            <w:r w:rsidRPr="00D342BA">
              <w:t>да</w:t>
            </w:r>
          </w:p>
        </w:tc>
        <w:tc>
          <w:tcPr>
            <w:tcW w:w="1126" w:type="pct"/>
            <w:tcBorders>
              <w:top w:val="single" w:sz="4" w:space="0" w:color="auto"/>
              <w:left w:val="single" w:sz="4" w:space="0" w:color="auto"/>
              <w:bottom w:val="single" w:sz="4" w:space="0" w:color="auto"/>
              <w:right w:val="single" w:sz="4" w:space="0" w:color="auto"/>
            </w:tcBorders>
          </w:tcPr>
          <w:p w14:paraId="3ECB1476" w14:textId="59C59926" w:rsidR="00B27E9C" w:rsidRPr="00D342BA" w:rsidRDefault="00B27E9C" w:rsidP="00B27E9C">
            <w:pPr>
              <w:pStyle w:val="GOSTTablenorm"/>
              <w:rPr>
                <w:szCs w:val="22"/>
              </w:rPr>
            </w:pPr>
            <w:r w:rsidRPr="00D342BA">
              <w:t>Год на который принимаются Сведения</w:t>
            </w:r>
          </w:p>
        </w:tc>
        <w:tc>
          <w:tcPr>
            <w:tcW w:w="1126" w:type="pct"/>
            <w:tcBorders>
              <w:top w:val="single" w:sz="4" w:space="0" w:color="auto"/>
              <w:left w:val="single" w:sz="4" w:space="0" w:color="auto"/>
              <w:bottom w:val="single" w:sz="4" w:space="0" w:color="auto"/>
              <w:right w:val="single" w:sz="4" w:space="0" w:color="auto"/>
            </w:tcBorders>
          </w:tcPr>
          <w:p w14:paraId="0FDCB94E" w14:textId="6FD305A6" w:rsidR="00B27E9C" w:rsidRPr="00D342BA" w:rsidRDefault="00B27E9C" w:rsidP="00B27E9C">
            <w:pPr>
              <w:pStyle w:val="GOSTTablenorm"/>
            </w:pPr>
            <w:r w:rsidRPr="00D342BA">
              <w:t>FFF_YEAR</w:t>
            </w:r>
          </w:p>
        </w:tc>
        <w:tc>
          <w:tcPr>
            <w:tcW w:w="1349" w:type="pct"/>
            <w:tcBorders>
              <w:top w:val="single" w:sz="4" w:space="0" w:color="auto"/>
              <w:left w:val="single" w:sz="4" w:space="0" w:color="auto"/>
              <w:bottom w:val="single" w:sz="4" w:space="0" w:color="auto"/>
              <w:right w:val="single" w:sz="4" w:space="0" w:color="auto"/>
            </w:tcBorders>
          </w:tcPr>
          <w:p w14:paraId="21BD8EEC" w14:textId="3FA67CC9" w:rsidR="00B27E9C" w:rsidRPr="00D342BA" w:rsidRDefault="00B27E9C" w:rsidP="00F41042">
            <w:pPr>
              <w:pStyle w:val="GOSTTablenorm"/>
            </w:pPr>
            <w:ins w:id="6089" w:author="Великанова Алевтина Николаевна TSE-105716" w:date="2025-06-04T14:01:00Z">
              <w:r w:rsidRPr="00D342BA">
                <w:t>З</w:t>
              </w:r>
            </w:ins>
            <w:r w:rsidRPr="00D342BA">
              <w:t>аполняется значением, которое вычисляется, как значение из тега FFF_YEAR + 2</w:t>
            </w:r>
          </w:p>
        </w:tc>
      </w:tr>
      <w:tr w:rsidR="00B27E9C" w14:paraId="3128F7D8" w14:textId="77777777" w:rsidTr="00AB3FFF">
        <w:tc>
          <w:tcPr>
            <w:tcW w:w="1126" w:type="pct"/>
            <w:tcBorders>
              <w:top w:val="single" w:sz="4" w:space="0" w:color="auto"/>
              <w:left w:val="single" w:sz="4" w:space="0" w:color="auto"/>
              <w:bottom w:val="single" w:sz="4" w:space="0" w:color="auto"/>
              <w:right w:val="single" w:sz="4" w:space="0" w:color="auto"/>
            </w:tcBorders>
          </w:tcPr>
          <w:p w14:paraId="073B749B" w14:textId="65D0E498" w:rsidR="00B27E9C" w:rsidRPr="00D342BA" w:rsidRDefault="00B27E9C" w:rsidP="00B27E9C">
            <w:pPr>
              <w:pStyle w:val="GOSTTablenorm"/>
              <w:rPr>
                <w:rFonts w:ascii="GolosTextWebRegular" w:hAnsi="GolosTextWebRegular"/>
                <w:sz w:val="21"/>
                <w:szCs w:val="21"/>
                <w:shd w:val="clear" w:color="auto" w:fill="FFEFBB"/>
              </w:rPr>
            </w:pPr>
            <w:r w:rsidRPr="00D342BA">
              <w:rPr>
                <w:szCs w:val="22"/>
              </w:rPr>
              <w:t>Последующие_годы</w:t>
            </w:r>
          </w:p>
        </w:tc>
        <w:tc>
          <w:tcPr>
            <w:tcW w:w="273" w:type="pct"/>
            <w:tcBorders>
              <w:top w:val="single" w:sz="4" w:space="0" w:color="auto"/>
              <w:left w:val="single" w:sz="4" w:space="0" w:color="auto"/>
              <w:bottom w:val="single" w:sz="4" w:space="0" w:color="auto"/>
              <w:right w:val="single" w:sz="4" w:space="0" w:color="auto"/>
            </w:tcBorders>
          </w:tcPr>
          <w:p w14:paraId="0EF51130" w14:textId="0A3A0437" w:rsidR="00B27E9C" w:rsidRPr="00D342BA" w:rsidRDefault="00B27E9C" w:rsidP="00B27E9C">
            <w:pPr>
              <w:pStyle w:val="GOSTTablenorm"/>
            </w:pPr>
            <w:r w:rsidRPr="00D342BA">
              <w:t>да</w:t>
            </w:r>
          </w:p>
        </w:tc>
        <w:tc>
          <w:tcPr>
            <w:tcW w:w="1126" w:type="pct"/>
            <w:tcBorders>
              <w:top w:val="single" w:sz="4" w:space="0" w:color="auto"/>
              <w:left w:val="single" w:sz="4" w:space="0" w:color="auto"/>
              <w:bottom w:val="single" w:sz="4" w:space="0" w:color="auto"/>
              <w:right w:val="single" w:sz="4" w:space="0" w:color="auto"/>
            </w:tcBorders>
          </w:tcPr>
          <w:p w14:paraId="6AA11EB9" w14:textId="0C912717" w:rsidR="00B27E9C" w:rsidRPr="00D342BA" w:rsidRDefault="00B27E9C" w:rsidP="00B27E9C">
            <w:pPr>
              <w:pStyle w:val="GOSTTablenorm"/>
              <w:rPr>
                <w:szCs w:val="22"/>
              </w:rPr>
            </w:pPr>
            <w:r w:rsidRPr="00D342BA">
              <w:t>Год на который принимаются Сведения</w:t>
            </w:r>
          </w:p>
        </w:tc>
        <w:tc>
          <w:tcPr>
            <w:tcW w:w="1126" w:type="pct"/>
            <w:tcBorders>
              <w:top w:val="single" w:sz="4" w:space="0" w:color="auto"/>
              <w:left w:val="single" w:sz="4" w:space="0" w:color="auto"/>
              <w:bottom w:val="single" w:sz="4" w:space="0" w:color="auto"/>
              <w:right w:val="single" w:sz="4" w:space="0" w:color="auto"/>
            </w:tcBorders>
          </w:tcPr>
          <w:p w14:paraId="42249991" w14:textId="652974E0" w:rsidR="00B27E9C" w:rsidRPr="00D342BA" w:rsidRDefault="00B27E9C" w:rsidP="00B27E9C">
            <w:pPr>
              <w:pStyle w:val="GOSTTablenorm"/>
            </w:pPr>
            <w:r w:rsidRPr="00D342BA">
              <w:t>FFF_YEAR</w:t>
            </w:r>
          </w:p>
        </w:tc>
        <w:tc>
          <w:tcPr>
            <w:tcW w:w="1349" w:type="pct"/>
            <w:tcBorders>
              <w:top w:val="single" w:sz="4" w:space="0" w:color="auto"/>
              <w:left w:val="single" w:sz="4" w:space="0" w:color="auto"/>
              <w:bottom w:val="single" w:sz="4" w:space="0" w:color="auto"/>
              <w:right w:val="single" w:sz="4" w:space="0" w:color="auto"/>
            </w:tcBorders>
          </w:tcPr>
          <w:p w14:paraId="11241AE8" w14:textId="4CD6E1E1" w:rsidR="00B27E9C" w:rsidRPr="00D342BA" w:rsidRDefault="00B27E9C" w:rsidP="00F41042">
            <w:pPr>
              <w:pStyle w:val="GOSTTablenorm"/>
            </w:pPr>
            <w:ins w:id="6090" w:author="Великанова Алевтина Николаевна TSE-105716" w:date="2025-06-04T14:02:00Z">
              <w:r w:rsidRPr="00D342BA">
                <w:t>З</w:t>
              </w:r>
            </w:ins>
            <w:r w:rsidRPr="00D342BA">
              <w:t>аполняется значением, которое вычисляется, как значение из тега FFF_YEAR + 3</w:t>
            </w:r>
          </w:p>
        </w:tc>
      </w:tr>
      <w:tr w:rsidR="00B27E9C" w14:paraId="4D5813E2" w14:textId="77777777" w:rsidTr="00AB3FFF">
        <w:tc>
          <w:tcPr>
            <w:tcW w:w="1126" w:type="pct"/>
            <w:tcBorders>
              <w:top w:val="single" w:sz="4" w:space="0" w:color="auto"/>
              <w:left w:val="single" w:sz="4" w:space="0" w:color="auto"/>
              <w:bottom w:val="single" w:sz="4" w:space="0" w:color="auto"/>
              <w:right w:val="single" w:sz="4" w:space="0" w:color="auto"/>
            </w:tcBorders>
          </w:tcPr>
          <w:p w14:paraId="712B11F4" w14:textId="1070E5AC" w:rsidR="00B27E9C" w:rsidRPr="00D342BA" w:rsidRDefault="00B27E9C" w:rsidP="00B27E9C">
            <w:pPr>
              <w:pStyle w:val="GOSTTablenorm"/>
              <w:rPr>
                <w:szCs w:val="22"/>
              </w:rPr>
            </w:pPr>
            <w:r w:rsidRPr="00D342BA">
              <w:t>БПР_плательщика</w:t>
            </w:r>
          </w:p>
        </w:tc>
        <w:tc>
          <w:tcPr>
            <w:tcW w:w="273" w:type="pct"/>
            <w:tcBorders>
              <w:top w:val="single" w:sz="4" w:space="0" w:color="auto"/>
              <w:left w:val="single" w:sz="4" w:space="0" w:color="auto"/>
              <w:bottom w:val="single" w:sz="4" w:space="0" w:color="auto"/>
              <w:right w:val="single" w:sz="4" w:space="0" w:color="auto"/>
            </w:tcBorders>
          </w:tcPr>
          <w:p w14:paraId="1C5CC484" w14:textId="0E5354CF" w:rsidR="00B27E9C" w:rsidRPr="00D342BA" w:rsidRDefault="00B27E9C" w:rsidP="00B27E9C">
            <w:pPr>
              <w:pStyle w:val="GOSTTablenorm"/>
            </w:pPr>
            <w:r w:rsidRPr="00D342BA">
              <w:t>Нет</w:t>
            </w:r>
          </w:p>
        </w:tc>
        <w:tc>
          <w:tcPr>
            <w:tcW w:w="1126" w:type="pct"/>
            <w:tcBorders>
              <w:top w:val="single" w:sz="4" w:space="0" w:color="auto"/>
              <w:left w:val="single" w:sz="4" w:space="0" w:color="auto"/>
              <w:bottom w:val="single" w:sz="4" w:space="0" w:color="auto"/>
              <w:right w:val="single" w:sz="4" w:space="0" w:color="auto"/>
            </w:tcBorders>
          </w:tcPr>
          <w:p w14:paraId="2DEBADA2" w14:textId="4503287C" w:rsidR="00B27E9C" w:rsidRPr="00D342BA" w:rsidRDefault="00B27E9C" w:rsidP="003C64D1">
            <w:pPr>
              <w:pStyle w:val="GOSTTablenorm"/>
            </w:pPr>
            <w:r w:rsidRPr="00D342BA">
              <w:t>Признак БПР</w:t>
            </w:r>
          </w:p>
        </w:tc>
        <w:tc>
          <w:tcPr>
            <w:tcW w:w="1126" w:type="pct"/>
            <w:tcBorders>
              <w:top w:val="single" w:sz="4" w:space="0" w:color="auto"/>
              <w:left w:val="single" w:sz="4" w:space="0" w:color="auto"/>
              <w:bottom w:val="single" w:sz="4" w:space="0" w:color="auto"/>
              <w:right w:val="single" w:sz="4" w:space="0" w:color="auto"/>
            </w:tcBorders>
          </w:tcPr>
          <w:p w14:paraId="4570E3BD" w14:textId="5D66505E" w:rsidR="00B27E9C" w:rsidRPr="00D342BA" w:rsidRDefault="00B27E9C" w:rsidP="00B27E9C">
            <w:pPr>
              <w:pStyle w:val="GOSTTablenorm"/>
              <w:rPr>
                <w:lang w:val="en-US"/>
              </w:rPr>
            </w:pPr>
            <w:r w:rsidRPr="00D342BA">
              <w:rPr>
                <w:lang w:val="en-US"/>
              </w:rPr>
              <w:t>BRE_NOSPENDINGRIGHT</w:t>
            </w:r>
          </w:p>
        </w:tc>
        <w:tc>
          <w:tcPr>
            <w:tcW w:w="1349" w:type="pct"/>
            <w:tcBorders>
              <w:top w:val="single" w:sz="4" w:space="0" w:color="auto"/>
              <w:left w:val="single" w:sz="4" w:space="0" w:color="auto"/>
              <w:bottom w:val="single" w:sz="4" w:space="0" w:color="auto"/>
              <w:right w:val="single" w:sz="4" w:space="0" w:color="auto"/>
            </w:tcBorders>
          </w:tcPr>
          <w:p w14:paraId="16DD92DE" w14:textId="0A9908CA" w:rsidR="00B27E9C" w:rsidRPr="00D342BA" w:rsidRDefault="00B27E9C" w:rsidP="00B27E9C">
            <w:pPr>
              <w:pStyle w:val="GOSTTablenorm"/>
            </w:pPr>
          </w:p>
        </w:tc>
      </w:tr>
      <w:tr w:rsidR="0097474F" w14:paraId="65D012D5" w14:textId="77777777" w:rsidTr="00AB3FFF">
        <w:tc>
          <w:tcPr>
            <w:tcW w:w="1126" w:type="pct"/>
            <w:tcBorders>
              <w:top w:val="single" w:sz="4" w:space="0" w:color="auto"/>
              <w:left w:val="single" w:sz="4" w:space="0" w:color="auto"/>
              <w:bottom w:val="single" w:sz="4" w:space="0" w:color="auto"/>
              <w:right w:val="single" w:sz="4" w:space="0" w:color="auto"/>
            </w:tcBorders>
          </w:tcPr>
          <w:p w14:paraId="623BA653" w14:textId="0ED11E53" w:rsidR="0097474F" w:rsidRPr="00D342BA" w:rsidRDefault="008F54DE" w:rsidP="0097474F">
            <w:pPr>
              <w:pStyle w:val="GOSTTablenorm"/>
            </w:pPr>
            <w:r w:rsidRPr="00D342BA">
              <w:t>Признак_перехода_на_SVAP</w:t>
            </w:r>
          </w:p>
        </w:tc>
        <w:tc>
          <w:tcPr>
            <w:tcW w:w="273" w:type="pct"/>
            <w:tcBorders>
              <w:top w:val="single" w:sz="4" w:space="0" w:color="auto"/>
              <w:left w:val="single" w:sz="4" w:space="0" w:color="auto"/>
              <w:bottom w:val="single" w:sz="4" w:space="0" w:color="auto"/>
              <w:right w:val="single" w:sz="4" w:space="0" w:color="auto"/>
            </w:tcBorders>
          </w:tcPr>
          <w:p w14:paraId="2568B8D0" w14:textId="0AA0C251" w:rsidR="0097474F" w:rsidRPr="00D342BA" w:rsidRDefault="0097474F" w:rsidP="0097474F">
            <w:pPr>
              <w:pStyle w:val="GOSTTablenorm"/>
            </w:pPr>
            <w:r w:rsidRPr="00D342BA">
              <w:t>Нет</w:t>
            </w:r>
          </w:p>
        </w:tc>
        <w:tc>
          <w:tcPr>
            <w:tcW w:w="1126" w:type="pct"/>
            <w:tcBorders>
              <w:top w:val="single" w:sz="4" w:space="0" w:color="auto"/>
              <w:left w:val="single" w:sz="4" w:space="0" w:color="auto"/>
              <w:bottom w:val="single" w:sz="4" w:space="0" w:color="auto"/>
              <w:right w:val="single" w:sz="4" w:space="0" w:color="auto"/>
            </w:tcBorders>
          </w:tcPr>
          <w:p w14:paraId="3D86C44D" w14:textId="13AD4CD0" w:rsidR="0097474F" w:rsidRPr="00D342BA" w:rsidRDefault="003C64D1" w:rsidP="0097474F">
            <w:pPr>
              <w:pStyle w:val="GOSTTablenorm"/>
            </w:pPr>
            <w:r w:rsidRPr="00D342BA">
              <w:t xml:space="preserve">Признак перехода на </w:t>
            </w:r>
            <w:r w:rsidRPr="00D342BA">
              <w:rPr>
                <w:lang w:val="en-US"/>
              </w:rPr>
              <w:t>SVAP</w:t>
            </w:r>
          </w:p>
        </w:tc>
        <w:tc>
          <w:tcPr>
            <w:tcW w:w="1126" w:type="pct"/>
            <w:tcBorders>
              <w:top w:val="single" w:sz="4" w:space="0" w:color="auto"/>
              <w:left w:val="single" w:sz="4" w:space="0" w:color="auto"/>
              <w:bottom w:val="single" w:sz="4" w:space="0" w:color="auto"/>
              <w:right w:val="single" w:sz="4" w:space="0" w:color="auto"/>
            </w:tcBorders>
          </w:tcPr>
          <w:p w14:paraId="76259569" w14:textId="7546A8C0" w:rsidR="0097474F" w:rsidRPr="00D342BA" w:rsidRDefault="0097474F" w:rsidP="0097474F">
            <w:pPr>
              <w:pStyle w:val="GOSTTablenorm"/>
              <w:rPr>
                <w:lang w:val="en-US"/>
              </w:rPr>
            </w:pPr>
            <w:r w:rsidRPr="00D342BA">
              <w:t>SI_SIGN_SVAP</w:t>
            </w:r>
          </w:p>
        </w:tc>
        <w:tc>
          <w:tcPr>
            <w:tcW w:w="1349" w:type="pct"/>
            <w:tcBorders>
              <w:top w:val="single" w:sz="4" w:space="0" w:color="auto"/>
              <w:left w:val="single" w:sz="4" w:space="0" w:color="auto"/>
              <w:bottom w:val="single" w:sz="4" w:space="0" w:color="auto"/>
              <w:right w:val="single" w:sz="4" w:space="0" w:color="auto"/>
            </w:tcBorders>
          </w:tcPr>
          <w:p w14:paraId="1AE1DC60" w14:textId="77777777" w:rsidR="0097474F" w:rsidRPr="00D342BA" w:rsidRDefault="0097474F" w:rsidP="0097474F">
            <w:pPr>
              <w:pStyle w:val="GOSTTablenorm"/>
            </w:pPr>
          </w:p>
        </w:tc>
      </w:tr>
      <w:tr w:rsidR="00A413C3" w14:paraId="18A182DB" w14:textId="77777777" w:rsidTr="00AB3FFF">
        <w:tc>
          <w:tcPr>
            <w:tcW w:w="1126" w:type="pct"/>
            <w:tcBorders>
              <w:top w:val="single" w:sz="4" w:space="0" w:color="auto"/>
              <w:left w:val="single" w:sz="4" w:space="0" w:color="auto"/>
              <w:bottom w:val="single" w:sz="4" w:space="0" w:color="auto"/>
              <w:right w:val="single" w:sz="4" w:space="0" w:color="auto"/>
            </w:tcBorders>
          </w:tcPr>
          <w:p w14:paraId="3D1AC936" w14:textId="3EA6D278" w:rsidR="00A413C3" w:rsidRPr="00D342BA" w:rsidRDefault="00A413C3" w:rsidP="00A413C3">
            <w:pPr>
              <w:pStyle w:val="GOSTTablenorm"/>
            </w:pPr>
            <w:r w:rsidRPr="00D342BA">
              <w:t>Признак_внут</w:t>
            </w:r>
            <w:ins w:id="6091" w:author="Великанова Алевтина Николаевна TSE-105716" w:date="2025-12-01T10:51:00Z">
              <w:r w:rsidR="00883740">
                <w:t>р</w:t>
              </w:r>
            </w:ins>
            <w:r w:rsidRPr="00D342BA">
              <w:t>_учет</w:t>
            </w:r>
          </w:p>
        </w:tc>
        <w:tc>
          <w:tcPr>
            <w:tcW w:w="273" w:type="pct"/>
            <w:tcBorders>
              <w:top w:val="single" w:sz="4" w:space="0" w:color="auto"/>
              <w:left w:val="single" w:sz="4" w:space="0" w:color="auto"/>
              <w:bottom w:val="single" w:sz="4" w:space="0" w:color="auto"/>
              <w:right w:val="single" w:sz="4" w:space="0" w:color="auto"/>
            </w:tcBorders>
          </w:tcPr>
          <w:p w14:paraId="47A5F422" w14:textId="44C0885C" w:rsidR="00A413C3" w:rsidRPr="00D342BA" w:rsidRDefault="00A413C3" w:rsidP="00A413C3">
            <w:pPr>
              <w:pStyle w:val="GOSTTablenorm"/>
            </w:pPr>
            <w:r w:rsidRPr="00D342BA">
              <w:t>Нет</w:t>
            </w:r>
          </w:p>
        </w:tc>
        <w:tc>
          <w:tcPr>
            <w:tcW w:w="1126" w:type="pct"/>
            <w:tcBorders>
              <w:top w:val="single" w:sz="4" w:space="0" w:color="auto"/>
              <w:left w:val="single" w:sz="4" w:space="0" w:color="auto"/>
              <w:bottom w:val="single" w:sz="4" w:space="0" w:color="auto"/>
              <w:right w:val="single" w:sz="4" w:space="0" w:color="auto"/>
            </w:tcBorders>
          </w:tcPr>
          <w:p w14:paraId="44939C2F" w14:textId="293C0A5D" w:rsidR="00A413C3" w:rsidRPr="00D342BA" w:rsidRDefault="00A413C3" w:rsidP="00A413C3">
            <w:pPr>
              <w:pStyle w:val="GOSTTablenorm"/>
            </w:pPr>
            <w:r w:rsidRPr="00D342BA">
              <w:t>Признак необходимости разрешения средств УКС по суммам 4 графы Сведений</w:t>
            </w:r>
          </w:p>
        </w:tc>
        <w:tc>
          <w:tcPr>
            <w:tcW w:w="1126" w:type="pct"/>
            <w:tcBorders>
              <w:top w:val="single" w:sz="4" w:space="0" w:color="auto"/>
              <w:left w:val="single" w:sz="4" w:space="0" w:color="auto"/>
              <w:bottom w:val="single" w:sz="4" w:space="0" w:color="auto"/>
              <w:right w:val="single" w:sz="4" w:space="0" w:color="auto"/>
            </w:tcBorders>
          </w:tcPr>
          <w:p w14:paraId="6DDB9D20" w14:textId="7F665C8F" w:rsidR="00A413C3" w:rsidRPr="00D342BA" w:rsidRDefault="00A413C3" w:rsidP="00A413C3">
            <w:pPr>
              <w:pStyle w:val="GOSTTablenorm"/>
            </w:pPr>
            <w:r w:rsidRPr="00D342BA">
              <w:t>S_SIGNACCOUNTINGPURKS</w:t>
            </w:r>
          </w:p>
        </w:tc>
        <w:tc>
          <w:tcPr>
            <w:tcW w:w="1349" w:type="pct"/>
            <w:tcBorders>
              <w:top w:val="single" w:sz="4" w:space="0" w:color="auto"/>
              <w:left w:val="single" w:sz="4" w:space="0" w:color="auto"/>
              <w:bottom w:val="single" w:sz="4" w:space="0" w:color="auto"/>
              <w:right w:val="single" w:sz="4" w:space="0" w:color="auto"/>
            </w:tcBorders>
          </w:tcPr>
          <w:p w14:paraId="1D27BD9A" w14:textId="14F9E4CB" w:rsidR="00A413C3" w:rsidRPr="00D342BA" w:rsidRDefault="00A413C3" w:rsidP="00A413C3">
            <w:pPr>
              <w:pStyle w:val="GOSTTablenorm"/>
            </w:pPr>
            <w:r w:rsidRPr="00D342BA">
              <w:t>-</w:t>
            </w:r>
          </w:p>
        </w:tc>
      </w:tr>
      <w:tr w:rsidR="004D02F3" w14:paraId="69F7F267" w14:textId="77777777" w:rsidTr="00AB3FFF">
        <w:trPr>
          <w:ins w:id="6092" w:author="Великанова Алевтина Николаевна TSE-117010" w:date="2025-11-21T11:54:00Z"/>
        </w:trPr>
        <w:tc>
          <w:tcPr>
            <w:tcW w:w="1126" w:type="pct"/>
            <w:tcBorders>
              <w:top w:val="single" w:sz="4" w:space="0" w:color="auto"/>
              <w:left w:val="single" w:sz="4" w:space="0" w:color="auto"/>
              <w:bottom w:val="single" w:sz="4" w:space="0" w:color="auto"/>
              <w:right w:val="single" w:sz="4" w:space="0" w:color="auto"/>
            </w:tcBorders>
          </w:tcPr>
          <w:p w14:paraId="22C9A259" w14:textId="17D6D1B4" w:rsidR="004D02F3" w:rsidRPr="00D342BA" w:rsidRDefault="004D02F3" w:rsidP="004D02F3">
            <w:pPr>
              <w:pStyle w:val="GOSTTablenorm"/>
              <w:rPr>
                <w:ins w:id="6093" w:author="Великанова Алевтина Николаевна TSE-117010" w:date="2025-11-21T11:54:00Z"/>
              </w:rPr>
            </w:pPr>
            <w:ins w:id="6094" w:author="Великанова Алевтина Николаевна TSE-117010" w:date="2025-11-21T11:54:00Z">
              <w:r w:rsidRPr="0041658B" w:rsidDel="00E366DB">
                <w:t>GUID_родит_документа</w:t>
              </w:r>
            </w:ins>
          </w:p>
        </w:tc>
        <w:tc>
          <w:tcPr>
            <w:tcW w:w="273" w:type="pct"/>
            <w:tcBorders>
              <w:top w:val="single" w:sz="4" w:space="0" w:color="auto"/>
              <w:left w:val="single" w:sz="4" w:space="0" w:color="auto"/>
              <w:bottom w:val="single" w:sz="4" w:space="0" w:color="auto"/>
              <w:right w:val="single" w:sz="4" w:space="0" w:color="auto"/>
            </w:tcBorders>
          </w:tcPr>
          <w:p w14:paraId="2C65FBB6" w14:textId="2737B6DE" w:rsidR="004D02F3" w:rsidRPr="00D342BA" w:rsidRDefault="004D02F3" w:rsidP="004D02F3">
            <w:pPr>
              <w:pStyle w:val="GOSTTablenorm"/>
              <w:rPr>
                <w:ins w:id="6095" w:author="Великанова Алевтина Николаевна TSE-117010" w:date="2025-11-21T11:54:00Z"/>
              </w:rPr>
            </w:pPr>
            <w:ins w:id="6096" w:author="Великанова Алевтина Николаевна TSE-117010" w:date="2025-11-21T11:54:00Z">
              <w:r w:rsidRPr="00E576D5" w:rsidDel="00E366DB">
                <w:t>нет</w:t>
              </w:r>
            </w:ins>
          </w:p>
        </w:tc>
        <w:tc>
          <w:tcPr>
            <w:tcW w:w="1126" w:type="pct"/>
            <w:tcBorders>
              <w:top w:val="single" w:sz="4" w:space="0" w:color="auto"/>
              <w:left w:val="single" w:sz="4" w:space="0" w:color="auto"/>
              <w:bottom w:val="single" w:sz="4" w:space="0" w:color="auto"/>
              <w:right w:val="single" w:sz="4" w:space="0" w:color="auto"/>
            </w:tcBorders>
          </w:tcPr>
          <w:p w14:paraId="5F76449D" w14:textId="78E183E9" w:rsidR="004D02F3" w:rsidRPr="00D342BA" w:rsidRDefault="004D02F3" w:rsidP="004D02F3">
            <w:pPr>
              <w:pStyle w:val="GOSTTablenorm"/>
              <w:rPr>
                <w:ins w:id="6097" w:author="Великанова Алевтина Николаевна TSE-117010" w:date="2025-11-21T11:54:00Z"/>
              </w:rPr>
            </w:pPr>
            <w:ins w:id="6098" w:author="Великанова Алевтина Николаевна TSE-117010" w:date="2025-11-21T12:21:00Z">
              <w:r w:rsidRPr="001A561F" w:rsidDel="00E366DB">
                <w:t>Идентификатор</w:t>
              </w:r>
              <w:r>
                <w:t xml:space="preserve"> связанного</w:t>
              </w:r>
              <w:r w:rsidRPr="001A561F" w:rsidDel="00E366DB">
                <w:t xml:space="preserve"> </w:t>
              </w:r>
              <w:r>
                <w:t>Акта приемки передачи показателей лицевого счета</w:t>
              </w:r>
            </w:ins>
          </w:p>
        </w:tc>
        <w:tc>
          <w:tcPr>
            <w:tcW w:w="1126" w:type="pct"/>
            <w:tcBorders>
              <w:top w:val="single" w:sz="4" w:space="0" w:color="auto"/>
              <w:left w:val="single" w:sz="4" w:space="0" w:color="auto"/>
              <w:bottom w:val="single" w:sz="4" w:space="0" w:color="auto"/>
              <w:right w:val="single" w:sz="4" w:space="0" w:color="auto"/>
            </w:tcBorders>
          </w:tcPr>
          <w:p w14:paraId="57333086" w14:textId="042955DE" w:rsidR="004D02F3" w:rsidRPr="00D342BA" w:rsidRDefault="004D02F3" w:rsidP="004D02F3">
            <w:pPr>
              <w:pStyle w:val="GOSTTablenorm"/>
              <w:rPr>
                <w:ins w:id="6099" w:author="Великанова Алевтина Николаевна TSE-117010" w:date="2025-11-21T11:54:00Z"/>
              </w:rPr>
            </w:pPr>
            <w:ins w:id="6100" w:author="Великанова Алевтина Николаевна TSE-117010" w:date="2025-11-21T11:54:00Z">
              <w:r w:rsidRPr="007E547B">
                <w:t>ParentDoc:</w:t>
              </w:r>
              <w:r w:rsidRPr="00E576D5" w:rsidDel="00E366DB">
                <w:t>StmInfrmtn_ParentDocGUID</w:t>
              </w:r>
            </w:ins>
          </w:p>
        </w:tc>
        <w:tc>
          <w:tcPr>
            <w:tcW w:w="1349" w:type="pct"/>
            <w:tcBorders>
              <w:top w:val="single" w:sz="4" w:space="0" w:color="auto"/>
              <w:left w:val="single" w:sz="4" w:space="0" w:color="auto"/>
              <w:bottom w:val="single" w:sz="4" w:space="0" w:color="auto"/>
              <w:right w:val="single" w:sz="4" w:space="0" w:color="auto"/>
            </w:tcBorders>
          </w:tcPr>
          <w:p w14:paraId="61D95753" w14:textId="0A4699F9" w:rsidR="004D02F3" w:rsidRPr="00D342BA" w:rsidRDefault="004D02F3" w:rsidP="004D02F3">
            <w:pPr>
              <w:pStyle w:val="GOSTTablenorm"/>
              <w:rPr>
                <w:ins w:id="6101" w:author="Великанова Алевтина Николаевна TSE-117010" w:date="2025-11-21T11:54:00Z"/>
              </w:rPr>
            </w:pPr>
            <w:ins w:id="6102" w:author="Великанова Алевтина Николаевна TSE-117010" w:date="2025-11-21T11:59:00Z">
              <w:r w:rsidRPr="00D342BA">
                <w:t>-</w:t>
              </w:r>
            </w:ins>
          </w:p>
        </w:tc>
      </w:tr>
      <w:tr w:rsidR="004D02F3" w14:paraId="59151516" w14:textId="77777777" w:rsidTr="00AB3FFF">
        <w:trPr>
          <w:ins w:id="6103" w:author="Великанова Алевтина Николаевна TSE-117010" w:date="2025-11-21T11:54:00Z"/>
        </w:trPr>
        <w:tc>
          <w:tcPr>
            <w:tcW w:w="1126" w:type="pct"/>
            <w:tcBorders>
              <w:top w:val="single" w:sz="4" w:space="0" w:color="auto"/>
              <w:left w:val="single" w:sz="4" w:space="0" w:color="auto"/>
              <w:bottom w:val="single" w:sz="4" w:space="0" w:color="auto"/>
              <w:right w:val="single" w:sz="4" w:space="0" w:color="auto"/>
            </w:tcBorders>
          </w:tcPr>
          <w:p w14:paraId="5E449C12" w14:textId="40CFEB68" w:rsidR="004D02F3" w:rsidRPr="00D342BA" w:rsidRDefault="004D02F3" w:rsidP="004D02F3">
            <w:pPr>
              <w:pStyle w:val="GOSTTablenorm"/>
              <w:rPr>
                <w:ins w:id="6104" w:author="Великанова Алевтина Николаевна TSE-117010" w:date="2025-11-21T11:54:00Z"/>
              </w:rPr>
            </w:pPr>
            <w:ins w:id="6105" w:author="Великанова Алевтина Николаевна TSE-117010" w:date="2025-11-21T11:54:00Z">
              <w:r w:rsidRPr="0041658B">
                <w:t>Номер_родит_документа</w:t>
              </w:r>
            </w:ins>
          </w:p>
        </w:tc>
        <w:tc>
          <w:tcPr>
            <w:tcW w:w="273" w:type="pct"/>
            <w:tcBorders>
              <w:top w:val="single" w:sz="4" w:space="0" w:color="auto"/>
              <w:left w:val="single" w:sz="4" w:space="0" w:color="auto"/>
              <w:bottom w:val="single" w:sz="4" w:space="0" w:color="auto"/>
              <w:right w:val="single" w:sz="4" w:space="0" w:color="auto"/>
            </w:tcBorders>
          </w:tcPr>
          <w:p w14:paraId="09245202" w14:textId="0386D2BF" w:rsidR="004D02F3" w:rsidRPr="00D342BA" w:rsidRDefault="004D02F3" w:rsidP="004D02F3">
            <w:pPr>
              <w:pStyle w:val="GOSTTablenorm"/>
              <w:rPr>
                <w:ins w:id="6106" w:author="Великанова Алевтина Николаевна TSE-117010" w:date="2025-11-21T11:54:00Z"/>
              </w:rPr>
            </w:pPr>
            <w:ins w:id="6107" w:author="Великанова Алевтина Николаевна TSE-117010" w:date="2025-11-21T11:54:00Z">
              <w:r w:rsidRPr="00E576D5">
                <w:t>нет</w:t>
              </w:r>
            </w:ins>
          </w:p>
        </w:tc>
        <w:tc>
          <w:tcPr>
            <w:tcW w:w="1126" w:type="pct"/>
            <w:tcBorders>
              <w:top w:val="single" w:sz="4" w:space="0" w:color="auto"/>
              <w:left w:val="single" w:sz="4" w:space="0" w:color="auto"/>
              <w:bottom w:val="single" w:sz="4" w:space="0" w:color="auto"/>
              <w:right w:val="single" w:sz="4" w:space="0" w:color="auto"/>
            </w:tcBorders>
          </w:tcPr>
          <w:p w14:paraId="516AC6AE" w14:textId="643F4089" w:rsidR="004D02F3" w:rsidRPr="00D342BA" w:rsidRDefault="004D02F3" w:rsidP="004D02F3">
            <w:pPr>
              <w:pStyle w:val="GOSTTablenorm"/>
              <w:rPr>
                <w:ins w:id="6108" w:author="Великанова Алевтина Николаевна TSE-117010" w:date="2025-11-21T11:54:00Z"/>
              </w:rPr>
            </w:pPr>
            <w:ins w:id="6109" w:author="Великанова Алевтина Николаевна TSE-117010" w:date="2025-11-21T12:21:00Z">
              <w:r w:rsidRPr="001A561F">
                <w:t xml:space="preserve">Номер </w:t>
              </w:r>
              <w:r>
                <w:t>связанного</w:t>
              </w:r>
              <w:r w:rsidRPr="001A561F" w:rsidDel="00E366DB">
                <w:t xml:space="preserve"> </w:t>
              </w:r>
              <w:r>
                <w:t>Акта приемки передачи показателей лицевого счета</w:t>
              </w:r>
            </w:ins>
          </w:p>
        </w:tc>
        <w:tc>
          <w:tcPr>
            <w:tcW w:w="1126" w:type="pct"/>
            <w:tcBorders>
              <w:top w:val="single" w:sz="4" w:space="0" w:color="auto"/>
              <w:left w:val="single" w:sz="4" w:space="0" w:color="auto"/>
              <w:bottom w:val="single" w:sz="4" w:space="0" w:color="auto"/>
              <w:right w:val="single" w:sz="4" w:space="0" w:color="auto"/>
            </w:tcBorders>
          </w:tcPr>
          <w:p w14:paraId="0854E4A5" w14:textId="15F9EAB4" w:rsidR="004D02F3" w:rsidRPr="00D342BA" w:rsidRDefault="004D02F3" w:rsidP="004D02F3">
            <w:pPr>
              <w:pStyle w:val="GOSTTablenorm"/>
              <w:rPr>
                <w:ins w:id="6110" w:author="Великанова Алевтина Николаевна TSE-117010" w:date="2025-11-21T11:54:00Z"/>
              </w:rPr>
            </w:pPr>
            <w:ins w:id="6111" w:author="Великанова Алевтина Николаевна TSE-117010" w:date="2025-11-21T11:54:00Z">
              <w:r w:rsidRPr="00635316">
                <w:t>ParentDoc:</w:t>
              </w:r>
              <w:r w:rsidRPr="00E576D5">
                <w:t>StmInfrmtn_ParentDocNumber</w:t>
              </w:r>
            </w:ins>
          </w:p>
        </w:tc>
        <w:tc>
          <w:tcPr>
            <w:tcW w:w="1349" w:type="pct"/>
            <w:tcBorders>
              <w:top w:val="single" w:sz="4" w:space="0" w:color="auto"/>
              <w:left w:val="single" w:sz="4" w:space="0" w:color="auto"/>
              <w:bottom w:val="single" w:sz="4" w:space="0" w:color="auto"/>
              <w:right w:val="single" w:sz="4" w:space="0" w:color="auto"/>
            </w:tcBorders>
          </w:tcPr>
          <w:p w14:paraId="3BD442D7" w14:textId="63FB8A9F" w:rsidR="004D02F3" w:rsidRPr="00D342BA" w:rsidRDefault="004D02F3" w:rsidP="004D02F3">
            <w:pPr>
              <w:pStyle w:val="GOSTTablenorm"/>
              <w:rPr>
                <w:ins w:id="6112" w:author="Великанова Алевтина Николаевна TSE-117010" w:date="2025-11-21T11:54:00Z"/>
              </w:rPr>
            </w:pPr>
            <w:ins w:id="6113" w:author="Великанова Алевтина Николаевна TSE-117010" w:date="2025-11-21T11:59:00Z">
              <w:r w:rsidRPr="00D342BA">
                <w:t>-</w:t>
              </w:r>
            </w:ins>
          </w:p>
        </w:tc>
      </w:tr>
      <w:tr w:rsidR="004D02F3" w14:paraId="7FFAEAC5" w14:textId="77777777" w:rsidTr="00AB3FFF">
        <w:trPr>
          <w:ins w:id="6114" w:author="Великанова Алевтина Николаевна TSE-117010" w:date="2025-11-21T11:54:00Z"/>
        </w:trPr>
        <w:tc>
          <w:tcPr>
            <w:tcW w:w="1126" w:type="pct"/>
            <w:tcBorders>
              <w:top w:val="single" w:sz="4" w:space="0" w:color="auto"/>
              <w:left w:val="single" w:sz="4" w:space="0" w:color="auto"/>
              <w:bottom w:val="single" w:sz="4" w:space="0" w:color="auto"/>
              <w:right w:val="single" w:sz="4" w:space="0" w:color="auto"/>
            </w:tcBorders>
          </w:tcPr>
          <w:p w14:paraId="4342B62E" w14:textId="2FADB7DC" w:rsidR="004D02F3" w:rsidRPr="00D342BA" w:rsidRDefault="004D02F3" w:rsidP="004D02F3">
            <w:pPr>
              <w:pStyle w:val="GOSTTablenorm"/>
              <w:rPr>
                <w:ins w:id="6115" w:author="Великанова Алевтина Николаевна TSE-117010" w:date="2025-11-21T11:54:00Z"/>
              </w:rPr>
            </w:pPr>
            <w:ins w:id="6116" w:author="Великанова Алевтина Николаевна TSE-117010" w:date="2025-11-21T11:54:00Z">
              <w:r w:rsidRPr="0041658B">
                <w:t>Дата_родит_документа</w:t>
              </w:r>
            </w:ins>
          </w:p>
        </w:tc>
        <w:tc>
          <w:tcPr>
            <w:tcW w:w="273" w:type="pct"/>
            <w:tcBorders>
              <w:top w:val="single" w:sz="4" w:space="0" w:color="auto"/>
              <w:left w:val="single" w:sz="4" w:space="0" w:color="auto"/>
              <w:bottom w:val="single" w:sz="4" w:space="0" w:color="auto"/>
              <w:right w:val="single" w:sz="4" w:space="0" w:color="auto"/>
            </w:tcBorders>
          </w:tcPr>
          <w:p w14:paraId="7153EE62" w14:textId="36733CCD" w:rsidR="004D02F3" w:rsidRPr="00D342BA" w:rsidRDefault="004D02F3" w:rsidP="004D02F3">
            <w:pPr>
              <w:pStyle w:val="GOSTTablenorm"/>
              <w:rPr>
                <w:ins w:id="6117" w:author="Великанова Алевтина Николаевна TSE-117010" w:date="2025-11-21T11:54:00Z"/>
              </w:rPr>
            </w:pPr>
            <w:ins w:id="6118" w:author="Великанова Алевтина Николаевна TSE-117010" w:date="2025-11-21T11:54:00Z">
              <w:r w:rsidRPr="00E576D5">
                <w:t>нет</w:t>
              </w:r>
            </w:ins>
          </w:p>
        </w:tc>
        <w:tc>
          <w:tcPr>
            <w:tcW w:w="1126" w:type="pct"/>
            <w:tcBorders>
              <w:top w:val="single" w:sz="4" w:space="0" w:color="auto"/>
              <w:left w:val="single" w:sz="4" w:space="0" w:color="auto"/>
              <w:bottom w:val="single" w:sz="4" w:space="0" w:color="auto"/>
              <w:right w:val="single" w:sz="4" w:space="0" w:color="auto"/>
            </w:tcBorders>
          </w:tcPr>
          <w:p w14:paraId="3BED171E" w14:textId="47A148D8" w:rsidR="004D02F3" w:rsidRPr="00D342BA" w:rsidRDefault="004D02F3" w:rsidP="004D02F3">
            <w:pPr>
              <w:pStyle w:val="GOSTTablenorm"/>
              <w:rPr>
                <w:ins w:id="6119" w:author="Великанова Алевтина Николаевна TSE-117010" w:date="2025-11-21T11:54:00Z"/>
              </w:rPr>
            </w:pPr>
            <w:ins w:id="6120" w:author="Великанова Алевтина Николаевна TSE-117010" w:date="2025-11-21T12:21:00Z">
              <w:r w:rsidRPr="001A561F">
                <w:t xml:space="preserve">Дата </w:t>
              </w:r>
              <w:r>
                <w:t>связанного</w:t>
              </w:r>
              <w:r w:rsidRPr="001A561F" w:rsidDel="00E366DB">
                <w:t xml:space="preserve"> </w:t>
              </w:r>
              <w:r>
                <w:t>Акта приемки передачи показателей лицевого счета</w:t>
              </w:r>
            </w:ins>
          </w:p>
        </w:tc>
        <w:tc>
          <w:tcPr>
            <w:tcW w:w="1126" w:type="pct"/>
            <w:tcBorders>
              <w:top w:val="single" w:sz="4" w:space="0" w:color="auto"/>
              <w:left w:val="single" w:sz="4" w:space="0" w:color="auto"/>
              <w:bottom w:val="single" w:sz="4" w:space="0" w:color="auto"/>
              <w:right w:val="single" w:sz="4" w:space="0" w:color="auto"/>
            </w:tcBorders>
          </w:tcPr>
          <w:p w14:paraId="119CBAEF" w14:textId="09EEAE46" w:rsidR="004D02F3" w:rsidRPr="00D342BA" w:rsidRDefault="004D02F3" w:rsidP="004D02F3">
            <w:pPr>
              <w:pStyle w:val="GOSTTablenorm"/>
              <w:rPr>
                <w:ins w:id="6121" w:author="Великанова Алевтина Николаевна TSE-117010" w:date="2025-11-21T11:54:00Z"/>
              </w:rPr>
            </w:pPr>
            <w:ins w:id="6122" w:author="Великанова Алевтина Николаевна TSE-117010" w:date="2025-11-21T11:54:00Z">
              <w:r w:rsidRPr="00635316">
                <w:t>ParentDoc:</w:t>
              </w:r>
              <w:r w:rsidRPr="00E576D5">
                <w:t>StmInfrmtn_ParentDocDate</w:t>
              </w:r>
            </w:ins>
          </w:p>
        </w:tc>
        <w:tc>
          <w:tcPr>
            <w:tcW w:w="1349" w:type="pct"/>
            <w:tcBorders>
              <w:top w:val="single" w:sz="4" w:space="0" w:color="auto"/>
              <w:left w:val="single" w:sz="4" w:space="0" w:color="auto"/>
              <w:bottom w:val="single" w:sz="4" w:space="0" w:color="auto"/>
              <w:right w:val="single" w:sz="4" w:space="0" w:color="auto"/>
            </w:tcBorders>
          </w:tcPr>
          <w:p w14:paraId="44BC1EEB" w14:textId="188856E8" w:rsidR="004D02F3" w:rsidRPr="00D342BA" w:rsidRDefault="004D02F3" w:rsidP="004D02F3">
            <w:pPr>
              <w:pStyle w:val="GOSTTablenorm"/>
              <w:rPr>
                <w:ins w:id="6123" w:author="Великанова Алевтина Николаевна TSE-117010" w:date="2025-11-21T11:54:00Z"/>
              </w:rPr>
            </w:pPr>
            <w:ins w:id="6124" w:author="Великанова Алевтина Николаевна TSE-117010" w:date="2025-11-21T11:59:00Z">
              <w:r w:rsidRPr="00D342BA">
                <w:t>-</w:t>
              </w:r>
            </w:ins>
          </w:p>
        </w:tc>
      </w:tr>
      <w:tr w:rsidR="004D02F3" w14:paraId="0D9A2AB3" w14:textId="77777777" w:rsidTr="00AB3FFF">
        <w:trPr>
          <w:ins w:id="6125" w:author="Великанова Алевтина Николаевна TSE-117010" w:date="2025-11-21T11:54:00Z"/>
        </w:trPr>
        <w:tc>
          <w:tcPr>
            <w:tcW w:w="1126" w:type="pct"/>
            <w:tcBorders>
              <w:top w:val="single" w:sz="4" w:space="0" w:color="auto"/>
              <w:left w:val="single" w:sz="4" w:space="0" w:color="auto"/>
              <w:bottom w:val="single" w:sz="4" w:space="0" w:color="auto"/>
              <w:right w:val="single" w:sz="4" w:space="0" w:color="auto"/>
            </w:tcBorders>
          </w:tcPr>
          <w:p w14:paraId="1B0135CB" w14:textId="24A05839" w:rsidR="004D02F3" w:rsidRPr="00D342BA" w:rsidRDefault="004D02F3" w:rsidP="004D02F3">
            <w:pPr>
              <w:pStyle w:val="GOSTTablenorm"/>
              <w:rPr>
                <w:ins w:id="6126" w:author="Великанова Алевтина Николаевна TSE-117010" w:date="2025-11-21T11:54:00Z"/>
              </w:rPr>
            </w:pPr>
            <w:ins w:id="6127" w:author="Великанова Алевтина Николаевна TSE-117010" w:date="2025-11-21T11:54:00Z">
              <w:r w:rsidRPr="0041658B">
                <w:t>Тип_родит_документа</w:t>
              </w:r>
            </w:ins>
          </w:p>
        </w:tc>
        <w:tc>
          <w:tcPr>
            <w:tcW w:w="273" w:type="pct"/>
            <w:tcBorders>
              <w:top w:val="single" w:sz="4" w:space="0" w:color="auto"/>
              <w:left w:val="single" w:sz="4" w:space="0" w:color="auto"/>
              <w:bottom w:val="single" w:sz="4" w:space="0" w:color="auto"/>
              <w:right w:val="single" w:sz="4" w:space="0" w:color="auto"/>
            </w:tcBorders>
          </w:tcPr>
          <w:p w14:paraId="18797368" w14:textId="36653D4D" w:rsidR="004D02F3" w:rsidRPr="00D342BA" w:rsidRDefault="004D02F3" w:rsidP="004D02F3">
            <w:pPr>
              <w:pStyle w:val="GOSTTablenorm"/>
              <w:rPr>
                <w:ins w:id="6128" w:author="Великанова Алевтина Николаевна TSE-117010" w:date="2025-11-21T11:54:00Z"/>
              </w:rPr>
            </w:pPr>
            <w:ins w:id="6129" w:author="Великанова Алевтина Николаевна TSE-117010" w:date="2025-11-21T11:54:00Z">
              <w:r w:rsidRPr="00E576D5">
                <w:t>нет</w:t>
              </w:r>
            </w:ins>
          </w:p>
        </w:tc>
        <w:tc>
          <w:tcPr>
            <w:tcW w:w="1126" w:type="pct"/>
            <w:tcBorders>
              <w:top w:val="single" w:sz="4" w:space="0" w:color="auto"/>
              <w:left w:val="single" w:sz="4" w:space="0" w:color="auto"/>
              <w:bottom w:val="single" w:sz="4" w:space="0" w:color="auto"/>
              <w:right w:val="single" w:sz="4" w:space="0" w:color="auto"/>
            </w:tcBorders>
          </w:tcPr>
          <w:p w14:paraId="064D1B46" w14:textId="642C6FE5" w:rsidR="004D02F3" w:rsidRPr="00D342BA" w:rsidRDefault="004D02F3" w:rsidP="004D02F3">
            <w:pPr>
              <w:pStyle w:val="GOSTTablenorm"/>
              <w:rPr>
                <w:ins w:id="6130" w:author="Великанова Алевтина Николаевна TSE-117010" w:date="2025-11-21T11:54:00Z"/>
              </w:rPr>
            </w:pPr>
            <w:ins w:id="6131" w:author="Великанова Алевтина Николаевна TSE-117010" w:date="2025-11-21T12:21:00Z">
              <w:r w:rsidRPr="001A561F">
                <w:t xml:space="preserve">Тип </w:t>
              </w:r>
              <w:r>
                <w:t>документа Акт приемки передачи показателей лицевого счета</w:t>
              </w:r>
            </w:ins>
          </w:p>
        </w:tc>
        <w:tc>
          <w:tcPr>
            <w:tcW w:w="1126" w:type="pct"/>
            <w:tcBorders>
              <w:top w:val="single" w:sz="4" w:space="0" w:color="auto"/>
              <w:left w:val="single" w:sz="4" w:space="0" w:color="auto"/>
              <w:bottom w:val="single" w:sz="4" w:space="0" w:color="auto"/>
              <w:right w:val="single" w:sz="4" w:space="0" w:color="auto"/>
            </w:tcBorders>
          </w:tcPr>
          <w:p w14:paraId="571C12A3" w14:textId="087F1665" w:rsidR="004D02F3" w:rsidRPr="00D342BA" w:rsidRDefault="004D02F3" w:rsidP="004D02F3">
            <w:pPr>
              <w:pStyle w:val="GOSTTablenorm"/>
              <w:rPr>
                <w:ins w:id="6132" w:author="Великанова Алевтина Николаевна TSE-117010" w:date="2025-11-21T11:54:00Z"/>
              </w:rPr>
            </w:pPr>
            <w:ins w:id="6133" w:author="Великанова Алевтина Николаевна TSE-117010" w:date="2025-11-21T11:54:00Z">
              <w:r w:rsidRPr="00635316">
                <w:t>ParentDoc:</w:t>
              </w:r>
              <w:r w:rsidRPr="00E576D5">
                <w:t>StmInfrmtn_ParentDocType</w:t>
              </w:r>
            </w:ins>
          </w:p>
        </w:tc>
        <w:tc>
          <w:tcPr>
            <w:tcW w:w="1349" w:type="pct"/>
            <w:tcBorders>
              <w:top w:val="single" w:sz="4" w:space="0" w:color="auto"/>
              <w:left w:val="single" w:sz="4" w:space="0" w:color="auto"/>
              <w:bottom w:val="single" w:sz="4" w:space="0" w:color="auto"/>
              <w:right w:val="single" w:sz="4" w:space="0" w:color="auto"/>
            </w:tcBorders>
          </w:tcPr>
          <w:p w14:paraId="6B03D89F" w14:textId="494E1AB4" w:rsidR="004D02F3" w:rsidRPr="00D342BA" w:rsidRDefault="004D02F3" w:rsidP="004D02F3">
            <w:pPr>
              <w:pStyle w:val="GOSTTablenorm"/>
              <w:rPr>
                <w:ins w:id="6134" w:author="Великанова Алевтина Николаевна TSE-117010" w:date="2025-11-21T11:54:00Z"/>
              </w:rPr>
            </w:pPr>
            <w:ins w:id="6135" w:author="Великанова Алевтина Николаевна TSE-117010" w:date="2025-11-21T11:59:00Z">
              <w:r w:rsidRPr="00D342BA">
                <w:t>-</w:t>
              </w:r>
            </w:ins>
          </w:p>
        </w:tc>
      </w:tr>
      <w:tr w:rsidR="004D02F3" w:rsidRPr="009450E6" w14:paraId="47D4B576" w14:textId="77777777" w:rsidTr="00AB3FFF">
        <w:tc>
          <w:tcPr>
            <w:tcW w:w="1126" w:type="pct"/>
            <w:tcBorders>
              <w:top w:val="single" w:sz="4" w:space="0" w:color="auto"/>
              <w:left w:val="single" w:sz="4" w:space="0" w:color="auto"/>
              <w:bottom w:val="single" w:sz="4" w:space="0" w:color="auto"/>
              <w:right w:val="single" w:sz="4" w:space="0" w:color="auto"/>
            </w:tcBorders>
          </w:tcPr>
          <w:p w14:paraId="59F86DE0" w14:textId="6B5DE305" w:rsidR="004D02F3" w:rsidRPr="004D02F3" w:rsidRDefault="004D02F3" w:rsidP="004D02F3">
            <w:pPr>
              <w:pStyle w:val="GOSTTablenorm"/>
              <w:rPr>
                <w:lang w:val="en-US"/>
              </w:rPr>
            </w:pPr>
            <w:r w:rsidRPr="00D342BA">
              <w:t>Раздел</w:t>
            </w:r>
          </w:p>
        </w:tc>
        <w:tc>
          <w:tcPr>
            <w:tcW w:w="273" w:type="pct"/>
            <w:tcBorders>
              <w:top w:val="single" w:sz="4" w:space="0" w:color="auto"/>
              <w:left w:val="single" w:sz="4" w:space="0" w:color="auto"/>
              <w:bottom w:val="single" w:sz="4" w:space="0" w:color="auto"/>
              <w:right w:val="single" w:sz="4" w:space="0" w:color="auto"/>
            </w:tcBorders>
          </w:tcPr>
          <w:p w14:paraId="2A9C220A" w14:textId="03C99BC1" w:rsidR="004D02F3" w:rsidRPr="00D342BA" w:rsidRDefault="004D02F3" w:rsidP="004D02F3">
            <w:pPr>
              <w:pStyle w:val="GOSTTablenorm"/>
            </w:pPr>
            <w:r w:rsidRPr="00D342BA">
              <w:t>Да</w:t>
            </w:r>
          </w:p>
        </w:tc>
        <w:tc>
          <w:tcPr>
            <w:tcW w:w="1126" w:type="pct"/>
            <w:tcBorders>
              <w:top w:val="single" w:sz="4" w:space="0" w:color="auto"/>
              <w:left w:val="single" w:sz="4" w:space="0" w:color="auto"/>
              <w:bottom w:val="single" w:sz="4" w:space="0" w:color="auto"/>
              <w:right w:val="single" w:sz="4" w:space="0" w:color="auto"/>
            </w:tcBorders>
          </w:tcPr>
          <w:p w14:paraId="42D2902E" w14:textId="41F28061" w:rsidR="004D02F3" w:rsidRPr="00D342BA" w:rsidRDefault="004D02F3" w:rsidP="004D02F3">
            <w:pPr>
              <w:pStyle w:val="GOSTTablenorm"/>
            </w:pPr>
            <w:r w:rsidRPr="00D342BA">
              <w:rPr>
                <w:szCs w:val="22"/>
              </w:rPr>
              <w:t xml:space="preserve">Номер раздела документа </w:t>
            </w:r>
            <w:r w:rsidRPr="00D342BA">
              <w:t>(по строке документа)</w:t>
            </w:r>
          </w:p>
        </w:tc>
        <w:tc>
          <w:tcPr>
            <w:tcW w:w="1126" w:type="pct"/>
            <w:tcBorders>
              <w:top w:val="single" w:sz="4" w:space="0" w:color="auto"/>
              <w:left w:val="single" w:sz="4" w:space="0" w:color="auto"/>
              <w:bottom w:val="single" w:sz="4" w:space="0" w:color="auto"/>
              <w:right w:val="single" w:sz="4" w:space="0" w:color="auto"/>
            </w:tcBorders>
          </w:tcPr>
          <w:p w14:paraId="22F2178B" w14:textId="63744D3C" w:rsidR="004D02F3" w:rsidRPr="00D342BA" w:rsidRDefault="004D02F3" w:rsidP="004D02F3">
            <w:pPr>
              <w:pStyle w:val="GOSTTablenorm"/>
            </w:pPr>
          </w:p>
        </w:tc>
        <w:tc>
          <w:tcPr>
            <w:tcW w:w="1349" w:type="pct"/>
            <w:tcBorders>
              <w:top w:val="single" w:sz="4" w:space="0" w:color="auto"/>
              <w:left w:val="single" w:sz="4" w:space="0" w:color="auto"/>
              <w:bottom w:val="single" w:sz="4" w:space="0" w:color="auto"/>
              <w:right w:val="single" w:sz="4" w:space="0" w:color="auto"/>
            </w:tcBorders>
          </w:tcPr>
          <w:p w14:paraId="531C7E6D" w14:textId="085F3E3F" w:rsidR="004D02F3" w:rsidRPr="00D342BA" w:rsidRDefault="004D02F3" w:rsidP="004D02F3">
            <w:pPr>
              <w:pStyle w:val="GOSTTablenorm"/>
            </w:pPr>
            <w:r w:rsidRPr="00D342BA">
              <w:t xml:space="preserve">Заполняется значением </w:t>
            </w:r>
            <w:r w:rsidRPr="00D342BA">
              <w:rPr>
                <w:lang w:val="en-US"/>
              </w:rPr>
              <w:t>RD</w:t>
            </w:r>
            <w:r w:rsidRPr="00D342BA">
              <w:t>_1 при обработке тегов</w:t>
            </w:r>
          </w:p>
          <w:p w14:paraId="596DC1AC" w14:textId="3E699C9C" w:rsidR="004D02F3" w:rsidRPr="00D342BA" w:rsidRDefault="004D02F3" w:rsidP="004D02F3">
            <w:pPr>
              <w:pStyle w:val="GOSTTablenorm"/>
              <w:rPr>
                <w:lang w:val="en-US"/>
              </w:rPr>
            </w:pPr>
            <w:r w:rsidRPr="00D342BA">
              <w:rPr>
                <w:lang w:val="en-US"/>
              </w:rPr>
              <w:t>FS_TSE_TB05012013_1_LIST:REMAINDER,</w:t>
            </w:r>
          </w:p>
          <w:p w14:paraId="296DE342" w14:textId="74A9E024" w:rsidR="004D02F3" w:rsidRPr="00D342BA" w:rsidRDefault="004D02F3" w:rsidP="004D02F3">
            <w:pPr>
              <w:pStyle w:val="GOSTTablenorm"/>
              <w:rPr>
                <w:lang w:val="en-US"/>
              </w:rPr>
            </w:pPr>
            <w:r w:rsidRPr="00D342BA">
              <w:rPr>
                <w:lang w:val="en-US"/>
              </w:rPr>
              <w:t>FS_TSE_TB05012013_1_LIST:SUMMREFUND,</w:t>
            </w:r>
          </w:p>
          <w:p w14:paraId="44421758" w14:textId="3408AC41" w:rsidR="004D02F3" w:rsidRPr="00D342BA" w:rsidRDefault="004D02F3" w:rsidP="004D02F3">
            <w:pPr>
              <w:pStyle w:val="GOSTTablenorm"/>
              <w:rPr>
                <w:lang w:val="en-US"/>
              </w:rPr>
            </w:pPr>
            <w:r w:rsidRPr="00D342BA">
              <w:rPr>
                <w:lang w:val="en-US"/>
              </w:rPr>
              <w:t>FS_TSE_TB05012013_1_LIST:INCOMECURRENTYEAR,</w:t>
            </w:r>
          </w:p>
          <w:p w14:paraId="5C48F621" w14:textId="4BC51819" w:rsidR="004D02F3" w:rsidRPr="00D342BA" w:rsidRDefault="004D02F3" w:rsidP="004D02F3">
            <w:pPr>
              <w:pStyle w:val="GOSTTablenorm"/>
              <w:rPr>
                <w:lang w:val="en-US"/>
              </w:rPr>
            </w:pPr>
            <w:r w:rsidRPr="00D342BA">
              <w:rPr>
                <w:lang w:val="en-US"/>
              </w:rPr>
              <w:t>FS_TSE_TB05012013_1_LIST:INCOMEFYEAR,</w:t>
            </w:r>
          </w:p>
          <w:p w14:paraId="76173E48" w14:textId="633A52CB" w:rsidR="004D02F3" w:rsidRPr="00D342BA" w:rsidRDefault="004D02F3" w:rsidP="004D02F3">
            <w:pPr>
              <w:pStyle w:val="GOSTTablenorm"/>
              <w:rPr>
                <w:lang w:val="en-US"/>
              </w:rPr>
            </w:pPr>
            <w:r w:rsidRPr="00D342BA">
              <w:rPr>
                <w:lang w:val="en-US"/>
              </w:rPr>
              <w:t>FS_TSE_TB05012013_1_LIST:INCOMESYEAR,</w:t>
            </w:r>
          </w:p>
          <w:p w14:paraId="760B5C29" w14:textId="4F871C2C" w:rsidR="004D02F3" w:rsidRPr="00D342BA" w:rsidRDefault="004D02F3" w:rsidP="004D02F3">
            <w:pPr>
              <w:pStyle w:val="GOSTTablenorm"/>
              <w:rPr>
                <w:lang w:val="en-US"/>
              </w:rPr>
            </w:pPr>
            <w:r w:rsidRPr="00D342BA">
              <w:rPr>
                <w:lang w:val="en-US"/>
              </w:rPr>
              <w:t>FS_TSE_TB05012013_1_LIST:INCOMENYEARS.</w:t>
            </w:r>
          </w:p>
          <w:p w14:paraId="48CC1005" w14:textId="77777777" w:rsidR="004D02F3" w:rsidRPr="00D342BA" w:rsidRDefault="004D02F3" w:rsidP="004D02F3">
            <w:pPr>
              <w:pStyle w:val="GOSTTablenorm"/>
              <w:rPr>
                <w:lang w:val="en-US"/>
              </w:rPr>
            </w:pPr>
          </w:p>
          <w:p w14:paraId="79E10750" w14:textId="43375CB2" w:rsidR="004D02F3" w:rsidRPr="00D342BA" w:rsidRDefault="004D02F3" w:rsidP="004D02F3">
            <w:pPr>
              <w:pStyle w:val="GOSTTablenorm"/>
            </w:pPr>
            <w:r w:rsidRPr="00D342BA">
              <w:t xml:space="preserve">Заполняется значением </w:t>
            </w:r>
            <w:r w:rsidRPr="00D342BA">
              <w:rPr>
                <w:lang w:val="en-US"/>
              </w:rPr>
              <w:t>RD</w:t>
            </w:r>
            <w:r w:rsidRPr="00D342BA">
              <w:t>_2 при обработке тегов:</w:t>
            </w:r>
          </w:p>
          <w:p w14:paraId="1B270983" w14:textId="0F63A3B0" w:rsidR="004D02F3" w:rsidRPr="00D342BA" w:rsidRDefault="004D02F3" w:rsidP="004D02F3">
            <w:pPr>
              <w:pStyle w:val="GOSTTablenorm"/>
              <w:rPr>
                <w:lang w:val="en-US"/>
              </w:rPr>
            </w:pPr>
            <w:r w:rsidRPr="00D342BA">
              <w:rPr>
                <w:lang w:val="en-US"/>
              </w:rPr>
              <w:t>FS_TSE_TB05012013_1_LIST:PAYMENTS,</w:t>
            </w:r>
          </w:p>
          <w:p w14:paraId="43A49BB7" w14:textId="7C8B3FFF" w:rsidR="004D02F3" w:rsidRPr="00D342BA" w:rsidRDefault="004D02F3" w:rsidP="004D02F3">
            <w:pPr>
              <w:pStyle w:val="GOSTTablenorm"/>
              <w:rPr>
                <w:lang w:val="en-US"/>
              </w:rPr>
            </w:pPr>
            <w:r w:rsidRPr="00D342BA">
              <w:rPr>
                <w:lang w:val="en-US"/>
              </w:rPr>
              <w:t>FS_TSE_TB05012013_1_LIST:PAYMENTSFYEAR,</w:t>
            </w:r>
          </w:p>
          <w:p w14:paraId="1CF68D01" w14:textId="05230829" w:rsidR="004D02F3" w:rsidRPr="00D342BA" w:rsidRDefault="004D02F3" w:rsidP="004D02F3">
            <w:pPr>
              <w:pStyle w:val="GOSTTablenorm"/>
              <w:rPr>
                <w:lang w:val="en-US"/>
              </w:rPr>
            </w:pPr>
            <w:r w:rsidRPr="00D342BA">
              <w:rPr>
                <w:lang w:val="en-US"/>
              </w:rPr>
              <w:t>FS_TSE_TB05012013_1_LIST:PAYMENTSSYEAR,</w:t>
            </w:r>
          </w:p>
          <w:p w14:paraId="3C7DF960" w14:textId="19F9D35C" w:rsidR="004D02F3" w:rsidRPr="00D342BA" w:rsidRDefault="004D02F3" w:rsidP="004D02F3">
            <w:pPr>
              <w:pStyle w:val="GOSTTablenorm"/>
              <w:rPr>
                <w:lang w:val="en-US"/>
              </w:rPr>
            </w:pPr>
            <w:r w:rsidRPr="00D342BA">
              <w:rPr>
                <w:lang w:val="en-US"/>
              </w:rPr>
              <w:t>FS_TSE_TB05012013_1_LIST:PAYMENTSNYEARS</w:t>
            </w:r>
          </w:p>
        </w:tc>
      </w:tr>
      <w:tr w:rsidR="004D02F3" w:rsidRPr="009450E6" w14:paraId="0A5E7CD1" w14:textId="77777777" w:rsidTr="00AB3FFF">
        <w:tc>
          <w:tcPr>
            <w:tcW w:w="1126" w:type="pct"/>
            <w:tcBorders>
              <w:top w:val="single" w:sz="4" w:space="0" w:color="auto"/>
              <w:left w:val="single" w:sz="4" w:space="0" w:color="auto"/>
              <w:bottom w:val="single" w:sz="4" w:space="0" w:color="auto"/>
              <w:right w:val="single" w:sz="4" w:space="0" w:color="auto"/>
            </w:tcBorders>
          </w:tcPr>
          <w:p w14:paraId="5F50BB66" w14:textId="7A4E9DB7" w:rsidR="004D02F3" w:rsidRPr="00E71258" w:rsidRDefault="004D02F3" w:rsidP="004D02F3">
            <w:pPr>
              <w:pStyle w:val="GOSTTablenorm"/>
              <w:rPr>
                <w:szCs w:val="22"/>
              </w:rPr>
            </w:pPr>
            <w:r w:rsidRPr="00D342BA">
              <w:rPr>
                <w:szCs w:val="22"/>
              </w:rPr>
              <w:t>Код_расх_укр_плательщика</w:t>
            </w:r>
          </w:p>
        </w:tc>
        <w:tc>
          <w:tcPr>
            <w:tcW w:w="273" w:type="pct"/>
            <w:tcBorders>
              <w:top w:val="single" w:sz="4" w:space="0" w:color="auto"/>
              <w:left w:val="single" w:sz="4" w:space="0" w:color="auto"/>
              <w:bottom w:val="single" w:sz="4" w:space="0" w:color="auto"/>
              <w:right w:val="single" w:sz="4" w:space="0" w:color="auto"/>
            </w:tcBorders>
          </w:tcPr>
          <w:p w14:paraId="37322D8B" w14:textId="77777777" w:rsidR="004D02F3" w:rsidRPr="00E71258" w:rsidRDefault="004D02F3" w:rsidP="004D02F3">
            <w:pPr>
              <w:pStyle w:val="GOSTTablenorm"/>
            </w:pPr>
            <w:r w:rsidRPr="00E71258">
              <w:t>нет</w:t>
            </w:r>
          </w:p>
        </w:tc>
        <w:tc>
          <w:tcPr>
            <w:tcW w:w="1126" w:type="pct"/>
            <w:tcBorders>
              <w:top w:val="single" w:sz="4" w:space="0" w:color="auto"/>
              <w:left w:val="single" w:sz="4" w:space="0" w:color="auto"/>
              <w:bottom w:val="single" w:sz="4" w:space="0" w:color="auto"/>
              <w:right w:val="single" w:sz="4" w:space="0" w:color="auto"/>
            </w:tcBorders>
          </w:tcPr>
          <w:p w14:paraId="1B0A0025" w14:textId="77777777" w:rsidR="004D02F3" w:rsidRPr="00E71258" w:rsidRDefault="004D02F3" w:rsidP="004D02F3">
            <w:pPr>
              <w:pStyle w:val="GOSTTablenorm"/>
              <w:rPr>
                <w:szCs w:val="22"/>
              </w:rPr>
            </w:pPr>
            <w:r w:rsidRPr="00E71258">
              <w:rPr>
                <w:szCs w:val="22"/>
              </w:rPr>
              <w:t>Код расходов/поступлений укрупненный по л/с с кодом 71 плательщика (по строке документа)</w:t>
            </w:r>
          </w:p>
        </w:tc>
        <w:tc>
          <w:tcPr>
            <w:tcW w:w="1126" w:type="pct"/>
            <w:tcBorders>
              <w:top w:val="single" w:sz="4" w:space="0" w:color="auto"/>
              <w:left w:val="single" w:sz="4" w:space="0" w:color="auto"/>
              <w:bottom w:val="single" w:sz="4" w:space="0" w:color="auto"/>
              <w:right w:val="single" w:sz="4" w:space="0" w:color="auto"/>
            </w:tcBorders>
          </w:tcPr>
          <w:p w14:paraId="69B44C54" w14:textId="5BC6FB4B" w:rsidR="004D02F3" w:rsidRPr="0052119F" w:rsidRDefault="004D02F3" w:rsidP="004D02F3">
            <w:pPr>
              <w:pStyle w:val="GOSTTablenorm"/>
              <w:ind w:left="0"/>
              <w:rPr>
                <w:lang w:val="en-US"/>
              </w:rPr>
            </w:pPr>
            <w:r w:rsidRPr="003834CC">
              <w:rPr>
                <w:lang w:val="en-US"/>
              </w:rPr>
              <w:t>FS_TSE_TB05012013_1_LIST:ANALYTICCODE</w:t>
            </w:r>
          </w:p>
        </w:tc>
        <w:tc>
          <w:tcPr>
            <w:tcW w:w="1349" w:type="pct"/>
            <w:tcBorders>
              <w:top w:val="single" w:sz="4" w:space="0" w:color="auto"/>
              <w:left w:val="single" w:sz="4" w:space="0" w:color="auto"/>
              <w:bottom w:val="single" w:sz="4" w:space="0" w:color="auto"/>
              <w:right w:val="single" w:sz="4" w:space="0" w:color="auto"/>
            </w:tcBorders>
          </w:tcPr>
          <w:p w14:paraId="44E117E5" w14:textId="41DD60ED" w:rsidR="004D02F3" w:rsidRPr="00397DBC" w:rsidRDefault="004D02F3" w:rsidP="004D02F3">
            <w:pPr>
              <w:pStyle w:val="GOSTTablenorm"/>
              <w:rPr>
                <w:lang w:val="en-US"/>
              </w:rPr>
            </w:pPr>
          </w:p>
        </w:tc>
      </w:tr>
      <w:tr w:rsidR="004D02F3" w:rsidRPr="009450E6" w14:paraId="496AB5EB" w14:textId="77777777" w:rsidTr="00AB3FFF">
        <w:tc>
          <w:tcPr>
            <w:tcW w:w="1126" w:type="pct"/>
            <w:tcBorders>
              <w:top w:val="single" w:sz="4" w:space="0" w:color="auto"/>
              <w:left w:val="single" w:sz="4" w:space="0" w:color="auto"/>
              <w:bottom w:val="single" w:sz="4" w:space="0" w:color="auto"/>
              <w:right w:val="single" w:sz="4" w:space="0" w:color="auto"/>
            </w:tcBorders>
          </w:tcPr>
          <w:p w14:paraId="65E7227C" w14:textId="77777777" w:rsidR="004D02F3" w:rsidRPr="007F665C" w:rsidRDefault="004D02F3" w:rsidP="004D02F3">
            <w:pPr>
              <w:pStyle w:val="GOSTTablenorm"/>
            </w:pPr>
            <w:r w:rsidRPr="00FD2DBC">
              <w:rPr>
                <w:szCs w:val="22"/>
              </w:rPr>
              <w:t>ОКС_КМИ</w:t>
            </w:r>
          </w:p>
        </w:tc>
        <w:tc>
          <w:tcPr>
            <w:tcW w:w="273" w:type="pct"/>
            <w:tcBorders>
              <w:top w:val="single" w:sz="4" w:space="0" w:color="auto"/>
              <w:left w:val="single" w:sz="4" w:space="0" w:color="auto"/>
              <w:bottom w:val="single" w:sz="4" w:space="0" w:color="auto"/>
              <w:right w:val="single" w:sz="4" w:space="0" w:color="auto"/>
            </w:tcBorders>
          </w:tcPr>
          <w:p w14:paraId="6F22D09A" w14:textId="77777777" w:rsidR="004D02F3" w:rsidRPr="007F665C" w:rsidRDefault="004D02F3" w:rsidP="004D02F3">
            <w:pPr>
              <w:pStyle w:val="GOSTTablenorm"/>
            </w:pPr>
            <w:r w:rsidRPr="00FD2DBC">
              <w:rPr>
                <w:szCs w:val="22"/>
              </w:rPr>
              <w:t>нет</w:t>
            </w:r>
          </w:p>
        </w:tc>
        <w:tc>
          <w:tcPr>
            <w:tcW w:w="1126" w:type="pct"/>
            <w:tcBorders>
              <w:top w:val="single" w:sz="4" w:space="0" w:color="auto"/>
              <w:left w:val="single" w:sz="4" w:space="0" w:color="auto"/>
              <w:bottom w:val="single" w:sz="4" w:space="0" w:color="auto"/>
              <w:right w:val="single" w:sz="4" w:space="0" w:color="auto"/>
            </w:tcBorders>
          </w:tcPr>
          <w:p w14:paraId="25A990D1" w14:textId="77777777" w:rsidR="004D02F3" w:rsidRPr="007F665C" w:rsidRDefault="004D02F3" w:rsidP="004D02F3">
            <w:pPr>
              <w:pStyle w:val="GOSTTablenorm"/>
            </w:pPr>
            <w:r w:rsidRPr="00FD2DBC">
              <w:t>Код ОКС (КМИ) (по строке документа)</w:t>
            </w:r>
          </w:p>
        </w:tc>
        <w:tc>
          <w:tcPr>
            <w:tcW w:w="1126" w:type="pct"/>
            <w:tcBorders>
              <w:top w:val="single" w:sz="4" w:space="0" w:color="auto"/>
              <w:left w:val="single" w:sz="4" w:space="0" w:color="auto"/>
              <w:bottom w:val="single" w:sz="4" w:space="0" w:color="auto"/>
              <w:right w:val="single" w:sz="4" w:space="0" w:color="auto"/>
            </w:tcBorders>
          </w:tcPr>
          <w:p w14:paraId="752578EA" w14:textId="534667B6" w:rsidR="004D02F3" w:rsidRPr="008F0A0F" w:rsidRDefault="004D02F3" w:rsidP="004D02F3">
            <w:pPr>
              <w:pStyle w:val="GOSTTablenorm"/>
              <w:rPr>
                <w:lang w:val="en-US"/>
              </w:rPr>
            </w:pPr>
            <w:r w:rsidRPr="003834CC">
              <w:rPr>
                <w:lang w:val="en-US"/>
              </w:rPr>
              <w:t>FS_TSE_TB05012013_1_LIST:CODEFAIP</w:t>
            </w:r>
          </w:p>
        </w:tc>
        <w:tc>
          <w:tcPr>
            <w:tcW w:w="1349" w:type="pct"/>
            <w:tcBorders>
              <w:top w:val="single" w:sz="4" w:space="0" w:color="auto"/>
              <w:left w:val="single" w:sz="4" w:space="0" w:color="auto"/>
              <w:bottom w:val="single" w:sz="4" w:space="0" w:color="auto"/>
              <w:right w:val="single" w:sz="4" w:space="0" w:color="auto"/>
            </w:tcBorders>
          </w:tcPr>
          <w:p w14:paraId="399CA4CA" w14:textId="2347723C" w:rsidR="004D02F3" w:rsidRPr="00397DBC" w:rsidRDefault="004D02F3" w:rsidP="004D02F3">
            <w:pPr>
              <w:pStyle w:val="GOSTTablenorm"/>
              <w:rPr>
                <w:lang w:val="en-US"/>
              </w:rPr>
            </w:pPr>
          </w:p>
        </w:tc>
      </w:tr>
      <w:tr w:rsidR="004D02F3" w:rsidRPr="008A2C15" w14:paraId="4785A5B6" w14:textId="77777777" w:rsidTr="00AB3FFF">
        <w:tc>
          <w:tcPr>
            <w:tcW w:w="1126" w:type="pct"/>
            <w:tcBorders>
              <w:top w:val="single" w:sz="4" w:space="0" w:color="auto"/>
              <w:left w:val="single" w:sz="4" w:space="0" w:color="auto"/>
              <w:bottom w:val="single" w:sz="4" w:space="0" w:color="auto"/>
              <w:right w:val="single" w:sz="4" w:space="0" w:color="auto"/>
            </w:tcBorders>
          </w:tcPr>
          <w:p w14:paraId="39DF952A" w14:textId="77777777" w:rsidR="004D02F3" w:rsidRPr="00E830C6" w:rsidRDefault="004D02F3" w:rsidP="004D02F3">
            <w:pPr>
              <w:pStyle w:val="GOSTTablenorm"/>
              <w:rPr>
                <w:color w:val="FF0000"/>
              </w:rPr>
            </w:pPr>
            <w:r w:rsidRPr="00D342BA">
              <w:t>Сумма_разреш_остатка_руб</w:t>
            </w:r>
          </w:p>
        </w:tc>
        <w:tc>
          <w:tcPr>
            <w:tcW w:w="273" w:type="pct"/>
            <w:tcBorders>
              <w:top w:val="single" w:sz="4" w:space="0" w:color="auto"/>
              <w:left w:val="single" w:sz="4" w:space="0" w:color="auto"/>
              <w:bottom w:val="single" w:sz="4" w:space="0" w:color="auto"/>
              <w:right w:val="single" w:sz="4" w:space="0" w:color="auto"/>
            </w:tcBorders>
          </w:tcPr>
          <w:p w14:paraId="516A5010" w14:textId="77777777" w:rsidR="004D02F3" w:rsidRPr="008A2C15" w:rsidRDefault="004D02F3" w:rsidP="004D02F3">
            <w:pPr>
              <w:pStyle w:val="GOSTTablenorm"/>
            </w:pPr>
            <w:r>
              <w:t>да</w:t>
            </w:r>
          </w:p>
        </w:tc>
        <w:tc>
          <w:tcPr>
            <w:tcW w:w="1126" w:type="pct"/>
            <w:tcBorders>
              <w:top w:val="single" w:sz="4" w:space="0" w:color="auto"/>
              <w:left w:val="single" w:sz="4" w:space="0" w:color="auto"/>
              <w:bottom w:val="single" w:sz="4" w:space="0" w:color="auto"/>
              <w:right w:val="single" w:sz="4" w:space="0" w:color="auto"/>
            </w:tcBorders>
          </w:tcPr>
          <w:p w14:paraId="768E4D8D" w14:textId="77777777" w:rsidR="004D02F3" w:rsidRPr="008A2C15" w:rsidRDefault="004D02F3" w:rsidP="004D02F3">
            <w:pPr>
              <w:pStyle w:val="GOSTTablenorm"/>
            </w:pPr>
            <w:r>
              <w:t>Сумма разрешенного к использованию остатка целевых средств в валюте документа гр 4 (по стороке документа)</w:t>
            </w:r>
          </w:p>
        </w:tc>
        <w:tc>
          <w:tcPr>
            <w:tcW w:w="1126" w:type="pct"/>
            <w:tcBorders>
              <w:top w:val="single" w:sz="4" w:space="0" w:color="auto"/>
              <w:left w:val="single" w:sz="4" w:space="0" w:color="auto"/>
              <w:bottom w:val="single" w:sz="4" w:space="0" w:color="auto"/>
              <w:right w:val="single" w:sz="4" w:space="0" w:color="auto"/>
            </w:tcBorders>
          </w:tcPr>
          <w:p w14:paraId="4C420EF6" w14:textId="70FC99B5" w:rsidR="004D02F3" w:rsidRPr="00A02E3B" w:rsidRDefault="004D02F3" w:rsidP="004D02F3">
            <w:pPr>
              <w:pStyle w:val="GOSTTablenorm"/>
              <w:rPr>
                <w:lang w:val="en-US"/>
              </w:rPr>
            </w:pPr>
            <w:r w:rsidRPr="00784F93">
              <w:rPr>
                <w:lang w:val="en-US"/>
              </w:rPr>
              <w:t>FS_TSE_TB05012013_1_LIST:REMAINDER</w:t>
            </w:r>
          </w:p>
        </w:tc>
        <w:tc>
          <w:tcPr>
            <w:tcW w:w="1349" w:type="pct"/>
            <w:tcBorders>
              <w:top w:val="single" w:sz="4" w:space="0" w:color="auto"/>
              <w:left w:val="single" w:sz="4" w:space="0" w:color="auto"/>
              <w:bottom w:val="single" w:sz="4" w:space="0" w:color="auto"/>
              <w:right w:val="single" w:sz="4" w:space="0" w:color="auto"/>
            </w:tcBorders>
          </w:tcPr>
          <w:p w14:paraId="3FE4CC7D" w14:textId="713AA356" w:rsidR="004D02F3" w:rsidRPr="00D342BA" w:rsidRDefault="004D02F3" w:rsidP="004D02F3">
            <w:pPr>
              <w:pStyle w:val="GOSTTablenorm"/>
            </w:pPr>
            <w:r w:rsidRPr="00B9499D">
              <w:t>Сумм</w:t>
            </w:r>
            <w:r>
              <w:t>а передается в единицах валюты</w:t>
            </w:r>
            <w:r w:rsidRPr="00B9499D">
              <w:t xml:space="preserve"> с точностью 2 знака после запятой - необходимо конвертировать в минимальные единицы валюты (для данного типа документов умножить на 100)</w:t>
            </w:r>
          </w:p>
        </w:tc>
      </w:tr>
      <w:tr w:rsidR="004D02F3" w:rsidRPr="00A02E3B" w14:paraId="367143B7" w14:textId="77777777" w:rsidTr="00AB3FFF">
        <w:tc>
          <w:tcPr>
            <w:tcW w:w="1126" w:type="pct"/>
            <w:tcBorders>
              <w:top w:val="single" w:sz="4" w:space="0" w:color="auto"/>
              <w:left w:val="single" w:sz="4" w:space="0" w:color="auto"/>
              <w:bottom w:val="single" w:sz="4" w:space="0" w:color="auto"/>
              <w:right w:val="single" w:sz="4" w:space="0" w:color="auto"/>
            </w:tcBorders>
          </w:tcPr>
          <w:p w14:paraId="6D3309D6" w14:textId="5E275550" w:rsidR="004D02F3" w:rsidRPr="00D342BA" w:rsidRDefault="004D02F3" w:rsidP="004D02F3">
            <w:pPr>
              <w:pStyle w:val="GOSTTablenorm"/>
            </w:pPr>
            <w:r w:rsidRPr="00D342BA">
              <w:t>Сумма_возврата_ДЗ_валюта_учета_руб</w:t>
            </w:r>
          </w:p>
        </w:tc>
        <w:tc>
          <w:tcPr>
            <w:tcW w:w="273" w:type="pct"/>
            <w:tcBorders>
              <w:top w:val="single" w:sz="4" w:space="0" w:color="auto"/>
              <w:left w:val="single" w:sz="4" w:space="0" w:color="auto"/>
              <w:bottom w:val="single" w:sz="4" w:space="0" w:color="auto"/>
              <w:right w:val="single" w:sz="4" w:space="0" w:color="auto"/>
            </w:tcBorders>
          </w:tcPr>
          <w:p w14:paraId="5A0D44F6" w14:textId="77777777" w:rsidR="004D02F3" w:rsidRPr="008A2C15" w:rsidRDefault="004D02F3" w:rsidP="004D02F3">
            <w:pPr>
              <w:pStyle w:val="GOSTTablenorm"/>
            </w:pPr>
            <w:r>
              <w:t>да</w:t>
            </w:r>
          </w:p>
        </w:tc>
        <w:tc>
          <w:tcPr>
            <w:tcW w:w="1126" w:type="pct"/>
            <w:tcBorders>
              <w:top w:val="single" w:sz="4" w:space="0" w:color="auto"/>
              <w:left w:val="single" w:sz="4" w:space="0" w:color="auto"/>
              <w:bottom w:val="single" w:sz="4" w:space="0" w:color="auto"/>
              <w:right w:val="single" w:sz="4" w:space="0" w:color="auto"/>
            </w:tcBorders>
          </w:tcPr>
          <w:p w14:paraId="4A1B72B3" w14:textId="77777777" w:rsidR="004D02F3" w:rsidRPr="008A2C15" w:rsidRDefault="004D02F3" w:rsidP="004D02F3">
            <w:pPr>
              <w:pStyle w:val="GOSTTablenorm"/>
            </w:pPr>
            <w:r>
              <w:t>Сумма возврата дебиторской задолженности прошлых лет, разрешенной к использованию в валюте документа гр 5 (по стороке документа)</w:t>
            </w:r>
          </w:p>
        </w:tc>
        <w:tc>
          <w:tcPr>
            <w:tcW w:w="1126" w:type="pct"/>
            <w:tcBorders>
              <w:top w:val="single" w:sz="4" w:space="0" w:color="auto"/>
              <w:left w:val="single" w:sz="4" w:space="0" w:color="auto"/>
              <w:bottom w:val="single" w:sz="4" w:space="0" w:color="auto"/>
              <w:right w:val="single" w:sz="4" w:space="0" w:color="auto"/>
            </w:tcBorders>
          </w:tcPr>
          <w:p w14:paraId="1A0C14FF" w14:textId="0B4DF9F6" w:rsidR="004D02F3" w:rsidRPr="00A02E3B" w:rsidRDefault="004D02F3" w:rsidP="004D02F3">
            <w:pPr>
              <w:pStyle w:val="GOSTTablenorm"/>
              <w:rPr>
                <w:lang w:val="en-US"/>
              </w:rPr>
            </w:pPr>
            <w:r w:rsidRPr="003A53F6">
              <w:rPr>
                <w:lang w:val="en-US"/>
              </w:rPr>
              <w:t>FS_TSE_TB05012013_1_LIST:</w:t>
            </w:r>
            <w:r w:rsidRPr="00784F93">
              <w:rPr>
                <w:lang w:val="en-US"/>
              </w:rPr>
              <w:t>SUMMREFUND</w:t>
            </w:r>
          </w:p>
        </w:tc>
        <w:tc>
          <w:tcPr>
            <w:tcW w:w="1349" w:type="pct"/>
            <w:tcBorders>
              <w:top w:val="single" w:sz="4" w:space="0" w:color="auto"/>
              <w:left w:val="single" w:sz="4" w:space="0" w:color="auto"/>
              <w:bottom w:val="single" w:sz="4" w:space="0" w:color="auto"/>
              <w:right w:val="single" w:sz="4" w:space="0" w:color="auto"/>
            </w:tcBorders>
          </w:tcPr>
          <w:p w14:paraId="38CD48DE" w14:textId="7567F7F4" w:rsidR="004D02F3" w:rsidRPr="00A02E3B" w:rsidRDefault="004D02F3" w:rsidP="004D02F3">
            <w:pPr>
              <w:pStyle w:val="GOSTTablenorm"/>
            </w:pPr>
            <w:r w:rsidRPr="00B9499D">
              <w:t>Сумм</w:t>
            </w:r>
            <w:r>
              <w:t>а передается в единицах валюты</w:t>
            </w:r>
            <w:r w:rsidRPr="00B9499D">
              <w:t xml:space="preserve"> с точностью 2 знака после запятой - необходимо конвертировать в минимальные единицы валюты (для данного типа документов умножить на 100)</w:t>
            </w:r>
          </w:p>
        </w:tc>
      </w:tr>
      <w:tr w:rsidR="004D02F3" w:rsidRPr="009C5CB6" w14:paraId="4C0FC468" w14:textId="77777777" w:rsidTr="00AB3FFF">
        <w:tc>
          <w:tcPr>
            <w:tcW w:w="1126" w:type="pct"/>
            <w:tcBorders>
              <w:top w:val="single" w:sz="4" w:space="0" w:color="auto"/>
              <w:left w:val="single" w:sz="4" w:space="0" w:color="auto"/>
              <w:bottom w:val="single" w:sz="4" w:space="0" w:color="auto"/>
              <w:right w:val="single" w:sz="4" w:space="0" w:color="auto"/>
            </w:tcBorders>
            <w:hideMark/>
          </w:tcPr>
          <w:p w14:paraId="323F9FDE" w14:textId="01A8A4B8" w:rsidR="004D02F3" w:rsidRPr="00E830C6" w:rsidRDefault="004D02F3" w:rsidP="004D02F3">
            <w:pPr>
              <w:pStyle w:val="GOSTTablenorm"/>
              <w:rPr>
                <w:color w:val="FF0000"/>
              </w:rPr>
            </w:pPr>
            <w:r w:rsidRPr="00D342BA">
              <w:t>Сумма_валюта_учета_руб</w:t>
            </w:r>
          </w:p>
        </w:tc>
        <w:tc>
          <w:tcPr>
            <w:tcW w:w="273" w:type="pct"/>
            <w:tcBorders>
              <w:top w:val="single" w:sz="4" w:space="0" w:color="auto"/>
              <w:left w:val="single" w:sz="4" w:space="0" w:color="auto"/>
              <w:bottom w:val="single" w:sz="4" w:space="0" w:color="auto"/>
              <w:right w:val="single" w:sz="4" w:space="0" w:color="auto"/>
            </w:tcBorders>
            <w:hideMark/>
          </w:tcPr>
          <w:p w14:paraId="4DE4E010" w14:textId="77777777" w:rsidR="004D02F3" w:rsidRPr="007F665C" w:rsidRDefault="004D02F3" w:rsidP="004D02F3">
            <w:pPr>
              <w:pStyle w:val="GOSTTablenorm"/>
            </w:pPr>
            <w:r>
              <w:t>да</w:t>
            </w:r>
          </w:p>
        </w:tc>
        <w:tc>
          <w:tcPr>
            <w:tcW w:w="1126" w:type="pct"/>
            <w:tcBorders>
              <w:top w:val="single" w:sz="4" w:space="0" w:color="auto"/>
              <w:left w:val="single" w:sz="4" w:space="0" w:color="auto"/>
              <w:bottom w:val="single" w:sz="4" w:space="0" w:color="auto"/>
              <w:right w:val="single" w:sz="4" w:space="0" w:color="auto"/>
            </w:tcBorders>
            <w:hideMark/>
          </w:tcPr>
          <w:p w14:paraId="6074AC8A" w14:textId="57EB4412" w:rsidR="004D02F3" w:rsidRPr="007F665C" w:rsidRDefault="004D02F3" w:rsidP="004D02F3">
            <w:pPr>
              <w:pStyle w:val="GOSTTablenorm"/>
            </w:pPr>
            <w:r w:rsidRPr="000318D6">
              <w:t xml:space="preserve">Сумма </w:t>
            </w:r>
            <w:r>
              <w:t xml:space="preserve">поступлений или </w:t>
            </w:r>
            <w:r w:rsidRPr="000318D6">
              <w:t xml:space="preserve">Сумма </w:t>
            </w:r>
            <w:r>
              <w:t xml:space="preserve">выплат на текущий финансовый год </w:t>
            </w:r>
            <w:r w:rsidRPr="00B9499D">
              <w:t xml:space="preserve">в валюте </w:t>
            </w:r>
            <w:r>
              <w:t>документа (по строке документа)</w:t>
            </w:r>
          </w:p>
        </w:tc>
        <w:tc>
          <w:tcPr>
            <w:tcW w:w="1126" w:type="pct"/>
            <w:tcBorders>
              <w:top w:val="single" w:sz="4" w:space="0" w:color="auto"/>
              <w:left w:val="single" w:sz="4" w:space="0" w:color="auto"/>
              <w:bottom w:val="single" w:sz="4" w:space="0" w:color="auto"/>
              <w:right w:val="single" w:sz="4" w:space="0" w:color="auto"/>
            </w:tcBorders>
            <w:hideMark/>
          </w:tcPr>
          <w:p w14:paraId="770C0518" w14:textId="43B1FBBC" w:rsidR="004D02F3" w:rsidRPr="00503A35" w:rsidRDefault="004D02F3" w:rsidP="004D02F3">
            <w:pPr>
              <w:pStyle w:val="GOSTTablenorm"/>
              <w:rPr>
                <w:lang w:val="en-US"/>
              </w:rPr>
            </w:pPr>
            <w:r w:rsidRPr="003A53F6">
              <w:rPr>
                <w:lang w:val="en-US"/>
              </w:rPr>
              <w:t>FS_TSE_TB05012013_1_LIST:</w:t>
            </w:r>
            <w:r w:rsidRPr="00784F93">
              <w:rPr>
                <w:lang w:val="en-US"/>
              </w:rPr>
              <w:t>INCOMECURRENTYEAR</w:t>
            </w:r>
            <w:r w:rsidRPr="002063A3">
              <w:rPr>
                <w:lang w:val="en-US"/>
              </w:rPr>
              <w:t>/</w:t>
            </w:r>
            <w:r w:rsidRPr="00E86D8A">
              <w:rPr>
                <w:highlight w:val="yellow"/>
                <w:lang w:val="en-US"/>
              </w:rPr>
              <w:t xml:space="preserve"> </w:t>
            </w:r>
            <w:r w:rsidRPr="008C39DD">
              <w:rPr>
                <w:lang w:val="en-US"/>
              </w:rPr>
              <w:t>FS_TSE_TB05012013_1_LIST:PAYMENTS</w:t>
            </w:r>
          </w:p>
        </w:tc>
        <w:tc>
          <w:tcPr>
            <w:tcW w:w="1349" w:type="pct"/>
            <w:tcBorders>
              <w:top w:val="single" w:sz="4" w:space="0" w:color="auto"/>
              <w:left w:val="single" w:sz="4" w:space="0" w:color="auto"/>
              <w:bottom w:val="single" w:sz="4" w:space="0" w:color="auto"/>
              <w:right w:val="single" w:sz="4" w:space="0" w:color="auto"/>
            </w:tcBorders>
            <w:hideMark/>
          </w:tcPr>
          <w:p w14:paraId="232C5731" w14:textId="77777777" w:rsidR="004D02F3" w:rsidRPr="005275BE" w:rsidRDefault="004D02F3" w:rsidP="004D02F3">
            <w:pPr>
              <w:pStyle w:val="GOSTTablenorm"/>
            </w:pPr>
            <w:r w:rsidRPr="00B9499D">
              <w:t>Сумм</w:t>
            </w:r>
            <w:r>
              <w:t>а передается в единицах валюты</w:t>
            </w:r>
            <w:r w:rsidRPr="00B9499D">
              <w:t xml:space="preserve"> с точностью 2 знака после запятой - необходимо конвертировать в минимальные единицы валюты (для данного типа документов умножить на 100)</w:t>
            </w:r>
            <w:r>
              <w:t>.</w:t>
            </w:r>
          </w:p>
          <w:p w14:paraId="2E368120" w14:textId="351BC915" w:rsidR="004D02F3" w:rsidRDefault="004D02F3" w:rsidP="004D02F3">
            <w:pPr>
              <w:pStyle w:val="GOSTTablenorm"/>
              <w:rPr>
                <w:ins w:id="6136" w:author="Великанова Алевтина Николаевна TSE-105716" w:date="2025-06-04T15:57:00Z"/>
              </w:rPr>
            </w:pPr>
            <w:r w:rsidRPr="003C0EDA">
              <w:t xml:space="preserve">При обработке раздела </w:t>
            </w:r>
            <w:r>
              <w:rPr>
                <w:lang w:val="en-US"/>
              </w:rPr>
              <w:t>RD</w:t>
            </w:r>
            <w:r w:rsidRPr="008C39DD">
              <w:t>_1</w:t>
            </w:r>
            <w:r w:rsidRPr="003C0EDA">
              <w:t xml:space="preserve"> атрибут заполняется из тега </w:t>
            </w:r>
            <w:r w:rsidRPr="003A53F6">
              <w:rPr>
                <w:lang w:val="en-US"/>
              </w:rPr>
              <w:t>FS</w:t>
            </w:r>
            <w:r w:rsidRPr="009C5CB6">
              <w:t>_</w:t>
            </w:r>
            <w:r w:rsidRPr="003A53F6">
              <w:rPr>
                <w:lang w:val="en-US"/>
              </w:rPr>
              <w:t>TSE</w:t>
            </w:r>
            <w:r w:rsidRPr="009C5CB6">
              <w:t>_</w:t>
            </w:r>
            <w:r w:rsidRPr="003A53F6">
              <w:rPr>
                <w:lang w:val="en-US"/>
              </w:rPr>
              <w:t>TB</w:t>
            </w:r>
            <w:r w:rsidRPr="009C5CB6">
              <w:t>05012013_1_</w:t>
            </w:r>
            <w:r w:rsidRPr="003A53F6">
              <w:rPr>
                <w:lang w:val="en-US"/>
              </w:rPr>
              <w:t>LIST</w:t>
            </w:r>
            <w:r w:rsidRPr="009C5CB6">
              <w:t>:</w:t>
            </w:r>
            <w:r w:rsidRPr="00784F93">
              <w:rPr>
                <w:lang w:val="en-US"/>
              </w:rPr>
              <w:t>INCOMECURRENTYEAR</w:t>
            </w:r>
            <w:r>
              <w:t>.</w:t>
            </w:r>
          </w:p>
          <w:p w14:paraId="303A6A60" w14:textId="6D093760" w:rsidR="004D02F3" w:rsidRPr="009C5CB6" w:rsidRDefault="004D02F3" w:rsidP="004D02F3">
            <w:pPr>
              <w:pStyle w:val="GOSTTablenorm"/>
            </w:pPr>
            <w:r>
              <w:t xml:space="preserve">При обработке раздела </w:t>
            </w:r>
            <w:r>
              <w:rPr>
                <w:lang w:val="en-US"/>
              </w:rPr>
              <w:t>RD</w:t>
            </w:r>
            <w:r w:rsidRPr="008C39DD">
              <w:t>_2</w:t>
            </w:r>
            <w:r>
              <w:t xml:space="preserve"> атрибут заполняется из тега </w:t>
            </w:r>
            <w:r w:rsidRPr="008C39DD">
              <w:rPr>
                <w:lang w:val="en-US"/>
              </w:rPr>
              <w:t>FS</w:t>
            </w:r>
            <w:r w:rsidRPr="008C39DD">
              <w:t>_</w:t>
            </w:r>
            <w:r w:rsidRPr="008C39DD">
              <w:rPr>
                <w:lang w:val="en-US"/>
              </w:rPr>
              <w:t>TSE</w:t>
            </w:r>
            <w:r w:rsidRPr="008C39DD">
              <w:t>_</w:t>
            </w:r>
            <w:r w:rsidRPr="008C39DD">
              <w:rPr>
                <w:lang w:val="en-US"/>
              </w:rPr>
              <w:t>TB</w:t>
            </w:r>
            <w:r w:rsidRPr="008C39DD">
              <w:t>05012013_1_</w:t>
            </w:r>
            <w:r w:rsidRPr="008C39DD">
              <w:rPr>
                <w:lang w:val="en-US"/>
              </w:rPr>
              <w:t>LIST</w:t>
            </w:r>
            <w:r w:rsidRPr="008C39DD">
              <w:t>:</w:t>
            </w:r>
            <w:r w:rsidRPr="008C39DD">
              <w:rPr>
                <w:lang w:val="en-US"/>
              </w:rPr>
              <w:t>PAYMENTS</w:t>
            </w:r>
          </w:p>
        </w:tc>
      </w:tr>
      <w:tr w:rsidR="004D02F3" w:rsidRPr="009C5CB6" w14:paraId="3F123605" w14:textId="77777777" w:rsidTr="00AB3FFF">
        <w:tc>
          <w:tcPr>
            <w:tcW w:w="1126" w:type="pct"/>
            <w:tcBorders>
              <w:top w:val="single" w:sz="4" w:space="0" w:color="auto"/>
              <w:left w:val="single" w:sz="4" w:space="0" w:color="auto"/>
              <w:bottom w:val="single" w:sz="4" w:space="0" w:color="auto"/>
              <w:right w:val="single" w:sz="4" w:space="0" w:color="auto"/>
            </w:tcBorders>
            <w:hideMark/>
          </w:tcPr>
          <w:p w14:paraId="13EEBA54" w14:textId="3A42E858" w:rsidR="004D02F3" w:rsidRPr="00E830C6" w:rsidRDefault="004D02F3" w:rsidP="004D02F3">
            <w:pPr>
              <w:pStyle w:val="GOSTTablenorm"/>
              <w:rPr>
                <w:color w:val="FF0000"/>
              </w:rPr>
            </w:pPr>
            <w:r w:rsidRPr="00D342BA">
              <w:t>Сумма_первый_плановый_руб</w:t>
            </w:r>
          </w:p>
        </w:tc>
        <w:tc>
          <w:tcPr>
            <w:tcW w:w="273" w:type="pct"/>
            <w:tcBorders>
              <w:top w:val="single" w:sz="4" w:space="0" w:color="auto"/>
              <w:left w:val="single" w:sz="4" w:space="0" w:color="auto"/>
              <w:bottom w:val="single" w:sz="4" w:space="0" w:color="auto"/>
              <w:right w:val="single" w:sz="4" w:space="0" w:color="auto"/>
            </w:tcBorders>
            <w:hideMark/>
          </w:tcPr>
          <w:p w14:paraId="486ED53F" w14:textId="77777777" w:rsidR="004D02F3" w:rsidRPr="007F665C" w:rsidRDefault="004D02F3" w:rsidP="004D02F3">
            <w:pPr>
              <w:pStyle w:val="GOSTTablenorm"/>
            </w:pPr>
            <w:r w:rsidRPr="0041658B">
              <w:t>да</w:t>
            </w:r>
          </w:p>
        </w:tc>
        <w:tc>
          <w:tcPr>
            <w:tcW w:w="1126" w:type="pct"/>
            <w:tcBorders>
              <w:top w:val="single" w:sz="4" w:space="0" w:color="auto"/>
              <w:left w:val="single" w:sz="4" w:space="0" w:color="auto"/>
              <w:bottom w:val="single" w:sz="4" w:space="0" w:color="auto"/>
              <w:right w:val="single" w:sz="4" w:space="0" w:color="auto"/>
            </w:tcBorders>
            <w:hideMark/>
          </w:tcPr>
          <w:p w14:paraId="5EF7BC95" w14:textId="51BAD9C9" w:rsidR="004D02F3" w:rsidRPr="007F665C" w:rsidRDefault="004D02F3" w:rsidP="004D02F3">
            <w:pPr>
              <w:pStyle w:val="GOSTTablenorm"/>
            </w:pPr>
            <w:r w:rsidRPr="001A561F">
              <w:t xml:space="preserve">Сумма </w:t>
            </w:r>
            <w:r>
              <w:t xml:space="preserve">поступлений или </w:t>
            </w:r>
            <w:r w:rsidRPr="001A561F">
              <w:t xml:space="preserve">Сумма </w:t>
            </w:r>
            <w:r>
              <w:t xml:space="preserve">выплат </w:t>
            </w:r>
            <w:r w:rsidRPr="001A561F">
              <w:t xml:space="preserve">на первый год планового периода </w:t>
            </w:r>
            <w:r w:rsidRPr="00E576D5">
              <w:t xml:space="preserve">в валюте </w:t>
            </w:r>
            <w:r>
              <w:t>документа</w:t>
            </w:r>
            <w:r w:rsidRPr="00E576D5">
              <w:t xml:space="preserve"> </w:t>
            </w:r>
            <w:r w:rsidRPr="001A561F">
              <w:t>(по строке документа)</w:t>
            </w:r>
          </w:p>
        </w:tc>
        <w:tc>
          <w:tcPr>
            <w:tcW w:w="1126" w:type="pct"/>
            <w:tcBorders>
              <w:top w:val="single" w:sz="4" w:space="0" w:color="auto"/>
              <w:left w:val="single" w:sz="4" w:space="0" w:color="auto"/>
              <w:bottom w:val="single" w:sz="4" w:space="0" w:color="auto"/>
              <w:right w:val="single" w:sz="4" w:space="0" w:color="auto"/>
            </w:tcBorders>
            <w:hideMark/>
          </w:tcPr>
          <w:p w14:paraId="610A9324" w14:textId="3DCCD506" w:rsidR="004D02F3" w:rsidRPr="00503A35" w:rsidRDefault="004D02F3" w:rsidP="004D02F3">
            <w:pPr>
              <w:pStyle w:val="GOSTTablenorm"/>
              <w:rPr>
                <w:lang w:val="en-US"/>
              </w:rPr>
            </w:pPr>
            <w:r w:rsidRPr="003A53F6">
              <w:rPr>
                <w:lang w:val="en-US"/>
              </w:rPr>
              <w:t>FS_TSE_TB05012013_1_LIST:</w:t>
            </w:r>
            <w:r w:rsidRPr="00784F93">
              <w:rPr>
                <w:lang w:val="en-US"/>
              </w:rPr>
              <w:t>INCOMEFYEAR</w:t>
            </w:r>
            <w:r w:rsidRPr="002063A3">
              <w:rPr>
                <w:lang w:val="en-US"/>
              </w:rPr>
              <w:t>/</w:t>
            </w:r>
            <w:r w:rsidRPr="00E86D8A">
              <w:rPr>
                <w:highlight w:val="yellow"/>
                <w:lang w:val="en-US"/>
              </w:rPr>
              <w:t xml:space="preserve"> </w:t>
            </w:r>
            <w:r w:rsidRPr="008C39DD">
              <w:rPr>
                <w:lang w:val="en-US"/>
              </w:rPr>
              <w:t>FS_TSE_TB05012013_1_LIST:PAYMENTSFYEAR</w:t>
            </w:r>
          </w:p>
        </w:tc>
        <w:tc>
          <w:tcPr>
            <w:tcW w:w="1349" w:type="pct"/>
            <w:tcBorders>
              <w:top w:val="single" w:sz="4" w:space="0" w:color="auto"/>
              <w:left w:val="single" w:sz="4" w:space="0" w:color="auto"/>
              <w:bottom w:val="single" w:sz="4" w:space="0" w:color="auto"/>
              <w:right w:val="single" w:sz="4" w:space="0" w:color="auto"/>
            </w:tcBorders>
            <w:hideMark/>
          </w:tcPr>
          <w:p w14:paraId="6DBBC54F" w14:textId="77777777" w:rsidR="004D02F3" w:rsidRPr="005275BE" w:rsidRDefault="004D02F3" w:rsidP="004D02F3">
            <w:pPr>
              <w:pStyle w:val="GOSTTablenorm"/>
            </w:pPr>
            <w:r w:rsidRPr="00B9499D">
              <w:t>Сумм</w:t>
            </w:r>
            <w:r>
              <w:t>а передается в единицах валюты</w:t>
            </w:r>
            <w:r w:rsidRPr="00B9499D">
              <w:t xml:space="preserve"> с точностью 2 знака после запятой - необходимо конвертировать в минимальные единицы валюты (для данного типа документов умножить на 100)</w:t>
            </w:r>
            <w:r>
              <w:t>.</w:t>
            </w:r>
          </w:p>
          <w:p w14:paraId="524C7317" w14:textId="16F0E154" w:rsidR="004D02F3" w:rsidRDefault="004D02F3" w:rsidP="004D02F3">
            <w:pPr>
              <w:pStyle w:val="GOSTTablenorm"/>
            </w:pPr>
            <w:r w:rsidRPr="003C0EDA">
              <w:t xml:space="preserve">При обработке раздела </w:t>
            </w:r>
            <w:r>
              <w:rPr>
                <w:lang w:val="en-US"/>
              </w:rPr>
              <w:t>RD</w:t>
            </w:r>
            <w:r w:rsidRPr="008C39DD">
              <w:t>_1</w:t>
            </w:r>
            <w:r w:rsidRPr="003C0EDA">
              <w:t xml:space="preserve"> атрибут заполняется из тега </w:t>
            </w:r>
            <w:r w:rsidRPr="003A53F6">
              <w:rPr>
                <w:lang w:val="en-US"/>
              </w:rPr>
              <w:t>FS</w:t>
            </w:r>
            <w:r w:rsidRPr="00945470">
              <w:t>_</w:t>
            </w:r>
            <w:r w:rsidRPr="003A53F6">
              <w:rPr>
                <w:lang w:val="en-US"/>
              </w:rPr>
              <w:t>TSE</w:t>
            </w:r>
            <w:r w:rsidRPr="00945470">
              <w:t>_</w:t>
            </w:r>
            <w:r w:rsidRPr="003A53F6">
              <w:rPr>
                <w:lang w:val="en-US"/>
              </w:rPr>
              <w:t>TB</w:t>
            </w:r>
            <w:r w:rsidRPr="00945470">
              <w:t>05012013_1_</w:t>
            </w:r>
            <w:r w:rsidRPr="003A53F6">
              <w:rPr>
                <w:lang w:val="en-US"/>
              </w:rPr>
              <w:t>LIST</w:t>
            </w:r>
            <w:r w:rsidRPr="00945470">
              <w:t>:</w:t>
            </w:r>
            <w:r w:rsidRPr="00784F93">
              <w:rPr>
                <w:lang w:val="en-US"/>
              </w:rPr>
              <w:t>INCOMEFYEAR</w:t>
            </w:r>
            <w:r>
              <w:t>.</w:t>
            </w:r>
          </w:p>
          <w:p w14:paraId="663CA1A5" w14:textId="50D58089" w:rsidR="004D02F3" w:rsidRPr="009C5CB6" w:rsidRDefault="004D02F3" w:rsidP="004D02F3">
            <w:pPr>
              <w:pStyle w:val="GOSTTablenorm"/>
            </w:pPr>
            <w:r>
              <w:t xml:space="preserve">При обработке раздела </w:t>
            </w:r>
            <w:r>
              <w:rPr>
                <w:lang w:val="en-US"/>
              </w:rPr>
              <w:t>RD</w:t>
            </w:r>
            <w:r w:rsidRPr="008C39DD">
              <w:t>_2</w:t>
            </w:r>
            <w:r>
              <w:t xml:space="preserve"> атрибут заполняется из тега </w:t>
            </w:r>
            <w:r w:rsidRPr="00BA1C9C">
              <w:t>FS_TSE_TB05012013_1_LIST:PAYMENTSFYEAR</w:t>
            </w:r>
          </w:p>
        </w:tc>
      </w:tr>
      <w:tr w:rsidR="004D02F3" w:rsidRPr="009C5CB6" w14:paraId="1EB89D9F" w14:textId="77777777" w:rsidTr="00AB3FFF">
        <w:tc>
          <w:tcPr>
            <w:tcW w:w="1126" w:type="pct"/>
            <w:tcBorders>
              <w:top w:val="single" w:sz="4" w:space="0" w:color="auto"/>
              <w:left w:val="single" w:sz="4" w:space="0" w:color="auto"/>
              <w:bottom w:val="single" w:sz="4" w:space="0" w:color="auto"/>
              <w:right w:val="single" w:sz="4" w:space="0" w:color="auto"/>
            </w:tcBorders>
          </w:tcPr>
          <w:p w14:paraId="38AF3A0E" w14:textId="22D1E044" w:rsidR="004D02F3" w:rsidRPr="00E830C6" w:rsidRDefault="004D02F3" w:rsidP="004D02F3">
            <w:pPr>
              <w:pStyle w:val="GOSTTablenorm"/>
              <w:rPr>
                <w:color w:val="FF0000"/>
                <w:szCs w:val="22"/>
              </w:rPr>
            </w:pPr>
            <w:r w:rsidRPr="00D342BA">
              <w:rPr>
                <w:szCs w:val="22"/>
              </w:rPr>
              <w:t>Сумма_второй_плановый_руб</w:t>
            </w:r>
          </w:p>
        </w:tc>
        <w:tc>
          <w:tcPr>
            <w:tcW w:w="273" w:type="pct"/>
            <w:tcBorders>
              <w:top w:val="single" w:sz="4" w:space="0" w:color="auto"/>
              <w:left w:val="single" w:sz="4" w:space="0" w:color="auto"/>
              <w:bottom w:val="single" w:sz="4" w:space="0" w:color="auto"/>
              <w:right w:val="single" w:sz="4" w:space="0" w:color="auto"/>
            </w:tcBorders>
          </w:tcPr>
          <w:p w14:paraId="3552F591" w14:textId="77777777" w:rsidR="004D02F3" w:rsidRPr="0041658B" w:rsidRDefault="004D02F3" w:rsidP="004D02F3">
            <w:pPr>
              <w:pStyle w:val="GOSTTablenorm"/>
            </w:pPr>
            <w:r w:rsidRPr="0041658B">
              <w:t>да</w:t>
            </w:r>
          </w:p>
        </w:tc>
        <w:tc>
          <w:tcPr>
            <w:tcW w:w="1126" w:type="pct"/>
            <w:tcBorders>
              <w:top w:val="single" w:sz="4" w:space="0" w:color="auto"/>
              <w:left w:val="single" w:sz="4" w:space="0" w:color="auto"/>
              <w:bottom w:val="single" w:sz="4" w:space="0" w:color="auto"/>
              <w:right w:val="single" w:sz="4" w:space="0" w:color="auto"/>
            </w:tcBorders>
          </w:tcPr>
          <w:p w14:paraId="4AA38448" w14:textId="4D5137C1" w:rsidR="004D02F3" w:rsidRPr="001A561F" w:rsidRDefault="004D02F3" w:rsidP="004D02F3">
            <w:pPr>
              <w:pStyle w:val="GOSTTablenorm"/>
            </w:pPr>
            <w:r w:rsidRPr="001A561F">
              <w:t xml:space="preserve">Сумма </w:t>
            </w:r>
            <w:r>
              <w:t xml:space="preserve">поступлений или </w:t>
            </w:r>
            <w:r w:rsidRPr="001A561F">
              <w:t xml:space="preserve">Сумма </w:t>
            </w:r>
            <w:r>
              <w:t xml:space="preserve">выплат </w:t>
            </w:r>
            <w:r w:rsidRPr="001A561F">
              <w:t xml:space="preserve">на второй год планового периода </w:t>
            </w:r>
            <w:r w:rsidRPr="00E576D5">
              <w:t>в валюте</w:t>
            </w:r>
            <w:r>
              <w:t xml:space="preserve"> документа</w:t>
            </w:r>
            <w:r w:rsidRPr="00E576D5">
              <w:t xml:space="preserve"> </w:t>
            </w:r>
            <w:r w:rsidRPr="001A561F">
              <w:t>(по строке документа)</w:t>
            </w:r>
          </w:p>
        </w:tc>
        <w:tc>
          <w:tcPr>
            <w:tcW w:w="1126" w:type="pct"/>
            <w:tcBorders>
              <w:top w:val="single" w:sz="4" w:space="0" w:color="auto"/>
              <w:left w:val="single" w:sz="4" w:space="0" w:color="auto"/>
              <w:bottom w:val="single" w:sz="4" w:space="0" w:color="auto"/>
              <w:right w:val="single" w:sz="4" w:space="0" w:color="auto"/>
            </w:tcBorders>
          </w:tcPr>
          <w:p w14:paraId="7E16985E" w14:textId="3F5C7826" w:rsidR="004D02F3" w:rsidRPr="00503A35" w:rsidRDefault="004D02F3" w:rsidP="004D02F3">
            <w:pPr>
              <w:pStyle w:val="GOSTTablenorm"/>
              <w:rPr>
                <w:lang w:val="en-US"/>
              </w:rPr>
            </w:pPr>
            <w:r w:rsidRPr="003A53F6">
              <w:rPr>
                <w:lang w:val="en-US"/>
              </w:rPr>
              <w:t>FS_TSE_TB05012013_1_LIST:</w:t>
            </w:r>
            <w:r w:rsidRPr="00784F93">
              <w:rPr>
                <w:lang w:val="en-US"/>
              </w:rPr>
              <w:t>INCOMESYEAR</w:t>
            </w:r>
            <w:r w:rsidRPr="002063A3">
              <w:rPr>
                <w:lang w:val="en-US"/>
              </w:rPr>
              <w:t>/</w:t>
            </w:r>
            <w:r w:rsidRPr="00E86D8A">
              <w:rPr>
                <w:highlight w:val="yellow"/>
                <w:lang w:val="en-US"/>
              </w:rPr>
              <w:t xml:space="preserve"> </w:t>
            </w:r>
            <w:r w:rsidRPr="00945470">
              <w:rPr>
                <w:lang w:val="en-US"/>
              </w:rPr>
              <w:t>FS_TSE_TB05012013_1_LIST:PAYMENTSSYEAR</w:t>
            </w:r>
          </w:p>
        </w:tc>
        <w:tc>
          <w:tcPr>
            <w:tcW w:w="1349" w:type="pct"/>
            <w:tcBorders>
              <w:top w:val="single" w:sz="4" w:space="0" w:color="auto"/>
              <w:left w:val="single" w:sz="4" w:space="0" w:color="auto"/>
              <w:bottom w:val="single" w:sz="4" w:space="0" w:color="auto"/>
              <w:right w:val="single" w:sz="4" w:space="0" w:color="auto"/>
            </w:tcBorders>
          </w:tcPr>
          <w:p w14:paraId="43E042A9" w14:textId="77777777" w:rsidR="004D02F3" w:rsidRPr="005275BE" w:rsidRDefault="004D02F3" w:rsidP="004D02F3">
            <w:pPr>
              <w:pStyle w:val="GOSTTablenorm"/>
            </w:pPr>
            <w:r w:rsidRPr="00B9499D">
              <w:t>Сумм</w:t>
            </w:r>
            <w:r>
              <w:t>а передается в единицах валюты</w:t>
            </w:r>
            <w:r w:rsidRPr="00B9499D">
              <w:t xml:space="preserve"> с точностью 2 знака после запятой - необходимо конвертировать в минимальные единицы валюты (для данного типа документов умножить на 100)</w:t>
            </w:r>
            <w:r>
              <w:t>.</w:t>
            </w:r>
          </w:p>
          <w:p w14:paraId="3FB069E7" w14:textId="6CF76A20" w:rsidR="004D02F3" w:rsidRDefault="004D02F3" w:rsidP="004D02F3">
            <w:pPr>
              <w:pStyle w:val="GOSTTablenorm"/>
            </w:pPr>
            <w:r w:rsidRPr="003C0EDA">
              <w:t xml:space="preserve">При обработке раздела </w:t>
            </w:r>
            <w:r>
              <w:rPr>
                <w:lang w:val="en-US"/>
              </w:rPr>
              <w:t>RD</w:t>
            </w:r>
            <w:r w:rsidRPr="008C39DD">
              <w:t>_1</w:t>
            </w:r>
            <w:r w:rsidRPr="003C0EDA">
              <w:t xml:space="preserve"> атрибут заполняется из тега </w:t>
            </w:r>
            <w:r w:rsidRPr="003A53F6">
              <w:rPr>
                <w:lang w:val="en-US"/>
              </w:rPr>
              <w:t>FS</w:t>
            </w:r>
            <w:r w:rsidRPr="00945470">
              <w:t>_</w:t>
            </w:r>
            <w:r w:rsidRPr="003A53F6">
              <w:rPr>
                <w:lang w:val="en-US"/>
              </w:rPr>
              <w:t>TSE</w:t>
            </w:r>
            <w:r w:rsidRPr="00945470">
              <w:t>_</w:t>
            </w:r>
            <w:r w:rsidRPr="003A53F6">
              <w:rPr>
                <w:lang w:val="en-US"/>
              </w:rPr>
              <w:t>TB</w:t>
            </w:r>
            <w:r w:rsidRPr="00945470">
              <w:t>05012013_1_</w:t>
            </w:r>
            <w:r w:rsidRPr="003A53F6">
              <w:rPr>
                <w:lang w:val="en-US"/>
              </w:rPr>
              <w:t>LIST</w:t>
            </w:r>
            <w:r w:rsidRPr="00945470">
              <w:t>:</w:t>
            </w:r>
            <w:r w:rsidRPr="00784F93">
              <w:rPr>
                <w:lang w:val="en-US"/>
              </w:rPr>
              <w:t>INCOMESYEAR</w:t>
            </w:r>
            <w:r>
              <w:t>.</w:t>
            </w:r>
          </w:p>
          <w:p w14:paraId="3F0ADC77" w14:textId="1C34FE0C" w:rsidR="004D02F3" w:rsidRPr="009C5CB6" w:rsidRDefault="004D02F3" w:rsidP="004D02F3">
            <w:pPr>
              <w:pStyle w:val="GOSTTablenorm"/>
            </w:pPr>
            <w:r>
              <w:t xml:space="preserve">При обработке раздела </w:t>
            </w:r>
            <w:r>
              <w:rPr>
                <w:lang w:val="en-US"/>
              </w:rPr>
              <w:t>RD</w:t>
            </w:r>
            <w:r w:rsidRPr="008C39DD">
              <w:t>_2</w:t>
            </w:r>
            <w:r>
              <w:t xml:space="preserve"> атрибут заполняется из тега </w:t>
            </w:r>
            <w:r w:rsidRPr="00945470">
              <w:rPr>
                <w:lang w:val="en-US"/>
              </w:rPr>
              <w:t>FS</w:t>
            </w:r>
            <w:r w:rsidRPr="00945470">
              <w:t>_</w:t>
            </w:r>
            <w:r w:rsidRPr="00945470">
              <w:rPr>
                <w:lang w:val="en-US"/>
              </w:rPr>
              <w:t>TSE</w:t>
            </w:r>
            <w:r w:rsidRPr="00945470">
              <w:t>_</w:t>
            </w:r>
            <w:r w:rsidRPr="00945470">
              <w:rPr>
                <w:lang w:val="en-US"/>
              </w:rPr>
              <w:t>TB</w:t>
            </w:r>
            <w:r w:rsidRPr="00945470">
              <w:t>05012013_1_</w:t>
            </w:r>
            <w:r w:rsidRPr="00945470">
              <w:rPr>
                <w:lang w:val="en-US"/>
              </w:rPr>
              <w:t>LIST</w:t>
            </w:r>
            <w:r w:rsidRPr="00945470">
              <w:t>:</w:t>
            </w:r>
            <w:r w:rsidRPr="00945470">
              <w:rPr>
                <w:lang w:val="en-US"/>
              </w:rPr>
              <w:t>PAYMENTSSYEAR</w:t>
            </w:r>
          </w:p>
        </w:tc>
      </w:tr>
      <w:tr w:rsidR="004D02F3" w:rsidRPr="009C5CB6" w14:paraId="40656243" w14:textId="77777777" w:rsidTr="00AB3FFF">
        <w:tc>
          <w:tcPr>
            <w:tcW w:w="1126" w:type="pct"/>
            <w:tcBorders>
              <w:top w:val="single" w:sz="4" w:space="0" w:color="auto"/>
              <w:left w:val="single" w:sz="4" w:space="0" w:color="auto"/>
              <w:bottom w:val="single" w:sz="4" w:space="0" w:color="auto"/>
              <w:right w:val="single" w:sz="4" w:space="0" w:color="auto"/>
            </w:tcBorders>
          </w:tcPr>
          <w:p w14:paraId="2B838ED1" w14:textId="377F895B" w:rsidR="004D02F3" w:rsidRPr="00E830C6" w:rsidRDefault="004D02F3" w:rsidP="004D02F3">
            <w:pPr>
              <w:pStyle w:val="GOSTTablenorm"/>
              <w:rPr>
                <w:color w:val="FF0000"/>
                <w:szCs w:val="22"/>
              </w:rPr>
            </w:pPr>
            <w:r w:rsidRPr="00D342BA">
              <w:rPr>
                <w:szCs w:val="22"/>
              </w:rPr>
              <w:t>Сумма_последующие_годы_руб</w:t>
            </w:r>
          </w:p>
        </w:tc>
        <w:tc>
          <w:tcPr>
            <w:tcW w:w="273" w:type="pct"/>
            <w:tcBorders>
              <w:top w:val="single" w:sz="4" w:space="0" w:color="auto"/>
              <w:left w:val="single" w:sz="4" w:space="0" w:color="auto"/>
              <w:bottom w:val="single" w:sz="4" w:space="0" w:color="auto"/>
              <w:right w:val="single" w:sz="4" w:space="0" w:color="auto"/>
            </w:tcBorders>
          </w:tcPr>
          <w:p w14:paraId="710AA849" w14:textId="77777777" w:rsidR="004D02F3" w:rsidRPr="0041658B" w:rsidRDefault="004D02F3" w:rsidP="004D02F3">
            <w:pPr>
              <w:pStyle w:val="GOSTTablenorm"/>
            </w:pPr>
            <w:r w:rsidRPr="0041658B">
              <w:t>да</w:t>
            </w:r>
          </w:p>
        </w:tc>
        <w:tc>
          <w:tcPr>
            <w:tcW w:w="1126" w:type="pct"/>
            <w:tcBorders>
              <w:top w:val="single" w:sz="4" w:space="0" w:color="auto"/>
              <w:left w:val="single" w:sz="4" w:space="0" w:color="auto"/>
              <w:bottom w:val="single" w:sz="4" w:space="0" w:color="auto"/>
              <w:right w:val="single" w:sz="4" w:space="0" w:color="auto"/>
            </w:tcBorders>
          </w:tcPr>
          <w:p w14:paraId="40E6F9D9" w14:textId="69E6279B" w:rsidR="004D02F3" w:rsidRPr="001A561F" w:rsidRDefault="004D02F3" w:rsidP="004D02F3">
            <w:pPr>
              <w:pStyle w:val="GOSTTablenorm"/>
            </w:pPr>
            <w:r w:rsidRPr="001A561F">
              <w:t xml:space="preserve">Сумма </w:t>
            </w:r>
            <w:r>
              <w:t xml:space="preserve">поступлений или </w:t>
            </w:r>
            <w:r w:rsidRPr="001A561F">
              <w:t xml:space="preserve">Сумма </w:t>
            </w:r>
            <w:r>
              <w:t xml:space="preserve">выплат </w:t>
            </w:r>
            <w:r w:rsidRPr="001A561F">
              <w:t xml:space="preserve">на последующие годы </w:t>
            </w:r>
            <w:r w:rsidRPr="00E576D5">
              <w:t xml:space="preserve">в валюте </w:t>
            </w:r>
            <w:r>
              <w:t>документа</w:t>
            </w:r>
            <w:r w:rsidRPr="00E576D5">
              <w:t xml:space="preserve"> </w:t>
            </w:r>
            <w:r w:rsidRPr="001A561F">
              <w:t>(по строке документа)</w:t>
            </w:r>
          </w:p>
        </w:tc>
        <w:tc>
          <w:tcPr>
            <w:tcW w:w="1126" w:type="pct"/>
            <w:tcBorders>
              <w:top w:val="single" w:sz="4" w:space="0" w:color="auto"/>
              <w:left w:val="single" w:sz="4" w:space="0" w:color="auto"/>
              <w:bottom w:val="single" w:sz="4" w:space="0" w:color="auto"/>
              <w:right w:val="single" w:sz="4" w:space="0" w:color="auto"/>
            </w:tcBorders>
          </w:tcPr>
          <w:p w14:paraId="780BC116" w14:textId="7BB6A9D3" w:rsidR="004D02F3" w:rsidRPr="00503A35" w:rsidRDefault="004D02F3" w:rsidP="004D02F3">
            <w:pPr>
              <w:pStyle w:val="GOSTTablenorm"/>
              <w:rPr>
                <w:lang w:val="en-US"/>
              </w:rPr>
            </w:pPr>
            <w:r w:rsidRPr="003A53F6">
              <w:rPr>
                <w:lang w:val="en-US"/>
              </w:rPr>
              <w:t>FS_TSE_TB05012013_1_LIST:</w:t>
            </w:r>
            <w:r w:rsidRPr="00784F93">
              <w:rPr>
                <w:lang w:val="en-US"/>
              </w:rPr>
              <w:t>INCOMENYEARS</w:t>
            </w:r>
            <w:r w:rsidRPr="002063A3">
              <w:rPr>
                <w:lang w:val="en-US"/>
              </w:rPr>
              <w:t>/</w:t>
            </w:r>
            <w:r w:rsidRPr="00E86D8A">
              <w:rPr>
                <w:highlight w:val="yellow"/>
                <w:lang w:val="en-US"/>
              </w:rPr>
              <w:t xml:space="preserve"> </w:t>
            </w:r>
            <w:r w:rsidRPr="00945470">
              <w:rPr>
                <w:lang w:val="en-US"/>
              </w:rPr>
              <w:t>FS_TSE_TB05012013_1_LIST:PAYMENTSNYEARS</w:t>
            </w:r>
          </w:p>
        </w:tc>
        <w:tc>
          <w:tcPr>
            <w:tcW w:w="1349" w:type="pct"/>
            <w:tcBorders>
              <w:top w:val="single" w:sz="4" w:space="0" w:color="auto"/>
              <w:left w:val="single" w:sz="4" w:space="0" w:color="auto"/>
              <w:bottom w:val="single" w:sz="4" w:space="0" w:color="auto"/>
              <w:right w:val="single" w:sz="4" w:space="0" w:color="auto"/>
            </w:tcBorders>
          </w:tcPr>
          <w:p w14:paraId="75FB5F3A" w14:textId="77777777" w:rsidR="004D02F3" w:rsidRPr="005275BE" w:rsidRDefault="004D02F3" w:rsidP="004D02F3">
            <w:pPr>
              <w:pStyle w:val="GOSTTablenorm"/>
            </w:pPr>
            <w:r w:rsidRPr="00B9499D">
              <w:t>Сумм</w:t>
            </w:r>
            <w:r>
              <w:t>а передается в единицах валюты</w:t>
            </w:r>
            <w:r w:rsidRPr="00B9499D">
              <w:t xml:space="preserve"> с точностью 2 знака после запятой - необходимо конвертировать в минимальные единицы валюты (для данного типа документов умножить на 100)</w:t>
            </w:r>
            <w:r>
              <w:t>.</w:t>
            </w:r>
          </w:p>
          <w:p w14:paraId="5644250C" w14:textId="055E8105" w:rsidR="004D02F3" w:rsidRDefault="004D02F3" w:rsidP="004D02F3">
            <w:pPr>
              <w:pStyle w:val="GOSTTablenorm"/>
            </w:pPr>
            <w:r w:rsidRPr="003C0EDA">
              <w:t xml:space="preserve">При обработке раздела </w:t>
            </w:r>
            <w:r>
              <w:rPr>
                <w:lang w:val="en-US"/>
              </w:rPr>
              <w:t>RD</w:t>
            </w:r>
            <w:r w:rsidRPr="008C39DD">
              <w:t>_1</w:t>
            </w:r>
            <w:r w:rsidRPr="003C0EDA">
              <w:t xml:space="preserve"> атрибут заполняется из тега </w:t>
            </w:r>
            <w:r w:rsidRPr="003A53F6">
              <w:rPr>
                <w:lang w:val="en-US"/>
              </w:rPr>
              <w:t>FS</w:t>
            </w:r>
            <w:r w:rsidRPr="00945470">
              <w:t>_</w:t>
            </w:r>
            <w:r w:rsidRPr="003A53F6">
              <w:rPr>
                <w:lang w:val="en-US"/>
              </w:rPr>
              <w:t>TSE</w:t>
            </w:r>
            <w:r w:rsidRPr="00945470">
              <w:t>_</w:t>
            </w:r>
            <w:r w:rsidRPr="003A53F6">
              <w:rPr>
                <w:lang w:val="en-US"/>
              </w:rPr>
              <w:t>TB</w:t>
            </w:r>
            <w:r w:rsidRPr="00945470">
              <w:t>05012013_1_</w:t>
            </w:r>
            <w:r w:rsidRPr="003A53F6">
              <w:rPr>
                <w:lang w:val="en-US"/>
              </w:rPr>
              <w:t>LIST</w:t>
            </w:r>
            <w:r w:rsidRPr="00945470">
              <w:t>:</w:t>
            </w:r>
            <w:r w:rsidRPr="00784F93">
              <w:rPr>
                <w:lang w:val="en-US"/>
              </w:rPr>
              <w:t>INCOMENYEARS</w:t>
            </w:r>
            <w:r>
              <w:t>.</w:t>
            </w:r>
          </w:p>
          <w:p w14:paraId="40A2CB7D" w14:textId="407F1B29" w:rsidR="004D02F3" w:rsidRPr="009C5CB6" w:rsidRDefault="004D02F3" w:rsidP="004D02F3">
            <w:pPr>
              <w:pStyle w:val="GOSTTablenorm"/>
            </w:pPr>
            <w:r>
              <w:t xml:space="preserve">При обработке раздела </w:t>
            </w:r>
            <w:r>
              <w:rPr>
                <w:lang w:val="en-US"/>
              </w:rPr>
              <w:t>RD</w:t>
            </w:r>
            <w:r w:rsidRPr="008C39DD">
              <w:t>_2</w:t>
            </w:r>
            <w:r>
              <w:t xml:space="preserve"> атрибут заполняется из тега </w:t>
            </w:r>
            <w:r w:rsidRPr="00945470">
              <w:rPr>
                <w:lang w:val="en-US"/>
              </w:rPr>
              <w:t>FS</w:t>
            </w:r>
            <w:r w:rsidRPr="00945470">
              <w:t>_</w:t>
            </w:r>
            <w:r w:rsidRPr="00945470">
              <w:rPr>
                <w:lang w:val="en-US"/>
              </w:rPr>
              <w:t>TSE</w:t>
            </w:r>
            <w:r w:rsidRPr="00945470">
              <w:t>_</w:t>
            </w:r>
            <w:r w:rsidRPr="00945470">
              <w:rPr>
                <w:lang w:val="en-US"/>
              </w:rPr>
              <w:t>TB</w:t>
            </w:r>
            <w:r w:rsidRPr="00945470">
              <w:t>05012013_1_</w:t>
            </w:r>
            <w:r w:rsidRPr="00945470">
              <w:rPr>
                <w:lang w:val="en-US"/>
              </w:rPr>
              <w:t>LIST</w:t>
            </w:r>
            <w:r w:rsidRPr="00945470">
              <w:t>:</w:t>
            </w:r>
            <w:r w:rsidRPr="00945470">
              <w:rPr>
                <w:lang w:val="en-US"/>
              </w:rPr>
              <w:t>PAYMENTSNYEARS</w:t>
            </w:r>
          </w:p>
        </w:tc>
      </w:tr>
      <w:tr w:rsidR="004D02F3" w:rsidRPr="009C5CB6" w14:paraId="60511492" w14:textId="77777777" w:rsidTr="00AB3FFF">
        <w:tc>
          <w:tcPr>
            <w:tcW w:w="1126" w:type="pct"/>
            <w:tcBorders>
              <w:top w:val="single" w:sz="4" w:space="0" w:color="auto"/>
              <w:left w:val="single" w:sz="4" w:space="0" w:color="auto"/>
              <w:bottom w:val="single" w:sz="4" w:space="0" w:color="auto"/>
              <w:right w:val="single" w:sz="4" w:space="0" w:color="auto"/>
            </w:tcBorders>
          </w:tcPr>
          <w:p w14:paraId="3264AD53" w14:textId="75600FBA" w:rsidR="004D02F3" w:rsidRPr="00864B6E" w:rsidRDefault="004D02F3" w:rsidP="004D02F3">
            <w:pPr>
              <w:pStyle w:val="GOSTTablenorm"/>
              <w:rPr>
                <w:color w:val="FF0000"/>
                <w:szCs w:val="22"/>
              </w:rPr>
            </w:pPr>
            <w:r w:rsidRPr="00980CD1">
              <w:t>Тип_кода_класс_операций_КС</w:t>
            </w:r>
          </w:p>
        </w:tc>
        <w:tc>
          <w:tcPr>
            <w:tcW w:w="273" w:type="pct"/>
            <w:tcBorders>
              <w:top w:val="single" w:sz="4" w:space="0" w:color="auto"/>
              <w:left w:val="single" w:sz="4" w:space="0" w:color="auto"/>
              <w:bottom w:val="single" w:sz="4" w:space="0" w:color="auto"/>
              <w:right w:val="single" w:sz="4" w:space="0" w:color="auto"/>
            </w:tcBorders>
          </w:tcPr>
          <w:p w14:paraId="5B5A053E" w14:textId="01484DE8" w:rsidR="004D02F3" w:rsidRPr="0041658B" w:rsidRDefault="004D02F3" w:rsidP="004D02F3">
            <w:pPr>
              <w:pStyle w:val="GOSTTablenorm"/>
            </w:pPr>
            <w:r w:rsidRPr="00980CD1">
              <w:t>да</w:t>
            </w:r>
          </w:p>
        </w:tc>
        <w:tc>
          <w:tcPr>
            <w:tcW w:w="1126" w:type="pct"/>
            <w:tcBorders>
              <w:top w:val="single" w:sz="4" w:space="0" w:color="auto"/>
              <w:left w:val="single" w:sz="4" w:space="0" w:color="auto"/>
              <w:bottom w:val="single" w:sz="4" w:space="0" w:color="auto"/>
              <w:right w:val="single" w:sz="4" w:space="0" w:color="auto"/>
            </w:tcBorders>
          </w:tcPr>
          <w:p w14:paraId="27880F4A" w14:textId="4DE17028" w:rsidR="004D02F3" w:rsidRPr="001A561F" w:rsidRDefault="004D02F3" w:rsidP="004D02F3">
            <w:pPr>
              <w:pStyle w:val="GOSTTablenorm"/>
            </w:pPr>
            <w:r w:rsidRPr="002A1639">
              <w:t>Тип кода классификации операций при КС</w:t>
            </w:r>
            <w:r w:rsidRPr="002A1639" w:rsidDel="00980CD1">
              <w:t xml:space="preserve"> </w:t>
            </w:r>
            <w:r w:rsidRPr="002A1639">
              <w:t>по л/с с кодом 71 (по строке документа)</w:t>
            </w:r>
          </w:p>
        </w:tc>
        <w:tc>
          <w:tcPr>
            <w:tcW w:w="1126" w:type="pct"/>
            <w:tcBorders>
              <w:top w:val="single" w:sz="4" w:space="0" w:color="auto"/>
              <w:left w:val="single" w:sz="4" w:space="0" w:color="auto"/>
              <w:bottom w:val="single" w:sz="4" w:space="0" w:color="auto"/>
              <w:right w:val="single" w:sz="4" w:space="0" w:color="auto"/>
            </w:tcBorders>
          </w:tcPr>
          <w:p w14:paraId="29BF55B6" w14:textId="5C98952F" w:rsidR="004D02F3" w:rsidRPr="003A53F6" w:rsidRDefault="004D02F3" w:rsidP="004D02F3">
            <w:pPr>
              <w:pStyle w:val="GOSTTablenorm"/>
              <w:rPr>
                <w:lang w:val="en-US"/>
              </w:rPr>
            </w:pPr>
            <w:r>
              <w:t>-</w:t>
            </w:r>
          </w:p>
        </w:tc>
        <w:tc>
          <w:tcPr>
            <w:tcW w:w="1349" w:type="pct"/>
            <w:tcBorders>
              <w:top w:val="single" w:sz="4" w:space="0" w:color="auto"/>
              <w:left w:val="single" w:sz="4" w:space="0" w:color="auto"/>
              <w:bottom w:val="single" w:sz="4" w:space="0" w:color="auto"/>
              <w:right w:val="single" w:sz="4" w:space="0" w:color="auto"/>
            </w:tcBorders>
          </w:tcPr>
          <w:p w14:paraId="6F993902" w14:textId="65CAF4CA" w:rsidR="004D02F3" w:rsidRDefault="004D02F3" w:rsidP="004D02F3">
            <w:pPr>
              <w:pStyle w:val="GOSTTablenorm"/>
            </w:pPr>
            <w:r w:rsidRPr="003C0EDA">
              <w:t xml:space="preserve">При обработке раздела </w:t>
            </w:r>
            <w:r>
              <w:rPr>
                <w:lang w:val="en-US"/>
              </w:rPr>
              <w:t>RD</w:t>
            </w:r>
            <w:r w:rsidRPr="008C39DD">
              <w:t>_1</w:t>
            </w:r>
            <w:r w:rsidRPr="003C0EDA">
              <w:t xml:space="preserve"> атрибут заполняется</w:t>
            </w:r>
            <w:r>
              <w:t xml:space="preserve"> значением «20» </w:t>
            </w:r>
            <w:ins w:id="6137" w:author="Петрушкова Олеся Олеговна" w:date="2025-07-31T16:02:00Z">
              <w:r w:rsidRPr="004A402E">
                <w:rPr>
                  <w:szCs w:val="22"/>
                </w:rPr>
                <w:t>–</w:t>
              </w:r>
            </w:ins>
            <w:r>
              <w:t xml:space="preserve"> доходы (источник поступления ЦС).</w:t>
            </w:r>
          </w:p>
          <w:p w14:paraId="2C47FA10" w14:textId="7A95F17C" w:rsidR="004D02F3" w:rsidRPr="00B9499D" w:rsidRDefault="004D02F3" w:rsidP="004D02F3">
            <w:pPr>
              <w:pStyle w:val="GOSTTablenorm"/>
            </w:pPr>
            <w:r w:rsidRPr="003C0EDA">
              <w:t xml:space="preserve">При обработке раздела </w:t>
            </w:r>
            <w:r>
              <w:rPr>
                <w:lang w:val="en-US"/>
              </w:rPr>
              <w:t>RD</w:t>
            </w:r>
            <w:r>
              <w:t>_2</w:t>
            </w:r>
            <w:r w:rsidRPr="003C0EDA">
              <w:t xml:space="preserve"> атрибут заполняется</w:t>
            </w:r>
            <w:r>
              <w:t xml:space="preserve"> значением «10» </w:t>
            </w:r>
            <w:ins w:id="6138" w:author="Петрушкова Олеся Олеговна" w:date="2025-07-31T16:02:00Z">
              <w:r w:rsidRPr="004A402E">
                <w:rPr>
                  <w:szCs w:val="22"/>
                </w:rPr>
                <w:t>–</w:t>
              </w:r>
            </w:ins>
            <w:r>
              <w:t xml:space="preserve"> расходы (направление расходования ЦС)</w:t>
            </w:r>
          </w:p>
        </w:tc>
      </w:tr>
    </w:tbl>
    <w:p w14:paraId="401EE6C5" w14:textId="0F35BF0D" w:rsidR="00C17EBB" w:rsidRDefault="00C17EBB" w:rsidP="00C17EBB">
      <w:pPr>
        <w:pStyle w:val="GOSTNameTable"/>
      </w:pPr>
      <w:r>
        <w:fldChar w:fldCharType="begin"/>
      </w:r>
      <w:r>
        <w:instrText xml:space="preserve"> SEQ Таблица \* ARABIC </w:instrText>
      </w:r>
      <w:r>
        <w:fldChar w:fldCharType="separate"/>
      </w:r>
      <w:bookmarkStart w:id="6139" w:name="_Toc226564539"/>
      <w:r w:rsidR="00CE7795">
        <w:t>27</w:t>
      </w:r>
      <w:r>
        <w:fldChar w:fldCharType="end"/>
      </w:r>
      <w:r w:rsidRPr="00E108C0">
        <w:t xml:space="preserve"> - Перечень атрибутов, соответствующих типу документа </w:t>
      </w:r>
      <w:r w:rsidRPr="00C17EBB">
        <w:t>«Поручение о перечислении на счет входящее» TSE_IncomingErrand_D092</w:t>
      </w:r>
      <w:bookmarkEnd w:id="6139"/>
    </w:p>
    <w:tbl>
      <w:tblPr>
        <w:tblStyle w:val="GOSTTable"/>
        <w:tblW w:w="5004" w:type="pct"/>
        <w:tblLayout w:type="fixed"/>
        <w:tblLook w:val="07E0" w:firstRow="1" w:lastRow="1" w:firstColumn="1" w:lastColumn="1" w:noHBand="1" w:noVBand="1"/>
      </w:tblPr>
      <w:tblGrid>
        <w:gridCol w:w="3532"/>
        <w:gridCol w:w="859"/>
        <w:gridCol w:w="3538"/>
        <w:gridCol w:w="3525"/>
        <w:gridCol w:w="4253"/>
      </w:tblGrid>
      <w:tr w:rsidR="0004239F" w14:paraId="65F4A012" w14:textId="77777777" w:rsidTr="0004239F">
        <w:trPr>
          <w:cnfStyle w:val="100000000000" w:firstRow="1" w:lastRow="0" w:firstColumn="0" w:lastColumn="0" w:oddVBand="0" w:evenVBand="0" w:oddHBand="0" w:evenHBand="0" w:firstRowFirstColumn="0" w:firstRowLastColumn="0" w:lastRowFirstColumn="0" w:lastRowLastColumn="0"/>
        </w:trPr>
        <w:tc>
          <w:tcPr>
            <w:tcW w:w="1124" w:type="pct"/>
            <w:hideMark/>
          </w:tcPr>
          <w:p w14:paraId="7C87E9BB" w14:textId="77777777" w:rsidR="00C17EBB" w:rsidRDefault="00C17EBB" w:rsidP="007C4D0E">
            <w:pPr>
              <w:pStyle w:val="GOSTTableHead"/>
            </w:pPr>
            <w:r>
              <w:t>Наименование атрибута</w:t>
            </w:r>
          </w:p>
        </w:tc>
        <w:tc>
          <w:tcPr>
            <w:tcW w:w="273" w:type="pct"/>
            <w:hideMark/>
          </w:tcPr>
          <w:p w14:paraId="051EA6CB" w14:textId="77777777" w:rsidR="00C17EBB" w:rsidRDefault="00C17EBB" w:rsidP="007C4D0E">
            <w:pPr>
              <w:pStyle w:val="GOSTTableHead"/>
            </w:pPr>
            <w:r>
              <w:t>Вычисляемый атрибут</w:t>
            </w:r>
          </w:p>
        </w:tc>
        <w:tc>
          <w:tcPr>
            <w:tcW w:w="1126" w:type="pct"/>
            <w:hideMark/>
          </w:tcPr>
          <w:p w14:paraId="03F176F7" w14:textId="77777777" w:rsidR="00C17EBB" w:rsidRDefault="00C17EBB" w:rsidP="007C4D0E">
            <w:pPr>
              <w:pStyle w:val="GOSTTableHead"/>
            </w:pPr>
            <w:r>
              <w:t>Описание атрибута</w:t>
            </w:r>
          </w:p>
        </w:tc>
        <w:tc>
          <w:tcPr>
            <w:tcW w:w="1122" w:type="pct"/>
            <w:hideMark/>
          </w:tcPr>
          <w:p w14:paraId="616DA491" w14:textId="77777777" w:rsidR="00C17EBB" w:rsidRDefault="00C17EBB" w:rsidP="007C4D0E">
            <w:pPr>
              <w:pStyle w:val="GOSTTableHead"/>
            </w:pPr>
            <w:r>
              <w:t>Реквизит документа (наименование тега)</w:t>
            </w:r>
          </w:p>
        </w:tc>
        <w:tc>
          <w:tcPr>
            <w:tcW w:w="1354" w:type="pct"/>
            <w:hideMark/>
          </w:tcPr>
          <w:p w14:paraId="464F296A" w14:textId="77777777" w:rsidR="00C17EBB" w:rsidRDefault="00C17EBB" w:rsidP="007C4D0E">
            <w:pPr>
              <w:pStyle w:val="GOSTTableHead"/>
            </w:pPr>
            <w:r>
              <w:t>Алгоритм вычисления</w:t>
            </w:r>
          </w:p>
        </w:tc>
      </w:tr>
      <w:tr w:rsidR="0004239F" w14:paraId="76AB574F" w14:textId="77777777" w:rsidTr="0004239F">
        <w:tc>
          <w:tcPr>
            <w:tcW w:w="1124" w:type="pct"/>
            <w:tcBorders>
              <w:top w:val="single" w:sz="4" w:space="0" w:color="auto"/>
              <w:left w:val="single" w:sz="4" w:space="0" w:color="auto"/>
              <w:bottom w:val="single" w:sz="4" w:space="0" w:color="auto"/>
              <w:right w:val="single" w:sz="4" w:space="0" w:color="auto"/>
            </w:tcBorders>
            <w:hideMark/>
          </w:tcPr>
          <w:p w14:paraId="74ADC733" w14:textId="77777777" w:rsidR="00C17EBB" w:rsidRPr="00D86F47" w:rsidRDefault="00C17EBB" w:rsidP="007C4D0E">
            <w:pPr>
              <w:pStyle w:val="GOSTTablenorm"/>
              <w:suppressAutoHyphens/>
            </w:pPr>
            <w:r w:rsidRPr="00D86F47">
              <w:t>Номер_документа*</w:t>
            </w:r>
          </w:p>
        </w:tc>
        <w:tc>
          <w:tcPr>
            <w:tcW w:w="273" w:type="pct"/>
            <w:tcBorders>
              <w:top w:val="single" w:sz="4" w:space="0" w:color="auto"/>
              <w:left w:val="single" w:sz="4" w:space="0" w:color="auto"/>
              <w:bottom w:val="single" w:sz="4" w:space="0" w:color="auto"/>
              <w:right w:val="single" w:sz="4" w:space="0" w:color="auto"/>
            </w:tcBorders>
            <w:hideMark/>
          </w:tcPr>
          <w:p w14:paraId="49BFE89C" w14:textId="77777777" w:rsidR="00C17EBB" w:rsidRPr="00D86F47" w:rsidRDefault="00C17EBB" w:rsidP="007C4D0E">
            <w:pPr>
              <w:pStyle w:val="GOSTTablenorm"/>
              <w:suppressAutoHyphens/>
            </w:pPr>
            <w:r w:rsidRPr="00D86F47">
              <w:t>нет</w:t>
            </w:r>
          </w:p>
        </w:tc>
        <w:tc>
          <w:tcPr>
            <w:tcW w:w="1126" w:type="pct"/>
            <w:tcBorders>
              <w:top w:val="single" w:sz="4" w:space="0" w:color="auto"/>
              <w:left w:val="single" w:sz="4" w:space="0" w:color="auto"/>
              <w:bottom w:val="single" w:sz="4" w:space="0" w:color="auto"/>
              <w:right w:val="single" w:sz="4" w:space="0" w:color="auto"/>
            </w:tcBorders>
            <w:hideMark/>
          </w:tcPr>
          <w:p w14:paraId="624B96E4" w14:textId="77777777" w:rsidR="00C17EBB" w:rsidRPr="00D86F47" w:rsidRDefault="00C17EBB" w:rsidP="007C4D0E">
            <w:pPr>
              <w:pStyle w:val="GOSTTablenorm"/>
              <w:suppressAutoHyphens/>
            </w:pPr>
            <w:r w:rsidRPr="00D86F47">
              <w:t>Номер документа</w:t>
            </w:r>
          </w:p>
        </w:tc>
        <w:tc>
          <w:tcPr>
            <w:tcW w:w="1122" w:type="pct"/>
            <w:tcBorders>
              <w:top w:val="single" w:sz="4" w:space="0" w:color="auto"/>
              <w:left w:val="single" w:sz="4" w:space="0" w:color="auto"/>
              <w:bottom w:val="single" w:sz="4" w:space="0" w:color="auto"/>
              <w:right w:val="single" w:sz="4" w:space="0" w:color="auto"/>
            </w:tcBorders>
            <w:hideMark/>
          </w:tcPr>
          <w:p w14:paraId="08E88A17" w14:textId="77777777" w:rsidR="00C17EBB" w:rsidRPr="00D86F47" w:rsidRDefault="00C17EBB" w:rsidP="007C4D0E">
            <w:pPr>
              <w:pStyle w:val="GOSTTablenorm"/>
              <w:suppressAutoHyphens/>
            </w:pPr>
            <w:r w:rsidRPr="00D86F47">
              <w:rPr>
                <w:color w:val="000000"/>
              </w:rPr>
              <w:t>BRE_</w:t>
            </w:r>
            <w:r w:rsidRPr="00D86F47">
              <w:t>DocNum</w:t>
            </w:r>
          </w:p>
        </w:tc>
        <w:tc>
          <w:tcPr>
            <w:tcW w:w="1354" w:type="pct"/>
            <w:tcBorders>
              <w:top w:val="single" w:sz="4" w:space="0" w:color="auto"/>
              <w:left w:val="single" w:sz="4" w:space="0" w:color="auto"/>
              <w:bottom w:val="single" w:sz="4" w:space="0" w:color="auto"/>
              <w:right w:val="single" w:sz="4" w:space="0" w:color="auto"/>
            </w:tcBorders>
            <w:hideMark/>
          </w:tcPr>
          <w:p w14:paraId="5C063EFD" w14:textId="77777777" w:rsidR="00C17EBB" w:rsidRPr="00D86F47" w:rsidRDefault="00C17EBB" w:rsidP="007C4D0E">
            <w:pPr>
              <w:pStyle w:val="GOSTTablenorm"/>
              <w:suppressAutoHyphens/>
            </w:pPr>
            <w:r w:rsidRPr="00D86F47">
              <w:t>-</w:t>
            </w:r>
          </w:p>
        </w:tc>
      </w:tr>
      <w:tr w:rsidR="0004239F" w14:paraId="4B85EF52" w14:textId="77777777" w:rsidTr="0004239F">
        <w:tc>
          <w:tcPr>
            <w:tcW w:w="1124" w:type="pct"/>
            <w:tcBorders>
              <w:top w:val="single" w:sz="4" w:space="0" w:color="auto"/>
              <w:left w:val="single" w:sz="4" w:space="0" w:color="auto"/>
              <w:bottom w:val="single" w:sz="4" w:space="0" w:color="auto"/>
              <w:right w:val="single" w:sz="4" w:space="0" w:color="auto"/>
            </w:tcBorders>
            <w:hideMark/>
          </w:tcPr>
          <w:p w14:paraId="26416504" w14:textId="77777777" w:rsidR="00C17EBB" w:rsidRPr="00D86F47" w:rsidRDefault="00C17EBB" w:rsidP="007C4D0E">
            <w:pPr>
              <w:pStyle w:val="GOSTTablenorm"/>
              <w:suppressAutoHyphens/>
            </w:pPr>
            <w:r w:rsidRPr="00D86F47">
              <w:t>Дата_документа*</w:t>
            </w:r>
          </w:p>
        </w:tc>
        <w:tc>
          <w:tcPr>
            <w:tcW w:w="273" w:type="pct"/>
            <w:tcBorders>
              <w:top w:val="single" w:sz="4" w:space="0" w:color="auto"/>
              <w:left w:val="single" w:sz="4" w:space="0" w:color="auto"/>
              <w:bottom w:val="single" w:sz="4" w:space="0" w:color="auto"/>
              <w:right w:val="single" w:sz="4" w:space="0" w:color="auto"/>
            </w:tcBorders>
            <w:hideMark/>
          </w:tcPr>
          <w:p w14:paraId="35CD12E9" w14:textId="77777777" w:rsidR="00C17EBB" w:rsidRPr="00D86F47" w:rsidRDefault="00C17EBB" w:rsidP="007C4D0E">
            <w:pPr>
              <w:pStyle w:val="GOSTTablenorm"/>
              <w:suppressAutoHyphens/>
            </w:pPr>
            <w:r w:rsidRPr="00D86F47">
              <w:t>нет</w:t>
            </w:r>
          </w:p>
        </w:tc>
        <w:tc>
          <w:tcPr>
            <w:tcW w:w="1126" w:type="pct"/>
            <w:tcBorders>
              <w:top w:val="single" w:sz="4" w:space="0" w:color="auto"/>
              <w:left w:val="single" w:sz="4" w:space="0" w:color="auto"/>
              <w:bottom w:val="single" w:sz="4" w:space="0" w:color="auto"/>
              <w:right w:val="single" w:sz="4" w:space="0" w:color="auto"/>
            </w:tcBorders>
            <w:hideMark/>
          </w:tcPr>
          <w:p w14:paraId="175B40ED" w14:textId="77777777" w:rsidR="00C17EBB" w:rsidRPr="00D86F47" w:rsidRDefault="00C17EBB" w:rsidP="007C4D0E">
            <w:pPr>
              <w:pStyle w:val="GOSTTablenorm"/>
              <w:suppressAutoHyphens/>
            </w:pPr>
            <w:r w:rsidRPr="00D86F47">
              <w:t>Дата документа</w:t>
            </w:r>
          </w:p>
        </w:tc>
        <w:tc>
          <w:tcPr>
            <w:tcW w:w="1122" w:type="pct"/>
            <w:tcBorders>
              <w:top w:val="single" w:sz="4" w:space="0" w:color="auto"/>
              <w:left w:val="single" w:sz="4" w:space="0" w:color="auto"/>
              <w:bottom w:val="single" w:sz="4" w:space="0" w:color="auto"/>
              <w:right w:val="single" w:sz="4" w:space="0" w:color="auto"/>
            </w:tcBorders>
            <w:hideMark/>
          </w:tcPr>
          <w:p w14:paraId="22D67421" w14:textId="77777777" w:rsidR="00C17EBB" w:rsidRPr="00D86F47" w:rsidRDefault="00C17EBB" w:rsidP="007C4D0E">
            <w:pPr>
              <w:pStyle w:val="GOSTTablenorm"/>
              <w:suppressAutoHyphens/>
            </w:pPr>
            <w:r w:rsidRPr="00D86F47">
              <w:rPr>
                <w:color w:val="000000"/>
              </w:rPr>
              <w:t>BRE_</w:t>
            </w:r>
            <w:r w:rsidRPr="00D86F47">
              <w:t>DocDate</w:t>
            </w:r>
          </w:p>
        </w:tc>
        <w:tc>
          <w:tcPr>
            <w:tcW w:w="1354" w:type="pct"/>
            <w:tcBorders>
              <w:top w:val="single" w:sz="4" w:space="0" w:color="auto"/>
              <w:left w:val="single" w:sz="4" w:space="0" w:color="auto"/>
              <w:bottom w:val="single" w:sz="4" w:space="0" w:color="auto"/>
              <w:right w:val="single" w:sz="4" w:space="0" w:color="auto"/>
            </w:tcBorders>
            <w:hideMark/>
          </w:tcPr>
          <w:p w14:paraId="1831DA07" w14:textId="77777777" w:rsidR="00C17EBB" w:rsidRPr="00D86F47" w:rsidRDefault="00C17EBB" w:rsidP="007C4D0E">
            <w:pPr>
              <w:pStyle w:val="GOSTTablenorm"/>
              <w:suppressAutoHyphens/>
            </w:pPr>
            <w:r w:rsidRPr="00D86F47">
              <w:t>-</w:t>
            </w:r>
          </w:p>
        </w:tc>
      </w:tr>
      <w:tr w:rsidR="0004239F" w14:paraId="4D860573" w14:textId="77777777" w:rsidTr="0004239F">
        <w:tc>
          <w:tcPr>
            <w:tcW w:w="1124" w:type="pct"/>
            <w:tcBorders>
              <w:top w:val="single" w:sz="4" w:space="0" w:color="auto"/>
              <w:left w:val="single" w:sz="4" w:space="0" w:color="auto"/>
              <w:bottom w:val="single" w:sz="4" w:space="0" w:color="auto"/>
              <w:right w:val="single" w:sz="4" w:space="0" w:color="auto"/>
            </w:tcBorders>
          </w:tcPr>
          <w:p w14:paraId="6C3B0024" w14:textId="0194403B" w:rsidR="00C17EBB" w:rsidRPr="008D08A0" w:rsidRDefault="00134F4B" w:rsidP="007C4D0E">
            <w:pPr>
              <w:pStyle w:val="GOSTTablenorm"/>
              <w:suppressAutoHyphens/>
            </w:pPr>
            <w:r>
              <w:t>Тип_расч_документа</w:t>
            </w:r>
          </w:p>
        </w:tc>
        <w:tc>
          <w:tcPr>
            <w:tcW w:w="273" w:type="pct"/>
            <w:tcBorders>
              <w:top w:val="single" w:sz="4" w:space="0" w:color="auto"/>
              <w:left w:val="single" w:sz="4" w:space="0" w:color="auto"/>
              <w:bottom w:val="single" w:sz="4" w:space="0" w:color="auto"/>
              <w:right w:val="single" w:sz="4" w:space="0" w:color="auto"/>
            </w:tcBorders>
          </w:tcPr>
          <w:p w14:paraId="2E815FBD" w14:textId="77777777" w:rsidR="00C17EBB" w:rsidRPr="008D08A0" w:rsidRDefault="00C17EBB" w:rsidP="007C4D0E">
            <w:pPr>
              <w:pStyle w:val="GOSTTablenorm"/>
              <w:suppressAutoHyphens/>
            </w:pPr>
            <w:r>
              <w:t>нет</w:t>
            </w:r>
          </w:p>
        </w:tc>
        <w:tc>
          <w:tcPr>
            <w:tcW w:w="1126" w:type="pct"/>
            <w:tcBorders>
              <w:top w:val="single" w:sz="4" w:space="0" w:color="auto"/>
              <w:left w:val="single" w:sz="4" w:space="0" w:color="auto"/>
              <w:bottom w:val="single" w:sz="4" w:space="0" w:color="auto"/>
              <w:right w:val="single" w:sz="4" w:space="0" w:color="auto"/>
            </w:tcBorders>
          </w:tcPr>
          <w:p w14:paraId="34429679" w14:textId="77777777" w:rsidR="00C17EBB" w:rsidRPr="008D08A0" w:rsidRDefault="00C17EBB" w:rsidP="007C4D0E">
            <w:pPr>
              <w:pStyle w:val="GOSTTablenorm"/>
              <w:suppressAutoHyphens/>
            </w:pPr>
            <w:r w:rsidRPr="007F0D53">
              <w:t>Вид документа</w:t>
            </w:r>
          </w:p>
        </w:tc>
        <w:tc>
          <w:tcPr>
            <w:tcW w:w="1122" w:type="pct"/>
            <w:tcBorders>
              <w:top w:val="single" w:sz="4" w:space="0" w:color="auto"/>
              <w:left w:val="single" w:sz="4" w:space="0" w:color="auto"/>
              <w:bottom w:val="single" w:sz="4" w:space="0" w:color="auto"/>
              <w:right w:val="single" w:sz="4" w:space="0" w:color="auto"/>
            </w:tcBorders>
          </w:tcPr>
          <w:p w14:paraId="79937E5D" w14:textId="2861B6E1" w:rsidR="00C17EBB" w:rsidRPr="008D08A0" w:rsidRDefault="00177EAF" w:rsidP="007C4D0E">
            <w:pPr>
              <w:pStyle w:val="GOSTTablenorm"/>
              <w:suppressAutoHyphens/>
              <w:rPr>
                <w:color w:val="000000"/>
              </w:rPr>
            </w:pPr>
            <w:r w:rsidRPr="00177EAF">
              <w:rPr>
                <w:color w:val="000000"/>
              </w:rPr>
              <w:t>TH_TYPEDOC</w:t>
            </w:r>
          </w:p>
        </w:tc>
        <w:tc>
          <w:tcPr>
            <w:tcW w:w="1354" w:type="pct"/>
            <w:tcBorders>
              <w:top w:val="single" w:sz="4" w:space="0" w:color="auto"/>
              <w:left w:val="single" w:sz="4" w:space="0" w:color="auto"/>
              <w:bottom w:val="single" w:sz="4" w:space="0" w:color="auto"/>
              <w:right w:val="single" w:sz="4" w:space="0" w:color="auto"/>
            </w:tcBorders>
          </w:tcPr>
          <w:p w14:paraId="2A63B0E5" w14:textId="77777777" w:rsidR="00C17EBB" w:rsidRPr="008D08A0" w:rsidRDefault="00C17EBB" w:rsidP="007C4D0E">
            <w:pPr>
              <w:pStyle w:val="GOSTTablenorm"/>
              <w:suppressAutoHyphens/>
            </w:pPr>
            <w:r>
              <w:t>-</w:t>
            </w:r>
          </w:p>
        </w:tc>
      </w:tr>
      <w:tr w:rsidR="0004239F" w14:paraId="4B75FEAE" w14:textId="77777777" w:rsidTr="0004239F">
        <w:tc>
          <w:tcPr>
            <w:tcW w:w="1124" w:type="pct"/>
            <w:tcBorders>
              <w:top w:val="single" w:sz="4" w:space="0" w:color="auto"/>
              <w:left w:val="single" w:sz="4" w:space="0" w:color="auto"/>
              <w:bottom w:val="single" w:sz="4" w:space="0" w:color="auto"/>
              <w:right w:val="single" w:sz="4" w:space="0" w:color="auto"/>
            </w:tcBorders>
            <w:hideMark/>
          </w:tcPr>
          <w:p w14:paraId="298BF8D3" w14:textId="77777777" w:rsidR="00C17EBB" w:rsidRPr="00D86F47" w:rsidRDefault="00C17EBB" w:rsidP="007C4D0E">
            <w:pPr>
              <w:pStyle w:val="GOSTTablenorm"/>
              <w:suppressAutoHyphens/>
            </w:pPr>
            <w:r w:rsidRPr="00D86F47">
              <w:t>Наименование_документа</w:t>
            </w:r>
          </w:p>
        </w:tc>
        <w:tc>
          <w:tcPr>
            <w:tcW w:w="273" w:type="pct"/>
            <w:tcBorders>
              <w:top w:val="single" w:sz="4" w:space="0" w:color="auto"/>
              <w:left w:val="single" w:sz="4" w:space="0" w:color="auto"/>
              <w:bottom w:val="single" w:sz="4" w:space="0" w:color="auto"/>
              <w:right w:val="single" w:sz="4" w:space="0" w:color="auto"/>
            </w:tcBorders>
            <w:hideMark/>
          </w:tcPr>
          <w:p w14:paraId="79D58DA4" w14:textId="77777777" w:rsidR="00C17EBB" w:rsidRPr="00D86F47" w:rsidRDefault="00C17EBB" w:rsidP="007C4D0E">
            <w:pPr>
              <w:pStyle w:val="GOSTTablenorm"/>
              <w:suppressAutoHyphens/>
            </w:pPr>
            <w:r w:rsidRPr="00D86F47">
              <w:t>да</w:t>
            </w:r>
          </w:p>
        </w:tc>
        <w:tc>
          <w:tcPr>
            <w:tcW w:w="1126" w:type="pct"/>
            <w:tcBorders>
              <w:top w:val="single" w:sz="4" w:space="0" w:color="auto"/>
              <w:left w:val="single" w:sz="4" w:space="0" w:color="auto"/>
              <w:bottom w:val="single" w:sz="4" w:space="0" w:color="auto"/>
              <w:right w:val="single" w:sz="4" w:space="0" w:color="auto"/>
            </w:tcBorders>
            <w:hideMark/>
          </w:tcPr>
          <w:p w14:paraId="10A7C85D" w14:textId="77777777" w:rsidR="00C17EBB" w:rsidRPr="00D86F47" w:rsidRDefault="00C17EBB" w:rsidP="007C4D0E">
            <w:pPr>
              <w:pStyle w:val="GOSTTablenorm"/>
              <w:suppressAutoHyphens/>
            </w:pPr>
            <w:r w:rsidRPr="00D86F47">
              <w:t>Наименование документа</w:t>
            </w:r>
          </w:p>
        </w:tc>
        <w:tc>
          <w:tcPr>
            <w:tcW w:w="1122" w:type="pct"/>
            <w:tcBorders>
              <w:top w:val="single" w:sz="4" w:space="0" w:color="auto"/>
              <w:left w:val="single" w:sz="4" w:space="0" w:color="auto"/>
              <w:bottom w:val="single" w:sz="4" w:space="0" w:color="auto"/>
              <w:right w:val="single" w:sz="4" w:space="0" w:color="auto"/>
            </w:tcBorders>
          </w:tcPr>
          <w:p w14:paraId="0FBE4DF6" w14:textId="77777777" w:rsidR="00C17EBB" w:rsidRPr="00D86F47" w:rsidRDefault="00C17EBB" w:rsidP="007C4D0E">
            <w:pPr>
              <w:pStyle w:val="GOSTTablenorm"/>
              <w:suppressAutoHyphens/>
            </w:pPr>
          </w:p>
        </w:tc>
        <w:tc>
          <w:tcPr>
            <w:tcW w:w="1354" w:type="pct"/>
            <w:tcBorders>
              <w:top w:val="single" w:sz="4" w:space="0" w:color="auto"/>
              <w:left w:val="single" w:sz="4" w:space="0" w:color="auto"/>
              <w:bottom w:val="single" w:sz="4" w:space="0" w:color="auto"/>
              <w:right w:val="single" w:sz="4" w:space="0" w:color="auto"/>
            </w:tcBorders>
            <w:hideMark/>
          </w:tcPr>
          <w:p w14:paraId="72A55335" w14:textId="47F5DF27" w:rsidR="00C17EBB" w:rsidRPr="00D86F47" w:rsidRDefault="004A402E" w:rsidP="004A402E">
            <w:pPr>
              <w:pStyle w:val="GOSTTablenorm"/>
            </w:pPr>
            <w:r w:rsidRPr="004A402E">
              <w:rPr>
                <w:szCs w:val="22"/>
              </w:rPr>
              <w:t>Наименование документа определяется по справочнику «Типы документов» с помощью значения атрибута Тип_документа (TypeDoc) из заголовка запроса</w:t>
            </w:r>
          </w:p>
        </w:tc>
      </w:tr>
      <w:tr w:rsidR="004A402E" w14:paraId="4F6FE975" w14:textId="77777777" w:rsidTr="0004239F">
        <w:tc>
          <w:tcPr>
            <w:tcW w:w="1124" w:type="pct"/>
            <w:tcBorders>
              <w:top w:val="single" w:sz="4" w:space="0" w:color="auto"/>
              <w:left w:val="single" w:sz="4" w:space="0" w:color="auto"/>
              <w:bottom w:val="single" w:sz="4" w:space="0" w:color="auto"/>
              <w:right w:val="single" w:sz="4" w:space="0" w:color="auto"/>
            </w:tcBorders>
          </w:tcPr>
          <w:p w14:paraId="418056CF" w14:textId="79968A0B" w:rsidR="004A402E" w:rsidRPr="004A402E" w:rsidRDefault="004A402E" w:rsidP="007C4D0E">
            <w:pPr>
              <w:pStyle w:val="GOSTTablenorm"/>
              <w:suppressAutoHyphens/>
              <w:rPr>
                <w:lang w:val="en-US"/>
              </w:rPr>
            </w:pPr>
            <w:r>
              <w:t>Тип_</w:t>
            </w:r>
            <w:r>
              <w:rPr>
                <w:lang w:val="en-US"/>
              </w:rPr>
              <w:t>ED</w:t>
            </w:r>
          </w:p>
        </w:tc>
        <w:tc>
          <w:tcPr>
            <w:tcW w:w="273" w:type="pct"/>
            <w:tcBorders>
              <w:top w:val="single" w:sz="4" w:space="0" w:color="auto"/>
              <w:left w:val="single" w:sz="4" w:space="0" w:color="auto"/>
              <w:bottom w:val="single" w:sz="4" w:space="0" w:color="auto"/>
              <w:right w:val="single" w:sz="4" w:space="0" w:color="auto"/>
            </w:tcBorders>
          </w:tcPr>
          <w:p w14:paraId="738F1EFC" w14:textId="7E59A56C" w:rsidR="004A402E" w:rsidRDefault="004A402E" w:rsidP="007C4D0E">
            <w:pPr>
              <w:pStyle w:val="GOSTTablenorm"/>
              <w:suppressAutoHyphens/>
            </w:pPr>
            <w:r>
              <w:t>да</w:t>
            </w:r>
          </w:p>
        </w:tc>
        <w:tc>
          <w:tcPr>
            <w:tcW w:w="1126" w:type="pct"/>
            <w:tcBorders>
              <w:top w:val="single" w:sz="4" w:space="0" w:color="auto"/>
              <w:left w:val="single" w:sz="4" w:space="0" w:color="auto"/>
              <w:bottom w:val="single" w:sz="4" w:space="0" w:color="auto"/>
              <w:right w:val="single" w:sz="4" w:space="0" w:color="auto"/>
            </w:tcBorders>
          </w:tcPr>
          <w:p w14:paraId="54A496F1" w14:textId="6DD4114A" w:rsidR="004A402E" w:rsidRDefault="004A402E" w:rsidP="007C4D0E">
            <w:pPr>
              <w:pStyle w:val="GOSTTablenorm"/>
              <w:suppressAutoHyphens/>
            </w:pPr>
            <w:r w:rsidRPr="004A402E">
              <w:t>Код типа ED расчетного документа</w:t>
            </w:r>
          </w:p>
        </w:tc>
        <w:tc>
          <w:tcPr>
            <w:tcW w:w="1122" w:type="pct"/>
            <w:tcBorders>
              <w:top w:val="single" w:sz="4" w:space="0" w:color="auto"/>
              <w:left w:val="single" w:sz="4" w:space="0" w:color="auto"/>
              <w:bottom w:val="single" w:sz="4" w:space="0" w:color="auto"/>
              <w:right w:val="single" w:sz="4" w:space="0" w:color="auto"/>
            </w:tcBorders>
          </w:tcPr>
          <w:p w14:paraId="493F7CE2" w14:textId="5FAAD65E" w:rsidR="004A402E" w:rsidRDefault="004A402E" w:rsidP="007C4D0E">
            <w:pPr>
              <w:pStyle w:val="GOSTTablenorm"/>
              <w:suppressAutoHyphens/>
            </w:pPr>
            <w:r>
              <w:t>-</w:t>
            </w:r>
          </w:p>
        </w:tc>
        <w:tc>
          <w:tcPr>
            <w:tcW w:w="1354" w:type="pct"/>
            <w:tcBorders>
              <w:top w:val="single" w:sz="4" w:space="0" w:color="auto"/>
              <w:left w:val="single" w:sz="4" w:space="0" w:color="auto"/>
              <w:bottom w:val="single" w:sz="4" w:space="0" w:color="auto"/>
              <w:right w:val="single" w:sz="4" w:space="0" w:color="auto"/>
            </w:tcBorders>
          </w:tcPr>
          <w:p w14:paraId="23A6C212" w14:textId="77596430" w:rsidR="004A402E" w:rsidRPr="004A402E" w:rsidRDefault="004A402E" w:rsidP="004A402E">
            <w:pPr>
              <w:pStyle w:val="GOSTTablenorm"/>
              <w:rPr>
                <w:szCs w:val="22"/>
              </w:rPr>
            </w:pPr>
            <w:r>
              <w:rPr>
                <w:szCs w:val="22"/>
              </w:rPr>
              <w:t>Атрибут заполняется значением «</w:t>
            </w:r>
            <w:r w:rsidRPr="004A402E">
              <w:rPr>
                <w:szCs w:val="22"/>
              </w:rPr>
              <w:t>VD101</w:t>
            </w:r>
            <w:r>
              <w:rPr>
                <w:szCs w:val="22"/>
              </w:rPr>
              <w:t>»</w:t>
            </w:r>
            <w:r w:rsidRPr="004A402E">
              <w:rPr>
                <w:szCs w:val="22"/>
              </w:rPr>
              <w:t xml:space="preserve"> – Поручение о перечислении на счет</w:t>
            </w:r>
          </w:p>
        </w:tc>
      </w:tr>
      <w:tr w:rsidR="004A402E" w14:paraId="62CB9332" w14:textId="77777777" w:rsidTr="0004239F">
        <w:tc>
          <w:tcPr>
            <w:tcW w:w="1124" w:type="pct"/>
            <w:tcBorders>
              <w:top w:val="single" w:sz="4" w:space="0" w:color="auto"/>
              <w:left w:val="single" w:sz="4" w:space="0" w:color="auto"/>
              <w:bottom w:val="single" w:sz="4" w:space="0" w:color="auto"/>
              <w:right w:val="single" w:sz="4" w:space="0" w:color="auto"/>
            </w:tcBorders>
          </w:tcPr>
          <w:p w14:paraId="253E5068" w14:textId="0D516C7E" w:rsidR="004A402E" w:rsidRDefault="004A402E" w:rsidP="007C4D0E">
            <w:pPr>
              <w:pStyle w:val="GOSTTablenorm"/>
              <w:suppressAutoHyphens/>
            </w:pPr>
            <w:r w:rsidRPr="004A402E">
              <w:t>Наименование_расч_документа</w:t>
            </w:r>
          </w:p>
        </w:tc>
        <w:tc>
          <w:tcPr>
            <w:tcW w:w="273" w:type="pct"/>
            <w:tcBorders>
              <w:top w:val="single" w:sz="4" w:space="0" w:color="auto"/>
              <w:left w:val="single" w:sz="4" w:space="0" w:color="auto"/>
              <w:bottom w:val="single" w:sz="4" w:space="0" w:color="auto"/>
              <w:right w:val="single" w:sz="4" w:space="0" w:color="auto"/>
            </w:tcBorders>
          </w:tcPr>
          <w:p w14:paraId="629F5E0D" w14:textId="2B5528DE" w:rsidR="004A402E" w:rsidRPr="004A402E" w:rsidRDefault="004A402E" w:rsidP="007C4D0E">
            <w:pPr>
              <w:pStyle w:val="GOSTTablenorm"/>
              <w:suppressAutoHyphens/>
              <w:rPr>
                <w:lang w:val="en-US"/>
              </w:rPr>
            </w:pPr>
            <w:r>
              <w:t>да</w:t>
            </w:r>
          </w:p>
        </w:tc>
        <w:tc>
          <w:tcPr>
            <w:tcW w:w="1126" w:type="pct"/>
            <w:tcBorders>
              <w:top w:val="single" w:sz="4" w:space="0" w:color="auto"/>
              <w:left w:val="single" w:sz="4" w:space="0" w:color="auto"/>
              <w:bottom w:val="single" w:sz="4" w:space="0" w:color="auto"/>
              <w:right w:val="single" w:sz="4" w:space="0" w:color="auto"/>
            </w:tcBorders>
          </w:tcPr>
          <w:p w14:paraId="16E80260" w14:textId="55B0DB7B" w:rsidR="004A402E" w:rsidRPr="004A402E" w:rsidRDefault="001E6803" w:rsidP="007C4D0E">
            <w:pPr>
              <w:pStyle w:val="GOSTTablenorm"/>
              <w:suppressAutoHyphens/>
            </w:pPr>
            <w:r w:rsidRPr="001E6803">
              <w:t>Наименование расчетного документа в соответствии с типом ED</w:t>
            </w:r>
          </w:p>
        </w:tc>
        <w:tc>
          <w:tcPr>
            <w:tcW w:w="1122" w:type="pct"/>
            <w:tcBorders>
              <w:top w:val="single" w:sz="4" w:space="0" w:color="auto"/>
              <w:left w:val="single" w:sz="4" w:space="0" w:color="auto"/>
              <w:bottom w:val="single" w:sz="4" w:space="0" w:color="auto"/>
              <w:right w:val="single" w:sz="4" w:space="0" w:color="auto"/>
            </w:tcBorders>
          </w:tcPr>
          <w:p w14:paraId="5DAFD4B2" w14:textId="2CF3AF38" w:rsidR="004A402E" w:rsidRPr="001E6803" w:rsidRDefault="001E6803" w:rsidP="007C4D0E">
            <w:pPr>
              <w:pStyle w:val="GOSTTablenorm"/>
              <w:suppressAutoHyphens/>
              <w:rPr>
                <w:lang w:val="en-US"/>
              </w:rPr>
            </w:pPr>
            <w:r>
              <w:rPr>
                <w:lang w:val="en-US"/>
              </w:rPr>
              <w:t>-</w:t>
            </w:r>
          </w:p>
        </w:tc>
        <w:tc>
          <w:tcPr>
            <w:tcW w:w="1354" w:type="pct"/>
            <w:tcBorders>
              <w:top w:val="single" w:sz="4" w:space="0" w:color="auto"/>
              <w:left w:val="single" w:sz="4" w:space="0" w:color="auto"/>
              <w:bottom w:val="single" w:sz="4" w:space="0" w:color="auto"/>
              <w:right w:val="single" w:sz="4" w:space="0" w:color="auto"/>
            </w:tcBorders>
          </w:tcPr>
          <w:p w14:paraId="3D7F96DE" w14:textId="74FFF515" w:rsidR="004A402E" w:rsidRDefault="001E6803" w:rsidP="001E6803">
            <w:pPr>
              <w:pStyle w:val="GOSTTablenorm"/>
              <w:rPr>
                <w:szCs w:val="22"/>
              </w:rPr>
            </w:pPr>
            <w:r>
              <w:rPr>
                <w:szCs w:val="22"/>
              </w:rPr>
              <w:t xml:space="preserve">Атрибут заполняется значением </w:t>
            </w:r>
            <w:r w:rsidRPr="004A402E">
              <w:rPr>
                <w:szCs w:val="22"/>
              </w:rPr>
              <w:t xml:space="preserve"> – </w:t>
            </w:r>
            <w:r>
              <w:rPr>
                <w:szCs w:val="22"/>
              </w:rPr>
              <w:t>«</w:t>
            </w:r>
            <w:r w:rsidRPr="004A402E">
              <w:rPr>
                <w:szCs w:val="22"/>
              </w:rPr>
              <w:t>Поручение о перечислении на счет</w:t>
            </w:r>
            <w:r>
              <w:rPr>
                <w:szCs w:val="22"/>
              </w:rPr>
              <w:t>» (без кавычек)</w:t>
            </w:r>
          </w:p>
        </w:tc>
      </w:tr>
      <w:tr w:rsidR="00ED6A2A" w:rsidRPr="009241A4" w14:paraId="1E47921C" w14:textId="77777777" w:rsidTr="0004239F">
        <w:tc>
          <w:tcPr>
            <w:tcW w:w="1124" w:type="pct"/>
            <w:tcBorders>
              <w:top w:val="single" w:sz="4" w:space="0" w:color="auto"/>
              <w:left w:val="single" w:sz="4" w:space="0" w:color="auto"/>
              <w:bottom w:val="single" w:sz="4" w:space="0" w:color="auto"/>
              <w:right w:val="single" w:sz="4" w:space="0" w:color="auto"/>
            </w:tcBorders>
          </w:tcPr>
          <w:p w14:paraId="2F9D6476" w14:textId="00D0C53B" w:rsidR="00ED6A2A" w:rsidRPr="009241A4" w:rsidRDefault="00ED6A2A" w:rsidP="007C4D0E">
            <w:pPr>
              <w:pStyle w:val="GOSTTablenorm"/>
              <w:suppressAutoHyphens/>
            </w:pPr>
            <w:r w:rsidRPr="009241A4">
              <w:t>Участник_НПС</w:t>
            </w:r>
            <w:r w:rsidR="005C000E" w:rsidRPr="009241A4">
              <w:t>_плательщика</w:t>
            </w:r>
          </w:p>
        </w:tc>
        <w:tc>
          <w:tcPr>
            <w:tcW w:w="273" w:type="pct"/>
            <w:tcBorders>
              <w:top w:val="single" w:sz="4" w:space="0" w:color="auto"/>
              <w:left w:val="single" w:sz="4" w:space="0" w:color="auto"/>
              <w:bottom w:val="single" w:sz="4" w:space="0" w:color="auto"/>
              <w:right w:val="single" w:sz="4" w:space="0" w:color="auto"/>
            </w:tcBorders>
          </w:tcPr>
          <w:p w14:paraId="4423D417" w14:textId="2635BDE7" w:rsidR="00ED6A2A" w:rsidRPr="009241A4" w:rsidRDefault="00ED6A2A" w:rsidP="007C4D0E">
            <w:pPr>
              <w:pStyle w:val="GOSTTablenorm"/>
              <w:suppressAutoHyphens/>
            </w:pPr>
            <w:r w:rsidRPr="009241A4">
              <w:t>нет</w:t>
            </w:r>
          </w:p>
        </w:tc>
        <w:tc>
          <w:tcPr>
            <w:tcW w:w="1126" w:type="pct"/>
            <w:tcBorders>
              <w:top w:val="single" w:sz="4" w:space="0" w:color="auto"/>
              <w:left w:val="single" w:sz="4" w:space="0" w:color="auto"/>
              <w:bottom w:val="single" w:sz="4" w:space="0" w:color="auto"/>
              <w:right w:val="single" w:sz="4" w:space="0" w:color="auto"/>
            </w:tcBorders>
          </w:tcPr>
          <w:p w14:paraId="2D8C4C4D" w14:textId="2FB92DF5" w:rsidR="00ED6A2A" w:rsidRPr="009241A4" w:rsidRDefault="005C000E" w:rsidP="007C4D0E">
            <w:pPr>
              <w:pStyle w:val="GOSTTablenorm"/>
              <w:suppressAutoHyphens/>
            </w:pPr>
            <w:r w:rsidRPr="009241A4">
              <w:t>Признак перехода на учет по новому плану счетов плательщика</w:t>
            </w:r>
          </w:p>
        </w:tc>
        <w:tc>
          <w:tcPr>
            <w:tcW w:w="1122" w:type="pct"/>
            <w:tcBorders>
              <w:top w:val="single" w:sz="4" w:space="0" w:color="auto"/>
              <w:left w:val="single" w:sz="4" w:space="0" w:color="auto"/>
              <w:bottom w:val="single" w:sz="4" w:space="0" w:color="auto"/>
              <w:right w:val="single" w:sz="4" w:space="0" w:color="auto"/>
            </w:tcBorders>
          </w:tcPr>
          <w:p w14:paraId="7A57E68F" w14:textId="41488A40" w:rsidR="00ED6A2A" w:rsidRPr="009241A4" w:rsidRDefault="00234EA7" w:rsidP="007C4D0E">
            <w:pPr>
              <w:pStyle w:val="GOSTTablenorm"/>
              <w:suppressAutoHyphens/>
            </w:pPr>
            <w:r w:rsidRPr="009241A4">
              <w:t>S_SIGNPAYERNPS</w:t>
            </w:r>
          </w:p>
        </w:tc>
        <w:tc>
          <w:tcPr>
            <w:tcW w:w="1354" w:type="pct"/>
            <w:tcBorders>
              <w:top w:val="single" w:sz="4" w:space="0" w:color="auto"/>
              <w:left w:val="single" w:sz="4" w:space="0" w:color="auto"/>
              <w:bottom w:val="single" w:sz="4" w:space="0" w:color="auto"/>
              <w:right w:val="single" w:sz="4" w:space="0" w:color="auto"/>
            </w:tcBorders>
          </w:tcPr>
          <w:p w14:paraId="1934EBD2" w14:textId="67AFEFBC" w:rsidR="00ED6A2A" w:rsidRPr="009241A4" w:rsidRDefault="005C000E" w:rsidP="001E6803">
            <w:pPr>
              <w:pStyle w:val="GOSTTablenorm"/>
              <w:rPr>
                <w:szCs w:val="22"/>
              </w:rPr>
            </w:pPr>
            <w:r w:rsidRPr="009241A4">
              <w:rPr>
                <w:szCs w:val="22"/>
              </w:rPr>
              <w:t>-</w:t>
            </w:r>
          </w:p>
        </w:tc>
      </w:tr>
      <w:tr w:rsidR="00F213E2" w14:paraId="16E2888A" w14:textId="77777777" w:rsidTr="0004239F">
        <w:tc>
          <w:tcPr>
            <w:tcW w:w="1124" w:type="pct"/>
            <w:tcBorders>
              <w:top w:val="single" w:sz="4" w:space="0" w:color="auto"/>
              <w:left w:val="single" w:sz="4" w:space="0" w:color="auto"/>
              <w:bottom w:val="single" w:sz="4" w:space="0" w:color="auto"/>
              <w:right w:val="single" w:sz="4" w:space="0" w:color="auto"/>
            </w:tcBorders>
          </w:tcPr>
          <w:p w14:paraId="56C5D5EB" w14:textId="05BC2356" w:rsidR="00F213E2" w:rsidRPr="009241A4" w:rsidRDefault="00B231A7" w:rsidP="007C4D0E">
            <w:pPr>
              <w:pStyle w:val="GOSTTablenorm"/>
              <w:suppressAutoHyphens/>
            </w:pPr>
            <w:commentRangeStart w:id="6140"/>
            <w:r w:rsidRPr="009241A4">
              <w:rPr>
                <w:color w:val="FF0000"/>
              </w:rPr>
              <w:t>Признак</w:t>
            </w:r>
            <w:commentRangeEnd w:id="6140"/>
            <w:r w:rsidRPr="009241A4">
              <w:rPr>
                <w:rStyle w:val="afff4"/>
              </w:rPr>
              <w:commentReference w:id="6140"/>
            </w:r>
            <w:r w:rsidRPr="009241A4">
              <w:rPr>
                <w:color w:val="FF0000"/>
              </w:rPr>
              <w:t>_внутр_учет</w:t>
            </w:r>
          </w:p>
        </w:tc>
        <w:tc>
          <w:tcPr>
            <w:tcW w:w="273" w:type="pct"/>
            <w:tcBorders>
              <w:top w:val="single" w:sz="4" w:space="0" w:color="auto"/>
              <w:left w:val="single" w:sz="4" w:space="0" w:color="auto"/>
              <w:bottom w:val="single" w:sz="4" w:space="0" w:color="auto"/>
              <w:right w:val="single" w:sz="4" w:space="0" w:color="auto"/>
            </w:tcBorders>
          </w:tcPr>
          <w:p w14:paraId="7EAC7BB9" w14:textId="2CFC8C44" w:rsidR="00F213E2" w:rsidRPr="009241A4" w:rsidRDefault="00F213E2" w:rsidP="007C4D0E">
            <w:pPr>
              <w:pStyle w:val="GOSTTablenorm"/>
              <w:suppressAutoHyphens/>
            </w:pPr>
            <w:r w:rsidRPr="009241A4">
              <w:t>нет</w:t>
            </w:r>
          </w:p>
        </w:tc>
        <w:tc>
          <w:tcPr>
            <w:tcW w:w="1126" w:type="pct"/>
            <w:tcBorders>
              <w:top w:val="single" w:sz="4" w:space="0" w:color="auto"/>
              <w:left w:val="single" w:sz="4" w:space="0" w:color="auto"/>
              <w:bottom w:val="single" w:sz="4" w:space="0" w:color="auto"/>
              <w:right w:val="single" w:sz="4" w:space="0" w:color="auto"/>
            </w:tcBorders>
          </w:tcPr>
          <w:p w14:paraId="3A1362DE" w14:textId="24ADD7CC" w:rsidR="00F213E2" w:rsidRPr="009241A4" w:rsidRDefault="00B231A7" w:rsidP="007C4D0E">
            <w:pPr>
              <w:pStyle w:val="GOSTTablenorm"/>
              <w:suppressAutoHyphens/>
            </w:pPr>
            <w:r w:rsidRPr="009241A4">
              <w:t>Признак учета операции по плательщику и получателю, обслуживаемых в одной ФП</w:t>
            </w:r>
          </w:p>
        </w:tc>
        <w:tc>
          <w:tcPr>
            <w:tcW w:w="1122" w:type="pct"/>
            <w:tcBorders>
              <w:top w:val="single" w:sz="4" w:space="0" w:color="auto"/>
              <w:left w:val="single" w:sz="4" w:space="0" w:color="auto"/>
              <w:bottom w:val="single" w:sz="4" w:space="0" w:color="auto"/>
              <w:right w:val="single" w:sz="4" w:space="0" w:color="auto"/>
            </w:tcBorders>
          </w:tcPr>
          <w:p w14:paraId="14C49F77" w14:textId="32C4035B" w:rsidR="00F213E2" w:rsidRPr="009241A4" w:rsidRDefault="00234EA7" w:rsidP="007C4D0E">
            <w:pPr>
              <w:pStyle w:val="GOSTTablenorm"/>
              <w:suppressAutoHyphens/>
            </w:pPr>
            <w:r w:rsidRPr="009241A4">
              <w:t>S_SIGNACCOUNTINGPURKS</w:t>
            </w:r>
          </w:p>
        </w:tc>
        <w:tc>
          <w:tcPr>
            <w:tcW w:w="1354" w:type="pct"/>
            <w:tcBorders>
              <w:top w:val="single" w:sz="4" w:space="0" w:color="auto"/>
              <w:left w:val="single" w:sz="4" w:space="0" w:color="auto"/>
              <w:bottom w:val="single" w:sz="4" w:space="0" w:color="auto"/>
              <w:right w:val="single" w:sz="4" w:space="0" w:color="auto"/>
            </w:tcBorders>
          </w:tcPr>
          <w:p w14:paraId="56265047" w14:textId="3791CF5D" w:rsidR="00F213E2" w:rsidRDefault="00F213E2" w:rsidP="001E6803">
            <w:pPr>
              <w:pStyle w:val="GOSTTablenorm"/>
              <w:rPr>
                <w:szCs w:val="22"/>
              </w:rPr>
            </w:pPr>
            <w:r w:rsidRPr="009241A4">
              <w:rPr>
                <w:szCs w:val="22"/>
              </w:rPr>
              <w:t>-</w:t>
            </w:r>
          </w:p>
        </w:tc>
      </w:tr>
      <w:tr w:rsidR="008B241B" w:rsidRPr="008B241B" w14:paraId="1A1D9773" w14:textId="77777777" w:rsidTr="0004239F">
        <w:tc>
          <w:tcPr>
            <w:tcW w:w="1124" w:type="pct"/>
            <w:tcBorders>
              <w:top w:val="single" w:sz="4" w:space="0" w:color="auto"/>
              <w:left w:val="single" w:sz="4" w:space="0" w:color="auto"/>
              <w:bottom w:val="single" w:sz="4" w:space="0" w:color="auto"/>
              <w:right w:val="single" w:sz="4" w:space="0" w:color="auto"/>
            </w:tcBorders>
          </w:tcPr>
          <w:p w14:paraId="4BD0845F" w14:textId="50DB4FBE" w:rsidR="008B241B" w:rsidRPr="008B241B" w:rsidRDefault="008B241B" w:rsidP="007C4D0E">
            <w:pPr>
              <w:pStyle w:val="GOSTTablenorm"/>
              <w:suppressAutoHyphens/>
              <w:rPr>
                <w:highlight w:val="cyan"/>
              </w:rPr>
            </w:pPr>
            <w:commentRangeStart w:id="6141"/>
            <w:r w:rsidRPr="008B241B">
              <w:rPr>
                <w:highlight w:val="cyan"/>
              </w:rPr>
              <w:t>Признак_ПЦ_ЦС_ЛС</w:t>
            </w:r>
            <w:commentRangeEnd w:id="6141"/>
            <w:r>
              <w:rPr>
                <w:rStyle w:val="afff4"/>
              </w:rPr>
              <w:commentReference w:id="6141"/>
            </w:r>
          </w:p>
        </w:tc>
        <w:tc>
          <w:tcPr>
            <w:tcW w:w="273" w:type="pct"/>
            <w:tcBorders>
              <w:top w:val="single" w:sz="4" w:space="0" w:color="auto"/>
              <w:left w:val="single" w:sz="4" w:space="0" w:color="auto"/>
              <w:bottom w:val="single" w:sz="4" w:space="0" w:color="auto"/>
              <w:right w:val="single" w:sz="4" w:space="0" w:color="auto"/>
            </w:tcBorders>
          </w:tcPr>
          <w:p w14:paraId="19732029" w14:textId="4AE082A5" w:rsidR="008B241B" w:rsidRPr="008B241B" w:rsidRDefault="008B241B" w:rsidP="007C4D0E">
            <w:pPr>
              <w:pStyle w:val="GOSTTablenorm"/>
              <w:suppressAutoHyphens/>
              <w:rPr>
                <w:highlight w:val="cyan"/>
              </w:rPr>
            </w:pPr>
            <w:r w:rsidRPr="008B241B">
              <w:rPr>
                <w:highlight w:val="cyan"/>
              </w:rPr>
              <w:t>нет</w:t>
            </w:r>
          </w:p>
        </w:tc>
        <w:tc>
          <w:tcPr>
            <w:tcW w:w="1126" w:type="pct"/>
            <w:tcBorders>
              <w:top w:val="single" w:sz="4" w:space="0" w:color="auto"/>
              <w:left w:val="single" w:sz="4" w:space="0" w:color="auto"/>
              <w:bottom w:val="single" w:sz="4" w:space="0" w:color="auto"/>
              <w:right w:val="single" w:sz="4" w:space="0" w:color="auto"/>
            </w:tcBorders>
          </w:tcPr>
          <w:p w14:paraId="70A57632" w14:textId="3A951CB3" w:rsidR="008B241B" w:rsidRPr="008B241B" w:rsidRDefault="008B241B" w:rsidP="007C4D0E">
            <w:pPr>
              <w:pStyle w:val="GOSTTablenorm"/>
              <w:suppressAutoHyphens/>
              <w:rPr>
                <w:highlight w:val="cyan"/>
              </w:rPr>
            </w:pPr>
            <w:r w:rsidRPr="008B241B">
              <w:rPr>
                <w:highlight w:val="cyan"/>
              </w:rPr>
              <w:t>Признак отнесения ТОФК ПЦ к ЦС по ЛС с кодом 71 ФБ</w:t>
            </w:r>
          </w:p>
        </w:tc>
        <w:tc>
          <w:tcPr>
            <w:tcW w:w="1122" w:type="pct"/>
            <w:tcBorders>
              <w:top w:val="single" w:sz="4" w:space="0" w:color="auto"/>
              <w:left w:val="single" w:sz="4" w:space="0" w:color="auto"/>
              <w:bottom w:val="single" w:sz="4" w:space="0" w:color="auto"/>
              <w:right w:val="single" w:sz="4" w:space="0" w:color="auto"/>
            </w:tcBorders>
          </w:tcPr>
          <w:p w14:paraId="16B449F0" w14:textId="2EB4EA6A" w:rsidR="008B241B" w:rsidRPr="008B241B" w:rsidRDefault="008B241B" w:rsidP="007C4D0E">
            <w:pPr>
              <w:pStyle w:val="GOSTTablenorm"/>
              <w:suppressAutoHyphens/>
              <w:rPr>
                <w:highlight w:val="cyan"/>
                <w:lang w:val="en-US"/>
              </w:rPr>
            </w:pPr>
            <w:r w:rsidRPr="008B241B">
              <w:rPr>
                <w:highlight w:val="cyan"/>
                <w:lang w:val="en-US"/>
              </w:rPr>
              <w:t>BRE_SIGN_PC_TS_FOR_LS</w:t>
            </w:r>
          </w:p>
        </w:tc>
        <w:tc>
          <w:tcPr>
            <w:tcW w:w="1354" w:type="pct"/>
            <w:tcBorders>
              <w:top w:val="single" w:sz="4" w:space="0" w:color="auto"/>
              <w:left w:val="single" w:sz="4" w:space="0" w:color="auto"/>
              <w:bottom w:val="single" w:sz="4" w:space="0" w:color="auto"/>
              <w:right w:val="single" w:sz="4" w:space="0" w:color="auto"/>
            </w:tcBorders>
          </w:tcPr>
          <w:p w14:paraId="1D8533B6" w14:textId="0F83C276" w:rsidR="008B241B" w:rsidRPr="008B241B" w:rsidRDefault="008B241B" w:rsidP="001E6803">
            <w:pPr>
              <w:pStyle w:val="GOSTTablenorm"/>
              <w:rPr>
                <w:szCs w:val="22"/>
              </w:rPr>
            </w:pPr>
            <w:r w:rsidRPr="008B241B">
              <w:rPr>
                <w:szCs w:val="22"/>
                <w:highlight w:val="cyan"/>
              </w:rPr>
              <w:t>-</w:t>
            </w:r>
          </w:p>
        </w:tc>
      </w:tr>
      <w:tr w:rsidR="0004239F" w14:paraId="41DAC07A" w14:textId="77777777" w:rsidTr="0004239F">
        <w:tc>
          <w:tcPr>
            <w:tcW w:w="1124" w:type="pct"/>
            <w:tcBorders>
              <w:top w:val="single" w:sz="4" w:space="0" w:color="auto"/>
              <w:left w:val="single" w:sz="4" w:space="0" w:color="auto"/>
              <w:bottom w:val="single" w:sz="4" w:space="0" w:color="auto"/>
              <w:right w:val="single" w:sz="4" w:space="0" w:color="auto"/>
            </w:tcBorders>
            <w:hideMark/>
          </w:tcPr>
          <w:p w14:paraId="08B83EBE" w14:textId="77777777" w:rsidR="00C17EBB" w:rsidRPr="00D86F47" w:rsidRDefault="00C17EBB" w:rsidP="007C4D0E">
            <w:pPr>
              <w:pStyle w:val="GOSTTablenorm"/>
              <w:suppressAutoHyphens/>
            </w:pPr>
            <w:r w:rsidRPr="00D86F47">
              <w:t>Код_валюты</w:t>
            </w:r>
          </w:p>
        </w:tc>
        <w:tc>
          <w:tcPr>
            <w:tcW w:w="273" w:type="pct"/>
            <w:tcBorders>
              <w:top w:val="single" w:sz="4" w:space="0" w:color="auto"/>
              <w:left w:val="single" w:sz="4" w:space="0" w:color="auto"/>
              <w:bottom w:val="single" w:sz="4" w:space="0" w:color="auto"/>
              <w:right w:val="single" w:sz="4" w:space="0" w:color="auto"/>
            </w:tcBorders>
            <w:hideMark/>
          </w:tcPr>
          <w:p w14:paraId="1F4BB739" w14:textId="77777777" w:rsidR="00C17EBB" w:rsidRPr="00D86F47" w:rsidRDefault="00C17EBB" w:rsidP="007C4D0E">
            <w:pPr>
              <w:pStyle w:val="GOSTTablenorm"/>
              <w:suppressAutoHyphens/>
            </w:pPr>
            <w:r w:rsidRPr="00D86F47">
              <w:t>да</w:t>
            </w:r>
          </w:p>
        </w:tc>
        <w:tc>
          <w:tcPr>
            <w:tcW w:w="1126" w:type="pct"/>
            <w:tcBorders>
              <w:top w:val="single" w:sz="4" w:space="0" w:color="auto"/>
              <w:left w:val="single" w:sz="4" w:space="0" w:color="auto"/>
              <w:bottom w:val="single" w:sz="4" w:space="0" w:color="auto"/>
              <w:right w:val="single" w:sz="4" w:space="0" w:color="auto"/>
            </w:tcBorders>
            <w:hideMark/>
          </w:tcPr>
          <w:p w14:paraId="36C0C206" w14:textId="77777777" w:rsidR="00C17EBB" w:rsidRPr="00D86F47" w:rsidRDefault="00C17EBB" w:rsidP="007C4D0E">
            <w:pPr>
              <w:pStyle w:val="GOSTTablenorm"/>
              <w:suppressAutoHyphens/>
            </w:pPr>
            <w:r w:rsidRPr="00D86F47">
              <w:t>Код валюты по ОКВ</w:t>
            </w:r>
          </w:p>
        </w:tc>
        <w:tc>
          <w:tcPr>
            <w:tcW w:w="1122" w:type="pct"/>
            <w:tcBorders>
              <w:top w:val="single" w:sz="4" w:space="0" w:color="auto"/>
              <w:left w:val="single" w:sz="4" w:space="0" w:color="auto"/>
              <w:bottom w:val="single" w:sz="4" w:space="0" w:color="auto"/>
              <w:right w:val="single" w:sz="4" w:space="0" w:color="auto"/>
            </w:tcBorders>
            <w:hideMark/>
          </w:tcPr>
          <w:p w14:paraId="1BE0427D" w14:textId="77777777" w:rsidR="00C17EBB" w:rsidRPr="00D86F47" w:rsidRDefault="00C17EBB" w:rsidP="007C4D0E">
            <w:pPr>
              <w:pStyle w:val="GOSTTablenorm"/>
              <w:suppressAutoHyphens/>
            </w:pPr>
            <w:r w:rsidRPr="00D86F47">
              <w:t>CURRENCY_CODE</w:t>
            </w:r>
          </w:p>
        </w:tc>
        <w:tc>
          <w:tcPr>
            <w:tcW w:w="1354" w:type="pct"/>
            <w:tcBorders>
              <w:top w:val="single" w:sz="4" w:space="0" w:color="auto"/>
              <w:left w:val="single" w:sz="4" w:space="0" w:color="auto"/>
              <w:bottom w:val="single" w:sz="4" w:space="0" w:color="auto"/>
              <w:right w:val="single" w:sz="4" w:space="0" w:color="auto"/>
            </w:tcBorders>
            <w:hideMark/>
          </w:tcPr>
          <w:p w14:paraId="056374E1" w14:textId="77777777" w:rsidR="00C17EBB" w:rsidRPr="00C644BE" w:rsidRDefault="00C17EBB" w:rsidP="007C4D0E">
            <w:pPr>
              <w:pStyle w:val="GOSTTablenorm"/>
              <w:suppressAutoHyphens/>
            </w:pPr>
            <w:r w:rsidRPr="00C644BE">
              <w:t>В составе документа может приходить как цифровой, так и буквенный код валюты.</w:t>
            </w:r>
          </w:p>
          <w:p w14:paraId="53878972" w14:textId="77777777" w:rsidR="00C17EBB" w:rsidRPr="00C644BE" w:rsidRDefault="00C17EBB" w:rsidP="00135122">
            <w:pPr>
              <w:pStyle w:val="GOSTTableListNum10"/>
              <w:numPr>
                <w:ilvl w:val="0"/>
                <w:numId w:val="34"/>
              </w:numPr>
              <w:suppressAutoHyphens/>
            </w:pPr>
            <w:r w:rsidRPr="00C644BE">
              <w:t>если код валюты пришел цифровой, то в атрибут его значение записывается в неизменном виде;</w:t>
            </w:r>
          </w:p>
          <w:p w14:paraId="11B0AC9D" w14:textId="3C12BD45" w:rsidR="00C17EBB" w:rsidRPr="00D86F47" w:rsidRDefault="00C17EBB" w:rsidP="00135122">
            <w:pPr>
              <w:pStyle w:val="GOSTTableListNum10"/>
              <w:numPr>
                <w:ilvl w:val="0"/>
                <w:numId w:val="30"/>
              </w:numPr>
              <w:suppressAutoHyphens/>
            </w:pPr>
            <w:r w:rsidRPr="00C644BE">
              <w:t>если код валюты пришел буквенный, то в атрибут его значение записывается после преобразования в цифровой по данным справочника «Общероссийский классификатор валют (ОКВ)»</w:t>
            </w:r>
            <w:r>
              <w:fldChar w:fldCharType="begin"/>
            </w:r>
            <w:r>
              <w:instrText xml:space="preserve"> NOTEREF _Ref192751899 \f \h </w:instrText>
            </w:r>
            <w:r>
              <w:fldChar w:fldCharType="separate"/>
            </w:r>
            <w:r w:rsidR="00CE7795" w:rsidRPr="00CE7795">
              <w:rPr>
                <w:rStyle w:val="af6"/>
              </w:rPr>
              <w:t>7</w:t>
            </w:r>
            <w:r>
              <w:fldChar w:fldCharType="end"/>
            </w:r>
          </w:p>
        </w:tc>
      </w:tr>
      <w:tr w:rsidR="0004239F" w14:paraId="77F04A2F" w14:textId="77777777" w:rsidTr="0004239F">
        <w:tc>
          <w:tcPr>
            <w:tcW w:w="1124" w:type="pct"/>
            <w:tcBorders>
              <w:top w:val="single" w:sz="4" w:space="0" w:color="auto"/>
              <w:left w:val="single" w:sz="4" w:space="0" w:color="auto"/>
              <w:bottom w:val="single" w:sz="4" w:space="0" w:color="auto"/>
              <w:right w:val="single" w:sz="4" w:space="0" w:color="auto"/>
            </w:tcBorders>
            <w:hideMark/>
          </w:tcPr>
          <w:p w14:paraId="0016E011" w14:textId="77777777" w:rsidR="00C17EBB" w:rsidRPr="00D86F47" w:rsidRDefault="00C17EBB" w:rsidP="007C4D0E">
            <w:pPr>
              <w:pStyle w:val="GOSTTablenorm"/>
              <w:suppressAutoHyphens/>
            </w:pPr>
            <w:r w:rsidRPr="00D86F47">
              <w:rPr>
                <w:szCs w:val="22"/>
              </w:rPr>
              <w:t>Код_валюты_учета</w:t>
            </w:r>
          </w:p>
        </w:tc>
        <w:tc>
          <w:tcPr>
            <w:tcW w:w="273" w:type="pct"/>
            <w:tcBorders>
              <w:top w:val="single" w:sz="4" w:space="0" w:color="auto"/>
              <w:left w:val="single" w:sz="4" w:space="0" w:color="auto"/>
              <w:bottom w:val="single" w:sz="4" w:space="0" w:color="auto"/>
              <w:right w:val="single" w:sz="4" w:space="0" w:color="auto"/>
            </w:tcBorders>
            <w:hideMark/>
          </w:tcPr>
          <w:p w14:paraId="089E9431" w14:textId="77777777" w:rsidR="00C17EBB" w:rsidRPr="00D86F47" w:rsidRDefault="00C17EBB" w:rsidP="007C4D0E">
            <w:pPr>
              <w:pStyle w:val="GOSTTablenorm"/>
              <w:suppressAutoHyphens/>
            </w:pPr>
            <w:r w:rsidRPr="00D86F47">
              <w:rPr>
                <w:szCs w:val="22"/>
              </w:rPr>
              <w:t>да</w:t>
            </w:r>
          </w:p>
        </w:tc>
        <w:tc>
          <w:tcPr>
            <w:tcW w:w="1126" w:type="pct"/>
            <w:tcBorders>
              <w:top w:val="single" w:sz="4" w:space="0" w:color="auto"/>
              <w:left w:val="single" w:sz="4" w:space="0" w:color="auto"/>
              <w:bottom w:val="single" w:sz="4" w:space="0" w:color="auto"/>
              <w:right w:val="single" w:sz="4" w:space="0" w:color="auto"/>
            </w:tcBorders>
            <w:hideMark/>
          </w:tcPr>
          <w:p w14:paraId="46A7CF21" w14:textId="77777777" w:rsidR="00C17EBB" w:rsidRPr="00D86F47" w:rsidRDefault="00C17EBB" w:rsidP="007C4D0E">
            <w:pPr>
              <w:pStyle w:val="GOSTTablenorm"/>
              <w:suppressAutoHyphens/>
            </w:pPr>
            <w:r w:rsidRPr="00D86F47">
              <w:rPr>
                <w:szCs w:val="22"/>
              </w:rPr>
              <w:t>Код валюты учета по ОКВ</w:t>
            </w:r>
          </w:p>
        </w:tc>
        <w:tc>
          <w:tcPr>
            <w:tcW w:w="1122" w:type="pct"/>
            <w:tcBorders>
              <w:top w:val="single" w:sz="4" w:space="0" w:color="auto"/>
              <w:left w:val="single" w:sz="4" w:space="0" w:color="auto"/>
              <w:bottom w:val="single" w:sz="4" w:space="0" w:color="auto"/>
              <w:right w:val="single" w:sz="4" w:space="0" w:color="auto"/>
            </w:tcBorders>
            <w:hideMark/>
          </w:tcPr>
          <w:p w14:paraId="2EC1F661" w14:textId="77777777" w:rsidR="00C17EBB" w:rsidRPr="00D86F47" w:rsidRDefault="00C17EBB" w:rsidP="007C4D0E">
            <w:pPr>
              <w:pStyle w:val="GOSTTablenorm"/>
              <w:suppressAutoHyphens/>
            </w:pPr>
            <w:r w:rsidRPr="00D86F47">
              <w:t>-</w:t>
            </w:r>
          </w:p>
        </w:tc>
        <w:tc>
          <w:tcPr>
            <w:tcW w:w="1354" w:type="pct"/>
            <w:tcBorders>
              <w:top w:val="single" w:sz="4" w:space="0" w:color="auto"/>
              <w:left w:val="single" w:sz="4" w:space="0" w:color="auto"/>
              <w:bottom w:val="single" w:sz="4" w:space="0" w:color="auto"/>
              <w:right w:val="single" w:sz="4" w:space="0" w:color="auto"/>
            </w:tcBorders>
            <w:hideMark/>
          </w:tcPr>
          <w:p w14:paraId="6215C340" w14:textId="77777777" w:rsidR="00C17EBB" w:rsidRPr="00D86F47" w:rsidRDefault="00C17EBB" w:rsidP="007C4D0E">
            <w:pPr>
              <w:pStyle w:val="GOSTTablenorm"/>
              <w:suppressAutoHyphens/>
            </w:pPr>
            <w:r w:rsidRPr="00D86F47">
              <w:t>Указывается значение «643»</w:t>
            </w:r>
          </w:p>
        </w:tc>
      </w:tr>
      <w:tr w:rsidR="0004239F" w14:paraId="6856758D" w14:textId="77777777" w:rsidTr="0004239F">
        <w:tc>
          <w:tcPr>
            <w:tcW w:w="1124" w:type="pct"/>
            <w:tcBorders>
              <w:top w:val="single" w:sz="4" w:space="0" w:color="auto"/>
              <w:left w:val="single" w:sz="4" w:space="0" w:color="auto"/>
              <w:bottom w:val="single" w:sz="4" w:space="0" w:color="auto"/>
              <w:right w:val="single" w:sz="4" w:space="0" w:color="auto"/>
            </w:tcBorders>
            <w:hideMark/>
          </w:tcPr>
          <w:p w14:paraId="585AE868" w14:textId="77777777" w:rsidR="00C17EBB" w:rsidRPr="00D86F47" w:rsidRDefault="00C17EBB" w:rsidP="007C4D0E">
            <w:pPr>
              <w:pStyle w:val="GOSTTablenorm"/>
              <w:suppressAutoHyphens/>
            </w:pPr>
            <w:r w:rsidRPr="00D86F47">
              <w:t>Дата_ввода_в_действие</w:t>
            </w:r>
          </w:p>
        </w:tc>
        <w:tc>
          <w:tcPr>
            <w:tcW w:w="273" w:type="pct"/>
            <w:tcBorders>
              <w:top w:val="single" w:sz="4" w:space="0" w:color="auto"/>
              <w:left w:val="single" w:sz="4" w:space="0" w:color="auto"/>
              <w:bottom w:val="single" w:sz="4" w:space="0" w:color="auto"/>
              <w:right w:val="single" w:sz="4" w:space="0" w:color="auto"/>
            </w:tcBorders>
            <w:hideMark/>
          </w:tcPr>
          <w:p w14:paraId="3292B706" w14:textId="77777777" w:rsidR="00C17EBB" w:rsidRPr="00D86F47" w:rsidRDefault="00C17EBB" w:rsidP="007C4D0E">
            <w:pPr>
              <w:pStyle w:val="GOSTTablenorm"/>
              <w:suppressAutoHyphens/>
            </w:pPr>
            <w:r w:rsidRPr="00D86F47">
              <w:t>да</w:t>
            </w:r>
          </w:p>
        </w:tc>
        <w:tc>
          <w:tcPr>
            <w:tcW w:w="1126" w:type="pct"/>
            <w:tcBorders>
              <w:top w:val="single" w:sz="4" w:space="0" w:color="auto"/>
              <w:left w:val="single" w:sz="4" w:space="0" w:color="auto"/>
              <w:bottom w:val="single" w:sz="4" w:space="0" w:color="auto"/>
              <w:right w:val="single" w:sz="4" w:space="0" w:color="auto"/>
            </w:tcBorders>
            <w:hideMark/>
          </w:tcPr>
          <w:p w14:paraId="41842178" w14:textId="77777777" w:rsidR="00C17EBB" w:rsidRPr="00D86F47" w:rsidRDefault="00C17EBB" w:rsidP="007C4D0E">
            <w:pPr>
              <w:pStyle w:val="GOSTTablenorm"/>
              <w:suppressAutoHyphens/>
            </w:pPr>
            <w:r w:rsidRPr="00D86F47">
              <w:t>Дата ввода в действие</w:t>
            </w:r>
          </w:p>
        </w:tc>
        <w:tc>
          <w:tcPr>
            <w:tcW w:w="1122" w:type="pct"/>
            <w:tcBorders>
              <w:top w:val="single" w:sz="4" w:space="0" w:color="auto"/>
              <w:left w:val="single" w:sz="4" w:space="0" w:color="auto"/>
              <w:bottom w:val="single" w:sz="4" w:space="0" w:color="auto"/>
              <w:right w:val="single" w:sz="4" w:space="0" w:color="auto"/>
            </w:tcBorders>
            <w:hideMark/>
          </w:tcPr>
          <w:p w14:paraId="0504CC98" w14:textId="77777777" w:rsidR="00C17EBB" w:rsidRPr="00D86F47" w:rsidRDefault="00C17EBB" w:rsidP="007C4D0E">
            <w:pPr>
              <w:pStyle w:val="GOSTTablenorm"/>
              <w:suppressAutoHyphens/>
            </w:pPr>
            <w:r w:rsidRPr="00D86F47">
              <w:t>SettlementDate (из заголовка запроса)</w:t>
            </w:r>
          </w:p>
        </w:tc>
        <w:tc>
          <w:tcPr>
            <w:tcW w:w="1354" w:type="pct"/>
            <w:tcBorders>
              <w:top w:val="single" w:sz="4" w:space="0" w:color="auto"/>
              <w:left w:val="single" w:sz="4" w:space="0" w:color="auto"/>
              <w:bottom w:val="single" w:sz="4" w:space="0" w:color="auto"/>
              <w:right w:val="single" w:sz="4" w:space="0" w:color="auto"/>
            </w:tcBorders>
            <w:hideMark/>
          </w:tcPr>
          <w:p w14:paraId="24298816" w14:textId="77777777" w:rsidR="00C17EBB" w:rsidRPr="00D86F47" w:rsidRDefault="00C17EBB" w:rsidP="007C4D0E">
            <w:pPr>
              <w:pStyle w:val="GOSTTablenorm"/>
              <w:suppressAutoHyphens/>
            </w:pPr>
            <w:r w:rsidRPr="00D86F47">
              <w:t>Для данного типа документов Дата_ввода_в_действие = Дата_отражения_в_учете</w:t>
            </w:r>
          </w:p>
        </w:tc>
      </w:tr>
      <w:tr w:rsidR="0004239F" w14:paraId="142843D3" w14:textId="77777777" w:rsidTr="0004239F">
        <w:tc>
          <w:tcPr>
            <w:tcW w:w="1124" w:type="pct"/>
            <w:tcBorders>
              <w:top w:val="single" w:sz="4" w:space="0" w:color="auto"/>
              <w:left w:val="single" w:sz="4" w:space="0" w:color="auto"/>
              <w:bottom w:val="single" w:sz="4" w:space="0" w:color="auto"/>
              <w:right w:val="single" w:sz="4" w:space="0" w:color="auto"/>
            </w:tcBorders>
          </w:tcPr>
          <w:p w14:paraId="53F14853" w14:textId="3056A9AF" w:rsidR="005E3717" w:rsidRPr="00D86F47" w:rsidRDefault="005E3717" w:rsidP="007C4D0E">
            <w:pPr>
              <w:pStyle w:val="GOSTTablenorm"/>
              <w:suppressAutoHyphens/>
            </w:pPr>
            <w:r w:rsidRPr="005E3717">
              <w:t>Уровень_конфиденциальности</w:t>
            </w:r>
          </w:p>
        </w:tc>
        <w:tc>
          <w:tcPr>
            <w:tcW w:w="273" w:type="pct"/>
            <w:tcBorders>
              <w:top w:val="single" w:sz="4" w:space="0" w:color="auto"/>
              <w:left w:val="single" w:sz="4" w:space="0" w:color="auto"/>
              <w:bottom w:val="single" w:sz="4" w:space="0" w:color="auto"/>
              <w:right w:val="single" w:sz="4" w:space="0" w:color="auto"/>
            </w:tcBorders>
          </w:tcPr>
          <w:p w14:paraId="6A706A0C" w14:textId="28816248" w:rsidR="005E3717" w:rsidRPr="00D86F47" w:rsidRDefault="00D10126" w:rsidP="007C4D0E">
            <w:pPr>
              <w:pStyle w:val="GOSTTablenorm"/>
              <w:suppressAutoHyphens/>
            </w:pPr>
            <w:r>
              <w:t>нет</w:t>
            </w:r>
          </w:p>
        </w:tc>
        <w:tc>
          <w:tcPr>
            <w:tcW w:w="1126" w:type="pct"/>
            <w:tcBorders>
              <w:top w:val="single" w:sz="4" w:space="0" w:color="auto"/>
              <w:left w:val="single" w:sz="4" w:space="0" w:color="auto"/>
              <w:bottom w:val="single" w:sz="4" w:space="0" w:color="auto"/>
              <w:right w:val="single" w:sz="4" w:space="0" w:color="auto"/>
            </w:tcBorders>
          </w:tcPr>
          <w:p w14:paraId="75A13CA7" w14:textId="4DDFAF77" w:rsidR="005E3717" w:rsidRPr="00D86F47" w:rsidRDefault="005E3717" w:rsidP="007C4D0E">
            <w:pPr>
              <w:pStyle w:val="GOSTTablenorm"/>
              <w:suppressAutoHyphens/>
            </w:pPr>
            <w:r w:rsidRPr="005E3717">
              <w:t>Уровень конфиденциальности</w:t>
            </w:r>
          </w:p>
        </w:tc>
        <w:tc>
          <w:tcPr>
            <w:tcW w:w="1122" w:type="pct"/>
            <w:tcBorders>
              <w:top w:val="single" w:sz="4" w:space="0" w:color="auto"/>
              <w:left w:val="single" w:sz="4" w:space="0" w:color="auto"/>
              <w:bottom w:val="single" w:sz="4" w:space="0" w:color="auto"/>
              <w:right w:val="single" w:sz="4" w:space="0" w:color="auto"/>
            </w:tcBorders>
          </w:tcPr>
          <w:p w14:paraId="45A0BAE5" w14:textId="1743B50A" w:rsidR="005E3717" w:rsidRPr="00D86F47" w:rsidRDefault="001E6803" w:rsidP="007C4D0E">
            <w:pPr>
              <w:pStyle w:val="GOSTTablenorm"/>
              <w:suppressAutoHyphens/>
            </w:pPr>
            <w:r w:rsidRPr="001E6803">
              <w:t>StmInfrmtn_AccessLevelStereotype</w:t>
            </w:r>
            <w:r w:rsidRPr="001E6803" w:rsidDel="001E6803">
              <w:t xml:space="preserve"> </w:t>
            </w:r>
          </w:p>
        </w:tc>
        <w:tc>
          <w:tcPr>
            <w:tcW w:w="1354" w:type="pct"/>
            <w:tcBorders>
              <w:top w:val="single" w:sz="4" w:space="0" w:color="auto"/>
              <w:left w:val="single" w:sz="4" w:space="0" w:color="auto"/>
              <w:bottom w:val="single" w:sz="4" w:space="0" w:color="auto"/>
              <w:right w:val="single" w:sz="4" w:space="0" w:color="auto"/>
            </w:tcBorders>
          </w:tcPr>
          <w:p w14:paraId="422EB025" w14:textId="6D5819DB" w:rsidR="005E3717" w:rsidRPr="00D86F47" w:rsidRDefault="001E6803" w:rsidP="007C4D0E">
            <w:pPr>
              <w:pStyle w:val="GOSTTablenorm"/>
              <w:suppressAutoHyphens/>
            </w:pPr>
            <w:r>
              <w:t>-</w:t>
            </w:r>
          </w:p>
        </w:tc>
      </w:tr>
      <w:tr w:rsidR="00CC6190" w14:paraId="1CF1F819" w14:textId="77777777" w:rsidTr="0004239F">
        <w:tc>
          <w:tcPr>
            <w:tcW w:w="1124" w:type="pct"/>
            <w:tcBorders>
              <w:top w:val="single" w:sz="4" w:space="0" w:color="auto"/>
              <w:left w:val="single" w:sz="4" w:space="0" w:color="auto"/>
              <w:bottom w:val="single" w:sz="4" w:space="0" w:color="auto"/>
              <w:right w:val="single" w:sz="4" w:space="0" w:color="auto"/>
            </w:tcBorders>
          </w:tcPr>
          <w:p w14:paraId="6EE31EBC" w14:textId="4D060C46" w:rsidR="00CC6190" w:rsidRPr="00CC6190" w:rsidRDefault="00CC6190" w:rsidP="007C4D0E">
            <w:pPr>
              <w:pStyle w:val="GOSTTablenorm"/>
              <w:suppressAutoHyphens/>
              <w:rPr>
                <w:highlight w:val="yellow"/>
              </w:rPr>
            </w:pPr>
            <w:r w:rsidRPr="00CC6190">
              <w:rPr>
                <w:highlight w:val="yellow"/>
              </w:rPr>
              <w:t>ППС_исх_id</w:t>
            </w:r>
          </w:p>
        </w:tc>
        <w:tc>
          <w:tcPr>
            <w:tcW w:w="273" w:type="pct"/>
            <w:tcBorders>
              <w:top w:val="single" w:sz="4" w:space="0" w:color="auto"/>
              <w:left w:val="single" w:sz="4" w:space="0" w:color="auto"/>
              <w:bottom w:val="single" w:sz="4" w:space="0" w:color="auto"/>
              <w:right w:val="single" w:sz="4" w:space="0" w:color="auto"/>
            </w:tcBorders>
          </w:tcPr>
          <w:p w14:paraId="1A1F0CF5" w14:textId="1D2CF03D" w:rsidR="00CC6190" w:rsidRPr="00CC6190" w:rsidRDefault="00CC6190" w:rsidP="007C4D0E">
            <w:pPr>
              <w:pStyle w:val="GOSTTablenorm"/>
              <w:suppressAutoHyphens/>
              <w:rPr>
                <w:highlight w:val="yellow"/>
              </w:rPr>
            </w:pPr>
            <w:r w:rsidRPr="00CC6190">
              <w:rPr>
                <w:highlight w:val="yellow"/>
              </w:rPr>
              <w:t>нет</w:t>
            </w:r>
          </w:p>
        </w:tc>
        <w:tc>
          <w:tcPr>
            <w:tcW w:w="1126" w:type="pct"/>
            <w:tcBorders>
              <w:top w:val="single" w:sz="4" w:space="0" w:color="auto"/>
              <w:left w:val="single" w:sz="4" w:space="0" w:color="auto"/>
              <w:bottom w:val="single" w:sz="4" w:space="0" w:color="auto"/>
              <w:right w:val="single" w:sz="4" w:space="0" w:color="auto"/>
            </w:tcBorders>
          </w:tcPr>
          <w:p w14:paraId="3440D3D1" w14:textId="3D068C40" w:rsidR="00CC6190" w:rsidRPr="00CC6190" w:rsidRDefault="00CC6190" w:rsidP="007C4D0E">
            <w:pPr>
              <w:pStyle w:val="GOSTTablenorm"/>
              <w:suppressAutoHyphens/>
              <w:rPr>
                <w:highlight w:val="yellow"/>
              </w:rPr>
            </w:pPr>
            <w:r w:rsidRPr="00CC6190">
              <w:rPr>
                <w:highlight w:val="yellow"/>
              </w:rPr>
              <w:t>Идентификатор связанного документа</w:t>
            </w:r>
          </w:p>
        </w:tc>
        <w:tc>
          <w:tcPr>
            <w:tcW w:w="1122" w:type="pct"/>
            <w:tcBorders>
              <w:top w:val="single" w:sz="4" w:space="0" w:color="auto"/>
              <w:left w:val="single" w:sz="4" w:space="0" w:color="auto"/>
              <w:bottom w:val="single" w:sz="4" w:space="0" w:color="auto"/>
              <w:right w:val="single" w:sz="4" w:space="0" w:color="auto"/>
            </w:tcBorders>
          </w:tcPr>
          <w:p w14:paraId="360AD756" w14:textId="24CC2DEB" w:rsidR="00CC6190" w:rsidRPr="00CC6190" w:rsidRDefault="00CC6190" w:rsidP="007C4D0E">
            <w:pPr>
              <w:pStyle w:val="GOSTTablenorm"/>
              <w:suppressAutoHyphens/>
              <w:rPr>
                <w:highlight w:val="yellow"/>
              </w:rPr>
            </w:pPr>
            <w:r w:rsidRPr="00CC6190">
              <w:rPr>
                <w:highlight w:val="yellow"/>
              </w:rPr>
              <w:t>BRE_PARENTDOCGUID</w:t>
            </w:r>
          </w:p>
        </w:tc>
        <w:tc>
          <w:tcPr>
            <w:tcW w:w="1354" w:type="pct"/>
            <w:tcBorders>
              <w:top w:val="single" w:sz="4" w:space="0" w:color="auto"/>
              <w:left w:val="single" w:sz="4" w:space="0" w:color="auto"/>
              <w:bottom w:val="single" w:sz="4" w:space="0" w:color="auto"/>
              <w:right w:val="single" w:sz="4" w:space="0" w:color="auto"/>
            </w:tcBorders>
          </w:tcPr>
          <w:p w14:paraId="58F3D2FC" w14:textId="19810020" w:rsidR="00CC6190" w:rsidRPr="005E3717" w:rsidDel="001E6803" w:rsidRDefault="00CC6190" w:rsidP="007C4D0E">
            <w:pPr>
              <w:pStyle w:val="GOSTTablenorm"/>
              <w:suppressAutoHyphens/>
            </w:pPr>
            <w:r w:rsidRPr="00CC6190">
              <w:rPr>
                <w:highlight w:val="yellow"/>
              </w:rPr>
              <w:t>-</w:t>
            </w:r>
          </w:p>
        </w:tc>
      </w:tr>
      <w:tr w:rsidR="0004239F" w14:paraId="780FD6F5" w14:textId="77777777" w:rsidTr="0004239F">
        <w:tc>
          <w:tcPr>
            <w:tcW w:w="1124" w:type="pct"/>
            <w:tcBorders>
              <w:top w:val="single" w:sz="4" w:space="0" w:color="auto"/>
              <w:left w:val="single" w:sz="4" w:space="0" w:color="auto"/>
              <w:bottom w:val="single" w:sz="4" w:space="0" w:color="auto"/>
              <w:right w:val="single" w:sz="4" w:space="0" w:color="auto"/>
            </w:tcBorders>
          </w:tcPr>
          <w:p w14:paraId="732AADC9" w14:textId="4337786D" w:rsidR="005E3717" w:rsidRPr="005E3717" w:rsidRDefault="001E6803" w:rsidP="005D325B">
            <w:pPr>
              <w:pStyle w:val="GOSTTablenorm"/>
              <w:suppressAutoHyphens/>
            </w:pPr>
            <w:commentRangeStart w:id="6142"/>
            <w:r w:rsidRPr="00F12544">
              <w:rPr>
                <w:color w:val="FF0000"/>
              </w:rPr>
              <w:t>Код_ТОФК_субъекта_учета</w:t>
            </w:r>
            <w:commentRangeEnd w:id="6142"/>
            <w:r w:rsidR="00F12544">
              <w:rPr>
                <w:rStyle w:val="afff4"/>
              </w:rPr>
              <w:commentReference w:id="6142"/>
            </w:r>
          </w:p>
        </w:tc>
        <w:tc>
          <w:tcPr>
            <w:tcW w:w="273" w:type="pct"/>
            <w:tcBorders>
              <w:top w:val="single" w:sz="4" w:space="0" w:color="auto"/>
              <w:left w:val="single" w:sz="4" w:space="0" w:color="auto"/>
              <w:bottom w:val="single" w:sz="4" w:space="0" w:color="auto"/>
              <w:right w:val="single" w:sz="4" w:space="0" w:color="auto"/>
            </w:tcBorders>
          </w:tcPr>
          <w:p w14:paraId="4759F7EC" w14:textId="4BAA49ED" w:rsidR="005E3717" w:rsidRDefault="005E3717" w:rsidP="007C4D0E">
            <w:pPr>
              <w:pStyle w:val="GOSTTablenorm"/>
              <w:suppressAutoHyphens/>
            </w:pPr>
            <w:r>
              <w:t>да</w:t>
            </w:r>
          </w:p>
        </w:tc>
        <w:tc>
          <w:tcPr>
            <w:tcW w:w="1126" w:type="pct"/>
            <w:tcBorders>
              <w:top w:val="single" w:sz="4" w:space="0" w:color="auto"/>
              <w:left w:val="single" w:sz="4" w:space="0" w:color="auto"/>
              <w:bottom w:val="single" w:sz="4" w:space="0" w:color="auto"/>
              <w:right w:val="single" w:sz="4" w:space="0" w:color="auto"/>
            </w:tcBorders>
          </w:tcPr>
          <w:p w14:paraId="6188F4F8" w14:textId="370A67C7" w:rsidR="005E3717" w:rsidRPr="005E3717" w:rsidRDefault="005E3717" w:rsidP="007C4D0E">
            <w:pPr>
              <w:pStyle w:val="GOSTTablenorm"/>
              <w:suppressAutoHyphens/>
            </w:pPr>
            <w:r w:rsidRPr="005E3717">
              <w:t>2-х значный код субъекта учета</w:t>
            </w:r>
          </w:p>
        </w:tc>
        <w:tc>
          <w:tcPr>
            <w:tcW w:w="1122" w:type="pct"/>
            <w:tcBorders>
              <w:top w:val="single" w:sz="4" w:space="0" w:color="auto"/>
              <w:left w:val="single" w:sz="4" w:space="0" w:color="auto"/>
              <w:bottom w:val="single" w:sz="4" w:space="0" w:color="auto"/>
              <w:right w:val="single" w:sz="4" w:space="0" w:color="auto"/>
            </w:tcBorders>
          </w:tcPr>
          <w:p w14:paraId="5E2ABEEF" w14:textId="0B9CE93B" w:rsidR="005E3717" w:rsidRDefault="005E3717" w:rsidP="007C4D0E">
            <w:pPr>
              <w:pStyle w:val="GOSTTablenorm"/>
              <w:suppressAutoHyphens/>
            </w:pPr>
            <w:r w:rsidRPr="005E3717">
              <w:t>Subject</w:t>
            </w:r>
          </w:p>
        </w:tc>
        <w:tc>
          <w:tcPr>
            <w:tcW w:w="1354" w:type="pct"/>
            <w:tcBorders>
              <w:top w:val="single" w:sz="4" w:space="0" w:color="auto"/>
              <w:left w:val="single" w:sz="4" w:space="0" w:color="auto"/>
              <w:bottom w:val="single" w:sz="4" w:space="0" w:color="auto"/>
              <w:right w:val="single" w:sz="4" w:space="0" w:color="auto"/>
            </w:tcBorders>
          </w:tcPr>
          <w:p w14:paraId="28EBC5CB" w14:textId="3ADFE787" w:rsidR="005E3717" w:rsidRPr="005E3717" w:rsidRDefault="00F12544" w:rsidP="007C4D0E">
            <w:pPr>
              <w:pStyle w:val="GOSTTablenorm"/>
              <w:suppressAutoHyphens/>
            </w:pPr>
            <w:r>
              <w:t xml:space="preserve">Атрибут заполняется 1-2 символами тега </w:t>
            </w:r>
            <w:r w:rsidRPr="005E3717">
              <w:t>Subject</w:t>
            </w:r>
            <w:r w:rsidDel="00F12544">
              <w:t xml:space="preserve"> </w:t>
            </w:r>
          </w:p>
        </w:tc>
      </w:tr>
      <w:tr w:rsidR="0004239F" w14:paraId="30E4C67E" w14:textId="77777777" w:rsidTr="0004239F">
        <w:tc>
          <w:tcPr>
            <w:tcW w:w="1124" w:type="pct"/>
            <w:tcBorders>
              <w:top w:val="single" w:sz="4" w:space="0" w:color="auto"/>
              <w:left w:val="single" w:sz="4" w:space="0" w:color="auto"/>
              <w:bottom w:val="single" w:sz="4" w:space="0" w:color="auto"/>
              <w:right w:val="single" w:sz="4" w:space="0" w:color="auto"/>
            </w:tcBorders>
          </w:tcPr>
          <w:p w14:paraId="2C23404D" w14:textId="035E67CD" w:rsidR="005017B6" w:rsidRDefault="005017B6" w:rsidP="007C4D0E">
            <w:pPr>
              <w:pStyle w:val="GOSTTablenorm"/>
              <w:suppressAutoHyphens/>
            </w:pPr>
            <w:r w:rsidRPr="005017B6">
              <w:t>КС_получателя</w:t>
            </w:r>
          </w:p>
        </w:tc>
        <w:tc>
          <w:tcPr>
            <w:tcW w:w="273" w:type="pct"/>
            <w:tcBorders>
              <w:top w:val="single" w:sz="4" w:space="0" w:color="auto"/>
              <w:left w:val="single" w:sz="4" w:space="0" w:color="auto"/>
              <w:bottom w:val="single" w:sz="4" w:space="0" w:color="auto"/>
              <w:right w:val="single" w:sz="4" w:space="0" w:color="auto"/>
            </w:tcBorders>
          </w:tcPr>
          <w:p w14:paraId="5F668CA8" w14:textId="76BC58AB" w:rsidR="005017B6" w:rsidRDefault="005017B6" w:rsidP="007C4D0E">
            <w:pPr>
              <w:pStyle w:val="GOSTTablenorm"/>
              <w:suppressAutoHyphens/>
            </w:pPr>
            <w:r>
              <w:t>да</w:t>
            </w:r>
          </w:p>
        </w:tc>
        <w:tc>
          <w:tcPr>
            <w:tcW w:w="1126" w:type="pct"/>
            <w:tcBorders>
              <w:top w:val="single" w:sz="4" w:space="0" w:color="auto"/>
              <w:left w:val="single" w:sz="4" w:space="0" w:color="auto"/>
              <w:bottom w:val="single" w:sz="4" w:space="0" w:color="auto"/>
              <w:right w:val="single" w:sz="4" w:space="0" w:color="auto"/>
            </w:tcBorders>
          </w:tcPr>
          <w:p w14:paraId="7C2EFC31" w14:textId="67A2CBF1" w:rsidR="005017B6" w:rsidRPr="005017B6" w:rsidRDefault="005017B6" w:rsidP="007C4D0E">
            <w:pPr>
              <w:pStyle w:val="GOSTTablenorm"/>
              <w:suppressAutoHyphens/>
            </w:pPr>
            <w:r w:rsidRPr="005017B6">
              <w:t>Расчетный или казначеский счет получателя</w:t>
            </w:r>
          </w:p>
        </w:tc>
        <w:tc>
          <w:tcPr>
            <w:tcW w:w="1122" w:type="pct"/>
            <w:tcBorders>
              <w:top w:val="single" w:sz="4" w:space="0" w:color="auto"/>
              <w:left w:val="single" w:sz="4" w:space="0" w:color="auto"/>
              <w:bottom w:val="single" w:sz="4" w:space="0" w:color="auto"/>
              <w:right w:val="single" w:sz="4" w:space="0" w:color="auto"/>
            </w:tcBorders>
          </w:tcPr>
          <w:p w14:paraId="4F590921" w14:textId="77777777" w:rsidR="005017B6" w:rsidRPr="00624DA3" w:rsidRDefault="005017B6" w:rsidP="005017B6">
            <w:pPr>
              <w:pStyle w:val="GOSTTablenorm"/>
              <w:suppressAutoHyphens/>
              <w:rPr>
                <w:lang w:val="en-US"/>
              </w:rPr>
            </w:pPr>
            <w:r w:rsidRPr="00624DA3">
              <w:rPr>
                <w:lang w:val="en-US"/>
              </w:rPr>
              <w:t>R_CHECKACC</w:t>
            </w:r>
          </w:p>
          <w:p w14:paraId="25C018FF" w14:textId="77777777" w:rsidR="005017B6" w:rsidRPr="00624DA3" w:rsidRDefault="005017B6" w:rsidP="005017B6">
            <w:pPr>
              <w:pStyle w:val="GOSTTablenorm"/>
              <w:suppressAutoHyphens/>
              <w:rPr>
                <w:lang w:val="en-US"/>
              </w:rPr>
            </w:pPr>
            <w:r>
              <w:t>или</w:t>
            </w:r>
          </w:p>
          <w:p w14:paraId="318DEAF9" w14:textId="558BB897" w:rsidR="005017B6" w:rsidRPr="00624DA3" w:rsidRDefault="005017B6" w:rsidP="005017B6">
            <w:pPr>
              <w:pStyle w:val="GOSTTablenorm"/>
              <w:suppressAutoHyphens/>
              <w:rPr>
                <w:lang w:val="en-US"/>
              </w:rPr>
            </w:pPr>
            <w:r w:rsidRPr="00624DA3">
              <w:rPr>
                <w:lang w:val="en-US"/>
              </w:rPr>
              <w:t>R_SUCCESSORACCOUNT</w:t>
            </w:r>
          </w:p>
        </w:tc>
        <w:tc>
          <w:tcPr>
            <w:tcW w:w="1354" w:type="pct"/>
            <w:tcBorders>
              <w:top w:val="single" w:sz="4" w:space="0" w:color="auto"/>
              <w:left w:val="single" w:sz="4" w:space="0" w:color="auto"/>
              <w:bottom w:val="single" w:sz="4" w:space="0" w:color="auto"/>
              <w:right w:val="single" w:sz="4" w:space="0" w:color="auto"/>
            </w:tcBorders>
          </w:tcPr>
          <w:p w14:paraId="2C7C2002" w14:textId="19CC1DD2" w:rsidR="005017B6" w:rsidRDefault="001E6803" w:rsidP="005017B6">
            <w:pPr>
              <w:pStyle w:val="GOSTTablenorm"/>
              <w:suppressAutoHyphens/>
            </w:pPr>
            <w:r>
              <w:t>Заполняется значением из тега R_SUCCESSORACCOUNT, ИЛИ, если тег R_SUCCESSORACCOUNT не заполнен, то заполняется значением из тега R_CHECKACC</w:t>
            </w:r>
          </w:p>
        </w:tc>
      </w:tr>
      <w:tr w:rsidR="0004239F" w14:paraId="6E47E9E3" w14:textId="77777777" w:rsidTr="0004239F">
        <w:tc>
          <w:tcPr>
            <w:tcW w:w="1124" w:type="pct"/>
            <w:tcBorders>
              <w:top w:val="single" w:sz="4" w:space="0" w:color="auto"/>
              <w:left w:val="single" w:sz="4" w:space="0" w:color="auto"/>
              <w:bottom w:val="single" w:sz="4" w:space="0" w:color="auto"/>
              <w:right w:val="single" w:sz="4" w:space="0" w:color="auto"/>
            </w:tcBorders>
          </w:tcPr>
          <w:p w14:paraId="4BAB15E1" w14:textId="2463C45C" w:rsidR="005017B6" w:rsidRPr="005017B6" w:rsidRDefault="005017B6" w:rsidP="007C4D0E">
            <w:pPr>
              <w:pStyle w:val="GOSTTablenorm"/>
              <w:suppressAutoHyphens/>
            </w:pPr>
            <w:r w:rsidRPr="005017B6">
              <w:t>КС_плательщика</w:t>
            </w:r>
          </w:p>
        </w:tc>
        <w:tc>
          <w:tcPr>
            <w:tcW w:w="273" w:type="pct"/>
            <w:tcBorders>
              <w:top w:val="single" w:sz="4" w:space="0" w:color="auto"/>
              <w:left w:val="single" w:sz="4" w:space="0" w:color="auto"/>
              <w:bottom w:val="single" w:sz="4" w:space="0" w:color="auto"/>
              <w:right w:val="single" w:sz="4" w:space="0" w:color="auto"/>
            </w:tcBorders>
          </w:tcPr>
          <w:p w14:paraId="7D73472E" w14:textId="6DD1E21D" w:rsidR="005017B6" w:rsidRDefault="005017B6" w:rsidP="007C4D0E">
            <w:pPr>
              <w:pStyle w:val="GOSTTablenorm"/>
              <w:suppressAutoHyphens/>
            </w:pPr>
            <w:r>
              <w:t>нет</w:t>
            </w:r>
          </w:p>
        </w:tc>
        <w:tc>
          <w:tcPr>
            <w:tcW w:w="1126" w:type="pct"/>
            <w:tcBorders>
              <w:top w:val="single" w:sz="4" w:space="0" w:color="auto"/>
              <w:left w:val="single" w:sz="4" w:space="0" w:color="auto"/>
              <w:bottom w:val="single" w:sz="4" w:space="0" w:color="auto"/>
              <w:right w:val="single" w:sz="4" w:space="0" w:color="auto"/>
            </w:tcBorders>
          </w:tcPr>
          <w:p w14:paraId="4A7EA5DF" w14:textId="4E8E1B80" w:rsidR="005017B6" w:rsidRPr="005017B6" w:rsidRDefault="005017B6" w:rsidP="007C4D0E">
            <w:pPr>
              <w:pStyle w:val="GOSTTablenorm"/>
              <w:suppressAutoHyphens/>
            </w:pPr>
            <w:r w:rsidRPr="005017B6">
              <w:t>Казначейский счет плательщика</w:t>
            </w:r>
          </w:p>
        </w:tc>
        <w:tc>
          <w:tcPr>
            <w:tcW w:w="1122" w:type="pct"/>
            <w:tcBorders>
              <w:top w:val="single" w:sz="4" w:space="0" w:color="auto"/>
              <w:left w:val="single" w:sz="4" w:space="0" w:color="auto"/>
              <w:bottom w:val="single" w:sz="4" w:space="0" w:color="auto"/>
              <w:right w:val="single" w:sz="4" w:space="0" w:color="auto"/>
            </w:tcBorders>
          </w:tcPr>
          <w:p w14:paraId="77AE4715" w14:textId="7ADF0A05" w:rsidR="005017B6" w:rsidRDefault="005017B6" w:rsidP="005017B6">
            <w:pPr>
              <w:pStyle w:val="GOSTTablenorm"/>
              <w:suppressAutoHyphens/>
            </w:pPr>
            <w:r w:rsidRPr="005017B6">
              <w:t>P_CHECKACC</w:t>
            </w:r>
          </w:p>
        </w:tc>
        <w:tc>
          <w:tcPr>
            <w:tcW w:w="1354" w:type="pct"/>
            <w:tcBorders>
              <w:top w:val="single" w:sz="4" w:space="0" w:color="auto"/>
              <w:left w:val="single" w:sz="4" w:space="0" w:color="auto"/>
              <w:bottom w:val="single" w:sz="4" w:space="0" w:color="auto"/>
              <w:right w:val="single" w:sz="4" w:space="0" w:color="auto"/>
            </w:tcBorders>
          </w:tcPr>
          <w:p w14:paraId="73E9E01F" w14:textId="6E7BC5B5" w:rsidR="005017B6" w:rsidRDefault="005017B6" w:rsidP="005017B6">
            <w:pPr>
              <w:pStyle w:val="GOSTTablenorm"/>
              <w:suppressAutoHyphens/>
            </w:pPr>
            <w:r>
              <w:t>-</w:t>
            </w:r>
          </w:p>
        </w:tc>
      </w:tr>
      <w:tr w:rsidR="0004239F" w14:paraId="66E19814" w14:textId="77777777" w:rsidTr="0004239F">
        <w:tc>
          <w:tcPr>
            <w:tcW w:w="1124" w:type="pct"/>
            <w:tcBorders>
              <w:top w:val="single" w:sz="4" w:space="0" w:color="auto"/>
              <w:left w:val="single" w:sz="4" w:space="0" w:color="auto"/>
              <w:bottom w:val="single" w:sz="4" w:space="0" w:color="auto"/>
              <w:right w:val="single" w:sz="4" w:space="0" w:color="auto"/>
            </w:tcBorders>
          </w:tcPr>
          <w:p w14:paraId="35278119" w14:textId="09138A58" w:rsidR="005017B6" w:rsidRPr="005017B6" w:rsidRDefault="00E07E8B" w:rsidP="007C4D0E">
            <w:pPr>
              <w:pStyle w:val="GOSTTablenorm"/>
              <w:suppressAutoHyphens/>
            </w:pPr>
            <w:commentRangeStart w:id="6143"/>
            <w:r w:rsidRPr="00E07E8B">
              <w:t>ТОФК_ЛС_получателя</w:t>
            </w:r>
            <w:commentRangeEnd w:id="6143"/>
            <w:r w:rsidR="00155F85">
              <w:rPr>
                <w:rStyle w:val="afff4"/>
              </w:rPr>
              <w:commentReference w:id="6143"/>
            </w:r>
          </w:p>
        </w:tc>
        <w:tc>
          <w:tcPr>
            <w:tcW w:w="273" w:type="pct"/>
            <w:tcBorders>
              <w:top w:val="single" w:sz="4" w:space="0" w:color="auto"/>
              <w:left w:val="single" w:sz="4" w:space="0" w:color="auto"/>
              <w:bottom w:val="single" w:sz="4" w:space="0" w:color="auto"/>
              <w:right w:val="single" w:sz="4" w:space="0" w:color="auto"/>
            </w:tcBorders>
          </w:tcPr>
          <w:p w14:paraId="47906B82" w14:textId="77AFC4C7" w:rsidR="005017B6" w:rsidRDefault="00E07E8B" w:rsidP="007C4D0E">
            <w:pPr>
              <w:pStyle w:val="GOSTTablenorm"/>
              <w:suppressAutoHyphens/>
            </w:pPr>
            <w:r>
              <w:t>нет</w:t>
            </w:r>
          </w:p>
        </w:tc>
        <w:tc>
          <w:tcPr>
            <w:tcW w:w="1126" w:type="pct"/>
            <w:tcBorders>
              <w:top w:val="single" w:sz="4" w:space="0" w:color="auto"/>
              <w:left w:val="single" w:sz="4" w:space="0" w:color="auto"/>
              <w:bottom w:val="single" w:sz="4" w:space="0" w:color="auto"/>
              <w:right w:val="single" w:sz="4" w:space="0" w:color="auto"/>
            </w:tcBorders>
          </w:tcPr>
          <w:p w14:paraId="0A792263" w14:textId="02C51971" w:rsidR="005017B6" w:rsidRPr="005017B6" w:rsidRDefault="00155F85" w:rsidP="007C4D0E">
            <w:pPr>
              <w:pStyle w:val="GOSTTablenorm"/>
              <w:suppressAutoHyphens/>
            </w:pPr>
            <w:r w:rsidRPr="00155F85">
              <w:t>ТОФК ЦС/РЦ по ЛС получателя (4-значный)</w:t>
            </w:r>
          </w:p>
        </w:tc>
        <w:tc>
          <w:tcPr>
            <w:tcW w:w="1122" w:type="pct"/>
            <w:tcBorders>
              <w:top w:val="single" w:sz="4" w:space="0" w:color="auto"/>
              <w:left w:val="single" w:sz="4" w:space="0" w:color="auto"/>
              <w:bottom w:val="single" w:sz="4" w:space="0" w:color="auto"/>
              <w:right w:val="single" w:sz="4" w:space="0" w:color="auto"/>
            </w:tcBorders>
          </w:tcPr>
          <w:p w14:paraId="6428E05E" w14:textId="0B4B22F2" w:rsidR="005017B6" w:rsidRDefault="00E07E8B" w:rsidP="005017B6">
            <w:pPr>
              <w:pStyle w:val="GOSTTablenorm"/>
              <w:suppressAutoHyphens/>
            </w:pPr>
            <w:r w:rsidRPr="00E07E8B">
              <w:t>ADI_CODETOFKRCCSRECIP</w:t>
            </w:r>
          </w:p>
        </w:tc>
        <w:tc>
          <w:tcPr>
            <w:tcW w:w="1354" w:type="pct"/>
            <w:tcBorders>
              <w:top w:val="single" w:sz="4" w:space="0" w:color="auto"/>
              <w:left w:val="single" w:sz="4" w:space="0" w:color="auto"/>
              <w:bottom w:val="single" w:sz="4" w:space="0" w:color="auto"/>
              <w:right w:val="single" w:sz="4" w:space="0" w:color="auto"/>
            </w:tcBorders>
          </w:tcPr>
          <w:p w14:paraId="0F345D07" w14:textId="350A975B" w:rsidR="005017B6" w:rsidRDefault="00E07E8B" w:rsidP="005017B6">
            <w:pPr>
              <w:pStyle w:val="GOSTTablenorm"/>
              <w:suppressAutoHyphens/>
            </w:pPr>
            <w:r>
              <w:t>-</w:t>
            </w:r>
          </w:p>
        </w:tc>
      </w:tr>
      <w:tr w:rsidR="000F50C4" w14:paraId="382B3119" w14:textId="77777777" w:rsidTr="0004239F">
        <w:tc>
          <w:tcPr>
            <w:tcW w:w="1124" w:type="pct"/>
            <w:tcBorders>
              <w:top w:val="single" w:sz="4" w:space="0" w:color="auto"/>
              <w:left w:val="single" w:sz="4" w:space="0" w:color="auto"/>
              <w:bottom w:val="single" w:sz="4" w:space="0" w:color="auto"/>
              <w:right w:val="single" w:sz="4" w:space="0" w:color="auto"/>
            </w:tcBorders>
          </w:tcPr>
          <w:p w14:paraId="58A32B4C" w14:textId="7DB5EF5A" w:rsidR="000F50C4" w:rsidRPr="00E07E8B" w:rsidRDefault="000F50C4" w:rsidP="007C4D0E">
            <w:pPr>
              <w:pStyle w:val="GOSTTablenorm"/>
              <w:suppressAutoHyphens/>
            </w:pPr>
            <w:r w:rsidRPr="000F50C4">
              <w:t>Код_ТОФК_ЛС_получателя</w:t>
            </w:r>
          </w:p>
        </w:tc>
        <w:tc>
          <w:tcPr>
            <w:tcW w:w="273" w:type="pct"/>
            <w:tcBorders>
              <w:top w:val="single" w:sz="4" w:space="0" w:color="auto"/>
              <w:left w:val="single" w:sz="4" w:space="0" w:color="auto"/>
              <w:bottom w:val="single" w:sz="4" w:space="0" w:color="auto"/>
              <w:right w:val="single" w:sz="4" w:space="0" w:color="auto"/>
            </w:tcBorders>
          </w:tcPr>
          <w:p w14:paraId="06C0EF09" w14:textId="794B2AE6" w:rsidR="000F50C4" w:rsidRDefault="000F50C4" w:rsidP="007C4D0E">
            <w:pPr>
              <w:pStyle w:val="GOSTTablenorm"/>
              <w:suppressAutoHyphens/>
            </w:pPr>
            <w:r>
              <w:t>да</w:t>
            </w:r>
          </w:p>
        </w:tc>
        <w:tc>
          <w:tcPr>
            <w:tcW w:w="1126" w:type="pct"/>
            <w:tcBorders>
              <w:top w:val="single" w:sz="4" w:space="0" w:color="auto"/>
              <w:left w:val="single" w:sz="4" w:space="0" w:color="auto"/>
              <w:bottom w:val="single" w:sz="4" w:space="0" w:color="auto"/>
              <w:right w:val="single" w:sz="4" w:space="0" w:color="auto"/>
            </w:tcBorders>
          </w:tcPr>
          <w:p w14:paraId="329ED961" w14:textId="44C1E358" w:rsidR="000F50C4" w:rsidRPr="00155F85" w:rsidRDefault="000F50C4" w:rsidP="007C4D0E">
            <w:pPr>
              <w:pStyle w:val="GOSTTablenorm"/>
              <w:suppressAutoHyphens/>
            </w:pPr>
            <w:r w:rsidRPr="000F50C4">
              <w:t>ТОФК ЦС/РЦ по ЛС получателя (2-значный)</w:t>
            </w:r>
          </w:p>
        </w:tc>
        <w:tc>
          <w:tcPr>
            <w:tcW w:w="1122" w:type="pct"/>
            <w:tcBorders>
              <w:top w:val="single" w:sz="4" w:space="0" w:color="auto"/>
              <w:left w:val="single" w:sz="4" w:space="0" w:color="auto"/>
              <w:bottom w:val="single" w:sz="4" w:space="0" w:color="auto"/>
              <w:right w:val="single" w:sz="4" w:space="0" w:color="auto"/>
            </w:tcBorders>
          </w:tcPr>
          <w:p w14:paraId="13061F0E" w14:textId="331FA26D" w:rsidR="000F50C4" w:rsidRPr="00E07E8B" w:rsidRDefault="000F50C4" w:rsidP="005017B6">
            <w:pPr>
              <w:pStyle w:val="GOSTTablenorm"/>
              <w:suppressAutoHyphens/>
            </w:pPr>
            <w:r w:rsidRPr="00E07E8B">
              <w:t>ADI_CODETOFKRCCSRECIP</w:t>
            </w:r>
          </w:p>
        </w:tc>
        <w:tc>
          <w:tcPr>
            <w:tcW w:w="1354" w:type="pct"/>
            <w:tcBorders>
              <w:top w:val="single" w:sz="4" w:space="0" w:color="auto"/>
              <w:left w:val="single" w:sz="4" w:space="0" w:color="auto"/>
              <w:bottom w:val="single" w:sz="4" w:space="0" w:color="auto"/>
              <w:right w:val="single" w:sz="4" w:space="0" w:color="auto"/>
            </w:tcBorders>
          </w:tcPr>
          <w:p w14:paraId="6CE21421" w14:textId="0FD26640" w:rsidR="000F50C4" w:rsidRDefault="000F50C4" w:rsidP="005017B6">
            <w:pPr>
              <w:pStyle w:val="GOSTTablenorm"/>
              <w:suppressAutoHyphens/>
            </w:pPr>
            <w:r w:rsidRPr="000F50C4">
              <w:t>Указываются 1-2 символы переданного в параметре значения</w:t>
            </w:r>
          </w:p>
        </w:tc>
      </w:tr>
      <w:tr w:rsidR="0004239F" w14:paraId="16ABF091" w14:textId="77777777" w:rsidTr="0004239F">
        <w:tc>
          <w:tcPr>
            <w:tcW w:w="1124" w:type="pct"/>
            <w:tcBorders>
              <w:top w:val="single" w:sz="4" w:space="0" w:color="auto"/>
              <w:left w:val="single" w:sz="4" w:space="0" w:color="auto"/>
              <w:bottom w:val="single" w:sz="4" w:space="0" w:color="auto"/>
              <w:right w:val="single" w:sz="4" w:space="0" w:color="auto"/>
            </w:tcBorders>
          </w:tcPr>
          <w:p w14:paraId="5035A6DB" w14:textId="1D369BB9" w:rsidR="00E07E8B" w:rsidRPr="009241A4" w:rsidRDefault="00E07E8B" w:rsidP="007C4D0E">
            <w:pPr>
              <w:pStyle w:val="GOSTTablenorm"/>
              <w:suppressAutoHyphens/>
            </w:pPr>
            <w:r w:rsidRPr="009241A4">
              <w:t>ТОФК_контрагента</w:t>
            </w:r>
          </w:p>
        </w:tc>
        <w:tc>
          <w:tcPr>
            <w:tcW w:w="273" w:type="pct"/>
            <w:tcBorders>
              <w:top w:val="single" w:sz="4" w:space="0" w:color="auto"/>
              <w:left w:val="single" w:sz="4" w:space="0" w:color="auto"/>
              <w:bottom w:val="single" w:sz="4" w:space="0" w:color="auto"/>
              <w:right w:val="single" w:sz="4" w:space="0" w:color="auto"/>
            </w:tcBorders>
          </w:tcPr>
          <w:p w14:paraId="354EF162" w14:textId="5125B890" w:rsidR="00E07E8B" w:rsidRPr="009241A4" w:rsidRDefault="00155F85" w:rsidP="007C4D0E">
            <w:pPr>
              <w:pStyle w:val="GOSTTablenorm"/>
              <w:suppressAutoHyphens/>
            </w:pPr>
            <w:r w:rsidRPr="009241A4">
              <w:t>нет</w:t>
            </w:r>
          </w:p>
        </w:tc>
        <w:tc>
          <w:tcPr>
            <w:tcW w:w="1126" w:type="pct"/>
            <w:tcBorders>
              <w:top w:val="single" w:sz="4" w:space="0" w:color="auto"/>
              <w:left w:val="single" w:sz="4" w:space="0" w:color="auto"/>
              <w:bottom w:val="single" w:sz="4" w:space="0" w:color="auto"/>
              <w:right w:val="single" w:sz="4" w:space="0" w:color="auto"/>
            </w:tcBorders>
          </w:tcPr>
          <w:p w14:paraId="308EFD91" w14:textId="09900B4E" w:rsidR="00E07E8B" w:rsidRPr="009241A4" w:rsidRDefault="00155F85" w:rsidP="007C4D0E">
            <w:pPr>
              <w:pStyle w:val="GOSTTablenorm"/>
              <w:suppressAutoHyphens/>
            </w:pPr>
            <w:r w:rsidRPr="009241A4">
              <w:t>Код ТОФК контрагента</w:t>
            </w:r>
          </w:p>
        </w:tc>
        <w:tc>
          <w:tcPr>
            <w:tcW w:w="1122" w:type="pct"/>
            <w:tcBorders>
              <w:top w:val="single" w:sz="4" w:space="0" w:color="auto"/>
              <w:left w:val="single" w:sz="4" w:space="0" w:color="auto"/>
              <w:bottom w:val="single" w:sz="4" w:space="0" w:color="auto"/>
              <w:right w:val="single" w:sz="4" w:space="0" w:color="auto"/>
            </w:tcBorders>
          </w:tcPr>
          <w:p w14:paraId="78A269A8" w14:textId="59656A08" w:rsidR="00E07E8B" w:rsidRPr="009241A4" w:rsidRDefault="00234EA7" w:rsidP="009241A4">
            <w:pPr>
              <w:pStyle w:val="GOSTTablenorm"/>
            </w:pPr>
            <w:r w:rsidRPr="009241A4">
              <w:t>P_TOFKCODEUCHPAYER</w:t>
            </w:r>
          </w:p>
        </w:tc>
        <w:tc>
          <w:tcPr>
            <w:tcW w:w="1354" w:type="pct"/>
            <w:tcBorders>
              <w:top w:val="single" w:sz="4" w:space="0" w:color="auto"/>
              <w:left w:val="single" w:sz="4" w:space="0" w:color="auto"/>
              <w:bottom w:val="single" w:sz="4" w:space="0" w:color="auto"/>
              <w:right w:val="single" w:sz="4" w:space="0" w:color="auto"/>
            </w:tcBorders>
          </w:tcPr>
          <w:p w14:paraId="09BC44E6" w14:textId="5C5C9D9A" w:rsidR="00E07E8B" w:rsidRDefault="00155F85" w:rsidP="005017B6">
            <w:pPr>
              <w:pStyle w:val="GOSTTablenorm"/>
              <w:suppressAutoHyphens/>
            </w:pPr>
            <w:r>
              <w:t>-</w:t>
            </w:r>
          </w:p>
        </w:tc>
      </w:tr>
      <w:tr w:rsidR="0004239F" w14:paraId="6DEAA59D" w14:textId="77777777" w:rsidTr="0004239F">
        <w:tc>
          <w:tcPr>
            <w:tcW w:w="1124" w:type="pct"/>
            <w:tcBorders>
              <w:top w:val="single" w:sz="4" w:space="0" w:color="auto"/>
              <w:left w:val="single" w:sz="4" w:space="0" w:color="auto"/>
              <w:bottom w:val="single" w:sz="4" w:space="0" w:color="auto"/>
              <w:right w:val="single" w:sz="4" w:space="0" w:color="auto"/>
            </w:tcBorders>
          </w:tcPr>
          <w:p w14:paraId="40FAAA3F" w14:textId="0A8717A2" w:rsidR="00E07E8B" w:rsidRPr="00E07E8B" w:rsidRDefault="00E07E8B" w:rsidP="007C4D0E">
            <w:pPr>
              <w:pStyle w:val="GOSTTablenorm"/>
              <w:suppressAutoHyphens/>
            </w:pPr>
            <w:r w:rsidRPr="00E07E8B">
              <w:t>ОКТМО_КС_получателя</w:t>
            </w:r>
          </w:p>
        </w:tc>
        <w:tc>
          <w:tcPr>
            <w:tcW w:w="273" w:type="pct"/>
            <w:tcBorders>
              <w:top w:val="single" w:sz="4" w:space="0" w:color="auto"/>
              <w:left w:val="single" w:sz="4" w:space="0" w:color="auto"/>
              <w:bottom w:val="single" w:sz="4" w:space="0" w:color="auto"/>
              <w:right w:val="single" w:sz="4" w:space="0" w:color="auto"/>
            </w:tcBorders>
          </w:tcPr>
          <w:p w14:paraId="6B620F6C" w14:textId="3FF3C337" w:rsidR="00E07E8B" w:rsidRDefault="00E07E8B" w:rsidP="007C4D0E">
            <w:pPr>
              <w:pStyle w:val="GOSTTablenorm"/>
              <w:suppressAutoHyphens/>
            </w:pPr>
            <w:r>
              <w:t>да</w:t>
            </w:r>
          </w:p>
        </w:tc>
        <w:tc>
          <w:tcPr>
            <w:tcW w:w="1126" w:type="pct"/>
            <w:tcBorders>
              <w:top w:val="single" w:sz="4" w:space="0" w:color="auto"/>
              <w:left w:val="single" w:sz="4" w:space="0" w:color="auto"/>
              <w:bottom w:val="single" w:sz="4" w:space="0" w:color="auto"/>
              <w:right w:val="single" w:sz="4" w:space="0" w:color="auto"/>
            </w:tcBorders>
          </w:tcPr>
          <w:p w14:paraId="2BF68897" w14:textId="7C6F230C" w:rsidR="00E07E8B" w:rsidRPr="00E07E8B" w:rsidRDefault="00E07E8B" w:rsidP="007C4D0E">
            <w:pPr>
              <w:pStyle w:val="GOSTTablenorm"/>
              <w:suppressAutoHyphens/>
            </w:pPr>
            <w:r w:rsidRPr="00E07E8B">
              <w:t>Код по ОКТМО публично-правового образования получателя</w:t>
            </w:r>
          </w:p>
        </w:tc>
        <w:tc>
          <w:tcPr>
            <w:tcW w:w="1122" w:type="pct"/>
            <w:tcBorders>
              <w:top w:val="single" w:sz="4" w:space="0" w:color="auto"/>
              <w:left w:val="single" w:sz="4" w:space="0" w:color="auto"/>
              <w:bottom w:val="single" w:sz="4" w:space="0" w:color="auto"/>
              <w:right w:val="single" w:sz="4" w:space="0" w:color="auto"/>
            </w:tcBorders>
          </w:tcPr>
          <w:p w14:paraId="5E66EEE0" w14:textId="77777777" w:rsidR="00E07E8B" w:rsidRPr="00E07E8B" w:rsidRDefault="00E07E8B" w:rsidP="00E07E8B">
            <w:pPr>
              <w:pStyle w:val="GOSTTablenorm"/>
              <w:suppressAutoHyphens/>
              <w:rPr>
                <w:lang w:val="en-US"/>
              </w:rPr>
            </w:pPr>
            <w:r w:rsidRPr="00E07E8B">
              <w:rPr>
                <w:lang w:val="en-US"/>
              </w:rPr>
              <w:t>R_CHECKACC</w:t>
            </w:r>
          </w:p>
          <w:p w14:paraId="2DE6FA04" w14:textId="77777777" w:rsidR="00E07E8B" w:rsidRPr="00E07E8B" w:rsidRDefault="00E07E8B" w:rsidP="00E07E8B">
            <w:pPr>
              <w:pStyle w:val="GOSTTablenorm"/>
              <w:suppressAutoHyphens/>
              <w:rPr>
                <w:lang w:val="en-US"/>
              </w:rPr>
            </w:pPr>
            <w:r>
              <w:t>или</w:t>
            </w:r>
          </w:p>
          <w:p w14:paraId="2BE2C121" w14:textId="111241D9" w:rsidR="00E07E8B" w:rsidRPr="00E07E8B" w:rsidRDefault="00E07E8B" w:rsidP="00E07E8B">
            <w:pPr>
              <w:pStyle w:val="GOSTTablenorm"/>
              <w:suppressAutoHyphens/>
              <w:rPr>
                <w:lang w:val="en-US"/>
              </w:rPr>
            </w:pPr>
            <w:r w:rsidRPr="00E07E8B">
              <w:rPr>
                <w:lang w:val="en-US"/>
              </w:rPr>
              <w:t>R_SUCCESSORACCOUNT</w:t>
            </w:r>
          </w:p>
        </w:tc>
        <w:tc>
          <w:tcPr>
            <w:tcW w:w="1354" w:type="pct"/>
            <w:tcBorders>
              <w:top w:val="single" w:sz="4" w:space="0" w:color="auto"/>
              <w:left w:val="single" w:sz="4" w:space="0" w:color="auto"/>
              <w:bottom w:val="single" w:sz="4" w:space="0" w:color="auto"/>
              <w:right w:val="single" w:sz="4" w:space="0" w:color="auto"/>
            </w:tcBorders>
          </w:tcPr>
          <w:p w14:paraId="3517D246" w14:textId="07F6887F" w:rsidR="00E07E8B" w:rsidRDefault="00E07E8B" w:rsidP="005017B6">
            <w:pPr>
              <w:pStyle w:val="GOSTTablenorm"/>
              <w:suppressAutoHyphens/>
            </w:pPr>
            <w:r w:rsidRPr="00E07E8B">
              <w:t>Атрибут заполняется символами 9-16 номера КС получателя</w:t>
            </w:r>
          </w:p>
        </w:tc>
      </w:tr>
      <w:tr w:rsidR="0004239F" w14:paraId="51CAF37E" w14:textId="77777777" w:rsidTr="0004239F">
        <w:tc>
          <w:tcPr>
            <w:tcW w:w="1124" w:type="pct"/>
            <w:tcBorders>
              <w:top w:val="single" w:sz="4" w:space="0" w:color="auto"/>
              <w:left w:val="single" w:sz="4" w:space="0" w:color="auto"/>
              <w:bottom w:val="single" w:sz="4" w:space="0" w:color="auto"/>
              <w:right w:val="single" w:sz="4" w:space="0" w:color="auto"/>
            </w:tcBorders>
          </w:tcPr>
          <w:p w14:paraId="26F096B8" w14:textId="7706D273" w:rsidR="00E07E8B" w:rsidRPr="00E07E8B" w:rsidRDefault="00E07E8B" w:rsidP="007C4D0E">
            <w:pPr>
              <w:pStyle w:val="GOSTTablenorm"/>
              <w:suppressAutoHyphens/>
            </w:pPr>
            <w:r w:rsidRPr="00E07E8B">
              <w:t>Номер_ЛС_получателя</w:t>
            </w:r>
          </w:p>
        </w:tc>
        <w:tc>
          <w:tcPr>
            <w:tcW w:w="273" w:type="pct"/>
            <w:tcBorders>
              <w:top w:val="single" w:sz="4" w:space="0" w:color="auto"/>
              <w:left w:val="single" w:sz="4" w:space="0" w:color="auto"/>
              <w:bottom w:val="single" w:sz="4" w:space="0" w:color="auto"/>
              <w:right w:val="single" w:sz="4" w:space="0" w:color="auto"/>
            </w:tcBorders>
          </w:tcPr>
          <w:p w14:paraId="76D2E8E2" w14:textId="43E2DD66" w:rsidR="00E07E8B" w:rsidRDefault="00E07E8B" w:rsidP="007C4D0E">
            <w:pPr>
              <w:pStyle w:val="GOSTTablenorm"/>
              <w:suppressAutoHyphens/>
            </w:pPr>
            <w:r>
              <w:t>нет</w:t>
            </w:r>
          </w:p>
        </w:tc>
        <w:tc>
          <w:tcPr>
            <w:tcW w:w="1126" w:type="pct"/>
            <w:tcBorders>
              <w:top w:val="single" w:sz="4" w:space="0" w:color="auto"/>
              <w:left w:val="single" w:sz="4" w:space="0" w:color="auto"/>
              <w:bottom w:val="single" w:sz="4" w:space="0" w:color="auto"/>
              <w:right w:val="single" w:sz="4" w:space="0" w:color="auto"/>
            </w:tcBorders>
          </w:tcPr>
          <w:p w14:paraId="143D105A" w14:textId="6B7F8EE5" w:rsidR="00E07E8B" w:rsidRPr="00E07E8B" w:rsidRDefault="00E07E8B" w:rsidP="007C4D0E">
            <w:pPr>
              <w:pStyle w:val="GOSTTablenorm"/>
              <w:suppressAutoHyphens/>
            </w:pPr>
            <w:r w:rsidRPr="00E07E8B">
              <w:t>Номер лицевого счета получателя</w:t>
            </w:r>
          </w:p>
        </w:tc>
        <w:tc>
          <w:tcPr>
            <w:tcW w:w="1122" w:type="pct"/>
            <w:tcBorders>
              <w:top w:val="single" w:sz="4" w:space="0" w:color="auto"/>
              <w:left w:val="single" w:sz="4" w:space="0" w:color="auto"/>
              <w:bottom w:val="single" w:sz="4" w:space="0" w:color="auto"/>
              <w:right w:val="single" w:sz="4" w:space="0" w:color="auto"/>
            </w:tcBorders>
          </w:tcPr>
          <w:p w14:paraId="05A9160E" w14:textId="5D6E4B1C" w:rsidR="00E07E8B" w:rsidRPr="00E07E8B" w:rsidRDefault="00E07E8B" w:rsidP="005017B6">
            <w:pPr>
              <w:pStyle w:val="GOSTTablenorm"/>
              <w:suppressAutoHyphens/>
            </w:pPr>
            <w:r w:rsidRPr="00E07E8B">
              <w:t>VR_PERSONALACC</w:t>
            </w:r>
          </w:p>
        </w:tc>
        <w:tc>
          <w:tcPr>
            <w:tcW w:w="1354" w:type="pct"/>
            <w:tcBorders>
              <w:top w:val="single" w:sz="4" w:space="0" w:color="auto"/>
              <w:left w:val="single" w:sz="4" w:space="0" w:color="auto"/>
              <w:bottom w:val="single" w:sz="4" w:space="0" w:color="auto"/>
              <w:right w:val="single" w:sz="4" w:space="0" w:color="auto"/>
            </w:tcBorders>
          </w:tcPr>
          <w:p w14:paraId="42BFC3E5" w14:textId="6903E43E" w:rsidR="00E07E8B" w:rsidRDefault="00E07E8B" w:rsidP="005017B6">
            <w:pPr>
              <w:pStyle w:val="GOSTTablenorm"/>
              <w:suppressAutoHyphens/>
            </w:pPr>
            <w:r>
              <w:t>-</w:t>
            </w:r>
          </w:p>
        </w:tc>
      </w:tr>
      <w:tr w:rsidR="0004239F" w14:paraId="464C31C6" w14:textId="77777777" w:rsidTr="0004239F">
        <w:tc>
          <w:tcPr>
            <w:tcW w:w="1124" w:type="pct"/>
            <w:tcBorders>
              <w:top w:val="single" w:sz="4" w:space="0" w:color="auto"/>
              <w:left w:val="single" w:sz="4" w:space="0" w:color="auto"/>
              <w:bottom w:val="single" w:sz="4" w:space="0" w:color="auto"/>
              <w:right w:val="single" w:sz="4" w:space="0" w:color="auto"/>
            </w:tcBorders>
          </w:tcPr>
          <w:p w14:paraId="57C531B8" w14:textId="7A6E83A1" w:rsidR="00E07E8B" w:rsidRPr="00787A6B" w:rsidRDefault="00E07E8B" w:rsidP="007F2F6B">
            <w:pPr>
              <w:pStyle w:val="GOSTTablenorm"/>
              <w:suppressAutoHyphens/>
            </w:pPr>
            <w:r w:rsidRPr="00787A6B">
              <w:rPr>
                <w:color w:val="FF0000"/>
              </w:rPr>
              <w:t>Код_аналит_призн_раскрыт_инф</w:t>
            </w:r>
          </w:p>
        </w:tc>
        <w:tc>
          <w:tcPr>
            <w:tcW w:w="273" w:type="pct"/>
            <w:tcBorders>
              <w:top w:val="single" w:sz="4" w:space="0" w:color="auto"/>
              <w:left w:val="single" w:sz="4" w:space="0" w:color="auto"/>
              <w:bottom w:val="single" w:sz="4" w:space="0" w:color="auto"/>
              <w:right w:val="single" w:sz="4" w:space="0" w:color="auto"/>
            </w:tcBorders>
          </w:tcPr>
          <w:p w14:paraId="431146B8" w14:textId="6E7651FB" w:rsidR="00E07E8B" w:rsidRPr="00787A6B" w:rsidRDefault="00842EEF" w:rsidP="007C4D0E">
            <w:pPr>
              <w:pStyle w:val="GOSTTablenorm"/>
              <w:suppressAutoHyphens/>
            </w:pPr>
            <w:r w:rsidRPr="00787A6B">
              <w:t>да</w:t>
            </w:r>
          </w:p>
        </w:tc>
        <w:tc>
          <w:tcPr>
            <w:tcW w:w="1126" w:type="pct"/>
            <w:tcBorders>
              <w:top w:val="single" w:sz="4" w:space="0" w:color="auto"/>
              <w:left w:val="single" w:sz="4" w:space="0" w:color="auto"/>
              <w:bottom w:val="single" w:sz="4" w:space="0" w:color="auto"/>
              <w:right w:val="single" w:sz="4" w:space="0" w:color="auto"/>
            </w:tcBorders>
          </w:tcPr>
          <w:p w14:paraId="08D2E9BF" w14:textId="53A37C83" w:rsidR="00E07E8B" w:rsidRPr="00787A6B" w:rsidRDefault="00842EEF" w:rsidP="007C4D0E">
            <w:pPr>
              <w:pStyle w:val="GOSTTablenorm"/>
              <w:suppressAutoHyphens/>
            </w:pPr>
            <w:r w:rsidRPr="00787A6B">
              <w:t>Код аналитического признака раскрытия информации</w:t>
            </w:r>
          </w:p>
        </w:tc>
        <w:tc>
          <w:tcPr>
            <w:tcW w:w="1122" w:type="pct"/>
            <w:tcBorders>
              <w:top w:val="single" w:sz="4" w:space="0" w:color="auto"/>
              <w:left w:val="single" w:sz="4" w:space="0" w:color="auto"/>
              <w:bottom w:val="single" w:sz="4" w:space="0" w:color="auto"/>
              <w:right w:val="single" w:sz="4" w:space="0" w:color="auto"/>
            </w:tcBorders>
          </w:tcPr>
          <w:p w14:paraId="1E5E0341" w14:textId="513A2D9B" w:rsidR="00E07E8B" w:rsidRPr="00787A6B" w:rsidRDefault="00842EEF" w:rsidP="005017B6">
            <w:pPr>
              <w:pStyle w:val="GOSTTablenorm"/>
              <w:suppressAutoHyphens/>
            </w:pPr>
            <w:r w:rsidRPr="00787A6B">
              <w:t>-</w:t>
            </w:r>
          </w:p>
        </w:tc>
        <w:tc>
          <w:tcPr>
            <w:tcW w:w="1354" w:type="pct"/>
            <w:tcBorders>
              <w:top w:val="single" w:sz="4" w:space="0" w:color="auto"/>
              <w:left w:val="single" w:sz="4" w:space="0" w:color="auto"/>
              <w:bottom w:val="single" w:sz="4" w:space="0" w:color="auto"/>
              <w:right w:val="single" w:sz="4" w:space="0" w:color="auto"/>
            </w:tcBorders>
          </w:tcPr>
          <w:p w14:paraId="3D9080DE" w14:textId="66CD2BE5" w:rsidR="00842EEF" w:rsidRPr="00787A6B" w:rsidRDefault="00D10126" w:rsidP="005017B6">
            <w:pPr>
              <w:pStyle w:val="GOSTTablenorm"/>
              <w:suppressAutoHyphens/>
            </w:pPr>
            <w:r w:rsidRPr="00787A6B">
              <w:t xml:space="preserve">Если </w:t>
            </w:r>
            <w:r w:rsidR="00787A6B" w:rsidRPr="00787A6B">
              <w:rPr>
                <w:highlight w:val="green"/>
              </w:rPr>
              <w:t>в атрибуте Вид_кода_расх_поступ_получ</w:t>
            </w:r>
            <w:r w:rsidR="00787A6B" w:rsidRPr="00787A6B">
              <w:t xml:space="preserve"> </w:t>
            </w:r>
            <w:r w:rsidRPr="00787A6B">
              <w:t xml:space="preserve">указано значение «3», то атрибут заполняется значением </w:t>
            </w:r>
            <w:r w:rsidR="00842EEF" w:rsidRPr="00787A6B">
              <w:t xml:space="preserve"> </w:t>
            </w:r>
            <w:r w:rsidRPr="00787A6B">
              <w:t>«</w:t>
            </w:r>
            <w:r w:rsidR="00842EEF" w:rsidRPr="00787A6B">
              <w:t>50</w:t>
            </w:r>
            <w:r w:rsidRPr="00787A6B">
              <w:t>»</w:t>
            </w:r>
            <w:r w:rsidR="00842EEF" w:rsidRPr="00787A6B">
              <w:t xml:space="preserve">. </w:t>
            </w:r>
          </w:p>
          <w:p w14:paraId="17AF974D" w14:textId="5C603E8F" w:rsidR="00E07E8B" w:rsidRDefault="00842EEF" w:rsidP="005017B6">
            <w:pPr>
              <w:pStyle w:val="GOSTTablenorm"/>
              <w:suppressAutoHyphens/>
            </w:pPr>
            <w:r w:rsidRPr="00787A6B">
              <w:t xml:space="preserve">В остальных случаях - констранта, принимает значение </w:t>
            </w:r>
            <w:r w:rsidR="00D10126" w:rsidRPr="00787A6B">
              <w:t>«</w:t>
            </w:r>
            <w:r w:rsidRPr="00787A6B">
              <w:t>00</w:t>
            </w:r>
            <w:r w:rsidR="00D10126" w:rsidRPr="00787A6B">
              <w:t>»</w:t>
            </w:r>
          </w:p>
        </w:tc>
      </w:tr>
      <w:tr w:rsidR="00F90D7C" w14:paraId="51EF0644" w14:textId="77777777" w:rsidTr="0004239F">
        <w:tc>
          <w:tcPr>
            <w:tcW w:w="1124" w:type="pct"/>
            <w:tcBorders>
              <w:top w:val="single" w:sz="4" w:space="0" w:color="auto"/>
              <w:left w:val="single" w:sz="4" w:space="0" w:color="auto"/>
              <w:bottom w:val="single" w:sz="4" w:space="0" w:color="auto"/>
              <w:right w:val="single" w:sz="4" w:space="0" w:color="auto"/>
            </w:tcBorders>
          </w:tcPr>
          <w:p w14:paraId="24218CA4" w14:textId="3932F320" w:rsidR="00F90D7C" w:rsidRPr="00E07E8B" w:rsidRDefault="00F90D7C" w:rsidP="007F2F6B">
            <w:pPr>
              <w:pStyle w:val="GOSTTablenorm"/>
              <w:suppressAutoHyphens/>
              <w:rPr>
                <w:color w:val="FF0000"/>
              </w:rPr>
            </w:pPr>
            <w:r w:rsidRPr="00F90D7C">
              <w:rPr>
                <w:color w:val="000000" w:themeColor="text1"/>
              </w:rPr>
              <w:t>Номер_строки</w:t>
            </w:r>
          </w:p>
        </w:tc>
        <w:tc>
          <w:tcPr>
            <w:tcW w:w="273" w:type="pct"/>
            <w:tcBorders>
              <w:top w:val="single" w:sz="4" w:space="0" w:color="auto"/>
              <w:left w:val="single" w:sz="4" w:space="0" w:color="auto"/>
              <w:bottom w:val="single" w:sz="4" w:space="0" w:color="auto"/>
              <w:right w:val="single" w:sz="4" w:space="0" w:color="auto"/>
            </w:tcBorders>
          </w:tcPr>
          <w:p w14:paraId="361D3BDB" w14:textId="153B3545" w:rsidR="00F90D7C" w:rsidRDefault="0076136D" w:rsidP="0076136D">
            <w:pPr>
              <w:pStyle w:val="GOSTTablenorm"/>
              <w:suppressAutoHyphens/>
              <w:ind w:left="0"/>
            </w:pPr>
            <w:r w:rsidRPr="0076136D">
              <w:rPr>
                <w:highlight w:val="green"/>
              </w:rPr>
              <w:t>да</w:t>
            </w:r>
          </w:p>
        </w:tc>
        <w:tc>
          <w:tcPr>
            <w:tcW w:w="1126" w:type="pct"/>
            <w:tcBorders>
              <w:top w:val="single" w:sz="4" w:space="0" w:color="auto"/>
              <w:left w:val="single" w:sz="4" w:space="0" w:color="auto"/>
              <w:bottom w:val="single" w:sz="4" w:space="0" w:color="auto"/>
              <w:right w:val="single" w:sz="4" w:space="0" w:color="auto"/>
            </w:tcBorders>
          </w:tcPr>
          <w:p w14:paraId="1A8E16F4" w14:textId="3B2FFE41" w:rsidR="00F90D7C" w:rsidRPr="00842EEF" w:rsidRDefault="00F90D7C" w:rsidP="007C4D0E">
            <w:pPr>
              <w:pStyle w:val="GOSTTablenorm"/>
              <w:suppressAutoHyphens/>
            </w:pPr>
            <w:r>
              <w:t>Номер строки (по строке документа)</w:t>
            </w:r>
          </w:p>
        </w:tc>
        <w:tc>
          <w:tcPr>
            <w:tcW w:w="1122" w:type="pct"/>
            <w:tcBorders>
              <w:top w:val="single" w:sz="4" w:space="0" w:color="auto"/>
              <w:left w:val="single" w:sz="4" w:space="0" w:color="auto"/>
              <w:bottom w:val="single" w:sz="4" w:space="0" w:color="auto"/>
              <w:right w:val="single" w:sz="4" w:space="0" w:color="auto"/>
            </w:tcBorders>
          </w:tcPr>
          <w:p w14:paraId="17039249" w14:textId="77777777" w:rsidR="00F90D7C" w:rsidRPr="00756F19" w:rsidRDefault="00F90D7C" w:rsidP="005017B6">
            <w:pPr>
              <w:pStyle w:val="GOSTTablenorm"/>
              <w:suppressAutoHyphens/>
              <w:rPr>
                <w:lang w:val="en-US"/>
              </w:rPr>
            </w:pPr>
            <w:r w:rsidRPr="00756F19">
              <w:rPr>
                <w:lang w:val="en-US"/>
              </w:rPr>
              <w:t>FS_ANALYTACCINDD092_LIST:NUMBERROW</w:t>
            </w:r>
          </w:p>
          <w:p w14:paraId="5545291F" w14:textId="5DAE6AA7" w:rsidR="0076136D" w:rsidRPr="00756F19" w:rsidRDefault="00615385" w:rsidP="005017B6">
            <w:pPr>
              <w:pStyle w:val="GOSTTablenorm"/>
              <w:suppressAutoHyphens/>
              <w:rPr>
                <w:highlight w:val="green"/>
                <w:lang w:val="en-US"/>
              </w:rPr>
            </w:pPr>
            <w:r>
              <w:rPr>
                <w:highlight w:val="green"/>
              </w:rPr>
              <w:t>и</w:t>
            </w:r>
            <w:r w:rsidR="0076136D" w:rsidRPr="0076136D">
              <w:rPr>
                <w:highlight w:val="green"/>
              </w:rPr>
              <w:t>ли</w:t>
            </w:r>
          </w:p>
          <w:p w14:paraId="581352AD" w14:textId="31C2844E" w:rsidR="0076136D" w:rsidRPr="00504082" w:rsidRDefault="00504082" w:rsidP="005017B6">
            <w:pPr>
              <w:pStyle w:val="GOSTTablenorm"/>
              <w:suppressAutoHyphens/>
              <w:rPr>
                <w:lang w:val="en-US"/>
              </w:rPr>
            </w:pPr>
            <w:r w:rsidRPr="00756F19">
              <w:rPr>
                <w:lang w:val="en-US"/>
              </w:rPr>
              <w:t>FS_DVSANALYTACCINDD092_LIST</w:t>
            </w:r>
            <w:r>
              <w:rPr>
                <w:lang w:val="en-US"/>
              </w:rPr>
              <w:t>:</w:t>
            </w:r>
            <w:r w:rsidRPr="00756F19">
              <w:rPr>
                <w:lang w:val="en-US"/>
              </w:rPr>
              <w:t xml:space="preserve"> </w:t>
            </w:r>
            <w:r w:rsidRPr="00504082">
              <w:rPr>
                <w:lang w:val="en-US"/>
              </w:rPr>
              <w:t>NUMBERROW</w:t>
            </w:r>
          </w:p>
        </w:tc>
        <w:tc>
          <w:tcPr>
            <w:tcW w:w="1354" w:type="pct"/>
            <w:tcBorders>
              <w:top w:val="single" w:sz="4" w:space="0" w:color="auto"/>
              <w:left w:val="single" w:sz="4" w:space="0" w:color="auto"/>
              <w:bottom w:val="single" w:sz="4" w:space="0" w:color="auto"/>
              <w:right w:val="single" w:sz="4" w:space="0" w:color="auto"/>
            </w:tcBorders>
          </w:tcPr>
          <w:p w14:paraId="734B52DA" w14:textId="323D9F4F" w:rsidR="00F90D7C" w:rsidRPr="0076136D" w:rsidRDefault="0076136D" w:rsidP="0076136D">
            <w:pPr>
              <w:pStyle w:val="GOSTTableListMark1"/>
              <w:rPr>
                <w:highlight w:val="green"/>
              </w:rPr>
            </w:pPr>
            <w:r w:rsidRPr="0076136D">
              <w:rPr>
                <w:highlight w:val="green"/>
              </w:rPr>
              <w:t>Если параметр «Признак ДВС для учета» заполнен значением «</w:t>
            </w:r>
            <w:r w:rsidRPr="0076136D">
              <w:rPr>
                <w:highlight w:val="green"/>
                <w:lang w:val="en-US"/>
              </w:rPr>
              <w:t>false</w:t>
            </w:r>
            <w:r w:rsidRPr="0076136D">
              <w:rPr>
                <w:highlight w:val="green"/>
              </w:rPr>
              <w:t>», то заполняется значением параметра «Номер строки» таблицы «Аналитические показатели учета»;</w:t>
            </w:r>
          </w:p>
          <w:p w14:paraId="78578DFC" w14:textId="2E6632D5" w:rsidR="0076136D" w:rsidRPr="0076136D" w:rsidRDefault="0076136D" w:rsidP="0076136D">
            <w:pPr>
              <w:pStyle w:val="GOSTTableListMark1"/>
              <w:rPr>
                <w:highlight w:val="green"/>
              </w:rPr>
            </w:pPr>
            <w:r w:rsidRPr="0076136D">
              <w:rPr>
                <w:highlight w:val="green"/>
              </w:rPr>
              <w:t>Если параметр «Признак ДВС для учета» заполнен значением «true», то заполняется значением параметра «Номер строки» таблицы «Аналитические показатели учета при ДВС»</w:t>
            </w:r>
          </w:p>
        </w:tc>
      </w:tr>
      <w:tr w:rsidR="0004239F" w14:paraId="18C6F26A" w14:textId="77777777" w:rsidTr="0004239F">
        <w:tc>
          <w:tcPr>
            <w:tcW w:w="1124" w:type="pct"/>
            <w:tcBorders>
              <w:top w:val="single" w:sz="4" w:space="0" w:color="auto"/>
              <w:left w:val="single" w:sz="4" w:space="0" w:color="auto"/>
              <w:bottom w:val="single" w:sz="4" w:space="0" w:color="auto"/>
              <w:right w:val="single" w:sz="4" w:space="0" w:color="auto"/>
            </w:tcBorders>
          </w:tcPr>
          <w:p w14:paraId="3BB9E95B" w14:textId="40629F1A" w:rsidR="00E07E8B" w:rsidRPr="00E07E8B" w:rsidRDefault="00842EEF" w:rsidP="007C4D0E">
            <w:pPr>
              <w:pStyle w:val="GOSTTablenorm"/>
              <w:suppressAutoHyphens/>
            </w:pPr>
            <w:r w:rsidRPr="00842EEF">
              <w:t>КБК_получателя</w:t>
            </w:r>
          </w:p>
        </w:tc>
        <w:tc>
          <w:tcPr>
            <w:tcW w:w="273" w:type="pct"/>
            <w:tcBorders>
              <w:top w:val="single" w:sz="4" w:space="0" w:color="auto"/>
              <w:left w:val="single" w:sz="4" w:space="0" w:color="auto"/>
              <w:bottom w:val="single" w:sz="4" w:space="0" w:color="auto"/>
              <w:right w:val="single" w:sz="4" w:space="0" w:color="auto"/>
            </w:tcBorders>
          </w:tcPr>
          <w:p w14:paraId="663A130F" w14:textId="102CF814" w:rsidR="00E07E8B" w:rsidRDefault="0076136D" w:rsidP="007C4D0E">
            <w:pPr>
              <w:pStyle w:val="GOSTTablenorm"/>
              <w:suppressAutoHyphens/>
            </w:pPr>
            <w:r w:rsidRPr="0076136D">
              <w:rPr>
                <w:highlight w:val="green"/>
              </w:rPr>
              <w:t>да</w:t>
            </w:r>
          </w:p>
        </w:tc>
        <w:tc>
          <w:tcPr>
            <w:tcW w:w="1126" w:type="pct"/>
            <w:tcBorders>
              <w:top w:val="single" w:sz="4" w:space="0" w:color="auto"/>
              <w:left w:val="single" w:sz="4" w:space="0" w:color="auto"/>
              <w:bottom w:val="single" w:sz="4" w:space="0" w:color="auto"/>
              <w:right w:val="single" w:sz="4" w:space="0" w:color="auto"/>
            </w:tcBorders>
          </w:tcPr>
          <w:p w14:paraId="5CFA1FD5" w14:textId="219B3DDA" w:rsidR="00E07E8B" w:rsidRPr="00E07E8B" w:rsidRDefault="00842EEF" w:rsidP="007C4D0E">
            <w:pPr>
              <w:pStyle w:val="GOSTTablenorm"/>
              <w:suppressAutoHyphens/>
            </w:pPr>
            <w:r>
              <w:t xml:space="preserve">КБК получателя </w:t>
            </w:r>
            <w:r w:rsidRPr="00D86F47">
              <w:t>(по строке документа)</w:t>
            </w:r>
          </w:p>
        </w:tc>
        <w:tc>
          <w:tcPr>
            <w:tcW w:w="1122" w:type="pct"/>
            <w:tcBorders>
              <w:top w:val="single" w:sz="4" w:space="0" w:color="auto"/>
              <w:left w:val="single" w:sz="4" w:space="0" w:color="auto"/>
              <w:bottom w:val="single" w:sz="4" w:space="0" w:color="auto"/>
              <w:right w:val="single" w:sz="4" w:space="0" w:color="auto"/>
            </w:tcBorders>
          </w:tcPr>
          <w:p w14:paraId="3852DF7F" w14:textId="77777777" w:rsidR="00E07E8B" w:rsidRPr="00756F19" w:rsidRDefault="00842EEF" w:rsidP="005017B6">
            <w:pPr>
              <w:pStyle w:val="GOSTTablenorm"/>
              <w:suppressAutoHyphens/>
              <w:rPr>
                <w:lang w:val="en-US"/>
              </w:rPr>
            </w:pPr>
            <w:r w:rsidRPr="00756F19">
              <w:rPr>
                <w:lang w:val="en-US"/>
              </w:rPr>
              <w:t>FS_ANALYTACCINDD092_LIST: KBK</w:t>
            </w:r>
          </w:p>
          <w:p w14:paraId="7517EC84" w14:textId="0DC58435" w:rsidR="00615385" w:rsidRPr="00756F19" w:rsidRDefault="00615385" w:rsidP="00615385">
            <w:pPr>
              <w:pStyle w:val="GOSTTablenorm"/>
              <w:suppressAutoHyphens/>
              <w:rPr>
                <w:lang w:val="en-US"/>
              </w:rPr>
            </w:pPr>
            <w:r>
              <w:t>или</w:t>
            </w:r>
          </w:p>
          <w:p w14:paraId="02A4121D" w14:textId="765553A4" w:rsidR="00615385" w:rsidRPr="00504082" w:rsidRDefault="00504082" w:rsidP="00615385">
            <w:pPr>
              <w:pStyle w:val="GOSTTablenorm"/>
              <w:suppressAutoHyphens/>
              <w:rPr>
                <w:lang w:val="en-US"/>
              </w:rPr>
            </w:pPr>
            <w:r w:rsidRPr="00504082">
              <w:rPr>
                <w:lang w:val="en-US"/>
              </w:rPr>
              <w:t>FS_DVSANALYTACCINDD092_LIST</w:t>
            </w:r>
            <w:r>
              <w:rPr>
                <w:lang w:val="en-US"/>
              </w:rPr>
              <w:t>:</w:t>
            </w:r>
            <w:r w:rsidRPr="00504082">
              <w:rPr>
                <w:lang w:val="en-US"/>
              </w:rPr>
              <w:t xml:space="preserve"> KBK_ACC</w:t>
            </w:r>
          </w:p>
        </w:tc>
        <w:tc>
          <w:tcPr>
            <w:tcW w:w="1354" w:type="pct"/>
            <w:tcBorders>
              <w:top w:val="single" w:sz="4" w:space="0" w:color="auto"/>
              <w:left w:val="single" w:sz="4" w:space="0" w:color="auto"/>
              <w:bottom w:val="single" w:sz="4" w:space="0" w:color="auto"/>
              <w:right w:val="single" w:sz="4" w:space="0" w:color="auto"/>
            </w:tcBorders>
          </w:tcPr>
          <w:p w14:paraId="54A218A3" w14:textId="77777777" w:rsidR="00615385" w:rsidRPr="00615385" w:rsidRDefault="00615385" w:rsidP="00615385">
            <w:pPr>
              <w:pStyle w:val="GOSTTableListMark1"/>
              <w:rPr>
                <w:highlight w:val="green"/>
              </w:rPr>
            </w:pPr>
            <w:r w:rsidRPr="00615385">
              <w:rPr>
                <w:highlight w:val="green"/>
              </w:rPr>
              <w:t>Если параметр «Признак ДВС для учета» заполнен значением «false», то заполняется значением параметра «КБК получателя» таблицы «Аналитические показатели учета»;</w:t>
            </w:r>
          </w:p>
          <w:p w14:paraId="6B578CF1" w14:textId="2EB20141" w:rsidR="00E07E8B" w:rsidRDefault="00615385" w:rsidP="00615385">
            <w:pPr>
              <w:pStyle w:val="GOSTTableListMark1"/>
            </w:pPr>
            <w:r w:rsidRPr="00615385">
              <w:rPr>
                <w:highlight w:val="green"/>
              </w:rPr>
              <w:t>Если параметр «Признак ДВС для учета» заполнен значением «true», то заполняется значением параметра «КБК получателя» таблицы «Аналитические показатели учета при ДВС»</w:t>
            </w:r>
          </w:p>
        </w:tc>
      </w:tr>
      <w:tr w:rsidR="00DF3672" w14:paraId="7B057069" w14:textId="77777777" w:rsidTr="0004239F">
        <w:tc>
          <w:tcPr>
            <w:tcW w:w="1124" w:type="pct"/>
            <w:tcBorders>
              <w:top w:val="single" w:sz="4" w:space="0" w:color="auto"/>
              <w:left w:val="single" w:sz="4" w:space="0" w:color="auto"/>
              <w:bottom w:val="single" w:sz="4" w:space="0" w:color="auto"/>
              <w:right w:val="single" w:sz="4" w:space="0" w:color="auto"/>
            </w:tcBorders>
          </w:tcPr>
          <w:p w14:paraId="5DFC1ADA" w14:textId="1AEF4F02" w:rsidR="00DF3672" w:rsidRPr="00B573CB" w:rsidRDefault="00DF3672" w:rsidP="007C4D0E">
            <w:pPr>
              <w:pStyle w:val="GOSTTablenorm"/>
              <w:suppressAutoHyphens/>
            </w:pPr>
            <w:r w:rsidRPr="00B573CB">
              <w:t>Тип_КБК_получателя</w:t>
            </w:r>
          </w:p>
        </w:tc>
        <w:tc>
          <w:tcPr>
            <w:tcW w:w="273" w:type="pct"/>
            <w:tcBorders>
              <w:top w:val="single" w:sz="4" w:space="0" w:color="auto"/>
              <w:left w:val="single" w:sz="4" w:space="0" w:color="auto"/>
              <w:bottom w:val="single" w:sz="4" w:space="0" w:color="auto"/>
              <w:right w:val="single" w:sz="4" w:space="0" w:color="auto"/>
            </w:tcBorders>
          </w:tcPr>
          <w:p w14:paraId="2B9F0B6B" w14:textId="475C37FC" w:rsidR="00DF3672" w:rsidRPr="00B573CB" w:rsidRDefault="00DF3672" w:rsidP="007C4D0E">
            <w:pPr>
              <w:pStyle w:val="GOSTTablenorm"/>
              <w:suppressAutoHyphens/>
            </w:pPr>
            <w:r w:rsidRPr="00B573CB">
              <w:t>да</w:t>
            </w:r>
          </w:p>
        </w:tc>
        <w:tc>
          <w:tcPr>
            <w:tcW w:w="1126" w:type="pct"/>
            <w:tcBorders>
              <w:top w:val="single" w:sz="4" w:space="0" w:color="auto"/>
              <w:left w:val="single" w:sz="4" w:space="0" w:color="auto"/>
              <w:bottom w:val="single" w:sz="4" w:space="0" w:color="auto"/>
              <w:right w:val="single" w:sz="4" w:space="0" w:color="auto"/>
            </w:tcBorders>
          </w:tcPr>
          <w:p w14:paraId="0F85C2C5" w14:textId="6AE7353A" w:rsidR="00DF3672" w:rsidRPr="00B573CB" w:rsidRDefault="00DF3672" w:rsidP="007C4D0E">
            <w:pPr>
              <w:pStyle w:val="GOSTTablenorm"/>
              <w:suppressAutoHyphens/>
            </w:pPr>
            <w:r w:rsidRPr="00B573CB">
              <w:t>Тип КБК получателя (по строке документа)</w:t>
            </w:r>
          </w:p>
        </w:tc>
        <w:tc>
          <w:tcPr>
            <w:tcW w:w="1122" w:type="pct"/>
            <w:tcBorders>
              <w:top w:val="single" w:sz="4" w:space="0" w:color="auto"/>
              <w:left w:val="single" w:sz="4" w:space="0" w:color="auto"/>
              <w:bottom w:val="single" w:sz="4" w:space="0" w:color="auto"/>
              <w:right w:val="single" w:sz="4" w:space="0" w:color="auto"/>
            </w:tcBorders>
          </w:tcPr>
          <w:p w14:paraId="198DAA34" w14:textId="0AB508D8" w:rsidR="00DF3672" w:rsidRPr="00B573CB" w:rsidRDefault="00DF3672" w:rsidP="005017B6">
            <w:pPr>
              <w:pStyle w:val="GOSTTablenorm"/>
              <w:suppressAutoHyphens/>
            </w:pPr>
            <w:r w:rsidRPr="00B573CB">
              <w:t>-</w:t>
            </w:r>
          </w:p>
        </w:tc>
        <w:tc>
          <w:tcPr>
            <w:tcW w:w="1354" w:type="pct"/>
            <w:tcBorders>
              <w:top w:val="single" w:sz="4" w:space="0" w:color="auto"/>
              <w:left w:val="single" w:sz="4" w:space="0" w:color="auto"/>
              <w:bottom w:val="single" w:sz="4" w:space="0" w:color="auto"/>
              <w:right w:val="single" w:sz="4" w:space="0" w:color="auto"/>
            </w:tcBorders>
          </w:tcPr>
          <w:p w14:paraId="352271AE" w14:textId="42A4CAE0" w:rsidR="00DF3672" w:rsidRPr="00B573CB" w:rsidRDefault="00DF3672" w:rsidP="00DF3672">
            <w:pPr>
              <w:pStyle w:val="GOSTTablenorm"/>
              <w:suppressAutoHyphens/>
            </w:pPr>
            <w:r w:rsidRPr="00B573CB">
              <w:t xml:space="preserve">Если </w:t>
            </w:r>
            <w:r w:rsidRPr="00B573CB">
              <w:rPr>
                <w:highlight w:val="green"/>
              </w:rPr>
              <w:t xml:space="preserve">в </w:t>
            </w:r>
            <w:r w:rsidR="00B573CB" w:rsidRPr="00B573CB">
              <w:rPr>
                <w:highlight w:val="green"/>
              </w:rPr>
              <w:t>атрибуте</w:t>
            </w:r>
            <w:r w:rsidRPr="00B573CB">
              <w:rPr>
                <w:highlight w:val="green"/>
              </w:rPr>
              <w:t xml:space="preserve"> </w:t>
            </w:r>
            <w:r w:rsidR="00B573CB" w:rsidRPr="00B573CB">
              <w:rPr>
                <w:highlight w:val="green"/>
              </w:rPr>
              <w:t>Вид_кода_расх_поступ_получ</w:t>
            </w:r>
            <w:r w:rsidRPr="00B573CB">
              <w:t xml:space="preserve"> указано значение «3», то атрибут заполняется значением «20».</w:t>
            </w:r>
          </w:p>
          <w:p w14:paraId="6AC74DED" w14:textId="056FFDCD" w:rsidR="00DF3672" w:rsidRDefault="00DF3672" w:rsidP="00DF3672">
            <w:pPr>
              <w:pStyle w:val="GOSTTablenorm"/>
              <w:suppressAutoHyphens/>
            </w:pPr>
            <w:r w:rsidRPr="00B573CB">
              <w:t>В остальных случаях - константа, принимает значение «00»</w:t>
            </w:r>
          </w:p>
        </w:tc>
      </w:tr>
      <w:tr w:rsidR="00920AD5" w14:paraId="6C2931F5" w14:textId="77777777" w:rsidTr="0004239F">
        <w:tc>
          <w:tcPr>
            <w:tcW w:w="1124" w:type="pct"/>
            <w:tcBorders>
              <w:top w:val="single" w:sz="4" w:space="0" w:color="auto"/>
              <w:left w:val="single" w:sz="4" w:space="0" w:color="auto"/>
              <w:bottom w:val="single" w:sz="4" w:space="0" w:color="auto"/>
              <w:right w:val="single" w:sz="4" w:space="0" w:color="auto"/>
            </w:tcBorders>
          </w:tcPr>
          <w:p w14:paraId="21580CA7" w14:textId="470E9A0D" w:rsidR="00920AD5" w:rsidRDefault="00920AD5" w:rsidP="00ED6A2A">
            <w:pPr>
              <w:pStyle w:val="GOSTTablenorm"/>
              <w:suppressAutoHyphens/>
            </w:pPr>
            <w:commentRangeStart w:id="6144"/>
            <w:r w:rsidRPr="00ED6A2A">
              <w:rPr>
                <w:color w:val="FF0000"/>
              </w:rPr>
              <w:t>КБК_</w:t>
            </w:r>
            <w:r w:rsidR="00ED6A2A" w:rsidRPr="00ED6A2A">
              <w:rPr>
                <w:color w:val="FF0000"/>
              </w:rPr>
              <w:t>КС</w:t>
            </w:r>
            <w:commentRangeEnd w:id="6144"/>
            <w:r w:rsidR="00ED6A2A">
              <w:rPr>
                <w:rStyle w:val="afff4"/>
              </w:rPr>
              <w:commentReference w:id="6144"/>
            </w:r>
          </w:p>
        </w:tc>
        <w:tc>
          <w:tcPr>
            <w:tcW w:w="273" w:type="pct"/>
            <w:tcBorders>
              <w:top w:val="single" w:sz="4" w:space="0" w:color="auto"/>
              <w:left w:val="single" w:sz="4" w:space="0" w:color="auto"/>
              <w:bottom w:val="single" w:sz="4" w:space="0" w:color="auto"/>
              <w:right w:val="single" w:sz="4" w:space="0" w:color="auto"/>
            </w:tcBorders>
          </w:tcPr>
          <w:p w14:paraId="49EA1D43" w14:textId="71BAEC01" w:rsidR="00920AD5" w:rsidRDefault="00920AD5" w:rsidP="007C4D0E">
            <w:pPr>
              <w:pStyle w:val="GOSTTablenorm"/>
              <w:suppressAutoHyphens/>
            </w:pPr>
            <w:r>
              <w:t>да</w:t>
            </w:r>
          </w:p>
        </w:tc>
        <w:tc>
          <w:tcPr>
            <w:tcW w:w="1126" w:type="pct"/>
            <w:tcBorders>
              <w:top w:val="single" w:sz="4" w:space="0" w:color="auto"/>
              <w:left w:val="single" w:sz="4" w:space="0" w:color="auto"/>
              <w:bottom w:val="single" w:sz="4" w:space="0" w:color="auto"/>
              <w:right w:val="single" w:sz="4" w:space="0" w:color="auto"/>
            </w:tcBorders>
          </w:tcPr>
          <w:p w14:paraId="35716ED4" w14:textId="73097F29" w:rsidR="00920AD5" w:rsidRPr="00DF3672" w:rsidRDefault="00920AD5" w:rsidP="007C4D0E">
            <w:pPr>
              <w:pStyle w:val="GOSTTablenorm"/>
              <w:suppressAutoHyphens/>
            </w:pPr>
            <w:r>
              <w:t>КБК по расчетному счету</w:t>
            </w:r>
          </w:p>
        </w:tc>
        <w:tc>
          <w:tcPr>
            <w:tcW w:w="1122" w:type="pct"/>
            <w:tcBorders>
              <w:top w:val="single" w:sz="4" w:space="0" w:color="auto"/>
              <w:left w:val="single" w:sz="4" w:space="0" w:color="auto"/>
              <w:bottom w:val="single" w:sz="4" w:space="0" w:color="auto"/>
              <w:right w:val="single" w:sz="4" w:space="0" w:color="auto"/>
            </w:tcBorders>
          </w:tcPr>
          <w:p w14:paraId="5BB58C89" w14:textId="29757D0F" w:rsidR="00920AD5" w:rsidRDefault="00920AD5" w:rsidP="005017B6">
            <w:pPr>
              <w:pStyle w:val="GOSTTablenorm"/>
              <w:suppressAutoHyphens/>
            </w:pPr>
            <w:r>
              <w:t>-</w:t>
            </w:r>
          </w:p>
        </w:tc>
        <w:tc>
          <w:tcPr>
            <w:tcW w:w="1354" w:type="pct"/>
            <w:tcBorders>
              <w:top w:val="single" w:sz="4" w:space="0" w:color="auto"/>
              <w:left w:val="single" w:sz="4" w:space="0" w:color="auto"/>
              <w:bottom w:val="single" w:sz="4" w:space="0" w:color="auto"/>
              <w:right w:val="single" w:sz="4" w:space="0" w:color="auto"/>
            </w:tcBorders>
          </w:tcPr>
          <w:p w14:paraId="5EDD5596" w14:textId="07E6138C" w:rsidR="00920AD5" w:rsidRDefault="00ED6A2A" w:rsidP="00DF3672">
            <w:pPr>
              <w:pStyle w:val="GOSTTablenorm"/>
              <w:suppressAutoHyphens/>
            </w:pPr>
            <w:r w:rsidRPr="00ED6A2A">
              <w:t>Указывается значение «00000000000000000610»</w:t>
            </w:r>
          </w:p>
        </w:tc>
      </w:tr>
      <w:tr w:rsidR="00ED6A2A" w14:paraId="59125BA7" w14:textId="77777777" w:rsidTr="0004239F">
        <w:tc>
          <w:tcPr>
            <w:tcW w:w="1124" w:type="pct"/>
            <w:tcBorders>
              <w:top w:val="single" w:sz="4" w:space="0" w:color="auto"/>
              <w:left w:val="single" w:sz="4" w:space="0" w:color="auto"/>
              <w:bottom w:val="single" w:sz="4" w:space="0" w:color="auto"/>
              <w:right w:val="single" w:sz="4" w:space="0" w:color="auto"/>
            </w:tcBorders>
          </w:tcPr>
          <w:p w14:paraId="7B6BADDE" w14:textId="7778EEC0" w:rsidR="00ED6A2A" w:rsidRPr="00ED6A2A" w:rsidRDefault="00ED6A2A" w:rsidP="007C4D0E">
            <w:pPr>
              <w:pStyle w:val="GOSTTablenorm"/>
              <w:suppressAutoHyphens/>
              <w:rPr>
                <w:color w:val="FF0000"/>
              </w:rPr>
            </w:pPr>
            <w:commentRangeStart w:id="6145"/>
            <w:r w:rsidRPr="00ED6A2A">
              <w:rPr>
                <w:color w:val="FF0000"/>
              </w:rPr>
              <w:t>Тип_КБК_КС</w:t>
            </w:r>
            <w:commentRangeEnd w:id="6145"/>
            <w:r>
              <w:rPr>
                <w:rStyle w:val="afff4"/>
              </w:rPr>
              <w:commentReference w:id="6145"/>
            </w:r>
          </w:p>
        </w:tc>
        <w:tc>
          <w:tcPr>
            <w:tcW w:w="273" w:type="pct"/>
            <w:tcBorders>
              <w:top w:val="single" w:sz="4" w:space="0" w:color="auto"/>
              <w:left w:val="single" w:sz="4" w:space="0" w:color="auto"/>
              <w:bottom w:val="single" w:sz="4" w:space="0" w:color="auto"/>
              <w:right w:val="single" w:sz="4" w:space="0" w:color="auto"/>
            </w:tcBorders>
          </w:tcPr>
          <w:p w14:paraId="6CFA1B3A" w14:textId="273CAA83" w:rsidR="00ED6A2A" w:rsidRDefault="00ED6A2A" w:rsidP="007C4D0E">
            <w:pPr>
              <w:pStyle w:val="GOSTTablenorm"/>
              <w:suppressAutoHyphens/>
            </w:pPr>
            <w:r>
              <w:t>да</w:t>
            </w:r>
          </w:p>
        </w:tc>
        <w:tc>
          <w:tcPr>
            <w:tcW w:w="1126" w:type="pct"/>
            <w:tcBorders>
              <w:top w:val="single" w:sz="4" w:space="0" w:color="auto"/>
              <w:left w:val="single" w:sz="4" w:space="0" w:color="auto"/>
              <w:bottom w:val="single" w:sz="4" w:space="0" w:color="auto"/>
              <w:right w:val="single" w:sz="4" w:space="0" w:color="auto"/>
            </w:tcBorders>
          </w:tcPr>
          <w:p w14:paraId="51F36A65" w14:textId="7392B5FB" w:rsidR="00ED6A2A" w:rsidRDefault="00ED6A2A" w:rsidP="007C4D0E">
            <w:pPr>
              <w:pStyle w:val="GOSTTablenorm"/>
              <w:suppressAutoHyphens/>
            </w:pPr>
            <w:r w:rsidRPr="00ED6A2A">
              <w:t>Тип КБК расчетному счету получателя</w:t>
            </w:r>
          </w:p>
        </w:tc>
        <w:tc>
          <w:tcPr>
            <w:tcW w:w="1122" w:type="pct"/>
            <w:tcBorders>
              <w:top w:val="single" w:sz="4" w:space="0" w:color="auto"/>
              <w:left w:val="single" w:sz="4" w:space="0" w:color="auto"/>
              <w:bottom w:val="single" w:sz="4" w:space="0" w:color="auto"/>
              <w:right w:val="single" w:sz="4" w:space="0" w:color="auto"/>
            </w:tcBorders>
          </w:tcPr>
          <w:p w14:paraId="024574F2" w14:textId="5870B3CF" w:rsidR="00ED6A2A" w:rsidRDefault="00ED6A2A" w:rsidP="005017B6">
            <w:pPr>
              <w:pStyle w:val="GOSTTablenorm"/>
              <w:suppressAutoHyphens/>
            </w:pPr>
            <w:r>
              <w:t>-</w:t>
            </w:r>
          </w:p>
        </w:tc>
        <w:tc>
          <w:tcPr>
            <w:tcW w:w="1354" w:type="pct"/>
            <w:tcBorders>
              <w:top w:val="single" w:sz="4" w:space="0" w:color="auto"/>
              <w:left w:val="single" w:sz="4" w:space="0" w:color="auto"/>
              <w:bottom w:val="single" w:sz="4" w:space="0" w:color="auto"/>
              <w:right w:val="single" w:sz="4" w:space="0" w:color="auto"/>
            </w:tcBorders>
          </w:tcPr>
          <w:p w14:paraId="3DA409A2" w14:textId="1D4C7C0E" w:rsidR="00ED6A2A" w:rsidRPr="00ED6A2A" w:rsidRDefault="00ED6A2A" w:rsidP="00DF3672">
            <w:pPr>
              <w:pStyle w:val="GOSTTablenorm"/>
              <w:suppressAutoHyphens/>
            </w:pPr>
            <w:r w:rsidRPr="00ED6A2A">
              <w:t>Указывается значение «31»</w:t>
            </w:r>
          </w:p>
        </w:tc>
      </w:tr>
      <w:tr w:rsidR="0004239F" w14:paraId="7A802F5E" w14:textId="77777777" w:rsidTr="0004239F">
        <w:tc>
          <w:tcPr>
            <w:tcW w:w="1124" w:type="pct"/>
            <w:tcBorders>
              <w:top w:val="single" w:sz="4" w:space="0" w:color="auto"/>
              <w:left w:val="single" w:sz="4" w:space="0" w:color="auto"/>
              <w:bottom w:val="single" w:sz="4" w:space="0" w:color="auto"/>
              <w:right w:val="single" w:sz="4" w:space="0" w:color="auto"/>
            </w:tcBorders>
          </w:tcPr>
          <w:p w14:paraId="49B03F0A" w14:textId="4CAE053F" w:rsidR="00842EEF" w:rsidRPr="00842EEF" w:rsidRDefault="00842EEF" w:rsidP="007C4D0E">
            <w:pPr>
              <w:pStyle w:val="GOSTTablenorm"/>
              <w:suppressAutoHyphens/>
            </w:pPr>
            <w:r w:rsidRPr="00842EEF">
              <w:t>ТОФК_КС_получателя</w:t>
            </w:r>
          </w:p>
        </w:tc>
        <w:tc>
          <w:tcPr>
            <w:tcW w:w="273" w:type="pct"/>
            <w:tcBorders>
              <w:top w:val="single" w:sz="4" w:space="0" w:color="auto"/>
              <w:left w:val="single" w:sz="4" w:space="0" w:color="auto"/>
              <w:bottom w:val="single" w:sz="4" w:space="0" w:color="auto"/>
              <w:right w:val="single" w:sz="4" w:space="0" w:color="auto"/>
            </w:tcBorders>
          </w:tcPr>
          <w:p w14:paraId="096F3488" w14:textId="457A215E" w:rsidR="00842EEF" w:rsidRDefault="00842EEF" w:rsidP="007C4D0E">
            <w:pPr>
              <w:pStyle w:val="GOSTTablenorm"/>
              <w:suppressAutoHyphens/>
            </w:pPr>
            <w:r>
              <w:t>да</w:t>
            </w:r>
          </w:p>
        </w:tc>
        <w:tc>
          <w:tcPr>
            <w:tcW w:w="1126" w:type="pct"/>
            <w:tcBorders>
              <w:top w:val="single" w:sz="4" w:space="0" w:color="auto"/>
              <w:left w:val="single" w:sz="4" w:space="0" w:color="auto"/>
              <w:bottom w:val="single" w:sz="4" w:space="0" w:color="auto"/>
              <w:right w:val="single" w:sz="4" w:space="0" w:color="auto"/>
            </w:tcBorders>
          </w:tcPr>
          <w:p w14:paraId="0A3F0D57" w14:textId="6FC23E25" w:rsidR="00842EEF" w:rsidRDefault="00842EEF" w:rsidP="007C4D0E">
            <w:pPr>
              <w:pStyle w:val="GOSTTablenorm"/>
              <w:suppressAutoHyphens/>
            </w:pPr>
            <w:r w:rsidRPr="00842EEF">
              <w:t>Код ТОФК по КС получателя (2-значный)</w:t>
            </w:r>
          </w:p>
        </w:tc>
        <w:tc>
          <w:tcPr>
            <w:tcW w:w="1122" w:type="pct"/>
            <w:tcBorders>
              <w:top w:val="single" w:sz="4" w:space="0" w:color="auto"/>
              <w:left w:val="single" w:sz="4" w:space="0" w:color="auto"/>
              <w:bottom w:val="single" w:sz="4" w:space="0" w:color="auto"/>
              <w:right w:val="single" w:sz="4" w:space="0" w:color="auto"/>
            </w:tcBorders>
          </w:tcPr>
          <w:p w14:paraId="01D244FF" w14:textId="77777777" w:rsidR="00842EEF" w:rsidRPr="00842EEF" w:rsidRDefault="00842EEF" w:rsidP="00842EEF">
            <w:pPr>
              <w:pStyle w:val="GOSTTablenorm"/>
              <w:suppressAutoHyphens/>
              <w:rPr>
                <w:lang w:val="en-US"/>
              </w:rPr>
            </w:pPr>
            <w:r w:rsidRPr="00842EEF">
              <w:rPr>
                <w:lang w:val="en-US"/>
              </w:rPr>
              <w:t>R_CHECKACC</w:t>
            </w:r>
          </w:p>
          <w:p w14:paraId="7AADA54D" w14:textId="77777777" w:rsidR="00842EEF" w:rsidRPr="00842EEF" w:rsidRDefault="00842EEF" w:rsidP="00842EEF">
            <w:pPr>
              <w:pStyle w:val="GOSTTablenorm"/>
              <w:suppressAutoHyphens/>
              <w:rPr>
                <w:lang w:val="en-US"/>
              </w:rPr>
            </w:pPr>
            <w:r>
              <w:t>или</w:t>
            </w:r>
          </w:p>
          <w:p w14:paraId="2FEF8478" w14:textId="72AB83CB" w:rsidR="00842EEF" w:rsidRPr="00842EEF" w:rsidRDefault="00842EEF" w:rsidP="00842EEF">
            <w:pPr>
              <w:pStyle w:val="GOSTTablenorm"/>
              <w:suppressAutoHyphens/>
              <w:rPr>
                <w:lang w:val="en-US"/>
              </w:rPr>
            </w:pPr>
            <w:r w:rsidRPr="00842EEF">
              <w:rPr>
                <w:lang w:val="en-US"/>
              </w:rPr>
              <w:t>R_SUCCESSORACCOUNT</w:t>
            </w:r>
          </w:p>
        </w:tc>
        <w:tc>
          <w:tcPr>
            <w:tcW w:w="1354" w:type="pct"/>
            <w:tcBorders>
              <w:top w:val="single" w:sz="4" w:space="0" w:color="auto"/>
              <w:left w:val="single" w:sz="4" w:space="0" w:color="auto"/>
              <w:bottom w:val="single" w:sz="4" w:space="0" w:color="auto"/>
              <w:right w:val="single" w:sz="4" w:space="0" w:color="auto"/>
            </w:tcBorders>
          </w:tcPr>
          <w:p w14:paraId="12B9BC79" w14:textId="2CF3B97E" w:rsidR="00842EEF" w:rsidRDefault="00842EEF" w:rsidP="005017B6">
            <w:pPr>
              <w:pStyle w:val="GOSTTablenorm"/>
              <w:suppressAutoHyphens/>
            </w:pPr>
            <w:r w:rsidRPr="00842EEF">
              <w:t>Указываются 17-18 разряды номера КС получателя</w:t>
            </w:r>
          </w:p>
        </w:tc>
      </w:tr>
      <w:tr w:rsidR="0004239F" w:rsidRPr="00ED6A2A" w14:paraId="0A8D10A9" w14:textId="77777777" w:rsidTr="0004239F">
        <w:tc>
          <w:tcPr>
            <w:tcW w:w="1124" w:type="pct"/>
            <w:tcBorders>
              <w:top w:val="single" w:sz="4" w:space="0" w:color="auto"/>
              <w:left w:val="single" w:sz="4" w:space="0" w:color="auto"/>
              <w:bottom w:val="single" w:sz="4" w:space="0" w:color="auto"/>
              <w:right w:val="single" w:sz="4" w:space="0" w:color="auto"/>
            </w:tcBorders>
          </w:tcPr>
          <w:p w14:paraId="7E54A49F" w14:textId="78039AC9" w:rsidR="00842EEF" w:rsidRPr="00842EEF" w:rsidRDefault="00842EEF" w:rsidP="007C4D0E">
            <w:pPr>
              <w:pStyle w:val="GOSTTablenorm"/>
              <w:suppressAutoHyphens/>
            </w:pPr>
            <w:r w:rsidRPr="00842EEF">
              <w:t>Порядк_номер_КС_получателя</w:t>
            </w:r>
          </w:p>
        </w:tc>
        <w:tc>
          <w:tcPr>
            <w:tcW w:w="273" w:type="pct"/>
            <w:tcBorders>
              <w:top w:val="single" w:sz="4" w:space="0" w:color="auto"/>
              <w:left w:val="single" w:sz="4" w:space="0" w:color="auto"/>
              <w:bottom w:val="single" w:sz="4" w:space="0" w:color="auto"/>
              <w:right w:val="single" w:sz="4" w:space="0" w:color="auto"/>
            </w:tcBorders>
          </w:tcPr>
          <w:p w14:paraId="103C614C" w14:textId="28A6D79C" w:rsidR="00842EEF" w:rsidRDefault="00842EEF" w:rsidP="007C4D0E">
            <w:pPr>
              <w:pStyle w:val="GOSTTablenorm"/>
              <w:suppressAutoHyphens/>
            </w:pPr>
            <w:r>
              <w:t>да</w:t>
            </w:r>
          </w:p>
        </w:tc>
        <w:tc>
          <w:tcPr>
            <w:tcW w:w="1126" w:type="pct"/>
            <w:tcBorders>
              <w:top w:val="single" w:sz="4" w:space="0" w:color="auto"/>
              <w:left w:val="single" w:sz="4" w:space="0" w:color="auto"/>
              <w:bottom w:val="single" w:sz="4" w:space="0" w:color="auto"/>
              <w:right w:val="single" w:sz="4" w:space="0" w:color="auto"/>
            </w:tcBorders>
          </w:tcPr>
          <w:p w14:paraId="776D6C0F" w14:textId="3B0121B7" w:rsidR="00842EEF" w:rsidRPr="00842EEF" w:rsidRDefault="00CD12ED" w:rsidP="007C4D0E">
            <w:pPr>
              <w:pStyle w:val="GOSTTablenorm"/>
              <w:suppressAutoHyphens/>
            </w:pPr>
            <w:r w:rsidRPr="00C644BE">
              <w:rPr>
                <w:szCs w:val="22"/>
              </w:rPr>
              <w:t>Порядковый номер КС</w:t>
            </w:r>
            <w:r>
              <w:rPr>
                <w:szCs w:val="22"/>
              </w:rPr>
              <w:t xml:space="preserve"> получателя</w:t>
            </w:r>
          </w:p>
        </w:tc>
        <w:tc>
          <w:tcPr>
            <w:tcW w:w="1122" w:type="pct"/>
            <w:tcBorders>
              <w:top w:val="single" w:sz="4" w:space="0" w:color="auto"/>
              <w:left w:val="single" w:sz="4" w:space="0" w:color="auto"/>
              <w:bottom w:val="single" w:sz="4" w:space="0" w:color="auto"/>
              <w:right w:val="single" w:sz="4" w:space="0" w:color="auto"/>
            </w:tcBorders>
          </w:tcPr>
          <w:p w14:paraId="3571716E" w14:textId="77777777" w:rsidR="00CD12ED" w:rsidRPr="00842EEF" w:rsidRDefault="00CD12ED" w:rsidP="00CD12ED">
            <w:pPr>
              <w:pStyle w:val="GOSTTablenorm"/>
              <w:suppressAutoHyphens/>
              <w:rPr>
                <w:lang w:val="en-US"/>
              </w:rPr>
            </w:pPr>
            <w:r w:rsidRPr="00842EEF">
              <w:rPr>
                <w:lang w:val="en-US"/>
              </w:rPr>
              <w:t>R_CHECKACC</w:t>
            </w:r>
          </w:p>
          <w:p w14:paraId="5C1952FD" w14:textId="77777777" w:rsidR="00CD12ED" w:rsidRPr="00842EEF" w:rsidRDefault="00CD12ED" w:rsidP="00CD12ED">
            <w:pPr>
              <w:pStyle w:val="GOSTTablenorm"/>
              <w:suppressAutoHyphens/>
              <w:rPr>
                <w:lang w:val="en-US"/>
              </w:rPr>
            </w:pPr>
            <w:r>
              <w:t>или</w:t>
            </w:r>
          </w:p>
          <w:p w14:paraId="3BD77848" w14:textId="52919F6E" w:rsidR="00842EEF" w:rsidRPr="00842EEF" w:rsidRDefault="00CD12ED" w:rsidP="00CD12ED">
            <w:pPr>
              <w:pStyle w:val="GOSTTablenorm"/>
              <w:suppressAutoHyphens/>
              <w:rPr>
                <w:lang w:val="en-US"/>
              </w:rPr>
            </w:pPr>
            <w:r w:rsidRPr="00842EEF">
              <w:rPr>
                <w:lang w:val="en-US"/>
              </w:rPr>
              <w:t>R_SUCCESSORACCOUNT</w:t>
            </w:r>
          </w:p>
        </w:tc>
        <w:tc>
          <w:tcPr>
            <w:tcW w:w="1354" w:type="pct"/>
            <w:tcBorders>
              <w:top w:val="single" w:sz="4" w:space="0" w:color="auto"/>
              <w:left w:val="single" w:sz="4" w:space="0" w:color="auto"/>
              <w:bottom w:val="single" w:sz="4" w:space="0" w:color="auto"/>
              <w:right w:val="single" w:sz="4" w:space="0" w:color="auto"/>
            </w:tcBorders>
          </w:tcPr>
          <w:p w14:paraId="542E2D4F" w14:textId="015372F5" w:rsidR="00842EEF" w:rsidRPr="00842EEF" w:rsidRDefault="00CD12ED" w:rsidP="005017B6">
            <w:pPr>
              <w:pStyle w:val="GOSTTablenorm"/>
              <w:suppressAutoHyphens/>
            </w:pPr>
            <w:r w:rsidRPr="00CD12ED">
              <w:t>Указываются 19-20 разряды номера КС получателя</w:t>
            </w:r>
          </w:p>
        </w:tc>
      </w:tr>
      <w:tr w:rsidR="0004239F" w:rsidRPr="00B573CB" w14:paraId="7EB12033" w14:textId="77777777" w:rsidTr="0004239F">
        <w:tc>
          <w:tcPr>
            <w:tcW w:w="1124" w:type="pct"/>
            <w:tcBorders>
              <w:top w:val="single" w:sz="4" w:space="0" w:color="auto"/>
              <w:left w:val="single" w:sz="4" w:space="0" w:color="auto"/>
              <w:bottom w:val="single" w:sz="4" w:space="0" w:color="auto"/>
              <w:right w:val="single" w:sz="4" w:space="0" w:color="auto"/>
            </w:tcBorders>
          </w:tcPr>
          <w:p w14:paraId="37C1C242" w14:textId="042E334C" w:rsidR="00CD12ED" w:rsidRPr="00B573CB" w:rsidRDefault="00CD12ED" w:rsidP="007C4D0E">
            <w:pPr>
              <w:pStyle w:val="GOSTTablenorm"/>
              <w:suppressAutoHyphens/>
            </w:pPr>
            <w:r w:rsidRPr="00B573CB">
              <w:t>ОКС_КМИ_получателя</w:t>
            </w:r>
          </w:p>
        </w:tc>
        <w:tc>
          <w:tcPr>
            <w:tcW w:w="273" w:type="pct"/>
            <w:tcBorders>
              <w:top w:val="single" w:sz="4" w:space="0" w:color="auto"/>
              <w:left w:val="single" w:sz="4" w:space="0" w:color="auto"/>
              <w:bottom w:val="single" w:sz="4" w:space="0" w:color="auto"/>
              <w:right w:val="single" w:sz="4" w:space="0" w:color="auto"/>
            </w:tcBorders>
          </w:tcPr>
          <w:p w14:paraId="1F463C77" w14:textId="6CF82C85" w:rsidR="00CD12ED" w:rsidRPr="00B573CB" w:rsidRDefault="00B573CB" w:rsidP="007C4D0E">
            <w:pPr>
              <w:pStyle w:val="GOSTTablenorm"/>
              <w:suppressAutoHyphens/>
            </w:pPr>
            <w:r w:rsidRPr="00B573CB">
              <w:rPr>
                <w:highlight w:val="green"/>
              </w:rPr>
              <w:t>да</w:t>
            </w:r>
          </w:p>
        </w:tc>
        <w:tc>
          <w:tcPr>
            <w:tcW w:w="1126" w:type="pct"/>
            <w:tcBorders>
              <w:top w:val="single" w:sz="4" w:space="0" w:color="auto"/>
              <w:left w:val="single" w:sz="4" w:space="0" w:color="auto"/>
              <w:bottom w:val="single" w:sz="4" w:space="0" w:color="auto"/>
              <w:right w:val="single" w:sz="4" w:space="0" w:color="auto"/>
            </w:tcBorders>
          </w:tcPr>
          <w:p w14:paraId="648A5694" w14:textId="2A28A0FD" w:rsidR="00CD12ED" w:rsidRPr="00B573CB" w:rsidRDefault="00CD12ED" w:rsidP="007C4D0E">
            <w:pPr>
              <w:pStyle w:val="GOSTTablenorm"/>
              <w:suppressAutoHyphens/>
              <w:rPr>
                <w:szCs w:val="22"/>
              </w:rPr>
            </w:pPr>
            <w:r w:rsidRPr="00B573CB">
              <w:rPr>
                <w:szCs w:val="22"/>
              </w:rPr>
              <w:t>ОКС (КМИ) получателя</w:t>
            </w:r>
            <w:r w:rsidR="00BF46DF" w:rsidRPr="00B573CB">
              <w:rPr>
                <w:szCs w:val="22"/>
              </w:rPr>
              <w:t xml:space="preserve"> </w:t>
            </w:r>
            <w:r w:rsidR="00BF46DF" w:rsidRPr="00B573CB">
              <w:t>(по строке документа)</w:t>
            </w:r>
          </w:p>
        </w:tc>
        <w:tc>
          <w:tcPr>
            <w:tcW w:w="1122" w:type="pct"/>
            <w:tcBorders>
              <w:top w:val="single" w:sz="4" w:space="0" w:color="auto"/>
              <w:left w:val="single" w:sz="4" w:space="0" w:color="auto"/>
              <w:bottom w:val="single" w:sz="4" w:space="0" w:color="auto"/>
              <w:right w:val="single" w:sz="4" w:space="0" w:color="auto"/>
            </w:tcBorders>
          </w:tcPr>
          <w:p w14:paraId="0B86EA21" w14:textId="77777777" w:rsidR="00CD12ED" w:rsidRPr="00756F19" w:rsidRDefault="00CD12ED" w:rsidP="00CD12ED">
            <w:pPr>
              <w:pStyle w:val="GOSTTablenorm"/>
              <w:suppressAutoHyphens/>
              <w:rPr>
                <w:lang w:val="en-US"/>
              </w:rPr>
            </w:pPr>
            <w:r w:rsidRPr="00B573CB">
              <w:rPr>
                <w:lang w:val="en-US"/>
              </w:rPr>
              <w:t>FS</w:t>
            </w:r>
            <w:r w:rsidRPr="00756F19">
              <w:rPr>
                <w:lang w:val="en-US"/>
              </w:rPr>
              <w:t>_</w:t>
            </w:r>
            <w:r w:rsidRPr="00B573CB">
              <w:rPr>
                <w:lang w:val="en-US"/>
              </w:rPr>
              <w:t>ANALYTACCINDD</w:t>
            </w:r>
            <w:r w:rsidRPr="00756F19">
              <w:rPr>
                <w:lang w:val="en-US"/>
              </w:rPr>
              <w:t>092_</w:t>
            </w:r>
            <w:r w:rsidRPr="00B573CB">
              <w:rPr>
                <w:lang w:val="en-US"/>
              </w:rPr>
              <w:t>LIST</w:t>
            </w:r>
            <w:r w:rsidRPr="00756F19">
              <w:rPr>
                <w:lang w:val="en-US"/>
              </w:rPr>
              <w:t>:</w:t>
            </w:r>
            <w:r w:rsidRPr="00B573CB">
              <w:rPr>
                <w:lang w:val="en-US"/>
              </w:rPr>
              <w:t>FAIP</w:t>
            </w:r>
          </w:p>
          <w:p w14:paraId="5B73ED35" w14:textId="77777777" w:rsidR="00B573CB" w:rsidRPr="00756F19" w:rsidRDefault="00B573CB" w:rsidP="00B573CB">
            <w:pPr>
              <w:pStyle w:val="GOSTTablenorm"/>
              <w:suppressAutoHyphens/>
              <w:rPr>
                <w:highlight w:val="green"/>
                <w:lang w:val="en-US"/>
              </w:rPr>
            </w:pPr>
            <w:r w:rsidRPr="003B2067">
              <w:rPr>
                <w:highlight w:val="green"/>
              </w:rPr>
              <w:t>или</w:t>
            </w:r>
          </w:p>
          <w:p w14:paraId="2A285232" w14:textId="3E81DB05" w:rsidR="00B573CB" w:rsidRPr="00504082" w:rsidRDefault="00504082" w:rsidP="00B573CB">
            <w:pPr>
              <w:pStyle w:val="GOSTTablenorm"/>
              <w:suppressAutoHyphens/>
              <w:rPr>
                <w:lang w:val="en-US"/>
              </w:rPr>
            </w:pPr>
            <w:r w:rsidRPr="00504082">
              <w:rPr>
                <w:lang w:val="en-US"/>
              </w:rPr>
              <w:t>FS_DVSANALYTACCINDD092_LIST</w:t>
            </w:r>
            <w:r>
              <w:rPr>
                <w:lang w:val="en-US"/>
              </w:rPr>
              <w:t>:</w:t>
            </w:r>
            <w:r w:rsidRPr="00504082">
              <w:rPr>
                <w:lang w:val="en-US"/>
              </w:rPr>
              <w:t xml:space="preserve"> FAIP</w:t>
            </w:r>
          </w:p>
        </w:tc>
        <w:tc>
          <w:tcPr>
            <w:tcW w:w="1354" w:type="pct"/>
            <w:tcBorders>
              <w:top w:val="single" w:sz="4" w:space="0" w:color="auto"/>
              <w:left w:val="single" w:sz="4" w:space="0" w:color="auto"/>
              <w:bottom w:val="single" w:sz="4" w:space="0" w:color="auto"/>
              <w:right w:val="single" w:sz="4" w:space="0" w:color="auto"/>
            </w:tcBorders>
          </w:tcPr>
          <w:p w14:paraId="7023D337" w14:textId="77777777" w:rsidR="00B573CB" w:rsidRPr="00B573CB" w:rsidRDefault="00B573CB" w:rsidP="00B573CB">
            <w:pPr>
              <w:pStyle w:val="GOSTTableListMark1"/>
              <w:rPr>
                <w:highlight w:val="green"/>
              </w:rPr>
            </w:pPr>
            <w:r w:rsidRPr="00B573CB">
              <w:rPr>
                <w:highlight w:val="green"/>
              </w:rPr>
              <w:t>Если параметр «Признак ДВС для учета» заполнен значением «false», то заполняется значением параметра «ОКС (КМИ) получателя» таблицы «Аналитические показатели учета»;</w:t>
            </w:r>
          </w:p>
          <w:p w14:paraId="67E60740" w14:textId="1D8842B4" w:rsidR="00CD12ED" w:rsidRPr="00B573CB" w:rsidRDefault="00B573CB" w:rsidP="00B573CB">
            <w:pPr>
              <w:pStyle w:val="GOSTTableListMark1"/>
            </w:pPr>
            <w:r w:rsidRPr="00B573CB">
              <w:rPr>
                <w:highlight w:val="green"/>
              </w:rPr>
              <w:t>Если параметр «Признак ДВС для учета» заполнен значением «true», то заполняется значением параметра «ОКС (КМИ) получателя» таблицы «Аналитические показатели учета при ДВС»</w:t>
            </w:r>
            <w:r w:rsidRPr="00B573CB" w:rsidDel="00B573CB">
              <w:t xml:space="preserve"> </w:t>
            </w:r>
          </w:p>
        </w:tc>
      </w:tr>
      <w:tr w:rsidR="0004239F" w14:paraId="44E1C49F" w14:textId="77777777" w:rsidTr="0004239F">
        <w:tc>
          <w:tcPr>
            <w:tcW w:w="1124" w:type="pct"/>
            <w:tcBorders>
              <w:top w:val="single" w:sz="4" w:space="0" w:color="auto"/>
              <w:left w:val="single" w:sz="4" w:space="0" w:color="auto"/>
              <w:bottom w:val="single" w:sz="4" w:space="0" w:color="auto"/>
              <w:right w:val="single" w:sz="4" w:space="0" w:color="auto"/>
            </w:tcBorders>
          </w:tcPr>
          <w:p w14:paraId="148B003F" w14:textId="729C7E2E" w:rsidR="00CD12ED" w:rsidRPr="00B573CB" w:rsidRDefault="00CD12ED" w:rsidP="007C4D0E">
            <w:pPr>
              <w:pStyle w:val="GOSTTablenorm"/>
              <w:suppressAutoHyphens/>
            </w:pPr>
            <w:r w:rsidRPr="00B573CB">
              <w:t>Идентификатор_контракта</w:t>
            </w:r>
          </w:p>
        </w:tc>
        <w:tc>
          <w:tcPr>
            <w:tcW w:w="273" w:type="pct"/>
            <w:tcBorders>
              <w:top w:val="single" w:sz="4" w:space="0" w:color="auto"/>
              <w:left w:val="single" w:sz="4" w:space="0" w:color="auto"/>
              <w:bottom w:val="single" w:sz="4" w:space="0" w:color="auto"/>
              <w:right w:val="single" w:sz="4" w:space="0" w:color="auto"/>
            </w:tcBorders>
          </w:tcPr>
          <w:p w14:paraId="33953BBE" w14:textId="7F783CEA" w:rsidR="00CD12ED" w:rsidRPr="00B573CB" w:rsidRDefault="00787A6B" w:rsidP="007C4D0E">
            <w:pPr>
              <w:pStyle w:val="GOSTTablenorm"/>
              <w:suppressAutoHyphens/>
            </w:pPr>
            <w:r w:rsidRPr="00787A6B">
              <w:rPr>
                <w:highlight w:val="green"/>
              </w:rPr>
              <w:t>да</w:t>
            </w:r>
          </w:p>
        </w:tc>
        <w:tc>
          <w:tcPr>
            <w:tcW w:w="1126" w:type="pct"/>
            <w:tcBorders>
              <w:top w:val="single" w:sz="4" w:space="0" w:color="auto"/>
              <w:left w:val="single" w:sz="4" w:space="0" w:color="auto"/>
              <w:bottom w:val="single" w:sz="4" w:space="0" w:color="auto"/>
              <w:right w:val="single" w:sz="4" w:space="0" w:color="auto"/>
            </w:tcBorders>
          </w:tcPr>
          <w:p w14:paraId="7F21AD1B" w14:textId="01123D03" w:rsidR="00CD12ED" w:rsidRPr="00B573CB" w:rsidRDefault="00CD12ED" w:rsidP="007C4D0E">
            <w:pPr>
              <w:pStyle w:val="GOSTTablenorm"/>
              <w:suppressAutoHyphens/>
              <w:rPr>
                <w:szCs w:val="22"/>
              </w:rPr>
            </w:pPr>
            <w:r w:rsidRPr="00B573CB">
              <w:rPr>
                <w:szCs w:val="22"/>
              </w:rPr>
              <w:t>Идентификатор государственного контракта, соглашения, договора получателя</w:t>
            </w:r>
            <w:r w:rsidR="00BF46DF" w:rsidRPr="00B573CB">
              <w:rPr>
                <w:szCs w:val="22"/>
              </w:rPr>
              <w:t xml:space="preserve"> </w:t>
            </w:r>
            <w:r w:rsidR="00BF46DF" w:rsidRPr="00B573CB">
              <w:t>(по строке документа)</w:t>
            </w:r>
          </w:p>
        </w:tc>
        <w:tc>
          <w:tcPr>
            <w:tcW w:w="1122" w:type="pct"/>
            <w:tcBorders>
              <w:top w:val="single" w:sz="4" w:space="0" w:color="auto"/>
              <w:left w:val="single" w:sz="4" w:space="0" w:color="auto"/>
              <w:bottom w:val="single" w:sz="4" w:space="0" w:color="auto"/>
              <w:right w:val="single" w:sz="4" w:space="0" w:color="auto"/>
            </w:tcBorders>
          </w:tcPr>
          <w:p w14:paraId="39E3BB36" w14:textId="77777777" w:rsidR="00787A6B" w:rsidRPr="00756F19" w:rsidRDefault="00787A6B" w:rsidP="00CD12ED">
            <w:pPr>
              <w:pStyle w:val="GOSTTablenorm"/>
              <w:suppressAutoHyphens/>
              <w:rPr>
                <w:lang w:val="en-US"/>
              </w:rPr>
            </w:pPr>
            <w:r w:rsidRPr="00756F19">
              <w:rPr>
                <w:lang w:val="en-US"/>
              </w:rPr>
              <w:t>FS_ANALYTACCINDD092_LIST:IGK</w:t>
            </w:r>
            <w:r w:rsidRPr="00756F19" w:rsidDel="00787A6B">
              <w:rPr>
                <w:lang w:val="en-US"/>
              </w:rPr>
              <w:t xml:space="preserve"> </w:t>
            </w:r>
          </w:p>
          <w:p w14:paraId="3C8B380C" w14:textId="77777777" w:rsidR="00787A6B" w:rsidRPr="00756F19" w:rsidRDefault="00787A6B" w:rsidP="00787A6B">
            <w:pPr>
              <w:pStyle w:val="GOSTTablenorm"/>
              <w:suppressAutoHyphens/>
              <w:rPr>
                <w:highlight w:val="green"/>
                <w:lang w:val="en-US"/>
              </w:rPr>
            </w:pPr>
            <w:r w:rsidRPr="00615385">
              <w:rPr>
                <w:highlight w:val="green"/>
              </w:rPr>
              <w:t>или</w:t>
            </w:r>
          </w:p>
          <w:p w14:paraId="49FAD0C8" w14:textId="16CE4F15" w:rsidR="00CD12ED" w:rsidRPr="00756F19" w:rsidRDefault="00504082" w:rsidP="00787A6B">
            <w:pPr>
              <w:pStyle w:val="GOSTTablenorm"/>
              <w:suppressAutoHyphens/>
              <w:rPr>
                <w:lang w:val="en-US"/>
              </w:rPr>
            </w:pPr>
            <w:r w:rsidRPr="00504082">
              <w:rPr>
                <w:lang w:val="en-US"/>
              </w:rPr>
              <w:t>FS_DVSANALYTACCINDD092_LIST</w:t>
            </w:r>
            <w:r>
              <w:rPr>
                <w:lang w:val="en-US"/>
              </w:rPr>
              <w:t>:</w:t>
            </w:r>
            <w:r w:rsidRPr="00504082">
              <w:rPr>
                <w:lang w:val="en-US"/>
              </w:rPr>
              <w:t xml:space="preserve"> </w:t>
            </w:r>
            <w:r w:rsidRPr="00756F19">
              <w:rPr>
                <w:lang w:val="en-US"/>
              </w:rPr>
              <w:t>IGK</w:t>
            </w:r>
          </w:p>
        </w:tc>
        <w:tc>
          <w:tcPr>
            <w:tcW w:w="1354" w:type="pct"/>
            <w:tcBorders>
              <w:top w:val="single" w:sz="4" w:space="0" w:color="auto"/>
              <w:left w:val="single" w:sz="4" w:space="0" w:color="auto"/>
              <w:bottom w:val="single" w:sz="4" w:space="0" w:color="auto"/>
              <w:right w:val="single" w:sz="4" w:space="0" w:color="auto"/>
            </w:tcBorders>
          </w:tcPr>
          <w:p w14:paraId="04E0125D" w14:textId="0D152A50" w:rsidR="00787A6B" w:rsidRPr="00B573CB" w:rsidRDefault="00787A6B" w:rsidP="00787A6B">
            <w:pPr>
              <w:pStyle w:val="GOSTTableListMark1"/>
              <w:rPr>
                <w:highlight w:val="green"/>
              </w:rPr>
            </w:pPr>
            <w:r w:rsidRPr="00B573CB">
              <w:rPr>
                <w:highlight w:val="green"/>
              </w:rPr>
              <w:t>Если параметр «Признак ДВС для учета» заполнен значением «false», то заполняется значением параметра «</w:t>
            </w:r>
            <w:r w:rsidRPr="00787A6B">
              <w:rPr>
                <w:highlight w:val="green"/>
              </w:rPr>
              <w:t>ИГК получателя</w:t>
            </w:r>
            <w:r w:rsidRPr="00B573CB">
              <w:rPr>
                <w:highlight w:val="green"/>
              </w:rPr>
              <w:t>» таблицы «Аналитические показатели учета»;</w:t>
            </w:r>
          </w:p>
          <w:p w14:paraId="362858C1" w14:textId="3208E07B" w:rsidR="00CD12ED" w:rsidRPr="00B573CB" w:rsidRDefault="00787A6B" w:rsidP="00787A6B">
            <w:pPr>
              <w:pStyle w:val="GOSTTableListMark1"/>
            </w:pPr>
            <w:r w:rsidRPr="00B573CB">
              <w:rPr>
                <w:highlight w:val="green"/>
              </w:rPr>
              <w:t>Если параметр «Признак ДВС для учета» заполнен значением «true», то заполняется значением параметра «</w:t>
            </w:r>
            <w:r w:rsidRPr="00787A6B">
              <w:rPr>
                <w:highlight w:val="green"/>
              </w:rPr>
              <w:t>ИГК получателя</w:t>
            </w:r>
            <w:r w:rsidRPr="00B573CB">
              <w:rPr>
                <w:highlight w:val="green"/>
              </w:rPr>
              <w:t>» таблицы «Аналитические показатели учета при ДВС»</w:t>
            </w:r>
          </w:p>
        </w:tc>
      </w:tr>
      <w:tr w:rsidR="0004239F" w14:paraId="3CD5B725" w14:textId="77777777" w:rsidTr="0004239F">
        <w:tc>
          <w:tcPr>
            <w:tcW w:w="1124" w:type="pct"/>
            <w:tcBorders>
              <w:top w:val="single" w:sz="4" w:space="0" w:color="auto"/>
              <w:left w:val="single" w:sz="4" w:space="0" w:color="auto"/>
              <w:bottom w:val="single" w:sz="4" w:space="0" w:color="auto"/>
              <w:right w:val="single" w:sz="4" w:space="0" w:color="auto"/>
            </w:tcBorders>
          </w:tcPr>
          <w:p w14:paraId="645BEB8E" w14:textId="366A18F3" w:rsidR="00CD12ED" w:rsidRPr="00842EEF" w:rsidRDefault="00CD12ED" w:rsidP="007C4D0E">
            <w:pPr>
              <w:pStyle w:val="GOSTTablenorm"/>
              <w:suppressAutoHyphens/>
            </w:pPr>
            <w:r w:rsidRPr="00CD12ED">
              <w:t>Вид_кода_расх_поступ_получ</w:t>
            </w:r>
          </w:p>
        </w:tc>
        <w:tc>
          <w:tcPr>
            <w:tcW w:w="273" w:type="pct"/>
            <w:tcBorders>
              <w:top w:val="single" w:sz="4" w:space="0" w:color="auto"/>
              <w:left w:val="single" w:sz="4" w:space="0" w:color="auto"/>
              <w:bottom w:val="single" w:sz="4" w:space="0" w:color="auto"/>
              <w:right w:val="single" w:sz="4" w:space="0" w:color="auto"/>
            </w:tcBorders>
          </w:tcPr>
          <w:p w14:paraId="3568A032" w14:textId="6C0AB361" w:rsidR="00CD12ED" w:rsidRDefault="00615385" w:rsidP="00615385">
            <w:pPr>
              <w:pStyle w:val="GOSTTablenorm"/>
              <w:suppressAutoHyphens/>
              <w:ind w:left="0"/>
            </w:pPr>
            <w:r w:rsidRPr="00615385">
              <w:rPr>
                <w:highlight w:val="green"/>
              </w:rPr>
              <w:t>да</w:t>
            </w:r>
          </w:p>
        </w:tc>
        <w:tc>
          <w:tcPr>
            <w:tcW w:w="1126" w:type="pct"/>
            <w:tcBorders>
              <w:top w:val="single" w:sz="4" w:space="0" w:color="auto"/>
              <w:left w:val="single" w:sz="4" w:space="0" w:color="auto"/>
              <w:bottom w:val="single" w:sz="4" w:space="0" w:color="auto"/>
              <w:right w:val="single" w:sz="4" w:space="0" w:color="auto"/>
            </w:tcBorders>
          </w:tcPr>
          <w:p w14:paraId="09D67070" w14:textId="6670EC03" w:rsidR="00CD12ED" w:rsidRPr="00C644BE" w:rsidRDefault="00CD12ED" w:rsidP="007C4D0E">
            <w:pPr>
              <w:pStyle w:val="GOSTTablenorm"/>
              <w:suppressAutoHyphens/>
              <w:rPr>
                <w:szCs w:val="22"/>
              </w:rPr>
            </w:pPr>
            <w:r w:rsidRPr="00CD12ED">
              <w:rPr>
                <w:szCs w:val="22"/>
              </w:rPr>
              <w:t>Вид кода расходов/поступлений получателя</w:t>
            </w:r>
            <w:r w:rsidR="00BF46DF">
              <w:rPr>
                <w:szCs w:val="22"/>
              </w:rPr>
              <w:t xml:space="preserve"> </w:t>
            </w:r>
            <w:r w:rsidR="00BF46DF" w:rsidRPr="00D86F47">
              <w:t>(по строке документа)</w:t>
            </w:r>
          </w:p>
        </w:tc>
        <w:tc>
          <w:tcPr>
            <w:tcW w:w="1122" w:type="pct"/>
            <w:tcBorders>
              <w:top w:val="single" w:sz="4" w:space="0" w:color="auto"/>
              <w:left w:val="single" w:sz="4" w:space="0" w:color="auto"/>
              <w:bottom w:val="single" w:sz="4" w:space="0" w:color="auto"/>
              <w:right w:val="single" w:sz="4" w:space="0" w:color="auto"/>
            </w:tcBorders>
          </w:tcPr>
          <w:p w14:paraId="78100497" w14:textId="77777777" w:rsidR="00CD12ED" w:rsidRPr="00756F19" w:rsidRDefault="00CD12ED" w:rsidP="00CD12ED">
            <w:pPr>
              <w:pStyle w:val="GOSTTablenorm"/>
              <w:suppressAutoHyphens/>
              <w:rPr>
                <w:lang w:val="en-US"/>
              </w:rPr>
            </w:pPr>
            <w:r w:rsidRPr="00756F19">
              <w:rPr>
                <w:lang w:val="en-US"/>
              </w:rPr>
              <w:t>FS_ANALYTACCINDD092_LIST: TYPECODEPURPOSE</w:t>
            </w:r>
          </w:p>
          <w:p w14:paraId="1C3C347E" w14:textId="01D210A0" w:rsidR="00615385" w:rsidRPr="00756F19" w:rsidRDefault="00615385" w:rsidP="00CD12ED">
            <w:pPr>
              <w:pStyle w:val="GOSTTablenorm"/>
              <w:suppressAutoHyphens/>
              <w:rPr>
                <w:highlight w:val="green"/>
                <w:lang w:val="en-US"/>
              </w:rPr>
            </w:pPr>
            <w:r w:rsidRPr="00615385">
              <w:rPr>
                <w:highlight w:val="green"/>
              </w:rPr>
              <w:t>или</w:t>
            </w:r>
          </w:p>
          <w:p w14:paraId="02A43D1A" w14:textId="6CC76205" w:rsidR="00615385" w:rsidRPr="00756F19" w:rsidRDefault="00504082" w:rsidP="00CD12ED">
            <w:pPr>
              <w:pStyle w:val="GOSTTablenorm"/>
              <w:suppressAutoHyphens/>
              <w:rPr>
                <w:lang w:val="en-US"/>
              </w:rPr>
            </w:pPr>
            <w:r w:rsidRPr="00504082">
              <w:rPr>
                <w:lang w:val="en-US"/>
              </w:rPr>
              <w:t>FS_DVSANALYTACCINDD092_LIST</w:t>
            </w:r>
            <w:r>
              <w:rPr>
                <w:lang w:val="en-US"/>
              </w:rPr>
              <w:t>:</w:t>
            </w:r>
            <w:r w:rsidRPr="00504082">
              <w:rPr>
                <w:lang w:val="en-US"/>
              </w:rPr>
              <w:t xml:space="preserve"> </w:t>
            </w:r>
            <w:r w:rsidRPr="00756F19">
              <w:rPr>
                <w:lang w:val="en-US"/>
              </w:rPr>
              <w:t>TYPECODEOBJPAYER</w:t>
            </w:r>
          </w:p>
        </w:tc>
        <w:tc>
          <w:tcPr>
            <w:tcW w:w="1354" w:type="pct"/>
            <w:tcBorders>
              <w:top w:val="single" w:sz="4" w:space="0" w:color="auto"/>
              <w:left w:val="single" w:sz="4" w:space="0" w:color="auto"/>
              <w:bottom w:val="single" w:sz="4" w:space="0" w:color="auto"/>
              <w:right w:val="single" w:sz="4" w:space="0" w:color="auto"/>
            </w:tcBorders>
          </w:tcPr>
          <w:p w14:paraId="6AB645C3" w14:textId="77777777" w:rsidR="00615385" w:rsidRPr="00615385" w:rsidRDefault="00615385" w:rsidP="00615385">
            <w:pPr>
              <w:pStyle w:val="GOSTTableListMark1"/>
              <w:rPr>
                <w:highlight w:val="green"/>
              </w:rPr>
            </w:pPr>
            <w:r w:rsidRPr="00615385">
              <w:rPr>
                <w:highlight w:val="green"/>
              </w:rPr>
              <w:t>Если параметр «Признак ДВС для учета» заполнен значением «false», то заполняется значением параметра «Вид кода расходов/поступлений получателя» таблицы «Аналитические показатели учета»;</w:t>
            </w:r>
          </w:p>
          <w:p w14:paraId="71C8BBB3" w14:textId="17F48D47" w:rsidR="00CD12ED" w:rsidRPr="00CD12ED" w:rsidRDefault="00615385" w:rsidP="00615385">
            <w:pPr>
              <w:pStyle w:val="GOSTTableListMark1"/>
            </w:pPr>
            <w:r w:rsidRPr="00615385">
              <w:rPr>
                <w:highlight w:val="green"/>
              </w:rPr>
              <w:t>Если параметр «Признак ДВС для учета» заполнен значением «true», то заполняется значением параметра «Вид кода расходов/поступлений получателя» таблицы «Аналитические показатели учета при ДВС»</w:t>
            </w:r>
          </w:p>
        </w:tc>
      </w:tr>
      <w:tr w:rsidR="0004239F" w14:paraId="70014563" w14:textId="77777777" w:rsidTr="0004239F">
        <w:tc>
          <w:tcPr>
            <w:tcW w:w="1124" w:type="pct"/>
            <w:tcBorders>
              <w:top w:val="single" w:sz="4" w:space="0" w:color="auto"/>
              <w:left w:val="single" w:sz="4" w:space="0" w:color="auto"/>
              <w:bottom w:val="single" w:sz="4" w:space="0" w:color="auto"/>
              <w:right w:val="single" w:sz="4" w:space="0" w:color="auto"/>
            </w:tcBorders>
          </w:tcPr>
          <w:p w14:paraId="128D1711" w14:textId="6672DBAF" w:rsidR="00CD12ED" w:rsidRPr="00842EEF" w:rsidRDefault="00CD12ED" w:rsidP="007C4D0E">
            <w:pPr>
              <w:pStyle w:val="GOSTTablenorm"/>
              <w:suppressAutoHyphens/>
            </w:pPr>
            <w:r w:rsidRPr="00CD12ED">
              <w:t>Код_расх_укр_получателя</w:t>
            </w:r>
          </w:p>
        </w:tc>
        <w:tc>
          <w:tcPr>
            <w:tcW w:w="273" w:type="pct"/>
            <w:tcBorders>
              <w:top w:val="single" w:sz="4" w:space="0" w:color="auto"/>
              <w:left w:val="single" w:sz="4" w:space="0" w:color="auto"/>
              <w:bottom w:val="single" w:sz="4" w:space="0" w:color="auto"/>
              <w:right w:val="single" w:sz="4" w:space="0" w:color="auto"/>
            </w:tcBorders>
          </w:tcPr>
          <w:p w14:paraId="49BAB3E7" w14:textId="2FBE3A4D" w:rsidR="00CD12ED" w:rsidRDefault="007A5B8F" w:rsidP="007C4D0E">
            <w:pPr>
              <w:pStyle w:val="GOSTTablenorm"/>
              <w:suppressAutoHyphens/>
            </w:pPr>
            <w:r>
              <w:t>да</w:t>
            </w:r>
          </w:p>
        </w:tc>
        <w:tc>
          <w:tcPr>
            <w:tcW w:w="1126" w:type="pct"/>
            <w:tcBorders>
              <w:top w:val="single" w:sz="4" w:space="0" w:color="auto"/>
              <w:left w:val="single" w:sz="4" w:space="0" w:color="auto"/>
              <w:bottom w:val="single" w:sz="4" w:space="0" w:color="auto"/>
              <w:right w:val="single" w:sz="4" w:space="0" w:color="auto"/>
            </w:tcBorders>
          </w:tcPr>
          <w:p w14:paraId="1A947EC2" w14:textId="69325354" w:rsidR="00CD12ED" w:rsidRPr="00C644BE" w:rsidRDefault="007A5B8F" w:rsidP="007C4D0E">
            <w:pPr>
              <w:pStyle w:val="GOSTTablenorm"/>
              <w:suppressAutoHyphens/>
              <w:rPr>
                <w:szCs w:val="22"/>
              </w:rPr>
            </w:pPr>
            <w:r w:rsidRPr="007A5B8F">
              <w:rPr>
                <w:szCs w:val="22"/>
              </w:rPr>
              <w:t>Укрупненный код расходов получателя по 71 ЛС</w:t>
            </w:r>
            <w:r w:rsidR="00BF46DF">
              <w:rPr>
                <w:szCs w:val="22"/>
              </w:rPr>
              <w:t xml:space="preserve"> </w:t>
            </w:r>
            <w:r w:rsidR="00BF46DF" w:rsidRPr="00D86F47">
              <w:t>(по строке документа)</w:t>
            </w:r>
          </w:p>
        </w:tc>
        <w:tc>
          <w:tcPr>
            <w:tcW w:w="1122" w:type="pct"/>
            <w:tcBorders>
              <w:top w:val="single" w:sz="4" w:space="0" w:color="auto"/>
              <w:left w:val="single" w:sz="4" w:space="0" w:color="auto"/>
              <w:bottom w:val="single" w:sz="4" w:space="0" w:color="auto"/>
              <w:right w:val="single" w:sz="4" w:space="0" w:color="auto"/>
            </w:tcBorders>
          </w:tcPr>
          <w:p w14:paraId="5D434837" w14:textId="77777777" w:rsidR="00CD12ED" w:rsidRPr="003B2067" w:rsidRDefault="007A5B8F" w:rsidP="00CD12ED">
            <w:pPr>
              <w:pStyle w:val="GOSTTablenorm"/>
              <w:suppressAutoHyphens/>
              <w:rPr>
                <w:lang w:val="en-US"/>
              </w:rPr>
            </w:pPr>
            <w:r w:rsidRPr="003B2067">
              <w:rPr>
                <w:lang w:val="en-US"/>
              </w:rPr>
              <w:t>FS_ANALYTACCINDD092_LIST: CODEPURPOSE</w:t>
            </w:r>
          </w:p>
          <w:p w14:paraId="12BD58A1" w14:textId="7C58B39A" w:rsidR="00155F85" w:rsidRPr="003B2067" w:rsidRDefault="00BD77CA" w:rsidP="00CD12ED">
            <w:pPr>
              <w:pStyle w:val="GOSTTablenorm"/>
              <w:suppressAutoHyphens/>
              <w:rPr>
                <w:lang w:val="en-US"/>
              </w:rPr>
            </w:pPr>
            <w:r>
              <w:t>и</w:t>
            </w:r>
            <w:r w:rsidR="009241A4">
              <w:t>ли</w:t>
            </w:r>
          </w:p>
          <w:p w14:paraId="6BAFEBE9" w14:textId="77777777" w:rsidR="009241A4" w:rsidRPr="003B2067" w:rsidRDefault="009241A4" w:rsidP="00CD12ED">
            <w:pPr>
              <w:pStyle w:val="GOSTTablenorm"/>
              <w:suppressAutoHyphens/>
              <w:rPr>
                <w:lang w:val="en-US"/>
              </w:rPr>
            </w:pPr>
            <w:r w:rsidRPr="003B2067">
              <w:rPr>
                <w:lang w:val="en-US"/>
              </w:rPr>
              <w:t>BRE_CODECS_DZ</w:t>
            </w:r>
          </w:p>
          <w:p w14:paraId="318A152F" w14:textId="77777777" w:rsidR="00BD77CA" w:rsidRPr="00756F19" w:rsidRDefault="00BD77CA" w:rsidP="00BD77CA">
            <w:pPr>
              <w:pStyle w:val="GOSTTablenorm"/>
              <w:suppressAutoHyphens/>
              <w:rPr>
                <w:highlight w:val="green"/>
                <w:lang w:val="en-US"/>
              </w:rPr>
            </w:pPr>
            <w:r w:rsidRPr="00BD77CA">
              <w:rPr>
                <w:highlight w:val="green"/>
              </w:rPr>
              <w:t>или</w:t>
            </w:r>
          </w:p>
          <w:p w14:paraId="10C65D65" w14:textId="11B26B57" w:rsidR="00DF4DE7" w:rsidRPr="00DF4DE7" w:rsidRDefault="00DF4DE7" w:rsidP="00BD77CA">
            <w:pPr>
              <w:pStyle w:val="GOSTTablenorm"/>
              <w:suppressAutoHyphens/>
              <w:rPr>
                <w:highlight w:val="green"/>
                <w:lang w:val="en-US"/>
              </w:rPr>
            </w:pPr>
            <w:r w:rsidRPr="00504082">
              <w:rPr>
                <w:lang w:val="en-US"/>
              </w:rPr>
              <w:t>FS_DVSANALYTACCINDD092_LIST</w:t>
            </w:r>
            <w:r>
              <w:rPr>
                <w:lang w:val="en-US"/>
              </w:rPr>
              <w:t>:</w:t>
            </w:r>
            <w:r w:rsidRPr="00504082">
              <w:rPr>
                <w:lang w:val="en-US"/>
              </w:rPr>
              <w:t xml:space="preserve"> </w:t>
            </w:r>
            <w:r w:rsidRPr="00DF4DE7">
              <w:rPr>
                <w:lang w:val="en-US"/>
              </w:rPr>
              <w:t>CODECS_DZ</w:t>
            </w:r>
          </w:p>
          <w:p w14:paraId="62F4D2C1" w14:textId="5F42626A" w:rsidR="00BD77CA" w:rsidRPr="00DF4DE7" w:rsidRDefault="00BD77CA" w:rsidP="00BD77CA">
            <w:pPr>
              <w:pStyle w:val="GOSTTablenorm"/>
              <w:suppressAutoHyphens/>
              <w:rPr>
                <w:highlight w:val="green"/>
                <w:lang w:val="en-US"/>
              </w:rPr>
            </w:pPr>
            <w:r w:rsidRPr="00BD77CA">
              <w:rPr>
                <w:highlight w:val="green"/>
              </w:rPr>
              <w:t>или</w:t>
            </w:r>
          </w:p>
          <w:p w14:paraId="61601FDF" w14:textId="65A43B57" w:rsidR="00DF4DE7" w:rsidRPr="00DF4DE7" w:rsidRDefault="00DF4DE7" w:rsidP="00DF4DE7">
            <w:pPr>
              <w:pStyle w:val="GOSTTablenorm"/>
              <w:suppressAutoHyphens/>
              <w:rPr>
                <w:highlight w:val="green"/>
                <w:lang w:val="en-US"/>
              </w:rPr>
            </w:pPr>
            <w:r w:rsidRPr="00504082">
              <w:rPr>
                <w:lang w:val="en-US"/>
              </w:rPr>
              <w:t>FS_DVSANALYTACCINDD092_LIST</w:t>
            </w:r>
            <w:r>
              <w:rPr>
                <w:lang w:val="en-US"/>
              </w:rPr>
              <w:t>:</w:t>
            </w:r>
            <w:r w:rsidRPr="00504082">
              <w:rPr>
                <w:lang w:val="en-US"/>
              </w:rPr>
              <w:t xml:space="preserve"> </w:t>
            </w:r>
            <w:r w:rsidRPr="00DF4DE7">
              <w:rPr>
                <w:lang w:val="en-US"/>
              </w:rPr>
              <w:t>CODEOBJECTRECIPIENT</w:t>
            </w:r>
          </w:p>
          <w:p w14:paraId="4DCFAA26" w14:textId="23327285" w:rsidR="00BD77CA" w:rsidRPr="00CD12ED" w:rsidRDefault="00BD77CA" w:rsidP="00CD12ED">
            <w:pPr>
              <w:pStyle w:val="GOSTTablenorm"/>
              <w:suppressAutoHyphens/>
            </w:pPr>
          </w:p>
        </w:tc>
        <w:tc>
          <w:tcPr>
            <w:tcW w:w="1354" w:type="pct"/>
            <w:tcBorders>
              <w:top w:val="single" w:sz="4" w:space="0" w:color="auto"/>
              <w:left w:val="single" w:sz="4" w:space="0" w:color="auto"/>
              <w:bottom w:val="single" w:sz="4" w:space="0" w:color="auto"/>
              <w:right w:val="single" w:sz="4" w:space="0" w:color="auto"/>
            </w:tcBorders>
          </w:tcPr>
          <w:p w14:paraId="284786D9" w14:textId="77777777" w:rsidR="00BD77CA" w:rsidRPr="00BD77CA" w:rsidRDefault="00BD77CA" w:rsidP="006E22DD">
            <w:pPr>
              <w:pStyle w:val="GOSTTableListNum1"/>
              <w:numPr>
                <w:ilvl w:val="0"/>
                <w:numId w:val="42"/>
              </w:numPr>
              <w:rPr>
                <w:highlight w:val="green"/>
              </w:rPr>
            </w:pPr>
            <w:r w:rsidRPr="00BD77CA">
              <w:rPr>
                <w:highlight w:val="green"/>
              </w:rPr>
              <w:t>Если параметр «Признак ДВС для учета» заполнен значением «false» и заполнен парметр «Код расходов укрупненный при ДЗ», то заполняется значением параметра «Код расходов укрупненный при ДЗ»;</w:t>
            </w:r>
          </w:p>
          <w:p w14:paraId="5B0D0268" w14:textId="77777777" w:rsidR="00BD77CA" w:rsidRPr="00BD77CA" w:rsidRDefault="00BD77CA" w:rsidP="006E22DD">
            <w:pPr>
              <w:pStyle w:val="GOSTTableListNum1"/>
              <w:numPr>
                <w:ilvl w:val="0"/>
                <w:numId w:val="42"/>
              </w:numPr>
              <w:rPr>
                <w:highlight w:val="green"/>
              </w:rPr>
            </w:pPr>
            <w:r w:rsidRPr="00BD77CA">
              <w:rPr>
                <w:highlight w:val="green"/>
              </w:rPr>
              <w:t>Если параметр «Признак ДВС для учета» заполнен значением «false» и НЕ заполнен парметр «Код расходов укрупненный при ДЗ» и атрибут «Вид_кода_расх_поступ_получ» заполнен значением «2», то заполняется значением параметра «Код расходов/поступлений получателя» таблицы «Аналитические показатели учета»;</w:t>
            </w:r>
          </w:p>
          <w:p w14:paraId="1D2225E0" w14:textId="77777777" w:rsidR="00BD77CA" w:rsidRPr="00BD77CA" w:rsidRDefault="00BD77CA" w:rsidP="006E22DD">
            <w:pPr>
              <w:pStyle w:val="GOSTTableListNum1"/>
              <w:numPr>
                <w:ilvl w:val="0"/>
                <w:numId w:val="42"/>
              </w:numPr>
              <w:rPr>
                <w:highlight w:val="green"/>
              </w:rPr>
            </w:pPr>
            <w:r w:rsidRPr="00BD77CA">
              <w:rPr>
                <w:highlight w:val="green"/>
              </w:rPr>
              <w:t>Если параметр «Признак ДВС для учета» заполнен значением «true» и заполнен парметр «Код расходов укрупненный при ДЗ» таблицы «Аналитические показатели учета при ДВС», то заполняется значением параметра «Код расходов укрупненный при ДЗ» таблицы «Аналитические показатели учета при ДВС»;</w:t>
            </w:r>
          </w:p>
          <w:p w14:paraId="32BF4D32" w14:textId="366BD7F5" w:rsidR="00CD12ED" w:rsidRPr="00CD12ED" w:rsidRDefault="00BD77CA" w:rsidP="006E22DD">
            <w:pPr>
              <w:pStyle w:val="GOSTTableListNum1"/>
              <w:numPr>
                <w:ilvl w:val="0"/>
                <w:numId w:val="42"/>
              </w:numPr>
            </w:pPr>
            <w:r w:rsidRPr="00BD77CA">
              <w:rPr>
                <w:highlight w:val="green"/>
              </w:rPr>
              <w:t>Если параметр «Признак ДВС для учета» заполнен значением «true» и НЕ заполнен парметр «Код расходов укрупненный при ДЗ» таблицы «Аналитические показатели учета при ДВС» и атрибут «Вид_кода_расх_поступ_получ» заполнен значением «2», то заполняется значением параметра «Код расходов/поступлений получателя» таблицы «Аналитические показатели учета при ДВС»</w:t>
            </w:r>
          </w:p>
        </w:tc>
      </w:tr>
      <w:tr w:rsidR="0004239F" w:rsidRPr="006B75A3" w14:paraId="5F9A1638" w14:textId="77777777" w:rsidTr="0004239F">
        <w:tc>
          <w:tcPr>
            <w:tcW w:w="1124" w:type="pct"/>
            <w:tcBorders>
              <w:top w:val="single" w:sz="4" w:space="0" w:color="auto"/>
              <w:left w:val="single" w:sz="4" w:space="0" w:color="auto"/>
              <w:bottom w:val="single" w:sz="4" w:space="0" w:color="auto"/>
              <w:right w:val="single" w:sz="4" w:space="0" w:color="auto"/>
            </w:tcBorders>
          </w:tcPr>
          <w:p w14:paraId="70B65D3C" w14:textId="519F204F" w:rsidR="00CD12ED" w:rsidRPr="00842EEF" w:rsidRDefault="007A5B8F" w:rsidP="007C4D0E">
            <w:pPr>
              <w:pStyle w:val="GOSTTablenorm"/>
              <w:suppressAutoHyphens/>
            </w:pPr>
            <w:r w:rsidRPr="007A5B8F">
              <w:t>Код_пост_расх_дет_получателя</w:t>
            </w:r>
          </w:p>
        </w:tc>
        <w:tc>
          <w:tcPr>
            <w:tcW w:w="273" w:type="pct"/>
            <w:tcBorders>
              <w:top w:val="single" w:sz="4" w:space="0" w:color="auto"/>
              <w:left w:val="single" w:sz="4" w:space="0" w:color="auto"/>
              <w:bottom w:val="single" w:sz="4" w:space="0" w:color="auto"/>
              <w:right w:val="single" w:sz="4" w:space="0" w:color="auto"/>
            </w:tcBorders>
          </w:tcPr>
          <w:p w14:paraId="1F23B8B1" w14:textId="180AA61C" w:rsidR="00CD12ED" w:rsidRDefault="007A5B8F" w:rsidP="007C4D0E">
            <w:pPr>
              <w:pStyle w:val="GOSTTablenorm"/>
              <w:suppressAutoHyphens/>
            </w:pPr>
            <w:r>
              <w:t>да</w:t>
            </w:r>
          </w:p>
        </w:tc>
        <w:tc>
          <w:tcPr>
            <w:tcW w:w="1126" w:type="pct"/>
            <w:tcBorders>
              <w:top w:val="single" w:sz="4" w:space="0" w:color="auto"/>
              <w:left w:val="single" w:sz="4" w:space="0" w:color="auto"/>
              <w:bottom w:val="single" w:sz="4" w:space="0" w:color="auto"/>
              <w:right w:val="single" w:sz="4" w:space="0" w:color="auto"/>
            </w:tcBorders>
          </w:tcPr>
          <w:p w14:paraId="38711560" w14:textId="07203A1E" w:rsidR="00CD12ED" w:rsidRPr="00C644BE" w:rsidRDefault="007A5B8F" w:rsidP="007C4D0E">
            <w:pPr>
              <w:pStyle w:val="GOSTTablenorm"/>
              <w:suppressAutoHyphens/>
              <w:rPr>
                <w:szCs w:val="22"/>
              </w:rPr>
            </w:pPr>
            <w:r w:rsidRPr="007A5B8F">
              <w:rPr>
                <w:szCs w:val="22"/>
              </w:rPr>
              <w:t>Код поступлений или код расходов детализированный получателя л/с с кодом 71 или код направления расходования получателя по л/с с кодом 41 (по строке документа)</w:t>
            </w:r>
          </w:p>
        </w:tc>
        <w:tc>
          <w:tcPr>
            <w:tcW w:w="1122" w:type="pct"/>
            <w:tcBorders>
              <w:top w:val="single" w:sz="4" w:space="0" w:color="auto"/>
              <w:left w:val="single" w:sz="4" w:space="0" w:color="auto"/>
              <w:bottom w:val="single" w:sz="4" w:space="0" w:color="auto"/>
              <w:right w:val="single" w:sz="4" w:space="0" w:color="auto"/>
            </w:tcBorders>
          </w:tcPr>
          <w:p w14:paraId="5CDB8F5C" w14:textId="77777777" w:rsidR="007A5B8F" w:rsidRPr="00624DA3" w:rsidRDefault="007A5B8F" w:rsidP="007A5B8F">
            <w:pPr>
              <w:pStyle w:val="GOSTTablenorm"/>
              <w:suppressAutoHyphens/>
              <w:rPr>
                <w:lang w:val="en-US"/>
              </w:rPr>
            </w:pPr>
            <w:r w:rsidRPr="00624DA3">
              <w:rPr>
                <w:lang w:val="en-US"/>
              </w:rPr>
              <w:t>FS_ANALYTACCINDD092_LIST: CODEPURPOSE</w:t>
            </w:r>
          </w:p>
          <w:p w14:paraId="6E179D74" w14:textId="77777777" w:rsidR="007A5B8F" w:rsidRPr="00624DA3" w:rsidRDefault="007A5B8F" w:rsidP="007A5B8F">
            <w:pPr>
              <w:pStyle w:val="GOSTTablenorm"/>
              <w:suppressAutoHyphens/>
              <w:rPr>
                <w:lang w:val="en-US"/>
              </w:rPr>
            </w:pPr>
            <w:r>
              <w:t>или</w:t>
            </w:r>
          </w:p>
          <w:p w14:paraId="4CA5B393" w14:textId="77777777" w:rsidR="00CD12ED" w:rsidRDefault="007A5B8F" w:rsidP="007A5B8F">
            <w:pPr>
              <w:pStyle w:val="GOSTTablenorm"/>
              <w:suppressAutoHyphens/>
              <w:rPr>
                <w:lang w:val="en-US"/>
              </w:rPr>
            </w:pPr>
            <w:r w:rsidRPr="00624DA3">
              <w:rPr>
                <w:lang w:val="en-US"/>
              </w:rPr>
              <w:t>FS_ANALYTACCINDD092_LIST: DETAILCODEPURPOSE</w:t>
            </w:r>
          </w:p>
          <w:p w14:paraId="2C88886A" w14:textId="77777777" w:rsidR="00C34CB2" w:rsidRPr="00756F19" w:rsidRDefault="00C34CB2" w:rsidP="00C34CB2">
            <w:pPr>
              <w:pStyle w:val="GOSTTablenorm"/>
              <w:suppressAutoHyphens/>
              <w:rPr>
                <w:highlight w:val="green"/>
                <w:lang w:val="en-US"/>
              </w:rPr>
            </w:pPr>
            <w:r w:rsidRPr="00C34CB2">
              <w:rPr>
                <w:highlight w:val="green"/>
              </w:rPr>
              <w:t>или</w:t>
            </w:r>
          </w:p>
          <w:p w14:paraId="562FAC8A" w14:textId="77777777" w:rsidR="00DF4DE7" w:rsidRPr="00DF4DE7" w:rsidRDefault="00DF4DE7" w:rsidP="00DF4DE7">
            <w:pPr>
              <w:pStyle w:val="GOSTTablenorm"/>
              <w:suppressAutoHyphens/>
              <w:rPr>
                <w:highlight w:val="green"/>
                <w:lang w:val="en-US"/>
              </w:rPr>
            </w:pPr>
            <w:r w:rsidRPr="00504082">
              <w:rPr>
                <w:lang w:val="en-US"/>
              </w:rPr>
              <w:t>FS_DVSANALYTACCINDD092_LIST</w:t>
            </w:r>
            <w:r>
              <w:rPr>
                <w:lang w:val="en-US"/>
              </w:rPr>
              <w:t>:</w:t>
            </w:r>
            <w:r w:rsidRPr="00504082">
              <w:rPr>
                <w:lang w:val="en-US"/>
              </w:rPr>
              <w:t xml:space="preserve"> </w:t>
            </w:r>
            <w:r w:rsidRPr="00DF4DE7">
              <w:rPr>
                <w:lang w:val="en-US"/>
              </w:rPr>
              <w:t>CODEOBJECTRECIPIENT</w:t>
            </w:r>
          </w:p>
          <w:p w14:paraId="335BD2C3" w14:textId="77777777" w:rsidR="00C34CB2" w:rsidRPr="00DF4DE7" w:rsidRDefault="00C34CB2" w:rsidP="00C34CB2">
            <w:pPr>
              <w:pStyle w:val="GOSTTablenorm"/>
              <w:suppressAutoHyphens/>
              <w:rPr>
                <w:highlight w:val="green"/>
                <w:lang w:val="en-US"/>
              </w:rPr>
            </w:pPr>
            <w:r w:rsidRPr="00C34CB2">
              <w:rPr>
                <w:highlight w:val="green"/>
              </w:rPr>
              <w:t>или</w:t>
            </w:r>
          </w:p>
          <w:p w14:paraId="2B6E5F39" w14:textId="71E7923A" w:rsidR="00DF4DE7" w:rsidRPr="00DF4DE7" w:rsidRDefault="00DF4DE7" w:rsidP="00DF4DE7">
            <w:pPr>
              <w:pStyle w:val="GOSTTablenorm"/>
              <w:suppressAutoHyphens/>
              <w:rPr>
                <w:highlight w:val="green"/>
                <w:lang w:val="en-US"/>
              </w:rPr>
            </w:pPr>
            <w:r w:rsidRPr="00504082">
              <w:rPr>
                <w:lang w:val="en-US"/>
              </w:rPr>
              <w:t>FS_DVSANALYTACCINDD092_LIST</w:t>
            </w:r>
            <w:r>
              <w:rPr>
                <w:lang w:val="en-US"/>
              </w:rPr>
              <w:t>:</w:t>
            </w:r>
            <w:r w:rsidRPr="00504082">
              <w:rPr>
                <w:lang w:val="en-US"/>
              </w:rPr>
              <w:t xml:space="preserve"> </w:t>
            </w:r>
            <w:r w:rsidRPr="00DF4DE7">
              <w:rPr>
                <w:lang w:val="en-US"/>
              </w:rPr>
              <w:t>DETAILCODEPURPOSE</w:t>
            </w:r>
          </w:p>
          <w:p w14:paraId="654DCAC1" w14:textId="38A4F596" w:rsidR="00C34CB2" w:rsidRPr="00DF4DE7" w:rsidRDefault="00C34CB2" w:rsidP="007A5B8F">
            <w:pPr>
              <w:pStyle w:val="GOSTTablenorm"/>
              <w:suppressAutoHyphens/>
              <w:rPr>
                <w:lang w:val="en-US"/>
              </w:rPr>
            </w:pPr>
          </w:p>
        </w:tc>
        <w:tc>
          <w:tcPr>
            <w:tcW w:w="1354" w:type="pct"/>
            <w:tcBorders>
              <w:top w:val="single" w:sz="4" w:space="0" w:color="auto"/>
              <w:left w:val="single" w:sz="4" w:space="0" w:color="auto"/>
              <w:bottom w:val="single" w:sz="4" w:space="0" w:color="auto"/>
              <w:right w:val="single" w:sz="4" w:space="0" w:color="auto"/>
            </w:tcBorders>
          </w:tcPr>
          <w:p w14:paraId="5F537D68" w14:textId="77777777" w:rsidR="006B75A3" w:rsidRPr="00C34CB2" w:rsidRDefault="006B75A3" w:rsidP="006E22DD">
            <w:pPr>
              <w:pStyle w:val="GOSTTableListNum1"/>
              <w:numPr>
                <w:ilvl w:val="0"/>
                <w:numId w:val="48"/>
              </w:numPr>
              <w:rPr>
                <w:highlight w:val="green"/>
              </w:rPr>
            </w:pPr>
            <w:r w:rsidRPr="00C34CB2">
              <w:rPr>
                <w:highlight w:val="green"/>
              </w:rPr>
              <w:t>Если параметр «Признак ДВС для учета» заполнен значением «false» и в атрибуте атрибут «Номер_ЛС_получателя» значение первых двух символов = 71 и в атрибуте «Вид_кода_расх_поступ_получ» указанно значение «1», то атрибут заполняется значением значением из параметра «Код расходов/поступлений» таблицы «Аналитические показатели учета»;</w:t>
            </w:r>
          </w:p>
          <w:p w14:paraId="6D196E4D" w14:textId="77F5D68C" w:rsidR="006B75A3" w:rsidRPr="00C34CB2" w:rsidRDefault="006B75A3" w:rsidP="00933604">
            <w:pPr>
              <w:pStyle w:val="GOSTTableListNum1"/>
              <w:rPr>
                <w:highlight w:val="green"/>
              </w:rPr>
            </w:pPr>
            <w:r w:rsidRPr="00C34CB2">
              <w:rPr>
                <w:highlight w:val="green"/>
              </w:rPr>
              <w:t>Если параметр «Признак ДВС для учета» заполнен значением «false» и в атрибуте атрибут «Номер_ЛС_получателя» значение первых двух символов = 71 и в атрибуте «Вид_кода_расх_пост_получ» указанно значение «2» ИЛИ, если параметр «Признак ДВС для учета» заполнен значением «false» и в атрибуте «Номер_ЛС_плательщика» значение первых двух символов = 41, то атрибут заполняется значением из параметра «Детализированный код расходов/Код направления расходования» таблицы «Аналитические показатели учета»;</w:t>
            </w:r>
          </w:p>
          <w:p w14:paraId="03A969ED" w14:textId="77777777" w:rsidR="006B75A3" w:rsidRPr="00C34CB2" w:rsidRDefault="006B75A3" w:rsidP="006B75A3">
            <w:pPr>
              <w:pStyle w:val="GOSTTableListNum1"/>
              <w:rPr>
                <w:highlight w:val="green"/>
              </w:rPr>
            </w:pPr>
            <w:r w:rsidRPr="00C34CB2">
              <w:rPr>
                <w:highlight w:val="green"/>
              </w:rPr>
              <w:t>Если параметр «Признак ДВС для учета» заполнен значением «true» и в атрибуте атрибут «Номер_ЛС_получателя» значение первых двух символов = 71 и в атрибуте «Вид_кода_расх_поступ_получ» указанно значение «1», то атрибут заполняется значением значением из параметра «Код расходов/поступлений» таблицы «Аналитические показатели учета при ДВС»;</w:t>
            </w:r>
          </w:p>
          <w:p w14:paraId="746847DE" w14:textId="49EBC1EF" w:rsidR="00CD12ED" w:rsidRPr="006B75A3" w:rsidRDefault="006B75A3" w:rsidP="006B75A3">
            <w:pPr>
              <w:pStyle w:val="GOSTTableListNum1"/>
            </w:pPr>
            <w:r w:rsidRPr="00C34CB2">
              <w:rPr>
                <w:highlight w:val="green"/>
              </w:rPr>
              <w:t>Если параметр «Признак ДВС для учета» заполнен значением «true» и в атрибуте атрибут «Номер_ЛС_получателя» значение первых двух символов = 71 и в атрибуте «Вид_кода_расх_пост_получ» указанно значение «2» ИЛИ, если параметр «Признак ДВС для учета» заполнен значением «true» и в атрибуте «Номер_ЛС_плательщика» значение первых двух символов = 41, то атрибут заполняется значением из параметра «Детализированный код расходов/Код направления расходования» таблицы «Аналитические показатели учета при ДВС»</w:t>
            </w:r>
          </w:p>
        </w:tc>
      </w:tr>
      <w:tr w:rsidR="0004239F" w14:paraId="086183BC" w14:textId="77777777" w:rsidTr="0004239F">
        <w:tc>
          <w:tcPr>
            <w:tcW w:w="1124" w:type="pct"/>
            <w:tcBorders>
              <w:top w:val="single" w:sz="4" w:space="0" w:color="auto"/>
              <w:left w:val="single" w:sz="4" w:space="0" w:color="auto"/>
              <w:bottom w:val="single" w:sz="4" w:space="0" w:color="auto"/>
              <w:right w:val="single" w:sz="4" w:space="0" w:color="auto"/>
            </w:tcBorders>
          </w:tcPr>
          <w:p w14:paraId="506B4DBE" w14:textId="2AADB5D8" w:rsidR="00AE3FEF" w:rsidRPr="00842EEF" w:rsidRDefault="007C1BA0" w:rsidP="007C4D0E">
            <w:pPr>
              <w:pStyle w:val="GOSTTablenorm"/>
              <w:suppressAutoHyphens/>
            </w:pPr>
            <w:r w:rsidRPr="007C1BA0">
              <w:t>БПР_получателя</w:t>
            </w:r>
          </w:p>
        </w:tc>
        <w:tc>
          <w:tcPr>
            <w:tcW w:w="273" w:type="pct"/>
            <w:tcBorders>
              <w:top w:val="single" w:sz="4" w:space="0" w:color="auto"/>
              <w:left w:val="single" w:sz="4" w:space="0" w:color="auto"/>
              <w:bottom w:val="single" w:sz="4" w:space="0" w:color="auto"/>
              <w:right w:val="single" w:sz="4" w:space="0" w:color="auto"/>
            </w:tcBorders>
          </w:tcPr>
          <w:p w14:paraId="3F925321" w14:textId="6B86E2D7" w:rsidR="00AE3FEF" w:rsidRPr="00A21AE2" w:rsidRDefault="00A21AE2" w:rsidP="00A21AE2">
            <w:pPr>
              <w:pStyle w:val="GOSTTablenorm"/>
            </w:pPr>
            <w:r w:rsidRPr="00A21AE2">
              <w:t>да</w:t>
            </w:r>
          </w:p>
        </w:tc>
        <w:tc>
          <w:tcPr>
            <w:tcW w:w="1126" w:type="pct"/>
            <w:tcBorders>
              <w:top w:val="single" w:sz="4" w:space="0" w:color="auto"/>
              <w:left w:val="single" w:sz="4" w:space="0" w:color="auto"/>
              <w:bottom w:val="single" w:sz="4" w:space="0" w:color="auto"/>
              <w:right w:val="single" w:sz="4" w:space="0" w:color="auto"/>
            </w:tcBorders>
          </w:tcPr>
          <w:p w14:paraId="6B8C0269" w14:textId="435D77CD" w:rsidR="00AE3FEF" w:rsidRPr="00C644BE" w:rsidRDefault="00AE3FEF" w:rsidP="00F900E8">
            <w:pPr>
              <w:pStyle w:val="GOSTTablenorm"/>
              <w:suppressAutoHyphens/>
              <w:rPr>
                <w:szCs w:val="22"/>
              </w:rPr>
            </w:pPr>
            <w:r w:rsidRPr="00AE3FEF">
              <w:rPr>
                <w:szCs w:val="22"/>
              </w:rPr>
              <w:t>п</w:t>
            </w:r>
            <w:r w:rsidR="00F900E8">
              <w:rPr>
                <w:szCs w:val="22"/>
              </w:rPr>
              <w:t>ризнак «Без права расходования»</w:t>
            </w:r>
            <w:r w:rsidR="00BF46DF">
              <w:rPr>
                <w:szCs w:val="22"/>
              </w:rPr>
              <w:t xml:space="preserve"> </w:t>
            </w:r>
            <w:r w:rsidR="00BF46DF" w:rsidRPr="00D86F47">
              <w:t>(по строке документа)</w:t>
            </w:r>
          </w:p>
        </w:tc>
        <w:tc>
          <w:tcPr>
            <w:tcW w:w="1122" w:type="pct"/>
            <w:tcBorders>
              <w:top w:val="single" w:sz="4" w:space="0" w:color="auto"/>
              <w:left w:val="single" w:sz="4" w:space="0" w:color="auto"/>
              <w:bottom w:val="single" w:sz="4" w:space="0" w:color="auto"/>
              <w:right w:val="single" w:sz="4" w:space="0" w:color="auto"/>
            </w:tcBorders>
          </w:tcPr>
          <w:p w14:paraId="3453606B" w14:textId="77777777" w:rsidR="00AE3FEF" w:rsidRDefault="00AE3FEF" w:rsidP="00CD12ED">
            <w:pPr>
              <w:pStyle w:val="GOSTTablenorm"/>
              <w:suppressAutoHyphens/>
            </w:pPr>
            <w:r w:rsidRPr="00AE3FEF">
              <w:t>RF_SIGNBPR</w:t>
            </w:r>
          </w:p>
          <w:p w14:paraId="1AD88E79" w14:textId="1A4DF633" w:rsidR="00C34CB2" w:rsidRPr="00C34CB2" w:rsidRDefault="00C34CB2" w:rsidP="00CD12ED">
            <w:pPr>
              <w:pStyle w:val="GOSTTablenorm"/>
              <w:suppressAutoHyphens/>
              <w:rPr>
                <w:highlight w:val="green"/>
              </w:rPr>
            </w:pPr>
            <w:r>
              <w:rPr>
                <w:highlight w:val="green"/>
              </w:rPr>
              <w:t>и</w:t>
            </w:r>
            <w:r w:rsidRPr="00C34CB2">
              <w:rPr>
                <w:highlight w:val="green"/>
              </w:rPr>
              <w:t>ли</w:t>
            </w:r>
          </w:p>
          <w:p w14:paraId="754565C9" w14:textId="332B1F68" w:rsidR="00C34CB2" w:rsidRPr="00CD12ED" w:rsidRDefault="00C34CB2" w:rsidP="00CD12ED">
            <w:pPr>
              <w:pStyle w:val="GOSTTablenorm"/>
              <w:suppressAutoHyphens/>
            </w:pPr>
            <w:r w:rsidRPr="00C34CB2">
              <w:rPr>
                <w:highlight w:val="green"/>
              </w:rPr>
              <w:t>(«Признак БПР (по строке)» таблицы «Аналитические показатели учета при ДВС»)</w:t>
            </w:r>
          </w:p>
        </w:tc>
        <w:tc>
          <w:tcPr>
            <w:tcW w:w="1354" w:type="pct"/>
            <w:tcBorders>
              <w:top w:val="single" w:sz="4" w:space="0" w:color="auto"/>
              <w:left w:val="single" w:sz="4" w:space="0" w:color="auto"/>
              <w:bottom w:val="single" w:sz="4" w:space="0" w:color="auto"/>
              <w:right w:val="single" w:sz="4" w:space="0" w:color="auto"/>
            </w:tcBorders>
          </w:tcPr>
          <w:p w14:paraId="191645BA" w14:textId="77777777" w:rsidR="00C34CB2" w:rsidRPr="00C34CB2" w:rsidRDefault="00C34CB2" w:rsidP="00C34CB2">
            <w:pPr>
              <w:pStyle w:val="GOSTTableListMark1"/>
              <w:rPr>
                <w:highlight w:val="green"/>
              </w:rPr>
            </w:pPr>
            <w:r w:rsidRPr="00C34CB2">
              <w:rPr>
                <w:highlight w:val="green"/>
              </w:rPr>
              <w:t>Если параметр «Признак ДВС для учета» заполнен значением «false» и параметр «БПР получателя» заполнен значением «true», то заполняется значением БПР_ТЕК;</w:t>
            </w:r>
          </w:p>
          <w:p w14:paraId="025EC2BD" w14:textId="2D81BDD5" w:rsidR="00AE3FEF" w:rsidRPr="00CD12ED" w:rsidRDefault="00C34CB2" w:rsidP="00C34CB2">
            <w:pPr>
              <w:pStyle w:val="GOSTTableListMark1"/>
            </w:pPr>
            <w:r w:rsidRPr="00C34CB2">
              <w:rPr>
                <w:highlight w:val="green"/>
              </w:rPr>
              <w:t>Если параметр «Признак ДВС для учета» заполнен значением «true» и параметр «Признак БПР (по строке)» таблицы «Аналитические показатели учета при ДВС» заполнен значением «true», т</w:t>
            </w:r>
            <w:r>
              <w:rPr>
                <w:highlight w:val="green"/>
              </w:rPr>
              <w:t>о заполняется значением БПР_ТЕК</w:t>
            </w:r>
          </w:p>
        </w:tc>
      </w:tr>
      <w:tr w:rsidR="0004239F" w14:paraId="2BAE43B7" w14:textId="77777777" w:rsidTr="0004239F">
        <w:tc>
          <w:tcPr>
            <w:tcW w:w="1124" w:type="pct"/>
            <w:tcBorders>
              <w:top w:val="single" w:sz="4" w:space="0" w:color="auto"/>
              <w:left w:val="single" w:sz="4" w:space="0" w:color="auto"/>
              <w:bottom w:val="single" w:sz="4" w:space="0" w:color="auto"/>
              <w:right w:val="single" w:sz="4" w:space="0" w:color="auto"/>
            </w:tcBorders>
          </w:tcPr>
          <w:p w14:paraId="59A3C752" w14:textId="1F484723" w:rsidR="00AE3FEF" w:rsidRPr="00842EEF" w:rsidRDefault="006226F9" w:rsidP="007C4D0E">
            <w:pPr>
              <w:pStyle w:val="GOSTTablenorm"/>
              <w:suppressAutoHyphens/>
            </w:pPr>
            <w:commentRangeStart w:id="6146"/>
            <w:r w:rsidRPr="006226F9">
              <w:rPr>
                <w:color w:val="FF0000"/>
              </w:rPr>
              <w:t>Код_цели_получателя_контр</w:t>
            </w:r>
            <w:commentRangeEnd w:id="6146"/>
            <w:r w:rsidR="00624DA3">
              <w:rPr>
                <w:rStyle w:val="afff4"/>
              </w:rPr>
              <w:commentReference w:id="6146"/>
            </w:r>
          </w:p>
        </w:tc>
        <w:tc>
          <w:tcPr>
            <w:tcW w:w="273" w:type="pct"/>
            <w:tcBorders>
              <w:top w:val="single" w:sz="4" w:space="0" w:color="auto"/>
              <w:left w:val="single" w:sz="4" w:space="0" w:color="auto"/>
              <w:bottom w:val="single" w:sz="4" w:space="0" w:color="auto"/>
              <w:right w:val="single" w:sz="4" w:space="0" w:color="auto"/>
            </w:tcBorders>
          </w:tcPr>
          <w:p w14:paraId="7B2278BD" w14:textId="2102B563" w:rsidR="00AE3FEF" w:rsidRDefault="00C34CB2" w:rsidP="007C4D0E">
            <w:pPr>
              <w:pStyle w:val="GOSTTablenorm"/>
              <w:suppressAutoHyphens/>
            </w:pPr>
            <w:r w:rsidRPr="00C34CB2">
              <w:rPr>
                <w:highlight w:val="green"/>
              </w:rPr>
              <w:t>да</w:t>
            </w:r>
          </w:p>
        </w:tc>
        <w:tc>
          <w:tcPr>
            <w:tcW w:w="1126" w:type="pct"/>
            <w:tcBorders>
              <w:top w:val="single" w:sz="4" w:space="0" w:color="auto"/>
              <w:left w:val="single" w:sz="4" w:space="0" w:color="auto"/>
              <w:bottom w:val="single" w:sz="4" w:space="0" w:color="auto"/>
              <w:right w:val="single" w:sz="4" w:space="0" w:color="auto"/>
            </w:tcBorders>
          </w:tcPr>
          <w:p w14:paraId="747EF6B3" w14:textId="0261DDDA" w:rsidR="00AE3FEF" w:rsidRPr="00C644BE" w:rsidRDefault="006226F9" w:rsidP="007C4D0E">
            <w:pPr>
              <w:pStyle w:val="GOSTTablenorm"/>
              <w:suppressAutoHyphens/>
              <w:rPr>
                <w:szCs w:val="22"/>
              </w:rPr>
            </w:pPr>
            <w:r w:rsidRPr="006226F9">
              <w:rPr>
                <w:szCs w:val="22"/>
              </w:rPr>
              <w:t>Код субсидии/цели по л/с с кодом 41 получателя (по строке документа)</w:t>
            </w:r>
          </w:p>
        </w:tc>
        <w:tc>
          <w:tcPr>
            <w:tcW w:w="1122" w:type="pct"/>
            <w:tcBorders>
              <w:top w:val="single" w:sz="4" w:space="0" w:color="auto"/>
              <w:left w:val="single" w:sz="4" w:space="0" w:color="auto"/>
              <w:bottom w:val="single" w:sz="4" w:space="0" w:color="auto"/>
              <w:right w:val="single" w:sz="4" w:space="0" w:color="auto"/>
            </w:tcBorders>
          </w:tcPr>
          <w:p w14:paraId="270F9132" w14:textId="77777777" w:rsidR="00AE3FEF" w:rsidRPr="00756F19" w:rsidRDefault="006226F9" w:rsidP="00CD12ED">
            <w:pPr>
              <w:pStyle w:val="GOSTTablenorm"/>
              <w:suppressAutoHyphens/>
              <w:rPr>
                <w:lang w:val="en-US"/>
              </w:rPr>
            </w:pPr>
            <w:r w:rsidRPr="00756F19">
              <w:rPr>
                <w:lang w:val="en-US"/>
              </w:rPr>
              <w:t>FS_ANALYTACCINDD092_LIST: CODECS</w:t>
            </w:r>
          </w:p>
          <w:p w14:paraId="3740DCC3" w14:textId="366E25FB" w:rsidR="00A15D23" w:rsidRPr="00756F19" w:rsidRDefault="00A15D23" w:rsidP="00CD12ED">
            <w:pPr>
              <w:pStyle w:val="GOSTTablenorm"/>
              <w:suppressAutoHyphens/>
              <w:rPr>
                <w:highlight w:val="green"/>
                <w:lang w:val="en-US"/>
              </w:rPr>
            </w:pPr>
            <w:r w:rsidRPr="00A15D23">
              <w:rPr>
                <w:highlight w:val="green"/>
              </w:rPr>
              <w:t>или</w:t>
            </w:r>
          </w:p>
          <w:p w14:paraId="77D717B1" w14:textId="53FCAC26" w:rsidR="00DF4DE7" w:rsidRPr="00DF4DE7" w:rsidRDefault="00DF4DE7" w:rsidP="00DF4DE7">
            <w:pPr>
              <w:pStyle w:val="GOSTTablenorm"/>
              <w:suppressAutoHyphens/>
              <w:rPr>
                <w:highlight w:val="green"/>
                <w:lang w:val="en-US"/>
              </w:rPr>
            </w:pPr>
            <w:r w:rsidRPr="00504082">
              <w:rPr>
                <w:lang w:val="en-US"/>
              </w:rPr>
              <w:t>FS_DVSANALYTACCINDD092_LIST</w:t>
            </w:r>
            <w:r>
              <w:rPr>
                <w:lang w:val="en-US"/>
              </w:rPr>
              <w:t>:</w:t>
            </w:r>
            <w:r w:rsidRPr="00504082">
              <w:rPr>
                <w:lang w:val="en-US"/>
              </w:rPr>
              <w:t xml:space="preserve"> </w:t>
            </w:r>
            <w:r w:rsidRPr="00DF4DE7">
              <w:rPr>
                <w:lang w:val="en-US"/>
              </w:rPr>
              <w:t>CODECS_ACC</w:t>
            </w:r>
          </w:p>
          <w:p w14:paraId="45CB1D99" w14:textId="4A4C9AAF" w:rsidR="00A15D23" w:rsidRPr="00DF4DE7" w:rsidRDefault="00A15D23" w:rsidP="00CD12ED">
            <w:pPr>
              <w:pStyle w:val="GOSTTablenorm"/>
              <w:suppressAutoHyphens/>
              <w:rPr>
                <w:lang w:val="en-US"/>
              </w:rPr>
            </w:pPr>
          </w:p>
        </w:tc>
        <w:tc>
          <w:tcPr>
            <w:tcW w:w="1354" w:type="pct"/>
            <w:tcBorders>
              <w:top w:val="single" w:sz="4" w:space="0" w:color="auto"/>
              <w:left w:val="single" w:sz="4" w:space="0" w:color="auto"/>
              <w:bottom w:val="single" w:sz="4" w:space="0" w:color="auto"/>
              <w:right w:val="single" w:sz="4" w:space="0" w:color="auto"/>
            </w:tcBorders>
          </w:tcPr>
          <w:p w14:paraId="4A7DEA4B" w14:textId="77777777" w:rsidR="00A15D23" w:rsidRPr="00A15D23" w:rsidRDefault="00A15D23" w:rsidP="00A15D23">
            <w:pPr>
              <w:pStyle w:val="GOSTTableListMark1"/>
              <w:rPr>
                <w:highlight w:val="green"/>
              </w:rPr>
            </w:pPr>
            <w:r w:rsidRPr="00A15D23">
              <w:rPr>
                <w:highlight w:val="green"/>
              </w:rPr>
              <w:t>Если параметр «Признак ДВС для учета» заполнен значением «false», то заполняется значением параметра «Код цели (аналитический код) получателя (контрольный)» таблицы «Аналитические показатели учета»;</w:t>
            </w:r>
          </w:p>
          <w:p w14:paraId="1C3B5811" w14:textId="06B1C02A" w:rsidR="00AE3FEF" w:rsidRPr="00CD12ED" w:rsidRDefault="00A15D23" w:rsidP="00A15D23">
            <w:pPr>
              <w:pStyle w:val="GOSTTableListMark1"/>
            </w:pPr>
            <w:r w:rsidRPr="00A15D23">
              <w:rPr>
                <w:highlight w:val="green"/>
              </w:rPr>
              <w:t>Если параметр «Признак ДВС для учета» заполнен значением «true», то заполняется значением параметра «Код цели (аналитический код) получателя (контрольный)» таблицы «Аналитические показатели учета при ДВС»</w:t>
            </w:r>
          </w:p>
        </w:tc>
      </w:tr>
      <w:tr w:rsidR="0004239F" w14:paraId="203AA090" w14:textId="77777777" w:rsidTr="0004239F">
        <w:tc>
          <w:tcPr>
            <w:tcW w:w="1124" w:type="pct"/>
            <w:tcBorders>
              <w:top w:val="single" w:sz="4" w:space="0" w:color="auto"/>
              <w:left w:val="single" w:sz="4" w:space="0" w:color="auto"/>
              <w:bottom w:val="single" w:sz="4" w:space="0" w:color="auto"/>
              <w:right w:val="single" w:sz="4" w:space="0" w:color="auto"/>
            </w:tcBorders>
          </w:tcPr>
          <w:p w14:paraId="4986E6AF" w14:textId="18354A57" w:rsidR="006226F9" w:rsidRPr="00842EEF" w:rsidRDefault="006226F9" w:rsidP="007C4D0E">
            <w:pPr>
              <w:pStyle w:val="GOSTTablenorm"/>
              <w:suppressAutoHyphens/>
            </w:pPr>
            <w:r w:rsidRPr="006226F9">
              <w:t>АКР_ЛС_получателя</w:t>
            </w:r>
          </w:p>
        </w:tc>
        <w:tc>
          <w:tcPr>
            <w:tcW w:w="273" w:type="pct"/>
            <w:tcBorders>
              <w:top w:val="single" w:sz="4" w:space="0" w:color="auto"/>
              <w:left w:val="single" w:sz="4" w:space="0" w:color="auto"/>
              <w:bottom w:val="single" w:sz="4" w:space="0" w:color="auto"/>
              <w:right w:val="single" w:sz="4" w:space="0" w:color="auto"/>
            </w:tcBorders>
          </w:tcPr>
          <w:p w14:paraId="574CB019" w14:textId="399C8446" w:rsidR="006226F9" w:rsidRDefault="006226F9" w:rsidP="007C4D0E">
            <w:pPr>
              <w:pStyle w:val="GOSTTablenorm"/>
              <w:suppressAutoHyphens/>
            </w:pPr>
            <w:r>
              <w:t>да</w:t>
            </w:r>
          </w:p>
        </w:tc>
        <w:tc>
          <w:tcPr>
            <w:tcW w:w="1126" w:type="pct"/>
            <w:tcBorders>
              <w:top w:val="single" w:sz="4" w:space="0" w:color="auto"/>
              <w:left w:val="single" w:sz="4" w:space="0" w:color="auto"/>
              <w:bottom w:val="single" w:sz="4" w:space="0" w:color="auto"/>
              <w:right w:val="single" w:sz="4" w:space="0" w:color="auto"/>
            </w:tcBorders>
          </w:tcPr>
          <w:p w14:paraId="340C97D5" w14:textId="1288682E" w:rsidR="006226F9" w:rsidRPr="00C644BE" w:rsidRDefault="00F900E8" w:rsidP="007C4D0E">
            <w:pPr>
              <w:pStyle w:val="GOSTTablenorm"/>
              <w:suppressAutoHyphens/>
              <w:rPr>
                <w:szCs w:val="22"/>
              </w:rPr>
            </w:pPr>
            <w:r w:rsidRPr="00F900E8">
              <w:rPr>
                <w:szCs w:val="22"/>
              </w:rPr>
              <w:t>Аналитический код раздела получателя</w:t>
            </w:r>
            <w:r w:rsidR="00F0282D">
              <w:rPr>
                <w:szCs w:val="22"/>
              </w:rPr>
              <w:t xml:space="preserve"> </w:t>
            </w:r>
            <w:r w:rsidR="00F0282D" w:rsidRPr="00117271">
              <w:rPr>
                <w:szCs w:val="22"/>
              </w:rPr>
              <w:t>(по строке документа)</w:t>
            </w:r>
          </w:p>
        </w:tc>
        <w:tc>
          <w:tcPr>
            <w:tcW w:w="1122" w:type="pct"/>
            <w:tcBorders>
              <w:top w:val="single" w:sz="4" w:space="0" w:color="auto"/>
              <w:left w:val="single" w:sz="4" w:space="0" w:color="auto"/>
              <w:bottom w:val="single" w:sz="4" w:space="0" w:color="auto"/>
              <w:right w:val="single" w:sz="4" w:space="0" w:color="auto"/>
            </w:tcBorders>
          </w:tcPr>
          <w:p w14:paraId="6F225937" w14:textId="77777777" w:rsidR="006226F9" w:rsidRPr="00756F19" w:rsidRDefault="00F900E8" w:rsidP="00CD12ED">
            <w:pPr>
              <w:pStyle w:val="GOSTTablenorm"/>
              <w:suppressAutoHyphens/>
              <w:rPr>
                <w:lang w:val="en-US"/>
              </w:rPr>
            </w:pPr>
            <w:r w:rsidRPr="00756F19">
              <w:rPr>
                <w:lang w:val="en-US"/>
              </w:rPr>
              <w:t>FS_ANALYTACCINDD092_LIST:ANALYTICCODEREC</w:t>
            </w:r>
          </w:p>
          <w:p w14:paraId="3C3F16B8" w14:textId="32661BD0" w:rsidR="00A15D23" w:rsidRPr="00756F19" w:rsidRDefault="00A15D23" w:rsidP="00CD12ED">
            <w:pPr>
              <w:pStyle w:val="GOSTTablenorm"/>
              <w:suppressAutoHyphens/>
              <w:rPr>
                <w:highlight w:val="green"/>
                <w:lang w:val="en-US"/>
              </w:rPr>
            </w:pPr>
            <w:r w:rsidRPr="00A15D23">
              <w:rPr>
                <w:highlight w:val="green"/>
              </w:rPr>
              <w:t>или</w:t>
            </w:r>
          </w:p>
          <w:p w14:paraId="635FBA71" w14:textId="0F698A57" w:rsidR="00DF4DE7" w:rsidRPr="00DF4DE7" w:rsidRDefault="00DF4DE7" w:rsidP="00DF4DE7">
            <w:pPr>
              <w:pStyle w:val="GOSTTablenorm"/>
              <w:suppressAutoHyphens/>
              <w:rPr>
                <w:highlight w:val="green"/>
                <w:lang w:val="en-US"/>
              </w:rPr>
            </w:pPr>
            <w:r w:rsidRPr="00504082">
              <w:rPr>
                <w:lang w:val="en-US"/>
              </w:rPr>
              <w:t>FS_DVSANALYTACCINDD092_LIST</w:t>
            </w:r>
            <w:r>
              <w:rPr>
                <w:lang w:val="en-US"/>
              </w:rPr>
              <w:t>:</w:t>
            </w:r>
            <w:r w:rsidRPr="00504082">
              <w:rPr>
                <w:lang w:val="en-US"/>
              </w:rPr>
              <w:t xml:space="preserve"> </w:t>
            </w:r>
            <w:r w:rsidRPr="00DF4DE7">
              <w:rPr>
                <w:lang w:val="en-US"/>
              </w:rPr>
              <w:t>ANALYTICCODEREC</w:t>
            </w:r>
          </w:p>
          <w:p w14:paraId="62299DAB" w14:textId="264C9793" w:rsidR="00A15D23" w:rsidRPr="00756F19" w:rsidRDefault="00A15D23" w:rsidP="00CD12ED">
            <w:pPr>
              <w:pStyle w:val="GOSTTablenorm"/>
              <w:suppressAutoHyphens/>
              <w:rPr>
                <w:lang w:val="en-US"/>
              </w:rPr>
            </w:pPr>
          </w:p>
        </w:tc>
        <w:tc>
          <w:tcPr>
            <w:tcW w:w="1354" w:type="pct"/>
            <w:tcBorders>
              <w:top w:val="single" w:sz="4" w:space="0" w:color="auto"/>
              <w:left w:val="single" w:sz="4" w:space="0" w:color="auto"/>
              <w:bottom w:val="single" w:sz="4" w:space="0" w:color="auto"/>
              <w:right w:val="single" w:sz="4" w:space="0" w:color="auto"/>
            </w:tcBorders>
          </w:tcPr>
          <w:p w14:paraId="3B25575D" w14:textId="77777777" w:rsidR="00A15D23" w:rsidRPr="00A15D23" w:rsidRDefault="00A15D23" w:rsidP="00A15D23">
            <w:pPr>
              <w:pStyle w:val="GOSTTableListMark1"/>
              <w:rPr>
                <w:highlight w:val="green"/>
              </w:rPr>
            </w:pPr>
            <w:r w:rsidRPr="00A15D23">
              <w:rPr>
                <w:highlight w:val="green"/>
              </w:rPr>
              <w:t>Если параметр «Признак ДВС для учета» заполнен значением «false» и в атрибуте атрибут «Номер_ЛС_получателя» значение первых двух символов = 71, то заполняется значением реквизита «Аналитический код раздела получателя/Код субсидии (цели)» таблицы «Аналитические показатели учета»;</w:t>
            </w:r>
          </w:p>
          <w:p w14:paraId="71929A69" w14:textId="511A3E76" w:rsidR="006226F9" w:rsidRPr="00CD12ED" w:rsidRDefault="00A15D23" w:rsidP="00A15D23">
            <w:pPr>
              <w:pStyle w:val="GOSTTableListMark1"/>
            </w:pPr>
            <w:r w:rsidRPr="00A15D23">
              <w:rPr>
                <w:highlight w:val="green"/>
              </w:rPr>
              <w:t>Если параметр «Признак ДВС для учета» заполнен значением «true» и в атрибуте атрибут «Номер_ЛС_получателя» значение первых двух символов = 71, то заполняется значением реквизита «Аналитический код раздела получателя/Код субсидии (цели)» таблицы «Аналитические показатели учета при ДВС»</w:t>
            </w:r>
          </w:p>
        </w:tc>
      </w:tr>
      <w:tr w:rsidR="007C1BA0" w14:paraId="02254328" w14:textId="77777777" w:rsidTr="0004239F">
        <w:tc>
          <w:tcPr>
            <w:tcW w:w="1124" w:type="pct"/>
            <w:tcBorders>
              <w:top w:val="single" w:sz="4" w:space="0" w:color="auto"/>
              <w:left w:val="single" w:sz="4" w:space="0" w:color="auto"/>
              <w:bottom w:val="single" w:sz="4" w:space="0" w:color="auto"/>
              <w:right w:val="single" w:sz="4" w:space="0" w:color="auto"/>
            </w:tcBorders>
          </w:tcPr>
          <w:p w14:paraId="31841576" w14:textId="46AB36E7" w:rsidR="007C1BA0" w:rsidRPr="006226F9" w:rsidRDefault="007C1BA0" w:rsidP="007C4D0E">
            <w:pPr>
              <w:pStyle w:val="GOSTTablenorm"/>
              <w:suppressAutoHyphens/>
            </w:pPr>
            <w:r>
              <w:t>Код_цели_получателя</w:t>
            </w:r>
          </w:p>
        </w:tc>
        <w:tc>
          <w:tcPr>
            <w:tcW w:w="273" w:type="pct"/>
            <w:tcBorders>
              <w:top w:val="single" w:sz="4" w:space="0" w:color="auto"/>
              <w:left w:val="single" w:sz="4" w:space="0" w:color="auto"/>
              <w:bottom w:val="single" w:sz="4" w:space="0" w:color="auto"/>
              <w:right w:val="single" w:sz="4" w:space="0" w:color="auto"/>
            </w:tcBorders>
          </w:tcPr>
          <w:p w14:paraId="333830C0" w14:textId="1A4EE3B8" w:rsidR="007C1BA0" w:rsidRDefault="007C1BA0" w:rsidP="007C4D0E">
            <w:pPr>
              <w:pStyle w:val="GOSTTablenorm"/>
              <w:suppressAutoHyphens/>
            </w:pPr>
            <w:r>
              <w:t>да</w:t>
            </w:r>
          </w:p>
        </w:tc>
        <w:tc>
          <w:tcPr>
            <w:tcW w:w="1126" w:type="pct"/>
            <w:tcBorders>
              <w:top w:val="single" w:sz="4" w:space="0" w:color="auto"/>
              <w:left w:val="single" w:sz="4" w:space="0" w:color="auto"/>
              <w:bottom w:val="single" w:sz="4" w:space="0" w:color="auto"/>
              <w:right w:val="single" w:sz="4" w:space="0" w:color="auto"/>
            </w:tcBorders>
          </w:tcPr>
          <w:p w14:paraId="0DB30A46" w14:textId="3210D6F9" w:rsidR="007C1BA0" w:rsidRPr="00F900E8" w:rsidRDefault="00117271" w:rsidP="007C4D0E">
            <w:pPr>
              <w:pStyle w:val="GOSTTablenorm"/>
              <w:suppressAutoHyphens/>
              <w:rPr>
                <w:szCs w:val="22"/>
              </w:rPr>
            </w:pPr>
            <w:r w:rsidRPr="00117271">
              <w:rPr>
                <w:szCs w:val="22"/>
              </w:rPr>
              <w:t>Код субсидии/цели по л/с с кодом 41 получателя (по строке документа)</w:t>
            </w:r>
          </w:p>
        </w:tc>
        <w:tc>
          <w:tcPr>
            <w:tcW w:w="1122" w:type="pct"/>
            <w:tcBorders>
              <w:top w:val="single" w:sz="4" w:space="0" w:color="auto"/>
              <w:left w:val="single" w:sz="4" w:space="0" w:color="auto"/>
              <w:bottom w:val="single" w:sz="4" w:space="0" w:color="auto"/>
              <w:right w:val="single" w:sz="4" w:space="0" w:color="auto"/>
            </w:tcBorders>
          </w:tcPr>
          <w:p w14:paraId="71EC998B" w14:textId="77777777" w:rsidR="007C1BA0" w:rsidRPr="00756F19" w:rsidRDefault="00117271" w:rsidP="00CD12ED">
            <w:pPr>
              <w:pStyle w:val="GOSTTablenorm"/>
              <w:suppressAutoHyphens/>
              <w:rPr>
                <w:lang w:val="en-US"/>
              </w:rPr>
            </w:pPr>
            <w:r w:rsidRPr="00756F19">
              <w:rPr>
                <w:lang w:val="en-US"/>
              </w:rPr>
              <w:t>FS_ANALYTACCINDD092_LIST:ANALYTICCODEREC</w:t>
            </w:r>
          </w:p>
          <w:p w14:paraId="232602C2" w14:textId="77777777" w:rsidR="00A15D23" w:rsidRPr="00756F19" w:rsidRDefault="00A15D23" w:rsidP="00A15D23">
            <w:pPr>
              <w:pStyle w:val="GOSTTablenorm"/>
              <w:suppressAutoHyphens/>
              <w:rPr>
                <w:highlight w:val="green"/>
                <w:lang w:val="en-US"/>
              </w:rPr>
            </w:pPr>
            <w:r w:rsidRPr="00A15D23">
              <w:rPr>
                <w:highlight w:val="green"/>
              </w:rPr>
              <w:t>или</w:t>
            </w:r>
          </w:p>
          <w:p w14:paraId="5DDC22B2" w14:textId="77777777" w:rsidR="00DF4DE7" w:rsidRPr="00DF4DE7" w:rsidRDefault="00DF4DE7" w:rsidP="00DF4DE7">
            <w:pPr>
              <w:pStyle w:val="GOSTTablenorm"/>
              <w:suppressAutoHyphens/>
              <w:rPr>
                <w:highlight w:val="green"/>
                <w:lang w:val="en-US"/>
              </w:rPr>
            </w:pPr>
            <w:r w:rsidRPr="00504082">
              <w:rPr>
                <w:lang w:val="en-US"/>
              </w:rPr>
              <w:t>FS_DVSANALYTACCINDD092_LIST</w:t>
            </w:r>
            <w:r>
              <w:rPr>
                <w:lang w:val="en-US"/>
              </w:rPr>
              <w:t>:</w:t>
            </w:r>
            <w:r w:rsidRPr="00504082">
              <w:rPr>
                <w:lang w:val="en-US"/>
              </w:rPr>
              <w:t xml:space="preserve"> </w:t>
            </w:r>
            <w:r w:rsidRPr="00DF4DE7">
              <w:rPr>
                <w:lang w:val="en-US"/>
              </w:rPr>
              <w:t>ANALYTICCODEREC</w:t>
            </w:r>
          </w:p>
          <w:p w14:paraId="289DCEB6" w14:textId="6896021E" w:rsidR="00A15D23" w:rsidRPr="00756F19" w:rsidRDefault="00A15D23" w:rsidP="00A15D23">
            <w:pPr>
              <w:pStyle w:val="GOSTTablenorm"/>
              <w:suppressAutoHyphens/>
              <w:rPr>
                <w:lang w:val="en-US"/>
              </w:rPr>
            </w:pPr>
          </w:p>
        </w:tc>
        <w:tc>
          <w:tcPr>
            <w:tcW w:w="1354" w:type="pct"/>
            <w:tcBorders>
              <w:top w:val="single" w:sz="4" w:space="0" w:color="auto"/>
              <w:left w:val="single" w:sz="4" w:space="0" w:color="auto"/>
              <w:bottom w:val="single" w:sz="4" w:space="0" w:color="auto"/>
              <w:right w:val="single" w:sz="4" w:space="0" w:color="auto"/>
            </w:tcBorders>
          </w:tcPr>
          <w:p w14:paraId="6469DA13" w14:textId="7A8FF8C5" w:rsidR="00A15D23" w:rsidRPr="00A15D23" w:rsidRDefault="00A15D23" w:rsidP="00A15D23">
            <w:pPr>
              <w:pStyle w:val="GOSTTableListMark1"/>
              <w:rPr>
                <w:highlight w:val="green"/>
              </w:rPr>
            </w:pPr>
            <w:r w:rsidRPr="00A15D23">
              <w:rPr>
                <w:highlight w:val="green"/>
              </w:rPr>
              <w:t>Если параметр «Признак ДВС для учета» заполнен значением «false» и в атрибуте атрибут «Номер_ЛС_получателя» значение первых двух символов = 41, то заполняется значением реквизита «Аналитический код раздела получателя/Код субсидии (цели)» таблицы «Аналитические показатели учета»;</w:t>
            </w:r>
          </w:p>
          <w:p w14:paraId="490FE732" w14:textId="394D5535" w:rsidR="007C1BA0" w:rsidRPr="00A15D23" w:rsidDel="007C1BA0" w:rsidRDefault="00A15D23" w:rsidP="00A15D23">
            <w:pPr>
              <w:pStyle w:val="GOSTTableListMark1"/>
              <w:rPr>
                <w:highlight w:val="green"/>
              </w:rPr>
            </w:pPr>
            <w:r w:rsidRPr="00A15D23">
              <w:rPr>
                <w:highlight w:val="green"/>
              </w:rPr>
              <w:t>Если параметр «Признак ДВС для учета» заполнен значением «true» и в атрибуте атрибут «Номер_ЛС_получателя» значение первых двух символов = 41, то заполняется значением реквизита «Аналитический код раздела получателя/Код субсидии (цели)» таблицы «Аналитические показатели учета при ДВС»</w:t>
            </w:r>
          </w:p>
        </w:tc>
      </w:tr>
      <w:tr w:rsidR="0004239F" w:rsidRPr="00BA1F48" w14:paraId="7D328033" w14:textId="77777777" w:rsidTr="0004239F">
        <w:tc>
          <w:tcPr>
            <w:tcW w:w="1124" w:type="pct"/>
            <w:tcBorders>
              <w:top w:val="single" w:sz="4" w:space="0" w:color="auto"/>
              <w:left w:val="single" w:sz="4" w:space="0" w:color="auto"/>
              <w:bottom w:val="single" w:sz="4" w:space="0" w:color="auto"/>
              <w:right w:val="single" w:sz="4" w:space="0" w:color="auto"/>
            </w:tcBorders>
          </w:tcPr>
          <w:p w14:paraId="24C93456" w14:textId="5C46C767" w:rsidR="006226F9" w:rsidRPr="00BA1F48" w:rsidRDefault="00F900E8" w:rsidP="007C4D0E">
            <w:pPr>
              <w:pStyle w:val="GOSTTablenorm"/>
              <w:suppressAutoHyphens/>
            </w:pPr>
            <w:r w:rsidRPr="00BA1F48">
              <w:t>Номер_КОО_получателя</w:t>
            </w:r>
          </w:p>
        </w:tc>
        <w:tc>
          <w:tcPr>
            <w:tcW w:w="273" w:type="pct"/>
            <w:tcBorders>
              <w:top w:val="single" w:sz="4" w:space="0" w:color="auto"/>
              <w:left w:val="single" w:sz="4" w:space="0" w:color="auto"/>
              <w:bottom w:val="single" w:sz="4" w:space="0" w:color="auto"/>
              <w:right w:val="single" w:sz="4" w:space="0" w:color="auto"/>
            </w:tcBorders>
          </w:tcPr>
          <w:p w14:paraId="55E98E7F" w14:textId="79DCEF67" w:rsidR="00BA1F48" w:rsidRPr="00BA1F48" w:rsidRDefault="00A80CCB" w:rsidP="00BA1F48">
            <w:pPr>
              <w:pStyle w:val="GOSTTablenorm"/>
              <w:suppressAutoHyphens/>
            </w:pPr>
            <w:r w:rsidRPr="00A80CCB">
              <w:rPr>
                <w:highlight w:val="cyan"/>
              </w:rPr>
              <w:t>да</w:t>
            </w:r>
          </w:p>
        </w:tc>
        <w:tc>
          <w:tcPr>
            <w:tcW w:w="1126" w:type="pct"/>
            <w:tcBorders>
              <w:top w:val="single" w:sz="4" w:space="0" w:color="auto"/>
              <w:left w:val="single" w:sz="4" w:space="0" w:color="auto"/>
              <w:bottom w:val="single" w:sz="4" w:space="0" w:color="auto"/>
              <w:right w:val="single" w:sz="4" w:space="0" w:color="auto"/>
            </w:tcBorders>
          </w:tcPr>
          <w:p w14:paraId="7C0C945F" w14:textId="6196A72E" w:rsidR="006226F9" w:rsidRPr="00BA1F48" w:rsidRDefault="00F900E8" w:rsidP="007C4D0E">
            <w:pPr>
              <w:pStyle w:val="GOSTTablenorm"/>
              <w:suppressAutoHyphens/>
              <w:rPr>
                <w:szCs w:val="22"/>
              </w:rPr>
            </w:pPr>
            <w:r w:rsidRPr="00BA1F48">
              <w:rPr>
                <w:szCs w:val="22"/>
              </w:rPr>
              <w:t>Номер КОО получателя</w:t>
            </w:r>
            <w:r w:rsidR="00117271" w:rsidRPr="00BA1F48">
              <w:rPr>
                <w:szCs w:val="22"/>
              </w:rPr>
              <w:t>(по строке документа)</w:t>
            </w:r>
          </w:p>
        </w:tc>
        <w:tc>
          <w:tcPr>
            <w:tcW w:w="1122" w:type="pct"/>
            <w:tcBorders>
              <w:top w:val="single" w:sz="4" w:space="0" w:color="auto"/>
              <w:left w:val="single" w:sz="4" w:space="0" w:color="auto"/>
              <w:bottom w:val="single" w:sz="4" w:space="0" w:color="auto"/>
              <w:right w:val="single" w:sz="4" w:space="0" w:color="auto"/>
            </w:tcBorders>
          </w:tcPr>
          <w:p w14:paraId="08D74762" w14:textId="202EBAE3" w:rsidR="00A80CCB" w:rsidRDefault="00F900E8" w:rsidP="00BA1F48">
            <w:pPr>
              <w:pStyle w:val="GOSTTablenorm"/>
              <w:suppressAutoHyphens/>
              <w:rPr>
                <w:lang w:val="en-US"/>
              </w:rPr>
            </w:pPr>
            <w:r w:rsidRPr="00BA1F48">
              <w:rPr>
                <w:lang w:val="en-US"/>
              </w:rPr>
              <w:t>FS_KOO_TSE_RETKOO_D092_LIST:</w:t>
            </w:r>
            <w:r w:rsidR="00234EA7" w:rsidRPr="00BA1F48">
              <w:rPr>
                <w:lang w:val="en-US"/>
              </w:rPr>
              <w:t xml:space="preserve"> </w:t>
            </w:r>
            <w:r w:rsidRPr="00BA1F48">
              <w:rPr>
                <w:lang w:val="en-US"/>
              </w:rPr>
              <w:t>NUMKO</w:t>
            </w:r>
          </w:p>
          <w:p w14:paraId="4790740B" w14:textId="1A757A08" w:rsidR="00A80CCB" w:rsidRPr="00A80CCB" w:rsidRDefault="00A80CCB" w:rsidP="00BA1F48">
            <w:pPr>
              <w:pStyle w:val="GOSTTablenorm"/>
              <w:suppressAutoHyphens/>
              <w:rPr>
                <w:highlight w:val="cyan"/>
              </w:rPr>
            </w:pPr>
            <w:r w:rsidRPr="00A80CCB">
              <w:rPr>
                <w:highlight w:val="cyan"/>
              </w:rPr>
              <w:t>или</w:t>
            </w:r>
          </w:p>
          <w:p w14:paraId="09A4F27B" w14:textId="115CBB33" w:rsidR="00447F17" w:rsidRPr="00A80CCB" w:rsidRDefault="00A80CCB" w:rsidP="00BA1F48">
            <w:pPr>
              <w:pStyle w:val="GOSTTablenorm"/>
              <w:suppressAutoHyphens/>
            </w:pPr>
            <w:r w:rsidRPr="00A80CCB">
              <w:rPr>
                <w:highlight w:val="cyan"/>
              </w:rPr>
              <w:t>(«Номер КОО» таблицы «Реквизиты КОО»)</w:t>
            </w:r>
          </w:p>
        </w:tc>
        <w:tc>
          <w:tcPr>
            <w:tcW w:w="1354" w:type="pct"/>
            <w:tcBorders>
              <w:top w:val="single" w:sz="4" w:space="0" w:color="auto"/>
              <w:left w:val="single" w:sz="4" w:space="0" w:color="auto"/>
              <w:bottom w:val="single" w:sz="4" w:space="0" w:color="auto"/>
              <w:right w:val="single" w:sz="4" w:space="0" w:color="auto"/>
            </w:tcBorders>
          </w:tcPr>
          <w:p w14:paraId="5EF99BAE" w14:textId="77777777" w:rsidR="00A80CCB" w:rsidRPr="00A80CCB" w:rsidRDefault="00A80CCB" w:rsidP="00A80CCB">
            <w:pPr>
              <w:pStyle w:val="GOSTTableListMark1"/>
              <w:rPr>
                <w:highlight w:val="cyan"/>
              </w:rPr>
            </w:pPr>
            <w:r w:rsidRPr="00A80CCB">
              <w:rPr>
                <w:highlight w:val="cyan"/>
              </w:rPr>
              <w:t>Если в атрибуте Вид_кода_расх_поступ_получ указано значение «1», то атрибут заполняется значением параметра «Номер КОО» таблицы «Реквизиты КОО»;</w:t>
            </w:r>
          </w:p>
          <w:p w14:paraId="17F716CD" w14:textId="4631A5AE" w:rsidR="006226F9" w:rsidRPr="00BA1F48" w:rsidRDefault="00A80CCB" w:rsidP="00A80CCB">
            <w:pPr>
              <w:pStyle w:val="GOSTTableListMark1"/>
            </w:pPr>
            <w:r w:rsidRPr="00A80CCB">
              <w:rPr>
                <w:highlight w:val="cyan"/>
              </w:rPr>
              <w:t>Если в атрибуте Вид_кода_расх_поступ_получ указано значение «2», то атрибут заполняется значением параметра «Номер КОО» таблицы «Возврат КОО»</w:t>
            </w:r>
            <w:r w:rsidRPr="00BA1F48" w:rsidDel="00447F17">
              <w:t xml:space="preserve"> </w:t>
            </w:r>
          </w:p>
        </w:tc>
      </w:tr>
      <w:tr w:rsidR="00117271" w:rsidRPr="00F900E8" w14:paraId="49554129" w14:textId="77777777" w:rsidTr="0004239F">
        <w:tc>
          <w:tcPr>
            <w:tcW w:w="1124" w:type="pct"/>
            <w:tcBorders>
              <w:top w:val="single" w:sz="4" w:space="0" w:color="auto"/>
              <w:left w:val="single" w:sz="4" w:space="0" w:color="auto"/>
              <w:bottom w:val="single" w:sz="4" w:space="0" w:color="auto"/>
              <w:right w:val="single" w:sz="4" w:space="0" w:color="auto"/>
            </w:tcBorders>
          </w:tcPr>
          <w:p w14:paraId="13627F7F" w14:textId="5E8FB219" w:rsidR="00117271" w:rsidRPr="00BA1F48" w:rsidRDefault="00117271" w:rsidP="007C4D0E">
            <w:pPr>
              <w:pStyle w:val="GOSTTablenorm"/>
              <w:suppressAutoHyphens/>
            </w:pPr>
            <w:r w:rsidRPr="00BA1F48">
              <w:rPr>
                <w:lang w:val="en-US"/>
              </w:rPr>
              <w:t>GUID</w:t>
            </w:r>
            <w:r w:rsidRPr="00BA1F48">
              <w:t>_КОО</w:t>
            </w:r>
          </w:p>
        </w:tc>
        <w:tc>
          <w:tcPr>
            <w:tcW w:w="273" w:type="pct"/>
            <w:tcBorders>
              <w:top w:val="single" w:sz="4" w:space="0" w:color="auto"/>
              <w:left w:val="single" w:sz="4" w:space="0" w:color="auto"/>
              <w:bottom w:val="single" w:sz="4" w:space="0" w:color="auto"/>
              <w:right w:val="single" w:sz="4" w:space="0" w:color="auto"/>
            </w:tcBorders>
          </w:tcPr>
          <w:p w14:paraId="44C1F35E" w14:textId="10C2272B" w:rsidR="00117271" w:rsidRPr="00BA1F48" w:rsidRDefault="00A80CCB" w:rsidP="007C4D0E">
            <w:pPr>
              <w:pStyle w:val="GOSTTablenorm"/>
              <w:suppressAutoHyphens/>
            </w:pPr>
            <w:r w:rsidRPr="00A80CCB">
              <w:rPr>
                <w:highlight w:val="cyan"/>
              </w:rPr>
              <w:t>да</w:t>
            </w:r>
          </w:p>
        </w:tc>
        <w:tc>
          <w:tcPr>
            <w:tcW w:w="1126" w:type="pct"/>
            <w:tcBorders>
              <w:top w:val="single" w:sz="4" w:space="0" w:color="auto"/>
              <w:left w:val="single" w:sz="4" w:space="0" w:color="auto"/>
              <w:bottom w:val="single" w:sz="4" w:space="0" w:color="auto"/>
              <w:right w:val="single" w:sz="4" w:space="0" w:color="auto"/>
            </w:tcBorders>
          </w:tcPr>
          <w:p w14:paraId="5FA23AE2" w14:textId="4AE9EC8A" w:rsidR="00117271" w:rsidRPr="00BA1F48" w:rsidRDefault="00117271" w:rsidP="007C4D0E">
            <w:pPr>
              <w:pStyle w:val="GOSTTablenorm"/>
              <w:suppressAutoHyphens/>
              <w:rPr>
                <w:szCs w:val="22"/>
              </w:rPr>
            </w:pPr>
            <w:r w:rsidRPr="00BA1F48">
              <w:rPr>
                <w:szCs w:val="22"/>
              </w:rPr>
              <w:t>Идентификатор КОО (по строке документа)</w:t>
            </w:r>
          </w:p>
        </w:tc>
        <w:tc>
          <w:tcPr>
            <w:tcW w:w="1122" w:type="pct"/>
            <w:tcBorders>
              <w:top w:val="single" w:sz="4" w:space="0" w:color="auto"/>
              <w:left w:val="single" w:sz="4" w:space="0" w:color="auto"/>
              <w:bottom w:val="single" w:sz="4" w:space="0" w:color="auto"/>
              <w:right w:val="single" w:sz="4" w:space="0" w:color="auto"/>
            </w:tcBorders>
          </w:tcPr>
          <w:p w14:paraId="3EB99612" w14:textId="77777777" w:rsidR="00447F17" w:rsidRDefault="00234EA7" w:rsidP="00BA1F48">
            <w:pPr>
              <w:pStyle w:val="GOSTTablenorm"/>
              <w:suppressAutoHyphens/>
              <w:rPr>
                <w:lang w:val="en-US"/>
              </w:rPr>
            </w:pPr>
            <w:r w:rsidRPr="00BA1F48">
              <w:rPr>
                <w:lang w:val="en-US"/>
              </w:rPr>
              <w:t>FS_KOO_TSE_RETKOO_D092_LIST: GUIDKOO</w:t>
            </w:r>
          </w:p>
          <w:p w14:paraId="216F1E2A" w14:textId="77777777" w:rsidR="00A80CCB" w:rsidRPr="00A80CCB" w:rsidRDefault="00A80CCB" w:rsidP="00A80CCB">
            <w:pPr>
              <w:pStyle w:val="GOSTTablenorm"/>
              <w:suppressAutoHyphens/>
              <w:rPr>
                <w:highlight w:val="cyan"/>
              </w:rPr>
            </w:pPr>
            <w:r w:rsidRPr="00A80CCB">
              <w:rPr>
                <w:highlight w:val="cyan"/>
              </w:rPr>
              <w:t>или</w:t>
            </w:r>
          </w:p>
          <w:p w14:paraId="6DB9D2DB" w14:textId="4E98D8B9" w:rsidR="00A80CCB" w:rsidRPr="00A80CCB" w:rsidRDefault="00A80CCB" w:rsidP="00A80CCB">
            <w:pPr>
              <w:pStyle w:val="GOSTTablenorm"/>
              <w:suppressAutoHyphens/>
            </w:pPr>
            <w:r w:rsidRPr="00A80CCB">
              <w:rPr>
                <w:highlight w:val="cyan"/>
              </w:rPr>
              <w:t>(«</w:t>
            </w:r>
            <w:r w:rsidRPr="00A80CCB">
              <w:rPr>
                <w:highlight w:val="cyan"/>
                <w:lang w:val="en-US"/>
              </w:rPr>
              <w:t>GUID</w:t>
            </w:r>
            <w:r w:rsidRPr="00A80CCB">
              <w:rPr>
                <w:highlight w:val="cyan"/>
              </w:rPr>
              <w:t xml:space="preserve"> КОО» таблицы «Реквизиты КОО»)</w:t>
            </w:r>
          </w:p>
        </w:tc>
        <w:tc>
          <w:tcPr>
            <w:tcW w:w="1354" w:type="pct"/>
            <w:tcBorders>
              <w:top w:val="single" w:sz="4" w:space="0" w:color="auto"/>
              <w:left w:val="single" w:sz="4" w:space="0" w:color="auto"/>
              <w:bottom w:val="single" w:sz="4" w:space="0" w:color="auto"/>
              <w:right w:val="single" w:sz="4" w:space="0" w:color="auto"/>
            </w:tcBorders>
          </w:tcPr>
          <w:p w14:paraId="47A8DDB0" w14:textId="1B648995" w:rsidR="00A80CCB" w:rsidRPr="00A80CCB" w:rsidRDefault="00A80CCB" w:rsidP="00A80CCB">
            <w:pPr>
              <w:pStyle w:val="GOSTTableListMark1"/>
              <w:rPr>
                <w:highlight w:val="cyan"/>
              </w:rPr>
            </w:pPr>
            <w:r w:rsidRPr="00A80CCB">
              <w:rPr>
                <w:highlight w:val="cyan"/>
              </w:rPr>
              <w:t>Если в атрибуте Вид_кода_расх_поступ_получ указано значение «1», то атрибут заполняется значением параметра «</w:t>
            </w:r>
            <w:r w:rsidRPr="00A80CCB">
              <w:rPr>
                <w:highlight w:val="cyan"/>
                <w:lang w:val="en-US"/>
              </w:rPr>
              <w:t>GUID</w:t>
            </w:r>
            <w:r w:rsidRPr="00A80CCB">
              <w:rPr>
                <w:highlight w:val="cyan"/>
              </w:rPr>
              <w:t xml:space="preserve"> КОО» таблицы «Реквизиты КОО»;</w:t>
            </w:r>
          </w:p>
          <w:p w14:paraId="0CDB04D6" w14:textId="0F66F08A" w:rsidR="00117271" w:rsidRDefault="00A80CCB" w:rsidP="00A80CCB">
            <w:pPr>
              <w:pStyle w:val="GOSTTableListMark1"/>
            </w:pPr>
            <w:r w:rsidRPr="00A80CCB">
              <w:rPr>
                <w:highlight w:val="cyan"/>
              </w:rPr>
              <w:t>Если в атрибуте Вид_кода_расх_поступ_получ указано значение «2», то атрибут заполняется значением параметра «</w:t>
            </w:r>
            <w:r w:rsidRPr="00A80CCB">
              <w:rPr>
                <w:highlight w:val="cyan"/>
                <w:lang w:val="en-US"/>
              </w:rPr>
              <w:t>GUID</w:t>
            </w:r>
            <w:r>
              <w:rPr>
                <w:highlight w:val="cyan"/>
              </w:rPr>
              <w:t xml:space="preserve"> КОО» таблицы «Возврат КОО</w:t>
            </w:r>
            <w:r w:rsidRPr="00A80CCB">
              <w:rPr>
                <w:highlight w:val="cyan"/>
              </w:rPr>
              <w:t>»</w:t>
            </w:r>
          </w:p>
        </w:tc>
      </w:tr>
      <w:tr w:rsidR="0004239F" w:rsidRPr="00F900E8" w14:paraId="0F6559D0" w14:textId="77777777" w:rsidTr="0004239F">
        <w:tc>
          <w:tcPr>
            <w:tcW w:w="1124" w:type="pct"/>
            <w:tcBorders>
              <w:top w:val="single" w:sz="4" w:space="0" w:color="auto"/>
              <w:left w:val="single" w:sz="4" w:space="0" w:color="auto"/>
              <w:bottom w:val="single" w:sz="4" w:space="0" w:color="auto"/>
              <w:right w:val="single" w:sz="4" w:space="0" w:color="auto"/>
            </w:tcBorders>
          </w:tcPr>
          <w:p w14:paraId="7B0C1297" w14:textId="12986A69" w:rsidR="00F900E8" w:rsidRPr="00F900E8" w:rsidRDefault="00624DA3" w:rsidP="007C4D0E">
            <w:pPr>
              <w:pStyle w:val="GOSTTablenorm"/>
              <w:suppressAutoHyphens/>
              <w:rPr>
                <w:lang w:val="en-US"/>
              </w:rPr>
            </w:pPr>
            <w:r w:rsidRPr="00624DA3">
              <w:rPr>
                <w:lang w:val="en-US"/>
              </w:rPr>
              <w:t>Сумма_валюта_операции</w:t>
            </w:r>
          </w:p>
        </w:tc>
        <w:tc>
          <w:tcPr>
            <w:tcW w:w="273" w:type="pct"/>
            <w:tcBorders>
              <w:top w:val="single" w:sz="4" w:space="0" w:color="auto"/>
              <w:left w:val="single" w:sz="4" w:space="0" w:color="auto"/>
              <w:bottom w:val="single" w:sz="4" w:space="0" w:color="auto"/>
              <w:right w:val="single" w:sz="4" w:space="0" w:color="auto"/>
            </w:tcBorders>
          </w:tcPr>
          <w:p w14:paraId="1932334D" w14:textId="7B5F0583" w:rsidR="00F900E8" w:rsidRPr="00624DA3" w:rsidRDefault="00117271" w:rsidP="007C4D0E">
            <w:pPr>
              <w:pStyle w:val="GOSTTablenorm"/>
              <w:suppressAutoHyphens/>
            </w:pPr>
            <w:r>
              <w:t>да</w:t>
            </w:r>
          </w:p>
        </w:tc>
        <w:tc>
          <w:tcPr>
            <w:tcW w:w="1126" w:type="pct"/>
            <w:tcBorders>
              <w:top w:val="single" w:sz="4" w:space="0" w:color="auto"/>
              <w:left w:val="single" w:sz="4" w:space="0" w:color="auto"/>
              <w:bottom w:val="single" w:sz="4" w:space="0" w:color="auto"/>
              <w:right w:val="single" w:sz="4" w:space="0" w:color="auto"/>
            </w:tcBorders>
          </w:tcPr>
          <w:p w14:paraId="35E6E1F9" w14:textId="0A4B2450" w:rsidR="00F900E8" w:rsidRPr="00624DA3" w:rsidRDefault="00624DA3" w:rsidP="00624DA3">
            <w:pPr>
              <w:pStyle w:val="GOSTTablenorm"/>
              <w:suppressAutoHyphens/>
              <w:rPr>
                <w:szCs w:val="22"/>
              </w:rPr>
            </w:pPr>
            <w:r w:rsidRPr="00117271">
              <w:rPr>
                <w:szCs w:val="22"/>
              </w:rPr>
              <w:t xml:space="preserve">Сумма в валюте </w:t>
            </w:r>
            <w:r>
              <w:rPr>
                <w:szCs w:val="22"/>
              </w:rPr>
              <w:t>поручения</w:t>
            </w:r>
            <w:r w:rsidR="00117271">
              <w:rPr>
                <w:szCs w:val="22"/>
              </w:rPr>
              <w:t xml:space="preserve"> (по строке документа)</w:t>
            </w:r>
          </w:p>
        </w:tc>
        <w:tc>
          <w:tcPr>
            <w:tcW w:w="1122" w:type="pct"/>
            <w:tcBorders>
              <w:top w:val="single" w:sz="4" w:space="0" w:color="auto"/>
              <w:left w:val="single" w:sz="4" w:space="0" w:color="auto"/>
              <w:bottom w:val="single" w:sz="4" w:space="0" w:color="auto"/>
              <w:right w:val="single" w:sz="4" w:space="0" w:color="auto"/>
            </w:tcBorders>
          </w:tcPr>
          <w:p w14:paraId="17B387A6" w14:textId="77777777" w:rsidR="00F900E8" w:rsidRPr="00756F19" w:rsidRDefault="00624DA3" w:rsidP="00CD12ED">
            <w:pPr>
              <w:pStyle w:val="GOSTTablenorm"/>
              <w:suppressAutoHyphens/>
              <w:rPr>
                <w:lang w:val="en-US"/>
              </w:rPr>
            </w:pPr>
            <w:r w:rsidRPr="00624DA3">
              <w:rPr>
                <w:lang w:val="en-US"/>
              </w:rPr>
              <w:t>FS</w:t>
            </w:r>
            <w:r w:rsidRPr="00756F19">
              <w:rPr>
                <w:lang w:val="en-US"/>
              </w:rPr>
              <w:t>_</w:t>
            </w:r>
            <w:r w:rsidRPr="00624DA3">
              <w:rPr>
                <w:lang w:val="en-US"/>
              </w:rPr>
              <w:t>ANALYTACCINDD</w:t>
            </w:r>
            <w:r w:rsidRPr="00756F19">
              <w:rPr>
                <w:lang w:val="en-US"/>
              </w:rPr>
              <w:t>092_</w:t>
            </w:r>
            <w:r w:rsidRPr="00624DA3">
              <w:rPr>
                <w:lang w:val="en-US"/>
              </w:rPr>
              <w:t>LIST</w:t>
            </w:r>
            <w:r w:rsidRPr="00756F19">
              <w:rPr>
                <w:lang w:val="en-US"/>
              </w:rPr>
              <w:t xml:space="preserve">: </w:t>
            </w:r>
            <w:r w:rsidRPr="00624DA3">
              <w:rPr>
                <w:lang w:val="en-US"/>
              </w:rPr>
              <w:t>SUMMA</w:t>
            </w:r>
          </w:p>
          <w:p w14:paraId="037542D7" w14:textId="77777777" w:rsidR="00447F17" w:rsidRPr="00756F19" w:rsidRDefault="00447F17" w:rsidP="00447F17">
            <w:pPr>
              <w:pStyle w:val="GOSTTablenorm"/>
              <w:suppressAutoHyphens/>
              <w:rPr>
                <w:highlight w:val="green"/>
                <w:lang w:val="en-US"/>
              </w:rPr>
            </w:pPr>
            <w:r w:rsidRPr="00447F17">
              <w:rPr>
                <w:highlight w:val="green"/>
              </w:rPr>
              <w:t>или</w:t>
            </w:r>
          </w:p>
          <w:p w14:paraId="2662FC7C" w14:textId="6535D791" w:rsidR="00DF4DE7" w:rsidRPr="00DF4DE7" w:rsidRDefault="00DF4DE7" w:rsidP="00DF4DE7">
            <w:pPr>
              <w:pStyle w:val="GOSTTablenorm"/>
              <w:suppressAutoHyphens/>
              <w:rPr>
                <w:highlight w:val="green"/>
                <w:lang w:val="en-US"/>
              </w:rPr>
            </w:pPr>
            <w:r w:rsidRPr="00504082">
              <w:rPr>
                <w:lang w:val="en-US"/>
              </w:rPr>
              <w:t>FS_DVSANALYTACCINDD092_LIST</w:t>
            </w:r>
            <w:r>
              <w:rPr>
                <w:lang w:val="en-US"/>
              </w:rPr>
              <w:t>:</w:t>
            </w:r>
            <w:r w:rsidRPr="00504082">
              <w:rPr>
                <w:lang w:val="en-US"/>
              </w:rPr>
              <w:t xml:space="preserve"> </w:t>
            </w:r>
            <w:r w:rsidRPr="00DF4DE7">
              <w:rPr>
                <w:lang w:val="en-US"/>
              </w:rPr>
              <w:t>SUMMA</w:t>
            </w:r>
          </w:p>
          <w:p w14:paraId="7577CE7E" w14:textId="6E0DE6FA" w:rsidR="00447F17" w:rsidRPr="00756F19" w:rsidRDefault="00447F17" w:rsidP="00447F17">
            <w:pPr>
              <w:pStyle w:val="GOSTTablenorm"/>
              <w:suppressAutoHyphens/>
              <w:rPr>
                <w:lang w:val="en-US"/>
              </w:rPr>
            </w:pPr>
          </w:p>
        </w:tc>
        <w:tc>
          <w:tcPr>
            <w:tcW w:w="1354" w:type="pct"/>
            <w:tcBorders>
              <w:top w:val="single" w:sz="4" w:space="0" w:color="auto"/>
              <w:left w:val="single" w:sz="4" w:space="0" w:color="auto"/>
              <w:bottom w:val="single" w:sz="4" w:space="0" w:color="auto"/>
              <w:right w:val="single" w:sz="4" w:space="0" w:color="auto"/>
            </w:tcBorders>
          </w:tcPr>
          <w:p w14:paraId="2644F575" w14:textId="77777777" w:rsidR="00447F17" w:rsidRPr="00447F17" w:rsidRDefault="00447F17" w:rsidP="00447F17">
            <w:pPr>
              <w:pStyle w:val="GOSTTableListMark1"/>
              <w:rPr>
                <w:highlight w:val="green"/>
              </w:rPr>
            </w:pPr>
            <w:r w:rsidRPr="00447F17">
              <w:rPr>
                <w:highlight w:val="green"/>
              </w:rPr>
              <w:t>Если параметр «Признак ДВС для учета» заполнен значением «false», то заполняется значением параметра «Сумма в валюте заявки» таблицы «Аналитические показатели учета»;</w:t>
            </w:r>
          </w:p>
          <w:p w14:paraId="2C9333AA" w14:textId="4AC20CA6" w:rsidR="00447F17" w:rsidRPr="00447F17" w:rsidRDefault="00447F17" w:rsidP="00447F17">
            <w:pPr>
              <w:pStyle w:val="GOSTTableListMark1"/>
              <w:rPr>
                <w:highlight w:val="green"/>
              </w:rPr>
            </w:pPr>
            <w:r w:rsidRPr="00447F17">
              <w:rPr>
                <w:highlight w:val="green"/>
              </w:rPr>
              <w:t>Если параметр «Признак ДВС для учета» заполнен значением «true», то заполняется значением параметра «Сумма в валюте заявки» таблицы «Аналитические показатели учета при ДВС».</w:t>
            </w:r>
          </w:p>
          <w:p w14:paraId="1039AB17" w14:textId="38CA771A" w:rsidR="00F900E8" w:rsidRPr="00624DA3" w:rsidRDefault="00117271" w:rsidP="005017B6">
            <w:pPr>
              <w:pStyle w:val="GOSTTablenorm"/>
              <w:suppressAutoHyphens/>
            </w:pPr>
            <w:r w:rsidRPr="00447F17">
              <w:t>Сумма передается в единицах валюты с точностью 2 знака после запятой - необходимо конвертировать в минимальные единицы валюты (для данного типа документов умножить на 100)</w:t>
            </w:r>
          </w:p>
        </w:tc>
      </w:tr>
      <w:tr w:rsidR="00117271" w:rsidRPr="00F900E8" w14:paraId="1D0D15C7" w14:textId="77777777" w:rsidTr="0004239F">
        <w:tc>
          <w:tcPr>
            <w:tcW w:w="1124" w:type="pct"/>
            <w:tcBorders>
              <w:top w:val="single" w:sz="4" w:space="0" w:color="auto"/>
              <w:left w:val="single" w:sz="4" w:space="0" w:color="auto"/>
              <w:bottom w:val="single" w:sz="4" w:space="0" w:color="auto"/>
              <w:right w:val="single" w:sz="4" w:space="0" w:color="auto"/>
            </w:tcBorders>
          </w:tcPr>
          <w:p w14:paraId="245976C4" w14:textId="25D39B50" w:rsidR="00117271" w:rsidRPr="00117271" w:rsidRDefault="00117271" w:rsidP="007C4D0E">
            <w:pPr>
              <w:pStyle w:val="GOSTTablenorm"/>
              <w:suppressAutoHyphens/>
            </w:pPr>
            <w:r>
              <w:t>Сумма_валюта_учета_руб</w:t>
            </w:r>
          </w:p>
        </w:tc>
        <w:tc>
          <w:tcPr>
            <w:tcW w:w="273" w:type="pct"/>
            <w:tcBorders>
              <w:top w:val="single" w:sz="4" w:space="0" w:color="auto"/>
              <w:left w:val="single" w:sz="4" w:space="0" w:color="auto"/>
              <w:bottom w:val="single" w:sz="4" w:space="0" w:color="auto"/>
              <w:right w:val="single" w:sz="4" w:space="0" w:color="auto"/>
            </w:tcBorders>
          </w:tcPr>
          <w:p w14:paraId="172E15D9" w14:textId="648DFC21" w:rsidR="00117271" w:rsidRDefault="00117271" w:rsidP="007C4D0E">
            <w:pPr>
              <w:pStyle w:val="GOSTTablenorm"/>
              <w:suppressAutoHyphens/>
            </w:pPr>
            <w:r>
              <w:t>да</w:t>
            </w:r>
          </w:p>
        </w:tc>
        <w:tc>
          <w:tcPr>
            <w:tcW w:w="1126" w:type="pct"/>
            <w:tcBorders>
              <w:top w:val="single" w:sz="4" w:space="0" w:color="auto"/>
              <w:left w:val="single" w:sz="4" w:space="0" w:color="auto"/>
              <w:bottom w:val="single" w:sz="4" w:space="0" w:color="auto"/>
              <w:right w:val="single" w:sz="4" w:space="0" w:color="auto"/>
            </w:tcBorders>
          </w:tcPr>
          <w:p w14:paraId="5E08D4BC" w14:textId="18071738" w:rsidR="00117271" w:rsidRPr="00117271" w:rsidRDefault="00117271" w:rsidP="00624DA3">
            <w:pPr>
              <w:pStyle w:val="GOSTTablenorm"/>
              <w:suppressAutoHyphens/>
              <w:rPr>
                <w:szCs w:val="22"/>
              </w:rPr>
            </w:pPr>
            <w:r w:rsidRPr="00117271">
              <w:rPr>
                <w:szCs w:val="22"/>
              </w:rPr>
              <w:t>Сумма в валюте учета (руб) (по строке документа)</w:t>
            </w:r>
          </w:p>
        </w:tc>
        <w:tc>
          <w:tcPr>
            <w:tcW w:w="1122" w:type="pct"/>
            <w:tcBorders>
              <w:top w:val="single" w:sz="4" w:space="0" w:color="auto"/>
              <w:left w:val="single" w:sz="4" w:space="0" w:color="auto"/>
              <w:bottom w:val="single" w:sz="4" w:space="0" w:color="auto"/>
              <w:right w:val="single" w:sz="4" w:space="0" w:color="auto"/>
            </w:tcBorders>
          </w:tcPr>
          <w:p w14:paraId="1910FB63" w14:textId="77777777" w:rsidR="00117271" w:rsidRPr="00756F19" w:rsidRDefault="00117271" w:rsidP="00CD12ED">
            <w:pPr>
              <w:pStyle w:val="GOSTTablenorm"/>
              <w:suppressAutoHyphens/>
              <w:rPr>
                <w:lang w:val="en-US"/>
              </w:rPr>
            </w:pPr>
            <w:r w:rsidRPr="00624DA3">
              <w:rPr>
                <w:lang w:val="en-US"/>
              </w:rPr>
              <w:t>FS</w:t>
            </w:r>
            <w:r w:rsidRPr="00756F19">
              <w:rPr>
                <w:lang w:val="en-US"/>
              </w:rPr>
              <w:t>_</w:t>
            </w:r>
            <w:r w:rsidRPr="00624DA3">
              <w:rPr>
                <w:lang w:val="en-US"/>
              </w:rPr>
              <w:t>ANALYTACCINDD</w:t>
            </w:r>
            <w:r w:rsidRPr="00756F19">
              <w:rPr>
                <w:lang w:val="en-US"/>
              </w:rPr>
              <w:t>092_</w:t>
            </w:r>
            <w:r w:rsidRPr="00624DA3">
              <w:rPr>
                <w:lang w:val="en-US"/>
              </w:rPr>
              <w:t>LIST</w:t>
            </w:r>
            <w:r w:rsidRPr="00756F19">
              <w:rPr>
                <w:lang w:val="en-US"/>
              </w:rPr>
              <w:t xml:space="preserve">: </w:t>
            </w:r>
            <w:r w:rsidRPr="00624DA3">
              <w:rPr>
                <w:lang w:val="en-US"/>
              </w:rPr>
              <w:t>SUMMA</w:t>
            </w:r>
          </w:p>
          <w:p w14:paraId="7A296A9A" w14:textId="77777777" w:rsidR="00447F17" w:rsidRPr="00756F19" w:rsidRDefault="00447F17" w:rsidP="00447F17">
            <w:pPr>
              <w:pStyle w:val="GOSTTablenorm"/>
              <w:suppressAutoHyphens/>
              <w:rPr>
                <w:highlight w:val="green"/>
                <w:lang w:val="en-US"/>
              </w:rPr>
            </w:pPr>
            <w:r w:rsidRPr="00447F17">
              <w:rPr>
                <w:highlight w:val="green"/>
              </w:rPr>
              <w:t>или</w:t>
            </w:r>
          </w:p>
          <w:p w14:paraId="44870A10" w14:textId="77777777" w:rsidR="00DF4DE7" w:rsidRPr="00DF4DE7" w:rsidRDefault="00DF4DE7" w:rsidP="00DF4DE7">
            <w:pPr>
              <w:pStyle w:val="GOSTTablenorm"/>
              <w:suppressAutoHyphens/>
              <w:rPr>
                <w:highlight w:val="green"/>
                <w:lang w:val="en-US"/>
              </w:rPr>
            </w:pPr>
            <w:r w:rsidRPr="00504082">
              <w:rPr>
                <w:lang w:val="en-US"/>
              </w:rPr>
              <w:t>FS_DVSANALYTACCINDD092_LIST</w:t>
            </w:r>
            <w:r>
              <w:rPr>
                <w:lang w:val="en-US"/>
              </w:rPr>
              <w:t>:</w:t>
            </w:r>
            <w:r w:rsidRPr="00504082">
              <w:rPr>
                <w:lang w:val="en-US"/>
              </w:rPr>
              <w:t xml:space="preserve"> </w:t>
            </w:r>
            <w:r w:rsidRPr="00DF4DE7">
              <w:rPr>
                <w:lang w:val="en-US"/>
              </w:rPr>
              <w:t>SUMMA</w:t>
            </w:r>
          </w:p>
          <w:p w14:paraId="13D62543" w14:textId="25262C87" w:rsidR="00447F17" w:rsidRPr="00756F19" w:rsidRDefault="00447F17" w:rsidP="00447F17">
            <w:pPr>
              <w:pStyle w:val="GOSTTablenorm"/>
              <w:suppressAutoHyphens/>
              <w:rPr>
                <w:lang w:val="en-US"/>
              </w:rPr>
            </w:pPr>
          </w:p>
        </w:tc>
        <w:tc>
          <w:tcPr>
            <w:tcW w:w="1354" w:type="pct"/>
            <w:tcBorders>
              <w:top w:val="single" w:sz="4" w:space="0" w:color="auto"/>
              <w:left w:val="single" w:sz="4" w:space="0" w:color="auto"/>
              <w:bottom w:val="single" w:sz="4" w:space="0" w:color="auto"/>
              <w:right w:val="single" w:sz="4" w:space="0" w:color="auto"/>
            </w:tcBorders>
          </w:tcPr>
          <w:p w14:paraId="04585890" w14:textId="77777777" w:rsidR="00447F17" w:rsidRPr="00447F17" w:rsidRDefault="00447F17" w:rsidP="00447F17">
            <w:pPr>
              <w:pStyle w:val="GOSTTableListMark1"/>
              <w:rPr>
                <w:highlight w:val="green"/>
              </w:rPr>
            </w:pPr>
            <w:r w:rsidRPr="00447F17">
              <w:rPr>
                <w:highlight w:val="green"/>
              </w:rPr>
              <w:t>Если параметр «Признак ДВС для учета» заполнен значением «false», то заполняется значением параметра «Сумма в валюте заявки» таблицы «Аналитические показатели учета»;</w:t>
            </w:r>
          </w:p>
          <w:p w14:paraId="4C4A3DB1" w14:textId="77777777" w:rsidR="00447F17" w:rsidRPr="00447F17" w:rsidRDefault="00447F17" w:rsidP="00447F17">
            <w:pPr>
              <w:pStyle w:val="GOSTTableListMark1"/>
              <w:rPr>
                <w:highlight w:val="green"/>
              </w:rPr>
            </w:pPr>
            <w:r w:rsidRPr="00447F17">
              <w:rPr>
                <w:highlight w:val="green"/>
              </w:rPr>
              <w:t>Если параметр «Признак ДВС для учета» заполнен значением «true», то заполняется значением параметра «Сумма в валюте заявки» таблицы «Аналитические показатели учета при ДВС».</w:t>
            </w:r>
          </w:p>
          <w:p w14:paraId="19604393" w14:textId="5208490D" w:rsidR="00117271" w:rsidRPr="00117271" w:rsidRDefault="00117271" w:rsidP="005017B6">
            <w:pPr>
              <w:pStyle w:val="GOSTTablenorm"/>
              <w:suppressAutoHyphens/>
            </w:pPr>
            <w:r w:rsidRPr="00117271">
              <w:t>Для данного типа документов Сумма_валюта_учета_руб = Сумма_валюта_операции</w:t>
            </w:r>
          </w:p>
        </w:tc>
      </w:tr>
      <w:tr w:rsidR="00F0282D" w:rsidRPr="00F900E8" w14:paraId="48941AB2" w14:textId="77777777" w:rsidTr="0004239F">
        <w:tc>
          <w:tcPr>
            <w:tcW w:w="1124" w:type="pct"/>
            <w:tcBorders>
              <w:top w:val="single" w:sz="4" w:space="0" w:color="auto"/>
              <w:left w:val="single" w:sz="4" w:space="0" w:color="auto"/>
              <w:bottom w:val="single" w:sz="4" w:space="0" w:color="auto"/>
              <w:right w:val="single" w:sz="4" w:space="0" w:color="auto"/>
            </w:tcBorders>
          </w:tcPr>
          <w:p w14:paraId="634549F7" w14:textId="7360FD02" w:rsidR="00F0282D" w:rsidRDefault="00F0282D" w:rsidP="007C4D0E">
            <w:pPr>
              <w:pStyle w:val="GOSTTablenorm"/>
              <w:suppressAutoHyphens/>
            </w:pPr>
            <w:commentRangeStart w:id="6147"/>
            <w:r w:rsidRPr="00F0282D">
              <w:rPr>
                <w:color w:val="FF0000"/>
              </w:rPr>
              <w:t>Тип_кода_класс_операций_КС</w:t>
            </w:r>
            <w:commentRangeEnd w:id="6147"/>
            <w:r>
              <w:rPr>
                <w:rStyle w:val="afff4"/>
              </w:rPr>
              <w:commentReference w:id="6147"/>
            </w:r>
          </w:p>
        </w:tc>
        <w:tc>
          <w:tcPr>
            <w:tcW w:w="273" w:type="pct"/>
            <w:tcBorders>
              <w:top w:val="single" w:sz="4" w:space="0" w:color="auto"/>
              <w:left w:val="single" w:sz="4" w:space="0" w:color="auto"/>
              <w:bottom w:val="single" w:sz="4" w:space="0" w:color="auto"/>
              <w:right w:val="single" w:sz="4" w:space="0" w:color="auto"/>
            </w:tcBorders>
          </w:tcPr>
          <w:p w14:paraId="743380D6" w14:textId="49D91A22" w:rsidR="00F0282D" w:rsidRDefault="00F0282D" w:rsidP="007C4D0E">
            <w:pPr>
              <w:pStyle w:val="GOSTTablenorm"/>
              <w:suppressAutoHyphens/>
            </w:pPr>
            <w:r>
              <w:t>да</w:t>
            </w:r>
          </w:p>
        </w:tc>
        <w:tc>
          <w:tcPr>
            <w:tcW w:w="1126" w:type="pct"/>
            <w:tcBorders>
              <w:top w:val="single" w:sz="4" w:space="0" w:color="auto"/>
              <w:left w:val="single" w:sz="4" w:space="0" w:color="auto"/>
              <w:bottom w:val="single" w:sz="4" w:space="0" w:color="auto"/>
              <w:right w:val="single" w:sz="4" w:space="0" w:color="auto"/>
            </w:tcBorders>
          </w:tcPr>
          <w:p w14:paraId="76E29876" w14:textId="29714DA4" w:rsidR="00F0282D" w:rsidRPr="00117271" w:rsidRDefault="00F0282D" w:rsidP="00624DA3">
            <w:pPr>
              <w:pStyle w:val="GOSTTablenorm"/>
              <w:suppressAutoHyphens/>
              <w:rPr>
                <w:szCs w:val="22"/>
              </w:rPr>
            </w:pPr>
            <w:r w:rsidRPr="00F0282D">
              <w:rPr>
                <w:szCs w:val="22"/>
              </w:rPr>
              <w:t>Тип кода классификации операций при КС по л/с с кодом 71 (по строке документа)</w:t>
            </w:r>
          </w:p>
        </w:tc>
        <w:tc>
          <w:tcPr>
            <w:tcW w:w="1122" w:type="pct"/>
            <w:tcBorders>
              <w:top w:val="single" w:sz="4" w:space="0" w:color="auto"/>
              <w:left w:val="single" w:sz="4" w:space="0" w:color="auto"/>
              <w:bottom w:val="single" w:sz="4" w:space="0" w:color="auto"/>
              <w:right w:val="single" w:sz="4" w:space="0" w:color="auto"/>
            </w:tcBorders>
          </w:tcPr>
          <w:p w14:paraId="6DFFD77B" w14:textId="6FDC5BD0" w:rsidR="00F0282D" w:rsidRPr="00F0282D" w:rsidRDefault="00F0282D" w:rsidP="00CD12ED">
            <w:pPr>
              <w:pStyle w:val="GOSTTablenorm"/>
              <w:suppressAutoHyphens/>
            </w:pPr>
            <w:r>
              <w:t>-</w:t>
            </w:r>
          </w:p>
        </w:tc>
        <w:tc>
          <w:tcPr>
            <w:tcW w:w="1354" w:type="pct"/>
            <w:tcBorders>
              <w:top w:val="single" w:sz="4" w:space="0" w:color="auto"/>
              <w:left w:val="single" w:sz="4" w:space="0" w:color="auto"/>
              <w:bottom w:val="single" w:sz="4" w:space="0" w:color="auto"/>
              <w:right w:val="single" w:sz="4" w:space="0" w:color="auto"/>
            </w:tcBorders>
          </w:tcPr>
          <w:p w14:paraId="2CDAB08F" w14:textId="24996EE1" w:rsidR="00F0282D" w:rsidRDefault="00F0282D" w:rsidP="00F0282D">
            <w:pPr>
              <w:pStyle w:val="GOSTTablenorm"/>
              <w:suppressAutoHyphens/>
            </w:pPr>
            <w:r>
              <w:t xml:space="preserve">Если </w:t>
            </w:r>
            <w:r w:rsidR="00447F17" w:rsidRPr="00B573CB">
              <w:rPr>
                <w:highlight w:val="green"/>
              </w:rPr>
              <w:t>в атрибуте Вид_кода_расх_поступ_получ</w:t>
            </w:r>
            <w:r>
              <w:t xml:space="preserve"> указано з</w:t>
            </w:r>
            <w:r w:rsidR="00447F17">
              <w:t>начение «1», то атрибут заполняе</w:t>
            </w:r>
            <w:r>
              <w:t>тся значением «20» - доходы;</w:t>
            </w:r>
          </w:p>
          <w:p w14:paraId="5CB420DC" w14:textId="00886AAC" w:rsidR="00F0282D" w:rsidRDefault="00F0282D" w:rsidP="00F0282D">
            <w:pPr>
              <w:pStyle w:val="GOSTTablenorm"/>
              <w:suppressAutoHyphens/>
            </w:pPr>
            <w:r>
              <w:t xml:space="preserve">Если </w:t>
            </w:r>
            <w:r w:rsidR="00447F17" w:rsidRPr="00B573CB">
              <w:rPr>
                <w:highlight w:val="green"/>
              </w:rPr>
              <w:t>в атрибуте Вид_кода_расх_поступ_получ</w:t>
            </w:r>
            <w:r>
              <w:t xml:space="preserve"> указано значение «2», то атрибут заполняется значением «10» - расходы;</w:t>
            </w:r>
          </w:p>
          <w:p w14:paraId="0AFA8A30" w14:textId="557D8048" w:rsidR="00F0282D" w:rsidRPr="00F0282D" w:rsidRDefault="00447F17" w:rsidP="00F0282D">
            <w:pPr>
              <w:pStyle w:val="GOSTTablenorm"/>
              <w:suppressAutoHyphens/>
            </w:pPr>
            <w:r>
              <w:t>Если</w:t>
            </w:r>
            <w:r w:rsidR="00F0282D">
              <w:t xml:space="preserve"> </w:t>
            </w:r>
            <w:r w:rsidRPr="00B573CB">
              <w:rPr>
                <w:highlight w:val="green"/>
              </w:rPr>
              <w:t>в атрибуте Вид_кода_расх_поступ_получ</w:t>
            </w:r>
            <w:r w:rsidR="00F0282D">
              <w:t xml:space="preserve"> указано значение «3», то атрибут не заполняется</w:t>
            </w:r>
          </w:p>
        </w:tc>
      </w:tr>
      <w:tr w:rsidR="0004239F" w:rsidRPr="00624DA3" w14:paraId="56B9D187" w14:textId="77777777" w:rsidTr="0004239F">
        <w:tc>
          <w:tcPr>
            <w:tcW w:w="1124" w:type="pct"/>
            <w:tcBorders>
              <w:top w:val="single" w:sz="4" w:space="0" w:color="auto"/>
              <w:left w:val="single" w:sz="4" w:space="0" w:color="auto"/>
              <w:bottom w:val="single" w:sz="4" w:space="0" w:color="auto"/>
              <w:right w:val="single" w:sz="4" w:space="0" w:color="auto"/>
            </w:tcBorders>
          </w:tcPr>
          <w:p w14:paraId="7928B30B" w14:textId="0887C511" w:rsidR="00624DA3" w:rsidRPr="00F900E8" w:rsidRDefault="00624DA3" w:rsidP="00117271">
            <w:pPr>
              <w:pStyle w:val="GOSTTablenorm"/>
              <w:suppressAutoHyphens/>
              <w:rPr>
                <w:lang w:val="en-US"/>
              </w:rPr>
            </w:pPr>
            <w:commentRangeStart w:id="6148"/>
            <w:r w:rsidRPr="00117271">
              <w:rPr>
                <w:color w:val="FF0000"/>
                <w:lang w:val="en-US"/>
              </w:rPr>
              <w:t>GUID_НВС</w:t>
            </w:r>
            <w:commentRangeEnd w:id="6148"/>
            <w:r w:rsidR="00F0282D">
              <w:rPr>
                <w:rStyle w:val="afff4"/>
              </w:rPr>
              <w:commentReference w:id="6148"/>
            </w:r>
          </w:p>
        </w:tc>
        <w:tc>
          <w:tcPr>
            <w:tcW w:w="273" w:type="pct"/>
            <w:tcBorders>
              <w:top w:val="single" w:sz="4" w:space="0" w:color="auto"/>
              <w:left w:val="single" w:sz="4" w:space="0" w:color="auto"/>
              <w:bottom w:val="single" w:sz="4" w:space="0" w:color="auto"/>
              <w:right w:val="single" w:sz="4" w:space="0" w:color="auto"/>
            </w:tcBorders>
          </w:tcPr>
          <w:p w14:paraId="29699872" w14:textId="0C8CFC6B" w:rsidR="00624DA3" w:rsidRPr="00624DA3" w:rsidRDefault="00624DA3" w:rsidP="007C4D0E">
            <w:pPr>
              <w:pStyle w:val="GOSTTablenorm"/>
              <w:suppressAutoHyphens/>
            </w:pPr>
            <w:r>
              <w:t>да</w:t>
            </w:r>
          </w:p>
        </w:tc>
        <w:tc>
          <w:tcPr>
            <w:tcW w:w="1126" w:type="pct"/>
            <w:tcBorders>
              <w:top w:val="single" w:sz="4" w:space="0" w:color="auto"/>
              <w:left w:val="single" w:sz="4" w:space="0" w:color="auto"/>
              <w:bottom w:val="single" w:sz="4" w:space="0" w:color="auto"/>
              <w:right w:val="single" w:sz="4" w:space="0" w:color="auto"/>
            </w:tcBorders>
          </w:tcPr>
          <w:p w14:paraId="530A132C" w14:textId="5DAF2122" w:rsidR="00624DA3" w:rsidRPr="00624DA3" w:rsidRDefault="00624DA3" w:rsidP="00F0282D">
            <w:pPr>
              <w:pStyle w:val="GOSTTablenorm"/>
              <w:suppressAutoHyphens/>
              <w:rPr>
                <w:szCs w:val="22"/>
              </w:rPr>
            </w:pPr>
            <w:r w:rsidRPr="00624DA3">
              <w:rPr>
                <w:szCs w:val="22"/>
              </w:rPr>
              <w:t>Идентификатор документа по зачислению НВС</w:t>
            </w:r>
          </w:p>
        </w:tc>
        <w:tc>
          <w:tcPr>
            <w:tcW w:w="1122" w:type="pct"/>
            <w:tcBorders>
              <w:top w:val="single" w:sz="4" w:space="0" w:color="auto"/>
              <w:left w:val="single" w:sz="4" w:space="0" w:color="auto"/>
              <w:bottom w:val="single" w:sz="4" w:space="0" w:color="auto"/>
              <w:right w:val="single" w:sz="4" w:space="0" w:color="auto"/>
            </w:tcBorders>
          </w:tcPr>
          <w:p w14:paraId="448E5CF2" w14:textId="1DD71F98" w:rsidR="00624DA3" w:rsidRPr="00624DA3" w:rsidRDefault="00624DA3" w:rsidP="00CD12ED">
            <w:pPr>
              <w:pStyle w:val="GOSTTablenorm"/>
              <w:suppressAutoHyphens/>
            </w:pPr>
            <w:r w:rsidRPr="00624DA3">
              <w:t>DocGuid</w:t>
            </w:r>
          </w:p>
        </w:tc>
        <w:tc>
          <w:tcPr>
            <w:tcW w:w="1354" w:type="pct"/>
            <w:tcBorders>
              <w:top w:val="single" w:sz="4" w:space="0" w:color="auto"/>
              <w:left w:val="single" w:sz="4" w:space="0" w:color="auto"/>
              <w:bottom w:val="single" w:sz="4" w:space="0" w:color="auto"/>
              <w:right w:val="single" w:sz="4" w:space="0" w:color="auto"/>
            </w:tcBorders>
          </w:tcPr>
          <w:p w14:paraId="24908137" w14:textId="686CD84E" w:rsidR="00624DA3" w:rsidRPr="00624DA3" w:rsidRDefault="00117271" w:rsidP="005017B6">
            <w:pPr>
              <w:pStyle w:val="GOSTTablenorm"/>
              <w:suppressAutoHyphens/>
            </w:pPr>
            <w:r w:rsidRPr="00117271">
              <w:t xml:space="preserve">Если </w:t>
            </w:r>
            <w:r w:rsidR="00787A6B" w:rsidRPr="00B573CB">
              <w:rPr>
                <w:highlight w:val="green"/>
              </w:rPr>
              <w:t>в атрибуте Вид_кода_расх_поступ_получ</w:t>
            </w:r>
            <w:r w:rsidR="00F0282D" w:rsidRPr="00117271">
              <w:t xml:space="preserve"> </w:t>
            </w:r>
            <w:r w:rsidRPr="00117271">
              <w:t>указано значение «3», то атрибут заполняется значением атрибута «Идентификатор_документа» из тега DocGuid</w:t>
            </w:r>
          </w:p>
        </w:tc>
      </w:tr>
      <w:tr w:rsidR="00675676" w14:paraId="0F41C332" w14:textId="77777777" w:rsidTr="00F35F7E">
        <w:tc>
          <w:tcPr>
            <w:tcW w:w="1124" w:type="pct"/>
            <w:tcBorders>
              <w:top w:val="single" w:sz="4" w:space="0" w:color="auto"/>
              <w:left w:val="single" w:sz="4" w:space="0" w:color="auto"/>
              <w:bottom w:val="single" w:sz="4" w:space="0" w:color="auto"/>
              <w:right w:val="single" w:sz="4" w:space="0" w:color="auto"/>
            </w:tcBorders>
          </w:tcPr>
          <w:p w14:paraId="33D51709" w14:textId="77777777" w:rsidR="00675676" w:rsidRPr="007C1BA0" w:rsidRDefault="00675676" w:rsidP="00F35F7E">
            <w:pPr>
              <w:pStyle w:val="GOSTTablenorm"/>
              <w:suppressAutoHyphens/>
            </w:pPr>
            <w:r w:rsidRPr="0005013B">
              <w:rPr>
                <w:color w:val="FF0000"/>
              </w:rPr>
              <w:t>Дата_НВС</w:t>
            </w:r>
          </w:p>
        </w:tc>
        <w:tc>
          <w:tcPr>
            <w:tcW w:w="273" w:type="pct"/>
            <w:tcBorders>
              <w:top w:val="single" w:sz="4" w:space="0" w:color="auto"/>
              <w:left w:val="single" w:sz="4" w:space="0" w:color="auto"/>
              <w:bottom w:val="single" w:sz="4" w:space="0" w:color="auto"/>
              <w:right w:val="single" w:sz="4" w:space="0" w:color="auto"/>
            </w:tcBorders>
          </w:tcPr>
          <w:p w14:paraId="10E179BB" w14:textId="77777777" w:rsidR="00675676" w:rsidRDefault="00675676" w:rsidP="00F35F7E">
            <w:pPr>
              <w:pStyle w:val="GOSTTablenorm"/>
              <w:suppressAutoHyphens/>
            </w:pPr>
            <w:r w:rsidRPr="00891F36">
              <w:rPr>
                <w:highlight w:val="yellow"/>
              </w:rPr>
              <w:t>да</w:t>
            </w:r>
          </w:p>
        </w:tc>
        <w:tc>
          <w:tcPr>
            <w:tcW w:w="1126" w:type="pct"/>
            <w:tcBorders>
              <w:top w:val="single" w:sz="4" w:space="0" w:color="auto"/>
              <w:left w:val="single" w:sz="4" w:space="0" w:color="auto"/>
              <w:bottom w:val="single" w:sz="4" w:space="0" w:color="auto"/>
              <w:right w:val="single" w:sz="4" w:space="0" w:color="auto"/>
            </w:tcBorders>
          </w:tcPr>
          <w:p w14:paraId="3507BD05" w14:textId="77777777" w:rsidR="00675676" w:rsidRPr="00AE3FEF" w:rsidRDefault="00675676" w:rsidP="00F35F7E">
            <w:pPr>
              <w:pStyle w:val="GOSTTablenorm"/>
              <w:suppressAutoHyphens/>
              <w:rPr>
                <w:szCs w:val="22"/>
              </w:rPr>
            </w:pPr>
            <w:r>
              <w:rPr>
                <w:szCs w:val="22"/>
              </w:rPr>
              <w:t>Дата отражения на НВС</w:t>
            </w:r>
          </w:p>
        </w:tc>
        <w:tc>
          <w:tcPr>
            <w:tcW w:w="1122" w:type="pct"/>
            <w:tcBorders>
              <w:top w:val="single" w:sz="4" w:space="0" w:color="auto"/>
              <w:left w:val="single" w:sz="4" w:space="0" w:color="auto"/>
              <w:bottom w:val="single" w:sz="4" w:space="0" w:color="auto"/>
              <w:right w:val="single" w:sz="4" w:space="0" w:color="auto"/>
            </w:tcBorders>
          </w:tcPr>
          <w:p w14:paraId="04EB4A9A" w14:textId="77777777" w:rsidR="00675676" w:rsidRPr="00AE3FEF" w:rsidRDefault="00675676" w:rsidP="00F35F7E">
            <w:pPr>
              <w:pStyle w:val="GOSTTablenorm"/>
              <w:suppressAutoHyphens/>
            </w:pPr>
            <w:r w:rsidRPr="00CC6190">
              <w:rPr>
                <w:highlight w:val="yellow"/>
              </w:rPr>
              <w:t>SettlementDate (из заголовка запроса)</w:t>
            </w:r>
          </w:p>
        </w:tc>
        <w:tc>
          <w:tcPr>
            <w:tcW w:w="1354" w:type="pct"/>
            <w:tcBorders>
              <w:top w:val="single" w:sz="4" w:space="0" w:color="auto"/>
              <w:left w:val="single" w:sz="4" w:space="0" w:color="auto"/>
              <w:bottom w:val="single" w:sz="4" w:space="0" w:color="auto"/>
              <w:right w:val="single" w:sz="4" w:space="0" w:color="auto"/>
            </w:tcBorders>
          </w:tcPr>
          <w:p w14:paraId="5199AAFE" w14:textId="77777777" w:rsidR="00675676" w:rsidRPr="00891F36" w:rsidRDefault="00675676" w:rsidP="00F35F7E">
            <w:pPr>
              <w:pStyle w:val="GOSTTablenorm"/>
              <w:suppressAutoHyphens/>
              <w:rPr>
                <w:highlight w:val="yellow"/>
              </w:rPr>
            </w:pPr>
            <w:r w:rsidRPr="00891F36">
              <w:rPr>
                <w:highlight w:val="yellow"/>
              </w:rPr>
              <w:t>Если значение атрибута Вид_кода_расх_поступ_получ равно «3», то заполняется значением тега SettlementDate (из заголовка запроса)</w:t>
            </w:r>
          </w:p>
        </w:tc>
      </w:tr>
      <w:tr w:rsidR="00675676" w14:paraId="211C96A7" w14:textId="77777777" w:rsidTr="00F35F7E">
        <w:tc>
          <w:tcPr>
            <w:tcW w:w="1124" w:type="pct"/>
            <w:tcBorders>
              <w:top w:val="single" w:sz="4" w:space="0" w:color="auto"/>
              <w:left w:val="single" w:sz="4" w:space="0" w:color="auto"/>
              <w:bottom w:val="single" w:sz="4" w:space="0" w:color="auto"/>
              <w:right w:val="single" w:sz="4" w:space="0" w:color="auto"/>
            </w:tcBorders>
          </w:tcPr>
          <w:p w14:paraId="68E9FE5F" w14:textId="77777777" w:rsidR="00675676" w:rsidRPr="00842EEF" w:rsidRDefault="00675676" w:rsidP="00F35F7E">
            <w:pPr>
              <w:pStyle w:val="GOSTTablenorm"/>
              <w:suppressAutoHyphens/>
            </w:pPr>
            <w:r>
              <w:t>Период</w:t>
            </w:r>
          </w:p>
        </w:tc>
        <w:tc>
          <w:tcPr>
            <w:tcW w:w="273" w:type="pct"/>
            <w:tcBorders>
              <w:top w:val="single" w:sz="4" w:space="0" w:color="auto"/>
              <w:left w:val="single" w:sz="4" w:space="0" w:color="auto"/>
              <w:bottom w:val="single" w:sz="4" w:space="0" w:color="auto"/>
              <w:right w:val="single" w:sz="4" w:space="0" w:color="auto"/>
            </w:tcBorders>
          </w:tcPr>
          <w:p w14:paraId="73D07EF7" w14:textId="77777777" w:rsidR="00675676" w:rsidRDefault="00675676" w:rsidP="00F35F7E">
            <w:pPr>
              <w:pStyle w:val="GOSTTablenorm"/>
              <w:suppressAutoHyphens/>
            </w:pPr>
            <w:r>
              <w:t>да</w:t>
            </w:r>
          </w:p>
        </w:tc>
        <w:tc>
          <w:tcPr>
            <w:tcW w:w="1126" w:type="pct"/>
            <w:tcBorders>
              <w:top w:val="single" w:sz="4" w:space="0" w:color="auto"/>
              <w:left w:val="single" w:sz="4" w:space="0" w:color="auto"/>
              <w:bottom w:val="single" w:sz="4" w:space="0" w:color="auto"/>
              <w:right w:val="single" w:sz="4" w:space="0" w:color="auto"/>
            </w:tcBorders>
          </w:tcPr>
          <w:p w14:paraId="20A3BE9F" w14:textId="77777777" w:rsidR="00675676" w:rsidRPr="00C644BE" w:rsidRDefault="00675676" w:rsidP="00F35F7E">
            <w:pPr>
              <w:pStyle w:val="GOSTTablenorm"/>
              <w:suppressAutoHyphens/>
              <w:rPr>
                <w:szCs w:val="22"/>
              </w:rPr>
            </w:pPr>
            <w:r w:rsidRPr="00AE3FEF">
              <w:rPr>
                <w:szCs w:val="22"/>
              </w:rPr>
              <w:t>Период для учета невыясненных платежей прошлых лет</w:t>
            </w:r>
          </w:p>
        </w:tc>
        <w:tc>
          <w:tcPr>
            <w:tcW w:w="1122" w:type="pct"/>
            <w:tcBorders>
              <w:top w:val="single" w:sz="4" w:space="0" w:color="auto"/>
              <w:left w:val="single" w:sz="4" w:space="0" w:color="auto"/>
              <w:bottom w:val="single" w:sz="4" w:space="0" w:color="auto"/>
              <w:right w:val="single" w:sz="4" w:space="0" w:color="auto"/>
            </w:tcBorders>
          </w:tcPr>
          <w:p w14:paraId="44D49B06" w14:textId="77777777" w:rsidR="00675676" w:rsidRPr="00CD12ED" w:rsidRDefault="00675676" w:rsidP="00F35F7E">
            <w:pPr>
              <w:pStyle w:val="GOSTTablenorm"/>
              <w:suppressAutoHyphens/>
            </w:pPr>
            <w:r w:rsidRPr="00CC6190">
              <w:rPr>
                <w:highlight w:val="yellow"/>
              </w:rPr>
              <w:t>SettlementDate (из заголовка запроса)</w:t>
            </w:r>
          </w:p>
        </w:tc>
        <w:tc>
          <w:tcPr>
            <w:tcW w:w="1354" w:type="pct"/>
            <w:tcBorders>
              <w:top w:val="single" w:sz="4" w:space="0" w:color="auto"/>
              <w:left w:val="single" w:sz="4" w:space="0" w:color="auto"/>
              <w:bottom w:val="single" w:sz="4" w:space="0" w:color="auto"/>
              <w:right w:val="single" w:sz="4" w:space="0" w:color="auto"/>
            </w:tcBorders>
          </w:tcPr>
          <w:p w14:paraId="2B4C170A" w14:textId="77777777" w:rsidR="00675676" w:rsidRPr="00891F36" w:rsidRDefault="00675676" w:rsidP="00F35F7E">
            <w:pPr>
              <w:pStyle w:val="GOSTTablenorm"/>
              <w:suppressAutoHyphens/>
              <w:rPr>
                <w:highlight w:val="yellow"/>
              </w:rPr>
            </w:pPr>
            <w:r>
              <w:rPr>
                <w:highlight w:val="yellow"/>
              </w:rPr>
              <w:t>Если</w:t>
            </w:r>
            <w:r w:rsidRPr="00891F36">
              <w:rPr>
                <w:highlight w:val="yellow"/>
              </w:rPr>
              <w:t xml:space="preserve"> значение атрибута Вид_кода_расх_поступ_получ равно «3», то заполняется значением год из тега SettlementDate (из заголовка запроса)</w:t>
            </w:r>
          </w:p>
        </w:tc>
      </w:tr>
    </w:tbl>
    <w:p w14:paraId="6ABF53AB" w14:textId="71AEBEB7" w:rsidR="001754DB" w:rsidRDefault="001754DB" w:rsidP="000322FD">
      <w:pPr>
        <w:pStyle w:val="GOSTNameTable"/>
      </w:pPr>
      <w:r>
        <w:fldChar w:fldCharType="begin"/>
      </w:r>
      <w:r>
        <w:instrText xml:space="preserve"> SEQ Таблица \* ARABIC </w:instrText>
      </w:r>
      <w:r>
        <w:fldChar w:fldCharType="separate"/>
      </w:r>
      <w:bookmarkStart w:id="6149" w:name="_Toc226564540"/>
      <w:r w:rsidR="00CE7795">
        <w:t>28</w:t>
      </w:r>
      <w:r>
        <w:fldChar w:fldCharType="end"/>
      </w:r>
      <w:r>
        <w:t xml:space="preserve">. </w:t>
      </w:r>
      <w:r w:rsidRPr="00466407">
        <w:t>Перечень атрибутов, соответствующих типу документа «</w:t>
      </w:r>
      <w:r w:rsidR="000322FD" w:rsidRPr="000322FD">
        <w:t>Платежное поручение клиента (ф. 0401060)</w:t>
      </w:r>
      <w:r w:rsidRPr="00466407">
        <w:t>» TSE_0401060_D08</w:t>
      </w:r>
      <w:bookmarkEnd w:id="6149"/>
    </w:p>
    <w:tbl>
      <w:tblPr>
        <w:tblStyle w:val="GOSTTable"/>
        <w:tblW w:w="5011" w:type="pct"/>
        <w:tblLayout w:type="fixed"/>
        <w:tblLook w:val="07E0" w:firstRow="1" w:lastRow="1" w:firstColumn="1" w:lastColumn="1" w:noHBand="1" w:noVBand="1"/>
      </w:tblPr>
      <w:tblGrid>
        <w:gridCol w:w="3539"/>
        <w:gridCol w:w="853"/>
        <w:gridCol w:w="3586"/>
        <w:gridCol w:w="3599"/>
        <w:gridCol w:w="4152"/>
      </w:tblGrid>
      <w:tr w:rsidR="0004239F" w14:paraId="16239D75" w14:textId="77777777" w:rsidTr="0004239F">
        <w:trPr>
          <w:cnfStyle w:val="100000000000" w:firstRow="1" w:lastRow="0" w:firstColumn="0" w:lastColumn="0" w:oddVBand="0" w:evenVBand="0" w:oddHBand="0" w:evenHBand="0" w:firstRowFirstColumn="0" w:firstRowLastColumn="0" w:lastRowFirstColumn="0" w:lastRowLastColumn="0"/>
        </w:trPr>
        <w:tc>
          <w:tcPr>
            <w:tcW w:w="1125" w:type="pct"/>
            <w:hideMark/>
          </w:tcPr>
          <w:p w14:paraId="1301FAF9" w14:textId="77777777" w:rsidR="001754DB" w:rsidRDefault="001754DB" w:rsidP="001754DB">
            <w:pPr>
              <w:pStyle w:val="GOSTTableHead"/>
            </w:pPr>
            <w:r>
              <w:t>Наименование атрибута</w:t>
            </w:r>
          </w:p>
        </w:tc>
        <w:tc>
          <w:tcPr>
            <w:tcW w:w="271" w:type="pct"/>
            <w:hideMark/>
          </w:tcPr>
          <w:p w14:paraId="4E05CF90" w14:textId="77777777" w:rsidR="001754DB" w:rsidRDefault="001754DB" w:rsidP="001754DB">
            <w:pPr>
              <w:pStyle w:val="GOSTTableHead"/>
            </w:pPr>
            <w:r>
              <w:t>Вычисляемый атрибут</w:t>
            </w:r>
          </w:p>
        </w:tc>
        <w:tc>
          <w:tcPr>
            <w:tcW w:w="1140" w:type="pct"/>
            <w:hideMark/>
          </w:tcPr>
          <w:p w14:paraId="4FF8AE7D" w14:textId="77777777" w:rsidR="001754DB" w:rsidRDefault="001754DB" w:rsidP="001754DB">
            <w:pPr>
              <w:pStyle w:val="GOSTTableHead"/>
            </w:pPr>
            <w:r>
              <w:t>Описание атрибута</w:t>
            </w:r>
          </w:p>
        </w:tc>
        <w:tc>
          <w:tcPr>
            <w:tcW w:w="1144" w:type="pct"/>
            <w:hideMark/>
          </w:tcPr>
          <w:p w14:paraId="124ACFD3" w14:textId="77777777" w:rsidR="001754DB" w:rsidRDefault="001754DB" w:rsidP="001754DB">
            <w:pPr>
              <w:pStyle w:val="GOSTTableHead"/>
            </w:pPr>
            <w:r>
              <w:t>Реквизит документа (наименование тега)</w:t>
            </w:r>
          </w:p>
        </w:tc>
        <w:tc>
          <w:tcPr>
            <w:tcW w:w="1320" w:type="pct"/>
            <w:hideMark/>
          </w:tcPr>
          <w:p w14:paraId="5B138008" w14:textId="77777777" w:rsidR="001754DB" w:rsidRDefault="001754DB" w:rsidP="001754DB">
            <w:pPr>
              <w:pStyle w:val="GOSTTableHead"/>
            </w:pPr>
            <w:r>
              <w:t>Алгоритм вычисления</w:t>
            </w:r>
          </w:p>
        </w:tc>
      </w:tr>
      <w:tr w:rsidR="0004239F" w14:paraId="41F55958" w14:textId="77777777" w:rsidTr="0004239F">
        <w:tc>
          <w:tcPr>
            <w:tcW w:w="1125" w:type="pct"/>
            <w:tcBorders>
              <w:top w:val="single" w:sz="4" w:space="0" w:color="auto"/>
              <w:left w:val="single" w:sz="4" w:space="0" w:color="auto"/>
              <w:bottom w:val="single" w:sz="4" w:space="0" w:color="auto"/>
              <w:right w:val="single" w:sz="4" w:space="0" w:color="auto"/>
            </w:tcBorders>
            <w:hideMark/>
          </w:tcPr>
          <w:p w14:paraId="6F5C5037" w14:textId="77777777" w:rsidR="001754DB" w:rsidRPr="00D86F47" w:rsidRDefault="001754DB" w:rsidP="001754DB">
            <w:pPr>
              <w:pStyle w:val="GOSTTablenorm"/>
              <w:suppressAutoHyphens/>
            </w:pPr>
            <w:r w:rsidRPr="00D86F47">
              <w:t>Номер_документа*</w:t>
            </w:r>
          </w:p>
        </w:tc>
        <w:tc>
          <w:tcPr>
            <w:tcW w:w="271" w:type="pct"/>
            <w:tcBorders>
              <w:top w:val="single" w:sz="4" w:space="0" w:color="auto"/>
              <w:left w:val="single" w:sz="4" w:space="0" w:color="auto"/>
              <w:bottom w:val="single" w:sz="4" w:space="0" w:color="auto"/>
              <w:right w:val="single" w:sz="4" w:space="0" w:color="auto"/>
            </w:tcBorders>
            <w:hideMark/>
          </w:tcPr>
          <w:p w14:paraId="437E4F75" w14:textId="77777777" w:rsidR="001754DB" w:rsidRPr="00D86F47" w:rsidRDefault="001754DB" w:rsidP="001754DB">
            <w:pPr>
              <w:pStyle w:val="GOSTTablenorm"/>
              <w:suppressAutoHyphens/>
            </w:pPr>
            <w:r w:rsidRPr="00D86F47">
              <w:t>нет</w:t>
            </w:r>
          </w:p>
        </w:tc>
        <w:tc>
          <w:tcPr>
            <w:tcW w:w="1140" w:type="pct"/>
            <w:tcBorders>
              <w:top w:val="single" w:sz="4" w:space="0" w:color="auto"/>
              <w:left w:val="single" w:sz="4" w:space="0" w:color="auto"/>
              <w:bottom w:val="single" w:sz="4" w:space="0" w:color="auto"/>
              <w:right w:val="single" w:sz="4" w:space="0" w:color="auto"/>
            </w:tcBorders>
            <w:hideMark/>
          </w:tcPr>
          <w:p w14:paraId="5FBB108C" w14:textId="77777777" w:rsidR="001754DB" w:rsidRPr="00D86F47" w:rsidRDefault="001754DB" w:rsidP="001754DB">
            <w:pPr>
              <w:pStyle w:val="GOSTTablenorm"/>
              <w:suppressAutoHyphens/>
            </w:pPr>
            <w:r w:rsidRPr="00D86F47">
              <w:t>Номер документа</w:t>
            </w:r>
          </w:p>
        </w:tc>
        <w:tc>
          <w:tcPr>
            <w:tcW w:w="1144" w:type="pct"/>
            <w:tcBorders>
              <w:top w:val="single" w:sz="4" w:space="0" w:color="auto"/>
              <w:left w:val="single" w:sz="4" w:space="0" w:color="auto"/>
              <w:bottom w:val="single" w:sz="4" w:space="0" w:color="auto"/>
              <w:right w:val="single" w:sz="4" w:space="0" w:color="auto"/>
            </w:tcBorders>
            <w:hideMark/>
          </w:tcPr>
          <w:p w14:paraId="2676AAEB" w14:textId="77777777" w:rsidR="001754DB" w:rsidRPr="00D86F47" w:rsidRDefault="001754DB" w:rsidP="001754DB">
            <w:pPr>
              <w:pStyle w:val="GOSTTablenorm"/>
              <w:suppressAutoHyphens/>
            </w:pPr>
            <w:r w:rsidRPr="00D86F47">
              <w:rPr>
                <w:color w:val="000000"/>
              </w:rPr>
              <w:t>BRE_</w:t>
            </w:r>
            <w:r w:rsidRPr="00D86F47">
              <w:t>DocNum</w:t>
            </w:r>
          </w:p>
        </w:tc>
        <w:tc>
          <w:tcPr>
            <w:tcW w:w="1320" w:type="pct"/>
            <w:tcBorders>
              <w:top w:val="single" w:sz="4" w:space="0" w:color="auto"/>
              <w:left w:val="single" w:sz="4" w:space="0" w:color="auto"/>
              <w:bottom w:val="single" w:sz="4" w:space="0" w:color="auto"/>
              <w:right w:val="single" w:sz="4" w:space="0" w:color="auto"/>
            </w:tcBorders>
            <w:hideMark/>
          </w:tcPr>
          <w:p w14:paraId="3187CDF7" w14:textId="77777777" w:rsidR="001754DB" w:rsidRPr="00D86F47" w:rsidRDefault="001754DB" w:rsidP="001754DB">
            <w:pPr>
              <w:pStyle w:val="GOSTTablenorm"/>
              <w:suppressAutoHyphens/>
            </w:pPr>
            <w:r w:rsidRPr="00D86F47">
              <w:t>-</w:t>
            </w:r>
          </w:p>
        </w:tc>
      </w:tr>
      <w:tr w:rsidR="0004239F" w14:paraId="15974271" w14:textId="77777777" w:rsidTr="0004239F">
        <w:tc>
          <w:tcPr>
            <w:tcW w:w="1125" w:type="pct"/>
            <w:tcBorders>
              <w:top w:val="single" w:sz="4" w:space="0" w:color="auto"/>
              <w:left w:val="single" w:sz="4" w:space="0" w:color="auto"/>
              <w:bottom w:val="single" w:sz="4" w:space="0" w:color="auto"/>
              <w:right w:val="single" w:sz="4" w:space="0" w:color="auto"/>
            </w:tcBorders>
            <w:hideMark/>
          </w:tcPr>
          <w:p w14:paraId="7C714BEC" w14:textId="77777777" w:rsidR="001754DB" w:rsidRPr="00D86F47" w:rsidRDefault="001754DB" w:rsidP="001754DB">
            <w:pPr>
              <w:pStyle w:val="GOSTTablenorm"/>
              <w:suppressAutoHyphens/>
            </w:pPr>
            <w:r w:rsidRPr="00D86F47">
              <w:t>Дата_документа*</w:t>
            </w:r>
          </w:p>
        </w:tc>
        <w:tc>
          <w:tcPr>
            <w:tcW w:w="271" w:type="pct"/>
            <w:tcBorders>
              <w:top w:val="single" w:sz="4" w:space="0" w:color="auto"/>
              <w:left w:val="single" w:sz="4" w:space="0" w:color="auto"/>
              <w:bottom w:val="single" w:sz="4" w:space="0" w:color="auto"/>
              <w:right w:val="single" w:sz="4" w:space="0" w:color="auto"/>
            </w:tcBorders>
            <w:hideMark/>
          </w:tcPr>
          <w:p w14:paraId="217A9D77" w14:textId="77777777" w:rsidR="001754DB" w:rsidRPr="00D86F47" w:rsidRDefault="001754DB" w:rsidP="001754DB">
            <w:pPr>
              <w:pStyle w:val="GOSTTablenorm"/>
              <w:suppressAutoHyphens/>
            </w:pPr>
            <w:r w:rsidRPr="00D86F47">
              <w:t>нет</w:t>
            </w:r>
          </w:p>
        </w:tc>
        <w:tc>
          <w:tcPr>
            <w:tcW w:w="1140" w:type="pct"/>
            <w:tcBorders>
              <w:top w:val="single" w:sz="4" w:space="0" w:color="auto"/>
              <w:left w:val="single" w:sz="4" w:space="0" w:color="auto"/>
              <w:bottom w:val="single" w:sz="4" w:space="0" w:color="auto"/>
              <w:right w:val="single" w:sz="4" w:space="0" w:color="auto"/>
            </w:tcBorders>
            <w:hideMark/>
          </w:tcPr>
          <w:p w14:paraId="77F7941A" w14:textId="77777777" w:rsidR="001754DB" w:rsidRPr="00D86F47" w:rsidRDefault="001754DB" w:rsidP="001754DB">
            <w:pPr>
              <w:pStyle w:val="GOSTTablenorm"/>
              <w:suppressAutoHyphens/>
            </w:pPr>
            <w:r w:rsidRPr="00D86F47">
              <w:t>Дата документа</w:t>
            </w:r>
          </w:p>
        </w:tc>
        <w:tc>
          <w:tcPr>
            <w:tcW w:w="1144" w:type="pct"/>
            <w:tcBorders>
              <w:top w:val="single" w:sz="4" w:space="0" w:color="auto"/>
              <w:left w:val="single" w:sz="4" w:space="0" w:color="auto"/>
              <w:bottom w:val="single" w:sz="4" w:space="0" w:color="auto"/>
              <w:right w:val="single" w:sz="4" w:space="0" w:color="auto"/>
            </w:tcBorders>
            <w:hideMark/>
          </w:tcPr>
          <w:p w14:paraId="6FF99A49" w14:textId="77777777" w:rsidR="001754DB" w:rsidRPr="00D86F47" w:rsidRDefault="001754DB" w:rsidP="001754DB">
            <w:pPr>
              <w:pStyle w:val="GOSTTablenorm"/>
              <w:suppressAutoHyphens/>
            </w:pPr>
            <w:r w:rsidRPr="00D86F47">
              <w:rPr>
                <w:color w:val="000000"/>
              </w:rPr>
              <w:t>BRE_</w:t>
            </w:r>
            <w:r w:rsidRPr="00D86F47">
              <w:t>DocDate</w:t>
            </w:r>
          </w:p>
        </w:tc>
        <w:tc>
          <w:tcPr>
            <w:tcW w:w="1320" w:type="pct"/>
            <w:tcBorders>
              <w:top w:val="single" w:sz="4" w:space="0" w:color="auto"/>
              <w:left w:val="single" w:sz="4" w:space="0" w:color="auto"/>
              <w:bottom w:val="single" w:sz="4" w:space="0" w:color="auto"/>
              <w:right w:val="single" w:sz="4" w:space="0" w:color="auto"/>
            </w:tcBorders>
            <w:hideMark/>
          </w:tcPr>
          <w:p w14:paraId="55A0D1A3" w14:textId="77777777" w:rsidR="001754DB" w:rsidRPr="00D86F47" w:rsidRDefault="001754DB" w:rsidP="001754DB">
            <w:pPr>
              <w:pStyle w:val="GOSTTablenorm"/>
              <w:suppressAutoHyphens/>
            </w:pPr>
            <w:r w:rsidRPr="00D86F47">
              <w:t>-</w:t>
            </w:r>
          </w:p>
        </w:tc>
      </w:tr>
      <w:tr w:rsidR="0004239F" w14:paraId="24BB7B24" w14:textId="77777777" w:rsidTr="0004239F">
        <w:tc>
          <w:tcPr>
            <w:tcW w:w="1125" w:type="pct"/>
            <w:tcBorders>
              <w:top w:val="single" w:sz="4" w:space="0" w:color="auto"/>
              <w:left w:val="single" w:sz="4" w:space="0" w:color="auto"/>
              <w:bottom w:val="single" w:sz="4" w:space="0" w:color="auto"/>
              <w:right w:val="single" w:sz="4" w:space="0" w:color="auto"/>
            </w:tcBorders>
          </w:tcPr>
          <w:p w14:paraId="66DCB5ED" w14:textId="27DAC2D6" w:rsidR="001754DB" w:rsidRPr="008D08A0" w:rsidRDefault="00134F4B" w:rsidP="001754DB">
            <w:pPr>
              <w:pStyle w:val="GOSTTablenorm"/>
              <w:suppressAutoHyphens/>
            </w:pPr>
            <w:r>
              <w:t>Тип_расч_документа</w:t>
            </w:r>
          </w:p>
        </w:tc>
        <w:tc>
          <w:tcPr>
            <w:tcW w:w="271" w:type="pct"/>
            <w:tcBorders>
              <w:top w:val="single" w:sz="4" w:space="0" w:color="auto"/>
              <w:left w:val="single" w:sz="4" w:space="0" w:color="auto"/>
              <w:bottom w:val="single" w:sz="4" w:space="0" w:color="auto"/>
              <w:right w:val="single" w:sz="4" w:space="0" w:color="auto"/>
            </w:tcBorders>
          </w:tcPr>
          <w:p w14:paraId="3C3C2CE0" w14:textId="77777777" w:rsidR="001754DB" w:rsidRPr="008D08A0" w:rsidRDefault="001754DB" w:rsidP="001754DB">
            <w:pPr>
              <w:pStyle w:val="GOSTTablenorm"/>
              <w:suppressAutoHyphens/>
            </w:pPr>
            <w:r>
              <w:t>нет</w:t>
            </w:r>
          </w:p>
        </w:tc>
        <w:tc>
          <w:tcPr>
            <w:tcW w:w="1140" w:type="pct"/>
            <w:tcBorders>
              <w:top w:val="single" w:sz="4" w:space="0" w:color="auto"/>
              <w:left w:val="single" w:sz="4" w:space="0" w:color="auto"/>
              <w:bottom w:val="single" w:sz="4" w:space="0" w:color="auto"/>
              <w:right w:val="single" w:sz="4" w:space="0" w:color="auto"/>
            </w:tcBorders>
          </w:tcPr>
          <w:p w14:paraId="6B9256CD" w14:textId="77777777" w:rsidR="001754DB" w:rsidRPr="008D08A0" w:rsidRDefault="001754DB" w:rsidP="001754DB">
            <w:pPr>
              <w:pStyle w:val="GOSTTablenorm"/>
              <w:suppressAutoHyphens/>
            </w:pPr>
            <w:r w:rsidRPr="007F0D53">
              <w:t>Вид документа</w:t>
            </w:r>
          </w:p>
        </w:tc>
        <w:tc>
          <w:tcPr>
            <w:tcW w:w="1144" w:type="pct"/>
            <w:tcBorders>
              <w:top w:val="single" w:sz="4" w:space="0" w:color="auto"/>
              <w:left w:val="single" w:sz="4" w:space="0" w:color="auto"/>
              <w:bottom w:val="single" w:sz="4" w:space="0" w:color="auto"/>
              <w:right w:val="single" w:sz="4" w:space="0" w:color="auto"/>
            </w:tcBorders>
          </w:tcPr>
          <w:p w14:paraId="6818F6F9" w14:textId="5B6BB026" w:rsidR="001754DB" w:rsidRPr="0037361D" w:rsidRDefault="001754DB" w:rsidP="001754DB">
            <w:pPr>
              <w:pStyle w:val="GOSTTablenorm"/>
              <w:suppressAutoHyphens/>
              <w:rPr>
                <w:color w:val="000000"/>
                <w:lang w:val="en-US"/>
              </w:rPr>
            </w:pPr>
            <w:r w:rsidRPr="001754DB">
              <w:rPr>
                <w:color w:val="000000"/>
              </w:rPr>
              <w:t>TH_TYPEDOC</w:t>
            </w:r>
          </w:p>
        </w:tc>
        <w:tc>
          <w:tcPr>
            <w:tcW w:w="1320" w:type="pct"/>
            <w:tcBorders>
              <w:top w:val="single" w:sz="4" w:space="0" w:color="auto"/>
              <w:left w:val="single" w:sz="4" w:space="0" w:color="auto"/>
              <w:bottom w:val="single" w:sz="4" w:space="0" w:color="auto"/>
              <w:right w:val="single" w:sz="4" w:space="0" w:color="auto"/>
            </w:tcBorders>
          </w:tcPr>
          <w:p w14:paraId="20C79C14" w14:textId="77777777" w:rsidR="001754DB" w:rsidRPr="008D08A0" w:rsidRDefault="001754DB" w:rsidP="001754DB">
            <w:pPr>
              <w:pStyle w:val="GOSTTablenorm"/>
              <w:suppressAutoHyphens/>
            </w:pPr>
            <w:r>
              <w:t>-</w:t>
            </w:r>
          </w:p>
        </w:tc>
      </w:tr>
      <w:tr w:rsidR="0004239F" w14:paraId="1CC096DA" w14:textId="77777777" w:rsidTr="0004239F">
        <w:tc>
          <w:tcPr>
            <w:tcW w:w="1125" w:type="pct"/>
            <w:tcBorders>
              <w:top w:val="single" w:sz="4" w:space="0" w:color="auto"/>
              <w:left w:val="single" w:sz="4" w:space="0" w:color="auto"/>
              <w:bottom w:val="single" w:sz="4" w:space="0" w:color="auto"/>
              <w:right w:val="single" w:sz="4" w:space="0" w:color="auto"/>
            </w:tcBorders>
            <w:hideMark/>
          </w:tcPr>
          <w:p w14:paraId="476FDFAE" w14:textId="77777777" w:rsidR="001754DB" w:rsidRPr="00D86F47" w:rsidRDefault="001754DB" w:rsidP="001754DB">
            <w:pPr>
              <w:pStyle w:val="GOSTTablenorm"/>
              <w:suppressAutoHyphens/>
            </w:pPr>
            <w:r w:rsidRPr="00D86F47">
              <w:t>Наименование_документа</w:t>
            </w:r>
          </w:p>
        </w:tc>
        <w:tc>
          <w:tcPr>
            <w:tcW w:w="271" w:type="pct"/>
            <w:tcBorders>
              <w:top w:val="single" w:sz="4" w:space="0" w:color="auto"/>
              <w:left w:val="single" w:sz="4" w:space="0" w:color="auto"/>
              <w:bottom w:val="single" w:sz="4" w:space="0" w:color="auto"/>
              <w:right w:val="single" w:sz="4" w:space="0" w:color="auto"/>
            </w:tcBorders>
            <w:hideMark/>
          </w:tcPr>
          <w:p w14:paraId="29E4FA9E" w14:textId="77777777" w:rsidR="001754DB" w:rsidRPr="00D86F47" w:rsidRDefault="001754DB" w:rsidP="001754DB">
            <w:pPr>
              <w:pStyle w:val="GOSTTablenorm"/>
              <w:suppressAutoHyphens/>
            </w:pPr>
            <w:r w:rsidRPr="00D86F47">
              <w:t>да</w:t>
            </w:r>
          </w:p>
        </w:tc>
        <w:tc>
          <w:tcPr>
            <w:tcW w:w="1140" w:type="pct"/>
            <w:tcBorders>
              <w:top w:val="single" w:sz="4" w:space="0" w:color="auto"/>
              <w:left w:val="single" w:sz="4" w:space="0" w:color="auto"/>
              <w:bottom w:val="single" w:sz="4" w:space="0" w:color="auto"/>
              <w:right w:val="single" w:sz="4" w:space="0" w:color="auto"/>
            </w:tcBorders>
            <w:hideMark/>
          </w:tcPr>
          <w:p w14:paraId="506F4229" w14:textId="77777777" w:rsidR="001754DB" w:rsidRPr="00D86F47" w:rsidRDefault="001754DB" w:rsidP="001754DB">
            <w:pPr>
              <w:pStyle w:val="GOSTTablenorm"/>
              <w:suppressAutoHyphens/>
            </w:pPr>
            <w:r w:rsidRPr="00D86F47">
              <w:t>Наименование документа</w:t>
            </w:r>
          </w:p>
        </w:tc>
        <w:tc>
          <w:tcPr>
            <w:tcW w:w="1144" w:type="pct"/>
            <w:tcBorders>
              <w:top w:val="single" w:sz="4" w:space="0" w:color="auto"/>
              <w:left w:val="single" w:sz="4" w:space="0" w:color="auto"/>
              <w:bottom w:val="single" w:sz="4" w:space="0" w:color="auto"/>
              <w:right w:val="single" w:sz="4" w:space="0" w:color="auto"/>
            </w:tcBorders>
          </w:tcPr>
          <w:p w14:paraId="5749F2AA" w14:textId="046A55DC" w:rsidR="001754DB" w:rsidRPr="00D86F47" w:rsidRDefault="00B27A7D" w:rsidP="001754DB">
            <w:pPr>
              <w:pStyle w:val="GOSTTablenorm"/>
              <w:suppressAutoHyphens/>
            </w:pPr>
            <w:r>
              <w:t>-</w:t>
            </w:r>
          </w:p>
        </w:tc>
        <w:tc>
          <w:tcPr>
            <w:tcW w:w="1320" w:type="pct"/>
            <w:tcBorders>
              <w:top w:val="single" w:sz="4" w:space="0" w:color="auto"/>
              <w:left w:val="single" w:sz="4" w:space="0" w:color="auto"/>
              <w:bottom w:val="single" w:sz="4" w:space="0" w:color="auto"/>
              <w:right w:val="single" w:sz="4" w:space="0" w:color="auto"/>
            </w:tcBorders>
            <w:hideMark/>
          </w:tcPr>
          <w:p w14:paraId="57882357" w14:textId="6F0DD95C" w:rsidR="001754DB" w:rsidRPr="00D86F47" w:rsidRDefault="00410E43" w:rsidP="00410E43">
            <w:pPr>
              <w:pStyle w:val="GOSTTablenorm"/>
            </w:pPr>
            <w:r w:rsidRPr="00410E43">
              <w:t>Наименование документа определяется по справочнику «Типы документов» с помощью значения атрибута Тип_документа (TypeDoc) из заголовка запроса</w:t>
            </w:r>
          </w:p>
        </w:tc>
      </w:tr>
      <w:tr w:rsidR="00530A30" w14:paraId="76871AAE" w14:textId="77777777" w:rsidTr="0004239F">
        <w:tc>
          <w:tcPr>
            <w:tcW w:w="1125" w:type="pct"/>
            <w:tcBorders>
              <w:top w:val="single" w:sz="4" w:space="0" w:color="auto"/>
              <w:left w:val="single" w:sz="4" w:space="0" w:color="auto"/>
              <w:bottom w:val="single" w:sz="4" w:space="0" w:color="auto"/>
              <w:right w:val="single" w:sz="4" w:space="0" w:color="auto"/>
            </w:tcBorders>
          </w:tcPr>
          <w:p w14:paraId="0BABBC56" w14:textId="4790D2CB" w:rsidR="00530A30" w:rsidRPr="00530A30" w:rsidRDefault="00530A30" w:rsidP="001754DB">
            <w:pPr>
              <w:pStyle w:val="GOSTTablenorm"/>
              <w:suppressAutoHyphens/>
            </w:pPr>
            <w:r>
              <w:t>Тип</w:t>
            </w:r>
            <w:r>
              <w:rPr>
                <w:lang w:val="en-US"/>
              </w:rPr>
              <w:t>_ED</w:t>
            </w:r>
          </w:p>
        </w:tc>
        <w:tc>
          <w:tcPr>
            <w:tcW w:w="271" w:type="pct"/>
            <w:tcBorders>
              <w:top w:val="single" w:sz="4" w:space="0" w:color="auto"/>
              <w:left w:val="single" w:sz="4" w:space="0" w:color="auto"/>
              <w:bottom w:val="single" w:sz="4" w:space="0" w:color="auto"/>
              <w:right w:val="single" w:sz="4" w:space="0" w:color="auto"/>
            </w:tcBorders>
          </w:tcPr>
          <w:p w14:paraId="5664F081" w14:textId="56AC13E5" w:rsidR="00530A30" w:rsidRDefault="00530A30" w:rsidP="001754DB">
            <w:pPr>
              <w:pStyle w:val="GOSTTablenorm"/>
              <w:suppressAutoHyphens/>
            </w:pPr>
            <w:r>
              <w:t>нет</w:t>
            </w:r>
          </w:p>
        </w:tc>
        <w:tc>
          <w:tcPr>
            <w:tcW w:w="1140" w:type="pct"/>
            <w:tcBorders>
              <w:top w:val="single" w:sz="4" w:space="0" w:color="auto"/>
              <w:left w:val="single" w:sz="4" w:space="0" w:color="auto"/>
              <w:bottom w:val="single" w:sz="4" w:space="0" w:color="auto"/>
              <w:right w:val="single" w:sz="4" w:space="0" w:color="auto"/>
            </w:tcBorders>
          </w:tcPr>
          <w:p w14:paraId="796B66B7" w14:textId="1224F801" w:rsidR="00530A30" w:rsidRPr="00530A30" w:rsidRDefault="00530A30" w:rsidP="001754DB">
            <w:pPr>
              <w:pStyle w:val="GOSTTablenorm"/>
              <w:suppressAutoHyphens/>
            </w:pPr>
            <w:r>
              <w:t xml:space="preserve">Код типа </w:t>
            </w:r>
            <w:r>
              <w:rPr>
                <w:lang w:val="en-US"/>
              </w:rPr>
              <w:t>ED</w:t>
            </w:r>
            <w:r>
              <w:t xml:space="preserve"> расчетного документа</w:t>
            </w:r>
          </w:p>
        </w:tc>
        <w:tc>
          <w:tcPr>
            <w:tcW w:w="1144" w:type="pct"/>
            <w:tcBorders>
              <w:top w:val="single" w:sz="4" w:space="0" w:color="auto"/>
              <w:left w:val="single" w:sz="4" w:space="0" w:color="auto"/>
              <w:bottom w:val="single" w:sz="4" w:space="0" w:color="auto"/>
              <w:right w:val="single" w:sz="4" w:space="0" w:color="auto"/>
            </w:tcBorders>
          </w:tcPr>
          <w:p w14:paraId="2850833A" w14:textId="23788C22" w:rsidR="00530A30" w:rsidRDefault="00530A30" w:rsidP="001754DB">
            <w:pPr>
              <w:pStyle w:val="GOSTTablenorm"/>
              <w:suppressAutoHyphens/>
            </w:pPr>
            <w:r w:rsidRPr="00530A30">
              <w:t>ADI_DOCTYPECODE</w:t>
            </w:r>
          </w:p>
        </w:tc>
        <w:tc>
          <w:tcPr>
            <w:tcW w:w="1320" w:type="pct"/>
            <w:tcBorders>
              <w:top w:val="single" w:sz="4" w:space="0" w:color="auto"/>
              <w:left w:val="single" w:sz="4" w:space="0" w:color="auto"/>
              <w:bottom w:val="single" w:sz="4" w:space="0" w:color="auto"/>
              <w:right w:val="single" w:sz="4" w:space="0" w:color="auto"/>
            </w:tcBorders>
          </w:tcPr>
          <w:p w14:paraId="33C70E94" w14:textId="11D89961" w:rsidR="00530A30" w:rsidRDefault="00530A30" w:rsidP="00410E43">
            <w:pPr>
              <w:pStyle w:val="GOSTTablenorm"/>
            </w:pPr>
            <w:r>
              <w:t>-</w:t>
            </w:r>
          </w:p>
        </w:tc>
      </w:tr>
      <w:tr w:rsidR="00530A30" w14:paraId="7B1C4ECB" w14:textId="77777777" w:rsidTr="0004239F">
        <w:tc>
          <w:tcPr>
            <w:tcW w:w="1125" w:type="pct"/>
            <w:tcBorders>
              <w:top w:val="single" w:sz="4" w:space="0" w:color="auto"/>
              <w:left w:val="single" w:sz="4" w:space="0" w:color="auto"/>
              <w:bottom w:val="single" w:sz="4" w:space="0" w:color="auto"/>
              <w:right w:val="single" w:sz="4" w:space="0" w:color="auto"/>
            </w:tcBorders>
          </w:tcPr>
          <w:p w14:paraId="6B35293E" w14:textId="2F7D7EA0" w:rsidR="00530A30" w:rsidRDefault="00530A30" w:rsidP="001754DB">
            <w:pPr>
              <w:pStyle w:val="GOSTTablenorm"/>
              <w:suppressAutoHyphens/>
            </w:pPr>
            <w:r w:rsidRPr="00E755B9">
              <w:rPr>
                <w:highlight w:val="yellow"/>
              </w:rPr>
              <w:t>Наименование_расч_документа</w:t>
            </w:r>
          </w:p>
        </w:tc>
        <w:tc>
          <w:tcPr>
            <w:tcW w:w="271" w:type="pct"/>
            <w:tcBorders>
              <w:top w:val="single" w:sz="4" w:space="0" w:color="auto"/>
              <w:left w:val="single" w:sz="4" w:space="0" w:color="auto"/>
              <w:bottom w:val="single" w:sz="4" w:space="0" w:color="auto"/>
              <w:right w:val="single" w:sz="4" w:space="0" w:color="auto"/>
            </w:tcBorders>
          </w:tcPr>
          <w:p w14:paraId="717C2156" w14:textId="09FCBC85" w:rsidR="00530A30" w:rsidRDefault="00530A30" w:rsidP="001754DB">
            <w:pPr>
              <w:pStyle w:val="GOSTTablenorm"/>
              <w:suppressAutoHyphens/>
            </w:pPr>
            <w:r>
              <w:t>да</w:t>
            </w:r>
          </w:p>
        </w:tc>
        <w:tc>
          <w:tcPr>
            <w:tcW w:w="1140" w:type="pct"/>
            <w:tcBorders>
              <w:top w:val="single" w:sz="4" w:space="0" w:color="auto"/>
              <w:left w:val="single" w:sz="4" w:space="0" w:color="auto"/>
              <w:bottom w:val="single" w:sz="4" w:space="0" w:color="auto"/>
              <w:right w:val="single" w:sz="4" w:space="0" w:color="auto"/>
            </w:tcBorders>
          </w:tcPr>
          <w:p w14:paraId="4217DD26" w14:textId="00032BFE" w:rsidR="00530A30" w:rsidRDefault="00530A30" w:rsidP="001754DB">
            <w:pPr>
              <w:pStyle w:val="GOSTTablenorm"/>
              <w:suppressAutoHyphens/>
            </w:pPr>
            <w:r w:rsidRPr="00530A30">
              <w:t>Наименование расчетного документа в соответствии с типом ED</w:t>
            </w:r>
          </w:p>
        </w:tc>
        <w:tc>
          <w:tcPr>
            <w:tcW w:w="1144" w:type="pct"/>
            <w:tcBorders>
              <w:top w:val="single" w:sz="4" w:space="0" w:color="auto"/>
              <w:left w:val="single" w:sz="4" w:space="0" w:color="auto"/>
              <w:bottom w:val="single" w:sz="4" w:space="0" w:color="auto"/>
              <w:right w:val="single" w:sz="4" w:space="0" w:color="auto"/>
            </w:tcBorders>
          </w:tcPr>
          <w:p w14:paraId="288BCCDA" w14:textId="4803E962" w:rsidR="00530A30" w:rsidRPr="00530A30" w:rsidRDefault="00530A30" w:rsidP="001754DB">
            <w:pPr>
              <w:pStyle w:val="GOSTTablenorm"/>
              <w:suppressAutoHyphens/>
            </w:pPr>
            <w:r w:rsidRPr="00530A30">
              <w:t>ADI_DOCTYPECODE</w:t>
            </w:r>
          </w:p>
        </w:tc>
        <w:tc>
          <w:tcPr>
            <w:tcW w:w="1320" w:type="pct"/>
            <w:tcBorders>
              <w:top w:val="single" w:sz="4" w:space="0" w:color="auto"/>
              <w:left w:val="single" w:sz="4" w:space="0" w:color="auto"/>
              <w:bottom w:val="single" w:sz="4" w:space="0" w:color="auto"/>
              <w:right w:val="single" w:sz="4" w:space="0" w:color="auto"/>
            </w:tcBorders>
          </w:tcPr>
          <w:p w14:paraId="029C6962" w14:textId="77777777" w:rsidR="00530A30" w:rsidRDefault="00530A30" w:rsidP="00F03AA3">
            <w:pPr>
              <w:pStyle w:val="GOSTTablenorm"/>
            </w:pPr>
            <w:r>
              <w:t>Если в теге ADI_DocTypeCode указано значение «G101», то заполняется значением «Платежное поручение (ЦР)» (без кавычек)</w:t>
            </w:r>
            <w:r w:rsidR="00E755B9">
              <w:t>;</w:t>
            </w:r>
          </w:p>
          <w:p w14:paraId="163E9D11" w14:textId="18D83E23" w:rsidR="00E755B9" w:rsidRPr="00E755B9" w:rsidRDefault="00E755B9" w:rsidP="00E755B9">
            <w:pPr>
              <w:pStyle w:val="GOSTTablenorm"/>
            </w:pPr>
            <w:r w:rsidRPr="00E755B9">
              <w:rPr>
                <w:highlight w:val="yellow"/>
              </w:rPr>
              <w:t xml:space="preserve">Если в теге ADI_DocTypeCode указано значение </w:t>
            </w:r>
            <w:commentRangeStart w:id="6150"/>
            <w:r w:rsidRPr="00E755B9">
              <w:rPr>
                <w:b/>
                <w:highlight w:val="yellow"/>
              </w:rPr>
              <w:t>отличное от</w:t>
            </w:r>
            <w:r w:rsidRPr="00E755B9">
              <w:rPr>
                <w:highlight w:val="yellow"/>
              </w:rPr>
              <w:t xml:space="preserve"> </w:t>
            </w:r>
            <w:commentRangeEnd w:id="6150"/>
            <w:r>
              <w:rPr>
                <w:rStyle w:val="afff4"/>
              </w:rPr>
              <w:commentReference w:id="6150"/>
            </w:r>
            <w:r w:rsidRPr="00E755B9">
              <w:rPr>
                <w:highlight w:val="yellow"/>
              </w:rPr>
              <w:t>«G101», то заполняется значением «Платежное поручение (ф. 0401060)» (без кавычек)</w:t>
            </w:r>
            <w:r w:rsidRPr="00E755B9">
              <w:t xml:space="preserve"> </w:t>
            </w:r>
          </w:p>
        </w:tc>
      </w:tr>
      <w:tr w:rsidR="0004239F" w14:paraId="73B2FFD2" w14:textId="77777777" w:rsidTr="0004239F">
        <w:tc>
          <w:tcPr>
            <w:tcW w:w="1125" w:type="pct"/>
            <w:tcBorders>
              <w:top w:val="single" w:sz="4" w:space="0" w:color="auto"/>
              <w:left w:val="single" w:sz="4" w:space="0" w:color="auto"/>
              <w:bottom w:val="single" w:sz="4" w:space="0" w:color="auto"/>
              <w:right w:val="single" w:sz="4" w:space="0" w:color="auto"/>
            </w:tcBorders>
            <w:hideMark/>
          </w:tcPr>
          <w:p w14:paraId="2367DF4C" w14:textId="77777777" w:rsidR="001754DB" w:rsidRPr="00D86F47" w:rsidRDefault="001754DB" w:rsidP="001754DB">
            <w:pPr>
              <w:pStyle w:val="GOSTTablenorm"/>
              <w:suppressAutoHyphens/>
            </w:pPr>
            <w:r w:rsidRPr="00D86F47">
              <w:t>Код_валюты</w:t>
            </w:r>
          </w:p>
        </w:tc>
        <w:tc>
          <w:tcPr>
            <w:tcW w:w="271" w:type="pct"/>
            <w:tcBorders>
              <w:top w:val="single" w:sz="4" w:space="0" w:color="auto"/>
              <w:left w:val="single" w:sz="4" w:space="0" w:color="auto"/>
              <w:bottom w:val="single" w:sz="4" w:space="0" w:color="auto"/>
              <w:right w:val="single" w:sz="4" w:space="0" w:color="auto"/>
            </w:tcBorders>
            <w:hideMark/>
          </w:tcPr>
          <w:p w14:paraId="62EE1FA1" w14:textId="77777777" w:rsidR="001754DB" w:rsidRPr="00D86F47" w:rsidRDefault="001754DB" w:rsidP="001754DB">
            <w:pPr>
              <w:pStyle w:val="GOSTTablenorm"/>
              <w:suppressAutoHyphens/>
            </w:pPr>
            <w:r w:rsidRPr="00D86F47">
              <w:t>да</w:t>
            </w:r>
          </w:p>
        </w:tc>
        <w:tc>
          <w:tcPr>
            <w:tcW w:w="1140" w:type="pct"/>
            <w:tcBorders>
              <w:top w:val="single" w:sz="4" w:space="0" w:color="auto"/>
              <w:left w:val="single" w:sz="4" w:space="0" w:color="auto"/>
              <w:bottom w:val="single" w:sz="4" w:space="0" w:color="auto"/>
              <w:right w:val="single" w:sz="4" w:space="0" w:color="auto"/>
            </w:tcBorders>
            <w:hideMark/>
          </w:tcPr>
          <w:p w14:paraId="64404618" w14:textId="77777777" w:rsidR="001754DB" w:rsidRPr="00D86F47" w:rsidRDefault="001754DB" w:rsidP="001754DB">
            <w:pPr>
              <w:pStyle w:val="GOSTTablenorm"/>
              <w:suppressAutoHyphens/>
            </w:pPr>
            <w:r w:rsidRPr="00D86F47">
              <w:t>Код валюты по ОКВ</w:t>
            </w:r>
          </w:p>
        </w:tc>
        <w:tc>
          <w:tcPr>
            <w:tcW w:w="1144" w:type="pct"/>
            <w:tcBorders>
              <w:top w:val="single" w:sz="4" w:space="0" w:color="auto"/>
              <w:left w:val="single" w:sz="4" w:space="0" w:color="auto"/>
              <w:bottom w:val="single" w:sz="4" w:space="0" w:color="auto"/>
              <w:right w:val="single" w:sz="4" w:space="0" w:color="auto"/>
            </w:tcBorders>
            <w:hideMark/>
          </w:tcPr>
          <w:p w14:paraId="10CDE20F" w14:textId="03EF572F" w:rsidR="001754DB" w:rsidRPr="00D86F47" w:rsidRDefault="0037361D" w:rsidP="001754DB">
            <w:pPr>
              <w:pStyle w:val="GOSTTablenorm"/>
              <w:suppressAutoHyphens/>
            </w:pPr>
            <w:r w:rsidRPr="0037361D">
              <w:t>invoice_currency_code</w:t>
            </w:r>
          </w:p>
        </w:tc>
        <w:tc>
          <w:tcPr>
            <w:tcW w:w="1320" w:type="pct"/>
            <w:tcBorders>
              <w:top w:val="single" w:sz="4" w:space="0" w:color="auto"/>
              <w:left w:val="single" w:sz="4" w:space="0" w:color="auto"/>
              <w:bottom w:val="single" w:sz="4" w:space="0" w:color="auto"/>
              <w:right w:val="single" w:sz="4" w:space="0" w:color="auto"/>
            </w:tcBorders>
            <w:hideMark/>
          </w:tcPr>
          <w:p w14:paraId="45661D09" w14:textId="77777777" w:rsidR="001754DB" w:rsidRPr="00C644BE" w:rsidRDefault="001754DB" w:rsidP="001754DB">
            <w:pPr>
              <w:pStyle w:val="GOSTTablenorm"/>
              <w:suppressAutoHyphens/>
            </w:pPr>
            <w:r w:rsidRPr="00C644BE">
              <w:t>В составе документа может приходить как цифровой, так и буквенный код валюты.</w:t>
            </w:r>
          </w:p>
          <w:p w14:paraId="7974B5F6" w14:textId="77777777" w:rsidR="001754DB" w:rsidRPr="00C644BE" w:rsidRDefault="001754DB" w:rsidP="006E22DD">
            <w:pPr>
              <w:pStyle w:val="GOSTTableListNum10"/>
              <w:numPr>
                <w:ilvl w:val="0"/>
                <w:numId w:val="40"/>
              </w:numPr>
              <w:suppressAutoHyphens/>
            </w:pPr>
            <w:r w:rsidRPr="00C644BE">
              <w:t>если код валюты пришел цифровой, то в атрибут его значение записывается в неизменном виде;</w:t>
            </w:r>
          </w:p>
          <w:p w14:paraId="0D759A74" w14:textId="7BE7DCE4" w:rsidR="001754DB" w:rsidRPr="00D86F47" w:rsidRDefault="001754DB" w:rsidP="00135122">
            <w:pPr>
              <w:pStyle w:val="GOSTTableListNum10"/>
              <w:numPr>
                <w:ilvl w:val="0"/>
                <w:numId w:val="30"/>
              </w:numPr>
              <w:suppressAutoHyphens/>
            </w:pPr>
            <w:r w:rsidRPr="00C644BE">
              <w:t>если код валюты пришел буквенный, то в атрибут его значение записывается после преобразования в цифровой по данным справочника «Общероссийский классификатор валют (ОКВ)»</w:t>
            </w:r>
            <w:r>
              <w:fldChar w:fldCharType="begin"/>
            </w:r>
            <w:r>
              <w:instrText xml:space="preserve"> NOTEREF _Ref192751899 \f \h </w:instrText>
            </w:r>
            <w:r>
              <w:fldChar w:fldCharType="separate"/>
            </w:r>
            <w:r w:rsidR="00CE7795" w:rsidRPr="00CE7795">
              <w:rPr>
                <w:rStyle w:val="af6"/>
              </w:rPr>
              <w:t>7</w:t>
            </w:r>
            <w:r>
              <w:fldChar w:fldCharType="end"/>
            </w:r>
          </w:p>
        </w:tc>
      </w:tr>
      <w:tr w:rsidR="0004239F" w14:paraId="5868C559" w14:textId="77777777" w:rsidTr="0004239F">
        <w:tc>
          <w:tcPr>
            <w:tcW w:w="1125" w:type="pct"/>
            <w:tcBorders>
              <w:top w:val="single" w:sz="4" w:space="0" w:color="auto"/>
              <w:left w:val="single" w:sz="4" w:space="0" w:color="auto"/>
              <w:bottom w:val="single" w:sz="4" w:space="0" w:color="auto"/>
              <w:right w:val="single" w:sz="4" w:space="0" w:color="auto"/>
            </w:tcBorders>
            <w:hideMark/>
          </w:tcPr>
          <w:p w14:paraId="350D1785" w14:textId="77777777" w:rsidR="001754DB" w:rsidRPr="00D86F47" w:rsidRDefault="001754DB" w:rsidP="001754DB">
            <w:pPr>
              <w:pStyle w:val="GOSTTablenorm"/>
              <w:suppressAutoHyphens/>
            </w:pPr>
            <w:r w:rsidRPr="00D86F47">
              <w:rPr>
                <w:szCs w:val="22"/>
              </w:rPr>
              <w:t>Код_валюты_учета</w:t>
            </w:r>
          </w:p>
        </w:tc>
        <w:tc>
          <w:tcPr>
            <w:tcW w:w="271" w:type="pct"/>
            <w:tcBorders>
              <w:top w:val="single" w:sz="4" w:space="0" w:color="auto"/>
              <w:left w:val="single" w:sz="4" w:space="0" w:color="auto"/>
              <w:bottom w:val="single" w:sz="4" w:space="0" w:color="auto"/>
              <w:right w:val="single" w:sz="4" w:space="0" w:color="auto"/>
            </w:tcBorders>
            <w:hideMark/>
          </w:tcPr>
          <w:p w14:paraId="524C2973" w14:textId="77777777" w:rsidR="001754DB" w:rsidRPr="00D86F47" w:rsidRDefault="001754DB" w:rsidP="001754DB">
            <w:pPr>
              <w:pStyle w:val="GOSTTablenorm"/>
              <w:suppressAutoHyphens/>
            </w:pPr>
            <w:r w:rsidRPr="00D86F47">
              <w:rPr>
                <w:szCs w:val="22"/>
              </w:rPr>
              <w:t>да</w:t>
            </w:r>
          </w:p>
        </w:tc>
        <w:tc>
          <w:tcPr>
            <w:tcW w:w="1140" w:type="pct"/>
            <w:tcBorders>
              <w:top w:val="single" w:sz="4" w:space="0" w:color="auto"/>
              <w:left w:val="single" w:sz="4" w:space="0" w:color="auto"/>
              <w:bottom w:val="single" w:sz="4" w:space="0" w:color="auto"/>
              <w:right w:val="single" w:sz="4" w:space="0" w:color="auto"/>
            </w:tcBorders>
            <w:hideMark/>
          </w:tcPr>
          <w:p w14:paraId="4EDEFC57" w14:textId="77777777" w:rsidR="001754DB" w:rsidRPr="00D86F47" w:rsidRDefault="001754DB" w:rsidP="001754DB">
            <w:pPr>
              <w:pStyle w:val="GOSTTablenorm"/>
              <w:suppressAutoHyphens/>
            </w:pPr>
            <w:r w:rsidRPr="00D86F47">
              <w:rPr>
                <w:szCs w:val="22"/>
              </w:rPr>
              <w:t>Код валюты учета по ОКВ</w:t>
            </w:r>
          </w:p>
        </w:tc>
        <w:tc>
          <w:tcPr>
            <w:tcW w:w="1144" w:type="pct"/>
            <w:tcBorders>
              <w:top w:val="single" w:sz="4" w:space="0" w:color="auto"/>
              <w:left w:val="single" w:sz="4" w:space="0" w:color="auto"/>
              <w:bottom w:val="single" w:sz="4" w:space="0" w:color="auto"/>
              <w:right w:val="single" w:sz="4" w:space="0" w:color="auto"/>
            </w:tcBorders>
            <w:hideMark/>
          </w:tcPr>
          <w:p w14:paraId="5B836E18" w14:textId="77777777" w:rsidR="001754DB" w:rsidRPr="00D86F47" w:rsidRDefault="001754DB" w:rsidP="001754DB">
            <w:pPr>
              <w:pStyle w:val="GOSTTablenorm"/>
              <w:suppressAutoHyphens/>
            </w:pPr>
            <w:r w:rsidRPr="00D86F47">
              <w:t>-</w:t>
            </w:r>
          </w:p>
        </w:tc>
        <w:tc>
          <w:tcPr>
            <w:tcW w:w="1320" w:type="pct"/>
            <w:tcBorders>
              <w:top w:val="single" w:sz="4" w:space="0" w:color="auto"/>
              <w:left w:val="single" w:sz="4" w:space="0" w:color="auto"/>
              <w:bottom w:val="single" w:sz="4" w:space="0" w:color="auto"/>
              <w:right w:val="single" w:sz="4" w:space="0" w:color="auto"/>
            </w:tcBorders>
            <w:hideMark/>
          </w:tcPr>
          <w:p w14:paraId="5C237C6A" w14:textId="77777777" w:rsidR="001754DB" w:rsidRPr="00D86F47" w:rsidRDefault="001754DB" w:rsidP="001754DB">
            <w:pPr>
              <w:pStyle w:val="GOSTTablenorm"/>
              <w:suppressAutoHyphens/>
            </w:pPr>
            <w:r w:rsidRPr="00D86F47">
              <w:t>Указывается значение «643»</w:t>
            </w:r>
          </w:p>
        </w:tc>
      </w:tr>
      <w:tr w:rsidR="0004239F" w14:paraId="37D5E2E9" w14:textId="77777777" w:rsidTr="0004239F">
        <w:tc>
          <w:tcPr>
            <w:tcW w:w="1125" w:type="pct"/>
            <w:tcBorders>
              <w:top w:val="single" w:sz="4" w:space="0" w:color="auto"/>
              <w:left w:val="single" w:sz="4" w:space="0" w:color="auto"/>
              <w:bottom w:val="single" w:sz="4" w:space="0" w:color="auto"/>
              <w:right w:val="single" w:sz="4" w:space="0" w:color="auto"/>
            </w:tcBorders>
            <w:hideMark/>
          </w:tcPr>
          <w:p w14:paraId="4667D52D" w14:textId="77777777" w:rsidR="001754DB" w:rsidRPr="00D86F47" w:rsidRDefault="001754DB" w:rsidP="001754DB">
            <w:pPr>
              <w:pStyle w:val="GOSTTablenorm"/>
              <w:suppressAutoHyphens/>
            </w:pPr>
            <w:r w:rsidRPr="00D86F47">
              <w:t>Дата_ввода_в_действие</w:t>
            </w:r>
          </w:p>
        </w:tc>
        <w:tc>
          <w:tcPr>
            <w:tcW w:w="271" w:type="pct"/>
            <w:tcBorders>
              <w:top w:val="single" w:sz="4" w:space="0" w:color="auto"/>
              <w:left w:val="single" w:sz="4" w:space="0" w:color="auto"/>
              <w:bottom w:val="single" w:sz="4" w:space="0" w:color="auto"/>
              <w:right w:val="single" w:sz="4" w:space="0" w:color="auto"/>
            </w:tcBorders>
            <w:hideMark/>
          </w:tcPr>
          <w:p w14:paraId="186A0421" w14:textId="77777777" w:rsidR="001754DB" w:rsidRPr="00D86F47" w:rsidRDefault="001754DB" w:rsidP="001754DB">
            <w:pPr>
              <w:pStyle w:val="GOSTTablenorm"/>
              <w:suppressAutoHyphens/>
            </w:pPr>
            <w:r w:rsidRPr="00D86F47">
              <w:t>да</w:t>
            </w:r>
          </w:p>
        </w:tc>
        <w:tc>
          <w:tcPr>
            <w:tcW w:w="1140" w:type="pct"/>
            <w:tcBorders>
              <w:top w:val="single" w:sz="4" w:space="0" w:color="auto"/>
              <w:left w:val="single" w:sz="4" w:space="0" w:color="auto"/>
              <w:bottom w:val="single" w:sz="4" w:space="0" w:color="auto"/>
              <w:right w:val="single" w:sz="4" w:space="0" w:color="auto"/>
            </w:tcBorders>
            <w:hideMark/>
          </w:tcPr>
          <w:p w14:paraId="362D253B" w14:textId="77777777" w:rsidR="001754DB" w:rsidRPr="00D86F47" w:rsidRDefault="001754DB" w:rsidP="001754DB">
            <w:pPr>
              <w:pStyle w:val="GOSTTablenorm"/>
              <w:suppressAutoHyphens/>
            </w:pPr>
            <w:r w:rsidRPr="00D86F47">
              <w:t>Дата ввода в действие</w:t>
            </w:r>
          </w:p>
        </w:tc>
        <w:tc>
          <w:tcPr>
            <w:tcW w:w="1144" w:type="pct"/>
            <w:tcBorders>
              <w:top w:val="single" w:sz="4" w:space="0" w:color="auto"/>
              <w:left w:val="single" w:sz="4" w:space="0" w:color="auto"/>
              <w:bottom w:val="single" w:sz="4" w:space="0" w:color="auto"/>
              <w:right w:val="single" w:sz="4" w:space="0" w:color="auto"/>
            </w:tcBorders>
            <w:hideMark/>
          </w:tcPr>
          <w:p w14:paraId="7CFA0798" w14:textId="77777777" w:rsidR="001754DB" w:rsidRPr="00D86F47" w:rsidRDefault="001754DB" w:rsidP="001754DB">
            <w:pPr>
              <w:pStyle w:val="GOSTTablenorm"/>
              <w:suppressAutoHyphens/>
            </w:pPr>
            <w:r w:rsidRPr="00D86F47">
              <w:t>SettlementDate (из заголовка запроса)</w:t>
            </w:r>
          </w:p>
        </w:tc>
        <w:tc>
          <w:tcPr>
            <w:tcW w:w="1320" w:type="pct"/>
            <w:tcBorders>
              <w:top w:val="single" w:sz="4" w:space="0" w:color="auto"/>
              <w:left w:val="single" w:sz="4" w:space="0" w:color="auto"/>
              <w:bottom w:val="single" w:sz="4" w:space="0" w:color="auto"/>
              <w:right w:val="single" w:sz="4" w:space="0" w:color="auto"/>
            </w:tcBorders>
            <w:hideMark/>
          </w:tcPr>
          <w:p w14:paraId="1F025725" w14:textId="77777777" w:rsidR="001754DB" w:rsidRPr="00D86F47" w:rsidRDefault="001754DB" w:rsidP="001754DB">
            <w:pPr>
              <w:pStyle w:val="GOSTTablenorm"/>
              <w:suppressAutoHyphens/>
            </w:pPr>
            <w:r w:rsidRPr="00D86F47">
              <w:t>Для данного типа документов Дата_ввода_в_действие = Дата_отражения_в_учете</w:t>
            </w:r>
          </w:p>
        </w:tc>
      </w:tr>
      <w:tr w:rsidR="0004239F" w14:paraId="0D9552BC" w14:textId="77777777" w:rsidTr="0004239F">
        <w:tc>
          <w:tcPr>
            <w:tcW w:w="1125" w:type="pct"/>
            <w:tcBorders>
              <w:top w:val="single" w:sz="4" w:space="0" w:color="auto"/>
              <w:left w:val="single" w:sz="4" w:space="0" w:color="auto"/>
              <w:bottom w:val="single" w:sz="4" w:space="0" w:color="auto"/>
              <w:right w:val="single" w:sz="4" w:space="0" w:color="auto"/>
            </w:tcBorders>
          </w:tcPr>
          <w:p w14:paraId="236ECE87" w14:textId="77777777" w:rsidR="001754DB" w:rsidRPr="00D86F47" w:rsidRDefault="001754DB" w:rsidP="001754DB">
            <w:pPr>
              <w:pStyle w:val="GOSTTablenorm"/>
              <w:suppressAutoHyphens/>
            </w:pPr>
            <w:r w:rsidRPr="005E3717">
              <w:t>Уровень_конфиденциальности</w:t>
            </w:r>
          </w:p>
        </w:tc>
        <w:tc>
          <w:tcPr>
            <w:tcW w:w="271" w:type="pct"/>
            <w:tcBorders>
              <w:top w:val="single" w:sz="4" w:space="0" w:color="auto"/>
              <w:left w:val="single" w:sz="4" w:space="0" w:color="auto"/>
              <w:bottom w:val="single" w:sz="4" w:space="0" w:color="auto"/>
              <w:right w:val="single" w:sz="4" w:space="0" w:color="auto"/>
            </w:tcBorders>
          </w:tcPr>
          <w:p w14:paraId="6CF5C843" w14:textId="29ECF521" w:rsidR="001754DB" w:rsidRPr="00D86F47" w:rsidRDefault="00530A30" w:rsidP="001754DB">
            <w:pPr>
              <w:pStyle w:val="GOSTTablenorm"/>
              <w:suppressAutoHyphens/>
            </w:pPr>
            <w:r>
              <w:t>нет</w:t>
            </w:r>
          </w:p>
        </w:tc>
        <w:tc>
          <w:tcPr>
            <w:tcW w:w="1140" w:type="pct"/>
            <w:tcBorders>
              <w:top w:val="single" w:sz="4" w:space="0" w:color="auto"/>
              <w:left w:val="single" w:sz="4" w:space="0" w:color="auto"/>
              <w:bottom w:val="single" w:sz="4" w:space="0" w:color="auto"/>
              <w:right w:val="single" w:sz="4" w:space="0" w:color="auto"/>
            </w:tcBorders>
          </w:tcPr>
          <w:p w14:paraId="2C10AD86" w14:textId="77777777" w:rsidR="001754DB" w:rsidRPr="00D86F47" w:rsidRDefault="001754DB" w:rsidP="001754DB">
            <w:pPr>
              <w:pStyle w:val="GOSTTablenorm"/>
              <w:suppressAutoHyphens/>
            </w:pPr>
            <w:r w:rsidRPr="005E3717">
              <w:t>Уровень конфиденциальности</w:t>
            </w:r>
          </w:p>
        </w:tc>
        <w:tc>
          <w:tcPr>
            <w:tcW w:w="1144" w:type="pct"/>
            <w:tcBorders>
              <w:top w:val="single" w:sz="4" w:space="0" w:color="auto"/>
              <w:left w:val="single" w:sz="4" w:space="0" w:color="auto"/>
              <w:bottom w:val="single" w:sz="4" w:space="0" w:color="auto"/>
              <w:right w:val="single" w:sz="4" w:space="0" w:color="auto"/>
            </w:tcBorders>
          </w:tcPr>
          <w:p w14:paraId="16DDB8D6" w14:textId="12A2E9A6" w:rsidR="001754DB" w:rsidRPr="00D86F47" w:rsidRDefault="00530A30" w:rsidP="001754DB">
            <w:pPr>
              <w:pStyle w:val="GOSTTablenorm"/>
              <w:suppressAutoHyphens/>
            </w:pPr>
            <w:r w:rsidRPr="00530A30">
              <w:t>StmInfrmtn_AccessLevelStereotype</w:t>
            </w:r>
            <w:r w:rsidRPr="00530A30" w:rsidDel="00530A30">
              <w:t xml:space="preserve"> </w:t>
            </w:r>
          </w:p>
        </w:tc>
        <w:tc>
          <w:tcPr>
            <w:tcW w:w="1320" w:type="pct"/>
            <w:tcBorders>
              <w:top w:val="single" w:sz="4" w:space="0" w:color="auto"/>
              <w:left w:val="single" w:sz="4" w:space="0" w:color="auto"/>
              <w:bottom w:val="single" w:sz="4" w:space="0" w:color="auto"/>
              <w:right w:val="single" w:sz="4" w:space="0" w:color="auto"/>
            </w:tcBorders>
          </w:tcPr>
          <w:p w14:paraId="5308A456" w14:textId="58F390C1" w:rsidR="001754DB" w:rsidRPr="00D86F47" w:rsidRDefault="00530A30" w:rsidP="001754DB">
            <w:pPr>
              <w:pStyle w:val="GOSTTablenorm"/>
              <w:suppressAutoHyphens/>
            </w:pPr>
            <w:r>
              <w:t>-</w:t>
            </w:r>
          </w:p>
        </w:tc>
      </w:tr>
      <w:tr w:rsidR="00530A30" w:rsidRPr="00530A30" w14:paraId="1D8CFE70" w14:textId="77777777" w:rsidTr="0004239F">
        <w:tc>
          <w:tcPr>
            <w:tcW w:w="1125" w:type="pct"/>
            <w:tcBorders>
              <w:top w:val="single" w:sz="4" w:space="0" w:color="auto"/>
              <w:left w:val="single" w:sz="4" w:space="0" w:color="auto"/>
              <w:bottom w:val="single" w:sz="4" w:space="0" w:color="auto"/>
              <w:right w:val="single" w:sz="4" w:space="0" w:color="auto"/>
            </w:tcBorders>
          </w:tcPr>
          <w:p w14:paraId="3D1FA27D" w14:textId="029DB4BD" w:rsidR="00530A30" w:rsidRPr="005E3717" w:rsidRDefault="00530A30" w:rsidP="001754DB">
            <w:pPr>
              <w:pStyle w:val="GOSTTablenorm"/>
              <w:suppressAutoHyphens/>
            </w:pPr>
            <w:commentRangeStart w:id="6151"/>
            <w:commentRangeStart w:id="6152"/>
            <w:r w:rsidRPr="00530A30">
              <w:rPr>
                <w:color w:val="FF0000"/>
              </w:rPr>
              <w:t>Признак_ПЦ_ЦС_ЛС</w:t>
            </w:r>
            <w:commentRangeEnd w:id="6151"/>
            <w:r>
              <w:rPr>
                <w:rStyle w:val="afff4"/>
              </w:rPr>
              <w:commentReference w:id="6151"/>
            </w:r>
            <w:commentRangeEnd w:id="6152"/>
            <w:r>
              <w:rPr>
                <w:rStyle w:val="afff4"/>
              </w:rPr>
              <w:commentReference w:id="6152"/>
            </w:r>
          </w:p>
        </w:tc>
        <w:tc>
          <w:tcPr>
            <w:tcW w:w="271" w:type="pct"/>
            <w:tcBorders>
              <w:top w:val="single" w:sz="4" w:space="0" w:color="auto"/>
              <w:left w:val="single" w:sz="4" w:space="0" w:color="auto"/>
              <w:bottom w:val="single" w:sz="4" w:space="0" w:color="auto"/>
              <w:right w:val="single" w:sz="4" w:space="0" w:color="auto"/>
            </w:tcBorders>
          </w:tcPr>
          <w:p w14:paraId="01A95C39" w14:textId="3E4101B1" w:rsidR="00530A30" w:rsidRDefault="00530A30" w:rsidP="001754DB">
            <w:pPr>
              <w:pStyle w:val="GOSTTablenorm"/>
              <w:suppressAutoHyphens/>
            </w:pPr>
            <w:r>
              <w:t>нет</w:t>
            </w:r>
          </w:p>
        </w:tc>
        <w:tc>
          <w:tcPr>
            <w:tcW w:w="1140" w:type="pct"/>
            <w:tcBorders>
              <w:top w:val="single" w:sz="4" w:space="0" w:color="auto"/>
              <w:left w:val="single" w:sz="4" w:space="0" w:color="auto"/>
              <w:bottom w:val="single" w:sz="4" w:space="0" w:color="auto"/>
              <w:right w:val="single" w:sz="4" w:space="0" w:color="auto"/>
            </w:tcBorders>
          </w:tcPr>
          <w:p w14:paraId="59439CC5" w14:textId="5A25A1B3" w:rsidR="00530A30" w:rsidRPr="005E3717" w:rsidRDefault="00530A30" w:rsidP="001754DB">
            <w:pPr>
              <w:pStyle w:val="GOSTTablenorm"/>
              <w:suppressAutoHyphens/>
            </w:pPr>
            <w:r w:rsidRPr="00530A30">
              <w:t>Признак отнесения ТОФК ПЦ к ЦС по ЛС с кодом 71 ФБ</w:t>
            </w:r>
          </w:p>
        </w:tc>
        <w:tc>
          <w:tcPr>
            <w:tcW w:w="1144" w:type="pct"/>
            <w:tcBorders>
              <w:top w:val="single" w:sz="4" w:space="0" w:color="auto"/>
              <w:left w:val="single" w:sz="4" w:space="0" w:color="auto"/>
              <w:bottom w:val="single" w:sz="4" w:space="0" w:color="auto"/>
              <w:right w:val="single" w:sz="4" w:space="0" w:color="auto"/>
            </w:tcBorders>
          </w:tcPr>
          <w:p w14:paraId="11E215E6" w14:textId="1683BD70" w:rsidR="00530A30" w:rsidRPr="00530A30" w:rsidRDefault="00530A30" w:rsidP="001754DB">
            <w:pPr>
              <w:pStyle w:val="GOSTTablenorm"/>
              <w:suppressAutoHyphens/>
              <w:rPr>
                <w:lang w:val="en-US"/>
              </w:rPr>
            </w:pPr>
            <w:r w:rsidRPr="00D74D85">
              <w:rPr>
                <w:color w:val="000000"/>
                <w:lang w:val="en-US"/>
              </w:rPr>
              <w:t>BRE_SIGN_PC_TS_FOR_LS</w:t>
            </w:r>
          </w:p>
        </w:tc>
        <w:tc>
          <w:tcPr>
            <w:tcW w:w="1320" w:type="pct"/>
            <w:tcBorders>
              <w:top w:val="single" w:sz="4" w:space="0" w:color="auto"/>
              <w:left w:val="single" w:sz="4" w:space="0" w:color="auto"/>
              <w:bottom w:val="single" w:sz="4" w:space="0" w:color="auto"/>
              <w:right w:val="single" w:sz="4" w:space="0" w:color="auto"/>
            </w:tcBorders>
          </w:tcPr>
          <w:p w14:paraId="296EDFD0" w14:textId="60B89FF5" w:rsidR="00530A30" w:rsidRPr="00530A30" w:rsidDel="00530A30" w:rsidRDefault="00530A30" w:rsidP="001754DB">
            <w:pPr>
              <w:pStyle w:val="GOSTTablenorm"/>
              <w:suppressAutoHyphens/>
            </w:pPr>
            <w:r>
              <w:t>-</w:t>
            </w:r>
          </w:p>
        </w:tc>
      </w:tr>
      <w:tr w:rsidR="00530A30" w:rsidRPr="00530A30" w14:paraId="2295A43F" w14:textId="77777777" w:rsidTr="0004239F">
        <w:tc>
          <w:tcPr>
            <w:tcW w:w="1125" w:type="pct"/>
            <w:tcBorders>
              <w:top w:val="single" w:sz="4" w:space="0" w:color="auto"/>
              <w:left w:val="single" w:sz="4" w:space="0" w:color="auto"/>
              <w:bottom w:val="single" w:sz="4" w:space="0" w:color="auto"/>
              <w:right w:val="single" w:sz="4" w:space="0" w:color="auto"/>
            </w:tcBorders>
          </w:tcPr>
          <w:p w14:paraId="10455A86" w14:textId="57B0C928" w:rsidR="00530A30" w:rsidRPr="00530A30" w:rsidRDefault="00530A30" w:rsidP="001754DB">
            <w:pPr>
              <w:pStyle w:val="GOSTTablenorm"/>
              <w:suppressAutoHyphens/>
              <w:rPr>
                <w:color w:val="FF0000"/>
              </w:rPr>
            </w:pPr>
            <w:commentRangeStart w:id="6153"/>
            <w:commentRangeStart w:id="6154"/>
            <w:r>
              <w:rPr>
                <w:color w:val="FF0000"/>
              </w:rPr>
              <w:t>Код_ПЦ_получателя</w:t>
            </w:r>
            <w:commentRangeEnd w:id="6153"/>
            <w:r>
              <w:rPr>
                <w:rStyle w:val="afff4"/>
              </w:rPr>
              <w:commentReference w:id="6153"/>
            </w:r>
            <w:commentRangeEnd w:id="6154"/>
            <w:r>
              <w:rPr>
                <w:rStyle w:val="afff4"/>
              </w:rPr>
              <w:commentReference w:id="6154"/>
            </w:r>
          </w:p>
        </w:tc>
        <w:tc>
          <w:tcPr>
            <w:tcW w:w="271" w:type="pct"/>
            <w:tcBorders>
              <w:top w:val="single" w:sz="4" w:space="0" w:color="auto"/>
              <w:left w:val="single" w:sz="4" w:space="0" w:color="auto"/>
              <w:bottom w:val="single" w:sz="4" w:space="0" w:color="auto"/>
              <w:right w:val="single" w:sz="4" w:space="0" w:color="auto"/>
            </w:tcBorders>
          </w:tcPr>
          <w:p w14:paraId="4FAE834C" w14:textId="21EFAEEB" w:rsidR="00530A30" w:rsidRDefault="00530A30" w:rsidP="001754DB">
            <w:pPr>
              <w:pStyle w:val="GOSTTablenorm"/>
              <w:suppressAutoHyphens/>
            </w:pPr>
            <w:r>
              <w:t>да</w:t>
            </w:r>
          </w:p>
        </w:tc>
        <w:tc>
          <w:tcPr>
            <w:tcW w:w="1140" w:type="pct"/>
            <w:tcBorders>
              <w:top w:val="single" w:sz="4" w:space="0" w:color="auto"/>
              <w:left w:val="single" w:sz="4" w:space="0" w:color="auto"/>
              <w:bottom w:val="single" w:sz="4" w:space="0" w:color="auto"/>
              <w:right w:val="single" w:sz="4" w:space="0" w:color="auto"/>
            </w:tcBorders>
          </w:tcPr>
          <w:p w14:paraId="74EFD26C" w14:textId="7A3AE781" w:rsidR="00530A30" w:rsidRPr="00530A30" w:rsidRDefault="00530A30" w:rsidP="001754DB">
            <w:pPr>
              <w:pStyle w:val="GOSTTablenorm"/>
              <w:suppressAutoHyphens/>
            </w:pPr>
            <w:r>
              <w:t>Код ТОФК ПЦ получателя (2-значный)</w:t>
            </w:r>
          </w:p>
        </w:tc>
        <w:tc>
          <w:tcPr>
            <w:tcW w:w="1144" w:type="pct"/>
            <w:tcBorders>
              <w:top w:val="single" w:sz="4" w:space="0" w:color="auto"/>
              <w:left w:val="single" w:sz="4" w:space="0" w:color="auto"/>
              <w:bottom w:val="single" w:sz="4" w:space="0" w:color="auto"/>
              <w:right w:val="single" w:sz="4" w:space="0" w:color="auto"/>
            </w:tcBorders>
          </w:tcPr>
          <w:p w14:paraId="2F6874F1" w14:textId="17B0F778" w:rsidR="00530A30" w:rsidRPr="00530A30" w:rsidRDefault="006445C3" w:rsidP="002959DD">
            <w:pPr>
              <w:pStyle w:val="GOSTTablenorm"/>
              <w:suppressAutoHyphens/>
              <w:rPr>
                <w:color w:val="000000"/>
              </w:rPr>
            </w:pPr>
            <w:r w:rsidRPr="006445C3">
              <w:rPr>
                <w:color w:val="000000"/>
              </w:rPr>
              <w:t>BRE_CODEPC</w:t>
            </w:r>
          </w:p>
        </w:tc>
        <w:tc>
          <w:tcPr>
            <w:tcW w:w="1320" w:type="pct"/>
            <w:tcBorders>
              <w:top w:val="single" w:sz="4" w:space="0" w:color="auto"/>
              <w:left w:val="single" w:sz="4" w:space="0" w:color="auto"/>
              <w:bottom w:val="single" w:sz="4" w:space="0" w:color="auto"/>
              <w:right w:val="single" w:sz="4" w:space="0" w:color="auto"/>
            </w:tcBorders>
          </w:tcPr>
          <w:p w14:paraId="555B1731" w14:textId="51087AC5" w:rsidR="00530A30" w:rsidRDefault="00530A30" w:rsidP="001754DB">
            <w:pPr>
              <w:pStyle w:val="GOSTTablenorm"/>
              <w:suppressAutoHyphens/>
            </w:pPr>
            <w:r w:rsidRPr="00530A30">
              <w:t>Указываются 1-2 символы переданного в параметре значения</w:t>
            </w:r>
            <w:r w:rsidR="00E5673E">
              <w:t xml:space="preserve"> </w:t>
            </w:r>
            <w:r w:rsidR="002959DD" w:rsidRPr="006445C3">
              <w:rPr>
                <w:color w:val="000000"/>
              </w:rPr>
              <w:t>BRE_CODEPC</w:t>
            </w:r>
          </w:p>
        </w:tc>
      </w:tr>
      <w:tr w:rsidR="00E901B5" w:rsidRPr="00530A30" w14:paraId="1D93ABD6" w14:textId="77777777" w:rsidTr="0004239F">
        <w:tc>
          <w:tcPr>
            <w:tcW w:w="1125" w:type="pct"/>
            <w:tcBorders>
              <w:top w:val="single" w:sz="4" w:space="0" w:color="auto"/>
              <w:left w:val="single" w:sz="4" w:space="0" w:color="auto"/>
              <w:bottom w:val="single" w:sz="4" w:space="0" w:color="auto"/>
              <w:right w:val="single" w:sz="4" w:space="0" w:color="auto"/>
            </w:tcBorders>
          </w:tcPr>
          <w:p w14:paraId="0A736222" w14:textId="7FBABE1A" w:rsidR="00E901B5" w:rsidRDefault="00E34D26" w:rsidP="001754DB">
            <w:pPr>
              <w:pStyle w:val="GOSTTablenorm"/>
              <w:suppressAutoHyphens/>
              <w:rPr>
                <w:color w:val="FF0000"/>
              </w:rPr>
            </w:pPr>
            <w:commentRangeStart w:id="6155"/>
            <w:commentRangeStart w:id="6156"/>
            <w:r>
              <w:rPr>
                <w:color w:val="FF0000"/>
              </w:rPr>
              <w:t>ТОФК_ПЦ_получателя</w:t>
            </w:r>
            <w:commentRangeEnd w:id="6155"/>
            <w:r>
              <w:rPr>
                <w:rStyle w:val="afff4"/>
              </w:rPr>
              <w:commentReference w:id="6155"/>
            </w:r>
            <w:commentRangeEnd w:id="6156"/>
            <w:r>
              <w:rPr>
                <w:rStyle w:val="afff4"/>
              </w:rPr>
              <w:commentReference w:id="6156"/>
            </w:r>
          </w:p>
        </w:tc>
        <w:tc>
          <w:tcPr>
            <w:tcW w:w="271" w:type="pct"/>
            <w:tcBorders>
              <w:top w:val="single" w:sz="4" w:space="0" w:color="auto"/>
              <w:left w:val="single" w:sz="4" w:space="0" w:color="auto"/>
              <w:bottom w:val="single" w:sz="4" w:space="0" w:color="auto"/>
              <w:right w:val="single" w:sz="4" w:space="0" w:color="auto"/>
            </w:tcBorders>
          </w:tcPr>
          <w:p w14:paraId="078858A5" w14:textId="7E3EBA45" w:rsidR="00E901B5" w:rsidRDefault="00E901B5" w:rsidP="001754DB">
            <w:pPr>
              <w:pStyle w:val="GOSTTablenorm"/>
              <w:suppressAutoHyphens/>
            </w:pPr>
            <w:r>
              <w:t>нет</w:t>
            </w:r>
          </w:p>
        </w:tc>
        <w:tc>
          <w:tcPr>
            <w:tcW w:w="1140" w:type="pct"/>
            <w:tcBorders>
              <w:top w:val="single" w:sz="4" w:space="0" w:color="auto"/>
              <w:left w:val="single" w:sz="4" w:space="0" w:color="auto"/>
              <w:bottom w:val="single" w:sz="4" w:space="0" w:color="auto"/>
              <w:right w:val="single" w:sz="4" w:space="0" w:color="auto"/>
            </w:tcBorders>
          </w:tcPr>
          <w:p w14:paraId="14BD5E74" w14:textId="08FE47F1" w:rsidR="00E901B5" w:rsidRDefault="00E901B5" w:rsidP="001754DB">
            <w:pPr>
              <w:pStyle w:val="GOSTTablenorm"/>
              <w:suppressAutoHyphens/>
            </w:pPr>
            <w:r>
              <w:t>Код ТОФК ПЦ получателя (4-значный)</w:t>
            </w:r>
          </w:p>
        </w:tc>
        <w:tc>
          <w:tcPr>
            <w:tcW w:w="1144" w:type="pct"/>
            <w:tcBorders>
              <w:top w:val="single" w:sz="4" w:space="0" w:color="auto"/>
              <w:left w:val="single" w:sz="4" w:space="0" w:color="auto"/>
              <w:bottom w:val="single" w:sz="4" w:space="0" w:color="auto"/>
              <w:right w:val="single" w:sz="4" w:space="0" w:color="auto"/>
            </w:tcBorders>
          </w:tcPr>
          <w:p w14:paraId="3FDD3792" w14:textId="3127DC2D" w:rsidR="00E901B5" w:rsidRPr="00530A30" w:rsidRDefault="006445C3" w:rsidP="002959DD">
            <w:pPr>
              <w:pStyle w:val="GOSTTablenorm"/>
              <w:suppressAutoHyphens/>
              <w:rPr>
                <w:color w:val="000000"/>
              </w:rPr>
            </w:pPr>
            <w:r w:rsidRPr="006445C3">
              <w:rPr>
                <w:color w:val="000000"/>
              </w:rPr>
              <w:t>BRE_CODEPC</w:t>
            </w:r>
          </w:p>
        </w:tc>
        <w:tc>
          <w:tcPr>
            <w:tcW w:w="1320" w:type="pct"/>
            <w:tcBorders>
              <w:top w:val="single" w:sz="4" w:space="0" w:color="auto"/>
              <w:left w:val="single" w:sz="4" w:space="0" w:color="auto"/>
              <w:bottom w:val="single" w:sz="4" w:space="0" w:color="auto"/>
              <w:right w:val="single" w:sz="4" w:space="0" w:color="auto"/>
            </w:tcBorders>
          </w:tcPr>
          <w:p w14:paraId="24A9B50E" w14:textId="72872F57" w:rsidR="00E901B5" w:rsidRPr="00530A30" w:rsidRDefault="00E34D26" w:rsidP="001754DB">
            <w:pPr>
              <w:pStyle w:val="GOSTTablenorm"/>
              <w:suppressAutoHyphens/>
            </w:pPr>
            <w:r>
              <w:t>-</w:t>
            </w:r>
          </w:p>
        </w:tc>
      </w:tr>
      <w:tr w:rsidR="006F3750" w:rsidRPr="00530A30" w14:paraId="6ECFBCFD" w14:textId="77777777" w:rsidTr="0004239F">
        <w:tc>
          <w:tcPr>
            <w:tcW w:w="1125" w:type="pct"/>
            <w:tcBorders>
              <w:top w:val="single" w:sz="4" w:space="0" w:color="auto"/>
              <w:left w:val="single" w:sz="4" w:space="0" w:color="auto"/>
              <w:bottom w:val="single" w:sz="4" w:space="0" w:color="auto"/>
              <w:right w:val="single" w:sz="4" w:space="0" w:color="auto"/>
            </w:tcBorders>
          </w:tcPr>
          <w:p w14:paraId="12652792" w14:textId="7243F01F" w:rsidR="006F3750" w:rsidRDefault="006F3750" w:rsidP="001754DB">
            <w:pPr>
              <w:pStyle w:val="GOSTTablenorm"/>
              <w:suppressAutoHyphens/>
              <w:rPr>
                <w:color w:val="FF0000"/>
              </w:rPr>
            </w:pPr>
            <w:r w:rsidRPr="006F3750">
              <w:t>КБК_КС</w:t>
            </w:r>
          </w:p>
        </w:tc>
        <w:tc>
          <w:tcPr>
            <w:tcW w:w="271" w:type="pct"/>
            <w:tcBorders>
              <w:top w:val="single" w:sz="4" w:space="0" w:color="auto"/>
              <w:left w:val="single" w:sz="4" w:space="0" w:color="auto"/>
              <w:bottom w:val="single" w:sz="4" w:space="0" w:color="auto"/>
              <w:right w:val="single" w:sz="4" w:space="0" w:color="auto"/>
            </w:tcBorders>
          </w:tcPr>
          <w:p w14:paraId="4DABB8EC" w14:textId="3BF8E568" w:rsidR="006F3750" w:rsidRDefault="006F3750" w:rsidP="001754DB">
            <w:pPr>
              <w:pStyle w:val="GOSTTablenorm"/>
              <w:suppressAutoHyphens/>
            </w:pPr>
            <w:r>
              <w:t>да</w:t>
            </w:r>
          </w:p>
        </w:tc>
        <w:tc>
          <w:tcPr>
            <w:tcW w:w="1140" w:type="pct"/>
            <w:tcBorders>
              <w:top w:val="single" w:sz="4" w:space="0" w:color="auto"/>
              <w:left w:val="single" w:sz="4" w:space="0" w:color="auto"/>
              <w:bottom w:val="single" w:sz="4" w:space="0" w:color="auto"/>
              <w:right w:val="single" w:sz="4" w:space="0" w:color="auto"/>
            </w:tcBorders>
          </w:tcPr>
          <w:p w14:paraId="4FE20801" w14:textId="2AFCA858" w:rsidR="006F3750" w:rsidRDefault="006F3750" w:rsidP="001754DB">
            <w:pPr>
              <w:pStyle w:val="GOSTTablenorm"/>
              <w:suppressAutoHyphens/>
            </w:pPr>
            <w:r w:rsidRPr="006F3750">
              <w:t>КБК по расчетному счету получателя</w:t>
            </w:r>
          </w:p>
        </w:tc>
        <w:tc>
          <w:tcPr>
            <w:tcW w:w="1144" w:type="pct"/>
            <w:tcBorders>
              <w:top w:val="single" w:sz="4" w:space="0" w:color="auto"/>
              <w:left w:val="single" w:sz="4" w:space="0" w:color="auto"/>
              <w:bottom w:val="single" w:sz="4" w:space="0" w:color="auto"/>
              <w:right w:val="single" w:sz="4" w:space="0" w:color="auto"/>
            </w:tcBorders>
          </w:tcPr>
          <w:p w14:paraId="2D59F923" w14:textId="4A264D26" w:rsidR="006F3750" w:rsidRPr="00530A30" w:rsidRDefault="006F3750" w:rsidP="001754DB">
            <w:pPr>
              <w:pStyle w:val="GOSTTablenorm"/>
              <w:suppressAutoHyphens/>
              <w:rPr>
                <w:color w:val="000000"/>
              </w:rPr>
            </w:pPr>
            <w:r>
              <w:rPr>
                <w:color w:val="000000"/>
              </w:rPr>
              <w:t>-</w:t>
            </w:r>
          </w:p>
        </w:tc>
        <w:tc>
          <w:tcPr>
            <w:tcW w:w="1320" w:type="pct"/>
            <w:tcBorders>
              <w:top w:val="single" w:sz="4" w:space="0" w:color="auto"/>
              <w:left w:val="single" w:sz="4" w:space="0" w:color="auto"/>
              <w:bottom w:val="single" w:sz="4" w:space="0" w:color="auto"/>
              <w:right w:val="single" w:sz="4" w:space="0" w:color="auto"/>
            </w:tcBorders>
          </w:tcPr>
          <w:p w14:paraId="6FB78755" w14:textId="3F04D993" w:rsidR="006F3750" w:rsidRPr="00530A30" w:rsidRDefault="006F3750" w:rsidP="001754DB">
            <w:pPr>
              <w:pStyle w:val="GOSTTablenorm"/>
              <w:suppressAutoHyphens/>
            </w:pPr>
            <w:r w:rsidRPr="006F3750">
              <w:t>Указывается значение «00000000000000000510»</w:t>
            </w:r>
          </w:p>
        </w:tc>
      </w:tr>
      <w:tr w:rsidR="006F3750" w:rsidRPr="00530A30" w14:paraId="3159BE6C" w14:textId="77777777" w:rsidTr="0004239F">
        <w:tc>
          <w:tcPr>
            <w:tcW w:w="1125" w:type="pct"/>
            <w:tcBorders>
              <w:top w:val="single" w:sz="4" w:space="0" w:color="auto"/>
              <w:left w:val="single" w:sz="4" w:space="0" w:color="auto"/>
              <w:bottom w:val="single" w:sz="4" w:space="0" w:color="auto"/>
              <w:right w:val="single" w:sz="4" w:space="0" w:color="auto"/>
            </w:tcBorders>
          </w:tcPr>
          <w:p w14:paraId="65C12C7B" w14:textId="27F85079" w:rsidR="006F3750" w:rsidRDefault="006F3750" w:rsidP="001754DB">
            <w:pPr>
              <w:pStyle w:val="GOSTTablenorm"/>
              <w:suppressAutoHyphens/>
              <w:rPr>
                <w:color w:val="FF0000"/>
              </w:rPr>
            </w:pPr>
            <w:r w:rsidRPr="006F3750">
              <w:t>Тип_КБК_КС</w:t>
            </w:r>
          </w:p>
        </w:tc>
        <w:tc>
          <w:tcPr>
            <w:tcW w:w="271" w:type="pct"/>
            <w:tcBorders>
              <w:top w:val="single" w:sz="4" w:space="0" w:color="auto"/>
              <w:left w:val="single" w:sz="4" w:space="0" w:color="auto"/>
              <w:bottom w:val="single" w:sz="4" w:space="0" w:color="auto"/>
              <w:right w:val="single" w:sz="4" w:space="0" w:color="auto"/>
            </w:tcBorders>
          </w:tcPr>
          <w:p w14:paraId="3ED4644B" w14:textId="689A741B" w:rsidR="006F3750" w:rsidRDefault="006F3750" w:rsidP="001754DB">
            <w:pPr>
              <w:pStyle w:val="GOSTTablenorm"/>
              <w:suppressAutoHyphens/>
            </w:pPr>
            <w:r>
              <w:t>да</w:t>
            </w:r>
          </w:p>
        </w:tc>
        <w:tc>
          <w:tcPr>
            <w:tcW w:w="1140" w:type="pct"/>
            <w:tcBorders>
              <w:top w:val="single" w:sz="4" w:space="0" w:color="auto"/>
              <w:left w:val="single" w:sz="4" w:space="0" w:color="auto"/>
              <w:bottom w:val="single" w:sz="4" w:space="0" w:color="auto"/>
              <w:right w:val="single" w:sz="4" w:space="0" w:color="auto"/>
            </w:tcBorders>
          </w:tcPr>
          <w:p w14:paraId="75186384" w14:textId="78F27A63" w:rsidR="006F3750" w:rsidRPr="006F3750" w:rsidRDefault="006F3750" w:rsidP="001754DB">
            <w:pPr>
              <w:pStyle w:val="GOSTTablenorm"/>
              <w:suppressAutoHyphens/>
            </w:pPr>
            <w:r w:rsidRPr="006F3750">
              <w:t>Тип КБК расчетному счету получателя</w:t>
            </w:r>
          </w:p>
        </w:tc>
        <w:tc>
          <w:tcPr>
            <w:tcW w:w="1144" w:type="pct"/>
            <w:tcBorders>
              <w:top w:val="single" w:sz="4" w:space="0" w:color="auto"/>
              <w:left w:val="single" w:sz="4" w:space="0" w:color="auto"/>
              <w:bottom w:val="single" w:sz="4" w:space="0" w:color="auto"/>
              <w:right w:val="single" w:sz="4" w:space="0" w:color="auto"/>
            </w:tcBorders>
          </w:tcPr>
          <w:p w14:paraId="43AEA9BA" w14:textId="2E4CD12E" w:rsidR="006F3750" w:rsidRDefault="006F3750" w:rsidP="001754DB">
            <w:pPr>
              <w:pStyle w:val="GOSTTablenorm"/>
              <w:suppressAutoHyphens/>
              <w:rPr>
                <w:color w:val="000000"/>
              </w:rPr>
            </w:pPr>
            <w:r>
              <w:rPr>
                <w:color w:val="000000"/>
              </w:rPr>
              <w:t>-</w:t>
            </w:r>
          </w:p>
        </w:tc>
        <w:tc>
          <w:tcPr>
            <w:tcW w:w="1320" w:type="pct"/>
            <w:tcBorders>
              <w:top w:val="single" w:sz="4" w:space="0" w:color="auto"/>
              <w:left w:val="single" w:sz="4" w:space="0" w:color="auto"/>
              <w:bottom w:val="single" w:sz="4" w:space="0" w:color="auto"/>
              <w:right w:val="single" w:sz="4" w:space="0" w:color="auto"/>
            </w:tcBorders>
          </w:tcPr>
          <w:p w14:paraId="1EB21844" w14:textId="2D1D5FD4" w:rsidR="006F3750" w:rsidRPr="006F3750" w:rsidRDefault="006F3750" w:rsidP="001754DB">
            <w:pPr>
              <w:pStyle w:val="GOSTTablenorm"/>
              <w:suppressAutoHyphens/>
            </w:pPr>
            <w:r w:rsidRPr="006F3750">
              <w:t>Указывается значение «31»</w:t>
            </w:r>
          </w:p>
        </w:tc>
      </w:tr>
      <w:tr w:rsidR="00EB4F6E" w:rsidRPr="00530A30" w14:paraId="0DB786BF" w14:textId="77777777" w:rsidTr="0004239F">
        <w:tc>
          <w:tcPr>
            <w:tcW w:w="1125" w:type="pct"/>
            <w:tcBorders>
              <w:top w:val="single" w:sz="4" w:space="0" w:color="auto"/>
              <w:left w:val="single" w:sz="4" w:space="0" w:color="auto"/>
              <w:bottom w:val="single" w:sz="4" w:space="0" w:color="auto"/>
              <w:right w:val="single" w:sz="4" w:space="0" w:color="auto"/>
            </w:tcBorders>
          </w:tcPr>
          <w:p w14:paraId="0B470722" w14:textId="37352CDC" w:rsidR="00EB4F6E" w:rsidRPr="006F3750" w:rsidRDefault="00EB4F6E" w:rsidP="001754DB">
            <w:pPr>
              <w:pStyle w:val="GOSTTablenorm"/>
              <w:suppressAutoHyphens/>
            </w:pPr>
            <w:commentRangeStart w:id="6157"/>
            <w:r w:rsidRPr="00EB4F6E">
              <w:rPr>
                <w:color w:val="FF0000"/>
              </w:rPr>
              <w:t>КБК_расчеты</w:t>
            </w:r>
            <w:commentRangeEnd w:id="6157"/>
            <w:r w:rsidRPr="00EB4F6E">
              <w:rPr>
                <w:rStyle w:val="afff4"/>
                <w:color w:val="FF0000"/>
              </w:rPr>
              <w:commentReference w:id="6157"/>
            </w:r>
          </w:p>
        </w:tc>
        <w:tc>
          <w:tcPr>
            <w:tcW w:w="271" w:type="pct"/>
            <w:tcBorders>
              <w:top w:val="single" w:sz="4" w:space="0" w:color="auto"/>
              <w:left w:val="single" w:sz="4" w:space="0" w:color="auto"/>
              <w:bottom w:val="single" w:sz="4" w:space="0" w:color="auto"/>
              <w:right w:val="single" w:sz="4" w:space="0" w:color="auto"/>
            </w:tcBorders>
          </w:tcPr>
          <w:p w14:paraId="3EE966DD" w14:textId="0E8430C3" w:rsidR="00EB4F6E" w:rsidRDefault="00EB4F6E" w:rsidP="00EB4F6E">
            <w:pPr>
              <w:pStyle w:val="GOSTTablenorm"/>
              <w:suppressAutoHyphens/>
              <w:ind w:left="0"/>
            </w:pPr>
            <w:r>
              <w:t>да</w:t>
            </w:r>
          </w:p>
        </w:tc>
        <w:tc>
          <w:tcPr>
            <w:tcW w:w="1140" w:type="pct"/>
            <w:tcBorders>
              <w:top w:val="single" w:sz="4" w:space="0" w:color="auto"/>
              <w:left w:val="single" w:sz="4" w:space="0" w:color="auto"/>
              <w:bottom w:val="single" w:sz="4" w:space="0" w:color="auto"/>
              <w:right w:val="single" w:sz="4" w:space="0" w:color="auto"/>
            </w:tcBorders>
          </w:tcPr>
          <w:p w14:paraId="1B1BF904" w14:textId="0FDDED1D" w:rsidR="00EB4F6E" w:rsidRPr="006F3750" w:rsidRDefault="00EB4F6E" w:rsidP="00EB4F6E">
            <w:pPr>
              <w:pStyle w:val="GOSTTablenorm"/>
              <w:suppressAutoHyphens/>
            </w:pPr>
            <w:r w:rsidRPr="00EB4F6E">
              <w:t xml:space="preserve">КБК </w:t>
            </w:r>
            <w:r>
              <w:t xml:space="preserve">по </w:t>
            </w:r>
            <w:r w:rsidRPr="00EB4F6E">
              <w:t>расчетному счету</w:t>
            </w:r>
          </w:p>
        </w:tc>
        <w:tc>
          <w:tcPr>
            <w:tcW w:w="1144" w:type="pct"/>
            <w:tcBorders>
              <w:top w:val="single" w:sz="4" w:space="0" w:color="auto"/>
              <w:left w:val="single" w:sz="4" w:space="0" w:color="auto"/>
              <w:bottom w:val="single" w:sz="4" w:space="0" w:color="auto"/>
              <w:right w:val="single" w:sz="4" w:space="0" w:color="auto"/>
            </w:tcBorders>
          </w:tcPr>
          <w:p w14:paraId="1B2CC1EE" w14:textId="301A7222" w:rsidR="00EB4F6E" w:rsidRDefault="00EB4F6E" w:rsidP="001754DB">
            <w:pPr>
              <w:pStyle w:val="GOSTTablenorm"/>
              <w:suppressAutoHyphens/>
              <w:rPr>
                <w:color w:val="000000"/>
              </w:rPr>
            </w:pPr>
            <w:r>
              <w:rPr>
                <w:color w:val="000000"/>
              </w:rPr>
              <w:t>-</w:t>
            </w:r>
          </w:p>
        </w:tc>
        <w:tc>
          <w:tcPr>
            <w:tcW w:w="1320" w:type="pct"/>
            <w:tcBorders>
              <w:top w:val="single" w:sz="4" w:space="0" w:color="auto"/>
              <w:left w:val="single" w:sz="4" w:space="0" w:color="auto"/>
              <w:bottom w:val="single" w:sz="4" w:space="0" w:color="auto"/>
              <w:right w:val="single" w:sz="4" w:space="0" w:color="auto"/>
            </w:tcBorders>
          </w:tcPr>
          <w:p w14:paraId="1F189923" w14:textId="043BA257" w:rsidR="00EB4F6E" w:rsidRPr="006F3750" w:rsidRDefault="00EB4F6E" w:rsidP="001754DB">
            <w:pPr>
              <w:pStyle w:val="GOSTTablenorm"/>
              <w:suppressAutoHyphens/>
            </w:pPr>
            <w:r w:rsidRPr="006F3750">
              <w:t>Указывае</w:t>
            </w:r>
            <w:r>
              <w:t>тся значение «000000000000000006</w:t>
            </w:r>
            <w:r w:rsidRPr="006F3750">
              <w:t>10»</w:t>
            </w:r>
          </w:p>
        </w:tc>
      </w:tr>
      <w:tr w:rsidR="0004239F" w14:paraId="3127092F" w14:textId="77777777" w:rsidTr="0004239F">
        <w:tc>
          <w:tcPr>
            <w:tcW w:w="1125" w:type="pct"/>
            <w:tcBorders>
              <w:top w:val="single" w:sz="4" w:space="0" w:color="auto"/>
              <w:left w:val="single" w:sz="4" w:space="0" w:color="auto"/>
              <w:bottom w:val="single" w:sz="4" w:space="0" w:color="auto"/>
              <w:right w:val="single" w:sz="4" w:space="0" w:color="auto"/>
            </w:tcBorders>
          </w:tcPr>
          <w:p w14:paraId="10EC9743" w14:textId="7F580FF1" w:rsidR="0037361D" w:rsidRDefault="0037361D" w:rsidP="001754DB">
            <w:pPr>
              <w:pStyle w:val="GOSTTablenorm"/>
              <w:suppressAutoHyphens/>
            </w:pPr>
            <w:commentRangeStart w:id="6158"/>
            <w:r>
              <w:t>БС_получателя</w:t>
            </w:r>
            <w:commentRangeEnd w:id="6158"/>
            <w:r>
              <w:rPr>
                <w:rStyle w:val="afff4"/>
              </w:rPr>
              <w:commentReference w:id="6158"/>
            </w:r>
          </w:p>
        </w:tc>
        <w:tc>
          <w:tcPr>
            <w:tcW w:w="271" w:type="pct"/>
            <w:tcBorders>
              <w:top w:val="single" w:sz="4" w:space="0" w:color="auto"/>
              <w:left w:val="single" w:sz="4" w:space="0" w:color="auto"/>
              <w:bottom w:val="single" w:sz="4" w:space="0" w:color="auto"/>
              <w:right w:val="single" w:sz="4" w:space="0" w:color="auto"/>
            </w:tcBorders>
          </w:tcPr>
          <w:p w14:paraId="5F73ABB2" w14:textId="21964359" w:rsidR="0037361D" w:rsidRDefault="0037361D" w:rsidP="001754DB">
            <w:pPr>
              <w:pStyle w:val="GOSTTablenorm"/>
              <w:suppressAutoHyphens/>
            </w:pPr>
            <w:r>
              <w:t>нет</w:t>
            </w:r>
          </w:p>
        </w:tc>
        <w:tc>
          <w:tcPr>
            <w:tcW w:w="1140" w:type="pct"/>
            <w:tcBorders>
              <w:top w:val="single" w:sz="4" w:space="0" w:color="auto"/>
              <w:left w:val="single" w:sz="4" w:space="0" w:color="auto"/>
              <w:bottom w:val="single" w:sz="4" w:space="0" w:color="auto"/>
              <w:right w:val="single" w:sz="4" w:space="0" w:color="auto"/>
            </w:tcBorders>
          </w:tcPr>
          <w:p w14:paraId="738EBB01" w14:textId="62BA54C6" w:rsidR="0037361D" w:rsidRPr="005E3717" w:rsidRDefault="0037361D" w:rsidP="001754DB">
            <w:pPr>
              <w:pStyle w:val="GOSTTablenorm"/>
              <w:suppressAutoHyphens/>
            </w:pPr>
            <w:r w:rsidRPr="0037361D">
              <w:t>Счет получателя</w:t>
            </w:r>
          </w:p>
        </w:tc>
        <w:tc>
          <w:tcPr>
            <w:tcW w:w="1144" w:type="pct"/>
            <w:tcBorders>
              <w:top w:val="single" w:sz="4" w:space="0" w:color="auto"/>
              <w:left w:val="single" w:sz="4" w:space="0" w:color="auto"/>
              <w:bottom w:val="single" w:sz="4" w:space="0" w:color="auto"/>
              <w:right w:val="single" w:sz="4" w:space="0" w:color="auto"/>
            </w:tcBorders>
          </w:tcPr>
          <w:p w14:paraId="45A9126B" w14:textId="1A6C7005" w:rsidR="0037361D" w:rsidRDefault="0037361D" w:rsidP="001754DB">
            <w:pPr>
              <w:pStyle w:val="GOSTTablenorm"/>
              <w:suppressAutoHyphens/>
            </w:pPr>
            <w:r w:rsidRPr="0037361D">
              <w:t>R_CORRESPACC</w:t>
            </w:r>
          </w:p>
        </w:tc>
        <w:tc>
          <w:tcPr>
            <w:tcW w:w="1320" w:type="pct"/>
            <w:tcBorders>
              <w:top w:val="single" w:sz="4" w:space="0" w:color="auto"/>
              <w:left w:val="single" w:sz="4" w:space="0" w:color="auto"/>
              <w:bottom w:val="single" w:sz="4" w:space="0" w:color="auto"/>
              <w:right w:val="single" w:sz="4" w:space="0" w:color="auto"/>
            </w:tcBorders>
          </w:tcPr>
          <w:p w14:paraId="023472DC" w14:textId="4E25A057" w:rsidR="0037361D" w:rsidRPr="005E3717" w:rsidRDefault="0037361D" w:rsidP="001754DB">
            <w:pPr>
              <w:pStyle w:val="GOSTTablenorm"/>
              <w:suppressAutoHyphens/>
            </w:pPr>
            <w:r>
              <w:t>-</w:t>
            </w:r>
          </w:p>
        </w:tc>
      </w:tr>
      <w:tr w:rsidR="0004239F" w14:paraId="33035600" w14:textId="77777777" w:rsidTr="0004239F">
        <w:tc>
          <w:tcPr>
            <w:tcW w:w="1125" w:type="pct"/>
            <w:tcBorders>
              <w:top w:val="single" w:sz="4" w:space="0" w:color="auto"/>
              <w:left w:val="single" w:sz="4" w:space="0" w:color="auto"/>
              <w:bottom w:val="single" w:sz="4" w:space="0" w:color="auto"/>
              <w:right w:val="single" w:sz="4" w:space="0" w:color="auto"/>
            </w:tcBorders>
          </w:tcPr>
          <w:p w14:paraId="3BBB31E5" w14:textId="1851C159" w:rsidR="0037361D" w:rsidRPr="005E3717" w:rsidRDefault="00916B05" w:rsidP="001754DB">
            <w:pPr>
              <w:pStyle w:val="GOSTTablenorm"/>
              <w:suppressAutoHyphens/>
            </w:pPr>
            <w:r w:rsidRPr="00916B05">
              <w:t>КС_получателя</w:t>
            </w:r>
          </w:p>
        </w:tc>
        <w:tc>
          <w:tcPr>
            <w:tcW w:w="271" w:type="pct"/>
            <w:tcBorders>
              <w:top w:val="single" w:sz="4" w:space="0" w:color="auto"/>
              <w:left w:val="single" w:sz="4" w:space="0" w:color="auto"/>
              <w:bottom w:val="single" w:sz="4" w:space="0" w:color="auto"/>
              <w:right w:val="single" w:sz="4" w:space="0" w:color="auto"/>
            </w:tcBorders>
          </w:tcPr>
          <w:p w14:paraId="1775EE71" w14:textId="738DEE18" w:rsidR="0037361D" w:rsidRDefault="00916B05" w:rsidP="001754DB">
            <w:pPr>
              <w:pStyle w:val="GOSTTablenorm"/>
              <w:suppressAutoHyphens/>
            </w:pPr>
            <w:r>
              <w:t>да</w:t>
            </w:r>
          </w:p>
        </w:tc>
        <w:tc>
          <w:tcPr>
            <w:tcW w:w="1140" w:type="pct"/>
            <w:tcBorders>
              <w:top w:val="single" w:sz="4" w:space="0" w:color="auto"/>
              <w:left w:val="single" w:sz="4" w:space="0" w:color="auto"/>
              <w:bottom w:val="single" w:sz="4" w:space="0" w:color="auto"/>
              <w:right w:val="single" w:sz="4" w:space="0" w:color="auto"/>
            </w:tcBorders>
          </w:tcPr>
          <w:p w14:paraId="22492D22" w14:textId="5B28F49C" w:rsidR="0037361D" w:rsidRPr="005E3717" w:rsidRDefault="00916B05" w:rsidP="001754DB">
            <w:pPr>
              <w:pStyle w:val="GOSTTablenorm"/>
              <w:suppressAutoHyphens/>
            </w:pPr>
            <w:r w:rsidRPr="00916B05">
              <w:t>Расчетный или казначейский счет получателя</w:t>
            </w:r>
          </w:p>
        </w:tc>
        <w:tc>
          <w:tcPr>
            <w:tcW w:w="1144" w:type="pct"/>
            <w:tcBorders>
              <w:top w:val="single" w:sz="4" w:space="0" w:color="auto"/>
              <w:left w:val="single" w:sz="4" w:space="0" w:color="auto"/>
              <w:bottom w:val="single" w:sz="4" w:space="0" w:color="auto"/>
              <w:right w:val="single" w:sz="4" w:space="0" w:color="auto"/>
            </w:tcBorders>
          </w:tcPr>
          <w:p w14:paraId="5474E53C" w14:textId="77777777" w:rsidR="00916B05" w:rsidRPr="001E6B13" w:rsidRDefault="00916B05" w:rsidP="00916B05">
            <w:pPr>
              <w:pStyle w:val="GOSTTablenorm"/>
              <w:suppressAutoHyphens/>
              <w:rPr>
                <w:lang w:val="en-US"/>
              </w:rPr>
            </w:pPr>
            <w:r w:rsidRPr="001E6B13">
              <w:rPr>
                <w:lang w:val="en-US"/>
              </w:rPr>
              <w:t xml:space="preserve">R_CHECKACC </w:t>
            </w:r>
            <w:r>
              <w:t>или</w:t>
            </w:r>
          </w:p>
          <w:p w14:paraId="6C554126" w14:textId="238B0365" w:rsidR="0037361D" w:rsidRPr="001E6B13" w:rsidRDefault="00916B05" w:rsidP="00916B05">
            <w:pPr>
              <w:pStyle w:val="GOSTTablenorm"/>
              <w:suppressAutoHyphens/>
              <w:rPr>
                <w:lang w:val="en-US"/>
              </w:rPr>
            </w:pPr>
            <w:r w:rsidRPr="001E6B13">
              <w:rPr>
                <w:lang w:val="en-US"/>
              </w:rPr>
              <w:t>R_SUCCESSORACCOUNT</w:t>
            </w:r>
          </w:p>
        </w:tc>
        <w:tc>
          <w:tcPr>
            <w:tcW w:w="1320" w:type="pct"/>
            <w:tcBorders>
              <w:top w:val="single" w:sz="4" w:space="0" w:color="auto"/>
              <w:left w:val="single" w:sz="4" w:space="0" w:color="auto"/>
              <w:bottom w:val="single" w:sz="4" w:space="0" w:color="auto"/>
              <w:right w:val="single" w:sz="4" w:space="0" w:color="auto"/>
            </w:tcBorders>
          </w:tcPr>
          <w:p w14:paraId="1DB139CE" w14:textId="7C9CAAE7" w:rsidR="0037361D" w:rsidRPr="005E3717" w:rsidRDefault="005B4685" w:rsidP="005B4685">
            <w:pPr>
              <w:pStyle w:val="GOSTTablenorm"/>
              <w:suppressAutoHyphens/>
              <w:ind w:left="0"/>
            </w:pPr>
            <w:r>
              <w:t>З</w:t>
            </w:r>
            <w:r w:rsidR="00916B05">
              <w:t xml:space="preserve">аполняется значением </w:t>
            </w:r>
            <w:r>
              <w:t xml:space="preserve">из тега </w:t>
            </w:r>
            <w:r w:rsidRPr="001E6B13">
              <w:rPr>
                <w:lang w:val="en-US"/>
              </w:rPr>
              <w:t>R</w:t>
            </w:r>
            <w:r w:rsidRPr="005B4685">
              <w:t>_</w:t>
            </w:r>
            <w:r w:rsidRPr="001E6B13">
              <w:rPr>
                <w:lang w:val="en-US"/>
              </w:rPr>
              <w:t>SUCCESSORACCOUNT</w:t>
            </w:r>
            <w:r>
              <w:t xml:space="preserve">, ИЛИ, </w:t>
            </w:r>
            <w:r w:rsidR="00916B05">
              <w:t xml:space="preserve">если </w:t>
            </w:r>
            <w:r>
              <w:t xml:space="preserve">тег </w:t>
            </w:r>
            <w:r w:rsidRPr="001E6B13">
              <w:rPr>
                <w:lang w:val="en-US"/>
              </w:rPr>
              <w:t>R</w:t>
            </w:r>
            <w:r w:rsidRPr="005B4685">
              <w:t>_</w:t>
            </w:r>
            <w:r w:rsidRPr="001E6B13">
              <w:rPr>
                <w:lang w:val="en-US"/>
              </w:rPr>
              <w:t>SUCCESSORACCOUNT</w:t>
            </w:r>
            <w:r w:rsidR="00916B05">
              <w:t xml:space="preserve"> </w:t>
            </w:r>
            <w:r>
              <w:t>не заполнен</w:t>
            </w:r>
            <w:r w:rsidR="00916B05">
              <w:t>, то заполняется значением</w:t>
            </w:r>
            <w:r>
              <w:t xml:space="preserve"> из тега</w:t>
            </w:r>
            <w:r w:rsidR="00916B05">
              <w:t xml:space="preserve"> </w:t>
            </w:r>
            <w:r w:rsidRPr="001E6B13">
              <w:rPr>
                <w:lang w:val="en-US"/>
              </w:rPr>
              <w:t>R</w:t>
            </w:r>
            <w:r w:rsidRPr="005B4685">
              <w:t>_</w:t>
            </w:r>
            <w:r w:rsidRPr="001E6B13">
              <w:rPr>
                <w:lang w:val="en-US"/>
              </w:rPr>
              <w:t>CHECKACC</w:t>
            </w:r>
            <w:r w:rsidDel="005B4685">
              <w:t xml:space="preserve"> </w:t>
            </w:r>
          </w:p>
        </w:tc>
      </w:tr>
      <w:tr w:rsidR="0004239F" w14:paraId="32DBE584" w14:textId="77777777" w:rsidTr="0004239F">
        <w:tc>
          <w:tcPr>
            <w:tcW w:w="1125" w:type="pct"/>
            <w:tcBorders>
              <w:top w:val="single" w:sz="4" w:space="0" w:color="auto"/>
              <w:left w:val="single" w:sz="4" w:space="0" w:color="auto"/>
              <w:bottom w:val="single" w:sz="4" w:space="0" w:color="auto"/>
              <w:right w:val="single" w:sz="4" w:space="0" w:color="auto"/>
            </w:tcBorders>
          </w:tcPr>
          <w:p w14:paraId="04AD3BFE" w14:textId="6E9F6522" w:rsidR="0037361D" w:rsidRPr="005E3717" w:rsidRDefault="00916B05" w:rsidP="001754DB">
            <w:pPr>
              <w:pStyle w:val="GOSTTablenorm"/>
              <w:suppressAutoHyphens/>
            </w:pPr>
            <w:r w:rsidRPr="00916B05">
              <w:t>ТОФК_ЛС_получателя</w:t>
            </w:r>
          </w:p>
        </w:tc>
        <w:tc>
          <w:tcPr>
            <w:tcW w:w="271" w:type="pct"/>
            <w:tcBorders>
              <w:top w:val="single" w:sz="4" w:space="0" w:color="auto"/>
              <w:left w:val="single" w:sz="4" w:space="0" w:color="auto"/>
              <w:bottom w:val="single" w:sz="4" w:space="0" w:color="auto"/>
              <w:right w:val="single" w:sz="4" w:space="0" w:color="auto"/>
            </w:tcBorders>
          </w:tcPr>
          <w:p w14:paraId="04E33B4C" w14:textId="65408973" w:rsidR="0037361D" w:rsidRDefault="00916B05" w:rsidP="001754DB">
            <w:pPr>
              <w:pStyle w:val="GOSTTablenorm"/>
              <w:suppressAutoHyphens/>
            </w:pPr>
            <w:r>
              <w:t>нет</w:t>
            </w:r>
          </w:p>
        </w:tc>
        <w:tc>
          <w:tcPr>
            <w:tcW w:w="1140" w:type="pct"/>
            <w:tcBorders>
              <w:top w:val="single" w:sz="4" w:space="0" w:color="auto"/>
              <w:left w:val="single" w:sz="4" w:space="0" w:color="auto"/>
              <w:bottom w:val="single" w:sz="4" w:space="0" w:color="auto"/>
              <w:right w:val="single" w:sz="4" w:space="0" w:color="auto"/>
            </w:tcBorders>
          </w:tcPr>
          <w:p w14:paraId="1C6672AE" w14:textId="2FAA129C" w:rsidR="0037361D" w:rsidRPr="005E3717" w:rsidRDefault="00916B05" w:rsidP="001754DB">
            <w:pPr>
              <w:pStyle w:val="GOSTTablenorm"/>
              <w:suppressAutoHyphens/>
            </w:pPr>
            <w:r w:rsidRPr="00916B05">
              <w:t>ТОФК ЦС/РЦ по ЛС получателя (4-значный)</w:t>
            </w:r>
          </w:p>
        </w:tc>
        <w:tc>
          <w:tcPr>
            <w:tcW w:w="1144" w:type="pct"/>
            <w:tcBorders>
              <w:top w:val="single" w:sz="4" w:space="0" w:color="auto"/>
              <w:left w:val="single" w:sz="4" w:space="0" w:color="auto"/>
              <w:bottom w:val="single" w:sz="4" w:space="0" w:color="auto"/>
              <w:right w:val="single" w:sz="4" w:space="0" w:color="auto"/>
            </w:tcBorders>
          </w:tcPr>
          <w:p w14:paraId="214A4D29" w14:textId="52B39AE0" w:rsidR="0037361D" w:rsidRDefault="00285807" w:rsidP="001754DB">
            <w:pPr>
              <w:pStyle w:val="GOSTTablenorm"/>
              <w:suppressAutoHyphens/>
            </w:pPr>
            <w:r w:rsidRPr="00285807">
              <w:t>TH_CODETOFKRCCSRECIP</w:t>
            </w:r>
          </w:p>
        </w:tc>
        <w:tc>
          <w:tcPr>
            <w:tcW w:w="1320" w:type="pct"/>
            <w:tcBorders>
              <w:top w:val="single" w:sz="4" w:space="0" w:color="auto"/>
              <w:left w:val="single" w:sz="4" w:space="0" w:color="auto"/>
              <w:bottom w:val="single" w:sz="4" w:space="0" w:color="auto"/>
              <w:right w:val="single" w:sz="4" w:space="0" w:color="auto"/>
            </w:tcBorders>
          </w:tcPr>
          <w:p w14:paraId="3A7EF077" w14:textId="609C92DD" w:rsidR="0037361D" w:rsidRPr="005E3717" w:rsidRDefault="00285807" w:rsidP="001754DB">
            <w:pPr>
              <w:pStyle w:val="GOSTTablenorm"/>
              <w:suppressAutoHyphens/>
            </w:pPr>
            <w:r>
              <w:t>-</w:t>
            </w:r>
          </w:p>
        </w:tc>
      </w:tr>
      <w:tr w:rsidR="00A9023C" w14:paraId="392A9C47" w14:textId="77777777" w:rsidTr="0004239F">
        <w:tc>
          <w:tcPr>
            <w:tcW w:w="1125" w:type="pct"/>
            <w:tcBorders>
              <w:top w:val="single" w:sz="4" w:space="0" w:color="auto"/>
              <w:left w:val="single" w:sz="4" w:space="0" w:color="auto"/>
              <w:bottom w:val="single" w:sz="4" w:space="0" w:color="auto"/>
              <w:right w:val="single" w:sz="4" w:space="0" w:color="auto"/>
            </w:tcBorders>
          </w:tcPr>
          <w:p w14:paraId="6A80F094" w14:textId="33BAF447" w:rsidR="00A9023C" w:rsidRPr="00916B05" w:rsidRDefault="00A9023C" w:rsidP="001754DB">
            <w:pPr>
              <w:pStyle w:val="GOSTTablenorm"/>
              <w:suppressAutoHyphens/>
            </w:pPr>
            <w:commentRangeStart w:id="6159"/>
            <w:r w:rsidRPr="00A9023C">
              <w:rPr>
                <w:color w:val="FF0000"/>
              </w:rPr>
              <w:t>Код_ТОФК_ЛС_получателя</w:t>
            </w:r>
            <w:commentRangeEnd w:id="6159"/>
            <w:r>
              <w:rPr>
                <w:rStyle w:val="afff4"/>
              </w:rPr>
              <w:commentReference w:id="6159"/>
            </w:r>
          </w:p>
        </w:tc>
        <w:tc>
          <w:tcPr>
            <w:tcW w:w="271" w:type="pct"/>
            <w:tcBorders>
              <w:top w:val="single" w:sz="4" w:space="0" w:color="auto"/>
              <w:left w:val="single" w:sz="4" w:space="0" w:color="auto"/>
              <w:bottom w:val="single" w:sz="4" w:space="0" w:color="auto"/>
              <w:right w:val="single" w:sz="4" w:space="0" w:color="auto"/>
            </w:tcBorders>
          </w:tcPr>
          <w:p w14:paraId="6F9A43D1" w14:textId="7A8DB5D8" w:rsidR="00A9023C" w:rsidRDefault="00A9023C" w:rsidP="001754DB">
            <w:pPr>
              <w:pStyle w:val="GOSTTablenorm"/>
              <w:suppressAutoHyphens/>
            </w:pPr>
            <w:r>
              <w:t>да</w:t>
            </w:r>
          </w:p>
        </w:tc>
        <w:tc>
          <w:tcPr>
            <w:tcW w:w="1140" w:type="pct"/>
            <w:tcBorders>
              <w:top w:val="single" w:sz="4" w:space="0" w:color="auto"/>
              <w:left w:val="single" w:sz="4" w:space="0" w:color="auto"/>
              <w:bottom w:val="single" w:sz="4" w:space="0" w:color="auto"/>
              <w:right w:val="single" w:sz="4" w:space="0" w:color="auto"/>
            </w:tcBorders>
          </w:tcPr>
          <w:p w14:paraId="0C2891E7" w14:textId="48B73C88" w:rsidR="00A9023C" w:rsidRPr="00916B05" w:rsidRDefault="00A9023C" w:rsidP="00A9023C">
            <w:pPr>
              <w:pStyle w:val="GOSTTablenorm"/>
              <w:suppressAutoHyphens/>
            </w:pPr>
            <w:r w:rsidRPr="00916B05">
              <w:t>ТОФК ЦС/РЦ по ЛС получателя</w:t>
            </w:r>
            <w:r>
              <w:t xml:space="preserve"> (2-значный)</w:t>
            </w:r>
          </w:p>
        </w:tc>
        <w:tc>
          <w:tcPr>
            <w:tcW w:w="1144" w:type="pct"/>
            <w:tcBorders>
              <w:top w:val="single" w:sz="4" w:space="0" w:color="auto"/>
              <w:left w:val="single" w:sz="4" w:space="0" w:color="auto"/>
              <w:bottom w:val="single" w:sz="4" w:space="0" w:color="auto"/>
              <w:right w:val="single" w:sz="4" w:space="0" w:color="auto"/>
            </w:tcBorders>
          </w:tcPr>
          <w:p w14:paraId="0B7210D4" w14:textId="7124D76F" w:rsidR="00A9023C" w:rsidRPr="00285807" w:rsidRDefault="00A9023C" w:rsidP="001754DB">
            <w:pPr>
              <w:pStyle w:val="GOSTTablenorm"/>
              <w:suppressAutoHyphens/>
            </w:pPr>
            <w:r w:rsidRPr="00285807">
              <w:t>TH_CODETOFKRCCSRECIP</w:t>
            </w:r>
          </w:p>
        </w:tc>
        <w:tc>
          <w:tcPr>
            <w:tcW w:w="1320" w:type="pct"/>
            <w:tcBorders>
              <w:top w:val="single" w:sz="4" w:space="0" w:color="auto"/>
              <w:left w:val="single" w:sz="4" w:space="0" w:color="auto"/>
              <w:bottom w:val="single" w:sz="4" w:space="0" w:color="auto"/>
              <w:right w:val="single" w:sz="4" w:space="0" w:color="auto"/>
            </w:tcBorders>
          </w:tcPr>
          <w:p w14:paraId="31FC5A8D" w14:textId="6A80BECD" w:rsidR="00A9023C" w:rsidRDefault="00A9023C" w:rsidP="001754DB">
            <w:pPr>
              <w:pStyle w:val="GOSTTablenorm"/>
              <w:suppressAutoHyphens/>
            </w:pPr>
            <w:r w:rsidRPr="00530A30">
              <w:t>Указываются 1-2 символы переданного в параметре значения</w:t>
            </w:r>
          </w:p>
        </w:tc>
      </w:tr>
      <w:tr w:rsidR="00A9023C" w14:paraId="34D55A7F" w14:textId="77777777" w:rsidTr="0004239F">
        <w:tc>
          <w:tcPr>
            <w:tcW w:w="1125" w:type="pct"/>
            <w:tcBorders>
              <w:top w:val="single" w:sz="4" w:space="0" w:color="auto"/>
              <w:left w:val="single" w:sz="4" w:space="0" w:color="auto"/>
              <w:bottom w:val="single" w:sz="4" w:space="0" w:color="auto"/>
              <w:right w:val="single" w:sz="4" w:space="0" w:color="auto"/>
            </w:tcBorders>
          </w:tcPr>
          <w:p w14:paraId="1C5ADB92" w14:textId="3F392F26" w:rsidR="00A9023C" w:rsidRPr="00916B05" w:rsidRDefault="00A9023C" w:rsidP="001754DB">
            <w:pPr>
              <w:pStyle w:val="GOSTTablenorm"/>
              <w:suppressAutoHyphens/>
            </w:pPr>
            <w:commentRangeStart w:id="6160"/>
            <w:r w:rsidRPr="00A9023C">
              <w:rPr>
                <w:color w:val="FF0000"/>
              </w:rPr>
              <w:t>Код_ТОФК_</w:t>
            </w:r>
            <w:r w:rsidRPr="00A9023C">
              <w:rPr>
                <w:color w:val="FF0000"/>
                <w:szCs w:val="22"/>
              </w:rPr>
              <w:t>субъекта_учета</w:t>
            </w:r>
            <w:commentRangeEnd w:id="6160"/>
            <w:r>
              <w:rPr>
                <w:rStyle w:val="afff4"/>
              </w:rPr>
              <w:commentReference w:id="6160"/>
            </w:r>
          </w:p>
        </w:tc>
        <w:tc>
          <w:tcPr>
            <w:tcW w:w="271" w:type="pct"/>
            <w:tcBorders>
              <w:top w:val="single" w:sz="4" w:space="0" w:color="auto"/>
              <w:left w:val="single" w:sz="4" w:space="0" w:color="auto"/>
              <w:bottom w:val="single" w:sz="4" w:space="0" w:color="auto"/>
              <w:right w:val="single" w:sz="4" w:space="0" w:color="auto"/>
            </w:tcBorders>
          </w:tcPr>
          <w:p w14:paraId="64A63C17" w14:textId="7D623611" w:rsidR="00A9023C" w:rsidRDefault="00A9023C" w:rsidP="001754DB">
            <w:pPr>
              <w:pStyle w:val="GOSTTablenorm"/>
              <w:suppressAutoHyphens/>
            </w:pPr>
            <w:r>
              <w:t>да</w:t>
            </w:r>
          </w:p>
        </w:tc>
        <w:tc>
          <w:tcPr>
            <w:tcW w:w="1140" w:type="pct"/>
            <w:tcBorders>
              <w:top w:val="single" w:sz="4" w:space="0" w:color="auto"/>
              <w:left w:val="single" w:sz="4" w:space="0" w:color="auto"/>
              <w:bottom w:val="single" w:sz="4" w:space="0" w:color="auto"/>
              <w:right w:val="single" w:sz="4" w:space="0" w:color="auto"/>
            </w:tcBorders>
          </w:tcPr>
          <w:p w14:paraId="585C2634" w14:textId="2200C003" w:rsidR="00A9023C" w:rsidRPr="00916B05" w:rsidRDefault="00A9023C" w:rsidP="00A9023C">
            <w:pPr>
              <w:pStyle w:val="GOSTTablenorm"/>
              <w:suppressAutoHyphens/>
            </w:pPr>
            <w:r>
              <w:t>Код ТОФК субъекта учета (2-значный)</w:t>
            </w:r>
          </w:p>
        </w:tc>
        <w:tc>
          <w:tcPr>
            <w:tcW w:w="1144" w:type="pct"/>
            <w:tcBorders>
              <w:top w:val="single" w:sz="4" w:space="0" w:color="auto"/>
              <w:left w:val="single" w:sz="4" w:space="0" w:color="auto"/>
              <w:bottom w:val="single" w:sz="4" w:space="0" w:color="auto"/>
              <w:right w:val="single" w:sz="4" w:space="0" w:color="auto"/>
            </w:tcBorders>
          </w:tcPr>
          <w:p w14:paraId="62328FA6" w14:textId="71B846CF" w:rsidR="00A9023C" w:rsidRPr="00285807" w:rsidRDefault="00A9023C" w:rsidP="001754DB">
            <w:pPr>
              <w:pStyle w:val="GOSTTablenorm"/>
              <w:suppressAutoHyphens/>
            </w:pPr>
            <w:r w:rsidRPr="00B9499D">
              <w:rPr>
                <w:szCs w:val="22"/>
              </w:rPr>
              <w:t>Subject</w:t>
            </w:r>
          </w:p>
        </w:tc>
        <w:tc>
          <w:tcPr>
            <w:tcW w:w="1320" w:type="pct"/>
            <w:tcBorders>
              <w:top w:val="single" w:sz="4" w:space="0" w:color="auto"/>
              <w:left w:val="single" w:sz="4" w:space="0" w:color="auto"/>
              <w:bottom w:val="single" w:sz="4" w:space="0" w:color="auto"/>
              <w:right w:val="single" w:sz="4" w:space="0" w:color="auto"/>
            </w:tcBorders>
          </w:tcPr>
          <w:p w14:paraId="48BDCFAF" w14:textId="536892EA" w:rsidR="00A9023C" w:rsidRDefault="00A9023C" w:rsidP="001754DB">
            <w:pPr>
              <w:pStyle w:val="GOSTTablenorm"/>
              <w:suppressAutoHyphens/>
            </w:pPr>
            <w:r w:rsidRPr="00530A30">
              <w:t>Указываются 1-2 символы переданного в параметре значения</w:t>
            </w:r>
          </w:p>
        </w:tc>
      </w:tr>
      <w:tr w:rsidR="0004239F" w14:paraId="7215D2FD" w14:textId="77777777" w:rsidTr="0004239F">
        <w:tc>
          <w:tcPr>
            <w:tcW w:w="1125" w:type="pct"/>
            <w:tcBorders>
              <w:top w:val="single" w:sz="4" w:space="0" w:color="auto"/>
              <w:left w:val="single" w:sz="4" w:space="0" w:color="auto"/>
              <w:bottom w:val="single" w:sz="4" w:space="0" w:color="auto"/>
              <w:right w:val="single" w:sz="4" w:space="0" w:color="auto"/>
            </w:tcBorders>
          </w:tcPr>
          <w:p w14:paraId="39A613D0" w14:textId="06436238" w:rsidR="0037361D" w:rsidRPr="005E3717" w:rsidRDefault="00285807" w:rsidP="001754DB">
            <w:pPr>
              <w:pStyle w:val="GOSTTablenorm"/>
              <w:suppressAutoHyphens/>
            </w:pPr>
            <w:r w:rsidRPr="00285807">
              <w:t>ОКТМО_КС_получателя</w:t>
            </w:r>
          </w:p>
        </w:tc>
        <w:tc>
          <w:tcPr>
            <w:tcW w:w="271" w:type="pct"/>
            <w:tcBorders>
              <w:top w:val="single" w:sz="4" w:space="0" w:color="auto"/>
              <w:left w:val="single" w:sz="4" w:space="0" w:color="auto"/>
              <w:bottom w:val="single" w:sz="4" w:space="0" w:color="auto"/>
              <w:right w:val="single" w:sz="4" w:space="0" w:color="auto"/>
            </w:tcBorders>
          </w:tcPr>
          <w:p w14:paraId="3352D71F" w14:textId="36A43F98" w:rsidR="0037361D" w:rsidRDefault="00285807" w:rsidP="001754DB">
            <w:pPr>
              <w:pStyle w:val="GOSTTablenorm"/>
              <w:suppressAutoHyphens/>
            </w:pPr>
            <w:r>
              <w:t>да</w:t>
            </w:r>
          </w:p>
        </w:tc>
        <w:tc>
          <w:tcPr>
            <w:tcW w:w="1140" w:type="pct"/>
            <w:tcBorders>
              <w:top w:val="single" w:sz="4" w:space="0" w:color="auto"/>
              <w:left w:val="single" w:sz="4" w:space="0" w:color="auto"/>
              <w:bottom w:val="single" w:sz="4" w:space="0" w:color="auto"/>
              <w:right w:val="single" w:sz="4" w:space="0" w:color="auto"/>
            </w:tcBorders>
          </w:tcPr>
          <w:p w14:paraId="0C13A1D2" w14:textId="3674E9A6" w:rsidR="0037361D" w:rsidRPr="005E3717" w:rsidRDefault="00285807" w:rsidP="001754DB">
            <w:pPr>
              <w:pStyle w:val="GOSTTablenorm"/>
              <w:suppressAutoHyphens/>
            </w:pPr>
            <w:r w:rsidRPr="00285807">
              <w:t>Код по ОКТМО публично-правового образования получателя</w:t>
            </w:r>
          </w:p>
        </w:tc>
        <w:tc>
          <w:tcPr>
            <w:tcW w:w="1144" w:type="pct"/>
            <w:tcBorders>
              <w:top w:val="single" w:sz="4" w:space="0" w:color="auto"/>
              <w:left w:val="single" w:sz="4" w:space="0" w:color="auto"/>
              <w:bottom w:val="single" w:sz="4" w:space="0" w:color="auto"/>
              <w:right w:val="single" w:sz="4" w:space="0" w:color="auto"/>
            </w:tcBorders>
          </w:tcPr>
          <w:p w14:paraId="2A6977DF" w14:textId="77777777" w:rsidR="00285807" w:rsidRPr="001E6B13" w:rsidRDefault="00285807" w:rsidP="00285807">
            <w:pPr>
              <w:pStyle w:val="GOSTTablenorm"/>
              <w:suppressAutoHyphens/>
              <w:rPr>
                <w:lang w:val="en-US"/>
              </w:rPr>
            </w:pPr>
            <w:r w:rsidRPr="001E6B13">
              <w:rPr>
                <w:lang w:val="en-US"/>
              </w:rPr>
              <w:t xml:space="preserve">R_CHECKACC </w:t>
            </w:r>
            <w:r>
              <w:t>или</w:t>
            </w:r>
          </w:p>
          <w:p w14:paraId="6833BBCB" w14:textId="2B28633B" w:rsidR="0037361D" w:rsidRPr="001E6B13" w:rsidRDefault="00285807" w:rsidP="00285807">
            <w:pPr>
              <w:pStyle w:val="GOSTTablenorm"/>
              <w:suppressAutoHyphens/>
              <w:rPr>
                <w:lang w:val="en-US"/>
              </w:rPr>
            </w:pPr>
            <w:r w:rsidRPr="001E6B13">
              <w:rPr>
                <w:lang w:val="en-US"/>
              </w:rPr>
              <w:t>R_SUCCESSORACCOUNT</w:t>
            </w:r>
          </w:p>
        </w:tc>
        <w:tc>
          <w:tcPr>
            <w:tcW w:w="1320" w:type="pct"/>
            <w:tcBorders>
              <w:top w:val="single" w:sz="4" w:space="0" w:color="auto"/>
              <w:left w:val="single" w:sz="4" w:space="0" w:color="auto"/>
              <w:bottom w:val="single" w:sz="4" w:space="0" w:color="auto"/>
              <w:right w:val="single" w:sz="4" w:space="0" w:color="auto"/>
            </w:tcBorders>
          </w:tcPr>
          <w:p w14:paraId="23B85807" w14:textId="20784D92" w:rsidR="0037361D" w:rsidRPr="005E3717" w:rsidRDefault="00285807" w:rsidP="001754DB">
            <w:pPr>
              <w:pStyle w:val="GOSTTablenorm"/>
              <w:suppressAutoHyphens/>
            </w:pPr>
            <w:r w:rsidRPr="00285807">
              <w:t>Атрибут заполняется символами 9-16 номера КС получателя</w:t>
            </w:r>
          </w:p>
        </w:tc>
      </w:tr>
      <w:tr w:rsidR="0004239F" w14:paraId="383161EF" w14:textId="77777777" w:rsidTr="0004239F">
        <w:tc>
          <w:tcPr>
            <w:tcW w:w="1125" w:type="pct"/>
            <w:tcBorders>
              <w:top w:val="single" w:sz="4" w:space="0" w:color="auto"/>
              <w:left w:val="single" w:sz="4" w:space="0" w:color="auto"/>
              <w:bottom w:val="single" w:sz="4" w:space="0" w:color="auto"/>
              <w:right w:val="single" w:sz="4" w:space="0" w:color="auto"/>
            </w:tcBorders>
          </w:tcPr>
          <w:p w14:paraId="31853E87" w14:textId="0D6C541C" w:rsidR="0037361D" w:rsidRPr="005E3717" w:rsidRDefault="00285807" w:rsidP="001754DB">
            <w:pPr>
              <w:pStyle w:val="GOSTTablenorm"/>
              <w:suppressAutoHyphens/>
            </w:pPr>
            <w:r w:rsidRPr="00285807">
              <w:t>Номер_ЛС_получателя</w:t>
            </w:r>
          </w:p>
        </w:tc>
        <w:tc>
          <w:tcPr>
            <w:tcW w:w="271" w:type="pct"/>
            <w:tcBorders>
              <w:top w:val="single" w:sz="4" w:space="0" w:color="auto"/>
              <w:left w:val="single" w:sz="4" w:space="0" w:color="auto"/>
              <w:bottom w:val="single" w:sz="4" w:space="0" w:color="auto"/>
              <w:right w:val="single" w:sz="4" w:space="0" w:color="auto"/>
            </w:tcBorders>
          </w:tcPr>
          <w:p w14:paraId="5FBC999B" w14:textId="6EE8245D" w:rsidR="0037361D" w:rsidRDefault="00285807" w:rsidP="001754DB">
            <w:pPr>
              <w:pStyle w:val="GOSTTablenorm"/>
              <w:suppressAutoHyphens/>
            </w:pPr>
            <w:r>
              <w:t>нет</w:t>
            </w:r>
          </w:p>
        </w:tc>
        <w:tc>
          <w:tcPr>
            <w:tcW w:w="1140" w:type="pct"/>
            <w:tcBorders>
              <w:top w:val="single" w:sz="4" w:space="0" w:color="auto"/>
              <w:left w:val="single" w:sz="4" w:space="0" w:color="auto"/>
              <w:bottom w:val="single" w:sz="4" w:space="0" w:color="auto"/>
              <w:right w:val="single" w:sz="4" w:space="0" w:color="auto"/>
            </w:tcBorders>
          </w:tcPr>
          <w:p w14:paraId="615DC3F8" w14:textId="00ECD250" w:rsidR="0037361D" w:rsidRPr="005E3717" w:rsidRDefault="00285807" w:rsidP="00285807">
            <w:pPr>
              <w:pStyle w:val="GOSTTablenorm"/>
              <w:suppressAutoHyphens/>
              <w:ind w:left="0"/>
            </w:pPr>
            <w:r>
              <w:t>Номер лицевого счета получателя</w:t>
            </w:r>
          </w:p>
        </w:tc>
        <w:tc>
          <w:tcPr>
            <w:tcW w:w="1144" w:type="pct"/>
            <w:tcBorders>
              <w:top w:val="single" w:sz="4" w:space="0" w:color="auto"/>
              <w:left w:val="single" w:sz="4" w:space="0" w:color="auto"/>
              <w:bottom w:val="single" w:sz="4" w:space="0" w:color="auto"/>
              <w:right w:val="single" w:sz="4" w:space="0" w:color="auto"/>
            </w:tcBorders>
          </w:tcPr>
          <w:p w14:paraId="6533FA2D" w14:textId="6E4C3101" w:rsidR="0037361D" w:rsidRDefault="00285807" w:rsidP="001754DB">
            <w:pPr>
              <w:pStyle w:val="GOSTTablenorm"/>
              <w:suppressAutoHyphens/>
            </w:pPr>
            <w:r w:rsidRPr="00285807">
              <w:t>BRE_ACCOUNTNUMBERCLIENT</w:t>
            </w:r>
          </w:p>
        </w:tc>
        <w:tc>
          <w:tcPr>
            <w:tcW w:w="1320" w:type="pct"/>
            <w:tcBorders>
              <w:top w:val="single" w:sz="4" w:space="0" w:color="auto"/>
              <w:left w:val="single" w:sz="4" w:space="0" w:color="auto"/>
              <w:bottom w:val="single" w:sz="4" w:space="0" w:color="auto"/>
              <w:right w:val="single" w:sz="4" w:space="0" w:color="auto"/>
            </w:tcBorders>
          </w:tcPr>
          <w:p w14:paraId="16117E92" w14:textId="0E76DF03" w:rsidR="0037361D" w:rsidRPr="005E3717" w:rsidRDefault="00285807" w:rsidP="001754DB">
            <w:pPr>
              <w:pStyle w:val="GOSTTablenorm"/>
              <w:suppressAutoHyphens/>
            </w:pPr>
            <w:r>
              <w:t>-</w:t>
            </w:r>
          </w:p>
        </w:tc>
      </w:tr>
      <w:tr w:rsidR="0004239F" w14:paraId="1EE92D8E" w14:textId="77777777" w:rsidTr="0004239F">
        <w:tc>
          <w:tcPr>
            <w:tcW w:w="1125" w:type="pct"/>
            <w:tcBorders>
              <w:top w:val="single" w:sz="4" w:space="0" w:color="auto"/>
              <w:left w:val="single" w:sz="4" w:space="0" w:color="auto"/>
              <w:bottom w:val="single" w:sz="4" w:space="0" w:color="auto"/>
              <w:right w:val="single" w:sz="4" w:space="0" w:color="auto"/>
            </w:tcBorders>
          </w:tcPr>
          <w:p w14:paraId="63D00AD7" w14:textId="2EE8D6FD" w:rsidR="00285807" w:rsidRPr="005E3717" w:rsidRDefault="00285807" w:rsidP="007F2F6B">
            <w:pPr>
              <w:pStyle w:val="GOSTTablenorm"/>
              <w:suppressAutoHyphens/>
            </w:pPr>
            <w:r w:rsidRPr="00B27A7D">
              <w:rPr>
                <w:color w:val="FF0000"/>
              </w:rPr>
              <w:t>Код_аналит_призн_раскрыт_инф</w:t>
            </w:r>
          </w:p>
        </w:tc>
        <w:tc>
          <w:tcPr>
            <w:tcW w:w="271" w:type="pct"/>
            <w:tcBorders>
              <w:top w:val="single" w:sz="4" w:space="0" w:color="auto"/>
              <w:left w:val="single" w:sz="4" w:space="0" w:color="auto"/>
              <w:bottom w:val="single" w:sz="4" w:space="0" w:color="auto"/>
              <w:right w:val="single" w:sz="4" w:space="0" w:color="auto"/>
            </w:tcBorders>
          </w:tcPr>
          <w:p w14:paraId="3F3CD8F6" w14:textId="646C8110" w:rsidR="00285807" w:rsidRDefault="00285807" w:rsidP="001754DB">
            <w:pPr>
              <w:pStyle w:val="GOSTTablenorm"/>
              <w:suppressAutoHyphens/>
            </w:pPr>
            <w:r>
              <w:t>да</w:t>
            </w:r>
          </w:p>
        </w:tc>
        <w:tc>
          <w:tcPr>
            <w:tcW w:w="1140" w:type="pct"/>
            <w:tcBorders>
              <w:top w:val="single" w:sz="4" w:space="0" w:color="auto"/>
              <w:left w:val="single" w:sz="4" w:space="0" w:color="auto"/>
              <w:bottom w:val="single" w:sz="4" w:space="0" w:color="auto"/>
              <w:right w:val="single" w:sz="4" w:space="0" w:color="auto"/>
            </w:tcBorders>
          </w:tcPr>
          <w:p w14:paraId="1C5C1CB4" w14:textId="386AC062" w:rsidR="00285807" w:rsidRPr="005E3717" w:rsidRDefault="00285807" w:rsidP="001754DB">
            <w:pPr>
              <w:pStyle w:val="GOSTTablenorm"/>
              <w:suppressAutoHyphens/>
            </w:pPr>
            <w:r w:rsidRPr="00285807">
              <w:t>Код аналитического признака раскрытия информации</w:t>
            </w:r>
          </w:p>
        </w:tc>
        <w:tc>
          <w:tcPr>
            <w:tcW w:w="1144" w:type="pct"/>
            <w:tcBorders>
              <w:top w:val="single" w:sz="4" w:space="0" w:color="auto"/>
              <w:left w:val="single" w:sz="4" w:space="0" w:color="auto"/>
              <w:bottom w:val="single" w:sz="4" w:space="0" w:color="auto"/>
              <w:right w:val="single" w:sz="4" w:space="0" w:color="auto"/>
            </w:tcBorders>
          </w:tcPr>
          <w:p w14:paraId="14C5D5DF" w14:textId="6EA9F4FA" w:rsidR="00285807" w:rsidRDefault="00285807" w:rsidP="001754DB">
            <w:pPr>
              <w:pStyle w:val="GOSTTablenorm"/>
              <w:suppressAutoHyphens/>
            </w:pPr>
            <w:r>
              <w:t>-</w:t>
            </w:r>
          </w:p>
        </w:tc>
        <w:tc>
          <w:tcPr>
            <w:tcW w:w="1320" w:type="pct"/>
            <w:tcBorders>
              <w:top w:val="single" w:sz="4" w:space="0" w:color="auto"/>
              <w:left w:val="single" w:sz="4" w:space="0" w:color="auto"/>
              <w:bottom w:val="single" w:sz="4" w:space="0" w:color="auto"/>
              <w:right w:val="single" w:sz="4" w:space="0" w:color="auto"/>
            </w:tcBorders>
          </w:tcPr>
          <w:p w14:paraId="3E24C974" w14:textId="7EA4ADC9" w:rsidR="00D66130" w:rsidRDefault="00D66130" w:rsidP="00D66130">
            <w:pPr>
              <w:pStyle w:val="GOSTTablenorm"/>
              <w:suppressAutoHyphens/>
            </w:pPr>
            <w:r>
              <w:t xml:space="preserve">Если в теге FS_SPECIFDETAIL_D08_LIST:TYPECODEOBJPAYER указано значение «3», то данный атрибут заполняется значением «50». </w:t>
            </w:r>
          </w:p>
          <w:p w14:paraId="04AA937F" w14:textId="6681ECDE" w:rsidR="00285807" w:rsidRPr="005E3717" w:rsidRDefault="00D66130" w:rsidP="00285807">
            <w:pPr>
              <w:pStyle w:val="GOSTTablenorm"/>
              <w:suppressAutoHyphens/>
            </w:pPr>
            <w:r>
              <w:t>В остальных случаях - константа, принимает значение «00»</w:t>
            </w:r>
          </w:p>
        </w:tc>
      </w:tr>
      <w:tr w:rsidR="0004239F" w:rsidRPr="00FB4802" w14:paraId="2DCC9E79" w14:textId="77777777" w:rsidTr="0004239F">
        <w:tc>
          <w:tcPr>
            <w:tcW w:w="1125" w:type="pct"/>
            <w:tcBorders>
              <w:top w:val="single" w:sz="4" w:space="0" w:color="auto"/>
              <w:left w:val="single" w:sz="4" w:space="0" w:color="auto"/>
              <w:bottom w:val="single" w:sz="4" w:space="0" w:color="auto"/>
              <w:right w:val="single" w:sz="4" w:space="0" w:color="auto"/>
            </w:tcBorders>
          </w:tcPr>
          <w:p w14:paraId="2CFFC699" w14:textId="5C2BED21" w:rsidR="00285807" w:rsidRPr="005E3717" w:rsidRDefault="00FB4802" w:rsidP="001754DB">
            <w:pPr>
              <w:pStyle w:val="GOSTTablenorm"/>
              <w:suppressAutoHyphens/>
            </w:pPr>
            <w:r w:rsidRPr="00FB4802">
              <w:t>КБК_получателя</w:t>
            </w:r>
          </w:p>
        </w:tc>
        <w:tc>
          <w:tcPr>
            <w:tcW w:w="271" w:type="pct"/>
            <w:tcBorders>
              <w:top w:val="single" w:sz="4" w:space="0" w:color="auto"/>
              <w:left w:val="single" w:sz="4" w:space="0" w:color="auto"/>
              <w:bottom w:val="single" w:sz="4" w:space="0" w:color="auto"/>
              <w:right w:val="single" w:sz="4" w:space="0" w:color="auto"/>
            </w:tcBorders>
          </w:tcPr>
          <w:p w14:paraId="6B72A4EF" w14:textId="451A0A85" w:rsidR="00285807" w:rsidRPr="00FF6F0B" w:rsidRDefault="00FB4802" w:rsidP="001754DB">
            <w:pPr>
              <w:pStyle w:val="GOSTTablenorm"/>
              <w:suppressAutoHyphens/>
              <w:rPr>
                <w:lang w:val="en-US"/>
              </w:rPr>
            </w:pPr>
            <w:r>
              <w:t>нет</w:t>
            </w:r>
          </w:p>
        </w:tc>
        <w:tc>
          <w:tcPr>
            <w:tcW w:w="1140" w:type="pct"/>
            <w:tcBorders>
              <w:top w:val="single" w:sz="4" w:space="0" w:color="auto"/>
              <w:left w:val="single" w:sz="4" w:space="0" w:color="auto"/>
              <w:bottom w:val="single" w:sz="4" w:space="0" w:color="auto"/>
              <w:right w:val="single" w:sz="4" w:space="0" w:color="auto"/>
            </w:tcBorders>
          </w:tcPr>
          <w:p w14:paraId="282E5E5C" w14:textId="5F7CB439" w:rsidR="00285807" w:rsidRPr="005E3717" w:rsidRDefault="00FB4802" w:rsidP="001754DB">
            <w:pPr>
              <w:pStyle w:val="GOSTTablenorm"/>
              <w:suppressAutoHyphens/>
            </w:pPr>
            <w:r w:rsidRPr="00FB4802">
              <w:t>КБК получателя (по строке документа)</w:t>
            </w:r>
          </w:p>
        </w:tc>
        <w:tc>
          <w:tcPr>
            <w:tcW w:w="1144" w:type="pct"/>
            <w:tcBorders>
              <w:top w:val="single" w:sz="4" w:space="0" w:color="auto"/>
              <w:left w:val="single" w:sz="4" w:space="0" w:color="auto"/>
              <w:bottom w:val="single" w:sz="4" w:space="0" w:color="auto"/>
              <w:right w:val="single" w:sz="4" w:space="0" w:color="auto"/>
            </w:tcBorders>
          </w:tcPr>
          <w:p w14:paraId="15E6BAE1" w14:textId="3C701F45" w:rsidR="00285807" w:rsidRPr="00FB4802" w:rsidRDefault="00FB4802" w:rsidP="001754DB">
            <w:pPr>
              <w:pStyle w:val="GOSTTablenorm"/>
              <w:suppressAutoHyphens/>
              <w:rPr>
                <w:lang w:val="en-US"/>
              </w:rPr>
            </w:pPr>
            <w:r w:rsidRPr="00FB4802">
              <w:rPr>
                <w:lang w:val="en-US"/>
              </w:rPr>
              <w:t>FS_SPECIFDETAIL_D08_LIST: KBK_ACC</w:t>
            </w:r>
          </w:p>
        </w:tc>
        <w:tc>
          <w:tcPr>
            <w:tcW w:w="1320" w:type="pct"/>
            <w:tcBorders>
              <w:top w:val="single" w:sz="4" w:space="0" w:color="auto"/>
              <w:left w:val="single" w:sz="4" w:space="0" w:color="auto"/>
              <w:bottom w:val="single" w:sz="4" w:space="0" w:color="auto"/>
              <w:right w:val="single" w:sz="4" w:space="0" w:color="auto"/>
            </w:tcBorders>
          </w:tcPr>
          <w:p w14:paraId="4F9BF9D7" w14:textId="3CEE06B0" w:rsidR="00285807" w:rsidRPr="00FB4802" w:rsidRDefault="00FB4802" w:rsidP="001754DB">
            <w:pPr>
              <w:pStyle w:val="GOSTTablenorm"/>
              <w:suppressAutoHyphens/>
            </w:pPr>
            <w:r>
              <w:t>-</w:t>
            </w:r>
          </w:p>
        </w:tc>
      </w:tr>
      <w:tr w:rsidR="00D66130" w:rsidRPr="00FB4802" w14:paraId="0590D518" w14:textId="77777777" w:rsidTr="0004239F">
        <w:tc>
          <w:tcPr>
            <w:tcW w:w="1125" w:type="pct"/>
            <w:tcBorders>
              <w:top w:val="single" w:sz="4" w:space="0" w:color="auto"/>
              <w:left w:val="single" w:sz="4" w:space="0" w:color="auto"/>
              <w:bottom w:val="single" w:sz="4" w:space="0" w:color="auto"/>
              <w:right w:val="single" w:sz="4" w:space="0" w:color="auto"/>
            </w:tcBorders>
          </w:tcPr>
          <w:p w14:paraId="48A5598C" w14:textId="6EE7BED8" w:rsidR="00D66130" w:rsidRPr="00FB4802" w:rsidRDefault="00D66130" w:rsidP="001754DB">
            <w:pPr>
              <w:pStyle w:val="GOSTTablenorm"/>
              <w:suppressAutoHyphens/>
            </w:pPr>
            <w:r>
              <w:t>Тип_КБК_получателя</w:t>
            </w:r>
          </w:p>
        </w:tc>
        <w:tc>
          <w:tcPr>
            <w:tcW w:w="271" w:type="pct"/>
            <w:tcBorders>
              <w:top w:val="single" w:sz="4" w:space="0" w:color="auto"/>
              <w:left w:val="single" w:sz="4" w:space="0" w:color="auto"/>
              <w:bottom w:val="single" w:sz="4" w:space="0" w:color="auto"/>
              <w:right w:val="single" w:sz="4" w:space="0" w:color="auto"/>
            </w:tcBorders>
          </w:tcPr>
          <w:p w14:paraId="0A6928F4" w14:textId="6115C955" w:rsidR="00D66130" w:rsidRDefault="00D66130" w:rsidP="001754DB">
            <w:pPr>
              <w:pStyle w:val="GOSTTablenorm"/>
              <w:suppressAutoHyphens/>
            </w:pPr>
            <w:r>
              <w:t>да</w:t>
            </w:r>
          </w:p>
        </w:tc>
        <w:tc>
          <w:tcPr>
            <w:tcW w:w="1140" w:type="pct"/>
            <w:tcBorders>
              <w:top w:val="single" w:sz="4" w:space="0" w:color="auto"/>
              <w:left w:val="single" w:sz="4" w:space="0" w:color="auto"/>
              <w:bottom w:val="single" w:sz="4" w:space="0" w:color="auto"/>
              <w:right w:val="single" w:sz="4" w:space="0" w:color="auto"/>
            </w:tcBorders>
          </w:tcPr>
          <w:p w14:paraId="7F54CAFD" w14:textId="1DA9D200" w:rsidR="00D66130" w:rsidRPr="00FB4802" w:rsidRDefault="00F0282D" w:rsidP="001754DB">
            <w:pPr>
              <w:pStyle w:val="GOSTTablenorm"/>
              <w:suppressAutoHyphens/>
            </w:pPr>
            <w:r>
              <w:t>Тип КБК получателя (по строке документа)</w:t>
            </w:r>
          </w:p>
        </w:tc>
        <w:tc>
          <w:tcPr>
            <w:tcW w:w="1144" w:type="pct"/>
            <w:tcBorders>
              <w:top w:val="single" w:sz="4" w:space="0" w:color="auto"/>
              <w:left w:val="single" w:sz="4" w:space="0" w:color="auto"/>
              <w:bottom w:val="single" w:sz="4" w:space="0" w:color="auto"/>
              <w:right w:val="single" w:sz="4" w:space="0" w:color="auto"/>
            </w:tcBorders>
          </w:tcPr>
          <w:p w14:paraId="72FC4E82" w14:textId="0F64E5B1" w:rsidR="00D66130" w:rsidRPr="00D66130" w:rsidRDefault="00F0282D" w:rsidP="001754DB">
            <w:pPr>
              <w:pStyle w:val="GOSTTablenorm"/>
              <w:suppressAutoHyphens/>
            </w:pPr>
            <w:r>
              <w:t>-</w:t>
            </w:r>
          </w:p>
        </w:tc>
        <w:tc>
          <w:tcPr>
            <w:tcW w:w="1320" w:type="pct"/>
            <w:tcBorders>
              <w:top w:val="single" w:sz="4" w:space="0" w:color="auto"/>
              <w:left w:val="single" w:sz="4" w:space="0" w:color="auto"/>
              <w:bottom w:val="single" w:sz="4" w:space="0" w:color="auto"/>
              <w:right w:val="single" w:sz="4" w:space="0" w:color="auto"/>
            </w:tcBorders>
          </w:tcPr>
          <w:p w14:paraId="4BAF4CA9" w14:textId="50699C79" w:rsidR="00EB4F6E" w:rsidRDefault="00CB69B1" w:rsidP="001754DB">
            <w:pPr>
              <w:pStyle w:val="GOSTTablenorm"/>
              <w:suppressAutoHyphens/>
            </w:pPr>
            <w:r>
              <w:t>Если</w:t>
            </w:r>
            <w:r w:rsidRPr="00CB69B1">
              <w:t xml:space="preserve"> </w:t>
            </w:r>
            <w:r>
              <w:t>в</w:t>
            </w:r>
            <w:r w:rsidRPr="00CB69B1">
              <w:t xml:space="preserve"> </w:t>
            </w:r>
            <w:r>
              <w:t>теге</w:t>
            </w:r>
            <w:r w:rsidRPr="00CB69B1">
              <w:t xml:space="preserve"> </w:t>
            </w:r>
            <w:r w:rsidRPr="00FF6F0B">
              <w:rPr>
                <w:lang w:val="en-US"/>
              </w:rPr>
              <w:t>FS</w:t>
            </w:r>
            <w:r w:rsidRPr="00CB69B1">
              <w:t>_</w:t>
            </w:r>
            <w:r w:rsidRPr="00FF6F0B">
              <w:rPr>
                <w:lang w:val="en-US"/>
              </w:rPr>
              <w:t>SPECIFDETAIL</w:t>
            </w:r>
            <w:r w:rsidRPr="00CB69B1">
              <w:t>_</w:t>
            </w:r>
            <w:r w:rsidRPr="00FF6F0B">
              <w:rPr>
                <w:lang w:val="en-US"/>
              </w:rPr>
              <w:t>D</w:t>
            </w:r>
            <w:r w:rsidRPr="00CB69B1">
              <w:t>08_</w:t>
            </w:r>
            <w:r w:rsidRPr="00FF6F0B">
              <w:rPr>
                <w:lang w:val="en-US"/>
              </w:rPr>
              <w:t>LIST</w:t>
            </w:r>
            <w:r w:rsidRPr="00CB69B1">
              <w:t>:</w:t>
            </w:r>
            <w:r w:rsidRPr="00FF6F0B">
              <w:rPr>
                <w:lang w:val="en-US"/>
              </w:rPr>
              <w:t>TYPECODEOBJPAYER</w:t>
            </w:r>
            <w:r w:rsidRPr="00CB69B1">
              <w:t xml:space="preserve"> </w:t>
            </w:r>
            <w:r>
              <w:t xml:space="preserve">указано значение «3», то атрибут заполняется значением </w:t>
            </w:r>
            <w:commentRangeStart w:id="6161"/>
            <w:r>
              <w:t>«20»</w:t>
            </w:r>
            <w:r w:rsidR="00EB4F6E">
              <w:t>.</w:t>
            </w:r>
            <w:commentRangeEnd w:id="6161"/>
            <w:r w:rsidR="00EB4F6E">
              <w:rPr>
                <w:rStyle w:val="afff4"/>
              </w:rPr>
              <w:commentReference w:id="6161"/>
            </w:r>
          </w:p>
          <w:p w14:paraId="545CC225" w14:textId="23A6C5DA" w:rsidR="00D66130" w:rsidRDefault="00EB4F6E" w:rsidP="001754DB">
            <w:pPr>
              <w:pStyle w:val="GOSTTablenorm"/>
              <w:suppressAutoHyphens/>
            </w:pPr>
            <w:r>
              <w:t>В остальных случаях - константа, принимает значение «00»</w:t>
            </w:r>
          </w:p>
        </w:tc>
      </w:tr>
      <w:tr w:rsidR="0004239F" w:rsidRPr="00FB4802" w14:paraId="463DF41A" w14:textId="77777777" w:rsidTr="0004239F">
        <w:tc>
          <w:tcPr>
            <w:tcW w:w="1125" w:type="pct"/>
            <w:tcBorders>
              <w:top w:val="single" w:sz="4" w:space="0" w:color="auto"/>
              <w:left w:val="single" w:sz="4" w:space="0" w:color="auto"/>
              <w:bottom w:val="single" w:sz="4" w:space="0" w:color="auto"/>
              <w:right w:val="single" w:sz="4" w:space="0" w:color="auto"/>
            </w:tcBorders>
          </w:tcPr>
          <w:p w14:paraId="26BE57B4" w14:textId="492062AD" w:rsidR="00285807" w:rsidRPr="00FB4802" w:rsidRDefault="00FB4802" w:rsidP="001754DB">
            <w:pPr>
              <w:pStyle w:val="GOSTTablenorm"/>
              <w:suppressAutoHyphens/>
              <w:rPr>
                <w:lang w:val="en-US"/>
              </w:rPr>
            </w:pPr>
            <w:r w:rsidRPr="00FB4802">
              <w:rPr>
                <w:lang w:val="en-US"/>
              </w:rPr>
              <w:t>ТОФК_КС_получателя</w:t>
            </w:r>
          </w:p>
        </w:tc>
        <w:tc>
          <w:tcPr>
            <w:tcW w:w="271" w:type="pct"/>
            <w:tcBorders>
              <w:top w:val="single" w:sz="4" w:space="0" w:color="auto"/>
              <w:left w:val="single" w:sz="4" w:space="0" w:color="auto"/>
              <w:bottom w:val="single" w:sz="4" w:space="0" w:color="auto"/>
              <w:right w:val="single" w:sz="4" w:space="0" w:color="auto"/>
            </w:tcBorders>
          </w:tcPr>
          <w:p w14:paraId="6F37495D" w14:textId="4D7BAF22" w:rsidR="00285807" w:rsidRPr="00FB4802" w:rsidRDefault="00FB4802" w:rsidP="001754DB">
            <w:pPr>
              <w:pStyle w:val="GOSTTablenorm"/>
              <w:suppressAutoHyphens/>
            </w:pPr>
            <w:r>
              <w:t>да</w:t>
            </w:r>
          </w:p>
        </w:tc>
        <w:tc>
          <w:tcPr>
            <w:tcW w:w="1140" w:type="pct"/>
            <w:tcBorders>
              <w:top w:val="single" w:sz="4" w:space="0" w:color="auto"/>
              <w:left w:val="single" w:sz="4" w:space="0" w:color="auto"/>
              <w:bottom w:val="single" w:sz="4" w:space="0" w:color="auto"/>
              <w:right w:val="single" w:sz="4" w:space="0" w:color="auto"/>
            </w:tcBorders>
          </w:tcPr>
          <w:p w14:paraId="37065EBC" w14:textId="7E08A053" w:rsidR="00285807" w:rsidRPr="00FB4802" w:rsidRDefault="00FB4802" w:rsidP="001754DB">
            <w:pPr>
              <w:pStyle w:val="GOSTTablenorm"/>
              <w:suppressAutoHyphens/>
            </w:pPr>
            <w:r w:rsidRPr="00FB4802">
              <w:t>Код ТОФК по КС получателя (2-значный)</w:t>
            </w:r>
          </w:p>
        </w:tc>
        <w:tc>
          <w:tcPr>
            <w:tcW w:w="1144" w:type="pct"/>
            <w:tcBorders>
              <w:top w:val="single" w:sz="4" w:space="0" w:color="auto"/>
              <w:left w:val="single" w:sz="4" w:space="0" w:color="auto"/>
              <w:bottom w:val="single" w:sz="4" w:space="0" w:color="auto"/>
              <w:right w:val="single" w:sz="4" w:space="0" w:color="auto"/>
            </w:tcBorders>
          </w:tcPr>
          <w:p w14:paraId="7A30C797" w14:textId="77777777" w:rsidR="00FB4802" w:rsidRPr="001E6B13" w:rsidRDefault="00FB4802" w:rsidP="00FB4802">
            <w:pPr>
              <w:pStyle w:val="GOSTTablenorm"/>
              <w:suppressAutoHyphens/>
              <w:rPr>
                <w:lang w:val="en-US"/>
              </w:rPr>
            </w:pPr>
            <w:r w:rsidRPr="001E6B13">
              <w:rPr>
                <w:lang w:val="en-US"/>
              </w:rPr>
              <w:t xml:space="preserve">R_CHECKACC </w:t>
            </w:r>
            <w:r>
              <w:t>или</w:t>
            </w:r>
          </w:p>
          <w:p w14:paraId="0A6D2625" w14:textId="3C65F68C" w:rsidR="00285807" w:rsidRPr="001E6B13" w:rsidRDefault="00FB4802" w:rsidP="00FB4802">
            <w:pPr>
              <w:pStyle w:val="GOSTTablenorm"/>
              <w:suppressAutoHyphens/>
              <w:rPr>
                <w:lang w:val="en-US"/>
              </w:rPr>
            </w:pPr>
            <w:r w:rsidRPr="001E6B13">
              <w:rPr>
                <w:lang w:val="en-US"/>
              </w:rPr>
              <w:t>R_SUCCESSORACCOUNT</w:t>
            </w:r>
          </w:p>
        </w:tc>
        <w:tc>
          <w:tcPr>
            <w:tcW w:w="1320" w:type="pct"/>
            <w:tcBorders>
              <w:top w:val="single" w:sz="4" w:space="0" w:color="auto"/>
              <w:left w:val="single" w:sz="4" w:space="0" w:color="auto"/>
              <w:bottom w:val="single" w:sz="4" w:space="0" w:color="auto"/>
              <w:right w:val="single" w:sz="4" w:space="0" w:color="auto"/>
            </w:tcBorders>
          </w:tcPr>
          <w:p w14:paraId="185D16BC" w14:textId="40984D2E" w:rsidR="00285807" w:rsidRPr="00FB4802" w:rsidRDefault="00FB4802" w:rsidP="001754DB">
            <w:pPr>
              <w:pStyle w:val="GOSTTablenorm"/>
              <w:suppressAutoHyphens/>
            </w:pPr>
            <w:r w:rsidRPr="00FB4802">
              <w:t>Указываются 17-18 разряды номера КС получателя</w:t>
            </w:r>
          </w:p>
        </w:tc>
      </w:tr>
      <w:tr w:rsidR="0004239F" w:rsidRPr="00FB4802" w14:paraId="619A3101" w14:textId="77777777" w:rsidTr="0004239F">
        <w:tc>
          <w:tcPr>
            <w:tcW w:w="1125" w:type="pct"/>
            <w:tcBorders>
              <w:top w:val="single" w:sz="4" w:space="0" w:color="auto"/>
              <w:left w:val="single" w:sz="4" w:space="0" w:color="auto"/>
              <w:bottom w:val="single" w:sz="4" w:space="0" w:color="auto"/>
              <w:right w:val="single" w:sz="4" w:space="0" w:color="auto"/>
            </w:tcBorders>
          </w:tcPr>
          <w:p w14:paraId="272A4828" w14:textId="138DE833" w:rsidR="00285807" w:rsidRPr="00FB4802" w:rsidRDefault="00FF6F0B" w:rsidP="001754DB">
            <w:pPr>
              <w:pStyle w:val="GOSTTablenorm"/>
              <w:suppressAutoHyphens/>
            </w:pPr>
            <w:r w:rsidRPr="00FF6F0B">
              <w:t>Порядк_номер_КС_получателя</w:t>
            </w:r>
          </w:p>
        </w:tc>
        <w:tc>
          <w:tcPr>
            <w:tcW w:w="271" w:type="pct"/>
            <w:tcBorders>
              <w:top w:val="single" w:sz="4" w:space="0" w:color="auto"/>
              <w:left w:val="single" w:sz="4" w:space="0" w:color="auto"/>
              <w:bottom w:val="single" w:sz="4" w:space="0" w:color="auto"/>
              <w:right w:val="single" w:sz="4" w:space="0" w:color="auto"/>
            </w:tcBorders>
          </w:tcPr>
          <w:p w14:paraId="1C1EDFA1" w14:textId="076BD5D8" w:rsidR="00285807" w:rsidRPr="00FF6F0B" w:rsidRDefault="00FF6F0B" w:rsidP="001754DB">
            <w:pPr>
              <w:pStyle w:val="GOSTTablenorm"/>
              <w:suppressAutoHyphens/>
            </w:pPr>
            <w:r>
              <w:t>да</w:t>
            </w:r>
          </w:p>
        </w:tc>
        <w:tc>
          <w:tcPr>
            <w:tcW w:w="1140" w:type="pct"/>
            <w:tcBorders>
              <w:top w:val="single" w:sz="4" w:space="0" w:color="auto"/>
              <w:left w:val="single" w:sz="4" w:space="0" w:color="auto"/>
              <w:bottom w:val="single" w:sz="4" w:space="0" w:color="auto"/>
              <w:right w:val="single" w:sz="4" w:space="0" w:color="auto"/>
            </w:tcBorders>
          </w:tcPr>
          <w:p w14:paraId="6775E6B2" w14:textId="5645AFAA" w:rsidR="00285807" w:rsidRPr="00FB4802" w:rsidRDefault="00FF6F0B" w:rsidP="001754DB">
            <w:pPr>
              <w:pStyle w:val="GOSTTablenorm"/>
              <w:suppressAutoHyphens/>
            </w:pPr>
            <w:r w:rsidRPr="00FF6F0B">
              <w:t>Порядковый номер КС получателя</w:t>
            </w:r>
          </w:p>
        </w:tc>
        <w:tc>
          <w:tcPr>
            <w:tcW w:w="1144" w:type="pct"/>
            <w:tcBorders>
              <w:top w:val="single" w:sz="4" w:space="0" w:color="auto"/>
              <w:left w:val="single" w:sz="4" w:space="0" w:color="auto"/>
              <w:bottom w:val="single" w:sz="4" w:space="0" w:color="auto"/>
              <w:right w:val="single" w:sz="4" w:space="0" w:color="auto"/>
            </w:tcBorders>
          </w:tcPr>
          <w:p w14:paraId="386A0971" w14:textId="77777777" w:rsidR="00FF6F0B" w:rsidRPr="001E6B13" w:rsidRDefault="00FF6F0B" w:rsidP="00FF6F0B">
            <w:pPr>
              <w:pStyle w:val="GOSTTablenorm"/>
              <w:suppressAutoHyphens/>
              <w:rPr>
                <w:lang w:val="en-US"/>
              </w:rPr>
            </w:pPr>
            <w:r w:rsidRPr="001E6B13">
              <w:rPr>
                <w:lang w:val="en-US"/>
              </w:rPr>
              <w:t xml:space="preserve">R_CHECKACC </w:t>
            </w:r>
            <w:r>
              <w:t>или</w:t>
            </w:r>
          </w:p>
          <w:p w14:paraId="3120383F" w14:textId="56F8F816" w:rsidR="00285807" w:rsidRPr="001E6B13" w:rsidRDefault="00FF6F0B" w:rsidP="00FF6F0B">
            <w:pPr>
              <w:pStyle w:val="GOSTTablenorm"/>
              <w:suppressAutoHyphens/>
              <w:rPr>
                <w:lang w:val="en-US"/>
              </w:rPr>
            </w:pPr>
            <w:r w:rsidRPr="001E6B13">
              <w:rPr>
                <w:lang w:val="en-US"/>
              </w:rPr>
              <w:t>R_SUCCESSORACCOUNT</w:t>
            </w:r>
          </w:p>
        </w:tc>
        <w:tc>
          <w:tcPr>
            <w:tcW w:w="1320" w:type="pct"/>
            <w:tcBorders>
              <w:top w:val="single" w:sz="4" w:space="0" w:color="auto"/>
              <w:left w:val="single" w:sz="4" w:space="0" w:color="auto"/>
              <w:bottom w:val="single" w:sz="4" w:space="0" w:color="auto"/>
              <w:right w:val="single" w:sz="4" w:space="0" w:color="auto"/>
            </w:tcBorders>
          </w:tcPr>
          <w:p w14:paraId="3C1A8CD9" w14:textId="231D7C7D" w:rsidR="00285807" w:rsidRPr="00FB4802" w:rsidRDefault="00FF6F0B" w:rsidP="001754DB">
            <w:pPr>
              <w:pStyle w:val="GOSTTablenorm"/>
              <w:suppressAutoHyphens/>
            </w:pPr>
            <w:r w:rsidRPr="00FF6F0B">
              <w:t>Указываются 19-20 разряды номера КС получателя</w:t>
            </w:r>
          </w:p>
        </w:tc>
      </w:tr>
      <w:tr w:rsidR="00F90D7C" w:rsidRPr="00F90D7C" w14:paraId="5E9A66C2" w14:textId="77777777" w:rsidTr="0004239F">
        <w:tc>
          <w:tcPr>
            <w:tcW w:w="1125" w:type="pct"/>
            <w:tcBorders>
              <w:top w:val="single" w:sz="4" w:space="0" w:color="auto"/>
              <w:left w:val="single" w:sz="4" w:space="0" w:color="auto"/>
              <w:bottom w:val="single" w:sz="4" w:space="0" w:color="auto"/>
              <w:right w:val="single" w:sz="4" w:space="0" w:color="auto"/>
            </w:tcBorders>
          </w:tcPr>
          <w:p w14:paraId="1965EB02" w14:textId="5C7F3144" w:rsidR="00F90D7C" w:rsidRPr="00FF6F0B" w:rsidRDefault="00F90D7C" w:rsidP="001754DB">
            <w:pPr>
              <w:pStyle w:val="GOSTTablenorm"/>
              <w:suppressAutoHyphens/>
            </w:pPr>
            <w:r w:rsidRPr="00C644BE">
              <w:t>Номер_строки</w:t>
            </w:r>
          </w:p>
        </w:tc>
        <w:tc>
          <w:tcPr>
            <w:tcW w:w="271" w:type="pct"/>
            <w:tcBorders>
              <w:top w:val="single" w:sz="4" w:space="0" w:color="auto"/>
              <w:left w:val="single" w:sz="4" w:space="0" w:color="auto"/>
              <w:bottom w:val="single" w:sz="4" w:space="0" w:color="auto"/>
              <w:right w:val="single" w:sz="4" w:space="0" w:color="auto"/>
            </w:tcBorders>
          </w:tcPr>
          <w:p w14:paraId="75F56A83" w14:textId="4EABA596" w:rsidR="00F90D7C" w:rsidRDefault="00F90D7C" w:rsidP="001754DB">
            <w:pPr>
              <w:pStyle w:val="GOSTTablenorm"/>
              <w:suppressAutoHyphens/>
            </w:pPr>
            <w:r>
              <w:t>нет</w:t>
            </w:r>
          </w:p>
        </w:tc>
        <w:tc>
          <w:tcPr>
            <w:tcW w:w="1140" w:type="pct"/>
            <w:tcBorders>
              <w:top w:val="single" w:sz="4" w:space="0" w:color="auto"/>
              <w:left w:val="single" w:sz="4" w:space="0" w:color="auto"/>
              <w:bottom w:val="single" w:sz="4" w:space="0" w:color="auto"/>
              <w:right w:val="single" w:sz="4" w:space="0" w:color="auto"/>
            </w:tcBorders>
          </w:tcPr>
          <w:p w14:paraId="63042C08" w14:textId="16B92A2D" w:rsidR="00F90D7C" w:rsidRPr="00FF6F0B" w:rsidRDefault="00F90D7C" w:rsidP="001754DB">
            <w:pPr>
              <w:pStyle w:val="GOSTTablenorm"/>
              <w:suppressAutoHyphens/>
            </w:pPr>
            <w:r w:rsidRPr="00C644BE">
              <w:t>Номер_строки</w:t>
            </w:r>
            <w:r>
              <w:t xml:space="preserve"> (по строке документа)</w:t>
            </w:r>
          </w:p>
        </w:tc>
        <w:tc>
          <w:tcPr>
            <w:tcW w:w="1144" w:type="pct"/>
            <w:tcBorders>
              <w:top w:val="single" w:sz="4" w:space="0" w:color="auto"/>
              <w:left w:val="single" w:sz="4" w:space="0" w:color="auto"/>
              <w:bottom w:val="single" w:sz="4" w:space="0" w:color="auto"/>
              <w:right w:val="single" w:sz="4" w:space="0" w:color="auto"/>
            </w:tcBorders>
          </w:tcPr>
          <w:p w14:paraId="321A2645" w14:textId="34FFD7A2" w:rsidR="00F90D7C" w:rsidRPr="00F90D7C" w:rsidRDefault="00F90D7C" w:rsidP="00DB69B0">
            <w:pPr>
              <w:pStyle w:val="GOSTTablenorm"/>
              <w:suppressAutoHyphens/>
              <w:rPr>
                <w:lang w:val="en-US"/>
              </w:rPr>
            </w:pPr>
            <w:r w:rsidRPr="00AF1182">
              <w:rPr>
                <w:b/>
                <w:lang w:val="en-US"/>
              </w:rPr>
              <w:t>FS_SPECIFDETAIL_D08_LIST:</w:t>
            </w:r>
            <w:r w:rsidRPr="00DB69B0">
              <w:rPr>
                <w:lang w:val="en-US"/>
              </w:rPr>
              <w:t>NUMBERROW</w:t>
            </w:r>
          </w:p>
        </w:tc>
        <w:tc>
          <w:tcPr>
            <w:tcW w:w="1320" w:type="pct"/>
            <w:tcBorders>
              <w:top w:val="single" w:sz="4" w:space="0" w:color="auto"/>
              <w:left w:val="single" w:sz="4" w:space="0" w:color="auto"/>
              <w:bottom w:val="single" w:sz="4" w:space="0" w:color="auto"/>
              <w:right w:val="single" w:sz="4" w:space="0" w:color="auto"/>
            </w:tcBorders>
          </w:tcPr>
          <w:p w14:paraId="303AE61B" w14:textId="190991E3" w:rsidR="00F90D7C" w:rsidRPr="00F90D7C" w:rsidRDefault="00F90D7C" w:rsidP="001754DB">
            <w:pPr>
              <w:pStyle w:val="GOSTTablenorm"/>
              <w:suppressAutoHyphens/>
            </w:pPr>
            <w:r>
              <w:t>-</w:t>
            </w:r>
          </w:p>
        </w:tc>
      </w:tr>
      <w:tr w:rsidR="0004239F" w:rsidRPr="00FF6F0B" w14:paraId="41BEF09B" w14:textId="77777777" w:rsidTr="0004239F">
        <w:tc>
          <w:tcPr>
            <w:tcW w:w="1125" w:type="pct"/>
            <w:tcBorders>
              <w:top w:val="single" w:sz="4" w:space="0" w:color="auto"/>
              <w:left w:val="single" w:sz="4" w:space="0" w:color="auto"/>
              <w:bottom w:val="single" w:sz="4" w:space="0" w:color="auto"/>
              <w:right w:val="single" w:sz="4" w:space="0" w:color="auto"/>
            </w:tcBorders>
          </w:tcPr>
          <w:p w14:paraId="4B07195C" w14:textId="6E4F17A4" w:rsidR="00FB4802" w:rsidRPr="00FB4802" w:rsidRDefault="00FF6F0B" w:rsidP="001754DB">
            <w:pPr>
              <w:pStyle w:val="GOSTTablenorm"/>
              <w:suppressAutoHyphens/>
            </w:pPr>
            <w:r w:rsidRPr="00FF6F0B">
              <w:t>ОКС_КМИ_получателя</w:t>
            </w:r>
          </w:p>
        </w:tc>
        <w:tc>
          <w:tcPr>
            <w:tcW w:w="271" w:type="pct"/>
            <w:tcBorders>
              <w:top w:val="single" w:sz="4" w:space="0" w:color="auto"/>
              <w:left w:val="single" w:sz="4" w:space="0" w:color="auto"/>
              <w:bottom w:val="single" w:sz="4" w:space="0" w:color="auto"/>
              <w:right w:val="single" w:sz="4" w:space="0" w:color="auto"/>
            </w:tcBorders>
          </w:tcPr>
          <w:p w14:paraId="6A64CD63" w14:textId="74300BD5" w:rsidR="00FB4802" w:rsidRPr="00FB4802" w:rsidRDefault="00FF6F0B" w:rsidP="001754DB">
            <w:pPr>
              <w:pStyle w:val="GOSTTablenorm"/>
              <w:suppressAutoHyphens/>
            </w:pPr>
            <w:r>
              <w:t>нет</w:t>
            </w:r>
          </w:p>
        </w:tc>
        <w:tc>
          <w:tcPr>
            <w:tcW w:w="1140" w:type="pct"/>
            <w:tcBorders>
              <w:top w:val="single" w:sz="4" w:space="0" w:color="auto"/>
              <w:left w:val="single" w:sz="4" w:space="0" w:color="auto"/>
              <w:bottom w:val="single" w:sz="4" w:space="0" w:color="auto"/>
              <w:right w:val="single" w:sz="4" w:space="0" w:color="auto"/>
            </w:tcBorders>
          </w:tcPr>
          <w:p w14:paraId="38284F8B" w14:textId="01796C8D" w:rsidR="00FB4802" w:rsidRPr="00FB4802" w:rsidRDefault="00FF6F0B" w:rsidP="001754DB">
            <w:pPr>
              <w:pStyle w:val="GOSTTablenorm"/>
              <w:suppressAutoHyphens/>
            </w:pPr>
            <w:r w:rsidRPr="00FF6F0B">
              <w:t>ОКС (КМИ) получателя</w:t>
            </w:r>
            <w:r w:rsidR="00F0282D">
              <w:t xml:space="preserve"> (по строке документа)</w:t>
            </w:r>
          </w:p>
        </w:tc>
        <w:tc>
          <w:tcPr>
            <w:tcW w:w="1144" w:type="pct"/>
            <w:tcBorders>
              <w:top w:val="single" w:sz="4" w:space="0" w:color="auto"/>
              <w:left w:val="single" w:sz="4" w:space="0" w:color="auto"/>
              <w:bottom w:val="single" w:sz="4" w:space="0" w:color="auto"/>
              <w:right w:val="single" w:sz="4" w:space="0" w:color="auto"/>
            </w:tcBorders>
          </w:tcPr>
          <w:p w14:paraId="7D8055A5" w14:textId="1A382414" w:rsidR="00FB4802" w:rsidRPr="00FF6F0B" w:rsidRDefault="00FF6F0B" w:rsidP="001754DB">
            <w:pPr>
              <w:pStyle w:val="GOSTTablenorm"/>
              <w:suppressAutoHyphens/>
              <w:rPr>
                <w:lang w:val="en-US"/>
              </w:rPr>
            </w:pPr>
            <w:r w:rsidRPr="00FF6F0B">
              <w:rPr>
                <w:lang w:val="en-US"/>
              </w:rPr>
              <w:t>FS_SPECIFDETAIL_D08_LIST:FAIP</w:t>
            </w:r>
          </w:p>
        </w:tc>
        <w:tc>
          <w:tcPr>
            <w:tcW w:w="1320" w:type="pct"/>
            <w:tcBorders>
              <w:top w:val="single" w:sz="4" w:space="0" w:color="auto"/>
              <w:left w:val="single" w:sz="4" w:space="0" w:color="auto"/>
              <w:bottom w:val="single" w:sz="4" w:space="0" w:color="auto"/>
              <w:right w:val="single" w:sz="4" w:space="0" w:color="auto"/>
            </w:tcBorders>
          </w:tcPr>
          <w:p w14:paraId="3F628617" w14:textId="6FB40DD0" w:rsidR="00FB4802" w:rsidRPr="00FF6F0B" w:rsidRDefault="00FF6F0B" w:rsidP="001754DB">
            <w:pPr>
              <w:pStyle w:val="GOSTTablenorm"/>
              <w:suppressAutoHyphens/>
            </w:pPr>
            <w:r>
              <w:t>-</w:t>
            </w:r>
          </w:p>
        </w:tc>
      </w:tr>
      <w:tr w:rsidR="0004239F" w:rsidRPr="00FF6F0B" w14:paraId="039BA534" w14:textId="77777777" w:rsidTr="0004239F">
        <w:tc>
          <w:tcPr>
            <w:tcW w:w="1125" w:type="pct"/>
            <w:tcBorders>
              <w:top w:val="single" w:sz="4" w:space="0" w:color="auto"/>
              <w:left w:val="single" w:sz="4" w:space="0" w:color="auto"/>
              <w:bottom w:val="single" w:sz="4" w:space="0" w:color="auto"/>
              <w:right w:val="single" w:sz="4" w:space="0" w:color="auto"/>
            </w:tcBorders>
          </w:tcPr>
          <w:p w14:paraId="59B9704B" w14:textId="039C62AB" w:rsidR="00FF6F0B" w:rsidRPr="00FF6F0B" w:rsidRDefault="00FF6F0B" w:rsidP="001754DB">
            <w:pPr>
              <w:pStyle w:val="GOSTTablenorm"/>
              <w:suppressAutoHyphens/>
              <w:rPr>
                <w:lang w:val="en-US"/>
              </w:rPr>
            </w:pPr>
            <w:r w:rsidRPr="00FF6F0B">
              <w:rPr>
                <w:lang w:val="en-US"/>
              </w:rPr>
              <w:t>Идентификатор_контракта</w:t>
            </w:r>
          </w:p>
        </w:tc>
        <w:tc>
          <w:tcPr>
            <w:tcW w:w="271" w:type="pct"/>
            <w:tcBorders>
              <w:top w:val="single" w:sz="4" w:space="0" w:color="auto"/>
              <w:left w:val="single" w:sz="4" w:space="0" w:color="auto"/>
              <w:bottom w:val="single" w:sz="4" w:space="0" w:color="auto"/>
              <w:right w:val="single" w:sz="4" w:space="0" w:color="auto"/>
            </w:tcBorders>
          </w:tcPr>
          <w:p w14:paraId="3A15C1EA" w14:textId="751BF244" w:rsidR="00FF6F0B" w:rsidRPr="00FF6F0B" w:rsidRDefault="00FF6F0B" w:rsidP="001754DB">
            <w:pPr>
              <w:pStyle w:val="GOSTTablenorm"/>
              <w:suppressAutoHyphens/>
            </w:pPr>
            <w:r>
              <w:t>нет</w:t>
            </w:r>
          </w:p>
        </w:tc>
        <w:tc>
          <w:tcPr>
            <w:tcW w:w="1140" w:type="pct"/>
            <w:tcBorders>
              <w:top w:val="single" w:sz="4" w:space="0" w:color="auto"/>
              <w:left w:val="single" w:sz="4" w:space="0" w:color="auto"/>
              <w:bottom w:val="single" w:sz="4" w:space="0" w:color="auto"/>
              <w:right w:val="single" w:sz="4" w:space="0" w:color="auto"/>
            </w:tcBorders>
          </w:tcPr>
          <w:p w14:paraId="6FBD1196" w14:textId="412FE7AA" w:rsidR="00FF6F0B" w:rsidRPr="00FF6F0B" w:rsidRDefault="00FF6F0B" w:rsidP="001754DB">
            <w:pPr>
              <w:pStyle w:val="GOSTTablenorm"/>
              <w:suppressAutoHyphens/>
            </w:pPr>
            <w:r w:rsidRPr="00FF6F0B">
              <w:t>Идентификатор государственного контракта, соглашения, договора получателя</w:t>
            </w:r>
            <w:r w:rsidR="00F0282D">
              <w:t xml:space="preserve"> (по строке документа)</w:t>
            </w:r>
          </w:p>
        </w:tc>
        <w:tc>
          <w:tcPr>
            <w:tcW w:w="1144" w:type="pct"/>
            <w:tcBorders>
              <w:top w:val="single" w:sz="4" w:space="0" w:color="auto"/>
              <w:left w:val="single" w:sz="4" w:space="0" w:color="auto"/>
              <w:bottom w:val="single" w:sz="4" w:space="0" w:color="auto"/>
              <w:right w:val="single" w:sz="4" w:space="0" w:color="auto"/>
            </w:tcBorders>
          </w:tcPr>
          <w:p w14:paraId="435890B1" w14:textId="2007EE4E" w:rsidR="00FF6F0B" w:rsidRPr="00FF6F0B" w:rsidRDefault="00071E5A" w:rsidP="001754DB">
            <w:pPr>
              <w:pStyle w:val="GOSTTablenorm"/>
              <w:suppressAutoHyphens/>
              <w:rPr>
                <w:lang w:val="en-US"/>
              </w:rPr>
            </w:pPr>
            <w:r w:rsidRPr="00FF6F0B">
              <w:rPr>
                <w:lang w:val="en-US"/>
              </w:rPr>
              <w:t>FS_SPECIFDETAIL_D08_LIST</w:t>
            </w:r>
            <w:r w:rsidR="00FF6F0B" w:rsidRPr="00FF6F0B">
              <w:rPr>
                <w:lang w:val="en-US"/>
              </w:rPr>
              <w:t>:IGK</w:t>
            </w:r>
          </w:p>
        </w:tc>
        <w:tc>
          <w:tcPr>
            <w:tcW w:w="1320" w:type="pct"/>
            <w:tcBorders>
              <w:top w:val="single" w:sz="4" w:space="0" w:color="auto"/>
              <w:left w:val="single" w:sz="4" w:space="0" w:color="auto"/>
              <w:bottom w:val="single" w:sz="4" w:space="0" w:color="auto"/>
              <w:right w:val="single" w:sz="4" w:space="0" w:color="auto"/>
            </w:tcBorders>
          </w:tcPr>
          <w:p w14:paraId="37B3B10A" w14:textId="183E6EAA" w:rsidR="00FF6F0B" w:rsidRPr="00FF6F0B" w:rsidRDefault="00FF6F0B" w:rsidP="001754DB">
            <w:pPr>
              <w:pStyle w:val="GOSTTablenorm"/>
              <w:suppressAutoHyphens/>
            </w:pPr>
            <w:r>
              <w:t>-</w:t>
            </w:r>
          </w:p>
        </w:tc>
      </w:tr>
      <w:tr w:rsidR="0004239F" w:rsidRPr="00FF6F0B" w14:paraId="5E450202" w14:textId="77777777" w:rsidTr="0004239F">
        <w:tc>
          <w:tcPr>
            <w:tcW w:w="1125" w:type="pct"/>
            <w:tcBorders>
              <w:top w:val="single" w:sz="4" w:space="0" w:color="auto"/>
              <w:left w:val="single" w:sz="4" w:space="0" w:color="auto"/>
              <w:bottom w:val="single" w:sz="4" w:space="0" w:color="auto"/>
              <w:right w:val="single" w:sz="4" w:space="0" w:color="auto"/>
            </w:tcBorders>
          </w:tcPr>
          <w:p w14:paraId="5C479FEA" w14:textId="248ADCF1" w:rsidR="00FF6F0B" w:rsidRPr="00FF6F0B" w:rsidRDefault="00FF6F0B" w:rsidP="00BA1C9C">
            <w:pPr>
              <w:pStyle w:val="GOSTTablenorm"/>
              <w:suppressAutoHyphens/>
            </w:pPr>
            <w:commentRangeStart w:id="6162"/>
            <w:r w:rsidRPr="00D66130">
              <w:rPr>
                <w:color w:val="FF0000"/>
              </w:rPr>
              <w:t>Вид_кода_расх_поступ_получ</w:t>
            </w:r>
            <w:commentRangeEnd w:id="6162"/>
            <w:r w:rsidR="009D4C9C">
              <w:rPr>
                <w:rStyle w:val="afff4"/>
              </w:rPr>
              <w:commentReference w:id="6162"/>
            </w:r>
          </w:p>
        </w:tc>
        <w:tc>
          <w:tcPr>
            <w:tcW w:w="271" w:type="pct"/>
            <w:tcBorders>
              <w:top w:val="single" w:sz="4" w:space="0" w:color="auto"/>
              <w:left w:val="single" w:sz="4" w:space="0" w:color="auto"/>
              <w:bottom w:val="single" w:sz="4" w:space="0" w:color="auto"/>
              <w:right w:val="single" w:sz="4" w:space="0" w:color="auto"/>
            </w:tcBorders>
          </w:tcPr>
          <w:p w14:paraId="42CEB3C4" w14:textId="3CDE0600" w:rsidR="00FF6F0B" w:rsidRPr="00FF6F0B" w:rsidRDefault="00FF6F0B" w:rsidP="001754DB">
            <w:pPr>
              <w:pStyle w:val="GOSTTablenorm"/>
              <w:suppressAutoHyphens/>
            </w:pPr>
            <w:r>
              <w:t>нет</w:t>
            </w:r>
          </w:p>
        </w:tc>
        <w:tc>
          <w:tcPr>
            <w:tcW w:w="1140" w:type="pct"/>
            <w:tcBorders>
              <w:top w:val="single" w:sz="4" w:space="0" w:color="auto"/>
              <w:left w:val="single" w:sz="4" w:space="0" w:color="auto"/>
              <w:bottom w:val="single" w:sz="4" w:space="0" w:color="auto"/>
              <w:right w:val="single" w:sz="4" w:space="0" w:color="auto"/>
            </w:tcBorders>
          </w:tcPr>
          <w:p w14:paraId="0ED3454A" w14:textId="6878C73B" w:rsidR="00FF6F0B" w:rsidRPr="00FF6F0B" w:rsidRDefault="00FF6F0B" w:rsidP="001754DB">
            <w:pPr>
              <w:pStyle w:val="GOSTTablenorm"/>
              <w:suppressAutoHyphens/>
            </w:pPr>
            <w:r w:rsidRPr="00FF6F0B">
              <w:t>Вид кода расходов/поступлений получателя</w:t>
            </w:r>
            <w:r w:rsidR="00F0282D">
              <w:t xml:space="preserve"> (по строке документа)</w:t>
            </w:r>
          </w:p>
        </w:tc>
        <w:tc>
          <w:tcPr>
            <w:tcW w:w="1144" w:type="pct"/>
            <w:tcBorders>
              <w:top w:val="single" w:sz="4" w:space="0" w:color="auto"/>
              <w:left w:val="single" w:sz="4" w:space="0" w:color="auto"/>
              <w:bottom w:val="single" w:sz="4" w:space="0" w:color="auto"/>
              <w:right w:val="single" w:sz="4" w:space="0" w:color="auto"/>
            </w:tcBorders>
          </w:tcPr>
          <w:p w14:paraId="5A15EE9D" w14:textId="56003ACA" w:rsidR="00FF6F0B" w:rsidRPr="00FF6F0B" w:rsidRDefault="00071E5A" w:rsidP="00DB69B0">
            <w:pPr>
              <w:pStyle w:val="GOSTTablenorm"/>
              <w:suppressAutoHyphens/>
              <w:rPr>
                <w:lang w:val="en-US"/>
              </w:rPr>
            </w:pPr>
            <w:r w:rsidRPr="00FF6F0B">
              <w:rPr>
                <w:lang w:val="en-US"/>
              </w:rPr>
              <w:t>FS_SPECIFDETAIL_D08_LIST</w:t>
            </w:r>
            <w:r w:rsidR="00FF6F0B" w:rsidRPr="00FF6F0B">
              <w:rPr>
                <w:lang w:val="en-US"/>
              </w:rPr>
              <w:t>:TYPECODEOBJPAYER</w:t>
            </w:r>
          </w:p>
        </w:tc>
        <w:tc>
          <w:tcPr>
            <w:tcW w:w="1320" w:type="pct"/>
            <w:tcBorders>
              <w:top w:val="single" w:sz="4" w:space="0" w:color="auto"/>
              <w:left w:val="single" w:sz="4" w:space="0" w:color="auto"/>
              <w:bottom w:val="single" w:sz="4" w:space="0" w:color="auto"/>
              <w:right w:val="single" w:sz="4" w:space="0" w:color="auto"/>
            </w:tcBorders>
          </w:tcPr>
          <w:p w14:paraId="166FE8DC" w14:textId="2885DD88" w:rsidR="00FF6F0B" w:rsidRPr="00FF6F0B" w:rsidRDefault="00FF6F0B" w:rsidP="001754DB">
            <w:pPr>
              <w:pStyle w:val="GOSTTablenorm"/>
              <w:suppressAutoHyphens/>
            </w:pPr>
            <w:r>
              <w:t>-</w:t>
            </w:r>
          </w:p>
        </w:tc>
      </w:tr>
      <w:tr w:rsidR="0004239F" w:rsidRPr="000E5BEB" w14:paraId="2F205E46" w14:textId="77777777" w:rsidTr="0004239F">
        <w:tc>
          <w:tcPr>
            <w:tcW w:w="1125" w:type="pct"/>
            <w:tcBorders>
              <w:top w:val="single" w:sz="4" w:space="0" w:color="auto"/>
              <w:left w:val="single" w:sz="4" w:space="0" w:color="auto"/>
              <w:bottom w:val="single" w:sz="4" w:space="0" w:color="auto"/>
              <w:right w:val="single" w:sz="4" w:space="0" w:color="auto"/>
            </w:tcBorders>
          </w:tcPr>
          <w:p w14:paraId="52A1A553" w14:textId="61491D60" w:rsidR="00FF6F0B" w:rsidRPr="00FF6F0B" w:rsidRDefault="000A0F14" w:rsidP="001754DB">
            <w:pPr>
              <w:pStyle w:val="GOSTTablenorm"/>
              <w:suppressAutoHyphens/>
              <w:rPr>
                <w:lang w:val="en-US"/>
              </w:rPr>
            </w:pPr>
            <w:commentRangeStart w:id="6163"/>
            <w:r w:rsidRPr="00D66130">
              <w:rPr>
                <w:color w:val="FF0000"/>
                <w:lang w:val="en-US"/>
              </w:rPr>
              <w:t>Код_расх_укр_получателя</w:t>
            </w:r>
            <w:commentRangeEnd w:id="6163"/>
            <w:r w:rsidR="009D4C9C">
              <w:rPr>
                <w:rStyle w:val="afff4"/>
              </w:rPr>
              <w:commentReference w:id="6163"/>
            </w:r>
          </w:p>
        </w:tc>
        <w:tc>
          <w:tcPr>
            <w:tcW w:w="271" w:type="pct"/>
            <w:tcBorders>
              <w:top w:val="single" w:sz="4" w:space="0" w:color="auto"/>
              <w:left w:val="single" w:sz="4" w:space="0" w:color="auto"/>
              <w:bottom w:val="single" w:sz="4" w:space="0" w:color="auto"/>
              <w:right w:val="single" w:sz="4" w:space="0" w:color="auto"/>
            </w:tcBorders>
          </w:tcPr>
          <w:p w14:paraId="1E50560B" w14:textId="2CA4339C" w:rsidR="00FF6F0B" w:rsidRPr="000A0F14" w:rsidRDefault="000A0F14" w:rsidP="001754DB">
            <w:pPr>
              <w:pStyle w:val="GOSTTablenorm"/>
              <w:suppressAutoHyphens/>
            </w:pPr>
            <w:r>
              <w:t>да</w:t>
            </w:r>
          </w:p>
        </w:tc>
        <w:tc>
          <w:tcPr>
            <w:tcW w:w="1140" w:type="pct"/>
            <w:tcBorders>
              <w:top w:val="single" w:sz="4" w:space="0" w:color="auto"/>
              <w:left w:val="single" w:sz="4" w:space="0" w:color="auto"/>
              <w:bottom w:val="single" w:sz="4" w:space="0" w:color="auto"/>
              <w:right w:val="single" w:sz="4" w:space="0" w:color="auto"/>
            </w:tcBorders>
          </w:tcPr>
          <w:p w14:paraId="0B01A543" w14:textId="62B0F453" w:rsidR="00FF6F0B" w:rsidRPr="000A0F14" w:rsidRDefault="000A0F14" w:rsidP="000A0F14">
            <w:pPr>
              <w:pStyle w:val="GOSTTablenorm"/>
              <w:suppressAutoHyphens/>
              <w:ind w:left="0"/>
            </w:pPr>
            <w:r>
              <w:t>Укрупненный код расходов получателя по 71 ЛС</w:t>
            </w:r>
            <w:r w:rsidR="00F0282D">
              <w:t xml:space="preserve"> (по строке документа)</w:t>
            </w:r>
          </w:p>
        </w:tc>
        <w:tc>
          <w:tcPr>
            <w:tcW w:w="1144" w:type="pct"/>
            <w:tcBorders>
              <w:top w:val="single" w:sz="4" w:space="0" w:color="auto"/>
              <w:left w:val="single" w:sz="4" w:space="0" w:color="auto"/>
              <w:bottom w:val="single" w:sz="4" w:space="0" w:color="auto"/>
              <w:right w:val="single" w:sz="4" w:space="0" w:color="auto"/>
            </w:tcBorders>
          </w:tcPr>
          <w:p w14:paraId="2AF38947" w14:textId="5935CA4B" w:rsidR="00FF6F0B" w:rsidRDefault="000A0F14" w:rsidP="001754DB">
            <w:pPr>
              <w:pStyle w:val="GOSTTablenorm"/>
              <w:suppressAutoHyphens/>
              <w:rPr>
                <w:lang w:val="en-US"/>
              </w:rPr>
            </w:pPr>
            <w:r w:rsidRPr="000A0F14">
              <w:rPr>
                <w:lang w:val="en-US"/>
              </w:rPr>
              <w:t>FS</w:t>
            </w:r>
            <w:r w:rsidRPr="00D84625">
              <w:rPr>
                <w:lang w:val="en-US"/>
              </w:rPr>
              <w:t>_</w:t>
            </w:r>
            <w:r w:rsidRPr="000A0F14">
              <w:rPr>
                <w:lang w:val="en-US"/>
              </w:rPr>
              <w:t>SPECIFDETAIL</w:t>
            </w:r>
            <w:r w:rsidRPr="00D84625">
              <w:rPr>
                <w:lang w:val="en-US"/>
              </w:rPr>
              <w:t>_</w:t>
            </w:r>
            <w:r w:rsidRPr="000A0F14">
              <w:rPr>
                <w:lang w:val="en-US"/>
              </w:rPr>
              <w:t>D</w:t>
            </w:r>
            <w:r w:rsidRPr="00D84625">
              <w:rPr>
                <w:lang w:val="en-US"/>
              </w:rPr>
              <w:t>08_</w:t>
            </w:r>
            <w:r w:rsidRPr="000A0F14">
              <w:rPr>
                <w:lang w:val="en-US"/>
              </w:rPr>
              <w:t>LIST</w:t>
            </w:r>
            <w:r w:rsidRPr="00D84625">
              <w:rPr>
                <w:lang w:val="en-US"/>
              </w:rPr>
              <w:t>:</w:t>
            </w:r>
            <w:r w:rsidRPr="000A0F14">
              <w:rPr>
                <w:lang w:val="en-US"/>
              </w:rPr>
              <w:t>CODECS</w:t>
            </w:r>
          </w:p>
          <w:p w14:paraId="7F9E7230" w14:textId="182CBFA0" w:rsidR="002959DD" w:rsidRPr="00D84625" w:rsidRDefault="002959DD" w:rsidP="001754DB">
            <w:pPr>
              <w:pStyle w:val="GOSTTablenorm"/>
              <w:suppressAutoHyphens/>
              <w:rPr>
                <w:lang w:val="en-US"/>
              </w:rPr>
            </w:pPr>
            <w:r>
              <w:t>Или</w:t>
            </w:r>
          </w:p>
          <w:p w14:paraId="30890ED7" w14:textId="024F0B27" w:rsidR="002959DD" w:rsidRPr="002959DD" w:rsidRDefault="002959DD" w:rsidP="001754DB">
            <w:pPr>
              <w:pStyle w:val="GOSTTablenorm"/>
              <w:suppressAutoHyphens/>
            </w:pPr>
            <w:r w:rsidRPr="006445C3">
              <w:rPr>
                <w:color w:val="000000"/>
              </w:rPr>
              <w:t>BRE_CODECS_DZ</w:t>
            </w:r>
          </w:p>
          <w:p w14:paraId="592DB6D5" w14:textId="1C9FC40E" w:rsidR="000E5BEB" w:rsidRPr="000E5BEB" w:rsidRDefault="000E5BEB" w:rsidP="001754DB">
            <w:pPr>
              <w:pStyle w:val="GOSTTablenorm"/>
              <w:suppressAutoHyphens/>
            </w:pPr>
          </w:p>
        </w:tc>
        <w:tc>
          <w:tcPr>
            <w:tcW w:w="1320" w:type="pct"/>
            <w:tcBorders>
              <w:top w:val="single" w:sz="4" w:space="0" w:color="auto"/>
              <w:left w:val="single" w:sz="4" w:space="0" w:color="auto"/>
              <w:bottom w:val="single" w:sz="4" w:space="0" w:color="auto"/>
              <w:right w:val="single" w:sz="4" w:space="0" w:color="auto"/>
            </w:tcBorders>
          </w:tcPr>
          <w:p w14:paraId="666A96C9" w14:textId="5036495A" w:rsidR="000E5BEB" w:rsidRPr="000E5BEB" w:rsidRDefault="000E5BEB" w:rsidP="000E5BEB">
            <w:pPr>
              <w:pStyle w:val="GOSTTableNum"/>
            </w:pPr>
            <w:r>
              <w:t xml:space="preserve">Если тег </w:t>
            </w:r>
            <w:r w:rsidR="002959DD" w:rsidRPr="006445C3">
              <w:rPr>
                <w:color w:val="000000"/>
              </w:rPr>
              <w:t>BRE_CODECS_DZ</w:t>
            </w:r>
            <w:r>
              <w:t xml:space="preserve"> заполнен, то заполняется значением из тега </w:t>
            </w:r>
            <w:r w:rsidR="002959DD" w:rsidRPr="006445C3">
              <w:rPr>
                <w:color w:val="000000"/>
              </w:rPr>
              <w:t>BRE_CODECS_DZ</w:t>
            </w:r>
            <w:r>
              <w:t>.</w:t>
            </w:r>
          </w:p>
          <w:p w14:paraId="49CBEBC2" w14:textId="425AE72A" w:rsidR="00FF6F0B" w:rsidRPr="000E5BEB" w:rsidRDefault="000E5BEB" w:rsidP="00DB69B0">
            <w:pPr>
              <w:pStyle w:val="GOSTTableNum"/>
            </w:pPr>
            <w:r>
              <w:t xml:space="preserve">Если тег </w:t>
            </w:r>
            <w:r w:rsidR="002959DD" w:rsidRPr="006445C3">
              <w:rPr>
                <w:color w:val="000000"/>
              </w:rPr>
              <w:t>BRE_CODECS_DZ</w:t>
            </w:r>
            <w:r>
              <w:t xml:space="preserve"> пустой, то з</w:t>
            </w:r>
            <w:r w:rsidR="00D66130" w:rsidRPr="00D66130">
              <w:t>аполняется</w:t>
            </w:r>
            <w:r w:rsidR="00D66130" w:rsidRPr="000E5BEB">
              <w:t xml:space="preserve"> </w:t>
            </w:r>
            <w:r w:rsidR="00D66130" w:rsidRPr="00D66130">
              <w:t>значением</w:t>
            </w:r>
            <w:r w:rsidR="00D66130" w:rsidRPr="000E5BEB">
              <w:t xml:space="preserve"> </w:t>
            </w:r>
            <w:r w:rsidR="00D66130" w:rsidRPr="00D66130">
              <w:t>из</w:t>
            </w:r>
            <w:r w:rsidR="00D66130" w:rsidRPr="000E5BEB">
              <w:t xml:space="preserve"> </w:t>
            </w:r>
            <w:r w:rsidR="00D66130" w:rsidRPr="00D66130">
              <w:t>тега</w:t>
            </w:r>
            <w:r w:rsidR="00D66130" w:rsidRPr="000E5BEB">
              <w:t xml:space="preserve"> </w:t>
            </w:r>
            <w:r w:rsidR="00D66130" w:rsidRPr="000E5BEB">
              <w:rPr>
                <w:lang w:val="en-US"/>
              </w:rPr>
              <w:t>FS</w:t>
            </w:r>
            <w:r w:rsidR="00D66130" w:rsidRPr="000E5BEB">
              <w:t>_</w:t>
            </w:r>
            <w:r w:rsidR="00D66130" w:rsidRPr="000E5BEB">
              <w:rPr>
                <w:lang w:val="en-US"/>
              </w:rPr>
              <w:t>SPECIFDETAIL</w:t>
            </w:r>
            <w:r w:rsidR="00D66130" w:rsidRPr="000E5BEB">
              <w:t>_</w:t>
            </w:r>
            <w:r w:rsidR="00D66130" w:rsidRPr="000E5BEB">
              <w:rPr>
                <w:lang w:val="en-US"/>
              </w:rPr>
              <w:t>D</w:t>
            </w:r>
            <w:r w:rsidR="00D66130" w:rsidRPr="000E5BEB">
              <w:t>08_</w:t>
            </w:r>
            <w:r w:rsidR="00D66130" w:rsidRPr="000E5BEB">
              <w:rPr>
                <w:lang w:val="en-US"/>
              </w:rPr>
              <w:t>LIST</w:t>
            </w:r>
            <w:r w:rsidR="00D66130" w:rsidRPr="000E5BEB">
              <w:t xml:space="preserve">: </w:t>
            </w:r>
            <w:r w:rsidR="00D66130" w:rsidRPr="000E5BEB">
              <w:rPr>
                <w:lang w:val="en-US"/>
              </w:rPr>
              <w:t>CODECS</w:t>
            </w:r>
            <w:r w:rsidR="00D66130" w:rsidRPr="000E5BEB">
              <w:t xml:space="preserve">, </w:t>
            </w:r>
            <w:r w:rsidR="00D66130" w:rsidRPr="00D66130">
              <w:t>если</w:t>
            </w:r>
            <w:r w:rsidR="00D66130" w:rsidRPr="000E5BEB">
              <w:t xml:space="preserve"> </w:t>
            </w:r>
            <w:r w:rsidR="00D66130" w:rsidRPr="00D66130">
              <w:t>в</w:t>
            </w:r>
            <w:r w:rsidR="00D66130" w:rsidRPr="000E5BEB">
              <w:t xml:space="preserve"> </w:t>
            </w:r>
            <w:r w:rsidR="00D66130" w:rsidRPr="00D66130">
              <w:t>теге</w:t>
            </w:r>
            <w:r w:rsidR="00D66130" w:rsidRPr="000E5BEB">
              <w:t xml:space="preserve"> </w:t>
            </w:r>
            <w:r w:rsidR="00D66130" w:rsidRPr="000E5BEB">
              <w:rPr>
                <w:lang w:val="en-US"/>
              </w:rPr>
              <w:t>FS</w:t>
            </w:r>
            <w:r w:rsidR="00D66130" w:rsidRPr="000E5BEB">
              <w:t>_</w:t>
            </w:r>
            <w:r w:rsidR="00D66130" w:rsidRPr="000E5BEB">
              <w:rPr>
                <w:lang w:val="en-US"/>
              </w:rPr>
              <w:t>SPECIFDETAIL</w:t>
            </w:r>
            <w:r w:rsidR="00D66130" w:rsidRPr="000E5BEB">
              <w:t>_</w:t>
            </w:r>
            <w:r w:rsidR="00D66130" w:rsidRPr="000E5BEB">
              <w:rPr>
                <w:lang w:val="en-US"/>
              </w:rPr>
              <w:t>D</w:t>
            </w:r>
            <w:r w:rsidR="00D66130" w:rsidRPr="000E5BEB">
              <w:t>08_</w:t>
            </w:r>
            <w:r w:rsidR="00D66130" w:rsidRPr="000E5BEB">
              <w:rPr>
                <w:lang w:val="en-US"/>
              </w:rPr>
              <w:t>LIST</w:t>
            </w:r>
            <w:r w:rsidR="00D66130" w:rsidRPr="000E5BEB">
              <w:t>:</w:t>
            </w:r>
            <w:r w:rsidR="00D66130" w:rsidRPr="000E5BEB">
              <w:rPr>
                <w:lang w:val="en-US"/>
              </w:rPr>
              <w:t>TYPECODEOBJPAYER</w:t>
            </w:r>
            <w:r w:rsidR="00D66130" w:rsidRPr="000E5BEB">
              <w:t xml:space="preserve"> </w:t>
            </w:r>
            <w:r w:rsidR="00D66130" w:rsidRPr="00D66130">
              <w:t>указанно</w:t>
            </w:r>
            <w:r w:rsidR="00D66130" w:rsidRPr="000E5BEB">
              <w:t xml:space="preserve"> </w:t>
            </w:r>
            <w:r w:rsidR="00D66130" w:rsidRPr="00D66130">
              <w:t>значение</w:t>
            </w:r>
            <w:r w:rsidR="00D66130" w:rsidRPr="000E5BEB">
              <w:t xml:space="preserve"> «2» </w:t>
            </w:r>
            <w:r w:rsidR="00D66130" w:rsidRPr="00D66130">
              <w:t>и</w:t>
            </w:r>
            <w:r w:rsidR="00D66130" w:rsidRPr="000E5BEB">
              <w:t xml:space="preserve"> </w:t>
            </w:r>
            <w:r w:rsidR="00D66130" w:rsidRPr="00D66130">
              <w:t>в</w:t>
            </w:r>
            <w:r w:rsidR="00D66130" w:rsidRPr="000E5BEB">
              <w:t xml:space="preserve"> </w:t>
            </w:r>
            <w:r w:rsidR="00D66130" w:rsidRPr="00D66130">
              <w:t>теге</w:t>
            </w:r>
            <w:r w:rsidR="00D66130" w:rsidRPr="000E5BEB">
              <w:t xml:space="preserve"> </w:t>
            </w:r>
            <w:r w:rsidR="00D66130" w:rsidRPr="000E5BEB">
              <w:rPr>
                <w:lang w:val="en-US"/>
              </w:rPr>
              <w:t>BRE</w:t>
            </w:r>
            <w:r w:rsidR="00D66130" w:rsidRPr="000E5BEB">
              <w:t>_</w:t>
            </w:r>
            <w:r w:rsidR="00D66130" w:rsidRPr="000E5BEB">
              <w:rPr>
                <w:lang w:val="en-US"/>
              </w:rPr>
              <w:t>ACCOUNTNUMBERCLIENT</w:t>
            </w:r>
            <w:r w:rsidR="00D66130" w:rsidRPr="000E5BEB">
              <w:t xml:space="preserve"> </w:t>
            </w:r>
            <w:r w:rsidR="00D66130" w:rsidRPr="00D66130">
              <w:t>значение</w:t>
            </w:r>
            <w:r w:rsidR="00D66130" w:rsidRPr="000E5BEB">
              <w:t xml:space="preserve"> </w:t>
            </w:r>
            <w:r w:rsidR="00D66130" w:rsidRPr="00D66130">
              <w:t>первых</w:t>
            </w:r>
            <w:r w:rsidR="00D66130" w:rsidRPr="000E5BEB">
              <w:t xml:space="preserve"> </w:t>
            </w:r>
            <w:r w:rsidR="00D66130" w:rsidRPr="00D66130">
              <w:t>двух</w:t>
            </w:r>
            <w:r w:rsidR="00D66130" w:rsidRPr="000E5BEB">
              <w:t xml:space="preserve"> </w:t>
            </w:r>
            <w:r w:rsidR="00D66130" w:rsidRPr="00D66130">
              <w:t>символов</w:t>
            </w:r>
            <w:r w:rsidR="00D66130" w:rsidRPr="000E5BEB">
              <w:t xml:space="preserve"> = 71</w:t>
            </w:r>
          </w:p>
        </w:tc>
      </w:tr>
      <w:tr w:rsidR="0004239F" w:rsidRPr="009450E6" w14:paraId="52A79E3E" w14:textId="77777777" w:rsidTr="0004239F">
        <w:tc>
          <w:tcPr>
            <w:tcW w:w="1125" w:type="pct"/>
            <w:tcBorders>
              <w:top w:val="single" w:sz="4" w:space="0" w:color="auto"/>
              <w:left w:val="single" w:sz="4" w:space="0" w:color="auto"/>
              <w:bottom w:val="single" w:sz="4" w:space="0" w:color="auto"/>
              <w:right w:val="single" w:sz="4" w:space="0" w:color="auto"/>
            </w:tcBorders>
          </w:tcPr>
          <w:p w14:paraId="14377B51" w14:textId="3DC19138" w:rsidR="00FF6F0B" w:rsidRPr="00071E5A" w:rsidRDefault="00071E5A" w:rsidP="001754DB">
            <w:pPr>
              <w:pStyle w:val="GOSTTablenorm"/>
              <w:suppressAutoHyphens/>
            </w:pPr>
            <w:commentRangeStart w:id="6164"/>
            <w:r w:rsidRPr="00D66130">
              <w:rPr>
                <w:color w:val="FF0000"/>
              </w:rPr>
              <w:t>Код_пост_расх_дет_получателя</w:t>
            </w:r>
            <w:commentRangeEnd w:id="6164"/>
            <w:r w:rsidR="009D4C9C">
              <w:rPr>
                <w:rStyle w:val="afff4"/>
              </w:rPr>
              <w:commentReference w:id="6164"/>
            </w:r>
          </w:p>
        </w:tc>
        <w:tc>
          <w:tcPr>
            <w:tcW w:w="271" w:type="pct"/>
            <w:tcBorders>
              <w:top w:val="single" w:sz="4" w:space="0" w:color="auto"/>
              <w:left w:val="single" w:sz="4" w:space="0" w:color="auto"/>
              <w:bottom w:val="single" w:sz="4" w:space="0" w:color="auto"/>
              <w:right w:val="single" w:sz="4" w:space="0" w:color="auto"/>
            </w:tcBorders>
          </w:tcPr>
          <w:p w14:paraId="2F829484" w14:textId="3E1C6580" w:rsidR="00FF6F0B" w:rsidRPr="00071E5A" w:rsidRDefault="00071E5A" w:rsidP="001754DB">
            <w:pPr>
              <w:pStyle w:val="GOSTTablenorm"/>
              <w:suppressAutoHyphens/>
            </w:pPr>
            <w:r>
              <w:t>да</w:t>
            </w:r>
          </w:p>
        </w:tc>
        <w:tc>
          <w:tcPr>
            <w:tcW w:w="1140" w:type="pct"/>
            <w:tcBorders>
              <w:top w:val="single" w:sz="4" w:space="0" w:color="auto"/>
              <w:left w:val="single" w:sz="4" w:space="0" w:color="auto"/>
              <w:bottom w:val="single" w:sz="4" w:space="0" w:color="auto"/>
              <w:right w:val="single" w:sz="4" w:space="0" w:color="auto"/>
            </w:tcBorders>
          </w:tcPr>
          <w:p w14:paraId="3F88475F" w14:textId="60AF50BD" w:rsidR="00FF6F0B" w:rsidRPr="00071E5A" w:rsidRDefault="00071E5A" w:rsidP="001754DB">
            <w:pPr>
              <w:pStyle w:val="GOSTTablenorm"/>
              <w:suppressAutoHyphens/>
            </w:pPr>
            <w:r w:rsidRPr="00071E5A">
              <w:t>Код поступлений или код расходов детализированный получателя л/с с кодом 71  или код направления расходования  получателя по л/с с кодом 41 (по строке документа)</w:t>
            </w:r>
          </w:p>
        </w:tc>
        <w:tc>
          <w:tcPr>
            <w:tcW w:w="1144" w:type="pct"/>
            <w:tcBorders>
              <w:top w:val="single" w:sz="4" w:space="0" w:color="auto"/>
              <w:left w:val="single" w:sz="4" w:space="0" w:color="auto"/>
              <w:bottom w:val="single" w:sz="4" w:space="0" w:color="auto"/>
              <w:right w:val="single" w:sz="4" w:space="0" w:color="auto"/>
            </w:tcBorders>
          </w:tcPr>
          <w:p w14:paraId="21306D1C" w14:textId="5AD72128" w:rsidR="00CA2D8B" w:rsidRPr="00CA2D8B" w:rsidRDefault="00CA2D8B" w:rsidP="00CA2D8B">
            <w:pPr>
              <w:pStyle w:val="GOSTTablenorm"/>
              <w:suppressAutoHyphens/>
              <w:rPr>
                <w:lang w:val="en-US"/>
              </w:rPr>
            </w:pPr>
            <w:r w:rsidRPr="00CA2D8B">
              <w:rPr>
                <w:lang w:val="en-US"/>
              </w:rPr>
              <w:t xml:space="preserve">FS_SPECIFDETAIL_D08_LIST:CODECS </w:t>
            </w:r>
            <w:r>
              <w:t>или</w:t>
            </w:r>
          </w:p>
          <w:p w14:paraId="6A26E2EC" w14:textId="0A1FEBA1" w:rsidR="00FF6F0B" w:rsidRPr="00CA2D8B" w:rsidRDefault="00CA2D8B" w:rsidP="00DB69B0">
            <w:pPr>
              <w:pStyle w:val="GOSTTablenorm"/>
              <w:suppressAutoHyphens/>
              <w:rPr>
                <w:lang w:val="en-US"/>
              </w:rPr>
            </w:pPr>
            <w:r w:rsidRPr="00CA2D8B">
              <w:rPr>
                <w:lang w:val="en-US"/>
              </w:rPr>
              <w:t>FS_SPECIFDETAIL_D08_LIST:DETAILCODEOBJECTRECIP</w:t>
            </w:r>
          </w:p>
        </w:tc>
        <w:tc>
          <w:tcPr>
            <w:tcW w:w="1320" w:type="pct"/>
            <w:tcBorders>
              <w:top w:val="single" w:sz="4" w:space="0" w:color="auto"/>
              <w:left w:val="single" w:sz="4" w:space="0" w:color="auto"/>
              <w:bottom w:val="single" w:sz="4" w:space="0" w:color="auto"/>
              <w:right w:val="single" w:sz="4" w:space="0" w:color="auto"/>
            </w:tcBorders>
          </w:tcPr>
          <w:p w14:paraId="6DBE0F4A" w14:textId="6B1E1661" w:rsidR="00FF6F0B" w:rsidRPr="006F3750" w:rsidRDefault="009D4C9C" w:rsidP="00CA2D8B">
            <w:pPr>
              <w:pStyle w:val="GOSTTablenorm"/>
              <w:suppressAutoHyphens/>
            </w:pPr>
            <w:r w:rsidRPr="009D4C9C">
              <w:t>Если в теге BRE_ACCOUNTNUMBERCLIENT значение первых двух символов = 71, то заполняется по правилу:</w:t>
            </w:r>
          </w:p>
          <w:p w14:paraId="2D21BC70" w14:textId="329179D2" w:rsidR="009D4C9C" w:rsidRPr="006F3750" w:rsidRDefault="009D4C9C" w:rsidP="009D4C9C">
            <w:pPr>
              <w:pStyle w:val="GOSTTableListMark1"/>
            </w:pPr>
            <w:r w:rsidRPr="006F3750">
              <w:t xml:space="preserve">Значением из тега </w:t>
            </w:r>
            <w:r w:rsidRPr="009D4C9C">
              <w:rPr>
                <w:lang w:val="en-US"/>
              </w:rPr>
              <w:t>FS</w:t>
            </w:r>
            <w:r w:rsidRPr="006F3750">
              <w:t>_</w:t>
            </w:r>
            <w:r w:rsidRPr="009D4C9C">
              <w:rPr>
                <w:lang w:val="en-US"/>
              </w:rPr>
              <w:t>SPECIFDETAIL</w:t>
            </w:r>
            <w:r w:rsidRPr="006F3750">
              <w:t>_</w:t>
            </w:r>
            <w:r w:rsidRPr="009D4C9C">
              <w:rPr>
                <w:lang w:val="en-US"/>
              </w:rPr>
              <w:t>D</w:t>
            </w:r>
            <w:r w:rsidRPr="006F3750">
              <w:t>08_</w:t>
            </w:r>
            <w:r w:rsidRPr="009D4C9C">
              <w:rPr>
                <w:lang w:val="en-US"/>
              </w:rPr>
              <w:t>LIST</w:t>
            </w:r>
            <w:r w:rsidRPr="006F3750">
              <w:t>:</w:t>
            </w:r>
            <w:r w:rsidRPr="009D4C9C">
              <w:rPr>
                <w:lang w:val="en-US"/>
              </w:rPr>
              <w:t>CODECS</w:t>
            </w:r>
            <w:r w:rsidRPr="006F3750">
              <w:t xml:space="preserve">, если в теге </w:t>
            </w:r>
            <w:r w:rsidRPr="009D4C9C">
              <w:rPr>
                <w:lang w:val="en-US"/>
              </w:rPr>
              <w:t>FS</w:t>
            </w:r>
            <w:r w:rsidRPr="006F3750">
              <w:t>_</w:t>
            </w:r>
            <w:r w:rsidRPr="009D4C9C">
              <w:rPr>
                <w:lang w:val="en-US"/>
              </w:rPr>
              <w:t>SPECIFDETAIL</w:t>
            </w:r>
            <w:r w:rsidRPr="006F3750">
              <w:t>_</w:t>
            </w:r>
            <w:r w:rsidRPr="009D4C9C">
              <w:rPr>
                <w:lang w:val="en-US"/>
              </w:rPr>
              <w:t>D</w:t>
            </w:r>
            <w:r w:rsidRPr="006F3750">
              <w:t>08_</w:t>
            </w:r>
            <w:r w:rsidRPr="009D4C9C">
              <w:rPr>
                <w:lang w:val="en-US"/>
              </w:rPr>
              <w:t>LIST</w:t>
            </w:r>
            <w:r w:rsidRPr="006F3750">
              <w:t>:</w:t>
            </w:r>
            <w:r w:rsidRPr="009D4C9C">
              <w:rPr>
                <w:lang w:val="en-US"/>
              </w:rPr>
              <w:t>TYPECODEOBJPAYER</w:t>
            </w:r>
            <w:r w:rsidRPr="006F3750">
              <w:t xml:space="preserve"> указанно значение «1»;</w:t>
            </w:r>
          </w:p>
          <w:p w14:paraId="0C4FAE81" w14:textId="11FB2BEF" w:rsidR="009D4C9C" w:rsidRPr="006F3750" w:rsidRDefault="009D4C9C" w:rsidP="009D4C9C">
            <w:pPr>
              <w:pStyle w:val="GOSTTableListMark1"/>
            </w:pPr>
            <w:r w:rsidRPr="006F3750">
              <w:t xml:space="preserve">Значением из тега </w:t>
            </w:r>
            <w:r w:rsidRPr="009D4C9C">
              <w:rPr>
                <w:lang w:val="en-US"/>
              </w:rPr>
              <w:t>FS</w:t>
            </w:r>
            <w:r w:rsidRPr="006F3750">
              <w:t>_</w:t>
            </w:r>
            <w:r w:rsidRPr="009D4C9C">
              <w:rPr>
                <w:lang w:val="en-US"/>
              </w:rPr>
              <w:t>SPECIFDETAIL</w:t>
            </w:r>
            <w:r w:rsidRPr="006F3750">
              <w:t>_</w:t>
            </w:r>
            <w:r w:rsidRPr="009D4C9C">
              <w:rPr>
                <w:lang w:val="en-US"/>
              </w:rPr>
              <w:t>D</w:t>
            </w:r>
            <w:r w:rsidRPr="006F3750">
              <w:t>08_</w:t>
            </w:r>
            <w:r w:rsidRPr="009D4C9C">
              <w:rPr>
                <w:lang w:val="en-US"/>
              </w:rPr>
              <w:t>LIST</w:t>
            </w:r>
            <w:r w:rsidRPr="006F3750">
              <w:t>:</w:t>
            </w:r>
            <w:r w:rsidRPr="009D4C9C">
              <w:rPr>
                <w:lang w:val="en-US"/>
              </w:rPr>
              <w:t>DETAILCODEOBJECTRECIP</w:t>
            </w:r>
            <w:r w:rsidRPr="006F3750">
              <w:t xml:space="preserve">, если в теге </w:t>
            </w:r>
            <w:r w:rsidRPr="009D4C9C">
              <w:rPr>
                <w:lang w:val="en-US"/>
              </w:rPr>
              <w:t>FS</w:t>
            </w:r>
            <w:r w:rsidRPr="006F3750">
              <w:t>_</w:t>
            </w:r>
            <w:r w:rsidRPr="009D4C9C">
              <w:rPr>
                <w:lang w:val="en-US"/>
              </w:rPr>
              <w:t>SPECIFDETAIL</w:t>
            </w:r>
            <w:r w:rsidRPr="006F3750">
              <w:t>_</w:t>
            </w:r>
            <w:r w:rsidRPr="009D4C9C">
              <w:rPr>
                <w:lang w:val="en-US"/>
              </w:rPr>
              <w:t>D</w:t>
            </w:r>
            <w:r w:rsidRPr="006F3750">
              <w:t>08_</w:t>
            </w:r>
            <w:r w:rsidRPr="009D4C9C">
              <w:rPr>
                <w:lang w:val="en-US"/>
              </w:rPr>
              <w:t>LIST</w:t>
            </w:r>
            <w:r w:rsidRPr="006F3750">
              <w:t>:</w:t>
            </w:r>
            <w:r w:rsidRPr="009D4C9C">
              <w:rPr>
                <w:lang w:val="en-US"/>
              </w:rPr>
              <w:t>TYPECODEOBJPAYER</w:t>
            </w:r>
            <w:r w:rsidRPr="006F3750">
              <w:t xml:space="preserve"> указанно значение «2»;</w:t>
            </w:r>
          </w:p>
          <w:p w14:paraId="410E7EEA" w14:textId="77777777" w:rsidR="009D4C9C" w:rsidRDefault="009D4C9C" w:rsidP="009D4C9C">
            <w:pPr>
              <w:pStyle w:val="GOSTTablenorm"/>
              <w:suppressAutoHyphens/>
            </w:pPr>
            <w:r>
              <w:t>Если в теге BRE_ACCOUNTNUMBERCLIENT значение первых двух символов = 41, то заполняется по правилу:</w:t>
            </w:r>
          </w:p>
          <w:p w14:paraId="70DC68A6" w14:textId="7F8A510E" w:rsidR="009D4C9C" w:rsidRPr="009D4C9C" w:rsidRDefault="009D4C9C" w:rsidP="00DB69B0">
            <w:pPr>
              <w:pStyle w:val="GOSTTablenorm"/>
              <w:suppressAutoHyphens/>
              <w:rPr>
                <w:lang w:val="en-US"/>
              </w:rPr>
            </w:pPr>
            <w:r>
              <w:t>Значением</w:t>
            </w:r>
            <w:r w:rsidRPr="009D4C9C">
              <w:rPr>
                <w:lang w:val="en-US"/>
              </w:rPr>
              <w:t xml:space="preserve"> </w:t>
            </w:r>
            <w:r>
              <w:t>из</w:t>
            </w:r>
            <w:r w:rsidRPr="009D4C9C">
              <w:rPr>
                <w:lang w:val="en-US"/>
              </w:rPr>
              <w:t xml:space="preserve"> </w:t>
            </w:r>
            <w:r>
              <w:t>тега</w:t>
            </w:r>
            <w:r w:rsidRPr="009D4C9C">
              <w:rPr>
                <w:lang w:val="en-US"/>
              </w:rPr>
              <w:t xml:space="preserve"> FS_SPECIFDETAIL_D08_LIST:DETAILCODEOBJECTRECIP</w:t>
            </w:r>
          </w:p>
        </w:tc>
      </w:tr>
      <w:tr w:rsidR="0004239F" w:rsidRPr="009450E6" w14:paraId="1A749A14" w14:textId="77777777" w:rsidTr="0004239F">
        <w:tc>
          <w:tcPr>
            <w:tcW w:w="1125" w:type="pct"/>
            <w:tcBorders>
              <w:top w:val="single" w:sz="4" w:space="0" w:color="auto"/>
              <w:left w:val="single" w:sz="4" w:space="0" w:color="auto"/>
              <w:bottom w:val="single" w:sz="4" w:space="0" w:color="auto"/>
              <w:right w:val="single" w:sz="4" w:space="0" w:color="auto"/>
            </w:tcBorders>
          </w:tcPr>
          <w:p w14:paraId="43108B50" w14:textId="76CD59EE" w:rsidR="00FF6F0B" w:rsidRPr="00CA2D8B" w:rsidRDefault="00CA2D8B" w:rsidP="001754DB">
            <w:pPr>
              <w:pStyle w:val="GOSTTablenorm"/>
              <w:suppressAutoHyphens/>
              <w:rPr>
                <w:lang w:val="en-US"/>
              </w:rPr>
            </w:pPr>
            <w:r w:rsidRPr="00CA2D8B">
              <w:rPr>
                <w:lang w:val="en-US"/>
              </w:rPr>
              <w:t>Код_цели_получателя</w:t>
            </w:r>
          </w:p>
        </w:tc>
        <w:tc>
          <w:tcPr>
            <w:tcW w:w="271" w:type="pct"/>
            <w:tcBorders>
              <w:top w:val="single" w:sz="4" w:space="0" w:color="auto"/>
              <w:left w:val="single" w:sz="4" w:space="0" w:color="auto"/>
              <w:bottom w:val="single" w:sz="4" w:space="0" w:color="auto"/>
              <w:right w:val="single" w:sz="4" w:space="0" w:color="auto"/>
            </w:tcBorders>
          </w:tcPr>
          <w:p w14:paraId="6CBD4F61" w14:textId="5F6B35DD" w:rsidR="00FF6F0B" w:rsidRPr="00CA2D8B" w:rsidRDefault="009D4C9C" w:rsidP="001754DB">
            <w:pPr>
              <w:pStyle w:val="GOSTTablenorm"/>
              <w:suppressAutoHyphens/>
            </w:pPr>
            <w:r>
              <w:t>да</w:t>
            </w:r>
          </w:p>
        </w:tc>
        <w:tc>
          <w:tcPr>
            <w:tcW w:w="1140" w:type="pct"/>
            <w:tcBorders>
              <w:top w:val="single" w:sz="4" w:space="0" w:color="auto"/>
              <w:left w:val="single" w:sz="4" w:space="0" w:color="auto"/>
              <w:bottom w:val="single" w:sz="4" w:space="0" w:color="auto"/>
              <w:right w:val="single" w:sz="4" w:space="0" w:color="auto"/>
            </w:tcBorders>
          </w:tcPr>
          <w:p w14:paraId="359B3BD8" w14:textId="28C1560C" w:rsidR="00FF6F0B" w:rsidRPr="00CA2D8B" w:rsidRDefault="009D4C9C" w:rsidP="001754DB">
            <w:pPr>
              <w:pStyle w:val="GOSTTablenorm"/>
              <w:suppressAutoHyphens/>
            </w:pPr>
            <w:r w:rsidRPr="009D4C9C">
              <w:t>Код субсидии/цели по л/с с кодом 41 получателя (по строке документа)</w:t>
            </w:r>
          </w:p>
        </w:tc>
        <w:tc>
          <w:tcPr>
            <w:tcW w:w="1144" w:type="pct"/>
            <w:tcBorders>
              <w:top w:val="single" w:sz="4" w:space="0" w:color="auto"/>
              <w:left w:val="single" w:sz="4" w:space="0" w:color="auto"/>
              <w:bottom w:val="single" w:sz="4" w:space="0" w:color="auto"/>
              <w:right w:val="single" w:sz="4" w:space="0" w:color="auto"/>
            </w:tcBorders>
          </w:tcPr>
          <w:p w14:paraId="1F538DD6" w14:textId="04512ED4" w:rsidR="00FF6F0B" w:rsidRPr="00CA2D8B" w:rsidRDefault="00523C43" w:rsidP="00DB69B0">
            <w:pPr>
              <w:pStyle w:val="GOSTTablenorm"/>
              <w:suppressAutoHyphens/>
              <w:rPr>
                <w:lang w:val="en-US"/>
              </w:rPr>
            </w:pPr>
            <w:r w:rsidRPr="009D4C9C">
              <w:rPr>
                <w:lang w:val="en-US"/>
              </w:rPr>
              <w:t>FS_SPECIFDETAIL_D08_LIST:ANALYTICCODEREC</w:t>
            </w:r>
          </w:p>
        </w:tc>
        <w:tc>
          <w:tcPr>
            <w:tcW w:w="1320" w:type="pct"/>
            <w:tcBorders>
              <w:top w:val="single" w:sz="4" w:space="0" w:color="auto"/>
              <w:left w:val="single" w:sz="4" w:space="0" w:color="auto"/>
              <w:bottom w:val="single" w:sz="4" w:space="0" w:color="auto"/>
              <w:right w:val="single" w:sz="4" w:space="0" w:color="auto"/>
            </w:tcBorders>
          </w:tcPr>
          <w:p w14:paraId="6374FF57" w14:textId="54072333" w:rsidR="00FF6F0B" w:rsidRPr="009D4C9C" w:rsidRDefault="009D4C9C" w:rsidP="00DB69B0">
            <w:pPr>
              <w:pStyle w:val="GOSTTablenorm"/>
              <w:suppressAutoHyphens/>
              <w:rPr>
                <w:lang w:val="en-US"/>
              </w:rPr>
            </w:pPr>
            <w:r w:rsidRPr="009D4C9C">
              <w:t>Заполняется</w:t>
            </w:r>
            <w:r w:rsidRPr="009D4C9C">
              <w:rPr>
                <w:lang w:val="en-US"/>
              </w:rPr>
              <w:t xml:space="preserve"> </w:t>
            </w:r>
            <w:r w:rsidRPr="009D4C9C">
              <w:t>значением</w:t>
            </w:r>
            <w:r w:rsidRPr="009D4C9C">
              <w:rPr>
                <w:lang w:val="en-US"/>
              </w:rPr>
              <w:t xml:space="preserve"> </w:t>
            </w:r>
            <w:r w:rsidRPr="009D4C9C">
              <w:t>из</w:t>
            </w:r>
            <w:r w:rsidRPr="009D4C9C">
              <w:rPr>
                <w:lang w:val="en-US"/>
              </w:rPr>
              <w:t xml:space="preserve"> </w:t>
            </w:r>
            <w:r w:rsidRPr="009D4C9C">
              <w:t>тега</w:t>
            </w:r>
            <w:r w:rsidRPr="009D4C9C">
              <w:rPr>
                <w:lang w:val="en-US"/>
              </w:rPr>
              <w:t xml:space="preserve"> FS_SPECIFDETAIL_D08_LIST:ANALYTICCODEREC (</w:t>
            </w:r>
            <w:r w:rsidRPr="009D4C9C">
              <w:t>при</w:t>
            </w:r>
            <w:r w:rsidRPr="009D4C9C">
              <w:rPr>
                <w:lang w:val="en-US"/>
              </w:rPr>
              <w:t xml:space="preserve"> </w:t>
            </w:r>
            <w:r w:rsidRPr="009D4C9C">
              <w:t>наличии</w:t>
            </w:r>
            <w:r w:rsidRPr="009D4C9C">
              <w:rPr>
                <w:lang w:val="en-US"/>
              </w:rPr>
              <w:t xml:space="preserve">), </w:t>
            </w:r>
            <w:r w:rsidRPr="009D4C9C">
              <w:t>если</w:t>
            </w:r>
            <w:r w:rsidRPr="009D4C9C">
              <w:rPr>
                <w:lang w:val="en-US"/>
              </w:rPr>
              <w:t xml:space="preserve"> </w:t>
            </w:r>
            <w:r w:rsidRPr="009D4C9C">
              <w:t>в</w:t>
            </w:r>
            <w:r w:rsidRPr="009D4C9C">
              <w:rPr>
                <w:lang w:val="en-US"/>
              </w:rPr>
              <w:t xml:space="preserve"> </w:t>
            </w:r>
            <w:r w:rsidRPr="009D4C9C">
              <w:t>теге</w:t>
            </w:r>
            <w:r w:rsidRPr="009D4C9C">
              <w:rPr>
                <w:lang w:val="en-US"/>
              </w:rPr>
              <w:t xml:space="preserve"> BRE_ACCOUNTNUMBERCLIENT </w:t>
            </w:r>
            <w:r w:rsidRPr="009D4C9C">
              <w:t>значение</w:t>
            </w:r>
            <w:r w:rsidRPr="009D4C9C">
              <w:rPr>
                <w:lang w:val="en-US"/>
              </w:rPr>
              <w:t xml:space="preserve"> </w:t>
            </w:r>
            <w:r w:rsidRPr="009D4C9C">
              <w:t>первых</w:t>
            </w:r>
            <w:r w:rsidRPr="009D4C9C">
              <w:rPr>
                <w:lang w:val="en-US"/>
              </w:rPr>
              <w:t xml:space="preserve"> </w:t>
            </w:r>
            <w:r w:rsidRPr="009D4C9C">
              <w:t>двух</w:t>
            </w:r>
            <w:r w:rsidRPr="009D4C9C">
              <w:rPr>
                <w:lang w:val="en-US"/>
              </w:rPr>
              <w:t xml:space="preserve"> </w:t>
            </w:r>
            <w:r w:rsidRPr="009D4C9C">
              <w:t>символов</w:t>
            </w:r>
            <w:r w:rsidRPr="009D4C9C">
              <w:rPr>
                <w:lang w:val="en-US"/>
              </w:rPr>
              <w:t xml:space="preserve"> = 41</w:t>
            </w:r>
          </w:p>
        </w:tc>
      </w:tr>
      <w:tr w:rsidR="0004239F" w:rsidRPr="009450E6" w14:paraId="1F93EDAF" w14:textId="77777777" w:rsidTr="0004239F">
        <w:tc>
          <w:tcPr>
            <w:tcW w:w="1125" w:type="pct"/>
            <w:tcBorders>
              <w:top w:val="single" w:sz="4" w:space="0" w:color="auto"/>
              <w:left w:val="single" w:sz="4" w:space="0" w:color="auto"/>
              <w:bottom w:val="single" w:sz="4" w:space="0" w:color="auto"/>
              <w:right w:val="single" w:sz="4" w:space="0" w:color="auto"/>
            </w:tcBorders>
          </w:tcPr>
          <w:p w14:paraId="21CBEB55" w14:textId="01BB5D40" w:rsidR="00CA2D8B" w:rsidRPr="009D4C9C" w:rsidRDefault="009D4C9C" w:rsidP="001754DB">
            <w:pPr>
              <w:pStyle w:val="GOSTTablenorm"/>
              <w:suppressAutoHyphens/>
            </w:pPr>
            <w:commentRangeStart w:id="6165"/>
            <w:r w:rsidRPr="009D4C9C">
              <w:rPr>
                <w:color w:val="FF0000"/>
              </w:rPr>
              <w:t>БПР_получателя</w:t>
            </w:r>
            <w:commentRangeEnd w:id="6165"/>
            <w:r>
              <w:rPr>
                <w:rStyle w:val="afff4"/>
              </w:rPr>
              <w:commentReference w:id="6165"/>
            </w:r>
          </w:p>
        </w:tc>
        <w:tc>
          <w:tcPr>
            <w:tcW w:w="271" w:type="pct"/>
            <w:tcBorders>
              <w:top w:val="single" w:sz="4" w:space="0" w:color="auto"/>
              <w:left w:val="single" w:sz="4" w:space="0" w:color="auto"/>
              <w:bottom w:val="single" w:sz="4" w:space="0" w:color="auto"/>
              <w:right w:val="single" w:sz="4" w:space="0" w:color="auto"/>
            </w:tcBorders>
          </w:tcPr>
          <w:p w14:paraId="270FF26C" w14:textId="64F94F60" w:rsidR="00CA2D8B" w:rsidRPr="00CA2D8B" w:rsidRDefault="00F41295" w:rsidP="001754DB">
            <w:pPr>
              <w:pStyle w:val="GOSTTablenorm"/>
              <w:suppressAutoHyphens/>
            </w:pPr>
            <w:r>
              <w:t>да</w:t>
            </w:r>
          </w:p>
        </w:tc>
        <w:tc>
          <w:tcPr>
            <w:tcW w:w="1140" w:type="pct"/>
            <w:tcBorders>
              <w:top w:val="single" w:sz="4" w:space="0" w:color="auto"/>
              <w:left w:val="single" w:sz="4" w:space="0" w:color="auto"/>
              <w:bottom w:val="single" w:sz="4" w:space="0" w:color="auto"/>
              <w:right w:val="single" w:sz="4" w:space="0" w:color="auto"/>
            </w:tcBorders>
          </w:tcPr>
          <w:p w14:paraId="29D3EB35" w14:textId="1DC13CB2" w:rsidR="00CA2D8B" w:rsidRPr="00BF46DF" w:rsidRDefault="009D4C9C" w:rsidP="001754DB">
            <w:pPr>
              <w:pStyle w:val="GOSTTablenorm"/>
              <w:suppressAutoHyphens/>
            </w:pPr>
            <w:r w:rsidRPr="009D4C9C">
              <w:t>Признак разрешения расходования средств по ЛС получателя</w:t>
            </w:r>
          </w:p>
        </w:tc>
        <w:tc>
          <w:tcPr>
            <w:tcW w:w="1144" w:type="pct"/>
            <w:tcBorders>
              <w:top w:val="single" w:sz="4" w:space="0" w:color="auto"/>
              <w:left w:val="single" w:sz="4" w:space="0" w:color="auto"/>
              <w:bottom w:val="single" w:sz="4" w:space="0" w:color="auto"/>
              <w:right w:val="single" w:sz="4" w:space="0" w:color="auto"/>
            </w:tcBorders>
          </w:tcPr>
          <w:p w14:paraId="41F31F27" w14:textId="45EC10FE" w:rsidR="00CA2D8B" w:rsidRPr="00B27A7D" w:rsidRDefault="00BF46DF" w:rsidP="00DB69B0">
            <w:pPr>
              <w:pStyle w:val="GOSTTablenorm"/>
              <w:suppressAutoHyphens/>
              <w:rPr>
                <w:lang w:val="en-US"/>
              </w:rPr>
            </w:pPr>
            <w:r w:rsidRPr="00BF46DF">
              <w:rPr>
                <w:lang w:val="en-US"/>
              </w:rPr>
              <w:t>FS_SPECIFDETAIL_D08_LIST:LOGICALELEMENT</w:t>
            </w:r>
          </w:p>
        </w:tc>
        <w:tc>
          <w:tcPr>
            <w:tcW w:w="1320" w:type="pct"/>
            <w:tcBorders>
              <w:top w:val="single" w:sz="4" w:space="0" w:color="auto"/>
              <w:left w:val="single" w:sz="4" w:space="0" w:color="auto"/>
              <w:bottom w:val="single" w:sz="4" w:space="0" w:color="auto"/>
              <w:right w:val="single" w:sz="4" w:space="0" w:color="auto"/>
            </w:tcBorders>
          </w:tcPr>
          <w:p w14:paraId="26FEFF46" w14:textId="19423968" w:rsidR="00CA2D8B" w:rsidRPr="00F41295" w:rsidRDefault="00F41295" w:rsidP="00DB69B0">
            <w:pPr>
              <w:pStyle w:val="GOSTTablenorm"/>
              <w:suppressAutoHyphens/>
              <w:rPr>
                <w:lang w:val="en-US"/>
              </w:rPr>
            </w:pPr>
            <w:r w:rsidRPr="00F41295">
              <w:t>Заполняется</w:t>
            </w:r>
            <w:r w:rsidRPr="00F41295">
              <w:rPr>
                <w:lang w:val="en-US"/>
              </w:rPr>
              <w:t xml:space="preserve"> </w:t>
            </w:r>
            <w:r w:rsidRPr="00F41295">
              <w:t>значением</w:t>
            </w:r>
            <w:r w:rsidRPr="00F41295">
              <w:rPr>
                <w:lang w:val="en-US"/>
              </w:rPr>
              <w:t xml:space="preserve"> </w:t>
            </w:r>
            <w:r w:rsidRPr="00F41295">
              <w:t>БПР</w:t>
            </w:r>
            <w:r w:rsidRPr="00F41295">
              <w:rPr>
                <w:lang w:val="en-US"/>
              </w:rPr>
              <w:t>_</w:t>
            </w:r>
            <w:r w:rsidRPr="00F41295">
              <w:t>ТЕК</w:t>
            </w:r>
            <w:r w:rsidRPr="00F41295">
              <w:rPr>
                <w:lang w:val="en-US"/>
              </w:rPr>
              <w:t xml:space="preserve">, </w:t>
            </w:r>
            <w:r w:rsidRPr="00F41295">
              <w:t>если</w:t>
            </w:r>
            <w:r w:rsidRPr="00F41295">
              <w:rPr>
                <w:lang w:val="en-US"/>
              </w:rPr>
              <w:t xml:space="preserve"> </w:t>
            </w:r>
            <w:r w:rsidRPr="00F41295">
              <w:t>в</w:t>
            </w:r>
            <w:r w:rsidRPr="00F41295">
              <w:rPr>
                <w:lang w:val="en-US"/>
              </w:rPr>
              <w:t xml:space="preserve"> </w:t>
            </w:r>
            <w:r w:rsidRPr="00F41295">
              <w:t>теге</w:t>
            </w:r>
            <w:r w:rsidRPr="00F41295">
              <w:rPr>
                <w:lang w:val="en-US"/>
              </w:rPr>
              <w:t xml:space="preserve"> </w:t>
            </w:r>
            <w:r w:rsidRPr="00BF46DF">
              <w:rPr>
                <w:lang w:val="en-US"/>
              </w:rPr>
              <w:t>FS_SPECIFDETAIL_D08_LIST:LOGICALELEMENT</w:t>
            </w:r>
            <w:r w:rsidRPr="00F41295">
              <w:rPr>
                <w:lang w:val="en-US"/>
              </w:rPr>
              <w:t xml:space="preserve">: BPR </w:t>
            </w:r>
            <w:r w:rsidRPr="00F41295">
              <w:t>указано</w:t>
            </w:r>
            <w:r w:rsidRPr="00F41295">
              <w:rPr>
                <w:lang w:val="en-US"/>
              </w:rPr>
              <w:t xml:space="preserve"> </w:t>
            </w:r>
            <w:r w:rsidRPr="00F41295">
              <w:t>значение</w:t>
            </w:r>
            <w:r w:rsidRPr="00F41295">
              <w:rPr>
                <w:lang w:val="en-US"/>
              </w:rPr>
              <w:t xml:space="preserve"> true</w:t>
            </w:r>
            <w:r w:rsidRPr="00F41295" w:rsidDel="00F41295">
              <w:rPr>
                <w:lang w:val="en-US"/>
              </w:rPr>
              <w:t xml:space="preserve"> </w:t>
            </w:r>
          </w:p>
        </w:tc>
      </w:tr>
      <w:tr w:rsidR="002959DD" w:rsidRPr="00F9423D" w14:paraId="14F6800A" w14:textId="77777777" w:rsidTr="0004239F">
        <w:tc>
          <w:tcPr>
            <w:tcW w:w="1125" w:type="pct"/>
            <w:tcBorders>
              <w:top w:val="single" w:sz="4" w:space="0" w:color="auto"/>
              <w:left w:val="single" w:sz="4" w:space="0" w:color="auto"/>
              <w:bottom w:val="single" w:sz="4" w:space="0" w:color="auto"/>
              <w:right w:val="single" w:sz="4" w:space="0" w:color="auto"/>
            </w:tcBorders>
          </w:tcPr>
          <w:p w14:paraId="4358F65A" w14:textId="7D0EDDDB" w:rsidR="002959DD" w:rsidRPr="00CA2D8B" w:rsidRDefault="002959DD" w:rsidP="002959DD">
            <w:pPr>
              <w:pStyle w:val="GOSTTablenorm"/>
              <w:suppressAutoHyphens/>
              <w:rPr>
                <w:lang w:val="en-US"/>
              </w:rPr>
            </w:pPr>
            <w:commentRangeStart w:id="6166"/>
            <w:r w:rsidRPr="00B27A7D">
              <w:rPr>
                <w:color w:val="FF0000"/>
                <w:lang w:val="en-US"/>
              </w:rPr>
              <w:t>Код_цели_получателя_контр</w:t>
            </w:r>
            <w:commentRangeEnd w:id="6166"/>
            <w:r w:rsidRPr="00B27A7D">
              <w:rPr>
                <w:rStyle w:val="afff4"/>
                <w:color w:val="FF0000"/>
              </w:rPr>
              <w:commentReference w:id="6166"/>
            </w:r>
          </w:p>
        </w:tc>
        <w:tc>
          <w:tcPr>
            <w:tcW w:w="271" w:type="pct"/>
            <w:tcBorders>
              <w:top w:val="single" w:sz="4" w:space="0" w:color="auto"/>
              <w:left w:val="single" w:sz="4" w:space="0" w:color="auto"/>
              <w:bottom w:val="single" w:sz="4" w:space="0" w:color="auto"/>
              <w:right w:val="single" w:sz="4" w:space="0" w:color="auto"/>
            </w:tcBorders>
          </w:tcPr>
          <w:p w14:paraId="46EFAFF7" w14:textId="127EFA54" w:rsidR="002959DD" w:rsidRPr="00F9423D" w:rsidRDefault="002959DD" w:rsidP="002959DD">
            <w:pPr>
              <w:pStyle w:val="GOSTTablenorm"/>
              <w:suppressAutoHyphens/>
            </w:pPr>
            <w:r>
              <w:t>нет</w:t>
            </w:r>
          </w:p>
        </w:tc>
        <w:tc>
          <w:tcPr>
            <w:tcW w:w="1140" w:type="pct"/>
            <w:tcBorders>
              <w:top w:val="single" w:sz="4" w:space="0" w:color="auto"/>
              <w:left w:val="single" w:sz="4" w:space="0" w:color="auto"/>
              <w:bottom w:val="single" w:sz="4" w:space="0" w:color="auto"/>
              <w:right w:val="single" w:sz="4" w:space="0" w:color="auto"/>
            </w:tcBorders>
          </w:tcPr>
          <w:p w14:paraId="743E6554" w14:textId="7C1D3DCA" w:rsidR="002959DD" w:rsidRPr="00F9423D" w:rsidRDefault="002959DD" w:rsidP="002959DD">
            <w:pPr>
              <w:pStyle w:val="GOSTTablenorm"/>
              <w:suppressAutoHyphens/>
            </w:pPr>
            <w:r w:rsidRPr="00F9423D">
              <w:t>Код субсидии/цели по л/с с кодом 41 получателя (по строке документа)</w:t>
            </w:r>
          </w:p>
        </w:tc>
        <w:tc>
          <w:tcPr>
            <w:tcW w:w="1144" w:type="pct"/>
            <w:tcBorders>
              <w:top w:val="single" w:sz="4" w:space="0" w:color="auto"/>
              <w:left w:val="single" w:sz="4" w:space="0" w:color="auto"/>
              <w:bottom w:val="single" w:sz="4" w:space="0" w:color="auto"/>
              <w:right w:val="single" w:sz="4" w:space="0" w:color="auto"/>
            </w:tcBorders>
          </w:tcPr>
          <w:p w14:paraId="18C2361D" w14:textId="0C54AAAE" w:rsidR="002959DD" w:rsidRPr="00F9423D" w:rsidRDefault="002959DD" w:rsidP="002959DD">
            <w:pPr>
              <w:pStyle w:val="GOSTTablenorm"/>
              <w:suppressAutoHyphens/>
              <w:rPr>
                <w:lang w:val="en-US"/>
              </w:rPr>
            </w:pPr>
            <w:r w:rsidRPr="00F9423D">
              <w:rPr>
                <w:lang w:val="en-US"/>
              </w:rPr>
              <w:t>FS_SPECIFDETAIL_D08_LIST:CodeCS_ACC</w:t>
            </w:r>
          </w:p>
        </w:tc>
        <w:tc>
          <w:tcPr>
            <w:tcW w:w="1320" w:type="pct"/>
            <w:tcBorders>
              <w:top w:val="single" w:sz="4" w:space="0" w:color="auto"/>
              <w:left w:val="single" w:sz="4" w:space="0" w:color="auto"/>
              <w:bottom w:val="single" w:sz="4" w:space="0" w:color="auto"/>
              <w:right w:val="single" w:sz="4" w:space="0" w:color="auto"/>
            </w:tcBorders>
          </w:tcPr>
          <w:p w14:paraId="6DA2ADE8" w14:textId="68629C2E" w:rsidR="002959DD" w:rsidRPr="00F9423D" w:rsidRDefault="002959DD" w:rsidP="002959DD">
            <w:pPr>
              <w:pStyle w:val="GOSTTablenorm"/>
              <w:suppressAutoHyphens/>
            </w:pPr>
            <w:r>
              <w:t>-</w:t>
            </w:r>
          </w:p>
        </w:tc>
      </w:tr>
      <w:tr w:rsidR="002959DD" w:rsidRPr="009450E6" w14:paraId="7D052350" w14:textId="77777777" w:rsidTr="0004239F">
        <w:tc>
          <w:tcPr>
            <w:tcW w:w="1125" w:type="pct"/>
            <w:tcBorders>
              <w:top w:val="single" w:sz="4" w:space="0" w:color="auto"/>
              <w:left w:val="single" w:sz="4" w:space="0" w:color="auto"/>
              <w:bottom w:val="single" w:sz="4" w:space="0" w:color="auto"/>
              <w:right w:val="single" w:sz="4" w:space="0" w:color="auto"/>
            </w:tcBorders>
          </w:tcPr>
          <w:p w14:paraId="0CDFC9B4" w14:textId="69C5760E" w:rsidR="002959DD" w:rsidRPr="00F9423D" w:rsidRDefault="002959DD" w:rsidP="002959DD">
            <w:pPr>
              <w:pStyle w:val="GOSTTablenorm"/>
              <w:suppressAutoHyphens/>
              <w:rPr>
                <w:lang w:val="en-US"/>
              </w:rPr>
            </w:pPr>
            <w:commentRangeStart w:id="6167"/>
            <w:r w:rsidRPr="009D4C9C">
              <w:rPr>
                <w:color w:val="FF0000"/>
                <w:lang w:val="en-US"/>
              </w:rPr>
              <w:t>АКР_ЛС_получателя</w:t>
            </w:r>
            <w:commentRangeEnd w:id="6167"/>
            <w:r>
              <w:rPr>
                <w:rStyle w:val="afff4"/>
              </w:rPr>
              <w:commentReference w:id="6167"/>
            </w:r>
          </w:p>
        </w:tc>
        <w:tc>
          <w:tcPr>
            <w:tcW w:w="271" w:type="pct"/>
            <w:tcBorders>
              <w:top w:val="single" w:sz="4" w:space="0" w:color="auto"/>
              <w:left w:val="single" w:sz="4" w:space="0" w:color="auto"/>
              <w:bottom w:val="single" w:sz="4" w:space="0" w:color="auto"/>
              <w:right w:val="single" w:sz="4" w:space="0" w:color="auto"/>
            </w:tcBorders>
          </w:tcPr>
          <w:p w14:paraId="0049AA9A" w14:textId="1B9AB4B9" w:rsidR="002959DD" w:rsidRPr="00F9423D" w:rsidRDefault="002959DD" w:rsidP="002959DD">
            <w:pPr>
              <w:pStyle w:val="GOSTTablenorm"/>
              <w:suppressAutoHyphens/>
            </w:pPr>
            <w:r>
              <w:t>да</w:t>
            </w:r>
          </w:p>
        </w:tc>
        <w:tc>
          <w:tcPr>
            <w:tcW w:w="1140" w:type="pct"/>
            <w:tcBorders>
              <w:top w:val="single" w:sz="4" w:space="0" w:color="auto"/>
              <w:left w:val="single" w:sz="4" w:space="0" w:color="auto"/>
              <w:bottom w:val="single" w:sz="4" w:space="0" w:color="auto"/>
              <w:right w:val="single" w:sz="4" w:space="0" w:color="auto"/>
            </w:tcBorders>
          </w:tcPr>
          <w:p w14:paraId="25228FDE" w14:textId="09A0A4BB" w:rsidR="002959DD" w:rsidRPr="00BF46DF" w:rsidRDefault="002959DD" w:rsidP="002959DD">
            <w:pPr>
              <w:pStyle w:val="GOSTTablenorm"/>
              <w:suppressAutoHyphens/>
            </w:pPr>
            <w:r w:rsidRPr="00BF46DF">
              <w:t>Аналитический код раздела получателя</w:t>
            </w:r>
            <w:r>
              <w:t xml:space="preserve"> </w:t>
            </w:r>
            <w:r w:rsidRPr="00CA2D8B">
              <w:t>(по строке документа)</w:t>
            </w:r>
          </w:p>
        </w:tc>
        <w:tc>
          <w:tcPr>
            <w:tcW w:w="1144" w:type="pct"/>
            <w:tcBorders>
              <w:top w:val="single" w:sz="4" w:space="0" w:color="auto"/>
              <w:left w:val="single" w:sz="4" w:space="0" w:color="auto"/>
              <w:bottom w:val="single" w:sz="4" w:space="0" w:color="auto"/>
              <w:right w:val="single" w:sz="4" w:space="0" w:color="auto"/>
            </w:tcBorders>
          </w:tcPr>
          <w:p w14:paraId="39F5FAC9" w14:textId="272496DA" w:rsidR="002959DD" w:rsidRPr="00F9423D" w:rsidRDefault="002959DD" w:rsidP="002959DD">
            <w:pPr>
              <w:pStyle w:val="GOSTTablenorm"/>
              <w:suppressAutoHyphens/>
              <w:rPr>
                <w:lang w:val="en-US"/>
              </w:rPr>
            </w:pPr>
            <w:r w:rsidRPr="00F9423D">
              <w:rPr>
                <w:lang w:val="en-US"/>
              </w:rPr>
              <w:t>FS_SPECIFDETAIL_D08_LIST:ANALYTICCODEREC</w:t>
            </w:r>
          </w:p>
        </w:tc>
        <w:tc>
          <w:tcPr>
            <w:tcW w:w="1320" w:type="pct"/>
            <w:tcBorders>
              <w:top w:val="single" w:sz="4" w:space="0" w:color="auto"/>
              <w:left w:val="single" w:sz="4" w:space="0" w:color="auto"/>
              <w:bottom w:val="single" w:sz="4" w:space="0" w:color="auto"/>
              <w:right w:val="single" w:sz="4" w:space="0" w:color="auto"/>
            </w:tcBorders>
          </w:tcPr>
          <w:p w14:paraId="2CA2CFA8" w14:textId="31834A82" w:rsidR="002959DD" w:rsidRPr="009D4C9C" w:rsidRDefault="002959DD" w:rsidP="002959DD">
            <w:pPr>
              <w:pStyle w:val="GOSTTablenorm"/>
              <w:suppressAutoHyphens/>
              <w:rPr>
                <w:lang w:val="en-US"/>
              </w:rPr>
            </w:pPr>
            <w:r w:rsidRPr="009D4C9C">
              <w:t>Заполняется</w:t>
            </w:r>
            <w:r w:rsidRPr="009D4C9C">
              <w:rPr>
                <w:lang w:val="en-US"/>
              </w:rPr>
              <w:t xml:space="preserve"> </w:t>
            </w:r>
            <w:r w:rsidRPr="009D4C9C">
              <w:t>значением</w:t>
            </w:r>
            <w:r w:rsidRPr="009D4C9C">
              <w:rPr>
                <w:lang w:val="en-US"/>
              </w:rPr>
              <w:t xml:space="preserve"> </w:t>
            </w:r>
            <w:r w:rsidRPr="009D4C9C">
              <w:t>из</w:t>
            </w:r>
            <w:r w:rsidRPr="009D4C9C">
              <w:rPr>
                <w:lang w:val="en-US"/>
              </w:rPr>
              <w:t xml:space="preserve"> </w:t>
            </w:r>
            <w:r w:rsidRPr="009D4C9C">
              <w:t>тега</w:t>
            </w:r>
            <w:r w:rsidRPr="009D4C9C">
              <w:rPr>
                <w:lang w:val="en-US"/>
              </w:rPr>
              <w:t xml:space="preserve"> FS_SPECIFDETAIL_D08_LIST:ANALYTICCODEREC, </w:t>
            </w:r>
            <w:r w:rsidRPr="009D4C9C">
              <w:t>если</w:t>
            </w:r>
            <w:r w:rsidRPr="009D4C9C">
              <w:rPr>
                <w:lang w:val="en-US"/>
              </w:rPr>
              <w:t xml:space="preserve"> </w:t>
            </w:r>
            <w:r w:rsidRPr="009D4C9C">
              <w:t>в</w:t>
            </w:r>
            <w:r w:rsidRPr="009D4C9C">
              <w:rPr>
                <w:lang w:val="en-US"/>
              </w:rPr>
              <w:t xml:space="preserve"> </w:t>
            </w:r>
            <w:r w:rsidRPr="009D4C9C">
              <w:t>теге</w:t>
            </w:r>
            <w:r w:rsidRPr="009D4C9C">
              <w:rPr>
                <w:lang w:val="en-US"/>
              </w:rPr>
              <w:t xml:space="preserve"> BRE_ACCOUNTNUMBERCLIENT </w:t>
            </w:r>
            <w:r w:rsidRPr="009D4C9C">
              <w:t>значение</w:t>
            </w:r>
            <w:r w:rsidRPr="009D4C9C">
              <w:rPr>
                <w:lang w:val="en-US"/>
              </w:rPr>
              <w:t xml:space="preserve"> </w:t>
            </w:r>
            <w:r w:rsidRPr="009D4C9C">
              <w:t>первых</w:t>
            </w:r>
            <w:r w:rsidRPr="009D4C9C">
              <w:rPr>
                <w:lang w:val="en-US"/>
              </w:rPr>
              <w:t xml:space="preserve"> </w:t>
            </w:r>
            <w:r w:rsidRPr="009D4C9C">
              <w:t>двух</w:t>
            </w:r>
            <w:r w:rsidRPr="009D4C9C">
              <w:rPr>
                <w:lang w:val="en-US"/>
              </w:rPr>
              <w:t xml:space="preserve"> </w:t>
            </w:r>
            <w:r w:rsidRPr="009D4C9C">
              <w:t>символов</w:t>
            </w:r>
            <w:r w:rsidRPr="009D4C9C">
              <w:rPr>
                <w:lang w:val="en-US"/>
              </w:rPr>
              <w:t xml:space="preserve"> = 71</w:t>
            </w:r>
          </w:p>
        </w:tc>
      </w:tr>
      <w:tr w:rsidR="002959DD" w:rsidRPr="00F9423D" w14:paraId="1898F91F" w14:textId="77777777" w:rsidTr="0004239F">
        <w:tc>
          <w:tcPr>
            <w:tcW w:w="1125" w:type="pct"/>
            <w:tcBorders>
              <w:top w:val="single" w:sz="4" w:space="0" w:color="auto"/>
              <w:left w:val="single" w:sz="4" w:space="0" w:color="auto"/>
              <w:bottom w:val="single" w:sz="4" w:space="0" w:color="auto"/>
              <w:right w:val="single" w:sz="4" w:space="0" w:color="auto"/>
            </w:tcBorders>
          </w:tcPr>
          <w:p w14:paraId="3093727E" w14:textId="477B6E7F" w:rsidR="002959DD" w:rsidRPr="009D4C9C" w:rsidRDefault="002959DD" w:rsidP="002959DD">
            <w:pPr>
              <w:pStyle w:val="GOSTTablenorm"/>
              <w:suppressAutoHyphens/>
              <w:rPr>
                <w:lang w:val="en-US"/>
              </w:rPr>
            </w:pPr>
            <w:r w:rsidRPr="00F9423D">
              <w:t>Номер_КОО</w:t>
            </w:r>
          </w:p>
        </w:tc>
        <w:tc>
          <w:tcPr>
            <w:tcW w:w="271" w:type="pct"/>
            <w:tcBorders>
              <w:top w:val="single" w:sz="4" w:space="0" w:color="auto"/>
              <w:left w:val="single" w:sz="4" w:space="0" w:color="auto"/>
              <w:bottom w:val="single" w:sz="4" w:space="0" w:color="auto"/>
              <w:right w:val="single" w:sz="4" w:space="0" w:color="auto"/>
            </w:tcBorders>
          </w:tcPr>
          <w:p w14:paraId="239C125C" w14:textId="09AB2A35" w:rsidR="002959DD" w:rsidRPr="00F9423D" w:rsidRDefault="002959DD" w:rsidP="002959DD">
            <w:pPr>
              <w:pStyle w:val="GOSTTablenorm"/>
              <w:suppressAutoHyphens/>
            </w:pPr>
            <w:r>
              <w:t>нет</w:t>
            </w:r>
          </w:p>
        </w:tc>
        <w:tc>
          <w:tcPr>
            <w:tcW w:w="1140" w:type="pct"/>
            <w:tcBorders>
              <w:top w:val="single" w:sz="4" w:space="0" w:color="auto"/>
              <w:left w:val="single" w:sz="4" w:space="0" w:color="auto"/>
              <w:bottom w:val="single" w:sz="4" w:space="0" w:color="auto"/>
              <w:right w:val="single" w:sz="4" w:space="0" w:color="auto"/>
            </w:tcBorders>
          </w:tcPr>
          <w:p w14:paraId="35790AF2" w14:textId="37A7237C" w:rsidR="002959DD" w:rsidRPr="00F9423D" w:rsidRDefault="002959DD" w:rsidP="002959DD">
            <w:pPr>
              <w:pStyle w:val="GOSTTablenorm"/>
              <w:suppressAutoHyphens/>
            </w:pPr>
            <w:r w:rsidRPr="00F9423D">
              <w:t>Номер КОО получателя</w:t>
            </w:r>
            <w:r>
              <w:t xml:space="preserve"> (по строке документа)</w:t>
            </w:r>
          </w:p>
        </w:tc>
        <w:tc>
          <w:tcPr>
            <w:tcW w:w="1144" w:type="pct"/>
            <w:tcBorders>
              <w:top w:val="single" w:sz="4" w:space="0" w:color="auto"/>
              <w:left w:val="single" w:sz="4" w:space="0" w:color="auto"/>
              <w:bottom w:val="single" w:sz="4" w:space="0" w:color="auto"/>
              <w:right w:val="single" w:sz="4" w:space="0" w:color="auto"/>
            </w:tcBorders>
          </w:tcPr>
          <w:p w14:paraId="7FA5B03D" w14:textId="41BBE12B" w:rsidR="002959DD" w:rsidRPr="00F9423D" w:rsidRDefault="002959DD" w:rsidP="002959DD">
            <w:pPr>
              <w:pStyle w:val="GOSTTablenorm"/>
              <w:suppressAutoHyphens/>
              <w:rPr>
                <w:lang w:val="en-US"/>
              </w:rPr>
            </w:pPr>
            <w:r w:rsidRPr="00F9423D">
              <w:rPr>
                <w:lang w:val="en-US"/>
              </w:rPr>
              <w:t>FS_SPECIFDETAIL_D08_LIST:NUMKOO</w:t>
            </w:r>
          </w:p>
        </w:tc>
        <w:tc>
          <w:tcPr>
            <w:tcW w:w="1320" w:type="pct"/>
            <w:tcBorders>
              <w:top w:val="single" w:sz="4" w:space="0" w:color="auto"/>
              <w:left w:val="single" w:sz="4" w:space="0" w:color="auto"/>
              <w:bottom w:val="single" w:sz="4" w:space="0" w:color="auto"/>
              <w:right w:val="single" w:sz="4" w:space="0" w:color="auto"/>
            </w:tcBorders>
          </w:tcPr>
          <w:p w14:paraId="12671B8F" w14:textId="5AB1E8FC" w:rsidR="002959DD" w:rsidRPr="00F9423D" w:rsidRDefault="002959DD" w:rsidP="002959DD">
            <w:pPr>
              <w:pStyle w:val="GOSTTablenorm"/>
              <w:suppressAutoHyphens/>
            </w:pPr>
            <w:r>
              <w:t>-</w:t>
            </w:r>
          </w:p>
        </w:tc>
      </w:tr>
      <w:tr w:rsidR="002959DD" w:rsidRPr="00F9423D" w14:paraId="4D94E982" w14:textId="77777777" w:rsidTr="0004239F">
        <w:tc>
          <w:tcPr>
            <w:tcW w:w="1125" w:type="pct"/>
            <w:tcBorders>
              <w:top w:val="single" w:sz="4" w:space="0" w:color="auto"/>
              <w:left w:val="single" w:sz="4" w:space="0" w:color="auto"/>
              <w:bottom w:val="single" w:sz="4" w:space="0" w:color="auto"/>
              <w:right w:val="single" w:sz="4" w:space="0" w:color="auto"/>
            </w:tcBorders>
          </w:tcPr>
          <w:p w14:paraId="48525781" w14:textId="211674FB" w:rsidR="002959DD" w:rsidRPr="00F9423D" w:rsidRDefault="002959DD" w:rsidP="002959DD">
            <w:pPr>
              <w:pStyle w:val="GOSTTablenorm"/>
              <w:suppressAutoHyphens/>
            </w:pPr>
            <w:commentRangeStart w:id="6168"/>
            <w:r w:rsidRPr="009D4C9C">
              <w:t>GUID_КОО</w:t>
            </w:r>
            <w:commentRangeEnd w:id="6168"/>
            <w:r>
              <w:rPr>
                <w:rStyle w:val="afff4"/>
              </w:rPr>
              <w:commentReference w:id="6168"/>
            </w:r>
          </w:p>
        </w:tc>
        <w:tc>
          <w:tcPr>
            <w:tcW w:w="271" w:type="pct"/>
            <w:tcBorders>
              <w:top w:val="single" w:sz="4" w:space="0" w:color="auto"/>
              <w:left w:val="single" w:sz="4" w:space="0" w:color="auto"/>
              <w:bottom w:val="single" w:sz="4" w:space="0" w:color="auto"/>
              <w:right w:val="single" w:sz="4" w:space="0" w:color="auto"/>
            </w:tcBorders>
          </w:tcPr>
          <w:p w14:paraId="19F3D984" w14:textId="327AD61D" w:rsidR="002959DD" w:rsidRPr="009D4C9C" w:rsidRDefault="002959DD" w:rsidP="002959DD">
            <w:pPr>
              <w:pStyle w:val="GOSTTablenorm"/>
              <w:suppressAutoHyphens/>
            </w:pPr>
            <w:r>
              <w:t>нет</w:t>
            </w:r>
          </w:p>
        </w:tc>
        <w:tc>
          <w:tcPr>
            <w:tcW w:w="1140" w:type="pct"/>
            <w:tcBorders>
              <w:top w:val="single" w:sz="4" w:space="0" w:color="auto"/>
              <w:left w:val="single" w:sz="4" w:space="0" w:color="auto"/>
              <w:bottom w:val="single" w:sz="4" w:space="0" w:color="auto"/>
              <w:right w:val="single" w:sz="4" w:space="0" w:color="auto"/>
            </w:tcBorders>
          </w:tcPr>
          <w:p w14:paraId="3AEC54C6" w14:textId="6EDEDF17" w:rsidR="002959DD" w:rsidRPr="00F9423D" w:rsidRDefault="002959DD" w:rsidP="002959DD">
            <w:pPr>
              <w:pStyle w:val="GOSTTablenorm"/>
              <w:suppressAutoHyphens/>
            </w:pPr>
            <w:r w:rsidRPr="00CE1F5D">
              <w:t>Идентификатор КОО (по строке документа)</w:t>
            </w:r>
          </w:p>
        </w:tc>
        <w:tc>
          <w:tcPr>
            <w:tcW w:w="1144" w:type="pct"/>
            <w:tcBorders>
              <w:top w:val="single" w:sz="4" w:space="0" w:color="auto"/>
              <w:left w:val="single" w:sz="4" w:space="0" w:color="auto"/>
              <w:bottom w:val="single" w:sz="4" w:space="0" w:color="auto"/>
              <w:right w:val="single" w:sz="4" w:space="0" w:color="auto"/>
            </w:tcBorders>
          </w:tcPr>
          <w:p w14:paraId="177D1622" w14:textId="77777777" w:rsidR="002959DD" w:rsidRPr="00CE1F5D" w:rsidRDefault="002959DD" w:rsidP="002959DD">
            <w:pPr>
              <w:pStyle w:val="GOSTTablenorm"/>
              <w:suppressAutoHyphens/>
            </w:pPr>
          </w:p>
        </w:tc>
        <w:tc>
          <w:tcPr>
            <w:tcW w:w="1320" w:type="pct"/>
            <w:tcBorders>
              <w:top w:val="single" w:sz="4" w:space="0" w:color="auto"/>
              <w:left w:val="single" w:sz="4" w:space="0" w:color="auto"/>
              <w:bottom w:val="single" w:sz="4" w:space="0" w:color="auto"/>
              <w:right w:val="single" w:sz="4" w:space="0" w:color="auto"/>
            </w:tcBorders>
          </w:tcPr>
          <w:p w14:paraId="34C6E6E7" w14:textId="77777777" w:rsidR="002959DD" w:rsidRDefault="002959DD" w:rsidP="002959DD">
            <w:pPr>
              <w:pStyle w:val="GOSTTablenorm"/>
              <w:suppressAutoHyphens/>
            </w:pPr>
          </w:p>
        </w:tc>
      </w:tr>
      <w:tr w:rsidR="002959DD" w:rsidRPr="00F9423D" w14:paraId="037DDD81" w14:textId="77777777" w:rsidTr="0004239F">
        <w:tc>
          <w:tcPr>
            <w:tcW w:w="1125" w:type="pct"/>
            <w:tcBorders>
              <w:top w:val="single" w:sz="4" w:space="0" w:color="auto"/>
              <w:left w:val="single" w:sz="4" w:space="0" w:color="auto"/>
              <w:bottom w:val="single" w:sz="4" w:space="0" w:color="auto"/>
              <w:right w:val="single" w:sz="4" w:space="0" w:color="auto"/>
            </w:tcBorders>
          </w:tcPr>
          <w:p w14:paraId="4B19D1F2" w14:textId="2B4A6B4E" w:rsidR="002959DD" w:rsidRPr="00F9423D" w:rsidRDefault="002959DD" w:rsidP="002959DD">
            <w:pPr>
              <w:pStyle w:val="GOSTTablenorm"/>
              <w:suppressAutoHyphens/>
            </w:pPr>
            <w:r w:rsidRPr="00F9423D">
              <w:t>Сумма_валюта_операции</w:t>
            </w:r>
          </w:p>
        </w:tc>
        <w:tc>
          <w:tcPr>
            <w:tcW w:w="271" w:type="pct"/>
            <w:tcBorders>
              <w:top w:val="single" w:sz="4" w:space="0" w:color="auto"/>
              <w:left w:val="single" w:sz="4" w:space="0" w:color="auto"/>
              <w:bottom w:val="single" w:sz="4" w:space="0" w:color="auto"/>
              <w:right w:val="single" w:sz="4" w:space="0" w:color="auto"/>
            </w:tcBorders>
          </w:tcPr>
          <w:p w14:paraId="38980416" w14:textId="4B8842F3" w:rsidR="002959DD" w:rsidRPr="00F9423D" w:rsidRDefault="002959DD" w:rsidP="002959DD">
            <w:pPr>
              <w:pStyle w:val="GOSTTablenorm"/>
              <w:suppressAutoHyphens/>
            </w:pPr>
            <w:r>
              <w:t>да</w:t>
            </w:r>
          </w:p>
        </w:tc>
        <w:tc>
          <w:tcPr>
            <w:tcW w:w="1140" w:type="pct"/>
            <w:tcBorders>
              <w:top w:val="single" w:sz="4" w:space="0" w:color="auto"/>
              <w:left w:val="single" w:sz="4" w:space="0" w:color="auto"/>
              <w:bottom w:val="single" w:sz="4" w:space="0" w:color="auto"/>
              <w:right w:val="single" w:sz="4" w:space="0" w:color="auto"/>
            </w:tcBorders>
          </w:tcPr>
          <w:p w14:paraId="3AE18B4C" w14:textId="1613CD4A" w:rsidR="002959DD" w:rsidRPr="00CE1F5D" w:rsidRDefault="002959DD" w:rsidP="002959DD">
            <w:pPr>
              <w:pStyle w:val="GOSTTablenorm"/>
              <w:suppressAutoHyphens/>
            </w:pPr>
            <w:r w:rsidRPr="00CE1F5D">
              <w:t>Сумма в валюте поручения</w:t>
            </w:r>
            <w:r>
              <w:t xml:space="preserve"> (по строке документа)</w:t>
            </w:r>
          </w:p>
        </w:tc>
        <w:tc>
          <w:tcPr>
            <w:tcW w:w="1144" w:type="pct"/>
            <w:tcBorders>
              <w:top w:val="single" w:sz="4" w:space="0" w:color="auto"/>
              <w:left w:val="single" w:sz="4" w:space="0" w:color="auto"/>
              <w:bottom w:val="single" w:sz="4" w:space="0" w:color="auto"/>
              <w:right w:val="single" w:sz="4" w:space="0" w:color="auto"/>
            </w:tcBorders>
          </w:tcPr>
          <w:p w14:paraId="79A9AB23" w14:textId="5FB9FC65" w:rsidR="002959DD" w:rsidRPr="00F9423D" w:rsidRDefault="002959DD" w:rsidP="002959DD">
            <w:pPr>
              <w:pStyle w:val="GOSTTablenorm"/>
              <w:suppressAutoHyphens/>
              <w:rPr>
                <w:lang w:val="en-US"/>
              </w:rPr>
            </w:pPr>
            <w:r w:rsidRPr="00F9423D">
              <w:rPr>
                <w:lang w:val="en-US"/>
              </w:rPr>
              <w:t>FS_SPECIFDETAIL_D08_LIST:SUMMA</w:t>
            </w:r>
          </w:p>
        </w:tc>
        <w:tc>
          <w:tcPr>
            <w:tcW w:w="1320" w:type="pct"/>
            <w:tcBorders>
              <w:top w:val="single" w:sz="4" w:space="0" w:color="auto"/>
              <w:left w:val="single" w:sz="4" w:space="0" w:color="auto"/>
              <w:bottom w:val="single" w:sz="4" w:space="0" w:color="auto"/>
              <w:right w:val="single" w:sz="4" w:space="0" w:color="auto"/>
            </w:tcBorders>
          </w:tcPr>
          <w:p w14:paraId="7D175752" w14:textId="7ED826DA" w:rsidR="002959DD" w:rsidRPr="00F9423D" w:rsidRDefault="002959DD" w:rsidP="002959DD">
            <w:pPr>
              <w:pStyle w:val="GOSTTablenorm"/>
              <w:suppressAutoHyphens/>
            </w:pPr>
            <w:r w:rsidRPr="009F22D6">
              <w:t>Сумма передается в единицах валюты с точностью 2 знака после запятой - необходимо конвертировать в минимальные единицы валюты (для данного типа документов умножить на 100)</w:t>
            </w:r>
          </w:p>
        </w:tc>
      </w:tr>
      <w:tr w:rsidR="002959DD" w:rsidRPr="009F22D6" w14:paraId="376F885D" w14:textId="77777777" w:rsidTr="0004239F">
        <w:tc>
          <w:tcPr>
            <w:tcW w:w="1125" w:type="pct"/>
            <w:tcBorders>
              <w:top w:val="single" w:sz="4" w:space="0" w:color="auto"/>
              <w:left w:val="single" w:sz="4" w:space="0" w:color="auto"/>
              <w:bottom w:val="single" w:sz="4" w:space="0" w:color="auto"/>
              <w:right w:val="single" w:sz="4" w:space="0" w:color="auto"/>
            </w:tcBorders>
          </w:tcPr>
          <w:p w14:paraId="11D9ADB9" w14:textId="699EA536" w:rsidR="002959DD" w:rsidRPr="00F9423D" w:rsidRDefault="002959DD" w:rsidP="002959DD">
            <w:pPr>
              <w:pStyle w:val="GOSTTablenorm"/>
              <w:suppressAutoHyphens/>
            </w:pPr>
            <w:r>
              <w:t>Сумма_валюта_учета_руб</w:t>
            </w:r>
          </w:p>
        </w:tc>
        <w:tc>
          <w:tcPr>
            <w:tcW w:w="271" w:type="pct"/>
            <w:tcBorders>
              <w:top w:val="single" w:sz="4" w:space="0" w:color="auto"/>
              <w:left w:val="single" w:sz="4" w:space="0" w:color="auto"/>
              <w:bottom w:val="single" w:sz="4" w:space="0" w:color="auto"/>
              <w:right w:val="single" w:sz="4" w:space="0" w:color="auto"/>
            </w:tcBorders>
          </w:tcPr>
          <w:p w14:paraId="66EA5AF6" w14:textId="0F0364FC" w:rsidR="002959DD" w:rsidRDefault="002959DD" w:rsidP="002959DD">
            <w:pPr>
              <w:pStyle w:val="GOSTTablenorm"/>
              <w:suppressAutoHyphens/>
            </w:pPr>
            <w:r>
              <w:t>да</w:t>
            </w:r>
          </w:p>
        </w:tc>
        <w:tc>
          <w:tcPr>
            <w:tcW w:w="1140" w:type="pct"/>
            <w:tcBorders>
              <w:top w:val="single" w:sz="4" w:space="0" w:color="auto"/>
              <w:left w:val="single" w:sz="4" w:space="0" w:color="auto"/>
              <w:bottom w:val="single" w:sz="4" w:space="0" w:color="auto"/>
              <w:right w:val="single" w:sz="4" w:space="0" w:color="auto"/>
            </w:tcBorders>
          </w:tcPr>
          <w:p w14:paraId="47B07784" w14:textId="59AD9981" w:rsidR="002959DD" w:rsidRPr="00CE1F5D" w:rsidRDefault="002959DD" w:rsidP="002959DD">
            <w:pPr>
              <w:pStyle w:val="GOSTTablenorm"/>
              <w:suppressAutoHyphens/>
            </w:pPr>
            <w:r>
              <w:t>Сумма в валюте учета (руб) (по строке документа)</w:t>
            </w:r>
          </w:p>
        </w:tc>
        <w:tc>
          <w:tcPr>
            <w:tcW w:w="1144" w:type="pct"/>
            <w:tcBorders>
              <w:top w:val="single" w:sz="4" w:space="0" w:color="auto"/>
              <w:left w:val="single" w:sz="4" w:space="0" w:color="auto"/>
              <w:bottom w:val="single" w:sz="4" w:space="0" w:color="auto"/>
              <w:right w:val="single" w:sz="4" w:space="0" w:color="auto"/>
            </w:tcBorders>
          </w:tcPr>
          <w:p w14:paraId="57E5EF39" w14:textId="7D149D5B" w:rsidR="002959DD" w:rsidRPr="009F22D6" w:rsidRDefault="002959DD" w:rsidP="002959DD">
            <w:pPr>
              <w:pStyle w:val="GOSTTablenorm"/>
              <w:suppressAutoHyphens/>
              <w:rPr>
                <w:lang w:val="en-US"/>
              </w:rPr>
            </w:pPr>
            <w:r w:rsidRPr="00F9423D">
              <w:rPr>
                <w:lang w:val="en-US"/>
              </w:rPr>
              <w:t>FS_SPECIFDETAIL_D08_LIST:SUMMA</w:t>
            </w:r>
          </w:p>
        </w:tc>
        <w:tc>
          <w:tcPr>
            <w:tcW w:w="1320" w:type="pct"/>
            <w:tcBorders>
              <w:top w:val="single" w:sz="4" w:space="0" w:color="auto"/>
              <w:left w:val="single" w:sz="4" w:space="0" w:color="auto"/>
              <w:bottom w:val="single" w:sz="4" w:space="0" w:color="auto"/>
              <w:right w:val="single" w:sz="4" w:space="0" w:color="auto"/>
            </w:tcBorders>
          </w:tcPr>
          <w:p w14:paraId="2B17499B" w14:textId="42AF6293" w:rsidR="002959DD" w:rsidRPr="009F22D6" w:rsidRDefault="002959DD" w:rsidP="002959DD">
            <w:pPr>
              <w:pStyle w:val="GOSTTablenorm"/>
              <w:suppressAutoHyphens/>
            </w:pPr>
            <w:r w:rsidRPr="009F22D6">
              <w:t>Для данного типа документов Сумма_валюта_учета_руб = Сумма_валюта_операции</w:t>
            </w:r>
          </w:p>
        </w:tc>
      </w:tr>
      <w:tr w:rsidR="002959DD" w:rsidRPr="00162273" w14:paraId="06D5066A" w14:textId="77777777" w:rsidTr="0004239F">
        <w:tc>
          <w:tcPr>
            <w:tcW w:w="1125" w:type="pct"/>
            <w:tcBorders>
              <w:top w:val="single" w:sz="4" w:space="0" w:color="auto"/>
              <w:left w:val="single" w:sz="4" w:space="0" w:color="auto"/>
              <w:bottom w:val="single" w:sz="4" w:space="0" w:color="auto"/>
              <w:right w:val="single" w:sz="4" w:space="0" w:color="auto"/>
            </w:tcBorders>
          </w:tcPr>
          <w:p w14:paraId="769F32AF" w14:textId="652CC7DB" w:rsidR="002959DD" w:rsidRPr="00162273" w:rsidRDefault="002959DD" w:rsidP="002959DD">
            <w:pPr>
              <w:pStyle w:val="GOSTTablenorm"/>
              <w:suppressAutoHyphens/>
            </w:pPr>
            <w:commentRangeStart w:id="6169"/>
            <w:r w:rsidRPr="00D474A9">
              <w:rPr>
                <w:color w:val="FF0000"/>
              </w:rPr>
              <w:t>Номер_кошелька_ЦР</w:t>
            </w:r>
            <w:commentRangeEnd w:id="6169"/>
            <w:r>
              <w:rPr>
                <w:rStyle w:val="afff4"/>
              </w:rPr>
              <w:commentReference w:id="6169"/>
            </w:r>
          </w:p>
        </w:tc>
        <w:tc>
          <w:tcPr>
            <w:tcW w:w="271" w:type="pct"/>
            <w:tcBorders>
              <w:top w:val="single" w:sz="4" w:space="0" w:color="auto"/>
              <w:left w:val="single" w:sz="4" w:space="0" w:color="auto"/>
              <w:bottom w:val="single" w:sz="4" w:space="0" w:color="auto"/>
              <w:right w:val="single" w:sz="4" w:space="0" w:color="auto"/>
            </w:tcBorders>
          </w:tcPr>
          <w:p w14:paraId="54684821" w14:textId="67A10AA3" w:rsidR="002959DD" w:rsidRPr="00162273" w:rsidRDefault="002959DD" w:rsidP="002959DD">
            <w:pPr>
              <w:pStyle w:val="GOSTTablenorm"/>
              <w:suppressAutoHyphens/>
            </w:pPr>
            <w:r w:rsidRPr="00162273">
              <w:t>нет</w:t>
            </w:r>
          </w:p>
        </w:tc>
        <w:tc>
          <w:tcPr>
            <w:tcW w:w="1140" w:type="pct"/>
            <w:tcBorders>
              <w:top w:val="single" w:sz="4" w:space="0" w:color="auto"/>
              <w:left w:val="single" w:sz="4" w:space="0" w:color="auto"/>
              <w:bottom w:val="single" w:sz="4" w:space="0" w:color="auto"/>
              <w:right w:val="single" w:sz="4" w:space="0" w:color="auto"/>
            </w:tcBorders>
          </w:tcPr>
          <w:p w14:paraId="3FA3EAD6" w14:textId="32FBDD53" w:rsidR="002959DD" w:rsidRPr="00162273" w:rsidRDefault="002959DD" w:rsidP="002959DD">
            <w:pPr>
              <w:pStyle w:val="GOSTTablenorm"/>
              <w:suppressAutoHyphens/>
            </w:pPr>
            <w:r w:rsidRPr="00162273">
              <w:t>Номер цифрового кошелька</w:t>
            </w:r>
          </w:p>
        </w:tc>
        <w:tc>
          <w:tcPr>
            <w:tcW w:w="1144" w:type="pct"/>
            <w:tcBorders>
              <w:top w:val="single" w:sz="4" w:space="0" w:color="auto"/>
              <w:left w:val="single" w:sz="4" w:space="0" w:color="auto"/>
              <w:bottom w:val="single" w:sz="4" w:space="0" w:color="auto"/>
              <w:right w:val="single" w:sz="4" w:space="0" w:color="auto"/>
            </w:tcBorders>
          </w:tcPr>
          <w:p w14:paraId="0E74ED36" w14:textId="7CE1F6CE" w:rsidR="002959DD" w:rsidRPr="00162273" w:rsidRDefault="002959DD" w:rsidP="002959DD">
            <w:pPr>
              <w:pStyle w:val="GOSTTablenorm"/>
              <w:suppressAutoHyphens/>
              <w:rPr>
                <w:lang w:val="en-US"/>
              </w:rPr>
            </w:pPr>
            <w:r w:rsidRPr="00162273">
              <w:rPr>
                <w:lang w:val="en-US"/>
              </w:rPr>
              <w:t>ADI_score_CR_FK</w:t>
            </w:r>
          </w:p>
        </w:tc>
        <w:tc>
          <w:tcPr>
            <w:tcW w:w="1320" w:type="pct"/>
            <w:tcBorders>
              <w:top w:val="single" w:sz="4" w:space="0" w:color="auto"/>
              <w:left w:val="single" w:sz="4" w:space="0" w:color="auto"/>
              <w:bottom w:val="single" w:sz="4" w:space="0" w:color="auto"/>
              <w:right w:val="single" w:sz="4" w:space="0" w:color="auto"/>
            </w:tcBorders>
          </w:tcPr>
          <w:p w14:paraId="36BCDF73" w14:textId="30CC79C6" w:rsidR="002959DD" w:rsidRPr="00162273" w:rsidRDefault="002959DD" w:rsidP="002959DD">
            <w:pPr>
              <w:pStyle w:val="GOSTTablenorm"/>
              <w:suppressAutoHyphens/>
            </w:pPr>
            <w:r w:rsidRPr="00162273">
              <w:t>-</w:t>
            </w:r>
          </w:p>
        </w:tc>
      </w:tr>
      <w:tr w:rsidR="002959DD" w:rsidRPr="00162273" w14:paraId="43E237A8" w14:textId="77777777" w:rsidTr="0004239F">
        <w:tc>
          <w:tcPr>
            <w:tcW w:w="1125" w:type="pct"/>
            <w:tcBorders>
              <w:top w:val="single" w:sz="4" w:space="0" w:color="auto"/>
              <w:left w:val="single" w:sz="4" w:space="0" w:color="auto"/>
              <w:bottom w:val="single" w:sz="4" w:space="0" w:color="auto"/>
              <w:right w:val="single" w:sz="4" w:space="0" w:color="auto"/>
            </w:tcBorders>
          </w:tcPr>
          <w:p w14:paraId="14670EE1" w14:textId="63F149C5" w:rsidR="002959DD" w:rsidRPr="00D474A9" w:rsidRDefault="002959DD" w:rsidP="002959DD">
            <w:pPr>
              <w:pStyle w:val="GOSTTablenorm"/>
              <w:suppressAutoHyphens/>
              <w:rPr>
                <w:color w:val="FF0000"/>
              </w:rPr>
            </w:pPr>
            <w:commentRangeStart w:id="6170"/>
            <w:r w:rsidRPr="009F22D6">
              <w:rPr>
                <w:color w:val="FF0000"/>
              </w:rPr>
              <w:t>Тип_кода_класс_операций_КС</w:t>
            </w:r>
            <w:commentRangeEnd w:id="6170"/>
            <w:r>
              <w:rPr>
                <w:rStyle w:val="afff4"/>
              </w:rPr>
              <w:commentReference w:id="6170"/>
            </w:r>
          </w:p>
        </w:tc>
        <w:tc>
          <w:tcPr>
            <w:tcW w:w="271" w:type="pct"/>
            <w:tcBorders>
              <w:top w:val="single" w:sz="4" w:space="0" w:color="auto"/>
              <w:left w:val="single" w:sz="4" w:space="0" w:color="auto"/>
              <w:bottom w:val="single" w:sz="4" w:space="0" w:color="auto"/>
              <w:right w:val="single" w:sz="4" w:space="0" w:color="auto"/>
            </w:tcBorders>
          </w:tcPr>
          <w:p w14:paraId="50B28B67" w14:textId="724F6920" w:rsidR="002959DD" w:rsidRPr="00162273" w:rsidRDefault="002959DD" w:rsidP="002959DD">
            <w:pPr>
              <w:pStyle w:val="GOSTTablenorm"/>
              <w:suppressAutoHyphens/>
            </w:pPr>
            <w:r>
              <w:t>да</w:t>
            </w:r>
          </w:p>
        </w:tc>
        <w:tc>
          <w:tcPr>
            <w:tcW w:w="1140" w:type="pct"/>
            <w:tcBorders>
              <w:top w:val="single" w:sz="4" w:space="0" w:color="auto"/>
              <w:left w:val="single" w:sz="4" w:space="0" w:color="auto"/>
              <w:bottom w:val="single" w:sz="4" w:space="0" w:color="auto"/>
              <w:right w:val="single" w:sz="4" w:space="0" w:color="auto"/>
            </w:tcBorders>
          </w:tcPr>
          <w:p w14:paraId="6C9ADB10" w14:textId="1A0A45C9" w:rsidR="002959DD" w:rsidRPr="00162273" w:rsidRDefault="002959DD" w:rsidP="002959DD">
            <w:pPr>
              <w:pStyle w:val="GOSTTablenorm"/>
              <w:suppressAutoHyphens/>
            </w:pPr>
            <w:r w:rsidRPr="009F22D6">
              <w:t>Тип кода классификации операций при КС по л/с с кодом 71 (по строке документа)</w:t>
            </w:r>
          </w:p>
        </w:tc>
        <w:tc>
          <w:tcPr>
            <w:tcW w:w="1144" w:type="pct"/>
            <w:tcBorders>
              <w:top w:val="single" w:sz="4" w:space="0" w:color="auto"/>
              <w:left w:val="single" w:sz="4" w:space="0" w:color="auto"/>
              <w:bottom w:val="single" w:sz="4" w:space="0" w:color="auto"/>
              <w:right w:val="single" w:sz="4" w:space="0" w:color="auto"/>
            </w:tcBorders>
          </w:tcPr>
          <w:p w14:paraId="0BD2DD31" w14:textId="5A1C741A" w:rsidR="002959DD" w:rsidRPr="009F22D6" w:rsidRDefault="002959DD" w:rsidP="002959DD">
            <w:pPr>
              <w:pStyle w:val="GOSTTablenorm"/>
              <w:suppressAutoHyphens/>
            </w:pPr>
            <w:r>
              <w:t>-</w:t>
            </w:r>
          </w:p>
        </w:tc>
        <w:tc>
          <w:tcPr>
            <w:tcW w:w="1320" w:type="pct"/>
            <w:tcBorders>
              <w:top w:val="single" w:sz="4" w:space="0" w:color="auto"/>
              <w:left w:val="single" w:sz="4" w:space="0" w:color="auto"/>
              <w:bottom w:val="single" w:sz="4" w:space="0" w:color="auto"/>
              <w:right w:val="single" w:sz="4" w:space="0" w:color="auto"/>
            </w:tcBorders>
          </w:tcPr>
          <w:p w14:paraId="3EFA5DCA" w14:textId="3124A2A5" w:rsidR="002959DD" w:rsidRDefault="002959DD" w:rsidP="002959DD">
            <w:pPr>
              <w:pStyle w:val="GOSTTablenorm"/>
              <w:suppressAutoHyphens/>
            </w:pPr>
            <w:r>
              <w:t>Если в теге FS_SPECIFDETAIL_D08_LIST:TYPECODEOBJPAYER указано значение «1», то атрибут заполнеятся значением «20» - доходы;</w:t>
            </w:r>
          </w:p>
          <w:p w14:paraId="25ECDFD5" w14:textId="48B05E76" w:rsidR="002959DD" w:rsidRDefault="002959DD" w:rsidP="002959DD">
            <w:pPr>
              <w:pStyle w:val="GOSTTablenorm"/>
              <w:suppressAutoHyphens/>
            </w:pPr>
            <w:r>
              <w:t>Если в теге FS_SPECIFDETAIL_D08_LIST:TYPECODEOBJPAYER указано значение «2», то атрибут заполняется значением «10» - расходы;</w:t>
            </w:r>
          </w:p>
          <w:p w14:paraId="337C5554" w14:textId="4F353EA0" w:rsidR="002959DD" w:rsidRPr="00162273" w:rsidRDefault="002959DD" w:rsidP="002959DD">
            <w:pPr>
              <w:pStyle w:val="GOSTTablenorm"/>
              <w:suppressAutoHyphens/>
            </w:pPr>
            <w:r>
              <w:t>Если в теге FS_SPECIFDETAIL_D08_LIST:TYPECODEOBJPAYER указано значение «3», то атрибут не заполняется</w:t>
            </w:r>
          </w:p>
        </w:tc>
      </w:tr>
      <w:tr w:rsidR="002959DD" w:rsidRPr="00CB69B1" w14:paraId="1A642D0B" w14:textId="77777777" w:rsidTr="0004239F">
        <w:tc>
          <w:tcPr>
            <w:tcW w:w="1125" w:type="pct"/>
            <w:tcBorders>
              <w:top w:val="single" w:sz="4" w:space="0" w:color="auto"/>
              <w:left w:val="single" w:sz="4" w:space="0" w:color="auto"/>
              <w:bottom w:val="single" w:sz="4" w:space="0" w:color="auto"/>
              <w:right w:val="single" w:sz="4" w:space="0" w:color="auto"/>
            </w:tcBorders>
          </w:tcPr>
          <w:p w14:paraId="1D1EBF2D" w14:textId="767EC104" w:rsidR="002959DD" w:rsidRPr="00CB69B1" w:rsidRDefault="002959DD" w:rsidP="002959DD">
            <w:pPr>
              <w:pStyle w:val="GOSTTablenorm"/>
              <w:suppressAutoHyphens/>
              <w:rPr>
                <w:color w:val="FF0000"/>
              </w:rPr>
            </w:pPr>
            <w:commentRangeStart w:id="6171"/>
            <w:r>
              <w:rPr>
                <w:color w:val="FF0000"/>
                <w:lang w:val="en-US"/>
              </w:rPr>
              <w:t>GUID_</w:t>
            </w:r>
            <w:r>
              <w:rPr>
                <w:color w:val="FF0000"/>
              </w:rPr>
              <w:t>НВС</w:t>
            </w:r>
            <w:commentRangeEnd w:id="6171"/>
            <w:r>
              <w:rPr>
                <w:rStyle w:val="afff4"/>
              </w:rPr>
              <w:commentReference w:id="6171"/>
            </w:r>
          </w:p>
        </w:tc>
        <w:tc>
          <w:tcPr>
            <w:tcW w:w="271" w:type="pct"/>
            <w:tcBorders>
              <w:top w:val="single" w:sz="4" w:space="0" w:color="auto"/>
              <w:left w:val="single" w:sz="4" w:space="0" w:color="auto"/>
              <w:bottom w:val="single" w:sz="4" w:space="0" w:color="auto"/>
              <w:right w:val="single" w:sz="4" w:space="0" w:color="auto"/>
            </w:tcBorders>
          </w:tcPr>
          <w:p w14:paraId="3F98D87F" w14:textId="7CE6D8C6" w:rsidR="002959DD" w:rsidRDefault="002959DD" w:rsidP="002959DD">
            <w:pPr>
              <w:pStyle w:val="GOSTTablenorm"/>
              <w:suppressAutoHyphens/>
            </w:pPr>
            <w:r>
              <w:t>Да</w:t>
            </w:r>
          </w:p>
        </w:tc>
        <w:tc>
          <w:tcPr>
            <w:tcW w:w="1140" w:type="pct"/>
            <w:tcBorders>
              <w:top w:val="single" w:sz="4" w:space="0" w:color="auto"/>
              <w:left w:val="single" w:sz="4" w:space="0" w:color="auto"/>
              <w:bottom w:val="single" w:sz="4" w:space="0" w:color="auto"/>
              <w:right w:val="single" w:sz="4" w:space="0" w:color="auto"/>
            </w:tcBorders>
          </w:tcPr>
          <w:p w14:paraId="65B64DFC" w14:textId="5D9B2895" w:rsidR="002959DD" w:rsidRPr="009F22D6" w:rsidRDefault="002959DD" w:rsidP="002959DD">
            <w:pPr>
              <w:pStyle w:val="GOSTTablenorm"/>
              <w:suppressAutoHyphens/>
            </w:pPr>
            <w:r>
              <w:t>Идентификатор</w:t>
            </w:r>
            <w:r w:rsidRPr="00CB69B1">
              <w:t xml:space="preserve"> документа по зачислению НВС</w:t>
            </w:r>
          </w:p>
        </w:tc>
        <w:tc>
          <w:tcPr>
            <w:tcW w:w="1144" w:type="pct"/>
            <w:tcBorders>
              <w:top w:val="single" w:sz="4" w:space="0" w:color="auto"/>
              <w:left w:val="single" w:sz="4" w:space="0" w:color="auto"/>
              <w:bottom w:val="single" w:sz="4" w:space="0" w:color="auto"/>
              <w:right w:val="single" w:sz="4" w:space="0" w:color="auto"/>
            </w:tcBorders>
          </w:tcPr>
          <w:p w14:paraId="1DDAB230" w14:textId="1288CAA2" w:rsidR="002959DD" w:rsidRDefault="002959DD" w:rsidP="002959DD">
            <w:pPr>
              <w:pStyle w:val="GOSTTablenorm"/>
              <w:suppressAutoHyphens/>
            </w:pPr>
            <w:r w:rsidRPr="00B9499D">
              <w:rPr>
                <w:szCs w:val="22"/>
              </w:rPr>
              <w:t>DocGuid</w:t>
            </w:r>
          </w:p>
        </w:tc>
        <w:tc>
          <w:tcPr>
            <w:tcW w:w="1320" w:type="pct"/>
            <w:tcBorders>
              <w:top w:val="single" w:sz="4" w:space="0" w:color="auto"/>
              <w:left w:val="single" w:sz="4" w:space="0" w:color="auto"/>
              <w:bottom w:val="single" w:sz="4" w:space="0" w:color="auto"/>
              <w:right w:val="single" w:sz="4" w:space="0" w:color="auto"/>
            </w:tcBorders>
          </w:tcPr>
          <w:p w14:paraId="69F295A8" w14:textId="79AF2542" w:rsidR="002959DD" w:rsidRPr="00CB69B1" w:rsidRDefault="002959DD" w:rsidP="002959DD">
            <w:pPr>
              <w:pStyle w:val="GOSTTablenorm"/>
              <w:suppressAutoHyphens/>
            </w:pPr>
            <w:r>
              <w:t>Если</w:t>
            </w:r>
            <w:r w:rsidRPr="00CB69B1">
              <w:t xml:space="preserve"> </w:t>
            </w:r>
            <w:r>
              <w:t>в</w:t>
            </w:r>
            <w:r w:rsidRPr="00CB69B1">
              <w:t xml:space="preserve"> </w:t>
            </w:r>
            <w:r>
              <w:t>теге</w:t>
            </w:r>
            <w:r w:rsidRPr="00CB69B1">
              <w:t xml:space="preserve"> </w:t>
            </w:r>
            <w:r>
              <w:t>FS_SPECIFDETAIL_D08_LIST:TYPECODEOBJPAYER указано значение «3», то атрибут заполняется значением атрибута «</w:t>
            </w:r>
            <w:r w:rsidRPr="00B9499D">
              <w:rPr>
                <w:szCs w:val="22"/>
              </w:rPr>
              <w:t>Идентификатор_документа</w:t>
            </w:r>
            <w:r>
              <w:t xml:space="preserve">» из тега </w:t>
            </w:r>
            <w:r w:rsidRPr="00B9499D">
              <w:rPr>
                <w:szCs w:val="22"/>
              </w:rPr>
              <w:t>DocGuid</w:t>
            </w:r>
          </w:p>
        </w:tc>
      </w:tr>
      <w:tr w:rsidR="00675676" w:rsidRPr="00CA2D8B" w14:paraId="3AEBD24F" w14:textId="77777777" w:rsidTr="00F35F7E">
        <w:tc>
          <w:tcPr>
            <w:tcW w:w="1125" w:type="pct"/>
            <w:tcBorders>
              <w:top w:val="single" w:sz="4" w:space="0" w:color="auto"/>
              <w:left w:val="single" w:sz="4" w:space="0" w:color="auto"/>
              <w:bottom w:val="single" w:sz="4" w:space="0" w:color="auto"/>
              <w:right w:val="single" w:sz="4" w:space="0" w:color="auto"/>
            </w:tcBorders>
          </w:tcPr>
          <w:p w14:paraId="463A900E" w14:textId="77777777" w:rsidR="00675676" w:rsidRPr="0005013B" w:rsidDel="009D4C9C" w:rsidRDefault="00675676" w:rsidP="00F35F7E">
            <w:pPr>
              <w:pStyle w:val="GOSTTablenorm"/>
              <w:suppressAutoHyphens/>
              <w:rPr>
                <w:color w:val="FF0000"/>
              </w:rPr>
            </w:pPr>
            <w:commentRangeStart w:id="6172"/>
            <w:r>
              <w:rPr>
                <w:color w:val="FF0000"/>
              </w:rPr>
              <w:t>Дата_НВС</w:t>
            </w:r>
            <w:commentRangeEnd w:id="6172"/>
            <w:r>
              <w:rPr>
                <w:rStyle w:val="afff4"/>
              </w:rPr>
              <w:commentReference w:id="6172"/>
            </w:r>
          </w:p>
        </w:tc>
        <w:tc>
          <w:tcPr>
            <w:tcW w:w="271" w:type="pct"/>
            <w:tcBorders>
              <w:top w:val="single" w:sz="4" w:space="0" w:color="auto"/>
              <w:left w:val="single" w:sz="4" w:space="0" w:color="auto"/>
              <w:bottom w:val="single" w:sz="4" w:space="0" w:color="auto"/>
              <w:right w:val="single" w:sz="4" w:space="0" w:color="auto"/>
            </w:tcBorders>
          </w:tcPr>
          <w:p w14:paraId="4FB53044" w14:textId="77777777" w:rsidR="00675676" w:rsidRPr="002959DD" w:rsidRDefault="00675676" w:rsidP="00F35F7E">
            <w:pPr>
              <w:pStyle w:val="GOSTTablenorm"/>
              <w:rPr>
                <w:highlight w:val="yellow"/>
              </w:rPr>
            </w:pPr>
            <w:r w:rsidRPr="002959DD">
              <w:rPr>
                <w:highlight w:val="yellow"/>
              </w:rPr>
              <w:t>да</w:t>
            </w:r>
          </w:p>
        </w:tc>
        <w:tc>
          <w:tcPr>
            <w:tcW w:w="1140" w:type="pct"/>
            <w:tcBorders>
              <w:top w:val="single" w:sz="4" w:space="0" w:color="auto"/>
              <w:left w:val="single" w:sz="4" w:space="0" w:color="auto"/>
              <w:bottom w:val="single" w:sz="4" w:space="0" w:color="auto"/>
              <w:right w:val="single" w:sz="4" w:space="0" w:color="auto"/>
            </w:tcBorders>
          </w:tcPr>
          <w:p w14:paraId="75098FF8" w14:textId="77777777" w:rsidR="00675676" w:rsidRPr="009D4C9C" w:rsidRDefault="00675676" w:rsidP="00F35F7E">
            <w:pPr>
              <w:pStyle w:val="GOSTTablenorm"/>
              <w:suppressAutoHyphens/>
            </w:pPr>
            <w:r>
              <w:t>Дата отражения на НВС</w:t>
            </w:r>
          </w:p>
        </w:tc>
        <w:tc>
          <w:tcPr>
            <w:tcW w:w="1144" w:type="pct"/>
            <w:tcBorders>
              <w:top w:val="single" w:sz="4" w:space="0" w:color="auto"/>
              <w:left w:val="single" w:sz="4" w:space="0" w:color="auto"/>
              <w:bottom w:val="single" w:sz="4" w:space="0" w:color="auto"/>
              <w:right w:val="single" w:sz="4" w:space="0" w:color="auto"/>
            </w:tcBorders>
          </w:tcPr>
          <w:p w14:paraId="0AE5132F" w14:textId="77777777" w:rsidR="00675676" w:rsidRPr="002959DD" w:rsidRDefault="00675676" w:rsidP="00F35F7E">
            <w:pPr>
              <w:pStyle w:val="GOSTTablenorm"/>
              <w:suppressAutoHyphens/>
              <w:rPr>
                <w:highlight w:val="yellow"/>
                <w:lang w:val="en-US"/>
              </w:rPr>
            </w:pPr>
            <w:r w:rsidRPr="002959DD">
              <w:rPr>
                <w:highlight w:val="yellow"/>
              </w:rPr>
              <w:t>SettlementDate (из заголовка запроса)</w:t>
            </w:r>
          </w:p>
        </w:tc>
        <w:tc>
          <w:tcPr>
            <w:tcW w:w="1320" w:type="pct"/>
            <w:tcBorders>
              <w:top w:val="single" w:sz="4" w:space="0" w:color="auto"/>
              <w:left w:val="single" w:sz="4" w:space="0" w:color="auto"/>
              <w:bottom w:val="single" w:sz="4" w:space="0" w:color="auto"/>
              <w:right w:val="single" w:sz="4" w:space="0" w:color="auto"/>
            </w:tcBorders>
          </w:tcPr>
          <w:p w14:paraId="111DAFBE" w14:textId="77777777" w:rsidR="00675676" w:rsidRPr="002959DD" w:rsidRDefault="00675676" w:rsidP="00F35F7E">
            <w:pPr>
              <w:pStyle w:val="GOSTTablenorm"/>
              <w:suppressAutoHyphens/>
              <w:rPr>
                <w:highlight w:val="yellow"/>
              </w:rPr>
            </w:pPr>
            <w:r w:rsidRPr="002959DD">
              <w:rPr>
                <w:highlight w:val="yellow"/>
              </w:rPr>
              <w:t xml:space="preserve">Если значение атрибута </w:t>
            </w:r>
            <w:commentRangeStart w:id="6173"/>
            <w:r w:rsidRPr="002959DD">
              <w:rPr>
                <w:highlight w:val="yellow"/>
              </w:rPr>
              <w:t>Вид_кода_расх_поступ_получ</w:t>
            </w:r>
            <w:commentRangeEnd w:id="6173"/>
            <w:r w:rsidRPr="002959DD">
              <w:rPr>
                <w:rStyle w:val="afff4"/>
                <w:highlight w:val="yellow"/>
              </w:rPr>
              <w:commentReference w:id="6173"/>
            </w:r>
            <w:r w:rsidRPr="002959DD">
              <w:rPr>
                <w:highlight w:val="yellow"/>
              </w:rPr>
              <w:t xml:space="preserve"> = «3», то заполняется значением из тега</w:t>
            </w:r>
            <w:r w:rsidRPr="002959DD">
              <w:rPr>
                <w:szCs w:val="22"/>
                <w:highlight w:val="yellow"/>
              </w:rPr>
              <w:t xml:space="preserve"> SettlementDate</w:t>
            </w:r>
          </w:p>
        </w:tc>
      </w:tr>
      <w:tr w:rsidR="00675676" w:rsidRPr="00CA2D8B" w14:paraId="23492284" w14:textId="77777777" w:rsidTr="00F35F7E">
        <w:tc>
          <w:tcPr>
            <w:tcW w:w="1125" w:type="pct"/>
            <w:tcBorders>
              <w:top w:val="single" w:sz="4" w:space="0" w:color="auto"/>
              <w:left w:val="single" w:sz="4" w:space="0" w:color="auto"/>
              <w:bottom w:val="single" w:sz="4" w:space="0" w:color="auto"/>
              <w:right w:val="single" w:sz="4" w:space="0" w:color="auto"/>
            </w:tcBorders>
          </w:tcPr>
          <w:p w14:paraId="03EFE2B7" w14:textId="77777777" w:rsidR="00675676" w:rsidRPr="00F9423D" w:rsidRDefault="00675676" w:rsidP="00F35F7E">
            <w:pPr>
              <w:pStyle w:val="GOSTTablenorm"/>
              <w:suppressAutoHyphens/>
            </w:pPr>
            <w:r>
              <w:t>Период</w:t>
            </w:r>
          </w:p>
        </w:tc>
        <w:tc>
          <w:tcPr>
            <w:tcW w:w="271" w:type="pct"/>
            <w:tcBorders>
              <w:top w:val="single" w:sz="4" w:space="0" w:color="auto"/>
              <w:left w:val="single" w:sz="4" w:space="0" w:color="auto"/>
              <w:bottom w:val="single" w:sz="4" w:space="0" w:color="auto"/>
              <w:right w:val="single" w:sz="4" w:space="0" w:color="auto"/>
            </w:tcBorders>
          </w:tcPr>
          <w:p w14:paraId="24D93AEF" w14:textId="77777777" w:rsidR="00675676" w:rsidRPr="00F9423D" w:rsidRDefault="00675676" w:rsidP="00F35F7E">
            <w:pPr>
              <w:pStyle w:val="GOSTTablenorm"/>
              <w:suppressAutoHyphens/>
            </w:pPr>
            <w:r>
              <w:t>да</w:t>
            </w:r>
          </w:p>
        </w:tc>
        <w:tc>
          <w:tcPr>
            <w:tcW w:w="1140" w:type="pct"/>
            <w:tcBorders>
              <w:top w:val="single" w:sz="4" w:space="0" w:color="auto"/>
              <w:left w:val="single" w:sz="4" w:space="0" w:color="auto"/>
              <w:bottom w:val="single" w:sz="4" w:space="0" w:color="auto"/>
              <w:right w:val="single" w:sz="4" w:space="0" w:color="auto"/>
            </w:tcBorders>
          </w:tcPr>
          <w:p w14:paraId="3CB69BFF" w14:textId="77777777" w:rsidR="00675676" w:rsidRPr="00F9423D" w:rsidRDefault="00675676" w:rsidP="00F35F7E">
            <w:pPr>
              <w:pStyle w:val="GOSTTablenorm"/>
              <w:suppressAutoHyphens/>
            </w:pPr>
            <w:r w:rsidRPr="00F9423D">
              <w:t>Период для учета невыясненных платежей прошлых лет</w:t>
            </w:r>
          </w:p>
        </w:tc>
        <w:tc>
          <w:tcPr>
            <w:tcW w:w="1144" w:type="pct"/>
            <w:tcBorders>
              <w:top w:val="single" w:sz="4" w:space="0" w:color="auto"/>
              <w:left w:val="single" w:sz="4" w:space="0" w:color="auto"/>
              <w:bottom w:val="single" w:sz="4" w:space="0" w:color="auto"/>
              <w:right w:val="single" w:sz="4" w:space="0" w:color="auto"/>
            </w:tcBorders>
          </w:tcPr>
          <w:p w14:paraId="448B4FD1" w14:textId="77777777" w:rsidR="00675676" w:rsidRPr="002959DD" w:rsidRDefault="00675676" w:rsidP="00F35F7E">
            <w:pPr>
              <w:pStyle w:val="GOSTTablenorm"/>
              <w:suppressAutoHyphens/>
              <w:rPr>
                <w:highlight w:val="yellow"/>
                <w:lang w:val="en-US"/>
              </w:rPr>
            </w:pPr>
            <w:r w:rsidRPr="002959DD">
              <w:rPr>
                <w:highlight w:val="yellow"/>
              </w:rPr>
              <w:t>SettlementDate (из заголовка запроса)</w:t>
            </w:r>
          </w:p>
        </w:tc>
        <w:tc>
          <w:tcPr>
            <w:tcW w:w="1320" w:type="pct"/>
            <w:tcBorders>
              <w:top w:val="single" w:sz="4" w:space="0" w:color="auto"/>
              <w:left w:val="single" w:sz="4" w:space="0" w:color="auto"/>
              <w:bottom w:val="single" w:sz="4" w:space="0" w:color="auto"/>
              <w:right w:val="single" w:sz="4" w:space="0" w:color="auto"/>
            </w:tcBorders>
          </w:tcPr>
          <w:p w14:paraId="2F81D806" w14:textId="77777777" w:rsidR="00675676" w:rsidRPr="002959DD" w:rsidRDefault="00675676" w:rsidP="00F35F7E">
            <w:pPr>
              <w:pStyle w:val="GOSTTablenorm"/>
              <w:suppressAutoHyphens/>
              <w:rPr>
                <w:highlight w:val="yellow"/>
              </w:rPr>
            </w:pPr>
            <w:r w:rsidRPr="002959DD">
              <w:rPr>
                <w:highlight w:val="yellow"/>
              </w:rPr>
              <w:t xml:space="preserve">Если значение атрибута </w:t>
            </w:r>
            <w:commentRangeStart w:id="6174"/>
            <w:r w:rsidRPr="002959DD">
              <w:rPr>
                <w:highlight w:val="yellow"/>
              </w:rPr>
              <w:t>Вид_кода_расх_поступ_получ</w:t>
            </w:r>
            <w:commentRangeEnd w:id="6174"/>
            <w:r w:rsidRPr="002959DD">
              <w:rPr>
                <w:rStyle w:val="afff4"/>
                <w:highlight w:val="yellow"/>
              </w:rPr>
              <w:commentReference w:id="6174"/>
            </w:r>
            <w:r w:rsidRPr="002959DD">
              <w:rPr>
                <w:highlight w:val="yellow"/>
              </w:rPr>
              <w:t xml:space="preserve"> = «3», то заполняется значением год из тега</w:t>
            </w:r>
            <w:r w:rsidRPr="002959DD">
              <w:rPr>
                <w:szCs w:val="22"/>
                <w:highlight w:val="yellow"/>
              </w:rPr>
              <w:t xml:space="preserve"> SettlementDate</w:t>
            </w:r>
            <w:r w:rsidRPr="002959DD" w:rsidDel="009D4C9C">
              <w:rPr>
                <w:highlight w:val="yellow"/>
              </w:rPr>
              <w:t xml:space="preserve"> </w:t>
            </w:r>
          </w:p>
        </w:tc>
      </w:tr>
    </w:tbl>
    <w:p w14:paraId="6B8F14A2" w14:textId="46608304" w:rsidR="00D16D1F" w:rsidRDefault="00D16D1F" w:rsidP="00D16D1F">
      <w:pPr>
        <w:pStyle w:val="GOSTNameTable"/>
      </w:pPr>
      <w:r>
        <w:fldChar w:fldCharType="begin"/>
      </w:r>
      <w:r>
        <w:instrText xml:space="preserve"> SEQ Таблица \* ARABIC </w:instrText>
      </w:r>
      <w:r>
        <w:fldChar w:fldCharType="separate"/>
      </w:r>
      <w:bookmarkStart w:id="6175" w:name="_Toc226564541"/>
      <w:r w:rsidR="00CE7795">
        <w:t>29</w:t>
      </w:r>
      <w:r>
        <w:fldChar w:fldCharType="end"/>
      </w:r>
      <w:r>
        <w:t xml:space="preserve">. </w:t>
      </w:r>
      <w:r w:rsidRPr="00F43C06">
        <w:t>Перечень атрибутов, соответствующих типу документа «Уведомление об уточнении операций клиента» (ф. 0531852) TSE_0531852_D12</w:t>
      </w:r>
      <w:bookmarkEnd w:id="6175"/>
    </w:p>
    <w:tbl>
      <w:tblPr>
        <w:tblStyle w:val="GOSTTable"/>
        <w:tblW w:w="5000" w:type="pct"/>
        <w:tblLayout w:type="fixed"/>
        <w:tblLook w:val="07E0" w:firstRow="1" w:lastRow="1" w:firstColumn="1" w:lastColumn="1" w:noHBand="1" w:noVBand="1"/>
      </w:tblPr>
      <w:tblGrid>
        <w:gridCol w:w="3415"/>
        <w:gridCol w:w="967"/>
        <w:gridCol w:w="3682"/>
        <w:gridCol w:w="3528"/>
        <w:gridCol w:w="4102"/>
      </w:tblGrid>
      <w:tr w:rsidR="0004239F" w14:paraId="51E42C4A" w14:textId="77777777" w:rsidTr="0004239F">
        <w:trPr>
          <w:cnfStyle w:val="100000000000" w:firstRow="1" w:lastRow="0" w:firstColumn="0" w:lastColumn="0" w:oddVBand="0" w:evenVBand="0" w:oddHBand="0" w:evenHBand="0" w:firstRowFirstColumn="0" w:firstRowLastColumn="0" w:lastRowFirstColumn="0" w:lastRowLastColumn="0"/>
        </w:trPr>
        <w:tc>
          <w:tcPr>
            <w:tcW w:w="1088" w:type="pct"/>
            <w:hideMark/>
          </w:tcPr>
          <w:p w14:paraId="02EF6DB1" w14:textId="77777777" w:rsidR="00D16D1F" w:rsidRDefault="00D16D1F" w:rsidP="00D16D1F">
            <w:pPr>
              <w:pStyle w:val="GOSTTableHead"/>
            </w:pPr>
            <w:r>
              <w:t>Наименование атрибута</w:t>
            </w:r>
          </w:p>
        </w:tc>
        <w:tc>
          <w:tcPr>
            <w:tcW w:w="308" w:type="pct"/>
            <w:hideMark/>
          </w:tcPr>
          <w:p w14:paraId="364FE18A" w14:textId="77777777" w:rsidR="00D16D1F" w:rsidRDefault="00D16D1F" w:rsidP="00D16D1F">
            <w:pPr>
              <w:pStyle w:val="GOSTTableHead"/>
            </w:pPr>
            <w:r>
              <w:t>Вычисляемый атрибут</w:t>
            </w:r>
          </w:p>
        </w:tc>
        <w:tc>
          <w:tcPr>
            <w:tcW w:w="1173" w:type="pct"/>
            <w:hideMark/>
          </w:tcPr>
          <w:p w14:paraId="318C347E" w14:textId="77777777" w:rsidR="00D16D1F" w:rsidRDefault="00D16D1F" w:rsidP="00D16D1F">
            <w:pPr>
              <w:pStyle w:val="GOSTTableHead"/>
            </w:pPr>
            <w:r>
              <w:t>Описание атрибута</w:t>
            </w:r>
          </w:p>
        </w:tc>
        <w:tc>
          <w:tcPr>
            <w:tcW w:w="1124" w:type="pct"/>
            <w:hideMark/>
          </w:tcPr>
          <w:p w14:paraId="6AC68995" w14:textId="77777777" w:rsidR="00D16D1F" w:rsidRDefault="00D16D1F" w:rsidP="00D16D1F">
            <w:pPr>
              <w:pStyle w:val="GOSTTableHead"/>
            </w:pPr>
            <w:r>
              <w:t>Реквизит документа (наименование тега)</w:t>
            </w:r>
          </w:p>
        </w:tc>
        <w:tc>
          <w:tcPr>
            <w:tcW w:w="1307" w:type="pct"/>
            <w:hideMark/>
          </w:tcPr>
          <w:p w14:paraId="5D9901BA" w14:textId="77777777" w:rsidR="00D16D1F" w:rsidRDefault="00D16D1F" w:rsidP="00D16D1F">
            <w:pPr>
              <w:pStyle w:val="GOSTTableHead"/>
            </w:pPr>
            <w:r>
              <w:t>Алгоритм вычисления</w:t>
            </w:r>
          </w:p>
        </w:tc>
      </w:tr>
      <w:tr w:rsidR="0004239F" w14:paraId="3186B59A" w14:textId="77777777" w:rsidTr="0004239F">
        <w:tc>
          <w:tcPr>
            <w:tcW w:w="1088" w:type="pct"/>
            <w:tcBorders>
              <w:top w:val="single" w:sz="4" w:space="0" w:color="auto"/>
              <w:left w:val="single" w:sz="4" w:space="0" w:color="auto"/>
              <w:bottom w:val="single" w:sz="4" w:space="0" w:color="auto"/>
              <w:right w:val="single" w:sz="4" w:space="0" w:color="auto"/>
            </w:tcBorders>
            <w:hideMark/>
          </w:tcPr>
          <w:p w14:paraId="3983E60E" w14:textId="77777777" w:rsidR="00D16D1F" w:rsidRPr="00D86F47" w:rsidRDefault="00D16D1F" w:rsidP="00D16D1F">
            <w:pPr>
              <w:pStyle w:val="GOSTTablenorm"/>
              <w:suppressAutoHyphens/>
            </w:pPr>
            <w:r w:rsidRPr="00D86F47">
              <w:t>Номер_документа*</w:t>
            </w:r>
          </w:p>
        </w:tc>
        <w:tc>
          <w:tcPr>
            <w:tcW w:w="308" w:type="pct"/>
            <w:tcBorders>
              <w:top w:val="single" w:sz="4" w:space="0" w:color="auto"/>
              <w:left w:val="single" w:sz="4" w:space="0" w:color="auto"/>
              <w:bottom w:val="single" w:sz="4" w:space="0" w:color="auto"/>
              <w:right w:val="single" w:sz="4" w:space="0" w:color="auto"/>
            </w:tcBorders>
            <w:hideMark/>
          </w:tcPr>
          <w:p w14:paraId="141D7264" w14:textId="77777777" w:rsidR="00D16D1F" w:rsidRPr="00D86F47" w:rsidRDefault="00D16D1F" w:rsidP="00D16D1F">
            <w:pPr>
              <w:pStyle w:val="GOSTTablenorm"/>
              <w:suppressAutoHyphens/>
            </w:pPr>
            <w:r w:rsidRPr="00D86F47">
              <w:t>нет</w:t>
            </w:r>
          </w:p>
        </w:tc>
        <w:tc>
          <w:tcPr>
            <w:tcW w:w="1173" w:type="pct"/>
            <w:tcBorders>
              <w:top w:val="single" w:sz="4" w:space="0" w:color="auto"/>
              <w:left w:val="single" w:sz="4" w:space="0" w:color="auto"/>
              <w:bottom w:val="single" w:sz="4" w:space="0" w:color="auto"/>
              <w:right w:val="single" w:sz="4" w:space="0" w:color="auto"/>
            </w:tcBorders>
            <w:hideMark/>
          </w:tcPr>
          <w:p w14:paraId="48BA2EDC" w14:textId="77777777" w:rsidR="00D16D1F" w:rsidRPr="00D86F47" w:rsidRDefault="00D16D1F" w:rsidP="00D16D1F">
            <w:pPr>
              <w:pStyle w:val="GOSTTablenorm"/>
              <w:suppressAutoHyphens/>
            </w:pPr>
            <w:r w:rsidRPr="00D86F47">
              <w:t>Номер документа</w:t>
            </w:r>
          </w:p>
        </w:tc>
        <w:tc>
          <w:tcPr>
            <w:tcW w:w="1124" w:type="pct"/>
            <w:tcBorders>
              <w:top w:val="single" w:sz="4" w:space="0" w:color="auto"/>
              <w:left w:val="single" w:sz="4" w:space="0" w:color="auto"/>
              <w:bottom w:val="single" w:sz="4" w:space="0" w:color="auto"/>
              <w:right w:val="single" w:sz="4" w:space="0" w:color="auto"/>
            </w:tcBorders>
            <w:hideMark/>
          </w:tcPr>
          <w:p w14:paraId="29A4812B" w14:textId="77777777" w:rsidR="00D16D1F" w:rsidRPr="00D86F47" w:rsidRDefault="00D16D1F" w:rsidP="00D16D1F">
            <w:pPr>
              <w:pStyle w:val="GOSTTablenorm"/>
              <w:suppressAutoHyphens/>
            </w:pPr>
            <w:r w:rsidRPr="00D86F47">
              <w:rPr>
                <w:color w:val="000000"/>
              </w:rPr>
              <w:t>BRE_</w:t>
            </w:r>
            <w:r w:rsidRPr="00D86F47">
              <w:t>DocNum</w:t>
            </w:r>
          </w:p>
        </w:tc>
        <w:tc>
          <w:tcPr>
            <w:tcW w:w="1307" w:type="pct"/>
            <w:tcBorders>
              <w:top w:val="single" w:sz="4" w:space="0" w:color="auto"/>
              <w:left w:val="single" w:sz="4" w:space="0" w:color="auto"/>
              <w:bottom w:val="single" w:sz="4" w:space="0" w:color="auto"/>
              <w:right w:val="single" w:sz="4" w:space="0" w:color="auto"/>
            </w:tcBorders>
            <w:hideMark/>
          </w:tcPr>
          <w:p w14:paraId="26FC20E5" w14:textId="77777777" w:rsidR="00D16D1F" w:rsidRPr="00D86F47" w:rsidRDefault="00D16D1F" w:rsidP="00D16D1F">
            <w:pPr>
              <w:pStyle w:val="GOSTTablenorm"/>
              <w:suppressAutoHyphens/>
            </w:pPr>
            <w:r w:rsidRPr="00D86F47">
              <w:t>-</w:t>
            </w:r>
          </w:p>
        </w:tc>
      </w:tr>
      <w:tr w:rsidR="0004239F" w14:paraId="60ECAFDA" w14:textId="77777777" w:rsidTr="0004239F">
        <w:tc>
          <w:tcPr>
            <w:tcW w:w="1088" w:type="pct"/>
            <w:tcBorders>
              <w:top w:val="single" w:sz="4" w:space="0" w:color="auto"/>
              <w:left w:val="single" w:sz="4" w:space="0" w:color="auto"/>
              <w:bottom w:val="single" w:sz="4" w:space="0" w:color="auto"/>
              <w:right w:val="single" w:sz="4" w:space="0" w:color="auto"/>
            </w:tcBorders>
            <w:hideMark/>
          </w:tcPr>
          <w:p w14:paraId="17F1A891" w14:textId="77777777" w:rsidR="00D16D1F" w:rsidRPr="00D86F47" w:rsidRDefault="00D16D1F" w:rsidP="00D16D1F">
            <w:pPr>
              <w:pStyle w:val="GOSTTablenorm"/>
              <w:suppressAutoHyphens/>
            </w:pPr>
            <w:r w:rsidRPr="00D86F47">
              <w:t>Дата_документа*</w:t>
            </w:r>
          </w:p>
        </w:tc>
        <w:tc>
          <w:tcPr>
            <w:tcW w:w="308" w:type="pct"/>
            <w:tcBorders>
              <w:top w:val="single" w:sz="4" w:space="0" w:color="auto"/>
              <w:left w:val="single" w:sz="4" w:space="0" w:color="auto"/>
              <w:bottom w:val="single" w:sz="4" w:space="0" w:color="auto"/>
              <w:right w:val="single" w:sz="4" w:space="0" w:color="auto"/>
            </w:tcBorders>
            <w:hideMark/>
          </w:tcPr>
          <w:p w14:paraId="2CDC916D" w14:textId="77777777" w:rsidR="00D16D1F" w:rsidRPr="00D86F47" w:rsidRDefault="00D16D1F" w:rsidP="00D16D1F">
            <w:pPr>
              <w:pStyle w:val="GOSTTablenorm"/>
              <w:suppressAutoHyphens/>
            </w:pPr>
            <w:r w:rsidRPr="00D86F47">
              <w:t>нет</w:t>
            </w:r>
          </w:p>
        </w:tc>
        <w:tc>
          <w:tcPr>
            <w:tcW w:w="1173" w:type="pct"/>
            <w:tcBorders>
              <w:top w:val="single" w:sz="4" w:space="0" w:color="auto"/>
              <w:left w:val="single" w:sz="4" w:space="0" w:color="auto"/>
              <w:bottom w:val="single" w:sz="4" w:space="0" w:color="auto"/>
              <w:right w:val="single" w:sz="4" w:space="0" w:color="auto"/>
            </w:tcBorders>
            <w:hideMark/>
          </w:tcPr>
          <w:p w14:paraId="24C3D8C4" w14:textId="77777777" w:rsidR="00D16D1F" w:rsidRPr="00D86F47" w:rsidRDefault="00D16D1F" w:rsidP="00D16D1F">
            <w:pPr>
              <w:pStyle w:val="GOSTTablenorm"/>
              <w:suppressAutoHyphens/>
            </w:pPr>
            <w:r w:rsidRPr="00D86F47">
              <w:t>Дата документа</w:t>
            </w:r>
          </w:p>
        </w:tc>
        <w:tc>
          <w:tcPr>
            <w:tcW w:w="1124" w:type="pct"/>
            <w:tcBorders>
              <w:top w:val="single" w:sz="4" w:space="0" w:color="auto"/>
              <w:left w:val="single" w:sz="4" w:space="0" w:color="auto"/>
              <w:bottom w:val="single" w:sz="4" w:space="0" w:color="auto"/>
              <w:right w:val="single" w:sz="4" w:space="0" w:color="auto"/>
            </w:tcBorders>
            <w:hideMark/>
          </w:tcPr>
          <w:p w14:paraId="085FACB3" w14:textId="77777777" w:rsidR="00D16D1F" w:rsidRPr="00D86F47" w:rsidRDefault="00D16D1F" w:rsidP="00D16D1F">
            <w:pPr>
              <w:pStyle w:val="GOSTTablenorm"/>
              <w:suppressAutoHyphens/>
            </w:pPr>
            <w:r w:rsidRPr="00D86F47">
              <w:rPr>
                <w:color w:val="000000"/>
              </w:rPr>
              <w:t>BRE_</w:t>
            </w:r>
            <w:r w:rsidRPr="00D86F47">
              <w:t>DocDate</w:t>
            </w:r>
          </w:p>
        </w:tc>
        <w:tc>
          <w:tcPr>
            <w:tcW w:w="1307" w:type="pct"/>
            <w:tcBorders>
              <w:top w:val="single" w:sz="4" w:space="0" w:color="auto"/>
              <w:left w:val="single" w:sz="4" w:space="0" w:color="auto"/>
              <w:bottom w:val="single" w:sz="4" w:space="0" w:color="auto"/>
              <w:right w:val="single" w:sz="4" w:space="0" w:color="auto"/>
            </w:tcBorders>
            <w:hideMark/>
          </w:tcPr>
          <w:p w14:paraId="59710C2B" w14:textId="77777777" w:rsidR="00D16D1F" w:rsidRPr="00D86F47" w:rsidRDefault="00D16D1F" w:rsidP="00D16D1F">
            <w:pPr>
              <w:pStyle w:val="GOSTTablenorm"/>
              <w:suppressAutoHyphens/>
            </w:pPr>
            <w:r w:rsidRPr="00D86F47">
              <w:t>-</w:t>
            </w:r>
          </w:p>
        </w:tc>
      </w:tr>
      <w:tr w:rsidR="0004239F" w14:paraId="4FADA445" w14:textId="77777777" w:rsidTr="0004239F">
        <w:tc>
          <w:tcPr>
            <w:tcW w:w="1088" w:type="pct"/>
            <w:tcBorders>
              <w:top w:val="single" w:sz="4" w:space="0" w:color="auto"/>
              <w:left w:val="single" w:sz="4" w:space="0" w:color="auto"/>
              <w:bottom w:val="single" w:sz="4" w:space="0" w:color="auto"/>
              <w:right w:val="single" w:sz="4" w:space="0" w:color="auto"/>
            </w:tcBorders>
          </w:tcPr>
          <w:p w14:paraId="73231D0D" w14:textId="77777777" w:rsidR="00D16D1F" w:rsidRPr="008D08A0" w:rsidRDefault="00D16D1F" w:rsidP="00D16D1F">
            <w:pPr>
              <w:pStyle w:val="GOSTTablenorm"/>
              <w:suppressAutoHyphens/>
            </w:pPr>
            <w:r w:rsidRPr="0041658B">
              <w:t>Вид_документа</w:t>
            </w:r>
          </w:p>
        </w:tc>
        <w:tc>
          <w:tcPr>
            <w:tcW w:w="308" w:type="pct"/>
            <w:tcBorders>
              <w:top w:val="single" w:sz="4" w:space="0" w:color="auto"/>
              <w:left w:val="single" w:sz="4" w:space="0" w:color="auto"/>
              <w:bottom w:val="single" w:sz="4" w:space="0" w:color="auto"/>
              <w:right w:val="single" w:sz="4" w:space="0" w:color="auto"/>
            </w:tcBorders>
          </w:tcPr>
          <w:p w14:paraId="251E7A47" w14:textId="605C47D5" w:rsidR="00D16D1F" w:rsidRPr="008D08A0" w:rsidRDefault="00D16D1F" w:rsidP="00D16D1F">
            <w:pPr>
              <w:pStyle w:val="GOSTTablenorm"/>
              <w:suppressAutoHyphens/>
            </w:pPr>
            <w:r>
              <w:t>да</w:t>
            </w:r>
          </w:p>
        </w:tc>
        <w:tc>
          <w:tcPr>
            <w:tcW w:w="1173" w:type="pct"/>
            <w:tcBorders>
              <w:top w:val="single" w:sz="4" w:space="0" w:color="auto"/>
              <w:left w:val="single" w:sz="4" w:space="0" w:color="auto"/>
              <w:bottom w:val="single" w:sz="4" w:space="0" w:color="auto"/>
              <w:right w:val="single" w:sz="4" w:space="0" w:color="auto"/>
            </w:tcBorders>
          </w:tcPr>
          <w:p w14:paraId="1D45C7B1" w14:textId="77777777" w:rsidR="00D16D1F" w:rsidRPr="008D08A0" w:rsidRDefault="00D16D1F" w:rsidP="00D16D1F">
            <w:pPr>
              <w:pStyle w:val="GOSTTablenorm"/>
              <w:suppressAutoHyphens/>
            </w:pPr>
            <w:r w:rsidRPr="007F0D53">
              <w:t>Вид документа</w:t>
            </w:r>
          </w:p>
        </w:tc>
        <w:tc>
          <w:tcPr>
            <w:tcW w:w="1124" w:type="pct"/>
            <w:tcBorders>
              <w:top w:val="single" w:sz="4" w:space="0" w:color="auto"/>
              <w:left w:val="single" w:sz="4" w:space="0" w:color="auto"/>
              <w:bottom w:val="single" w:sz="4" w:space="0" w:color="auto"/>
              <w:right w:val="single" w:sz="4" w:space="0" w:color="auto"/>
            </w:tcBorders>
          </w:tcPr>
          <w:p w14:paraId="190A993C" w14:textId="1414B53E" w:rsidR="00D16D1F" w:rsidRPr="0037361D" w:rsidRDefault="00D16D1F" w:rsidP="00D16D1F">
            <w:pPr>
              <w:pStyle w:val="GOSTTablenorm"/>
              <w:suppressAutoHyphens/>
              <w:rPr>
                <w:color w:val="000000"/>
                <w:lang w:val="en-US"/>
              </w:rPr>
            </w:pPr>
            <w:r>
              <w:rPr>
                <w:color w:val="000000"/>
              </w:rPr>
              <w:t>-</w:t>
            </w:r>
          </w:p>
        </w:tc>
        <w:tc>
          <w:tcPr>
            <w:tcW w:w="1307" w:type="pct"/>
            <w:tcBorders>
              <w:top w:val="single" w:sz="4" w:space="0" w:color="auto"/>
              <w:left w:val="single" w:sz="4" w:space="0" w:color="auto"/>
              <w:bottom w:val="single" w:sz="4" w:space="0" w:color="auto"/>
              <w:right w:val="single" w:sz="4" w:space="0" w:color="auto"/>
            </w:tcBorders>
          </w:tcPr>
          <w:p w14:paraId="46A554A9" w14:textId="241E011F" w:rsidR="00D16D1F" w:rsidRPr="008D08A0" w:rsidRDefault="00D16D1F" w:rsidP="00D16D1F">
            <w:pPr>
              <w:pStyle w:val="GOSTTablenorm"/>
              <w:suppressAutoHyphens/>
            </w:pPr>
            <w:r w:rsidRPr="00D16D1F">
              <w:t>Указывается значение «УУН»</w:t>
            </w:r>
          </w:p>
        </w:tc>
      </w:tr>
      <w:tr w:rsidR="0004239F" w14:paraId="3BBA5C24" w14:textId="77777777" w:rsidTr="0004239F">
        <w:tc>
          <w:tcPr>
            <w:tcW w:w="1088" w:type="pct"/>
            <w:tcBorders>
              <w:top w:val="single" w:sz="4" w:space="0" w:color="auto"/>
              <w:left w:val="single" w:sz="4" w:space="0" w:color="auto"/>
              <w:bottom w:val="single" w:sz="4" w:space="0" w:color="auto"/>
              <w:right w:val="single" w:sz="4" w:space="0" w:color="auto"/>
            </w:tcBorders>
            <w:hideMark/>
          </w:tcPr>
          <w:p w14:paraId="5383D2D7" w14:textId="77777777" w:rsidR="00D16D1F" w:rsidRPr="00D86F47" w:rsidRDefault="00D16D1F" w:rsidP="00D16D1F">
            <w:pPr>
              <w:pStyle w:val="GOSTTablenorm"/>
              <w:suppressAutoHyphens/>
            </w:pPr>
            <w:r w:rsidRPr="00D86F47">
              <w:t>Наименование_документа</w:t>
            </w:r>
          </w:p>
        </w:tc>
        <w:tc>
          <w:tcPr>
            <w:tcW w:w="308" w:type="pct"/>
            <w:tcBorders>
              <w:top w:val="single" w:sz="4" w:space="0" w:color="auto"/>
              <w:left w:val="single" w:sz="4" w:space="0" w:color="auto"/>
              <w:bottom w:val="single" w:sz="4" w:space="0" w:color="auto"/>
              <w:right w:val="single" w:sz="4" w:space="0" w:color="auto"/>
            </w:tcBorders>
            <w:hideMark/>
          </w:tcPr>
          <w:p w14:paraId="033C71E7" w14:textId="77777777" w:rsidR="00D16D1F" w:rsidRPr="00D86F47" w:rsidRDefault="00D16D1F" w:rsidP="00D16D1F">
            <w:pPr>
              <w:pStyle w:val="GOSTTablenorm"/>
              <w:suppressAutoHyphens/>
            </w:pPr>
            <w:r w:rsidRPr="00D86F47">
              <w:t>да</w:t>
            </w:r>
          </w:p>
        </w:tc>
        <w:tc>
          <w:tcPr>
            <w:tcW w:w="1173" w:type="pct"/>
            <w:tcBorders>
              <w:top w:val="single" w:sz="4" w:space="0" w:color="auto"/>
              <w:left w:val="single" w:sz="4" w:space="0" w:color="auto"/>
              <w:bottom w:val="single" w:sz="4" w:space="0" w:color="auto"/>
              <w:right w:val="single" w:sz="4" w:space="0" w:color="auto"/>
            </w:tcBorders>
            <w:hideMark/>
          </w:tcPr>
          <w:p w14:paraId="40EA5EB2" w14:textId="77777777" w:rsidR="00D16D1F" w:rsidRPr="00D86F47" w:rsidRDefault="00D16D1F" w:rsidP="00D16D1F">
            <w:pPr>
              <w:pStyle w:val="GOSTTablenorm"/>
              <w:suppressAutoHyphens/>
            </w:pPr>
            <w:r w:rsidRPr="00D86F47">
              <w:t>Наименование документа</w:t>
            </w:r>
          </w:p>
        </w:tc>
        <w:tc>
          <w:tcPr>
            <w:tcW w:w="1124" w:type="pct"/>
            <w:tcBorders>
              <w:top w:val="single" w:sz="4" w:space="0" w:color="auto"/>
              <w:left w:val="single" w:sz="4" w:space="0" w:color="auto"/>
              <w:bottom w:val="single" w:sz="4" w:space="0" w:color="auto"/>
              <w:right w:val="single" w:sz="4" w:space="0" w:color="auto"/>
            </w:tcBorders>
          </w:tcPr>
          <w:p w14:paraId="7A3F99D8" w14:textId="77777777" w:rsidR="00D16D1F" w:rsidRPr="00D86F47" w:rsidRDefault="00D16D1F" w:rsidP="00D16D1F">
            <w:pPr>
              <w:pStyle w:val="GOSTTablenorm"/>
              <w:suppressAutoHyphens/>
            </w:pPr>
            <w:r>
              <w:t>-</w:t>
            </w:r>
          </w:p>
        </w:tc>
        <w:tc>
          <w:tcPr>
            <w:tcW w:w="1307" w:type="pct"/>
            <w:tcBorders>
              <w:top w:val="single" w:sz="4" w:space="0" w:color="auto"/>
              <w:left w:val="single" w:sz="4" w:space="0" w:color="auto"/>
              <w:bottom w:val="single" w:sz="4" w:space="0" w:color="auto"/>
              <w:right w:val="single" w:sz="4" w:space="0" w:color="auto"/>
            </w:tcBorders>
            <w:hideMark/>
          </w:tcPr>
          <w:p w14:paraId="4E62B4AE" w14:textId="579E2CCA" w:rsidR="00D16D1F" w:rsidRPr="00D86F47" w:rsidRDefault="00B04A39" w:rsidP="00B04A39">
            <w:pPr>
              <w:pStyle w:val="GOSTTablenorm"/>
            </w:pPr>
            <w:r w:rsidRPr="00B04A39">
              <w:t>Наименование документа определяется по справочнику «Типы документов» с помощью значения атрибута Тип_документа (TypeDoc) из заголовка запроса</w:t>
            </w:r>
          </w:p>
        </w:tc>
      </w:tr>
      <w:tr w:rsidR="003344FC" w14:paraId="56E45FBB" w14:textId="77777777" w:rsidTr="0004239F">
        <w:tc>
          <w:tcPr>
            <w:tcW w:w="1088" w:type="pct"/>
            <w:tcBorders>
              <w:top w:val="single" w:sz="4" w:space="0" w:color="auto"/>
              <w:left w:val="single" w:sz="4" w:space="0" w:color="auto"/>
              <w:bottom w:val="single" w:sz="4" w:space="0" w:color="auto"/>
              <w:right w:val="single" w:sz="4" w:space="0" w:color="auto"/>
            </w:tcBorders>
          </w:tcPr>
          <w:p w14:paraId="5A66970E" w14:textId="6F52ED3B" w:rsidR="003344FC" w:rsidRPr="00D86F47" w:rsidRDefault="003344FC" w:rsidP="00D16D1F">
            <w:pPr>
              <w:pStyle w:val="GOSTTablenorm"/>
              <w:suppressAutoHyphens/>
            </w:pPr>
            <w:r>
              <w:t>Код_валюты</w:t>
            </w:r>
          </w:p>
        </w:tc>
        <w:tc>
          <w:tcPr>
            <w:tcW w:w="308" w:type="pct"/>
            <w:tcBorders>
              <w:top w:val="single" w:sz="4" w:space="0" w:color="auto"/>
              <w:left w:val="single" w:sz="4" w:space="0" w:color="auto"/>
              <w:bottom w:val="single" w:sz="4" w:space="0" w:color="auto"/>
              <w:right w:val="single" w:sz="4" w:space="0" w:color="auto"/>
            </w:tcBorders>
          </w:tcPr>
          <w:p w14:paraId="2CBDE4C8" w14:textId="124B0C3E" w:rsidR="003344FC" w:rsidRPr="00D86F47" w:rsidRDefault="003344FC" w:rsidP="00D16D1F">
            <w:pPr>
              <w:pStyle w:val="GOSTTablenorm"/>
              <w:suppressAutoHyphens/>
            </w:pPr>
            <w:r>
              <w:t>да</w:t>
            </w:r>
          </w:p>
        </w:tc>
        <w:tc>
          <w:tcPr>
            <w:tcW w:w="1173" w:type="pct"/>
            <w:tcBorders>
              <w:top w:val="single" w:sz="4" w:space="0" w:color="auto"/>
              <w:left w:val="single" w:sz="4" w:space="0" w:color="auto"/>
              <w:bottom w:val="single" w:sz="4" w:space="0" w:color="auto"/>
              <w:right w:val="single" w:sz="4" w:space="0" w:color="auto"/>
            </w:tcBorders>
          </w:tcPr>
          <w:p w14:paraId="0BFE8754" w14:textId="5BACBED5" w:rsidR="003344FC" w:rsidRPr="00D86F47" w:rsidRDefault="003344FC" w:rsidP="00D16D1F">
            <w:pPr>
              <w:pStyle w:val="GOSTTablenorm"/>
              <w:suppressAutoHyphens/>
            </w:pPr>
            <w:r w:rsidRPr="003344FC">
              <w:t>Код валюты по ОКВ</w:t>
            </w:r>
          </w:p>
        </w:tc>
        <w:tc>
          <w:tcPr>
            <w:tcW w:w="1124" w:type="pct"/>
            <w:tcBorders>
              <w:top w:val="single" w:sz="4" w:space="0" w:color="auto"/>
              <w:left w:val="single" w:sz="4" w:space="0" w:color="auto"/>
              <w:bottom w:val="single" w:sz="4" w:space="0" w:color="auto"/>
              <w:right w:val="single" w:sz="4" w:space="0" w:color="auto"/>
            </w:tcBorders>
          </w:tcPr>
          <w:p w14:paraId="3E9A5D9C" w14:textId="37BA8F4B" w:rsidR="003344FC" w:rsidRDefault="003344FC" w:rsidP="00D16D1F">
            <w:pPr>
              <w:pStyle w:val="GOSTTablenorm"/>
              <w:suppressAutoHyphens/>
            </w:pPr>
            <w:r w:rsidRPr="003344FC">
              <w:t>CURRENCY_CODE</w:t>
            </w:r>
          </w:p>
        </w:tc>
        <w:tc>
          <w:tcPr>
            <w:tcW w:w="1307" w:type="pct"/>
            <w:tcBorders>
              <w:top w:val="single" w:sz="4" w:space="0" w:color="auto"/>
              <w:left w:val="single" w:sz="4" w:space="0" w:color="auto"/>
              <w:bottom w:val="single" w:sz="4" w:space="0" w:color="auto"/>
              <w:right w:val="single" w:sz="4" w:space="0" w:color="auto"/>
            </w:tcBorders>
          </w:tcPr>
          <w:p w14:paraId="514BCAB1" w14:textId="77777777" w:rsidR="003344FC" w:rsidRDefault="003344FC" w:rsidP="003344FC">
            <w:pPr>
              <w:pStyle w:val="GOSTTablenorm"/>
            </w:pPr>
            <w:r>
              <w:t>В составе документа может приходить как цифровой, так и буквенный код валюты.</w:t>
            </w:r>
          </w:p>
          <w:p w14:paraId="63ABD818" w14:textId="0DF7D6E7" w:rsidR="003344FC" w:rsidRDefault="003344FC" w:rsidP="006E22DD">
            <w:pPr>
              <w:pStyle w:val="GOSTTableNum"/>
              <w:numPr>
                <w:ilvl w:val="0"/>
                <w:numId w:val="43"/>
              </w:numPr>
            </w:pPr>
            <w:r w:rsidRPr="00C539B3">
              <w:rPr>
                <w:rStyle w:val="GOSTTableListMark10"/>
              </w:rPr>
              <w:t>если код валюты пришел цифровой, то в атрибут его значение записывается в неизменном виде</w:t>
            </w:r>
            <w:r>
              <w:t>;</w:t>
            </w:r>
          </w:p>
          <w:p w14:paraId="4305F713" w14:textId="615AC13E" w:rsidR="003344FC" w:rsidRPr="00B04A39" w:rsidRDefault="003344FC" w:rsidP="00C539B3">
            <w:pPr>
              <w:pStyle w:val="GOSTTableNum"/>
            </w:pPr>
            <w:r>
              <w:t>если код валюты пришел буквенный, то в атрибут его значение записывается после преобразования в цифровой по данным справочника «Общероссийский классификатор валют (ОКВ)»6</w:t>
            </w:r>
          </w:p>
        </w:tc>
      </w:tr>
      <w:tr w:rsidR="0004239F" w14:paraId="3F98C76D" w14:textId="77777777" w:rsidTr="0004239F">
        <w:tc>
          <w:tcPr>
            <w:tcW w:w="1088" w:type="pct"/>
            <w:tcBorders>
              <w:top w:val="single" w:sz="4" w:space="0" w:color="auto"/>
              <w:left w:val="single" w:sz="4" w:space="0" w:color="auto"/>
              <w:bottom w:val="single" w:sz="4" w:space="0" w:color="auto"/>
              <w:right w:val="single" w:sz="4" w:space="0" w:color="auto"/>
            </w:tcBorders>
            <w:hideMark/>
          </w:tcPr>
          <w:p w14:paraId="58AD968A" w14:textId="77777777" w:rsidR="00D16D1F" w:rsidRPr="00D86F47" w:rsidRDefault="00D16D1F" w:rsidP="00D16D1F">
            <w:pPr>
              <w:pStyle w:val="GOSTTablenorm"/>
              <w:suppressAutoHyphens/>
            </w:pPr>
            <w:r w:rsidRPr="00D86F47">
              <w:rPr>
                <w:szCs w:val="22"/>
              </w:rPr>
              <w:t>Код_валюты_учета</w:t>
            </w:r>
          </w:p>
        </w:tc>
        <w:tc>
          <w:tcPr>
            <w:tcW w:w="308" w:type="pct"/>
            <w:tcBorders>
              <w:top w:val="single" w:sz="4" w:space="0" w:color="auto"/>
              <w:left w:val="single" w:sz="4" w:space="0" w:color="auto"/>
              <w:bottom w:val="single" w:sz="4" w:space="0" w:color="auto"/>
              <w:right w:val="single" w:sz="4" w:space="0" w:color="auto"/>
            </w:tcBorders>
            <w:hideMark/>
          </w:tcPr>
          <w:p w14:paraId="16750201" w14:textId="77777777" w:rsidR="00D16D1F" w:rsidRPr="00D86F47" w:rsidRDefault="00D16D1F" w:rsidP="00D16D1F">
            <w:pPr>
              <w:pStyle w:val="GOSTTablenorm"/>
              <w:suppressAutoHyphens/>
            </w:pPr>
            <w:r w:rsidRPr="00D86F47">
              <w:rPr>
                <w:szCs w:val="22"/>
              </w:rPr>
              <w:t>да</w:t>
            </w:r>
          </w:p>
        </w:tc>
        <w:tc>
          <w:tcPr>
            <w:tcW w:w="1173" w:type="pct"/>
            <w:tcBorders>
              <w:top w:val="single" w:sz="4" w:space="0" w:color="auto"/>
              <w:left w:val="single" w:sz="4" w:space="0" w:color="auto"/>
              <w:bottom w:val="single" w:sz="4" w:space="0" w:color="auto"/>
              <w:right w:val="single" w:sz="4" w:space="0" w:color="auto"/>
            </w:tcBorders>
            <w:hideMark/>
          </w:tcPr>
          <w:p w14:paraId="21DA99FC" w14:textId="77777777" w:rsidR="00D16D1F" w:rsidRPr="00D86F47" w:rsidRDefault="00D16D1F" w:rsidP="00D16D1F">
            <w:pPr>
              <w:pStyle w:val="GOSTTablenorm"/>
              <w:suppressAutoHyphens/>
            </w:pPr>
            <w:r w:rsidRPr="00D86F47">
              <w:rPr>
                <w:szCs w:val="22"/>
              </w:rPr>
              <w:t>Код валюты учета по ОКВ</w:t>
            </w:r>
          </w:p>
        </w:tc>
        <w:tc>
          <w:tcPr>
            <w:tcW w:w="1124" w:type="pct"/>
            <w:tcBorders>
              <w:top w:val="single" w:sz="4" w:space="0" w:color="auto"/>
              <w:left w:val="single" w:sz="4" w:space="0" w:color="auto"/>
              <w:bottom w:val="single" w:sz="4" w:space="0" w:color="auto"/>
              <w:right w:val="single" w:sz="4" w:space="0" w:color="auto"/>
            </w:tcBorders>
            <w:hideMark/>
          </w:tcPr>
          <w:p w14:paraId="5A52262C" w14:textId="77777777" w:rsidR="00D16D1F" w:rsidRPr="00D86F47" w:rsidRDefault="00D16D1F" w:rsidP="00D16D1F">
            <w:pPr>
              <w:pStyle w:val="GOSTTablenorm"/>
              <w:suppressAutoHyphens/>
            </w:pPr>
            <w:r w:rsidRPr="00D86F47">
              <w:t>-</w:t>
            </w:r>
          </w:p>
        </w:tc>
        <w:tc>
          <w:tcPr>
            <w:tcW w:w="1307" w:type="pct"/>
            <w:tcBorders>
              <w:top w:val="single" w:sz="4" w:space="0" w:color="auto"/>
              <w:left w:val="single" w:sz="4" w:space="0" w:color="auto"/>
              <w:bottom w:val="single" w:sz="4" w:space="0" w:color="auto"/>
              <w:right w:val="single" w:sz="4" w:space="0" w:color="auto"/>
            </w:tcBorders>
            <w:hideMark/>
          </w:tcPr>
          <w:p w14:paraId="1C8F46B8" w14:textId="77777777" w:rsidR="00D16D1F" w:rsidRPr="00D86F47" w:rsidRDefault="00D16D1F" w:rsidP="00D16D1F">
            <w:pPr>
              <w:pStyle w:val="GOSTTablenorm"/>
              <w:suppressAutoHyphens/>
            </w:pPr>
            <w:r w:rsidRPr="00D86F47">
              <w:t>Указывается значение «643»</w:t>
            </w:r>
          </w:p>
        </w:tc>
      </w:tr>
      <w:tr w:rsidR="0004239F" w14:paraId="02CB15AF" w14:textId="77777777" w:rsidTr="0004239F">
        <w:tc>
          <w:tcPr>
            <w:tcW w:w="1088" w:type="pct"/>
            <w:tcBorders>
              <w:top w:val="single" w:sz="4" w:space="0" w:color="auto"/>
              <w:left w:val="single" w:sz="4" w:space="0" w:color="auto"/>
              <w:bottom w:val="single" w:sz="4" w:space="0" w:color="auto"/>
              <w:right w:val="single" w:sz="4" w:space="0" w:color="auto"/>
            </w:tcBorders>
            <w:hideMark/>
          </w:tcPr>
          <w:p w14:paraId="63277E7B" w14:textId="77777777" w:rsidR="00D16D1F" w:rsidRPr="00D86F47" w:rsidRDefault="00D16D1F" w:rsidP="00D16D1F">
            <w:pPr>
              <w:pStyle w:val="GOSTTablenorm"/>
              <w:suppressAutoHyphens/>
            </w:pPr>
            <w:r w:rsidRPr="00D86F47">
              <w:t>Дата_ввода_в_действие</w:t>
            </w:r>
          </w:p>
        </w:tc>
        <w:tc>
          <w:tcPr>
            <w:tcW w:w="308" w:type="pct"/>
            <w:tcBorders>
              <w:top w:val="single" w:sz="4" w:space="0" w:color="auto"/>
              <w:left w:val="single" w:sz="4" w:space="0" w:color="auto"/>
              <w:bottom w:val="single" w:sz="4" w:space="0" w:color="auto"/>
              <w:right w:val="single" w:sz="4" w:space="0" w:color="auto"/>
            </w:tcBorders>
            <w:hideMark/>
          </w:tcPr>
          <w:p w14:paraId="7D2C255F" w14:textId="77777777" w:rsidR="00D16D1F" w:rsidRPr="00D86F47" w:rsidRDefault="00D16D1F" w:rsidP="00D16D1F">
            <w:pPr>
              <w:pStyle w:val="GOSTTablenorm"/>
              <w:suppressAutoHyphens/>
            </w:pPr>
            <w:r w:rsidRPr="00D86F47">
              <w:t>да</w:t>
            </w:r>
          </w:p>
        </w:tc>
        <w:tc>
          <w:tcPr>
            <w:tcW w:w="1173" w:type="pct"/>
            <w:tcBorders>
              <w:top w:val="single" w:sz="4" w:space="0" w:color="auto"/>
              <w:left w:val="single" w:sz="4" w:space="0" w:color="auto"/>
              <w:bottom w:val="single" w:sz="4" w:space="0" w:color="auto"/>
              <w:right w:val="single" w:sz="4" w:space="0" w:color="auto"/>
            </w:tcBorders>
            <w:hideMark/>
          </w:tcPr>
          <w:p w14:paraId="21A2B4E9" w14:textId="77777777" w:rsidR="00D16D1F" w:rsidRPr="00D86F47" w:rsidRDefault="00D16D1F" w:rsidP="00D16D1F">
            <w:pPr>
              <w:pStyle w:val="GOSTTablenorm"/>
              <w:suppressAutoHyphens/>
            </w:pPr>
            <w:r w:rsidRPr="00D86F47">
              <w:t>Дата ввода в действие</w:t>
            </w:r>
          </w:p>
        </w:tc>
        <w:tc>
          <w:tcPr>
            <w:tcW w:w="1124" w:type="pct"/>
            <w:tcBorders>
              <w:top w:val="single" w:sz="4" w:space="0" w:color="auto"/>
              <w:left w:val="single" w:sz="4" w:space="0" w:color="auto"/>
              <w:bottom w:val="single" w:sz="4" w:space="0" w:color="auto"/>
              <w:right w:val="single" w:sz="4" w:space="0" w:color="auto"/>
            </w:tcBorders>
            <w:hideMark/>
          </w:tcPr>
          <w:p w14:paraId="7A030ACF" w14:textId="77777777" w:rsidR="00D16D1F" w:rsidRPr="00D86F47" w:rsidRDefault="00D16D1F" w:rsidP="00D16D1F">
            <w:pPr>
              <w:pStyle w:val="GOSTTablenorm"/>
              <w:suppressAutoHyphens/>
            </w:pPr>
            <w:r w:rsidRPr="00D86F47">
              <w:t>SettlementDate (из заголовка запроса)</w:t>
            </w:r>
          </w:p>
        </w:tc>
        <w:tc>
          <w:tcPr>
            <w:tcW w:w="1307" w:type="pct"/>
            <w:tcBorders>
              <w:top w:val="single" w:sz="4" w:space="0" w:color="auto"/>
              <w:left w:val="single" w:sz="4" w:space="0" w:color="auto"/>
              <w:bottom w:val="single" w:sz="4" w:space="0" w:color="auto"/>
              <w:right w:val="single" w:sz="4" w:space="0" w:color="auto"/>
            </w:tcBorders>
            <w:hideMark/>
          </w:tcPr>
          <w:p w14:paraId="61C2A1EE" w14:textId="77777777" w:rsidR="00D16D1F" w:rsidRPr="00D86F47" w:rsidRDefault="00D16D1F" w:rsidP="00D16D1F">
            <w:pPr>
              <w:pStyle w:val="GOSTTablenorm"/>
              <w:suppressAutoHyphens/>
            </w:pPr>
            <w:r w:rsidRPr="00D86F47">
              <w:t>Для данного типа документов Дата_ввода_в_действие = Дата_отражения_в_учете</w:t>
            </w:r>
          </w:p>
        </w:tc>
      </w:tr>
      <w:tr w:rsidR="0004239F" w14:paraId="26461107" w14:textId="77777777" w:rsidTr="0004239F">
        <w:tc>
          <w:tcPr>
            <w:tcW w:w="1088" w:type="pct"/>
            <w:tcBorders>
              <w:top w:val="single" w:sz="4" w:space="0" w:color="auto"/>
              <w:left w:val="single" w:sz="4" w:space="0" w:color="auto"/>
              <w:bottom w:val="single" w:sz="4" w:space="0" w:color="auto"/>
              <w:right w:val="single" w:sz="4" w:space="0" w:color="auto"/>
            </w:tcBorders>
          </w:tcPr>
          <w:p w14:paraId="440B9578" w14:textId="77777777" w:rsidR="00D16D1F" w:rsidRPr="00D86F47" w:rsidRDefault="00D16D1F" w:rsidP="00D16D1F">
            <w:pPr>
              <w:pStyle w:val="GOSTTablenorm"/>
              <w:suppressAutoHyphens/>
            </w:pPr>
            <w:r w:rsidRPr="005E3717">
              <w:t>Уровень_конфиденциальности</w:t>
            </w:r>
          </w:p>
        </w:tc>
        <w:tc>
          <w:tcPr>
            <w:tcW w:w="308" w:type="pct"/>
            <w:tcBorders>
              <w:top w:val="single" w:sz="4" w:space="0" w:color="auto"/>
              <w:left w:val="single" w:sz="4" w:space="0" w:color="auto"/>
              <w:bottom w:val="single" w:sz="4" w:space="0" w:color="auto"/>
              <w:right w:val="single" w:sz="4" w:space="0" w:color="auto"/>
            </w:tcBorders>
          </w:tcPr>
          <w:p w14:paraId="0B71ED99" w14:textId="1314A133" w:rsidR="00D16D1F" w:rsidRPr="00D86F47" w:rsidRDefault="003344FC" w:rsidP="00D16D1F">
            <w:pPr>
              <w:pStyle w:val="GOSTTablenorm"/>
              <w:suppressAutoHyphens/>
            </w:pPr>
            <w:r>
              <w:t>нет</w:t>
            </w:r>
          </w:p>
        </w:tc>
        <w:tc>
          <w:tcPr>
            <w:tcW w:w="1173" w:type="pct"/>
            <w:tcBorders>
              <w:top w:val="single" w:sz="4" w:space="0" w:color="auto"/>
              <w:left w:val="single" w:sz="4" w:space="0" w:color="auto"/>
              <w:bottom w:val="single" w:sz="4" w:space="0" w:color="auto"/>
              <w:right w:val="single" w:sz="4" w:space="0" w:color="auto"/>
            </w:tcBorders>
          </w:tcPr>
          <w:p w14:paraId="2CB4B843" w14:textId="77777777" w:rsidR="00D16D1F" w:rsidRPr="00D86F47" w:rsidRDefault="00D16D1F" w:rsidP="00D16D1F">
            <w:pPr>
              <w:pStyle w:val="GOSTTablenorm"/>
              <w:suppressAutoHyphens/>
            </w:pPr>
            <w:r w:rsidRPr="005E3717">
              <w:t>Уровень конфиденциальности</w:t>
            </w:r>
          </w:p>
        </w:tc>
        <w:tc>
          <w:tcPr>
            <w:tcW w:w="1124" w:type="pct"/>
            <w:tcBorders>
              <w:top w:val="single" w:sz="4" w:space="0" w:color="auto"/>
              <w:left w:val="single" w:sz="4" w:space="0" w:color="auto"/>
              <w:bottom w:val="single" w:sz="4" w:space="0" w:color="auto"/>
              <w:right w:val="single" w:sz="4" w:space="0" w:color="auto"/>
            </w:tcBorders>
          </w:tcPr>
          <w:p w14:paraId="2C0DA63A" w14:textId="401CFEFD" w:rsidR="00D16D1F" w:rsidRPr="00D86F47" w:rsidRDefault="003344FC" w:rsidP="00D16D1F">
            <w:pPr>
              <w:pStyle w:val="GOSTTablenorm"/>
              <w:suppressAutoHyphens/>
            </w:pPr>
            <w:r w:rsidRPr="003344FC">
              <w:t>StmInfrmtn_AccessLevelStereotype</w:t>
            </w:r>
            <w:r w:rsidRPr="003344FC" w:rsidDel="003344FC">
              <w:t xml:space="preserve"> </w:t>
            </w:r>
          </w:p>
        </w:tc>
        <w:tc>
          <w:tcPr>
            <w:tcW w:w="1307" w:type="pct"/>
            <w:tcBorders>
              <w:top w:val="single" w:sz="4" w:space="0" w:color="auto"/>
              <w:left w:val="single" w:sz="4" w:space="0" w:color="auto"/>
              <w:bottom w:val="single" w:sz="4" w:space="0" w:color="auto"/>
              <w:right w:val="single" w:sz="4" w:space="0" w:color="auto"/>
            </w:tcBorders>
          </w:tcPr>
          <w:p w14:paraId="22AEC847" w14:textId="4A8A7BF1" w:rsidR="00D16D1F" w:rsidRPr="00D86F47" w:rsidRDefault="003344FC" w:rsidP="00D16D1F">
            <w:pPr>
              <w:pStyle w:val="GOSTTablenorm"/>
              <w:suppressAutoHyphens/>
            </w:pPr>
            <w:r>
              <w:t>-</w:t>
            </w:r>
          </w:p>
        </w:tc>
      </w:tr>
      <w:tr w:rsidR="0004239F" w:rsidRPr="00B04A39" w14:paraId="1129934A" w14:textId="77777777" w:rsidTr="0004239F">
        <w:tc>
          <w:tcPr>
            <w:tcW w:w="1088" w:type="pct"/>
            <w:tcBorders>
              <w:top w:val="single" w:sz="4" w:space="0" w:color="auto"/>
              <w:left w:val="single" w:sz="4" w:space="0" w:color="auto"/>
              <w:bottom w:val="single" w:sz="4" w:space="0" w:color="auto"/>
              <w:right w:val="single" w:sz="4" w:space="0" w:color="auto"/>
            </w:tcBorders>
          </w:tcPr>
          <w:p w14:paraId="4F4AB7C7" w14:textId="0A0BB432" w:rsidR="00B04A39" w:rsidRPr="005E3717" w:rsidRDefault="00B04A39" w:rsidP="003344FC">
            <w:pPr>
              <w:pStyle w:val="GOSTTablenorm"/>
              <w:suppressAutoHyphens/>
            </w:pPr>
            <w:r w:rsidRPr="00B04A39">
              <w:t>КС_</w:t>
            </w:r>
            <w:r w:rsidR="003344FC">
              <w:t>плательщика</w:t>
            </w:r>
          </w:p>
        </w:tc>
        <w:tc>
          <w:tcPr>
            <w:tcW w:w="308" w:type="pct"/>
            <w:tcBorders>
              <w:top w:val="single" w:sz="4" w:space="0" w:color="auto"/>
              <w:left w:val="single" w:sz="4" w:space="0" w:color="auto"/>
              <w:bottom w:val="single" w:sz="4" w:space="0" w:color="auto"/>
              <w:right w:val="single" w:sz="4" w:space="0" w:color="auto"/>
            </w:tcBorders>
          </w:tcPr>
          <w:p w14:paraId="00792BEE" w14:textId="264DDBE3" w:rsidR="00B04A39" w:rsidRDefault="00B04A39" w:rsidP="00D16D1F">
            <w:pPr>
              <w:pStyle w:val="GOSTTablenorm"/>
              <w:suppressAutoHyphens/>
            </w:pPr>
            <w:r>
              <w:t>нет</w:t>
            </w:r>
          </w:p>
        </w:tc>
        <w:tc>
          <w:tcPr>
            <w:tcW w:w="1173" w:type="pct"/>
            <w:tcBorders>
              <w:top w:val="single" w:sz="4" w:space="0" w:color="auto"/>
              <w:left w:val="single" w:sz="4" w:space="0" w:color="auto"/>
              <w:bottom w:val="single" w:sz="4" w:space="0" w:color="auto"/>
              <w:right w:val="single" w:sz="4" w:space="0" w:color="auto"/>
            </w:tcBorders>
          </w:tcPr>
          <w:p w14:paraId="43970CBF" w14:textId="0BC8B4A4" w:rsidR="00B04A39" w:rsidRPr="005E3717" w:rsidRDefault="00B04A39" w:rsidP="00D16D1F">
            <w:pPr>
              <w:pStyle w:val="GOSTTablenorm"/>
              <w:suppressAutoHyphens/>
            </w:pPr>
            <w:r w:rsidRPr="00B04A39">
              <w:t>Казначейский счет клиента</w:t>
            </w:r>
          </w:p>
        </w:tc>
        <w:tc>
          <w:tcPr>
            <w:tcW w:w="1124" w:type="pct"/>
            <w:tcBorders>
              <w:top w:val="single" w:sz="4" w:space="0" w:color="auto"/>
              <w:left w:val="single" w:sz="4" w:space="0" w:color="auto"/>
              <w:bottom w:val="single" w:sz="4" w:space="0" w:color="auto"/>
              <w:right w:val="single" w:sz="4" w:space="0" w:color="auto"/>
            </w:tcBorders>
          </w:tcPr>
          <w:p w14:paraId="14D0D993" w14:textId="268B278E" w:rsidR="00B04A39" w:rsidRPr="00B04A39" w:rsidRDefault="00557ACD" w:rsidP="00D16D1F">
            <w:pPr>
              <w:pStyle w:val="GOSTTablenorm"/>
              <w:suppressAutoHyphens/>
              <w:rPr>
                <w:lang w:val="en-US"/>
              </w:rPr>
            </w:pPr>
            <w:r w:rsidRPr="00557ACD">
              <w:rPr>
                <w:lang w:val="en-US"/>
              </w:rPr>
              <w:t>RCL_NUMKS</w:t>
            </w:r>
          </w:p>
        </w:tc>
        <w:tc>
          <w:tcPr>
            <w:tcW w:w="1307" w:type="pct"/>
            <w:tcBorders>
              <w:top w:val="single" w:sz="4" w:space="0" w:color="auto"/>
              <w:left w:val="single" w:sz="4" w:space="0" w:color="auto"/>
              <w:bottom w:val="single" w:sz="4" w:space="0" w:color="auto"/>
              <w:right w:val="single" w:sz="4" w:space="0" w:color="auto"/>
            </w:tcBorders>
          </w:tcPr>
          <w:p w14:paraId="2B37A7B5" w14:textId="6A150B2A" w:rsidR="00B04A39" w:rsidRPr="00B04A39" w:rsidRDefault="00B04A39" w:rsidP="00D16D1F">
            <w:pPr>
              <w:pStyle w:val="GOSTTablenorm"/>
              <w:suppressAutoHyphens/>
            </w:pPr>
            <w:r>
              <w:t>-</w:t>
            </w:r>
          </w:p>
        </w:tc>
      </w:tr>
      <w:tr w:rsidR="003344FC" w:rsidRPr="00B04A39" w14:paraId="71F00FDD" w14:textId="77777777" w:rsidTr="0004239F">
        <w:tc>
          <w:tcPr>
            <w:tcW w:w="1088" w:type="pct"/>
            <w:tcBorders>
              <w:top w:val="single" w:sz="4" w:space="0" w:color="auto"/>
              <w:left w:val="single" w:sz="4" w:space="0" w:color="auto"/>
              <w:bottom w:val="single" w:sz="4" w:space="0" w:color="auto"/>
              <w:right w:val="single" w:sz="4" w:space="0" w:color="auto"/>
            </w:tcBorders>
          </w:tcPr>
          <w:p w14:paraId="6ECE0B8B" w14:textId="09463268" w:rsidR="003344FC" w:rsidRPr="00B04A39" w:rsidRDefault="003344FC" w:rsidP="003344FC">
            <w:pPr>
              <w:pStyle w:val="GOSTTablenorm"/>
              <w:suppressAutoHyphens/>
              <w:rPr>
                <w:lang w:val="en-US"/>
              </w:rPr>
            </w:pPr>
            <w:r w:rsidRPr="00B04A39">
              <w:rPr>
                <w:lang w:val="en-US"/>
              </w:rPr>
              <w:t>ОКТМО_</w:t>
            </w:r>
            <w:r w:rsidR="009911B7">
              <w:t>КС_</w:t>
            </w:r>
            <w:r>
              <w:t>плательщика</w:t>
            </w:r>
          </w:p>
        </w:tc>
        <w:tc>
          <w:tcPr>
            <w:tcW w:w="308" w:type="pct"/>
            <w:tcBorders>
              <w:top w:val="single" w:sz="4" w:space="0" w:color="auto"/>
              <w:left w:val="single" w:sz="4" w:space="0" w:color="auto"/>
              <w:bottom w:val="single" w:sz="4" w:space="0" w:color="auto"/>
              <w:right w:val="single" w:sz="4" w:space="0" w:color="auto"/>
            </w:tcBorders>
          </w:tcPr>
          <w:p w14:paraId="719DC3E3" w14:textId="72F045B6" w:rsidR="003344FC" w:rsidRPr="00B04A39" w:rsidRDefault="003344FC" w:rsidP="003344FC">
            <w:pPr>
              <w:pStyle w:val="GOSTTablenorm"/>
              <w:suppressAutoHyphens/>
            </w:pPr>
            <w:r>
              <w:t>да</w:t>
            </w:r>
          </w:p>
        </w:tc>
        <w:tc>
          <w:tcPr>
            <w:tcW w:w="1173" w:type="pct"/>
            <w:tcBorders>
              <w:top w:val="single" w:sz="4" w:space="0" w:color="auto"/>
              <w:left w:val="single" w:sz="4" w:space="0" w:color="auto"/>
              <w:bottom w:val="single" w:sz="4" w:space="0" w:color="auto"/>
              <w:right w:val="single" w:sz="4" w:space="0" w:color="auto"/>
            </w:tcBorders>
          </w:tcPr>
          <w:p w14:paraId="4C70C6FD" w14:textId="31069A45" w:rsidR="003344FC" w:rsidRPr="00A92D32" w:rsidRDefault="003344FC" w:rsidP="00A92D32">
            <w:pPr>
              <w:pStyle w:val="GOSTTablenorm"/>
              <w:suppressAutoHyphens/>
            </w:pPr>
            <w:r>
              <w:rPr>
                <w:lang w:val="en-US"/>
              </w:rPr>
              <w:t xml:space="preserve">ОКТМО </w:t>
            </w:r>
            <w:r w:rsidR="00A92D32">
              <w:t>клиента</w:t>
            </w:r>
          </w:p>
        </w:tc>
        <w:tc>
          <w:tcPr>
            <w:tcW w:w="1124" w:type="pct"/>
            <w:tcBorders>
              <w:top w:val="single" w:sz="4" w:space="0" w:color="auto"/>
              <w:left w:val="single" w:sz="4" w:space="0" w:color="auto"/>
              <w:bottom w:val="single" w:sz="4" w:space="0" w:color="auto"/>
              <w:right w:val="single" w:sz="4" w:space="0" w:color="auto"/>
            </w:tcBorders>
          </w:tcPr>
          <w:p w14:paraId="1D8EA490" w14:textId="35652C7D" w:rsidR="003344FC" w:rsidRPr="00B04A39" w:rsidRDefault="00557ACD" w:rsidP="003344FC">
            <w:pPr>
              <w:pStyle w:val="GOSTTablenorm"/>
              <w:suppressAutoHyphens/>
              <w:rPr>
                <w:lang w:val="en-US"/>
              </w:rPr>
            </w:pPr>
            <w:r w:rsidRPr="00557ACD">
              <w:rPr>
                <w:lang w:val="en-US"/>
              </w:rPr>
              <w:t>RCL_NUMKS</w:t>
            </w:r>
          </w:p>
        </w:tc>
        <w:tc>
          <w:tcPr>
            <w:tcW w:w="1307" w:type="pct"/>
            <w:tcBorders>
              <w:top w:val="single" w:sz="4" w:space="0" w:color="auto"/>
              <w:left w:val="single" w:sz="4" w:space="0" w:color="auto"/>
              <w:bottom w:val="single" w:sz="4" w:space="0" w:color="auto"/>
              <w:right w:val="single" w:sz="4" w:space="0" w:color="auto"/>
            </w:tcBorders>
          </w:tcPr>
          <w:p w14:paraId="044BFB30" w14:textId="6CA485D0" w:rsidR="003344FC" w:rsidRPr="00B04A39" w:rsidRDefault="003344FC" w:rsidP="00A92D32">
            <w:pPr>
              <w:pStyle w:val="GOSTTablenorm"/>
              <w:suppressAutoHyphens/>
            </w:pPr>
            <w:r w:rsidRPr="00B04A39">
              <w:t xml:space="preserve">Атрибут заполняется </w:t>
            </w:r>
            <w:r w:rsidR="00A92D32" w:rsidRPr="00B04A39">
              <w:t xml:space="preserve">9-16 </w:t>
            </w:r>
            <w:r w:rsidRPr="00B04A39">
              <w:t xml:space="preserve">символами  </w:t>
            </w:r>
            <w:r w:rsidR="00A92D32">
              <w:t>атрибута «</w:t>
            </w:r>
            <w:r w:rsidR="00A92D32" w:rsidRPr="00B04A39">
              <w:t>КС_</w:t>
            </w:r>
            <w:r w:rsidR="00A92D32">
              <w:t>плательщика»</w:t>
            </w:r>
          </w:p>
        </w:tc>
      </w:tr>
      <w:tr w:rsidR="003344FC" w:rsidRPr="00B04A39" w14:paraId="047643ED" w14:textId="77777777" w:rsidTr="0004239F">
        <w:tc>
          <w:tcPr>
            <w:tcW w:w="1088" w:type="pct"/>
            <w:tcBorders>
              <w:top w:val="single" w:sz="4" w:space="0" w:color="auto"/>
              <w:left w:val="single" w:sz="4" w:space="0" w:color="auto"/>
              <w:bottom w:val="single" w:sz="4" w:space="0" w:color="auto"/>
              <w:right w:val="single" w:sz="4" w:space="0" w:color="auto"/>
            </w:tcBorders>
          </w:tcPr>
          <w:p w14:paraId="09CBAC02" w14:textId="74A1E8EF" w:rsidR="003344FC" w:rsidRPr="003344FC" w:rsidRDefault="003344FC" w:rsidP="003344FC">
            <w:pPr>
              <w:pStyle w:val="GOSTTablenorm"/>
              <w:suppressAutoHyphens/>
            </w:pPr>
            <w:r w:rsidRPr="003344FC">
              <w:t>ТОФК_КС_плательщика</w:t>
            </w:r>
          </w:p>
        </w:tc>
        <w:tc>
          <w:tcPr>
            <w:tcW w:w="308" w:type="pct"/>
            <w:tcBorders>
              <w:top w:val="single" w:sz="4" w:space="0" w:color="auto"/>
              <w:left w:val="single" w:sz="4" w:space="0" w:color="auto"/>
              <w:bottom w:val="single" w:sz="4" w:space="0" w:color="auto"/>
              <w:right w:val="single" w:sz="4" w:space="0" w:color="auto"/>
            </w:tcBorders>
          </w:tcPr>
          <w:p w14:paraId="6592809F" w14:textId="2DB67473" w:rsidR="003344FC" w:rsidRPr="00B04A39" w:rsidRDefault="003344FC" w:rsidP="003344FC">
            <w:pPr>
              <w:pStyle w:val="GOSTTablenorm"/>
              <w:suppressAutoHyphens/>
            </w:pPr>
            <w:r>
              <w:t>да</w:t>
            </w:r>
          </w:p>
        </w:tc>
        <w:tc>
          <w:tcPr>
            <w:tcW w:w="1173" w:type="pct"/>
            <w:tcBorders>
              <w:top w:val="single" w:sz="4" w:space="0" w:color="auto"/>
              <w:left w:val="single" w:sz="4" w:space="0" w:color="auto"/>
              <w:bottom w:val="single" w:sz="4" w:space="0" w:color="auto"/>
              <w:right w:val="single" w:sz="4" w:space="0" w:color="auto"/>
            </w:tcBorders>
          </w:tcPr>
          <w:p w14:paraId="405D40EF" w14:textId="4EE88101" w:rsidR="003344FC" w:rsidRPr="00B04A39" w:rsidRDefault="003344FC" w:rsidP="003344FC">
            <w:pPr>
              <w:pStyle w:val="GOSTTablenorm"/>
              <w:suppressAutoHyphens/>
            </w:pPr>
            <w:r w:rsidRPr="00B04A39">
              <w:t>Код ТОФК по КС клиента (2-значный)</w:t>
            </w:r>
          </w:p>
        </w:tc>
        <w:tc>
          <w:tcPr>
            <w:tcW w:w="1124" w:type="pct"/>
            <w:tcBorders>
              <w:top w:val="single" w:sz="4" w:space="0" w:color="auto"/>
              <w:left w:val="single" w:sz="4" w:space="0" w:color="auto"/>
              <w:bottom w:val="single" w:sz="4" w:space="0" w:color="auto"/>
              <w:right w:val="single" w:sz="4" w:space="0" w:color="auto"/>
            </w:tcBorders>
          </w:tcPr>
          <w:p w14:paraId="5490DD40" w14:textId="13BA4C63" w:rsidR="003344FC" w:rsidRPr="00D71591" w:rsidRDefault="00557ACD" w:rsidP="003344FC">
            <w:pPr>
              <w:pStyle w:val="GOSTTablenorm"/>
              <w:suppressAutoHyphens/>
            </w:pPr>
            <w:r w:rsidRPr="00557ACD">
              <w:rPr>
                <w:lang w:val="en-US"/>
              </w:rPr>
              <w:t>RCL_NUMKS</w:t>
            </w:r>
          </w:p>
        </w:tc>
        <w:tc>
          <w:tcPr>
            <w:tcW w:w="1307" w:type="pct"/>
            <w:tcBorders>
              <w:top w:val="single" w:sz="4" w:space="0" w:color="auto"/>
              <w:left w:val="single" w:sz="4" w:space="0" w:color="auto"/>
              <w:bottom w:val="single" w:sz="4" w:space="0" w:color="auto"/>
              <w:right w:val="single" w:sz="4" w:space="0" w:color="auto"/>
            </w:tcBorders>
          </w:tcPr>
          <w:p w14:paraId="5484C494" w14:textId="3AB46CC1" w:rsidR="003344FC" w:rsidRPr="00B04A39" w:rsidRDefault="00A92D32" w:rsidP="003344FC">
            <w:pPr>
              <w:pStyle w:val="GOSTTablenorm"/>
              <w:suppressAutoHyphens/>
            </w:pPr>
            <w:r w:rsidRPr="00B04A39">
              <w:t>Атрибут заполняется</w:t>
            </w:r>
            <w:r w:rsidR="003344FC" w:rsidRPr="00B04A39">
              <w:t xml:space="preserve"> 17-18 </w:t>
            </w:r>
            <w:r w:rsidRPr="00B04A39">
              <w:t xml:space="preserve">символами  </w:t>
            </w:r>
            <w:r>
              <w:t>атрибута «</w:t>
            </w:r>
            <w:r w:rsidRPr="00B04A39">
              <w:t>КС_</w:t>
            </w:r>
            <w:r>
              <w:t>плательщика»</w:t>
            </w:r>
          </w:p>
        </w:tc>
      </w:tr>
      <w:tr w:rsidR="003344FC" w:rsidRPr="00B04A39" w14:paraId="26F2FAF1" w14:textId="77777777" w:rsidTr="0004239F">
        <w:tc>
          <w:tcPr>
            <w:tcW w:w="1088" w:type="pct"/>
            <w:tcBorders>
              <w:top w:val="single" w:sz="4" w:space="0" w:color="auto"/>
              <w:left w:val="single" w:sz="4" w:space="0" w:color="auto"/>
              <w:bottom w:val="single" w:sz="4" w:space="0" w:color="auto"/>
              <w:right w:val="single" w:sz="4" w:space="0" w:color="auto"/>
            </w:tcBorders>
          </w:tcPr>
          <w:p w14:paraId="14A70B82" w14:textId="74FF8B38" w:rsidR="003344FC" w:rsidRPr="003344FC" w:rsidRDefault="003344FC" w:rsidP="003344FC">
            <w:pPr>
              <w:pStyle w:val="GOSTTablenorm"/>
              <w:suppressAutoHyphens/>
            </w:pPr>
            <w:r w:rsidRPr="003344FC">
              <w:t>Порядк_номер_КС_плательщика</w:t>
            </w:r>
          </w:p>
        </w:tc>
        <w:tc>
          <w:tcPr>
            <w:tcW w:w="308" w:type="pct"/>
            <w:tcBorders>
              <w:top w:val="single" w:sz="4" w:space="0" w:color="auto"/>
              <w:left w:val="single" w:sz="4" w:space="0" w:color="auto"/>
              <w:bottom w:val="single" w:sz="4" w:space="0" w:color="auto"/>
              <w:right w:val="single" w:sz="4" w:space="0" w:color="auto"/>
            </w:tcBorders>
          </w:tcPr>
          <w:p w14:paraId="6771381E" w14:textId="7C26DB2B" w:rsidR="003344FC" w:rsidRPr="00B04A39" w:rsidRDefault="003344FC" w:rsidP="003344FC">
            <w:pPr>
              <w:pStyle w:val="GOSTTablenorm"/>
              <w:suppressAutoHyphens/>
            </w:pPr>
            <w:r>
              <w:t>да</w:t>
            </w:r>
          </w:p>
        </w:tc>
        <w:tc>
          <w:tcPr>
            <w:tcW w:w="1173" w:type="pct"/>
            <w:tcBorders>
              <w:top w:val="single" w:sz="4" w:space="0" w:color="auto"/>
              <w:left w:val="single" w:sz="4" w:space="0" w:color="auto"/>
              <w:bottom w:val="single" w:sz="4" w:space="0" w:color="auto"/>
              <w:right w:val="single" w:sz="4" w:space="0" w:color="auto"/>
            </w:tcBorders>
          </w:tcPr>
          <w:p w14:paraId="7D82B215" w14:textId="6C28BEF5" w:rsidR="003344FC" w:rsidRPr="00B04A39" w:rsidRDefault="003344FC" w:rsidP="003344FC">
            <w:pPr>
              <w:pStyle w:val="GOSTTablenorm"/>
              <w:suppressAutoHyphens/>
            </w:pPr>
            <w:r w:rsidRPr="00B04A39">
              <w:t>Порядковый номер КС клиента</w:t>
            </w:r>
          </w:p>
        </w:tc>
        <w:tc>
          <w:tcPr>
            <w:tcW w:w="1124" w:type="pct"/>
            <w:tcBorders>
              <w:top w:val="single" w:sz="4" w:space="0" w:color="auto"/>
              <w:left w:val="single" w:sz="4" w:space="0" w:color="auto"/>
              <w:bottom w:val="single" w:sz="4" w:space="0" w:color="auto"/>
              <w:right w:val="single" w:sz="4" w:space="0" w:color="auto"/>
            </w:tcBorders>
          </w:tcPr>
          <w:p w14:paraId="19F6D202" w14:textId="395D708D" w:rsidR="003344FC" w:rsidRPr="00B04A39" w:rsidRDefault="00557ACD" w:rsidP="003344FC">
            <w:pPr>
              <w:pStyle w:val="GOSTTablenorm"/>
              <w:suppressAutoHyphens/>
              <w:rPr>
                <w:lang w:val="en-US"/>
              </w:rPr>
            </w:pPr>
            <w:r w:rsidRPr="00557ACD">
              <w:rPr>
                <w:lang w:val="en-US"/>
              </w:rPr>
              <w:t>RCL_NUMKS</w:t>
            </w:r>
          </w:p>
        </w:tc>
        <w:tc>
          <w:tcPr>
            <w:tcW w:w="1307" w:type="pct"/>
            <w:tcBorders>
              <w:top w:val="single" w:sz="4" w:space="0" w:color="auto"/>
              <w:left w:val="single" w:sz="4" w:space="0" w:color="auto"/>
              <w:bottom w:val="single" w:sz="4" w:space="0" w:color="auto"/>
              <w:right w:val="single" w:sz="4" w:space="0" w:color="auto"/>
            </w:tcBorders>
          </w:tcPr>
          <w:p w14:paraId="2CE34C4D" w14:textId="153BD3BB" w:rsidR="003344FC" w:rsidRPr="00B04A39" w:rsidRDefault="00A92D32" w:rsidP="003344FC">
            <w:pPr>
              <w:pStyle w:val="GOSTTablenorm"/>
              <w:suppressAutoHyphens/>
            </w:pPr>
            <w:r w:rsidRPr="00B04A39">
              <w:t>Атрибут заполняется</w:t>
            </w:r>
            <w:r w:rsidR="003344FC" w:rsidRPr="00B04A39">
              <w:t xml:space="preserve"> 19-20 </w:t>
            </w:r>
            <w:r w:rsidRPr="00B04A39">
              <w:t xml:space="preserve">символами  </w:t>
            </w:r>
            <w:r>
              <w:t>атрибута «</w:t>
            </w:r>
            <w:r w:rsidRPr="00B04A39">
              <w:t>КС_</w:t>
            </w:r>
            <w:r>
              <w:t>плательщика»</w:t>
            </w:r>
          </w:p>
        </w:tc>
      </w:tr>
      <w:tr w:rsidR="0004239F" w:rsidRPr="00B04A39" w14:paraId="68C3832F" w14:textId="77777777" w:rsidTr="0004239F">
        <w:tc>
          <w:tcPr>
            <w:tcW w:w="1088" w:type="pct"/>
            <w:tcBorders>
              <w:top w:val="single" w:sz="4" w:space="0" w:color="auto"/>
              <w:left w:val="single" w:sz="4" w:space="0" w:color="auto"/>
              <w:bottom w:val="single" w:sz="4" w:space="0" w:color="auto"/>
              <w:right w:val="single" w:sz="4" w:space="0" w:color="auto"/>
            </w:tcBorders>
          </w:tcPr>
          <w:p w14:paraId="786A2281" w14:textId="3CFE30A0" w:rsidR="00B04A39" w:rsidRPr="003344FC" w:rsidRDefault="00975BB0" w:rsidP="003344FC">
            <w:pPr>
              <w:pStyle w:val="GOSTTablenorm"/>
              <w:suppressAutoHyphens/>
            </w:pPr>
            <w:r w:rsidRPr="003344FC">
              <w:t>Номер_ЛС_</w:t>
            </w:r>
            <w:r w:rsidR="003344FC" w:rsidRPr="003344FC">
              <w:t>плательщика</w:t>
            </w:r>
          </w:p>
        </w:tc>
        <w:tc>
          <w:tcPr>
            <w:tcW w:w="308" w:type="pct"/>
            <w:tcBorders>
              <w:top w:val="single" w:sz="4" w:space="0" w:color="auto"/>
              <w:left w:val="single" w:sz="4" w:space="0" w:color="auto"/>
              <w:bottom w:val="single" w:sz="4" w:space="0" w:color="auto"/>
              <w:right w:val="single" w:sz="4" w:space="0" w:color="auto"/>
            </w:tcBorders>
          </w:tcPr>
          <w:p w14:paraId="1ABAAD1F" w14:textId="32B1CFB8" w:rsidR="00B04A39" w:rsidRPr="00B04A39" w:rsidRDefault="00975BB0" w:rsidP="00D16D1F">
            <w:pPr>
              <w:pStyle w:val="GOSTTablenorm"/>
              <w:suppressAutoHyphens/>
            </w:pPr>
            <w:r>
              <w:t>нет</w:t>
            </w:r>
          </w:p>
        </w:tc>
        <w:tc>
          <w:tcPr>
            <w:tcW w:w="1173" w:type="pct"/>
            <w:tcBorders>
              <w:top w:val="single" w:sz="4" w:space="0" w:color="auto"/>
              <w:left w:val="single" w:sz="4" w:space="0" w:color="auto"/>
              <w:bottom w:val="single" w:sz="4" w:space="0" w:color="auto"/>
              <w:right w:val="single" w:sz="4" w:space="0" w:color="auto"/>
            </w:tcBorders>
          </w:tcPr>
          <w:p w14:paraId="0690344A" w14:textId="56A15DCF" w:rsidR="00B04A39" w:rsidRPr="00B04A39" w:rsidRDefault="00975BB0" w:rsidP="00D16D1F">
            <w:pPr>
              <w:pStyle w:val="GOSTTablenorm"/>
              <w:suppressAutoHyphens/>
            </w:pPr>
            <w:r w:rsidRPr="00975BB0">
              <w:t>Номер лицевого счета клиента</w:t>
            </w:r>
          </w:p>
        </w:tc>
        <w:tc>
          <w:tcPr>
            <w:tcW w:w="1124" w:type="pct"/>
            <w:tcBorders>
              <w:top w:val="single" w:sz="4" w:space="0" w:color="auto"/>
              <w:left w:val="single" w:sz="4" w:space="0" w:color="auto"/>
              <w:bottom w:val="single" w:sz="4" w:space="0" w:color="auto"/>
              <w:right w:val="single" w:sz="4" w:space="0" w:color="auto"/>
            </w:tcBorders>
          </w:tcPr>
          <w:p w14:paraId="6532ACEF" w14:textId="78995DE2" w:rsidR="00B04A39" w:rsidRPr="00B04A39" w:rsidRDefault="00975BB0" w:rsidP="00D16D1F">
            <w:pPr>
              <w:pStyle w:val="GOSTTablenorm"/>
              <w:suppressAutoHyphens/>
            </w:pPr>
            <w:r w:rsidRPr="00975BB0">
              <w:t>RCL_ACCOUNTNUMBERCLIENT</w:t>
            </w:r>
          </w:p>
        </w:tc>
        <w:tc>
          <w:tcPr>
            <w:tcW w:w="1307" w:type="pct"/>
            <w:tcBorders>
              <w:top w:val="single" w:sz="4" w:space="0" w:color="auto"/>
              <w:left w:val="single" w:sz="4" w:space="0" w:color="auto"/>
              <w:bottom w:val="single" w:sz="4" w:space="0" w:color="auto"/>
              <w:right w:val="single" w:sz="4" w:space="0" w:color="auto"/>
            </w:tcBorders>
          </w:tcPr>
          <w:p w14:paraId="6421338D" w14:textId="3FED1642" w:rsidR="00B04A39" w:rsidRPr="00B04A39" w:rsidRDefault="00662F4B" w:rsidP="00D16D1F">
            <w:pPr>
              <w:pStyle w:val="GOSTTablenorm"/>
              <w:suppressAutoHyphens/>
            </w:pPr>
            <w:r>
              <w:t>-</w:t>
            </w:r>
          </w:p>
        </w:tc>
      </w:tr>
      <w:tr w:rsidR="0004239F" w:rsidRPr="00B04A39" w14:paraId="5CCBBE14" w14:textId="77777777" w:rsidTr="0004239F">
        <w:tc>
          <w:tcPr>
            <w:tcW w:w="1088" w:type="pct"/>
            <w:tcBorders>
              <w:top w:val="single" w:sz="4" w:space="0" w:color="auto"/>
              <w:left w:val="single" w:sz="4" w:space="0" w:color="auto"/>
              <w:bottom w:val="single" w:sz="4" w:space="0" w:color="auto"/>
              <w:right w:val="single" w:sz="4" w:space="0" w:color="auto"/>
            </w:tcBorders>
          </w:tcPr>
          <w:p w14:paraId="20F1C2EE" w14:textId="0A77C3ED" w:rsidR="00662F4B" w:rsidRPr="003344FC" w:rsidRDefault="00662F4B" w:rsidP="007F2F6B">
            <w:pPr>
              <w:pStyle w:val="GOSTTablenorm"/>
              <w:suppressAutoHyphens/>
            </w:pPr>
            <w:r w:rsidRPr="003344FC">
              <w:t>Код_аналит_призн_раскрыт_инф</w:t>
            </w:r>
          </w:p>
        </w:tc>
        <w:tc>
          <w:tcPr>
            <w:tcW w:w="308" w:type="pct"/>
            <w:tcBorders>
              <w:top w:val="single" w:sz="4" w:space="0" w:color="auto"/>
              <w:left w:val="single" w:sz="4" w:space="0" w:color="auto"/>
              <w:bottom w:val="single" w:sz="4" w:space="0" w:color="auto"/>
              <w:right w:val="single" w:sz="4" w:space="0" w:color="auto"/>
            </w:tcBorders>
          </w:tcPr>
          <w:p w14:paraId="75CFE38D" w14:textId="79AB4E02" w:rsidR="00662F4B" w:rsidRDefault="00662F4B" w:rsidP="00D16D1F">
            <w:pPr>
              <w:pStyle w:val="GOSTTablenorm"/>
              <w:suppressAutoHyphens/>
            </w:pPr>
            <w:r>
              <w:t>да</w:t>
            </w:r>
          </w:p>
        </w:tc>
        <w:tc>
          <w:tcPr>
            <w:tcW w:w="1173" w:type="pct"/>
            <w:tcBorders>
              <w:top w:val="single" w:sz="4" w:space="0" w:color="auto"/>
              <w:left w:val="single" w:sz="4" w:space="0" w:color="auto"/>
              <w:bottom w:val="single" w:sz="4" w:space="0" w:color="auto"/>
              <w:right w:val="single" w:sz="4" w:space="0" w:color="auto"/>
            </w:tcBorders>
          </w:tcPr>
          <w:p w14:paraId="435986D1" w14:textId="63621425" w:rsidR="00662F4B" w:rsidRPr="00662F4B" w:rsidRDefault="00662F4B" w:rsidP="00D16D1F">
            <w:pPr>
              <w:pStyle w:val="GOSTTablenorm"/>
              <w:suppressAutoHyphens/>
            </w:pPr>
            <w:r w:rsidRPr="00662F4B">
              <w:t>Код аналитического признака раскрытия информации</w:t>
            </w:r>
          </w:p>
        </w:tc>
        <w:tc>
          <w:tcPr>
            <w:tcW w:w="1124" w:type="pct"/>
            <w:tcBorders>
              <w:top w:val="single" w:sz="4" w:space="0" w:color="auto"/>
              <w:left w:val="single" w:sz="4" w:space="0" w:color="auto"/>
              <w:bottom w:val="single" w:sz="4" w:space="0" w:color="auto"/>
              <w:right w:val="single" w:sz="4" w:space="0" w:color="auto"/>
            </w:tcBorders>
          </w:tcPr>
          <w:p w14:paraId="5C95DDA9" w14:textId="01F5FB55" w:rsidR="00662F4B" w:rsidRPr="00975BB0" w:rsidRDefault="00662F4B" w:rsidP="00D16D1F">
            <w:pPr>
              <w:pStyle w:val="GOSTTablenorm"/>
              <w:suppressAutoHyphens/>
            </w:pPr>
            <w:r>
              <w:t>-</w:t>
            </w:r>
          </w:p>
        </w:tc>
        <w:tc>
          <w:tcPr>
            <w:tcW w:w="1307" w:type="pct"/>
            <w:tcBorders>
              <w:top w:val="single" w:sz="4" w:space="0" w:color="auto"/>
              <w:left w:val="single" w:sz="4" w:space="0" w:color="auto"/>
              <w:bottom w:val="single" w:sz="4" w:space="0" w:color="auto"/>
              <w:right w:val="single" w:sz="4" w:space="0" w:color="auto"/>
            </w:tcBorders>
          </w:tcPr>
          <w:p w14:paraId="12A637E0" w14:textId="5B630CC4" w:rsidR="00662F4B" w:rsidRPr="00E2047E" w:rsidRDefault="003344FC" w:rsidP="003F3CF8">
            <w:pPr>
              <w:pStyle w:val="GOSTTablenorm"/>
              <w:suppressAutoHyphens/>
            </w:pPr>
            <w:r w:rsidRPr="00FF47C4">
              <w:t xml:space="preserve">Если </w:t>
            </w:r>
            <w:r w:rsidR="00BF1218" w:rsidRPr="00FF47C4">
              <w:t>атрибут</w:t>
            </w:r>
            <w:r w:rsidR="003F3CF8" w:rsidRPr="00FF47C4">
              <w:t xml:space="preserve"> </w:t>
            </w:r>
            <w:r w:rsidR="00BF1218" w:rsidRPr="00FF47C4">
              <w:t>«</w:t>
            </w:r>
            <w:r w:rsidR="00BF1218" w:rsidRPr="00FF47C4">
              <w:rPr>
                <w:color w:val="000000" w:themeColor="text1"/>
              </w:rPr>
              <w:t>Вид_кода_расх_пост_плат</w:t>
            </w:r>
            <w:r w:rsidR="00BF1218" w:rsidRPr="00FF47C4">
              <w:t>»</w:t>
            </w:r>
            <w:r w:rsidR="003F3CF8" w:rsidRPr="00FF47C4">
              <w:t xml:space="preserve"> </w:t>
            </w:r>
            <w:r w:rsidR="00BF1218" w:rsidRPr="00FF47C4">
              <w:t>заполнен</w:t>
            </w:r>
            <w:r w:rsidR="003F3CF8" w:rsidRPr="00FF47C4">
              <w:t xml:space="preserve"> значение</w:t>
            </w:r>
            <w:r w:rsidR="00BF1218" w:rsidRPr="00FF47C4">
              <w:t>м</w:t>
            </w:r>
            <w:r w:rsidR="003F3CF8" w:rsidRPr="00FF47C4">
              <w:t xml:space="preserve"> «3» </w:t>
            </w:r>
            <w:r w:rsidR="00662F4B" w:rsidRPr="00FF47C4">
              <w:t>то</w:t>
            </w:r>
            <w:r w:rsidR="00662F4B" w:rsidRPr="00E2047E">
              <w:t xml:space="preserve"> атрибут заполняется знаением </w:t>
            </w:r>
            <w:r w:rsidR="003F3CF8" w:rsidRPr="00E2047E">
              <w:t>«</w:t>
            </w:r>
            <w:r w:rsidR="00662F4B" w:rsidRPr="00E2047E">
              <w:t>50</w:t>
            </w:r>
            <w:r w:rsidR="003F3CF8" w:rsidRPr="00E2047E">
              <w:t>»</w:t>
            </w:r>
            <w:r w:rsidR="00662F4B" w:rsidRPr="00E2047E">
              <w:t xml:space="preserve">. </w:t>
            </w:r>
          </w:p>
          <w:p w14:paraId="7C657F26" w14:textId="406E3065" w:rsidR="00662F4B" w:rsidRPr="00E2047E" w:rsidRDefault="00662F4B" w:rsidP="00662F4B">
            <w:pPr>
              <w:pStyle w:val="GOSTTablenorm"/>
              <w:suppressAutoHyphens/>
            </w:pPr>
            <w:r w:rsidRPr="00E2047E">
              <w:t xml:space="preserve">В остальных случаях - констранта, принимает значение </w:t>
            </w:r>
            <w:r w:rsidR="003F3CF8" w:rsidRPr="00E2047E">
              <w:t>«</w:t>
            </w:r>
            <w:r w:rsidRPr="00E2047E">
              <w:t>00</w:t>
            </w:r>
            <w:r w:rsidR="003F3CF8" w:rsidRPr="00E2047E">
              <w:t>»</w:t>
            </w:r>
          </w:p>
        </w:tc>
      </w:tr>
      <w:tr w:rsidR="0004239F" w:rsidRPr="008E2CD6" w14:paraId="4F31A300" w14:textId="77777777" w:rsidTr="0004239F">
        <w:tc>
          <w:tcPr>
            <w:tcW w:w="1088" w:type="pct"/>
            <w:tcBorders>
              <w:top w:val="single" w:sz="4" w:space="0" w:color="auto"/>
              <w:left w:val="single" w:sz="4" w:space="0" w:color="auto"/>
              <w:bottom w:val="single" w:sz="4" w:space="0" w:color="auto"/>
              <w:right w:val="single" w:sz="4" w:space="0" w:color="auto"/>
            </w:tcBorders>
          </w:tcPr>
          <w:p w14:paraId="7F49476A" w14:textId="263992D2" w:rsidR="00662F4B" w:rsidRPr="00662F4B" w:rsidRDefault="00A92D32" w:rsidP="00A92D32">
            <w:pPr>
              <w:pStyle w:val="GOSTTablenorm"/>
              <w:suppressAutoHyphens/>
            </w:pPr>
            <w:r w:rsidRPr="008E2CD6">
              <w:t>К</w:t>
            </w:r>
            <w:r>
              <w:t>БК</w:t>
            </w:r>
            <w:r w:rsidR="008E2CD6" w:rsidRPr="008E2CD6">
              <w:t>_</w:t>
            </w:r>
            <w:r>
              <w:t>плательщика</w:t>
            </w:r>
          </w:p>
        </w:tc>
        <w:tc>
          <w:tcPr>
            <w:tcW w:w="308" w:type="pct"/>
            <w:tcBorders>
              <w:top w:val="single" w:sz="4" w:space="0" w:color="auto"/>
              <w:left w:val="single" w:sz="4" w:space="0" w:color="auto"/>
              <w:bottom w:val="single" w:sz="4" w:space="0" w:color="auto"/>
              <w:right w:val="single" w:sz="4" w:space="0" w:color="auto"/>
            </w:tcBorders>
          </w:tcPr>
          <w:p w14:paraId="3945BA00" w14:textId="7732941E" w:rsidR="00662F4B" w:rsidRDefault="00CC00D1" w:rsidP="00D16D1F">
            <w:pPr>
              <w:pStyle w:val="GOSTTablenorm"/>
              <w:suppressAutoHyphens/>
            </w:pPr>
            <w:r>
              <w:t>да</w:t>
            </w:r>
          </w:p>
        </w:tc>
        <w:tc>
          <w:tcPr>
            <w:tcW w:w="1173" w:type="pct"/>
            <w:tcBorders>
              <w:top w:val="single" w:sz="4" w:space="0" w:color="auto"/>
              <w:left w:val="single" w:sz="4" w:space="0" w:color="auto"/>
              <w:bottom w:val="single" w:sz="4" w:space="0" w:color="auto"/>
              <w:right w:val="single" w:sz="4" w:space="0" w:color="auto"/>
            </w:tcBorders>
          </w:tcPr>
          <w:p w14:paraId="42FD5BA8" w14:textId="354C35EB" w:rsidR="00662F4B" w:rsidRPr="00662F4B" w:rsidRDefault="008E2CD6" w:rsidP="00A92D32">
            <w:pPr>
              <w:pStyle w:val="GOSTTablenorm"/>
              <w:suppressAutoHyphens/>
            </w:pPr>
            <w:r w:rsidRPr="008E2CD6">
              <w:t xml:space="preserve">Код главы по БК </w:t>
            </w:r>
            <w:r w:rsidR="00A92D32">
              <w:t xml:space="preserve">дебитовый </w:t>
            </w:r>
            <w:r w:rsidR="003344FC">
              <w:t>(по строке документа)</w:t>
            </w:r>
          </w:p>
        </w:tc>
        <w:tc>
          <w:tcPr>
            <w:tcW w:w="1124" w:type="pct"/>
            <w:tcBorders>
              <w:top w:val="single" w:sz="4" w:space="0" w:color="auto"/>
              <w:left w:val="single" w:sz="4" w:space="0" w:color="auto"/>
              <w:bottom w:val="single" w:sz="4" w:space="0" w:color="auto"/>
              <w:right w:val="single" w:sz="4" w:space="0" w:color="auto"/>
            </w:tcBorders>
          </w:tcPr>
          <w:p w14:paraId="4E421570" w14:textId="77777777" w:rsidR="00557ACD" w:rsidRDefault="00557ACD" w:rsidP="00557ACD">
            <w:pPr>
              <w:pStyle w:val="GOSTTablenorm"/>
              <w:suppressAutoHyphens/>
              <w:rPr>
                <w:lang w:val="en-US"/>
              </w:rPr>
            </w:pPr>
            <w:r w:rsidRPr="00557ACD">
              <w:rPr>
                <w:lang w:val="en-US"/>
              </w:rPr>
              <w:t>FS_TSE_CLARDET_D12_LIST:KBK_ACC_PAYER</w:t>
            </w:r>
          </w:p>
          <w:p w14:paraId="583D5BA7" w14:textId="77777777" w:rsidR="00557ACD" w:rsidRPr="00557ACD" w:rsidRDefault="00557ACD" w:rsidP="00557ACD">
            <w:pPr>
              <w:pStyle w:val="GOSTTablenorm"/>
              <w:suppressAutoHyphens/>
              <w:rPr>
                <w:lang w:val="en-US"/>
              </w:rPr>
            </w:pPr>
            <w:r>
              <w:t>Или</w:t>
            </w:r>
          </w:p>
          <w:p w14:paraId="0CB204B7" w14:textId="44F1FA12" w:rsidR="00662F4B" w:rsidRPr="00557ACD" w:rsidRDefault="00557ACD" w:rsidP="00557ACD">
            <w:pPr>
              <w:pStyle w:val="GOSTTablenorm"/>
              <w:suppressAutoHyphens/>
              <w:rPr>
                <w:lang w:val="en-US"/>
              </w:rPr>
            </w:pPr>
            <w:r w:rsidRPr="00557ACD">
              <w:rPr>
                <w:lang w:val="en-US"/>
              </w:rPr>
              <w:t>FS_TSE_REFDETAL_D12_LIST:KBK_ACC_PAYER</w:t>
            </w:r>
          </w:p>
        </w:tc>
        <w:tc>
          <w:tcPr>
            <w:tcW w:w="1307" w:type="pct"/>
            <w:tcBorders>
              <w:top w:val="single" w:sz="4" w:space="0" w:color="auto"/>
              <w:left w:val="single" w:sz="4" w:space="0" w:color="auto"/>
              <w:bottom w:val="single" w:sz="4" w:space="0" w:color="auto"/>
              <w:right w:val="single" w:sz="4" w:space="0" w:color="auto"/>
            </w:tcBorders>
          </w:tcPr>
          <w:p w14:paraId="099C2BCF" w14:textId="76B62D40" w:rsidR="00CC00D1" w:rsidRDefault="00CC00D1" w:rsidP="00CC00D1">
            <w:pPr>
              <w:pStyle w:val="GOSTTableListMark1"/>
            </w:pPr>
            <w:r>
              <w:t>Если параметр «Признак операции уточнения» таблицы «Уточняемые реквизиты» заполнен значением «0», «1» или «4», то атрибут заполняется значением параметра «КБК» таблицы «Уточняемые реквизиты»;</w:t>
            </w:r>
          </w:p>
          <w:p w14:paraId="246B9B4D" w14:textId="197AF923" w:rsidR="00662F4B" w:rsidRPr="00E2047E" w:rsidRDefault="00CC00D1" w:rsidP="00CC00D1">
            <w:pPr>
              <w:pStyle w:val="GOSTTableListMark1"/>
            </w:pPr>
            <w:r>
              <w:t>Если параметр «Признак операции уточнения» таблицы «Уточняемые реквизиты» заполнен значением «2» или «3», то атрибут заполняется значением параметра «КБК» таблицы «Уточненные реквизиты»</w:t>
            </w:r>
          </w:p>
        </w:tc>
      </w:tr>
      <w:tr w:rsidR="0004239F" w:rsidRPr="008E2CD6" w14:paraId="1AFC6070" w14:textId="77777777" w:rsidTr="0004239F">
        <w:tc>
          <w:tcPr>
            <w:tcW w:w="1088" w:type="pct"/>
            <w:tcBorders>
              <w:top w:val="single" w:sz="4" w:space="0" w:color="auto"/>
              <w:left w:val="single" w:sz="4" w:space="0" w:color="auto"/>
              <w:bottom w:val="single" w:sz="4" w:space="0" w:color="auto"/>
              <w:right w:val="single" w:sz="4" w:space="0" w:color="auto"/>
            </w:tcBorders>
          </w:tcPr>
          <w:p w14:paraId="5D5B2053" w14:textId="0187BC4A" w:rsidR="00662F4B" w:rsidRPr="00662F4B" w:rsidRDefault="00A92D32" w:rsidP="00D16D1F">
            <w:pPr>
              <w:pStyle w:val="GOSTTablenorm"/>
              <w:suppressAutoHyphens/>
            </w:pPr>
            <w:r>
              <w:t>КБК_получателя</w:t>
            </w:r>
          </w:p>
        </w:tc>
        <w:tc>
          <w:tcPr>
            <w:tcW w:w="308" w:type="pct"/>
            <w:tcBorders>
              <w:top w:val="single" w:sz="4" w:space="0" w:color="auto"/>
              <w:left w:val="single" w:sz="4" w:space="0" w:color="auto"/>
              <w:bottom w:val="single" w:sz="4" w:space="0" w:color="auto"/>
              <w:right w:val="single" w:sz="4" w:space="0" w:color="auto"/>
            </w:tcBorders>
          </w:tcPr>
          <w:p w14:paraId="0BF3EA12" w14:textId="51D2F432" w:rsidR="00662F4B" w:rsidRDefault="00CC00D1" w:rsidP="00D16D1F">
            <w:pPr>
              <w:pStyle w:val="GOSTTablenorm"/>
              <w:suppressAutoHyphens/>
            </w:pPr>
            <w:r>
              <w:t>да</w:t>
            </w:r>
          </w:p>
        </w:tc>
        <w:tc>
          <w:tcPr>
            <w:tcW w:w="1173" w:type="pct"/>
            <w:tcBorders>
              <w:top w:val="single" w:sz="4" w:space="0" w:color="auto"/>
              <w:left w:val="single" w:sz="4" w:space="0" w:color="auto"/>
              <w:bottom w:val="single" w:sz="4" w:space="0" w:color="auto"/>
              <w:right w:val="single" w:sz="4" w:space="0" w:color="auto"/>
            </w:tcBorders>
          </w:tcPr>
          <w:p w14:paraId="276766D1" w14:textId="0696F88E" w:rsidR="00662F4B" w:rsidRPr="00662F4B" w:rsidRDefault="008E2CD6" w:rsidP="00A92D32">
            <w:pPr>
              <w:pStyle w:val="GOSTTablenorm"/>
              <w:suppressAutoHyphens/>
            </w:pPr>
            <w:r w:rsidRPr="008E2CD6">
              <w:t xml:space="preserve">Код главы по БК </w:t>
            </w:r>
            <w:r w:rsidR="00A92D32">
              <w:t xml:space="preserve">кредитовый </w:t>
            </w:r>
            <w:r w:rsidR="003344FC">
              <w:t>(по строке документа)</w:t>
            </w:r>
          </w:p>
        </w:tc>
        <w:tc>
          <w:tcPr>
            <w:tcW w:w="1124" w:type="pct"/>
            <w:tcBorders>
              <w:top w:val="single" w:sz="4" w:space="0" w:color="auto"/>
              <w:left w:val="single" w:sz="4" w:space="0" w:color="auto"/>
              <w:bottom w:val="single" w:sz="4" w:space="0" w:color="auto"/>
              <w:right w:val="single" w:sz="4" w:space="0" w:color="auto"/>
            </w:tcBorders>
          </w:tcPr>
          <w:p w14:paraId="1F452E24" w14:textId="77777777" w:rsidR="00662F4B" w:rsidRDefault="00557ACD" w:rsidP="00D16D1F">
            <w:pPr>
              <w:pStyle w:val="GOSTTablenorm"/>
              <w:suppressAutoHyphens/>
              <w:rPr>
                <w:lang w:val="en-US"/>
              </w:rPr>
            </w:pPr>
            <w:r w:rsidRPr="00557ACD">
              <w:rPr>
                <w:lang w:val="en-US"/>
              </w:rPr>
              <w:t>FS_TSE_CLARDET_D12_LIST:KBK_ACC_PAYER</w:t>
            </w:r>
          </w:p>
          <w:p w14:paraId="5E28C1AD" w14:textId="75580452" w:rsidR="00557ACD" w:rsidRPr="00557ACD" w:rsidRDefault="00557ACD" w:rsidP="00D16D1F">
            <w:pPr>
              <w:pStyle w:val="GOSTTablenorm"/>
              <w:suppressAutoHyphens/>
              <w:rPr>
                <w:lang w:val="en-US"/>
              </w:rPr>
            </w:pPr>
            <w:r>
              <w:t>Или</w:t>
            </w:r>
          </w:p>
          <w:p w14:paraId="44E03532" w14:textId="658EDA09" w:rsidR="00557ACD" w:rsidRPr="00557ACD" w:rsidRDefault="00557ACD" w:rsidP="00D16D1F">
            <w:pPr>
              <w:pStyle w:val="GOSTTablenorm"/>
              <w:suppressAutoHyphens/>
              <w:rPr>
                <w:lang w:val="en-US"/>
              </w:rPr>
            </w:pPr>
            <w:r w:rsidRPr="00557ACD">
              <w:rPr>
                <w:lang w:val="en-US"/>
              </w:rPr>
              <w:t>FS_TSE_REFDETAL_D12_LIST:KBK_ACC_PAYER</w:t>
            </w:r>
          </w:p>
        </w:tc>
        <w:tc>
          <w:tcPr>
            <w:tcW w:w="1307" w:type="pct"/>
            <w:tcBorders>
              <w:top w:val="single" w:sz="4" w:space="0" w:color="auto"/>
              <w:left w:val="single" w:sz="4" w:space="0" w:color="auto"/>
              <w:bottom w:val="single" w:sz="4" w:space="0" w:color="auto"/>
              <w:right w:val="single" w:sz="4" w:space="0" w:color="auto"/>
            </w:tcBorders>
          </w:tcPr>
          <w:p w14:paraId="4C35B1EA" w14:textId="2181810F" w:rsidR="00CC00D1" w:rsidRDefault="00CC00D1" w:rsidP="00CC00D1">
            <w:pPr>
              <w:pStyle w:val="GOSTTableListMark1"/>
            </w:pPr>
            <w:r>
              <w:t>Если параметр «Признак операции уточнения» таблицы «Уточняемые реквизиты» заполнен значением «0», «1» или «4», то атрибут заполняется значением параметра «КБК» таблицы «Уточненные реквизиты»;</w:t>
            </w:r>
          </w:p>
          <w:p w14:paraId="68658DC3" w14:textId="208E1917" w:rsidR="00662F4B" w:rsidRPr="00E2047E" w:rsidRDefault="00CC00D1" w:rsidP="00CC00D1">
            <w:pPr>
              <w:pStyle w:val="GOSTTableListMark1"/>
            </w:pPr>
            <w:r>
              <w:t>Если параметр «Признак операции уточнения» таблицы «Уточняемые реквизиты» заполнен значением «2» или «3», то атрибут заполняется значением параметра «КБК» таблицы «Уточняемые реквизиты»</w:t>
            </w:r>
          </w:p>
        </w:tc>
      </w:tr>
      <w:tr w:rsidR="003F3CF8" w:rsidRPr="008E2CD6" w14:paraId="4E1C85FC" w14:textId="77777777" w:rsidTr="0004239F">
        <w:tc>
          <w:tcPr>
            <w:tcW w:w="1088" w:type="pct"/>
            <w:tcBorders>
              <w:top w:val="single" w:sz="4" w:space="0" w:color="auto"/>
              <w:left w:val="single" w:sz="4" w:space="0" w:color="auto"/>
              <w:bottom w:val="single" w:sz="4" w:space="0" w:color="auto"/>
              <w:right w:val="single" w:sz="4" w:space="0" w:color="auto"/>
            </w:tcBorders>
          </w:tcPr>
          <w:p w14:paraId="77A12D07" w14:textId="6C059B24" w:rsidR="003F3CF8" w:rsidRPr="008E2CD6" w:rsidRDefault="003F3CF8" w:rsidP="00A92D32">
            <w:pPr>
              <w:pStyle w:val="GOSTTablenorm"/>
              <w:suppressAutoHyphens/>
            </w:pPr>
            <w:r w:rsidRPr="003F3CF8">
              <w:t>Тип_КБК_</w:t>
            </w:r>
            <w:r w:rsidR="00A92D32">
              <w:t>плательщика</w:t>
            </w:r>
          </w:p>
        </w:tc>
        <w:tc>
          <w:tcPr>
            <w:tcW w:w="308" w:type="pct"/>
            <w:tcBorders>
              <w:top w:val="single" w:sz="4" w:space="0" w:color="auto"/>
              <w:left w:val="single" w:sz="4" w:space="0" w:color="auto"/>
              <w:bottom w:val="single" w:sz="4" w:space="0" w:color="auto"/>
              <w:right w:val="single" w:sz="4" w:space="0" w:color="auto"/>
            </w:tcBorders>
          </w:tcPr>
          <w:p w14:paraId="7D494E5D" w14:textId="777A1C62" w:rsidR="003F3CF8" w:rsidRDefault="003F3CF8" w:rsidP="00D16D1F">
            <w:pPr>
              <w:pStyle w:val="GOSTTablenorm"/>
              <w:suppressAutoHyphens/>
            </w:pPr>
            <w:r>
              <w:t>да</w:t>
            </w:r>
          </w:p>
        </w:tc>
        <w:tc>
          <w:tcPr>
            <w:tcW w:w="1173" w:type="pct"/>
            <w:tcBorders>
              <w:top w:val="single" w:sz="4" w:space="0" w:color="auto"/>
              <w:left w:val="single" w:sz="4" w:space="0" w:color="auto"/>
              <w:bottom w:val="single" w:sz="4" w:space="0" w:color="auto"/>
              <w:right w:val="single" w:sz="4" w:space="0" w:color="auto"/>
            </w:tcBorders>
          </w:tcPr>
          <w:p w14:paraId="00504A7D" w14:textId="2329C8BC" w:rsidR="003F3CF8" w:rsidRPr="008E2CD6" w:rsidRDefault="003F3CF8" w:rsidP="00A92D32">
            <w:pPr>
              <w:pStyle w:val="GOSTTablenorm"/>
              <w:suppressAutoHyphens/>
            </w:pPr>
            <w:r w:rsidRPr="003F3CF8">
              <w:t xml:space="preserve">Тип КБК </w:t>
            </w:r>
            <w:r w:rsidR="00A92D32">
              <w:t>дебитовый (по строке документа)</w:t>
            </w:r>
          </w:p>
        </w:tc>
        <w:tc>
          <w:tcPr>
            <w:tcW w:w="1124" w:type="pct"/>
            <w:tcBorders>
              <w:top w:val="single" w:sz="4" w:space="0" w:color="auto"/>
              <w:left w:val="single" w:sz="4" w:space="0" w:color="auto"/>
              <w:bottom w:val="single" w:sz="4" w:space="0" w:color="auto"/>
              <w:right w:val="single" w:sz="4" w:space="0" w:color="auto"/>
            </w:tcBorders>
          </w:tcPr>
          <w:p w14:paraId="234644E6" w14:textId="4B616BE0" w:rsidR="003F3CF8" w:rsidRPr="003F3CF8" w:rsidRDefault="003F3CF8" w:rsidP="00D16D1F">
            <w:pPr>
              <w:pStyle w:val="GOSTTablenorm"/>
              <w:suppressAutoHyphens/>
            </w:pPr>
            <w:r>
              <w:t>-</w:t>
            </w:r>
          </w:p>
        </w:tc>
        <w:tc>
          <w:tcPr>
            <w:tcW w:w="1307" w:type="pct"/>
            <w:tcBorders>
              <w:top w:val="single" w:sz="4" w:space="0" w:color="auto"/>
              <w:left w:val="single" w:sz="4" w:space="0" w:color="auto"/>
              <w:bottom w:val="single" w:sz="4" w:space="0" w:color="auto"/>
              <w:right w:val="single" w:sz="4" w:space="0" w:color="auto"/>
            </w:tcBorders>
          </w:tcPr>
          <w:p w14:paraId="512D992B" w14:textId="331DB593" w:rsidR="003F3CF8" w:rsidRPr="00E2047E" w:rsidRDefault="003F3CF8" w:rsidP="003F3CF8">
            <w:pPr>
              <w:pStyle w:val="GOSTTablenorm"/>
              <w:suppressAutoHyphens/>
            </w:pPr>
            <w:r w:rsidRPr="00FF47C4">
              <w:t xml:space="preserve">Если </w:t>
            </w:r>
            <w:r w:rsidR="00BF1218" w:rsidRPr="00FF47C4">
              <w:t>атрибут «</w:t>
            </w:r>
            <w:r w:rsidR="00BF1218" w:rsidRPr="00FF47C4">
              <w:rPr>
                <w:color w:val="000000" w:themeColor="text1"/>
              </w:rPr>
              <w:t>Вид_кода_расх_пост_п</w:t>
            </w:r>
            <w:r w:rsidR="00505404" w:rsidRPr="00FF47C4">
              <w:rPr>
                <w:color w:val="000000" w:themeColor="text1"/>
              </w:rPr>
              <w:t>лат</w:t>
            </w:r>
            <w:r w:rsidR="00BF1218" w:rsidRPr="00FF47C4">
              <w:t>»</w:t>
            </w:r>
            <w:r w:rsidRPr="00FF47C4">
              <w:t xml:space="preserve"> </w:t>
            </w:r>
            <w:r w:rsidR="00CE22F9" w:rsidRPr="00FF47C4">
              <w:t xml:space="preserve">заполнен </w:t>
            </w:r>
            <w:r w:rsidRPr="00FF47C4">
              <w:t>значение</w:t>
            </w:r>
            <w:r w:rsidR="00BF1218" w:rsidRPr="00FF47C4">
              <w:t>м</w:t>
            </w:r>
            <w:r w:rsidRPr="00FF47C4">
              <w:t xml:space="preserve"> «3» то атрибут заполняется знаением «20».</w:t>
            </w:r>
            <w:r w:rsidRPr="00E2047E">
              <w:t xml:space="preserve"> </w:t>
            </w:r>
          </w:p>
          <w:p w14:paraId="59CDFAD4" w14:textId="5D59DA17" w:rsidR="003F3CF8" w:rsidRPr="00E2047E" w:rsidRDefault="003F3CF8" w:rsidP="003F3CF8">
            <w:pPr>
              <w:pStyle w:val="GOSTTablenorm"/>
              <w:suppressAutoHyphens/>
            </w:pPr>
            <w:r w:rsidRPr="00E2047E">
              <w:t>В остальных случаях - констранта, принимает значение «00»</w:t>
            </w:r>
          </w:p>
        </w:tc>
      </w:tr>
      <w:tr w:rsidR="003F3CF8" w:rsidRPr="008E2CD6" w14:paraId="4781253F" w14:textId="77777777" w:rsidTr="0004239F">
        <w:tc>
          <w:tcPr>
            <w:tcW w:w="1088" w:type="pct"/>
            <w:tcBorders>
              <w:top w:val="single" w:sz="4" w:space="0" w:color="auto"/>
              <w:left w:val="single" w:sz="4" w:space="0" w:color="auto"/>
              <w:bottom w:val="single" w:sz="4" w:space="0" w:color="auto"/>
              <w:right w:val="single" w:sz="4" w:space="0" w:color="auto"/>
            </w:tcBorders>
          </w:tcPr>
          <w:p w14:paraId="26FF821A" w14:textId="11963BD5" w:rsidR="003F3CF8" w:rsidRPr="003F3CF8" w:rsidRDefault="003F3CF8" w:rsidP="00A92D32">
            <w:pPr>
              <w:pStyle w:val="GOSTTablenorm"/>
              <w:suppressAutoHyphens/>
            </w:pPr>
            <w:r w:rsidRPr="003F3CF8">
              <w:t>Тип_КБК_</w:t>
            </w:r>
            <w:r w:rsidR="00A92D32">
              <w:t>получателя</w:t>
            </w:r>
          </w:p>
        </w:tc>
        <w:tc>
          <w:tcPr>
            <w:tcW w:w="308" w:type="pct"/>
            <w:tcBorders>
              <w:top w:val="single" w:sz="4" w:space="0" w:color="auto"/>
              <w:left w:val="single" w:sz="4" w:space="0" w:color="auto"/>
              <w:bottom w:val="single" w:sz="4" w:space="0" w:color="auto"/>
              <w:right w:val="single" w:sz="4" w:space="0" w:color="auto"/>
            </w:tcBorders>
          </w:tcPr>
          <w:p w14:paraId="332EE5F4" w14:textId="172A173F" w:rsidR="003F3CF8" w:rsidRDefault="003F3CF8" w:rsidP="00D16D1F">
            <w:pPr>
              <w:pStyle w:val="GOSTTablenorm"/>
              <w:suppressAutoHyphens/>
            </w:pPr>
            <w:r>
              <w:t>да</w:t>
            </w:r>
          </w:p>
        </w:tc>
        <w:tc>
          <w:tcPr>
            <w:tcW w:w="1173" w:type="pct"/>
            <w:tcBorders>
              <w:top w:val="single" w:sz="4" w:space="0" w:color="auto"/>
              <w:left w:val="single" w:sz="4" w:space="0" w:color="auto"/>
              <w:bottom w:val="single" w:sz="4" w:space="0" w:color="auto"/>
              <w:right w:val="single" w:sz="4" w:space="0" w:color="auto"/>
            </w:tcBorders>
          </w:tcPr>
          <w:p w14:paraId="2938988F" w14:textId="43D69E38" w:rsidR="003F3CF8" w:rsidRPr="003F3CF8" w:rsidRDefault="003F3CF8" w:rsidP="00A92D32">
            <w:pPr>
              <w:pStyle w:val="GOSTTablenorm"/>
              <w:suppressAutoHyphens/>
            </w:pPr>
            <w:r w:rsidRPr="003F3CF8">
              <w:t>Тип</w:t>
            </w:r>
            <w:r>
              <w:t xml:space="preserve"> КБК </w:t>
            </w:r>
            <w:r w:rsidR="00A92D32">
              <w:t>кредитовый (по строке документа)</w:t>
            </w:r>
          </w:p>
        </w:tc>
        <w:tc>
          <w:tcPr>
            <w:tcW w:w="1124" w:type="pct"/>
            <w:tcBorders>
              <w:top w:val="single" w:sz="4" w:space="0" w:color="auto"/>
              <w:left w:val="single" w:sz="4" w:space="0" w:color="auto"/>
              <w:bottom w:val="single" w:sz="4" w:space="0" w:color="auto"/>
              <w:right w:val="single" w:sz="4" w:space="0" w:color="auto"/>
            </w:tcBorders>
          </w:tcPr>
          <w:p w14:paraId="7B417465" w14:textId="71EA6471" w:rsidR="003F3CF8" w:rsidRDefault="003F3CF8" w:rsidP="00D16D1F">
            <w:pPr>
              <w:pStyle w:val="GOSTTablenorm"/>
              <w:suppressAutoHyphens/>
            </w:pPr>
            <w:r>
              <w:t>-</w:t>
            </w:r>
          </w:p>
        </w:tc>
        <w:tc>
          <w:tcPr>
            <w:tcW w:w="1307" w:type="pct"/>
            <w:tcBorders>
              <w:top w:val="single" w:sz="4" w:space="0" w:color="auto"/>
              <w:left w:val="single" w:sz="4" w:space="0" w:color="auto"/>
              <w:bottom w:val="single" w:sz="4" w:space="0" w:color="auto"/>
              <w:right w:val="single" w:sz="4" w:space="0" w:color="auto"/>
            </w:tcBorders>
          </w:tcPr>
          <w:p w14:paraId="191B4DB7" w14:textId="2B309115" w:rsidR="003F3CF8" w:rsidRDefault="003F3CF8" w:rsidP="003F3CF8">
            <w:pPr>
              <w:pStyle w:val="GOSTTablenorm"/>
              <w:suppressAutoHyphens/>
            </w:pPr>
            <w:r>
              <w:t>Указывается значение «00»</w:t>
            </w:r>
          </w:p>
        </w:tc>
      </w:tr>
      <w:tr w:rsidR="0004239F" w:rsidRPr="008E2CD6" w14:paraId="26B92713" w14:textId="77777777" w:rsidTr="0004239F">
        <w:tc>
          <w:tcPr>
            <w:tcW w:w="1088" w:type="pct"/>
            <w:tcBorders>
              <w:top w:val="single" w:sz="4" w:space="0" w:color="auto"/>
              <w:left w:val="single" w:sz="4" w:space="0" w:color="auto"/>
              <w:bottom w:val="single" w:sz="4" w:space="0" w:color="auto"/>
              <w:right w:val="single" w:sz="4" w:space="0" w:color="auto"/>
            </w:tcBorders>
          </w:tcPr>
          <w:p w14:paraId="2632A283" w14:textId="1F2053DF" w:rsidR="00662F4B" w:rsidRPr="00A92D32" w:rsidRDefault="008E2CD6" w:rsidP="00CC00D1">
            <w:pPr>
              <w:pStyle w:val="GOSTTablenorm"/>
              <w:suppressAutoHyphens/>
            </w:pPr>
            <w:r w:rsidRPr="008E2CD6">
              <w:rPr>
                <w:lang w:val="en-US"/>
              </w:rPr>
              <w:t>Номер_строки</w:t>
            </w:r>
          </w:p>
        </w:tc>
        <w:tc>
          <w:tcPr>
            <w:tcW w:w="308" w:type="pct"/>
            <w:tcBorders>
              <w:top w:val="single" w:sz="4" w:space="0" w:color="auto"/>
              <w:left w:val="single" w:sz="4" w:space="0" w:color="auto"/>
              <w:bottom w:val="single" w:sz="4" w:space="0" w:color="auto"/>
              <w:right w:val="single" w:sz="4" w:space="0" w:color="auto"/>
            </w:tcBorders>
          </w:tcPr>
          <w:p w14:paraId="7F9154C0" w14:textId="0D12B437" w:rsidR="00662F4B" w:rsidRPr="008E2CD6" w:rsidRDefault="008E2CD6" w:rsidP="00D16D1F">
            <w:pPr>
              <w:pStyle w:val="GOSTTablenorm"/>
              <w:suppressAutoHyphens/>
            </w:pPr>
            <w:r>
              <w:t>нет</w:t>
            </w:r>
          </w:p>
        </w:tc>
        <w:tc>
          <w:tcPr>
            <w:tcW w:w="1173" w:type="pct"/>
            <w:tcBorders>
              <w:top w:val="single" w:sz="4" w:space="0" w:color="auto"/>
              <w:left w:val="single" w:sz="4" w:space="0" w:color="auto"/>
              <w:bottom w:val="single" w:sz="4" w:space="0" w:color="auto"/>
              <w:right w:val="single" w:sz="4" w:space="0" w:color="auto"/>
            </w:tcBorders>
          </w:tcPr>
          <w:p w14:paraId="056D4FCD" w14:textId="7443FB45" w:rsidR="00662F4B" w:rsidRPr="00A92D32" w:rsidRDefault="008E2CD6" w:rsidP="00CC00D1">
            <w:pPr>
              <w:pStyle w:val="GOSTTablenorm"/>
              <w:suppressAutoHyphens/>
            </w:pPr>
            <w:r w:rsidRPr="00A92D32">
              <w:t xml:space="preserve">Номер строки </w:t>
            </w:r>
            <w:r w:rsidR="00CC00D1">
              <w:t>таблицы «Уточненные реквизиты»</w:t>
            </w:r>
            <w:r w:rsidR="00A92D32">
              <w:t xml:space="preserve"> (по строке документа)</w:t>
            </w:r>
          </w:p>
        </w:tc>
        <w:tc>
          <w:tcPr>
            <w:tcW w:w="1124" w:type="pct"/>
            <w:tcBorders>
              <w:top w:val="single" w:sz="4" w:space="0" w:color="auto"/>
              <w:left w:val="single" w:sz="4" w:space="0" w:color="auto"/>
              <w:bottom w:val="single" w:sz="4" w:space="0" w:color="auto"/>
              <w:right w:val="single" w:sz="4" w:space="0" w:color="auto"/>
            </w:tcBorders>
          </w:tcPr>
          <w:p w14:paraId="4D9B1D4D" w14:textId="7844ED5D" w:rsidR="00662F4B" w:rsidRPr="00557ACD" w:rsidRDefault="00557ACD" w:rsidP="00D16D1F">
            <w:pPr>
              <w:pStyle w:val="GOSTTablenorm"/>
              <w:suppressAutoHyphens/>
              <w:rPr>
                <w:lang w:val="en-US"/>
              </w:rPr>
            </w:pPr>
            <w:r w:rsidRPr="00557ACD">
              <w:rPr>
                <w:lang w:val="en-US"/>
              </w:rPr>
              <w:t>FS_TSE_REFDETAL_D12_LIST:NUMBERROW</w:t>
            </w:r>
          </w:p>
        </w:tc>
        <w:tc>
          <w:tcPr>
            <w:tcW w:w="1307" w:type="pct"/>
            <w:tcBorders>
              <w:top w:val="single" w:sz="4" w:space="0" w:color="auto"/>
              <w:left w:val="single" w:sz="4" w:space="0" w:color="auto"/>
              <w:bottom w:val="single" w:sz="4" w:space="0" w:color="auto"/>
              <w:right w:val="single" w:sz="4" w:space="0" w:color="auto"/>
            </w:tcBorders>
          </w:tcPr>
          <w:p w14:paraId="52BFE4CB" w14:textId="07BBBA2B" w:rsidR="00662F4B" w:rsidRPr="008E2CD6" w:rsidRDefault="008E2CD6" w:rsidP="00D16D1F">
            <w:pPr>
              <w:pStyle w:val="GOSTTablenorm"/>
              <w:suppressAutoHyphens/>
            </w:pPr>
            <w:r>
              <w:t>-</w:t>
            </w:r>
          </w:p>
        </w:tc>
      </w:tr>
      <w:tr w:rsidR="0004239F" w:rsidRPr="008E2CD6" w14:paraId="3E352478" w14:textId="77777777" w:rsidTr="0004239F">
        <w:tc>
          <w:tcPr>
            <w:tcW w:w="1088" w:type="pct"/>
            <w:tcBorders>
              <w:top w:val="single" w:sz="4" w:space="0" w:color="auto"/>
              <w:left w:val="single" w:sz="4" w:space="0" w:color="auto"/>
              <w:bottom w:val="single" w:sz="4" w:space="0" w:color="auto"/>
              <w:right w:val="single" w:sz="4" w:space="0" w:color="auto"/>
            </w:tcBorders>
          </w:tcPr>
          <w:p w14:paraId="7FBB067A" w14:textId="51E3ABDE" w:rsidR="008E2CD6" w:rsidRPr="00A92D32" w:rsidRDefault="008E2CD6" w:rsidP="00A92D32">
            <w:pPr>
              <w:pStyle w:val="GOSTTablenorm"/>
              <w:suppressAutoHyphens/>
            </w:pPr>
            <w:r w:rsidRPr="008E2CD6">
              <w:rPr>
                <w:lang w:val="en-US"/>
              </w:rPr>
              <w:t>ОКС_КМИ_</w:t>
            </w:r>
            <w:r w:rsidR="00A92D32">
              <w:t>плательщика</w:t>
            </w:r>
          </w:p>
        </w:tc>
        <w:tc>
          <w:tcPr>
            <w:tcW w:w="308" w:type="pct"/>
            <w:tcBorders>
              <w:top w:val="single" w:sz="4" w:space="0" w:color="auto"/>
              <w:left w:val="single" w:sz="4" w:space="0" w:color="auto"/>
              <w:bottom w:val="single" w:sz="4" w:space="0" w:color="auto"/>
              <w:right w:val="single" w:sz="4" w:space="0" w:color="auto"/>
            </w:tcBorders>
          </w:tcPr>
          <w:p w14:paraId="44F4776C" w14:textId="502C0D24" w:rsidR="008E2CD6" w:rsidRPr="008E2CD6" w:rsidRDefault="00CC00D1" w:rsidP="00D16D1F">
            <w:pPr>
              <w:pStyle w:val="GOSTTablenorm"/>
              <w:suppressAutoHyphens/>
            </w:pPr>
            <w:r>
              <w:t>да</w:t>
            </w:r>
          </w:p>
        </w:tc>
        <w:tc>
          <w:tcPr>
            <w:tcW w:w="1173" w:type="pct"/>
            <w:tcBorders>
              <w:top w:val="single" w:sz="4" w:space="0" w:color="auto"/>
              <w:left w:val="single" w:sz="4" w:space="0" w:color="auto"/>
              <w:bottom w:val="single" w:sz="4" w:space="0" w:color="auto"/>
              <w:right w:val="single" w:sz="4" w:space="0" w:color="auto"/>
            </w:tcBorders>
          </w:tcPr>
          <w:p w14:paraId="719642DF" w14:textId="71ABD91A" w:rsidR="008E2CD6" w:rsidRPr="00A92D32" w:rsidRDefault="005E4318" w:rsidP="00D16D1F">
            <w:pPr>
              <w:pStyle w:val="GOSTTablenorm"/>
              <w:suppressAutoHyphens/>
            </w:pPr>
            <w:r w:rsidRPr="00A92D32">
              <w:t xml:space="preserve">ОКС (КМИ) </w:t>
            </w:r>
            <w:r w:rsidR="00A92D32">
              <w:t>дебитовый (по строке документа)</w:t>
            </w:r>
          </w:p>
        </w:tc>
        <w:tc>
          <w:tcPr>
            <w:tcW w:w="1124" w:type="pct"/>
            <w:tcBorders>
              <w:top w:val="single" w:sz="4" w:space="0" w:color="auto"/>
              <w:left w:val="single" w:sz="4" w:space="0" w:color="auto"/>
              <w:bottom w:val="single" w:sz="4" w:space="0" w:color="auto"/>
              <w:right w:val="single" w:sz="4" w:space="0" w:color="auto"/>
            </w:tcBorders>
          </w:tcPr>
          <w:p w14:paraId="60E8C699" w14:textId="77777777" w:rsidR="00557ACD" w:rsidRPr="00557ACD" w:rsidRDefault="00557ACD" w:rsidP="00557ACD">
            <w:pPr>
              <w:pStyle w:val="GOSTTablenorm"/>
              <w:suppressAutoHyphens/>
              <w:rPr>
                <w:lang w:val="en-US"/>
              </w:rPr>
            </w:pPr>
            <w:r w:rsidRPr="00557ACD">
              <w:rPr>
                <w:lang w:val="en-US"/>
              </w:rPr>
              <w:t>FS_TSE_CLARDET_D12_LIST:FAIP</w:t>
            </w:r>
          </w:p>
          <w:p w14:paraId="5D17B306" w14:textId="77777777" w:rsidR="00557ACD" w:rsidRPr="00080E4E" w:rsidRDefault="00557ACD" w:rsidP="00557ACD">
            <w:pPr>
              <w:pStyle w:val="GOSTTablenorm"/>
              <w:suppressAutoHyphens/>
              <w:rPr>
                <w:lang w:val="en-US"/>
              </w:rPr>
            </w:pPr>
            <w:r>
              <w:t>или</w:t>
            </w:r>
          </w:p>
          <w:p w14:paraId="2C9060A5" w14:textId="713BC60B" w:rsidR="008E2CD6" w:rsidRPr="00557ACD" w:rsidRDefault="00557ACD" w:rsidP="00557ACD">
            <w:pPr>
              <w:pStyle w:val="GOSTTablenorm"/>
              <w:suppressAutoHyphens/>
              <w:rPr>
                <w:lang w:val="en-US"/>
              </w:rPr>
            </w:pPr>
            <w:r w:rsidRPr="00557ACD">
              <w:rPr>
                <w:lang w:val="en-US"/>
              </w:rPr>
              <w:t>FS_TSE_REFDETAL_D12_LIST:FAIP</w:t>
            </w:r>
          </w:p>
        </w:tc>
        <w:tc>
          <w:tcPr>
            <w:tcW w:w="1307" w:type="pct"/>
            <w:tcBorders>
              <w:top w:val="single" w:sz="4" w:space="0" w:color="auto"/>
              <w:left w:val="single" w:sz="4" w:space="0" w:color="auto"/>
              <w:bottom w:val="single" w:sz="4" w:space="0" w:color="auto"/>
              <w:right w:val="single" w:sz="4" w:space="0" w:color="auto"/>
            </w:tcBorders>
          </w:tcPr>
          <w:p w14:paraId="143A795C" w14:textId="0BB8769F" w:rsidR="00CC00D1" w:rsidRDefault="00CC00D1" w:rsidP="00CC00D1">
            <w:pPr>
              <w:pStyle w:val="GOSTTableListMark1"/>
            </w:pPr>
            <w:r>
              <w:t>Если параметр «Признак операции уточнения» таблицы «Уточняемые реквизиты» заполнен значением «0», «1» или «4», то атрибут заполняется значением параметра «ОКС (КМИ)» таблицы «Уточняемые реквизиты»;</w:t>
            </w:r>
          </w:p>
          <w:p w14:paraId="39D868B1" w14:textId="36A799FE" w:rsidR="008E2CD6" w:rsidRPr="005E4318" w:rsidRDefault="00CC00D1" w:rsidP="00CC00D1">
            <w:pPr>
              <w:pStyle w:val="GOSTTableListMark1"/>
            </w:pPr>
            <w:r>
              <w:t xml:space="preserve">Если параметр «Признак операции уточнения» таблицы «Уточняемые реквизиты» заполнен значением «2» или «3», то атрибут заполняется значением параметра «ОКС (КМИ)» таблицы «Уточненные реквизиты». </w:t>
            </w:r>
            <w:r w:rsidR="006515D8">
              <w:t>Если значение параметра «ОКС (КМИ)» таблицы «Уточненные реквизиты» пусто, то атрибут заполняется значением параметра «ОКС (КМИ)» таблицы «Уточняемые реквизиты»;</w:t>
            </w:r>
          </w:p>
        </w:tc>
      </w:tr>
      <w:tr w:rsidR="0004239F" w:rsidRPr="008E2CD6" w14:paraId="7EBAC38D" w14:textId="77777777" w:rsidTr="0004239F">
        <w:tc>
          <w:tcPr>
            <w:tcW w:w="1088" w:type="pct"/>
            <w:tcBorders>
              <w:top w:val="single" w:sz="4" w:space="0" w:color="auto"/>
              <w:left w:val="single" w:sz="4" w:space="0" w:color="auto"/>
              <w:bottom w:val="single" w:sz="4" w:space="0" w:color="auto"/>
              <w:right w:val="single" w:sz="4" w:space="0" w:color="auto"/>
            </w:tcBorders>
          </w:tcPr>
          <w:p w14:paraId="6D1FB08D" w14:textId="769F2D97" w:rsidR="005E4318" w:rsidRPr="008E2CD6" w:rsidRDefault="005E4318" w:rsidP="005E4318">
            <w:pPr>
              <w:pStyle w:val="GOSTTablenorm"/>
              <w:suppressAutoHyphens/>
              <w:rPr>
                <w:lang w:val="en-US"/>
              </w:rPr>
            </w:pPr>
            <w:r w:rsidRPr="005E4318">
              <w:rPr>
                <w:lang w:val="en-US"/>
              </w:rPr>
              <w:t>ОКС_КМИ_</w:t>
            </w:r>
            <w:r w:rsidR="00A92D32">
              <w:t>получателя</w:t>
            </w:r>
          </w:p>
        </w:tc>
        <w:tc>
          <w:tcPr>
            <w:tcW w:w="308" w:type="pct"/>
            <w:tcBorders>
              <w:top w:val="single" w:sz="4" w:space="0" w:color="auto"/>
              <w:left w:val="single" w:sz="4" w:space="0" w:color="auto"/>
              <w:bottom w:val="single" w:sz="4" w:space="0" w:color="auto"/>
              <w:right w:val="single" w:sz="4" w:space="0" w:color="auto"/>
            </w:tcBorders>
          </w:tcPr>
          <w:p w14:paraId="73C5018A" w14:textId="61C4AE9C" w:rsidR="005E4318" w:rsidRPr="005E4318" w:rsidRDefault="006515D8" w:rsidP="005E4318">
            <w:pPr>
              <w:pStyle w:val="GOSTTablenorm"/>
              <w:suppressAutoHyphens/>
            </w:pPr>
            <w:r>
              <w:t>да</w:t>
            </w:r>
          </w:p>
        </w:tc>
        <w:tc>
          <w:tcPr>
            <w:tcW w:w="1173" w:type="pct"/>
            <w:tcBorders>
              <w:top w:val="single" w:sz="4" w:space="0" w:color="auto"/>
              <w:left w:val="single" w:sz="4" w:space="0" w:color="auto"/>
              <w:bottom w:val="single" w:sz="4" w:space="0" w:color="auto"/>
              <w:right w:val="single" w:sz="4" w:space="0" w:color="auto"/>
            </w:tcBorders>
          </w:tcPr>
          <w:p w14:paraId="67D8EFC2" w14:textId="52FF3885" w:rsidR="005E4318" w:rsidRPr="00A92D32" w:rsidRDefault="005E4318" w:rsidP="005E4318">
            <w:pPr>
              <w:pStyle w:val="GOSTTablenorm"/>
              <w:suppressAutoHyphens/>
            </w:pPr>
            <w:r w:rsidRPr="007C1426">
              <w:t xml:space="preserve">ОКС (КМИ) </w:t>
            </w:r>
            <w:r w:rsidR="00A92D32">
              <w:t>кредитовый (по строке документа)</w:t>
            </w:r>
          </w:p>
        </w:tc>
        <w:tc>
          <w:tcPr>
            <w:tcW w:w="1124" w:type="pct"/>
            <w:tcBorders>
              <w:top w:val="single" w:sz="4" w:space="0" w:color="auto"/>
              <w:left w:val="single" w:sz="4" w:space="0" w:color="auto"/>
              <w:bottom w:val="single" w:sz="4" w:space="0" w:color="auto"/>
              <w:right w:val="single" w:sz="4" w:space="0" w:color="auto"/>
            </w:tcBorders>
          </w:tcPr>
          <w:p w14:paraId="5CA11CD7" w14:textId="77777777" w:rsidR="00557ACD" w:rsidRPr="00557ACD" w:rsidRDefault="00557ACD" w:rsidP="00557ACD">
            <w:pPr>
              <w:pStyle w:val="GOSTTablenorm"/>
              <w:suppressAutoHyphens/>
              <w:rPr>
                <w:lang w:val="en-US"/>
              </w:rPr>
            </w:pPr>
            <w:r w:rsidRPr="00557ACD">
              <w:rPr>
                <w:lang w:val="en-US"/>
              </w:rPr>
              <w:t>FS_TSE_CLARDET_D12_LIST:FAIP</w:t>
            </w:r>
          </w:p>
          <w:p w14:paraId="2BDC3D0C" w14:textId="77777777" w:rsidR="00557ACD" w:rsidRPr="00080E4E" w:rsidRDefault="00557ACD" w:rsidP="00557ACD">
            <w:pPr>
              <w:pStyle w:val="GOSTTablenorm"/>
              <w:suppressAutoHyphens/>
              <w:rPr>
                <w:lang w:val="en-US"/>
              </w:rPr>
            </w:pPr>
            <w:r>
              <w:t>или</w:t>
            </w:r>
          </w:p>
          <w:p w14:paraId="0872E396" w14:textId="3B1EC023" w:rsidR="005E4318" w:rsidRPr="00557ACD" w:rsidRDefault="00557ACD" w:rsidP="00557ACD">
            <w:pPr>
              <w:pStyle w:val="GOSTTablenorm"/>
              <w:suppressAutoHyphens/>
              <w:rPr>
                <w:lang w:val="en-US"/>
              </w:rPr>
            </w:pPr>
            <w:r w:rsidRPr="00557ACD">
              <w:rPr>
                <w:lang w:val="en-US"/>
              </w:rPr>
              <w:t>FS_TSE_REFDETAL_D12_LIST:FAIP</w:t>
            </w:r>
          </w:p>
        </w:tc>
        <w:tc>
          <w:tcPr>
            <w:tcW w:w="1307" w:type="pct"/>
            <w:tcBorders>
              <w:top w:val="single" w:sz="4" w:space="0" w:color="auto"/>
              <w:left w:val="single" w:sz="4" w:space="0" w:color="auto"/>
              <w:bottom w:val="single" w:sz="4" w:space="0" w:color="auto"/>
              <w:right w:val="single" w:sz="4" w:space="0" w:color="auto"/>
            </w:tcBorders>
          </w:tcPr>
          <w:p w14:paraId="587AF781" w14:textId="6A11FCDD" w:rsidR="006515D8" w:rsidRDefault="006515D8" w:rsidP="006515D8">
            <w:pPr>
              <w:pStyle w:val="GOSTTableListMark1"/>
            </w:pPr>
            <w:r>
              <w:t>Если параметр «Признак операции уточнения» таблицы «Уточняемые реквизиты» заполнен значением «0», «1» или «4», то атрибут заполняется значением параметра «ОКС (КМИ)» таблицы «Уточненные реквизиты». Если значение параметра «ОКС (КМИ)» таблицы «Уточненные реквизиты» пусто, то атрибут заполняется значением параметра «ОКС (КМИ)» таблицы «Уточняемые реквизиты»;</w:t>
            </w:r>
          </w:p>
          <w:p w14:paraId="3A919981" w14:textId="7164FB7A" w:rsidR="005E4318" w:rsidRPr="005E4318" w:rsidRDefault="006515D8" w:rsidP="006515D8">
            <w:pPr>
              <w:pStyle w:val="GOSTTableListMark1"/>
            </w:pPr>
            <w:r>
              <w:t>Если параметр «Признак операции уточнения» таблицы «Уточняемые реквизиты» заполнен значением «2» или «3», то атрибут заполняется значением параметра «ОКС (КМИ)» таблицы «Уточняемые реквизиты»</w:t>
            </w:r>
          </w:p>
        </w:tc>
      </w:tr>
      <w:tr w:rsidR="0004239F" w:rsidRPr="008E2CD6" w14:paraId="7D29F1EB" w14:textId="77777777" w:rsidTr="0004239F">
        <w:tc>
          <w:tcPr>
            <w:tcW w:w="1088" w:type="pct"/>
            <w:tcBorders>
              <w:top w:val="single" w:sz="4" w:space="0" w:color="auto"/>
              <w:left w:val="single" w:sz="4" w:space="0" w:color="auto"/>
              <w:bottom w:val="single" w:sz="4" w:space="0" w:color="auto"/>
              <w:right w:val="single" w:sz="4" w:space="0" w:color="auto"/>
            </w:tcBorders>
          </w:tcPr>
          <w:p w14:paraId="28B903F5" w14:textId="5CEEC8BD" w:rsidR="005E4318" w:rsidRPr="00E43A6A" w:rsidRDefault="005E4318" w:rsidP="00E43A6A">
            <w:pPr>
              <w:pStyle w:val="GOSTTablenorm"/>
              <w:suppressAutoHyphens/>
              <w:rPr>
                <w:color w:val="FF0000"/>
              </w:rPr>
            </w:pPr>
            <w:r w:rsidRPr="005E4318">
              <w:rPr>
                <w:color w:val="FF0000"/>
                <w:lang w:val="en-US"/>
              </w:rPr>
              <w:t>ИГК_</w:t>
            </w:r>
            <w:r w:rsidR="00E43A6A">
              <w:rPr>
                <w:color w:val="FF0000"/>
              </w:rPr>
              <w:t>Дт</w:t>
            </w:r>
          </w:p>
        </w:tc>
        <w:tc>
          <w:tcPr>
            <w:tcW w:w="308" w:type="pct"/>
            <w:tcBorders>
              <w:top w:val="single" w:sz="4" w:space="0" w:color="auto"/>
              <w:left w:val="single" w:sz="4" w:space="0" w:color="auto"/>
              <w:bottom w:val="single" w:sz="4" w:space="0" w:color="auto"/>
              <w:right w:val="single" w:sz="4" w:space="0" w:color="auto"/>
            </w:tcBorders>
          </w:tcPr>
          <w:p w14:paraId="5CD99812" w14:textId="6990B3FC" w:rsidR="005E4318" w:rsidRDefault="006515D8" w:rsidP="005E4318">
            <w:pPr>
              <w:pStyle w:val="GOSTTablenorm"/>
              <w:suppressAutoHyphens/>
            </w:pPr>
            <w:r>
              <w:t>да</w:t>
            </w:r>
          </w:p>
        </w:tc>
        <w:tc>
          <w:tcPr>
            <w:tcW w:w="1173" w:type="pct"/>
            <w:tcBorders>
              <w:top w:val="single" w:sz="4" w:space="0" w:color="auto"/>
              <w:left w:val="single" w:sz="4" w:space="0" w:color="auto"/>
              <w:bottom w:val="single" w:sz="4" w:space="0" w:color="auto"/>
              <w:right w:val="single" w:sz="4" w:space="0" w:color="auto"/>
            </w:tcBorders>
          </w:tcPr>
          <w:p w14:paraId="22ABC65E" w14:textId="73560FF3" w:rsidR="005E4318" w:rsidRPr="007C1426" w:rsidRDefault="005E4318" w:rsidP="00E81BC6">
            <w:pPr>
              <w:pStyle w:val="GOSTTablenorm"/>
              <w:suppressAutoHyphens/>
            </w:pPr>
            <w:r w:rsidRPr="005E4318">
              <w:t xml:space="preserve">Идентификатор контракта </w:t>
            </w:r>
            <w:r w:rsidR="00E81BC6">
              <w:t>дебитовый (по строке документа)</w:t>
            </w:r>
          </w:p>
        </w:tc>
        <w:tc>
          <w:tcPr>
            <w:tcW w:w="1124" w:type="pct"/>
            <w:tcBorders>
              <w:top w:val="single" w:sz="4" w:space="0" w:color="auto"/>
              <w:left w:val="single" w:sz="4" w:space="0" w:color="auto"/>
              <w:bottom w:val="single" w:sz="4" w:space="0" w:color="auto"/>
              <w:right w:val="single" w:sz="4" w:space="0" w:color="auto"/>
            </w:tcBorders>
          </w:tcPr>
          <w:p w14:paraId="3D588CBE" w14:textId="77777777" w:rsidR="00557ACD" w:rsidRPr="00557ACD" w:rsidRDefault="00557ACD" w:rsidP="00557ACD">
            <w:pPr>
              <w:pStyle w:val="GOSTTablenorm"/>
              <w:suppressAutoHyphens/>
              <w:rPr>
                <w:lang w:val="en-US"/>
              </w:rPr>
            </w:pPr>
            <w:r w:rsidRPr="00557ACD">
              <w:rPr>
                <w:lang w:val="en-US"/>
              </w:rPr>
              <w:t>FS_TSE_CLARDET_D12_LIST:IGK</w:t>
            </w:r>
          </w:p>
          <w:p w14:paraId="091C27AC" w14:textId="77777777" w:rsidR="00557ACD" w:rsidRPr="00080E4E" w:rsidRDefault="00557ACD" w:rsidP="00557ACD">
            <w:pPr>
              <w:pStyle w:val="GOSTTablenorm"/>
              <w:suppressAutoHyphens/>
              <w:rPr>
                <w:lang w:val="en-US"/>
              </w:rPr>
            </w:pPr>
            <w:r>
              <w:t>или</w:t>
            </w:r>
          </w:p>
          <w:p w14:paraId="32E5BB72" w14:textId="182AB260" w:rsidR="005E4318" w:rsidRPr="00557ACD" w:rsidRDefault="00557ACD" w:rsidP="00557ACD">
            <w:pPr>
              <w:pStyle w:val="GOSTTablenorm"/>
              <w:suppressAutoHyphens/>
              <w:rPr>
                <w:lang w:val="en-US"/>
              </w:rPr>
            </w:pPr>
            <w:r w:rsidRPr="00557ACD">
              <w:rPr>
                <w:lang w:val="en-US"/>
              </w:rPr>
              <w:t>FS_TSE_REFDETAL_D12_LIST:IGK</w:t>
            </w:r>
          </w:p>
        </w:tc>
        <w:tc>
          <w:tcPr>
            <w:tcW w:w="1307" w:type="pct"/>
            <w:tcBorders>
              <w:top w:val="single" w:sz="4" w:space="0" w:color="auto"/>
              <w:left w:val="single" w:sz="4" w:space="0" w:color="auto"/>
              <w:bottom w:val="single" w:sz="4" w:space="0" w:color="auto"/>
              <w:right w:val="single" w:sz="4" w:space="0" w:color="auto"/>
            </w:tcBorders>
          </w:tcPr>
          <w:p w14:paraId="3BF9324E" w14:textId="5D6418EE" w:rsidR="006515D8" w:rsidRDefault="006515D8" w:rsidP="006515D8">
            <w:pPr>
              <w:pStyle w:val="GOSTTableListMark1"/>
            </w:pPr>
            <w:r>
              <w:t>Если параметр «Признак операции уточнения» таблицы «Уточняемые реквизиты» заполнен значением «0», «1» или «4», то атрибут заполняется значением параметра «ИГК» таблицы «Уточняемые реквизиты»;</w:t>
            </w:r>
          </w:p>
          <w:p w14:paraId="3254E034" w14:textId="6DB5BCB3" w:rsidR="005E4318" w:rsidRPr="005E4318" w:rsidRDefault="006515D8" w:rsidP="006515D8">
            <w:pPr>
              <w:pStyle w:val="GOSTTableListMark1"/>
            </w:pPr>
            <w:r>
              <w:t>Если параметр «Признак операции уточнения» таблицы «Уточняемые реквизиты» заполнен значением «2» или «3», то атрибут заполняется значением параметра «ИГК» таблицы «Уточненные реквизиты». Если значение параметра «ИГК» таблицы «Уточненные реквизиты» пусто, то атрибут заполняется значением параметра «ИГК» таблицы «Уточняемые реквизиты»;</w:t>
            </w:r>
          </w:p>
        </w:tc>
      </w:tr>
      <w:tr w:rsidR="0004239F" w:rsidRPr="008E2CD6" w14:paraId="539DE644" w14:textId="77777777" w:rsidTr="0004239F">
        <w:tc>
          <w:tcPr>
            <w:tcW w:w="1088" w:type="pct"/>
            <w:tcBorders>
              <w:top w:val="single" w:sz="4" w:space="0" w:color="auto"/>
              <w:left w:val="single" w:sz="4" w:space="0" w:color="auto"/>
              <w:bottom w:val="single" w:sz="4" w:space="0" w:color="auto"/>
              <w:right w:val="single" w:sz="4" w:space="0" w:color="auto"/>
            </w:tcBorders>
          </w:tcPr>
          <w:p w14:paraId="0C3AE5B7" w14:textId="74B6D6A8" w:rsidR="005E4318" w:rsidRPr="00E43A6A" w:rsidRDefault="005E4318" w:rsidP="00E43A6A">
            <w:pPr>
              <w:pStyle w:val="GOSTTablenorm"/>
              <w:suppressAutoHyphens/>
              <w:rPr>
                <w:color w:val="FF0000"/>
              </w:rPr>
            </w:pPr>
            <w:r w:rsidRPr="005E4318">
              <w:rPr>
                <w:color w:val="FF0000"/>
                <w:lang w:val="en-US"/>
              </w:rPr>
              <w:t>ИГК_</w:t>
            </w:r>
            <w:r w:rsidR="00E43A6A">
              <w:rPr>
                <w:color w:val="FF0000"/>
              </w:rPr>
              <w:t>Кт</w:t>
            </w:r>
          </w:p>
        </w:tc>
        <w:tc>
          <w:tcPr>
            <w:tcW w:w="308" w:type="pct"/>
            <w:tcBorders>
              <w:top w:val="single" w:sz="4" w:space="0" w:color="auto"/>
              <w:left w:val="single" w:sz="4" w:space="0" w:color="auto"/>
              <w:bottom w:val="single" w:sz="4" w:space="0" w:color="auto"/>
              <w:right w:val="single" w:sz="4" w:space="0" w:color="auto"/>
            </w:tcBorders>
          </w:tcPr>
          <w:p w14:paraId="4A8B6184" w14:textId="0D44CFA5" w:rsidR="005E4318" w:rsidRPr="005E4318" w:rsidRDefault="006515D8" w:rsidP="005E4318">
            <w:pPr>
              <w:pStyle w:val="GOSTTablenorm"/>
              <w:suppressAutoHyphens/>
            </w:pPr>
            <w:r>
              <w:t>да</w:t>
            </w:r>
          </w:p>
        </w:tc>
        <w:tc>
          <w:tcPr>
            <w:tcW w:w="1173" w:type="pct"/>
            <w:tcBorders>
              <w:top w:val="single" w:sz="4" w:space="0" w:color="auto"/>
              <w:left w:val="single" w:sz="4" w:space="0" w:color="auto"/>
              <w:bottom w:val="single" w:sz="4" w:space="0" w:color="auto"/>
              <w:right w:val="single" w:sz="4" w:space="0" w:color="auto"/>
            </w:tcBorders>
          </w:tcPr>
          <w:p w14:paraId="6028DC18" w14:textId="68C3FE9C" w:rsidR="005E4318" w:rsidRPr="00E81BC6" w:rsidRDefault="005E4318" w:rsidP="00E81BC6">
            <w:pPr>
              <w:pStyle w:val="GOSTTablenorm"/>
              <w:suppressAutoHyphens/>
            </w:pPr>
            <w:r w:rsidRPr="00E81BC6">
              <w:t xml:space="preserve">Идентификатор контракта </w:t>
            </w:r>
            <w:r w:rsidR="00E81BC6">
              <w:t>кредитовый (по строке документа)</w:t>
            </w:r>
          </w:p>
        </w:tc>
        <w:tc>
          <w:tcPr>
            <w:tcW w:w="1124" w:type="pct"/>
            <w:tcBorders>
              <w:top w:val="single" w:sz="4" w:space="0" w:color="auto"/>
              <w:left w:val="single" w:sz="4" w:space="0" w:color="auto"/>
              <w:bottom w:val="single" w:sz="4" w:space="0" w:color="auto"/>
              <w:right w:val="single" w:sz="4" w:space="0" w:color="auto"/>
            </w:tcBorders>
          </w:tcPr>
          <w:p w14:paraId="1CD1582D" w14:textId="77777777" w:rsidR="00557ACD" w:rsidRPr="00557ACD" w:rsidRDefault="00557ACD" w:rsidP="00557ACD">
            <w:pPr>
              <w:pStyle w:val="GOSTTablenorm"/>
              <w:suppressAutoHyphens/>
              <w:rPr>
                <w:lang w:val="en-US"/>
              </w:rPr>
            </w:pPr>
            <w:r w:rsidRPr="00557ACD">
              <w:rPr>
                <w:lang w:val="en-US"/>
              </w:rPr>
              <w:t>FS_TSE_CLARDET_D12_LIST:IGK</w:t>
            </w:r>
          </w:p>
          <w:p w14:paraId="2630681A" w14:textId="77777777" w:rsidR="00557ACD" w:rsidRPr="00080E4E" w:rsidRDefault="00557ACD" w:rsidP="00557ACD">
            <w:pPr>
              <w:pStyle w:val="GOSTTablenorm"/>
              <w:suppressAutoHyphens/>
              <w:rPr>
                <w:lang w:val="en-US"/>
              </w:rPr>
            </w:pPr>
            <w:r>
              <w:t>или</w:t>
            </w:r>
          </w:p>
          <w:p w14:paraId="1A906814" w14:textId="2A16784D" w:rsidR="005E4318" w:rsidRPr="00557ACD" w:rsidRDefault="00557ACD" w:rsidP="00557ACD">
            <w:pPr>
              <w:pStyle w:val="GOSTTablenorm"/>
              <w:suppressAutoHyphens/>
              <w:rPr>
                <w:lang w:val="en-US"/>
              </w:rPr>
            </w:pPr>
            <w:r w:rsidRPr="00557ACD">
              <w:rPr>
                <w:lang w:val="en-US"/>
              </w:rPr>
              <w:t>FS_TSE_REFDETAL_D12_LIST:IGK</w:t>
            </w:r>
          </w:p>
        </w:tc>
        <w:tc>
          <w:tcPr>
            <w:tcW w:w="1307" w:type="pct"/>
            <w:tcBorders>
              <w:top w:val="single" w:sz="4" w:space="0" w:color="auto"/>
              <w:left w:val="single" w:sz="4" w:space="0" w:color="auto"/>
              <w:bottom w:val="single" w:sz="4" w:space="0" w:color="auto"/>
              <w:right w:val="single" w:sz="4" w:space="0" w:color="auto"/>
            </w:tcBorders>
          </w:tcPr>
          <w:p w14:paraId="444B1597" w14:textId="358728EE" w:rsidR="006515D8" w:rsidRDefault="006515D8" w:rsidP="006515D8">
            <w:pPr>
              <w:pStyle w:val="GOSTTableListMark1"/>
            </w:pPr>
            <w:r>
              <w:t>Если параметр «Признак операции уточнения» таблицы «Уточняемые реквизиты» заполнен значением «0», «1» или «4», то атрибут заполняется значением параметра «ИГК» таблицы «Уточненные реквизиты». Если значение параметра «ИГК» таблицы «Уточненные реквизиты» пусто, то атрибут заполняется значением параметра «ИГК» таблицы «Уточняемые реквизиты»;</w:t>
            </w:r>
          </w:p>
          <w:p w14:paraId="30F57533" w14:textId="0C973EB2" w:rsidR="005E4318" w:rsidRPr="005E4318" w:rsidRDefault="006515D8" w:rsidP="006515D8">
            <w:pPr>
              <w:pStyle w:val="GOSTTableListMark1"/>
            </w:pPr>
            <w:r>
              <w:t>Если параметр «Признак операции уточнения» таблицы «Уточняемые реквизиты» заполнен значением «2» или «3», то атрибут заполняется значением параметра «ИГК» таблицы «Уточняемые реквизиты»</w:t>
            </w:r>
          </w:p>
        </w:tc>
      </w:tr>
      <w:tr w:rsidR="0004239F" w:rsidRPr="00C50403" w14:paraId="3BDBE466" w14:textId="77777777" w:rsidTr="0004239F">
        <w:tc>
          <w:tcPr>
            <w:tcW w:w="1088" w:type="pct"/>
            <w:tcBorders>
              <w:top w:val="single" w:sz="4" w:space="0" w:color="auto"/>
              <w:left w:val="single" w:sz="4" w:space="0" w:color="auto"/>
              <w:bottom w:val="single" w:sz="4" w:space="0" w:color="auto"/>
              <w:right w:val="single" w:sz="4" w:space="0" w:color="auto"/>
            </w:tcBorders>
          </w:tcPr>
          <w:p w14:paraId="4A5EE325" w14:textId="66842C7D" w:rsidR="005E4318" w:rsidRPr="00C50403" w:rsidRDefault="00C50403" w:rsidP="00E81BC6">
            <w:pPr>
              <w:pStyle w:val="GOSTTablenorm"/>
              <w:suppressAutoHyphens/>
              <w:rPr>
                <w:color w:val="FF0000"/>
              </w:rPr>
            </w:pPr>
            <w:r w:rsidRPr="00E81BC6">
              <w:rPr>
                <w:color w:val="000000" w:themeColor="text1"/>
              </w:rPr>
              <w:t>Код_расх_укр_</w:t>
            </w:r>
            <w:r w:rsidR="00E81BC6" w:rsidRPr="00E81BC6">
              <w:rPr>
                <w:color w:val="000000" w:themeColor="text1"/>
              </w:rPr>
              <w:t>плательщика</w:t>
            </w:r>
          </w:p>
        </w:tc>
        <w:tc>
          <w:tcPr>
            <w:tcW w:w="308" w:type="pct"/>
            <w:tcBorders>
              <w:top w:val="single" w:sz="4" w:space="0" w:color="auto"/>
              <w:left w:val="single" w:sz="4" w:space="0" w:color="auto"/>
              <w:bottom w:val="single" w:sz="4" w:space="0" w:color="auto"/>
              <w:right w:val="single" w:sz="4" w:space="0" w:color="auto"/>
            </w:tcBorders>
          </w:tcPr>
          <w:p w14:paraId="353CD89C" w14:textId="59B9A898" w:rsidR="005E4318" w:rsidRPr="00687345" w:rsidRDefault="00C50403" w:rsidP="005E4318">
            <w:pPr>
              <w:pStyle w:val="GOSTTablenorm"/>
              <w:suppressAutoHyphens/>
            </w:pPr>
            <w:r>
              <w:t>да</w:t>
            </w:r>
          </w:p>
        </w:tc>
        <w:tc>
          <w:tcPr>
            <w:tcW w:w="1173" w:type="pct"/>
            <w:tcBorders>
              <w:top w:val="single" w:sz="4" w:space="0" w:color="auto"/>
              <w:left w:val="single" w:sz="4" w:space="0" w:color="auto"/>
              <w:bottom w:val="single" w:sz="4" w:space="0" w:color="auto"/>
              <w:right w:val="single" w:sz="4" w:space="0" w:color="auto"/>
            </w:tcBorders>
          </w:tcPr>
          <w:p w14:paraId="7A4EAE29" w14:textId="554A89CB" w:rsidR="005E4318" w:rsidRPr="00687345" w:rsidRDefault="00C50403" w:rsidP="00E81BC6">
            <w:pPr>
              <w:pStyle w:val="GOSTTablenorm"/>
              <w:suppressAutoHyphens/>
            </w:pPr>
            <w:r w:rsidRPr="00C50403">
              <w:t xml:space="preserve">Укрупненный код расходов клиента по 71 ЛС </w:t>
            </w:r>
            <w:r w:rsidR="00E81BC6">
              <w:t xml:space="preserve">дебитовый </w:t>
            </w:r>
            <w:r w:rsidRPr="00C50403">
              <w:t>(по</w:t>
            </w:r>
            <w:r w:rsidR="00E81BC6">
              <w:t xml:space="preserve"> </w:t>
            </w:r>
            <w:r w:rsidRPr="00C50403">
              <w:t>строке документа)</w:t>
            </w:r>
          </w:p>
        </w:tc>
        <w:tc>
          <w:tcPr>
            <w:tcW w:w="1124" w:type="pct"/>
            <w:tcBorders>
              <w:top w:val="single" w:sz="4" w:space="0" w:color="auto"/>
              <w:left w:val="single" w:sz="4" w:space="0" w:color="auto"/>
              <w:bottom w:val="single" w:sz="4" w:space="0" w:color="auto"/>
              <w:right w:val="single" w:sz="4" w:space="0" w:color="auto"/>
            </w:tcBorders>
          </w:tcPr>
          <w:p w14:paraId="2171CF38" w14:textId="77777777" w:rsidR="00557ACD" w:rsidRPr="00557ACD" w:rsidRDefault="00557ACD" w:rsidP="00557ACD">
            <w:pPr>
              <w:pStyle w:val="GOSTTablenorm"/>
              <w:suppressAutoHyphens/>
              <w:rPr>
                <w:lang w:val="en-US"/>
              </w:rPr>
            </w:pPr>
            <w:r w:rsidRPr="00557ACD">
              <w:rPr>
                <w:lang w:val="en-US"/>
              </w:rPr>
              <w:t>FS_TSE_CLARDET_D12_LIST:CODETARGETSUBSIDY</w:t>
            </w:r>
          </w:p>
          <w:p w14:paraId="262762B9" w14:textId="77777777" w:rsidR="00557ACD" w:rsidRPr="00557ACD" w:rsidRDefault="00557ACD" w:rsidP="00557ACD">
            <w:pPr>
              <w:pStyle w:val="GOSTTablenorm"/>
              <w:suppressAutoHyphens/>
              <w:rPr>
                <w:lang w:val="en-US"/>
              </w:rPr>
            </w:pPr>
            <w:r>
              <w:t>или</w:t>
            </w:r>
          </w:p>
          <w:p w14:paraId="500322B5" w14:textId="77777777" w:rsidR="00557ACD" w:rsidRPr="00557ACD" w:rsidRDefault="00557ACD" w:rsidP="00557ACD">
            <w:pPr>
              <w:pStyle w:val="GOSTTablenorm"/>
              <w:suppressAutoHyphens/>
              <w:rPr>
                <w:lang w:val="en-US"/>
              </w:rPr>
            </w:pPr>
            <w:r w:rsidRPr="00557ACD">
              <w:rPr>
                <w:lang w:val="en-US"/>
              </w:rPr>
              <w:t>FS_TSE_CLARDET_D12_LIST:CODECS_DZ</w:t>
            </w:r>
          </w:p>
          <w:p w14:paraId="235748E1" w14:textId="77777777" w:rsidR="00557ACD" w:rsidRPr="00557ACD" w:rsidRDefault="00557ACD" w:rsidP="00557ACD">
            <w:pPr>
              <w:pStyle w:val="GOSTTablenorm"/>
              <w:suppressAutoHyphens/>
              <w:rPr>
                <w:lang w:val="en-US"/>
              </w:rPr>
            </w:pPr>
            <w:r>
              <w:t>или</w:t>
            </w:r>
          </w:p>
          <w:p w14:paraId="6693B262" w14:textId="77777777" w:rsidR="00557ACD" w:rsidRPr="00557ACD" w:rsidRDefault="00557ACD" w:rsidP="00557ACD">
            <w:pPr>
              <w:pStyle w:val="GOSTTablenorm"/>
              <w:suppressAutoHyphens/>
              <w:rPr>
                <w:lang w:val="en-US"/>
              </w:rPr>
            </w:pPr>
            <w:r w:rsidRPr="00557ACD">
              <w:rPr>
                <w:lang w:val="en-US"/>
              </w:rPr>
              <w:t>FS_TSE_REFDETAL_D12_LIST:CODETARGETSUBSIDY</w:t>
            </w:r>
          </w:p>
          <w:p w14:paraId="4B2F40DA" w14:textId="77777777" w:rsidR="00557ACD" w:rsidRPr="00080E4E" w:rsidRDefault="00557ACD" w:rsidP="00557ACD">
            <w:pPr>
              <w:pStyle w:val="GOSTTablenorm"/>
              <w:suppressAutoHyphens/>
              <w:rPr>
                <w:lang w:val="en-US"/>
              </w:rPr>
            </w:pPr>
            <w:r>
              <w:t>или</w:t>
            </w:r>
          </w:p>
          <w:p w14:paraId="377C64C3" w14:textId="6ED7D092" w:rsidR="003F3CF8" w:rsidRPr="00557ACD" w:rsidRDefault="00557ACD" w:rsidP="00557ACD">
            <w:pPr>
              <w:pStyle w:val="GOSTTablenorm"/>
              <w:suppressAutoHyphens/>
              <w:rPr>
                <w:lang w:val="en-US"/>
              </w:rPr>
            </w:pPr>
            <w:r w:rsidRPr="00557ACD">
              <w:rPr>
                <w:lang w:val="en-US"/>
              </w:rPr>
              <w:t>FS_TSE_REFDETAL_D12_LIST:CODECS_DZ</w:t>
            </w:r>
          </w:p>
        </w:tc>
        <w:tc>
          <w:tcPr>
            <w:tcW w:w="1307" w:type="pct"/>
            <w:tcBorders>
              <w:top w:val="single" w:sz="4" w:space="0" w:color="auto"/>
              <w:left w:val="single" w:sz="4" w:space="0" w:color="auto"/>
              <w:bottom w:val="single" w:sz="4" w:space="0" w:color="auto"/>
              <w:right w:val="single" w:sz="4" w:space="0" w:color="auto"/>
            </w:tcBorders>
          </w:tcPr>
          <w:p w14:paraId="5A39F47A" w14:textId="0D896BCC" w:rsidR="00121332" w:rsidRDefault="00121332" w:rsidP="006E22DD">
            <w:pPr>
              <w:pStyle w:val="GOSTTableListNum1"/>
              <w:numPr>
                <w:ilvl w:val="0"/>
                <w:numId w:val="44"/>
              </w:numPr>
            </w:pPr>
            <w:r>
              <w:t xml:space="preserve">Если параметр «Признак операции уточнения» таблицы «Уточняемые реквизиты» заполнен значением «0», «1» </w:t>
            </w:r>
            <w:r w:rsidR="002358C9">
              <w:t>или «4» и параметр «Код расходов укрупненный при ДЗ» таблицы «Уточняемые реквизиты» заполнен, то атрибут заполняется значением из параметра «Код расходов укрупненный при ДЗ» таблицы «Уточняемые реквизиты».</w:t>
            </w:r>
          </w:p>
          <w:p w14:paraId="445A3ECE" w14:textId="568D1D64" w:rsidR="00121332" w:rsidRDefault="002358C9" w:rsidP="002358C9">
            <w:pPr>
              <w:pStyle w:val="GOSTTableListNum1"/>
            </w:pPr>
            <w:r>
              <w:t xml:space="preserve">Если параметр «Признак операции уточнения» таблицы «Уточняемые реквизиты» заполнен значением «0», «1» или «4» и </w:t>
            </w:r>
            <w:r w:rsidR="00121332">
              <w:t>параметр «Код расход</w:t>
            </w:r>
            <w:r w:rsidR="00BA7AEE">
              <w:t>ов укрупненный при ДЗ» таблицы «Уточняемые реквизиты»</w:t>
            </w:r>
            <w:r w:rsidR="00121332">
              <w:t xml:space="preserve"> </w:t>
            </w:r>
            <w:r>
              <w:t xml:space="preserve">НЕ заполнен и </w:t>
            </w:r>
            <w:r w:rsidRPr="00FF47C4">
              <w:t>атрибут «Вид_кода_расх_пост_плат» заполнен значением заполнен значением «2»</w:t>
            </w:r>
            <w:r w:rsidR="00121332">
              <w:t xml:space="preserve">, то </w:t>
            </w:r>
            <w:r>
              <w:t xml:space="preserve">атрибут </w:t>
            </w:r>
            <w:r w:rsidR="00121332">
              <w:t>заполняется значением из параметра «Код расх</w:t>
            </w:r>
            <w:r w:rsidR="00BA7AEE">
              <w:t>одов/поступлений» таблицы «Уточняемые реквизиты»</w:t>
            </w:r>
            <w:r>
              <w:t>.</w:t>
            </w:r>
          </w:p>
          <w:p w14:paraId="01D15D5B" w14:textId="6C0C10DC" w:rsidR="00121332" w:rsidRDefault="00121332" w:rsidP="00BA7AEE">
            <w:pPr>
              <w:pStyle w:val="GOSTTableListNum1"/>
            </w:pPr>
            <w:r>
              <w:t>Если параметр «Признак операции уточнения» таблицы «Уточняемые реквизиты» заполнен значением «2» или «3»</w:t>
            </w:r>
            <w:r w:rsidR="002358C9">
              <w:t xml:space="preserve"> и параметр «Код расходов укрупненный при ДЗ» таблицы «Уточненные реквизиты» заполнен,</w:t>
            </w:r>
            <w:r>
              <w:t xml:space="preserve"> то атрибут заполняется </w:t>
            </w:r>
            <w:r w:rsidR="002358C9">
              <w:t>значением из параметра «Код расходов укрупненный при ДЗ» таблицы «Уточненные реквизиты»;</w:t>
            </w:r>
          </w:p>
          <w:p w14:paraId="6C2818F9" w14:textId="000CB469" w:rsidR="002358C9" w:rsidRDefault="002358C9" w:rsidP="002358C9">
            <w:pPr>
              <w:pStyle w:val="GOSTTableListNum1"/>
            </w:pPr>
            <w:r>
              <w:t>Если параметр «Признак операции уточнения» таблицы «Уточняемые реквизиты» заполнен значением «2» или «3» и параметр «Код расходов укрупненный при ДЗ» таблицы «Уточненные реквизиты» НЕ заполнен и атрибут «Вид_кода_расх_пост_плат» заполнен значением «2»</w:t>
            </w:r>
            <w:r w:rsidR="00121332">
              <w:t>, то заполняется значением из параметра «Код</w:t>
            </w:r>
            <w:r w:rsidR="00BA7AEE">
              <w:t xml:space="preserve"> расходов/поступлений» таблицы «Уточненные реквизиты»</w:t>
            </w:r>
            <w:r>
              <w:t>.</w:t>
            </w:r>
          </w:p>
          <w:p w14:paraId="3A326F12" w14:textId="280D4595" w:rsidR="005E4318" w:rsidRPr="004C1673" w:rsidRDefault="002358C9" w:rsidP="002358C9">
            <w:pPr>
              <w:pStyle w:val="GOSTTablenorm"/>
            </w:pPr>
            <w:r w:rsidRPr="002358C9">
              <w:t xml:space="preserve">Если значение </w:t>
            </w:r>
            <w:r>
              <w:t>таблицы «Уточненные реквизиты»</w:t>
            </w:r>
            <w:r w:rsidRPr="002358C9">
              <w:t xml:space="preserve"> </w:t>
            </w:r>
            <w:r>
              <w:t xml:space="preserve">пусто, </w:t>
            </w:r>
            <w:r w:rsidRPr="002358C9">
              <w:t xml:space="preserve">то </w:t>
            </w:r>
            <w:r>
              <w:t>заполняется значением таблицы «Уточняемые реквизиты»</w:t>
            </w:r>
          </w:p>
        </w:tc>
      </w:tr>
      <w:tr w:rsidR="0004239F" w:rsidRPr="00C50403" w14:paraId="4253268C" w14:textId="77777777" w:rsidTr="0004239F">
        <w:tc>
          <w:tcPr>
            <w:tcW w:w="1088" w:type="pct"/>
            <w:tcBorders>
              <w:top w:val="single" w:sz="4" w:space="0" w:color="auto"/>
              <w:left w:val="single" w:sz="4" w:space="0" w:color="auto"/>
              <w:bottom w:val="single" w:sz="4" w:space="0" w:color="auto"/>
              <w:right w:val="single" w:sz="4" w:space="0" w:color="auto"/>
            </w:tcBorders>
          </w:tcPr>
          <w:p w14:paraId="0A77C201" w14:textId="1CE72926" w:rsidR="00C50403" w:rsidRPr="00C50403" w:rsidRDefault="00C50403" w:rsidP="00E81BC6">
            <w:pPr>
              <w:pStyle w:val="GOSTTablenorm"/>
              <w:suppressAutoHyphens/>
              <w:rPr>
                <w:color w:val="FF0000"/>
              </w:rPr>
            </w:pPr>
            <w:r w:rsidRPr="00E81BC6">
              <w:rPr>
                <w:color w:val="000000" w:themeColor="text1"/>
              </w:rPr>
              <w:t>Код_расх_укр_</w:t>
            </w:r>
            <w:r w:rsidR="00E81BC6" w:rsidRPr="00E81BC6">
              <w:rPr>
                <w:color w:val="000000" w:themeColor="text1"/>
              </w:rPr>
              <w:t>получателя</w:t>
            </w:r>
          </w:p>
        </w:tc>
        <w:tc>
          <w:tcPr>
            <w:tcW w:w="308" w:type="pct"/>
            <w:tcBorders>
              <w:top w:val="single" w:sz="4" w:space="0" w:color="auto"/>
              <w:left w:val="single" w:sz="4" w:space="0" w:color="auto"/>
              <w:bottom w:val="single" w:sz="4" w:space="0" w:color="auto"/>
              <w:right w:val="single" w:sz="4" w:space="0" w:color="auto"/>
            </w:tcBorders>
          </w:tcPr>
          <w:p w14:paraId="2F5A6287" w14:textId="7FCA40FD" w:rsidR="00C50403" w:rsidRPr="00C50403" w:rsidRDefault="00C50403" w:rsidP="005E4318">
            <w:pPr>
              <w:pStyle w:val="GOSTTablenorm"/>
              <w:suppressAutoHyphens/>
            </w:pPr>
            <w:r>
              <w:t>да</w:t>
            </w:r>
          </w:p>
        </w:tc>
        <w:tc>
          <w:tcPr>
            <w:tcW w:w="1173" w:type="pct"/>
            <w:tcBorders>
              <w:top w:val="single" w:sz="4" w:space="0" w:color="auto"/>
              <w:left w:val="single" w:sz="4" w:space="0" w:color="auto"/>
              <w:bottom w:val="single" w:sz="4" w:space="0" w:color="auto"/>
              <w:right w:val="single" w:sz="4" w:space="0" w:color="auto"/>
            </w:tcBorders>
          </w:tcPr>
          <w:p w14:paraId="3982976E" w14:textId="758029B3" w:rsidR="00C50403" w:rsidRPr="00C50403" w:rsidRDefault="00C50403" w:rsidP="00E81BC6">
            <w:pPr>
              <w:pStyle w:val="GOSTTablenorm"/>
              <w:suppressAutoHyphens/>
            </w:pPr>
            <w:r w:rsidRPr="00C50403">
              <w:t xml:space="preserve">Укрупненный код расходов клиента по 71 ЛС </w:t>
            </w:r>
            <w:r w:rsidR="00E81BC6">
              <w:t xml:space="preserve">кредитовый </w:t>
            </w:r>
            <w:r w:rsidRPr="00C50403">
              <w:t>(по строке документа)</w:t>
            </w:r>
          </w:p>
        </w:tc>
        <w:tc>
          <w:tcPr>
            <w:tcW w:w="1124" w:type="pct"/>
            <w:tcBorders>
              <w:top w:val="single" w:sz="4" w:space="0" w:color="auto"/>
              <w:left w:val="single" w:sz="4" w:space="0" w:color="auto"/>
              <w:bottom w:val="single" w:sz="4" w:space="0" w:color="auto"/>
              <w:right w:val="single" w:sz="4" w:space="0" w:color="auto"/>
            </w:tcBorders>
          </w:tcPr>
          <w:p w14:paraId="7DD8E27F" w14:textId="77777777" w:rsidR="00557ACD" w:rsidRPr="00557ACD" w:rsidRDefault="00557ACD" w:rsidP="00557ACD">
            <w:pPr>
              <w:pStyle w:val="GOSTTablenorm"/>
              <w:suppressAutoHyphens/>
              <w:rPr>
                <w:lang w:val="en-US"/>
              </w:rPr>
            </w:pPr>
            <w:r w:rsidRPr="00557ACD">
              <w:rPr>
                <w:lang w:val="en-US"/>
              </w:rPr>
              <w:t>FS_TSE_CLARDET_D12_LIST:CODETARGETSUBSIDY</w:t>
            </w:r>
          </w:p>
          <w:p w14:paraId="0476251E" w14:textId="77777777" w:rsidR="00557ACD" w:rsidRPr="00557ACD" w:rsidRDefault="00557ACD" w:rsidP="00557ACD">
            <w:pPr>
              <w:pStyle w:val="GOSTTablenorm"/>
              <w:suppressAutoHyphens/>
              <w:rPr>
                <w:lang w:val="en-US"/>
              </w:rPr>
            </w:pPr>
            <w:r>
              <w:t>или</w:t>
            </w:r>
          </w:p>
          <w:p w14:paraId="437A907E" w14:textId="77777777" w:rsidR="00557ACD" w:rsidRPr="00557ACD" w:rsidRDefault="00557ACD" w:rsidP="00557ACD">
            <w:pPr>
              <w:pStyle w:val="GOSTTablenorm"/>
              <w:suppressAutoHyphens/>
              <w:rPr>
                <w:lang w:val="en-US"/>
              </w:rPr>
            </w:pPr>
            <w:r w:rsidRPr="00557ACD">
              <w:rPr>
                <w:lang w:val="en-US"/>
              </w:rPr>
              <w:t>FS_TSE_CLARDET_D12_LIST:CODECS_DZ</w:t>
            </w:r>
          </w:p>
          <w:p w14:paraId="50060C23" w14:textId="77777777" w:rsidR="00557ACD" w:rsidRPr="00557ACD" w:rsidRDefault="00557ACD" w:rsidP="00557ACD">
            <w:pPr>
              <w:pStyle w:val="GOSTTablenorm"/>
              <w:suppressAutoHyphens/>
              <w:rPr>
                <w:lang w:val="en-US"/>
              </w:rPr>
            </w:pPr>
            <w:r>
              <w:t>или</w:t>
            </w:r>
          </w:p>
          <w:p w14:paraId="130C76CE" w14:textId="77777777" w:rsidR="00557ACD" w:rsidRPr="00557ACD" w:rsidRDefault="00557ACD" w:rsidP="00557ACD">
            <w:pPr>
              <w:pStyle w:val="GOSTTablenorm"/>
              <w:suppressAutoHyphens/>
              <w:rPr>
                <w:lang w:val="en-US"/>
              </w:rPr>
            </w:pPr>
            <w:r w:rsidRPr="00557ACD">
              <w:rPr>
                <w:lang w:val="en-US"/>
              </w:rPr>
              <w:t>FS_TSE_REFDETAL_D12_LIST:CODETARGETSUBSIDY</w:t>
            </w:r>
          </w:p>
          <w:p w14:paraId="60367960" w14:textId="77777777" w:rsidR="00557ACD" w:rsidRPr="00080E4E" w:rsidRDefault="00557ACD" w:rsidP="00557ACD">
            <w:pPr>
              <w:pStyle w:val="GOSTTablenorm"/>
              <w:suppressAutoHyphens/>
              <w:rPr>
                <w:lang w:val="en-US"/>
              </w:rPr>
            </w:pPr>
            <w:r>
              <w:t>или</w:t>
            </w:r>
          </w:p>
          <w:p w14:paraId="61F82E40" w14:textId="24DB4F17" w:rsidR="003F3CF8" w:rsidRPr="00557ACD" w:rsidRDefault="00557ACD" w:rsidP="00557ACD">
            <w:pPr>
              <w:pStyle w:val="GOSTTablenorm"/>
              <w:suppressAutoHyphens/>
              <w:rPr>
                <w:lang w:val="en-US"/>
              </w:rPr>
            </w:pPr>
            <w:r w:rsidRPr="00557ACD">
              <w:rPr>
                <w:lang w:val="en-US"/>
              </w:rPr>
              <w:t>FS_TSE_REFDETAL_D12_LIST:CODECS_DZ</w:t>
            </w:r>
          </w:p>
        </w:tc>
        <w:tc>
          <w:tcPr>
            <w:tcW w:w="1307" w:type="pct"/>
            <w:tcBorders>
              <w:top w:val="single" w:sz="4" w:space="0" w:color="auto"/>
              <w:left w:val="single" w:sz="4" w:space="0" w:color="auto"/>
              <w:bottom w:val="single" w:sz="4" w:space="0" w:color="auto"/>
              <w:right w:val="single" w:sz="4" w:space="0" w:color="auto"/>
            </w:tcBorders>
          </w:tcPr>
          <w:p w14:paraId="230ED3BC" w14:textId="5ED26AA2" w:rsidR="00650EE2" w:rsidRDefault="002358C9" w:rsidP="006E22DD">
            <w:pPr>
              <w:pStyle w:val="GOSTTableListNum1"/>
              <w:numPr>
                <w:ilvl w:val="0"/>
                <w:numId w:val="47"/>
              </w:numPr>
            </w:pPr>
            <w:r>
              <w:t>Если параметр «Признак операции уточнения» таблицы «Уточняемые реквизиты» заполнен значением «0», «1</w:t>
            </w:r>
            <w:r w:rsidR="00650EE2">
              <w:t>» или «4» и параметр «Код расхо</w:t>
            </w:r>
            <w:r>
              <w:t>дов укрупненный при ДЗ» таблицы «</w:t>
            </w:r>
            <w:r w:rsidR="00650EE2">
              <w:t>Уточненные реквизиты</w:t>
            </w:r>
            <w:r>
              <w:t>» заполнен, то атрибут заполняется значением из п</w:t>
            </w:r>
            <w:r w:rsidR="00650EE2">
              <w:t>араметра «Код расходов укрупнен</w:t>
            </w:r>
            <w:r>
              <w:t>ный при ДЗ» таблицы «</w:t>
            </w:r>
            <w:r w:rsidR="00650EE2">
              <w:t>Уточненные реквизиты</w:t>
            </w:r>
            <w:r>
              <w:t>».</w:t>
            </w:r>
          </w:p>
          <w:p w14:paraId="3EAF54AF" w14:textId="77777777" w:rsidR="00650EE2" w:rsidRDefault="00650EE2" w:rsidP="00650EE2">
            <w:pPr>
              <w:pStyle w:val="GOSTTableListNum1"/>
            </w:pPr>
            <w:r>
              <w:t xml:space="preserve"> </w:t>
            </w:r>
            <w:r w:rsidR="002358C9">
              <w:t>Если параметр «Признак операции уточнения» таблицы «Уточняемые реквизиты» заполнен значением «0», «1» или «4» и параметр «Код расходов укрупненный при ДЗ» таблицы «</w:t>
            </w:r>
            <w:r>
              <w:t>Уточненные реквизиты</w:t>
            </w:r>
            <w:r w:rsidR="002358C9">
              <w:t>» НЕ заполнен и атрибут «</w:t>
            </w:r>
            <w:r>
              <w:t>Вид_кода_расх_пост_получ» запол</w:t>
            </w:r>
            <w:r w:rsidR="002358C9">
              <w:t>нен значением заполнен значением «2</w:t>
            </w:r>
            <w:r>
              <w:t>», то атрибут заполняется значе</w:t>
            </w:r>
            <w:r w:rsidR="002358C9">
              <w:t>нием из параметра «Код расхо-дов/поступлений» таблицы «</w:t>
            </w:r>
            <w:r>
              <w:t>Уточненные реквизиты</w:t>
            </w:r>
            <w:r w:rsidR="002358C9">
              <w:t>».</w:t>
            </w:r>
          </w:p>
          <w:p w14:paraId="371C6B6B" w14:textId="77777777" w:rsidR="00650EE2" w:rsidRDefault="00650EE2" w:rsidP="00650EE2">
            <w:pPr>
              <w:pStyle w:val="GOSTTableListNum1"/>
            </w:pPr>
            <w:r>
              <w:t xml:space="preserve"> </w:t>
            </w:r>
            <w:r w:rsidR="002358C9">
              <w:t>Если параметр «Признак операции уточнения» таблицы «Уточняемые реквизиты» заполнен значением «2» или «3» и параметр «Код расходов укрупненный при ДЗ» таблицы «</w:t>
            </w:r>
            <w:r>
              <w:t>Уточняемые реквизиты</w:t>
            </w:r>
            <w:r w:rsidR="002358C9">
              <w:t>» заполнен, то атрибут заполняется значением и</w:t>
            </w:r>
            <w:r>
              <w:t>з параметра «Код расходов укруп</w:t>
            </w:r>
            <w:r w:rsidR="002358C9">
              <w:t>ненный при ДЗ» таблицы «</w:t>
            </w:r>
            <w:r>
              <w:t>Уточняемые реквизиты».</w:t>
            </w:r>
          </w:p>
          <w:p w14:paraId="240160EA" w14:textId="78C6E88C" w:rsidR="002358C9" w:rsidRDefault="00650EE2" w:rsidP="00650EE2">
            <w:pPr>
              <w:pStyle w:val="GOSTTableListNum1"/>
            </w:pPr>
            <w:r>
              <w:t xml:space="preserve"> </w:t>
            </w:r>
            <w:r w:rsidR="002358C9">
              <w:t>Если параметр «Признак операции уточнения» таблицы «Уточняемые реквизиты» заполнен значением «2» или «3» и параметр «Код расходов укрупненный при ДЗ» таблицы «</w:t>
            </w:r>
            <w:r>
              <w:t>Уточняемые реквизиты» НЕ запол</w:t>
            </w:r>
            <w:r w:rsidR="002358C9">
              <w:t>нен и атрибут «</w:t>
            </w:r>
            <w:r>
              <w:t>Вид_кода_расх_пост_получ» запол</w:t>
            </w:r>
            <w:r w:rsidR="002358C9">
              <w:t>нен значением «2», то заполняется значением из параметра «Код рас-ходов/поступлений» таблицы «</w:t>
            </w:r>
            <w:r>
              <w:t>Уточняемые реквизиты</w:t>
            </w:r>
            <w:r w:rsidR="002358C9">
              <w:t>».</w:t>
            </w:r>
          </w:p>
          <w:p w14:paraId="09133E8C" w14:textId="395ED75B" w:rsidR="00C50403" w:rsidRPr="004C1673" w:rsidRDefault="00650EE2" w:rsidP="00650EE2">
            <w:pPr>
              <w:pStyle w:val="GOSTTablenorm"/>
            </w:pPr>
            <w:r w:rsidRPr="002358C9">
              <w:t xml:space="preserve">Если значение </w:t>
            </w:r>
            <w:r>
              <w:t>таблицы «Уточненные реквизиты»</w:t>
            </w:r>
            <w:r w:rsidRPr="002358C9">
              <w:t xml:space="preserve"> </w:t>
            </w:r>
            <w:r>
              <w:t xml:space="preserve">пусто, </w:t>
            </w:r>
            <w:r w:rsidRPr="002358C9">
              <w:t xml:space="preserve">то </w:t>
            </w:r>
            <w:r>
              <w:t>заполняется значением таблицы «Уточняемые реквизиты»</w:t>
            </w:r>
          </w:p>
        </w:tc>
      </w:tr>
      <w:tr w:rsidR="0004239F" w:rsidRPr="004C1673" w14:paraId="30505AC8" w14:textId="77777777" w:rsidTr="0004239F">
        <w:tc>
          <w:tcPr>
            <w:tcW w:w="1088" w:type="pct"/>
            <w:tcBorders>
              <w:top w:val="single" w:sz="4" w:space="0" w:color="auto"/>
              <w:left w:val="single" w:sz="4" w:space="0" w:color="auto"/>
              <w:bottom w:val="single" w:sz="4" w:space="0" w:color="auto"/>
              <w:right w:val="single" w:sz="4" w:space="0" w:color="auto"/>
            </w:tcBorders>
          </w:tcPr>
          <w:p w14:paraId="32C5EA68" w14:textId="61A6C59A" w:rsidR="00C50403" w:rsidRPr="00E81BC6" w:rsidRDefault="005D2916" w:rsidP="00E81BC6">
            <w:pPr>
              <w:pStyle w:val="GOSTTablenorm"/>
              <w:suppressAutoHyphens/>
              <w:rPr>
                <w:color w:val="000000" w:themeColor="text1"/>
              </w:rPr>
            </w:pPr>
            <w:r w:rsidRPr="00E81BC6">
              <w:rPr>
                <w:color w:val="000000" w:themeColor="text1"/>
              </w:rPr>
              <w:t>Код_пост_расх_дет_</w:t>
            </w:r>
            <w:r w:rsidR="00E81BC6" w:rsidRPr="00E81BC6">
              <w:rPr>
                <w:color w:val="000000" w:themeColor="text1"/>
              </w:rPr>
              <w:t>плательщика</w:t>
            </w:r>
          </w:p>
        </w:tc>
        <w:tc>
          <w:tcPr>
            <w:tcW w:w="308" w:type="pct"/>
            <w:tcBorders>
              <w:top w:val="single" w:sz="4" w:space="0" w:color="auto"/>
              <w:left w:val="single" w:sz="4" w:space="0" w:color="auto"/>
              <w:bottom w:val="single" w:sz="4" w:space="0" w:color="auto"/>
              <w:right w:val="single" w:sz="4" w:space="0" w:color="auto"/>
            </w:tcBorders>
          </w:tcPr>
          <w:p w14:paraId="6DBE5E96" w14:textId="0431577B" w:rsidR="00C50403" w:rsidRPr="00C50403" w:rsidRDefault="005D2916" w:rsidP="005E4318">
            <w:pPr>
              <w:pStyle w:val="GOSTTablenorm"/>
              <w:suppressAutoHyphens/>
            </w:pPr>
            <w:r>
              <w:t>да</w:t>
            </w:r>
          </w:p>
        </w:tc>
        <w:tc>
          <w:tcPr>
            <w:tcW w:w="1173" w:type="pct"/>
            <w:tcBorders>
              <w:top w:val="single" w:sz="4" w:space="0" w:color="auto"/>
              <w:left w:val="single" w:sz="4" w:space="0" w:color="auto"/>
              <w:bottom w:val="single" w:sz="4" w:space="0" w:color="auto"/>
              <w:right w:val="single" w:sz="4" w:space="0" w:color="auto"/>
            </w:tcBorders>
          </w:tcPr>
          <w:p w14:paraId="3B3F9348" w14:textId="6F23B8BE" w:rsidR="00C50403" w:rsidRPr="00C50403" w:rsidRDefault="005D2916" w:rsidP="00E81BC6">
            <w:pPr>
              <w:pStyle w:val="GOSTTablenorm"/>
              <w:suppressAutoHyphens/>
            </w:pPr>
            <w:r w:rsidRPr="005D2916">
              <w:t>Код поступлений или код расходов детализированный клиента л/с с кодом 71  или код направления расходования  клиента по л/с с кодом 41 (по</w:t>
            </w:r>
            <w:r w:rsidR="00E81BC6">
              <w:t xml:space="preserve"> дебитовой строке документа</w:t>
            </w:r>
            <w:r w:rsidRPr="005D2916">
              <w:t xml:space="preserve"> строке документа)</w:t>
            </w:r>
          </w:p>
        </w:tc>
        <w:tc>
          <w:tcPr>
            <w:tcW w:w="1124" w:type="pct"/>
            <w:tcBorders>
              <w:top w:val="single" w:sz="4" w:space="0" w:color="auto"/>
              <w:left w:val="single" w:sz="4" w:space="0" w:color="auto"/>
              <w:bottom w:val="single" w:sz="4" w:space="0" w:color="auto"/>
              <w:right w:val="single" w:sz="4" w:space="0" w:color="auto"/>
            </w:tcBorders>
          </w:tcPr>
          <w:p w14:paraId="67F8F57E" w14:textId="77777777" w:rsidR="00557ACD" w:rsidRPr="00557ACD" w:rsidRDefault="00557ACD" w:rsidP="00557ACD">
            <w:pPr>
              <w:pStyle w:val="GOSTTablenorm"/>
              <w:suppressAutoHyphens/>
              <w:rPr>
                <w:lang w:val="en-US"/>
              </w:rPr>
            </w:pPr>
            <w:r w:rsidRPr="00557ACD">
              <w:rPr>
                <w:lang w:val="en-US"/>
              </w:rPr>
              <w:t>FS_TSE_CLARDET_D12_LIST:CODETARGETSUBSIDY</w:t>
            </w:r>
          </w:p>
          <w:p w14:paraId="54EEE1A0" w14:textId="77777777" w:rsidR="00557ACD" w:rsidRPr="00557ACD" w:rsidRDefault="00557ACD" w:rsidP="00557ACD">
            <w:pPr>
              <w:pStyle w:val="GOSTTablenorm"/>
              <w:suppressAutoHyphens/>
              <w:rPr>
                <w:lang w:val="en-US"/>
              </w:rPr>
            </w:pPr>
            <w:r w:rsidRPr="00557ACD">
              <w:rPr>
                <w:lang w:val="en-US"/>
              </w:rPr>
              <w:t>или</w:t>
            </w:r>
          </w:p>
          <w:p w14:paraId="6B52A4D1" w14:textId="77777777" w:rsidR="00557ACD" w:rsidRPr="00557ACD" w:rsidRDefault="00557ACD" w:rsidP="00557ACD">
            <w:pPr>
              <w:pStyle w:val="GOSTTablenorm"/>
              <w:suppressAutoHyphens/>
              <w:rPr>
                <w:lang w:val="en-US"/>
              </w:rPr>
            </w:pPr>
            <w:r w:rsidRPr="00557ACD">
              <w:rPr>
                <w:lang w:val="en-US"/>
              </w:rPr>
              <w:t>FS_TSE_CLARDET_D12_LIST:DETAILCODEOBJECT</w:t>
            </w:r>
          </w:p>
          <w:p w14:paraId="5C89E321" w14:textId="77777777" w:rsidR="00557ACD" w:rsidRPr="00557ACD" w:rsidRDefault="00557ACD" w:rsidP="00557ACD">
            <w:pPr>
              <w:pStyle w:val="GOSTTablenorm"/>
              <w:suppressAutoHyphens/>
              <w:rPr>
                <w:lang w:val="en-US"/>
              </w:rPr>
            </w:pPr>
            <w:r w:rsidRPr="00557ACD">
              <w:rPr>
                <w:lang w:val="en-US"/>
              </w:rPr>
              <w:t>или</w:t>
            </w:r>
          </w:p>
          <w:p w14:paraId="30DB56E9" w14:textId="77777777" w:rsidR="00557ACD" w:rsidRPr="00557ACD" w:rsidRDefault="00557ACD" w:rsidP="00557ACD">
            <w:pPr>
              <w:pStyle w:val="GOSTTablenorm"/>
              <w:suppressAutoHyphens/>
              <w:rPr>
                <w:lang w:val="en-US"/>
              </w:rPr>
            </w:pPr>
            <w:r w:rsidRPr="00557ACD">
              <w:rPr>
                <w:lang w:val="en-US"/>
              </w:rPr>
              <w:t>FS_TSE_REFDETAL_D12_LIST:CODETARGETSUBSIDY</w:t>
            </w:r>
          </w:p>
          <w:p w14:paraId="69A1EE07" w14:textId="77777777" w:rsidR="00557ACD" w:rsidRPr="00557ACD" w:rsidRDefault="00557ACD" w:rsidP="00557ACD">
            <w:pPr>
              <w:pStyle w:val="GOSTTablenorm"/>
              <w:suppressAutoHyphens/>
              <w:rPr>
                <w:lang w:val="en-US"/>
              </w:rPr>
            </w:pPr>
            <w:r w:rsidRPr="00557ACD">
              <w:rPr>
                <w:lang w:val="en-US"/>
              </w:rPr>
              <w:t>или</w:t>
            </w:r>
          </w:p>
          <w:p w14:paraId="1102157D" w14:textId="24C435DB" w:rsidR="00C50403" w:rsidRPr="00557ACD" w:rsidRDefault="00557ACD" w:rsidP="005D2916">
            <w:pPr>
              <w:pStyle w:val="GOSTTablenorm"/>
              <w:suppressAutoHyphens/>
              <w:rPr>
                <w:lang w:val="en-US"/>
              </w:rPr>
            </w:pPr>
            <w:r w:rsidRPr="00557ACD">
              <w:rPr>
                <w:lang w:val="en-US"/>
              </w:rPr>
              <w:t>FS_TSE_REFDETAL_D12_LIST:DETAILCODEOBJECT</w:t>
            </w:r>
            <w:r w:rsidRPr="00557ACD" w:rsidDel="00E81BC6">
              <w:rPr>
                <w:lang w:val="en-US"/>
              </w:rPr>
              <w:t xml:space="preserve"> </w:t>
            </w:r>
          </w:p>
        </w:tc>
        <w:tc>
          <w:tcPr>
            <w:tcW w:w="1307" w:type="pct"/>
            <w:tcBorders>
              <w:top w:val="single" w:sz="4" w:space="0" w:color="auto"/>
              <w:left w:val="single" w:sz="4" w:space="0" w:color="auto"/>
              <w:bottom w:val="single" w:sz="4" w:space="0" w:color="auto"/>
              <w:right w:val="single" w:sz="4" w:space="0" w:color="auto"/>
            </w:tcBorders>
          </w:tcPr>
          <w:p w14:paraId="07D064A6" w14:textId="58EE657F" w:rsidR="00650EE2" w:rsidRDefault="00650EE2" w:rsidP="006E22DD">
            <w:pPr>
              <w:pStyle w:val="GOSTTableListNum1"/>
              <w:numPr>
                <w:ilvl w:val="0"/>
                <w:numId w:val="45"/>
              </w:numPr>
            </w:pPr>
            <w:r>
              <w:t>Если параметр «Признак операции уточнения» таблицы «Уточняемые реквизиты» заполнен значением «0», «1» или «4» и в атрибуте «Номер_ЛС_плательщика» значение первых двух символов = 71 и в атрибуте «Вид_кода_расх_пост_плат» указанно значение «1», то атрибут заполняется значением Значением из параметра «Код расходов/поступлений» таблицы «Уточняемые реквизиты»</w:t>
            </w:r>
          </w:p>
          <w:p w14:paraId="0B9F166E" w14:textId="1823373B" w:rsidR="00650EE2" w:rsidRDefault="00650EE2" w:rsidP="006E22DD">
            <w:pPr>
              <w:pStyle w:val="GOSTTableListNum1"/>
              <w:numPr>
                <w:ilvl w:val="0"/>
                <w:numId w:val="45"/>
              </w:numPr>
            </w:pPr>
            <w:r>
              <w:t xml:space="preserve">Если параметр «Признак операции уточнения» таблицы «Уточняемые </w:t>
            </w:r>
            <w:r w:rsidR="00D46625">
              <w:t>реквизиты» заполнен значением «2» или «3</w:t>
            </w:r>
            <w:r>
              <w:t>» и в атрибуте «Номер_ЛС_плательщика» значение первых двух символов = 71 и в атрибуте «Вид_кода_расх_пост_плат» указанно значение «1», то атрибут заполняется значением из параметра «Код расходов/поступлений» таблицы «</w:t>
            </w:r>
            <w:r w:rsidR="00D46625">
              <w:t>Уточненные</w:t>
            </w:r>
            <w:r>
              <w:t xml:space="preserve"> реквизиты»</w:t>
            </w:r>
          </w:p>
          <w:p w14:paraId="67E6D3B3" w14:textId="77777777" w:rsidR="00D46625" w:rsidRDefault="00D46625" w:rsidP="006E22DD">
            <w:pPr>
              <w:pStyle w:val="GOSTTableListNum1"/>
              <w:numPr>
                <w:ilvl w:val="0"/>
                <w:numId w:val="45"/>
              </w:numPr>
            </w:pPr>
            <w:r>
              <w:t>Если параметр «Признак операции уточнения» таблицы «Уточняемые реквизиты» заполнен значением «0», «1» или «4» и в атрибуте «Номер_ЛС_плательщика» значение первых двух символов = 71 и в атрибуте «Вид_кода_расх_пост_плат» указанно значение «2»</w:t>
            </w:r>
          </w:p>
          <w:p w14:paraId="08C07BD0" w14:textId="498A1D18" w:rsidR="00D46625" w:rsidRDefault="00D46625" w:rsidP="00D46625">
            <w:pPr>
              <w:pStyle w:val="GOSTTableListNum1"/>
              <w:numPr>
                <w:ilvl w:val="0"/>
                <w:numId w:val="0"/>
              </w:numPr>
              <w:ind w:left="284"/>
            </w:pPr>
            <w:r w:rsidRPr="00D46625">
              <w:rPr>
                <w:b/>
              </w:rPr>
              <w:t>ИЛИ</w:t>
            </w:r>
            <w:r>
              <w:rPr>
                <w:b/>
              </w:rPr>
              <w:t>,</w:t>
            </w:r>
            <w:r>
              <w:t xml:space="preserve"> если параметр «Признак операции уточнения» таблицы «Уточняемые реквизиты» заполнен значением «0», «1» или «4» и в атрибуте «Номер_ЛС_плательщика» значение первых двух символов = 41, то атрибут заполняется значением из параметра «</w:t>
            </w:r>
            <w:r w:rsidRPr="00D46625">
              <w:t>Детализированный код расходов/Код направления расходования</w:t>
            </w:r>
            <w:r>
              <w:t>» таблицы «Уточняемые реквизиты»</w:t>
            </w:r>
          </w:p>
          <w:p w14:paraId="79A0306F" w14:textId="2B569EAB" w:rsidR="00D46625" w:rsidRDefault="00D46625" w:rsidP="006E22DD">
            <w:pPr>
              <w:pStyle w:val="GOSTTableListNum1"/>
              <w:numPr>
                <w:ilvl w:val="0"/>
                <w:numId w:val="45"/>
              </w:numPr>
            </w:pPr>
            <w:r>
              <w:t>Если параметр «Признак операции уточнения» таблицы «Уточняемые реквизиты» заполнен значением «2»или «3» и в атрибуте «Номер_ЛС_плательщика» значение первых двух символов = 71 и в атрибуте «Вид_кода_расх_пост_плат» указанно значение «2»</w:t>
            </w:r>
          </w:p>
          <w:p w14:paraId="3511DA91" w14:textId="4AD5BF45" w:rsidR="00D46625" w:rsidRDefault="00D46625" w:rsidP="00D46625">
            <w:pPr>
              <w:pStyle w:val="GOSTTableListNum1"/>
              <w:numPr>
                <w:ilvl w:val="0"/>
                <w:numId w:val="0"/>
              </w:numPr>
              <w:ind w:left="284"/>
            </w:pPr>
            <w:r w:rsidRPr="00D46625">
              <w:rPr>
                <w:b/>
              </w:rPr>
              <w:t>ИЛИ</w:t>
            </w:r>
            <w:r>
              <w:rPr>
                <w:b/>
              </w:rPr>
              <w:t>,</w:t>
            </w:r>
            <w:r w:rsidRPr="00D46625">
              <w:rPr>
                <w:b/>
              </w:rPr>
              <w:t xml:space="preserve"> </w:t>
            </w:r>
            <w:r>
              <w:t>если параметр «Признак операции уточнения» таблицы «Уточняемые реквизиты» заполнен значением «2»или «3» и в атрибуте «Номер_ЛС_плательщика» значение первых двух символов = 41, то атрибут заполняется значением из параметра «</w:t>
            </w:r>
            <w:r w:rsidRPr="00D46625">
              <w:t>Детализированный код расходов/Код направления расходования</w:t>
            </w:r>
            <w:r>
              <w:t>» таблицы «Уточненные реквизиты».</w:t>
            </w:r>
          </w:p>
          <w:p w14:paraId="17FF1835" w14:textId="0189E1AA" w:rsidR="00C50403" w:rsidRPr="004C1673" w:rsidRDefault="00D46625" w:rsidP="00D46625">
            <w:pPr>
              <w:pStyle w:val="GOSTTablenorm"/>
            </w:pPr>
            <w:r w:rsidRPr="002358C9">
              <w:t xml:space="preserve">Если значение </w:t>
            </w:r>
            <w:r>
              <w:t>таблицы «Уточненные реквизиты»</w:t>
            </w:r>
            <w:r w:rsidRPr="002358C9">
              <w:t xml:space="preserve"> </w:t>
            </w:r>
            <w:r>
              <w:t xml:space="preserve">пусто, </w:t>
            </w:r>
            <w:r w:rsidRPr="002358C9">
              <w:t xml:space="preserve">то </w:t>
            </w:r>
            <w:r>
              <w:t>заполняется значением таблицы «Уточняемые реквизиты»</w:t>
            </w:r>
            <w:r w:rsidRPr="004C1673" w:rsidDel="00B51089">
              <w:t xml:space="preserve"> </w:t>
            </w:r>
          </w:p>
        </w:tc>
      </w:tr>
      <w:tr w:rsidR="0004239F" w:rsidRPr="004C1673" w14:paraId="5F589DB7" w14:textId="77777777" w:rsidTr="0004239F">
        <w:tc>
          <w:tcPr>
            <w:tcW w:w="1088" w:type="pct"/>
            <w:tcBorders>
              <w:top w:val="single" w:sz="4" w:space="0" w:color="auto"/>
              <w:left w:val="single" w:sz="4" w:space="0" w:color="auto"/>
              <w:bottom w:val="single" w:sz="4" w:space="0" w:color="auto"/>
              <w:right w:val="single" w:sz="4" w:space="0" w:color="auto"/>
            </w:tcBorders>
          </w:tcPr>
          <w:p w14:paraId="48B035DD" w14:textId="4ECCBEDF" w:rsidR="00C50403" w:rsidRPr="005D2916" w:rsidRDefault="005D2916" w:rsidP="00E81BC6">
            <w:pPr>
              <w:pStyle w:val="GOSTTablenorm"/>
              <w:suppressAutoHyphens/>
              <w:rPr>
                <w:color w:val="FF0000"/>
              </w:rPr>
            </w:pPr>
            <w:r w:rsidRPr="00E81BC6">
              <w:rPr>
                <w:color w:val="000000" w:themeColor="text1"/>
              </w:rPr>
              <w:t>Код_пост_расх_дет_</w:t>
            </w:r>
            <w:r w:rsidR="00E81BC6" w:rsidRPr="00E81BC6">
              <w:rPr>
                <w:color w:val="000000" w:themeColor="text1"/>
              </w:rPr>
              <w:t>получателя</w:t>
            </w:r>
          </w:p>
        </w:tc>
        <w:tc>
          <w:tcPr>
            <w:tcW w:w="308" w:type="pct"/>
            <w:tcBorders>
              <w:top w:val="single" w:sz="4" w:space="0" w:color="auto"/>
              <w:left w:val="single" w:sz="4" w:space="0" w:color="auto"/>
              <w:bottom w:val="single" w:sz="4" w:space="0" w:color="auto"/>
              <w:right w:val="single" w:sz="4" w:space="0" w:color="auto"/>
            </w:tcBorders>
          </w:tcPr>
          <w:p w14:paraId="2B0F46EA" w14:textId="21F72380" w:rsidR="00C50403" w:rsidRPr="005D2916" w:rsidRDefault="005D2916" w:rsidP="005E4318">
            <w:pPr>
              <w:pStyle w:val="GOSTTablenorm"/>
              <w:suppressAutoHyphens/>
            </w:pPr>
            <w:r>
              <w:t>да</w:t>
            </w:r>
          </w:p>
        </w:tc>
        <w:tc>
          <w:tcPr>
            <w:tcW w:w="1173" w:type="pct"/>
            <w:tcBorders>
              <w:top w:val="single" w:sz="4" w:space="0" w:color="auto"/>
              <w:left w:val="single" w:sz="4" w:space="0" w:color="auto"/>
              <w:bottom w:val="single" w:sz="4" w:space="0" w:color="auto"/>
              <w:right w:val="single" w:sz="4" w:space="0" w:color="auto"/>
            </w:tcBorders>
          </w:tcPr>
          <w:p w14:paraId="04203A81" w14:textId="6567AF8C" w:rsidR="00C50403" w:rsidRPr="005D2916" w:rsidRDefault="005D2916" w:rsidP="00E81BC6">
            <w:pPr>
              <w:pStyle w:val="GOSTTablenorm"/>
              <w:suppressAutoHyphens/>
            </w:pPr>
            <w:r w:rsidRPr="005D2916">
              <w:t>Код поступлений или код расходов детализированный клиента л/с с кодом 71</w:t>
            </w:r>
            <w:r w:rsidR="00F3396F">
              <w:t xml:space="preserve"> </w:t>
            </w:r>
            <w:r w:rsidRPr="005D2916">
              <w:t xml:space="preserve">или код направления расходования  клиента по л/с с кодом 41 (по </w:t>
            </w:r>
            <w:r w:rsidR="00E81BC6">
              <w:t>кредитовой</w:t>
            </w:r>
            <w:r w:rsidR="00E81BC6" w:rsidRPr="005D2916">
              <w:t xml:space="preserve"> </w:t>
            </w:r>
            <w:r w:rsidRPr="005D2916">
              <w:t>строке документа)</w:t>
            </w:r>
          </w:p>
        </w:tc>
        <w:tc>
          <w:tcPr>
            <w:tcW w:w="1124" w:type="pct"/>
            <w:tcBorders>
              <w:top w:val="single" w:sz="4" w:space="0" w:color="auto"/>
              <w:left w:val="single" w:sz="4" w:space="0" w:color="auto"/>
              <w:bottom w:val="single" w:sz="4" w:space="0" w:color="auto"/>
              <w:right w:val="single" w:sz="4" w:space="0" w:color="auto"/>
            </w:tcBorders>
          </w:tcPr>
          <w:p w14:paraId="0092324A" w14:textId="77777777" w:rsidR="00557ACD" w:rsidRPr="00557ACD" w:rsidRDefault="00557ACD" w:rsidP="00557ACD">
            <w:pPr>
              <w:pStyle w:val="GOSTTablenorm"/>
              <w:suppressAutoHyphens/>
              <w:rPr>
                <w:lang w:val="en-US"/>
              </w:rPr>
            </w:pPr>
            <w:r w:rsidRPr="00557ACD">
              <w:rPr>
                <w:lang w:val="en-US"/>
              </w:rPr>
              <w:t>FS_TSE_CLARDET_D12_LIST:CODETARGETSUBSIDY</w:t>
            </w:r>
          </w:p>
          <w:p w14:paraId="039FDF15" w14:textId="77777777" w:rsidR="00557ACD" w:rsidRPr="00557ACD" w:rsidRDefault="00557ACD" w:rsidP="00557ACD">
            <w:pPr>
              <w:pStyle w:val="GOSTTablenorm"/>
              <w:suppressAutoHyphens/>
              <w:rPr>
                <w:lang w:val="en-US"/>
              </w:rPr>
            </w:pPr>
            <w:r w:rsidRPr="00557ACD">
              <w:rPr>
                <w:lang w:val="en-US"/>
              </w:rPr>
              <w:t>или</w:t>
            </w:r>
          </w:p>
          <w:p w14:paraId="273DE3D3" w14:textId="77777777" w:rsidR="00557ACD" w:rsidRPr="00557ACD" w:rsidRDefault="00557ACD" w:rsidP="00557ACD">
            <w:pPr>
              <w:pStyle w:val="GOSTTablenorm"/>
              <w:suppressAutoHyphens/>
              <w:rPr>
                <w:lang w:val="en-US"/>
              </w:rPr>
            </w:pPr>
            <w:r w:rsidRPr="00557ACD">
              <w:rPr>
                <w:lang w:val="en-US"/>
              </w:rPr>
              <w:t>FS_TSE_CLARDET_D12_LIST:DETAILCODEOBJECT</w:t>
            </w:r>
          </w:p>
          <w:p w14:paraId="0C59E7A9" w14:textId="77777777" w:rsidR="00557ACD" w:rsidRPr="00557ACD" w:rsidRDefault="00557ACD" w:rsidP="00557ACD">
            <w:pPr>
              <w:pStyle w:val="GOSTTablenorm"/>
              <w:suppressAutoHyphens/>
              <w:rPr>
                <w:lang w:val="en-US"/>
              </w:rPr>
            </w:pPr>
            <w:r w:rsidRPr="00557ACD">
              <w:rPr>
                <w:lang w:val="en-US"/>
              </w:rPr>
              <w:t>или</w:t>
            </w:r>
          </w:p>
          <w:p w14:paraId="7018F5F4" w14:textId="77777777" w:rsidR="00557ACD" w:rsidRPr="00557ACD" w:rsidRDefault="00557ACD" w:rsidP="00557ACD">
            <w:pPr>
              <w:pStyle w:val="GOSTTablenorm"/>
              <w:suppressAutoHyphens/>
              <w:rPr>
                <w:lang w:val="en-US"/>
              </w:rPr>
            </w:pPr>
            <w:r w:rsidRPr="00557ACD">
              <w:rPr>
                <w:lang w:val="en-US"/>
              </w:rPr>
              <w:t>FS_TSE_REFDETAL_D12_LIST:CODETARGETSUBSIDY</w:t>
            </w:r>
          </w:p>
          <w:p w14:paraId="08A072A4" w14:textId="77777777" w:rsidR="00557ACD" w:rsidRPr="00557ACD" w:rsidRDefault="00557ACD" w:rsidP="00557ACD">
            <w:pPr>
              <w:pStyle w:val="GOSTTablenorm"/>
              <w:suppressAutoHyphens/>
              <w:rPr>
                <w:lang w:val="en-US"/>
              </w:rPr>
            </w:pPr>
            <w:r w:rsidRPr="00557ACD">
              <w:rPr>
                <w:lang w:val="en-US"/>
              </w:rPr>
              <w:t>или</w:t>
            </w:r>
          </w:p>
          <w:p w14:paraId="637122E1" w14:textId="5E16CF96" w:rsidR="00C50403" w:rsidRPr="00557ACD" w:rsidRDefault="00557ACD" w:rsidP="005D2916">
            <w:pPr>
              <w:pStyle w:val="GOSTTablenorm"/>
              <w:suppressAutoHyphens/>
              <w:rPr>
                <w:lang w:val="en-US"/>
              </w:rPr>
            </w:pPr>
            <w:r w:rsidRPr="00557ACD">
              <w:rPr>
                <w:lang w:val="en-US"/>
              </w:rPr>
              <w:t>FS_TSE_REFDETAL_D12_LIST:DETAILCODEOBJECT</w:t>
            </w:r>
            <w:r w:rsidRPr="00557ACD" w:rsidDel="00E81BC6">
              <w:rPr>
                <w:lang w:val="en-US"/>
              </w:rPr>
              <w:t xml:space="preserve"> </w:t>
            </w:r>
          </w:p>
        </w:tc>
        <w:tc>
          <w:tcPr>
            <w:tcW w:w="1307" w:type="pct"/>
            <w:tcBorders>
              <w:top w:val="single" w:sz="4" w:space="0" w:color="auto"/>
              <w:left w:val="single" w:sz="4" w:space="0" w:color="auto"/>
              <w:bottom w:val="single" w:sz="4" w:space="0" w:color="auto"/>
              <w:right w:val="single" w:sz="4" w:space="0" w:color="auto"/>
            </w:tcBorders>
          </w:tcPr>
          <w:p w14:paraId="5BED26FA" w14:textId="681C399C" w:rsidR="00D46625" w:rsidRDefault="00D46625" w:rsidP="006E22DD">
            <w:pPr>
              <w:pStyle w:val="GOSTTableListNum1"/>
              <w:numPr>
                <w:ilvl w:val="0"/>
                <w:numId w:val="46"/>
              </w:numPr>
            </w:pPr>
            <w:r>
              <w:t>Если параметр «Признак операции уточнения» таблицы «Уточняемые реквизиты» заполнен значением «0», «1» или «4» и в атрибуте «Номер_ЛС_плательщика» значение первых двух символов = 71 и в атрибуте «Вид_кода_расх_пост_получ» указанно значение «1», то атрибут заполняется значением Значением из параметра «Код расходов/поступлений» таблицы «Уточненные реквизиты»</w:t>
            </w:r>
          </w:p>
          <w:p w14:paraId="33FD3C55" w14:textId="047AF9D1" w:rsidR="00D46625" w:rsidRDefault="00D46625" w:rsidP="006E22DD">
            <w:pPr>
              <w:pStyle w:val="GOSTTableListNum1"/>
              <w:numPr>
                <w:ilvl w:val="0"/>
                <w:numId w:val="46"/>
              </w:numPr>
            </w:pPr>
            <w:r>
              <w:t>Если параметр «Признак операции уточнения» таблицы «Уточняемые реквизиты» заполнен значением «2» или «3» и в атрибуте «Номер_ЛС_плательщика» значение первых двух символов = 71 и в атрибуте «Вид_кода_расх_пост_получ» указанно значение «1», то атрибут заполняется значением из параметра «Код расходов/поступлений» таблицы «Уточняемые реквизиты»</w:t>
            </w:r>
          </w:p>
          <w:p w14:paraId="150057DB" w14:textId="0E18911F" w:rsidR="00D46625" w:rsidRDefault="00D46625" w:rsidP="006E22DD">
            <w:pPr>
              <w:pStyle w:val="GOSTTableListNum1"/>
              <w:numPr>
                <w:ilvl w:val="0"/>
                <w:numId w:val="46"/>
              </w:numPr>
            </w:pPr>
            <w:r>
              <w:t>Если параметр «Признак операции уточнения» таблицы «Уточняемые реквизиты» заполнен значением «0», «1» или «4» и в атрибуте «Номер_ЛС_плательщика» значение первых двух символов = 71 и в атрибуте «Вид_кода_расх_пост_</w:t>
            </w:r>
            <w:r w:rsidR="00416B55">
              <w:t>получ</w:t>
            </w:r>
            <w:r>
              <w:t>» указанно значение «2»</w:t>
            </w:r>
          </w:p>
          <w:p w14:paraId="49373145" w14:textId="6936659D" w:rsidR="00D46625" w:rsidRDefault="00D46625" w:rsidP="00D46625">
            <w:pPr>
              <w:pStyle w:val="GOSTTableListNum1"/>
              <w:numPr>
                <w:ilvl w:val="0"/>
                <w:numId w:val="0"/>
              </w:numPr>
              <w:ind w:left="284"/>
            </w:pPr>
            <w:r w:rsidRPr="00D46625">
              <w:rPr>
                <w:b/>
              </w:rPr>
              <w:t>ИЛИ</w:t>
            </w:r>
            <w:r>
              <w:rPr>
                <w:b/>
              </w:rPr>
              <w:t>,</w:t>
            </w:r>
            <w:r>
              <w:t xml:space="preserve"> если параметр «Признак операции уточнения» таблицы «Уточняемые реквизиты» заполнен значением «0», «1» или «4» и в атрибуте «Номер_ЛС_плательщика» значение первых двух символов = 41, то атрибут заполняется значением из параметра «</w:t>
            </w:r>
            <w:r w:rsidRPr="00D46625">
              <w:t>Детализированный код расходов/Код направления расходования</w:t>
            </w:r>
            <w:r>
              <w:t>» таблицы «Уточн</w:t>
            </w:r>
            <w:r w:rsidR="00416B55">
              <w:t>енные</w:t>
            </w:r>
            <w:r>
              <w:t xml:space="preserve"> реквизиты»</w:t>
            </w:r>
          </w:p>
          <w:p w14:paraId="6569ED32" w14:textId="145A6D79" w:rsidR="00D46625" w:rsidRDefault="00D46625" w:rsidP="006E22DD">
            <w:pPr>
              <w:pStyle w:val="GOSTTableListNum1"/>
              <w:numPr>
                <w:ilvl w:val="0"/>
                <w:numId w:val="46"/>
              </w:numPr>
            </w:pPr>
            <w:r>
              <w:t>Если параметр «Признак операции уточнения» таблицы «Уточняемые реквизиты» заполнен значением «2»или «3» и в атрибуте «Номер_ЛС_плательщика» значение первых двух символов = 71 и в атрибуте «Вид_кода_расх_пост_п</w:t>
            </w:r>
            <w:r w:rsidR="00416B55">
              <w:t>олуч</w:t>
            </w:r>
            <w:r>
              <w:t>» указанно значение «2»</w:t>
            </w:r>
          </w:p>
          <w:p w14:paraId="32566E84" w14:textId="77777777" w:rsidR="00416B55" w:rsidRDefault="00D46625" w:rsidP="00FF47C4">
            <w:pPr>
              <w:pStyle w:val="GOSTTableListNum1"/>
              <w:numPr>
                <w:ilvl w:val="0"/>
                <w:numId w:val="0"/>
              </w:numPr>
              <w:ind w:left="341"/>
            </w:pPr>
            <w:r w:rsidRPr="00D46625">
              <w:rPr>
                <w:b/>
              </w:rPr>
              <w:t>ИЛИ</w:t>
            </w:r>
            <w:r>
              <w:rPr>
                <w:b/>
              </w:rPr>
              <w:t>,</w:t>
            </w:r>
            <w:r w:rsidRPr="00D46625">
              <w:rPr>
                <w:b/>
              </w:rPr>
              <w:t xml:space="preserve"> </w:t>
            </w:r>
            <w:r>
              <w:t>если параметр «Признак операции уточнения» таблицы «Уточняемые реквизиты» заполнен значением «2»или «3» и в атрибуте «Номер_ЛС_плательщика» значение первых двух символов = 41, то атрибут заполняется значением из параметра «</w:t>
            </w:r>
            <w:r w:rsidRPr="00D46625">
              <w:t>Детализированный код расходов/Код направления расходования</w:t>
            </w:r>
            <w:r>
              <w:t>» таблицы «Уточ</w:t>
            </w:r>
            <w:r w:rsidR="00416B55">
              <w:t>няемые</w:t>
            </w:r>
            <w:r>
              <w:t xml:space="preserve"> реквизиты».</w:t>
            </w:r>
          </w:p>
          <w:p w14:paraId="0653FE8A" w14:textId="2876DBB8" w:rsidR="00C50403" w:rsidRPr="004C1673" w:rsidRDefault="00416B55" w:rsidP="00416B55">
            <w:pPr>
              <w:pStyle w:val="GOSTTablenorm"/>
            </w:pPr>
            <w:r w:rsidRPr="002358C9">
              <w:t xml:space="preserve">Если значение </w:t>
            </w:r>
            <w:r>
              <w:t>таблицы «Уточненные реквизиты»</w:t>
            </w:r>
            <w:r w:rsidRPr="002358C9">
              <w:t xml:space="preserve"> </w:t>
            </w:r>
            <w:r>
              <w:t xml:space="preserve">пусто, </w:t>
            </w:r>
            <w:r w:rsidRPr="002358C9">
              <w:t xml:space="preserve">то </w:t>
            </w:r>
            <w:r>
              <w:t>заполняется значением таблицы «Уточняемые реквизиты»</w:t>
            </w:r>
            <w:r w:rsidRPr="004C1673" w:rsidDel="00B51089">
              <w:t xml:space="preserve"> </w:t>
            </w:r>
          </w:p>
        </w:tc>
      </w:tr>
      <w:tr w:rsidR="0004239F" w:rsidRPr="00031038" w14:paraId="42D0693D" w14:textId="77777777" w:rsidTr="0004239F">
        <w:tc>
          <w:tcPr>
            <w:tcW w:w="1088" w:type="pct"/>
            <w:tcBorders>
              <w:top w:val="single" w:sz="4" w:space="0" w:color="auto"/>
              <w:left w:val="single" w:sz="4" w:space="0" w:color="auto"/>
              <w:bottom w:val="single" w:sz="4" w:space="0" w:color="auto"/>
              <w:right w:val="single" w:sz="4" w:space="0" w:color="auto"/>
            </w:tcBorders>
          </w:tcPr>
          <w:p w14:paraId="6AA6C24E" w14:textId="23652572" w:rsidR="005D2916" w:rsidRPr="00E81BC6" w:rsidRDefault="00031038" w:rsidP="00E81BC6">
            <w:pPr>
              <w:pStyle w:val="GOSTTablenorm"/>
              <w:suppressAutoHyphens/>
              <w:rPr>
                <w:color w:val="000000" w:themeColor="text1"/>
              </w:rPr>
            </w:pPr>
            <w:r w:rsidRPr="00E81BC6">
              <w:rPr>
                <w:color w:val="000000" w:themeColor="text1"/>
              </w:rPr>
              <w:t>Вид_кода_расх_пост_</w:t>
            </w:r>
            <w:r w:rsidR="00E81BC6" w:rsidRPr="00E81BC6">
              <w:rPr>
                <w:color w:val="000000" w:themeColor="text1"/>
              </w:rPr>
              <w:t>плат</w:t>
            </w:r>
          </w:p>
        </w:tc>
        <w:tc>
          <w:tcPr>
            <w:tcW w:w="308" w:type="pct"/>
            <w:tcBorders>
              <w:top w:val="single" w:sz="4" w:space="0" w:color="auto"/>
              <w:left w:val="single" w:sz="4" w:space="0" w:color="auto"/>
              <w:bottom w:val="single" w:sz="4" w:space="0" w:color="auto"/>
              <w:right w:val="single" w:sz="4" w:space="0" w:color="auto"/>
            </w:tcBorders>
          </w:tcPr>
          <w:p w14:paraId="1A790CDF" w14:textId="6AE38B47" w:rsidR="005D2916" w:rsidRPr="005D2916" w:rsidRDefault="004B627D" w:rsidP="005E4318">
            <w:pPr>
              <w:pStyle w:val="GOSTTablenorm"/>
              <w:suppressAutoHyphens/>
            </w:pPr>
            <w:r>
              <w:t>да</w:t>
            </w:r>
          </w:p>
        </w:tc>
        <w:tc>
          <w:tcPr>
            <w:tcW w:w="1173" w:type="pct"/>
            <w:tcBorders>
              <w:top w:val="single" w:sz="4" w:space="0" w:color="auto"/>
              <w:left w:val="single" w:sz="4" w:space="0" w:color="auto"/>
              <w:bottom w:val="single" w:sz="4" w:space="0" w:color="auto"/>
              <w:right w:val="single" w:sz="4" w:space="0" w:color="auto"/>
            </w:tcBorders>
          </w:tcPr>
          <w:p w14:paraId="30EF7505" w14:textId="44E6D478" w:rsidR="005D2916" w:rsidRPr="005D2916" w:rsidRDefault="00031038" w:rsidP="00E81BC6">
            <w:pPr>
              <w:pStyle w:val="GOSTTablenorm"/>
              <w:suppressAutoHyphens/>
            </w:pPr>
            <w:r w:rsidRPr="00031038">
              <w:t xml:space="preserve">Вид кода расходов/поступлений клиента </w:t>
            </w:r>
            <w:r w:rsidR="00E81BC6">
              <w:t>дебитовый (по строке докумена)</w:t>
            </w:r>
          </w:p>
        </w:tc>
        <w:tc>
          <w:tcPr>
            <w:tcW w:w="1124" w:type="pct"/>
            <w:tcBorders>
              <w:top w:val="single" w:sz="4" w:space="0" w:color="auto"/>
              <w:left w:val="single" w:sz="4" w:space="0" w:color="auto"/>
              <w:bottom w:val="single" w:sz="4" w:space="0" w:color="auto"/>
              <w:right w:val="single" w:sz="4" w:space="0" w:color="auto"/>
            </w:tcBorders>
          </w:tcPr>
          <w:p w14:paraId="44109CA5" w14:textId="77777777" w:rsidR="00557ACD" w:rsidRPr="00557ACD" w:rsidRDefault="00557ACD" w:rsidP="00557ACD">
            <w:pPr>
              <w:pStyle w:val="GOSTTablenorm"/>
              <w:suppressAutoHyphens/>
              <w:rPr>
                <w:lang w:val="en-US"/>
              </w:rPr>
            </w:pPr>
            <w:r w:rsidRPr="00557ACD">
              <w:rPr>
                <w:lang w:val="en-US"/>
              </w:rPr>
              <w:t>FS_TSE_CLARDET_D12_LIST:KCTYPE</w:t>
            </w:r>
          </w:p>
          <w:p w14:paraId="4C562D0C" w14:textId="77777777" w:rsidR="00557ACD" w:rsidRPr="00557ACD" w:rsidRDefault="00557ACD" w:rsidP="00557ACD">
            <w:pPr>
              <w:pStyle w:val="GOSTTablenorm"/>
              <w:suppressAutoHyphens/>
              <w:rPr>
                <w:lang w:val="en-US"/>
              </w:rPr>
            </w:pPr>
            <w:r w:rsidRPr="00557ACD">
              <w:rPr>
                <w:lang w:val="en-US"/>
              </w:rPr>
              <w:t>или</w:t>
            </w:r>
          </w:p>
          <w:p w14:paraId="6D690885" w14:textId="1A74C532" w:rsidR="005D2916" w:rsidRPr="00557ACD" w:rsidRDefault="00557ACD" w:rsidP="00557ACD">
            <w:pPr>
              <w:pStyle w:val="GOSTTablenorm"/>
              <w:suppressAutoHyphens/>
              <w:rPr>
                <w:lang w:val="en-US"/>
              </w:rPr>
            </w:pPr>
            <w:r w:rsidRPr="00557ACD">
              <w:rPr>
                <w:lang w:val="en-US"/>
              </w:rPr>
              <w:t>FS_TSE_REFDETAL_D12_LIST:KCTYPE</w:t>
            </w:r>
            <w:r w:rsidRPr="00557ACD" w:rsidDel="00E81BC6">
              <w:rPr>
                <w:lang w:val="en-US"/>
              </w:rPr>
              <w:t xml:space="preserve"> </w:t>
            </w:r>
          </w:p>
        </w:tc>
        <w:tc>
          <w:tcPr>
            <w:tcW w:w="1307" w:type="pct"/>
            <w:tcBorders>
              <w:top w:val="single" w:sz="4" w:space="0" w:color="auto"/>
              <w:left w:val="single" w:sz="4" w:space="0" w:color="auto"/>
              <w:bottom w:val="single" w:sz="4" w:space="0" w:color="auto"/>
              <w:right w:val="single" w:sz="4" w:space="0" w:color="auto"/>
            </w:tcBorders>
          </w:tcPr>
          <w:p w14:paraId="07493507" w14:textId="77777777" w:rsidR="004B627D" w:rsidRDefault="004B627D" w:rsidP="004B627D">
            <w:pPr>
              <w:pStyle w:val="GOSTTableListMark1"/>
            </w:pPr>
            <w:r w:rsidRPr="004B627D">
              <w:t>Если параметр «Признак операции уточнения» таблицы «Уточняемые реквизиты» заполнен значением «0», «1» или «4», то атрибут заполняется</w:t>
            </w:r>
            <w:r>
              <w:t xml:space="preserve"> значением параметра «</w:t>
            </w:r>
            <w:r w:rsidRPr="004B627D">
              <w:t>Вид кода расходов/поступлений</w:t>
            </w:r>
            <w:r>
              <w:t>» таблицы «Уточняемые реквизиты»;</w:t>
            </w:r>
          </w:p>
          <w:p w14:paraId="7178CFFF" w14:textId="2CC791BC" w:rsidR="005D2916" w:rsidRPr="00031038" w:rsidRDefault="00416B55" w:rsidP="00416B55">
            <w:pPr>
              <w:pStyle w:val="GOSTTableListMark1"/>
            </w:pPr>
            <w:r w:rsidRPr="004B627D">
              <w:t>Если параметр «Признак операции уточнения» таблицы «Уточняемые реквизиты</w:t>
            </w:r>
            <w:r>
              <w:t>» заполнен значением «2»или «3</w:t>
            </w:r>
            <w:r w:rsidRPr="004B627D">
              <w:t>»</w:t>
            </w:r>
            <w:r>
              <w:t>,</w:t>
            </w:r>
            <w:r w:rsidRPr="004B627D">
              <w:t xml:space="preserve"> то атрибут заполняется</w:t>
            </w:r>
            <w:r>
              <w:t xml:space="preserve"> значением параметра «</w:t>
            </w:r>
            <w:r w:rsidRPr="004B627D">
              <w:t>Вид кода расходов/поступлений</w:t>
            </w:r>
            <w:r>
              <w:t>» таблицы «Уточненные реквизиты»</w:t>
            </w:r>
          </w:p>
        </w:tc>
      </w:tr>
      <w:tr w:rsidR="0004239F" w:rsidRPr="00031038" w14:paraId="189111AF" w14:textId="77777777" w:rsidTr="0004239F">
        <w:tc>
          <w:tcPr>
            <w:tcW w:w="1088" w:type="pct"/>
            <w:tcBorders>
              <w:top w:val="single" w:sz="4" w:space="0" w:color="auto"/>
              <w:left w:val="single" w:sz="4" w:space="0" w:color="auto"/>
              <w:bottom w:val="single" w:sz="4" w:space="0" w:color="auto"/>
              <w:right w:val="single" w:sz="4" w:space="0" w:color="auto"/>
            </w:tcBorders>
          </w:tcPr>
          <w:p w14:paraId="51010B8A" w14:textId="4D84218F" w:rsidR="005D2916" w:rsidRPr="00E81BC6" w:rsidRDefault="00031038" w:rsidP="00E81BC6">
            <w:pPr>
              <w:pStyle w:val="GOSTTablenorm"/>
              <w:suppressAutoHyphens/>
              <w:rPr>
                <w:color w:val="000000" w:themeColor="text1"/>
              </w:rPr>
            </w:pPr>
            <w:r w:rsidRPr="00E81BC6">
              <w:rPr>
                <w:color w:val="000000" w:themeColor="text1"/>
              </w:rPr>
              <w:t>Вид_кода_расх_пост_</w:t>
            </w:r>
            <w:r w:rsidR="00E81BC6" w:rsidRPr="00E81BC6">
              <w:rPr>
                <w:color w:val="000000" w:themeColor="text1"/>
              </w:rPr>
              <w:t>получ</w:t>
            </w:r>
          </w:p>
        </w:tc>
        <w:tc>
          <w:tcPr>
            <w:tcW w:w="308" w:type="pct"/>
            <w:tcBorders>
              <w:top w:val="single" w:sz="4" w:space="0" w:color="auto"/>
              <w:left w:val="single" w:sz="4" w:space="0" w:color="auto"/>
              <w:bottom w:val="single" w:sz="4" w:space="0" w:color="auto"/>
              <w:right w:val="single" w:sz="4" w:space="0" w:color="auto"/>
            </w:tcBorders>
          </w:tcPr>
          <w:p w14:paraId="30249D74" w14:textId="6418475E" w:rsidR="005D2916" w:rsidRPr="00031038" w:rsidRDefault="00416B55" w:rsidP="005E4318">
            <w:pPr>
              <w:pStyle w:val="GOSTTablenorm"/>
              <w:suppressAutoHyphens/>
            </w:pPr>
            <w:r>
              <w:t>да</w:t>
            </w:r>
          </w:p>
        </w:tc>
        <w:tc>
          <w:tcPr>
            <w:tcW w:w="1173" w:type="pct"/>
            <w:tcBorders>
              <w:top w:val="single" w:sz="4" w:space="0" w:color="auto"/>
              <w:left w:val="single" w:sz="4" w:space="0" w:color="auto"/>
              <w:bottom w:val="single" w:sz="4" w:space="0" w:color="auto"/>
              <w:right w:val="single" w:sz="4" w:space="0" w:color="auto"/>
            </w:tcBorders>
          </w:tcPr>
          <w:p w14:paraId="07B92956" w14:textId="159020A0" w:rsidR="005D2916" w:rsidRPr="00031038" w:rsidRDefault="00031038" w:rsidP="00E81BC6">
            <w:pPr>
              <w:pStyle w:val="GOSTTablenorm"/>
              <w:suppressAutoHyphens/>
            </w:pPr>
            <w:r w:rsidRPr="00031038">
              <w:t xml:space="preserve">Вид кода расходов/поступлений клиента </w:t>
            </w:r>
            <w:r w:rsidR="00E81BC6">
              <w:t>кредитовый (по строке документа)</w:t>
            </w:r>
          </w:p>
        </w:tc>
        <w:tc>
          <w:tcPr>
            <w:tcW w:w="1124" w:type="pct"/>
            <w:tcBorders>
              <w:top w:val="single" w:sz="4" w:space="0" w:color="auto"/>
              <w:left w:val="single" w:sz="4" w:space="0" w:color="auto"/>
              <w:bottom w:val="single" w:sz="4" w:space="0" w:color="auto"/>
              <w:right w:val="single" w:sz="4" w:space="0" w:color="auto"/>
            </w:tcBorders>
          </w:tcPr>
          <w:p w14:paraId="1569A3F8" w14:textId="77777777" w:rsidR="00557ACD" w:rsidRPr="00557ACD" w:rsidRDefault="00557ACD" w:rsidP="00557ACD">
            <w:pPr>
              <w:pStyle w:val="GOSTTablenorm"/>
              <w:suppressAutoHyphens/>
              <w:rPr>
                <w:lang w:val="en-US"/>
              </w:rPr>
            </w:pPr>
            <w:r w:rsidRPr="00557ACD">
              <w:rPr>
                <w:lang w:val="en-US"/>
              </w:rPr>
              <w:t>FS_TSE_CLARDET_D12_LIST:KCTYPE</w:t>
            </w:r>
          </w:p>
          <w:p w14:paraId="10C40DAE" w14:textId="77777777" w:rsidR="00557ACD" w:rsidRPr="00557ACD" w:rsidRDefault="00557ACD" w:rsidP="00557ACD">
            <w:pPr>
              <w:pStyle w:val="GOSTTablenorm"/>
              <w:suppressAutoHyphens/>
              <w:rPr>
                <w:lang w:val="en-US"/>
              </w:rPr>
            </w:pPr>
            <w:r w:rsidRPr="00557ACD">
              <w:rPr>
                <w:lang w:val="en-US"/>
              </w:rPr>
              <w:t>или</w:t>
            </w:r>
          </w:p>
          <w:p w14:paraId="65737293" w14:textId="1256C5DE" w:rsidR="005D2916" w:rsidRPr="00557ACD" w:rsidRDefault="00557ACD" w:rsidP="00557ACD">
            <w:pPr>
              <w:pStyle w:val="GOSTTablenorm"/>
              <w:suppressAutoHyphens/>
              <w:rPr>
                <w:lang w:val="en-US"/>
              </w:rPr>
            </w:pPr>
            <w:r w:rsidRPr="00557ACD">
              <w:rPr>
                <w:lang w:val="en-US"/>
              </w:rPr>
              <w:t>FS_TSE_REFDETAL_D12_LIST:KCTYPE</w:t>
            </w:r>
            <w:r w:rsidRPr="00557ACD" w:rsidDel="00E81BC6">
              <w:rPr>
                <w:lang w:val="en-US"/>
              </w:rPr>
              <w:t xml:space="preserve"> </w:t>
            </w:r>
          </w:p>
        </w:tc>
        <w:tc>
          <w:tcPr>
            <w:tcW w:w="1307" w:type="pct"/>
            <w:tcBorders>
              <w:top w:val="single" w:sz="4" w:space="0" w:color="auto"/>
              <w:left w:val="single" w:sz="4" w:space="0" w:color="auto"/>
              <w:bottom w:val="single" w:sz="4" w:space="0" w:color="auto"/>
              <w:right w:val="single" w:sz="4" w:space="0" w:color="auto"/>
            </w:tcBorders>
          </w:tcPr>
          <w:p w14:paraId="014D8E4C" w14:textId="327E9FE0" w:rsidR="00416B55" w:rsidRDefault="00416B55" w:rsidP="00416B55">
            <w:pPr>
              <w:pStyle w:val="GOSTTableListMark1"/>
            </w:pPr>
            <w:r w:rsidRPr="004B627D">
              <w:t>Если параметр «Признак операции уточнения» таблицы «Уточняемые реквизиты» заполнен значением «0», «1» или «4», то атрибут заполняется</w:t>
            </w:r>
            <w:r>
              <w:t xml:space="preserve"> значением параметра «</w:t>
            </w:r>
            <w:r w:rsidRPr="004B627D">
              <w:t>Вид кода расходов/поступлений</w:t>
            </w:r>
            <w:r>
              <w:t>» таблицы «Уточненные реквизиты»;</w:t>
            </w:r>
          </w:p>
          <w:p w14:paraId="18FF634C" w14:textId="1B7E39E7" w:rsidR="005D2916" w:rsidRPr="00031038" w:rsidRDefault="00416B55" w:rsidP="00416B55">
            <w:pPr>
              <w:pStyle w:val="GOSTTableListMark1"/>
            </w:pPr>
            <w:r w:rsidRPr="004B627D">
              <w:t>Если параметр «Признак операции уточнения» таблицы «Уточняемые реквизиты</w:t>
            </w:r>
            <w:r>
              <w:t>» заполнен значением «2» или «3</w:t>
            </w:r>
            <w:r w:rsidRPr="004B627D">
              <w:t>»</w:t>
            </w:r>
            <w:r>
              <w:t>,</w:t>
            </w:r>
            <w:r w:rsidRPr="004B627D">
              <w:t xml:space="preserve"> то атрибут заполняется</w:t>
            </w:r>
            <w:r>
              <w:t xml:space="preserve"> значением параметра «</w:t>
            </w:r>
            <w:r w:rsidRPr="004B627D">
              <w:t>Вид кода расходов/поступлений</w:t>
            </w:r>
            <w:r>
              <w:t>» таблицы «Уточняемые реквизиты»</w:t>
            </w:r>
          </w:p>
        </w:tc>
      </w:tr>
      <w:tr w:rsidR="0004239F" w:rsidRPr="00031038" w14:paraId="548C01CD" w14:textId="77777777" w:rsidTr="0004239F">
        <w:tc>
          <w:tcPr>
            <w:tcW w:w="1088" w:type="pct"/>
            <w:tcBorders>
              <w:top w:val="single" w:sz="4" w:space="0" w:color="auto"/>
              <w:left w:val="single" w:sz="4" w:space="0" w:color="auto"/>
              <w:bottom w:val="single" w:sz="4" w:space="0" w:color="auto"/>
              <w:right w:val="single" w:sz="4" w:space="0" w:color="auto"/>
            </w:tcBorders>
          </w:tcPr>
          <w:p w14:paraId="3F03B2C1" w14:textId="6C6846F1" w:rsidR="00031038" w:rsidRPr="00AA290B" w:rsidRDefault="00B51089" w:rsidP="00E81BC6">
            <w:pPr>
              <w:pStyle w:val="GOSTTablenorm"/>
              <w:suppressAutoHyphens/>
              <w:rPr>
                <w:color w:val="000000" w:themeColor="text1"/>
              </w:rPr>
            </w:pPr>
            <w:commentRangeStart w:id="6176"/>
            <w:r w:rsidRPr="00E57080">
              <w:rPr>
                <w:color w:val="000000" w:themeColor="text1"/>
                <w:highlight w:val="yellow"/>
              </w:rPr>
              <w:t>БПР</w:t>
            </w:r>
            <w:commentRangeEnd w:id="6176"/>
            <w:r w:rsidR="00785480">
              <w:rPr>
                <w:rStyle w:val="afff4"/>
              </w:rPr>
              <w:commentReference w:id="6176"/>
            </w:r>
            <w:r w:rsidR="00031038" w:rsidRPr="00E57080">
              <w:rPr>
                <w:color w:val="000000" w:themeColor="text1"/>
                <w:highlight w:val="yellow"/>
                <w:lang w:val="en-US"/>
              </w:rPr>
              <w:t>_</w:t>
            </w:r>
            <w:r w:rsidR="00E81BC6" w:rsidRPr="00E57080">
              <w:rPr>
                <w:color w:val="000000" w:themeColor="text1"/>
                <w:highlight w:val="yellow"/>
              </w:rPr>
              <w:t>плательщика</w:t>
            </w:r>
          </w:p>
        </w:tc>
        <w:tc>
          <w:tcPr>
            <w:tcW w:w="308" w:type="pct"/>
            <w:tcBorders>
              <w:top w:val="single" w:sz="4" w:space="0" w:color="auto"/>
              <w:left w:val="single" w:sz="4" w:space="0" w:color="auto"/>
              <w:bottom w:val="single" w:sz="4" w:space="0" w:color="auto"/>
              <w:right w:val="single" w:sz="4" w:space="0" w:color="auto"/>
            </w:tcBorders>
          </w:tcPr>
          <w:p w14:paraId="0BED7773" w14:textId="7456B5CC" w:rsidR="00031038" w:rsidRPr="00031038" w:rsidRDefault="00031038" w:rsidP="005E4318">
            <w:pPr>
              <w:pStyle w:val="GOSTTablenorm"/>
              <w:suppressAutoHyphens/>
            </w:pPr>
            <w:r>
              <w:t>да</w:t>
            </w:r>
          </w:p>
        </w:tc>
        <w:tc>
          <w:tcPr>
            <w:tcW w:w="1173" w:type="pct"/>
            <w:tcBorders>
              <w:top w:val="single" w:sz="4" w:space="0" w:color="auto"/>
              <w:left w:val="single" w:sz="4" w:space="0" w:color="auto"/>
              <w:bottom w:val="single" w:sz="4" w:space="0" w:color="auto"/>
              <w:right w:val="single" w:sz="4" w:space="0" w:color="auto"/>
            </w:tcBorders>
          </w:tcPr>
          <w:p w14:paraId="300C2862" w14:textId="70B5E794" w:rsidR="00031038" w:rsidRPr="00B51089" w:rsidRDefault="00B51089" w:rsidP="00E81BC6">
            <w:pPr>
              <w:ind w:firstLine="0"/>
              <w:rPr>
                <w:sz w:val="22"/>
              </w:rPr>
            </w:pPr>
            <w:r w:rsidRPr="00B51089">
              <w:rPr>
                <w:sz w:val="22"/>
              </w:rPr>
              <w:t xml:space="preserve">Признак разрешения расходования средств по ЛС клиента </w:t>
            </w:r>
            <w:r w:rsidR="00E81BC6">
              <w:rPr>
                <w:sz w:val="22"/>
              </w:rPr>
              <w:t xml:space="preserve">дебитовый </w:t>
            </w:r>
            <w:r w:rsidRPr="00B51089">
              <w:rPr>
                <w:sz w:val="22"/>
              </w:rPr>
              <w:t>(по строке</w:t>
            </w:r>
            <w:r w:rsidR="00AA290B">
              <w:rPr>
                <w:sz w:val="22"/>
              </w:rPr>
              <w:t xml:space="preserve"> документа</w:t>
            </w:r>
            <w:r w:rsidRPr="00B51089">
              <w:rPr>
                <w:sz w:val="22"/>
              </w:rPr>
              <w:t>)</w:t>
            </w:r>
          </w:p>
        </w:tc>
        <w:tc>
          <w:tcPr>
            <w:tcW w:w="1124" w:type="pct"/>
            <w:tcBorders>
              <w:top w:val="single" w:sz="4" w:space="0" w:color="auto"/>
              <w:left w:val="single" w:sz="4" w:space="0" w:color="auto"/>
              <w:bottom w:val="single" w:sz="4" w:space="0" w:color="auto"/>
              <w:right w:val="single" w:sz="4" w:space="0" w:color="auto"/>
            </w:tcBorders>
          </w:tcPr>
          <w:p w14:paraId="25FBE6A1" w14:textId="77777777" w:rsidR="00557ACD" w:rsidRPr="00557ACD" w:rsidRDefault="00557ACD" w:rsidP="00557ACD">
            <w:pPr>
              <w:ind w:firstLine="0"/>
              <w:rPr>
                <w:sz w:val="22"/>
                <w:lang w:val="en-US"/>
              </w:rPr>
            </w:pPr>
            <w:r w:rsidRPr="00557ACD">
              <w:rPr>
                <w:sz w:val="22"/>
                <w:lang w:val="en-US"/>
              </w:rPr>
              <w:t>FS_TSE_CLARDET_D12_LIST:BPR</w:t>
            </w:r>
          </w:p>
          <w:p w14:paraId="4BCB70F3" w14:textId="77777777" w:rsidR="00557ACD" w:rsidRPr="00557ACD" w:rsidRDefault="00557ACD" w:rsidP="00557ACD">
            <w:pPr>
              <w:ind w:firstLine="0"/>
              <w:rPr>
                <w:sz w:val="22"/>
                <w:lang w:val="en-US"/>
              </w:rPr>
            </w:pPr>
            <w:r w:rsidRPr="00557ACD">
              <w:rPr>
                <w:sz w:val="22"/>
                <w:lang w:val="en-US"/>
              </w:rPr>
              <w:t>или</w:t>
            </w:r>
          </w:p>
          <w:p w14:paraId="5D75F484" w14:textId="428917A3" w:rsidR="00031038" w:rsidRPr="00557ACD" w:rsidRDefault="00557ACD" w:rsidP="00557ACD">
            <w:pPr>
              <w:pStyle w:val="GOSTTablenorm"/>
              <w:suppressAutoHyphens/>
              <w:rPr>
                <w:lang w:val="en-US"/>
              </w:rPr>
            </w:pPr>
            <w:r w:rsidRPr="00557ACD">
              <w:rPr>
                <w:lang w:val="en-US"/>
              </w:rPr>
              <w:t>FS_TSE_REFDETAL_D12_LIST:BPR</w:t>
            </w:r>
            <w:r w:rsidRPr="00557ACD" w:rsidDel="00AA290B">
              <w:rPr>
                <w:lang w:val="en-US"/>
              </w:rPr>
              <w:t xml:space="preserve"> </w:t>
            </w:r>
          </w:p>
        </w:tc>
        <w:tc>
          <w:tcPr>
            <w:tcW w:w="1307" w:type="pct"/>
            <w:tcBorders>
              <w:top w:val="single" w:sz="4" w:space="0" w:color="auto"/>
              <w:left w:val="single" w:sz="4" w:space="0" w:color="auto"/>
              <w:bottom w:val="single" w:sz="4" w:space="0" w:color="auto"/>
              <w:right w:val="single" w:sz="4" w:space="0" w:color="auto"/>
            </w:tcBorders>
          </w:tcPr>
          <w:p w14:paraId="251FB906" w14:textId="49FCE8DB" w:rsidR="009450E6" w:rsidRPr="00E57080" w:rsidRDefault="009450E6" w:rsidP="00E57080">
            <w:pPr>
              <w:pStyle w:val="GOSTTableListNum1"/>
              <w:numPr>
                <w:ilvl w:val="0"/>
                <w:numId w:val="52"/>
              </w:numPr>
              <w:rPr>
                <w:ins w:id="6177" w:author="Петрушкова Олеся Олеговна" w:date="2026-04-13T12:40:00Z"/>
                <w:highlight w:val="yellow"/>
              </w:rPr>
            </w:pPr>
            <w:ins w:id="6178" w:author="Петрушкова Олеся Олеговна" w:date="2026-04-13T12:40:00Z">
              <w:r w:rsidRPr="00E57080">
                <w:rPr>
                  <w:highlight w:val="yellow"/>
                </w:rPr>
                <w:t xml:space="preserve">Если значение параметра «Признак операции уточнения» таблицы </w:t>
              </w:r>
              <w:r w:rsidRPr="00E57080">
                <w:rPr>
                  <w:rStyle w:val="GOSTSymBold"/>
                  <w:highlight w:val="yellow"/>
                </w:rPr>
                <w:t>«Уточняемые реквизиты»</w:t>
              </w:r>
              <w:r w:rsidRPr="00E57080">
                <w:rPr>
                  <w:highlight w:val="yellow"/>
                </w:rPr>
                <w:t xml:space="preserve"> равно «0» И значение параметра «БПР» = true таблицы </w:t>
              </w:r>
              <w:r w:rsidRPr="00E57080">
                <w:rPr>
                  <w:rStyle w:val="GOSTSymBold"/>
                  <w:highlight w:val="yellow"/>
                </w:rPr>
                <w:t>«Уточняемые реквизиты»</w:t>
              </w:r>
              <w:r w:rsidRPr="00E57080">
                <w:rPr>
                  <w:highlight w:val="yellow"/>
                </w:rPr>
                <w:t>, то атрибут заполняется значением БПР_ПРШ</w:t>
              </w:r>
              <w:r w:rsidR="00E57080" w:rsidRPr="00E57080">
                <w:rPr>
                  <w:highlight w:val="yellow"/>
                </w:rPr>
                <w:t>.</w:t>
              </w:r>
            </w:ins>
          </w:p>
          <w:p w14:paraId="4D09DC11" w14:textId="49B10AD6" w:rsidR="009450E6" w:rsidRPr="00E57080" w:rsidRDefault="009450E6" w:rsidP="00E57080">
            <w:pPr>
              <w:pStyle w:val="GOSTTableListNum1"/>
              <w:rPr>
                <w:ins w:id="6179" w:author="Петрушкова Олеся Олеговна" w:date="2026-04-13T12:40:00Z"/>
                <w:highlight w:val="yellow"/>
              </w:rPr>
            </w:pPr>
            <w:ins w:id="6180" w:author="Петрушкова Олеся Олеговна" w:date="2026-04-13T12:40:00Z">
              <w:r w:rsidRPr="00E57080">
                <w:rPr>
                  <w:highlight w:val="yellow"/>
                </w:rPr>
                <w:t xml:space="preserve">Если значение параметра «Признак операции уточнения» таблицы </w:t>
              </w:r>
              <w:r w:rsidRPr="00E57080">
                <w:rPr>
                  <w:rStyle w:val="GOSTSymBold"/>
                  <w:highlight w:val="yellow"/>
                </w:rPr>
                <w:t>«Уточняемые реквизиты»</w:t>
              </w:r>
              <w:r w:rsidR="00E57080" w:rsidRPr="00E57080">
                <w:rPr>
                  <w:highlight w:val="yellow"/>
                </w:rPr>
                <w:t xml:space="preserve"> заполнен значением «1» или «4»</w:t>
              </w:r>
              <w:r w:rsidRPr="00E57080">
                <w:rPr>
                  <w:highlight w:val="yellow"/>
                </w:rPr>
                <w:t xml:space="preserve"> И значение параметра «БПР» = true таблицы </w:t>
              </w:r>
              <w:r w:rsidRPr="00E57080">
                <w:rPr>
                  <w:rStyle w:val="GOSTSymBold"/>
                  <w:highlight w:val="yellow"/>
                </w:rPr>
                <w:t>«Уточняемые реквизиты»</w:t>
              </w:r>
              <w:r w:rsidRPr="00E57080">
                <w:rPr>
                  <w:highlight w:val="yellow"/>
                </w:rPr>
                <w:t>,</w:t>
              </w:r>
              <w:r w:rsidRPr="00E57080">
                <w:rPr>
                  <w:b/>
                  <w:highlight w:val="yellow"/>
                </w:rPr>
                <w:t xml:space="preserve"> </w:t>
              </w:r>
              <w:r w:rsidRPr="00E57080">
                <w:rPr>
                  <w:highlight w:val="yellow"/>
                </w:rPr>
                <w:t>то атрибут заполняется значением БПР_</w:t>
              </w:r>
              <w:r w:rsidR="00E57080" w:rsidRPr="00E57080">
                <w:rPr>
                  <w:highlight w:val="yellow"/>
                </w:rPr>
                <w:t>ТЕК.</w:t>
              </w:r>
            </w:ins>
          </w:p>
          <w:p w14:paraId="0E4C5D8F" w14:textId="70E003FB" w:rsidR="009450E6" w:rsidRPr="00E57080" w:rsidRDefault="009450E6" w:rsidP="00E57080">
            <w:pPr>
              <w:pStyle w:val="GOSTTableListNum1"/>
              <w:rPr>
                <w:ins w:id="6181" w:author="Петрушкова Олеся Олеговна" w:date="2026-04-13T12:40:00Z"/>
                <w:highlight w:val="yellow"/>
              </w:rPr>
            </w:pPr>
            <w:ins w:id="6182" w:author="Петрушкова Олеся Олеговна" w:date="2026-04-13T12:40:00Z">
              <w:r w:rsidRPr="00E57080">
                <w:rPr>
                  <w:highlight w:val="yellow"/>
                </w:rPr>
                <w:t xml:space="preserve">Если значение параметра «Признак операции уточнения» таблицы </w:t>
              </w:r>
              <w:r w:rsidRPr="00E57080">
                <w:rPr>
                  <w:rStyle w:val="GOSTSymBold"/>
                  <w:highlight w:val="yellow"/>
                </w:rPr>
                <w:t>«Уточняемые реквизиты»</w:t>
              </w:r>
              <w:r w:rsidRPr="00E57080">
                <w:rPr>
                  <w:highlight w:val="yellow"/>
                </w:rPr>
                <w:t xml:space="preserve"> заполнен значением «2» или «3</w:t>
              </w:r>
              <w:r w:rsidR="00E57080" w:rsidRPr="00E57080">
                <w:rPr>
                  <w:highlight w:val="yellow"/>
                </w:rPr>
                <w:t>»</w:t>
              </w:r>
              <w:r w:rsidRPr="00E57080">
                <w:rPr>
                  <w:highlight w:val="yellow"/>
                </w:rPr>
                <w:t xml:space="preserve"> И значение параметра «БПР» = true </w:t>
              </w:r>
              <w:r w:rsidRPr="00E57080">
                <w:rPr>
                  <w:rStyle w:val="GOSTSymBold"/>
                  <w:highlight w:val="yellow"/>
                </w:rPr>
                <w:t>таблицы «Уточненные реквизиты»</w:t>
              </w:r>
              <w:r w:rsidRPr="00E57080">
                <w:rPr>
                  <w:highlight w:val="yellow"/>
                </w:rPr>
                <w:t xml:space="preserve"> И значение параметра</w:t>
              </w:r>
              <w:r w:rsidRPr="00E57080">
                <w:rPr>
                  <w:b/>
                  <w:highlight w:val="yellow"/>
                </w:rPr>
                <w:t xml:space="preserve"> «</w:t>
              </w:r>
              <w:r w:rsidRPr="00E57080">
                <w:rPr>
                  <w:szCs w:val="22"/>
                  <w:highlight w:val="yellow"/>
                </w:rPr>
                <w:t>Детализированный код расходов/Код направления расходования</w:t>
              </w:r>
              <w:r w:rsidRPr="00E57080">
                <w:rPr>
                  <w:b/>
                  <w:highlight w:val="yellow"/>
                </w:rPr>
                <w:t xml:space="preserve">» </w:t>
              </w:r>
              <w:r w:rsidRPr="00E57080">
                <w:rPr>
                  <w:highlight w:val="yellow"/>
                </w:rPr>
                <w:t xml:space="preserve">таблицы </w:t>
              </w:r>
              <w:r w:rsidRPr="00E57080">
                <w:rPr>
                  <w:rStyle w:val="GOSTSymBold"/>
                  <w:highlight w:val="yellow"/>
                </w:rPr>
                <w:t>«Уточненные реквизиты» равно «1000001»,</w:t>
              </w:r>
              <w:r w:rsidRPr="00E57080">
                <w:rPr>
                  <w:b/>
                  <w:highlight w:val="yellow"/>
                </w:rPr>
                <w:t xml:space="preserve"> </w:t>
              </w:r>
              <w:r w:rsidRPr="00E57080">
                <w:rPr>
                  <w:highlight w:val="yellow"/>
                </w:rPr>
                <w:t>то атрибут заполняется значением БПР_ПРШ</w:t>
              </w:r>
            </w:ins>
            <w:ins w:id="6183" w:author="Петрушкова Олеся Олеговна" w:date="2026-04-13T12:45:00Z">
              <w:r w:rsidR="00E57080" w:rsidRPr="00E57080">
                <w:rPr>
                  <w:highlight w:val="yellow"/>
                </w:rPr>
                <w:t>.</w:t>
              </w:r>
            </w:ins>
          </w:p>
          <w:p w14:paraId="0A5C2D51" w14:textId="59BD1DE8" w:rsidR="005F1074" w:rsidRPr="00E57080" w:rsidDel="009450E6" w:rsidRDefault="009450E6" w:rsidP="00E57080">
            <w:pPr>
              <w:pStyle w:val="GOSTTableListNum1"/>
              <w:rPr>
                <w:del w:id="6184" w:author="Петрушкова Олеся Олеговна" w:date="2026-04-13T12:40:00Z"/>
                <w:highlight w:val="yellow"/>
              </w:rPr>
            </w:pPr>
            <w:ins w:id="6185" w:author="Петрушкова Олеся Олеговна" w:date="2026-04-13T12:40:00Z">
              <w:r w:rsidRPr="00E57080">
                <w:rPr>
                  <w:highlight w:val="yellow"/>
                </w:rPr>
                <w:t xml:space="preserve">Если значение параметра «Признак операции уточнения» таблицы </w:t>
              </w:r>
              <w:r w:rsidRPr="00E57080">
                <w:rPr>
                  <w:rStyle w:val="GOSTSymBold"/>
                  <w:highlight w:val="yellow"/>
                </w:rPr>
                <w:t>«Уточняемые реквизиты»</w:t>
              </w:r>
              <w:r w:rsidRPr="00E57080">
                <w:rPr>
                  <w:highlight w:val="yellow"/>
                </w:rPr>
                <w:t xml:space="preserve"> заполнен значением «2» или «3</w:t>
              </w:r>
              <w:r w:rsidR="00E57080" w:rsidRPr="00E57080">
                <w:rPr>
                  <w:highlight w:val="yellow"/>
                </w:rPr>
                <w:t>»</w:t>
              </w:r>
              <w:r w:rsidRPr="00E57080">
                <w:rPr>
                  <w:highlight w:val="yellow"/>
                </w:rPr>
                <w:t xml:space="preserve"> И значение параметра «БПР» = true таблицы «</w:t>
              </w:r>
              <w:r w:rsidRPr="00E57080">
                <w:rPr>
                  <w:rStyle w:val="GOSTSymBold"/>
                  <w:highlight w:val="yellow"/>
                </w:rPr>
                <w:t>Уточненные реквизиты»</w:t>
              </w:r>
              <w:r w:rsidRPr="00E57080">
                <w:rPr>
                  <w:highlight w:val="yellow"/>
                </w:rPr>
                <w:t xml:space="preserve"> И значение параметра </w:t>
              </w:r>
              <w:r w:rsidRPr="00E57080">
                <w:rPr>
                  <w:b/>
                  <w:highlight w:val="yellow"/>
                </w:rPr>
                <w:t>«</w:t>
              </w:r>
              <w:r w:rsidRPr="00E57080">
                <w:rPr>
                  <w:szCs w:val="22"/>
                  <w:highlight w:val="yellow"/>
                </w:rPr>
                <w:t>Детализированный код расходов/Код направления расходования</w:t>
              </w:r>
              <w:r w:rsidRPr="00E57080">
                <w:rPr>
                  <w:b/>
                  <w:highlight w:val="yellow"/>
                </w:rPr>
                <w:t xml:space="preserve">» </w:t>
              </w:r>
              <w:r w:rsidRPr="00E57080">
                <w:rPr>
                  <w:highlight w:val="yellow"/>
                </w:rPr>
                <w:t xml:space="preserve">таблицы </w:t>
              </w:r>
              <w:r w:rsidRPr="00E57080">
                <w:rPr>
                  <w:rStyle w:val="GOSTSymBold"/>
                  <w:highlight w:val="yellow"/>
                </w:rPr>
                <w:t>«Уточненные</w:t>
              </w:r>
              <w:r w:rsidR="00E57080" w:rsidRPr="00E57080">
                <w:rPr>
                  <w:rStyle w:val="GOSTSymBold"/>
                  <w:highlight w:val="yellow"/>
                </w:rPr>
                <w:t xml:space="preserve"> реквизиты» отлично от «1000001</w:t>
              </w:r>
              <w:r w:rsidRPr="00E57080">
                <w:rPr>
                  <w:rStyle w:val="GOSTSymBold"/>
                  <w:highlight w:val="yellow"/>
                </w:rPr>
                <w:t>»</w:t>
              </w:r>
            </w:ins>
            <w:ins w:id="6186" w:author="Петрушкова Олеся Олеговна" w:date="2026-04-13T12:50:00Z">
              <w:r w:rsidR="00E57080" w:rsidRPr="00E57080">
                <w:rPr>
                  <w:rStyle w:val="GOSTSymBold"/>
                  <w:highlight w:val="yellow"/>
                </w:rPr>
                <w:t>,</w:t>
              </w:r>
            </w:ins>
            <w:ins w:id="6187" w:author="Петрушкова Олеся Олеговна" w:date="2026-04-13T12:40:00Z">
              <w:r w:rsidRPr="00E57080">
                <w:rPr>
                  <w:b/>
                  <w:highlight w:val="yellow"/>
                </w:rPr>
                <w:t xml:space="preserve"> </w:t>
              </w:r>
              <w:r w:rsidRPr="00E57080">
                <w:rPr>
                  <w:highlight w:val="yellow"/>
                </w:rPr>
                <w:t>то атрибут заполняется значением БПР_ТЕК</w:t>
              </w:r>
            </w:ins>
            <w:del w:id="6188" w:author="Петрушкова Олеся Олеговна" w:date="2026-04-13T12:40:00Z">
              <w:r w:rsidR="005F1074" w:rsidRPr="00E57080" w:rsidDel="009450E6">
                <w:rPr>
                  <w:highlight w:val="yellow"/>
                </w:rPr>
                <w:delText>Если значение параметра «Признак операции уточнения» таблицы «Уточняемые реквизиты» равно «0» И значение параметра «БПР» = true, то атрибут заполняется значением БПР_ПРШ;</w:delText>
              </w:r>
            </w:del>
          </w:p>
          <w:p w14:paraId="11325FA5" w14:textId="0F5759E1" w:rsidR="00031038" w:rsidRPr="00E57080" w:rsidRDefault="005F1074" w:rsidP="00E57080">
            <w:pPr>
              <w:pStyle w:val="GOSTTableListNum1"/>
              <w:rPr>
                <w:highlight w:val="yellow"/>
              </w:rPr>
            </w:pPr>
            <w:del w:id="6189" w:author="Петрушкова Олеся Олеговна" w:date="2026-04-13T12:40:00Z">
              <w:r w:rsidRPr="00E57080" w:rsidDel="009450E6">
                <w:rPr>
                  <w:highlight w:val="yellow"/>
                </w:rPr>
                <w:delText xml:space="preserve">Если значение параметра «Признак операции уточнения» таблицы «Уточняемые реквизиты» отлично от «0» И значение параметра «БПР» = true, то атрибут заполняется значением БПР_ТЕК </w:delText>
              </w:r>
            </w:del>
          </w:p>
        </w:tc>
      </w:tr>
      <w:tr w:rsidR="004C1673" w:rsidRPr="00031038" w14:paraId="279030D6" w14:textId="77777777" w:rsidTr="0004239F">
        <w:tc>
          <w:tcPr>
            <w:tcW w:w="1088" w:type="pct"/>
            <w:tcBorders>
              <w:top w:val="single" w:sz="4" w:space="0" w:color="auto"/>
              <w:left w:val="single" w:sz="4" w:space="0" w:color="auto"/>
              <w:bottom w:val="single" w:sz="4" w:space="0" w:color="auto"/>
              <w:right w:val="single" w:sz="4" w:space="0" w:color="auto"/>
            </w:tcBorders>
          </w:tcPr>
          <w:p w14:paraId="31A3FC3B" w14:textId="20624E2A" w:rsidR="004C1673" w:rsidRPr="00AA290B" w:rsidRDefault="004C1673" w:rsidP="004C1673">
            <w:pPr>
              <w:pStyle w:val="GOSTTablenorm"/>
              <w:suppressAutoHyphens/>
              <w:rPr>
                <w:color w:val="000000" w:themeColor="text1"/>
              </w:rPr>
            </w:pPr>
            <w:commentRangeStart w:id="6190"/>
            <w:r w:rsidRPr="00E57080">
              <w:rPr>
                <w:color w:val="000000" w:themeColor="text1"/>
                <w:highlight w:val="yellow"/>
              </w:rPr>
              <w:t>БПР</w:t>
            </w:r>
            <w:commentRangeEnd w:id="6190"/>
            <w:r w:rsidR="00785480">
              <w:rPr>
                <w:rStyle w:val="afff4"/>
              </w:rPr>
              <w:commentReference w:id="6190"/>
            </w:r>
            <w:r w:rsidRPr="00E57080">
              <w:rPr>
                <w:color w:val="000000" w:themeColor="text1"/>
                <w:highlight w:val="yellow"/>
              </w:rPr>
              <w:t>_получателя</w:t>
            </w:r>
          </w:p>
        </w:tc>
        <w:tc>
          <w:tcPr>
            <w:tcW w:w="308" w:type="pct"/>
            <w:tcBorders>
              <w:top w:val="single" w:sz="4" w:space="0" w:color="auto"/>
              <w:left w:val="single" w:sz="4" w:space="0" w:color="auto"/>
              <w:bottom w:val="single" w:sz="4" w:space="0" w:color="auto"/>
              <w:right w:val="single" w:sz="4" w:space="0" w:color="auto"/>
            </w:tcBorders>
          </w:tcPr>
          <w:p w14:paraId="7B102DD6" w14:textId="59481860" w:rsidR="004C1673" w:rsidRPr="00031038" w:rsidRDefault="004C1673" w:rsidP="004C1673">
            <w:pPr>
              <w:pStyle w:val="GOSTTablenorm"/>
              <w:suppressAutoHyphens/>
            </w:pPr>
            <w:r>
              <w:t>да</w:t>
            </w:r>
          </w:p>
        </w:tc>
        <w:tc>
          <w:tcPr>
            <w:tcW w:w="1173" w:type="pct"/>
            <w:tcBorders>
              <w:top w:val="single" w:sz="4" w:space="0" w:color="auto"/>
              <w:left w:val="single" w:sz="4" w:space="0" w:color="auto"/>
              <w:bottom w:val="single" w:sz="4" w:space="0" w:color="auto"/>
              <w:right w:val="single" w:sz="4" w:space="0" w:color="auto"/>
            </w:tcBorders>
          </w:tcPr>
          <w:p w14:paraId="36BB52BE" w14:textId="19B26960" w:rsidR="004C1673" w:rsidRPr="00031038" w:rsidRDefault="004C1673" w:rsidP="004C1673">
            <w:pPr>
              <w:pStyle w:val="GOSTTablenorm"/>
              <w:suppressAutoHyphens/>
            </w:pPr>
            <w:r w:rsidRPr="00B51089">
              <w:t xml:space="preserve">Признак разрешения расходования средств по ЛС клиента </w:t>
            </w:r>
            <w:r>
              <w:t xml:space="preserve">кредитовый </w:t>
            </w:r>
            <w:r w:rsidRPr="00B51089">
              <w:t>(по строке</w:t>
            </w:r>
            <w:r>
              <w:t xml:space="preserve"> документа</w:t>
            </w:r>
            <w:r w:rsidRPr="00B51089">
              <w:t>)</w:t>
            </w:r>
          </w:p>
        </w:tc>
        <w:tc>
          <w:tcPr>
            <w:tcW w:w="1124" w:type="pct"/>
            <w:tcBorders>
              <w:top w:val="single" w:sz="4" w:space="0" w:color="auto"/>
              <w:left w:val="single" w:sz="4" w:space="0" w:color="auto"/>
              <w:bottom w:val="single" w:sz="4" w:space="0" w:color="auto"/>
              <w:right w:val="single" w:sz="4" w:space="0" w:color="auto"/>
            </w:tcBorders>
          </w:tcPr>
          <w:p w14:paraId="129F5F1B" w14:textId="77777777" w:rsidR="00557ACD" w:rsidRPr="00557ACD" w:rsidRDefault="00557ACD" w:rsidP="00557ACD">
            <w:pPr>
              <w:pStyle w:val="GOSTTablenorm"/>
              <w:suppressAutoHyphens/>
              <w:rPr>
                <w:lang w:val="en-US"/>
              </w:rPr>
            </w:pPr>
            <w:r w:rsidRPr="00557ACD">
              <w:rPr>
                <w:lang w:val="en-US"/>
              </w:rPr>
              <w:t>FS_TSE_CLARDET_D12_LIST:BPR</w:t>
            </w:r>
          </w:p>
          <w:p w14:paraId="07103A0C" w14:textId="77777777" w:rsidR="00557ACD" w:rsidRPr="00557ACD" w:rsidRDefault="00557ACD" w:rsidP="00557ACD">
            <w:pPr>
              <w:pStyle w:val="GOSTTablenorm"/>
              <w:suppressAutoHyphens/>
              <w:rPr>
                <w:lang w:val="en-US"/>
              </w:rPr>
            </w:pPr>
            <w:r w:rsidRPr="00557ACD">
              <w:rPr>
                <w:lang w:val="en-US"/>
              </w:rPr>
              <w:t>или</w:t>
            </w:r>
          </w:p>
          <w:p w14:paraId="4B62215C" w14:textId="049B297B" w:rsidR="004C1673" w:rsidRPr="00557ACD" w:rsidRDefault="00557ACD" w:rsidP="00557ACD">
            <w:pPr>
              <w:pStyle w:val="GOSTTablenorm"/>
              <w:suppressAutoHyphens/>
              <w:rPr>
                <w:lang w:val="en-US"/>
              </w:rPr>
            </w:pPr>
            <w:r w:rsidRPr="00557ACD">
              <w:rPr>
                <w:lang w:val="en-US"/>
              </w:rPr>
              <w:t>FS_TSE_REFDETAL_D12_LIST:BPR</w:t>
            </w:r>
            <w:r w:rsidRPr="00557ACD" w:rsidDel="00AA290B">
              <w:rPr>
                <w:lang w:val="en-US"/>
              </w:rPr>
              <w:t xml:space="preserve"> </w:t>
            </w:r>
          </w:p>
        </w:tc>
        <w:tc>
          <w:tcPr>
            <w:tcW w:w="1307" w:type="pct"/>
            <w:tcBorders>
              <w:top w:val="single" w:sz="4" w:space="0" w:color="auto"/>
              <w:left w:val="single" w:sz="4" w:space="0" w:color="auto"/>
              <w:bottom w:val="single" w:sz="4" w:space="0" w:color="auto"/>
              <w:right w:val="single" w:sz="4" w:space="0" w:color="auto"/>
            </w:tcBorders>
          </w:tcPr>
          <w:p w14:paraId="543D4794" w14:textId="1454F34E" w:rsidR="00E57080" w:rsidRPr="00E57080" w:rsidRDefault="00E57080" w:rsidP="00E57080">
            <w:pPr>
              <w:pStyle w:val="GOSTTableListNum1"/>
              <w:numPr>
                <w:ilvl w:val="0"/>
                <w:numId w:val="53"/>
              </w:numPr>
              <w:rPr>
                <w:ins w:id="6191" w:author="Петрушкова Олеся Олеговна" w:date="2026-04-13T12:44:00Z"/>
                <w:highlight w:val="yellow"/>
              </w:rPr>
            </w:pPr>
            <w:ins w:id="6192" w:author="Петрушкова Олеся Олеговна" w:date="2026-04-13T12:44:00Z">
              <w:r w:rsidRPr="00E57080">
                <w:rPr>
                  <w:highlight w:val="yellow"/>
                </w:rPr>
                <w:t xml:space="preserve">Если значение параметра «Признак операции уточнения» таблицы </w:t>
              </w:r>
              <w:r w:rsidRPr="00E57080">
                <w:rPr>
                  <w:rStyle w:val="GOSTSymBold"/>
                  <w:highlight w:val="yellow"/>
                </w:rPr>
                <w:t>«Уточненные реквизиты»</w:t>
              </w:r>
              <w:r w:rsidRPr="00E57080">
                <w:rPr>
                  <w:highlight w:val="yellow"/>
                </w:rPr>
                <w:t xml:space="preserve"> равно «0» И значение параметра «БПР» = true таблицы </w:t>
              </w:r>
              <w:r w:rsidRPr="00E57080">
                <w:rPr>
                  <w:rStyle w:val="GOSTSymBold"/>
                  <w:highlight w:val="yellow"/>
                </w:rPr>
                <w:t>«Уточненные реквизиты»</w:t>
              </w:r>
              <w:r w:rsidRPr="00E57080">
                <w:rPr>
                  <w:highlight w:val="yellow"/>
                </w:rPr>
                <w:t>, то атрибут заполняется значением БПР_ПРШ.</w:t>
              </w:r>
            </w:ins>
          </w:p>
          <w:p w14:paraId="4DEFEAE2" w14:textId="2207843B" w:rsidR="00E57080" w:rsidRPr="00E57080" w:rsidRDefault="00E57080" w:rsidP="00E57080">
            <w:pPr>
              <w:pStyle w:val="GOSTTableListNum1"/>
              <w:rPr>
                <w:ins w:id="6193" w:author="Петрушкова Олеся Олеговна" w:date="2026-04-13T12:44:00Z"/>
                <w:highlight w:val="yellow"/>
              </w:rPr>
            </w:pPr>
            <w:ins w:id="6194" w:author="Петрушкова Олеся Олеговна" w:date="2026-04-13T12:44:00Z">
              <w:r w:rsidRPr="00E57080">
                <w:rPr>
                  <w:highlight w:val="yellow"/>
                </w:rPr>
                <w:t xml:space="preserve">Если значение параметра «Признак операции уточнения» таблицы </w:t>
              </w:r>
              <w:r w:rsidRPr="00E57080">
                <w:rPr>
                  <w:rStyle w:val="GOSTSymBold"/>
                  <w:highlight w:val="yellow"/>
                </w:rPr>
                <w:t>«Уточненные реквизиты»</w:t>
              </w:r>
              <w:r w:rsidRPr="00E57080">
                <w:rPr>
                  <w:highlight w:val="yellow"/>
                </w:rPr>
                <w:t xml:space="preserve"> заполнен значением «1» или «4» И значение параметра «БПР» = true таблицы </w:t>
              </w:r>
              <w:r w:rsidRPr="00E57080">
                <w:rPr>
                  <w:rStyle w:val="GOSTSymBold"/>
                  <w:highlight w:val="yellow"/>
                </w:rPr>
                <w:t>«Уточненные реквизиты»</w:t>
              </w:r>
              <w:r w:rsidRPr="00E57080">
                <w:rPr>
                  <w:highlight w:val="yellow"/>
                </w:rPr>
                <w:t>, то атрибут заполняется значением БПР_ТЕК.</w:t>
              </w:r>
            </w:ins>
          </w:p>
          <w:p w14:paraId="0812AC15" w14:textId="0F67BF94" w:rsidR="00E57080" w:rsidRPr="00E57080" w:rsidRDefault="00E57080" w:rsidP="00E57080">
            <w:pPr>
              <w:pStyle w:val="GOSTTableListNum1"/>
              <w:rPr>
                <w:ins w:id="6195" w:author="Петрушкова Олеся Олеговна" w:date="2026-04-13T12:44:00Z"/>
                <w:highlight w:val="yellow"/>
              </w:rPr>
            </w:pPr>
            <w:ins w:id="6196" w:author="Петрушкова Олеся Олеговна" w:date="2026-04-13T12:44:00Z">
              <w:r w:rsidRPr="00E57080">
                <w:rPr>
                  <w:highlight w:val="yellow"/>
                </w:rPr>
                <w:t xml:space="preserve">Если значение параметра «Признак операции уточнения» таблицы </w:t>
              </w:r>
              <w:r w:rsidRPr="00E57080">
                <w:rPr>
                  <w:rStyle w:val="GOSTSymBold"/>
                  <w:highlight w:val="yellow"/>
                </w:rPr>
                <w:t>«Уточненные реквизиты»</w:t>
              </w:r>
              <w:r w:rsidRPr="00E57080">
                <w:rPr>
                  <w:highlight w:val="yellow"/>
                </w:rPr>
                <w:t xml:space="preserve"> заполнен значением «2» или «3» И значение параметра «БПР» = true таблицы </w:t>
              </w:r>
              <w:r w:rsidRPr="00E57080">
                <w:rPr>
                  <w:rStyle w:val="GOSTSymBold"/>
                  <w:highlight w:val="yellow"/>
                </w:rPr>
                <w:t>«Уточняемые реквизиты»</w:t>
              </w:r>
              <w:r w:rsidRPr="00E57080">
                <w:rPr>
                  <w:highlight w:val="yellow"/>
                </w:rPr>
                <w:t xml:space="preserve"> И значение параметра «</w:t>
              </w:r>
              <w:r w:rsidRPr="00E57080">
                <w:rPr>
                  <w:szCs w:val="22"/>
                  <w:highlight w:val="yellow"/>
                </w:rPr>
                <w:t>Детализированный код расходов/Код направления расходования</w:t>
              </w:r>
              <w:r w:rsidRPr="00E57080">
                <w:rPr>
                  <w:highlight w:val="yellow"/>
                </w:rPr>
                <w:t xml:space="preserve">» таблицы </w:t>
              </w:r>
              <w:r w:rsidRPr="00E57080">
                <w:rPr>
                  <w:rStyle w:val="GOSTSymBold"/>
                  <w:highlight w:val="yellow"/>
                </w:rPr>
                <w:t>«Уточняемые реквизиты» равно «1000001»</w:t>
              </w:r>
              <w:r w:rsidRPr="00E57080">
                <w:rPr>
                  <w:highlight w:val="yellow"/>
                </w:rPr>
                <w:t>, то атрибут заполняется значением БПР_ПРШ</w:t>
              </w:r>
            </w:ins>
            <w:ins w:id="6197" w:author="Петрушкова Олеся Олеговна" w:date="2026-04-13T12:46:00Z">
              <w:r w:rsidRPr="00E57080">
                <w:rPr>
                  <w:highlight w:val="yellow"/>
                </w:rPr>
                <w:t>.</w:t>
              </w:r>
            </w:ins>
          </w:p>
          <w:p w14:paraId="2670B000" w14:textId="7529D968" w:rsidR="005F1074" w:rsidRPr="00E57080" w:rsidDel="00E57080" w:rsidRDefault="00E57080" w:rsidP="00E57080">
            <w:pPr>
              <w:pStyle w:val="GOSTTableListNum1"/>
              <w:rPr>
                <w:del w:id="6198" w:author="Петрушкова Олеся Олеговна" w:date="2026-04-13T12:44:00Z"/>
                <w:highlight w:val="yellow"/>
              </w:rPr>
            </w:pPr>
            <w:ins w:id="6199" w:author="Петрушкова Олеся Олеговна" w:date="2026-04-13T12:44:00Z">
              <w:r w:rsidRPr="00E57080">
                <w:rPr>
                  <w:highlight w:val="yellow"/>
                </w:rPr>
                <w:t xml:space="preserve">Если значение параметра «Признак операции уточнения» таблицы </w:t>
              </w:r>
              <w:r w:rsidRPr="00E57080">
                <w:rPr>
                  <w:rStyle w:val="GOSTSymBold"/>
                  <w:highlight w:val="yellow"/>
                </w:rPr>
                <w:t>«Уточненные реквизиты»</w:t>
              </w:r>
              <w:r w:rsidRPr="00E57080">
                <w:rPr>
                  <w:highlight w:val="yellow"/>
                </w:rPr>
                <w:t xml:space="preserve"> заполнен значением «2» или «3» И значение параметра «БПР» = true таблицы </w:t>
              </w:r>
              <w:r w:rsidRPr="00E57080">
                <w:rPr>
                  <w:rStyle w:val="GOSTSymBold"/>
                  <w:highlight w:val="yellow"/>
                </w:rPr>
                <w:t>«Уточняемые реквизиты»</w:t>
              </w:r>
              <w:r w:rsidRPr="00E57080">
                <w:rPr>
                  <w:highlight w:val="yellow"/>
                </w:rPr>
                <w:t xml:space="preserve"> И значение параметра «</w:t>
              </w:r>
              <w:r w:rsidRPr="00E57080">
                <w:rPr>
                  <w:szCs w:val="22"/>
                  <w:highlight w:val="yellow"/>
                </w:rPr>
                <w:t>Детализированный код расходов/Код направления расходования</w:t>
              </w:r>
              <w:r w:rsidRPr="00E57080">
                <w:rPr>
                  <w:highlight w:val="yellow"/>
                </w:rPr>
                <w:t xml:space="preserve">» таблицы </w:t>
              </w:r>
              <w:r w:rsidRPr="00E57080">
                <w:rPr>
                  <w:rStyle w:val="GOSTSymBold"/>
                  <w:highlight w:val="yellow"/>
                </w:rPr>
                <w:t>«Уточняемые реквизиты» отлично от «1000001»</w:t>
              </w:r>
              <w:r w:rsidRPr="00E57080">
                <w:rPr>
                  <w:highlight w:val="yellow"/>
                </w:rPr>
                <w:t xml:space="preserve"> то атрибут заполняется значением БПР_ТЕ</w:t>
              </w:r>
            </w:ins>
            <w:ins w:id="6200" w:author="Петрушкова Олеся Олеговна" w:date="2026-04-13T12:45:00Z">
              <w:r w:rsidRPr="00E57080">
                <w:rPr>
                  <w:highlight w:val="yellow"/>
                </w:rPr>
                <w:t>К</w:t>
              </w:r>
            </w:ins>
            <w:del w:id="6201" w:author="Петрушкова Олеся Олеговна" w:date="2026-04-13T12:44:00Z">
              <w:r w:rsidR="005F1074" w:rsidRPr="00E57080" w:rsidDel="00E57080">
                <w:rPr>
                  <w:highlight w:val="yellow"/>
                </w:rPr>
                <w:delText>Если значение параметра «Признак операции уточнения» таблицы «Уточненные реквизиты» равно «0» И значение параметра «БПР» = true, то атрибут заполняется значением БПР_ПРШ;</w:delText>
              </w:r>
            </w:del>
          </w:p>
          <w:p w14:paraId="0EA69433" w14:textId="77CED138" w:rsidR="004C1673" w:rsidRPr="00E57080" w:rsidRDefault="005F1074" w:rsidP="00E57080">
            <w:pPr>
              <w:pStyle w:val="GOSTTableListNum1"/>
              <w:rPr>
                <w:highlight w:val="yellow"/>
              </w:rPr>
            </w:pPr>
            <w:del w:id="6202" w:author="Петрушкова Олеся Олеговна" w:date="2026-04-13T12:44:00Z">
              <w:r w:rsidRPr="00E57080" w:rsidDel="00E57080">
                <w:rPr>
                  <w:highlight w:val="yellow"/>
                </w:rPr>
                <w:delText>Если значение параметра «Признак операции уточнения» таблицы «уточненные реквизиты» отлично от «0» И значение параметра «БПР» = true, то атрибут заполняется значением БПР_ТЕК</w:delText>
              </w:r>
            </w:del>
          </w:p>
        </w:tc>
      </w:tr>
      <w:tr w:rsidR="004C1673" w:rsidRPr="00574364" w14:paraId="37AD270B" w14:textId="77777777" w:rsidTr="0004239F">
        <w:tc>
          <w:tcPr>
            <w:tcW w:w="1088" w:type="pct"/>
            <w:tcBorders>
              <w:top w:val="single" w:sz="4" w:space="0" w:color="auto"/>
              <w:left w:val="single" w:sz="4" w:space="0" w:color="auto"/>
              <w:bottom w:val="single" w:sz="4" w:space="0" w:color="auto"/>
              <w:right w:val="single" w:sz="4" w:space="0" w:color="auto"/>
            </w:tcBorders>
          </w:tcPr>
          <w:p w14:paraId="5C1AE850" w14:textId="318696C2" w:rsidR="004C1673" w:rsidRPr="00AA290B" w:rsidRDefault="004C1673" w:rsidP="004C1673">
            <w:pPr>
              <w:pStyle w:val="GOSTTablenorm"/>
              <w:suppressAutoHyphens/>
              <w:rPr>
                <w:color w:val="000000" w:themeColor="text1"/>
              </w:rPr>
            </w:pPr>
            <w:r w:rsidRPr="00AA290B">
              <w:rPr>
                <w:color w:val="000000" w:themeColor="text1"/>
                <w:lang w:val="en-US"/>
              </w:rPr>
              <w:t>ТОФК_ЛС_</w:t>
            </w:r>
            <w:r w:rsidRPr="00AA290B">
              <w:rPr>
                <w:color w:val="000000" w:themeColor="text1"/>
              </w:rPr>
              <w:t>плательщика</w:t>
            </w:r>
          </w:p>
        </w:tc>
        <w:tc>
          <w:tcPr>
            <w:tcW w:w="308" w:type="pct"/>
            <w:tcBorders>
              <w:top w:val="single" w:sz="4" w:space="0" w:color="auto"/>
              <w:left w:val="single" w:sz="4" w:space="0" w:color="auto"/>
              <w:bottom w:val="single" w:sz="4" w:space="0" w:color="auto"/>
              <w:right w:val="single" w:sz="4" w:space="0" w:color="auto"/>
            </w:tcBorders>
          </w:tcPr>
          <w:p w14:paraId="0F4F3F93" w14:textId="3A4E493F" w:rsidR="004C1673" w:rsidRPr="00574364" w:rsidRDefault="00557ACD" w:rsidP="004C1673">
            <w:pPr>
              <w:pStyle w:val="GOSTTablenorm"/>
              <w:suppressAutoHyphens/>
            </w:pPr>
            <w:r>
              <w:t>да</w:t>
            </w:r>
          </w:p>
        </w:tc>
        <w:tc>
          <w:tcPr>
            <w:tcW w:w="1173" w:type="pct"/>
            <w:tcBorders>
              <w:top w:val="single" w:sz="4" w:space="0" w:color="auto"/>
              <w:left w:val="single" w:sz="4" w:space="0" w:color="auto"/>
              <w:bottom w:val="single" w:sz="4" w:space="0" w:color="auto"/>
              <w:right w:val="single" w:sz="4" w:space="0" w:color="auto"/>
            </w:tcBorders>
          </w:tcPr>
          <w:p w14:paraId="6E469D34" w14:textId="0DA88E7F" w:rsidR="004C1673" w:rsidRPr="00574364" w:rsidRDefault="004C1673" w:rsidP="004C1673">
            <w:pPr>
              <w:pStyle w:val="GOSTTablenorm"/>
              <w:suppressAutoHyphens/>
            </w:pPr>
            <w:r w:rsidRPr="00574364">
              <w:t xml:space="preserve">Указывается код ТОФК  ЦС/РЦ клиента </w:t>
            </w:r>
            <w:r>
              <w:t>дебитовый(4-х значный)</w:t>
            </w:r>
          </w:p>
        </w:tc>
        <w:tc>
          <w:tcPr>
            <w:tcW w:w="1124" w:type="pct"/>
            <w:tcBorders>
              <w:top w:val="single" w:sz="4" w:space="0" w:color="auto"/>
              <w:left w:val="single" w:sz="4" w:space="0" w:color="auto"/>
              <w:bottom w:val="single" w:sz="4" w:space="0" w:color="auto"/>
              <w:right w:val="single" w:sz="4" w:space="0" w:color="auto"/>
            </w:tcBorders>
          </w:tcPr>
          <w:p w14:paraId="1647D594" w14:textId="77777777" w:rsidR="00557ACD" w:rsidRPr="00557ACD" w:rsidRDefault="00557ACD" w:rsidP="00557ACD">
            <w:pPr>
              <w:pStyle w:val="GOSTTablenorm"/>
              <w:suppressAutoHyphens/>
              <w:rPr>
                <w:lang w:val="en-US"/>
              </w:rPr>
            </w:pPr>
            <w:r w:rsidRPr="00557ACD">
              <w:rPr>
                <w:lang w:val="en-US"/>
              </w:rPr>
              <w:t>FS_TSE_CLARDET_D12_LIST:CSRCCODERECIP</w:t>
            </w:r>
          </w:p>
          <w:p w14:paraId="5CD94D54" w14:textId="77777777" w:rsidR="00557ACD" w:rsidRPr="00557ACD" w:rsidRDefault="00557ACD" w:rsidP="00557ACD">
            <w:pPr>
              <w:pStyle w:val="GOSTTablenorm"/>
              <w:suppressAutoHyphens/>
              <w:rPr>
                <w:lang w:val="en-US"/>
              </w:rPr>
            </w:pPr>
            <w:r w:rsidRPr="00557ACD">
              <w:rPr>
                <w:lang w:val="en-US"/>
              </w:rPr>
              <w:t>или</w:t>
            </w:r>
          </w:p>
          <w:p w14:paraId="2609B393" w14:textId="0DFE54D1" w:rsidR="004C1673" w:rsidRPr="00557ACD" w:rsidRDefault="00557ACD" w:rsidP="00557ACD">
            <w:pPr>
              <w:pStyle w:val="GOSTTablenorm"/>
              <w:suppressAutoHyphens/>
              <w:rPr>
                <w:lang w:val="en-US"/>
              </w:rPr>
            </w:pPr>
            <w:r w:rsidRPr="00557ACD">
              <w:rPr>
                <w:lang w:val="en-US"/>
              </w:rPr>
              <w:t>FS_TSE_REFDETAL_D12_LIST:CSRCCODERECIP</w:t>
            </w:r>
            <w:r w:rsidRPr="00557ACD" w:rsidDel="00AA290B">
              <w:rPr>
                <w:lang w:val="en-US"/>
              </w:rPr>
              <w:t xml:space="preserve"> </w:t>
            </w:r>
          </w:p>
        </w:tc>
        <w:tc>
          <w:tcPr>
            <w:tcW w:w="1307" w:type="pct"/>
            <w:tcBorders>
              <w:top w:val="single" w:sz="4" w:space="0" w:color="auto"/>
              <w:left w:val="single" w:sz="4" w:space="0" w:color="auto"/>
              <w:bottom w:val="single" w:sz="4" w:space="0" w:color="auto"/>
              <w:right w:val="single" w:sz="4" w:space="0" w:color="auto"/>
            </w:tcBorders>
          </w:tcPr>
          <w:p w14:paraId="7C6EE969" w14:textId="77777777" w:rsidR="005F1074" w:rsidRDefault="005F1074" w:rsidP="005F1074">
            <w:pPr>
              <w:pStyle w:val="GOSTTableListMark1"/>
            </w:pPr>
            <w:r>
              <w:t xml:space="preserve">Если </w:t>
            </w:r>
            <w:r w:rsidRPr="004B627D">
              <w:t>параметр «Признак операции уточнения» таблицы «Уточняемые реквизиты» заполнен значением «0», «1» или «4», то атрибут заполняется</w:t>
            </w:r>
            <w:r>
              <w:t xml:space="preserve"> значением параметра</w:t>
            </w:r>
            <w:r w:rsidDel="005F1074">
              <w:t xml:space="preserve"> </w:t>
            </w:r>
            <w:r>
              <w:t>«</w:t>
            </w:r>
            <w:r w:rsidRPr="005F1074">
              <w:t>Код ТОФК ЦС/РЦ</w:t>
            </w:r>
            <w:r>
              <w:t>» таблицы «Уточняемые реквизиты»;</w:t>
            </w:r>
          </w:p>
          <w:p w14:paraId="5D3AE697" w14:textId="5E30C034" w:rsidR="004C1673" w:rsidRPr="00CE77E1" w:rsidRDefault="005F1074" w:rsidP="005F1074">
            <w:pPr>
              <w:pStyle w:val="GOSTTableListMark1"/>
            </w:pPr>
            <w:r>
              <w:t xml:space="preserve">Если </w:t>
            </w:r>
            <w:r w:rsidRPr="004B627D">
              <w:t>параметр «Признак операции уточнения» таблицы «Уточняемые реквизиты</w:t>
            </w:r>
            <w:r>
              <w:t>» заполнен значением «2» или «3»</w:t>
            </w:r>
            <w:r w:rsidRPr="004B627D">
              <w:t>, то атрибут заполняется</w:t>
            </w:r>
            <w:r>
              <w:t xml:space="preserve"> значением параметра</w:t>
            </w:r>
            <w:r w:rsidDel="005F1074">
              <w:t xml:space="preserve"> </w:t>
            </w:r>
            <w:r>
              <w:t>«</w:t>
            </w:r>
            <w:r w:rsidRPr="005F1074">
              <w:t>Код ТОФК ЦС/РЦ</w:t>
            </w:r>
            <w:r>
              <w:t>» таблицы «Уточненные реквизиты»</w:t>
            </w:r>
          </w:p>
        </w:tc>
      </w:tr>
      <w:tr w:rsidR="004C1673" w:rsidRPr="00CE77E1" w14:paraId="7786E35F" w14:textId="77777777" w:rsidTr="0004239F">
        <w:tc>
          <w:tcPr>
            <w:tcW w:w="1088" w:type="pct"/>
            <w:tcBorders>
              <w:top w:val="single" w:sz="4" w:space="0" w:color="auto"/>
              <w:left w:val="single" w:sz="4" w:space="0" w:color="auto"/>
              <w:bottom w:val="single" w:sz="4" w:space="0" w:color="auto"/>
              <w:right w:val="single" w:sz="4" w:space="0" w:color="auto"/>
            </w:tcBorders>
          </w:tcPr>
          <w:p w14:paraId="1B1F0D83" w14:textId="79D4AE7D" w:rsidR="004C1673" w:rsidRPr="00AA290B" w:rsidRDefault="004C1673" w:rsidP="004C1673">
            <w:pPr>
              <w:pStyle w:val="GOSTTablenorm"/>
              <w:suppressAutoHyphens/>
              <w:rPr>
                <w:color w:val="000000" w:themeColor="text1"/>
              </w:rPr>
            </w:pPr>
            <w:r w:rsidRPr="00AA290B">
              <w:rPr>
                <w:color w:val="000000" w:themeColor="text1"/>
                <w:lang w:val="en-US"/>
              </w:rPr>
              <w:t>ТОФК_ЛС_</w:t>
            </w:r>
            <w:r w:rsidRPr="00AA290B">
              <w:rPr>
                <w:color w:val="000000" w:themeColor="text1"/>
              </w:rPr>
              <w:t>получателя</w:t>
            </w:r>
          </w:p>
        </w:tc>
        <w:tc>
          <w:tcPr>
            <w:tcW w:w="308" w:type="pct"/>
            <w:tcBorders>
              <w:top w:val="single" w:sz="4" w:space="0" w:color="auto"/>
              <w:left w:val="single" w:sz="4" w:space="0" w:color="auto"/>
              <w:bottom w:val="single" w:sz="4" w:space="0" w:color="auto"/>
              <w:right w:val="single" w:sz="4" w:space="0" w:color="auto"/>
            </w:tcBorders>
          </w:tcPr>
          <w:p w14:paraId="11561D0E" w14:textId="06024295" w:rsidR="004C1673" w:rsidRPr="00CE77E1" w:rsidRDefault="00557ACD" w:rsidP="004C1673">
            <w:pPr>
              <w:pStyle w:val="GOSTTablenorm"/>
              <w:suppressAutoHyphens/>
            </w:pPr>
            <w:r>
              <w:t>да</w:t>
            </w:r>
          </w:p>
        </w:tc>
        <w:tc>
          <w:tcPr>
            <w:tcW w:w="1173" w:type="pct"/>
            <w:tcBorders>
              <w:top w:val="single" w:sz="4" w:space="0" w:color="auto"/>
              <w:left w:val="single" w:sz="4" w:space="0" w:color="auto"/>
              <w:bottom w:val="single" w:sz="4" w:space="0" w:color="auto"/>
              <w:right w:val="single" w:sz="4" w:space="0" w:color="auto"/>
            </w:tcBorders>
          </w:tcPr>
          <w:p w14:paraId="2FA559FC" w14:textId="5B7AD827" w:rsidR="004C1673" w:rsidRPr="00CE77E1" w:rsidRDefault="004C1673" w:rsidP="004C1673">
            <w:pPr>
              <w:pStyle w:val="GOSTTablenorm"/>
              <w:suppressAutoHyphens/>
            </w:pPr>
            <w:r w:rsidRPr="00CE77E1">
              <w:t>Указывается код ТОФК ЦС</w:t>
            </w:r>
            <w:r>
              <w:t>/РЦ</w:t>
            </w:r>
            <w:r w:rsidRPr="00CE77E1">
              <w:t xml:space="preserve"> клиента </w:t>
            </w:r>
            <w:r>
              <w:t>кредитовый (4-х значный)</w:t>
            </w:r>
          </w:p>
        </w:tc>
        <w:tc>
          <w:tcPr>
            <w:tcW w:w="1124" w:type="pct"/>
            <w:tcBorders>
              <w:top w:val="single" w:sz="4" w:space="0" w:color="auto"/>
              <w:left w:val="single" w:sz="4" w:space="0" w:color="auto"/>
              <w:bottom w:val="single" w:sz="4" w:space="0" w:color="auto"/>
              <w:right w:val="single" w:sz="4" w:space="0" w:color="auto"/>
            </w:tcBorders>
          </w:tcPr>
          <w:p w14:paraId="788B0EDA" w14:textId="77777777" w:rsidR="00557ACD" w:rsidRPr="00557ACD" w:rsidRDefault="00557ACD" w:rsidP="00557ACD">
            <w:pPr>
              <w:pStyle w:val="GOSTTablenorm"/>
              <w:suppressAutoHyphens/>
              <w:rPr>
                <w:lang w:val="en-US"/>
              </w:rPr>
            </w:pPr>
            <w:r w:rsidRPr="00557ACD">
              <w:rPr>
                <w:lang w:val="en-US"/>
              </w:rPr>
              <w:t>FS_TSE_CLARDET_D12_LIST:CSRCCODERECIP</w:t>
            </w:r>
          </w:p>
          <w:p w14:paraId="09C5AA19" w14:textId="77777777" w:rsidR="00557ACD" w:rsidRPr="00557ACD" w:rsidRDefault="00557ACD" w:rsidP="00557ACD">
            <w:pPr>
              <w:pStyle w:val="GOSTTablenorm"/>
              <w:suppressAutoHyphens/>
              <w:rPr>
                <w:lang w:val="en-US"/>
              </w:rPr>
            </w:pPr>
            <w:r w:rsidRPr="00557ACD">
              <w:rPr>
                <w:lang w:val="en-US"/>
              </w:rPr>
              <w:t>или</w:t>
            </w:r>
          </w:p>
          <w:p w14:paraId="7579DF5A" w14:textId="31C58EA7" w:rsidR="004C1673" w:rsidRPr="00557ACD" w:rsidRDefault="00557ACD" w:rsidP="00557ACD">
            <w:pPr>
              <w:pStyle w:val="GOSTTablenorm"/>
              <w:suppressAutoHyphens/>
              <w:rPr>
                <w:lang w:val="en-US"/>
              </w:rPr>
            </w:pPr>
            <w:r w:rsidRPr="00557ACD">
              <w:rPr>
                <w:lang w:val="en-US"/>
              </w:rPr>
              <w:t>FS_TSE_REFDETAL_D12_LIST:CSRCCODERECIP</w:t>
            </w:r>
            <w:r w:rsidRPr="00557ACD" w:rsidDel="00AA290B">
              <w:rPr>
                <w:lang w:val="en-US"/>
              </w:rPr>
              <w:t xml:space="preserve"> </w:t>
            </w:r>
          </w:p>
        </w:tc>
        <w:tc>
          <w:tcPr>
            <w:tcW w:w="1307" w:type="pct"/>
            <w:tcBorders>
              <w:top w:val="single" w:sz="4" w:space="0" w:color="auto"/>
              <w:left w:val="single" w:sz="4" w:space="0" w:color="auto"/>
              <w:bottom w:val="single" w:sz="4" w:space="0" w:color="auto"/>
              <w:right w:val="single" w:sz="4" w:space="0" w:color="auto"/>
            </w:tcBorders>
          </w:tcPr>
          <w:p w14:paraId="5F48565A" w14:textId="010B2324" w:rsidR="005F1074" w:rsidRDefault="005F1074" w:rsidP="005F1074">
            <w:pPr>
              <w:pStyle w:val="GOSTTableListMark1"/>
            </w:pPr>
            <w:r>
              <w:t xml:space="preserve">Если </w:t>
            </w:r>
            <w:r w:rsidRPr="004B627D">
              <w:t>параметр «Признак операции уточнения» таблицы «Уточняемые реквизиты» заполнен значением «0», «1» или «4», то атрибут заполняется</w:t>
            </w:r>
            <w:r>
              <w:t xml:space="preserve"> значением параметра</w:t>
            </w:r>
            <w:r w:rsidDel="005F1074">
              <w:t xml:space="preserve"> </w:t>
            </w:r>
            <w:r>
              <w:t>«</w:t>
            </w:r>
            <w:r w:rsidRPr="005F1074">
              <w:t>Код ТОФК ЦС/РЦ</w:t>
            </w:r>
            <w:r>
              <w:t>» таблицы «Уточненные реквизиты»;</w:t>
            </w:r>
          </w:p>
          <w:p w14:paraId="5F7A727C" w14:textId="51B9483D" w:rsidR="004C1673" w:rsidRPr="00CE77E1" w:rsidRDefault="005F1074" w:rsidP="005F1074">
            <w:pPr>
              <w:pStyle w:val="GOSTTableListMark1"/>
            </w:pPr>
            <w:r>
              <w:t xml:space="preserve">Если </w:t>
            </w:r>
            <w:r w:rsidRPr="004B627D">
              <w:t>параметр «Признак операции уточнения» таблицы «Уточняемые реквизиты</w:t>
            </w:r>
            <w:r>
              <w:t>» заполнен значением «2» или «3»</w:t>
            </w:r>
            <w:r w:rsidRPr="004B627D">
              <w:t>, то атрибут заполняется</w:t>
            </w:r>
            <w:r>
              <w:t xml:space="preserve"> значением параметра</w:t>
            </w:r>
            <w:r w:rsidDel="005F1074">
              <w:t xml:space="preserve"> </w:t>
            </w:r>
            <w:r>
              <w:t>«</w:t>
            </w:r>
            <w:r w:rsidRPr="005F1074">
              <w:t>Код ТОФК ЦС/РЦ</w:t>
            </w:r>
            <w:r>
              <w:t>» таблицы «Уточняемые реквизиты»</w:t>
            </w:r>
          </w:p>
        </w:tc>
      </w:tr>
      <w:tr w:rsidR="004C1673" w:rsidRPr="00B51089" w14:paraId="070B3173" w14:textId="77777777" w:rsidTr="0004239F">
        <w:tc>
          <w:tcPr>
            <w:tcW w:w="1088" w:type="pct"/>
            <w:tcBorders>
              <w:top w:val="single" w:sz="4" w:space="0" w:color="auto"/>
              <w:left w:val="single" w:sz="4" w:space="0" w:color="auto"/>
              <w:bottom w:val="single" w:sz="4" w:space="0" w:color="auto"/>
              <w:right w:val="single" w:sz="4" w:space="0" w:color="auto"/>
            </w:tcBorders>
          </w:tcPr>
          <w:p w14:paraId="7E31BC13" w14:textId="1F3AD2B0" w:rsidR="004C1673" w:rsidRPr="00B51089" w:rsidRDefault="004C1673" w:rsidP="004C1673">
            <w:pPr>
              <w:pStyle w:val="GOSTTablenorm"/>
              <w:suppressAutoHyphens/>
              <w:rPr>
                <w:color w:val="FF0000"/>
              </w:rPr>
            </w:pPr>
            <w:commentRangeStart w:id="6203"/>
            <w:r>
              <w:rPr>
                <w:color w:val="FF0000"/>
              </w:rPr>
              <w:t>Код_ТОФК_ЛС_плательщика</w:t>
            </w:r>
            <w:commentRangeEnd w:id="6203"/>
            <w:r>
              <w:rPr>
                <w:rStyle w:val="afff4"/>
              </w:rPr>
              <w:commentReference w:id="6203"/>
            </w:r>
          </w:p>
        </w:tc>
        <w:tc>
          <w:tcPr>
            <w:tcW w:w="308" w:type="pct"/>
            <w:tcBorders>
              <w:top w:val="single" w:sz="4" w:space="0" w:color="auto"/>
              <w:left w:val="single" w:sz="4" w:space="0" w:color="auto"/>
              <w:bottom w:val="single" w:sz="4" w:space="0" w:color="auto"/>
              <w:right w:val="single" w:sz="4" w:space="0" w:color="auto"/>
            </w:tcBorders>
          </w:tcPr>
          <w:p w14:paraId="550920FC" w14:textId="079289A3" w:rsidR="004C1673" w:rsidRDefault="004C1673" w:rsidP="004C1673">
            <w:pPr>
              <w:pStyle w:val="GOSTTablenorm"/>
              <w:suppressAutoHyphens/>
            </w:pPr>
            <w:r>
              <w:t>да</w:t>
            </w:r>
          </w:p>
        </w:tc>
        <w:tc>
          <w:tcPr>
            <w:tcW w:w="1173" w:type="pct"/>
            <w:tcBorders>
              <w:top w:val="single" w:sz="4" w:space="0" w:color="auto"/>
              <w:left w:val="single" w:sz="4" w:space="0" w:color="auto"/>
              <w:bottom w:val="single" w:sz="4" w:space="0" w:color="auto"/>
              <w:right w:val="single" w:sz="4" w:space="0" w:color="auto"/>
            </w:tcBorders>
          </w:tcPr>
          <w:p w14:paraId="5A433598" w14:textId="7182C0D5" w:rsidR="004C1673" w:rsidRPr="00CE77E1" w:rsidRDefault="004C1673" w:rsidP="004C1673">
            <w:pPr>
              <w:pStyle w:val="GOSTTablenorm"/>
              <w:suppressAutoHyphens/>
            </w:pPr>
            <w:r w:rsidRPr="00574364">
              <w:t xml:space="preserve">Указывается код ТОФК  ЦС/РЦ клиента </w:t>
            </w:r>
            <w:r>
              <w:t>дебитовый (2-х значный)</w:t>
            </w:r>
          </w:p>
        </w:tc>
        <w:tc>
          <w:tcPr>
            <w:tcW w:w="1124" w:type="pct"/>
            <w:tcBorders>
              <w:top w:val="single" w:sz="4" w:space="0" w:color="auto"/>
              <w:left w:val="single" w:sz="4" w:space="0" w:color="auto"/>
              <w:bottom w:val="single" w:sz="4" w:space="0" w:color="auto"/>
              <w:right w:val="single" w:sz="4" w:space="0" w:color="auto"/>
            </w:tcBorders>
          </w:tcPr>
          <w:p w14:paraId="4A632EB8" w14:textId="77777777" w:rsidR="00557ACD" w:rsidRPr="00557ACD" w:rsidRDefault="00557ACD" w:rsidP="00557ACD">
            <w:pPr>
              <w:pStyle w:val="GOSTTablenorm"/>
              <w:suppressAutoHyphens/>
              <w:rPr>
                <w:lang w:val="en-US"/>
              </w:rPr>
            </w:pPr>
            <w:r w:rsidRPr="00557ACD">
              <w:rPr>
                <w:lang w:val="en-US"/>
              </w:rPr>
              <w:t>FS_TSE_CLARDET_D12_LIST:CSRCCODERECIP</w:t>
            </w:r>
          </w:p>
          <w:p w14:paraId="5A041A4A" w14:textId="77777777" w:rsidR="00557ACD" w:rsidRPr="00080E4E" w:rsidRDefault="00557ACD" w:rsidP="00557ACD">
            <w:pPr>
              <w:pStyle w:val="GOSTTablenorm"/>
              <w:suppressAutoHyphens/>
              <w:rPr>
                <w:lang w:val="en-US"/>
              </w:rPr>
            </w:pPr>
            <w:r>
              <w:t>или</w:t>
            </w:r>
          </w:p>
          <w:p w14:paraId="5F6BDE16" w14:textId="6A7173BA" w:rsidR="004C1673" w:rsidRPr="00557ACD" w:rsidRDefault="00557ACD" w:rsidP="00557ACD">
            <w:pPr>
              <w:pStyle w:val="GOSTTablenorm"/>
              <w:suppressAutoHyphens/>
              <w:rPr>
                <w:lang w:val="en-US"/>
              </w:rPr>
            </w:pPr>
            <w:r w:rsidRPr="00557ACD">
              <w:rPr>
                <w:lang w:val="en-US"/>
              </w:rPr>
              <w:t>FS_TSE_REFDETAL_D12_LIST:CSRCCODERECIP</w:t>
            </w:r>
          </w:p>
        </w:tc>
        <w:tc>
          <w:tcPr>
            <w:tcW w:w="1307" w:type="pct"/>
            <w:tcBorders>
              <w:top w:val="single" w:sz="4" w:space="0" w:color="auto"/>
              <w:left w:val="single" w:sz="4" w:space="0" w:color="auto"/>
              <w:bottom w:val="single" w:sz="4" w:space="0" w:color="auto"/>
              <w:right w:val="single" w:sz="4" w:space="0" w:color="auto"/>
            </w:tcBorders>
          </w:tcPr>
          <w:p w14:paraId="4833D1FA" w14:textId="0F200EC2" w:rsidR="004C1673" w:rsidRPr="00B51089" w:rsidRDefault="004C1673" w:rsidP="004C1673">
            <w:pPr>
              <w:pStyle w:val="GOSTTablenorm"/>
              <w:suppressAutoHyphens/>
            </w:pPr>
            <w:r w:rsidRPr="00B04A39">
              <w:t xml:space="preserve">Атрибут заполняется </w:t>
            </w:r>
            <w:r>
              <w:t>1-2</w:t>
            </w:r>
            <w:r w:rsidRPr="00B04A39">
              <w:t xml:space="preserve"> символами  </w:t>
            </w:r>
            <w:r>
              <w:t>атрибута «</w:t>
            </w:r>
            <w:r w:rsidRPr="00AA290B">
              <w:rPr>
                <w:color w:val="000000" w:themeColor="text1"/>
              </w:rPr>
              <w:t>ТОФК_ЛС_плательщика</w:t>
            </w:r>
            <w:r>
              <w:t>»</w:t>
            </w:r>
          </w:p>
        </w:tc>
      </w:tr>
      <w:tr w:rsidR="004C1673" w:rsidRPr="00B51089" w14:paraId="2861DE9C" w14:textId="77777777" w:rsidTr="0004239F">
        <w:tc>
          <w:tcPr>
            <w:tcW w:w="1088" w:type="pct"/>
            <w:tcBorders>
              <w:top w:val="single" w:sz="4" w:space="0" w:color="auto"/>
              <w:left w:val="single" w:sz="4" w:space="0" w:color="auto"/>
              <w:bottom w:val="single" w:sz="4" w:space="0" w:color="auto"/>
              <w:right w:val="single" w:sz="4" w:space="0" w:color="auto"/>
            </w:tcBorders>
          </w:tcPr>
          <w:p w14:paraId="4952A8CD" w14:textId="49D573E2" w:rsidR="004C1673" w:rsidRDefault="004C1673" w:rsidP="004C1673">
            <w:pPr>
              <w:pStyle w:val="GOSTTablenorm"/>
              <w:suppressAutoHyphens/>
              <w:rPr>
                <w:color w:val="FF0000"/>
              </w:rPr>
            </w:pPr>
            <w:r w:rsidRPr="00AA290B">
              <w:rPr>
                <w:color w:val="000000" w:themeColor="text1"/>
              </w:rPr>
              <w:t>Код_ТОФК_ЛС_получателя</w:t>
            </w:r>
          </w:p>
        </w:tc>
        <w:tc>
          <w:tcPr>
            <w:tcW w:w="308" w:type="pct"/>
            <w:tcBorders>
              <w:top w:val="single" w:sz="4" w:space="0" w:color="auto"/>
              <w:left w:val="single" w:sz="4" w:space="0" w:color="auto"/>
              <w:bottom w:val="single" w:sz="4" w:space="0" w:color="auto"/>
              <w:right w:val="single" w:sz="4" w:space="0" w:color="auto"/>
            </w:tcBorders>
          </w:tcPr>
          <w:p w14:paraId="0322A628" w14:textId="0DE5F78A" w:rsidR="004C1673" w:rsidRDefault="004C1673" w:rsidP="004C1673">
            <w:pPr>
              <w:pStyle w:val="GOSTTablenorm"/>
              <w:suppressAutoHyphens/>
            </w:pPr>
            <w:r>
              <w:t>да</w:t>
            </w:r>
          </w:p>
        </w:tc>
        <w:tc>
          <w:tcPr>
            <w:tcW w:w="1173" w:type="pct"/>
            <w:tcBorders>
              <w:top w:val="single" w:sz="4" w:space="0" w:color="auto"/>
              <w:left w:val="single" w:sz="4" w:space="0" w:color="auto"/>
              <w:bottom w:val="single" w:sz="4" w:space="0" w:color="auto"/>
              <w:right w:val="single" w:sz="4" w:space="0" w:color="auto"/>
            </w:tcBorders>
          </w:tcPr>
          <w:p w14:paraId="634CEC4D" w14:textId="040E6BFE" w:rsidR="004C1673" w:rsidRPr="00574364" w:rsidRDefault="004C1673" w:rsidP="004C1673">
            <w:pPr>
              <w:pStyle w:val="GOSTTablenorm"/>
              <w:suppressAutoHyphens/>
            </w:pPr>
            <w:r w:rsidRPr="00CE77E1">
              <w:t>Указывается код ТОФК ЦС</w:t>
            </w:r>
            <w:r>
              <w:t>/РЦ</w:t>
            </w:r>
            <w:r w:rsidRPr="00CE77E1">
              <w:t xml:space="preserve"> клиента </w:t>
            </w:r>
            <w:r>
              <w:t>кредитовый (2-х значный)</w:t>
            </w:r>
          </w:p>
        </w:tc>
        <w:tc>
          <w:tcPr>
            <w:tcW w:w="1124" w:type="pct"/>
            <w:tcBorders>
              <w:top w:val="single" w:sz="4" w:space="0" w:color="auto"/>
              <w:left w:val="single" w:sz="4" w:space="0" w:color="auto"/>
              <w:bottom w:val="single" w:sz="4" w:space="0" w:color="auto"/>
              <w:right w:val="single" w:sz="4" w:space="0" w:color="auto"/>
            </w:tcBorders>
          </w:tcPr>
          <w:p w14:paraId="7B4367AD" w14:textId="77777777" w:rsidR="00557ACD" w:rsidRPr="00557ACD" w:rsidRDefault="00557ACD" w:rsidP="00557ACD">
            <w:pPr>
              <w:pStyle w:val="GOSTTablenorm"/>
              <w:suppressAutoHyphens/>
              <w:rPr>
                <w:lang w:val="en-US"/>
              </w:rPr>
            </w:pPr>
            <w:r w:rsidRPr="00557ACD">
              <w:rPr>
                <w:lang w:val="en-US"/>
              </w:rPr>
              <w:t>FS_TSE_CLARDET_D12_LIST:CSRCCODERECIP</w:t>
            </w:r>
          </w:p>
          <w:p w14:paraId="63ED4012" w14:textId="77777777" w:rsidR="00557ACD" w:rsidRPr="00080E4E" w:rsidRDefault="00557ACD" w:rsidP="00557ACD">
            <w:pPr>
              <w:pStyle w:val="GOSTTablenorm"/>
              <w:suppressAutoHyphens/>
              <w:rPr>
                <w:lang w:val="en-US"/>
              </w:rPr>
            </w:pPr>
            <w:r>
              <w:t>или</w:t>
            </w:r>
          </w:p>
          <w:p w14:paraId="1912206B" w14:textId="1FBFE5DB" w:rsidR="004C1673" w:rsidRPr="00557ACD" w:rsidRDefault="00557ACD" w:rsidP="00557ACD">
            <w:pPr>
              <w:pStyle w:val="GOSTTablenorm"/>
              <w:suppressAutoHyphens/>
              <w:rPr>
                <w:lang w:val="en-US"/>
              </w:rPr>
            </w:pPr>
            <w:r w:rsidRPr="00557ACD">
              <w:rPr>
                <w:lang w:val="en-US"/>
              </w:rPr>
              <w:t>FS_TSE_REFDETAL_D12_LIST:CSRCCODERECIP</w:t>
            </w:r>
          </w:p>
        </w:tc>
        <w:tc>
          <w:tcPr>
            <w:tcW w:w="1307" w:type="pct"/>
            <w:tcBorders>
              <w:top w:val="single" w:sz="4" w:space="0" w:color="auto"/>
              <w:left w:val="single" w:sz="4" w:space="0" w:color="auto"/>
              <w:bottom w:val="single" w:sz="4" w:space="0" w:color="auto"/>
              <w:right w:val="single" w:sz="4" w:space="0" w:color="auto"/>
            </w:tcBorders>
          </w:tcPr>
          <w:p w14:paraId="67725633" w14:textId="5CBE50AE" w:rsidR="004C1673" w:rsidRPr="00B51089" w:rsidRDefault="004C1673" w:rsidP="004C1673">
            <w:pPr>
              <w:pStyle w:val="GOSTTablenorm"/>
              <w:suppressAutoHyphens/>
            </w:pPr>
            <w:r w:rsidRPr="00B04A39">
              <w:t xml:space="preserve">Атрибут заполняется </w:t>
            </w:r>
            <w:r>
              <w:t>1-2</w:t>
            </w:r>
            <w:r w:rsidRPr="00B04A39">
              <w:t xml:space="preserve"> символами  </w:t>
            </w:r>
            <w:r>
              <w:t>атрибута «</w:t>
            </w:r>
            <w:r w:rsidRPr="00AA290B">
              <w:rPr>
                <w:color w:val="000000" w:themeColor="text1"/>
              </w:rPr>
              <w:t>ТОФК_ЛС_получателя</w:t>
            </w:r>
            <w:r>
              <w:t>»</w:t>
            </w:r>
          </w:p>
        </w:tc>
      </w:tr>
      <w:tr w:rsidR="004C1673" w:rsidRPr="00AA290B" w14:paraId="7BCA6891" w14:textId="77777777" w:rsidTr="0004239F">
        <w:tc>
          <w:tcPr>
            <w:tcW w:w="1088" w:type="pct"/>
            <w:tcBorders>
              <w:top w:val="single" w:sz="4" w:space="0" w:color="auto"/>
              <w:left w:val="single" w:sz="4" w:space="0" w:color="auto"/>
              <w:bottom w:val="single" w:sz="4" w:space="0" w:color="auto"/>
              <w:right w:val="single" w:sz="4" w:space="0" w:color="auto"/>
            </w:tcBorders>
          </w:tcPr>
          <w:p w14:paraId="2E91D177" w14:textId="149538FC" w:rsidR="004C1673" w:rsidRPr="00AA290B" w:rsidRDefault="004C1673" w:rsidP="004C1673">
            <w:pPr>
              <w:pStyle w:val="GOSTTablenorm"/>
              <w:suppressAutoHyphens/>
              <w:rPr>
                <w:lang w:val="en-US"/>
              </w:rPr>
            </w:pPr>
            <w:r w:rsidRPr="00AA290B">
              <w:rPr>
                <w:color w:val="000000" w:themeColor="text1"/>
                <w:lang w:val="en-US"/>
              </w:rPr>
              <w:t>Дата_НВС</w:t>
            </w:r>
          </w:p>
        </w:tc>
        <w:tc>
          <w:tcPr>
            <w:tcW w:w="308" w:type="pct"/>
            <w:tcBorders>
              <w:top w:val="single" w:sz="4" w:space="0" w:color="auto"/>
              <w:left w:val="single" w:sz="4" w:space="0" w:color="auto"/>
              <w:bottom w:val="single" w:sz="4" w:space="0" w:color="auto"/>
              <w:right w:val="single" w:sz="4" w:space="0" w:color="auto"/>
            </w:tcBorders>
          </w:tcPr>
          <w:p w14:paraId="2B1D9088" w14:textId="009B2137" w:rsidR="004C1673" w:rsidRPr="00AA290B" w:rsidRDefault="004C1673" w:rsidP="004C1673">
            <w:pPr>
              <w:pStyle w:val="GOSTTablenorm"/>
              <w:suppressAutoHyphens/>
            </w:pPr>
            <w:r w:rsidRPr="00AA290B">
              <w:t>нет</w:t>
            </w:r>
          </w:p>
        </w:tc>
        <w:tc>
          <w:tcPr>
            <w:tcW w:w="1173" w:type="pct"/>
            <w:tcBorders>
              <w:top w:val="single" w:sz="4" w:space="0" w:color="auto"/>
              <w:left w:val="single" w:sz="4" w:space="0" w:color="auto"/>
              <w:bottom w:val="single" w:sz="4" w:space="0" w:color="auto"/>
              <w:right w:val="single" w:sz="4" w:space="0" w:color="auto"/>
            </w:tcBorders>
          </w:tcPr>
          <w:p w14:paraId="283E8421" w14:textId="12512ABD" w:rsidR="004C1673" w:rsidRPr="00AA290B" w:rsidRDefault="004C1673" w:rsidP="004C1673">
            <w:pPr>
              <w:pStyle w:val="GOSTTablenorm"/>
              <w:suppressAutoHyphens/>
              <w:rPr>
                <w:lang w:val="en-US"/>
              </w:rPr>
            </w:pPr>
            <w:r w:rsidRPr="00AA290B">
              <w:rPr>
                <w:lang w:val="en-US"/>
              </w:rPr>
              <w:t>Дата отражения на НВС</w:t>
            </w:r>
          </w:p>
        </w:tc>
        <w:tc>
          <w:tcPr>
            <w:tcW w:w="1124" w:type="pct"/>
            <w:tcBorders>
              <w:top w:val="single" w:sz="4" w:space="0" w:color="auto"/>
              <w:left w:val="single" w:sz="4" w:space="0" w:color="auto"/>
              <w:bottom w:val="single" w:sz="4" w:space="0" w:color="auto"/>
              <w:right w:val="single" w:sz="4" w:space="0" w:color="auto"/>
            </w:tcBorders>
          </w:tcPr>
          <w:p w14:paraId="015FADD9" w14:textId="09CF9A2D" w:rsidR="004C1673" w:rsidRPr="00AA290B" w:rsidRDefault="00557ACD" w:rsidP="004C1673">
            <w:pPr>
              <w:pStyle w:val="GOSTTablenorm"/>
              <w:suppressAutoHyphens/>
              <w:rPr>
                <w:lang w:val="en-US"/>
              </w:rPr>
            </w:pPr>
            <w:r w:rsidRPr="00557ACD">
              <w:rPr>
                <w:lang w:val="en-US"/>
              </w:rPr>
              <w:t>FS_TSE_CLARDET_D12_LIST:DATEREGNVS</w:t>
            </w:r>
            <w:r w:rsidRPr="00557ACD" w:rsidDel="00B51089">
              <w:rPr>
                <w:lang w:val="en-US"/>
              </w:rPr>
              <w:t xml:space="preserve"> </w:t>
            </w:r>
          </w:p>
        </w:tc>
        <w:tc>
          <w:tcPr>
            <w:tcW w:w="1307" w:type="pct"/>
            <w:tcBorders>
              <w:top w:val="single" w:sz="4" w:space="0" w:color="auto"/>
              <w:left w:val="single" w:sz="4" w:space="0" w:color="auto"/>
              <w:bottom w:val="single" w:sz="4" w:space="0" w:color="auto"/>
              <w:right w:val="single" w:sz="4" w:space="0" w:color="auto"/>
            </w:tcBorders>
          </w:tcPr>
          <w:p w14:paraId="4E9D18BA" w14:textId="20431A1F" w:rsidR="004C1673" w:rsidRPr="00AA290B" w:rsidRDefault="004C1673" w:rsidP="004C1673">
            <w:pPr>
              <w:pStyle w:val="GOSTTablenorm"/>
              <w:suppressAutoHyphens/>
            </w:pPr>
            <w:r w:rsidRPr="00AA290B">
              <w:t>-</w:t>
            </w:r>
          </w:p>
        </w:tc>
      </w:tr>
      <w:tr w:rsidR="004C1673" w:rsidRPr="00CE77E1" w14:paraId="5C97A03F" w14:textId="77777777" w:rsidTr="0004239F">
        <w:tc>
          <w:tcPr>
            <w:tcW w:w="1088" w:type="pct"/>
            <w:tcBorders>
              <w:top w:val="single" w:sz="4" w:space="0" w:color="auto"/>
              <w:left w:val="single" w:sz="4" w:space="0" w:color="auto"/>
              <w:bottom w:val="single" w:sz="4" w:space="0" w:color="auto"/>
              <w:right w:val="single" w:sz="4" w:space="0" w:color="auto"/>
            </w:tcBorders>
          </w:tcPr>
          <w:p w14:paraId="23555CE0" w14:textId="246091D1" w:rsidR="004C1673" w:rsidRPr="00AA290B" w:rsidRDefault="004C1673" w:rsidP="004C1673">
            <w:pPr>
              <w:pStyle w:val="GOSTTablenorm"/>
              <w:suppressAutoHyphens/>
              <w:rPr>
                <w:lang w:val="en-US"/>
              </w:rPr>
            </w:pPr>
            <w:r w:rsidRPr="00AA290B">
              <w:rPr>
                <w:lang w:val="en-US"/>
              </w:rPr>
              <w:t>Период</w:t>
            </w:r>
          </w:p>
        </w:tc>
        <w:tc>
          <w:tcPr>
            <w:tcW w:w="308" w:type="pct"/>
            <w:tcBorders>
              <w:top w:val="single" w:sz="4" w:space="0" w:color="auto"/>
              <w:left w:val="single" w:sz="4" w:space="0" w:color="auto"/>
              <w:bottom w:val="single" w:sz="4" w:space="0" w:color="auto"/>
              <w:right w:val="single" w:sz="4" w:space="0" w:color="auto"/>
            </w:tcBorders>
          </w:tcPr>
          <w:p w14:paraId="1CD8BDF7" w14:textId="66857A75" w:rsidR="004C1673" w:rsidRPr="00AA290B" w:rsidRDefault="004C1673" w:rsidP="004C1673">
            <w:pPr>
              <w:pStyle w:val="GOSTTablenorm"/>
              <w:suppressAutoHyphens/>
            </w:pPr>
            <w:r w:rsidRPr="00AA290B">
              <w:t>да</w:t>
            </w:r>
          </w:p>
        </w:tc>
        <w:tc>
          <w:tcPr>
            <w:tcW w:w="1173" w:type="pct"/>
            <w:tcBorders>
              <w:top w:val="single" w:sz="4" w:space="0" w:color="auto"/>
              <w:left w:val="single" w:sz="4" w:space="0" w:color="auto"/>
              <w:bottom w:val="single" w:sz="4" w:space="0" w:color="auto"/>
              <w:right w:val="single" w:sz="4" w:space="0" w:color="auto"/>
            </w:tcBorders>
          </w:tcPr>
          <w:p w14:paraId="41FC763C" w14:textId="40BA3A3F" w:rsidR="004C1673" w:rsidRPr="00AA290B" w:rsidRDefault="004C1673" w:rsidP="004C1673">
            <w:pPr>
              <w:pStyle w:val="GOSTTablenorm"/>
              <w:suppressAutoHyphens/>
            </w:pPr>
            <w:r w:rsidRPr="00AA290B">
              <w:t>Период для учета невыясненных платежей прошлых лет</w:t>
            </w:r>
          </w:p>
        </w:tc>
        <w:tc>
          <w:tcPr>
            <w:tcW w:w="1124" w:type="pct"/>
            <w:tcBorders>
              <w:top w:val="single" w:sz="4" w:space="0" w:color="auto"/>
              <w:left w:val="single" w:sz="4" w:space="0" w:color="auto"/>
              <w:bottom w:val="single" w:sz="4" w:space="0" w:color="auto"/>
              <w:right w:val="single" w:sz="4" w:space="0" w:color="auto"/>
            </w:tcBorders>
          </w:tcPr>
          <w:p w14:paraId="0D50BCE8" w14:textId="4FC25DDD" w:rsidR="004C1673" w:rsidRPr="00557ACD" w:rsidRDefault="00557ACD" w:rsidP="004C1673">
            <w:pPr>
              <w:pStyle w:val="GOSTTablenorm"/>
              <w:suppressAutoHyphens/>
              <w:rPr>
                <w:lang w:val="en-US"/>
              </w:rPr>
            </w:pPr>
            <w:r w:rsidRPr="00557ACD">
              <w:rPr>
                <w:lang w:val="en-US"/>
              </w:rPr>
              <w:t>FS_TSE_CLARDET_D12_LIST:DATEREGNVS</w:t>
            </w:r>
            <w:r w:rsidRPr="00557ACD" w:rsidDel="00230401">
              <w:rPr>
                <w:lang w:val="en-US"/>
              </w:rPr>
              <w:t xml:space="preserve"> </w:t>
            </w:r>
          </w:p>
        </w:tc>
        <w:tc>
          <w:tcPr>
            <w:tcW w:w="1307" w:type="pct"/>
            <w:tcBorders>
              <w:top w:val="single" w:sz="4" w:space="0" w:color="auto"/>
              <w:left w:val="single" w:sz="4" w:space="0" w:color="auto"/>
              <w:bottom w:val="single" w:sz="4" w:space="0" w:color="auto"/>
              <w:right w:val="single" w:sz="4" w:space="0" w:color="auto"/>
            </w:tcBorders>
          </w:tcPr>
          <w:p w14:paraId="6D6BD357" w14:textId="6BB48703" w:rsidR="004C1673" w:rsidRPr="00CE77E1" w:rsidRDefault="004C1673" w:rsidP="004C1673">
            <w:pPr>
              <w:pStyle w:val="GOSTTablenorm"/>
              <w:suppressAutoHyphens/>
            </w:pPr>
            <w:r w:rsidRPr="00AA290B">
              <w:t xml:space="preserve">Заполняется значением год из атрибута </w:t>
            </w:r>
            <w:r>
              <w:t>«</w:t>
            </w:r>
            <w:r w:rsidRPr="00AA290B">
              <w:t>Дата</w:t>
            </w:r>
            <w:r>
              <w:t>_НВС»</w:t>
            </w:r>
          </w:p>
        </w:tc>
      </w:tr>
      <w:tr w:rsidR="004C1673" w:rsidRPr="002741DE" w14:paraId="5030297A" w14:textId="77777777" w:rsidTr="0004239F">
        <w:tc>
          <w:tcPr>
            <w:tcW w:w="1088" w:type="pct"/>
            <w:tcBorders>
              <w:top w:val="single" w:sz="4" w:space="0" w:color="auto"/>
              <w:left w:val="single" w:sz="4" w:space="0" w:color="auto"/>
              <w:bottom w:val="single" w:sz="4" w:space="0" w:color="auto"/>
              <w:right w:val="single" w:sz="4" w:space="0" w:color="auto"/>
            </w:tcBorders>
          </w:tcPr>
          <w:p w14:paraId="1FDEAC0F" w14:textId="0FF0E025" w:rsidR="004C1673" w:rsidRPr="006554A6" w:rsidRDefault="004C1673" w:rsidP="004C1673">
            <w:pPr>
              <w:pStyle w:val="GOSTTablenorm"/>
              <w:suppressAutoHyphens/>
              <w:rPr>
                <w:color w:val="000000" w:themeColor="text1"/>
              </w:rPr>
            </w:pPr>
            <w:r w:rsidRPr="006554A6">
              <w:rPr>
                <w:color w:val="000000" w:themeColor="text1"/>
              </w:rPr>
              <w:t>Код_цели_плательщика_контр</w:t>
            </w:r>
          </w:p>
        </w:tc>
        <w:tc>
          <w:tcPr>
            <w:tcW w:w="308" w:type="pct"/>
            <w:tcBorders>
              <w:top w:val="single" w:sz="4" w:space="0" w:color="auto"/>
              <w:left w:val="single" w:sz="4" w:space="0" w:color="auto"/>
              <w:bottom w:val="single" w:sz="4" w:space="0" w:color="auto"/>
              <w:right w:val="single" w:sz="4" w:space="0" w:color="auto"/>
            </w:tcBorders>
          </w:tcPr>
          <w:p w14:paraId="3C7B7957" w14:textId="32081FA4" w:rsidR="004C1673" w:rsidRPr="00CE77E1" w:rsidRDefault="005F1074" w:rsidP="005F1074">
            <w:pPr>
              <w:pStyle w:val="GOSTTablenorm"/>
              <w:suppressAutoHyphens/>
              <w:ind w:left="0"/>
            </w:pPr>
            <w:r>
              <w:t>да</w:t>
            </w:r>
          </w:p>
        </w:tc>
        <w:tc>
          <w:tcPr>
            <w:tcW w:w="1173" w:type="pct"/>
            <w:tcBorders>
              <w:top w:val="single" w:sz="4" w:space="0" w:color="auto"/>
              <w:left w:val="single" w:sz="4" w:space="0" w:color="auto"/>
              <w:bottom w:val="single" w:sz="4" w:space="0" w:color="auto"/>
              <w:right w:val="single" w:sz="4" w:space="0" w:color="auto"/>
            </w:tcBorders>
          </w:tcPr>
          <w:p w14:paraId="67EAD9CB" w14:textId="34D349FA" w:rsidR="004C1673" w:rsidRPr="00CE77E1" w:rsidRDefault="004C1673" w:rsidP="004C1673">
            <w:pPr>
              <w:pStyle w:val="GOSTTablenorm"/>
              <w:suppressAutoHyphens/>
            </w:pPr>
            <w:r w:rsidRPr="002741DE">
              <w:t xml:space="preserve">Код субсидии/цели по л/с с кодом 41 клиента (по </w:t>
            </w:r>
            <w:r>
              <w:t>дебитовой</w:t>
            </w:r>
            <w:r w:rsidRPr="002741DE">
              <w:t xml:space="preserve"> строке документа)</w:t>
            </w:r>
          </w:p>
        </w:tc>
        <w:tc>
          <w:tcPr>
            <w:tcW w:w="1124" w:type="pct"/>
            <w:tcBorders>
              <w:top w:val="single" w:sz="4" w:space="0" w:color="auto"/>
              <w:left w:val="single" w:sz="4" w:space="0" w:color="auto"/>
              <w:bottom w:val="single" w:sz="4" w:space="0" w:color="auto"/>
              <w:right w:val="single" w:sz="4" w:space="0" w:color="auto"/>
            </w:tcBorders>
          </w:tcPr>
          <w:p w14:paraId="26954172" w14:textId="77777777" w:rsidR="0068612A" w:rsidRPr="0068612A" w:rsidRDefault="0068612A" w:rsidP="0068612A">
            <w:pPr>
              <w:pStyle w:val="GOSTTablenorm"/>
              <w:suppressAutoHyphens/>
              <w:rPr>
                <w:lang w:val="en-US"/>
              </w:rPr>
            </w:pPr>
            <w:r w:rsidRPr="0068612A">
              <w:rPr>
                <w:lang w:val="en-US"/>
              </w:rPr>
              <w:t>FS_TSE_CLARDET_D12_LIST:CODECS_PAYER</w:t>
            </w:r>
          </w:p>
          <w:p w14:paraId="46FC8C67" w14:textId="77777777" w:rsidR="0068612A" w:rsidRPr="0068612A" w:rsidRDefault="0068612A" w:rsidP="0068612A">
            <w:pPr>
              <w:pStyle w:val="GOSTTablenorm"/>
              <w:suppressAutoHyphens/>
              <w:rPr>
                <w:lang w:val="en-US"/>
              </w:rPr>
            </w:pPr>
            <w:r w:rsidRPr="0068612A">
              <w:rPr>
                <w:lang w:val="en-US"/>
              </w:rPr>
              <w:t>или</w:t>
            </w:r>
          </w:p>
          <w:p w14:paraId="37B21CC2" w14:textId="770D0407" w:rsidR="004C1673" w:rsidRPr="0068612A" w:rsidRDefault="0068612A" w:rsidP="0068612A">
            <w:pPr>
              <w:pStyle w:val="GOSTTablenorm"/>
              <w:suppressAutoHyphens/>
              <w:rPr>
                <w:lang w:val="en-US"/>
              </w:rPr>
            </w:pPr>
            <w:r w:rsidRPr="0068612A">
              <w:rPr>
                <w:lang w:val="en-US"/>
              </w:rPr>
              <w:t>FS_TSE_REFDETAL_D12_LIST:CODECS_PAYER</w:t>
            </w:r>
            <w:r w:rsidRPr="0068612A" w:rsidDel="006554A6">
              <w:rPr>
                <w:lang w:val="en-US"/>
              </w:rPr>
              <w:t xml:space="preserve"> </w:t>
            </w:r>
          </w:p>
        </w:tc>
        <w:tc>
          <w:tcPr>
            <w:tcW w:w="1307" w:type="pct"/>
            <w:tcBorders>
              <w:top w:val="single" w:sz="4" w:space="0" w:color="auto"/>
              <w:left w:val="single" w:sz="4" w:space="0" w:color="auto"/>
              <w:bottom w:val="single" w:sz="4" w:space="0" w:color="auto"/>
              <w:right w:val="single" w:sz="4" w:space="0" w:color="auto"/>
            </w:tcBorders>
          </w:tcPr>
          <w:p w14:paraId="69CCA250" w14:textId="4A573957" w:rsidR="005F1074" w:rsidRDefault="005F1074" w:rsidP="005F1074">
            <w:pPr>
              <w:pStyle w:val="GOSTTableListMark1"/>
            </w:pPr>
            <w:r>
              <w:t xml:space="preserve">Если </w:t>
            </w:r>
            <w:r w:rsidRPr="004B627D">
              <w:t>параметр «Признак операции уточнения» таблицы «Уточняемые реквизиты» заполнен значением «0», «1» или «4», то атрибут заполняется</w:t>
            </w:r>
            <w:r>
              <w:t xml:space="preserve"> значением параметра</w:t>
            </w:r>
            <w:r w:rsidDel="005F1074">
              <w:t xml:space="preserve"> </w:t>
            </w:r>
            <w:r>
              <w:t>«</w:t>
            </w:r>
            <w:r w:rsidRPr="005F1074">
              <w:t>Код цели (аналитический код) контрольный</w:t>
            </w:r>
            <w:r>
              <w:t>» таблицы «Уточняемые реквизиты»;</w:t>
            </w:r>
          </w:p>
          <w:p w14:paraId="17286F24" w14:textId="77777777" w:rsidR="002322DC" w:rsidRDefault="005F1074" w:rsidP="005F1074">
            <w:pPr>
              <w:pStyle w:val="GOSTTableListMark1"/>
            </w:pPr>
            <w:r>
              <w:t xml:space="preserve">Если </w:t>
            </w:r>
            <w:r w:rsidRPr="004B627D">
              <w:t>параметр «Признак операции уточнения» таблицы «Уточняемые реквизиты</w:t>
            </w:r>
            <w:r>
              <w:t>» заполнен значением «2» или «3»</w:t>
            </w:r>
            <w:r w:rsidRPr="004B627D">
              <w:t>, то атрибут заполняется</w:t>
            </w:r>
            <w:r>
              <w:t xml:space="preserve"> значением параметра</w:t>
            </w:r>
            <w:r w:rsidDel="005F1074">
              <w:t xml:space="preserve"> </w:t>
            </w:r>
            <w:r>
              <w:t>«</w:t>
            </w:r>
            <w:r w:rsidRPr="005F1074">
              <w:t>Код цели (аналитический код) контрольный</w:t>
            </w:r>
            <w:r>
              <w:t>» таблицы «Уточненные реквизиты»</w:t>
            </w:r>
          </w:p>
          <w:p w14:paraId="47061A6A" w14:textId="5CF85EDA" w:rsidR="004C1673" w:rsidRPr="002741DE" w:rsidRDefault="002322DC" w:rsidP="002322DC">
            <w:pPr>
              <w:pStyle w:val="GOSTTablenorm"/>
            </w:pPr>
            <w:r w:rsidRPr="002358C9">
              <w:t xml:space="preserve">Если значение </w:t>
            </w:r>
            <w:r>
              <w:t>таблицы «Уточненные реквизиты»</w:t>
            </w:r>
            <w:r w:rsidRPr="002358C9">
              <w:t xml:space="preserve"> </w:t>
            </w:r>
            <w:r>
              <w:t xml:space="preserve">пусто, </w:t>
            </w:r>
            <w:r w:rsidRPr="002358C9">
              <w:t xml:space="preserve">то </w:t>
            </w:r>
            <w:r>
              <w:t>заполняется значением таблицы «Уточняемые реквизиты»</w:t>
            </w:r>
          </w:p>
        </w:tc>
      </w:tr>
      <w:tr w:rsidR="004C1673" w:rsidRPr="002741DE" w14:paraId="3DEABDA4" w14:textId="77777777" w:rsidTr="0004239F">
        <w:tc>
          <w:tcPr>
            <w:tcW w:w="1088" w:type="pct"/>
            <w:tcBorders>
              <w:top w:val="single" w:sz="4" w:space="0" w:color="auto"/>
              <w:left w:val="single" w:sz="4" w:space="0" w:color="auto"/>
              <w:bottom w:val="single" w:sz="4" w:space="0" w:color="auto"/>
              <w:right w:val="single" w:sz="4" w:space="0" w:color="auto"/>
            </w:tcBorders>
          </w:tcPr>
          <w:p w14:paraId="3047DABC" w14:textId="60680C9A" w:rsidR="004C1673" w:rsidRPr="006554A6" w:rsidRDefault="004C1673" w:rsidP="004C1673">
            <w:pPr>
              <w:pStyle w:val="GOSTTablenorm"/>
              <w:suppressAutoHyphens/>
              <w:rPr>
                <w:color w:val="000000" w:themeColor="text1"/>
                <w:lang w:val="en-US"/>
              </w:rPr>
            </w:pPr>
            <w:r w:rsidRPr="006554A6">
              <w:rPr>
                <w:color w:val="000000" w:themeColor="text1"/>
                <w:lang w:val="en-US"/>
              </w:rPr>
              <w:t>Код_цели_</w:t>
            </w:r>
            <w:r w:rsidRPr="006554A6">
              <w:rPr>
                <w:color w:val="000000" w:themeColor="text1"/>
              </w:rPr>
              <w:t>получателя</w:t>
            </w:r>
            <w:r w:rsidRPr="006554A6">
              <w:rPr>
                <w:color w:val="000000" w:themeColor="text1"/>
                <w:lang w:val="en-US"/>
              </w:rPr>
              <w:t>_контр</w:t>
            </w:r>
          </w:p>
        </w:tc>
        <w:tc>
          <w:tcPr>
            <w:tcW w:w="308" w:type="pct"/>
            <w:tcBorders>
              <w:top w:val="single" w:sz="4" w:space="0" w:color="auto"/>
              <w:left w:val="single" w:sz="4" w:space="0" w:color="auto"/>
              <w:bottom w:val="single" w:sz="4" w:space="0" w:color="auto"/>
              <w:right w:val="single" w:sz="4" w:space="0" w:color="auto"/>
            </w:tcBorders>
          </w:tcPr>
          <w:p w14:paraId="4F9F2A33" w14:textId="55FE5E46" w:rsidR="004C1673" w:rsidRPr="002741DE" w:rsidRDefault="005F1074" w:rsidP="004C1673">
            <w:pPr>
              <w:pStyle w:val="GOSTTablenorm"/>
              <w:suppressAutoHyphens/>
            </w:pPr>
            <w:r>
              <w:t>да</w:t>
            </w:r>
          </w:p>
        </w:tc>
        <w:tc>
          <w:tcPr>
            <w:tcW w:w="1173" w:type="pct"/>
            <w:tcBorders>
              <w:top w:val="single" w:sz="4" w:space="0" w:color="auto"/>
              <w:left w:val="single" w:sz="4" w:space="0" w:color="auto"/>
              <w:bottom w:val="single" w:sz="4" w:space="0" w:color="auto"/>
              <w:right w:val="single" w:sz="4" w:space="0" w:color="auto"/>
            </w:tcBorders>
          </w:tcPr>
          <w:p w14:paraId="2822C071" w14:textId="7296C797" w:rsidR="004C1673" w:rsidRPr="002741DE" w:rsidRDefault="004C1673" w:rsidP="004C1673">
            <w:pPr>
              <w:pStyle w:val="GOSTTablenorm"/>
              <w:suppressAutoHyphens/>
            </w:pPr>
            <w:r w:rsidRPr="002741DE">
              <w:t xml:space="preserve">Код субсидии/цели по л/с с кодом 41 клиента (по </w:t>
            </w:r>
            <w:r>
              <w:t>кредитовой</w:t>
            </w:r>
            <w:r w:rsidRPr="002741DE">
              <w:t xml:space="preserve"> строке документа)</w:t>
            </w:r>
          </w:p>
        </w:tc>
        <w:tc>
          <w:tcPr>
            <w:tcW w:w="1124" w:type="pct"/>
            <w:tcBorders>
              <w:top w:val="single" w:sz="4" w:space="0" w:color="auto"/>
              <w:left w:val="single" w:sz="4" w:space="0" w:color="auto"/>
              <w:bottom w:val="single" w:sz="4" w:space="0" w:color="auto"/>
              <w:right w:val="single" w:sz="4" w:space="0" w:color="auto"/>
            </w:tcBorders>
          </w:tcPr>
          <w:p w14:paraId="41899C73" w14:textId="77777777" w:rsidR="0068612A" w:rsidRPr="0068612A" w:rsidRDefault="0068612A" w:rsidP="0068612A">
            <w:pPr>
              <w:pStyle w:val="GOSTTablenorm"/>
              <w:suppressAutoHyphens/>
              <w:rPr>
                <w:lang w:val="en-US"/>
              </w:rPr>
            </w:pPr>
            <w:r w:rsidRPr="0068612A">
              <w:rPr>
                <w:lang w:val="en-US"/>
              </w:rPr>
              <w:t>FS_TSE_CLARDET_D12_LIST:CODECS_PAYER</w:t>
            </w:r>
          </w:p>
          <w:p w14:paraId="5743C9A2" w14:textId="77777777" w:rsidR="0068612A" w:rsidRPr="0068612A" w:rsidRDefault="0068612A" w:rsidP="0068612A">
            <w:pPr>
              <w:pStyle w:val="GOSTTablenorm"/>
              <w:suppressAutoHyphens/>
              <w:rPr>
                <w:lang w:val="en-US"/>
              </w:rPr>
            </w:pPr>
            <w:r w:rsidRPr="0068612A">
              <w:rPr>
                <w:lang w:val="en-US"/>
              </w:rPr>
              <w:t>или</w:t>
            </w:r>
          </w:p>
          <w:p w14:paraId="583D87B1" w14:textId="37311572" w:rsidR="004C1673" w:rsidRPr="0068612A" w:rsidRDefault="0068612A" w:rsidP="0068612A">
            <w:pPr>
              <w:pStyle w:val="GOSTTablenorm"/>
              <w:suppressAutoHyphens/>
              <w:rPr>
                <w:lang w:val="en-US"/>
              </w:rPr>
            </w:pPr>
            <w:r w:rsidRPr="0068612A">
              <w:rPr>
                <w:lang w:val="en-US"/>
              </w:rPr>
              <w:t>FS_TSE_REFDETAL_D12_LIST:CODECS_PAYER</w:t>
            </w:r>
            <w:r w:rsidRPr="0068612A" w:rsidDel="006554A6">
              <w:rPr>
                <w:lang w:val="en-US"/>
              </w:rPr>
              <w:t xml:space="preserve"> </w:t>
            </w:r>
          </w:p>
        </w:tc>
        <w:tc>
          <w:tcPr>
            <w:tcW w:w="1307" w:type="pct"/>
            <w:tcBorders>
              <w:top w:val="single" w:sz="4" w:space="0" w:color="auto"/>
              <w:left w:val="single" w:sz="4" w:space="0" w:color="auto"/>
              <w:bottom w:val="single" w:sz="4" w:space="0" w:color="auto"/>
              <w:right w:val="single" w:sz="4" w:space="0" w:color="auto"/>
            </w:tcBorders>
          </w:tcPr>
          <w:p w14:paraId="1E1266B1" w14:textId="01C39243" w:rsidR="005F1074" w:rsidRDefault="005F1074" w:rsidP="005F1074">
            <w:pPr>
              <w:pStyle w:val="GOSTTableListMark1"/>
            </w:pPr>
            <w:r>
              <w:t xml:space="preserve">Если </w:t>
            </w:r>
            <w:r w:rsidRPr="004B627D">
              <w:t>параметр «Признак операции уточнения» таблицы «Уточняемые реквизиты» заполнен значением «0», «1» или «4», то атрибут заполняется</w:t>
            </w:r>
            <w:r>
              <w:t xml:space="preserve"> значением параметра</w:t>
            </w:r>
            <w:r w:rsidDel="005F1074">
              <w:t xml:space="preserve"> </w:t>
            </w:r>
            <w:r>
              <w:t>«</w:t>
            </w:r>
            <w:r w:rsidRPr="005F1074">
              <w:t>Код цели (аналитический код) контрольный</w:t>
            </w:r>
            <w:r>
              <w:t>» таблицы «Уточненные реквизиты»;</w:t>
            </w:r>
          </w:p>
          <w:p w14:paraId="336CAFAB" w14:textId="28FE4073" w:rsidR="002322DC" w:rsidRDefault="005F1074" w:rsidP="005F1074">
            <w:pPr>
              <w:pStyle w:val="GOSTTableListMark1"/>
            </w:pPr>
            <w:r>
              <w:t xml:space="preserve">Если </w:t>
            </w:r>
            <w:r w:rsidRPr="004B627D">
              <w:t>параметр «Признак операции уточнения» таблицы «Уточняемые реквизиты</w:t>
            </w:r>
            <w:r>
              <w:t>» заполнен значением «2» или «3»</w:t>
            </w:r>
            <w:r w:rsidRPr="004B627D">
              <w:t>, то атрибут заполняется</w:t>
            </w:r>
            <w:r>
              <w:t xml:space="preserve"> значением параметра</w:t>
            </w:r>
            <w:r w:rsidDel="005F1074">
              <w:t xml:space="preserve"> </w:t>
            </w:r>
            <w:r>
              <w:t>«</w:t>
            </w:r>
            <w:r w:rsidRPr="005F1074">
              <w:t>Код цели (аналитический код) контрольный</w:t>
            </w:r>
            <w:r>
              <w:t>» таблицы «Уточняемые реквизиты»</w:t>
            </w:r>
            <w:r w:rsidR="002322DC">
              <w:t>.</w:t>
            </w:r>
          </w:p>
          <w:p w14:paraId="4B8B6692" w14:textId="297B4094" w:rsidR="004C1673" w:rsidRPr="002741DE" w:rsidRDefault="002322DC" w:rsidP="002322DC">
            <w:pPr>
              <w:pStyle w:val="GOSTTablenorm"/>
            </w:pPr>
            <w:r w:rsidRPr="002358C9">
              <w:t xml:space="preserve">Если значение </w:t>
            </w:r>
            <w:r>
              <w:t>таблицы «Уточненные реквизиты»</w:t>
            </w:r>
            <w:r w:rsidRPr="002358C9">
              <w:t xml:space="preserve"> </w:t>
            </w:r>
            <w:r>
              <w:t xml:space="preserve">пусто, </w:t>
            </w:r>
            <w:r w:rsidRPr="002358C9">
              <w:t xml:space="preserve">то </w:t>
            </w:r>
            <w:r>
              <w:t>заполняется значением таблицы «Уточняемые реквизиты»</w:t>
            </w:r>
            <w:r w:rsidRPr="004C1673" w:rsidDel="00B51089">
              <w:t xml:space="preserve"> </w:t>
            </w:r>
          </w:p>
        </w:tc>
      </w:tr>
      <w:tr w:rsidR="004C1673" w:rsidRPr="002741DE" w14:paraId="7E0A0838" w14:textId="77777777" w:rsidTr="00AE50B1">
        <w:tc>
          <w:tcPr>
            <w:tcW w:w="1088" w:type="pct"/>
            <w:tcBorders>
              <w:top w:val="single" w:sz="4" w:space="0" w:color="auto"/>
              <w:left w:val="single" w:sz="4" w:space="0" w:color="auto"/>
              <w:bottom w:val="single" w:sz="4" w:space="0" w:color="auto"/>
              <w:right w:val="single" w:sz="4" w:space="0" w:color="auto"/>
            </w:tcBorders>
          </w:tcPr>
          <w:p w14:paraId="7014FD16" w14:textId="0DB43070" w:rsidR="004C1673" w:rsidRPr="006554A6" w:rsidRDefault="004C1673" w:rsidP="004C1673">
            <w:pPr>
              <w:pStyle w:val="GOSTTablenorm"/>
              <w:suppressAutoHyphens/>
              <w:rPr>
                <w:color w:val="000000" w:themeColor="text1"/>
              </w:rPr>
            </w:pPr>
            <w:r w:rsidRPr="006554A6">
              <w:rPr>
                <w:color w:val="000000" w:themeColor="text1"/>
                <w:lang w:val="en-US"/>
              </w:rPr>
              <w:t>АКР_ЛС_</w:t>
            </w:r>
            <w:r w:rsidRPr="006554A6">
              <w:rPr>
                <w:color w:val="000000" w:themeColor="text1"/>
              </w:rPr>
              <w:t>плательщика</w:t>
            </w:r>
          </w:p>
        </w:tc>
        <w:tc>
          <w:tcPr>
            <w:tcW w:w="308" w:type="pct"/>
            <w:tcBorders>
              <w:top w:val="single" w:sz="4" w:space="0" w:color="auto"/>
              <w:left w:val="single" w:sz="4" w:space="0" w:color="auto"/>
              <w:bottom w:val="single" w:sz="4" w:space="0" w:color="auto"/>
              <w:right w:val="single" w:sz="4" w:space="0" w:color="auto"/>
            </w:tcBorders>
          </w:tcPr>
          <w:p w14:paraId="703E1EF0" w14:textId="7C8062DA" w:rsidR="004C1673" w:rsidRPr="002741DE" w:rsidRDefault="004C1673" w:rsidP="004C1673">
            <w:pPr>
              <w:pStyle w:val="GOSTTablenorm"/>
              <w:suppressAutoHyphens/>
            </w:pPr>
            <w:r>
              <w:t>да</w:t>
            </w:r>
          </w:p>
        </w:tc>
        <w:tc>
          <w:tcPr>
            <w:tcW w:w="1173" w:type="pct"/>
            <w:tcBorders>
              <w:top w:val="single" w:sz="4" w:space="0" w:color="auto"/>
              <w:left w:val="single" w:sz="4" w:space="0" w:color="auto"/>
              <w:bottom w:val="single" w:sz="4" w:space="0" w:color="auto"/>
              <w:right w:val="single" w:sz="4" w:space="0" w:color="auto"/>
            </w:tcBorders>
          </w:tcPr>
          <w:p w14:paraId="1A35D766" w14:textId="34C722A2" w:rsidR="004C1673" w:rsidRPr="00230401" w:rsidRDefault="004C1673" w:rsidP="004C1673">
            <w:pPr>
              <w:pStyle w:val="GOSTTablenorm"/>
              <w:suppressAutoHyphens/>
            </w:pPr>
            <w:r w:rsidRPr="00230401">
              <w:t>Аналитический код раздела уточняемый</w:t>
            </w:r>
            <w:r>
              <w:t xml:space="preserve"> по л/с с кодом 71 клиента (по дебитовой строке документа)</w:t>
            </w:r>
          </w:p>
        </w:tc>
        <w:tc>
          <w:tcPr>
            <w:tcW w:w="1124" w:type="pct"/>
            <w:tcBorders>
              <w:top w:val="single" w:sz="4" w:space="0" w:color="auto"/>
              <w:left w:val="single" w:sz="4" w:space="0" w:color="auto"/>
              <w:bottom w:val="single" w:sz="4" w:space="0" w:color="auto"/>
              <w:right w:val="single" w:sz="4" w:space="0" w:color="auto"/>
            </w:tcBorders>
          </w:tcPr>
          <w:p w14:paraId="5A076FDA" w14:textId="77777777" w:rsidR="0068612A" w:rsidRPr="0068612A" w:rsidRDefault="0068612A" w:rsidP="0068612A">
            <w:pPr>
              <w:pStyle w:val="GOSTTablenorm"/>
              <w:suppressAutoHyphens/>
              <w:rPr>
                <w:lang w:val="en-US"/>
              </w:rPr>
            </w:pPr>
            <w:r w:rsidRPr="0068612A">
              <w:rPr>
                <w:lang w:val="en-US"/>
              </w:rPr>
              <w:t>FS_TSE_CLARDET_D12_LIST:KODRAZDELL</w:t>
            </w:r>
          </w:p>
          <w:p w14:paraId="6A5AE37F" w14:textId="77777777" w:rsidR="0068612A" w:rsidRPr="0068612A" w:rsidRDefault="0068612A" w:rsidP="0068612A">
            <w:pPr>
              <w:pStyle w:val="GOSTTablenorm"/>
              <w:suppressAutoHyphens/>
              <w:rPr>
                <w:lang w:val="en-US"/>
              </w:rPr>
            </w:pPr>
            <w:r w:rsidRPr="0068612A">
              <w:rPr>
                <w:lang w:val="en-US"/>
              </w:rPr>
              <w:t>или</w:t>
            </w:r>
          </w:p>
          <w:p w14:paraId="1E95216C" w14:textId="2AF625ED" w:rsidR="004C1673" w:rsidRPr="0068612A" w:rsidRDefault="0068612A" w:rsidP="0068612A">
            <w:pPr>
              <w:pStyle w:val="GOSTTablenorm"/>
              <w:suppressAutoHyphens/>
              <w:rPr>
                <w:lang w:val="en-US"/>
              </w:rPr>
            </w:pPr>
            <w:r w:rsidRPr="0068612A">
              <w:rPr>
                <w:lang w:val="en-US"/>
              </w:rPr>
              <w:t>FS_TSE_REFDETAL_D12_LIST:KODRAZDELL</w:t>
            </w:r>
            <w:r w:rsidRPr="0068612A" w:rsidDel="006554A6">
              <w:rPr>
                <w:lang w:val="en-US"/>
              </w:rPr>
              <w:t xml:space="preserve"> </w:t>
            </w:r>
          </w:p>
        </w:tc>
        <w:tc>
          <w:tcPr>
            <w:tcW w:w="1307" w:type="pct"/>
            <w:tcBorders>
              <w:top w:val="single" w:sz="4" w:space="0" w:color="auto"/>
              <w:left w:val="single" w:sz="4" w:space="0" w:color="auto"/>
              <w:bottom w:val="single" w:sz="4" w:space="0" w:color="auto"/>
              <w:right w:val="single" w:sz="4" w:space="0" w:color="auto"/>
            </w:tcBorders>
          </w:tcPr>
          <w:p w14:paraId="0541B70A" w14:textId="713E3182" w:rsidR="005F1074" w:rsidRDefault="002322DC" w:rsidP="002322DC">
            <w:pPr>
              <w:pStyle w:val="GOSTTableListMark1"/>
            </w:pPr>
            <w:r>
              <w:t xml:space="preserve">Если </w:t>
            </w:r>
            <w:r w:rsidRPr="004B627D">
              <w:t>параметр «Признак операции уточнения» таблицы «Уточняемые реквизиты» заполнен значением «0», «1» или «4»</w:t>
            </w:r>
            <w:r>
              <w:t xml:space="preserve"> и </w:t>
            </w:r>
            <w:r w:rsidRPr="00AE50B1">
              <w:t>в атрибуте «Номер_ЛС_плательщика» значение первых двух символов = 71</w:t>
            </w:r>
            <w:r>
              <w:t xml:space="preserve">, </w:t>
            </w:r>
            <w:r w:rsidRPr="004B627D">
              <w:t>то атрибут заполняется</w:t>
            </w:r>
            <w:r>
              <w:t xml:space="preserve"> значением параметра</w:t>
            </w:r>
            <w:r w:rsidDel="005F1074">
              <w:t xml:space="preserve"> </w:t>
            </w:r>
            <w:r>
              <w:t>«</w:t>
            </w:r>
            <w:r w:rsidRPr="002322DC">
              <w:t>Аналитический код раздела/Код субсидии (цели)</w:t>
            </w:r>
            <w:r>
              <w:t>» таблицы «Уточняемые реквизиты»;</w:t>
            </w:r>
          </w:p>
          <w:p w14:paraId="79FE358B" w14:textId="2A3CC1D3" w:rsidR="002322DC" w:rsidRDefault="002322DC" w:rsidP="002322DC">
            <w:pPr>
              <w:pStyle w:val="GOSTTableListMark1"/>
            </w:pPr>
            <w:r>
              <w:t xml:space="preserve">Если </w:t>
            </w:r>
            <w:r w:rsidRPr="004B627D">
              <w:t>параметр «Признак операции уточнения» таблицы «Уточняемые реквизиты</w:t>
            </w:r>
            <w:r>
              <w:t>» заполнен значением «2» или «3</w:t>
            </w:r>
            <w:r w:rsidRPr="004B627D">
              <w:t>»</w:t>
            </w:r>
            <w:r>
              <w:t xml:space="preserve"> и </w:t>
            </w:r>
            <w:r w:rsidRPr="00AE50B1">
              <w:t>в атрибуте «Номер_ЛС_плательщика» значение первых двух символов = 71</w:t>
            </w:r>
            <w:r>
              <w:t xml:space="preserve">, </w:t>
            </w:r>
            <w:r w:rsidRPr="004B627D">
              <w:t>то атрибут заполняется</w:t>
            </w:r>
            <w:r>
              <w:t xml:space="preserve"> значением параметра</w:t>
            </w:r>
            <w:r w:rsidDel="005F1074">
              <w:t xml:space="preserve"> </w:t>
            </w:r>
            <w:r>
              <w:t>«</w:t>
            </w:r>
            <w:r w:rsidRPr="002322DC">
              <w:t>Аналитический код раздела/Код субсидии (цели)</w:t>
            </w:r>
            <w:r>
              <w:t>» таблицы «Уточненные реквизиты».</w:t>
            </w:r>
          </w:p>
          <w:p w14:paraId="5A2FFD01" w14:textId="6B2DBF6A" w:rsidR="004C1673" w:rsidRPr="00AE50B1" w:rsidRDefault="002322DC" w:rsidP="004C1673">
            <w:pPr>
              <w:pStyle w:val="GOSTTablenorm"/>
              <w:suppressAutoHyphens/>
            </w:pPr>
            <w:r w:rsidRPr="002358C9">
              <w:t xml:space="preserve">Если значение </w:t>
            </w:r>
            <w:r>
              <w:t>таблицы «Уточненные реквизиты»</w:t>
            </w:r>
            <w:r w:rsidRPr="002358C9">
              <w:t xml:space="preserve"> </w:t>
            </w:r>
            <w:r>
              <w:t xml:space="preserve">пусто, </w:t>
            </w:r>
            <w:r w:rsidRPr="002358C9">
              <w:t xml:space="preserve">то </w:t>
            </w:r>
            <w:r>
              <w:t>заполняется значением таблицы «Уточняемые реквизиты»</w:t>
            </w:r>
          </w:p>
        </w:tc>
      </w:tr>
      <w:tr w:rsidR="004C1673" w:rsidRPr="002741DE" w14:paraId="459FF59E" w14:textId="77777777" w:rsidTr="00AE50B1">
        <w:tc>
          <w:tcPr>
            <w:tcW w:w="1088" w:type="pct"/>
            <w:tcBorders>
              <w:top w:val="single" w:sz="4" w:space="0" w:color="auto"/>
              <w:left w:val="single" w:sz="4" w:space="0" w:color="auto"/>
              <w:bottom w:val="single" w:sz="4" w:space="0" w:color="auto"/>
              <w:right w:val="single" w:sz="4" w:space="0" w:color="auto"/>
            </w:tcBorders>
          </w:tcPr>
          <w:p w14:paraId="17AF512B" w14:textId="085C88B2" w:rsidR="004C1673" w:rsidRPr="006554A6" w:rsidRDefault="004C1673" w:rsidP="004C1673">
            <w:pPr>
              <w:pStyle w:val="GOSTTablenorm"/>
              <w:suppressAutoHyphens/>
              <w:rPr>
                <w:color w:val="000000" w:themeColor="text1"/>
              </w:rPr>
            </w:pPr>
            <w:r w:rsidRPr="006554A6">
              <w:rPr>
                <w:color w:val="000000" w:themeColor="text1"/>
              </w:rPr>
              <w:t>АКР_ЛС_получателя</w:t>
            </w:r>
          </w:p>
        </w:tc>
        <w:tc>
          <w:tcPr>
            <w:tcW w:w="308" w:type="pct"/>
            <w:tcBorders>
              <w:top w:val="single" w:sz="4" w:space="0" w:color="auto"/>
              <w:left w:val="single" w:sz="4" w:space="0" w:color="auto"/>
              <w:bottom w:val="single" w:sz="4" w:space="0" w:color="auto"/>
              <w:right w:val="single" w:sz="4" w:space="0" w:color="auto"/>
            </w:tcBorders>
          </w:tcPr>
          <w:p w14:paraId="3BC996AB" w14:textId="0DAFCC36" w:rsidR="004C1673" w:rsidRPr="002741DE" w:rsidRDefault="004C1673" w:rsidP="004C1673">
            <w:pPr>
              <w:pStyle w:val="GOSTTablenorm"/>
              <w:suppressAutoHyphens/>
            </w:pPr>
            <w:r>
              <w:t>да</w:t>
            </w:r>
          </w:p>
        </w:tc>
        <w:tc>
          <w:tcPr>
            <w:tcW w:w="1173" w:type="pct"/>
            <w:tcBorders>
              <w:top w:val="single" w:sz="4" w:space="0" w:color="auto"/>
              <w:left w:val="single" w:sz="4" w:space="0" w:color="auto"/>
              <w:bottom w:val="single" w:sz="4" w:space="0" w:color="auto"/>
              <w:right w:val="single" w:sz="4" w:space="0" w:color="auto"/>
            </w:tcBorders>
          </w:tcPr>
          <w:p w14:paraId="3FA5F2DE" w14:textId="6B81A913" w:rsidR="004C1673" w:rsidRPr="002741DE" w:rsidRDefault="004C1673" w:rsidP="004C1673">
            <w:pPr>
              <w:pStyle w:val="GOSTTablenorm"/>
              <w:suppressAutoHyphens/>
            </w:pPr>
            <w:r w:rsidRPr="002741DE">
              <w:t>Аналитический код раздела уточняемый</w:t>
            </w:r>
            <w:r>
              <w:t xml:space="preserve"> по л/с с кодом 71 клиента(по кредитовой строке документа)</w:t>
            </w:r>
          </w:p>
        </w:tc>
        <w:tc>
          <w:tcPr>
            <w:tcW w:w="1124" w:type="pct"/>
            <w:tcBorders>
              <w:top w:val="single" w:sz="4" w:space="0" w:color="auto"/>
              <w:left w:val="single" w:sz="4" w:space="0" w:color="auto"/>
              <w:bottom w:val="single" w:sz="4" w:space="0" w:color="auto"/>
              <w:right w:val="single" w:sz="4" w:space="0" w:color="auto"/>
            </w:tcBorders>
          </w:tcPr>
          <w:p w14:paraId="293C4F87" w14:textId="77777777" w:rsidR="0068612A" w:rsidRPr="0068612A" w:rsidRDefault="0068612A" w:rsidP="0068612A">
            <w:pPr>
              <w:pStyle w:val="GOSTTablenorm"/>
              <w:suppressAutoHyphens/>
              <w:rPr>
                <w:lang w:val="en-US"/>
              </w:rPr>
            </w:pPr>
            <w:r w:rsidRPr="0068612A">
              <w:rPr>
                <w:lang w:val="en-US"/>
              </w:rPr>
              <w:t>FS_TSE_CLARDET_D12_LIST:KODRAZDELL</w:t>
            </w:r>
          </w:p>
          <w:p w14:paraId="09C3C1F7" w14:textId="77777777" w:rsidR="0068612A" w:rsidRPr="0068612A" w:rsidRDefault="0068612A" w:rsidP="0068612A">
            <w:pPr>
              <w:pStyle w:val="GOSTTablenorm"/>
              <w:suppressAutoHyphens/>
              <w:rPr>
                <w:lang w:val="en-US"/>
              </w:rPr>
            </w:pPr>
            <w:r w:rsidRPr="0068612A">
              <w:rPr>
                <w:lang w:val="en-US"/>
              </w:rPr>
              <w:t>или</w:t>
            </w:r>
          </w:p>
          <w:p w14:paraId="5C62F2D5" w14:textId="49818474" w:rsidR="004C1673" w:rsidRPr="0068612A" w:rsidRDefault="0068612A" w:rsidP="0068612A">
            <w:pPr>
              <w:pStyle w:val="GOSTTablenorm"/>
              <w:suppressAutoHyphens/>
              <w:rPr>
                <w:lang w:val="en-US"/>
              </w:rPr>
            </w:pPr>
            <w:r w:rsidRPr="0068612A">
              <w:rPr>
                <w:lang w:val="en-US"/>
              </w:rPr>
              <w:t>FS_TSE_REFDETAL_D12_LIST:KODRAZDELL</w:t>
            </w:r>
            <w:r w:rsidRPr="0068612A" w:rsidDel="006554A6">
              <w:rPr>
                <w:lang w:val="en-US"/>
              </w:rPr>
              <w:t xml:space="preserve"> </w:t>
            </w:r>
          </w:p>
        </w:tc>
        <w:tc>
          <w:tcPr>
            <w:tcW w:w="1307" w:type="pct"/>
            <w:tcBorders>
              <w:top w:val="single" w:sz="4" w:space="0" w:color="auto"/>
              <w:left w:val="single" w:sz="4" w:space="0" w:color="auto"/>
              <w:bottom w:val="single" w:sz="4" w:space="0" w:color="auto"/>
              <w:right w:val="single" w:sz="4" w:space="0" w:color="auto"/>
            </w:tcBorders>
          </w:tcPr>
          <w:p w14:paraId="73ECB50F" w14:textId="64E8E603" w:rsidR="002322DC" w:rsidRDefault="002322DC" w:rsidP="002322DC">
            <w:pPr>
              <w:pStyle w:val="GOSTTableListMark1"/>
            </w:pPr>
            <w:r>
              <w:t xml:space="preserve">Если </w:t>
            </w:r>
            <w:r w:rsidRPr="004B627D">
              <w:t>параметр «Признак операции уточнения» таблицы «Уточняемые реквизиты» заполнен значением «0», «1» или «4»</w:t>
            </w:r>
            <w:r>
              <w:t xml:space="preserve"> и </w:t>
            </w:r>
            <w:r w:rsidRPr="00AE50B1">
              <w:t>в атрибуте «Номер_ЛС_плательщика» значение первых двух символов = 71</w:t>
            </w:r>
            <w:r>
              <w:t xml:space="preserve">, </w:t>
            </w:r>
            <w:r w:rsidRPr="004B627D">
              <w:t>то атрибут заполняется</w:t>
            </w:r>
            <w:r>
              <w:t xml:space="preserve"> значением параметра</w:t>
            </w:r>
            <w:r w:rsidDel="005F1074">
              <w:t xml:space="preserve"> </w:t>
            </w:r>
            <w:r>
              <w:t>«</w:t>
            </w:r>
            <w:r w:rsidRPr="002322DC">
              <w:t>Аналитический код раздела/Код субсидии (цели)</w:t>
            </w:r>
            <w:r>
              <w:t>» таблицы «Уточненные реквизиты»;</w:t>
            </w:r>
          </w:p>
          <w:p w14:paraId="5AEAF509" w14:textId="2A0D497F" w:rsidR="002322DC" w:rsidRDefault="002322DC" w:rsidP="002322DC">
            <w:pPr>
              <w:pStyle w:val="GOSTTableListMark1"/>
            </w:pPr>
            <w:r>
              <w:t xml:space="preserve">Если </w:t>
            </w:r>
            <w:r w:rsidRPr="004B627D">
              <w:t>параметр «Признак операции уточнения» таблицы «Уточняемые реквизиты</w:t>
            </w:r>
            <w:r>
              <w:t>» заполнен значением «2» или «3</w:t>
            </w:r>
            <w:r w:rsidRPr="004B627D">
              <w:t>»</w:t>
            </w:r>
            <w:r>
              <w:t xml:space="preserve"> и </w:t>
            </w:r>
            <w:r w:rsidRPr="00AE50B1">
              <w:t>в атрибуте «Номер_ЛС_плательщика» значение первых двух символов = 71</w:t>
            </w:r>
            <w:r>
              <w:t xml:space="preserve">, </w:t>
            </w:r>
            <w:r w:rsidRPr="004B627D">
              <w:t>то атрибут заполняется</w:t>
            </w:r>
            <w:r>
              <w:t xml:space="preserve"> значением параметра</w:t>
            </w:r>
            <w:r w:rsidDel="005F1074">
              <w:t xml:space="preserve"> </w:t>
            </w:r>
            <w:r>
              <w:t>«</w:t>
            </w:r>
            <w:r w:rsidRPr="002322DC">
              <w:t>Аналитический код раздела/Код субсидии (цели)</w:t>
            </w:r>
            <w:r>
              <w:t>» таблицы «Уточняемые реквизиты».</w:t>
            </w:r>
          </w:p>
          <w:p w14:paraId="5B0ABA75" w14:textId="40918853" w:rsidR="004C1673" w:rsidRPr="00AE50B1" w:rsidRDefault="002322DC" w:rsidP="002322DC">
            <w:pPr>
              <w:pStyle w:val="GOSTTablenorm"/>
              <w:suppressAutoHyphens/>
            </w:pPr>
            <w:r w:rsidRPr="002358C9">
              <w:t xml:space="preserve">Если значение </w:t>
            </w:r>
            <w:r>
              <w:t>таблицы «Уточненные реквизиты»</w:t>
            </w:r>
            <w:r w:rsidRPr="002358C9">
              <w:t xml:space="preserve"> </w:t>
            </w:r>
            <w:r>
              <w:t xml:space="preserve">пусто, </w:t>
            </w:r>
            <w:r w:rsidRPr="002358C9">
              <w:t xml:space="preserve">то </w:t>
            </w:r>
            <w:r>
              <w:t>заполняется значением таблицы «Уточняемые реквизиты»</w:t>
            </w:r>
          </w:p>
        </w:tc>
      </w:tr>
      <w:tr w:rsidR="004C1673" w:rsidRPr="00230401" w14:paraId="571790B8" w14:textId="77777777" w:rsidTr="0004239F">
        <w:tc>
          <w:tcPr>
            <w:tcW w:w="1088" w:type="pct"/>
            <w:tcBorders>
              <w:top w:val="single" w:sz="4" w:space="0" w:color="auto"/>
              <w:left w:val="single" w:sz="4" w:space="0" w:color="auto"/>
              <w:bottom w:val="single" w:sz="4" w:space="0" w:color="auto"/>
              <w:right w:val="single" w:sz="4" w:space="0" w:color="auto"/>
            </w:tcBorders>
          </w:tcPr>
          <w:p w14:paraId="0FC292D7" w14:textId="780F6FC1" w:rsidR="004C1673" w:rsidRPr="002741DE" w:rsidRDefault="004C1673" w:rsidP="004C1673">
            <w:pPr>
              <w:pStyle w:val="GOSTTablenorm"/>
              <w:suppressAutoHyphens/>
              <w:rPr>
                <w:color w:val="FF0000"/>
              </w:rPr>
            </w:pPr>
            <w:r w:rsidRPr="00230401">
              <w:t>Код_цели_</w:t>
            </w:r>
            <w:r>
              <w:t>плательщика</w:t>
            </w:r>
          </w:p>
        </w:tc>
        <w:tc>
          <w:tcPr>
            <w:tcW w:w="308" w:type="pct"/>
            <w:tcBorders>
              <w:top w:val="single" w:sz="4" w:space="0" w:color="auto"/>
              <w:left w:val="single" w:sz="4" w:space="0" w:color="auto"/>
              <w:bottom w:val="single" w:sz="4" w:space="0" w:color="auto"/>
              <w:right w:val="single" w:sz="4" w:space="0" w:color="auto"/>
            </w:tcBorders>
          </w:tcPr>
          <w:p w14:paraId="36880B63" w14:textId="60E7C176" w:rsidR="004C1673" w:rsidRDefault="004C1673" w:rsidP="004C1673">
            <w:pPr>
              <w:pStyle w:val="GOSTTablenorm"/>
              <w:suppressAutoHyphens/>
            </w:pPr>
            <w:r>
              <w:t>да</w:t>
            </w:r>
          </w:p>
        </w:tc>
        <w:tc>
          <w:tcPr>
            <w:tcW w:w="1173" w:type="pct"/>
            <w:tcBorders>
              <w:top w:val="single" w:sz="4" w:space="0" w:color="auto"/>
              <w:left w:val="single" w:sz="4" w:space="0" w:color="auto"/>
              <w:bottom w:val="single" w:sz="4" w:space="0" w:color="auto"/>
              <w:right w:val="single" w:sz="4" w:space="0" w:color="auto"/>
            </w:tcBorders>
          </w:tcPr>
          <w:p w14:paraId="1C29A12B" w14:textId="0EAD4985" w:rsidR="004C1673" w:rsidRPr="002741DE" w:rsidRDefault="004C1673" w:rsidP="004C1673">
            <w:pPr>
              <w:pStyle w:val="GOSTTablenorm"/>
              <w:suppressAutoHyphens/>
            </w:pPr>
            <w:r w:rsidRPr="00230401">
              <w:t xml:space="preserve">Код субсидии/цели по л/с с кодом 41 </w:t>
            </w:r>
            <w:r>
              <w:t>клиента</w:t>
            </w:r>
            <w:r w:rsidRPr="00230401">
              <w:t xml:space="preserve"> (по </w:t>
            </w:r>
            <w:r>
              <w:t>дебитовой</w:t>
            </w:r>
            <w:r w:rsidRPr="00230401">
              <w:t xml:space="preserve"> строке документа)</w:t>
            </w:r>
          </w:p>
        </w:tc>
        <w:tc>
          <w:tcPr>
            <w:tcW w:w="1124" w:type="pct"/>
            <w:tcBorders>
              <w:top w:val="single" w:sz="4" w:space="0" w:color="auto"/>
              <w:left w:val="single" w:sz="4" w:space="0" w:color="auto"/>
              <w:bottom w:val="single" w:sz="4" w:space="0" w:color="auto"/>
              <w:right w:val="single" w:sz="4" w:space="0" w:color="auto"/>
            </w:tcBorders>
          </w:tcPr>
          <w:p w14:paraId="2F73F444" w14:textId="77777777" w:rsidR="0068612A" w:rsidRPr="0068612A" w:rsidRDefault="0068612A" w:rsidP="0068612A">
            <w:pPr>
              <w:pStyle w:val="GOSTTablenorm"/>
              <w:suppressAutoHyphens/>
              <w:rPr>
                <w:lang w:val="en-US"/>
              </w:rPr>
            </w:pPr>
            <w:r w:rsidRPr="0068612A">
              <w:rPr>
                <w:lang w:val="en-US"/>
              </w:rPr>
              <w:t>FS_TSE_CLARDET_D12_LIST:KODRAZDELL</w:t>
            </w:r>
          </w:p>
          <w:p w14:paraId="0E6E960B" w14:textId="77777777" w:rsidR="0068612A" w:rsidRPr="00080E4E" w:rsidRDefault="0068612A" w:rsidP="0068612A">
            <w:pPr>
              <w:pStyle w:val="GOSTTablenorm"/>
              <w:suppressAutoHyphens/>
              <w:rPr>
                <w:lang w:val="en-US"/>
              </w:rPr>
            </w:pPr>
            <w:r>
              <w:t>или</w:t>
            </w:r>
          </w:p>
          <w:p w14:paraId="0418BE0D" w14:textId="437EE675" w:rsidR="004C1673" w:rsidRPr="0068612A" w:rsidRDefault="0068612A" w:rsidP="0068612A">
            <w:pPr>
              <w:pStyle w:val="GOSTTablenorm"/>
              <w:suppressAutoHyphens/>
              <w:rPr>
                <w:lang w:val="en-US"/>
              </w:rPr>
            </w:pPr>
            <w:r w:rsidRPr="0068612A">
              <w:rPr>
                <w:lang w:val="en-US"/>
              </w:rPr>
              <w:t>FS_TSE_REFDETAL_D12_LIST:KODRAZDELL</w:t>
            </w:r>
          </w:p>
        </w:tc>
        <w:tc>
          <w:tcPr>
            <w:tcW w:w="1307" w:type="pct"/>
            <w:tcBorders>
              <w:top w:val="single" w:sz="4" w:space="0" w:color="auto"/>
              <w:left w:val="single" w:sz="4" w:space="0" w:color="auto"/>
              <w:bottom w:val="single" w:sz="4" w:space="0" w:color="auto"/>
              <w:right w:val="single" w:sz="4" w:space="0" w:color="auto"/>
            </w:tcBorders>
          </w:tcPr>
          <w:p w14:paraId="5A10B754" w14:textId="402B4C59" w:rsidR="002322DC" w:rsidRDefault="002322DC" w:rsidP="002322DC">
            <w:pPr>
              <w:pStyle w:val="GOSTTableListMark1"/>
            </w:pPr>
            <w:r>
              <w:t xml:space="preserve">Если </w:t>
            </w:r>
            <w:r w:rsidRPr="004B627D">
              <w:t>параметр «Признак операции уточнения» таблицы «Уточняемые реквизиты» заполнен значением «0», «1» или «4»</w:t>
            </w:r>
            <w:r>
              <w:t xml:space="preserve"> и </w:t>
            </w:r>
            <w:r w:rsidRPr="00AE50B1">
              <w:t>в атрибуте «Номер_ЛС_плательщика» значение первых двух символов</w:t>
            </w:r>
            <w:r>
              <w:t xml:space="preserve"> = 4</w:t>
            </w:r>
            <w:r w:rsidRPr="00AE50B1">
              <w:t>1</w:t>
            </w:r>
            <w:r>
              <w:t xml:space="preserve">, </w:t>
            </w:r>
            <w:r w:rsidRPr="004B627D">
              <w:t>то атрибут заполняется</w:t>
            </w:r>
            <w:r>
              <w:t xml:space="preserve"> значением параметра</w:t>
            </w:r>
            <w:r w:rsidDel="005F1074">
              <w:t xml:space="preserve"> </w:t>
            </w:r>
            <w:r>
              <w:t>«</w:t>
            </w:r>
            <w:r w:rsidRPr="002322DC">
              <w:t>Аналитический код раздела/Код субсидии (цели)</w:t>
            </w:r>
            <w:r>
              <w:t>» таблицы «Уточняемые реквизиты»;</w:t>
            </w:r>
          </w:p>
          <w:p w14:paraId="4E5608F3" w14:textId="365EBBBA" w:rsidR="002322DC" w:rsidRDefault="002322DC" w:rsidP="002322DC">
            <w:pPr>
              <w:pStyle w:val="GOSTTableListMark1"/>
            </w:pPr>
            <w:r>
              <w:t xml:space="preserve">Если </w:t>
            </w:r>
            <w:r w:rsidRPr="004B627D">
              <w:t>параметр «Признак операции уточнения» таблицы «Уточняемые реквизиты</w:t>
            </w:r>
            <w:r>
              <w:t>» заполнен значением «2» или «3</w:t>
            </w:r>
            <w:r w:rsidRPr="004B627D">
              <w:t>»</w:t>
            </w:r>
            <w:r>
              <w:t xml:space="preserve"> и </w:t>
            </w:r>
            <w:r w:rsidRPr="00AE50B1">
              <w:t>в атрибуте «Номер_ЛС_плательщика» значение первых двух символов</w:t>
            </w:r>
            <w:r>
              <w:t xml:space="preserve"> = 4</w:t>
            </w:r>
            <w:r w:rsidRPr="00AE50B1">
              <w:t>1</w:t>
            </w:r>
            <w:r>
              <w:t xml:space="preserve">, </w:t>
            </w:r>
            <w:r w:rsidRPr="004B627D">
              <w:t>то атрибут заполняется</w:t>
            </w:r>
            <w:r>
              <w:t xml:space="preserve"> значением параметра</w:t>
            </w:r>
            <w:r w:rsidDel="005F1074">
              <w:t xml:space="preserve"> </w:t>
            </w:r>
            <w:r>
              <w:t>«</w:t>
            </w:r>
            <w:r w:rsidRPr="002322DC">
              <w:t>Аналитический код раздела/Код субсидии (цели)</w:t>
            </w:r>
            <w:r>
              <w:t>» таблицы «Уточненные реквизиты».</w:t>
            </w:r>
          </w:p>
          <w:p w14:paraId="443F9A84" w14:textId="0D0EF8FE" w:rsidR="004C1673" w:rsidRPr="00AE50B1" w:rsidRDefault="002322DC" w:rsidP="002322DC">
            <w:pPr>
              <w:pStyle w:val="GOSTTablenorm"/>
              <w:suppressAutoHyphens/>
            </w:pPr>
            <w:r w:rsidRPr="002358C9">
              <w:t xml:space="preserve">Если значение </w:t>
            </w:r>
            <w:r>
              <w:t>таблицы «Уточненные реквизиты»</w:t>
            </w:r>
            <w:r w:rsidRPr="002358C9">
              <w:t xml:space="preserve"> </w:t>
            </w:r>
            <w:r>
              <w:t xml:space="preserve">пусто, </w:t>
            </w:r>
            <w:r w:rsidRPr="002358C9">
              <w:t xml:space="preserve">то </w:t>
            </w:r>
            <w:r>
              <w:t>заполняется значением таблицы «Уточняемые реквизиты»</w:t>
            </w:r>
            <w:r w:rsidRPr="00AE50B1">
              <w:t xml:space="preserve"> </w:t>
            </w:r>
          </w:p>
        </w:tc>
      </w:tr>
      <w:tr w:rsidR="004C1673" w:rsidRPr="00230401" w14:paraId="6D4F4CFC" w14:textId="77777777" w:rsidTr="0004239F">
        <w:tc>
          <w:tcPr>
            <w:tcW w:w="1088" w:type="pct"/>
            <w:tcBorders>
              <w:top w:val="single" w:sz="4" w:space="0" w:color="auto"/>
              <w:left w:val="single" w:sz="4" w:space="0" w:color="auto"/>
              <w:bottom w:val="single" w:sz="4" w:space="0" w:color="auto"/>
              <w:right w:val="single" w:sz="4" w:space="0" w:color="auto"/>
            </w:tcBorders>
          </w:tcPr>
          <w:p w14:paraId="054F8CF0" w14:textId="3772394F" w:rsidR="004C1673" w:rsidRPr="00230401" w:rsidRDefault="004C1673" w:rsidP="004C1673">
            <w:pPr>
              <w:pStyle w:val="GOSTTablenorm"/>
              <w:suppressAutoHyphens/>
              <w:rPr>
                <w:color w:val="FF0000"/>
              </w:rPr>
            </w:pPr>
            <w:r w:rsidRPr="00230401">
              <w:t>Код_цели_</w:t>
            </w:r>
            <w:r>
              <w:t>получателя</w:t>
            </w:r>
          </w:p>
        </w:tc>
        <w:tc>
          <w:tcPr>
            <w:tcW w:w="308" w:type="pct"/>
            <w:tcBorders>
              <w:top w:val="single" w:sz="4" w:space="0" w:color="auto"/>
              <w:left w:val="single" w:sz="4" w:space="0" w:color="auto"/>
              <w:bottom w:val="single" w:sz="4" w:space="0" w:color="auto"/>
              <w:right w:val="single" w:sz="4" w:space="0" w:color="auto"/>
            </w:tcBorders>
          </w:tcPr>
          <w:p w14:paraId="57DE97D2" w14:textId="2BCFBC5E" w:rsidR="004C1673" w:rsidRDefault="004C1673" w:rsidP="004C1673">
            <w:pPr>
              <w:pStyle w:val="GOSTTablenorm"/>
              <w:suppressAutoHyphens/>
            </w:pPr>
            <w:r>
              <w:t>да</w:t>
            </w:r>
          </w:p>
        </w:tc>
        <w:tc>
          <w:tcPr>
            <w:tcW w:w="1173" w:type="pct"/>
            <w:tcBorders>
              <w:top w:val="single" w:sz="4" w:space="0" w:color="auto"/>
              <w:left w:val="single" w:sz="4" w:space="0" w:color="auto"/>
              <w:bottom w:val="single" w:sz="4" w:space="0" w:color="auto"/>
              <w:right w:val="single" w:sz="4" w:space="0" w:color="auto"/>
            </w:tcBorders>
          </w:tcPr>
          <w:p w14:paraId="11733BD1" w14:textId="6BB2F658" w:rsidR="004C1673" w:rsidRPr="00230401" w:rsidRDefault="004C1673" w:rsidP="004C1673">
            <w:pPr>
              <w:pStyle w:val="GOSTTablenorm"/>
              <w:suppressAutoHyphens/>
            </w:pPr>
            <w:r w:rsidRPr="00230401">
              <w:t xml:space="preserve">Код субсидии/цели по л/с с кодом 41 </w:t>
            </w:r>
            <w:r>
              <w:t>клиента</w:t>
            </w:r>
            <w:r w:rsidRPr="00230401">
              <w:t xml:space="preserve"> (по </w:t>
            </w:r>
            <w:r>
              <w:t>кредитовой</w:t>
            </w:r>
            <w:r w:rsidRPr="00230401">
              <w:t xml:space="preserve"> строке документа)</w:t>
            </w:r>
          </w:p>
        </w:tc>
        <w:tc>
          <w:tcPr>
            <w:tcW w:w="1124" w:type="pct"/>
            <w:tcBorders>
              <w:top w:val="single" w:sz="4" w:space="0" w:color="auto"/>
              <w:left w:val="single" w:sz="4" w:space="0" w:color="auto"/>
              <w:bottom w:val="single" w:sz="4" w:space="0" w:color="auto"/>
              <w:right w:val="single" w:sz="4" w:space="0" w:color="auto"/>
            </w:tcBorders>
          </w:tcPr>
          <w:p w14:paraId="263C15A0" w14:textId="77777777" w:rsidR="0068612A" w:rsidRPr="0068612A" w:rsidRDefault="0068612A" w:rsidP="0068612A">
            <w:pPr>
              <w:pStyle w:val="GOSTTablenorm"/>
              <w:suppressAutoHyphens/>
              <w:rPr>
                <w:lang w:val="en-US"/>
              </w:rPr>
            </w:pPr>
            <w:r w:rsidRPr="0068612A">
              <w:rPr>
                <w:lang w:val="en-US"/>
              </w:rPr>
              <w:t>FS_TSE_CLARDET_D12_LIST:KODRAZDELL</w:t>
            </w:r>
          </w:p>
          <w:p w14:paraId="6A165172" w14:textId="77777777" w:rsidR="0068612A" w:rsidRPr="00080E4E" w:rsidRDefault="0068612A" w:rsidP="0068612A">
            <w:pPr>
              <w:pStyle w:val="GOSTTablenorm"/>
              <w:suppressAutoHyphens/>
              <w:rPr>
                <w:lang w:val="en-US"/>
              </w:rPr>
            </w:pPr>
            <w:r>
              <w:t>или</w:t>
            </w:r>
          </w:p>
          <w:p w14:paraId="0CCA8351" w14:textId="753F76B3" w:rsidR="004C1673" w:rsidRPr="0068612A" w:rsidRDefault="0068612A" w:rsidP="0068612A">
            <w:pPr>
              <w:pStyle w:val="GOSTTablenorm"/>
              <w:suppressAutoHyphens/>
              <w:rPr>
                <w:lang w:val="en-US"/>
              </w:rPr>
            </w:pPr>
            <w:r w:rsidRPr="0068612A">
              <w:rPr>
                <w:lang w:val="en-US"/>
              </w:rPr>
              <w:t>FS_TSE_REFDETAL_D12_LIST:KODRAZDELL</w:t>
            </w:r>
          </w:p>
        </w:tc>
        <w:tc>
          <w:tcPr>
            <w:tcW w:w="1307" w:type="pct"/>
            <w:tcBorders>
              <w:top w:val="single" w:sz="4" w:space="0" w:color="auto"/>
              <w:left w:val="single" w:sz="4" w:space="0" w:color="auto"/>
              <w:bottom w:val="single" w:sz="4" w:space="0" w:color="auto"/>
              <w:right w:val="single" w:sz="4" w:space="0" w:color="auto"/>
            </w:tcBorders>
          </w:tcPr>
          <w:p w14:paraId="59FF96D5" w14:textId="7D0D1AB0" w:rsidR="002322DC" w:rsidRDefault="002322DC" w:rsidP="002322DC">
            <w:pPr>
              <w:pStyle w:val="GOSTTableListMark1"/>
            </w:pPr>
            <w:r>
              <w:t xml:space="preserve">Если </w:t>
            </w:r>
            <w:r w:rsidRPr="004B627D">
              <w:t>параметр «Признак операции уточнения» таблицы «Уточняемые реквизиты» заполнен значением «0», «1» или «4»</w:t>
            </w:r>
            <w:r>
              <w:t xml:space="preserve"> и </w:t>
            </w:r>
            <w:r w:rsidRPr="00AE50B1">
              <w:t>в атрибуте «Номер_ЛС_плательщика» значение первых двух символов</w:t>
            </w:r>
            <w:r>
              <w:t xml:space="preserve"> = 4</w:t>
            </w:r>
            <w:r w:rsidRPr="00AE50B1">
              <w:t>1</w:t>
            </w:r>
            <w:r>
              <w:t xml:space="preserve">, </w:t>
            </w:r>
            <w:r w:rsidRPr="004B627D">
              <w:t>то атрибут заполняется</w:t>
            </w:r>
            <w:r>
              <w:t xml:space="preserve"> значением параметра</w:t>
            </w:r>
            <w:r w:rsidDel="005F1074">
              <w:t xml:space="preserve"> </w:t>
            </w:r>
            <w:r>
              <w:t>«</w:t>
            </w:r>
            <w:r w:rsidRPr="002322DC">
              <w:t>Аналитический код раздела/Код субсидии (цели)</w:t>
            </w:r>
            <w:r>
              <w:t>» таблицы «Уточненные реквизиты»;</w:t>
            </w:r>
          </w:p>
          <w:p w14:paraId="3D4A5354" w14:textId="107FA2C7" w:rsidR="002322DC" w:rsidRDefault="002322DC" w:rsidP="002322DC">
            <w:pPr>
              <w:pStyle w:val="GOSTTableListMark1"/>
            </w:pPr>
            <w:r>
              <w:t xml:space="preserve">Если </w:t>
            </w:r>
            <w:r w:rsidRPr="004B627D">
              <w:t>параметр «Признак операции уточнения» таблицы «Уточняемые реквизиты</w:t>
            </w:r>
            <w:r>
              <w:t>» заполнен значением «2» или «3</w:t>
            </w:r>
            <w:r w:rsidRPr="004B627D">
              <w:t>»</w:t>
            </w:r>
            <w:r>
              <w:t xml:space="preserve"> и </w:t>
            </w:r>
            <w:r w:rsidRPr="00AE50B1">
              <w:t>в атрибуте «Номер_ЛС_плательщика» значение первых двух символов</w:t>
            </w:r>
            <w:r>
              <w:t xml:space="preserve"> = 4</w:t>
            </w:r>
            <w:r w:rsidRPr="00AE50B1">
              <w:t>1</w:t>
            </w:r>
            <w:r>
              <w:t xml:space="preserve">, </w:t>
            </w:r>
            <w:r w:rsidRPr="004B627D">
              <w:t>то атрибут заполняется</w:t>
            </w:r>
            <w:r>
              <w:t xml:space="preserve"> значением параметра</w:t>
            </w:r>
            <w:r w:rsidDel="005F1074">
              <w:t xml:space="preserve"> </w:t>
            </w:r>
            <w:r>
              <w:t>«</w:t>
            </w:r>
            <w:r w:rsidRPr="002322DC">
              <w:t>Аналитический код раздела/Код субсидии (цели)</w:t>
            </w:r>
            <w:r>
              <w:t>» таблицы «Уточняемые реквизиты».</w:t>
            </w:r>
          </w:p>
          <w:p w14:paraId="501C6B5A" w14:textId="676B9135" w:rsidR="004C1673" w:rsidRPr="00AE50B1" w:rsidRDefault="002322DC" w:rsidP="002322DC">
            <w:pPr>
              <w:pStyle w:val="GOSTTablenorm"/>
              <w:suppressAutoHyphens/>
            </w:pPr>
            <w:r w:rsidRPr="002358C9">
              <w:t xml:space="preserve">Если значение </w:t>
            </w:r>
            <w:r>
              <w:t>таблицы «Уточненные реквизиты»</w:t>
            </w:r>
            <w:r w:rsidRPr="002358C9">
              <w:t xml:space="preserve"> </w:t>
            </w:r>
            <w:r>
              <w:t xml:space="preserve">пусто, </w:t>
            </w:r>
            <w:r w:rsidRPr="002358C9">
              <w:t xml:space="preserve">то </w:t>
            </w:r>
            <w:r>
              <w:t>заполняется значением таблицы «Уточняемые реквизиты»</w:t>
            </w:r>
          </w:p>
        </w:tc>
      </w:tr>
      <w:tr w:rsidR="004C1673" w:rsidRPr="002741DE" w14:paraId="75D4E70D" w14:textId="77777777" w:rsidTr="0004239F">
        <w:tc>
          <w:tcPr>
            <w:tcW w:w="1088" w:type="pct"/>
            <w:tcBorders>
              <w:top w:val="single" w:sz="4" w:space="0" w:color="auto"/>
              <w:left w:val="single" w:sz="4" w:space="0" w:color="auto"/>
              <w:bottom w:val="single" w:sz="4" w:space="0" w:color="auto"/>
              <w:right w:val="single" w:sz="4" w:space="0" w:color="auto"/>
            </w:tcBorders>
          </w:tcPr>
          <w:p w14:paraId="288E7155" w14:textId="5A7694ED" w:rsidR="004C1673" w:rsidRPr="006554A6" w:rsidRDefault="004C1673" w:rsidP="004C1673">
            <w:pPr>
              <w:pStyle w:val="GOSTTablenorm"/>
              <w:suppressAutoHyphens/>
              <w:rPr>
                <w:color w:val="000000" w:themeColor="text1"/>
              </w:rPr>
            </w:pPr>
            <w:r w:rsidRPr="006554A6">
              <w:rPr>
                <w:color w:val="000000" w:themeColor="text1"/>
              </w:rPr>
              <w:t>Номер_КОО_плательщика</w:t>
            </w:r>
          </w:p>
        </w:tc>
        <w:tc>
          <w:tcPr>
            <w:tcW w:w="308" w:type="pct"/>
            <w:tcBorders>
              <w:top w:val="single" w:sz="4" w:space="0" w:color="auto"/>
              <w:left w:val="single" w:sz="4" w:space="0" w:color="auto"/>
              <w:bottom w:val="single" w:sz="4" w:space="0" w:color="auto"/>
              <w:right w:val="single" w:sz="4" w:space="0" w:color="auto"/>
            </w:tcBorders>
          </w:tcPr>
          <w:p w14:paraId="7B9E8E6F" w14:textId="40673545" w:rsidR="004C1673" w:rsidRPr="002741DE" w:rsidRDefault="0068612A" w:rsidP="004C1673">
            <w:pPr>
              <w:pStyle w:val="GOSTTablenorm"/>
              <w:suppressAutoHyphens/>
            </w:pPr>
            <w:r>
              <w:t>да</w:t>
            </w:r>
          </w:p>
        </w:tc>
        <w:tc>
          <w:tcPr>
            <w:tcW w:w="1173" w:type="pct"/>
            <w:tcBorders>
              <w:top w:val="single" w:sz="4" w:space="0" w:color="auto"/>
              <w:left w:val="single" w:sz="4" w:space="0" w:color="auto"/>
              <w:bottom w:val="single" w:sz="4" w:space="0" w:color="auto"/>
              <w:right w:val="single" w:sz="4" w:space="0" w:color="auto"/>
            </w:tcBorders>
          </w:tcPr>
          <w:p w14:paraId="0CCB403F" w14:textId="1973C65D" w:rsidR="004C1673" w:rsidRPr="002741DE" w:rsidRDefault="004C1673" w:rsidP="004C1673">
            <w:pPr>
              <w:pStyle w:val="GOSTTablenorm"/>
              <w:suppressAutoHyphens/>
            </w:pPr>
            <w:r w:rsidRPr="002741DE">
              <w:t xml:space="preserve">Номер КОО </w:t>
            </w:r>
            <w:r>
              <w:t>дебитовый (по строке документа)</w:t>
            </w:r>
          </w:p>
        </w:tc>
        <w:tc>
          <w:tcPr>
            <w:tcW w:w="1124" w:type="pct"/>
            <w:tcBorders>
              <w:top w:val="single" w:sz="4" w:space="0" w:color="auto"/>
              <w:left w:val="single" w:sz="4" w:space="0" w:color="auto"/>
              <w:bottom w:val="single" w:sz="4" w:space="0" w:color="auto"/>
              <w:right w:val="single" w:sz="4" w:space="0" w:color="auto"/>
            </w:tcBorders>
          </w:tcPr>
          <w:p w14:paraId="7D55F37E" w14:textId="77777777" w:rsidR="0068612A" w:rsidRPr="0068612A" w:rsidRDefault="0068612A" w:rsidP="0068612A">
            <w:pPr>
              <w:pStyle w:val="GOSTTablenorm"/>
              <w:suppressAutoHyphens/>
              <w:rPr>
                <w:lang w:val="en-US"/>
              </w:rPr>
            </w:pPr>
            <w:r w:rsidRPr="0068612A">
              <w:rPr>
                <w:lang w:val="en-US"/>
              </w:rPr>
              <w:t>FS_TSE_CLARDET_D12_LIST:NUMKOO</w:t>
            </w:r>
          </w:p>
          <w:p w14:paraId="656B3663" w14:textId="77777777" w:rsidR="0068612A" w:rsidRPr="0068612A" w:rsidRDefault="0068612A" w:rsidP="0068612A">
            <w:pPr>
              <w:pStyle w:val="GOSTTablenorm"/>
              <w:suppressAutoHyphens/>
              <w:rPr>
                <w:lang w:val="en-US"/>
              </w:rPr>
            </w:pPr>
            <w:r w:rsidRPr="0068612A">
              <w:rPr>
                <w:lang w:val="en-US"/>
              </w:rPr>
              <w:t>или</w:t>
            </w:r>
          </w:p>
          <w:p w14:paraId="6C6C778B" w14:textId="1BB50344" w:rsidR="004C1673" w:rsidRPr="0068612A" w:rsidRDefault="0068612A" w:rsidP="0068612A">
            <w:pPr>
              <w:pStyle w:val="GOSTTablenorm"/>
              <w:suppressAutoHyphens/>
              <w:rPr>
                <w:lang w:val="en-US"/>
              </w:rPr>
            </w:pPr>
            <w:r w:rsidRPr="0068612A">
              <w:rPr>
                <w:lang w:val="en-US"/>
              </w:rPr>
              <w:t>FS_TSE_REFDETAL_D12_LIST:NUMKOO</w:t>
            </w:r>
            <w:r w:rsidRPr="0068612A" w:rsidDel="00AE50B1">
              <w:rPr>
                <w:lang w:val="en-US"/>
              </w:rPr>
              <w:t xml:space="preserve"> </w:t>
            </w:r>
          </w:p>
        </w:tc>
        <w:tc>
          <w:tcPr>
            <w:tcW w:w="1307" w:type="pct"/>
            <w:tcBorders>
              <w:top w:val="single" w:sz="4" w:space="0" w:color="auto"/>
              <w:left w:val="single" w:sz="4" w:space="0" w:color="auto"/>
              <w:bottom w:val="single" w:sz="4" w:space="0" w:color="auto"/>
              <w:right w:val="single" w:sz="4" w:space="0" w:color="auto"/>
            </w:tcBorders>
          </w:tcPr>
          <w:p w14:paraId="69825E4B" w14:textId="0CB80DF8" w:rsidR="002322DC" w:rsidRDefault="002322DC" w:rsidP="002322DC">
            <w:pPr>
              <w:pStyle w:val="GOSTTableListMark1"/>
            </w:pPr>
            <w:r>
              <w:t xml:space="preserve">Если </w:t>
            </w:r>
            <w:r w:rsidRPr="004B627D">
              <w:t>параметр «Признак операции уточнения» таблицы «Уточняемые реквизиты» заполнен значением «0», «1» или «4», то атрибут заполняется</w:t>
            </w:r>
            <w:r>
              <w:t xml:space="preserve"> значением параметра</w:t>
            </w:r>
            <w:r w:rsidDel="005F1074">
              <w:t xml:space="preserve"> </w:t>
            </w:r>
            <w:r>
              <w:t>«Номер КОО» таблицы «Уточняемые реквизиты»;</w:t>
            </w:r>
          </w:p>
          <w:p w14:paraId="49685237" w14:textId="39D9EDAD" w:rsidR="002322DC" w:rsidRDefault="002322DC" w:rsidP="002322DC">
            <w:pPr>
              <w:pStyle w:val="GOSTTableListMark1"/>
            </w:pPr>
            <w:r>
              <w:t xml:space="preserve">Если </w:t>
            </w:r>
            <w:r w:rsidRPr="004B627D">
              <w:t>параметр «Признак операции уточнения» таблицы «Уточняемые реквизиты</w:t>
            </w:r>
            <w:r>
              <w:t>» заполнен значением «2» или «3»</w:t>
            </w:r>
            <w:r w:rsidRPr="004B627D">
              <w:t>, то атрибут заполняется</w:t>
            </w:r>
            <w:r>
              <w:t xml:space="preserve"> значением параметра</w:t>
            </w:r>
            <w:r w:rsidDel="005F1074">
              <w:t xml:space="preserve"> </w:t>
            </w:r>
            <w:r>
              <w:t>«Номер КОО» таблицы «Уточненные реквизиты»</w:t>
            </w:r>
          </w:p>
          <w:p w14:paraId="1832F45A" w14:textId="393E17F4" w:rsidR="004C1673" w:rsidRPr="002741DE" w:rsidRDefault="002322DC" w:rsidP="002322DC">
            <w:pPr>
              <w:pStyle w:val="GOSTTablenorm"/>
              <w:suppressAutoHyphens/>
            </w:pPr>
            <w:r w:rsidRPr="002358C9">
              <w:t xml:space="preserve">Если значение </w:t>
            </w:r>
            <w:r>
              <w:t>таблицы «Уточненные реквизиты»</w:t>
            </w:r>
            <w:r w:rsidRPr="002358C9">
              <w:t xml:space="preserve"> </w:t>
            </w:r>
            <w:r>
              <w:t xml:space="preserve">пусто, </w:t>
            </w:r>
            <w:r w:rsidRPr="002358C9">
              <w:t xml:space="preserve">то </w:t>
            </w:r>
            <w:r>
              <w:t>заполняется значением таблицы «Уточняемые реквизиты»</w:t>
            </w:r>
          </w:p>
        </w:tc>
      </w:tr>
      <w:tr w:rsidR="004C1673" w:rsidRPr="002741DE" w14:paraId="423C01BB" w14:textId="77777777" w:rsidTr="0004239F">
        <w:tc>
          <w:tcPr>
            <w:tcW w:w="1088" w:type="pct"/>
            <w:tcBorders>
              <w:top w:val="single" w:sz="4" w:space="0" w:color="auto"/>
              <w:left w:val="single" w:sz="4" w:space="0" w:color="auto"/>
              <w:bottom w:val="single" w:sz="4" w:space="0" w:color="auto"/>
              <w:right w:val="single" w:sz="4" w:space="0" w:color="auto"/>
            </w:tcBorders>
          </w:tcPr>
          <w:p w14:paraId="64456A4C" w14:textId="5AA96DAD" w:rsidR="004C1673" w:rsidRPr="006554A6" w:rsidRDefault="004C1673" w:rsidP="004C1673">
            <w:pPr>
              <w:pStyle w:val="GOSTTablenorm"/>
              <w:suppressAutoHyphens/>
              <w:rPr>
                <w:color w:val="000000" w:themeColor="text1"/>
              </w:rPr>
            </w:pPr>
            <w:r w:rsidRPr="006554A6">
              <w:rPr>
                <w:color w:val="000000" w:themeColor="text1"/>
              </w:rPr>
              <w:t>Номер_КОО_получателя</w:t>
            </w:r>
          </w:p>
        </w:tc>
        <w:tc>
          <w:tcPr>
            <w:tcW w:w="308" w:type="pct"/>
            <w:tcBorders>
              <w:top w:val="single" w:sz="4" w:space="0" w:color="auto"/>
              <w:left w:val="single" w:sz="4" w:space="0" w:color="auto"/>
              <w:bottom w:val="single" w:sz="4" w:space="0" w:color="auto"/>
              <w:right w:val="single" w:sz="4" w:space="0" w:color="auto"/>
            </w:tcBorders>
          </w:tcPr>
          <w:p w14:paraId="560BCBA9" w14:textId="23A67D44" w:rsidR="004C1673" w:rsidRPr="002741DE" w:rsidRDefault="004C1673" w:rsidP="004C1673">
            <w:pPr>
              <w:pStyle w:val="GOSTTablenorm"/>
              <w:suppressAutoHyphens/>
            </w:pPr>
            <w:r>
              <w:t>нет</w:t>
            </w:r>
          </w:p>
        </w:tc>
        <w:tc>
          <w:tcPr>
            <w:tcW w:w="1173" w:type="pct"/>
            <w:tcBorders>
              <w:top w:val="single" w:sz="4" w:space="0" w:color="auto"/>
              <w:left w:val="single" w:sz="4" w:space="0" w:color="auto"/>
              <w:bottom w:val="single" w:sz="4" w:space="0" w:color="auto"/>
              <w:right w:val="single" w:sz="4" w:space="0" w:color="auto"/>
            </w:tcBorders>
          </w:tcPr>
          <w:p w14:paraId="1D90FB5F" w14:textId="0D319ECE" w:rsidR="004C1673" w:rsidRPr="002741DE" w:rsidRDefault="004C1673" w:rsidP="004C1673">
            <w:pPr>
              <w:pStyle w:val="GOSTTablenorm"/>
              <w:suppressAutoHyphens/>
            </w:pPr>
            <w:r w:rsidRPr="002741DE">
              <w:t>Номер КОО</w:t>
            </w:r>
            <w:r>
              <w:t xml:space="preserve"> кредитовый (по</w:t>
            </w:r>
            <w:r w:rsidRPr="002741DE">
              <w:t xml:space="preserve"> </w:t>
            </w:r>
            <w:r>
              <w:t>строке документа</w:t>
            </w:r>
          </w:p>
        </w:tc>
        <w:tc>
          <w:tcPr>
            <w:tcW w:w="1124" w:type="pct"/>
            <w:tcBorders>
              <w:top w:val="single" w:sz="4" w:space="0" w:color="auto"/>
              <w:left w:val="single" w:sz="4" w:space="0" w:color="auto"/>
              <w:bottom w:val="single" w:sz="4" w:space="0" w:color="auto"/>
              <w:right w:val="single" w:sz="4" w:space="0" w:color="auto"/>
            </w:tcBorders>
          </w:tcPr>
          <w:p w14:paraId="492F148E" w14:textId="77777777" w:rsidR="0068612A" w:rsidRPr="0068612A" w:rsidRDefault="0068612A" w:rsidP="0068612A">
            <w:pPr>
              <w:pStyle w:val="GOSTTablenorm"/>
              <w:suppressAutoHyphens/>
              <w:rPr>
                <w:lang w:val="en-US"/>
              </w:rPr>
            </w:pPr>
            <w:r w:rsidRPr="0068612A">
              <w:rPr>
                <w:lang w:val="en-US"/>
              </w:rPr>
              <w:t>FS_TSE_CLARDET_D12_LIST:NUMKOO</w:t>
            </w:r>
          </w:p>
          <w:p w14:paraId="2E346B32" w14:textId="77777777" w:rsidR="0068612A" w:rsidRPr="0068612A" w:rsidRDefault="0068612A" w:rsidP="0068612A">
            <w:pPr>
              <w:pStyle w:val="GOSTTablenorm"/>
              <w:suppressAutoHyphens/>
              <w:rPr>
                <w:lang w:val="en-US"/>
              </w:rPr>
            </w:pPr>
            <w:r w:rsidRPr="0068612A">
              <w:rPr>
                <w:lang w:val="en-US"/>
              </w:rPr>
              <w:t>или</w:t>
            </w:r>
          </w:p>
          <w:p w14:paraId="5E083158" w14:textId="377537ED" w:rsidR="004C1673" w:rsidRPr="0068612A" w:rsidRDefault="0068612A" w:rsidP="0068612A">
            <w:pPr>
              <w:pStyle w:val="GOSTTablenorm"/>
              <w:suppressAutoHyphens/>
              <w:rPr>
                <w:lang w:val="en-US"/>
              </w:rPr>
            </w:pPr>
            <w:r w:rsidRPr="0068612A">
              <w:rPr>
                <w:lang w:val="en-US"/>
              </w:rPr>
              <w:t>FS_TSE_REFDETAL_D12_LIST:NUMKOO</w:t>
            </w:r>
            <w:r w:rsidRPr="0068612A" w:rsidDel="00AE50B1">
              <w:rPr>
                <w:lang w:val="en-US"/>
              </w:rPr>
              <w:t xml:space="preserve"> </w:t>
            </w:r>
          </w:p>
        </w:tc>
        <w:tc>
          <w:tcPr>
            <w:tcW w:w="1307" w:type="pct"/>
            <w:tcBorders>
              <w:top w:val="single" w:sz="4" w:space="0" w:color="auto"/>
              <w:left w:val="single" w:sz="4" w:space="0" w:color="auto"/>
              <w:bottom w:val="single" w:sz="4" w:space="0" w:color="auto"/>
              <w:right w:val="single" w:sz="4" w:space="0" w:color="auto"/>
            </w:tcBorders>
          </w:tcPr>
          <w:p w14:paraId="2F3877A0" w14:textId="40AFA68C" w:rsidR="002322DC" w:rsidRDefault="002322DC" w:rsidP="002322DC">
            <w:pPr>
              <w:pStyle w:val="GOSTTableListMark1"/>
            </w:pPr>
            <w:r>
              <w:t xml:space="preserve">Если </w:t>
            </w:r>
            <w:r w:rsidRPr="004B627D">
              <w:t>параметр «Признак операции уточнения» таблицы «Уточняемые реквизиты» заполнен значением «0», «1» или «4», то атрибут заполняется</w:t>
            </w:r>
            <w:r>
              <w:t xml:space="preserve"> значением параметра</w:t>
            </w:r>
            <w:r w:rsidDel="005F1074">
              <w:t xml:space="preserve"> </w:t>
            </w:r>
            <w:r>
              <w:t>«Номер КОО» таблицы «Уточненные реквизиты»;</w:t>
            </w:r>
          </w:p>
          <w:p w14:paraId="2451FD22" w14:textId="37C17184" w:rsidR="002322DC" w:rsidRDefault="002322DC" w:rsidP="002322DC">
            <w:pPr>
              <w:pStyle w:val="GOSTTableListMark1"/>
            </w:pPr>
            <w:r>
              <w:t xml:space="preserve">Если </w:t>
            </w:r>
            <w:r w:rsidRPr="004B627D">
              <w:t>параметр «Признак операции уточнения» таблицы «Уточняемые реквизиты</w:t>
            </w:r>
            <w:r>
              <w:t>» заполнен значением «2» или «3»</w:t>
            </w:r>
            <w:r w:rsidRPr="004B627D">
              <w:t>, то атрибут заполняется</w:t>
            </w:r>
            <w:r>
              <w:t xml:space="preserve"> значением параметра</w:t>
            </w:r>
            <w:r w:rsidDel="005F1074">
              <w:t xml:space="preserve"> </w:t>
            </w:r>
            <w:r>
              <w:t>«Номер КОО» таблицы «Уточняемые реквизиты».</w:t>
            </w:r>
          </w:p>
          <w:p w14:paraId="7B59E1E5" w14:textId="23A1155B" w:rsidR="004C1673" w:rsidRPr="002741DE" w:rsidRDefault="002322DC" w:rsidP="002322DC">
            <w:pPr>
              <w:pStyle w:val="GOSTTablenorm"/>
              <w:suppressAutoHyphens/>
            </w:pPr>
            <w:r w:rsidRPr="002358C9">
              <w:t xml:space="preserve">Если значение </w:t>
            </w:r>
            <w:r>
              <w:t>таблицы «Уточненные реквизиты»</w:t>
            </w:r>
            <w:r w:rsidRPr="002358C9">
              <w:t xml:space="preserve"> </w:t>
            </w:r>
            <w:r>
              <w:t xml:space="preserve">пусто, </w:t>
            </w:r>
            <w:r w:rsidRPr="002358C9">
              <w:t xml:space="preserve">то </w:t>
            </w:r>
            <w:r>
              <w:t>заполняется значением таблицы «Уточняемые реквизиты»</w:t>
            </w:r>
          </w:p>
        </w:tc>
      </w:tr>
      <w:tr w:rsidR="004C1673" w:rsidRPr="006554A6" w14:paraId="7690CB2A" w14:textId="77777777" w:rsidTr="0004239F">
        <w:tc>
          <w:tcPr>
            <w:tcW w:w="1088" w:type="pct"/>
            <w:tcBorders>
              <w:top w:val="single" w:sz="4" w:space="0" w:color="auto"/>
              <w:left w:val="single" w:sz="4" w:space="0" w:color="auto"/>
              <w:bottom w:val="single" w:sz="4" w:space="0" w:color="auto"/>
              <w:right w:val="single" w:sz="4" w:space="0" w:color="auto"/>
            </w:tcBorders>
          </w:tcPr>
          <w:p w14:paraId="1F18541B" w14:textId="76840648" w:rsidR="004C1673" w:rsidRPr="006554A6" w:rsidRDefault="004C1673" w:rsidP="004C1673">
            <w:pPr>
              <w:pStyle w:val="GOSTTablenorm"/>
              <w:suppressAutoHyphens/>
              <w:rPr>
                <w:color w:val="FF0000"/>
              </w:rPr>
            </w:pPr>
            <w:commentRangeStart w:id="6204"/>
            <w:r w:rsidRPr="006554A6">
              <w:rPr>
                <w:color w:val="FF0000"/>
              </w:rPr>
              <w:t>GUID_КОО_плательщика</w:t>
            </w:r>
            <w:commentRangeEnd w:id="6204"/>
            <w:r>
              <w:rPr>
                <w:rStyle w:val="afff4"/>
              </w:rPr>
              <w:commentReference w:id="6204"/>
            </w:r>
          </w:p>
        </w:tc>
        <w:tc>
          <w:tcPr>
            <w:tcW w:w="308" w:type="pct"/>
            <w:tcBorders>
              <w:top w:val="single" w:sz="4" w:space="0" w:color="auto"/>
              <w:left w:val="single" w:sz="4" w:space="0" w:color="auto"/>
              <w:bottom w:val="single" w:sz="4" w:space="0" w:color="auto"/>
              <w:right w:val="single" w:sz="4" w:space="0" w:color="auto"/>
            </w:tcBorders>
          </w:tcPr>
          <w:p w14:paraId="035F659B" w14:textId="26B7EA76" w:rsidR="004C1673" w:rsidRPr="006554A6" w:rsidRDefault="004C1673" w:rsidP="004C1673">
            <w:pPr>
              <w:pStyle w:val="GOSTTablenorm"/>
              <w:suppressAutoHyphens/>
            </w:pPr>
            <w:r w:rsidRPr="006554A6">
              <w:t>нет</w:t>
            </w:r>
          </w:p>
        </w:tc>
        <w:tc>
          <w:tcPr>
            <w:tcW w:w="1173" w:type="pct"/>
            <w:tcBorders>
              <w:top w:val="single" w:sz="4" w:space="0" w:color="auto"/>
              <w:left w:val="single" w:sz="4" w:space="0" w:color="auto"/>
              <w:bottom w:val="single" w:sz="4" w:space="0" w:color="auto"/>
              <w:right w:val="single" w:sz="4" w:space="0" w:color="auto"/>
            </w:tcBorders>
          </w:tcPr>
          <w:p w14:paraId="7DC99DF5" w14:textId="6F93A623" w:rsidR="004C1673" w:rsidRPr="006554A6" w:rsidRDefault="004C1673" w:rsidP="004C1673">
            <w:pPr>
              <w:pStyle w:val="GOSTTablenorm"/>
              <w:suppressAutoHyphens/>
            </w:pPr>
            <w:r w:rsidRPr="006554A6">
              <w:t>Идентификатор КОО (по уточняемой строке документа)</w:t>
            </w:r>
          </w:p>
        </w:tc>
        <w:tc>
          <w:tcPr>
            <w:tcW w:w="1124" w:type="pct"/>
            <w:tcBorders>
              <w:top w:val="single" w:sz="4" w:space="0" w:color="auto"/>
              <w:left w:val="single" w:sz="4" w:space="0" w:color="auto"/>
              <w:bottom w:val="single" w:sz="4" w:space="0" w:color="auto"/>
              <w:right w:val="single" w:sz="4" w:space="0" w:color="auto"/>
            </w:tcBorders>
          </w:tcPr>
          <w:p w14:paraId="0CEFDEEB" w14:textId="77777777" w:rsidR="0068612A" w:rsidRPr="0068612A" w:rsidRDefault="0068612A" w:rsidP="0068612A">
            <w:pPr>
              <w:pStyle w:val="GOSTTablenorm"/>
              <w:suppressAutoHyphens/>
              <w:rPr>
                <w:lang w:val="en-US"/>
              </w:rPr>
            </w:pPr>
            <w:r w:rsidRPr="0068612A">
              <w:rPr>
                <w:lang w:val="en-US"/>
              </w:rPr>
              <w:t>FS_TSE_CLARDET_D12_LIST:GUIDKOO</w:t>
            </w:r>
          </w:p>
          <w:p w14:paraId="69478B26" w14:textId="77777777" w:rsidR="0068612A" w:rsidRPr="00080E4E" w:rsidRDefault="0068612A" w:rsidP="0068612A">
            <w:pPr>
              <w:pStyle w:val="GOSTTablenorm"/>
              <w:suppressAutoHyphens/>
              <w:rPr>
                <w:lang w:val="en-US"/>
              </w:rPr>
            </w:pPr>
            <w:r>
              <w:t>или</w:t>
            </w:r>
          </w:p>
          <w:p w14:paraId="3ABDB81D" w14:textId="78B23054" w:rsidR="004C1673" w:rsidRPr="0068612A" w:rsidRDefault="0068612A" w:rsidP="0068612A">
            <w:pPr>
              <w:pStyle w:val="GOSTTablenorm"/>
              <w:suppressAutoHyphens/>
              <w:rPr>
                <w:lang w:val="en-US"/>
              </w:rPr>
            </w:pPr>
            <w:r w:rsidRPr="0068612A">
              <w:rPr>
                <w:lang w:val="en-US"/>
              </w:rPr>
              <w:t>FS_TSE_REFDETAL_D12_LIST:GUIDKOO</w:t>
            </w:r>
          </w:p>
        </w:tc>
        <w:tc>
          <w:tcPr>
            <w:tcW w:w="1307" w:type="pct"/>
            <w:tcBorders>
              <w:top w:val="single" w:sz="4" w:space="0" w:color="auto"/>
              <w:left w:val="single" w:sz="4" w:space="0" w:color="auto"/>
              <w:bottom w:val="single" w:sz="4" w:space="0" w:color="auto"/>
              <w:right w:val="single" w:sz="4" w:space="0" w:color="auto"/>
            </w:tcBorders>
          </w:tcPr>
          <w:p w14:paraId="17D41CEC" w14:textId="035E5AB2" w:rsidR="002322DC" w:rsidRDefault="002322DC" w:rsidP="002322DC">
            <w:pPr>
              <w:pStyle w:val="GOSTTableListMark1"/>
            </w:pPr>
            <w:r>
              <w:t xml:space="preserve">Если </w:t>
            </w:r>
            <w:r w:rsidRPr="004B627D">
              <w:t>параметр «Признак операции уточнения» таблицы «Уточняемые реквизиты» заполнен значением «0», «1» или «4», то атрибут заполняется</w:t>
            </w:r>
            <w:r>
              <w:t xml:space="preserve"> значением параметра</w:t>
            </w:r>
            <w:r w:rsidDel="005F1074">
              <w:t xml:space="preserve"> </w:t>
            </w:r>
            <w:r>
              <w:t>«</w:t>
            </w:r>
            <w:r w:rsidRPr="002322DC">
              <w:t>GUID</w:t>
            </w:r>
            <w:r>
              <w:t xml:space="preserve"> КОО» таблицы «Уточняемые реквизиты»;</w:t>
            </w:r>
          </w:p>
          <w:p w14:paraId="3F663A70" w14:textId="7BE2487E" w:rsidR="002322DC" w:rsidRDefault="002322DC" w:rsidP="002322DC">
            <w:pPr>
              <w:pStyle w:val="GOSTTableListMark1"/>
            </w:pPr>
            <w:r>
              <w:t xml:space="preserve">Если </w:t>
            </w:r>
            <w:r w:rsidRPr="004B627D">
              <w:t>параметр «Признак операции уточнения» таблицы «Уточняемые реквизиты</w:t>
            </w:r>
            <w:r>
              <w:t>» заполнен значением «2» или «3»</w:t>
            </w:r>
            <w:r w:rsidRPr="004B627D">
              <w:t>, то атрибут заполняется</w:t>
            </w:r>
            <w:r>
              <w:t xml:space="preserve"> значением параметра</w:t>
            </w:r>
            <w:r w:rsidDel="005F1074">
              <w:t xml:space="preserve"> </w:t>
            </w:r>
            <w:r>
              <w:t>«</w:t>
            </w:r>
            <w:r w:rsidRPr="002322DC">
              <w:t>GUID</w:t>
            </w:r>
            <w:r>
              <w:t xml:space="preserve"> КОО» таблицы «Уточненные реквизиты»</w:t>
            </w:r>
          </w:p>
          <w:p w14:paraId="1B4D10F8" w14:textId="4FDCB713" w:rsidR="004C1673" w:rsidRPr="006554A6" w:rsidRDefault="002322DC" w:rsidP="002322DC">
            <w:pPr>
              <w:pStyle w:val="GOSTTablenorm"/>
              <w:suppressAutoHyphens/>
            </w:pPr>
            <w:r w:rsidRPr="002358C9">
              <w:t xml:space="preserve">Если значение </w:t>
            </w:r>
            <w:r>
              <w:t>таблицы «Уточненные реквизиты»</w:t>
            </w:r>
            <w:r w:rsidRPr="002358C9">
              <w:t xml:space="preserve"> </w:t>
            </w:r>
            <w:r>
              <w:t xml:space="preserve">пусто, </w:t>
            </w:r>
            <w:r w:rsidRPr="002358C9">
              <w:t xml:space="preserve">то </w:t>
            </w:r>
            <w:r>
              <w:t>заполняется значением таблицы «Уточняемые реквизиты»</w:t>
            </w:r>
          </w:p>
        </w:tc>
      </w:tr>
      <w:tr w:rsidR="004C1673" w:rsidRPr="002741DE" w14:paraId="7D541D5F" w14:textId="77777777" w:rsidTr="0004239F">
        <w:tc>
          <w:tcPr>
            <w:tcW w:w="1088" w:type="pct"/>
            <w:tcBorders>
              <w:top w:val="single" w:sz="4" w:space="0" w:color="auto"/>
              <w:left w:val="single" w:sz="4" w:space="0" w:color="auto"/>
              <w:bottom w:val="single" w:sz="4" w:space="0" w:color="auto"/>
              <w:right w:val="single" w:sz="4" w:space="0" w:color="auto"/>
            </w:tcBorders>
          </w:tcPr>
          <w:p w14:paraId="4369F84A" w14:textId="04CD983A" w:rsidR="004C1673" w:rsidRPr="006554A6" w:rsidRDefault="004C1673" w:rsidP="004C1673">
            <w:pPr>
              <w:pStyle w:val="GOSTTablenorm"/>
              <w:suppressAutoHyphens/>
              <w:rPr>
                <w:color w:val="FF0000"/>
              </w:rPr>
            </w:pPr>
            <w:commentRangeStart w:id="6205"/>
            <w:r w:rsidRPr="006554A6">
              <w:rPr>
                <w:color w:val="FF0000"/>
              </w:rPr>
              <w:t>GUID_КОО_получателя</w:t>
            </w:r>
            <w:commentRangeEnd w:id="6205"/>
            <w:r>
              <w:rPr>
                <w:rStyle w:val="afff4"/>
              </w:rPr>
              <w:commentReference w:id="6205"/>
            </w:r>
          </w:p>
        </w:tc>
        <w:tc>
          <w:tcPr>
            <w:tcW w:w="308" w:type="pct"/>
            <w:tcBorders>
              <w:top w:val="single" w:sz="4" w:space="0" w:color="auto"/>
              <w:left w:val="single" w:sz="4" w:space="0" w:color="auto"/>
              <w:bottom w:val="single" w:sz="4" w:space="0" w:color="auto"/>
              <w:right w:val="single" w:sz="4" w:space="0" w:color="auto"/>
            </w:tcBorders>
          </w:tcPr>
          <w:p w14:paraId="5367001B" w14:textId="163B9CB8" w:rsidR="004C1673" w:rsidRPr="006554A6" w:rsidRDefault="004C1673" w:rsidP="004C1673">
            <w:pPr>
              <w:pStyle w:val="GOSTTablenorm"/>
              <w:suppressAutoHyphens/>
            </w:pPr>
            <w:r w:rsidRPr="006554A6">
              <w:t>нет</w:t>
            </w:r>
          </w:p>
        </w:tc>
        <w:tc>
          <w:tcPr>
            <w:tcW w:w="1173" w:type="pct"/>
            <w:tcBorders>
              <w:top w:val="single" w:sz="4" w:space="0" w:color="auto"/>
              <w:left w:val="single" w:sz="4" w:space="0" w:color="auto"/>
              <w:bottom w:val="single" w:sz="4" w:space="0" w:color="auto"/>
              <w:right w:val="single" w:sz="4" w:space="0" w:color="auto"/>
            </w:tcBorders>
          </w:tcPr>
          <w:p w14:paraId="317BE1C1" w14:textId="21642458" w:rsidR="004C1673" w:rsidRPr="006554A6" w:rsidRDefault="004C1673" w:rsidP="004C1673">
            <w:pPr>
              <w:pStyle w:val="GOSTTablenorm"/>
              <w:suppressAutoHyphens/>
            </w:pPr>
            <w:r w:rsidRPr="006554A6">
              <w:t>Идентификатор КОО (по уточненной строке документа)</w:t>
            </w:r>
          </w:p>
        </w:tc>
        <w:tc>
          <w:tcPr>
            <w:tcW w:w="1124" w:type="pct"/>
            <w:tcBorders>
              <w:top w:val="single" w:sz="4" w:space="0" w:color="auto"/>
              <w:left w:val="single" w:sz="4" w:space="0" w:color="auto"/>
              <w:bottom w:val="single" w:sz="4" w:space="0" w:color="auto"/>
              <w:right w:val="single" w:sz="4" w:space="0" w:color="auto"/>
            </w:tcBorders>
          </w:tcPr>
          <w:p w14:paraId="10D65D76" w14:textId="77777777" w:rsidR="0068612A" w:rsidRPr="0068612A" w:rsidRDefault="0068612A" w:rsidP="0068612A">
            <w:pPr>
              <w:pStyle w:val="GOSTTablenorm"/>
              <w:suppressAutoHyphens/>
              <w:rPr>
                <w:lang w:val="en-US"/>
              </w:rPr>
            </w:pPr>
            <w:r w:rsidRPr="0068612A">
              <w:rPr>
                <w:lang w:val="en-US"/>
              </w:rPr>
              <w:t>FS_TSE_CLARDET_D12_LIST:GUIDKOO</w:t>
            </w:r>
          </w:p>
          <w:p w14:paraId="0ACC22BB" w14:textId="77777777" w:rsidR="0068612A" w:rsidRPr="00080E4E" w:rsidRDefault="0068612A" w:rsidP="0068612A">
            <w:pPr>
              <w:pStyle w:val="GOSTTablenorm"/>
              <w:suppressAutoHyphens/>
              <w:rPr>
                <w:lang w:val="en-US"/>
              </w:rPr>
            </w:pPr>
            <w:r>
              <w:t>или</w:t>
            </w:r>
          </w:p>
          <w:p w14:paraId="789069B3" w14:textId="545D0F83" w:rsidR="004C1673" w:rsidRPr="0068612A" w:rsidRDefault="0068612A" w:rsidP="0068612A">
            <w:pPr>
              <w:pStyle w:val="GOSTTablenorm"/>
              <w:suppressAutoHyphens/>
              <w:rPr>
                <w:lang w:val="en-US"/>
              </w:rPr>
            </w:pPr>
            <w:r w:rsidRPr="0068612A">
              <w:rPr>
                <w:lang w:val="en-US"/>
              </w:rPr>
              <w:t>FS_TSE_REFDETAL_D12_LIST:GUIDKOO</w:t>
            </w:r>
          </w:p>
        </w:tc>
        <w:tc>
          <w:tcPr>
            <w:tcW w:w="1307" w:type="pct"/>
            <w:tcBorders>
              <w:top w:val="single" w:sz="4" w:space="0" w:color="auto"/>
              <w:left w:val="single" w:sz="4" w:space="0" w:color="auto"/>
              <w:bottom w:val="single" w:sz="4" w:space="0" w:color="auto"/>
              <w:right w:val="single" w:sz="4" w:space="0" w:color="auto"/>
            </w:tcBorders>
          </w:tcPr>
          <w:p w14:paraId="2A6345D3" w14:textId="250B8D67" w:rsidR="002322DC" w:rsidRDefault="002322DC" w:rsidP="002322DC">
            <w:pPr>
              <w:pStyle w:val="GOSTTableListMark1"/>
            </w:pPr>
            <w:r>
              <w:t xml:space="preserve">Если </w:t>
            </w:r>
            <w:r w:rsidRPr="004B627D">
              <w:t>параметр «Признак операции уточнения» таблицы «Уточняемые реквизиты» заполнен значением «0», «1» или «4», то атрибут заполняется</w:t>
            </w:r>
            <w:r>
              <w:t xml:space="preserve"> значением параметра</w:t>
            </w:r>
            <w:r w:rsidDel="005F1074">
              <w:t xml:space="preserve"> </w:t>
            </w:r>
            <w:r>
              <w:t>«</w:t>
            </w:r>
            <w:r w:rsidRPr="002322DC">
              <w:t>GUID</w:t>
            </w:r>
            <w:r>
              <w:t xml:space="preserve"> КОО» таблицы «Уточненные реквизиты»;</w:t>
            </w:r>
          </w:p>
          <w:p w14:paraId="3D7A6993" w14:textId="78F49814" w:rsidR="002322DC" w:rsidRDefault="002322DC" w:rsidP="002322DC">
            <w:pPr>
              <w:pStyle w:val="GOSTTableListMark1"/>
            </w:pPr>
            <w:r>
              <w:t xml:space="preserve">Если </w:t>
            </w:r>
            <w:r w:rsidRPr="004B627D">
              <w:t>параметр «Признак операции уточнения» таблицы «Уточняемые реквизиты</w:t>
            </w:r>
            <w:r>
              <w:t>» заполнен значением «2» или «3»</w:t>
            </w:r>
            <w:r w:rsidRPr="004B627D">
              <w:t>, то атрибут заполняется</w:t>
            </w:r>
            <w:r>
              <w:t xml:space="preserve"> значением параметра</w:t>
            </w:r>
            <w:r w:rsidDel="005F1074">
              <w:t xml:space="preserve"> </w:t>
            </w:r>
            <w:r>
              <w:t>«</w:t>
            </w:r>
            <w:r w:rsidRPr="002322DC">
              <w:t>GUID</w:t>
            </w:r>
            <w:r>
              <w:t xml:space="preserve"> КОО» таблицы «Уточняемые реквизиты».</w:t>
            </w:r>
          </w:p>
          <w:p w14:paraId="5733E7E5" w14:textId="1C30EF8A" w:rsidR="004C1673" w:rsidRDefault="002322DC" w:rsidP="002322DC">
            <w:pPr>
              <w:pStyle w:val="GOSTTablenorm"/>
              <w:suppressAutoHyphens/>
            </w:pPr>
            <w:r w:rsidRPr="002358C9">
              <w:t xml:space="preserve">Если значение </w:t>
            </w:r>
            <w:r>
              <w:t>таблицы «Уточненные реквизиты»</w:t>
            </w:r>
            <w:r w:rsidRPr="002358C9">
              <w:t xml:space="preserve"> </w:t>
            </w:r>
            <w:r>
              <w:t xml:space="preserve">пусто, </w:t>
            </w:r>
            <w:r w:rsidRPr="002358C9">
              <w:t xml:space="preserve">то </w:t>
            </w:r>
            <w:r>
              <w:t>заполняется значением таблицы «Уточняемые реквизиты»</w:t>
            </w:r>
          </w:p>
        </w:tc>
      </w:tr>
      <w:tr w:rsidR="004C1673" w:rsidRPr="002741DE" w14:paraId="0430B51B" w14:textId="77777777" w:rsidTr="0004239F">
        <w:tc>
          <w:tcPr>
            <w:tcW w:w="1088" w:type="pct"/>
            <w:tcBorders>
              <w:top w:val="single" w:sz="4" w:space="0" w:color="auto"/>
              <w:left w:val="single" w:sz="4" w:space="0" w:color="auto"/>
              <w:bottom w:val="single" w:sz="4" w:space="0" w:color="auto"/>
              <w:right w:val="single" w:sz="4" w:space="0" w:color="auto"/>
            </w:tcBorders>
          </w:tcPr>
          <w:p w14:paraId="02115713" w14:textId="02C4AB45" w:rsidR="004C1673" w:rsidRPr="002741DE" w:rsidRDefault="002322DC" w:rsidP="004C1673">
            <w:pPr>
              <w:pStyle w:val="GOSTTablenorm"/>
              <w:suppressAutoHyphens/>
              <w:rPr>
                <w:lang w:val="en-US"/>
              </w:rPr>
            </w:pPr>
            <w:r w:rsidRPr="002322DC">
              <w:rPr>
                <w:lang w:val="en-US"/>
              </w:rPr>
              <w:t>Сумма_валюта_операции</w:t>
            </w:r>
          </w:p>
        </w:tc>
        <w:tc>
          <w:tcPr>
            <w:tcW w:w="308" w:type="pct"/>
            <w:tcBorders>
              <w:top w:val="single" w:sz="4" w:space="0" w:color="auto"/>
              <w:left w:val="single" w:sz="4" w:space="0" w:color="auto"/>
              <w:bottom w:val="single" w:sz="4" w:space="0" w:color="auto"/>
              <w:right w:val="single" w:sz="4" w:space="0" w:color="auto"/>
            </w:tcBorders>
          </w:tcPr>
          <w:p w14:paraId="6E461F6F" w14:textId="75DF7BC2" w:rsidR="004C1673" w:rsidRPr="002741DE" w:rsidRDefault="004C1673" w:rsidP="004C1673">
            <w:pPr>
              <w:pStyle w:val="GOSTTablenorm"/>
              <w:suppressAutoHyphens/>
            </w:pPr>
            <w:r>
              <w:t>да</w:t>
            </w:r>
          </w:p>
        </w:tc>
        <w:tc>
          <w:tcPr>
            <w:tcW w:w="1173" w:type="pct"/>
            <w:tcBorders>
              <w:top w:val="single" w:sz="4" w:space="0" w:color="auto"/>
              <w:left w:val="single" w:sz="4" w:space="0" w:color="auto"/>
              <w:bottom w:val="single" w:sz="4" w:space="0" w:color="auto"/>
              <w:right w:val="single" w:sz="4" w:space="0" w:color="auto"/>
            </w:tcBorders>
          </w:tcPr>
          <w:p w14:paraId="1330D3A0" w14:textId="66E209D8" w:rsidR="004C1673" w:rsidRPr="00230401" w:rsidRDefault="004C1673" w:rsidP="00FF47C4">
            <w:pPr>
              <w:pStyle w:val="GOSTTablenorm"/>
              <w:suppressAutoHyphens/>
            </w:pPr>
            <w:r>
              <w:t>Сумма в валюте</w:t>
            </w:r>
            <w:r w:rsidR="00FF47C4">
              <w:t xml:space="preserve"> таблицы «Уточненные реквизиты»</w:t>
            </w:r>
            <w:r>
              <w:t xml:space="preserve"> </w:t>
            </w:r>
            <w:r w:rsidRPr="00230401">
              <w:t>(по строке документа)</w:t>
            </w:r>
          </w:p>
        </w:tc>
        <w:tc>
          <w:tcPr>
            <w:tcW w:w="1124" w:type="pct"/>
            <w:tcBorders>
              <w:top w:val="single" w:sz="4" w:space="0" w:color="auto"/>
              <w:left w:val="single" w:sz="4" w:space="0" w:color="auto"/>
              <w:bottom w:val="single" w:sz="4" w:space="0" w:color="auto"/>
              <w:right w:val="single" w:sz="4" w:space="0" w:color="auto"/>
            </w:tcBorders>
          </w:tcPr>
          <w:p w14:paraId="533353B3" w14:textId="20CCF528" w:rsidR="004C1673" w:rsidRPr="0068612A" w:rsidRDefault="0068612A" w:rsidP="004C1673">
            <w:pPr>
              <w:pStyle w:val="GOSTTablenorm"/>
              <w:suppressAutoHyphens/>
              <w:rPr>
                <w:lang w:val="en-US"/>
              </w:rPr>
            </w:pPr>
            <w:r w:rsidRPr="0068612A">
              <w:rPr>
                <w:lang w:val="en-US"/>
              </w:rPr>
              <w:t>FS_TSE_REFDETAL_D12_LIST:SUMMA</w:t>
            </w:r>
            <w:r w:rsidRPr="0068612A" w:rsidDel="00230401">
              <w:rPr>
                <w:lang w:val="en-US"/>
              </w:rPr>
              <w:t xml:space="preserve"> </w:t>
            </w:r>
          </w:p>
        </w:tc>
        <w:tc>
          <w:tcPr>
            <w:tcW w:w="1307" w:type="pct"/>
            <w:tcBorders>
              <w:top w:val="single" w:sz="4" w:space="0" w:color="auto"/>
              <w:left w:val="single" w:sz="4" w:space="0" w:color="auto"/>
              <w:bottom w:val="single" w:sz="4" w:space="0" w:color="auto"/>
              <w:right w:val="single" w:sz="4" w:space="0" w:color="auto"/>
            </w:tcBorders>
          </w:tcPr>
          <w:p w14:paraId="729D9558" w14:textId="147E880B" w:rsidR="002322DC" w:rsidRDefault="002322DC" w:rsidP="004C1673">
            <w:pPr>
              <w:pStyle w:val="GOSTTablenorm"/>
              <w:suppressAutoHyphens/>
            </w:pPr>
            <w:r>
              <w:t xml:space="preserve">Заполняется значением параметра «Сумма» таблицы </w:t>
            </w:r>
            <w:r w:rsidRPr="00F94201">
              <w:rPr>
                <w:b/>
              </w:rPr>
              <w:t>«Уточненные реквизиты»</w:t>
            </w:r>
            <w:r w:rsidR="00F94201">
              <w:rPr>
                <w:b/>
              </w:rPr>
              <w:t>.</w:t>
            </w:r>
          </w:p>
          <w:p w14:paraId="731EEB2B" w14:textId="6137FBFB" w:rsidR="004C1673" w:rsidRPr="002741DE" w:rsidRDefault="004C1673" w:rsidP="004C1673">
            <w:pPr>
              <w:pStyle w:val="GOSTTablenorm"/>
              <w:suppressAutoHyphens/>
            </w:pPr>
            <w:r w:rsidRPr="00230401">
              <w:t>Сумма передается в единицах валюты с точностью 2 знака после запятой - необходимо конвертировать в минимальные единицы валюты (для данного типа документов умножить на 100)</w:t>
            </w:r>
          </w:p>
        </w:tc>
      </w:tr>
      <w:tr w:rsidR="004C1673" w:rsidRPr="00A21AE2" w14:paraId="6AFBD7DD" w14:textId="77777777" w:rsidTr="0004239F">
        <w:tc>
          <w:tcPr>
            <w:tcW w:w="1088" w:type="pct"/>
            <w:tcBorders>
              <w:top w:val="single" w:sz="4" w:space="0" w:color="auto"/>
              <w:left w:val="single" w:sz="4" w:space="0" w:color="auto"/>
              <w:bottom w:val="single" w:sz="4" w:space="0" w:color="auto"/>
              <w:right w:val="single" w:sz="4" w:space="0" w:color="auto"/>
            </w:tcBorders>
          </w:tcPr>
          <w:p w14:paraId="69C784F7" w14:textId="420FD944" w:rsidR="004C1673" w:rsidRPr="00F94201" w:rsidRDefault="00F94201" w:rsidP="00F94201">
            <w:pPr>
              <w:pStyle w:val="GOSTTablenorm"/>
              <w:suppressAutoHyphens/>
              <w:rPr>
                <w:color w:val="FF0000"/>
              </w:rPr>
            </w:pPr>
            <w:r w:rsidRPr="002322DC">
              <w:rPr>
                <w:lang w:val="en-US"/>
              </w:rPr>
              <w:t>Сумма_валюта</w:t>
            </w:r>
            <w:r>
              <w:t>_учета_руб</w:t>
            </w:r>
          </w:p>
        </w:tc>
        <w:tc>
          <w:tcPr>
            <w:tcW w:w="308" w:type="pct"/>
            <w:tcBorders>
              <w:top w:val="single" w:sz="4" w:space="0" w:color="auto"/>
              <w:left w:val="single" w:sz="4" w:space="0" w:color="auto"/>
              <w:bottom w:val="single" w:sz="4" w:space="0" w:color="auto"/>
              <w:right w:val="single" w:sz="4" w:space="0" w:color="auto"/>
            </w:tcBorders>
          </w:tcPr>
          <w:p w14:paraId="2644D505" w14:textId="30BB7248" w:rsidR="004C1673" w:rsidRDefault="004C1673" w:rsidP="004C1673">
            <w:pPr>
              <w:pStyle w:val="GOSTTablenorm"/>
              <w:suppressAutoHyphens/>
            </w:pPr>
            <w:r>
              <w:t>да</w:t>
            </w:r>
          </w:p>
        </w:tc>
        <w:tc>
          <w:tcPr>
            <w:tcW w:w="1173" w:type="pct"/>
            <w:tcBorders>
              <w:top w:val="single" w:sz="4" w:space="0" w:color="auto"/>
              <w:left w:val="single" w:sz="4" w:space="0" w:color="auto"/>
              <w:bottom w:val="single" w:sz="4" w:space="0" w:color="auto"/>
              <w:right w:val="single" w:sz="4" w:space="0" w:color="auto"/>
            </w:tcBorders>
          </w:tcPr>
          <w:p w14:paraId="39ACD9C3" w14:textId="71173E58" w:rsidR="004C1673" w:rsidRPr="00230401" w:rsidRDefault="004C1673" w:rsidP="00FF47C4">
            <w:pPr>
              <w:pStyle w:val="GOSTTablenorm"/>
              <w:suppressAutoHyphens/>
            </w:pPr>
            <w:r w:rsidRPr="00A21AE2">
              <w:t>Сумма в валюте учета (руб) (по строке документа)</w:t>
            </w:r>
          </w:p>
        </w:tc>
        <w:tc>
          <w:tcPr>
            <w:tcW w:w="1124" w:type="pct"/>
            <w:tcBorders>
              <w:top w:val="single" w:sz="4" w:space="0" w:color="auto"/>
              <w:left w:val="single" w:sz="4" w:space="0" w:color="auto"/>
              <w:bottom w:val="single" w:sz="4" w:space="0" w:color="auto"/>
              <w:right w:val="single" w:sz="4" w:space="0" w:color="auto"/>
            </w:tcBorders>
          </w:tcPr>
          <w:p w14:paraId="372AE97A" w14:textId="00086EBC" w:rsidR="004C1673" w:rsidRPr="0068612A" w:rsidRDefault="0068612A" w:rsidP="004C1673">
            <w:pPr>
              <w:pStyle w:val="GOSTTablenorm"/>
              <w:suppressAutoHyphens/>
              <w:rPr>
                <w:lang w:val="en-US"/>
              </w:rPr>
            </w:pPr>
            <w:r w:rsidRPr="0068612A">
              <w:rPr>
                <w:lang w:val="en-US"/>
              </w:rPr>
              <w:t>FS_TSE_REFDETAL_D12_LIST:SUMMA</w:t>
            </w:r>
          </w:p>
        </w:tc>
        <w:tc>
          <w:tcPr>
            <w:tcW w:w="1307" w:type="pct"/>
            <w:tcBorders>
              <w:top w:val="single" w:sz="4" w:space="0" w:color="auto"/>
              <w:left w:val="single" w:sz="4" w:space="0" w:color="auto"/>
              <w:bottom w:val="single" w:sz="4" w:space="0" w:color="auto"/>
              <w:right w:val="single" w:sz="4" w:space="0" w:color="auto"/>
            </w:tcBorders>
          </w:tcPr>
          <w:p w14:paraId="044BCCC8" w14:textId="1D67D267" w:rsidR="004C1673" w:rsidRPr="00A21AE2" w:rsidRDefault="004C1673" w:rsidP="004C1673">
            <w:pPr>
              <w:pStyle w:val="GOSTTablenorm"/>
              <w:suppressAutoHyphens/>
            </w:pPr>
            <w:r w:rsidRPr="00A21AE2">
              <w:t>Для данного типа документов Сумма_вал_учета_руб_</w:t>
            </w:r>
            <w:r>
              <w:t>получ</w:t>
            </w:r>
            <w:r w:rsidRPr="00A21AE2">
              <w:t xml:space="preserve"> = Сумма_валюта_операции_</w:t>
            </w:r>
            <w:r>
              <w:t>получ</w:t>
            </w:r>
          </w:p>
        </w:tc>
      </w:tr>
      <w:tr w:rsidR="004C1673" w:rsidRPr="00A21AE2" w14:paraId="1B5246D8" w14:textId="77777777" w:rsidTr="00AE50B1">
        <w:tc>
          <w:tcPr>
            <w:tcW w:w="1088" w:type="pct"/>
            <w:tcBorders>
              <w:top w:val="single" w:sz="4" w:space="0" w:color="auto"/>
              <w:left w:val="single" w:sz="4" w:space="0" w:color="auto"/>
              <w:bottom w:val="single" w:sz="4" w:space="0" w:color="auto"/>
              <w:right w:val="single" w:sz="4" w:space="0" w:color="auto"/>
            </w:tcBorders>
          </w:tcPr>
          <w:p w14:paraId="773FE1A0" w14:textId="33E535C5" w:rsidR="004C1673" w:rsidRPr="00A21AE2" w:rsidRDefault="00BE0C83" w:rsidP="004C1673">
            <w:pPr>
              <w:pStyle w:val="GOSTTablenorm"/>
              <w:suppressAutoHyphens/>
              <w:rPr>
                <w:color w:val="FF0000"/>
              </w:rPr>
            </w:pPr>
            <w:r>
              <w:rPr>
                <w:color w:val="FF0000"/>
              </w:rPr>
              <w:t>Тип_кода_класс_операций_КС_пл</w:t>
            </w:r>
          </w:p>
        </w:tc>
        <w:tc>
          <w:tcPr>
            <w:tcW w:w="308" w:type="pct"/>
            <w:tcBorders>
              <w:top w:val="single" w:sz="4" w:space="0" w:color="auto"/>
              <w:left w:val="single" w:sz="4" w:space="0" w:color="auto"/>
              <w:bottom w:val="single" w:sz="4" w:space="0" w:color="auto"/>
              <w:right w:val="single" w:sz="4" w:space="0" w:color="auto"/>
            </w:tcBorders>
          </w:tcPr>
          <w:p w14:paraId="68BFAFAF" w14:textId="4AE11FCA" w:rsidR="004C1673" w:rsidRDefault="004C1673" w:rsidP="004C1673">
            <w:pPr>
              <w:pStyle w:val="GOSTTablenorm"/>
              <w:suppressAutoHyphens/>
            </w:pPr>
            <w:r>
              <w:t>да</w:t>
            </w:r>
          </w:p>
        </w:tc>
        <w:tc>
          <w:tcPr>
            <w:tcW w:w="1173" w:type="pct"/>
            <w:tcBorders>
              <w:top w:val="single" w:sz="4" w:space="0" w:color="auto"/>
              <w:left w:val="single" w:sz="4" w:space="0" w:color="auto"/>
              <w:bottom w:val="single" w:sz="4" w:space="0" w:color="auto"/>
              <w:right w:val="single" w:sz="4" w:space="0" w:color="auto"/>
            </w:tcBorders>
          </w:tcPr>
          <w:p w14:paraId="1CC3B075" w14:textId="6BC77D86" w:rsidR="004C1673" w:rsidRPr="00A21AE2" w:rsidRDefault="004C1673" w:rsidP="004C1673">
            <w:pPr>
              <w:pStyle w:val="GOSTTablenorm"/>
              <w:suppressAutoHyphens/>
            </w:pPr>
            <w:r w:rsidRPr="00A21AE2">
              <w:t xml:space="preserve">Тип кода классификации операций при КС по л/с с кодом 71 (по </w:t>
            </w:r>
            <w:r>
              <w:t>дебитовой</w:t>
            </w:r>
            <w:r w:rsidRPr="00A21AE2">
              <w:t xml:space="preserve"> строке документа)</w:t>
            </w:r>
          </w:p>
        </w:tc>
        <w:tc>
          <w:tcPr>
            <w:tcW w:w="1124" w:type="pct"/>
            <w:tcBorders>
              <w:top w:val="single" w:sz="4" w:space="0" w:color="auto"/>
              <w:left w:val="single" w:sz="4" w:space="0" w:color="auto"/>
              <w:bottom w:val="single" w:sz="4" w:space="0" w:color="auto"/>
              <w:right w:val="single" w:sz="4" w:space="0" w:color="auto"/>
            </w:tcBorders>
          </w:tcPr>
          <w:p w14:paraId="1A5530DA" w14:textId="3AFE60B3" w:rsidR="004C1673" w:rsidRPr="00A21AE2" w:rsidRDefault="004C1673" w:rsidP="004C1673">
            <w:pPr>
              <w:pStyle w:val="GOSTTablenorm"/>
              <w:suppressAutoHyphens/>
            </w:pPr>
            <w:r>
              <w:t>-</w:t>
            </w:r>
          </w:p>
        </w:tc>
        <w:tc>
          <w:tcPr>
            <w:tcW w:w="1307" w:type="pct"/>
            <w:tcBorders>
              <w:top w:val="single" w:sz="4" w:space="0" w:color="auto"/>
              <w:left w:val="single" w:sz="4" w:space="0" w:color="auto"/>
              <w:bottom w:val="single" w:sz="4" w:space="0" w:color="auto"/>
              <w:right w:val="single" w:sz="4" w:space="0" w:color="auto"/>
            </w:tcBorders>
          </w:tcPr>
          <w:p w14:paraId="280A0BDA" w14:textId="6B0DD3E5" w:rsidR="004C1673" w:rsidRPr="00AE50B1" w:rsidRDefault="004C1673" w:rsidP="004C1673">
            <w:pPr>
              <w:pStyle w:val="GOSTTablenorm"/>
              <w:suppressAutoHyphens/>
            </w:pPr>
            <w:r w:rsidRPr="00AE50B1">
              <w:t xml:space="preserve">Если </w:t>
            </w:r>
            <w:r w:rsidR="00AE50B1" w:rsidRPr="00AE50B1">
              <w:t>атрибут «Вид_кода_расх_пост_плат» заполнен значением</w:t>
            </w:r>
            <w:r w:rsidRPr="00AE50B1">
              <w:t xml:space="preserve"> «1», то атрибут заполняется значением «20» - доходы;</w:t>
            </w:r>
          </w:p>
          <w:p w14:paraId="24756BFC" w14:textId="7BADF370" w:rsidR="004C1673" w:rsidRPr="00AE50B1" w:rsidRDefault="004C1673" w:rsidP="004C1673">
            <w:pPr>
              <w:pStyle w:val="GOSTTablenorm"/>
              <w:suppressAutoHyphens/>
            </w:pPr>
            <w:r w:rsidRPr="00AE50B1">
              <w:t xml:space="preserve">Если </w:t>
            </w:r>
            <w:r w:rsidR="00AE50B1" w:rsidRPr="00AE50B1">
              <w:t>атрибут «Вид_кода_расх_пост_плат» заполнен значением</w:t>
            </w:r>
            <w:r w:rsidRPr="00AE50B1">
              <w:t xml:space="preserve"> «2», то атрибут заполняется значением «10» - расходы;</w:t>
            </w:r>
          </w:p>
          <w:p w14:paraId="513FE573" w14:textId="01E0D3CC" w:rsidR="004C1673" w:rsidRPr="00BF1218" w:rsidRDefault="004C1673" w:rsidP="00AE50B1">
            <w:pPr>
              <w:pStyle w:val="GOSTTablenorm"/>
              <w:suppressAutoHyphens/>
              <w:rPr>
                <w:highlight w:val="yellow"/>
              </w:rPr>
            </w:pPr>
            <w:r w:rsidRPr="00AE50B1">
              <w:t xml:space="preserve">Если </w:t>
            </w:r>
            <w:r w:rsidR="00AE50B1" w:rsidRPr="00AE50B1">
              <w:t>атрибут «Вид_кода_расх_пост_плат» заполнен значением</w:t>
            </w:r>
            <w:r w:rsidRPr="00AE50B1">
              <w:t xml:space="preserve"> «3», то атрибут не заполняется</w:t>
            </w:r>
          </w:p>
        </w:tc>
      </w:tr>
      <w:tr w:rsidR="004C1673" w:rsidRPr="00A21AE2" w14:paraId="6DB15416" w14:textId="77777777" w:rsidTr="00AE50B1">
        <w:tc>
          <w:tcPr>
            <w:tcW w:w="1088" w:type="pct"/>
            <w:tcBorders>
              <w:top w:val="single" w:sz="4" w:space="0" w:color="auto"/>
              <w:left w:val="single" w:sz="4" w:space="0" w:color="auto"/>
              <w:bottom w:val="single" w:sz="4" w:space="0" w:color="auto"/>
              <w:right w:val="single" w:sz="4" w:space="0" w:color="auto"/>
            </w:tcBorders>
          </w:tcPr>
          <w:p w14:paraId="3E007C31" w14:textId="3E5A48E4" w:rsidR="004C1673" w:rsidRPr="00A21AE2" w:rsidRDefault="00BE0C83" w:rsidP="004C1673">
            <w:pPr>
              <w:pStyle w:val="GOSTTablenorm"/>
              <w:suppressAutoHyphens/>
              <w:rPr>
                <w:color w:val="FF0000"/>
              </w:rPr>
            </w:pPr>
            <w:r w:rsidRPr="00BE0C83">
              <w:rPr>
                <w:color w:val="FF0000"/>
              </w:rPr>
              <w:t>Тип_кода_класс_операций_КС_пол</w:t>
            </w:r>
          </w:p>
        </w:tc>
        <w:tc>
          <w:tcPr>
            <w:tcW w:w="308" w:type="pct"/>
            <w:tcBorders>
              <w:top w:val="single" w:sz="4" w:space="0" w:color="auto"/>
              <w:left w:val="single" w:sz="4" w:space="0" w:color="auto"/>
              <w:bottom w:val="single" w:sz="4" w:space="0" w:color="auto"/>
              <w:right w:val="single" w:sz="4" w:space="0" w:color="auto"/>
            </w:tcBorders>
          </w:tcPr>
          <w:p w14:paraId="33A92F8E" w14:textId="506CB6AD" w:rsidR="004C1673" w:rsidRDefault="004C1673" w:rsidP="004C1673">
            <w:pPr>
              <w:pStyle w:val="GOSTTablenorm"/>
              <w:suppressAutoHyphens/>
            </w:pPr>
            <w:r>
              <w:t>да</w:t>
            </w:r>
          </w:p>
        </w:tc>
        <w:tc>
          <w:tcPr>
            <w:tcW w:w="1173" w:type="pct"/>
            <w:tcBorders>
              <w:top w:val="single" w:sz="4" w:space="0" w:color="auto"/>
              <w:left w:val="single" w:sz="4" w:space="0" w:color="auto"/>
              <w:bottom w:val="single" w:sz="4" w:space="0" w:color="auto"/>
              <w:right w:val="single" w:sz="4" w:space="0" w:color="auto"/>
            </w:tcBorders>
          </w:tcPr>
          <w:p w14:paraId="7C92268F" w14:textId="04EAC5B3" w:rsidR="004C1673" w:rsidRPr="00A21AE2" w:rsidRDefault="004C1673" w:rsidP="004C1673">
            <w:pPr>
              <w:pStyle w:val="GOSTTablenorm"/>
              <w:suppressAutoHyphens/>
            </w:pPr>
            <w:r w:rsidRPr="00A21AE2">
              <w:t xml:space="preserve">Тип кода классификации операций при КС по л/с с кодом 71 (по </w:t>
            </w:r>
            <w:r>
              <w:t>кредитовой</w:t>
            </w:r>
            <w:r w:rsidRPr="00A21AE2">
              <w:t xml:space="preserve"> строке документа)</w:t>
            </w:r>
          </w:p>
        </w:tc>
        <w:tc>
          <w:tcPr>
            <w:tcW w:w="1124" w:type="pct"/>
            <w:tcBorders>
              <w:top w:val="single" w:sz="4" w:space="0" w:color="auto"/>
              <w:left w:val="single" w:sz="4" w:space="0" w:color="auto"/>
              <w:bottom w:val="single" w:sz="4" w:space="0" w:color="auto"/>
              <w:right w:val="single" w:sz="4" w:space="0" w:color="auto"/>
            </w:tcBorders>
          </w:tcPr>
          <w:p w14:paraId="0DDE4333" w14:textId="0849CEF4" w:rsidR="004C1673" w:rsidRDefault="004C1673" w:rsidP="004C1673">
            <w:pPr>
              <w:pStyle w:val="GOSTTablenorm"/>
              <w:suppressAutoHyphens/>
            </w:pPr>
            <w:r>
              <w:t>-</w:t>
            </w:r>
          </w:p>
        </w:tc>
        <w:tc>
          <w:tcPr>
            <w:tcW w:w="1307" w:type="pct"/>
            <w:tcBorders>
              <w:top w:val="single" w:sz="4" w:space="0" w:color="auto"/>
              <w:left w:val="single" w:sz="4" w:space="0" w:color="auto"/>
              <w:bottom w:val="single" w:sz="4" w:space="0" w:color="auto"/>
              <w:right w:val="single" w:sz="4" w:space="0" w:color="auto"/>
            </w:tcBorders>
          </w:tcPr>
          <w:p w14:paraId="2C9A2B74" w14:textId="42BA70F3" w:rsidR="004C1673" w:rsidRPr="00AE50B1" w:rsidRDefault="004C1673" w:rsidP="004C1673">
            <w:pPr>
              <w:pStyle w:val="GOSTTablenorm"/>
              <w:suppressAutoHyphens/>
            </w:pPr>
            <w:r w:rsidRPr="00AE50B1">
              <w:t xml:space="preserve">Если </w:t>
            </w:r>
            <w:r w:rsidR="00AE50B1" w:rsidRPr="00AE50B1">
              <w:t>атрибут «Вид_кода_расх_пост_получ» заполнен значением</w:t>
            </w:r>
            <w:r w:rsidRPr="00AE50B1">
              <w:t xml:space="preserve"> «1», то атрибут заполняется значением «20» - доходы;</w:t>
            </w:r>
          </w:p>
          <w:p w14:paraId="22C4A9C3" w14:textId="50B64272" w:rsidR="004C1673" w:rsidRPr="00BF1218" w:rsidRDefault="004C1673" w:rsidP="004C1673">
            <w:pPr>
              <w:pStyle w:val="GOSTTablenorm"/>
              <w:suppressAutoHyphens/>
              <w:rPr>
                <w:highlight w:val="yellow"/>
              </w:rPr>
            </w:pPr>
            <w:r w:rsidRPr="00AE50B1">
              <w:t xml:space="preserve">Если </w:t>
            </w:r>
            <w:r w:rsidR="00AE50B1" w:rsidRPr="00AE50B1">
              <w:t>атрибут «Вид_кода_расх_пост_получ» заполнен значением</w:t>
            </w:r>
            <w:r w:rsidRPr="00AE50B1">
              <w:t xml:space="preserve"> указано значение «2», то атрибут заполняется значением «10» - расходы</w:t>
            </w:r>
          </w:p>
        </w:tc>
      </w:tr>
      <w:tr w:rsidR="004C1673" w:rsidRPr="00A21AE2" w14:paraId="5F8EE307" w14:textId="77777777" w:rsidTr="0004239F">
        <w:tc>
          <w:tcPr>
            <w:tcW w:w="1088" w:type="pct"/>
            <w:tcBorders>
              <w:top w:val="single" w:sz="4" w:space="0" w:color="auto"/>
              <w:left w:val="single" w:sz="4" w:space="0" w:color="auto"/>
              <w:bottom w:val="single" w:sz="4" w:space="0" w:color="auto"/>
              <w:right w:val="single" w:sz="4" w:space="0" w:color="auto"/>
            </w:tcBorders>
          </w:tcPr>
          <w:p w14:paraId="2FE61AD1" w14:textId="77A24CEB" w:rsidR="004C1673" w:rsidRPr="00AE50B1" w:rsidRDefault="004C1673" w:rsidP="004C1673">
            <w:pPr>
              <w:pStyle w:val="GOSTTablenorm"/>
              <w:suppressAutoHyphens/>
              <w:rPr>
                <w:color w:val="FF0000"/>
              </w:rPr>
            </w:pPr>
            <w:commentRangeStart w:id="6206"/>
            <w:r w:rsidRPr="00AE50B1">
              <w:rPr>
                <w:color w:val="FF0000"/>
              </w:rPr>
              <w:t>GUID_НВС</w:t>
            </w:r>
            <w:commentRangeEnd w:id="6206"/>
            <w:r w:rsidRPr="00AE50B1">
              <w:rPr>
                <w:rStyle w:val="afff4"/>
              </w:rPr>
              <w:commentReference w:id="6206"/>
            </w:r>
          </w:p>
        </w:tc>
        <w:tc>
          <w:tcPr>
            <w:tcW w:w="308" w:type="pct"/>
            <w:tcBorders>
              <w:top w:val="single" w:sz="4" w:space="0" w:color="auto"/>
              <w:left w:val="single" w:sz="4" w:space="0" w:color="auto"/>
              <w:bottom w:val="single" w:sz="4" w:space="0" w:color="auto"/>
              <w:right w:val="single" w:sz="4" w:space="0" w:color="auto"/>
            </w:tcBorders>
          </w:tcPr>
          <w:p w14:paraId="299F96B9" w14:textId="022F3524" w:rsidR="004C1673" w:rsidRPr="00AE50B1" w:rsidRDefault="004C1673" w:rsidP="004C1673">
            <w:pPr>
              <w:pStyle w:val="GOSTTablenorm"/>
              <w:suppressAutoHyphens/>
            </w:pPr>
            <w:r w:rsidRPr="00AE50B1">
              <w:t>нет</w:t>
            </w:r>
          </w:p>
        </w:tc>
        <w:tc>
          <w:tcPr>
            <w:tcW w:w="1173" w:type="pct"/>
            <w:tcBorders>
              <w:top w:val="single" w:sz="4" w:space="0" w:color="auto"/>
              <w:left w:val="single" w:sz="4" w:space="0" w:color="auto"/>
              <w:bottom w:val="single" w:sz="4" w:space="0" w:color="auto"/>
              <w:right w:val="single" w:sz="4" w:space="0" w:color="auto"/>
            </w:tcBorders>
          </w:tcPr>
          <w:p w14:paraId="6A660608" w14:textId="50C656C2" w:rsidR="004C1673" w:rsidRPr="00AE50B1" w:rsidRDefault="004C1673" w:rsidP="004C1673">
            <w:pPr>
              <w:pStyle w:val="GOSTTablenorm"/>
              <w:suppressAutoHyphens/>
            </w:pPr>
            <w:r w:rsidRPr="00AE50B1">
              <w:t>Идентификатор документа по зачислению НВС</w:t>
            </w:r>
          </w:p>
        </w:tc>
        <w:tc>
          <w:tcPr>
            <w:tcW w:w="1124" w:type="pct"/>
            <w:tcBorders>
              <w:top w:val="single" w:sz="4" w:space="0" w:color="auto"/>
              <w:left w:val="single" w:sz="4" w:space="0" w:color="auto"/>
              <w:bottom w:val="single" w:sz="4" w:space="0" w:color="auto"/>
              <w:right w:val="single" w:sz="4" w:space="0" w:color="auto"/>
            </w:tcBorders>
          </w:tcPr>
          <w:p w14:paraId="67023E0A" w14:textId="68A9C1CC" w:rsidR="004C1673" w:rsidRPr="0068612A" w:rsidRDefault="0068612A" w:rsidP="004C1673">
            <w:pPr>
              <w:pStyle w:val="GOSTTablenorm"/>
              <w:suppressAutoHyphens/>
              <w:rPr>
                <w:lang w:val="en-US"/>
              </w:rPr>
            </w:pPr>
            <w:r w:rsidRPr="0068612A">
              <w:rPr>
                <w:lang w:val="en-US"/>
              </w:rPr>
              <w:t>FS_TSE_CLARDET_D12_LIST:NVSDOCGUID</w:t>
            </w:r>
          </w:p>
        </w:tc>
        <w:tc>
          <w:tcPr>
            <w:tcW w:w="1307" w:type="pct"/>
            <w:tcBorders>
              <w:top w:val="single" w:sz="4" w:space="0" w:color="auto"/>
              <w:left w:val="single" w:sz="4" w:space="0" w:color="auto"/>
              <w:bottom w:val="single" w:sz="4" w:space="0" w:color="auto"/>
              <w:right w:val="single" w:sz="4" w:space="0" w:color="auto"/>
            </w:tcBorders>
          </w:tcPr>
          <w:p w14:paraId="5C12FD5E" w14:textId="7B5902C6" w:rsidR="004C1673" w:rsidRDefault="004C1673" w:rsidP="004C1673">
            <w:pPr>
              <w:pStyle w:val="GOSTTablenorm"/>
              <w:suppressAutoHyphens/>
            </w:pPr>
            <w:r w:rsidRPr="00AE50B1">
              <w:t>-</w:t>
            </w:r>
          </w:p>
        </w:tc>
      </w:tr>
    </w:tbl>
    <w:p w14:paraId="2C9FD1D7" w14:textId="21D39852" w:rsidR="004B27CD" w:rsidRDefault="004B27CD" w:rsidP="004B27CD">
      <w:pPr>
        <w:pStyle w:val="GOSTNameTable"/>
      </w:pPr>
      <w:ins w:id="6207" w:author="Щербань О.И." w:date="2025-04-09T08:40:00Z">
        <w:r w:rsidRPr="00A21AE2">
          <w:tab/>
        </w:r>
      </w:ins>
      <w:r>
        <w:fldChar w:fldCharType="begin"/>
      </w:r>
      <w:r>
        <w:instrText xml:space="preserve"> SEQ Таблица \* ARABIC </w:instrText>
      </w:r>
      <w:r>
        <w:fldChar w:fldCharType="separate"/>
      </w:r>
      <w:bookmarkStart w:id="6208" w:name="_Toc226564542"/>
      <w:r w:rsidR="00CE7795">
        <w:t>30</w:t>
      </w:r>
      <w:r>
        <w:fldChar w:fldCharType="end"/>
      </w:r>
      <w:r w:rsidRPr="00E108C0">
        <w:t xml:space="preserve"> - Перечень атрибутов, соответствующих типу документа </w:t>
      </w:r>
      <w:r w:rsidRPr="00A775EA">
        <w:t>«</w:t>
      </w:r>
      <w:r>
        <w:t>Платежное поручение» (ф.</w:t>
      </w:r>
      <w:r w:rsidRPr="0014201B">
        <w:t xml:space="preserve"> </w:t>
      </w:r>
      <w:r>
        <w:t>0</w:t>
      </w:r>
      <w:r w:rsidRPr="00516DFE">
        <w:t>401060</w:t>
      </w:r>
      <w:r>
        <w:t>)</w:t>
      </w:r>
      <w:r w:rsidRPr="00A775EA">
        <w:t xml:space="preserve"> </w:t>
      </w:r>
      <w:r w:rsidRPr="0014201B">
        <w:t>TSE_0401060_D07</w:t>
      </w:r>
      <w:bookmarkEnd w:id="6208"/>
    </w:p>
    <w:tbl>
      <w:tblPr>
        <w:tblStyle w:val="GOSTTable"/>
        <w:tblW w:w="5000" w:type="pct"/>
        <w:tblLayout w:type="fixed"/>
        <w:tblLook w:val="07E0" w:firstRow="1" w:lastRow="1" w:firstColumn="1" w:lastColumn="1" w:noHBand="1" w:noVBand="1"/>
      </w:tblPr>
      <w:tblGrid>
        <w:gridCol w:w="3394"/>
        <w:gridCol w:w="992"/>
        <w:gridCol w:w="3669"/>
        <w:gridCol w:w="3537"/>
        <w:gridCol w:w="4102"/>
      </w:tblGrid>
      <w:tr w:rsidR="00C947A6" w:rsidRPr="00C644BE" w14:paraId="241C6D01" w14:textId="77777777" w:rsidTr="0004239F">
        <w:trPr>
          <w:cnfStyle w:val="100000000000" w:firstRow="1" w:lastRow="0" w:firstColumn="0" w:lastColumn="0" w:oddVBand="0" w:evenVBand="0" w:oddHBand="0" w:evenHBand="0" w:firstRowFirstColumn="0" w:firstRowLastColumn="0" w:lastRowFirstColumn="0" w:lastRowLastColumn="0"/>
        </w:trPr>
        <w:tc>
          <w:tcPr>
            <w:tcW w:w="1081" w:type="pct"/>
            <w:hideMark/>
          </w:tcPr>
          <w:p w14:paraId="7C862826" w14:textId="77777777" w:rsidR="00C947A6" w:rsidRPr="00C644BE" w:rsidRDefault="00C947A6" w:rsidP="00BA182F">
            <w:pPr>
              <w:pStyle w:val="GOSTTableHead"/>
            </w:pPr>
            <w:r w:rsidRPr="00C644BE">
              <w:t>Наименование атрибута</w:t>
            </w:r>
          </w:p>
        </w:tc>
        <w:tc>
          <w:tcPr>
            <w:tcW w:w="316" w:type="pct"/>
            <w:hideMark/>
          </w:tcPr>
          <w:p w14:paraId="41BF258D" w14:textId="77777777" w:rsidR="00C947A6" w:rsidRPr="00C644BE" w:rsidRDefault="00C947A6" w:rsidP="00BA182F">
            <w:pPr>
              <w:pStyle w:val="GOSTTableHead"/>
            </w:pPr>
            <w:r w:rsidRPr="00C644BE">
              <w:t>Вычисляемый атрибут</w:t>
            </w:r>
          </w:p>
        </w:tc>
        <w:tc>
          <w:tcPr>
            <w:tcW w:w="1169" w:type="pct"/>
            <w:hideMark/>
          </w:tcPr>
          <w:p w14:paraId="5D1073DA" w14:textId="77777777" w:rsidR="00C947A6" w:rsidRPr="00C644BE" w:rsidRDefault="00C947A6" w:rsidP="00BA182F">
            <w:pPr>
              <w:pStyle w:val="GOSTTableHead"/>
            </w:pPr>
            <w:r w:rsidRPr="00C644BE">
              <w:t>Описание атрибута</w:t>
            </w:r>
          </w:p>
        </w:tc>
        <w:tc>
          <w:tcPr>
            <w:tcW w:w="1127" w:type="pct"/>
            <w:hideMark/>
          </w:tcPr>
          <w:p w14:paraId="5B396608" w14:textId="77777777" w:rsidR="00C947A6" w:rsidRPr="00C644BE" w:rsidRDefault="00C947A6" w:rsidP="00BA182F">
            <w:pPr>
              <w:pStyle w:val="GOSTTableHead"/>
            </w:pPr>
            <w:r w:rsidRPr="00C644BE">
              <w:t>Реквизит документа (наименование тега)</w:t>
            </w:r>
          </w:p>
        </w:tc>
        <w:tc>
          <w:tcPr>
            <w:tcW w:w="1307" w:type="pct"/>
            <w:hideMark/>
          </w:tcPr>
          <w:p w14:paraId="440C3A11" w14:textId="77777777" w:rsidR="00C947A6" w:rsidRPr="00C644BE" w:rsidRDefault="00C947A6" w:rsidP="00BA182F">
            <w:pPr>
              <w:pStyle w:val="GOSTTableHead"/>
            </w:pPr>
            <w:r w:rsidRPr="00C644BE">
              <w:t>Алгоритм вычисления</w:t>
            </w:r>
          </w:p>
        </w:tc>
      </w:tr>
      <w:tr w:rsidR="00C947A6" w:rsidRPr="00C644BE" w14:paraId="399AF66C" w14:textId="77777777" w:rsidTr="0004239F">
        <w:tc>
          <w:tcPr>
            <w:tcW w:w="1081" w:type="pct"/>
            <w:tcBorders>
              <w:top w:val="single" w:sz="4" w:space="0" w:color="auto"/>
              <w:left w:val="single" w:sz="4" w:space="0" w:color="auto"/>
              <w:bottom w:val="single" w:sz="4" w:space="0" w:color="auto"/>
              <w:right w:val="single" w:sz="4" w:space="0" w:color="auto"/>
            </w:tcBorders>
            <w:hideMark/>
          </w:tcPr>
          <w:p w14:paraId="718E7622" w14:textId="77777777" w:rsidR="00C947A6" w:rsidRPr="0070312D" w:rsidRDefault="00C947A6" w:rsidP="00C947A6">
            <w:pPr>
              <w:pStyle w:val="GOSTTablenorm"/>
              <w:suppressAutoHyphens/>
            </w:pPr>
            <w:r w:rsidRPr="0070312D">
              <w:t>Номер_документа*</w:t>
            </w:r>
          </w:p>
        </w:tc>
        <w:tc>
          <w:tcPr>
            <w:tcW w:w="316" w:type="pct"/>
            <w:tcBorders>
              <w:top w:val="single" w:sz="4" w:space="0" w:color="auto"/>
              <w:left w:val="single" w:sz="4" w:space="0" w:color="auto"/>
              <w:bottom w:val="single" w:sz="4" w:space="0" w:color="auto"/>
              <w:right w:val="single" w:sz="4" w:space="0" w:color="auto"/>
            </w:tcBorders>
            <w:hideMark/>
          </w:tcPr>
          <w:p w14:paraId="0156EE17" w14:textId="77777777" w:rsidR="00C947A6" w:rsidRPr="0070312D" w:rsidRDefault="00C947A6" w:rsidP="00C947A6">
            <w:pPr>
              <w:pStyle w:val="GOSTTablenorm"/>
              <w:suppressAutoHyphens/>
            </w:pPr>
            <w:r w:rsidRPr="0070312D">
              <w:t>нет</w:t>
            </w:r>
          </w:p>
        </w:tc>
        <w:tc>
          <w:tcPr>
            <w:tcW w:w="1169" w:type="pct"/>
            <w:tcBorders>
              <w:top w:val="single" w:sz="4" w:space="0" w:color="auto"/>
              <w:left w:val="single" w:sz="4" w:space="0" w:color="auto"/>
              <w:bottom w:val="single" w:sz="4" w:space="0" w:color="auto"/>
              <w:right w:val="single" w:sz="4" w:space="0" w:color="auto"/>
            </w:tcBorders>
            <w:hideMark/>
          </w:tcPr>
          <w:p w14:paraId="7EF8A605" w14:textId="77777777" w:rsidR="00C947A6" w:rsidRPr="0070312D" w:rsidRDefault="00C947A6" w:rsidP="00C947A6">
            <w:pPr>
              <w:pStyle w:val="GOSTTablenorm"/>
              <w:suppressAutoHyphens/>
            </w:pPr>
            <w:r w:rsidRPr="0070312D">
              <w:t>Номер документа</w:t>
            </w:r>
          </w:p>
        </w:tc>
        <w:tc>
          <w:tcPr>
            <w:tcW w:w="1127" w:type="pct"/>
            <w:tcBorders>
              <w:top w:val="single" w:sz="4" w:space="0" w:color="auto"/>
              <w:left w:val="single" w:sz="4" w:space="0" w:color="auto"/>
              <w:bottom w:val="single" w:sz="4" w:space="0" w:color="auto"/>
              <w:right w:val="single" w:sz="4" w:space="0" w:color="auto"/>
            </w:tcBorders>
            <w:hideMark/>
          </w:tcPr>
          <w:p w14:paraId="2405FA77" w14:textId="0CD8AF08" w:rsidR="00C947A6" w:rsidRPr="0070312D" w:rsidRDefault="00C947A6" w:rsidP="00C947A6">
            <w:pPr>
              <w:pStyle w:val="GOSTTablenorm"/>
              <w:suppressAutoHyphens/>
            </w:pPr>
            <w:r w:rsidRPr="0070312D">
              <w:rPr>
                <w:color w:val="000000"/>
              </w:rPr>
              <w:t>BRE_</w:t>
            </w:r>
            <w:r w:rsidRPr="0070312D">
              <w:t>DocNum</w:t>
            </w:r>
          </w:p>
        </w:tc>
        <w:tc>
          <w:tcPr>
            <w:tcW w:w="1307" w:type="pct"/>
            <w:tcBorders>
              <w:top w:val="single" w:sz="4" w:space="0" w:color="auto"/>
              <w:left w:val="single" w:sz="4" w:space="0" w:color="auto"/>
              <w:bottom w:val="single" w:sz="4" w:space="0" w:color="auto"/>
              <w:right w:val="single" w:sz="4" w:space="0" w:color="auto"/>
            </w:tcBorders>
            <w:hideMark/>
          </w:tcPr>
          <w:p w14:paraId="146674C9" w14:textId="77777777" w:rsidR="00C947A6" w:rsidRPr="0070312D" w:rsidRDefault="00C947A6" w:rsidP="00C947A6">
            <w:pPr>
              <w:pStyle w:val="GOSTTablenorm"/>
              <w:suppressAutoHyphens/>
            </w:pPr>
            <w:r w:rsidRPr="0070312D">
              <w:t>-</w:t>
            </w:r>
          </w:p>
        </w:tc>
      </w:tr>
      <w:tr w:rsidR="00C947A6" w:rsidRPr="00C644BE" w14:paraId="6B68F488" w14:textId="77777777" w:rsidTr="0004239F">
        <w:tc>
          <w:tcPr>
            <w:tcW w:w="1081" w:type="pct"/>
            <w:tcBorders>
              <w:top w:val="single" w:sz="4" w:space="0" w:color="auto"/>
              <w:left w:val="single" w:sz="4" w:space="0" w:color="auto"/>
              <w:bottom w:val="single" w:sz="4" w:space="0" w:color="auto"/>
              <w:right w:val="single" w:sz="4" w:space="0" w:color="auto"/>
            </w:tcBorders>
            <w:hideMark/>
          </w:tcPr>
          <w:p w14:paraId="08EC57F1" w14:textId="77777777" w:rsidR="00C947A6" w:rsidRPr="0070312D" w:rsidRDefault="00C947A6" w:rsidP="00C947A6">
            <w:pPr>
              <w:pStyle w:val="GOSTTablenorm"/>
              <w:suppressAutoHyphens/>
            </w:pPr>
            <w:r w:rsidRPr="0070312D">
              <w:t>Дата_документа*</w:t>
            </w:r>
          </w:p>
        </w:tc>
        <w:tc>
          <w:tcPr>
            <w:tcW w:w="316" w:type="pct"/>
            <w:tcBorders>
              <w:top w:val="single" w:sz="4" w:space="0" w:color="auto"/>
              <w:left w:val="single" w:sz="4" w:space="0" w:color="auto"/>
              <w:bottom w:val="single" w:sz="4" w:space="0" w:color="auto"/>
              <w:right w:val="single" w:sz="4" w:space="0" w:color="auto"/>
            </w:tcBorders>
            <w:hideMark/>
          </w:tcPr>
          <w:p w14:paraId="6DF66FB2" w14:textId="77777777" w:rsidR="00C947A6" w:rsidRPr="0070312D" w:rsidRDefault="00C947A6" w:rsidP="00C947A6">
            <w:pPr>
              <w:pStyle w:val="GOSTTablenorm"/>
              <w:suppressAutoHyphens/>
            </w:pPr>
            <w:r w:rsidRPr="0070312D">
              <w:t>нет</w:t>
            </w:r>
          </w:p>
        </w:tc>
        <w:tc>
          <w:tcPr>
            <w:tcW w:w="1169" w:type="pct"/>
            <w:tcBorders>
              <w:top w:val="single" w:sz="4" w:space="0" w:color="auto"/>
              <w:left w:val="single" w:sz="4" w:space="0" w:color="auto"/>
              <w:bottom w:val="single" w:sz="4" w:space="0" w:color="auto"/>
              <w:right w:val="single" w:sz="4" w:space="0" w:color="auto"/>
            </w:tcBorders>
            <w:hideMark/>
          </w:tcPr>
          <w:p w14:paraId="2227F3E1" w14:textId="77777777" w:rsidR="00C947A6" w:rsidRPr="0070312D" w:rsidRDefault="00C947A6" w:rsidP="00C947A6">
            <w:pPr>
              <w:pStyle w:val="GOSTTablenorm"/>
              <w:suppressAutoHyphens/>
            </w:pPr>
            <w:r w:rsidRPr="0070312D">
              <w:t>Дата документа</w:t>
            </w:r>
          </w:p>
        </w:tc>
        <w:tc>
          <w:tcPr>
            <w:tcW w:w="1127" w:type="pct"/>
            <w:tcBorders>
              <w:top w:val="single" w:sz="4" w:space="0" w:color="auto"/>
              <w:left w:val="single" w:sz="4" w:space="0" w:color="auto"/>
              <w:bottom w:val="single" w:sz="4" w:space="0" w:color="auto"/>
              <w:right w:val="single" w:sz="4" w:space="0" w:color="auto"/>
            </w:tcBorders>
            <w:hideMark/>
          </w:tcPr>
          <w:p w14:paraId="71C3CE16" w14:textId="5DA310C3" w:rsidR="00C947A6" w:rsidRPr="0070312D" w:rsidRDefault="00C947A6" w:rsidP="00C947A6">
            <w:pPr>
              <w:pStyle w:val="GOSTTablenorm"/>
              <w:suppressAutoHyphens/>
            </w:pPr>
            <w:r w:rsidRPr="0070312D">
              <w:rPr>
                <w:color w:val="000000"/>
              </w:rPr>
              <w:t>BRE_</w:t>
            </w:r>
            <w:r w:rsidRPr="0070312D">
              <w:t>DocDate</w:t>
            </w:r>
          </w:p>
        </w:tc>
        <w:tc>
          <w:tcPr>
            <w:tcW w:w="1307" w:type="pct"/>
            <w:tcBorders>
              <w:top w:val="single" w:sz="4" w:space="0" w:color="auto"/>
              <w:left w:val="single" w:sz="4" w:space="0" w:color="auto"/>
              <w:bottom w:val="single" w:sz="4" w:space="0" w:color="auto"/>
              <w:right w:val="single" w:sz="4" w:space="0" w:color="auto"/>
            </w:tcBorders>
            <w:hideMark/>
          </w:tcPr>
          <w:p w14:paraId="7FC6098A" w14:textId="77777777" w:rsidR="00C947A6" w:rsidRPr="0070312D" w:rsidRDefault="00C947A6" w:rsidP="00C947A6">
            <w:pPr>
              <w:pStyle w:val="GOSTTablenorm"/>
              <w:suppressAutoHyphens/>
            </w:pPr>
            <w:r w:rsidRPr="0070312D">
              <w:t>-</w:t>
            </w:r>
          </w:p>
        </w:tc>
      </w:tr>
      <w:tr w:rsidR="00C947A6" w:rsidRPr="00C644BE" w14:paraId="62C9C864" w14:textId="77777777" w:rsidTr="0004239F">
        <w:tc>
          <w:tcPr>
            <w:tcW w:w="1081" w:type="pct"/>
            <w:tcBorders>
              <w:top w:val="single" w:sz="4" w:space="0" w:color="auto"/>
              <w:left w:val="single" w:sz="4" w:space="0" w:color="auto"/>
              <w:bottom w:val="single" w:sz="4" w:space="0" w:color="auto"/>
              <w:right w:val="single" w:sz="4" w:space="0" w:color="auto"/>
            </w:tcBorders>
          </w:tcPr>
          <w:p w14:paraId="3479F9EC" w14:textId="77777777" w:rsidR="00C947A6" w:rsidRPr="00CA0261" w:rsidRDefault="00C947A6" w:rsidP="00BA182F">
            <w:pPr>
              <w:pStyle w:val="GOSTTablenorm"/>
              <w:suppressAutoHyphens/>
            </w:pPr>
            <w:r w:rsidRPr="00CA0261">
              <w:t>Вид_документа</w:t>
            </w:r>
          </w:p>
        </w:tc>
        <w:tc>
          <w:tcPr>
            <w:tcW w:w="316" w:type="pct"/>
            <w:tcBorders>
              <w:top w:val="single" w:sz="4" w:space="0" w:color="auto"/>
              <w:left w:val="single" w:sz="4" w:space="0" w:color="auto"/>
              <w:bottom w:val="single" w:sz="4" w:space="0" w:color="auto"/>
              <w:right w:val="single" w:sz="4" w:space="0" w:color="auto"/>
            </w:tcBorders>
          </w:tcPr>
          <w:p w14:paraId="46759798" w14:textId="51D9FF05" w:rsidR="00C947A6" w:rsidRPr="00CA0261" w:rsidRDefault="00A96900" w:rsidP="00BA182F">
            <w:pPr>
              <w:pStyle w:val="GOSTTablenorm"/>
              <w:suppressAutoHyphens/>
            </w:pPr>
            <w:r w:rsidRPr="00CA0261">
              <w:t>да</w:t>
            </w:r>
          </w:p>
        </w:tc>
        <w:tc>
          <w:tcPr>
            <w:tcW w:w="1169" w:type="pct"/>
            <w:tcBorders>
              <w:top w:val="single" w:sz="4" w:space="0" w:color="auto"/>
              <w:left w:val="single" w:sz="4" w:space="0" w:color="auto"/>
              <w:bottom w:val="single" w:sz="4" w:space="0" w:color="auto"/>
              <w:right w:val="single" w:sz="4" w:space="0" w:color="auto"/>
            </w:tcBorders>
          </w:tcPr>
          <w:p w14:paraId="2845794A" w14:textId="77777777" w:rsidR="00C947A6" w:rsidRPr="00CA0261" w:rsidRDefault="00C947A6" w:rsidP="00BA182F">
            <w:pPr>
              <w:pStyle w:val="GOSTTablenorm"/>
              <w:suppressAutoHyphens/>
            </w:pPr>
            <w:r w:rsidRPr="00CA0261">
              <w:t>Вид документа</w:t>
            </w:r>
          </w:p>
        </w:tc>
        <w:tc>
          <w:tcPr>
            <w:tcW w:w="1127" w:type="pct"/>
            <w:tcBorders>
              <w:top w:val="single" w:sz="4" w:space="0" w:color="auto"/>
              <w:left w:val="single" w:sz="4" w:space="0" w:color="auto"/>
              <w:bottom w:val="single" w:sz="4" w:space="0" w:color="auto"/>
              <w:right w:val="single" w:sz="4" w:space="0" w:color="auto"/>
            </w:tcBorders>
          </w:tcPr>
          <w:p w14:paraId="0C4AC1E9" w14:textId="227C79C5" w:rsidR="00C947A6" w:rsidRPr="00CA0261" w:rsidRDefault="00A96900" w:rsidP="00BA182F">
            <w:pPr>
              <w:pStyle w:val="GOSTTablenorm"/>
              <w:suppressAutoHyphens/>
              <w:rPr>
                <w:color w:val="000000"/>
              </w:rPr>
            </w:pPr>
            <w:r w:rsidRPr="00CA0261">
              <w:rPr>
                <w:color w:val="000000"/>
              </w:rPr>
              <w:t>-</w:t>
            </w:r>
          </w:p>
        </w:tc>
        <w:tc>
          <w:tcPr>
            <w:tcW w:w="1307" w:type="pct"/>
            <w:tcBorders>
              <w:top w:val="single" w:sz="4" w:space="0" w:color="auto"/>
              <w:left w:val="single" w:sz="4" w:space="0" w:color="auto"/>
              <w:bottom w:val="single" w:sz="4" w:space="0" w:color="auto"/>
              <w:right w:val="single" w:sz="4" w:space="0" w:color="auto"/>
            </w:tcBorders>
          </w:tcPr>
          <w:p w14:paraId="2AFDB9B3" w14:textId="4A824ABF" w:rsidR="00C947A6" w:rsidRPr="00CA0261" w:rsidRDefault="00A96900" w:rsidP="00A96900">
            <w:pPr>
              <w:pStyle w:val="GOSTTablenorm"/>
              <w:suppressAutoHyphens/>
            </w:pPr>
            <w:r w:rsidRPr="00CA0261">
              <w:t>Атрибут всегда заполняется значением «ЗПП»</w:t>
            </w:r>
          </w:p>
        </w:tc>
      </w:tr>
      <w:tr w:rsidR="000835A0" w:rsidRPr="00C644BE" w14:paraId="4A8AE576" w14:textId="77777777" w:rsidTr="0004239F">
        <w:tc>
          <w:tcPr>
            <w:tcW w:w="1081" w:type="pct"/>
            <w:tcBorders>
              <w:top w:val="single" w:sz="4" w:space="0" w:color="auto"/>
              <w:left w:val="single" w:sz="4" w:space="0" w:color="auto"/>
              <w:bottom w:val="single" w:sz="4" w:space="0" w:color="auto"/>
              <w:right w:val="single" w:sz="4" w:space="0" w:color="auto"/>
            </w:tcBorders>
          </w:tcPr>
          <w:p w14:paraId="4702EB30" w14:textId="519A3970" w:rsidR="000835A0" w:rsidRPr="00CA0261" w:rsidRDefault="000835A0" w:rsidP="000835A0">
            <w:pPr>
              <w:pStyle w:val="GOSTTablenorm"/>
              <w:suppressAutoHyphens/>
            </w:pPr>
            <w:r w:rsidRPr="00CA0261">
              <w:t>Наименование_документа</w:t>
            </w:r>
          </w:p>
        </w:tc>
        <w:tc>
          <w:tcPr>
            <w:tcW w:w="316" w:type="pct"/>
            <w:tcBorders>
              <w:top w:val="single" w:sz="4" w:space="0" w:color="auto"/>
              <w:left w:val="single" w:sz="4" w:space="0" w:color="auto"/>
              <w:bottom w:val="single" w:sz="4" w:space="0" w:color="auto"/>
              <w:right w:val="single" w:sz="4" w:space="0" w:color="auto"/>
            </w:tcBorders>
          </w:tcPr>
          <w:p w14:paraId="56057943" w14:textId="249A5189" w:rsidR="000835A0" w:rsidRPr="00CA0261" w:rsidRDefault="000835A0" w:rsidP="000835A0">
            <w:pPr>
              <w:pStyle w:val="GOSTTablenorm"/>
              <w:suppressAutoHyphens/>
            </w:pPr>
            <w:r w:rsidRPr="00CA0261">
              <w:t>да</w:t>
            </w:r>
          </w:p>
        </w:tc>
        <w:tc>
          <w:tcPr>
            <w:tcW w:w="1169" w:type="pct"/>
            <w:tcBorders>
              <w:top w:val="single" w:sz="4" w:space="0" w:color="auto"/>
              <w:left w:val="single" w:sz="4" w:space="0" w:color="auto"/>
              <w:bottom w:val="single" w:sz="4" w:space="0" w:color="auto"/>
              <w:right w:val="single" w:sz="4" w:space="0" w:color="auto"/>
            </w:tcBorders>
          </w:tcPr>
          <w:p w14:paraId="2B09DD9A" w14:textId="4F36B20F" w:rsidR="000835A0" w:rsidRPr="00CA0261" w:rsidRDefault="000835A0" w:rsidP="000835A0">
            <w:pPr>
              <w:pStyle w:val="GOSTTablenorm"/>
              <w:suppressAutoHyphens/>
            </w:pPr>
            <w:r w:rsidRPr="00CA0261">
              <w:t>Наименование документа</w:t>
            </w:r>
          </w:p>
        </w:tc>
        <w:tc>
          <w:tcPr>
            <w:tcW w:w="1127" w:type="pct"/>
            <w:tcBorders>
              <w:top w:val="single" w:sz="4" w:space="0" w:color="auto"/>
              <w:left w:val="single" w:sz="4" w:space="0" w:color="auto"/>
              <w:bottom w:val="single" w:sz="4" w:space="0" w:color="auto"/>
              <w:right w:val="single" w:sz="4" w:space="0" w:color="auto"/>
            </w:tcBorders>
          </w:tcPr>
          <w:p w14:paraId="348723C1" w14:textId="0059D99F" w:rsidR="000835A0" w:rsidRPr="00CA0261" w:rsidRDefault="000835A0" w:rsidP="000835A0">
            <w:pPr>
              <w:pStyle w:val="GOSTTablenorm"/>
              <w:suppressAutoHyphens/>
              <w:rPr>
                <w:color w:val="000000"/>
              </w:rPr>
            </w:pPr>
            <w:r w:rsidRPr="00CA0261">
              <w:t>-</w:t>
            </w:r>
          </w:p>
        </w:tc>
        <w:tc>
          <w:tcPr>
            <w:tcW w:w="1307" w:type="pct"/>
            <w:tcBorders>
              <w:top w:val="single" w:sz="4" w:space="0" w:color="auto"/>
              <w:left w:val="single" w:sz="4" w:space="0" w:color="auto"/>
              <w:bottom w:val="single" w:sz="4" w:space="0" w:color="auto"/>
              <w:right w:val="single" w:sz="4" w:space="0" w:color="auto"/>
            </w:tcBorders>
          </w:tcPr>
          <w:p w14:paraId="3F736F8A" w14:textId="11FE5905" w:rsidR="000835A0" w:rsidRPr="00CA0261" w:rsidRDefault="000835A0" w:rsidP="000835A0">
            <w:pPr>
              <w:pStyle w:val="GOSTTablenorm"/>
              <w:suppressAutoHyphens/>
            </w:pPr>
            <w:r w:rsidRPr="00CA0261">
              <w:t>Наименование документа определяется по справочнику «Типы документов» с помощью значения атрибута Тип_документа (TypeDoc) из заголовка запроса</w:t>
            </w:r>
          </w:p>
        </w:tc>
      </w:tr>
      <w:tr w:rsidR="001006D9" w:rsidRPr="00C644BE" w14:paraId="43354338" w14:textId="77777777" w:rsidTr="0004239F">
        <w:tc>
          <w:tcPr>
            <w:tcW w:w="1081" w:type="pct"/>
            <w:tcBorders>
              <w:top w:val="single" w:sz="4" w:space="0" w:color="auto"/>
              <w:left w:val="single" w:sz="4" w:space="0" w:color="auto"/>
              <w:bottom w:val="single" w:sz="4" w:space="0" w:color="auto"/>
              <w:right w:val="single" w:sz="4" w:space="0" w:color="auto"/>
            </w:tcBorders>
          </w:tcPr>
          <w:p w14:paraId="03FE3B6E" w14:textId="0B8A4236" w:rsidR="001006D9" w:rsidRPr="00CA0261" w:rsidRDefault="001006D9" w:rsidP="001006D9">
            <w:pPr>
              <w:pStyle w:val="GOSTTablenorm"/>
            </w:pPr>
            <w:r w:rsidRPr="00CA0261">
              <w:t>Тип_расч_документа</w:t>
            </w:r>
          </w:p>
        </w:tc>
        <w:tc>
          <w:tcPr>
            <w:tcW w:w="316" w:type="pct"/>
            <w:tcBorders>
              <w:top w:val="single" w:sz="4" w:space="0" w:color="auto"/>
              <w:left w:val="single" w:sz="4" w:space="0" w:color="auto"/>
              <w:bottom w:val="single" w:sz="4" w:space="0" w:color="auto"/>
              <w:right w:val="single" w:sz="4" w:space="0" w:color="auto"/>
            </w:tcBorders>
          </w:tcPr>
          <w:p w14:paraId="4B3AB01F" w14:textId="311C397E" w:rsidR="001006D9" w:rsidRPr="00CA0261" w:rsidRDefault="001006D9" w:rsidP="001006D9">
            <w:pPr>
              <w:pStyle w:val="GOSTTablenorm"/>
            </w:pPr>
            <w:r w:rsidRPr="00CA0261">
              <w:t>да</w:t>
            </w:r>
          </w:p>
        </w:tc>
        <w:tc>
          <w:tcPr>
            <w:tcW w:w="1169" w:type="pct"/>
            <w:tcBorders>
              <w:top w:val="single" w:sz="4" w:space="0" w:color="auto"/>
              <w:left w:val="single" w:sz="4" w:space="0" w:color="auto"/>
              <w:bottom w:val="single" w:sz="4" w:space="0" w:color="auto"/>
              <w:right w:val="single" w:sz="4" w:space="0" w:color="auto"/>
            </w:tcBorders>
          </w:tcPr>
          <w:p w14:paraId="258361D7" w14:textId="69808A72" w:rsidR="001006D9" w:rsidRPr="00CA0261" w:rsidRDefault="001006D9" w:rsidP="001006D9">
            <w:pPr>
              <w:pStyle w:val="GOSTTablenorm"/>
            </w:pPr>
            <w:r w:rsidRPr="00CA0261">
              <w:t>Тип расчетного документа</w:t>
            </w:r>
          </w:p>
        </w:tc>
        <w:tc>
          <w:tcPr>
            <w:tcW w:w="1127" w:type="pct"/>
            <w:tcBorders>
              <w:top w:val="single" w:sz="4" w:space="0" w:color="auto"/>
              <w:left w:val="single" w:sz="4" w:space="0" w:color="auto"/>
              <w:bottom w:val="single" w:sz="4" w:space="0" w:color="auto"/>
              <w:right w:val="single" w:sz="4" w:space="0" w:color="auto"/>
            </w:tcBorders>
          </w:tcPr>
          <w:p w14:paraId="3C4D4102" w14:textId="3478EBB4" w:rsidR="001006D9" w:rsidRPr="00CA0261" w:rsidRDefault="001006D9" w:rsidP="001006D9">
            <w:pPr>
              <w:pStyle w:val="GOSTTablenorm"/>
            </w:pPr>
            <w:r w:rsidRPr="00CA0261">
              <w:t>-</w:t>
            </w:r>
          </w:p>
        </w:tc>
        <w:tc>
          <w:tcPr>
            <w:tcW w:w="1307" w:type="pct"/>
            <w:tcBorders>
              <w:top w:val="single" w:sz="4" w:space="0" w:color="auto"/>
              <w:left w:val="single" w:sz="4" w:space="0" w:color="auto"/>
              <w:bottom w:val="single" w:sz="4" w:space="0" w:color="auto"/>
              <w:right w:val="single" w:sz="4" w:space="0" w:color="auto"/>
            </w:tcBorders>
          </w:tcPr>
          <w:p w14:paraId="7AC3C3A3" w14:textId="3FAC4BDB" w:rsidR="001006D9" w:rsidRPr="00CA0261" w:rsidRDefault="001006D9" w:rsidP="001006D9">
            <w:pPr>
              <w:pStyle w:val="GOSTTablenorm"/>
            </w:pPr>
            <w:r w:rsidRPr="00CA0261">
              <w:t>Атрибут всегда заполняется значением «ЭДИ»</w:t>
            </w:r>
          </w:p>
        </w:tc>
      </w:tr>
      <w:tr w:rsidR="00C453F9" w:rsidRPr="00C644BE" w14:paraId="36A1034A" w14:textId="77777777" w:rsidTr="0004239F">
        <w:tc>
          <w:tcPr>
            <w:tcW w:w="1081" w:type="pct"/>
            <w:tcBorders>
              <w:top w:val="single" w:sz="4" w:space="0" w:color="auto"/>
              <w:left w:val="single" w:sz="4" w:space="0" w:color="auto"/>
              <w:bottom w:val="single" w:sz="4" w:space="0" w:color="auto"/>
              <w:right w:val="single" w:sz="4" w:space="0" w:color="auto"/>
            </w:tcBorders>
          </w:tcPr>
          <w:p w14:paraId="0DB5ED7F" w14:textId="1E9C6E63" w:rsidR="00C453F9" w:rsidRPr="00CA0261" w:rsidRDefault="00C453F9" w:rsidP="00C453F9">
            <w:pPr>
              <w:pStyle w:val="GOSTTablenorm"/>
            </w:pPr>
            <w:r w:rsidRPr="00CA0261">
              <w:t>Тип_ED</w:t>
            </w:r>
          </w:p>
        </w:tc>
        <w:tc>
          <w:tcPr>
            <w:tcW w:w="316" w:type="pct"/>
            <w:tcBorders>
              <w:top w:val="single" w:sz="4" w:space="0" w:color="auto"/>
              <w:left w:val="single" w:sz="4" w:space="0" w:color="auto"/>
              <w:bottom w:val="single" w:sz="4" w:space="0" w:color="auto"/>
              <w:right w:val="single" w:sz="4" w:space="0" w:color="auto"/>
            </w:tcBorders>
          </w:tcPr>
          <w:p w14:paraId="1764D5AB" w14:textId="72438B0D" w:rsidR="00C453F9" w:rsidRPr="00CA0261" w:rsidRDefault="00C453F9" w:rsidP="00C453F9">
            <w:pPr>
              <w:pStyle w:val="GOSTTablenorm"/>
            </w:pPr>
            <w:r w:rsidRPr="00CA0261">
              <w:t>нет</w:t>
            </w:r>
          </w:p>
        </w:tc>
        <w:tc>
          <w:tcPr>
            <w:tcW w:w="1169" w:type="pct"/>
            <w:tcBorders>
              <w:top w:val="single" w:sz="4" w:space="0" w:color="auto"/>
              <w:left w:val="single" w:sz="4" w:space="0" w:color="auto"/>
              <w:bottom w:val="single" w:sz="4" w:space="0" w:color="auto"/>
              <w:right w:val="single" w:sz="4" w:space="0" w:color="auto"/>
            </w:tcBorders>
          </w:tcPr>
          <w:p w14:paraId="1265B1E7" w14:textId="243A6FAE" w:rsidR="00C453F9" w:rsidRPr="00CA0261" w:rsidRDefault="00C453F9" w:rsidP="00C453F9">
            <w:pPr>
              <w:pStyle w:val="GOSTTablenorm"/>
            </w:pPr>
            <w:r w:rsidRPr="00CA0261">
              <w:t>Код типа ED расчетного документа</w:t>
            </w:r>
          </w:p>
        </w:tc>
        <w:tc>
          <w:tcPr>
            <w:tcW w:w="1127" w:type="pct"/>
            <w:tcBorders>
              <w:top w:val="single" w:sz="4" w:space="0" w:color="auto"/>
              <w:left w:val="single" w:sz="4" w:space="0" w:color="auto"/>
              <w:bottom w:val="single" w:sz="4" w:space="0" w:color="auto"/>
              <w:right w:val="single" w:sz="4" w:space="0" w:color="auto"/>
            </w:tcBorders>
          </w:tcPr>
          <w:p w14:paraId="6266A7E8" w14:textId="7297AC76" w:rsidR="00C453F9" w:rsidRPr="00CA0261" w:rsidRDefault="00C453F9" w:rsidP="00C453F9">
            <w:pPr>
              <w:pStyle w:val="GOSTTablenorm"/>
            </w:pPr>
            <w:r w:rsidRPr="00CA0261">
              <w:t>ADI_DocTypeCode</w:t>
            </w:r>
          </w:p>
        </w:tc>
        <w:tc>
          <w:tcPr>
            <w:tcW w:w="1307" w:type="pct"/>
            <w:tcBorders>
              <w:top w:val="single" w:sz="4" w:space="0" w:color="auto"/>
              <w:left w:val="single" w:sz="4" w:space="0" w:color="auto"/>
              <w:bottom w:val="single" w:sz="4" w:space="0" w:color="auto"/>
              <w:right w:val="single" w:sz="4" w:space="0" w:color="auto"/>
            </w:tcBorders>
          </w:tcPr>
          <w:p w14:paraId="174469F1" w14:textId="5F83CA12" w:rsidR="00C453F9" w:rsidRPr="00CA0261" w:rsidRDefault="00C453F9" w:rsidP="00C453F9">
            <w:pPr>
              <w:pStyle w:val="GOSTTablenorm"/>
            </w:pPr>
            <w:r w:rsidRPr="00CA0261">
              <w:t>-</w:t>
            </w:r>
          </w:p>
        </w:tc>
      </w:tr>
      <w:tr w:rsidR="001006D9" w:rsidRPr="00C644BE" w14:paraId="48353D47" w14:textId="77777777" w:rsidTr="0004239F">
        <w:tc>
          <w:tcPr>
            <w:tcW w:w="1081" w:type="pct"/>
            <w:tcBorders>
              <w:top w:val="single" w:sz="4" w:space="0" w:color="auto"/>
              <w:left w:val="single" w:sz="4" w:space="0" w:color="auto"/>
              <w:bottom w:val="single" w:sz="4" w:space="0" w:color="auto"/>
              <w:right w:val="single" w:sz="4" w:space="0" w:color="auto"/>
            </w:tcBorders>
          </w:tcPr>
          <w:p w14:paraId="4942018F" w14:textId="1D82DFA2" w:rsidR="001006D9" w:rsidRPr="00933604" w:rsidRDefault="001006D9" w:rsidP="001006D9">
            <w:pPr>
              <w:pStyle w:val="GOSTTablenorm"/>
              <w:suppressAutoHyphens/>
            </w:pPr>
            <w:r w:rsidRPr="00933604">
              <w:t>Наименование_расч_документа</w:t>
            </w:r>
          </w:p>
        </w:tc>
        <w:tc>
          <w:tcPr>
            <w:tcW w:w="316" w:type="pct"/>
            <w:tcBorders>
              <w:top w:val="single" w:sz="4" w:space="0" w:color="auto"/>
              <w:left w:val="single" w:sz="4" w:space="0" w:color="auto"/>
              <w:bottom w:val="single" w:sz="4" w:space="0" w:color="auto"/>
              <w:right w:val="single" w:sz="4" w:space="0" w:color="auto"/>
            </w:tcBorders>
          </w:tcPr>
          <w:p w14:paraId="044294AF" w14:textId="40CA14A2" w:rsidR="001006D9" w:rsidRPr="00933604" w:rsidRDefault="001006D9" w:rsidP="001006D9">
            <w:pPr>
              <w:pStyle w:val="GOSTTablenorm"/>
              <w:suppressAutoHyphens/>
            </w:pPr>
            <w:r w:rsidRPr="00933604">
              <w:t>да</w:t>
            </w:r>
          </w:p>
        </w:tc>
        <w:tc>
          <w:tcPr>
            <w:tcW w:w="1169" w:type="pct"/>
            <w:tcBorders>
              <w:top w:val="single" w:sz="4" w:space="0" w:color="auto"/>
              <w:left w:val="single" w:sz="4" w:space="0" w:color="auto"/>
              <w:bottom w:val="single" w:sz="4" w:space="0" w:color="auto"/>
              <w:right w:val="single" w:sz="4" w:space="0" w:color="auto"/>
            </w:tcBorders>
          </w:tcPr>
          <w:p w14:paraId="094EA6DD" w14:textId="23865FF9" w:rsidR="001006D9" w:rsidRPr="00933604" w:rsidRDefault="001006D9" w:rsidP="001006D9">
            <w:pPr>
              <w:pStyle w:val="GOSTTablenorm"/>
              <w:suppressAutoHyphens/>
            </w:pPr>
            <w:r w:rsidRPr="00933604">
              <w:t>Наименование расчетного документа в соответствии с типом ED</w:t>
            </w:r>
          </w:p>
        </w:tc>
        <w:tc>
          <w:tcPr>
            <w:tcW w:w="1127" w:type="pct"/>
            <w:tcBorders>
              <w:top w:val="single" w:sz="4" w:space="0" w:color="auto"/>
              <w:left w:val="single" w:sz="4" w:space="0" w:color="auto"/>
              <w:bottom w:val="single" w:sz="4" w:space="0" w:color="auto"/>
              <w:right w:val="single" w:sz="4" w:space="0" w:color="auto"/>
            </w:tcBorders>
          </w:tcPr>
          <w:p w14:paraId="296422FC" w14:textId="1E7AB03E" w:rsidR="001006D9" w:rsidRPr="00933604" w:rsidRDefault="00ED78E7" w:rsidP="001006D9">
            <w:pPr>
              <w:pStyle w:val="GOSTTablenorm"/>
              <w:suppressAutoHyphens/>
              <w:rPr>
                <w:color w:val="000000"/>
              </w:rPr>
            </w:pPr>
            <w:r w:rsidRPr="00933604">
              <w:t>ADI_DocTypeCode</w:t>
            </w:r>
          </w:p>
        </w:tc>
        <w:tc>
          <w:tcPr>
            <w:tcW w:w="1307" w:type="pct"/>
            <w:tcBorders>
              <w:top w:val="single" w:sz="4" w:space="0" w:color="auto"/>
              <w:left w:val="single" w:sz="4" w:space="0" w:color="auto"/>
              <w:bottom w:val="single" w:sz="4" w:space="0" w:color="auto"/>
              <w:right w:val="single" w:sz="4" w:space="0" w:color="auto"/>
            </w:tcBorders>
          </w:tcPr>
          <w:p w14:paraId="429313F4" w14:textId="77777777" w:rsidR="00A02526" w:rsidRPr="00933604" w:rsidRDefault="005758C1" w:rsidP="005758C1">
            <w:pPr>
              <w:pStyle w:val="GOSTTablenorm"/>
            </w:pPr>
            <w:r w:rsidRPr="00933604">
              <w:t xml:space="preserve">Если в теге ADI_DocTypeCode указан значение </w:t>
            </w:r>
            <w:r w:rsidR="00ED78E7" w:rsidRPr="00933604">
              <w:t>«</w:t>
            </w:r>
            <w:r w:rsidR="00ED78E7" w:rsidRPr="00933604">
              <w:rPr>
                <w:lang w:val="en-US"/>
              </w:rPr>
              <w:t>G</w:t>
            </w:r>
            <w:r w:rsidR="00ED78E7" w:rsidRPr="00933604">
              <w:t>101»</w:t>
            </w:r>
            <w:r w:rsidRPr="00933604">
              <w:t>, то заполняется значением</w:t>
            </w:r>
            <w:r w:rsidR="00ED78E7" w:rsidRPr="00933604">
              <w:t xml:space="preserve"> </w:t>
            </w:r>
            <w:r w:rsidRPr="00933604">
              <w:t>«</w:t>
            </w:r>
            <w:r w:rsidR="00ED78E7" w:rsidRPr="00933604">
              <w:t>Платежное поручение (ЦР)</w:t>
            </w:r>
            <w:r w:rsidR="00A02526" w:rsidRPr="00933604">
              <w:t xml:space="preserve">. </w:t>
            </w:r>
          </w:p>
          <w:p w14:paraId="019EE7F4" w14:textId="4D7E601F" w:rsidR="001006D9" w:rsidRPr="00933604" w:rsidRDefault="00A02526" w:rsidP="005758C1">
            <w:pPr>
              <w:pStyle w:val="GOSTTablenorm"/>
            </w:pPr>
            <w:r w:rsidRPr="00933604">
              <w:t>В иных случаях заполняется значением «Платежное поручение (ф. 0401060)» (без кавычек)</w:t>
            </w:r>
          </w:p>
        </w:tc>
      </w:tr>
      <w:tr w:rsidR="00C20F0D" w:rsidRPr="00C644BE" w14:paraId="55F9A2FA" w14:textId="77777777" w:rsidTr="0004239F">
        <w:tc>
          <w:tcPr>
            <w:tcW w:w="1081" w:type="pct"/>
            <w:tcBorders>
              <w:top w:val="single" w:sz="4" w:space="0" w:color="auto"/>
              <w:left w:val="single" w:sz="4" w:space="0" w:color="auto"/>
              <w:bottom w:val="single" w:sz="4" w:space="0" w:color="auto"/>
              <w:right w:val="single" w:sz="4" w:space="0" w:color="auto"/>
            </w:tcBorders>
          </w:tcPr>
          <w:p w14:paraId="5478EDD0" w14:textId="22A82D07" w:rsidR="00C20F0D" w:rsidRPr="00933604" w:rsidRDefault="00623527" w:rsidP="001006D9">
            <w:pPr>
              <w:pStyle w:val="GOSTTablenorm"/>
              <w:suppressAutoHyphens/>
              <w:rPr>
                <w:color w:val="000000" w:themeColor="text1"/>
              </w:rPr>
            </w:pPr>
            <w:r w:rsidRPr="00933604">
              <w:rPr>
                <w:color w:val="000000" w:themeColor="text1"/>
              </w:rPr>
              <w:t>Признак</w:t>
            </w:r>
            <w:r w:rsidR="00525952" w:rsidRPr="00933604">
              <w:rPr>
                <w:color w:val="000000" w:themeColor="text1"/>
                <w:lang w:val="en-US"/>
              </w:rPr>
              <w:t>_</w:t>
            </w:r>
            <w:r w:rsidRPr="00933604">
              <w:rPr>
                <w:color w:val="000000" w:themeColor="text1"/>
              </w:rPr>
              <w:t>возврата_поступ</w:t>
            </w:r>
          </w:p>
        </w:tc>
        <w:tc>
          <w:tcPr>
            <w:tcW w:w="316" w:type="pct"/>
            <w:tcBorders>
              <w:top w:val="single" w:sz="4" w:space="0" w:color="auto"/>
              <w:left w:val="single" w:sz="4" w:space="0" w:color="auto"/>
              <w:bottom w:val="single" w:sz="4" w:space="0" w:color="auto"/>
              <w:right w:val="single" w:sz="4" w:space="0" w:color="auto"/>
            </w:tcBorders>
          </w:tcPr>
          <w:p w14:paraId="3E48304F" w14:textId="40DD9391" w:rsidR="00C20F0D" w:rsidRPr="00933604" w:rsidRDefault="00C20F0D" w:rsidP="001006D9">
            <w:pPr>
              <w:pStyle w:val="GOSTTablenorm"/>
              <w:suppressAutoHyphens/>
            </w:pPr>
            <w:r w:rsidRPr="00933604">
              <w:t>нет</w:t>
            </w:r>
          </w:p>
        </w:tc>
        <w:tc>
          <w:tcPr>
            <w:tcW w:w="1169" w:type="pct"/>
            <w:tcBorders>
              <w:top w:val="single" w:sz="4" w:space="0" w:color="auto"/>
              <w:left w:val="single" w:sz="4" w:space="0" w:color="auto"/>
              <w:bottom w:val="single" w:sz="4" w:space="0" w:color="auto"/>
              <w:right w:val="single" w:sz="4" w:space="0" w:color="auto"/>
            </w:tcBorders>
          </w:tcPr>
          <w:p w14:paraId="7272282E" w14:textId="480B1949" w:rsidR="00C20F0D" w:rsidRPr="00933604" w:rsidRDefault="00C20F0D" w:rsidP="001006D9">
            <w:pPr>
              <w:pStyle w:val="GOSTTablenorm"/>
              <w:suppressAutoHyphens/>
            </w:pPr>
            <w:r w:rsidRPr="00933604">
              <w:t>Признак возврата поступления</w:t>
            </w:r>
          </w:p>
        </w:tc>
        <w:tc>
          <w:tcPr>
            <w:tcW w:w="1127" w:type="pct"/>
            <w:tcBorders>
              <w:top w:val="single" w:sz="4" w:space="0" w:color="auto"/>
              <w:left w:val="single" w:sz="4" w:space="0" w:color="auto"/>
              <w:bottom w:val="single" w:sz="4" w:space="0" w:color="auto"/>
              <w:right w:val="single" w:sz="4" w:space="0" w:color="auto"/>
            </w:tcBorders>
          </w:tcPr>
          <w:p w14:paraId="207C529E" w14:textId="08288AD0" w:rsidR="00C20F0D" w:rsidRPr="00933604" w:rsidRDefault="00623527" w:rsidP="001006D9">
            <w:pPr>
              <w:pStyle w:val="GOSTTablenorm"/>
              <w:suppressAutoHyphens/>
            </w:pPr>
            <w:r w:rsidRPr="00933604">
              <w:t>TPP_ReturnSign</w:t>
            </w:r>
          </w:p>
        </w:tc>
        <w:tc>
          <w:tcPr>
            <w:tcW w:w="1307" w:type="pct"/>
            <w:tcBorders>
              <w:top w:val="single" w:sz="4" w:space="0" w:color="auto"/>
              <w:left w:val="single" w:sz="4" w:space="0" w:color="auto"/>
              <w:bottom w:val="single" w:sz="4" w:space="0" w:color="auto"/>
              <w:right w:val="single" w:sz="4" w:space="0" w:color="auto"/>
            </w:tcBorders>
          </w:tcPr>
          <w:p w14:paraId="5C7A2C12" w14:textId="0463FF59" w:rsidR="00C20F0D" w:rsidRPr="00933604" w:rsidRDefault="00623527" w:rsidP="001006D9">
            <w:pPr>
              <w:pStyle w:val="GOSTTablenorm"/>
              <w:suppressAutoHyphens/>
            </w:pPr>
            <w:r w:rsidRPr="00933604">
              <w:t>-</w:t>
            </w:r>
          </w:p>
        </w:tc>
      </w:tr>
      <w:tr w:rsidR="00F21161" w:rsidRPr="00C644BE" w14:paraId="30E0A75D" w14:textId="77777777" w:rsidTr="0004239F">
        <w:tc>
          <w:tcPr>
            <w:tcW w:w="1081" w:type="pct"/>
            <w:tcBorders>
              <w:top w:val="single" w:sz="4" w:space="0" w:color="auto"/>
              <w:left w:val="single" w:sz="4" w:space="0" w:color="auto"/>
              <w:bottom w:val="single" w:sz="4" w:space="0" w:color="auto"/>
              <w:right w:val="single" w:sz="4" w:space="0" w:color="auto"/>
            </w:tcBorders>
          </w:tcPr>
          <w:p w14:paraId="25CA3271" w14:textId="785442BC" w:rsidR="00F21161" w:rsidRPr="00933604" w:rsidRDefault="00F21161" w:rsidP="001006D9">
            <w:pPr>
              <w:pStyle w:val="GOSTTablenorm"/>
              <w:suppressAutoHyphens/>
              <w:rPr>
                <w:color w:val="000000" w:themeColor="text1"/>
              </w:rPr>
            </w:pPr>
            <w:r w:rsidRPr="00933604">
              <w:rPr>
                <w:color w:val="000000" w:themeColor="text1"/>
              </w:rPr>
              <w:t>Вид_операции</w:t>
            </w:r>
          </w:p>
        </w:tc>
        <w:tc>
          <w:tcPr>
            <w:tcW w:w="316" w:type="pct"/>
            <w:tcBorders>
              <w:top w:val="single" w:sz="4" w:space="0" w:color="auto"/>
              <w:left w:val="single" w:sz="4" w:space="0" w:color="auto"/>
              <w:bottom w:val="single" w:sz="4" w:space="0" w:color="auto"/>
              <w:right w:val="single" w:sz="4" w:space="0" w:color="auto"/>
            </w:tcBorders>
          </w:tcPr>
          <w:p w14:paraId="58FDE494" w14:textId="45A6861F" w:rsidR="00F21161" w:rsidRPr="00933604" w:rsidRDefault="00F21161" w:rsidP="001006D9">
            <w:pPr>
              <w:pStyle w:val="GOSTTablenorm"/>
              <w:suppressAutoHyphens/>
            </w:pPr>
            <w:r w:rsidRPr="00933604">
              <w:t>нет</w:t>
            </w:r>
          </w:p>
        </w:tc>
        <w:tc>
          <w:tcPr>
            <w:tcW w:w="1169" w:type="pct"/>
            <w:tcBorders>
              <w:top w:val="single" w:sz="4" w:space="0" w:color="auto"/>
              <w:left w:val="single" w:sz="4" w:space="0" w:color="auto"/>
              <w:bottom w:val="single" w:sz="4" w:space="0" w:color="auto"/>
              <w:right w:val="single" w:sz="4" w:space="0" w:color="auto"/>
            </w:tcBorders>
          </w:tcPr>
          <w:p w14:paraId="1F36DF34" w14:textId="5127DCD2" w:rsidR="00F21161" w:rsidRPr="00933604" w:rsidRDefault="00F21161" w:rsidP="001006D9">
            <w:pPr>
              <w:pStyle w:val="GOSTTablenorm"/>
              <w:suppressAutoHyphens/>
            </w:pPr>
            <w:r w:rsidRPr="00933604">
              <w:t>Код вида операции</w:t>
            </w:r>
          </w:p>
        </w:tc>
        <w:tc>
          <w:tcPr>
            <w:tcW w:w="1127" w:type="pct"/>
            <w:tcBorders>
              <w:top w:val="single" w:sz="4" w:space="0" w:color="auto"/>
              <w:left w:val="single" w:sz="4" w:space="0" w:color="auto"/>
              <w:bottom w:val="single" w:sz="4" w:space="0" w:color="auto"/>
              <w:right w:val="single" w:sz="4" w:space="0" w:color="auto"/>
            </w:tcBorders>
          </w:tcPr>
          <w:p w14:paraId="171D94C7" w14:textId="36F2CE9E" w:rsidR="00F21161" w:rsidRPr="00933604" w:rsidRDefault="00F21161" w:rsidP="001006D9">
            <w:pPr>
              <w:pStyle w:val="GOSTTablenorm"/>
              <w:suppressAutoHyphens/>
            </w:pPr>
            <w:r w:rsidRPr="00933604">
              <w:t>BRE_TypeOperationExec</w:t>
            </w:r>
          </w:p>
        </w:tc>
        <w:tc>
          <w:tcPr>
            <w:tcW w:w="1307" w:type="pct"/>
            <w:tcBorders>
              <w:top w:val="single" w:sz="4" w:space="0" w:color="auto"/>
              <w:left w:val="single" w:sz="4" w:space="0" w:color="auto"/>
              <w:bottom w:val="single" w:sz="4" w:space="0" w:color="auto"/>
              <w:right w:val="single" w:sz="4" w:space="0" w:color="auto"/>
            </w:tcBorders>
          </w:tcPr>
          <w:p w14:paraId="64E14353" w14:textId="17F93C6D" w:rsidR="00F21161" w:rsidRPr="00933604" w:rsidRDefault="00F21161" w:rsidP="001006D9">
            <w:pPr>
              <w:pStyle w:val="GOSTTablenorm"/>
              <w:suppressAutoHyphens/>
            </w:pPr>
            <w:r w:rsidRPr="00933604">
              <w:t>-</w:t>
            </w:r>
          </w:p>
        </w:tc>
      </w:tr>
      <w:tr w:rsidR="00836669" w:rsidRPr="00C644BE" w14:paraId="3C7C3CA4" w14:textId="77777777" w:rsidTr="0004239F">
        <w:tc>
          <w:tcPr>
            <w:tcW w:w="1081" w:type="pct"/>
            <w:tcBorders>
              <w:top w:val="single" w:sz="4" w:space="0" w:color="auto"/>
              <w:left w:val="single" w:sz="4" w:space="0" w:color="auto"/>
              <w:bottom w:val="single" w:sz="4" w:space="0" w:color="auto"/>
              <w:right w:val="single" w:sz="4" w:space="0" w:color="auto"/>
            </w:tcBorders>
          </w:tcPr>
          <w:p w14:paraId="25A1BCD6" w14:textId="301DD983" w:rsidR="00836669" w:rsidRPr="00933604" w:rsidRDefault="00836669" w:rsidP="001006D9">
            <w:pPr>
              <w:pStyle w:val="GOSTTablenorm"/>
              <w:suppressAutoHyphens/>
              <w:rPr>
                <w:color w:val="000000" w:themeColor="text1"/>
              </w:rPr>
            </w:pPr>
            <w:r w:rsidRPr="00933604">
              <w:rPr>
                <w:color w:val="000000" w:themeColor="text1"/>
              </w:rPr>
              <w:t>БПР_плательщика</w:t>
            </w:r>
          </w:p>
        </w:tc>
        <w:tc>
          <w:tcPr>
            <w:tcW w:w="316" w:type="pct"/>
            <w:tcBorders>
              <w:top w:val="single" w:sz="4" w:space="0" w:color="auto"/>
              <w:left w:val="single" w:sz="4" w:space="0" w:color="auto"/>
              <w:bottom w:val="single" w:sz="4" w:space="0" w:color="auto"/>
              <w:right w:val="single" w:sz="4" w:space="0" w:color="auto"/>
            </w:tcBorders>
          </w:tcPr>
          <w:p w14:paraId="48D63568" w14:textId="71E8CD9B" w:rsidR="00836669" w:rsidRPr="00933604" w:rsidRDefault="00A7191B" w:rsidP="001006D9">
            <w:pPr>
              <w:pStyle w:val="GOSTTablenorm"/>
              <w:suppressAutoHyphens/>
            </w:pPr>
            <w:r w:rsidRPr="00933604">
              <w:t>да</w:t>
            </w:r>
          </w:p>
        </w:tc>
        <w:tc>
          <w:tcPr>
            <w:tcW w:w="1169" w:type="pct"/>
            <w:tcBorders>
              <w:top w:val="single" w:sz="4" w:space="0" w:color="auto"/>
              <w:left w:val="single" w:sz="4" w:space="0" w:color="auto"/>
              <w:bottom w:val="single" w:sz="4" w:space="0" w:color="auto"/>
              <w:right w:val="single" w:sz="4" w:space="0" w:color="auto"/>
            </w:tcBorders>
          </w:tcPr>
          <w:p w14:paraId="5CCBC48D" w14:textId="6CCA3965" w:rsidR="00836669" w:rsidRPr="00933604" w:rsidRDefault="00725B6F" w:rsidP="001006D9">
            <w:pPr>
              <w:pStyle w:val="GOSTTablenorm"/>
              <w:suppressAutoHyphens/>
            </w:pPr>
            <w:r w:rsidRPr="00933604">
              <w:t xml:space="preserve">Признак </w:t>
            </w:r>
            <w:r w:rsidRPr="00933604">
              <w:rPr>
                <w:szCs w:val="24"/>
              </w:rPr>
              <w:t>разрешения расходования средств по ЛС плательщика</w:t>
            </w:r>
          </w:p>
        </w:tc>
        <w:tc>
          <w:tcPr>
            <w:tcW w:w="1127" w:type="pct"/>
            <w:tcBorders>
              <w:top w:val="single" w:sz="4" w:space="0" w:color="auto"/>
              <w:left w:val="single" w:sz="4" w:space="0" w:color="auto"/>
              <w:bottom w:val="single" w:sz="4" w:space="0" w:color="auto"/>
              <w:right w:val="single" w:sz="4" w:space="0" w:color="auto"/>
            </w:tcBorders>
          </w:tcPr>
          <w:p w14:paraId="6BB4B335" w14:textId="77777777" w:rsidR="00836669" w:rsidRPr="008E1ECE" w:rsidRDefault="00A7191B" w:rsidP="001006D9">
            <w:pPr>
              <w:pStyle w:val="GOSTTablenorm"/>
              <w:suppressAutoHyphens/>
              <w:rPr>
                <w:lang w:val="en-US"/>
              </w:rPr>
            </w:pPr>
            <w:r w:rsidRPr="008E1ECE">
              <w:rPr>
                <w:lang w:val="en-US"/>
              </w:rPr>
              <w:t>TPP_BPR</w:t>
            </w:r>
          </w:p>
          <w:p w14:paraId="422C0937" w14:textId="77777777" w:rsidR="00A719C8" w:rsidRPr="008E1ECE" w:rsidRDefault="00A719C8" w:rsidP="001006D9">
            <w:pPr>
              <w:pStyle w:val="GOSTTablenorm"/>
              <w:suppressAutoHyphens/>
              <w:rPr>
                <w:lang w:val="en-US"/>
              </w:rPr>
            </w:pPr>
            <w:r w:rsidRPr="008E1ECE">
              <w:t>Или</w:t>
            </w:r>
            <w:r w:rsidRPr="008E1ECE">
              <w:rPr>
                <w:lang w:val="en-US"/>
              </w:rPr>
              <w:t xml:space="preserve"> </w:t>
            </w:r>
          </w:p>
          <w:p w14:paraId="10403309" w14:textId="3D4238A8" w:rsidR="00A719C8" w:rsidRPr="008E1ECE" w:rsidRDefault="003A6477" w:rsidP="001006D9">
            <w:pPr>
              <w:pStyle w:val="GOSTTablenorm"/>
              <w:suppressAutoHyphens/>
              <w:rPr>
                <w:lang w:val="en-US"/>
              </w:rPr>
            </w:pPr>
            <w:r w:rsidRPr="00914D6A">
              <w:rPr>
                <w:lang w:val="en-US"/>
              </w:rPr>
              <w:t>SI_ReturnLastSig</w:t>
            </w:r>
            <w:r w:rsidRPr="008E1ECE">
              <w:rPr>
                <w:lang w:val="en-US"/>
              </w:rPr>
              <w:t>n</w:t>
            </w:r>
          </w:p>
        </w:tc>
        <w:tc>
          <w:tcPr>
            <w:tcW w:w="1307" w:type="pct"/>
            <w:tcBorders>
              <w:top w:val="single" w:sz="4" w:space="0" w:color="auto"/>
              <w:left w:val="single" w:sz="4" w:space="0" w:color="auto"/>
              <w:bottom w:val="single" w:sz="4" w:space="0" w:color="auto"/>
              <w:right w:val="single" w:sz="4" w:space="0" w:color="auto"/>
            </w:tcBorders>
          </w:tcPr>
          <w:p w14:paraId="0C000F75" w14:textId="73266D11" w:rsidR="00A719C8" w:rsidRPr="008E1ECE" w:rsidRDefault="00A7191B" w:rsidP="00A719C8">
            <w:pPr>
              <w:pStyle w:val="GOSTTablenorm"/>
              <w:suppressAutoHyphens/>
              <w:rPr>
                <w:ins w:id="6209" w:author="Щербань О.И. TSE-120454" w:date="2026-02-17T20:03:00Z"/>
              </w:rPr>
            </w:pPr>
            <w:r w:rsidRPr="008E1ECE">
              <w:t xml:space="preserve">Заполняется значением </w:t>
            </w:r>
            <w:r w:rsidRPr="008E1ECE">
              <w:rPr>
                <w:b/>
              </w:rPr>
              <w:t>БПР_ПРШ</w:t>
            </w:r>
            <w:r w:rsidR="00A719C8" w:rsidRPr="008E1ECE">
              <w:t xml:space="preserve">: </w:t>
            </w:r>
            <w:r w:rsidRPr="008E1ECE">
              <w:t xml:space="preserve"> </w:t>
            </w:r>
          </w:p>
          <w:p w14:paraId="30336695" w14:textId="77777777" w:rsidR="00A719C8" w:rsidRPr="008E1ECE" w:rsidRDefault="00A7191B" w:rsidP="00A719C8">
            <w:pPr>
              <w:pStyle w:val="GOSTTableListMark1"/>
            </w:pPr>
            <w:r w:rsidRPr="008E1ECE">
              <w:t xml:space="preserve">если в теге TPP_BPR указано значение </w:t>
            </w:r>
            <w:r w:rsidRPr="008E1ECE">
              <w:rPr>
                <w:rStyle w:val="aff2"/>
                <w:b w:val="0"/>
              </w:rPr>
              <w:t>true</w:t>
            </w:r>
            <w:r w:rsidRPr="008E1ECE">
              <w:rPr>
                <w:rStyle w:val="aff2"/>
              </w:rPr>
              <w:t xml:space="preserve"> </w:t>
            </w:r>
            <w:r w:rsidRPr="008E1ECE">
              <w:rPr>
                <w:rStyle w:val="aff2"/>
                <w:b w:val="0"/>
              </w:rPr>
              <w:t>И в теге</w:t>
            </w:r>
            <w:r w:rsidRPr="008E1ECE">
              <w:rPr>
                <w:rStyle w:val="aff2"/>
              </w:rPr>
              <w:t xml:space="preserve"> </w:t>
            </w:r>
            <w:r w:rsidRPr="008E1ECE">
              <w:rPr>
                <w:lang w:val="en-US"/>
              </w:rPr>
              <w:t>FS</w:t>
            </w:r>
            <w:r w:rsidRPr="008E1ECE">
              <w:t>_</w:t>
            </w:r>
            <w:r w:rsidRPr="008E1ECE">
              <w:rPr>
                <w:lang w:val="en-US"/>
              </w:rPr>
              <w:t>TSE</w:t>
            </w:r>
            <w:r w:rsidRPr="008E1ECE">
              <w:t>_</w:t>
            </w:r>
            <w:r w:rsidRPr="008E1ECE">
              <w:rPr>
                <w:lang w:val="en-US"/>
              </w:rPr>
              <w:t>TAB</w:t>
            </w:r>
            <w:r w:rsidRPr="008E1ECE">
              <w:t>0401060_</w:t>
            </w:r>
            <w:r w:rsidRPr="008E1ECE">
              <w:rPr>
                <w:lang w:val="en-US"/>
              </w:rPr>
              <w:t>LIST</w:t>
            </w:r>
            <w:r w:rsidRPr="008E1ECE">
              <w:t>:</w:t>
            </w:r>
            <w:r w:rsidRPr="008E1ECE">
              <w:rPr>
                <w:lang w:val="en-US"/>
              </w:rPr>
              <w:t>DetCodeObjectPayer</w:t>
            </w:r>
            <w:r w:rsidRPr="008E1ECE">
              <w:t xml:space="preserve"> указан значение «1000001»</w:t>
            </w:r>
            <w:r w:rsidR="00A719C8" w:rsidRPr="008E1ECE">
              <w:t xml:space="preserve"> </w:t>
            </w:r>
          </w:p>
          <w:p w14:paraId="64E60C23" w14:textId="6FDA992E" w:rsidR="00836669" w:rsidRPr="008E1ECE" w:rsidRDefault="00A719C8" w:rsidP="00A719C8">
            <w:pPr>
              <w:pStyle w:val="GOSTTablenorm"/>
              <w:suppressAutoHyphens/>
            </w:pPr>
            <w:r w:rsidRPr="008E1ECE">
              <w:t xml:space="preserve">ИЛИ </w:t>
            </w:r>
          </w:p>
          <w:p w14:paraId="6654C0A5" w14:textId="2AF32FD0" w:rsidR="00A719C8" w:rsidRPr="008E1ECE" w:rsidRDefault="00A719C8" w:rsidP="00A719C8">
            <w:pPr>
              <w:pStyle w:val="GOSTTableListMark1"/>
            </w:pPr>
            <w:r w:rsidRPr="008E1ECE">
              <w:t xml:space="preserve">в теге </w:t>
            </w:r>
            <w:r w:rsidR="003A6477" w:rsidRPr="008E1ECE">
              <w:t>SI_ReturnLastSig</w:t>
            </w:r>
            <w:r w:rsidR="003A6477" w:rsidRPr="008E1ECE">
              <w:rPr>
                <w:lang w:val="en-US"/>
              </w:rPr>
              <w:t>n</w:t>
            </w:r>
            <w:r w:rsidR="003A6477" w:rsidRPr="008E1ECE">
              <w:t xml:space="preserve"> </w:t>
            </w:r>
            <w:r w:rsidRPr="008E1ECE">
              <w:t xml:space="preserve">указано значение </w:t>
            </w:r>
            <w:r w:rsidRPr="008E1ECE">
              <w:rPr>
                <w:rStyle w:val="aff2"/>
                <w:b w:val="0"/>
              </w:rPr>
              <w:t>true</w:t>
            </w:r>
          </w:p>
          <w:p w14:paraId="2EF4F0F4" w14:textId="6A5EADDB" w:rsidR="000750EB" w:rsidRPr="008E1ECE" w:rsidRDefault="00A7191B" w:rsidP="000750EB">
            <w:pPr>
              <w:pStyle w:val="GOSTTablenorm"/>
            </w:pPr>
            <w:r w:rsidRPr="008E1ECE">
              <w:t xml:space="preserve">Заполняется значением </w:t>
            </w:r>
            <w:r w:rsidRPr="008E1ECE">
              <w:rPr>
                <w:b/>
              </w:rPr>
              <w:t>БПР_ТЕК</w:t>
            </w:r>
            <w:r w:rsidR="000750EB" w:rsidRPr="008E1ECE">
              <w:t>:</w:t>
            </w:r>
          </w:p>
          <w:p w14:paraId="3464D571" w14:textId="7DEE9CFB" w:rsidR="000750EB" w:rsidRPr="008E1ECE" w:rsidDel="003A6477" w:rsidRDefault="00A7191B" w:rsidP="007D087D">
            <w:pPr>
              <w:pStyle w:val="GOSTTableListMark1"/>
              <w:rPr>
                <w:ins w:id="6210" w:author="Щербань О.И. TSE-120454" w:date="2026-02-17T20:24:00Z"/>
                <w:del w:id="6211" w:author="Щербань О.И. TSE-120870" w:date="2026-03-03T14:45:00Z"/>
              </w:rPr>
            </w:pPr>
            <w:r w:rsidRPr="008E1ECE">
              <w:t xml:space="preserve"> если в теге TPP_BPR указано значение </w:t>
            </w:r>
            <w:r w:rsidRPr="008E1ECE">
              <w:rPr>
                <w:rStyle w:val="aff2"/>
                <w:b w:val="0"/>
              </w:rPr>
              <w:t>true</w:t>
            </w:r>
            <w:r w:rsidRPr="008E1ECE">
              <w:rPr>
                <w:rStyle w:val="aff2"/>
              </w:rPr>
              <w:t xml:space="preserve"> </w:t>
            </w:r>
            <w:r w:rsidRPr="008E1ECE">
              <w:rPr>
                <w:rStyle w:val="aff2"/>
                <w:b w:val="0"/>
              </w:rPr>
              <w:t>И в теге</w:t>
            </w:r>
            <w:r w:rsidRPr="008E1ECE">
              <w:rPr>
                <w:rStyle w:val="aff2"/>
              </w:rPr>
              <w:t xml:space="preserve"> </w:t>
            </w:r>
            <w:r w:rsidRPr="008E1ECE">
              <w:rPr>
                <w:lang w:val="en-US"/>
              </w:rPr>
              <w:t>FS</w:t>
            </w:r>
            <w:r w:rsidRPr="008E1ECE">
              <w:t>_</w:t>
            </w:r>
            <w:r w:rsidRPr="008E1ECE">
              <w:rPr>
                <w:lang w:val="en-US"/>
              </w:rPr>
              <w:t>TSE</w:t>
            </w:r>
            <w:r w:rsidRPr="008E1ECE">
              <w:t>_</w:t>
            </w:r>
            <w:r w:rsidRPr="008E1ECE">
              <w:rPr>
                <w:lang w:val="en-US"/>
              </w:rPr>
              <w:t>TAB</w:t>
            </w:r>
            <w:r w:rsidRPr="008E1ECE">
              <w:t>0401060_</w:t>
            </w:r>
            <w:r w:rsidRPr="008E1ECE">
              <w:rPr>
                <w:lang w:val="en-US"/>
              </w:rPr>
              <w:t>LIST</w:t>
            </w:r>
            <w:r w:rsidRPr="008E1ECE">
              <w:t>:</w:t>
            </w:r>
            <w:r w:rsidRPr="008E1ECE">
              <w:rPr>
                <w:lang w:val="en-US"/>
              </w:rPr>
              <w:t>DetCodeObjectPayer</w:t>
            </w:r>
            <w:r w:rsidRPr="008E1ECE">
              <w:t xml:space="preserve"> указан значение </w:t>
            </w:r>
            <w:r w:rsidRPr="008E1ECE">
              <w:rPr>
                <w:b/>
              </w:rPr>
              <w:t>отличное от</w:t>
            </w:r>
            <w:r w:rsidRPr="008E1ECE">
              <w:t xml:space="preserve"> «1000001» </w:t>
            </w:r>
            <w:del w:id="6212" w:author="Щербань О.И. TSE-120870" w:date="2026-03-03T14:45:00Z">
              <w:r w:rsidRPr="008E1ECE" w:rsidDel="003A6477">
                <w:delText xml:space="preserve">ИЛИ </w:delText>
              </w:r>
            </w:del>
          </w:p>
          <w:p w14:paraId="09F2A3A2" w14:textId="0F3C0C61" w:rsidR="00A7191B" w:rsidRPr="008E1ECE" w:rsidRDefault="00B56D63" w:rsidP="003A6477">
            <w:pPr>
              <w:pStyle w:val="GOSTTableListMark1"/>
            </w:pPr>
            <w:ins w:id="6213" w:author="Щербань О.И. TSE-120454" w:date="2026-02-17T20:25:00Z">
              <w:del w:id="6214" w:author="Щербань О.И. TSE-120870" w:date="2026-03-03T14:45:00Z">
                <w:r w:rsidRPr="008E1ECE" w:rsidDel="003A6477">
                  <w:delText xml:space="preserve">Если в теге TPP_BPR указано значение </w:delText>
                </w:r>
                <w:r w:rsidRPr="008E1ECE" w:rsidDel="003A6477">
                  <w:rPr>
                    <w:rStyle w:val="aff2"/>
                    <w:b w:val="0"/>
                    <w:bCs w:val="0"/>
                  </w:rPr>
                  <w:delText xml:space="preserve">true И </w:delText>
                </w:r>
              </w:del>
            </w:ins>
            <w:del w:id="6215" w:author="Щербань О.И. TSE-120870" w:date="2026-03-03T14:45:00Z">
              <w:r w:rsidR="00A7191B" w:rsidRPr="008E1ECE" w:rsidDel="003A6477">
                <w:delText>тег FS_TSE_TAB0401060_LIST:DetCodeObjectPayer НЕ заполнен</w:delText>
              </w:r>
            </w:del>
            <w:ins w:id="6216" w:author="Щербань О.И. TSE-120454" w:date="2026-02-17T20:26:00Z">
              <w:del w:id="6217" w:author="Щербань О.И. TSE-120870" w:date="2026-03-03T14:45:00Z">
                <w:r w:rsidRPr="008E1ECE" w:rsidDel="003A6477">
                  <w:delText>,</w:delText>
                </w:r>
              </w:del>
            </w:ins>
            <w:del w:id="6218" w:author="Щербань О.И. TSE-120870" w:date="2026-03-03T14:45:00Z">
              <w:r w:rsidR="00A7191B" w:rsidRPr="008E1ECE" w:rsidDel="003A6477">
                <w:delText xml:space="preserve"> </w:delText>
              </w:r>
            </w:del>
            <w:ins w:id="6219" w:author="Щербань О.И. TSE-120454" w:date="2026-02-17T20:24:00Z">
              <w:del w:id="6220" w:author="Щербань О.И. TSE-120870" w:date="2026-03-03T14:45:00Z">
                <w:r w:rsidR="000750EB" w:rsidRPr="008E1ECE" w:rsidDel="003A6477">
                  <w:delText xml:space="preserve"> </w:delText>
                </w:r>
                <w:r w:rsidR="000750EB" w:rsidRPr="007C1DF9" w:rsidDel="003A6477">
                  <w:rPr>
                    <w:highlight w:val="cyan"/>
                  </w:rPr>
                  <w:delText xml:space="preserve">И в теге TPP_ReturnLastSign указано значение </w:delText>
                </w:r>
                <w:r w:rsidR="000750EB" w:rsidRPr="007C1DF9" w:rsidDel="003A6477">
                  <w:rPr>
                    <w:rStyle w:val="aff2"/>
                    <w:b w:val="0"/>
                    <w:bCs w:val="0"/>
                    <w:highlight w:val="cyan"/>
                  </w:rPr>
                  <w:delText>false</w:delText>
                </w:r>
              </w:del>
            </w:ins>
          </w:p>
        </w:tc>
      </w:tr>
      <w:tr w:rsidR="00836669" w:rsidRPr="00C644BE" w14:paraId="21433688" w14:textId="77777777" w:rsidTr="0004239F">
        <w:tc>
          <w:tcPr>
            <w:tcW w:w="1081" w:type="pct"/>
            <w:tcBorders>
              <w:top w:val="single" w:sz="4" w:space="0" w:color="auto"/>
              <w:left w:val="single" w:sz="4" w:space="0" w:color="auto"/>
              <w:bottom w:val="single" w:sz="4" w:space="0" w:color="auto"/>
              <w:right w:val="single" w:sz="4" w:space="0" w:color="auto"/>
            </w:tcBorders>
          </w:tcPr>
          <w:p w14:paraId="3AE904AC" w14:textId="71D7AC4B" w:rsidR="00836669" w:rsidRPr="0000268E" w:rsidRDefault="00836669" w:rsidP="001006D9">
            <w:pPr>
              <w:pStyle w:val="GOSTTablenorm"/>
              <w:suppressAutoHyphens/>
              <w:rPr>
                <w:color w:val="000000" w:themeColor="text1"/>
              </w:rPr>
            </w:pPr>
            <w:r w:rsidRPr="0000268E">
              <w:rPr>
                <w:color w:val="000000" w:themeColor="text1"/>
              </w:rPr>
              <w:t>ДЗ_плательщика</w:t>
            </w:r>
          </w:p>
        </w:tc>
        <w:tc>
          <w:tcPr>
            <w:tcW w:w="316" w:type="pct"/>
            <w:tcBorders>
              <w:top w:val="single" w:sz="4" w:space="0" w:color="auto"/>
              <w:left w:val="single" w:sz="4" w:space="0" w:color="auto"/>
              <w:bottom w:val="single" w:sz="4" w:space="0" w:color="auto"/>
              <w:right w:val="single" w:sz="4" w:space="0" w:color="auto"/>
            </w:tcBorders>
          </w:tcPr>
          <w:p w14:paraId="18650890" w14:textId="5B697724" w:rsidR="00836669" w:rsidRPr="0070312D" w:rsidRDefault="00836669" w:rsidP="001006D9">
            <w:pPr>
              <w:pStyle w:val="GOSTTablenorm"/>
              <w:suppressAutoHyphens/>
            </w:pPr>
            <w:r w:rsidRPr="0070312D">
              <w:t>нет</w:t>
            </w:r>
          </w:p>
        </w:tc>
        <w:tc>
          <w:tcPr>
            <w:tcW w:w="1169" w:type="pct"/>
            <w:tcBorders>
              <w:top w:val="single" w:sz="4" w:space="0" w:color="auto"/>
              <w:left w:val="single" w:sz="4" w:space="0" w:color="auto"/>
              <w:bottom w:val="single" w:sz="4" w:space="0" w:color="auto"/>
              <w:right w:val="single" w:sz="4" w:space="0" w:color="auto"/>
            </w:tcBorders>
          </w:tcPr>
          <w:p w14:paraId="77063A20" w14:textId="589A602C" w:rsidR="00836669" w:rsidRPr="0070312D" w:rsidRDefault="00725B6F" w:rsidP="00813D10">
            <w:pPr>
              <w:pStyle w:val="GOSTTablenorm"/>
            </w:pPr>
            <w:r w:rsidRPr="0070312D">
              <w:t xml:space="preserve">Признак </w:t>
            </w:r>
            <w:r w:rsidRPr="0070312D">
              <w:rPr>
                <w:szCs w:val="24"/>
              </w:rPr>
              <w:t>отражения дебиторской задолженности на ЛС плательщика</w:t>
            </w:r>
          </w:p>
        </w:tc>
        <w:tc>
          <w:tcPr>
            <w:tcW w:w="1127" w:type="pct"/>
            <w:tcBorders>
              <w:top w:val="single" w:sz="4" w:space="0" w:color="auto"/>
              <w:left w:val="single" w:sz="4" w:space="0" w:color="auto"/>
              <w:bottom w:val="single" w:sz="4" w:space="0" w:color="auto"/>
              <w:right w:val="single" w:sz="4" w:space="0" w:color="auto"/>
            </w:tcBorders>
          </w:tcPr>
          <w:p w14:paraId="44F0D835" w14:textId="1C9982B9" w:rsidR="00836669" w:rsidRPr="0070312D" w:rsidRDefault="00725B6F" w:rsidP="00725B6F">
            <w:pPr>
              <w:pStyle w:val="GOSTTablenorm"/>
              <w:ind w:left="0"/>
            </w:pPr>
            <w:r w:rsidRPr="0070312D">
              <w:t>SignDebitDebt</w:t>
            </w:r>
          </w:p>
        </w:tc>
        <w:tc>
          <w:tcPr>
            <w:tcW w:w="1307" w:type="pct"/>
            <w:tcBorders>
              <w:top w:val="single" w:sz="4" w:space="0" w:color="auto"/>
              <w:left w:val="single" w:sz="4" w:space="0" w:color="auto"/>
              <w:bottom w:val="single" w:sz="4" w:space="0" w:color="auto"/>
              <w:right w:val="single" w:sz="4" w:space="0" w:color="auto"/>
            </w:tcBorders>
          </w:tcPr>
          <w:p w14:paraId="66A34963" w14:textId="6FB6F1E0" w:rsidR="00836669" w:rsidRPr="0070312D" w:rsidRDefault="00725B6F" w:rsidP="001006D9">
            <w:pPr>
              <w:pStyle w:val="GOSTTablenorm"/>
              <w:suppressAutoHyphens/>
            </w:pPr>
            <w:r w:rsidRPr="0070312D">
              <w:t>-</w:t>
            </w:r>
          </w:p>
        </w:tc>
      </w:tr>
      <w:tr w:rsidR="00C947A6" w:rsidRPr="00C644BE" w14:paraId="299B46B4" w14:textId="77777777" w:rsidTr="0004239F">
        <w:tc>
          <w:tcPr>
            <w:tcW w:w="1081" w:type="pct"/>
            <w:tcBorders>
              <w:top w:val="single" w:sz="4" w:space="0" w:color="auto"/>
              <w:left w:val="single" w:sz="4" w:space="0" w:color="auto"/>
              <w:bottom w:val="single" w:sz="4" w:space="0" w:color="auto"/>
              <w:right w:val="single" w:sz="4" w:space="0" w:color="auto"/>
            </w:tcBorders>
            <w:hideMark/>
          </w:tcPr>
          <w:p w14:paraId="14026422" w14:textId="77777777" w:rsidR="00C947A6" w:rsidRPr="0070312D" w:rsidRDefault="00C947A6" w:rsidP="00BA182F">
            <w:pPr>
              <w:pStyle w:val="GOSTTablenorm"/>
              <w:suppressAutoHyphens/>
            </w:pPr>
            <w:r w:rsidRPr="0070312D">
              <w:t>Код_валюты</w:t>
            </w:r>
          </w:p>
        </w:tc>
        <w:tc>
          <w:tcPr>
            <w:tcW w:w="316" w:type="pct"/>
            <w:tcBorders>
              <w:top w:val="single" w:sz="4" w:space="0" w:color="auto"/>
              <w:left w:val="single" w:sz="4" w:space="0" w:color="auto"/>
              <w:bottom w:val="single" w:sz="4" w:space="0" w:color="auto"/>
              <w:right w:val="single" w:sz="4" w:space="0" w:color="auto"/>
            </w:tcBorders>
            <w:hideMark/>
          </w:tcPr>
          <w:p w14:paraId="3AC830B0" w14:textId="77777777" w:rsidR="00C947A6" w:rsidRPr="0070312D" w:rsidRDefault="00C947A6" w:rsidP="00BA182F">
            <w:pPr>
              <w:pStyle w:val="GOSTTablenorm"/>
              <w:suppressAutoHyphens/>
            </w:pPr>
            <w:r w:rsidRPr="0070312D">
              <w:t>да</w:t>
            </w:r>
          </w:p>
        </w:tc>
        <w:tc>
          <w:tcPr>
            <w:tcW w:w="1169" w:type="pct"/>
            <w:tcBorders>
              <w:top w:val="single" w:sz="4" w:space="0" w:color="auto"/>
              <w:left w:val="single" w:sz="4" w:space="0" w:color="auto"/>
              <w:bottom w:val="single" w:sz="4" w:space="0" w:color="auto"/>
              <w:right w:val="single" w:sz="4" w:space="0" w:color="auto"/>
            </w:tcBorders>
            <w:hideMark/>
          </w:tcPr>
          <w:p w14:paraId="2D009C97" w14:textId="77777777" w:rsidR="00C947A6" w:rsidRPr="0070312D" w:rsidRDefault="00C947A6" w:rsidP="00BA182F">
            <w:pPr>
              <w:pStyle w:val="GOSTTablenorm"/>
              <w:suppressAutoHyphens/>
            </w:pPr>
            <w:r w:rsidRPr="0070312D">
              <w:t>Код валюты по ОКВ</w:t>
            </w:r>
          </w:p>
        </w:tc>
        <w:tc>
          <w:tcPr>
            <w:tcW w:w="1127" w:type="pct"/>
            <w:tcBorders>
              <w:top w:val="single" w:sz="4" w:space="0" w:color="auto"/>
              <w:left w:val="single" w:sz="4" w:space="0" w:color="auto"/>
              <w:bottom w:val="single" w:sz="4" w:space="0" w:color="auto"/>
              <w:right w:val="single" w:sz="4" w:space="0" w:color="auto"/>
            </w:tcBorders>
            <w:hideMark/>
          </w:tcPr>
          <w:p w14:paraId="0B841FBB" w14:textId="22E33A49" w:rsidR="00C947A6" w:rsidRPr="0070312D" w:rsidRDefault="00152A40" w:rsidP="00BA182F">
            <w:pPr>
              <w:pStyle w:val="GOSTTablenorm"/>
              <w:suppressAutoHyphens/>
            </w:pPr>
            <w:r w:rsidRPr="0070312D">
              <w:t>INVOICE_CURRENCY_CODE</w:t>
            </w:r>
          </w:p>
        </w:tc>
        <w:tc>
          <w:tcPr>
            <w:tcW w:w="1307" w:type="pct"/>
            <w:tcBorders>
              <w:top w:val="single" w:sz="4" w:space="0" w:color="auto"/>
              <w:left w:val="single" w:sz="4" w:space="0" w:color="auto"/>
              <w:bottom w:val="single" w:sz="4" w:space="0" w:color="auto"/>
              <w:right w:val="single" w:sz="4" w:space="0" w:color="auto"/>
            </w:tcBorders>
            <w:hideMark/>
          </w:tcPr>
          <w:p w14:paraId="66C1F85C" w14:textId="77777777" w:rsidR="00C947A6" w:rsidRPr="0070312D" w:rsidRDefault="00C947A6" w:rsidP="00BA182F">
            <w:pPr>
              <w:pStyle w:val="GOSTTablenorm"/>
              <w:suppressAutoHyphens/>
            </w:pPr>
            <w:r w:rsidRPr="0070312D">
              <w:t>В составе документа может приходить как цифровой, так и буквенный код валюты.</w:t>
            </w:r>
          </w:p>
          <w:p w14:paraId="3A61E0CD" w14:textId="77777777" w:rsidR="00C947A6" w:rsidRPr="0070312D" w:rsidRDefault="00C947A6" w:rsidP="006E22DD">
            <w:pPr>
              <w:pStyle w:val="GOSTTableListNum10"/>
              <w:numPr>
                <w:ilvl w:val="0"/>
                <w:numId w:val="37"/>
              </w:numPr>
              <w:suppressAutoHyphens/>
            </w:pPr>
            <w:r w:rsidRPr="0070312D">
              <w:t>если код валюты пришел цифровой, то в атрибут его значение записывается в неизменном виде;</w:t>
            </w:r>
          </w:p>
          <w:p w14:paraId="57F9EA38" w14:textId="594C69C4" w:rsidR="00C947A6" w:rsidRPr="0070312D" w:rsidRDefault="00C947A6" w:rsidP="00135122">
            <w:pPr>
              <w:pStyle w:val="GOSTTableListNum10"/>
              <w:numPr>
                <w:ilvl w:val="0"/>
                <w:numId w:val="30"/>
              </w:numPr>
              <w:suppressAutoHyphens/>
            </w:pPr>
            <w:r w:rsidRPr="0070312D">
              <w:t>если код валюты пришел буквенный, то в атрибут его значение записывается после преобразования в цифровой по данным справочника «Общероссийский классификатор валют (ОКВ)»</w:t>
            </w:r>
            <w:r w:rsidR="00FC2C93" w:rsidRPr="0070312D">
              <w:fldChar w:fldCharType="begin"/>
            </w:r>
            <w:r w:rsidR="00FC2C93" w:rsidRPr="0070312D">
              <w:instrText xml:space="preserve"> NOTEREF _Ref192751899 \f \h </w:instrText>
            </w:r>
            <w:r w:rsidR="0070312D">
              <w:instrText xml:space="preserve"> \* MERGEFORMAT </w:instrText>
            </w:r>
            <w:r w:rsidR="00FC2C93" w:rsidRPr="0070312D">
              <w:fldChar w:fldCharType="separate"/>
            </w:r>
            <w:r w:rsidR="00CE7795" w:rsidRPr="00CE7795">
              <w:rPr>
                <w:rStyle w:val="af6"/>
              </w:rPr>
              <w:t>7</w:t>
            </w:r>
            <w:r w:rsidR="00FC2C93" w:rsidRPr="0070312D">
              <w:fldChar w:fldCharType="end"/>
            </w:r>
            <w:r w:rsidR="00FC2C93" w:rsidRPr="0070312D">
              <w:rPr>
                <w:rStyle w:val="afff4"/>
              </w:rPr>
              <w:t xml:space="preserve"> </w:t>
            </w:r>
          </w:p>
        </w:tc>
      </w:tr>
      <w:tr w:rsidR="00C947A6" w:rsidRPr="00C644BE" w14:paraId="009ACA47" w14:textId="77777777" w:rsidTr="0004239F">
        <w:tc>
          <w:tcPr>
            <w:tcW w:w="1081" w:type="pct"/>
            <w:tcBorders>
              <w:top w:val="single" w:sz="4" w:space="0" w:color="auto"/>
              <w:left w:val="single" w:sz="4" w:space="0" w:color="auto"/>
              <w:bottom w:val="single" w:sz="4" w:space="0" w:color="auto"/>
              <w:right w:val="single" w:sz="4" w:space="0" w:color="auto"/>
            </w:tcBorders>
            <w:hideMark/>
          </w:tcPr>
          <w:p w14:paraId="44F4317F" w14:textId="77777777" w:rsidR="00C947A6" w:rsidRPr="0070312D" w:rsidRDefault="00C947A6" w:rsidP="00BA182F">
            <w:pPr>
              <w:pStyle w:val="GOSTTablenorm"/>
              <w:suppressAutoHyphens/>
            </w:pPr>
            <w:r w:rsidRPr="0070312D">
              <w:rPr>
                <w:szCs w:val="22"/>
              </w:rPr>
              <w:t>Код_валюты_учета</w:t>
            </w:r>
          </w:p>
        </w:tc>
        <w:tc>
          <w:tcPr>
            <w:tcW w:w="316" w:type="pct"/>
            <w:tcBorders>
              <w:top w:val="single" w:sz="4" w:space="0" w:color="auto"/>
              <w:left w:val="single" w:sz="4" w:space="0" w:color="auto"/>
              <w:bottom w:val="single" w:sz="4" w:space="0" w:color="auto"/>
              <w:right w:val="single" w:sz="4" w:space="0" w:color="auto"/>
            </w:tcBorders>
            <w:hideMark/>
          </w:tcPr>
          <w:p w14:paraId="671BA143" w14:textId="77777777" w:rsidR="00C947A6" w:rsidRPr="0070312D" w:rsidRDefault="00C947A6" w:rsidP="00BA182F">
            <w:pPr>
              <w:pStyle w:val="GOSTTablenorm"/>
              <w:suppressAutoHyphens/>
            </w:pPr>
            <w:r w:rsidRPr="0070312D">
              <w:rPr>
                <w:szCs w:val="22"/>
              </w:rPr>
              <w:t>да</w:t>
            </w:r>
          </w:p>
        </w:tc>
        <w:tc>
          <w:tcPr>
            <w:tcW w:w="1169" w:type="pct"/>
            <w:tcBorders>
              <w:top w:val="single" w:sz="4" w:space="0" w:color="auto"/>
              <w:left w:val="single" w:sz="4" w:space="0" w:color="auto"/>
              <w:bottom w:val="single" w:sz="4" w:space="0" w:color="auto"/>
              <w:right w:val="single" w:sz="4" w:space="0" w:color="auto"/>
            </w:tcBorders>
            <w:hideMark/>
          </w:tcPr>
          <w:p w14:paraId="2A067629" w14:textId="77777777" w:rsidR="00C947A6" w:rsidRPr="0070312D" w:rsidRDefault="00C947A6" w:rsidP="00BA182F">
            <w:pPr>
              <w:pStyle w:val="GOSTTablenorm"/>
              <w:suppressAutoHyphens/>
            </w:pPr>
            <w:r w:rsidRPr="0070312D">
              <w:rPr>
                <w:szCs w:val="22"/>
              </w:rPr>
              <w:t>Код валюты учета по ОКВ</w:t>
            </w:r>
          </w:p>
        </w:tc>
        <w:tc>
          <w:tcPr>
            <w:tcW w:w="1127" w:type="pct"/>
            <w:tcBorders>
              <w:top w:val="single" w:sz="4" w:space="0" w:color="auto"/>
              <w:left w:val="single" w:sz="4" w:space="0" w:color="auto"/>
              <w:bottom w:val="single" w:sz="4" w:space="0" w:color="auto"/>
              <w:right w:val="single" w:sz="4" w:space="0" w:color="auto"/>
            </w:tcBorders>
            <w:hideMark/>
          </w:tcPr>
          <w:p w14:paraId="54EFCF2C" w14:textId="77777777" w:rsidR="00C947A6" w:rsidRPr="0070312D" w:rsidRDefault="00C947A6" w:rsidP="00BA182F">
            <w:pPr>
              <w:pStyle w:val="GOSTTablenorm"/>
              <w:suppressAutoHyphens/>
            </w:pPr>
            <w:r w:rsidRPr="0070312D">
              <w:t>-</w:t>
            </w:r>
          </w:p>
        </w:tc>
        <w:tc>
          <w:tcPr>
            <w:tcW w:w="1307" w:type="pct"/>
            <w:tcBorders>
              <w:top w:val="single" w:sz="4" w:space="0" w:color="auto"/>
              <w:left w:val="single" w:sz="4" w:space="0" w:color="auto"/>
              <w:bottom w:val="single" w:sz="4" w:space="0" w:color="auto"/>
              <w:right w:val="single" w:sz="4" w:space="0" w:color="auto"/>
            </w:tcBorders>
            <w:hideMark/>
          </w:tcPr>
          <w:p w14:paraId="0EEBA161" w14:textId="77777777" w:rsidR="00C947A6" w:rsidRPr="0070312D" w:rsidRDefault="00C947A6" w:rsidP="00BA182F">
            <w:pPr>
              <w:pStyle w:val="GOSTTablenorm"/>
              <w:suppressAutoHyphens/>
            </w:pPr>
            <w:r w:rsidRPr="0070312D">
              <w:t>Указывается значение «643»</w:t>
            </w:r>
          </w:p>
        </w:tc>
      </w:tr>
      <w:tr w:rsidR="00C947A6" w:rsidRPr="00C644BE" w14:paraId="7B6CAC46" w14:textId="77777777" w:rsidTr="0004239F">
        <w:tc>
          <w:tcPr>
            <w:tcW w:w="1081" w:type="pct"/>
            <w:tcBorders>
              <w:top w:val="single" w:sz="4" w:space="0" w:color="auto"/>
              <w:left w:val="single" w:sz="4" w:space="0" w:color="auto"/>
              <w:bottom w:val="single" w:sz="4" w:space="0" w:color="auto"/>
              <w:right w:val="single" w:sz="4" w:space="0" w:color="auto"/>
            </w:tcBorders>
            <w:hideMark/>
          </w:tcPr>
          <w:p w14:paraId="4D4EB692" w14:textId="77777777" w:rsidR="00C947A6" w:rsidRPr="0070312D" w:rsidRDefault="00C947A6" w:rsidP="00BA182F">
            <w:pPr>
              <w:pStyle w:val="GOSTTablenorm"/>
              <w:suppressAutoHyphens/>
            </w:pPr>
            <w:r w:rsidRPr="0070312D">
              <w:t>Дата_ввода_в_действие</w:t>
            </w:r>
          </w:p>
        </w:tc>
        <w:tc>
          <w:tcPr>
            <w:tcW w:w="316" w:type="pct"/>
            <w:tcBorders>
              <w:top w:val="single" w:sz="4" w:space="0" w:color="auto"/>
              <w:left w:val="single" w:sz="4" w:space="0" w:color="auto"/>
              <w:bottom w:val="single" w:sz="4" w:space="0" w:color="auto"/>
              <w:right w:val="single" w:sz="4" w:space="0" w:color="auto"/>
            </w:tcBorders>
            <w:hideMark/>
          </w:tcPr>
          <w:p w14:paraId="5FBEE265" w14:textId="77777777" w:rsidR="00C947A6" w:rsidRPr="0070312D" w:rsidRDefault="00C947A6" w:rsidP="00BA182F">
            <w:pPr>
              <w:pStyle w:val="GOSTTablenorm"/>
              <w:suppressAutoHyphens/>
            </w:pPr>
            <w:r w:rsidRPr="0070312D">
              <w:t>да</w:t>
            </w:r>
          </w:p>
        </w:tc>
        <w:tc>
          <w:tcPr>
            <w:tcW w:w="1169" w:type="pct"/>
            <w:tcBorders>
              <w:top w:val="single" w:sz="4" w:space="0" w:color="auto"/>
              <w:left w:val="single" w:sz="4" w:space="0" w:color="auto"/>
              <w:bottom w:val="single" w:sz="4" w:space="0" w:color="auto"/>
              <w:right w:val="single" w:sz="4" w:space="0" w:color="auto"/>
            </w:tcBorders>
            <w:hideMark/>
          </w:tcPr>
          <w:p w14:paraId="39001C73" w14:textId="77777777" w:rsidR="00C947A6" w:rsidRPr="0070312D" w:rsidRDefault="00C947A6" w:rsidP="00BA182F">
            <w:pPr>
              <w:pStyle w:val="GOSTTablenorm"/>
              <w:suppressAutoHyphens/>
            </w:pPr>
            <w:r w:rsidRPr="0070312D">
              <w:t>Дата ввода в действие</w:t>
            </w:r>
          </w:p>
        </w:tc>
        <w:tc>
          <w:tcPr>
            <w:tcW w:w="1127" w:type="pct"/>
            <w:tcBorders>
              <w:top w:val="single" w:sz="4" w:space="0" w:color="auto"/>
              <w:left w:val="single" w:sz="4" w:space="0" w:color="auto"/>
              <w:bottom w:val="single" w:sz="4" w:space="0" w:color="auto"/>
              <w:right w:val="single" w:sz="4" w:space="0" w:color="auto"/>
            </w:tcBorders>
            <w:hideMark/>
          </w:tcPr>
          <w:p w14:paraId="545046DC" w14:textId="77777777" w:rsidR="00C947A6" w:rsidRPr="0070312D" w:rsidRDefault="00C947A6" w:rsidP="00BA182F">
            <w:pPr>
              <w:pStyle w:val="GOSTTablenorm"/>
              <w:suppressAutoHyphens/>
            </w:pPr>
            <w:r w:rsidRPr="0070312D">
              <w:t>SettlementDate (из заголовка запроса)</w:t>
            </w:r>
          </w:p>
        </w:tc>
        <w:tc>
          <w:tcPr>
            <w:tcW w:w="1307" w:type="pct"/>
            <w:tcBorders>
              <w:top w:val="single" w:sz="4" w:space="0" w:color="auto"/>
              <w:left w:val="single" w:sz="4" w:space="0" w:color="auto"/>
              <w:bottom w:val="single" w:sz="4" w:space="0" w:color="auto"/>
              <w:right w:val="single" w:sz="4" w:space="0" w:color="auto"/>
            </w:tcBorders>
            <w:hideMark/>
          </w:tcPr>
          <w:p w14:paraId="26BB5305" w14:textId="77777777" w:rsidR="00C947A6" w:rsidRPr="0070312D" w:rsidRDefault="00C947A6" w:rsidP="00BA182F">
            <w:pPr>
              <w:pStyle w:val="GOSTTablenorm"/>
              <w:suppressAutoHyphens/>
            </w:pPr>
            <w:r w:rsidRPr="0070312D">
              <w:t>Для данного типа документов Дата_ввода_в_действие = Дата_отражения_в_учете</w:t>
            </w:r>
          </w:p>
        </w:tc>
      </w:tr>
      <w:tr w:rsidR="00C947A6" w:rsidRPr="00C644BE" w14:paraId="5477DD60" w14:textId="77777777" w:rsidTr="0004239F">
        <w:tc>
          <w:tcPr>
            <w:tcW w:w="1081" w:type="pct"/>
            <w:tcBorders>
              <w:top w:val="single" w:sz="4" w:space="0" w:color="auto"/>
              <w:left w:val="single" w:sz="4" w:space="0" w:color="auto"/>
              <w:bottom w:val="single" w:sz="4" w:space="0" w:color="auto"/>
              <w:right w:val="single" w:sz="4" w:space="0" w:color="auto"/>
            </w:tcBorders>
            <w:hideMark/>
          </w:tcPr>
          <w:p w14:paraId="1319E1E2" w14:textId="77777777" w:rsidR="00C947A6" w:rsidRPr="0070312D" w:rsidRDefault="00C947A6" w:rsidP="00BA182F">
            <w:pPr>
              <w:pStyle w:val="GOSTTablenorm"/>
              <w:suppressAutoHyphens/>
            </w:pPr>
            <w:r w:rsidRPr="0070312D">
              <w:t>Уровень_конфиденциальности</w:t>
            </w:r>
          </w:p>
        </w:tc>
        <w:tc>
          <w:tcPr>
            <w:tcW w:w="316" w:type="pct"/>
            <w:tcBorders>
              <w:top w:val="single" w:sz="4" w:space="0" w:color="auto"/>
              <w:left w:val="single" w:sz="4" w:space="0" w:color="auto"/>
              <w:bottom w:val="single" w:sz="4" w:space="0" w:color="auto"/>
              <w:right w:val="single" w:sz="4" w:space="0" w:color="auto"/>
            </w:tcBorders>
            <w:hideMark/>
          </w:tcPr>
          <w:p w14:paraId="62FB56AB" w14:textId="77777777" w:rsidR="00C947A6" w:rsidRPr="0070312D" w:rsidRDefault="00C947A6" w:rsidP="00BA182F">
            <w:pPr>
              <w:pStyle w:val="GOSTTablenorm"/>
              <w:suppressAutoHyphens/>
            </w:pPr>
            <w:r w:rsidRPr="0070312D">
              <w:t>нет</w:t>
            </w:r>
          </w:p>
        </w:tc>
        <w:tc>
          <w:tcPr>
            <w:tcW w:w="1169" w:type="pct"/>
            <w:tcBorders>
              <w:top w:val="single" w:sz="4" w:space="0" w:color="auto"/>
              <w:left w:val="single" w:sz="4" w:space="0" w:color="auto"/>
              <w:bottom w:val="single" w:sz="4" w:space="0" w:color="auto"/>
              <w:right w:val="single" w:sz="4" w:space="0" w:color="auto"/>
            </w:tcBorders>
            <w:hideMark/>
          </w:tcPr>
          <w:p w14:paraId="5F38C778" w14:textId="77777777" w:rsidR="00C947A6" w:rsidRPr="0070312D" w:rsidRDefault="00C947A6" w:rsidP="00BA182F">
            <w:pPr>
              <w:pStyle w:val="GOSTTablenorm"/>
              <w:suppressAutoHyphens/>
            </w:pPr>
            <w:r w:rsidRPr="0070312D">
              <w:t>Уровень конфиденциальности</w:t>
            </w:r>
          </w:p>
        </w:tc>
        <w:tc>
          <w:tcPr>
            <w:tcW w:w="1127" w:type="pct"/>
            <w:tcBorders>
              <w:top w:val="single" w:sz="4" w:space="0" w:color="auto"/>
              <w:left w:val="single" w:sz="4" w:space="0" w:color="auto"/>
              <w:bottom w:val="single" w:sz="4" w:space="0" w:color="auto"/>
              <w:right w:val="single" w:sz="4" w:space="0" w:color="auto"/>
            </w:tcBorders>
            <w:hideMark/>
          </w:tcPr>
          <w:p w14:paraId="20492F45" w14:textId="77777777" w:rsidR="00C947A6" w:rsidRPr="0070312D" w:rsidRDefault="00C947A6" w:rsidP="00BA182F">
            <w:pPr>
              <w:pStyle w:val="GOSTTablenorm"/>
              <w:suppressAutoHyphens/>
            </w:pPr>
            <w:r w:rsidRPr="0070312D">
              <w:rPr>
                <w:szCs w:val="22"/>
              </w:rPr>
              <w:t>StmInfrmtn_AccessLevelStereotype</w:t>
            </w:r>
          </w:p>
        </w:tc>
        <w:tc>
          <w:tcPr>
            <w:tcW w:w="1307" w:type="pct"/>
            <w:tcBorders>
              <w:top w:val="single" w:sz="4" w:space="0" w:color="auto"/>
              <w:left w:val="single" w:sz="4" w:space="0" w:color="auto"/>
              <w:bottom w:val="single" w:sz="4" w:space="0" w:color="auto"/>
              <w:right w:val="single" w:sz="4" w:space="0" w:color="auto"/>
            </w:tcBorders>
            <w:hideMark/>
          </w:tcPr>
          <w:p w14:paraId="32A73A64" w14:textId="77777777" w:rsidR="00C947A6" w:rsidRPr="0070312D" w:rsidRDefault="00C947A6" w:rsidP="00BA182F">
            <w:pPr>
              <w:pStyle w:val="GOSTTablenorm"/>
              <w:suppressAutoHyphens/>
            </w:pPr>
            <w:r w:rsidRPr="0070312D">
              <w:t>-</w:t>
            </w:r>
          </w:p>
        </w:tc>
      </w:tr>
      <w:tr w:rsidR="00405082" w:rsidRPr="00C644BE" w14:paraId="323A1B94" w14:textId="77777777" w:rsidTr="0004239F">
        <w:tc>
          <w:tcPr>
            <w:tcW w:w="1081" w:type="pct"/>
            <w:tcBorders>
              <w:top w:val="single" w:sz="4" w:space="0" w:color="auto"/>
              <w:left w:val="single" w:sz="4" w:space="0" w:color="auto"/>
              <w:bottom w:val="single" w:sz="4" w:space="0" w:color="auto"/>
              <w:right w:val="single" w:sz="4" w:space="0" w:color="auto"/>
            </w:tcBorders>
          </w:tcPr>
          <w:p w14:paraId="0B63F144" w14:textId="502DF9C3" w:rsidR="00405082" w:rsidRPr="00933604" w:rsidRDefault="00405082" w:rsidP="00405082">
            <w:pPr>
              <w:pStyle w:val="GOSTTablenorm"/>
              <w:suppressAutoHyphens/>
            </w:pPr>
            <w:r w:rsidRPr="00933604">
              <w:t>Признак_ПЦ_ЦС_ЛС</w:t>
            </w:r>
          </w:p>
        </w:tc>
        <w:tc>
          <w:tcPr>
            <w:tcW w:w="316" w:type="pct"/>
            <w:tcBorders>
              <w:top w:val="single" w:sz="4" w:space="0" w:color="auto"/>
              <w:left w:val="single" w:sz="4" w:space="0" w:color="auto"/>
              <w:bottom w:val="single" w:sz="4" w:space="0" w:color="auto"/>
              <w:right w:val="single" w:sz="4" w:space="0" w:color="auto"/>
            </w:tcBorders>
          </w:tcPr>
          <w:p w14:paraId="142B7FDE" w14:textId="65480187" w:rsidR="00405082" w:rsidRPr="00933604" w:rsidRDefault="00405082" w:rsidP="00405082">
            <w:pPr>
              <w:pStyle w:val="GOSTTablenorm"/>
              <w:suppressAutoHyphens/>
            </w:pPr>
            <w:r w:rsidRPr="00933604">
              <w:t>нет</w:t>
            </w:r>
          </w:p>
        </w:tc>
        <w:tc>
          <w:tcPr>
            <w:tcW w:w="1169" w:type="pct"/>
            <w:tcBorders>
              <w:top w:val="single" w:sz="4" w:space="0" w:color="auto"/>
              <w:left w:val="single" w:sz="4" w:space="0" w:color="auto"/>
              <w:bottom w:val="single" w:sz="4" w:space="0" w:color="auto"/>
              <w:right w:val="single" w:sz="4" w:space="0" w:color="auto"/>
            </w:tcBorders>
          </w:tcPr>
          <w:p w14:paraId="63D52A08" w14:textId="166F745C" w:rsidR="00405082" w:rsidRPr="00933604" w:rsidRDefault="00405082" w:rsidP="00405082">
            <w:pPr>
              <w:pStyle w:val="GOSTTablenorm"/>
              <w:suppressAutoHyphens/>
            </w:pPr>
            <w:r w:rsidRPr="00933604">
              <w:t>Признак отнесения ТОФК ПЦ к ЦС по ЛС с кодом 71 ФБ</w:t>
            </w:r>
          </w:p>
        </w:tc>
        <w:tc>
          <w:tcPr>
            <w:tcW w:w="1127" w:type="pct"/>
            <w:tcBorders>
              <w:top w:val="single" w:sz="4" w:space="0" w:color="auto"/>
              <w:left w:val="single" w:sz="4" w:space="0" w:color="auto"/>
              <w:bottom w:val="single" w:sz="4" w:space="0" w:color="auto"/>
              <w:right w:val="single" w:sz="4" w:space="0" w:color="auto"/>
            </w:tcBorders>
          </w:tcPr>
          <w:p w14:paraId="03BA7291" w14:textId="37294A1E" w:rsidR="00405082" w:rsidRPr="00933604" w:rsidRDefault="00BF3899" w:rsidP="00405082">
            <w:pPr>
              <w:pStyle w:val="GOSTTablenorm"/>
              <w:suppressAutoHyphens/>
              <w:rPr>
                <w:szCs w:val="22"/>
                <w:lang w:val="en-US"/>
              </w:rPr>
            </w:pPr>
            <w:r w:rsidRPr="00933604">
              <w:rPr>
                <w:lang w:val="en-US"/>
              </w:rPr>
              <w:t>BRE_SIGN_PC_TS_FOR_LS</w:t>
            </w:r>
          </w:p>
        </w:tc>
        <w:tc>
          <w:tcPr>
            <w:tcW w:w="1307" w:type="pct"/>
            <w:tcBorders>
              <w:top w:val="single" w:sz="4" w:space="0" w:color="auto"/>
              <w:left w:val="single" w:sz="4" w:space="0" w:color="auto"/>
              <w:bottom w:val="single" w:sz="4" w:space="0" w:color="auto"/>
              <w:right w:val="single" w:sz="4" w:space="0" w:color="auto"/>
            </w:tcBorders>
          </w:tcPr>
          <w:p w14:paraId="22C9C93E" w14:textId="4CCF9881" w:rsidR="00405082" w:rsidRPr="00933604" w:rsidRDefault="00405082" w:rsidP="00405082">
            <w:pPr>
              <w:pStyle w:val="GOSTTablenorm"/>
              <w:suppressAutoHyphens/>
            </w:pPr>
            <w:r w:rsidRPr="00933604">
              <w:t>-</w:t>
            </w:r>
          </w:p>
        </w:tc>
      </w:tr>
      <w:tr w:rsidR="00F63C45" w:rsidRPr="00C644BE" w14:paraId="7CCA8F4C" w14:textId="77777777" w:rsidTr="0004239F">
        <w:tc>
          <w:tcPr>
            <w:tcW w:w="1081" w:type="pct"/>
            <w:tcBorders>
              <w:top w:val="single" w:sz="4" w:space="0" w:color="auto"/>
              <w:left w:val="single" w:sz="4" w:space="0" w:color="auto"/>
              <w:bottom w:val="single" w:sz="4" w:space="0" w:color="auto"/>
              <w:right w:val="single" w:sz="4" w:space="0" w:color="auto"/>
            </w:tcBorders>
          </w:tcPr>
          <w:p w14:paraId="37E6B5EE" w14:textId="31DFE720" w:rsidR="00F63C45" w:rsidRPr="00933604" w:rsidRDefault="00F63C45" w:rsidP="00F63C45">
            <w:pPr>
              <w:pStyle w:val="GOSTTablenorm"/>
            </w:pPr>
            <w:r w:rsidRPr="00933604">
              <w:t>Код_ТОФК_субъекта_учета</w:t>
            </w:r>
          </w:p>
        </w:tc>
        <w:tc>
          <w:tcPr>
            <w:tcW w:w="316" w:type="pct"/>
            <w:tcBorders>
              <w:top w:val="single" w:sz="4" w:space="0" w:color="auto"/>
              <w:left w:val="single" w:sz="4" w:space="0" w:color="auto"/>
              <w:bottom w:val="single" w:sz="4" w:space="0" w:color="auto"/>
              <w:right w:val="single" w:sz="4" w:space="0" w:color="auto"/>
            </w:tcBorders>
          </w:tcPr>
          <w:p w14:paraId="28DE3125" w14:textId="3E0204AC" w:rsidR="00F63C45" w:rsidRPr="00933604" w:rsidRDefault="00F63C45" w:rsidP="00405082">
            <w:pPr>
              <w:pStyle w:val="GOSTTablenorm"/>
              <w:suppressAutoHyphens/>
            </w:pPr>
            <w:r w:rsidRPr="00933604">
              <w:t>да</w:t>
            </w:r>
          </w:p>
        </w:tc>
        <w:tc>
          <w:tcPr>
            <w:tcW w:w="1169" w:type="pct"/>
            <w:tcBorders>
              <w:top w:val="single" w:sz="4" w:space="0" w:color="auto"/>
              <w:left w:val="single" w:sz="4" w:space="0" w:color="auto"/>
              <w:bottom w:val="single" w:sz="4" w:space="0" w:color="auto"/>
              <w:right w:val="single" w:sz="4" w:space="0" w:color="auto"/>
            </w:tcBorders>
          </w:tcPr>
          <w:p w14:paraId="6F102F6E" w14:textId="06C090D9" w:rsidR="00F63C45" w:rsidRPr="00933604" w:rsidRDefault="00F63C45" w:rsidP="00405082">
            <w:pPr>
              <w:pStyle w:val="GOSTTablenorm"/>
              <w:suppressAutoHyphens/>
            </w:pPr>
            <w:r w:rsidRPr="00933604">
              <w:t>Код ТОФК субъекта учета (2-значный)</w:t>
            </w:r>
          </w:p>
        </w:tc>
        <w:tc>
          <w:tcPr>
            <w:tcW w:w="1127" w:type="pct"/>
            <w:tcBorders>
              <w:top w:val="single" w:sz="4" w:space="0" w:color="auto"/>
              <w:left w:val="single" w:sz="4" w:space="0" w:color="auto"/>
              <w:bottom w:val="single" w:sz="4" w:space="0" w:color="auto"/>
              <w:right w:val="single" w:sz="4" w:space="0" w:color="auto"/>
            </w:tcBorders>
          </w:tcPr>
          <w:p w14:paraId="5AF88ABE" w14:textId="5EA6E383" w:rsidR="00F63C45" w:rsidRPr="00933604" w:rsidRDefault="00F63C45" w:rsidP="00405082">
            <w:pPr>
              <w:pStyle w:val="GOSTTablenorm"/>
              <w:suppressAutoHyphens/>
            </w:pPr>
            <w:r w:rsidRPr="00933604">
              <w:rPr>
                <w:szCs w:val="22"/>
                <w:lang w:val="en-US"/>
              </w:rPr>
              <w:t>Subject</w:t>
            </w:r>
          </w:p>
        </w:tc>
        <w:tc>
          <w:tcPr>
            <w:tcW w:w="1307" w:type="pct"/>
            <w:tcBorders>
              <w:top w:val="single" w:sz="4" w:space="0" w:color="auto"/>
              <w:left w:val="single" w:sz="4" w:space="0" w:color="auto"/>
              <w:bottom w:val="single" w:sz="4" w:space="0" w:color="auto"/>
              <w:right w:val="single" w:sz="4" w:space="0" w:color="auto"/>
            </w:tcBorders>
          </w:tcPr>
          <w:p w14:paraId="0BEF7790" w14:textId="542DFE77" w:rsidR="00F63C45" w:rsidRPr="00933604" w:rsidRDefault="00F63C45" w:rsidP="00405082">
            <w:pPr>
              <w:pStyle w:val="GOSTTablenorm"/>
              <w:suppressAutoHyphens/>
            </w:pPr>
            <w:r w:rsidRPr="00933604">
              <w:t xml:space="preserve">Указывается 1-2 символы </w:t>
            </w:r>
            <w:r w:rsidRPr="00933604">
              <w:rPr>
                <w:szCs w:val="22"/>
              </w:rPr>
              <w:t>переданного в параметре значения</w:t>
            </w:r>
          </w:p>
        </w:tc>
      </w:tr>
      <w:tr w:rsidR="00FC456E" w:rsidRPr="00C644BE" w14:paraId="5D9C09CA" w14:textId="77777777" w:rsidTr="0004239F">
        <w:tc>
          <w:tcPr>
            <w:tcW w:w="1081" w:type="pct"/>
            <w:tcBorders>
              <w:top w:val="single" w:sz="4" w:space="0" w:color="auto"/>
              <w:left w:val="single" w:sz="4" w:space="0" w:color="auto"/>
              <w:bottom w:val="single" w:sz="4" w:space="0" w:color="auto"/>
              <w:right w:val="single" w:sz="4" w:space="0" w:color="auto"/>
            </w:tcBorders>
          </w:tcPr>
          <w:p w14:paraId="1C1317D8" w14:textId="707E5193" w:rsidR="00FC456E" w:rsidRPr="00933604" w:rsidRDefault="00FC456E" w:rsidP="00FC456E">
            <w:pPr>
              <w:pStyle w:val="GOSTTablenorm"/>
              <w:suppressAutoHyphens/>
            </w:pPr>
            <w:r w:rsidRPr="00933604">
              <w:t>РЦ_плательщика</w:t>
            </w:r>
          </w:p>
        </w:tc>
        <w:tc>
          <w:tcPr>
            <w:tcW w:w="316" w:type="pct"/>
            <w:tcBorders>
              <w:top w:val="single" w:sz="4" w:space="0" w:color="auto"/>
              <w:left w:val="single" w:sz="4" w:space="0" w:color="auto"/>
              <w:bottom w:val="single" w:sz="4" w:space="0" w:color="auto"/>
              <w:right w:val="single" w:sz="4" w:space="0" w:color="auto"/>
            </w:tcBorders>
          </w:tcPr>
          <w:p w14:paraId="23868812" w14:textId="390C6F96" w:rsidR="00FC456E" w:rsidRPr="00933604" w:rsidRDefault="00FC456E" w:rsidP="00FC456E">
            <w:pPr>
              <w:pStyle w:val="GOSTTablenorm"/>
              <w:suppressAutoHyphens/>
            </w:pPr>
            <w:r w:rsidRPr="00933604">
              <w:t>нет</w:t>
            </w:r>
          </w:p>
        </w:tc>
        <w:tc>
          <w:tcPr>
            <w:tcW w:w="1169" w:type="pct"/>
            <w:tcBorders>
              <w:top w:val="single" w:sz="4" w:space="0" w:color="auto"/>
              <w:left w:val="single" w:sz="4" w:space="0" w:color="auto"/>
              <w:bottom w:val="single" w:sz="4" w:space="0" w:color="auto"/>
              <w:right w:val="single" w:sz="4" w:space="0" w:color="auto"/>
            </w:tcBorders>
          </w:tcPr>
          <w:p w14:paraId="7B1EE2C4" w14:textId="2D21AFBA" w:rsidR="00FC456E" w:rsidRPr="00933604" w:rsidRDefault="00FC456E" w:rsidP="00FC456E">
            <w:pPr>
              <w:pStyle w:val="GOSTTablenorm"/>
              <w:suppressAutoHyphens/>
            </w:pPr>
            <w:r w:rsidRPr="00933604">
              <w:t>Код ТОФК РЦ плательщика (4-значный)</w:t>
            </w:r>
          </w:p>
        </w:tc>
        <w:tc>
          <w:tcPr>
            <w:tcW w:w="1127" w:type="pct"/>
            <w:tcBorders>
              <w:top w:val="single" w:sz="4" w:space="0" w:color="auto"/>
              <w:left w:val="single" w:sz="4" w:space="0" w:color="auto"/>
              <w:bottom w:val="single" w:sz="4" w:space="0" w:color="auto"/>
              <w:right w:val="single" w:sz="4" w:space="0" w:color="auto"/>
            </w:tcBorders>
          </w:tcPr>
          <w:p w14:paraId="6AEE7D4D" w14:textId="1815913B" w:rsidR="00FC456E" w:rsidRPr="00933604" w:rsidRDefault="00FC456E" w:rsidP="00FC456E">
            <w:pPr>
              <w:pStyle w:val="GOSTTablenorm"/>
              <w:suppressAutoHyphens/>
              <w:rPr>
                <w:lang w:val="en-US"/>
              </w:rPr>
            </w:pPr>
            <w:r w:rsidRPr="00933604">
              <w:t>SI_TOFKCodeRCPayer</w:t>
            </w:r>
          </w:p>
        </w:tc>
        <w:tc>
          <w:tcPr>
            <w:tcW w:w="1307" w:type="pct"/>
            <w:tcBorders>
              <w:top w:val="single" w:sz="4" w:space="0" w:color="auto"/>
              <w:left w:val="single" w:sz="4" w:space="0" w:color="auto"/>
              <w:bottom w:val="single" w:sz="4" w:space="0" w:color="auto"/>
              <w:right w:val="single" w:sz="4" w:space="0" w:color="auto"/>
            </w:tcBorders>
          </w:tcPr>
          <w:p w14:paraId="5A49D5CD" w14:textId="5E04035D" w:rsidR="00FC456E" w:rsidRPr="00933604" w:rsidRDefault="00FC456E" w:rsidP="00FC456E">
            <w:pPr>
              <w:pStyle w:val="GOSTTablenorm"/>
              <w:suppressAutoHyphens/>
            </w:pPr>
            <w:r w:rsidRPr="00933604">
              <w:t>-</w:t>
            </w:r>
          </w:p>
        </w:tc>
      </w:tr>
      <w:tr w:rsidR="00C947A6" w14:paraId="7ED68E33" w14:textId="77777777" w:rsidTr="0004239F">
        <w:tc>
          <w:tcPr>
            <w:tcW w:w="1081" w:type="pct"/>
            <w:tcBorders>
              <w:top w:val="single" w:sz="4" w:space="0" w:color="auto"/>
              <w:left w:val="single" w:sz="4" w:space="0" w:color="auto"/>
              <w:bottom w:val="single" w:sz="4" w:space="0" w:color="auto"/>
              <w:right w:val="single" w:sz="4" w:space="0" w:color="auto"/>
            </w:tcBorders>
          </w:tcPr>
          <w:p w14:paraId="15749DEB" w14:textId="77777777" w:rsidR="00C947A6" w:rsidRPr="0000268E" w:rsidRDefault="00C947A6" w:rsidP="00BA182F">
            <w:pPr>
              <w:pStyle w:val="GOSTTablenorm"/>
              <w:suppressAutoHyphens/>
              <w:rPr>
                <w:color w:val="000000" w:themeColor="text1"/>
              </w:rPr>
            </w:pPr>
            <w:r w:rsidRPr="0000268E">
              <w:rPr>
                <w:color w:val="000000" w:themeColor="text1"/>
              </w:rPr>
              <w:t>Код_РЦ_плательщика</w:t>
            </w:r>
          </w:p>
        </w:tc>
        <w:tc>
          <w:tcPr>
            <w:tcW w:w="316" w:type="pct"/>
            <w:tcBorders>
              <w:top w:val="single" w:sz="4" w:space="0" w:color="auto"/>
              <w:left w:val="single" w:sz="4" w:space="0" w:color="auto"/>
              <w:bottom w:val="single" w:sz="4" w:space="0" w:color="auto"/>
              <w:right w:val="single" w:sz="4" w:space="0" w:color="auto"/>
            </w:tcBorders>
          </w:tcPr>
          <w:p w14:paraId="35DB0562" w14:textId="77777777" w:rsidR="00C947A6" w:rsidRPr="0070312D" w:rsidRDefault="00C947A6" w:rsidP="00BA182F">
            <w:pPr>
              <w:pStyle w:val="GOSTTablenorm"/>
              <w:suppressAutoHyphens/>
            </w:pPr>
            <w:r w:rsidRPr="0070312D">
              <w:t xml:space="preserve">да </w:t>
            </w:r>
          </w:p>
        </w:tc>
        <w:tc>
          <w:tcPr>
            <w:tcW w:w="1169" w:type="pct"/>
            <w:tcBorders>
              <w:top w:val="single" w:sz="4" w:space="0" w:color="auto"/>
              <w:left w:val="single" w:sz="4" w:space="0" w:color="auto"/>
              <w:bottom w:val="single" w:sz="4" w:space="0" w:color="auto"/>
              <w:right w:val="single" w:sz="4" w:space="0" w:color="auto"/>
            </w:tcBorders>
          </w:tcPr>
          <w:p w14:paraId="2E6A3F3E" w14:textId="77777777" w:rsidR="00C947A6" w:rsidRPr="0070312D" w:rsidRDefault="00C947A6" w:rsidP="00BA182F">
            <w:pPr>
              <w:pStyle w:val="GOSTTablenorm"/>
              <w:suppressAutoHyphens/>
            </w:pPr>
            <w:r w:rsidRPr="0070312D">
              <w:t>Код ТОФК РЦ плательщика (2-значный)</w:t>
            </w:r>
          </w:p>
        </w:tc>
        <w:tc>
          <w:tcPr>
            <w:tcW w:w="1127" w:type="pct"/>
            <w:tcBorders>
              <w:top w:val="single" w:sz="4" w:space="0" w:color="auto"/>
              <w:left w:val="single" w:sz="4" w:space="0" w:color="auto"/>
              <w:bottom w:val="single" w:sz="4" w:space="0" w:color="auto"/>
              <w:right w:val="single" w:sz="4" w:space="0" w:color="auto"/>
            </w:tcBorders>
          </w:tcPr>
          <w:p w14:paraId="3D0901AB" w14:textId="3F1E4FCC" w:rsidR="00C947A6" w:rsidRPr="0070312D" w:rsidRDefault="00CB2C5F" w:rsidP="00BA182F">
            <w:pPr>
              <w:pStyle w:val="GOSTTablenorm"/>
              <w:suppressAutoHyphens/>
              <w:rPr>
                <w:color w:val="000000"/>
              </w:rPr>
            </w:pPr>
            <w:r w:rsidRPr="0070312D">
              <w:t>SI_TOFKCodeRCPayer</w:t>
            </w:r>
          </w:p>
        </w:tc>
        <w:tc>
          <w:tcPr>
            <w:tcW w:w="1307" w:type="pct"/>
            <w:tcBorders>
              <w:top w:val="single" w:sz="4" w:space="0" w:color="auto"/>
              <w:left w:val="single" w:sz="4" w:space="0" w:color="auto"/>
              <w:bottom w:val="single" w:sz="4" w:space="0" w:color="auto"/>
              <w:right w:val="single" w:sz="4" w:space="0" w:color="auto"/>
            </w:tcBorders>
          </w:tcPr>
          <w:p w14:paraId="1D91D64A" w14:textId="77777777" w:rsidR="00C947A6" w:rsidRPr="0070312D" w:rsidRDefault="00C947A6" w:rsidP="00BA182F">
            <w:pPr>
              <w:pStyle w:val="GOSTTablenorm"/>
              <w:suppressAutoHyphens/>
            </w:pPr>
            <w:r w:rsidRPr="0070312D">
              <w:t xml:space="preserve">Указывается 1-2 символы </w:t>
            </w:r>
            <w:r w:rsidRPr="0070312D">
              <w:rPr>
                <w:szCs w:val="22"/>
              </w:rPr>
              <w:t>переданного в параметре значения</w:t>
            </w:r>
          </w:p>
        </w:tc>
      </w:tr>
      <w:tr w:rsidR="00C947A6" w14:paraId="623C790F" w14:textId="77777777" w:rsidTr="0004239F">
        <w:tc>
          <w:tcPr>
            <w:tcW w:w="1081" w:type="pct"/>
            <w:tcBorders>
              <w:top w:val="single" w:sz="4" w:space="0" w:color="auto"/>
              <w:left w:val="single" w:sz="4" w:space="0" w:color="auto"/>
              <w:bottom w:val="single" w:sz="4" w:space="0" w:color="auto"/>
              <w:right w:val="single" w:sz="4" w:space="0" w:color="auto"/>
            </w:tcBorders>
          </w:tcPr>
          <w:p w14:paraId="081A3903" w14:textId="77777777" w:rsidR="00C947A6" w:rsidRPr="0000268E" w:rsidRDefault="00C947A6" w:rsidP="00BA182F">
            <w:pPr>
              <w:pStyle w:val="GOSTTablenorm"/>
              <w:suppressAutoHyphens/>
              <w:rPr>
                <w:color w:val="000000" w:themeColor="text1"/>
              </w:rPr>
            </w:pPr>
            <w:r w:rsidRPr="0000268E">
              <w:rPr>
                <w:color w:val="000000" w:themeColor="text1"/>
              </w:rPr>
              <w:t>РС_КС_плательщика</w:t>
            </w:r>
          </w:p>
        </w:tc>
        <w:tc>
          <w:tcPr>
            <w:tcW w:w="316" w:type="pct"/>
            <w:tcBorders>
              <w:top w:val="single" w:sz="4" w:space="0" w:color="auto"/>
              <w:left w:val="single" w:sz="4" w:space="0" w:color="auto"/>
              <w:bottom w:val="single" w:sz="4" w:space="0" w:color="auto"/>
              <w:right w:val="single" w:sz="4" w:space="0" w:color="auto"/>
            </w:tcBorders>
          </w:tcPr>
          <w:p w14:paraId="7109CC94" w14:textId="77777777" w:rsidR="00C947A6" w:rsidRPr="0070312D" w:rsidRDefault="00C947A6" w:rsidP="00BA182F">
            <w:pPr>
              <w:pStyle w:val="GOSTTablenorm"/>
              <w:suppressAutoHyphens/>
            </w:pPr>
            <w:r w:rsidRPr="0070312D">
              <w:t>нет</w:t>
            </w:r>
          </w:p>
        </w:tc>
        <w:tc>
          <w:tcPr>
            <w:tcW w:w="1169" w:type="pct"/>
            <w:tcBorders>
              <w:top w:val="single" w:sz="4" w:space="0" w:color="auto"/>
              <w:left w:val="single" w:sz="4" w:space="0" w:color="auto"/>
              <w:bottom w:val="single" w:sz="4" w:space="0" w:color="auto"/>
              <w:right w:val="single" w:sz="4" w:space="0" w:color="auto"/>
            </w:tcBorders>
          </w:tcPr>
          <w:p w14:paraId="1FFA3537" w14:textId="77777777" w:rsidR="00C947A6" w:rsidRPr="0070312D" w:rsidRDefault="00C947A6" w:rsidP="00BA182F">
            <w:pPr>
              <w:pStyle w:val="GOSTTablenorm"/>
              <w:suppressAutoHyphens/>
            </w:pPr>
            <w:r w:rsidRPr="0070312D">
              <w:t>Расчетный счет плательщика</w:t>
            </w:r>
          </w:p>
        </w:tc>
        <w:tc>
          <w:tcPr>
            <w:tcW w:w="1127" w:type="pct"/>
            <w:tcBorders>
              <w:top w:val="single" w:sz="4" w:space="0" w:color="auto"/>
              <w:left w:val="single" w:sz="4" w:space="0" w:color="auto"/>
              <w:bottom w:val="single" w:sz="4" w:space="0" w:color="auto"/>
              <w:right w:val="single" w:sz="4" w:space="0" w:color="auto"/>
            </w:tcBorders>
          </w:tcPr>
          <w:p w14:paraId="5CD844BD" w14:textId="31AC778A" w:rsidR="00C947A6" w:rsidRPr="0070312D" w:rsidRDefault="00CB2C5F" w:rsidP="00BA182F">
            <w:pPr>
              <w:pStyle w:val="GOSTTablenorm"/>
              <w:suppressAutoHyphens/>
              <w:rPr>
                <w:color w:val="000000"/>
              </w:rPr>
            </w:pPr>
            <w:r w:rsidRPr="0070312D">
              <w:t>P_CorrAcc</w:t>
            </w:r>
          </w:p>
        </w:tc>
        <w:tc>
          <w:tcPr>
            <w:tcW w:w="1307" w:type="pct"/>
            <w:tcBorders>
              <w:top w:val="single" w:sz="4" w:space="0" w:color="auto"/>
              <w:left w:val="single" w:sz="4" w:space="0" w:color="auto"/>
              <w:bottom w:val="single" w:sz="4" w:space="0" w:color="auto"/>
              <w:right w:val="single" w:sz="4" w:space="0" w:color="auto"/>
            </w:tcBorders>
          </w:tcPr>
          <w:p w14:paraId="6FD1E49E" w14:textId="77777777" w:rsidR="00C947A6" w:rsidRPr="0070312D" w:rsidRDefault="00C947A6" w:rsidP="00BA182F">
            <w:pPr>
              <w:pStyle w:val="GOSTTablenorm"/>
              <w:suppressAutoHyphens/>
            </w:pPr>
            <w:r w:rsidRPr="0070312D">
              <w:t>-</w:t>
            </w:r>
          </w:p>
        </w:tc>
      </w:tr>
      <w:tr w:rsidR="00C947A6" w:rsidRPr="00C644BE" w14:paraId="73338195" w14:textId="77777777" w:rsidTr="0004239F">
        <w:tc>
          <w:tcPr>
            <w:tcW w:w="1081" w:type="pct"/>
            <w:tcBorders>
              <w:top w:val="single" w:sz="4" w:space="0" w:color="auto"/>
              <w:left w:val="single" w:sz="4" w:space="0" w:color="auto"/>
              <w:bottom w:val="single" w:sz="4" w:space="0" w:color="auto"/>
              <w:right w:val="single" w:sz="4" w:space="0" w:color="auto"/>
            </w:tcBorders>
          </w:tcPr>
          <w:p w14:paraId="44FD116F" w14:textId="77777777" w:rsidR="00C947A6" w:rsidRPr="0000268E" w:rsidRDefault="00C947A6" w:rsidP="00BA182F">
            <w:pPr>
              <w:pStyle w:val="GOSTTablenorm"/>
              <w:suppressAutoHyphens/>
              <w:rPr>
                <w:color w:val="000000" w:themeColor="text1"/>
              </w:rPr>
            </w:pPr>
            <w:r w:rsidRPr="0000268E">
              <w:rPr>
                <w:color w:val="000000" w:themeColor="text1"/>
                <w:szCs w:val="22"/>
              </w:rPr>
              <w:t>КС_плательщика</w:t>
            </w:r>
          </w:p>
        </w:tc>
        <w:tc>
          <w:tcPr>
            <w:tcW w:w="316" w:type="pct"/>
            <w:tcBorders>
              <w:top w:val="single" w:sz="4" w:space="0" w:color="auto"/>
              <w:left w:val="single" w:sz="4" w:space="0" w:color="auto"/>
              <w:bottom w:val="single" w:sz="4" w:space="0" w:color="auto"/>
              <w:right w:val="single" w:sz="4" w:space="0" w:color="auto"/>
            </w:tcBorders>
          </w:tcPr>
          <w:p w14:paraId="3B92B920" w14:textId="77777777" w:rsidR="00C947A6" w:rsidRPr="0070312D" w:rsidRDefault="00C947A6" w:rsidP="00BA182F">
            <w:pPr>
              <w:pStyle w:val="GOSTTablenorm"/>
              <w:suppressAutoHyphens/>
            </w:pPr>
            <w:r w:rsidRPr="0070312D">
              <w:t>нет</w:t>
            </w:r>
          </w:p>
        </w:tc>
        <w:tc>
          <w:tcPr>
            <w:tcW w:w="1169" w:type="pct"/>
            <w:tcBorders>
              <w:top w:val="single" w:sz="4" w:space="0" w:color="auto"/>
              <w:left w:val="single" w:sz="4" w:space="0" w:color="auto"/>
              <w:bottom w:val="single" w:sz="4" w:space="0" w:color="auto"/>
              <w:right w:val="single" w:sz="4" w:space="0" w:color="auto"/>
            </w:tcBorders>
          </w:tcPr>
          <w:p w14:paraId="06D4C663" w14:textId="77777777" w:rsidR="00C947A6" w:rsidRPr="0070312D" w:rsidRDefault="00C947A6" w:rsidP="00BA182F">
            <w:pPr>
              <w:pStyle w:val="GOSTTablenorm"/>
              <w:suppressAutoHyphens/>
            </w:pPr>
            <w:r w:rsidRPr="0070312D">
              <w:t>Казначейский счет плательщика</w:t>
            </w:r>
          </w:p>
        </w:tc>
        <w:tc>
          <w:tcPr>
            <w:tcW w:w="1127" w:type="pct"/>
            <w:tcBorders>
              <w:top w:val="single" w:sz="4" w:space="0" w:color="auto"/>
              <w:left w:val="single" w:sz="4" w:space="0" w:color="auto"/>
              <w:bottom w:val="single" w:sz="4" w:space="0" w:color="auto"/>
              <w:right w:val="single" w:sz="4" w:space="0" w:color="auto"/>
            </w:tcBorders>
          </w:tcPr>
          <w:p w14:paraId="2BCB7B90" w14:textId="55D25049" w:rsidR="00C947A6" w:rsidRPr="0070312D" w:rsidRDefault="00CB2C5F" w:rsidP="00BA182F">
            <w:pPr>
              <w:pStyle w:val="GOSTTablenorm"/>
              <w:suppressAutoHyphens/>
            </w:pPr>
            <w:r w:rsidRPr="0070312D">
              <w:t>P_CheckAcc</w:t>
            </w:r>
          </w:p>
        </w:tc>
        <w:tc>
          <w:tcPr>
            <w:tcW w:w="1307" w:type="pct"/>
            <w:tcBorders>
              <w:top w:val="single" w:sz="4" w:space="0" w:color="auto"/>
              <w:left w:val="single" w:sz="4" w:space="0" w:color="auto"/>
              <w:bottom w:val="single" w:sz="4" w:space="0" w:color="auto"/>
              <w:right w:val="single" w:sz="4" w:space="0" w:color="auto"/>
            </w:tcBorders>
          </w:tcPr>
          <w:p w14:paraId="3850149C" w14:textId="77777777" w:rsidR="00C947A6" w:rsidRPr="0070312D" w:rsidRDefault="00C947A6" w:rsidP="00BA182F">
            <w:pPr>
              <w:pStyle w:val="GOSTTablenorm"/>
              <w:suppressAutoHyphens/>
            </w:pPr>
            <w:r w:rsidRPr="0070312D">
              <w:t>-</w:t>
            </w:r>
          </w:p>
        </w:tc>
      </w:tr>
      <w:tr w:rsidR="00C947A6" w:rsidRPr="00C644BE" w14:paraId="1DA770BE" w14:textId="77777777" w:rsidTr="0004239F">
        <w:tc>
          <w:tcPr>
            <w:tcW w:w="1081" w:type="pct"/>
            <w:tcBorders>
              <w:top w:val="single" w:sz="4" w:space="0" w:color="auto"/>
              <w:left w:val="single" w:sz="4" w:space="0" w:color="auto"/>
              <w:bottom w:val="single" w:sz="4" w:space="0" w:color="auto"/>
              <w:right w:val="single" w:sz="4" w:space="0" w:color="auto"/>
            </w:tcBorders>
          </w:tcPr>
          <w:p w14:paraId="19FF13F6" w14:textId="77777777" w:rsidR="00C947A6" w:rsidRPr="0000268E" w:rsidRDefault="00C947A6" w:rsidP="00BA182F">
            <w:pPr>
              <w:pStyle w:val="GOSTTablenorm"/>
              <w:suppressAutoHyphens/>
              <w:rPr>
                <w:color w:val="000000" w:themeColor="text1"/>
              </w:rPr>
            </w:pPr>
            <w:r w:rsidRPr="0000268E">
              <w:rPr>
                <w:color w:val="000000" w:themeColor="text1"/>
                <w:szCs w:val="22"/>
              </w:rPr>
              <w:t>ОКТМО_КС_плательщика</w:t>
            </w:r>
          </w:p>
        </w:tc>
        <w:tc>
          <w:tcPr>
            <w:tcW w:w="316" w:type="pct"/>
            <w:tcBorders>
              <w:top w:val="single" w:sz="4" w:space="0" w:color="auto"/>
              <w:left w:val="single" w:sz="4" w:space="0" w:color="auto"/>
              <w:bottom w:val="single" w:sz="4" w:space="0" w:color="auto"/>
              <w:right w:val="single" w:sz="4" w:space="0" w:color="auto"/>
            </w:tcBorders>
          </w:tcPr>
          <w:p w14:paraId="69AD8E52" w14:textId="77777777" w:rsidR="00C947A6" w:rsidRPr="0070312D" w:rsidRDefault="00C947A6" w:rsidP="00BA182F">
            <w:pPr>
              <w:pStyle w:val="GOSTTablenorm"/>
              <w:suppressAutoHyphens/>
            </w:pPr>
            <w:r w:rsidRPr="0070312D">
              <w:t>да</w:t>
            </w:r>
          </w:p>
        </w:tc>
        <w:tc>
          <w:tcPr>
            <w:tcW w:w="1169" w:type="pct"/>
            <w:tcBorders>
              <w:top w:val="single" w:sz="4" w:space="0" w:color="auto"/>
              <w:left w:val="single" w:sz="4" w:space="0" w:color="auto"/>
              <w:bottom w:val="single" w:sz="4" w:space="0" w:color="auto"/>
              <w:right w:val="single" w:sz="4" w:space="0" w:color="auto"/>
            </w:tcBorders>
          </w:tcPr>
          <w:p w14:paraId="4239C458" w14:textId="77777777" w:rsidR="00C947A6" w:rsidRPr="0070312D" w:rsidRDefault="00C947A6" w:rsidP="00BA182F">
            <w:pPr>
              <w:pStyle w:val="GOSTTablenorm"/>
              <w:suppressAutoHyphens/>
            </w:pPr>
            <w:r w:rsidRPr="0070312D">
              <w:t>Код по ОКТМО публично-правового образования плательщика</w:t>
            </w:r>
          </w:p>
        </w:tc>
        <w:tc>
          <w:tcPr>
            <w:tcW w:w="1127" w:type="pct"/>
            <w:tcBorders>
              <w:top w:val="single" w:sz="4" w:space="0" w:color="auto"/>
              <w:left w:val="single" w:sz="4" w:space="0" w:color="auto"/>
              <w:bottom w:val="single" w:sz="4" w:space="0" w:color="auto"/>
              <w:right w:val="single" w:sz="4" w:space="0" w:color="auto"/>
            </w:tcBorders>
          </w:tcPr>
          <w:p w14:paraId="3D2E34AB" w14:textId="77777777" w:rsidR="00C947A6" w:rsidRPr="0070312D" w:rsidRDefault="00C947A6" w:rsidP="00BA182F">
            <w:pPr>
              <w:pStyle w:val="GOSTTablenorm"/>
              <w:suppressAutoHyphens/>
            </w:pPr>
            <w:r w:rsidRPr="0070312D">
              <w:t>P_CheckAcc</w:t>
            </w:r>
          </w:p>
        </w:tc>
        <w:tc>
          <w:tcPr>
            <w:tcW w:w="1307" w:type="pct"/>
            <w:tcBorders>
              <w:top w:val="single" w:sz="4" w:space="0" w:color="auto"/>
              <w:left w:val="single" w:sz="4" w:space="0" w:color="auto"/>
              <w:bottom w:val="single" w:sz="4" w:space="0" w:color="auto"/>
              <w:right w:val="single" w:sz="4" w:space="0" w:color="auto"/>
            </w:tcBorders>
          </w:tcPr>
          <w:p w14:paraId="30A74FA6" w14:textId="77777777" w:rsidR="00C947A6" w:rsidRPr="0070312D" w:rsidRDefault="00C947A6" w:rsidP="00BA182F">
            <w:pPr>
              <w:pStyle w:val="GOSTTablenorm"/>
              <w:suppressAutoHyphens/>
            </w:pPr>
            <w:r w:rsidRPr="0070312D">
              <w:t>Указываются 9-16 разряды номера КС плательщика</w:t>
            </w:r>
          </w:p>
        </w:tc>
      </w:tr>
      <w:tr w:rsidR="00C947A6" w:rsidRPr="00C644BE" w14:paraId="5DF7C845" w14:textId="77777777" w:rsidTr="0004239F">
        <w:tc>
          <w:tcPr>
            <w:tcW w:w="1081" w:type="pct"/>
            <w:tcBorders>
              <w:top w:val="single" w:sz="4" w:space="0" w:color="auto"/>
              <w:left w:val="single" w:sz="4" w:space="0" w:color="auto"/>
              <w:bottom w:val="single" w:sz="4" w:space="0" w:color="auto"/>
              <w:right w:val="single" w:sz="4" w:space="0" w:color="auto"/>
            </w:tcBorders>
          </w:tcPr>
          <w:p w14:paraId="3B9CEFE8" w14:textId="77777777" w:rsidR="00C947A6" w:rsidRPr="0000268E" w:rsidRDefault="00C947A6" w:rsidP="00BA182F">
            <w:pPr>
              <w:pStyle w:val="GOSTTablenorm"/>
              <w:suppressAutoHyphens/>
              <w:rPr>
                <w:color w:val="000000" w:themeColor="text1"/>
                <w:szCs w:val="22"/>
              </w:rPr>
            </w:pPr>
            <w:r w:rsidRPr="0000268E">
              <w:rPr>
                <w:color w:val="000000" w:themeColor="text1"/>
              </w:rPr>
              <w:t>ТОФК_КС_плательщика</w:t>
            </w:r>
          </w:p>
        </w:tc>
        <w:tc>
          <w:tcPr>
            <w:tcW w:w="316" w:type="pct"/>
            <w:tcBorders>
              <w:top w:val="single" w:sz="4" w:space="0" w:color="auto"/>
              <w:left w:val="single" w:sz="4" w:space="0" w:color="auto"/>
              <w:bottom w:val="single" w:sz="4" w:space="0" w:color="auto"/>
              <w:right w:val="single" w:sz="4" w:space="0" w:color="auto"/>
            </w:tcBorders>
          </w:tcPr>
          <w:p w14:paraId="0EAC6AAE" w14:textId="77777777" w:rsidR="00C947A6" w:rsidRPr="0070312D" w:rsidRDefault="00C947A6" w:rsidP="00BA182F">
            <w:pPr>
              <w:pStyle w:val="GOSTTablenorm"/>
              <w:suppressAutoHyphens/>
            </w:pPr>
            <w:r w:rsidRPr="0070312D">
              <w:t>да</w:t>
            </w:r>
          </w:p>
        </w:tc>
        <w:tc>
          <w:tcPr>
            <w:tcW w:w="1169" w:type="pct"/>
            <w:tcBorders>
              <w:top w:val="single" w:sz="4" w:space="0" w:color="auto"/>
              <w:left w:val="single" w:sz="4" w:space="0" w:color="auto"/>
              <w:bottom w:val="single" w:sz="4" w:space="0" w:color="auto"/>
              <w:right w:val="single" w:sz="4" w:space="0" w:color="auto"/>
            </w:tcBorders>
          </w:tcPr>
          <w:p w14:paraId="07854F0F" w14:textId="77777777" w:rsidR="00C947A6" w:rsidRPr="0070312D" w:rsidRDefault="00C947A6" w:rsidP="00BA182F">
            <w:pPr>
              <w:pStyle w:val="GOSTTablenorm"/>
              <w:suppressAutoHyphens/>
              <w:rPr>
                <w:szCs w:val="22"/>
              </w:rPr>
            </w:pPr>
            <w:r w:rsidRPr="0070312D">
              <w:t>Код ТОФК по КС плательщика (2-значный)</w:t>
            </w:r>
          </w:p>
        </w:tc>
        <w:tc>
          <w:tcPr>
            <w:tcW w:w="1127" w:type="pct"/>
            <w:tcBorders>
              <w:top w:val="single" w:sz="4" w:space="0" w:color="auto"/>
              <w:left w:val="single" w:sz="4" w:space="0" w:color="auto"/>
              <w:bottom w:val="single" w:sz="4" w:space="0" w:color="auto"/>
              <w:right w:val="single" w:sz="4" w:space="0" w:color="auto"/>
            </w:tcBorders>
          </w:tcPr>
          <w:p w14:paraId="2036AE9E" w14:textId="77777777" w:rsidR="00C947A6" w:rsidRPr="0070312D" w:rsidRDefault="00C947A6" w:rsidP="00BA182F">
            <w:pPr>
              <w:pStyle w:val="GOSTTablenorm"/>
              <w:suppressAutoHyphens/>
            </w:pPr>
            <w:r w:rsidRPr="0070312D">
              <w:t>P_CheckAcc</w:t>
            </w:r>
          </w:p>
        </w:tc>
        <w:tc>
          <w:tcPr>
            <w:tcW w:w="1307" w:type="pct"/>
            <w:tcBorders>
              <w:top w:val="single" w:sz="4" w:space="0" w:color="auto"/>
              <w:left w:val="single" w:sz="4" w:space="0" w:color="auto"/>
              <w:bottom w:val="single" w:sz="4" w:space="0" w:color="auto"/>
              <w:right w:val="single" w:sz="4" w:space="0" w:color="auto"/>
            </w:tcBorders>
          </w:tcPr>
          <w:p w14:paraId="6CD5B7C4" w14:textId="77777777" w:rsidR="00C947A6" w:rsidRPr="0070312D" w:rsidRDefault="00C947A6" w:rsidP="00BA182F">
            <w:pPr>
              <w:pStyle w:val="GOSTTablenorm"/>
              <w:suppressAutoHyphens/>
              <w:rPr>
                <w:szCs w:val="22"/>
              </w:rPr>
            </w:pPr>
            <w:r w:rsidRPr="0070312D">
              <w:t>Указываются 17-18 разряды номера КС плательщика</w:t>
            </w:r>
          </w:p>
        </w:tc>
      </w:tr>
      <w:tr w:rsidR="00C947A6" w:rsidRPr="00C644BE" w14:paraId="014C90F0" w14:textId="77777777" w:rsidTr="0004239F">
        <w:tc>
          <w:tcPr>
            <w:tcW w:w="1081" w:type="pct"/>
            <w:tcBorders>
              <w:top w:val="single" w:sz="4" w:space="0" w:color="auto"/>
              <w:left w:val="single" w:sz="4" w:space="0" w:color="auto"/>
              <w:bottom w:val="single" w:sz="4" w:space="0" w:color="auto"/>
              <w:right w:val="single" w:sz="4" w:space="0" w:color="auto"/>
            </w:tcBorders>
          </w:tcPr>
          <w:p w14:paraId="05CAF8D4" w14:textId="77777777" w:rsidR="00C947A6" w:rsidRPr="0000268E" w:rsidRDefault="00C947A6" w:rsidP="00BA182F">
            <w:pPr>
              <w:pStyle w:val="GOSTTablenorm"/>
              <w:suppressAutoHyphens/>
              <w:rPr>
                <w:color w:val="000000" w:themeColor="text1"/>
                <w:szCs w:val="22"/>
              </w:rPr>
            </w:pPr>
            <w:r w:rsidRPr="0000268E">
              <w:rPr>
                <w:color w:val="000000" w:themeColor="text1"/>
                <w:szCs w:val="22"/>
              </w:rPr>
              <w:t>Порядк_номер_КС_плательщика</w:t>
            </w:r>
          </w:p>
        </w:tc>
        <w:tc>
          <w:tcPr>
            <w:tcW w:w="316" w:type="pct"/>
            <w:tcBorders>
              <w:top w:val="single" w:sz="4" w:space="0" w:color="auto"/>
              <w:left w:val="single" w:sz="4" w:space="0" w:color="auto"/>
              <w:bottom w:val="single" w:sz="4" w:space="0" w:color="auto"/>
              <w:right w:val="single" w:sz="4" w:space="0" w:color="auto"/>
            </w:tcBorders>
          </w:tcPr>
          <w:p w14:paraId="56B896DC" w14:textId="77777777" w:rsidR="00C947A6" w:rsidRPr="0070312D" w:rsidRDefault="00C947A6" w:rsidP="00BA182F">
            <w:pPr>
              <w:pStyle w:val="GOSTTablenorm"/>
              <w:suppressAutoHyphens/>
            </w:pPr>
            <w:r w:rsidRPr="0070312D">
              <w:t>да</w:t>
            </w:r>
          </w:p>
        </w:tc>
        <w:tc>
          <w:tcPr>
            <w:tcW w:w="1169" w:type="pct"/>
            <w:tcBorders>
              <w:top w:val="single" w:sz="4" w:space="0" w:color="auto"/>
              <w:left w:val="single" w:sz="4" w:space="0" w:color="auto"/>
              <w:bottom w:val="single" w:sz="4" w:space="0" w:color="auto"/>
              <w:right w:val="single" w:sz="4" w:space="0" w:color="auto"/>
            </w:tcBorders>
          </w:tcPr>
          <w:p w14:paraId="02805875" w14:textId="77777777" w:rsidR="00C947A6" w:rsidRPr="0070312D" w:rsidRDefault="00C947A6" w:rsidP="00BA182F">
            <w:pPr>
              <w:pStyle w:val="GOSTTablenorm"/>
              <w:suppressAutoHyphens/>
            </w:pPr>
            <w:r w:rsidRPr="0070312D">
              <w:rPr>
                <w:szCs w:val="22"/>
              </w:rPr>
              <w:t>Порядковый номер КС плательщика</w:t>
            </w:r>
          </w:p>
        </w:tc>
        <w:tc>
          <w:tcPr>
            <w:tcW w:w="1127" w:type="pct"/>
            <w:tcBorders>
              <w:top w:val="single" w:sz="4" w:space="0" w:color="auto"/>
              <w:left w:val="single" w:sz="4" w:space="0" w:color="auto"/>
              <w:bottom w:val="single" w:sz="4" w:space="0" w:color="auto"/>
              <w:right w:val="single" w:sz="4" w:space="0" w:color="auto"/>
            </w:tcBorders>
          </w:tcPr>
          <w:p w14:paraId="10CE2E83" w14:textId="77777777" w:rsidR="00C947A6" w:rsidRPr="0070312D" w:rsidRDefault="00C947A6" w:rsidP="00BA182F">
            <w:pPr>
              <w:pStyle w:val="GOSTTablenorm"/>
              <w:suppressAutoHyphens/>
            </w:pPr>
            <w:r w:rsidRPr="0070312D">
              <w:t>P_CheckAcc</w:t>
            </w:r>
          </w:p>
        </w:tc>
        <w:tc>
          <w:tcPr>
            <w:tcW w:w="1307" w:type="pct"/>
            <w:tcBorders>
              <w:top w:val="single" w:sz="4" w:space="0" w:color="auto"/>
              <w:left w:val="single" w:sz="4" w:space="0" w:color="auto"/>
              <w:bottom w:val="single" w:sz="4" w:space="0" w:color="auto"/>
              <w:right w:val="single" w:sz="4" w:space="0" w:color="auto"/>
            </w:tcBorders>
          </w:tcPr>
          <w:p w14:paraId="50DB1F4C" w14:textId="77777777" w:rsidR="00C947A6" w:rsidRPr="0070312D" w:rsidRDefault="00C947A6" w:rsidP="00BA182F">
            <w:pPr>
              <w:pStyle w:val="GOSTTablenorm"/>
              <w:suppressAutoHyphens/>
            </w:pPr>
            <w:r w:rsidRPr="0070312D">
              <w:rPr>
                <w:szCs w:val="22"/>
              </w:rPr>
              <w:t>Указываются 19-20 разряды номера КС плательщика</w:t>
            </w:r>
          </w:p>
        </w:tc>
      </w:tr>
      <w:tr w:rsidR="00512AE0" w:rsidRPr="00C644BE" w14:paraId="5C903840" w14:textId="77777777" w:rsidTr="0004239F">
        <w:tc>
          <w:tcPr>
            <w:tcW w:w="1081" w:type="pct"/>
            <w:tcBorders>
              <w:top w:val="single" w:sz="4" w:space="0" w:color="auto"/>
              <w:left w:val="single" w:sz="4" w:space="0" w:color="auto"/>
              <w:bottom w:val="single" w:sz="4" w:space="0" w:color="auto"/>
              <w:right w:val="single" w:sz="4" w:space="0" w:color="auto"/>
            </w:tcBorders>
          </w:tcPr>
          <w:p w14:paraId="1FCDCC5E" w14:textId="1C174D26" w:rsidR="00512AE0" w:rsidRPr="00933604" w:rsidRDefault="00512AE0" w:rsidP="00340FC7">
            <w:pPr>
              <w:pStyle w:val="GOSTTablenorm"/>
              <w:suppressAutoHyphens/>
              <w:rPr>
                <w:color w:val="000000" w:themeColor="text1"/>
                <w:szCs w:val="22"/>
              </w:rPr>
            </w:pPr>
            <w:r w:rsidRPr="00933604">
              <w:rPr>
                <w:color w:val="000000" w:themeColor="text1"/>
                <w:szCs w:val="22"/>
              </w:rPr>
              <w:t>Номер</w:t>
            </w:r>
            <w:r w:rsidR="00340FC7" w:rsidRPr="00933604">
              <w:rPr>
                <w:color w:val="000000" w:themeColor="text1"/>
                <w:szCs w:val="22"/>
                <w:lang w:val="en-US"/>
              </w:rPr>
              <w:t>_</w:t>
            </w:r>
            <w:r w:rsidR="00340FC7" w:rsidRPr="00933604">
              <w:rPr>
                <w:color w:val="000000" w:themeColor="text1"/>
                <w:szCs w:val="22"/>
              </w:rPr>
              <w:t>кошелька_ЦР</w:t>
            </w:r>
          </w:p>
        </w:tc>
        <w:tc>
          <w:tcPr>
            <w:tcW w:w="316" w:type="pct"/>
            <w:tcBorders>
              <w:top w:val="single" w:sz="4" w:space="0" w:color="auto"/>
              <w:left w:val="single" w:sz="4" w:space="0" w:color="auto"/>
              <w:bottom w:val="single" w:sz="4" w:space="0" w:color="auto"/>
              <w:right w:val="single" w:sz="4" w:space="0" w:color="auto"/>
            </w:tcBorders>
          </w:tcPr>
          <w:p w14:paraId="352605B2" w14:textId="698BD7F4" w:rsidR="00512AE0" w:rsidRPr="00933604" w:rsidRDefault="00512AE0" w:rsidP="00BA182F">
            <w:pPr>
              <w:pStyle w:val="GOSTTablenorm"/>
              <w:suppressAutoHyphens/>
            </w:pPr>
            <w:r w:rsidRPr="00933604">
              <w:t>нет</w:t>
            </w:r>
          </w:p>
        </w:tc>
        <w:tc>
          <w:tcPr>
            <w:tcW w:w="1169" w:type="pct"/>
            <w:tcBorders>
              <w:top w:val="single" w:sz="4" w:space="0" w:color="auto"/>
              <w:left w:val="single" w:sz="4" w:space="0" w:color="auto"/>
              <w:bottom w:val="single" w:sz="4" w:space="0" w:color="auto"/>
              <w:right w:val="single" w:sz="4" w:space="0" w:color="auto"/>
            </w:tcBorders>
          </w:tcPr>
          <w:p w14:paraId="0EB54573" w14:textId="24082961" w:rsidR="00512AE0" w:rsidRPr="00933604" w:rsidRDefault="00512AE0" w:rsidP="00BA182F">
            <w:pPr>
              <w:pStyle w:val="GOSTTablenorm"/>
              <w:suppressAutoHyphens/>
              <w:rPr>
                <w:szCs w:val="22"/>
              </w:rPr>
            </w:pPr>
            <w:r w:rsidRPr="00933604">
              <w:rPr>
                <w:szCs w:val="22"/>
              </w:rPr>
              <w:t>Счет ЦР ФК</w:t>
            </w:r>
          </w:p>
        </w:tc>
        <w:tc>
          <w:tcPr>
            <w:tcW w:w="1127" w:type="pct"/>
            <w:tcBorders>
              <w:top w:val="single" w:sz="4" w:space="0" w:color="auto"/>
              <w:left w:val="single" w:sz="4" w:space="0" w:color="auto"/>
              <w:bottom w:val="single" w:sz="4" w:space="0" w:color="auto"/>
              <w:right w:val="single" w:sz="4" w:space="0" w:color="auto"/>
            </w:tcBorders>
          </w:tcPr>
          <w:p w14:paraId="5B3600B4" w14:textId="080178BE" w:rsidR="00512AE0" w:rsidRPr="00933604" w:rsidRDefault="00512AE0" w:rsidP="00BA182F">
            <w:pPr>
              <w:pStyle w:val="GOSTTablenorm"/>
              <w:suppressAutoHyphens/>
            </w:pPr>
            <w:r w:rsidRPr="00933604">
              <w:t>ADI_score_CR_FK</w:t>
            </w:r>
          </w:p>
        </w:tc>
        <w:tc>
          <w:tcPr>
            <w:tcW w:w="1307" w:type="pct"/>
            <w:tcBorders>
              <w:top w:val="single" w:sz="4" w:space="0" w:color="auto"/>
              <w:left w:val="single" w:sz="4" w:space="0" w:color="auto"/>
              <w:bottom w:val="single" w:sz="4" w:space="0" w:color="auto"/>
              <w:right w:val="single" w:sz="4" w:space="0" w:color="auto"/>
            </w:tcBorders>
          </w:tcPr>
          <w:p w14:paraId="41C5CE82" w14:textId="3608DDA6" w:rsidR="00512AE0" w:rsidRPr="00933604" w:rsidRDefault="00512AE0" w:rsidP="00BA182F">
            <w:pPr>
              <w:pStyle w:val="GOSTTablenorm"/>
              <w:suppressAutoHyphens/>
              <w:rPr>
                <w:szCs w:val="22"/>
              </w:rPr>
            </w:pPr>
            <w:r w:rsidRPr="00933604">
              <w:rPr>
                <w:szCs w:val="22"/>
              </w:rPr>
              <w:t>-</w:t>
            </w:r>
          </w:p>
        </w:tc>
      </w:tr>
      <w:tr w:rsidR="00C947A6" w:rsidRPr="00C644BE" w14:paraId="1971B4E3" w14:textId="77777777" w:rsidTr="0004239F">
        <w:tc>
          <w:tcPr>
            <w:tcW w:w="1081" w:type="pct"/>
            <w:tcBorders>
              <w:top w:val="single" w:sz="4" w:space="0" w:color="auto"/>
              <w:left w:val="single" w:sz="4" w:space="0" w:color="auto"/>
              <w:bottom w:val="single" w:sz="4" w:space="0" w:color="auto"/>
              <w:right w:val="single" w:sz="4" w:space="0" w:color="auto"/>
            </w:tcBorders>
          </w:tcPr>
          <w:p w14:paraId="7160F0FF" w14:textId="77777777" w:rsidR="00C947A6" w:rsidRPr="00933604" w:rsidRDefault="00C947A6" w:rsidP="00BA182F">
            <w:pPr>
              <w:pStyle w:val="GOSTTablenorm"/>
              <w:suppressAutoHyphens/>
              <w:rPr>
                <w:szCs w:val="22"/>
              </w:rPr>
            </w:pPr>
            <w:r w:rsidRPr="00933604">
              <w:rPr>
                <w:szCs w:val="22"/>
              </w:rPr>
              <w:t>КБК_КС</w:t>
            </w:r>
          </w:p>
        </w:tc>
        <w:tc>
          <w:tcPr>
            <w:tcW w:w="316" w:type="pct"/>
            <w:tcBorders>
              <w:top w:val="single" w:sz="4" w:space="0" w:color="auto"/>
              <w:left w:val="single" w:sz="4" w:space="0" w:color="auto"/>
              <w:bottom w:val="single" w:sz="4" w:space="0" w:color="auto"/>
              <w:right w:val="single" w:sz="4" w:space="0" w:color="auto"/>
            </w:tcBorders>
          </w:tcPr>
          <w:p w14:paraId="2F0A4E1D" w14:textId="77777777" w:rsidR="00C947A6" w:rsidRPr="00933604" w:rsidRDefault="00C947A6" w:rsidP="00BA182F">
            <w:pPr>
              <w:pStyle w:val="GOSTTablenorm"/>
              <w:suppressAutoHyphens/>
            </w:pPr>
            <w:r w:rsidRPr="00933604">
              <w:t>да</w:t>
            </w:r>
          </w:p>
        </w:tc>
        <w:tc>
          <w:tcPr>
            <w:tcW w:w="1169" w:type="pct"/>
            <w:tcBorders>
              <w:top w:val="single" w:sz="4" w:space="0" w:color="auto"/>
              <w:left w:val="single" w:sz="4" w:space="0" w:color="auto"/>
              <w:bottom w:val="single" w:sz="4" w:space="0" w:color="auto"/>
              <w:right w:val="single" w:sz="4" w:space="0" w:color="auto"/>
            </w:tcBorders>
          </w:tcPr>
          <w:p w14:paraId="39638E12" w14:textId="77777777" w:rsidR="00C947A6" w:rsidRPr="00933604" w:rsidRDefault="00C947A6" w:rsidP="00BA182F">
            <w:pPr>
              <w:pStyle w:val="GOSTTablenorm"/>
              <w:suppressAutoHyphens/>
              <w:rPr>
                <w:szCs w:val="22"/>
              </w:rPr>
            </w:pPr>
            <w:r w:rsidRPr="00933604">
              <w:rPr>
                <w:szCs w:val="22"/>
              </w:rPr>
              <w:t>КБК по расчетному счету плательщика</w:t>
            </w:r>
          </w:p>
        </w:tc>
        <w:tc>
          <w:tcPr>
            <w:tcW w:w="1127" w:type="pct"/>
            <w:tcBorders>
              <w:top w:val="single" w:sz="4" w:space="0" w:color="auto"/>
              <w:left w:val="single" w:sz="4" w:space="0" w:color="auto"/>
              <w:bottom w:val="single" w:sz="4" w:space="0" w:color="auto"/>
              <w:right w:val="single" w:sz="4" w:space="0" w:color="auto"/>
            </w:tcBorders>
          </w:tcPr>
          <w:p w14:paraId="3B4E12B8" w14:textId="77777777" w:rsidR="00C947A6" w:rsidRPr="00933604" w:rsidRDefault="00C947A6" w:rsidP="00BA182F">
            <w:pPr>
              <w:pStyle w:val="GOSTTablenorm"/>
              <w:suppressAutoHyphens/>
            </w:pPr>
            <w:r w:rsidRPr="00933604">
              <w:t>-</w:t>
            </w:r>
          </w:p>
        </w:tc>
        <w:tc>
          <w:tcPr>
            <w:tcW w:w="1307" w:type="pct"/>
            <w:tcBorders>
              <w:top w:val="single" w:sz="4" w:space="0" w:color="auto"/>
              <w:left w:val="single" w:sz="4" w:space="0" w:color="auto"/>
              <w:bottom w:val="single" w:sz="4" w:space="0" w:color="auto"/>
              <w:right w:val="single" w:sz="4" w:space="0" w:color="auto"/>
            </w:tcBorders>
          </w:tcPr>
          <w:p w14:paraId="3D30EFF1" w14:textId="00854ECC" w:rsidR="00C947A6" w:rsidRPr="00933604" w:rsidRDefault="00C947A6" w:rsidP="00BA182F">
            <w:pPr>
              <w:pStyle w:val="GOSTTablenorm"/>
              <w:suppressAutoHyphens/>
              <w:rPr>
                <w:szCs w:val="22"/>
              </w:rPr>
            </w:pPr>
            <w:r w:rsidRPr="00933604">
              <w:rPr>
                <w:szCs w:val="22"/>
              </w:rPr>
              <w:t>Указывается значение «</w:t>
            </w:r>
            <w:r w:rsidR="00032D80" w:rsidRPr="00933604">
              <w:rPr>
                <w:szCs w:val="22"/>
              </w:rPr>
              <w:t>00000000000000000</w:t>
            </w:r>
            <w:r w:rsidRPr="00933604">
              <w:rPr>
                <w:szCs w:val="22"/>
              </w:rPr>
              <w:t>610»</w:t>
            </w:r>
          </w:p>
        </w:tc>
      </w:tr>
      <w:tr w:rsidR="00FC456E" w:rsidRPr="00C644BE" w14:paraId="334774EC" w14:textId="77777777" w:rsidTr="0004239F">
        <w:tc>
          <w:tcPr>
            <w:tcW w:w="1081" w:type="pct"/>
            <w:tcBorders>
              <w:top w:val="single" w:sz="4" w:space="0" w:color="auto"/>
              <w:left w:val="single" w:sz="4" w:space="0" w:color="auto"/>
              <w:bottom w:val="single" w:sz="4" w:space="0" w:color="auto"/>
              <w:right w:val="single" w:sz="4" w:space="0" w:color="auto"/>
            </w:tcBorders>
          </w:tcPr>
          <w:p w14:paraId="0C4692A5" w14:textId="7D4D6642" w:rsidR="00FC456E" w:rsidRPr="00933604" w:rsidRDefault="00FC456E" w:rsidP="00FC456E">
            <w:pPr>
              <w:pStyle w:val="GOSTTablenorm"/>
              <w:suppressAutoHyphens/>
              <w:rPr>
                <w:szCs w:val="22"/>
              </w:rPr>
            </w:pPr>
            <w:r w:rsidRPr="00933604">
              <w:rPr>
                <w:szCs w:val="22"/>
              </w:rPr>
              <w:t>КБК_расчеты</w:t>
            </w:r>
          </w:p>
        </w:tc>
        <w:tc>
          <w:tcPr>
            <w:tcW w:w="316" w:type="pct"/>
            <w:tcBorders>
              <w:top w:val="single" w:sz="4" w:space="0" w:color="auto"/>
              <w:left w:val="single" w:sz="4" w:space="0" w:color="auto"/>
              <w:bottom w:val="single" w:sz="4" w:space="0" w:color="auto"/>
              <w:right w:val="single" w:sz="4" w:space="0" w:color="auto"/>
            </w:tcBorders>
          </w:tcPr>
          <w:p w14:paraId="0A747EB0" w14:textId="1D58FCF9" w:rsidR="00FC456E" w:rsidRPr="00933604" w:rsidRDefault="00FC456E" w:rsidP="00FC456E">
            <w:pPr>
              <w:pStyle w:val="GOSTTablenorm"/>
              <w:suppressAutoHyphens/>
            </w:pPr>
            <w:r w:rsidRPr="00933604">
              <w:t>да</w:t>
            </w:r>
          </w:p>
        </w:tc>
        <w:tc>
          <w:tcPr>
            <w:tcW w:w="1169" w:type="pct"/>
            <w:tcBorders>
              <w:top w:val="single" w:sz="4" w:space="0" w:color="auto"/>
              <w:left w:val="single" w:sz="4" w:space="0" w:color="auto"/>
              <w:bottom w:val="single" w:sz="4" w:space="0" w:color="auto"/>
              <w:right w:val="single" w:sz="4" w:space="0" w:color="auto"/>
            </w:tcBorders>
          </w:tcPr>
          <w:p w14:paraId="322CE900" w14:textId="79ED8DD5" w:rsidR="00FC456E" w:rsidRPr="00933604" w:rsidRDefault="00FC456E" w:rsidP="00FC456E">
            <w:pPr>
              <w:pStyle w:val="GOSTTablenorm"/>
              <w:suppressAutoHyphens/>
              <w:rPr>
                <w:szCs w:val="22"/>
              </w:rPr>
            </w:pPr>
            <w:r w:rsidRPr="00933604">
              <w:rPr>
                <w:szCs w:val="22"/>
              </w:rPr>
              <w:t>КБК по внутриказначейским расчетам</w:t>
            </w:r>
          </w:p>
        </w:tc>
        <w:tc>
          <w:tcPr>
            <w:tcW w:w="1127" w:type="pct"/>
            <w:tcBorders>
              <w:top w:val="single" w:sz="4" w:space="0" w:color="auto"/>
              <w:left w:val="single" w:sz="4" w:space="0" w:color="auto"/>
              <w:bottom w:val="single" w:sz="4" w:space="0" w:color="auto"/>
              <w:right w:val="single" w:sz="4" w:space="0" w:color="auto"/>
            </w:tcBorders>
          </w:tcPr>
          <w:p w14:paraId="7FF36E47" w14:textId="2967191E" w:rsidR="00FC456E" w:rsidRPr="00933604" w:rsidRDefault="00FC456E" w:rsidP="00FC456E">
            <w:pPr>
              <w:pStyle w:val="GOSTTablenorm"/>
              <w:suppressAutoHyphens/>
            </w:pPr>
            <w:r w:rsidRPr="00933604">
              <w:t>-</w:t>
            </w:r>
          </w:p>
        </w:tc>
        <w:tc>
          <w:tcPr>
            <w:tcW w:w="1307" w:type="pct"/>
            <w:tcBorders>
              <w:top w:val="single" w:sz="4" w:space="0" w:color="auto"/>
              <w:left w:val="single" w:sz="4" w:space="0" w:color="auto"/>
              <w:bottom w:val="single" w:sz="4" w:space="0" w:color="auto"/>
              <w:right w:val="single" w:sz="4" w:space="0" w:color="auto"/>
            </w:tcBorders>
          </w:tcPr>
          <w:p w14:paraId="38DA8C5C" w14:textId="733B6DBC" w:rsidR="00FC456E" w:rsidRPr="00933604" w:rsidRDefault="00FC456E" w:rsidP="00FC456E">
            <w:pPr>
              <w:pStyle w:val="GOSTTablenorm"/>
              <w:suppressAutoHyphens/>
              <w:rPr>
                <w:szCs w:val="22"/>
              </w:rPr>
            </w:pPr>
            <w:r w:rsidRPr="00933604">
              <w:rPr>
                <w:szCs w:val="22"/>
              </w:rPr>
              <w:t>Указывается значение «00000000000000000510»</w:t>
            </w:r>
          </w:p>
        </w:tc>
      </w:tr>
      <w:tr w:rsidR="00C947A6" w14:paraId="76119FAE" w14:textId="77777777" w:rsidTr="0004239F">
        <w:tc>
          <w:tcPr>
            <w:tcW w:w="1081" w:type="pct"/>
            <w:tcBorders>
              <w:top w:val="single" w:sz="4" w:space="0" w:color="auto"/>
              <w:left w:val="single" w:sz="4" w:space="0" w:color="auto"/>
              <w:bottom w:val="single" w:sz="4" w:space="0" w:color="auto"/>
              <w:right w:val="single" w:sz="4" w:space="0" w:color="auto"/>
            </w:tcBorders>
          </w:tcPr>
          <w:p w14:paraId="3A35351E" w14:textId="77777777" w:rsidR="00C947A6" w:rsidRPr="00933604" w:rsidRDefault="00C947A6" w:rsidP="00BA182F">
            <w:pPr>
              <w:pStyle w:val="GOSTTablenorm"/>
              <w:suppressAutoHyphens/>
              <w:rPr>
                <w:szCs w:val="22"/>
              </w:rPr>
            </w:pPr>
            <w:r w:rsidRPr="00933604" w:rsidDel="00826C7E">
              <w:t>Тип_КБК_КС</w:t>
            </w:r>
          </w:p>
        </w:tc>
        <w:tc>
          <w:tcPr>
            <w:tcW w:w="316" w:type="pct"/>
            <w:tcBorders>
              <w:top w:val="single" w:sz="4" w:space="0" w:color="auto"/>
              <w:left w:val="single" w:sz="4" w:space="0" w:color="auto"/>
              <w:bottom w:val="single" w:sz="4" w:space="0" w:color="auto"/>
              <w:right w:val="single" w:sz="4" w:space="0" w:color="auto"/>
            </w:tcBorders>
          </w:tcPr>
          <w:p w14:paraId="264392C5" w14:textId="77777777" w:rsidR="00C947A6" w:rsidRPr="00933604" w:rsidRDefault="00C947A6" w:rsidP="00BA182F">
            <w:pPr>
              <w:pStyle w:val="GOSTTablenorm"/>
              <w:suppressAutoHyphens/>
            </w:pPr>
            <w:r w:rsidRPr="00933604" w:rsidDel="00826C7E">
              <w:t>да</w:t>
            </w:r>
          </w:p>
        </w:tc>
        <w:tc>
          <w:tcPr>
            <w:tcW w:w="1169" w:type="pct"/>
            <w:tcBorders>
              <w:top w:val="single" w:sz="4" w:space="0" w:color="auto"/>
              <w:left w:val="single" w:sz="4" w:space="0" w:color="auto"/>
              <w:bottom w:val="single" w:sz="4" w:space="0" w:color="auto"/>
              <w:right w:val="single" w:sz="4" w:space="0" w:color="auto"/>
            </w:tcBorders>
          </w:tcPr>
          <w:p w14:paraId="0962655D" w14:textId="77777777" w:rsidR="00C947A6" w:rsidRPr="00933604" w:rsidRDefault="00C947A6" w:rsidP="00BA182F">
            <w:pPr>
              <w:pStyle w:val="GOSTTablenorm"/>
              <w:suppressAutoHyphens/>
              <w:rPr>
                <w:szCs w:val="22"/>
              </w:rPr>
            </w:pPr>
            <w:r w:rsidRPr="00933604" w:rsidDel="00826C7E">
              <w:t xml:space="preserve">Тип КБК </w:t>
            </w:r>
            <w:r w:rsidRPr="00933604">
              <w:rPr>
                <w:szCs w:val="22"/>
              </w:rPr>
              <w:t>расчетному счету плательщика</w:t>
            </w:r>
          </w:p>
        </w:tc>
        <w:tc>
          <w:tcPr>
            <w:tcW w:w="1127" w:type="pct"/>
            <w:tcBorders>
              <w:top w:val="single" w:sz="4" w:space="0" w:color="auto"/>
              <w:left w:val="single" w:sz="4" w:space="0" w:color="auto"/>
              <w:bottom w:val="single" w:sz="4" w:space="0" w:color="auto"/>
              <w:right w:val="single" w:sz="4" w:space="0" w:color="auto"/>
            </w:tcBorders>
          </w:tcPr>
          <w:p w14:paraId="1ED75370" w14:textId="5664C7C9" w:rsidR="00C947A6" w:rsidRPr="00933604" w:rsidRDefault="006D2B01" w:rsidP="00BA182F">
            <w:pPr>
              <w:pStyle w:val="GOSTTablenorm"/>
              <w:suppressAutoHyphens/>
            </w:pPr>
            <w:r w:rsidRPr="00933604">
              <w:t>-</w:t>
            </w:r>
          </w:p>
        </w:tc>
        <w:tc>
          <w:tcPr>
            <w:tcW w:w="1307" w:type="pct"/>
            <w:tcBorders>
              <w:top w:val="single" w:sz="4" w:space="0" w:color="auto"/>
              <w:left w:val="single" w:sz="4" w:space="0" w:color="auto"/>
              <w:bottom w:val="single" w:sz="4" w:space="0" w:color="auto"/>
              <w:right w:val="single" w:sz="4" w:space="0" w:color="auto"/>
            </w:tcBorders>
          </w:tcPr>
          <w:p w14:paraId="45A8C16F" w14:textId="77777777" w:rsidR="00C947A6" w:rsidRPr="00933604" w:rsidRDefault="00C947A6" w:rsidP="00BA182F">
            <w:pPr>
              <w:pStyle w:val="GOSTTablenorm"/>
              <w:suppressAutoHyphens/>
              <w:rPr>
                <w:szCs w:val="22"/>
              </w:rPr>
            </w:pPr>
            <w:r w:rsidRPr="00933604">
              <w:t>Указывается значение</w:t>
            </w:r>
            <w:r w:rsidRPr="00933604" w:rsidDel="00826C7E">
              <w:t xml:space="preserve"> «31»</w:t>
            </w:r>
          </w:p>
        </w:tc>
      </w:tr>
      <w:tr w:rsidR="00FC456E" w14:paraId="05E7123F" w14:textId="77777777" w:rsidTr="0004239F">
        <w:tc>
          <w:tcPr>
            <w:tcW w:w="1081" w:type="pct"/>
            <w:tcBorders>
              <w:top w:val="single" w:sz="4" w:space="0" w:color="auto"/>
              <w:left w:val="single" w:sz="4" w:space="0" w:color="auto"/>
              <w:bottom w:val="single" w:sz="4" w:space="0" w:color="auto"/>
              <w:right w:val="single" w:sz="4" w:space="0" w:color="auto"/>
            </w:tcBorders>
          </w:tcPr>
          <w:p w14:paraId="40C548C2" w14:textId="74CC17D6" w:rsidR="00FC456E" w:rsidRPr="00933604" w:rsidDel="00826C7E" w:rsidRDefault="00FC456E" w:rsidP="00FC456E">
            <w:pPr>
              <w:pStyle w:val="GOSTTablenorm"/>
              <w:suppressAutoHyphens/>
            </w:pPr>
            <w:r w:rsidRPr="00933604">
              <w:t>Тип_КБК_расчеты</w:t>
            </w:r>
          </w:p>
        </w:tc>
        <w:tc>
          <w:tcPr>
            <w:tcW w:w="316" w:type="pct"/>
            <w:tcBorders>
              <w:top w:val="single" w:sz="4" w:space="0" w:color="auto"/>
              <w:left w:val="single" w:sz="4" w:space="0" w:color="auto"/>
              <w:bottom w:val="single" w:sz="4" w:space="0" w:color="auto"/>
              <w:right w:val="single" w:sz="4" w:space="0" w:color="auto"/>
            </w:tcBorders>
          </w:tcPr>
          <w:p w14:paraId="6B850E18" w14:textId="54BB69B9" w:rsidR="00FC456E" w:rsidRPr="00933604" w:rsidDel="00826C7E" w:rsidRDefault="00FC456E" w:rsidP="00FC456E">
            <w:pPr>
              <w:pStyle w:val="GOSTTablenorm"/>
              <w:suppressAutoHyphens/>
            </w:pPr>
            <w:r w:rsidRPr="00933604">
              <w:t>да</w:t>
            </w:r>
          </w:p>
        </w:tc>
        <w:tc>
          <w:tcPr>
            <w:tcW w:w="1169" w:type="pct"/>
            <w:tcBorders>
              <w:top w:val="single" w:sz="4" w:space="0" w:color="auto"/>
              <w:left w:val="single" w:sz="4" w:space="0" w:color="auto"/>
              <w:bottom w:val="single" w:sz="4" w:space="0" w:color="auto"/>
              <w:right w:val="single" w:sz="4" w:space="0" w:color="auto"/>
            </w:tcBorders>
          </w:tcPr>
          <w:p w14:paraId="6A7AA3D4" w14:textId="34D3B726" w:rsidR="00FC456E" w:rsidRPr="00933604" w:rsidDel="00826C7E" w:rsidRDefault="00FC456E" w:rsidP="00FC456E">
            <w:pPr>
              <w:pStyle w:val="GOSTTablenorm"/>
              <w:suppressAutoHyphens/>
            </w:pPr>
            <w:r w:rsidRPr="00933604">
              <w:rPr>
                <w:szCs w:val="22"/>
              </w:rPr>
              <w:t>Тип КБК по внутриказначейским расчетам</w:t>
            </w:r>
          </w:p>
        </w:tc>
        <w:tc>
          <w:tcPr>
            <w:tcW w:w="1127" w:type="pct"/>
            <w:tcBorders>
              <w:top w:val="single" w:sz="4" w:space="0" w:color="auto"/>
              <w:left w:val="single" w:sz="4" w:space="0" w:color="auto"/>
              <w:bottom w:val="single" w:sz="4" w:space="0" w:color="auto"/>
              <w:right w:val="single" w:sz="4" w:space="0" w:color="auto"/>
            </w:tcBorders>
          </w:tcPr>
          <w:p w14:paraId="7DEBF89E" w14:textId="3925F795" w:rsidR="00FC456E" w:rsidRPr="00933604" w:rsidRDefault="00FC456E" w:rsidP="00FC456E">
            <w:pPr>
              <w:pStyle w:val="GOSTTablenorm"/>
              <w:suppressAutoHyphens/>
            </w:pPr>
            <w:r w:rsidRPr="00933604">
              <w:t>-</w:t>
            </w:r>
          </w:p>
        </w:tc>
        <w:tc>
          <w:tcPr>
            <w:tcW w:w="1307" w:type="pct"/>
            <w:tcBorders>
              <w:top w:val="single" w:sz="4" w:space="0" w:color="auto"/>
              <w:left w:val="single" w:sz="4" w:space="0" w:color="auto"/>
              <w:bottom w:val="single" w:sz="4" w:space="0" w:color="auto"/>
              <w:right w:val="single" w:sz="4" w:space="0" w:color="auto"/>
            </w:tcBorders>
          </w:tcPr>
          <w:p w14:paraId="60ADC839" w14:textId="0097F39D" w:rsidR="00FC456E" w:rsidRPr="00933604" w:rsidRDefault="00FC456E" w:rsidP="00FC456E">
            <w:pPr>
              <w:pStyle w:val="GOSTTablenorm"/>
              <w:suppressAutoHyphens/>
            </w:pPr>
            <w:r w:rsidRPr="00933604">
              <w:t>Указывается значение</w:t>
            </w:r>
            <w:r w:rsidRPr="00933604" w:rsidDel="00826C7E">
              <w:t xml:space="preserve"> «31»</w:t>
            </w:r>
          </w:p>
        </w:tc>
      </w:tr>
      <w:tr w:rsidR="00C947A6" w:rsidRPr="00C96A1E" w14:paraId="657D424D" w14:textId="77777777" w:rsidTr="0004239F">
        <w:tc>
          <w:tcPr>
            <w:tcW w:w="1081" w:type="pct"/>
            <w:tcBorders>
              <w:top w:val="single" w:sz="4" w:space="0" w:color="auto"/>
              <w:left w:val="single" w:sz="4" w:space="0" w:color="auto"/>
              <w:bottom w:val="single" w:sz="4" w:space="0" w:color="auto"/>
              <w:right w:val="single" w:sz="4" w:space="0" w:color="auto"/>
            </w:tcBorders>
          </w:tcPr>
          <w:p w14:paraId="1D27C6AE" w14:textId="77777777" w:rsidR="00C947A6" w:rsidRPr="00933604" w:rsidRDefault="00C947A6" w:rsidP="00BA182F">
            <w:pPr>
              <w:pStyle w:val="GOSTTablenorm"/>
              <w:suppressAutoHyphens/>
            </w:pPr>
            <w:r w:rsidRPr="00933604">
              <w:t>ТОФК_ЛС_плательщика</w:t>
            </w:r>
          </w:p>
        </w:tc>
        <w:tc>
          <w:tcPr>
            <w:tcW w:w="316" w:type="pct"/>
            <w:tcBorders>
              <w:top w:val="single" w:sz="4" w:space="0" w:color="auto"/>
              <w:left w:val="single" w:sz="4" w:space="0" w:color="auto"/>
              <w:bottom w:val="single" w:sz="4" w:space="0" w:color="auto"/>
              <w:right w:val="single" w:sz="4" w:space="0" w:color="auto"/>
            </w:tcBorders>
          </w:tcPr>
          <w:p w14:paraId="19FDCD6A" w14:textId="77777777" w:rsidR="00C947A6" w:rsidRPr="00933604" w:rsidRDefault="00C947A6" w:rsidP="00BA182F">
            <w:pPr>
              <w:pStyle w:val="GOSTTablenorm"/>
              <w:suppressAutoHyphens/>
            </w:pPr>
            <w:r w:rsidRPr="00933604">
              <w:t>нет</w:t>
            </w:r>
          </w:p>
        </w:tc>
        <w:tc>
          <w:tcPr>
            <w:tcW w:w="1169" w:type="pct"/>
            <w:tcBorders>
              <w:top w:val="single" w:sz="4" w:space="0" w:color="auto"/>
              <w:left w:val="single" w:sz="4" w:space="0" w:color="auto"/>
              <w:bottom w:val="single" w:sz="4" w:space="0" w:color="auto"/>
              <w:right w:val="single" w:sz="4" w:space="0" w:color="auto"/>
            </w:tcBorders>
          </w:tcPr>
          <w:p w14:paraId="38BE2AEF" w14:textId="77777777" w:rsidR="00C947A6" w:rsidRPr="00933604" w:rsidRDefault="00C947A6" w:rsidP="00BA182F">
            <w:pPr>
              <w:pStyle w:val="GOSTTablenorm"/>
              <w:suppressAutoHyphens/>
            </w:pPr>
            <w:r w:rsidRPr="00933604">
              <w:t>ТОФК ЦС по ЛС плательщика (4-значный)</w:t>
            </w:r>
          </w:p>
        </w:tc>
        <w:tc>
          <w:tcPr>
            <w:tcW w:w="1127" w:type="pct"/>
            <w:tcBorders>
              <w:top w:val="single" w:sz="4" w:space="0" w:color="auto"/>
              <w:left w:val="single" w:sz="4" w:space="0" w:color="auto"/>
              <w:bottom w:val="single" w:sz="4" w:space="0" w:color="auto"/>
              <w:right w:val="single" w:sz="4" w:space="0" w:color="auto"/>
            </w:tcBorders>
          </w:tcPr>
          <w:p w14:paraId="7281DAFA" w14:textId="554A7D71" w:rsidR="00C947A6" w:rsidRPr="00933604" w:rsidRDefault="00BD49FD" w:rsidP="00BA182F">
            <w:pPr>
              <w:pStyle w:val="GOSTTablenorm"/>
              <w:suppressAutoHyphens/>
            </w:pPr>
            <w:r w:rsidRPr="00933604">
              <w:t>SI_TOFKCodeCSPayer</w:t>
            </w:r>
          </w:p>
        </w:tc>
        <w:tc>
          <w:tcPr>
            <w:tcW w:w="1307" w:type="pct"/>
            <w:tcBorders>
              <w:top w:val="single" w:sz="4" w:space="0" w:color="auto"/>
              <w:left w:val="single" w:sz="4" w:space="0" w:color="auto"/>
              <w:bottom w:val="single" w:sz="4" w:space="0" w:color="auto"/>
              <w:right w:val="single" w:sz="4" w:space="0" w:color="auto"/>
            </w:tcBorders>
          </w:tcPr>
          <w:p w14:paraId="7ABAA5F3" w14:textId="77777777" w:rsidR="00C947A6" w:rsidRPr="00933604" w:rsidRDefault="00C947A6" w:rsidP="00BA182F">
            <w:pPr>
              <w:pStyle w:val="GOSTTablenorm"/>
              <w:suppressAutoHyphens/>
              <w:rPr>
                <w:szCs w:val="22"/>
              </w:rPr>
            </w:pPr>
            <w:r w:rsidRPr="00933604">
              <w:t>-</w:t>
            </w:r>
          </w:p>
        </w:tc>
      </w:tr>
      <w:tr w:rsidR="00CA6319" w:rsidRPr="00C96A1E" w14:paraId="2772E109" w14:textId="77777777" w:rsidTr="0004239F">
        <w:tc>
          <w:tcPr>
            <w:tcW w:w="1081" w:type="pct"/>
            <w:tcBorders>
              <w:top w:val="single" w:sz="4" w:space="0" w:color="auto"/>
              <w:left w:val="single" w:sz="4" w:space="0" w:color="auto"/>
              <w:bottom w:val="single" w:sz="4" w:space="0" w:color="auto"/>
              <w:right w:val="single" w:sz="4" w:space="0" w:color="auto"/>
            </w:tcBorders>
          </w:tcPr>
          <w:p w14:paraId="370F44CD" w14:textId="2387A433" w:rsidR="00CA6319" w:rsidRPr="00933604" w:rsidRDefault="00CA6319" w:rsidP="00BA182F">
            <w:pPr>
              <w:pStyle w:val="GOSTTablenorm"/>
              <w:suppressAutoHyphens/>
            </w:pPr>
            <w:r w:rsidRPr="00933604">
              <w:t>Код_ТОФК_ЛС_плательщика</w:t>
            </w:r>
          </w:p>
        </w:tc>
        <w:tc>
          <w:tcPr>
            <w:tcW w:w="316" w:type="pct"/>
            <w:tcBorders>
              <w:top w:val="single" w:sz="4" w:space="0" w:color="auto"/>
              <w:left w:val="single" w:sz="4" w:space="0" w:color="auto"/>
              <w:bottom w:val="single" w:sz="4" w:space="0" w:color="auto"/>
              <w:right w:val="single" w:sz="4" w:space="0" w:color="auto"/>
            </w:tcBorders>
          </w:tcPr>
          <w:p w14:paraId="5FCF34DA" w14:textId="7FF279A6" w:rsidR="00CA6319" w:rsidRPr="00933604" w:rsidRDefault="00CA6319" w:rsidP="00BA182F">
            <w:pPr>
              <w:pStyle w:val="GOSTTablenorm"/>
              <w:suppressAutoHyphens/>
            </w:pPr>
            <w:r w:rsidRPr="00933604">
              <w:t>да</w:t>
            </w:r>
          </w:p>
        </w:tc>
        <w:tc>
          <w:tcPr>
            <w:tcW w:w="1169" w:type="pct"/>
            <w:tcBorders>
              <w:top w:val="single" w:sz="4" w:space="0" w:color="auto"/>
              <w:left w:val="single" w:sz="4" w:space="0" w:color="auto"/>
              <w:bottom w:val="single" w:sz="4" w:space="0" w:color="auto"/>
              <w:right w:val="single" w:sz="4" w:space="0" w:color="auto"/>
            </w:tcBorders>
          </w:tcPr>
          <w:p w14:paraId="2B2B7ADE" w14:textId="1E72286D" w:rsidR="00CA6319" w:rsidRPr="00933604" w:rsidRDefault="00CA6319" w:rsidP="00BA182F">
            <w:pPr>
              <w:pStyle w:val="GOSTTablenorm"/>
              <w:suppressAutoHyphens/>
            </w:pPr>
            <w:r w:rsidRPr="00933604">
              <w:t>ТОФК ЦС по ЛС плательщика (2-значный)</w:t>
            </w:r>
          </w:p>
        </w:tc>
        <w:tc>
          <w:tcPr>
            <w:tcW w:w="1127" w:type="pct"/>
            <w:tcBorders>
              <w:top w:val="single" w:sz="4" w:space="0" w:color="auto"/>
              <w:left w:val="single" w:sz="4" w:space="0" w:color="auto"/>
              <w:bottom w:val="single" w:sz="4" w:space="0" w:color="auto"/>
              <w:right w:val="single" w:sz="4" w:space="0" w:color="auto"/>
            </w:tcBorders>
          </w:tcPr>
          <w:p w14:paraId="3E15712A" w14:textId="25DC570E" w:rsidR="00CA6319" w:rsidRPr="00933604" w:rsidRDefault="00CA6319" w:rsidP="00BA182F">
            <w:pPr>
              <w:pStyle w:val="GOSTTablenorm"/>
              <w:suppressAutoHyphens/>
            </w:pPr>
            <w:r w:rsidRPr="00933604">
              <w:t>SI_TOFKCodeCSPayer</w:t>
            </w:r>
          </w:p>
        </w:tc>
        <w:tc>
          <w:tcPr>
            <w:tcW w:w="1307" w:type="pct"/>
            <w:tcBorders>
              <w:top w:val="single" w:sz="4" w:space="0" w:color="auto"/>
              <w:left w:val="single" w:sz="4" w:space="0" w:color="auto"/>
              <w:bottom w:val="single" w:sz="4" w:space="0" w:color="auto"/>
              <w:right w:val="single" w:sz="4" w:space="0" w:color="auto"/>
            </w:tcBorders>
          </w:tcPr>
          <w:p w14:paraId="57A31BEB" w14:textId="1D787530" w:rsidR="00CA6319" w:rsidRPr="00933604" w:rsidRDefault="00CA6319" w:rsidP="00BA182F">
            <w:pPr>
              <w:pStyle w:val="GOSTTablenorm"/>
              <w:suppressAutoHyphens/>
            </w:pPr>
            <w:r w:rsidRPr="00933604">
              <w:t xml:space="preserve">Указывается 1-2 символы </w:t>
            </w:r>
            <w:r w:rsidRPr="00933604">
              <w:rPr>
                <w:szCs w:val="22"/>
              </w:rPr>
              <w:t>переданного в параметре значения</w:t>
            </w:r>
          </w:p>
        </w:tc>
      </w:tr>
      <w:tr w:rsidR="00C947A6" w:rsidRPr="00C644BE" w14:paraId="25BC6029" w14:textId="77777777" w:rsidTr="0004239F">
        <w:tc>
          <w:tcPr>
            <w:tcW w:w="1081" w:type="pct"/>
            <w:tcBorders>
              <w:top w:val="single" w:sz="4" w:space="0" w:color="auto"/>
              <w:left w:val="single" w:sz="4" w:space="0" w:color="auto"/>
              <w:bottom w:val="single" w:sz="4" w:space="0" w:color="auto"/>
              <w:right w:val="single" w:sz="4" w:space="0" w:color="auto"/>
            </w:tcBorders>
            <w:hideMark/>
          </w:tcPr>
          <w:p w14:paraId="11657AE3" w14:textId="77777777" w:rsidR="00C947A6" w:rsidRPr="0070312D" w:rsidRDefault="00C947A6" w:rsidP="00BA182F">
            <w:pPr>
              <w:pStyle w:val="GOSTTablenorm"/>
              <w:suppressAutoHyphens/>
            </w:pPr>
            <w:r w:rsidRPr="0070312D">
              <w:t>Номер_ЛС_плательщика</w:t>
            </w:r>
          </w:p>
        </w:tc>
        <w:tc>
          <w:tcPr>
            <w:tcW w:w="316" w:type="pct"/>
            <w:tcBorders>
              <w:top w:val="single" w:sz="4" w:space="0" w:color="auto"/>
              <w:left w:val="single" w:sz="4" w:space="0" w:color="auto"/>
              <w:bottom w:val="single" w:sz="4" w:space="0" w:color="auto"/>
              <w:right w:val="single" w:sz="4" w:space="0" w:color="auto"/>
            </w:tcBorders>
            <w:hideMark/>
          </w:tcPr>
          <w:p w14:paraId="7D28140D" w14:textId="77777777" w:rsidR="00C947A6" w:rsidRPr="0070312D" w:rsidRDefault="00C947A6" w:rsidP="00BA182F">
            <w:pPr>
              <w:pStyle w:val="GOSTTablenorm"/>
              <w:suppressAutoHyphens/>
            </w:pPr>
            <w:r w:rsidRPr="0070312D">
              <w:t>нет</w:t>
            </w:r>
          </w:p>
        </w:tc>
        <w:tc>
          <w:tcPr>
            <w:tcW w:w="1169" w:type="pct"/>
            <w:tcBorders>
              <w:top w:val="single" w:sz="4" w:space="0" w:color="auto"/>
              <w:left w:val="single" w:sz="4" w:space="0" w:color="auto"/>
              <w:bottom w:val="single" w:sz="4" w:space="0" w:color="auto"/>
              <w:right w:val="single" w:sz="4" w:space="0" w:color="auto"/>
            </w:tcBorders>
            <w:hideMark/>
          </w:tcPr>
          <w:p w14:paraId="059642C4" w14:textId="77777777" w:rsidR="00C947A6" w:rsidRPr="0070312D" w:rsidRDefault="00C947A6" w:rsidP="00BA182F">
            <w:pPr>
              <w:pStyle w:val="GOSTTablenorm"/>
              <w:suppressAutoHyphens/>
            </w:pPr>
            <w:r w:rsidRPr="0070312D">
              <w:t>Номер лицевого счета плательщика</w:t>
            </w:r>
          </w:p>
        </w:tc>
        <w:tc>
          <w:tcPr>
            <w:tcW w:w="1127" w:type="pct"/>
            <w:tcBorders>
              <w:top w:val="single" w:sz="4" w:space="0" w:color="auto"/>
              <w:left w:val="single" w:sz="4" w:space="0" w:color="auto"/>
              <w:bottom w:val="single" w:sz="4" w:space="0" w:color="auto"/>
              <w:right w:val="single" w:sz="4" w:space="0" w:color="auto"/>
            </w:tcBorders>
            <w:hideMark/>
          </w:tcPr>
          <w:p w14:paraId="708C1F69" w14:textId="48957449" w:rsidR="00C947A6" w:rsidRPr="0070312D" w:rsidRDefault="00BD49FD" w:rsidP="00BA182F">
            <w:pPr>
              <w:pStyle w:val="GOSTTablenorm"/>
              <w:suppressAutoHyphens/>
            </w:pPr>
            <w:r w:rsidRPr="0070312D">
              <w:t>P_PersonalAcc</w:t>
            </w:r>
          </w:p>
        </w:tc>
        <w:tc>
          <w:tcPr>
            <w:tcW w:w="1307" w:type="pct"/>
            <w:tcBorders>
              <w:top w:val="single" w:sz="4" w:space="0" w:color="auto"/>
              <w:left w:val="single" w:sz="4" w:space="0" w:color="auto"/>
              <w:bottom w:val="single" w:sz="4" w:space="0" w:color="auto"/>
              <w:right w:val="single" w:sz="4" w:space="0" w:color="auto"/>
            </w:tcBorders>
            <w:hideMark/>
          </w:tcPr>
          <w:p w14:paraId="4A9DE08D" w14:textId="77777777" w:rsidR="00C947A6" w:rsidRPr="0070312D" w:rsidRDefault="00C947A6" w:rsidP="00BA182F">
            <w:pPr>
              <w:pStyle w:val="GOSTTablenorm"/>
              <w:suppressAutoHyphens/>
            </w:pPr>
            <w:r w:rsidRPr="0070312D">
              <w:t>-</w:t>
            </w:r>
          </w:p>
        </w:tc>
      </w:tr>
      <w:tr w:rsidR="00C947A6" w:rsidRPr="00C644BE" w14:paraId="5D8BA891" w14:textId="77777777" w:rsidTr="0004239F">
        <w:tc>
          <w:tcPr>
            <w:tcW w:w="1081" w:type="pct"/>
            <w:tcBorders>
              <w:top w:val="single" w:sz="4" w:space="0" w:color="auto"/>
              <w:left w:val="single" w:sz="4" w:space="0" w:color="auto"/>
              <w:bottom w:val="single" w:sz="4" w:space="0" w:color="auto"/>
              <w:right w:val="single" w:sz="4" w:space="0" w:color="auto"/>
            </w:tcBorders>
            <w:hideMark/>
          </w:tcPr>
          <w:p w14:paraId="785AEB24" w14:textId="77777777" w:rsidR="00C947A6" w:rsidRPr="0070312D" w:rsidRDefault="00C947A6" w:rsidP="00BA182F">
            <w:pPr>
              <w:pStyle w:val="GOSTTablenorm"/>
              <w:suppressAutoHyphens/>
            </w:pPr>
            <w:r w:rsidRPr="0070312D">
              <w:t>Номер_строки</w:t>
            </w:r>
          </w:p>
        </w:tc>
        <w:tc>
          <w:tcPr>
            <w:tcW w:w="316" w:type="pct"/>
            <w:tcBorders>
              <w:top w:val="single" w:sz="4" w:space="0" w:color="auto"/>
              <w:left w:val="single" w:sz="4" w:space="0" w:color="auto"/>
              <w:bottom w:val="single" w:sz="4" w:space="0" w:color="auto"/>
              <w:right w:val="single" w:sz="4" w:space="0" w:color="auto"/>
            </w:tcBorders>
            <w:hideMark/>
          </w:tcPr>
          <w:p w14:paraId="52FBBC56" w14:textId="77777777" w:rsidR="00C947A6" w:rsidRPr="0070312D" w:rsidRDefault="00C947A6" w:rsidP="00BA182F">
            <w:pPr>
              <w:pStyle w:val="GOSTTablenorm"/>
              <w:suppressAutoHyphens/>
            </w:pPr>
            <w:r w:rsidRPr="0070312D">
              <w:t>нет</w:t>
            </w:r>
          </w:p>
        </w:tc>
        <w:tc>
          <w:tcPr>
            <w:tcW w:w="1169" w:type="pct"/>
            <w:tcBorders>
              <w:top w:val="single" w:sz="4" w:space="0" w:color="auto"/>
              <w:left w:val="single" w:sz="4" w:space="0" w:color="auto"/>
              <w:bottom w:val="single" w:sz="4" w:space="0" w:color="auto"/>
              <w:right w:val="single" w:sz="4" w:space="0" w:color="auto"/>
            </w:tcBorders>
            <w:hideMark/>
          </w:tcPr>
          <w:p w14:paraId="1E751D9D" w14:textId="77777777" w:rsidR="00C947A6" w:rsidRPr="0070312D" w:rsidRDefault="00C947A6" w:rsidP="00BA182F">
            <w:pPr>
              <w:pStyle w:val="GOSTTablenorm"/>
              <w:suppressAutoHyphens/>
            </w:pPr>
            <w:r w:rsidRPr="0070312D">
              <w:t>Номер строки (по строке документа)</w:t>
            </w:r>
          </w:p>
        </w:tc>
        <w:tc>
          <w:tcPr>
            <w:tcW w:w="1127" w:type="pct"/>
            <w:tcBorders>
              <w:top w:val="single" w:sz="4" w:space="0" w:color="auto"/>
              <w:left w:val="single" w:sz="4" w:space="0" w:color="auto"/>
              <w:bottom w:val="single" w:sz="4" w:space="0" w:color="auto"/>
              <w:right w:val="single" w:sz="4" w:space="0" w:color="auto"/>
            </w:tcBorders>
            <w:hideMark/>
          </w:tcPr>
          <w:p w14:paraId="0DFDD8DE" w14:textId="2B593F66" w:rsidR="00C947A6" w:rsidRPr="0070312D" w:rsidRDefault="00DA7DB4" w:rsidP="00BA182F">
            <w:pPr>
              <w:pStyle w:val="GOSTTablenorm"/>
              <w:suppressAutoHyphens/>
              <w:rPr>
                <w:lang w:val="en-US"/>
              </w:rPr>
            </w:pPr>
            <w:r w:rsidRPr="0070312D">
              <w:rPr>
                <w:lang w:val="en-US"/>
              </w:rPr>
              <w:t>FS_TSE_TAB0401060_LIST:NumPP</w:t>
            </w:r>
          </w:p>
        </w:tc>
        <w:tc>
          <w:tcPr>
            <w:tcW w:w="1307" w:type="pct"/>
            <w:tcBorders>
              <w:top w:val="single" w:sz="4" w:space="0" w:color="auto"/>
              <w:left w:val="single" w:sz="4" w:space="0" w:color="auto"/>
              <w:bottom w:val="single" w:sz="4" w:space="0" w:color="auto"/>
              <w:right w:val="single" w:sz="4" w:space="0" w:color="auto"/>
            </w:tcBorders>
            <w:hideMark/>
          </w:tcPr>
          <w:p w14:paraId="5E758567" w14:textId="77777777" w:rsidR="00C947A6" w:rsidRPr="0070312D" w:rsidRDefault="00C947A6" w:rsidP="00BA182F">
            <w:pPr>
              <w:pStyle w:val="GOSTTablenorm"/>
              <w:suppressAutoHyphens/>
            </w:pPr>
            <w:r w:rsidRPr="0070312D">
              <w:t>-</w:t>
            </w:r>
          </w:p>
        </w:tc>
      </w:tr>
      <w:tr w:rsidR="00D5751C" w:rsidRPr="00D5751C" w14:paraId="25C83926" w14:textId="77777777" w:rsidTr="0004239F">
        <w:tc>
          <w:tcPr>
            <w:tcW w:w="1081" w:type="pct"/>
            <w:tcBorders>
              <w:top w:val="single" w:sz="4" w:space="0" w:color="auto"/>
              <w:left w:val="single" w:sz="4" w:space="0" w:color="auto"/>
              <w:bottom w:val="single" w:sz="4" w:space="0" w:color="auto"/>
              <w:right w:val="single" w:sz="4" w:space="0" w:color="auto"/>
            </w:tcBorders>
          </w:tcPr>
          <w:p w14:paraId="434795D5" w14:textId="3ADDE449" w:rsidR="00D5751C" w:rsidRPr="0070312D" w:rsidRDefault="00D5751C" w:rsidP="00BA182F">
            <w:pPr>
              <w:pStyle w:val="GOSTTablenorm"/>
              <w:suppressAutoHyphens/>
            </w:pPr>
            <w:r w:rsidRPr="0000268E">
              <w:rPr>
                <w:color w:val="000000" w:themeColor="text1"/>
              </w:rPr>
              <w:t>Признак_подкрепления</w:t>
            </w:r>
          </w:p>
        </w:tc>
        <w:tc>
          <w:tcPr>
            <w:tcW w:w="316" w:type="pct"/>
            <w:tcBorders>
              <w:top w:val="single" w:sz="4" w:space="0" w:color="auto"/>
              <w:left w:val="single" w:sz="4" w:space="0" w:color="auto"/>
              <w:bottom w:val="single" w:sz="4" w:space="0" w:color="auto"/>
              <w:right w:val="single" w:sz="4" w:space="0" w:color="auto"/>
            </w:tcBorders>
          </w:tcPr>
          <w:p w14:paraId="2C4BEB17" w14:textId="77B0C6AE" w:rsidR="00D5751C" w:rsidRPr="0070312D" w:rsidRDefault="00D5751C" w:rsidP="00BA182F">
            <w:pPr>
              <w:pStyle w:val="GOSTTablenorm"/>
              <w:suppressAutoHyphens/>
            </w:pPr>
            <w:r w:rsidRPr="0070312D">
              <w:t>нет</w:t>
            </w:r>
          </w:p>
        </w:tc>
        <w:tc>
          <w:tcPr>
            <w:tcW w:w="1169" w:type="pct"/>
            <w:tcBorders>
              <w:top w:val="single" w:sz="4" w:space="0" w:color="auto"/>
              <w:left w:val="single" w:sz="4" w:space="0" w:color="auto"/>
              <w:bottom w:val="single" w:sz="4" w:space="0" w:color="auto"/>
              <w:right w:val="single" w:sz="4" w:space="0" w:color="auto"/>
            </w:tcBorders>
          </w:tcPr>
          <w:p w14:paraId="77869B9B" w14:textId="2BA6EEC4" w:rsidR="00D5751C" w:rsidRPr="00933604" w:rsidRDefault="00D5751C" w:rsidP="001745BA">
            <w:pPr>
              <w:pStyle w:val="GOSTTablenorm"/>
              <w:suppressAutoHyphens/>
            </w:pPr>
            <w:r w:rsidRPr="00933604">
              <w:t xml:space="preserve">Признак подкрепления </w:t>
            </w:r>
            <w:r w:rsidR="001745BA" w:rsidRPr="00933604">
              <w:t>плательщика по л/ с кодом 71 (6н)</w:t>
            </w:r>
            <w:r w:rsidRPr="00933604">
              <w:t xml:space="preserve"> </w:t>
            </w:r>
            <w:r w:rsidR="00DA1777" w:rsidRPr="00933604">
              <w:t>(по строке документа)</w:t>
            </w:r>
          </w:p>
        </w:tc>
        <w:tc>
          <w:tcPr>
            <w:tcW w:w="1127" w:type="pct"/>
            <w:tcBorders>
              <w:top w:val="single" w:sz="4" w:space="0" w:color="auto"/>
              <w:left w:val="single" w:sz="4" w:space="0" w:color="auto"/>
              <w:bottom w:val="single" w:sz="4" w:space="0" w:color="auto"/>
              <w:right w:val="single" w:sz="4" w:space="0" w:color="auto"/>
            </w:tcBorders>
          </w:tcPr>
          <w:p w14:paraId="020C89BD" w14:textId="49B49693" w:rsidR="00D5751C" w:rsidRPr="00933604" w:rsidRDefault="00D5751C" w:rsidP="00BA182F">
            <w:pPr>
              <w:pStyle w:val="GOSTTablenorm"/>
              <w:suppressAutoHyphens/>
              <w:rPr>
                <w:lang w:val="en-US"/>
              </w:rPr>
            </w:pPr>
            <w:r w:rsidRPr="00933604">
              <w:rPr>
                <w:lang w:val="en-US"/>
              </w:rPr>
              <w:t>FS_TSE_TAB0401060_LIST:SignNeed</w:t>
            </w:r>
          </w:p>
        </w:tc>
        <w:tc>
          <w:tcPr>
            <w:tcW w:w="1307" w:type="pct"/>
            <w:tcBorders>
              <w:top w:val="single" w:sz="4" w:space="0" w:color="auto"/>
              <w:left w:val="single" w:sz="4" w:space="0" w:color="auto"/>
              <w:bottom w:val="single" w:sz="4" w:space="0" w:color="auto"/>
              <w:right w:val="single" w:sz="4" w:space="0" w:color="auto"/>
            </w:tcBorders>
          </w:tcPr>
          <w:p w14:paraId="360CD806" w14:textId="61930DC5" w:rsidR="00D5751C" w:rsidRPr="0070312D" w:rsidRDefault="00D5751C" w:rsidP="00BA182F">
            <w:pPr>
              <w:pStyle w:val="GOSTTablenorm"/>
              <w:suppressAutoHyphens/>
            </w:pPr>
            <w:r w:rsidRPr="0070312D">
              <w:t>-</w:t>
            </w:r>
          </w:p>
        </w:tc>
      </w:tr>
      <w:tr w:rsidR="00DA1777" w:rsidRPr="00BC4ED9" w14:paraId="1550463C" w14:textId="77777777" w:rsidTr="0004239F">
        <w:tc>
          <w:tcPr>
            <w:tcW w:w="1081" w:type="pct"/>
            <w:tcBorders>
              <w:top w:val="single" w:sz="4" w:space="0" w:color="auto"/>
              <w:left w:val="single" w:sz="4" w:space="0" w:color="auto"/>
              <w:bottom w:val="single" w:sz="4" w:space="0" w:color="auto"/>
              <w:right w:val="single" w:sz="4" w:space="0" w:color="auto"/>
            </w:tcBorders>
          </w:tcPr>
          <w:p w14:paraId="5CE45EB7" w14:textId="1C3BDED6" w:rsidR="00DA1777" w:rsidRPr="00CA0261" w:rsidRDefault="00DA1777" w:rsidP="00DA1777">
            <w:pPr>
              <w:pStyle w:val="GOSTTablenorm"/>
              <w:suppressAutoHyphens/>
              <w:rPr>
                <w:color w:val="FF0000"/>
              </w:rPr>
            </w:pPr>
            <w:r w:rsidRPr="00CA0261">
              <w:rPr>
                <w:szCs w:val="22"/>
              </w:rPr>
              <w:t>АКР_ЛС_плательщика</w:t>
            </w:r>
          </w:p>
        </w:tc>
        <w:tc>
          <w:tcPr>
            <w:tcW w:w="316" w:type="pct"/>
            <w:tcBorders>
              <w:top w:val="single" w:sz="4" w:space="0" w:color="auto"/>
              <w:left w:val="single" w:sz="4" w:space="0" w:color="auto"/>
              <w:bottom w:val="single" w:sz="4" w:space="0" w:color="auto"/>
              <w:right w:val="single" w:sz="4" w:space="0" w:color="auto"/>
            </w:tcBorders>
          </w:tcPr>
          <w:p w14:paraId="40127490" w14:textId="18C243EE" w:rsidR="00DA1777" w:rsidRPr="00CA0261" w:rsidRDefault="00BC4ED9" w:rsidP="00DA1777">
            <w:pPr>
              <w:pStyle w:val="GOSTTablenorm"/>
              <w:suppressAutoHyphens/>
            </w:pPr>
            <w:r w:rsidRPr="00CA0261">
              <w:rPr>
                <w:szCs w:val="22"/>
              </w:rPr>
              <w:t>да</w:t>
            </w:r>
          </w:p>
        </w:tc>
        <w:tc>
          <w:tcPr>
            <w:tcW w:w="1169" w:type="pct"/>
            <w:tcBorders>
              <w:top w:val="single" w:sz="4" w:space="0" w:color="auto"/>
              <w:left w:val="single" w:sz="4" w:space="0" w:color="auto"/>
              <w:bottom w:val="single" w:sz="4" w:space="0" w:color="auto"/>
              <w:right w:val="single" w:sz="4" w:space="0" w:color="auto"/>
            </w:tcBorders>
          </w:tcPr>
          <w:p w14:paraId="1F0E893D" w14:textId="42E511A5" w:rsidR="00DA1777" w:rsidRPr="00CA0261" w:rsidRDefault="00DA1777" w:rsidP="00DA1777">
            <w:pPr>
              <w:pStyle w:val="GOSTTablenorm"/>
              <w:suppressAutoHyphens/>
            </w:pPr>
            <w:r w:rsidRPr="00CA0261">
              <w:rPr>
                <w:szCs w:val="22"/>
              </w:rPr>
              <w:t xml:space="preserve">Аналитический код раздела ЛС плательщика </w:t>
            </w:r>
            <w:r w:rsidR="00257371" w:rsidRPr="00CA0261">
              <w:rPr>
                <w:szCs w:val="22"/>
              </w:rPr>
              <w:t>(по строке документа)</w:t>
            </w:r>
          </w:p>
        </w:tc>
        <w:tc>
          <w:tcPr>
            <w:tcW w:w="1127" w:type="pct"/>
            <w:tcBorders>
              <w:top w:val="single" w:sz="4" w:space="0" w:color="auto"/>
              <w:left w:val="single" w:sz="4" w:space="0" w:color="auto"/>
              <w:bottom w:val="single" w:sz="4" w:space="0" w:color="auto"/>
              <w:right w:val="single" w:sz="4" w:space="0" w:color="auto"/>
            </w:tcBorders>
          </w:tcPr>
          <w:p w14:paraId="0BB3A33C" w14:textId="6536E9D9" w:rsidR="00DA1777" w:rsidRPr="00CA0261" w:rsidRDefault="00DA1777" w:rsidP="00DA1777">
            <w:pPr>
              <w:pStyle w:val="GOSTTablenorm"/>
              <w:suppressAutoHyphens/>
              <w:rPr>
                <w:lang w:val="en-US"/>
              </w:rPr>
            </w:pPr>
            <w:r w:rsidRPr="00CA0261">
              <w:rPr>
                <w:lang w:val="en-US"/>
              </w:rPr>
              <w:t>FS_TSE_TAB0401060_LIST:AnalyticCodePay</w:t>
            </w:r>
          </w:p>
        </w:tc>
        <w:tc>
          <w:tcPr>
            <w:tcW w:w="1307" w:type="pct"/>
            <w:tcBorders>
              <w:top w:val="single" w:sz="4" w:space="0" w:color="auto"/>
              <w:left w:val="single" w:sz="4" w:space="0" w:color="auto"/>
              <w:bottom w:val="single" w:sz="4" w:space="0" w:color="auto"/>
              <w:right w:val="single" w:sz="4" w:space="0" w:color="auto"/>
            </w:tcBorders>
          </w:tcPr>
          <w:p w14:paraId="0589DF83" w14:textId="5374876B" w:rsidR="00DA1777" w:rsidRPr="00CA0261" w:rsidRDefault="00BC4ED9" w:rsidP="00BC4ED9">
            <w:pPr>
              <w:pStyle w:val="GOSTTablenorm"/>
              <w:suppressAutoHyphens/>
            </w:pPr>
            <w:r w:rsidRPr="00CA0261">
              <w:t>З</w:t>
            </w:r>
            <w:r w:rsidR="00324551" w:rsidRPr="00CA0261">
              <w:t>аполняет</w:t>
            </w:r>
            <w:r w:rsidRPr="00CA0261">
              <w:t xml:space="preserve">ся значением из тега </w:t>
            </w:r>
            <w:r w:rsidRPr="00CA0261">
              <w:rPr>
                <w:lang w:val="en-US"/>
              </w:rPr>
              <w:t>FS</w:t>
            </w:r>
            <w:r w:rsidRPr="00CA0261">
              <w:t>_</w:t>
            </w:r>
            <w:r w:rsidRPr="00CA0261">
              <w:rPr>
                <w:lang w:val="en-US"/>
              </w:rPr>
              <w:t>TSE</w:t>
            </w:r>
            <w:r w:rsidRPr="00CA0261">
              <w:t>_</w:t>
            </w:r>
            <w:r w:rsidRPr="00CA0261">
              <w:rPr>
                <w:lang w:val="en-US"/>
              </w:rPr>
              <w:t>TAB</w:t>
            </w:r>
            <w:r w:rsidRPr="00CA0261">
              <w:t>0401060_</w:t>
            </w:r>
            <w:r w:rsidRPr="00CA0261">
              <w:rPr>
                <w:lang w:val="en-US"/>
              </w:rPr>
              <w:t>LIST</w:t>
            </w:r>
            <w:r w:rsidRPr="00CA0261">
              <w:t>:</w:t>
            </w:r>
            <w:r w:rsidRPr="00CA0261">
              <w:rPr>
                <w:lang w:val="en-US"/>
              </w:rPr>
              <w:t>AnalyticCodePay</w:t>
            </w:r>
            <w:r w:rsidRPr="00CA0261">
              <w:t xml:space="preserve">, если в теге P_PersonalAcc </w:t>
            </w:r>
            <w:r w:rsidR="00B34E29" w:rsidRPr="00CA0261">
              <w:t xml:space="preserve">значение </w:t>
            </w:r>
            <w:r w:rsidRPr="00CA0261">
              <w:t>первы</w:t>
            </w:r>
            <w:r w:rsidR="00B34E29" w:rsidRPr="00CA0261">
              <w:t>х двух символов</w:t>
            </w:r>
            <w:r w:rsidRPr="00CA0261">
              <w:t xml:space="preserve"> = 71</w:t>
            </w:r>
          </w:p>
        </w:tc>
      </w:tr>
      <w:tr w:rsidR="00DA1777" w:rsidRPr="00D5751C" w14:paraId="18B541E2" w14:textId="77777777" w:rsidTr="0004239F">
        <w:tc>
          <w:tcPr>
            <w:tcW w:w="1081" w:type="pct"/>
            <w:tcBorders>
              <w:top w:val="single" w:sz="4" w:space="0" w:color="auto"/>
              <w:left w:val="single" w:sz="4" w:space="0" w:color="auto"/>
              <w:bottom w:val="single" w:sz="4" w:space="0" w:color="auto"/>
              <w:right w:val="single" w:sz="4" w:space="0" w:color="auto"/>
            </w:tcBorders>
          </w:tcPr>
          <w:p w14:paraId="7066040E" w14:textId="61336C5E" w:rsidR="00DA1777" w:rsidRPr="0070312D" w:rsidRDefault="00DA1777" w:rsidP="00DA1777">
            <w:pPr>
              <w:pStyle w:val="GOSTTablenorm"/>
              <w:suppressAutoHyphens/>
              <w:rPr>
                <w:color w:val="FF0000"/>
              </w:rPr>
            </w:pPr>
            <w:r w:rsidRPr="0070312D">
              <w:t>Идентификатор_контракта</w:t>
            </w:r>
          </w:p>
        </w:tc>
        <w:tc>
          <w:tcPr>
            <w:tcW w:w="316" w:type="pct"/>
            <w:tcBorders>
              <w:top w:val="single" w:sz="4" w:space="0" w:color="auto"/>
              <w:left w:val="single" w:sz="4" w:space="0" w:color="auto"/>
              <w:bottom w:val="single" w:sz="4" w:space="0" w:color="auto"/>
              <w:right w:val="single" w:sz="4" w:space="0" w:color="auto"/>
            </w:tcBorders>
          </w:tcPr>
          <w:p w14:paraId="14B67158" w14:textId="0CD14EC2" w:rsidR="00DA1777" w:rsidRPr="0070312D" w:rsidRDefault="00DA1777" w:rsidP="00DA1777">
            <w:pPr>
              <w:pStyle w:val="GOSTTablenorm"/>
              <w:suppressAutoHyphens/>
            </w:pPr>
            <w:r w:rsidRPr="0070312D">
              <w:t>нет</w:t>
            </w:r>
          </w:p>
        </w:tc>
        <w:tc>
          <w:tcPr>
            <w:tcW w:w="1169" w:type="pct"/>
            <w:tcBorders>
              <w:top w:val="single" w:sz="4" w:space="0" w:color="auto"/>
              <w:left w:val="single" w:sz="4" w:space="0" w:color="auto"/>
              <w:bottom w:val="single" w:sz="4" w:space="0" w:color="auto"/>
              <w:right w:val="single" w:sz="4" w:space="0" w:color="auto"/>
            </w:tcBorders>
          </w:tcPr>
          <w:p w14:paraId="3626F1F2" w14:textId="64225016" w:rsidR="00DA1777" w:rsidRPr="0070312D" w:rsidRDefault="00DA1777" w:rsidP="00DA1777">
            <w:pPr>
              <w:pStyle w:val="GOSTTablenorm"/>
              <w:suppressAutoHyphens/>
            </w:pPr>
            <w:r w:rsidRPr="0070312D">
              <w:rPr>
                <w:szCs w:val="22"/>
              </w:rPr>
              <w:t>Идентификатор государственного контракта, соглашения, договора плательщика (по строке документа)</w:t>
            </w:r>
          </w:p>
        </w:tc>
        <w:tc>
          <w:tcPr>
            <w:tcW w:w="1127" w:type="pct"/>
            <w:tcBorders>
              <w:top w:val="single" w:sz="4" w:space="0" w:color="auto"/>
              <w:left w:val="single" w:sz="4" w:space="0" w:color="auto"/>
              <w:bottom w:val="single" w:sz="4" w:space="0" w:color="auto"/>
              <w:right w:val="single" w:sz="4" w:space="0" w:color="auto"/>
            </w:tcBorders>
          </w:tcPr>
          <w:p w14:paraId="0F1C9481" w14:textId="23C5AD97" w:rsidR="00DA1777" w:rsidRPr="0070312D" w:rsidRDefault="00DA1777" w:rsidP="00DA1777">
            <w:pPr>
              <w:pStyle w:val="GOSTTablenorm"/>
              <w:suppressAutoHyphens/>
              <w:rPr>
                <w:lang w:val="en-US"/>
              </w:rPr>
            </w:pPr>
            <w:r w:rsidRPr="0070312D">
              <w:rPr>
                <w:lang w:val="en-US"/>
              </w:rPr>
              <w:t>FS_TSE_TAB0401060_LIST:ContractID</w:t>
            </w:r>
          </w:p>
        </w:tc>
        <w:tc>
          <w:tcPr>
            <w:tcW w:w="1307" w:type="pct"/>
            <w:tcBorders>
              <w:top w:val="single" w:sz="4" w:space="0" w:color="auto"/>
              <w:left w:val="single" w:sz="4" w:space="0" w:color="auto"/>
              <w:bottom w:val="single" w:sz="4" w:space="0" w:color="auto"/>
              <w:right w:val="single" w:sz="4" w:space="0" w:color="auto"/>
            </w:tcBorders>
          </w:tcPr>
          <w:p w14:paraId="5679C632" w14:textId="18791DA1" w:rsidR="00DA1777" w:rsidRPr="0070312D" w:rsidRDefault="00DA1777" w:rsidP="00DA1777">
            <w:pPr>
              <w:pStyle w:val="GOSTTablenorm"/>
              <w:suppressAutoHyphens/>
            </w:pPr>
            <w:r w:rsidRPr="0070312D">
              <w:t>-</w:t>
            </w:r>
          </w:p>
        </w:tc>
      </w:tr>
      <w:tr w:rsidR="0073761C" w:rsidRPr="00D5751C" w14:paraId="3B7D5704" w14:textId="77777777" w:rsidTr="0004239F">
        <w:tc>
          <w:tcPr>
            <w:tcW w:w="1081" w:type="pct"/>
            <w:tcBorders>
              <w:top w:val="single" w:sz="4" w:space="0" w:color="auto"/>
              <w:left w:val="single" w:sz="4" w:space="0" w:color="auto"/>
              <w:bottom w:val="single" w:sz="4" w:space="0" w:color="auto"/>
              <w:right w:val="single" w:sz="4" w:space="0" w:color="auto"/>
            </w:tcBorders>
          </w:tcPr>
          <w:p w14:paraId="4AFB1A6D" w14:textId="72A617EE" w:rsidR="0073761C" w:rsidRPr="0070312D" w:rsidRDefault="0073761C" w:rsidP="00DA1777">
            <w:pPr>
              <w:pStyle w:val="GOSTTablenorm"/>
              <w:suppressAutoHyphens/>
            </w:pPr>
            <w:r w:rsidRPr="0070312D">
              <w:rPr>
                <w:szCs w:val="22"/>
              </w:rPr>
              <w:t>Номер_КОО</w:t>
            </w:r>
          </w:p>
        </w:tc>
        <w:tc>
          <w:tcPr>
            <w:tcW w:w="316" w:type="pct"/>
            <w:tcBorders>
              <w:top w:val="single" w:sz="4" w:space="0" w:color="auto"/>
              <w:left w:val="single" w:sz="4" w:space="0" w:color="auto"/>
              <w:bottom w:val="single" w:sz="4" w:space="0" w:color="auto"/>
              <w:right w:val="single" w:sz="4" w:space="0" w:color="auto"/>
            </w:tcBorders>
          </w:tcPr>
          <w:p w14:paraId="1E3191C7" w14:textId="27A36104" w:rsidR="0073761C" w:rsidRPr="0070312D" w:rsidRDefault="0073761C" w:rsidP="00DA1777">
            <w:pPr>
              <w:pStyle w:val="GOSTTablenorm"/>
              <w:suppressAutoHyphens/>
            </w:pPr>
            <w:r w:rsidRPr="0070312D">
              <w:t>нет</w:t>
            </w:r>
          </w:p>
        </w:tc>
        <w:tc>
          <w:tcPr>
            <w:tcW w:w="1169" w:type="pct"/>
            <w:tcBorders>
              <w:top w:val="single" w:sz="4" w:space="0" w:color="auto"/>
              <w:left w:val="single" w:sz="4" w:space="0" w:color="auto"/>
              <w:bottom w:val="single" w:sz="4" w:space="0" w:color="auto"/>
              <w:right w:val="single" w:sz="4" w:space="0" w:color="auto"/>
            </w:tcBorders>
          </w:tcPr>
          <w:p w14:paraId="6EB25263" w14:textId="31B36612" w:rsidR="0073761C" w:rsidRPr="0070312D" w:rsidRDefault="0073761C" w:rsidP="00DA1777">
            <w:pPr>
              <w:pStyle w:val="GOSTTablenorm"/>
              <w:suppressAutoHyphens/>
              <w:rPr>
                <w:szCs w:val="22"/>
              </w:rPr>
            </w:pPr>
            <w:r w:rsidRPr="0070312D">
              <w:rPr>
                <w:szCs w:val="22"/>
              </w:rPr>
              <w:t>Номер КОО (по строке)</w:t>
            </w:r>
          </w:p>
        </w:tc>
        <w:tc>
          <w:tcPr>
            <w:tcW w:w="1127" w:type="pct"/>
            <w:tcBorders>
              <w:top w:val="single" w:sz="4" w:space="0" w:color="auto"/>
              <w:left w:val="single" w:sz="4" w:space="0" w:color="auto"/>
              <w:bottom w:val="single" w:sz="4" w:space="0" w:color="auto"/>
              <w:right w:val="single" w:sz="4" w:space="0" w:color="auto"/>
            </w:tcBorders>
          </w:tcPr>
          <w:p w14:paraId="4A0F8AAA" w14:textId="645FE233" w:rsidR="0073761C" w:rsidRPr="0070312D" w:rsidRDefault="0073761C" w:rsidP="00DA1777">
            <w:pPr>
              <w:pStyle w:val="GOSTTablenorm"/>
              <w:suppressAutoHyphens/>
              <w:rPr>
                <w:lang w:val="en-US"/>
              </w:rPr>
            </w:pPr>
            <w:r w:rsidRPr="0070312D">
              <w:rPr>
                <w:lang w:val="en-US"/>
              </w:rPr>
              <w:t>FS_TSE_TAB0401060_LIST:NumKOO</w:t>
            </w:r>
          </w:p>
        </w:tc>
        <w:tc>
          <w:tcPr>
            <w:tcW w:w="1307" w:type="pct"/>
            <w:tcBorders>
              <w:top w:val="single" w:sz="4" w:space="0" w:color="auto"/>
              <w:left w:val="single" w:sz="4" w:space="0" w:color="auto"/>
              <w:bottom w:val="single" w:sz="4" w:space="0" w:color="auto"/>
              <w:right w:val="single" w:sz="4" w:space="0" w:color="auto"/>
            </w:tcBorders>
          </w:tcPr>
          <w:p w14:paraId="51476869" w14:textId="337BCCA9" w:rsidR="0073761C" w:rsidRPr="0070312D" w:rsidRDefault="0073761C" w:rsidP="00DA1777">
            <w:pPr>
              <w:pStyle w:val="GOSTTablenorm"/>
              <w:suppressAutoHyphens/>
            </w:pPr>
            <w:r w:rsidRPr="0070312D">
              <w:t>-</w:t>
            </w:r>
          </w:p>
        </w:tc>
      </w:tr>
      <w:tr w:rsidR="006A66D0" w:rsidRPr="006A66D0" w14:paraId="4B05502B" w14:textId="77777777" w:rsidTr="0004239F">
        <w:tc>
          <w:tcPr>
            <w:tcW w:w="1081" w:type="pct"/>
            <w:tcBorders>
              <w:top w:val="single" w:sz="4" w:space="0" w:color="auto"/>
              <w:left w:val="single" w:sz="4" w:space="0" w:color="auto"/>
              <w:bottom w:val="single" w:sz="4" w:space="0" w:color="auto"/>
              <w:right w:val="single" w:sz="4" w:space="0" w:color="auto"/>
            </w:tcBorders>
          </w:tcPr>
          <w:p w14:paraId="53B463B3" w14:textId="21FBA073" w:rsidR="006A66D0" w:rsidRPr="0070312D" w:rsidRDefault="006A66D0" w:rsidP="006A66D0">
            <w:pPr>
              <w:pStyle w:val="GOSTTablenorm"/>
              <w:suppressAutoHyphens/>
              <w:rPr>
                <w:szCs w:val="22"/>
              </w:rPr>
            </w:pPr>
            <w:r w:rsidRPr="00C16CB9">
              <w:rPr>
                <w:lang w:val="en-US"/>
              </w:rPr>
              <w:t>GUID</w:t>
            </w:r>
            <w:r w:rsidRPr="00C16CB9">
              <w:t>_КОО</w:t>
            </w:r>
          </w:p>
        </w:tc>
        <w:tc>
          <w:tcPr>
            <w:tcW w:w="316" w:type="pct"/>
            <w:tcBorders>
              <w:top w:val="single" w:sz="4" w:space="0" w:color="auto"/>
              <w:left w:val="single" w:sz="4" w:space="0" w:color="auto"/>
              <w:bottom w:val="single" w:sz="4" w:space="0" w:color="auto"/>
              <w:right w:val="single" w:sz="4" w:space="0" w:color="auto"/>
            </w:tcBorders>
          </w:tcPr>
          <w:p w14:paraId="4A619987" w14:textId="4D473371" w:rsidR="006A66D0" w:rsidRPr="0070312D" w:rsidRDefault="006A66D0" w:rsidP="006A66D0">
            <w:pPr>
              <w:pStyle w:val="GOSTTablenorm"/>
              <w:suppressAutoHyphens/>
            </w:pPr>
            <w:r w:rsidRPr="00C16CB9">
              <w:rPr>
                <w:szCs w:val="22"/>
              </w:rPr>
              <w:t>нет</w:t>
            </w:r>
          </w:p>
        </w:tc>
        <w:tc>
          <w:tcPr>
            <w:tcW w:w="1169" w:type="pct"/>
            <w:tcBorders>
              <w:top w:val="single" w:sz="4" w:space="0" w:color="auto"/>
              <w:left w:val="single" w:sz="4" w:space="0" w:color="auto"/>
              <w:bottom w:val="single" w:sz="4" w:space="0" w:color="auto"/>
              <w:right w:val="single" w:sz="4" w:space="0" w:color="auto"/>
            </w:tcBorders>
          </w:tcPr>
          <w:p w14:paraId="1D4B9F2B" w14:textId="3F8D63D2" w:rsidR="006A66D0" w:rsidRPr="0070312D" w:rsidRDefault="006A66D0" w:rsidP="006A66D0">
            <w:pPr>
              <w:pStyle w:val="GOSTTablenorm"/>
              <w:suppressAutoHyphens/>
              <w:rPr>
                <w:szCs w:val="22"/>
              </w:rPr>
            </w:pPr>
            <w:r w:rsidRPr="00C16CB9">
              <w:rPr>
                <w:szCs w:val="22"/>
              </w:rPr>
              <w:t xml:space="preserve">Идентификатор КОО </w:t>
            </w:r>
            <w:r w:rsidRPr="00C16CB9">
              <w:t>(по строке документа)</w:t>
            </w:r>
          </w:p>
        </w:tc>
        <w:tc>
          <w:tcPr>
            <w:tcW w:w="1127" w:type="pct"/>
            <w:tcBorders>
              <w:top w:val="single" w:sz="4" w:space="0" w:color="auto"/>
              <w:left w:val="single" w:sz="4" w:space="0" w:color="auto"/>
              <w:bottom w:val="single" w:sz="4" w:space="0" w:color="auto"/>
              <w:right w:val="single" w:sz="4" w:space="0" w:color="auto"/>
            </w:tcBorders>
          </w:tcPr>
          <w:p w14:paraId="79260744" w14:textId="6DBA104D" w:rsidR="006A66D0" w:rsidRPr="006A66D0" w:rsidRDefault="006A66D0" w:rsidP="006A66D0">
            <w:pPr>
              <w:pStyle w:val="GOSTTablenorm"/>
              <w:suppressAutoHyphens/>
              <w:rPr>
                <w:lang w:val="en-US"/>
              </w:rPr>
            </w:pPr>
            <w:r w:rsidRPr="006A66D0">
              <w:rPr>
                <w:lang w:val="en-US"/>
              </w:rPr>
              <w:t>FS_TSE_TAB0401060_LIST:GuidKOO</w:t>
            </w:r>
          </w:p>
        </w:tc>
        <w:tc>
          <w:tcPr>
            <w:tcW w:w="1307" w:type="pct"/>
            <w:tcBorders>
              <w:top w:val="single" w:sz="4" w:space="0" w:color="auto"/>
              <w:left w:val="single" w:sz="4" w:space="0" w:color="auto"/>
              <w:bottom w:val="single" w:sz="4" w:space="0" w:color="auto"/>
              <w:right w:val="single" w:sz="4" w:space="0" w:color="auto"/>
            </w:tcBorders>
          </w:tcPr>
          <w:p w14:paraId="42F1A2F4" w14:textId="50919287" w:rsidR="006A66D0" w:rsidRPr="006A66D0" w:rsidRDefault="006A66D0" w:rsidP="006A66D0">
            <w:pPr>
              <w:pStyle w:val="GOSTTablenorm"/>
              <w:suppressAutoHyphens/>
            </w:pPr>
            <w:r>
              <w:t>-</w:t>
            </w:r>
          </w:p>
        </w:tc>
      </w:tr>
      <w:tr w:rsidR="00C947A6" w:rsidRPr="00C644BE" w14:paraId="4E4AC247" w14:textId="77777777" w:rsidTr="0004239F">
        <w:tc>
          <w:tcPr>
            <w:tcW w:w="1081" w:type="pct"/>
            <w:tcBorders>
              <w:top w:val="single" w:sz="4" w:space="0" w:color="auto"/>
              <w:left w:val="single" w:sz="4" w:space="0" w:color="auto"/>
              <w:bottom w:val="single" w:sz="4" w:space="0" w:color="auto"/>
              <w:right w:val="single" w:sz="4" w:space="0" w:color="auto"/>
            </w:tcBorders>
            <w:hideMark/>
          </w:tcPr>
          <w:p w14:paraId="51CEAEF2" w14:textId="77777777" w:rsidR="00C947A6" w:rsidRPr="0070312D" w:rsidRDefault="00C947A6" w:rsidP="00BA182F">
            <w:pPr>
              <w:pStyle w:val="GOSTTablenorm"/>
              <w:suppressAutoHyphens/>
            </w:pPr>
            <w:r w:rsidRPr="0070312D">
              <w:t>КБК_плательщика</w:t>
            </w:r>
          </w:p>
        </w:tc>
        <w:tc>
          <w:tcPr>
            <w:tcW w:w="316" w:type="pct"/>
            <w:tcBorders>
              <w:top w:val="single" w:sz="4" w:space="0" w:color="auto"/>
              <w:left w:val="single" w:sz="4" w:space="0" w:color="auto"/>
              <w:bottom w:val="single" w:sz="4" w:space="0" w:color="auto"/>
              <w:right w:val="single" w:sz="4" w:space="0" w:color="auto"/>
            </w:tcBorders>
            <w:hideMark/>
          </w:tcPr>
          <w:p w14:paraId="011A65D1" w14:textId="77777777" w:rsidR="00C947A6" w:rsidRPr="0070312D" w:rsidRDefault="00C947A6" w:rsidP="00BA182F">
            <w:pPr>
              <w:pStyle w:val="GOSTTablenorm"/>
              <w:suppressAutoHyphens/>
            </w:pPr>
            <w:r w:rsidRPr="0070312D">
              <w:t>нет</w:t>
            </w:r>
          </w:p>
        </w:tc>
        <w:tc>
          <w:tcPr>
            <w:tcW w:w="1169" w:type="pct"/>
            <w:tcBorders>
              <w:top w:val="single" w:sz="4" w:space="0" w:color="auto"/>
              <w:left w:val="single" w:sz="4" w:space="0" w:color="auto"/>
              <w:bottom w:val="single" w:sz="4" w:space="0" w:color="auto"/>
              <w:right w:val="single" w:sz="4" w:space="0" w:color="auto"/>
            </w:tcBorders>
            <w:hideMark/>
          </w:tcPr>
          <w:p w14:paraId="6CC0A59D" w14:textId="77777777" w:rsidR="00C947A6" w:rsidRPr="0070312D" w:rsidRDefault="00C947A6" w:rsidP="00BA182F">
            <w:pPr>
              <w:pStyle w:val="GOSTTablenorm"/>
              <w:suppressAutoHyphens/>
            </w:pPr>
            <w:r w:rsidRPr="0070312D">
              <w:t>КБК плательщика (по строке документа)</w:t>
            </w:r>
          </w:p>
        </w:tc>
        <w:tc>
          <w:tcPr>
            <w:tcW w:w="1127" w:type="pct"/>
            <w:tcBorders>
              <w:top w:val="single" w:sz="4" w:space="0" w:color="auto"/>
              <w:left w:val="single" w:sz="4" w:space="0" w:color="auto"/>
              <w:bottom w:val="single" w:sz="4" w:space="0" w:color="auto"/>
              <w:right w:val="single" w:sz="4" w:space="0" w:color="auto"/>
            </w:tcBorders>
            <w:hideMark/>
          </w:tcPr>
          <w:p w14:paraId="359E7C10" w14:textId="3E2E7B68" w:rsidR="00C947A6" w:rsidRPr="0070312D" w:rsidRDefault="00556856" w:rsidP="00BA182F">
            <w:pPr>
              <w:pStyle w:val="GOSTTablenorm"/>
              <w:suppressAutoHyphens/>
              <w:rPr>
                <w:lang w:val="en-US"/>
              </w:rPr>
            </w:pPr>
            <w:r w:rsidRPr="0070312D">
              <w:rPr>
                <w:lang w:val="en-US"/>
              </w:rPr>
              <w:t>FS_TSE_TAB0401060_LIST:KBK</w:t>
            </w:r>
          </w:p>
        </w:tc>
        <w:tc>
          <w:tcPr>
            <w:tcW w:w="1307" w:type="pct"/>
            <w:tcBorders>
              <w:top w:val="single" w:sz="4" w:space="0" w:color="auto"/>
              <w:left w:val="single" w:sz="4" w:space="0" w:color="auto"/>
              <w:bottom w:val="single" w:sz="4" w:space="0" w:color="auto"/>
              <w:right w:val="single" w:sz="4" w:space="0" w:color="auto"/>
            </w:tcBorders>
            <w:hideMark/>
          </w:tcPr>
          <w:p w14:paraId="1C0A32C7" w14:textId="77777777" w:rsidR="00C947A6" w:rsidRPr="0070312D" w:rsidRDefault="00C947A6" w:rsidP="00BA182F">
            <w:pPr>
              <w:pStyle w:val="GOSTTablenorm"/>
              <w:suppressAutoHyphens/>
            </w:pPr>
            <w:r w:rsidRPr="0070312D">
              <w:t>-</w:t>
            </w:r>
          </w:p>
        </w:tc>
      </w:tr>
      <w:tr w:rsidR="00C947A6" w:rsidRPr="00C644BE" w14:paraId="0E4CB41A" w14:textId="77777777" w:rsidTr="0004239F">
        <w:tc>
          <w:tcPr>
            <w:tcW w:w="1081" w:type="pct"/>
            <w:tcBorders>
              <w:top w:val="single" w:sz="4" w:space="0" w:color="auto"/>
              <w:left w:val="single" w:sz="4" w:space="0" w:color="auto"/>
              <w:bottom w:val="single" w:sz="4" w:space="0" w:color="auto"/>
              <w:right w:val="single" w:sz="4" w:space="0" w:color="auto"/>
            </w:tcBorders>
            <w:hideMark/>
          </w:tcPr>
          <w:p w14:paraId="250BEA4C" w14:textId="77777777" w:rsidR="00C947A6" w:rsidRPr="0070312D" w:rsidRDefault="00C947A6" w:rsidP="00BA182F">
            <w:pPr>
              <w:pStyle w:val="GOSTTablenorm"/>
              <w:suppressAutoHyphens/>
            </w:pPr>
            <w:r w:rsidRPr="0070312D">
              <w:t>Тип_КБК_плательщика</w:t>
            </w:r>
          </w:p>
        </w:tc>
        <w:tc>
          <w:tcPr>
            <w:tcW w:w="316" w:type="pct"/>
            <w:tcBorders>
              <w:top w:val="single" w:sz="4" w:space="0" w:color="auto"/>
              <w:left w:val="single" w:sz="4" w:space="0" w:color="auto"/>
              <w:bottom w:val="single" w:sz="4" w:space="0" w:color="auto"/>
              <w:right w:val="single" w:sz="4" w:space="0" w:color="auto"/>
            </w:tcBorders>
            <w:hideMark/>
          </w:tcPr>
          <w:p w14:paraId="55282A8B" w14:textId="77777777" w:rsidR="00C947A6" w:rsidRPr="0070312D" w:rsidRDefault="00C947A6" w:rsidP="00BA182F">
            <w:pPr>
              <w:pStyle w:val="GOSTTablenorm"/>
              <w:suppressAutoHyphens/>
            </w:pPr>
            <w:r w:rsidRPr="0070312D">
              <w:t>да</w:t>
            </w:r>
          </w:p>
        </w:tc>
        <w:tc>
          <w:tcPr>
            <w:tcW w:w="1169" w:type="pct"/>
            <w:tcBorders>
              <w:top w:val="single" w:sz="4" w:space="0" w:color="auto"/>
              <w:left w:val="single" w:sz="4" w:space="0" w:color="auto"/>
              <w:bottom w:val="single" w:sz="4" w:space="0" w:color="auto"/>
              <w:right w:val="single" w:sz="4" w:space="0" w:color="auto"/>
            </w:tcBorders>
            <w:hideMark/>
          </w:tcPr>
          <w:p w14:paraId="00F4F489" w14:textId="77777777" w:rsidR="00C947A6" w:rsidRPr="0070312D" w:rsidRDefault="00C947A6" w:rsidP="00BA182F">
            <w:pPr>
              <w:pStyle w:val="GOSTTablenorm"/>
              <w:suppressAutoHyphens/>
            </w:pPr>
            <w:r w:rsidRPr="0070312D">
              <w:t>Тип КБК плательщика (по строке документа)</w:t>
            </w:r>
          </w:p>
        </w:tc>
        <w:tc>
          <w:tcPr>
            <w:tcW w:w="1127" w:type="pct"/>
            <w:tcBorders>
              <w:top w:val="single" w:sz="4" w:space="0" w:color="auto"/>
              <w:left w:val="single" w:sz="4" w:space="0" w:color="auto"/>
              <w:bottom w:val="single" w:sz="4" w:space="0" w:color="auto"/>
              <w:right w:val="single" w:sz="4" w:space="0" w:color="auto"/>
            </w:tcBorders>
          </w:tcPr>
          <w:p w14:paraId="5055DDAC" w14:textId="06001AE5" w:rsidR="00C947A6" w:rsidRPr="0070312D" w:rsidRDefault="00CC7DEB" w:rsidP="00BA182F">
            <w:pPr>
              <w:pStyle w:val="GOSTTablenorm"/>
              <w:suppressAutoHyphens/>
            </w:pPr>
            <w:r w:rsidRPr="0070312D">
              <w:t>-</w:t>
            </w:r>
          </w:p>
        </w:tc>
        <w:tc>
          <w:tcPr>
            <w:tcW w:w="1307" w:type="pct"/>
            <w:tcBorders>
              <w:top w:val="single" w:sz="4" w:space="0" w:color="auto"/>
              <w:left w:val="single" w:sz="4" w:space="0" w:color="auto"/>
              <w:bottom w:val="single" w:sz="4" w:space="0" w:color="auto"/>
              <w:right w:val="single" w:sz="4" w:space="0" w:color="auto"/>
            </w:tcBorders>
          </w:tcPr>
          <w:p w14:paraId="0925E847" w14:textId="77777777" w:rsidR="00C947A6" w:rsidRPr="0070312D" w:rsidRDefault="00C947A6" w:rsidP="00BA182F">
            <w:pPr>
              <w:pStyle w:val="GOSTTablenorm"/>
              <w:suppressAutoHyphens/>
            </w:pPr>
            <w:r w:rsidRPr="0070312D">
              <w:t>Указывается значение «00»</w:t>
            </w:r>
          </w:p>
        </w:tc>
      </w:tr>
      <w:tr w:rsidR="00C947A6" w:rsidRPr="00A119F6" w14:paraId="361850ED" w14:textId="77777777" w:rsidTr="0004239F">
        <w:tc>
          <w:tcPr>
            <w:tcW w:w="1081" w:type="pct"/>
            <w:tcBorders>
              <w:top w:val="single" w:sz="4" w:space="0" w:color="auto"/>
              <w:left w:val="single" w:sz="4" w:space="0" w:color="auto"/>
              <w:bottom w:val="single" w:sz="4" w:space="0" w:color="auto"/>
              <w:right w:val="single" w:sz="4" w:space="0" w:color="auto"/>
            </w:tcBorders>
          </w:tcPr>
          <w:p w14:paraId="2FA607C9" w14:textId="77777777" w:rsidR="00C947A6" w:rsidRPr="00933604" w:rsidRDefault="00C947A6" w:rsidP="00BA182F">
            <w:pPr>
              <w:pStyle w:val="GOSTTablenorm"/>
              <w:suppressAutoHyphens/>
              <w:rPr>
                <w:color w:val="000000" w:themeColor="text1"/>
                <w:szCs w:val="22"/>
              </w:rPr>
            </w:pPr>
            <w:commentRangeStart w:id="6221"/>
            <w:r w:rsidRPr="00933604">
              <w:rPr>
                <w:color w:val="000000" w:themeColor="text1"/>
                <w:szCs w:val="22"/>
              </w:rPr>
              <w:t>Код</w:t>
            </w:r>
            <w:commentRangeEnd w:id="6221"/>
            <w:r w:rsidR="00853627" w:rsidRPr="00933604">
              <w:rPr>
                <w:rStyle w:val="afff4"/>
              </w:rPr>
              <w:commentReference w:id="6221"/>
            </w:r>
            <w:r w:rsidRPr="00933604">
              <w:rPr>
                <w:color w:val="000000" w:themeColor="text1"/>
                <w:szCs w:val="22"/>
              </w:rPr>
              <w:t>_пост_расх_дет_плательщика</w:t>
            </w:r>
          </w:p>
        </w:tc>
        <w:tc>
          <w:tcPr>
            <w:tcW w:w="316" w:type="pct"/>
            <w:tcBorders>
              <w:top w:val="single" w:sz="4" w:space="0" w:color="auto"/>
              <w:left w:val="single" w:sz="4" w:space="0" w:color="auto"/>
              <w:bottom w:val="single" w:sz="4" w:space="0" w:color="auto"/>
              <w:right w:val="single" w:sz="4" w:space="0" w:color="auto"/>
            </w:tcBorders>
          </w:tcPr>
          <w:p w14:paraId="0F8588A8" w14:textId="346FB799" w:rsidR="00C947A6" w:rsidRPr="00933604" w:rsidRDefault="0033426A" w:rsidP="00BA182F">
            <w:pPr>
              <w:pStyle w:val="GOSTTablenorm"/>
              <w:suppressAutoHyphens/>
            </w:pPr>
            <w:r w:rsidRPr="00933604">
              <w:t>да</w:t>
            </w:r>
          </w:p>
        </w:tc>
        <w:tc>
          <w:tcPr>
            <w:tcW w:w="1169" w:type="pct"/>
            <w:tcBorders>
              <w:top w:val="single" w:sz="4" w:space="0" w:color="auto"/>
              <w:left w:val="single" w:sz="4" w:space="0" w:color="auto"/>
              <w:bottom w:val="single" w:sz="4" w:space="0" w:color="auto"/>
              <w:right w:val="single" w:sz="4" w:space="0" w:color="auto"/>
            </w:tcBorders>
          </w:tcPr>
          <w:p w14:paraId="10D85852" w14:textId="77777777" w:rsidR="00C947A6" w:rsidRPr="00933604" w:rsidRDefault="00C947A6" w:rsidP="00BA182F">
            <w:pPr>
              <w:pStyle w:val="GOSTTablenorm"/>
              <w:suppressAutoHyphens/>
              <w:rPr>
                <w:szCs w:val="22"/>
              </w:rPr>
            </w:pPr>
            <w:r w:rsidRPr="00933604">
              <w:rPr>
                <w:szCs w:val="22"/>
              </w:rPr>
              <w:t>Код поступлений/расходов детализированный плательщика по л/с с кодом 71 или код направления расходования плательщика по л/с с кодом 41 (по строке документа)</w:t>
            </w:r>
          </w:p>
        </w:tc>
        <w:tc>
          <w:tcPr>
            <w:tcW w:w="1127" w:type="pct"/>
            <w:tcBorders>
              <w:top w:val="single" w:sz="4" w:space="0" w:color="auto"/>
              <w:left w:val="single" w:sz="4" w:space="0" w:color="auto"/>
              <w:bottom w:val="single" w:sz="4" w:space="0" w:color="auto"/>
              <w:right w:val="single" w:sz="4" w:space="0" w:color="auto"/>
            </w:tcBorders>
          </w:tcPr>
          <w:p w14:paraId="64D165D8" w14:textId="77777777" w:rsidR="00C947A6" w:rsidRPr="00933604" w:rsidRDefault="0033426A" w:rsidP="00BA182F">
            <w:pPr>
              <w:pStyle w:val="GOSTTablenorm"/>
              <w:suppressAutoHyphens/>
              <w:rPr>
                <w:lang w:val="en-US"/>
              </w:rPr>
            </w:pPr>
            <w:r w:rsidRPr="00933604">
              <w:rPr>
                <w:lang w:val="en-US"/>
              </w:rPr>
              <w:t>FS_TSE_TAB0401060_LIST:CodeObjectPayer</w:t>
            </w:r>
          </w:p>
          <w:p w14:paraId="179DBC19" w14:textId="71266B06" w:rsidR="0033426A" w:rsidRPr="00933604" w:rsidRDefault="0033426A" w:rsidP="00BA182F">
            <w:pPr>
              <w:pStyle w:val="GOSTTablenorm"/>
              <w:suppressAutoHyphens/>
              <w:rPr>
                <w:lang w:val="en-US"/>
              </w:rPr>
            </w:pPr>
            <w:r w:rsidRPr="00933604">
              <w:t>Или</w:t>
            </w:r>
          </w:p>
          <w:p w14:paraId="4CFFFFF0" w14:textId="77777777" w:rsidR="0033426A" w:rsidRDefault="0033426A" w:rsidP="00BA182F">
            <w:pPr>
              <w:pStyle w:val="GOSTTablenorm"/>
              <w:suppressAutoHyphens/>
              <w:rPr>
                <w:lang w:val="en-US"/>
              </w:rPr>
            </w:pPr>
            <w:r w:rsidRPr="00933604">
              <w:rPr>
                <w:lang w:val="en-US"/>
              </w:rPr>
              <w:t>FS_TSE_TAB0401060_LIST:DetCodeObjectPayer</w:t>
            </w:r>
          </w:p>
          <w:p w14:paraId="5B6A73CF" w14:textId="1908116F" w:rsidR="004B5FB3" w:rsidRPr="00C8256F" w:rsidDel="00D9181C" w:rsidRDefault="004B5FB3" w:rsidP="00BA182F">
            <w:pPr>
              <w:pStyle w:val="GOSTTablenorm"/>
              <w:suppressAutoHyphens/>
              <w:rPr>
                <w:del w:id="6222" w:author="Щербань О.И. TSE-120870" w:date="2026-03-03T14:57:00Z"/>
                <w:highlight w:val="cyan"/>
                <w:lang w:val="en-US"/>
              </w:rPr>
            </w:pPr>
            <w:del w:id="6223" w:author="Щербань О.И. TSE-120870" w:date="2026-03-03T14:57:00Z">
              <w:r w:rsidRPr="004B5FB3" w:rsidDel="00D9181C">
                <w:rPr>
                  <w:highlight w:val="cyan"/>
                </w:rPr>
                <w:delText>ИЛИ</w:delText>
              </w:r>
            </w:del>
          </w:p>
          <w:p w14:paraId="56C0F99C" w14:textId="6591A0D8" w:rsidR="004B5FB3" w:rsidRPr="004B5FB3" w:rsidRDefault="004B5FB3" w:rsidP="00BA182F">
            <w:pPr>
              <w:pStyle w:val="GOSTTablenorm"/>
              <w:suppressAutoHyphens/>
              <w:rPr>
                <w:lang w:val="en-US"/>
              </w:rPr>
            </w:pPr>
            <w:del w:id="6224" w:author="Щербань О.И. TSE-120870" w:date="2026-03-03T14:57:00Z">
              <w:r w:rsidRPr="004B5FB3" w:rsidDel="00D9181C">
                <w:rPr>
                  <w:highlight w:val="cyan"/>
                  <w:lang w:val="en-US"/>
                </w:rPr>
                <w:delText>FS_TSE_TAB0401060_LIST:CodeObjectPayerDZ</w:delText>
              </w:r>
            </w:del>
          </w:p>
        </w:tc>
        <w:tc>
          <w:tcPr>
            <w:tcW w:w="1307" w:type="pct"/>
            <w:tcBorders>
              <w:top w:val="single" w:sz="4" w:space="0" w:color="auto"/>
              <w:left w:val="single" w:sz="4" w:space="0" w:color="auto"/>
              <w:bottom w:val="single" w:sz="4" w:space="0" w:color="auto"/>
              <w:right w:val="single" w:sz="4" w:space="0" w:color="auto"/>
            </w:tcBorders>
          </w:tcPr>
          <w:p w14:paraId="0B142D02" w14:textId="43F7DCE7" w:rsidR="00B71D02" w:rsidRPr="00933604" w:rsidRDefault="00B71D02" w:rsidP="0033426A">
            <w:pPr>
              <w:pStyle w:val="GOSTTablenorm"/>
              <w:suppressAutoHyphens/>
            </w:pPr>
            <w:r w:rsidRPr="00933604">
              <w:t xml:space="preserve">Если в теге </w:t>
            </w:r>
            <w:r w:rsidRPr="00933604">
              <w:rPr>
                <w:lang w:val="en-US"/>
              </w:rPr>
              <w:t>P</w:t>
            </w:r>
            <w:r w:rsidRPr="00933604">
              <w:t>_</w:t>
            </w:r>
            <w:r w:rsidRPr="00933604">
              <w:rPr>
                <w:lang w:val="en-US"/>
              </w:rPr>
              <w:t>PersonalAcc</w:t>
            </w:r>
            <w:r w:rsidRPr="00933604">
              <w:t xml:space="preserve"> значение первых двух символов = 71, то заполняется по правилу:</w:t>
            </w:r>
          </w:p>
          <w:p w14:paraId="0360D980" w14:textId="2067C631" w:rsidR="00B71D02" w:rsidRPr="00933604" w:rsidRDefault="00B71D02" w:rsidP="00B71D02">
            <w:pPr>
              <w:pStyle w:val="GOSTTableListMark1"/>
            </w:pPr>
            <w:r w:rsidRPr="00933604">
              <w:t xml:space="preserve">Значением из тега </w:t>
            </w:r>
            <w:r w:rsidRPr="00933604">
              <w:rPr>
                <w:lang w:val="en-US"/>
              </w:rPr>
              <w:t>FS</w:t>
            </w:r>
            <w:r w:rsidRPr="00933604">
              <w:t>_</w:t>
            </w:r>
            <w:r w:rsidRPr="00933604">
              <w:rPr>
                <w:lang w:val="en-US"/>
              </w:rPr>
              <w:t>TSE</w:t>
            </w:r>
            <w:r w:rsidRPr="00933604">
              <w:t>_</w:t>
            </w:r>
            <w:r w:rsidRPr="00933604">
              <w:rPr>
                <w:lang w:val="en-US"/>
              </w:rPr>
              <w:t>TAB</w:t>
            </w:r>
            <w:r w:rsidRPr="00933604">
              <w:t>0401060_</w:t>
            </w:r>
            <w:r w:rsidRPr="00933604">
              <w:rPr>
                <w:lang w:val="en-US"/>
              </w:rPr>
              <w:t>LIST</w:t>
            </w:r>
            <w:r w:rsidRPr="00933604">
              <w:t>:</w:t>
            </w:r>
            <w:r w:rsidRPr="00933604">
              <w:rPr>
                <w:lang w:val="en-US"/>
              </w:rPr>
              <w:t>CodeObjectPayer</w:t>
            </w:r>
            <w:r w:rsidRPr="00933604">
              <w:t xml:space="preserve">, если в теге </w:t>
            </w:r>
            <w:r w:rsidRPr="00933604">
              <w:rPr>
                <w:lang w:val="en-US"/>
              </w:rPr>
              <w:t>TPP</w:t>
            </w:r>
            <w:r w:rsidRPr="00933604">
              <w:t>_</w:t>
            </w:r>
            <w:r w:rsidRPr="00933604">
              <w:rPr>
                <w:lang w:val="en-US"/>
              </w:rPr>
              <w:t>ReturnSign</w:t>
            </w:r>
            <w:r w:rsidRPr="00933604">
              <w:t xml:space="preserve"> указано значение </w:t>
            </w:r>
            <w:commentRangeStart w:id="6225"/>
            <w:r w:rsidRPr="00933604">
              <w:t>«</w:t>
            </w:r>
            <w:r w:rsidRPr="00933604">
              <w:rPr>
                <w:lang w:val="en-US"/>
              </w:rPr>
              <w:t>true</w:t>
            </w:r>
            <w:r w:rsidRPr="00933604">
              <w:t>»</w:t>
            </w:r>
            <w:del w:id="6226" w:author="Щербань О.И. TSE-120870" w:date="2026-03-03T14:57:00Z">
              <w:r w:rsidR="004E6D37" w:rsidDel="00D9181C">
                <w:delText xml:space="preserve"> И НЕ заполнен тег </w:delText>
              </w:r>
              <w:r w:rsidR="004E6D37" w:rsidRPr="004B5FB3" w:rsidDel="00D9181C">
                <w:rPr>
                  <w:highlight w:val="cyan"/>
                </w:rPr>
                <w:delText xml:space="preserve">тега </w:delText>
              </w:r>
              <w:r w:rsidR="004E6D37" w:rsidRPr="004B5FB3" w:rsidDel="00D9181C">
                <w:rPr>
                  <w:highlight w:val="cyan"/>
                  <w:lang w:val="en-US"/>
                </w:rPr>
                <w:delText>FS</w:delText>
              </w:r>
              <w:r w:rsidR="004E6D37" w:rsidRPr="004B5FB3" w:rsidDel="00D9181C">
                <w:rPr>
                  <w:highlight w:val="cyan"/>
                </w:rPr>
                <w:delText>_</w:delText>
              </w:r>
              <w:r w:rsidR="004E6D37" w:rsidRPr="004B5FB3" w:rsidDel="00D9181C">
                <w:rPr>
                  <w:highlight w:val="cyan"/>
                  <w:lang w:val="en-US"/>
                </w:rPr>
                <w:delText>TSE</w:delText>
              </w:r>
              <w:r w:rsidR="004E6D37" w:rsidRPr="004B5FB3" w:rsidDel="00D9181C">
                <w:rPr>
                  <w:highlight w:val="cyan"/>
                </w:rPr>
                <w:delText>_</w:delText>
              </w:r>
              <w:r w:rsidR="004E6D37" w:rsidRPr="004B5FB3" w:rsidDel="00D9181C">
                <w:rPr>
                  <w:highlight w:val="cyan"/>
                  <w:lang w:val="en-US"/>
                </w:rPr>
                <w:delText>TAB</w:delText>
              </w:r>
              <w:r w:rsidR="004E6D37" w:rsidRPr="004B5FB3" w:rsidDel="00D9181C">
                <w:rPr>
                  <w:highlight w:val="cyan"/>
                </w:rPr>
                <w:delText>0401060_</w:delText>
              </w:r>
              <w:r w:rsidR="004E6D37" w:rsidRPr="004B5FB3" w:rsidDel="00D9181C">
                <w:rPr>
                  <w:highlight w:val="cyan"/>
                  <w:lang w:val="en-US"/>
                </w:rPr>
                <w:delText>LIST</w:delText>
              </w:r>
              <w:r w:rsidR="004E6D37" w:rsidRPr="004B5FB3" w:rsidDel="00D9181C">
                <w:rPr>
                  <w:highlight w:val="cyan"/>
                </w:rPr>
                <w:delText>:</w:delText>
              </w:r>
              <w:r w:rsidR="004E6D37" w:rsidRPr="004B5FB3" w:rsidDel="00D9181C">
                <w:rPr>
                  <w:highlight w:val="cyan"/>
                  <w:lang w:val="en-US"/>
                </w:rPr>
                <w:delText>CodeObjectPayerDZ</w:delText>
              </w:r>
            </w:del>
            <w:r w:rsidRPr="00933604">
              <w:t>;</w:t>
            </w:r>
            <w:commentRangeEnd w:id="6225"/>
            <w:r w:rsidR="00C85FCD" w:rsidRPr="00933604">
              <w:rPr>
                <w:rStyle w:val="afff4"/>
              </w:rPr>
              <w:commentReference w:id="6225"/>
            </w:r>
          </w:p>
          <w:p w14:paraId="17AE8FE5" w14:textId="41E8371A" w:rsidR="00B71D02" w:rsidRDefault="00B71D02" w:rsidP="00B71D02">
            <w:pPr>
              <w:pStyle w:val="GOSTTableListMark1"/>
            </w:pPr>
            <w:r w:rsidRPr="00933604">
              <w:t xml:space="preserve">Заполняется значением из тега </w:t>
            </w:r>
            <w:r w:rsidRPr="00933604">
              <w:rPr>
                <w:lang w:val="en-US"/>
              </w:rPr>
              <w:t>FS</w:t>
            </w:r>
            <w:r w:rsidRPr="00933604">
              <w:t>_</w:t>
            </w:r>
            <w:r w:rsidRPr="00933604">
              <w:rPr>
                <w:lang w:val="en-US"/>
              </w:rPr>
              <w:t>TSE</w:t>
            </w:r>
            <w:r w:rsidRPr="00933604">
              <w:t>_</w:t>
            </w:r>
            <w:r w:rsidRPr="00933604">
              <w:rPr>
                <w:lang w:val="en-US"/>
              </w:rPr>
              <w:t>TAB</w:t>
            </w:r>
            <w:r w:rsidRPr="00933604">
              <w:t>0401060_</w:t>
            </w:r>
            <w:r w:rsidRPr="00933604">
              <w:rPr>
                <w:lang w:val="en-US"/>
              </w:rPr>
              <w:t>LIST</w:t>
            </w:r>
            <w:r w:rsidRPr="00933604">
              <w:t>:</w:t>
            </w:r>
            <w:r w:rsidRPr="00933604">
              <w:rPr>
                <w:lang w:val="en-US"/>
              </w:rPr>
              <w:t>DetCodeObjectPayer</w:t>
            </w:r>
            <w:r w:rsidR="00D25866" w:rsidRPr="00933604">
              <w:t>,</w:t>
            </w:r>
            <w:r w:rsidRPr="00933604">
              <w:t xml:space="preserve"> если в теге </w:t>
            </w:r>
            <w:r w:rsidRPr="00933604">
              <w:rPr>
                <w:lang w:val="en-US"/>
              </w:rPr>
              <w:t>TPP</w:t>
            </w:r>
            <w:r w:rsidRPr="00933604">
              <w:t>_</w:t>
            </w:r>
            <w:r w:rsidRPr="00933604">
              <w:rPr>
                <w:lang w:val="en-US"/>
              </w:rPr>
              <w:t>ReturnSign</w:t>
            </w:r>
            <w:r w:rsidRPr="00933604">
              <w:t xml:space="preserve"> указано значение </w:t>
            </w:r>
            <w:commentRangeStart w:id="6227"/>
            <w:r w:rsidRPr="00933604">
              <w:t>«</w:t>
            </w:r>
            <w:r w:rsidRPr="00933604">
              <w:rPr>
                <w:lang w:val="en-US"/>
              </w:rPr>
              <w:t>false</w:t>
            </w:r>
            <w:r w:rsidRPr="00933604">
              <w:t>»</w:t>
            </w:r>
            <w:commentRangeEnd w:id="6227"/>
            <w:r w:rsidR="00C85FCD" w:rsidRPr="00933604">
              <w:rPr>
                <w:rStyle w:val="afff4"/>
              </w:rPr>
              <w:commentReference w:id="6227"/>
            </w:r>
          </w:p>
          <w:p w14:paraId="57807C5B" w14:textId="4BB55BB5" w:rsidR="004B5FB3" w:rsidRPr="004B5FB3" w:rsidDel="00D9181C" w:rsidRDefault="004B5FB3" w:rsidP="00B71D02">
            <w:pPr>
              <w:pStyle w:val="GOSTTableListMark1"/>
              <w:rPr>
                <w:del w:id="6228" w:author="Щербань О.И. TSE-120870" w:date="2026-03-03T14:57:00Z"/>
                <w:highlight w:val="cyan"/>
              </w:rPr>
            </w:pPr>
            <w:del w:id="6229" w:author="Щербань О.И. TSE-120870" w:date="2026-03-03T14:57:00Z">
              <w:r w:rsidRPr="004B5FB3" w:rsidDel="00D9181C">
                <w:rPr>
                  <w:highlight w:val="cyan"/>
                </w:rPr>
                <w:delText xml:space="preserve">Заполняется значением из тега </w:delText>
              </w:r>
              <w:r w:rsidRPr="004B5FB3" w:rsidDel="00D9181C">
                <w:rPr>
                  <w:highlight w:val="cyan"/>
                  <w:lang w:val="en-US"/>
                </w:rPr>
                <w:delText>FS</w:delText>
              </w:r>
              <w:r w:rsidRPr="004B5FB3" w:rsidDel="00D9181C">
                <w:rPr>
                  <w:highlight w:val="cyan"/>
                </w:rPr>
                <w:delText>_</w:delText>
              </w:r>
              <w:r w:rsidRPr="004B5FB3" w:rsidDel="00D9181C">
                <w:rPr>
                  <w:highlight w:val="cyan"/>
                  <w:lang w:val="en-US"/>
                </w:rPr>
                <w:delText>TSE</w:delText>
              </w:r>
              <w:r w:rsidRPr="004B5FB3" w:rsidDel="00D9181C">
                <w:rPr>
                  <w:highlight w:val="cyan"/>
                </w:rPr>
                <w:delText>_</w:delText>
              </w:r>
              <w:r w:rsidRPr="004B5FB3" w:rsidDel="00D9181C">
                <w:rPr>
                  <w:highlight w:val="cyan"/>
                  <w:lang w:val="en-US"/>
                </w:rPr>
                <w:delText>TAB</w:delText>
              </w:r>
              <w:r w:rsidRPr="004B5FB3" w:rsidDel="00D9181C">
                <w:rPr>
                  <w:highlight w:val="cyan"/>
                </w:rPr>
                <w:delText>0401060_</w:delText>
              </w:r>
              <w:r w:rsidRPr="004B5FB3" w:rsidDel="00D9181C">
                <w:rPr>
                  <w:highlight w:val="cyan"/>
                  <w:lang w:val="en-US"/>
                </w:rPr>
                <w:delText>LIST</w:delText>
              </w:r>
              <w:r w:rsidRPr="004B5FB3" w:rsidDel="00D9181C">
                <w:rPr>
                  <w:highlight w:val="cyan"/>
                </w:rPr>
                <w:delText>:</w:delText>
              </w:r>
              <w:r w:rsidRPr="004B5FB3" w:rsidDel="00D9181C">
                <w:rPr>
                  <w:highlight w:val="cyan"/>
                  <w:lang w:val="en-US"/>
                </w:rPr>
                <w:delText>CodeObjectPayer</w:delText>
              </w:r>
              <w:commentRangeStart w:id="6230"/>
              <w:r w:rsidRPr="004B5FB3" w:rsidDel="00D9181C">
                <w:rPr>
                  <w:highlight w:val="cyan"/>
                  <w:lang w:val="en-US"/>
                </w:rPr>
                <w:delText>DZ</w:delText>
              </w:r>
              <w:commentRangeEnd w:id="6230"/>
              <w:r w:rsidRPr="004B5FB3" w:rsidDel="00D9181C">
                <w:rPr>
                  <w:rStyle w:val="afff4"/>
                  <w:highlight w:val="cyan"/>
                </w:rPr>
                <w:commentReference w:id="6230"/>
              </w:r>
              <w:r w:rsidRPr="004B5FB3" w:rsidDel="00D9181C">
                <w:rPr>
                  <w:highlight w:val="cyan"/>
                </w:rPr>
                <w:delText>, если данный тег заполнен</w:delText>
              </w:r>
            </w:del>
          </w:p>
          <w:p w14:paraId="49DBABE7" w14:textId="2F5B8174" w:rsidR="00C85FCD" w:rsidRPr="00933604" w:rsidRDefault="00C85FCD" w:rsidP="00C85FCD">
            <w:pPr>
              <w:pStyle w:val="GOSTTablenorm"/>
              <w:suppressAutoHyphens/>
            </w:pPr>
            <w:r w:rsidRPr="00933604">
              <w:t xml:space="preserve">Если в теге </w:t>
            </w:r>
            <w:r w:rsidRPr="00933604">
              <w:rPr>
                <w:lang w:val="en-US"/>
              </w:rPr>
              <w:t>P</w:t>
            </w:r>
            <w:r w:rsidRPr="00933604">
              <w:t>_</w:t>
            </w:r>
            <w:r w:rsidRPr="00933604">
              <w:rPr>
                <w:lang w:val="en-US"/>
              </w:rPr>
              <w:t>PersonalAcc</w:t>
            </w:r>
            <w:r w:rsidRPr="00933604">
              <w:t xml:space="preserve"> значение первых двух символов = 41, то заполняется по правилу:</w:t>
            </w:r>
          </w:p>
          <w:p w14:paraId="4434BBE0" w14:textId="3C370528" w:rsidR="00863106" w:rsidRPr="00933604" w:rsidRDefault="00C85FCD" w:rsidP="00365E79">
            <w:pPr>
              <w:pStyle w:val="GOSTTableListMark1"/>
            </w:pPr>
            <w:r w:rsidRPr="00933604">
              <w:t xml:space="preserve">Заполняется значением из тега </w:t>
            </w:r>
            <w:r w:rsidRPr="00933604">
              <w:rPr>
                <w:lang w:val="en-US"/>
              </w:rPr>
              <w:t>FS</w:t>
            </w:r>
            <w:r w:rsidRPr="00933604">
              <w:t>_</w:t>
            </w:r>
            <w:r w:rsidRPr="00933604">
              <w:rPr>
                <w:lang w:val="en-US"/>
              </w:rPr>
              <w:t>TSE</w:t>
            </w:r>
            <w:r w:rsidRPr="00933604">
              <w:t>_</w:t>
            </w:r>
            <w:r w:rsidRPr="00933604">
              <w:rPr>
                <w:lang w:val="en-US"/>
              </w:rPr>
              <w:t>TAB</w:t>
            </w:r>
            <w:r w:rsidRPr="00933604">
              <w:t>0401060_</w:t>
            </w:r>
            <w:r w:rsidRPr="00933604">
              <w:rPr>
                <w:lang w:val="en-US"/>
              </w:rPr>
              <w:t>LIST</w:t>
            </w:r>
            <w:r w:rsidRPr="00933604">
              <w:t>:</w:t>
            </w:r>
            <w:r w:rsidRPr="00933604">
              <w:rPr>
                <w:lang w:val="en-US"/>
              </w:rPr>
              <w:t>DetCodeObjectPayer</w:t>
            </w:r>
            <w:r w:rsidR="00A119F6" w:rsidRPr="00933604">
              <w:t xml:space="preserve"> (при наличии)</w:t>
            </w:r>
            <w:r w:rsidR="00D25866" w:rsidRPr="00933604">
              <w:t xml:space="preserve">, если в теге </w:t>
            </w:r>
            <w:r w:rsidR="00D25866" w:rsidRPr="00933604">
              <w:rPr>
                <w:lang w:val="en-US"/>
              </w:rPr>
              <w:t>TPP</w:t>
            </w:r>
            <w:r w:rsidR="00D25866" w:rsidRPr="00933604">
              <w:t>_</w:t>
            </w:r>
            <w:r w:rsidR="00D25866" w:rsidRPr="00933604">
              <w:rPr>
                <w:lang w:val="en-US"/>
              </w:rPr>
              <w:t>ReturnSign</w:t>
            </w:r>
            <w:r w:rsidR="00D25866" w:rsidRPr="00933604">
              <w:t xml:space="preserve"> указано значение </w:t>
            </w:r>
            <w:commentRangeStart w:id="6231"/>
            <w:r w:rsidR="00D25866" w:rsidRPr="00933604">
              <w:t>«</w:t>
            </w:r>
            <w:r w:rsidR="00D25866" w:rsidRPr="00933604">
              <w:rPr>
                <w:lang w:val="en-US"/>
              </w:rPr>
              <w:t>false</w:t>
            </w:r>
            <w:r w:rsidR="00D25866" w:rsidRPr="00933604">
              <w:t>»</w:t>
            </w:r>
            <w:commentRangeEnd w:id="6231"/>
            <w:r w:rsidR="00D25866" w:rsidRPr="00933604">
              <w:rPr>
                <w:rStyle w:val="afff4"/>
              </w:rPr>
              <w:commentReference w:id="6231"/>
            </w:r>
          </w:p>
        </w:tc>
      </w:tr>
      <w:tr w:rsidR="00C947A6" w:rsidRPr="009450E6" w14:paraId="5206749D" w14:textId="77777777" w:rsidTr="0004239F">
        <w:tc>
          <w:tcPr>
            <w:tcW w:w="1081" w:type="pct"/>
            <w:tcBorders>
              <w:top w:val="single" w:sz="4" w:space="0" w:color="auto"/>
              <w:left w:val="single" w:sz="4" w:space="0" w:color="auto"/>
              <w:bottom w:val="single" w:sz="4" w:space="0" w:color="auto"/>
              <w:right w:val="single" w:sz="4" w:space="0" w:color="auto"/>
            </w:tcBorders>
            <w:hideMark/>
          </w:tcPr>
          <w:p w14:paraId="5DE551B0" w14:textId="77777777" w:rsidR="00C947A6" w:rsidRPr="00CA0261" w:rsidRDefault="00C947A6" w:rsidP="00BA182F">
            <w:pPr>
              <w:pStyle w:val="GOSTTablenorm"/>
              <w:suppressAutoHyphens/>
              <w:rPr>
                <w:color w:val="000000" w:themeColor="text1"/>
              </w:rPr>
            </w:pPr>
            <w:r w:rsidRPr="00CA0261">
              <w:rPr>
                <w:color w:val="000000" w:themeColor="text1"/>
                <w:szCs w:val="22"/>
              </w:rPr>
              <w:t>Код_расх_укр_плательщика</w:t>
            </w:r>
          </w:p>
        </w:tc>
        <w:tc>
          <w:tcPr>
            <w:tcW w:w="316" w:type="pct"/>
            <w:tcBorders>
              <w:top w:val="single" w:sz="4" w:space="0" w:color="auto"/>
              <w:left w:val="single" w:sz="4" w:space="0" w:color="auto"/>
              <w:bottom w:val="single" w:sz="4" w:space="0" w:color="auto"/>
              <w:right w:val="single" w:sz="4" w:space="0" w:color="auto"/>
            </w:tcBorders>
            <w:hideMark/>
          </w:tcPr>
          <w:p w14:paraId="417BB29E" w14:textId="2C3EBFCF" w:rsidR="00C947A6" w:rsidRPr="00CA0261" w:rsidRDefault="0033426A" w:rsidP="00BA182F">
            <w:pPr>
              <w:pStyle w:val="GOSTTablenorm"/>
              <w:suppressAutoHyphens/>
            </w:pPr>
            <w:r w:rsidRPr="00CA0261">
              <w:t>да</w:t>
            </w:r>
          </w:p>
        </w:tc>
        <w:tc>
          <w:tcPr>
            <w:tcW w:w="1169" w:type="pct"/>
            <w:tcBorders>
              <w:top w:val="single" w:sz="4" w:space="0" w:color="auto"/>
              <w:left w:val="single" w:sz="4" w:space="0" w:color="auto"/>
              <w:bottom w:val="single" w:sz="4" w:space="0" w:color="auto"/>
              <w:right w:val="single" w:sz="4" w:space="0" w:color="auto"/>
            </w:tcBorders>
            <w:hideMark/>
          </w:tcPr>
          <w:p w14:paraId="41801D88" w14:textId="77777777" w:rsidR="00C947A6" w:rsidRPr="00CA0261" w:rsidRDefault="00C947A6" w:rsidP="00BA182F">
            <w:pPr>
              <w:pStyle w:val="GOSTTablenorm"/>
              <w:suppressAutoHyphens/>
            </w:pPr>
            <w:r w:rsidRPr="00CA0261">
              <w:rPr>
                <w:szCs w:val="22"/>
              </w:rPr>
              <w:t>Код расходов укрупненный  плательщика по л/с с кодом 71 (по строке документа)</w:t>
            </w:r>
          </w:p>
        </w:tc>
        <w:tc>
          <w:tcPr>
            <w:tcW w:w="1127" w:type="pct"/>
            <w:tcBorders>
              <w:top w:val="single" w:sz="4" w:space="0" w:color="auto"/>
              <w:left w:val="single" w:sz="4" w:space="0" w:color="auto"/>
              <w:bottom w:val="single" w:sz="4" w:space="0" w:color="auto"/>
              <w:right w:val="single" w:sz="4" w:space="0" w:color="auto"/>
            </w:tcBorders>
            <w:hideMark/>
          </w:tcPr>
          <w:p w14:paraId="6AF9C4D8" w14:textId="6C18248B" w:rsidR="00C947A6" w:rsidRPr="00CA0261" w:rsidRDefault="0033426A" w:rsidP="00BA182F">
            <w:pPr>
              <w:pStyle w:val="GOSTTablenorm"/>
              <w:suppressAutoHyphens/>
              <w:rPr>
                <w:lang w:val="en-US"/>
              </w:rPr>
            </w:pPr>
            <w:r w:rsidRPr="00CA0261">
              <w:rPr>
                <w:lang w:val="en-US"/>
              </w:rPr>
              <w:t>FS_TSE_TAB0401060_LIST:CodeObjectPayer</w:t>
            </w:r>
          </w:p>
        </w:tc>
        <w:tc>
          <w:tcPr>
            <w:tcW w:w="1307" w:type="pct"/>
            <w:tcBorders>
              <w:top w:val="single" w:sz="4" w:space="0" w:color="auto"/>
              <w:left w:val="single" w:sz="4" w:space="0" w:color="auto"/>
              <w:bottom w:val="single" w:sz="4" w:space="0" w:color="auto"/>
              <w:right w:val="single" w:sz="4" w:space="0" w:color="auto"/>
            </w:tcBorders>
            <w:hideMark/>
          </w:tcPr>
          <w:p w14:paraId="0B017587" w14:textId="644EFAC3" w:rsidR="00C947A6" w:rsidRPr="00CA0261" w:rsidRDefault="0033426A" w:rsidP="0033426A">
            <w:pPr>
              <w:pStyle w:val="GOSTTablenorm"/>
              <w:suppressAutoHyphens/>
              <w:rPr>
                <w:lang w:val="en-US"/>
              </w:rPr>
            </w:pPr>
            <w:r w:rsidRPr="00CA0261">
              <w:t>Заполняется</w:t>
            </w:r>
            <w:r w:rsidRPr="00CA0261">
              <w:rPr>
                <w:lang w:val="en-US"/>
              </w:rPr>
              <w:t xml:space="preserve"> </w:t>
            </w:r>
            <w:r w:rsidRPr="00CA0261">
              <w:t>значением</w:t>
            </w:r>
            <w:r w:rsidRPr="00CA0261">
              <w:rPr>
                <w:lang w:val="en-US"/>
              </w:rPr>
              <w:t xml:space="preserve"> </w:t>
            </w:r>
            <w:r w:rsidRPr="00CA0261">
              <w:t>из</w:t>
            </w:r>
            <w:r w:rsidRPr="00CA0261">
              <w:rPr>
                <w:lang w:val="en-US"/>
              </w:rPr>
              <w:t xml:space="preserve"> </w:t>
            </w:r>
            <w:r w:rsidRPr="00CA0261">
              <w:t>тега</w:t>
            </w:r>
            <w:r w:rsidRPr="00CA0261">
              <w:rPr>
                <w:lang w:val="en-US"/>
              </w:rPr>
              <w:t xml:space="preserve"> FS_TSE_TAB0401060_LIST:CodeObjectPayer, </w:t>
            </w:r>
            <w:r w:rsidRPr="00CA0261">
              <w:t>если</w:t>
            </w:r>
            <w:r w:rsidRPr="00CA0261">
              <w:rPr>
                <w:lang w:val="en-US"/>
              </w:rPr>
              <w:t xml:space="preserve"> </w:t>
            </w:r>
            <w:r w:rsidRPr="00CA0261">
              <w:t>в</w:t>
            </w:r>
            <w:r w:rsidRPr="00CA0261">
              <w:rPr>
                <w:lang w:val="en-US"/>
              </w:rPr>
              <w:t xml:space="preserve"> </w:t>
            </w:r>
            <w:r w:rsidRPr="00CA0261">
              <w:t>теге</w:t>
            </w:r>
            <w:r w:rsidRPr="00CA0261">
              <w:rPr>
                <w:lang w:val="en-US"/>
              </w:rPr>
              <w:t xml:space="preserve"> TPP_ReturnSign </w:t>
            </w:r>
            <w:r w:rsidRPr="00CA0261">
              <w:t>указано</w:t>
            </w:r>
            <w:r w:rsidRPr="00CA0261">
              <w:rPr>
                <w:lang w:val="en-US"/>
              </w:rPr>
              <w:t xml:space="preserve"> </w:t>
            </w:r>
            <w:r w:rsidRPr="00CA0261">
              <w:t>значение</w:t>
            </w:r>
            <w:r w:rsidRPr="00CA0261">
              <w:rPr>
                <w:lang w:val="en-US"/>
              </w:rPr>
              <w:t xml:space="preserve"> «false»  </w:t>
            </w:r>
            <w:r w:rsidRPr="00CA0261">
              <w:t>и</w:t>
            </w:r>
            <w:r w:rsidRPr="00CA0261">
              <w:rPr>
                <w:lang w:val="en-US"/>
              </w:rPr>
              <w:t xml:space="preserve"> </w:t>
            </w:r>
            <w:r w:rsidRPr="00CA0261">
              <w:t>в</w:t>
            </w:r>
            <w:r w:rsidRPr="00CA0261">
              <w:rPr>
                <w:lang w:val="en-US"/>
              </w:rPr>
              <w:t xml:space="preserve"> </w:t>
            </w:r>
            <w:r w:rsidRPr="00CA0261">
              <w:t>теге</w:t>
            </w:r>
            <w:r w:rsidRPr="00CA0261">
              <w:rPr>
                <w:lang w:val="en-US"/>
              </w:rPr>
              <w:t xml:space="preserve"> P_PersonalAcc </w:t>
            </w:r>
            <w:r w:rsidRPr="00CA0261">
              <w:t>значение</w:t>
            </w:r>
            <w:r w:rsidRPr="00CA0261">
              <w:rPr>
                <w:lang w:val="en-US"/>
              </w:rPr>
              <w:t xml:space="preserve"> </w:t>
            </w:r>
            <w:r w:rsidRPr="00CA0261">
              <w:t>первых</w:t>
            </w:r>
            <w:r w:rsidRPr="00CA0261">
              <w:rPr>
                <w:lang w:val="en-US"/>
              </w:rPr>
              <w:t xml:space="preserve"> </w:t>
            </w:r>
            <w:r w:rsidRPr="00CA0261">
              <w:t>двух</w:t>
            </w:r>
            <w:r w:rsidRPr="00CA0261">
              <w:rPr>
                <w:lang w:val="en-US"/>
              </w:rPr>
              <w:t xml:space="preserve"> </w:t>
            </w:r>
            <w:r w:rsidRPr="00CA0261">
              <w:t>символов</w:t>
            </w:r>
            <w:r w:rsidRPr="00CA0261">
              <w:rPr>
                <w:lang w:val="en-US"/>
              </w:rPr>
              <w:t xml:space="preserve"> = 71</w:t>
            </w:r>
          </w:p>
        </w:tc>
      </w:tr>
      <w:tr w:rsidR="006934E5" w:rsidRPr="00782F5D" w14:paraId="61DC4066" w14:textId="77777777" w:rsidTr="0004239F">
        <w:tc>
          <w:tcPr>
            <w:tcW w:w="1081" w:type="pct"/>
            <w:tcBorders>
              <w:top w:val="single" w:sz="4" w:space="0" w:color="auto"/>
              <w:left w:val="single" w:sz="4" w:space="0" w:color="auto"/>
              <w:bottom w:val="single" w:sz="4" w:space="0" w:color="auto"/>
              <w:right w:val="single" w:sz="4" w:space="0" w:color="auto"/>
            </w:tcBorders>
          </w:tcPr>
          <w:p w14:paraId="78B8C8C6" w14:textId="01EABAD3" w:rsidR="006934E5" w:rsidRPr="00933604" w:rsidRDefault="009A7DFD" w:rsidP="006934E5">
            <w:pPr>
              <w:pStyle w:val="GOSTTablenorm"/>
            </w:pPr>
            <w:r w:rsidRPr="00933604">
              <w:t>Код_пост_ДЗ_</w:t>
            </w:r>
            <w:r w:rsidR="006934E5" w:rsidRPr="00933604">
              <w:t>плательщика</w:t>
            </w:r>
          </w:p>
        </w:tc>
        <w:tc>
          <w:tcPr>
            <w:tcW w:w="316" w:type="pct"/>
            <w:tcBorders>
              <w:top w:val="single" w:sz="4" w:space="0" w:color="auto"/>
              <w:left w:val="single" w:sz="4" w:space="0" w:color="auto"/>
              <w:bottom w:val="single" w:sz="4" w:space="0" w:color="auto"/>
              <w:right w:val="single" w:sz="4" w:space="0" w:color="auto"/>
            </w:tcBorders>
          </w:tcPr>
          <w:p w14:paraId="63FB4EF6" w14:textId="4393BC5C" w:rsidR="006934E5" w:rsidRPr="00933604" w:rsidRDefault="006934E5" w:rsidP="006934E5">
            <w:pPr>
              <w:pStyle w:val="GOSTTablenorm"/>
            </w:pPr>
            <w:r w:rsidRPr="00933604">
              <w:t>нет</w:t>
            </w:r>
          </w:p>
        </w:tc>
        <w:tc>
          <w:tcPr>
            <w:tcW w:w="1169" w:type="pct"/>
            <w:tcBorders>
              <w:top w:val="single" w:sz="4" w:space="0" w:color="auto"/>
              <w:left w:val="single" w:sz="4" w:space="0" w:color="auto"/>
              <w:bottom w:val="single" w:sz="4" w:space="0" w:color="auto"/>
              <w:right w:val="single" w:sz="4" w:space="0" w:color="auto"/>
            </w:tcBorders>
          </w:tcPr>
          <w:p w14:paraId="3B111719" w14:textId="018D5244" w:rsidR="006934E5" w:rsidRPr="00933604" w:rsidRDefault="006934E5" w:rsidP="00151045">
            <w:pPr>
              <w:pStyle w:val="GOSTTablenorm"/>
            </w:pPr>
            <w:r w:rsidRPr="00933604">
              <w:t xml:space="preserve">Код поступления </w:t>
            </w:r>
            <w:r w:rsidR="00B75945" w:rsidRPr="00933604">
              <w:t>плательщика по л/с с кодом 71 (дебиторск</w:t>
            </w:r>
            <w:r w:rsidR="00151045" w:rsidRPr="00933604">
              <w:t>ая</w:t>
            </w:r>
            <w:r w:rsidR="00B75945" w:rsidRPr="00933604">
              <w:t xml:space="preserve"> задолженност</w:t>
            </w:r>
            <w:r w:rsidR="00151045" w:rsidRPr="00933604">
              <w:t>ь</w:t>
            </w:r>
            <w:r w:rsidR="00B75945" w:rsidRPr="00933604">
              <w:t xml:space="preserve">) </w:t>
            </w:r>
            <w:r w:rsidRPr="00933604">
              <w:t>(по строке документа)</w:t>
            </w:r>
          </w:p>
        </w:tc>
        <w:tc>
          <w:tcPr>
            <w:tcW w:w="1127" w:type="pct"/>
            <w:tcBorders>
              <w:top w:val="single" w:sz="4" w:space="0" w:color="auto"/>
              <w:left w:val="single" w:sz="4" w:space="0" w:color="auto"/>
              <w:bottom w:val="single" w:sz="4" w:space="0" w:color="auto"/>
              <w:right w:val="single" w:sz="4" w:space="0" w:color="auto"/>
            </w:tcBorders>
          </w:tcPr>
          <w:p w14:paraId="19AFEADB" w14:textId="4B115D80" w:rsidR="006934E5" w:rsidRPr="00933604" w:rsidRDefault="006934E5" w:rsidP="006934E5">
            <w:pPr>
              <w:pStyle w:val="GOSTTablenorm"/>
              <w:rPr>
                <w:lang w:val="en-US"/>
              </w:rPr>
            </w:pPr>
            <w:r w:rsidRPr="00933604">
              <w:rPr>
                <w:lang w:val="en-US"/>
              </w:rPr>
              <w:t>FS_TSE_TAB0401060_LIST:CodeObjectPayerDZ</w:t>
            </w:r>
          </w:p>
        </w:tc>
        <w:tc>
          <w:tcPr>
            <w:tcW w:w="1307" w:type="pct"/>
            <w:tcBorders>
              <w:top w:val="single" w:sz="4" w:space="0" w:color="auto"/>
              <w:left w:val="single" w:sz="4" w:space="0" w:color="auto"/>
              <w:bottom w:val="single" w:sz="4" w:space="0" w:color="auto"/>
              <w:right w:val="single" w:sz="4" w:space="0" w:color="auto"/>
            </w:tcBorders>
          </w:tcPr>
          <w:p w14:paraId="0CD1A60F" w14:textId="1D80ECCF" w:rsidR="006934E5" w:rsidRPr="00933604" w:rsidRDefault="006934E5" w:rsidP="006934E5">
            <w:pPr>
              <w:pStyle w:val="GOSTTablenorm"/>
            </w:pPr>
            <w:r w:rsidRPr="00933604">
              <w:t>-</w:t>
            </w:r>
          </w:p>
        </w:tc>
      </w:tr>
      <w:tr w:rsidR="00C947A6" w:rsidRPr="00C644BE" w14:paraId="7ED1B6F9" w14:textId="77777777" w:rsidTr="0004239F">
        <w:tc>
          <w:tcPr>
            <w:tcW w:w="1081" w:type="pct"/>
            <w:tcBorders>
              <w:top w:val="single" w:sz="4" w:space="0" w:color="auto"/>
              <w:left w:val="single" w:sz="4" w:space="0" w:color="auto"/>
              <w:bottom w:val="single" w:sz="4" w:space="0" w:color="auto"/>
              <w:right w:val="single" w:sz="4" w:space="0" w:color="auto"/>
            </w:tcBorders>
          </w:tcPr>
          <w:p w14:paraId="5CB48A31" w14:textId="77777777" w:rsidR="00C947A6" w:rsidRPr="0000268E" w:rsidRDefault="00C947A6" w:rsidP="00BA182F">
            <w:pPr>
              <w:pStyle w:val="GOSTTablenorm"/>
              <w:suppressAutoHyphens/>
              <w:rPr>
                <w:color w:val="000000" w:themeColor="text1"/>
                <w:szCs w:val="22"/>
              </w:rPr>
            </w:pPr>
            <w:r w:rsidRPr="0000268E">
              <w:rPr>
                <w:color w:val="000000" w:themeColor="text1"/>
              </w:rPr>
              <w:t>Вид_кода_расх_поступ_плат</w:t>
            </w:r>
          </w:p>
        </w:tc>
        <w:tc>
          <w:tcPr>
            <w:tcW w:w="316" w:type="pct"/>
            <w:tcBorders>
              <w:top w:val="single" w:sz="4" w:space="0" w:color="auto"/>
              <w:left w:val="single" w:sz="4" w:space="0" w:color="auto"/>
              <w:bottom w:val="single" w:sz="4" w:space="0" w:color="auto"/>
              <w:right w:val="single" w:sz="4" w:space="0" w:color="auto"/>
            </w:tcBorders>
          </w:tcPr>
          <w:p w14:paraId="15266DDE" w14:textId="77777777" w:rsidR="00C947A6" w:rsidRPr="0070312D" w:rsidRDefault="00C947A6" w:rsidP="00BA182F">
            <w:pPr>
              <w:pStyle w:val="GOSTTablenorm"/>
              <w:suppressAutoHyphens/>
            </w:pPr>
            <w:r w:rsidRPr="0070312D">
              <w:t>нет</w:t>
            </w:r>
          </w:p>
        </w:tc>
        <w:tc>
          <w:tcPr>
            <w:tcW w:w="1169" w:type="pct"/>
            <w:tcBorders>
              <w:top w:val="single" w:sz="4" w:space="0" w:color="auto"/>
              <w:left w:val="single" w:sz="4" w:space="0" w:color="auto"/>
              <w:bottom w:val="single" w:sz="4" w:space="0" w:color="auto"/>
              <w:right w:val="single" w:sz="4" w:space="0" w:color="auto"/>
            </w:tcBorders>
          </w:tcPr>
          <w:p w14:paraId="7E519EFC" w14:textId="77777777" w:rsidR="00C947A6" w:rsidRPr="0070312D" w:rsidRDefault="00C947A6" w:rsidP="00BA182F">
            <w:pPr>
              <w:pStyle w:val="GOSTTablenorm"/>
              <w:suppressAutoHyphens/>
              <w:rPr>
                <w:szCs w:val="22"/>
              </w:rPr>
            </w:pPr>
            <w:r w:rsidRPr="0070312D">
              <w:t>Вид кода расходов/поступлений плательщика (по строке документа)</w:t>
            </w:r>
          </w:p>
        </w:tc>
        <w:tc>
          <w:tcPr>
            <w:tcW w:w="1127" w:type="pct"/>
            <w:tcBorders>
              <w:top w:val="single" w:sz="4" w:space="0" w:color="auto"/>
              <w:left w:val="single" w:sz="4" w:space="0" w:color="auto"/>
              <w:bottom w:val="single" w:sz="4" w:space="0" w:color="auto"/>
              <w:right w:val="single" w:sz="4" w:space="0" w:color="auto"/>
            </w:tcBorders>
          </w:tcPr>
          <w:p w14:paraId="53C6A4D8" w14:textId="610B9692" w:rsidR="00C947A6" w:rsidRPr="0070312D" w:rsidRDefault="00476C0A" w:rsidP="00BA182F">
            <w:pPr>
              <w:pStyle w:val="GOSTTablenorm"/>
              <w:suppressAutoHyphens/>
              <w:rPr>
                <w:lang w:val="en-US"/>
              </w:rPr>
            </w:pPr>
            <w:r w:rsidRPr="0070312D">
              <w:rPr>
                <w:lang w:val="en-US"/>
              </w:rPr>
              <w:t xml:space="preserve">FS_TSE_TAB0401060_LIST:TypeCodeObjectPayer </w:t>
            </w:r>
          </w:p>
        </w:tc>
        <w:tc>
          <w:tcPr>
            <w:tcW w:w="1307" w:type="pct"/>
            <w:tcBorders>
              <w:top w:val="single" w:sz="4" w:space="0" w:color="auto"/>
              <w:left w:val="single" w:sz="4" w:space="0" w:color="auto"/>
              <w:bottom w:val="single" w:sz="4" w:space="0" w:color="auto"/>
              <w:right w:val="single" w:sz="4" w:space="0" w:color="auto"/>
            </w:tcBorders>
          </w:tcPr>
          <w:p w14:paraId="06AEE69D" w14:textId="77777777" w:rsidR="00C947A6" w:rsidRPr="0070312D" w:rsidRDefault="00C947A6" w:rsidP="00BA182F">
            <w:pPr>
              <w:pStyle w:val="GOSTTablenorm"/>
              <w:suppressAutoHyphens/>
            </w:pPr>
            <w:r w:rsidRPr="0070312D">
              <w:t>-</w:t>
            </w:r>
          </w:p>
        </w:tc>
      </w:tr>
      <w:tr w:rsidR="00CC516B" w:rsidRPr="00583D17" w14:paraId="48A42654" w14:textId="77777777" w:rsidTr="0004239F">
        <w:tc>
          <w:tcPr>
            <w:tcW w:w="1081" w:type="pct"/>
            <w:tcBorders>
              <w:top w:val="single" w:sz="4" w:space="0" w:color="auto"/>
              <w:left w:val="single" w:sz="4" w:space="0" w:color="auto"/>
              <w:bottom w:val="single" w:sz="4" w:space="0" w:color="auto"/>
              <w:right w:val="single" w:sz="4" w:space="0" w:color="auto"/>
            </w:tcBorders>
          </w:tcPr>
          <w:p w14:paraId="12635B90" w14:textId="055875F4" w:rsidR="00CC516B" w:rsidRPr="0070312D" w:rsidRDefault="007B3329" w:rsidP="00CC516B">
            <w:pPr>
              <w:pStyle w:val="GOSTTablenorm"/>
              <w:suppressAutoHyphens/>
              <w:rPr>
                <w:color w:val="FF0000"/>
              </w:rPr>
            </w:pPr>
            <w:r w:rsidRPr="00980CD1">
              <w:t>Тип_кода_класс_операций_КС</w:t>
            </w:r>
          </w:p>
        </w:tc>
        <w:tc>
          <w:tcPr>
            <w:tcW w:w="316" w:type="pct"/>
            <w:tcBorders>
              <w:top w:val="single" w:sz="4" w:space="0" w:color="auto"/>
              <w:left w:val="single" w:sz="4" w:space="0" w:color="auto"/>
              <w:bottom w:val="single" w:sz="4" w:space="0" w:color="auto"/>
              <w:right w:val="single" w:sz="4" w:space="0" w:color="auto"/>
            </w:tcBorders>
          </w:tcPr>
          <w:p w14:paraId="08BC5418" w14:textId="513B8F7E" w:rsidR="00CC516B" w:rsidRPr="0070312D" w:rsidRDefault="00CC516B" w:rsidP="00CC516B">
            <w:pPr>
              <w:pStyle w:val="GOSTTablenorm"/>
              <w:suppressAutoHyphens/>
            </w:pPr>
            <w:r>
              <w:t>да</w:t>
            </w:r>
          </w:p>
        </w:tc>
        <w:tc>
          <w:tcPr>
            <w:tcW w:w="1169" w:type="pct"/>
            <w:tcBorders>
              <w:top w:val="single" w:sz="4" w:space="0" w:color="auto"/>
              <w:left w:val="single" w:sz="4" w:space="0" w:color="auto"/>
              <w:bottom w:val="single" w:sz="4" w:space="0" w:color="auto"/>
              <w:right w:val="single" w:sz="4" w:space="0" w:color="auto"/>
            </w:tcBorders>
          </w:tcPr>
          <w:p w14:paraId="3BF2D9B6" w14:textId="6B7BE74C" w:rsidR="00CC516B" w:rsidRPr="00583D17" w:rsidRDefault="007B3329" w:rsidP="00CC516B">
            <w:pPr>
              <w:pStyle w:val="GOSTTablenorm"/>
            </w:pPr>
            <w:r w:rsidRPr="002A1639">
              <w:t>Тип кода классификации операций при КС</w:t>
            </w:r>
            <w:r w:rsidRPr="002A1639" w:rsidDel="00980CD1">
              <w:t xml:space="preserve"> </w:t>
            </w:r>
            <w:r w:rsidRPr="002A1639">
              <w:t xml:space="preserve">по л/с с кодом 71 </w:t>
            </w:r>
            <w:r w:rsidR="00CC516B">
              <w:t>(по строке</w:t>
            </w:r>
            <w:r w:rsidR="00210EA8">
              <w:t xml:space="preserve"> документа</w:t>
            </w:r>
            <w:r w:rsidR="00CC516B">
              <w:t>)</w:t>
            </w:r>
          </w:p>
        </w:tc>
        <w:tc>
          <w:tcPr>
            <w:tcW w:w="1127" w:type="pct"/>
            <w:tcBorders>
              <w:top w:val="single" w:sz="4" w:space="0" w:color="auto"/>
              <w:left w:val="single" w:sz="4" w:space="0" w:color="auto"/>
              <w:bottom w:val="single" w:sz="4" w:space="0" w:color="auto"/>
              <w:right w:val="single" w:sz="4" w:space="0" w:color="auto"/>
            </w:tcBorders>
          </w:tcPr>
          <w:p w14:paraId="6E96EF69" w14:textId="0EB0A369" w:rsidR="00CC516B" w:rsidRPr="00583D17" w:rsidRDefault="00CC516B" w:rsidP="00CC516B">
            <w:pPr>
              <w:pStyle w:val="GOSTTablenorm"/>
              <w:suppressAutoHyphens/>
            </w:pPr>
            <w:r>
              <w:t>-</w:t>
            </w:r>
          </w:p>
        </w:tc>
        <w:tc>
          <w:tcPr>
            <w:tcW w:w="1307" w:type="pct"/>
            <w:tcBorders>
              <w:top w:val="single" w:sz="4" w:space="0" w:color="auto"/>
              <w:left w:val="single" w:sz="4" w:space="0" w:color="auto"/>
              <w:bottom w:val="single" w:sz="4" w:space="0" w:color="auto"/>
              <w:right w:val="single" w:sz="4" w:space="0" w:color="auto"/>
            </w:tcBorders>
          </w:tcPr>
          <w:p w14:paraId="33C9D226" w14:textId="77777777" w:rsidR="00CC516B" w:rsidRDefault="00CC516B" w:rsidP="00CC516B">
            <w:pPr>
              <w:pStyle w:val="GOSTTablenorm"/>
              <w:suppressAutoHyphens/>
            </w:pPr>
            <w:r>
              <w:t>Если</w:t>
            </w:r>
            <w:r w:rsidRPr="00583D17">
              <w:t xml:space="preserve"> </w:t>
            </w:r>
            <w:r>
              <w:t>в</w:t>
            </w:r>
            <w:r w:rsidRPr="00583D17">
              <w:t xml:space="preserve"> </w:t>
            </w:r>
            <w:r>
              <w:t>теге</w:t>
            </w:r>
            <w:r w:rsidRPr="00583D17">
              <w:t xml:space="preserve"> </w:t>
            </w:r>
            <w:r w:rsidRPr="0070312D">
              <w:rPr>
                <w:lang w:val="en-US"/>
              </w:rPr>
              <w:t>FS</w:t>
            </w:r>
            <w:r w:rsidRPr="00583D17">
              <w:t>_</w:t>
            </w:r>
            <w:r w:rsidRPr="0070312D">
              <w:rPr>
                <w:lang w:val="en-US"/>
              </w:rPr>
              <w:t>TSE</w:t>
            </w:r>
            <w:r w:rsidRPr="00583D17">
              <w:t>_</w:t>
            </w:r>
            <w:r w:rsidRPr="0070312D">
              <w:rPr>
                <w:lang w:val="en-US"/>
              </w:rPr>
              <w:t>TAB</w:t>
            </w:r>
            <w:r w:rsidRPr="00583D17">
              <w:t>0401060_</w:t>
            </w:r>
            <w:r w:rsidRPr="0070312D">
              <w:rPr>
                <w:lang w:val="en-US"/>
              </w:rPr>
              <w:t>LIST</w:t>
            </w:r>
            <w:r w:rsidRPr="00583D17">
              <w:t>:</w:t>
            </w:r>
            <w:r w:rsidRPr="0070312D">
              <w:rPr>
                <w:lang w:val="en-US"/>
              </w:rPr>
              <w:t>TypeCodeObjectPayer</w:t>
            </w:r>
            <w:r>
              <w:t xml:space="preserve"> указано значение 1, то атрибут заполнеятся значением 20 - доходы</w:t>
            </w:r>
          </w:p>
          <w:p w14:paraId="2F6B763F" w14:textId="608FC442" w:rsidR="00CC516B" w:rsidRPr="00583D17" w:rsidRDefault="00CC516B" w:rsidP="00CC516B">
            <w:pPr>
              <w:pStyle w:val="GOSTTablenorm"/>
              <w:suppressAutoHyphens/>
            </w:pPr>
            <w:r>
              <w:t>Если</w:t>
            </w:r>
            <w:r w:rsidRPr="00583D17">
              <w:t xml:space="preserve"> </w:t>
            </w:r>
            <w:r>
              <w:t>в</w:t>
            </w:r>
            <w:r w:rsidRPr="00583D17">
              <w:t xml:space="preserve"> </w:t>
            </w:r>
            <w:r>
              <w:t>теге</w:t>
            </w:r>
            <w:r w:rsidRPr="00583D17">
              <w:t xml:space="preserve"> </w:t>
            </w:r>
            <w:r w:rsidRPr="0070312D">
              <w:rPr>
                <w:lang w:val="en-US"/>
              </w:rPr>
              <w:t>FS</w:t>
            </w:r>
            <w:r w:rsidRPr="00583D17">
              <w:t>_</w:t>
            </w:r>
            <w:r w:rsidRPr="0070312D">
              <w:rPr>
                <w:lang w:val="en-US"/>
              </w:rPr>
              <w:t>TSE</w:t>
            </w:r>
            <w:r w:rsidRPr="00583D17">
              <w:t>_</w:t>
            </w:r>
            <w:r w:rsidRPr="0070312D">
              <w:rPr>
                <w:lang w:val="en-US"/>
              </w:rPr>
              <w:t>TAB</w:t>
            </w:r>
            <w:r w:rsidRPr="00583D17">
              <w:t>0401060_</w:t>
            </w:r>
            <w:r w:rsidRPr="0070312D">
              <w:rPr>
                <w:lang w:val="en-US"/>
              </w:rPr>
              <w:t>LIST</w:t>
            </w:r>
            <w:r w:rsidRPr="00583D17">
              <w:t>:</w:t>
            </w:r>
            <w:r w:rsidRPr="0070312D">
              <w:rPr>
                <w:lang w:val="en-US"/>
              </w:rPr>
              <w:t>TypeCodeObjectPayer</w:t>
            </w:r>
            <w:r>
              <w:t xml:space="preserve"> указано значение 2, то атрибут заполняется значением 10  - расходы</w:t>
            </w:r>
          </w:p>
        </w:tc>
      </w:tr>
      <w:tr w:rsidR="00E72131" w:rsidRPr="00C644BE" w14:paraId="50879322" w14:textId="77777777" w:rsidTr="0004239F">
        <w:tc>
          <w:tcPr>
            <w:tcW w:w="1081" w:type="pct"/>
            <w:tcBorders>
              <w:top w:val="single" w:sz="4" w:space="0" w:color="auto"/>
              <w:left w:val="single" w:sz="4" w:space="0" w:color="auto"/>
              <w:bottom w:val="single" w:sz="4" w:space="0" w:color="auto"/>
              <w:right w:val="single" w:sz="4" w:space="0" w:color="auto"/>
            </w:tcBorders>
          </w:tcPr>
          <w:p w14:paraId="45CA39B1" w14:textId="5F089076" w:rsidR="00E72131" w:rsidRPr="0070312D" w:rsidRDefault="00E72131" w:rsidP="00E72131">
            <w:pPr>
              <w:pStyle w:val="GOSTTablenorm"/>
              <w:suppressAutoHyphens/>
              <w:rPr>
                <w:color w:val="FF0000"/>
              </w:rPr>
            </w:pPr>
            <w:r w:rsidRPr="0000268E">
              <w:rPr>
                <w:color w:val="000000" w:themeColor="text1"/>
                <w:szCs w:val="22"/>
              </w:rPr>
              <w:t>Код_цели_плательщика_контр</w:t>
            </w:r>
          </w:p>
        </w:tc>
        <w:tc>
          <w:tcPr>
            <w:tcW w:w="316" w:type="pct"/>
            <w:tcBorders>
              <w:top w:val="single" w:sz="4" w:space="0" w:color="auto"/>
              <w:left w:val="single" w:sz="4" w:space="0" w:color="auto"/>
              <w:bottom w:val="single" w:sz="4" w:space="0" w:color="auto"/>
              <w:right w:val="single" w:sz="4" w:space="0" w:color="auto"/>
            </w:tcBorders>
          </w:tcPr>
          <w:p w14:paraId="7A1403C1" w14:textId="669AF09B" w:rsidR="00E72131" w:rsidRPr="0070312D" w:rsidRDefault="00E72131" w:rsidP="00E72131">
            <w:pPr>
              <w:pStyle w:val="GOSTTablenorm"/>
              <w:suppressAutoHyphens/>
            </w:pPr>
            <w:r w:rsidRPr="0070312D">
              <w:t>нет</w:t>
            </w:r>
          </w:p>
        </w:tc>
        <w:tc>
          <w:tcPr>
            <w:tcW w:w="1169" w:type="pct"/>
            <w:tcBorders>
              <w:top w:val="single" w:sz="4" w:space="0" w:color="auto"/>
              <w:left w:val="single" w:sz="4" w:space="0" w:color="auto"/>
              <w:bottom w:val="single" w:sz="4" w:space="0" w:color="auto"/>
              <w:right w:val="single" w:sz="4" w:space="0" w:color="auto"/>
            </w:tcBorders>
          </w:tcPr>
          <w:p w14:paraId="6CE0F5C0" w14:textId="6E98F885" w:rsidR="00E72131" w:rsidRPr="0070312D" w:rsidRDefault="00E72131" w:rsidP="00E72131">
            <w:pPr>
              <w:pStyle w:val="GOSTTablenorm"/>
              <w:suppressAutoHyphens/>
            </w:pPr>
            <w:r w:rsidRPr="0070312D">
              <w:rPr>
                <w:szCs w:val="22"/>
              </w:rPr>
              <w:t xml:space="preserve">Код субсидии/цели по л/с с кодом 41 плательщика </w:t>
            </w:r>
            <w:r w:rsidRPr="0070312D">
              <w:t>(для контроля) (по строке документа)</w:t>
            </w:r>
          </w:p>
        </w:tc>
        <w:tc>
          <w:tcPr>
            <w:tcW w:w="1127" w:type="pct"/>
            <w:tcBorders>
              <w:top w:val="single" w:sz="4" w:space="0" w:color="auto"/>
              <w:left w:val="single" w:sz="4" w:space="0" w:color="auto"/>
              <w:bottom w:val="single" w:sz="4" w:space="0" w:color="auto"/>
              <w:right w:val="single" w:sz="4" w:space="0" w:color="auto"/>
            </w:tcBorders>
          </w:tcPr>
          <w:p w14:paraId="0D40C3A9" w14:textId="27A5D885" w:rsidR="00E72131" w:rsidRPr="0070312D" w:rsidRDefault="00E72131" w:rsidP="00D04F7F">
            <w:pPr>
              <w:pStyle w:val="GOSTTablenorm"/>
              <w:rPr>
                <w:lang w:val="en-US"/>
              </w:rPr>
            </w:pPr>
            <w:r w:rsidRPr="0070312D">
              <w:rPr>
                <w:lang w:val="en-US"/>
              </w:rPr>
              <w:t>FS_TSE_TAB0401060_LIST:CodeCS_Payer</w:t>
            </w:r>
          </w:p>
        </w:tc>
        <w:tc>
          <w:tcPr>
            <w:tcW w:w="1307" w:type="pct"/>
            <w:tcBorders>
              <w:top w:val="single" w:sz="4" w:space="0" w:color="auto"/>
              <w:left w:val="single" w:sz="4" w:space="0" w:color="auto"/>
              <w:bottom w:val="single" w:sz="4" w:space="0" w:color="auto"/>
              <w:right w:val="single" w:sz="4" w:space="0" w:color="auto"/>
            </w:tcBorders>
          </w:tcPr>
          <w:p w14:paraId="089ED615" w14:textId="05C7CFD2" w:rsidR="00E72131" w:rsidRPr="0070312D" w:rsidRDefault="00E72131" w:rsidP="00E72131">
            <w:pPr>
              <w:pStyle w:val="GOSTTablenorm"/>
              <w:suppressAutoHyphens/>
            </w:pPr>
            <w:r w:rsidRPr="0070312D">
              <w:t>-</w:t>
            </w:r>
          </w:p>
        </w:tc>
      </w:tr>
      <w:tr w:rsidR="00C947A6" w:rsidRPr="00C644BE" w14:paraId="105168E6" w14:textId="77777777" w:rsidTr="0004239F">
        <w:tc>
          <w:tcPr>
            <w:tcW w:w="1081" w:type="pct"/>
            <w:tcBorders>
              <w:top w:val="single" w:sz="4" w:space="0" w:color="auto"/>
              <w:left w:val="single" w:sz="4" w:space="0" w:color="auto"/>
              <w:bottom w:val="single" w:sz="4" w:space="0" w:color="auto"/>
              <w:right w:val="single" w:sz="4" w:space="0" w:color="auto"/>
            </w:tcBorders>
          </w:tcPr>
          <w:p w14:paraId="4E657986" w14:textId="77777777" w:rsidR="00C947A6" w:rsidRPr="00CA0261" w:rsidRDefault="00C947A6" w:rsidP="00BA182F">
            <w:pPr>
              <w:pStyle w:val="GOSTTablenorm"/>
              <w:suppressAutoHyphens/>
              <w:rPr>
                <w:szCs w:val="22"/>
              </w:rPr>
            </w:pPr>
            <w:r w:rsidRPr="00CA0261">
              <w:rPr>
                <w:szCs w:val="22"/>
              </w:rPr>
              <w:t>Код_цели_плательщика</w:t>
            </w:r>
          </w:p>
        </w:tc>
        <w:tc>
          <w:tcPr>
            <w:tcW w:w="316" w:type="pct"/>
            <w:tcBorders>
              <w:top w:val="single" w:sz="4" w:space="0" w:color="auto"/>
              <w:left w:val="single" w:sz="4" w:space="0" w:color="auto"/>
              <w:bottom w:val="single" w:sz="4" w:space="0" w:color="auto"/>
              <w:right w:val="single" w:sz="4" w:space="0" w:color="auto"/>
            </w:tcBorders>
          </w:tcPr>
          <w:p w14:paraId="25F3E851" w14:textId="23D7822D" w:rsidR="00C947A6" w:rsidRPr="00CA0261" w:rsidRDefault="00AE58B7" w:rsidP="00BA182F">
            <w:pPr>
              <w:pStyle w:val="GOSTTablenorm"/>
              <w:suppressAutoHyphens/>
            </w:pPr>
            <w:r w:rsidRPr="00CA0261">
              <w:t>да</w:t>
            </w:r>
          </w:p>
        </w:tc>
        <w:tc>
          <w:tcPr>
            <w:tcW w:w="1169" w:type="pct"/>
            <w:tcBorders>
              <w:top w:val="single" w:sz="4" w:space="0" w:color="auto"/>
              <w:left w:val="single" w:sz="4" w:space="0" w:color="auto"/>
              <w:bottom w:val="single" w:sz="4" w:space="0" w:color="auto"/>
              <w:right w:val="single" w:sz="4" w:space="0" w:color="auto"/>
            </w:tcBorders>
          </w:tcPr>
          <w:p w14:paraId="19242EB7" w14:textId="77777777" w:rsidR="00C947A6" w:rsidRPr="00CA0261" w:rsidRDefault="00C947A6" w:rsidP="00BA182F">
            <w:pPr>
              <w:pStyle w:val="GOSTTablenorm"/>
              <w:suppressAutoHyphens/>
              <w:rPr>
                <w:szCs w:val="22"/>
              </w:rPr>
            </w:pPr>
            <w:r w:rsidRPr="00CA0261">
              <w:rPr>
                <w:szCs w:val="22"/>
              </w:rPr>
              <w:t xml:space="preserve">Код субсидии/цели по л/с с кодом 41 плательщика </w:t>
            </w:r>
            <w:r w:rsidRPr="00CA0261">
              <w:t>(по строке документа)</w:t>
            </w:r>
          </w:p>
        </w:tc>
        <w:tc>
          <w:tcPr>
            <w:tcW w:w="1127" w:type="pct"/>
            <w:tcBorders>
              <w:top w:val="single" w:sz="4" w:space="0" w:color="auto"/>
              <w:left w:val="single" w:sz="4" w:space="0" w:color="auto"/>
              <w:bottom w:val="single" w:sz="4" w:space="0" w:color="auto"/>
              <w:right w:val="single" w:sz="4" w:space="0" w:color="auto"/>
            </w:tcBorders>
          </w:tcPr>
          <w:p w14:paraId="1C20DA4E" w14:textId="38171E95" w:rsidR="00C947A6" w:rsidRPr="00CA0261" w:rsidRDefault="00AE58B7" w:rsidP="00BA182F">
            <w:pPr>
              <w:pStyle w:val="GOSTTablenorm"/>
              <w:suppressAutoHyphens/>
              <w:rPr>
                <w:lang w:val="en-US"/>
              </w:rPr>
            </w:pPr>
            <w:r w:rsidRPr="00CA0261">
              <w:rPr>
                <w:lang w:val="en-US"/>
              </w:rPr>
              <w:t>FS_TSE_TAB0401060_LIST:AnalyticCodePay</w:t>
            </w:r>
          </w:p>
        </w:tc>
        <w:tc>
          <w:tcPr>
            <w:tcW w:w="1307" w:type="pct"/>
            <w:tcBorders>
              <w:top w:val="single" w:sz="4" w:space="0" w:color="auto"/>
              <w:left w:val="single" w:sz="4" w:space="0" w:color="auto"/>
              <w:bottom w:val="single" w:sz="4" w:space="0" w:color="auto"/>
              <w:right w:val="single" w:sz="4" w:space="0" w:color="auto"/>
            </w:tcBorders>
          </w:tcPr>
          <w:p w14:paraId="3363A22D" w14:textId="01F90429" w:rsidR="00C947A6" w:rsidRPr="00CA0261" w:rsidRDefault="00AE58B7" w:rsidP="00BA182F">
            <w:pPr>
              <w:pStyle w:val="GOSTTablenorm"/>
              <w:suppressAutoHyphens/>
            </w:pPr>
            <w:r w:rsidRPr="00CA0261">
              <w:t xml:space="preserve">Заполняется значением из тега </w:t>
            </w:r>
            <w:r w:rsidRPr="00CA0261">
              <w:rPr>
                <w:lang w:val="en-US"/>
              </w:rPr>
              <w:t>FS</w:t>
            </w:r>
            <w:r w:rsidRPr="00CA0261">
              <w:t>_</w:t>
            </w:r>
            <w:r w:rsidRPr="00CA0261">
              <w:rPr>
                <w:lang w:val="en-US"/>
              </w:rPr>
              <w:t>TSE</w:t>
            </w:r>
            <w:r w:rsidRPr="00CA0261">
              <w:t>_</w:t>
            </w:r>
            <w:r w:rsidRPr="00CA0261">
              <w:rPr>
                <w:lang w:val="en-US"/>
              </w:rPr>
              <w:t>TAB</w:t>
            </w:r>
            <w:r w:rsidRPr="00CA0261">
              <w:t>0401060_</w:t>
            </w:r>
            <w:r w:rsidRPr="00CA0261">
              <w:rPr>
                <w:lang w:val="en-US"/>
              </w:rPr>
              <w:t>LIST</w:t>
            </w:r>
            <w:r w:rsidRPr="00CA0261">
              <w:t>:</w:t>
            </w:r>
            <w:r w:rsidRPr="00CA0261">
              <w:rPr>
                <w:lang w:val="en-US"/>
              </w:rPr>
              <w:t>AnalyticCodePay</w:t>
            </w:r>
            <w:r w:rsidR="00A2499F" w:rsidRPr="00CA0261">
              <w:t xml:space="preserve"> (при наличии)</w:t>
            </w:r>
            <w:r w:rsidRPr="00CA0261">
              <w:t>, если в теге P_PersonalAcc значение первых двух символов = 41</w:t>
            </w:r>
          </w:p>
        </w:tc>
      </w:tr>
      <w:tr w:rsidR="0073761C" w:rsidRPr="00A861F8" w14:paraId="6F3A9F05" w14:textId="77777777" w:rsidTr="0004239F">
        <w:tc>
          <w:tcPr>
            <w:tcW w:w="1081" w:type="pct"/>
            <w:tcBorders>
              <w:top w:val="single" w:sz="4" w:space="0" w:color="auto"/>
              <w:left w:val="single" w:sz="4" w:space="0" w:color="auto"/>
              <w:bottom w:val="single" w:sz="4" w:space="0" w:color="auto"/>
              <w:right w:val="single" w:sz="4" w:space="0" w:color="auto"/>
            </w:tcBorders>
          </w:tcPr>
          <w:p w14:paraId="58597A28" w14:textId="11DC8FCE" w:rsidR="0073761C" w:rsidRPr="0070312D" w:rsidRDefault="00A861F8" w:rsidP="00BA182F">
            <w:pPr>
              <w:pStyle w:val="GOSTTablenorm"/>
              <w:suppressAutoHyphens/>
              <w:rPr>
                <w:szCs w:val="22"/>
              </w:rPr>
            </w:pPr>
            <w:r w:rsidRPr="0070312D">
              <w:t>ОКС_КМИ_плательщика</w:t>
            </w:r>
          </w:p>
        </w:tc>
        <w:tc>
          <w:tcPr>
            <w:tcW w:w="316" w:type="pct"/>
            <w:tcBorders>
              <w:top w:val="single" w:sz="4" w:space="0" w:color="auto"/>
              <w:left w:val="single" w:sz="4" w:space="0" w:color="auto"/>
              <w:bottom w:val="single" w:sz="4" w:space="0" w:color="auto"/>
              <w:right w:val="single" w:sz="4" w:space="0" w:color="auto"/>
            </w:tcBorders>
          </w:tcPr>
          <w:p w14:paraId="7BB0438B" w14:textId="24191045" w:rsidR="0073761C" w:rsidRPr="0070312D" w:rsidRDefault="00A861F8" w:rsidP="00BA182F">
            <w:pPr>
              <w:pStyle w:val="GOSTTablenorm"/>
              <w:suppressAutoHyphens/>
            </w:pPr>
            <w:r w:rsidRPr="0070312D">
              <w:t>нет</w:t>
            </w:r>
          </w:p>
        </w:tc>
        <w:tc>
          <w:tcPr>
            <w:tcW w:w="1169" w:type="pct"/>
            <w:tcBorders>
              <w:top w:val="single" w:sz="4" w:space="0" w:color="auto"/>
              <w:left w:val="single" w:sz="4" w:space="0" w:color="auto"/>
              <w:bottom w:val="single" w:sz="4" w:space="0" w:color="auto"/>
              <w:right w:val="single" w:sz="4" w:space="0" w:color="auto"/>
            </w:tcBorders>
          </w:tcPr>
          <w:p w14:paraId="341C24BB" w14:textId="784DEADC" w:rsidR="0073761C" w:rsidRPr="0070312D" w:rsidRDefault="00A861F8" w:rsidP="00BA182F">
            <w:pPr>
              <w:pStyle w:val="GOSTTablenorm"/>
              <w:suppressAutoHyphens/>
              <w:rPr>
                <w:szCs w:val="22"/>
              </w:rPr>
            </w:pPr>
            <w:r w:rsidRPr="0070312D">
              <w:rPr>
                <w:szCs w:val="22"/>
              </w:rPr>
              <w:t>Код ОКС (КМИ) плательщика (по строке)</w:t>
            </w:r>
          </w:p>
        </w:tc>
        <w:tc>
          <w:tcPr>
            <w:tcW w:w="1127" w:type="pct"/>
            <w:tcBorders>
              <w:top w:val="single" w:sz="4" w:space="0" w:color="auto"/>
              <w:left w:val="single" w:sz="4" w:space="0" w:color="auto"/>
              <w:bottom w:val="single" w:sz="4" w:space="0" w:color="auto"/>
              <w:right w:val="single" w:sz="4" w:space="0" w:color="auto"/>
            </w:tcBorders>
          </w:tcPr>
          <w:p w14:paraId="36B9EFE1" w14:textId="7C76BA24" w:rsidR="0073761C" w:rsidRPr="0070312D" w:rsidRDefault="00A861F8" w:rsidP="00BA182F">
            <w:pPr>
              <w:pStyle w:val="GOSTTablenorm"/>
              <w:suppressAutoHyphens/>
              <w:rPr>
                <w:lang w:val="en-US"/>
              </w:rPr>
            </w:pPr>
            <w:r w:rsidRPr="0070312D">
              <w:rPr>
                <w:lang w:val="en-US"/>
              </w:rPr>
              <w:t>FS_TSE_TAB0401060_LIST:CodeFAIP</w:t>
            </w:r>
          </w:p>
        </w:tc>
        <w:tc>
          <w:tcPr>
            <w:tcW w:w="1307" w:type="pct"/>
            <w:tcBorders>
              <w:top w:val="single" w:sz="4" w:space="0" w:color="auto"/>
              <w:left w:val="single" w:sz="4" w:space="0" w:color="auto"/>
              <w:bottom w:val="single" w:sz="4" w:space="0" w:color="auto"/>
              <w:right w:val="single" w:sz="4" w:space="0" w:color="auto"/>
            </w:tcBorders>
          </w:tcPr>
          <w:p w14:paraId="16344B54" w14:textId="19FD8CC0" w:rsidR="0073761C" w:rsidRPr="0070312D" w:rsidRDefault="00A861F8" w:rsidP="00BA182F">
            <w:pPr>
              <w:pStyle w:val="GOSTTablenorm"/>
              <w:suppressAutoHyphens/>
            </w:pPr>
            <w:r w:rsidRPr="0070312D">
              <w:t>-</w:t>
            </w:r>
          </w:p>
        </w:tc>
      </w:tr>
      <w:tr w:rsidR="00C947A6" w:rsidRPr="00C644BE" w14:paraId="65711BC7" w14:textId="77777777" w:rsidTr="0004239F">
        <w:tc>
          <w:tcPr>
            <w:tcW w:w="1081" w:type="pct"/>
            <w:tcBorders>
              <w:top w:val="single" w:sz="4" w:space="0" w:color="auto"/>
              <w:left w:val="single" w:sz="4" w:space="0" w:color="auto"/>
              <w:bottom w:val="single" w:sz="4" w:space="0" w:color="auto"/>
              <w:right w:val="single" w:sz="4" w:space="0" w:color="auto"/>
            </w:tcBorders>
            <w:hideMark/>
          </w:tcPr>
          <w:p w14:paraId="1E31FD26" w14:textId="77777777" w:rsidR="00C947A6" w:rsidRPr="0070312D" w:rsidRDefault="00C947A6" w:rsidP="00BA182F">
            <w:pPr>
              <w:pStyle w:val="GOSTTablenorm"/>
              <w:suppressAutoHyphens/>
            </w:pPr>
            <w:r w:rsidRPr="0070312D">
              <w:t>Сумма_валюта_операции</w:t>
            </w:r>
          </w:p>
        </w:tc>
        <w:tc>
          <w:tcPr>
            <w:tcW w:w="316" w:type="pct"/>
            <w:tcBorders>
              <w:top w:val="single" w:sz="4" w:space="0" w:color="auto"/>
              <w:left w:val="single" w:sz="4" w:space="0" w:color="auto"/>
              <w:bottom w:val="single" w:sz="4" w:space="0" w:color="auto"/>
              <w:right w:val="single" w:sz="4" w:space="0" w:color="auto"/>
            </w:tcBorders>
            <w:hideMark/>
          </w:tcPr>
          <w:p w14:paraId="7EC95A1E" w14:textId="77777777" w:rsidR="00C947A6" w:rsidRPr="0070312D" w:rsidRDefault="00C947A6" w:rsidP="00BA182F">
            <w:pPr>
              <w:pStyle w:val="GOSTTablenorm"/>
              <w:suppressAutoHyphens/>
            </w:pPr>
            <w:r w:rsidRPr="0070312D">
              <w:t>да</w:t>
            </w:r>
          </w:p>
        </w:tc>
        <w:tc>
          <w:tcPr>
            <w:tcW w:w="1169" w:type="pct"/>
            <w:tcBorders>
              <w:top w:val="single" w:sz="4" w:space="0" w:color="auto"/>
              <w:left w:val="single" w:sz="4" w:space="0" w:color="auto"/>
              <w:bottom w:val="single" w:sz="4" w:space="0" w:color="auto"/>
              <w:right w:val="single" w:sz="4" w:space="0" w:color="auto"/>
            </w:tcBorders>
            <w:hideMark/>
          </w:tcPr>
          <w:p w14:paraId="0D931D66" w14:textId="77777777" w:rsidR="00C947A6" w:rsidRPr="0070312D" w:rsidRDefault="00C947A6" w:rsidP="00BA182F">
            <w:pPr>
              <w:pStyle w:val="GOSTTablenorm"/>
              <w:suppressAutoHyphens/>
            </w:pPr>
            <w:r w:rsidRPr="0070312D">
              <w:t>Сумма в валюте заявки (по строке документа)</w:t>
            </w:r>
          </w:p>
        </w:tc>
        <w:tc>
          <w:tcPr>
            <w:tcW w:w="1127" w:type="pct"/>
            <w:tcBorders>
              <w:top w:val="single" w:sz="4" w:space="0" w:color="auto"/>
              <w:left w:val="single" w:sz="4" w:space="0" w:color="auto"/>
              <w:bottom w:val="single" w:sz="4" w:space="0" w:color="auto"/>
              <w:right w:val="single" w:sz="4" w:space="0" w:color="auto"/>
            </w:tcBorders>
            <w:hideMark/>
          </w:tcPr>
          <w:p w14:paraId="5FDB8621" w14:textId="041513AC" w:rsidR="00C947A6" w:rsidRPr="0070312D" w:rsidRDefault="00A610EB" w:rsidP="00BA182F">
            <w:pPr>
              <w:pStyle w:val="GOSTTablenorm"/>
              <w:suppressAutoHyphens/>
              <w:rPr>
                <w:lang w:val="en-US"/>
              </w:rPr>
            </w:pPr>
            <w:r w:rsidRPr="0070312D">
              <w:rPr>
                <w:lang w:val="en-US"/>
              </w:rPr>
              <w:t>FS_TSE_TAB0401060_LIST:SumKBK</w:t>
            </w:r>
          </w:p>
        </w:tc>
        <w:tc>
          <w:tcPr>
            <w:tcW w:w="1307" w:type="pct"/>
            <w:tcBorders>
              <w:top w:val="single" w:sz="4" w:space="0" w:color="auto"/>
              <w:left w:val="single" w:sz="4" w:space="0" w:color="auto"/>
              <w:bottom w:val="single" w:sz="4" w:space="0" w:color="auto"/>
              <w:right w:val="single" w:sz="4" w:space="0" w:color="auto"/>
            </w:tcBorders>
            <w:hideMark/>
          </w:tcPr>
          <w:p w14:paraId="03B5830C" w14:textId="77777777" w:rsidR="00C947A6" w:rsidRPr="0070312D" w:rsidRDefault="00C947A6" w:rsidP="00BA182F">
            <w:pPr>
              <w:pStyle w:val="GOSTTablenorm"/>
              <w:suppressAutoHyphens/>
            </w:pPr>
            <w:r w:rsidRPr="0070312D">
              <w:t>Сумма передается в единицах валюты с точностью 2 знака после запятой - необходимо конвертировать в минимальные единицы валюты (для данного типа документов умножить на 100)</w:t>
            </w:r>
          </w:p>
        </w:tc>
      </w:tr>
      <w:tr w:rsidR="007209D7" w:rsidRPr="00C644BE" w14:paraId="269C8396" w14:textId="77777777" w:rsidTr="0004239F">
        <w:tc>
          <w:tcPr>
            <w:tcW w:w="1081" w:type="pct"/>
            <w:tcBorders>
              <w:top w:val="single" w:sz="4" w:space="0" w:color="auto"/>
              <w:left w:val="single" w:sz="4" w:space="0" w:color="auto"/>
              <w:bottom w:val="single" w:sz="4" w:space="0" w:color="auto"/>
              <w:right w:val="single" w:sz="4" w:space="0" w:color="auto"/>
            </w:tcBorders>
          </w:tcPr>
          <w:p w14:paraId="28887E78" w14:textId="3FA33E42" w:rsidR="007209D7" w:rsidRPr="00933604" w:rsidRDefault="007209D7" w:rsidP="005E7903">
            <w:pPr>
              <w:pStyle w:val="GOSTTablenorm"/>
              <w:suppressAutoHyphens/>
            </w:pPr>
            <w:r w:rsidRPr="00933604">
              <w:t>Сумма</w:t>
            </w:r>
            <w:r w:rsidR="005E7903" w:rsidRPr="00933604">
              <w:t>_</w:t>
            </w:r>
            <w:r w:rsidR="004D064C" w:rsidRPr="00933604">
              <w:t>ост</w:t>
            </w:r>
            <w:r w:rsidR="005E7903" w:rsidRPr="00933604">
              <w:t>атка</w:t>
            </w:r>
            <w:r w:rsidR="004D064C" w:rsidRPr="00933604">
              <w:t>_</w:t>
            </w:r>
            <w:r w:rsidRPr="00933604">
              <w:t>валюта_операции</w:t>
            </w:r>
          </w:p>
        </w:tc>
        <w:tc>
          <w:tcPr>
            <w:tcW w:w="316" w:type="pct"/>
            <w:tcBorders>
              <w:top w:val="single" w:sz="4" w:space="0" w:color="auto"/>
              <w:left w:val="single" w:sz="4" w:space="0" w:color="auto"/>
              <w:bottom w:val="single" w:sz="4" w:space="0" w:color="auto"/>
              <w:right w:val="single" w:sz="4" w:space="0" w:color="auto"/>
            </w:tcBorders>
          </w:tcPr>
          <w:p w14:paraId="176894FE" w14:textId="5804DD1B" w:rsidR="007209D7" w:rsidRPr="00933604" w:rsidRDefault="007209D7" w:rsidP="00BA182F">
            <w:pPr>
              <w:pStyle w:val="GOSTTablenorm"/>
              <w:suppressAutoHyphens/>
            </w:pPr>
            <w:r w:rsidRPr="00933604">
              <w:t>да</w:t>
            </w:r>
          </w:p>
        </w:tc>
        <w:tc>
          <w:tcPr>
            <w:tcW w:w="1169" w:type="pct"/>
            <w:tcBorders>
              <w:top w:val="single" w:sz="4" w:space="0" w:color="auto"/>
              <w:left w:val="single" w:sz="4" w:space="0" w:color="auto"/>
              <w:bottom w:val="single" w:sz="4" w:space="0" w:color="auto"/>
              <w:right w:val="single" w:sz="4" w:space="0" w:color="auto"/>
            </w:tcBorders>
          </w:tcPr>
          <w:p w14:paraId="22288E1F" w14:textId="510D23FC" w:rsidR="007209D7" w:rsidRPr="00933604" w:rsidRDefault="00E83FB6" w:rsidP="005E7903">
            <w:pPr>
              <w:pStyle w:val="GOSTTablenorm"/>
              <w:suppressAutoHyphens/>
            </w:pPr>
            <w:r w:rsidRPr="00933604">
              <w:t>Сумма</w:t>
            </w:r>
            <w:r w:rsidR="006255A6" w:rsidRPr="00933604">
              <w:t xml:space="preserve"> </w:t>
            </w:r>
            <w:r w:rsidR="005E7903" w:rsidRPr="00933604">
              <w:t xml:space="preserve">доступного </w:t>
            </w:r>
            <w:r w:rsidR="006255A6" w:rsidRPr="00933604">
              <w:t>остатка</w:t>
            </w:r>
            <w:r w:rsidRPr="00933604">
              <w:t xml:space="preserve"> </w:t>
            </w:r>
            <w:r w:rsidR="005E7903" w:rsidRPr="00933604">
              <w:t xml:space="preserve">средств, </w:t>
            </w:r>
            <w:r w:rsidR="005E7903" w:rsidRPr="00933604">
              <w:rPr>
                <w:szCs w:val="22"/>
              </w:rPr>
              <w:t xml:space="preserve">разрешенного к расходованию на л/с с кодом 71, </w:t>
            </w:r>
            <w:r w:rsidRPr="00933604">
              <w:t>в валюте документа (</w:t>
            </w:r>
            <w:r w:rsidR="005E7903" w:rsidRPr="00933604">
              <w:t>6н</w:t>
            </w:r>
            <w:r w:rsidRPr="00933604">
              <w:t>)</w:t>
            </w:r>
          </w:p>
        </w:tc>
        <w:tc>
          <w:tcPr>
            <w:tcW w:w="1127" w:type="pct"/>
            <w:tcBorders>
              <w:top w:val="single" w:sz="4" w:space="0" w:color="auto"/>
              <w:left w:val="single" w:sz="4" w:space="0" w:color="auto"/>
              <w:bottom w:val="single" w:sz="4" w:space="0" w:color="auto"/>
              <w:right w:val="single" w:sz="4" w:space="0" w:color="auto"/>
            </w:tcBorders>
          </w:tcPr>
          <w:p w14:paraId="08E0F76F" w14:textId="0A498C21" w:rsidR="007209D7" w:rsidRPr="00933604" w:rsidRDefault="007209D7" w:rsidP="00BA182F">
            <w:pPr>
              <w:pStyle w:val="GOSTTablenorm"/>
              <w:suppressAutoHyphens/>
              <w:rPr>
                <w:lang w:val="en-US"/>
              </w:rPr>
            </w:pPr>
            <w:r w:rsidRPr="00933604">
              <w:t>FN</w:t>
            </w:r>
            <w:r w:rsidRPr="00933604">
              <w:rPr>
                <w:lang w:val="en-US"/>
              </w:rPr>
              <w:t>_</w:t>
            </w:r>
            <w:r w:rsidRPr="00933604">
              <w:t>OwnSumBalance</w:t>
            </w:r>
          </w:p>
        </w:tc>
        <w:tc>
          <w:tcPr>
            <w:tcW w:w="1307" w:type="pct"/>
            <w:tcBorders>
              <w:top w:val="single" w:sz="4" w:space="0" w:color="auto"/>
              <w:left w:val="single" w:sz="4" w:space="0" w:color="auto"/>
              <w:bottom w:val="single" w:sz="4" w:space="0" w:color="auto"/>
              <w:right w:val="single" w:sz="4" w:space="0" w:color="auto"/>
            </w:tcBorders>
          </w:tcPr>
          <w:p w14:paraId="63881DCF" w14:textId="5E0AB63F" w:rsidR="00ED5A67" w:rsidRPr="00933604" w:rsidRDefault="00C44CBB" w:rsidP="003A23D7">
            <w:pPr>
              <w:pStyle w:val="GOSTTablenorm"/>
              <w:suppressAutoHyphens/>
              <w:ind w:left="0"/>
            </w:pPr>
            <w:r w:rsidRPr="00933604">
              <w:t>Может заполняться</w:t>
            </w:r>
            <w:r w:rsidR="00ED5A67" w:rsidRPr="00933604">
              <w:t xml:space="preserve">, если в теге </w:t>
            </w:r>
            <w:r w:rsidR="00ED5A67" w:rsidRPr="00933604">
              <w:rPr>
                <w:lang w:val="en-US"/>
              </w:rPr>
              <w:t>FS</w:t>
            </w:r>
            <w:r w:rsidR="00ED5A67" w:rsidRPr="00933604">
              <w:t>_</w:t>
            </w:r>
            <w:r w:rsidR="00ED5A67" w:rsidRPr="00933604">
              <w:rPr>
                <w:lang w:val="en-US"/>
              </w:rPr>
              <w:t>TSE</w:t>
            </w:r>
            <w:r w:rsidR="00ED5A67" w:rsidRPr="00933604">
              <w:t>_</w:t>
            </w:r>
            <w:r w:rsidR="00ED5A67" w:rsidRPr="00933604">
              <w:rPr>
                <w:lang w:val="en-US"/>
              </w:rPr>
              <w:t>TAB</w:t>
            </w:r>
            <w:r w:rsidR="00ED5A67" w:rsidRPr="00933604">
              <w:t>0401060_</w:t>
            </w:r>
            <w:r w:rsidR="00ED5A67" w:rsidRPr="00933604">
              <w:rPr>
                <w:lang w:val="en-US"/>
              </w:rPr>
              <w:t>LIST</w:t>
            </w:r>
            <w:r w:rsidR="00ED5A67" w:rsidRPr="00933604">
              <w:t>:</w:t>
            </w:r>
            <w:r w:rsidR="00ED5A67" w:rsidRPr="00933604">
              <w:rPr>
                <w:lang w:val="en-US"/>
              </w:rPr>
              <w:t>SignNeed</w:t>
            </w:r>
            <w:r w:rsidR="00ED5A67" w:rsidRPr="00933604">
              <w:t xml:space="preserve">  указано </w:t>
            </w:r>
            <w:r w:rsidR="00ED5A67" w:rsidRPr="00933604">
              <w:rPr>
                <w:lang w:val="en-US"/>
              </w:rPr>
              <w:t>true</w:t>
            </w:r>
            <w:r w:rsidR="00ED5A67" w:rsidRPr="00933604">
              <w:t>.</w:t>
            </w:r>
          </w:p>
          <w:p w14:paraId="39810B55" w14:textId="17E912EF" w:rsidR="007209D7" w:rsidRPr="00933604" w:rsidRDefault="007209D7" w:rsidP="00BA182F">
            <w:pPr>
              <w:pStyle w:val="GOSTTablenorm"/>
              <w:suppressAutoHyphens/>
            </w:pPr>
            <w:r w:rsidRPr="00933604">
              <w:t>Сумма передается в единицах валюты с точностью 2 знака после запятой - необходимо конвертировать в минимальные единицы валюты (для данного типа документов умножить на 100)</w:t>
            </w:r>
          </w:p>
        </w:tc>
      </w:tr>
      <w:tr w:rsidR="00C947A6" w:rsidRPr="00C644BE" w14:paraId="16F3AD57" w14:textId="77777777" w:rsidTr="0004239F">
        <w:tc>
          <w:tcPr>
            <w:tcW w:w="1081" w:type="pct"/>
            <w:tcBorders>
              <w:top w:val="single" w:sz="4" w:space="0" w:color="auto"/>
              <w:left w:val="single" w:sz="4" w:space="0" w:color="auto"/>
              <w:bottom w:val="single" w:sz="4" w:space="0" w:color="auto"/>
              <w:right w:val="single" w:sz="4" w:space="0" w:color="auto"/>
            </w:tcBorders>
            <w:hideMark/>
          </w:tcPr>
          <w:p w14:paraId="3F4398E1" w14:textId="77777777" w:rsidR="00C947A6" w:rsidRPr="00D67AE5" w:rsidRDefault="00C947A6" w:rsidP="00BA182F">
            <w:pPr>
              <w:pStyle w:val="GOSTTablenorm"/>
              <w:suppressAutoHyphens/>
            </w:pPr>
            <w:r w:rsidRPr="00D67AE5">
              <w:t>Сумма_валюта_учета_руб</w:t>
            </w:r>
          </w:p>
        </w:tc>
        <w:tc>
          <w:tcPr>
            <w:tcW w:w="316" w:type="pct"/>
            <w:tcBorders>
              <w:top w:val="single" w:sz="4" w:space="0" w:color="auto"/>
              <w:left w:val="single" w:sz="4" w:space="0" w:color="auto"/>
              <w:bottom w:val="single" w:sz="4" w:space="0" w:color="auto"/>
              <w:right w:val="single" w:sz="4" w:space="0" w:color="auto"/>
            </w:tcBorders>
            <w:hideMark/>
          </w:tcPr>
          <w:p w14:paraId="1F4CC5AF" w14:textId="77777777" w:rsidR="00C947A6" w:rsidRPr="00D67AE5" w:rsidRDefault="00C947A6" w:rsidP="00BA182F">
            <w:pPr>
              <w:pStyle w:val="GOSTTablenorm"/>
              <w:suppressAutoHyphens/>
            </w:pPr>
            <w:r w:rsidRPr="00D67AE5">
              <w:t>да</w:t>
            </w:r>
          </w:p>
        </w:tc>
        <w:tc>
          <w:tcPr>
            <w:tcW w:w="1169" w:type="pct"/>
            <w:tcBorders>
              <w:top w:val="single" w:sz="4" w:space="0" w:color="auto"/>
              <w:left w:val="single" w:sz="4" w:space="0" w:color="auto"/>
              <w:bottom w:val="single" w:sz="4" w:space="0" w:color="auto"/>
              <w:right w:val="single" w:sz="4" w:space="0" w:color="auto"/>
            </w:tcBorders>
            <w:hideMark/>
          </w:tcPr>
          <w:p w14:paraId="5F488B29" w14:textId="77777777" w:rsidR="00C947A6" w:rsidRPr="00D67AE5" w:rsidRDefault="00C947A6" w:rsidP="00BA182F">
            <w:pPr>
              <w:pStyle w:val="GOSTTablenorm"/>
              <w:suppressAutoHyphens/>
            </w:pPr>
            <w:r w:rsidRPr="00D67AE5">
              <w:t>Сумма в валюте учета (руб) (по строке документа)</w:t>
            </w:r>
          </w:p>
        </w:tc>
        <w:tc>
          <w:tcPr>
            <w:tcW w:w="1127" w:type="pct"/>
            <w:tcBorders>
              <w:top w:val="single" w:sz="4" w:space="0" w:color="auto"/>
              <w:left w:val="single" w:sz="4" w:space="0" w:color="auto"/>
              <w:bottom w:val="single" w:sz="4" w:space="0" w:color="auto"/>
              <w:right w:val="single" w:sz="4" w:space="0" w:color="auto"/>
            </w:tcBorders>
            <w:hideMark/>
          </w:tcPr>
          <w:p w14:paraId="7D0F93C2" w14:textId="6ED87F2E" w:rsidR="00C947A6" w:rsidRPr="00D67AE5" w:rsidRDefault="00A610EB" w:rsidP="00BA182F">
            <w:pPr>
              <w:pStyle w:val="GOSTTablenorm"/>
              <w:suppressAutoHyphens/>
              <w:rPr>
                <w:lang w:val="en-US"/>
              </w:rPr>
            </w:pPr>
            <w:r w:rsidRPr="00D67AE5">
              <w:rPr>
                <w:lang w:val="en-US"/>
              </w:rPr>
              <w:t>FS_TSE_TAB0401060_LIST:SumKBK</w:t>
            </w:r>
          </w:p>
        </w:tc>
        <w:tc>
          <w:tcPr>
            <w:tcW w:w="1307" w:type="pct"/>
            <w:tcBorders>
              <w:top w:val="single" w:sz="4" w:space="0" w:color="auto"/>
              <w:left w:val="single" w:sz="4" w:space="0" w:color="auto"/>
              <w:bottom w:val="single" w:sz="4" w:space="0" w:color="auto"/>
              <w:right w:val="single" w:sz="4" w:space="0" w:color="auto"/>
            </w:tcBorders>
            <w:hideMark/>
          </w:tcPr>
          <w:p w14:paraId="59A480F2" w14:textId="77777777" w:rsidR="00C947A6" w:rsidRPr="00D67AE5" w:rsidRDefault="00C947A6" w:rsidP="00BA182F">
            <w:pPr>
              <w:pStyle w:val="GOSTTablenorm"/>
              <w:suppressAutoHyphens/>
            </w:pPr>
            <w:r w:rsidRPr="00D67AE5">
              <w:t>Для данного типа документов Сумма_валюта_учета_руб = Сумма_валюта_операции</w:t>
            </w:r>
          </w:p>
        </w:tc>
      </w:tr>
      <w:tr w:rsidR="007209D7" w:rsidRPr="00C644BE" w14:paraId="43250BD6" w14:textId="77777777" w:rsidTr="0004239F">
        <w:tc>
          <w:tcPr>
            <w:tcW w:w="1081" w:type="pct"/>
            <w:tcBorders>
              <w:top w:val="single" w:sz="4" w:space="0" w:color="auto"/>
              <w:left w:val="single" w:sz="4" w:space="0" w:color="auto"/>
              <w:bottom w:val="single" w:sz="4" w:space="0" w:color="auto"/>
              <w:right w:val="single" w:sz="4" w:space="0" w:color="auto"/>
            </w:tcBorders>
          </w:tcPr>
          <w:p w14:paraId="22A19A66" w14:textId="7B300C44" w:rsidR="007209D7" w:rsidRPr="008340EC" w:rsidRDefault="007209D7" w:rsidP="001B59FF">
            <w:pPr>
              <w:pStyle w:val="GOSTTablenorm"/>
              <w:suppressAutoHyphens/>
            </w:pPr>
            <w:r w:rsidRPr="008340EC">
              <w:t>Сумма_</w:t>
            </w:r>
            <w:r w:rsidR="005E7903" w:rsidRPr="008340EC">
              <w:t>остатка_</w:t>
            </w:r>
            <w:r w:rsidRPr="008340EC">
              <w:t>валюта_учета_руб</w:t>
            </w:r>
          </w:p>
        </w:tc>
        <w:tc>
          <w:tcPr>
            <w:tcW w:w="316" w:type="pct"/>
            <w:tcBorders>
              <w:top w:val="single" w:sz="4" w:space="0" w:color="auto"/>
              <w:left w:val="single" w:sz="4" w:space="0" w:color="auto"/>
              <w:bottom w:val="single" w:sz="4" w:space="0" w:color="auto"/>
              <w:right w:val="single" w:sz="4" w:space="0" w:color="auto"/>
            </w:tcBorders>
          </w:tcPr>
          <w:p w14:paraId="2CACF50D" w14:textId="7541A9E6" w:rsidR="007209D7" w:rsidRPr="008340EC" w:rsidRDefault="007209D7" w:rsidP="00BA182F">
            <w:pPr>
              <w:pStyle w:val="GOSTTablenorm"/>
              <w:suppressAutoHyphens/>
            </w:pPr>
            <w:r w:rsidRPr="008340EC">
              <w:t>да</w:t>
            </w:r>
          </w:p>
        </w:tc>
        <w:tc>
          <w:tcPr>
            <w:tcW w:w="1169" w:type="pct"/>
            <w:tcBorders>
              <w:top w:val="single" w:sz="4" w:space="0" w:color="auto"/>
              <w:left w:val="single" w:sz="4" w:space="0" w:color="auto"/>
              <w:bottom w:val="single" w:sz="4" w:space="0" w:color="auto"/>
              <w:right w:val="single" w:sz="4" w:space="0" w:color="auto"/>
            </w:tcBorders>
          </w:tcPr>
          <w:p w14:paraId="0241BDD5" w14:textId="2478A068" w:rsidR="007209D7" w:rsidRPr="008340EC" w:rsidRDefault="006255A6" w:rsidP="004D76FD">
            <w:pPr>
              <w:pStyle w:val="GOSTTablenorm"/>
              <w:suppressAutoHyphens/>
            </w:pPr>
            <w:r w:rsidRPr="008340EC">
              <w:t xml:space="preserve">Сумма </w:t>
            </w:r>
            <w:r w:rsidR="005E7903" w:rsidRPr="008340EC">
              <w:t xml:space="preserve">доступного </w:t>
            </w:r>
            <w:r w:rsidRPr="008340EC">
              <w:t xml:space="preserve">остатка </w:t>
            </w:r>
            <w:r w:rsidR="005E7903" w:rsidRPr="008340EC">
              <w:t xml:space="preserve">средств, </w:t>
            </w:r>
            <w:r w:rsidR="005E7903" w:rsidRPr="008340EC">
              <w:rPr>
                <w:szCs w:val="22"/>
              </w:rPr>
              <w:t xml:space="preserve">разрешенного к расходованию на л/с с кодом 71, </w:t>
            </w:r>
            <w:r w:rsidRPr="008340EC">
              <w:t xml:space="preserve">в валюте учета (руб) </w:t>
            </w:r>
            <w:r w:rsidR="00671A51" w:rsidRPr="008340EC">
              <w:t>(</w:t>
            </w:r>
            <w:r w:rsidR="004D76FD" w:rsidRPr="008340EC">
              <w:t>6н</w:t>
            </w:r>
            <w:r w:rsidR="00671A51" w:rsidRPr="008340EC">
              <w:t>)</w:t>
            </w:r>
          </w:p>
        </w:tc>
        <w:tc>
          <w:tcPr>
            <w:tcW w:w="1127" w:type="pct"/>
            <w:tcBorders>
              <w:top w:val="single" w:sz="4" w:space="0" w:color="auto"/>
              <w:left w:val="single" w:sz="4" w:space="0" w:color="auto"/>
              <w:bottom w:val="single" w:sz="4" w:space="0" w:color="auto"/>
              <w:right w:val="single" w:sz="4" w:space="0" w:color="auto"/>
            </w:tcBorders>
          </w:tcPr>
          <w:p w14:paraId="2F1C3A25" w14:textId="785BFDD5" w:rsidR="007209D7" w:rsidRPr="008340EC" w:rsidRDefault="007209D7" w:rsidP="00BA182F">
            <w:pPr>
              <w:pStyle w:val="GOSTTablenorm"/>
              <w:suppressAutoHyphens/>
            </w:pPr>
            <w:r w:rsidRPr="008340EC">
              <w:t>FN</w:t>
            </w:r>
            <w:r w:rsidRPr="008340EC">
              <w:rPr>
                <w:lang w:val="en-US"/>
              </w:rPr>
              <w:t>_</w:t>
            </w:r>
            <w:r w:rsidRPr="008340EC">
              <w:t>OwnSumBalance</w:t>
            </w:r>
          </w:p>
        </w:tc>
        <w:tc>
          <w:tcPr>
            <w:tcW w:w="1307" w:type="pct"/>
            <w:tcBorders>
              <w:top w:val="single" w:sz="4" w:space="0" w:color="auto"/>
              <w:left w:val="single" w:sz="4" w:space="0" w:color="auto"/>
              <w:bottom w:val="single" w:sz="4" w:space="0" w:color="auto"/>
              <w:right w:val="single" w:sz="4" w:space="0" w:color="auto"/>
            </w:tcBorders>
          </w:tcPr>
          <w:p w14:paraId="750CB9AC" w14:textId="297EBD07" w:rsidR="00ED5A67" w:rsidRPr="008340EC" w:rsidRDefault="00C44CBB" w:rsidP="00ED5A67">
            <w:pPr>
              <w:pStyle w:val="GOSTTablenorm"/>
              <w:suppressAutoHyphens/>
            </w:pPr>
            <w:r w:rsidRPr="008340EC">
              <w:t>Может заполняться</w:t>
            </w:r>
            <w:r w:rsidR="00ED5A67" w:rsidRPr="008340EC">
              <w:t xml:space="preserve">, если в теге </w:t>
            </w:r>
            <w:r w:rsidR="00ED5A67" w:rsidRPr="008340EC">
              <w:rPr>
                <w:lang w:val="en-US"/>
              </w:rPr>
              <w:t>FS</w:t>
            </w:r>
            <w:r w:rsidR="00ED5A67" w:rsidRPr="008340EC">
              <w:t>_</w:t>
            </w:r>
            <w:r w:rsidR="00ED5A67" w:rsidRPr="008340EC">
              <w:rPr>
                <w:lang w:val="en-US"/>
              </w:rPr>
              <w:t>TSE</w:t>
            </w:r>
            <w:r w:rsidR="00ED5A67" w:rsidRPr="008340EC">
              <w:t>_</w:t>
            </w:r>
            <w:r w:rsidR="00ED5A67" w:rsidRPr="008340EC">
              <w:rPr>
                <w:lang w:val="en-US"/>
              </w:rPr>
              <w:t>TAB</w:t>
            </w:r>
            <w:r w:rsidR="00ED5A67" w:rsidRPr="008340EC">
              <w:t>0401060_</w:t>
            </w:r>
            <w:r w:rsidR="00ED5A67" w:rsidRPr="008340EC">
              <w:rPr>
                <w:lang w:val="en-US"/>
              </w:rPr>
              <w:t>LIST</w:t>
            </w:r>
            <w:r w:rsidR="00ED5A67" w:rsidRPr="008340EC">
              <w:t>:</w:t>
            </w:r>
            <w:r w:rsidR="00ED5A67" w:rsidRPr="008340EC">
              <w:rPr>
                <w:lang w:val="en-US"/>
              </w:rPr>
              <w:t>SignNeed</w:t>
            </w:r>
            <w:r w:rsidR="00ED5A67" w:rsidRPr="008340EC">
              <w:t xml:space="preserve"> указано </w:t>
            </w:r>
            <w:r w:rsidR="00ED5A67" w:rsidRPr="008340EC">
              <w:rPr>
                <w:lang w:val="en-US"/>
              </w:rPr>
              <w:t>true</w:t>
            </w:r>
            <w:r w:rsidR="00ED5A67" w:rsidRPr="008340EC">
              <w:t>.</w:t>
            </w:r>
          </w:p>
          <w:p w14:paraId="68EF65E6" w14:textId="361DC5D8" w:rsidR="007209D7" w:rsidRPr="008340EC" w:rsidRDefault="007209D7" w:rsidP="00BA1C9C">
            <w:pPr>
              <w:pStyle w:val="GOSTTablenorm"/>
              <w:suppressAutoHyphens/>
            </w:pPr>
            <w:r w:rsidRPr="008340EC">
              <w:t>Для данного типа документов Сумма_валюта_учета_руб_подкреп = Сумма_валюта_операции_подкреп</w:t>
            </w:r>
          </w:p>
        </w:tc>
      </w:tr>
    </w:tbl>
    <w:p w14:paraId="59713B07" w14:textId="65F5F46E" w:rsidR="000922A9" w:rsidRDefault="004B27CD" w:rsidP="000922A9">
      <w:pPr>
        <w:pStyle w:val="GOSTNameTable"/>
      </w:pPr>
      <w:ins w:id="6232" w:author="Щербань О.И." w:date="2025-04-09T08:40:00Z">
        <w:r w:rsidRPr="004B27CD">
          <w:tab/>
        </w:r>
      </w:ins>
      <w:ins w:id="6233" w:author="Щербань О.И. BU-24278" w:date="2025-04-21T10:19:00Z">
        <w:r w:rsidR="000922A9" w:rsidRPr="00BA182F">
          <w:tab/>
        </w:r>
      </w:ins>
      <w:r w:rsidR="000922A9">
        <w:fldChar w:fldCharType="begin"/>
      </w:r>
      <w:r w:rsidR="000922A9">
        <w:instrText xml:space="preserve"> SEQ Таблица \* ARABIC </w:instrText>
      </w:r>
      <w:r w:rsidR="000922A9">
        <w:fldChar w:fldCharType="separate"/>
      </w:r>
      <w:bookmarkStart w:id="6234" w:name="_Toc226564543"/>
      <w:r w:rsidR="00CE7795">
        <w:t>31</w:t>
      </w:r>
      <w:r w:rsidR="000922A9">
        <w:fldChar w:fldCharType="end"/>
      </w:r>
      <w:r w:rsidR="000922A9" w:rsidRPr="00E108C0">
        <w:t xml:space="preserve"> - Перечень атрибутов, соответствующих типу документа </w:t>
      </w:r>
      <w:r w:rsidR="000922A9" w:rsidRPr="00A775EA">
        <w:t>«</w:t>
      </w:r>
      <w:r w:rsidR="000922A9" w:rsidRPr="009F1BE8">
        <w:t>«Заявление на выдачу (перевод, отзыв) Казначейского обеспечения обязательств» (ф. 0506108) TSE_0506108_D031</w:t>
      </w:r>
      <w:bookmarkEnd w:id="6234"/>
    </w:p>
    <w:tbl>
      <w:tblPr>
        <w:tblStyle w:val="GOSTTable"/>
        <w:tblW w:w="5027" w:type="pct"/>
        <w:tblLayout w:type="fixed"/>
        <w:tblLook w:val="07E0" w:firstRow="1" w:lastRow="1" w:firstColumn="1" w:lastColumn="1" w:noHBand="1" w:noVBand="1"/>
      </w:tblPr>
      <w:tblGrid>
        <w:gridCol w:w="3397"/>
        <w:gridCol w:w="932"/>
        <w:gridCol w:w="3791"/>
        <w:gridCol w:w="3560"/>
        <w:gridCol w:w="4099"/>
      </w:tblGrid>
      <w:tr w:rsidR="00813D10" w14:paraId="1AD3B16B" w14:textId="77777777" w:rsidTr="00813D10">
        <w:trPr>
          <w:cnfStyle w:val="100000000000" w:firstRow="1" w:lastRow="0" w:firstColumn="0" w:lastColumn="0" w:oddVBand="0" w:evenVBand="0" w:oddHBand="0" w:evenHBand="0" w:firstRowFirstColumn="0" w:firstRowLastColumn="0" w:lastRowFirstColumn="0" w:lastRowLastColumn="0"/>
        </w:trPr>
        <w:tc>
          <w:tcPr>
            <w:tcW w:w="1076" w:type="pct"/>
            <w:hideMark/>
          </w:tcPr>
          <w:p w14:paraId="5DBDD6F7" w14:textId="77777777" w:rsidR="00CB5BFB" w:rsidRDefault="00CB5BFB">
            <w:pPr>
              <w:pStyle w:val="GOSTTableHead"/>
            </w:pPr>
            <w:r>
              <w:t>Наименование атрибута</w:t>
            </w:r>
          </w:p>
        </w:tc>
        <w:tc>
          <w:tcPr>
            <w:tcW w:w="295" w:type="pct"/>
            <w:hideMark/>
          </w:tcPr>
          <w:p w14:paraId="56EC9B45" w14:textId="77777777" w:rsidR="00CB5BFB" w:rsidRDefault="00CB5BFB">
            <w:pPr>
              <w:pStyle w:val="GOSTTableHead"/>
            </w:pPr>
            <w:r>
              <w:t>Вычисляемый атрибут</w:t>
            </w:r>
          </w:p>
        </w:tc>
        <w:tc>
          <w:tcPr>
            <w:tcW w:w="1201" w:type="pct"/>
            <w:hideMark/>
          </w:tcPr>
          <w:p w14:paraId="4E0D823A" w14:textId="77777777" w:rsidR="00CB5BFB" w:rsidRDefault="00CB5BFB">
            <w:pPr>
              <w:pStyle w:val="GOSTTableHead"/>
            </w:pPr>
            <w:r>
              <w:t>Описание атрибута</w:t>
            </w:r>
          </w:p>
        </w:tc>
        <w:tc>
          <w:tcPr>
            <w:tcW w:w="1128" w:type="pct"/>
            <w:hideMark/>
          </w:tcPr>
          <w:p w14:paraId="7749D4F1" w14:textId="77777777" w:rsidR="00CB5BFB" w:rsidRDefault="00CB5BFB">
            <w:pPr>
              <w:pStyle w:val="GOSTTableHead"/>
            </w:pPr>
            <w:r>
              <w:t>Реквизит документа (наименование тега)</w:t>
            </w:r>
          </w:p>
        </w:tc>
        <w:tc>
          <w:tcPr>
            <w:tcW w:w="1299" w:type="pct"/>
            <w:hideMark/>
          </w:tcPr>
          <w:p w14:paraId="667B14A3" w14:textId="77777777" w:rsidR="00CB5BFB" w:rsidRDefault="00CB5BFB">
            <w:pPr>
              <w:pStyle w:val="GOSTTableHead"/>
            </w:pPr>
            <w:r>
              <w:t>Алгоритм вычисления</w:t>
            </w:r>
          </w:p>
        </w:tc>
      </w:tr>
      <w:tr w:rsidR="00813D10" w14:paraId="3B402B91" w14:textId="77777777" w:rsidTr="00813D10">
        <w:tc>
          <w:tcPr>
            <w:tcW w:w="1076" w:type="pct"/>
            <w:tcBorders>
              <w:top w:val="single" w:sz="4" w:space="0" w:color="auto"/>
              <w:left w:val="single" w:sz="4" w:space="0" w:color="auto"/>
              <w:bottom w:val="single" w:sz="4" w:space="0" w:color="auto"/>
              <w:right w:val="single" w:sz="4" w:space="0" w:color="auto"/>
            </w:tcBorders>
            <w:hideMark/>
          </w:tcPr>
          <w:p w14:paraId="464A278B" w14:textId="77777777" w:rsidR="00C43F1C" w:rsidRPr="00EF13B0" w:rsidRDefault="00C43F1C" w:rsidP="00C43F1C">
            <w:pPr>
              <w:pStyle w:val="GOSTTablenorm"/>
            </w:pPr>
            <w:r w:rsidRPr="00EF13B0">
              <w:t>Номер_документа*</w:t>
            </w:r>
          </w:p>
        </w:tc>
        <w:tc>
          <w:tcPr>
            <w:tcW w:w="295" w:type="pct"/>
            <w:tcBorders>
              <w:top w:val="single" w:sz="4" w:space="0" w:color="auto"/>
              <w:left w:val="single" w:sz="4" w:space="0" w:color="auto"/>
              <w:bottom w:val="single" w:sz="4" w:space="0" w:color="auto"/>
              <w:right w:val="single" w:sz="4" w:space="0" w:color="auto"/>
            </w:tcBorders>
            <w:hideMark/>
          </w:tcPr>
          <w:p w14:paraId="25DBD8E3" w14:textId="77777777" w:rsidR="00C43F1C" w:rsidRPr="00EF13B0" w:rsidRDefault="00C43F1C" w:rsidP="00C43F1C">
            <w:pPr>
              <w:pStyle w:val="GOSTTablenorm"/>
            </w:pPr>
            <w:r w:rsidRPr="00EF13B0">
              <w:t>нет</w:t>
            </w:r>
          </w:p>
        </w:tc>
        <w:tc>
          <w:tcPr>
            <w:tcW w:w="1201" w:type="pct"/>
            <w:tcBorders>
              <w:top w:val="single" w:sz="4" w:space="0" w:color="auto"/>
              <w:left w:val="single" w:sz="4" w:space="0" w:color="auto"/>
              <w:bottom w:val="single" w:sz="4" w:space="0" w:color="auto"/>
              <w:right w:val="single" w:sz="4" w:space="0" w:color="auto"/>
            </w:tcBorders>
            <w:hideMark/>
          </w:tcPr>
          <w:p w14:paraId="7E1C4AB0" w14:textId="77777777" w:rsidR="00C43F1C" w:rsidRPr="00EF13B0" w:rsidRDefault="00C43F1C" w:rsidP="00C43F1C">
            <w:pPr>
              <w:pStyle w:val="GOSTTablenorm"/>
            </w:pPr>
            <w:r w:rsidRPr="00EF13B0">
              <w:t>Номер документа</w:t>
            </w:r>
          </w:p>
        </w:tc>
        <w:tc>
          <w:tcPr>
            <w:tcW w:w="1128" w:type="pct"/>
            <w:tcBorders>
              <w:top w:val="single" w:sz="4" w:space="0" w:color="auto"/>
              <w:left w:val="single" w:sz="4" w:space="0" w:color="auto"/>
              <w:bottom w:val="single" w:sz="4" w:space="0" w:color="auto"/>
              <w:right w:val="single" w:sz="4" w:space="0" w:color="auto"/>
            </w:tcBorders>
            <w:hideMark/>
          </w:tcPr>
          <w:p w14:paraId="1E6A340E" w14:textId="47361F1C" w:rsidR="00C43F1C" w:rsidRPr="00EF13B0" w:rsidRDefault="00C43F1C" w:rsidP="00C43F1C">
            <w:pPr>
              <w:pStyle w:val="GOSTTablenorm"/>
            </w:pPr>
            <w:r w:rsidRPr="00EF13B0">
              <w:t>HP_DocNum</w:t>
            </w:r>
          </w:p>
        </w:tc>
        <w:tc>
          <w:tcPr>
            <w:tcW w:w="1299" w:type="pct"/>
            <w:tcBorders>
              <w:top w:val="single" w:sz="4" w:space="0" w:color="auto"/>
              <w:left w:val="single" w:sz="4" w:space="0" w:color="auto"/>
              <w:bottom w:val="single" w:sz="4" w:space="0" w:color="auto"/>
              <w:right w:val="single" w:sz="4" w:space="0" w:color="auto"/>
            </w:tcBorders>
            <w:hideMark/>
          </w:tcPr>
          <w:p w14:paraId="6B5BC923" w14:textId="77777777" w:rsidR="00C43F1C" w:rsidRPr="00EF13B0" w:rsidRDefault="00C43F1C" w:rsidP="00C43F1C">
            <w:pPr>
              <w:pStyle w:val="GOSTTablenorm"/>
            </w:pPr>
            <w:r w:rsidRPr="00EF13B0">
              <w:t>-</w:t>
            </w:r>
          </w:p>
        </w:tc>
      </w:tr>
      <w:tr w:rsidR="00813D10" w14:paraId="08D42DE3" w14:textId="77777777" w:rsidTr="00813D10">
        <w:tc>
          <w:tcPr>
            <w:tcW w:w="1076" w:type="pct"/>
            <w:tcBorders>
              <w:top w:val="single" w:sz="4" w:space="0" w:color="auto"/>
              <w:left w:val="single" w:sz="4" w:space="0" w:color="auto"/>
              <w:bottom w:val="single" w:sz="4" w:space="0" w:color="auto"/>
              <w:right w:val="single" w:sz="4" w:space="0" w:color="auto"/>
            </w:tcBorders>
            <w:hideMark/>
          </w:tcPr>
          <w:p w14:paraId="27D42A3A" w14:textId="77777777" w:rsidR="00C43F1C" w:rsidRPr="00EF13B0" w:rsidRDefault="00C43F1C" w:rsidP="00C43F1C">
            <w:pPr>
              <w:pStyle w:val="GOSTTablenorm"/>
            </w:pPr>
            <w:r w:rsidRPr="00EF13B0">
              <w:t>Дата_документа*</w:t>
            </w:r>
          </w:p>
        </w:tc>
        <w:tc>
          <w:tcPr>
            <w:tcW w:w="295" w:type="pct"/>
            <w:tcBorders>
              <w:top w:val="single" w:sz="4" w:space="0" w:color="auto"/>
              <w:left w:val="single" w:sz="4" w:space="0" w:color="auto"/>
              <w:bottom w:val="single" w:sz="4" w:space="0" w:color="auto"/>
              <w:right w:val="single" w:sz="4" w:space="0" w:color="auto"/>
            </w:tcBorders>
            <w:hideMark/>
          </w:tcPr>
          <w:p w14:paraId="1164B0AA" w14:textId="77777777" w:rsidR="00C43F1C" w:rsidRPr="00EF13B0" w:rsidRDefault="00C43F1C" w:rsidP="00C43F1C">
            <w:pPr>
              <w:pStyle w:val="GOSTTablenorm"/>
            </w:pPr>
            <w:r w:rsidRPr="00EF13B0">
              <w:t>нет</w:t>
            </w:r>
          </w:p>
        </w:tc>
        <w:tc>
          <w:tcPr>
            <w:tcW w:w="1201" w:type="pct"/>
            <w:tcBorders>
              <w:top w:val="single" w:sz="4" w:space="0" w:color="auto"/>
              <w:left w:val="single" w:sz="4" w:space="0" w:color="auto"/>
              <w:bottom w:val="single" w:sz="4" w:space="0" w:color="auto"/>
              <w:right w:val="single" w:sz="4" w:space="0" w:color="auto"/>
            </w:tcBorders>
            <w:hideMark/>
          </w:tcPr>
          <w:p w14:paraId="5EDA2912" w14:textId="77777777" w:rsidR="00C43F1C" w:rsidRPr="00EF13B0" w:rsidRDefault="00C43F1C" w:rsidP="00C43F1C">
            <w:pPr>
              <w:pStyle w:val="GOSTTablenorm"/>
            </w:pPr>
            <w:r w:rsidRPr="00EF13B0">
              <w:t>Дата документа</w:t>
            </w:r>
          </w:p>
        </w:tc>
        <w:tc>
          <w:tcPr>
            <w:tcW w:w="1128" w:type="pct"/>
            <w:tcBorders>
              <w:top w:val="single" w:sz="4" w:space="0" w:color="auto"/>
              <w:left w:val="single" w:sz="4" w:space="0" w:color="auto"/>
              <w:bottom w:val="single" w:sz="4" w:space="0" w:color="auto"/>
              <w:right w:val="single" w:sz="4" w:space="0" w:color="auto"/>
            </w:tcBorders>
            <w:hideMark/>
          </w:tcPr>
          <w:p w14:paraId="72668408" w14:textId="7905E523" w:rsidR="00C43F1C" w:rsidRPr="00EF13B0" w:rsidRDefault="00C43F1C" w:rsidP="00C43F1C">
            <w:pPr>
              <w:pStyle w:val="GOSTTablenorm"/>
            </w:pPr>
            <w:r w:rsidRPr="00EF13B0">
              <w:t>HP_DocDate</w:t>
            </w:r>
          </w:p>
        </w:tc>
        <w:tc>
          <w:tcPr>
            <w:tcW w:w="1299" w:type="pct"/>
            <w:tcBorders>
              <w:top w:val="single" w:sz="4" w:space="0" w:color="auto"/>
              <w:left w:val="single" w:sz="4" w:space="0" w:color="auto"/>
              <w:bottom w:val="single" w:sz="4" w:space="0" w:color="auto"/>
              <w:right w:val="single" w:sz="4" w:space="0" w:color="auto"/>
            </w:tcBorders>
            <w:hideMark/>
          </w:tcPr>
          <w:p w14:paraId="61E427B5" w14:textId="77777777" w:rsidR="00C43F1C" w:rsidRPr="00EF13B0" w:rsidRDefault="00C43F1C" w:rsidP="00C43F1C">
            <w:pPr>
              <w:pStyle w:val="GOSTTablenorm"/>
            </w:pPr>
            <w:r w:rsidRPr="00EF13B0">
              <w:t>-</w:t>
            </w:r>
          </w:p>
        </w:tc>
      </w:tr>
      <w:tr w:rsidR="00813D10" w14:paraId="2E6D7DD9" w14:textId="77777777" w:rsidTr="00813D10">
        <w:tc>
          <w:tcPr>
            <w:tcW w:w="1076" w:type="pct"/>
            <w:tcBorders>
              <w:top w:val="single" w:sz="4" w:space="0" w:color="auto"/>
              <w:left w:val="single" w:sz="4" w:space="0" w:color="auto"/>
              <w:bottom w:val="single" w:sz="4" w:space="0" w:color="auto"/>
              <w:right w:val="single" w:sz="4" w:space="0" w:color="auto"/>
            </w:tcBorders>
            <w:hideMark/>
          </w:tcPr>
          <w:p w14:paraId="4EF11CDB" w14:textId="77777777" w:rsidR="00CB5BFB" w:rsidRPr="00EF13B0" w:rsidRDefault="00CB5BFB">
            <w:pPr>
              <w:pStyle w:val="GOSTTablenorm"/>
            </w:pPr>
            <w:r w:rsidRPr="00EF13B0">
              <w:t>Вид_документа</w:t>
            </w:r>
          </w:p>
        </w:tc>
        <w:tc>
          <w:tcPr>
            <w:tcW w:w="295" w:type="pct"/>
            <w:tcBorders>
              <w:top w:val="single" w:sz="4" w:space="0" w:color="auto"/>
              <w:left w:val="single" w:sz="4" w:space="0" w:color="auto"/>
              <w:bottom w:val="single" w:sz="4" w:space="0" w:color="auto"/>
              <w:right w:val="single" w:sz="4" w:space="0" w:color="auto"/>
            </w:tcBorders>
            <w:hideMark/>
          </w:tcPr>
          <w:p w14:paraId="12ECCAAA" w14:textId="2D8AA4D7" w:rsidR="00CB5BFB" w:rsidRPr="00EF13B0" w:rsidRDefault="00C43F1C">
            <w:pPr>
              <w:pStyle w:val="GOSTTablenorm"/>
            </w:pPr>
            <w:r w:rsidRPr="00EF13B0">
              <w:t>нет</w:t>
            </w:r>
          </w:p>
        </w:tc>
        <w:tc>
          <w:tcPr>
            <w:tcW w:w="1201" w:type="pct"/>
            <w:tcBorders>
              <w:top w:val="single" w:sz="4" w:space="0" w:color="auto"/>
              <w:left w:val="single" w:sz="4" w:space="0" w:color="auto"/>
              <w:bottom w:val="single" w:sz="4" w:space="0" w:color="auto"/>
              <w:right w:val="single" w:sz="4" w:space="0" w:color="auto"/>
            </w:tcBorders>
            <w:hideMark/>
          </w:tcPr>
          <w:p w14:paraId="21278BB7" w14:textId="77777777" w:rsidR="00CB5BFB" w:rsidRPr="00EF13B0" w:rsidRDefault="00CB5BFB">
            <w:pPr>
              <w:pStyle w:val="GOSTTablenorm"/>
            </w:pPr>
            <w:r w:rsidRPr="00EF13B0">
              <w:t>Вид документа</w:t>
            </w:r>
          </w:p>
        </w:tc>
        <w:tc>
          <w:tcPr>
            <w:tcW w:w="1128" w:type="pct"/>
            <w:tcBorders>
              <w:top w:val="single" w:sz="4" w:space="0" w:color="auto"/>
              <w:left w:val="single" w:sz="4" w:space="0" w:color="auto"/>
              <w:bottom w:val="single" w:sz="4" w:space="0" w:color="auto"/>
              <w:right w:val="single" w:sz="4" w:space="0" w:color="auto"/>
            </w:tcBorders>
            <w:hideMark/>
          </w:tcPr>
          <w:p w14:paraId="0527A88D" w14:textId="5DA5A3EB" w:rsidR="00CB5BFB" w:rsidRPr="00EF13B0" w:rsidRDefault="00C43F1C">
            <w:pPr>
              <w:pStyle w:val="GOSTTablenorm"/>
            </w:pPr>
            <w:r w:rsidRPr="00EF13B0">
              <w:t>SI_DocType</w:t>
            </w:r>
          </w:p>
        </w:tc>
        <w:tc>
          <w:tcPr>
            <w:tcW w:w="1299" w:type="pct"/>
            <w:tcBorders>
              <w:top w:val="single" w:sz="4" w:space="0" w:color="auto"/>
              <w:left w:val="single" w:sz="4" w:space="0" w:color="auto"/>
              <w:bottom w:val="single" w:sz="4" w:space="0" w:color="auto"/>
              <w:right w:val="single" w:sz="4" w:space="0" w:color="auto"/>
            </w:tcBorders>
            <w:hideMark/>
          </w:tcPr>
          <w:p w14:paraId="682D56F2" w14:textId="2E4E13DC" w:rsidR="00CB5BFB" w:rsidRPr="00EF13B0" w:rsidRDefault="00C43F1C">
            <w:pPr>
              <w:pStyle w:val="GOSTTablenorm"/>
            </w:pPr>
            <w:r w:rsidRPr="00EF13B0">
              <w:t>-</w:t>
            </w:r>
          </w:p>
        </w:tc>
      </w:tr>
      <w:tr w:rsidR="00813D10" w14:paraId="4834545F" w14:textId="77777777" w:rsidTr="00813D10">
        <w:tc>
          <w:tcPr>
            <w:tcW w:w="1076" w:type="pct"/>
            <w:tcBorders>
              <w:top w:val="single" w:sz="4" w:space="0" w:color="auto"/>
              <w:left w:val="single" w:sz="4" w:space="0" w:color="auto"/>
              <w:bottom w:val="single" w:sz="4" w:space="0" w:color="auto"/>
              <w:right w:val="single" w:sz="4" w:space="0" w:color="auto"/>
            </w:tcBorders>
            <w:hideMark/>
          </w:tcPr>
          <w:p w14:paraId="3981B1F1" w14:textId="77777777" w:rsidR="00CB5BFB" w:rsidRPr="00EF13B0" w:rsidRDefault="00CB5BFB">
            <w:pPr>
              <w:pStyle w:val="GOSTTablenorm"/>
            </w:pPr>
            <w:r w:rsidRPr="00EF13B0">
              <w:t>Наименование_документа</w:t>
            </w:r>
          </w:p>
        </w:tc>
        <w:tc>
          <w:tcPr>
            <w:tcW w:w="295" w:type="pct"/>
            <w:tcBorders>
              <w:top w:val="single" w:sz="4" w:space="0" w:color="auto"/>
              <w:left w:val="single" w:sz="4" w:space="0" w:color="auto"/>
              <w:bottom w:val="single" w:sz="4" w:space="0" w:color="auto"/>
              <w:right w:val="single" w:sz="4" w:space="0" w:color="auto"/>
            </w:tcBorders>
            <w:hideMark/>
          </w:tcPr>
          <w:p w14:paraId="3F9448A9" w14:textId="77777777" w:rsidR="00CB5BFB" w:rsidRPr="00EF13B0" w:rsidRDefault="00CB5BFB">
            <w:pPr>
              <w:pStyle w:val="GOSTTablenorm"/>
            </w:pPr>
            <w:r w:rsidRPr="00EF13B0">
              <w:t>да</w:t>
            </w:r>
          </w:p>
        </w:tc>
        <w:tc>
          <w:tcPr>
            <w:tcW w:w="1201" w:type="pct"/>
            <w:tcBorders>
              <w:top w:val="single" w:sz="4" w:space="0" w:color="auto"/>
              <w:left w:val="single" w:sz="4" w:space="0" w:color="auto"/>
              <w:bottom w:val="single" w:sz="4" w:space="0" w:color="auto"/>
              <w:right w:val="single" w:sz="4" w:space="0" w:color="auto"/>
            </w:tcBorders>
            <w:hideMark/>
          </w:tcPr>
          <w:p w14:paraId="36B45AA1" w14:textId="77777777" w:rsidR="00CB5BFB" w:rsidRPr="00EF13B0" w:rsidRDefault="00CB5BFB">
            <w:pPr>
              <w:pStyle w:val="GOSTTablenorm"/>
            </w:pPr>
            <w:r w:rsidRPr="00EF13B0">
              <w:t>Наименование документа</w:t>
            </w:r>
          </w:p>
        </w:tc>
        <w:tc>
          <w:tcPr>
            <w:tcW w:w="1128" w:type="pct"/>
            <w:tcBorders>
              <w:top w:val="single" w:sz="4" w:space="0" w:color="auto"/>
              <w:left w:val="single" w:sz="4" w:space="0" w:color="auto"/>
              <w:bottom w:val="single" w:sz="4" w:space="0" w:color="auto"/>
              <w:right w:val="single" w:sz="4" w:space="0" w:color="auto"/>
            </w:tcBorders>
          </w:tcPr>
          <w:p w14:paraId="4005A728" w14:textId="77777777" w:rsidR="00CB5BFB" w:rsidRPr="00EF13B0" w:rsidRDefault="00CB5BFB">
            <w:pPr>
              <w:pStyle w:val="GOSTTablenorm"/>
            </w:pPr>
          </w:p>
        </w:tc>
        <w:tc>
          <w:tcPr>
            <w:tcW w:w="1299" w:type="pct"/>
            <w:tcBorders>
              <w:top w:val="single" w:sz="4" w:space="0" w:color="auto"/>
              <w:left w:val="single" w:sz="4" w:space="0" w:color="auto"/>
              <w:bottom w:val="single" w:sz="4" w:space="0" w:color="auto"/>
              <w:right w:val="single" w:sz="4" w:space="0" w:color="auto"/>
            </w:tcBorders>
            <w:hideMark/>
          </w:tcPr>
          <w:p w14:paraId="33EA8D1D" w14:textId="77777777" w:rsidR="00CB5BFB" w:rsidRPr="00EF13B0" w:rsidRDefault="00CB5BFB">
            <w:pPr>
              <w:pStyle w:val="GOSTTablenorm"/>
            </w:pPr>
            <w:r w:rsidRPr="00EF13B0">
              <w:t>Наименование документа определяется по справочнику «Типы документов» по значению атрибута «Тип_документа» (</w:t>
            </w:r>
            <w:r w:rsidRPr="00EF13B0">
              <w:rPr>
                <w:lang w:val="en-US"/>
              </w:rPr>
              <w:t>TypeDoc</w:t>
            </w:r>
            <w:r w:rsidRPr="00EF13B0">
              <w:t>) из заголовка запроса</w:t>
            </w:r>
          </w:p>
        </w:tc>
      </w:tr>
      <w:tr w:rsidR="00813D10" w14:paraId="6D737F17" w14:textId="77777777" w:rsidTr="00813D10">
        <w:tc>
          <w:tcPr>
            <w:tcW w:w="1076" w:type="pct"/>
            <w:tcBorders>
              <w:top w:val="single" w:sz="4" w:space="0" w:color="auto"/>
              <w:left w:val="single" w:sz="4" w:space="0" w:color="auto"/>
              <w:bottom w:val="single" w:sz="4" w:space="0" w:color="auto"/>
              <w:right w:val="single" w:sz="4" w:space="0" w:color="auto"/>
            </w:tcBorders>
            <w:hideMark/>
          </w:tcPr>
          <w:p w14:paraId="1A959B41" w14:textId="77777777" w:rsidR="00CB5BFB" w:rsidRPr="00EF13B0" w:rsidRDefault="00CB5BFB">
            <w:pPr>
              <w:pStyle w:val="GOSTTablenorm"/>
            </w:pPr>
            <w:r w:rsidRPr="00EF13B0">
              <w:t>Дата_ввода_в_действие</w:t>
            </w:r>
          </w:p>
        </w:tc>
        <w:tc>
          <w:tcPr>
            <w:tcW w:w="295" w:type="pct"/>
            <w:tcBorders>
              <w:top w:val="single" w:sz="4" w:space="0" w:color="auto"/>
              <w:left w:val="single" w:sz="4" w:space="0" w:color="auto"/>
              <w:bottom w:val="single" w:sz="4" w:space="0" w:color="auto"/>
              <w:right w:val="single" w:sz="4" w:space="0" w:color="auto"/>
            </w:tcBorders>
            <w:hideMark/>
          </w:tcPr>
          <w:p w14:paraId="7871BED0" w14:textId="77777777" w:rsidR="00CB5BFB" w:rsidRPr="00EF13B0" w:rsidRDefault="00CB5BFB">
            <w:pPr>
              <w:pStyle w:val="GOSTTablenorm"/>
            </w:pPr>
            <w:r w:rsidRPr="00EF13B0">
              <w:t>да</w:t>
            </w:r>
          </w:p>
        </w:tc>
        <w:tc>
          <w:tcPr>
            <w:tcW w:w="1201" w:type="pct"/>
            <w:tcBorders>
              <w:top w:val="single" w:sz="4" w:space="0" w:color="auto"/>
              <w:left w:val="single" w:sz="4" w:space="0" w:color="auto"/>
              <w:bottom w:val="single" w:sz="4" w:space="0" w:color="auto"/>
              <w:right w:val="single" w:sz="4" w:space="0" w:color="auto"/>
            </w:tcBorders>
            <w:hideMark/>
          </w:tcPr>
          <w:p w14:paraId="3EB2263A" w14:textId="77777777" w:rsidR="00CB5BFB" w:rsidRPr="00EF13B0" w:rsidRDefault="00CB5BFB">
            <w:pPr>
              <w:pStyle w:val="GOSTTablenorm"/>
            </w:pPr>
            <w:r w:rsidRPr="00EF13B0">
              <w:t>Дата ввода в действие</w:t>
            </w:r>
          </w:p>
        </w:tc>
        <w:tc>
          <w:tcPr>
            <w:tcW w:w="1128" w:type="pct"/>
            <w:tcBorders>
              <w:top w:val="single" w:sz="4" w:space="0" w:color="auto"/>
              <w:left w:val="single" w:sz="4" w:space="0" w:color="auto"/>
              <w:bottom w:val="single" w:sz="4" w:space="0" w:color="auto"/>
              <w:right w:val="single" w:sz="4" w:space="0" w:color="auto"/>
            </w:tcBorders>
            <w:hideMark/>
          </w:tcPr>
          <w:p w14:paraId="537151DD" w14:textId="77777777" w:rsidR="00CB5BFB" w:rsidRPr="00EF13B0" w:rsidRDefault="00CB5BFB">
            <w:pPr>
              <w:pStyle w:val="GOSTTablenorm"/>
            </w:pPr>
            <w:r w:rsidRPr="00EF13B0">
              <w:t>SettlementDate</w:t>
            </w:r>
            <w:r w:rsidRPr="00EF13B0">
              <w:rPr>
                <w:bCs/>
              </w:rPr>
              <w:t xml:space="preserve"> (из заголовка запроса)</w:t>
            </w:r>
          </w:p>
        </w:tc>
        <w:tc>
          <w:tcPr>
            <w:tcW w:w="1299" w:type="pct"/>
            <w:tcBorders>
              <w:top w:val="single" w:sz="4" w:space="0" w:color="auto"/>
              <w:left w:val="single" w:sz="4" w:space="0" w:color="auto"/>
              <w:bottom w:val="single" w:sz="4" w:space="0" w:color="auto"/>
              <w:right w:val="single" w:sz="4" w:space="0" w:color="auto"/>
            </w:tcBorders>
            <w:hideMark/>
          </w:tcPr>
          <w:p w14:paraId="3D5E8079" w14:textId="77777777" w:rsidR="00CB5BFB" w:rsidRPr="00EF13B0" w:rsidRDefault="00CB5BFB">
            <w:pPr>
              <w:pStyle w:val="GOSTTablenorm"/>
            </w:pPr>
            <w:r w:rsidRPr="00EF13B0">
              <w:t>Для данного типа документа Дата_ввода_в_действие = Дата_отражения_в_учете</w:t>
            </w:r>
          </w:p>
        </w:tc>
      </w:tr>
      <w:tr w:rsidR="00332DB7" w14:paraId="04EF9137" w14:textId="77777777" w:rsidTr="00813D10">
        <w:tc>
          <w:tcPr>
            <w:tcW w:w="1076" w:type="pct"/>
            <w:tcBorders>
              <w:top w:val="single" w:sz="4" w:space="0" w:color="auto"/>
              <w:left w:val="single" w:sz="4" w:space="0" w:color="auto"/>
              <w:bottom w:val="single" w:sz="4" w:space="0" w:color="auto"/>
              <w:right w:val="single" w:sz="4" w:space="0" w:color="auto"/>
            </w:tcBorders>
            <w:hideMark/>
          </w:tcPr>
          <w:p w14:paraId="02DF8D18" w14:textId="77777777" w:rsidR="00332DB7" w:rsidRPr="00EF13B0" w:rsidRDefault="00332DB7" w:rsidP="00332DB7">
            <w:pPr>
              <w:pStyle w:val="GOSTTablenorm"/>
            </w:pPr>
            <w:r w:rsidRPr="00EF13B0">
              <w:t>Код_валюты</w:t>
            </w:r>
          </w:p>
        </w:tc>
        <w:tc>
          <w:tcPr>
            <w:tcW w:w="295" w:type="pct"/>
            <w:tcBorders>
              <w:top w:val="single" w:sz="4" w:space="0" w:color="auto"/>
              <w:left w:val="single" w:sz="4" w:space="0" w:color="auto"/>
              <w:bottom w:val="single" w:sz="4" w:space="0" w:color="auto"/>
              <w:right w:val="single" w:sz="4" w:space="0" w:color="auto"/>
            </w:tcBorders>
            <w:hideMark/>
          </w:tcPr>
          <w:p w14:paraId="55348F62" w14:textId="77777777" w:rsidR="00332DB7" w:rsidRPr="00EF13B0" w:rsidRDefault="00332DB7" w:rsidP="00332DB7">
            <w:pPr>
              <w:pStyle w:val="GOSTTablenorm"/>
            </w:pPr>
            <w:r w:rsidRPr="00EF13B0">
              <w:t>да</w:t>
            </w:r>
          </w:p>
        </w:tc>
        <w:tc>
          <w:tcPr>
            <w:tcW w:w="1201" w:type="pct"/>
            <w:tcBorders>
              <w:top w:val="single" w:sz="4" w:space="0" w:color="auto"/>
              <w:left w:val="single" w:sz="4" w:space="0" w:color="auto"/>
              <w:bottom w:val="single" w:sz="4" w:space="0" w:color="auto"/>
              <w:right w:val="single" w:sz="4" w:space="0" w:color="auto"/>
            </w:tcBorders>
            <w:hideMark/>
          </w:tcPr>
          <w:p w14:paraId="5C6D8F40" w14:textId="77777777" w:rsidR="00332DB7" w:rsidRPr="00EF13B0" w:rsidRDefault="00332DB7" w:rsidP="00332DB7">
            <w:pPr>
              <w:pStyle w:val="GOSTTablenorm"/>
            </w:pPr>
            <w:r w:rsidRPr="00EF13B0">
              <w:t>Код валюты по ОКВ</w:t>
            </w:r>
          </w:p>
        </w:tc>
        <w:tc>
          <w:tcPr>
            <w:tcW w:w="1128" w:type="pct"/>
            <w:tcBorders>
              <w:top w:val="single" w:sz="4" w:space="0" w:color="auto"/>
              <w:left w:val="single" w:sz="4" w:space="0" w:color="auto"/>
              <w:bottom w:val="single" w:sz="4" w:space="0" w:color="auto"/>
              <w:right w:val="single" w:sz="4" w:space="0" w:color="auto"/>
            </w:tcBorders>
            <w:hideMark/>
          </w:tcPr>
          <w:p w14:paraId="721D6343" w14:textId="1F948D08" w:rsidR="00332DB7" w:rsidRPr="00EF13B0" w:rsidRDefault="00332DB7" w:rsidP="00332DB7">
            <w:pPr>
              <w:pStyle w:val="GOSTTablenorm"/>
            </w:pPr>
            <w:r>
              <w:rPr>
                <w:lang w:val="en-US"/>
              </w:rPr>
              <w:t>-</w:t>
            </w:r>
          </w:p>
        </w:tc>
        <w:tc>
          <w:tcPr>
            <w:tcW w:w="1299" w:type="pct"/>
            <w:tcBorders>
              <w:top w:val="single" w:sz="4" w:space="0" w:color="auto"/>
              <w:left w:val="single" w:sz="4" w:space="0" w:color="auto"/>
              <w:bottom w:val="single" w:sz="4" w:space="0" w:color="auto"/>
              <w:right w:val="single" w:sz="4" w:space="0" w:color="auto"/>
            </w:tcBorders>
            <w:hideMark/>
          </w:tcPr>
          <w:p w14:paraId="6C75F973" w14:textId="6B95ADBD" w:rsidR="00332DB7" w:rsidRPr="00EF13B0" w:rsidRDefault="00332DB7" w:rsidP="00332DB7">
            <w:pPr>
              <w:pStyle w:val="GOSTTablenorm"/>
            </w:pPr>
            <w:r w:rsidRPr="00871E24">
              <w:t>Указывается значение «643»</w:t>
            </w:r>
          </w:p>
        </w:tc>
      </w:tr>
      <w:tr w:rsidR="00813D10" w14:paraId="40554C78" w14:textId="77777777" w:rsidTr="00813D10">
        <w:tc>
          <w:tcPr>
            <w:tcW w:w="1076" w:type="pct"/>
            <w:tcBorders>
              <w:top w:val="single" w:sz="4" w:space="0" w:color="auto"/>
              <w:left w:val="single" w:sz="4" w:space="0" w:color="auto"/>
              <w:bottom w:val="single" w:sz="4" w:space="0" w:color="auto"/>
              <w:right w:val="single" w:sz="4" w:space="0" w:color="auto"/>
            </w:tcBorders>
            <w:hideMark/>
          </w:tcPr>
          <w:p w14:paraId="75A295C3" w14:textId="77777777" w:rsidR="00AB4A7D" w:rsidRPr="00EF13B0" w:rsidRDefault="00AB4A7D" w:rsidP="00AB4A7D">
            <w:pPr>
              <w:pStyle w:val="GOSTTablenorm"/>
            </w:pPr>
            <w:r w:rsidRPr="00EF13B0">
              <w:rPr>
                <w:szCs w:val="22"/>
              </w:rPr>
              <w:t>Код_валюты_учета</w:t>
            </w:r>
          </w:p>
        </w:tc>
        <w:tc>
          <w:tcPr>
            <w:tcW w:w="295" w:type="pct"/>
            <w:tcBorders>
              <w:top w:val="single" w:sz="4" w:space="0" w:color="auto"/>
              <w:left w:val="single" w:sz="4" w:space="0" w:color="auto"/>
              <w:bottom w:val="single" w:sz="4" w:space="0" w:color="auto"/>
              <w:right w:val="single" w:sz="4" w:space="0" w:color="auto"/>
            </w:tcBorders>
            <w:hideMark/>
          </w:tcPr>
          <w:p w14:paraId="79584F2D" w14:textId="77777777" w:rsidR="00AB4A7D" w:rsidRPr="00EF13B0" w:rsidRDefault="00AB4A7D" w:rsidP="00AB4A7D">
            <w:pPr>
              <w:pStyle w:val="GOSTTablenorm"/>
            </w:pPr>
            <w:r w:rsidRPr="00EF13B0">
              <w:rPr>
                <w:szCs w:val="22"/>
              </w:rPr>
              <w:t>да</w:t>
            </w:r>
          </w:p>
        </w:tc>
        <w:tc>
          <w:tcPr>
            <w:tcW w:w="1201" w:type="pct"/>
            <w:tcBorders>
              <w:top w:val="single" w:sz="4" w:space="0" w:color="auto"/>
              <w:left w:val="single" w:sz="4" w:space="0" w:color="auto"/>
              <w:bottom w:val="single" w:sz="4" w:space="0" w:color="auto"/>
              <w:right w:val="single" w:sz="4" w:space="0" w:color="auto"/>
            </w:tcBorders>
            <w:hideMark/>
          </w:tcPr>
          <w:p w14:paraId="4BE25C92" w14:textId="77777777" w:rsidR="00AB4A7D" w:rsidRPr="00EF13B0" w:rsidRDefault="00AB4A7D" w:rsidP="00AB4A7D">
            <w:pPr>
              <w:pStyle w:val="GOSTTablenorm"/>
            </w:pPr>
            <w:r w:rsidRPr="00EF13B0">
              <w:rPr>
                <w:szCs w:val="22"/>
              </w:rPr>
              <w:t>Код валюты учета по ОКВ</w:t>
            </w:r>
          </w:p>
        </w:tc>
        <w:tc>
          <w:tcPr>
            <w:tcW w:w="1128" w:type="pct"/>
            <w:tcBorders>
              <w:top w:val="single" w:sz="4" w:space="0" w:color="auto"/>
              <w:left w:val="single" w:sz="4" w:space="0" w:color="auto"/>
              <w:bottom w:val="single" w:sz="4" w:space="0" w:color="auto"/>
              <w:right w:val="single" w:sz="4" w:space="0" w:color="auto"/>
            </w:tcBorders>
            <w:hideMark/>
          </w:tcPr>
          <w:p w14:paraId="4606242E" w14:textId="77777777" w:rsidR="00AB4A7D" w:rsidRPr="00EF13B0" w:rsidRDefault="00AB4A7D" w:rsidP="00AB4A7D">
            <w:pPr>
              <w:pStyle w:val="GOSTTablenorm"/>
            </w:pPr>
            <w:r w:rsidRPr="00EF13B0">
              <w:t>-</w:t>
            </w:r>
          </w:p>
        </w:tc>
        <w:tc>
          <w:tcPr>
            <w:tcW w:w="1299" w:type="pct"/>
            <w:tcBorders>
              <w:top w:val="single" w:sz="4" w:space="0" w:color="auto"/>
              <w:left w:val="single" w:sz="4" w:space="0" w:color="auto"/>
              <w:bottom w:val="single" w:sz="4" w:space="0" w:color="auto"/>
              <w:right w:val="single" w:sz="4" w:space="0" w:color="auto"/>
            </w:tcBorders>
            <w:hideMark/>
          </w:tcPr>
          <w:p w14:paraId="74A6DC10" w14:textId="58B5B244" w:rsidR="00AB4A7D" w:rsidRPr="00EF13B0" w:rsidRDefault="00AB4A7D" w:rsidP="00AB4A7D">
            <w:pPr>
              <w:pStyle w:val="GOSTTablenorm"/>
            </w:pPr>
            <w:r w:rsidRPr="00EF13B0">
              <w:t>Указывается значение «643»</w:t>
            </w:r>
          </w:p>
        </w:tc>
      </w:tr>
      <w:tr w:rsidR="00813D10" w14:paraId="237B13BD" w14:textId="77777777" w:rsidTr="00813D10">
        <w:tc>
          <w:tcPr>
            <w:tcW w:w="1076" w:type="pct"/>
            <w:tcBorders>
              <w:top w:val="single" w:sz="4" w:space="0" w:color="auto"/>
              <w:left w:val="single" w:sz="4" w:space="0" w:color="auto"/>
              <w:bottom w:val="single" w:sz="4" w:space="0" w:color="auto"/>
              <w:right w:val="single" w:sz="4" w:space="0" w:color="auto"/>
            </w:tcBorders>
            <w:hideMark/>
          </w:tcPr>
          <w:p w14:paraId="207FF8D3" w14:textId="77777777" w:rsidR="00CB5BFB" w:rsidRPr="00EF13B0" w:rsidRDefault="00CB5BFB">
            <w:pPr>
              <w:pStyle w:val="GOSTTablenorm"/>
            </w:pPr>
            <w:r w:rsidRPr="00EF13B0">
              <w:rPr>
                <w:szCs w:val="22"/>
              </w:rPr>
              <w:t>Уровень_конфиденциальности</w:t>
            </w:r>
          </w:p>
        </w:tc>
        <w:tc>
          <w:tcPr>
            <w:tcW w:w="295" w:type="pct"/>
            <w:tcBorders>
              <w:top w:val="single" w:sz="4" w:space="0" w:color="auto"/>
              <w:left w:val="single" w:sz="4" w:space="0" w:color="auto"/>
              <w:bottom w:val="single" w:sz="4" w:space="0" w:color="auto"/>
              <w:right w:val="single" w:sz="4" w:space="0" w:color="auto"/>
            </w:tcBorders>
            <w:hideMark/>
          </w:tcPr>
          <w:p w14:paraId="68798B3F" w14:textId="77777777" w:rsidR="00CB5BFB" w:rsidRPr="00EF13B0" w:rsidRDefault="00CB5BFB">
            <w:pPr>
              <w:pStyle w:val="GOSTTablenorm"/>
            </w:pPr>
            <w:r w:rsidRPr="00EF13B0">
              <w:rPr>
                <w:szCs w:val="22"/>
              </w:rPr>
              <w:t>нет</w:t>
            </w:r>
          </w:p>
        </w:tc>
        <w:tc>
          <w:tcPr>
            <w:tcW w:w="1201" w:type="pct"/>
            <w:tcBorders>
              <w:top w:val="single" w:sz="4" w:space="0" w:color="auto"/>
              <w:left w:val="single" w:sz="4" w:space="0" w:color="auto"/>
              <w:bottom w:val="single" w:sz="4" w:space="0" w:color="auto"/>
              <w:right w:val="single" w:sz="4" w:space="0" w:color="auto"/>
            </w:tcBorders>
            <w:hideMark/>
          </w:tcPr>
          <w:p w14:paraId="19DFCC80" w14:textId="77777777" w:rsidR="00CB5BFB" w:rsidRPr="00EF13B0" w:rsidRDefault="00CB5BFB">
            <w:pPr>
              <w:pStyle w:val="GOSTTablenorm"/>
            </w:pPr>
            <w:r w:rsidRPr="00EF13B0">
              <w:rPr>
                <w:szCs w:val="22"/>
              </w:rPr>
              <w:t>Уровень конфиденциальности</w:t>
            </w:r>
          </w:p>
        </w:tc>
        <w:tc>
          <w:tcPr>
            <w:tcW w:w="1128" w:type="pct"/>
            <w:tcBorders>
              <w:top w:val="single" w:sz="4" w:space="0" w:color="auto"/>
              <w:left w:val="single" w:sz="4" w:space="0" w:color="auto"/>
              <w:bottom w:val="single" w:sz="4" w:space="0" w:color="auto"/>
              <w:right w:val="single" w:sz="4" w:space="0" w:color="auto"/>
            </w:tcBorders>
            <w:hideMark/>
          </w:tcPr>
          <w:p w14:paraId="39B51175" w14:textId="77777777" w:rsidR="00CB5BFB" w:rsidRPr="00EF13B0" w:rsidRDefault="00CB5BFB">
            <w:pPr>
              <w:pStyle w:val="GOSTTablenorm"/>
            </w:pPr>
            <w:r w:rsidRPr="00EF13B0">
              <w:rPr>
                <w:szCs w:val="22"/>
              </w:rPr>
              <w:t>StmInfrmtn_AccessLevelStereotype</w:t>
            </w:r>
          </w:p>
        </w:tc>
        <w:tc>
          <w:tcPr>
            <w:tcW w:w="1299" w:type="pct"/>
            <w:tcBorders>
              <w:top w:val="single" w:sz="4" w:space="0" w:color="auto"/>
              <w:left w:val="single" w:sz="4" w:space="0" w:color="auto"/>
              <w:bottom w:val="single" w:sz="4" w:space="0" w:color="auto"/>
              <w:right w:val="single" w:sz="4" w:space="0" w:color="auto"/>
            </w:tcBorders>
            <w:hideMark/>
          </w:tcPr>
          <w:p w14:paraId="726B8FDD" w14:textId="77777777" w:rsidR="00CB5BFB" w:rsidRPr="00EF13B0" w:rsidRDefault="00CB5BFB">
            <w:pPr>
              <w:pStyle w:val="GOSTTablenorm"/>
            </w:pPr>
            <w:r w:rsidRPr="00EF13B0">
              <w:t>-</w:t>
            </w:r>
          </w:p>
        </w:tc>
      </w:tr>
      <w:tr w:rsidR="00813D10" w14:paraId="65AB7CB1" w14:textId="77777777" w:rsidTr="00813D10">
        <w:tc>
          <w:tcPr>
            <w:tcW w:w="1076" w:type="pct"/>
            <w:tcBorders>
              <w:top w:val="single" w:sz="4" w:space="0" w:color="auto"/>
              <w:left w:val="single" w:sz="4" w:space="0" w:color="auto"/>
              <w:bottom w:val="single" w:sz="4" w:space="0" w:color="auto"/>
              <w:right w:val="single" w:sz="4" w:space="0" w:color="auto"/>
            </w:tcBorders>
            <w:hideMark/>
          </w:tcPr>
          <w:p w14:paraId="4B2583B6" w14:textId="77777777" w:rsidR="00CB5BFB" w:rsidRPr="00EF13B0" w:rsidRDefault="00CB5BFB">
            <w:pPr>
              <w:pStyle w:val="GOSTTablenorm"/>
            </w:pPr>
            <w:r w:rsidRPr="00EF13B0">
              <w:t>Вид_операции</w:t>
            </w:r>
          </w:p>
        </w:tc>
        <w:tc>
          <w:tcPr>
            <w:tcW w:w="295" w:type="pct"/>
            <w:tcBorders>
              <w:top w:val="single" w:sz="4" w:space="0" w:color="auto"/>
              <w:left w:val="single" w:sz="4" w:space="0" w:color="auto"/>
              <w:bottom w:val="single" w:sz="4" w:space="0" w:color="auto"/>
              <w:right w:val="single" w:sz="4" w:space="0" w:color="auto"/>
            </w:tcBorders>
            <w:hideMark/>
          </w:tcPr>
          <w:p w14:paraId="793AAE43" w14:textId="77777777" w:rsidR="00CB5BFB" w:rsidRPr="00EF13B0" w:rsidRDefault="00CB5BFB">
            <w:pPr>
              <w:pStyle w:val="GOSTTablenorm"/>
            </w:pPr>
            <w:r w:rsidRPr="00EF13B0">
              <w:t>нет</w:t>
            </w:r>
          </w:p>
        </w:tc>
        <w:tc>
          <w:tcPr>
            <w:tcW w:w="1201" w:type="pct"/>
            <w:tcBorders>
              <w:top w:val="single" w:sz="4" w:space="0" w:color="auto"/>
              <w:left w:val="single" w:sz="4" w:space="0" w:color="auto"/>
              <w:bottom w:val="single" w:sz="4" w:space="0" w:color="auto"/>
              <w:right w:val="single" w:sz="4" w:space="0" w:color="auto"/>
            </w:tcBorders>
            <w:hideMark/>
          </w:tcPr>
          <w:p w14:paraId="5B3C35AD" w14:textId="77777777" w:rsidR="00CB5BFB" w:rsidRPr="00EF13B0" w:rsidRDefault="00CB5BFB">
            <w:pPr>
              <w:pStyle w:val="GOSTTablenorm"/>
            </w:pPr>
            <w:r w:rsidRPr="00EF13B0">
              <w:t>Код вида операции</w:t>
            </w:r>
          </w:p>
        </w:tc>
        <w:tc>
          <w:tcPr>
            <w:tcW w:w="1128" w:type="pct"/>
            <w:tcBorders>
              <w:top w:val="single" w:sz="4" w:space="0" w:color="auto"/>
              <w:left w:val="single" w:sz="4" w:space="0" w:color="auto"/>
              <w:bottom w:val="single" w:sz="4" w:space="0" w:color="auto"/>
              <w:right w:val="single" w:sz="4" w:space="0" w:color="auto"/>
            </w:tcBorders>
            <w:hideMark/>
          </w:tcPr>
          <w:p w14:paraId="2FE41912" w14:textId="0D0A39ED" w:rsidR="00CB5BFB" w:rsidRPr="00EF13B0" w:rsidRDefault="00A405E5">
            <w:pPr>
              <w:pStyle w:val="GOSTTablenorm"/>
            </w:pPr>
            <w:r w:rsidRPr="00EF13B0">
              <w:t>HP_DocCode</w:t>
            </w:r>
          </w:p>
        </w:tc>
        <w:tc>
          <w:tcPr>
            <w:tcW w:w="1299" w:type="pct"/>
            <w:tcBorders>
              <w:top w:val="single" w:sz="4" w:space="0" w:color="auto"/>
              <w:left w:val="single" w:sz="4" w:space="0" w:color="auto"/>
              <w:bottom w:val="single" w:sz="4" w:space="0" w:color="auto"/>
              <w:right w:val="single" w:sz="4" w:space="0" w:color="auto"/>
            </w:tcBorders>
            <w:hideMark/>
          </w:tcPr>
          <w:p w14:paraId="5CA29E9B" w14:textId="77777777" w:rsidR="00CB5BFB" w:rsidRPr="00EF13B0" w:rsidRDefault="00CB5BFB">
            <w:pPr>
              <w:pStyle w:val="GOSTTablenorm"/>
              <w:rPr>
                <w:szCs w:val="22"/>
              </w:rPr>
            </w:pPr>
            <w:r w:rsidRPr="00EF13B0">
              <w:rPr>
                <w:szCs w:val="22"/>
              </w:rPr>
              <w:t>-</w:t>
            </w:r>
          </w:p>
        </w:tc>
      </w:tr>
      <w:tr w:rsidR="00813D10" w14:paraId="069CAB6A" w14:textId="77777777" w:rsidTr="00813D10">
        <w:tc>
          <w:tcPr>
            <w:tcW w:w="1076" w:type="pct"/>
            <w:tcBorders>
              <w:top w:val="single" w:sz="4" w:space="0" w:color="auto"/>
              <w:left w:val="single" w:sz="4" w:space="0" w:color="auto"/>
              <w:bottom w:val="single" w:sz="4" w:space="0" w:color="auto"/>
              <w:right w:val="single" w:sz="4" w:space="0" w:color="auto"/>
            </w:tcBorders>
            <w:hideMark/>
          </w:tcPr>
          <w:p w14:paraId="7EDB9113" w14:textId="77777777" w:rsidR="00CB5BFB" w:rsidRPr="00EF13B0" w:rsidRDefault="00CB5BFB">
            <w:pPr>
              <w:pStyle w:val="GOSTTablenorm"/>
            </w:pPr>
            <w:r w:rsidRPr="00EF13B0">
              <w:rPr>
                <w:szCs w:val="22"/>
              </w:rPr>
              <w:t>Номер_ЛС_плательщика</w:t>
            </w:r>
          </w:p>
        </w:tc>
        <w:tc>
          <w:tcPr>
            <w:tcW w:w="295" w:type="pct"/>
            <w:tcBorders>
              <w:top w:val="single" w:sz="4" w:space="0" w:color="auto"/>
              <w:left w:val="single" w:sz="4" w:space="0" w:color="auto"/>
              <w:bottom w:val="single" w:sz="4" w:space="0" w:color="auto"/>
              <w:right w:val="single" w:sz="4" w:space="0" w:color="auto"/>
            </w:tcBorders>
            <w:hideMark/>
          </w:tcPr>
          <w:p w14:paraId="485992FE" w14:textId="77777777" w:rsidR="00CB5BFB" w:rsidRPr="00EF13B0" w:rsidRDefault="00CB5BFB">
            <w:pPr>
              <w:pStyle w:val="GOSTTablenorm"/>
            </w:pPr>
            <w:r w:rsidRPr="00EF13B0">
              <w:rPr>
                <w:szCs w:val="22"/>
              </w:rPr>
              <w:t>нет</w:t>
            </w:r>
          </w:p>
        </w:tc>
        <w:tc>
          <w:tcPr>
            <w:tcW w:w="1201" w:type="pct"/>
            <w:tcBorders>
              <w:top w:val="single" w:sz="4" w:space="0" w:color="auto"/>
              <w:left w:val="single" w:sz="4" w:space="0" w:color="auto"/>
              <w:bottom w:val="single" w:sz="4" w:space="0" w:color="auto"/>
              <w:right w:val="single" w:sz="4" w:space="0" w:color="auto"/>
            </w:tcBorders>
            <w:hideMark/>
          </w:tcPr>
          <w:p w14:paraId="2F68F550" w14:textId="77777777" w:rsidR="00CB5BFB" w:rsidRPr="00EF13B0" w:rsidRDefault="00CB5BFB">
            <w:pPr>
              <w:pStyle w:val="GOSTTablenorm"/>
            </w:pPr>
            <w:r w:rsidRPr="00EF13B0">
              <w:rPr>
                <w:szCs w:val="22"/>
              </w:rPr>
              <w:t>Номер лицевого счета плательщика</w:t>
            </w:r>
          </w:p>
        </w:tc>
        <w:tc>
          <w:tcPr>
            <w:tcW w:w="1128" w:type="pct"/>
            <w:tcBorders>
              <w:top w:val="single" w:sz="4" w:space="0" w:color="auto"/>
              <w:left w:val="single" w:sz="4" w:space="0" w:color="auto"/>
              <w:bottom w:val="single" w:sz="4" w:space="0" w:color="auto"/>
              <w:right w:val="single" w:sz="4" w:space="0" w:color="auto"/>
            </w:tcBorders>
            <w:hideMark/>
          </w:tcPr>
          <w:p w14:paraId="6897CC23" w14:textId="25818683" w:rsidR="00CB5BFB" w:rsidRPr="00EF13B0" w:rsidRDefault="00800BD3">
            <w:pPr>
              <w:pStyle w:val="GOSTTablenorm"/>
            </w:pPr>
            <w:commentRangeStart w:id="6235"/>
            <w:r w:rsidRPr="00EF13B0">
              <w:t>SI_PersonalAccApplicant</w:t>
            </w:r>
            <w:commentRangeEnd w:id="6235"/>
            <w:r w:rsidR="006E5431">
              <w:rPr>
                <w:rStyle w:val="afff4"/>
              </w:rPr>
              <w:commentReference w:id="6235"/>
            </w:r>
          </w:p>
        </w:tc>
        <w:tc>
          <w:tcPr>
            <w:tcW w:w="1299" w:type="pct"/>
            <w:tcBorders>
              <w:top w:val="single" w:sz="4" w:space="0" w:color="auto"/>
              <w:left w:val="single" w:sz="4" w:space="0" w:color="auto"/>
              <w:bottom w:val="single" w:sz="4" w:space="0" w:color="auto"/>
              <w:right w:val="single" w:sz="4" w:space="0" w:color="auto"/>
            </w:tcBorders>
            <w:hideMark/>
          </w:tcPr>
          <w:p w14:paraId="227F3EE5" w14:textId="77777777" w:rsidR="00CB5BFB" w:rsidRPr="00EF13B0" w:rsidRDefault="00CB5BFB">
            <w:pPr>
              <w:pStyle w:val="GOSTTablenorm"/>
            </w:pPr>
            <w:r w:rsidRPr="00EF13B0">
              <w:t>-</w:t>
            </w:r>
          </w:p>
        </w:tc>
      </w:tr>
      <w:tr w:rsidR="00813D10" w14:paraId="00725364" w14:textId="77777777" w:rsidTr="00813D10">
        <w:tc>
          <w:tcPr>
            <w:tcW w:w="1076" w:type="pct"/>
            <w:tcBorders>
              <w:top w:val="single" w:sz="4" w:space="0" w:color="auto"/>
              <w:left w:val="single" w:sz="4" w:space="0" w:color="auto"/>
              <w:bottom w:val="single" w:sz="4" w:space="0" w:color="auto"/>
              <w:right w:val="single" w:sz="4" w:space="0" w:color="auto"/>
            </w:tcBorders>
          </w:tcPr>
          <w:p w14:paraId="6D764588" w14:textId="1B213195" w:rsidR="00800BD3" w:rsidRPr="00EF13B0" w:rsidRDefault="00800BD3" w:rsidP="00800BD3">
            <w:pPr>
              <w:pStyle w:val="GOSTTablenorm"/>
              <w:rPr>
                <w:szCs w:val="22"/>
              </w:rPr>
            </w:pPr>
            <w:r w:rsidRPr="00EF13B0">
              <w:rPr>
                <w:szCs w:val="22"/>
              </w:rPr>
              <w:t>АКР_ЛС_плательщика</w:t>
            </w:r>
          </w:p>
        </w:tc>
        <w:tc>
          <w:tcPr>
            <w:tcW w:w="295" w:type="pct"/>
            <w:tcBorders>
              <w:top w:val="single" w:sz="4" w:space="0" w:color="auto"/>
              <w:left w:val="single" w:sz="4" w:space="0" w:color="auto"/>
              <w:bottom w:val="single" w:sz="4" w:space="0" w:color="auto"/>
              <w:right w:val="single" w:sz="4" w:space="0" w:color="auto"/>
            </w:tcBorders>
          </w:tcPr>
          <w:p w14:paraId="6D56548F" w14:textId="6377D49B" w:rsidR="00800BD3" w:rsidRPr="00EF13B0" w:rsidRDefault="00800BD3" w:rsidP="00800BD3">
            <w:pPr>
              <w:pStyle w:val="GOSTTablenorm"/>
              <w:rPr>
                <w:szCs w:val="22"/>
              </w:rPr>
            </w:pPr>
            <w:r w:rsidRPr="00EF13B0">
              <w:rPr>
                <w:szCs w:val="22"/>
              </w:rPr>
              <w:t>нет</w:t>
            </w:r>
          </w:p>
        </w:tc>
        <w:tc>
          <w:tcPr>
            <w:tcW w:w="1201" w:type="pct"/>
            <w:tcBorders>
              <w:top w:val="single" w:sz="4" w:space="0" w:color="auto"/>
              <w:left w:val="single" w:sz="4" w:space="0" w:color="auto"/>
              <w:bottom w:val="single" w:sz="4" w:space="0" w:color="auto"/>
              <w:right w:val="single" w:sz="4" w:space="0" w:color="auto"/>
            </w:tcBorders>
          </w:tcPr>
          <w:p w14:paraId="23F6F05B" w14:textId="07241E5F" w:rsidR="00800BD3" w:rsidRPr="00EF13B0" w:rsidRDefault="00800BD3" w:rsidP="00800BD3">
            <w:pPr>
              <w:pStyle w:val="GOSTTablenorm"/>
              <w:rPr>
                <w:szCs w:val="22"/>
              </w:rPr>
            </w:pPr>
            <w:r w:rsidRPr="00EF13B0">
              <w:rPr>
                <w:szCs w:val="22"/>
              </w:rPr>
              <w:t xml:space="preserve">Аналитический код раздела ЛС плательщика </w:t>
            </w:r>
          </w:p>
        </w:tc>
        <w:tc>
          <w:tcPr>
            <w:tcW w:w="1128" w:type="pct"/>
            <w:tcBorders>
              <w:top w:val="single" w:sz="4" w:space="0" w:color="auto"/>
              <w:left w:val="single" w:sz="4" w:space="0" w:color="auto"/>
              <w:bottom w:val="single" w:sz="4" w:space="0" w:color="auto"/>
              <w:right w:val="single" w:sz="4" w:space="0" w:color="auto"/>
            </w:tcBorders>
          </w:tcPr>
          <w:p w14:paraId="536F9705" w14:textId="5EFA7798" w:rsidR="00800BD3" w:rsidRPr="00EF13B0" w:rsidRDefault="00800BD3" w:rsidP="00800BD3">
            <w:pPr>
              <w:pStyle w:val="GOSTTablenorm"/>
            </w:pPr>
            <w:commentRangeStart w:id="6236"/>
            <w:r w:rsidRPr="00EF13B0">
              <w:t>SI_AnCodeSectApplicant</w:t>
            </w:r>
            <w:commentRangeEnd w:id="6236"/>
            <w:r w:rsidR="006E5431">
              <w:rPr>
                <w:rStyle w:val="afff4"/>
              </w:rPr>
              <w:commentReference w:id="6236"/>
            </w:r>
          </w:p>
        </w:tc>
        <w:tc>
          <w:tcPr>
            <w:tcW w:w="1299" w:type="pct"/>
            <w:tcBorders>
              <w:top w:val="single" w:sz="4" w:space="0" w:color="auto"/>
              <w:left w:val="single" w:sz="4" w:space="0" w:color="auto"/>
              <w:bottom w:val="single" w:sz="4" w:space="0" w:color="auto"/>
              <w:right w:val="single" w:sz="4" w:space="0" w:color="auto"/>
            </w:tcBorders>
          </w:tcPr>
          <w:p w14:paraId="7B016AFD" w14:textId="1A2DE5A3" w:rsidR="00800BD3" w:rsidRPr="00EF13B0" w:rsidRDefault="00800BD3" w:rsidP="00800BD3">
            <w:pPr>
              <w:pStyle w:val="GOSTTablenorm"/>
            </w:pPr>
            <w:r w:rsidRPr="00EF13B0">
              <w:t>-</w:t>
            </w:r>
          </w:p>
        </w:tc>
      </w:tr>
      <w:tr w:rsidR="00813D10" w14:paraId="64D8CF5B" w14:textId="77777777" w:rsidTr="00813D10">
        <w:tc>
          <w:tcPr>
            <w:tcW w:w="1076" w:type="pct"/>
            <w:tcBorders>
              <w:top w:val="single" w:sz="4" w:space="0" w:color="auto"/>
              <w:left w:val="single" w:sz="4" w:space="0" w:color="auto"/>
              <w:bottom w:val="single" w:sz="4" w:space="0" w:color="auto"/>
              <w:right w:val="single" w:sz="4" w:space="0" w:color="auto"/>
            </w:tcBorders>
          </w:tcPr>
          <w:p w14:paraId="43CDDBE8" w14:textId="4C088E46" w:rsidR="00816109" w:rsidRPr="00EF13B0" w:rsidRDefault="00816109" w:rsidP="00816109">
            <w:pPr>
              <w:pStyle w:val="GOSTTablenorm"/>
              <w:rPr>
                <w:szCs w:val="22"/>
              </w:rPr>
            </w:pPr>
            <w:r w:rsidRPr="00EF13B0">
              <w:t>ОКС_КМИ_плательщика</w:t>
            </w:r>
          </w:p>
        </w:tc>
        <w:tc>
          <w:tcPr>
            <w:tcW w:w="295" w:type="pct"/>
            <w:tcBorders>
              <w:top w:val="single" w:sz="4" w:space="0" w:color="auto"/>
              <w:left w:val="single" w:sz="4" w:space="0" w:color="auto"/>
              <w:bottom w:val="single" w:sz="4" w:space="0" w:color="auto"/>
              <w:right w:val="single" w:sz="4" w:space="0" w:color="auto"/>
            </w:tcBorders>
          </w:tcPr>
          <w:p w14:paraId="4B7A385C" w14:textId="7F46FA14" w:rsidR="00816109" w:rsidRPr="00EF13B0" w:rsidRDefault="00816109" w:rsidP="00816109">
            <w:pPr>
              <w:pStyle w:val="GOSTTablenorm"/>
              <w:rPr>
                <w:szCs w:val="22"/>
              </w:rPr>
            </w:pPr>
            <w:r w:rsidRPr="00EF13B0">
              <w:t>нет</w:t>
            </w:r>
          </w:p>
        </w:tc>
        <w:tc>
          <w:tcPr>
            <w:tcW w:w="1201" w:type="pct"/>
            <w:tcBorders>
              <w:top w:val="single" w:sz="4" w:space="0" w:color="auto"/>
              <w:left w:val="single" w:sz="4" w:space="0" w:color="auto"/>
              <w:bottom w:val="single" w:sz="4" w:space="0" w:color="auto"/>
              <w:right w:val="single" w:sz="4" w:space="0" w:color="auto"/>
            </w:tcBorders>
          </w:tcPr>
          <w:p w14:paraId="2AD0FC89" w14:textId="60F4CB9F" w:rsidR="00816109" w:rsidRPr="00EF13B0" w:rsidRDefault="00816109" w:rsidP="00816109">
            <w:pPr>
              <w:pStyle w:val="GOSTTablenorm"/>
              <w:rPr>
                <w:szCs w:val="22"/>
              </w:rPr>
            </w:pPr>
            <w:r w:rsidRPr="00EF13B0">
              <w:t>Код ОКС (КМИ) плательщика</w:t>
            </w:r>
          </w:p>
        </w:tc>
        <w:tc>
          <w:tcPr>
            <w:tcW w:w="1128" w:type="pct"/>
            <w:tcBorders>
              <w:top w:val="single" w:sz="4" w:space="0" w:color="auto"/>
              <w:left w:val="single" w:sz="4" w:space="0" w:color="auto"/>
              <w:bottom w:val="single" w:sz="4" w:space="0" w:color="auto"/>
              <w:right w:val="single" w:sz="4" w:space="0" w:color="auto"/>
            </w:tcBorders>
          </w:tcPr>
          <w:p w14:paraId="2E74E8D1" w14:textId="78A94F9E" w:rsidR="00816109" w:rsidRPr="00EF13B0" w:rsidRDefault="00816109" w:rsidP="00816109">
            <w:pPr>
              <w:pStyle w:val="GOSTTablenorm"/>
            </w:pPr>
            <w:commentRangeStart w:id="6237"/>
            <w:r w:rsidRPr="00EF13B0">
              <w:t>IK_CodFAIP</w:t>
            </w:r>
            <w:commentRangeEnd w:id="6237"/>
            <w:r w:rsidR="006E5431">
              <w:rPr>
                <w:rStyle w:val="afff4"/>
              </w:rPr>
              <w:commentReference w:id="6237"/>
            </w:r>
          </w:p>
        </w:tc>
        <w:tc>
          <w:tcPr>
            <w:tcW w:w="1299" w:type="pct"/>
            <w:tcBorders>
              <w:top w:val="single" w:sz="4" w:space="0" w:color="auto"/>
              <w:left w:val="single" w:sz="4" w:space="0" w:color="auto"/>
              <w:bottom w:val="single" w:sz="4" w:space="0" w:color="auto"/>
              <w:right w:val="single" w:sz="4" w:space="0" w:color="auto"/>
            </w:tcBorders>
          </w:tcPr>
          <w:p w14:paraId="5614539F" w14:textId="3BC9387E" w:rsidR="00816109" w:rsidRPr="00EF13B0" w:rsidRDefault="00816109" w:rsidP="00816109">
            <w:pPr>
              <w:pStyle w:val="GOSTTablenorm"/>
            </w:pPr>
            <w:r w:rsidRPr="00EF13B0">
              <w:t>-</w:t>
            </w:r>
          </w:p>
        </w:tc>
      </w:tr>
      <w:tr w:rsidR="00813D10" w14:paraId="36860FEA" w14:textId="77777777" w:rsidTr="00813D10">
        <w:tc>
          <w:tcPr>
            <w:tcW w:w="1076" w:type="pct"/>
            <w:tcBorders>
              <w:top w:val="single" w:sz="4" w:space="0" w:color="auto"/>
              <w:left w:val="single" w:sz="4" w:space="0" w:color="auto"/>
              <w:bottom w:val="single" w:sz="4" w:space="0" w:color="auto"/>
              <w:right w:val="single" w:sz="4" w:space="0" w:color="auto"/>
            </w:tcBorders>
            <w:hideMark/>
          </w:tcPr>
          <w:p w14:paraId="4F64BC33" w14:textId="77777777" w:rsidR="00766041" w:rsidRPr="00EF13B0" w:rsidRDefault="00766041" w:rsidP="00766041">
            <w:pPr>
              <w:pStyle w:val="GOSTTablenorm"/>
            </w:pPr>
            <w:r w:rsidRPr="00EF13B0">
              <w:t>Номер_КОО_плательщика</w:t>
            </w:r>
          </w:p>
        </w:tc>
        <w:tc>
          <w:tcPr>
            <w:tcW w:w="295" w:type="pct"/>
            <w:tcBorders>
              <w:top w:val="single" w:sz="4" w:space="0" w:color="auto"/>
              <w:left w:val="single" w:sz="4" w:space="0" w:color="auto"/>
              <w:bottom w:val="single" w:sz="4" w:space="0" w:color="auto"/>
              <w:right w:val="single" w:sz="4" w:space="0" w:color="auto"/>
            </w:tcBorders>
            <w:hideMark/>
          </w:tcPr>
          <w:p w14:paraId="6694E20B" w14:textId="47E5B5BF" w:rsidR="00766041" w:rsidRPr="00EF13B0" w:rsidRDefault="00771429" w:rsidP="00766041">
            <w:pPr>
              <w:pStyle w:val="GOSTTablenorm"/>
              <w:rPr>
                <w:szCs w:val="22"/>
              </w:rPr>
            </w:pPr>
            <w:r>
              <w:rPr>
                <w:szCs w:val="22"/>
              </w:rPr>
              <w:t>да</w:t>
            </w:r>
          </w:p>
        </w:tc>
        <w:tc>
          <w:tcPr>
            <w:tcW w:w="1201" w:type="pct"/>
            <w:tcBorders>
              <w:top w:val="single" w:sz="4" w:space="0" w:color="auto"/>
              <w:left w:val="single" w:sz="4" w:space="0" w:color="auto"/>
              <w:bottom w:val="single" w:sz="4" w:space="0" w:color="auto"/>
              <w:right w:val="single" w:sz="4" w:space="0" w:color="auto"/>
            </w:tcBorders>
            <w:hideMark/>
          </w:tcPr>
          <w:p w14:paraId="78B0A0F3" w14:textId="77777777" w:rsidR="00766041" w:rsidRPr="00EF13B0" w:rsidRDefault="00766041" w:rsidP="00766041">
            <w:pPr>
              <w:pStyle w:val="GOSTTablenorm"/>
              <w:rPr>
                <w:szCs w:val="22"/>
              </w:rPr>
            </w:pPr>
            <w:r w:rsidRPr="00EF13B0">
              <w:rPr>
                <w:szCs w:val="22"/>
              </w:rPr>
              <w:t>Номер КОО плательщика</w:t>
            </w:r>
          </w:p>
        </w:tc>
        <w:tc>
          <w:tcPr>
            <w:tcW w:w="1128" w:type="pct"/>
            <w:tcBorders>
              <w:top w:val="single" w:sz="4" w:space="0" w:color="auto"/>
              <w:left w:val="single" w:sz="4" w:space="0" w:color="auto"/>
              <w:bottom w:val="single" w:sz="4" w:space="0" w:color="auto"/>
              <w:right w:val="single" w:sz="4" w:space="0" w:color="auto"/>
            </w:tcBorders>
            <w:hideMark/>
          </w:tcPr>
          <w:p w14:paraId="6C78981B" w14:textId="77777777" w:rsidR="00766041" w:rsidRDefault="00766041" w:rsidP="00766041">
            <w:pPr>
              <w:pStyle w:val="GOSTTablenorm"/>
            </w:pPr>
            <w:r w:rsidRPr="00EF13B0">
              <w:t>IK_DocNum</w:t>
            </w:r>
          </w:p>
          <w:p w14:paraId="2B1B8C21" w14:textId="45C1F5A5" w:rsidR="00771429" w:rsidRPr="00EF13B0" w:rsidRDefault="00771429" w:rsidP="00766041">
            <w:pPr>
              <w:pStyle w:val="GOSTTablenorm"/>
              <w:rPr>
                <w:szCs w:val="22"/>
              </w:rPr>
            </w:pPr>
            <w:r w:rsidRPr="00CB702E">
              <w:t>SI_TechGuidKOObus</w:t>
            </w:r>
          </w:p>
        </w:tc>
        <w:tc>
          <w:tcPr>
            <w:tcW w:w="1299" w:type="pct"/>
            <w:tcBorders>
              <w:top w:val="single" w:sz="4" w:space="0" w:color="auto"/>
              <w:left w:val="single" w:sz="4" w:space="0" w:color="auto"/>
              <w:bottom w:val="single" w:sz="4" w:space="0" w:color="auto"/>
              <w:right w:val="single" w:sz="4" w:space="0" w:color="auto"/>
            </w:tcBorders>
            <w:hideMark/>
          </w:tcPr>
          <w:p w14:paraId="5ADB9F95" w14:textId="73DE4931" w:rsidR="00766041" w:rsidRPr="00EF13B0" w:rsidRDefault="00771429" w:rsidP="00771429">
            <w:pPr>
              <w:pStyle w:val="GOSTTablenorm"/>
            </w:pPr>
            <w:r>
              <w:t>Если в атрибуте «</w:t>
            </w:r>
            <w:r w:rsidRPr="00EF13B0">
              <w:t>Вид_операции</w:t>
            </w:r>
            <w:r>
              <w:t xml:space="preserve">» указано значение «02», то заполнять из тега </w:t>
            </w:r>
            <w:r w:rsidRPr="00EF13B0">
              <w:t>IK_DocNum</w:t>
            </w:r>
            <w:r w:rsidR="00DB7607">
              <w:t>. В</w:t>
            </w:r>
            <w:r>
              <w:t xml:space="preserve"> иных случаях заполнять из тега </w:t>
            </w:r>
            <w:r w:rsidRPr="00CB702E">
              <w:t>SI_TechGuidKOObus</w:t>
            </w:r>
          </w:p>
        </w:tc>
      </w:tr>
      <w:tr w:rsidR="00813D10" w14:paraId="34031042" w14:textId="77777777" w:rsidTr="00813D10">
        <w:tc>
          <w:tcPr>
            <w:tcW w:w="1076" w:type="pct"/>
            <w:tcBorders>
              <w:top w:val="single" w:sz="4" w:space="0" w:color="auto"/>
              <w:left w:val="single" w:sz="4" w:space="0" w:color="auto"/>
              <w:bottom w:val="single" w:sz="4" w:space="0" w:color="auto"/>
              <w:right w:val="single" w:sz="4" w:space="0" w:color="auto"/>
            </w:tcBorders>
            <w:hideMark/>
          </w:tcPr>
          <w:p w14:paraId="501D565A" w14:textId="5A02C5C0" w:rsidR="00766041" w:rsidRPr="00EF13B0" w:rsidRDefault="007C2A77" w:rsidP="00766041">
            <w:pPr>
              <w:pStyle w:val="GOSTTablenorm"/>
            </w:pPr>
            <w:r w:rsidRPr="00EF13B0">
              <w:t>GUID_</w:t>
            </w:r>
            <w:r w:rsidR="00766041" w:rsidRPr="00EF13B0">
              <w:t>КОО</w:t>
            </w:r>
          </w:p>
        </w:tc>
        <w:tc>
          <w:tcPr>
            <w:tcW w:w="295" w:type="pct"/>
            <w:tcBorders>
              <w:top w:val="single" w:sz="4" w:space="0" w:color="auto"/>
              <w:left w:val="single" w:sz="4" w:space="0" w:color="auto"/>
              <w:bottom w:val="single" w:sz="4" w:space="0" w:color="auto"/>
              <w:right w:val="single" w:sz="4" w:space="0" w:color="auto"/>
            </w:tcBorders>
            <w:hideMark/>
          </w:tcPr>
          <w:p w14:paraId="1086AC71" w14:textId="77777777" w:rsidR="00766041" w:rsidRPr="00EF13B0" w:rsidRDefault="00766041" w:rsidP="00766041">
            <w:pPr>
              <w:pStyle w:val="GOSTTablenorm"/>
              <w:rPr>
                <w:szCs w:val="22"/>
              </w:rPr>
            </w:pPr>
            <w:r w:rsidRPr="00EF13B0">
              <w:rPr>
                <w:szCs w:val="22"/>
              </w:rPr>
              <w:t>нет</w:t>
            </w:r>
          </w:p>
        </w:tc>
        <w:tc>
          <w:tcPr>
            <w:tcW w:w="1201" w:type="pct"/>
            <w:tcBorders>
              <w:top w:val="single" w:sz="4" w:space="0" w:color="auto"/>
              <w:left w:val="single" w:sz="4" w:space="0" w:color="auto"/>
              <w:bottom w:val="single" w:sz="4" w:space="0" w:color="auto"/>
              <w:right w:val="single" w:sz="4" w:space="0" w:color="auto"/>
            </w:tcBorders>
            <w:hideMark/>
          </w:tcPr>
          <w:p w14:paraId="19921430" w14:textId="77777777" w:rsidR="00766041" w:rsidRPr="00EF13B0" w:rsidRDefault="00766041" w:rsidP="00766041">
            <w:pPr>
              <w:pStyle w:val="GOSTTablenorm"/>
              <w:rPr>
                <w:szCs w:val="22"/>
              </w:rPr>
            </w:pPr>
            <w:r w:rsidRPr="00EF13B0">
              <w:rPr>
                <w:szCs w:val="22"/>
              </w:rPr>
              <w:t>Идентификатор КОО</w:t>
            </w:r>
          </w:p>
        </w:tc>
        <w:tc>
          <w:tcPr>
            <w:tcW w:w="1128" w:type="pct"/>
            <w:tcBorders>
              <w:top w:val="single" w:sz="4" w:space="0" w:color="auto"/>
              <w:left w:val="single" w:sz="4" w:space="0" w:color="auto"/>
              <w:bottom w:val="single" w:sz="4" w:space="0" w:color="auto"/>
              <w:right w:val="single" w:sz="4" w:space="0" w:color="auto"/>
            </w:tcBorders>
            <w:hideMark/>
          </w:tcPr>
          <w:p w14:paraId="141D4491" w14:textId="447F97EF" w:rsidR="00766041" w:rsidRPr="00EF13B0" w:rsidRDefault="00766041" w:rsidP="00766041">
            <w:pPr>
              <w:pStyle w:val="GOSTTablenorm"/>
              <w:rPr>
                <w:szCs w:val="22"/>
              </w:rPr>
            </w:pPr>
            <w:r w:rsidRPr="00EF13B0">
              <w:t>IK_GUID_KOO</w:t>
            </w:r>
          </w:p>
        </w:tc>
        <w:tc>
          <w:tcPr>
            <w:tcW w:w="1299" w:type="pct"/>
            <w:tcBorders>
              <w:top w:val="single" w:sz="4" w:space="0" w:color="auto"/>
              <w:left w:val="single" w:sz="4" w:space="0" w:color="auto"/>
              <w:bottom w:val="single" w:sz="4" w:space="0" w:color="auto"/>
              <w:right w:val="single" w:sz="4" w:space="0" w:color="auto"/>
            </w:tcBorders>
            <w:hideMark/>
          </w:tcPr>
          <w:p w14:paraId="41DC1AF5" w14:textId="77777777" w:rsidR="00766041" w:rsidRPr="00EF13B0" w:rsidRDefault="00766041" w:rsidP="00766041">
            <w:pPr>
              <w:pStyle w:val="GOSTTablenorm"/>
            </w:pPr>
            <w:r w:rsidRPr="00EF13B0">
              <w:t>-</w:t>
            </w:r>
          </w:p>
        </w:tc>
      </w:tr>
      <w:tr w:rsidR="00813D10" w14:paraId="5C2DEACD" w14:textId="77777777" w:rsidTr="00813D10">
        <w:tc>
          <w:tcPr>
            <w:tcW w:w="1076" w:type="pct"/>
            <w:tcBorders>
              <w:top w:val="single" w:sz="4" w:space="0" w:color="auto"/>
              <w:left w:val="single" w:sz="4" w:space="0" w:color="auto"/>
              <w:bottom w:val="single" w:sz="4" w:space="0" w:color="auto"/>
              <w:right w:val="single" w:sz="4" w:space="0" w:color="auto"/>
            </w:tcBorders>
            <w:hideMark/>
          </w:tcPr>
          <w:p w14:paraId="749372FD" w14:textId="77777777" w:rsidR="001E56A3" w:rsidRPr="00EF13B0" w:rsidRDefault="001E56A3" w:rsidP="001E56A3">
            <w:pPr>
              <w:pStyle w:val="GOSTTablenorm"/>
            </w:pPr>
            <w:r w:rsidRPr="00EF13B0">
              <w:t>Сумма_валюта_операции</w:t>
            </w:r>
          </w:p>
        </w:tc>
        <w:tc>
          <w:tcPr>
            <w:tcW w:w="295" w:type="pct"/>
            <w:tcBorders>
              <w:top w:val="single" w:sz="4" w:space="0" w:color="auto"/>
              <w:left w:val="single" w:sz="4" w:space="0" w:color="auto"/>
              <w:bottom w:val="single" w:sz="4" w:space="0" w:color="auto"/>
              <w:right w:val="single" w:sz="4" w:space="0" w:color="auto"/>
            </w:tcBorders>
            <w:hideMark/>
          </w:tcPr>
          <w:p w14:paraId="57AF4AE5" w14:textId="77777777" w:rsidR="001E56A3" w:rsidRPr="00EF13B0" w:rsidRDefault="001E56A3" w:rsidP="001E56A3">
            <w:pPr>
              <w:pStyle w:val="GOSTTablenorm"/>
            </w:pPr>
            <w:r w:rsidRPr="00EF13B0">
              <w:t>да</w:t>
            </w:r>
          </w:p>
        </w:tc>
        <w:tc>
          <w:tcPr>
            <w:tcW w:w="1201" w:type="pct"/>
            <w:tcBorders>
              <w:top w:val="single" w:sz="4" w:space="0" w:color="auto"/>
              <w:left w:val="single" w:sz="4" w:space="0" w:color="auto"/>
              <w:bottom w:val="single" w:sz="4" w:space="0" w:color="auto"/>
              <w:right w:val="single" w:sz="4" w:space="0" w:color="auto"/>
            </w:tcBorders>
            <w:hideMark/>
          </w:tcPr>
          <w:p w14:paraId="7AD91E1C" w14:textId="77777777" w:rsidR="001E56A3" w:rsidRPr="00EF13B0" w:rsidRDefault="001E56A3" w:rsidP="001E56A3">
            <w:pPr>
              <w:pStyle w:val="GOSTTablenorm"/>
            </w:pPr>
            <w:r w:rsidRPr="00EF13B0">
              <w:t>Сумма в валюте документа</w:t>
            </w:r>
          </w:p>
        </w:tc>
        <w:tc>
          <w:tcPr>
            <w:tcW w:w="1128" w:type="pct"/>
            <w:tcBorders>
              <w:top w:val="single" w:sz="4" w:space="0" w:color="auto"/>
              <w:left w:val="single" w:sz="4" w:space="0" w:color="auto"/>
              <w:bottom w:val="single" w:sz="4" w:space="0" w:color="auto"/>
              <w:right w:val="single" w:sz="4" w:space="0" w:color="auto"/>
            </w:tcBorders>
            <w:hideMark/>
          </w:tcPr>
          <w:p w14:paraId="76652017" w14:textId="4D155A8D" w:rsidR="001E56A3" w:rsidRPr="00EF13B0" w:rsidRDefault="001E56A3" w:rsidP="001E56A3">
            <w:pPr>
              <w:pStyle w:val="GOSTTablenorm"/>
            </w:pPr>
            <w:r w:rsidRPr="00EF13B0">
              <w:t>IK_DocSum</w:t>
            </w:r>
          </w:p>
        </w:tc>
        <w:tc>
          <w:tcPr>
            <w:tcW w:w="1299" w:type="pct"/>
            <w:tcBorders>
              <w:top w:val="single" w:sz="4" w:space="0" w:color="auto"/>
              <w:left w:val="single" w:sz="4" w:space="0" w:color="auto"/>
              <w:bottom w:val="single" w:sz="4" w:space="0" w:color="auto"/>
              <w:right w:val="single" w:sz="4" w:space="0" w:color="auto"/>
            </w:tcBorders>
            <w:hideMark/>
          </w:tcPr>
          <w:p w14:paraId="208CFF61" w14:textId="77777777" w:rsidR="001E56A3" w:rsidRPr="00EF13B0" w:rsidRDefault="001E56A3" w:rsidP="001E56A3">
            <w:pPr>
              <w:pStyle w:val="GOSTTablenorm"/>
            </w:pPr>
            <w:r w:rsidRPr="00EF13B0">
              <w:t>Сумма передается в единицах валюты с точностью 2 знака после запятой - необходимо конвертировать в минимальные единицы валюты (для данного типа документов умножить на 100)</w:t>
            </w:r>
          </w:p>
        </w:tc>
      </w:tr>
      <w:tr w:rsidR="00813D10" w14:paraId="2824A7FA" w14:textId="77777777" w:rsidTr="00813D10">
        <w:tc>
          <w:tcPr>
            <w:tcW w:w="1076" w:type="pct"/>
            <w:tcBorders>
              <w:top w:val="single" w:sz="4" w:space="0" w:color="auto"/>
              <w:left w:val="single" w:sz="4" w:space="0" w:color="auto"/>
              <w:bottom w:val="single" w:sz="4" w:space="0" w:color="auto"/>
              <w:right w:val="single" w:sz="4" w:space="0" w:color="auto"/>
            </w:tcBorders>
            <w:hideMark/>
          </w:tcPr>
          <w:p w14:paraId="6895AE03" w14:textId="77777777" w:rsidR="001E56A3" w:rsidRPr="00EF13B0" w:rsidRDefault="001E56A3" w:rsidP="001E56A3">
            <w:pPr>
              <w:pStyle w:val="GOSTTablenorm"/>
            </w:pPr>
            <w:r w:rsidRPr="00EF13B0">
              <w:t>Сумма_валюта_операции_изм</w:t>
            </w:r>
          </w:p>
        </w:tc>
        <w:tc>
          <w:tcPr>
            <w:tcW w:w="295" w:type="pct"/>
            <w:tcBorders>
              <w:top w:val="single" w:sz="4" w:space="0" w:color="auto"/>
              <w:left w:val="single" w:sz="4" w:space="0" w:color="auto"/>
              <w:bottom w:val="single" w:sz="4" w:space="0" w:color="auto"/>
              <w:right w:val="single" w:sz="4" w:space="0" w:color="auto"/>
            </w:tcBorders>
            <w:hideMark/>
          </w:tcPr>
          <w:p w14:paraId="51418660" w14:textId="77777777" w:rsidR="001E56A3" w:rsidRPr="00EF13B0" w:rsidRDefault="001E56A3" w:rsidP="001E56A3">
            <w:pPr>
              <w:pStyle w:val="GOSTTablenorm"/>
            </w:pPr>
            <w:r w:rsidRPr="00EF13B0">
              <w:t>да</w:t>
            </w:r>
          </w:p>
        </w:tc>
        <w:tc>
          <w:tcPr>
            <w:tcW w:w="1201" w:type="pct"/>
            <w:tcBorders>
              <w:top w:val="single" w:sz="4" w:space="0" w:color="auto"/>
              <w:left w:val="single" w:sz="4" w:space="0" w:color="auto"/>
              <w:bottom w:val="single" w:sz="4" w:space="0" w:color="auto"/>
              <w:right w:val="single" w:sz="4" w:space="0" w:color="auto"/>
            </w:tcBorders>
            <w:hideMark/>
          </w:tcPr>
          <w:p w14:paraId="59CCF02F" w14:textId="77777777" w:rsidR="001E56A3" w:rsidRPr="00EF13B0" w:rsidRDefault="001E56A3" w:rsidP="001E56A3">
            <w:pPr>
              <w:pStyle w:val="GOSTTablenorm"/>
            </w:pPr>
            <w:r w:rsidRPr="00EF13B0">
              <w:t>Изменяемая сумма в валюте документа (при изменении КОО)</w:t>
            </w:r>
          </w:p>
        </w:tc>
        <w:tc>
          <w:tcPr>
            <w:tcW w:w="1128" w:type="pct"/>
            <w:tcBorders>
              <w:top w:val="single" w:sz="4" w:space="0" w:color="auto"/>
              <w:left w:val="single" w:sz="4" w:space="0" w:color="auto"/>
              <w:bottom w:val="single" w:sz="4" w:space="0" w:color="auto"/>
              <w:right w:val="single" w:sz="4" w:space="0" w:color="auto"/>
            </w:tcBorders>
            <w:hideMark/>
          </w:tcPr>
          <w:p w14:paraId="262716B7" w14:textId="7015D989" w:rsidR="001E56A3" w:rsidRPr="00EF13B0" w:rsidRDefault="001E56A3" w:rsidP="001E56A3">
            <w:pPr>
              <w:pStyle w:val="GOSTTablenorm"/>
            </w:pPr>
            <w:r w:rsidRPr="00EF13B0">
              <w:t>IK_DocSum_Chng</w:t>
            </w:r>
          </w:p>
        </w:tc>
        <w:tc>
          <w:tcPr>
            <w:tcW w:w="1299" w:type="pct"/>
            <w:tcBorders>
              <w:top w:val="single" w:sz="4" w:space="0" w:color="auto"/>
              <w:left w:val="single" w:sz="4" w:space="0" w:color="auto"/>
              <w:bottom w:val="single" w:sz="4" w:space="0" w:color="auto"/>
              <w:right w:val="single" w:sz="4" w:space="0" w:color="auto"/>
            </w:tcBorders>
            <w:hideMark/>
          </w:tcPr>
          <w:p w14:paraId="449F2393" w14:textId="77777777" w:rsidR="001E56A3" w:rsidRPr="00EF13B0" w:rsidRDefault="001E56A3" w:rsidP="001E56A3">
            <w:pPr>
              <w:pStyle w:val="GOSTTablenorm"/>
            </w:pPr>
            <w:r w:rsidRPr="00EF13B0">
              <w:t>Сумма передается в единицах валюты с точностью 2 знака после запятой - необходимо конвертировать в минимальные единицы валюты (для данного типа документов умножить на 100)</w:t>
            </w:r>
          </w:p>
        </w:tc>
      </w:tr>
      <w:tr w:rsidR="00813D10" w14:paraId="4A53E6BC" w14:textId="77777777" w:rsidTr="00813D10">
        <w:tc>
          <w:tcPr>
            <w:tcW w:w="1076" w:type="pct"/>
            <w:tcBorders>
              <w:top w:val="single" w:sz="4" w:space="0" w:color="auto"/>
              <w:left w:val="single" w:sz="4" w:space="0" w:color="auto"/>
              <w:bottom w:val="single" w:sz="4" w:space="0" w:color="auto"/>
              <w:right w:val="single" w:sz="4" w:space="0" w:color="auto"/>
            </w:tcBorders>
            <w:hideMark/>
          </w:tcPr>
          <w:p w14:paraId="214CF90A" w14:textId="77777777" w:rsidR="001E56A3" w:rsidRPr="00EF13B0" w:rsidRDefault="001E56A3" w:rsidP="001E56A3">
            <w:pPr>
              <w:pStyle w:val="GOSTTablenorm"/>
            </w:pPr>
            <w:r w:rsidRPr="00EF13B0">
              <w:t>Сумма_валюта_учета_руб</w:t>
            </w:r>
          </w:p>
        </w:tc>
        <w:tc>
          <w:tcPr>
            <w:tcW w:w="295" w:type="pct"/>
            <w:tcBorders>
              <w:top w:val="single" w:sz="4" w:space="0" w:color="auto"/>
              <w:left w:val="single" w:sz="4" w:space="0" w:color="auto"/>
              <w:bottom w:val="single" w:sz="4" w:space="0" w:color="auto"/>
              <w:right w:val="single" w:sz="4" w:space="0" w:color="auto"/>
            </w:tcBorders>
            <w:hideMark/>
          </w:tcPr>
          <w:p w14:paraId="20FAB898" w14:textId="77777777" w:rsidR="001E56A3" w:rsidRPr="00EF13B0" w:rsidRDefault="001E56A3" w:rsidP="001E56A3">
            <w:pPr>
              <w:pStyle w:val="GOSTTablenorm"/>
            </w:pPr>
            <w:r w:rsidRPr="00EF13B0">
              <w:t>да</w:t>
            </w:r>
          </w:p>
        </w:tc>
        <w:tc>
          <w:tcPr>
            <w:tcW w:w="1201" w:type="pct"/>
            <w:tcBorders>
              <w:top w:val="single" w:sz="4" w:space="0" w:color="auto"/>
              <w:left w:val="single" w:sz="4" w:space="0" w:color="auto"/>
              <w:bottom w:val="single" w:sz="4" w:space="0" w:color="auto"/>
              <w:right w:val="single" w:sz="4" w:space="0" w:color="auto"/>
            </w:tcBorders>
            <w:hideMark/>
          </w:tcPr>
          <w:p w14:paraId="4D886F64" w14:textId="77777777" w:rsidR="001E56A3" w:rsidRPr="00EF13B0" w:rsidRDefault="001E56A3" w:rsidP="001E56A3">
            <w:pPr>
              <w:pStyle w:val="GOSTTablenorm"/>
            </w:pPr>
            <w:r w:rsidRPr="00EF13B0">
              <w:t>Сумма в валюте учета (руб)</w:t>
            </w:r>
          </w:p>
        </w:tc>
        <w:tc>
          <w:tcPr>
            <w:tcW w:w="1128" w:type="pct"/>
            <w:tcBorders>
              <w:top w:val="single" w:sz="4" w:space="0" w:color="auto"/>
              <w:left w:val="single" w:sz="4" w:space="0" w:color="auto"/>
              <w:bottom w:val="single" w:sz="4" w:space="0" w:color="auto"/>
              <w:right w:val="single" w:sz="4" w:space="0" w:color="auto"/>
            </w:tcBorders>
            <w:hideMark/>
          </w:tcPr>
          <w:p w14:paraId="062636CF" w14:textId="2A6C3D3F" w:rsidR="001E56A3" w:rsidRPr="00EF13B0" w:rsidRDefault="001E56A3" w:rsidP="001E56A3">
            <w:pPr>
              <w:pStyle w:val="GOSTTablenorm"/>
            </w:pPr>
            <w:r w:rsidRPr="00EF13B0">
              <w:t>IK_DocSum</w:t>
            </w:r>
          </w:p>
        </w:tc>
        <w:tc>
          <w:tcPr>
            <w:tcW w:w="1299" w:type="pct"/>
            <w:tcBorders>
              <w:top w:val="single" w:sz="4" w:space="0" w:color="auto"/>
              <w:left w:val="single" w:sz="4" w:space="0" w:color="auto"/>
              <w:bottom w:val="single" w:sz="4" w:space="0" w:color="auto"/>
              <w:right w:val="single" w:sz="4" w:space="0" w:color="auto"/>
            </w:tcBorders>
            <w:hideMark/>
          </w:tcPr>
          <w:p w14:paraId="031150C2" w14:textId="77777777" w:rsidR="001E56A3" w:rsidRPr="00EF13B0" w:rsidRDefault="001E56A3" w:rsidP="001E56A3">
            <w:pPr>
              <w:pStyle w:val="GOSTTablenorm"/>
            </w:pPr>
            <w:r w:rsidRPr="00EF13B0">
              <w:t>Для данного типа документов Сумма_валюта_учета_руб = Сумма_валюта_операции</w:t>
            </w:r>
          </w:p>
        </w:tc>
      </w:tr>
      <w:tr w:rsidR="00813D10" w14:paraId="36F0DFB7" w14:textId="77777777" w:rsidTr="00813D10">
        <w:tc>
          <w:tcPr>
            <w:tcW w:w="1076" w:type="pct"/>
            <w:tcBorders>
              <w:top w:val="single" w:sz="4" w:space="0" w:color="auto"/>
              <w:left w:val="single" w:sz="4" w:space="0" w:color="auto"/>
              <w:bottom w:val="single" w:sz="4" w:space="0" w:color="auto"/>
              <w:right w:val="single" w:sz="4" w:space="0" w:color="auto"/>
            </w:tcBorders>
            <w:hideMark/>
          </w:tcPr>
          <w:p w14:paraId="0FC7A659" w14:textId="77777777" w:rsidR="001E56A3" w:rsidRPr="00EF13B0" w:rsidRDefault="001E56A3" w:rsidP="001E56A3">
            <w:pPr>
              <w:pStyle w:val="GOSTTablenorm"/>
            </w:pPr>
            <w:r w:rsidRPr="00EF13B0">
              <w:t>Сумма_валюта_учета_руб_изм</w:t>
            </w:r>
          </w:p>
        </w:tc>
        <w:tc>
          <w:tcPr>
            <w:tcW w:w="295" w:type="pct"/>
            <w:tcBorders>
              <w:top w:val="single" w:sz="4" w:space="0" w:color="auto"/>
              <w:left w:val="single" w:sz="4" w:space="0" w:color="auto"/>
              <w:bottom w:val="single" w:sz="4" w:space="0" w:color="auto"/>
              <w:right w:val="single" w:sz="4" w:space="0" w:color="auto"/>
            </w:tcBorders>
            <w:hideMark/>
          </w:tcPr>
          <w:p w14:paraId="79456BF6" w14:textId="77777777" w:rsidR="001E56A3" w:rsidRPr="00EF13B0" w:rsidRDefault="001E56A3" w:rsidP="001E56A3">
            <w:pPr>
              <w:pStyle w:val="GOSTTablenorm"/>
            </w:pPr>
            <w:r w:rsidRPr="00EF13B0">
              <w:t>да</w:t>
            </w:r>
          </w:p>
        </w:tc>
        <w:tc>
          <w:tcPr>
            <w:tcW w:w="1201" w:type="pct"/>
            <w:tcBorders>
              <w:top w:val="single" w:sz="4" w:space="0" w:color="auto"/>
              <w:left w:val="single" w:sz="4" w:space="0" w:color="auto"/>
              <w:bottom w:val="single" w:sz="4" w:space="0" w:color="auto"/>
              <w:right w:val="single" w:sz="4" w:space="0" w:color="auto"/>
            </w:tcBorders>
            <w:hideMark/>
          </w:tcPr>
          <w:p w14:paraId="774BAF14" w14:textId="77777777" w:rsidR="001E56A3" w:rsidRPr="00EF13B0" w:rsidRDefault="001E56A3" w:rsidP="001E56A3">
            <w:pPr>
              <w:pStyle w:val="GOSTTablenorm"/>
            </w:pPr>
            <w:r w:rsidRPr="00EF13B0">
              <w:t>Изменяемая сумма в валюте учета (руб)</w:t>
            </w:r>
          </w:p>
        </w:tc>
        <w:tc>
          <w:tcPr>
            <w:tcW w:w="1128" w:type="pct"/>
            <w:tcBorders>
              <w:top w:val="single" w:sz="4" w:space="0" w:color="auto"/>
              <w:left w:val="single" w:sz="4" w:space="0" w:color="auto"/>
              <w:bottom w:val="single" w:sz="4" w:space="0" w:color="auto"/>
              <w:right w:val="single" w:sz="4" w:space="0" w:color="auto"/>
            </w:tcBorders>
            <w:hideMark/>
          </w:tcPr>
          <w:p w14:paraId="2D889611" w14:textId="77884EAF" w:rsidR="001E56A3" w:rsidRPr="00EF13B0" w:rsidRDefault="001E56A3" w:rsidP="001E56A3">
            <w:pPr>
              <w:pStyle w:val="GOSTTablenorm"/>
            </w:pPr>
            <w:r w:rsidRPr="00EF13B0">
              <w:t>IK_DocSum_Chng</w:t>
            </w:r>
          </w:p>
        </w:tc>
        <w:tc>
          <w:tcPr>
            <w:tcW w:w="1299" w:type="pct"/>
            <w:tcBorders>
              <w:top w:val="single" w:sz="4" w:space="0" w:color="auto"/>
              <w:left w:val="single" w:sz="4" w:space="0" w:color="auto"/>
              <w:bottom w:val="single" w:sz="4" w:space="0" w:color="auto"/>
              <w:right w:val="single" w:sz="4" w:space="0" w:color="auto"/>
            </w:tcBorders>
            <w:hideMark/>
          </w:tcPr>
          <w:p w14:paraId="6BF1D121" w14:textId="77777777" w:rsidR="001E56A3" w:rsidRPr="00EF13B0" w:rsidRDefault="001E56A3" w:rsidP="001E56A3">
            <w:pPr>
              <w:pStyle w:val="GOSTTablenorm"/>
            </w:pPr>
            <w:r w:rsidRPr="00EF13B0">
              <w:t>Для данного типа документа Сумма_валюта_учета_руб_изм = Сумма_валюта_операции_изм</w:t>
            </w:r>
          </w:p>
        </w:tc>
      </w:tr>
    </w:tbl>
    <w:p w14:paraId="09A76A88" w14:textId="6DAFDD02" w:rsidR="000922A9" w:rsidRDefault="000922A9" w:rsidP="000922A9">
      <w:pPr>
        <w:pStyle w:val="GOSTNameTable"/>
      </w:pPr>
      <w:r w:rsidRPr="00BA182F">
        <w:tab/>
      </w:r>
      <w:r>
        <w:fldChar w:fldCharType="begin"/>
      </w:r>
      <w:r>
        <w:instrText xml:space="preserve"> SEQ Таблица \* ARABIC </w:instrText>
      </w:r>
      <w:r>
        <w:fldChar w:fldCharType="separate"/>
      </w:r>
      <w:bookmarkStart w:id="6238" w:name="_Toc226564544"/>
      <w:r w:rsidR="00CE7795">
        <w:t>32</w:t>
      </w:r>
      <w:r>
        <w:fldChar w:fldCharType="end"/>
      </w:r>
      <w:r w:rsidRPr="00E108C0">
        <w:t xml:space="preserve"> - Перечень атрибутов, соответствующих типу документа </w:t>
      </w:r>
      <w:r>
        <w:t xml:space="preserve">«Казначейское обеспечение обязательств» (ф. 0506110) </w:t>
      </w:r>
      <w:r w:rsidRPr="00350208">
        <w:t>TSE_0506110_D032</w:t>
      </w:r>
      <w:bookmarkEnd w:id="6238"/>
    </w:p>
    <w:tbl>
      <w:tblPr>
        <w:tblStyle w:val="GOSTTable"/>
        <w:tblW w:w="5029" w:type="pct"/>
        <w:tblLayout w:type="fixed"/>
        <w:tblLook w:val="07E0" w:firstRow="1" w:lastRow="1" w:firstColumn="1" w:lastColumn="1" w:noHBand="1" w:noVBand="1"/>
      </w:tblPr>
      <w:tblGrid>
        <w:gridCol w:w="3397"/>
        <w:gridCol w:w="994"/>
        <w:gridCol w:w="3684"/>
        <w:gridCol w:w="3612"/>
        <w:gridCol w:w="4098"/>
      </w:tblGrid>
      <w:tr w:rsidR="00813D10" w14:paraId="06BE4DD5" w14:textId="77777777" w:rsidTr="00813D10">
        <w:trPr>
          <w:cnfStyle w:val="100000000000" w:firstRow="1" w:lastRow="0" w:firstColumn="0" w:lastColumn="0" w:oddVBand="0" w:evenVBand="0" w:oddHBand="0" w:evenHBand="0" w:firstRowFirstColumn="0" w:firstRowLastColumn="0" w:lastRowFirstColumn="0" w:lastRowLastColumn="0"/>
        </w:trPr>
        <w:tc>
          <w:tcPr>
            <w:tcW w:w="1076" w:type="pct"/>
            <w:hideMark/>
          </w:tcPr>
          <w:p w14:paraId="70352936" w14:textId="77777777" w:rsidR="0004329B" w:rsidRDefault="0004329B" w:rsidP="00D3282E">
            <w:pPr>
              <w:pStyle w:val="GOSTTableHead"/>
            </w:pPr>
            <w:r>
              <w:t>Наименование атрибута</w:t>
            </w:r>
          </w:p>
        </w:tc>
        <w:tc>
          <w:tcPr>
            <w:tcW w:w="315" w:type="pct"/>
            <w:hideMark/>
          </w:tcPr>
          <w:p w14:paraId="427AF6D3" w14:textId="77777777" w:rsidR="0004329B" w:rsidRDefault="0004329B" w:rsidP="00D3282E">
            <w:pPr>
              <w:pStyle w:val="GOSTTableHead"/>
            </w:pPr>
            <w:r>
              <w:t>Вычисляемый атрибут</w:t>
            </w:r>
          </w:p>
        </w:tc>
        <w:tc>
          <w:tcPr>
            <w:tcW w:w="1167" w:type="pct"/>
            <w:hideMark/>
          </w:tcPr>
          <w:p w14:paraId="025BE063" w14:textId="77777777" w:rsidR="0004329B" w:rsidRDefault="0004329B" w:rsidP="00D3282E">
            <w:pPr>
              <w:pStyle w:val="GOSTTableHead"/>
            </w:pPr>
            <w:r>
              <w:t>Описание атрибута</w:t>
            </w:r>
          </w:p>
        </w:tc>
        <w:tc>
          <w:tcPr>
            <w:tcW w:w="1144" w:type="pct"/>
            <w:hideMark/>
          </w:tcPr>
          <w:p w14:paraId="19BBE060" w14:textId="77777777" w:rsidR="0004329B" w:rsidRDefault="0004329B" w:rsidP="00D3282E">
            <w:pPr>
              <w:pStyle w:val="GOSTTableHead"/>
            </w:pPr>
            <w:r>
              <w:t>Реквизит документа (наименование тега)</w:t>
            </w:r>
          </w:p>
        </w:tc>
        <w:tc>
          <w:tcPr>
            <w:tcW w:w="1298" w:type="pct"/>
            <w:hideMark/>
          </w:tcPr>
          <w:p w14:paraId="579B955F" w14:textId="77777777" w:rsidR="0004329B" w:rsidRDefault="0004329B" w:rsidP="00D3282E">
            <w:pPr>
              <w:pStyle w:val="GOSTTableHead"/>
            </w:pPr>
            <w:r>
              <w:t>Алгоритм вычисления</w:t>
            </w:r>
          </w:p>
        </w:tc>
      </w:tr>
      <w:tr w:rsidR="00813D10" w14:paraId="1772BE86" w14:textId="77777777" w:rsidTr="00813D10">
        <w:tc>
          <w:tcPr>
            <w:tcW w:w="1076" w:type="pct"/>
            <w:tcBorders>
              <w:top w:val="single" w:sz="4" w:space="0" w:color="auto"/>
              <w:left w:val="single" w:sz="4" w:space="0" w:color="auto"/>
              <w:bottom w:val="single" w:sz="4" w:space="0" w:color="auto"/>
              <w:right w:val="single" w:sz="4" w:space="0" w:color="auto"/>
            </w:tcBorders>
            <w:hideMark/>
          </w:tcPr>
          <w:p w14:paraId="4DBCA292" w14:textId="77777777" w:rsidR="00B75C59" w:rsidRPr="00871E24" w:rsidRDefault="00B75C59" w:rsidP="00B75C59">
            <w:pPr>
              <w:pStyle w:val="GOSTTablenorm"/>
            </w:pPr>
            <w:r w:rsidRPr="00871E24">
              <w:t>Номер_документа*</w:t>
            </w:r>
          </w:p>
        </w:tc>
        <w:tc>
          <w:tcPr>
            <w:tcW w:w="315" w:type="pct"/>
            <w:tcBorders>
              <w:top w:val="single" w:sz="4" w:space="0" w:color="auto"/>
              <w:left w:val="single" w:sz="4" w:space="0" w:color="auto"/>
              <w:bottom w:val="single" w:sz="4" w:space="0" w:color="auto"/>
              <w:right w:val="single" w:sz="4" w:space="0" w:color="auto"/>
            </w:tcBorders>
            <w:hideMark/>
          </w:tcPr>
          <w:p w14:paraId="58B58BBC" w14:textId="77777777" w:rsidR="00B75C59" w:rsidRPr="00871E24" w:rsidRDefault="00B75C59" w:rsidP="00B75C59">
            <w:pPr>
              <w:pStyle w:val="GOSTTablenorm"/>
            </w:pPr>
            <w:r w:rsidRPr="00871E24">
              <w:t>нет</w:t>
            </w:r>
          </w:p>
        </w:tc>
        <w:tc>
          <w:tcPr>
            <w:tcW w:w="1167" w:type="pct"/>
            <w:tcBorders>
              <w:top w:val="single" w:sz="4" w:space="0" w:color="auto"/>
              <w:left w:val="single" w:sz="4" w:space="0" w:color="auto"/>
              <w:bottom w:val="single" w:sz="4" w:space="0" w:color="auto"/>
              <w:right w:val="single" w:sz="4" w:space="0" w:color="auto"/>
            </w:tcBorders>
            <w:hideMark/>
          </w:tcPr>
          <w:p w14:paraId="47BE9D30" w14:textId="77777777" w:rsidR="00B75C59" w:rsidRPr="00871E24" w:rsidRDefault="00B75C59" w:rsidP="00B75C59">
            <w:pPr>
              <w:pStyle w:val="GOSTTablenorm"/>
            </w:pPr>
            <w:r w:rsidRPr="00871E24">
              <w:t>Номер документа</w:t>
            </w:r>
          </w:p>
        </w:tc>
        <w:tc>
          <w:tcPr>
            <w:tcW w:w="1144" w:type="pct"/>
            <w:tcBorders>
              <w:top w:val="single" w:sz="4" w:space="0" w:color="auto"/>
              <w:left w:val="single" w:sz="4" w:space="0" w:color="auto"/>
              <w:bottom w:val="single" w:sz="4" w:space="0" w:color="auto"/>
              <w:right w:val="single" w:sz="4" w:space="0" w:color="auto"/>
            </w:tcBorders>
            <w:hideMark/>
          </w:tcPr>
          <w:p w14:paraId="76A117DF" w14:textId="4D5F8A90" w:rsidR="00B75C59" w:rsidRPr="00871E24" w:rsidRDefault="00B75C59" w:rsidP="00B75C59">
            <w:pPr>
              <w:pStyle w:val="GOSTTablenorm"/>
            </w:pPr>
            <w:r w:rsidRPr="00871E24">
              <w:t>HP_DocNum</w:t>
            </w:r>
          </w:p>
        </w:tc>
        <w:tc>
          <w:tcPr>
            <w:tcW w:w="1298" w:type="pct"/>
            <w:tcBorders>
              <w:top w:val="single" w:sz="4" w:space="0" w:color="auto"/>
              <w:left w:val="single" w:sz="4" w:space="0" w:color="auto"/>
              <w:bottom w:val="single" w:sz="4" w:space="0" w:color="auto"/>
              <w:right w:val="single" w:sz="4" w:space="0" w:color="auto"/>
            </w:tcBorders>
            <w:hideMark/>
          </w:tcPr>
          <w:p w14:paraId="1D1DB342" w14:textId="77777777" w:rsidR="00B75C59" w:rsidRPr="00871E24" w:rsidRDefault="00B75C59" w:rsidP="00B75C59">
            <w:pPr>
              <w:pStyle w:val="GOSTTablenorm"/>
            </w:pPr>
            <w:r w:rsidRPr="00871E24">
              <w:t>-</w:t>
            </w:r>
          </w:p>
        </w:tc>
      </w:tr>
      <w:tr w:rsidR="00813D10" w14:paraId="1FB803AF" w14:textId="77777777" w:rsidTr="00813D10">
        <w:tc>
          <w:tcPr>
            <w:tcW w:w="1076" w:type="pct"/>
            <w:tcBorders>
              <w:top w:val="single" w:sz="4" w:space="0" w:color="auto"/>
              <w:left w:val="single" w:sz="4" w:space="0" w:color="auto"/>
              <w:bottom w:val="single" w:sz="4" w:space="0" w:color="auto"/>
              <w:right w:val="single" w:sz="4" w:space="0" w:color="auto"/>
            </w:tcBorders>
            <w:hideMark/>
          </w:tcPr>
          <w:p w14:paraId="2803E276" w14:textId="77777777" w:rsidR="00B75C59" w:rsidRPr="00871E24" w:rsidRDefault="00B75C59" w:rsidP="00B75C59">
            <w:pPr>
              <w:pStyle w:val="GOSTTablenorm"/>
            </w:pPr>
            <w:r w:rsidRPr="00871E24">
              <w:t>Дата_документа*</w:t>
            </w:r>
          </w:p>
        </w:tc>
        <w:tc>
          <w:tcPr>
            <w:tcW w:w="315" w:type="pct"/>
            <w:tcBorders>
              <w:top w:val="single" w:sz="4" w:space="0" w:color="auto"/>
              <w:left w:val="single" w:sz="4" w:space="0" w:color="auto"/>
              <w:bottom w:val="single" w:sz="4" w:space="0" w:color="auto"/>
              <w:right w:val="single" w:sz="4" w:space="0" w:color="auto"/>
            </w:tcBorders>
            <w:hideMark/>
          </w:tcPr>
          <w:p w14:paraId="3813A328" w14:textId="77777777" w:rsidR="00B75C59" w:rsidRPr="00871E24" w:rsidRDefault="00B75C59" w:rsidP="00B75C59">
            <w:pPr>
              <w:pStyle w:val="GOSTTablenorm"/>
            </w:pPr>
            <w:r w:rsidRPr="00871E24">
              <w:t>нет</w:t>
            </w:r>
          </w:p>
        </w:tc>
        <w:tc>
          <w:tcPr>
            <w:tcW w:w="1167" w:type="pct"/>
            <w:tcBorders>
              <w:top w:val="single" w:sz="4" w:space="0" w:color="auto"/>
              <w:left w:val="single" w:sz="4" w:space="0" w:color="auto"/>
              <w:bottom w:val="single" w:sz="4" w:space="0" w:color="auto"/>
              <w:right w:val="single" w:sz="4" w:space="0" w:color="auto"/>
            </w:tcBorders>
            <w:hideMark/>
          </w:tcPr>
          <w:p w14:paraId="64670AA6" w14:textId="77777777" w:rsidR="00B75C59" w:rsidRPr="00871E24" w:rsidRDefault="00B75C59" w:rsidP="00B75C59">
            <w:pPr>
              <w:pStyle w:val="GOSTTablenorm"/>
            </w:pPr>
            <w:r w:rsidRPr="00871E24">
              <w:t>Дата документа</w:t>
            </w:r>
          </w:p>
        </w:tc>
        <w:tc>
          <w:tcPr>
            <w:tcW w:w="1144" w:type="pct"/>
            <w:tcBorders>
              <w:top w:val="single" w:sz="4" w:space="0" w:color="auto"/>
              <w:left w:val="single" w:sz="4" w:space="0" w:color="auto"/>
              <w:bottom w:val="single" w:sz="4" w:space="0" w:color="auto"/>
              <w:right w:val="single" w:sz="4" w:space="0" w:color="auto"/>
            </w:tcBorders>
            <w:hideMark/>
          </w:tcPr>
          <w:p w14:paraId="60106954" w14:textId="51218199" w:rsidR="00B75C59" w:rsidRPr="00871E24" w:rsidRDefault="00B75C59" w:rsidP="00B75C59">
            <w:pPr>
              <w:pStyle w:val="GOSTTablenorm"/>
            </w:pPr>
            <w:r w:rsidRPr="00871E24">
              <w:t>HP_DocDate</w:t>
            </w:r>
          </w:p>
        </w:tc>
        <w:tc>
          <w:tcPr>
            <w:tcW w:w="1298" w:type="pct"/>
            <w:tcBorders>
              <w:top w:val="single" w:sz="4" w:space="0" w:color="auto"/>
              <w:left w:val="single" w:sz="4" w:space="0" w:color="auto"/>
              <w:bottom w:val="single" w:sz="4" w:space="0" w:color="auto"/>
              <w:right w:val="single" w:sz="4" w:space="0" w:color="auto"/>
            </w:tcBorders>
            <w:hideMark/>
          </w:tcPr>
          <w:p w14:paraId="70A5B259" w14:textId="77777777" w:rsidR="00B75C59" w:rsidRPr="00871E24" w:rsidRDefault="00B75C59" w:rsidP="00B75C59">
            <w:pPr>
              <w:pStyle w:val="GOSTTablenorm"/>
            </w:pPr>
            <w:r w:rsidRPr="00871E24">
              <w:t>-</w:t>
            </w:r>
          </w:p>
        </w:tc>
      </w:tr>
      <w:tr w:rsidR="00813D10" w14:paraId="32352F05" w14:textId="77777777" w:rsidTr="00813D10">
        <w:tc>
          <w:tcPr>
            <w:tcW w:w="1076" w:type="pct"/>
            <w:tcBorders>
              <w:top w:val="single" w:sz="4" w:space="0" w:color="auto"/>
              <w:left w:val="single" w:sz="4" w:space="0" w:color="auto"/>
              <w:bottom w:val="single" w:sz="4" w:space="0" w:color="auto"/>
              <w:right w:val="single" w:sz="4" w:space="0" w:color="auto"/>
            </w:tcBorders>
            <w:hideMark/>
          </w:tcPr>
          <w:p w14:paraId="71721415" w14:textId="77777777" w:rsidR="0004329B" w:rsidRPr="00871E24" w:rsidRDefault="0004329B" w:rsidP="00D3282E">
            <w:pPr>
              <w:pStyle w:val="GOSTTablenorm"/>
            </w:pPr>
            <w:r w:rsidRPr="00871E24">
              <w:t>Вид_документа</w:t>
            </w:r>
          </w:p>
        </w:tc>
        <w:tc>
          <w:tcPr>
            <w:tcW w:w="315" w:type="pct"/>
            <w:tcBorders>
              <w:top w:val="single" w:sz="4" w:space="0" w:color="auto"/>
              <w:left w:val="single" w:sz="4" w:space="0" w:color="auto"/>
              <w:bottom w:val="single" w:sz="4" w:space="0" w:color="auto"/>
              <w:right w:val="single" w:sz="4" w:space="0" w:color="auto"/>
            </w:tcBorders>
            <w:hideMark/>
          </w:tcPr>
          <w:p w14:paraId="40795CB8" w14:textId="77777777" w:rsidR="0004329B" w:rsidRPr="00871E24" w:rsidRDefault="0004329B" w:rsidP="00D3282E">
            <w:pPr>
              <w:pStyle w:val="GOSTTablenorm"/>
            </w:pPr>
            <w:r w:rsidRPr="00871E24">
              <w:t>нет</w:t>
            </w:r>
          </w:p>
        </w:tc>
        <w:tc>
          <w:tcPr>
            <w:tcW w:w="1167" w:type="pct"/>
            <w:tcBorders>
              <w:top w:val="single" w:sz="4" w:space="0" w:color="auto"/>
              <w:left w:val="single" w:sz="4" w:space="0" w:color="auto"/>
              <w:bottom w:val="single" w:sz="4" w:space="0" w:color="auto"/>
              <w:right w:val="single" w:sz="4" w:space="0" w:color="auto"/>
            </w:tcBorders>
            <w:hideMark/>
          </w:tcPr>
          <w:p w14:paraId="0AE6D8B0" w14:textId="77777777" w:rsidR="0004329B" w:rsidRPr="00871E24" w:rsidRDefault="0004329B" w:rsidP="00D3282E">
            <w:pPr>
              <w:pStyle w:val="GOSTTablenorm"/>
            </w:pPr>
            <w:r w:rsidRPr="00871E24">
              <w:t>Вид документа</w:t>
            </w:r>
          </w:p>
        </w:tc>
        <w:tc>
          <w:tcPr>
            <w:tcW w:w="1144" w:type="pct"/>
            <w:tcBorders>
              <w:top w:val="single" w:sz="4" w:space="0" w:color="auto"/>
              <w:left w:val="single" w:sz="4" w:space="0" w:color="auto"/>
              <w:bottom w:val="single" w:sz="4" w:space="0" w:color="auto"/>
              <w:right w:val="single" w:sz="4" w:space="0" w:color="auto"/>
            </w:tcBorders>
            <w:hideMark/>
          </w:tcPr>
          <w:p w14:paraId="5513833F" w14:textId="6DD256B1" w:rsidR="0004329B" w:rsidRPr="00871E24" w:rsidRDefault="00B75C59" w:rsidP="00D3282E">
            <w:pPr>
              <w:pStyle w:val="GOSTTablenorm"/>
            </w:pPr>
            <w:r w:rsidRPr="00871E24">
              <w:t>SI_DocType</w:t>
            </w:r>
          </w:p>
        </w:tc>
        <w:tc>
          <w:tcPr>
            <w:tcW w:w="1298" w:type="pct"/>
            <w:tcBorders>
              <w:top w:val="single" w:sz="4" w:space="0" w:color="auto"/>
              <w:left w:val="single" w:sz="4" w:space="0" w:color="auto"/>
              <w:bottom w:val="single" w:sz="4" w:space="0" w:color="auto"/>
              <w:right w:val="single" w:sz="4" w:space="0" w:color="auto"/>
            </w:tcBorders>
            <w:hideMark/>
          </w:tcPr>
          <w:p w14:paraId="689EE146" w14:textId="77777777" w:rsidR="0004329B" w:rsidRPr="00871E24" w:rsidRDefault="0004329B" w:rsidP="00D3282E">
            <w:pPr>
              <w:pStyle w:val="GOSTTablenorm"/>
            </w:pPr>
            <w:r w:rsidRPr="00871E24">
              <w:t>-</w:t>
            </w:r>
          </w:p>
        </w:tc>
      </w:tr>
      <w:tr w:rsidR="00813D10" w14:paraId="5B430A20" w14:textId="77777777" w:rsidTr="00813D10">
        <w:tc>
          <w:tcPr>
            <w:tcW w:w="1076" w:type="pct"/>
            <w:tcBorders>
              <w:top w:val="single" w:sz="4" w:space="0" w:color="auto"/>
              <w:left w:val="single" w:sz="4" w:space="0" w:color="auto"/>
              <w:bottom w:val="single" w:sz="4" w:space="0" w:color="auto"/>
              <w:right w:val="single" w:sz="4" w:space="0" w:color="auto"/>
            </w:tcBorders>
            <w:hideMark/>
          </w:tcPr>
          <w:p w14:paraId="3D599E92" w14:textId="77777777" w:rsidR="0004329B" w:rsidRPr="00871E24" w:rsidRDefault="0004329B" w:rsidP="00D3282E">
            <w:pPr>
              <w:pStyle w:val="GOSTTablenorm"/>
            </w:pPr>
            <w:r w:rsidRPr="00871E24">
              <w:t>Наименование_документа</w:t>
            </w:r>
          </w:p>
        </w:tc>
        <w:tc>
          <w:tcPr>
            <w:tcW w:w="315" w:type="pct"/>
            <w:tcBorders>
              <w:top w:val="single" w:sz="4" w:space="0" w:color="auto"/>
              <w:left w:val="single" w:sz="4" w:space="0" w:color="auto"/>
              <w:bottom w:val="single" w:sz="4" w:space="0" w:color="auto"/>
              <w:right w:val="single" w:sz="4" w:space="0" w:color="auto"/>
            </w:tcBorders>
            <w:hideMark/>
          </w:tcPr>
          <w:p w14:paraId="32251304" w14:textId="77777777" w:rsidR="0004329B" w:rsidRPr="00871E24" w:rsidRDefault="0004329B" w:rsidP="00D3282E">
            <w:pPr>
              <w:pStyle w:val="GOSTTablenorm"/>
            </w:pPr>
            <w:r w:rsidRPr="00871E24">
              <w:t>да</w:t>
            </w:r>
          </w:p>
        </w:tc>
        <w:tc>
          <w:tcPr>
            <w:tcW w:w="1167" w:type="pct"/>
            <w:tcBorders>
              <w:top w:val="single" w:sz="4" w:space="0" w:color="auto"/>
              <w:left w:val="single" w:sz="4" w:space="0" w:color="auto"/>
              <w:bottom w:val="single" w:sz="4" w:space="0" w:color="auto"/>
              <w:right w:val="single" w:sz="4" w:space="0" w:color="auto"/>
            </w:tcBorders>
            <w:hideMark/>
          </w:tcPr>
          <w:p w14:paraId="53576156" w14:textId="77777777" w:rsidR="0004329B" w:rsidRPr="00871E24" w:rsidRDefault="0004329B" w:rsidP="00D3282E">
            <w:pPr>
              <w:pStyle w:val="GOSTTablenorm"/>
            </w:pPr>
            <w:r w:rsidRPr="00871E24">
              <w:t>Наименование документа</w:t>
            </w:r>
          </w:p>
        </w:tc>
        <w:tc>
          <w:tcPr>
            <w:tcW w:w="1144" w:type="pct"/>
            <w:tcBorders>
              <w:top w:val="single" w:sz="4" w:space="0" w:color="auto"/>
              <w:left w:val="single" w:sz="4" w:space="0" w:color="auto"/>
              <w:bottom w:val="single" w:sz="4" w:space="0" w:color="auto"/>
              <w:right w:val="single" w:sz="4" w:space="0" w:color="auto"/>
            </w:tcBorders>
          </w:tcPr>
          <w:p w14:paraId="5A3DF4C3" w14:textId="007FA3E8" w:rsidR="0004329B" w:rsidRPr="002D216D" w:rsidRDefault="002D216D" w:rsidP="00D3282E">
            <w:pPr>
              <w:pStyle w:val="GOSTTablenorm"/>
              <w:rPr>
                <w:lang w:val="en-US"/>
              </w:rPr>
            </w:pPr>
            <w:r>
              <w:rPr>
                <w:lang w:val="en-US"/>
              </w:rPr>
              <w:t>-</w:t>
            </w:r>
          </w:p>
        </w:tc>
        <w:tc>
          <w:tcPr>
            <w:tcW w:w="1298" w:type="pct"/>
            <w:tcBorders>
              <w:top w:val="single" w:sz="4" w:space="0" w:color="auto"/>
              <w:left w:val="single" w:sz="4" w:space="0" w:color="auto"/>
              <w:bottom w:val="single" w:sz="4" w:space="0" w:color="auto"/>
              <w:right w:val="single" w:sz="4" w:space="0" w:color="auto"/>
            </w:tcBorders>
            <w:hideMark/>
          </w:tcPr>
          <w:p w14:paraId="15E3B27C" w14:textId="77777777" w:rsidR="0004329B" w:rsidRPr="00871E24" w:rsidRDefault="0004329B" w:rsidP="00D3282E">
            <w:pPr>
              <w:pStyle w:val="GOSTTablenorm"/>
            </w:pPr>
            <w:r w:rsidRPr="00871E24">
              <w:t>Наименование документа определяется по справочнику «Типы документов» по значению атрибута «Тип_документа» (</w:t>
            </w:r>
            <w:r w:rsidRPr="00871E24">
              <w:rPr>
                <w:lang w:val="en-US"/>
              </w:rPr>
              <w:t>TypeDoc</w:t>
            </w:r>
            <w:r w:rsidRPr="00871E24">
              <w:t>) из заголовка запроса</w:t>
            </w:r>
          </w:p>
        </w:tc>
      </w:tr>
      <w:tr w:rsidR="00813D10" w14:paraId="349007FD" w14:textId="77777777" w:rsidTr="00813D10">
        <w:tc>
          <w:tcPr>
            <w:tcW w:w="1076" w:type="pct"/>
            <w:tcBorders>
              <w:top w:val="single" w:sz="4" w:space="0" w:color="auto"/>
              <w:left w:val="single" w:sz="4" w:space="0" w:color="auto"/>
              <w:bottom w:val="single" w:sz="4" w:space="0" w:color="auto"/>
              <w:right w:val="single" w:sz="4" w:space="0" w:color="auto"/>
            </w:tcBorders>
            <w:hideMark/>
          </w:tcPr>
          <w:p w14:paraId="35E8479D" w14:textId="77777777" w:rsidR="0004329B" w:rsidRPr="00871E24" w:rsidRDefault="0004329B" w:rsidP="00D3282E">
            <w:pPr>
              <w:pStyle w:val="GOSTTablenorm"/>
            </w:pPr>
            <w:r w:rsidRPr="00871E24">
              <w:t>Дата_ввода_в_действие</w:t>
            </w:r>
          </w:p>
        </w:tc>
        <w:tc>
          <w:tcPr>
            <w:tcW w:w="315" w:type="pct"/>
            <w:tcBorders>
              <w:top w:val="single" w:sz="4" w:space="0" w:color="auto"/>
              <w:left w:val="single" w:sz="4" w:space="0" w:color="auto"/>
              <w:bottom w:val="single" w:sz="4" w:space="0" w:color="auto"/>
              <w:right w:val="single" w:sz="4" w:space="0" w:color="auto"/>
            </w:tcBorders>
            <w:hideMark/>
          </w:tcPr>
          <w:p w14:paraId="2B1031A5" w14:textId="77777777" w:rsidR="0004329B" w:rsidRPr="00871E24" w:rsidRDefault="0004329B" w:rsidP="00D3282E">
            <w:pPr>
              <w:pStyle w:val="GOSTTablenorm"/>
            </w:pPr>
            <w:r w:rsidRPr="00871E24">
              <w:t>да</w:t>
            </w:r>
          </w:p>
        </w:tc>
        <w:tc>
          <w:tcPr>
            <w:tcW w:w="1167" w:type="pct"/>
            <w:tcBorders>
              <w:top w:val="single" w:sz="4" w:space="0" w:color="auto"/>
              <w:left w:val="single" w:sz="4" w:space="0" w:color="auto"/>
              <w:bottom w:val="single" w:sz="4" w:space="0" w:color="auto"/>
              <w:right w:val="single" w:sz="4" w:space="0" w:color="auto"/>
            </w:tcBorders>
            <w:hideMark/>
          </w:tcPr>
          <w:p w14:paraId="274D5817" w14:textId="77777777" w:rsidR="0004329B" w:rsidRPr="00871E24" w:rsidRDefault="0004329B" w:rsidP="00D3282E">
            <w:pPr>
              <w:pStyle w:val="GOSTTablenorm"/>
            </w:pPr>
            <w:r w:rsidRPr="00871E24">
              <w:t>Дата ввода в действие</w:t>
            </w:r>
          </w:p>
        </w:tc>
        <w:tc>
          <w:tcPr>
            <w:tcW w:w="1144" w:type="pct"/>
            <w:tcBorders>
              <w:top w:val="single" w:sz="4" w:space="0" w:color="auto"/>
              <w:left w:val="single" w:sz="4" w:space="0" w:color="auto"/>
              <w:bottom w:val="single" w:sz="4" w:space="0" w:color="auto"/>
              <w:right w:val="single" w:sz="4" w:space="0" w:color="auto"/>
            </w:tcBorders>
            <w:hideMark/>
          </w:tcPr>
          <w:p w14:paraId="5D393954" w14:textId="77777777" w:rsidR="0004329B" w:rsidRPr="00871E24" w:rsidRDefault="0004329B" w:rsidP="00D3282E">
            <w:pPr>
              <w:pStyle w:val="GOSTTablenorm"/>
            </w:pPr>
            <w:r w:rsidRPr="00871E24">
              <w:t>SettlementDate</w:t>
            </w:r>
            <w:r w:rsidRPr="00871E24">
              <w:rPr>
                <w:bCs/>
              </w:rPr>
              <w:t xml:space="preserve"> (из заголовка запроса)</w:t>
            </w:r>
          </w:p>
        </w:tc>
        <w:tc>
          <w:tcPr>
            <w:tcW w:w="1298" w:type="pct"/>
            <w:tcBorders>
              <w:top w:val="single" w:sz="4" w:space="0" w:color="auto"/>
              <w:left w:val="single" w:sz="4" w:space="0" w:color="auto"/>
              <w:bottom w:val="single" w:sz="4" w:space="0" w:color="auto"/>
              <w:right w:val="single" w:sz="4" w:space="0" w:color="auto"/>
            </w:tcBorders>
            <w:hideMark/>
          </w:tcPr>
          <w:p w14:paraId="77593696" w14:textId="77777777" w:rsidR="0004329B" w:rsidRPr="00871E24" w:rsidRDefault="0004329B" w:rsidP="00D3282E">
            <w:pPr>
              <w:pStyle w:val="GOSTTablenorm"/>
            </w:pPr>
            <w:r w:rsidRPr="00871E24">
              <w:t>Для данного типа документа Дата_ввода_в_действие = Дата_отражения_в_учете</w:t>
            </w:r>
          </w:p>
        </w:tc>
      </w:tr>
      <w:tr w:rsidR="00813D10" w14:paraId="7C764F73" w14:textId="77777777" w:rsidTr="00813D10">
        <w:tc>
          <w:tcPr>
            <w:tcW w:w="1076" w:type="pct"/>
            <w:tcBorders>
              <w:top w:val="single" w:sz="4" w:space="0" w:color="auto"/>
              <w:left w:val="single" w:sz="4" w:space="0" w:color="auto"/>
              <w:bottom w:val="single" w:sz="4" w:space="0" w:color="auto"/>
              <w:right w:val="single" w:sz="4" w:space="0" w:color="auto"/>
            </w:tcBorders>
            <w:hideMark/>
          </w:tcPr>
          <w:p w14:paraId="148F332E" w14:textId="77777777" w:rsidR="0004329B" w:rsidRPr="00871E24" w:rsidRDefault="0004329B" w:rsidP="00D3282E">
            <w:pPr>
              <w:pStyle w:val="GOSTTablenorm"/>
            </w:pPr>
            <w:r w:rsidRPr="00871E24">
              <w:t>Код_валюты</w:t>
            </w:r>
          </w:p>
        </w:tc>
        <w:tc>
          <w:tcPr>
            <w:tcW w:w="315" w:type="pct"/>
            <w:tcBorders>
              <w:top w:val="single" w:sz="4" w:space="0" w:color="auto"/>
              <w:left w:val="single" w:sz="4" w:space="0" w:color="auto"/>
              <w:bottom w:val="single" w:sz="4" w:space="0" w:color="auto"/>
              <w:right w:val="single" w:sz="4" w:space="0" w:color="auto"/>
            </w:tcBorders>
            <w:hideMark/>
          </w:tcPr>
          <w:p w14:paraId="54AB1D03" w14:textId="77777777" w:rsidR="0004329B" w:rsidRPr="00871E24" w:rsidRDefault="0004329B" w:rsidP="00D3282E">
            <w:pPr>
              <w:pStyle w:val="GOSTTablenorm"/>
            </w:pPr>
            <w:r w:rsidRPr="00871E24">
              <w:t>да</w:t>
            </w:r>
          </w:p>
        </w:tc>
        <w:tc>
          <w:tcPr>
            <w:tcW w:w="1167" w:type="pct"/>
            <w:tcBorders>
              <w:top w:val="single" w:sz="4" w:space="0" w:color="auto"/>
              <w:left w:val="single" w:sz="4" w:space="0" w:color="auto"/>
              <w:bottom w:val="single" w:sz="4" w:space="0" w:color="auto"/>
              <w:right w:val="single" w:sz="4" w:space="0" w:color="auto"/>
            </w:tcBorders>
            <w:hideMark/>
          </w:tcPr>
          <w:p w14:paraId="4384E9DC" w14:textId="77777777" w:rsidR="0004329B" w:rsidRPr="00871E24" w:rsidRDefault="0004329B" w:rsidP="00D3282E">
            <w:pPr>
              <w:pStyle w:val="GOSTTablenorm"/>
            </w:pPr>
            <w:r w:rsidRPr="00871E24">
              <w:t>Код валюты по ОКВ</w:t>
            </w:r>
          </w:p>
        </w:tc>
        <w:tc>
          <w:tcPr>
            <w:tcW w:w="1144" w:type="pct"/>
            <w:tcBorders>
              <w:top w:val="single" w:sz="4" w:space="0" w:color="auto"/>
              <w:left w:val="single" w:sz="4" w:space="0" w:color="auto"/>
              <w:bottom w:val="single" w:sz="4" w:space="0" w:color="auto"/>
              <w:right w:val="single" w:sz="4" w:space="0" w:color="auto"/>
            </w:tcBorders>
            <w:hideMark/>
          </w:tcPr>
          <w:p w14:paraId="5D0C7ABB" w14:textId="305AD642" w:rsidR="0004329B" w:rsidRPr="002D216D" w:rsidRDefault="002D216D" w:rsidP="00D3282E">
            <w:pPr>
              <w:pStyle w:val="GOSTTablenorm"/>
              <w:rPr>
                <w:lang w:val="en-US"/>
              </w:rPr>
            </w:pPr>
            <w:r>
              <w:rPr>
                <w:lang w:val="en-US"/>
              </w:rPr>
              <w:t>-</w:t>
            </w:r>
          </w:p>
        </w:tc>
        <w:tc>
          <w:tcPr>
            <w:tcW w:w="1298" w:type="pct"/>
            <w:tcBorders>
              <w:top w:val="single" w:sz="4" w:space="0" w:color="auto"/>
              <w:left w:val="single" w:sz="4" w:space="0" w:color="auto"/>
              <w:bottom w:val="single" w:sz="4" w:space="0" w:color="auto"/>
              <w:right w:val="single" w:sz="4" w:space="0" w:color="auto"/>
            </w:tcBorders>
            <w:hideMark/>
          </w:tcPr>
          <w:p w14:paraId="19B98028" w14:textId="73CDA00D" w:rsidR="0004329B" w:rsidRPr="00871E24" w:rsidRDefault="005E12DA" w:rsidP="005E12DA">
            <w:pPr>
              <w:pStyle w:val="GOSTTablenorm"/>
            </w:pPr>
            <w:r w:rsidRPr="00871E24">
              <w:t>Указывается значение «643»</w:t>
            </w:r>
          </w:p>
        </w:tc>
      </w:tr>
      <w:tr w:rsidR="00813D10" w14:paraId="4515122A" w14:textId="77777777" w:rsidTr="00813D10">
        <w:tc>
          <w:tcPr>
            <w:tcW w:w="1076" w:type="pct"/>
            <w:tcBorders>
              <w:top w:val="single" w:sz="4" w:space="0" w:color="auto"/>
              <w:left w:val="single" w:sz="4" w:space="0" w:color="auto"/>
              <w:bottom w:val="single" w:sz="4" w:space="0" w:color="auto"/>
              <w:right w:val="single" w:sz="4" w:space="0" w:color="auto"/>
            </w:tcBorders>
            <w:hideMark/>
          </w:tcPr>
          <w:p w14:paraId="61D2F592" w14:textId="77777777" w:rsidR="0004329B" w:rsidRPr="00871E24" w:rsidRDefault="0004329B" w:rsidP="00D3282E">
            <w:pPr>
              <w:pStyle w:val="GOSTTablenorm"/>
            </w:pPr>
            <w:r w:rsidRPr="00871E24">
              <w:rPr>
                <w:szCs w:val="22"/>
              </w:rPr>
              <w:t>Код_валюты_учета</w:t>
            </w:r>
          </w:p>
        </w:tc>
        <w:tc>
          <w:tcPr>
            <w:tcW w:w="315" w:type="pct"/>
            <w:tcBorders>
              <w:top w:val="single" w:sz="4" w:space="0" w:color="auto"/>
              <w:left w:val="single" w:sz="4" w:space="0" w:color="auto"/>
              <w:bottom w:val="single" w:sz="4" w:space="0" w:color="auto"/>
              <w:right w:val="single" w:sz="4" w:space="0" w:color="auto"/>
            </w:tcBorders>
            <w:hideMark/>
          </w:tcPr>
          <w:p w14:paraId="7523D98C" w14:textId="77777777" w:rsidR="0004329B" w:rsidRPr="00871E24" w:rsidRDefault="0004329B" w:rsidP="00D3282E">
            <w:pPr>
              <w:pStyle w:val="GOSTTablenorm"/>
            </w:pPr>
            <w:r w:rsidRPr="00871E24">
              <w:rPr>
                <w:szCs w:val="22"/>
              </w:rPr>
              <w:t>да</w:t>
            </w:r>
          </w:p>
        </w:tc>
        <w:tc>
          <w:tcPr>
            <w:tcW w:w="1167" w:type="pct"/>
            <w:tcBorders>
              <w:top w:val="single" w:sz="4" w:space="0" w:color="auto"/>
              <w:left w:val="single" w:sz="4" w:space="0" w:color="auto"/>
              <w:bottom w:val="single" w:sz="4" w:space="0" w:color="auto"/>
              <w:right w:val="single" w:sz="4" w:space="0" w:color="auto"/>
            </w:tcBorders>
            <w:hideMark/>
          </w:tcPr>
          <w:p w14:paraId="7B5DC532" w14:textId="77777777" w:rsidR="0004329B" w:rsidRPr="00871E24" w:rsidRDefault="0004329B" w:rsidP="00D3282E">
            <w:pPr>
              <w:pStyle w:val="GOSTTablenorm"/>
            </w:pPr>
            <w:r w:rsidRPr="00871E24">
              <w:rPr>
                <w:szCs w:val="22"/>
              </w:rPr>
              <w:t>Код валюты учета по ОКВ</w:t>
            </w:r>
          </w:p>
        </w:tc>
        <w:tc>
          <w:tcPr>
            <w:tcW w:w="1144" w:type="pct"/>
            <w:tcBorders>
              <w:top w:val="single" w:sz="4" w:space="0" w:color="auto"/>
              <w:left w:val="single" w:sz="4" w:space="0" w:color="auto"/>
              <w:bottom w:val="single" w:sz="4" w:space="0" w:color="auto"/>
              <w:right w:val="single" w:sz="4" w:space="0" w:color="auto"/>
            </w:tcBorders>
            <w:hideMark/>
          </w:tcPr>
          <w:p w14:paraId="5762FA63" w14:textId="77777777" w:rsidR="0004329B" w:rsidRPr="00871E24" w:rsidRDefault="0004329B" w:rsidP="00D3282E">
            <w:pPr>
              <w:pStyle w:val="GOSTTablenorm"/>
            </w:pPr>
            <w:r w:rsidRPr="00871E24">
              <w:t>-</w:t>
            </w:r>
          </w:p>
        </w:tc>
        <w:tc>
          <w:tcPr>
            <w:tcW w:w="1298" w:type="pct"/>
            <w:tcBorders>
              <w:top w:val="single" w:sz="4" w:space="0" w:color="auto"/>
              <w:left w:val="single" w:sz="4" w:space="0" w:color="auto"/>
              <w:bottom w:val="single" w:sz="4" w:space="0" w:color="auto"/>
              <w:right w:val="single" w:sz="4" w:space="0" w:color="auto"/>
            </w:tcBorders>
            <w:hideMark/>
          </w:tcPr>
          <w:p w14:paraId="0B2C7F1C" w14:textId="77777777" w:rsidR="0004329B" w:rsidRPr="00871E24" w:rsidRDefault="0004329B" w:rsidP="00D3282E">
            <w:pPr>
              <w:pStyle w:val="GOSTTablenorm"/>
            </w:pPr>
            <w:r w:rsidRPr="00871E24">
              <w:t>Указывается значение «643»</w:t>
            </w:r>
          </w:p>
        </w:tc>
      </w:tr>
      <w:tr w:rsidR="00813D10" w14:paraId="592A5042" w14:textId="77777777" w:rsidTr="00813D10">
        <w:tc>
          <w:tcPr>
            <w:tcW w:w="1076" w:type="pct"/>
            <w:tcBorders>
              <w:top w:val="single" w:sz="4" w:space="0" w:color="auto"/>
              <w:left w:val="single" w:sz="4" w:space="0" w:color="auto"/>
              <w:bottom w:val="single" w:sz="4" w:space="0" w:color="auto"/>
              <w:right w:val="single" w:sz="4" w:space="0" w:color="auto"/>
            </w:tcBorders>
            <w:hideMark/>
          </w:tcPr>
          <w:p w14:paraId="5466A98D" w14:textId="77777777" w:rsidR="0004329B" w:rsidRPr="00871E24" w:rsidRDefault="0004329B" w:rsidP="00D3282E">
            <w:pPr>
              <w:pStyle w:val="GOSTTablenorm"/>
            </w:pPr>
            <w:r w:rsidRPr="00871E24">
              <w:rPr>
                <w:szCs w:val="22"/>
              </w:rPr>
              <w:t>Уровень_конфиденциальности</w:t>
            </w:r>
          </w:p>
        </w:tc>
        <w:tc>
          <w:tcPr>
            <w:tcW w:w="315" w:type="pct"/>
            <w:tcBorders>
              <w:top w:val="single" w:sz="4" w:space="0" w:color="auto"/>
              <w:left w:val="single" w:sz="4" w:space="0" w:color="auto"/>
              <w:bottom w:val="single" w:sz="4" w:space="0" w:color="auto"/>
              <w:right w:val="single" w:sz="4" w:space="0" w:color="auto"/>
            </w:tcBorders>
            <w:hideMark/>
          </w:tcPr>
          <w:p w14:paraId="01836D54" w14:textId="77777777" w:rsidR="0004329B" w:rsidRPr="00871E24" w:rsidRDefault="0004329B" w:rsidP="00D3282E">
            <w:pPr>
              <w:pStyle w:val="GOSTTablenorm"/>
            </w:pPr>
            <w:r w:rsidRPr="00871E24">
              <w:rPr>
                <w:szCs w:val="22"/>
              </w:rPr>
              <w:t>нет</w:t>
            </w:r>
          </w:p>
        </w:tc>
        <w:tc>
          <w:tcPr>
            <w:tcW w:w="1167" w:type="pct"/>
            <w:tcBorders>
              <w:top w:val="single" w:sz="4" w:space="0" w:color="auto"/>
              <w:left w:val="single" w:sz="4" w:space="0" w:color="auto"/>
              <w:bottom w:val="single" w:sz="4" w:space="0" w:color="auto"/>
              <w:right w:val="single" w:sz="4" w:space="0" w:color="auto"/>
            </w:tcBorders>
            <w:hideMark/>
          </w:tcPr>
          <w:p w14:paraId="2A05E098" w14:textId="77777777" w:rsidR="0004329B" w:rsidRPr="00871E24" w:rsidRDefault="0004329B" w:rsidP="00D3282E">
            <w:pPr>
              <w:pStyle w:val="GOSTTablenorm"/>
            </w:pPr>
            <w:r w:rsidRPr="00871E24">
              <w:rPr>
                <w:szCs w:val="22"/>
              </w:rPr>
              <w:t>Уровень конфиденциальности</w:t>
            </w:r>
          </w:p>
        </w:tc>
        <w:tc>
          <w:tcPr>
            <w:tcW w:w="1144" w:type="pct"/>
            <w:tcBorders>
              <w:top w:val="single" w:sz="4" w:space="0" w:color="auto"/>
              <w:left w:val="single" w:sz="4" w:space="0" w:color="auto"/>
              <w:bottom w:val="single" w:sz="4" w:space="0" w:color="auto"/>
              <w:right w:val="single" w:sz="4" w:space="0" w:color="auto"/>
            </w:tcBorders>
            <w:hideMark/>
          </w:tcPr>
          <w:p w14:paraId="3E860016" w14:textId="77777777" w:rsidR="0004329B" w:rsidRPr="00871E24" w:rsidRDefault="0004329B" w:rsidP="00D3282E">
            <w:pPr>
              <w:pStyle w:val="GOSTTablenorm"/>
            </w:pPr>
            <w:r w:rsidRPr="00871E24">
              <w:rPr>
                <w:szCs w:val="22"/>
              </w:rPr>
              <w:t>StmInfrmtn_AccessLevelStereotype</w:t>
            </w:r>
          </w:p>
        </w:tc>
        <w:tc>
          <w:tcPr>
            <w:tcW w:w="1298" w:type="pct"/>
            <w:tcBorders>
              <w:top w:val="single" w:sz="4" w:space="0" w:color="auto"/>
              <w:left w:val="single" w:sz="4" w:space="0" w:color="auto"/>
              <w:bottom w:val="single" w:sz="4" w:space="0" w:color="auto"/>
              <w:right w:val="single" w:sz="4" w:space="0" w:color="auto"/>
            </w:tcBorders>
            <w:hideMark/>
          </w:tcPr>
          <w:p w14:paraId="35BE1B4E" w14:textId="77777777" w:rsidR="0004329B" w:rsidRPr="00871E24" w:rsidRDefault="0004329B" w:rsidP="00D3282E">
            <w:pPr>
              <w:pStyle w:val="GOSTTablenorm"/>
            </w:pPr>
            <w:r w:rsidRPr="00871E24">
              <w:t>-</w:t>
            </w:r>
          </w:p>
        </w:tc>
      </w:tr>
      <w:tr w:rsidR="00813D10" w14:paraId="64924A8B" w14:textId="77777777" w:rsidTr="00813D10">
        <w:tc>
          <w:tcPr>
            <w:tcW w:w="1076" w:type="pct"/>
            <w:tcBorders>
              <w:top w:val="single" w:sz="4" w:space="0" w:color="auto"/>
              <w:left w:val="single" w:sz="4" w:space="0" w:color="auto"/>
              <w:bottom w:val="single" w:sz="4" w:space="0" w:color="auto"/>
              <w:right w:val="single" w:sz="4" w:space="0" w:color="auto"/>
            </w:tcBorders>
          </w:tcPr>
          <w:p w14:paraId="1D7000D5" w14:textId="12C7FF7F" w:rsidR="00724069" w:rsidRPr="002D216D" w:rsidRDefault="00724069" w:rsidP="00D93BF9">
            <w:pPr>
              <w:pStyle w:val="GOSTTablenorm"/>
              <w:rPr>
                <w:szCs w:val="22"/>
              </w:rPr>
            </w:pPr>
            <w:r w:rsidRPr="002D216D">
              <w:rPr>
                <w:szCs w:val="22"/>
              </w:rPr>
              <w:t>Номер_КОО</w:t>
            </w:r>
          </w:p>
        </w:tc>
        <w:tc>
          <w:tcPr>
            <w:tcW w:w="315" w:type="pct"/>
            <w:tcBorders>
              <w:top w:val="single" w:sz="4" w:space="0" w:color="auto"/>
              <w:left w:val="single" w:sz="4" w:space="0" w:color="auto"/>
              <w:bottom w:val="single" w:sz="4" w:space="0" w:color="auto"/>
              <w:right w:val="single" w:sz="4" w:space="0" w:color="auto"/>
            </w:tcBorders>
          </w:tcPr>
          <w:p w14:paraId="6CDCB435" w14:textId="28339B28" w:rsidR="00724069" w:rsidRPr="002D216D" w:rsidRDefault="00724069" w:rsidP="00724069">
            <w:pPr>
              <w:pStyle w:val="GOSTTablenorm"/>
              <w:rPr>
                <w:szCs w:val="22"/>
              </w:rPr>
            </w:pPr>
            <w:r w:rsidRPr="002D216D">
              <w:rPr>
                <w:szCs w:val="22"/>
              </w:rPr>
              <w:t>нет</w:t>
            </w:r>
          </w:p>
        </w:tc>
        <w:tc>
          <w:tcPr>
            <w:tcW w:w="1167" w:type="pct"/>
            <w:tcBorders>
              <w:top w:val="single" w:sz="4" w:space="0" w:color="auto"/>
              <w:left w:val="single" w:sz="4" w:space="0" w:color="auto"/>
              <w:bottom w:val="single" w:sz="4" w:space="0" w:color="auto"/>
              <w:right w:val="single" w:sz="4" w:space="0" w:color="auto"/>
            </w:tcBorders>
          </w:tcPr>
          <w:p w14:paraId="69FA445F" w14:textId="0391EC7B" w:rsidR="00724069" w:rsidRPr="002D216D" w:rsidRDefault="00724069" w:rsidP="003E4E8E">
            <w:pPr>
              <w:pStyle w:val="GOSTTablenorm"/>
              <w:rPr>
                <w:szCs w:val="22"/>
              </w:rPr>
            </w:pPr>
            <w:r w:rsidRPr="002D216D">
              <w:rPr>
                <w:szCs w:val="22"/>
              </w:rPr>
              <w:t xml:space="preserve">Номер КОО </w:t>
            </w:r>
          </w:p>
        </w:tc>
        <w:tc>
          <w:tcPr>
            <w:tcW w:w="1144" w:type="pct"/>
            <w:tcBorders>
              <w:top w:val="single" w:sz="4" w:space="0" w:color="auto"/>
              <w:left w:val="single" w:sz="4" w:space="0" w:color="auto"/>
              <w:bottom w:val="single" w:sz="4" w:space="0" w:color="auto"/>
              <w:right w:val="single" w:sz="4" w:space="0" w:color="auto"/>
            </w:tcBorders>
          </w:tcPr>
          <w:p w14:paraId="411DD8BD" w14:textId="0BAC7C8D" w:rsidR="00724069" w:rsidRPr="002D216D" w:rsidRDefault="00724069" w:rsidP="00724069">
            <w:pPr>
              <w:pStyle w:val="GOSTTablenorm"/>
              <w:rPr>
                <w:szCs w:val="22"/>
              </w:rPr>
            </w:pPr>
            <w:r w:rsidRPr="002D216D">
              <w:t>HP_DocNum</w:t>
            </w:r>
          </w:p>
        </w:tc>
        <w:tc>
          <w:tcPr>
            <w:tcW w:w="1298" w:type="pct"/>
            <w:tcBorders>
              <w:top w:val="single" w:sz="4" w:space="0" w:color="auto"/>
              <w:left w:val="single" w:sz="4" w:space="0" w:color="auto"/>
              <w:bottom w:val="single" w:sz="4" w:space="0" w:color="auto"/>
              <w:right w:val="single" w:sz="4" w:space="0" w:color="auto"/>
            </w:tcBorders>
          </w:tcPr>
          <w:p w14:paraId="3110978A" w14:textId="7332D84E" w:rsidR="00724069" w:rsidRPr="002D216D" w:rsidRDefault="00724069" w:rsidP="00724069">
            <w:pPr>
              <w:pStyle w:val="GOSTTablenorm"/>
            </w:pPr>
            <w:r w:rsidRPr="002D216D">
              <w:t>-</w:t>
            </w:r>
          </w:p>
        </w:tc>
      </w:tr>
      <w:tr w:rsidR="00EB29E7" w14:paraId="76CF18E2" w14:textId="77777777" w:rsidTr="00813D10">
        <w:tc>
          <w:tcPr>
            <w:tcW w:w="1076" w:type="pct"/>
            <w:tcBorders>
              <w:top w:val="single" w:sz="4" w:space="0" w:color="auto"/>
              <w:left w:val="single" w:sz="4" w:space="0" w:color="auto"/>
              <w:bottom w:val="single" w:sz="4" w:space="0" w:color="auto"/>
              <w:right w:val="single" w:sz="4" w:space="0" w:color="auto"/>
            </w:tcBorders>
          </w:tcPr>
          <w:p w14:paraId="236CEBBE" w14:textId="26AC3446" w:rsidR="00EB29E7" w:rsidRPr="002D216D" w:rsidRDefault="00EB29E7" w:rsidP="00724069">
            <w:pPr>
              <w:pStyle w:val="GOSTTablenorm"/>
              <w:rPr>
                <w:szCs w:val="22"/>
              </w:rPr>
            </w:pPr>
            <w:r>
              <w:rPr>
                <w:szCs w:val="22"/>
              </w:rPr>
              <w:t>Номер_вышест_КОО</w:t>
            </w:r>
          </w:p>
        </w:tc>
        <w:tc>
          <w:tcPr>
            <w:tcW w:w="315" w:type="pct"/>
            <w:tcBorders>
              <w:top w:val="single" w:sz="4" w:space="0" w:color="auto"/>
              <w:left w:val="single" w:sz="4" w:space="0" w:color="auto"/>
              <w:bottom w:val="single" w:sz="4" w:space="0" w:color="auto"/>
              <w:right w:val="single" w:sz="4" w:space="0" w:color="auto"/>
            </w:tcBorders>
          </w:tcPr>
          <w:p w14:paraId="249CA08E" w14:textId="2493EA38" w:rsidR="00EB29E7" w:rsidRPr="002D216D" w:rsidRDefault="00EB29E7" w:rsidP="00724069">
            <w:pPr>
              <w:pStyle w:val="GOSTTablenorm"/>
              <w:rPr>
                <w:szCs w:val="22"/>
              </w:rPr>
            </w:pPr>
            <w:r>
              <w:rPr>
                <w:szCs w:val="22"/>
              </w:rPr>
              <w:t>нет</w:t>
            </w:r>
          </w:p>
        </w:tc>
        <w:tc>
          <w:tcPr>
            <w:tcW w:w="1167" w:type="pct"/>
            <w:tcBorders>
              <w:top w:val="single" w:sz="4" w:space="0" w:color="auto"/>
              <w:left w:val="single" w:sz="4" w:space="0" w:color="auto"/>
              <w:bottom w:val="single" w:sz="4" w:space="0" w:color="auto"/>
              <w:right w:val="single" w:sz="4" w:space="0" w:color="auto"/>
            </w:tcBorders>
          </w:tcPr>
          <w:p w14:paraId="27C83AD5" w14:textId="72122F4D" w:rsidR="00EB29E7" w:rsidRPr="002D216D" w:rsidRDefault="00EB29E7" w:rsidP="00724069">
            <w:pPr>
              <w:pStyle w:val="GOSTTablenorm"/>
              <w:rPr>
                <w:szCs w:val="22"/>
              </w:rPr>
            </w:pPr>
            <w:r>
              <w:rPr>
                <w:szCs w:val="22"/>
              </w:rPr>
              <w:t>Номер вышестоящего КОО</w:t>
            </w:r>
          </w:p>
        </w:tc>
        <w:tc>
          <w:tcPr>
            <w:tcW w:w="1144" w:type="pct"/>
            <w:tcBorders>
              <w:top w:val="single" w:sz="4" w:space="0" w:color="auto"/>
              <w:left w:val="single" w:sz="4" w:space="0" w:color="auto"/>
              <w:bottom w:val="single" w:sz="4" w:space="0" w:color="auto"/>
              <w:right w:val="single" w:sz="4" w:space="0" w:color="auto"/>
            </w:tcBorders>
          </w:tcPr>
          <w:p w14:paraId="4785CFA6" w14:textId="7220374D" w:rsidR="00EB29E7" w:rsidRPr="002D216D" w:rsidRDefault="00EB29E7" w:rsidP="00724069">
            <w:pPr>
              <w:pStyle w:val="GOSTTablenorm"/>
            </w:pPr>
            <w:r w:rsidRPr="00E92C4D">
              <w:t>SI</w:t>
            </w:r>
            <w:r w:rsidRPr="00E92C4D">
              <w:rPr>
                <w:lang w:val="en-US"/>
              </w:rPr>
              <w:t>_</w:t>
            </w:r>
            <w:r w:rsidRPr="00E92C4D">
              <w:t>HeadDocNum</w:t>
            </w:r>
          </w:p>
        </w:tc>
        <w:tc>
          <w:tcPr>
            <w:tcW w:w="1298" w:type="pct"/>
            <w:tcBorders>
              <w:top w:val="single" w:sz="4" w:space="0" w:color="auto"/>
              <w:left w:val="single" w:sz="4" w:space="0" w:color="auto"/>
              <w:bottom w:val="single" w:sz="4" w:space="0" w:color="auto"/>
              <w:right w:val="single" w:sz="4" w:space="0" w:color="auto"/>
            </w:tcBorders>
          </w:tcPr>
          <w:p w14:paraId="737BFE13" w14:textId="0FEA1105" w:rsidR="00EB29E7" w:rsidRPr="002D216D" w:rsidRDefault="00EB29E7" w:rsidP="00724069">
            <w:pPr>
              <w:pStyle w:val="GOSTTablenorm"/>
            </w:pPr>
            <w:r>
              <w:t>-</w:t>
            </w:r>
          </w:p>
        </w:tc>
      </w:tr>
      <w:tr w:rsidR="00813D10" w14:paraId="0E8E831D" w14:textId="77777777" w:rsidTr="00813D10">
        <w:tc>
          <w:tcPr>
            <w:tcW w:w="1076" w:type="pct"/>
            <w:tcBorders>
              <w:top w:val="single" w:sz="4" w:space="0" w:color="auto"/>
              <w:left w:val="single" w:sz="4" w:space="0" w:color="auto"/>
              <w:bottom w:val="single" w:sz="4" w:space="0" w:color="auto"/>
              <w:right w:val="single" w:sz="4" w:space="0" w:color="auto"/>
            </w:tcBorders>
          </w:tcPr>
          <w:p w14:paraId="34CFFE7D" w14:textId="4BA8197F" w:rsidR="008D5B63" w:rsidRPr="00871E24" w:rsidRDefault="008D5B63" w:rsidP="008D5B63">
            <w:pPr>
              <w:pStyle w:val="GOSTTablenorm"/>
              <w:rPr>
                <w:szCs w:val="22"/>
              </w:rPr>
            </w:pPr>
            <w:r w:rsidRPr="00A47683">
              <w:rPr>
                <w:color w:val="000000" w:themeColor="text1"/>
                <w:szCs w:val="22"/>
              </w:rPr>
              <w:t>Вид_КОО</w:t>
            </w:r>
          </w:p>
        </w:tc>
        <w:tc>
          <w:tcPr>
            <w:tcW w:w="315" w:type="pct"/>
            <w:tcBorders>
              <w:top w:val="single" w:sz="4" w:space="0" w:color="auto"/>
              <w:left w:val="single" w:sz="4" w:space="0" w:color="auto"/>
              <w:bottom w:val="single" w:sz="4" w:space="0" w:color="auto"/>
              <w:right w:val="single" w:sz="4" w:space="0" w:color="auto"/>
            </w:tcBorders>
          </w:tcPr>
          <w:p w14:paraId="2A62CE4A" w14:textId="16926E95" w:rsidR="008D5B63" w:rsidRPr="00871E24" w:rsidRDefault="008D5B63" w:rsidP="00D3282E">
            <w:pPr>
              <w:pStyle w:val="GOSTTablenorm"/>
              <w:rPr>
                <w:szCs w:val="22"/>
              </w:rPr>
            </w:pPr>
            <w:r w:rsidRPr="00871E24">
              <w:rPr>
                <w:szCs w:val="22"/>
              </w:rPr>
              <w:t>нет</w:t>
            </w:r>
          </w:p>
        </w:tc>
        <w:tc>
          <w:tcPr>
            <w:tcW w:w="1167" w:type="pct"/>
            <w:tcBorders>
              <w:top w:val="single" w:sz="4" w:space="0" w:color="auto"/>
              <w:left w:val="single" w:sz="4" w:space="0" w:color="auto"/>
              <w:bottom w:val="single" w:sz="4" w:space="0" w:color="auto"/>
              <w:right w:val="single" w:sz="4" w:space="0" w:color="auto"/>
            </w:tcBorders>
          </w:tcPr>
          <w:p w14:paraId="2B90AE4C" w14:textId="1B952F68" w:rsidR="008D5B63" w:rsidRPr="00871E24" w:rsidRDefault="008D5B63" w:rsidP="00D3282E">
            <w:pPr>
              <w:pStyle w:val="GOSTTablenorm"/>
              <w:rPr>
                <w:szCs w:val="22"/>
              </w:rPr>
            </w:pPr>
            <w:r w:rsidRPr="00871E24">
              <w:rPr>
                <w:szCs w:val="22"/>
              </w:rPr>
              <w:t>Код вида КОО</w:t>
            </w:r>
          </w:p>
        </w:tc>
        <w:tc>
          <w:tcPr>
            <w:tcW w:w="1144" w:type="pct"/>
            <w:tcBorders>
              <w:top w:val="single" w:sz="4" w:space="0" w:color="auto"/>
              <w:left w:val="single" w:sz="4" w:space="0" w:color="auto"/>
              <w:bottom w:val="single" w:sz="4" w:space="0" w:color="auto"/>
              <w:right w:val="single" w:sz="4" w:space="0" w:color="auto"/>
            </w:tcBorders>
          </w:tcPr>
          <w:p w14:paraId="687B6309" w14:textId="3749AD1A" w:rsidR="008D5B63" w:rsidRPr="00871E24" w:rsidRDefault="008D5B63" w:rsidP="00D3282E">
            <w:pPr>
              <w:pStyle w:val="GOSTTablenorm"/>
              <w:rPr>
                <w:szCs w:val="22"/>
              </w:rPr>
            </w:pPr>
            <w:r w:rsidRPr="00871E24">
              <w:t>IK_CodeViewKOO</w:t>
            </w:r>
          </w:p>
        </w:tc>
        <w:tc>
          <w:tcPr>
            <w:tcW w:w="1298" w:type="pct"/>
            <w:tcBorders>
              <w:top w:val="single" w:sz="4" w:space="0" w:color="auto"/>
              <w:left w:val="single" w:sz="4" w:space="0" w:color="auto"/>
              <w:bottom w:val="single" w:sz="4" w:space="0" w:color="auto"/>
              <w:right w:val="single" w:sz="4" w:space="0" w:color="auto"/>
            </w:tcBorders>
          </w:tcPr>
          <w:p w14:paraId="609350C5" w14:textId="6ABA0686" w:rsidR="008D5B63" w:rsidRPr="00871E24" w:rsidRDefault="008D5B63" w:rsidP="00D3282E">
            <w:pPr>
              <w:pStyle w:val="GOSTTablenorm"/>
            </w:pPr>
            <w:r w:rsidRPr="00871E24">
              <w:t>-</w:t>
            </w:r>
          </w:p>
        </w:tc>
      </w:tr>
      <w:tr w:rsidR="00813D10" w14:paraId="089D9DFA" w14:textId="77777777" w:rsidTr="00813D10">
        <w:tc>
          <w:tcPr>
            <w:tcW w:w="1076" w:type="pct"/>
            <w:tcBorders>
              <w:top w:val="single" w:sz="4" w:space="0" w:color="auto"/>
              <w:left w:val="single" w:sz="4" w:space="0" w:color="auto"/>
              <w:bottom w:val="single" w:sz="4" w:space="0" w:color="auto"/>
              <w:right w:val="single" w:sz="4" w:space="0" w:color="auto"/>
            </w:tcBorders>
          </w:tcPr>
          <w:p w14:paraId="7FF02AD6" w14:textId="1CB4A3E4" w:rsidR="00C96BA8" w:rsidRPr="00871E24" w:rsidRDefault="00C96BA8" w:rsidP="00D3282E">
            <w:pPr>
              <w:pStyle w:val="GOSTTablenorm"/>
            </w:pPr>
            <w:r w:rsidRPr="00871E24">
              <w:rPr>
                <w:szCs w:val="22"/>
              </w:rPr>
              <w:t>КС_плательщика</w:t>
            </w:r>
          </w:p>
        </w:tc>
        <w:tc>
          <w:tcPr>
            <w:tcW w:w="315" w:type="pct"/>
            <w:tcBorders>
              <w:top w:val="single" w:sz="4" w:space="0" w:color="auto"/>
              <w:left w:val="single" w:sz="4" w:space="0" w:color="auto"/>
              <w:bottom w:val="single" w:sz="4" w:space="0" w:color="auto"/>
              <w:right w:val="single" w:sz="4" w:space="0" w:color="auto"/>
            </w:tcBorders>
          </w:tcPr>
          <w:p w14:paraId="3BA854D8" w14:textId="2F30AE41" w:rsidR="00C96BA8" w:rsidRPr="00871E24" w:rsidRDefault="00C96BA8" w:rsidP="00D3282E">
            <w:pPr>
              <w:pStyle w:val="GOSTTablenorm"/>
            </w:pPr>
            <w:r w:rsidRPr="00871E24">
              <w:t>нет</w:t>
            </w:r>
          </w:p>
        </w:tc>
        <w:tc>
          <w:tcPr>
            <w:tcW w:w="1167" w:type="pct"/>
            <w:tcBorders>
              <w:top w:val="single" w:sz="4" w:space="0" w:color="auto"/>
              <w:left w:val="single" w:sz="4" w:space="0" w:color="auto"/>
              <w:bottom w:val="single" w:sz="4" w:space="0" w:color="auto"/>
              <w:right w:val="single" w:sz="4" w:space="0" w:color="auto"/>
            </w:tcBorders>
          </w:tcPr>
          <w:p w14:paraId="43CBBB1C" w14:textId="158C69C5" w:rsidR="00C96BA8" w:rsidRPr="00871E24" w:rsidRDefault="00C96BA8" w:rsidP="00D3282E">
            <w:pPr>
              <w:pStyle w:val="GOSTTablenorm"/>
            </w:pPr>
            <w:r w:rsidRPr="00871E24">
              <w:t>Казначейский счет плательщика</w:t>
            </w:r>
          </w:p>
        </w:tc>
        <w:tc>
          <w:tcPr>
            <w:tcW w:w="1144" w:type="pct"/>
            <w:tcBorders>
              <w:top w:val="single" w:sz="4" w:space="0" w:color="auto"/>
              <w:left w:val="single" w:sz="4" w:space="0" w:color="auto"/>
              <w:bottom w:val="single" w:sz="4" w:space="0" w:color="auto"/>
              <w:right w:val="single" w:sz="4" w:space="0" w:color="auto"/>
            </w:tcBorders>
          </w:tcPr>
          <w:p w14:paraId="79D5F670" w14:textId="1DC29A5B" w:rsidR="00C96BA8" w:rsidRPr="00871E24" w:rsidRDefault="00C96BA8" w:rsidP="00D3282E">
            <w:pPr>
              <w:pStyle w:val="GOSTTablenorm"/>
            </w:pPr>
            <w:r w:rsidRPr="00871E24">
              <w:t>P_CheckAcc</w:t>
            </w:r>
          </w:p>
        </w:tc>
        <w:tc>
          <w:tcPr>
            <w:tcW w:w="1298" w:type="pct"/>
            <w:tcBorders>
              <w:top w:val="single" w:sz="4" w:space="0" w:color="auto"/>
              <w:left w:val="single" w:sz="4" w:space="0" w:color="auto"/>
              <w:bottom w:val="single" w:sz="4" w:space="0" w:color="auto"/>
              <w:right w:val="single" w:sz="4" w:space="0" w:color="auto"/>
            </w:tcBorders>
          </w:tcPr>
          <w:p w14:paraId="205C1BA7" w14:textId="657722EF" w:rsidR="00C96BA8" w:rsidRPr="00871E24" w:rsidRDefault="00C96BA8" w:rsidP="00D3282E">
            <w:pPr>
              <w:pStyle w:val="GOSTTablenorm"/>
              <w:rPr>
                <w:szCs w:val="22"/>
              </w:rPr>
            </w:pPr>
            <w:r w:rsidRPr="00871E24">
              <w:rPr>
                <w:szCs w:val="22"/>
              </w:rPr>
              <w:t>-</w:t>
            </w:r>
          </w:p>
        </w:tc>
      </w:tr>
      <w:tr w:rsidR="00E242E5" w14:paraId="0C8FFA33" w14:textId="77777777" w:rsidTr="00813D10">
        <w:tc>
          <w:tcPr>
            <w:tcW w:w="1076" w:type="pct"/>
            <w:tcBorders>
              <w:top w:val="single" w:sz="4" w:space="0" w:color="auto"/>
              <w:left w:val="single" w:sz="4" w:space="0" w:color="auto"/>
              <w:bottom w:val="single" w:sz="4" w:space="0" w:color="auto"/>
              <w:right w:val="single" w:sz="4" w:space="0" w:color="auto"/>
            </w:tcBorders>
          </w:tcPr>
          <w:p w14:paraId="1C6448E7" w14:textId="6BF88C99" w:rsidR="00E242E5" w:rsidRPr="00871E24" w:rsidRDefault="00E242E5" w:rsidP="00E242E5">
            <w:pPr>
              <w:pStyle w:val="GOSTTablenorm"/>
              <w:rPr>
                <w:szCs w:val="22"/>
              </w:rPr>
            </w:pPr>
            <w:r>
              <w:rPr>
                <w:szCs w:val="22"/>
              </w:rPr>
              <w:t>ТОФК_КС_плательщика</w:t>
            </w:r>
          </w:p>
        </w:tc>
        <w:tc>
          <w:tcPr>
            <w:tcW w:w="315" w:type="pct"/>
            <w:tcBorders>
              <w:top w:val="single" w:sz="4" w:space="0" w:color="auto"/>
              <w:left w:val="single" w:sz="4" w:space="0" w:color="auto"/>
              <w:bottom w:val="single" w:sz="4" w:space="0" w:color="auto"/>
              <w:right w:val="single" w:sz="4" w:space="0" w:color="auto"/>
            </w:tcBorders>
          </w:tcPr>
          <w:p w14:paraId="4E4D9365" w14:textId="2779EF0A" w:rsidR="00E242E5" w:rsidRPr="00871E24" w:rsidRDefault="00E242E5" w:rsidP="00E242E5">
            <w:pPr>
              <w:pStyle w:val="GOSTTablenorm"/>
            </w:pPr>
            <w:r>
              <w:t>да</w:t>
            </w:r>
          </w:p>
        </w:tc>
        <w:tc>
          <w:tcPr>
            <w:tcW w:w="1167" w:type="pct"/>
            <w:tcBorders>
              <w:top w:val="single" w:sz="4" w:space="0" w:color="auto"/>
              <w:left w:val="single" w:sz="4" w:space="0" w:color="auto"/>
              <w:bottom w:val="single" w:sz="4" w:space="0" w:color="auto"/>
              <w:right w:val="single" w:sz="4" w:space="0" w:color="auto"/>
            </w:tcBorders>
          </w:tcPr>
          <w:p w14:paraId="111C5C7E" w14:textId="6F7F48FE" w:rsidR="00E242E5" w:rsidRPr="00871E24" w:rsidRDefault="00E242E5" w:rsidP="00E242E5">
            <w:pPr>
              <w:pStyle w:val="GOSTTablenorm"/>
            </w:pPr>
            <w:r>
              <w:t xml:space="preserve">Код </w:t>
            </w:r>
            <w:r w:rsidRPr="00C644BE">
              <w:t>ТОФК по КС</w:t>
            </w:r>
            <w:r>
              <w:t xml:space="preserve"> плательщика (2-значный)</w:t>
            </w:r>
          </w:p>
        </w:tc>
        <w:tc>
          <w:tcPr>
            <w:tcW w:w="1144" w:type="pct"/>
            <w:tcBorders>
              <w:top w:val="single" w:sz="4" w:space="0" w:color="auto"/>
              <w:left w:val="single" w:sz="4" w:space="0" w:color="auto"/>
              <w:bottom w:val="single" w:sz="4" w:space="0" w:color="auto"/>
              <w:right w:val="single" w:sz="4" w:space="0" w:color="auto"/>
            </w:tcBorders>
          </w:tcPr>
          <w:p w14:paraId="0814F63D" w14:textId="6F492164" w:rsidR="00E242E5" w:rsidRPr="00871E24" w:rsidRDefault="00E242E5" w:rsidP="00E242E5">
            <w:pPr>
              <w:pStyle w:val="GOSTTablenorm"/>
            </w:pPr>
            <w:r w:rsidRPr="00871E24">
              <w:t>F</w:t>
            </w:r>
            <w:r w:rsidRPr="00871E24">
              <w:rPr>
                <w:lang w:val="en-US"/>
              </w:rPr>
              <w:t>_</w:t>
            </w:r>
            <w:r w:rsidRPr="00871E24">
              <w:t>CodeKOFK</w:t>
            </w:r>
          </w:p>
        </w:tc>
        <w:tc>
          <w:tcPr>
            <w:tcW w:w="1298" w:type="pct"/>
            <w:tcBorders>
              <w:top w:val="single" w:sz="4" w:space="0" w:color="auto"/>
              <w:left w:val="single" w:sz="4" w:space="0" w:color="auto"/>
              <w:bottom w:val="single" w:sz="4" w:space="0" w:color="auto"/>
              <w:right w:val="single" w:sz="4" w:space="0" w:color="auto"/>
            </w:tcBorders>
          </w:tcPr>
          <w:p w14:paraId="273738EF" w14:textId="4E38C577" w:rsidR="00E242E5" w:rsidRPr="00871E24" w:rsidRDefault="00CF648C" w:rsidP="00E242E5">
            <w:pPr>
              <w:pStyle w:val="GOSTTablenorm"/>
              <w:rPr>
                <w:szCs w:val="22"/>
              </w:rPr>
            </w:pPr>
            <w:r>
              <w:rPr>
                <w:szCs w:val="22"/>
              </w:rPr>
              <w:t>Указыва</w:t>
            </w:r>
            <w:r w:rsidR="00E242E5">
              <w:rPr>
                <w:szCs w:val="22"/>
              </w:rPr>
              <w:t>ются 1-2 разряды номера ТОФК ЛС плательщика</w:t>
            </w:r>
          </w:p>
        </w:tc>
      </w:tr>
      <w:tr w:rsidR="00813D10" w14:paraId="087092C8" w14:textId="77777777" w:rsidTr="00813D10">
        <w:tc>
          <w:tcPr>
            <w:tcW w:w="1076" w:type="pct"/>
            <w:tcBorders>
              <w:top w:val="single" w:sz="4" w:space="0" w:color="auto"/>
              <w:left w:val="single" w:sz="4" w:space="0" w:color="auto"/>
              <w:bottom w:val="single" w:sz="4" w:space="0" w:color="auto"/>
              <w:right w:val="single" w:sz="4" w:space="0" w:color="auto"/>
            </w:tcBorders>
          </w:tcPr>
          <w:p w14:paraId="16625728" w14:textId="36D9BE6B" w:rsidR="0025657D" w:rsidRPr="00871E24" w:rsidRDefault="0025657D" w:rsidP="0025657D">
            <w:pPr>
              <w:pStyle w:val="GOSTTablenorm"/>
              <w:rPr>
                <w:szCs w:val="22"/>
              </w:rPr>
            </w:pPr>
            <w:r w:rsidRPr="00871E24">
              <w:rPr>
                <w:szCs w:val="22"/>
              </w:rPr>
              <w:t>ОКТМО_КС_плательщика</w:t>
            </w:r>
          </w:p>
        </w:tc>
        <w:tc>
          <w:tcPr>
            <w:tcW w:w="315" w:type="pct"/>
            <w:tcBorders>
              <w:top w:val="single" w:sz="4" w:space="0" w:color="auto"/>
              <w:left w:val="single" w:sz="4" w:space="0" w:color="auto"/>
              <w:bottom w:val="single" w:sz="4" w:space="0" w:color="auto"/>
              <w:right w:val="single" w:sz="4" w:space="0" w:color="auto"/>
            </w:tcBorders>
          </w:tcPr>
          <w:p w14:paraId="55B65F23" w14:textId="5A6AD095" w:rsidR="0025657D" w:rsidRPr="00871E24" w:rsidRDefault="0025657D" w:rsidP="0025657D">
            <w:pPr>
              <w:pStyle w:val="GOSTTablenorm"/>
            </w:pPr>
            <w:r w:rsidRPr="00871E24">
              <w:t>да</w:t>
            </w:r>
          </w:p>
        </w:tc>
        <w:tc>
          <w:tcPr>
            <w:tcW w:w="1167" w:type="pct"/>
            <w:tcBorders>
              <w:top w:val="single" w:sz="4" w:space="0" w:color="auto"/>
              <w:left w:val="single" w:sz="4" w:space="0" w:color="auto"/>
              <w:bottom w:val="single" w:sz="4" w:space="0" w:color="auto"/>
              <w:right w:val="single" w:sz="4" w:space="0" w:color="auto"/>
            </w:tcBorders>
          </w:tcPr>
          <w:p w14:paraId="506CB81A" w14:textId="4ED0C96E" w:rsidR="0025657D" w:rsidRPr="00871E24" w:rsidRDefault="0025657D" w:rsidP="0025657D">
            <w:pPr>
              <w:pStyle w:val="GOSTTablenorm"/>
            </w:pPr>
            <w:r w:rsidRPr="00871E24">
              <w:t>Код по ОКТМО публично-правового образования плательщика</w:t>
            </w:r>
          </w:p>
        </w:tc>
        <w:tc>
          <w:tcPr>
            <w:tcW w:w="1144" w:type="pct"/>
            <w:tcBorders>
              <w:top w:val="single" w:sz="4" w:space="0" w:color="auto"/>
              <w:left w:val="single" w:sz="4" w:space="0" w:color="auto"/>
              <w:bottom w:val="single" w:sz="4" w:space="0" w:color="auto"/>
              <w:right w:val="single" w:sz="4" w:space="0" w:color="auto"/>
            </w:tcBorders>
          </w:tcPr>
          <w:p w14:paraId="75DF96FB" w14:textId="3ACC70FB" w:rsidR="0025657D" w:rsidRPr="00871E24" w:rsidRDefault="0025657D" w:rsidP="0025657D">
            <w:pPr>
              <w:pStyle w:val="GOSTTablenorm"/>
            </w:pPr>
            <w:r w:rsidRPr="00871E24">
              <w:t>P_CheckAcc</w:t>
            </w:r>
          </w:p>
        </w:tc>
        <w:tc>
          <w:tcPr>
            <w:tcW w:w="1298" w:type="pct"/>
            <w:tcBorders>
              <w:top w:val="single" w:sz="4" w:space="0" w:color="auto"/>
              <w:left w:val="single" w:sz="4" w:space="0" w:color="auto"/>
              <w:bottom w:val="single" w:sz="4" w:space="0" w:color="auto"/>
              <w:right w:val="single" w:sz="4" w:space="0" w:color="auto"/>
            </w:tcBorders>
          </w:tcPr>
          <w:p w14:paraId="1DB01DB6" w14:textId="501715DD" w:rsidR="0025657D" w:rsidRPr="00871E24" w:rsidRDefault="0025657D" w:rsidP="0025657D">
            <w:pPr>
              <w:pStyle w:val="GOSTTablenorm"/>
              <w:rPr>
                <w:szCs w:val="22"/>
              </w:rPr>
            </w:pPr>
            <w:r w:rsidRPr="00871E24">
              <w:t>Указываются 9-16 разряды номера КС плательщика</w:t>
            </w:r>
          </w:p>
        </w:tc>
      </w:tr>
      <w:tr w:rsidR="00813D10" w14:paraId="191167F6" w14:textId="77777777" w:rsidTr="00813D10">
        <w:tc>
          <w:tcPr>
            <w:tcW w:w="1076" w:type="pct"/>
            <w:tcBorders>
              <w:top w:val="single" w:sz="4" w:space="0" w:color="auto"/>
              <w:left w:val="single" w:sz="4" w:space="0" w:color="auto"/>
              <w:bottom w:val="single" w:sz="4" w:space="0" w:color="auto"/>
              <w:right w:val="single" w:sz="4" w:space="0" w:color="auto"/>
            </w:tcBorders>
          </w:tcPr>
          <w:p w14:paraId="6BF5355D" w14:textId="314700F4" w:rsidR="00EC6480" w:rsidRPr="00871E24" w:rsidRDefault="00F506D4" w:rsidP="00EC6480">
            <w:pPr>
              <w:pStyle w:val="GOSTTablenorm"/>
              <w:rPr>
                <w:szCs w:val="22"/>
              </w:rPr>
            </w:pPr>
            <w:r>
              <w:rPr>
                <w:szCs w:val="22"/>
              </w:rPr>
              <w:t>Порядк_но</w:t>
            </w:r>
            <w:r w:rsidR="00EC6480" w:rsidRPr="00871E24">
              <w:rPr>
                <w:szCs w:val="22"/>
              </w:rPr>
              <w:t>мер_КС_плательщика</w:t>
            </w:r>
          </w:p>
        </w:tc>
        <w:tc>
          <w:tcPr>
            <w:tcW w:w="315" w:type="pct"/>
            <w:tcBorders>
              <w:top w:val="single" w:sz="4" w:space="0" w:color="auto"/>
              <w:left w:val="single" w:sz="4" w:space="0" w:color="auto"/>
              <w:bottom w:val="single" w:sz="4" w:space="0" w:color="auto"/>
              <w:right w:val="single" w:sz="4" w:space="0" w:color="auto"/>
            </w:tcBorders>
          </w:tcPr>
          <w:p w14:paraId="390D278C" w14:textId="286CC0E8" w:rsidR="00EC6480" w:rsidRPr="00871E24" w:rsidRDefault="00EC6480" w:rsidP="00EC6480">
            <w:pPr>
              <w:pStyle w:val="GOSTTablenorm"/>
            </w:pPr>
            <w:r w:rsidRPr="00871E24">
              <w:t>да</w:t>
            </w:r>
          </w:p>
        </w:tc>
        <w:tc>
          <w:tcPr>
            <w:tcW w:w="1167" w:type="pct"/>
            <w:tcBorders>
              <w:top w:val="single" w:sz="4" w:space="0" w:color="auto"/>
              <w:left w:val="single" w:sz="4" w:space="0" w:color="auto"/>
              <w:bottom w:val="single" w:sz="4" w:space="0" w:color="auto"/>
              <w:right w:val="single" w:sz="4" w:space="0" w:color="auto"/>
            </w:tcBorders>
          </w:tcPr>
          <w:p w14:paraId="48B2FBF4" w14:textId="6F313B33" w:rsidR="00EC6480" w:rsidRPr="00871E24" w:rsidRDefault="00EC6480" w:rsidP="00EC6480">
            <w:pPr>
              <w:pStyle w:val="GOSTTablenorm"/>
            </w:pPr>
            <w:r w:rsidRPr="00871E24">
              <w:rPr>
                <w:szCs w:val="22"/>
              </w:rPr>
              <w:t>Порядковый номер КС плательщика</w:t>
            </w:r>
          </w:p>
        </w:tc>
        <w:tc>
          <w:tcPr>
            <w:tcW w:w="1144" w:type="pct"/>
            <w:tcBorders>
              <w:top w:val="single" w:sz="4" w:space="0" w:color="auto"/>
              <w:left w:val="single" w:sz="4" w:space="0" w:color="auto"/>
              <w:bottom w:val="single" w:sz="4" w:space="0" w:color="auto"/>
              <w:right w:val="single" w:sz="4" w:space="0" w:color="auto"/>
            </w:tcBorders>
          </w:tcPr>
          <w:p w14:paraId="15788E2B" w14:textId="4EB91933" w:rsidR="00EC6480" w:rsidRPr="00871E24" w:rsidRDefault="00EC6480" w:rsidP="00EC6480">
            <w:pPr>
              <w:pStyle w:val="GOSTTablenorm"/>
            </w:pPr>
            <w:r w:rsidRPr="00871E24">
              <w:t>P_CheckAcc</w:t>
            </w:r>
          </w:p>
        </w:tc>
        <w:tc>
          <w:tcPr>
            <w:tcW w:w="1298" w:type="pct"/>
            <w:tcBorders>
              <w:top w:val="single" w:sz="4" w:space="0" w:color="auto"/>
              <w:left w:val="single" w:sz="4" w:space="0" w:color="auto"/>
              <w:bottom w:val="single" w:sz="4" w:space="0" w:color="auto"/>
              <w:right w:val="single" w:sz="4" w:space="0" w:color="auto"/>
            </w:tcBorders>
          </w:tcPr>
          <w:p w14:paraId="4CF2C8E2" w14:textId="2E08952B" w:rsidR="00EC6480" w:rsidRPr="00871E24" w:rsidRDefault="00EC6480" w:rsidP="00EC6480">
            <w:pPr>
              <w:pStyle w:val="GOSTTablenorm"/>
            </w:pPr>
            <w:r w:rsidRPr="00871E24">
              <w:rPr>
                <w:szCs w:val="22"/>
              </w:rPr>
              <w:t>Указываются 19-20 разряды номера КС плательщика</w:t>
            </w:r>
          </w:p>
        </w:tc>
      </w:tr>
      <w:tr w:rsidR="00813D10" w14:paraId="1DCCB939" w14:textId="77777777" w:rsidTr="00813D10">
        <w:tc>
          <w:tcPr>
            <w:tcW w:w="1076" w:type="pct"/>
            <w:tcBorders>
              <w:top w:val="single" w:sz="4" w:space="0" w:color="auto"/>
              <w:left w:val="single" w:sz="4" w:space="0" w:color="auto"/>
              <w:bottom w:val="single" w:sz="4" w:space="0" w:color="auto"/>
              <w:right w:val="single" w:sz="4" w:space="0" w:color="auto"/>
            </w:tcBorders>
          </w:tcPr>
          <w:p w14:paraId="2324FF40" w14:textId="77777777" w:rsidR="0004329B" w:rsidRPr="00871E24" w:rsidRDefault="0004329B" w:rsidP="00D3282E">
            <w:pPr>
              <w:pStyle w:val="GOSTTablenorm"/>
            </w:pPr>
            <w:r w:rsidRPr="00871E24">
              <w:t>ТОФК_ЛС_плательщика</w:t>
            </w:r>
          </w:p>
        </w:tc>
        <w:tc>
          <w:tcPr>
            <w:tcW w:w="315" w:type="pct"/>
            <w:tcBorders>
              <w:top w:val="single" w:sz="4" w:space="0" w:color="auto"/>
              <w:left w:val="single" w:sz="4" w:space="0" w:color="auto"/>
              <w:bottom w:val="single" w:sz="4" w:space="0" w:color="auto"/>
              <w:right w:val="single" w:sz="4" w:space="0" w:color="auto"/>
            </w:tcBorders>
          </w:tcPr>
          <w:p w14:paraId="5D60FFC8" w14:textId="08986918" w:rsidR="0004329B" w:rsidRPr="00871E24" w:rsidRDefault="00882CC1" w:rsidP="00D3282E">
            <w:pPr>
              <w:pStyle w:val="GOSTTablenorm"/>
            </w:pPr>
            <w:r w:rsidRPr="00871E24">
              <w:t>да</w:t>
            </w:r>
          </w:p>
        </w:tc>
        <w:tc>
          <w:tcPr>
            <w:tcW w:w="1167" w:type="pct"/>
            <w:tcBorders>
              <w:top w:val="single" w:sz="4" w:space="0" w:color="auto"/>
              <w:left w:val="single" w:sz="4" w:space="0" w:color="auto"/>
              <w:bottom w:val="single" w:sz="4" w:space="0" w:color="auto"/>
              <w:right w:val="single" w:sz="4" w:space="0" w:color="auto"/>
            </w:tcBorders>
          </w:tcPr>
          <w:p w14:paraId="6D418B12" w14:textId="77777777" w:rsidR="0004329B" w:rsidRPr="00871E24" w:rsidRDefault="0004329B" w:rsidP="00D3282E">
            <w:pPr>
              <w:pStyle w:val="GOSTTablenorm"/>
            </w:pPr>
            <w:r w:rsidRPr="00871E24">
              <w:t>ТОФК ЦС по ЛС плательщика (4-значный)</w:t>
            </w:r>
          </w:p>
        </w:tc>
        <w:tc>
          <w:tcPr>
            <w:tcW w:w="1144" w:type="pct"/>
            <w:tcBorders>
              <w:top w:val="single" w:sz="4" w:space="0" w:color="auto"/>
              <w:left w:val="single" w:sz="4" w:space="0" w:color="auto"/>
              <w:bottom w:val="single" w:sz="4" w:space="0" w:color="auto"/>
              <w:right w:val="single" w:sz="4" w:space="0" w:color="auto"/>
            </w:tcBorders>
          </w:tcPr>
          <w:p w14:paraId="06813591" w14:textId="49FE83FE" w:rsidR="0004329B" w:rsidRPr="00871E24" w:rsidRDefault="00882CC1" w:rsidP="00D3282E">
            <w:pPr>
              <w:pStyle w:val="GOSTTablenorm"/>
            </w:pPr>
            <w:r w:rsidRPr="00871E24">
              <w:t>F</w:t>
            </w:r>
            <w:r w:rsidRPr="00871E24">
              <w:rPr>
                <w:lang w:val="en-US"/>
              </w:rPr>
              <w:t>_</w:t>
            </w:r>
            <w:r w:rsidRPr="00871E24">
              <w:t>CodeKOFK</w:t>
            </w:r>
          </w:p>
        </w:tc>
        <w:tc>
          <w:tcPr>
            <w:tcW w:w="1298" w:type="pct"/>
            <w:tcBorders>
              <w:top w:val="single" w:sz="4" w:space="0" w:color="auto"/>
              <w:left w:val="single" w:sz="4" w:space="0" w:color="auto"/>
              <w:bottom w:val="single" w:sz="4" w:space="0" w:color="auto"/>
              <w:right w:val="single" w:sz="4" w:space="0" w:color="auto"/>
            </w:tcBorders>
          </w:tcPr>
          <w:p w14:paraId="25F0B140" w14:textId="6CAD1D52" w:rsidR="00882CC1" w:rsidRPr="00871E24" w:rsidRDefault="00882CC1" w:rsidP="00882CC1">
            <w:pPr>
              <w:pStyle w:val="GOSTTablenorm"/>
              <w:rPr>
                <w:szCs w:val="22"/>
              </w:rPr>
            </w:pPr>
            <w:r w:rsidRPr="00871E24">
              <w:rPr>
                <w:szCs w:val="22"/>
              </w:rPr>
              <w:t xml:space="preserve">Если </w:t>
            </w:r>
            <w:r w:rsidRPr="00871E24">
              <w:t>последние два знака значенения тега отличны от «00», то они заменяются на значение «00»</w:t>
            </w:r>
          </w:p>
        </w:tc>
      </w:tr>
      <w:tr w:rsidR="00813D10" w14:paraId="44F27E74" w14:textId="77777777" w:rsidTr="00813D10">
        <w:tc>
          <w:tcPr>
            <w:tcW w:w="1076" w:type="pct"/>
            <w:tcBorders>
              <w:top w:val="single" w:sz="4" w:space="0" w:color="auto"/>
              <w:left w:val="single" w:sz="4" w:space="0" w:color="auto"/>
              <w:bottom w:val="single" w:sz="4" w:space="0" w:color="auto"/>
              <w:right w:val="single" w:sz="4" w:space="0" w:color="auto"/>
            </w:tcBorders>
            <w:hideMark/>
          </w:tcPr>
          <w:p w14:paraId="51EA726F" w14:textId="77777777" w:rsidR="0004329B" w:rsidRPr="00871E24" w:rsidRDefault="0004329B" w:rsidP="00D3282E">
            <w:pPr>
              <w:pStyle w:val="GOSTTablenorm"/>
            </w:pPr>
            <w:r w:rsidRPr="00871E24">
              <w:rPr>
                <w:szCs w:val="22"/>
              </w:rPr>
              <w:t>Номер_ЛС_плательщика</w:t>
            </w:r>
          </w:p>
        </w:tc>
        <w:tc>
          <w:tcPr>
            <w:tcW w:w="315" w:type="pct"/>
            <w:tcBorders>
              <w:top w:val="single" w:sz="4" w:space="0" w:color="auto"/>
              <w:left w:val="single" w:sz="4" w:space="0" w:color="auto"/>
              <w:bottom w:val="single" w:sz="4" w:space="0" w:color="auto"/>
              <w:right w:val="single" w:sz="4" w:space="0" w:color="auto"/>
            </w:tcBorders>
            <w:hideMark/>
          </w:tcPr>
          <w:p w14:paraId="2A34E50A" w14:textId="77777777" w:rsidR="0004329B" w:rsidRPr="00871E24" w:rsidRDefault="0004329B" w:rsidP="00D3282E">
            <w:pPr>
              <w:pStyle w:val="GOSTTablenorm"/>
            </w:pPr>
            <w:r w:rsidRPr="00871E24">
              <w:rPr>
                <w:szCs w:val="22"/>
              </w:rPr>
              <w:t>нет</w:t>
            </w:r>
          </w:p>
        </w:tc>
        <w:tc>
          <w:tcPr>
            <w:tcW w:w="1167" w:type="pct"/>
            <w:tcBorders>
              <w:top w:val="single" w:sz="4" w:space="0" w:color="auto"/>
              <w:left w:val="single" w:sz="4" w:space="0" w:color="auto"/>
              <w:bottom w:val="single" w:sz="4" w:space="0" w:color="auto"/>
              <w:right w:val="single" w:sz="4" w:space="0" w:color="auto"/>
            </w:tcBorders>
            <w:hideMark/>
          </w:tcPr>
          <w:p w14:paraId="4A438CDF" w14:textId="77777777" w:rsidR="0004329B" w:rsidRPr="00871E24" w:rsidRDefault="0004329B" w:rsidP="00D3282E">
            <w:pPr>
              <w:pStyle w:val="GOSTTablenorm"/>
            </w:pPr>
            <w:r w:rsidRPr="00871E24">
              <w:rPr>
                <w:szCs w:val="22"/>
              </w:rPr>
              <w:t>Номер лицевого счета плательщика</w:t>
            </w:r>
          </w:p>
        </w:tc>
        <w:tc>
          <w:tcPr>
            <w:tcW w:w="1144" w:type="pct"/>
            <w:tcBorders>
              <w:top w:val="single" w:sz="4" w:space="0" w:color="auto"/>
              <w:left w:val="single" w:sz="4" w:space="0" w:color="auto"/>
              <w:bottom w:val="single" w:sz="4" w:space="0" w:color="auto"/>
              <w:right w:val="single" w:sz="4" w:space="0" w:color="auto"/>
            </w:tcBorders>
            <w:hideMark/>
          </w:tcPr>
          <w:p w14:paraId="1C80117E" w14:textId="004CA476" w:rsidR="0004329B" w:rsidRPr="00871E24" w:rsidRDefault="00F94149" w:rsidP="00D3282E">
            <w:pPr>
              <w:pStyle w:val="GOSTTablenorm"/>
            </w:pPr>
            <w:r w:rsidRPr="00871E24">
              <w:t>P_PersonalAcc</w:t>
            </w:r>
          </w:p>
        </w:tc>
        <w:tc>
          <w:tcPr>
            <w:tcW w:w="1298" w:type="pct"/>
            <w:tcBorders>
              <w:top w:val="single" w:sz="4" w:space="0" w:color="auto"/>
              <w:left w:val="single" w:sz="4" w:space="0" w:color="auto"/>
              <w:bottom w:val="single" w:sz="4" w:space="0" w:color="auto"/>
              <w:right w:val="single" w:sz="4" w:space="0" w:color="auto"/>
            </w:tcBorders>
            <w:hideMark/>
          </w:tcPr>
          <w:p w14:paraId="782BD760" w14:textId="77777777" w:rsidR="0004329B" w:rsidRPr="00871E24" w:rsidRDefault="0004329B" w:rsidP="00D3282E">
            <w:pPr>
              <w:pStyle w:val="GOSTTablenorm"/>
            </w:pPr>
            <w:r w:rsidRPr="00871E24">
              <w:t>-</w:t>
            </w:r>
          </w:p>
        </w:tc>
      </w:tr>
      <w:tr w:rsidR="00813D10" w14:paraId="45BD58F9" w14:textId="77777777" w:rsidTr="00813D10">
        <w:tc>
          <w:tcPr>
            <w:tcW w:w="1076" w:type="pct"/>
            <w:tcBorders>
              <w:top w:val="single" w:sz="4" w:space="0" w:color="auto"/>
              <w:left w:val="single" w:sz="4" w:space="0" w:color="auto"/>
              <w:bottom w:val="single" w:sz="4" w:space="0" w:color="auto"/>
              <w:right w:val="single" w:sz="4" w:space="0" w:color="auto"/>
            </w:tcBorders>
          </w:tcPr>
          <w:p w14:paraId="25E9F64B" w14:textId="77777777" w:rsidR="0004329B" w:rsidRPr="00871E24" w:rsidRDefault="0004329B" w:rsidP="00D3282E">
            <w:pPr>
              <w:pStyle w:val="GOSTTablenorm"/>
              <w:rPr>
                <w:szCs w:val="22"/>
              </w:rPr>
            </w:pPr>
            <w:r w:rsidRPr="00871E24">
              <w:rPr>
                <w:szCs w:val="22"/>
              </w:rPr>
              <w:t>АКР_ЛС_плательщика</w:t>
            </w:r>
          </w:p>
        </w:tc>
        <w:tc>
          <w:tcPr>
            <w:tcW w:w="315" w:type="pct"/>
            <w:tcBorders>
              <w:top w:val="single" w:sz="4" w:space="0" w:color="auto"/>
              <w:left w:val="single" w:sz="4" w:space="0" w:color="auto"/>
              <w:bottom w:val="single" w:sz="4" w:space="0" w:color="auto"/>
              <w:right w:val="single" w:sz="4" w:space="0" w:color="auto"/>
            </w:tcBorders>
          </w:tcPr>
          <w:p w14:paraId="1B9A6008" w14:textId="77777777" w:rsidR="0004329B" w:rsidRPr="00871E24" w:rsidRDefault="0004329B" w:rsidP="00D3282E">
            <w:pPr>
              <w:pStyle w:val="GOSTTablenorm"/>
              <w:rPr>
                <w:szCs w:val="22"/>
              </w:rPr>
            </w:pPr>
            <w:r w:rsidRPr="00871E24">
              <w:rPr>
                <w:szCs w:val="22"/>
              </w:rPr>
              <w:t>нет</w:t>
            </w:r>
          </w:p>
        </w:tc>
        <w:tc>
          <w:tcPr>
            <w:tcW w:w="1167" w:type="pct"/>
            <w:tcBorders>
              <w:top w:val="single" w:sz="4" w:space="0" w:color="auto"/>
              <w:left w:val="single" w:sz="4" w:space="0" w:color="auto"/>
              <w:bottom w:val="single" w:sz="4" w:space="0" w:color="auto"/>
              <w:right w:val="single" w:sz="4" w:space="0" w:color="auto"/>
            </w:tcBorders>
          </w:tcPr>
          <w:p w14:paraId="0C62E302" w14:textId="77777777" w:rsidR="0004329B" w:rsidRPr="00871E24" w:rsidRDefault="0004329B" w:rsidP="00D3282E">
            <w:pPr>
              <w:pStyle w:val="GOSTTablenorm"/>
              <w:rPr>
                <w:szCs w:val="22"/>
              </w:rPr>
            </w:pPr>
            <w:r w:rsidRPr="00871E24">
              <w:rPr>
                <w:szCs w:val="22"/>
              </w:rPr>
              <w:t xml:space="preserve">Аналитический код раздела ЛС плательщика </w:t>
            </w:r>
          </w:p>
        </w:tc>
        <w:tc>
          <w:tcPr>
            <w:tcW w:w="1144" w:type="pct"/>
            <w:tcBorders>
              <w:top w:val="single" w:sz="4" w:space="0" w:color="auto"/>
              <w:left w:val="single" w:sz="4" w:space="0" w:color="auto"/>
              <w:bottom w:val="single" w:sz="4" w:space="0" w:color="auto"/>
              <w:right w:val="single" w:sz="4" w:space="0" w:color="auto"/>
            </w:tcBorders>
          </w:tcPr>
          <w:p w14:paraId="48AB7DDF" w14:textId="15A12D79" w:rsidR="0004329B" w:rsidRPr="00871E24" w:rsidRDefault="00915407" w:rsidP="00D3282E">
            <w:pPr>
              <w:pStyle w:val="GOSTTablenorm"/>
            </w:pPr>
            <w:r w:rsidRPr="00871E24">
              <w:t>P_AnalyticCode</w:t>
            </w:r>
          </w:p>
        </w:tc>
        <w:tc>
          <w:tcPr>
            <w:tcW w:w="1298" w:type="pct"/>
            <w:tcBorders>
              <w:top w:val="single" w:sz="4" w:space="0" w:color="auto"/>
              <w:left w:val="single" w:sz="4" w:space="0" w:color="auto"/>
              <w:bottom w:val="single" w:sz="4" w:space="0" w:color="auto"/>
              <w:right w:val="single" w:sz="4" w:space="0" w:color="auto"/>
            </w:tcBorders>
          </w:tcPr>
          <w:p w14:paraId="7608AC0D" w14:textId="77777777" w:rsidR="0004329B" w:rsidRPr="00871E24" w:rsidRDefault="0004329B" w:rsidP="00D3282E">
            <w:pPr>
              <w:pStyle w:val="GOSTTablenorm"/>
            </w:pPr>
            <w:r w:rsidRPr="00871E24">
              <w:t>-</w:t>
            </w:r>
          </w:p>
        </w:tc>
      </w:tr>
      <w:tr w:rsidR="00813D10" w14:paraId="1E6F372C" w14:textId="77777777" w:rsidTr="00813D10">
        <w:tc>
          <w:tcPr>
            <w:tcW w:w="1076" w:type="pct"/>
            <w:tcBorders>
              <w:top w:val="single" w:sz="4" w:space="0" w:color="auto"/>
              <w:left w:val="single" w:sz="4" w:space="0" w:color="auto"/>
              <w:bottom w:val="single" w:sz="4" w:space="0" w:color="auto"/>
              <w:right w:val="single" w:sz="4" w:space="0" w:color="auto"/>
            </w:tcBorders>
          </w:tcPr>
          <w:p w14:paraId="72616D0C" w14:textId="5A10D86C" w:rsidR="00D3282E" w:rsidRPr="00871E24" w:rsidRDefault="00D3282E" w:rsidP="00D3282E">
            <w:pPr>
              <w:pStyle w:val="GOSTTablenorm"/>
              <w:rPr>
                <w:szCs w:val="22"/>
              </w:rPr>
            </w:pPr>
            <w:r w:rsidRPr="00871E24">
              <w:rPr>
                <w:szCs w:val="22"/>
              </w:rPr>
              <w:t>КС_получателя</w:t>
            </w:r>
          </w:p>
        </w:tc>
        <w:tc>
          <w:tcPr>
            <w:tcW w:w="315" w:type="pct"/>
            <w:tcBorders>
              <w:top w:val="single" w:sz="4" w:space="0" w:color="auto"/>
              <w:left w:val="single" w:sz="4" w:space="0" w:color="auto"/>
              <w:bottom w:val="single" w:sz="4" w:space="0" w:color="auto"/>
              <w:right w:val="single" w:sz="4" w:space="0" w:color="auto"/>
            </w:tcBorders>
          </w:tcPr>
          <w:p w14:paraId="1EA14D23" w14:textId="50866038" w:rsidR="00D3282E" w:rsidRPr="00871E24" w:rsidRDefault="00D3282E" w:rsidP="00D3282E">
            <w:pPr>
              <w:pStyle w:val="GOSTTablenorm"/>
              <w:rPr>
                <w:szCs w:val="22"/>
              </w:rPr>
            </w:pPr>
            <w:r w:rsidRPr="00871E24">
              <w:t>нет</w:t>
            </w:r>
          </w:p>
        </w:tc>
        <w:tc>
          <w:tcPr>
            <w:tcW w:w="1167" w:type="pct"/>
            <w:tcBorders>
              <w:top w:val="single" w:sz="4" w:space="0" w:color="auto"/>
              <w:left w:val="single" w:sz="4" w:space="0" w:color="auto"/>
              <w:bottom w:val="single" w:sz="4" w:space="0" w:color="auto"/>
              <w:right w:val="single" w:sz="4" w:space="0" w:color="auto"/>
            </w:tcBorders>
          </w:tcPr>
          <w:p w14:paraId="2D190139" w14:textId="473D5D57" w:rsidR="00D3282E" w:rsidRPr="00871E24" w:rsidRDefault="00D3282E" w:rsidP="005333FB">
            <w:pPr>
              <w:pStyle w:val="GOSTTablenorm"/>
              <w:rPr>
                <w:szCs w:val="22"/>
              </w:rPr>
            </w:pPr>
            <w:r w:rsidRPr="00871E24">
              <w:t xml:space="preserve">Казначейский счет </w:t>
            </w:r>
            <w:r w:rsidR="005333FB" w:rsidRPr="00871E24">
              <w:t>получателя</w:t>
            </w:r>
          </w:p>
        </w:tc>
        <w:tc>
          <w:tcPr>
            <w:tcW w:w="1144" w:type="pct"/>
            <w:tcBorders>
              <w:top w:val="single" w:sz="4" w:space="0" w:color="auto"/>
              <w:left w:val="single" w:sz="4" w:space="0" w:color="auto"/>
              <w:bottom w:val="single" w:sz="4" w:space="0" w:color="auto"/>
              <w:right w:val="single" w:sz="4" w:space="0" w:color="auto"/>
            </w:tcBorders>
          </w:tcPr>
          <w:p w14:paraId="3350A274" w14:textId="20E72142" w:rsidR="00D3282E" w:rsidRPr="00871E24" w:rsidRDefault="00D3282E" w:rsidP="00D3282E">
            <w:pPr>
              <w:pStyle w:val="GOSTTablenorm"/>
            </w:pPr>
            <w:r w:rsidRPr="00871E24">
              <w:rPr>
                <w:lang w:val="en-US"/>
              </w:rPr>
              <w:t>R</w:t>
            </w:r>
            <w:r w:rsidRPr="00871E24">
              <w:t>_CheckAcc</w:t>
            </w:r>
          </w:p>
        </w:tc>
        <w:tc>
          <w:tcPr>
            <w:tcW w:w="1298" w:type="pct"/>
            <w:tcBorders>
              <w:top w:val="single" w:sz="4" w:space="0" w:color="auto"/>
              <w:left w:val="single" w:sz="4" w:space="0" w:color="auto"/>
              <w:bottom w:val="single" w:sz="4" w:space="0" w:color="auto"/>
              <w:right w:val="single" w:sz="4" w:space="0" w:color="auto"/>
            </w:tcBorders>
          </w:tcPr>
          <w:p w14:paraId="3774FF34" w14:textId="698F1EFE" w:rsidR="00D3282E" w:rsidRPr="00871E24" w:rsidRDefault="00D3282E" w:rsidP="00D3282E">
            <w:pPr>
              <w:pStyle w:val="GOSTTablenorm"/>
            </w:pPr>
            <w:r w:rsidRPr="00871E24">
              <w:rPr>
                <w:szCs w:val="22"/>
              </w:rPr>
              <w:t>-</w:t>
            </w:r>
          </w:p>
        </w:tc>
      </w:tr>
      <w:tr w:rsidR="00E242E5" w14:paraId="24C51F4E" w14:textId="77777777" w:rsidTr="00813D10">
        <w:tc>
          <w:tcPr>
            <w:tcW w:w="1076" w:type="pct"/>
            <w:tcBorders>
              <w:top w:val="single" w:sz="4" w:space="0" w:color="auto"/>
              <w:left w:val="single" w:sz="4" w:space="0" w:color="auto"/>
              <w:bottom w:val="single" w:sz="4" w:space="0" w:color="auto"/>
              <w:right w:val="single" w:sz="4" w:space="0" w:color="auto"/>
            </w:tcBorders>
          </w:tcPr>
          <w:p w14:paraId="645EA5C1" w14:textId="477B93B9" w:rsidR="00E242E5" w:rsidRPr="00871E24" w:rsidRDefault="00E242E5" w:rsidP="00D3282E">
            <w:pPr>
              <w:pStyle w:val="GOSTTablenorm"/>
              <w:rPr>
                <w:szCs w:val="22"/>
              </w:rPr>
            </w:pPr>
            <w:r>
              <w:rPr>
                <w:szCs w:val="22"/>
              </w:rPr>
              <w:t>ТОФК_КС_получателя</w:t>
            </w:r>
          </w:p>
        </w:tc>
        <w:tc>
          <w:tcPr>
            <w:tcW w:w="315" w:type="pct"/>
            <w:tcBorders>
              <w:top w:val="single" w:sz="4" w:space="0" w:color="auto"/>
              <w:left w:val="single" w:sz="4" w:space="0" w:color="auto"/>
              <w:bottom w:val="single" w:sz="4" w:space="0" w:color="auto"/>
              <w:right w:val="single" w:sz="4" w:space="0" w:color="auto"/>
            </w:tcBorders>
          </w:tcPr>
          <w:p w14:paraId="1E09D381" w14:textId="57D5725C" w:rsidR="00E242E5" w:rsidRPr="00871E24" w:rsidRDefault="00E242E5" w:rsidP="00D3282E">
            <w:pPr>
              <w:pStyle w:val="GOSTTablenorm"/>
            </w:pPr>
            <w:r>
              <w:t>да</w:t>
            </w:r>
          </w:p>
        </w:tc>
        <w:tc>
          <w:tcPr>
            <w:tcW w:w="1167" w:type="pct"/>
            <w:tcBorders>
              <w:top w:val="single" w:sz="4" w:space="0" w:color="auto"/>
              <w:left w:val="single" w:sz="4" w:space="0" w:color="auto"/>
              <w:bottom w:val="single" w:sz="4" w:space="0" w:color="auto"/>
              <w:right w:val="single" w:sz="4" w:space="0" w:color="auto"/>
            </w:tcBorders>
          </w:tcPr>
          <w:p w14:paraId="7A03AF09" w14:textId="2B18E2AE" w:rsidR="00E242E5" w:rsidRPr="00871E24" w:rsidRDefault="00E242E5" w:rsidP="00E242E5">
            <w:pPr>
              <w:pStyle w:val="GOSTTablenorm"/>
            </w:pPr>
            <w:r>
              <w:t xml:space="preserve">Код </w:t>
            </w:r>
            <w:r w:rsidRPr="00C644BE">
              <w:t>ТОФК по КС</w:t>
            </w:r>
            <w:r>
              <w:t xml:space="preserve"> получателя (2-значный)</w:t>
            </w:r>
          </w:p>
        </w:tc>
        <w:tc>
          <w:tcPr>
            <w:tcW w:w="1144" w:type="pct"/>
            <w:tcBorders>
              <w:top w:val="single" w:sz="4" w:space="0" w:color="auto"/>
              <w:left w:val="single" w:sz="4" w:space="0" w:color="auto"/>
              <w:bottom w:val="single" w:sz="4" w:space="0" w:color="auto"/>
              <w:right w:val="single" w:sz="4" w:space="0" w:color="auto"/>
            </w:tcBorders>
          </w:tcPr>
          <w:p w14:paraId="7A5EEECB" w14:textId="37920026" w:rsidR="00E242E5" w:rsidRPr="00871E24" w:rsidRDefault="00E242E5" w:rsidP="00D3282E">
            <w:pPr>
              <w:pStyle w:val="GOSTTablenorm"/>
              <w:rPr>
                <w:lang w:val="en-US"/>
              </w:rPr>
            </w:pPr>
            <w:r w:rsidRPr="00871E24">
              <w:rPr>
                <w:lang w:val="en-US"/>
              </w:rPr>
              <w:t>W_</w:t>
            </w:r>
            <w:r w:rsidRPr="00871E24">
              <w:t>CodeKOFK</w:t>
            </w:r>
          </w:p>
        </w:tc>
        <w:tc>
          <w:tcPr>
            <w:tcW w:w="1298" w:type="pct"/>
            <w:tcBorders>
              <w:top w:val="single" w:sz="4" w:space="0" w:color="auto"/>
              <w:left w:val="single" w:sz="4" w:space="0" w:color="auto"/>
              <w:bottom w:val="single" w:sz="4" w:space="0" w:color="auto"/>
              <w:right w:val="single" w:sz="4" w:space="0" w:color="auto"/>
            </w:tcBorders>
          </w:tcPr>
          <w:p w14:paraId="26FBCBC6" w14:textId="57827828" w:rsidR="00E242E5" w:rsidRPr="00871E24" w:rsidRDefault="00CF648C" w:rsidP="00D3282E">
            <w:pPr>
              <w:pStyle w:val="GOSTTablenorm"/>
              <w:rPr>
                <w:szCs w:val="22"/>
              </w:rPr>
            </w:pPr>
            <w:r>
              <w:rPr>
                <w:szCs w:val="22"/>
              </w:rPr>
              <w:t>Указыва</w:t>
            </w:r>
            <w:r w:rsidR="00E242E5">
              <w:rPr>
                <w:szCs w:val="22"/>
              </w:rPr>
              <w:t>ются 1-2 разряды номера ТОФК ЛС получателя</w:t>
            </w:r>
          </w:p>
        </w:tc>
      </w:tr>
      <w:tr w:rsidR="00813D10" w14:paraId="06E0E744" w14:textId="77777777" w:rsidTr="00813D10">
        <w:tc>
          <w:tcPr>
            <w:tcW w:w="1076" w:type="pct"/>
            <w:tcBorders>
              <w:top w:val="single" w:sz="4" w:space="0" w:color="auto"/>
              <w:left w:val="single" w:sz="4" w:space="0" w:color="auto"/>
              <w:bottom w:val="single" w:sz="4" w:space="0" w:color="auto"/>
              <w:right w:val="single" w:sz="4" w:space="0" w:color="auto"/>
            </w:tcBorders>
          </w:tcPr>
          <w:p w14:paraId="4C72490C" w14:textId="2B9D2E02" w:rsidR="00A243FF" w:rsidRPr="00871E24" w:rsidRDefault="00A243FF" w:rsidP="00A243FF">
            <w:pPr>
              <w:pStyle w:val="GOSTTablenorm"/>
              <w:rPr>
                <w:szCs w:val="22"/>
              </w:rPr>
            </w:pPr>
            <w:r w:rsidRPr="00871E24">
              <w:rPr>
                <w:szCs w:val="22"/>
              </w:rPr>
              <w:t>ОКТМО_КС_получателя</w:t>
            </w:r>
          </w:p>
        </w:tc>
        <w:tc>
          <w:tcPr>
            <w:tcW w:w="315" w:type="pct"/>
            <w:tcBorders>
              <w:top w:val="single" w:sz="4" w:space="0" w:color="auto"/>
              <w:left w:val="single" w:sz="4" w:space="0" w:color="auto"/>
              <w:bottom w:val="single" w:sz="4" w:space="0" w:color="auto"/>
              <w:right w:val="single" w:sz="4" w:space="0" w:color="auto"/>
            </w:tcBorders>
          </w:tcPr>
          <w:p w14:paraId="57691E03" w14:textId="47FAC723" w:rsidR="00A243FF" w:rsidRPr="00871E24" w:rsidRDefault="00A243FF" w:rsidP="00A243FF">
            <w:pPr>
              <w:pStyle w:val="GOSTTablenorm"/>
            </w:pPr>
            <w:r w:rsidRPr="00871E24">
              <w:t>да</w:t>
            </w:r>
          </w:p>
        </w:tc>
        <w:tc>
          <w:tcPr>
            <w:tcW w:w="1167" w:type="pct"/>
            <w:tcBorders>
              <w:top w:val="single" w:sz="4" w:space="0" w:color="auto"/>
              <w:left w:val="single" w:sz="4" w:space="0" w:color="auto"/>
              <w:bottom w:val="single" w:sz="4" w:space="0" w:color="auto"/>
              <w:right w:val="single" w:sz="4" w:space="0" w:color="auto"/>
            </w:tcBorders>
          </w:tcPr>
          <w:p w14:paraId="76B12BF5" w14:textId="7AB65D55" w:rsidR="00A243FF" w:rsidRPr="00871E24" w:rsidRDefault="00A243FF" w:rsidP="00A243FF">
            <w:pPr>
              <w:pStyle w:val="GOSTTablenorm"/>
            </w:pPr>
            <w:r w:rsidRPr="00871E24">
              <w:t>Код по ОКТМО публично-правового образования получателя</w:t>
            </w:r>
          </w:p>
        </w:tc>
        <w:tc>
          <w:tcPr>
            <w:tcW w:w="1144" w:type="pct"/>
            <w:tcBorders>
              <w:top w:val="single" w:sz="4" w:space="0" w:color="auto"/>
              <w:left w:val="single" w:sz="4" w:space="0" w:color="auto"/>
              <w:bottom w:val="single" w:sz="4" w:space="0" w:color="auto"/>
              <w:right w:val="single" w:sz="4" w:space="0" w:color="auto"/>
            </w:tcBorders>
          </w:tcPr>
          <w:p w14:paraId="05F0522A" w14:textId="132077D0" w:rsidR="00A243FF" w:rsidRPr="00871E24" w:rsidRDefault="00A243FF" w:rsidP="00A243FF">
            <w:pPr>
              <w:pStyle w:val="GOSTTablenorm"/>
              <w:rPr>
                <w:lang w:val="en-US"/>
              </w:rPr>
            </w:pPr>
            <w:r w:rsidRPr="00871E24">
              <w:rPr>
                <w:lang w:val="en-US"/>
              </w:rPr>
              <w:t>R</w:t>
            </w:r>
            <w:r w:rsidRPr="00871E24">
              <w:t>_CheckAcc</w:t>
            </w:r>
          </w:p>
        </w:tc>
        <w:tc>
          <w:tcPr>
            <w:tcW w:w="1298" w:type="pct"/>
            <w:tcBorders>
              <w:top w:val="single" w:sz="4" w:space="0" w:color="auto"/>
              <w:left w:val="single" w:sz="4" w:space="0" w:color="auto"/>
              <w:bottom w:val="single" w:sz="4" w:space="0" w:color="auto"/>
              <w:right w:val="single" w:sz="4" w:space="0" w:color="auto"/>
            </w:tcBorders>
          </w:tcPr>
          <w:p w14:paraId="6F8CC7FB" w14:textId="22A63885" w:rsidR="00A243FF" w:rsidRPr="00871E24" w:rsidRDefault="00A243FF" w:rsidP="00A243FF">
            <w:pPr>
              <w:pStyle w:val="GOSTTablenorm"/>
              <w:rPr>
                <w:szCs w:val="22"/>
              </w:rPr>
            </w:pPr>
            <w:r w:rsidRPr="00871E24">
              <w:t>Указываются 9-16 разряды номера КС получателя</w:t>
            </w:r>
          </w:p>
        </w:tc>
      </w:tr>
      <w:tr w:rsidR="00813D10" w14:paraId="0662F9A1" w14:textId="77777777" w:rsidTr="00813D10">
        <w:tc>
          <w:tcPr>
            <w:tcW w:w="1076" w:type="pct"/>
            <w:tcBorders>
              <w:top w:val="single" w:sz="4" w:space="0" w:color="auto"/>
              <w:left w:val="single" w:sz="4" w:space="0" w:color="auto"/>
              <w:bottom w:val="single" w:sz="4" w:space="0" w:color="auto"/>
              <w:right w:val="single" w:sz="4" w:space="0" w:color="auto"/>
            </w:tcBorders>
          </w:tcPr>
          <w:p w14:paraId="626300A2" w14:textId="70DA5C14" w:rsidR="00A243FF" w:rsidRPr="00871E24" w:rsidRDefault="00F506D4" w:rsidP="00A243FF">
            <w:pPr>
              <w:pStyle w:val="GOSTTablenorm"/>
              <w:rPr>
                <w:szCs w:val="22"/>
              </w:rPr>
            </w:pPr>
            <w:r>
              <w:rPr>
                <w:szCs w:val="22"/>
              </w:rPr>
              <w:t>Порядк_номер_КС_</w:t>
            </w:r>
            <w:r w:rsidR="00A243FF" w:rsidRPr="00871E24">
              <w:rPr>
                <w:szCs w:val="22"/>
              </w:rPr>
              <w:t>получателя</w:t>
            </w:r>
          </w:p>
        </w:tc>
        <w:tc>
          <w:tcPr>
            <w:tcW w:w="315" w:type="pct"/>
            <w:tcBorders>
              <w:top w:val="single" w:sz="4" w:space="0" w:color="auto"/>
              <w:left w:val="single" w:sz="4" w:space="0" w:color="auto"/>
              <w:bottom w:val="single" w:sz="4" w:space="0" w:color="auto"/>
              <w:right w:val="single" w:sz="4" w:space="0" w:color="auto"/>
            </w:tcBorders>
          </w:tcPr>
          <w:p w14:paraId="0B1C27E3" w14:textId="03344E06" w:rsidR="00A243FF" w:rsidRPr="00871E24" w:rsidRDefault="00A243FF" w:rsidP="00A243FF">
            <w:pPr>
              <w:pStyle w:val="GOSTTablenorm"/>
            </w:pPr>
            <w:r w:rsidRPr="00871E24">
              <w:t>да</w:t>
            </w:r>
          </w:p>
        </w:tc>
        <w:tc>
          <w:tcPr>
            <w:tcW w:w="1167" w:type="pct"/>
            <w:tcBorders>
              <w:top w:val="single" w:sz="4" w:space="0" w:color="auto"/>
              <w:left w:val="single" w:sz="4" w:space="0" w:color="auto"/>
              <w:bottom w:val="single" w:sz="4" w:space="0" w:color="auto"/>
              <w:right w:val="single" w:sz="4" w:space="0" w:color="auto"/>
            </w:tcBorders>
          </w:tcPr>
          <w:p w14:paraId="5232EB8E" w14:textId="08A1F3DB" w:rsidR="00A243FF" w:rsidRPr="00871E24" w:rsidRDefault="00A243FF" w:rsidP="00A243FF">
            <w:pPr>
              <w:pStyle w:val="GOSTTablenorm"/>
            </w:pPr>
            <w:r w:rsidRPr="00871E24">
              <w:rPr>
                <w:szCs w:val="22"/>
              </w:rPr>
              <w:t>Порядковый номер КС получателя</w:t>
            </w:r>
          </w:p>
        </w:tc>
        <w:tc>
          <w:tcPr>
            <w:tcW w:w="1144" w:type="pct"/>
            <w:tcBorders>
              <w:top w:val="single" w:sz="4" w:space="0" w:color="auto"/>
              <w:left w:val="single" w:sz="4" w:space="0" w:color="auto"/>
              <w:bottom w:val="single" w:sz="4" w:space="0" w:color="auto"/>
              <w:right w:val="single" w:sz="4" w:space="0" w:color="auto"/>
            </w:tcBorders>
          </w:tcPr>
          <w:p w14:paraId="06839A5B" w14:textId="00924637" w:rsidR="00A243FF" w:rsidRPr="00871E24" w:rsidRDefault="00A243FF" w:rsidP="00A243FF">
            <w:pPr>
              <w:pStyle w:val="GOSTTablenorm"/>
            </w:pPr>
            <w:r w:rsidRPr="00871E24">
              <w:rPr>
                <w:lang w:val="en-US"/>
              </w:rPr>
              <w:t>R</w:t>
            </w:r>
            <w:r w:rsidRPr="00871E24">
              <w:t>_CheckAcc</w:t>
            </w:r>
          </w:p>
        </w:tc>
        <w:tc>
          <w:tcPr>
            <w:tcW w:w="1298" w:type="pct"/>
            <w:tcBorders>
              <w:top w:val="single" w:sz="4" w:space="0" w:color="auto"/>
              <w:left w:val="single" w:sz="4" w:space="0" w:color="auto"/>
              <w:bottom w:val="single" w:sz="4" w:space="0" w:color="auto"/>
              <w:right w:val="single" w:sz="4" w:space="0" w:color="auto"/>
            </w:tcBorders>
          </w:tcPr>
          <w:p w14:paraId="01C53A87" w14:textId="60A800A6" w:rsidR="00A243FF" w:rsidRPr="00871E24" w:rsidRDefault="00A243FF" w:rsidP="00A243FF">
            <w:pPr>
              <w:pStyle w:val="GOSTTablenorm"/>
              <w:rPr>
                <w:szCs w:val="22"/>
              </w:rPr>
            </w:pPr>
            <w:r w:rsidRPr="00871E24">
              <w:rPr>
                <w:szCs w:val="22"/>
              </w:rPr>
              <w:t>Указываются 19-20 разряды номера КС получателя</w:t>
            </w:r>
          </w:p>
        </w:tc>
      </w:tr>
      <w:tr w:rsidR="00813D10" w14:paraId="199F10E8" w14:textId="77777777" w:rsidTr="00813D10">
        <w:tc>
          <w:tcPr>
            <w:tcW w:w="1076" w:type="pct"/>
            <w:tcBorders>
              <w:top w:val="single" w:sz="4" w:space="0" w:color="auto"/>
              <w:left w:val="single" w:sz="4" w:space="0" w:color="auto"/>
              <w:bottom w:val="single" w:sz="4" w:space="0" w:color="auto"/>
              <w:right w:val="single" w:sz="4" w:space="0" w:color="auto"/>
            </w:tcBorders>
          </w:tcPr>
          <w:p w14:paraId="4F72B3F1" w14:textId="19A433F0" w:rsidR="00D3282E" w:rsidRPr="00871E24" w:rsidRDefault="00D3282E" w:rsidP="00D3282E">
            <w:pPr>
              <w:pStyle w:val="GOSTTablenorm"/>
              <w:rPr>
                <w:szCs w:val="22"/>
              </w:rPr>
            </w:pPr>
            <w:r w:rsidRPr="00871E24">
              <w:t>ТОФК_ЛС_получателя</w:t>
            </w:r>
          </w:p>
        </w:tc>
        <w:tc>
          <w:tcPr>
            <w:tcW w:w="315" w:type="pct"/>
            <w:tcBorders>
              <w:top w:val="single" w:sz="4" w:space="0" w:color="auto"/>
              <w:left w:val="single" w:sz="4" w:space="0" w:color="auto"/>
              <w:bottom w:val="single" w:sz="4" w:space="0" w:color="auto"/>
              <w:right w:val="single" w:sz="4" w:space="0" w:color="auto"/>
            </w:tcBorders>
          </w:tcPr>
          <w:p w14:paraId="7E6E067B" w14:textId="70A48870" w:rsidR="00D3282E" w:rsidRPr="00871E24" w:rsidRDefault="00026E8D" w:rsidP="00D3282E">
            <w:pPr>
              <w:pStyle w:val="GOSTTablenorm"/>
              <w:rPr>
                <w:szCs w:val="22"/>
              </w:rPr>
            </w:pPr>
            <w:r w:rsidRPr="00871E24">
              <w:t>да</w:t>
            </w:r>
          </w:p>
        </w:tc>
        <w:tc>
          <w:tcPr>
            <w:tcW w:w="1167" w:type="pct"/>
            <w:tcBorders>
              <w:top w:val="single" w:sz="4" w:space="0" w:color="auto"/>
              <w:left w:val="single" w:sz="4" w:space="0" w:color="auto"/>
              <w:bottom w:val="single" w:sz="4" w:space="0" w:color="auto"/>
              <w:right w:val="single" w:sz="4" w:space="0" w:color="auto"/>
            </w:tcBorders>
          </w:tcPr>
          <w:p w14:paraId="5DFB946B" w14:textId="6C4961CD" w:rsidR="00D3282E" w:rsidRPr="00871E24" w:rsidRDefault="00D3282E" w:rsidP="005333FB">
            <w:pPr>
              <w:pStyle w:val="GOSTTablenorm"/>
              <w:rPr>
                <w:szCs w:val="22"/>
              </w:rPr>
            </w:pPr>
            <w:r w:rsidRPr="00871E24">
              <w:t xml:space="preserve">ТОФК ЦС по ЛС </w:t>
            </w:r>
            <w:r w:rsidR="005333FB" w:rsidRPr="00871E24">
              <w:t>получателя</w:t>
            </w:r>
            <w:r w:rsidRPr="00871E24">
              <w:t xml:space="preserve"> (4-значный)</w:t>
            </w:r>
          </w:p>
        </w:tc>
        <w:tc>
          <w:tcPr>
            <w:tcW w:w="1144" w:type="pct"/>
            <w:tcBorders>
              <w:top w:val="single" w:sz="4" w:space="0" w:color="auto"/>
              <w:left w:val="single" w:sz="4" w:space="0" w:color="auto"/>
              <w:bottom w:val="single" w:sz="4" w:space="0" w:color="auto"/>
              <w:right w:val="single" w:sz="4" w:space="0" w:color="auto"/>
            </w:tcBorders>
          </w:tcPr>
          <w:p w14:paraId="1779B0E7" w14:textId="40949014" w:rsidR="00D3282E" w:rsidRPr="00871E24" w:rsidRDefault="00882CC1" w:rsidP="00D3282E">
            <w:pPr>
              <w:pStyle w:val="GOSTTablenorm"/>
            </w:pPr>
            <w:r w:rsidRPr="00871E24">
              <w:rPr>
                <w:lang w:val="en-US"/>
              </w:rPr>
              <w:t>W_</w:t>
            </w:r>
            <w:r w:rsidRPr="00871E24">
              <w:t>CodeKOFK</w:t>
            </w:r>
          </w:p>
        </w:tc>
        <w:tc>
          <w:tcPr>
            <w:tcW w:w="1298" w:type="pct"/>
            <w:tcBorders>
              <w:top w:val="single" w:sz="4" w:space="0" w:color="auto"/>
              <w:left w:val="single" w:sz="4" w:space="0" w:color="auto"/>
              <w:bottom w:val="single" w:sz="4" w:space="0" w:color="auto"/>
              <w:right w:val="single" w:sz="4" w:space="0" w:color="auto"/>
            </w:tcBorders>
          </w:tcPr>
          <w:p w14:paraId="32845434" w14:textId="755DAEC5" w:rsidR="00D3282E" w:rsidRPr="00871E24" w:rsidRDefault="00882CC1" w:rsidP="00D3282E">
            <w:pPr>
              <w:pStyle w:val="GOSTTablenorm"/>
            </w:pPr>
            <w:r w:rsidRPr="00871E24">
              <w:rPr>
                <w:szCs w:val="22"/>
              </w:rPr>
              <w:t xml:space="preserve">Если </w:t>
            </w:r>
            <w:r w:rsidRPr="00871E24">
              <w:t>последние два знака значенения тега отличны от «00», то они заменяются на значение «00»</w:t>
            </w:r>
          </w:p>
        </w:tc>
      </w:tr>
      <w:tr w:rsidR="00813D10" w14:paraId="4BF71668" w14:textId="77777777" w:rsidTr="00813D10">
        <w:tc>
          <w:tcPr>
            <w:tcW w:w="1076" w:type="pct"/>
            <w:tcBorders>
              <w:top w:val="single" w:sz="4" w:space="0" w:color="auto"/>
              <w:left w:val="single" w:sz="4" w:space="0" w:color="auto"/>
              <w:bottom w:val="single" w:sz="4" w:space="0" w:color="auto"/>
              <w:right w:val="single" w:sz="4" w:space="0" w:color="auto"/>
            </w:tcBorders>
          </w:tcPr>
          <w:p w14:paraId="47C7D14E" w14:textId="13DB17FA" w:rsidR="00D3282E" w:rsidRPr="00871E24" w:rsidRDefault="00D3282E" w:rsidP="00D3282E">
            <w:pPr>
              <w:pStyle w:val="GOSTTablenorm"/>
              <w:rPr>
                <w:szCs w:val="22"/>
              </w:rPr>
            </w:pPr>
            <w:r w:rsidRPr="00871E24">
              <w:rPr>
                <w:szCs w:val="22"/>
              </w:rPr>
              <w:t>Номер_ЛС_получателя</w:t>
            </w:r>
          </w:p>
        </w:tc>
        <w:tc>
          <w:tcPr>
            <w:tcW w:w="315" w:type="pct"/>
            <w:tcBorders>
              <w:top w:val="single" w:sz="4" w:space="0" w:color="auto"/>
              <w:left w:val="single" w:sz="4" w:space="0" w:color="auto"/>
              <w:bottom w:val="single" w:sz="4" w:space="0" w:color="auto"/>
              <w:right w:val="single" w:sz="4" w:space="0" w:color="auto"/>
            </w:tcBorders>
          </w:tcPr>
          <w:p w14:paraId="57B56C9C" w14:textId="2BFA6AE2" w:rsidR="00D3282E" w:rsidRPr="00871E24" w:rsidRDefault="00D3282E" w:rsidP="00D3282E">
            <w:pPr>
              <w:pStyle w:val="GOSTTablenorm"/>
              <w:rPr>
                <w:szCs w:val="22"/>
              </w:rPr>
            </w:pPr>
            <w:r w:rsidRPr="00871E24">
              <w:rPr>
                <w:szCs w:val="22"/>
              </w:rPr>
              <w:t>нет</w:t>
            </w:r>
          </w:p>
        </w:tc>
        <w:tc>
          <w:tcPr>
            <w:tcW w:w="1167" w:type="pct"/>
            <w:tcBorders>
              <w:top w:val="single" w:sz="4" w:space="0" w:color="auto"/>
              <w:left w:val="single" w:sz="4" w:space="0" w:color="auto"/>
              <w:bottom w:val="single" w:sz="4" w:space="0" w:color="auto"/>
              <w:right w:val="single" w:sz="4" w:space="0" w:color="auto"/>
            </w:tcBorders>
          </w:tcPr>
          <w:p w14:paraId="66147D41" w14:textId="2A6DF665" w:rsidR="00D3282E" w:rsidRPr="00871E24" w:rsidRDefault="00D3282E" w:rsidP="005333FB">
            <w:pPr>
              <w:pStyle w:val="GOSTTablenorm"/>
              <w:rPr>
                <w:szCs w:val="22"/>
              </w:rPr>
            </w:pPr>
            <w:r w:rsidRPr="00871E24">
              <w:rPr>
                <w:szCs w:val="22"/>
              </w:rPr>
              <w:t xml:space="preserve">Номер лицевого счета </w:t>
            </w:r>
            <w:r w:rsidR="005333FB" w:rsidRPr="00871E24">
              <w:rPr>
                <w:szCs w:val="22"/>
              </w:rPr>
              <w:t>получателя</w:t>
            </w:r>
          </w:p>
        </w:tc>
        <w:tc>
          <w:tcPr>
            <w:tcW w:w="1144" w:type="pct"/>
            <w:tcBorders>
              <w:top w:val="single" w:sz="4" w:space="0" w:color="auto"/>
              <w:left w:val="single" w:sz="4" w:space="0" w:color="auto"/>
              <w:bottom w:val="single" w:sz="4" w:space="0" w:color="auto"/>
              <w:right w:val="single" w:sz="4" w:space="0" w:color="auto"/>
            </w:tcBorders>
          </w:tcPr>
          <w:p w14:paraId="3B16059F" w14:textId="25881953" w:rsidR="00D3282E" w:rsidRPr="00871E24" w:rsidRDefault="00D3282E" w:rsidP="00D3282E">
            <w:pPr>
              <w:pStyle w:val="GOSTTablenorm"/>
            </w:pPr>
            <w:r w:rsidRPr="00871E24">
              <w:t>R_PersonalAcc</w:t>
            </w:r>
          </w:p>
        </w:tc>
        <w:tc>
          <w:tcPr>
            <w:tcW w:w="1298" w:type="pct"/>
            <w:tcBorders>
              <w:top w:val="single" w:sz="4" w:space="0" w:color="auto"/>
              <w:left w:val="single" w:sz="4" w:space="0" w:color="auto"/>
              <w:bottom w:val="single" w:sz="4" w:space="0" w:color="auto"/>
              <w:right w:val="single" w:sz="4" w:space="0" w:color="auto"/>
            </w:tcBorders>
          </w:tcPr>
          <w:p w14:paraId="56E28AE3" w14:textId="136658AE" w:rsidR="00D3282E" w:rsidRPr="00871E24" w:rsidRDefault="00D3282E" w:rsidP="00D3282E">
            <w:pPr>
              <w:pStyle w:val="GOSTTablenorm"/>
            </w:pPr>
            <w:r w:rsidRPr="00871E24">
              <w:t>-</w:t>
            </w:r>
          </w:p>
        </w:tc>
      </w:tr>
      <w:tr w:rsidR="00813D10" w14:paraId="1B822018" w14:textId="77777777" w:rsidTr="00813D10">
        <w:tc>
          <w:tcPr>
            <w:tcW w:w="1076" w:type="pct"/>
            <w:tcBorders>
              <w:top w:val="single" w:sz="4" w:space="0" w:color="auto"/>
              <w:left w:val="single" w:sz="4" w:space="0" w:color="auto"/>
              <w:bottom w:val="single" w:sz="4" w:space="0" w:color="auto"/>
              <w:right w:val="single" w:sz="4" w:space="0" w:color="auto"/>
            </w:tcBorders>
          </w:tcPr>
          <w:p w14:paraId="1170AE36" w14:textId="6925B48B" w:rsidR="00D3282E" w:rsidRPr="00871E24" w:rsidRDefault="00D3282E" w:rsidP="00D3282E">
            <w:pPr>
              <w:pStyle w:val="GOSTTablenorm"/>
              <w:rPr>
                <w:szCs w:val="22"/>
              </w:rPr>
            </w:pPr>
            <w:r w:rsidRPr="00871E24">
              <w:rPr>
                <w:szCs w:val="22"/>
              </w:rPr>
              <w:t>АКР_ЛС_получателя</w:t>
            </w:r>
          </w:p>
        </w:tc>
        <w:tc>
          <w:tcPr>
            <w:tcW w:w="315" w:type="pct"/>
            <w:tcBorders>
              <w:top w:val="single" w:sz="4" w:space="0" w:color="auto"/>
              <w:left w:val="single" w:sz="4" w:space="0" w:color="auto"/>
              <w:bottom w:val="single" w:sz="4" w:space="0" w:color="auto"/>
              <w:right w:val="single" w:sz="4" w:space="0" w:color="auto"/>
            </w:tcBorders>
          </w:tcPr>
          <w:p w14:paraId="2AD7FBC6" w14:textId="0F041C96" w:rsidR="00D3282E" w:rsidRPr="00871E24" w:rsidRDefault="00D3282E" w:rsidP="00D3282E">
            <w:pPr>
              <w:pStyle w:val="GOSTTablenorm"/>
              <w:rPr>
                <w:szCs w:val="22"/>
              </w:rPr>
            </w:pPr>
            <w:r w:rsidRPr="00871E24">
              <w:rPr>
                <w:szCs w:val="22"/>
              </w:rPr>
              <w:t>нет</w:t>
            </w:r>
          </w:p>
        </w:tc>
        <w:tc>
          <w:tcPr>
            <w:tcW w:w="1167" w:type="pct"/>
            <w:tcBorders>
              <w:top w:val="single" w:sz="4" w:space="0" w:color="auto"/>
              <w:left w:val="single" w:sz="4" w:space="0" w:color="auto"/>
              <w:bottom w:val="single" w:sz="4" w:space="0" w:color="auto"/>
              <w:right w:val="single" w:sz="4" w:space="0" w:color="auto"/>
            </w:tcBorders>
          </w:tcPr>
          <w:p w14:paraId="3AE2B093" w14:textId="52C8489A" w:rsidR="00D3282E" w:rsidRPr="00871E24" w:rsidRDefault="00D3282E" w:rsidP="00D3282E">
            <w:pPr>
              <w:pStyle w:val="GOSTTablenorm"/>
              <w:rPr>
                <w:szCs w:val="22"/>
              </w:rPr>
            </w:pPr>
            <w:r w:rsidRPr="00871E24">
              <w:rPr>
                <w:szCs w:val="22"/>
              </w:rPr>
              <w:t xml:space="preserve">Аналитический код раздела ЛС получателя </w:t>
            </w:r>
          </w:p>
        </w:tc>
        <w:tc>
          <w:tcPr>
            <w:tcW w:w="1144" w:type="pct"/>
            <w:tcBorders>
              <w:top w:val="single" w:sz="4" w:space="0" w:color="auto"/>
              <w:left w:val="single" w:sz="4" w:space="0" w:color="auto"/>
              <w:bottom w:val="single" w:sz="4" w:space="0" w:color="auto"/>
              <w:right w:val="single" w:sz="4" w:space="0" w:color="auto"/>
            </w:tcBorders>
          </w:tcPr>
          <w:p w14:paraId="259CC27C" w14:textId="2894474F" w:rsidR="00D3282E" w:rsidRPr="00871E24" w:rsidRDefault="009314B3" w:rsidP="00D3282E">
            <w:pPr>
              <w:pStyle w:val="GOSTTablenorm"/>
            </w:pPr>
            <w:r w:rsidRPr="00871E24">
              <w:rPr>
                <w:lang w:val="en-US"/>
              </w:rPr>
              <w:t>R_</w:t>
            </w:r>
            <w:r w:rsidRPr="00871E24">
              <w:t>AnalyticCode</w:t>
            </w:r>
          </w:p>
        </w:tc>
        <w:tc>
          <w:tcPr>
            <w:tcW w:w="1298" w:type="pct"/>
            <w:tcBorders>
              <w:top w:val="single" w:sz="4" w:space="0" w:color="auto"/>
              <w:left w:val="single" w:sz="4" w:space="0" w:color="auto"/>
              <w:bottom w:val="single" w:sz="4" w:space="0" w:color="auto"/>
              <w:right w:val="single" w:sz="4" w:space="0" w:color="auto"/>
            </w:tcBorders>
          </w:tcPr>
          <w:p w14:paraId="09DDC2AD" w14:textId="2E0E1BC5" w:rsidR="00D3282E" w:rsidRPr="00871E24" w:rsidRDefault="009314B3" w:rsidP="00D3282E">
            <w:pPr>
              <w:pStyle w:val="GOSTTablenorm"/>
            </w:pPr>
            <w:r w:rsidRPr="00871E24">
              <w:t>-</w:t>
            </w:r>
          </w:p>
        </w:tc>
      </w:tr>
      <w:tr w:rsidR="00813D10" w14:paraId="2953E2B0" w14:textId="77777777" w:rsidTr="00813D10">
        <w:tc>
          <w:tcPr>
            <w:tcW w:w="1076" w:type="pct"/>
            <w:tcBorders>
              <w:top w:val="single" w:sz="4" w:space="0" w:color="auto"/>
              <w:left w:val="single" w:sz="4" w:space="0" w:color="auto"/>
              <w:bottom w:val="single" w:sz="4" w:space="0" w:color="auto"/>
              <w:right w:val="single" w:sz="4" w:space="0" w:color="auto"/>
            </w:tcBorders>
          </w:tcPr>
          <w:p w14:paraId="24DC9E95" w14:textId="55C79DA9" w:rsidR="00871919" w:rsidRPr="00871E24" w:rsidRDefault="00871919" w:rsidP="00871919">
            <w:pPr>
              <w:pStyle w:val="GOSTTablenorm"/>
              <w:rPr>
                <w:szCs w:val="22"/>
              </w:rPr>
            </w:pPr>
            <w:r w:rsidRPr="00871E24">
              <w:rPr>
                <w:szCs w:val="22"/>
              </w:rPr>
              <w:t>КБК_плательщика</w:t>
            </w:r>
          </w:p>
        </w:tc>
        <w:tc>
          <w:tcPr>
            <w:tcW w:w="315" w:type="pct"/>
            <w:tcBorders>
              <w:top w:val="single" w:sz="4" w:space="0" w:color="auto"/>
              <w:left w:val="single" w:sz="4" w:space="0" w:color="auto"/>
              <w:bottom w:val="single" w:sz="4" w:space="0" w:color="auto"/>
              <w:right w:val="single" w:sz="4" w:space="0" w:color="auto"/>
            </w:tcBorders>
          </w:tcPr>
          <w:p w14:paraId="3EBC77A5" w14:textId="65F83A0E" w:rsidR="00871919" w:rsidRPr="00871E24" w:rsidRDefault="00871919" w:rsidP="00871919">
            <w:pPr>
              <w:pStyle w:val="GOSTTablenorm"/>
              <w:rPr>
                <w:szCs w:val="22"/>
              </w:rPr>
            </w:pPr>
            <w:r w:rsidRPr="00871E24">
              <w:rPr>
                <w:szCs w:val="22"/>
              </w:rPr>
              <w:t>нет</w:t>
            </w:r>
          </w:p>
        </w:tc>
        <w:tc>
          <w:tcPr>
            <w:tcW w:w="1167" w:type="pct"/>
            <w:tcBorders>
              <w:top w:val="single" w:sz="4" w:space="0" w:color="auto"/>
              <w:left w:val="single" w:sz="4" w:space="0" w:color="auto"/>
              <w:bottom w:val="single" w:sz="4" w:space="0" w:color="auto"/>
              <w:right w:val="single" w:sz="4" w:space="0" w:color="auto"/>
            </w:tcBorders>
          </w:tcPr>
          <w:p w14:paraId="5F46D3A6" w14:textId="7ED806DF" w:rsidR="00871919" w:rsidRPr="00871E24" w:rsidRDefault="00871919" w:rsidP="00871919">
            <w:pPr>
              <w:pStyle w:val="GOSTTablenorm"/>
              <w:rPr>
                <w:szCs w:val="22"/>
              </w:rPr>
            </w:pPr>
            <w:r w:rsidRPr="00871E24">
              <w:t>КБК для отражения операции по ЛС плательщика (по строке документа)</w:t>
            </w:r>
          </w:p>
        </w:tc>
        <w:tc>
          <w:tcPr>
            <w:tcW w:w="1144" w:type="pct"/>
            <w:tcBorders>
              <w:top w:val="single" w:sz="4" w:space="0" w:color="auto"/>
              <w:left w:val="single" w:sz="4" w:space="0" w:color="auto"/>
              <w:bottom w:val="single" w:sz="4" w:space="0" w:color="auto"/>
              <w:right w:val="single" w:sz="4" w:space="0" w:color="auto"/>
            </w:tcBorders>
          </w:tcPr>
          <w:p w14:paraId="3B3277EC" w14:textId="33213907" w:rsidR="00871919" w:rsidRPr="00871E24" w:rsidRDefault="00871919" w:rsidP="00871919">
            <w:pPr>
              <w:pStyle w:val="GOSTTablenorm"/>
              <w:rPr>
                <w:lang w:val="en-US"/>
              </w:rPr>
            </w:pPr>
            <w:r w:rsidRPr="00871E24">
              <w:rPr>
                <w:lang w:val="en-US"/>
              </w:rPr>
              <w:t>P</w:t>
            </w:r>
            <w:r w:rsidRPr="00871E24">
              <w:t>_</w:t>
            </w:r>
            <w:r w:rsidRPr="00871E24">
              <w:rPr>
                <w:lang w:val="en-US"/>
              </w:rPr>
              <w:t>KBK</w:t>
            </w:r>
          </w:p>
        </w:tc>
        <w:tc>
          <w:tcPr>
            <w:tcW w:w="1298" w:type="pct"/>
            <w:tcBorders>
              <w:top w:val="single" w:sz="4" w:space="0" w:color="auto"/>
              <w:left w:val="single" w:sz="4" w:space="0" w:color="auto"/>
              <w:bottom w:val="single" w:sz="4" w:space="0" w:color="auto"/>
              <w:right w:val="single" w:sz="4" w:space="0" w:color="auto"/>
            </w:tcBorders>
          </w:tcPr>
          <w:p w14:paraId="1A2F72CD" w14:textId="6A0D251C" w:rsidR="00871919" w:rsidRPr="00871E24" w:rsidRDefault="00871919" w:rsidP="00871919">
            <w:pPr>
              <w:pStyle w:val="GOSTTablenorm"/>
            </w:pPr>
            <w:r w:rsidRPr="00871E24">
              <w:t>-</w:t>
            </w:r>
          </w:p>
        </w:tc>
      </w:tr>
      <w:tr w:rsidR="00813D10" w14:paraId="58E10754" w14:textId="77777777" w:rsidTr="00813D10">
        <w:tc>
          <w:tcPr>
            <w:tcW w:w="1076" w:type="pct"/>
            <w:tcBorders>
              <w:top w:val="single" w:sz="4" w:space="0" w:color="auto"/>
              <w:left w:val="single" w:sz="4" w:space="0" w:color="auto"/>
              <w:bottom w:val="single" w:sz="4" w:space="0" w:color="auto"/>
              <w:right w:val="single" w:sz="4" w:space="0" w:color="auto"/>
            </w:tcBorders>
          </w:tcPr>
          <w:p w14:paraId="065BDAD9" w14:textId="1555A181" w:rsidR="00871919" w:rsidRPr="00871E24" w:rsidRDefault="00871919" w:rsidP="00871919">
            <w:pPr>
              <w:pStyle w:val="GOSTTablenorm"/>
              <w:rPr>
                <w:szCs w:val="22"/>
              </w:rPr>
            </w:pPr>
            <w:r w:rsidRPr="00871E24">
              <w:t>Тип_КБК_плательщика</w:t>
            </w:r>
          </w:p>
        </w:tc>
        <w:tc>
          <w:tcPr>
            <w:tcW w:w="315" w:type="pct"/>
            <w:tcBorders>
              <w:top w:val="single" w:sz="4" w:space="0" w:color="auto"/>
              <w:left w:val="single" w:sz="4" w:space="0" w:color="auto"/>
              <w:bottom w:val="single" w:sz="4" w:space="0" w:color="auto"/>
              <w:right w:val="single" w:sz="4" w:space="0" w:color="auto"/>
            </w:tcBorders>
          </w:tcPr>
          <w:p w14:paraId="0CE7751A" w14:textId="11218EC8" w:rsidR="00871919" w:rsidRPr="00871E24" w:rsidRDefault="00871919" w:rsidP="00871919">
            <w:pPr>
              <w:pStyle w:val="GOSTTablenorm"/>
              <w:rPr>
                <w:szCs w:val="22"/>
              </w:rPr>
            </w:pPr>
            <w:r w:rsidRPr="00871E24">
              <w:t>да</w:t>
            </w:r>
          </w:p>
        </w:tc>
        <w:tc>
          <w:tcPr>
            <w:tcW w:w="1167" w:type="pct"/>
            <w:tcBorders>
              <w:top w:val="single" w:sz="4" w:space="0" w:color="auto"/>
              <w:left w:val="single" w:sz="4" w:space="0" w:color="auto"/>
              <w:bottom w:val="single" w:sz="4" w:space="0" w:color="auto"/>
              <w:right w:val="single" w:sz="4" w:space="0" w:color="auto"/>
            </w:tcBorders>
          </w:tcPr>
          <w:p w14:paraId="268417C0" w14:textId="4F6F5BFB" w:rsidR="00871919" w:rsidRPr="00871E24" w:rsidRDefault="00871919" w:rsidP="00871919">
            <w:pPr>
              <w:pStyle w:val="GOSTTablenorm"/>
              <w:rPr>
                <w:szCs w:val="22"/>
              </w:rPr>
            </w:pPr>
            <w:r w:rsidRPr="00871E24">
              <w:t>Тип КБК плательщика (по строке документа)</w:t>
            </w:r>
          </w:p>
        </w:tc>
        <w:tc>
          <w:tcPr>
            <w:tcW w:w="1144" w:type="pct"/>
            <w:tcBorders>
              <w:top w:val="single" w:sz="4" w:space="0" w:color="auto"/>
              <w:left w:val="single" w:sz="4" w:space="0" w:color="auto"/>
              <w:bottom w:val="single" w:sz="4" w:space="0" w:color="auto"/>
              <w:right w:val="single" w:sz="4" w:space="0" w:color="auto"/>
            </w:tcBorders>
          </w:tcPr>
          <w:p w14:paraId="348FE828" w14:textId="7E289767" w:rsidR="00871919" w:rsidRPr="00871E24" w:rsidRDefault="00871919" w:rsidP="00871919">
            <w:pPr>
              <w:pStyle w:val="GOSTTablenorm"/>
              <w:rPr>
                <w:lang w:val="en-US"/>
              </w:rPr>
            </w:pPr>
            <w:r w:rsidRPr="00871E24">
              <w:t>-</w:t>
            </w:r>
          </w:p>
        </w:tc>
        <w:tc>
          <w:tcPr>
            <w:tcW w:w="1298" w:type="pct"/>
            <w:tcBorders>
              <w:top w:val="single" w:sz="4" w:space="0" w:color="auto"/>
              <w:left w:val="single" w:sz="4" w:space="0" w:color="auto"/>
              <w:bottom w:val="single" w:sz="4" w:space="0" w:color="auto"/>
              <w:right w:val="single" w:sz="4" w:space="0" w:color="auto"/>
            </w:tcBorders>
          </w:tcPr>
          <w:p w14:paraId="0FCA2458" w14:textId="538909A4" w:rsidR="00871919" w:rsidRPr="00871E24" w:rsidRDefault="008B071C" w:rsidP="00871919">
            <w:pPr>
              <w:pStyle w:val="GOSTTablenorm"/>
            </w:pPr>
            <w:r>
              <w:t xml:space="preserve">Заполняется, если заполнен тег </w:t>
            </w:r>
            <w:r w:rsidRPr="00871E24">
              <w:rPr>
                <w:lang w:val="en-US"/>
              </w:rPr>
              <w:t>P</w:t>
            </w:r>
            <w:r w:rsidRPr="00871E24">
              <w:t>_</w:t>
            </w:r>
            <w:r w:rsidRPr="00871E24">
              <w:rPr>
                <w:lang w:val="en-US"/>
              </w:rPr>
              <w:t>KBK</w:t>
            </w:r>
            <w:r>
              <w:t>.</w:t>
            </w:r>
            <w:r w:rsidRPr="00871E24">
              <w:t xml:space="preserve"> </w:t>
            </w:r>
            <w:r w:rsidR="00871919" w:rsidRPr="00871E24">
              <w:t>Указывается значение «00»</w:t>
            </w:r>
          </w:p>
        </w:tc>
      </w:tr>
      <w:tr w:rsidR="00813D10" w14:paraId="52CF3D4E" w14:textId="77777777" w:rsidTr="00813D10">
        <w:tc>
          <w:tcPr>
            <w:tcW w:w="1076" w:type="pct"/>
            <w:tcBorders>
              <w:top w:val="single" w:sz="4" w:space="0" w:color="auto"/>
              <w:left w:val="single" w:sz="4" w:space="0" w:color="auto"/>
              <w:bottom w:val="single" w:sz="4" w:space="0" w:color="auto"/>
              <w:right w:val="single" w:sz="4" w:space="0" w:color="auto"/>
            </w:tcBorders>
          </w:tcPr>
          <w:p w14:paraId="4209878A" w14:textId="5AE22C5E" w:rsidR="00871919" w:rsidRPr="00871E24" w:rsidRDefault="00871919" w:rsidP="00871919">
            <w:pPr>
              <w:pStyle w:val="GOSTTablenorm"/>
              <w:rPr>
                <w:szCs w:val="22"/>
              </w:rPr>
            </w:pPr>
            <w:r w:rsidRPr="00871E24">
              <w:rPr>
                <w:szCs w:val="22"/>
              </w:rPr>
              <w:t>КБК_получателя</w:t>
            </w:r>
          </w:p>
        </w:tc>
        <w:tc>
          <w:tcPr>
            <w:tcW w:w="315" w:type="pct"/>
            <w:tcBorders>
              <w:top w:val="single" w:sz="4" w:space="0" w:color="auto"/>
              <w:left w:val="single" w:sz="4" w:space="0" w:color="auto"/>
              <w:bottom w:val="single" w:sz="4" w:space="0" w:color="auto"/>
              <w:right w:val="single" w:sz="4" w:space="0" w:color="auto"/>
            </w:tcBorders>
          </w:tcPr>
          <w:p w14:paraId="02A1A3D6" w14:textId="31CCF894" w:rsidR="00871919" w:rsidRPr="00871E24" w:rsidRDefault="00871919" w:rsidP="00871919">
            <w:pPr>
              <w:pStyle w:val="GOSTTablenorm"/>
              <w:rPr>
                <w:szCs w:val="22"/>
              </w:rPr>
            </w:pPr>
            <w:r w:rsidRPr="00871E24">
              <w:rPr>
                <w:szCs w:val="22"/>
              </w:rPr>
              <w:t>нет</w:t>
            </w:r>
          </w:p>
        </w:tc>
        <w:tc>
          <w:tcPr>
            <w:tcW w:w="1167" w:type="pct"/>
            <w:tcBorders>
              <w:top w:val="single" w:sz="4" w:space="0" w:color="auto"/>
              <w:left w:val="single" w:sz="4" w:space="0" w:color="auto"/>
              <w:bottom w:val="single" w:sz="4" w:space="0" w:color="auto"/>
              <w:right w:val="single" w:sz="4" w:space="0" w:color="auto"/>
            </w:tcBorders>
          </w:tcPr>
          <w:p w14:paraId="0E16EF09" w14:textId="1F6904DC" w:rsidR="00871919" w:rsidRPr="00871E24" w:rsidRDefault="00871919" w:rsidP="00871919">
            <w:pPr>
              <w:pStyle w:val="GOSTTablenorm"/>
              <w:rPr>
                <w:szCs w:val="22"/>
              </w:rPr>
            </w:pPr>
            <w:r w:rsidRPr="00871E24">
              <w:rPr>
                <w:szCs w:val="22"/>
              </w:rPr>
              <w:t>КБК для отражения операции по ЛС получателя</w:t>
            </w:r>
            <w:r w:rsidRPr="00871E24">
              <w:t xml:space="preserve"> (по строке документа)</w:t>
            </w:r>
          </w:p>
        </w:tc>
        <w:tc>
          <w:tcPr>
            <w:tcW w:w="1144" w:type="pct"/>
            <w:tcBorders>
              <w:top w:val="single" w:sz="4" w:space="0" w:color="auto"/>
              <w:left w:val="single" w:sz="4" w:space="0" w:color="auto"/>
              <w:bottom w:val="single" w:sz="4" w:space="0" w:color="auto"/>
              <w:right w:val="single" w:sz="4" w:space="0" w:color="auto"/>
            </w:tcBorders>
          </w:tcPr>
          <w:p w14:paraId="20DCD8C8" w14:textId="231721B2" w:rsidR="00871919" w:rsidRPr="008B071C" w:rsidRDefault="00871919" w:rsidP="00871919">
            <w:pPr>
              <w:pStyle w:val="GOSTTablenorm"/>
            </w:pPr>
            <w:r w:rsidRPr="00871E24">
              <w:rPr>
                <w:lang w:val="en-US"/>
              </w:rPr>
              <w:t>R</w:t>
            </w:r>
            <w:r w:rsidRPr="00871E24">
              <w:t>_</w:t>
            </w:r>
            <w:r w:rsidRPr="00871E24">
              <w:rPr>
                <w:lang w:val="en-US"/>
              </w:rPr>
              <w:t>KBK</w:t>
            </w:r>
          </w:p>
        </w:tc>
        <w:tc>
          <w:tcPr>
            <w:tcW w:w="1298" w:type="pct"/>
            <w:tcBorders>
              <w:top w:val="single" w:sz="4" w:space="0" w:color="auto"/>
              <w:left w:val="single" w:sz="4" w:space="0" w:color="auto"/>
              <w:bottom w:val="single" w:sz="4" w:space="0" w:color="auto"/>
              <w:right w:val="single" w:sz="4" w:space="0" w:color="auto"/>
            </w:tcBorders>
          </w:tcPr>
          <w:p w14:paraId="53753717" w14:textId="6F27219B" w:rsidR="00871919" w:rsidRPr="00871E24" w:rsidRDefault="00871919" w:rsidP="00871919">
            <w:pPr>
              <w:pStyle w:val="GOSTTablenorm"/>
            </w:pPr>
            <w:r w:rsidRPr="008B071C">
              <w:t>-</w:t>
            </w:r>
          </w:p>
        </w:tc>
      </w:tr>
      <w:tr w:rsidR="00813D10" w14:paraId="2D805F13" w14:textId="77777777" w:rsidTr="00813D10">
        <w:tc>
          <w:tcPr>
            <w:tcW w:w="1076" w:type="pct"/>
            <w:tcBorders>
              <w:top w:val="single" w:sz="4" w:space="0" w:color="auto"/>
              <w:left w:val="single" w:sz="4" w:space="0" w:color="auto"/>
              <w:bottom w:val="single" w:sz="4" w:space="0" w:color="auto"/>
              <w:right w:val="single" w:sz="4" w:space="0" w:color="auto"/>
            </w:tcBorders>
          </w:tcPr>
          <w:p w14:paraId="71602F81" w14:textId="4B41193D" w:rsidR="00871919" w:rsidRPr="00871E24" w:rsidRDefault="00871919" w:rsidP="00871919">
            <w:pPr>
              <w:pStyle w:val="GOSTTablenorm"/>
              <w:rPr>
                <w:szCs w:val="22"/>
              </w:rPr>
            </w:pPr>
            <w:r w:rsidRPr="00871E24">
              <w:t>Тип_КБК_получателя</w:t>
            </w:r>
          </w:p>
        </w:tc>
        <w:tc>
          <w:tcPr>
            <w:tcW w:w="315" w:type="pct"/>
            <w:tcBorders>
              <w:top w:val="single" w:sz="4" w:space="0" w:color="auto"/>
              <w:left w:val="single" w:sz="4" w:space="0" w:color="auto"/>
              <w:bottom w:val="single" w:sz="4" w:space="0" w:color="auto"/>
              <w:right w:val="single" w:sz="4" w:space="0" w:color="auto"/>
            </w:tcBorders>
          </w:tcPr>
          <w:p w14:paraId="120B5E2E" w14:textId="1B722296" w:rsidR="00871919" w:rsidRPr="00871E24" w:rsidRDefault="00871919" w:rsidP="00871919">
            <w:pPr>
              <w:pStyle w:val="GOSTTablenorm"/>
              <w:rPr>
                <w:szCs w:val="22"/>
              </w:rPr>
            </w:pPr>
            <w:r w:rsidRPr="00871E24">
              <w:t>да</w:t>
            </w:r>
          </w:p>
        </w:tc>
        <w:tc>
          <w:tcPr>
            <w:tcW w:w="1167" w:type="pct"/>
            <w:tcBorders>
              <w:top w:val="single" w:sz="4" w:space="0" w:color="auto"/>
              <w:left w:val="single" w:sz="4" w:space="0" w:color="auto"/>
              <w:bottom w:val="single" w:sz="4" w:space="0" w:color="auto"/>
              <w:right w:val="single" w:sz="4" w:space="0" w:color="auto"/>
            </w:tcBorders>
          </w:tcPr>
          <w:p w14:paraId="5928B6FE" w14:textId="04A59DC7" w:rsidR="00871919" w:rsidRPr="00871E24" w:rsidRDefault="00871919" w:rsidP="00871919">
            <w:pPr>
              <w:pStyle w:val="GOSTTablenorm"/>
              <w:rPr>
                <w:szCs w:val="22"/>
              </w:rPr>
            </w:pPr>
            <w:r w:rsidRPr="00871E24">
              <w:t>Тип КБК получателя (по строке документа)</w:t>
            </w:r>
          </w:p>
        </w:tc>
        <w:tc>
          <w:tcPr>
            <w:tcW w:w="1144" w:type="pct"/>
            <w:tcBorders>
              <w:top w:val="single" w:sz="4" w:space="0" w:color="auto"/>
              <w:left w:val="single" w:sz="4" w:space="0" w:color="auto"/>
              <w:bottom w:val="single" w:sz="4" w:space="0" w:color="auto"/>
              <w:right w:val="single" w:sz="4" w:space="0" w:color="auto"/>
            </w:tcBorders>
          </w:tcPr>
          <w:p w14:paraId="0A011587" w14:textId="60A28121" w:rsidR="00871919" w:rsidRPr="00871E24" w:rsidRDefault="00871919" w:rsidP="00871919">
            <w:pPr>
              <w:pStyle w:val="GOSTTablenorm"/>
              <w:rPr>
                <w:lang w:val="en-US"/>
              </w:rPr>
            </w:pPr>
            <w:r w:rsidRPr="00871E24">
              <w:t>-</w:t>
            </w:r>
          </w:p>
        </w:tc>
        <w:tc>
          <w:tcPr>
            <w:tcW w:w="1298" w:type="pct"/>
            <w:tcBorders>
              <w:top w:val="single" w:sz="4" w:space="0" w:color="auto"/>
              <w:left w:val="single" w:sz="4" w:space="0" w:color="auto"/>
              <w:bottom w:val="single" w:sz="4" w:space="0" w:color="auto"/>
              <w:right w:val="single" w:sz="4" w:space="0" w:color="auto"/>
            </w:tcBorders>
          </w:tcPr>
          <w:p w14:paraId="66A39B0E" w14:textId="5540C4C6" w:rsidR="00871919" w:rsidRPr="00871E24" w:rsidRDefault="00871919" w:rsidP="00871919">
            <w:pPr>
              <w:pStyle w:val="GOSTTablenorm"/>
            </w:pPr>
            <w:r w:rsidRPr="00871E24">
              <w:t>Указывается значение «00»</w:t>
            </w:r>
          </w:p>
        </w:tc>
      </w:tr>
      <w:tr w:rsidR="00813D10" w14:paraId="64945B09" w14:textId="77777777" w:rsidTr="00813D10">
        <w:tc>
          <w:tcPr>
            <w:tcW w:w="1076" w:type="pct"/>
            <w:tcBorders>
              <w:top w:val="single" w:sz="4" w:space="0" w:color="auto"/>
              <w:left w:val="single" w:sz="4" w:space="0" w:color="auto"/>
              <w:bottom w:val="single" w:sz="4" w:space="0" w:color="auto"/>
              <w:right w:val="single" w:sz="4" w:space="0" w:color="auto"/>
            </w:tcBorders>
          </w:tcPr>
          <w:p w14:paraId="77D77DE5" w14:textId="4A7CE93C" w:rsidR="00B23AD1" w:rsidRPr="00871E24" w:rsidRDefault="005A48FE" w:rsidP="00871919">
            <w:pPr>
              <w:pStyle w:val="GOSTTablenorm"/>
            </w:pPr>
            <w:r w:rsidRPr="00A47683">
              <w:rPr>
                <w:color w:val="000000" w:themeColor="text1"/>
                <w:szCs w:val="22"/>
              </w:rPr>
              <w:t>Код_расх_укр_плательщика</w:t>
            </w:r>
          </w:p>
        </w:tc>
        <w:tc>
          <w:tcPr>
            <w:tcW w:w="315" w:type="pct"/>
            <w:tcBorders>
              <w:top w:val="single" w:sz="4" w:space="0" w:color="auto"/>
              <w:left w:val="single" w:sz="4" w:space="0" w:color="auto"/>
              <w:bottom w:val="single" w:sz="4" w:space="0" w:color="auto"/>
              <w:right w:val="single" w:sz="4" w:space="0" w:color="auto"/>
            </w:tcBorders>
          </w:tcPr>
          <w:p w14:paraId="2105AA96" w14:textId="12091C2C" w:rsidR="00B23AD1" w:rsidRPr="00871E24" w:rsidRDefault="005A48FE" w:rsidP="00871919">
            <w:pPr>
              <w:pStyle w:val="GOSTTablenorm"/>
            </w:pPr>
            <w:r w:rsidRPr="00871E24">
              <w:t>да</w:t>
            </w:r>
          </w:p>
        </w:tc>
        <w:tc>
          <w:tcPr>
            <w:tcW w:w="1167" w:type="pct"/>
            <w:tcBorders>
              <w:top w:val="single" w:sz="4" w:space="0" w:color="auto"/>
              <w:left w:val="single" w:sz="4" w:space="0" w:color="auto"/>
              <w:bottom w:val="single" w:sz="4" w:space="0" w:color="auto"/>
              <w:right w:val="single" w:sz="4" w:space="0" w:color="auto"/>
            </w:tcBorders>
          </w:tcPr>
          <w:p w14:paraId="716E01A6" w14:textId="220057DD" w:rsidR="00B23AD1" w:rsidRPr="00871E24" w:rsidRDefault="005A48FE" w:rsidP="00871919">
            <w:pPr>
              <w:pStyle w:val="GOSTTablenorm"/>
            </w:pPr>
            <w:r w:rsidRPr="00871E24">
              <w:rPr>
                <w:szCs w:val="22"/>
              </w:rPr>
              <w:t>Код расходов укрупненный по л/с с кодом 71 плательщика</w:t>
            </w:r>
          </w:p>
        </w:tc>
        <w:tc>
          <w:tcPr>
            <w:tcW w:w="1144" w:type="pct"/>
            <w:tcBorders>
              <w:top w:val="single" w:sz="4" w:space="0" w:color="auto"/>
              <w:left w:val="single" w:sz="4" w:space="0" w:color="auto"/>
              <w:bottom w:val="single" w:sz="4" w:space="0" w:color="auto"/>
              <w:right w:val="single" w:sz="4" w:space="0" w:color="auto"/>
            </w:tcBorders>
          </w:tcPr>
          <w:p w14:paraId="2442303F" w14:textId="2D948E8F" w:rsidR="00B23AD1" w:rsidRPr="00871E24" w:rsidRDefault="005A48FE" w:rsidP="00871919">
            <w:pPr>
              <w:pStyle w:val="GOSTTablenorm"/>
            </w:pPr>
            <w:r w:rsidRPr="00871E24">
              <w:t>P_CodeObject</w:t>
            </w:r>
          </w:p>
        </w:tc>
        <w:tc>
          <w:tcPr>
            <w:tcW w:w="1298" w:type="pct"/>
            <w:tcBorders>
              <w:top w:val="single" w:sz="4" w:space="0" w:color="auto"/>
              <w:left w:val="single" w:sz="4" w:space="0" w:color="auto"/>
              <w:bottom w:val="single" w:sz="4" w:space="0" w:color="auto"/>
              <w:right w:val="single" w:sz="4" w:space="0" w:color="auto"/>
            </w:tcBorders>
          </w:tcPr>
          <w:p w14:paraId="1A41ACF1" w14:textId="588E0CFA" w:rsidR="00B23AD1" w:rsidRPr="00871E24" w:rsidRDefault="005A48FE" w:rsidP="00AA26F2">
            <w:pPr>
              <w:pStyle w:val="GOSTTablenorm"/>
            </w:pPr>
            <w:r w:rsidRPr="00871E24">
              <w:t xml:space="preserve">Указываются 1-4 символы </w:t>
            </w:r>
            <w:r w:rsidR="00AA26F2" w:rsidRPr="00871E24">
              <w:t>значения тега</w:t>
            </w:r>
          </w:p>
        </w:tc>
      </w:tr>
      <w:tr w:rsidR="00744375" w14:paraId="60B47677" w14:textId="77777777" w:rsidTr="00AB6157">
        <w:tc>
          <w:tcPr>
            <w:tcW w:w="1076" w:type="pct"/>
            <w:tcBorders>
              <w:top w:val="single" w:sz="4" w:space="0" w:color="auto"/>
              <w:left w:val="single" w:sz="4" w:space="0" w:color="auto"/>
              <w:bottom w:val="single" w:sz="4" w:space="0" w:color="auto"/>
              <w:right w:val="single" w:sz="4" w:space="0" w:color="auto"/>
            </w:tcBorders>
          </w:tcPr>
          <w:p w14:paraId="1935C2AF" w14:textId="4E6496B8" w:rsidR="00744375" w:rsidRPr="00743859" w:rsidRDefault="00744375" w:rsidP="00743859">
            <w:pPr>
              <w:pStyle w:val="GOSTTablenorm"/>
              <w:rPr>
                <w:color w:val="000000" w:themeColor="text1"/>
                <w:szCs w:val="22"/>
              </w:rPr>
            </w:pPr>
            <w:r w:rsidRPr="00743859">
              <w:rPr>
                <w:shd w:val="clear" w:color="auto" w:fill="FFEFBB"/>
              </w:rPr>
              <w:t>Тип_кода_класс_операций_КС</w:t>
            </w:r>
          </w:p>
        </w:tc>
        <w:tc>
          <w:tcPr>
            <w:tcW w:w="315" w:type="pct"/>
            <w:tcBorders>
              <w:top w:val="single" w:sz="4" w:space="0" w:color="auto"/>
              <w:left w:val="single" w:sz="4" w:space="0" w:color="auto"/>
              <w:bottom w:val="single" w:sz="4" w:space="0" w:color="auto"/>
              <w:right w:val="single" w:sz="4" w:space="0" w:color="auto"/>
            </w:tcBorders>
          </w:tcPr>
          <w:p w14:paraId="3E7A66AD" w14:textId="4CD4238D" w:rsidR="00744375" w:rsidRPr="00871E24" w:rsidRDefault="00744375" w:rsidP="00743859">
            <w:pPr>
              <w:pStyle w:val="GOSTTablenorm"/>
            </w:pPr>
            <w:r>
              <w:t>да</w:t>
            </w:r>
          </w:p>
        </w:tc>
        <w:tc>
          <w:tcPr>
            <w:tcW w:w="1167" w:type="pct"/>
            <w:tcBorders>
              <w:top w:val="single" w:sz="4" w:space="0" w:color="auto"/>
              <w:left w:val="single" w:sz="4" w:space="0" w:color="auto"/>
              <w:bottom w:val="single" w:sz="4" w:space="0" w:color="auto"/>
              <w:right w:val="single" w:sz="4" w:space="0" w:color="auto"/>
            </w:tcBorders>
          </w:tcPr>
          <w:p w14:paraId="78C1D00A" w14:textId="1B19A662" w:rsidR="00744375" w:rsidRPr="00744375" w:rsidRDefault="00744375" w:rsidP="00743859">
            <w:pPr>
              <w:pStyle w:val="GOSTTablenorm"/>
            </w:pPr>
            <w:r w:rsidRPr="00744375">
              <w:t>Тип кода классификации операций при КС по л/с плательщика с кодом 71</w:t>
            </w:r>
          </w:p>
        </w:tc>
        <w:tc>
          <w:tcPr>
            <w:tcW w:w="1144" w:type="pct"/>
            <w:tcBorders>
              <w:top w:val="single" w:sz="4" w:space="0" w:color="auto"/>
              <w:left w:val="single" w:sz="4" w:space="0" w:color="auto"/>
              <w:bottom w:val="single" w:sz="4" w:space="0" w:color="auto"/>
              <w:right w:val="single" w:sz="4" w:space="0" w:color="auto"/>
            </w:tcBorders>
          </w:tcPr>
          <w:p w14:paraId="3E56FDA1" w14:textId="0B9BEE93" w:rsidR="00744375" w:rsidRPr="00871E24" w:rsidRDefault="00744375" w:rsidP="00871919">
            <w:pPr>
              <w:pStyle w:val="GOSTTablenorm"/>
            </w:pPr>
            <w:r>
              <w:t>-</w:t>
            </w:r>
          </w:p>
        </w:tc>
        <w:tc>
          <w:tcPr>
            <w:tcW w:w="1298" w:type="pct"/>
            <w:tcBorders>
              <w:top w:val="single" w:sz="4" w:space="0" w:color="auto"/>
              <w:left w:val="single" w:sz="4" w:space="0" w:color="auto"/>
              <w:bottom w:val="single" w:sz="4" w:space="0" w:color="auto"/>
              <w:right w:val="single" w:sz="4" w:space="0" w:color="auto"/>
            </w:tcBorders>
          </w:tcPr>
          <w:p w14:paraId="3FA70415" w14:textId="77777777" w:rsidR="008B071C" w:rsidRDefault="008B071C" w:rsidP="00E23F7C">
            <w:pPr>
              <w:pStyle w:val="GOSTTablenorm"/>
            </w:pPr>
            <w:r>
              <w:t xml:space="preserve">Заполняется, если заполнен тег </w:t>
            </w:r>
            <w:r w:rsidRPr="00871E24">
              <w:t>P_CodeObject</w:t>
            </w:r>
            <w:r>
              <w:t>.</w:t>
            </w:r>
          </w:p>
          <w:p w14:paraId="2A4CD5D8" w14:textId="0DEC5C8B" w:rsidR="00744375" w:rsidRPr="00871E24" w:rsidRDefault="00744375" w:rsidP="00E23F7C">
            <w:pPr>
              <w:pStyle w:val="GOSTTablenorm"/>
            </w:pPr>
            <w:r>
              <w:t>Указывается значение 10  - расходы</w:t>
            </w:r>
          </w:p>
        </w:tc>
      </w:tr>
      <w:tr w:rsidR="00813D10" w14:paraId="1A165C45" w14:textId="77777777" w:rsidTr="00AB6157">
        <w:tc>
          <w:tcPr>
            <w:tcW w:w="1076" w:type="pct"/>
            <w:tcBorders>
              <w:top w:val="single" w:sz="4" w:space="0" w:color="auto"/>
              <w:left w:val="single" w:sz="4" w:space="0" w:color="auto"/>
              <w:bottom w:val="single" w:sz="4" w:space="0" w:color="auto"/>
              <w:right w:val="single" w:sz="4" w:space="0" w:color="auto"/>
            </w:tcBorders>
          </w:tcPr>
          <w:p w14:paraId="7FCFBB15" w14:textId="2C0C30C0" w:rsidR="00B23AD1" w:rsidRPr="00743859" w:rsidRDefault="005A48FE" w:rsidP="00743859">
            <w:pPr>
              <w:pStyle w:val="GOSTTablenorm"/>
            </w:pPr>
            <w:r w:rsidRPr="00743859">
              <w:rPr>
                <w:szCs w:val="22"/>
              </w:rPr>
              <w:t>Код_пост_расх_дет_получателя</w:t>
            </w:r>
          </w:p>
        </w:tc>
        <w:tc>
          <w:tcPr>
            <w:tcW w:w="315" w:type="pct"/>
            <w:tcBorders>
              <w:top w:val="single" w:sz="4" w:space="0" w:color="auto"/>
              <w:left w:val="single" w:sz="4" w:space="0" w:color="auto"/>
              <w:bottom w:val="single" w:sz="4" w:space="0" w:color="auto"/>
              <w:right w:val="single" w:sz="4" w:space="0" w:color="auto"/>
            </w:tcBorders>
          </w:tcPr>
          <w:p w14:paraId="5F491B6C" w14:textId="6173E9A7" w:rsidR="00B23AD1" w:rsidRPr="00871E24" w:rsidRDefault="005A48FE" w:rsidP="00743859">
            <w:pPr>
              <w:pStyle w:val="GOSTTablenorm"/>
            </w:pPr>
            <w:r w:rsidRPr="00871E24">
              <w:t>нет</w:t>
            </w:r>
          </w:p>
        </w:tc>
        <w:tc>
          <w:tcPr>
            <w:tcW w:w="1167" w:type="pct"/>
            <w:tcBorders>
              <w:top w:val="single" w:sz="4" w:space="0" w:color="auto"/>
              <w:left w:val="single" w:sz="4" w:space="0" w:color="auto"/>
              <w:bottom w:val="single" w:sz="4" w:space="0" w:color="auto"/>
              <w:right w:val="single" w:sz="4" w:space="0" w:color="auto"/>
            </w:tcBorders>
          </w:tcPr>
          <w:p w14:paraId="12ADF5C0" w14:textId="0C3CA896" w:rsidR="00B23AD1" w:rsidRPr="00744375" w:rsidRDefault="005A48FE" w:rsidP="00743859">
            <w:pPr>
              <w:pStyle w:val="GOSTTablenorm"/>
            </w:pPr>
            <w:r w:rsidRPr="00744375">
              <w:t>Код поступлений получателя по л/с с кодом 71</w:t>
            </w:r>
          </w:p>
        </w:tc>
        <w:tc>
          <w:tcPr>
            <w:tcW w:w="1144" w:type="pct"/>
            <w:tcBorders>
              <w:top w:val="single" w:sz="4" w:space="0" w:color="auto"/>
              <w:left w:val="single" w:sz="4" w:space="0" w:color="auto"/>
              <w:bottom w:val="single" w:sz="4" w:space="0" w:color="auto"/>
              <w:right w:val="single" w:sz="4" w:space="0" w:color="auto"/>
            </w:tcBorders>
          </w:tcPr>
          <w:p w14:paraId="36B96F5D" w14:textId="7D60BC1A" w:rsidR="00B23AD1" w:rsidRPr="00871E24" w:rsidRDefault="005A48FE" w:rsidP="00871919">
            <w:pPr>
              <w:pStyle w:val="GOSTTablenorm"/>
            </w:pPr>
            <w:r w:rsidRPr="00871E24">
              <w:t>R_CodeObject</w:t>
            </w:r>
          </w:p>
        </w:tc>
        <w:tc>
          <w:tcPr>
            <w:tcW w:w="1298" w:type="pct"/>
            <w:tcBorders>
              <w:top w:val="single" w:sz="4" w:space="0" w:color="auto"/>
              <w:left w:val="single" w:sz="4" w:space="0" w:color="auto"/>
              <w:bottom w:val="single" w:sz="4" w:space="0" w:color="auto"/>
              <w:right w:val="single" w:sz="4" w:space="0" w:color="auto"/>
            </w:tcBorders>
          </w:tcPr>
          <w:p w14:paraId="02F20780" w14:textId="70F48A55" w:rsidR="00B23AD1" w:rsidRPr="00871E24" w:rsidRDefault="005A48FE" w:rsidP="00871919">
            <w:pPr>
              <w:pStyle w:val="GOSTTablenorm"/>
            </w:pPr>
            <w:r w:rsidRPr="00871E24">
              <w:t>-</w:t>
            </w:r>
          </w:p>
        </w:tc>
      </w:tr>
      <w:tr w:rsidR="00744375" w14:paraId="7ED262A2" w14:textId="77777777" w:rsidTr="00AB6157">
        <w:tc>
          <w:tcPr>
            <w:tcW w:w="1076" w:type="pct"/>
            <w:tcBorders>
              <w:top w:val="single" w:sz="4" w:space="0" w:color="auto"/>
              <w:left w:val="single" w:sz="4" w:space="0" w:color="auto"/>
              <w:bottom w:val="single" w:sz="4" w:space="0" w:color="auto"/>
              <w:right w:val="single" w:sz="4" w:space="0" w:color="auto"/>
            </w:tcBorders>
          </w:tcPr>
          <w:p w14:paraId="3787D14F" w14:textId="155086DF" w:rsidR="00744375" w:rsidRPr="00743859" w:rsidRDefault="00744375" w:rsidP="00743859">
            <w:pPr>
              <w:pStyle w:val="GOSTTablenorm"/>
              <w:rPr>
                <w:szCs w:val="22"/>
              </w:rPr>
            </w:pPr>
            <w:r w:rsidRPr="00743859">
              <w:rPr>
                <w:shd w:val="clear" w:color="auto" w:fill="FFEFBB"/>
              </w:rPr>
              <w:t>Тип_кода_класс_операций_КС_пол</w:t>
            </w:r>
          </w:p>
        </w:tc>
        <w:tc>
          <w:tcPr>
            <w:tcW w:w="315" w:type="pct"/>
            <w:tcBorders>
              <w:top w:val="single" w:sz="4" w:space="0" w:color="auto"/>
              <w:left w:val="single" w:sz="4" w:space="0" w:color="auto"/>
              <w:bottom w:val="single" w:sz="4" w:space="0" w:color="auto"/>
              <w:right w:val="single" w:sz="4" w:space="0" w:color="auto"/>
            </w:tcBorders>
          </w:tcPr>
          <w:p w14:paraId="70759BD0" w14:textId="78524AE2" w:rsidR="00744375" w:rsidRPr="00871E24" w:rsidRDefault="00744375" w:rsidP="00743859">
            <w:pPr>
              <w:pStyle w:val="GOSTTablenorm"/>
            </w:pPr>
            <w:r>
              <w:t>да</w:t>
            </w:r>
          </w:p>
        </w:tc>
        <w:tc>
          <w:tcPr>
            <w:tcW w:w="1167" w:type="pct"/>
            <w:tcBorders>
              <w:top w:val="single" w:sz="4" w:space="0" w:color="auto"/>
              <w:left w:val="single" w:sz="4" w:space="0" w:color="auto"/>
              <w:bottom w:val="single" w:sz="4" w:space="0" w:color="auto"/>
              <w:right w:val="single" w:sz="4" w:space="0" w:color="auto"/>
            </w:tcBorders>
          </w:tcPr>
          <w:p w14:paraId="6AE76BC7" w14:textId="4BC125B9" w:rsidR="00744375" w:rsidRPr="00744375" w:rsidRDefault="00744375" w:rsidP="00743859">
            <w:pPr>
              <w:pStyle w:val="GOSTTablenorm"/>
            </w:pPr>
            <w:r w:rsidRPr="00744375">
              <w:t>Тип кода классификации операций при КС по л/с получателя с кодом 71</w:t>
            </w:r>
          </w:p>
        </w:tc>
        <w:tc>
          <w:tcPr>
            <w:tcW w:w="1144" w:type="pct"/>
            <w:tcBorders>
              <w:top w:val="single" w:sz="4" w:space="0" w:color="auto"/>
              <w:left w:val="single" w:sz="4" w:space="0" w:color="auto"/>
              <w:bottom w:val="single" w:sz="4" w:space="0" w:color="auto"/>
              <w:right w:val="single" w:sz="4" w:space="0" w:color="auto"/>
            </w:tcBorders>
          </w:tcPr>
          <w:p w14:paraId="4B1E9CD1" w14:textId="42A2B515" w:rsidR="00744375" w:rsidRPr="00871E24" w:rsidRDefault="00744375" w:rsidP="00871919">
            <w:pPr>
              <w:pStyle w:val="GOSTTablenorm"/>
            </w:pPr>
            <w:r>
              <w:t>-</w:t>
            </w:r>
          </w:p>
        </w:tc>
        <w:tc>
          <w:tcPr>
            <w:tcW w:w="1298" w:type="pct"/>
            <w:tcBorders>
              <w:top w:val="single" w:sz="4" w:space="0" w:color="auto"/>
              <w:left w:val="single" w:sz="4" w:space="0" w:color="auto"/>
              <w:bottom w:val="single" w:sz="4" w:space="0" w:color="auto"/>
              <w:right w:val="single" w:sz="4" w:space="0" w:color="auto"/>
            </w:tcBorders>
          </w:tcPr>
          <w:p w14:paraId="7072CA93" w14:textId="281A0E42" w:rsidR="00744375" w:rsidRPr="00871E24" w:rsidRDefault="00744375" w:rsidP="00E23F7C">
            <w:pPr>
              <w:pStyle w:val="GOSTTablenorm"/>
            </w:pPr>
            <w:r>
              <w:t>Указывается значение 20  - доходы</w:t>
            </w:r>
          </w:p>
        </w:tc>
      </w:tr>
      <w:tr w:rsidR="00813D10" w14:paraId="40E0BB22" w14:textId="77777777" w:rsidTr="00AB6157">
        <w:tc>
          <w:tcPr>
            <w:tcW w:w="1076" w:type="pct"/>
            <w:tcBorders>
              <w:top w:val="single" w:sz="4" w:space="0" w:color="auto"/>
              <w:left w:val="single" w:sz="4" w:space="0" w:color="auto"/>
              <w:bottom w:val="single" w:sz="4" w:space="0" w:color="auto"/>
              <w:right w:val="single" w:sz="4" w:space="0" w:color="auto"/>
            </w:tcBorders>
          </w:tcPr>
          <w:p w14:paraId="310C0525" w14:textId="7139DFB8" w:rsidR="009F09F6" w:rsidRPr="00871E24" w:rsidRDefault="009F09F6" w:rsidP="009F09F6">
            <w:pPr>
              <w:pStyle w:val="GOSTTablenorm"/>
            </w:pPr>
            <w:r w:rsidRPr="00871E24">
              <w:t>ОКС_КМИ</w:t>
            </w:r>
          </w:p>
        </w:tc>
        <w:tc>
          <w:tcPr>
            <w:tcW w:w="315" w:type="pct"/>
            <w:tcBorders>
              <w:top w:val="single" w:sz="4" w:space="0" w:color="auto"/>
              <w:left w:val="single" w:sz="4" w:space="0" w:color="auto"/>
              <w:bottom w:val="single" w:sz="4" w:space="0" w:color="auto"/>
              <w:right w:val="single" w:sz="4" w:space="0" w:color="auto"/>
            </w:tcBorders>
          </w:tcPr>
          <w:p w14:paraId="352E24C0" w14:textId="765513B6" w:rsidR="009F09F6" w:rsidRPr="00871E24" w:rsidRDefault="009F09F6" w:rsidP="009F09F6">
            <w:pPr>
              <w:pStyle w:val="GOSTTablenorm"/>
            </w:pPr>
            <w:r w:rsidRPr="00871E24">
              <w:t>нет</w:t>
            </w:r>
          </w:p>
        </w:tc>
        <w:tc>
          <w:tcPr>
            <w:tcW w:w="1167" w:type="pct"/>
            <w:tcBorders>
              <w:top w:val="single" w:sz="4" w:space="0" w:color="auto"/>
              <w:left w:val="single" w:sz="4" w:space="0" w:color="auto"/>
              <w:bottom w:val="single" w:sz="4" w:space="0" w:color="auto"/>
              <w:right w:val="single" w:sz="4" w:space="0" w:color="auto"/>
            </w:tcBorders>
          </w:tcPr>
          <w:p w14:paraId="46449817" w14:textId="38FBDA6B" w:rsidR="009F09F6" w:rsidRPr="00871E24" w:rsidRDefault="009F09F6" w:rsidP="009F09F6">
            <w:pPr>
              <w:pStyle w:val="GOSTTablenorm"/>
            </w:pPr>
            <w:r w:rsidRPr="00871E24">
              <w:t>Код ОКС (КМИ) по плательщику/получателю</w:t>
            </w:r>
          </w:p>
        </w:tc>
        <w:tc>
          <w:tcPr>
            <w:tcW w:w="1144" w:type="pct"/>
            <w:tcBorders>
              <w:top w:val="single" w:sz="4" w:space="0" w:color="auto"/>
              <w:left w:val="single" w:sz="4" w:space="0" w:color="auto"/>
              <w:bottom w:val="single" w:sz="4" w:space="0" w:color="auto"/>
              <w:right w:val="single" w:sz="4" w:space="0" w:color="auto"/>
            </w:tcBorders>
          </w:tcPr>
          <w:p w14:paraId="508B88FD" w14:textId="387E58C4" w:rsidR="009F09F6" w:rsidRPr="00871E24" w:rsidRDefault="009F09F6" w:rsidP="009F09F6">
            <w:pPr>
              <w:pStyle w:val="GOSTTablenorm"/>
            </w:pPr>
            <w:r w:rsidRPr="00871E24">
              <w:t>DK_CodFAIP</w:t>
            </w:r>
          </w:p>
        </w:tc>
        <w:tc>
          <w:tcPr>
            <w:tcW w:w="1298" w:type="pct"/>
            <w:tcBorders>
              <w:top w:val="single" w:sz="4" w:space="0" w:color="auto"/>
              <w:left w:val="single" w:sz="4" w:space="0" w:color="auto"/>
              <w:bottom w:val="single" w:sz="4" w:space="0" w:color="auto"/>
              <w:right w:val="single" w:sz="4" w:space="0" w:color="auto"/>
            </w:tcBorders>
          </w:tcPr>
          <w:p w14:paraId="14133B90" w14:textId="1CE1C109" w:rsidR="009F09F6" w:rsidRPr="00871E24" w:rsidRDefault="009F09F6" w:rsidP="009F09F6">
            <w:pPr>
              <w:pStyle w:val="GOSTTablenorm"/>
            </w:pPr>
            <w:r w:rsidRPr="00871E24">
              <w:t>-</w:t>
            </w:r>
          </w:p>
        </w:tc>
      </w:tr>
      <w:tr w:rsidR="002D216D" w14:paraId="240F5C82" w14:textId="77777777" w:rsidTr="00813D10">
        <w:tc>
          <w:tcPr>
            <w:tcW w:w="1076" w:type="pct"/>
            <w:tcBorders>
              <w:top w:val="single" w:sz="4" w:space="0" w:color="auto"/>
              <w:left w:val="single" w:sz="4" w:space="0" w:color="auto"/>
              <w:bottom w:val="single" w:sz="4" w:space="0" w:color="auto"/>
              <w:right w:val="single" w:sz="4" w:space="0" w:color="auto"/>
            </w:tcBorders>
          </w:tcPr>
          <w:p w14:paraId="073E2C74" w14:textId="53E44B24" w:rsidR="002D216D" w:rsidRPr="00871E24" w:rsidRDefault="002D216D" w:rsidP="002D1E65">
            <w:pPr>
              <w:pStyle w:val="GOSTTablenorm"/>
            </w:pPr>
            <w:r w:rsidRPr="002C641A">
              <w:rPr>
                <w:color w:val="000000" w:themeColor="text1"/>
              </w:rPr>
              <w:t>Система_</w:t>
            </w:r>
            <w:r w:rsidR="002D1E65">
              <w:rPr>
                <w:color w:val="000000" w:themeColor="text1"/>
              </w:rPr>
              <w:t>плательщик</w:t>
            </w:r>
          </w:p>
        </w:tc>
        <w:tc>
          <w:tcPr>
            <w:tcW w:w="315" w:type="pct"/>
            <w:tcBorders>
              <w:top w:val="single" w:sz="4" w:space="0" w:color="auto"/>
              <w:left w:val="single" w:sz="4" w:space="0" w:color="auto"/>
              <w:bottom w:val="single" w:sz="4" w:space="0" w:color="auto"/>
              <w:right w:val="single" w:sz="4" w:space="0" w:color="auto"/>
            </w:tcBorders>
          </w:tcPr>
          <w:p w14:paraId="773C23E5" w14:textId="5E925A36" w:rsidR="002D216D" w:rsidRPr="00871E24" w:rsidRDefault="002D216D" w:rsidP="002D216D">
            <w:pPr>
              <w:pStyle w:val="GOSTTablenorm"/>
            </w:pPr>
            <w:r w:rsidRPr="00871E24">
              <w:t>нет</w:t>
            </w:r>
          </w:p>
        </w:tc>
        <w:tc>
          <w:tcPr>
            <w:tcW w:w="1167" w:type="pct"/>
            <w:tcBorders>
              <w:top w:val="single" w:sz="4" w:space="0" w:color="auto"/>
              <w:left w:val="single" w:sz="4" w:space="0" w:color="auto"/>
              <w:bottom w:val="single" w:sz="4" w:space="0" w:color="auto"/>
              <w:right w:val="single" w:sz="4" w:space="0" w:color="auto"/>
            </w:tcBorders>
          </w:tcPr>
          <w:p w14:paraId="593A0C83" w14:textId="730EF879" w:rsidR="002D216D" w:rsidRPr="00871E24" w:rsidRDefault="002D216D" w:rsidP="002D216D">
            <w:pPr>
              <w:pStyle w:val="GOSTTablenorm"/>
            </w:pPr>
            <w:r w:rsidRPr="00871E24">
              <w:t xml:space="preserve">Система-источник </w:t>
            </w:r>
            <w:r>
              <w:t xml:space="preserve">плательщика </w:t>
            </w:r>
            <w:r w:rsidRPr="00871E24">
              <w:t>КОО</w:t>
            </w:r>
          </w:p>
        </w:tc>
        <w:tc>
          <w:tcPr>
            <w:tcW w:w="1144" w:type="pct"/>
            <w:tcBorders>
              <w:top w:val="single" w:sz="4" w:space="0" w:color="auto"/>
              <w:left w:val="single" w:sz="4" w:space="0" w:color="auto"/>
              <w:bottom w:val="single" w:sz="4" w:space="0" w:color="auto"/>
              <w:right w:val="single" w:sz="4" w:space="0" w:color="auto"/>
            </w:tcBorders>
          </w:tcPr>
          <w:p w14:paraId="22FEF567" w14:textId="56AA5991" w:rsidR="002D216D" w:rsidRPr="00871E24" w:rsidRDefault="002D216D" w:rsidP="002D216D">
            <w:pPr>
              <w:pStyle w:val="GOSTTablenorm"/>
            </w:pPr>
            <w:r w:rsidRPr="00C50792">
              <w:t>SI_SubsystemSource</w:t>
            </w:r>
          </w:p>
        </w:tc>
        <w:tc>
          <w:tcPr>
            <w:tcW w:w="1298" w:type="pct"/>
            <w:tcBorders>
              <w:top w:val="single" w:sz="4" w:space="0" w:color="auto"/>
              <w:left w:val="single" w:sz="4" w:space="0" w:color="auto"/>
              <w:bottom w:val="single" w:sz="4" w:space="0" w:color="auto"/>
              <w:right w:val="single" w:sz="4" w:space="0" w:color="auto"/>
            </w:tcBorders>
          </w:tcPr>
          <w:p w14:paraId="2A1934E7" w14:textId="282989FB" w:rsidR="002D216D" w:rsidRPr="00871E24" w:rsidRDefault="002D216D" w:rsidP="002D216D">
            <w:pPr>
              <w:pStyle w:val="GOSTTablenorm"/>
            </w:pPr>
            <w:r w:rsidRPr="00871E24">
              <w:t>-</w:t>
            </w:r>
          </w:p>
        </w:tc>
      </w:tr>
      <w:tr w:rsidR="002D216D" w14:paraId="5A0F5FA4" w14:textId="77777777" w:rsidTr="00813D10">
        <w:tc>
          <w:tcPr>
            <w:tcW w:w="1076" w:type="pct"/>
            <w:tcBorders>
              <w:top w:val="single" w:sz="4" w:space="0" w:color="auto"/>
              <w:left w:val="single" w:sz="4" w:space="0" w:color="auto"/>
              <w:bottom w:val="single" w:sz="4" w:space="0" w:color="auto"/>
              <w:right w:val="single" w:sz="4" w:space="0" w:color="auto"/>
            </w:tcBorders>
          </w:tcPr>
          <w:p w14:paraId="5DDC8B10" w14:textId="201C01F1" w:rsidR="002D216D" w:rsidRPr="00871E24" w:rsidRDefault="002D216D" w:rsidP="002D216D">
            <w:pPr>
              <w:pStyle w:val="GOSTTablenorm"/>
            </w:pPr>
            <w:r w:rsidRPr="0041658B">
              <w:t>Система_получатель</w:t>
            </w:r>
          </w:p>
        </w:tc>
        <w:tc>
          <w:tcPr>
            <w:tcW w:w="315" w:type="pct"/>
            <w:tcBorders>
              <w:top w:val="single" w:sz="4" w:space="0" w:color="auto"/>
              <w:left w:val="single" w:sz="4" w:space="0" w:color="auto"/>
              <w:bottom w:val="single" w:sz="4" w:space="0" w:color="auto"/>
              <w:right w:val="single" w:sz="4" w:space="0" w:color="auto"/>
            </w:tcBorders>
          </w:tcPr>
          <w:p w14:paraId="70CFC518" w14:textId="2FB52AD0" w:rsidR="002D216D" w:rsidRPr="002D216D" w:rsidRDefault="002D216D" w:rsidP="002D216D">
            <w:pPr>
              <w:pStyle w:val="GOSTTablenorm"/>
            </w:pPr>
            <w:r>
              <w:t>нет</w:t>
            </w:r>
          </w:p>
        </w:tc>
        <w:tc>
          <w:tcPr>
            <w:tcW w:w="1167" w:type="pct"/>
            <w:tcBorders>
              <w:top w:val="single" w:sz="4" w:space="0" w:color="auto"/>
              <w:left w:val="single" w:sz="4" w:space="0" w:color="auto"/>
              <w:bottom w:val="single" w:sz="4" w:space="0" w:color="auto"/>
              <w:right w:val="single" w:sz="4" w:space="0" w:color="auto"/>
            </w:tcBorders>
          </w:tcPr>
          <w:p w14:paraId="6DC91337" w14:textId="33C04E82" w:rsidR="002D216D" w:rsidRPr="00871E24" w:rsidRDefault="002D216D" w:rsidP="002D216D">
            <w:pPr>
              <w:pStyle w:val="GOSTTablenorm"/>
            </w:pPr>
            <w:r w:rsidRPr="00871E24">
              <w:t xml:space="preserve">Система-источник </w:t>
            </w:r>
            <w:r>
              <w:t xml:space="preserve">получателя </w:t>
            </w:r>
            <w:r w:rsidRPr="00871E24">
              <w:t>КОО</w:t>
            </w:r>
          </w:p>
        </w:tc>
        <w:tc>
          <w:tcPr>
            <w:tcW w:w="1144" w:type="pct"/>
            <w:tcBorders>
              <w:top w:val="single" w:sz="4" w:space="0" w:color="auto"/>
              <w:left w:val="single" w:sz="4" w:space="0" w:color="auto"/>
              <w:bottom w:val="single" w:sz="4" w:space="0" w:color="auto"/>
              <w:right w:val="single" w:sz="4" w:space="0" w:color="auto"/>
            </w:tcBorders>
          </w:tcPr>
          <w:p w14:paraId="55F31B97" w14:textId="49D3896E" w:rsidR="002D216D" w:rsidRPr="00871E24" w:rsidRDefault="002D216D" w:rsidP="002D216D">
            <w:pPr>
              <w:pStyle w:val="GOSTTablenorm"/>
            </w:pPr>
            <w:r w:rsidRPr="00AB1774">
              <w:t>SI_R_Subsystem</w:t>
            </w:r>
          </w:p>
        </w:tc>
        <w:tc>
          <w:tcPr>
            <w:tcW w:w="1298" w:type="pct"/>
            <w:tcBorders>
              <w:top w:val="single" w:sz="4" w:space="0" w:color="auto"/>
              <w:left w:val="single" w:sz="4" w:space="0" w:color="auto"/>
              <w:bottom w:val="single" w:sz="4" w:space="0" w:color="auto"/>
              <w:right w:val="single" w:sz="4" w:space="0" w:color="auto"/>
            </w:tcBorders>
          </w:tcPr>
          <w:p w14:paraId="6A765E5F" w14:textId="06F773B8" w:rsidR="002D216D" w:rsidRPr="00871E24" w:rsidRDefault="002D216D" w:rsidP="002D216D">
            <w:pPr>
              <w:pStyle w:val="GOSTTablenorm"/>
            </w:pPr>
            <w:r>
              <w:t>-</w:t>
            </w:r>
          </w:p>
        </w:tc>
      </w:tr>
      <w:tr w:rsidR="00813D10" w14:paraId="340E4839" w14:textId="77777777" w:rsidTr="00813D10">
        <w:tc>
          <w:tcPr>
            <w:tcW w:w="1076" w:type="pct"/>
            <w:tcBorders>
              <w:top w:val="single" w:sz="4" w:space="0" w:color="auto"/>
              <w:left w:val="single" w:sz="4" w:space="0" w:color="auto"/>
              <w:bottom w:val="single" w:sz="4" w:space="0" w:color="auto"/>
              <w:right w:val="single" w:sz="4" w:space="0" w:color="auto"/>
            </w:tcBorders>
          </w:tcPr>
          <w:p w14:paraId="1BAE7708" w14:textId="6B423CDF" w:rsidR="004622E0" w:rsidRPr="00871E24" w:rsidRDefault="004622E0" w:rsidP="004622E0">
            <w:pPr>
              <w:pStyle w:val="GOSTTablenorm"/>
            </w:pPr>
            <w:r w:rsidRPr="002C641A">
              <w:rPr>
                <w:color w:val="000000" w:themeColor="text1"/>
              </w:rPr>
              <w:t>Признак_первич_обработка_SVAP</w:t>
            </w:r>
          </w:p>
        </w:tc>
        <w:tc>
          <w:tcPr>
            <w:tcW w:w="315" w:type="pct"/>
            <w:tcBorders>
              <w:top w:val="single" w:sz="4" w:space="0" w:color="auto"/>
              <w:left w:val="single" w:sz="4" w:space="0" w:color="auto"/>
              <w:bottom w:val="single" w:sz="4" w:space="0" w:color="auto"/>
              <w:right w:val="single" w:sz="4" w:space="0" w:color="auto"/>
            </w:tcBorders>
          </w:tcPr>
          <w:p w14:paraId="0F193BAF" w14:textId="5329EF75" w:rsidR="003E59C0" w:rsidRPr="00871E24" w:rsidRDefault="00C6268F" w:rsidP="00DB3B90">
            <w:pPr>
              <w:pStyle w:val="GOSTTablenorm"/>
            </w:pPr>
            <w:r>
              <w:t>нет</w:t>
            </w:r>
          </w:p>
        </w:tc>
        <w:tc>
          <w:tcPr>
            <w:tcW w:w="1167" w:type="pct"/>
            <w:tcBorders>
              <w:top w:val="single" w:sz="4" w:space="0" w:color="auto"/>
              <w:left w:val="single" w:sz="4" w:space="0" w:color="auto"/>
              <w:bottom w:val="single" w:sz="4" w:space="0" w:color="auto"/>
              <w:right w:val="single" w:sz="4" w:space="0" w:color="auto"/>
            </w:tcBorders>
          </w:tcPr>
          <w:p w14:paraId="561370E1" w14:textId="5FAEF0AE" w:rsidR="003E59C0" w:rsidRPr="00871E24" w:rsidRDefault="003E59C0" w:rsidP="00DB3B90">
            <w:pPr>
              <w:pStyle w:val="GOSTTablenorm"/>
            </w:pPr>
            <w:r w:rsidRPr="00871E24">
              <w:t>Признак первичной обработки документа в учете после перехода на SVAP</w:t>
            </w:r>
          </w:p>
        </w:tc>
        <w:tc>
          <w:tcPr>
            <w:tcW w:w="1144" w:type="pct"/>
            <w:tcBorders>
              <w:top w:val="single" w:sz="4" w:space="0" w:color="auto"/>
              <w:left w:val="single" w:sz="4" w:space="0" w:color="auto"/>
              <w:bottom w:val="single" w:sz="4" w:space="0" w:color="auto"/>
              <w:right w:val="single" w:sz="4" w:space="0" w:color="auto"/>
            </w:tcBorders>
          </w:tcPr>
          <w:p w14:paraId="42DE4C71" w14:textId="7F7B6CF4" w:rsidR="003E59C0" w:rsidRPr="00871E24" w:rsidRDefault="004622E0" w:rsidP="00DB3B90">
            <w:pPr>
              <w:pStyle w:val="GOSTTablenorm"/>
            </w:pPr>
            <w:r>
              <w:t>SI</w:t>
            </w:r>
            <w:r>
              <w:rPr>
                <w:lang w:val="en-US"/>
              </w:rPr>
              <w:t>_</w:t>
            </w:r>
            <w:r w:rsidRPr="00687483">
              <w:t>S</w:t>
            </w:r>
            <w:r>
              <w:t>ign</w:t>
            </w:r>
            <w:r>
              <w:rPr>
                <w:lang w:val="en-US"/>
              </w:rPr>
              <w:t>_</w:t>
            </w:r>
            <w:r w:rsidRPr="00687483">
              <w:t>FistProcSVAP</w:t>
            </w:r>
          </w:p>
        </w:tc>
        <w:tc>
          <w:tcPr>
            <w:tcW w:w="1298" w:type="pct"/>
            <w:tcBorders>
              <w:top w:val="single" w:sz="4" w:space="0" w:color="auto"/>
              <w:left w:val="single" w:sz="4" w:space="0" w:color="auto"/>
              <w:bottom w:val="single" w:sz="4" w:space="0" w:color="auto"/>
              <w:right w:val="single" w:sz="4" w:space="0" w:color="auto"/>
            </w:tcBorders>
          </w:tcPr>
          <w:p w14:paraId="652769AF" w14:textId="7C7A2C34" w:rsidR="003E59C0" w:rsidRPr="00871E24" w:rsidRDefault="004622E0" w:rsidP="00DB3B90">
            <w:pPr>
              <w:pStyle w:val="GOSTTablenorm"/>
            </w:pPr>
            <w:r>
              <w:t>-</w:t>
            </w:r>
          </w:p>
        </w:tc>
      </w:tr>
      <w:tr w:rsidR="00813D10" w14:paraId="46F6C7D4" w14:textId="77777777" w:rsidTr="00813D10">
        <w:tc>
          <w:tcPr>
            <w:tcW w:w="1076" w:type="pct"/>
            <w:tcBorders>
              <w:top w:val="single" w:sz="4" w:space="0" w:color="auto"/>
              <w:left w:val="single" w:sz="4" w:space="0" w:color="auto"/>
              <w:bottom w:val="single" w:sz="4" w:space="0" w:color="auto"/>
              <w:right w:val="single" w:sz="4" w:space="0" w:color="auto"/>
            </w:tcBorders>
          </w:tcPr>
          <w:p w14:paraId="4A7B2CCD" w14:textId="62F05772" w:rsidR="007804AA" w:rsidRPr="00871E24" w:rsidRDefault="007804AA" w:rsidP="00DB3B90">
            <w:pPr>
              <w:pStyle w:val="GOSTTablenorm"/>
            </w:pPr>
            <w:r w:rsidRPr="002C641A">
              <w:rPr>
                <w:color w:val="000000" w:themeColor="text1"/>
              </w:rPr>
              <w:t>Признак_отзыв_</w:t>
            </w:r>
            <w:r w:rsidR="005B7132" w:rsidRPr="002C641A">
              <w:rPr>
                <w:color w:val="000000" w:themeColor="text1"/>
              </w:rPr>
              <w:t>архив_</w:t>
            </w:r>
            <w:r w:rsidRPr="002C641A">
              <w:rPr>
                <w:color w:val="000000" w:themeColor="text1"/>
              </w:rPr>
              <w:t>КОО</w:t>
            </w:r>
          </w:p>
        </w:tc>
        <w:tc>
          <w:tcPr>
            <w:tcW w:w="315" w:type="pct"/>
            <w:tcBorders>
              <w:top w:val="single" w:sz="4" w:space="0" w:color="auto"/>
              <w:left w:val="single" w:sz="4" w:space="0" w:color="auto"/>
              <w:bottom w:val="single" w:sz="4" w:space="0" w:color="auto"/>
              <w:right w:val="single" w:sz="4" w:space="0" w:color="auto"/>
            </w:tcBorders>
          </w:tcPr>
          <w:p w14:paraId="7272A097" w14:textId="58DB51F3" w:rsidR="007804AA" w:rsidRPr="00871E24" w:rsidRDefault="007804AA" w:rsidP="00DB3B90">
            <w:pPr>
              <w:pStyle w:val="GOSTTablenorm"/>
            </w:pPr>
            <w:r>
              <w:t>нет</w:t>
            </w:r>
          </w:p>
        </w:tc>
        <w:tc>
          <w:tcPr>
            <w:tcW w:w="1167" w:type="pct"/>
            <w:tcBorders>
              <w:top w:val="single" w:sz="4" w:space="0" w:color="auto"/>
              <w:left w:val="single" w:sz="4" w:space="0" w:color="auto"/>
              <w:bottom w:val="single" w:sz="4" w:space="0" w:color="auto"/>
              <w:right w:val="single" w:sz="4" w:space="0" w:color="auto"/>
            </w:tcBorders>
          </w:tcPr>
          <w:p w14:paraId="3287C52E" w14:textId="66CA9EA9" w:rsidR="007804AA" w:rsidRPr="007F4809" w:rsidRDefault="007F4809" w:rsidP="00DB3B90">
            <w:pPr>
              <w:pStyle w:val="GOSTTablenorm"/>
            </w:pPr>
            <w:r>
              <w:t xml:space="preserve">Признак </w:t>
            </w:r>
            <w:r w:rsidR="00D76811">
              <w:t>отзыва КОО</w:t>
            </w:r>
          </w:p>
        </w:tc>
        <w:tc>
          <w:tcPr>
            <w:tcW w:w="1144" w:type="pct"/>
            <w:tcBorders>
              <w:top w:val="single" w:sz="4" w:space="0" w:color="auto"/>
              <w:left w:val="single" w:sz="4" w:space="0" w:color="auto"/>
              <w:bottom w:val="single" w:sz="4" w:space="0" w:color="auto"/>
              <w:right w:val="single" w:sz="4" w:space="0" w:color="auto"/>
            </w:tcBorders>
          </w:tcPr>
          <w:p w14:paraId="1DA44729" w14:textId="5E9DC5A3" w:rsidR="007804AA" w:rsidRPr="00871E24" w:rsidRDefault="002D216D" w:rsidP="00DB3B90">
            <w:pPr>
              <w:pStyle w:val="GOSTTablenorm"/>
            </w:pPr>
            <w:r>
              <w:rPr>
                <w:lang w:val="en-US"/>
              </w:rPr>
              <w:t>SI_</w:t>
            </w:r>
            <w:r>
              <w:t>S</w:t>
            </w:r>
            <w:r>
              <w:rPr>
                <w:lang w:val="en-US"/>
              </w:rPr>
              <w:t>ign_R</w:t>
            </w:r>
            <w:r w:rsidRPr="007804AA">
              <w:rPr>
                <w:lang w:val="en-US"/>
              </w:rPr>
              <w:t>ev</w:t>
            </w:r>
            <w:r>
              <w:rPr>
                <w:lang w:val="en-US"/>
              </w:rPr>
              <w:t>ArchKOO</w:t>
            </w:r>
          </w:p>
        </w:tc>
        <w:tc>
          <w:tcPr>
            <w:tcW w:w="1298" w:type="pct"/>
            <w:tcBorders>
              <w:top w:val="single" w:sz="4" w:space="0" w:color="auto"/>
              <w:left w:val="single" w:sz="4" w:space="0" w:color="auto"/>
              <w:bottom w:val="single" w:sz="4" w:space="0" w:color="auto"/>
              <w:right w:val="single" w:sz="4" w:space="0" w:color="auto"/>
            </w:tcBorders>
          </w:tcPr>
          <w:p w14:paraId="424AB461" w14:textId="6D178FCA" w:rsidR="007804AA" w:rsidRPr="00EC2792" w:rsidRDefault="00EC2792" w:rsidP="00DB3B90">
            <w:pPr>
              <w:pStyle w:val="GOSTTablenorm"/>
              <w:rPr>
                <w:lang w:val="en-US"/>
              </w:rPr>
            </w:pPr>
            <w:r>
              <w:rPr>
                <w:lang w:val="en-US"/>
              </w:rPr>
              <w:t>-</w:t>
            </w:r>
          </w:p>
        </w:tc>
      </w:tr>
      <w:tr w:rsidR="00813D10" w14:paraId="502548DD" w14:textId="77777777" w:rsidTr="00813D10">
        <w:tc>
          <w:tcPr>
            <w:tcW w:w="1076" w:type="pct"/>
            <w:tcBorders>
              <w:top w:val="single" w:sz="4" w:space="0" w:color="auto"/>
              <w:left w:val="single" w:sz="4" w:space="0" w:color="auto"/>
              <w:bottom w:val="single" w:sz="4" w:space="0" w:color="auto"/>
              <w:right w:val="single" w:sz="4" w:space="0" w:color="auto"/>
            </w:tcBorders>
          </w:tcPr>
          <w:p w14:paraId="006DFFB1" w14:textId="77777777" w:rsidR="0004329B" w:rsidRPr="00871E24" w:rsidRDefault="0004329B" w:rsidP="00D3282E">
            <w:pPr>
              <w:pStyle w:val="GOSTTablenorm"/>
              <w:rPr>
                <w:szCs w:val="22"/>
              </w:rPr>
            </w:pPr>
            <w:r w:rsidRPr="00871E24">
              <w:t>Идентификатор_контракта</w:t>
            </w:r>
          </w:p>
        </w:tc>
        <w:tc>
          <w:tcPr>
            <w:tcW w:w="315" w:type="pct"/>
            <w:tcBorders>
              <w:top w:val="single" w:sz="4" w:space="0" w:color="auto"/>
              <w:left w:val="single" w:sz="4" w:space="0" w:color="auto"/>
              <w:bottom w:val="single" w:sz="4" w:space="0" w:color="auto"/>
              <w:right w:val="single" w:sz="4" w:space="0" w:color="auto"/>
            </w:tcBorders>
          </w:tcPr>
          <w:p w14:paraId="16F6D68F" w14:textId="77777777" w:rsidR="0004329B" w:rsidRPr="00871E24" w:rsidRDefault="0004329B" w:rsidP="00D3282E">
            <w:pPr>
              <w:pStyle w:val="GOSTTablenorm"/>
              <w:rPr>
                <w:szCs w:val="22"/>
              </w:rPr>
            </w:pPr>
            <w:r w:rsidRPr="00871E24">
              <w:t>нет</w:t>
            </w:r>
          </w:p>
        </w:tc>
        <w:tc>
          <w:tcPr>
            <w:tcW w:w="1167" w:type="pct"/>
            <w:tcBorders>
              <w:top w:val="single" w:sz="4" w:space="0" w:color="auto"/>
              <w:left w:val="single" w:sz="4" w:space="0" w:color="auto"/>
              <w:bottom w:val="single" w:sz="4" w:space="0" w:color="auto"/>
              <w:right w:val="single" w:sz="4" w:space="0" w:color="auto"/>
            </w:tcBorders>
          </w:tcPr>
          <w:p w14:paraId="1691FAB4" w14:textId="77777777" w:rsidR="0004329B" w:rsidRPr="00871E24" w:rsidRDefault="0004329B" w:rsidP="00D3282E">
            <w:pPr>
              <w:pStyle w:val="GOSTTablenorm"/>
              <w:rPr>
                <w:szCs w:val="22"/>
              </w:rPr>
            </w:pPr>
            <w:r w:rsidRPr="00871E24">
              <w:rPr>
                <w:szCs w:val="22"/>
              </w:rPr>
              <w:t>Идентификатор государственного контракта, соглашения, договора плательщика (по строке документа)</w:t>
            </w:r>
          </w:p>
        </w:tc>
        <w:tc>
          <w:tcPr>
            <w:tcW w:w="1144" w:type="pct"/>
            <w:tcBorders>
              <w:top w:val="single" w:sz="4" w:space="0" w:color="auto"/>
              <w:left w:val="single" w:sz="4" w:space="0" w:color="auto"/>
              <w:bottom w:val="single" w:sz="4" w:space="0" w:color="auto"/>
              <w:right w:val="single" w:sz="4" w:space="0" w:color="auto"/>
            </w:tcBorders>
          </w:tcPr>
          <w:p w14:paraId="794B86B1" w14:textId="333DA6ED" w:rsidR="0004329B" w:rsidRPr="00871E24" w:rsidRDefault="002D216D" w:rsidP="00D3282E">
            <w:pPr>
              <w:pStyle w:val="GOSTTablenorm"/>
              <w:rPr>
                <w:lang w:val="en-US"/>
              </w:rPr>
            </w:pPr>
            <w:r>
              <w:rPr>
                <w:lang w:val="en-US"/>
              </w:rPr>
              <w:t>SI_</w:t>
            </w:r>
            <w:r w:rsidRPr="00BA7288">
              <w:rPr>
                <w:lang w:val="en-US"/>
              </w:rPr>
              <w:t>ID_GK</w:t>
            </w:r>
          </w:p>
        </w:tc>
        <w:tc>
          <w:tcPr>
            <w:tcW w:w="1298" w:type="pct"/>
            <w:tcBorders>
              <w:top w:val="single" w:sz="4" w:space="0" w:color="auto"/>
              <w:left w:val="single" w:sz="4" w:space="0" w:color="auto"/>
              <w:bottom w:val="single" w:sz="4" w:space="0" w:color="auto"/>
              <w:right w:val="single" w:sz="4" w:space="0" w:color="auto"/>
            </w:tcBorders>
          </w:tcPr>
          <w:p w14:paraId="617B3ECE" w14:textId="77777777" w:rsidR="0004329B" w:rsidRPr="00871E24" w:rsidRDefault="0004329B" w:rsidP="00D3282E">
            <w:pPr>
              <w:pStyle w:val="GOSTTablenorm"/>
            </w:pPr>
            <w:r w:rsidRPr="00871E24">
              <w:t>-</w:t>
            </w:r>
          </w:p>
        </w:tc>
      </w:tr>
      <w:tr w:rsidR="000D46E0" w14:paraId="65C662BE" w14:textId="77777777" w:rsidTr="00813D10">
        <w:tc>
          <w:tcPr>
            <w:tcW w:w="1076" w:type="pct"/>
            <w:tcBorders>
              <w:top w:val="single" w:sz="4" w:space="0" w:color="auto"/>
              <w:left w:val="single" w:sz="4" w:space="0" w:color="auto"/>
              <w:bottom w:val="single" w:sz="4" w:space="0" w:color="auto"/>
              <w:right w:val="single" w:sz="4" w:space="0" w:color="auto"/>
            </w:tcBorders>
          </w:tcPr>
          <w:p w14:paraId="4C6484F5" w14:textId="26C70262" w:rsidR="000D46E0" w:rsidRPr="00871E24" w:rsidRDefault="000D46E0" w:rsidP="00D3282E">
            <w:pPr>
              <w:pStyle w:val="GOSTTablenorm"/>
            </w:pPr>
            <w:r>
              <w:t>Сумма_остатка_исполн</w:t>
            </w:r>
            <w:r w:rsidR="00170883">
              <w:t>е</w:t>
            </w:r>
            <w:r w:rsidRPr="000D46E0">
              <w:t>ния_КОО</w:t>
            </w:r>
          </w:p>
        </w:tc>
        <w:tc>
          <w:tcPr>
            <w:tcW w:w="315" w:type="pct"/>
            <w:tcBorders>
              <w:top w:val="single" w:sz="4" w:space="0" w:color="auto"/>
              <w:left w:val="single" w:sz="4" w:space="0" w:color="auto"/>
              <w:bottom w:val="single" w:sz="4" w:space="0" w:color="auto"/>
              <w:right w:val="single" w:sz="4" w:space="0" w:color="auto"/>
            </w:tcBorders>
          </w:tcPr>
          <w:p w14:paraId="474D9507" w14:textId="5888AC20" w:rsidR="000D46E0" w:rsidRPr="00871E24" w:rsidRDefault="000D46E0" w:rsidP="00D3282E">
            <w:pPr>
              <w:pStyle w:val="GOSTTablenorm"/>
            </w:pPr>
            <w:r>
              <w:t>нет</w:t>
            </w:r>
          </w:p>
        </w:tc>
        <w:tc>
          <w:tcPr>
            <w:tcW w:w="1167" w:type="pct"/>
            <w:tcBorders>
              <w:top w:val="single" w:sz="4" w:space="0" w:color="auto"/>
              <w:left w:val="single" w:sz="4" w:space="0" w:color="auto"/>
              <w:bottom w:val="single" w:sz="4" w:space="0" w:color="auto"/>
              <w:right w:val="single" w:sz="4" w:space="0" w:color="auto"/>
            </w:tcBorders>
          </w:tcPr>
          <w:p w14:paraId="065B0836" w14:textId="1153E7AE" w:rsidR="000D46E0" w:rsidRPr="00871E24" w:rsidRDefault="000D46E0" w:rsidP="00D3282E">
            <w:pPr>
              <w:pStyle w:val="GOSTTablenorm"/>
              <w:rPr>
                <w:szCs w:val="22"/>
              </w:rPr>
            </w:pPr>
            <w:r>
              <w:rPr>
                <w:szCs w:val="22"/>
              </w:rPr>
              <w:t>Сумма остатка исполнения КОО</w:t>
            </w:r>
          </w:p>
        </w:tc>
        <w:tc>
          <w:tcPr>
            <w:tcW w:w="1144" w:type="pct"/>
            <w:tcBorders>
              <w:top w:val="single" w:sz="4" w:space="0" w:color="auto"/>
              <w:left w:val="single" w:sz="4" w:space="0" w:color="auto"/>
              <w:bottom w:val="single" w:sz="4" w:space="0" w:color="auto"/>
              <w:right w:val="single" w:sz="4" w:space="0" w:color="auto"/>
            </w:tcBorders>
          </w:tcPr>
          <w:p w14:paraId="6D56AAD9" w14:textId="61A3CCBD" w:rsidR="000D46E0" w:rsidRDefault="000D46E0" w:rsidP="00D3282E">
            <w:pPr>
              <w:pStyle w:val="GOSTTablenorm"/>
              <w:rPr>
                <w:lang w:val="en-US"/>
              </w:rPr>
            </w:pPr>
            <w:r w:rsidRPr="00A541B0">
              <w:t>F_PaySum</w:t>
            </w:r>
          </w:p>
        </w:tc>
        <w:tc>
          <w:tcPr>
            <w:tcW w:w="1298" w:type="pct"/>
            <w:tcBorders>
              <w:top w:val="single" w:sz="4" w:space="0" w:color="auto"/>
              <w:left w:val="single" w:sz="4" w:space="0" w:color="auto"/>
              <w:bottom w:val="single" w:sz="4" w:space="0" w:color="auto"/>
              <w:right w:val="single" w:sz="4" w:space="0" w:color="auto"/>
            </w:tcBorders>
          </w:tcPr>
          <w:p w14:paraId="30E53F9E" w14:textId="0AE81CB1" w:rsidR="000D46E0" w:rsidRPr="00871E24" w:rsidRDefault="000D46E0" w:rsidP="00D3282E">
            <w:pPr>
              <w:pStyle w:val="GOSTTablenorm"/>
            </w:pPr>
            <w:r>
              <w:t>-</w:t>
            </w:r>
          </w:p>
        </w:tc>
      </w:tr>
      <w:tr w:rsidR="00813D10" w14:paraId="67F46F66" w14:textId="77777777" w:rsidTr="00813D10">
        <w:tc>
          <w:tcPr>
            <w:tcW w:w="1076" w:type="pct"/>
            <w:tcBorders>
              <w:top w:val="single" w:sz="4" w:space="0" w:color="auto"/>
              <w:left w:val="single" w:sz="4" w:space="0" w:color="auto"/>
              <w:bottom w:val="single" w:sz="4" w:space="0" w:color="auto"/>
              <w:right w:val="single" w:sz="4" w:space="0" w:color="auto"/>
            </w:tcBorders>
            <w:hideMark/>
          </w:tcPr>
          <w:p w14:paraId="4FA66499" w14:textId="77777777" w:rsidR="0004329B" w:rsidRPr="00871E24" w:rsidRDefault="0004329B" w:rsidP="00D3282E">
            <w:pPr>
              <w:pStyle w:val="GOSTTablenorm"/>
            </w:pPr>
            <w:r w:rsidRPr="00871E24">
              <w:t>Сумма_валюта_операции</w:t>
            </w:r>
          </w:p>
        </w:tc>
        <w:tc>
          <w:tcPr>
            <w:tcW w:w="315" w:type="pct"/>
            <w:tcBorders>
              <w:top w:val="single" w:sz="4" w:space="0" w:color="auto"/>
              <w:left w:val="single" w:sz="4" w:space="0" w:color="auto"/>
              <w:bottom w:val="single" w:sz="4" w:space="0" w:color="auto"/>
              <w:right w:val="single" w:sz="4" w:space="0" w:color="auto"/>
            </w:tcBorders>
            <w:hideMark/>
          </w:tcPr>
          <w:p w14:paraId="3D6E22D7" w14:textId="77777777" w:rsidR="0004329B" w:rsidRPr="00871E24" w:rsidRDefault="0004329B" w:rsidP="00D3282E">
            <w:pPr>
              <w:pStyle w:val="GOSTTablenorm"/>
            </w:pPr>
            <w:r w:rsidRPr="00871E24">
              <w:t>да</w:t>
            </w:r>
          </w:p>
        </w:tc>
        <w:tc>
          <w:tcPr>
            <w:tcW w:w="1167" w:type="pct"/>
            <w:tcBorders>
              <w:top w:val="single" w:sz="4" w:space="0" w:color="auto"/>
              <w:left w:val="single" w:sz="4" w:space="0" w:color="auto"/>
              <w:bottom w:val="single" w:sz="4" w:space="0" w:color="auto"/>
              <w:right w:val="single" w:sz="4" w:space="0" w:color="auto"/>
            </w:tcBorders>
            <w:hideMark/>
          </w:tcPr>
          <w:p w14:paraId="453B631A" w14:textId="77777777" w:rsidR="0004329B" w:rsidRPr="00871E24" w:rsidRDefault="0004329B" w:rsidP="00D3282E">
            <w:pPr>
              <w:pStyle w:val="GOSTTablenorm"/>
            </w:pPr>
            <w:r w:rsidRPr="00871E24">
              <w:t>Сумма в валюте документа</w:t>
            </w:r>
          </w:p>
        </w:tc>
        <w:tc>
          <w:tcPr>
            <w:tcW w:w="1144" w:type="pct"/>
            <w:tcBorders>
              <w:top w:val="single" w:sz="4" w:space="0" w:color="auto"/>
              <w:left w:val="single" w:sz="4" w:space="0" w:color="auto"/>
              <w:bottom w:val="single" w:sz="4" w:space="0" w:color="auto"/>
              <w:right w:val="single" w:sz="4" w:space="0" w:color="auto"/>
            </w:tcBorders>
            <w:hideMark/>
          </w:tcPr>
          <w:p w14:paraId="44128C14" w14:textId="77777777" w:rsidR="0004329B" w:rsidRPr="00871E24" w:rsidRDefault="004012AE" w:rsidP="00D3282E">
            <w:pPr>
              <w:pStyle w:val="GOSTTablenorm"/>
            </w:pPr>
            <w:r w:rsidRPr="00871E24">
              <w:rPr>
                <w:lang w:val="en-US"/>
              </w:rPr>
              <w:t>HP_</w:t>
            </w:r>
            <w:r w:rsidRPr="00871E24">
              <w:t>PaySum</w:t>
            </w:r>
          </w:p>
          <w:p w14:paraId="1255C3D9" w14:textId="3CA6F02D" w:rsidR="004012AE" w:rsidRPr="00871E24" w:rsidRDefault="0071773D" w:rsidP="00D3282E">
            <w:pPr>
              <w:pStyle w:val="GOSTTablenorm"/>
            </w:pPr>
            <w:r w:rsidRPr="00A541B0">
              <w:t>F_PaySum</w:t>
            </w:r>
          </w:p>
        </w:tc>
        <w:tc>
          <w:tcPr>
            <w:tcW w:w="1298" w:type="pct"/>
            <w:tcBorders>
              <w:top w:val="single" w:sz="4" w:space="0" w:color="auto"/>
              <w:left w:val="single" w:sz="4" w:space="0" w:color="auto"/>
              <w:bottom w:val="single" w:sz="4" w:space="0" w:color="auto"/>
              <w:right w:val="single" w:sz="4" w:space="0" w:color="auto"/>
            </w:tcBorders>
            <w:hideMark/>
          </w:tcPr>
          <w:p w14:paraId="7A86734D" w14:textId="77777777" w:rsidR="009B5A4A" w:rsidRPr="00871E24" w:rsidRDefault="009B5A4A" w:rsidP="009B5A4A">
            <w:pPr>
              <w:pStyle w:val="GOSTTablenorm"/>
            </w:pPr>
            <w:r w:rsidRPr="00871E24">
              <w:t>Заполняется по алгоритму:</w:t>
            </w:r>
          </w:p>
          <w:p w14:paraId="13023FDF" w14:textId="541908C7" w:rsidR="009B5A4A" w:rsidRPr="00871E24" w:rsidRDefault="009B5A4A" w:rsidP="006E22DD">
            <w:pPr>
              <w:pStyle w:val="GOSTTableListMark1"/>
              <w:numPr>
                <w:ilvl w:val="0"/>
                <w:numId w:val="39"/>
              </w:numPr>
              <w:tabs>
                <w:tab w:val="clear" w:pos="284"/>
                <w:tab w:val="left" w:pos="483"/>
              </w:tabs>
            </w:pPr>
            <w:r w:rsidRPr="00871E24">
              <w:t xml:space="preserve">если параметр </w:t>
            </w:r>
            <w:r w:rsidR="0071773D" w:rsidRPr="00A541B0">
              <w:t>F_PaySum</w:t>
            </w:r>
            <w:r w:rsidR="0071773D" w:rsidRPr="0071773D" w:rsidDel="0071773D">
              <w:t xml:space="preserve"> </w:t>
            </w:r>
            <w:r w:rsidRPr="00871E24">
              <w:t>заполнен, то атрибут заполняется указанным в теге значением, иначе п.2;</w:t>
            </w:r>
          </w:p>
          <w:p w14:paraId="689DF576" w14:textId="6724F029" w:rsidR="009B5A4A" w:rsidRPr="00871E24" w:rsidRDefault="009B5A4A" w:rsidP="006E22DD">
            <w:pPr>
              <w:pStyle w:val="GOSTTableListMark1"/>
              <w:numPr>
                <w:ilvl w:val="0"/>
                <w:numId w:val="39"/>
              </w:numPr>
              <w:tabs>
                <w:tab w:val="clear" w:pos="284"/>
                <w:tab w:val="left" w:pos="483"/>
              </w:tabs>
            </w:pPr>
            <w:r w:rsidRPr="00871E24">
              <w:t xml:space="preserve">если параметр </w:t>
            </w:r>
            <w:r w:rsidR="0071773D" w:rsidRPr="00A541B0">
              <w:t>F_PaySum</w:t>
            </w:r>
            <w:r w:rsidR="0071773D" w:rsidRPr="0071773D" w:rsidDel="0071773D">
              <w:t xml:space="preserve"> </w:t>
            </w:r>
            <w:r w:rsidRPr="00871E24">
              <w:t xml:space="preserve">не заполнен, то атрибут заполняется значением параметра </w:t>
            </w:r>
            <w:r w:rsidRPr="00871E24">
              <w:rPr>
                <w:lang w:val="en-US"/>
              </w:rPr>
              <w:t>HP</w:t>
            </w:r>
            <w:r w:rsidR="00367071" w:rsidRPr="00871E24">
              <w:t>_</w:t>
            </w:r>
            <w:r w:rsidRPr="00871E24">
              <w:t>PaySum.</w:t>
            </w:r>
          </w:p>
          <w:p w14:paraId="7F4728C8" w14:textId="77777777" w:rsidR="0004329B" w:rsidRPr="00871E24" w:rsidRDefault="0004329B" w:rsidP="00D3282E">
            <w:pPr>
              <w:pStyle w:val="GOSTTablenorm"/>
            </w:pPr>
            <w:r w:rsidRPr="00871E24">
              <w:t>Сумма передается в единицах валюты с точностью 2 знака после запятой - необходимо конвертировать в минимальные единицы валюты (для данного типа документов умножить на 100)</w:t>
            </w:r>
          </w:p>
        </w:tc>
      </w:tr>
      <w:tr w:rsidR="00813D10" w14:paraId="0D5032A3" w14:textId="77777777" w:rsidTr="00813D10">
        <w:tc>
          <w:tcPr>
            <w:tcW w:w="1076" w:type="pct"/>
            <w:tcBorders>
              <w:top w:val="single" w:sz="4" w:space="0" w:color="auto"/>
              <w:left w:val="single" w:sz="4" w:space="0" w:color="auto"/>
              <w:bottom w:val="single" w:sz="4" w:space="0" w:color="auto"/>
              <w:right w:val="single" w:sz="4" w:space="0" w:color="auto"/>
            </w:tcBorders>
            <w:hideMark/>
          </w:tcPr>
          <w:p w14:paraId="23A7C0AE" w14:textId="77777777" w:rsidR="0004329B" w:rsidRPr="00871E24" w:rsidRDefault="0004329B" w:rsidP="00D3282E">
            <w:pPr>
              <w:pStyle w:val="GOSTTablenorm"/>
            </w:pPr>
            <w:r w:rsidRPr="00871E24">
              <w:t>Сумма_валюта_учета_руб</w:t>
            </w:r>
          </w:p>
        </w:tc>
        <w:tc>
          <w:tcPr>
            <w:tcW w:w="315" w:type="pct"/>
            <w:tcBorders>
              <w:top w:val="single" w:sz="4" w:space="0" w:color="auto"/>
              <w:left w:val="single" w:sz="4" w:space="0" w:color="auto"/>
              <w:bottom w:val="single" w:sz="4" w:space="0" w:color="auto"/>
              <w:right w:val="single" w:sz="4" w:space="0" w:color="auto"/>
            </w:tcBorders>
            <w:hideMark/>
          </w:tcPr>
          <w:p w14:paraId="7597A1BC" w14:textId="77777777" w:rsidR="0004329B" w:rsidRPr="00871E24" w:rsidRDefault="0004329B" w:rsidP="00D3282E">
            <w:pPr>
              <w:pStyle w:val="GOSTTablenorm"/>
            </w:pPr>
            <w:r w:rsidRPr="00871E24">
              <w:t>да</w:t>
            </w:r>
          </w:p>
        </w:tc>
        <w:tc>
          <w:tcPr>
            <w:tcW w:w="1167" w:type="pct"/>
            <w:tcBorders>
              <w:top w:val="single" w:sz="4" w:space="0" w:color="auto"/>
              <w:left w:val="single" w:sz="4" w:space="0" w:color="auto"/>
              <w:bottom w:val="single" w:sz="4" w:space="0" w:color="auto"/>
              <w:right w:val="single" w:sz="4" w:space="0" w:color="auto"/>
            </w:tcBorders>
            <w:hideMark/>
          </w:tcPr>
          <w:p w14:paraId="552490EC" w14:textId="77777777" w:rsidR="0004329B" w:rsidRPr="00871E24" w:rsidRDefault="0004329B" w:rsidP="00D3282E">
            <w:pPr>
              <w:pStyle w:val="GOSTTablenorm"/>
            </w:pPr>
            <w:r w:rsidRPr="00871E24">
              <w:t>Сумма в валюте учета (руб)</w:t>
            </w:r>
          </w:p>
        </w:tc>
        <w:tc>
          <w:tcPr>
            <w:tcW w:w="1144" w:type="pct"/>
            <w:tcBorders>
              <w:top w:val="single" w:sz="4" w:space="0" w:color="auto"/>
              <w:left w:val="single" w:sz="4" w:space="0" w:color="auto"/>
              <w:bottom w:val="single" w:sz="4" w:space="0" w:color="auto"/>
              <w:right w:val="single" w:sz="4" w:space="0" w:color="auto"/>
            </w:tcBorders>
            <w:hideMark/>
          </w:tcPr>
          <w:p w14:paraId="5A329D48" w14:textId="77777777" w:rsidR="004012AE" w:rsidRPr="00871E24" w:rsidRDefault="004012AE" w:rsidP="004012AE">
            <w:pPr>
              <w:pStyle w:val="GOSTTablenorm"/>
            </w:pPr>
            <w:r w:rsidRPr="00871E24">
              <w:rPr>
                <w:lang w:val="en-US"/>
              </w:rPr>
              <w:t>HP_</w:t>
            </w:r>
            <w:r w:rsidRPr="00871E24">
              <w:t>PaySum</w:t>
            </w:r>
          </w:p>
          <w:p w14:paraId="76D88FAA" w14:textId="19E19A55" w:rsidR="0004329B" w:rsidRPr="00871E24" w:rsidRDefault="0071773D" w:rsidP="004012AE">
            <w:pPr>
              <w:pStyle w:val="GOSTTablenorm"/>
            </w:pPr>
            <w:r w:rsidRPr="00A541B0">
              <w:t>F_PaySum</w:t>
            </w:r>
          </w:p>
        </w:tc>
        <w:tc>
          <w:tcPr>
            <w:tcW w:w="1298" w:type="pct"/>
            <w:tcBorders>
              <w:top w:val="single" w:sz="4" w:space="0" w:color="auto"/>
              <w:left w:val="single" w:sz="4" w:space="0" w:color="auto"/>
              <w:bottom w:val="single" w:sz="4" w:space="0" w:color="auto"/>
              <w:right w:val="single" w:sz="4" w:space="0" w:color="auto"/>
            </w:tcBorders>
            <w:hideMark/>
          </w:tcPr>
          <w:p w14:paraId="6D0C561B" w14:textId="77777777" w:rsidR="0004329B" w:rsidRPr="00871E24" w:rsidRDefault="0004329B" w:rsidP="00D3282E">
            <w:pPr>
              <w:pStyle w:val="GOSTTablenorm"/>
            </w:pPr>
            <w:r w:rsidRPr="00871E24">
              <w:t>Для данного типа документов Сумма_валюта_учета_руб = Сумма_валюта_операции</w:t>
            </w:r>
          </w:p>
        </w:tc>
      </w:tr>
    </w:tbl>
    <w:p w14:paraId="1FEB20AB" w14:textId="1AD9DA97" w:rsidR="00DB7279" w:rsidRDefault="00DB7279" w:rsidP="00DB7279">
      <w:pPr>
        <w:pStyle w:val="GOSTNameTable"/>
      </w:pPr>
      <w:r>
        <w:fldChar w:fldCharType="begin"/>
      </w:r>
      <w:r>
        <w:instrText xml:space="preserve"> SEQ Таблица \* ARABIC </w:instrText>
      </w:r>
      <w:r>
        <w:fldChar w:fldCharType="separate"/>
      </w:r>
      <w:bookmarkStart w:id="6239" w:name="_Toc195715409"/>
      <w:bookmarkStart w:id="6240" w:name="_Toc226564545"/>
      <w:r w:rsidR="00CE7795">
        <w:t>33</w:t>
      </w:r>
      <w:r>
        <w:fldChar w:fldCharType="end"/>
      </w:r>
      <w:r>
        <w:t xml:space="preserve"> </w:t>
      </w:r>
      <w:r w:rsidRPr="00A65AEA">
        <w:t>– Перечень атрибутов, соответствующих типу документа «</w:t>
      </w:r>
      <w:r w:rsidRPr="00F22CF7">
        <w:rPr>
          <w:sz w:val="22"/>
          <w:szCs w:val="22"/>
        </w:rPr>
        <w:t>Бухгалтерская справка</w:t>
      </w:r>
      <w:r>
        <w:rPr>
          <w:sz w:val="22"/>
          <w:szCs w:val="22"/>
        </w:rPr>
        <w:t>»</w:t>
      </w:r>
      <w:r w:rsidRPr="00F22CF7">
        <w:rPr>
          <w:sz w:val="22"/>
          <w:szCs w:val="22"/>
        </w:rPr>
        <w:t xml:space="preserve"> (ф. 0504833) </w:t>
      </w:r>
      <w:r w:rsidRPr="00DB7279">
        <w:rPr>
          <w:sz w:val="22"/>
          <w:szCs w:val="22"/>
        </w:rPr>
        <w:t>ARP_NPS_0504833_TSE</w:t>
      </w:r>
      <w:r w:rsidRPr="00A65AEA">
        <w:t xml:space="preserve"> в SVAP НПС</w:t>
      </w:r>
      <w:bookmarkEnd w:id="6239"/>
      <w:bookmarkEnd w:id="6240"/>
    </w:p>
    <w:tbl>
      <w:tblPr>
        <w:tblStyle w:val="GOSTTable"/>
        <w:tblW w:w="5000" w:type="pct"/>
        <w:tblLayout w:type="fixed"/>
        <w:tblLook w:val="07E0" w:firstRow="1" w:lastRow="1" w:firstColumn="1" w:lastColumn="1" w:noHBand="1" w:noVBand="1"/>
      </w:tblPr>
      <w:tblGrid>
        <w:gridCol w:w="3387"/>
        <w:gridCol w:w="991"/>
        <w:gridCol w:w="3643"/>
        <w:gridCol w:w="3643"/>
        <w:gridCol w:w="4030"/>
      </w:tblGrid>
      <w:tr w:rsidR="00DB7279" w:rsidRPr="00DB7279" w14:paraId="7DB6DB1C" w14:textId="77777777" w:rsidTr="00DC52BD">
        <w:trPr>
          <w:cnfStyle w:val="100000000000" w:firstRow="1" w:lastRow="0" w:firstColumn="0" w:lastColumn="0" w:oddVBand="0" w:evenVBand="0" w:oddHBand="0" w:evenHBand="0" w:firstRowFirstColumn="0" w:firstRowLastColumn="0" w:lastRowFirstColumn="0" w:lastRowLastColumn="0"/>
        </w:trPr>
        <w:tc>
          <w:tcPr>
            <w:tcW w:w="3387" w:type="dxa"/>
            <w:hideMark/>
          </w:tcPr>
          <w:p w14:paraId="1A50FDA4" w14:textId="77777777" w:rsidR="00DB7279" w:rsidRPr="00DB7279" w:rsidRDefault="00DB7279" w:rsidP="00DB7279">
            <w:pPr>
              <w:pStyle w:val="GOSTTableHead"/>
              <w:rPr>
                <w:szCs w:val="22"/>
              </w:rPr>
            </w:pPr>
            <w:r w:rsidRPr="00DB7279">
              <w:rPr>
                <w:szCs w:val="22"/>
              </w:rPr>
              <w:t>Наименование атрибута</w:t>
            </w:r>
          </w:p>
        </w:tc>
        <w:tc>
          <w:tcPr>
            <w:tcW w:w="991" w:type="dxa"/>
            <w:hideMark/>
          </w:tcPr>
          <w:p w14:paraId="301F34ED" w14:textId="77777777" w:rsidR="00DB7279" w:rsidRPr="00DB7279" w:rsidRDefault="00DB7279" w:rsidP="00DB7279">
            <w:pPr>
              <w:pStyle w:val="GOSTTableHead"/>
              <w:rPr>
                <w:szCs w:val="22"/>
              </w:rPr>
            </w:pPr>
            <w:r w:rsidRPr="00DB7279">
              <w:rPr>
                <w:szCs w:val="22"/>
              </w:rPr>
              <w:t>Вычисляемый атрибут</w:t>
            </w:r>
          </w:p>
        </w:tc>
        <w:tc>
          <w:tcPr>
            <w:tcW w:w="3643" w:type="dxa"/>
            <w:hideMark/>
          </w:tcPr>
          <w:p w14:paraId="383E325A" w14:textId="77777777" w:rsidR="00DB7279" w:rsidRPr="00DB7279" w:rsidRDefault="00DB7279" w:rsidP="00DB7279">
            <w:pPr>
              <w:pStyle w:val="GOSTTableHead"/>
              <w:rPr>
                <w:szCs w:val="22"/>
              </w:rPr>
            </w:pPr>
            <w:r w:rsidRPr="00DB7279">
              <w:rPr>
                <w:szCs w:val="22"/>
              </w:rPr>
              <w:t>Описание атрибута</w:t>
            </w:r>
          </w:p>
        </w:tc>
        <w:tc>
          <w:tcPr>
            <w:tcW w:w="3643" w:type="dxa"/>
            <w:hideMark/>
          </w:tcPr>
          <w:p w14:paraId="451E80C2" w14:textId="77777777" w:rsidR="00DB7279" w:rsidRPr="00DB7279" w:rsidRDefault="00DB7279" w:rsidP="00DB7279">
            <w:pPr>
              <w:pStyle w:val="GOSTTableHead"/>
              <w:rPr>
                <w:szCs w:val="22"/>
              </w:rPr>
            </w:pPr>
            <w:r w:rsidRPr="00DB7279">
              <w:rPr>
                <w:szCs w:val="22"/>
              </w:rPr>
              <w:t>Реквизит документа (наименование тега)</w:t>
            </w:r>
          </w:p>
        </w:tc>
        <w:tc>
          <w:tcPr>
            <w:tcW w:w="4030" w:type="dxa"/>
            <w:hideMark/>
          </w:tcPr>
          <w:p w14:paraId="3E3E790E" w14:textId="77777777" w:rsidR="00DB7279" w:rsidRPr="00DB7279" w:rsidRDefault="00DB7279" w:rsidP="00DB7279">
            <w:pPr>
              <w:pStyle w:val="GOSTTableHead"/>
              <w:rPr>
                <w:szCs w:val="22"/>
              </w:rPr>
            </w:pPr>
            <w:r w:rsidRPr="00DB7279">
              <w:rPr>
                <w:szCs w:val="22"/>
              </w:rPr>
              <w:t>Алгоритм вычисления</w:t>
            </w:r>
          </w:p>
        </w:tc>
      </w:tr>
      <w:tr w:rsidR="00DB7279" w:rsidRPr="00DB7279" w14:paraId="1574E3BB" w14:textId="77777777" w:rsidTr="00DC52BD">
        <w:tc>
          <w:tcPr>
            <w:tcW w:w="15694" w:type="dxa"/>
            <w:gridSpan w:val="5"/>
          </w:tcPr>
          <w:p w14:paraId="6B00B6E2" w14:textId="0B5963A3" w:rsidR="00DB7279" w:rsidRPr="00DB7279" w:rsidRDefault="00DB7279" w:rsidP="00DB7279">
            <w:pPr>
              <w:ind w:firstLine="0"/>
              <w:jc w:val="center"/>
              <w:rPr>
                <w:b/>
                <w:sz w:val="22"/>
                <w:szCs w:val="22"/>
              </w:rPr>
            </w:pPr>
            <w:r w:rsidRPr="00DB7279">
              <w:rPr>
                <w:b/>
                <w:sz w:val="22"/>
                <w:szCs w:val="22"/>
              </w:rPr>
              <w:t>Бухгалтерская справка (ф. 0504833) ARP_NPS_0504833_TSE</w:t>
            </w:r>
          </w:p>
        </w:tc>
      </w:tr>
      <w:tr w:rsidR="00DB7279" w:rsidRPr="00DB7279" w14:paraId="23951C1C" w14:textId="77777777" w:rsidTr="00DC52BD">
        <w:tc>
          <w:tcPr>
            <w:tcW w:w="3387" w:type="dxa"/>
          </w:tcPr>
          <w:p w14:paraId="40513880" w14:textId="77777777" w:rsidR="00DB7279" w:rsidRPr="00DB7279" w:rsidRDefault="00DB7279" w:rsidP="00DB7279">
            <w:pPr>
              <w:pStyle w:val="GOSTTablenorm"/>
            </w:pPr>
            <w:r w:rsidRPr="00DB7279">
              <w:t>Номер_документа*</w:t>
            </w:r>
          </w:p>
        </w:tc>
        <w:tc>
          <w:tcPr>
            <w:tcW w:w="991" w:type="dxa"/>
          </w:tcPr>
          <w:p w14:paraId="06F16FDA" w14:textId="77777777" w:rsidR="00DB7279" w:rsidRPr="00DB7279" w:rsidRDefault="00DB7279" w:rsidP="00DB7279">
            <w:pPr>
              <w:pStyle w:val="GOSTTablenorm"/>
            </w:pPr>
            <w:r w:rsidRPr="00DB7279">
              <w:t>Нет</w:t>
            </w:r>
          </w:p>
        </w:tc>
        <w:tc>
          <w:tcPr>
            <w:tcW w:w="3643" w:type="dxa"/>
          </w:tcPr>
          <w:p w14:paraId="775CC081" w14:textId="77777777" w:rsidR="00DB7279" w:rsidRPr="00DB7279" w:rsidRDefault="00DB7279" w:rsidP="00DB7279">
            <w:pPr>
              <w:pStyle w:val="GOSTTablenorm"/>
            </w:pPr>
            <w:r w:rsidRPr="00DB7279">
              <w:t>Номер документа</w:t>
            </w:r>
          </w:p>
        </w:tc>
        <w:tc>
          <w:tcPr>
            <w:tcW w:w="3643" w:type="dxa"/>
          </w:tcPr>
          <w:p w14:paraId="3C520B8D" w14:textId="77777777" w:rsidR="00DB7279" w:rsidRPr="00DB7279" w:rsidRDefault="00DB7279" w:rsidP="00DB7279">
            <w:pPr>
              <w:pStyle w:val="GOSTTablenorm"/>
            </w:pPr>
            <w:r w:rsidRPr="00DB7279">
              <w:t>TtlPrt_DcNmbr</w:t>
            </w:r>
          </w:p>
        </w:tc>
        <w:tc>
          <w:tcPr>
            <w:tcW w:w="4030" w:type="dxa"/>
          </w:tcPr>
          <w:p w14:paraId="3291EF46" w14:textId="77777777" w:rsidR="00DB7279" w:rsidRPr="00DB7279" w:rsidRDefault="00DB7279" w:rsidP="00DB7279">
            <w:pPr>
              <w:pStyle w:val="GOSTTablenorm"/>
            </w:pPr>
            <w:r w:rsidRPr="00DB7279">
              <w:t>-</w:t>
            </w:r>
          </w:p>
        </w:tc>
      </w:tr>
      <w:tr w:rsidR="00DB7279" w:rsidRPr="00DB7279" w14:paraId="6B435BCA" w14:textId="77777777" w:rsidTr="00DC52BD">
        <w:tc>
          <w:tcPr>
            <w:tcW w:w="3387" w:type="dxa"/>
          </w:tcPr>
          <w:p w14:paraId="2A64232F" w14:textId="77777777" w:rsidR="00DB7279" w:rsidRPr="00DB7279" w:rsidRDefault="00DB7279" w:rsidP="00DB7279">
            <w:pPr>
              <w:pStyle w:val="GOSTTablenorm"/>
            </w:pPr>
            <w:r w:rsidRPr="00DB7279">
              <w:t>Дата_документа*</w:t>
            </w:r>
          </w:p>
        </w:tc>
        <w:tc>
          <w:tcPr>
            <w:tcW w:w="991" w:type="dxa"/>
          </w:tcPr>
          <w:p w14:paraId="5EA680B6" w14:textId="77777777" w:rsidR="00DB7279" w:rsidRPr="00DB7279" w:rsidRDefault="00DB7279" w:rsidP="00DB7279">
            <w:pPr>
              <w:pStyle w:val="GOSTTablenorm"/>
            </w:pPr>
            <w:r w:rsidRPr="00DB7279">
              <w:t>Нет</w:t>
            </w:r>
          </w:p>
        </w:tc>
        <w:tc>
          <w:tcPr>
            <w:tcW w:w="3643" w:type="dxa"/>
          </w:tcPr>
          <w:p w14:paraId="34A4C0A0" w14:textId="77777777" w:rsidR="00DB7279" w:rsidRPr="00DB7279" w:rsidRDefault="00DB7279" w:rsidP="00DB7279">
            <w:pPr>
              <w:pStyle w:val="GOSTTablenorm"/>
            </w:pPr>
            <w:r w:rsidRPr="00DB7279">
              <w:t>Дата документа</w:t>
            </w:r>
          </w:p>
        </w:tc>
        <w:tc>
          <w:tcPr>
            <w:tcW w:w="3643" w:type="dxa"/>
          </w:tcPr>
          <w:p w14:paraId="2F7E934A" w14:textId="77777777" w:rsidR="00DB7279" w:rsidRPr="00DB7279" w:rsidRDefault="00DB7279" w:rsidP="00DB7279">
            <w:pPr>
              <w:pStyle w:val="GOSTTablenorm"/>
            </w:pPr>
            <w:r w:rsidRPr="00DB7279">
              <w:t>TtlPrt_Dt</w:t>
            </w:r>
          </w:p>
        </w:tc>
        <w:tc>
          <w:tcPr>
            <w:tcW w:w="4030" w:type="dxa"/>
          </w:tcPr>
          <w:p w14:paraId="25E55D91" w14:textId="77777777" w:rsidR="00DB7279" w:rsidRPr="00DB7279" w:rsidRDefault="00DB7279" w:rsidP="00DB7279">
            <w:pPr>
              <w:pStyle w:val="GOSTTablenorm"/>
            </w:pPr>
            <w:r w:rsidRPr="00DB7279">
              <w:t>-</w:t>
            </w:r>
          </w:p>
        </w:tc>
      </w:tr>
      <w:tr w:rsidR="00DB7279" w:rsidRPr="00DB7279" w14:paraId="1EB9FDF4" w14:textId="77777777" w:rsidTr="00DC52BD">
        <w:tc>
          <w:tcPr>
            <w:tcW w:w="3387" w:type="dxa"/>
          </w:tcPr>
          <w:p w14:paraId="1225459A" w14:textId="77777777" w:rsidR="00DB7279" w:rsidRPr="00DB7279" w:rsidRDefault="00DB7279" w:rsidP="00DB7279">
            <w:pPr>
              <w:pStyle w:val="GOSTTablenorm"/>
            </w:pPr>
            <w:r w:rsidRPr="00DB7279">
              <w:t>Дата_ввода_в_действие</w:t>
            </w:r>
          </w:p>
        </w:tc>
        <w:tc>
          <w:tcPr>
            <w:tcW w:w="991" w:type="dxa"/>
          </w:tcPr>
          <w:p w14:paraId="3AEBEA1B" w14:textId="77777777" w:rsidR="00DB7279" w:rsidRPr="00DB7279" w:rsidRDefault="00DB7279" w:rsidP="00DB7279">
            <w:pPr>
              <w:pStyle w:val="GOSTTablenorm"/>
            </w:pPr>
            <w:r w:rsidRPr="00DB7279">
              <w:t>Нет</w:t>
            </w:r>
          </w:p>
        </w:tc>
        <w:tc>
          <w:tcPr>
            <w:tcW w:w="3643" w:type="dxa"/>
          </w:tcPr>
          <w:p w14:paraId="0780DA64" w14:textId="77777777" w:rsidR="00DB7279" w:rsidRPr="00DB7279" w:rsidRDefault="00DB7279" w:rsidP="00DB7279">
            <w:pPr>
              <w:pStyle w:val="GOSTTablenorm"/>
            </w:pPr>
            <w:r w:rsidRPr="00DB7279">
              <w:t>Дата ввода в действие</w:t>
            </w:r>
          </w:p>
        </w:tc>
        <w:tc>
          <w:tcPr>
            <w:tcW w:w="3643" w:type="dxa"/>
          </w:tcPr>
          <w:p w14:paraId="7546D3DD" w14:textId="77777777" w:rsidR="00DB7279" w:rsidRPr="00DB7279" w:rsidRDefault="00DB7279" w:rsidP="00DB7279">
            <w:pPr>
              <w:pStyle w:val="GOSTTablenorm"/>
            </w:pPr>
            <w:r w:rsidRPr="00DB7279">
              <w:t>TtlPrt_EffectiveDate</w:t>
            </w:r>
          </w:p>
        </w:tc>
        <w:tc>
          <w:tcPr>
            <w:tcW w:w="4030" w:type="dxa"/>
          </w:tcPr>
          <w:p w14:paraId="393AC590" w14:textId="77777777" w:rsidR="00DB7279" w:rsidRPr="00DB7279" w:rsidRDefault="00DB7279" w:rsidP="00DB7279">
            <w:pPr>
              <w:pStyle w:val="GOSTTablenorm"/>
            </w:pPr>
            <w:r w:rsidRPr="00DB7279">
              <w:t>-</w:t>
            </w:r>
          </w:p>
        </w:tc>
      </w:tr>
      <w:tr w:rsidR="00DB7279" w:rsidRPr="00DB7279" w14:paraId="3D43A095" w14:textId="77777777" w:rsidTr="00DC52BD">
        <w:tc>
          <w:tcPr>
            <w:tcW w:w="3387" w:type="dxa"/>
          </w:tcPr>
          <w:p w14:paraId="60504EE8" w14:textId="77777777" w:rsidR="00DB7279" w:rsidRPr="00DB7279" w:rsidRDefault="00DB7279" w:rsidP="00DB7279">
            <w:pPr>
              <w:pStyle w:val="GOSTTablenorm"/>
            </w:pPr>
            <w:r w:rsidRPr="00DB7279">
              <w:t>Тип_справки</w:t>
            </w:r>
          </w:p>
        </w:tc>
        <w:tc>
          <w:tcPr>
            <w:tcW w:w="991" w:type="dxa"/>
          </w:tcPr>
          <w:p w14:paraId="03F00F40" w14:textId="77777777" w:rsidR="00DB7279" w:rsidRPr="00DB7279" w:rsidRDefault="00DB7279" w:rsidP="00DB7279">
            <w:pPr>
              <w:pStyle w:val="GOSTTablenorm"/>
            </w:pPr>
            <w:r w:rsidRPr="00DB7279">
              <w:t>Нет</w:t>
            </w:r>
          </w:p>
        </w:tc>
        <w:tc>
          <w:tcPr>
            <w:tcW w:w="3643" w:type="dxa"/>
          </w:tcPr>
          <w:p w14:paraId="2B85AC1F" w14:textId="77777777" w:rsidR="00DB7279" w:rsidRPr="00DB7279" w:rsidRDefault="00DB7279" w:rsidP="00DB7279">
            <w:pPr>
              <w:pStyle w:val="GOSTTablenorm"/>
            </w:pPr>
            <w:r w:rsidRPr="00DB7279">
              <w:t>Тип справки</w:t>
            </w:r>
          </w:p>
        </w:tc>
        <w:tc>
          <w:tcPr>
            <w:tcW w:w="3643" w:type="dxa"/>
          </w:tcPr>
          <w:p w14:paraId="4228D8A2" w14:textId="77777777" w:rsidR="00DB7279" w:rsidRPr="00DB7279" w:rsidRDefault="00DB7279" w:rsidP="00DB7279">
            <w:pPr>
              <w:pStyle w:val="GOSTTablenorm"/>
            </w:pPr>
            <w:r w:rsidRPr="00DB7279">
              <w:t>TtlPrt_TypeDoc</w:t>
            </w:r>
          </w:p>
        </w:tc>
        <w:tc>
          <w:tcPr>
            <w:tcW w:w="4030" w:type="dxa"/>
          </w:tcPr>
          <w:p w14:paraId="340BA19C" w14:textId="77777777" w:rsidR="00DB7279" w:rsidRPr="00DB7279" w:rsidRDefault="00DB7279" w:rsidP="00DB7279">
            <w:pPr>
              <w:pStyle w:val="GOSTTablenorm"/>
            </w:pPr>
            <w:r w:rsidRPr="00DB7279">
              <w:t>-</w:t>
            </w:r>
          </w:p>
        </w:tc>
      </w:tr>
      <w:tr w:rsidR="00DB7279" w:rsidRPr="00DB7279" w14:paraId="48CBB4C6" w14:textId="77777777" w:rsidTr="00DC52BD">
        <w:tc>
          <w:tcPr>
            <w:tcW w:w="3387" w:type="dxa"/>
          </w:tcPr>
          <w:p w14:paraId="667455D5" w14:textId="77777777" w:rsidR="00DB7279" w:rsidRPr="00DB7279" w:rsidRDefault="00DB7279" w:rsidP="00DB7279">
            <w:pPr>
              <w:pStyle w:val="GOSTTablenorm"/>
            </w:pPr>
            <w:r w:rsidRPr="00DB7279">
              <w:t>Наименование_типа_справки</w:t>
            </w:r>
          </w:p>
        </w:tc>
        <w:tc>
          <w:tcPr>
            <w:tcW w:w="991" w:type="dxa"/>
          </w:tcPr>
          <w:p w14:paraId="180DC730" w14:textId="77777777" w:rsidR="00DB7279" w:rsidRPr="00DB7279" w:rsidRDefault="00DB7279" w:rsidP="00DB7279">
            <w:pPr>
              <w:pStyle w:val="GOSTTablenorm"/>
            </w:pPr>
            <w:r w:rsidRPr="00DB7279">
              <w:t>Нет</w:t>
            </w:r>
          </w:p>
        </w:tc>
        <w:tc>
          <w:tcPr>
            <w:tcW w:w="3643" w:type="dxa"/>
          </w:tcPr>
          <w:p w14:paraId="639F4B1C" w14:textId="77777777" w:rsidR="00DB7279" w:rsidRPr="00DB7279" w:rsidRDefault="00DB7279" w:rsidP="00DB7279">
            <w:pPr>
              <w:pStyle w:val="GOSTTablenorm"/>
            </w:pPr>
            <w:r w:rsidRPr="00DB7279">
              <w:t>Наименование типа справки</w:t>
            </w:r>
          </w:p>
        </w:tc>
        <w:tc>
          <w:tcPr>
            <w:tcW w:w="3643" w:type="dxa"/>
          </w:tcPr>
          <w:p w14:paraId="711166BB" w14:textId="77777777" w:rsidR="00DB7279" w:rsidRPr="00DB7279" w:rsidRDefault="00DB7279" w:rsidP="00DB7279">
            <w:pPr>
              <w:pStyle w:val="GOSTTablenorm"/>
            </w:pPr>
            <w:r w:rsidRPr="00DB7279">
              <w:t>TtlPrt_FullTypeDoc</w:t>
            </w:r>
          </w:p>
        </w:tc>
        <w:tc>
          <w:tcPr>
            <w:tcW w:w="4030" w:type="dxa"/>
          </w:tcPr>
          <w:p w14:paraId="439F13E9" w14:textId="77777777" w:rsidR="00DB7279" w:rsidRPr="00DB7279" w:rsidRDefault="00DB7279" w:rsidP="00DB7279">
            <w:pPr>
              <w:pStyle w:val="GOSTTablenorm"/>
            </w:pPr>
            <w:r w:rsidRPr="00DB7279">
              <w:t>-</w:t>
            </w:r>
          </w:p>
        </w:tc>
      </w:tr>
      <w:tr w:rsidR="00DB7279" w:rsidRPr="00DB7279" w14:paraId="48849A82" w14:textId="77777777" w:rsidTr="00DC52BD">
        <w:tc>
          <w:tcPr>
            <w:tcW w:w="3387" w:type="dxa"/>
          </w:tcPr>
          <w:p w14:paraId="49E2F5AF" w14:textId="77777777" w:rsidR="00DB7279" w:rsidRPr="00DB7279" w:rsidRDefault="00DB7279" w:rsidP="00DB7279">
            <w:pPr>
              <w:pStyle w:val="GOSTTablenorm"/>
            </w:pPr>
            <w:r w:rsidRPr="00DB7279">
              <w:t>Наименование_документа</w:t>
            </w:r>
          </w:p>
        </w:tc>
        <w:tc>
          <w:tcPr>
            <w:tcW w:w="991" w:type="dxa"/>
          </w:tcPr>
          <w:p w14:paraId="22F807AD" w14:textId="77777777" w:rsidR="00DB7279" w:rsidRPr="00DB7279" w:rsidRDefault="00DB7279" w:rsidP="00DB7279">
            <w:pPr>
              <w:pStyle w:val="GOSTTablenorm"/>
            </w:pPr>
            <w:r w:rsidRPr="00DB7279">
              <w:t>Да</w:t>
            </w:r>
          </w:p>
        </w:tc>
        <w:tc>
          <w:tcPr>
            <w:tcW w:w="3643" w:type="dxa"/>
          </w:tcPr>
          <w:p w14:paraId="204B4E2B" w14:textId="77777777" w:rsidR="00DB7279" w:rsidRPr="00DB7279" w:rsidRDefault="00DB7279" w:rsidP="00DB7279">
            <w:pPr>
              <w:pStyle w:val="GOSTTablenorm"/>
            </w:pPr>
            <w:r w:rsidRPr="00DB7279">
              <w:t>Наименование документа</w:t>
            </w:r>
          </w:p>
        </w:tc>
        <w:tc>
          <w:tcPr>
            <w:tcW w:w="3643" w:type="dxa"/>
          </w:tcPr>
          <w:p w14:paraId="040284B1" w14:textId="77777777" w:rsidR="00DB7279" w:rsidRPr="00DB7279" w:rsidRDefault="00DB7279" w:rsidP="00DB7279">
            <w:pPr>
              <w:pStyle w:val="GOSTTablenorm"/>
            </w:pPr>
            <w:r w:rsidRPr="00DB7279">
              <w:t>TypeDoc</w:t>
            </w:r>
          </w:p>
        </w:tc>
        <w:tc>
          <w:tcPr>
            <w:tcW w:w="4030" w:type="dxa"/>
          </w:tcPr>
          <w:p w14:paraId="6FA92F33" w14:textId="77777777" w:rsidR="00DB7279" w:rsidRPr="00DB7279" w:rsidRDefault="00DB7279" w:rsidP="00DB7279">
            <w:pPr>
              <w:pStyle w:val="GOSTTablenorm"/>
            </w:pPr>
            <w:r w:rsidRPr="00DB7279">
              <w:t>Наименование документа определяется по справочнику «Типы документов» с помощью значения атрибута «Тип_документа» (TypeDoc)</w:t>
            </w:r>
          </w:p>
        </w:tc>
      </w:tr>
      <w:tr w:rsidR="00DB7279" w:rsidRPr="00DB7279" w14:paraId="41280077" w14:textId="77777777" w:rsidTr="00DC52BD">
        <w:tc>
          <w:tcPr>
            <w:tcW w:w="3387" w:type="dxa"/>
          </w:tcPr>
          <w:p w14:paraId="2228451F" w14:textId="77777777" w:rsidR="00DB7279" w:rsidRPr="00DB7279" w:rsidRDefault="00DB7279" w:rsidP="00DB7279">
            <w:pPr>
              <w:pStyle w:val="GOSTTablenorm"/>
            </w:pPr>
            <w:r w:rsidRPr="00DB7279">
              <w:t>Код_валюты</w:t>
            </w:r>
          </w:p>
        </w:tc>
        <w:tc>
          <w:tcPr>
            <w:tcW w:w="991" w:type="dxa"/>
          </w:tcPr>
          <w:p w14:paraId="7DF06C35" w14:textId="77777777" w:rsidR="00DB7279" w:rsidRPr="00DB7279" w:rsidRDefault="00DB7279" w:rsidP="00DB7279">
            <w:pPr>
              <w:pStyle w:val="GOSTTablenorm"/>
            </w:pPr>
            <w:r w:rsidRPr="00DB7279">
              <w:t>Да</w:t>
            </w:r>
          </w:p>
        </w:tc>
        <w:tc>
          <w:tcPr>
            <w:tcW w:w="3643" w:type="dxa"/>
          </w:tcPr>
          <w:p w14:paraId="0B742511" w14:textId="77777777" w:rsidR="00DB7279" w:rsidRPr="00DB7279" w:rsidRDefault="00DB7279" w:rsidP="00DB7279">
            <w:pPr>
              <w:pStyle w:val="GOSTTablenorm"/>
            </w:pPr>
            <w:r w:rsidRPr="00DB7279">
              <w:t>Код валюты по ОКВ</w:t>
            </w:r>
          </w:p>
        </w:tc>
        <w:tc>
          <w:tcPr>
            <w:tcW w:w="3643" w:type="dxa"/>
          </w:tcPr>
          <w:p w14:paraId="01BEC1BD" w14:textId="77777777" w:rsidR="00DB7279" w:rsidRPr="00DB7279" w:rsidRDefault="00DB7279" w:rsidP="00DB7279">
            <w:pPr>
              <w:pStyle w:val="GOSTTablenorm"/>
            </w:pPr>
            <w:r w:rsidRPr="00DB7279">
              <w:t>TtlPrt_CdCrr</w:t>
            </w:r>
          </w:p>
        </w:tc>
        <w:tc>
          <w:tcPr>
            <w:tcW w:w="4030" w:type="dxa"/>
          </w:tcPr>
          <w:p w14:paraId="0E1B2ADB" w14:textId="77777777" w:rsidR="00DB7279" w:rsidRPr="00DB7279" w:rsidRDefault="00DB7279" w:rsidP="00DB7279">
            <w:pPr>
              <w:pStyle w:val="GOSTTablenorm"/>
              <w:rPr>
                <w:rFonts w:eastAsiaTheme="minorEastAsia"/>
              </w:rPr>
            </w:pPr>
            <w:r w:rsidRPr="00DB7279">
              <w:t>В составе документа может приходить как цифровой, так и буквенный код валюты.</w:t>
            </w:r>
          </w:p>
          <w:p w14:paraId="4347DA12" w14:textId="77777777" w:rsidR="00DB7279" w:rsidRPr="00DB7279" w:rsidRDefault="00DB7279" w:rsidP="00DB7279">
            <w:pPr>
              <w:pStyle w:val="GOSTTablenorm"/>
            </w:pPr>
            <w:r w:rsidRPr="00DB7279">
              <w:t>1) если код валюты пришел цифровой, то в атрибут его значение передается в неизменном виде;</w:t>
            </w:r>
          </w:p>
          <w:p w14:paraId="3685AC19" w14:textId="77777777" w:rsidR="00DB7279" w:rsidRPr="00DB7279" w:rsidRDefault="00DB7279" w:rsidP="00DB7279">
            <w:pPr>
              <w:pStyle w:val="GOSTTablenorm"/>
            </w:pPr>
            <w:r w:rsidRPr="00DB7279">
              <w:t>2) если код валюты пришел буквенный, то в атрибут его значение передается после преобразования в цифровой по данным справочника «Общероссийский классификатор валют (ОКВ)»</w:t>
            </w:r>
          </w:p>
        </w:tc>
      </w:tr>
      <w:tr w:rsidR="00DB7279" w:rsidRPr="00DB7279" w14:paraId="4737E920" w14:textId="77777777" w:rsidTr="00DC52BD">
        <w:tc>
          <w:tcPr>
            <w:tcW w:w="3387" w:type="dxa"/>
          </w:tcPr>
          <w:p w14:paraId="36A6B6B7" w14:textId="77777777" w:rsidR="00DB7279" w:rsidRPr="00DB7279" w:rsidRDefault="00DB7279" w:rsidP="00DB7279">
            <w:pPr>
              <w:pStyle w:val="GOSTTablenorm"/>
            </w:pPr>
            <w:r w:rsidRPr="00DB7279">
              <w:t>Уровень_конфиденциальности</w:t>
            </w:r>
          </w:p>
        </w:tc>
        <w:tc>
          <w:tcPr>
            <w:tcW w:w="991" w:type="dxa"/>
          </w:tcPr>
          <w:p w14:paraId="34BC4A05" w14:textId="77777777" w:rsidR="00DB7279" w:rsidRPr="00DB7279" w:rsidRDefault="00DB7279" w:rsidP="00DB7279">
            <w:pPr>
              <w:pStyle w:val="GOSTTablenorm"/>
            </w:pPr>
            <w:r w:rsidRPr="00DB7279">
              <w:t>Нет</w:t>
            </w:r>
          </w:p>
        </w:tc>
        <w:tc>
          <w:tcPr>
            <w:tcW w:w="3643" w:type="dxa"/>
          </w:tcPr>
          <w:p w14:paraId="36707CDB" w14:textId="77777777" w:rsidR="00DB7279" w:rsidRPr="00DB7279" w:rsidRDefault="00DB7279" w:rsidP="00DB7279">
            <w:pPr>
              <w:pStyle w:val="GOSTTablenorm"/>
            </w:pPr>
            <w:r w:rsidRPr="00DB7279">
              <w:t>Уровень конфиденциальности</w:t>
            </w:r>
          </w:p>
        </w:tc>
        <w:tc>
          <w:tcPr>
            <w:tcW w:w="3643" w:type="dxa"/>
          </w:tcPr>
          <w:p w14:paraId="1472ABA3" w14:textId="77777777" w:rsidR="00DB7279" w:rsidRPr="00DB7279" w:rsidRDefault="00DB7279" w:rsidP="00DB7279">
            <w:pPr>
              <w:pStyle w:val="GOSTTablenorm"/>
            </w:pPr>
            <w:r w:rsidRPr="00DB7279">
              <w:t>SystemInformation_UFOS_SECRECY</w:t>
            </w:r>
          </w:p>
        </w:tc>
        <w:tc>
          <w:tcPr>
            <w:tcW w:w="4030" w:type="dxa"/>
          </w:tcPr>
          <w:p w14:paraId="0E2F4A09" w14:textId="77777777" w:rsidR="00DB7279" w:rsidRPr="00DB7279" w:rsidRDefault="00DB7279" w:rsidP="00DB7279">
            <w:pPr>
              <w:pStyle w:val="GOSTTablenorm"/>
            </w:pPr>
            <w:r w:rsidRPr="00DB7279">
              <w:t>-</w:t>
            </w:r>
          </w:p>
        </w:tc>
      </w:tr>
      <w:tr w:rsidR="00DB7279" w:rsidRPr="00DB7279" w14:paraId="406B3D64" w14:textId="77777777" w:rsidTr="00DC52BD">
        <w:tc>
          <w:tcPr>
            <w:tcW w:w="3387" w:type="dxa"/>
          </w:tcPr>
          <w:p w14:paraId="46F750C2" w14:textId="77777777" w:rsidR="00DB7279" w:rsidRPr="00DB7279" w:rsidRDefault="00DB7279" w:rsidP="00DB7279">
            <w:pPr>
              <w:pStyle w:val="GOSTTablenorm"/>
            </w:pPr>
            <w:r w:rsidRPr="00DB7279">
              <w:t>Код_системы</w:t>
            </w:r>
          </w:p>
        </w:tc>
        <w:tc>
          <w:tcPr>
            <w:tcW w:w="991" w:type="dxa"/>
          </w:tcPr>
          <w:p w14:paraId="18E1FE0B" w14:textId="77777777" w:rsidR="00DB7279" w:rsidRPr="00DB7279" w:rsidRDefault="00DB7279" w:rsidP="00DB7279">
            <w:pPr>
              <w:pStyle w:val="GOSTTablenorm"/>
            </w:pPr>
            <w:r w:rsidRPr="00DB7279">
              <w:t>Да</w:t>
            </w:r>
          </w:p>
        </w:tc>
        <w:tc>
          <w:tcPr>
            <w:tcW w:w="3643" w:type="dxa"/>
          </w:tcPr>
          <w:p w14:paraId="30DB9E20" w14:textId="77777777" w:rsidR="00DB7279" w:rsidRPr="00DB7279" w:rsidRDefault="00DB7279" w:rsidP="00DB7279">
            <w:pPr>
              <w:pStyle w:val="GOSTTablenorm"/>
            </w:pPr>
            <w:r w:rsidRPr="00DB7279">
              <w:t>Код подсистемы-источника</w:t>
            </w:r>
          </w:p>
        </w:tc>
        <w:tc>
          <w:tcPr>
            <w:tcW w:w="3643" w:type="dxa"/>
          </w:tcPr>
          <w:p w14:paraId="744DF8F4" w14:textId="77777777" w:rsidR="00DB7279" w:rsidRPr="00DB7279" w:rsidRDefault="00DB7279" w:rsidP="00DB7279">
            <w:pPr>
              <w:pStyle w:val="GOSTTablenorm"/>
            </w:pPr>
            <w:r w:rsidRPr="00DB7279">
              <w:t>TtlPrt_Source</w:t>
            </w:r>
          </w:p>
        </w:tc>
        <w:tc>
          <w:tcPr>
            <w:tcW w:w="4030" w:type="dxa"/>
          </w:tcPr>
          <w:p w14:paraId="6E54A5D8" w14:textId="320E25F5" w:rsidR="00DB7279" w:rsidRPr="00DB7279" w:rsidRDefault="00DB7279" w:rsidP="00DB7279">
            <w:pPr>
              <w:pStyle w:val="GOSTTablenorm"/>
            </w:pPr>
            <w:r w:rsidRPr="00DB7279">
              <w:t>Данный атрибут вычисляется на основании реквизита документа «</w:t>
            </w:r>
            <w:r w:rsidRPr="00DB7279">
              <w:rPr>
                <w:bCs/>
              </w:rPr>
              <w:t>Подсистема-инициатор»</w:t>
            </w:r>
            <w:r w:rsidRPr="00DB7279">
              <w:t xml:space="preserve"> (TtlPrt_Source). Если в реквизите указано значение «ПУР КС» </w:t>
            </w:r>
            <w:r w:rsidRPr="00DB7279">
              <w:rPr>
                <w:szCs w:val="22"/>
              </w:rPr>
              <w:t>–</w:t>
            </w:r>
            <w:r w:rsidRPr="00DB7279">
              <w:t xml:space="preserve"> «</w:t>
            </w:r>
            <w:r w:rsidRPr="00DB7279">
              <w:rPr>
                <w:lang w:val="en-US"/>
              </w:rPr>
              <w:t>ARP</w:t>
            </w:r>
            <w:r w:rsidRPr="00DB7279">
              <w:t>-</w:t>
            </w:r>
            <w:r w:rsidRPr="00DB7279">
              <w:rPr>
                <w:lang w:val="en-US"/>
              </w:rPr>
              <w:t>TSE</w:t>
            </w:r>
            <w:r w:rsidRPr="00DB7279">
              <w:t>»</w:t>
            </w:r>
          </w:p>
        </w:tc>
      </w:tr>
      <w:tr w:rsidR="00DB7279" w:rsidRPr="00DB7279" w14:paraId="1AA30D6A" w14:textId="77777777" w:rsidTr="00DC52BD">
        <w:tc>
          <w:tcPr>
            <w:tcW w:w="3387" w:type="dxa"/>
          </w:tcPr>
          <w:p w14:paraId="6D1EEAC9" w14:textId="77777777" w:rsidR="00DB7279" w:rsidRPr="00DB7279" w:rsidRDefault="00DB7279" w:rsidP="00DB7279">
            <w:pPr>
              <w:pStyle w:val="GOSTTablenorm"/>
            </w:pPr>
            <w:r w:rsidRPr="00DB7279">
              <w:t>Идентификатор строки</w:t>
            </w:r>
          </w:p>
        </w:tc>
        <w:tc>
          <w:tcPr>
            <w:tcW w:w="991" w:type="dxa"/>
          </w:tcPr>
          <w:p w14:paraId="56220978" w14:textId="77777777" w:rsidR="00DB7279" w:rsidRPr="00DB7279" w:rsidRDefault="00DB7279" w:rsidP="00DB7279">
            <w:pPr>
              <w:pStyle w:val="GOSTTablenorm"/>
            </w:pPr>
            <w:r w:rsidRPr="00DB7279">
              <w:t>Нет</w:t>
            </w:r>
          </w:p>
        </w:tc>
        <w:tc>
          <w:tcPr>
            <w:tcW w:w="3643" w:type="dxa"/>
          </w:tcPr>
          <w:p w14:paraId="72D22286" w14:textId="77777777" w:rsidR="00DB7279" w:rsidRPr="00DB7279" w:rsidRDefault="00DB7279" w:rsidP="00DB7279">
            <w:pPr>
              <w:pStyle w:val="GOSTTablenorm"/>
            </w:pPr>
            <w:r w:rsidRPr="00DB7279">
              <w:t>Идентификатор строки</w:t>
            </w:r>
          </w:p>
        </w:tc>
        <w:tc>
          <w:tcPr>
            <w:tcW w:w="3643" w:type="dxa"/>
          </w:tcPr>
          <w:p w14:paraId="02835808" w14:textId="77777777" w:rsidR="00DB7279" w:rsidRPr="00DB7279" w:rsidRDefault="00DB7279" w:rsidP="00DB7279">
            <w:pPr>
              <w:pStyle w:val="GOSTTablenorm"/>
            </w:pPr>
            <w:r w:rsidRPr="00DB7279">
              <w:t>T0504833:id</w:t>
            </w:r>
          </w:p>
        </w:tc>
        <w:tc>
          <w:tcPr>
            <w:tcW w:w="4030" w:type="dxa"/>
          </w:tcPr>
          <w:p w14:paraId="03D4ED5F" w14:textId="77777777" w:rsidR="00DB7279" w:rsidRPr="00DB7279" w:rsidRDefault="00DB7279" w:rsidP="00DB7279">
            <w:pPr>
              <w:pStyle w:val="GOSTTablenorm"/>
            </w:pPr>
            <w:r w:rsidRPr="00DB7279">
              <w:t>-</w:t>
            </w:r>
          </w:p>
        </w:tc>
      </w:tr>
      <w:tr w:rsidR="00DB7279" w:rsidRPr="00DB7279" w14:paraId="2E557901" w14:textId="77777777" w:rsidTr="00DC52BD">
        <w:tc>
          <w:tcPr>
            <w:tcW w:w="3387" w:type="dxa"/>
          </w:tcPr>
          <w:p w14:paraId="7C4652F1" w14:textId="77777777" w:rsidR="00DB7279" w:rsidRPr="00DB7279" w:rsidRDefault="00DB7279" w:rsidP="00DB7279">
            <w:pPr>
              <w:pStyle w:val="GOSTTablenorm"/>
            </w:pPr>
            <w:r w:rsidRPr="00DB7279">
              <w:t>Номер_строки</w:t>
            </w:r>
          </w:p>
        </w:tc>
        <w:tc>
          <w:tcPr>
            <w:tcW w:w="991" w:type="dxa"/>
          </w:tcPr>
          <w:p w14:paraId="30E8E864" w14:textId="77777777" w:rsidR="00DB7279" w:rsidRPr="00DB7279" w:rsidRDefault="00DB7279" w:rsidP="00DB7279">
            <w:pPr>
              <w:pStyle w:val="GOSTTablenorm"/>
            </w:pPr>
            <w:r w:rsidRPr="00DB7279">
              <w:t>Нет</w:t>
            </w:r>
          </w:p>
        </w:tc>
        <w:tc>
          <w:tcPr>
            <w:tcW w:w="3643" w:type="dxa"/>
          </w:tcPr>
          <w:p w14:paraId="722817B8" w14:textId="77777777" w:rsidR="00DB7279" w:rsidRPr="00DB7279" w:rsidRDefault="00DB7279" w:rsidP="00DB7279">
            <w:pPr>
              <w:pStyle w:val="GOSTTablenorm"/>
            </w:pPr>
            <w:r w:rsidRPr="00DB7279">
              <w:t>Порядковый номер строки</w:t>
            </w:r>
          </w:p>
        </w:tc>
        <w:tc>
          <w:tcPr>
            <w:tcW w:w="3643" w:type="dxa"/>
          </w:tcPr>
          <w:p w14:paraId="0722F46B" w14:textId="77777777" w:rsidR="00DB7279" w:rsidRPr="00DB7279" w:rsidRDefault="00DB7279" w:rsidP="00DB7279">
            <w:pPr>
              <w:pStyle w:val="GOSTTablenorm"/>
            </w:pPr>
            <w:r w:rsidRPr="00DB7279">
              <w:t>T0504833:NPP</w:t>
            </w:r>
          </w:p>
        </w:tc>
        <w:tc>
          <w:tcPr>
            <w:tcW w:w="4030" w:type="dxa"/>
          </w:tcPr>
          <w:p w14:paraId="63076909" w14:textId="77777777" w:rsidR="00DB7279" w:rsidRPr="00DB7279" w:rsidRDefault="00DB7279" w:rsidP="00DB7279">
            <w:pPr>
              <w:pStyle w:val="GOSTTablenorm"/>
            </w:pPr>
            <w:r w:rsidRPr="00DB7279">
              <w:t>-</w:t>
            </w:r>
          </w:p>
        </w:tc>
      </w:tr>
      <w:tr w:rsidR="00DB7279" w:rsidRPr="00DB7279" w14:paraId="40BA6129" w14:textId="77777777" w:rsidTr="00DC52BD">
        <w:tc>
          <w:tcPr>
            <w:tcW w:w="3387" w:type="dxa"/>
          </w:tcPr>
          <w:p w14:paraId="200FE312" w14:textId="77777777" w:rsidR="00DB7279" w:rsidRPr="00DB7279" w:rsidRDefault="00DB7279" w:rsidP="00DB7279">
            <w:pPr>
              <w:pStyle w:val="GOSTTablenorm"/>
            </w:pPr>
            <w:r w:rsidRPr="00DB7279">
              <w:t>Наименование_операции</w:t>
            </w:r>
          </w:p>
        </w:tc>
        <w:tc>
          <w:tcPr>
            <w:tcW w:w="991" w:type="dxa"/>
          </w:tcPr>
          <w:p w14:paraId="1C86FCDD" w14:textId="457C657D" w:rsidR="00DB7279" w:rsidRPr="00D71591" w:rsidRDefault="00DB7279" w:rsidP="00DB7279">
            <w:pPr>
              <w:pStyle w:val="GOSTTablenorm"/>
            </w:pPr>
            <w:del w:id="6241" w:author="Сарафанова (Чиркова) Наталия Сергеевна" w:date="2025-08-27T15:50:00Z">
              <w:r w:rsidRPr="00DB7279" w:rsidDel="00D71591">
                <w:delText>Да</w:delText>
              </w:r>
            </w:del>
            <w:ins w:id="6242" w:author="Сарафанова (Чиркова) Наталия Сергеевна" w:date="2025-08-27T15:50:00Z">
              <w:r w:rsidR="00D71591">
                <w:t>Нет</w:t>
              </w:r>
            </w:ins>
          </w:p>
        </w:tc>
        <w:tc>
          <w:tcPr>
            <w:tcW w:w="3643" w:type="dxa"/>
          </w:tcPr>
          <w:p w14:paraId="019F5D2A" w14:textId="08925BEE" w:rsidR="00DB7279" w:rsidRPr="00DB7279" w:rsidRDefault="00DB7279" w:rsidP="00D71591">
            <w:pPr>
              <w:pStyle w:val="GOSTTablenorm"/>
            </w:pPr>
            <w:r w:rsidRPr="00DB7279">
              <w:t>Наименование операции</w:t>
            </w:r>
            <w:del w:id="6243" w:author="Сарафанова (Чиркова) Наталия Сергеевна" w:date="2025-08-27T15:50:00Z">
              <w:r w:rsidRPr="00DB7279" w:rsidDel="00D71591">
                <w:delText>. Основание операции</w:delText>
              </w:r>
            </w:del>
          </w:p>
        </w:tc>
        <w:tc>
          <w:tcPr>
            <w:tcW w:w="3643" w:type="dxa"/>
          </w:tcPr>
          <w:p w14:paraId="59C5D48C" w14:textId="2C016AA9" w:rsidR="00DB7279" w:rsidRPr="00DB7279" w:rsidDel="00D71591" w:rsidRDefault="00DB7279" w:rsidP="00D71591">
            <w:pPr>
              <w:pStyle w:val="GOSTTablenorm"/>
              <w:rPr>
                <w:del w:id="6244" w:author="Сарафанова (Чиркова) Наталия Сергеевна" w:date="2025-08-27T15:50:00Z"/>
                <w:lang w:val="en-US"/>
              </w:rPr>
            </w:pPr>
            <w:r w:rsidRPr="00DB7279">
              <w:rPr>
                <w:lang w:val="en-US"/>
              </w:rPr>
              <w:t>T0504833:NAME_O</w:t>
            </w:r>
          </w:p>
          <w:p w14:paraId="1577D2DC" w14:textId="4D659B27" w:rsidR="00DB7279" w:rsidRPr="00DB7279" w:rsidRDefault="00DB7279" w:rsidP="00D71591">
            <w:pPr>
              <w:pStyle w:val="GOSTTablenorm"/>
              <w:rPr>
                <w:lang w:val="en-US"/>
              </w:rPr>
            </w:pPr>
            <w:del w:id="6245" w:author="Сарафанова (Чиркова) Наталия Сергеевна" w:date="2025-08-27T15:50:00Z">
              <w:r w:rsidRPr="00DB7279" w:rsidDel="00D71591">
                <w:rPr>
                  <w:lang w:val="en-US"/>
                </w:rPr>
                <w:delText>T0504833:NAME_OO</w:delText>
              </w:r>
            </w:del>
          </w:p>
        </w:tc>
        <w:tc>
          <w:tcPr>
            <w:tcW w:w="4030" w:type="dxa"/>
          </w:tcPr>
          <w:p w14:paraId="30E0F240" w14:textId="09AF1670" w:rsidR="00DB7279" w:rsidRPr="00DB7279" w:rsidRDefault="00DB7279" w:rsidP="00DB7279">
            <w:pPr>
              <w:pStyle w:val="GOSTTablenorm"/>
            </w:pPr>
            <w:del w:id="6246" w:author="Сарафанова (Чиркова) Наталия Сергеевна" w:date="2025-08-27T15:50:00Z">
              <w:r w:rsidRPr="00DB7279" w:rsidDel="00D71591">
                <w:delText>Заполняется значением, полученным объединением значений реквизитов «Наименование операции» (T0504833:NAME_O) и «Основание операции» (T0504833:</w:delText>
              </w:r>
              <w:r w:rsidRPr="00DB7279" w:rsidDel="00D71591">
                <w:rPr>
                  <w:lang w:val="en-US"/>
                </w:rPr>
                <w:delText>NAME</w:delText>
              </w:r>
              <w:r w:rsidRPr="00DB7279" w:rsidDel="00D71591">
                <w:delText>_</w:delText>
              </w:r>
              <w:r w:rsidRPr="00DB7279" w:rsidDel="00D71591">
                <w:rPr>
                  <w:lang w:val="en-US"/>
                </w:rPr>
                <w:delText>OO</w:delText>
              </w:r>
              <w:r w:rsidRPr="00DB7279" w:rsidDel="00D71591">
                <w:delText>) через разделитель «.» (точка)</w:delText>
              </w:r>
            </w:del>
            <w:ins w:id="6247" w:author="Сарафанова (Чиркова) Наталия Сергеевна" w:date="2025-08-27T15:50:00Z">
              <w:r w:rsidR="00D71591">
                <w:t>-</w:t>
              </w:r>
            </w:ins>
          </w:p>
        </w:tc>
      </w:tr>
      <w:tr w:rsidR="00DB7279" w:rsidRPr="00DB7279" w14:paraId="008C6A02" w14:textId="77777777" w:rsidTr="00DC52BD">
        <w:tc>
          <w:tcPr>
            <w:tcW w:w="3387" w:type="dxa"/>
          </w:tcPr>
          <w:p w14:paraId="492E288D" w14:textId="77777777" w:rsidR="00DB7279" w:rsidRPr="00DB7279" w:rsidRDefault="00DB7279" w:rsidP="00DB7279">
            <w:pPr>
              <w:pStyle w:val="GOSTTablenorm"/>
            </w:pPr>
            <w:r w:rsidRPr="00DB7279">
              <w:t>Сумма_валюта_операции</w:t>
            </w:r>
          </w:p>
        </w:tc>
        <w:tc>
          <w:tcPr>
            <w:tcW w:w="991" w:type="dxa"/>
          </w:tcPr>
          <w:p w14:paraId="0AD68E14" w14:textId="77777777" w:rsidR="00DB7279" w:rsidRPr="00DB7279" w:rsidRDefault="00DB7279" w:rsidP="00DB7279">
            <w:pPr>
              <w:pStyle w:val="GOSTTablenorm"/>
            </w:pPr>
            <w:r w:rsidRPr="00DB7279">
              <w:t>Да</w:t>
            </w:r>
          </w:p>
        </w:tc>
        <w:tc>
          <w:tcPr>
            <w:tcW w:w="3643" w:type="dxa"/>
          </w:tcPr>
          <w:p w14:paraId="64155B79" w14:textId="77777777" w:rsidR="00DB7279" w:rsidRPr="00DB7279" w:rsidRDefault="00DB7279" w:rsidP="00DB7279">
            <w:pPr>
              <w:pStyle w:val="GOSTTablenorm"/>
            </w:pPr>
            <w:r w:rsidRPr="00DB7279">
              <w:t>Сумма в валюте операции</w:t>
            </w:r>
          </w:p>
        </w:tc>
        <w:tc>
          <w:tcPr>
            <w:tcW w:w="3643" w:type="dxa"/>
          </w:tcPr>
          <w:p w14:paraId="2263125E" w14:textId="77777777" w:rsidR="00DB7279" w:rsidRPr="00DB7279" w:rsidRDefault="00DB7279" w:rsidP="00DB7279">
            <w:pPr>
              <w:pStyle w:val="GOSTTablenorm"/>
            </w:pPr>
            <w:r w:rsidRPr="00DB7279">
              <w:t>T0504833:SUMM</w:t>
            </w:r>
          </w:p>
        </w:tc>
        <w:tc>
          <w:tcPr>
            <w:tcW w:w="4030" w:type="dxa"/>
          </w:tcPr>
          <w:p w14:paraId="4DC458B8" w14:textId="77777777" w:rsidR="00DB7279" w:rsidRPr="00DB7279" w:rsidRDefault="00DB7279" w:rsidP="00DB7279">
            <w:pPr>
              <w:pStyle w:val="GOSTTablenorm"/>
            </w:pPr>
            <w:r w:rsidRPr="00DB7279">
              <w:t>Сумма передается в единицах валюты с точностью 2 знака после запятой – необходимо конвертировать в минимальные единицы валюты (для данного типа докумен-тов умножить на 100)</w:t>
            </w:r>
          </w:p>
        </w:tc>
      </w:tr>
      <w:tr w:rsidR="00DB7279" w:rsidRPr="00DB7279" w14:paraId="6B456F76" w14:textId="77777777" w:rsidTr="00DC52BD">
        <w:tc>
          <w:tcPr>
            <w:tcW w:w="3387" w:type="dxa"/>
          </w:tcPr>
          <w:p w14:paraId="25CB7611" w14:textId="77777777" w:rsidR="00DB7279" w:rsidRPr="00DB7279" w:rsidRDefault="00DB7279" w:rsidP="00DB7279">
            <w:pPr>
              <w:pStyle w:val="GOSTTablenorm"/>
            </w:pPr>
            <w:r w:rsidRPr="00DB7279">
              <w:t>Сумма_валюта_учета_руб</w:t>
            </w:r>
          </w:p>
        </w:tc>
        <w:tc>
          <w:tcPr>
            <w:tcW w:w="991" w:type="dxa"/>
          </w:tcPr>
          <w:p w14:paraId="097D2B85" w14:textId="77777777" w:rsidR="00DB7279" w:rsidRPr="00DB7279" w:rsidRDefault="00DB7279" w:rsidP="00DB7279">
            <w:pPr>
              <w:pStyle w:val="GOSTTablenorm"/>
            </w:pPr>
            <w:r w:rsidRPr="00DB7279">
              <w:t>Да</w:t>
            </w:r>
          </w:p>
        </w:tc>
        <w:tc>
          <w:tcPr>
            <w:tcW w:w="3643" w:type="dxa"/>
          </w:tcPr>
          <w:p w14:paraId="21FB34EB" w14:textId="77777777" w:rsidR="00DB7279" w:rsidRPr="00DB7279" w:rsidRDefault="00DB7279" w:rsidP="00DB7279">
            <w:pPr>
              <w:pStyle w:val="GOSTTablenorm"/>
            </w:pPr>
            <w:r w:rsidRPr="00DB7279">
              <w:t>Сумма в валюте учета (руб)</w:t>
            </w:r>
          </w:p>
        </w:tc>
        <w:tc>
          <w:tcPr>
            <w:tcW w:w="3643" w:type="dxa"/>
          </w:tcPr>
          <w:p w14:paraId="3D29E1EB" w14:textId="77777777" w:rsidR="00DB7279" w:rsidRPr="00DB7279" w:rsidRDefault="00DB7279" w:rsidP="00DB7279">
            <w:pPr>
              <w:pStyle w:val="GOSTTablenorm"/>
            </w:pPr>
            <w:r w:rsidRPr="00DB7279">
              <w:t>T0504833:RgSUMM</w:t>
            </w:r>
          </w:p>
        </w:tc>
        <w:tc>
          <w:tcPr>
            <w:tcW w:w="4030" w:type="dxa"/>
          </w:tcPr>
          <w:p w14:paraId="0ACCBB98" w14:textId="77777777" w:rsidR="00DB7279" w:rsidRPr="00DB7279" w:rsidRDefault="00DB7279" w:rsidP="00DB7279">
            <w:pPr>
              <w:pStyle w:val="GOSTTablenorm"/>
            </w:pPr>
            <w:r w:rsidRPr="00DB7279">
              <w:t>Сумма передается в единицах валюты с точностью 2 знака после запятой – необходимо конвертировать в минимальные единицы валюты (для данного типа докумен-тов умножить на 100)</w:t>
            </w:r>
          </w:p>
        </w:tc>
      </w:tr>
      <w:tr w:rsidR="00DB7279" w:rsidRPr="00DB7279" w14:paraId="58D39DE4" w14:textId="77777777" w:rsidTr="00DC52BD">
        <w:tc>
          <w:tcPr>
            <w:tcW w:w="3387" w:type="dxa"/>
          </w:tcPr>
          <w:p w14:paraId="61D1F960" w14:textId="77777777" w:rsidR="00DB7279" w:rsidRPr="00DB7279" w:rsidRDefault="00DB7279" w:rsidP="00DB7279">
            <w:pPr>
              <w:pStyle w:val="GOSTTablenorm"/>
            </w:pPr>
            <w:r w:rsidRPr="00DB7279">
              <w:t>Счет_бухучет_Дт</w:t>
            </w:r>
          </w:p>
        </w:tc>
        <w:tc>
          <w:tcPr>
            <w:tcW w:w="991" w:type="dxa"/>
          </w:tcPr>
          <w:p w14:paraId="4F58CD49" w14:textId="77777777" w:rsidR="00DB7279" w:rsidRPr="00DB7279" w:rsidRDefault="00DB7279" w:rsidP="00DB7279">
            <w:pPr>
              <w:pStyle w:val="GOSTTablenorm"/>
            </w:pPr>
            <w:r w:rsidRPr="00DB7279">
              <w:t>Нет</w:t>
            </w:r>
          </w:p>
        </w:tc>
        <w:tc>
          <w:tcPr>
            <w:tcW w:w="3643" w:type="dxa"/>
          </w:tcPr>
          <w:p w14:paraId="1CC85B90" w14:textId="77777777" w:rsidR="00DB7279" w:rsidRPr="00DB7279" w:rsidRDefault="00DB7279" w:rsidP="00DB7279">
            <w:pPr>
              <w:pStyle w:val="GOSTTablenorm"/>
            </w:pPr>
            <w:r w:rsidRPr="00DB7279">
              <w:t>Счет по Дт</w:t>
            </w:r>
          </w:p>
        </w:tc>
        <w:tc>
          <w:tcPr>
            <w:tcW w:w="3643" w:type="dxa"/>
          </w:tcPr>
          <w:p w14:paraId="4D6D6852" w14:textId="77777777" w:rsidR="00DB7279" w:rsidRPr="00DB7279" w:rsidRDefault="00DB7279" w:rsidP="00DB7279">
            <w:pPr>
              <w:pStyle w:val="GOSTTablenorm"/>
            </w:pPr>
            <w:r w:rsidRPr="00DB7279">
              <w:t>T0504833:DT_ACCOUNT</w:t>
            </w:r>
          </w:p>
        </w:tc>
        <w:tc>
          <w:tcPr>
            <w:tcW w:w="4030" w:type="dxa"/>
          </w:tcPr>
          <w:p w14:paraId="7947F6CA" w14:textId="77777777" w:rsidR="00DB7279" w:rsidRPr="00DB7279" w:rsidRDefault="00DB7279" w:rsidP="00DB7279">
            <w:pPr>
              <w:pStyle w:val="GOSTTablenorm"/>
            </w:pPr>
            <w:r w:rsidRPr="00DB7279">
              <w:t>-</w:t>
            </w:r>
          </w:p>
        </w:tc>
      </w:tr>
      <w:tr w:rsidR="00DB7279" w:rsidRPr="00DB7279" w14:paraId="10931911" w14:textId="77777777" w:rsidTr="00DC52BD">
        <w:tc>
          <w:tcPr>
            <w:tcW w:w="3387" w:type="dxa"/>
          </w:tcPr>
          <w:p w14:paraId="495D0D11" w14:textId="77777777" w:rsidR="00DB7279" w:rsidRPr="00DB7279" w:rsidRDefault="00DB7279" w:rsidP="00DB7279">
            <w:pPr>
              <w:pStyle w:val="GOSTTablenorm"/>
            </w:pPr>
            <w:r w:rsidRPr="00DB7279">
              <w:t>ОКТМО_КС_Дт</w:t>
            </w:r>
          </w:p>
        </w:tc>
        <w:tc>
          <w:tcPr>
            <w:tcW w:w="991" w:type="dxa"/>
          </w:tcPr>
          <w:p w14:paraId="11CB2BD5" w14:textId="77777777" w:rsidR="00DB7279" w:rsidRPr="00DB7279" w:rsidRDefault="00DB7279" w:rsidP="00DB7279">
            <w:pPr>
              <w:pStyle w:val="GOSTTablenorm"/>
            </w:pPr>
            <w:r w:rsidRPr="00DB7279">
              <w:t>Нет</w:t>
            </w:r>
          </w:p>
        </w:tc>
        <w:tc>
          <w:tcPr>
            <w:tcW w:w="3643" w:type="dxa"/>
          </w:tcPr>
          <w:p w14:paraId="3A5D3803" w14:textId="77777777" w:rsidR="00DB7279" w:rsidRPr="00DB7279" w:rsidRDefault="00DB7279" w:rsidP="00DB7279">
            <w:pPr>
              <w:pStyle w:val="GOSTTablenorm"/>
            </w:pPr>
            <w:r w:rsidRPr="00DB7279">
              <w:t>ОКТМО КС по</w:t>
            </w:r>
            <w:r w:rsidRPr="00DB7279">
              <w:rPr>
                <w:bCs/>
              </w:rPr>
              <w:t xml:space="preserve"> Дт</w:t>
            </w:r>
          </w:p>
        </w:tc>
        <w:tc>
          <w:tcPr>
            <w:tcW w:w="3643" w:type="dxa"/>
          </w:tcPr>
          <w:p w14:paraId="253A9652" w14:textId="77777777" w:rsidR="00DB7279" w:rsidRPr="00DB7279" w:rsidRDefault="00DB7279" w:rsidP="00DB7279">
            <w:pPr>
              <w:pStyle w:val="GOSTTablenorm"/>
            </w:pPr>
            <w:r w:rsidRPr="00DB7279">
              <w:t>T0504833:DT_</w:t>
            </w:r>
            <w:del w:id="6248" w:author="Сатлер Марина Викторовна" w:date="2025-04-15T15:29:00Z">
              <w:r w:rsidRPr="00DB7279" w:rsidDel="00192EB5">
                <w:delText xml:space="preserve"> </w:delText>
              </w:r>
            </w:del>
            <w:r w:rsidRPr="00DB7279">
              <w:t>OKTMOKS</w:t>
            </w:r>
          </w:p>
        </w:tc>
        <w:tc>
          <w:tcPr>
            <w:tcW w:w="4030" w:type="dxa"/>
          </w:tcPr>
          <w:p w14:paraId="53A5895A" w14:textId="77777777" w:rsidR="00DB7279" w:rsidRPr="00DB7279" w:rsidRDefault="00DB7279" w:rsidP="00DB7279">
            <w:pPr>
              <w:pStyle w:val="GOSTTablenorm"/>
            </w:pPr>
            <w:r w:rsidRPr="00DB7279">
              <w:t>-</w:t>
            </w:r>
          </w:p>
        </w:tc>
      </w:tr>
      <w:tr w:rsidR="00DB7279" w:rsidRPr="00DB7279" w14:paraId="5B56AD6B" w14:textId="77777777" w:rsidTr="00DC52BD">
        <w:tc>
          <w:tcPr>
            <w:tcW w:w="3387" w:type="dxa"/>
          </w:tcPr>
          <w:p w14:paraId="76354CB5" w14:textId="77777777" w:rsidR="00DB7279" w:rsidRPr="00DB7279" w:rsidRDefault="00DB7279" w:rsidP="00DB7279">
            <w:pPr>
              <w:pStyle w:val="GOSTTablenorm"/>
            </w:pPr>
            <w:r w:rsidRPr="00DB7279">
              <w:t>ЛС_Дт</w:t>
            </w:r>
          </w:p>
        </w:tc>
        <w:tc>
          <w:tcPr>
            <w:tcW w:w="991" w:type="dxa"/>
          </w:tcPr>
          <w:p w14:paraId="75CCAA0C" w14:textId="77777777" w:rsidR="00DB7279" w:rsidRPr="00DB7279" w:rsidRDefault="00DB7279" w:rsidP="00DB7279">
            <w:pPr>
              <w:pStyle w:val="GOSTTablenorm"/>
            </w:pPr>
            <w:r w:rsidRPr="00DB7279">
              <w:t>Нет</w:t>
            </w:r>
          </w:p>
        </w:tc>
        <w:tc>
          <w:tcPr>
            <w:tcW w:w="3643" w:type="dxa"/>
          </w:tcPr>
          <w:p w14:paraId="47A47696" w14:textId="77777777" w:rsidR="00DB7279" w:rsidRPr="00DB7279" w:rsidRDefault="00DB7279" w:rsidP="00DB7279">
            <w:pPr>
              <w:pStyle w:val="GOSTTablenorm"/>
            </w:pPr>
            <w:r w:rsidRPr="00DB7279">
              <w:t>ЛС по</w:t>
            </w:r>
            <w:r w:rsidRPr="00DB7279">
              <w:rPr>
                <w:bCs/>
              </w:rPr>
              <w:t xml:space="preserve"> Дт</w:t>
            </w:r>
          </w:p>
        </w:tc>
        <w:tc>
          <w:tcPr>
            <w:tcW w:w="3643" w:type="dxa"/>
          </w:tcPr>
          <w:p w14:paraId="0B662572" w14:textId="77777777" w:rsidR="00DB7279" w:rsidRPr="00DB7279" w:rsidRDefault="00DB7279" w:rsidP="00DB7279">
            <w:pPr>
              <w:pStyle w:val="GOSTTablenorm"/>
            </w:pPr>
            <w:r w:rsidRPr="00DB7279">
              <w:t>T0504833:DT_LS</w:t>
            </w:r>
          </w:p>
        </w:tc>
        <w:tc>
          <w:tcPr>
            <w:tcW w:w="4030" w:type="dxa"/>
          </w:tcPr>
          <w:p w14:paraId="68B74ECB" w14:textId="77777777" w:rsidR="00DB7279" w:rsidRPr="00DB7279" w:rsidRDefault="00DB7279" w:rsidP="00DB7279">
            <w:pPr>
              <w:pStyle w:val="GOSTTablenorm"/>
            </w:pPr>
            <w:r w:rsidRPr="00DB7279">
              <w:t>-</w:t>
            </w:r>
          </w:p>
        </w:tc>
      </w:tr>
      <w:tr w:rsidR="00DB7279" w:rsidRPr="00DB7279" w14:paraId="3FEABEA8" w14:textId="77777777" w:rsidTr="00DC52BD">
        <w:tc>
          <w:tcPr>
            <w:tcW w:w="3387" w:type="dxa"/>
          </w:tcPr>
          <w:p w14:paraId="2747BC63" w14:textId="77777777" w:rsidR="00DB7279" w:rsidRPr="00DB7279" w:rsidRDefault="00DB7279" w:rsidP="00DB7279">
            <w:pPr>
              <w:pStyle w:val="GOSTTablenorm"/>
            </w:pPr>
            <w:r w:rsidRPr="00DB7279">
              <w:t>Аналитический_код_СКУ_Дт</w:t>
            </w:r>
          </w:p>
        </w:tc>
        <w:tc>
          <w:tcPr>
            <w:tcW w:w="991" w:type="dxa"/>
          </w:tcPr>
          <w:p w14:paraId="0612E5A1" w14:textId="77777777" w:rsidR="00DB7279" w:rsidRPr="00DB7279" w:rsidRDefault="00DB7279" w:rsidP="00DB7279">
            <w:pPr>
              <w:pStyle w:val="GOSTTablenorm"/>
            </w:pPr>
          </w:p>
        </w:tc>
        <w:tc>
          <w:tcPr>
            <w:tcW w:w="3643" w:type="dxa"/>
          </w:tcPr>
          <w:p w14:paraId="1E0005CA" w14:textId="77777777" w:rsidR="00DB7279" w:rsidRPr="00DB7279" w:rsidRDefault="00DB7279" w:rsidP="00DB7279">
            <w:pPr>
              <w:pStyle w:val="GOSTTablenorm"/>
            </w:pPr>
            <w:r w:rsidRPr="00DB7279">
              <w:t>Аналитический код СКУ по</w:t>
            </w:r>
            <w:r w:rsidRPr="00DB7279">
              <w:rPr>
                <w:bCs/>
              </w:rPr>
              <w:t xml:space="preserve"> Дт</w:t>
            </w:r>
          </w:p>
        </w:tc>
        <w:tc>
          <w:tcPr>
            <w:tcW w:w="3643" w:type="dxa"/>
          </w:tcPr>
          <w:p w14:paraId="01EAE7FC" w14:textId="77777777" w:rsidR="00DB7279" w:rsidRPr="00DB7279" w:rsidRDefault="00DB7279" w:rsidP="00DB7279">
            <w:pPr>
              <w:pStyle w:val="GOSTTablenorm"/>
            </w:pPr>
            <w:r w:rsidRPr="00DB7279">
              <w:t>T0504833:DT_</w:t>
            </w:r>
            <w:del w:id="6249" w:author="Сатлер Марина Викторовна" w:date="2025-04-15T15:29:00Z">
              <w:r w:rsidRPr="00DB7279" w:rsidDel="00192EB5">
                <w:delText xml:space="preserve"> </w:delText>
              </w:r>
            </w:del>
            <w:r w:rsidRPr="00DB7279">
              <w:t>ANALITCODESKU</w:t>
            </w:r>
          </w:p>
        </w:tc>
        <w:tc>
          <w:tcPr>
            <w:tcW w:w="4030" w:type="dxa"/>
          </w:tcPr>
          <w:p w14:paraId="2BD25A9B" w14:textId="77777777" w:rsidR="00DB7279" w:rsidRPr="00DB7279" w:rsidRDefault="00DB7279" w:rsidP="00DB7279">
            <w:pPr>
              <w:pStyle w:val="GOSTTablenorm"/>
            </w:pPr>
            <w:r w:rsidRPr="00DB7279">
              <w:t>-</w:t>
            </w:r>
          </w:p>
        </w:tc>
      </w:tr>
      <w:tr w:rsidR="00DB7279" w:rsidRPr="00DB7279" w14:paraId="23046ECA" w14:textId="77777777" w:rsidTr="00DC52BD">
        <w:tc>
          <w:tcPr>
            <w:tcW w:w="3387" w:type="dxa"/>
          </w:tcPr>
          <w:p w14:paraId="2BA1156A" w14:textId="77777777" w:rsidR="00DB7279" w:rsidRPr="00DB7279" w:rsidRDefault="00DB7279" w:rsidP="00DB7279">
            <w:pPr>
              <w:pStyle w:val="GOSTTablenorm"/>
            </w:pPr>
            <w:r w:rsidRPr="00DB7279">
              <w:t>КБК_Дт</w:t>
            </w:r>
          </w:p>
        </w:tc>
        <w:tc>
          <w:tcPr>
            <w:tcW w:w="991" w:type="dxa"/>
          </w:tcPr>
          <w:p w14:paraId="5DBF49F0" w14:textId="77777777" w:rsidR="00DB7279" w:rsidRPr="00DB7279" w:rsidRDefault="00DB7279" w:rsidP="00DB7279">
            <w:pPr>
              <w:pStyle w:val="GOSTTablenorm"/>
            </w:pPr>
            <w:r w:rsidRPr="00DB7279">
              <w:t>Нет</w:t>
            </w:r>
          </w:p>
        </w:tc>
        <w:tc>
          <w:tcPr>
            <w:tcW w:w="3643" w:type="dxa"/>
          </w:tcPr>
          <w:p w14:paraId="0E847281" w14:textId="77777777" w:rsidR="00DB7279" w:rsidRPr="00DB7279" w:rsidRDefault="00DB7279" w:rsidP="00DB7279">
            <w:pPr>
              <w:pStyle w:val="GOSTTablenorm"/>
            </w:pPr>
            <w:r w:rsidRPr="00DB7279">
              <w:t>КБК по</w:t>
            </w:r>
            <w:r w:rsidRPr="00DB7279">
              <w:rPr>
                <w:bCs/>
              </w:rPr>
              <w:t xml:space="preserve"> Дт</w:t>
            </w:r>
          </w:p>
        </w:tc>
        <w:tc>
          <w:tcPr>
            <w:tcW w:w="3643" w:type="dxa"/>
          </w:tcPr>
          <w:p w14:paraId="0A296B13" w14:textId="77777777" w:rsidR="00DB7279" w:rsidRPr="00DB7279" w:rsidRDefault="00DB7279" w:rsidP="00DB7279">
            <w:pPr>
              <w:pStyle w:val="GOSTTablenorm"/>
            </w:pPr>
            <w:r w:rsidRPr="00DB7279">
              <w:t>T0504833:DT_KBK</w:t>
            </w:r>
          </w:p>
        </w:tc>
        <w:tc>
          <w:tcPr>
            <w:tcW w:w="4030" w:type="dxa"/>
          </w:tcPr>
          <w:p w14:paraId="71FD71D2" w14:textId="77777777" w:rsidR="00DB7279" w:rsidRPr="00DB7279" w:rsidRDefault="00DB7279" w:rsidP="00DB7279">
            <w:pPr>
              <w:pStyle w:val="GOSTTablenorm"/>
            </w:pPr>
            <w:r w:rsidRPr="00DB7279">
              <w:t>-</w:t>
            </w:r>
          </w:p>
        </w:tc>
      </w:tr>
      <w:tr w:rsidR="00DB7279" w:rsidRPr="00DB7279" w14:paraId="5F39A33B" w14:textId="77777777" w:rsidTr="00DC52BD">
        <w:tc>
          <w:tcPr>
            <w:tcW w:w="3387" w:type="dxa"/>
          </w:tcPr>
          <w:p w14:paraId="7C1B0BA1" w14:textId="77777777" w:rsidR="00DB7279" w:rsidRPr="00DB7279" w:rsidRDefault="00DB7279" w:rsidP="00DB7279">
            <w:pPr>
              <w:pStyle w:val="GOSTTablenorm"/>
            </w:pPr>
            <w:r w:rsidRPr="00DB7279">
              <w:t>Тип_КБК_Дт</w:t>
            </w:r>
          </w:p>
        </w:tc>
        <w:tc>
          <w:tcPr>
            <w:tcW w:w="991" w:type="dxa"/>
          </w:tcPr>
          <w:p w14:paraId="349A0DEF" w14:textId="77777777" w:rsidR="00DB7279" w:rsidRPr="00DB7279" w:rsidRDefault="00DB7279" w:rsidP="00DB7279">
            <w:pPr>
              <w:pStyle w:val="GOSTTablenorm"/>
            </w:pPr>
            <w:r w:rsidRPr="00DB7279">
              <w:t>Нет</w:t>
            </w:r>
          </w:p>
        </w:tc>
        <w:tc>
          <w:tcPr>
            <w:tcW w:w="3643" w:type="dxa"/>
          </w:tcPr>
          <w:p w14:paraId="151559C7" w14:textId="77777777" w:rsidR="00DB7279" w:rsidRPr="00DB7279" w:rsidRDefault="00DB7279" w:rsidP="00DB7279">
            <w:pPr>
              <w:pStyle w:val="GOSTTablenorm"/>
            </w:pPr>
            <w:r w:rsidRPr="00DB7279">
              <w:t>Тип КБК по Дт</w:t>
            </w:r>
          </w:p>
        </w:tc>
        <w:tc>
          <w:tcPr>
            <w:tcW w:w="3643" w:type="dxa"/>
          </w:tcPr>
          <w:p w14:paraId="6F21D380" w14:textId="77777777" w:rsidR="00DB7279" w:rsidRPr="00DB7279" w:rsidRDefault="00DB7279" w:rsidP="00DB7279">
            <w:pPr>
              <w:pStyle w:val="GOSTTablenorm"/>
            </w:pPr>
            <w:r w:rsidRPr="00DB7279">
              <w:t>T0504833:DT_TYPEKBK</w:t>
            </w:r>
          </w:p>
        </w:tc>
        <w:tc>
          <w:tcPr>
            <w:tcW w:w="4030" w:type="dxa"/>
          </w:tcPr>
          <w:p w14:paraId="7FBBB5C8" w14:textId="77777777" w:rsidR="00DB7279" w:rsidRPr="00DB7279" w:rsidRDefault="00DB7279" w:rsidP="00DB7279">
            <w:pPr>
              <w:pStyle w:val="GOSTTablenorm"/>
            </w:pPr>
            <w:r w:rsidRPr="00DB7279">
              <w:t>-</w:t>
            </w:r>
          </w:p>
        </w:tc>
      </w:tr>
      <w:tr w:rsidR="00DB7279" w:rsidRPr="00DB7279" w14:paraId="54B082FD" w14:textId="77777777" w:rsidTr="00DC52BD">
        <w:tc>
          <w:tcPr>
            <w:tcW w:w="3387" w:type="dxa"/>
          </w:tcPr>
          <w:p w14:paraId="4137E5BA" w14:textId="77777777" w:rsidR="00DB7279" w:rsidRPr="00DB7279" w:rsidRDefault="00DB7279" w:rsidP="00DB7279">
            <w:pPr>
              <w:pStyle w:val="GOSTTablenorm"/>
            </w:pPr>
            <w:r w:rsidRPr="00DB7279">
              <w:t>Код_валюты_Дт</w:t>
            </w:r>
          </w:p>
        </w:tc>
        <w:tc>
          <w:tcPr>
            <w:tcW w:w="991" w:type="dxa"/>
          </w:tcPr>
          <w:p w14:paraId="1874DB80" w14:textId="77777777" w:rsidR="00DB7279" w:rsidRPr="00DB7279" w:rsidRDefault="00DB7279" w:rsidP="00DB7279">
            <w:pPr>
              <w:pStyle w:val="GOSTTablenorm"/>
            </w:pPr>
            <w:r w:rsidRPr="00DB7279">
              <w:t>Нет</w:t>
            </w:r>
          </w:p>
        </w:tc>
        <w:tc>
          <w:tcPr>
            <w:tcW w:w="3643" w:type="dxa"/>
          </w:tcPr>
          <w:p w14:paraId="5615898D" w14:textId="77777777" w:rsidR="00DB7279" w:rsidRPr="00DB7279" w:rsidRDefault="00DB7279" w:rsidP="00DB7279">
            <w:pPr>
              <w:pStyle w:val="GOSTTablenorm"/>
            </w:pPr>
            <w:r w:rsidRPr="00DB7279">
              <w:t>Код валюты по дебету</w:t>
            </w:r>
          </w:p>
        </w:tc>
        <w:tc>
          <w:tcPr>
            <w:tcW w:w="3643" w:type="dxa"/>
          </w:tcPr>
          <w:p w14:paraId="134ACE14" w14:textId="77777777" w:rsidR="00DB7279" w:rsidRPr="00DB7279" w:rsidRDefault="00DB7279" w:rsidP="00DB7279">
            <w:pPr>
              <w:pStyle w:val="GOSTTablenorm"/>
            </w:pPr>
            <w:r w:rsidRPr="00DB7279">
              <w:t>T0504833:DT_VALCODE</w:t>
            </w:r>
          </w:p>
        </w:tc>
        <w:tc>
          <w:tcPr>
            <w:tcW w:w="4030" w:type="dxa"/>
          </w:tcPr>
          <w:p w14:paraId="37D07F4D" w14:textId="77777777" w:rsidR="00DB7279" w:rsidRPr="00DB7279" w:rsidRDefault="00DB7279" w:rsidP="00DB7279">
            <w:pPr>
              <w:pStyle w:val="GOSTTablenorm"/>
            </w:pPr>
            <w:r w:rsidRPr="00DB7279">
              <w:t>-</w:t>
            </w:r>
          </w:p>
        </w:tc>
      </w:tr>
      <w:tr w:rsidR="00DB7279" w:rsidRPr="00DB7279" w14:paraId="2386EAAF" w14:textId="77777777" w:rsidTr="00DC52BD">
        <w:tc>
          <w:tcPr>
            <w:tcW w:w="3387" w:type="dxa"/>
          </w:tcPr>
          <w:p w14:paraId="129E11D5" w14:textId="77777777" w:rsidR="00DB7279" w:rsidRPr="00DB7279" w:rsidRDefault="00DB7279" w:rsidP="00DB7279">
            <w:pPr>
              <w:pStyle w:val="GOSTTablenorm"/>
            </w:pPr>
            <w:r w:rsidRPr="00DB7279">
              <w:t>ТОФК_КС_Дт</w:t>
            </w:r>
          </w:p>
        </w:tc>
        <w:tc>
          <w:tcPr>
            <w:tcW w:w="991" w:type="dxa"/>
          </w:tcPr>
          <w:p w14:paraId="551EDDC3" w14:textId="77777777" w:rsidR="00DB7279" w:rsidRPr="00DB7279" w:rsidRDefault="00DB7279" w:rsidP="00DB7279">
            <w:pPr>
              <w:pStyle w:val="GOSTTablenorm"/>
            </w:pPr>
            <w:r w:rsidRPr="00DB7279">
              <w:t>Нет</w:t>
            </w:r>
          </w:p>
        </w:tc>
        <w:tc>
          <w:tcPr>
            <w:tcW w:w="3643" w:type="dxa"/>
          </w:tcPr>
          <w:p w14:paraId="1C2E6353" w14:textId="77777777" w:rsidR="00DB7279" w:rsidRPr="00DB7279" w:rsidRDefault="00DB7279" w:rsidP="00DB7279">
            <w:pPr>
              <w:pStyle w:val="GOSTTablenorm"/>
            </w:pPr>
            <w:r w:rsidRPr="00DB7279">
              <w:t>ТОФК КС по</w:t>
            </w:r>
            <w:r w:rsidRPr="00DB7279">
              <w:rPr>
                <w:bCs/>
              </w:rPr>
              <w:t xml:space="preserve"> Дт</w:t>
            </w:r>
          </w:p>
        </w:tc>
        <w:tc>
          <w:tcPr>
            <w:tcW w:w="3643" w:type="dxa"/>
          </w:tcPr>
          <w:p w14:paraId="3AA526B1" w14:textId="77777777" w:rsidR="00DB7279" w:rsidRPr="00DB7279" w:rsidRDefault="00DB7279" w:rsidP="00DB7279">
            <w:pPr>
              <w:pStyle w:val="GOSTTablenorm"/>
            </w:pPr>
            <w:r w:rsidRPr="00DB7279">
              <w:t>T0504833:DT_</w:t>
            </w:r>
            <w:del w:id="6250" w:author="Сатлер Марина Викторовна" w:date="2025-04-15T15:29:00Z">
              <w:r w:rsidRPr="00DB7279" w:rsidDel="00192EB5">
                <w:delText xml:space="preserve"> </w:delText>
              </w:r>
            </w:del>
            <w:r w:rsidRPr="00DB7279">
              <w:t>TOFKKS</w:t>
            </w:r>
          </w:p>
        </w:tc>
        <w:tc>
          <w:tcPr>
            <w:tcW w:w="4030" w:type="dxa"/>
          </w:tcPr>
          <w:p w14:paraId="6CCA2F56" w14:textId="77777777" w:rsidR="00DB7279" w:rsidRPr="00DB7279" w:rsidRDefault="00DB7279" w:rsidP="00DB7279">
            <w:pPr>
              <w:pStyle w:val="GOSTTablenorm"/>
            </w:pPr>
            <w:r w:rsidRPr="00DB7279">
              <w:t>-</w:t>
            </w:r>
          </w:p>
        </w:tc>
      </w:tr>
      <w:tr w:rsidR="00DB7279" w:rsidRPr="00DB7279" w14:paraId="428A66F1" w14:textId="77777777" w:rsidTr="00DC52BD">
        <w:tc>
          <w:tcPr>
            <w:tcW w:w="3387" w:type="dxa"/>
          </w:tcPr>
          <w:p w14:paraId="09E5F98B" w14:textId="77777777" w:rsidR="00DB7279" w:rsidRPr="00DB7279" w:rsidRDefault="00DB7279" w:rsidP="00DB7279">
            <w:pPr>
              <w:pStyle w:val="GOSTTablenorm"/>
            </w:pPr>
            <w:r w:rsidRPr="00DB7279">
              <w:t>Порядк_номер_КС_Дт</w:t>
            </w:r>
          </w:p>
        </w:tc>
        <w:tc>
          <w:tcPr>
            <w:tcW w:w="991" w:type="dxa"/>
          </w:tcPr>
          <w:p w14:paraId="56A3054A" w14:textId="77777777" w:rsidR="00DB7279" w:rsidRPr="00DB7279" w:rsidRDefault="00DB7279" w:rsidP="00DB7279">
            <w:pPr>
              <w:pStyle w:val="GOSTTablenorm"/>
            </w:pPr>
            <w:r w:rsidRPr="00DB7279">
              <w:t>Нет</w:t>
            </w:r>
          </w:p>
        </w:tc>
        <w:tc>
          <w:tcPr>
            <w:tcW w:w="3643" w:type="dxa"/>
          </w:tcPr>
          <w:p w14:paraId="470EBFC6" w14:textId="77777777" w:rsidR="00DB7279" w:rsidRPr="00DB7279" w:rsidRDefault="00DB7279" w:rsidP="00DB7279">
            <w:pPr>
              <w:pStyle w:val="GOSTTablenorm"/>
            </w:pPr>
            <w:r w:rsidRPr="00DB7279">
              <w:t xml:space="preserve">Порядковый номер КС по </w:t>
            </w:r>
            <w:r w:rsidRPr="00DB7279">
              <w:rPr>
                <w:bCs/>
              </w:rPr>
              <w:t>Дт</w:t>
            </w:r>
          </w:p>
        </w:tc>
        <w:tc>
          <w:tcPr>
            <w:tcW w:w="3643" w:type="dxa"/>
          </w:tcPr>
          <w:p w14:paraId="1BDFEB3E" w14:textId="77777777" w:rsidR="00DB7279" w:rsidRPr="00DB7279" w:rsidRDefault="00DB7279" w:rsidP="00DB7279">
            <w:pPr>
              <w:pStyle w:val="GOSTTablenorm"/>
            </w:pPr>
            <w:r w:rsidRPr="00DB7279">
              <w:t>T0504833:DT_</w:t>
            </w:r>
            <w:del w:id="6251" w:author="Сатлер Марина Викторовна" w:date="2025-04-15T15:29:00Z">
              <w:r w:rsidRPr="00DB7279" w:rsidDel="00192EB5">
                <w:delText xml:space="preserve"> </w:delText>
              </w:r>
            </w:del>
            <w:r w:rsidRPr="00DB7279">
              <w:t>PNKS</w:t>
            </w:r>
          </w:p>
        </w:tc>
        <w:tc>
          <w:tcPr>
            <w:tcW w:w="4030" w:type="dxa"/>
          </w:tcPr>
          <w:p w14:paraId="78507AF8" w14:textId="77777777" w:rsidR="00DB7279" w:rsidRPr="00DB7279" w:rsidRDefault="00DB7279" w:rsidP="00DB7279">
            <w:pPr>
              <w:pStyle w:val="GOSTTablenorm"/>
            </w:pPr>
            <w:r w:rsidRPr="00DB7279">
              <w:t>-</w:t>
            </w:r>
          </w:p>
        </w:tc>
      </w:tr>
      <w:tr w:rsidR="00DB7279" w:rsidRPr="00DB7279" w14:paraId="37BBD2CC" w14:textId="77777777" w:rsidTr="00DC52BD">
        <w:tc>
          <w:tcPr>
            <w:tcW w:w="3387" w:type="dxa"/>
          </w:tcPr>
          <w:p w14:paraId="435DD0DD" w14:textId="77777777" w:rsidR="00DB7279" w:rsidRPr="00131313" w:rsidRDefault="00DB7279" w:rsidP="00DB7279">
            <w:pPr>
              <w:pStyle w:val="GOSTTablenorm"/>
            </w:pPr>
            <w:r w:rsidRPr="00131313">
              <w:t>АКР_ЛС_Дт</w:t>
            </w:r>
          </w:p>
        </w:tc>
        <w:tc>
          <w:tcPr>
            <w:tcW w:w="991" w:type="dxa"/>
          </w:tcPr>
          <w:p w14:paraId="012295B1" w14:textId="77777777" w:rsidR="00DB7279" w:rsidRPr="00DB7279" w:rsidRDefault="00DB7279" w:rsidP="00DB7279">
            <w:pPr>
              <w:pStyle w:val="GOSTTablenorm"/>
            </w:pPr>
            <w:r w:rsidRPr="00DB7279">
              <w:t>Нет</w:t>
            </w:r>
          </w:p>
        </w:tc>
        <w:tc>
          <w:tcPr>
            <w:tcW w:w="3643" w:type="dxa"/>
          </w:tcPr>
          <w:p w14:paraId="26D54DE4" w14:textId="77777777" w:rsidR="00DB7279" w:rsidRPr="00DB7279" w:rsidRDefault="00DB7279" w:rsidP="00DB7279">
            <w:pPr>
              <w:pStyle w:val="GOSTTablenorm"/>
            </w:pPr>
            <w:r w:rsidRPr="00DB7279">
              <w:t>Аналитический код раздела ЛС 71 по Дт</w:t>
            </w:r>
          </w:p>
        </w:tc>
        <w:tc>
          <w:tcPr>
            <w:tcW w:w="3643" w:type="dxa"/>
          </w:tcPr>
          <w:p w14:paraId="6019EC35" w14:textId="77777777" w:rsidR="00DB7279" w:rsidRPr="00DB7279" w:rsidRDefault="00DB7279" w:rsidP="00DB7279">
            <w:pPr>
              <w:pStyle w:val="GOSTTablenorm"/>
            </w:pPr>
            <w:r w:rsidRPr="00DB7279">
              <w:t>T0504833:DT_AKR</w:t>
            </w:r>
          </w:p>
        </w:tc>
        <w:tc>
          <w:tcPr>
            <w:tcW w:w="4030" w:type="dxa"/>
          </w:tcPr>
          <w:p w14:paraId="5D87A46D" w14:textId="77777777" w:rsidR="00DB7279" w:rsidRPr="00DB7279" w:rsidRDefault="00DB7279" w:rsidP="00DB7279">
            <w:pPr>
              <w:pStyle w:val="GOSTTablenorm"/>
            </w:pPr>
            <w:r w:rsidRPr="00DB7279">
              <w:t>-</w:t>
            </w:r>
          </w:p>
        </w:tc>
      </w:tr>
      <w:tr w:rsidR="00DB7279" w:rsidRPr="00DB7279" w14:paraId="04C1FDDA" w14:textId="77777777" w:rsidTr="00DC52BD">
        <w:tc>
          <w:tcPr>
            <w:tcW w:w="3387" w:type="dxa"/>
          </w:tcPr>
          <w:p w14:paraId="3B92B6D9" w14:textId="77777777" w:rsidR="00DB7279" w:rsidRPr="00131313" w:rsidRDefault="00DB7279" w:rsidP="00DB7279">
            <w:pPr>
              <w:pStyle w:val="GOSTTablenorm"/>
            </w:pPr>
            <w:r w:rsidRPr="00131313">
              <w:t>КЦ_Дт</w:t>
            </w:r>
          </w:p>
        </w:tc>
        <w:tc>
          <w:tcPr>
            <w:tcW w:w="991" w:type="dxa"/>
          </w:tcPr>
          <w:p w14:paraId="067D7B67" w14:textId="77777777" w:rsidR="00DB7279" w:rsidRPr="00DB7279" w:rsidRDefault="00DB7279" w:rsidP="00DB7279">
            <w:pPr>
              <w:pStyle w:val="GOSTTablenorm"/>
            </w:pPr>
            <w:r w:rsidRPr="00DB7279">
              <w:t>Нет</w:t>
            </w:r>
          </w:p>
        </w:tc>
        <w:tc>
          <w:tcPr>
            <w:tcW w:w="3643" w:type="dxa"/>
          </w:tcPr>
          <w:p w14:paraId="16F3C65C" w14:textId="77777777" w:rsidR="00DB7279" w:rsidRPr="00DB7279" w:rsidRDefault="00DB7279" w:rsidP="00DB7279">
            <w:pPr>
              <w:pStyle w:val="GOSTTablenorm"/>
            </w:pPr>
            <w:r w:rsidRPr="00DB7279">
              <w:t>Код цели по</w:t>
            </w:r>
            <w:r w:rsidRPr="00DB7279">
              <w:rPr>
                <w:bCs/>
              </w:rPr>
              <w:t xml:space="preserve"> Дт</w:t>
            </w:r>
          </w:p>
        </w:tc>
        <w:tc>
          <w:tcPr>
            <w:tcW w:w="3643" w:type="dxa"/>
          </w:tcPr>
          <w:p w14:paraId="210D63C8" w14:textId="77777777" w:rsidR="00DB7279" w:rsidRPr="00DB7279" w:rsidRDefault="00DB7279" w:rsidP="00DB7279">
            <w:pPr>
              <w:pStyle w:val="GOSTTablenorm"/>
            </w:pPr>
            <w:r w:rsidRPr="00DB7279">
              <w:t>T0504833:DT_TARGETCODE</w:t>
            </w:r>
          </w:p>
        </w:tc>
        <w:tc>
          <w:tcPr>
            <w:tcW w:w="4030" w:type="dxa"/>
          </w:tcPr>
          <w:p w14:paraId="19B9B784" w14:textId="77777777" w:rsidR="00DB7279" w:rsidRPr="00DB7279" w:rsidRDefault="00DB7279" w:rsidP="00DB7279">
            <w:pPr>
              <w:pStyle w:val="GOSTTablenorm"/>
            </w:pPr>
            <w:r w:rsidRPr="00DB7279">
              <w:t>-</w:t>
            </w:r>
          </w:p>
        </w:tc>
      </w:tr>
      <w:tr w:rsidR="00DB7279" w:rsidRPr="00DB7279" w14:paraId="71703DB5" w14:textId="77777777" w:rsidTr="00DC52BD">
        <w:tc>
          <w:tcPr>
            <w:tcW w:w="3387" w:type="dxa"/>
          </w:tcPr>
          <w:p w14:paraId="21343ED5" w14:textId="77777777" w:rsidR="00DB7279" w:rsidRPr="00131313" w:rsidRDefault="00DB7279" w:rsidP="00DB7279">
            <w:pPr>
              <w:pStyle w:val="GOSTTablenorm"/>
            </w:pPr>
            <w:r w:rsidRPr="00131313">
              <w:t>Аналит_код_Дт</w:t>
            </w:r>
          </w:p>
        </w:tc>
        <w:tc>
          <w:tcPr>
            <w:tcW w:w="991" w:type="dxa"/>
          </w:tcPr>
          <w:p w14:paraId="6C5B326A" w14:textId="77777777" w:rsidR="00DB7279" w:rsidRPr="00DB7279" w:rsidRDefault="00DB7279" w:rsidP="00DB7279">
            <w:pPr>
              <w:pStyle w:val="GOSTTablenorm"/>
            </w:pPr>
            <w:r w:rsidRPr="00DB7279">
              <w:t>Нет</w:t>
            </w:r>
          </w:p>
        </w:tc>
        <w:tc>
          <w:tcPr>
            <w:tcW w:w="3643" w:type="dxa"/>
          </w:tcPr>
          <w:p w14:paraId="01A9FFD4" w14:textId="77777777" w:rsidR="00DB7279" w:rsidRPr="00DB7279" w:rsidRDefault="00DB7279" w:rsidP="00DB7279">
            <w:pPr>
              <w:pStyle w:val="GOSTTablenorm"/>
            </w:pPr>
            <w:r w:rsidRPr="00DB7279">
              <w:t>Аналитический код целевых расходов (код прослеживаемости) по Дт</w:t>
            </w:r>
          </w:p>
        </w:tc>
        <w:tc>
          <w:tcPr>
            <w:tcW w:w="3643" w:type="dxa"/>
          </w:tcPr>
          <w:p w14:paraId="71C80A1B" w14:textId="77777777" w:rsidR="00DB7279" w:rsidRPr="00DB7279" w:rsidRDefault="00DB7279" w:rsidP="00DB7279">
            <w:pPr>
              <w:pStyle w:val="GOSTTablenorm"/>
              <w:rPr>
                <w:lang w:val="en-US"/>
              </w:rPr>
            </w:pPr>
            <w:r w:rsidRPr="00DB7279">
              <w:t>T0504833:DT_</w:t>
            </w:r>
            <w:del w:id="6252" w:author="Сатлер Марина Викторовна" w:date="2025-04-15T15:29:00Z">
              <w:r w:rsidRPr="00DB7279" w:rsidDel="00192EB5">
                <w:delText xml:space="preserve"> </w:delText>
              </w:r>
            </w:del>
            <w:r w:rsidRPr="00DB7279">
              <w:t>ANALITCODE</w:t>
            </w:r>
          </w:p>
        </w:tc>
        <w:tc>
          <w:tcPr>
            <w:tcW w:w="4030" w:type="dxa"/>
          </w:tcPr>
          <w:p w14:paraId="2238A074" w14:textId="77777777" w:rsidR="00DB7279" w:rsidRPr="00DB7279" w:rsidRDefault="00DB7279" w:rsidP="00DB7279">
            <w:pPr>
              <w:pStyle w:val="GOSTTablenorm"/>
            </w:pPr>
            <w:r w:rsidRPr="00DB7279">
              <w:t>-</w:t>
            </w:r>
          </w:p>
        </w:tc>
      </w:tr>
      <w:tr w:rsidR="00DB7279" w:rsidRPr="00DB7279" w14:paraId="2BBDB44D" w14:textId="77777777" w:rsidTr="00DC52BD">
        <w:tc>
          <w:tcPr>
            <w:tcW w:w="3387" w:type="dxa"/>
          </w:tcPr>
          <w:p w14:paraId="79FC321A" w14:textId="77777777" w:rsidR="00DB7279" w:rsidRPr="00131313" w:rsidRDefault="00DB7279" w:rsidP="00DB7279">
            <w:pPr>
              <w:pStyle w:val="GOSTTablenorm"/>
            </w:pPr>
            <w:r w:rsidRPr="00131313">
              <w:t>ОКС_КМИ_Дт</w:t>
            </w:r>
          </w:p>
        </w:tc>
        <w:tc>
          <w:tcPr>
            <w:tcW w:w="991" w:type="dxa"/>
          </w:tcPr>
          <w:p w14:paraId="5B1AF845" w14:textId="77777777" w:rsidR="00DB7279" w:rsidRPr="00DB7279" w:rsidRDefault="00DB7279" w:rsidP="00DB7279">
            <w:pPr>
              <w:pStyle w:val="GOSTTablenorm"/>
            </w:pPr>
            <w:r w:rsidRPr="00DB7279">
              <w:t>Нет</w:t>
            </w:r>
          </w:p>
        </w:tc>
        <w:tc>
          <w:tcPr>
            <w:tcW w:w="3643" w:type="dxa"/>
          </w:tcPr>
          <w:p w14:paraId="34B34D67" w14:textId="77777777" w:rsidR="00DB7279" w:rsidRPr="00DB7279" w:rsidRDefault="00DB7279" w:rsidP="00DB7279">
            <w:pPr>
              <w:pStyle w:val="GOSTTablenorm"/>
            </w:pPr>
            <w:r w:rsidRPr="00DB7279">
              <w:t>Код ОКС (КМИ) по Дт</w:t>
            </w:r>
          </w:p>
        </w:tc>
        <w:tc>
          <w:tcPr>
            <w:tcW w:w="3643" w:type="dxa"/>
          </w:tcPr>
          <w:p w14:paraId="5DAD3631" w14:textId="77777777" w:rsidR="00DB7279" w:rsidRPr="00DB7279" w:rsidRDefault="00DB7279" w:rsidP="00DB7279">
            <w:pPr>
              <w:pStyle w:val="GOSTTablenorm"/>
            </w:pPr>
            <w:r w:rsidRPr="00DB7279">
              <w:t>T0504833:DT_OKS</w:t>
            </w:r>
          </w:p>
        </w:tc>
        <w:tc>
          <w:tcPr>
            <w:tcW w:w="4030" w:type="dxa"/>
          </w:tcPr>
          <w:p w14:paraId="5904E478" w14:textId="77777777" w:rsidR="00DB7279" w:rsidRPr="00DB7279" w:rsidRDefault="00DB7279" w:rsidP="00DB7279">
            <w:pPr>
              <w:pStyle w:val="GOSTTablenorm"/>
            </w:pPr>
            <w:r w:rsidRPr="00DB7279">
              <w:t>-</w:t>
            </w:r>
          </w:p>
        </w:tc>
      </w:tr>
      <w:tr w:rsidR="00977891" w:rsidRPr="00DB7279" w14:paraId="245E271F" w14:textId="77777777" w:rsidTr="00DC52BD">
        <w:tc>
          <w:tcPr>
            <w:tcW w:w="3387" w:type="dxa"/>
          </w:tcPr>
          <w:p w14:paraId="56596E11" w14:textId="56E1E5BD" w:rsidR="00977891" w:rsidRPr="00131313" w:rsidRDefault="00977891" w:rsidP="00977891">
            <w:pPr>
              <w:pStyle w:val="GOSTTablenorm"/>
            </w:pPr>
            <w:r>
              <w:t>ИГК_Дт</w:t>
            </w:r>
          </w:p>
        </w:tc>
        <w:tc>
          <w:tcPr>
            <w:tcW w:w="991" w:type="dxa"/>
          </w:tcPr>
          <w:p w14:paraId="3FE069A7" w14:textId="6EBD0127" w:rsidR="00977891" w:rsidRPr="00DB7279" w:rsidRDefault="00977891" w:rsidP="00977891">
            <w:pPr>
              <w:pStyle w:val="GOSTTablenorm"/>
            </w:pPr>
            <w:r w:rsidRPr="00DB7279">
              <w:t>Нет</w:t>
            </w:r>
          </w:p>
        </w:tc>
        <w:tc>
          <w:tcPr>
            <w:tcW w:w="3643" w:type="dxa"/>
          </w:tcPr>
          <w:p w14:paraId="1F41FF97" w14:textId="0591F127" w:rsidR="00977891" w:rsidRPr="00DB7279" w:rsidRDefault="00977891" w:rsidP="00977891">
            <w:pPr>
              <w:pStyle w:val="GOSTTablenorm"/>
            </w:pPr>
            <w:r w:rsidRPr="00DB7279">
              <w:t>ИГК Кт</w:t>
            </w:r>
          </w:p>
        </w:tc>
        <w:tc>
          <w:tcPr>
            <w:tcW w:w="3643" w:type="dxa"/>
          </w:tcPr>
          <w:p w14:paraId="41F7081E" w14:textId="14E52AF8" w:rsidR="00977891" w:rsidRPr="00DB7279" w:rsidRDefault="00977891" w:rsidP="00977891">
            <w:pPr>
              <w:pStyle w:val="GOSTTablenorm"/>
            </w:pPr>
            <w:r w:rsidRPr="00DB7279">
              <w:t>T0504833: DT_IGK</w:t>
            </w:r>
          </w:p>
        </w:tc>
        <w:tc>
          <w:tcPr>
            <w:tcW w:w="4030" w:type="dxa"/>
          </w:tcPr>
          <w:p w14:paraId="3CFF2C95" w14:textId="77777777" w:rsidR="00977891" w:rsidRPr="00DB7279" w:rsidRDefault="00977891" w:rsidP="00977891">
            <w:pPr>
              <w:pStyle w:val="GOSTTablenorm"/>
            </w:pPr>
          </w:p>
        </w:tc>
      </w:tr>
      <w:tr w:rsidR="00DB7279" w:rsidRPr="00DB7279" w14:paraId="08EB04AB" w14:textId="77777777" w:rsidTr="00DC52BD">
        <w:tc>
          <w:tcPr>
            <w:tcW w:w="3387" w:type="dxa"/>
          </w:tcPr>
          <w:p w14:paraId="0BDF3021" w14:textId="77777777" w:rsidR="00DB7279" w:rsidRPr="00131313" w:rsidRDefault="00DB7279" w:rsidP="00DB7279">
            <w:pPr>
              <w:pStyle w:val="GOSTTablenorm"/>
            </w:pPr>
            <w:r w:rsidRPr="00131313">
              <w:t>Номер_КОО_Дт</w:t>
            </w:r>
          </w:p>
        </w:tc>
        <w:tc>
          <w:tcPr>
            <w:tcW w:w="991" w:type="dxa"/>
          </w:tcPr>
          <w:p w14:paraId="0C4625BA" w14:textId="77777777" w:rsidR="00DB7279" w:rsidRPr="00DB7279" w:rsidRDefault="00DB7279" w:rsidP="00DB7279">
            <w:pPr>
              <w:pStyle w:val="GOSTTablenorm"/>
            </w:pPr>
            <w:r w:rsidRPr="00DB7279">
              <w:t>Нет</w:t>
            </w:r>
          </w:p>
        </w:tc>
        <w:tc>
          <w:tcPr>
            <w:tcW w:w="3643" w:type="dxa"/>
          </w:tcPr>
          <w:p w14:paraId="7A220BD6" w14:textId="77777777" w:rsidR="00DB7279" w:rsidRPr="00DB7279" w:rsidRDefault="00DB7279" w:rsidP="00DB7279">
            <w:pPr>
              <w:pStyle w:val="GOSTTablenorm"/>
            </w:pPr>
            <w:r w:rsidRPr="00DB7279">
              <w:t>Номер КОО по Дт</w:t>
            </w:r>
          </w:p>
        </w:tc>
        <w:tc>
          <w:tcPr>
            <w:tcW w:w="3643" w:type="dxa"/>
          </w:tcPr>
          <w:p w14:paraId="072D0496" w14:textId="77777777" w:rsidR="00DB7279" w:rsidRPr="00DB7279" w:rsidRDefault="00DB7279" w:rsidP="00DB7279">
            <w:pPr>
              <w:pStyle w:val="GOSTTablenorm"/>
            </w:pPr>
            <w:r w:rsidRPr="00DB7279">
              <w:t>T0504833:DT_KOO</w:t>
            </w:r>
          </w:p>
        </w:tc>
        <w:tc>
          <w:tcPr>
            <w:tcW w:w="4030" w:type="dxa"/>
          </w:tcPr>
          <w:p w14:paraId="65159B13" w14:textId="77777777" w:rsidR="00DB7279" w:rsidRPr="00DB7279" w:rsidRDefault="00DB7279" w:rsidP="00DB7279">
            <w:pPr>
              <w:pStyle w:val="GOSTTablenorm"/>
            </w:pPr>
            <w:r w:rsidRPr="00DB7279">
              <w:t>-</w:t>
            </w:r>
          </w:p>
        </w:tc>
      </w:tr>
      <w:tr w:rsidR="0086291E" w:rsidRPr="00DB7279" w14:paraId="1C00DDE4" w14:textId="77777777" w:rsidTr="00DC52BD">
        <w:trPr>
          <w:ins w:id="6253" w:author="Опаева Лидия Арашаевна [2]" w:date="2026-03-05T15:08:00Z"/>
        </w:trPr>
        <w:tc>
          <w:tcPr>
            <w:tcW w:w="3387" w:type="dxa"/>
          </w:tcPr>
          <w:p w14:paraId="05DC4513" w14:textId="367B27B8" w:rsidR="0086291E" w:rsidRPr="00131313" w:rsidRDefault="0086291E" w:rsidP="00DB7279">
            <w:pPr>
              <w:pStyle w:val="GOSTTablenorm"/>
              <w:rPr>
                <w:ins w:id="6254" w:author="Опаева Лидия Арашаевна [2]" w:date="2026-03-05T15:08:00Z"/>
              </w:rPr>
            </w:pPr>
            <w:commentRangeStart w:id="6255"/>
            <w:ins w:id="6256" w:author="Опаева Лидия Арашаевна [2]" w:date="2026-03-05T15:08:00Z">
              <w:r>
                <w:t>Код_поступления_Дт</w:t>
              </w:r>
            </w:ins>
            <w:commentRangeEnd w:id="6255"/>
            <w:ins w:id="6257" w:author="Опаева Лидия Арашаевна [2]" w:date="2026-03-05T15:09:00Z">
              <w:r>
                <w:rPr>
                  <w:rStyle w:val="afff4"/>
                </w:rPr>
                <w:commentReference w:id="6255"/>
              </w:r>
            </w:ins>
          </w:p>
        </w:tc>
        <w:tc>
          <w:tcPr>
            <w:tcW w:w="991" w:type="dxa"/>
          </w:tcPr>
          <w:p w14:paraId="6E529270" w14:textId="7C2BA641" w:rsidR="0086291E" w:rsidRPr="00DB7279" w:rsidRDefault="0086291E" w:rsidP="00DB7279">
            <w:pPr>
              <w:pStyle w:val="GOSTTablenorm"/>
              <w:rPr>
                <w:ins w:id="6258" w:author="Опаева Лидия Арашаевна [2]" w:date="2026-03-05T15:08:00Z"/>
              </w:rPr>
            </w:pPr>
            <w:ins w:id="6259" w:author="Опаева Лидия Арашаевна [2]" w:date="2026-03-05T15:08:00Z">
              <w:r>
                <w:t>Нет</w:t>
              </w:r>
            </w:ins>
          </w:p>
        </w:tc>
        <w:tc>
          <w:tcPr>
            <w:tcW w:w="3643" w:type="dxa"/>
          </w:tcPr>
          <w:p w14:paraId="70C8B6CA" w14:textId="6BD3101E" w:rsidR="0086291E" w:rsidRPr="00DB7279" w:rsidRDefault="0086291E" w:rsidP="00DB7279">
            <w:pPr>
              <w:pStyle w:val="GOSTTablenorm"/>
              <w:rPr>
                <w:ins w:id="6260" w:author="Опаева Лидия Арашаевна [2]" w:date="2026-03-05T15:08:00Z"/>
              </w:rPr>
            </w:pPr>
            <w:ins w:id="6261" w:author="Опаева Лидия Арашаевна [2]" w:date="2026-03-05T15:08:00Z">
              <w:r>
                <w:t>Код источника поступлений ЦС по Дт</w:t>
              </w:r>
            </w:ins>
          </w:p>
        </w:tc>
        <w:tc>
          <w:tcPr>
            <w:tcW w:w="3643" w:type="dxa"/>
          </w:tcPr>
          <w:p w14:paraId="5F1956FF" w14:textId="6EB61AFA" w:rsidR="0086291E" w:rsidRPr="00DB7279" w:rsidRDefault="0086291E" w:rsidP="00DB7279">
            <w:pPr>
              <w:pStyle w:val="GOSTTablenorm"/>
              <w:rPr>
                <w:ins w:id="6262" w:author="Опаева Лидия Арашаевна [2]" w:date="2026-03-05T15:08:00Z"/>
              </w:rPr>
            </w:pPr>
            <w:ins w:id="6263" w:author="Опаева Лидия Арашаевна [2]" w:date="2026-03-05T15:08:00Z">
              <w:r w:rsidRPr="0086291E">
                <w:t>T0504833:</w:t>
              </w:r>
              <w:r w:rsidRPr="00DB7279">
                <w:t>D</w:t>
              </w:r>
              <w:r w:rsidRPr="0086291E">
                <w:t>T_RECSOURCECODE</w:t>
              </w:r>
            </w:ins>
          </w:p>
        </w:tc>
        <w:tc>
          <w:tcPr>
            <w:tcW w:w="4030" w:type="dxa"/>
          </w:tcPr>
          <w:p w14:paraId="6A2B58F7" w14:textId="5B35D996" w:rsidR="0086291E" w:rsidRPr="00DB7279" w:rsidRDefault="0086291E" w:rsidP="00DB7279">
            <w:pPr>
              <w:pStyle w:val="GOSTTablenorm"/>
              <w:rPr>
                <w:ins w:id="6264" w:author="Опаева Лидия Арашаевна [2]" w:date="2026-03-05T15:08:00Z"/>
              </w:rPr>
            </w:pPr>
            <w:ins w:id="6265" w:author="Опаева Лидия Арашаевна [2]" w:date="2026-03-05T15:09:00Z">
              <w:r>
                <w:t>-</w:t>
              </w:r>
            </w:ins>
          </w:p>
        </w:tc>
      </w:tr>
      <w:tr w:rsidR="00DB7279" w:rsidRPr="00DB7279" w14:paraId="0C159992" w14:textId="77777777" w:rsidTr="00DC52BD">
        <w:tc>
          <w:tcPr>
            <w:tcW w:w="3387" w:type="dxa"/>
          </w:tcPr>
          <w:p w14:paraId="3B1EC2A7" w14:textId="77777777" w:rsidR="00DB7279" w:rsidRPr="00DB7279" w:rsidRDefault="00DB7279" w:rsidP="00DB7279">
            <w:pPr>
              <w:pStyle w:val="GOSTTablenorm"/>
            </w:pPr>
            <w:r w:rsidRPr="00DB7279">
              <w:t>Код_поступления_выплаты_Дт</w:t>
            </w:r>
          </w:p>
        </w:tc>
        <w:tc>
          <w:tcPr>
            <w:tcW w:w="991" w:type="dxa"/>
          </w:tcPr>
          <w:p w14:paraId="261E52CB" w14:textId="77777777" w:rsidR="00DB7279" w:rsidRPr="00DB7279" w:rsidRDefault="00DB7279" w:rsidP="00DB7279">
            <w:pPr>
              <w:pStyle w:val="GOSTTablenorm"/>
            </w:pPr>
            <w:r w:rsidRPr="00DB7279">
              <w:t>Нет</w:t>
            </w:r>
          </w:p>
        </w:tc>
        <w:tc>
          <w:tcPr>
            <w:tcW w:w="3643" w:type="dxa"/>
          </w:tcPr>
          <w:p w14:paraId="745AEC37" w14:textId="77777777" w:rsidR="00DB7279" w:rsidRPr="00DB7279" w:rsidRDefault="00DB7279" w:rsidP="00DB7279">
            <w:pPr>
              <w:pStyle w:val="GOSTTablenorm"/>
            </w:pPr>
            <w:r w:rsidRPr="00DB7279">
              <w:t>Код источника поступлений/направления расходования ЦС по Дт</w:t>
            </w:r>
          </w:p>
        </w:tc>
        <w:tc>
          <w:tcPr>
            <w:tcW w:w="3643" w:type="dxa"/>
          </w:tcPr>
          <w:p w14:paraId="5F24FC34" w14:textId="77777777" w:rsidR="00DB7279" w:rsidRPr="00DB7279" w:rsidRDefault="00DB7279" w:rsidP="00DB7279">
            <w:pPr>
              <w:pStyle w:val="GOSTTablenorm"/>
            </w:pPr>
            <w:r w:rsidRPr="00DB7279">
              <w:t>T0504833:DT_</w:t>
            </w:r>
            <w:del w:id="6266" w:author="Сатлер Марина Викторовна" w:date="2025-04-15T15:29:00Z">
              <w:r w:rsidRPr="00DB7279" w:rsidDel="00192EB5">
                <w:delText xml:space="preserve"> </w:delText>
              </w:r>
            </w:del>
            <w:r w:rsidRPr="00DB7279">
              <w:t>TARGETFUNDSCODE</w:t>
            </w:r>
          </w:p>
        </w:tc>
        <w:tc>
          <w:tcPr>
            <w:tcW w:w="4030" w:type="dxa"/>
          </w:tcPr>
          <w:p w14:paraId="28EC4B68" w14:textId="77777777" w:rsidR="00DB7279" w:rsidRPr="00DB7279" w:rsidRDefault="00DB7279" w:rsidP="00DB7279">
            <w:pPr>
              <w:pStyle w:val="GOSTTablenorm"/>
            </w:pPr>
            <w:r w:rsidRPr="00DB7279">
              <w:t>-</w:t>
            </w:r>
          </w:p>
        </w:tc>
      </w:tr>
      <w:tr w:rsidR="00977891" w:rsidRPr="00DB7279" w14:paraId="609E2FA2" w14:textId="77777777" w:rsidTr="00DC52BD">
        <w:tc>
          <w:tcPr>
            <w:tcW w:w="3387" w:type="dxa"/>
          </w:tcPr>
          <w:p w14:paraId="5F20F678" w14:textId="07D79182" w:rsidR="00977891" w:rsidRPr="00977891" w:rsidRDefault="00977891" w:rsidP="00977891">
            <w:pPr>
              <w:pStyle w:val="GOSTTablenorm"/>
            </w:pPr>
            <w:commentRangeStart w:id="6267"/>
            <w:r w:rsidRPr="00977891">
              <w:t>Тип_кода_операции_КС_</w:t>
            </w:r>
            <w:r>
              <w:t>Дт</w:t>
            </w:r>
            <w:commentRangeEnd w:id="6267"/>
            <w:r>
              <w:rPr>
                <w:rStyle w:val="afff4"/>
              </w:rPr>
              <w:commentReference w:id="6267"/>
            </w:r>
          </w:p>
        </w:tc>
        <w:tc>
          <w:tcPr>
            <w:tcW w:w="991" w:type="dxa"/>
          </w:tcPr>
          <w:p w14:paraId="0E9C4EB6" w14:textId="77777777" w:rsidR="00977891" w:rsidRPr="00977891" w:rsidRDefault="00977891" w:rsidP="00D74D85">
            <w:pPr>
              <w:pStyle w:val="GOSTTablenorm"/>
            </w:pPr>
            <w:r w:rsidRPr="00977891">
              <w:t>Нет</w:t>
            </w:r>
          </w:p>
        </w:tc>
        <w:tc>
          <w:tcPr>
            <w:tcW w:w="3643" w:type="dxa"/>
          </w:tcPr>
          <w:p w14:paraId="1D844BED" w14:textId="05E3FA6F" w:rsidR="00977891" w:rsidRPr="00977891" w:rsidRDefault="00977891" w:rsidP="00977891">
            <w:pPr>
              <w:pStyle w:val="GOSTTablenorm"/>
            </w:pPr>
            <w:r w:rsidRPr="00977891">
              <w:rPr>
                <w:color w:val="000000" w:themeColor="text1"/>
              </w:rPr>
              <w:t xml:space="preserve">Тип кода классификации операций при КС по </w:t>
            </w:r>
            <w:r>
              <w:rPr>
                <w:color w:val="000000" w:themeColor="text1"/>
              </w:rPr>
              <w:t>Дт</w:t>
            </w:r>
          </w:p>
        </w:tc>
        <w:tc>
          <w:tcPr>
            <w:tcW w:w="3643" w:type="dxa"/>
          </w:tcPr>
          <w:p w14:paraId="77617239" w14:textId="67AFF069" w:rsidR="00977891" w:rsidRPr="00977891" w:rsidRDefault="00977891" w:rsidP="00977891">
            <w:pPr>
              <w:pStyle w:val="GOSTTablenorm"/>
            </w:pPr>
            <w:r w:rsidRPr="00977891">
              <w:rPr>
                <w:bCs/>
                <w:szCs w:val="22"/>
              </w:rPr>
              <w:t>T0504833:</w:t>
            </w:r>
            <w:r>
              <w:rPr>
                <w:bCs/>
                <w:szCs w:val="22"/>
                <w:lang w:val="en-US"/>
              </w:rPr>
              <w:t>D</w:t>
            </w:r>
            <w:r w:rsidRPr="00977891">
              <w:rPr>
                <w:bCs/>
                <w:szCs w:val="22"/>
              </w:rPr>
              <w:t>T_</w:t>
            </w:r>
            <w:r w:rsidRPr="00977891">
              <w:rPr>
                <w:bCs/>
                <w:caps/>
                <w:szCs w:val="22"/>
              </w:rPr>
              <w:t>targetFundsCodeType</w:t>
            </w:r>
          </w:p>
        </w:tc>
        <w:tc>
          <w:tcPr>
            <w:tcW w:w="4030" w:type="dxa"/>
          </w:tcPr>
          <w:p w14:paraId="7067FE93" w14:textId="77777777" w:rsidR="00977891" w:rsidRPr="00DB7279" w:rsidRDefault="00977891" w:rsidP="00D74D85">
            <w:pPr>
              <w:pStyle w:val="GOSTTablenorm"/>
            </w:pPr>
            <w:r w:rsidRPr="00977891">
              <w:t>-</w:t>
            </w:r>
          </w:p>
        </w:tc>
      </w:tr>
      <w:tr w:rsidR="00DB7279" w:rsidRPr="00DB7279" w14:paraId="4580EE4D" w14:textId="77777777" w:rsidTr="00DC52BD">
        <w:tc>
          <w:tcPr>
            <w:tcW w:w="3387" w:type="dxa"/>
          </w:tcPr>
          <w:p w14:paraId="6AE8A1ED" w14:textId="77777777" w:rsidR="00DB7279" w:rsidRPr="00DB7279" w:rsidRDefault="00DB7279" w:rsidP="00DB7279">
            <w:pPr>
              <w:pStyle w:val="GOSTTablenorm"/>
            </w:pPr>
            <w:r w:rsidRPr="00DB7279">
              <w:t>БС_</w:t>
            </w:r>
            <w:r w:rsidRPr="00DB7279">
              <w:rPr>
                <w:bCs/>
              </w:rPr>
              <w:t>Дт</w:t>
            </w:r>
          </w:p>
        </w:tc>
        <w:tc>
          <w:tcPr>
            <w:tcW w:w="991" w:type="dxa"/>
          </w:tcPr>
          <w:p w14:paraId="7998EB1E" w14:textId="77777777" w:rsidR="00DB7279" w:rsidRPr="00DB7279" w:rsidRDefault="00DB7279" w:rsidP="00DB7279">
            <w:pPr>
              <w:pStyle w:val="GOSTTablenorm"/>
            </w:pPr>
            <w:r w:rsidRPr="00DB7279">
              <w:t>Нет</w:t>
            </w:r>
          </w:p>
        </w:tc>
        <w:tc>
          <w:tcPr>
            <w:tcW w:w="3643" w:type="dxa"/>
          </w:tcPr>
          <w:p w14:paraId="7A80DEFF" w14:textId="77777777" w:rsidR="00DB7279" w:rsidRPr="00DB7279" w:rsidRDefault="00DB7279" w:rsidP="00DB7279">
            <w:pPr>
              <w:pStyle w:val="GOSTTablenorm"/>
            </w:pPr>
            <w:r w:rsidRPr="00DB7279">
              <w:t>Банковский счет по</w:t>
            </w:r>
            <w:r w:rsidRPr="00DB7279">
              <w:rPr>
                <w:bCs/>
              </w:rPr>
              <w:t xml:space="preserve"> Дт</w:t>
            </w:r>
          </w:p>
        </w:tc>
        <w:tc>
          <w:tcPr>
            <w:tcW w:w="3643" w:type="dxa"/>
          </w:tcPr>
          <w:p w14:paraId="3CF7DBA4" w14:textId="77777777" w:rsidR="00DB7279" w:rsidRPr="00DB7279" w:rsidRDefault="00DB7279" w:rsidP="00DB7279">
            <w:pPr>
              <w:pStyle w:val="GOSTTablenorm"/>
            </w:pPr>
            <w:r w:rsidRPr="00DB7279">
              <w:t>T0504833:DT_BA</w:t>
            </w:r>
          </w:p>
        </w:tc>
        <w:tc>
          <w:tcPr>
            <w:tcW w:w="4030" w:type="dxa"/>
          </w:tcPr>
          <w:p w14:paraId="0BB1F7ED" w14:textId="77777777" w:rsidR="00DB7279" w:rsidRPr="00DB7279" w:rsidRDefault="00DB7279" w:rsidP="00DB7279">
            <w:pPr>
              <w:pStyle w:val="GOSTTablenorm"/>
            </w:pPr>
            <w:r w:rsidRPr="00DB7279">
              <w:t>-</w:t>
            </w:r>
          </w:p>
        </w:tc>
      </w:tr>
      <w:tr w:rsidR="00DB7279" w:rsidRPr="00DB7279" w14:paraId="7D425FCB" w14:textId="77777777" w:rsidTr="00DC52BD">
        <w:tc>
          <w:tcPr>
            <w:tcW w:w="3387" w:type="dxa"/>
          </w:tcPr>
          <w:p w14:paraId="7E42EA71" w14:textId="77777777" w:rsidR="00DB7279" w:rsidRPr="00DB7279" w:rsidRDefault="00DB7279" w:rsidP="00DB7279">
            <w:pPr>
              <w:pStyle w:val="GOSTTablenorm"/>
            </w:pPr>
            <w:r w:rsidRPr="00DB7279">
              <w:t>Счет_контрагента_Дт</w:t>
            </w:r>
          </w:p>
        </w:tc>
        <w:tc>
          <w:tcPr>
            <w:tcW w:w="991" w:type="dxa"/>
          </w:tcPr>
          <w:p w14:paraId="6828F586" w14:textId="77777777" w:rsidR="00DB7279" w:rsidRPr="00DB7279" w:rsidRDefault="00DB7279" w:rsidP="00DB7279">
            <w:pPr>
              <w:pStyle w:val="GOSTTablenorm"/>
            </w:pPr>
            <w:r w:rsidRPr="00DB7279">
              <w:t>Нет</w:t>
            </w:r>
          </w:p>
        </w:tc>
        <w:tc>
          <w:tcPr>
            <w:tcW w:w="3643" w:type="dxa"/>
          </w:tcPr>
          <w:p w14:paraId="065FF4EB" w14:textId="77777777" w:rsidR="00DB7279" w:rsidRPr="00DB7279" w:rsidRDefault="00DB7279" w:rsidP="00DB7279">
            <w:pPr>
              <w:pStyle w:val="GOSTTablenorm"/>
            </w:pPr>
            <w:r w:rsidRPr="00DB7279">
              <w:t>Счет контрагента по</w:t>
            </w:r>
            <w:r w:rsidRPr="00DB7279">
              <w:rPr>
                <w:bCs/>
              </w:rPr>
              <w:t xml:space="preserve"> Дт</w:t>
            </w:r>
          </w:p>
        </w:tc>
        <w:tc>
          <w:tcPr>
            <w:tcW w:w="3643" w:type="dxa"/>
          </w:tcPr>
          <w:p w14:paraId="2A4389AE" w14:textId="77777777" w:rsidR="00DB7279" w:rsidRPr="00DB7279" w:rsidRDefault="00DB7279" w:rsidP="00DB7279">
            <w:pPr>
              <w:pStyle w:val="GOSTTablenorm"/>
            </w:pPr>
            <w:r w:rsidRPr="00DB7279">
              <w:t>T0504833:DT_CA</w:t>
            </w:r>
          </w:p>
        </w:tc>
        <w:tc>
          <w:tcPr>
            <w:tcW w:w="4030" w:type="dxa"/>
          </w:tcPr>
          <w:p w14:paraId="7C05956D" w14:textId="77777777" w:rsidR="00DB7279" w:rsidRPr="00DB7279" w:rsidRDefault="00DB7279" w:rsidP="00DB7279">
            <w:pPr>
              <w:pStyle w:val="GOSTTablenorm"/>
            </w:pPr>
            <w:r w:rsidRPr="00DB7279">
              <w:t>-</w:t>
            </w:r>
          </w:p>
        </w:tc>
      </w:tr>
      <w:tr w:rsidR="00DB7279" w:rsidRPr="00DB7279" w14:paraId="4107B5C8" w14:textId="77777777" w:rsidTr="00DC52BD">
        <w:tc>
          <w:tcPr>
            <w:tcW w:w="3387" w:type="dxa"/>
          </w:tcPr>
          <w:p w14:paraId="29C7EA1B" w14:textId="77777777" w:rsidR="00DB7279" w:rsidRPr="00DB7279" w:rsidRDefault="00DB7279" w:rsidP="00DB7279">
            <w:pPr>
              <w:pStyle w:val="GOSTTablenorm"/>
            </w:pPr>
            <w:r w:rsidRPr="00DB7279">
              <w:t>Показатель_ЛС_Дт</w:t>
            </w:r>
          </w:p>
        </w:tc>
        <w:tc>
          <w:tcPr>
            <w:tcW w:w="991" w:type="dxa"/>
          </w:tcPr>
          <w:p w14:paraId="756CE28D" w14:textId="77777777" w:rsidR="00DB7279" w:rsidRPr="00DB7279" w:rsidRDefault="00DB7279" w:rsidP="00DB7279">
            <w:pPr>
              <w:pStyle w:val="GOSTTablenorm"/>
            </w:pPr>
            <w:r w:rsidRPr="00DB7279">
              <w:t>Нет</w:t>
            </w:r>
          </w:p>
        </w:tc>
        <w:tc>
          <w:tcPr>
            <w:tcW w:w="3643" w:type="dxa"/>
          </w:tcPr>
          <w:p w14:paraId="6D3C25C5" w14:textId="77777777" w:rsidR="00DB7279" w:rsidRPr="00DB7279" w:rsidRDefault="00DB7279" w:rsidP="00DB7279">
            <w:pPr>
              <w:pStyle w:val="GOSTTablenorm"/>
            </w:pPr>
            <w:r w:rsidRPr="00DB7279">
              <w:t>Аналитический показатель ЛС (операции) Дт</w:t>
            </w:r>
          </w:p>
        </w:tc>
        <w:tc>
          <w:tcPr>
            <w:tcW w:w="3643" w:type="dxa"/>
          </w:tcPr>
          <w:p w14:paraId="3781DBCC" w14:textId="77777777" w:rsidR="00DB7279" w:rsidRPr="00DB7279" w:rsidRDefault="00DB7279" w:rsidP="00DB7279">
            <w:pPr>
              <w:pStyle w:val="GOSTTablenorm"/>
            </w:pPr>
            <w:r w:rsidRPr="00DB7279">
              <w:t>T0504833:DT_PLS</w:t>
            </w:r>
          </w:p>
        </w:tc>
        <w:tc>
          <w:tcPr>
            <w:tcW w:w="4030" w:type="dxa"/>
          </w:tcPr>
          <w:p w14:paraId="0BD9E3E0" w14:textId="77777777" w:rsidR="00DB7279" w:rsidRPr="00DB7279" w:rsidRDefault="00DB7279" w:rsidP="00DB7279">
            <w:pPr>
              <w:pStyle w:val="GOSTTablenorm"/>
            </w:pPr>
            <w:r w:rsidRPr="00DB7279">
              <w:t>-</w:t>
            </w:r>
          </w:p>
        </w:tc>
      </w:tr>
      <w:tr w:rsidR="00DB7279" w:rsidRPr="00DB7279" w14:paraId="2CE6B406" w14:textId="77777777" w:rsidTr="00DC52BD">
        <w:tc>
          <w:tcPr>
            <w:tcW w:w="3387" w:type="dxa"/>
          </w:tcPr>
          <w:p w14:paraId="5FD59657" w14:textId="77777777" w:rsidR="00DB7279" w:rsidRPr="00DB7279" w:rsidRDefault="00DB7279" w:rsidP="00DB7279">
            <w:pPr>
              <w:pStyle w:val="GOSTTablenorm"/>
            </w:pPr>
            <w:r w:rsidRPr="00DB7279">
              <w:t>ТОФК_Дт</w:t>
            </w:r>
          </w:p>
        </w:tc>
        <w:tc>
          <w:tcPr>
            <w:tcW w:w="991" w:type="dxa"/>
          </w:tcPr>
          <w:p w14:paraId="1FF57BE5" w14:textId="77777777" w:rsidR="00DB7279" w:rsidRPr="00DB7279" w:rsidRDefault="00DB7279" w:rsidP="00DB7279">
            <w:pPr>
              <w:pStyle w:val="GOSTTablenorm"/>
            </w:pPr>
            <w:r w:rsidRPr="00DB7279">
              <w:t>Нет</w:t>
            </w:r>
          </w:p>
        </w:tc>
        <w:tc>
          <w:tcPr>
            <w:tcW w:w="3643" w:type="dxa"/>
          </w:tcPr>
          <w:p w14:paraId="279ED670" w14:textId="77777777" w:rsidR="00DB7279" w:rsidRPr="00DB7279" w:rsidRDefault="00DB7279" w:rsidP="00DB7279">
            <w:pPr>
              <w:pStyle w:val="GOSTTablenorm"/>
            </w:pPr>
            <w:r w:rsidRPr="00DB7279">
              <w:t>Код ТОФК-субъекта учета по Дт</w:t>
            </w:r>
          </w:p>
        </w:tc>
        <w:tc>
          <w:tcPr>
            <w:tcW w:w="3643" w:type="dxa"/>
          </w:tcPr>
          <w:p w14:paraId="13953CCA" w14:textId="77777777" w:rsidR="00DB7279" w:rsidRPr="00DB7279" w:rsidRDefault="00DB7279" w:rsidP="00DB7279">
            <w:pPr>
              <w:pStyle w:val="GOSTTablenorm"/>
            </w:pPr>
            <w:r w:rsidRPr="00DB7279">
              <w:t>T0504833:DT_TOFK</w:t>
            </w:r>
          </w:p>
        </w:tc>
        <w:tc>
          <w:tcPr>
            <w:tcW w:w="4030" w:type="dxa"/>
          </w:tcPr>
          <w:p w14:paraId="5F49CA67" w14:textId="77777777" w:rsidR="00DB7279" w:rsidRPr="00DB7279" w:rsidRDefault="00DB7279" w:rsidP="00DB7279">
            <w:pPr>
              <w:pStyle w:val="GOSTTablenorm"/>
            </w:pPr>
            <w:r w:rsidRPr="00DB7279">
              <w:rPr>
                <w:lang w:val="en-US"/>
              </w:rPr>
              <w:t>-</w:t>
            </w:r>
          </w:p>
        </w:tc>
      </w:tr>
      <w:tr w:rsidR="00DB7279" w:rsidRPr="00DB7279" w14:paraId="4B4533C3" w14:textId="77777777" w:rsidTr="00DC52BD">
        <w:tc>
          <w:tcPr>
            <w:tcW w:w="3387" w:type="dxa"/>
          </w:tcPr>
          <w:p w14:paraId="29952585" w14:textId="77777777" w:rsidR="00DB7279" w:rsidRPr="00DB7279" w:rsidRDefault="00DB7279" w:rsidP="00DB7279">
            <w:pPr>
              <w:pStyle w:val="GOSTTablenorm"/>
            </w:pPr>
            <w:r w:rsidRPr="00DB7279">
              <w:t>ЦС_ЛС_Дт</w:t>
            </w:r>
          </w:p>
        </w:tc>
        <w:tc>
          <w:tcPr>
            <w:tcW w:w="991" w:type="dxa"/>
          </w:tcPr>
          <w:p w14:paraId="59CD22E7" w14:textId="77777777" w:rsidR="00DB7279" w:rsidRPr="00DB7279" w:rsidRDefault="00DB7279" w:rsidP="00DB7279">
            <w:pPr>
              <w:pStyle w:val="GOSTTablenorm"/>
            </w:pPr>
            <w:r w:rsidRPr="00DB7279">
              <w:t>Нет</w:t>
            </w:r>
          </w:p>
        </w:tc>
        <w:tc>
          <w:tcPr>
            <w:tcW w:w="3643" w:type="dxa"/>
          </w:tcPr>
          <w:p w14:paraId="2DC0CB9D" w14:textId="77777777" w:rsidR="00DB7279" w:rsidRPr="00DB7279" w:rsidRDefault="00DB7279" w:rsidP="00DB7279">
            <w:pPr>
              <w:pStyle w:val="GOSTTablenorm"/>
            </w:pPr>
            <w:r w:rsidRPr="00DB7279">
              <w:t>ЦС ЛС по</w:t>
            </w:r>
            <w:r w:rsidRPr="00DB7279">
              <w:rPr>
                <w:bCs/>
              </w:rPr>
              <w:t xml:space="preserve"> Дт</w:t>
            </w:r>
          </w:p>
        </w:tc>
        <w:tc>
          <w:tcPr>
            <w:tcW w:w="3643" w:type="dxa"/>
          </w:tcPr>
          <w:p w14:paraId="58501BC1" w14:textId="77777777" w:rsidR="00DB7279" w:rsidRPr="00DB7279" w:rsidRDefault="00DB7279" w:rsidP="00DB7279">
            <w:pPr>
              <w:pStyle w:val="GOSTTablenorm"/>
            </w:pPr>
            <w:r w:rsidRPr="00DB7279">
              <w:t>T0504833:DT_PACENTRE</w:t>
            </w:r>
          </w:p>
        </w:tc>
        <w:tc>
          <w:tcPr>
            <w:tcW w:w="4030" w:type="dxa"/>
          </w:tcPr>
          <w:p w14:paraId="14458D2A" w14:textId="77777777" w:rsidR="00DB7279" w:rsidRPr="00DB7279" w:rsidRDefault="00DB7279" w:rsidP="00DB7279">
            <w:pPr>
              <w:pStyle w:val="GOSTTablenorm"/>
            </w:pPr>
            <w:r w:rsidRPr="00DB7279">
              <w:t>-</w:t>
            </w:r>
          </w:p>
        </w:tc>
      </w:tr>
      <w:tr w:rsidR="00DB7279" w:rsidRPr="00DB7279" w14:paraId="7A87BB2D" w14:textId="77777777" w:rsidTr="00DC52BD">
        <w:tc>
          <w:tcPr>
            <w:tcW w:w="3387" w:type="dxa"/>
          </w:tcPr>
          <w:p w14:paraId="38DF9FD3" w14:textId="77777777" w:rsidR="00DB7279" w:rsidRPr="00DB7279" w:rsidRDefault="00DB7279" w:rsidP="00DB7279">
            <w:pPr>
              <w:pStyle w:val="GOSTTablenorm"/>
            </w:pPr>
            <w:r w:rsidRPr="00DB7279">
              <w:t>ТОФК_контрагента_Дт</w:t>
            </w:r>
          </w:p>
        </w:tc>
        <w:tc>
          <w:tcPr>
            <w:tcW w:w="991" w:type="dxa"/>
          </w:tcPr>
          <w:p w14:paraId="76032F46" w14:textId="77777777" w:rsidR="00DB7279" w:rsidRPr="00DB7279" w:rsidRDefault="00DB7279" w:rsidP="00DB7279">
            <w:pPr>
              <w:pStyle w:val="GOSTTablenorm"/>
            </w:pPr>
            <w:r w:rsidRPr="00DB7279">
              <w:t>Нет</w:t>
            </w:r>
          </w:p>
        </w:tc>
        <w:tc>
          <w:tcPr>
            <w:tcW w:w="3643" w:type="dxa"/>
          </w:tcPr>
          <w:p w14:paraId="73399786" w14:textId="77777777" w:rsidR="00DB7279" w:rsidRPr="00DB7279" w:rsidRDefault="00DB7279" w:rsidP="00DB7279">
            <w:pPr>
              <w:pStyle w:val="GOSTTablenorm"/>
            </w:pPr>
            <w:r w:rsidRPr="00DB7279">
              <w:t>ТОФК контрагента по</w:t>
            </w:r>
            <w:r w:rsidRPr="00DB7279">
              <w:rPr>
                <w:bCs/>
              </w:rPr>
              <w:t xml:space="preserve"> Дт</w:t>
            </w:r>
          </w:p>
        </w:tc>
        <w:tc>
          <w:tcPr>
            <w:tcW w:w="3643" w:type="dxa"/>
          </w:tcPr>
          <w:p w14:paraId="0376DCB4" w14:textId="77777777" w:rsidR="00DB7279" w:rsidRPr="00DB7279" w:rsidRDefault="00DB7279" w:rsidP="00DB7279">
            <w:pPr>
              <w:pStyle w:val="GOSTTablenorm"/>
            </w:pPr>
            <w:r w:rsidRPr="00DB7279">
              <w:t>T0504833:DT_TOFKC</w:t>
            </w:r>
          </w:p>
        </w:tc>
        <w:tc>
          <w:tcPr>
            <w:tcW w:w="4030" w:type="dxa"/>
          </w:tcPr>
          <w:p w14:paraId="01FDA3F6" w14:textId="77777777" w:rsidR="00DB7279" w:rsidRPr="00DB7279" w:rsidRDefault="00DB7279" w:rsidP="00DB7279">
            <w:pPr>
              <w:pStyle w:val="GOSTTablenorm"/>
            </w:pPr>
            <w:r w:rsidRPr="00DB7279">
              <w:t>-</w:t>
            </w:r>
          </w:p>
        </w:tc>
      </w:tr>
      <w:tr w:rsidR="00DB7279" w:rsidRPr="00DB7279" w14:paraId="1ADF5864" w14:textId="77777777" w:rsidTr="00DC52BD">
        <w:tc>
          <w:tcPr>
            <w:tcW w:w="3387" w:type="dxa"/>
          </w:tcPr>
          <w:p w14:paraId="4424B100" w14:textId="77777777" w:rsidR="00DB7279" w:rsidRPr="00DB7279" w:rsidRDefault="00DB7279" w:rsidP="00DB7279">
            <w:pPr>
              <w:pStyle w:val="GOSTTablenorm"/>
            </w:pPr>
            <w:r w:rsidRPr="00DB7279">
              <w:t>Период_Дт</w:t>
            </w:r>
          </w:p>
        </w:tc>
        <w:tc>
          <w:tcPr>
            <w:tcW w:w="991" w:type="dxa"/>
          </w:tcPr>
          <w:p w14:paraId="4EA71CF3" w14:textId="77777777" w:rsidR="00DB7279" w:rsidRPr="00DB7279" w:rsidRDefault="00DB7279" w:rsidP="00DB7279">
            <w:pPr>
              <w:pStyle w:val="GOSTTablenorm"/>
            </w:pPr>
            <w:r w:rsidRPr="00DB7279">
              <w:t>Нет</w:t>
            </w:r>
          </w:p>
        </w:tc>
        <w:tc>
          <w:tcPr>
            <w:tcW w:w="3643" w:type="dxa"/>
          </w:tcPr>
          <w:p w14:paraId="7C0E68D8" w14:textId="77777777" w:rsidR="00DB7279" w:rsidRPr="00DB7279" w:rsidRDefault="00DB7279" w:rsidP="00DB7279">
            <w:pPr>
              <w:pStyle w:val="GOSTTablenorm"/>
            </w:pPr>
            <w:r w:rsidRPr="00DB7279">
              <w:t xml:space="preserve">Период по </w:t>
            </w:r>
            <w:r w:rsidRPr="00DB7279">
              <w:rPr>
                <w:bCs/>
              </w:rPr>
              <w:t>Дт</w:t>
            </w:r>
          </w:p>
        </w:tc>
        <w:tc>
          <w:tcPr>
            <w:tcW w:w="3643" w:type="dxa"/>
          </w:tcPr>
          <w:p w14:paraId="4FD92D1D" w14:textId="77777777" w:rsidR="00DB7279" w:rsidRPr="00DB7279" w:rsidRDefault="00DB7279" w:rsidP="00DB7279">
            <w:pPr>
              <w:pStyle w:val="GOSTTablenorm"/>
            </w:pPr>
            <w:r w:rsidRPr="00DB7279">
              <w:t>T0504833:DT_PERIOD</w:t>
            </w:r>
          </w:p>
        </w:tc>
        <w:tc>
          <w:tcPr>
            <w:tcW w:w="4030" w:type="dxa"/>
          </w:tcPr>
          <w:p w14:paraId="59A49B1C" w14:textId="77777777" w:rsidR="00DB7279" w:rsidRPr="00DB7279" w:rsidRDefault="00DB7279" w:rsidP="00DB7279">
            <w:pPr>
              <w:pStyle w:val="GOSTTablenorm"/>
            </w:pPr>
            <w:r w:rsidRPr="00DB7279">
              <w:t>-</w:t>
            </w:r>
          </w:p>
        </w:tc>
      </w:tr>
      <w:tr w:rsidR="00DC52BD" w:rsidRPr="00DB7279" w14:paraId="7CD5F682" w14:textId="77777777" w:rsidTr="00580D7E">
        <w:trPr>
          <w:ins w:id="6268" w:author="Опаева Лидия Арашаевна" w:date="2025-09-08T10:06:00Z"/>
        </w:trPr>
        <w:tc>
          <w:tcPr>
            <w:tcW w:w="3387" w:type="dxa"/>
          </w:tcPr>
          <w:p w14:paraId="35CB7FD5" w14:textId="4E211330" w:rsidR="00DC52BD" w:rsidRPr="00DB7279" w:rsidRDefault="00DC52BD" w:rsidP="00DC52BD">
            <w:pPr>
              <w:pStyle w:val="GOSTTablenorm"/>
              <w:rPr>
                <w:ins w:id="6269" w:author="Опаева Лидия Арашаевна" w:date="2025-09-08T10:06:00Z"/>
              </w:rPr>
            </w:pPr>
            <w:ins w:id="6270" w:author="Опаева Лидия Арашаевна" w:date="2025-09-08T10:06:00Z">
              <w:r>
                <w:t>Дата_НВС_Дт</w:t>
              </w:r>
            </w:ins>
          </w:p>
        </w:tc>
        <w:tc>
          <w:tcPr>
            <w:tcW w:w="991" w:type="dxa"/>
          </w:tcPr>
          <w:p w14:paraId="5AF3E705" w14:textId="77777777" w:rsidR="00DC52BD" w:rsidRPr="00DB7279" w:rsidRDefault="00DC52BD" w:rsidP="00580D7E">
            <w:pPr>
              <w:pStyle w:val="GOSTTablenorm"/>
              <w:rPr>
                <w:ins w:id="6271" w:author="Опаева Лидия Арашаевна" w:date="2025-09-08T10:06:00Z"/>
              </w:rPr>
            </w:pPr>
            <w:ins w:id="6272" w:author="Опаева Лидия Арашаевна" w:date="2025-09-08T10:06:00Z">
              <w:r>
                <w:t>Нет</w:t>
              </w:r>
            </w:ins>
          </w:p>
        </w:tc>
        <w:tc>
          <w:tcPr>
            <w:tcW w:w="3643" w:type="dxa"/>
          </w:tcPr>
          <w:p w14:paraId="59F28015" w14:textId="5C9B6CF8" w:rsidR="00DC52BD" w:rsidRPr="00DB7279" w:rsidRDefault="00DC52BD" w:rsidP="00DC52BD">
            <w:pPr>
              <w:pStyle w:val="GOSTTablenorm"/>
              <w:rPr>
                <w:ins w:id="6273" w:author="Опаева Лидия Арашаевна" w:date="2025-09-08T10:06:00Z"/>
              </w:rPr>
            </w:pPr>
            <w:ins w:id="6274" w:author="Опаева Лидия Арашаевна" w:date="2025-09-08T10:06:00Z">
              <w:r w:rsidRPr="006C17BE">
                <w:t xml:space="preserve">Дата НВС по </w:t>
              </w:r>
              <w:r>
                <w:t>Д</w:t>
              </w:r>
              <w:r w:rsidRPr="006C17BE">
                <w:t>т</w:t>
              </w:r>
            </w:ins>
          </w:p>
        </w:tc>
        <w:tc>
          <w:tcPr>
            <w:tcW w:w="3643" w:type="dxa"/>
          </w:tcPr>
          <w:p w14:paraId="47289A98" w14:textId="752C3BFB" w:rsidR="00DC52BD" w:rsidRPr="00DB7279" w:rsidRDefault="00DC52BD" w:rsidP="00DC52BD">
            <w:pPr>
              <w:pStyle w:val="GOSTTablenorm"/>
              <w:rPr>
                <w:ins w:id="6275" w:author="Опаева Лидия Арашаевна" w:date="2025-09-08T10:06:00Z"/>
              </w:rPr>
            </w:pPr>
            <w:ins w:id="6276" w:author="Опаева Лидия Арашаевна" w:date="2025-09-08T10:06:00Z">
              <w:r w:rsidRPr="006C17BE">
                <w:t>T0504833:</w:t>
              </w:r>
              <w:r>
                <w:rPr>
                  <w:lang w:val="en-US"/>
                </w:rPr>
                <w:t>D</w:t>
              </w:r>
              <w:r w:rsidRPr="006C17BE">
                <w:t>T_</w:t>
              </w:r>
              <w:r>
                <w:rPr>
                  <w:lang w:val="en-US"/>
                </w:rPr>
                <w:t>NVSDATE</w:t>
              </w:r>
            </w:ins>
          </w:p>
        </w:tc>
        <w:tc>
          <w:tcPr>
            <w:tcW w:w="4030" w:type="dxa"/>
          </w:tcPr>
          <w:p w14:paraId="7BBF8172" w14:textId="77777777" w:rsidR="00DC52BD" w:rsidRPr="00DB7279" w:rsidRDefault="00DC52BD" w:rsidP="00580D7E">
            <w:pPr>
              <w:pStyle w:val="GOSTTablenorm"/>
              <w:rPr>
                <w:ins w:id="6277" w:author="Опаева Лидия Арашаевна" w:date="2025-09-08T10:06:00Z"/>
              </w:rPr>
            </w:pPr>
            <w:ins w:id="6278" w:author="Опаева Лидия Арашаевна" w:date="2025-09-08T10:06:00Z">
              <w:r>
                <w:t>-</w:t>
              </w:r>
            </w:ins>
          </w:p>
        </w:tc>
      </w:tr>
      <w:tr w:rsidR="00DB7279" w:rsidRPr="00DB7279" w14:paraId="1E4E1623" w14:textId="77777777" w:rsidTr="00DC52BD">
        <w:tc>
          <w:tcPr>
            <w:tcW w:w="3387" w:type="dxa"/>
          </w:tcPr>
          <w:p w14:paraId="054EB84B" w14:textId="77777777" w:rsidR="00DB7279" w:rsidRPr="00DB7279" w:rsidRDefault="00DB7279" w:rsidP="00DB7279">
            <w:pPr>
              <w:pStyle w:val="GOSTTablenorm"/>
            </w:pPr>
            <w:r w:rsidRPr="00DB7279">
              <w:t>Код_СКУ_корресп_Дт</w:t>
            </w:r>
          </w:p>
        </w:tc>
        <w:tc>
          <w:tcPr>
            <w:tcW w:w="991" w:type="dxa"/>
          </w:tcPr>
          <w:p w14:paraId="3800BF0F" w14:textId="77777777" w:rsidR="00DB7279" w:rsidRPr="00DB7279" w:rsidRDefault="00DB7279" w:rsidP="00DB7279">
            <w:pPr>
              <w:pStyle w:val="GOSTTablenorm"/>
            </w:pPr>
            <w:r w:rsidRPr="00DB7279">
              <w:t>Нет</w:t>
            </w:r>
          </w:p>
        </w:tc>
        <w:tc>
          <w:tcPr>
            <w:tcW w:w="3643" w:type="dxa"/>
          </w:tcPr>
          <w:p w14:paraId="0FAE6391" w14:textId="77777777" w:rsidR="00DB7279" w:rsidRPr="00DB7279" w:rsidRDefault="00DB7279" w:rsidP="00DB7279">
            <w:pPr>
              <w:pStyle w:val="GOSTTablenorm"/>
            </w:pPr>
            <w:r w:rsidRPr="00DB7279">
              <w:t xml:space="preserve">Код СКУ корреспондирующий по </w:t>
            </w:r>
            <w:r w:rsidRPr="00DB7279">
              <w:rPr>
                <w:bCs/>
              </w:rPr>
              <w:t>Дт</w:t>
            </w:r>
          </w:p>
        </w:tc>
        <w:tc>
          <w:tcPr>
            <w:tcW w:w="3643" w:type="dxa"/>
          </w:tcPr>
          <w:p w14:paraId="302E5F3C" w14:textId="77777777" w:rsidR="00DB7279" w:rsidRPr="00DB7279" w:rsidRDefault="00DB7279" w:rsidP="00DB7279">
            <w:pPr>
              <w:pStyle w:val="GOSTTablenorm"/>
            </w:pPr>
            <w:r w:rsidRPr="00DB7279">
              <w:t>T0504833:DT_ACCOUNTCORR</w:t>
            </w:r>
          </w:p>
        </w:tc>
        <w:tc>
          <w:tcPr>
            <w:tcW w:w="4030" w:type="dxa"/>
          </w:tcPr>
          <w:p w14:paraId="7E08450E" w14:textId="77777777" w:rsidR="00DB7279" w:rsidRPr="00DB7279" w:rsidRDefault="00DB7279" w:rsidP="00DB7279">
            <w:pPr>
              <w:pStyle w:val="GOSTTablenorm"/>
            </w:pPr>
            <w:r w:rsidRPr="00DB7279">
              <w:t>-</w:t>
            </w:r>
          </w:p>
        </w:tc>
      </w:tr>
      <w:tr w:rsidR="00DB7279" w:rsidRPr="00DB7279" w14:paraId="3E884FA1" w14:textId="77777777" w:rsidTr="00DC52BD">
        <w:tc>
          <w:tcPr>
            <w:tcW w:w="3387" w:type="dxa"/>
          </w:tcPr>
          <w:p w14:paraId="34B3ED7F" w14:textId="77777777" w:rsidR="00DB7279" w:rsidRPr="00DB7279" w:rsidRDefault="00DB7279" w:rsidP="00DB7279">
            <w:pPr>
              <w:pStyle w:val="GOSTTablenorm"/>
            </w:pPr>
            <w:r w:rsidRPr="00DB7279">
              <w:t>Тип_СКУ_Дт</w:t>
            </w:r>
          </w:p>
        </w:tc>
        <w:tc>
          <w:tcPr>
            <w:tcW w:w="991" w:type="dxa"/>
          </w:tcPr>
          <w:p w14:paraId="75AADE20" w14:textId="77777777" w:rsidR="00DB7279" w:rsidRPr="00DB7279" w:rsidRDefault="00DB7279" w:rsidP="00DB7279">
            <w:pPr>
              <w:pStyle w:val="GOSTTablenorm"/>
            </w:pPr>
            <w:r w:rsidRPr="00DB7279">
              <w:t>Нет</w:t>
            </w:r>
          </w:p>
        </w:tc>
        <w:tc>
          <w:tcPr>
            <w:tcW w:w="3643" w:type="dxa"/>
          </w:tcPr>
          <w:p w14:paraId="37186C49" w14:textId="77777777" w:rsidR="00DB7279" w:rsidRPr="00DB7279" w:rsidRDefault="00DB7279" w:rsidP="00DB7279">
            <w:pPr>
              <w:pStyle w:val="GOSTTablenorm"/>
            </w:pPr>
            <w:r w:rsidRPr="00DB7279">
              <w:t>Тип СКУ по</w:t>
            </w:r>
            <w:r w:rsidRPr="00DB7279">
              <w:rPr>
                <w:bCs/>
              </w:rPr>
              <w:t xml:space="preserve"> Дт</w:t>
            </w:r>
          </w:p>
        </w:tc>
        <w:tc>
          <w:tcPr>
            <w:tcW w:w="3643" w:type="dxa"/>
          </w:tcPr>
          <w:p w14:paraId="3EFEED55" w14:textId="77777777" w:rsidR="00DB7279" w:rsidRPr="00DB7279" w:rsidRDefault="00DB7279" w:rsidP="00DB7279">
            <w:pPr>
              <w:pStyle w:val="GOSTTablenorm"/>
            </w:pPr>
            <w:r w:rsidRPr="00DB7279">
              <w:t>T0504833:DT_ACCOUNTTYPE</w:t>
            </w:r>
          </w:p>
        </w:tc>
        <w:tc>
          <w:tcPr>
            <w:tcW w:w="4030" w:type="dxa"/>
          </w:tcPr>
          <w:p w14:paraId="54E3B44A" w14:textId="77777777" w:rsidR="00DB7279" w:rsidRPr="00DB7279" w:rsidRDefault="00DB7279" w:rsidP="00DB7279">
            <w:pPr>
              <w:pStyle w:val="GOSTTablenorm"/>
            </w:pPr>
            <w:r w:rsidRPr="00DB7279">
              <w:t>-</w:t>
            </w:r>
          </w:p>
        </w:tc>
      </w:tr>
      <w:tr w:rsidR="00DB7279" w:rsidRPr="00DB7279" w14:paraId="4A9393CF" w14:textId="77777777" w:rsidTr="00DC52BD">
        <w:tc>
          <w:tcPr>
            <w:tcW w:w="3387" w:type="dxa"/>
          </w:tcPr>
          <w:p w14:paraId="0E6397AD" w14:textId="77777777" w:rsidR="00DB7279" w:rsidRPr="00DB7279" w:rsidRDefault="00DB7279" w:rsidP="00DB7279">
            <w:pPr>
              <w:pStyle w:val="GOSTTablenorm"/>
            </w:pPr>
            <w:r w:rsidRPr="00DB7279">
              <w:t>ПЗО_Дт</w:t>
            </w:r>
          </w:p>
        </w:tc>
        <w:tc>
          <w:tcPr>
            <w:tcW w:w="991" w:type="dxa"/>
          </w:tcPr>
          <w:p w14:paraId="1DBE8691" w14:textId="77777777" w:rsidR="00DB7279" w:rsidRPr="00DB7279" w:rsidRDefault="00DB7279" w:rsidP="00DB7279">
            <w:pPr>
              <w:pStyle w:val="GOSTTablenorm"/>
            </w:pPr>
            <w:r w:rsidRPr="00DB7279">
              <w:t>нет</w:t>
            </w:r>
          </w:p>
        </w:tc>
        <w:tc>
          <w:tcPr>
            <w:tcW w:w="3643" w:type="dxa"/>
          </w:tcPr>
          <w:p w14:paraId="313D1D6D" w14:textId="77777777" w:rsidR="00DB7279" w:rsidRPr="00DB7279" w:rsidRDefault="00DB7279" w:rsidP="00DB7279">
            <w:pPr>
              <w:pStyle w:val="GOSTTablenorm"/>
            </w:pPr>
            <w:r w:rsidRPr="00DB7279">
              <w:t>ЗО по</w:t>
            </w:r>
            <w:r w:rsidRPr="00DB7279">
              <w:rPr>
                <w:bCs/>
              </w:rPr>
              <w:t xml:space="preserve"> Дт</w:t>
            </w:r>
          </w:p>
        </w:tc>
        <w:tc>
          <w:tcPr>
            <w:tcW w:w="3643" w:type="dxa"/>
          </w:tcPr>
          <w:p w14:paraId="109EB3A5" w14:textId="77777777" w:rsidR="00DB7279" w:rsidRPr="00DB7279" w:rsidRDefault="00DB7279" w:rsidP="00DB7279">
            <w:pPr>
              <w:pStyle w:val="GOSTTablenorm"/>
            </w:pPr>
            <w:r w:rsidRPr="00DB7279">
              <w:t>T0504833:DT_</w:t>
            </w:r>
            <w:del w:id="6279" w:author="Сатлер Марина Викторовна" w:date="2025-04-15T15:29:00Z">
              <w:r w:rsidRPr="00DB7279" w:rsidDel="00192EB5">
                <w:delText xml:space="preserve"> </w:delText>
              </w:r>
            </w:del>
            <w:r w:rsidRPr="00DB7279">
              <w:t>PZO</w:t>
            </w:r>
          </w:p>
        </w:tc>
        <w:tc>
          <w:tcPr>
            <w:tcW w:w="4030" w:type="dxa"/>
          </w:tcPr>
          <w:p w14:paraId="335E7AA3" w14:textId="77777777" w:rsidR="00DB7279" w:rsidRPr="00DB7279" w:rsidRDefault="00DB7279" w:rsidP="00DB7279">
            <w:pPr>
              <w:pStyle w:val="GOSTTablenorm"/>
            </w:pPr>
          </w:p>
        </w:tc>
      </w:tr>
      <w:tr w:rsidR="00DB7279" w:rsidRPr="00DB7279" w14:paraId="6531E6CD" w14:textId="77777777" w:rsidTr="00DC52BD">
        <w:tc>
          <w:tcPr>
            <w:tcW w:w="3387" w:type="dxa"/>
          </w:tcPr>
          <w:p w14:paraId="1A9A48D0" w14:textId="77777777" w:rsidR="00DB7279" w:rsidRPr="00DB7279" w:rsidRDefault="00DB7279" w:rsidP="00DB7279">
            <w:pPr>
              <w:pStyle w:val="GOSTTablenorm"/>
            </w:pPr>
            <w:r w:rsidRPr="00DB7279">
              <w:t>Счет_бухучет_Кт</w:t>
            </w:r>
          </w:p>
        </w:tc>
        <w:tc>
          <w:tcPr>
            <w:tcW w:w="991" w:type="dxa"/>
          </w:tcPr>
          <w:p w14:paraId="2BE81A85" w14:textId="77777777" w:rsidR="00DB7279" w:rsidRPr="00DB7279" w:rsidRDefault="00DB7279" w:rsidP="00DB7279">
            <w:pPr>
              <w:pStyle w:val="GOSTTablenorm"/>
            </w:pPr>
            <w:r w:rsidRPr="00DB7279">
              <w:t>Нет</w:t>
            </w:r>
          </w:p>
        </w:tc>
        <w:tc>
          <w:tcPr>
            <w:tcW w:w="3643" w:type="dxa"/>
          </w:tcPr>
          <w:p w14:paraId="024E3AAF" w14:textId="77777777" w:rsidR="00DB7279" w:rsidRPr="00DB7279" w:rsidRDefault="00DB7279" w:rsidP="00DB7279">
            <w:pPr>
              <w:pStyle w:val="GOSTTablenorm"/>
            </w:pPr>
            <w:r w:rsidRPr="00DB7279">
              <w:t xml:space="preserve">Счет по </w:t>
            </w:r>
            <w:r w:rsidRPr="00DB7279">
              <w:rPr>
                <w:bCs/>
              </w:rPr>
              <w:t>Кт</w:t>
            </w:r>
          </w:p>
        </w:tc>
        <w:tc>
          <w:tcPr>
            <w:tcW w:w="3643" w:type="dxa"/>
          </w:tcPr>
          <w:p w14:paraId="0E2E014D" w14:textId="77777777" w:rsidR="00DB7279" w:rsidRPr="00DB7279" w:rsidRDefault="00DB7279" w:rsidP="00DB7279">
            <w:pPr>
              <w:pStyle w:val="GOSTTablenorm"/>
            </w:pPr>
            <w:r w:rsidRPr="00DB7279">
              <w:t>T0504833:CT_</w:t>
            </w:r>
            <w:del w:id="6280" w:author="Сатлер Марина Викторовна" w:date="2025-04-15T15:29:00Z">
              <w:r w:rsidRPr="00DB7279" w:rsidDel="00192EB5">
                <w:delText xml:space="preserve"> </w:delText>
              </w:r>
            </w:del>
            <w:r w:rsidRPr="00DB7279">
              <w:t>ACCOUNT</w:t>
            </w:r>
          </w:p>
        </w:tc>
        <w:tc>
          <w:tcPr>
            <w:tcW w:w="4030" w:type="dxa"/>
          </w:tcPr>
          <w:p w14:paraId="15F4A385" w14:textId="77777777" w:rsidR="00DB7279" w:rsidRPr="00DB7279" w:rsidRDefault="00DB7279" w:rsidP="00DB7279">
            <w:pPr>
              <w:pStyle w:val="GOSTTablenorm"/>
            </w:pPr>
            <w:r w:rsidRPr="00DB7279">
              <w:t>-</w:t>
            </w:r>
          </w:p>
        </w:tc>
      </w:tr>
      <w:tr w:rsidR="00DB7279" w:rsidRPr="00DB7279" w14:paraId="5B7580F4" w14:textId="77777777" w:rsidTr="00DC52BD">
        <w:tc>
          <w:tcPr>
            <w:tcW w:w="3387" w:type="dxa"/>
          </w:tcPr>
          <w:p w14:paraId="46703D3C" w14:textId="77777777" w:rsidR="00DB7279" w:rsidRPr="00DB7279" w:rsidRDefault="00DB7279" w:rsidP="00DB7279">
            <w:pPr>
              <w:pStyle w:val="GOSTTablenorm"/>
            </w:pPr>
            <w:r w:rsidRPr="00DB7279">
              <w:t>ОКТМО_КС_Кт</w:t>
            </w:r>
          </w:p>
        </w:tc>
        <w:tc>
          <w:tcPr>
            <w:tcW w:w="991" w:type="dxa"/>
          </w:tcPr>
          <w:p w14:paraId="5AE9FCD0" w14:textId="77777777" w:rsidR="00DB7279" w:rsidRPr="00DB7279" w:rsidRDefault="00DB7279" w:rsidP="00DB7279">
            <w:pPr>
              <w:pStyle w:val="GOSTTablenorm"/>
            </w:pPr>
            <w:r w:rsidRPr="00DB7279">
              <w:t>Нет</w:t>
            </w:r>
          </w:p>
        </w:tc>
        <w:tc>
          <w:tcPr>
            <w:tcW w:w="3643" w:type="dxa"/>
          </w:tcPr>
          <w:p w14:paraId="5D94A57B" w14:textId="77777777" w:rsidR="00DB7279" w:rsidRPr="00DB7279" w:rsidRDefault="00DB7279" w:rsidP="00DB7279">
            <w:pPr>
              <w:pStyle w:val="GOSTTablenorm"/>
            </w:pPr>
            <w:r w:rsidRPr="00DB7279">
              <w:t xml:space="preserve">ОКТМО КС по </w:t>
            </w:r>
            <w:r w:rsidRPr="00DB7279">
              <w:rPr>
                <w:bCs/>
              </w:rPr>
              <w:t>Кт</w:t>
            </w:r>
          </w:p>
        </w:tc>
        <w:tc>
          <w:tcPr>
            <w:tcW w:w="3643" w:type="dxa"/>
          </w:tcPr>
          <w:p w14:paraId="2A9D4B6F" w14:textId="77777777" w:rsidR="00DB7279" w:rsidRPr="00DB7279" w:rsidRDefault="00DB7279" w:rsidP="00DB7279">
            <w:pPr>
              <w:pStyle w:val="GOSTTablenorm"/>
            </w:pPr>
            <w:r w:rsidRPr="00DB7279">
              <w:t>T0504833:CT_</w:t>
            </w:r>
            <w:del w:id="6281" w:author="Сатлер Марина Викторовна" w:date="2025-04-15T15:29:00Z">
              <w:r w:rsidRPr="00DB7279" w:rsidDel="00192EB5">
                <w:delText xml:space="preserve"> </w:delText>
              </w:r>
            </w:del>
            <w:r w:rsidRPr="00DB7279">
              <w:t>OKTMOKS</w:t>
            </w:r>
          </w:p>
        </w:tc>
        <w:tc>
          <w:tcPr>
            <w:tcW w:w="4030" w:type="dxa"/>
          </w:tcPr>
          <w:p w14:paraId="6F639C71" w14:textId="77777777" w:rsidR="00DB7279" w:rsidRPr="00DB7279" w:rsidRDefault="00DB7279" w:rsidP="00DB7279">
            <w:pPr>
              <w:pStyle w:val="GOSTTablenorm"/>
            </w:pPr>
            <w:r w:rsidRPr="00DB7279">
              <w:t>-</w:t>
            </w:r>
          </w:p>
        </w:tc>
      </w:tr>
      <w:tr w:rsidR="00DB7279" w:rsidRPr="00DB7279" w14:paraId="5BC58B61" w14:textId="77777777" w:rsidTr="00DC52BD">
        <w:tc>
          <w:tcPr>
            <w:tcW w:w="3387" w:type="dxa"/>
          </w:tcPr>
          <w:p w14:paraId="45E0EBAE" w14:textId="77777777" w:rsidR="00DB7279" w:rsidRPr="00DB7279" w:rsidRDefault="00DB7279" w:rsidP="00DB7279">
            <w:pPr>
              <w:pStyle w:val="GOSTTablenorm"/>
            </w:pPr>
            <w:r w:rsidRPr="00DB7279">
              <w:t>ЛС_Кт</w:t>
            </w:r>
          </w:p>
        </w:tc>
        <w:tc>
          <w:tcPr>
            <w:tcW w:w="991" w:type="dxa"/>
          </w:tcPr>
          <w:p w14:paraId="60BE4049" w14:textId="77777777" w:rsidR="00DB7279" w:rsidRPr="00DB7279" w:rsidRDefault="00DB7279" w:rsidP="00DB7279">
            <w:pPr>
              <w:pStyle w:val="GOSTTablenorm"/>
            </w:pPr>
            <w:r w:rsidRPr="00DB7279">
              <w:t>Нет</w:t>
            </w:r>
          </w:p>
        </w:tc>
        <w:tc>
          <w:tcPr>
            <w:tcW w:w="3643" w:type="dxa"/>
          </w:tcPr>
          <w:p w14:paraId="7DB514B2" w14:textId="77777777" w:rsidR="00DB7279" w:rsidRPr="00DB7279" w:rsidRDefault="00DB7279" w:rsidP="00DB7279">
            <w:pPr>
              <w:pStyle w:val="GOSTTablenorm"/>
            </w:pPr>
            <w:r w:rsidRPr="00DB7279">
              <w:t xml:space="preserve">ЛС по </w:t>
            </w:r>
            <w:r w:rsidRPr="00DB7279">
              <w:rPr>
                <w:bCs/>
              </w:rPr>
              <w:t>Кт</w:t>
            </w:r>
          </w:p>
        </w:tc>
        <w:tc>
          <w:tcPr>
            <w:tcW w:w="3643" w:type="dxa"/>
          </w:tcPr>
          <w:p w14:paraId="26E7EB40" w14:textId="77777777" w:rsidR="00DB7279" w:rsidRPr="00DB7279" w:rsidRDefault="00DB7279" w:rsidP="00DB7279">
            <w:pPr>
              <w:pStyle w:val="GOSTTablenorm"/>
            </w:pPr>
            <w:r w:rsidRPr="00DB7279">
              <w:t>T0504833:CT_LS</w:t>
            </w:r>
          </w:p>
        </w:tc>
        <w:tc>
          <w:tcPr>
            <w:tcW w:w="4030" w:type="dxa"/>
          </w:tcPr>
          <w:p w14:paraId="2A38B005" w14:textId="77777777" w:rsidR="00DB7279" w:rsidRPr="00DB7279" w:rsidRDefault="00DB7279" w:rsidP="00DB7279">
            <w:pPr>
              <w:pStyle w:val="GOSTTablenorm"/>
            </w:pPr>
            <w:r w:rsidRPr="00DB7279">
              <w:t>-</w:t>
            </w:r>
          </w:p>
        </w:tc>
      </w:tr>
      <w:tr w:rsidR="00DB7279" w:rsidRPr="00DB7279" w14:paraId="151B3D35" w14:textId="77777777" w:rsidTr="00DC52BD">
        <w:tc>
          <w:tcPr>
            <w:tcW w:w="3387" w:type="dxa"/>
          </w:tcPr>
          <w:p w14:paraId="4480E0BB" w14:textId="77777777" w:rsidR="00DB7279" w:rsidRPr="00DB7279" w:rsidRDefault="00DB7279" w:rsidP="00DB7279">
            <w:pPr>
              <w:pStyle w:val="GOSTTablenorm"/>
            </w:pPr>
            <w:r w:rsidRPr="00DB7279">
              <w:t>Аналитический_код_СКУ_Кт</w:t>
            </w:r>
          </w:p>
        </w:tc>
        <w:tc>
          <w:tcPr>
            <w:tcW w:w="991" w:type="dxa"/>
          </w:tcPr>
          <w:p w14:paraId="1F3A2D45" w14:textId="77777777" w:rsidR="00DB7279" w:rsidRPr="00DB7279" w:rsidRDefault="00DB7279" w:rsidP="00DB7279">
            <w:pPr>
              <w:pStyle w:val="GOSTTablenorm"/>
            </w:pPr>
            <w:r w:rsidRPr="00DB7279">
              <w:t>Нет</w:t>
            </w:r>
          </w:p>
        </w:tc>
        <w:tc>
          <w:tcPr>
            <w:tcW w:w="3643" w:type="dxa"/>
          </w:tcPr>
          <w:p w14:paraId="15E7608C" w14:textId="77777777" w:rsidR="00DB7279" w:rsidRPr="00DB7279" w:rsidRDefault="00DB7279" w:rsidP="00DB7279">
            <w:pPr>
              <w:pStyle w:val="GOSTTablenorm"/>
            </w:pPr>
            <w:r w:rsidRPr="00DB7279">
              <w:t xml:space="preserve">Аналитический код СКУ по </w:t>
            </w:r>
            <w:r w:rsidRPr="00DB7279">
              <w:rPr>
                <w:bCs/>
              </w:rPr>
              <w:t>Кт</w:t>
            </w:r>
          </w:p>
        </w:tc>
        <w:tc>
          <w:tcPr>
            <w:tcW w:w="3643" w:type="dxa"/>
          </w:tcPr>
          <w:p w14:paraId="686FA257" w14:textId="77777777" w:rsidR="00DB7279" w:rsidRPr="00DB7279" w:rsidRDefault="00DB7279" w:rsidP="00DB7279">
            <w:pPr>
              <w:pStyle w:val="GOSTTablenorm"/>
            </w:pPr>
            <w:r w:rsidRPr="00DB7279">
              <w:t>T0504833:CT_</w:t>
            </w:r>
            <w:del w:id="6282" w:author="Сатлер Марина Викторовна" w:date="2025-04-15T15:29:00Z">
              <w:r w:rsidRPr="00DB7279" w:rsidDel="00192EB5">
                <w:delText xml:space="preserve"> </w:delText>
              </w:r>
            </w:del>
            <w:r w:rsidRPr="00DB7279">
              <w:t>ANALITCODESKU</w:t>
            </w:r>
          </w:p>
        </w:tc>
        <w:tc>
          <w:tcPr>
            <w:tcW w:w="4030" w:type="dxa"/>
          </w:tcPr>
          <w:p w14:paraId="1DB3C863" w14:textId="77777777" w:rsidR="00DB7279" w:rsidRPr="00DB7279" w:rsidRDefault="00DB7279" w:rsidP="00DB7279">
            <w:pPr>
              <w:pStyle w:val="GOSTTablenorm"/>
            </w:pPr>
            <w:r w:rsidRPr="00DB7279">
              <w:t>-</w:t>
            </w:r>
          </w:p>
        </w:tc>
      </w:tr>
      <w:tr w:rsidR="00DB7279" w:rsidRPr="00DB7279" w14:paraId="0B158489" w14:textId="77777777" w:rsidTr="00DC52BD">
        <w:tc>
          <w:tcPr>
            <w:tcW w:w="3387" w:type="dxa"/>
            <w:vAlign w:val="center"/>
          </w:tcPr>
          <w:p w14:paraId="5107D96B" w14:textId="77777777" w:rsidR="00DB7279" w:rsidRPr="00DB7279" w:rsidRDefault="00DB7279" w:rsidP="00DB7279">
            <w:pPr>
              <w:pStyle w:val="GOSTTablenorm"/>
            </w:pPr>
            <w:r w:rsidRPr="00DB7279">
              <w:t>КБК_Кт</w:t>
            </w:r>
          </w:p>
        </w:tc>
        <w:tc>
          <w:tcPr>
            <w:tcW w:w="991" w:type="dxa"/>
            <w:vAlign w:val="center"/>
          </w:tcPr>
          <w:p w14:paraId="352CBC6E" w14:textId="77777777" w:rsidR="00DB7279" w:rsidRPr="00DB7279" w:rsidRDefault="00DB7279" w:rsidP="00DB7279">
            <w:pPr>
              <w:pStyle w:val="GOSTTablenorm"/>
            </w:pPr>
            <w:r w:rsidRPr="00DB7279">
              <w:t>Нет</w:t>
            </w:r>
          </w:p>
        </w:tc>
        <w:tc>
          <w:tcPr>
            <w:tcW w:w="3643" w:type="dxa"/>
          </w:tcPr>
          <w:p w14:paraId="1045AAA5" w14:textId="77777777" w:rsidR="00DB7279" w:rsidRPr="00DB7279" w:rsidRDefault="00DB7279" w:rsidP="00DB7279">
            <w:pPr>
              <w:pStyle w:val="GOSTTablenorm"/>
            </w:pPr>
            <w:r w:rsidRPr="00DB7279">
              <w:t xml:space="preserve">КБК по </w:t>
            </w:r>
            <w:r w:rsidRPr="00DB7279">
              <w:rPr>
                <w:bCs/>
              </w:rPr>
              <w:t>Кт</w:t>
            </w:r>
          </w:p>
        </w:tc>
        <w:tc>
          <w:tcPr>
            <w:tcW w:w="3643" w:type="dxa"/>
          </w:tcPr>
          <w:p w14:paraId="5BB037E2" w14:textId="77777777" w:rsidR="00DB7279" w:rsidRPr="00DB7279" w:rsidRDefault="00DB7279" w:rsidP="00DB7279">
            <w:pPr>
              <w:pStyle w:val="GOSTTablenorm"/>
            </w:pPr>
            <w:r w:rsidRPr="00DB7279">
              <w:t>T0504833:CT_KBK</w:t>
            </w:r>
          </w:p>
        </w:tc>
        <w:tc>
          <w:tcPr>
            <w:tcW w:w="4030" w:type="dxa"/>
          </w:tcPr>
          <w:p w14:paraId="125CBEEF" w14:textId="77777777" w:rsidR="00DB7279" w:rsidRPr="00DB7279" w:rsidRDefault="00DB7279" w:rsidP="00DB7279">
            <w:pPr>
              <w:pStyle w:val="GOSTTablenorm"/>
            </w:pPr>
            <w:r w:rsidRPr="00DB7279">
              <w:t>-</w:t>
            </w:r>
          </w:p>
        </w:tc>
      </w:tr>
      <w:tr w:rsidR="00DB7279" w:rsidRPr="00DB7279" w14:paraId="605897A2" w14:textId="77777777" w:rsidTr="00DC52BD">
        <w:tc>
          <w:tcPr>
            <w:tcW w:w="3387" w:type="dxa"/>
          </w:tcPr>
          <w:p w14:paraId="538A279A" w14:textId="77777777" w:rsidR="00DB7279" w:rsidRPr="00DB7279" w:rsidRDefault="00DB7279" w:rsidP="00DB7279">
            <w:pPr>
              <w:pStyle w:val="GOSTTablenorm"/>
            </w:pPr>
            <w:r w:rsidRPr="00DB7279">
              <w:t>Тип_КБК_Кт</w:t>
            </w:r>
          </w:p>
        </w:tc>
        <w:tc>
          <w:tcPr>
            <w:tcW w:w="991" w:type="dxa"/>
          </w:tcPr>
          <w:p w14:paraId="761E22BF" w14:textId="77777777" w:rsidR="00DB7279" w:rsidRPr="00DB7279" w:rsidRDefault="00DB7279" w:rsidP="00DB7279">
            <w:pPr>
              <w:pStyle w:val="GOSTTablenorm"/>
            </w:pPr>
            <w:r w:rsidRPr="00DB7279">
              <w:t>Нет</w:t>
            </w:r>
          </w:p>
        </w:tc>
        <w:tc>
          <w:tcPr>
            <w:tcW w:w="3643" w:type="dxa"/>
          </w:tcPr>
          <w:p w14:paraId="7D27F77D" w14:textId="77777777" w:rsidR="00DB7279" w:rsidRPr="00DB7279" w:rsidRDefault="00DB7279" w:rsidP="00DB7279">
            <w:pPr>
              <w:pStyle w:val="GOSTTablenorm"/>
            </w:pPr>
            <w:r w:rsidRPr="00DB7279">
              <w:t>Тип КБК по Кт</w:t>
            </w:r>
          </w:p>
        </w:tc>
        <w:tc>
          <w:tcPr>
            <w:tcW w:w="3643" w:type="dxa"/>
          </w:tcPr>
          <w:p w14:paraId="014E6B3A" w14:textId="77777777" w:rsidR="00DB7279" w:rsidRPr="00DB7279" w:rsidRDefault="00DB7279" w:rsidP="00DB7279">
            <w:pPr>
              <w:pStyle w:val="GOSTTablenorm"/>
            </w:pPr>
            <w:r w:rsidRPr="00DB7279">
              <w:t>T0504833:CT_TYPEKBK</w:t>
            </w:r>
          </w:p>
        </w:tc>
        <w:tc>
          <w:tcPr>
            <w:tcW w:w="4030" w:type="dxa"/>
          </w:tcPr>
          <w:p w14:paraId="38744A71" w14:textId="77777777" w:rsidR="00DB7279" w:rsidRPr="00DB7279" w:rsidRDefault="00DB7279" w:rsidP="00DB7279">
            <w:pPr>
              <w:pStyle w:val="GOSTTablenorm"/>
            </w:pPr>
            <w:r w:rsidRPr="00DB7279">
              <w:t>-</w:t>
            </w:r>
          </w:p>
        </w:tc>
      </w:tr>
      <w:tr w:rsidR="00DB7279" w:rsidRPr="00DB7279" w14:paraId="4D120DA7" w14:textId="77777777" w:rsidTr="00DC52BD">
        <w:tc>
          <w:tcPr>
            <w:tcW w:w="3387" w:type="dxa"/>
          </w:tcPr>
          <w:p w14:paraId="41BE0B33" w14:textId="77777777" w:rsidR="00DB7279" w:rsidRPr="00DB7279" w:rsidRDefault="00DB7279" w:rsidP="00DB7279">
            <w:pPr>
              <w:pStyle w:val="GOSTTablenorm"/>
            </w:pPr>
            <w:r w:rsidRPr="00DB7279">
              <w:t>Код_валюты_Кт</w:t>
            </w:r>
          </w:p>
        </w:tc>
        <w:tc>
          <w:tcPr>
            <w:tcW w:w="991" w:type="dxa"/>
          </w:tcPr>
          <w:p w14:paraId="32C08C34" w14:textId="77777777" w:rsidR="00DB7279" w:rsidRPr="00DB7279" w:rsidRDefault="00DB7279" w:rsidP="00DB7279">
            <w:pPr>
              <w:pStyle w:val="GOSTTablenorm"/>
            </w:pPr>
            <w:r w:rsidRPr="00DB7279">
              <w:t>Нет</w:t>
            </w:r>
          </w:p>
        </w:tc>
        <w:tc>
          <w:tcPr>
            <w:tcW w:w="3643" w:type="dxa"/>
          </w:tcPr>
          <w:p w14:paraId="1FCF7737" w14:textId="77777777" w:rsidR="00DB7279" w:rsidRPr="00DB7279" w:rsidRDefault="00DB7279" w:rsidP="00DB7279">
            <w:pPr>
              <w:pStyle w:val="GOSTTablenorm"/>
            </w:pPr>
            <w:r w:rsidRPr="00DB7279">
              <w:t>Код валюты по Кт</w:t>
            </w:r>
          </w:p>
        </w:tc>
        <w:tc>
          <w:tcPr>
            <w:tcW w:w="3643" w:type="dxa"/>
          </w:tcPr>
          <w:p w14:paraId="751D4807" w14:textId="77777777" w:rsidR="00DB7279" w:rsidRPr="00DB7279" w:rsidRDefault="00DB7279" w:rsidP="00DB7279">
            <w:pPr>
              <w:pStyle w:val="GOSTTablenorm"/>
            </w:pPr>
            <w:r w:rsidRPr="00DB7279">
              <w:t>T0504833:CT_VALCODE</w:t>
            </w:r>
          </w:p>
        </w:tc>
        <w:tc>
          <w:tcPr>
            <w:tcW w:w="4030" w:type="dxa"/>
          </w:tcPr>
          <w:p w14:paraId="7F612695" w14:textId="77777777" w:rsidR="00DB7279" w:rsidRPr="00DB7279" w:rsidRDefault="00DB7279" w:rsidP="00DB7279">
            <w:pPr>
              <w:pStyle w:val="GOSTTablenorm"/>
            </w:pPr>
            <w:r w:rsidRPr="00DB7279">
              <w:t>-</w:t>
            </w:r>
          </w:p>
        </w:tc>
      </w:tr>
      <w:tr w:rsidR="00DB7279" w:rsidRPr="00DB7279" w14:paraId="16AD8AD3" w14:textId="77777777" w:rsidTr="00DC52BD">
        <w:tc>
          <w:tcPr>
            <w:tcW w:w="3387" w:type="dxa"/>
          </w:tcPr>
          <w:p w14:paraId="48A28C52" w14:textId="77777777" w:rsidR="00DB7279" w:rsidRPr="00DB7279" w:rsidRDefault="00DB7279" w:rsidP="00DB7279">
            <w:pPr>
              <w:pStyle w:val="GOSTTablenorm"/>
            </w:pPr>
            <w:r w:rsidRPr="00DB7279">
              <w:t>ТОФК_КС_Кт</w:t>
            </w:r>
          </w:p>
        </w:tc>
        <w:tc>
          <w:tcPr>
            <w:tcW w:w="991" w:type="dxa"/>
          </w:tcPr>
          <w:p w14:paraId="1EEDF8A9" w14:textId="77777777" w:rsidR="00DB7279" w:rsidRPr="00DB7279" w:rsidRDefault="00DB7279" w:rsidP="00DB7279">
            <w:pPr>
              <w:pStyle w:val="GOSTTablenorm"/>
            </w:pPr>
            <w:r w:rsidRPr="00DB7279">
              <w:t>Нет</w:t>
            </w:r>
          </w:p>
        </w:tc>
        <w:tc>
          <w:tcPr>
            <w:tcW w:w="3643" w:type="dxa"/>
          </w:tcPr>
          <w:p w14:paraId="2A694130" w14:textId="77777777" w:rsidR="00DB7279" w:rsidRPr="00DB7279" w:rsidRDefault="00DB7279" w:rsidP="00DB7279">
            <w:pPr>
              <w:pStyle w:val="GOSTTablenorm"/>
            </w:pPr>
            <w:r w:rsidRPr="00DB7279">
              <w:t xml:space="preserve">ТОФК КС по </w:t>
            </w:r>
            <w:r w:rsidRPr="00DB7279">
              <w:rPr>
                <w:bCs/>
              </w:rPr>
              <w:t>Кт</w:t>
            </w:r>
          </w:p>
        </w:tc>
        <w:tc>
          <w:tcPr>
            <w:tcW w:w="3643" w:type="dxa"/>
          </w:tcPr>
          <w:p w14:paraId="22F6A774" w14:textId="77777777" w:rsidR="00DB7279" w:rsidRPr="00DB7279" w:rsidRDefault="00DB7279" w:rsidP="00DB7279">
            <w:pPr>
              <w:pStyle w:val="GOSTTablenorm"/>
            </w:pPr>
            <w:r w:rsidRPr="00DB7279">
              <w:t>T0504833:CT_</w:t>
            </w:r>
            <w:del w:id="6283" w:author="Сатлер Марина Викторовна" w:date="2025-04-15T15:29:00Z">
              <w:r w:rsidRPr="00DB7279" w:rsidDel="00192EB5">
                <w:delText xml:space="preserve"> </w:delText>
              </w:r>
            </w:del>
            <w:r w:rsidRPr="00DB7279">
              <w:t>TOFKKS</w:t>
            </w:r>
          </w:p>
        </w:tc>
        <w:tc>
          <w:tcPr>
            <w:tcW w:w="4030" w:type="dxa"/>
          </w:tcPr>
          <w:p w14:paraId="6B82DEE3" w14:textId="77777777" w:rsidR="00DB7279" w:rsidRPr="00DB7279" w:rsidRDefault="00DB7279" w:rsidP="00DB7279">
            <w:pPr>
              <w:pStyle w:val="GOSTTablenorm"/>
            </w:pPr>
            <w:r w:rsidRPr="00DB7279">
              <w:t>-</w:t>
            </w:r>
          </w:p>
        </w:tc>
      </w:tr>
      <w:tr w:rsidR="00DB7279" w:rsidRPr="00DB7279" w14:paraId="15EA9102" w14:textId="77777777" w:rsidTr="00DC52BD">
        <w:tc>
          <w:tcPr>
            <w:tcW w:w="3387" w:type="dxa"/>
          </w:tcPr>
          <w:p w14:paraId="1AB38AE9" w14:textId="77777777" w:rsidR="00DB7279" w:rsidRPr="00DB7279" w:rsidRDefault="00DB7279" w:rsidP="00DB7279">
            <w:pPr>
              <w:pStyle w:val="GOSTTablenorm"/>
            </w:pPr>
            <w:r w:rsidRPr="00DB7279">
              <w:t>Порядк_номер_КС_Кт</w:t>
            </w:r>
          </w:p>
        </w:tc>
        <w:tc>
          <w:tcPr>
            <w:tcW w:w="991" w:type="dxa"/>
          </w:tcPr>
          <w:p w14:paraId="74E4C058" w14:textId="77777777" w:rsidR="00DB7279" w:rsidRPr="00DB7279" w:rsidRDefault="00DB7279" w:rsidP="00DB7279">
            <w:pPr>
              <w:pStyle w:val="GOSTTablenorm"/>
            </w:pPr>
            <w:r w:rsidRPr="00DB7279">
              <w:t>Нет</w:t>
            </w:r>
          </w:p>
        </w:tc>
        <w:tc>
          <w:tcPr>
            <w:tcW w:w="3643" w:type="dxa"/>
          </w:tcPr>
          <w:p w14:paraId="06B3D68D" w14:textId="77777777" w:rsidR="00DB7279" w:rsidRPr="00DB7279" w:rsidRDefault="00DB7279" w:rsidP="00DB7279">
            <w:pPr>
              <w:pStyle w:val="GOSTTablenorm"/>
            </w:pPr>
            <w:r w:rsidRPr="00DB7279">
              <w:t xml:space="preserve">Порядковый номер КС по </w:t>
            </w:r>
            <w:r w:rsidRPr="00DB7279">
              <w:rPr>
                <w:bCs/>
              </w:rPr>
              <w:t>Кт</w:t>
            </w:r>
          </w:p>
        </w:tc>
        <w:tc>
          <w:tcPr>
            <w:tcW w:w="3643" w:type="dxa"/>
          </w:tcPr>
          <w:p w14:paraId="3C3A85F6" w14:textId="77777777" w:rsidR="00DB7279" w:rsidRPr="00DB7279" w:rsidRDefault="00DB7279" w:rsidP="00DB7279">
            <w:pPr>
              <w:pStyle w:val="GOSTTablenorm"/>
            </w:pPr>
            <w:r w:rsidRPr="00DB7279">
              <w:t>T0504833:CT_</w:t>
            </w:r>
            <w:del w:id="6284" w:author="Сатлер Марина Викторовна" w:date="2025-04-15T15:31:00Z">
              <w:r w:rsidRPr="00DB7279" w:rsidDel="00192EB5">
                <w:delText xml:space="preserve"> </w:delText>
              </w:r>
            </w:del>
            <w:r w:rsidRPr="00DB7279">
              <w:t>PNKS</w:t>
            </w:r>
          </w:p>
        </w:tc>
        <w:tc>
          <w:tcPr>
            <w:tcW w:w="4030" w:type="dxa"/>
          </w:tcPr>
          <w:p w14:paraId="2C3204B0" w14:textId="77777777" w:rsidR="00DB7279" w:rsidRPr="00DB7279" w:rsidRDefault="00DB7279" w:rsidP="00DB7279">
            <w:pPr>
              <w:pStyle w:val="GOSTTablenorm"/>
            </w:pPr>
            <w:r w:rsidRPr="00DB7279">
              <w:t>-</w:t>
            </w:r>
          </w:p>
        </w:tc>
      </w:tr>
      <w:tr w:rsidR="00DB7279" w:rsidRPr="00DB7279" w14:paraId="2E4240E5" w14:textId="77777777" w:rsidTr="00DC52BD">
        <w:tc>
          <w:tcPr>
            <w:tcW w:w="3387" w:type="dxa"/>
          </w:tcPr>
          <w:p w14:paraId="3CCD7542" w14:textId="77777777" w:rsidR="00DB7279" w:rsidRPr="00DB7279" w:rsidRDefault="00DB7279" w:rsidP="00DB7279">
            <w:pPr>
              <w:pStyle w:val="GOSTTablenorm"/>
            </w:pPr>
            <w:r w:rsidRPr="00DB7279">
              <w:t>АКР_ЛС_Кт</w:t>
            </w:r>
          </w:p>
        </w:tc>
        <w:tc>
          <w:tcPr>
            <w:tcW w:w="991" w:type="dxa"/>
          </w:tcPr>
          <w:p w14:paraId="31184436" w14:textId="77777777" w:rsidR="00DB7279" w:rsidRPr="00DB7279" w:rsidRDefault="00DB7279" w:rsidP="00DB7279">
            <w:pPr>
              <w:pStyle w:val="GOSTTablenorm"/>
            </w:pPr>
            <w:r w:rsidRPr="00DB7279">
              <w:t>Нет</w:t>
            </w:r>
          </w:p>
        </w:tc>
        <w:tc>
          <w:tcPr>
            <w:tcW w:w="3643" w:type="dxa"/>
          </w:tcPr>
          <w:p w14:paraId="0AFDA04A" w14:textId="77777777" w:rsidR="00DB7279" w:rsidRPr="00DB7279" w:rsidRDefault="00DB7279" w:rsidP="00DB7279">
            <w:pPr>
              <w:pStyle w:val="GOSTTablenorm"/>
            </w:pPr>
            <w:r w:rsidRPr="00DB7279">
              <w:t>Аналитический код раздела ЛС 71 по Кт</w:t>
            </w:r>
          </w:p>
        </w:tc>
        <w:tc>
          <w:tcPr>
            <w:tcW w:w="3643" w:type="dxa"/>
          </w:tcPr>
          <w:p w14:paraId="3EFAF41A" w14:textId="77777777" w:rsidR="00DB7279" w:rsidRPr="00DB7279" w:rsidRDefault="00DB7279" w:rsidP="00DB7279">
            <w:pPr>
              <w:pStyle w:val="GOSTTablenorm"/>
            </w:pPr>
            <w:r w:rsidRPr="00DB7279">
              <w:t>T0504833:CT_AKR</w:t>
            </w:r>
          </w:p>
        </w:tc>
        <w:tc>
          <w:tcPr>
            <w:tcW w:w="4030" w:type="dxa"/>
          </w:tcPr>
          <w:p w14:paraId="3C734C48" w14:textId="77777777" w:rsidR="00DB7279" w:rsidRPr="00DB7279" w:rsidRDefault="00DB7279" w:rsidP="00DB7279">
            <w:pPr>
              <w:pStyle w:val="GOSTTablenorm"/>
            </w:pPr>
            <w:r w:rsidRPr="00DB7279">
              <w:t>-</w:t>
            </w:r>
          </w:p>
        </w:tc>
      </w:tr>
      <w:tr w:rsidR="00DB7279" w:rsidRPr="00DB7279" w14:paraId="3CBE7A00" w14:textId="77777777" w:rsidTr="00DC52BD">
        <w:tc>
          <w:tcPr>
            <w:tcW w:w="3387" w:type="dxa"/>
          </w:tcPr>
          <w:p w14:paraId="3EC069C2" w14:textId="77777777" w:rsidR="00DB7279" w:rsidRPr="00DB7279" w:rsidRDefault="00DB7279" w:rsidP="00DB7279">
            <w:pPr>
              <w:pStyle w:val="GOSTTablenorm"/>
            </w:pPr>
            <w:r w:rsidRPr="00DB7279">
              <w:t>КЦ_Кт</w:t>
            </w:r>
          </w:p>
        </w:tc>
        <w:tc>
          <w:tcPr>
            <w:tcW w:w="991" w:type="dxa"/>
          </w:tcPr>
          <w:p w14:paraId="76A605C6" w14:textId="77777777" w:rsidR="00DB7279" w:rsidRPr="00DB7279" w:rsidRDefault="00DB7279" w:rsidP="00DB7279">
            <w:pPr>
              <w:pStyle w:val="GOSTTablenorm"/>
            </w:pPr>
            <w:r w:rsidRPr="00DB7279">
              <w:t>Нет</w:t>
            </w:r>
          </w:p>
        </w:tc>
        <w:tc>
          <w:tcPr>
            <w:tcW w:w="3643" w:type="dxa"/>
          </w:tcPr>
          <w:p w14:paraId="5A387603" w14:textId="77777777" w:rsidR="00DB7279" w:rsidRPr="00DB7279" w:rsidRDefault="00DB7279" w:rsidP="00DB7279">
            <w:pPr>
              <w:pStyle w:val="GOSTTablenorm"/>
            </w:pPr>
            <w:r w:rsidRPr="00DB7279">
              <w:t xml:space="preserve">Код цели по </w:t>
            </w:r>
            <w:r w:rsidRPr="00DB7279">
              <w:rPr>
                <w:bCs/>
              </w:rPr>
              <w:t>Кт</w:t>
            </w:r>
          </w:p>
        </w:tc>
        <w:tc>
          <w:tcPr>
            <w:tcW w:w="3643" w:type="dxa"/>
          </w:tcPr>
          <w:p w14:paraId="43143F4F" w14:textId="77777777" w:rsidR="00DB7279" w:rsidRPr="00DB7279" w:rsidRDefault="00DB7279" w:rsidP="00DB7279">
            <w:pPr>
              <w:pStyle w:val="GOSTTablenorm"/>
            </w:pPr>
            <w:r w:rsidRPr="00DB7279">
              <w:t>T0504833:CT_TARGETCODE</w:t>
            </w:r>
          </w:p>
        </w:tc>
        <w:tc>
          <w:tcPr>
            <w:tcW w:w="4030" w:type="dxa"/>
          </w:tcPr>
          <w:p w14:paraId="7ACD9AF4" w14:textId="77777777" w:rsidR="00DB7279" w:rsidRPr="00DB7279" w:rsidRDefault="00DB7279" w:rsidP="00DB7279">
            <w:pPr>
              <w:pStyle w:val="GOSTTablenorm"/>
            </w:pPr>
            <w:r w:rsidRPr="00DB7279">
              <w:t>-</w:t>
            </w:r>
          </w:p>
        </w:tc>
      </w:tr>
      <w:tr w:rsidR="00DB7279" w:rsidRPr="00DB7279" w14:paraId="0BCB0006" w14:textId="77777777" w:rsidTr="00DC52BD">
        <w:tc>
          <w:tcPr>
            <w:tcW w:w="3387" w:type="dxa"/>
          </w:tcPr>
          <w:p w14:paraId="725B3979" w14:textId="77777777" w:rsidR="00DB7279" w:rsidRPr="00DB7279" w:rsidRDefault="00DB7279" w:rsidP="00DB7279">
            <w:pPr>
              <w:pStyle w:val="GOSTTablenorm"/>
            </w:pPr>
            <w:r w:rsidRPr="00DB7279">
              <w:t>Аналит_код_Кт</w:t>
            </w:r>
          </w:p>
        </w:tc>
        <w:tc>
          <w:tcPr>
            <w:tcW w:w="991" w:type="dxa"/>
          </w:tcPr>
          <w:p w14:paraId="30B8D13E" w14:textId="77777777" w:rsidR="00DB7279" w:rsidRPr="00DB7279" w:rsidRDefault="00DB7279" w:rsidP="00DB7279">
            <w:pPr>
              <w:pStyle w:val="GOSTTablenorm"/>
            </w:pPr>
            <w:r w:rsidRPr="00DB7279">
              <w:t>Нет</w:t>
            </w:r>
          </w:p>
        </w:tc>
        <w:tc>
          <w:tcPr>
            <w:tcW w:w="3643" w:type="dxa"/>
          </w:tcPr>
          <w:p w14:paraId="3D3FFBC9" w14:textId="77777777" w:rsidR="00DB7279" w:rsidRPr="00DB7279" w:rsidRDefault="00DB7279" w:rsidP="00DB7279">
            <w:pPr>
              <w:pStyle w:val="GOSTTablenorm"/>
            </w:pPr>
            <w:r w:rsidRPr="00DB7279">
              <w:t>Аналитический код целевых расходов (код прослеживаемости) по Кт</w:t>
            </w:r>
          </w:p>
        </w:tc>
        <w:tc>
          <w:tcPr>
            <w:tcW w:w="3643" w:type="dxa"/>
          </w:tcPr>
          <w:p w14:paraId="5AAB13B4" w14:textId="77777777" w:rsidR="00DB7279" w:rsidRPr="00DB7279" w:rsidRDefault="00DB7279" w:rsidP="00DB7279">
            <w:pPr>
              <w:pStyle w:val="GOSTTablenorm"/>
            </w:pPr>
            <w:r w:rsidRPr="00DB7279">
              <w:t>T0504833:CT_</w:t>
            </w:r>
            <w:del w:id="6285" w:author="Сатлер Марина Викторовна" w:date="2025-04-15T15:29:00Z">
              <w:r w:rsidRPr="00DB7279" w:rsidDel="00192EB5">
                <w:delText xml:space="preserve"> </w:delText>
              </w:r>
            </w:del>
            <w:r w:rsidRPr="00DB7279">
              <w:t>ANALITCODE</w:t>
            </w:r>
          </w:p>
        </w:tc>
        <w:tc>
          <w:tcPr>
            <w:tcW w:w="4030" w:type="dxa"/>
          </w:tcPr>
          <w:p w14:paraId="701FB761" w14:textId="77777777" w:rsidR="00DB7279" w:rsidRPr="00DB7279" w:rsidRDefault="00DB7279" w:rsidP="00DB7279">
            <w:pPr>
              <w:pStyle w:val="GOSTTablenorm"/>
            </w:pPr>
            <w:r w:rsidRPr="00DB7279">
              <w:t>-</w:t>
            </w:r>
          </w:p>
        </w:tc>
      </w:tr>
      <w:tr w:rsidR="00DB7279" w:rsidRPr="00DB7279" w14:paraId="432EFE2B" w14:textId="77777777" w:rsidTr="00DC52BD">
        <w:tc>
          <w:tcPr>
            <w:tcW w:w="3387" w:type="dxa"/>
          </w:tcPr>
          <w:p w14:paraId="05CC9C5B" w14:textId="77777777" w:rsidR="00DB7279" w:rsidRPr="00DB7279" w:rsidRDefault="00DB7279" w:rsidP="00DB7279">
            <w:pPr>
              <w:pStyle w:val="GOSTTablenorm"/>
            </w:pPr>
            <w:r w:rsidRPr="00DB7279">
              <w:t>ОКС_КМИ_Кт</w:t>
            </w:r>
          </w:p>
        </w:tc>
        <w:tc>
          <w:tcPr>
            <w:tcW w:w="991" w:type="dxa"/>
          </w:tcPr>
          <w:p w14:paraId="15970F0D" w14:textId="77777777" w:rsidR="00DB7279" w:rsidRPr="00DB7279" w:rsidRDefault="00DB7279" w:rsidP="00DB7279">
            <w:pPr>
              <w:pStyle w:val="GOSTTablenorm"/>
            </w:pPr>
            <w:r w:rsidRPr="00DB7279">
              <w:t>Нет</w:t>
            </w:r>
          </w:p>
        </w:tc>
        <w:tc>
          <w:tcPr>
            <w:tcW w:w="3643" w:type="dxa"/>
          </w:tcPr>
          <w:p w14:paraId="5F291DD8" w14:textId="77777777" w:rsidR="00DB7279" w:rsidRPr="00DB7279" w:rsidRDefault="00DB7279" w:rsidP="00DB7279">
            <w:pPr>
              <w:pStyle w:val="GOSTTablenorm"/>
            </w:pPr>
            <w:r w:rsidRPr="00DB7279">
              <w:t>Код ОКС Кт</w:t>
            </w:r>
          </w:p>
        </w:tc>
        <w:tc>
          <w:tcPr>
            <w:tcW w:w="3643" w:type="dxa"/>
          </w:tcPr>
          <w:p w14:paraId="476AC32E" w14:textId="77777777" w:rsidR="00DB7279" w:rsidRPr="00DB7279" w:rsidRDefault="00DB7279" w:rsidP="00DB7279">
            <w:pPr>
              <w:pStyle w:val="GOSTTablenorm"/>
            </w:pPr>
            <w:r w:rsidRPr="00DB7279">
              <w:t>T0504833:CT_OKS</w:t>
            </w:r>
          </w:p>
        </w:tc>
        <w:tc>
          <w:tcPr>
            <w:tcW w:w="4030" w:type="dxa"/>
          </w:tcPr>
          <w:p w14:paraId="65CEA223" w14:textId="77777777" w:rsidR="00DB7279" w:rsidRPr="00DB7279" w:rsidRDefault="00DB7279" w:rsidP="00DB7279">
            <w:pPr>
              <w:pStyle w:val="GOSTTablenorm"/>
            </w:pPr>
            <w:r w:rsidRPr="00DB7279">
              <w:t>-</w:t>
            </w:r>
          </w:p>
        </w:tc>
      </w:tr>
      <w:tr w:rsidR="00DB7279" w:rsidRPr="00DB7279" w14:paraId="5FB26C1B" w14:textId="77777777" w:rsidTr="00DC52BD">
        <w:tc>
          <w:tcPr>
            <w:tcW w:w="3387" w:type="dxa"/>
          </w:tcPr>
          <w:p w14:paraId="551AACB1" w14:textId="77777777" w:rsidR="00DB7279" w:rsidRPr="00DB7279" w:rsidRDefault="00DB7279" w:rsidP="00DB7279">
            <w:pPr>
              <w:pStyle w:val="GOSTTablenorm"/>
            </w:pPr>
            <w:r w:rsidRPr="00DB7279">
              <w:t>ИГК_Кт</w:t>
            </w:r>
          </w:p>
        </w:tc>
        <w:tc>
          <w:tcPr>
            <w:tcW w:w="991" w:type="dxa"/>
          </w:tcPr>
          <w:p w14:paraId="7B5FDF35" w14:textId="77777777" w:rsidR="00DB7279" w:rsidRPr="00DB7279" w:rsidRDefault="00DB7279" w:rsidP="00DB7279">
            <w:pPr>
              <w:pStyle w:val="GOSTTablenorm"/>
            </w:pPr>
            <w:r w:rsidRPr="00DB7279">
              <w:t>Нет</w:t>
            </w:r>
          </w:p>
        </w:tc>
        <w:tc>
          <w:tcPr>
            <w:tcW w:w="3643" w:type="dxa"/>
          </w:tcPr>
          <w:p w14:paraId="2802FD73" w14:textId="77777777" w:rsidR="00DB7279" w:rsidRPr="00DB7279" w:rsidRDefault="00DB7279" w:rsidP="00DB7279">
            <w:pPr>
              <w:pStyle w:val="GOSTTablenorm"/>
            </w:pPr>
            <w:r w:rsidRPr="00DB7279">
              <w:t>ИГК Кт</w:t>
            </w:r>
          </w:p>
        </w:tc>
        <w:tc>
          <w:tcPr>
            <w:tcW w:w="3643" w:type="dxa"/>
          </w:tcPr>
          <w:p w14:paraId="15C1EEBC" w14:textId="77777777" w:rsidR="00DB7279" w:rsidRPr="00DB7279" w:rsidRDefault="00DB7279" w:rsidP="00DB7279">
            <w:pPr>
              <w:pStyle w:val="GOSTTablenorm"/>
            </w:pPr>
            <w:r w:rsidRPr="00DB7279">
              <w:t>T0504833:CT_IGK</w:t>
            </w:r>
          </w:p>
        </w:tc>
        <w:tc>
          <w:tcPr>
            <w:tcW w:w="4030" w:type="dxa"/>
          </w:tcPr>
          <w:p w14:paraId="4BF0607D" w14:textId="77777777" w:rsidR="00DB7279" w:rsidRPr="00DB7279" w:rsidRDefault="00DB7279" w:rsidP="00DB7279">
            <w:pPr>
              <w:pStyle w:val="GOSTTablenorm"/>
            </w:pPr>
            <w:r w:rsidRPr="00DB7279">
              <w:t>-</w:t>
            </w:r>
          </w:p>
        </w:tc>
      </w:tr>
      <w:tr w:rsidR="00DB7279" w:rsidRPr="00DB7279" w14:paraId="45E0E8A7" w14:textId="77777777" w:rsidTr="00DC52BD">
        <w:tc>
          <w:tcPr>
            <w:tcW w:w="3387" w:type="dxa"/>
          </w:tcPr>
          <w:p w14:paraId="5AEA39B3" w14:textId="77777777" w:rsidR="00DB7279" w:rsidRPr="00DB7279" w:rsidRDefault="00DB7279" w:rsidP="00DB7279">
            <w:pPr>
              <w:pStyle w:val="GOSTTablenorm"/>
            </w:pPr>
            <w:r w:rsidRPr="00DB7279">
              <w:t>Номер_КОО_Кт</w:t>
            </w:r>
          </w:p>
        </w:tc>
        <w:tc>
          <w:tcPr>
            <w:tcW w:w="991" w:type="dxa"/>
          </w:tcPr>
          <w:p w14:paraId="66B46576" w14:textId="77777777" w:rsidR="00DB7279" w:rsidRPr="00DB7279" w:rsidRDefault="00DB7279" w:rsidP="00DB7279">
            <w:pPr>
              <w:pStyle w:val="GOSTTablenorm"/>
            </w:pPr>
            <w:r w:rsidRPr="00DB7279">
              <w:t>Нет</w:t>
            </w:r>
          </w:p>
        </w:tc>
        <w:tc>
          <w:tcPr>
            <w:tcW w:w="3643" w:type="dxa"/>
          </w:tcPr>
          <w:p w14:paraId="31A54D1D" w14:textId="77777777" w:rsidR="00DB7279" w:rsidRPr="00DB7279" w:rsidRDefault="00DB7279" w:rsidP="00DB7279">
            <w:pPr>
              <w:pStyle w:val="GOSTTablenorm"/>
            </w:pPr>
            <w:r w:rsidRPr="00DB7279">
              <w:t>Номер КОО по Кт</w:t>
            </w:r>
          </w:p>
        </w:tc>
        <w:tc>
          <w:tcPr>
            <w:tcW w:w="3643" w:type="dxa"/>
          </w:tcPr>
          <w:p w14:paraId="2D8C24EF" w14:textId="77777777" w:rsidR="00DB7279" w:rsidRPr="00DB7279" w:rsidRDefault="00DB7279" w:rsidP="00DB7279">
            <w:pPr>
              <w:pStyle w:val="GOSTTablenorm"/>
            </w:pPr>
            <w:r w:rsidRPr="00DB7279">
              <w:t>T0504833:CT_KOO</w:t>
            </w:r>
          </w:p>
        </w:tc>
        <w:tc>
          <w:tcPr>
            <w:tcW w:w="4030" w:type="dxa"/>
          </w:tcPr>
          <w:p w14:paraId="74719EAA" w14:textId="77777777" w:rsidR="00DB7279" w:rsidRPr="00DB7279" w:rsidRDefault="00DB7279" w:rsidP="00DB7279">
            <w:pPr>
              <w:pStyle w:val="GOSTTablenorm"/>
            </w:pPr>
            <w:r w:rsidRPr="00DB7279">
              <w:t>-</w:t>
            </w:r>
          </w:p>
        </w:tc>
      </w:tr>
      <w:tr w:rsidR="0086291E" w:rsidRPr="00DB7279" w14:paraId="06197E2A" w14:textId="77777777" w:rsidTr="002E28B3">
        <w:trPr>
          <w:ins w:id="6286" w:author="Опаева Лидия Арашаевна [2]" w:date="2026-03-05T15:09:00Z"/>
        </w:trPr>
        <w:tc>
          <w:tcPr>
            <w:tcW w:w="3387" w:type="dxa"/>
          </w:tcPr>
          <w:p w14:paraId="6676E9B2" w14:textId="638A9269" w:rsidR="0086291E" w:rsidRPr="00131313" w:rsidRDefault="0086291E" w:rsidP="002E28B3">
            <w:pPr>
              <w:pStyle w:val="GOSTTablenorm"/>
              <w:rPr>
                <w:ins w:id="6287" w:author="Опаева Лидия Арашаевна [2]" w:date="2026-03-05T15:09:00Z"/>
              </w:rPr>
            </w:pPr>
            <w:commentRangeStart w:id="6288"/>
            <w:ins w:id="6289" w:author="Опаева Лидия Арашаевна [2]" w:date="2026-03-05T15:09:00Z">
              <w:r>
                <w:t>Код_поступления_Кт</w:t>
              </w:r>
            </w:ins>
            <w:commentRangeEnd w:id="6288"/>
            <w:ins w:id="6290" w:author="Опаева Лидия Арашаевна [2]" w:date="2026-03-05T15:10:00Z">
              <w:r>
                <w:rPr>
                  <w:rStyle w:val="afff4"/>
                </w:rPr>
                <w:commentReference w:id="6288"/>
              </w:r>
            </w:ins>
          </w:p>
        </w:tc>
        <w:tc>
          <w:tcPr>
            <w:tcW w:w="991" w:type="dxa"/>
          </w:tcPr>
          <w:p w14:paraId="7AF034B7" w14:textId="77777777" w:rsidR="0086291E" w:rsidRPr="00DB7279" w:rsidRDefault="0086291E" w:rsidP="002E28B3">
            <w:pPr>
              <w:pStyle w:val="GOSTTablenorm"/>
              <w:rPr>
                <w:ins w:id="6291" w:author="Опаева Лидия Арашаевна [2]" w:date="2026-03-05T15:09:00Z"/>
              </w:rPr>
            </w:pPr>
            <w:ins w:id="6292" w:author="Опаева Лидия Арашаевна [2]" w:date="2026-03-05T15:09:00Z">
              <w:r>
                <w:t>Нет</w:t>
              </w:r>
            </w:ins>
          </w:p>
        </w:tc>
        <w:tc>
          <w:tcPr>
            <w:tcW w:w="3643" w:type="dxa"/>
          </w:tcPr>
          <w:p w14:paraId="6C2355A0" w14:textId="0720EC3A" w:rsidR="0086291E" w:rsidRPr="00DB7279" w:rsidRDefault="0086291E" w:rsidP="002E28B3">
            <w:pPr>
              <w:pStyle w:val="GOSTTablenorm"/>
              <w:rPr>
                <w:ins w:id="6293" w:author="Опаева Лидия Арашаевна [2]" w:date="2026-03-05T15:09:00Z"/>
              </w:rPr>
            </w:pPr>
            <w:ins w:id="6294" w:author="Опаева Лидия Арашаевна [2]" w:date="2026-03-05T15:09:00Z">
              <w:r>
                <w:t>Код источника поступлений ЦС по Кт</w:t>
              </w:r>
            </w:ins>
          </w:p>
        </w:tc>
        <w:tc>
          <w:tcPr>
            <w:tcW w:w="3643" w:type="dxa"/>
          </w:tcPr>
          <w:p w14:paraId="2298D2CA" w14:textId="49F44572" w:rsidR="0086291E" w:rsidRPr="00DB7279" w:rsidRDefault="0086291E" w:rsidP="002E28B3">
            <w:pPr>
              <w:pStyle w:val="GOSTTablenorm"/>
              <w:rPr>
                <w:ins w:id="6295" w:author="Опаева Лидия Арашаевна [2]" w:date="2026-03-05T15:09:00Z"/>
              </w:rPr>
            </w:pPr>
            <w:ins w:id="6296" w:author="Опаева Лидия Арашаевна [2]" w:date="2026-03-05T15:09:00Z">
              <w:r w:rsidRPr="0086291E">
                <w:t>T0504833:</w:t>
              </w:r>
              <w:r w:rsidRPr="00DB7279">
                <w:t>C</w:t>
              </w:r>
              <w:r w:rsidRPr="0086291E">
                <w:t>T_RECSOURCECODE</w:t>
              </w:r>
            </w:ins>
          </w:p>
        </w:tc>
        <w:tc>
          <w:tcPr>
            <w:tcW w:w="4030" w:type="dxa"/>
          </w:tcPr>
          <w:p w14:paraId="5BDB4601" w14:textId="77777777" w:rsidR="0086291E" w:rsidRPr="00DB7279" w:rsidRDefault="0086291E" w:rsidP="002E28B3">
            <w:pPr>
              <w:pStyle w:val="GOSTTablenorm"/>
              <w:rPr>
                <w:ins w:id="6297" w:author="Опаева Лидия Арашаевна [2]" w:date="2026-03-05T15:09:00Z"/>
              </w:rPr>
            </w:pPr>
            <w:ins w:id="6298" w:author="Опаева Лидия Арашаевна [2]" w:date="2026-03-05T15:09:00Z">
              <w:r>
                <w:t>-</w:t>
              </w:r>
            </w:ins>
          </w:p>
        </w:tc>
      </w:tr>
      <w:tr w:rsidR="00DB7279" w:rsidRPr="00DB7279" w14:paraId="255C1C18" w14:textId="77777777" w:rsidTr="00DC52BD">
        <w:tc>
          <w:tcPr>
            <w:tcW w:w="3387" w:type="dxa"/>
          </w:tcPr>
          <w:p w14:paraId="604A231C" w14:textId="77777777" w:rsidR="00DB7279" w:rsidRPr="00DB7279" w:rsidRDefault="00DB7279" w:rsidP="00DB7279">
            <w:pPr>
              <w:pStyle w:val="GOSTTablenorm"/>
            </w:pPr>
            <w:r w:rsidRPr="00DB7279">
              <w:t>Код_поступления_выплаты_Кт</w:t>
            </w:r>
          </w:p>
        </w:tc>
        <w:tc>
          <w:tcPr>
            <w:tcW w:w="991" w:type="dxa"/>
          </w:tcPr>
          <w:p w14:paraId="1731DE36" w14:textId="77777777" w:rsidR="00DB7279" w:rsidRPr="00DB7279" w:rsidRDefault="00DB7279" w:rsidP="00DB7279">
            <w:pPr>
              <w:pStyle w:val="GOSTTablenorm"/>
            </w:pPr>
            <w:r w:rsidRPr="00DB7279">
              <w:t>Нет</w:t>
            </w:r>
          </w:p>
        </w:tc>
        <w:tc>
          <w:tcPr>
            <w:tcW w:w="3643" w:type="dxa"/>
          </w:tcPr>
          <w:p w14:paraId="6F268CD0" w14:textId="77777777" w:rsidR="00DB7279" w:rsidRPr="00DB7279" w:rsidRDefault="00DB7279" w:rsidP="00DB7279">
            <w:pPr>
              <w:pStyle w:val="GOSTTablenorm"/>
            </w:pPr>
            <w:r w:rsidRPr="00DB7279">
              <w:t>Код источника поступлений/направления расходования ЦС Кт</w:t>
            </w:r>
          </w:p>
        </w:tc>
        <w:tc>
          <w:tcPr>
            <w:tcW w:w="3643" w:type="dxa"/>
          </w:tcPr>
          <w:p w14:paraId="34F5078B" w14:textId="77777777" w:rsidR="00DB7279" w:rsidRPr="00DB7279" w:rsidRDefault="00DB7279" w:rsidP="00DB7279">
            <w:pPr>
              <w:pStyle w:val="GOSTTablenorm"/>
            </w:pPr>
            <w:r w:rsidRPr="00DB7279">
              <w:t>T0504833:CT_</w:t>
            </w:r>
            <w:del w:id="6299" w:author="Сатлер Марина Викторовна" w:date="2025-04-15T15:30:00Z">
              <w:r w:rsidRPr="00DB7279" w:rsidDel="00192EB5">
                <w:delText xml:space="preserve"> </w:delText>
              </w:r>
            </w:del>
            <w:r w:rsidRPr="00DB7279">
              <w:t>TARGETFUNDSCODE</w:t>
            </w:r>
          </w:p>
        </w:tc>
        <w:tc>
          <w:tcPr>
            <w:tcW w:w="4030" w:type="dxa"/>
          </w:tcPr>
          <w:p w14:paraId="372F1C44" w14:textId="77777777" w:rsidR="00DB7279" w:rsidRPr="00DB7279" w:rsidRDefault="00DB7279" w:rsidP="00DB7279">
            <w:pPr>
              <w:pStyle w:val="GOSTTablenorm"/>
            </w:pPr>
            <w:r w:rsidRPr="00DB7279">
              <w:t>-</w:t>
            </w:r>
          </w:p>
        </w:tc>
      </w:tr>
      <w:tr w:rsidR="00977891" w:rsidRPr="00DB7279" w14:paraId="6696E645" w14:textId="77777777" w:rsidTr="00DC52BD">
        <w:tc>
          <w:tcPr>
            <w:tcW w:w="3387" w:type="dxa"/>
          </w:tcPr>
          <w:p w14:paraId="049EF2FA" w14:textId="5F93D0E2" w:rsidR="00977891" w:rsidRPr="00977891" w:rsidRDefault="00977891" w:rsidP="00DB7279">
            <w:pPr>
              <w:pStyle w:val="GOSTTablenorm"/>
            </w:pPr>
            <w:commentRangeStart w:id="6300"/>
            <w:r w:rsidRPr="00977891">
              <w:t>Тип_кода_операции_КС_Кт</w:t>
            </w:r>
            <w:commentRangeEnd w:id="6300"/>
            <w:r>
              <w:rPr>
                <w:rStyle w:val="afff4"/>
              </w:rPr>
              <w:commentReference w:id="6300"/>
            </w:r>
          </w:p>
        </w:tc>
        <w:tc>
          <w:tcPr>
            <w:tcW w:w="991" w:type="dxa"/>
          </w:tcPr>
          <w:p w14:paraId="60DC06CF" w14:textId="38720A87" w:rsidR="00977891" w:rsidRPr="00977891" w:rsidRDefault="00977891" w:rsidP="00DB7279">
            <w:pPr>
              <w:pStyle w:val="GOSTTablenorm"/>
            </w:pPr>
            <w:r w:rsidRPr="00977891">
              <w:t>Нет</w:t>
            </w:r>
          </w:p>
        </w:tc>
        <w:tc>
          <w:tcPr>
            <w:tcW w:w="3643" w:type="dxa"/>
          </w:tcPr>
          <w:p w14:paraId="73FE108F" w14:textId="328C9A8F" w:rsidR="00977891" w:rsidRPr="00977891" w:rsidRDefault="00977891" w:rsidP="00977891">
            <w:pPr>
              <w:pStyle w:val="GOSTTablenorm"/>
            </w:pPr>
            <w:r w:rsidRPr="00977891">
              <w:rPr>
                <w:color w:val="000000" w:themeColor="text1"/>
              </w:rPr>
              <w:t>Тип кода классификации операций при КС по Кт</w:t>
            </w:r>
          </w:p>
        </w:tc>
        <w:tc>
          <w:tcPr>
            <w:tcW w:w="3643" w:type="dxa"/>
          </w:tcPr>
          <w:p w14:paraId="74CE2439" w14:textId="630F3F60" w:rsidR="00977891" w:rsidRPr="00977891" w:rsidRDefault="00977891" w:rsidP="00DB7279">
            <w:pPr>
              <w:pStyle w:val="GOSTTablenorm"/>
            </w:pPr>
            <w:r w:rsidRPr="00977891">
              <w:rPr>
                <w:bCs/>
                <w:szCs w:val="22"/>
              </w:rPr>
              <w:t>T0504833:</w:t>
            </w:r>
            <w:r w:rsidRPr="00977891">
              <w:rPr>
                <w:bCs/>
                <w:szCs w:val="22"/>
                <w:lang w:val="en-US"/>
              </w:rPr>
              <w:t>C</w:t>
            </w:r>
            <w:r w:rsidRPr="00977891">
              <w:rPr>
                <w:bCs/>
                <w:szCs w:val="22"/>
              </w:rPr>
              <w:t>T_</w:t>
            </w:r>
            <w:r w:rsidRPr="00977891">
              <w:rPr>
                <w:bCs/>
                <w:caps/>
                <w:szCs w:val="22"/>
              </w:rPr>
              <w:t>targetFundsCodeType</w:t>
            </w:r>
          </w:p>
        </w:tc>
        <w:tc>
          <w:tcPr>
            <w:tcW w:w="4030" w:type="dxa"/>
          </w:tcPr>
          <w:p w14:paraId="23509CAA" w14:textId="5AFF34B1" w:rsidR="00977891" w:rsidRPr="00DB7279" w:rsidRDefault="00977891" w:rsidP="00DB7279">
            <w:pPr>
              <w:pStyle w:val="GOSTTablenorm"/>
            </w:pPr>
            <w:r w:rsidRPr="00977891">
              <w:t>-</w:t>
            </w:r>
          </w:p>
        </w:tc>
      </w:tr>
      <w:tr w:rsidR="00DB7279" w:rsidRPr="00DB7279" w14:paraId="7E2834D7" w14:textId="77777777" w:rsidTr="00DC52BD">
        <w:tc>
          <w:tcPr>
            <w:tcW w:w="3387" w:type="dxa"/>
          </w:tcPr>
          <w:p w14:paraId="673819F3" w14:textId="77777777" w:rsidR="00DB7279" w:rsidRPr="00DB7279" w:rsidRDefault="00DB7279" w:rsidP="00DB7279">
            <w:pPr>
              <w:pStyle w:val="GOSTTablenorm"/>
            </w:pPr>
            <w:r w:rsidRPr="00DB7279">
              <w:t>БС_К</w:t>
            </w:r>
            <w:r w:rsidRPr="00DB7279">
              <w:rPr>
                <w:bCs/>
              </w:rPr>
              <w:t>т</w:t>
            </w:r>
          </w:p>
        </w:tc>
        <w:tc>
          <w:tcPr>
            <w:tcW w:w="991" w:type="dxa"/>
          </w:tcPr>
          <w:p w14:paraId="6E487B35" w14:textId="77777777" w:rsidR="00DB7279" w:rsidRPr="00DB7279" w:rsidRDefault="00DB7279" w:rsidP="00DB7279">
            <w:pPr>
              <w:pStyle w:val="GOSTTablenorm"/>
            </w:pPr>
            <w:r w:rsidRPr="00DB7279">
              <w:t>Нет</w:t>
            </w:r>
          </w:p>
        </w:tc>
        <w:tc>
          <w:tcPr>
            <w:tcW w:w="3643" w:type="dxa"/>
          </w:tcPr>
          <w:p w14:paraId="6DAB8AB9" w14:textId="77777777" w:rsidR="00DB7279" w:rsidRPr="00DB7279" w:rsidRDefault="00DB7279" w:rsidP="00DB7279">
            <w:pPr>
              <w:pStyle w:val="GOSTTablenorm"/>
            </w:pPr>
            <w:r w:rsidRPr="00DB7279">
              <w:t xml:space="preserve">Банковский счет по </w:t>
            </w:r>
            <w:r w:rsidRPr="00DB7279">
              <w:rPr>
                <w:bCs/>
              </w:rPr>
              <w:t>Кт</w:t>
            </w:r>
          </w:p>
        </w:tc>
        <w:tc>
          <w:tcPr>
            <w:tcW w:w="3643" w:type="dxa"/>
          </w:tcPr>
          <w:p w14:paraId="68F5DFC1" w14:textId="77777777" w:rsidR="00DB7279" w:rsidRPr="00DB7279" w:rsidRDefault="00DB7279" w:rsidP="00DB7279">
            <w:pPr>
              <w:pStyle w:val="GOSTTablenorm"/>
            </w:pPr>
            <w:r w:rsidRPr="00DB7279">
              <w:t>T0504833:CT_BA</w:t>
            </w:r>
          </w:p>
        </w:tc>
        <w:tc>
          <w:tcPr>
            <w:tcW w:w="4030" w:type="dxa"/>
          </w:tcPr>
          <w:p w14:paraId="3B95D564" w14:textId="77777777" w:rsidR="00DB7279" w:rsidRPr="00DB7279" w:rsidRDefault="00DB7279" w:rsidP="00DB7279">
            <w:pPr>
              <w:pStyle w:val="GOSTTablenorm"/>
            </w:pPr>
            <w:r w:rsidRPr="00DB7279">
              <w:t>-</w:t>
            </w:r>
          </w:p>
        </w:tc>
      </w:tr>
      <w:tr w:rsidR="00DB7279" w:rsidRPr="00DB7279" w14:paraId="3707EE07" w14:textId="77777777" w:rsidTr="00DC52BD">
        <w:tc>
          <w:tcPr>
            <w:tcW w:w="3387" w:type="dxa"/>
          </w:tcPr>
          <w:p w14:paraId="6780224D" w14:textId="77777777" w:rsidR="00DB7279" w:rsidRPr="00DB7279" w:rsidRDefault="00DB7279" w:rsidP="00DB7279">
            <w:pPr>
              <w:pStyle w:val="GOSTTablenorm"/>
            </w:pPr>
            <w:r w:rsidRPr="00DB7279">
              <w:t>Счет_контрагента_Кт</w:t>
            </w:r>
          </w:p>
        </w:tc>
        <w:tc>
          <w:tcPr>
            <w:tcW w:w="991" w:type="dxa"/>
          </w:tcPr>
          <w:p w14:paraId="39B0CA1A" w14:textId="77777777" w:rsidR="00DB7279" w:rsidRPr="00DB7279" w:rsidRDefault="00DB7279" w:rsidP="00DB7279">
            <w:pPr>
              <w:pStyle w:val="GOSTTablenorm"/>
            </w:pPr>
            <w:r w:rsidRPr="00DB7279">
              <w:t>Нет</w:t>
            </w:r>
          </w:p>
        </w:tc>
        <w:tc>
          <w:tcPr>
            <w:tcW w:w="3643" w:type="dxa"/>
          </w:tcPr>
          <w:p w14:paraId="4E461106" w14:textId="77777777" w:rsidR="00DB7279" w:rsidRPr="00DB7279" w:rsidRDefault="00DB7279" w:rsidP="00DB7279">
            <w:pPr>
              <w:pStyle w:val="GOSTTablenorm"/>
            </w:pPr>
            <w:r w:rsidRPr="00DB7279">
              <w:t xml:space="preserve">Счет контрагента по </w:t>
            </w:r>
            <w:r w:rsidRPr="00DB7279">
              <w:rPr>
                <w:bCs/>
              </w:rPr>
              <w:t>Кт</w:t>
            </w:r>
          </w:p>
        </w:tc>
        <w:tc>
          <w:tcPr>
            <w:tcW w:w="3643" w:type="dxa"/>
          </w:tcPr>
          <w:p w14:paraId="7107FB41" w14:textId="77777777" w:rsidR="00DB7279" w:rsidRPr="00DB7279" w:rsidRDefault="00DB7279" w:rsidP="00DB7279">
            <w:pPr>
              <w:pStyle w:val="GOSTTablenorm"/>
            </w:pPr>
            <w:r w:rsidRPr="00DB7279">
              <w:t>T0504833:CT_CA</w:t>
            </w:r>
          </w:p>
        </w:tc>
        <w:tc>
          <w:tcPr>
            <w:tcW w:w="4030" w:type="dxa"/>
          </w:tcPr>
          <w:p w14:paraId="5A3ED1EA" w14:textId="77777777" w:rsidR="00DB7279" w:rsidRPr="00DB7279" w:rsidRDefault="00DB7279" w:rsidP="00DB7279">
            <w:pPr>
              <w:pStyle w:val="GOSTTablenorm"/>
            </w:pPr>
            <w:r w:rsidRPr="00DB7279">
              <w:t>-</w:t>
            </w:r>
          </w:p>
        </w:tc>
      </w:tr>
      <w:tr w:rsidR="00DB7279" w:rsidRPr="00DB7279" w14:paraId="724D02C8" w14:textId="77777777" w:rsidTr="00DC52BD">
        <w:tc>
          <w:tcPr>
            <w:tcW w:w="3387" w:type="dxa"/>
          </w:tcPr>
          <w:p w14:paraId="2F173456" w14:textId="77777777" w:rsidR="00DB7279" w:rsidRPr="00DB7279" w:rsidRDefault="00DB7279" w:rsidP="00DB7279">
            <w:pPr>
              <w:pStyle w:val="GOSTTablenorm"/>
            </w:pPr>
            <w:r w:rsidRPr="00DB7279">
              <w:t>Показатель_ЛС_Кт</w:t>
            </w:r>
          </w:p>
        </w:tc>
        <w:tc>
          <w:tcPr>
            <w:tcW w:w="991" w:type="dxa"/>
          </w:tcPr>
          <w:p w14:paraId="283FA042" w14:textId="77777777" w:rsidR="00DB7279" w:rsidRPr="00DB7279" w:rsidRDefault="00DB7279" w:rsidP="00DB7279">
            <w:pPr>
              <w:pStyle w:val="GOSTTablenorm"/>
            </w:pPr>
            <w:r w:rsidRPr="00DB7279">
              <w:t>Нет</w:t>
            </w:r>
          </w:p>
        </w:tc>
        <w:tc>
          <w:tcPr>
            <w:tcW w:w="3643" w:type="dxa"/>
          </w:tcPr>
          <w:p w14:paraId="2BF3D5BA" w14:textId="77777777" w:rsidR="00DB7279" w:rsidRPr="00DB7279" w:rsidRDefault="00DB7279" w:rsidP="00DB7279">
            <w:pPr>
              <w:pStyle w:val="GOSTTablenorm"/>
            </w:pPr>
            <w:r w:rsidRPr="00DB7279">
              <w:t>Аналитический показатель ЛС (операции) Кт</w:t>
            </w:r>
          </w:p>
        </w:tc>
        <w:tc>
          <w:tcPr>
            <w:tcW w:w="3643" w:type="dxa"/>
          </w:tcPr>
          <w:p w14:paraId="445AFA91" w14:textId="77777777" w:rsidR="00DB7279" w:rsidRPr="00DB7279" w:rsidRDefault="00DB7279" w:rsidP="00DB7279">
            <w:pPr>
              <w:pStyle w:val="GOSTTablenorm"/>
            </w:pPr>
            <w:r w:rsidRPr="00DB7279">
              <w:t>T0504833:CT_PLS</w:t>
            </w:r>
          </w:p>
        </w:tc>
        <w:tc>
          <w:tcPr>
            <w:tcW w:w="4030" w:type="dxa"/>
          </w:tcPr>
          <w:p w14:paraId="714B56C7" w14:textId="77777777" w:rsidR="00DB7279" w:rsidRPr="00DB7279" w:rsidRDefault="00DB7279" w:rsidP="00DB7279">
            <w:pPr>
              <w:pStyle w:val="GOSTTablenorm"/>
            </w:pPr>
            <w:r w:rsidRPr="00DB7279">
              <w:t>-</w:t>
            </w:r>
          </w:p>
        </w:tc>
      </w:tr>
      <w:tr w:rsidR="00DB7279" w:rsidRPr="00DB7279" w14:paraId="20170368" w14:textId="77777777" w:rsidTr="00DC52BD">
        <w:tc>
          <w:tcPr>
            <w:tcW w:w="3387" w:type="dxa"/>
          </w:tcPr>
          <w:p w14:paraId="0F70A17A" w14:textId="77777777" w:rsidR="00DB7279" w:rsidRPr="00DB7279" w:rsidRDefault="00DB7279" w:rsidP="00DB7279">
            <w:pPr>
              <w:pStyle w:val="GOSTTablenorm"/>
            </w:pPr>
            <w:r w:rsidRPr="00DB7279">
              <w:t>ТОФК_Кт</w:t>
            </w:r>
          </w:p>
        </w:tc>
        <w:tc>
          <w:tcPr>
            <w:tcW w:w="991" w:type="dxa"/>
          </w:tcPr>
          <w:p w14:paraId="6EEF91AB" w14:textId="77777777" w:rsidR="00DB7279" w:rsidRPr="00DB7279" w:rsidRDefault="00DB7279" w:rsidP="00DB7279">
            <w:pPr>
              <w:pStyle w:val="GOSTTablenorm"/>
            </w:pPr>
            <w:r w:rsidRPr="00DB7279">
              <w:t>Нет</w:t>
            </w:r>
          </w:p>
        </w:tc>
        <w:tc>
          <w:tcPr>
            <w:tcW w:w="3643" w:type="dxa"/>
          </w:tcPr>
          <w:p w14:paraId="77B450D8" w14:textId="77777777" w:rsidR="00DB7279" w:rsidRPr="00DB7279" w:rsidRDefault="00DB7279" w:rsidP="00DB7279">
            <w:pPr>
              <w:pStyle w:val="GOSTTablenorm"/>
            </w:pPr>
            <w:r w:rsidRPr="00DB7279">
              <w:t>Код ТОФК-субъекта учета по Кт</w:t>
            </w:r>
          </w:p>
        </w:tc>
        <w:tc>
          <w:tcPr>
            <w:tcW w:w="3643" w:type="dxa"/>
          </w:tcPr>
          <w:p w14:paraId="5B8E54E5" w14:textId="77777777" w:rsidR="00DB7279" w:rsidRPr="00DB7279" w:rsidRDefault="00DB7279" w:rsidP="00DB7279">
            <w:pPr>
              <w:pStyle w:val="GOSTTablenorm"/>
            </w:pPr>
            <w:r w:rsidRPr="00DB7279">
              <w:t>T0504833:CT_TOFK</w:t>
            </w:r>
          </w:p>
        </w:tc>
        <w:tc>
          <w:tcPr>
            <w:tcW w:w="4030" w:type="dxa"/>
          </w:tcPr>
          <w:p w14:paraId="7E5BBAB7" w14:textId="77777777" w:rsidR="00DB7279" w:rsidRPr="00DB7279" w:rsidRDefault="00DB7279" w:rsidP="00DB7279">
            <w:pPr>
              <w:pStyle w:val="GOSTTablenorm"/>
              <w:rPr>
                <w:lang w:val="en-US"/>
              </w:rPr>
            </w:pPr>
            <w:r w:rsidRPr="00DB7279">
              <w:rPr>
                <w:lang w:val="en-US"/>
              </w:rPr>
              <w:t>-</w:t>
            </w:r>
          </w:p>
        </w:tc>
      </w:tr>
      <w:tr w:rsidR="00DB7279" w:rsidRPr="00DB7279" w14:paraId="1CD2E6E2" w14:textId="77777777" w:rsidTr="00DC52BD">
        <w:tc>
          <w:tcPr>
            <w:tcW w:w="3387" w:type="dxa"/>
          </w:tcPr>
          <w:p w14:paraId="2DEA6940" w14:textId="77777777" w:rsidR="00DB7279" w:rsidRPr="00DB7279" w:rsidRDefault="00DB7279" w:rsidP="00DB7279">
            <w:pPr>
              <w:pStyle w:val="GOSTTablenorm"/>
            </w:pPr>
            <w:r w:rsidRPr="00DB7279">
              <w:t>ЦС_ЛС_Кт</w:t>
            </w:r>
          </w:p>
        </w:tc>
        <w:tc>
          <w:tcPr>
            <w:tcW w:w="991" w:type="dxa"/>
          </w:tcPr>
          <w:p w14:paraId="14D48622" w14:textId="77777777" w:rsidR="00DB7279" w:rsidRPr="00DB7279" w:rsidRDefault="00DB7279" w:rsidP="00DB7279">
            <w:pPr>
              <w:pStyle w:val="GOSTTablenorm"/>
            </w:pPr>
            <w:r w:rsidRPr="00DB7279">
              <w:t>Нет</w:t>
            </w:r>
          </w:p>
        </w:tc>
        <w:tc>
          <w:tcPr>
            <w:tcW w:w="3643" w:type="dxa"/>
          </w:tcPr>
          <w:p w14:paraId="382A7D93" w14:textId="77777777" w:rsidR="00DB7279" w:rsidRPr="00DB7279" w:rsidRDefault="00DB7279" w:rsidP="00DB7279">
            <w:pPr>
              <w:pStyle w:val="GOSTTablenorm"/>
            </w:pPr>
            <w:r w:rsidRPr="00DB7279">
              <w:t xml:space="preserve">ЦС ЛС по </w:t>
            </w:r>
            <w:r w:rsidRPr="00DB7279">
              <w:rPr>
                <w:bCs/>
              </w:rPr>
              <w:t>Кт</w:t>
            </w:r>
          </w:p>
        </w:tc>
        <w:tc>
          <w:tcPr>
            <w:tcW w:w="3643" w:type="dxa"/>
          </w:tcPr>
          <w:p w14:paraId="51204538" w14:textId="77777777" w:rsidR="00DB7279" w:rsidRPr="00DB7279" w:rsidRDefault="00DB7279" w:rsidP="00DB7279">
            <w:pPr>
              <w:pStyle w:val="GOSTTablenorm"/>
            </w:pPr>
            <w:r w:rsidRPr="00DB7279">
              <w:t>T0504833:CT_PACENTRE</w:t>
            </w:r>
          </w:p>
        </w:tc>
        <w:tc>
          <w:tcPr>
            <w:tcW w:w="4030" w:type="dxa"/>
          </w:tcPr>
          <w:p w14:paraId="5E0C66DC" w14:textId="77777777" w:rsidR="00DB7279" w:rsidRPr="00DB7279" w:rsidRDefault="00DB7279" w:rsidP="00DB7279">
            <w:pPr>
              <w:pStyle w:val="GOSTTablenorm"/>
            </w:pPr>
            <w:r w:rsidRPr="00DB7279">
              <w:t>-</w:t>
            </w:r>
          </w:p>
        </w:tc>
      </w:tr>
      <w:tr w:rsidR="00DB7279" w:rsidRPr="00DB7279" w14:paraId="234160B5" w14:textId="77777777" w:rsidTr="00DC52BD">
        <w:tc>
          <w:tcPr>
            <w:tcW w:w="3387" w:type="dxa"/>
          </w:tcPr>
          <w:p w14:paraId="61F02139" w14:textId="77777777" w:rsidR="00DB7279" w:rsidRPr="00DB7279" w:rsidRDefault="00DB7279" w:rsidP="00DB7279">
            <w:pPr>
              <w:pStyle w:val="GOSTTablenorm"/>
            </w:pPr>
            <w:r w:rsidRPr="00DB7279">
              <w:t>ТОФК_контрагента_Кт</w:t>
            </w:r>
          </w:p>
        </w:tc>
        <w:tc>
          <w:tcPr>
            <w:tcW w:w="991" w:type="dxa"/>
          </w:tcPr>
          <w:p w14:paraId="54377F97" w14:textId="77777777" w:rsidR="00DB7279" w:rsidRPr="00DB7279" w:rsidRDefault="00DB7279" w:rsidP="00DB7279">
            <w:pPr>
              <w:pStyle w:val="GOSTTablenorm"/>
            </w:pPr>
            <w:r w:rsidRPr="00DB7279">
              <w:t>Нет</w:t>
            </w:r>
          </w:p>
        </w:tc>
        <w:tc>
          <w:tcPr>
            <w:tcW w:w="3643" w:type="dxa"/>
          </w:tcPr>
          <w:p w14:paraId="7026B5AB" w14:textId="77777777" w:rsidR="00DB7279" w:rsidRPr="00DB7279" w:rsidRDefault="00DB7279" w:rsidP="00DB7279">
            <w:pPr>
              <w:pStyle w:val="GOSTTablenorm"/>
            </w:pPr>
            <w:r w:rsidRPr="00DB7279">
              <w:t xml:space="preserve">ТОФК контрагента по </w:t>
            </w:r>
            <w:r w:rsidRPr="00DB7279">
              <w:rPr>
                <w:bCs/>
              </w:rPr>
              <w:t>Кт</w:t>
            </w:r>
          </w:p>
        </w:tc>
        <w:tc>
          <w:tcPr>
            <w:tcW w:w="3643" w:type="dxa"/>
          </w:tcPr>
          <w:p w14:paraId="18145DF4" w14:textId="77777777" w:rsidR="00DB7279" w:rsidRPr="00DB7279" w:rsidRDefault="00DB7279" w:rsidP="00DB7279">
            <w:pPr>
              <w:pStyle w:val="GOSTTablenorm"/>
            </w:pPr>
            <w:r w:rsidRPr="00DB7279">
              <w:t>T0504833:CT_TOFKC</w:t>
            </w:r>
          </w:p>
        </w:tc>
        <w:tc>
          <w:tcPr>
            <w:tcW w:w="4030" w:type="dxa"/>
          </w:tcPr>
          <w:p w14:paraId="606524CB" w14:textId="77777777" w:rsidR="00DB7279" w:rsidRPr="00DB7279" w:rsidRDefault="00DB7279" w:rsidP="00DB7279">
            <w:pPr>
              <w:pStyle w:val="GOSTTablenorm"/>
            </w:pPr>
            <w:r w:rsidRPr="00DB7279">
              <w:t>-</w:t>
            </w:r>
          </w:p>
        </w:tc>
      </w:tr>
      <w:tr w:rsidR="00DB7279" w:rsidRPr="00DB7279" w14:paraId="63E66075" w14:textId="77777777" w:rsidTr="00DC52BD">
        <w:tc>
          <w:tcPr>
            <w:tcW w:w="3387" w:type="dxa"/>
          </w:tcPr>
          <w:p w14:paraId="1E27B4E1" w14:textId="77777777" w:rsidR="00DB7279" w:rsidRPr="00DB7279" w:rsidRDefault="00DB7279" w:rsidP="00DB7279">
            <w:pPr>
              <w:pStyle w:val="GOSTTablenorm"/>
            </w:pPr>
            <w:r w:rsidRPr="00DB7279">
              <w:t>Период_Кт</w:t>
            </w:r>
          </w:p>
        </w:tc>
        <w:tc>
          <w:tcPr>
            <w:tcW w:w="991" w:type="dxa"/>
          </w:tcPr>
          <w:p w14:paraId="7452ED42" w14:textId="77777777" w:rsidR="00DB7279" w:rsidRPr="00DB7279" w:rsidRDefault="00DB7279" w:rsidP="00DB7279">
            <w:pPr>
              <w:pStyle w:val="GOSTTablenorm"/>
            </w:pPr>
            <w:r w:rsidRPr="00DB7279">
              <w:t>Нет</w:t>
            </w:r>
          </w:p>
        </w:tc>
        <w:tc>
          <w:tcPr>
            <w:tcW w:w="3643" w:type="dxa"/>
          </w:tcPr>
          <w:p w14:paraId="2C64EECB" w14:textId="77777777" w:rsidR="00DB7279" w:rsidRPr="00DB7279" w:rsidRDefault="00DB7279" w:rsidP="00DB7279">
            <w:pPr>
              <w:pStyle w:val="GOSTTablenorm"/>
            </w:pPr>
            <w:r w:rsidRPr="00DB7279">
              <w:t xml:space="preserve">Период по </w:t>
            </w:r>
            <w:r w:rsidRPr="00DB7279">
              <w:rPr>
                <w:bCs/>
              </w:rPr>
              <w:t>Кт</w:t>
            </w:r>
          </w:p>
        </w:tc>
        <w:tc>
          <w:tcPr>
            <w:tcW w:w="3643" w:type="dxa"/>
          </w:tcPr>
          <w:p w14:paraId="3729B84A" w14:textId="77777777" w:rsidR="00DB7279" w:rsidRPr="00DB7279" w:rsidRDefault="00DB7279" w:rsidP="00DB7279">
            <w:pPr>
              <w:pStyle w:val="GOSTTablenorm"/>
            </w:pPr>
            <w:r w:rsidRPr="00DB7279">
              <w:t>T0504833:CT_PERIOD</w:t>
            </w:r>
          </w:p>
        </w:tc>
        <w:tc>
          <w:tcPr>
            <w:tcW w:w="4030" w:type="dxa"/>
          </w:tcPr>
          <w:p w14:paraId="568FC0DA" w14:textId="77777777" w:rsidR="00DB7279" w:rsidRPr="00DB7279" w:rsidRDefault="00DB7279" w:rsidP="00DB7279">
            <w:pPr>
              <w:pStyle w:val="GOSTTablenorm"/>
            </w:pPr>
            <w:r w:rsidRPr="00DB7279">
              <w:t>-</w:t>
            </w:r>
          </w:p>
        </w:tc>
      </w:tr>
      <w:tr w:rsidR="00DC52BD" w:rsidRPr="00DB7279" w14:paraId="30F921F6" w14:textId="77777777" w:rsidTr="00580D7E">
        <w:trPr>
          <w:ins w:id="6301" w:author="Опаева Лидия Арашаевна" w:date="2025-09-08T10:05:00Z"/>
        </w:trPr>
        <w:tc>
          <w:tcPr>
            <w:tcW w:w="3387" w:type="dxa"/>
          </w:tcPr>
          <w:p w14:paraId="46ACF5B1" w14:textId="77777777" w:rsidR="00DC52BD" w:rsidRPr="00DB7279" w:rsidRDefault="00DC52BD" w:rsidP="00580D7E">
            <w:pPr>
              <w:pStyle w:val="GOSTTablenorm"/>
              <w:rPr>
                <w:ins w:id="6302" w:author="Опаева Лидия Арашаевна" w:date="2025-09-08T10:05:00Z"/>
              </w:rPr>
            </w:pPr>
            <w:ins w:id="6303" w:author="Опаева Лидия Арашаевна" w:date="2025-09-08T10:05:00Z">
              <w:r>
                <w:t>Дата_НВС_Кт</w:t>
              </w:r>
            </w:ins>
          </w:p>
        </w:tc>
        <w:tc>
          <w:tcPr>
            <w:tcW w:w="991" w:type="dxa"/>
          </w:tcPr>
          <w:p w14:paraId="745A663B" w14:textId="77777777" w:rsidR="00DC52BD" w:rsidRPr="00DB7279" w:rsidRDefault="00DC52BD" w:rsidP="00580D7E">
            <w:pPr>
              <w:pStyle w:val="GOSTTablenorm"/>
              <w:rPr>
                <w:ins w:id="6304" w:author="Опаева Лидия Арашаевна" w:date="2025-09-08T10:05:00Z"/>
              </w:rPr>
            </w:pPr>
            <w:ins w:id="6305" w:author="Опаева Лидия Арашаевна" w:date="2025-09-08T10:05:00Z">
              <w:r>
                <w:t>Нет</w:t>
              </w:r>
            </w:ins>
          </w:p>
        </w:tc>
        <w:tc>
          <w:tcPr>
            <w:tcW w:w="3643" w:type="dxa"/>
          </w:tcPr>
          <w:p w14:paraId="4B10EAF5" w14:textId="77777777" w:rsidR="00DC52BD" w:rsidRPr="00DB7279" w:rsidRDefault="00DC52BD" w:rsidP="00580D7E">
            <w:pPr>
              <w:pStyle w:val="GOSTTablenorm"/>
              <w:rPr>
                <w:ins w:id="6306" w:author="Опаева Лидия Арашаевна" w:date="2025-09-08T10:05:00Z"/>
              </w:rPr>
            </w:pPr>
            <w:ins w:id="6307" w:author="Опаева Лидия Арашаевна" w:date="2025-09-08T10:05:00Z">
              <w:r w:rsidRPr="006C17BE">
                <w:t>Дата НВС по Кт</w:t>
              </w:r>
            </w:ins>
          </w:p>
        </w:tc>
        <w:tc>
          <w:tcPr>
            <w:tcW w:w="3643" w:type="dxa"/>
          </w:tcPr>
          <w:p w14:paraId="631286DA" w14:textId="77777777" w:rsidR="00DC52BD" w:rsidRPr="00DB7279" w:rsidRDefault="00DC52BD" w:rsidP="00580D7E">
            <w:pPr>
              <w:pStyle w:val="GOSTTablenorm"/>
              <w:rPr>
                <w:ins w:id="6308" w:author="Опаева Лидия Арашаевна" w:date="2025-09-08T10:05:00Z"/>
              </w:rPr>
            </w:pPr>
            <w:ins w:id="6309" w:author="Опаева Лидия Арашаевна" w:date="2025-09-08T10:05:00Z">
              <w:r w:rsidRPr="006C17BE">
                <w:t>T0504833:</w:t>
              </w:r>
              <w:r>
                <w:rPr>
                  <w:lang w:val="en-US"/>
                </w:rPr>
                <w:t>C</w:t>
              </w:r>
              <w:r w:rsidRPr="006C17BE">
                <w:t>T_</w:t>
              </w:r>
              <w:r>
                <w:rPr>
                  <w:lang w:val="en-US"/>
                </w:rPr>
                <w:t>NVSDATE</w:t>
              </w:r>
            </w:ins>
          </w:p>
        </w:tc>
        <w:tc>
          <w:tcPr>
            <w:tcW w:w="4030" w:type="dxa"/>
          </w:tcPr>
          <w:p w14:paraId="58CC4ED5" w14:textId="77777777" w:rsidR="00DC52BD" w:rsidRPr="00DB7279" w:rsidRDefault="00DC52BD" w:rsidP="00580D7E">
            <w:pPr>
              <w:pStyle w:val="GOSTTablenorm"/>
              <w:rPr>
                <w:ins w:id="6310" w:author="Опаева Лидия Арашаевна" w:date="2025-09-08T10:05:00Z"/>
              </w:rPr>
            </w:pPr>
            <w:ins w:id="6311" w:author="Опаева Лидия Арашаевна" w:date="2025-09-08T10:05:00Z">
              <w:r>
                <w:t>-</w:t>
              </w:r>
            </w:ins>
          </w:p>
        </w:tc>
      </w:tr>
      <w:tr w:rsidR="00DB7279" w:rsidRPr="00DB7279" w14:paraId="06BECEA9" w14:textId="77777777" w:rsidTr="00DC52BD">
        <w:tc>
          <w:tcPr>
            <w:tcW w:w="3387" w:type="dxa"/>
          </w:tcPr>
          <w:p w14:paraId="180F4C9C" w14:textId="77777777" w:rsidR="00DB7279" w:rsidRPr="00DB7279" w:rsidRDefault="00DB7279" w:rsidP="00DB7279">
            <w:pPr>
              <w:pStyle w:val="GOSTTablenorm"/>
            </w:pPr>
            <w:r w:rsidRPr="00DB7279">
              <w:t>Код_СКУ_корресп_Кт</w:t>
            </w:r>
          </w:p>
        </w:tc>
        <w:tc>
          <w:tcPr>
            <w:tcW w:w="991" w:type="dxa"/>
          </w:tcPr>
          <w:p w14:paraId="1DFAC9ED" w14:textId="77777777" w:rsidR="00DB7279" w:rsidRPr="00DB7279" w:rsidRDefault="00DB7279" w:rsidP="00DB7279">
            <w:pPr>
              <w:pStyle w:val="GOSTTablenorm"/>
            </w:pPr>
            <w:r w:rsidRPr="00DB7279">
              <w:t>Нет</w:t>
            </w:r>
          </w:p>
        </w:tc>
        <w:tc>
          <w:tcPr>
            <w:tcW w:w="3643" w:type="dxa"/>
          </w:tcPr>
          <w:p w14:paraId="392146FD" w14:textId="77777777" w:rsidR="00DB7279" w:rsidRPr="00DB7279" w:rsidRDefault="00DB7279" w:rsidP="00DB7279">
            <w:pPr>
              <w:pStyle w:val="GOSTTablenorm"/>
            </w:pPr>
            <w:r w:rsidRPr="00DB7279">
              <w:t xml:space="preserve">Код СКУ корреспондирующий по </w:t>
            </w:r>
            <w:r w:rsidRPr="00DB7279">
              <w:rPr>
                <w:bCs/>
              </w:rPr>
              <w:t>Кт</w:t>
            </w:r>
          </w:p>
        </w:tc>
        <w:tc>
          <w:tcPr>
            <w:tcW w:w="3643" w:type="dxa"/>
          </w:tcPr>
          <w:p w14:paraId="4CAD3319" w14:textId="77777777" w:rsidR="00DB7279" w:rsidRPr="00DB7279" w:rsidRDefault="00DB7279" w:rsidP="00DB7279">
            <w:pPr>
              <w:pStyle w:val="GOSTTablenorm"/>
            </w:pPr>
            <w:r w:rsidRPr="00DB7279">
              <w:t>T0504833:CT_ACCOUNTCORR</w:t>
            </w:r>
          </w:p>
        </w:tc>
        <w:tc>
          <w:tcPr>
            <w:tcW w:w="4030" w:type="dxa"/>
          </w:tcPr>
          <w:p w14:paraId="2B8E2218" w14:textId="77777777" w:rsidR="00DB7279" w:rsidRPr="00DB7279" w:rsidRDefault="00DB7279" w:rsidP="00DB7279">
            <w:pPr>
              <w:pStyle w:val="GOSTTablenorm"/>
            </w:pPr>
            <w:r w:rsidRPr="00DB7279">
              <w:t>-</w:t>
            </w:r>
          </w:p>
        </w:tc>
      </w:tr>
      <w:tr w:rsidR="00DB7279" w:rsidRPr="00DB7279" w14:paraId="0B39368A" w14:textId="77777777" w:rsidTr="00DC52BD">
        <w:tc>
          <w:tcPr>
            <w:tcW w:w="3387" w:type="dxa"/>
          </w:tcPr>
          <w:p w14:paraId="610AD800" w14:textId="77777777" w:rsidR="00DB7279" w:rsidRPr="00DB7279" w:rsidRDefault="00DB7279" w:rsidP="00DB7279">
            <w:pPr>
              <w:pStyle w:val="GOSTTablenorm"/>
            </w:pPr>
            <w:r w:rsidRPr="00DB7279">
              <w:t>Тип_СКУ_Кт</w:t>
            </w:r>
          </w:p>
        </w:tc>
        <w:tc>
          <w:tcPr>
            <w:tcW w:w="991" w:type="dxa"/>
          </w:tcPr>
          <w:p w14:paraId="780D5116" w14:textId="77777777" w:rsidR="00DB7279" w:rsidRPr="00DB7279" w:rsidRDefault="00DB7279" w:rsidP="00DB7279">
            <w:pPr>
              <w:pStyle w:val="GOSTTablenorm"/>
            </w:pPr>
            <w:r w:rsidRPr="00DB7279">
              <w:t>Нет</w:t>
            </w:r>
          </w:p>
        </w:tc>
        <w:tc>
          <w:tcPr>
            <w:tcW w:w="3643" w:type="dxa"/>
          </w:tcPr>
          <w:p w14:paraId="31ECB812" w14:textId="77777777" w:rsidR="00DB7279" w:rsidRPr="00DB7279" w:rsidRDefault="00DB7279" w:rsidP="00DB7279">
            <w:pPr>
              <w:pStyle w:val="GOSTTablenorm"/>
            </w:pPr>
            <w:r w:rsidRPr="00DB7279">
              <w:t xml:space="preserve">Тип СКУ по </w:t>
            </w:r>
            <w:r w:rsidRPr="00DB7279">
              <w:rPr>
                <w:bCs/>
              </w:rPr>
              <w:t>Кт</w:t>
            </w:r>
          </w:p>
        </w:tc>
        <w:tc>
          <w:tcPr>
            <w:tcW w:w="3643" w:type="dxa"/>
          </w:tcPr>
          <w:p w14:paraId="615E66C6" w14:textId="77777777" w:rsidR="00DB7279" w:rsidRPr="00DB7279" w:rsidRDefault="00DB7279" w:rsidP="00DB7279">
            <w:pPr>
              <w:pStyle w:val="GOSTTablenorm"/>
            </w:pPr>
            <w:r w:rsidRPr="00DB7279">
              <w:t>T0504833:CT_ACCOUNTTYPE</w:t>
            </w:r>
          </w:p>
        </w:tc>
        <w:tc>
          <w:tcPr>
            <w:tcW w:w="4030" w:type="dxa"/>
          </w:tcPr>
          <w:p w14:paraId="7D99AAC5" w14:textId="77777777" w:rsidR="00DB7279" w:rsidRPr="00DB7279" w:rsidRDefault="00DB7279" w:rsidP="00DB7279">
            <w:pPr>
              <w:pStyle w:val="GOSTTablenorm"/>
            </w:pPr>
            <w:r w:rsidRPr="00DB7279">
              <w:t>-</w:t>
            </w:r>
          </w:p>
        </w:tc>
      </w:tr>
      <w:tr w:rsidR="00DB7279" w:rsidRPr="00A92F23" w14:paraId="47D5B9DD" w14:textId="77777777" w:rsidTr="00DC52BD">
        <w:tc>
          <w:tcPr>
            <w:tcW w:w="3387" w:type="dxa"/>
          </w:tcPr>
          <w:p w14:paraId="2CEE000F" w14:textId="77777777" w:rsidR="00DB7279" w:rsidRPr="00DB7279" w:rsidRDefault="00DB7279" w:rsidP="00DB7279">
            <w:pPr>
              <w:pStyle w:val="GOSTTablenorm"/>
            </w:pPr>
            <w:r w:rsidRPr="00DB7279">
              <w:t>ПЗО_Кт</w:t>
            </w:r>
          </w:p>
        </w:tc>
        <w:tc>
          <w:tcPr>
            <w:tcW w:w="991" w:type="dxa"/>
          </w:tcPr>
          <w:p w14:paraId="41851491" w14:textId="77777777" w:rsidR="00DB7279" w:rsidRPr="00DB7279" w:rsidRDefault="00DB7279" w:rsidP="00DB7279">
            <w:pPr>
              <w:pStyle w:val="GOSTTablenorm"/>
            </w:pPr>
            <w:r w:rsidRPr="00DB7279">
              <w:t>Нет</w:t>
            </w:r>
          </w:p>
        </w:tc>
        <w:tc>
          <w:tcPr>
            <w:tcW w:w="3643" w:type="dxa"/>
          </w:tcPr>
          <w:p w14:paraId="2972E5B4" w14:textId="77777777" w:rsidR="00DB7279" w:rsidRPr="00DB7279" w:rsidRDefault="00DB7279" w:rsidP="00DB7279">
            <w:pPr>
              <w:pStyle w:val="GOSTTablenorm"/>
            </w:pPr>
            <w:r w:rsidRPr="00DB7279">
              <w:t xml:space="preserve">ЗО по </w:t>
            </w:r>
            <w:r w:rsidRPr="00DB7279">
              <w:rPr>
                <w:bCs/>
              </w:rPr>
              <w:t>Кт</w:t>
            </w:r>
          </w:p>
        </w:tc>
        <w:tc>
          <w:tcPr>
            <w:tcW w:w="3643" w:type="dxa"/>
          </w:tcPr>
          <w:p w14:paraId="37E2FADD" w14:textId="77777777" w:rsidR="00DB7279" w:rsidRPr="00DB7279" w:rsidRDefault="00DB7279" w:rsidP="00DB7279">
            <w:pPr>
              <w:pStyle w:val="GOSTTablenorm"/>
            </w:pPr>
            <w:r w:rsidRPr="00DB7279">
              <w:t>T0504833:CT_</w:t>
            </w:r>
            <w:del w:id="6312" w:author="Сатлер Марина Викторовна" w:date="2025-04-15T15:30:00Z">
              <w:r w:rsidRPr="00DB7279" w:rsidDel="00192EB5">
                <w:delText xml:space="preserve"> </w:delText>
              </w:r>
            </w:del>
            <w:r w:rsidRPr="00DB7279">
              <w:t>PZO</w:t>
            </w:r>
          </w:p>
        </w:tc>
        <w:tc>
          <w:tcPr>
            <w:tcW w:w="4030" w:type="dxa"/>
          </w:tcPr>
          <w:p w14:paraId="19BECD46" w14:textId="77777777" w:rsidR="00DB7279" w:rsidRPr="001C252D" w:rsidRDefault="00DB7279" w:rsidP="00DB7279">
            <w:pPr>
              <w:pStyle w:val="GOSTTablenorm"/>
            </w:pPr>
            <w:r w:rsidRPr="00DB7279">
              <w:t>-</w:t>
            </w:r>
          </w:p>
        </w:tc>
      </w:tr>
    </w:tbl>
    <w:p w14:paraId="4E9807F9" w14:textId="2A6BE66F" w:rsidR="009254D3" w:rsidRDefault="009254D3" w:rsidP="004B27CD">
      <w:pPr>
        <w:tabs>
          <w:tab w:val="left" w:pos="3656"/>
        </w:tabs>
      </w:pPr>
    </w:p>
    <w:p w14:paraId="40907084" w14:textId="4EF8E3AA" w:rsidR="009254D3" w:rsidRDefault="009254D3" w:rsidP="009254D3">
      <w:pPr>
        <w:pStyle w:val="GOSTNameTable"/>
      </w:pPr>
      <w:r>
        <w:fldChar w:fldCharType="begin"/>
      </w:r>
      <w:r>
        <w:instrText xml:space="preserve"> SEQ Таблица \* ARABIC </w:instrText>
      </w:r>
      <w:r>
        <w:fldChar w:fldCharType="separate"/>
      </w:r>
      <w:bookmarkStart w:id="6313" w:name="_Toc226564546"/>
      <w:r w:rsidR="00CE7795">
        <w:t>34</w:t>
      </w:r>
      <w:r>
        <w:fldChar w:fldCharType="end"/>
      </w:r>
      <w:r>
        <w:t xml:space="preserve"> </w:t>
      </w:r>
      <w:r w:rsidRPr="00A65AEA">
        <w:t>– Перечень атрибутов, соответствующих типу документа «</w:t>
      </w:r>
      <w:r w:rsidRPr="00F22CF7">
        <w:rPr>
          <w:sz w:val="22"/>
          <w:szCs w:val="22"/>
        </w:rPr>
        <w:t>Бухгалтерская справка</w:t>
      </w:r>
      <w:r>
        <w:rPr>
          <w:sz w:val="22"/>
          <w:szCs w:val="22"/>
        </w:rPr>
        <w:t>»</w:t>
      </w:r>
      <w:r w:rsidRPr="00F22CF7">
        <w:rPr>
          <w:sz w:val="22"/>
          <w:szCs w:val="22"/>
        </w:rPr>
        <w:t xml:space="preserve"> (ф. 0504833) </w:t>
      </w:r>
      <w:r w:rsidRPr="009254D3">
        <w:rPr>
          <w:sz w:val="22"/>
          <w:szCs w:val="22"/>
        </w:rPr>
        <w:t xml:space="preserve">ARP_SVAP_ZG_TSE </w:t>
      </w:r>
      <w:r w:rsidRPr="00A65AEA">
        <w:t>в SVAP НПС</w:t>
      </w:r>
      <w:bookmarkEnd w:id="6313"/>
    </w:p>
    <w:tbl>
      <w:tblPr>
        <w:tblStyle w:val="GOSTTable"/>
        <w:tblW w:w="5000" w:type="pct"/>
        <w:tblLayout w:type="fixed"/>
        <w:tblLook w:val="07E0" w:firstRow="1" w:lastRow="1" w:firstColumn="1" w:lastColumn="1" w:noHBand="1" w:noVBand="1"/>
      </w:tblPr>
      <w:tblGrid>
        <w:gridCol w:w="3387"/>
        <w:gridCol w:w="991"/>
        <w:gridCol w:w="3643"/>
        <w:gridCol w:w="3643"/>
        <w:gridCol w:w="4030"/>
      </w:tblGrid>
      <w:tr w:rsidR="009254D3" w:rsidRPr="00DB7279" w14:paraId="2E48A6E3" w14:textId="77777777" w:rsidTr="009254D3">
        <w:trPr>
          <w:cnfStyle w:val="100000000000" w:firstRow="1" w:lastRow="0" w:firstColumn="0" w:lastColumn="0" w:oddVBand="0" w:evenVBand="0" w:oddHBand="0" w:evenHBand="0" w:firstRowFirstColumn="0" w:firstRowLastColumn="0" w:lastRowFirstColumn="0" w:lastRowLastColumn="0"/>
        </w:trPr>
        <w:tc>
          <w:tcPr>
            <w:tcW w:w="3387" w:type="dxa"/>
            <w:hideMark/>
          </w:tcPr>
          <w:p w14:paraId="0039510C" w14:textId="77777777" w:rsidR="009254D3" w:rsidRPr="00DB7279" w:rsidRDefault="009254D3" w:rsidP="00F41042">
            <w:pPr>
              <w:pStyle w:val="GOSTTableHead"/>
              <w:rPr>
                <w:szCs w:val="22"/>
              </w:rPr>
            </w:pPr>
            <w:r w:rsidRPr="00DB7279">
              <w:rPr>
                <w:szCs w:val="22"/>
              </w:rPr>
              <w:t>Наименование атрибута</w:t>
            </w:r>
          </w:p>
        </w:tc>
        <w:tc>
          <w:tcPr>
            <w:tcW w:w="991" w:type="dxa"/>
            <w:hideMark/>
          </w:tcPr>
          <w:p w14:paraId="31E6EBB6" w14:textId="77777777" w:rsidR="009254D3" w:rsidRPr="00DB7279" w:rsidRDefault="009254D3" w:rsidP="00F41042">
            <w:pPr>
              <w:pStyle w:val="GOSTTableHead"/>
              <w:rPr>
                <w:szCs w:val="22"/>
              </w:rPr>
            </w:pPr>
            <w:r w:rsidRPr="00DB7279">
              <w:rPr>
                <w:szCs w:val="22"/>
              </w:rPr>
              <w:t>Вычисляемый атрибут</w:t>
            </w:r>
          </w:p>
        </w:tc>
        <w:tc>
          <w:tcPr>
            <w:tcW w:w="3643" w:type="dxa"/>
            <w:hideMark/>
          </w:tcPr>
          <w:p w14:paraId="02ED815C" w14:textId="77777777" w:rsidR="009254D3" w:rsidRPr="00DB7279" w:rsidRDefault="009254D3" w:rsidP="00F41042">
            <w:pPr>
              <w:pStyle w:val="GOSTTableHead"/>
              <w:rPr>
                <w:szCs w:val="22"/>
              </w:rPr>
            </w:pPr>
            <w:r w:rsidRPr="00DB7279">
              <w:rPr>
                <w:szCs w:val="22"/>
              </w:rPr>
              <w:t>Описание атрибута</w:t>
            </w:r>
          </w:p>
        </w:tc>
        <w:tc>
          <w:tcPr>
            <w:tcW w:w="3643" w:type="dxa"/>
            <w:hideMark/>
          </w:tcPr>
          <w:p w14:paraId="6C8858EC" w14:textId="77777777" w:rsidR="009254D3" w:rsidRPr="00DB7279" w:rsidRDefault="009254D3" w:rsidP="00F41042">
            <w:pPr>
              <w:pStyle w:val="GOSTTableHead"/>
              <w:rPr>
                <w:szCs w:val="22"/>
              </w:rPr>
            </w:pPr>
            <w:r w:rsidRPr="00DB7279">
              <w:rPr>
                <w:szCs w:val="22"/>
              </w:rPr>
              <w:t>Реквизит документа (наименование тега)</w:t>
            </w:r>
          </w:p>
        </w:tc>
        <w:tc>
          <w:tcPr>
            <w:tcW w:w="4030" w:type="dxa"/>
            <w:hideMark/>
          </w:tcPr>
          <w:p w14:paraId="45C83FE9" w14:textId="77777777" w:rsidR="009254D3" w:rsidRPr="00DB7279" w:rsidRDefault="009254D3" w:rsidP="00F41042">
            <w:pPr>
              <w:pStyle w:val="GOSTTableHead"/>
              <w:rPr>
                <w:szCs w:val="22"/>
              </w:rPr>
            </w:pPr>
            <w:r w:rsidRPr="00DB7279">
              <w:rPr>
                <w:szCs w:val="22"/>
              </w:rPr>
              <w:t>Алгоритм вычисления</w:t>
            </w:r>
          </w:p>
        </w:tc>
      </w:tr>
      <w:tr w:rsidR="009254D3" w:rsidRPr="00DB7279" w14:paraId="3FD74A1C" w14:textId="77777777" w:rsidTr="009254D3">
        <w:tc>
          <w:tcPr>
            <w:tcW w:w="15694" w:type="dxa"/>
            <w:gridSpan w:val="5"/>
          </w:tcPr>
          <w:p w14:paraId="343712C1" w14:textId="758A33C5" w:rsidR="009254D3" w:rsidRPr="00DB7279" w:rsidRDefault="009254D3" w:rsidP="00F41042">
            <w:pPr>
              <w:ind w:firstLine="0"/>
              <w:jc w:val="center"/>
              <w:rPr>
                <w:b/>
                <w:sz w:val="22"/>
                <w:szCs w:val="22"/>
              </w:rPr>
            </w:pPr>
            <w:r w:rsidRPr="00DB7279">
              <w:rPr>
                <w:b/>
                <w:sz w:val="22"/>
                <w:szCs w:val="22"/>
              </w:rPr>
              <w:t xml:space="preserve">Бухгалтерская справка (ф. 0504833) </w:t>
            </w:r>
            <w:r w:rsidRPr="009254D3">
              <w:rPr>
                <w:b/>
                <w:sz w:val="22"/>
                <w:szCs w:val="22"/>
              </w:rPr>
              <w:t>ARP_SVAP_ZG_TSE</w:t>
            </w:r>
          </w:p>
        </w:tc>
      </w:tr>
      <w:tr w:rsidR="009254D3" w:rsidRPr="00DB7279" w14:paraId="52418B06" w14:textId="77777777" w:rsidTr="009254D3">
        <w:tc>
          <w:tcPr>
            <w:tcW w:w="3387" w:type="dxa"/>
          </w:tcPr>
          <w:p w14:paraId="4142DF66" w14:textId="77777777" w:rsidR="009254D3" w:rsidRPr="00DB7279" w:rsidRDefault="009254D3" w:rsidP="00F41042">
            <w:pPr>
              <w:pStyle w:val="GOSTTablenorm"/>
            </w:pPr>
            <w:r w:rsidRPr="00DB7279">
              <w:t>Номер_документа*</w:t>
            </w:r>
          </w:p>
        </w:tc>
        <w:tc>
          <w:tcPr>
            <w:tcW w:w="991" w:type="dxa"/>
          </w:tcPr>
          <w:p w14:paraId="3D8133FB" w14:textId="77777777" w:rsidR="009254D3" w:rsidRPr="00DB7279" w:rsidRDefault="009254D3" w:rsidP="00F41042">
            <w:pPr>
              <w:pStyle w:val="GOSTTablenorm"/>
            </w:pPr>
            <w:r w:rsidRPr="00DB7279">
              <w:t>Нет</w:t>
            </w:r>
          </w:p>
        </w:tc>
        <w:tc>
          <w:tcPr>
            <w:tcW w:w="3643" w:type="dxa"/>
          </w:tcPr>
          <w:p w14:paraId="20B3FB8D" w14:textId="77777777" w:rsidR="009254D3" w:rsidRPr="00DB7279" w:rsidRDefault="009254D3" w:rsidP="00F41042">
            <w:pPr>
              <w:pStyle w:val="GOSTTablenorm"/>
            </w:pPr>
            <w:r w:rsidRPr="00DB7279">
              <w:t>Номер документа</w:t>
            </w:r>
          </w:p>
        </w:tc>
        <w:tc>
          <w:tcPr>
            <w:tcW w:w="3643" w:type="dxa"/>
          </w:tcPr>
          <w:p w14:paraId="33C6221F" w14:textId="77777777" w:rsidR="009254D3" w:rsidRPr="00DB7279" w:rsidRDefault="009254D3" w:rsidP="00F41042">
            <w:pPr>
              <w:pStyle w:val="GOSTTablenorm"/>
            </w:pPr>
            <w:r w:rsidRPr="00DB7279">
              <w:t>TtlPrt_DcNmbr</w:t>
            </w:r>
          </w:p>
        </w:tc>
        <w:tc>
          <w:tcPr>
            <w:tcW w:w="4030" w:type="dxa"/>
          </w:tcPr>
          <w:p w14:paraId="5317C731" w14:textId="77777777" w:rsidR="009254D3" w:rsidRPr="00DB7279" w:rsidRDefault="009254D3" w:rsidP="00F41042">
            <w:pPr>
              <w:pStyle w:val="GOSTTablenorm"/>
            </w:pPr>
            <w:r w:rsidRPr="00DB7279">
              <w:t>-</w:t>
            </w:r>
          </w:p>
        </w:tc>
      </w:tr>
      <w:tr w:rsidR="009254D3" w:rsidRPr="00DB7279" w14:paraId="2A4471CA" w14:textId="77777777" w:rsidTr="009254D3">
        <w:tc>
          <w:tcPr>
            <w:tcW w:w="3387" w:type="dxa"/>
          </w:tcPr>
          <w:p w14:paraId="377F586C" w14:textId="77777777" w:rsidR="009254D3" w:rsidRPr="00DB7279" w:rsidRDefault="009254D3" w:rsidP="00F41042">
            <w:pPr>
              <w:pStyle w:val="GOSTTablenorm"/>
            </w:pPr>
            <w:r w:rsidRPr="00DB7279">
              <w:t>Дата_документа*</w:t>
            </w:r>
          </w:p>
        </w:tc>
        <w:tc>
          <w:tcPr>
            <w:tcW w:w="991" w:type="dxa"/>
          </w:tcPr>
          <w:p w14:paraId="2B6FE8A6" w14:textId="77777777" w:rsidR="009254D3" w:rsidRPr="00DB7279" w:rsidRDefault="009254D3" w:rsidP="00F41042">
            <w:pPr>
              <w:pStyle w:val="GOSTTablenorm"/>
            </w:pPr>
            <w:r w:rsidRPr="00DB7279">
              <w:t>Нет</w:t>
            </w:r>
          </w:p>
        </w:tc>
        <w:tc>
          <w:tcPr>
            <w:tcW w:w="3643" w:type="dxa"/>
          </w:tcPr>
          <w:p w14:paraId="7F3CF1BB" w14:textId="77777777" w:rsidR="009254D3" w:rsidRPr="00DB7279" w:rsidRDefault="009254D3" w:rsidP="00F41042">
            <w:pPr>
              <w:pStyle w:val="GOSTTablenorm"/>
            </w:pPr>
            <w:r w:rsidRPr="00DB7279">
              <w:t>Дата документа</w:t>
            </w:r>
          </w:p>
        </w:tc>
        <w:tc>
          <w:tcPr>
            <w:tcW w:w="3643" w:type="dxa"/>
          </w:tcPr>
          <w:p w14:paraId="6012936F" w14:textId="77777777" w:rsidR="009254D3" w:rsidRPr="00DB7279" w:rsidRDefault="009254D3" w:rsidP="00F41042">
            <w:pPr>
              <w:pStyle w:val="GOSTTablenorm"/>
            </w:pPr>
            <w:r w:rsidRPr="00DB7279">
              <w:t>TtlPrt_Dt</w:t>
            </w:r>
          </w:p>
        </w:tc>
        <w:tc>
          <w:tcPr>
            <w:tcW w:w="4030" w:type="dxa"/>
          </w:tcPr>
          <w:p w14:paraId="43AEF6F2" w14:textId="77777777" w:rsidR="009254D3" w:rsidRPr="00DB7279" w:rsidRDefault="009254D3" w:rsidP="00F41042">
            <w:pPr>
              <w:pStyle w:val="GOSTTablenorm"/>
            </w:pPr>
            <w:r w:rsidRPr="00DB7279">
              <w:t>-</w:t>
            </w:r>
          </w:p>
        </w:tc>
      </w:tr>
      <w:tr w:rsidR="009254D3" w:rsidRPr="00DB7279" w14:paraId="1692D94B" w14:textId="77777777" w:rsidTr="009254D3">
        <w:tc>
          <w:tcPr>
            <w:tcW w:w="3387" w:type="dxa"/>
          </w:tcPr>
          <w:p w14:paraId="1ECE1DFD" w14:textId="77777777" w:rsidR="009254D3" w:rsidRPr="00DB7279" w:rsidRDefault="009254D3" w:rsidP="00F41042">
            <w:pPr>
              <w:pStyle w:val="GOSTTablenorm"/>
            </w:pPr>
            <w:r w:rsidRPr="00DB7279">
              <w:t>Дата_ввода_в_действие</w:t>
            </w:r>
          </w:p>
        </w:tc>
        <w:tc>
          <w:tcPr>
            <w:tcW w:w="991" w:type="dxa"/>
          </w:tcPr>
          <w:p w14:paraId="646130F3" w14:textId="77777777" w:rsidR="009254D3" w:rsidRPr="00DB7279" w:rsidRDefault="009254D3" w:rsidP="00F41042">
            <w:pPr>
              <w:pStyle w:val="GOSTTablenorm"/>
            </w:pPr>
            <w:r w:rsidRPr="00DB7279">
              <w:t>Нет</w:t>
            </w:r>
          </w:p>
        </w:tc>
        <w:tc>
          <w:tcPr>
            <w:tcW w:w="3643" w:type="dxa"/>
          </w:tcPr>
          <w:p w14:paraId="7F9FC366" w14:textId="77777777" w:rsidR="009254D3" w:rsidRPr="00DB7279" w:rsidRDefault="009254D3" w:rsidP="00F41042">
            <w:pPr>
              <w:pStyle w:val="GOSTTablenorm"/>
            </w:pPr>
            <w:r w:rsidRPr="00DB7279">
              <w:t>Дата ввода в действие</w:t>
            </w:r>
          </w:p>
        </w:tc>
        <w:tc>
          <w:tcPr>
            <w:tcW w:w="3643" w:type="dxa"/>
          </w:tcPr>
          <w:p w14:paraId="2F181A30" w14:textId="77777777" w:rsidR="009254D3" w:rsidRPr="00DB7279" w:rsidRDefault="009254D3" w:rsidP="00F41042">
            <w:pPr>
              <w:pStyle w:val="GOSTTablenorm"/>
            </w:pPr>
            <w:r w:rsidRPr="00DB7279">
              <w:t>TtlPrt_EffectiveDate</w:t>
            </w:r>
          </w:p>
        </w:tc>
        <w:tc>
          <w:tcPr>
            <w:tcW w:w="4030" w:type="dxa"/>
          </w:tcPr>
          <w:p w14:paraId="4AB18046" w14:textId="77777777" w:rsidR="009254D3" w:rsidRPr="00DB7279" w:rsidRDefault="009254D3" w:rsidP="00F41042">
            <w:pPr>
              <w:pStyle w:val="GOSTTablenorm"/>
            </w:pPr>
            <w:r w:rsidRPr="00DB7279">
              <w:t>-</w:t>
            </w:r>
          </w:p>
        </w:tc>
      </w:tr>
      <w:tr w:rsidR="009254D3" w:rsidRPr="00DB7279" w14:paraId="7D1B7927" w14:textId="77777777" w:rsidTr="009254D3">
        <w:tc>
          <w:tcPr>
            <w:tcW w:w="3387" w:type="dxa"/>
          </w:tcPr>
          <w:p w14:paraId="1AA6E040" w14:textId="77777777" w:rsidR="009254D3" w:rsidRPr="00DB7279" w:rsidRDefault="009254D3" w:rsidP="00F41042">
            <w:pPr>
              <w:pStyle w:val="GOSTTablenorm"/>
            </w:pPr>
            <w:r w:rsidRPr="00DB7279">
              <w:t>Тип_справки</w:t>
            </w:r>
          </w:p>
        </w:tc>
        <w:tc>
          <w:tcPr>
            <w:tcW w:w="991" w:type="dxa"/>
          </w:tcPr>
          <w:p w14:paraId="0EF5AE1A" w14:textId="77777777" w:rsidR="009254D3" w:rsidRPr="00DB7279" w:rsidRDefault="009254D3" w:rsidP="00F41042">
            <w:pPr>
              <w:pStyle w:val="GOSTTablenorm"/>
            </w:pPr>
            <w:r w:rsidRPr="00DB7279">
              <w:t>Нет</w:t>
            </w:r>
          </w:p>
        </w:tc>
        <w:tc>
          <w:tcPr>
            <w:tcW w:w="3643" w:type="dxa"/>
          </w:tcPr>
          <w:p w14:paraId="0224CD6D" w14:textId="77777777" w:rsidR="009254D3" w:rsidRPr="00DB7279" w:rsidRDefault="009254D3" w:rsidP="00F41042">
            <w:pPr>
              <w:pStyle w:val="GOSTTablenorm"/>
            </w:pPr>
            <w:r w:rsidRPr="00DB7279">
              <w:t>Тип справки</w:t>
            </w:r>
          </w:p>
        </w:tc>
        <w:tc>
          <w:tcPr>
            <w:tcW w:w="3643" w:type="dxa"/>
          </w:tcPr>
          <w:p w14:paraId="58E987FE" w14:textId="77777777" w:rsidR="009254D3" w:rsidRPr="00DB7279" w:rsidRDefault="009254D3" w:rsidP="00F41042">
            <w:pPr>
              <w:pStyle w:val="GOSTTablenorm"/>
            </w:pPr>
            <w:r w:rsidRPr="00DB7279">
              <w:t>TtlPrt_TypeDoc</w:t>
            </w:r>
          </w:p>
        </w:tc>
        <w:tc>
          <w:tcPr>
            <w:tcW w:w="4030" w:type="dxa"/>
          </w:tcPr>
          <w:p w14:paraId="1212FA5D" w14:textId="77777777" w:rsidR="009254D3" w:rsidRPr="00DB7279" w:rsidRDefault="009254D3" w:rsidP="00F41042">
            <w:pPr>
              <w:pStyle w:val="GOSTTablenorm"/>
            </w:pPr>
            <w:r w:rsidRPr="00DB7279">
              <w:t>-</w:t>
            </w:r>
          </w:p>
        </w:tc>
      </w:tr>
      <w:tr w:rsidR="009254D3" w:rsidRPr="00DB7279" w14:paraId="100FA290" w14:textId="77777777" w:rsidTr="009254D3">
        <w:tc>
          <w:tcPr>
            <w:tcW w:w="3387" w:type="dxa"/>
          </w:tcPr>
          <w:p w14:paraId="2203D64A" w14:textId="77777777" w:rsidR="009254D3" w:rsidRPr="00DB7279" w:rsidRDefault="009254D3" w:rsidP="00F41042">
            <w:pPr>
              <w:pStyle w:val="GOSTTablenorm"/>
            </w:pPr>
            <w:r w:rsidRPr="00DB7279">
              <w:t>Наименование_типа_справки</w:t>
            </w:r>
          </w:p>
        </w:tc>
        <w:tc>
          <w:tcPr>
            <w:tcW w:w="991" w:type="dxa"/>
          </w:tcPr>
          <w:p w14:paraId="084097F3" w14:textId="77777777" w:rsidR="009254D3" w:rsidRPr="00DB7279" w:rsidRDefault="009254D3" w:rsidP="00F41042">
            <w:pPr>
              <w:pStyle w:val="GOSTTablenorm"/>
            </w:pPr>
            <w:r w:rsidRPr="00DB7279">
              <w:t>Нет</w:t>
            </w:r>
          </w:p>
        </w:tc>
        <w:tc>
          <w:tcPr>
            <w:tcW w:w="3643" w:type="dxa"/>
          </w:tcPr>
          <w:p w14:paraId="3111E832" w14:textId="77777777" w:rsidR="009254D3" w:rsidRPr="00DB7279" w:rsidRDefault="009254D3" w:rsidP="00F41042">
            <w:pPr>
              <w:pStyle w:val="GOSTTablenorm"/>
            </w:pPr>
            <w:r w:rsidRPr="00DB7279">
              <w:t>Наименование типа справки</w:t>
            </w:r>
          </w:p>
        </w:tc>
        <w:tc>
          <w:tcPr>
            <w:tcW w:w="3643" w:type="dxa"/>
          </w:tcPr>
          <w:p w14:paraId="1705925E" w14:textId="77777777" w:rsidR="009254D3" w:rsidRPr="00DB7279" w:rsidRDefault="009254D3" w:rsidP="00F41042">
            <w:pPr>
              <w:pStyle w:val="GOSTTablenorm"/>
            </w:pPr>
            <w:r w:rsidRPr="00DB7279">
              <w:t>TtlPrt_FullTypeDoc</w:t>
            </w:r>
          </w:p>
        </w:tc>
        <w:tc>
          <w:tcPr>
            <w:tcW w:w="4030" w:type="dxa"/>
          </w:tcPr>
          <w:p w14:paraId="4BCCEF92" w14:textId="77777777" w:rsidR="009254D3" w:rsidRPr="00DB7279" w:rsidRDefault="009254D3" w:rsidP="00F41042">
            <w:pPr>
              <w:pStyle w:val="GOSTTablenorm"/>
            </w:pPr>
            <w:r w:rsidRPr="00DB7279">
              <w:t>-</w:t>
            </w:r>
          </w:p>
        </w:tc>
      </w:tr>
      <w:tr w:rsidR="009254D3" w:rsidRPr="00DB7279" w14:paraId="14E2DDDA" w14:textId="77777777" w:rsidTr="009254D3">
        <w:tc>
          <w:tcPr>
            <w:tcW w:w="3387" w:type="dxa"/>
          </w:tcPr>
          <w:p w14:paraId="42DC1EB7" w14:textId="77777777" w:rsidR="009254D3" w:rsidRPr="00DB7279" w:rsidRDefault="009254D3" w:rsidP="00F41042">
            <w:pPr>
              <w:pStyle w:val="GOSTTablenorm"/>
            </w:pPr>
            <w:r w:rsidRPr="00DB7279">
              <w:t>Наименование_документа</w:t>
            </w:r>
          </w:p>
        </w:tc>
        <w:tc>
          <w:tcPr>
            <w:tcW w:w="991" w:type="dxa"/>
          </w:tcPr>
          <w:p w14:paraId="1193395C" w14:textId="77777777" w:rsidR="009254D3" w:rsidRPr="00DB7279" w:rsidRDefault="009254D3" w:rsidP="00F41042">
            <w:pPr>
              <w:pStyle w:val="GOSTTablenorm"/>
            </w:pPr>
            <w:r w:rsidRPr="00DB7279">
              <w:t>Да</w:t>
            </w:r>
          </w:p>
        </w:tc>
        <w:tc>
          <w:tcPr>
            <w:tcW w:w="3643" w:type="dxa"/>
          </w:tcPr>
          <w:p w14:paraId="580C40F5" w14:textId="77777777" w:rsidR="009254D3" w:rsidRPr="00DB7279" w:rsidRDefault="009254D3" w:rsidP="00F41042">
            <w:pPr>
              <w:pStyle w:val="GOSTTablenorm"/>
            </w:pPr>
            <w:r w:rsidRPr="00DB7279">
              <w:t>Наименование документа</w:t>
            </w:r>
          </w:p>
        </w:tc>
        <w:tc>
          <w:tcPr>
            <w:tcW w:w="3643" w:type="dxa"/>
          </w:tcPr>
          <w:p w14:paraId="6924DC3B" w14:textId="7A731D7E" w:rsidR="009254D3" w:rsidRPr="006C17BE" w:rsidRDefault="006C17BE" w:rsidP="00F41042">
            <w:pPr>
              <w:pStyle w:val="GOSTTablenorm"/>
              <w:rPr>
                <w:lang w:val="en-US"/>
              </w:rPr>
            </w:pPr>
            <w:r>
              <w:rPr>
                <w:lang w:val="en-US"/>
              </w:rPr>
              <w:t>-</w:t>
            </w:r>
          </w:p>
        </w:tc>
        <w:tc>
          <w:tcPr>
            <w:tcW w:w="4030" w:type="dxa"/>
          </w:tcPr>
          <w:p w14:paraId="4621AC7C" w14:textId="77777777" w:rsidR="009254D3" w:rsidRPr="00DB7279" w:rsidRDefault="009254D3" w:rsidP="00F41042">
            <w:pPr>
              <w:pStyle w:val="GOSTTablenorm"/>
            </w:pPr>
            <w:r w:rsidRPr="00DB7279">
              <w:t>Наименование документа определяется по справочнику «Типы документов» с помощью значения атрибута «Тип_документа» (TypeDoc)</w:t>
            </w:r>
          </w:p>
        </w:tc>
      </w:tr>
      <w:tr w:rsidR="009254D3" w:rsidRPr="00DB7279" w14:paraId="2AFB62F9" w14:textId="77777777" w:rsidTr="009254D3">
        <w:tc>
          <w:tcPr>
            <w:tcW w:w="3387" w:type="dxa"/>
          </w:tcPr>
          <w:p w14:paraId="5E65AEA3" w14:textId="77777777" w:rsidR="009254D3" w:rsidRPr="00DB7279" w:rsidRDefault="009254D3" w:rsidP="00F41042">
            <w:pPr>
              <w:pStyle w:val="GOSTTablenorm"/>
            </w:pPr>
            <w:r w:rsidRPr="00DB7279">
              <w:t>Код_валюты</w:t>
            </w:r>
          </w:p>
        </w:tc>
        <w:tc>
          <w:tcPr>
            <w:tcW w:w="991" w:type="dxa"/>
          </w:tcPr>
          <w:p w14:paraId="7DE99720" w14:textId="77777777" w:rsidR="009254D3" w:rsidRPr="00DB7279" w:rsidRDefault="009254D3" w:rsidP="00F41042">
            <w:pPr>
              <w:pStyle w:val="GOSTTablenorm"/>
            </w:pPr>
            <w:r w:rsidRPr="00DB7279">
              <w:t>Да</w:t>
            </w:r>
          </w:p>
        </w:tc>
        <w:tc>
          <w:tcPr>
            <w:tcW w:w="3643" w:type="dxa"/>
          </w:tcPr>
          <w:p w14:paraId="0557A6C2" w14:textId="77777777" w:rsidR="009254D3" w:rsidRPr="00DB7279" w:rsidRDefault="009254D3" w:rsidP="00F41042">
            <w:pPr>
              <w:pStyle w:val="GOSTTablenorm"/>
            </w:pPr>
            <w:r w:rsidRPr="00DB7279">
              <w:t>Код валюты по ОКВ</w:t>
            </w:r>
          </w:p>
        </w:tc>
        <w:tc>
          <w:tcPr>
            <w:tcW w:w="3643" w:type="dxa"/>
          </w:tcPr>
          <w:p w14:paraId="0EA504F8" w14:textId="77777777" w:rsidR="009254D3" w:rsidRPr="00DB7279" w:rsidRDefault="009254D3" w:rsidP="00F41042">
            <w:pPr>
              <w:pStyle w:val="GOSTTablenorm"/>
            </w:pPr>
            <w:r w:rsidRPr="00DB7279">
              <w:t>TtlPrt_CdCrr</w:t>
            </w:r>
          </w:p>
        </w:tc>
        <w:tc>
          <w:tcPr>
            <w:tcW w:w="4030" w:type="dxa"/>
          </w:tcPr>
          <w:p w14:paraId="6BBC632D" w14:textId="77777777" w:rsidR="009254D3" w:rsidRPr="00DB7279" w:rsidRDefault="009254D3" w:rsidP="00F41042">
            <w:pPr>
              <w:pStyle w:val="GOSTTablenorm"/>
              <w:rPr>
                <w:rFonts w:eastAsiaTheme="minorEastAsia"/>
              </w:rPr>
            </w:pPr>
            <w:r w:rsidRPr="00DB7279">
              <w:t>В составе документа может приходить как цифровой, так и буквенный код валюты.</w:t>
            </w:r>
          </w:p>
          <w:p w14:paraId="3535A152" w14:textId="77777777" w:rsidR="009254D3" w:rsidRPr="00DB7279" w:rsidRDefault="009254D3" w:rsidP="00F41042">
            <w:pPr>
              <w:pStyle w:val="GOSTTablenorm"/>
            </w:pPr>
            <w:r w:rsidRPr="00DB7279">
              <w:t>1) если код валюты пришел цифровой, то в атрибут его значение передается в неизменном виде;</w:t>
            </w:r>
          </w:p>
          <w:p w14:paraId="657A96E3" w14:textId="77777777" w:rsidR="009254D3" w:rsidRPr="00DB7279" w:rsidRDefault="009254D3" w:rsidP="00F41042">
            <w:pPr>
              <w:pStyle w:val="GOSTTablenorm"/>
            </w:pPr>
            <w:r w:rsidRPr="00DB7279">
              <w:t>2) если код валюты пришел буквенный, то в атрибут его значение передается после преобразования в цифровой по данным справочника «Общероссийский классификатор валют (ОКВ)»</w:t>
            </w:r>
          </w:p>
        </w:tc>
      </w:tr>
      <w:tr w:rsidR="009254D3" w:rsidRPr="00DB7279" w14:paraId="001B399D" w14:textId="77777777" w:rsidTr="009254D3">
        <w:tc>
          <w:tcPr>
            <w:tcW w:w="3387" w:type="dxa"/>
          </w:tcPr>
          <w:p w14:paraId="0910C280" w14:textId="77777777" w:rsidR="009254D3" w:rsidRPr="00DB7279" w:rsidRDefault="009254D3" w:rsidP="00F41042">
            <w:pPr>
              <w:pStyle w:val="GOSTTablenorm"/>
            </w:pPr>
            <w:r w:rsidRPr="00DB7279">
              <w:t>Уровень_конфиденциальности</w:t>
            </w:r>
          </w:p>
        </w:tc>
        <w:tc>
          <w:tcPr>
            <w:tcW w:w="991" w:type="dxa"/>
          </w:tcPr>
          <w:p w14:paraId="63026C62" w14:textId="77777777" w:rsidR="009254D3" w:rsidRPr="00DB7279" w:rsidRDefault="009254D3" w:rsidP="00F41042">
            <w:pPr>
              <w:pStyle w:val="GOSTTablenorm"/>
            </w:pPr>
            <w:r w:rsidRPr="00DB7279">
              <w:t>Нет</w:t>
            </w:r>
          </w:p>
        </w:tc>
        <w:tc>
          <w:tcPr>
            <w:tcW w:w="3643" w:type="dxa"/>
          </w:tcPr>
          <w:p w14:paraId="6F04DB2B" w14:textId="77777777" w:rsidR="009254D3" w:rsidRPr="00DB7279" w:rsidRDefault="009254D3" w:rsidP="00F41042">
            <w:pPr>
              <w:pStyle w:val="GOSTTablenorm"/>
            </w:pPr>
            <w:r w:rsidRPr="00DB7279">
              <w:t>Уровень конфиденциальности</w:t>
            </w:r>
          </w:p>
        </w:tc>
        <w:tc>
          <w:tcPr>
            <w:tcW w:w="3643" w:type="dxa"/>
          </w:tcPr>
          <w:p w14:paraId="2858EC38" w14:textId="77777777" w:rsidR="009254D3" w:rsidRPr="00DB7279" w:rsidRDefault="009254D3" w:rsidP="00F41042">
            <w:pPr>
              <w:pStyle w:val="GOSTTablenorm"/>
            </w:pPr>
            <w:r w:rsidRPr="00DB7279">
              <w:t>SystemInformation_UFOS_SECRECY</w:t>
            </w:r>
          </w:p>
        </w:tc>
        <w:tc>
          <w:tcPr>
            <w:tcW w:w="4030" w:type="dxa"/>
          </w:tcPr>
          <w:p w14:paraId="766AF3E3" w14:textId="77777777" w:rsidR="009254D3" w:rsidRPr="00DB7279" w:rsidRDefault="009254D3" w:rsidP="00F41042">
            <w:pPr>
              <w:pStyle w:val="GOSTTablenorm"/>
            </w:pPr>
            <w:r w:rsidRPr="00DB7279">
              <w:t>-</w:t>
            </w:r>
          </w:p>
        </w:tc>
      </w:tr>
      <w:tr w:rsidR="009254D3" w:rsidRPr="00DB7279" w14:paraId="1B4F2378" w14:textId="77777777" w:rsidTr="009254D3">
        <w:tc>
          <w:tcPr>
            <w:tcW w:w="3387" w:type="dxa"/>
          </w:tcPr>
          <w:p w14:paraId="2F7DF01D" w14:textId="77777777" w:rsidR="009254D3" w:rsidRPr="00DB7279" w:rsidRDefault="009254D3" w:rsidP="00F41042">
            <w:pPr>
              <w:pStyle w:val="GOSTTablenorm"/>
            </w:pPr>
            <w:r w:rsidRPr="00DB7279">
              <w:t>Код_системы</w:t>
            </w:r>
          </w:p>
        </w:tc>
        <w:tc>
          <w:tcPr>
            <w:tcW w:w="991" w:type="dxa"/>
          </w:tcPr>
          <w:p w14:paraId="0D71453B" w14:textId="77777777" w:rsidR="009254D3" w:rsidRPr="00DB7279" w:rsidRDefault="009254D3" w:rsidP="00F41042">
            <w:pPr>
              <w:pStyle w:val="GOSTTablenorm"/>
            </w:pPr>
            <w:r w:rsidRPr="00DB7279">
              <w:t>Да</w:t>
            </w:r>
          </w:p>
        </w:tc>
        <w:tc>
          <w:tcPr>
            <w:tcW w:w="3643" w:type="dxa"/>
          </w:tcPr>
          <w:p w14:paraId="4D79AF3E" w14:textId="77777777" w:rsidR="009254D3" w:rsidRPr="00DB7279" w:rsidRDefault="009254D3" w:rsidP="00F41042">
            <w:pPr>
              <w:pStyle w:val="GOSTTablenorm"/>
            </w:pPr>
            <w:r w:rsidRPr="00DB7279">
              <w:t>Код подсистемы-источника</w:t>
            </w:r>
          </w:p>
        </w:tc>
        <w:tc>
          <w:tcPr>
            <w:tcW w:w="3643" w:type="dxa"/>
          </w:tcPr>
          <w:p w14:paraId="5044A9F3" w14:textId="77777777" w:rsidR="009254D3" w:rsidRPr="00DB7279" w:rsidRDefault="009254D3" w:rsidP="00F41042">
            <w:pPr>
              <w:pStyle w:val="GOSTTablenorm"/>
            </w:pPr>
            <w:r w:rsidRPr="00DB7279">
              <w:t>TtlPrt_Source</w:t>
            </w:r>
          </w:p>
        </w:tc>
        <w:tc>
          <w:tcPr>
            <w:tcW w:w="4030" w:type="dxa"/>
          </w:tcPr>
          <w:p w14:paraId="7538B39A" w14:textId="77777777" w:rsidR="009254D3" w:rsidRPr="00DB7279" w:rsidRDefault="009254D3" w:rsidP="00F41042">
            <w:pPr>
              <w:pStyle w:val="GOSTTablenorm"/>
            </w:pPr>
            <w:r w:rsidRPr="00DB7279">
              <w:t>Данный атрибут вычисляется на основании реквизита документа «</w:t>
            </w:r>
            <w:r w:rsidRPr="00DB7279">
              <w:rPr>
                <w:bCs/>
              </w:rPr>
              <w:t>Подсистема-инициатор»</w:t>
            </w:r>
            <w:r w:rsidRPr="00DB7279">
              <w:t xml:space="preserve"> (TtlPrt_Source). Если в реквизите указано значение «ПУР КС» </w:t>
            </w:r>
            <w:r w:rsidRPr="00DB7279">
              <w:rPr>
                <w:szCs w:val="22"/>
              </w:rPr>
              <w:t>–</w:t>
            </w:r>
            <w:r w:rsidRPr="00DB7279">
              <w:t xml:space="preserve"> «</w:t>
            </w:r>
            <w:r w:rsidRPr="00DB7279">
              <w:rPr>
                <w:lang w:val="en-US"/>
              </w:rPr>
              <w:t>ARP</w:t>
            </w:r>
            <w:r w:rsidRPr="00DB7279">
              <w:t>-</w:t>
            </w:r>
            <w:r w:rsidRPr="00DB7279">
              <w:rPr>
                <w:lang w:val="en-US"/>
              </w:rPr>
              <w:t>TSE</w:t>
            </w:r>
            <w:r w:rsidRPr="00DB7279">
              <w:t>»</w:t>
            </w:r>
          </w:p>
        </w:tc>
      </w:tr>
      <w:tr w:rsidR="009254D3" w:rsidRPr="00DB7279" w14:paraId="5C6BCFCE" w14:textId="77777777" w:rsidTr="009254D3">
        <w:tc>
          <w:tcPr>
            <w:tcW w:w="3387" w:type="dxa"/>
          </w:tcPr>
          <w:p w14:paraId="46106445" w14:textId="77777777" w:rsidR="009254D3" w:rsidRPr="00DB7279" w:rsidRDefault="009254D3" w:rsidP="00F41042">
            <w:pPr>
              <w:pStyle w:val="GOSTTablenorm"/>
            </w:pPr>
            <w:r w:rsidRPr="00DB7279">
              <w:t>Идентификатор строки</w:t>
            </w:r>
          </w:p>
        </w:tc>
        <w:tc>
          <w:tcPr>
            <w:tcW w:w="991" w:type="dxa"/>
          </w:tcPr>
          <w:p w14:paraId="7DE39550" w14:textId="77777777" w:rsidR="009254D3" w:rsidRPr="00DB7279" w:rsidRDefault="009254D3" w:rsidP="00F41042">
            <w:pPr>
              <w:pStyle w:val="GOSTTablenorm"/>
            </w:pPr>
            <w:r w:rsidRPr="00DB7279">
              <w:t>Нет</w:t>
            </w:r>
          </w:p>
        </w:tc>
        <w:tc>
          <w:tcPr>
            <w:tcW w:w="3643" w:type="dxa"/>
          </w:tcPr>
          <w:p w14:paraId="1EE40DA2" w14:textId="77777777" w:rsidR="009254D3" w:rsidRPr="00DB7279" w:rsidRDefault="009254D3" w:rsidP="00F41042">
            <w:pPr>
              <w:pStyle w:val="GOSTTablenorm"/>
            </w:pPr>
            <w:r w:rsidRPr="00DB7279">
              <w:t>Идентификатор строки</w:t>
            </w:r>
          </w:p>
        </w:tc>
        <w:tc>
          <w:tcPr>
            <w:tcW w:w="3643" w:type="dxa"/>
          </w:tcPr>
          <w:p w14:paraId="2DEBC529" w14:textId="77777777" w:rsidR="009254D3" w:rsidRPr="00DB7279" w:rsidRDefault="009254D3" w:rsidP="00F41042">
            <w:pPr>
              <w:pStyle w:val="GOSTTablenorm"/>
            </w:pPr>
            <w:r w:rsidRPr="00DB7279">
              <w:t>T0504833:id</w:t>
            </w:r>
          </w:p>
        </w:tc>
        <w:tc>
          <w:tcPr>
            <w:tcW w:w="4030" w:type="dxa"/>
          </w:tcPr>
          <w:p w14:paraId="48F79068" w14:textId="77777777" w:rsidR="009254D3" w:rsidRPr="00DB7279" w:rsidRDefault="009254D3" w:rsidP="00F41042">
            <w:pPr>
              <w:pStyle w:val="GOSTTablenorm"/>
            </w:pPr>
            <w:r w:rsidRPr="00DB7279">
              <w:t>-</w:t>
            </w:r>
          </w:p>
        </w:tc>
      </w:tr>
      <w:tr w:rsidR="009254D3" w:rsidRPr="00DB7279" w14:paraId="5929F001" w14:textId="77777777" w:rsidTr="009254D3">
        <w:tc>
          <w:tcPr>
            <w:tcW w:w="3387" w:type="dxa"/>
          </w:tcPr>
          <w:p w14:paraId="2F0FEC80" w14:textId="77777777" w:rsidR="009254D3" w:rsidRPr="00DB7279" w:rsidRDefault="009254D3" w:rsidP="00F41042">
            <w:pPr>
              <w:pStyle w:val="GOSTTablenorm"/>
            </w:pPr>
            <w:r w:rsidRPr="00DB7279">
              <w:t>Номер_строки</w:t>
            </w:r>
          </w:p>
        </w:tc>
        <w:tc>
          <w:tcPr>
            <w:tcW w:w="991" w:type="dxa"/>
          </w:tcPr>
          <w:p w14:paraId="10F0BC1A" w14:textId="77777777" w:rsidR="009254D3" w:rsidRPr="00DB7279" w:rsidRDefault="009254D3" w:rsidP="00F41042">
            <w:pPr>
              <w:pStyle w:val="GOSTTablenorm"/>
            </w:pPr>
            <w:r w:rsidRPr="00DB7279">
              <w:t>Нет</w:t>
            </w:r>
          </w:p>
        </w:tc>
        <w:tc>
          <w:tcPr>
            <w:tcW w:w="3643" w:type="dxa"/>
          </w:tcPr>
          <w:p w14:paraId="7E6CDD80" w14:textId="77777777" w:rsidR="009254D3" w:rsidRPr="00DB7279" w:rsidRDefault="009254D3" w:rsidP="00F41042">
            <w:pPr>
              <w:pStyle w:val="GOSTTablenorm"/>
            </w:pPr>
            <w:r w:rsidRPr="00DB7279">
              <w:t>Порядковый номер строки</w:t>
            </w:r>
          </w:p>
        </w:tc>
        <w:tc>
          <w:tcPr>
            <w:tcW w:w="3643" w:type="dxa"/>
          </w:tcPr>
          <w:p w14:paraId="317A7036" w14:textId="77777777" w:rsidR="009254D3" w:rsidRPr="00DB7279" w:rsidRDefault="009254D3" w:rsidP="00F41042">
            <w:pPr>
              <w:pStyle w:val="GOSTTablenorm"/>
            </w:pPr>
            <w:r w:rsidRPr="00DB7279">
              <w:t>T0504833:NPP</w:t>
            </w:r>
          </w:p>
        </w:tc>
        <w:tc>
          <w:tcPr>
            <w:tcW w:w="4030" w:type="dxa"/>
          </w:tcPr>
          <w:p w14:paraId="412F9312" w14:textId="77777777" w:rsidR="009254D3" w:rsidRPr="00DB7279" w:rsidRDefault="009254D3" w:rsidP="00F41042">
            <w:pPr>
              <w:pStyle w:val="GOSTTablenorm"/>
            </w:pPr>
            <w:r w:rsidRPr="00DB7279">
              <w:t>-</w:t>
            </w:r>
          </w:p>
        </w:tc>
      </w:tr>
      <w:tr w:rsidR="009254D3" w:rsidRPr="00DB7279" w14:paraId="0F1E7C61" w14:textId="77777777" w:rsidTr="009254D3">
        <w:tc>
          <w:tcPr>
            <w:tcW w:w="3387" w:type="dxa"/>
          </w:tcPr>
          <w:p w14:paraId="7A2B4786" w14:textId="77777777" w:rsidR="009254D3" w:rsidRPr="00DB7279" w:rsidRDefault="009254D3" w:rsidP="00F41042">
            <w:pPr>
              <w:pStyle w:val="GOSTTablenorm"/>
            </w:pPr>
            <w:r w:rsidRPr="00DB7279">
              <w:t>Сумма_валюта_операции</w:t>
            </w:r>
          </w:p>
        </w:tc>
        <w:tc>
          <w:tcPr>
            <w:tcW w:w="991" w:type="dxa"/>
          </w:tcPr>
          <w:p w14:paraId="6963D1A5" w14:textId="77777777" w:rsidR="009254D3" w:rsidRPr="00DB7279" w:rsidRDefault="009254D3" w:rsidP="00F41042">
            <w:pPr>
              <w:pStyle w:val="GOSTTablenorm"/>
            </w:pPr>
            <w:r w:rsidRPr="00DB7279">
              <w:t>Да</w:t>
            </w:r>
          </w:p>
        </w:tc>
        <w:tc>
          <w:tcPr>
            <w:tcW w:w="3643" w:type="dxa"/>
          </w:tcPr>
          <w:p w14:paraId="356E8B6C" w14:textId="77777777" w:rsidR="009254D3" w:rsidRPr="00DB7279" w:rsidRDefault="009254D3" w:rsidP="00F41042">
            <w:pPr>
              <w:pStyle w:val="GOSTTablenorm"/>
            </w:pPr>
            <w:r w:rsidRPr="00DB7279">
              <w:t>Сумма в валюте операции</w:t>
            </w:r>
          </w:p>
        </w:tc>
        <w:tc>
          <w:tcPr>
            <w:tcW w:w="3643" w:type="dxa"/>
          </w:tcPr>
          <w:p w14:paraId="6CE777F6" w14:textId="77777777" w:rsidR="009254D3" w:rsidRPr="00DB7279" w:rsidRDefault="009254D3" w:rsidP="00F41042">
            <w:pPr>
              <w:pStyle w:val="GOSTTablenorm"/>
            </w:pPr>
            <w:r w:rsidRPr="00DB7279">
              <w:t>T0504833:SUMM</w:t>
            </w:r>
          </w:p>
        </w:tc>
        <w:tc>
          <w:tcPr>
            <w:tcW w:w="4030" w:type="dxa"/>
          </w:tcPr>
          <w:p w14:paraId="06F20E62" w14:textId="77777777" w:rsidR="009254D3" w:rsidRPr="00DB7279" w:rsidRDefault="009254D3" w:rsidP="00F41042">
            <w:pPr>
              <w:pStyle w:val="GOSTTablenorm"/>
            </w:pPr>
            <w:r w:rsidRPr="00DB7279">
              <w:t>Сумма передается в единицах валюты с точностью 2 знака после запятой – необходимо конвертировать в минимальные единицы валюты (для данного типа докумен-тов умножить на 100)</w:t>
            </w:r>
          </w:p>
        </w:tc>
      </w:tr>
      <w:tr w:rsidR="009254D3" w:rsidRPr="00DB7279" w14:paraId="67222225" w14:textId="77777777" w:rsidTr="009254D3">
        <w:tc>
          <w:tcPr>
            <w:tcW w:w="3387" w:type="dxa"/>
          </w:tcPr>
          <w:p w14:paraId="1F964040" w14:textId="77777777" w:rsidR="009254D3" w:rsidRPr="00DB7279" w:rsidRDefault="009254D3" w:rsidP="00F41042">
            <w:pPr>
              <w:pStyle w:val="GOSTTablenorm"/>
            </w:pPr>
            <w:r w:rsidRPr="00DB7279">
              <w:t>Сумма_валюта_учета_руб</w:t>
            </w:r>
          </w:p>
        </w:tc>
        <w:tc>
          <w:tcPr>
            <w:tcW w:w="991" w:type="dxa"/>
          </w:tcPr>
          <w:p w14:paraId="622B94C4" w14:textId="77777777" w:rsidR="009254D3" w:rsidRPr="00DB7279" w:rsidRDefault="009254D3" w:rsidP="00F41042">
            <w:pPr>
              <w:pStyle w:val="GOSTTablenorm"/>
            </w:pPr>
            <w:r w:rsidRPr="00DB7279">
              <w:t>Да</w:t>
            </w:r>
          </w:p>
        </w:tc>
        <w:tc>
          <w:tcPr>
            <w:tcW w:w="3643" w:type="dxa"/>
          </w:tcPr>
          <w:p w14:paraId="3CF701EA" w14:textId="77777777" w:rsidR="009254D3" w:rsidRPr="00DB7279" w:rsidRDefault="009254D3" w:rsidP="00F41042">
            <w:pPr>
              <w:pStyle w:val="GOSTTablenorm"/>
            </w:pPr>
            <w:r w:rsidRPr="00DB7279">
              <w:t>Сумма в валюте учета (руб)</w:t>
            </w:r>
          </w:p>
        </w:tc>
        <w:tc>
          <w:tcPr>
            <w:tcW w:w="3643" w:type="dxa"/>
          </w:tcPr>
          <w:p w14:paraId="6B113842" w14:textId="77777777" w:rsidR="009254D3" w:rsidRPr="00DB7279" w:rsidRDefault="009254D3" w:rsidP="00F41042">
            <w:pPr>
              <w:pStyle w:val="GOSTTablenorm"/>
            </w:pPr>
            <w:r w:rsidRPr="00DB7279">
              <w:t>T0504833:RgSUMM</w:t>
            </w:r>
          </w:p>
        </w:tc>
        <w:tc>
          <w:tcPr>
            <w:tcW w:w="4030" w:type="dxa"/>
          </w:tcPr>
          <w:p w14:paraId="0EA83C68" w14:textId="77777777" w:rsidR="009254D3" w:rsidRPr="00DB7279" w:rsidRDefault="009254D3" w:rsidP="00F41042">
            <w:pPr>
              <w:pStyle w:val="GOSTTablenorm"/>
            </w:pPr>
            <w:r w:rsidRPr="00DB7279">
              <w:t>Сумма передается в единицах валюты с точностью 2 знака после запятой – необходимо конвертировать в минимальные единицы валюты (для данного типа докумен-тов умножить на 100)</w:t>
            </w:r>
          </w:p>
        </w:tc>
      </w:tr>
      <w:tr w:rsidR="009254D3" w:rsidRPr="00DB7279" w14:paraId="44A7D668" w14:textId="77777777" w:rsidTr="009254D3">
        <w:tc>
          <w:tcPr>
            <w:tcW w:w="3387" w:type="dxa"/>
          </w:tcPr>
          <w:p w14:paraId="2384C068" w14:textId="77777777" w:rsidR="009254D3" w:rsidRPr="00DB7279" w:rsidRDefault="009254D3" w:rsidP="00F41042">
            <w:pPr>
              <w:pStyle w:val="GOSTTablenorm"/>
            </w:pPr>
            <w:r w:rsidRPr="00DB7279">
              <w:t>Счет_бухучет_Дт</w:t>
            </w:r>
          </w:p>
        </w:tc>
        <w:tc>
          <w:tcPr>
            <w:tcW w:w="991" w:type="dxa"/>
          </w:tcPr>
          <w:p w14:paraId="36D61CE4" w14:textId="77777777" w:rsidR="009254D3" w:rsidRPr="00DB7279" w:rsidRDefault="009254D3" w:rsidP="00F41042">
            <w:pPr>
              <w:pStyle w:val="GOSTTablenorm"/>
            </w:pPr>
            <w:r w:rsidRPr="00DB7279">
              <w:t>Нет</w:t>
            </w:r>
          </w:p>
        </w:tc>
        <w:tc>
          <w:tcPr>
            <w:tcW w:w="3643" w:type="dxa"/>
          </w:tcPr>
          <w:p w14:paraId="4F1F18C4" w14:textId="77777777" w:rsidR="009254D3" w:rsidRPr="00DB7279" w:rsidRDefault="009254D3" w:rsidP="00F41042">
            <w:pPr>
              <w:pStyle w:val="GOSTTablenorm"/>
            </w:pPr>
            <w:r w:rsidRPr="00DB7279">
              <w:t>Счет по Дт</w:t>
            </w:r>
          </w:p>
        </w:tc>
        <w:tc>
          <w:tcPr>
            <w:tcW w:w="3643" w:type="dxa"/>
          </w:tcPr>
          <w:p w14:paraId="7705EB0B" w14:textId="77777777" w:rsidR="009254D3" w:rsidRPr="00DB7279" w:rsidRDefault="009254D3" w:rsidP="00F41042">
            <w:pPr>
              <w:pStyle w:val="GOSTTablenorm"/>
            </w:pPr>
            <w:r w:rsidRPr="00DB7279">
              <w:t>T0504833:DT_ACCOUNT</w:t>
            </w:r>
          </w:p>
        </w:tc>
        <w:tc>
          <w:tcPr>
            <w:tcW w:w="4030" w:type="dxa"/>
          </w:tcPr>
          <w:p w14:paraId="39170F04" w14:textId="77777777" w:rsidR="009254D3" w:rsidRPr="00DB7279" w:rsidRDefault="009254D3" w:rsidP="00F41042">
            <w:pPr>
              <w:pStyle w:val="GOSTTablenorm"/>
            </w:pPr>
            <w:r w:rsidRPr="00DB7279">
              <w:t>-</w:t>
            </w:r>
          </w:p>
        </w:tc>
      </w:tr>
      <w:tr w:rsidR="009254D3" w:rsidRPr="00DB7279" w14:paraId="4A69A507" w14:textId="77777777" w:rsidTr="009254D3">
        <w:tc>
          <w:tcPr>
            <w:tcW w:w="3387" w:type="dxa"/>
          </w:tcPr>
          <w:p w14:paraId="75D93855" w14:textId="77777777" w:rsidR="009254D3" w:rsidRPr="00DB7279" w:rsidRDefault="009254D3" w:rsidP="00F41042">
            <w:pPr>
              <w:pStyle w:val="GOSTTablenorm"/>
            </w:pPr>
            <w:r w:rsidRPr="00DB7279">
              <w:t>ОКТМО_КС_Дт</w:t>
            </w:r>
          </w:p>
        </w:tc>
        <w:tc>
          <w:tcPr>
            <w:tcW w:w="991" w:type="dxa"/>
          </w:tcPr>
          <w:p w14:paraId="29530BF1" w14:textId="77777777" w:rsidR="009254D3" w:rsidRPr="00DB7279" w:rsidRDefault="009254D3" w:rsidP="00F41042">
            <w:pPr>
              <w:pStyle w:val="GOSTTablenorm"/>
            </w:pPr>
            <w:r w:rsidRPr="00DB7279">
              <w:t>Нет</w:t>
            </w:r>
          </w:p>
        </w:tc>
        <w:tc>
          <w:tcPr>
            <w:tcW w:w="3643" w:type="dxa"/>
          </w:tcPr>
          <w:p w14:paraId="71FDE827" w14:textId="77777777" w:rsidR="009254D3" w:rsidRPr="00DB7279" w:rsidRDefault="009254D3" w:rsidP="00F41042">
            <w:pPr>
              <w:pStyle w:val="GOSTTablenorm"/>
            </w:pPr>
            <w:r w:rsidRPr="00DB7279">
              <w:t>ОКТМО КС по</w:t>
            </w:r>
            <w:r w:rsidRPr="00DB7279">
              <w:rPr>
                <w:bCs/>
              </w:rPr>
              <w:t xml:space="preserve"> Дт</w:t>
            </w:r>
          </w:p>
        </w:tc>
        <w:tc>
          <w:tcPr>
            <w:tcW w:w="3643" w:type="dxa"/>
          </w:tcPr>
          <w:p w14:paraId="34C00493" w14:textId="77777777" w:rsidR="009254D3" w:rsidRPr="00DB7279" w:rsidRDefault="009254D3" w:rsidP="00F41042">
            <w:pPr>
              <w:pStyle w:val="GOSTTablenorm"/>
            </w:pPr>
            <w:r w:rsidRPr="00DB7279">
              <w:t>T0504833:DT_OKTMOKS</w:t>
            </w:r>
          </w:p>
        </w:tc>
        <w:tc>
          <w:tcPr>
            <w:tcW w:w="4030" w:type="dxa"/>
          </w:tcPr>
          <w:p w14:paraId="457C3E2A" w14:textId="77777777" w:rsidR="009254D3" w:rsidRPr="00DB7279" w:rsidRDefault="009254D3" w:rsidP="00F41042">
            <w:pPr>
              <w:pStyle w:val="GOSTTablenorm"/>
            </w:pPr>
            <w:r w:rsidRPr="00DB7279">
              <w:t>-</w:t>
            </w:r>
          </w:p>
        </w:tc>
      </w:tr>
      <w:tr w:rsidR="009254D3" w:rsidRPr="00DB7279" w14:paraId="299B00EB" w14:textId="77777777" w:rsidTr="009254D3">
        <w:tc>
          <w:tcPr>
            <w:tcW w:w="3387" w:type="dxa"/>
          </w:tcPr>
          <w:p w14:paraId="51ECDA3A" w14:textId="77777777" w:rsidR="009254D3" w:rsidRPr="00DB7279" w:rsidRDefault="009254D3" w:rsidP="00F41042">
            <w:pPr>
              <w:pStyle w:val="GOSTTablenorm"/>
            </w:pPr>
            <w:r w:rsidRPr="00DB7279">
              <w:t>ЛС_Дт</w:t>
            </w:r>
          </w:p>
        </w:tc>
        <w:tc>
          <w:tcPr>
            <w:tcW w:w="991" w:type="dxa"/>
          </w:tcPr>
          <w:p w14:paraId="067CD75D" w14:textId="77777777" w:rsidR="009254D3" w:rsidRPr="00DB7279" w:rsidRDefault="009254D3" w:rsidP="00F41042">
            <w:pPr>
              <w:pStyle w:val="GOSTTablenorm"/>
            </w:pPr>
            <w:r w:rsidRPr="00DB7279">
              <w:t>Нет</w:t>
            </w:r>
          </w:p>
        </w:tc>
        <w:tc>
          <w:tcPr>
            <w:tcW w:w="3643" w:type="dxa"/>
          </w:tcPr>
          <w:p w14:paraId="7E5EBAA9" w14:textId="77777777" w:rsidR="009254D3" w:rsidRPr="00DB7279" w:rsidRDefault="009254D3" w:rsidP="00F41042">
            <w:pPr>
              <w:pStyle w:val="GOSTTablenorm"/>
            </w:pPr>
            <w:r w:rsidRPr="00DB7279">
              <w:t>ЛС по</w:t>
            </w:r>
            <w:r w:rsidRPr="00DB7279">
              <w:rPr>
                <w:bCs/>
              </w:rPr>
              <w:t xml:space="preserve"> Дт</w:t>
            </w:r>
          </w:p>
        </w:tc>
        <w:tc>
          <w:tcPr>
            <w:tcW w:w="3643" w:type="dxa"/>
          </w:tcPr>
          <w:p w14:paraId="132BE839" w14:textId="77777777" w:rsidR="009254D3" w:rsidRPr="00DB7279" w:rsidRDefault="009254D3" w:rsidP="00F41042">
            <w:pPr>
              <w:pStyle w:val="GOSTTablenorm"/>
            </w:pPr>
            <w:r w:rsidRPr="00DB7279">
              <w:t>T0504833:DT_LS</w:t>
            </w:r>
          </w:p>
        </w:tc>
        <w:tc>
          <w:tcPr>
            <w:tcW w:w="4030" w:type="dxa"/>
          </w:tcPr>
          <w:p w14:paraId="16788BE1" w14:textId="77777777" w:rsidR="009254D3" w:rsidRPr="00DB7279" w:rsidRDefault="009254D3" w:rsidP="00F41042">
            <w:pPr>
              <w:pStyle w:val="GOSTTablenorm"/>
            </w:pPr>
            <w:r w:rsidRPr="00DB7279">
              <w:t>-</w:t>
            </w:r>
          </w:p>
        </w:tc>
      </w:tr>
      <w:tr w:rsidR="009254D3" w:rsidRPr="00DB7279" w14:paraId="4A63066B" w14:textId="77777777" w:rsidTr="009254D3">
        <w:tc>
          <w:tcPr>
            <w:tcW w:w="3387" w:type="dxa"/>
          </w:tcPr>
          <w:p w14:paraId="3A7F0A78" w14:textId="77777777" w:rsidR="009254D3" w:rsidRPr="00DB7279" w:rsidRDefault="009254D3" w:rsidP="00F41042">
            <w:pPr>
              <w:pStyle w:val="GOSTTablenorm"/>
            </w:pPr>
            <w:r w:rsidRPr="00DB7279">
              <w:t>Аналитический_код_СКУ_Дт</w:t>
            </w:r>
          </w:p>
        </w:tc>
        <w:tc>
          <w:tcPr>
            <w:tcW w:w="991" w:type="dxa"/>
          </w:tcPr>
          <w:p w14:paraId="36C161EE" w14:textId="77777777" w:rsidR="009254D3" w:rsidRPr="00DB7279" w:rsidRDefault="009254D3" w:rsidP="00F41042">
            <w:pPr>
              <w:pStyle w:val="GOSTTablenorm"/>
            </w:pPr>
          </w:p>
        </w:tc>
        <w:tc>
          <w:tcPr>
            <w:tcW w:w="3643" w:type="dxa"/>
          </w:tcPr>
          <w:p w14:paraId="33D6B41D" w14:textId="77777777" w:rsidR="009254D3" w:rsidRPr="00DB7279" w:rsidRDefault="009254D3" w:rsidP="00F41042">
            <w:pPr>
              <w:pStyle w:val="GOSTTablenorm"/>
            </w:pPr>
            <w:r w:rsidRPr="00DB7279">
              <w:t>Аналитический код СКУ по</w:t>
            </w:r>
            <w:r w:rsidRPr="00DB7279">
              <w:rPr>
                <w:bCs/>
              </w:rPr>
              <w:t xml:space="preserve"> Дт</w:t>
            </w:r>
          </w:p>
        </w:tc>
        <w:tc>
          <w:tcPr>
            <w:tcW w:w="3643" w:type="dxa"/>
          </w:tcPr>
          <w:p w14:paraId="4EC88F68" w14:textId="77777777" w:rsidR="009254D3" w:rsidRPr="00DB7279" w:rsidRDefault="009254D3" w:rsidP="00F41042">
            <w:pPr>
              <w:pStyle w:val="GOSTTablenorm"/>
            </w:pPr>
            <w:r w:rsidRPr="00DB7279">
              <w:t>T0504833:DT_ANALITCODESKU</w:t>
            </w:r>
          </w:p>
        </w:tc>
        <w:tc>
          <w:tcPr>
            <w:tcW w:w="4030" w:type="dxa"/>
          </w:tcPr>
          <w:p w14:paraId="7F325E92" w14:textId="77777777" w:rsidR="009254D3" w:rsidRPr="00DB7279" w:rsidRDefault="009254D3" w:rsidP="00F41042">
            <w:pPr>
              <w:pStyle w:val="GOSTTablenorm"/>
            </w:pPr>
            <w:r w:rsidRPr="00DB7279">
              <w:t>-</w:t>
            </w:r>
          </w:p>
        </w:tc>
      </w:tr>
      <w:tr w:rsidR="009254D3" w:rsidRPr="00DB7279" w14:paraId="46B2DB9A" w14:textId="77777777" w:rsidTr="009254D3">
        <w:tc>
          <w:tcPr>
            <w:tcW w:w="3387" w:type="dxa"/>
          </w:tcPr>
          <w:p w14:paraId="53FA089E" w14:textId="77777777" w:rsidR="009254D3" w:rsidRPr="00DB7279" w:rsidRDefault="009254D3" w:rsidP="00F41042">
            <w:pPr>
              <w:pStyle w:val="GOSTTablenorm"/>
            </w:pPr>
            <w:r w:rsidRPr="00DB7279">
              <w:t>КБК_Дт</w:t>
            </w:r>
          </w:p>
        </w:tc>
        <w:tc>
          <w:tcPr>
            <w:tcW w:w="991" w:type="dxa"/>
          </w:tcPr>
          <w:p w14:paraId="3A2975C2" w14:textId="77777777" w:rsidR="009254D3" w:rsidRPr="00DB7279" w:rsidRDefault="009254D3" w:rsidP="00F41042">
            <w:pPr>
              <w:pStyle w:val="GOSTTablenorm"/>
            </w:pPr>
            <w:r w:rsidRPr="00DB7279">
              <w:t>Нет</w:t>
            </w:r>
          </w:p>
        </w:tc>
        <w:tc>
          <w:tcPr>
            <w:tcW w:w="3643" w:type="dxa"/>
          </w:tcPr>
          <w:p w14:paraId="63975D94" w14:textId="77777777" w:rsidR="009254D3" w:rsidRPr="00DB7279" w:rsidRDefault="009254D3" w:rsidP="00F41042">
            <w:pPr>
              <w:pStyle w:val="GOSTTablenorm"/>
            </w:pPr>
            <w:r w:rsidRPr="00DB7279">
              <w:t>КБК по</w:t>
            </w:r>
            <w:r w:rsidRPr="00DB7279">
              <w:rPr>
                <w:bCs/>
              </w:rPr>
              <w:t xml:space="preserve"> Дт</w:t>
            </w:r>
          </w:p>
        </w:tc>
        <w:tc>
          <w:tcPr>
            <w:tcW w:w="3643" w:type="dxa"/>
          </w:tcPr>
          <w:p w14:paraId="40EDE942" w14:textId="77777777" w:rsidR="009254D3" w:rsidRPr="00DB7279" w:rsidRDefault="009254D3" w:rsidP="00F41042">
            <w:pPr>
              <w:pStyle w:val="GOSTTablenorm"/>
            </w:pPr>
            <w:r w:rsidRPr="00DB7279">
              <w:t>T0504833:DT_KBK</w:t>
            </w:r>
          </w:p>
        </w:tc>
        <w:tc>
          <w:tcPr>
            <w:tcW w:w="4030" w:type="dxa"/>
          </w:tcPr>
          <w:p w14:paraId="021A5170" w14:textId="77777777" w:rsidR="009254D3" w:rsidRPr="00DB7279" w:rsidRDefault="009254D3" w:rsidP="00F41042">
            <w:pPr>
              <w:pStyle w:val="GOSTTablenorm"/>
            </w:pPr>
            <w:r w:rsidRPr="00DB7279">
              <w:t>-</w:t>
            </w:r>
          </w:p>
        </w:tc>
      </w:tr>
      <w:tr w:rsidR="009254D3" w:rsidRPr="00DB7279" w14:paraId="78C657AB" w14:textId="77777777" w:rsidTr="009254D3">
        <w:tc>
          <w:tcPr>
            <w:tcW w:w="3387" w:type="dxa"/>
          </w:tcPr>
          <w:p w14:paraId="569F7957" w14:textId="77777777" w:rsidR="009254D3" w:rsidRPr="00DB7279" w:rsidRDefault="009254D3" w:rsidP="00F41042">
            <w:pPr>
              <w:pStyle w:val="GOSTTablenorm"/>
            </w:pPr>
            <w:r w:rsidRPr="00DB7279">
              <w:t>Тип_КБК_Дт</w:t>
            </w:r>
          </w:p>
        </w:tc>
        <w:tc>
          <w:tcPr>
            <w:tcW w:w="991" w:type="dxa"/>
          </w:tcPr>
          <w:p w14:paraId="3EFED9A5" w14:textId="77777777" w:rsidR="009254D3" w:rsidRPr="00DB7279" w:rsidRDefault="009254D3" w:rsidP="00F41042">
            <w:pPr>
              <w:pStyle w:val="GOSTTablenorm"/>
            </w:pPr>
            <w:r w:rsidRPr="00DB7279">
              <w:t>Нет</w:t>
            </w:r>
          </w:p>
        </w:tc>
        <w:tc>
          <w:tcPr>
            <w:tcW w:w="3643" w:type="dxa"/>
          </w:tcPr>
          <w:p w14:paraId="51F05D04" w14:textId="77777777" w:rsidR="009254D3" w:rsidRPr="00DB7279" w:rsidRDefault="009254D3" w:rsidP="00F41042">
            <w:pPr>
              <w:pStyle w:val="GOSTTablenorm"/>
            </w:pPr>
            <w:r w:rsidRPr="00DB7279">
              <w:t>Тип КБК по Дт</w:t>
            </w:r>
          </w:p>
        </w:tc>
        <w:tc>
          <w:tcPr>
            <w:tcW w:w="3643" w:type="dxa"/>
          </w:tcPr>
          <w:p w14:paraId="0D2D46A3" w14:textId="77777777" w:rsidR="009254D3" w:rsidRPr="00DB7279" w:rsidRDefault="009254D3" w:rsidP="00F41042">
            <w:pPr>
              <w:pStyle w:val="GOSTTablenorm"/>
            </w:pPr>
            <w:r w:rsidRPr="00DB7279">
              <w:t>T0504833:DT_TYPEKBK</w:t>
            </w:r>
          </w:p>
        </w:tc>
        <w:tc>
          <w:tcPr>
            <w:tcW w:w="4030" w:type="dxa"/>
          </w:tcPr>
          <w:p w14:paraId="1CFB8913" w14:textId="77777777" w:rsidR="009254D3" w:rsidRPr="00DB7279" w:rsidRDefault="009254D3" w:rsidP="00F41042">
            <w:pPr>
              <w:pStyle w:val="GOSTTablenorm"/>
            </w:pPr>
            <w:r w:rsidRPr="00DB7279">
              <w:t>-</w:t>
            </w:r>
          </w:p>
        </w:tc>
      </w:tr>
      <w:tr w:rsidR="009254D3" w:rsidRPr="00DB7279" w14:paraId="2011D6A3" w14:textId="77777777" w:rsidTr="009254D3">
        <w:tc>
          <w:tcPr>
            <w:tcW w:w="3387" w:type="dxa"/>
          </w:tcPr>
          <w:p w14:paraId="6C1E3D0B" w14:textId="77777777" w:rsidR="009254D3" w:rsidRPr="00DB7279" w:rsidRDefault="009254D3" w:rsidP="00F41042">
            <w:pPr>
              <w:pStyle w:val="GOSTTablenorm"/>
            </w:pPr>
            <w:r w:rsidRPr="00DB7279">
              <w:t>Код_валюты_Дт</w:t>
            </w:r>
          </w:p>
        </w:tc>
        <w:tc>
          <w:tcPr>
            <w:tcW w:w="991" w:type="dxa"/>
          </w:tcPr>
          <w:p w14:paraId="5F18CDFF" w14:textId="77777777" w:rsidR="009254D3" w:rsidRPr="00DB7279" w:rsidRDefault="009254D3" w:rsidP="00F41042">
            <w:pPr>
              <w:pStyle w:val="GOSTTablenorm"/>
            </w:pPr>
            <w:r w:rsidRPr="00DB7279">
              <w:t>Нет</w:t>
            </w:r>
          </w:p>
        </w:tc>
        <w:tc>
          <w:tcPr>
            <w:tcW w:w="3643" w:type="dxa"/>
          </w:tcPr>
          <w:p w14:paraId="55A3AB58" w14:textId="77777777" w:rsidR="009254D3" w:rsidRPr="00DB7279" w:rsidRDefault="009254D3" w:rsidP="00F41042">
            <w:pPr>
              <w:pStyle w:val="GOSTTablenorm"/>
            </w:pPr>
            <w:r w:rsidRPr="00DB7279">
              <w:t>Код валюты по дебету</w:t>
            </w:r>
          </w:p>
        </w:tc>
        <w:tc>
          <w:tcPr>
            <w:tcW w:w="3643" w:type="dxa"/>
          </w:tcPr>
          <w:p w14:paraId="02F1248A" w14:textId="77777777" w:rsidR="009254D3" w:rsidRPr="00DB7279" w:rsidRDefault="009254D3" w:rsidP="00F41042">
            <w:pPr>
              <w:pStyle w:val="GOSTTablenorm"/>
            </w:pPr>
            <w:r w:rsidRPr="00DB7279">
              <w:t>T0504833:DT_VALCODE</w:t>
            </w:r>
          </w:p>
        </w:tc>
        <w:tc>
          <w:tcPr>
            <w:tcW w:w="4030" w:type="dxa"/>
          </w:tcPr>
          <w:p w14:paraId="7813863D" w14:textId="77777777" w:rsidR="009254D3" w:rsidRPr="00DB7279" w:rsidRDefault="009254D3" w:rsidP="00F41042">
            <w:pPr>
              <w:pStyle w:val="GOSTTablenorm"/>
            </w:pPr>
            <w:r w:rsidRPr="00DB7279">
              <w:t>-</w:t>
            </w:r>
          </w:p>
        </w:tc>
      </w:tr>
      <w:tr w:rsidR="009254D3" w:rsidRPr="00DB7279" w14:paraId="332DA777" w14:textId="77777777" w:rsidTr="009254D3">
        <w:tc>
          <w:tcPr>
            <w:tcW w:w="3387" w:type="dxa"/>
          </w:tcPr>
          <w:p w14:paraId="6763FB29" w14:textId="77777777" w:rsidR="009254D3" w:rsidRPr="00DB7279" w:rsidRDefault="009254D3" w:rsidP="00F41042">
            <w:pPr>
              <w:pStyle w:val="GOSTTablenorm"/>
            </w:pPr>
            <w:r w:rsidRPr="00DB7279">
              <w:t>ТОФК_КС_Дт</w:t>
            </w:r>
          </w:p>
        </w:tc>
        <w:tc>
          <w:tcPr>
            <w:tcW w:w="991" w:type="dxa"/>
          </w:tcPr>
          <w:p w14:paraId="01A74CD5" w14:textId="77777777" w:rsidR="009254D3" w:rsidRPr="00DB7279" w:rsidRDefault="009254D3" w:rsidP="00F41042">
            <w:pPr>
              <w:pStyle w:val="GOSTTablenorm"/>
            </w:pPr>
            <w:r w:rsidRPr="00DB7279">
              <w:t>Нет</w:t>
            </w:r>
          </w:p>
        </w:tc>
        <w:tc>
          <w:tcPr>
            <w:tcW w:w="3643" w:type="dxa"/>
          </w:tcPr>
          <w:p w14:paraId="0A3B414D" w14:textId="77777777" w:rsidR="009254D3" w:rsidRPr="00DB7279" w:rsidRDefault="009254D3" w:rsidP="00F41042">
            <w:pPr>
              <w:pStyle w:val="GOSTTablenorm"/>
            </w:pPr>
            <w:r w:rsidRPr="00DB7279">
              <w:t>ТОФК КС по</w:t>
            </w:r>
            <w:r w:rsidRPr="00DB7279">
              <w:rPr>
                <w:bCs/>
              </w:rPr>
              <w:t xml:space="preserve"> Дт</w:t>
            </w:r>
          </w:p>
        </w:tc>
        <w:tc>
          <w:tcPr>
            <w:tcW w:w="3643" w:type="dxa"/>
          </w:tcPr>
          <w:p w14:paraId="1E44EA1D" w14:textId="77777777" w:rsidR="009254D3" w:rsidRPr="00DB7279" w:rsidRDefault="009254D3" w:rsidP="00F41042">
            <w:pPr>
              <w:pStyle w:val="GOSTTablenorm"/>
            </w:pPr>
            <w:r w:rsidRPr="00DB7279">
              <w:t>T0504833:DT_TOFKKS</w:t>
            </w:r>
          </w:p>
        </w:tc>
        <w:tc>
          <w:tcPr>
            <w:tcW w:w="4030" w:type="dxa"/>
          </w:tcPr>
          <w:p w14:paraId="54D60FEC" w14:textId="77777777" w:rsidR="009254D3" w:rsidRPr="00DB7279" w:rsidRDefault="009254D3" w:rsidP="00F41042">
            <w:pPr>
              <w:pStyle w:val="GOSTTablenorm"/>
            </w:pPr>
            <w:r w:rsidRPr="00DB7279">
              <w:t>-</w:t>
            </w:r>
          </w:p>
        </w:tc>
      </w:tr>
      <w:tr w:rsidR="009254D3" w:rsidRPr="00DB7279" w14:paraId="61C472B3" w14:textId="77777777" w:rsidTr="009254D3">
        <w:tc>
          <w:tcPr>
            <w:tcW w:w="3387" w:type="dxa"/>
          </w:tcPr>
          <w:p w14:paraId="797E5067" w14:textId="77777777" w:rsidR="009254D3" w:rsidRPr="00DB7279" w:rsidRDefault="009254D3" w:rsidP="00F41042">
            <w:pPr>
              <w:pStyle w:val="GOSTTablenorm"/>
            </w:pPr>
            <w:r w:rsidRPr="00DB7279">
              <w:t>Порядк_номер_КС_Дт</w:t>
            </w:r>
          </w:p>
        </w:tc>
        <w:tc>
          <w:tcPr>
            <w:tcW w:w="991" w:type="dxa"/>
          </w:tcPr>
          <w:p w14:paraId="7DDF66E4" w14:textId="77777777" w:rsidR="009254D3" w:rsidRPr="00DB7279" w:rsidRDefault="009254D3" w:rsidP="00F41042">
            <w:pPr>
              <w:pStyle w:val="GOSTTablenorm"/>
            </w:pPr>
            <w:r w:rsidRPr="00DB7279">
              <w:t>Нет</w:t>
            </w:r>
          </w:p>
        </w:tc>
        <w:tc>
          <w:tcPr>
            <w:tcW w:w="3643" w:type="dxa"/>
          </w:tcPr>
          <w:p w14:paraId="7E7B332F" w14:textId="77777777" w:rsidR="009254D3" w:rsidRPr="00DB7279" w:rsidRDefault="009254D3" w:rsidP="00F41042">
            <w:pPr>
              <w:pStyle w:val="GOSTTablenorm"/>
            </w:pPr>
            <w:r w:rsidRPr="00DB7279">
              <w:t xml:space="preserve">Порядковый номер КС по </w:t>
            </w:r>
            <w:r w:rsidRPr="00DB7279">
              <w:rPr>
                <w:bCs/>
              </w:rPr>
              <w:t>Дт</w:t>
            </w:r>
          </w:p>
        </w:tc>
        <w:tc>
          <w:tcPr>
            <w:tcW w:w="3643" w:type="dxa"/>
          </w:tcPr>
          <w:p w14:paraId="576783BD" w14:textId="77777777" w:rsidR="009254D3" w:rsidRPr="00DB7279" w:rsidRDefault="009254D3" w:rsidP="00F41042">
            <w:pPr>
              <w:pStyle w:val="GOSTTablenorm"/>
            </w:pPr>
            <w:r w:rsidRPr="00DB7279">
              <w:t>T0504833:DT_PNKS</w:t>
            </w:r>
          </w:p>
        </w:tc>
        <w:tc>
          <w:tcPr>
            <w:tcW w:w="4030" w:type="dxa"/>
          </w:tcPr>
          <w:p w14:paraId="3935D8A1" w14:textId="77777777" w:rsidR="009254D3" w:rsidRPr="00DB7279" w:rsidRDefault="009254D3" w:rsidP="00F41042">
            <w:pPr>
              <w:pStyle w:val="GOSTTablenorm"/>
            </w:pPr>
            <w:r w:rsidRPr="00DB7279">
              <w:t>-</w:t>
            </w:r>
          </w:p>
        </w:tc>
      </w:tr>
      <w:tr w:rsidR="009254D3" w:rsidRPr="00DB7279" w14:paraId="11F2334D" w14:textId="77777777" w:rsidTr="009254D3">
        <w:tc>
          <w:tcPr>
            <w:tcW w:w="3387" w:type="dxa"/>
          </w:tcPr>
          <w:p w14:paraId="4871318A" w14:textId="77777777" w:rsidR="009254D3" w:rsidRPr="00131313" w:rsidRDefault="009254D3" w:rsidP="00F41042">
            <w:pPr>
              <w:pStyle w:val="GOSTTablenorm"/>
            </w:pPr>
            <w:r w:rsidRPr="00131313">
              <w:t>АКР_ЛС_Дт</w:t>
            </w:r>
          </w:p>
        </w:tc>
        <w:tc>
          <w:tcPr>
            <w:tcW w:w="991" w:type="dxa"/>
          </w:tcPr>
          <w:p w14:paraId="39866648" w14:textId="77777777" w:rsidR="009254D3" w:rsidRPr="00DB7279" w:rsidRDefault="009254D3" w:rsidP="00F41042">
            <w:pPr>
              <w:pStyle w:val="GOSTTablenorm"/>
            </w:pPr>
            <w:r w:rsidRPr="00DB7279">
              <w:t>Нет</w:t>
            </w:r>
          </w:p>
        </w:tc>
        <w:tc>
          <w:tcPr>
            <w:tcW w:w="3643" w:type="dxa"/>
          </w:tcPr>
          <w:p w14:paraId="740EA840" w14:textId="77777777" w:rsidR="009254D3" w:rsidRPr="00DB7279" w:rsidRDefault="009254D3" w:rsidP="00F41042">
            <w:pPr>
              <w:pStyle w:val="GOSTTablenorm"/>
            </w:pPr>
            <w:r w:rsidRPr="00DB7279">
              <w:t>Аналитический код раздела ЛС 71 по Дт</w:t>
            </w:r>
          </w:p>
        </w:tc>
        <w:tc>
          <w:tcPr>
            <w:tcW w:w="3643" w:type="dxa"/>
          </w:tcPr>
          <w:p w14:paraId="7159A61E" w14:textId="77777777" w:rsidR="009254D3" w:rsidRPr="00DB7279" w:rsidRDefault="009254D3" w:rsidP="00F41042">
            <w:pPr>
              <w:pStyle w:val="GOSTTablenorm"/>
            </w:pPr>
            <w:r w:rsidRPr="00DB7279">
              <w:t>T0504833:DT_AKR</w:t>
            </w:r>
          </w:p>
        </w:tc>
        <w:tc>
          <w:tcPr>
            <w:tcW w:w="4030" w:type="dxa"/>
          </w:tcPr>
          <w:p w14:paraId="1746CB4E" w14:textId="77777777" w:rsidR="009254D3" w:rsidRPr="00DB7279" w:rsidRDefault="009254D3" w:rsidP="00F41042">
            <w:pPr>
              <w:pStyle w:val="GOSTTablenorm"/>
            </w:pPr>
            <w:r w:rsidRPr="00DB7279">
              <w:t>-</w:t>
            </w:r>
          </w:p>
        </w:tc>
      </w:tr>
      <w:tr w:rsidR="009254D3" w:rsidRPr="00DB7279" w14:paraId="44A6908A" w14:textId="77777777" w:rsidTr="009254D3">
        <w:tc>
          <w:tcPr>
            <w:tcW w:w="3387" w:type="dxa"/>
          </w:tcPr>
          <w:p w14:paraId="13A6BAC9" w14:textId="77777777" w:rsidR="009254D3" w:rsidRPr="00131313" w:rsidRDefault="009254D3" w:rsidP="00F41042">
            <w:pPr>
              <w:pStyle w:val="GOSTTablenorm"/>
            </w:pPr>
            <w:r w:rsidRPr="00131313">
              <w:t>КЦ_Дт</w:t>
            </w:r>
          </w:p>
        </w:tc>
        <w:tc>
          <w:tcPr>
            <w:tcW w:w="991" w:type="dxa"/>
          </w:tcPr>
          <w:p w14:paraId="7E587221" w14:textId="77777777" w:rsidR="009254D3" w:rsidRPr="00DB7279" w:rsidRDefault="009254D3" w:rsidP="00F41042">
            <w:pPr>
              <w:pStyle w:val="GOSTTablenorm"/>
            </w:pPr>
            <w:r w:rsidRPr="00DB7279">
              <w:t>Нет</w:t>
            </w:r>
          </w:p>
        </w:tc>
        <w:tc>
          <w:tcPr>
            <w:tcW w:w="3643" w:type="dxa"/>
          </w:tcPr>
          <w:p w14:paraId="221F5646" w14:textId="77777777" w:rsidR="009254D3" w:rsidRPr="00DB7279" w:rsidRDefault="009254D3" w:rsidP="00F41042">
            <w:pPr>
              <w:pStyle w:val="GOSTTablenorm"/>
            </w:pPr>
            <w:r w:rsidRPr="00DB7279">
              <w:t>Код цели по</w:t>
            </w:r>
            <w:r w:rsidRPr="00DB7279">
              <w:rPr>
                <w:bCs/>
              </w:rPr>
              <w:t xml:space="preserve"> Дт</w:t>
            </w:r>
          </w:p>
        </w:tc>
        <w:tc>
          <w:tcPr>
            <w:tcW w:w="3643" w:type="dxa"/>
          </w:tcPr>
          <w:p w14:paraId="273D7FB1" w14:textId="77777777" w:rsidR="009254D3" w:rsidRPr="00DB7279" w:rsidRDefault="009254D3" w:rsidP="00F41042">
            <w:pPr>
              <w:pStyle w:val="GOSTTablenorm"/>
            </w:pPr>
            <w:r w:rsidRPr="00DB7279">
              <w:t>T0504833:DT_TARGETCODE</w:t>
            </w:r>
          </w:p>
        </w:tc>
        <w:tc>
          <w:tcPr>
            <w:tcW w:w="4030" w:type="dxa"/>
          </w:tcPr>
          <w:p w14:paraId="7D586EFB" w14:textId="77777777" w:rsidR="009254D3" w:rsidRPr="00DB7279" w:rsidRDefault="009254D3" w:rsidP="00F41042">
            <w:pPr>
              <w:pStyle w:val="GOSTTablenorm"/>
            </w:pPr>
            <w:r w:rsidRPr="00DB7279">
              <w:t>-</w:t>
            </w:r>
          </w:p>
        </w:tc>
      </w:tr>
      <w:tr w:rsidR="009254D3" w:rsidRPr="00DB7279" w14:paraId="319899F4" w14:textId="77777777" w:rsidTr="009254D3">
        <w:tc>
          <w:tcPr>
            <w:tcW w:w="3387" w:type="dxa"/>
          </w:tcPr>
          <w:p w14:paraId="4503D3A0" w14:textId="77777777" w:rsidR="009254D3" w:rsidRPr="00131313" w:rsidRDefault="009254D3" w:rsidP="00F41042">
            <w:pPr>
              <w:pStyle w:val="GOSTTablenorm"/>
            </w:pPr>
            <w:r w:rsidRPr="00131313">
              <w:t>Аналит_код_Дт</w:t>
            </w:r>
          </w:p>
        </w:tc>
        <w:tc>
          <w:tcPr>
            <w:tcW w:w="991" w:type="dxa"/>
          </w:tcPr>
          <w:p w14:paraId="3EDA84A1" w14:textId="77777777" w:rsidR="009254D3" w:rsidRPr="00DB7279" w:rsidRDefault="009254D3" w:rsidP="00F41042">
            <w:pPr>
              <w:pStyle w:val="GOSTTablenorm"/>
            </w:pPr>
            <w:r w:rsidRPr="00DB7279">
              <w:t>Нет</w:t>
            </w:r>
          </w:p>
        </w:tc>
        <w:tc>
          <w:tcPr>
            <w:tcW w:w="3643" w:type="dxa"/>
          </w:tcPr>
          <w:p w14:paraId="601EF6B8" w14:textId="77777777" w:rsidR="009254D3" w:rsidRPr="00DB7279" w:rsidRDefault="009254D3" w:rsidP="00F41042">
            <w:pPr>
              <w:pStyle w:val="GOSTTablenorm"/>
            </w:pPr>
            <w:r w:rsidRPr="00DB7279">
              <w:t>Аналитический код целевых расходов (код прослеживаемости) по Дт</w:t>
            </w:r>
          </w:p>
        </w:tc>
        <w:tc>
          <w:tcPr>
            <w:tcW w:w="3643" w:type="dxa"/>
          </w:tcPr>
          <w:p w14:paraId="1EEBCFB5" w14:textId="77777777" w:rsidR="009254D3" w:rsidRPr="00DB7279" w:rsidRDefault="009254D3" w:rsidP="00F41042">
            <w:pPr>
              <w:pStyle w:val="GOSTTablenorm"/>
              <w:rPr>
                <w:lang w:val="en-US"/>
              </w:rPr>
            </w:pPr>
            <w:r w:rsidRPr="00DB7279">
              <w:t>T0504833:DT_ANALITCODE</w:t>
            </w:r>
          </w:p>
        </w:tc>
        <w:tc>
          <w:tcPr>
            <w:tcW w:w="4030" w:type="dxa"/>
          </w:tcPr>
          <w:p w14:paraId="578C0495" w14:textId="77777777" w:rsidR="009254D3" w:rsidRPr="00DB7279" w:rsidRDefault="009254D3" w:rsidP="00F41042">
            <w:pPr>
              <w:pStyle w:val="GOSTTablenorm"/>
            </w:pPr>
            <w:r w:rsidRPr="00DB7279">
              <w:t>-</w:t>
            </w:r>
          </w:p>
        </w:tc>
      </w:tr>
      <w:tr w:rsidR="009254D3" w:rsidRPr="00DB7279" w14:paraId="5B8008F0" w14:textId="77777777" w:rsidTr="009254D3">
        <w:tc>
          <w:tcPr>
            <w:tcW w:w="3387" w:type="dxa"/>
          </w:tcPr>
          <w:p w14:paraId="4656E69A" w14:textId="77777777" w:rsidR="009254D3" w:rsidRPr="00131313" w:rsidRDefault="009254D3" w:rsidP="00F41042">
            <w:pPr>
              <w:pStyle w:val="GOSTTablenorm"/>
            </w:pPr>
            <w:r w:rsidRPr="00131313">
              <w:t>ОКС_КМИ_Дт</w:t>
            </w:r>
          </w:p>
        </w:tc>
        <w:tc>
          <w:tcPr>
            <w:tcW w:w="991" w:type="dxa"/>
          </w:tcPr>
          <w:p w14:paraId="0ED98E4C" w14:textId="77777777" w:rsidR="009254D3" w:rsidRPr="00DB7279" w:rsidRDefault="009254D3" w:rsidP="00F41042">
            <w:pPr>
              <w:pStyle w:val="GOSTTablenorm"/>
            </w:pPr>
            <w:r w:rsidRPr="00DB7279">
              <w:t>Нет</w:t>
            </w:r>
          </w:p>
        </w:tc>
        <w:tc>
          <w:tcPr>
            <w:tcW w:w="3643" w:type="dxa"/>
          </w:tcPr>
          <w:p w14:paraId="4B349FBF" w14:textId="77777777" w:rsidR="009254D3" w:rsidRPr="00DB7279" w:rsidRDefault="009254D3" w:rsidP="00F41042">
            <w:pPr>
              <w:pStyle w:val="GOSTTablenorm"/>
            </w:pPr>
            <w:r w:rsidRPr="00DB7279">
              <w:t>Код ОКС (КМИ) по Дт</w:t>
            </w:r>
          </w:p>
        </w:tc>
        <w:tc>
          <w:tcPr>
            <w:tcW w:w="3643" w:type="dxa"/>
          </w:tcPr>
          <w:p w14:paraId="3CE14DAF" w14:textId="77777777" w:rsidR="009254D3" w:rsidRPr="00DB7279" w:rsidRDefault="009254D3" w:rsidP="00F41042">
            <w:pPr>
              <w:pStyle w:val="GOSTTablenorm"/>
            </w:pPr>
            <w:r w:rsidRPr="00DB7279">
              <w:t>T0504833:DT_OKS</w:t>
            </w:r>
          </w:p>
        </w:tc>
        <w:tc>
          <w:tcPr>
            <w:tcW w:w="4030" w:type="dxa"/>
          </w:tcPr>
          <w:p w14:paraId="2A6E109C" w14:textId="77777777" w:rsidR="009254D3" w:rsidRPr="00DB7279" w:rsidRDefault="009254D3" w:rsidP="00F41042">
            <w:pPr>
              <w:pStyle w:val="GOSTTablenorm"/>
            </w:pPr>
            <w:r w:rsidRPr="00DB7279">
              <w:t>-</w:t>
            </w:r>
          </w:p>
        </w:tc>
      </w:tr>
      <w:tr w:rsidR="009254D3" w:rsidRPr="00DB7279" w14:paraId="6539BBCB" w14:textId="77777777" w:rsidTr="009254D3">
        <w:tc>
          <w:tcPr>
            <w:tcW w:w="3387" w:type="dxa"/>
          </w:tcPr>
          <w:p w14:paraId="59E3B7FA" w14:textId="77777777" w:rsidR="009254D3" w:rsidRPr="00131313" w:rsidRDefault="009254D3" w:rsidP="00F41042">
            <w:pPr>
              <w:pStyle w:val="GOSTTablenorm"/>
            </w:pPr>
            <w:r>
              <w:t>ИГК_Дт</w:t>
            </w:r>
          </w:p>
        </w:tc>
        <w:tc>
          <w:tcPr>
            <w:tcW w:w="991" w:type="dxa"/>
          </w:tcPr>
          <w:p w14:paraId="1015D507" w14:textId="77777777" w:rsidR="009254D3" w:rsidRPr="00DB7279" w:rsidRDefault="009254D3" w:rsidP="00F41042">
            <w:pPr>
              <w:pStyle w:val="GOSTTablenorm"/>
            </w:pPr>
            <w:r w:rsidRPr="00DB7279">
              <w:t>Нет</w:t>
            </w:r>
          </w:p>
        </w:tc>
        <w:tc>
          <w:tcPr>
            <w:tcW w:w="3643" w:type="dxa"/>
          </w:tcPr>
          <w:p w14:paraId="309A33E7" w14:textId="77777777" w:rsidR="009254D3" w:rsidRPr="00DB7279" w:rsidRDefault="009254D3" w:rsidP="00F41042">
            <w:pPr>
              <w:pStyle w:val="GOSTTablenorm"/>
            </w:pPr>
            <w:r w:rsidRPr="00DB7279">
              <w:t>ИГК Кт</w:t>
            </w:r>
          </w:p>
        </w:tc>
        <w:tc>
          <w:tcPr>
            <w:tcW w:w="3643" w:type="dxa"/>
          </w:tcPr>
          <w:p w14:paraId="26C5EDE6" w14:textId="77777777" w:rsidR="009254D3" w:rsidRPr="00DB7279" w:rsidRDefault="009254D3" w:rsidP="00F41042">
            <w:pPr>
              <w:pStyle w:val="GOSTTablenorm"/>
            </w:pPr>
            <w:r w:rsidRPr="00DB7279">
              <w:t>T0504833: DT_IGK</w:t>
            </w:r>
          </w:p>
        </w:tc>
        <w:tc>
          <w:tcPr>
            <w:tcW w:w="4030" w:type="dxa"/>
          </w:tcPr>
          <w:p w14:paraId="12446740" w14:textId="77777777" w:rsidR="009254D3" w:rsidRPr="00DB7279" w:rsidRDefault="009254D3" w:rsidP="00F41042">
            <w:pPr>
              <w:pStyle w:val="GOSTTablenorm"/>
            </w:pPr>
          </w:p>
        </w:tc>
      </w:tr>
      <w:tr w:rsidR="009254D3" w:rsidRPr="00DB7279" w14:paraId="0BEE1412" w14:textId="77777777" w:rsidTr="009254D3">
        <w:tc>
          <w:tcPr>
            <w:tcW w:w="3387" w:type="dxa"/>
          </w:tcPr>
          <w:p w14:paraId="72E647C4" w14:textId="77777777" w:rsidR="009254D3" w:rsidRPr="00131313" w:rsidRDefault="009254D3" w:rsidP="00F41042">
            <w:pPr>
              <w:pStyle w:val="GOSTTablenorm"/>
            </w:pPr>
            <w:r w:rsidRPr="00131313">
              <w:t>Номер_КОО_Дт</w:t>
            </w:r>
          </w:p>
        </w:tc>
        <w:tc>
          <w:tcPr>
            <w:tcW w:w="991" w:type="dxa"/>
          </w:tcPr>
          <w:p w14:paraId="075C0F0F" w14:textId="77777777" w:rsidR="009254D3" w:rsidRPr="00DB7279" w:rsidRDefault="009254D3" w:rsidP="00F41042">
            <w:pPr>
              <w:pStyle w:val="GOSTTablenorm"/>
            </w:pPr>
            <w:r w:rsidRPr="00DB7279">
              <w:t>Нет</w:t>
            </w:r>
          </w:p>
        </w:tc>
        <w:tc>
          <w:tcPr>
            <w:tcW w:w="3643" w:type="dxa"/>
          </w:tcPr>
          <w:p w14:paraId="71BA78CE" w14:textId="77777777" w:rsidR="009254D3" w:rsidRPr="00DB7279" w:rsidRDefault="009254D3" w:rsidP="00F41042">
            <w:pPr>
              <w:pStyle w:val="GOSTTablenorm"/>
            </w:pPr>
            <w:r w:rsidRPr="00DB7279">
              <w:t>Номер КОО по Дт</w:t>
            </w:r>
          </w:p>
        </w:tc>
        <w:tc>
          <w:tcPr>
            <w:tcW w:w="3643" w:type="dxa"/>
          </w:tcPr>
          <w:p w14:paraId="19B9662F" w14:textId="77777777" w:rsidR="009254D3" w:rsidRPr="00DB7279" w:rsidRDefault="009254D3" w:rsidP="00F41042">
            <w:pPr>
              <w:pStyle w:val="GOSTTablenorm"/>
            </w:pPr>
            <w:r w:rsidRPr="00DB7279">
              <w:t>T0504833:DT_KOO</w:t>
            </w:r>
          </w:p>
        </w:tc>
        <w:tc>
          <w:tcPr>
            <w:tcW w:w="4030" w:type="dxa"/>
          </w:tcPr>
          <w:p w14:paraId="7891C98D" w14:textId="77777777" w:rsidR="009254D3" w:rsidRPr="00DB7279" w:rsidRDefault="009254D3" w:rsidP="00F41042">
            <w:pPr>
              <w:pStyle w:val="GOSTTablenorm"/>
            </w:pPr>
            <w:r w:rsidRPr="00DB7279">
              <w:t>-</w:t>
            </w:r>
          </w:p>
        </w:tc>
      </w:tr>
      <w:tr w:rsidR="009254D3" w:rsidRPr="00DB7279" w14:paraId="6DDEF8DC" w14:textId="77777777" w:rsidTr="009254D3">
        <w:tc>
          <w:tcPr>
            <w:tcW w:w="3387" w:type="dxa"/>
          </w:tcPr>
          <w:p w14:paraId="4784B51B" w14:textId="77777777" w:rsidR="009254D3" w:rsidRPr="00DB7279" w:rsidRDefault="009254D3" w:rsidP="00F41042">
            <w:pPr>
              <w:pStyle w:val="GOSTTablenorm"/>
            </w:pPr>
            <w:r w:rsidRPr="00DB7279">
              <w:t>Код_поступления_выплаты_Дт</w:t>
            </w:r>
          </w:p>
        </w:tc>
        <w:tc>
          <w:tcPr>
            <w:tcW w:w="991" w:type="dxa"/>
          </w:tcPr>
          <w:p w14:paraId="492499FC" w14:textId="77777777" w:rsidR="009254D3" w:rsidRPr="00DB7279" w:rsidRDefault="009254D3" w:rsidP="00F41042">
            <w:pPr>
              <w:pStyle w:val="GOSTTablenorm"/>
            </w:pPr>
            <w:r w:rsidRPr="00DB7279">
              <w:t>Нет</w:t>
            </w:r>
          </w:p>
        </w:tc>
        <w:tc>
          <w:tcPr>
            <w:tcW w:w="3643" w:type="dxa"/>
          </w:tcPr>
          <w:p w14:paraId="1C3435D6" w14:textId="77777777" w:rsidR="009254D3" w:rsidRPr="00DB7279" w:rsidRDefault="009254D3" w:rsidP="00F41042">
            <w:pPr>
              <w:pStyle w:val="GOSTTablenorm"/>
            </w:pPr>
            <w:r w:rsidRPr="00DB7279">
              <w:t>Код источника поступлений/направления расходования ЦС по Дт</w:t>
            </w:r>
          </w:p>
        </w:tc>
        <w:tc>
          <w:tcPr>
            <w:tcW w:w="3643" w:type="dxa"/>
          </w:tcPr>
          <w:p w14:paraId="1A020BB1" w14:textId="77777777" w:rsidR="009254D3" w:rsidRPr="00DB7279" w:rsidRDefault="009254D3" w:rsidP="00F41042">
            <w:pPr>
              <w:pStyle w:val="GOSTTablenorm"/>
            </w:pPr>
            <w:r w:rsidRPr="00DB7279">
              <w:t>T0504833:DT_TARGETFUNDSCODE</w:t>
            </w:r>
          </w:p>
        </w:tc>
        <w:tc>
          <w:tcPr>
            <w:tcW w:w="4030" w:type="dxa"/>
          </w:tcPr>
          <w:p w14:paraId="5B873A93" w14:textId="77777777" w:rsidR="009254D3" w:rsidRPr="00DB7279" w:rsidRDefault="009254D3" w:rsidP="00F41042">
            <w:pPr>
              <w:pStyle w:val="GOSTTablenorm"/>
            </w:pPr>
            <w:r w:rsidRPr="00DB7279">
              <w:t>-</w:t>
            </w:r>
          </w:p>
        </w:tc>
      </w:tr>
      <w:tr w:rsidR="009254D3" w:rsidRPr="00DB7279" w14:paraId="69264C40" w14:textId="77777777" w:rsidTr="009254D3">
        <w:tc>
          <w:tcPr>
            <w:tcW w:w="3387" w:type="dxa"/>
          </w:tcPr>
          <w:p w14:paraId="1DFDF980" w14:textId="77777777" w:rsidR="009254D3" w:rsidRPr="00977891" w:rsidRDefault="009254D3" w:rsidP="00F41042">
            <w:pPr>
              <w:pStyle w:val="GOSTTablenorm"/>
            </w:pPr>
            <w:r w:rsidRPr="00977891">
              <w:t>Тип_кода_операции_КС_</w:t>
            </w:r>
            <w:r>
              <w:t>Дт</w:t>
            </w:r>
          </w:p>
        </w:tc>
        <w:tc>
          <w:tcPr>
            <w:tcW w:w="991" w:type="dxa"/>
          </w:tcPr>
          <w:p w14:paraId="3359546E" w14:textId="77777777" w:rsidR="009254D3" w:rsidRPr="00977891" w:rsidRDefault="009254D3" w:rsidP="00F41042">
            <w:pPr>
              <w:pStyle w:val="GOSTTablenorm"/>
            </w:pPr>
            <w:r w:rsidRPr="00977891">
              <w:t>Нет</w:t>
            </w:r>
          </w:p>
        </w:tc>
        <w:tc>
          <w:tcPr>
            <w:tcW w:w="3643" w:type="dxa"/>
          </w:tcPr>
          <w:p w14:paraId="0508CAE5" w14:textId="77777777" w:rsidR="009254D3" w:rsidRPr="00977891" w:rsidRDefault="009254D3" w:rsidP="00F41042">
            <w:pPr>
              <w:pStyle w:val="GOSTTablenorm"/>
            </w:pPr>
            <w:r w:rsidRPr="00977891">
              <w:rPr>
                <w:color w:val="000000" w:themeColor="text1"/>
              </w:rPr>
              <w:t xml:space="preserve">Тип кода классификации операций при КС по </w:t>
            </w:r>
            <w:r>
              <w:rPr>
                <w:color w:val="000000" w:themeColor="text1"/>
              </w:rPr>
              <w:t>Дт</w:t>
            </w:r>
          </w:p>
        </w:tc>
        <w:tc>
          <w:tcPr>
            <w:tcW w:w="3643" w:type="dxa"/>
          </w:tcPr>
          <w:p w14:paraId="3D5C58E1" w14:textId="77777777" w:rsidR="009254D3" w:rsidRPr="00977891" w:rsidRDefault="009254D3" w:rsidP="00F41042">
            <w:pPr>
              <w:pStyle w:val="GOSTTablenorm"/>
            </w:pPr>
            <w:r w:rsidRPr="00977891">
              <w:rPr>
                <w:bCs/>
                <w:szCs w:val="22"/>
              </w:rPr>
              <w:t>T0504833:</w:t>
            </w:r>
            <w:r>
              <w:rPr>
                <w:bCs/>
                <w:szCs w:val="22"/>
                <w:lang w:val="en-US"/>
              </w:rPr>
              <w:t>D</w:t>
            </w:r>
            <w:r w:rsidRPr="00977891">
              <w:rPr>
                <w:bCs/>
                <w:szCs w:val="22"/>
              </w:rPr>
              <w:t>T_</w:t>
            </w:r>
            <w:r w:rsidRPr="00977891">
              <w:rPr>
                <w:bCs/>
                <w:caps/>
                <w:szCs w:val="22"/>
              </w:rPr>
              <w:t>targetFundsCodeType</w:t>
            </w:r>
          </w:p>
        </w:tc>
        <w:tc>
          <w:tcPr>
            <w:tcW w:w="4030" w:type="dxa"/>
          </w:tcPr>
          <w:p w14:paraId="1ACA9797" w14:textId="77777777" w:rsidR="009254D3" w:rsidRPr="00DB7279" w:rsidRDefault="009254D3" w:rsidP="00F41042">
            <w:pPr>
              <w:pStyle w:val="GOSTTablenorm"/>
            </w:pPr>
            <w:r w:rsidRPr="00977891">
              <w:t>-</w:t>
            </w:r>
          </w:p>
        </w:tc>
      </w:tr>
      <w:tr w:rsidR="009254D3" w:rsidRPr="00DB7279" w14:paraId="62C1C35E" w14:textId="77777777" w:rsidTr="009254D3">
        <w:tc>
          <w:tcPr>
            <w:tcW w:w="3387" w:type="dxa"/>
          </w:tcPr>
          <w:p w14:paraId="7D482FA1" w14:textId="77777777" w:rsidR="009254D3" w:rsidRPr="00DB7279" w:rsidRDefault="009254D3" w:rsidP="00F41042">
            <w:pPr>
              <w:pStyle w:val="GOSTTablenorm"/>
            </w:pPr>
            <w:r w:rsidRPr="00DB7279">
              <w:t>БС_</w:t>
            </w:r>
            <w:r w:rsidRPr="00DB7279">
              <w:rPr>
                <w:bCs/>
              </w:rPr>
              <w:t>Дт</w:t>
            </w:r>
          </w:p>
        </w:tc>
        <w:tc>
          <w:tcPr>
            <w:tcW w:w="991" w:type="dxa"/>
          </w:tcPr>
          <w:p w14:paraId="55582168" w14:textId="77777777" w:rsidR="009254D3" w:rsidRPr="00DB7279" w:rsidRDefault="009254D3" w:rsidP="00F41042">
            <w:pPr>
              <w:pStyle w:val="GOSTTablenorm"/>
            </w:pPr>
            <w:r w:rsidRPr="00DB7279">
              <w:t>Нет</w:t>
            </w:r>
          </w:p>
        </w:tc>
        <w:tc>
          <w:tcPr>
            <w:tcW w:w="3643" w:type="dxa"/>
          </w:tcPr>
          <w:p w14:paraId="31067E9B" w14:textId="77777777" w:rsidR="009254D3" w:rsidRPr="00DB7279" w:rsidRDefault="009254D3" w:rsidP="00F41042">
            <w:pPr>
              <w:pStyle w:val="GOSTTablenorm"/>
            </w:pPr>
            <w:r w:rsidRPr="00DB7279">
              <w:t>Банковский счет по</w:t>
            </w:r>
            <w:r w:rsidRPr="00DB7279">
              <w:rPr>
                <w:bCs/>
              </w:rPr>
              <w:t xml:space="preserve"> Дт</w:t>
            </w:r>
          </w:p>
        </w:tc>
        <w:tc>
          <w:tcPr>
            <w:tcW w:w="3643" w:type="dxa"/>
          </w:tcPr>
          <w:p w14:paraId="6133C265" w14:textId="77777777" w:rsidR="009254D3" w:rsidRPr="00DB7279" w:rsidRDefault="009254D3" w:rsidP="00F41042">
            <w:pPr>
              <w:pStyle w:val="GOSTTablenorm"/>
            </w:pPr>
            <w:r w:rsidRPr="00DB7279">
              <w:t>T0504833:DT_BA</w:t>
            </w:r>
          </w:p>
        </w:tc>
        <w:tc>
          <w:tcPr>
            <w:tcW w:w="4030" w:type="dxa"/>
          </w:tcPr>
          <w:p w14:paraId="19B57E7A" w14:textId="77777777" w:rsidR="009254D3" w:rsidRPr="00DB7279" w:rsidRDefault="009254D3" w:rsidP="00F41042">
            <w:pPr>
              <w:pStyle w:val="GOSTTablenorm"/>
            </w:pPr>
            <w:r w:rsidRPr="00DB7279">
              <w:t>-</w:t>
            </w:r>
          </w:p>
        </w:tc>
      </w:tr>
      <w:tr w:rsidR="009254D3" w:rsidRPr="00DB7279" w14:paraId="15E4786A" w14:textId="77777777" w:rsidTr="009254D3">
        <w:tc>
          <w:tcPr>
            <w:tcW w:w="3387" w:type="dxa"/>
          </w:tcPr>
          <w:p w14:paraId="3E70DE11" w14:textId="77777777" w:rsidR="009254D3" w:rsidRPr="00DB7279" w:rsidRDefault="009254D3" w:rsidP="00F41042">
            <w:pPr>
              <w:pStyle w:val="GOSTTablenorm"/>
            </w:pPr>
            <w:r w:rsidRPr="00DB7279">
              <w:t>Счет_контрагента_Дт</w:t>
            </w:r>
          </w:p>
        </w:tc>
        <w:tc>
          <w:tcPr>
            <w:tcW w:w="991" w:type="dxa"/>
          </w:tcPr>
          <w:p w14:paraId="0B0401C1" w14:textId="77777777" w:rsidR="009254D3" w:rsidRPr="00DB7279" w:rsidRDefault="009254D3" w:rsidP="00F41042">
            <w:pPr>
              <w:pStyle w:val="GOSTTablenorm"/>
            </w:pPr>
            <w:r w:rsidRPr="00DB7279">
              <w:t>Нет</w:t>
            </w:r>
          </w:p>
        </w:tc>
        <w:tc>
          <w:tcPr>
            <w:tcW w:w="3643" w:type="dxa"/>
          </w:tcPr>
          <w:p w14:paraId="33C3F8D8" w14:textId="77777777" w:rsidR="009254D3" w:rsidRPr="00DB7279" w:rsidRDefault="009254D3" w:rsidP="00F41042">
            <w:pPr>
              <w:pStyle w:val="GOSTTablenorm"/>
            </w:pPr>
            <w:r w:rsidRPr="00DB7279">
              <w:t>Счет контрагента по</w:t>
            </w:r>
            <w:r w:rsidRPr="00DB7279">
              <w:rPr>
                <w:bCs/>
              </w:rPr>
              <w:t xml:space="preserve"> Дт</w:t>
            </w:r>
          </w:p>
        </w:tc>
        <w:tc>
          <w:tcPr>
            <w:tcW w:w="3643" w:type="dxa"/>
          </w:tcPr>
          <w:p w14:paraId="002E44FF" w14:textId="77777777" w:rsidR="009254D3" w:rsidRPr="00DB7279" w:rsidRDefault="009254D3" w:rsidP="00F41042">
            <w:pPr>
              <w:pStyle w:val="GOSTTablenorm"/>
            </w:pPr>
            <w:r w:rsidRPr="00DB7279">
              <w:t>T0504833:DT_CA</w:t>
            </w:r>
          </w:p>
        </w:tc>
        <w:tc>
          <w:tcPr>
            <w:tcW w:w="4030" w:type="dxa"/>
          </w:tcPr>
          <w:p w14:paraId="0A19ABE7" w14:textId="77777777" w:rsidR="009254D3" w:rsidRPr="00DB7279" w:rsidRDefault="009254D3" w:rsidP="00F41042">
            <w:pPr>
              <w:pStyle w:val="GOSTTablenorm"/>
            </w:pPr>
            <w:r w:rsidRPr="00DB7279">
              <w:t>-</w:t>
            </w:r>
          </w:p>
        </w:tc>
      </w:tr>
      <w:tr w:rsidR="009254D3" w:rsidRPr="00DB7279" w14:paraId="06055B8A" w14:textId="77777777" w:rsidTr="009254D3">
        <w:tc>
          <w:tcPr>
            <w:tcW w:w="3387" w:type="dxa"/>
          </w:tcPr>
          <w:p w14:paraId="78EC44E6" w14:textId="77777777" w:rsidR="009254D3" w:rsidRPr="00DB7279" w:rsidRDefault="009254D3" w:rsidP="00F41042">
            <w:pPr>
              <w:pStyle w:val="GOSTTablenorm"/>
            </w:pPr>
            <w:r w:rsidRPr="00DB7279">
              <w:t>Показатель_ЛС_Дт</w:t>
            </w:r>
          </w:p>
        </w:tc>
        <w:tc>
          <w:tcPr>
            <w:tcW w:w="991" w:type="dxa"/>
          </w:tcPr>
          <w:p w14:paraId="1B1C2AAC" w14:textId="77777777" w:rsidR="009254D3" w:rsidRPr="00DB7279" w:rsidRDefault="009254D3" w:rsidP="00F41042">
            <w:pPr>
              <w:pStyle w:val="GOSTTablenorm"/>
            </w:pPr>
            <w:r w:rsidRPr="00DB7279">
              <w:t>Нет</w:t>
            </w:r>
          </w:p>
        </w:tc>
        <w:tc>
          <w:tcPr>
            <w:tcW w:w="3643" w:type="dxa"/>
          </w:tcPr>
          <w:p w14:paraId="229DD523" w14:textId="77777777" w:rsidR="009254D3" w:rsidRPr="00DB7279" w:rsidRDefault="009254D3" w:rsidP="00F41042">
            <w:pPr>
              <w:pStyle w:val="GOSTTablenorm"/>
            </w:pPr>
            <w:r w:rsidRPr="00DB7279">
              <w:t>Аналитический показатель ЛС (операции) Дт</w:t>
            </w:r>
          </w:p>
        </w:tc>
        <w:tc>
          <w:tcPr>
            <w:tcW w:w="3643" w:type="dxa"/>
          </w:tcPr>
          <w:p w14:paraId="1C067297" w14:textId="77777777" w:rsidR="009254D3" w:rsidRPr="00DB7279" w:rsidRDefault="009254D3" w:rsidP="00F41042">
            <w:pPr>
              <w:pStyle w:val="GOSTTablenorm"/>
            </w:pPr>
            <w:r w:rsidRPr="00DB7279">
              <w:t>T0504833:DT_PLS</w:t>
            </w:r>
          </w:p>
        </w:tc>
        <w:tc>
          <w:tcPr>
            <w:tcW w:w="4030" w:type="dxa"/>
          </w:tcPr>
          <w:p w14:paraId="3E66BA49" w14:textId="77777777" w:rsidR="009254D3" w:rsidRPr="00DB7279" w:rsidRDefault="009254D3" w:rsidP="00F41042">
            <w:pPr>
              <w:pStyle w:val="GOSTTablenorm"/>
            </w:pPr>
            <w:r w:rsidRPr="00DB7279">
              <w:t>-</w:t>
            </w:r>
          </w:p>
        </w:tc>
      </w:tr>
      <w:tr w:rsidR="009254D3" w:rsidRPr="00DB7279" w14:paraId="0D94D54C" w14:textId="77777777" w:rsidTr="009254D3">
        <w:tc>
          <w:tcPr>
            <w:tcW w:w="3387" w:type="dxa"/>
          </w:tcPr>
          <w:p w14:paraId="16956885" w14:textId="77777777" w:rsidR="009254D3" w:rsidRPr="00DB7279" w:rsidRDefault="009254D3" w:rsidP="00F41042">
            <w:pPr>
              <w:pStyle w:val="GOSTTablenorm"/>
            </w:pPr>
            <w:r w:rsidRPr="00DB7279">
              <w:t>ТОФК_Дт</w:t>
            </w:r>
          </w:p>
        </w:tc>
        <w:tc>
          <w:tcPr>
            <w:tcW w:w="991" w:type="dxa"/>
          </w:tcPr>
          <w:p w14:paraId="7CD7704F" w14:textId="77777777" w:rsidR="009254D3" w:rsidRPr="00DB7279" w:rsidRDefault="009254D3" w:rsidP="00F41042">
            <w:pPr>
              <w:pStyle w:val="GOSTTablenorm"/>
            </w:pPr>
            <w:r w:rsidRPr="00DB7279">
              <w:t>Нет</w:t>
            </w:r>
          </w:p>
        </w:tc>
        <w:tc>
          <w:tcPr>
            <w:tcW w:w="3643" w:type="dxa"/>
          </w:tcPr>
          <w:p w14:paraId="6FFC772A" w14:textId="77777777" w:rsidR="009254D3" w:rsidRPr="00DB7279" w:rsidRDefault="009254D3" w:rsidP="00F41042">
            <w:pPr>
              <w:pStyle w:val="GOSTTablenorm"/>
            </w:pPr>
            <w:r w:rsidRPr="00DB7279">
              <w:t>Код ТОФК-субъекта учета по Дт</w:t>
            </w:r>
          </w:p>
        </w:tc>
        <w:tc>
          <w:tcPr>
            <w:tcW w:w="3643" w:type="dxa"/>
          </w:tcPr>
          <w:p w14:paraId="437478D3" w14:textId="77777777" w:rsidR="009254D3" w:rsidRPr="00DB7279" w:rsidRDefault="009254D3" w:rsidP="00F41042">
            <w:pPr>
              <w:pStyle w:val="GOSTTablenorm"/>
            </w:pPr>
            <w:r w:rsidRPr="00DB7279">
              <w:t>T0504833:DT_TOFK</w:t>
            </w:r>
          </w:p>
        </w:tc>
        <w:tc>
          <w:tcPr>
            <w:tcW w:w="4030" w:type="dxa"/>
          </w:tcPr>
          <w:p w14:paraId="664C0626" w14:textId="77777777" w:rsidR="009254D3" w:rsidRPr="00DB7279" w:rsidRDefault="009254D3" w:rsidP="00F41042">
            <w:pPr>
              <w:pStyle w:val="GOSTTablenorm"/>
            </w:pPr>
            <w:r w:rsidRPr="00DB7279">
              <w:rPr>
                <w:lang w:val="en-US"/>
              </w:rPr>
              <w:t>-</w:t>
            </w:r>
          </w:p>
        </w:tc>
      </w:tr>
      <w:tr w:rsidR="009254D3" w:rsidRPr="00DB7279" w14:paraId="1C179C3F" w14:textId="77777777" w:rsidTr="009254D3">
        <w:tc>
          <w:tcPr>
            <w:tcW w:w="3387" w:type="dxa"/>
          </w:tcPr>
          <w:p w14:paraId="21C770E5" w14:textId="77777777" w:rsidR="009254D3" w:rsidRPr="00DB7279" w:rsidRDefault="009254D3" w:rsidP="00F41042">
            <w:pPr>
              <w:pStyle w:val="GOSTTablenorm"/>
            </w:pPr>
            <w:r w:rsidRPr="00DB7279">
              <w:t>ЦС_ЛС_Дт</w:t>
            </w:r>
          </w:p>
        </w:tc>
        <w:tc>
          <w:tcPr>
            <w:tcW w:w="991" w:type="dxa"/>
          </w:tcPr>
          <w:p w14:paraId="7B42C213" w14:textId="77777777" w:rsidR="009254D3" w:rsidRPr="00DB7279" w:rsidRDefault="009254D3" w:rsidP="00F41042">
            <w:pPr>
              <w:pStyle w:val="GOSTTablenorm"/>
            </w:pPr>
            <w:r w:rsidRPr="00DB7279">
              <w:t>Нет</w:t>
            </w:r>
          </w:p>
        </w:tc>
        <w:tc>
          <w:tcPr>
            <w:tcW w:w="3643" w:type="dxa"/>
          </w:tcPr>
          <w:p w14:paraId="4B1C5EA5" w14:textId="77777777" w:rsidR="009254D3" w:rsidRPr="00DB7279" w:rsidRDefault="009254D3" w:rsidP="00F41042">
            <w:pPr>
              <w:pStyle w:val="GOSTTablenorm"/>
            </w:pPr>
            <w:r w:rsidRPr="00DB7279">
              <w:t>ЦС ЛС по</w:t>
            </w:r>
            <w:r w:rsidRPr="00DB7279">
              <w:rPr>
                <w:bCs/>
              </w:rPr>
              <w:t xml:space="preserve"> Дт</w:t>
            </w:r>
          </w:p>
        </w:tc>
        <w:tc>
          <w:tcPr>
            <w:tcW w:w="3643" w:type="dxa"/>
          </w:tcPr>
          <w:p w14:paraId="1A67B0A4" w14:textId="77777777" w:rsidR="009254D3" w:rsidRPr="00DB7279" w:rsidRDefault="009254D3" w:rsidP="00F41042">
            <w:pPr>
              <w:pStyle w:val="GOSTTablenorm"/>
            </w:pPr>
            <w:r w:rsidRPr="00DB7279">
              <w:t>T0504833:DT_PACENTRE</w:t>
            </w:r>
          </w:p>
        </w:tc>
        <w:tc>
          <w:tcPr>
            <w:tcW w:w="4030" w:type="dxa"/>
          </w:tcPr>
          <w:p w14:paraId="16F04F1C" w14:textId="77777777" w:rsidR="009254D3" w:rsidRPr="00DB7279" w:rsidRDefault="009254D3" w:rsidP="00F41042">
            <w:pPr>
              <w:pStyle w:val="GOSTTablenorm"/>
            </w:pPr>
            <w:r w:rsidRPr="00DB7279">
              <w:t>-</w:t>
            </w:r>
          </w:p>
        </w:tc>
      </w:tr>
      <w:tr w:rsidR="009254D3" w:rsidRPr="00DB7279" w14:paraId="4049D7DF" w14:textId="77777777" w:rsidTr="009254D3">
        <w:tc>
          <w:tcPr>
            <w:tcW w:w="3387" w:type="dxa"/>
          </w:tcPr>
          <w:p w14:paraId="50D1E3C5" w14:textId="77777777" w:rsidR="009254D3" w:rsidRPr="00DB7279" w:rsidRDefault="009254D3" w:rsidP="00F41042">
            <w:pPr>
              <w:pStyle w:val="GOSTTablenorm"/>
            </w:pPr>
            <w:r w:rsidRPr="00DB7279">
              <w:t>ТОФК_контрагента_Дт</w:t>
            </w:r>
          </w:p>
        </w:tc>
        <w:tc>
          <w:tcPr>
            <w:tcW w:w="991" w:type="dxa"/>
          </w:tcPr>
          <w:p w14:paraId="1F1BCFF7" w14:textId="77777777" w:rsidR="009254D3" w:rsidRPr="00DB7279" w:rsidRDefault="009254D3" w:rsidP="00F41042">
            <w:pPr>
              <w:pStyle w:val="GOSTTablenorm"/>
            </w:pPr>
            <w:r w:rsidRPr="00DB7279">
              <w:t>Нет</w:t>
            </w:r>
          </w:p>
        </w:tc>
        <w:tc>
          <w:tcPr>
            <w:tcW w:w="3643" w:type="dxa"/>
          </w:tcPr>
          <w:p w14:paraId="0905F094" w14:textId="77777777" w:rsidR="009254D3" w:rsidRPr="00DB7279" w:rsidRDefault="009254D3" w:rsidP="00F41042">
            <w:pPr>
              <w:pStyle w:val="GOSTTablenorm"/>
            </w:pPr>
            <w:r w:rsidRPr="00DB7279">
              <w:t>ТОФК контрагента по</w:t>
            </w:r>
            <w:r w:rsidRPr="00DB7279">
              <w:rPr>
                <w:bCs/>
              </w:rPr>
              <w:t xml:space="preserve"> Дт</w:t>
            </w:r>
          </w:p>
        </w:tc>
        <w:tc>
          <w:tcPr>
            <w:tcW w:w="3643" w:type="dxa"/>
          </w:tcPr>
          <w:p w14:paraId="43EB19EF" w14:textId="77777777" w:rsidR="009254D3" w:rsidRPr="00DB7279" w:rsidRDefault="009254D3" w:rsidP="00F41042">
            <w:pPr>
              <w:pStyle w:val="GOSTTablenorm"/>
            </w:pPr>
            <w:r w:rsidRPr="00DB7279">
              <w:t>T0504833:DT_TOFKC</w:t>
            </w:r>
          </w:p>
        </w:tc>
        <w:tc>
          <w:tcPr>
            <w:tcW w:w="4030" w:type="dxa"/>
          </w:tcPr>
          <w:p w14:paraId="2D4EBA32" w14:textId="77777777" w:rsidR="009254D3" w:rsidRPr="00DB7279" w:rsidRDefault="009254D3" w:rsidP="00F41042">
            <w:pPr>
              <w:pStyle w:val="GOSTTablenorm"/>
            </w:pPr>
            <w:r w:rsidRPr="00DB7279">
              <w:t>-</w:t>
            </w:r>
          </w:p>
        </w:tc>
      </w:tr>
      <w:tr w:rsidR="009254D3" w:rsidRPr="00DB7279" w14:paraId="095F5D3F" w14:textId="77777777" w:rsidTr="009254D3">
        <w:tc>
          <w:tcPr>
            <w:tcW w:w="3387" w:type="dxa"/>
          </w:tcPr>
          <w:p w14:paraId="6BEB5954" w14:textId="77777777" w:rsidR="009254D3" w:rsidRPr="00DB7279" w:rsidRDefault="009254D3" w:rsidP="00F41042">
            <w:pPr>
              <w:pStyle w:val="GOSTTablenorm"/>
            </w:pPr>
            <w:r w:rsidRPr="00DB7279">
              <w:t>Период_Дт</w:t>
            </w:r>
          </w:p>
        </w:tc>
        <w:tc>
          <w:tcPr>
            <w:tcW w:w="991" w:type="dxa"/>
          </w:tcPr>
          <w:p w14:paraId="3ECEEB1E" w14:textId="77777777" w:rsidR="009254D3" w:rsidRPr="00DB7279" w:rsidRDefault="009254D3" w:rsidP="00F41042">
            <w:pPr>
              <w:pStyle w:val="GOSTTablenorm"/>
            </w:pPr>
            <w:r w:rsidRPr="00DB7279">
              <w:t>Нет</w:t>
            </w:r>
          </w:p>
        </w:tc>
        <w:tc>
          <w:tcPr>
            <w:tcW w:w="3643" w:type="dxa"/>
          </w:tcPr>
          <w:p w14:paraId="231EC4A1" w14:textId="77777777" w:rsidR="009254D3" w:rsidRPr="00DB7279" w:rsidRDefault="009254D3" w:rsidP="00F41042">
            <w:pPr>
              <w:pStyle w:val="GOSTTablenorm"/>
            </w:pPr>
            <w:r w:rsidRPr="00DB7279">
              <w:t xml:space="preserve">Период по </w:t>
            </w:r>
            <w:r w:rsidRPr="00DB7279">
              <w:rPr>
                <w:bCs/>
              </w:rPr>
              <w:t>Дт</w:t>
            </w:r>
          </w:p>
        </w:tc>
        <w:tc>
          <w:tcPr>
            <w:tcW w:w="3643" w:type="dxa"/>
          </w:tcPr>
          <w:p w14:paraId="6E6A0916" w14:textId="77777777" w:rsidR="009254D3" w:rsidRPr="00DB7279" w:rsidRDefault="009254D3" w:rsidP="00F41042">
            <w:pPr>
              <w:pStyle w:val="GOSTTablenorm"/>
            </w:pPr>
            <w:r w:rsidRPr="00DB7279">
              <w:t>T0504833:DT_PERIOD</w:t>
            </w:r>
          </w:p>
        </w:tc>
        <w:tc>
          <w:tcPr>
            <w:tcW w:w="4030" w:type="dxa"/>
          </w:tcPr>
          <w:p w14:paraId="74EB7E76" w14:textId="77777777" w:rsidR="009254D3" w:rsidRPr="00DB7279" w:rsidRDefault="009254D3" w:rsidP="00F41042">
            <w:pPr>
              <w:pStyle w:val="GOSTTablenorm"/>
            </w:pPr>
            <w:r w:rsidRPr="00DB7279">
              <w:t>-</w:t>
            </w:r>
          </w:p>
        </w:tc>
      </w:tr>
      <w:tr w:rsidR="009254D3" w:rsidRPr="00DB7279" w14:paraId="2D9A20DE" w14:textId="77777777" w:rsidTr="009254D3">
        <w:tc>
          <w:tcPr>
            <w:tcW w:w="3387" w:type="dxa"/>
          </w:tcPr>
          <w:p w14:paraId="2D895872" w14:textId="2B9DC204" w:rsidR="009254D3" w:rsidRPr="00DB7279" w:rsidRDefault="009254D3" w:rsidP="009254D3">
            <w:pPr>
              <w:pStyle w:val="GOSTTablenorm"/>
            </w:pPr>
            <w:r>
              <w:t>Дата_</w:t>
            </w:r>
            <w:r w:rsidRPr="009254D3">
              <w:t>НВС</w:t>
            </w:r>
            <w:r>
              <w:t>_Дт</w:t>
            </w:r>
          </w:p>
        </w:tc>
        <w:tc>
          <w:tcPr>
            <w:tcW w:w="991" w:type="dxa"/>
          </w:tcPr>
          <w:p w14:paraId="0912DFC4" w14:textId="608945EB" w:rsidR="009254D3" w:rsidRPr="00DB7279" w:rsidRDefault="009254D3" w:rsidP="00F41042">
            <w:pPr>
              <w:pStyle w:val="GOSTTablenorm"/>
            </w:pPr>
            <w:r>
              <w:t>Нет</w:t>
            </w:r>
          </w:p>
        </w:tc>
        <w:tc>
          <w:tcPr>
            <w:tcW w:w="3643" w:type="dxa"/>
          </w:tcPr>
          <w:p w14:paraId="341F0738" w14:textId="56D11366" w:rsidR="009254D3" w:rsidRPr="00DB7279" w:rsidRDefault="009254D3" w:rsidP="00F41042">
            <w:pPr>
              <w:pStyle w:val="GOSTTablenorm"/>
            </w:pPr>
            <w:r>
              <w:t>Дата НВС по Дт</w:t>
            </w:r>
          </w:p>
        </w:tc>
        <w:tc>
          <w:tcPr>
            <w:tcW w:w="3643" w:type="dxa"/>
          </w:tcPr>
          <w:p w14:paraId="2564BED8" w14:textId="77152EC6" w:rsidR="009254D3" w:rsidRPr="00DB7279" w:rsidRDefault="009254D3" w:rsidP="00F41042">
            <w:pPr>
              <w:pStyle w:val="GOSTTablenorm"/>
            </w:pPr>
            <w:r w:rsidRPr="009254D3">
              <w:t>T0504833:DT_</w:t>
            </w:r>
            <w:ins w:id="6314" w:author="Опаева Лидия Арашаевна" w:date="2025-09-08T10:05:00Z">
              <w:r w:rsidR="00DC52BD" w:rsidRPr="00DC52BD">
                <w:t>NVSDATE</w:t>
              </w:r>
            </w:ins>
            <w:del w:id="6315" w:author="Опаева Лидия Арашаевна" w:date="2025-09-08T10:05:00Z">
              <w:r w:rsidRPr="009254D3" w:rsidDel="00DC52BD">
                <w:delText>Nvsdate</w:delText>
              </w:r>
            </w:del>
          </w:p>
        </w:tc>
        <w:tc>
          <w:tcPr>
            <w:tcW w:w="4030" w:type="dxa"/>
          </w:tcPr>
          <w:p w14:paraId="24FA3398" w14:textId="6DDE88A6" w:rsidR="009254D3" w:rsidRPr="00DB7279" w:rsidRDefault="009254D3" w:rsidP="00F41042">
            <w:pPr>
              <w:pStyle w:val="GOSTTablenorm"/>
            </w:pPr>
            <w:r>
              <w:t>-</w:t>
            </w:r>
          </w:p>
        </w:tc>
      </w:tr>
      <w:tr w:rsidR="009254D3" w:rsidRPr="00DB7279" w14:paraId="343DA8CB" w14:textId="77777777" w:rsidTr="009254D3">
        <w:tc>
          <w:tcPr>
            <w:tcW w:w="3387" w:type="dxa"/>
          </w:tcPr>
          <w:p w14:paraId="2A88EE6A" w14:textId="77777777" w:rsidR="009254D3" w:rsidRPr="00DB7279" w:rsidRDefault="009254D3" w:rsidP="00F41042">
            <w:pPr>
              <w:pStyle w:val="GOSTTablenorm"/>
            </w:pPr>
            <w:r w:rsidRPr="00DB7279">
              <w:t>Код_СКУ_корресп_Дт</w:t>
            </w:r>
          </w:p>
        </w:tc>
        <w:tc>
          <w:tcPr>
            <w:tcW w:w="991" w:type="dxa"/>
          </w:tcPr>
          <w:p w14:paraId="622F18A5" w14:textId="77777777" w:rsidR="009254D3" w:rsidRPr="00DB7279" w:rsidRDefault="009254D3" w:rsidP="00F41042">
            <w:pPr>
              <w:pStyle w:val="GOSTTablenorm"/>
            </w:pPr>
            <w:r w:rsidRPr="00DB7279">
              <w:t>Нет</w:t>
            </w:r>
          </w:p>
        </w:tc>
        <w:tc>
          <w:tcPr>
            <w:tcW w:w="3643" w:type="dxa"/>
          </w:tcPr>
          <w:p w14:paraId="43D15E5D" w14:textId="77777777" w:rsidR="009254D3" w:rsidRPr="00DB7279" w:rsidRDefault="009254D3" w:rsidP="00F41042">
            <w:pPr>
              <w:pStyle w:val="GOSTTablenorm"/>
            </w:pPr>
            <w:r w:rsidRPr="00DB7279">
              <w:t xml:space="preserve">Код СКУ корреспондирующий по </w:t>
            </w:r>
            <w:r w:rsidRPr="00DB7279">
              <w:rPr>
                <w:bCs/>
              </w:rPr>
              <w:t>Дт</w:t>
            </w:r>
          </w:p>
        </w:tc>
        <w:tc>
          <w:tcPr>
            <w:tcW w:w="3643" w:type="dxa"/>
          </w:tcPr>
          <w:p w14:paraId="521DE941" w14:textId="77777777" w:rsidR="009254D3" w:rsidRPr="00DB7279" w:rsidRDefault="009254D3" w:rsidP="00F41042">
            <w:pPr>
              <w:pStyle w:val="GOSTTablenorm"/>
            </w:pPr>
            <w:r w:rsidRPr="00DB7279">
              <w:t>T0504833:DT_ACCOUNTCORR</w:t>
            </w:r>
          </w:p>
        </w:tc>
        <w:tc>
          <w:tcPr>
            <w:tcW w:w="4030" w:type="dxa"/>
          </w:tcPr>
          <w:p w14:paraId="608A49CA" w14:textId="77777777" w:rsidR="009254D3" w:rsidRPr="00DB7279" w:rsidRDefault="009254D3" w:rsidP="00F41042">
            <w:pPr>
              <w:pStyle w:val="GOSTTablenorm"/>
            </w:pPr>
            <w:r w:rsidRPr="00DB7279">
              <w:t>-</w:t>
            </w:r>
          </w:p>
        </w:tc>
      </w:tr>
      <w:tr w:rsidR="009254D3" w:rsidRPr="00DB7279" w14:paraId="6CD52B3B" w14:textId="77777777" w:rsidTr="009254D3">
        <w:tc>
          <w:tcPr>
            <w:tcW w:w="3387" w:type="dxa"/>
          </w:tcPr>
          <w:p w14:paraId="3C81487E" w14:textId="77777777" w:rsidR="009254D3" w:rsidRPr="00DB7279" w:rsidRDefault="009254D3" w:rsidP="00F41042">
            <w:pPr>
              <w:pStyle w:val="GOSTTablenorm"/>
            </w:pPr>
            <w:r w:rsidRPr="00DB7279">
              <w:t>Тип_СКУ_Дт</w:t>
            </w:r>
          </w:p>
        </w:tc>
        <w:tc>
          <w:tcPr>
            <w:tcW w:w="991" w:type="dxa"/>
          </w:tcPr>
          <w:p w14:paraId="46C6CDF5" w14:textId="77777777" w:rsidR="009254D3" w:rsidRPr="00DB7279" w:rsidRDefault="009254D3" w:rsidP="00F41042">
            <w:pPr>
              <w:pStyle w:val="GOSTTablenorm"/>
            </w:pPr>
            <w:r w:rsidRPr="00DB7279">
              <w:t>Нет</w:t>
            </w:r>
          </w:p>
        </w:tc>
        <w:tc>
          <w:tcPr>
            <w:tcW w:w="3643" w:type="dxa"/>
          </w:tcPr>
          <w:p w14:paraId="53D81515" w14:textId="77777777" w:rsidR="009254D3" w:rsidRPr="00DB7279" w:rsidRDefault="009254D3" w:rsidP="00F41042">
            <w:pPr>
              <w:pStyle w:val="GOSTTablenorm"/>
            </w:pPr>
            <w:r w:rsidRPr="00DB7279">
              <w:t>Тип СКУ по</w:t>
            </w:r>
            <w:r w:rsidRPr="00DB7279">
              <w:rPr>
                <w:bCs/>
              </w:rPr>
              <w:t xml:space="preserve"> Дт</w:t>
            </w:r>
          </w:p>
        </w:tc>
        <w:tc>
          <w:tcPr>
            <w:tcW w:w="3643" w:type="dxa"/>
          </w:tcPr>
          <w:p w14:paraId="23ADA1BE" w14:textId="77777777" w:rsidR="009254D3" w:rsidRPr="00DB7279" w:rsidRDefault="009254D3" w:rsidP="00F41042">
            <w:pPr>
              <w:pStyle w:val="GOSTTablenorm"/>
            </w:pPr>
            <w:r w:rsidRPr="00DB7279">
              <w:t>T0504833:DT_ACCOUNTTYPE</w:t>
            </w:r>
          </w:p>
        </w:tc>
        <w:tc>
          <w:tcPr>
            <w:tcW w:w="4030" w:type="dxa"/>
          </w:tcPr>
          <w:p w14:paraId="5722CB11" w14:textId="77777777" w:rsidR="009254D3" w:rsidRPr="00DB7279" w:rsidRDefault="009254D3" w:rsidP="00F41042">
            <w:pPr>
              <w:pStyle w:val="GOSTTablenorm"/>
            </w:pPr>
            <w:r w:rsidRPr="00DB7279">
              <w:t>-</w:t>
            </w:r>
          </w:p>
        </w:tc>
      </w:tr>
      <w:tr w:rsidR="009254D3" w:rsidRPr="00DB7279" w14:paraId="542609D3" w14:textId="77777777" w:rsidTr="009254D3">
        <w:tc>
          <w:tcPr>
            <w:tcW w:w="3387" w:type="dxa"/>
          </w:tcPr>
          <w:p w14:paraId="48E87164" w14:textId="77777777" w:rsidR="009254D3" w:rsidRPr="00DB7279" w:rsidRDefault="009254D3" w:rsidP="00F41042">
            <w:pPr>
              <w:pStyle w:val="GOSTTablenorm"/>
            </w:pPr>
            <w:r w:rsidRPr="00DB7279">
              <w:t>ПЗО_Дт</w:t>
            </w:r>
          </w:p>
        </w:tc>
        <w:tc>
          <w:tcPr>
            <w:tcW w:w="991" w:type="dxa"/>
          </w:tcPr>
          <w:p w14:paraId="1852E604" w14:textId="77777777" w:rsidR="009254D3" w:rsidRPr="00DB7279" w:rsidRDefault="009254D3" w:rsidP="00F41042">
            <w:pPr>
              <w:pStyle w:val="GOSTTablenorm"/>
            </w:pPr>
            <w:r w:rsidRPr="00DB7279">
              <w:t>нет</w:t>
            </w:r>
          </w:p>
        </w:tc>
        <w:tc>
          <w:tcPr>
            <w:tcW w:w="3643" w:type="dxa"/>
          </w:tcPr>
          <w:p w14:paraId="3F4EF561" w14:textId="77777777" w:rsidR="009254D3" w:rsidRPr="00DB7279" w:rsidRDefault="009254D3" w:rsidP="00F41042">
            <w:pPr>
              <w:pStyle w:val="GOSTTablenorm"/>
            </w:pPr>
            <w:r w:rsidRPr="00DB7279">
              <w:t>ЗО по</w:t>
            </w:r>
            <w:r w:rsidRPr="00DB7279">
              <w:rPr>
                <w:bCs/>
              </w:rPr>
              <w:t xml:space="preserve"> Дт</w:t>
            </w:r>
          </w:p>
        </w:tc>
        <w:tc>
          <w:tcPr>
            <w:tcW w:w="3643" w:type="dxa"/>
          </w:tcPr>
          <w:p w14:paraId="5328607B" w14:textId="77777777" w:rsidR="009254D3" w:rsidRPr="00DB7279" w:rsidRDefault="009254D3" w:rsidP="00F41042">
            <w:pPr>
              <w:pStyle w:val="GOSTTablenorm"/>
            </w:pPr>
            <w:r w:rsidRPr="00DB7279">
              <w:t>T0504833:DT_PZO</w:t>
            </w:r>
          </w:p>
        </w:tc>
        <w:tc>
          <w:tcPr>
            <w:tcW w:w="4030" w:type="dxa"/>
          </w:tcPr>
          <w:p w14:paraId="4F0A2B25" w14:textId="77777777" w:rsidR="009254D3" w:rsidRPr="00DB7279" w:rsidRDefault="009254D3" w:rsidP="00F41042">
            <w:pPr>
              <w:pStyle w:val="GOSTTablenorm"/>
            </w:pPr>
          </w:p>
        </w:tc>
      </w:tr>
      <w:tr w:rsidR="009254D3" w:rsidRPr="00DB7279" w14:paraId="50F852A3" w14:textId="77777777" w:rsidTr="009254D3">
        <w:tc>
          <w:tcPr>
            <w:tcW w:w="3387" w:type="dxa"/>
          </w:tcPr>
          <w:p w14:paraId="5253C642" w14:textId="77777777" w:rsidR="009254D3" w:rsidRPr="00DB7279" w:rsidRDefault="009254D3" w:rsidP="00F41042">
            <w:pPr>
              <w:pStyle w:val="GOSTTablenorm"/>
            </w:pPr>
            <w:r w:rsidRPr="00DB7279">
              <w:t>Счет_бухучет_Кт</w:t>
            </w:r>
          </w:p>
        </w:tc>
        <w:tc>
          <w:tcPr>
            <w:tcW w:w="991" w:type="dxa"/>
          </w:tcPr>
          <w:p w14:paraId="72E9AD50" w14:textId="77777777" w:rsidR="009254D3" w:rsidRPr="00DB7279" w:rsidRDefault="009254D3" w:rsidP="00F41042">
            <w:pPr>
              <w:pStyle w:val="GOSTTablenorm"/>
            </w:pPr>
            <w:r w:rsidRPr="00DB7279">
              <w:t>Нет</w:t>
            </w:r>
          </w:p>
        </w:tc>
        <w:tc>
          <w:tcPr>
            <w:tcW w:w="3643" w:type="dxa"/>
          </w:tcPr>
          <w:p w14:paraId="09AAC004" w14:textId="77777777" w:rsidR="009254D3" w:rsidRPr="00DB7279" w:rsidRDefault="009254D3" w:rsidP="00F41042">
            <w:pPr>
              <w:pStyle w:val="GOSTTablenorm"/>
            </w:pPr>
            <w:r w:rsidRPr="00DB7279">
              <w:t xml:space="preserve">Счет по </w:t>
            </w:r>
            <w:r w:rsidRPr="00DB7279">
              <w:rPr>
                <w:bCs/>
              </w:rPr>
              <w:t>Кт</w:t>
            </w:r>
          </w:p>
        </w:tc>
        <w:tc>
          <w:tcPr>
            <w:tcW w:w="3643" w:type="dxa"/>
          </w:tcPr>
          <w:p w14:paraId="769506EE" w14:textId="77777777" w:rsidR="009254D3" w:rsidRPr="00DB7279" w:rsidRDefault="009254D3" w:rsidP="00F41042">
            <w:pPr>
              <w:pStyle w:val="GOSTTablenorm"/>
            </w:pPr>
            <w:r w:rsidRPr="00DB7279">
              <w:t>T0504833:CT_ACCOUNT</w:t>
            </w:r>
          </w:p>
        </w:tc>
        <w:tc>
          <w:tcPr>
            <w:tcW w:w="4030" w:type="dxa"/>
          </w:tcPr>
          <w:p w14:paraId="4E37E27A" w14:textId="77777777" w:rsidR="009254D3" w:rsidRPr="00DB7279" w:rsidRDefault="009254D3" w:rsidP="00F41042">
            <w:pPr>
              <w:pStyle w:val="GOSTTablenorm"/>
            </w:pPr>
            <w:r w:rsidRPr="00DB7279">
              <w:t>-</w:t>
            </w:r>
          </w:p>
        </w:tc>
      </w:tr>
      <w:tr w:rsidR="009254D3" w:rsidRPr="00DB7279" w14:paraId="6E906696" w14:textId="77777777" w:rsidTr="009254D3">
        <w:tc>
          <w:tcPr>
            <w:tcW w:w="3387" w:type="dxa"/>
          </w:tcPr>
          <w:p w14:paraId="61871BC4" w14:textId="77777777" w:rsidR="009254D3" w:rsidRPr="00DB7279" w:rsidRDefault="009254D3" w:rsidP="00F41042">
            <w:pPr>
              <w:pStyle w:val="GOSTTablenorm"/>
            </w:pPr>
            <w:r w:rsidRPr="00DB7279">
              <w:t>ОКТМО_КС_Кт</w:t>
            </w:r>
          </w:p>
        </w:tc>
        <w:tc>
          <w:tcPr>
            <w:tcW w:w="991" w:type="dxa"/>
          </w:tcPr>
          <w:p w14:paraId="17412544" w14:textId="77777777" w:rsidR="009254D3" w:rsidRPr="00DB7279" w:rsidRDefault="009254D3" w:rsidP="00F41042">
            <w:pPr>
              <w:pStyle w:val="GOSTTablenorm"/>
            </w:pPr>
            <w:r w:rsidRPr="00DB7279">
              <w:t>Нет</w:t>
            </w:r>
          </w:p>
        </w:tc>
        <w:tc>
          <w:tcPr>
            <w:tcW w:w="3643" w:type="dxa"/>
          </w:tcPr>
          <w:p w14:paraId="393F6D3B" w14:textId="77777777" w:rsidR="009254D3" w:rsidRPr="00DB7279" w:rsidRDefault="009254D3" w:rsidP="00F41042">
            <w:pPr>
              <w:pStyle w:val="GOSTTablenorm"/>
            </w:pPr>
            <w:r w:rsidRPr="00DB7279">
              <w:t xml:space="preserve">ОКТМО КС по </w:t>
            </w:r>
            <w:r w:rsidRPr="00DB7279">
              <w:rPr>
                <w:bCs/>
              </w:rPr>
              <w:t>Кт</w:t>
            </w:r>
          </w:p>
        </w:tc>
        <w:tc>
          <w:tcPr>
            <w:tcW w:w="3643" w:type="dxa"/>
          </w:tcPr>
          <w:p w14:paraId="514E4DDE" w14:textId="77777777" w:rsidR="009254D3" w:rsidRPr="00DB7279" w:rsidRDefault="009254D3" w:rsidP="00F41042">
            <w:pPr>
              <w:pStyle w:val="GOSTTablenorm"/>
            </w:pPr>
            <w:r w:rsidRPr="00DB7279">
              <w:t>T0504833:CT_OKTMOKS</w:t>
            </w:r>
          </w:p>
        </w:tc>
        <w:tc>
          <w:tcPr>
            <w:tcW w:w="4030" w:type="dxa"/>
          </w:tcPr>
          <w:p w14:paraId="440E2AE5" w14:textId="77777777" w:rsidR="009254D3" w:rsidRPr="00DB7279" w:rsidRDefault="009254D3" w:rsidP="00F41042">
            <w:pPr>
              <w:pStyle w:val="GOSTTablenorm"/>
            </w:pPr>
            <w:r w:rsidRPr="00DB7279">
              <w:t>-</w:t>
            </w:r>
          </w:p>
        </w:tc>
      </w:tr>
      <w:tr w:rsidR="009254D3" w:rsidRPr="00DB7279" w14:paraId="7CB6809C" w14:textId="77777777" w:rsidTr="009254D3">
        <w:tc>
          <w:tcPr>
            <w:tcW w:w="3387" w:type="dxa"/>
          </w:tcPr>
          <w:p w14:paraId="34BC68B3" w14:textId="77777777" w:rsidR="009254D3" w:rsidRPr="00DB7279" w:rsidRDefault="009254D3" w:rsidP="00F41042">
            <w:pPr>
              <w:pStyle w:val="GOSTTablenorm"/>
            </w:pPr>
            <w:r w:rsidRPr="00DB7279">
              <w:t>ЛС_Кт</w:t>
            </w:r>
          </w:p>
        </w:tc>
        <w:tc>
          <w:tcPr>
            <w:tcW w:w="991" w:type="dxa"/>
          </w:tcPr>
          <w:p w14:paraId="3B097D8F" w14:textId="77777777" w:rsidR="009254D3" w:rsidRPr="00DB7279" w:rsidRDefault="009254D3" w:rsidP="00F41042">
            <w:pPr>
              <w:pStyle w:val="GOSTTablenorm"/>
            </w:pPr>
            <w:r w:rsidRPr="00DB7279">
              <w:t>Нет</w:t>
            </w:r>
          </w:p>
        </w:tc>
        <w:tc>
          <w:tcPr>
            <w:tcW w:w="3643" w:type="dxa"/>
          </w:tcPr>
          <w:p w14:paraId="7622AB51" w14:textId="77777777" w:rsidR="009254D3" w:rsidRPr="00DB7279" w:rsidRDefault="009254D3" w:rsidP="00F41042">
            <w:pPr>
              <w:pStyle w:val="GOSTTablenorm"/>
            </w:pPr>
            <w:r w:rsidRPr="00DB7279">
              <w:t xml:space="preserve">ЛС по </w:t>
            </w:r>
            <w:r w:rsidRPr="00DB7279">
              <w:rPr>
                <w:bCs/>
              </w:rPr>
              <w:t>Кт</w:t>
            </w:r>
          </w:p>
        </w:tc>
        <w:tc>
          <w:tcPr>
            <w:tcW w:w="3643" w:type="dxa"/>
          </w:tcPr>
          <w:p w14:paraId="2B13307F" w14:textId="77777777" w:rsidR="009254D3" w:rsidRPr="00DB7279" w:rsidRDefault="009254D3" w:rsidP="00F41042">
            <w:pPr>
              <w:pStyle w:val="GOSTTablenorm"/>
            </w:pPr>
            <w:r w:rsidRPr="00DB7279">
              <w:t>T0504833:CT_LS</w:t>
            </w:r>
          </w:p>
        </w:tc>
        <w:tc>
          <w:tcPr>
            <w:tcW w:w="4030" w:type="dxa"/>
          </w:tcPr>
          <w:p w14:paraId="1A384B89" w14:textId="77777777" w:rsidR="009254D3" w:rsidRPr="00DB7279" w:rsidRDefault="009254D3" w:rsidP="00F41042">
            <w:pPr>
              <w:pStyle w:val="GOSTTablenorm"/>
            </w:pPr>
            <w:r w:rsidRPr="00DB7279">
              <w:t>-</w:t>
            </w:r>
          </w:p>
        </w:tc>
      </w:tr>
      <w:tr w:rsidR="009254D3" w:rsidRPr="00DB7279" w14:paraId="57704B13" w14:textId="77777777" w:rsidTr="009254D3">
        <w:tc>
          <w:tcPr>
            <w:tcW w:w="3387" w:type="dxa"/>
          </w:tcPr>
          <w:p w14:paraId="0070E992" w14:textId="77777777" w:rsidR="009254D3" w:rsidRPr="00DB7279" w:rsidRDefault="009254D3" w:rsidP="00F41042">
            <w:pPr>
              <w:pStyle w:val="GOSTTablenorm"/>
            </w:pPr>
            <w:r w:rsidRPr="00DB7279">
              <w:t>Аналитический_код_СКУ_Кт</w:t>
            </w:r>
          </w:p>
        </w:tc>
        <w:tc>
          <w:tcPr>
            <w:tcW w:w="991" w:type="dxa"/>
          </w:tcPr>
          <w:p w14:paraId="06BD3420" w14:textId="77777777" w:rsidR="009254D3" w:rsidRPr="00DB7279" w:rsidRDefault="009254D3" w:rsidP="00F41042">
            <w:pPr>
              <w:pStyle w:val="GOSTTablenorm"/>
            </w:pPr>
            <w:r w:rsidRPr="00DB7279">
              <w:t>Нет</w:t>
            </w:r>
          </w:p>
        </w:tc>
        <w:tc>
          <w:tcPr>
            <w:tcW w:w="3643" w:type="dxa"/>
          </w:tcPr>
          <w:p w14:paraId="238557F1" w14:textId="77777777" w:rsidR="009254D3" w:rsidRPr="00DB7279" w:rsidRDefault="009254D3" w:rsidP="00F41042">
            <w:pPr>
              <w:pStyle w:val="GOSTTablenorm"/>
            </w:pPr>
            <w:r w:rsidRPr="00DB7279">
              <w:t xml:space="preserve">Аналитический код СКУ по </w:t>
            </w:r>
            <w:r w:rsidRPr="00DB7279">
              <w:rPr>
                <w:bCs/>
              </w:rPr>
              <w:t>Кт</w:t>
            </w:r>
          </w:p>
        </w:tc>
        <w:tc>
          <w:tcPr>
            <w:tcW w:w="3643" w:type="dxa"/>
          </w:tcPr>
          <w:p w14:paraId="4D8B6CE3" w14:textId="77777777" w:rsidR="009254D3" w:rsidRPr="00DB7279" w:rsidRDefault="009254D3" w:rsidP="00F41042">
            <w:pPr>
              <w:pStyle w:val="GOSTTablenorm"/>
            </w:pPr>
            <w:r w:rsidRPr="00DB7279">
              <w:t>T0504833:CT_ANALITCODESKU</w:t>
            </w:r>
          </w:p>
        </w:tc>
        <w:tc>
          <w:tcPr>
            <w:tcW w:w="4030" w:type="dxa"/>
          </w:tcPr>
          <w:p w14:paraId="78DD28B9" w14:textId="77777777" w:rsidR="009254D3" w:rsidRPr="00DB7279" w:rsidRDefault="009254D3" w:rsidP="00F41042">
            <w:pPr>
              <w:pStyle w:val="GOSTTablenorm"/>
            </w:pPr>
            <w:r w:rsidRPr="00DB7279">
              <w:t>-</w:t>
            </w:r>
          </w:p>
        </w:tc>
      </w:tr>
      <w:tr w:rsidR="009254D3" w:rsidRPr="00DB7279" w14:paraId="17F08F6D" w14:textId="77777777" w:rsidTr="009254D3">
        <w:tc>
          <w:tcPr>
            <w:tcW w:w="3387" w:type="dxa"/>
            <w:vAlign w:val="center"/>
          </w:tcPr>
          <w:p w14:paraId="09FCFA23" w14:textId="77777777" w:rsidR="009254D3" w:rsidRPr="00DB7279" w:rsidRDefault="009254D3" w:rsidP="00F41042">
            <w:pPr>
              <w:pStyle w:val="GOSTTablenorm"/>
            </w:pPr>
            <w:r w:rsidRPr="00DB7279">
              <w:t>КБК_Кт</w:t>
            </w:r>
          </w:p>
        </w:tc>
        <w:tc>
          <w:tcPr>
            <w:tcW w:w="991" w:type="dxa"/>
            <w:vAlign w:val="center"/>
          </w:tcPr>
          <w:p w14:paraId="4914C936" w14:textId="77777777" w:rsidR="009254D3" w:rsidRPr="00DB7279" w:rsidRDefault="009254D3" w:rsidP="00F41042">
            <w:pPr>
              <w:pStyle w:val="GOSTTablenorm"/>
            </w:pPr>
            <w:r w:rsidRPr="00DB7279">
              <w:t>Нет</w:t>
            </w:r>
          </w:p>
        </w:tc>
        <w:tc>
          <w:tcPr>
            <w:tcW w:w="3643" w:type="dxa"/>
          </w:tcPr>
          <w:p w14:paraId="3D77F4CF" w14:textId="77777777" w:rsidR="009254D3" w:rsidRPr="00DB7279" w:rsidRDefault="009254D3" w:rsidP="00F41042">
            <w:pPr>
              <w:pStyle w:val="GOSTTablenorm"/>
            </w:pPr>
            <w:r w:rsidRPr="00DB7279">
              <w:t xml:space="preserve">КБК по </w:t>
            </w:r>
            <w:r w:rsidRPr="00DB7279">
              <w:rPr>
                <w:bCs/>
              </w:rPr>
              <w:t>Кт</w:t>
            </w:r>
          </w:p>
        </w:tc>
        <w:tc>
          <w:tcPr>
            <w:tcW w:w="3643" w:type="dxa"/>
          </w:tcPr>
          <w:p w14:paraId="3DF77B05" w14:textId="77777777" w:rsidR="009254D3" w:rsidRPr="00DB7279" w:rsidRDefault="009254D3" w:rsidP="00F41042">
            <w:pPr>
              <w:pStyle w:val="GOSTTablenorm"/>
            </w:pPr>
            <w:r w:rsidRPr="00DB7279">
              <w:t>T0504833:CT_KBK</w:t>
            </w:r>
          </w:p>
        </w:tc>
        <w:tc>
          <w:tcPr>
            <w:tcW w:w="4030" w:type="dxa"/>
          </w:tcPr>
          <w:p w14:paraId="5A375624" w14:textId="77777777" w:rsidR="009254D3" w:rsidRPr="00DB7279" w:rsidRDefault="009254D3" w:rsidP="00F41042">
            <w:pPr>
              <w:pStyle w:val="GOSTTablenorm"/>
            </w:pPr>
            <w:r w:rsidRPr="00DB7279">
              <w:t>-</w:t>
            </w:r>
          </w:p>
        </w:tc>
      </w:tr>
      <w:tr w:rsidR="009254D3" w:rsidRPr="00DB7279" w14:paraId="115B8DC8" w14:textId="77777777" w:rsidTr="009254D3">
        <w:tc>
          <w:tcPr>
            <w:tcW w:w="3387" w:type="dxa"/>
          </w:tcPr>
          <w:p w14:paraId="02BB151A" w14:textId="77777777" w:rsidR="009254D3" w:rsidRPr="00DB7279" w:rsidRDefault="009254D3" w:rsidP="00F41042">
            <w:pPr>
              <w:pStyle w:val="GOSTTablenorm"/>
            </w:pPr>
            <w:r w:rsidRPr="00DB7279">
              <w:t>Тип_КБК_Кт</w:t>
            </w:r>
          </w:p>
        </w:tc>
        <w:tc>
          <w:tcPr>
            <w:tcW w:w="991" w:type="dxa"/>
          </w:tcPr>
          <w:p w14:paraId="5E254B61" w14:textId="77777777" w:rsidR="009254D3" w:rsidRPr="00DB7279" w:rsidRDefault="009254D3" w:rsidP="00F41042">
            <w:pPr>
              <w:pStyle w:val="GOSTTablenorm"/>
            </w:pPr>
            <w:r w:rsidRPr="00DB7279">
              <w:t>Нет</w:t>
            </w:r>
          </w:p>
        </w:tc>
        <w:tc>
          <w:tcPr>
            <w:tcW w:w="3643" w:type="dxa"/>
          </w:tcPr>
          <w:p w14:paraId="57C9A646" w14:textId="77777777" w:rsidR="009254D3" w:rsidRPr="00DB7279" w:rsidRDefault="009254D3" w:rsidP="00F41042">
            <w:pPr>
              <w:pStyle w:val="GOSTTablenorm"/>
            </w:pPr>
            <w:r w:rsidRPr="00DB7279">
              <w:t>Тип КБК по Кт</w:t>
            </w:r>
          </w:p>
        </w:tc>
        <w:tc>
          <w:tcPr>
            <w:tcW w:w="3643" w:type="dxa"/>
          </w:tcPr>
          <w:p w14:paraId="6DFCBAB2" w14:textId="77777777" w:rsidR="009254D3" w:rsidRPr="00DB7279" w:rsidRDefault="009254D3" w:rsidP="00F41042">
            <w:pPr>
              <w:pStyle w:val="GOSTTablenorm"/>
            </w:pPr>
            <w:r w:rsidRPr="00DB7279">
              <w:t>T0504833:CT_TYPEKBK</w:t>
            </w:r>
          </w:p>
        </w:tc>
        <w:tc>
          <w:tcPr>
            <w:tcW w:w="4030" w:type="dxa"/>
          </w:tcPr>
          <w:p w14:paraId="139334C1" w14:textId="77777777" w:rsidR="009254D3" w:rsidRPr="00DB7279" w:rsidRDefault="009254D3" w:rsidP="00F41042">
            <w:pPr>
              <w:pStyle w:val="GOSTTablenorm"/>
            </w:pPr>
            <w:r w:rsidRPr="00DB7279">
              <w:t>-</w:t>
            </w:r>
          </w:p>
        </w:tc>
      </w:tr>
      <w:tr w:rsidR="009254D3" w:rsidRPr="00DB7279" w14:paraId="01F8F1E1" w14:textId="77777777" w:rsidTr="009254D3">
        <w:tc>
          <w:tcPr>
            <w:tcW w:w="3387" w:type="dxa"/>
          </w:tcPr>
          <w:p w14:paraId="005AF7F1" w14:textId="77777777" w:rsidR="009254D3" w:rsidRPr="00DB7279" w:rsidRDefault="009254D3" w:rsidP="00F41042">
            <w:pPr>
              <w:pStyle w:val="GOSTTablenorm"/>
            </w:pPr>
            <w:r w:rsidRPr="00DB7279">
              <w:t>Код_валюты_Кт</w:t>
            </w:r>
          </w:p>
        </w:tc>
        <w:tc>
          <w:tcPr>
            <w:tcW w:w="991" w:type="dxa"/>
          </w:tcPr>
          <w:p w14:paraId="3CE69A90" w14:textId="77777777" w:rsidR="009254D3" w:rsidRPr="00DB7279" w:rsidRDefault="009254D3" w:rsidP="00F41042">
            <w:pPr>
              <w:pStyle w:val="GOSTTablenorm"/>
            </w:pPr>
            <w:r w:rsidRPr="00DB7279">
              <w:t>Нет</w:t>
            </w:r>
          </w:p>
        </w:tc>
        <w:tc>
          <w:tcPr>
            <w:tcW w:w="3643" w:type="dxa"/>
          </w:tcPr>
          <w:p w14:paraId="75C46120" w14:textId="77777777" w:rsidR="009254D3" w:rsidRPr="00DB7279" w:rsidRDefault="009254D3" w:rsidP="00F41042">
            <w:pPr>
              <w:pStyle w:val="GOSTTablenorm"/>
            </w:pPr>
            <w:r w:rsidRPr="00DB7279">
              <w:t>Код валюты по Кт</w:t>
            </w:r>
          </w:p>
        </w:tc>
        <w:tc>
          <w:tcPr>
            <w:tcW w:w="3643" w:type="dxa"/>
          </w:tcPr>
          <w:p w14:paraId="09CEF68C" w14:textId="77777777" w:rsidR="009254D3" w:rsidRPr="00DB7279" w:rsidRDefault="009254D3" w:rsidP="00F41042">
            <w:pPr>
              <w:pStyle w:val="GOSTTablenorm"/>
            </w:pPr>
            <w:r w:rsidRPr="00DB7279">
              <w:t>T0504833:CT_VALCODE</w:t>
            </w:r>
          </w:p>
        </w:tc>
        <w:tc>
          <w:tcPr>
            <w:tcW w:w="4030" w:type="dxa"/>
          </w:tcPr>
          <w:p w14:paraId="63D51E51" w14:textId="77777777" w:rsidR="009254D3" w:rsidRPr="00DB7279" w:rsidRDefault="009254D3" w:rsidP="00F41042">
            <w:pPr>
              <w:pStyle w:val="GOSTTablenorm"/>
            </w:pPr>
            <w:r w:rsidRPr="00DB7279">
              <w:t>-</w:t>
            </w:r>
          </w:p>
        </w:tc>
      </w:tr>
      <w:tr w:rsidR="009254D3" w:rsidRPr="00DB7279" w14:paraId="0D6F0642" w14:textId="77777777" w:rsidTr="009254D3">
        <w:tc>
          <w:tcPr>
            <w:tcW w:w="3387" w:type="dxa"/>
          </w:tcPr>
          <w:p w14:paraId="46640028" w14:textId="77777777" w:rsidR="009254D3" w:rsidRPr="00DB7279" w:rsidRDefault="009254D3" w:rsidP="00F41042">
            <w:pPr>
              <w:pStyle w:val="GOSTTablenorm"/>
            </w:pPr>
            <w:r w:rsidRPr="00DB7279">
              <w:t>ТОФК_КС_Кт</w:t>
            </w:r>
          </w:p>
        </w:tc>
        <w:tc>
          <w:tcPr>
            <w:tcW w:w="991" w:type="dxa"/>
          </w:tcPr>
          <w:p w14:paraId="0566D9F3" w14:textId="77777777" w:rsidR="009254D3" w:rsidRPr="00DB7279" w:rsidRDefault="009254D3" w:rsidP="00F41042">
            <w:pPr>
              <w:pStyle w:val="GOSTTablenorm"/>
            </w:pPr>
            <w:r w:rsidRPr="00DB7279">
              <w:t>Нет</w:t>
            </w:r>
          </w:p>
        </w:tc>
        <w:tc>
          <w:tcPr>
            <w:tcW w:w="3643" w:type="dxa"/>
          </w:tcPr>
          <w:p w14:paraId="55C3FA78" w14:textId="77777777" w:rsidR="009254D3" w:rsidRPr="00DB7279" w:rsidRDefault="009254D3" w:rsidP="00F41042">
            <w:pPr>
              <w:pStyle w:val="GOSTTablenorm"/>
            </w:pPr>
            <w:r w:rsidRPr="00DB7279">
              <w:t xml:space="preserve">ТОФК КС по </w:t>
            </w:r>
            <w:r w:rsidRPr="00DB7279">
              <w:rPr>
                <w:bCs/>
              </w:rPr>
              <w:t>Кт</w:t>
            </w:r>
          </w:p>
        </w:tc>
        <w:tc>
          <w:tcPr>
            <w:tcW w:w="3643" w:type="dxa"/>
          </w:tcPr>
          <w:p w14:paraId="5A6CBA77" w14:textId="77777777" w:rsidR="009254D3" w:rsidRPr="00DB7279" w:rsidRDefault="009254D3" w:rsidP="00F41042">
            <w:pPr>
              <w:pStyle w:val="GOSTTablenorm"/>
            </w:pPr>
            <w:r w:rsidRPr="00DB7279">
              <w:t>T0504833:CT_TOFKKS</w:t>
            </w:r>
          </w:p>
        </w:tc>
        <w:tc>
          <w:tcPr>
            <w:tcW w:w="4030" w:type="dxa"/>
          </w:tcPr>
          <w:p w14:paraId="183A3E26" w14:textId="77777777" w:rsidR="009254D3" w:rsidRPr="00DB7279" w:rsidRDefault="009254D3" w:rsidP="00F41042">
            <w:pPr>
              <w:pStyle w:val="GOSTTablenorm"/>
            </w:pPr>
            <w:r w:rsidRPr="00DB7279">
              <w:t>-</w:t>
            </w:r>
          </w:p>
        </w:tc>
      </w:tr>
      <w:tr w:rsidR="009254D3" w:rsidRPr="00DB7279" w14:paraId="4FB50A15" w14:textId="77777777" w:rsidTr="009254D3">
        <w:tc>
          <w:tcPr>
            <w:tcW w:w="3387" w:type="dxa"/>
          </w:tcPr>
          <w:p w14:paraId="774FCC45" w14:textId="77777777" w:rsidR="009254D3" w:rsidRPr="00DB7279" w:rsidRDefault="009254D3" w:rsidP="00F41042">
            <w:pPr>
              <w:pStyle w:val="GOSTTablenorm"/>
            </w:pPr>
            <w:r w:rsidRPr="00DB7279">
              <w:t>Порядк_номер_КС_Кт</w:t>
            </w:r>
          </w:p>
        </w:tc>
        <w:tc>
          <w:tcPr>
            <w:tcW w:w="991" w:type="dxa"/>
          </w:tcPr>
          <w:p w14:paraId="4B5C590B" w14:textId="77777777" w:rsidR="009254D3" w:rsidRPr="00DB7279" w:rsidRDefault="009254D3" w:rsidP="00F41042">
            <w:pPr>
              <w:pStyle w:val="GOSTTablenorm"/>
            </w:pPr>
            <w:r w:rsidRPr="00DB7279">
              <w:t>Нет</w:t>
            </w:r>
          </w:p>
        </w:tc>
        <w:tc>
          <w:tcPr>
            <w:tcW w:w="3643" w:type="dxa"/>
          </w:tcPr>
          <w:p w14:paraId="30D0DD14" w14:textId="77777777" w:rsidR="009254D3" w:rsidRPr="00DB7279" w:rsidRDefault="009254D3" w:rsidP="00F41042">
            <w:pPr>
              <w:pStyle w:val="GOSTTablenorm"/>
            </w:pPr>
            <w:r w:rsidRPr="00DB7279">
              <w:t xml:space="preserve">Порядковый номер КС по </w:t>
            </w:r>
            <w:r w:rsidRPr="00DB7279">
              <w:rPr>
                <w:bCs/>
              </w:rPr>
              <w:t>Кт</w:t>
            </w:r>
          </w:p>
        </w:tc>
        <w:tc>
          <w:tcPr>
            <w:tcW w:w="3643" w:type="dxa"/>
          </w:tcPr>
          <w:p w14:paraId="57BE1930" w14:textId="77777777" w:rsidR="009254D3" w:rsidRPr="00DB7279" w:rsidRDefault="009254D3" w:rsidP="00F41042">
            <w:pPr>
              <w:pStyle w:val="GOSTTablenorm"/>
            </w:pPr>
            <w:r w:rsidRPr="00DB7279">
              <w:t>T0504833:CT_PNKS</w:t>
            </w:r>
          </w:p>
        </w:tc>
        <w:tc>
          <w:tcPr>
            <w:tcW w:w="4030" w:type="dxa"/>
          </w:tcPr>
          <w:p w14:paraId="32D926DF" w14:textId="77777777" w:rsidR="009254D3" w:rsidRPr="00DB7279" w:rsidRDefault="009254D3" w:rsidP="00F41042">
            <w:pPr>
              <w:pStyle w:val="GOSTTablenorm"/>
            </w:pPr>
            <w:r w:rsidRPr="00DB7279">
              <w:t>-</w:t>
            </w:r>
          </w:p>
        </w:tc>
      </w:tr>
      <w:tr w:rsidR="009254D3" w:rsidRPr="00DB7279" w14:paraId="56992D76" w14:textId="77777777" w:rsidTr="009254D3">
        <w:tc>
          <w:tcPr>
            <w:tcW w:w="3387" w:type="dxa"/>
          </w:tcPr>
          <w:p w14:paraId="6F50B5FF" w14:textId="77777777" w:rsidR="009254D3" w:rsidRPr="00DB7279" w:rsidRDefault="009254D3" w:rsidP="00F41042">
            <w:pPr>
              <w:pStyle w:val="GOSTTablenorm"/>
            </w:pPr>
            <w:r w:rsidRPr="00DB7279">
              <w:t>АКР_ЛС_Кт</w:t>
            </w:r>
          </w:p>
        </w:tc>
        <w:tc>
          <w:tcPr>
            <w:tcW w:w="991" w:type="dxa"/>
          </w:tcPr>
          <w:p w14:paraId="0662E6D6" w14:textId="77777777" w:rsidR="009254D3" w:rsidRPr="00DB7279" w:rsidRDefault="009254D3" w:rsidP="00F41042">
            <w:pPr>
              <w:pStyle w:val="GOSTTablenorm"/>
            </w:pPr>
            <w:r w:rsidRPr="00DB7279">
              <w:t>Нет</w:t>
            </w:r>
          </w:p>
        </w:tc>
        <w:tc>
          <w:tcPr>
            <w:tcW w:w="3643" w:type="dxa"/>
          </w:tcPr>
          <w:p w14:paraId="1B3E4223" w14:textId="77777777" w:rsidR="009254D3" w:rsidRPr="00DB7279" w:rsidRDefault="009254D3" w:rsidP="00F41042">
            <w:pPr>
              <w:pStyle w:val="GOSTTablenorm"/>
            </w:pPr>
            <w:r w:rsidRPr="00DB7279">
              <w:t>Аналитический код раздела ЛС 71 по Кт</w:t>
            </w:r>
          </w:p>
        </w:tc>
        <w:tc>
          <w:tcPr>
            <w:tcW w:w="3643" w:type="dxa"/>
          </w:tcPr>
          <w:p w14:paraId="3E7BFA81" w14:textId="77777777" w:rsidR="009254D3" w:rsidRPr="00DB7279" w:rsidRDefault="009254D3" w:rsidP="00F41042">
            <w:pPr>
              <w:pStyle w:val="GOSTTablenorm"/>
            </w:pPr>
            <w:r w:rsidRPr="00DB7279">
              <w:t>T0504833:CT_AKR</w:t>
            </w:r>
          </w:p>
        </w:tc>
        <w:tc>
          <w:tcPr>
            <w:tcW w:w="4030" w:type="dxa"/>
          </w:tcPr>
          <w:p w14:paraId="3545ECC6" w14:textId="77777777" w:rsidR="009254D3" w:rsidRPr="00DB7279" w:rsidRDefault="009254D3" w:rsidP="00F41042">
            <w:pPr>
              <w:pStyle w:val="GOSTTablenorm"/>
            </w:pPr>
            <w:r w:rsidRPr="00DB7279">
              <w:t>-</w:t>
            </w:r>
          </w:p>
        </w:tc>
      </w:tr>
      <w:tr w:rsidR="009254D3" w:rsidRPr="00DB7279" w14:paraId="029C1AA1" w14:textId="77777777" w:rsidTr="009254D3">
        <w:tc>
          <w:tcPr>
            <w:tcW w:w="3387" w:type="dxa"/>
          </w:tcPr>
          <w:p w14:paraId="4D71F749" w14:textId="77777777" w:rsidR="009254D3" w:rsidRPr="00DB7279" w:rsidRDefault="009254D3" w:rsidP="00F41042">
            <w:pPr>
              <w:pStyle w:val="GOSTTablenorm"/>
            </w:pPr>
            <w:r w:rsidRPr="00DB7279">
              <w:t>КЦ_Кт</w:t>
            </w:r>
          </w:p>
        </w:tc>
        <w:tc>
          <w:tcPr>
            <w:tcW w:w="991" w:type="dxa"/>
          </w:tcPr>
          <w:p w14:paraId="2828892F" w14:textId="77777777" w:rsidR="009254D3" w:rsidRPr="00DB7279" w:rsidRDefault="009254D3" w:rsidP="00F41042">
            <w:pPr>
              <w:pStyle w:val="GOSTTablenorm"/>
            </w:pPr>
            <w:r w:rsidRPr="00DB7279">
              <w:t>Нет</w:t>
            </w:r>
          </w:p>
        </w:tc>
        <w:tc>
          <w:tcPr>
            <w:tcW w:w="3643" w:type="dxa"/>
          </w:tcPr>
          <w:p w14:paraId="36238580" w14:textId="77777777" w:rsidR="009254D3" w:rsidRPr="00DB7279" w:rsidRDefault="009254D3" w:rsidP="00F41042">
            <w:pPr>
              <w:pStyle w:val="GOSTTablenorm"/>
            </w:pPr>
            <w:r w:rsidRPr="00DB7279">
              <w:t xml:space="preserve">Код цели по </w:t>
            </w:r>
            <w:r w:rsidRPr="00DB7279">
              <w:rPr>
                <w:bCs/>
              </w:rPr>
              <w:t>Кт</w:t>
            </w:r>
          </w:p>
        </w:tc>
        <w:tc>
          <w:tcPr>
            <w:tcW w:w="3643" w:type="dxa"/>
          </w:tcPr>
          <w:p w14:paraId="0BC54689" w14:textId="77777777" w:rsidR="009254D3" w:rsidRPr="00DB7279" w:rsidRDefault="009254D3" w:rsidP="00F41042">
            <w:pPr>
              <w:pStyle w:val="GOSTTablenorm"/>
            </w:pPr>
            <w:r w:rsidRPr="00DB7279">
              <w:t>T0504833:CT_TARGETCODE</w:t>
            </w:r>
          </w:p>
        </w:tc>
        <w:tc>
          <w:tcPr>
            <w:tcW w:w="4030" w:type="dxa"/>
          </w:tcPr>
          <w:p w14:paraId="2A2FB0BD" w14:textId="77777777" w:rsidR="009254D3" w:rsidRPr="00DB7279" w:rsidRDefault="009254D3" w:rsidP="00F41042">
            <w:pPr>
              <w:pStyle w:val="GOSTTablenorm"/>
            </w:pPr>
            <w:r w:rsidRPr="00DB7279">
              <w:t>-</w:t>
            </w:r>
          </w:p>
        </w:tc>
      </w:tr>
      <w:tr w:rsidR="009254D3" w:rsidRPr="00DB7279" w14:paraId="02373B23" w14:textId="77777777" w:rsidTr="009254D3">
        <w:tc>
          <w:tcPr>
            <w:tcW w:w="3387" w:type="dxa"/>
          </w:tcPr>
          <w:p w14:paraId="39B64F68" w14:textId="77777777" w:rsidR="009254D3" w:rsidRPr="00DB7279" w:rsidRDefault="009254D3" w:rsidP="00F41042">
            <w:pPr>
              <w:pStyle w:val="GOSTTablenorm"/>
            </w:pPr>
            <w:r w:rsidRPr="00DB7279">
              <w:t>Аналит_код_Кт</w:t>
            </w:r>
          </w:p>
        </w:tc>
        <w:tc>
          <w:tcPr>
            <w:tcW w:w="991" w:type="dxa"/>
          </w:tcPr>
          <w:p w14:paraId="2211161D" w14:textId="77777777" w:rsidR="009254D3" w:rsidRPr="00DB7279" w:rsidRDefault="009254D3" w:rsidP="00F41042">
            <w:pPr>
              <w:pStyle w:val="GOSTTablenorm"/>
            </w:pPr>
            <w:r w:rsidRPr="00DB7279">
              <w:t>Нет</w:t>
            </w:r>
          </w:p>
        </w:tc>
        <w:tc>
          <w:tcPr>
            <w:tcW w:w="3643" w:type="dxa"/>
          </w:tcPr>
          <w:p w14:paraId="048A0C0A" w14:textId="77777777" w:rsidR="009254D3" w:rsidRPr="00DB7279" w:rsidRDefault="009254D3" w:rsidP="00F41042">
            <w:pPr>
              <w:pStyle w:val="GOSTTablenorm"/>
            </w:pPr>
            <w:r w:rsidRPr="00DB7279">
              <w:t>Аналитический код целевых расходов (код прослеживаемости) по Кт</w:t>
            </w:r>
          </w:p>
        </w:tc>
        <w:tc>
          <w:tcPr>
            <w:tcW w:w="3643" w:type="dxa"/>
          </w:tcPr>
          <w:p w14:paraId="3EFC8345" w14:textId="77777777" w:rsidR="009254D3" w:rsidRPr="00DB7279" w:rsidRDefault="009254D3" w:rsidP="00F41042">
            <w:pPr>
              <w:pStyle w:val="GOSTTablenorm"/>
            </w:pPr>
            <w:r w:rsidRPr="00DB7279">
              <w:t>T0504833:CT_ANALITCODE</w:t>
            </w:r>
          </w:p>
        </w:tc>
        <w:tc>
          <w:tcPr>
            <w:tcW w:w="4030" w:type="dxa"/>
          </w:tcPr>
          <w:p w14:paraId="7844CB46" w14:textId="77777777" w:rsidR="009254D3" w:rsidRPr="00DB7279" w:rsidRDefault="009254D3" w:rsidP="00F41042">
            <w:pPr>
              <w:pStyle w:val="GOSTTablenorm"/>
            </w:pPr>
            <w:r w:rsidRPr="00DB7279">
              <w:t>-</w:t>
            </w:r>
          </w:p>
        </w:tc>
      </w:tr>
      <w:tr w:rsidR="009254D3" w:rsidRPr="00DB7279" w14:paraId="7BF10221" w14:textId="77777777" w:rsidTr="009254D3">
        <w:tc>
          <w:tcPr>
            <w:tcW w:w="3387" w:type="dxa"/>
          </w:tcPr>
          <w:p w14:paraId="1BE46730" w14:textId="77777777" w:rsidR="009254D3" w:rsidRPr="00DB7279" w:rsidRDefault="009254D3" w:rsidP="00F41042">
            <w:pPr>
              <w:pStyle w:val="GOSTTablenorm"/>
            </w:pPr>
            <w:r w:rsidRPr="00DB7279">
              <w:t>ОКС_КМИ_Кт</w:t>
            </w:r>
          </w:p>
        </w:tc>
        <w:tc>
          <w:tcPr>
            <w:tcW w:w="991" w:type="dxa"/>
          </w:tcPr>
          <w:p w14:paraId="24575C22" w14:textId="77777777" w:rsidR="009254D3" w:rsidRPr="00DB7279" w:rsidRDefault="009254D3" w:rsidP="00F41042">
            <w:pPr>
              <w:pStyle w:val="GOSTTablenorm"/>
            </w:pPr>
            <w:r w:rsidRPr="00DB7279">
              <w:t>Нет</w:t>
            </w:r>
          </w:p>
        </w:tc>
        <w:tc>
          <w:tcPr>
            <w:tcW w:w="3643" w:type="dxa"/>
          </w:tcPr>
          <w:p w14:paraId="4676379A" w14:textId="77777777" w:rsidR="009254D3" w:rsidRPr="00DB7279" w:rsidRDefault="009254D3" w:rsidP="00F41042">
            <w:pPr>
              <w:pStyle w:val="GOSTTablenorm"/>
            </w:pPr>
            <w:r w:rsidRPr="00DB7279">
              <w:t>Код ОКС Кт</w:t>
            </w:r>
          </w:p>
        </w:tc>
        <w:tc>
          <w:tcPr>
            <w:tcW w:w="3643" w:type="dxa"/>
          </w:tcPr>
          <w:p w14:paraId="403FF213" w14:textId="77777777" w:rsidR="009254D3" w:rsidRPr="00DB7279" w:rsidRDefault="009254D3" w:rsidP="00F41042">
            <w:pPr>
              <w:pStyle w:val="GOSTTablenorm"/>
            </w:pPr>
            <w:r w:rsidRPr="00DB7279">
              <w:t>T0504833:CT_OKS</w:t>
            </w:r>
          </w:p>
        </w:tc>
        <w:tc>
          <w:tcPr>
            <w:tcW w:w="4030" w:type="dxa"/>
          </w:tcPr>
          <w:p w14:paraId="7036A8A7" w14:textId="77777777" w:rsidR="009254D3" w:rsidRPr="00DB7279" w:rsidRDefault="009254D3" w:rsidP="00F41042">
            <w:pPr>
              <w:pStyle w:val="GOSTTablenorm"/>
            </w:pPr>
            <w:r w:rsidRPr="00DB7279">
              <w:t>-</w:t>
            </w:r>
          </w:p>
        </w:tc>
      </w:tr>
      <w:tr w:rsidR="009254D3" w:rsidRPr="00DB7279" w14:paraId="238D2C0B" w14:textId="77777777" w:rsidTr="009254D3">
        <w:tc>
          <w:tcPr>
            <w:tcW w:w="3387" w:type="dxa"/>
          </w:tcPr>
          <w:p w14:paraId="67EBA8BE" w14:textId="77777777" w:rsidR="009254D3" w:rsidRPr="00DB7279" w:rsidRDefault="009254D3" w:rsidP="00F41042">
            <w:pPr>
              <w:pStyle w:val="GOSTTablenorm"/>
            </w:pPr>
            <w:r w:rsidRPr="00DB7279">
              <w:t>ИГК_Кт</w:t>
            </w:r>
          </w:p>
        </w:tc>
        <w:tc>
          <w:tcPr>
            <w:tcW w:w="991" w:type="dxa"/>
          </w:tcPr>
          <w:p w14:paraId="56B56B7F" w14:textId="77777777" w:rsidR="009254D3" w:rsidRPr="00DB7279" w:rsidRDefault="009254D3" w:rsidP="00F41042">
            <w:pPr>
              <w:pStyle w:val="GOSTTablenorm"/>
            </w:pPr>
            <w:r w:rsidRPr="00DB7279">
              <w:t>Нет</w:t>
            </w:r>
          </w:p>
        </w:tc>
        <w:tc>
          <w:tcPr>
            <w:tcW w:w="3643" w:type="dxa"/>
          </w:tcPr>
          <w:p w14:paraId="08E9C540" w14:textId="77777777" w:rsidR="009254D3" w:rsidRPr="00DB7279" w:rsidRDefault="009254D3" w:rsidP="00F41042">
            <w:pPr>
              <w:pStyle w:val="GOSTTablenorm"/>
            </w:pPr>
            <w:r w:rsidRPr="00DB7279">
              <w:t>ИГК Кт</w:t>
            </w:r>
          </w:p>
        </w:tc>
        <w:tc>
          <w:tcPr>
            <w:tcW w:w="3643" w:type="dxa"/>
          </w:tcPr>
          <w:p w14:paraId="0B40E120" w14:textId="77777777" w:rsidR="009254D3" w:rsidRPr="00DB7279" w:rsidRDefault="009254D3" w:rsidP="00F41042">
            <w:pPr>
              <w:pStyle w:val="GOSTTablenorm"/>
            </w:pPr>
            <w:r w:rsidRPr="00DB7279">
              <w:t>T0504833:CT_IGK</w:t>
            </w:r>
          </w:p>
        </w:tc>
        <w:tc>
          <w:tcPr>
            <w:tcW w:w="4030" w:type="dxa"/>
          </w:tcPr>
          <w:p w14:paraId="530936EE" w14:textId="77777777" w:rsidR="009254D3" w:rsidRPr="00DB7279" w:rsidRDefault="009254D3" w:rsidP="00F41042">
            <w:pPr>
              <w:pStyle w:val="GOSTTablenorm"/>
            </w:pPr>
            <w:r w:rsidRPr="00DB7279">
              <w:t>-</w:t>
            </w:r>
          </w:p>
        </w:tc>
      </w:tr>
      <w:tr w:rsidR="009254D3" w:rsidRPr="00DB7279" w14:paraId="0250D620" w14:textId="77777777" w:rsidTr="009254D3">
        <w:tc>
          <w:tcPr>
            <w:tcW w:w="3387" w:type="dxa"/>
          </w:tcPr>
          <w:p w14:paraId="79DF64D4" w14:textId="77777777" w:rsidR="009254D3" w:rsidRPr="00DB7279" w:rsidRDefault="009254D3" w:rsidP="00F41042">
            <w:pPr>
              <w:pStyle w:val="GOSTTablenorm"/>
            </w:pPr>
            <w:r w:rsidRPr="00DB7279">
              <w:t>Номер_КОО_Кт</w:t>
            </w:r>
          </w:p>
        </w:tc>
        <w:tc>
          <w:tcPr>
            <w:tcW w:w="991" w:type="dxa"/>
          </w:tcPr>
          <w:p w14:paraId="0A2C1A1F" w14:textId="77777777" w:rsidR="009254D3" w:rsidRPr="00DB7279" w:rsidRDefault="009254D3" w:rsidP="00F41042">
            <w:pPr>
              <w:pStyle w:val="GOSTTablenorm"/>
            </w:pPr>
            <w:r w:rsidRPr="00DB7279">
              <w:t>Нет</w:t>
            </w:r>
          </w:p>
        </w:tc>
        <w:tc>
          <w:tcPr>
            <w:tcW w:w="3643" w:type="dxa"/>
          </w:tcPr>
          <w:p w14:paraId="58F2C98A" w14:textId="77777777" w:rsidR="009254D3" w:rsidRPr="00DB7279" w:rsidRDefault="009254D3" w:rsidP="00F41042">
            <w:pPr>
              <w:pStyle w:val="GOSTTablenorm"/>
            </w:pPr>
            <w:r w:rsidRPr="00DB7279">
              <w:t>Номер КОО по Кт</w:t>
            </w:r>
          </w:p>
        </w:tc>
        <w:tc>
          <w:tcPr>
            <w:tcW w:w="3643" w:type="dxa"/>
          </w:tcPr>
          <w:p w14:paraId="752A8866" w14:textId="77777777" w:rsidR="009254D3" w:rsidRPr="00DB7279" w:rsidRDefault="009254D3" w:rsidP="00F41042">
            <w:pPr>
              <w:pStyle w:val="GOSTTablenorm"/>
            </w:pPr>
            <w:r w:rsidRPr="00DB7279">
              <w:t>T0504833:CT_KOO</w:t>
            </w:r>
          </w:p>
        </w:tc>
        <w:tc>
          <w:tcPr>
            <w:tcW w:w="4030" w:type="dxa"/>
          </w:tcPr>
          <w:p w14:paraId="7BBFA604" w14:textId="77777777" w:rsidR="009254D3" w:rsidRPr="00DB7279" w:rsidRDefault="009254D3" w:rsidP="00F41042">
            <w:pPr>
              <w:pStyle w:val="GOSTTablenorm"/>
            </w:pPr>
            <w:r w:rsidRPr="00DB7279">
              <w:t>-</w:t>
            </w:r>
          </w:p>
        </w:tc>
      </w:tr>
      <w:tr w:rsidR="009254D3" w:rsidRPr="00DB7279" w14:paraId="1B7944DF" w14:textId="77777777" w:rsidTr="009254D3">
        <w:tc>
          <w:tcPr>
            <w:tcW w:w="3387" w:type="dxa"/>
          </w:tcPr>
          <w:p w14:paraId="7233480A" w14:textId="77777777" w:rsidR="009254D3" w:rsidRPr="00DB7279" w:rsidRDefault="009254D3" w:rsidP="00F41042">
            <w:pPr>
              <w:pStyle w:val="GOSTTablenorm"/>
            </w:pPr>
            <w:r w:rsidRPr="00DB7279">
              <w:t>Код_поступления_выплаты_Кт</w:t>
            </w:r>
          </w:p>
        </w:tc>
        <w:tc>
          <w:tcPr>
            <w:tcW w:w="991" w:type="dxa"/>
          </w:tcPr>
          <w:p w14:paraId="345F8D3D" w14:textId="77777777" w:rsidR="009254D3" w:rsidRPr="00DB7279" w:rsidRDefault="009254D3" w:rsidP="00F41042">
            <w:pPr>
              <w:pStyle w:val="GOSTTablenorm"/>
            </w:pPr>
            <w:r w:rsidRPr="00DB7279">
              <w:t>Нет</w:t>
            </w:r>
          </w:p>
        </w:tc>
        <w:tc>
          <w:tcPr>
            <w:tcW w:w="3643" w:type="dxa"/>
          </w:tcPr>
          <w:p w14:paraId="50BA3367" w14:textId="77777777" w:rsidR="009254D3" w:rsidRPr="00DB7279" w:rsidRDefault="009254D3" w:rsidP="00F41042">
            <w:pPr>
              <w:pStyle w:val="GOSTTablenorm"/>
            </w:pPr>
            <w:r w:rsidRPr="00DB7279">
              <w:t>Код источника поступлений/направления расходования ЦС Кт</w:t>
            </w:r>
          </w:p>
        </w:tc>
        <w:tc>
          <w:tcPr>
            <w:tcW w:w="3643" w:type="dxa"/>
          </w:tcPr>
          <w:p w14:paraId="1252D2E2" w14:textId="77777777" w:rsidR="009254D3" w:rsidRPr="00DB7279" w:rsidRDefault="009254D3" w:rsidP="00F41042">
            <w:pPr>
              <w:pStyle w:val="GOSTTablenorm"/>
            </w:pPr>
            <w:r w:rsidRPr="00DB7279">
              <w:t>T0504833:CT_TARGETFUNDSCODE</w:t>
            </w:r>
          </w:p>
        </w:tc>
        <w:tc>
          <w:tcPr>
            <w:tcW w:w="4030" w:type="dxa"/>
          </w:tcPr>
          <w:p w14:paraId="0E70E120" w14:textId="77777777" w:rsidR="009254D3" w:rsidRPr="00DB7279" w:rsidRDefault="009254D3" w:rsidP="00F41042">
            <w:pPr>
              <w:pStyle w:val="GOSTTablenorm"/>
            </w:pPr>
            <w:r w:rsidRPr="00DB7279">
              <w:t>-</w:t>
            </w:r>
          </w:p>
        </w:tc>
      </w:tr>
      <w:tr w:rsidR="009254D3" w:rsidRPr="00DB7279" w14:paraId="0D7CD8DC" w14:textId="77777777" w:rsidTr="009254D3">
        <w:tc>
          <w:tcPr>
            <w:tcW w:w="3387" w:type="dxa"/>
          </w:tcPr>
          <w:p w14:paraId="1653D3FD" w14:textId="77777777" w:rsidR="009254D3" w:rsidRPr="00977891" w:rsidRDefault="009254D3" w:rsidP="00F41042">
            <w:pPr>
              <w:pStyle w:val="GOSTTablenorm"/>
            </w:pPr>
            <w:r w:rsidRPr="00977891">
              <w:t>Тип_кода_операции_КС_Кт</w:t>
            </w:r>
          </w:p>
        </w:tc>
        <w:tc>
          <w:tcPr>
            <w:tcW w:w="991" w:type="dxa"/>
          </w:tcPr>
          <w:p w14:paraId="28F8547F" w14:textId="77777777" w:rsidR="009254D3" w:rsidRPr="00977891" w:rsidRDefault="009254D3" w:rsidP="00F41042">
            <w:pPr>
              <w:pStyle w:val="GOSTTablenorm"/>
            </w:pPr>
            <w:r w:rsidRPr="00977891">
              <w:t>Нет</w:t>
            </w:r>
          </w:p>
        </w:tc>
        <w:tc>
          <w:tcPr>
            <w:tcW w:w="3643" w:type="dxa"/>
          </w:tcPr>
          <w:p w14:paraId="59CE5FD5" w14:textId="77777777" w:rsidR="009254D3" w:rsidRPr="00977891" w:rsidRDefault="009254D3" w:rsidP="00F41042">
            <w:pPr>
              <w:pStyle w:val="GOSTTablenorm"/>
            </w:pPr>
            <w:r w:rsidRPr="00977891">
              <w:rPr>
                <w:color w:val="000000" w:themeColor="text1"/>
              </w:rPr>
              <w:t>Тип кода классификации операций при КС по Кт</w:t>
            </w:r>
          </w:p>
        </w:tc>
        <w:tc>
          <w:tcPr>
            <w:tcW w:w="3643" w:type="dxa"/>
          </w:tcPr>
          <w:p w14:paraId="5D3F4418" w14:textId="77777777" w:rsidR="009254D3" w:rsidRPr="00977891" w:rsidRDefault="009254D3" w:rsidP="00F41042">
            <w:pPr>
              <w:pStyle w:val="GOSTTablenorm"/>
            </w:pPr>
            <w:r w:rsidRPr="00977891">
              <w:rPr>
                <w:bCs/>
                <w:szCs w:val="22"/>
              </w:rPr>
              <w:t>T0504833:</w:t>
            </w:r>
            <w:r w:rsidRPr="00977891">
              <w:rPr>
                <w:bCs/>
                <w:szCs w:val="22"/>
                <w:lang w:val="en-US"/>
              </w:rPr>
              <w:t>C</w:t>
            </w:r>
            <w:r w:rsidRPr="00977891">
              <w:rPr>
                <w:bCs/>
                <w:szCs w:val="22"/>
              </w:rPr>
              <w:t>T_</w:t>
            </w:r>
            <w:r w:rsidRPr="00977891">
              <w:rPr>
                <w:bCs/>
                <w:caps/>
                <w:szCs w:val="22"/>
              </w:rPr>
              <w:t>targetFundsCodeType</w:t>
            </w:r>
          </w:p>
        </w:tc>
        <w:tc>
          <w:tcPr>
            <w:tcW w:w="4030" w:type="dxa"/>
          </w:tcPr>
          <w:p w14:paraId="5F244520" w14:textId="77777777" w:rsidR="009254D3" w:rsidRPr="00DB7279" w:rsidRDefault="009254D3" w:rsidP="00F41042">
            <w:pPr>
              <w:pStyle w:val="GOSTTablenorm"/>
            </w:pPr>
            <w:r w:rsidRPr="00977891">
              <w:t>-</w:t>
            </w:r>
          </w:p>
        </w:tc>
      </w:tr>
      <w:tr w:rsidR="009254D3" w:rsidRPr="00DB7279" w14:paraId="1F4910C4" w14:textId="77777777" w:rsidTr="009254D3">
        <w:tc>
          <w:tcPr>
            <w:tcW w:w="3387" w:type="dxa"/>
          </w:tcPr>
          <w:p w14:paraId="0998298C" w14:textId="77777777" w:rsidR="009254D3" w:rsidRPr="00DB7279" w:rsidRDefault="009254D3" w:rsidP="00F41042">
            <w:pPr>
              <w:pStyle w:val="GOSTTablenorm"/>
            </w:pPr>
            <w:r w:rsidRPr="00DB7279">
              <w:t>БС_К</w:t>
            </w:r>
            <w:r w:rsidRPr="00DB7279">
              <w:rPr>
                <w:bCs/>
              </w:rPr>
              <w:t>т</w:t>
            </w:r>
          </w:p>
        </w:tc>
        <w:tc>
          <w:tcPr>
            <w:tcW w:w="991" w:type="dxa"/>
          </w:tcPr>
          <w:p w14:paraId="2D7E8720" w14:textId="77777777" w:rsidR="009254D3" w:rsidRPr="00DB7279" w:rsidRDefault="009254D3" w:rsidP="00F41042">
            <w:pPr>
              <w:pStyle w:val="GOSTTablenorm"/>
            </w:pPr>
            <w:r w:rsidRPr="00DB7279">
              <w:t>Нет</w:t>
            </w:r>
          </w:p>
        </w:tc>
        <w:tc>
          <w:tcPr>
            <w:tcW w:w="3643" w:type="dxa"/>
          </w:tcPr>
          <w:p w14:paraId="6A1290FE" w14:textId="77777777" w:rsidR="009254D3" w:rsidRPr="00DB7279" w:rsidRDefault="009254D3" w:rsidP="00F41042">
            <w:pPr>
              <w:pStyle w:val="GOSTTablenorm"/>
            </w:pPr>
            <w:r w:rsidRPr="00DB7279">
              <w:t xml:space="preserve">Банковский счет по </w:t>
            </w:r>
            <w:r w:rsidRPr="00DB7279">
              <w:rPr>
                <w:bCs/>
              </w:rPr>
              <w:t>Кт</w:t>
            </w:r>
          </w:p>
        </w:tc>
        <w:tc>
          <w:tcPr>
            <w:tcW w:w="3643" w:type="dxa"/>
          </w:tcPr>
          <w:p w14:paraId="65514D38" w14:textId="77777777" w:rsidR="009254D3" w:rsidRPr="00DB7279" w:rsidRDefault="009254D3" w:rsidP="00F41042">
            <w:pPr>
              <w:pStyle w:val="GOSTTablenorm"/>
            </w:pPr>
            <w:r w:rsidRPr="00DB7279">
              <w:t>T0504833:CT_BA</w:t>
            </w:r>
          </w:p>
        </w:tc>
        <w:tc>
          <w:tcPr>
            <w:tcW w:w="4030" w:type="dxa"/>
          </w:tcPr>
          <w:p w14:paraId="7B0C3B3A" w14:textId="77777777" w:rsidR="009254D3" w:rsidRPr="00DB7279" w:rsidRDefault="009254D3" w:rsidP="00F41042">
            <w:pPr>
              <w:pStyle w:val="GOSTTablenorm"/>
            </w:pPr>
            <w:r w:rsidRPr="00DB7279">
              <w:t>-</w:t>
            </w:r>
          </w:p>
        </w:tc>
      </w:tr>
      <w:tr w:rsidR="009254D3" w:rsidRPr="00DB7279" w14:paraId="2AC6AF2F" w14:textId="77777777" w:rsidTr="009254D3">
        <w:tc>
          <w:tcPr>
            <w:tcW w:w="3387" w:type="dxa"/>
          </w:tcPr>
          <w:p w14:paraId="5114E9DF" w14:textId="77777777" w:rsidR="009254D3" w:rsidRPr="00DB7279" w:rsidRDefault="009254D3" w:rsidP="00F41042">
            <w:pPr>
              <w:pStyle w:val="GOSTTablenorm"/>
            </w:pPr>
            <w:r w:rsidRPr="00DB7279">
              <w:t>Счет_контрагента_Кт</w:t>
            </w:r>
          </w:p>
        </w:tc>
        <w:tc>
          <w:tcPr>
            <w:tcW w:w="991" w:type="dxa"/>
          </w:tcPr>
          <w:p w14:paraId="2A5CF278" w14:textId="77777777" w:rsidR="009254D3" w:rsidRPr="00DB7279" w:rsidRDefault="009254D3" w:rsidP="00F41042">
            <w:pPr>
              <w:pStyle w:val="GOSTTablenorm"/>
            </w:pPr>
            <w:r w:rsidRPr="00DB7279">
              <w:t>Нет</w:t>
            </w:r>
          </w:p>
        </w:tc>
        <w:tc>
          <w:tcPr>
            <w:tcW w:w="3643" w:type="dxa"/>
          </w:tcPr>
          <w:p w14:paraId="4ACEB2FF" w14:textId="77777777" w:rsidR="009254D3" w:rsidRPr="00DB7279" w:rsidRDefault="009254D3" w:rsidP="00F41042">
            <w:pPr>
              <w:pStyle w:val="GOSTTablenorm"/>
            </w:pPr>
            <w:r w:rsidRPr="00DB7279">
              <w:t xml:space="preserve">Счет контрагента по </w:t>
            </w:r>
            <w:r w:rsidRPr="00DB7279">
              <w:rPr>
                <w:bCs/>
              </w:rPr>
              <w:t>Кт</w:t>
            </w:r>
          </w:p>
        </w:tc>
        <w:tc>
          <w:tcPr>
            <w:tcW w:w="3643" w:type="dxa"/>
          </w:tcPr>
          <w:p w14:paraId="76B5AC76" w14:textId="77777777" w:rsidR="009254D3" w:rsidRPr="00DB7279" w:rsidRDefault="009254D3" w:rsidP="00F41042">
            <w:pPr>
              <w:pStyle w:val="GOSTTablenorm"/>
            </w:pPr>
            <w:r w:rsidRPr="00DB7279">
              <w:t>T0504833:CT_CA</w:t>
            </w:r>
          </w:p>
        </w:tc>
        <w:tc>
          <w:tcPr>
            <w:tcW w:w="4030" w:type="dxa"/>
          </w:tcPr>
          <w:p w14:paraId="32A6242D" w14:textId="77777777" w:rsidR="009254D3" w:rsidRPr="00DB7279" w:rsidRDefault="009254D3" w:rsidP="00F41042">
            <w:pPr>
              <w:pStyle w:val="GOSTTablenorm"/>
            </w:pPr>
            <w:r w:rsidRPr="00DB7279">
              <w:t>-</w:t>
            </w:r>
          </w:p>
        </w:tc>
      </w:tr>
      <w:tr w:rsidR="009254D3" w:rsidRPr="00DB7279" w14:paraId="354EDF1D" w14:textId="77777777" w:rsidTr="009254D3">
        <w:tc>
          <w:tcPr>
            <w:tcW w:w="3387" w:type="dxa"/>
          </w:tcPr>
          <w:p w14:paraId="233B79F0" w14:textId="77777777" w:rsidR="009254D3" w:rsidRPr="00DB7279" w:rsidRDefault="009254D3" w:rsidP="00F41042">
            <w:pPr>
              <w:pStyle w:val="GOSTTablenorm"/>
            </w:pPr>
            <w:r w:rsidRPr="00DB7279">
              <w:t>Показатель_ЛС_Кт</w:t>
            </w:r>
          </w:p>
        </w:tc>
        <w:tc>
          <w:tcPr>
            <w:tcW w:w="991" w:type="dxa"/>
          </w:tcPr>
          <w:p w14:paraId="3BC1BA30" w14:textId="77777777" w:rsidR="009254D3" w:rsidRPr="00DB7279" w:rsidRDefault="009254D3" w:rsidP="00F41042">
            <w:pPr>
              <w:pStyle w:val="GOSTTablenorm"/>
            </w:pPr>
            <w:r w:rsidRPr="00DB7279">
              <w:t>Нет</w:t>
            </w:r>
          </w:p>
        </w:tc>
        <w:tc>
          <w:tcPr>
            <w:tcW w:w="3643" w:type="dxa"/>
          </w:tcPr>
          <w:p w14:paraId="1210A0A7" w14:textId="77777777" w:rsidR="009254D3" w:rsidRPr="00DB7279" w:rsidRDefault="009254D3" w:rsidP="00F41042">
            <w:pPr>
              <w:pStyle w:val="GOSTTablenorm"/>
            </w:pPr>
            <w:r w:rsidRPr="00DB7279">
              <w:t>Аналитический показатель ЛС (операции) Кт</w:t>
            </w:r>
          </w:p>
        </w:tc>
        <w:tc>
          <w:tcPr>
            <w:tcW w:w="3643" w:type="dxa"/>
          </w:tcPr>
          <w:p w14:paraId="22EFD8A6" w14:textId="77777777" w:rsidR="009254D3" w:rsidRPr="00DB7279" w:rsidRDefault="009254D3" w:rsidP="00F41042">
            <w:pPr>
              <w:pStyle w:val="GOSTTablenorm"/>
            </w:pPr>
            <w:r w:rsidRPr="00DB7279">
              <w:t>T0504833:CT_PLS</w:t>
            </w:r>
          </w:p>
        </w:tc>
        <w:tc>
          <w:tcPr>
            <w:tcW w:w="4030" w:type="dxa"/>
          </w:tcPr>
          <w:p w14:paraId="665711B3" w14:textId="77777777" w:rsidR="009254D3" w:rsidRPr="00DB7279" w:rsidRDefault="009254D3" w:rsidP="00F41042">
            <w:pPr>
              <w:pStyle w:val="GOSTTablenorm"/>
            </w:pPr>
            <w:r w:rsidRPr="00DB7279">
              <w:t>-</w:t>
            </w:r>
          </w:p>
        </w:tc>
      </w:tr>
      <w:tr w:rsidR="009254D3" w:rsidRPr="00DB7279" w14:paraId="0E1A0D86" w14:textId="77777777" w:rsidTr="009254D3">
        <w:tc>
          <w:tcPr>
            <w:tcW w:w="3387" w:type="dxa"/>
          </w:tcPr>
          <w:p w14:paraId="2DD22245" w14:textId="77777777" w:rsidR="009254D3" w:rsidRPr="00DB7279" w:rsidRDefault="009254D3" w:rsidP="00F41042">
            <w:pPr>
              <w:pStyle w:val="GOSTTablenorm"/>
            </w:pPr>
            <w:r w:rsidRPr="00DB7279">
              <w:t>ТОФК_Кт</w:t>
            </w:r>
          </w:p>
        </w:tc>
        <w:tc>
          <w:tcPr>
            <w:tcW w:w="991" w:type="dxa"/>
          </w:tcPr>
          <w:p w14:paraId="71797686" w14:textId="77777777" w:rsidR="009254D3" w:rsidRPr="00DB7279" w:rsidRDefault="009254D3" w:rsidP="00F41042">
            <w:pPr>
              <w:pStyle w:val="GOSTTablenorm"/>
            </w:pPr>
            <w:r w:rsidRPr="00DB7279">
              <w:t>Нет</w:t>
            </w:r>
          </w:p>
        </w:tc>
        <w:tc>
          <w:tcPr>
            <w:tcW w:w="3643" w:type="dxa"/>
          </w:tcPr>
          <w:p w14:paraId="5BC4DB21" w14:textId="77777777" w:rsidR="009254D3" w:rsidRPr="00DB7279" w:rsidRDefault="009254D3" w:rsidP="00F41042">
            <w:pPr>
              <w:pStyle w:val="GOSTTablenorm"/>
            </w:pPr>
            <w:r w:rsidRPr="00DB7279">
              <w:t>Код ТОФК-субъекта учета по Кт</w:t>
            </w:r>
          </w:p>
        </w:tc>
        <w:tc>
          <w:tcPr>
            <w:tcW w:w="3643" w:type="dxa"/>
          </w:tcPr>
          <w:p w14:paraId="2A1762EC" w14:textId="77777777" w:rsidR="009254D3" w:rsidRPr="00DB7279" w:rsidRDefault="009254D3" w:rsidP="00F41042">
            <w:pPr>
              <w:pStyle w:val="GOSTTablenorm"/>
            </w:pPr>
            <w:r w:rsidRPr="00DB7279">
              <w:t>T0504833:CT_TOFK</w:t>
            </w:r>
          </w:p>
        </w:tc>
        <w:tc>
          <w:tcPr>
            <w:tcW w:w="4030" w:type="dxa"/>
          </w:tcPr>
          <w:p w14:paraId="5E3ABAB8" w14:textId="77777777" w:rsidR="009254D3" w:rsidRPr="00DB7279" w:rsidRDefault="009254D3" w:rsidP="00F41042">
            <w:pPr>
              <w:pStyle w:val="GOSTTablenorm"/>
              <w:rPr>
                <w:lang w:val="en-US"/>
              </w:rPr>
            </w:pPr>
            <w:r w:rsidRPr="00DB7279">
              <w:rPr>
                <w:lang w:val="en-US"/>
              </w:rPr>
              <w:t>-</w:t>
            </w:r>
          </w:p>
        </w:tc>
      </w:tr>
      <w:tr w:rsidR="009254D3" w:rsidRPr="00DB7279" w14:paraId="2242B5EC" w14:textId="77777777" w:rsidTr="009254D3">
        <w:tc>
          <w:tcPr>
            <w:tcW w:w="3387" w:type="dxa"/>
          </w:tcPr>
          <w:p w14:paraId="188577A4" w14:textId="77777777" w:rsidR="009254D3" w:rsidRPr="00DB7279" w:rsidRDefault="009254D3" w:rsidP="00F41042">
            <w:pPr>
              <w:pStyle w:val="GOSTTablenorm"/>
            </w:pPr>
            <w:r w:rsidRPr="00DB7279">
              <w:t>ЦС_ЛС_Кт</w:t>
            </w:r>
          </w:p>
        </w:tc>
        <w:tc>
          <w:tcPr>
            <w:tcW w:w="991" w:type="dxa"/>
          </w:tcPr>
          <w:p w14:paraId="534B9DA0" w14:textId="77777777" w:rsidR="009254D3" w:rsidRPr="00DB7279" w:rsidRDefault="009254D3" w:rsidP="00F41042">
            <w:pPr>
              <w:pStyle w:val="GOSTTablenorm"/>
            </w:pPr>
            <w:r w:rsidRPr="00DB7279">
              <w:t>Нет</w:t>
            </w:r>
          </w:p>
        </w:tc>
        <w:tc>
          <w:tcPr>
            <w:tcW w:w="3643" w:type="dxa"/>
          </w:tcPr>
          <w:p w14:paraId="16EAF52B" w14:textId="77777777" w:rsidR="009254D3" w:rsidRPr="00DB7279" w:rsidRDefault="009254D3" w:rsidP="00F41042">
            <w:pPr>
              <w:pStyle w:val="GOSTTablenorm"/>
            </w:pPr>
            <w:r w:rsidRPr="00DB7279">
              <w:t xml:space="preserve">ЦС ЛС по </w:t>
            </w:r>
            <w:r w:rsidRPr="00DB7279">
              <w:rPr>
                <w:bCs/>
              </w:rPr>
              <w:t>Кт</w:t>
            </w:r>
          </w:p>
        </w:tc>
        <w:tc>
          <w:tcPr>
            <w:tcW w:w="3643" w:type="dxa"/>
          </w:tcPr>
          <w:p w14:paraId="4ECC37A1" w14:textId="77777777" w:rsidR="009254D3" w:rsidRPr="00DB7279" w:rsidRDefault="009254D3" w:rsidP="00F41042">
            <w:pPr>
              <w:pStyle w:val="GOSTTablenorm"/>
            </w:pPr>
            <w:r w:rsidRPr="00DB7279">
              <w:t>T0504833:CT_PACENTRE</w:t>
            </w:r>
          </w:p>
        </w:tc>
        <w:tc>
          <w:tcPr>
            <w:tcW w:w="4030" w:type="dxa"/>
          </w:tcPr>
          <w:p w14:paraId="0B7F007F" w14:textId="77777777" w:rsidR="009254D3" w:rsidRPr="00DB7279" w:rsidRDefault="009254D3" w:rsidP="00F41042">
            <w:pPr>
              <w:pStyle w:val="GOSTTablenorm"/>
            </w:pPr>
            <w:r w:rsidRPr="00DB7279">
              <w:t>-</w:t>
            </w:r>
          </w:p>
        </w:tc>
      </w:tr>
      <w:tr w:rsidR="009254D3" w:rsidRPr="00DB7279" w14:paraId="4A7B2F1E" w14:textId="77777777" w:rsidTr="009254D3">
        <w:tc>
          <w:tcPr>
            <w:tcW w:w="3387" w:type="dxa"/>
          </w:tcPr>
          <w:p w14:paraId="7449D188" w14:textId="77777777" w:rsidR="009254D3" w:rsidRPr="00DB7279" w:rsidRDefault="009254D3" w:rsidP="00F41042">
            <w:pPr>
              <w:pStyle w:val="GOSTTablenorm"/>
            </w:pPr>
            <w:r w:rsidRPr="00DB7279">
              <w:t>ТОФК_контрагента_Кт</w:t>
            </w:r>
          </w:p>
        </w:tc>
        <w:tc>
          <w:tcPr>
            <w:tcW w:w="991" w:type="dxa"/>
          </w:tcPr>
          <w:p w14:paraId="4EF85474" w14:textId="77777777" w:rsidR="009254D3" w:rsidRPr="00DB7279" w:rsidRDefault="009254D3" w:rsidP="00F41042">
            <w:pPr>
              <w:pStyle w:val="GOSTTablenorm"/>
            </w:pPr>
            <w:r w:rsidRPr="00DB7279">
              <w:t>Нет</w:t>
            </w:r>
          </w:p>
        </w:tc>
        <w:tc>
          <w:tcPr>
            <w:tcW w:w="3643" w:type="dxa"/>
          </w:tcPr>
          <w:p w14:paraId="27CCBE55" w14:textId="77777777" w:rsidR="009254D3" w:rsidRPr="00DB7279" w:rsidRDefault="009254D3" w:rsidP="00F41042">
            <w:pPr>
              <w:pStyle w:val="GOSTTablenorm"/>
            </w:pPr>
            <w:r w:rsidRPr="00DB7279">
              <w:t xml:space="preserve">ТОФК контрагента по </w:t>
            </w:r>
            <w:r w:rsidRPr="00DB7279">
              <w:rPr>
                <w:bCs/>
              </w:rPr>
              <w:t>Кт</w:t>
            </w:r>
          </w:p>
        </w:tc>
        <w:tc>
          <w:tcPr>
            <w:tcW w:w="3643" w:type="dxa"/>
          </w:tcPr>
          <w:p w14:paraId="74AE94B3" w14:textId="77777777" w:rsidR="009254D3" w:rsidRPr="00DB7279" w:rsidRDefault="009254D3" w:rsidP="00F41042">
            <w:pPr>
              <w:pStyle w:val="GOSTTablenorm"/>
            </w:pPr>
            <w:r w:rsidRPr="00DB7279">
              <w:t>T0504833:CT_TOFKC</w:t>
            </w:r>
          </w:p>
        </w:tc>
        <w:tc>
          <w:tcPr>
            <w:tcW w:w="4030" w:type="dxa"/>
          </w:tcPr>
          <w:p w14:paraId="688B7E5A" w14:textId="77777777" w:rsidR="009254D3" w:rsidRPr="00DB7279" w:rsidRDefault="009254D3" w:rsidP="00F41042">
            <w:pPr>
              <w:pStyle w:val="GOSTTablenorm"/>
            </w:pPr>
            <w:r w:rsidRPr="00DB7279">
              <w:t>-</w:t>
            </w:r>
          </w:p>
        </w:tc>
      </w:tr>
      <w:tr w:rsidR="009254D3" w:rsidRPr="00DB7279" w14:paraId="25E20206" w14:textId="77777777" w:rsidTr="009254D3">
        <w:tc>
          <w:tcPr>
            <w:tcW w:w="3387" w:type="dxa"/>
          </w:tcPr>
          <w:p w14:paraId="72CB655E" w14:textId="77777777" w:rsidR="009254D3" w:rsidRPr="00DB7279" w:rsidRDefault="009254D3" w:rsidP="00F41042">
            <w:pPr>
              <w:pStyle w:val="GOSTTablenorm"/>
            </w:pPr>
            <w:r w:rsidRPr="00DB7279">
              <w:t>Период_Кт</w:t>
            </w:r>
          </w:p>
        </w:tc>
        <w:tc>
          <w:tcPr>
            <w:tcW w:w="991" w:type="dxa"/>
          </w:tcPr>
          <w:p w14:paraId="7FFCAE52" w14:textId="77777777" w:rsidR="009254D3" w:rsidRPr="00DB7279" w:rsidRDefault="009254D3" w:rsidP="00F41042">
            <w:pPr>
              <w:pStyle w:val="GOSTTablenorm"/>
            </w:pPr>
            <w:r w:rsidRPr="00DB7279">
              <w:t>Нет</w:t>
            </w:r>
          </w:p>
        </w:tc>
        <w:tc>
          <w:tcPr>
            <w:tcW w:w="3643" w:type="dxa"/>
          </w:tcPr>
          <w:p w14:paraId="1BB884A4" w14:textId="77777777" w:rsidR="009254D3" w:rsidRPr="00DB7279" w:rsidRDefault="009254D3" w:rsidP="00F41042">
            <w:pPr>
              <w:pStyle w:val="GOSTTablenorm"/>
            </w:pPr>
            <w:r w:rsidRPr="00DB7279">
              <w:t xml:space="preserve">Период по </w:t>
            </w:r>
            <w:r w:rsidRPr="00DB7279">
              <w:rPr>
                <w:bCs/>
              </w:rPr>
              <w:t>Кт</w:t>
            </w:r>
          </w:p>
        </w:tc>
        <w:tc>
          <w:tcPr>
            <w:tcW w:w="3643" w:type="dxa"/>
          </w:tcPr>
          <w:p w14:paraId="10C53D01" w14:textId="77777777" w:rsidR="009254D3" w:rsidRPr="00DB7279" w:rsidRDefault="009254D3" w:rsidP="00F41042">
            <w:pPr>
              <w:pStyle w:val="GOSTTablenorm"/>
            </w:pPr>
            <w:r w:rsidRPr="00DB7279">
              <w:t>T0504833:CT_PERIOD</w:t>
            </w:r>
          </w:p>
        </w:tc>
        <w:tc>
          <w:tcPr>
            <w:tcW w:w="4030" w:type="dxa"/>
          </w:tcPr>
          <w:p w14:paraId="79C21664" w14:textId="77777777" w:rsidR="009254D3" w:rsidRPr="00DB7279" w:rsidRDefault="009254D3" w:rsidP="00F41042">
            <w:pPr>
              <w:pStyle w:val="GOSTTablenorm"/>
            </w:pPr>
            <w:r w:rsidRPr="00DB7279">
              <w:t>-</w:t>
            </w:r>
          </w:p>
        </w:tc>
      </w:tr>
      <w:tr w:rsidR="006C17BE" w:rsidRPr="00DB7279" w14:paraId="5C99F41F" w14:textId="77777777" w:rsidTr="009254D3">
        <w:tc>
          <w:tcPr>
            <w:tcW w:w="3387" w:type="dxa"/>
          </w:tcPr>
          <w:p w14:paraId="4193DFD8" w14:textId="793F7D5D" w:rsidR="006C17BE" w:rsidRPr="00DB7279" w:rsidRDefault="006C17BE" w:rsidP="00F41042">
            <w:pPr>
              <w:pStyle w:val="GOSTTablenorm"/>
            </w:pPr>
            <w:r>
              <w:t>Дата_НВС_Кт</w:t>
            </w:r>
          </w:p>
        </w:tc>
        <w:tc>
          <w:tcPr>
            <w:tcW w:w="991" w:type="dxa"/>
          </w:tcPr>
          <w:p w14:paraId="60FF2B0C" w14:textId="4A160262" w:rsidR="006C17BE" w:rsidRPr="00DB7279" w:rsidRDefault="006C17BE" w:rsidP="00F41042">
            <w:pPr>
              <w:pStyle w:val="GOSTTablenorm"/>
            </w:pPr>
            <w:r>
              <w:t>Нет</w:t>
            </w:r>
          </w:p>
        </w:tc>
        <w:tc>
          <w:tcPr>
            <w:tcW w:w="3643" w:type="dxa"/>
          </w:tcPr>
          <w:p w14:paraId="38235370" w14:textId="0F2A862D" w:rsidR="006C17BE" w:rsidRPr="00DB7279" w:rsidRDefault="006C17BE" w:rsidP="00F41042">
            <w:pPr>
              <w:pStyle w:val="GOSTTablenorm"/>
            </w:pPr>
            <w:r w:rsidRPr="006C17BE">
              <w:t>Дата НВС по Кт</w:t>
            </w:r>
          </w:p>
        </w:tc>
        <w:tc>
          <w:tcPr>
            <w:tcW w:w="3643" w:type="dxa"/>
          </w:tcPr>
          <w:p w14:paraId="3E44AEA1" w14:textId="18C16FD3" w:rsidR="006C17BE" w:rsidRPr="00DB7279" w:rsidRDefault="006C17BE" w:rsidP="00BA1C9C">
            <w:pPr>
              <w:pStyle w:val="GOSTTablenorm"/>
            </w:pPr>
            <w:r w:rsidRPr="006C17BE">
              <w:t>T0504833:</w:t>
            </w:r>
            <w:r>
              <w:rPr>
                <w:lang w:val="en-US"/>
              </w:rPr>
              <w:t>C</w:t>
            </w:r>
            <w:r w:rsidRPr="006C17BE">
              <w:t>T_</w:t>
            </w:r>
            <w:ins w:id="6316" w:author="Опаева Лидия Арашаевна" w:date="2025-09-08T10:05:00Z">
              <w:r w:rsidR="00DC52BD">
                <w:rPr>
                  <w:lang w:val="en-US"/>
                </w:rPr>
                <w:t>NVSDATE</w:t>
              </w:r>
            </w:ins>
            <w:del w:id="6317" w:author="Опаева Лидия Арашаевна" w:date="2025-09-08T10:05:00Z">
              <w:r w:rsidRPr="006C17BE" w:rsidDel="00DC52BD">
                <w:delText>Nvsdate</w:delText>
              </w:r>
            </w:del>
          </w:p>
        </w:tc>
        <w:tc>
          <w:tcPr>
            <w:tcW w:w="4030" w:type="dxa"/>
          </w:tcPr>
          <w:p w14:paraId="6BEC2024" w14:textId="496637FA" w:rsidR="006C17BE" w:rsidRPr="00DB7279" w:rsidRDefault="006C17BE" w:rsidP="00F41042">
            <w:pPr>
              <w:pStyle w:val="GOSTTablenorm"/>
            </w:pPr>
            <w:r>
              <w:t>-</w:t>
            </w:r>
          </w:p>
        </w:tc>
      </w:tr>
      <w:tr w:rsidR="009254D3" w:rsidRPr="00DB7279" w14:paraId="5F9C51E1" w14:textId="77777777" w:rsidTr="009254D3">
        <w:tc>
          <w:tcPr>
            <w:tcW w:w="3387" w:type="dxa"/>
          </w:tcPr>
          <w:p w14:paraId="6A747838" w14:textId="77777777" w:rsidR="009254D3" w:rsidRPr="00DB7279" w:rsidRDefault="009254D3" w:rsidP="00F41042">
            <w:pPr>
              <w:pStyle w:val="GOSTTablenorm"/>
            </w:pPr>
            <w:r w:rsidRPr="00DB7279">
              <w:t>Код_СКУ_корресп_Кт</w:t>
            </w:r>
          </w:p>
        </w:tc>
        <w:tc>
          <w:tcPr>
            <w:tcW w:w="991" w:type="dxa"/>
          </w:tcPr>
          <w:p w14:paraId="1134E698" w14:textId="77777777" w:rsidR="009254D3" w:rsidRPr="00DB7279" w:rsidRDefault="009254D3" w:rsidP="00F41042">
            <w:pPr>
              <w:pStyle w:val="GOSTTablenorm"/>
            </w:pPr>
            <w:r w:rsidRPr="00DB7279">
              <w:t>Нет</w:t>
            </w:r>
          </w:p>
        </w:tc>
        <w:tc>
          <w:tcPr>
            <w:tcW w:w="3643" w:type="dxa"/>
          </w:tcPr>
          <w:p w14:paraId="357F1E6D" w14:textId="77777777" w:rsidR="009254D3" w:rsidRPr="00DB7279" w:rsidRDefault="009254D3" w:rsidP="00F41042">
            <w:pPr>
              <w:pStyle w:val="GOSTTablenorm"/>
            </w:pPr>
            <w:r w:rsidRPr="00DB7279">
              <w:t xml:space="preserve">Код СКУ корреспондирующий по </w:t>
            </w:r>
            <w:r w:rsidRPr="00DB7279">
              <w:rPr>
                <w:bCs/>
              </w:rPr>
              <w:t>Кт</w:t>
            </w:r>
          </w:p>
        </w:tc>
        <w:tc>
          <w:tcPr>
            <w:tcW w:w="3643" w:type="dxa"/>
          </w:tcPr>
          <w:p w14:paraId="68BF00D4" w14:textId="77777777" w:rsidR="009254D3" w:rsidRPr="00DB7279" w:rsidRDefault="009254D3" w:rsidP="00F41042">
            <w:pPr>
              <w:pStyle w:val="GOSTTablenorm"/>
            </w:pPr>
            <w:r w:rsidRPr="00DB7279">
              <w:t>T0504833:CT_ACCOUNTCORR</w:t>
            </w:r>
          </w:p>
        </w:tc>
        <w:tc>
          <w:tcPr>
            <w:tcW w:w="4030" w:type="dxa"/>
          </w:tcPr>
          <w:p w14:paraId="028FBEEE" w14:textId="77777777" w:rsidR="009254D3" w:rsidRPr="00DB7279" w:rsidRDefault="009254D3" w:rsidP="00F41042">
            <w:pPr>
              <w:pStyle w:val="GOSTTablenorm"/>
            </w:pPr>
            <w:r w:rsidRPr="00DB7279">
              <w:t>-</w:t>
            </w:r>
          </w:p>
        </w:tc>
      </w:tr>
      <w:tr w:rsidR="009254D3" w:rsidRPr="00DB7279" w14:paraId="53552BBD" w14:textId="77777777" w:rsidTr="009254D3">
        <w:tc>
          <w:tcPr>
            <w:tcW w:w="3387" w:type="dxa"/>
          </w:tcPr>
          <w:p w14:paraId="0AFDFF08" w14:textId="77777777" w:rsidR="009254D3" w:rsidRPr="00DB7279" w:rsidRDefault="009254D3" w:rsidP="00F41042">
            <w:pPr>
              <w:pStyle w:val="GOSTTablenorm"/>
            </w:pPr>
            <w:r w:rsidRPr="00DB7279">
              <w:t>Тип_СКУ_Кт</w:t>
            </w:r>
          </w:p>
        </w:tc>
        <w:tc>
          <w:tcPr>
            <w:tcW w:w="991" w:type="dxa"/>
          </w:tcPr>
          <w:p w14:paraId="4D2D9BAA" w14:textId="77777777" w:rsidR="009254D3" w:rsidRPr="00DB7279" w:rsidRDefault="009254D3" w:rsidP="00F41042">
            <w:pPr>
              <w:pStyle w:val="GOSTTablenorm"/>
            </w:pPr>
            <w:r w:rsidRPr="00DB7279">
              <w:t>Нет</w:t>
            </w:r>
          </w:p>
        </w:tc>
        <w:tc>
          <w:tcPr>
            <w:tcW w:w="3643" w:type="dxa"/>
          </w:tcPr>
          <w:p w14:paraId="69B9A6B7" w14:textId="77777777" w:rsidR="009254D3" w:rsidRPr="00DB7279" w:rsidRDefault="009254D3" w:rsidP="00F41042">
            <w:pPr>
              <w:pStyle w:val="GOSTTablenorm"/>
            </w:pPr>
            <w:r w:rsidRPr="00DB7279">
              <w:t xml:space="preserve">Тип СКУ по </w:t>
            </w:r>
            <w:r w:rsidRPr="00DB7279">
              <w:rPr>
                <w:bCs/>
              </w:rPr>
              <w:t>Кт</w:t>
            </w:r>
          </w:p>
        </w:tc>
        <w:tc>
          <w:tcPr>
            <w:tcW w:w="3643" w:type="dxa"/>
          </w:tcPr>
          <w:p w14:paraId="123DB225" w14:textId="77777777" w:rsidR="009254D3" w:rsidRPr="00DB7279" w:rsidRDefault="009254D3" w:rsidP="00F41042">
            <w:pPr>
              <w:pStyle w:val="GOSTTablenorm"/>
            </w:pPr>
            <w:r w:rsidRPr="00DB7279">
              <w:t>T0504833:CT_ACCOUNTTYPE</w:t>
            </w:r>
          </w:p>
        </w:tc>
        <w:tc>
          <w:tcPr>
            <w:tcW w:w="4030" w:type="dxa"/>
          </w:tcPr>
          <w:p w14:paraId="63E7EBFD" w14:textId="77777777" w:rsidR="009254D3" w:rsidRPr="00DB7279" w:rsidRDefault="009254D3" w:rsidP="00F41042">
            <w:pPr>
              <w:pStyle w:val="GOSTTablenorm"/>
            </w:pPr>
            <w:r w:rsidRPr="00DB7279">
              <w:t>-</w:t>
            </w:r>
          </w:p>
        </w:tc>
      </w:tr>
      <w:tr w:rsidR="009254D3" w:rsidRPr="00A92F23" w14:paraId="3AD97F88" w14:textId="77777777" w:rsidTr="009254D3">
        <w:tc>
          <w:tcPr>
            <w:tcW w:w="3387" w:type="dxa"/>
          </w:tcPr>
          <w:p w14:paraId="057BE1E8" w14:textId="77777777" w:rsidR="009254D3" w:rsidRPr="00DB7279" w:rsidRDefault="009254D3" w:rsidP="00F41042">
            <w:pPr>
              <w:pStyle w:val="GOSTTablenorm"/>
            </w:pPr>
            <w:r w:rsidRPr="00DB7279">
              <w:t>ПЗО_Кт</w:t>
            </w:r>
          </w:p>
        </w:tc>
        <w:tc>
          <w:tcPr>
            <w:tcW w:w="991" w:type="dxa"/>
          </w:tcPr>
          <w:p w14:paraId="7C963880" w14:textId="77777777" w:rsidR="009254D3" w:rsidRPr="00DB7279" w:rsidRDefault="009254D3" w:rsidP="00F41042">
            <w:pPr>
              <w:pStyle w:val="GOSTTablenorm"/>
            </w:pPr>
            <w:r w:rsidRPr="00DB7279">
              <w:t>Нет</w:t>
            </w:r>
          </w:p>
        </w:tc>
        <w:tc>
          <w:tcPr>
            <w:tcW w:w="3643" w:type="dxa"/>
          </w:tcPr>
          <w:p w14:paraId="2A0281AF" w14:textId="77777777" w:rsidR="009254D3" w:rsidRPr="00DB7279" w:rsidRDefault="009254D3" w:rsidP="00F41042">
            <w:pPr>
              <w:pStyle w:val="GOSTTablenorm"/>
            </w:pPr>
            <w:r w:rsidRPr="00DB7279">
              <w:t xml:space="preserve">ЗО по </w:t>
            </w:r>
            <w:r w:rsidRPr="00DB7279">
              <w:rPr>
                <w:bCs/>
              </w:rPr>
              <w:t>Кт</w:t>
            </w:r>
          </w:p>
        </w:tc>
        <w:tc>
          <w:tcPr>
            <w:tcW w:w="3643" w:type="dxa"/>
          </w:tcPr>
          <w:p w14:paraId="3D35E1BA" w14:textId="77777777" w:rsidR="009254D3" w:rsidRPr="00DB7279" w:rsidRDefault="009254D3" w:rsidP="00F41042">
            <w:pPr>
              <w:pStyle w:val="GOSTTablenorm"/>
            </w:pPr>
            <w:r w:rsidRPr="00DB7279">
              <w:t>T0504833:CT_PZO</w:t>
            </w:r>
          </w:p>
        </w:tc>
        <w:tc>
          <w:tcPr>
            <w:tcW w:w="4030" w:type="dxa"/>
          </w:tcPr>
          <w:p w14:paraId="57217D87" w14:textId="77777777" w:rsidR="009254D3" w:rsidRPr="001C252D" w:rsidRDefault="009254D3" w:rsidP="00F41042">
            <w:pPr>
              <w:pStyle w:val="GOSTTablenorm"/>
            </w:pPr>
            <w:r w:rsidRPr="00DB7279">
              <w:t>-</w:t>
            </w:r>
          </w:p>
        </w:tc>
      </w:tr>
    </w:tbl>
    <w:p w14:paraId="0873F63C" w14:textId="63BA2154" w:rsidR="009254D3" w:rsidRDefault="009254D3" w:rsidP="009254D3"/>
    <w:p w14:paraId="057E580B" w14:textId="556DC739" w:rsidR="00897C04" w:rsidRDefault="00897C04" w:rsidP="003221D9">
      <w:pPr>
        <w:pStyle w:val="GOSTNameTable"/>
      </w:pPr>
      <w:r>
        <w:fldChar w:fldCharType="begin"/>
      </w:r>
      <w:r>
        <w:instrText xml:space="preserve"> SEQ Таблица \* ARABIC </w:instrText>
      </w:r>
      <w:r>
        <w:fldChar w:fldCharType="separate"/>
      </w:r>
      <w:bookmarkStart w:id="6318" w:name="_Toc226564547"/>
      <w:r w:rsidR="00CE7795">
        <w:t>35</w:t>
      </w:r>
      <w:r>
        <w:fldChar w:fldCharType="end"/>
      </w:r>
      <w:r>
        <w:t xml:space="preserve"> </w:t>
      </w:r>
      <w:r w:rsidRPr="00A65AEA">
        <w:t xml:space="preserve">– Перечень атрибутов, </w:t>
      </w:r>
      <w:r>
        <w:t xml:space="preserve">соответствующих типу документа </w:t>
      </w:r>
      <w:r w:rsidRPr="00587311">
        <w:t>«</w:t>
      </w:r>
      <w:r>
        <w:t>Акт приемки-передачи лицевого счета» (ф. 0531375</w:t>
      </w:r>
      <w:r w:rsidRPr="00587311">
        <w:t xml:space="preserve">) </w:t>
      </w:r>
      <w:r w:rsidRPr="00BE2A8B">
        <w:rPr>
          <w:lang w:val="en-US"/>
        </w:rPr>
        <w:t>TSE</w:t>
      </w:r>
      <w:r w:rsidRPr="00032E26">
        <w:t>_</w:t>
      </w:r>
      <w:r>
        <w:t>0531375</w:t>
      </w:r>
      <w:r w:rsidRPr="00032E26">
        <w:t>_</w:t>
      </w:r>
      <w:r w:rsidRPr="00BE2A8B">
        <w:rPr>
          <w:lang w:val="en-US"/>
        </w:rPr>
        <w:t>D</w:t>
      </w:r>
      <w:r w:rsidRPr="00032E26">
        <w:t>070</w:t>
      </w:r>
      <w:r>
        <w:t>»</w:t>
      </w:r>
      <w:r w:rsidRPr="00A65AEA">
        <w:t xml:space="preserve"> в SVAP НПС</w:t>
      </w:r>
      <w:bookmarkEnd w:id="6318"/>
    </w:p>
    <w:tbl>
      <w:tblPr>
        <w:tblStyle w:val="GOSTTable"/>
        <w:tblW w:w="5005" w:type="pct"/>
        <w:tblLayout w:type="fixed"/>
        <w:tblLook w:val="07E0" w:firstRow="1" w:lastRow="1" w:firstColumn="1" w:lastColumn="1" w:noHBand="1" w:noVBand="1"/>
      </w:tblPr>
      <w:tblGrid>
        <w:gridCol w:w="3534"/>
        <w:gridCol w:w="858"/>
        <w:gridCol w:w="3541"/>
        <w:gridCol w:w="3528"/>
        <w:gridCol w:w="13"/>
        <w:gridCol w:w="4223"/>
        <w:gridCol w:w="13"/>
      </w:tblGrid>
      <w:tr w:rsidR="001C2B07" w14:paraId="024704C1" w14:textId="77777777" w:rsidTr="00711B7D">
        <w:trPr>
          <w:cnfStyle w:val="100000000000" w:firstRow="1" w:lastRow="0" w:firstColumn="0" w:lastColumn="0" w:oddVBand="0" w:evenVBand="0" w:oddHBand="0" w:evenHBand="0" w:firstRowFirstColumn="0" w:firstRowLastColumn="0" w:lastRowFirstColumn="0" w:lastRowLastColumn="0"/>
        </w:trPr>
        <w:tc>
          <w:tcPr>
            <w:tcW w:w="1125" w:type="pct"/>
            <w:hideMark/>
          </w:tcPr>
          <w:p w14:paraId="4E1F67B7" w14:textId="77777777" w:rsidR="001C2B07" w:rsidRDefault="001C2B07" w:rsidP="002B1D23">
            <w:pPr>
              <w:pStyle w:val="GOSTTableHead"/>
            </w:pPr>
            <w:r>
              <w:t>Наименование атрибута</w:t>
            </w:r>
          </w:p>
        </w:tc>
        <w:tc>
          <w:tcPr>
            <w:tcW w:w="273" w:type="pct"/>
            <w:hideMark/>
          </w:tcPr>
          <w:p w14:paraId="25DAB598" w14:textId="77777777" w:rsidR="001C2B07" w:rsidRDefault="001C2B07" w:rsidP="002B1D23">
            <w:pPr>
              <w:pStyle w:val="GOSTTableHead"/>
            </w:pPr>
            <w:r>
              <w:t>Вычисляемый атрибут</w:t>
            </w:r>
          </w:p>
        </w:tc>
        <w:tc>
          <w:tcPr>
            <w:tcW w:w="1127" w:type="pct"/>
            <w:hideMark/>
          </w:tcPr>
          <w:p w14:paraId="52754117" w14:textId="77777777" w:rsidR="001C2B07" w:rsidRDefault="001C2B07" w:rsidP="002B1D23">
            <w:pPr>
              <w:pStyle w:val="GOSTTableHead"/>
            </w:pPr>
            <w:r>
              <w:t>Описание атрибута</w:t>
            </w:r>
          </w:p>
        </w:tc>
        <w:tc>
          <w:tcPr>
            <w:tcW w:w="1127" w:type="pct"/>
            <w:gridSpan w:val="2"/>
            <w:hideMark/>
          </w:tcPr>
          <w:p w14:paraId="774EE405" w14:textId="77777777" w:rsidR="001C2B07" w:rsidRDefault="001C2B07" w:rsidP="002B1D23">
            <w:pPr>
              <w:pStyle w:val="GOSTTableHead"/>
            </w:pPr>
            <w:r>
              <w:t>Реквизит документа (наименование тега)</w:t>
            </w:r>
          </w:p>
        </w:tc>
        <w:tc>
          <w:tcPr>
            <w:tcW w:w="1348" w:type="pct"/>
            <w:gridSpan w:val="2"/>
            <w:hideMark/>
          </w:tcPr>
          <w:p w14:paraId="288E9DC3" w14:textId="77777777" w:rsidR="001C2B07" w:rsidRDefault="001C2B07" w:rsidP="002B1D23">
            <w:pPr>
              <w:pStyle w:val="GOSTTableHead"/>
            </w:pPr>
            <w:r>
              <w:t>Алгоритм вычисления</w:t>
            </w:r>
          </w:p>
        </w:tc>
      </w:tr>
      <w:tr w:rsidR="001C2B07" w:rsidRPr="003878A6" w14:paraId="0A5E9B3A" w14:textId="77777777" w:rsidTr="00711B7D">
        <w:tc>
          <w:tcPr>
            <w:tcW w:w="1125" w:type="pct"/>
            <w:tcBorders>
              <w:top w:val="single" w:sz="4" w:space="0" w:color="auto"/>
              <w:left w:val="single" w:sz="4" w:space="0" w:color="auto"/>
              <w:bottom w:val="single" w:sz="4" w:space="0" w:color="auto"/>
              <w:right w:val="single" w:sz="4" w:space="0" w:color="auto"/>
            </w:tcBorders>
            <w:hideMark/>
          </w:tcPr>
          <w:p w14:paraId="798E1B74" w14:textId="77777777" w:rsidR="001C2B07" w:rsidRPr="001C2B07" w:rsidRDefault="001C2B07" w:rsidP="002B1D23">
            <w:pPr>
              <w:pStyle w:val="GOSTTablenorm"/>
            </w:pPr>
            <w:r w:rsidRPr="001C2B07">
              <w:t>Номер_документа*</w:t>
            </w:r>
          </w:p>
        </w:tc>
        <w:tc>
          <w:tcPr>
            <w:tcW w:w="273" w:type="pct"/>
            <w:tcBorders>
              <w:top w:val="single" w:sz="4" w:space="0" w:color="auto"/>
              <w:left w:val="single" w:sz="4" w:space="0" w:color="auto"/>
              <w:bottom w:val="single" w:sz="4" w:space="0" w:color="auto"/>
              <w:right w:val="single" w:sz="4" w:space="0" w:color="auto"/>
            </w:tcBorders>
            <w:hideMark/>
          </w:tcPr>
          <w:p w14:paraId="5BC02BF3" w14:textId="77777777" w:rsidR="001C2B07" w:rsidRPr="001C2B07" w:rsidRDefault="001C2B07" w:rsidP="002B1D23">
            <w:pPr>
              <w:pStyle w:val="GOSTTablenorm"/>
            </w:pPr>
            <w:r w:rsidRPr="001C2B07">
              <w:t>нет</w:t>
            </w:r>
          </w:p>
        </w:tc>
        <w:tc>
          <w:tcPr>
            <w:tcW w:w="1127" w:type="pct"/>
            <w:tcBorders>
              <w:top w:val="single" w:sz="4" w:space="0" w:color="auto"/>
              <w:left w:val="single" w:sz="4" w:space="0" w:color="auto"/>
              <w:bottom w:val="single" w:sz="4" w:space="0" w:color="auto"/>
              <w:right w:val="single" w:sz="4" w:space="0" w:color="auto"/>
            </w:tcBorders>
            <w:hideMark/>
          </w:tcPr>
          <w:p w14:paraId="7662EEF4" w14:textId="77777777" w:rsidR="001C2B07" w:rsidRPr="001C2B07" w:rsidRDefault="001C2B07" w:rsidP="002B1D23">
            <w:pPr>
              <w:pStyle w:val="GOSTTablenorm"/>
            </w:pPr>
            <w:r w:rsidRPr="001C2B07">
              <w:t>Номер документа</w:t>
            </w:r>
          </w:p>
        </w:tc>
        <w:tc>
          <w:tcPr>
            <w:tcW w:w="1127" w:type="pct"/>
            <w:gridSpan w:val="2"/>
            <w:tcBorders>
              <w:top w:val="single" w:sz="4" w:space="0" w:color="auto"/>
              <w:left w:val="single" w:sz="4" w:space="0" w:color="auto"/>
              <w:bottom w:val="single" w:sz="4" w:space="0" w:color="auto"/>
              <w:right w:val="single" w:sz="4" w:space="0" w:color="auto"/>
            </w:tcBorders>
            <w:hideMark/>
          </w:tcPr>
          <w:p w14:paraId="4C75F323" w14:textId="77777777" w:rsidR="001C2B07" w:rsidRPr="001C2B07" w:rsidRDefault="001C2B07" w:rsidP="002B1D23">
            <w:pPr>
              <w:pStyle w:val="GOSTTablenorm"/>
              <w:rPr>
                <w:szCs w:val="22"/>
              </w:rPr>
            </w:pPr>
            <w:r w:rsidRPr="001C2B07">
              <w:rPr>
                <w:szCs w:val="22"/>
              </w:rPr>
              <w:t>BRE_DocNum</w:t>
            </w:r>
          </w:p>
        </w:tc>
        <w:tc>
          <w:tcPr>
            <w:tcW w:w="1348" w:type="pct"/>
            <w:gridSpan w:val="2"/>
            <w:tcBorders>
              <w:top w:val="single" w:sz="4" w:space="0" w:color="auto"/>
              <w:left w:val="single" w:sz="4" w:space="0" w:color="auto"/>
              <w:bottom w:val="single" w:sz="4" w:space="0" w:color="auto"/>
              <w:right w:val="single" w:sz="4" w:space="0" w:color="auto"/>
            </w:tcBorders>
            <w:hideMark/>
          </w:tcPr>
          <w:p w14:paraId="63FD6027" w14:textId="77777777" w:rsidR="001C2B07" w:rsidRPr="001C2B07" w:rsidRDefault="001C2B07" w:rsidP="002B1D23">
            <w:pPr>
              <w:pStyle w:val="GOSTTablenorm"/>
            </w:pPr>
            <w:r w:rsidRPr="001C2B07">
              <w:t>-</w:t>
            </w:r>
          </w:p>
        </w:tc>
      </w:tr>
      <w:tr w:rsidR="001C2B07" w:rsidRPr="003878A6" w14:paraId="1BB8FD2F" w14:textId="77777777" w:rsidTr="00711B7D">
        <w:tc>
          <w:tcPr>
            <w:tcW w:w="1125" w:type="pct"/>
            <w:tcBorders>
              <w:top w:val="single" w:sz="4" w:space="0" w:color="auto"/>
              <w:left w:val="single" w:sz="4" w:space="0" w:color="auto"/>
              <w:bottom w:val="single" w:sz="4" w:space="0" w:color="auto"/>
              <w:right w:val="single" w:sz="4" w:space="0" w:color="auto"/>
            </w:tcBorders>
            <w:hideMark/>
          </w:tcPr>
          <w:p w14:paraId="6A75B87D" w14:textId="77777777" w:rsidR="001C2B07" w:rsidRPr="001C2B07" w:rsidRDefault="001C2B07" w:rsidP="002B1D23">
            <w:pPr>
              <w:pStyle w:val="GOSTTablenorm"/>
            </w:pPr>
            <w:r w:rsidRPr="001C2B07">
              <w:t>Дата_документа*</w:t>
            </w:r>
          </w:p>
        </w:tc>
        <w:tc>
          <w:tcPr>
            <w:tcW w:w="273" w:type="pct"/>
            <w:tcBorders>
              <w:top w:val="single" w:sz="4" w:space="0" w:color="auto"/>
              <w:left w:val="single" w:sz="4" w:space="0" w:color="auto"/>
              <w:bottom w:val="single" w:sz="4" w:space="0" w:color="auto"/>
              <w:right w:val="single" w:sz="4" w:space="0" w:color="auto"/>
            </w:tcBorders>
            <w:hideMark/>
          </w:tcPr>
          <w:p w14:paraId="41338AFF" w14:textId="77777777" w:rsidR="001C2B07" w:rsidRPr="001C2B07" w:rsidRDefault="001C2B07" w:rsidP="002B1D23">
            <w:pPr>
              <w:pStyle w:val="GOSTTablenorm"/>
            </w:pPr>
            <w:r w:rsidRPr="001C2B07">
              <w:t>нет</w:t>
            </w:r>
          </w:p>
        </w:tc>
        <w:tc>
          <w:tcPr>
            <w:tcW w:w="1127" w:type="pct"/>
            <w:tcBorders>
              <w:top w:val="single" w:sz="4" w:space="0" w:color="auto"/>
              <w:left w:val="single" w:sz="4" w:space="0" w:color="auto"/>
              <w:bottom w:val="single" w:sz="4" w:space="0" w:color="auto"/>
              <w:right w:val="single" w:sz="4" w:space="0" w:color="auto"/>
            </w:tcBorders>
            <w:hideMark/>
          </w:tcPr>
          <w:p w14:paraId="71682E94" w14:textId="77777777" w:rsidR="001C2B07" w:rsidRPr="001C2B07" w:rsidRDefault="001C2B07" w:rsidP="002B1D23">
            <w:pPr>
              <w:pStyle w:val="GOSTTablenorm"/>
            </w:pPr>
            <w:r w:rsidRPr="001C2B07">
              <w:t>Дата документа</w:t>
            </w:r>
          </w:p>
        </w:tc>
        <w:tc>
          <w:tcPr>
            <w:tcW w:w="1127" w:type="pct"/>
            <w:gridSpan w:val="2"/>
            <w:tcBorders>
              <w:top w:val="single" w:sz="4" w:space="0" w:color="auto"/>
              <w:left w:val="single" w:sz="4" w:space="0" w:color="auto"/>
              <w:bottom w:val="single" w:sz="4" w:space="0" w:color="auto"/>
              <w:right w:val="single" w:sz="4" w:space="0" w:color="auto"/>
            </w:tcBorders>
            <w:hideMark/>
          </w:tcPr>
          <w:p w14:paraId="44CFCAB8" w14:textId="77777777" w:rsidR="001C2B07" w:rsidRPr="001C2B07" w:rsidRDefault="001C2B07" w:rsidP="002B1D23">
            <w:pPr>
              <w:pStyle w:val="GOSTTablenorm"/>
              <w:rPr>
                <w:szCs w:val="22"/>
              </w:rPr>
            </w:pPr>
            <w:r w:rsidRPr="001C2B07">
              <w:rPr>
                <w:szCs w:val="22"/>
              </w:rPr>
              <w:t>BRE_DocDate</w:t>
            </w:r>
          </w:p>
        </w:tc>
        <w:tc>
          <w:tcPr>
            <w:tcW w:w="1348" w:type="pct"/>
            <w:gridSpan w:val="2"/>
            <w:tcBorders>
              <w:top w:val="single" w:sz="4" w:space="0" w:color="auto"/>
              <w:left w:val="single" w:sz="4" w:space="0" w:color="auto"/>
              <w:bottom w:val="single" w:sz="4" w:space="0" w:color="auto"/>
              <w:right w:val="single" w:sz="4" w:space="0" w:color="auto"/>
            </w:tcBorders>
            <w:hideMark/>
          </w:tcPr>
          <w:p w14:paraId="72A0BE7F" w14:textId="77777777" w:rsidR="001C2B07" w:rsidRPr="001C2B07" w:rsidRDefault="001C2B07" w:rsidP="002B1D23">
            <w:pPr>
              <w:pStyle w:val="GOSTTablenorm"/>
            </w:pPr>
            <w:r w:rsidRPr="001C2B07">
              <w:t>-</w:t>
            </w:r>
          </w:p>
        </w:tc>
      </w:tr>
      <w:tr w:rsidR="001C2B07" w14:paraId="69422B13" w14:textId="77777777" w:rsidTr="00711B7D">
        <w:tc>
          <w:tcPr>
            <w:tcW w:w="1125" w:type="pct"/>
            <w:tcBorders>
              <w:top w:val="single" w:sz="4" w:space="0" w:color="auto"/>
              <w:left w:val="single" w:sz="4" w:space="0" w:color="auto"/>
              <w:bottom w:val="single" w:sz="4" w:space="0" w:color="auto"/>
              <w:right w:val="single" w:sz="4" w:space="0" w:color="auto"/>
            </w:tcBorders>
          </w:tcPr>
          <w:p w14:paraId="22D5AF0B" w14:textId="3E965DBD" w:rsidR="001C2B07" w:rsidRPr="001C2B07" w:rsidRDefault="00741437" w:rsidP="00741437">
            <w:pPr>
              <w:pStyle w:val="GOSTTablenorm"/>
            </w:pPr>
            <w:r w:rsidRPr="001C2B07">
              <w:t>Тип</w:t>
            </w:r>
            <w:r>
              <w:t>_</w:t>
            </w:r>
            <w:r w:rsidR="001C2B07" w:rsidRPr="001C2B07">
              <w:t>акта</w:t>
            </w:r>
          </w:p>
        </w:tc>
        <w:tc>
          <w:tcPr>
            <w:tcW w:w="273" w:type="pct"/>
            <w:tcBorders>
              <w:top w:val="single" w:sz="4" w:space="0" w:color="auto"/>
              <w:left w:val="single" w:sz="4" w:space="0" w:color="auto"/>
              <w:bottom w:val="single" w:sz="4" w:space="0" w:color="auto"/>
              <w:right w:val="single" w:sz="4" w:space="0" w:color="auto"/>
            </w:tcBorders>
          </w:tcPr>
          <w:p w14:paraId="7AA910F5" w14:textId="77777777" w:rsidR="001C2B07" w:rsidRPr="001C2B07" w:rsidRDefault="001C2B07" w:rsidP="002B1D23">
            <w:pPr>
              <w:pStyle w:val="GOSTTablenorm"/>
            </w:pPr>
            <w:r w:rsidRPr="001C2B07">
              <w:t>да</w:t>
            </w:r>
          </w:p>
        </w:tc>
        <w:tc>
          <w:tcPr>
            <w:tcW w:w="1127" w:type="pct"/>
            <w:tcBorders>
              <w:top w:val="single" w:sz="4" w:space="0" w:color="auto"/>
              <w:left w:val="single" w:sz="4" w:space="0" w:color="auto"/>
              <w:bottom w:val="single" w:sz="4" w:space="0" w:color="auto"/>
              <w:right w:val="single" w:sz="4" w:space="0" w:color="auto"/>
            </w:tcBorders>
          </w:tcPr>
          <w:p w14:paraId="42FC90A6" w14:textId="77777777" w:rsidR="001C2B07" w:rsidRPr="001C2B07" w:rsidRDefault="001C2B07" w:rsidP="002B1D23">
            <w:pPr>
              <w:pStyle w:val="GOSTTablenorm"/>
            </w:pPr>
            <w:r w:rsidRPr="001C2B07">
              <w:t>Тип акта</w:t>
            </w:r>
          </w:p>
        </w:tc>
        <w:tc>
          <w:tcPr>
            <w:tcW w:w="1127" w:type="pct"/>
            <w:gridSpan w:val="2"/>
            <w:tcBorders>
              <w:top w:val="single" w:sz="4" w:space="0" w:color="auto"/>
              <w:left w:val="single" w:sz="4" w:space="0" w:color="auto"/>
              <w:bottom w:val="single" w:sz="4" w:space="0" w:color="auto"/>
              <w:right w:val="single" w:sz="4" w:space="0" w:color="auto"/>
            </w:tcBorders>
          </w:tcPr>
          <w:p w14:paraId="6E45FDB4" w14:textId="77777777" w:rsidR="001C2B07" w:rsidRPr="001C2B07" w:rsidRDefault="001C2B07" w:rsidP="002B1D23">
            <w:pPr>
              <w:pStyle w:val="GOSTTablenorm"/>
              <w:rPr>
                <w:color w:val="000000"/>
              </w:rPr>
            </w:pPr>
            <w:r w:rsidRPr="001C2B07">
              <w:rPr>
                <w:color w:val="000000"/>
              </w:rPr>
              <w:t>-</w:t>
            </w:r>
          </w:p>
        </w:tc>
        <w:tc>
          <w:tcPr>
            <w:tcW w:w="1348" w:type="pct"/>
            <w:gridSpan w:val="2"/>
            <w:tcBorders>
              <w:top w:val="single" w:sz="4" w:space="0" w:color="auto"/>
              <w:left w:val="single" w:sz="4" w:space="0" w:color="auto"/>
              <w:bottom w:val="single" w:sz="4" w:space="0" w:color="auto"/>
              <w:right w:val="single" w:sz="4" w:space="0" w:color="auto"/>
            </w:tcBorders>
          </w:tcPr>
          <w:p w14:paraId="0E22D496" w14:textId="77777777" w:rsidR="001C2B07" w:rsidRPr="001C2B07" w:rsidRDefault="001C2B07" w:rsidP="002B1D23">
            <w:pPr>
              <w:pStyle w:val="GOSTTablenorm"/>
            </w:pPr>
            <w:r w:rsidRPr="001C2B07">
              <w:t>Указывается значение «РБ6»</w:t>
            </w:r>
          </w:p>
        </w:tc>
      </w:tr>
      <w:tr w:rsidR="001C2B07" w:rsidRPr="00A933BD" w14:paraId="16465B42" w14:textId="77777777" w:rsidTr="00711B7D">
        <w:tc>
          <w:tcPr>
            <w:tcW w:w="1125" w:type="pct"/>
            <w:tcBorders>
              <w:top w:val="single" w:sz="4" w:space="0" w:color="auto"/>
              <w:left w:val="single" w:sz="4" w:space="0" w:color="auto"/>
              <w:bottom w:val="single" w:sz="4" w:space="0" w:color="auto"/>
              <w:right w:val="single" w:sz="4" w:space="0" w:color="auto"/>
            </w:tcBorders>
          </w:tcPr>
          <w:p w14:paraId="2A7B54AA" w14:textId="77777777" w:rsidR="001C2B07" w:rsidRPr="001C2B07" w:rsidRDefault="001C2B07" w:rsidP="002B1D23">
            <w:pPr>
              <w:pStyle w:val="GOSTTablenorm"/>
            </w:pPr>
            <w:r w:rsidRPr="001C2B07">
              <w:rPr>
                <w:szCs w:val="22"/>
              </w:rPr>
              <w:t>Дата_отражения_в_учете</w:t>
            </w:r>
          </w:p>
        </w:tc>
        <w:tc>
          <w:tcPr>
            <w:tcW w:w="273" w:type="pct"/>
            <w:tcBorders>
              <w:top w:val="single" w:sz="4" w:space="0" w:color="auto"/>
              <w:left w:val="single" w:sz="4" w:space="0" w:color="auto"/>
              <w:bottom w:val="single" w:sz="4" w:space="0" w:color="auto"/>
              <w:right w:val="single" w:sz="4" w:space="0" w:color="auto"/>
            </w:tcBorders>
          </w:tcPr>
          <w:p w14:paraId="586BD2A7" w14:textId="77777777" w:rsidR="001C2B07" w:rsidRPr="001C2B07" w:rsidRDefault="001C2B07" w:rsidP="002B1D23">
            <w:pPr>
              <w:pStyle w:val="GOSTTablenorm"/>
            </w:pPr>
          </w:p>
        </w:tc>
        <w:tc>
          <w:tcPr>
            <w:tcW w:w="1127" w:type="pct"/>
            <w:tcBorders>
              <w:top w:val="single" w:sz="4" w:space="0" w:color="auto"/>
              <w:left w:val="single" w:sz="4" w:space="0" w:color="auto"/>
              <w:bottom w:val="single" w:sz="4" w:space="0" w:color="auto"/>
              <w:right w:val="single" w:sz="4" w:space="0" w:color="auto"/>
            </w:tcBorders>
          </w:tcPr>
          <w:p w14:paraId="3B7D22CA" w14:textId="77777777" w:rsidR="001C2B07" w:rsidRPr="001C2B07" w:rsidRDefault="001C2B07" w:rsidP="002B1D23">
            <w:pPr>
              <w:pStyle w:val="GOSTTablenorm"/>
            </w:pPr>
            <w:r w:rsidRPr="001C2B07">
              <w:rPr>
                <w:szCs w:val="22"/>
              </w:rPr>
              <w:t>Дата отражения в учете</w:t>
            </w:r>
          </w:p>
        </w:tc>
        <w:tc>
          <w:tcPr>
            <w:tcW w:w="1127" w:type="pct"/>
            <w:gridSpan w:val="2"/>
            <w:tcBorders>
              <w:top w:val="single" w:sz="4" w:space="0" w:color="auto"/>
              <w:left w:val="single" w:sz="4" w:space="0" w:color="auto"/>
              <w:bottom w:val="single" w:sz="4" w:space="0" w:color="auto"/>
              <w:right w:val="single" w:sz="4" w:space="0" w:color="auto"/>
            </w:tcBorders>
          </w:tcPr>
          <w:p w14:paraId="4AAC7C38" w14:textId="77777777" w:rsidR="001C2B07" w:rsidRPr="001C2B07" w:rsidRDefault="001C2B07" w:rsidP="002B1D23">
            <w:pPr>
              <w:pStyle w:val="GOSTTablenorm"/>
            </w:pPr>
            <w:r w:rsidRPr="001C2B07">
              <w:rPr>
                <w:szCs w:val="22"/>
              </w:rPr>
              <w:t>SettlementDate</w:t>
            </w:r>
          </w:p>
        </w:tc>
        <w:tc>
          <w:tcPr>
            <w:tcW w:w="1348" w:type="pct"/>
            <w:gridSpan w:val="2"/>
            <w:tcBorders>
              <w:top w:val="single" w:sz="4" w:space="0" w:color="auto"/>
              <w:left w:val="single" w:sz="4" w:space="0" w:color="auto"/>
              <w:bottom w:val="single" w:sz="4" w:space="0" w:color="auto"/>
              <w:right w:val="single" w:sz="4" w:space="0" w:color="auto"/>
            </w:tcBorders>
          </w:tcPr>
          <w:p w14:paraId="56264C34" w14:textId="77777777" w:rsidR="001C2B07" w:rsidRPr="001C2B07" w:rsidRDefault="001C2B07" w:rsidP="002B1D23">
            <w:pPr>
              <w:pStyle w:val="GOSTTablenorm"/>
            </w:pPr>
            <w:r w:rsidRPr="001C2B07">
              <w:rPr>
                <w:szCs w:val="22"/>
              </w:rPr>
              <w:t>Дата отражения в учете (всегда передается в составе запроса)</w:t>
            </w:r>
          </w:p>
        </w:tc>
      </w:tr>
      <w:tr w:rsidR="001C2B07" w:rsidRPr="00E962C4" w14:paraId="77DA5085" w14:textId="77777777" w:rsidTr="00711B7D">
        <w:tc>
          <w:tcPr>
            <w:tcW w:w="1125" w:type="pct"/>
            <w:tcBorders>
              <w:top w:val="single" w:sz="4" w:space="0" w:color="auto"/>
              <w:left w:val="single" w:sz="4" w:space="0" w:color="auto"/>
              <w:bottom w:val="single" w:sz="4" w:space="0" w:color="auto"/>
              <w:right w:val="single" w:sz="4" w:space="0" w:color="auto"/>
            </w:tcBorders>
            <w:hideMark/>
          </w:tcPr>
          <w:p w14:paraId="2427A9D3" w14:textId="77777777" w:rsidR="001C2B07" w:rsidRPr="001C2B07" w:rsidRDefault="001C2B07" w:rsidP="002B1D23">
            <w:pPr>
              <w:pStyle w:val="GOSTTablenorm"/>
            </w:pPr>
            <w:r w:rsidRPr="001C2B07">
              <w:t>Наименование_документа</w:t>
            </w:r>
          </w:p>
        </w:tc>
        <w:tc>
          <w:tcPr>
            <w:tcW w:w="273" w:type="pct"/>
            <w:tcBorders>
              <w:top w:val="single" w:sz="4" w:space="0" w:color="auto"/>
              <w:left w:val="single" w:sz="4" w:space="0" w:color="auto"/>
              <w:bottom w:val="single" w:sz="4" w:space="0" w:color="auto"/>
              <w:right w:val="single" w:sz="4" w:space="0" w:color="auto"/>
            </w:tcBorders>
            <w:hideMark/>
          </w:tcPr>
          <w:p w14:paraId="20AADBFF" w14:textId="77777777" w:rsidR="001C2B07" w:rsidRPr="001C2B07" w:rsidRDefault="001C2B07" w:rsidP="002B1D23">
            <w:pPr>
              <w:pStyle w:val="GOSTTablenorm"/>
            </w:pPr>
            <w:r w:rsidRPr="001C2B07">
              <w:t>да</w:t>
            </w:r>
          </w:p>
        </w:tc>
        <w:tc>
          <w:tcPr>
            <w:tcW w:w="1127" w:type="pct"/>
            <w:tcBorders>
              <w:top w:val="single" w:sz="4" w:space="0" w:color="auto"/>
              <w:left w:val="single" w:sz="4" w:space="0" w:color="auto"/>
              <w:bottom w:val="single" w:sz="4" w:space="0" w:color="auto"/>
              <w:right w:val="single" w:sz="4" w:space="0" w:color="auto"/>
            </w:tcBorders>
            <w:hideMark/>
          </w:tcPr>
          <w:p w14:paraId="55C67F08" w14:textId="77777777" w:rsidR="001C2B07" w:rsidRPr="001C2B07" w:rsidRDefault="001C2B07" w:rsidP="002B1D23">
            <w:pPr>
              <w:pStyle w:val="GOSTTablenorm"/>
            </w:pPr>
            <w:r w:rsidRPr="001C2B07">
              <w:t>Наименование документа</w:t>
            </w:r>
          </w:p>
        </w:tc>
        <w:tc>
          <w:tcPr>
            <w:tcW w:w="1127" w:type="pct"/>
            <w:gridSpan w:val="2"/>
            <w:tcBorders>
              <w:top w:val="single" w:sz="4" w:space="0" w:color="auto"/>
              <w:left w:val="single" w:sz="4" w:space="0" w:color="auto"/>
              <w:bottom w:val="single" w:sz="4" w:space="0" w:color="auto"/>
              <w:right w:val="single" w:sz="4" w:space="0" w:color="auto"/>
            </w:tcBorders>
          </w:tcPr>
          <w:p w14:paraId="3B0434FE" w14:textId="77777777" w:rsidR="001C2B07" w:rsidRPr="001C2B07" w:rsidRDefault="001C2B07" w:rsidP="002B1D23">
            <w:pPr>
              <w:pStyle w:val="GOSTTablenorm"/>
            </w:pPr>
            <w:r w:rsidRPr="001C2B07">
              <w:t>-</w:t>
            </w:r>
          </w:p>
        </w:tc>
        <w:tc>
          <w:tcPr>
            <w:tcW w:w="1348" w:type="pct"/>
            <w:gridSpan w:val="2"/>
            <w:tcBorders>
              <w:top w:val="single" w:sz="4" w:space="0" w:color="auto"/>
              <w:left w:val="single" w:sz="4" w:space="0" w:color="auto"/>
              <w:bottom w:val="single" w:sz="4" w:space="0" w:color="auto"/>
              <w:right w:val="single" w:sz="4" w:space="0" w:color="auto"/>
            </w:tcBorders>
            <w:hideMark/>
          </w:tcPr>
          <w:p w14:paraId="2B71BB02" w14:textId="77777777" w:rsidR="001C2B07" w:rsidRPr="001C2B07" w:rsidRDefault="001C2B07" w:rsidP="002B1D23">
            <w:pPr>
              <w:pStyle w:val="GOSTTablenorm"/>
            </w:pPr>
            <w:r w:rsidRPr="001C2B07">
              <w:t>Наименование документа определяется по справочнику «Типы документов» с помощью значения атрибута Тип_документа (TypeDoc) из заголовка запроса.</w:t>
            </w:r>
          </w:p>
          <w:p w14:paraId="4520012F" w14:textId="77777777" w:rsidR="001C2B07" w:rsidRPr="001C2B07" w:rsidRDefault="001C2B07" w:rsidP="002B1D23">
            <w:pPr>
              <w:pStyle w:val="GOSTTablenorm"/>
            </w:pPr>
            <w:r w:rsidRPr="001C2B07">
              <w:t>Указывается значение: Акт приемки-передачи лицевого счета» (ф. 0531375)</w:t>
            </w:r>
          </w:p>
        </w:tc>
      </w:tr>
      <w:tr w:rsidR="00E037CE" w14:paraId="33714BD6" w14:textId="77777777" w:rsidTr="00711B7D">
        <w:tc>
          <w:tcPr>
            <w:tcW w:w="1125" w:type="pct"/>
            <w:tcBorders>
              <w:top w:val="single" w:sz="4" w:space="0" w:color="auto"/>
              <w:left w:val="single" w:sz="4" w:space="0" w:color="auto"/>
              <w:bottom w:val="single" w:sz="4" w:space="0" w:color="auto"/>
              <w:right w:val="single" w:sz="4" w:space="0" w:color="auto"/>
            </w:tcBorders>
          </w:tcPr>
          <w:p w14:paraId="42105E75" w14:textId="22AAB404" w:rsidR="00E037CE" w:rsidRPr="001C2B07" w:rsidRDefault="00E037CE" w:rsidP="00E037CE">
            <w:pPr>
              <w:pStyle w:val="GOSTTablenorm"/>
            </w:pPr>
            <w:del w:id="6319" w:author="Петрова Алина TSE-120132" w:date="2026-04-06T14:23:00Z">
              <w:r w:rsidRPr="002B4F63" w:rsidDel="002D3578">
                <w:delText>GUID_предыд_версии_документа</w:delText>
              </w:r>
            </w:del>
          </w:p>
        </w:tc>
        <w:tc>
          <w:tcPr>
            <w:tcW w:w="273" w:type="pct"/>
            <w:tcBorders>
              <w:top w:val="single" w:sz="4" w:space="0" w:color="auto"/>
              <w:left w:val="single" w:sz="4" w:space="0" w:color="auto"/>
              <w:bottom w:val="single" w:sz="4" w:space="0" w:color="auto"/>
              <w:right w:val="single" w:sz="4" w:space="0" w:color="auto"/>
            </w:tcBorders>
          </w:tcPr>
          <w:p w14:paraId="09048C78" w14:textId="61480312" w:rsidR="00E037CE" w:rsidRPr="001C2B07" w:rsidRDefault="00E037CE" w:rsidP="00E037CE">
            <w:pPr>
              <w:pStyle w:val="GOSTTablenorm"/>
            </w:pPr>
            <w:del w:id="6320" w:author="Петрова Алина TSE-120132" w:date="2026-04-06T14:23:00Z">
              <w:r w:rsidRPr="00CF024B" w:rsidDel="002D3578">
                <w:delText>нет</w:delText>
              </w:r>
            </w:del>
          </w:p>
        </w:tc>
        <w:tc>
          <w:tcPr>
            <w:tcW w:w="1127" w:type="pct"/>
            <w:tcBorders>
              <w:top w:val="single" w:sz="4" w:space="0" w:color="auto"/>
              <w:left w:val="single" w:sz="4" w:space="0" w:color="auto"/>
              <w:bottom w:val="single" w:sz="4" w:space="0" w:color="auto"/>
              <w:right w:val="single" w:sz="4" w:space="0" w:color="auto"/>
            </w:tcBorders>
          </w:tcPr>
          <w:p w14:paraId="0E8D8288" w14:textId="7B21F885" w:rsidR="00E037CE" w:rsidRPr="001C2B07" w:rsidRDefault="00E037CE" w:rsidP="00E037CE">
            <w:pPr>
              <w:pStyle w:val="GOSTTablenorm"/>
            </w:pPr>
            <w:del w:id="6321" w:author="Петрова Алина TSE-120132" w:date="2026-04-06T14:23:00Z">
              <w:r w:rsidDel="002D3578">
                <w:rPr>
                  <w:szCs w:val="22"/>
                  <w:lang w:val="en-US"/>
                </w:rPr>
                <w:delText>GUID</w:delText>
              </w:r>
              <w:r w:rsidRPr="00D56984" w:rsidDel="002D3578">
                <w:rPr>
                  <w:szCs w:val="22"/>
                </w:rPr>
                <w:delText xml:space="preserve"> </w:delText>
              </w:r>
              <w:r w:rsidRPr="00C15197" w:rsidDel="002D3578">
                <w:rPr>
                  <w:szCs w:val="22"/>
                </w:rPr>
                <w:delText xml:space="preserve">предыдущей </w:delText>
              </w:r>
              <w:r w:rsidDel="002D3578">
                <w:rPr>
                  <w:szCs w:val="22"/>
                </w:rPr>
                <w:delText>версии документа</w:delText>
              </w:r>
              <w:r w:rsidRPr="00C15197" w:rsidDel="002D3578">
                <w:rPr>
                  <w:szCs w:val="22"/>
                </w:rPr>
                <w:delText xml:space="preserve"> с учетом техническ</w:delText>
              </w:r>
              <w:r w:rsidDel="002D3578">
                <w:rPr>
                  <w:szCs w:val="22"/>
                </w:rPr>
                <w:delText>ой версии, по суммам которой формируются сторнирующие записи учета.</w:delText>
              </w:r>
            </w:del>
          </w:p>
        </w:tc>
        <w:tc>
          <w:tcPr>
            <w:tcW w:w="1127" w:type="pct"/>
            <w:gridSpan w:val="2"/>
            <w:tcBorders>
              <w:top w:val="single" w:sz="4" w:space="0" w:color="auto"/>
              <w:left w:val="single" w:sz="4" w:space="0" w:color="auto"/>
              <w:bottom w:val="single" w:sz="4" w:space="0" w:color="auto"/>
              <w:right w:val="single" w:sz="4" w:space="0" w:color="auto"/>
            </w:tcBorders>
          </w:tcPr>
          <w:p w14:paraId="65D551F4" w14:textId="7DE1A2CE" w:rsidR="00E037CE" w:rsidRPr="009450E6" w:rsidRDefault="00E037CE" w:rsidP="00E037CE">
            <w:pPr>
              <w:pStyle w:val="GOSTTablenorm"/>
            </w:pPr>
            <w:del w:id="6322" w:author="Петрова Алина TSE-120132" w:date="2026-04-06T14:23:00Z">
              <w:r w:rsidRPr="00C15197" w:rsidDel="002D3578">
                <w:delText>SI_PREVDOCGUID</w:delText>
              </w:r>
            </w:del>
          </w:p>
        </w:tc>
        <w:tc>
          <w:tcPr>
            <w:tcW w:w="1348" w:type="pct"/>
            <w:gridSpan w:val="2"/>
            <w:tcBorders>
              <w:top w:val="single" w:sz="4" w:space="0" w:color="auto"/>
              <w:left w:val="single" w:sz="4" w:space="0" w:color="auto"/>
              <w:bottom w:val="single" w:sz="4" w:space="0" w:color="auto"/>
              <w:right w:val="single" w:sz="4" w:space="0" w:color="auto"/>
            </w:tcBorders>
          </w:tcPr>
          <w:p w14:paraId="43B5E079" w14:textId="3C94F5FA" w:rsidR="00E037CE" w:rsidRPr="001C2B07" w:rsidRDefault="00E037CE" w:rsidP="00E037CE">
            <w:pPr>
              <w:pStyle w:val="GOSTTablenorm"/>
            </w:pPr>
            <w:del w:id="6323" w:author="Петрова Алина TSE-120132" w:date="2026-04-06T14:23:00Z">
              <w:r w:rsidDel="002D3578">
                <w:delText>-</w:delText>
              </w:r>
            </w:del>
          </w:p>
        </w:tc>
      </w:tr>
      <w:tr w:rsidR="001C2B07" w14:paraId="436F8343" w14:textId="77777777" w:rsidTr="00711B7D">
        <w:tc>
          <w:tcPr>
            <w:tcW w:w="1125" w:type="pct"/>
            <w:tcBorders>
              <w:top w:val="single" w:sz="4" w:space="0" w:color="auto"/>
              <w:left w:val="single" w:sz="4" w:space="0" w:color="auto"/>
              <w:bottom w:val="single" w:sz="4" w:space="0" w:color="auto"/>
              <w:right w:val="single" w:sz="4" w:space="0" w:color="auto"/>
            </w:tcBorders>
            <w:hideMark/>
          </w:tcPr>
          <w:p w14:paraId="0D500677" w14:textId="77777777" w:rsidR="001C2B07" w:rsidRPr="001C2B07" w:rsidRDefault="001C2B07" w:rsidP="002B1D23">
            <w:pPr>
              <w:pStyle w:val="GOSTTablenorm"/>
            </w:pPr>
            <w:r w:rsidRPr="001C2B07">
              <w:t>Код_валюты</w:t>
            </w:r>
          </w:p>
        </w:tc>
        <w:tc>
          <w:tcPr>
            <w:tcW w:w="273" w:type="pct"/>
            <w:tcBorders>
              <w:top w:val="single" w:sz="4" w:space="0" w:color="auto"/>
              <w:left w:val="single" w:sz="4" w:space="0" w:color="auto"/>
              <w:bottom w:val="single" w:sz="4" w:space="0" w:color="auto"/>
              <w:right w:val="single" w:sz="4" w:space="0" w:color="auto"/>
            </w:tcBorders>
            <w:hideMark/>
          </w:tcPr>
          <w:p w14:paraId="5214B85B" w14:textId="77777777" w:rsidR="001C2B07" w:rsidRPr="001C2B07" w:rsidRDefault="001C2B07" w:rsidP="002B1D23">
            <w:pPr>
              <w:pStyle w:val="GOSTTablenorm"/>
            </w:pPr>
            <w:r w:rsidRPr="001C2B07">
              <w:t>да</w:t>
            </w:r>
          </w:p>
        </w:tc>
        <w:tc>
          <w:tcPr>
            <w:tcW w:w="1127" w:type="pct"/>
            <w:tcBorders>
              <w:top w:val="single" w:sz="4" w:space="0" w:color="auto"/>
              <w:left w:val="single" w:sz="4" w:space="0" w:color="auto"/>
              <w:bottom w:val="single" w:sz="4" w:space="0" w:color="auto"/>
              <w:right w:val="single" w:sz="4" w:space="0" w:color="auto"/>
            </w:tcBorders>
            <w:hideMark/>
          </w:tcPr>
          <w:p w14:paraId="7FF14C94" w14:textId="77777777" w:rsidR="001C2B07" w:rsidRPr="001C2B07" w:rsidRDefault="001C2B07" w:rsidP="002B1D23">
            <w:pPr>
              <w:pStyle w:val="GOSTTablenorm"/>
            </w:pPr>
            <w:r w:rsidRPr="001C2B07">
              <w:t>Код валюты по ОКВ</w:t>
            </w:r>
          </w:p>
        </w:tc>
        <w:tc>
          <w:tcPr>
            <w:tcW w:w="1127" w:type="pct"/>
            <w:gridSpan w:val="2"/>
            <w:tcBorders>
              <w:top w:val="single" w:sz="4" w:space="0" w:color="auto"/>
              <w:left w:val="single" w:sz="4" w:space="0" w:color="auto"/>
              <w:bottom w:val="single" w:sz="4" w:space="0" w:color="auto"/>
              <w:right w:val="single" w:sz="4" w:space="0" w:color="auto"/>
            </w:tcBorders>
            <w:hideMark/>
          </w:tcPr>
          <w:p w14:paraId="6713BB94" w14:textId="77777777" w:rsidR="001C2B07" w:rsidRPr="001C2B07" w:rsidRDefault="001C2B07" w:rsidP="002B1D23">
            <w:pPr>
              <w:pStyle w:val="GOSTTablenorm"/>
            </w:pPr>
            <w:r w:rsidRPr="001C2B07">
              <w:rPr>
                <w:lang w:val="en-US"/>
              </w:rPr>
              <w:t>FFF_</w:t>
            </w:r>
            <w:r w:rsidRPr="001C2B07">
              <w:t>CURRENCYCODE</w:t>
            </w:r>
          </w:p>
        </w:tc>
        <w:tc>
          <w:tcPr>
            <w:tcW w:w="1348" w:type="pct"/>
            <w:gridSpan w:val="2"/>
            <w:tcBorders>
              <w:top w:val="single" w:sz="4" w:space="0" w:color="auto"/>
              <w:left w:val="single" w:sz="4" w:space="0" w:color="auto"/>
              <w:bottom w:val="single" w:sz="4" w:space="0" w:color="auto"/>
              <w:right w:val="single" w:sz="4" w:space="0" w:color="auto"/>
            </w:tcBorders>
            <w:hideMark/>
          </w:tcPr>
          <w:p w14:paraId="7B1019AB" w14:textId="77777777" w:rsidR="001C2B07" w:rsidRPr="001C2B07" w:rsidRDefault="001C2B07" w:rsidP="002B1D23">
            <w:pPr>
              <w:pStyle w:val="GOSTTablenorm"/>
            </w:pPr>
            <w:r w:rsidRPr="001C2B07">
              <w:t>В составе документа может приходить как цифровой, так и буквенный код валюты.</w:t>
            </w:r>
          </w:p>
          <w:p w14:paraId="33B5AD75" w14:textId="77777777" w:rsidR="001C2B07" w:rsidRPr="001C2B07" w:rsidRDefault="001C2B07" w:rsidP="006E22DD">
            <w:pPr>
              <w:pStyle w:val="GOSTTableListNum10"/>
              <w:numPr>
                <w:ilvl w:val="0"/>
                <w:numId w:val="49"/>
              </w:numPr>
            </w:pPr>
            <w:r w:rsidRPr="001C2B07">
              <w:t>если код валюты пришел цифровой, то в атрибут его значение записывается в неизменном виде;</w:t>
            </w:r>
          </w:p>
          <w:p w14:paraId="5BCC308D" w14:textId="39DDBCDF" w:rsidR="001C2B07" w:rsidRPr="001C2B07" w:rsidRDefault="001C2B07" w:rsidP="001C2B07">
            <w:pPr>
              <w:pStyle w:val="GOSTTableListNum10"/>
              <w:numPr>
                <w:ilvl w:val="0"/>
                <w:numId w:val="30"/>
              </w:numPr>
            </w:pPr>
            <w:r w:rsidRPr="001C2B07">
              <w:t>если код валюты пришел буквенный, то в атрибут его значение записывается после преобразования в цифровой по данным справочника «Общероссийский классификатор валют (ОКВ)»</w:t>
            </w:r>
            <w:r w:rsidRPr="001C2B07">
              <w:fldChar w:fldCharType="begin"/>
            </w:r>
            <w:r w:rsidRPr="001C2B07">
              <w:rPr>
                <w:rStyle w:val="af6"/>
              </w:rPr>
              <w:instrText xml:space="preserve"> NOTEREF _Ref192751899  \* MERGEFORMAT </w:instrText>
            </w:r>
            <w:r w:rsidRPr="001C2B07">
              <w:fldChar w:fldCharType="separate"/>
            </w:r>
            <w:r w:rsidR="00CE7795" w:rsidRPr="00CE7795">
              <w:rPr>
                <w:b/>
                <w:bCs/>
              </w:rPr>
              <w:t>7</w:t>
            </w:r>
            <w:r w:rsidRPr="001C2B07">
              <w:fldChar w:fldCharType="end"/>
            </w:r>
          </w:p>
        </w:tc>
      </w:tr>
      <w:tr w:rsidR="001C2B07" w:rsidRPr="00E962C4" w14:paraId="732FEEB2" w14:textId="77777777" w:rsidTr="00711B7D">
        <w:tc>
          <w:tcPr>
            <w:tcW w:w="1125" w:type="pct"/>
            <w:tcBorders>
              <w:top w:val="single" w:sz="4" w:space="0" w:color="auto"/>
              <w:left w:val="single" w:sz="4" w:space="0" w:color="auto"/>
              <w:bottom w:val="single" w:sz="4" w:space="0" w:color="auto"/>
              <w:right w:val="single" w:sz="4" w:space="0" w:color="auto"/>
            </w:tcBorders>
            <w:hideMark/>
          </w:tcPr>
          <w:p w14:paraId="280B8CB7" w14:textId="77777777" w:rsidR="001C2B07" w:rsidRPr="001C2B07" w:rsidRDefault="001C2B07" w:rsidP="002B1D23">
            <w:pPr>
              <w:pStyle w:val="GOSTTablenorm"/>
            </w:pPr>
            <w:r w:rsidRPr="001C2B07">
              <w:rPr>
                <w:szCs w:val="22"/>
              </w:rPr>
              <w:t>Код_валюты_учета</w:t>
            </w:r>
          </w:p>
        </w:tc>
        <w:tc>
          <w:tcPr>
            <w:tcW w:w="273" w:type="pct"/>
            <w:tcBorders>
              <w:top w:val="single" w:sz="4" w:space="0" w:color="auto"/>
              <w:left w:val="single" w:sz="4" w:space="0" w:color="auto"/>
              <w:bottom w:val="single" w:sz="4" w:space="0" w:color="auto"/>
              <w:right w:val="single" w:sz="4" w:space="0" w:color="auto"/>
            </w:tcBorders>
            <w:hideMark/>
          </w:tcPr>
          <w:p w14:paraId="5E22071E" w14:textId="77777777" w:rsidR="001C2B07" w:rsidRPr="001C2B07" w:rsidRDefault="001C2B07" w:rsidP="002B1D23">
            <w:pPr>
              <w:pStyle w:val="GOSTTablenorm"/>
            </w:pPr>
            <w:r w:rsidRPr="001C2B07">
              <w:rPr>
                <w:szCs w:val="22"/>
              </w:rPr>
              <w:t>да</w:t>
            </w:r>
          </w:p>
        </w:tc>
        <w:tc>
          <w:tcPr>
            <w:tcW w:w="1127" w:type="pct"/>
            <w:tcBorders>
              <w:top w:val="single" w:sz="4" w:space="0" w:color="auto"/>
              <w:left w:val="single" w:sz="4" w:space="0" w:color="auto"/>
              <w:bottom w:val="single" w:sz="4" w:space="0" w:color="auto"/>
              <w:right w:val="single" w:sz="4" w:space="0" w:color="auto"/>
            </w:tcBorders>
            <w:hideMark/>
          </w:tcPr>
          <w:p w14:paraId="5A780468" w14:textId="77777777" w:rsidR="001C2B07" w:rsidRPr="001C2B07" w:rsidRDefault="001C2B07" w:rsidP="002B1D23">
            <w:pPr>
              <w:pStyle w:val="GOSTTablenorm"/>
            </w:pPr>
            <w:r w:rsidRPr="001C2B07">
              <w:rPr>
                <w:szCs w:val="22"/>
              </w:rPr>
              <w:t>Код валюты учета по ОКВ</w:t>
            </w:r>
          </w:p>
        </w:tc>
        <w:tc>
          <w:tcPr>
            <w:tcW w:w="1127" w:type="pct"/>
            <w:gridSpan w:val="2"/>
            <w:tcBorders>
              <w:top w:val="single" w:sz="4" w:space="0" w:color="auto"/>
              <w:left w:val="single" w:sz="4" w:space="0" w:color="auto"/>
              <w:bottom w:val="single" w:sz="4" w:space="0" w:color="auto"/>
              <w:right w:val="single" w:sz="4" w:space="0" w:color="auto"/>
            </w:tcBorders>
            <w:hideMark/>
          </w:tcPr>
          <w:p w14:paraId="494DE2F2" w14:textId="77777777" w:rsidR="001C2B07" w:rsidRPr="001C2B07" w:rsidRDefault="001C2B07" w:rsidP="002B1D23">
            <w:pPr>
              <w:pStyle w:val="GOSTTablenorm"/>
            </w:pPr>
            <w:r w:rsidRPr="001C2B07">
              <w:t>-</w:t>
            </w:r>
          </w:p>
        </w:tc>
        <w:tc>
          <w:tcPr>
            <w:tcW w:w="1348" w:type="pct"/>
            <w:gridSpan w:val="2"/>
            <w:tcBorders>
              <w:top w:val="single" w:sz="4" w:space="0" w:color="auto"/>
              <w:left w:val="single" w:sz="4" w:space="0" w:color="auto"/>
              <w:bottom w:val="single" w:sz="4" w:space="0" w:color="auto"/>
              <w:right w:val="single" w:sz="4" w:space="0" w:color="auto"/>
            </w:tcBorders>
            <w:hideMark/>
          </w:tcPr>
          <w:p w14:paraId="4C083D99" w14:textId="77777777" w:rsidR="001C2B07" w:rsidRPr="001C2B07" w:rsidRDefault="001C2B07" w:rsidP="002B1D23">
            <w:pPr>
              <w:pStyle w:val="GOSTTablenorm"/>
            </w:pPr>
            <w:r w:rsidRPr="001C2B07">
              <w:t>Указывается значение «643»</w:t>
            </w:r>
          </w:p>
        </w:tc>
      </w:tr>
      <w:tr w:rsidR="001C2B07" w14:paraId="2DDBFEC5" w14:textId="77777777" w:rsidTr="00711B7D">
        <w:tc>
          <w:tcPr>
            <w:tcW w:w="1125" w:type="pct"/>
            <w:tcBorders>
              <w:top w:val="single" w:sz="4" w:space="0" w:color="auto"/>
              <w:left w:val="single" w:sz="4" w:space="0" w:color="auto"/>
              <w:bottom w:val="single" w:sz="4" w:space="0" w:color="auto"/>
              <w:right w:val="single" w:sz="4" w:space="0" w:color="auto"/>
            </w:tcBorders>
            <w:hideMark/>
          </w:tcPr>
          <w:p w14:paraId="10E513E2" w14:textId="77777777" w:rsidR="001C2B07" w:rsidRPr="001C2B07" w:rsidRDefault="001C2B07" w:rsidP="002B1D23">
            <w:pPr>
              <w:pStyle w:val="GOSTTablenorm"/>
            </w:pPr>
            <w:r w:rsidRPr="001C2B07">
              <w:t>Уровень_конфиденциальности</w:t>
            </w:r>
          </w:p>
        </w:tc>
        <w:tc>
          <w:tcPr>
            <w:tcW w:w="273" w:type="pct"/>
            <w:tcBorders>
              <w:top w:val="single" w:sz="4" w:space="0" w:color="auto"/>
              <w:left w:val="single" w:sz="4" w:space="0" w:color="auto"/>
              <w:bottom w:val="single" w:sz="4" w:space="0" w:color="auto"/>
              <w:right w:val="single" w:sz="4" w:space="0" w:color="auto"/>
            </w:tcBorders>
            <w:hideMark/>
          </w:tcPr>
          <w:p w14:paraId="3F388A43" w14:textId="77777777" w:rsidR="001C2B07" w:rsidRPr="001C2B07" w:rsidRDefault="001C2B07" w:rsidP="002B1D23">
            <w:pPr>
              <w:pStyle w:val="GOSTTablenorm"/>
            </w:pPr>
            <w:r w:rsidRPr="001C2B07">
              <w:t>нет</w:t>
            </w:r>
          </w:p>
        </w:tc>
        <w:tc>
          <w:tcPr>
            <w:tcW w:w="1127" w:type="pct"/>
            <w:tcBorders>
              <w:top w:val="single" w:sz="4" w:space="0" w:color="auto"/>
              <w:left w:val="single" w:sz="4" w:space="0" w:color="auto"/>
              <w:bottom w:val="single" w:sz="4" w:space="0" w:color="auto"/>
              <w:right w:val="single" w:sz="4" w:space="0" w:color="auto"/>
            </w:tcBorders>
            <w:hideMark/>
          </w:tcPr>
          <w:p w14:paraId="771CF8EA" w14:textId="77777777" w:rsidR="001C2B07" w:rsidRPr="001C2B07" w:rsidRDefault="001C2B07" w:rsidP="002B1D23">
            <w:pPr>
              <w:pStyle w:val="GOSTTablenorm"/>
            </w:pPr>
            <w:r w:rsidRPr="001C2B07">
              <w:t>Уровень конфиденциальности</w:t>
            </w:r>
          </w:p>
        </w:tc>
        <w:tc>
          <w:tcPr>
            <w:tcW w:w="1127" w:type="pct"/>
            <w:gridSpan w:val="2"/>
            <w:tcBorders>
              <w:top w:val="single" w:sz="4" w:space="0" w:color="auto"/>
              <w:left w:val="single" w:sz="4" w:space="0" w:color="auto"/>
              <w:bottom w:val="single" w:sz="4" w:space="0" w:color="auto"/>
              <w:right w:val="single" w:sz="4" w:space="0" w:color="auto"/>
            </w:tcBorders>
            <w:hideMark/>
          </w:tcPr>
          <w:p w14:paraId="2D861B46" w14:textId="77777777" w:rsidR="001C2B07" w:rsidRPr="001C2B07" w:rsidRDefault="001C2B07" w:rsidP="002B1D23">
            <w:pPr>
              <w:pStyle w:val="GOSTTablenorm"/>
            </w:pPr>
            <w:r w:rsidRPr="001C2B07">
              <w:rPr>
                <w:szCs w:val="22"/>
              </w:rPr>
              <w:t>StmInfrmtn_AccessLevelStereotype</w:t>
            </w:r>
          </w:p>
        </w:tc>
        <w:tc>
          <w:tcPr>
            <w:tcW w:w="1348" w:type="pct"/>
            <w:gridSpan w:val="2"/>
            <w:tcBorders>
              <w:top w:val="single" w:sz="4" w:space="0" w:color="auto"/>
              <w:left w:val="single" w:sz="4" w:space="0" w:color="auto"/>
              <w:bottom w:val="single" w:sz="4" w:space="0" w:color="auto"/>
              <w:right w:val="single" w:sz="4" w:space="0" w:color="auto"/>
            </w:tcBorders>
            <w:hideMark/>
          </w:tcPr>
          <w:p w14:paraId="0CD1266C" w14:textId="77777777" w:rsidR="001C2B07" w:rsidRPr="001C2B07" w:rsidRDefault="001C2B07" w:rsidP="002B1D23">
            <w:pPr>
              <w:pStyle w:val="GOSTTablenorm"/>
            </w:pPr>
            <w:r w:rsidRPr="001C2B07">
              <w:t>Указывается уровень конфиденциальности документа.</w:t>
            </w:r>
          </w:p>
          <w:p w14:paraId="4EBBB67B" w14:textId="77777777" w:rsidR="001C2B07" w:rsidRPr="001C2B07" w:rsidRDefault="001C2B07" w:rsidP="002B1D23">
            <w:pPr>
              <w:pStyle w:val="GOSTTablenorm"/>
            </w:pPr>
            <w:r w:rsidRPr="001C2B07">
              <w:t>Возможные значения:</w:t>
            </w:r>
          </w:p>
          <w:p w14:paraId="12545DD6" w14:textId="77777777" w:rsidR="001C2B07" w:rsidRPr="001C2B07" w:rsidRDefault="001C2B07" w:rsidP="002B1D23">
            <w:pPr>
              <w:pStyle w:val="GOSTTableListMark1"/>
            </w:pPr>
            <w:r w:rsidRPr="001C2B07">
              <w:t xml:space="preserve">«0» – Несекретно; </w:t>
            </w:r>
          </w:p>
          <w:p w14:paraId="49A0835A" w14:textId="77777777" w:rsidR="001C2B07" w:rsidRPr="001C2B07" w:rsidRDefault="001C2B07" w:rsidP="002B1D23">
            <w:pPr>
              <w:pStyle w:val="GOSTTableListMark1"/>
            </w:pPr>
            <w:r w:rsidRPr="001C2B07">
              <w:t>«1» – Для служебного пользования</w:t>
            </w:r>
          </w:p>
        </w:tc>
      </w:tr>
      <w:tr w:rsidR="001C2B07" w:rsidRPr="00E962C4" w14:paraId="036A7E5B" w14:textId="77777777" w:rsidTr="00711B7D">
        <w:trPr>
          <w:trHeight w:val="392"/>
        </w:trPr>
        <w:tc>
          <w:tcPr>
            <w:tcW w:w="1125" w:type="pct"/>
            <w:tcBorders>
              <w:top w:val="single" w:sz="4" w:space="0" w:color="auto"/>
              <w:left w:val="single" w:sz="4" w:space="0" w:color="auto"/>
              <w:bottom w:val="single" w:sz="4" w:space="0" w:color="auto"/>
              <w:right w:val="single" w:sz="4" w:space="0" w:color="auto"/>
            </w:tcBorders>
          </w:tcPr>
          <w:p w14:paraId="6BC994B2" w14:textId="77777777" w:rsidR="001C2B07" w:rsidRPr="001C2B07" w:rsidRDefault="001C2B07" w:rsidP="002B1D23">
            <w:pPr>
              <w:pStyle w:val="GOSTTablenorm"/>
              <w:rPr>
                <w:szCs w:val="22"/>
              </w:rPr>
            </w:pPr>
            <w:r w:rsidRPr="001C2B07">
              <w:rPr>
                <w:szCs w:val="22"/>
              </w:rPr>
              <w:t>БС_КС_передающего</w:t>
            </w:r>
          </w:p>
        </w:tc>
        <w:tc>
          <w:tcPr>
            <w:tcW w:w="273" w:type="pct"/>
            <w:tcBorders>
              <w:top w:val="single" w:sz="4" w:space="0" w:color="auto"/>
              <w:left w:val="single" w:sz="4" w:space="0" w:color="auto"/>
              <w:bottom w:val="single" w:sz="4" w:space="0" w:color="auto"/>
              <w:right w:val="single" w:sz="4" w:space="0" w:color="auto"/>
            </w:tcBorders>
          </w:tcPr>
          <w:p w14:paraId="2F5A554B" w14:textId="77777777" w:rsidR="001C2B07" w:rsidRPr="001C2B07" w:rsidRDefault="001C2B07" w:rsidP="002B1D23">
            <w:pPr>
              <w:pStyle w:val="GOSTTablenorm"/>
            </w:pPr>
            <w:r w:rsidRPr="001C2B07">
              <w:t>нет</w:t>
            </w:r>
          </w:p>
        </w:tc>
        <w:tc>
          <w:tcPr>
            <w:tcW w:w="1127" w:type="pct"/>
            <w:tcBorders>
              <w:top w:val="single" w:sz="4" w:space="0" w:color="auto"/>
              <w:left w:val="single" w:sz="4" w:space="0" w:color="auto"/>
              <w:bottom w:val="single" w:sz="4" w:space="0" w:color="auto"/>
              <w:right w:val="single" w:sz="4" w:space="0" w:color="auto"/>
            </w:tcBorders>
          </w:tcPr>
          <w:p w14:paraId="3786F5FD" w14:textId="77777777" w:rsidR="001C2B07" w:rsidRPr="001C2B07" w:rsidRDefault="001C2B07" w:rsidP="002B1D23">
            <w:pPr>
              <w:pStyle w:val="GOSTTablenorm"/>
            </w:pPr>
            <w:r w:rsidRPr="001C2B07">
              <w:t>Казначейский счет передающего</w:t>
            </w:r>
          </w:p>
        </w:tc>
        <w:tc>
          <w:tcPr>
            <w:tcW w:w="1127" w:type="pct"/>
            <w:gridSpan w:val="2"/>
            <w:tcBorders>
              <w:top w:val="single" w:sz="4" w:space="0" w:color="auto"/>
              <w:left w:val="single" w:sz="4" w:space="0" w:color="auto"/>
              <w:bottom w:val="single" w:sz="4" w:space="0" w:color="auto"/>
              <w:right w:val="single" w:sz="4" w:space="0" w:color="auto"/>
            </w:tcBorders>
          </w:tcPr>
          <w:p w14:paraId="4F97B949" w14:textId="77777777" w:rsidR="001C2B07" w:rsidRPr="001C2B07" w:rsidRDefault="001C2B07" w:rsidP="002B1D23">
            <w:pPr>
              <w:pStyle w:val="GOSTTablenorm"/>
            </w:pPr>
            <w:r w:rsidRPr="001C2B07">
              <w:rPr>
                <w:lang w:val="en-US"/>
              </w:rPr>
              <w:t>R_</w:t>
            </w:r>
            <w:r w:rsidRPr="001C2B07">
              <w:t>AccNumber</w:t>
            </w:r>
          </w:p>
        </w:tc>
        <w:tc>
          <w:tcPr>
            <w:tcW w:w="1348" w:type="pct"/>
            <w:gridSpan w:val="2"/>
            <w:tcBorders>
              <w:top w:val="single" w:sz="4" w:space="0" w:color="auto"/>
              <w:left w:val="single" w:sz="4" w:space="0" w:color="auto"/>
              <w:bottom w:val="single" w:sz="4" w:space="0" w:color="auto"/>
              <w:right w:val="single" w:sz="4" w:space="0" w:color="auto"/>
            </w:tcBorders>
          </w:tcPr>
          <w:p w14:paraId="0AABFF36" w14:textId="77777777" w:rsidR="001C2B07" w:rsidRPr="001C2B07" w:rsidRDefault="001C2B07" w:rsidP="002B1D23">
            <w:pPr>
              <w:pStyle w:val="GOSTTablenorm"/>
            </w:pPr>
            <w:r w:rsidRPr="001C2B07">
              <w:t>-</w:t>
            </w:r>
          </w:p>
        </w:tc>
      </w:tr>
      <w:tr w:rsidR="001C2B07" w14:paraId="21BA2A1C" w14:textId="77777777" w:rsidTr="00711B7D">
        <w:tc>
          <w:tcPr>
            <w:tcW w:w="1125" w:type="pct"/>
            <w:tcBorders>
              <w:top w:val="single" w:sz="4" w:space="0" w:color="auto"/>
              <w:left w:val="single" w:sz="4" w:space="0" w:color="auto"/>
              <w:bottom w:val="single" w:sz="4" w:space="0" w:color="auto"/>
              <w:right w:val="single" w:sz="4" w:space="0" w:color="auto"/>
            </w:tcBorders>
          </w:tcPr>
          <w:p w14:paraId="277E2454" w14:textId="77777777" w:rsidR="001C2B07" w:rsidRPr="001C2B07" w:rsidRDefault="001C2B07" w:rsidP="002B1D23">
            <w:pPr>
              <w:pStyle w:val="GOSTTablenorm"/>
              <w:rPr>
                <w:szCs w:val="22"/>
              </w:rPr>
            </w:pPr>
            <w:r w:rsidRPr="001C2B07">
              <w:rPr>
                <w:szCs w:val="22"/>
              </w:rPr>
              <w:t>БС_КС_принимающего</w:t>
            </w:r>
          </w:p>
        </w:tc>
        <w:tc>
          <w:tcPr>
            <w:tcW w:w="273" w:type="pct"/>
            <w:tcBorders>
              <w:top w:val="single" w:sz="4" w:space="0" w:color="auto"/>
              <w:left w:val="single" w:sz="4" w:space="0" w:color="auto"/>
              <w:bottom w:val="single" w:sz="4" w:space="0" w:color="auto"/>
              <w:right w:val="single" w:sz="4" w:space="0" w:color="auto"/>
            </w:tcBorders>
          </w:tcPr>
          <w:p w14:paraId="2D4477FE" w14:textId="77777777" w:rsidR="001C2B07" w:rsidRPr="001C2B07" w:rsidRDefault="001C2B07" w:rsidP="002B1D23">
            <w:pPr>
              <w:pStyle w:val="GOSTTablenorm"/>
            </w:pPr>
            <w:r w:rsidRPr="001C2B07">
              <w:t>нет</w:t>
            </w:r>
          </w:p>
        </w:tc>
        <w:tc>
          <w:tcPr>
            <w:tcW w:w="1127" w:type="pct"/>
            <w:tcBorders>
              <w:top w:val="single" w:sz="4" w:space="0" w:color="auto"/>
              <w:left w:val="single" w:sz="4" w:space="0" w:color="auto"/>
              <w:bottom w:val="single" w:sz="4" w:space="0" w:color="auto"/>
              <w:right w:val="single" w:sz="4" w:space="0" w:color="auto"/>
            </w:tcBorders>
          </w:tcPr>
          <w:p w14:paraId="36BC1E12" w14:textId="77777777" w:rsidR="001C2B07" w:rsidRPr="001C2B07" w:rsidRDefault="001C2B07" w:rsidP="002B1D23">
            <w:pPr>
              <w:pStyle w:val="GOSTTablenorm"/>
            </w:pPr>
            <w:r w:rsidRPr="001C2B07">
              <w:t>Казначейский счет принимающего</w:t>
            </w:r>
          </w:p>
        </w:tc>
        <w:tc>
          <w:tcPr>
            <w:tcW w:w="1127" w:type="pct"/>
            <w:gridSpan w:val="2"/>
            <w:tcBorders>
              <w:top w:val="single" w:sz="4" w:space="0" w:color="auto"/>
              <w:left w:val="single" w:sz="4" w:space="0" w:color="auto"/>
              <w:bottom w:val="single" w:sz="4" w:space="0" w:color="auto"/>
              <w:right w:val="single" w:sz="4" w:space="0" w:color="auto"/>
            </w:tcBorders>
          </w:tcPr>
          <w:p w14:paraId="69DA675D" w14:textId="77777777" w:rsidR="001C2B07" w:rsidRPr="001C2B07" w:rsidRDefault="001C2B07" w:rsidP="002B1D23">
            <w:pPr>
              <w:pStyle w:val="GOSTTablenorm"/>
              <w:rPr>
                <w:lang w:val="en-US"/>
              </w:rPr>
            </w:pPr>
            <w:r w:rsidRPr="001C2B07">
              <w:rPr>
                <w:lang w:val="en-US"/>
              </w:rPr>
              <w:t>P_</w:t>
            </w:r>
            <w:r w:rsidRPr="001C2B07">
              <w:t>AccNumber</w:t>
            </w:r>
          </w:p>
        </w:tc>
        <w:tc>
          <w:tcPr>
            <w:tcW w:w="1348" w:type="pct"/>
            <w:gridSpan w:val="2"/>
            <w:tcBorders>
              <w:top w:val="single" w:sz="4" w:space="0" w:color="auto"/>
              <w:left w:val="single" w:sz="4" w:space="0" w:color="auto"/>
              <w:bottom w:val="single" w:sz="4" w:space="0" w:color="auto"/>
              <w:right w:val="single" w:sz="4" w:space="0" w:color="auto"/>
            </w:tcBorders>
          </w:tcPr>
          <w:p w14:paraId="7ABC37EB" w14:textId="77777777" w:rsidR="001C2B07" w:rsidRPr="001C2B07" w:rsidRDefault="001C2B07" w:rsidP="002B1D23">
            <w:pPr>
              <w:pStyle w:val="GOSTTablenorm"/>
            </w:pPr>
            <w:r w:rsidRPr="001C2B07">
              <w:t>-</w:t>
            </w:r>
          </w:p>
        </w:tc>
      </w:tr>
      <w:tr w:rsidR="001C2B07" w:rsidRPr="00E962C4" w14:paraId="6DBA7D1B" w14:textId="77777777" w:rsidTr="00711B7D">
        <w:tc>
          <w:tcPr>
            <w:tcW w:w="1125" w:type="pct"/>
            <w:tcBorders>
              <w:top w:val="single" w:sz="4" w:space="0" w:color="auto"/>
              <w:left w:val="single" w:sz="4" w:space="0" w:color="auto"/>
              <w:bottom w:val="single" w:sz="4" w:space="0" w:color="auto"/>
              <w:right w:val="single" w:sz="4" w:space="0" w:color="auto"/>
            </w:tcBorders>
          </w:tcPr>
          <w:p w14:paraId="7DEE31D6" w14:textId="77777777" w:rsidR="001C2B07" w:rsidRPr="001C2B07" w:rsidRDefault="001C2B07" w:rsidP="002B1D23">
            <w:pPr>
              <w:pStyle w:val="GOSTTablenorm"/>
            </w:pPr>
            <w:r w:rsidRPr="001C2B07">
              <w:rPr>
                <w:szCs w:val="22"/>
              </w:rPr>
              <w:t>ОКТМО_КС_передающий</w:t>
            </w:r>
          </w:p>
        </w:tc>
        <w:tc>
          <w:tcPr>
            <w:tcW w:w="273" w:type="pct"/>
            <w:tcBorders>
              <w:top w:val="single" w:sz="4" w:space="0" w:color="auto"/>
              <w:left w:val="single" w:sz="4" w:space="0" w:color="auto"/>
              <w:bottom w:val="single" w:sz="4" w:space="0" w:color="auto"/>
              <w:right w:val="single" w:sz="4" w:space="0" w:color="auto"/>
            </w:tcBorders>
          </w:tcPr>
          <w:p w14:paraId="35FACB64" w14:textId="77777777" w:rsidR="001C2B07" w:rsidRPr="001C2B07" w:rsidRDefault="001C2B07" w:rsidP="002B1D23">
            <w:pPr>
              <w:pStyle w:val="GOSTTablenorm"/>
            </w:pPr>
            <w:r w:rsidRPr="001C2B07">
              <w:t>да</w:t>
            </w:r>
          </w:p>
        </w:tc>
        <w:tc>
          <w:tcPr>
            <w:tcW w:w="1127" w:type="pct"/>
            <w:tcBorders>
              <w:top w:val="single" w:sz="4" w:space="0" w:color="auto"/>
              <w:left w:val="single" w:sz="4" w:space="0" w:color="auto"/>
              <w:bottom w:val="single" w:sz="4" w:space="0" w:color="auto"/>
              <w:right w:val="single" w:sz="4" w:space="0" w:color="auto"/>
            </w:tcBorders>
          </w:tcPr>
          <w:p w14:paraId="71597D7D" w14:textId="77777777" w:rsidR="001C2B07" w:rsidRPr="001C2B07" w:rsidRDefault="001C2B07" w:rsidP="002B1D23">
            <w:pPr>
              <w:pStyle w:val="GOSTTablenorm"/>
            </w:pPr>
            <w:r w:rsidRPr="001C2B07">
              <w:t>Код по ОКТМО публично-правового образования передающего</w:t>
            </w:r>
          </w:p>
        </w:tc>
        <w:tc>
          <w:tcPr>
            <w:tcW w:w="1127" w:type="pct"/>
            <w:gridSpan w:val="2"/>
            <w:tcBorders>
              <w:top w:val="single" w:sz="4" w:space="0" w:color="auto"/>
              <w:left w:val="single" w:sz="4" w:space="0" w:color="auto"/>
              <w:bottom w:val="single" w:sz="4" w:space="0" w:color="auto"/>
              <w:right w:val="single" w:sz="4" w:space="0" w:color="auto"/>
            </w:tcBorders>
          </w:tcPr>
          <w:p w14:paraId="11300D2A" w14:textId="77777777" w:rsidR="001C2B07" w:rsidRPr="001C2B07" w:rsidRDefault="001C2B07" w:rsidP="002B1D23">
            <w:pPr>
              <w:pStyle w:val="GOSTTablenorm"/>
            </w:pPr>
            <w:r w:rsidRPr="001C2B07">
              <w:rPr>
                <w:lang w:val="en-US"/>
              </w:rPr>
              <w:t>R_</w:t>
            </w:r>
            <w:r w:rsidRPr="001C2B07">
              <w:t>AccNumber</w:t>
            </w:r>
          </w:p>
        </w:tc>
        <w:tc>
          <w:tcPr>
            <w:tcW w:w="1348" w:type="pct"/>
            <w:gridSpan w:val="2"/>
            <w:tcBorders>
              <w:top w:val="single" w:sz="4" w:space="0" w:color="auto"/>
              <w:left w:val="single" w:sz="4" w:space="0" w:color="auto"/>
              <w:bottom w:val="single" w:sz="4" w:space="0" w:color="auto"/>
              <w:right w:val="single" w:sz="4" w:space="0" w:color="auto"/>
            </w:tcBorders>
          </w:tcPr>
          <w:p w14:paraId="7B75B555" w14:textId="77777777" w:rsidR="001C2B07" w:rsidRPr="001C2B07" w:rsidRDefault="001C2B07" w:rsidP="002B1D23">
            <w:pPr>
              <w:pStyle w:val="GOSTTablenorm"/>
            </w:pPr>
            <w:r w:rsidRPr="001C2B07">
              <w:t>Указываются 9-16 разряды номера КС передающего</w:t>
            </w:r>
          </w:p>
        </w:tc>
      </w:tr>
      <w:tr w:rsidR="001C2B07" w14:paraId="7DC30378" w14:textId="77777777" w:rsidTr="00711B7D">
        <w:tc>
          <w:tcPr>
            <w:tcW w:w="1125" w:type="pct"/>
            <w:tcBorders>
              <w:top w:val="single" w:sz="4" w:space="0" w:color="auto"/>
              <w:left w:val="single" w:sz="4" w:space="0" w:color="auto"/>
              <w:bottom w:val="single" w:sz="4" w:space="0" w:color="auto"/>
              <w:right w:val="single" w:sz="4" w:space="0" w:color="auto"/>
            </w:tcBorders>
          </w:tcPr>
          <w:p w14:paraId="265E5F22" w14:textId="77777777" w:rsidR="001C2B07" w:rsidRPr="001C2B07" w:rsidRDefault="001C2B07" w:rsidP="002B1D23">
            <w:pPr>
              <w:pStyle w:val="GOSTTablenorm"/>
              <w:rPr>
                <w:color w:val="FF0000"/>
              </w:rPr>
            </w:pPr>
            <w:r w:rsidRPr="001C2B07">
              <w:rPr>
                <w:szCs w:val="22"/>
              </w:rPr>
              <w:t>ОКТМО_КС_принимающий</w:t>
            </w:r>
          </w:p>
        </w:tc>
        <w:tc>
          <w:tcPr>
            <w:tcW w:w="273" w:type="pct"/>
            <w:tcBorders>
              <w:top w:val="single" w:sz="4" w:space="0" w:color="auto"/>
              <w:left w:val="single" w:sz="4" w:space="0" w:color="auto"/>
              <w:bottom w:val="single" w:sz="4" w:space="0" w:color="auto"/>
              <w:right w:val="single" w:sz="4" w:space="0" w:color="auto"/>
            </w:tcBorders>
          </w:tcPr>
          <w:p w14:paraId="0D746B9A" w14:textId="77777777" w:rsidR="001C2B07" w:rsidRPr="001C2B07" w:rsidRDefault="001C2B07" w:rsidP="002B1D23">
            <w:pPr>
              <w:pStyle w:val="GOSTTablenorm"/>
            </w:pPr>
            <w:r w:rsidRPr="001C2B07">
              <w:t>да</w:t>
            </w:r>
          </w:p>
        </w:tc>
        <w:tc>
          <w:tcPr>
            <w:tcW w:w="1127" w:type="pct"/>
            <w:tcBorders>
              <w:top w:val="single" w:sz="4" w:space="0" w:color="auto"/>
              <w:left w:val="single" w:sz="4" w:space="0" w:color="auto"/>
              <w:bottom w:val="single" w:sz="4" w:space="0" w:color="auto"/>
              <w:right w:val="single" w:sz="4" w:space="0" w:color="auto"/>
            </w:tcBorders>
          </w:tcPr>
          <w:p w14:paraId="4650BB07" w14:textId="77777777" w:rsidR="001C2B07" w:rsidRPr="001C2B07" w:rsidRDefault="001C2B07" w:rsidP="002B1D23">
            <w:pPr>
              <w:pStyle w:val="GOSTTablenorm"/>
              <w:rPr>
                <w:lang w:eastAsia="en-US"/>
              </w:rPr>
            </w:pPr>
            <w:r w:rsidRPr="001C2B07">
              <w:t>Код по ОКТМО публично-правового образования принимающего</w:t>
            </w:r>
          </w:p>
        </w:tc>
        <w:tc>
          <w:tcPr>
            <w:tcW w:w="1127" w:type="pct"/>
            <w:gridSpan w:val="2"/>
            <w:tcBorders>
              <w:top w:val="single" w:sz="4" w:space="0" w:color="auto"/>
              <w:left w:val="single" w:sz="4" w:space="0" w:color="auto"/>
              <w:bottom w:val="single" w:sz="4" w:space="0" w:color="auto"/>
              <w:right w:val="single" w:sz="4" w:space="0" w:color="auto"/>
            </w:tcBorders>
          </w:tcPr>
          <w:p w14:paraId="2223CB58" w14:textId="77777777" w:rsidR="001C2B07" w:rsidRPr="001C2B07" w:rsidRDefault="001C2B07" w:rsidP="002B1D23">
            <w:pPr>
              <w:pStyle w:val="GOSTTablenorm"/>
            </w:pPr>
            <w:r w:rsidRPr="001C2B07">
              <w:rPr>
                <w:lang w:val="en-US"/>
              </w:rPr>
              <w:t>P_</w:t>
            </w:r>
            <w:r w:rsidRPr="001C2B07">
              <w:t>AccNumber</w:t>
            </w:r>
          </w:p>
        </w:tc>
        <w:tc>
          <w:tcPr>
            <w:tcW w:w="1348" w:type="pct"/>
            <w:gridSpan w:val="2"/>
            <w:tcBorders>
              <w:top w:val="single" w:sz="4" w:space="0" w:color="auto"/>
              <w:left w:val="single" w:sz="4" w:space="0" w:color="auto"/>
              <w:bottom w:val="single" w:sz="4" w:space="0" w:color="auto"/>
              <w:right w:val="single" w:sz="4" w:space="0" w:color="auto"/>
            </w:tcBorders>
          </w:tcPr>
          <w:p w14:paraId="523CB39A" w14:textId="77777777" w:rsidR="001C2B07" w:rsidRPr="001C2B07" w:rsidRDefault="001C2B07" w:rsidP="002B1D23">
            <w:pPr>
              <w:pStyle w:val="GOSTTablenorm"/>
            </w:pPr>
            <w:r w:rsidRPr="001C2B07">
              <w:t>Указываются 9-16 разряды номера КС принимающего</w:t>
            </w:r>
          </w:p>
        </w:tc>
      </w:tr>
      <w:tr w:rsidR="001C2B07" w:rsidRPr="00E962C4" w14:paraId="58DEE0AB" w14:textId="77777777" w:rsidTr="00711B7D">
        <w:tc>
          <w:tcPr>
            <w:tcW w:w="1125" w:type="pct"/>
            <w:tcBorders>
              <w:top w:val="single" w:sz="4" w:space="0" w:color="auto"/>
              <w:left w:val="single" w:sz="4" w:space="0" w:color="auto"/>
              <w:bottom w:val="single" w:sz="4" w:space="0" w:color="auto"/>
              <w:right w:val="single" w:sz="4" w:space="0" w:color="auto"/>
            </w:tcBorders>
          </w:tcPr>
          <w:p w14:paraId="3D68FB58" w14:textId="77777777" w:rsidR="001C2B07" w:rsidRPr="001C2B07" w:rsidRDefault="001C2B07" w:rsidP="002B1D23">
            <w:pPr>
              <w:pStyle w:val="GOSTTablenorm"/>
              <w:rPr>
                <w:color w:val="000000" w:themeColor="text1"/>
              </w:rPr>
            </w:pPr>
            <w:r w:rsidRPr="001C2B07">
              <w:t>ТОФК_КС_передающий</w:t>
            </w:r>
          </w:p>
        </w:tc>
        <w:tc>
          <w:tcPr>
            <w:tcW w:w="273" w:type="pct"/>
            <w:tcBorders>
              <w:top w:val="single" w:sz="4" w:space="0" w:color="auto"/>
              <w:left w:val="single" w:sz="4" w:space="0" w:color="auto"/>
              <w:bottom w:val="single" w:sz="4" w:space="0" w:color="auto"/>
              <w:right w:val="single" w:sz="4" w:space="0" w:color="auto"/>
            </w:tcBorders>
          </w:tcPr>
          <w:p w14:paraId="7F7F3668" w14:textId="77777777" w:rsidR="001C2B07" w:rsidRPr="001C2B07" w:rsidRDefault="001C2B07" w:rsidP="002B1D23">
            <w:pPr>
              <w:pStyle w:val="GOSTTablenorm"/>
            </w:pPr>
            <w:r w:rsidRPr="001C2B07">
              <w:t>да</w:t>
            </w:r>
          </w:p>
        </w:tc>
        <w:tc>
          <w:tcPr>
            <w:tcW w:w="1127" w:type="pct"/>
            <w:tcBorders>
              <w:top w:val="single" w:sz="4" w:space="0" w:color="auto"/>
              <w:left w:val="single" w:sz="4" w:space="0" w:color="auto"/>
              <w:bottom w:val="single" w:sz="4" w:space="0" w:color="auto"/>
              <w:right w:val="single" w:sz="4" w:space="0" w:color="auto"/>
            </w:tcBorders>
          </w:tcPr>
          <w:p w14:paraId="4E573302" w14:textId="77777777" w:rsidR="001C2B07" w:rsidRPr="001C2B07" w:rsidRDefault="001C2B07" w:rsidP="002B1D23">
            <w:pPr>
              <w:pStyle w:val="GOSTTablenorm"/>
              <w:rPr>
                <w:lang w:eastAsia="en-US"/>
              </w:rPr>
            </w:pPr>
            <w:r w:rsidRPr="001C2B07">
              <w:t>Код ТОФК по КС передающего (2-значный)</w:t>
            </w:r>
          </w:p>
        </w:tc>
        <w:tc>
          <w:tcPr>
            <w:tcW w:w="1127" w:type="pct"/>
            <w:gridSpan w:val="2"/>
            <w:tcBorders>
              <w:top w:val="single" w:sz="4" w:space="0" w:color="auto"/>
              <w:left w:val="single" w:sz="4" w:space="0" w:color="auto"/>
              <w:bottom w:val="single" w:sz="4" w:space="0" w:color="auto"/>
              <w:right w:val="single" w:sz="4" w:space="0" w:color="auto"/>
            </w:tcBorders>
          </w:tcPr>
          <w:p w14:paraId="024CBE0E" w14:textId="77777777" w:rsidR="001C2B07" w:rsidRPr="001C2B07" w:rsidRDefault="001C2B07" w:rsidP="002B1D23">
            <w:pPr>
              <w:pStyle w:val="GOSTTablenorm"/>
              <w:rPr>
                <w:lang w:val="en-US"/>
              </w:rPr>
            </w:pPr>
            <w:r w:rsidRPr="001C2B07">
              <w:rPr>
                <w:lang w:val="en-US"/>
              </w:rPr>
              <w:t>R_</w:t>
            </w:r>
            <w:r w:rsidRPr="001C2B07">
              <w:t>AccNumber</w:t>
            </w:r>
          </w:p>
        </w:tc>
        <w:tc>
          <w:tcPr>
            <w:tcW w:w="1348" w:type="pct"/>
            <w:gridSpan w:val="2"/>
            <w:tcBorders>
              <w:top w:val="single" w:sz="4" w:space="0" w:color="auto"/>
              <w:left w:val="single" w:sz="4" w:space="0" w:color="auto"/>
              <w:bottom w:val="single" w:sz="4" w:space="0" w:color="auto"/>
              <w:right w:val="single" w:sz="4" w:space="0" w:color="auto"/>
            </w:tcBorders>
          </w:tcPr>
          <w:p w14:paraId="5523C8E5" w14:textId="77777777" w:rsidR="001C2B07" w:rsidRPr="001C2B07" w:rsidRDefault="001C2B07" w:rsidP="002B1D23">
            <w:pPr>
              <w:pStyle w:val="GOSTTablenorm"/>
            </w:pPr>
            <w:r w:rsidRPr="001C2B07">
              <w:t>Указываются 17-18 разряды номера КС передающего</w:t>
            </w:r>
          </w:p>
        </w:tc>
      </w:tr>
      <w:tr w:rsidR="001C2B07" w14:paraId="422F9CD2" w14:textId="77777777" w:rsidTr="00711B7D">
        <w:tc>
          <w:tcPr>
            <w:tcW w:w="1125" w:type="pct"/>
            <w:tcBorders>
              <w:top w:val="single" w:sz="4" w:space="0" w:color="auto"/>
              <w:left w:val="single" w:sz="4" w:space="0" w:color="auto"/>
              <w:bottom w:val="single" w:sz="4" w:space="0" w:color="auto"/>
              <w:right w:val="single" w:sz="4" w:space="0" w:color="auto"/>
            </w:tcBorders>
          </w:tcPr>
          <w:p w14:paraId="795DEB0A" w14:textId="77777777" w:rsidR="001C2B07" w:rsidRPr="001C2B07" w:rsidRDefault="001C2B07" w:rsidP="002B1D23">
            <w:pPr>
              <w:pStyle w:val="GOSTTablenorm"/>
            </w:pPr>
            <w:r w:rsidRPr="001C2B07">
              <w:t>ТОФК_КС_принимающий</w:t>
            </w:r>
          </w:p>
        </w:tc>
        <w:tc>
          <w:tcPr>
            <w:tcW w:w="273" w:type="pct"/>
            <w:tcBorders>
              <w:top w:val="single" w:sz="4" w:space="0" w:color="auto"/>
              <w:left w:val="single" w:sz="4" w:space="0" w:color="auto"/>
              <w:bottom w:val="single" w:sz="4" w:space="0" w:color="auto"/>
              <w:right w:val="single" w:sz="4" w:space="0" w:color="auto"/>
            </w:tcBorders>
          </w:tcPr>
          <w:p w14:paraId="230EE68E" w14:textId="77777777" w:rsidR="001C2B07" w:rsidRPr="001C2B07" w:rsidRDefault="001C2B07" w:rsidP="002B1D23">
            <w:pPr>
              <w:pStyle w:val="GOSTTablenorm"/>
            </w:pPr>
            <w:r w:rsidRPr="001C2B07">
              <w:t>да</w:t>
            </w:r>
          </w:p>
        </w:tc>
        <w:tc>
          <w:tcPr>
            <w:tcW w:w="1127" w:type="pct"/>
            <w:tcBorders>
              <w:top w:val="single" w:sz="4" w:space="0" w:color="auto"/>
              <w:left w:val="single" w:sz="4" w:space="0" w:color="auto"/>
              <w:bottom w:val="single" w:sz="4" w:space="0" w:color="auto"/>
              <w:right w:val="single" w:sz="4" w:space="0" w:color="auto"/>
            </w:tcBorders>
          </w:tcPr>
          <w:p w14:paraId="0DAF9C3F" w14:textId="77777777" w:rsidR="001C2B07" w:rsidRPr="001C2B07" w:rsidRDefault="001C2B07" w:rsidP="002B1D23">
            <w:pPr>
              <w:pStyle w:val="GOSTTablenorm"/>
            </w:pPr>
            <w:r w:rsidRPr="001C2B07">
              <w:t>Код ТОФК по КС принимающего (2-значный)</w:t>
            </w:r>
          </w:p>
        </w:tc>
        <w:tc>
          <w:tcPr>
            <w:tcW w:w="1127" w:type="pct"/>
            <w:gridSpan w:val="2"/>
            <w:tcBorders>
              <w:top w:val="single" w:sz="4" w:space="0" w:color="auto"/>
              <w:left w:val="single" w:sz="4" w:space="0" w:color="auto"/>
              <w:bottom w:val="single" w:sz="4" w:space="0" w:color="auto"/>
              <w:right w:val="single" w:sz="4" w:space="0" w:color="auto"/>
            </w:tcBorders>
          </w:tcPr>
          <w:p w14:paraId="2509DB61" w14:textId="77777777" w:rsidR="001C2B07" w:rsidRPr="001C2B07" w:rsidRDefault="001C2B07" w:rsidP="002B1D23">
            <w:pPr>
              <w:pStyle w:val="GOSTTablenorm"/>
            </w:pPr>
            <w:r w:rsidRPr="001C2B07">
              <w:rPr>
                <w:lang w:val="en-US"/>
              </w:rPr>
              <w:t>P_</w:t>
            </w:r>
            <w:r w:rsidRPr="001C2B07">
              <w:t>AccNumber</w:t>
            </w:r>
          </w:p>
        </w:tc>
        <w:tc>
          <w:tcPr>
            <w:tcW w:w="1348" w:type="pct"/>
            <w:gridSpan w:val="2"/>
            <w:tcBorders>
              <w:top w:val="single" w:sz="4" w:space="0" w:color="auto"/>
              <w:left w:val="single" w:sz="4" w:space="0" w:color="auto"/>
              <w:bottom w:val="single" w:sz="4" w:space="0" w:color="auto"/>
              <w:right w:val="single" w:sz="4" w:space="0" w:color="auto"/>
            </w:tcBorders>
          </w:tcPr>
          <w:p w14:paraId="0631DE73" w14:textId="77777777" w:rsidR="001C2B07" w:rsidRPr="001C2B07" w:rsidRDefault="001C2B07" w:rsidP="002B1D23">
            <w:pPr>
              <w:pStyle w:val="GOSTTablenorm"/>
            </w:pPr>
            <w:r w:rsidRPr="001C2B07">
              <w:t>Указываются 17-18 разряды номера КС принимающего</w:t>
            </w:r>
          </w:p>
        </w:tc>
      </w:tr>
      <w:tr w:rsidR="001C2B07" w:rsidRPr="00E962C4" w14:paraId="1D95B3F9" w14:textId="77777777" w:rsidTr="00711B7D">
        <w:tc>
          <w:tcPr>
            <w:tcW w:w="1125" w:type="pct"/>
            <w:tcBorders>
              <w:top w:val="single" w:sz="4" w:space="0" w:color="auto"/>
              <w:left w:val="single" w:sz="4" w:space="0" w:color="auto"/>
              <w:bottom w:val="single" w:sz="4" w:space="0" w:color="auto"/>
              <w:right w:val="single" w:sz="4" w:space="0" w:color="auto"/>
            </w:tcBorders>
          </w:tcPr>
          <w:p w14:paraId="37A00339" w14:textId="77777777" w:rsidR="001C2B07" w:rsidRPr="001C2B07" w:rsidRDefault="001C2B07" w:rsidP="002B1D23">
            <w:pPr>
              <w:pStyle w:val="GOSTTablenorm"/>
              <w:rPr>
                <w:color w:val="000000" w:themeColor="text1"/>
              </w:rPr>
            </w:pPr>
            <w:r w:rsidRPr="001C2B07">
              <w:rPr>
                <w:szCs w:val="22"/>
              </w:rPr>
              <w:t>Порядк_номер_КС_передающий</w:t>
            </w:r>
          </w:p>
        </w:tc>
        <w:tc>
          <w:tcPr>
            <w:tcW w:w="273" w:type="pct"/>
            <w:tcBorders>
              <w:top w:val="single" w:sz="4" w:space="0" w:color="auto"/>
              <w:left w:val="single" w:sz="4" w:space="0" w:color="auto"/>
              <w:bottom w:val="single" w:sz="4" w:space="0" w:color="auto"/>
              <w:right w:val="single" w:sz="4" w:space="0" w:color="auto"/>
            </w:tcBorders>
          </w:tcPr>
          <w:p w14:paraId="10A880DF" w14:textId="77777777" w:rsidR="001C2B07" w:rsidRPr="001C2B07" w:rsidRDefault="001C2B07" w:rsidP="002B1D23">
            <w:pPr>
              <w:pStyle w:val="GOSTTablenorm"/>
            </w:pPr>
            <w:r w:rsidRPr="001C2B07">
              <w:t>да</w:t>
            </w:r>
          </w:p>
        </w:tc>
        <w:tc>
          <w:tcPr>
            <w:tcW w:w="1127" w:type="pct"/>
            <w:tcBorders>
              <w:top w:val="single" w:sz="4" w:space="0" w:color="auto"/>
              <w:left w:val="single" w:sz="4" w:space="0" w:color="auto"/>
              <w:bottom w:val="single" w:sz="4" w:space="0" w:color="auto"/>
              <w:right w:val="single" w:sz="4" w:space="0" w:color="auto"/>
            </w:tcBorders>
          </w:tcPr>
          <w:p w14:paraId="4C4F4808" w14:textId="4579FEF9" w:rsidR="001C2B07" w:rsidRPr="00667894" w:rsidRDefault="001C2B07" w:rsidP="00667894">
            <w:pPr>
              <w:pStyle w:val="GOSTTablenorm"/>
              <w:rPr>
                <w:szCs w:val="22"/>
              </w:rPr>
            </w:pPr>
            <w:r w:rsidRPr="001C2B07">
              <w:rPr>
                <w:szCs w:val="22"/>
              </w:rPr>
              <w:t>П</w:t>
            </w:r>
            <w:r w:rsidR="00667894">
              <w:rPr>
                <w:szCs w:val="22"/>
              </w:rPr>
              <w:t>орядковый номер КС передающего</w:t>
            </w:r>
          </w:p>
        </w:tc>
        <w:tc>
          <w:tcPr>
            <w:tcW w:w="1127" w:type="pct"/>
            <w:gridSpan w:val="2"/>
            <w:tcBorders>
              <w:top w:val="single" w:sz="4" w:space="0" w:color="auto"/>
              <w:left w:val="single" w:sz="4" w:space="0" w:color="auto"/>
              <w:bottom w:val="single" w:sz="4" w:space="0" w:color="auto"/>
              <w:right w:val="single" w:sz="4" w:space="0" w:color="auto"/>
            </w:tcBorders>
          </w:tcPr>
          <w:p w14:paraId="188B43BC" w14:textId="77777777" w:rsidR="001C2B07" w:rsidRPr="001C2B07" w:rsidRDefault="001C2B07" w:rsidP="002B1D23">
            <w:pPr>
              <w:pStyle w:val="GOSTTablenorm"/>
              <w:rPr>
                <w:lang w:val="en-US"/>
              </w:rPr>
            </w:pPr>
            <w:r w:rsidRPr="001C2B07">
              <w:rPr>
                <w:lang w:val="en-US"/>
              </w:rPr>
              <w:t>R_</w:t>
            </w:r>
            <w:r w:rsidRPr="001C2B07">
              <w:t>AccNumber</w:t>
            </w:r>
          </w:p>
        </w:tc>
        <w:tc>
          <w:tcPr>
            <w:tcW w:w="1348" w:type="pct"/>
            <w:gridSpan w:val="2"/>
            <w:tcBorders>
              <w:top w:val="single" w:sz="4" w:space="0" w:color="auto"/>
              <w:left w:val="single" w:sz="4" w:space="0" w:color="auto"/>
              <w:bottom w:val="single" w:sz="4" w:space="0" w:color="auto"/>
              <w:right w:val="single" w:sz="4" w:space="0" w:color="auto"/>
            </w:tcBorders>
          </w:tcPr>
          <w:p w14:paraId="3DE5F405" w14:textId="77777777" w:rsidR="001C2B07" w:rsidRDefault="001C2B07" w:rsidP="002B1D23">
            <w:pPr>
              <w:pStyle w:val="GOSTTablenorm"/>
              <w:rPr>
                <w:szCs w:val="22"/>
              </w:rPr>
            </w:pPr>
            <w:r w:rsidRPr="001C2B07">
              <w:rPr>
                <w:szCs w:val="22"/>
              </w:rPr>
              <w:t>Указываются 19-20 разряды номера КС передающего</w:t>
            </w:r>
            <w:r w:rsidR="00667894">
              <w:rPr>
                <w:szCs w:val="22"/>
              </w:rPr>
              <w:t>.</w:t>
            </w:r>
          </w:p>
          <w:p w14:paraId="31B23B32" w14:textId="373235AF" w:rsidR="00667894" w:rsidRPr="001C2B07" w:rsidRDefault="00667894" w:rsidP="00667894">
            <w:pPr>
              <w:pStyle w:val="GOSTTablenorm"/>
              <w:rPr>
                <w:szCs w:val="22"/>
              </w:rPr>
            </w:pPr>
            <w:r w:rsidRPr="001C2B07">
              <w:rPr>
                <w:lang w:eastAsia="en-US"/>
              </w:rPr>
              <w:t>Порядковый номер КС для отражения в аналитическом признаке</w:t>
            </w:r>
          </w:p>
        </w:tc>
      </w:tr>
      <w:tr w:rsidR="001C2B07" w14:paraId="2F953D19" w14:textId="77777777" w:rsidTr="00711B7D">
        <w:tc>
          <w:tcPr>
            <w:tcW w:w="1125" w:type="pct"/>
            <w:tcBorders>
              <w:top w:val="single" w:sz="4" w:space="0" w:color="auto"/>
              <w:left w:val="single" w:sz="4" w:space="0" w:color="auto"/>
              <w:bottom w:val="single" w:sz="4" w:space="0" w:color="auto"/>
              <w:right w:val="single" w:sz="4" w:space="0" w:color="auto"/>
            </w:tcBorders>
          </w:tcPr>
          <w:p w14:paraId="132623E3" w14:textId="77777777" w:rsidR="001C2B07" w:rsidRPr="001C2B07" w:rsidRDefault="001C2B07" w:rsidP="002B1D23">
            <w:pPr>
              <w:pStyle w:val="GOSTTablenorm"/>
              <w:rPr>
                <w:color w:val="000000" w:themeColor="text1"/>
              </w:rPr>
            </w:pPr>
            <w:r w:rsidRPr="001C2B07">
              <w:rPr>
                <w:szCs w:val="22"/>
              </w:rPr>
              <w:t>Порядк_номер_КС_принимающий</w:t>
            </w:r>
          </w:p>
        </w:tc>
        <w:tc>
          <w:tcPr>
            <w:tcW w:w="273" w:type="pct"/>
            <w:tcBorders>
              <w:top w:val="single" w:sz="4" w:space="0" w:color="auto"/>
              <w:left w:val="single" w:sz="4" w:space="0" w:color="auto"/>
              <w:bottom w:val="single" w:sz="4" w:space="0" w:color="auto"/>
              <w:right w:val="single" w:sz="4" w:space="0" w:color="auto"/>
            </w:tcBorders>
          </w:tcPr>
          <w:p w14:paraId="393B796E" w14:textId="77777777" w:rsidR="001C2B07" w:rsidRPr="001C2B07" w:rsidRDefault="001C2B07" w:rsidP="002B1D23">
            <w:pPr>
              <w:pStyle w:val="GOSTTablenorm"/>
            </w:pPr>
            <w:r w:rsidRPr="001C2B07">
              <w:t>да</w:t>
            </w:r>
          </w:p>
        </w:tc>
        <w:tc>
          <w:tcPr>
            <w:tcW w:w="1127" w:type="pct"/>
            <w:tcBorders>
              <w:top w:val="single" w:sz="4" w:space="0" w:color="auto"/>
              <w:left w:val="single" w:sz="4" w:space="0" w:color="auto"/>
              <w:bottom w:val="single" w:sz="4" w:space="0" w:color="auto"/>
              <w:right w:val="single" w:sz="4" w:space="0" w:color="auto"/>
            </w:tcBorders>
          </w:tcPr>
          <w:p w14:paraId="6FB77DC9" w14:textId="66F162B5" w:rsidR="001C2B07" w:rsidRPr="00667894" w:rsidRDefault="001C2B07" w:rsidP="00667894">
            <w:pPr>
              <w:pStyle w:val="GOSTTablenorm"/>
              <w:rPr>
                <w:szCs w:val="22"/>
              </w:rPr>
            </w:pPr>
            <w:r w:rsidRPr="001C2B07">
              <w:rPr>
                <w:szCs w:val="22"/>
              </w:rPr>
              <w:t>По</w:t>
            </w:r>
            <w:r w:rsidR="00667894">
              <w:rPr>
                <w:szCs w:val="22"/>
              </w:rPr>
              <w:t>рядковый номер КС принимающего</w:t>
            </w:r>
          </w:p>
        </w:tc>
        <w:tc>
          <w:tcPr>
            <w:tcW w:w="1127" w:type="pct"/>
            <w:gridSpan w:val="2"/>
            <w:tcBorders>
              <w:top w:val="single" w:sz="4" w:space="0" w:color="auto"/>
              <w:left w:val="single" w:sz="4" w:space="0" w:color="auto"/>
              <w:bottom w:val="single" w:sz="4" w:space="0" w:color="auto"/>
              <w:right w:val="single" w:sz="4" w:space="0" w:color="auto"/>
            </w:tcBorders>
          </w:tcPr>
          <w:p w14:paraId="6D618AB1" w14:textId="77777777" w:rsidR="001C2B07" w:rsidRPr="001C2B07" w:rsidRDefault="001C2B07" w:rsidP="002B1D23">
            <w:pPr>
              <w:pStyle w:val="GOSTTablenorm"/>
              <w:rPr>
                <w:lang w:val="en-US"/>
              </w:rPr>
            </w:pPr>
            <w:r w:rsidRPr="001C2B07">
              <w:rPr>
                <w:lang w:val="en-US"/>
              </w:rPr>
              <w:t>P_</w:t>
            </w:r>
            <w:r w:rsidRPr="001C2B07">
              <w:t>AccNumber</w:t>
            </w:r>
          </w:p>
        </w:tc>
        <w:tc>
          <w:tcPr>
            <w:tcW w:w="1348" w:type="pct"/>
            <w:gridSpan w:val="2"/>
            <w:tcBorders>
              <w:top w:val="single" w:sz="4" w:space="0" w:color="auto"/>
              <w:left w:val="single" w:sz="4" w:space="0" w:color="auto"/>
              <w:bottom w:val="single" w:sz="4" w:space="0" w:color="auto"/>
              <w:right w:val="single" w:sz="4" w:space="0" w:color="auto"/>
            </w:tcBorders>
          </w:tcPr>
          <w:p w14:paraId="5212A01C" w14:textId="77777777" w:rsidR="001C2B07" w:rsidRPr="001C2B07" w:rsidRDefault="001C2B07" w:rsidP="002B1D23">
            <w:pPr>
              <w:pStyle w:val="GOSTTablenorm"/>
            </w:pPr>
            <w:r w:rsidRPr="001C2B07">
              <w:rPr>
                <w:szCs w:val="22"/>
              </w:rPr>
              <w:t>Указываются 19-20 разряды номера КС принимающего</w:t>
            </w:r>
          </w:p>
        </w:tc>
      </w:tr>
      <w:tr w:rsidR="001C2B07" w:rsidRPr="00E962C4" w14:paraId="6530E7C1" w14:textId="77777777" w:rsidTr="00711B7D">
        <w:tc>
          <w:tcPr>
            <w:tcW w:w="1125" w:type="pct"/>
            <w:tcBorders>
              <w:top w:val="single" w:sz="4" w:space="0" w:color="auto"/>
              <w:left w:val="single" w:sz="4" w:space="0" w:color="auto"/>
              <w:bottom w:val="single" w:sz="4" w:space="0" w:color="auto"/>
              <w:right w:val="single" w:sz="4" w:space="0" w:color="auto"/>
            </w:tcBorders>
            <w:hideMark/>
          </w:tcPr>
          <w:p w14:paraId="0B55A347" w14:textId="77777777" w:rsidR="001C2B07" w:rsidRPr="001C2B07" w:rsidRDefault="001C2B07" w:rsidP="002B1D23">
            <w:pPr>
              <w:pStyle w:val="GOSTTablenorm"/>
            </w:pPr>
            <w:r w:rsidRPr="001C2B07">
              <w:t>Номер_ЛС_передающий</w:t>
            </w:r>
          </w:p>
        </w:tc>
        <w:tc>
          <w:tcPr>
            <w:tcW w:w="273" w:type="pct"/>
            <w:tcBorders>
              <w:top w:val="single" w:sz="4" w:space="0" w:color="auto"/>
              <w:left w:val="single" w:sz="4" w:space="0" w:color="auto"/>
              <w:bottom w:val="single" w:sz="4" w:space="0" w:color="auto"/>
              <w:right w:val="single" w:sz="4" w:space="0" w:color="auto"/>
            </w:tcBorders>
            <w:hideMark/>
          </w:tcPr>
          <w:p w14:paraId="6F65A14C" w14:textId="77777777" w:rsidR="001C2B07" w:rsidRPr="001C2B07" w:rsidRDefault="001C2B07" w:rsidP="002B1D23">
            <w:pPr>
              <w:pStyle w:val="GOSTTablenorm"/>
            </w:pPr>
            <w:r w:rsidRPr="001C2B07">
              <w:t>да</w:t>
            </w:r>
          </w:p>
        </w:tc>
        <w:tc>
          <w:tcPr>
            <w:tcW w:w="1127" w:type="pct"/>
            <w:tcBorders>
              <w:top w:val="single" w:sz="4" w:space="0" w:color="auto"/>
              <w:left w:val="single" w:sz="4" w:space="0" w:color="auto"/>
              <w:bottom w:val="single" w:sz="4" w:space="0" w:color="auto"/>
              <w:right w:val="single" w:sz="4" w:space="0" w:color="auto"/>
            </w:tcBorders>
            <w:hideMark/>
          </w:tcPr>
          <w:p w14:paraId="28E9DDE4" w14:textId="77777777" w:rsidR="001C2B07" w:rsidRPr="001C2B07" w:rsidRDefault="001C2B07" w:rsidP="002B1D23">
            <w:pPr>
              <w:pStyle w:val="GOSTTablenorm"/>
            </w:pPr>
            <w:r w:rsidRPr="001C2B07">
              <w:t>Номер лицевого счета передающего</w:t>
            </w:r>
          </w:p>
        </w:tc>
        <w:tc>
          <w:tcPr>
            <w:tcW w:w="1127" w:type="pct"/>
            <w:gridSpan w:val="2"/>
            <w:tcBorders>
              <w:top w:val="single" w:sz="4" w:space="0" w:color="auto"/>
              <w:left w:val="single" w:sz="4" w:space="0" w:color="auto"/>
              <w:bottom w:val="single" w:sz="4" w:space="0" w:color="auto"/>
              <w:right w:val="single" w:sz="4" w:space="0" w:color="auto"/>
            </w:tcBorders>
            <w:hideMark/>
          </w:tcPr>
          <w:p w14:paraId="2EF24248" w14:textId="45DE89C2" w:rsidR="001C2B07" w:rsidRPr="001C2B07" w:rsidRDefault="001C2B07" w:rsidP="003E45AE">
            <w:pPr>
              <w:pStyle w:val="GOSTTablenorm"/>
              <w:rPr>
                <w:lang w:val="en-US"/>
              </w:rPr>
            </w:pPr>
            <w:r w:rsidRPr="001C2B07">
              <w:rPr>
                <w:lang w:val="en-US"/>
              </w:rPr>
              <w:t>R_ACCNUM</w:t>
            </w:r>
          </w:p>
        </w:tc>
        <w:tc>
          <w:tcPr>
            <w:tcW w:w="1348" w:type="pct"/>
            <w:gridSpan w:val="2"/>
            <w:tcBorders>
              <w:top w:val="single" w:sz="4" w:space="0" w:color="auto"/>
              <w:left w:val="single" w:sz="4" w:space="0" w:color="auto"/>
              <w:bottom w:val="single" w:sz="4" w:space="0" w:color="auto"/>
              <w:right w:val="single" w:sz="4" w:space="0" w:color="auto"/>
            </w:tcBorders>
          </w:tcPr>
          <w:p w14:paraId="1EE57E74" w14:textId="77777777" w:rsidR="001C2B07" w:rsidRPr="001C2B07" w:rsidRDefault="001C2B07" w:rsidP="002B1D23">
            <w:pPr>
              <w:pStyle w:val="GOSTTablenorm"/>
              <w:rPr>
                <w:lang w:val="en-US"/>
              </w:rPr>
            </w:pPr>
            <w:r w:rsidRPr="001C2B07">
              <w:rPr>
                <w:lang w:val="en-US"/>
              </w:rPr>
              <w:t>-</w:t>
            </w:r>
          </w:p>
        </w:tc>
      </w:tr>
      <w:tr w:rsidR="001C2B07" w:rsidRPr="00E962C4" w14:paraId="24435392" w14:textId="77777777" w:rsidTr="00711B7D">
        <w:tc>
          <w:tcPr>
            <w:tcW w:w="1125" w:type="pct"/>
            <w:tcBorders>
              <w:top w:val="single" w:sz="4" w:space="0" w:color="auto"/>
              <w:left w:val="single" w:sz="4" w:space="0" w:color="auto"/>
              <w:bottom w:val="single" w:sz="4" w:space="0" w:color="auto"/>
              <w:right w:val="single" w:sz="4" w:space="0" w:color="auto"/>
            </w:tcBorders>
          </w:tcPr>
          <w:p w14:paraId="2037B91F" w14:textId="77777777" w:rsidR="001C2B07" w:rsidRPr="001C2B07" w:rsidRDefault="001C2B07" w:rsidP="002B1D23">
            <w:pPr>
              <w:pStyle w:val="GOSTTablenorm"/>
            </w:pPr>
            <w:r w:rsidRPr="001C2B07">
              <w:t>Номер_ЛС_принимающий</w:t>
            </w:r>
          </w:p>
        </w:tc>
        <w:tc>
          <w:tcPr>
            <w:tcW w:w="273" w:type="pct"/>
            <w:tcBorders>
              <w:top w:val="single" w:sz="4" w:space="0" w:color="auto"/>
              <w:left w:val="single" w:sz="4" w:space="0" w:color="auto"/>
              <w:bottom w:val="single" w:sz="4" w:space="0" w:color="auto"/>
              <w:right w:val="single" w:sz="4" w:space="0" w:color="auto"/>
            </w:tcBorders>
          </w:tcPr>
          <w:p w14:paraId="14C5A438" w14:textId="77777777" w:rsidR="001C2B07" w:rsidRPr="001C2B07" w:rsidRDefault="001C2B07" w:rsidP="002B1D23">
            <w:pPr>
              <w:pStyle w:val="GOSTTablenorm"/>
            </w:pPr>
            <w:r w:rsidRPr="001C2B07">
              <w:t>да</w:t>
            </w:r>
          </w:p>
        </w:tc>
        <w:tc>
          <w:tcPr>
            <w:tcW w:w="1127" w:type="pct"/>
            <w:tcBorders>
              <w:top w:val="single" w:sz="4" w:space="0" w:color="auto"/>
              <w:left w:val="single" w:sz="4" w:space="0" w:color="auto"/>
              <w:bottom w:val="single" w:sz="4" w:space="0" w:color="auto"/>
              <w:right w:val="single" w:sz="4" w:space="0" w:color="auto"/>
            </w:tcBorders>
          </w:tcPr>
          <w:p w14:paraId="7D39B688" w14:textId="77777777" w:rsidR="001C2B07" w:rsidRPr="001C2B07" w:rsidRDefault="001C2B07" w:rsidP="002B1D23">
            <w:pPr>
              <w:pStyle w:val="GOSTTablenorm"/>
            </w:pPr>
            <w:r w:rsidRPr="001C2B07">
              <w:t>Номер лицевого счета принимающего</w:t>
            </w:r>
          </w:p>
        </w:tc>
        <w:tc>
          <w:tcPr>
            <w:tcW w:w="1127" w:type="pct"/>
            <w:gridSpan w:val="2"/>
            <w:tcBorders>
              <w:top w:val="single" w:sz="4" w:space="0" w:color="auto"/>
              <w:left w:val="single" w:sz="4" w:space="0" w:color="auto"/>
              <w:bottom w:val="single" w:sz="4" w:space="0" w:color="auto"/>
              <w:right w:val="single" w:sz="4" w:space="0" w:color="auto"/>
            </w:tcBorders>
          </w:tcPr>
          <w:p w14:paraId="2A1C7678" w14:textId="77777777" w:rsidR="001C2B07" w:rsidRPr="001C2B07" w:rsidRDefault="001C2B07" w:rsidP="002B1D23">
            <w:pPr>
              <w:pStyle w:val="GOSTTablenorm"/>
              <w:rPr>
                <w:lang w:val="en-US"/>
              </w:rPr>
            </w:pPr>
            <w:r w:rsidRPr="001C2B07">
              <w:rPr>
                <w:lang w:val="en-US"/>
              </w:rPr>
              <w:t>P</w:t>
            </w:r>
            <w:r w:rsidRPr="001C2B07">
              <w:t>_</w:t>
            </w:r>
            <w:r w:rsidRPr="001C2B07">
              <w:rPr>
                <w:lang w:val="en-US"/>
              </w:rPr>
              <w:t>ACCNUM</w:t>
            </w:r>
          </w:p>
        </w:tc>
        <w:tc>
          <w:tcPr>
            <w:tcW w:w="1348" w:type="pct"/>
            <w:gridSpan w:val="2"/>
            <w:tcBorders>
              <w:top w:val="single" w:sz="4" w:space="0" w:color="auto"/>
              <w:left w:val="single" w:sz="4" w:space="0" w:color="auto"/>
              <w:bottom w:val="single" w:sz="4" w:space="0" w:color="auto"/>
              <w:right w:val="single" w:sz="4" w:space="0" w:color="auto"/>
            </w:tcBorders>
          </w:tcPr>
          <w:p w14:paraId="20F9A533" w14:textId="77777777" w:rsidR="001C2B07" w:rsidRPr="001C2B07" w:rsidRDefault="001C2B07" w:rsidP="002B1D23">
            <w:pPr>
              <w:pStyle w:val="GOSTTablenorm"/>
              <w:rPr>
                <w:lang w:val="en-US"/>
              </w:rPr>
            </w:pPr>
            <w:r w:rsidRPr="001C2B07">
              <w:rPr>
                <w:lang w:val="en-US"/>
              </w:rPr>
              <w:t>-</w:t>
            </w:r>
          </w:p>
        </w:tc>
      </w:tr>
      <w:tr w:rsidR="001C2B07" w:rsidRPr="00E962C4" w14:paraId="65A8CF1F" w14:textId="77777777" w:rsidTr="00711B7D">
        <w:tc>
          <w:tcPr>
            <w:tcW w:w="1125" w:type="pct"/>
            <w:tcBorders>
              <w:top w:val="single" w:sz="4" w:space="0" w:color="auto"/>
              <w:left w:val="single" w:sz="4" w:space="0" w:color="auto"/>
              <w:bottom w:val="single" w:sz="4" w:space="0" w:color="auto"/>
              <w:right w:val="single" w:sz="4" w:space="0" w:color="auto"/>
            </w:tcBorders>
          </w:tcPr>
          <w:p w14:paraId="45E9CACD" w14:textId="77777777" w:rsidR="001C2B07" w:rsidRPr="001C2B07" w:rsidRDefault="001C2B07" w:rsidP="002B1D23">
            <w:pPr>
              <w:pStyle w:val="GOSTTablenorm"/>
            </w:pPr>
            <w:r w:rsidRPr="001C2B07">
              <w:t>ТОФК_передающий</w:t>
            </w:r>
          </w:p>
        </w:tc>
        <w:tc>
          <w:tcPr>
            <w:tcW w:w="273" w:type="pct"/>
            <w:tcBorders>
              <w:top w:val="single" w:sz="4" w:space="0" w:color="auto"/>
              <w:left w:val="single" w:sz="4" w:space="0" w:color="auto"/>
              <w:bottom w:val="single" w:sz="4" w:space="0" w:color="auto"/>
              <w:right w:val="single" w:sz="4" w:space="0" w:color="auto"/>
            </w:tcBorders>
          </w:tcPr>
          <w:p w14:paraId="3515EE3E" w14:textId="77777777" w:rsidR="001C2B07" w:rsidRPr="001C2B07" w:rsidRDefault="001C2B07" w:rsidP="002B1D23">
            <w:pPr>
              <w:pStyle w:val="GOSTTablenorm"/>
            </w:pPr>
            <w:r w:rsidRPr="001C2B07">
              <w:t>нет</w:t>
            </w:r>
          </w:p>
        </w:tc>
        <w:tc>
          <w:tcPr>
            <w:tcW w:w="1127" w:type="pct"/>
            <w:tcBorders>
              <w:top w:val="single" w:sz="4" w:space="0" w:color="auto"/>
              <w:left w:val="single" w:sz="4" w:space="0" w:color="auto"/>
              <w:bottom w:val="single" w:sz="4" w:space="0" w:color="auto"/>
              <w:right w:val="single" w:sz="4" w:space="0" w:color="auto"/>
            </w:tcBorders>
          </w:tcPr>
          <w:p w14:paraId="25619D36" w14:textId="77777777" w:rsidR="001C2B07" w:rsidRPr="001C2B07" w:rsidRDefault="001C2B07" w:rsidP="002B1D23">
            <w:pPr>
              <w:pStyle w:val="GOSTTablenorm"/>
            </w:pPr>
            <w:r w:rsidRPr="001C2B07">
              <w:t>Код ТОФК по ЛС передающего (4-значный)</w:t>
            </w:r>
          </w:p>
        </w:tc>
        <w:tc>
          <w:tcPr>
            <w:tcW w:w="1127" w:type="pct"/>
            <w:gridSpan w:val="2"/>
            <w:tcBorders>
              <w:top w:val="single" w:sz="4" w:space="0" w:color="auto"/>
              <w:left w:val="single" w:sz="4" w:space="0" w:color="auto"/>
              <w:bottom w:val="single" w:sz="4" w:space="0" w:color="auto"/>
              <w:right w:val="single" w:sz="4" w:space="0" w:color="auto"/>
            </w:tcBorders>
          </w:tcPr>
          <w:p w14:paraId="2CD8EE8B" w14:textId="77777777" w:rsidR="001C2B07" w:rsidRPr="001C2B07" w:rsidRDefault="001C2B07" w:rsidP="002B1D23">
            <w:pPr>
              <w:pStyle w:val="GOSTTablenorm"/>
              <w:rPr>
                <w:lang w:val="en-US"/>
              </w:rPr>
            </w:pPr>
            <w:r w:rsidRPr="001C2B07">
              <w:rPr>
                <w:lang w:val="en-US"/>
              </w:rPr>
              <w:t>R</w:t>
            </w:r>
            <w:r w:rsidRPr="001C2B07">
              <w:t>_TOFKCode</w:t>
            </w:r>
          </w:p>
        </w:tc>
        <w:tc>
          <w:tcPr>
            <w:tcW w:w="1348" w:type="pct"/>
            <w:gridSpan w:val="2"/>
            <w:tcBorders>
              <w:top w:val="single" w:sz="4" w:space="0" w:color="auto"/>
              <w:left w:val="single" w:sz="4" w:space="0" w:color="auto"/>
              <w:bottom w:val="single" w:sz="4" w:space="0" w:color="auto"/>
              <w:right w:val="single" w:sz="4" w:space="0" w:color="auto"/>
            </w:tcBorders>
          </w:tcPr>
          <w:p w14:paraId="194420BE" w14:textId="77777777" w:rsidR="001C2B07" w:rsidRPr="001C2B07" w:rsidRDefault="001C2B07" w:rsidP="002B1D23">
            <w:pPr>
              <w:pStyle w:val="GOSTTablenorm"/>
            </w:pPr>
            <w:r w:rsidRPr="001C2B07">
              <w:t>-</w:t>
            </w:r>
          </w:p>
        </w:tc>
      </w:tr>
      <w:tr w:rsidR="001C2B07" w14:paraId="4013B00B" w14:textId="77777777" w:rsidTr="00711B7D">
        <w:tc>
          <w:tcPr>
            <w:tcW w:w="1125" w:type="pct"/>
            <w:tcBorders>
              <w:top w:val="single" w:sz="4" w:space="0" w:color="auto"/>
              <w:left w:val="single" w:sz="4" w:space="0" w:color="auto"/>
              <w:bottom w:val="single" w:sz="4" w:space="0" w:color="auto"/>
              <w:right w:val="single" w:sz="4" w:space="0" w:color="auto"/>
            </w:tcBorders>
          </w:tcPr>
          <w:p w14:paraId="181EB7A6" w14:textId="3416D0AA" w:rsidR="001C2B07" w:rsidRPr="001C2B07" w:rsidRDefault="001C2B07" w:rsidP="00741437">
            <w:pPr>
              <w:pStyle w:val="GOSTTablenorm"/>
            </w:pPr>
            <w:r w:rsidRPr="001C2B07">
              <w:t>ТОФК_принимающий</w:t>
            </w:r>
          </w:p>
        </w:tc>
        <w:tc>
          <w:tcPr>
            <w:tcW w:w="273" w:type="pct"/>
            <w:tcBorders>
              <w:top w:val="single" w:sz="4" w:space="0" w:color="auto"/>
              <w:left w:val="single" w:sz="4" w:space="0" w:color="auto"/>
              <w:bottom w:val="single" w:sz="4" w:space="0" w:color="auto"/>
              <w:right w:val="single" w:sz="4" w:space="0" w:color="auto"/>
            </w:tcBorders>
          </w:tcPr>
          <w:p w14:paraId="6D78178B" w14:textId="77777777" w:rsidR="001C2B07" w:rsidRPr="001C2B07" w:rsidRDefault="001C2B07" w:rsidP="002B1D23">
            <w:pPr>
              <w:pStyle w:val="GOSTTablenorm"/>
            </w:pPr>
            <w:r w:rsidRPr="001C2B07">
              <w:t>нет</w:t>
            </w:r>
          </w:p>
        </w:tc>
        <w:tc>
          <w:tcPr>
            <w:tcW w:w="1127" w:type="pct"/>
            <w:tcBorders>
              <w:top w:val="single" w:sz="4" w:space="0" w:color="auto"/>
              <w:left w:val="single" w:sz="4" w:space="0" w:color="auto"/>
              <w:bottom w:val="single" w:sz="4" w:space="0" w:color="auto"/>
              <w:right w:val="single" w:sz="4" w:space="0" w:color="auto"/>
            </w:tcBorders>
          </w:tcPr>
          <w:p w14:paraId="332C3133" w14:textId="77777777" w:rsidR="001C2B07" w:rsidRPr="001C2B07" w:rsidRDefault="001C2B07" w:rsidP="002B1D23">
            <w:pPr>
              <w:pStyle w:val="GOSTTablenorm"/>
            </w:pPr>
            <w:r w:rsidRPr="001C2B07">
              <w:t>Код ТОФК по ЛС принимающего (4-значный)</w:t>
            </w:r>
          </w:p>
        </w:tc>
        <w:tc>
          <w:tcPr>
            <w:tcW w:w="1127" w:type="pct"/>
            <w:gridSpan w:val="2"/>
            <w:tcBorders>
              <w:top w:val="single" w:sz="4" w:space="0" w:color="auto"/>
              <w:left w:val="single" w:sz="4" w:space="0" w:color="auto"/>
              <w:bottom w:val="single" w:sz="4" w:space="0" w:color="auto"/>
              <w:right w:val="single" w:sz="4" w:space="0" w:color="auto"/>
            </w:tcBorders>
          </w:tcPr>
          <w:p w14:paraId="41683530" w14:textId="77777777" w:rsidR="001C2B07" w:rsidRPr="001C2B07" w:rsidRDefault="001C2B07" w:rsidP="002B1D23">
            <w:pPr>
              <w:pStyle w:val="GOSTTablenorm"/>
              <w:rPr>
                <w:lang w:val="en-US"/>
              </w:rPr>
            </w:pPr>
            <w:r w:rsidRPr="001C2B07">
              <w:rPr>
                <w:lang w:val="en-US"/>
              </w:rPr>
              <w:t>P_</w:t>
            </w:r>
            <w:r w:rsidRPr="001C2B07">
              <w:t>TOFKCode</w:t>
            </w:r>
          </w:p>
        </w:tc>
        <w:tc>
          <w:tcPr>
            <w:tcW w:w="1348" w:type="pct"/>
            <w:gridSpan w:val="2"/>
            <w:tcBorders>
              <w:top w:val="single" w:sz="4" w:space="0" w:color="auto"/>
              <w:left w:val="single" w:sz="4" w:space="0" w:color="auto"/>
              <w:bottom w:val="single" w:sz="4" w:space="0" w:color="auto"/>
              <w:right w:val="single" w:sz="4" w:space="0" w:color="auto"/>
            </w:tcBorders>
          </w:tcPr>
          <w:p w14:paraId="55CD4D1A" w14:textId="77777777" w:rsidR="001C2B07" w:rsidRPr="001C2B07" w:rsidRDefault="001C2B07" w:rsidP="002B1D23">
            <w:pPr>
              <w:pStyle w:val="GOSTTablenorm"/>
            </w:pPr>
            <w:r w:rsidRPr="001C2B07">
              <w:t>-</w:t>
            </w:r>
          </w:p>
        </w:tc>
      </w:tr>
      <w:tr w:rsidR="00711B7D" w:rsidRPr="00E962C4" w14:paraId="7A7DC662" w14:textId="77777777" w:rsidTr="00711B7D">
        <w:tc>
          <w:tcPr>
            <w:tcW w:w="1125" w:type="pct"/>
            <w:tcBorders>
              <w:top w:val="single" w:sz="4" w:space="0" w:color="auto"/>
              <w:left w:val="single" w:sz="4" w:space="0" w:color="auto"/>
              <w:bottom w:val="single" w:sz="4" w:space="0" w:color="auto"/>
              <w:right w:val="single" w:sz="4" w:space="0" w:color="auto"/>
            </w:tcBorders>
          </w:tcPr>
          <w:p w14:paraId="4E55686B" w14:textId="68752A50" w:rsidR="00711B7D" w:rsidRPr="001C2B07" w:rsidRDefault="00711B7D" w:rsidP="00711B7D">
            <w:pPr>
              <w:pStyle w:val="GOSTTablenorm"/>
              <w:suppressAutoHyphens/>
              <w:rPr>
                <w:color w:val="000000" w:themeColor="text1"/>
              </w:rPr>
            </w:pPr>
            <w:r w:rsidRPr="001C2B07">
              <w:rPr>
                <w:color w:val="000000" w:themeColor="text1"/>
              </w:rPr>
              <w:t>Код_ТОФК_</w:t>
            </w:r>
            <w:r w:rsidRPr="001C2B07">
              <w:rPr>
                <w:color w:val="000000" w:themeColor="text1"/>
                <w:szCs w:val="22"/>
              </w:rPr>
              <w:t>субъекта_учета</w:t>
            </w:r>
            <w:r>
              <w:rPr>
                <w:color w:val="000000" w:themeColor="text1"/>
                <w:szCs w:val="22"/>
              </w:rPr>
              <w:t>_</w:t>
            </w:r>
            <w:r w:rsidRPr="001C2B07">
              <w:rPr>
                <w:color w:val="000000" w:themeColor="text1"/>
                <w:szCs w:val="22"/>
              </w:rPr>
              <w:t>передающий</w:t>
            </w:r>
          </w:p>
        </w:tc>
        <w:tc>
          <w:tcPr>
            <w:tcW w:w="273" w:type="pct"/>
            <w:tcBorders>
              <w:top w:val="single" w:sz="4" w:space="0" w:color="auto"/>
              <w:left w:val="single" w:sz="4" w:space="0" w:color="auto"/>
              <w:bottom w:val="single" w:sz="4" w:space="0" w:color="auto"/>
              <w:right w:val="single" w:sz="4" w:space="0" w:color="auto"/>
            </w:tcBorders>
          </w:tcPr>
          <w:p w14:paraId="3D93A338" w14:textId="77777777" w:rsidR="00711B7D" w:rsidRPr="001C2B07" w:rsidRDefault="00711B7D" w:rsidP="00711B7D">
            <w:pPr>
              <w:pStyle w:val="GOSTTablenorm"/>
              <w:suppressAutoHyphens/>
            </w:pPr>
            <w:r w:rsidRPr="001C2B07">
              <w:t>да</w:t>
            </w:r>
          </w:p>
        </w:tc>
        <w:tc>
          <w:tcPr>
            <w:tcW w:w="1127" w:type="pct"/>
            <w:tcBorders>
              <w:top w:val="single" w:sz="4" w:space="0" w:color="auto"/>
              <w:left w:val="single" w:sz="4" w:space="0" w:color="auto"/>
              <w:bottom w:val="single" w:sz="4" w:space="0" w:color="auto"/>
              <w:right w:val="single" w:sz="4" w:space="0" w:color="auto"/>
            </w:tcBorders>
          </w:tcPr>
          <w:p w14:paraId="63E966B8" w14:textId="77777777" w:rsidR="00711B7D" w:rsidRPr="001C2B07" w:rsidRDefault="00711B7D" w:rsidP="00711B7D">
            <w:pPr>
              <w:pStyle w:val="GOSTTablenorm"/>
              <w:suppressAutoHyphens/>
            </w:pPr>
            <w:r w:rsidRPr="001C2B07">
              <w:t>Код ТОФК субъекта учета (2-значный) передающего</w:t>
            </w:r>
          </w:p>
        </w:tc>
        <w:tc>
          <w:tcPr>
            <w:tcW w:w="1127" w:type="pct"/>
            <w:gridSpan w:val="2"/>
            <w:tcBorders>
              <w:top w:val="single" w:sz="4" w:space="0" w:color="auto"/>
              <w:left w:val="single" w:sz="4" w:space="0" w:color="auto"/>
              <w:bottom w:val="single" w:sz="4" w:space="0" w:color="auto"/>
              <w:right w:val="single" w:sz="4" w:space="0" w:color="auto"/>
            </w:tcBorders>
          </w:tcPr>
          <w:p w14:paraId="0C1696B6" w14:textId="27A8D2A1" w:rsidR="00711B7D" w:rsidRPr="001C2B07" w:rsidRDefault="00711B7D" w:rsidP="00711B7D">
            <w:pPr>
              <w:pStyle w:val="GOSTTablenorm"/>
              <w:suppressAutoHyphens/>
            </w:pPr>
            <w:commentRangeStart w:id="6324"/>
            <w:ins w:id="6325" w:author="Великанова Алевтина Николаевна SUP-1824481" w:date="2025-12-02T15:21:00Z">
              <w:r w:rsidRPr="001C2B07">
                <w:rPr>
                  <w:lang w:val="en-US"/>
                </w:rPr>
                <w:t>R</w:t>
              </w:r>
              <w:r w:rsidRPr="001C2B07">
                <w:t>_TOFKCode</w:t>
              </w:r>
            </w:ins>
            <w:ins w:id="6326" w:author="Великанова Алевтина Николаевна SUP-1824481" w:date="2025-12-02T15:23:00Z">
              <w:r>
                <w:rPr>
                  <w:lang w:val="en-US"/>
                </w:rPr>
                <w:t>.substring</w:t>
              </w:r>
            </w:ins>
            <w:del w:id="6327" w:author="Великанова Алевтина Николаевна SUP-1824481" w:date="2025-12-02T15:21:00Z">
              <w:r w:rsidRPr="001C2B07" w:rsidDel="009F5F6A">
                <w:rPr>
                  <w:szCs w:val="22"/>
                </w:rPr>
                <w:delText>Subject</w:delText>
              </w:r>
            </w:del>
            <w:commentRangeEnd w:id="6324"/>
            <w:r>
              <w:rPr>
                <w:rStyle w:val="afff4"/>
              </w:rPr>
              <w:commentReference w:id="6324"/>
            </w:r>
          </w:p>
        </w:tc>
        <w:tc>
          <w:tcPr>
            <w:tcW w:w="1348" w:type="pct"/>
            <w:gridSpan w:val="2"/>
            <w:tcBorders>
              <w:top w:val="single" w:sz="4" w:space="0" w:color="auto"/>
              <w:left w:val="single" w:sz="4" w:space="0" w:color="auto"/>
              <w:bottom w:val="single" w:sz="4" w:space="0" w:color="auto"/>
              <w:right w:val="single" w:sz="4" w:space="0" w:color="auto"/>
            </w:tcBorders>
          </w:tcPr>
          <w:p w14:paraId="59A06CE0" w14:textId="77777777" w:rsidR="00711B7D" w:rsidRPr="001C2B07" w:rsidRDefault="00711B7D" w:rsidP="00711B7D">
            <w:pPr>
              <w:pStyle w:val="GOSTTablenorm"/>
              <w:suppressAutoHyphens/>
            </w:pPr>
            <w:r w:rsidRPr="001C2B07">
              <w:t>Указываются 1-2 символы переданного в параметре значения. Субъект учета (код ТОФК/ЦС по учету, в котором проводится операция)</w:t>
            </w:r>
          </w:p>
        </w:tc>
      </w:tr>
      <w:tr w:rsidR="00711B7D" w14:paraId="7C81FB9B" w14:textId="77777777" w:rsidTr="00711B7D">
        <w:tc>
          <w:tcPr>
            <w:tcW w:w="1125" w:type="pct"/>
            <w:tcBorders>
              <w:top w:val="single" w:sz="4" w:space="0" w:color="auto"/>
              <w:left w:val="single" w:sz="4" w:space="0" w:color="auto"/>
              <w:bottom w:val="single" w:sz="4" w:space="0" w:color="auto"/>
              <w:right w:val="single" w:sz="4" w:space="0" w:color="auto"/>
            </w:tcBorders>
          </w:tcPr>
          <w:p w14:paraId="463084DA" w14:textId="71E53034" w:rsidR="00711B7D" w:rsidRPr="001C2B07" w:rsidRDefault="00711B7D" w:rsidP="00711B7D">
            <w:pPr>
              <w:pStyle w:val="GOSTTablenorm"/>
              <w:suppressAutoHyphens/>
              <w:rPr>
                <w:color w:val="000000" w:themeColor="text1"/>
              </w:rPr>
            </w:pPr>
            <w:r w:rsidRPr="001C2B07">
              <w:rPr>
                <w:color w:val="000000" w:themeColor="text1"/>
              </w:rPr>
              <w:t>Код_ТОФК_</w:t>
            </w:r>
            <w:r w:rsidRPr="001C2B07">
              <w:rPr>
                <w:color w:val="000000" w:themeColor="text1"/>
                <w:szCs w:val="22"/>
              </w:rPr>
              <w:t>субъекта_учета</w:t>
            </w:r>
            <w:r>
              <w:rPr>
                <w:color w:val="000000" w:themeColor="text1"/>
                <w:szCs w:val="22"/>
              </w:rPr>
              <w:t>_</w:t>
            </w:r>
            <w:r w:rsidRPr="001C2B07">
              <w:rPr>
                <w:color w:val="000000" w:themeColor="text1"/>
                <w:szCs w:val="22"/>
              </w:rPr>
              <w:t>принимающий</w:t>
            </w:r>
          </w:p>
        </w:tc>
        <w:tc>
          <w:tcPr>
            <w:tcW w:w="273" w:type="pct"/>
            <w:tcBorders>
              <w:top w:val="single" w:sz="4" w:space="0" w:color="auto"/>
              <w:left w:val="single" w:sz="4" w:space="0" w:color="auto"/>
              <w:bottom w:val="single" w:sz="4" w:space="0" w:color="auto"/>
              <w:right w:val="single" w:sz="4" w:space="0" w:color="auto"/>
            </w:tcBorders>
          </w:tcPr>
          <w:p w14:paraId="4E6584B9" w14:textId="77777777" w:rsidR="00711B7D" w:rsidRPr="001C2B07" w:rsidRDefault="00711B7D" w:rsidP="00711B7D">
            <w:pPr>
              <w:pStyle w:val="GOSTTablenorm"/>
              <w:suppressAutoHyphens/>
            </w:pPr>
            <w:r w:rsidRPr="001C2B07">
              <w:t>да</w:t>
            </w:r>
          </w:p>
        </w:tc>
        <w:tc>
          <w:tcPr>
            <w:tcW w:w="1127" w:type="pct"/>
            <w:tcBorders>
              <w:top w:val="single" w:sz="4" w:space="0" w:color="auto"/>
              <w:left w:val="single" w:sz="4" w:space="0" w:color="auto"/>
              <w:bottom w:val="single" w:sz="4" w:space="0" w:color="auto"/>
              <w:right w:val="single" w:sz="4" w:space="0" w:color="auto"/>
            </w:tcBorders>
          </w:tcPr>
          <w:p w14:paraId="27A18BC5" w14:textId="77777777" w:rsidR="00711B7D" w:rsidRPr="001C2B07" w:rsidRDefault="00711B7D" w:rsidP="00711B7D">
            <w:pPr>
              <w:pStyle w:val="GOSTTablenorm"/>
              <w:suppressAutoHyphens/>
            </w:pPr>
            <w:r w:rsidRPr="001C2B07">
              <w:t>Код ТОФК субъекта учета (2-значный) принимающего</w:t>
            </w:r>
          </w:p>
        </w:tc>
        <w:tc>
          <w:tcPr>
            <w:tcW w:w="1127" w:type="pct"/>
            <w:gridSpan w:val="2"/>
            <w:tcBorders>
              <w:top w:val="single" w:sz="4" w:space="0" w:color="auto"/>
              <w:left w:val="single" w:sz="4" w:space="0" w:color="auto"/>
              <w:bottom w:val="single" w:sz="4" w:space="0" w:color="auto"/>
              <w:right w:val="single" w:sz="4" w:space="0" w:color="auto"/>
            </w:tcBorders>
          </w:tcPr>
          <w:p w14:paraId="7B7BC0E1" w14:textId="66B76182" w:rsidR="00711B7D" w:rsidRPr="001C2B07" w:rsidRDefault="00711B7D" w:rsidP="00711B7D">
            <w:pPr>
              <w:pStyle w:val="GOSTTablenorm"/>
              <w:suppressAutoHyphens/>
            </w:pPr>
            <w:commentRangeStart w:id="6328"/>
            <w:ins w:id="6329" w:author="Великанова Алевтина Николаевна SUP-1824481" w:date="2025-12-02T15:21:00Z">
              <w:r w:rsidRPr="001C2B07">
                <w:rPr>
                  <w:lang w:val="en-US"/>
                </w:rPr>
                <w:t>P_</w:t>
              </w:r>
              <w:r w:rsidRPr="001C2B07">
                <w:t>TOFKCode</w:t>
              </w:r>
            </w:ins>
            <w:ins w:id="6330" w:author="Великанова Алевтина Николаевна SUP-1824481" w:date="2025-12-02T15:24:00Z">
              <w:r>
                <w:rPr>
                  <w:lang w:val="en-US"/>
                </w:rPr>
                <w:t>.substring</w:t>
              </w:r>
            </w:ins>
            <w:del w:id="6331" w:author="Великанова Алевтина Николаевна SUP-1824481" w:date="2025-12-02T15:21:00Z">
              <w:r w:rsidRPr="001C2B07" w:rsidDel="009F5F6A">
                <w:rPr>
                  <w:szCs w:val="22"/>
                  <w:lang w:val="en-US"/>
                </w:rPr>
                <w:delText>P_</w:delText>
              </w:r>
              <w:r w:rsidRPr="001C2B07" w:rsidDel="009F5F6A">
                <w:rPr>
                  <w:szCs w:val="22"/>
                </w:rPr>
                <w:delText>Subject</w:delText>
              </w:r>
            </w:del>
            <w:commentRangeEnd w:id="6328"/>
            <w:r>
              <w:rPr>
                <w:rStyle w:val="afff4"/>
              </w:rPr>
              <w:commentReference w:id="6328"/>
            </w:r>
          </w:p>
        </w:tc>
        <w:tc>
          <w:tcPr>
            <w:tcW w:w="1348" w:type="pct"/>
            <w:gridSpan w:val="2"/>
            <w:tcBorders>
              <w:top w:val="single" w:sz="4" w:space="0" w:color="auto"/>
              <w:left w:val="single" w:sz="4" w:space="0" w:color="auto"/>
              <w:bottom w:val="single" w:sz="4" w:space="0" w:color="auto"/>
              <w:right w:val="single" w:sz="4" w:space="0" w:color="auto"/>
            </w:tcBorders>
          </w:tcPr>
          <w:p w14:paraId="55A38068" w14:textId="77777777" w:rsidR="00711B7D" w:rsidRPr="001C2B07" w:rsidRDefault="00711B7D" w:rsidP="00711B7D">
            <w:pPr>
              <w:pStyle w:val="GOSTTablenorm"/>
              <w:suppressAutoHyphens/>
            </w:pPr>
            <w:r w:rsidRPr="001C2B07">
              <w:t>Указываются 1-2 символы переданного в параметре значения. Субъект учета (код ТОФК/ЦС по учету, в котором проводится операция)</w:t>
            </w:r>
          </w:p>
        </w:tc>
      </w:tr>
      <w:tr w:rsidR="00711B7D" w14:paraId="3D9103DD" w14:textId="77777777" w:rsidTr="00711B7D">
        <w:trPr>
          <w:ins w:id="6332" w:author="Великанова Алевтина Николаевна SUP-1824481" w:date="2025-12-02T15:25:00Z"/>
        </w:trPr>
        <w:tc>
          <w:tcPr>
            <w:tcW w:w="1125" w:type="pct"/>
            <w:tcBorders>
              <w:top w:val="single" w:sz="4" w:space="0" w:color="auto"/>
              <w:left w:val="single" w:sz="4" w:space="0" w:color="auto"/>
              <w:bottom w:val="single" w:sz="4" w:space="0" w:color="auto"/>
              <w:right w:val="single" w:sz="4" w:space="0" w:color="auto"/>
            </w:tcBorders>
          </w:tcPr>
          <w:p w14:paraId="54455483" w14:textId="682D865A" w:rsidR="00711B7D" w:rsidRPr="001C2B07" w:rsidRDefault="00711B7D" w:rsidP="00711B7D">
            <w:pPr>
              <w:pStyle w:val="GOSTTablenorm"/>
              <w:suppressAutoHyphens/>
              <w:rPr>
                <w:ins w:id="6333" w:author="Великанова Алевтина Николаевна SUP-1824481" w:date="2025-12-02T15:25:00Z"/>
                <w:color w:val="000000" w:themeColor="text1"/>
              </w:rPr>
            </w:pPr>
            <w:ins w:id="6334" w:author="Великанова Алевтина Николаевна SUP-1824481" w:date="2025-12-02T15:25:00Z">
              <w:r w:rsidRPr="00157A34">
                <w:t>Код_ТОФК_субъекта_учета</w:t>
              </w:r>
            </w:ins>
          </w:p>
        </w:tc>
        <w:tc>
          <w:tcPr>
            <w:tcW w:w="273" w:type="pct"/>
            <w:tcBorders>
              <w:top w:val="single" w:sz="4" w:space="0" w:color="auto"/>
              <w:left w:val="single" w:sz="4" w:space="0" w:color="auto"/>
              <w:bottom w:val="single" w:sz="4" w:space="0" w:color="auto"/>
              <w:right w:val="single" w:sz="4" w:space="0" w:color="auto"/>
            </w:tcBorders>
          </w:tcPr>
          <w:p w14:paraId="02C8020E" w14:textId="3588285A" w:rsidR="00711B7D" w:rsidRPr="001C2B07" w:rsidRDefault="00711B7D" w:rsidP="00711B7D">
            <w:pPr>
              <w:pStyle w:val="GOSTTablenorm"/>
              <w:suppressAutoHyphens/>
              <w:rPr>
                <w:ins w:id="6335" w:author="Великанова Алевтина Николаевна SUP-1824481" w:date="2025-12-02T15:25:00Z"/>
              </w:rPr>
            </w:pPr>
            <w:ins w:id="6336" w:author="Великанова Алевтина Николаевна SUP-1824481" w:date="2025-12-02T15:25:00Z">
              <w:r w:rsidRPr="00157A34">
                <w:t>да</w:t>
              </w:r>
            </w:ins>
          </w:p>
        </w:tc>
        <w:tc>
          <w:tcPr>
            <w:tcW w:w="1127" w:type="pct"/>
            <w:tcBorders>
              <w:top w:val="single" w:sz="4" w:space="0" w:color="auto"/>
              <w:left w:val="single" w:sz="4" w:space="0" w:color="auto"/>
              <w:bottom w:val="single" w:sz="4" w:space="0" w:color="auto"/>
              <w:right w:val="single" w:sz="4" w:space="0" w:color="auto"/>
            </w:tcBorders>
          </w:tcPr>
          <w:p w14:paraId="4E038C1B" w14:textId="4380CFA0" w:rsidR="00711B7D" w:rsidRPr="001C2B07" w:rsidRDefault="00711B7D" w:rsidP="00711B7D">
            <w:pPr>
              <w:pStyle w:val="GOSTTablenorm"/>
              <w:suppressAutoHyphens/>
              <w:rPr>
                <w:ins w:id="6337" w:author="Великанова Алевтина Николаевна SUP-1824481" w:date="2025-12-02T15:25:00Z"/>
              </w:rPr>
            </w:pPr>
            <w:ins w:id="6338" w:author="Великанова Алевтина Николаевна SUP-1824481" w:date="2025-12-02T15:25:00Z">
              <w:r w:rsidRPr="00157A34">
                <w:t>Код ТОФК субъекта учета (2-значный)</w:t>
              </w:r>
            </w:ins>
          </w:p>
        </w:tc>
        <w:tc>
          <w:tcPr>
            <w:tcW w:w="1127" w:type="pct"/>
            <w:gridSpan w:val="2"/>
            <w:tcBorders>
              <w:top w:val="single" w:sz="4" w:space="0" w:color="auto"/>
              <w:left w:val="single" w:sz="4" w:space="0" w:color="auto"/>
              <w:bottom w:val="single" w:sz="4" w:space="0" w:color="auto"/>
              <w:right w:val="single" w:sz="4" w:space="0" w:color="auto"/>
            </w:tcBorders>
          </w:tcPr>
          <w:p w14:paraId="7922CA6A" w14:textId="3FA9F92D" w:rsidR="00711B7D" w:rsidRPr="001C2B07" w:rsidRDefault="00711B7D" w:rsidP="00711B7D">
            <w:pPr>
              <w:pStyle w:val="GOSTTablenorm"/>
              <w:suppressAutoHyphens/>
              <w:rPr>
                <w:ins w:id="6339" w:author="Великанова Алевтина Николаевна SUP-1824481" w:date="2025-12-02T15:25:00Z"/>
                <w:lang w:val="en-US"/>
              </w:rPr>
            </w:pPr>
            <w:ins w:id="6340" w:author="Великанова Алевтина Николаевна SUP-1824481" w:date="2025-12-02T15:25:00Z">
              <w:r w:rsidRPr="00157A34">
                <w:rPr>
                  <w:szCs w:val="22"/>
                  <w:lang w:val="en-US"/>
                </w:rPr>
                <w:t>Subject</w:t>
              </w:r>
            </w:ins>
          </w:p>
        </w:tc>
        <w:tc>
          <w:tcPr>
            <w:tcW w:w="1348" w:type="pct"/>
            <w:gridSpan w:val="2"/>
            <w:tcBorders>
              <w:top w:val="single" w:sz="4" w:space="0" w:color="auto"/>
              <w:left w:val="single" w:sz="4" w:space="0" w:color="auto"/>
              <w:bottom w:val="single" w:sz="4" w:space="0" w:color="auto"/>
              <w:right w:val="single" w:sz="4" w:space="0" w:color="auto"/>
            </w:tcBorders>
          </w:tcPr>
          <w:p w14:paraId="46BC36D9" w14:textId="76C91B32" w:rsidR="00711B7D" w:rsidRPr="001C2B07" w:rsidRDefault="00711B7D" w:rsidP="00711B7D">
            <w:pPr>
              <w:pStyle w:val="GOSTTablenorm"/>
              <w:suppressAutoHyphens/>
              <w:rPr>
                <w:ins w:id="6341" w:author="Великанова Алевтина Николаевна SUP-1824481" w:date="2025-12-02T15:25:00Z"/>
              </w:rPr>
            </w:pPr>
            <w:ins w:id="6342" w:author="Великанова Алевтина Николаевна SUP-1824481" w:date="2025-12-02T15:25:00Z">
              <w:r w:rsidRPr="00157A34">
                <w:t xml:space="preserve">Указывается 1-2 символы </w:t>
              </w:r>
              <w:r w:rsidRPr="00157A34">
                <w:rPr>
                  <w:szCs w:val="22"/>
                </w:rPr>
                <w:t>переданного в параметре значения</w:t>
              </w:r>
            </w:ins>
          </w:p>
        </w:tc>
      </w:tr>
      <w:tr w:rsidR="00711B7D" w14:paraId="1309663A" w14:textId="77777777" w:rsidTr="00711B7D">
        <w:tc>
          <w:tcPr>
            <w:tcW w:w="1125" w:type="pct"/>
            <w:tcBorders>
              <w:top w:val="single" w:sz="4" w:space="0" w:color="auto"/>
              <w:left w:val="single" w:sz="4" w:space="0" w:color="auto"/>
              <w:bottom w:val="single" w:sz="4" w:space="0" w:color="auto"/>
              <w:right w:val="single" w:sz="4" w:space="0" w:color="auto"/>
            </w:tcBorders>
          </w:tcPr>
          <w:p w14:paraId="219E63BE" w14:textId="77777777" w:rsidR="00711B7D" w:rsidRPr="001C2B07" w:rsidRDefault="00711B7D" w:rsidP="00711B7D">
            <w:pPr>
              <w:pStyle w:val="GOSTTablenorm"/>
              <w:suppressAutoHyphens/>
              <w:rPr>
                <w:color w:val="000000" w:themeColor="text1"/>
              </w:rPr>
            </w:pPr>
            <w:r w:rsidRPr="001C2B07">
              <w:rPr>
                <w:color w:val="000000" w:themeColor="text1"/>
              </w:rPr>
              <w:t>Код_аналит_призн_раскрыт_инф</w:t>
            </w:r>
          </w:p>
        </w:tc>
        <w:tc>
          <w:tcPr>
            <w:tcW w:w="273" w:type="pct"/>
            <w:tcBorders>
              <w:top w:val="single" w:sz="4" w:space="0" w:color="auto"/>
              <w:left w:val="single" w:sz="4" w:space="0" w:color="auto"/>
              <w:bottom w:val="single" w:sz="4" w:space="0" w:color="auto"/>
              <w:right w:val="single" w:sz="4" w:space="0" w:color="auto"/>
            </w:tcBorders>
          </w:tcPr>
          <w:p w14:paraId="5465425E" w14:textId="77777777" w:rsidR="00711B7D" w:rsidRPr="001C2B07" w:rsidRDefault="00711B7D" w:rsidP="00711B7D">
            <w:pPr>
              <w:pStyle w:val="GOSTTablenorm"/>
              <w:suppressAutoHyphens/>
            </w:pPr>
            <w:r w:rsidRPr="001C2B07">
              <w:t>да</w:t>
            </w:r>
          </w:p>
        </w:tc>
        <w:tc>
          <w:tcPr>
            <w:tcW w:w="1127" w:type="pct"/>
            <w:tcBorders>
              <w:top w:val="single" w:sz="4" w:space="0" w:color="auto"/>
              <w:left w:val="single" w:sz="4" w:space="0" w:color="auto"/>
              <w:bottom w:val="single" w:sz="4" w:space="0" w:color="auto"/>
              <w:right w:val="single" w:sz="4" w:space="0" w:color="auto"/>
            </w:tcBorders>
          </w:tcPr>
          <w:p w14:paraId="4BB001E4" w14:textId="77777777" w:rsidR="00711B7D" w:rsidRPr="001C2B07" w:rsidRDefault="00711B7D" w:rsidP="00711B7D">
            <w:pPr>
              <w:pStyle w:val="GOSTTablenorm"/>
              <w:suppressAutoHyphens/>
            </w:pPr>
            <w:r w:rsidRPr="001C2B07">
              <w:t>Код аналитического признака раскрытия информации</w:t>
            </w:r>
          </w:p>
        </w:tc>
        <w:tc>
          <w:tcPr>
            <w:tcW w:w="1127" w:type="pct"/>
            <w:gridSpan w:val="2"/>
            <w:tcBorders>
              <w:top w:val="single" w:sz="4" w:space="0" w:color="auto"/>
              <w:left w:val="single" w:sz="4" w:space="0" w:color="auto"/>
              <w:bottom w:val="single" w:sz="4" w:space="0" w:color="auto"/>
              <w:right w:val="single" w:sz="4" w:space="0" w:color="auto"/>
            </w:tcBorders>
          </w:tcPr>
          <w:p w14:paraId="3A455754" w14:textId="77777777" w:rsidR="00711B7D" w:rsidRPr="001C2B07" w:rsidRDefault="00711B7D" w:rsidP="00711B7D">
            <w:pPr>
              <w:pStyle w:val="GOSTTablenorm"/>
              <w:suppressAutoHyphens/>
            </w:pPr>
            <w:r w:rsidRPr="001C2B07">
              <w:t>-</w:t>
            </w:r>
          </w:p>
        </w:tc>
        <w:tc>
          <w:tcPr>
            <w:tcW w:w="1348" w:type="pct"/>
            <w:gridSpan w:val="2"/>
            <w:tcBorders>
              <w:top w:val="single" w:sz="4" w:space="0" w:color="auto"/>
              <w:left w:val="single" w:sz="4" w:space="0" w:color="auto"/>
              <w:bottom w:val="single" w:sz="4" w:space="0" w:color="auto"/>
              <w:right w:val="single" w:sz="4" w:space="0" w:color="auto"/>
            </w:tcBorders>
          </w:tcPr>
          <w:p w14:paraId="113400A5" w14:textId="77777777" w:rsidR="00711B7D" w:rsidRPr="001C2B07" w:rsidRDefault="00711B7D" w:rsidP="00711B7D">
            <w:pPr>
              <w:pStyle w:val="GOSTTablenorm"/>
              <w:suppressAutoHyphens/>
            </w:pPr>
            <w:r w:rsidRPr="001C2B07">
              <w:t>Констранта, принимает значение «00», т.к не равно НВС</w:t>
            </w:r>
          </w:p>
        </w:tc>
      </w:tr>
      <w:tr w:rsidR="00711B7D" w:rsidRPr="004E4EA7" w14:paraId="371C9C49" w14:textId="77777777" w:rsidTr="00711B7D">
        <w:tc>
          <w:tcPr>
            <w:tcW w:w="1125" w:type="pct"/>
            <w:tcBorders>
              <w:top w:val="single" w:sz="4" w:space="0" w:color="auto"/>
              <w:left w:val="single" w:sz="4" w:space="0" w:color="auto"/>
              <w:bottom w:val="single" w:sz="4" w:space="0" w:color="auto"/>
              <w:right w:val="single" w:sz="4" w:space="0" w:color="auto"/>
            </w:tcBorders>
          </w:tcPr>
          <w:p w14:paraId="6AA37FF5" w14:textId="77777777" w:rsidR="00711B7D" w:rsidRPr="001C2B07" w:rsidRDefault="00711B7D" w:rsidP="00711B7D">
            <w:pPr>
              <w:pStyle w:val="GOSTTablenorm"/>
            </w:pPr>
            <w:r w:rsidRPr="001C2B07">
              <w:t>Признак_перехода_на_SVAP</w:t>
            </w:r>
          </w:p>
        </w:tc>
        <w:tc>
          <w:tcPr>
            <w:tcW w:w="273" w:type="pct"/>
            <w:tcBorders>
              <w:top w:val="single" w:sz="4" w:space="0" w:color="auto"/>
              <w:left w:val="single" w:sz="4" w:space="0" w:color="auto"/>
              <w:bottom w:val="single" w:sz="4" w:space="0" w:color="auto"/>
              <w:right w:val="single" w:sz="4" w:space="0" w:color="auto"/>
            </w:tcBorders>
          </w:tcPr>
          <w:p w14:paraId="1D70BF62" w14:textId="77777777" w:rsidR="00711B7D" w:rsidRPr="001C2B07" w:rsidRDefault="00711B7D" w:rsidP="00711B7D">
            <w:pPr>
              <w:pStyle w:val="GOSTTablenorm"/>
            </w:pPr>
            <w:r w:rsidRPr="001C2B07">
              <w:t>да</w:t>
            </w:r>
          </w:p>
        </w:tc>
        <w:tc>
          <w:tcPr>
            <w:tcW w:w="1127" w:type="pct"/>
            <w:tcBorders>
              <w:top w:val="single" w:sz="4" w:space="0" w:color="auto"/>
              <w:left w:val="single" w:sz="4" w:space="0" w:color="auto"/>
              <w:bottom w:val="single" w:sz="4" w:space="0" w:color="auto"/>
              <w:right w:val="single" w:sz="4" w:space="0" w:color="auto"/>
            </w:tcBorders>
          </w:tcPr>
          <w:p w14:paraId="096AE33A" w14:textId="77777777" w:rsidR="00711B7D" w:rsidRPr="001C2B07" w:rsidRDefault="00711B7D" w:rsidP="00711B7D">
            <w:pPr>
              <w:pStyle w:val="GOSTTablenorm"/>
            </w:pPr>
            <w:r w:rsidRPr="001C2B07">
              <w:t xml:space="preserve">Признак перехода на </w:t>
            </w:r>
            <w:r w:rsidRPr="001C2B07">
              <w:rPr>
                <w:lang w:val="en-US"/>
              </w:rPr>
              <w:t>SVAP</w:t>
            </w:r>
          </w:p>
        </w:tc>
        <w:tc>
          <w:tcPr>
            <w:tcW w:w="1127" w:type="pct"/>
            <w:gridSpan w:val="2"/>
            <w:tcBorders>
              <w:top w:val="single" w:sz="4" w:space="0" w:color="auto"/>
              <w:left w:val="single" w:sz="4" w:space="0" w:color="auto"/>
              <w:bottom w:val="single" w:sz="4" w:space="0" w:color="auto"/>
              <w:right w:val="single" w:sz="4" w:space="0" w:color="auto"/>
            </w:tcBorders>
          </w:tcPr>
          <w:p w14:paraId="649BECA1" w14:textId="77777777" w:rsidR="00711B7D" w:rsidRPr="001C2B07" w:rsidRDefault="00711B7D" w:rsidP="00711B7D">
            <w:pPr>
              <w:pStyle w:val="GOSTTablenorm"/>
            </w:pPr>
            <w:r w:rsidRPr="001C2B07">
              <w:t>SI_SIGN_SVAP</w:t>
            </w:r>
          </w:p>
        </w:tc>
        <w:tc>
          <w:tcPr>
            <w:tcW w:w="1348" w:type="pct"/>
            <w:gridSpan w:val="2"/>
            <w:tcBorders>
              <w:top w:val="single" w:sz="4" w:space="0" w:color="auto"/>
              <w:left w:val="single" w:sz="4" w:space="0" w:color="auto"/>
              <w:bottom w:val="single" w:sz="4" w:space="0" w:color="auto"/>
              <w:right w:val="single" w:sz="4" w:space="0" w:color="auto"/>
            </w:tcBorders>
          </w:tcPr>
          <w:p w14:paraId="4CD1BE0B" w14:textId="77777777" w:rsidR="00711B7D" w:rsidRPr="001C2B07" w:rsidRDefault="00711B7D" w:rsidP="00711B7D">
            <w:pPr>
              <w:pStyle w:val="GOSTTablenorm"/>
              <w:rPr>
                <w:szCs w:val="22"/>
              </w:rPr>
            </w:pPr>
            <w:r w:rsidRPr="001C2B07">
              <w:rPr>
                <w:szCs w:val="22"/>
              </w:rPr>
              <w:t>Указывается признак</w:t>
            </w:r>
            <w:r w:rsidRPr="001C2B07">
              <w:t xml:space="preserve"> перехода на </w:t>
            </w:r>
            <w:r w:rsidRPr="001C2B07">
              <w:rPr>
                <w:lang w:val="en-US"/>
              </w:rPr>
              <w:t>SVAP</w:t>
            </w:r>
            <w:r w:rsidRPr="001C2B07">
              <w:t>.</w:t>
            </w:r>
          </w:p>
          <w:p w14:paraId="257498DE" w14:textId="77777777" w:rsidR="00711B7D" w:rsidRPr="001C2B07" w:rsidRDefault="00711B7D" w:rsidP="00711B7D">
            <w:pPr>
              <w:pStyle w:val="GOSTTablenorm"/>
              <w:rPr>
                <w:szCs w:val="22"/>
              </w:rPr>
            </w:pPr>
            <w:r w:rsidRPr="001C2B07">
              <w:rPr>
                <w:szCs w:val="22"/>
              </w:rPr>
              <w:t>Возможные значения:</w:t>
            </w:r>
          </w:p>
          <w:p w14:paraId="05195392" w14:textId="309B9DCA" w:rsidR="00711B7D" w:rsidRPr="001C2B07" w:rsidRDefault="00711B7D" w:rsidP="00711B7D">
            <w:pPr>
              <w:pStyle w:val="GOSTTableListMark1"/>
              <w:tabs>
                <w:tab w:val="num" w:pos="369"/>
              </w:tabs>
              <w:ind w:left="369"/>
            </w:pPr>
            <w:r w:rsidRPr="001C2B07">
              <w:rPr>
                <w:szCs w:val="22"/>
              </w:rPr>
              <w:t xml:space="preserve">«true» </w:t>
            </w:r>
            <w:r w:rsidRPr="001C2B07">
              <w:t>–</w:t>
            </w:r>
            <w:r w:rsidRPr="001C2B07">
              <w:rPr>
                <w:szCs w:val="22"/>
              </w:rPr>
              <w:t xml:space="preserve"> да;</w:t>
            </w:r>
          </w:p>
          <w:p w14:paraId="37A7B020" w14:textId="77777777" w:rsidR="00711B7D" w:rsidRPr="001C2B07" w:rsidRDefault="00711B7D" w:rsidP="00711B7D">
            <w:pPr>
              <w:pStyle w:val="GOSTTableListMark1"/>
              <w:tabs>
                <w:tab w:val="num" w:pos="369"/>
              </w:tabs>
              <w:ind w:left="369"/>
            </w:pPr>
            <w:r w:rsidRPr="001C2B07">
              <w:rPr>
                <w:szCs w:val="22"/>
              </w:rPr>
              <w:t xml:space="preserve">«false» </w:t>
            </w:r>
            <w:r w:rsidRPr="001C2B07">
              <w:t>–</w:t>
            </w:r>
            <w:r w:rsidRPr="001C2B07">
              <w:rPr>
                <w:szCs w:val="22"/>
              </w:rPr>
              <w:t xml:space="preserve"> нет</w:t>
            </w:r>
          </w:p>
        </w:tc>
      </w:tr>
      <w:tr w:rsidR="00711B7D" w:rsidRPr="004E4EA7" w14:paraId="02419EED" w14:textId="77777777" w:rsidTr="00711B7D">
        <w:tc>
          <w:tcPr>
            <w:tcW w:w="1125" w:type="pct"/>
            <w:tcBorders>
              <w:top w:val="single" w:sz="4" w:space="0" w:color="auto"/>
              <w:left w:val="single" w:sz="4" w:space="0" w:color="auto"/>
              <w:bottom w:val="single" w:sz="4" w:space="0" w:color="auto"/>
              <w:right w:val="single" w:sz="4" w:space="0" w:color="auto"/>
            </w:tcBorders>
          </w:tcPr>
          <w:p w14:paraId="5FA45C22" w14:textId="77777777" w:rsidR="00711B7D" w:rsidRPr="001C2B07" w:rsidRDefault="00711B7D" w:rsidP="00711B7D">
            <w:pPr>
              <w:pStyle w:val="GOSTTablenorm"/>
            </w:pPr>
            <w:r w:rsidRPr="001C2B07">
              <w:t>КБК_передающий</w:t>
            </w:r>
          </w:p>
        </w:tc>
        <w:tc>
          <w:tcPr>
            <w:tcW w:w="273" w:type="pct"/>
            <w:tcBorders>
              <w:top w:val="single" w:sz="4" w:space="0" w:color="auto"/>
              <w:left w:val="single" w:sz="4" w:space="0" w:color="auto"/>
              <w:bottom w:val="single" w:sz="4" w:space="0" w:color="auto"/>
              <w:right w:val="single" w:sz="4" w:space="0" w:color="auto"/>
            </w:tcBorders>
          </w:tcPr>
          <w:p w14:paraId="3F6F665C" w14:textId="77777777" w:rsidR="00711B7D" w:rsidRPr="001C2B07" w:rsidRDefault="00711B7D" w:rsidP="00711B7D">
            <w:pPr>
              <w:pStyle w:val="GOSTTablenorm"/>
            </w:pPr>
            <w:r w:rsidRPr="001C2B07">
              <w:t>нет</w:t>
            </w:r>
          </w:p>
        </w:tc>
        <w:tc>
          <w:tcPr>
            <w:tcW w:w="1127" w:type="pct"/>
            <w:tcBorders>
              <w:top w:val="single" w:sz="4" w:space="0" w:color="auto"/>
              <w:left w:val="single" w:sz="4" w:space="0" w:color="auto"/>
              <w:bottom w:val="single" w:sz="4" w:space="0" w:color="auto"/>
              <w:right w:val="single" w:sz="4" w:space="0" w:color="auto"/>
            </w:tcBorders>
          </w:tcPr>
          <w:p w14:paraId="2FB6A161" w14:textId="77777777" w:rsidR="00711B7D" w:rsidRPr="001C2B07" w:rsidRDefault="00711B7D" w:rsidP="00711B7D">
            <w:pPr>
              <w:pStyle w:val="GOSTTablenorm"/>
            </w:pPr>
            <w:r w:rsidRPr="001C2B07">
              <w:t>КБК передающего</w:t>
            </w:r>
          </w:p>
        </w:tc>
        <w:tc>
          <w:tcPr>
            <w:tcW w:w="1127" w:type="pct"/>
            <w:gridSpan w:val="2"/>
            <w:tcBorders>
              <w:top w:val="single" w:sz="4" w:space="0" w:color="auto"/>
              <w:left w:val="single" w:sz="4" w:space="0" w:color="auto"/>
              <w:bottom w:val="single" w:sz="4" w:space="0" w:color="auto"/>
              <w:right w:val="single" w:sz="4" w:space="0" w:color="auto"/>
            </w:tcBorders>
          </w:tcPr>
          <w:p w14:paraId="0C59C46F" w14:textId="77777777" w:rsidR="00711B7D" w:rsidRPr="001C2B07" w:rsidRDefault="00711B7D" w:rsidP="00711B7D">
            <w:pPr>
              <w:pStyle w:val="GOSTTablenorm"/>
            </w:pPr>
            <w:r w:rsidRPr="001C2B07">
              <w:t>-</w:t>
            </w:r>
          </w:p>
        </w:tc>
        <w:tc>
          <w:tcPr>
            <w:tcW w:w="1348" w:type="pct"/>
            <w:gridSpan w:val="2"/>
            <w:tcBorders>
              <w:top w:val="single" w:sz="4" w:space="0" w:color="auto"/>
              <w:left w:val="single" w:sz="4" w:space="0" w:color="auto"/>
              <w:bottom w:val="single" w:sz="4" w:space="0" w:color="auto"/>
              <w:right w:val="single" w:sz="4" w:space="0" w:color="auto"/>
            </w:tcBorders>
          </w:tcPr>
          <w:p w14:paraId="6AD180A8" w14:textId="77777777" w:rsidR="00711B7D" w:rsidRPr="001C2B07" w:rsidRDefault="00711B7D" w:rsidP="00711B7D">
            <w:pPr>
              <w:pStyle w:val="GOSTTablenorm"/>
              <w:rPr>
                <w:szCs w:val="22"/>
              </w:rPr>
            </w:pPr>
            <w:r w:rsidRPr="001C2B07">
              <w:t>-</w:t>
            </w:r>
          </w:p>
        </w:tc>
      </w:tr>
      <w:tr w:rsidR="00711B7D" w:rsidRPr="004E4EA7" w14:paraId="313283DB" w14:textId="77777777" w:rsidTr="00711B7D">
        <w:tc>
          <w:tcPr>
            <w:tcW w:w="1125" w:type="pct"/>
            <w:tcBorders>
              <w:top w:val="single" w:sz="4" w:space="0" w:color="auto"/>
              <w:left w:val="single" w:sz="4" w:space="0" w:color="auto"/>
              <w:bottom w:val="single" w:sz="4" w:space="0" w:color="auto"/>
              <w:right w:val="single" w:sz="4" w:space="0" w:color="auto"/>
            </w:tcBorders>
          </w:tcPr>
          <w:p w14:paraId="2A7AA12C" w14:textId="77777777" w:rsidR="00711B7D" w:rsidRPr="001C2B07" w:rsidRDefault="00711B7D" w:rsidP="00711B7D">
            <w:pPr>
              <w:pStyle w:val="GOSTTablenorm"/>
            </w:pPr>
            <w:r w:rsidRPr="001C2B07">
              <w:t>Тип_КБК_передающий</w:t>
            </w:r>
          </w:p>
        </w:tc>
        <w:tc>
          <w:tcPr>
            <w:tcW w:w="273" w:type="pct"/>
            <w:tcBorders>
              <w:top w:val="single" w:sz="4" w:space="0" w:color="auto"/>
              <w:left w:val="single" w:sz="4" w:space="0" w:color="auto"/>
              <w:bottom w:val="single" w:sz="4" w:space="0" w:color="auto"/>
              <w:right w:val="single" w:sz="4" w:space="0" w:color="auto"/>
            </w:tcBorders>
          </w:tcPr>
          <w:p w14:paraId="3D85DBDF" w14:textId="77777777" w:rsidR="00711B7D" w:rsidRPr="001C2B07" w:rsidRDefault="00711B7D" w:rsidP="00711B7D">
            <w:pPr>
              <w:pStyle w:val="GOSTTablenorm"/>
            </w:pPr>
            <w:r w:rsidRPr="001C2B07">
              <w:t>да</w:t>
            </w:r>
          </w:p>
        </w:tc>
        <w:tc>
          <w:tcPr>
            <w:tcW w:w="1127" w:type="pct"/>
            <w:tcBorders>
              <w:top w:val="single" w:sz="4" w:space="0" w:color="auto"/>
              <w:left w:val="single" w:sz="4" w:space="0" w:color="auto"/>
              <w:bottom w:val="single" w:sz="4" w:space="0" w:color="auto"/>
              <w:right w:val="single" w:sz="4" w:space="0" w:color="auto"/>
            </w:tcBorders>
          </w:tcPr>
          <w:p w14:paraId="5350BE0C" w14:textId="77777777" w:rsidR="00711B7D" w:rsidRPr="001C2B07" w:rsidRDefault="00711B7D" w:rsidP="00711B7D">
            <w:pPr>
              <w:pStyle w:val="GOSTTablenorm"/>
            </w:pPr>
            <w:r w:rsidRPr="001C2B07">
              <w:t>Тип КБК передающего</w:t>
            </w:r>
          </w:p>
        </w:tc>
        <w:tc>
          <w:tcPr>
            <w:tcW w:w="1127" w:type="pct"/>
            <w:gridSpan w:val="2"/>
            <w:tcBorders>
              <w:top w:val="single" w:sz="4" w:space="0" w:color="auto"/>
              <w:left w:val="single" w:sz="4" w:space="0" w:color="auto"/>
              <w:bottom w:val="single" w:sz="4" w:space="0" w:color="auto"/>
              <w:right w:val="single" w:sz="4" w:space="0" w:color="auto"/>
            </w:tcBorders>
          </w:tcPr>
          <w:p w14:paraId="5B97A980" w14:textId="77777777" w:rsidR="00711B7D" w:rsidRPr="001C2B07" w:rsidRDefault="00711B7D" w:rsidP="00711B7D">
            <w:pPr>
              <w:pStyle w:val="GOSTTablenorm"/>
            </w:pPr>
            <w:r w:rsidRPr="001C2B07">
              <w:t>-</w:t>
            </w:r>
          </w:p>
        </w:tc>
        <w:tc>
          <w:tcPr>
            <w:tcW w:w="1348" w:type="pct"/>
            <w:gridSpan w:val="2"/>
            <w:tcBorders>
              <w:top w:val="single" w:sz="4" w:space="0" w:color="auto"/>
              <w:left w:val="single" w:sz="4" w:space="0" w:color="auto"/>
              <w:bottom w:val="single" w:sz="4" w:space="0" w:color="auto"/>
              <w:right w:val="single" w:sz="4" w:space="0" w:color="auto"/>
            </w:tcBorders>
          </w:tcPr>
          <w:p w14:paraId="644E76DA" w14:textId="77777777" w:rsidR="00711B7D" w:rsidRPr="001C2B07" w:rsidRDefault="00711B7D" w:rsidP="00711B7D">
            <w:pPr>
              <w:pStyle w:val="GOSTTablenorm"/>
              <w:rPr>
                <w:szCs w:val="22"/>
              </w:rPr>
            </w:pPr>
            <w:r w:rsidRPr="001C2B07">
              <w:t>Для данного документа заполняется значением «00»</w:t>
            </w:r>
          </w:p>
        </w:tc>
      </w:tr>
      <w:tr w:rsidR="00711B7D" w:rsidRPr="004E4EA7" w14:paraId="201174B0" w14:textId="77777777" w:rsidTr="00711B7D">
        <w:tc>
          <w:tcPr>
            <w:tcW w:w="1125" w:type="pct"/>
            <w:tcBorders>
              <w:top w:val="single" w:sz="4" w:space="0" w:color="auto"/>
              <w:left w:val="single" w:sz="4" w:space="0" w:color="auto"/>
              <w:bottom w:val="single" w:sz="4" w:space="0" w:color="auto"/>
              <w:right w:val="single" w:sz="4" w:space="0" w:color="auto"/>
            </w:tcBorders>
          </w:tcPr>
          <w:p w14:paraId="0CD1B914" w14:textId="5F672B68" w:rsidR="00711B7D" w:rsidRPr="001C2B07" w:rsidRDefault="00711B7D" w:rsidP="00711B7D">
            <w:pPr>
              <w:pStyle w:val="GOSTTablenorm"/>
            </w:pPr>
            <w:r w:rsidRPr="001C2B07">
              <w:t>КБК_</w:t>
            </w:r>
            <w:r>
              <w:t>принимающий</w:t>
            </w:r>
          </w:p>
        </w:tc>
        <w:tc>
          <w:tcPr>
            <w:tcW w:w="273" w:type="pct"/>
            <w:tcBorders>
              <w:top w:val="single" w:sz="4" w:space="0" w:color="auto"/>
              <w:left w:val="single" w:sz="4" w:space="0" w:color="auto"/>
              <w:bottom w:val="single" w:sz="4" w:space="0" w:color="auto"/>
              <w:right w:val="single" w:sz="4" w:space="0" w:color="auto"/>
            </w:tcBorders>
          </w:tcPr>
          <w:p w14:paraId="64B5E4AB" w14:textId="5D1334FB" w:rsidR="00711B7D" w:rsidRPr="001C2B07" w:rsidRDefault="00711B7D" w:rsidP="00711B7D">
            <w:pPr>
              <w:pStyle w:val="GOSTTablenorm"/>
            </w:pPr>
            <w:r w:rsidRPr="001C2B07">
              <w:t>нет</w:t>
            </w:r>
          </w:p>
        </w:tc>
        <w:tc>
          <w:tcPr>
            <w:tcW w:w="1127" w:type="pct"/>
            <w:tcBorders>
              <w:top w:val="single" w:sz="4" w:space="0" w:color="auto"/>
              <w:left w:val="single" w:sz="4" w:space="0" w:color="auto"/>
              <w:bottom w:val="single" w:sz="4" w:space="0" w:color="auto"/>
              <w:right w:val="single" w:sz="4" w:space="0" w:color="auto"/>
            </w:tcBorders>
          </w:tcPr>
          <w:p w14:paraId="31125B00" w14:textId="1354AE7B" w:rsidR="00711B7D" w:rsidRPr="001C2B07" w:rsidRDefault="00711B7D" w:rsidP="00711B7D">
            <w:pPr>
              <w:pStyle w:val="GOSTTablenorm"/>
            </w:pPr>
            <w:r w:rsidRPr="001C2B07">
              <w:t xml:space="preserve">КБК </w:t>
            </w:r>
            <w:r>
              <w:t>принимающего</w:t>
            </w:r>
          </w:p>
        </w:tc>
        <w:tc>
          <w:tcPr>
            <w:tcW w:w="1127" w:type="pct"/>
            <w:gridSpan w:val="2"/>
            <w:tcBorders>
              <w:top w:val="single" w:sz="4" w:space="0" w:color="auto"/>
              <w:left w:val="single" w:sz="4" w:space="0" w:color="auto"/>
              <w:bottom w:val="single" w:sz="4" w:space="0" w:color="auto"/>
              <w:right w:val="single" w:sz="4" w:space="0" w:color="auto"/>
            </w:tcBorders>
          </w:tcPr>
          <w:p w14:paraId="2839D18A" w14:textId="08EEF68F" w:rsidR="00711B7D" w:rsidRPr="001C2B07" w:rsidRDefault="00711B7D" w:rsidP="00711B7D">
            <w:pPr>
              <w:pStyle w:val="GOSTTablenorm"/>
            </w:pPr>
            <w:r w:rsidRPr="001C2B07">
              <w:t>-</w:t>
            </w:r>
          </w:p>
        </w:tc>
        <w:tc>
          <w:tcPr>
            <w:tcW w:w="1348" w:type="pct"/>
            <w:gridSpan w:val="2"/>
            <w:tcBorders>
              <w:top w:val="single" w:sz="4" w:space="0" w:color="auto"/>
              <w:left w:val="single" w:sz="4" w:space="0" w:color="auto"/>
              <w:bottom w:val="single" w:sz="4" w:space="0" w:color="auto"/>
              <w:right w:val="single" w:sz="4" w:space="0" w:color="auto"/>
            </w:tcBorders>
          </w:tcPr>
          <w:p w14:paraId="4D2859FF" w14:textId="527590CF" w:rsidR="00711B7D" w:rsidRPr="001C2B07" w:rsidRDefault="00711B7D" w:rsidP="00711B7D">
            <w:pPr>
              <w:pStyle w:val="GOSTTablenorm"/>
            </w:pPr>
            <w:r w:rsidRPr="001C2B07">
              <w:t>-</w:t>
            </w:r>
          </w:p>
        </w:tc>
      </w:tr>
      <w:tr w:rsidR="00711B7D" w:rsidRPr="004E4EA7" w14:paraId="031584D6" w14:textId="77777777" w:rsidTr="00711B7D">
        <w:tc>
          <w:tcPr>
            <w:tcW w:w="1125" w:type="pct"/>
            <w:tcBorders>
              <w:top w:val="single" w:sz="4" w:space="0" w:color="auto"/>
              <w:left w:val="single" w:sz="4" w:space="0" w:color="auto"/>
              <w:bottom w:val="single" w:sz="4" w:space="0" w:color="auto"/>
              <w:right w:val="single" w:sz="4" w:space="0" w:color="auto"/>
            </w:tcBorders>
          </w:tcPr>
          <w:p w14:paraId="18CA6B28" w14:textId="0395D353" w:rsidR="00711B7D" w:rsidRPr="001C2B07" w:rsidRDefault="00711B7D" w:rsidP="00711B7D">
            <w:pPr>
              <w:pStyle w:val="GOSTTablenorm"/>
            </w:pPr>
            <w:r w:rsidRPr="001C2B07">
              <w:t>Тип_КБК_</w:t>
            </w:r>
            <w:r>
              <w:t>принимающий</w:t>
            </w:r>
          </w:p>
        </w:tc>
        <w:tc>
          <w:tcPr>
            <w:tcW w:w="273" w:type="pct"/>
            <w:tcBorders>
              <w:top w:val="single" w:sz="4" w:space="0" w:color="auto"/>
              <w:left w:val="single" w:sz="4" w:space="0" w:color="auto"/>
              <w:bottom w:val="single" w:sz="4" w:space="0" w:color="auto"/>
              <w:right w:val="single" w:sz="4" w:space="0" w:color="auto"/>
            </w:tcBorders>
          </w:tcPr>
          <w:p w14:paraId="287DA53D" w14:textId="764C0916" w:rsidR="00711B7D" w:rsidRPr="001C2B07" w:rsidRDefault="00711B7D" w:rsidP="00711B7D">
            <w:pPr>
              <w:pStyle w:val="GOSTTablenorm"/>
            </w:pPr>
            <w:r w:rsidRPr="001C2B07">
              <w:t>да</w:t>
            </w:r>
          </w:p>
        </w:tc>
        <w:tc>
          <w:tcPr>
            <w:tcW w:w="1127" w:type="pct"/>
            <w:tcBorders>
              <w:top w:val="single" w:sz="4" w:space="0" w:color="auto"/>
              <w:left w:val="single" w:sz="4" w:space="0" w:color="auto"/>
              <w:bottom w:val="single" w:sz="4" w:space="0" w:color="auto"/>
              <w:right w:val="single" w:sz="4" w:space="0" w:color="auto"/>
            </w:tcBorders>
          </w:tcPr>
          <w:p w14:paraId="7738E87A" w14:textId="2ABA2CD5" w:rsidR="00711B7D" w:rsidRPr="001C2B07" w:rsidRDefault="00711B7D" w:rsidP="00711B7D">
            <w:pPr>
              <w:pStyle w:val="GOSTTablenorm"/>
            </w:pPr>
            <w:r w:rsidRPr="001C2B07">
              <w:t xml:space="preserve">Тип КБК </w:t>
            </w:r>
            <w:r>
              <w:t>принимающего</w:t>
            </w:r>
          </w:p>
        </w:tc>
        <w:tc>
          <w:tcPr>
            <w:tcW w:w="1127" w:type="pct"/>
            <w:gridSpan w:val="2"/>
            <w:tcBorders>
              <w:top w:val="single" w:sz="4" w:space="0" w:color="auto"/>
              <w:left w:val="single" w:sz="4" w:space="0" w:color="auto"/>
              <w:bottom w:val="single" w:sz="4" w:space="0" w:color="auto"/>
              <w:right w:val="single" w:sz="4" w:space="0" w:color="auto"/>
            </w:tcBorders>
          </w:tcPr>
          <w:p w14:paraId="5D3B8FEC" w14:textId="16697660" w:rsidR="00711B7D" w:rsidRPr="001C2B07" w:rsidRDefault="00711B7D" w:rsidP="00711B7D">
            <w:pPr>
              <w:pStyle w:val="GOSTTablenorm"/>
            </w:pPr>
            <w:r w:rsidRPr="001C2B07">
              <w:t>-</w:t>
            </w:r>
          </w:p>
        </w:tc>
        <w:tc>
          <w:tcPr>
            <w:tcW w:w="1348" w:type="pct"/>
            <w:gridSpan w:val="2"/>
            <w:tcBorders>
              <w:top w:val="single" w:sz="4" w:space="0" w:color="auto"/>
              <w:left w:val="single" w:sz="4" w:space="0" w:color="auto"/>
              <w:bottom w:val="single" w:sz="4" w:space="0" w:color="auto"/>
              <w:right w:val="single" w:sz="4" w:space="0" w:color="auto"/>
            </w:tcBorders>
          </w:tcPr>
          <w:p w14:paraId="510D3776" w14:textId="66EEF360" w:rsidR="00711B7D" w:rsidRPr="001C2B07" w:rsidRDefault="00711B7D" w:rsidP="00711B7D">
            <w:pPr>
              <w:pStyle w:val="GOSTTablenorm"/>
            </w:pPr>
            <w:r w:rsidRPr="001C2B07">
              <w:t>Для данного документа заполняется значением «00»</w:t>
            </w:r>
          </w:p>
        </w:tc>
      </w:tr>
      <w:tr w:rsidR="00711B7D" w:rsidRPr="004E4EA7" w14:paraId="485222DD" w14:textId="77777777" w:rsidTr="00711B7D">
        <w:tc>
          <w:tcPr>
            <w:tcW w:w="1125" w:type="pct"/>
            <w:tcBorders>
              <w:top w:val="single" w:sz="4" w:space="0" w:color="auto"/>
              <w:left w:val="single" w:sz="4" w:space="0" w:color="auto"/>
              <w:bottom w:val="single" w:sz="4" w:space="0" w:color="auto"/>
              <w:right w:val="single" w:sz="4" w:space="0" w:color="auto"/>
            </w:tcBorders>
          </w:tcPr>
          <w:p w14:paraId="61B77A76" w14:textId="1B92887A" w:rsidR="00711B7D" w:rsidRPr="001C2B07" w:rsidRDefault="00711B7D" w:rsidP="00711B7D">
            <w:pPr>
              <w:pStyle w:val="GOSTTablenorm"/>
            </w:pPr>
            <w:r>
              <w:t>Период</w:t>
            </w:r>
          </w:p>
        </w:tc>
        <w:tc>
          <w:tcPr>
            <w:tcW w:w="273" w:type="pct"/>
            <w:tcBorders>
              <w:top w:val="single" w:sz="4" w:space="0" w:color="auto"/>
              <w:left w:val="single" w:sz="4" w:space="0" w:color="auto"/>
              <w:bottom w:val="single" w:sz="4" w:space="0" w:color="auto"/>
              <w:right w:val="single" w:sz="4" w:space="0" w:color="auto"/>
            </w:tcBorders>
          </w:tcPr>
          <w:p w14:paraId="56E1F9A7" w14:textId="79C49EF1" w:rsidR="00711B7D" w:rsidRPr="001C2B07" w:rsidRDefault="00711B7D" w:rsidP="00711B7D">
            <w:pPr>
              <w:pStyle w:val="GOSTTablenorm"/>
            </w:pPr>
            <w:r>
              <w:t>да</w:t>
            </w:r>
          </w:p>
        </w:tc>
        <w:tc>
          <w:tcPr>
            <w:tcW w:w="1127" w:type="pct"/>
            <w:tcBorders>
              <w:top w:val="single" w:sz="4" w:space="0" w:color="auto"/>
              <w:left w:val="single" w:sz="4" w:space="0" w:color="auto"/>
              <w:bottom w:val="single" w:sz="4" w:space="0" w:color="auto"/>
              <w:right w:val="single" w:sz="4" w:space="0" w:color="auto"/>
            </w:tcBorders>
          </w:tcPr>
          <w:p w14:paraId="36334E04" w14:textId="2163EFA4" w:rsidR="00711B7D" w:rsidRPr="001C2B07" w:rsidRDefault="00711B7D" w:rsidP="00711B7D">
            <w:pPr>
              <w:pStyle w:val="GOSTTablenorm"/>
            </w:pPr>
            <w:r>
              <w:t xml:space="preserve">Указывается год на который были приняты Сведения </w:t>
            </w:r>
            <w:r w:rsidRPr="00872E6A">
              <w:rPr>
                <w:szCs w:val="22"/>
              </w:rPr>
              <w:t>об операциях с целевыми средствами</w:t>
            </w:r>
          </w:p>
        </w:tc>
        <w:tc>
          <w:tcPr>
            <w:tcW w:w="1127" w:type="pct"/>
            <w:gridSpan w:val="2"/>
            <w:tcBorders>
              <w:top w:val="single" w:sz="4" w:space="0" w:color="auto"/>
              <w:left w:val="single" w:sz="4" w:space="0" w:color="auto"/>
              <w:bottom w:val="single" w:sz="4" w:space="0" w:color="auto"/>
              <w:right w:val="single" w:sz="4" w:space="0" w:color="auto"/>
            </w:tcBorders>
          </w:tcPr>
          <w:p w14:paraId="6944BAD4" w14:textId="031B965B" w:rsidR="00711B7D" w:rsidRPr="001C2B07" w:rsidRDefault="00711B7D" w:rsidP="00711B7D">
            <w:pPr>
              <w:pStyle w:val="GOSTTablenorm"/>
            </w:pPr>
            <w:r w:rsidRPr="004B2CAB">
              <w:t>FFF_YEAR</w:t>
            </w:r>
          </w:p>
        </w:tc>
        <w:tc>
          <w:tcPr>
            <w:tcW w:w="1348" w:type="pct"/>
            <w:gridSpan w:val="2"/>
            <w:tcBorders>
              <w:top w:val="single" w:sz="4" w:space="0" w:color="auto"/>
              <w:left w:val="single" w:sz="4" w:space="0" w:color="auto"/>
              <w:bottom w:val="single" w:sz="4" w:space="0" w:color="auto"/>
              <w:right w:val="single" w:sz="4" w:space="0" w:color="auto"/>
            </w:tcBorders>
          </w:tcPr>
          <w:p w14:paraId="0CC04CE2" w14:textId="76F4911C" w:rsidR="00711B7D" w:rsidRPr="001C2B07" w:rsidRDefault="00711B7D" w:rsidP="00711B7D">
            <w:pPr>
              <w:pStyle w:val="GOSTTablenorm"/>
            </w:pPr>
            <w:r>
              <w:t xml:space="preserve">Указывается год на который были приняты Сведения </w:t>
            </w:r>
            <w:r w:rsidRPr="00872E6A">
              <w:rPr>
                <w:szCs w:val="22"/>
              </w:rPr>
              <w:t>об операциях с целевыми средствами</w:t>
            </w:r>
          </w:p>
        </w:tc>
      </w:tr>
      <w:tr w:rsidR="00711B7D" w:rsidRPr="004E4EA7" w14:paraId="76C04A4D" w14:textId="77777777" w:rsidTr="00711B7D">
        <w:tc>
          <w:tcPr>
            <w:tcW w:w="1125" w:type="pct"/>
            <w:tcBorders>
              <w:top w:val="single" w:sz="4" w:space="0" w:color="auto"/>
              <w:left w:val="single" w:sz="4" w:space="0" w:color="auto"/>
              <w:bottom w:val="single" w:sz="4" w:space="0" w:color="auto"/>
              <w:right w:val="single" w:sz="4" w:space="0" w:color="auto"/>
            </w:tcBorders>
          </w:tcPr>
          <w:p w14:paraId="3C86686C" w14:textId="221EC9B8" w:rsidR="00711B7D" w:rsidRDefault="00711B7D" w:rsidP="00711B7D">
            <w:pPr>
              <w:pStyle w:val="GOSTTablenorm"/>
            </w:pPr>
            <w:r>
              <w:rPr>
                <w:szCs w:val="22"/>
              </w:rPr>
              <w:t>Признак передающей стороны</w:t>
            </w:r>
          </w:p>
        </w:tc>
        <w:tc>
          <w:tcPr>
            <w:tcW w:w="273" w:type="pct"/>
            <w:tcBorders>
              <w:top w:val="single" w:sz="4" w:space="0" w:color="auto"/>
              <w:left w:val="single" w:sz="4" w:space="0" w:color="auto"/>
              <w:bottom w:val="single" w:sz="4" w:space="0" w:color="auto"/>
              <w:right w:val="single" w:sz="4" w:space="0" w:color="auto"/>
            </w:tcBorders>
          </w:tcPr>
          <w:p w14:paraId="0B60C5EA" w14:textId="589DA3C6" w:rsidR="00711B7D" w:rsidRDefault="00711B7D" w:rsidP="00711B7D">
            <w:pPr>
              <w:pStyle w:val="GOSTTablenorm"/>
            </w:pPr>
            <w:r>
              <w:t>да</w:t>
            </w:r>
          </w:p>
        </w:tc>
        <w:tc>
          <w:tcPr>
            <w:tcW w:w="1127" w:type="pct"/>
            <w:tcBorders>
              <w:top w:val="single" w:sz="4" w:space="0" w:color="auto"/>
              <w:left w:val="single" w:sz="4" w:space="0" w:color="auto"/>
              <w:bottom w:val="single" w:sz="4" w:space="0" w:color="auto"/>
              <w:right w:val="single" w:sz="4" w:space="0" w:color="auto"/>
            </w:tcBorders>
          </w:tcPr>
          <w:p w14:paraId="1A954AD9" w14:textId="674EEE23" w:rsidR="00711B7D" w:rsidRDefault="00711B7D" w:rsidP="00711B7D">
            <w:pPr>
              <w:pStyle w:val="GOSTTablenorm"/>
            </w:pPr>
            <w:r>
              <w:rPr>
                <w:szCs w:val="22"/>
              </w:rPr>
              <w:t>Указывается признак передающей стороны</w:t>
            </w:r>
          </w:p>
        </w:tc>
        <w:tc>
          <w:tcPr>
            <w:tcW w:w="1127" w:type="pct"/>
            <w:gridSpan w:val="2"/>
            <w:tcBorders>
              <w:top w:val="single" w:sz="4" w:space="0" w:color="auto"/>
              <w:left w:val="single" w:sz="4" w:space="0" w:color="auto"/>
              <w:bottom w:val="single" w:sz="4" w:space="0" w:color="auto"/>
              <w:right w:val="single" w:sz="4" w:space="0" w:color="auto"/>
            </w:tcBorders>
          </w:tcPr>
          <w:p w14:paraId="6C651A15" w14:textId="7478F394" w:rsidR="00711B7D" w:rsidRPr="004B2CAB" w:rsidRDefault="00711B7D" w:rsidP="00711B7D">
            <w:pPr>
              <w:pStyle w:val="GOSTTablenorm"/>
            </w:pPr>
            <w:r>
              <w:t>SIGN_TRANSMIT</w:t>
            </w:r>
          </w:p>
        </w:tc>
        <w:tc>
          <w:tcPr>
            <w:tcW w:w="1348" w:type="pct"/>
            <w:gridSpan w:val="2"/>
            <w:tcBorders>
              <w:top w:val="single" w:sz="4" w:space="0" w:color="auto"/>
              <w:left w:val="single" w:sz="4" w:space="0" w:color="auto"/>
              <w:bottom w:val="single" w:sz="4" w:space="0" w:color="auto"/>
              <w:right w:val="single" w:sz="4" w:space="0" w:color="auto"/>
            </w:tcBorders>
          </w:tcPr>
          <w:p w14:paraId="05D664E0" w14:textId="77777777" w:rsidR="00711B7D" w:rsidRPr="001C4032" w:rsidRDefault="00711B7D" w:rsidP="00711B7D">
            <w:pPr>
              <w:pStyle w:val="GOSTTablenorm"/>
              <w:rPr>
                <w:szCs w:val="22"/>
              </w:rPr>
            </w:pPr>
            <w:r>
              <w:rPr>
                <w:szCs w:val="22"/>
              </w:rPr>
              <w:t>Указывается признак</w:t>
            </w:r>
            <w:r>
              <w:t xml:space="preserve"> перехода на </w:t>
            </w:r>
            <w:r>
              <w:rPr>
                <w:lang w:val="en-US"/>
              </w:rPr>
              <w:t>SVAP</w:t>
            </w:r>
            <w:r>
              <w:t xml:space="preserve"> </w:t>
            </w:r>
            <w:r>
              <w:rPr>
                <w:szCs w:val="24"/>
              </w:rPr>
              <w:t>ЛС передающего</w:t>
            </w:r>
            <w:r>
              <w:t>.</w:t>
            </w:r>
          </w:p>
          <w:p w14:paraId="0CE89721" w14:textId="77777777" w:rsidR="00711B7D" w:rsidRPr="00CF7875" w:rsidRDefault="00711B7D" w:rsidP="00711B7D">
            <w:pPr>
              <w:pStyle w:val="GOSTTablenorm"/>
              <w:rPr>
                <w:szCs w:val="22"/>
              </w:rPr>
            </w:pPr>
            <w:r w:rsidRPr="00CF7875">
              <w:rPr>
                <w:szCs w:val="22"/>
              </w:rPr>
              <w:t>Возможные значения:</w:t>
            </w:r>
          </w:p>
          <w:p w14:paraId="23BDDCBC" w14:textId="5D0122AD" w:rsidR="00711B7D" w:rsidRPr="00E74F46" w:rsidRDefault="00711B7D" w:rsidP="00711B7D">
            <w:pPr>
              <w:pStyle w:val="GOSTTableListMark1"/>
              <w:tabs>
                <w:tab w:val="num" w:pos="369"/>
              </w:tabs>
              <w:ind w:left="369"/>
            </w:pPr>
            <w:r w:rsidRPr="00CF7875">
              <w:rPr>
                <w:szCs w:val="22"/>
              </w:rPr>
              <w:t xml:space="preserve">«true» </w:t>
            </w:r>
            <w:r w:rsidRPr="00965CA2">
              <w:t>–</w:t>
            </w:r>
            <w:r w:rsidRPr="00CF7875">
              <w:rPr>
                <w:szCs w:val="22"/>
              </w:rPr>
              <w:t xml:space="preserve"> да;</w:t>
            </w:r>
          </w:p>
          <w:p w14:paraId="7DA67AC1" w14:textId="66ECC13B" w:rsidR="00711B7D" w:rsidRDefault="00711B7D" w:rsidP="00711B7D">
            <w:pPr>
              <w:pStyle w:val="GOSTTableListMark1"/>
              <w:tabs>
                <w:tab w:val="num" w:pos="369"/>
              </w:tabs>
              <w:ind w:left="369"/>
            </w:pPr>
            <w:r w:rsidRPr="0097474F">
              <w:rPr>
                <w:szCs w:val="22"/>
              </w:rPr>
              <w:t xml:space="preserve">«false» </w:t>
            </w:r>
            <w:r w:rsidRPr="00965CA2">
              <w:t>–</w:t>
            </w:r>
            <w:r w:rsidRPr="0097474F">
              <w:rPr>
                <w:szCs w:val="22"/>
              </w:rPr>
              <w:t xml:space="preserve"> нет</w:t>
            </w:r>
          </w:p>
        </w:tc>
      </w:tr>
      <w:tr w:rsidR="00711B7D" w:rsidRPr="004E4EA7" w14:paraId="22B017FB" w14:textId="77777777" w:rsidTr="00711B7D">
        <w:tc>
          <w:tcPr>
            <w:tcW w:w="1125" w:type="pct"/>
            <w:tcBorders>
              <w:top w:val="single" w:sz="4" w:space="0" w:color="auto"/>
              <w:left w:val="single" w:sz="4" w:space="0" w:color="auto"/>
              <w:bottom w:val="single" w:sz="4" w:space="0" w:color="auto"/>
              <w:right w:val="single" w:sz="4" w:space="0" w:color="auto"/>
            </w:tcBorders>
          </w:tcPr>
          <w:p w14:paraId="79F9294B" w14:textId="345A79E7" w:rsidR="00711B7D" w:rsidRPr="001C2B07" w:rsidRDefault="00711B7D" w:rsidP="00711B7D">
            <w:pPr>
              <w:pStyle w:val="GOSTTablenorm"/>
              <w:rPr>
                <w:b/>
              </w:rPr>
            </w:pPr>
            <w:r w:rsidRPr="001C2B07">
              <w:rPr>
                <w:b/>
                <w:szCs w:val="22"/>
              </w:rPr>
              <w:t>Остаток средств на л/с</w:t>
            </w:r>
          </w:p>
        </w:tc>
        <w:tc>
          <w:tcPr>
            <w:tcW w:w="273" w:type="pct"/>
            <w:tcBorders>
              <w:top w:val="single" w:sz="4" w:space="0" w:color="auto"/>
              <w:left w:val="single" w:sz="4" w:space="0" w:color="auto"/>
              <w:bottom w:val="single" w:sz="4" w:space="0" w:color="auto"/>
              <w:right w:val="single" w:sz="4" w:space="0" w:color="auto"/>
            </w:tcBorders>
          </w:tcPr>
          <w:p w14:paraId="66B2200C" w14:textId="77777777" w:rsidR="00711B7D" w:rsidRPr="001C2B07" w:rsidRDefault="00711B7D" w:rsidP="00711B7D">
            <w:pPr>
              <w:pStyle w:val="GOSTTablenorm"/>
              <w:rPr>
                <w:b/>
              </w:rPr>
            </w:pPr>
            <w:r w:rsidRPr="001C2B07">
              <w:rPr>
                <w:b/>
              </w:rPr>
              <w:t>Да</w:t>
            </w:r>
          </w:p>
        </w:tc>
        <w:tc>
          <w:tcPr>
            <w:tcW w:w="1127" w:type="pct"/>
            <w:tcBorders>
              <w:top w:val="single" w:sz="4" w:space="0" w:color="auto"/>
              <w:left w:val="single" w:sz="4" w:space="0" w:color="auto"/>
              <w:bottom w:val="single" w:sz="4" w:space="0" w:color="auto"/>
              <w:right w:val="single" w:sz="4" w:space="0" w:color="auto"/>
            </w:tcBorders>
          </w:tcPr>
          <w:p w14:paraId="5A846BA9" w14:textId="77777777" w:rsidR="00711B7D" w:rsidRPr="001C2B07" w:rsidRDefault="00711B7D" w:rsidP="00711B7D">
            <w:pPr>
              <w:pStyle w:val="GOSTTablenorm"/>
              <w:rPr>
                <w:b/>
              </w:rPr>
            </w:pPr>
            <w:r w:rsidRPr="001C2B07">
              <w:rPr>
                <w:b/>
                <w:szCs w:val="22"/>
              </w:rPr>
              <w:t>Остаток средств на л/с</w:t>
            </w:r>
          </w:p>
        </w:tc>
        <w:tc>
          <w:tcPr>
            <w:tcW w:w="1127" w:type="pct"/>
            <w:gridSpan w:val="2"/>
            <w:tcBorders>
              <w:top w:val="single" w:sz="4" w:space="0" w:color="auto"/>
              <w:left w:val="single" w:sz="4" w:space="0" w:color="auto"/>
              <w:bottom w:val="single" w:sz="4" w:space="0" w:color="auto"/>
              <w:right w:val="single" w:sz="4" w:space="0" w:color="auto"/>
            </w:tcBorders>
          </w:tcPr>
          <w:p w14:paraId="2523238A" w14:textId="77777777" w:rsidR="00711B7D" w:rsidRPr="001C2B07" w:rsidRDefault="00711B7D" w:rsidP="00711B7D">
            <w:pPr>
              <w:pStyle w:val="GOSTTablenorm"/>
              <w:rPr>
                <w:b/>
              </w:rPr>
            </w:pPr>
            <w:r w:rsidRPr="001C2B07">
              <w:rPr>
                <w:b/>
                <w:szCs w:val="22"/>
              </w:rPr>
              <w:t>FS_ACCBALANCE_D70_LIST</w:t>
            </w:r>
          </w:p>
        </w:tc>
        <w:tc>
          <w:tcPr>
            <w:tcW w:w="1348" w:type="pct"/>
            <w:gridSpan w:val="2"/>
            <w:tcBorders>
              <w:top w:val="single" w:sz="4" w:space="0" w:color="auto"/>
              <w:left w:val="single" w:sz="4" w:space="0" w:color="auto"/>
              <w:bottom w:val="single" w:sz="4" w:space="0" w:color="auto"/>
              <w:right w:val="single" w:sz="4" w:space="0" w:color="auto"/>
            </w:tcBorders>
          </w:tcPr>
          <w:p w14:paraId="5017233F" w14:textId="77777777" w:rsidR="00711B7D" w:rsidRPr="001C2B07" w:rsidRDefault="00711B7D" w:rsidP="00711B7D">
            <w:pPr>
              <w:pStyle w:val="GOSTTablenorm"/>
              <w:rPr>
                <w:b/>
              </w:rPr>
            </w:pPr>
            <w:r w:rsidRPr="001C2B07">
              <w:rPr>
                <w:b/>
              </w:rPr>
              <w:t xml:space="preserve">Массив, </w:t>
            </w:r>
            <w:r w:rsidRPr="001C2B07">
              <w:t>раздел</w:t>
            </w:r>
          </w:p>
        </w:tc>
      </w:tr>
      <w:tr w:rsidR="00711B7D" w:rsidRPr="00E962C4" w14:paraId="791F415B" w14:textId="77777777" w:rsidTr="00711B7D">
        <w:tc>
          <w:tcPr>
            <w:tcW w:w="1125" w:type="pct"/>
            <w:tcBorders>
              <w:top w:val="single" w:sz="4" w:space="0" w:color="auto"/>
              <w:left w:val="single" w:sz="4" w:space="0" w:color="auto"/>
              <w:bottom w:val="single" w:sz="4" w:space="0" w:color="auto"/>
              <w:right w:val="single" w:sz="4" w:space="0" w:color="auto"/>
            </w:tcBorders>
          </w:tcPr>
          <w:p w14:paraId="5894C7D5" w14:textId="058CC0D2" w:rsidR="00711B7D" w:rsidRPr="001C2B07" w:rsidRDefault="00711B7D" w:rsidP="00711B7D">
            <w:pPr>
              <w:pStyle w:val="GOSTTablenorm"/>
              <w:rPr>
                <w:szCs w:val="22"/>
              </w:rPr>
            </w:pPr>
            <w:r w:rsidRPr="001C2B07">
              <w:t>Идентификатор</w:t>
            </w:r>
            <w:r>
              <w:t>_</w:t>
            </w:r>
            <w:r w:rsidRPr="001C2B07">
              <w:t>строки</w:t>
            </w:r>
          </w:p>
        </w:tc>
        <w:tc>
          <w:tcPr>
            <w:tcW w:w="273" w:type="pct"/>
            <w:tcBorders>
              <w:top w:val="single" w:sz="4" w:space="0" w:color="auto"/>
              <w:left w:val="single" w:sz="4" w:space="0" w:color="auto"/>
              <w:bottom w:val="single" w:sz="4" w:space="0" w:color="auto"/>
              <w:right w:val="single" w:sz="4" w:space="0" w:color="auto"/>
            </w:tcBorders>
          </w:tcPr>
          <w:p w14:paraId="5EC31370" w14:textId="77777777" w:rsidR="00711B7D" w:rsidRPr="001C2B07" w:rsidRDefault="00711B7D" w:rsidP="00711B7D">
            <w:pPr>
              <w:pStyle w:val="GOSTTablenorm"/>
              <w:rPr>
                <w:szCs w:val="22"/>
              </w:rPr>
            </w:pPr>
            <w:r w:rsidRPr="001C2B07">
              <w:t>да</w:t>
            </w:r>
          </w:p>
        </w:tc>
        <w:tc>
          <w:tcPr>
            <w:tcW w:w="1127" w:type="pct"/>
            <w:tcBorders>
              <w:top w:val="single" w:sz="4" w:space="0" w:color="auto"/>
              <w:left w:val="single" w:sz="4" w:space="0" w:color="auto"/>
              <w:bottom w:val="single" w:sz="4" w:space="0" w:color="auto"/>
              <w:right w:val="single" w:sz="4" w:space="0" w:color="auto"/>
            </w:tcBorders>
          </w:tcPr>
          <w:p w14:paraId="7CCDA074" w14:textId="77777777" w:rsidR="00711B7D" w:rsidRPr="001C2B07" w:rsidRDefault="00711B7D" w:rsidP="00711B7D">
            <w:pPr>
              <w:pStyle w:val="GOSTTablenorm"/>
              <w:rPr>
                <w:szCs w:val="22"/>
              </w:rPr>
            </w:pPr>
            <w:r w:rsidRPr="001C2B07">
              <w:rPr>
                <w:szCs w:val="22"/>
              </w:rPr>
              <w:t>Указывается технический идентификатор строки</w:t>
            </w:r>
          </w:p>
        </w:tc>
        <w:tc>
          <w:tcPr>
            <w:tcW w:w="1127" w:type="pct"/>
            <w:gridSpan w:val="2"/>
            <w:tcBorders>
              <w:top w:val="single" w:sz="4" w:space="0" w:color="auto"/>
              <w:left w:val="single" w:sz="4" w:space="0" w:color="auto"/>
              <w:bottom w:val="single" w:sz="4" w:space="0" w:color="auto"/>
              <w:right w:val="single" w:sz="4" w:space="0" w:color="auto"/>
            </w:tcBorders>
          </w:tcPr>
          <w:p w14:paraId="77916A23" w14:textId="1B46D706" w:rsidR="00711B7D" w:rsidRPr="001C2B07" w:rsidRDefault="00711B7D" w:rsidP="00711B7D">
            <w:pPr>
              <w:pStyle w:val="GOSTTablenorm"/>
              <w:ind w:left="0"/>
              <w:rPr>
                <w:b/>
                <w:szCs w:val="22"/>
                <w:lang w:val="en-US"/>
              </w:rPr>
            </w:pPr>
            <w:r w:rsidRPr="001C2B07">
              <w:rPr>
                <w:b/>
                <w:szCs w:val="22"/>
                <w:lang w:val="en-US"/>
              </w:rPr>
              <w:t>FS_ACCBALANCE_D70_LIST:</w:t>
            </w:r>
            <w:r w:rsidRPr="001C2B07">
              <w:rPr>
                <w:lang w:val="en-US"/>
              </w:rPr>
              <w:t xml:space="preserve"> id</w:t>
            </w:r>
          </w:p>
        </w:tc>
        <w:tc>
          <w:tcPr>
            <w:tcW w:w="1348" w:type="pct"/>
            <w:gridSpan w:val="2"/>
            <w:tcBorders>
              <w:top w:val="single" w:sz="4" w:space="0" w:color="auto"/>
              <w:left w:val="single" w:sz="4" w:space="0" w:color="auto"/>
              <w:bottom w:val="single" w:sz="4" w:space="0" w:color="auto"/>
              <w:right w:val="single" w:sz="4" w:space="0" w:color="auto"/>
            </w:tcBorders>
          </w:tcPr>
          <w:p w14:paraId="20A1C56A" w14:textId="77777777" w:rsidR="00711B7D" w:rsidRPr="001C2B07" w:rsidRDefault="00711B7D" w:rsidP="00711B7D">
            <w:pPr>
              <w:pStyle w:val="GOSTTablenorm"/>
            </w:pPr>
            <w:r w:rsidRPr="001C2B07">
              <w:t>-</w:t>
            </w:r>
          </w:p>
        </w:tc>
      </w:tr>
      <w:tr w:rsidR="00711B7D" w:rsidRPr="00E962C4" w14:paraId="2A407BF7" w14:textId="77777777" w:rsidTr="00711B7D">
        <w:tc>
          <w:tcPr>
            <w:tcW w:w="1125" w:type="pct"/>
            <w:tcBorders>
              <w:top w:val="single" w:sz="4" w:space="0" w:color="auto"/>
              <w:left w:val="single" w:sz="4" w:space="0" w:color="auto"/>
              <w:bottom w:val="single" w:sz="4" w:space="0" w:color="auto"/>
              <w:right w:val="single" w:sz="4" w:space="0" w:color="auto"/>
            </w:tcBorders>
          </w:tcPr>
          <w:p w14:paraId="3F1B35B2" w14:textId="77777777" w:rsidR="00711B7D" w:rsidRPr="001C2B07" w:rsidRDefault="00711B7D" w:rsidP="00711B7D">
            <w:pPr>
              <w:pStyle w:val="GOSTTablenorm"/>
              <w:rPr>
                <w:color w:val="FF0000"/>
                <w:szCs w:val="22"/>
              </w:rPr>
            </w:pPr>
            <w:r w:rsidRPr="001C2B07">
              <w:rPr>
                <w:szCs w:val="22"/>
              </w:rPr>
              <w:t>АКР_ЛС_передающий</w:t>
            </w:r>
          </w:p>
        </w:tc>
        <w:tc>
          <w:tcPr>
            <w:tcW w:w="273" w:type="pct"/>
            <w:tcBorders>
              <w:top w:val="single" w:sz="4" w:space="0" w:color="auto"/>
              <w:left w:val="single" w:sz="4" w:space="0" w:color="auto"/>
              <w:bottom w:val="single" w:sz="4" w:space="0" w:color="auto"/>
              <w:right w:val="single" w:sz="4" w:space="0" w:color="auto"/>
            </w:tcBorders>
          </w:tcPr>
          <w:p w14:paraId="11E7CE66" w14:textId="77777777" w:rsidR="00711B7D" w:rsidRPr="001C2B07" w:rsidRDefault="00711B7D" w:rsidP="00711B7D">
            <w:pPr>
              <w:pStyle w:val="GOSTTablenorm"/>
            </w:pPr>
            <w:r w:rsidRPr="001C2B07">
              <w:rPr>
                <w:szCs w:val="22"/>
              </w:rPr>
              <w:t>нет</w:t>
            </w:r>
          </w:p>
        </w:tc>
        <w:tc>
          <w:tcPr>
            <w:tcW w:w="1127" w:type="pct"/>
            <w:tcBorders>
              <w:top w:val="single" w:sz="4" w:space="0" w:color="auto"/>
              <w:left w:val="single" w:sz="4" w:space="0" w:color="auto"/>
              <w:bottom w:val="single" w:sz="4" w:space="0" w:color="auto"/>
              <w:right w:val="single" w:sz="4" w:space="0" w:color="auto"/>
            </w:tcBorders>
          </w:tcPr>
          <w:p w14:paraId="04E5E5A4" w14:textId="77777777" w:rsidR="00711B7D" w:rsidRPr="001C2B07" w:rsidRDefault="00711B7D" w:rsidP="00711B7D">
            <w:pPr>
              <w:pStyle w:val="GOSTTablenorm"/>
              <w:rPr>
                <w:szCs w:val="22"/>
              </w:rPr>
            </w:pPr>
            <w:r w:rsidRPr="001C2B07">
              <w:rPr>
                <w:szCs w:val="22"/>
              </w:rPr>
              <w:t>Аналитический код раздела ЛС передающего</w:t>
            </w:r>
          </w:p>
        </w:tc>
        <w:tc>
          <w:tcPr>
            <w:tcW w:w="1127" w:type="pct"/>
            <w:gridSpan w:val="2"/>
            <w:tcBorders>
              <w:top w:val="single" w:sz="4" w:space="0" w:color="auto"/>
              <w:left w:val="single" w:sz="4" w:space="0" w:color="auto"/>
              <w:bottom w:val="single" w:sz="4" w:space="0" w:color="auto"/>
              <w:right w:val="single" w:sz="4" w:space="0" w:color="auto"/>
            </w:tcBorders>
          </w:tcPr>
          <w:p w14:paraId="02A77C1B" w14:textId="74CE8249" w:rsidR="00711B7D" w:rsidRPr="001C2B07" w:rsidRDefault="00711B7D" w:rsidP="00711B7D">
            <w:pPr>
              <w:pStyle w:val="GOSTTablenorm"/>
              <w:ind w:left="0"/>
              <w:rPr>
                <w:lang w:val="en-US"/>
              </w:rPr>
            </w:pPr>
            <w:r w:rsidRPr="001C2B07">
              <w:rPr>
                <w:b/>
                <w:szCs w:val="22"/>
                <w:lang w:val="en-US"/>
              </w:rPr>
              <w:t>FS_ACCBALANCE_D70_LIST:</w:t>
            </w:r>
            <w:r w:rsidRPr="001C2B07">
              <w:rPr>
                <w:szCs w:val="22"/>
                <w:lang w:val="en-US"/>
              </w:rPr>
              <w:t>ANALYTICCODESECTIONTS</w:t>
            </w:r>
          </w:p>
        </w:tc>
        <w:tc>
          <w:tcPr>
            <w:tcW w:w="1348" w:type="pct"/>
            <w:gridSpan w:val="2"/>
            <w:tcBorders>
              <w:top w:val="single" w:sz="4" w:space="0" w:color="auto"/>
              <w:left w:val="single" w:sz="4" w:space="0" w:color="auto"/>
              <w:bottom w:val="single" w:sz="4" w:space="0" w:color="auto"/>
              <w:right w:val="single" w:sz="4" w:space="0" w:color="auto"/>
            </w:tcBorders>
          </w:tcPr>
          <w:p w14:paraId="6E50BBC6" w14:textId="77777777" w:rsidR="00711B7D" w:rsidRPr="001C2B07" w:rsidRDefault="00711B7D" w:rsidP="00711B7D">
            <w:pPr>
              <w:pStyle w:val="GOSTTablenorm"/>
              <w:rPr>
                <w:lang w:val="en-US"/>
              </w:rPr>
            </w:pPr>
            <w:r w:rsidRPr="001C2B07">
              <w:rPr>
                <w:lang w:val="en-US"/>
              </w:rPr>
              <w:t>-</w:t>
            </w:r>
          </w:p>
        </w:tc>
      </w:tr>
      <w:tr w:rsidR="00711B7D" w:rsidRPr="00C7463F" w14:paraId="3A0B146D" w14:textId="77777777" w:rsidTr="00711B7D">
        <w:tc>
          <w:tcPr>
            <w:tcW w:w="1125" w:type="pct"/>
            <w:tcBorders>
              <w:top w:val="single" w:sz="4" w:space="0" w:color="auto"/>
              <w:left w:val="single" w:sz="4" w:space="0" w:color="auto"/>
              <w:bottom w:val="single" w:sz="4" w:space="0" w:color="auto"/>
              <w:right w:val="single" w:sz="4" w:space="0" w:color="auto"/>
            </w:tcBorders>
          </w:tcPr>
          <w:p w14:paraId="06E085D4" w14:textId="77777777" w:rsidR="00711B7D" w:rsidRPr="001C2B07" w:rsidRDefault="00711B7D" w:rsidP="00711B7D">
            <w:pPr>
              <w:pStyle w:val="GOSTTablenorm"/>
              <w:rPr>
                <w:color w:val="FF0000"/>
                <w:szCs w:val="22"/>
              </w:rPr>
            </w:pPr>
            <w:r w:rsidRPr="001C2B07">
              <w:rPr>
                <w:szCs w:val="22"/>
              </w:rPr>
              <w:t>АКР_ЛС_принимающий</w:t>
            </w:r>
          </w:p>
        </w:tc>
        <w:tc>
          <w:tcPr>
            <w:tcW w:w="273" w:type="pct"/>
            <w:tcBorders>
              <w:top w:val="single" w:sz="4" w:space="0" w:color="auto"/>
              <w:left w:val="single" w:sz="4" w:space="0" w:color="auto"/>
              <w:bottom w:val="single" w:sz="4" w:space="0" w:color="auto"/>
              <w:right w:val="single" w:sz="4" w:space="0" w:color="auto"/>
            </w:tcBorders>
          </w:tcPr>
          <w:p w14:paraId="6E7ADA59" w14:textId="77777777" w:rsidR="00711B7D" w:rsidRPr="001C2B07" w:rsidRDefault="00711B7D" w:rsidP="00711B7D">
            <w:pPr>
              <w:pStyle w:val="GOSTTablenorm"/>
            </w:pPr>
            <w:r w:rsidRPr="001C2B07">
              <w:rPr>
                <w:szCs w:val="22"/>
              </w:rPr>
              <w:t>нет</w:t>
            </w:r>
          </w:p>
        </w:tc>
        <w:tc>
          <w:tcPr>
            <w:tcW w:w="1127" w:type="pct"/>
            <w:tcBorders>
              <w:top w:val="single" w:sz="4" w:space="0" w:color="auto"/>
              <w:left w:val="single" w:sz="4" w:space="0" w:color="auto"/>
              <w:bottom w:val="single" w:sz="4" w:space="0" w:color="auto"/>
              <w:right w:val="single" w:sz="4" w:space="0" w:color="auto"/>
            </w:tcBorders>
          </w:tcPr>
          <w:p w14:paraId="7A177B58" w14:textId="77777777" w:rsidR="00711B7D" w:rsidRPr="001C2B07" w:rsidRDefault="00711B7D" w:rsidP="00711B7D">
            <w:pPr>
              <w:pStyle w:val="GOSTTablenorm"/>
              <w:rPr>
                <w:szCs w:val="22"/>
              </w:rPr>
            </w:pPr>
            <w:r w:rsidRPr="001C2B07">
              <w:rPr>
                <w:szCs w:val="22"/>
              </w:rPr>
              <w:t>Аналитический код раздела ЛС принимающего</w:t>
            </w:r>
          </w:p>
        </w:tc>
        <w:tc>
          <w:tcPr>
            <w:tcW w:w="1127" w:type="pct"/>
            <w:gridSpan w:val="2"/>
            <w:tcBorders>
              <w:top w:val="single" w:sz="4" w:space="0" w:color="auto"/>
              <w:left w:val="single" w:sz="4" w:space="0" w:color="auto"/>
              <w:bottom w:val="single" w:sz="4" w:space="0" w:color="auto"/>
              <w:right w:val="single" w:sz="4" w:space="0" w:color="auto"/>
            </w:tcBorders>
          </w:tcPr>
          <w:p w14:paraId="71E3D846" w14:textId="399FDC39" w:rsidR="00711B7D" w:rsidRPr="001C2B07" w:rsidRDefault="00711B7D" w:rsidP="00711B7D">
            <w:pPr>
              <w:pStyle w:val="GOSTTablenorm"/>
              <w:ind w:left="0"/>
              <w:rPr>
                <w:lang w:val="en-US"/>
              </w:rPr>
            </w:pPr>
            <w:r w:rsidRPr="001C2B07">
              <w:rPr>
                <w:b/>
                <w:szCs w:val="22"/>
                <w:lang w:val="en-US"/>
              </w:rPr>
              <w:t>FS_ACCBALANCE_D70_LIST:</w:t>
            </w:r>
            <w:r w:rsidRPr="001C2B07">
              <w:rPr>
                <w:szCs w:val="22"/>
                <w:lang w:val="en-US"/>
              </w:rPr>
              <w:t>ANALYTICCODESECTIONAS</w:t>
            </w:r>
          </w:p>
        </w:tc>
        <w:tc>
          <w:tcPr>
            <w:tcW w:w="1348" w:type="pct"/>
            <w:gridSpan w:val="2"/>
            <w:tcBorders>
              <w:top w:val="single" w:sz="4" w:space="0" w:color="auto"/>
              <w:left w:val="single" w:sz="4" w:space="0" w:color="auto"/>
              <w:bottom w:val="single" w:sz="4" w:space="0" w:color="auto"/>
              <w:right w:val="single" w:sz="4" w:space="0" w:color="auto"/>
            </w:tcBorders>
          </w:tcPr>
          <w:p w14:paraId="4CECF8A1" w14:textId="77777777" w:rsidR="00711B7D" w:rsidRPr="001C2B07" w:rsidRDefault="00711B7D" w:rsidP="00711B7D">
            <w:pPr>
              <w:pStyle w:val="GOSTTablenorm"/>
              <w:rPr>
                <w:lang w:val="en-US"/>
              </w:rPr>
            </w:pPr>
            <w:r w:rsidRPr="001C2B07">
              <w:t>-</w:t>
            </w:r>
          </w:p>
        </w:tc>
      </w:tr>
      <w:tr w:rsidR="00711B7D" w:rsidRPr="004E4EA7" w14:paraId="41B516C6" w14:textId="77777777" w:rsidTr="00711B7D">
        <w:tc>
          <w:tcPr>
            <w:tcW w:w="1125" w:type="pct"/>
            <w:tcBorders>
              <w:top w:val="single" w:sz="4" w:space="0" w:color="auto"/>
              <w:left w:val="single" w:sz="4" w:space="0" w:color="auto"/>
              <w:bottom w:val="single" w:sz="4" w:space="0" w:color="auto"/>
              <w:right w:val="single" w:sz="4" w:space="0" w:color="auto"/>
            </w:tcBorders>
          </w:tcPr>
          <w:p w14:paraId="561B6E91" w14:textId="590E0012" w:rsidR="00711B7D" w:rsidRPr="001C2B07" w:rsidRDefault="00711B7D" w:rsidP="00711B7D">
            <w:pPr>
              <w:pStyle w:val="GOSTTablenorm"/>
              <w:rPr>
                <w:color w:val="FF0000"/>
                <w:szCs w:val="22"/>
              </w:rPr>
            </w:pPr>
            <w:r w:rsidRPr="001C2B07">
              <w:rPr>
                <w:szCs w:val="22"/>
              </w:rPr>
              <w:t>Код</w:t>
            </w:r>
            <w:r>
              <w:rPr>
                <w:szCs w:val="22"/>
              </w:rPr>
              <w:t>_</w:t>
            </w:r>
            <w:r w:rsidRPr="001C2B07">
              <w:rPr>
                <w:szCs w:val="22"/>
              </w:rPr>
              <w:t>ист_пост</w:t>
            </w:r>
          </w:p>
        </w:tc>
        <w:tc>
          <w:tcPr>
            <w:tcW w:w="273" w:type="pct"/>
            <w:tcBorders>
              <w:top w:val="single" w:sz="4" w:space="0" w:color="auto"/>
              <w:left w:val="single" w:sz="4" w:space="0" w:color="auto"/>
              <w:bottom w:val="single" w:sz="4" w:space="0" w:color="auto"/>
              <w:right w:val="single" w:sz="4" w:space="0" w:color="auto"/>
            </w:tcBorders>
          </w:tcPr>
          <w:p w14:paraId="756D89C3" w14:textId="77777777" w:rsidR="00711B7D" w:rsidRPr="001C2B07" w:rsidRDefault="00711B7D" w:rsidP="00711B7D">
            <w:pPr>
              <w:pStyle w:val="GOSTTablenorm"/>
            </w:pPr>
            <w:r w:rsidRPr="001C2B07">
              <w:t>нет</w:t>
            </w:r>
          </w:p>
        </w:tc>
        <w:tc>
          <w:tcPr>
            <w:tcW w:w="1127" w:type="pct"/>
            <w:tcBorders>
              <w:top w:val="single" w:sz="4" w:space="0" w:color="auto"/>
              <w:left w:val="single" w:sz="4" w:space="0" w:color="auto"/>
              <w:bottom w:val="single" w:sz="4" w:space="0" w:color="auto"/>
              <w:right w:val="single" w:sz="4" w:space="0" w:color="auto"/>
            </w:tcBorders>
          </w:tcPr>
          <w:p w14:paraId="064AFCEC" w14:textId="77777777" w:rsidR="00711B7D" w:rsidRPr="001C2B07" w:rsidRDefault="00711B7D" w:rsidP="00711B7D">
            <w:pPr>
              <w:pStyle w:val="GOSTTablenorm"/>
              <w:rPr>
                <w:szCs w:val="22"/>
              </w:rPr>
            </w:pPr>
            <w:r w:rsidRPr="001C2B07">
              <w:rPr>
                <w:szCs w:val="22"/>
              </w:rPr>
              <w:t>Код источника поступлений целевых средств</w:t>
            </w:r>
          </w:p>
        </w:tc>
        <w:tc>
          <w:tcPr>
            <w:tcW w:w="1127" w:type="pct"/>
            <w:gridSpan w:val="2"/>
            <w:tcBorders>
              <w:top w:val="single" w:sz="4" w:space="0" w:color="auto"/>
              <w:left w:val="single" w:sz="4" w:space="0" w:color="auto"/>
              <w:bottom w:val="single" w:sz="4" w:space="0" w:color="auto"/>
              <w:right w:val="single" w:sz="4" w:space="0" w:color="auto"/>
            </w:tcBorders>
          </w:tcPr>
          <w:p w14:paraId="05D59F9D" w14:textId="44D03F63" w:rsidR="00711B7D" w:rsidRPr="001C2B07" w:rsidRDefault="00711B7D" w:rsidP="00711B7D">
            <w:pPr>
              <w:pStyle w:val="GOSTTablenorm"/>
              <w:ind w:left="0"/>
              <w:rPr>
                <w:lang w:val="en-US"/>
              </w:rPr>
            </w:pPr>
            <w:r w:rsidRPr="001C2B07">
              <w:rPr>
                <w:b/>
                <w:szCs w:val="22"/>
                <w:lang w:val="en-US"/>
              </w:rPr>
              <w:t>FS_ACCBALANCE_D70_LIST:</w:t>
            </w:r>
            <w:r w:rsidRPr="001C2B07">
              <w:rPr>
                <w:szCs w:val="22"/>
                <w:lang w:val="en-US"/>
              </w:rPr>
              <w:t>TARGETEDFUNDSSRCCODE</w:t>
            </w:r>
          </w:p>
        </w:tc>
        <w:tc>
          <w:tcPr>
            <w:tcW w:w="1348" w:type="pct"/>
            <w:gridSpan w:val="2"/>
            <w:tcBorders>
              <w:top w:val="single" w:sz="4" w:space="0" w:color="auto"/>
              <w:left w:val="single" w:sz="4" w:space="0" w:color="auto"/>
              <w:bottom w:val="single" w:sz="4" w:space="0" w:color="auto"/>
              <w:right w:val="single" w:sz="4" w:space="0" w:color="auto"/>
            </w:tcBorders>
          </w:tcPr>
          <w:p w14:paraId="6F58EE26" w14:textId="77777777" w:rsidR="00711B7D" w:rsidRPr="001C2B07" w:rsidRDefault="00711B7D" w:rsidP="00711B7D">
            <w:pPr>
              <w:pStyle w:val="GOSTTablenorm"/>
            </w:pPr>
            <w:r w:rsidRPr="001C2B07">
              <w:t>-</w:t>
            </w:r>
          </w:p>
        </w:tc>
      </w:tr>
      <w:tr w:rsidR="00711B7D" w:rsidRPr="00333FB9" w14:paraId="28338104" w14:textId="77777777" w:rsidTr="00711B7D">
        <w:tc>
          <w:tcPr>
            <w:tcW w:w="1125" w:type="pct"/>
            <w:tcBorders>
              <w:top w:val="single" w:sz="4" w:space="0" w:color="auto"/>
              <w:left w:val="single" w:sz="4" w:space="0" w:color="auto"/>
              <w:bottom w:val="single" w:sz="4" w:space="0" w:color="auto"/>
              <w:right w:val="single" w:sz="4" w:space="0" w:color="auto"/>
            </w:tcBorders>
          </w:tcPr>
          <w:p w14:paraId="5B378438" w14:textId="12C33BE1" w:rsidR="00711B7D" w:rsidRPr="001C2B07" w:rsidRDefault="00711B7D" w:rsidP="00711B7D">
            <w:pPr>
              <w:pStyle w:val="GOSTTablenorm"/>
              <w:rPr>
                <w:szCs w:val="22"/>
              </w:rPr>
            </w:pPr>
            <w:r w:rsidRPr="001C2B07">
              <w:rPr>
                <w:szCs w:val="22"/>
              </w:rPr>
              <w:t>Тип_кода_класс_операций_КС</w:t>
            </w:r>
          </w:p>
        </w:tc>
        <w:tc>
          <w:tcPr>
            <w:tcW w:w="273" w:type="pct"/>
            <w:tcBorders>
              <w:top w:val="single" w:sz="4" w:space="0" w:color="auto"/>
              <w:left w:val="single" w:sz="4" w:space="0" w:color="auto"/>
              <w:bottom w:val="single" w:sz="4" w:space="0" w:color="auto"/>
              <w:right w:val="single" w:sz="4" w:space="0" w:color="auto"/>
            </w:tcBorders>
          </w:tcPr>
          <w:p w14:paraId="7BD82D75" w14:textId="77777777" w:rsidR="00711B7D" w:rsidRPr="001C2B07" w:rsidRDefault="00711B7D" w:rsidP="00711B7D">
            <w:pPr>
              <w:pStyle w:val="GOSTTablenorm"/>
              <w:rPr>
                <w:szCs w:val="22"/>
              </w:rPr>
            </w:pPr>
            <w:r w:rsidRPr="001C2B07">
              <w:rPr>
                <w:szCs w:val="22"/>
              </w:rPr>
              <w:t>да</w:t>
            </w:r>
          </w:p>
        </w:tc>
        <w:tc>
          <w:tcPr>
            <w:tcW w:w="1127" w:type="pct"/>
            <w:tcBorders>
              <w:top w:val="single" w:sz="4" w:space="0" w:color="auto"/>
              <w:left w:val="single" w:sz="4" w:space="0" w:color="auto"/>
              <w:bottom w:val="single" w:sz="4" w:space="0" w:color="auto"/>
              <w:right w:val="single" w:sz="4" w:space="0" w:color="auto"/>
            </w:tcBorders>
          </w:tcPr>
          <w:p w14:paraId="685D97BD" w14:textId="66DCE30E" w:rsidR="00711B7D" w:rsidRPr="001C2B07" w:rsidRDefault="00711B7D" w:rsidP="00711B7D">
            <w:pPr>
              <w:pStyle w:val="GOSTTablenorm"/>
              <w:rPr>
                <w:szCs w:val="22"/>
              </w:rPr>
            </w:pPr>
            <w:r w:rsidRPr="001C2B07">
              <w:rPr>
                <w:szCs w:val="22"/>
              </w:rPr>
              <w:t>Тип кода классификации операций при КС</w:t>
            </w:r>
          </w:p>
        </w:tc>
        <w:tc>
          <w:tcPr>
            <w:tcW w:w="1127" w:type="pct"/>
            <w:gridSpan w:val="2"/>
            <w:tcBorders>
              <w:top w:val="single" w:sz="4" w:space="0" w:color="auto"/>
              <w:left w:val="single" w:sz="4" w:space="0" w:color="auto"/>
              <w:bottom w:val="single" w:sz="4" w:space="0" w:color="auto"/>
              <w:right w:val="single" w:sz="4" w:space="0" w:color="auto"/>
            </w:tcBorders>
          </w:tcPr>
          <w:p w14:paraId="6993119D" w14:textId="041C9A27" w:rsidR="00711B7D" w:rsidRPr="001C2B07" w:rsidRDefault="00711B7D" w:rsidP="00711B7D">
            <w:pPr>
              <w:pStyle w:val="GOSTTablenorm"/>
              <w:ind w:left="0"/>
              <w:rPr>
                <w:szCs w:val="22"/>
                <w:lang w:val="en-US"/>
              </w:rPr>
            </w:pPr>
            <w:r w:rsidRPr="001C2B07">
              <w:rPr>
                <w:b/>
                <w:szCs w:val="22"/>
                <w:lang w:val="en-US"/>
              </w:rPr>
              <w:t>FS_ACCBALANCE_D70_LIST:</w:t>
            </w:r>
            <w:r w:rsidRPr="001C2B07">
              <w:rPr>
                <w:szCs w:val="22"/>
                <w:lang w:val="en-US"/>
              </w:rPr>
              <w:t>TargetFundsCodeType</w:t>
            </w:r>
          </w:p>
        </w:tc>
        <w:tc>
          <w:tcPr>
            <w:tcW w:w="1348" w:type="pct"/>
            <w:gridSpan w:val="2"/>
            <w:tcBorders>
              <w:top w:val="single" w:sz="4" w:space="0" w:color="auto"/>
              <w:left w:val="single" w:sz="4" w:space="0" w:color="auto"/>
              <w:bottom w:val="single" w:sz="4" w:space="0" w:color="auto"/>
              <w:right w:val="single" w:sz="4" w:space="0" w:color="auto"/>
            </w:tcBorders>
          </w:tcPr>
          <w:p w14:paraId="4A1799B6" w14:textId="77777777" w:rsidR="00711B7D" w:rsidRPr="001C2B07" w:rsidRDefault="00711B7D" w:rsidP="00711B7D">
            <w:pPr>
              <w:pStyle w:val="GOSTTablenorm"/>
              <w:rPr>
                <w:szCs w:val="22"/>
              </w:rPr>
            </w:pPr>
            <w:r w:rsidRPr="001C2B07">
              <w:rPr>
                <w:szCs w:val="22"/>
              </w:rPr>
              <w:t>При обработке строк документа по поступлениям и выплатам в каждом разделе заполняется значением:</w:t>
            </w:r>
          </w:p>
          <w:p w14:paraId="0670C79E" w14:textId="38023508" w:rsidR="00711B7D" w:rsidRPr="001C2B07" w:rsidRDefault="00711B7D" w:rsidP="00711B7D">
            <w:pPr>
              <w:pStyle w:val="GOSTTableListMark1"/>
            </w:pPr>
            <w:r w:rsidRPr="001C2B07">
              <w:t>«20» – доходы (источник поступления целевых средств);</w:t>
            </w:r>
          </w:p>
          <w:p w14:paraId="2FA6AC7A" w14:textId="0E38F1C5" w:rsidR="00711B7D" w:rsidRPr="001C2B07" w:rsidRDefault="00711B7D" w:rsidP="00711B7D">
            <w:pPr>
              <w:pStyle w:val="GOSTTableListMark1"/>
            </w:pPr>
            <w:r w:rsidRPr="001C2B07">
              <w:t>«10» –</w:t>
            </w:r>
            <w:r>
              <w:t xml:space="preserve"> расходы</w:t>
            </w:r>
          </w:p>
        </w:tc>
      </w:tr>
      <w:tr w:rsidR="00711B7D" w:rsidRPr="008A78BC" w14:paraId="5A23CE2A" w14:textId="77777777" w:rsidTr="00711B7D">
        <w:tc>
          <w:tcPr>
            <w:tcW w:w="1125" w:type="pct"/>
            <w:tcBorders>
              <w:top w:val="single" w:sz="4" w:space="0" w:color="auto"/>
              <w:left w:val="single" w:sz="4" w:space="0" w:color="auto"/>
              <w:bottom w:val="single" w:sz="4" w:space="0" w:color="auto"/>
              <w:right w:val="single" w:sz="4" w:space="0" w:color="auto"/>
            </w:tcBorders>
          </w:tcPr>
          <w:p w14:paraId="5AE92EDF" w14:textId="77777777" w:rsidR="00711B7D" w:rsidRPr="001C2B07" w:rsidRDefault="00711B7D" w:rsidP="00711B7D">
            <w:pPr>
              <w:ind w:left="57" w:right="57" w:firstLine="0"/>
              <w:rPr>
                <w:sz w:val="22"/>
                <w:szCs w:val="22"/>
              </w:rPr>
            </w:pPr>
            <w:r w:rsidRPr="001C2B07">
              <w:rPr>
                <w:sz w:val="22"/>
                <w:szCs w:val="22"/>
              </w:rPr>
              <w:t>ПЗО</w:t>
            </w:r>
          </w:p>
        </w:tc>
        <w:tc>
          <w:tcPr>
            <w:tcW w:w="273" w:type="pct"/>
            <w:tcBorders>
              <w:top w:val="single" w:sz="4" w:space="0" w:color="auto"/>
              <w:left w:val="single" w:sz="4" w:space="0" w:color="auto"/>
              <w:bottom w:val="single" w:sz="4" w:space="0" w:color="auto"/>
              <w:right w:val="single" w:sz="4" w:space="0" w:color="auto"/>
            </w:tcBorders>
          </w:tcPr>
          <w:p w14:paraId="3EB81899" w14:textId="77777777" w:rsidR="00711B7D" w:rsidRPr="001C2B07" w:rsidRDefault="00711B7D" w:rsidP="00711B7D">
            <w:pPr>
              <w:pStyle w:val="GOSTTablenorm"/>
            </w:pPr>
            <w:r w:rsidRPr="001C2B07">
              <w:t>да</w:t>
            </w:r>
          </w:p>
        </w:tc>
        <w:tc>
          <w:tcPr>
            <w:tcW w:w="1127" w:type="pct"/>
            <w:tcBorders>
              <w:top w:val="single" w:sz="4" w:space="0" w:color="auto"/>
              <w:left w:val="single" w:sz="4" w:space="0" w:color="auto"/>
              <w:bottom w:val="single" w:sz="4" w:space="0" w:color="auto"/>
              <w:right w:val="single" w:sz="4" w:space="0" w:color="auto"/>
            </w:tcBorders>
          </w:tcPr>
          <w:p w14:paraId="37947B87" w14:textId="77777777" w:rsidR="00711B7D" w:rsidRPr="001C2B07" w:rsidRDefault="00711B7D" w:rsidP="00711B7D">
            <w:pPr>
              <w:pStyle w:val="GOSTTablenorm"/>
              <w:rPr>
                <w:szCs w:val="22"/>
              </w:rPr>
            </w:pPr>
            <w:r w:rsidRPr="001C2B07">
              <w:t>Признак заключительных оборотов</w:t>
            </w:r>
          </w:p>
        </w:tc>
        <w:tc>
          <w:tcPr>
            <w:tcW w:w="1127" w:type="pct"/>
            <w:gridSpan w:val="2"/>
            <w:tcBorders>
              <w:top w:val="single" w:sz="4" w:space="0" w:color="auto"/>
              <w:left w:val="single" w:sz="4" w:space="0" w:color="auto"/>
              <w:bottom w:val="single" w:sz="4" w:space="0" w:color="auto"/>
              <w:right w:val="single" w:sz="4" w:space="0" w:color="auto"/>
            </w:tcBorders>
          </w:tcPr>
          <w:p w14:paraId="5653AAA1" w14:textId="58526DD5" w:rsidR="00711B7D" w:rsidRPr="001C2B07" w:rsidRDefault="00711B7D" w:rsidP="00711B7D">
            <w:pPr>
              <w:pStyle w:val="GOSTTablenorm"/>
              <w:ind w:left="0"/>
              <w:rPr>
                <w:b/>
                <w:szCs w:val="22"/>
                <w:lang w:val="en-US"/>
              </w:rPr>
            </w:pPr>
            <w:r w:rsidRPr="001C2B07">
              <w:rPr>
                <w:b/>
                <w:szCs w:val="22"/>
                <w:lang w:val="en-US"/>
              </w:rPr>
              <w:t>FS_ACCBALANCE_D70_LIST:</w:t>
            </w:r>
            <w:r w:rsidRPr="001C2B07">
              <w:rPr>
                <w:lang w:val="en-US"/>
              </w:rPr>
              <w:t>PZO</w:t>
            </w:r>
          </w:p>
        </w:tc>
        <w:tc>
          <w:tcPr>
            <w:tcW w:w="1348" w:type="pct"/>
            <w:gridSpan w:val="2"/>
            <w:tcBorders>
              <w:top w:val="single" w:sz="4" w:space="0" w:color="auto"/>
              <w:left w:val="single" w:sz="4" w:space="0" w:color="auto"/>
              <w:bottom w:val="single" w:sz="4" w:space="0" w:color="auto"/>
              <w:right w:val="single" w:sz="4" w:space="0" w:color="auto"/>
            </w:tcBorders>
          </w:tcPr>
          <w:p w14:paraId="62C5D25B" w14:textId="77777777" w:rsidR="00711B7D" w:rsidRPr="001C2B07" w:rsidRDefault="00711B7D" w:rsidP="00711B7D">
            <w:pPr>
              <w:pStyle w:val="GOSTTablenorm"/>
              <w:rPr>
                <w:szCs w:val="22"/>
              </w:rPr>
            </w:pPr>
            <w:r w:rsidRPr="001C2B07">
              <w:t>-</w:t>
            </w:r>
          </w:p>
        </w:tc>
      </w:tr>
      <w:tr w:rsidR="00711B7D" w:rsidRPr="003F775B" w14:paraId="77A5CD4C" w14:textId="77777777" w:rsidTr="00711B7D">
        <w:tc>
          <w:tcPr>
            <w:tcW w:w="1125" w:type="pct"/>
            <w:tcBorders>
              <w:top w:val="single" w:sz="4" w:space="0" w:color="auto"/>
              <w:left w:val="single" w:sz="4" w:space="0" w:color="auto"/>
              <w:bottom w:val="single" w:sz="4" w:space="0" w:color="auto"/>
              <w:right w:val="single" w:sz="4" w:space="0" w:color="auto"/>
            </w:tcBorders>
          </w:tcPr>
          <w:p w14:paraId="2AA90AAF" w14:textId="0925A662" w:rsidR="00711B7D" w:rsidRPr="001C2B07" w:rsidRDefault="00711B7D" w:rsidP="00711B7D">
            <w:pPr>
              <w:ind w:left="57" w:right="57" w:firstLine="0"/>
              <w:rPr>
                <w:sz w:val="22"/>
                <w:szCs w:val="22"/>
              </w:rPr>
            </w:pPr>
            <w:r w:rsidRPr="001C2B07">
              <w:rPr>
                <w:sz w:val="22"/>
                <w:szCs w:val="22"/>
              </w:rPr>
              <w:t>Признак</w:t>
            </w:r>
            <w:r>
              <w:rPr>
                <w:sz w:val="22"/>
                <w:szCs w:val="22"/>
              </w:rPr>
              <w:t>_</w:t>
            </w:r>
            <w:r w:rsidRPr="001C2B07">
              <w:rPr>
                <w:sz w:val="22"/>
                <w:szCs w:val="22"/>
              </w:rPr>
              <w:t>БПР</w:t>
            </w:r>
          </w:p>
        </w:tc>
        <w:tc>
          <w:tcPr>
            <w:tcW w:w="273" w:type="pct"/>
            <w:tcBorders>
              <w:top w:val="single" w:sz="4" w:space="0" w:color="auto"/>
              <w:left w:val="single" w:sz="4" w:space="0" w:color="auto"/>
              <w:bottom w:val="single" w:sz="4" w:space="0" w:color="auto"/>
              <w:right w:val="single" w:sz="4" w:space="0" w:color="auto"/>
            </w:tcBorders>
          </w:tcPr>
          <w:p w14:paraId="320BA4DB" w14:textId="77777777" w:rsidR="00711B7D" w:rsidRPr="001C2B07" w:rsidRDefault="00711B7D" w:rsidP="00711B7D">
            <w:pPr>
              <w:pStyle w:val="GOSTTablenorm"/>
            </w:pPr>
            <w:r w:rsidRPr="001C2B07">
              <w:t>да</w:t>
            </w:r>
          </w:p>
        </w:tc>
        <w:tc>
          <w:tcPr>
            <w:tcW w:w="1127" w:type="pct"/>
            <w:tcBorders>
              <w:top w:val="single" w:sz="4" w:space="0" w:color="auto"/>
              <w:left w:val="single" w:sz="4" w:space="0" w:color="auto"/>
              <w:bottom w:val="single" w:sz="4" w:space="0" w:color="auto"/>
              <w:right w:val="single" w:sz="4" w:space="0" w:color="auto"/>
            </w:tcBorders>
          </w:tcPr>
          <w:p w14:paraId="03C031C4" w14:textId="77777777" w:rsidR="00711B7D" w:rsidRPr="001C2B07" w:rsidRDefault="00711B7D" w:rsidP="00711B7D">
            <w:pPr>
              <w:pStyle w:val="GOSTTablenorm"/>
              <w:rPr>
                <w:szCs w:val="22"/>
              </w:rPr>
            </w:pPr>
            <w:r w:rsidRPr="001C2B07">
              <w:rPr>
                <w:szCs w:val="22"/>
              </w:rPr>
              <w:t>Признак без права расходования</w:t>
            </w:r>
          </w:p>
        </w:tc>
        <w:tc>
          <w:tcPr>
            <w:tcW w:w="1127" w:type="pct"/>
            <w:gridSpan w:val="2"/>
            <w:tcBorders>
              <w:top w:val="single" w:sz="4" w:space="0" w:color="auto"/>
              <w:left w:val="single" w:sz="4" w:space="0" w:color="auto"/>
              <w:bottom w:val="single" w:sz="4" w:space="0" w:color="auto"/>
              <w:right w:val="single" w:sz="4" w:space="0" w:color="auto"/>
            </w:tcBorders>
          </w:tcPr>
          <w:p w14:paraId="7F41D543" w14:textId="6D4C6FE6" w:rsidR="00711B7D" w:rsidRPr="001C2B07" w:rsidRDefault="00711B7D" w:rsidP="00711B7D">
            <w:pPr>
              <w:pStyle w:val="GOSTTablenorm"/>
              <w:ind w:left="0"/>
              <w:rPr>
                <w:b/>
                <w:szCs w:val="22"/>
                <w:lang w:val="en-US"/>
              </w:rPr>
            </w:pPr>
            <w:r w:rsidRPr="001C2B07">
              <w:rPr>
                <w:b/>
                <w:szCs w:val="22"/>
                <w:lang w:val="en-US"/>
              </w:rPr>
              <w:t>FS_ACCBALANCE_D70_LIST:</w:t>
            </w:r>
            <w:r w:rsidRPr="001C2B07">
              <w:rPr>
                <w:szCs w:val="22"/>
                <w:lang w:val="en-US"/>
              </w:rPr>
              <w:t>BRE_NOSPENDINGRIGHT</w:t>
            </w:r>
          </w:p>
        </w:tc>
        <w:tc>
          <w:tcPr>
            <w:tcW w:w="1348" w:type="pct"/>
            <w:gridSpan w:val="2"/>
            <w:tcBorders>
              <w:top w:val="single" w:sz="4" w:space="0" w:color="auto"/>
              <w:left w:val="single" w:sz="4" w:space="0" w:color="auto"/>
              <w:bottom w:val="single" w:sz="4" w:space="0" w:color="auto"/>
              <w:right w:val="single" w:sz="4" w:space="0" w:color="auto"/>
            </w:tcBorders>
          </w:tcPr>
          <w:p w14:paraId="1B9F59DD" w14:textId="77777777" w:rsidR="00711B7D" w:rsidRPr="001C2B07" w:rsidRDefault="00711B7D" w:rsidP="00711B7D">
            <w:pPr>
              <w:pStyle w:val="GOSTTablenorm"/>
              <w:rPr>
                <w:szCs w:val="22"/>
              </w:rPr>
            </w:pPr>
            <w:r w:rsidRPr="001C2B07">
              <w:rPr>
                <w:szCs w:val="22"/>
              </w:rPr>
              <w:t>Указывается признак</w:t>
            </w:r>
            <w:r w:rsidRPr="001C2B07">
              <w:t xml:space="preserve"> являются ли средства без права расходования на начало года</w:t>
            </w:r>
            <w:r w:rsidRPr="001C2B07">
              <w:rPr>
                <w:szCs w:val="22"/>
              </w:rPr>
              <w:t>.</w:t>
            </w:r>
          </w:p>
          <w:p w14:paraId="4B4723C3" w14:textId="77777777" w:rsidR="00711B7D" w:rsidRPr="001C2B07" w:rsidRDefault="00711B7D" w:rsidP="00711B7D">
            <w:pPr>
              <w:pStyle w:val="GOSTTablenorm"/>
              <w:rPr>
                <w:szCs w:val="22"/>
              </w:rPr>
            </w:pPr>
            <w:r w:rsidRPr="001C2B07">
              <w:rPr>
                <w:szCs w:val="22"/>
              </w:rPr>
              <w:t>Возможные значения:</w:t>
            </w:r>
          </w:p>
          <w:p w14:paraId="0333DDB0" w14:textId="77777777" w:rsidR="00711B7D" w:rsidRPr="001C2B07" w:rsidRDefault="00711B7D" w:rsidP="00711B7D">
            <w:pPr>
              <w:pStyle w:val="GOSTTableListMark1"/>
              <w:tabs>
                <w:tab w:val="num" w:pos="369"/>
              </w:tabs>
              <w:ind w:left="369"/>
              <w:rPr>
                <w:szCs w:val="22"/>
              </w:rPr>
            </w:pPr>
            <w:r w:rsidRPr="001C2B07">
              <w:rPr>
                <w:szCs w:val="22"/>
              </w:rPr>
              <w:t xml:space="preserve">«true» </w:t>
            </w:r>
            <w:r w:rsidRPr="001C2B07">
              <w:t>–</w:t>
            </w:r>
            <w:r w:rsidRPr="001C2B07">
              <w:rPr>
                <w:szCs w:val="22"/>
              </w:rPr>
              <w:t xml:space="preserve"> да;</w:t>
            </w:r>
          </w:p>
          <w:p w14:paraId="77CC675A" w14:textId="77777777" w:rsidR="00711B7D" w:rsidRPr="001C2B07" w:rsidRDefault="00711B7D" w:rsidP="00711B7D">
            <w:pPr>
              <w:pStyle w:val="GOSTTableListMark1"/>
              <w:tabs>
                <w:tab w:val="num" w:pos="369"/>
              </w:tabs>
              <w:ind w:left="369"/>
              <w:rPr>
                <w:szCs w:val="22"/>
              </w:rPr>
            </w:pPr>
            <w:r w:rsidRPr="001C2B07">
              <w:rPr>
                <w:szCs w:val="22"/>
              </w:rPr>
              <w:t xml:space="preserve">«false» </w:t>
            </w:r>
            <w:r w:rsidRPr="001C2B07">
              <w:t>–</w:t>
            </w:r>
            <w:r w:rsidRPr="001C2B07">
              <w:rPr>
                <w:szCs w:val="22"/>
              </w:rPr>
              <w:t xml:space="preserve"> нет.</w:t>
            </w:r>
          </w:p>
        </w:tc>
      </w:tr>
      <w:tr w:rsidR="00711B7D" w:rsidRPr="003F775B" w14:paraId="6CBCD40C" w14:textId="77777777" w:rsidTr="00711B7D">
        <w:tc>
          <w:tcPr>
            <w:tcW w:w="1125" w:type="pct"/>
            <w:tcBorders>
              <w:top w:val="single" w:sz="4" w:space="0" w:color="auto"/>
              <w:left w:val="single" w:sz="4" w:space="0" w:color="auto"/>
              <w:bottom w:val="single" w:sz="4" w:space="0" w:color="auto"/>
              <w:right w:val="single" w:sz="4" w:space="0" w:color="auto"/>
            </w:tcBorders>
          </w:tcPr>
          <w:p w14:paraId="5DB6EF84" w14:textId="51FD718C" w:rsidR="00711B7D" w:rsidRPr="001C2B07" w:rsidRDefault="00711B7D" w:rsidP="00711B7D">
            <w:pPr>
              <w:ind w:left="57" w:right="57" w:firstLine="0"/>
              <w:rPr>
                <w:color w:val="FF0000"/>
                <w:szCs w:val="22"/>
              </w:rPr>
            </w:pPr>
            <w:r>
              <w:rPr>
                <w:sz w:val="22"/>
                <w:szCs w:val="22"/>
              </w:rPr>
              <w:t>Сумма_о</w:t>
            </w:r>
            <w:r w:rsidRPr="001C2B07">
              <w:rPr>
                <w:sz w:val="22"/>
                <w:szCs w:val="22"/>
              </w:rPr>
              <w:t>ст_всего_нг</w:t>
            </w:r>
          </w:p>
        </w:tc>
        <w:tc>
          <w:tcPr>
            <w:tcW w:w="273" w:type="pct"/>
            <w:tcBorders>
              <w:top w:val="single" w:sz="4" w:space="0" w:color="auto"/>
              <w:left w:val="single" w:sz="4" w:space="0" w:color="auto"/>
              <w:bottom w:val="single" w:sz="4" w:space="0" w:color="auto"/>
              <w:right w:val="single" w:sz="4" w:space="0" w:color="auto"/>
            </w:tcBorders>
          </w:tcPr>
          <w:p w14:paraId="4E0F814E" w14:textId="77777777" w:rsidR="00711B7D" w:rsidRPr="001C2B07" w:rsidRDefault="00711B7D" w:rsidP="00711B7D">
            <w:pPr>
              <w:pStyle w:val="GOSTTablenorm"/>
            </w:pPr>
            <w:r w:rsidRPr="001C2B07">
              <w:t>нет</w:t>
            </w:r>
          </w:p>
        </w:tc>
        <w:tc>
          <w:tcPr>
            <w:tcW w:w="1127" w:type="pct"/>
            <w:tcBorders>
              <w:top w:val="single" w:sz="4" w:space="0" w:color="auto"/>
              <w:left w:val="single" w:sz="4" w:space="0" w:color="auto"/>
              <w:bottom w:val="single" w:sz="4" w:space="0" w:color="auto"/>
              <w:right w:val="single" w:sz="4" w:space="0" w:color="auto"/>
            </w:tcBorders>
          </w:tcPr>
          <w:p w14:paraId="43E06BD2" w14:textId="77777777" w:rsidR="00711B7D" w:rsidRPr="001C2B07" w:rsidRDefault="00711B7D" w:rsidP="00711B7D">
            <w:pPr>
              <w:pStyle w:val="GOSTTablenorm"/>
              <w:rPr>
                <w:szCs w:val="22"/>
              </w:rPr>
            </w:pPr>
            <w:r w:rsidRPr="001C2B07">
              <w:rPr>
                <w:szCs w:val="22"/>
              </w:rPr>
              <w:t>Сумма всего кредитовых остатков на начало года</w:t>
            </w:r>
          </w:p>
        </w:tc>
        <w:tc>
          <w:tcPr>
            <w:tcW w:w="1127" w:type="pct"/>
            <w:gridSpan w:val="2"/>
            <w:tcBorders>
              <w:top w:val="single" w:sz="4" w:space="0" w:color="auto"/>
              <w:left w:val="single" w:sz="4" w:space="0" w:color="auto"/>
              <w:bottom w:val="single" w:sz="4" w:space="0" w:color="auto"/>
              <w:right w:val="single" w:sz="4" w:space="0" w:color="auto"/>
            </w:tcBorders>
          </w:tcPr>
          <w:p w14:paraId="13953301" w14:textId="286DBD7F" w:rsidR="00711B7D" w:rsidRPr="001C2B07" w:rsidRDefault="00711B7D" w:rsidP="00711B7D">
            <w:pPr>
              <w:pStyle w:val="GOSTTablenorm"/>
              <w:ind w:left="0"/>
              <w:rPr>
                <w:lang w:val="en-US"/>
              </w:rPr>
            </w:pPr>
            <w:r w:rsidRPr="001C2B07">
              <w:rPr>
                <w:b/>
                <w:szCs w:val="22"/>
                <w:lang w:val="en-US"/>
              </w:rPr>
              <w:t>FS_ACCBALANCE_D70_LIST:</w:t>
            </w:r>
            <w:r w:rsidRPr="001C2B07">
              <w:rPr>
                <w:szCs w:val="22"/>
                <w:lang w:val="en-US"/>
              </w:rPr>
              <w:t>ATBEGINOFYEARTOTAL</w:t>
            </w:r>
          </w:p>
        </w:tc>
        <w:tc>
          <w:tcPr>
            <w:tcW w:w="1348" w:type="pct"/>
            <w:gridSpan w:val="2"/>
            <w:tcBorders>
              <w:top w:val="single" w:sz="4" w:space="0" w:color="auto"/>
              <w:left w:val="single" w:sz="4" w:space="0" w:color="auto"/>
              <w:bottom w:val="single" w:sz="4" w:space="0" w:color="auto"/>
              <w:right w:val="single" w:sz="4" w:space="0" w:color="auto"/>
            </w:tcBorders>
          </w:tcPr>
          <w:p w14:paraId="5DD26D6D" w14:textId="68F058CA" w:rsidR="00711B7D" w:rsidRPr="001C2B07" w:rsidRDefault="00711B7D" w:rsidP="00711B7D">
            <w:pPr>
              <w:pStyle w:val="GOSTTablenorm"/>
            </w:pPr>
            <w:r w:rsidRPr="001C2B07">
              <w:rPr>
                <w:szCs w:val="22"/>
              </w:rPr>
              <w:t>Сумма передается в единицах валюты с точностью 2 знака после запятой – необходимо конвертировать в минимальные единицы валюты (для данного типа документов умножить на 100)</w:t>
            </w:r>
          </w:p>
        </w:tc>
      </w:tr>
      <w:tr w:rsidR="00711B7D" w:rsidRPr="004E4EA7" w14:paraId="1B7ECA7F" w14:textId="77777777" w:rsidTr="00711B7D">
        <w:tc>
          <w:tcPr>
            <w:tcW w:w="1125" w:type="pct"/>
            <w:tcBorders>
              <w:top w:val="single" w:sz="4" w:space="0" w:color="auto"/>
              <w:left w:val="single" w:sz="4" w:space="0" w:color="auto"/>
              <w:bottom w:val="single" w:sz="4" w:space="0" w:color="auto"/>
              <w:right w:val="single" w:sz="4" w:space="0" w:color="auto"/>
            </w:tcBorders>
          </w:tcPr>
          <w:p w14:paraId="231FCE51" w14:textId="02F9F09D" w:rsidR="00711B7D" w:rsidRPr="001C2B07" w:rsidRDefault="00711B7D" w:rsidP="00711B7D">
            <w:pPr>
              <w:pStyle w:val="GOSTTablenorm"/>
              <w:rPr>
                <w:color w:val="FF0000"/>
                <w:szCs w:val="22"/>
              </w:rPr>
            </w:pPr>
            <w:r>
              <w:rPr>
                <w:szCs w:val="22"/>
              </w:rPr>
              <w:t>Сумма_о</w:t>
            </w:r>
            <w:r w:rsidRPr="001C2B07">
              <w:rPr>
                <w:szCs w:val="22"/>
              </w:rPr>
              <w:t>ст_неразреш_нг</w:t>
            </w:r>
          </w:p>
        </w:tc>
        <w:tc>
          <w:tcPr>
            <w:tcW w:w="273" w:type="pct"/>
            <w:tcBorders>
              <w:top w:val="single" w:sz="4" w:space="0" w:color="auto"/>
              <w:left w:val="single" w:sz="4" w:space="0" w:color="auto"/>
              <w:bottom w:val="single" w:sz="4" w:space="0" w:color="auto"/>
              <w:right w:val="single" w:sz="4" w:space="0" w:color="auto"/>
            </w:tcBorders>
          </w:tcPr>
          <w:p w14:paraId="163AB9F1" w14:textId="77777777" w:rsidR="00711B7D" w:rsidRPr="001C2B07" w:rsidRDefault="00711B7D" w:rsidP="00711B7D">
            <w:pPr>
              <w:pStyle w:val="GOSTTablenorm"/>
            </w:pPr>
            <w:r w:rsidRPr="001C2B07">
              <w:t>нет</w:t>
            </w:r>
          </w:p>
        </w:tc>
        <w:tc>
          <w:tcPr>
            <w:tcW w:w="1127" w:type="pct"/>
            <w:tcBorders>
              <w:top w:val="single" w:sz="4" w:space="0" w:color="auto"/>
              <w:left w:val="single" w:sz="4" w:space="0" w:color="auto"/>
              <w:bottom w:val="single" w:sz="4" w:space="0" w:color="auto"/>
              <w:right w:val="single" w:sz="4" w:space="0" w:color="auto"/>
            </w:tcBorders>
          </w:tcPr>
          <w:p w14:paraId="65FC1516" w14:textId="77777777" w:rsidR="00711B7D" w:rsidRPr="001C2B07" w:rsidRDefault="00711B7D" w:rsidP="00711B7D">
            <w:pPr>
              <w:pStyle w:val="GOSTTablenorm"/>
              <w:rPr>
                <w:szCs w:val="22"/>
              </w:rPr>
            </w:pPr>
            <w:r w:rsidRPr="001C2B07">
              <w:rPr>
                <w:szCs w:val="22"/>
              </w:rPr>
              <w:t>Сумма кредитовых остатков на начало года (в том числе без права расходования)</w:t>
            </w:r>
          </w:p>
        </w:tc>
        <w:tc>
          <w:tcPr>
            <w:tcW w:w="1127" w:type="pct"/>
            <w:gridSpan w:val="2"/>
            <w:tcBorders>
              <w:top w:val="single" w:sz="4" w:space="0" w:color="auto"/>
              <w:left w:val="single" w:sz="4" w:space="0" w:color="auto"/>
              <w:bottom w:val="single" w:sz="4" w:space="0" w:color="auto"/>
              <w:right w:val="single" w:sz="4" w:space="0" w:color="auto"/>
            </w:tcBorders>
          </w:tcPr>
          <w:p w14:paraId="12C1D239" w14:textId="150B7D31" w:rsidR="00711B7D" w:rsidRPr="001C2B07" w:rsidRDefault="00711B7D" w:rsidP="00711B7D">
            <w:pPr>
              <w:pStyle w:val="GOSTTablenorm"/>
              <w:ind w:left="0"/>
              <w:rPr>
                <w:lang w:val="en-US"/>
              </w:rPr>
            </w:pPr>
            <w:r w:rsidRPr="001C2B07">
              <w:rPr>
                <w:b/>
                <w:szCs w:val="22"/>
                <w:lang w:val="en-US"/>
              </w:rPr>
              <w:t>FS_ACCBALANCE_D70_LIST:</w:t>
            </w:r>
            <w:r w:rsidRPr="001C2B07">
              <w:rPr>
                <w:szCs w:val="22"/>
                <w:lang w:val="en-US"/>
              </w:rPr>
              <w:t>ATBEGINOFYEARNOSPEND</w:t>
            </w:r>
          </w:p>
        </w:tc>
        <w:tc>
          <w:tcPr>
            <w:tcW w:w="1348" w:type="pct"/>
            <w:gridSpan w:val="2"/>
            <w:tcBorders>
              <w:top w:val="single" w:sz="4" w:space="0" w:color="auto"/>
              <w:left w:val="single" w:sz="4" w:space="0" w:color="auto"/>
              <w:bottom w:val="single" w:sz="4" w:space="0" w:color="auto"/>
              <w:right w:val="single" w:sz="4" w:space="0" w:color="auto"/>
            </w:tcBorders>
          </w:tcPr>
          <w:p w14:paraId="30AA9765" w14:textId="678B3950" w:rsidR="00711B7D" w:rsidRPr="001C2B07" w:rsidRDefault="00711B7D" w:rsidP="00711B7D">
            <w:pPr>
              <w:pStyle w:val="GOSTTablenorm"/>
            </w:pPr>
            <w:r w:rsidRPr="001C2B07">
              <w:rPr>
                <w:szCs w:val="22"/>
              </w:rPr>
              <w:t>Сумма передается в единицах валюты с точностью 2 знака после запятой – необходимо конвертировать в минимальные единицы валюты (для данного типа документов умножить на 100)</w:t>
            </w:r>
          </w:p>
        </w:tc>
      </w:tr>
      <w:tr w:rsidR="00711B7D" w:rsidRPr="00C7463F" w14:paraId="1BE1F9A7" w14:textId="77777777" w:rsidTr="00711B7D">
        <w:tc>
          <w:tcPr>
            <w:tcW w:w="1125" w:type="pct"/>
            <w:tcBorders>
              <w:top w:val="single" w:sz="4" w:space="0" w:color="auto"/>
              <w:left w:val="single" w:sz="4" w:space="0" w:color="auto"/>
              <w:bottom w:val="single" w:sz="4" w:space="0" w:color="auto"/>
              <w:right w:val="single" w:sz="4" w:space="0" w:color="auto"/>
            </w:tcBorders>
          </w:tcPr>
          <w:p w14:paraId="6A2B2494" w14:textId="14FDFE22" w:rsidR="00711B7D" w:rsidRPr="001C2B07" w:rsidRDefault="00711B7D" w:rsidP="00711B7D">
            <w:pPr>
              <w:pStyle w:val="GOSTTablenorm"/>
              <w:rPr>
                <w:color w:val="FF0000"/>
                <w:szCs w:val="22"/>
              </w:rPr>
            </w:pPr>
            <w:r>
              <w:rPr>
                <w:szCs w:val="22"/>
              </w:rPr>
              <w:t>Сумма_о</w:t>
            </w:r>
            <w:r w:rsidRPr="001C2B07">
              <w:rPr>
                <w:szCs w:val="22"/>
              </w:rPr>
              <w:t>ст_всего_исх</w:t>
            </w:r>
          </w:p>
        </w:tc>
        <w:tc>
          <w:tcPr>
            <w:tcW w:w="273" w:type="pct"/>
            <w:tcBorders>
              <w:top w:val="single" w:sz="4" w:space="0" w:color="auto"/>
              <w:left w:val="single" w:sz="4" w:space="0" w:color="auto"/>
              <w:bottom w:val="single" w:sz="4" w:space="0" w:color="auto"/>
              <w:right w:val="single" w:sz="4" w:space="0" w:color="auto"/>
            </w:tcBorders>
          </w:tcPr>
          <w:p w14:paraId="142735AF" w14:textId="77777777" w:rsidR="00711B7D" w:rsidRPr="001C2B07" w:rsidRDefault="00711B7D" w:rsidP="00711B7D">
            <w:pPr>
              <w:pStyle w:val="GOSTTablenorm"/>
            </w:pPr>
            <w:r w:rsidRPr="001C2B07">
              <w:t>нет</w:t>
            </w:r>
          </w:p>
        </w:tc>
        <w:tc>
          <w:tcPr>
            <w:tcW w:w="1127" w:type="pct"/>
            <w:tcBorders>
              <w:top w:val="single" w:sz="4" w:space="0" w:color="auto"/>
              <w:left w:val="single" w:sz="4" w:space="0" w:color="auto"/>
              <w:bottom w:val="single" w:sz="4" w:space="0" w:color="auto"/>
              <w:right w:val="single" w:sz="4" w:space="0" w:color="auto"/>
            </w:tcBorders>
          </w:tcPr>
          <w:p w14:paraId="3F432DFA" w14:textId="77777777" w:rsidR="00711B7D" w:rsidRPr="001C2B07" w:rsidRDefault="00711B7D" w:rsidP="00711B7D">
            <w:pPr>
              <w:pStyle w:val="GOSTTablenorm"/>
              <w:rPr>
                <w:szCs w:val="22"/>
              </w:rPr>
            </w:pPr>
            <w:r w:rsidRPr="001C2B07">
              <w:rPr>
                <w:szCs w:val="22"/>
              </w:rPr>
              <w:t>Сумма всего остатков на отчетную дату</w:t>
            </w:r>
          </w:p>
        </w:tc>
        <w:tc>
          <w:tcPr>
            <w:tcW w:w="1127" w:type="pct"/>
            <w:gridSpan w:val="2"/>
            <w:tcBorders>
              <w:top w:val="single" w:sz="4" w:space="0" w:color="auto"/>
              <w:left w:val="single" w:sz="4" w:space="0" w:color="auto"/>
              <w:bottom w:val="single" w:sz="4" w:space="0" w:color="auto"/>
              <w:right w:val="single" w:sz="4" w:space="0" w:color="auto"/>
            </w:tcBorders>
          </w:tcPr>
          <w:p w14:paraId="0F479A87" w14:textId="31692148" w:rsidR="00711B7D" w:rsidRPr="001C2B07" w:rsidRDefault="00711B7D" w:rsidP="00711B7D">
            <w:pPr>
              <w:pStyle w:val="GOSTTablenorm"/>
              <w:ind w:left="0"/>
              <w:rPr>
                <w:lang w:val="en-US"/>
              </w:rPr>
            </w:pPr>
            <w:r w:rsidRPr="001C2B07">
              <w:rPr>
                <w:b/>
                <w:szCs w:val="22"/>
                <w:lang w:val="en-US"/>
              </w:rPr>
              <w:t>FS_ACCBALANCE_D70_LIST:</w:t>
            </w:r>
            <w:r w:rsidRPr="001C2B07">
              <w:rPr>
                <w:szCs w:val="22"/>
                <w:lang w:val="en-US"/>
              </w:rPr>
              <w:t>ATCUTOFFTOTAL</w:t>
            </w:r>
          </w:p>
        </w:tc>
        <w:tc>
          <w:tcPr>
            <w:tcW w:w="1348" w:type="pct"/>
            <w:gridSpan w:val="2"/>
            <w:tcBorders>
              <w:top w:val="single" w:sz="4" w:space="0" w:color="auto"/>
              <w:left w:val="single" w:sz="4" w:space="0" w:color="auto"/>
              <w:bottom w:val="single" w:sz="4" w:space="0" w:color="auto"/>
              <w:right w:val="single" w:sz="4" w:space="0" w:color="auto"/>
            </w:tcBorders>
          </w:tcPr>
          <w:p w14:paraId="48FFE431" w14:textId="63229C89" w:rsidR="00711B7D" w:rsidRPr="001C2B07" w:rsidRDefault="00711B7D" w:rsidP="00711B7D">
            <w:pPr>
              <w:pStyle w:val="GOSTTablenorm"/>
            </w:pPr>
            <w:r w:rsidRPr="001C2B07">
              <w:rPr>
                <w:szCs w:val="22"/>
              </w:rPr>
              <w:t>Сумма передается в единицах валюты с точностью 2 знака после запятой – необходимо конвертировать в минимальные единицы валюты (для данного типа документов умножить на 100)</w:t>
            </w:r>
          </w:p>
        </w:tc>
      </w:tr>
      <w:tr w:rsidR="00711B7D" w:rsidRPr="004E4EA7" w14:paraId="3AB6BC8C" w14:textId="77777777" w:rsidTr="00711B7D">
        <w:tc>
          <w:tcPr>
            <w:tcW w:w="1125" w:type="pct"/>
            <w:tcBorders>
              <w:top w:val="single" w:sz="4" w:space="0" w:color="auto"/>
              <w:left w:val="single" w:sz="4" w:space="0" w:color="auto"/>
              <w:bottom w:val="single" w:sz="4" w:space="0" w:color="auto"/>
              <w:right w:val="single" w:sz="4" w:space="0" w:color="auto"/>
            </w:tcBorders>
          </w:tcPr>
          <w:p w14:paraId="47334AF1" w14:textId="1876310B" w:rsidR="00711B7D" w:rsidRPr="001C2B07" w:rsidRDefault="00711B7D" w:rsidP="00711B7D">
            <w:pPr>
              <w:pStyle w:val="GOSTTablenorm"/>
              <w:rPr>
                <w:color w:val="FF0000"/>
                <w:szCs w:val="22"/>
              </w:rPr>
            </w:pPr>
            <w:r>
              <w:rPr>
                <w:szCs w:val="22"/>
              </w:rPr>
              <w:t>Сумма_о</w:t>
            </w:r>
            <w:r w:rsidRPr="001C2B07">
              <w:rPr>
                <w:szCs w:val="22"/>
              </w:rPr>
              <w:t>ст_неразреш_исх_пг</w:t>
            </w:r>
          </w:p>
        </w:tc>
        <w:tc>
          <w:tcPr>
            <w:tcW w:w="273" w:type="pct"/>
            <w:tcBorders>
              <w:top w:val="single" w:sz="4" w:space="0" w:color="auto"/>
              <w:left w:val="single" w:sz="4" w:space="0" w:color="auto"/>
              <w:bottom w:val="single" w:sz="4" w:space="0" w:color="auto"/>
              <w:right w:val="single" w:sz="4" w:space="0" w:color="auto"/>
            </w:tcBorders>
          </w:tcPr>
          <w:p w14:paraId="15CEE023" w14:textId="77777777" w:rsidR="00711B7D" w:rsidRPr="001C2B07" w:rsidRDefault="00711B7D" w:rsidP="00711B7D">
            <w:pPr>
              <w:pStyle w:val="GOSTTablenorm"/>
            </w:pPr>
            <w:r w:rsidRPr="001C2B07">
              <w:t>нет</w:t>
            </w:r>
          </w:p>
        </w:tc>
        <w:tc>
          <w:tcPr>
            <w:tcW w:w="1127" w:type="pct"/>
            <w:tcBorders>
              <w:top w:val="single" w:sz="4" w:space="0" w:color="auto"/>
              <w:left w:val="single" w:sz="4" w:space="0" w:color="auto"/>
              <w:bottom w:val="single" w:sz="4" w:space="0" w:color="auto"/>
              <w:right w:val="single" w:sz="4" w:space="0" w:color="auto"/>
            </w:tcBorders>
          </w:tcPr>
          <w:p w14:paraId="3C79575C" w14:textId="77777777" w:rsidR="00711B7D" w:rsidRPr="001C2B07" w:rsidRDefault="00711B7D" w:rsidP="00711B7D">
            <w:pPr>
              <w:pStyle w:val="GOSTTablenorm"/>
              <w:rPr>
                <w:szCs w:val="22"/>
              </w:rPr>
            </w:pPr>
            <w:r w:rsidRPr="001C2B07">
              <w:rPr>
                <w:szCs w:val="22"/>
              </w:rPr>
              <w:t xml:space="preserve">Сумма кредитовых остатков на отчетную дату (в том числе неразрешенная к использованию </w:t>
            </w:r>
            <w:r w:rsidRPr="001C2B07">
              <w:rPr>
                <w:rStyle w:val="GOSTSymBold"/>
                <w:b w:val="0"/>
                <w:szCs w:val="22"/>
              </w:rPr>
              <w:t>прошлого года</w:t>
            </w:r>
            <w:r w:rsidRPr="001C2B07">
              <w:rPr>
                <w:szCs w:val="22"/>
              </w:rPr>
              <w:t>)</w:t>
            </w:r>
          </w:p>
        </w:tc>
        <w:tc>
          <w:tcPr>
            <w:tcW w:w="1127" w:type="pct"/>
            <w:gridSpan w:val="2"/>
            <w:tcBorders>
              <w:top w:val="single" w:sz="4" w:space="0" w:color="auto"/>
              <w:left w:val="single" w:sz="4" w:space="0" w:color="auto"/>
              <w:bottom w:val="single" w:sz="4" w:space="0" w:color="auto"/>
              <w:right w:val="single" w:sz="4" w:space="0" w:color="auto"/>
            </w:tcBorders>
          </w:tcPr>
          <w:p w14:paraId="16194A8D" w14:textId="292E9D40" w:rsidR="00711B7D" w:rsidRPr="001C2B07" w:rsidRDefault="00711B7D" w:rsidP="00711B7D">
            <w:pPr>
              <w:pStyle w:val="GOSTTablenorm"/>
              <w:ind w:left="0"/>
              <w:rPr>
                <w:lang w:val="en-US"/>
              </w:rPr>
            </w:pPr>
            <w:r w:rsidRPr="001C2B07">
              <w:rPr>
                <w:b/>
                <w:szCs w:val="22"/>
                <w:lang w:val="en-US"/>
              </w:rPr>
              <w:t>FS_ACCBALANCE_D70_LIST:</w:t>
            </w:r>
            <w:r w:rsidRPr="001C2B07">
              <w:rPr>
                <w:szCs w:val="22"/>
                <w:lang w:val="en-US"/>
              </w:rPr>
              <w:t>ATCUTOFFNOSPENDLASTYEAR</w:t>
            </w:r>
          </w:p>
        </w:tc>
        <w:tc>
          <w:tcPr>
            <w:tcW w:w="1348" w:type="pct"/>
            <w:gridSpan w:val="2"/>
            <w:tcBorders>
              <w:top w:val="single" w:sz="4" w:space="0" w:color="auto"/>
              <w:left w:val="single" w:sz="4" w:space="0" w:color="auto"/>
              <w:bottom w:val="single" w:sz="4" w:space="0" w:color="auto"/>
              <w:right w:val="single" w:sz="4" w:space="0" w:color="auto"/>
            </w:tcBorders>
          </w:tcPr>
          <w:p w14:paraId="634DCCCD" w14:textId="6F8893DF" w:rsidR="00711B7D" w:rsidRPr="001C2B07" w:rsidRDefault="00711B7D" w:rsidP="00711B7D">
            <w:pPr>
              <w:pStyle w:val="GOSTTablenorm"/>
            </w:pPr>
            <w:r w:rsidRPr="001C2B07">
              <w:rPr>
                <w:szCs w:val="22"/>
              </w:rPr>
              <w:t>Сумма передается в единицах валюты с точностью 2 знака после запятой – необходимо конвертировать в минимальные единицы валюты (для данного типа документов умножить на 100)</w:t>
            </w:r>
          </w:p>
        </w:tc>
      </w:tr>
      <w:tr w:rsidR="00711B7D" w:rsidRPr="004E4EA7" w14:paraId="7E41AB67" w14:textId="77777777" w:rsidTr="00711B7D">
        <w:tc>
          <w:tcPr>
            <w:tcW w:w="1125" w:type="pct"/>
            <w:tcBorders>
              <w:top w:val="single" w:sz="4" w:space="0" w:color="auto"/>
              <w:left w:val="single" w:sz="4" w:space="0" w:color="auto"/>
              <w:bottom w:val="single" w:sz="4" w:space="0" w:color="auto"/>
              <w:right w:val="single" w:sz="4" w:space="0" w:color="auto"/>
            </w:tcBorders>
          </w:tcPr>
          <w:p w14:paraId="0F6C2C2A" w14:textId="7ACDBE4D" w:rsidR="00711B7D" w:rsidRPr="001C2B07" w:rsidRDefault="00711B7D" w:rsidP="00711B7D">
            <w:pPr>
              <w:pStyle w:val="GOSTTablenorm"/>
              <w:rPr>
                <w:color w:val="FF0000"/>
                <w:szCs w:val="22"/>
              </w:rPr>
            </w:pPr>
            <w:r>
              <w:rPr>
                <w:szCs w:val="22"/>
              </w:rPr>
              <w:t>Сумма_о</w:t>
            </w:r>
            <w:r w:rsidRPr="001C2B07">
              <w:rPr>
                <w:szCs w:val="22"/>
              </w:rPr>
              <w:t>ст_разреш_исх_тг</w:t>
            </w:r>
          </w:p>
        </w:tc>
        <w:tc>
          <w:tcPr>
            <w:tcW w:w="273" w:type="pct"/>
            <w:tcBorders>
              <w:top w:val="single" w:sz="4" w:space="0" w:color="auto"/>
              <w:left w:val="single" w:sz="4" w:space="0" w:color="auto"/>
              <w:bottom w:val="single" w:sz="4" w:space="0" w:color="auto"/>
              <w:right w:val="single" w:sz="4" w:space="0" w:color="auto"/>
            </w:tcBorders>
          </w:tcPr>
          <w:p w14:paraId="43E710EA" w14:textId="77777777" w:rsidR="00711B7D" w:rsidRPr="001C2B07" w:rsidRDefault="00711B7D" w:rsidP="00711B7D">
            <w:pPr>
              <w:pStyle w:val="GOSTTablenorm"/>
            </w:pPr>
            <w:r w:rsidRPr="001C2B07">
              <w:t>нет</w:t>
            </w:r>
          </w:p>
        </w:tc>
        <w:tc>
          <w:tcPr>
            <w:tcW w:w="1127" w:type="pct"/>
            <w:tcBorders>
              <w:top w:val="single" w:sz="4" w:space="0" w:color="auto"/>
              <w:left w:val="single" w:sz="4" w:space="0" w:color="auto"/>
              <w:bottom w:val="single" w:sz="4" w:space="0" w:color="auto"/>
              <w:right w:val="single" w:sz="4" w:space="0" w:color="auto"/>
            </w:tcBorders>
          </w:tcPr>
          <w:p w14:paraId="1280A9B1" w14:textId="77777777" w:rsidR="00711B7D" w:rsidRPr="001C2B07" w:rsidRDefault="00711B7D" w:rsidP="00711B7D">
            <w:pPr>
              <w:pStyle w:val="GOSTTablenorm"/>
              <w:rPr>
                <w:szCs w:val="22"/>
              </w:rPr>
            </w:pPr>
            <w:r w:rsidRPr="001C2B07">
              <w:rPr>
                <w:szCs w:val="22"/>
              </w:rPr>
              <w:t xml:space="preserve">Сумма кредитовых остатков на отчетную дату (в том числе разрешенная к использованию </w:t>
            </w:r>
            <w:r w:rsidRPr="001C2B07">
              <w:rPr>
                <w:rStyle w:val="GOSTSymBold"/>
                <w:b w:val="0"/>
                <w:szCs w:val="22"/>
              </w:rPr>
              <w:t>текущего года</w:t>
            </w:r>
            <w:r w:rsidRPr="001C2B07">
              <w:rPr>
                <w:szCs w:val="22"/>
              </w:rPr>
              <w:t>)</w:t>
            </w:r>
          </w:p>
        </w:tc>
        <w:tc>
          <w:tcPr>
            <w:tcW w:w="1127" w:type="pct"/>
            <w:gridSpan w:val="2"/>
            <w:tcBorders>
              <w:top w:val="single" w:sz="4" w:space="0" w:color="auto"/>
              <w:left w:val="single" w:sz="4" w:space="0" w:color="auto"/>
              <w:bottom w:val="single" w:sz="4" w:space="0" w:color="auto"/>
              <w:right w:val="single" w:sz="4" w:space="0" w:color="auto"/>
            </w:tcBorders>
          </w:tcPr>
          <w:p w14:paraId="6CFAA61E" w14:textId="7C536EC6" w:rsidR="00711B7D" w:rsidRPr="001C2B07" w:rsidRDefault="00711B7D" w:rsidP="00711B7D">
            <w:pPr>
              <w:pStyle w:val="GOSTTablenorm"/>
              <w:ind w:left="0"/>
              <w:rPr>
                <w:lang w:val="en-US"/>
              </w:rPr>
            </w:pPr>
            <w:r w:rsidRPr="001C2B07">
              <w:rPr>
                <w:b/>
                <w:szCs w:val="22"/>
                <w:lang w:val="en-US"/>
              </w:rPr>
              <w:t>FS_ACCBALANCE_D70_LIST:</w:t>
            </w:r>
            <w:r w:rsidRPr="001C2B07">
              <w:rPr>
                <w:szCs w:val="22"/>
                <w:lang w:val="en-US"/>
              </w:rPr>
              <w:t>ATCUTOFFNOSPENDCURRYEAR</w:t>
            </w:r>
          </w:p>
        </w:tc>
        <w:tc>
          <w:tcPr>
            <w:tcW w:w="1348" w:type="pct"/>
            <w:gridSpan w:val="2"/>
            <w:tcBorders>
              <w:top w:val="single" w:sz="4" w:space="0" w:color="auto"/>
              <w:left w:val="single" w:sz="4" w:space="0" w:color="auto"/>
              <w:bottom w:val="single" w:sz="4" w:space="0" w:color="auto"/>
              <w:right w:val="single" w:sz="4" w:space="0" w:color="auto"/>
            </w:tcBorders>
          </w:tcPr>
          <w:p w14:paraId="66C3BD4A" w14:textId="659DB657" w:rsidR="00711B7D" w:rsidRPr="001C2B07" w:rsidRDefault="00711B7D" w:rsidP="00711B7D">
            <w:pPr>
              <w:pStyle w:val="GOSTTablenorm"/>
            </w:pPr>
            <w:r w:rsidRPr="001C2B07">
              <w:rPr>
                <w:szCs w:val="22"/>
              </w:rPr>
              <w:t>Сумма передается в единицах валюты с точностью 2 знака после запятой – необходимо конвертировать в минимальные единицы валюты (для данного типа документов умножить на 100)</w:t>
            </w:r>
          </w:p>
        </w:tc>
      </w:tr>
      <w:tr w:rsidR="00711B7D" w:rsidRPr="004E4EA7" w14:paraId="1AA40E73" w14:textId="77777777" w:rsidTr="00711B7D">
        <w:tc>
          <w:tcPr>
            <w:tcW w:w="1125" w:type="pct"/>
            <w:tcBorders>
              <w:top w:val="single" w:sz="4" w:space="0" w:color="auto"/>
              <w:left w:val="single" w:sz="4" w:space="0" w:color="auto"/>
              <w:bottom w:val="single" w:sz="4" w:space="0" w:color="auto"/>
              <w:right w:val="single" w:sz="4" w:space="0" w:color="auto"/>
            </w:tcBorders>
          </w:tcPr>
          <w:p w14:paraId="3859815C" w14:textId="77777777" w:rsidR="00711B7D" w:rsidRPr="001C2B07" w:rsidRDefault="00711B7D" w:rsidP="00711B7D">
            <w:pPr>
              <w:pStyle w:val="GOSTTablenorm"/>
              <w:rPr>
                <w:color w:val="FF0000"/>
                <w:szCs w:val="22"/>
              </w:rPr>
            </w:pPr>
            <w:r w:rsidRPr="001C2B07">
              <w:rPr>
                <w:b/>
                <w:szCs w:val="22"/>
              </w:rPr>
              <w:t>Сведения об операциях с целевыми средствами</w:t>
            </w:r>
          </w:p>
        </w:tc>
        <w:tc>
          <w:tcPr>
            <w:tcW w:w="273" w:type="pct"/>
            <w:tcBorders>
              <w:top w:val="single" w:sz="4" w:space="0" w:color="auto"/>
              <w:left w:val="single" w:sz="4" w:space="0" w:color="auto"/>
              <w:bottom w:val="single" w:sz="4" w:space="0" w:color="auto"/>
              <w:right w:val="single" w:sz="4" w:space="0" w:color="auto"/>
            </w:tcBorders>
          </w:tcPr>
          <w:p w14:paraId="5CC47279" w14:textId="77777777" w:rsidR="00711B7D" w:rsidRPr="001C2B07" w:rsidRDefault="00711B7D" w:rsidP="00711B7D">
            <w:pPr>
              <w:pStyle w:val="GOSTTablenorm"/>
            </w:pPr>
            <w:r w:rsidRPr="001C2B07">
              <w:t>да</w:t>
            </w:r>
          </w:p>
        </w:tc>
        <w:tc>
          <w:tcPr>
            <w:tcW w:w="1127" w:type="pct"/>
            <w:tcBorders>
              <w:top w:val="single" w:sz="4" w:space="0" w:color="auto"/>
              <w:left w:val="single" w:sz="4" w:space="0" w:color="auto"/>
              <w:bottom w:val="single" w:sz="4" w:space="0" w:color="auto"/>
              <w:right w:val="single" w:sz="4" w:space="0" w:color="auto"/>
            </w:tcBorders>
          </w:tcPr>
          <w:p w14:paraId="776873CE" w14:textId="77777777" w:rsidR="00711B7D" w:rsidRPr="001C2B07" w:rsidRDefault="00711B7D" w:rsidP="00711B7D">
            <w:pPr>
              <w:pStyle w:val="GOSTTablenorm"/>
              <w:rPr>
                <w:szCs w:val="22"/>
              </w:rPr>
            </w:pPr>
            <w:r w:rsidRPr="001C2B07">
              <w:rPr>
                <w:b/>
                <w:szCs w:val="22"/>
              </w:rPr>
              <w:t>Сведения об операциях с целевыми средствами</w:t>
            </w:r>
          </w:p>
        </w:tc>
        <w:tc>
          <w:tcPr>
            <w:tcW w:w="1127" w:type="pct"/>
            <w:gridSpan w:val="2"/>
            <w:tcBorders>
              <w:top w:val="single" w:sz="4" w:space="0" w:color="auto"/>
              <w:left w:val="single" w:sz="4" w:space="0" w:color="auto"/>
              <w:bottom w:val="single" w:sz="4" w:space="0" w:color="auto"/>
              <w:right w:val="single" w:sz="4" w:space="0" w:color="auto"/>
            </w:tcBorders>
          </w:tcPr>
          <w:p w14:paraId="7D2F9C98" w14:textId="77777777" w:rsidR="00711B7D" w:rsidRPr="001C2B07" w:rsidRDefault="00711B7D" w:rsidP="00711B7D">
            <w:pPr>
              <w:pStyle w:val="GOSTTablenorm"/>
              <w:ind w:left="0"/>
            </w:pPr>
            <w:r w:rsidRPr="001C2B07">
              <w:rPr>
                <w:b/>
                <w:szCs w:val="22"/>
              </w:rPr>
              <w:t>FS_TFUNDSACTINF_D70_LIST</w:t>
            </w:r>
          </w:p>
        </w:tc>
        <w:tc>
          <w:tcPr>
            <w:tcW w:w="1348" w:type="pct"/>
            <w:gridSpan w:val="2"/>
            <w:tcBorders>
              <w:top w:val="single" w:sz="4" w:space="0" w:color="auto"/>
              <w:left w:val="single" w:sz="4" w:space="0" w:color="auto"/>
              <w:bottom w:val="single" w:sz="4" w:space="0" w:color="auto"/>
              <w:right w:val="single" w:sz="4" w:space="0" w:color="auto"/>
            </w:tcBorders>
          </w:tcPr>
          <w:p w14:paraId="26976FAD" w14:textId="77777777" w:rsidR="00711B7D" w:rsidRPr="001C2B07" w:rsidRDefault="00711B7D" w:rsidP="00711B7D">
            <w:pPr>
              <w:pStyle w:val="GOSTTablenorm"/>
              <w:rPr>
                <w:b/>
              </w:rPr>
            </w:pPr>
            <w:r w:rsidRPr="001C2B07">
              <w:rPr>
                <w:b/>
              </w:rPr>
              <w:t>Массив</w:t>
            </w:r>
            <w:r w:rsidRPr="001C2B07">
              <w:t>, раздел</w:t>
            </w:r>
          </w:p>
        </w:tc>
      </w:tr>
      <w:tr w:rsidR="00711B7D" w:rsidRPr="00E962C4" w14:paraId="14FFF344" w14:textId="77777777" w:rsidTr="00711B7D">
        <w:tc>
          <w:tcPr>
            <w:tcW w:w="1125" w:type="pct"/>
            <w:tcBorders>
              <w:top w:val="single" w:sz="4" w:space="0" w:color="auto"/>
              <w:left w:val="single" w:sz="4" w:space="0" w:color="auto"/>
              <w:bottom w:val="single" w:sz="4" w:space="0" w:color="auto"/>
              <w:right w:val="single" w:sz="4" w:space="0" w:color="auto"/>
            </w:tcBorders>
          </w:tcPr>
          <w:p w14:paraId="22CB1A03" w14:textId="1ECA5C77" w:rsidR="00711B7D" w:rsidRPr="001C2B07" w:rsidRDefault="00711B7D" w:rsidP="00711B7D">
            <w:pPr>
              <w:pStyle w:val="GOSTTablenorm"/>
              <w:rPr>
                <w:szCs w:val="22"/>
              </w:rPr>
            </w:pPr>
            <w:r w:rsidRPr="001C2B07">
              <w:t>Идентификатор</w:t>
            </w:r>
            <w:r>
              <w:t>_</w:t>
            </w:r>
            <w:r w:rsidRPr="001C2B07">
              <w:t>строки</w:t>
            </w:r>
          </w:p>
        </w:tc>
        <w:tc>
          <w:tcPr>
            <w:tcW w:w="273" w:type="pct"/>
            <w:tcBorders>
              <w:top w:val="single" w:sz="4" w:space="0" w:color="auto"/>
              <w:left w:val="single" w:sz="4" w:space="0" w:color="auto"/>
              <w:bottom w:val="single" w:sz="4" w:space="0" w:color="auto"/>
              <w:right w:val="single" w:sz="4" w:space="0" w:color="auto"/>
            </w:tcBorders>
          </w:tcPr>
          <w:p w14:paraId="64B19C76" w14:textId="77777777" w:rsidR="00711B7D" w:rsidRPr="001C2B07" w:rsidRDefault="00711B7D" w:rsidP="00711B7D">
            <w:pPr>
              <w:pStyle w:val="GOSTTablenorm"/>
              <w:rPr>
                <w:szCs w:val="22"/>
              </w:rPr>
            </w:pPr>
            <w:r w:rsidRPr="001C2B07">
              <w:t>да</w:t>
            </w:r>
          </w:p>
        </w:tc>
        <w:tc>
          <w:tcPr>
            <w:tcW w:w="1127" w:type="pct"/>
            <w:tcBorders>
              <w:top w:val="single" w:sz="4" w:space="0" w:color="auto"/>
              <w:left w:val="single" w:sz="4" w:space="0" w:color="auto"/>
              <w:bottom w:val="single" w:sz="4" w:space="0" w:color="auto"/>
              <w:right w:val="single" w:sz="4" w:space="0" w:color="auto"/>
            </w:tcBorders>
          </w:tcPr>
          <w:p w14:paraId="0CCC3DA0" w14:textId="77777777" w:rsidR="00711B7D" w:rsidRPr="001C2B07" w:rsidRDefault="00711B7D" w:rsidP="00711B7D">
            <w:pPr>
              <w:pStyle w:val="GOSTTablenorm"/>
              <w:rPr>
                <w:szCs w:val="22"/>
              </w:rPr>
            </w:pPr>
            <w:r w:rsidRPr="001C2B07">
              <w:rPr>
                <w:szCs w:val="22"/>
              </w:rPr>
              <w:t>Указывается технический идентификатор строки</w:t>
            </w:r>
          </w:p>
        </w:tc>
        <w:tc>
          <w:tcPr>
            <w:tcW w:w="1127" w:type="pct"/>
            <w:gridSpan w:val="2"/>
            <w:tcBorders>
              <w:top w:val="single" w:sz="4" w:space="0" w:color="auto"/>
              <w:left w:val="single" w:sz="4" w:space="0" w:color="auto"/>
              <w:bottom w:val="single" w:sz="4" w:space="0" w:color="auto"/>
              <w:right w:val="single" w:sz="4" w:space="0" w:color="auto"/>
            </w:tcBorders>
          </w:tcPr>
          <w:p w14:paraId="1264E60A" w14:textId="27CD898F" w:rsidR="00711B7D" w:rsidRPr="001C2B07" w:rsidRDefault="00711B7D" w:rsidP="00711B7D">
            <w:pPr>
              <w:pStyle w:val="GOSTTablenorm"/>
              <w:ind w:left="0"/>
              <w:rPr>
                <w:b/>
                <w:szCs w:val="22"/>
                <w:lang w:val="en-US"/>
              </w:rPr>
            </w:pPr>
            <w:r w:rsidRPr="001C2B07">
              <w:rPr>
                <w:b/>
                <w:szCs w:val="22"/>
                <w:lang w:val="en-US"/>
              </w:rPr>
              <w:t>FS_TFUNDSACTINF_D70_LIST:</w:t>
            </w:r>
            <w:r w:rsidRPr="001C2B07">
              <w:rPr>
                <w:lang w:val="en-US"/>
              </w:rPr>
              <w:t>id</w:t>
            </w:r>
          </w:p>
        </w:tc>
        <w:tc>
          <w:tcPr>
            <w:tcW w:w="1348" w:type="pct"/>
            <w:gridSpan w:val="2"/>
            <w:tcBorders>
              <w:top w:val="single" w:sz="4" w:space="0" w:color="auto"/>
              <w:left w:val="single" w:sz="4" w:space="0" w:color="auto"/>
              <w:bottom w:val="single" w:sz="4" w:space="0" w:color="auto"/>
              <w:right w:val="single" w:sz="4" w:space="0" w:color="auto"/>
            </w:tcBorders>
          </w:tcPr>
          <w:p w14:paraId="43D9C8FA" w14:textId="77777777" w:rsidR="00711B7D" w:rsidRPr="001C2B07" w:rsidRDefault="00711B7D" w:rsidP="00711B7D">
            <w:pPr>
              <w:pStyle w:val="GOSTTablenorm"/>
            </w:pPr>
            <w:r w:rsidRPr="001C2B07">
              <w:t>-</w:t>
            </w:r>
          </w:p>
        </w:tc>
      </w:tr>
      <w:tr w:rsidR="00711B7D" w:rsidRPr="00E962C4" w14:paraId="59C317CE" w14:textId="77777777" w:rsidTr="00711B7D">
        <w:tc>
          <w:tcPr>
            <w:tcW w:w="1125" w:type="pct"/>
            <w:tcBorders>
              <w:top w:val="single" w:sz="4" w:space="0" w:color="auto"/>
              <w:left w:val="single" w:sz="4" w:space="0" w:color="auto"/>
              <w:bottom w:val="single" w:sz="4" w:space="0" w:color="auto"/>
              <w:right w:val="single" w:sz="4" w:space="0" w:color="auto"/>
            </w:tcBorders>
          </w:tcPr>
          <w:p w14:paraId="3A244661" w14:textId="77777777" w:rsidR="00711B7D" w:rsidRPr="001C2B07" w:rsidRDefault="00711B7D" w:rsidP="00711B7D">
            <w:pPr>
              <w:pStyle w:val="GOSTTablenorm"/>
              <w:rPr>
                <w:color w:val="FF0000"/>
                <w:szCs w:val="22"/>
              </w:rPr>
            </w:pPr>
            <w:r w:rsidRPr="001C2B07">
              <w:rPr>
                <w:szCs w:val="22"/>
              </w:rPr>
              <w:t>АКР_ЛС_передающий</w:t>
            </w:r>
          </w:p>
        </w:tc>
        <w:tc>
          <w:tcPr>
            <w:tcW w:w="273" w:type="pct"/>
            <w:tcBorders>
              <w:top w:val="single" w:sz="4" w:space="0" w:color="auto"/>
              <w:left w:val="single" w:sz="4" w:space="0" w:color="auto"/>
              <w:bottom w:val="single" w:sz="4" w:space="0" w:color="auto"/>
              <w:right w:val="single" w:sz="4" w:space="0" w:color="auto"/>
            </w:tcBorders>
          </w:tcPr>
          <w:p w14:paraId="1CACC671" w14:textId="77777777" w:rsidR="00711B7D" w:rsidRPr="001C2B07" w:rsidRDefault="00711B7D" w:rsidP="00711B7D">
            <w:pPr>
              <w:pStyle w:val="GOSTTablenorm"/>
            </w:pPr>
            <w:r w:rsidRPr="001C2B07">
              <w:rPr>
                <w:szCs w:val="22"/>
              </w:rPr>
              <w:t>нет</w:t>
            </w:r>
          </w:p>
        </w:tc>
        <w:tc>
          <w:tcPr>
            <w:tcW w:w="1127" w:type="pct"/>
            <w:tcBorders>
              <w:top w:val="single" w:sz="4" w:space="0" w:color="auto"/>
              <w:left w:val="single" w:sz="4" w:space="0" w:color="auto"/>
              <w:bottom w:val="single" w:sz="4" w:space="0" w:color="auto"/>
              <w:right w:val="single" w:sz="4" w:space="0" w:color="auto"/>
            </w:tcBorders>
          </w:tcPr>
          <w:p w14:paraId="2B45904E" w14:textId="77777777" w:rsidR="00711B7D" w:rsidRPr="001C2B07" w:rsidRDefault="00711B7D" w:rsidP="00711B7D">
            <w:pPr>
              <w:pStyle w:val="GOSTTablenorm"/>
              <w:rPr>
                <w:szCs w:val="22"/>
              </w:rPr>
            </w:pPr>
            <w:r w:rsidRPr="001C2B07">
              <w:rPr>
                <w:szCs w:val="22"/>
              </w:rPr>
              <w:t>Аналитический код раздела ЛС передающего</w:t>
            </w:r>
          </w:p>
        </w:tc>
        <w:tc>
          <w:tcPr>
            <w:tcW w:w="1127" w:type="pct"/>
            <w:gridSpan w:val="2"/>
            <w:tcBorders>
              <w:top w:val="single" w:sz="4" w:space="0" w:color="auto"/>
              <w:left w:val="single" w:sz="4" w:space="0" w:color="auto"/>
              <w:bottom w:val="single" w:sz="4" w:space="0" w:color="auto"/>
              <w:right w:val="single" w:sz="4" w:space="0" w:color="auto"/>
            </w:tcBorders>
          </w:tcPr>
          <w:p w14:paraId="580C7432" w14:textId="1322EE85" w:rsidR="00711B7D" w:rsidRPr="001C2B07" w:rsidRDefault="00711B7D" w:rsidP="00711B7D">
            <w:pPr>
              <w:pStyle w:val="GOSTTablenorm"/>
              <w:ind w:left="0"/>
              <w:rPr>
                <w:lang w:val="en-US"/>
              </w:rPr>
            </w:pPr>
            <w:r w:rsidRPr="001C2B07">
              <w:rPr>
                <w:b/>
                <w:szCs w:val="22"/>
                <w:lang w:val="en-US"/>
              </w:rPr>
              <w:t>FS_TFUNDSACTINF_D70_LIST:</w:t>
            </w:r>
            <w:r w:rsidRPr="001C2B07">
              <w:rPr>
                <w:szCs w:val="22"/>
                <w:lang w:val="en-US"/>
              </w:rPr>
              <w:t>ANALYTICCODESECTIONTS</w:t>
            </w:r>
          </w:p>
        </w:tc>
        <w:tc>
          <w:tcPr>
            <w:tcW w:w="1348" w:type="pct"/>
            <w:gridSpan w:val="2"/>
            <w:tcBorders>
              <w:top w:val="single" w:sz="4" w:space="0" w:color="auto"/>
              <w:left w:val="single" w:sz="4" w:space="0" w:color="auto"/>
              <w:bottom w:val="single" w:sz="4" w:space="0" w:color="auto"/>
              <w:right w:val="single" w:sz="4" w:space="0" w:color="auto"/>
            </w:tcBorders>
          </w:tcPr>
          <w:p w14:paraId="70D295A0" w14:textId="77777777" w:rsidR="00711B7D" w:rsidRPr="001C2B07" w:rsidRDefault="00711B7D" w:rsidP="00711B7D">
            <w:pPr>
              <w:pStyle w:val="GOSTTablenorm"/>
            </w:pPr>
            <w:r w:rsidRPr="001C2B07">
              <w:t>-</w:t>
            </w:r>
          </w:p>
        </w:tc>
      </w:tr>
      <w:tr w:rsidR="00711B7D" w:rsidRPr="004E4EA7" w14:paraId="427F97E9" w14:textId="77777777" w:rsidTr="00711B7D">
        <w:tc>
          <w:tcPr>
            <w:tcW w:w="1125" w:type="pct"/>
            <w:tcBorders>
              <w:top w:val="single" w:sz="4" w:space="0" w:color="auto"/>
              <w:left w:val="single" w:sz="4" w:space="0" w:color="auto"/>
              <w:bottom w:val="single" w:sz="4" w:space="0" w:color="auto"/>
              <w:right w:val="single" w:sz="4" w:space="0" w:color="auto"/>
            </w:tcBorders>
          </w:tcPr>
          <w:p w14:paraId="2C751D44" w14:textId="77777777" w:rsidR="00711B7D" w:rsidRPr="001C2B07" w:rsidRDefault="00711B7D" w:rsidP="00711B7D">
            <w:pPr>
              <w:pStyle w:val="GOSTTablenorm"/>
              <w:rPr>
                <w:color w:val="FF0000"/>
                <w:szCs w:val="22"/>
              </w:rPr>
            </w:pPr>
            <w:r w:rsidRPr="001C2B07">
              <w:rPr>
                <w:szCs w:val="22"/>
              </w:rPr>
              <w:t>АКР_ЛС_принимающий</w:t>
            </w:r>
          </w:p>
        </w:tc>
        <w:tc>
          <w:tcPr>
            <w:tcW w:w="273" w:type="pct"/>
            <w:tcBorders>
              <w:top w:val="single" w:sz="4" w:space="0" w:color="auto"/>
              <w:left w:val="single" w:sz="4" w:space="0" w:color="auto"/>
              <w:bottom w:val="single" w:sz="4" w:space="0" w:color="auto"/>
              <w:right w:val="single" w:sz="4" w:space="0" w:color="auto"/>
            </w:tcBorders>
          </w:tcPr>
          <w:p w14:paraId="23F094F8" w14:textId="77777777" w:rsidR="00711B7D" w:rsidRPr="001C2B07" w:rsidRDefault="00711B7D" w:rsidP="00711B7D">
            <w:pPr>
              <w:pStyle w:val="GOSTTablenorm"/>
            </w:pPr>
            <w:r w:rsidRPr="001C2B07">
              <w:rPr>
                <w:szCs w:val="22"/>
              </w:rPr>
              <w:t>нет</w:t>
            </w:r>
          </w:p>
        </w:tc>
        <w:tc>
          <w:tcPr>
            <w:tcW w:w="1127" w:type="pct"/>
            <w:tcBorders>
              <w:top w:val="single" w:sz="4" w:space="0" w:color="auto"/>
              <w:left w:val="single" w:sz="4" w:space="0" w:color="auto"/>
              <w:bottom w:val="single" w:sz="4" w:space="0" w:color="auto"/>
              <w:right w:val="single" w:sz="4" w:space="0" w:color="auto"/>
            </w:tcBorders>
          </w:tcPr>
          <w:p w14:paraId="5F8FAAB6" w14:textId="77777777" w:rsidR="00711B7D" w:rsidRPr="001C2B07" w:rsidRDefault="00711B7D" w:rsidP="00711B7D">
            <w:pPr>
              <w:pStyle w:val="GOSTTablenorm"/>
              <w:rPr>
                <w:szCs w:val="22"/>
              </w:rPr>
            </w:pPr>
            <w:r w:rsidRPr="001C2B07">
              <w:rPr>
                <w:szCs w:val="22"/>
              </w:rPr>
              <w:t>Аналитический код раздела ЛС принимающего</w:t>
            </w:r>
          </w:p>
        </w:tc>
        <w:tc>
          <w:tcPr>
            <w:tcW w:w="1127" w:type="pct"/>
            <w:gridSpan w:val="2"/>
            <w:tcBorders>
              <w:top w:val="single" w:sz="4" w:space="0" w:color="auto"/>
              <w:left w:val="single" w:sz="4" w:space="0" w:color="auto"/>
              <w:bottom w:val="single" w:sz="4" w:space="0" w:color="auto"/>
              <w:right w:val="single" w:sz="4" w:space="0" w:color="auto"/>
            </w:tcBorders>
          </w:tcPr>
          <w:p w14:paraId="5B5FA92B" w14:textId="3E25274E" w:rsidR="00711B7D" w:rsidRPr="001C2B07" w:rsidRDefault="00711B7D" w:rsidP="00711B7D">
            <w:pPr>
              <w:pStyle w:val="GOSTTablenorm"/>
              <w:ind w:left="0"/>
              <w:rPr>
                <w:lang w:val="en-US"/>
              </w:rPr>
            </w:pPr>
            <w:r w:rsidRPr="001C2B07">
              <w:rPr>
                <w:b/>
                <w:szCs w:val="22"/>
                <w:lang w:val="en-US"/>
              </w:rPr>
              <w:t>FS_TFUNDSACTINF_D70_LIST:</w:t>
            </w:r>
            <w:r w:rsidRPr="001C2B07">
              <w:rPr>
                <w:szCs w:val="22"/>
                <w:lang w:val="en-US"/>
              </w:rPr>
              <w:t>ANALYTICCODESECTIONAS</w:t>
            </w:r>
          </w:p>
        </w:tc>
        <w:tc>
          <w:tcPr>
            <w:tcW w:w="1348" w:type="pct"/>
            <w:gridSpan w:val="2"/>
            <w:tcBorders>
              <w:top w:val="single" w:sz="4" w:space="0" w:color="auto"/>
              <w:left w:val="single" w:sz="4" w:space="0" w:color="auto"/>
              <w:bottom w:val="single" w:sz="4" w:space="0" w:color="auto"/>
              <w:right w:val="single" w:sz="4" w:space="0" w:color="auto"/>
            </w:tcBorders>
          </w:tcPr>
          <w:p w14:paraId="7FE9AC30" w14:textId="77777777" w:rsidR="00711B7D" w:rsidRPr="001C2B07" w:rsidRDefault="00711B7D" w:rsidP="00711B7D">
            <w:pPr>
              <w:pStyle w:val="GOSTTablenorm"/>
            </w:pPr>
            <w:r w:rsidRPr="001C2B07">
              <w:t>-</w:t>
            </w:r>
          </w:p>
        </w:tc>
      </w:tr>
      <w:tr w:rsidR="00711B7D" w:rsidRPr="004E4EA7" w14:paraId="3E51E450" w14:textId="77777777" w:rsidTr="00711B7D">
        <w:tc>
          <w:tcPr>
            <w:tcW w:w="1125" w:type="pct"/>
            <w:tcBorders>
              <w:top w:val="single" w:sz="4" w:space="0" w:color="auto"/>
              <w:left w:val="single" w:sz="4" w:space="0" w:color="auto"/>
              <w:bottom w:val="single" w:sz="4" w:space="0" w:color="auto"/>
              <w:right w:val="single" w:sz="4" w:space="0" w:color="auto"/>
            </w:tcBorders>
          </w:tcPr>
          <w:p w14:paraId="33F3A3D5" w14:textId="3C5F6239" w:rsidR="00711B7D" w:rsidRPr="001C2B07" w:rsidRDefault="00711B7D" w:rsidP="00711B7D">
            <w:pPr>
              <w:pStyle w:val="GOSTTablenorm"/>
              <w:rPr>
                <w:color w:val="FF0000"/>
                <w:szCs w:val="22"/>
              </w:rPr>
            </w:pPr>
            <w:r w:rsidRPr="001C2B07">
              <w:rPr>
                <w:szCs w:val="22"/>
              </w:rPr>
              <w:t>Код</w:t>
            </w:r>
            <w:r>
              <w:rPr>
                <w:szCs w:val="22"/>
              </w:rPr>
              <w:t>_</w:t>
            </w:r>
            <w:r w:rsidRPr="001C2B07">
              <w:rPr>
                <w:szCs w:val="22"/>
              </w:rPr>
              <w:t>ист_пост</w:t>
            </w:r>
          </w:p>
        </w:tc>
        <w:tc>
          <w:tcPr>
            <w:tcW w:w="273" w:type="pct"/>
            <w:tcBorders>
              <w:top w:val="single" w:sz="4" w:space="0" w:color="auto"/>
              <w:left w:val="single" w:sz="4" w:space="0" w:color="auto"/>
              <w:bottom w:val="single" w:sz="4" w:space="0" w:color="auto"/>
              <w:right w:val="single" w:sz="4" w:space="0" w:color="auto"/>
            </w:tcBorders>
          </w:tcPr>
          <w:p w14:paraId="24E0E238" w14:textId="77777777" w:rsidR="00711B7D" w:rsidRPr="001C2B07" w:rsidRDefault="00711B7D" w:rsidP="00711B7D">
            <w:pPr>
              <w:pStyle w:val="GOSTTablenorm"/>
            </w:pPr>
            <w:r w:rsidRPr="001C2B07">
              <w:t>нет</w:t>
            </w:r>
          </w:p>
        </w:tc>
        <w:tc>
          <w:tcPr>
            <w:tcW w:w="1127" w:type="pct"/>
            <w:tcBorders>
              <w:top w:val="single" w:sz="4" w:space="0" w:color="auto"/>
              <w:left w:val="single" w:sz="4" w:space="0" w:color="auto"/>
              <w:bottom w:val="single" w:sz="4" w:space="0" w:color="auto"/>
              <w:right w:val="single" w:sz="4" w:space="0" w:color="auto"/>
            </w:tcBorders>
          </w:tcPr>
          <w:p w14:paraId="62534EE4" w14:textId="77777777" w:rsidR="00711B7D" w:rsidRPr="001C2B07" w:rsidRDefault="00711B7D" w:rsidP="00711B7D">
            <w:pPr>
              <w:pStyle w:val="GOSTTablenorm"/>
              <w:rPr>
                <w:szCs w:val="22"/>
              </w:rPr>
            </w:pPr>
            <w:r w:rsidRPr="001C2B07">
              <w:rPr>
                <w:szCs w:val="22"/>
              </w:rPr>
              <w:t>Код источника поступлений целевых средств</w:t>
            </w:r>
          </w:p>
        </w:tc>
        <w:tc>
          <w:tcPr>
            <w:tcW w:w="1127" w:type="pct"/>
            <w:gridSpan w:val="2"/>
            <w:tcBorders>
              <w:top w:val="single" w:sz="4" w:space="0" w:color="auto"/>
              <w:left w:val="single" w:sz="4" w:space="0" w:color="auto"/>
              <w:bottom w:val="single" w:sz="4" w:space="0" w:color="auto"/>
              <w:right w:val="single" w:sz="4" w:space="0" w:color="auto"/>
            </w:tcBorders>
          </w:tcPr>
          <w:p w14:paraId="5D553255" w14:textId="32619DA6" w:rsidR="00711B7D" w:rsidRPr="001C2B07" w:rsidRDefault="00711B7D" w:rsidP="00711B7D">
            <w:pPr>
              <w:pStyle w:val="GOSTTablenorm"/>
              <w:ind w:left="0"/>
              <w:rPr>
                <w:lang w:val="en-US"/>
              </w:rPr>
            </w:pPr>
            <w:r w:rsidRPr="001C2B07">
              <w:rPr>
                <w:b/>
                <w:szCs w:val="22"/>
                <w:lang w:val="en-US"/>
              </w:rPr>
              <w:t>FS_TFUNDSACTINF_D70_LIST:</w:t>
            </w:r>
            <w:r w:rsidRPr="001C2B07">
              <w:rPr>
                <w:szCs w:val="22"/>
                <w:lang w:val="en-US"/>
              </w:rPr>
              <w:t>TARGETFUNDSSRCCODE</w:t>
            </w:r>
          </w:p>
        </w:tc>
        <w:tc>
          <w:tcPr>
            <w:tcW w:w="1348" w:type="pct"/>
            <w:gridSpan w:val="2"/>
            <w:tcBorders>
              <w:top w:val="single" w:sz="4" w:space="0" w:color="auto"/>
              <w:left w:val="single" w:sz="4" w:space="0" w:color="auto"/>
              <w:bottom w:val="single" w:sz="4" w:space="0" w:color="auto"/>
              <w:right w:val="single" w:sz="4" w:space="0" w:color="auto"/>
            </w:tcBorders>
          </w:tcPr>
          <w:p w14:paraId="2878D360" w14:textId="77777777" w:rsidR="00711B7D" w:rsidRPr="001C2B07" w:rsidRDefault="00711B7D" w:rsidP="00711B7D">
            <w:pPr>
              <w:pStyle w:val="GOSTTablenorm"/>
            </w:pPr>
            <w:r w:rsidRPr="001C2B07">
              <w:t>Код поступлений или код расходов детализированный по 71 ЛС или код направления расходования по 41 ЛС получателя</w:t>
            </w:r>
          </w:p>
        </w:tc>
      </w:tr>
      <w:tr w:rsidR="00711B7D" w:rsidRPr="004E4EA7" w14:paraId="3EEABBCE" w14:textId="77777777" w:rsidTr="00711B7D">
        <w:tc>
          <w:tcPr>
            <w:tcW w:w="1125" w:type="pct"/>
            <w:tcBorders>
              <w:top w:val="single" w:sz="4" w:space="0" w:color="auto"/>
              <w:left w:val="single" w:sz="4" w:space="0" w:color="auto"/>
              <w:bottom w:val="single" w:sz="4" w:space="0" w:color="auto"/>
              <w:right w:val="single" w:sz="4" w:space="0" w:color="auto"/>
            </w:tcBorders>
          </w:tcPr>
          <w:p w14:paraId="66B0B41E" w14:textId="77777777" w:rsidR="00711B7D" w:rsidRPr="001C2B07" w:rsidRDefault="00711B7D" w:rsidP="00711B7D">
            <w:pPr>
              <w:pStyle w:val="GOSTTablenorm"/>
              <w:rPr>
                <w:color w:val="FF0000"/>
                <w:szCs w:val="22"/>
              </w:rPr>
            </w:pPr>
            <w:r w:rsidRPr="001C2B07">
              <w:rPr>
                <w:szCs w:val="22"/>
              </w:rPr>
              <w:t>Код_укрупн_напр_расх</w:t>
            </w:r>
          </w:p>
        </w:tc>
        <w:tc>
          <w:tcPr>
            <w:tcW w:w="273" w:type="pct"/>
            <w:tcBorders>
              <w:top w:val="single" w:sz="4" w:space="0" w:color="auto"/>
              <w:left w:val="single" w:sz="4" w:space="0" w:color="auto"/>
              <w:bottom w:val="single" w:sz="4" w:space="0" w:color="auto"/>
              <w:right w:val="single" w:sz="4" w:space="0" w:color="auto"/>
            </w:tcBorders>
          </w:tcPr>
          <w:p w14:paraId="23FAC1AF" w14:textId="77777777" w:rsidR="00711B7D" w:rsidRPr="001C2B07" w:rsidRDefault="00711B7D" w:rsidP="00711B7D">
            <w:pPr>
              <w:pStyle w:val="GOSTTablenorm"/>
            </w:pPr>
            <w:r w:rsidRPr="001C2B07">
              <w:t>нет</w:t>
            </w:r>
          </w:p>
        </w:tc>
        <w:tc>
          <w:tcPr>
            <w:tcW w:w="1127" w:type="pct"/>
            <w:tcBorders>
              <w:top w:val="single" w:sz="4" w:space="0" w:color="auto"/>
              <w:left w:val="single" w:sz="4" w:space="0" w:color="auto"/>
              <w:bottom w:val="single" w:sz="4" w:space="0" w:color="auto"/>
              <w:right w:val="single" w:sz="4" w:space="0" w:color="auto"/>
            </w:tcBorders>
          </w:tcPr>
          <w:p w14:paraId="65E527CB" w14:textId="77777777" w:rsidR="00711B7D" w:rsidRPr="001C2B07" w:rsidRDefault="00711B7D" w:rsidP="00711B7D">
            <w:pPr>
              <w:pStyle w:val="GOSTTablenorm"/>
              <w:rPr>
                <w:szCs w:val="22"/>
              </w:rPr>
            </w:pPr>
            <w:r w:rsidRPr="001C2B07">
              <w:rPr>
                <w:szCs w:val="22"/>
              </w:rPr>
              <w:t>Укрупненный код направления расходования целевых средств</w:t>
            </w:r>
          </w:p>
        </w:tc>
        <w:tc>
          <w:tcPr>
            <w:tcW w:w="1127" w:type="pct"/>
            <w:gridSpan w:val="2"/>
            <w:tcBorders>
              <w:top w:val="single" w:sz="4" w:space="0" w:color="auto"/>
              <w:left w:val="single" w:sz="4" w:space="0" w:color="auto"/>
              <w:bottom w:val="single" w:sz="4" w:space="0" w:color="auto"/>
              <w:right w:val="single" w:sz="4" w:space="0" w:color="auto"/>
            </w:tcBorders>
          </w:tcPr>
          <w:p w14:paraId="32FA40AD" w14:textId="65E9B9A0" w:rsidR="00711B7D" w:rsidRPr="001C2B07" w:rsidRDefault="00711B7D" w:rsidP="00711B7D">
            <w:pPr>
              <w:pStyle w:val="GOSTTablenorm"/>
              <w:ind w:left="0"/>
              <w:rPr>
                <w:lang w:val="en-US"/>
              </w:rPr>
            </w:pPr>
            <w:r w:rsidRPr="001C2B07">
              <w:rPr>
                <w:b/>
                <w:szCs w:val="22"/>
                <w:lang w:val="en-US"/>
              </w:rPr>
              <w:t>FS_TFUNDSACTINF_D70_LIST:</w:t>
            </w:r>
            <w:r w:rsidRPr="001C2B07">
              <w:rPr>
                <w:szCs w:val="22"/>
                <w:lang w:val="en-US"/>
              </w:rPr>
              <w:t>AGGRTARGETEXPENSECODE</w:t>
            </w:r>
          </w:p>
        </w:tc>
        <w:tc>
          <w:tcPr>
            <w:tcW w:w="1348" w:type="pct"/>
            <w:gridSpan w:val="2"/>
            <w:tcBorders>
              <w:top w:val="single" w:sz="4" w:space="0" w:color="auto"/>
              <w:left w:val="single" w:sz="4" w:space="0" w:color="auto"/>
              <w:bottom w:val="single" w:sz="4" w:space="0" w:color="auto"/>
              <w:right w:val="single" w:sz="4" w:space="0" w:color="auto"/>
            </w:tcBorders>
          </w:tcPr>
          <w:p w14:paraId="458FF65A" w14:textId="77777777" w:rsidR="00711B7D" w:rsidRPr="001C2B07" w:rsidRDefault="00711B7D" w:rsidP="00711B7D">
            <w:pPr>
              <w:pStyle w:val="GOSTTablenorm"/>
            </w:pPr>
            <w:r w:rsidRPr="001C2B07">
              <w:t>Укрупненный код расходов плательщика</w:t>
            </w:r>
          </w:p>
        </w:tc>
      </w:tr>
      <w:tr w:rsidR="00711B7D" w:rsidRPr="004E4EA7" w14:paraId="1757C930" w14:textId="77777777" w:rsidTr="00711B7D">
        <w:tc>
          <w:tcPr>
            <w:tcW w:w="1125" w:type="pct"/>
            <w:tcBorders>
              <w:top w:val="single" w:sz="4" w:space="0" w:color="auto"/>
              <w:left w:val="single" w:sz="4" w:space="0" w:color="auto"/>
              <w:bottom w:val="single" w:sz="4" w:space="0" w:color="auto"/>
              <w:right w:val="single" w:sz="4" w:space="0" w:color="auto"/>
            </w:tcBorders>
          </w:tcPr>
          <w:p w14:paraId="4E3390E5" w14:textId="77777777" w:rsidR="00711B7D" w:rsidRPr="001C2B07" w:rsidRDefault="00711B7D" w:rsidP="00711B7D">
            <w:pPr>
              <w:pStyle w:val="GOSTTablenorm"/>
              <w:rPr>
                <w:color w:val="FF0000"/>
                <w:szCs w:val="22"/>
              </w:rPr>
            </w:pPr>
            <w:r w:rsidRPr="001C2B07">
              <w:rPr>
                <w:szCs w:val="22"/>
              </w:rPr>
              <w:t>Код_детализ_напр_расх</w:t>
            </w:r>
          </w:p>
        </w:tc>
        <w:tc>
          <w:tcPr>
            <w:tcW w:w="273" w:type="pct"/>
            <w:tcBorders>
              <w:top w:val="single" w:sz="4" w:space="0" w:color="auto"/>
              <w:left w:val="single" w:sz="4" w:space="0" w:color="auto"/>
              <w:bottom w:val="single" w:sz="4" w:space="0" w:color="auto"/>
              <w:right w:val="single" w:sz="4" w:space="0" w:color="auto"/>
            </w:tcBorders>
          </w:tcPr>
          <w:p w14:paraId="2B4A90D6" w14:textId="77777777" w:rsidR="00711B7D" w:rsidRPr="001C2B07" w:rsidRDefault="00711B7D" w:rsidP="00711B7D">
            <w:pPr>
              <w:pStyle w:val="GOSTTablenorm"/>
            </w:pPr>
            <w:r w:rsidRPr="001C2B07">
              <w:t>нет</w:t>
            </w:r>
          </w:p>
        </w:tc>
        <w:tc>
          <w:tcPr>
            <w:tcW w:w="1127" w:type="pct"/>
            <w:tcBorders>
              <w:top w:val="single" w:sz="4" w:space="0" w:color="auto"/>
              <w:left w:val="single" w:sz="4" w:space="0" w:color="auto"/>
              <w:bottom w:val="single" w:sz="4" w:space="0" w:color="auto"/>
              <w:right w:val="single" w:sz="4" w:space="0" w:color="auto"/>
            </w:tcBorders>
          </w:tcPr>
          <w:p w14:paraId="66A32DF1" w14:textId="77777777" w:rsidR="00711B7D" w:rsidRPr="001C2B07" w:rsidRDefault="00711B7D" w:rsidP="00711B7D">
            <w:pPr>
              <w:pStyle w:val="GOSTTablenorm"/>
              <w:rPr>
                <w:szCs w:val="22"/>
              </w:rPr>
            </w:pPr>
            <w:r w:rsidRPr="001C2B07">
              <w:rPr>
                <w:szCs w:val="22"/>
              </w:rPr>
              <w:t>Детализированный код направления расходования целевых средств</w:t>
            </w:r>
          </w:p>
        </w:tc>
        <w:tc>
          <w:tcPr>
            <w:tcW w:w="1127" w:type="pct"/>
            <w:gridSpan w:val="2"/>
            <w:tcBorders>
              <w:top w:val="single" w:sz="4" w:space="0" w:color="auto"/>
              <w:left w:val="single" w:sz="4" w:space="0" w:color="auto"/>
              <w:bottom w:val="single" w:sz="4" w:space="0" w:color="auto"/>
              <w:right w:val="single" w:sz="4" w:space="0" w:color="auto"/>
            </w:tcBorders>
          </w:tcPr>
          <w:p w14:paraId="66170DC2" w14:textId="52832489" w:rsidR="00711B7D" w:rsidRPr="001C2B07" w:rsidRDefault="00711B7D" w:rsidP="00711B7D">
            <w:pPr>
              <w:pStyle w:val="GOSTTablenorm"/>
              <w:ind w:left="0"/>
              <w:rPr>
                <w:lang w:val="en-US"/>
              </w:rPr>
            </w:pPr>
            <w:r w:rsidRPr="001C2B07">
              <w:rPr>
                <w:b/>
                <w:szCs w:val="22"/>
                <w:lang w:val="en-US"/>
              </w:rPr>
              <w:t>FS_TFUNDSACTINF_D70_LIST:</w:t>
            </w:r>
            <w:r w:rsidRPr="001C2B07">
              <w:rPr>
                <w:szCs w:val="22"/>
                <w:lang w:val="en-US"/>
              </w:rPr>
              <w:t>DETAILTARGETEXPENSECODE</w:t>
            </w:r>
          </w:p>
        </w:tc>
        <w:tc>
          <w:tcPr>
            <w:tcW w:w="1348" w:type="pct"/>
            <w:gridSpan w:val="2"/>
            <w:tcBorders>
              <w:top w:val="single" w:sz="4" w:space="0" w:color="auto"/>
              <w:left w:val="single" w:sz="4" w:space="0" w:color="auto"/>
              <w:bottom w:val="single" w:sz="4" w:space="0" w:color="auto"/>
              <w:right w:val="single" w:sz="4" w:space="0" w:color="auto"/>
            </w:tcBorders>
          </w:tcPr>
          <w:p w14:paraId="1D77C89C" w14:textId="77777777" w:rsidR="00711B7D" w:rsidRPr="001C2B07" w:rsidRDefault="00711B7D" w:rsidP="00711B7D">
            <w:pPr>
              <w:pStyle w:val="GOSTTablenorm"/>
            </w:pPr>
            <w:r w:rsidRPr="001C2B07">
              <w:t>Детализированный код расходов плательщика</w:t>
            </w:r>
          </w:p>
        </w:tc>
      </w:tr>
      <w:tr w:rsidR="00711B7D" w:rsidRPr="004E4EA7" w14:paraId="434ADB94" w14:textId="77777777" w:rsidTr="00711B7D">
        <w:tc>
          <w:tcPr>
            <w:tcW w:w="1125" w:type="pct"/>
            <w:tcBorders>
              <w:top w:val="single" w:sz="4" w:space="0" w:color="auto"/>
              <w:left w:val="single" w:sz="4" w:space="0" w:color="auto"/>
              <w:bottom w:val="single" w:sz="4" w:space="0" w:color="auto"/>
              <w:right w:val="single" w:sz="4" w:space="0" w:color="auto"/>
            </w:tcBorders>
          </w:tcPr>
          <w:p w14:paraId="1DCDF8FA" w14:textId="3247ED3D" w:rsidR="00711B7D" w:rsidRPr="001C2B07" w:rsidRDefault="00711B7D" w:rsidP="00711B7D">
            <w:pPr>
              <w:pStyle w:val="GOSTTablenorm"/>
              <w:rPr>
                <w:color w:val="FF0000"/>
                <w:szCs w:val="22"/>
              </w:rPr>
            </w:pPr>
            <w:r>
              <w:rPr>
                <w:szCs w:val="22"/>
              </w:rPr>
              <w:t>ОКС_</w:t>
            </w:r>
            <w:r w:rsidRPr="001C2B07">
              <w:rPr>
                <w:szCs w:val="22"/>
              </w:rPr>
              <w:t>КМИ</w:t>
            </w:r>
          </w:p>
        </w:tc>
        <w:tc>
          <w:tcPr>
            <w:tcW w:w="273" w:type="pct"/>
            <w:tcBorders>
              <w:top w:val="single" w:sz="4" w:space="0" w:color="auto"/>
              <w:left w:val="single" w:sz="4" w:space="0" w:color="auto"/>
              <w:bottom w:val="single" w:sz="4" w:space="0" w:color="auto"/>
              <w:right w:val="single" w:sz="4" w:space="0" w:color="auto"/>
            </w:tcBorders>
          </w:tcPr>
          <w:p w14:paraId="01D54DB0" w14:textId="77777777" w:rsidR="00711B7D" w:rsidRPr="001C2B07" w:rsidRDefault="00711B7D" w:rsidP="00711B7D">
            <w:pPr>
              <w:pStyle w:val="GOSTTablenorm"/>
            </w:pPr>
            <w:r w:rsidRPr="001C2B07">
              <w:t>нет</w:t>
            </w:r>
          </w:p>
        </w:tc>
        <w:tc>
          <w:tcPr>
            <w:tcW w:w="1127" w:type="pct"/>
            <w:tcBorders>
              <w:top w:val="single" w:sz="4" w:space="0" w:color="auto"/>
              <w:left w:val="single" w:sz="4" w:space="0" w:color="auto"/>
              <w:bottom w:val="single" w:sz="4" w:space="0" w:color="auto"/>
              <w:right w:val="single" w:sz="4" w:space="0" w:color="auto"/>
            </w:tcBorders>
          </w:tcPr>
          <w:p w14:paraId="6F121B9F" w14:textId="77777777" w:rsidR="00711B7D" w:rsidRPr="001C2B07" w:rsidRDefault="00711B7D" w:rsidP="00711B7D">
            <w:pPr>
              <w:pStyle w:val="GOSTTablenorm"/>
              <w:rPr>
                <w:szCs w:val="22"/>
              </w:rPr>
            </w:pPr>
            <w:r w:rsidRPr="001C2B07">
              <w:t>Код объекта капитального строительства (</w:t>
            </w:r>
            <w:r w:rsidRPr="001C2B07">
              <w:rPr>
                <w:szCs w:val="22"/>
              </w:rPr>
              <w:t>код мероприятия по информатизации</w:t>
            </w:r>
            <w:r w:rsidRPr="001C2B07">
              <w:t>)</w:t>
            </w:r>
          </w:p>
        </w:tc>
        <w:tc>
          <w:tcPr>
            <w:tcW w:w="1127" w:type="pct"/>
            <w:gridSpan w:val="2"/>
            <w:tcBorders>
              <w:top w:val="single" w:sz="4" w:space="0" w:color="auto"/>
              <w:left w:val="single" w:sz="4" w:space="0" w:color="auto"/>
              <w:bottom w:val="single" w:sz="4" w:space="0" w:color="auto"/>
              <w:right w:val="single" w:sz="4" w:space="0" w:color="auto"/>
            </w:tcBorders>
          </w:tcPr>
          <w:p w14:paraId="25169CE9" w14:textId="32393F35" w:rsidR="00711B7D" w:rsidRPr="001C2B07" w:rsidRDefault="00711B7D" w:rsidP="00711B7D">
            <w:pPr>
              <w:pStyle w:val="GOSTTablenorm"/>
              <w:ind w:left="0"/>
              <w:rPr>
                <w:lang w:val="en-US"/>
              </w:rPr>
            </w:pPr>
            <w:r w:rsidRPr="001C2B07">
              <w:rPr>
                <w:b/>
                <w:szCs w:val="22"/>
                <w:lang w:val="en-US"/>
              </w:rPr>
              <w:t>FS_TFUNDSACTINF_D70_LIST:</w:t>
            </w:r>
            <w:r w:rsidRPr="001C2B07">
              <w:rPr>
                <w:szCs w:val="22"/>
                <w:lang w:val="en-US"/>
              </w:rPr>
              <w:t>FAIP</w:t>
            </w:r>
          </w:p>
        </w:tc>
        <w:tc>
          <w:tcPr>
            <w:tcW w:w="1348" w:type="pct"/>
            <w:gridSpan w:val="2"/>
            <w:tcBorders>
              <w:top w:val="single" w:sz="4" w:space="0" w:color="auto"/>
              <w:left w:val="single" w:sz="4" w:space="0" w:color="auto"/>
              <w:bottom w:val="single" w:sz="4" w:space="0" w:color="auto"/>
              <w:right w:val="single" w:sz="4" w:space="0" w:color="auto"/>
            </w:tcBorders>
          </w:tcPr>
          <w:p w14:paraId="6F8E5B20" w14:textId="77777777" w:rsidR="00711B7D" w:rsidRPr="001C2B07" w:rsidRDefault="00711B7D" w:rsidP="00711B7D">
            <w:pPr>
              <w:pStyle w:val="GOSTTablenorm"/>
            </w:pPr>
            <w:r w:rsidRPr="001C2B07">
              <w:t>-</w:t>
            </w:r>
          </w:p>
        </w:tc>
      </w:tr>
      <w:tr w:rsidR="00711B7D" w:rsidRPr="004E4EA7" w14:paraId="1CD9E1F7" w14:textId="77777777" w:rsidTr="00711B7D">
        <w:tc>
          <w:tcPr>
            <w:tcW w:w="1125" w:type="pct"/>
            <w:tcBorders>
              <w:top w:val="single" w:sz="4" w:space="0" w:color="auto"/>
              <w:left w:val="single" w:sz="4" w:space="0" w:color="auto"/>
              <w:bottom w:val="single" w:sz="4" w:space="0" w:color="auto"/>
              <w:right w:val="single" w:sz="4" w:space="0" w:color="auto"/>
            </w:tcBorders>
          </w:tcPr>
          <w:p w14:paraId="29D68779" w14:textId="77777777" w:rsidR="00711B7D" w:rsidRPr="001C2B07" w:rsidRDefault="00711B7D" w:rsidP="00711B7D">
            <w:pPr>
              <w:pStyle w:val="GOSTTablenorm"/>
              <w:rPr>
                <w:color w:val="FF0000"/>
                <w:szCs w:val="22"/>
              </w:rPr>
            </w:pPr>
            <w:r w:rsidRPr="001C2B07">
              <w:rPr>
                <w:color w:val="000000" w:themeColor="text1"/>
              </w:rPr>
              <w:t>Сумма_разреш_остатка_руб</w:t>
            </w:r>
          </w:p>
        </w:tc>
        <w:tc>
          <w:tcPr>
            <w:tcW w:w="273" w:type="pct"/>
            <w:tcBorders>
              <w:top w:val="single" w:sz="4" w:space="0" w:color="auto"/>
              <w:left w:val="single" w:sz="4" w:space="0" w:color="auto"/>
              <w:bottom w:val="single" w:sz="4" w:space="0" w:color="auto"/>
              <w:right w:val="single" w:sz="4" w:space="0" w:color="auto"/>
            </w:tcBorders>
          </w:tcPr>
          <w:p w14:paraId="2617E41B" w14:textId="77777777" w:rsidR="00711B7D" w:rsidRPr="001C2B07" w:rsidRDefault="00711B7D" w:rsidP="00711B7D">
            <w:pPr>
              <w:pStyle w:val="GOSTTablenorm"/>
            </w:pPr>
            <w:r w:rsidRPr="001C2B07">
              <w:t>нет</w:t>
            </w:r>
          </w:p>
        </w:tc>
        <w:tc>
          <w:tcPr>
            <w:tcW w:w="1127" w:type="pct"/>
            <w:tcBorders>
              <w:top w:val="single" w:sz="4" w:space="0" w:color="auto"/>
              <w:left w:val="single" w:sz="4" w:space="0" w:color="auto"/>
              <w:bottom w:val="single" w:sz="4" w:space="0" w:color="auto"/>
              <w:right w:val="single" w:sz="4" w:space="0" w:color="auto"/>
            </w:tcBorders>
          </w:tcPr>
          <w:p w14:paraId="7D96ADA8" w14:textId="77777777" w:rsidR="00711B7D" w:rsidRPr="001C2B07" w:rsidRDefault="00711B7D" w:rsidP="00711B7D">
            <w:pPr>
              <w:pStyle w:val="GOSTTablenorm"/>
              <w:rPr>
                <w:szCs w:val="22"/>
              </w:rPr>
            </w:pPr>
            <w:r w:rsidRPr="001C2B07">
              <w:t>Сумма разрешенного к использованию остатка целевых средств в валюте документа</w:t>
            </w:r>
          </w:p>
        </w:tc>
        <w:tc>
          <w:tcPr>
            <w:tcW w:w="1127" w:type="pct"/>
            <w:gridSpan w:val="2"/>
            <w:tcBorders>
              <w:top w:val="single" w:sz="4" w:space="0" w:color="auto"/>
              <w:left w:val="single" w:sz="4" w:space="0" w:color="auto"/>
              <w:bottom w:val="single" w:sz="4" w:space="0" w:color="auto"/>
              <w:right w:val="single" w:sz="4" w:space="0" w:color="auto"/>
            </w:tcBorders>
          </w:tcPr>
          <w:p w14:paraId="0D13AFDB" w14:textId="0705AB0C" w:rsidR="00711B7D" w:rsidRPr="001C2B07" w:rsidRDefault="00711B7D" w:rsidP="00711B7D">
            <w:pPr>
              <w:pStyle w:val="GOSTTablenorm"/>
              <w:ind w:left="0"/>
              <w:rPr>
                <w:lang w:val="en-US"/>
              </w:rPr>
            </w:pPr>
            <w:r w:rsidRPr="001C2B07">
              <w:rPr>
                <w:b/>
                <w:szCs w:val="22"/>
                <w:lang w:val="en-US"/>
              </w:rPr>
              <w:t>FS_TFUNDSACTINF_D70_LIST:</w:t>
            </w:r>
            <w:r w:rsidRPr="001C2B07">
              <w:rPr>
                <w:szCs w:val="22"/>
                <w:lang w:val="en-US"/>
              </w:rPr>
              <w:t>BALANCEAPPRATSTARTYEAR</w:t>
            </w:r>
          </w:p>
        </w:tc>
        <w:tc>
          <w:tcPr>
            <w:tcW w:w="1348" w:type="pct"/>
            <w:gridSpan w:val="2"/>
            <w:tcBorders>
              <w:top w:val="single" w:sz="4" w:space="0" w:color="auto"/>
              <w:left w:val="single" w:sz="4" w:space="0" w:color="auto"/>
              <w:bottom w:val="single" w:sz="4" w:space="0" w:color="auto"/>
              <w:right w:val="single" w:sz="4" w:space="0" w:color="auto"/>
            </w:tcBorders>
          </w:tcPr>
          <w:p w14:paraId="474E2B24" w14:textId="674C3266" w:rsidR="00711B7D" w:rsidRPr="001C2B07" w:rsidRDefault="00711B7D" w:rsidP="00711B7D">
            <w:pPr>
              <w:pStyle w:val="GOSTTablenorm"/>
            </w:pPr>
            <w:r w:rsidRPr="001C2B07">
              <w:rPr>
                <w:szCs w:val="22"/>
              </w:rPr>
              <w:t>Сумма передается в единицах валюты с точностью 2 знака после запятой – необходимо конвертировать в минимальные единицы валюты (для данного типа документов умножить на 100)</w:t>
            </w:r>
          </w:p>
        </w:tc>
      </w:tr>
      <w:tr w:rsidR="00711B7D" w:rsidRPr="004E4EA7" w14:paraId="67BD17C5" w14:textId="77777777" w:rsidTr="00711B7D">
        <w:tc>
          <w:tcPr>
            <w:tcW w:w="1125" w:type="pct"/>
            <w:tcBorders>
              <w:top w:val="single" w:sz="4" w:space="0" w:color="auto"/>
              <w:left w:val="single" w:sz="4" w:space="0" w:color="auto"/>
              <w:bottom w:val="single" w:sz="4" w:space="0" w:color="auto"/>
              <w:right w:val="single" w:sz="4" w:space="0" w:color="auto"/>
            </w:tcBorders>
          </w:tcPr>
          <w:p w14:paraId="6DBE8B0F" w14:textId="77777777" w:rsidR="00711B7D" w:rsidRPr="00BE2A8B" w:rsidRDefault="00711B7D" w:rsidP="00711B7D">
            <w:pPr>
              <w:pStyle w:val="GOSTTablenorm"/>
            </w:pPr>
            <w:r w:rsidRPr="00BE2A8B">
              <w:t>Сумма_возврата_ДЗ_валюта_учета_руб</w:t>
            </w:r>
          </w:p>
        </w:tc>
        <w:tc>
          <w:tcPr>
            <w:tcW w:w="273" w:type="pct"/>
            <w:tcBorders>
              <w:top w:val="single" w:sz="4" w:space="0" w:color="auto"/>
              <w:left w:val="single" w:sz="4" w:space="0" w:color="auto"/>
              <w:bottom w:val="single" w:sz="4" w:space="0" w:color="auto"/>
              <w:right w:val="single" w:sz="4" w:space="0" w:color="auto"/>
            </w:tcBorders>
          </w:tcPr>
          <w:p w14:paraId="41E99F7B" w14:textId="77777777" w:rsidR="00711B7D" w:rsidRPr="001C2B07" w:rsidRDefault="00711B7D" w:rsidP="00711B7D">
            <w:pPr>
              <w:pStyle w:val="GOSTTablenorm"/>
            </w:pPr>
            <w:r w:rsidRPr="001C2B07">
              <w:t>нет</w:t>
            </w:r>
          </w:p>
        </w:tc>
        <w:tc>
          <w:tcPr>
            <w:tcW w:w="1127" w:type="pct"/>
            <w:tcBorders>
              <w:top w:val="single" w:sz="4" w:space="0" w:color="auto"/>
              <w:left w:val="single" w:sz="4" w:space="0" w:color="auto"/>
              <w:bottom w:val="single" w:sz="4" w:space="0" w:color="auto"/>
              <w:right w:val="single" w:sz="4" w:space="0" w:color="auto"/>
            </w:tcBorders>
          </w:tcPr>
          <w:p w14:paraId="3A981437" w14:textId="77777777" w:rsidR="00711B7D" w:rsidRPr="001C2B07" w:rsidRDefault="00711B7D" w:rsidP="00711B7D">
            <w:pPr>
              <w:pStyle w:val="GOSTTablenorm"/>
              <w:rPr>
                <w:szCs w:val="22"/>
              </w:rPr>
            </w:pPr>
            <w:r w:rsidRPr="001C2B07">
              <w:t>Сумма возврата дебиторской задолженности прошлых лет, разрешенной к использованию в валюте документа</w:t>
            </w:r>
          </w:p>
        </w:tc>
        <w:tc>
          <w:tcPr>
            <w:tcW w:w="1127" w:type="pct"/>
            <w:gridSpan w:val="2"/>
            <w:tcBorders>
              <w:top w:val="single" w:sz="4" w:space="0" w:color="auto"/>
              <w:left w:val="single" w:sz="4" w:space="0" w:color="auto"/>
              <w:bottom w:val="single" w:sz="4" w:space="0" w:color="auto"/>
              <w:right w:val="single" w:sz="4" w:space="0" w:color="auto"/>
            </w:tcBorders>
          </w:tcPr>
          <w:p w14:paraId="46998267" w14:textId="7F7F9923" w:rsidR="00711B7D" w:rsidRPr="001C2B07" w:rsidRDefault="00711B7D" w:rsidP="00711B7D">
            <w:pPr>
              <w:pStyle w:val="GOSTTablenorm"/>
              <w:ind w:left="0"/>
              <w:rPr>
                <w:lang w:val="en-US"/>
              </w:rPr>
            </w:pPr>
            <w:r w:rsidRPr="001C2B07">
              <w:rPr>
                <w:b/>
                <w:szCs w:val="22"/>
                <w:lang w:val="en-US"/>
              </w:rPr>
              <w:t>FS_TFUNDSACTINF_D70_LIST:</w:t>
            </w:r>
            <w:r w:rsidRPr="001C2B07">
              <w:rPr>
                <w:szCs w:val="22"/>
                <w:lang w:val="en-US"/>
              </w:rPr>
              <w:t>ACCRECEIVABLEAMOUNT</w:t>
            </w:r>
          </w:p>
        </w:tc>
        <w:tc>
          <w:tcPr>
            <w:tcW w:w="1348" w:type="pct"/>
            <w:gridSpan w:val="2"/>
            <w:tcBorders>
              <w:top w:val="single" w:sz="4" w:space="0" w:color="auto"/>
              <w:left w:val="single" w:sz="4" w:space="0" w:color="auto"/>
              <w:bottom w:val="single" w:sz="4" w:space="0" w:color="auto"/>
              <w:right w:val="single" w:sz="4" w:space="0" w:color="auto"/>
            </w:tcBorders>
          </w:tcPr>
          <w:p w14:paraId="0A2C7CD1" w14:textId="71365462" w:rsidR="00711B7D" w:rsidRPr="001C2B07" w:rsidRDefault="00711B7D" w:rsidP="00711B7D">
            <w:pPr>
              <w:pStyle w:val="GOSTTablenorm"/>
            </w:pPr>
            <w:r w:rsidRPr="001C2B07">
              <w:rPr>
                <w:szCs w:val="22"/>
              </w:rPr>
              <w:t>Сумма передается в единицах валюты с точностью 2 знака после запятой – необходимо конвертировать в минимальные единицы валюты (для данного типа документов умножить на 100)</w:t>
            </w:r>
          </w:p>
        </w:tc>
      </w:tr>
      <w:tr w:rsidR="00711B7D" w:rsidRPr="00F739A5" w14:paraId="79417920" w14:textId="77777777" w:rsidTr="00711B7D">
        <w:tc>
          <w:tcPr>
            <w:tcW w:w="1125" w:type="pct"/>
            <w:tcBorders>
              <w:top w:val="single" w:sz="4" w:space="0" w:color="auto"/>
              <w:left w:val="single" w:sz="4" w:space="0" w:color="auto"/>
              <w:bottom w:val="single" w:sz="4" w:space="0" w:color="auto"/>
              <w:right w:val="single" w:sz="4" w:space="0" w:color="auto"/>
            </w:tcBorders>
          </w:tcPr>
          <w:p w14:paraId="5C45C319" w14:textId="5B0C9D49" w:rsidR="00711B7D" w:rsidRPr="001C2B07" w:rsidRDefault="00711B7D" w:rsidP="00711B7D">
            <w:pPr>
              <w:pStyle w:val="GOSTTablenorm"/>
              <w:rPr>
                <w:szCs w:val="22"/>
              </w:rPr>
            </w:pPr>
            <w:r w:rsidRPr="001C2B07">
              <w:t>Признак</w:t>
            </w:r>
            <w:r>
              <w:t>_</w:t>
            </w:r>
            <w:r w:rsidRPr="001C2B07">
              <w:t>ДЗ</w:t>
            </w:r>
          </w:p>
        </w:tc>
        <w:tc>
          <w:tcPr>
            <w:tcW w:w="273" w:type="pct"/>
            <w:tcBorders>
              <w:top w:val="single" w:sz="4" w:space="0" w:color="auto"/>
              <w:left w:val="single" w:sz="4" w:space="0" w:color="auto"/>
              <w:bottom w:val="single" w:sz="4" w:space="0" w:color="auto"/>
              <w:right w:val="single" w:sz="4" w:space="0" w:color="auto"/>
            </w:tcBorders>
          </w:tcPr>
          <w:p w14:paraId="7B5A6A73" w14:textId="77777777" w:rsidR="00711B7D" w:rsidRPr="001C2B07" w:rsidRDefault="00711B7D" w:rsidP="00711B7D">
            <w:pPr>
              <w:pStyle w:val="GOSTTablenorm"/>
            </w:pPr>
            <w:r w:rsidRPr="001C2B07">
              <w:t>да</w:t>
            </w:r>
          </w:p>
        </w:tc>
        <w:tc>
          <w:tcPr>
            <w:tcW w:w="1127" w:type="pct"/>
            <w:tcBorders>
              <w:top w:val="single" w:sz="4" w:space="0" w:color="auto"/>
              <w:left w:val="single" w:sz="4" w:space="0" w:color="auto"/>
              <w:bottom w:val="single" w:sz="4" w:space="0" w:color="auto"/>
              <w:right w:val="single" w:sz="4" w:space="0" w:color="auto"/>
            </w:tcBorders>
          </w:tcPr>
          <w:p w14:paraId="56B2ABD9" w14:textId="77777777" w:rsidR="00711B7D" w:rsidRPr="001C2B07" w:rsidRDefault="00711B7D" w:rsidP="00711B7D">
            <w:pPr>
              <w:pStyle w:val="GOSTTablenorm"/>
              <w:rPr>
                <w:szCs w:val="22"/>
              </w:rPr>
            </w:pPr>
            <w:r w:rsidRPr="001C2B07">
              <w:t>Признак дебиторской задолженности</w:t>
            </w:r>
          </w:p>
        </w:tc>
        <w:tc>
          <w:tcPr>
            <w:tcW w:w="1127" w:type="pct"/>
            <w:gridSpan w:val="2"/>
            <w:tcBorders>
              <w:top w:val="single" w:sz="4" w:space="0" w:color="auto"/>
              <w:left w:val="single" w:sz="4" w:space="0" w:color="auto"/>
              <w:bottom w:val="single" w:sz="4" w:space="0" w:color="auto"/>
              <w:right w:val="single" w:sz="4" w:space="0" w:color="auto"/>
            </w:tcBorders>
          </w:tcPr>
          <w:p w14:paraId="4525CC47" w14:textId="5D22D33E" w:rsidR="00711B7D" w:rsidRPr="001C2B07" w:rsidRDefault="00711B7D" w:rsidP="00711B7D">
            <w:pPr>
              <w:pStyle w:val="GOSTTablenorm"/>
              <w:ind w:left="0"/>
              <w:rPr>
                <w:b/>
                <w:szCs w:val="22"/>
                <w:lang w:val="en-US"/>
              </w:rPr>
            </w:pPr>
            <w:r w:rsidRPr="001C2B07">
              <w:rPr>
                <w:b/>
                <w:szCs w:val="22"/>
                <w:lang w:val="en-US"/>
              </w:rPr>
              <w:t>FS_TFUNDSACTINF_D70_LIST:</w:t>
            </w:r>
            <w:r w:rsidRPr="001C2B07">
              <w:rPr>
                <w:lang w:val="en-US"/>
              </w:rPr>
              <w:t>BRE_SignDebitDebt</w:t>
            </w:r>
          </w:p>
        </w:tc>
        <w:tc>
          <w:tcPr>
            <w:tcW w:w="1348" w:type="pct"/>
            <w:gridSpan w:val="2"/>
            <w:tcBorders>
              <w:top w:val="single" w:sz="4" w:space="0" w:color="auto"/>
              <w:left w:val="single" w:sz="4" w:space="0" w:color="auto"/>
              <w:bottom w:val="single" w:sz="4" w:space="0" w:color="auto"/>
              <w:right w:val="single" w:sz="4" w:space="0" w:color="auto"/>
            </w:tcBorders>
          </w:tcPr>
          <w:p w14:paraId="561AA253" w14:textId="77777777" w:rsidR="00711B7D" w:rsidRPr="001C2B07" w:rsidRDefault="00711B7D" w:rsidP="00711B7D">
            <w:pPr>
              <w:pStyle w:val="GOSTTablenorm"/>
            </w:pPr>
            <w:r w:rsidRPr="001C2B07">
              <w:t xml:space="preserve">Указывается признак </w:t>
            </w:r>
            <w:r w:rsidRPr="001C2B07">
              <w:rPr>
                <w:szCs w:val="24"/>
              </w:rPr>
              <w:t>для отражения операций по возврату дебиторской задолженности на ЛС передающего.</w:t>
            </w:r>
          </w:p>
          <w:p w14:paraId="56D21E85" w14:textId="77777777" w:rsidR="00711B7D" w:rsidRPr="001C2B07" w:rsidRDefault="00711B7D" w:rsidP="00711B7D">
            <w:pPr>
              <w:pStyle w:val="GOSTTablenorm"/>
            </w:pPr>
            <w:r w:rsidRPr="001C2B07">
              <w:t>Допустимые значения:</w:t>
            </w:r>
          </w:p>
          <w:p w14:paraId="55E9C263" w14:textId="77777777" w:rsidR="00711B7D" w:rsidRPr="001C2B07" w:rsidRDefault="00711B7D" w:rsidP="00711B7D">
            <w:pPr>
              <w:pStyle w:val="GOSTTableListMark1"/>
            </w:pPr>
            <w:r w:rsidRPr="001C2B07">
              <w:t xml:space="preserve">«true» – да; </w:t>
            </w:r>
          </w:p>
          <w:p w14:paraId="03D3234A" w14:textId="77777777" w:rsidR="00711B7D" w:rsidRPr="001C2B07" w:rsidRDefault="00711B7D" w:rsidP="00711B7D">
            <w:pPr>
              <w:pStyle w:val="GOSTTableListMark1"/>
            </w:pPr>
            <w:r w:rsidRPr="001C2B07">
              <w:t>«false» – нет.</w:t>
            </w:r>
          </w:p>
          <w:p w14:paraId="55FD80C2" w14:textId="77777777" w:rsidR="00711B7D" w:rsidRPr="001C2B07" w:rsidRDefault="00711B7D" w:rsidP="00711B7D">
            <w:pPr>
              <w:pStyle w:val="GOSTTablenorm"/>
              <w:rPr>
                <w:szCs w:val="22"/>
              </w:rPr>
            </w:pPr>
            <w:r w:rsidRPr="001C2B07">
              <w:t>Используется для настройки правил, в котором в укрупненном КЦ стоит константа 2002</w:t>
            </w:r>
          </w:p>
        </w:tc>
      </w:tr>
      <w:tr w:rsidR="00711B7D" w:rsidRPr="00F739A5" w14:paraId="0A19D3D0" w14:textId="77777777" w:rsidTr="00711B7D">
        <w:tc>
          <w:tcPr>
            <w:tcW w:w="1125" w:type="pct"/>
            <w:tcBorders>
              <w:top w:val="single" w:sz="4" w:space="0" w:color="auto"/>
              <w:left w:val="single" w:sz="4" w:space="0" w:color="auto"/>
              <w:bottom w:val="single" w:sz="4" w:space="0" w:color="auto"/>
              <w:right w:val="single" w:sz="4" w:space="0" w:color="auto"/>
            </w:tcBorders>
          </w:tcPr>
          <w:p w14:paraId="5FD0BAFB" w14:textId="77777777" w:rsidR="00711B7D" w:rsidRPr="001C2B07" w:rsidRDefault="00711B7D" w:rsidP="00711B7D">
            <w:pPr>
              <w:pStyle w:val="GOSTTablenorm"/>
              <w:rPr>
                <w:color w:val="000000" w:themeColor="text1"/>
                <w:szCs w:val="22"/>
              </w:rPr>
            </w:pPr>
            <w:r w:rsidRPr="001C2B07">
              <w:rPr>
                <w:color w:val="000000" w:themeColor="text1"/>
              </w:rPr>
              <w:t>Сумма_валюта_учета_руб</w:t>
            </w:r>
          </w:p>
        </w:tc>
        <w:tc>
          <w:tcPr>
            <w:tcW w:w="273" w:type="pct"/>
            <w:tcBorders>
              <w:top w:val="single" w:sz="4" w:space="0" w:color="auto"/>
              <w:left w:val="single" w:sz="4" w:space="0" w:color="auto"/>
              <w:bottom w:val="single" w:sz="4" w:space="0" w:color="auto"/>
              <w:right w:val="single" w:sz="4" w:space="0" w:color="auto"/>
            </w:tcBorders>
          </w:tcPr>
          <w:p w14:paraId="65A220D9" w14:textId="77777777" w:rsidR="00711B7D" w:rsidRPr="001C2B07" w:rsidRDefault="00711B7D" w:rsidP="00711B7D">
            <w:pPr>
              <w:pStyle w:val="GOSTTablenorm"/>
            </w:pPr>
            <w:r w:rsidRPr="001C2B07">
              <w:t>нет</w:t>
            </w:r>
          </w:p>
        </w:tc>
        <w:tc>
          <w:tcPr>
            <w:tcW w:w="1127" w:type="pct"/>
            <w:tcBorders>
              <w:top w:val="single" w:sz="4" w:space="0" w:color="auto"/>
              <w:left w:val="single" w:sz="4" w:space="0" w:color="auto"/>
              <w:bottom w:val="single" w:sz="4" w:space="0" w:color="auto"/>
              <w:right w:val="single" w:sz="4" w:space="0" w:color="auto"/>
            </w:tcBorders>
          </w:tcPr>
          <w:p w14:paraId="17D313BB" w14:textId="21A9952C" w:rsidR="00711B7D" w:rsidRPr="001C2B07" w:rsidRDefault="00711B7D" w:rsidP="00711B7D">
            <w:pPr>
              <w:pStyle w:val="GOSTTablenorm"/>
              <w:rPr>
                <w:szCs w:val="22"/>
              </w:rPr>
            </w:pPr>
            <w:r w:rsidRPr="001C2B07">
              <w:rPr>
                <w:szCs w:val="22"/>
              </w:rPr>
              <w:t>Сумма планируемых поступлений или планируемых выплат на текущий финансовый год</w:t>
            </w:r>
          </w:p>
        </w:tc>
        <w:tc>
          <w:tcPr>
            <w:tcW w:w="1127" w:type="pct"/>
            <w:gridSpan w:val="2"/>
            <w:tcBorders>
              <w:top w:val="single" w:sz="4" w:space="0" w:color="auto"/>
              <w:left w:val="single" w:sz="4" w:space="0" w:color="auto"/>
              <w:bottom w:val="single" w:sz="4" w:space="0" w:color="auto"/>
              <w:right w:val="single" w:sz="4" w:space="0" w:color="auto"/>
            </w:tcBorders>
          </w:tcPr>
          <w:p w14:paraId="3A21B933" w14:textId="7F82761B" w:rsidR="00711B7D" w:rsidRPr="001C2B07" w:rsidRDefault="00711B7D" w:rsidP="00711B7D">
            <w:pPr>
              <w:pStyle w:val="GOSTTablenorm"/>
              <w:ind w:left="0"/>
              <w:rPr>
                <w:lang w:val="en-US"/>
              </w:rPr>
            </w:pPr>
            <w:r w:rsidRPr="001C2B07">
              <w:rPr>
                <w:b/>
                <w:szCs w:val="22"/>
                <w:lang w:val="en-US"/>
              </w:rPr>
              <w:t>FS_TFUNDSACTINF_D70_LIST:</w:t>
            </w:r>
            <w:r w:rsidRPr="001C2B07">
              <w:rPr>
                <w:szCs w:val="22"/>
                <w:lang w:val="en-US"/>
              </w:rPr>
              <w:t>IP_CURRENTFISCALYEAR</w:t>
            </w:r>
          </w:p>
        </w:tc>
        <w:tc>
          <w:tcPr>
            <w:tcW w:w="1348" w:type="pct"/>
            <w:gridSpan w:val="2"/>
            <w:tcBorders>
              <w:top w:val="single" w:sz="4" w:space="0" w:color="auto"/>
              <w:left w:val="single" w:sz="4" w:space="0" w:color="auto"/>
              <w:bottom w:val="single" w:sz="4" w:space="0" w:color="auto"/>
              <w:right w:val="single" w:sz="4" w:space="0" w:color="auto"/>
            </w:tcBorders>
          </w:tcPr>
          <w:p w14:paraId="3ACA9DF0" w14:textId="77777777" w:rsidR="00711B7D" w:rsidRPr="001C2B07" w:rsidRDefault="00711B7D" w:rsidP="00711B7D">
            <w:pPr>
              <w:pStyle w:val="GOSTTablenorm"/>
            </w:pPr>
            <w:r w:rsidRPr="001C2B07">
              <w:rPr>
                <w:szCs w:val="22"/>
              </w:rPr>
              <w:t>Сумма передается в единицах валюты с точностью 2 знака после запятой – необходимо конвертировать в минимальные единицы валюты (для данного типа документов умножить на 100)</w:t>
            </w:r>
          </w:p>
        </w:tc>
      </w:tr>
      <w:tr w:rsidR="00711B7D" w:rsidRPr="00F739A5" w14:paraId="74C2285C" w14:textId="77777777" w:rsidTr="00711B7D">
        <w:tc>
          <w:tcPr>
            <w:tcW w:w="1125" w:type="pct"/>
            <w:tcBorders>
              <w:top w:val="single" w:sz="4" w:space="0" w:color="auto"/>
              <w:left w:val="single" w:sz="4" w:space="0" w:color="auto"/>
              <w:bottom w:val="single" w:sz="4" w:space="0" w:color="auto"/>
              <w:right w:val="single" w:sz="4" w:space="0" w:color="auto"/>
            </w:tcBorders>
          </w:tcPr>
          <w:p w14:paraId="1BDF7AF4" w14:textId="77777777" w:rsidR="00711B7D" w:rsidRPr="001C2B07" w:rsidRDefault="00711B7D" w:rsidP="00711B7D">
            <w:pPr>
              <w:pStyle w:val="GOSTTablenorm"/>
              <w:rPr>
                <w:color w:val="000000" w:themeColor="text1"/>
                <w:szCs w:val="22"/>
              </w:rPr>
            </w:pPr>
            <w:r w:rsidRPr="001C2B07">
              <w:rPr>
                <w:color w:val="000000" w:themeColor="text1"/>
              </w:rPr>
              <w:t>Сумма_первый_плановый_руб</w:t>
            </w:r>
          </w:p>
        </w:tc>
        <w:tc>
          <w:tcPr>
            <w:tcW w:w="273" w:type="pct"/>
            <w:tcBorders>
              <w:top w:val="single" w:sz="4" w:space="0" w:color="auto"/>
              <w:left w:val="single" w:sz="4" w:space="0" w:color="auto"/>
              <w:bottom w:val="single" w:sz="4" w:space="0" w:color="auto"/>
              <w:right w:val="single" w:sz="4" w:space="0" w:color="auto"/>
            </w:tcBorders>
          </w:tcPr>
          <w:p w14:paraId="677C9271" w14:textId="77777777" w:rsidR="00711B7D" w:rsidRPr="001C2B07" w:rsidRDefault="00711B7D" w:rsidP="00711B7D">
            <w:pPr>
              <w:pStyle w:val="GOSTTablenorm"/>
            </w:pPr>
            <w:r w:rsidRPr="001C2B07">
              <w:t>нет</w:t>
            </w:r>
          </w:p>
        </w:tc>
        <w:tc>
          <w:tcPr>
            <w:tcW w:w="1127" w:type="pct"/>
            <w:tcBorders>
              <w:top w:val="single" w:sz="4" w:space="0" w:color="auto"/>
              <w:left w:val="single" w:sz="4" w:space="0" w:color="auto"/>
              <w:bottom w:val="single" w:sz="4" w:space="0" w:color="auto"/>
              <w:right w:val="single" w:sz="4" w:space="0" w:color="auto"/>
            </w:tcBorders>
          </w:tcPr>
          <w:p w14:paraId="310AF4E9" w14:textId="6074E4DD" w:rsidR="00711B7D" w:rsidRPr="001C2B07" w:rsidRDefault="00711B7D" w:rsidP="00711B7D">
            <w:pPr>
              <w:pStyle w:val="GOSTTablenorm"/>
              <w:rPr>
                <w:szCs w:val="22"/>
              </w:rPr>
            </w:pPr>
            <w:r w:rsidRPr="001C2B07">
              <w:rPr>
                <w:szCs w:val="22"/>
              </w:rPr>
              <w:t>Сумма планируемых поступлений или планируемых выплат первого года планируемого года</w:t>
            </w:r>
          </w:p>
        </w:tc>
        <w:tc>
          <w:tcPr>
            <w:tcW w:w="1127" w:type="pct"/>
            <w:gridSpan w:val="2"/>
            <w:tcBorders>
              <w:top w:val="single" w:sz="4" w:space="0" w:color="auto"/>
              <w:left w:val="single" w:sz="4" w:space="0" w:color="auto"/>
              <w:bottom w:val="single" w:sz="4" w:space="0" w:color="auto"/>
              <w:right w:val="single" w:sz="4" w:space="0" w:color="auto"/>
            </w:tcBorders>
          </w:tcPr>
          <w:p w14:paraId="32024040" w14:textId="72D7ECB6" w:rsidR="00711B7D" w:rsidRPr="001C2B07" w:rsidRDefault="00711B7D" w:rsidP="00711B7D">
            <w:pPr>
              <w:pStyle w:val="GOSTTablenorm"/>
              <w:ind w:left="0"/>
              <w:rPr>
                <w:lang w:val="en-US"/>
              </w:rPr>
            </w:pPr>
            <w:r w:rsidRPr="001C2B07">
              <w:rPr>
                <w:b/>
                <w:szCs w:val="22"/>
                <w:lang w:val="en-US"/>
              </w:rPr>
              <w:t>FS_TFUNDSACTINF_D70_LIST:</w:t>
            </w:r>
            <w:r w:rsidRPr="001C2B07">
              <w:rPr>
                <w:szCs w:val="22"/>
                <w:lang w:val="en-US"/>
              </w:rPr>
              <w:t>IP_FIRSTYEARPLANPERIOD</w:t>
            </w:r>
          </w:p>
        </w:tc>
        <w:tc>
          <w:tcPr>
            <w:tcW w:w="1348" w:type="pct"/>
            <w:gridSpan w:val="2"/>
            <w:tcBorders>
              <w:top w:val="single" w:sz="4" w:space="0" w:color="auto"/>
              <w:left w:val="single" w:sz="4" w:space="0" w:color="auto"/>
              <w:bottom w:val="single" w:sz="4" w:space="0" w:color="auto"/>
              <w:right w:val="single" w:sz="4" w:space="0" w:color="auto"/>
            </w:tcBorders>
          </w:tcPr>
          <w:p w14:paraId="1B67B61D" w14:textId="77777777" w:rsidR="00711B7D" w:rsidRPr="001C2B07" w:rsidRDefault="00711B7D" w:rsidP="00711B7D">
            <w:pPr>
              <w:pStyle w:val="GOSTTablenorm"/>
            </w:pPr>
            <w:r w:rsidRPr="001C2B07">
              <w:rPr>
                <w:szCs w:val="22"/>
              </w:rPr>
              <w:t>Сумма передается в единицах валюты с точностью 2 знака после запятой – необходимо конвертировать в минимальные единицы валюты (для данного типа документов умножить на 100)</w:t>
            </w:r>
          </w:p>
        </w:tc>
      </w:tr>
      <w:tr w:rsidR="00711B7D" w:rsidRPr="00F739A5" w14:paraId="61FBB058" w14:textId="77777777" w:rsidTr="00711B7D">
        <w:tc>
          <w:tcPr>
            <w:tcW w:w="1125" w:type="pct"/>
            <w:tcBorders>
              <w:top w:val="single" w:sz="4" w:space="0" w:color="auto"/>
              <w:left w:val="single" w:sz="4" w:space="0" w:color="auto"/>
              <w:bottom w:val="single" w:sz="4" w:space="0" w:color="auto"/>
              <w:right w:val="single" w:sz="4" w:space="0" w:color="auto"/>
            </w:tcBorders>
          </w:tcPr>
          <w:p w14:paraId="5793499B" w14:textId="77777777" w:rsidR="00711B7D" w:rsidRPr="001C2B07" w:rsidRDefault="00711B7D" w:rsidP="00711B7D">
            <w:pPr>
              <w:pStyle w:val="GOSTTablenorm"/>
              <w:rPr>
                <w:color w:val="000000" w:themeColor="text1"/>
                <w:szCs w:val="22"/>
              </w:rPr>
            </w:pPr>
            <w:r w:rsidRPr="001C2B07">
              <w:rPr>
                <w:color w:val="000000" w:themeColor="text1"/>
                <w:szCs w:val="22"/>
              </w:rPr>
              <w:t>Сумма_второй_плановый_руб</w:t>
            </w:r>
          </w:p>
        </w:tc>
        <w:tc>
          <w:tcPr>
            <w:tcW w:w="273" w:type="pct"/>
            <w:tcBorders>
              <w:top w:val="single" w:sz="4" w:space="0" w:color="auto"/>
              <w:left w:val="single" w:sz="4" w:space="0" w:color="auto"/>
              <w:bottom w:val="single" w:sz="4" w:space="0" w:color="auto"/>
              <w:right w:val="single" w:sz="4" w:space="0" w:color="auto"/>
            </w:tcBorders>
          </w:tcPr>
          <w:p w14:paraId="487BA6A2" w14:textId="77777777" w:rsidR="00711B7D" w:rsidRPr="001C2B07" w:rsidRDefault="00711B7D" w:rsidP="00711B7D">
            <w:pPr>
              <w:pStyle w:val="GOSTTablenorm"/>
            </w:pPr>
            <w:r w:rsidRPr="001C2B07">
              <w:t>нет</w:t>
            </w:r>
          </w:p>
        </w:tc>
        <w:tc>
          <w:tcPr>
            <w:tcW w:w="1127" w:type="pct"/>
            <w:tcBorders>
              <w:top w:val="single" w:sz="4" w:space="0" w:color="auto"/>
              <w:left w:val="single" w:sz="4" w:space="0" w:color="auto"/>
              <w:bottom w:val="single" w:sz="4" w:space="0" w:color="auto"/>
              <w:right w:val="single" w:sz="4" w:space="0" w:color="auto"/>
            </w:tcBorders>
          </w:tcPr>
          <w:p w14:paraId="4AB48133" w14:textId="2C03F3EA" w:rsidR="00711B7D" w:rsidRPr="001C2B07" w:rsidRDefault="00711B7D" w:rsidP="00711B7D">
            <w:pPr>
              <w:pStyle w:val="GOSTTablenorm"/>
              <w:rPr>
                <w:szCs w:val="22"/>
              </w:rPr>
            </w:pPr>
            <w:r w:rsidRPr="001C2B07">
              <w:rPr>
                <w:szCs w:val="22"/>
              </w:rPr>
              <w:t>Сумма планируемых поступлений или планируемых выплат второго года планируемого года</w:t>
            </w:r>
          </w:p>
        </w:tc>
        <w:tc>
          <w:tcPr>
            <w:tcW w:w="1127" w:type="pct"/>
            <w:gridSpan w:val="2"/>
            <w:tcBorders>
              <w:top w:val="single" w:sz="4" w:space="0" w:color="auto"/>
              <w:left w:val="single" w:sz="4" w:space="0" w:color="auto"/>
              <w:bottom w:val="single" w:sz="4" w:space="0" w:color="auto"/>
              <w:right w:val="single" w:sz="4" w:space="0" w:color="auto"/>
            </w:tcBorders>
          </w:tcPr>
          <w:p w14:paraId="24374DD8" w14:textId="18D7D883" w:rsidR="00711B7D" w:rsidRPr="001C2B07" w:rsidRDefault="00711B7D" w:rsidP="00711B7D">
            <w:pPr>
              <w:pStyle w:val="GOSTTablenorm"/>
              <w:ind w:left="0"/>
              <w:rPr>
                <w:lang w:val="en-US"/>
              </w:rPr>
            </w:pPr>
            <w:r w:rsidRPr="001C2B07">
              <w:rPr>
                <w:b/>
                <w:szCs w:val="22"/>
                <w:lang w:val="en-US"/>
              </w:rPr>
              <w:t>FS_TFUNDSACTINF_D70_LIST:</w:t>
            </w:r>
            <w:r w:rsidRPr="001C2B07">
              <w:rPr>
                <w:szCs w:val="22"/>
                <w:lang w:val="en-US"/>
              </w:rPr>
              <w:t>IP_SECONDYEARPLANPERIOD</w:t>
            </w:r>
          </w:p>
        </w:tc>
        <w:tc>
          <w:tcPr>
            <w:tcW w:w="1348" w:type="pct"/>
            <w:gridSpan w:val="2"/>
            <w:tcBorders>
              <w:top w:val="single" w:sz="4" w:space="0" w:color="auto"/>
              <w:left w:val="single" w:sz="4" w:space="0" w:color="auto"/>
              <w:bottom w:val="single" w:sz="4" w:space="0" w:color="auto"/>
              <w:right w:val="single" w:sz="4" w:space="0" w:color="auto"/>
            </w:tcBorders>
          </w:tcPr>
          <w:p w14:paraId="78B20F23" w14:textId="77777777" w:rsidR="00711B7D" w:rsidRPr="001C2B07" w:rsidRDefault="00711B7D" w:rsidP="00711B7D">
            <w:pPr>
              <w:pStyle w:val="GOSTTablenorm"/>
            </w:pPr>
            <w:r w:rsidRPr="001C2B07">
              <w:rPr>
                <w:szCs w:val="22"/>
              </w:rPr>
              <w:t>Сумма передается в единицах валюты с точностью 2 знака после запятой – необходимо конвертировать в минимальные единицы валюты (для данного типа документов умножить на 100)</w:t>
            </w:r>
          </w:p>
        </w:tc>
      </w:tr>
      <w:tr w:rsidR="00711B7D" w:rsidRPr="004E4EA7" w14:paraId="75DD9B9B" w14:textId="77777777" w:rsidTr="00711B7D">
        <w:tc>
          <w:tcPr>
            <w:tcW w:w="1125" w:type="pct"/>
            <w:tcBorders>
              <w:top w:val="single" w:sz="4" w:space="0" w:color="auto"/>
              <w:left w:val="single" w:sz="4" w:space="0" w:color="auto"/>
              <w:bottom w:val="single" w:sz="4" w:space="0" w:color="auto"/>
              <w:right w:val="single" w:sz="4" w:space="0" w:color="auto"/>
            </w:tcBorders>
          </w:tcPr>
          <w:p w14:paraId="0FA8F8E9" w14:textId="77777777" w:rsidR="00711B7D" w:rsidRPr="001C2B07" w:rsidRDefault="00711B7D" w:rsidP="00711B7D">
            <w:pPr>
              <w:pStyle w:val="GOSTTablenorm"/>
              <w:rPr>
                <w:color w:val="000000" w:themeColor="text1"/>
                <w:szCs w:val="22"/>
              </w:rPr>
            </w:pPr>
            <w:r w:rsidRPr="001C2B07">
              <w:rPr>
                <w:color w:val="000000" w:themeColor="text1"/>
                <w:szCs w:val="22"/>
              </w:rPr>
              <w:t>Сумма_последующие_годы_руб</w:t>
            </w:r>
          </w:p>
        </w:tc>
        <w:tc>
          <w:tcPr>
            <w:tcW w:w="273" w:type="pct"/>
            <w:tcBorders>
              <w:top w:val="single" w:sz="4" w:space="0" w:color="auto"/>
              <w:left w:val="single" w:sz="4" w:space="0" w:color="auto"/>
              <w:bottom w:val="single" w:sz="4" w:space="0" w:color="auto"/>
              <w:right w:val="single" w:sz="4" w:space="0" w:color="auto"/>
            </w:tcBorders>
          </w:tcPr>
          <w:p w14:paraId="6061CD6C" w14:textId="77777777" w:rsidR="00711B7D" w:rsidRPr="001C2B07" w:rsidRDefault="00711B7D" w:rsidP="00711B7D">
            <w:pPr>
              <w:pStyle w:val="GOSTTablenorm"/>
            </w:pPr>
            <w:r w:rsidRPr="001C2B07">
              <w:t>нет</w:t>
            </w:r>
          </w:p>
        </w:tc>
        <w:tc>
          <w:tcPr>
            <w:tcW w:w="1127" w:type="pct"/>
            <w:tcBorders>
              <w:top w:val="single" w:sz="4" w:space="0" w:color="auto"/>
              <w:left w:val="single" w:sz="4" w:space="0" w:color="auto"/>
              <w:bottom w:val="single" w:sz="4" w:space="0" w:color="auto"/>
              <w:right w:val="single" w:sz="4" w:space="0" w:color="auto"/>
            </w:tcBorders>
          </w:tcPr>
          <w:p w14:paraId="23128CB7" w14:textId="61C2A6B9" w:rsidR="00711B7D" w:rsidRPr="001C2B07" w:rsidRDefault="00711B7D" w:rsidP="00711B7D">
            <w:pPr>
              <w:pStyle w:val="GOSTTablenorm"/>
              <w:rPr>
                <w:szCs w:val="22"/>
              </w:rPr>
            </w:pPr>
            <w:r w:rsidRPr="001C2B07">
              <w:rPr>
                <w:szCs w:val="22"/>
              </w:rPr>
              <w:t>Сумма планируемых поступлений или планируемых выплат последующих годов</w:t>
            </w:r>
          </w:p>
        </w:tc>
        <w:tc>
          <w:tcPr>
            <w:tcW w:w="1127" w:type="pct"/>
            <w:gridSpan w:val="2"/>
            <w:tcBorders>
              <w:top w:val="single" w:sz="4" w:space="0" w:color="auto"/>
              <w:left w:val="single" w:sz="4" w:space="0" w:color="auto"/>
              <w:bottom w:val="single" w:sz="4" w:space="0" w:color="auto"/>
              <w:right w:val="single" w:sz="4" w:space="0" w:color="auto"/>
            </w:tcBorders>
          </w:tcPr>
          <w:p w14:paraId="1FA07145" w14:textId="46EF7040" w:rsidR="00711B7D" w:rsidRPr="001C2B07" w:rsidRDefault="00711B7D" w:rsidP="00711B7D">
            <w:pPr>
              <w:pStyle w:val="GOSTTablenorm"/>
              <w:ind w:left="0"/>
              <w:rPr>
                <w:lang w:val="en-US"/>
              </w:rPr>
            </w:pPr>
            <w:r w:rsidRPr="001C2B07">
              <w:rPr>
                <w:b/>
                <w:szCs w:val="22"/>
                <w:lang w:val="en-US"/>
              </w:rPr>
              <w:t>FS_TFUNDSACTINF_D70_LIST:</w:t>
            </w:r>
            <w:r w:rsidRPr="001C2B07">
              <w:rPr>
                <w:szCs w:val="22"/>
                <w:lang w:val="en-US"/>
              </w:rPr>
              <w:t>IP_NEXTYEARS</w:t>
            </w:r>
          </w:p>
        </w:tc>
        <w:tc>
          <w:tcPr>
            <w:tcW w:w="1348" w:type="pct"/>
            <w:gridSpan w:val="2"/>
            <w:tcBorders>
              <w:top w:val="single" w:sz="4" w:space="0" w:color="auto"/>
              <w:left w:val="single" w:sz="4" w:space="0" w:color="auto"/>
              <w:bottom w:val="single" w:sz="4" w:space="0" w:color="auto"/>
              <w:right w:val="single" w:sz="4" w:space="0" w:color="auto"/>
            </w:tcBorders>
          </w:tcPr>
          <w:p w14:paraId="69261AC3" w14:textId="77777777" w:rsidR="00711B7D" w:rsidRPr="001C2B07" w:rsidRDefault="00711B7D" w:rsidP="00711B7D">
            <w:pPr>
              <w:pStyle w:val="GOSTTablenorm"/>
              <w:rPr>
                <w:color w:val="000000" w:themeColor="text1"/>
              </w:rPr>
            </w:pPr>
            <w:r w:rsidRPr="001C2B07">
              <w:rPr>
                <w:szCs w:val="22"/>
              </w:rPr>
              <w:t>Сумма передается в единицах валюты с точностью 2 знака после запятой – необходимо конвертировать в минимальные единицы валюты (для данного типа документов умножить на 100)</w:t>
            </w:r>
          </w:p>
        </w:tc>
      </w:tr>
      <w:tr w:rsidR="00711B7D" w:rsidRPr="00A933BD" w14:paraId="5F760C80" w14:textId="77777777" w:rsidTr="00711B7D">
        <w:tc>
          <w:tcPr>
            <w:tcW w:w="1125" w:type="pct"/>
            <w:tcBorders>
              <w:top w:val="single" w:sz="4" w:space="0" w:color="auto"/>
              <w:left w:val="single" w:sz="4" w:space="0" w:color="auto"/>
              <w:bottom w:val="single" w:sz="4" w:space="0" w:color="auto"/>
              <w:right w:val="single" w:sz="4" w:space="0" w:color="auto"/>
            </w:tcBorders>
          </w:tcPr>
          <w:p w14:paraId="51A7714F" w14:textId="77777777" w:rsidR="00711B7D" w:rsidRPr="001C2B07" w:rsidRDefault="00711B7D" w:rsidP="00711B7D">
            <w:pPr>
              <w:pStyle w:val="GOSTTablenorm"/>
              <w:rPr>
                <w:color w:val="FF0000"/>
                <w:szCs w:val="22"/>
              </w:rPr>
            </w:pPr>
            <w:r w:rsidRPr="001C2B07">
              <w:rPr>
                <w:szCs w:val="22"/>
              </w:rPr>
              <w:t>Сумма_пост_факт</w:t>
            </w:r>
          </w:p>
        </w:tc>
        <w:tc>
          <w:tcPr>
            <w:tcW w:w="273" w:type="pct"/>
            <w:tcBorders>
              <w:top w:val="single" w:sz="4" w:space="0" w:color="auto"/>
              <w:left w:val="single" w:sz="4" w:space="0" w:color="auto"/>
              <w:bottom w:val="single" w:sz="4" w:space="0" w:color="auto"/>
              <w:right w:val="single" w:sz="4" w:space="0" w:color="auto"/>
            </w:tcBorders>
          </w:tcPr>
          <w:p w14:paraId="1FB2C209" w14:textId="77777777" w:rsidR="00711B7D" w:rsidRPr="001C2B07" w:rsidRDefault="00711B7D" w:rsidP="00711B7D">
            <w:pPr>
              <w:pStyle w:val="GOSTTablenorm"/>
            </w:pPr>
            <w:r w:rsidRPr="001C2B07">
              <w:t>нет</w:t>
            </w:r>
          </w:p>
        </w:tc>
        <w:tc>
          <w:tcPr>
            <w:tcW w:w="1127" w:type="pct"/>
            <w:tcBorders>
              <w:top w:val="single" w:sz="4" w:space="0" w:color="auto"/>
              <w:left w:val="single" w:sz="4" w:space="0" w:color="auto"/>
              <w:bottom w:val="single" w:sz="4" w:space="0" w:color="auto"/>
              <w:right w:val="single" w:sz="4" w:space="0" w:color="auto"/>
            </w:tcBorders>
          </w:tcPr>
          <w:p w14:paraId="27CAA10C" w14:textId="77777777" w:rsidR="00711B7D" w:rsidRPr="001C2B07" w:rsidRDefault="00711B7D" w:rsidP="00711B7D">
            <w:pPr>
              <w:pStyle w:val="GOSTTablenorm"/>
              <w:rPr>
                <w:szCs w:val="22"/>
              </w:rPr>
            </w:pPr>
            <w:r w:rsidRPr="001C2B07">
              <w:rPr>
                <w:szCs w:val="22"/>
              </w:rPr>
              <w:t>Сумма кредитовых оборотов фактических поступлений</w:t>
            </w:r>
          </w:p>
        </w:tc>
        <w:tc>
          <w:tcPr>
            <w:tcW w:w="1127" w:type="pct"/>
            <w:gridSpan w:val="2"/>
            <w:tcBorders>
              <w:top w:val="single" w:sz="4" w:space="0" w:color="auto"/>
              <w:left w:val="single" w:sz="4" w:space="0" w:color="auto"/>
              <w:bottom w:val="single" w:sz="4" w:space="0" w:color="auto"/>
              <w:right w:val="single" w:sz="4" w:space="0" w:color="auto"/>
            </w:tcBorders>
          </w:tcPr>
          <w:p w14:paraId="239111AB" w14:textId="6AB234A5" w:rsidR="00711B7D" w:rsidRPr="001C2B07" w:rsidRDefault="00711B7D" w:rsidP="00711B7D">
            <w:pPr>
              <w:pStyle w:val="GOSTTablenorm"/>
              <w:ind w:left="0"/>
              <w:rPr>
                <w:b/>
                <w:szCs w:val="22"/>
                <w:lang w:val="en-US"/>
              </w:rPr>
            </w:pPr>
            <w:r w:rsidRPr="001C2B07">
              <w:rPr>
                <w:b/>
                <w:szCs w:val="22"/>
                <w:lang w:val="en-US"/>
              </w:rPr>
              <w:t>FS_TFUNDSACTINF_D70_LIST:</w:t>
            </w:r>
            <w:r w:rsidRPr="001C2B07">
              <w:rPr>
                <w:szCs w:val="22"/>
                <w:lang w:val="en-US"/>
              </w:rPr>
              <w:t>INCOMEACTUAL</w:t>
            </w:r>
          </w:p>
        </w:tc>
        <w:tc>
          <w:tcPr>
            <w:tcW w:w="1348" w:type="pct"/>
            <w:gridSpan w:val="2"/>
            <w:tcBorders>
              <w:top w:val="single" w:sz="4" w:space="0" w:color="auto"/>
              <w:left w:val="single" w:sz="4" w:space="0" w:color="auto"/>
              <w:bottom w:val="single" w:sz="4" w:space="0" w:color="auto"/>
              <w:right w:val="single" w:sz="4" w:space="0" w:color="auto"/>
            </w:tcBorders>
          </w:tcPr>
          <w:p w14:paraId="0F5F8B77" w14:textId="77777777" w:rsidR="00711B7D" w:rsidRPr="001C2B07" w:rsidRDefault="00711B7D" w:rsidP="00711B7D">
            <w:pPr>
              <w:pStyle w:val="GOSTTablenorm"/>
            </w:pPr>
            <w:r w:rsidRPr="001C2B07">
              <w:rPr>
                <w:szCs w:val="22"/>
              </w:rPr>
              <w:t>Сумма передается в единицах валюты с точностью 2 знака после запятой – необходимо конвертировать в минимальные единицы валюты (для данного типа документов умножить на 100)</w:t>
            </w:r>
          </w:p>
        </w:tc>
      </w:tr>
      <w:tr w:rsidR="00711B7D" w:rsidRPr="00A933BD" w14:paraId="66D5E2F4" w14:textId="77777777" w:rsidTr="00711B7D">
        <w:tc>
          <w:tcPr>
            <w:tcW w:w="1125" w:type="pct"/>
            <w:tcBorders>
              <w:top w:val="single" w:sz="4" w:space="0" w:color="auto"/>
              <w:left w:val="single" w:sz="4" w:space="0" w:color="auto"/>
              <w:bottom w:val="single" w:sz="4" w:space="0" w:color="auto"/>
              <w:right w:val="single" w:sz="4" w:space="0" w:color="auto"/>
            </w:tcBorders>
          </w:tcPr>
          <w:p w14:paraId="4ECA7426" w14:textId="77777777" w:rsidR="00711B7D" w:rsidRPr="001C2B07" w:rsidRDefault="00711B7D" w:rsidP="00711B7D">
            <w:pPr>
              <w:pStyle w:val="GOSTTablenorm"/>
              <w:rPr>
                <w:color w:val="FF0000"/>
                <w:szCs w:val="22"/>
              </w:rPr>
            </w:pPr>
            <w:r w:rsidRPr="001C2B07">
              <w:rPr>
                <w:szCs w:val="22"/>
              </w:rPr>
              <w:t>Сумма_вып_факт</w:t>
            </w:r>
          </w:p>
        </w:tc>
        <w:tc>
          <w:tcPr>
            <w:tcW w:w="273" w:type="pct"/>
            <w:tcBorders>
              <w:top w:val="single" w:sz="4" w:space="0" w:color="auto"/>
              <w:left w:val="single" w:sz="4" w:space="0" w:color="auto"/>
              <w:bottom w:val="single" w:sz="4" w:space="0" w:color="auto"/>
              <w:right w:val="single" w:sz="4" w:space="0" w:color="auto"/>
            </w:tcBorders>
          </w:tcPr>
          <w:p w14:paraId="47D6B3FD" w14:textId="77777777" w:rsidR="00711B7D" w:rsidRPr="001C2B07" w:rsidRDefault="00711B7D" w:rsidP="00711B7D">
            <w:pPr>
              <w:pStyle w:val="GOSTTablenorm"/>
            </w:pPr>
            <w:r w:rsidRPr="001C2B07">
              <w:t>нет</w:t>
            </w:r>
          </w:p>
        </w:tc>
        <w:tc>
          <w:tcPr>
            <w:tcW w:w="1127" w:type="pct"/>
            <w:tcBorders>
              <w:top w:val="single" w:sz="4" w:space="0" w:color="auto"/>
              <w:left w:val="single" w:sz="4" w:space="0" w:color="auto"/>
              <w:bottom w:val="single" w:sz="4" w:space="0" w:color="auto"/>
              <w:right w:val="single" w:sz="4" w:space="0" w:color="auto"/>
            </w:tcBorders>
          </w:tcPr>
          <w:p w14:paraId="12C3D71E" w14:textId="77777777" w:rsidR="00711B7D" w:rsidRPr="001C2B07" w:rsidRDefault="00711B7D" w:rsidP="00711B7D">
            <w:pPr>
              <w:pStyle w:val="GOSTTablenorm"/>
              <w:rPr>
                <w:szCs w:val="22"/>
              </w:rPr>
            </w:pPr>
            <w:r w:rsidRPr="001C2B07">
              <w:rPr>
                <w:szCs w:val="22"/>
              </w:rPr>
              <w:t>Сумма дебетовых оборотов фактических выплат</w:t>
            </w:r>
          </w:p>
        </w:tc>
        <w:tc>
          <w:tcPr>
            <w:tcW w:w="1127" w:type="pct"/>
            <w:gridSpan w:val="2"/>
            <w:tcBorders>
              <w:top w:val="single" w:sz="4" w:space="0" w:color="auto"/>
              <w:left w:val="single" w:sz="4" w:space="0" w:color="auto"/>
              <w:bottom w:val="single" w:sz="4" w:space="0" w:color="auto"/>
              <w:right w:val="single" w:sz="4" w:space="0" w:color="auto"/>
            </w:tcBorders>
          </w:tcPr>
          <w:p w14:paraId="7E204414" w14:textId="519A7F46" w:rsidR="00711B7D" w:rsidRPr="001C2B07" w:rsidRDefault="00711B7D" w:rsidP="00711B7D">
            <w:pPr>
              <w:pStyle w:val="GOSTTablenorm"/>
              <w:ind w:left="0"/>
              <w:rPr>
                <w:b/>
                <w:szCs w:val="22"/>
                <w:lang w:val="en-US"/>
              </w:rPr>
            </w:pPr>
            <w:r w:rsidRPr="001C2B07">
              <w:rPr>
                <w:b/>
                <w:szCs w:val="22"/>
                <w:lang w:val="en-US"/>
              </w:rPr>
              <w:t>FS_TFUNDSACTINF_D70_LIST:</w:t>
            </w:r>
            <w:r w:rsidRPr="001C2B07">
              <w:rPr>
                <w:szCs w:val="22"/>
                <w:lang w:val="en-US"/>
              </w:rPr>
              <w:t>PAYMENTSACTUAL</w:t>
            </w:r>
          </w:p>
        </w:tc>
        <w:tc>
          <w:tcPr>
            <w:tcW w:w="1348" w:type="pct"/>
            <w:gridSpan w:val="2"/>
            <w:tcBorders>
              <w:top w:val="single" w:sz="4" w:space="0" w:color="auto"/>
              <w:left w:val="single" w:sz="4" w:space="0" w:color="auto"/>
              <w:bottom w:val="single" w:sz="4" w:space="0" w:color="auto"/>
              <w:right w:val="single" w:sz="4" w:space="0" w:color="auto"/>
            </w:tcBorders>
          </w:tcPr>
          <w:p w14:paraId="36E0BD96" w14:textId="77777777" w:rsidR="00711B7D" w:rsidRPr="001C2B07" w:rsidRDefault="00711B7D" w:rsidP="00711B7D">
            <w:pPr>
              <w:pStyle w:val="GOSTTablenorm"/>
            </w:pPr>
            <w:r w:rsidRPr="001C2B07">
              <w:rPr>
                <w:szCs w:val="22"/>
              </w:rPr>
              <w:t>Сумма передается в единицах валюты с точностью 2 знака после запятой – необходимо конвертировать в минимальные единицы валюты (для данного типа документов умножить на 100)</w:t>
            </w:r>
          </w:p>
        </w:tc>
      </w:tr>
      <w:tr w:rsidR="00711B7D" w14:paraId="378F505E" w14:textId="77777777" w:rsidTr="00711B7D">
        <w:trPr>
          <w:gridAfter w:val="1"/>
          <w:wAfter w:w="4" w:type="pct"/>
        </w:trPr>
        <w:tc>
          <w:tcPr>
            <w:tcW w:w="1125" w:type="pct"/>
            <w:tcBorders>
              <w:top w:val="single" w:sz="4" w:space="0" w:color="auto"/>
              <w:left w:val="single" w:sz="4" w:space="0" w:color="auto"/>
              <w:bottom w:val="single" w:sz="4" w:space="0" w:color="auto"/>
              <w:right w:val="single" w:sz="4" w:space="0" w:color="auto"/>
            </w:tcBorders>
          </w:tcPr>
          <w:p w14:paraId="2FE9C21C" w14:textId="77777777" w:rsidR="00711B7D" w:rsidRPr="00373265" w:rsidRDefault="00711B7D" w:rsidP="00711B7D">
            <w:pPr>
              <w:pStyle w:val="GOSTTablenorm"/>
              <w:rPr>
                <w:rFonts w:ascii="GolosTextWebRegular" w:hAnsi="GolosTextWebRegular"/>
                <w:color w:val="FF0000"/>
                <w:sz w:val="21"/>
                <w:szCs w:val="21"/>
                <w:shd w:val="clear" w:color="auto" w:fill="FFEFBB"/>
              </w:rPr>
            </w:pPr>
            <w:r w:rsidRPr="005B2816">
              <w:rPr>
                <w:color w:val="000000" w:themeColor="text1"/>
                <w:szCs w:val="22"/>
              </w:rPr>
              <w:t>Текущий_год</w:t>
            </w:r>
          </w:p>
        </w:tc>
        <w:tc>
          <w:tcPr>
            <w:tcW w:w="273" w:type="pct"/>
            <w:tcBorders>
              <w:top w:val="single" w:sz="4" w:space="0" w:color="auto"/>
              <w:left w:val="single" w:sz="4" w:space="0" w:color="auto"/>
              <w:bottom w:val="single" w:sz="4" w:space="0" w:color="auto"/>
              <w:right w:val="single" w:sz="4" w:space="0" w:color="auto"/>
            </w:tcBorders>
          </w:tcPr>
          <w:p w14:paraId="35C86BDD" w14:textId="77777777" w:rsidR="00711B7D" w:rsidRPr="007F665C" w:rsidRDefault="00711B7D" w:rsidP="00711B7D">
            <w:pPr>
              <w:pStyle w:val="GOSTTablenorm"/>
            </w:pPr>
            <w:r>
              <w:t xml:space="preserve">да </w:t>
            </w:r>
          </w:p>
        </w:tc>
        <w:tc>
          <w:tcPr>
            <w:tcW w:w="1127" w:type="pct"/>
            <w:tcBorders>
              <w:top w:val="single" w:sz="4" w:space="0" w:color="auto"/>
              <w:left w:val="single" w:sz="4" w:space="0" w:color="auto"/>
              <w:bottom w:val="single" w:sz="4" w:space="0" w:color="auto"/>
              <w:right w:val="single" w:sz="4" w:space="0" w:color="auto"/>
            </w:tcBorders>
          </w:tcPr>
          <w:p w14:paraId="64DEBFE5" w14:textId="77777777" w:rsidR="00711B7D" w:rsidRPr="007F665C" w:rsidRDefault="00711B7D" w:rsidP="00711B7D">
            <w:pPr>
              <w:pStyle w:val="GOSTTablenorm"/>
              <w:rPr>
                <w:szCs w:val="22"/>
              </w:rPr>
            </w:pPr>
            <w:r w:rsidRPr="00B014C0">
              <w:t>Год на который принимаются Сведения</w:t>
            </w:r>
          </w:p>
        </w:tc>
        <w:tc>
          <w:tcPr>
            <w:tcW w:w="1123" w:type="pct"/>
            <w:tcBorders>
              <w:top w:val="single" w:sz="4" w:space="0" w:color="auto"/>
              <w:left w:val="single" w:sz="4" w:space="0" w:color="auto"/>
              <w:bottom w:val="single" w:sz="4" w:space="0" w:color="auto"/>
              <w:right w:val="single" w:sz="4" w:space="0" w:color="auto"/>
            </w:tcBorders>
          </w:tcPr>
          <w:p w14:paraId="5074A063" w14:textId="77777777" w:rsidR="00711B7D" w:rsidRPr="008B55A4" w:rsidRDefault="00711B7D" w:rsidP="00711B7D">
            <w:pPr>
              <w:pStyle w:val="GOSTTablenorm"/>
            </w:pPr>
            <w:r w:rsidRPr="00B014C0">
              <w:t>FFF_YEAR</w:t>
            </w:r>
          </w:p>
        </w:tc>
        <w:tc>
          <w:tcPr>
            <w:tcW w:w="1348" w:type="pct"/>
            <w:gridSpan w:val="2"/>
            <w:tcBorders>
              <w:top w:val="single" w:sz="4" w:space="0" w:color="auto"/>
              <w:left w:val="single" w:sz="4" w:space="0" w:color="auto"/>
              <w:bottom w:val="single" w:sz="4" w:space="0" w:color="auto"/>
              <w:right w:val="single" w:sz="4" w:space="0" w:color="auto"/>
            </w:tcBorders>
          </w:tcPr>
          <w:p w14:paraId="2539DAE5" w14:textId="09D89ED6" w:rsidR="00711B7D" w:rsidRPr="006960F1" w:rsidRDefault="00711B7D" w:rsidP="00711B7D">
            <w:pPr>
              <w:pStyle w:val="GOSTTablenorm"/>
            </w:pPr>
            <w:r w:rsidRPr="006960F1">
              <w:t>Заполняется значением из тега FFF_YEAR</w:t>
            </w:r>
          </w:p>
        </w:tc>
      </w:tr>
      <w:tr w:rsidR="00711B7D" w14:paraId="08DEC3ED" w14:textId="77777777" w:rsidTr="00711B7D">
        <w:trPr>
          <w:gridAfter w:val="1"/>
          <w:wAfter w:w="4" w:type="pct"/>
        </w:trPr>
        <w:tc>
          <w:tcPr>
            <w:tcW w:w="1125" w:type="pct"/>
            <w:tcBorders>
              <w:top w:val="single" w:sz="4" w:space="0" w:color="auto"/>
              <w:left w:val="single" w:sz="4" w:space="0" w:color="auto"/>
              <w:bottom w:val="single" w:sz="4" w:space="0" w:color="auto"/>
              <w:right w:val="single" w:sz="4" w:space="0" w:color="auto"/>
            </w:tcBorders>
          </w:tcPr>
          <w:p w14:paraId="100B0370" w14:textId="77777777" w:rsidR="00711B7D" w:rsidRPr="00373265" w:rsidRDefault="00711B7D" w:rsidP="00711B7D">
            <w:pPr>
              <w:pStyle w:val="GOSTTablenorm"/>
              <w:rPr>
                <w:rFonts w:ascii="GolosTextWebRegular" w:hAnsi="GolosTextWebRegular"/>
                <w:color w:val="FF0000"/>
                <w:sz w:val="21"/>
                <w:szCs w:val="21"/>
                <w:shd w:val="clear" w:color="auto" w:fill="FFEFBB"/>
              </w:rPr>
            </w:pPr>
            <w:r w:rsidRPr="005B2816">
              <w:rPr>
                <w:color w:val="000000" w:themeColor="text1"/>
                <w:szCs w:val="22"/>
              </w:rPr>
              <w:t>Первый_год</w:t>
            </w:r>
          </w:p>
        </w:tc>
        <w:tc>
          <w:tcPr>
            <w:tcW w:w="273" w:type="pct"/>
            <w:tcBorders>
              <w:top w:val="single" w:sz="4" w:space="0" w:color="auto"/>
              <w:left w:val="single" w:sz="4" w:space="0" w:color="auto"/>
              <w:bottom w:val="single" w:sz="4" w:space="0" w:color="auto"/>
              <w:right w:val="single" w:sz="4" w:space="0" w:color="auto"/>
            </w:tcBorders>
          </w:tcPr>
          <w:p w14:paraId="118F98A3" w14:textId="77777777" w:rsidR="00711B7D" w:rsidRPr="007F665C" w:rsidRDefault="00711B7D" w:rsidP="00711B7D">
            <w:pPr>
              <w:pStyle w:val="GOSTTablenorm"/>
            </w:pPr>
            <w:r>
              <w:t>да</w:t>
            </w:r>
          </w:p>
        </w:tc>
        <w:tc>
          <w:tcPr>
            <w:tcW w:w="1127" w:type="pct"/>
            <w:tcBorders>
              <w:top w:val="single" w:sz="4" w:space="0" w:color="auto"/>
              <w:left w:val="single" w:sz="4" w:space="0" w:color="auto"/>
              <w:bottom w:val="single" w:sz="4" w:space="0" w:color="auto"/>
              <w:right w:val="single" w:sz="4" w:space="0" w:color="auto"/>
            </w:tcBorders>
          </w:tcPr>
          <w:p w14:paraId="4CDF5A7D" w14:textId="77777777" w:rsidR="00711B7D" w:rsidRPr="007F665C" w:rsidRDefault="00711B7D" w:rsidP="00711B7D">
            <w:pPr>
              <w:pStyle w:val="GOSTTablenorm"/>
              <w:rPr>
                <w:szCs w:val="22"/>
              </w:rPr>
            </w:pPr>
            <w:r w:rsidRPr="00B014C0">
              <w:t>Год на который принимаются Сведения</w:t>
            </w:r>
          </w:p>
        </w:tc>
        <w:tc>
          <w:tcPr>
            <w:tcW w:w="1123" w:type="pct"/>
            <w:tcBorders>
              <w:top w:val="single" w:sz="4" w:space="0" w:color="auto"/>
              <w:left w:val="single" w:sz="4" w:space="0" w:color="auto"/>
              <w:bottom w:val="single" w:sz="4" w:space="0" w:color="auto"/>
              <w:right w:val="single" w:sz="4" w:space="0" w:color="auto"/>
            </w:tcBorders>
          </w:tcPr>
          <w:p w14:paraId="2F9F4CDF" w14:textId="77777777" w:rsidR="00711B7D" w:rsidRPr="008B55A4" w:rsidRDefault="00711B7D" w:rsidP="00711B7D">
            <w:pPr>
              <w:pStyle w:val="GOSTTablenorm"/>
            </w:pPr>
            <w:r w:rsidRPr="00B014C0">
              <w:t>FFF_YEAR</w:t>
            </w:r>
          </w:p>
        </w:tc>
        <w:tc>
          <w:tcPr>
            <w:tcW w:w="1348" w:type="pct"/>
            <w:gridSpan w:val="2"/>
            <w:tcBorders>
              <w:top w:val="single" w:sz="4" w:space="0" w:color="auto"/>
              <w:left w:val="single" w:sz="4" w:space="0" w:color="auto"/>
              <w:bottom w:val="single" w:sz="4" w:space="0" w:color="auto"/>
              <w:right w:val="single" w:sz="4" w:space="0" w:color="auto"/>
            </w:tcBorders>
          </w:tcPr>
          <w:p w14:paraId="0D54CA3A" w14:textId="09EBD869" w:rsidR="00711B7D" w:rsidRPr="006960F1" w:rsidRDefault="00711B7D" w:rsidP="00711B7D">
            <w:pPr>
              <w:pStyle w:val="GOSTTablenorm"/>
            </w:pPr>
            <w:r w:rsidRPr="006960F1">
              <w:t>Заполняется значением, которое вычисляется, как значение из тега FFF_YEAR + 1</w:t>
            </w:r>
          </w:p>
        </w:tc>
      </w:tr>
      <w:tr w:rsidR="00711B7D" w14:paraId="6DCBE682" w14:textId="77777777" w:rsidTr="00711B7D">
        <w:trPr>
          <w:gridAfter w:val="1"/>
          <w:wAfter w:w="4" w:type="pct"/>
        </w:trPr>
        <w:tc>
          <w:tcPr>
            <w:tcW w:w="1125" w:type="pct"/>
            <w:tcBorders>
              <w:top w:val="single" w:sz="4" w:space="0" w:color="auto"/>
              <w:left w:val="single" w:sz="4" w:space="0" w:color="auto"/>
              <w:bottom w:val="single" w:sz="4" w:space="0" w:color="auto"/>
              <w:right w:val="single" w:sz="4" w:space="0" w:color="auto"/>
            </w:tcBorders>
          </w:tcPr>
          <w:p w14:paraId="650F1F0E" w14:textId="77777777" w:rsidR="00711B7D" w:rsidRPr="00373265" w:rsidRDefault="00711B7D" w:rsidP="00711B7D">
            <w:pPr>
              <w:pStyle w:val="GOSTTablenorm"/>
              <w:rPr>
                <w:rFonts w:ascii="GolosTextWebRegular" w:hAnsi="GolosTextWebRegular"/>
                <w:color w:val="FF0000"/>
                <w:sz w:val="21"/>
                <w:szCs w:val="21"/>
                <w:shd w:val="clear" w:color="auto" w:fill="FFEFBB"/>
              </w:rPr>
            </w:pPr>
            <w:r w:rsidRPr="005B2816">
              <w:rPr>
                <w:color w:val="000000" w:themeColor="text1"/>
                <w:szCs w:val="22"/>
              </w:rPr>
              <w:t>Второй_год</w:t>
            </w:r>
          </w:p>
        </w:tc>
        <w:tc>
          <w:tcPr>
            <w:tcW w:w="273" w:type="pct"/>
            <w:tcBorders>
              <w:top w:val="single" w:sz="4" w:space="0" w:color="auto"/>
              <w:left w:val="single" w:sz="4" w:space="0" w:color="auto"/>
              <w:bottom w:val="single" w:sz="4" w:space="0" w:color="auto"/>
              <w:right w:val="single" w:sz="4" w:space="0" w:color="auto"/>
            </w:tcBorders>
          </w:tcPr>
          <w:p w14:paraId="102752A0" w14:textId="77777777" w:rsidR="00711B7D" w:rsidRPr="007F665C" w:rsidRDefault="00711B7D" w:rsidP="00711B7D">
            <w:pPr>
              <w:pStyle w:val="GOSTTablenorm"/>
            </w:pPr>
            <w:r>
              <w:t>да</w:t>
            </w:r>
          </w:p>
        </w:tc>
        <w:tc>
          <w:tcPr>
            <w:tcW w:w="1127" w:type="pct"/>
            <w:tcBorders>
              <w:top w:val="single" w:sz="4" w:space="0" w:color="auto"/>
              <w:left w:val="single" w:sz="4" w:space="0" w:color="auto"/>
              <w:bottom w:val="single" w:sz="4" w:space="0" w:color="auto"/>
              <w:right w:val="single" w:sz="4" w:space="0" w:color="auto"/>
            </w:tcBorders>
          </w:tcPr>
          <w:p w14:paraId="4F99853D" w14:textId="77777777" w:rsidR="00711B7D" w:rsidRPr="007F665C" w:rsidRDefault="00711B7D" w:rsidP="00711B7D">
            <w:pPr>
              <w:pStyle w:val="GOSTTablenorm"/>
              <w:rPr>
                <w:szCs w:val="22"/>
              </w:rPr>
            </w:pPr>
            <w:r w:rsidRPr="00B014C0">
              <w:t>Год на который принимаются Сведения</w:t>
            </w:r>
          </w:p>
        </w:tc>
        <w:tc>
          <w:tcPr>
            <w:tcW w:w="1123" w:type="pct"/>
            <w:tcBorders>
              <w:top w:val="single" w:sz="4" w:space="0" w:color="auto"/>
              <w:left w:val="single" w:sz="4" w:space="0" w:color="auto"/>
              <w:bottom w:val="single" w:sz="4" w:space="0" w:color="auto"/>
              <w:right w:val="single" w:sz="4" w:space="0" w:color="auto"/>
            </w:tcBorders>
          </w:tcPr>
          <w:p w14:paraId="4F994914" w14:textId="77777777" w:rsidR="00711B7D" w:rsidRPr="008B55A4" w:rsidRDefault="00711B7D" w:rsidP="00711B7D">
            <w:pPr>
              <w:pStyle w:val="GOSTTablenorm"/>
            </w:pPr>
            <w:r w:rsidRPr="00B014C0">
              <w:t>FFF_YEAR</w:t>
            </w:r>
          </w:p>
        </w:tc>
        <w:tc>
          <w:tcPr>
            <w:tcW w:w="1348" w:type="pct"/>
            <w:gridSpan w:val="2"/>
            <w:tcBorders>
              <w:top w:val="single" w:sz="4" w:space="0" w:color="auto"/>
              <w:left w:val="single" w:sz="4" w:space="0" w:color="auto"/>
              <w:bottom w:val="single" w:sz="4" w:space="0" w:color="auto"/>
              <w:right w:val="single" w:sz="4" w:space="0" w:color="auto"/>
            </w:tcBorders>
          </w:tcPr>
          <w:p w14:paraId="46956EE3" w14:textId="171FF0CE" w:rsidR="00711B7D" w:rsidRPr="006960F1" w:rsidRDefault="00711B7D" w:rsidP="00711B7D">
            <w:pPr>
              <w:pStyle w:val="GOSTTablenorm"/>
            </w:pPr>
            <w:r w:rsidRPr="006960F1">
              <w:t>Заполняется значением, которое вычисляется, как значение из тега FFF_YEAR + 2</w:t>
            </w:r>
          </w:p>
        </w:tc>
      </w:tr>
      <w:tr w:rsidR="00711B7D" w14:paraId="511640B6" w14:textId="77777777" w:rsidTr="00711B7D">
        <w:trPr>
          <w:gridAfter w:val="1"/>
          <w:wAfter w:w="4" w:type="pct"/>
        </w:trPr>
        <w:tc>
          <w:tcPr>
            <w:tcW w:w="1125" w:type="pct"/>
            <w:tcBorders>
              <w:top w:val="single" w:sz="4" w:space="0" w:color="auto"/>
              <w:left w:val="single" w:sz="4" w:space="0" w:color="auto"/>
              <w:bottom w:val="single" w:sz="4" w:space="0" w:color="auto"/>
              <w:right w:val="single" w:sz="4" w:space="0" w:color="auto"/>
            </w:tcBorders>
          </w:tcPr>
          <w:p w14:paraId="42570695" w14:textId="77777777" w:rsidR="00711B7D" w:rsidRPr="00373265" w:rsidRDefault="00711B7D" w:rsidP="00711B7D">
            <w:pPr>
              <w:pStyle w:val="GOSTTablenorm"/>
              <w:rPr>
                <w:rFonts w:ascii="GolosTextWebRegular" w:hAnsi="GolosTextWebRegular"/>
                <w:color w:val="FF0000"/>
                <w:sz w:val="21"/>
                <w:szCs w:val="21"/>
                <w:shd w:val="clear" w:color="auto" w:fill="FFEFBB"/>
              </w:rPr>
            </w:pPr>
            <w:r w:rsidRPr="005B2816">
              <w:rPr>
                <w:color w:val="000000" w:themeColor="text1"/>
                <w:szCs w:val="22"/>
              </w:rPr>
              <w:t>Последующие_годы</w:t>
            </w:r>
          </w:p>
        </w:tc>
        <w:tc>
          <w:tcPr>
            <w:tcW w:w="273" w:type="pct"/>
            <w:tcBorders>
              <w:top w:val="single" w:sz="4" w:space="0" w:color="auto"/>
              <w:left w:val="single" w:sz="4" w:space="0" w:color="auto"/>
              <w:bottom w:val="single" w:sz="4" w:space="0" w:color="auto"/>
              <w:right w:val="single" w:sz="4" w:space="0" w:color="auto"/>
            </w:tcBorders>
          </w:tcPr>
          <w:p w14:paraId="1FA457A0" w14:textId="77777777" w:rsidR="00711B7D" w:rsidRPr="007F665C" w:rsidRDefault="00711B7D" w:rsidP="00711B7D">
            <w:pPr>
              <w:pStyle w:val="GOSTTablenorm"/>
            </w:pPr>
            <w:r>
              <w:t>да</w:t>
            </w:r>
          </w:p>
        </w:tc>
        <w:tc>
          <w:tcPr>
            <w:tcW w:w="1127" w:type="pct"/>
            <w:tcBorders>
              <w:top w:val="single" w:sz="4" w:space="0" w:color="auto"/>
              <w:left w:val="single" w:sz="4" w:space="0" w:color="auto"/>
              <w:bottom w:val="single" w:sz="4" w:space="0" w:color="auto"/>
              <w:right w:val="single" w:sz="4" w:space="0" w:color="auto"/>
            </w:tcBorders>
          </w:tcPr>
          <w:p w14:paraId="7EC25243" w14:textId="77777777" w:rsidR="00711B7D" w:rsidRPr="007F665C" w:rsidRDefault="00711B7D" w:rsidP="00711B7D">
            <w:pPr>
              <w:pStyle w:val="GOSTTablenorm"/>
              <w:rPr>
                <w:szCs w:val="22"/>
              </w:rPr>
            </w:pPr>
            <w:r w:rsidRPr="00B014C0">
              <w:t>Год на который принимаются Сведения</w:t>
            </w:r>
          </w:p>
        </w:tc>
        <w:tc>
          <w:tcPr>
            <w:tcW w:w="1123" w:type="pct"/>
            <w:tcBorders>
              <w:top w:val="single" w:sz="4" w:space="0" w:color="auto"/>
              <w:left w:val="single" w:sz="4" w:space="0" w:color="auto"/>
              <w:bottom w:val="single" w:sz="4" w:space="0" w:color="auto"/>
              <w:right w:val="single" w:sz="4" w:space="0" w:color="auto"/>
            </w:tcBorders>
          </w:tcPr>
          <w:p w14:paraId="7FDADCEE" w14:textId="77777777" w:rsidR="00711B7D" w:rsidRPr="008B55A4" w:rsidRDefault="00711B7D" w:rsidP="00711B7D">
            <w:pPr>
              <w:pStyle w:val="GOSTTablenorm"/>
            </w:pPr>
            <w:r w:rsidRPr="00B014C0">
              <w:t>FFF_YEAR</w:t>
            </w:r>
          </w:p>
        </w:tc>
        <w:tc>
          <w:tcPr>
            <w:tcW w:w="1348" w:type="pct"/>
            <w:gridSpan w:val="2"/>
            <w:tcBorders>
              <w:top w:val="single" w:sz="4" w:space="0" w:color="auto"/>
              <w:left w:val="single" w:sz="4" w:space="0" w:color="auto"/>
              <w:bottom w:val="single" w:sz="4" w:space="0" w:color="auto"/>
              <w:right w:val="single" w:sz="4" w:space="0" w:color="auto"/>
            </w:tcBorders>
          </w:tcPr>
          <w:p w14:paraId="0A5A9BC3" w14:textId="298E3BF7" w:rsidR="00711B7D" w:rsidRPr="006960F1" w:rsidRDefault="00711B7D" w:rsidP="00711B7D">
            <w:pPr>
              <w:pStyle w:val="GOSTTablenorm"/>
            </w:pPr>
            <w:r w:rsidRPr="006960F1">
              <w:t>Заполняется значением, которое вычисляется, как значение из тега FFF_YEAR + 3</w:t>
            </w:r>
          </w:p>
        </w:tc>
      </w:tr>
      <w:tr w:rsidR="00711B7D" w:rsidRPr="00A933BD" w14:paraId="312E9F2E" w14:textId="77777777" w:rsidTr="00711B7D">
        <w:tc>
          <w:tcPr>
            <w:tcW w:w="1125" w:type="pct"/>
            <w:tcBorders>
              <w:top w:val="single" w:sz="4" w:space="0" w:color="auto"/>
              <w:left w:val="single" w:sz="4" w:space="0" w:color="auto"/>
              <w:bottom w:val="single" w:sz="4" w:space="0" w:color="auto"/>
              <w:right w:val="single" w:sz="4" w:space="0" w:color="auto"/>
            </w:tcBorders>
          </w:tcPr>
          <w:p w14:paraId="3670A513" w14:textId="77777777" w:rsidR="00711B7D" w:rsidRPr="001C2B07" w:rsidRDefault="00711B7D" w:rsidP="00711B7D">
            <w:pPr>
              <w:pStyle w:val="GOSTTablenorm"/>
              <w:rPr>
                <w:color w:val="FF0000"/>
                <w:szCs w:val="22"/>
              </w:rPr>
            </w:pPr>
            <w:r w:rsidRPr="001C2B07">
              <w:rPr>
                <w:b/>
                <w:szCs w:val="22"/>
              </w:rPr>
              <w:t>Операции по казначейскому обеспечению обязательств</w:t>
            </w:r>
          </w:p>
        </w:tc>
        <w:tc>
          <w:tcPr>
            <w:tcW w:w="273" w:type="pct"/>
            <w:tcBorders>
              <w:top w:val="single" w:sz="4" w:space="0" w:color="auto"/>
              <w:left w:val="single" w:sz="4" w:space="0" w:color="auto"/>
              <w:bottom w:val="single" w:sz="4" w:space="0" w:color="auto"/>
              <w:right w:val="single" w:sz="4" w:space="0" w:color="auto"/>
            </w:tcBorders>
          </w:tcPr>
          <w:p w14:paraId="1A799C1A" w14:textId="77777777" w:rsidR="00711B7D" w:rsidRPr="001C2B07" w:rsidRDefault="00711B7D" w:rsidP="00711B7D">
            <w:pPr>
              <w:pStyle w:val="GOSTTablenorm"/>
            </w:pPr>
            <w:r w:rsidRPr="001C2B07">
              <w:t>да</w:t>
            </w:r>
          </w:p>
        </w:tc>
        <w:tc>
          <w:tcPr>
            <w:tcW w:w="1127" w:type="pct"/>
            <w:tcBorders>
              <w:top w:val="single" w:sz="4" w:space="0" w:color="auto"/>
              <w:left w:val="single" w:sz="4" w:space="0" w:color="auto"/>
              <w:bottom w:val="single" w:sz="4" w:space="0" w:color="auto"/>
              <w:right w:val="single" w:sz="4" w:space="0" w:color="auto"/>
            </w:tcBorders>
          </w:tcPr>
          <w:p w14:paraId="46664EE3" w14:textId="77777777" w:rsidR="00711B7D" w:rsidRPr="001C2B07" w:rsidRDefault="00711B7D" w:rsidP="00711B7D">
            <w:pPr>
              <w:pStyle w:val="GOSTTablenorm"/>
              <w:rPr>
                <w:szCs w:val="22"/>
              </w:rPr>
            </w:pPr>
            <w:r w:rsidRPr="001C2B07">
              <w:rPr>
                <w:b/>
                <w:szCs w:val="22"/>
              </w:rPr>
              <w:t>Операции по казначейскому обеспечению обязательств</w:t>
            </w:r>
          </w:p>
        </w:tc>
        <w:tc>
          <w:tcPr>
            <w:tcW w:w="1127" w:type="pct"/>
            <w:gridSpan w:val="2"/>
            <w:tcBorders>
              <w:top w:val="single" w:sz="4" w:space="0" w:color="auto"/>
              <w:left w:val="single" w:sz="4" w:space="0" w:color="auto"/>
              <w:bottom w:val="single" w:sz="4" w:space="0" w:color="auto"/>
              <w:right w:val="single" w:sz="4" w:space="0" w:color="auto"/>
            </w:tcBorders>
          </w:tcPr>
          <w:p w14:paraId="5DED3234" w14:textId="77777777" w:rsidR="00711B7D" w:rsidRPr="001C2B07" w:rsidRDefault="00711B7D" w:rsidP="00711B7D">
            <w:pPr>
              <w:pStyle w:val="GOSTTablenorm"/>
              <w:ind w:left="0"/>
              <w:rPr>
                <w:b/>
                <w:lang w:val="en-US"/>
              </w:rPr>
            </w:pPr>
            <w:r w:rsidRPr="001C2B07">
              <w:rPr>
                <w:b/>
                <w:lang w:val="en-US"/>
              </w:rPr>
              <w:t>FS_TRANSACT_KOO_D70_LIST</w:t>
            </w:r>
          </w:p>
        </w:tc>
        <w:tc>
          <w:tcPr>
            <w:tcW w:w="1348" w:type="pct"/>
            <w:gridSpan w:val="2"/>
            <w:tcBorders>
              <w:top w:val="single" w:sz="4" w:space="0" w:color="auto"/>
              <w:left w:val="single" w:sz="4" w:space="0" w:color="auto"/>
              <w:bottom w:val="single" w:sz="4" w:space="0" w:color="auto"/>
              <w:right w:val="single" w:sz="4" w:space="0" w:color="auto"/>
            </w:tcBorders>
          </w:tcPr>
          <w:p w14:paraId="6FABE9A0" w14:textId="77777777" w:rsidR="00711B7D" w:rsidRPr="001C2B07" w:rsidRDefault="00711B7D" w:rsidP="00711B7D">
            <w:pPr>
              <w:pStyle w:val="GOSTTablenorm"/>
              <w:rPr>
                <w:b/>
              </w:rPr>
            </w:pPr>
            <w:r w:rsidRPr="001C2B07">
              <w:rPr>
                <w:b/>
              </w:rPr>
              <w:t>Массив,</w:t>
            </w:r>
            <w:r w:rsidRPr="001C2B07">
              <w:t xml:space="preserve"> раздел</w:t>
            </w:r>
          </w:p>
        </w:tc>
      </w:tr>
      <w:tr w:rsidR="00711B7D" w:rsidRPr="00E962C4" w14:paraId="63B59A1F" w14:textId="77777777" w:rsidTr="00711B7D">
        <w:tc>
          <w:tcPr>
            <w:tcW w:w="1125" w:type="pct"/>
            <w:tcBorders>
              <w:top w:val="single" w:sz="4" w:space="0" w:color="auto"/>
              <w:left w:val="single" w:sz="4" w:space="0" w:color="auto"/>
              <w:bottom w:val="single" w:sz="4" w:space="0" w:color="auto"/>
              <w:right w:val="single" w:sz="4" w:space="0" w:color="auto"/>
            </w:tcBorders>
          </w:tcPr>
          <w:p w14:paraId="649D6B85" w14:textId="27C66752" w:rsidR="00711B7D" w:rsidRPr="001C2B07" w:rsidRDefault="00711B7D" w:rsidP="00711B7D">
            <w:pPr>
              <w:pStyle w:val="GOSTTablenorm"/>
              <w:rPr>
                <w:szCs w:val="22"/>
              </w:rPr>
            </w:pPr>
            <w:r w:rsidRPr="001C2B07">
              <w:t>Идентификатор</w:t>
            </w:r>
            <w:r>
              <w:t>_</w:t>
            </w:r>
            <w:r w:rsidRPr="001C2B07">
              <w:t>строки</w:t>
            </w:r>
          </w:p>
        </w:tc>
        <w:tc>
          <w:tcPr>
            <w:tcW w:w="273" w:type="pct"/>
            <w:tcBorders>
              <w:top w:val="single" w:sz="4" w:space="0" w:color="auto"/>
              <w:left w:val="single" w:sz="4" w:space="0" w:color="auto"/>
              <w:bottom w:val="single" w:sz="4" w:space="0" w:color="auto"/>
              <w:right w:val="single" w:sz="4" w:space="0" w:color="auto"/>
            </w:tcBorders>
          </w:tcPr>
          <w:p w14:paraId="0632B5EC" w14:textId="77777777" w:rsidR="00711B7D" w:rsidRPr="001C2B07" w:rsidRDefault="00711B7D" w:rsidP="00711B7D">
            <w:pPr>
              <w:pStyle w:val="GOSTTablenorm"/>
              <w:rPr>
                <w:szCs w:val="22"/>
              </w:rPr>
            </w:pPr>
            <w:r w:rsidRPr="001C2B07">
              <w:t>да</w:t>
            </w:r>
          </w:p>
        </w:tc>
        <w:tc>
          <w:tcPr>
            <w:tcW w:w="1127" w:type="pct"/>
            <w:tcBorders>
              <w:top w:val="single" w:sz="4" w:space="0" w:color="auto"/>
              <w:left w:val="single" w:sz="4" w:space="0" w:color="auto"/>
              <w:bottom w:val="single" w:sz="4" w:space="0" w:color="auto"/>
              <w:right w:val="single" w:sz="4" w:space="0" w:color="auto"/>
            </w:tcBorders>
          </w:tcPr>
          <w:p w14:paraId="6279C1B9" w14:textId="77777777" w:rsidR="00711B7D" w:rsidRPr="001C2B07" w:rsidRDefault="00711B7D" w:rsidP="00711B7D">
            <w:pPr>
              <w:pStyle w:val="GOSTTablenorm"/>
              <w:rPr>
                <w:szCs w:val="22"/>
              </w:rPr>
            </w:pPr>
            <w:r w:rsidRPr="001C2B07">
              <w:rPr>
                <w:szCs w:val="22"/>
              </w:rPr>
              <w:t>Указывается технический идентификатор строки</w:t>
            </w:r>
          </w:p>
        </w:tc>
        <w:tc>
          <w:tcPr>
            <w:tcW w:w="1127" w:type="pct"/>
            <w:gridSpan w:val="2"/>
            <w:tcBorders>
              <w:top w:val="single" w:sz="4" w:space="0" w:color="auto"/>
              <w:left w:val="single" w:sz="4" w:space="0" w:color="auto"/>
              <w:bottom w:val="single" w:sz="4" w:space="0" w:color="auto"/>
              <w:right w:val="single" w:sz="4" w:space="0" w:color="auto"/>
            </w:tcBorders>
          </w:tcPr>
          <w:p w14:paraId="7409CFBD" w14:textId="39C0E563" w:rsidR="00711B7D" w:rsidRPr="001C2B07" w:rsidRDefault="00711B7D" w:rsidP="00711B7D">
            <w:pPr>
              <w:pStyle w:val="GOSTTablenorm"/>
              <w:ind w:left="0"/>
              <w:rPr>
                <w:b/>
                <w:szCs w:val="22"/>
                <w:lang w:val="en-US"/>
              </w:rPr>
            </w:pPr>
            <w:r w:rsidRPr="001C2B07">
              <w:rPr>
                <w:b/>
                <w:lang w:val="en-US"/>
              </w:rPr>
              <w:t>FS_TRANSACT_KOO_D70_LIST:</w:t>
            </w:r>
            <w:r w:rsidRPr="001C2B07">
              <w:rPr>
                <w:lang w:val="en-US"/>
              </w:rPr>
              <w:t>id</w:t>
            </w:r>
          </w:p>
        </w:tc>
        <w:tc>
          <w:tcPr>
            <w:tcW w:w="1348" w:type="pct"/>
            <w:gridSpan w:val="2"/>
            <w:tcBorders>
              <w:top w:val="single" w:sz="4" w:space="0" w:color="auto"/>
              <w:left w:val="single" w:sz="4" w:space="0" w:color="auto"/>
              <w:bottom w:val="single" w:sz="4" w:space="0" w:color="auto"/>
              <w:right w:val="single" w:sz="4" w:space="0" w:color="auto"/>
            </w:tcBorders>
          </w:tcPr>
          <w:p w14:paraId="37737754" w14:textId="77777777" w:rsidR="00711B7D" w:rsidRPr="001C2B07" w:rsidRDefault="00711B7D" w:rsidP="00711B7D">
            <w:pPr>
              <w:pStyle w:val="GOSTTablenorm"/>
            </w:pPr>
            <w:r w:rsidRPr="001C2B07">
              <w:t>-</w:t>
            </w:r>
          </w:p>
        </w:tc>
      </w:tr>
      <w:tr w:rsidR="00711B7D" w:rsidRPr="00A933BD" w14:paraId="796D109B" w14:textId="77777777" w:rsidTr="00711B7D">
        <w:tc>
          <w:tcPr>
            <w:tcW w:w="1125" w:type="pct"/>
            <w:tcBorders>
              <w:top w:val="single" w:sz="4" w:space="0" w:color="auto"/>
              <w:left w:val="single" w:sz="4" w:space="0" w:color="auto"/>
              <w:bottom w:val="single" w:sz="4" w:space="0" w:color="auto"/>
              <w:right w:val="single" w:sz="4" w:space="0" w:color="auto"/>
            </w:tcBorders>
          </w:tcPr>
          <w:p w14:paraId="48E6717A" w14:textId="77777777" w:rsidR="00711B7D" w:rsidRPr="001C2B07" w:rsidRDefault="00711B7D" w:rsidP="00711B7D">
            <w:pPr>
              <w:pStyle w:val="GOSTTablenorm"/>
              <w:rPr>
                <w:color w:val="FF0000"/>
                <w:szCs w:val="22"/>
              </w:rPr>
            </w:pPr>
            <w:r w:rsidRPr="001C2B07">
              <w:rPr>
                <w:szCs w:val="22"/>
              </w:rPr>
              <w:t>АКР_ЛС_передающий</w:t>
            </w:r>
          </w:p>
        </w:tc>
        <w:tc>
          <w:tcPr>
            <w:tcW w:w="273" w:type="pct"/>
            <w:tcBorders>
              <w:top w:val="single" w:sz="4" w:space="0" w:color="auto"/>
              <w:left w:val="single" w:sz="4" w:space="0" w:color="auto"/>
              <w:bottom w:val="single" w:sz="4" w:space="0" w:color="auto"/>
              <w:right w:val="single" w:sz="4" w:space="0" w:color="auto"/>
            </w:tcBorders>
          </w:tcPr>
          <w:p w14:paraId="4B9C2378" w14:textId="77777777" w:rsidR="00711B7D" w:rsidRPr="001C2B07" w:rsidRDefault="00711B7D" w:rsidP="00711B7D">
            <w:pPr>
              <w:pStyle w:val="GOSTTablenorm"/>
            </w:pPr>
            <w:r w:rsidRPr="001C2B07">
              <w:rPr>
                <w:szCs w:val="22"/>
              </w:rPr>
              <w:t>нет</w:t>
            </w:r>
          </w:p>
        </w:tc>
        <w:tc>
          <w:tcPr>
            <w:tcW w:w="1127" w:type="pct"/>
            <w:tcBorders>
              <w:top w:val="single" w:sz="4" w:space="0" w:color="auto"/>
              <w:left w:val="single" w:sz="4" w:space="0" w:color="auto"/>
              <w:bottom w:val="single" w:sz="4" w:space="0" w:color="auto"/>
              <w:right w:val="single" w:sz="4" w:space="0" w:color="auto"/>
            </w:tcBorders>
          </w:tcPr>
          <w:p w14:paraId="40099DBE" w14:textId="77777777" w:rsidR="00711B7D" w:rsidRPr="001C2B07" w:rsidRDefault="00711B7D" w:rsidP="00711B7D">
            <w:pPr>
              <w:pStyle w:val="GOSTTablenorm"/>
              <w:rPr>
                <w:szCs w:val="22"/>
              </w:rPr>
            </w:pPr>
            <w:r w:rsidRPr="001C2B07">
              <w:rPr>
                <w:szCs w:val="22"/>
              </w:rPr>
              <w:t>Аналитический код раздела ЛС передающего</w:t>
            </w:r>
          </w:p>
        </w:tc>
        <w:tc>
          <w:tcPr>
            <w:tcW w:w="1127" w:type="pct"/>
            <w:gridSpan w:val="2"/>
            <w:tcBorders>
              <w:top w:val="single" w:sz="4" w:space="0" w:color="auto"/>
              <w:left w:val="single" w:sz="4" w:space="0" w:color="auto"/>
              <w:bottom w:val="single" w:sz="4" w:space="0" w:color="auto"/>
              <w:right w:val="single" w:sz="4" w:space="0" w:color="auto"/>
            </w:tcBorders>
          </w:tcPr>
          <w:p w14:paraId="4BF5521F" w14:textId="4C449DF9" w:rsidR="00711B7D" w:rsidRPr="001C2B07" w:rsidRDefault="00711B7D" w:rsidP="00711B7D">
            <w:pPr>
              <w:pStyle w:val="GOSTTablenorm"/>
              <w:ind w:left="0"/>
              <w:rPr>
                <w:lang w:val="en-US"/>
              </w:rPr>
            </w:pPr>
            <w:r w:rsidRPr="001C2B07">
              <w:rPr>
                <w:b/>
                <w:lang w:val="en-US"/>
              </w:rPr>
              <w:t>FS_TRANSACT_KOO_D70_LIST:</w:t>
            </w:r>
            <w:r w:rsidRPr="001C2B07">
              <w:rPr>
                <w:szCs w:val="22"/>
                <w:lang w:val="en-US"/>
              </w:rPr>
              <w:t>ANALYTICCODESECTIONTS</w:t>
            </w:r>
          </w:p>
        </w:tc>
        <w:tc>
          <w:tcPr>
            <w:tcW w:w="1348" w:type="pct"/>
            <w:gridSpan w:val="2"/>
            <w:tcBorders>
              <w:top w:val="single" w:sz="4" w:space="0" w:color="auto"/>
              <w:left w:val="single" w:sz="4" w:space="0" w:color="auto"/>
              <w:bottom w:val="single" w:sz="4" w:space="0" w:color="auto"/>
              <w:right w:val="single" w:sz="4" w:space="0" w:color="auto"/>
            </w:tcBorders>
          </w:tcPr>
          <w:p w14:paraId="1D5C4FC6" w14:textId="77777777" w:rsidR="00711B7D" w:rsidRPr="001C2B07" w:rsidRDefault="00711B7D" w:rsidP="00711B7D">
            <w:pPr>
              <w:pStyle w:val="GOSTTablenorm"/>
            </w:pPr>
            <w:r w:rsidRPr="001C2B07">
              <w:t>-</w:t>
            </w:r>
          </w:p>
        </w:tc>
      </w:tr>
      <w:tr w:rsidR="00711B7D" w:rsidRPr="00A933BD" w14:paraId="19C5FF6F" w14:textId="77777777" w:rsidTr="00711B7D">
        <w:tc>
          <w:tcPr>
            <w:tcW w:w="1125" w:type="pct"/>
            <w:tcBorders>
              <w:top w:val="single" w:sz="4" w:space="0" w:color="auto"/>
              <w:left w:val="single" w:sz="4" w:space="0" w:color="auto"/>
              <w:bottom w:val="single" w:sz="4" w:space="0" w:color="auto"/>
              <w:right w:val="single" w:sz="4" w:space="0" w:color="auto"/>
            </w:tcBorders>
          </w:tcPr>
          <w:p w14:paraId="6822F48E" w14:textId="77777777" w:rsidR="00711B7D" w:rsidRPr="001C2B07" w:rsidRDefault="00711B7D" w:rsidP="00711B7D">
            <w:pPr>
              <w:pStyle w:val="GOSTTablenorm"/>
              <w:rPr>
                <w:color w:val="FF0000"/>
                <w:szCs w:val="22"/>
              </w:rPr>
            </w:pPr>
            <w:r w:rsidRPr="001C2B07">
              <w:rPr>
                <w:szCs w:val="22"/>
              </w:rPr>
              <w:t>АКР_ЛС_принимающий</w:t>
            </w:r>
          </w:p>
        </w:tc>
        <w:tc>
          <w:tcPr>
            <w:tcW w:w="273" w:type="pct"/>
            <w:tcBorders>
              <w:top w:val="single" w:sz="4" w:space="0" w:color="auto"/>
              <w:left w:val="single" w:sz="4" w:space="0" w:color="auto"/>
              <w:bottom w:val="single" w:sz="4" w:space="0" w:color="auto"/>
              <w:right w:val="single" w:sz="4" w:space="0" w:color="auto"/>
            </w:tcBorders>
          </w:tcPr>
          <w:p w14:paraId="200CDB4E" w14:textId="77777777" w:rsidR="00711B7D" w:rsidRPr="001C2B07" w:rsidRDefault="00711B7D" w:rsidP="00711B7D">
            <w:pPr>
              <w:pStyle w:val="GOSTTablenorm"/>
            </w:pPr>
            <w:r w:rsidRPr="001C2B07">
              <w:rPr>
                <w:szCs w:val="22"/>
              </w:rPr>
              <w:t>нет</w:t>
            </w:r>
          </w:p>
        </w:tc>
        <w:tc>
          <w:tcPr>
            <w:tcW w:w="1127" w:type="pct"/>
            <w:tcBorders>
              <w:top w:val="single" w:sz="4" w:space="0" w:color="auto"/>
              <w:left w:val="single" w:sz="4" w:space="0" w:color="auto"/>
              <w:bottom w:val="single" w:sz="4" w:space="0" w:color="auto"/>
              <w:right w:val="single" w:sz="4" w:space="0" w:color="auto"/>
            </w:tcBorders>
          </w:tcPr>
          <w:p w14:paraId="28461282" w14:textId="77777777" w:rsidR="00711B7D" w:rsidRPr="001C2B07" w:rsidRDefault="00711B7D" w:rsidP="00711B7D">
            <w:pPr>
              <w:pStyle w:val="GOSTTablenorm"/>
              <w:rPr>
                <w:szCs w:val="22"/>
              </w:rPr>
            </w:pPr>
            <w:r w:rsidRPr="001C2B07">
              <w:rPr>
                <w:szCs w:val="22"/>
              </w:rPr>
              <w:t>Аналитический код раздела ЛС принимающего</w:t>
            </w:r>
          </w:p>
        </w:tc>
        <w:tc>
          <w:tcPr>
            <w:tcW w:w="1127" w:type="pct"/>
            <w:gridSpan w:val="2"/>
            <w:tcBorders>
              <w:top w:val="single" w:sz="4" w:space="0" w:color="auto"/>
              <w:left w:val="single" w:sz="4" w:space="0" w:color="auto"/>
              <w:bottom w:val="single" w:sz="4" w:space="0" w:color="auto"/>
              <w:right w:val="single" w:sz="4" w:space="0" w:color="auto"/>
            </w:tcBorders>
          </w:tcPr>
          <w:p w14:paraId="2340D088" w14:textId="7F6D26C8" w:rsidR="00711B7D" w:rsidRPr="001C2B07" w:rsidRDefault="00711B7D" w:rsidP="00711B7D">
            <w:pPr>
              <w:pStyle w:val="GOSTTablenorm"/>
              <w:ind w:left="0"/>
              <w:rPr>
                <w:lang w:val="en-US"/>
              </w:rPr>
            </w:pPr>
            <w:r w:rsidRPr="001C2B07">
              <w:rPr>
                <w:b/>
                <w:lang w:val="en-US"/>
              </w:rPr>
              <w:t>FS_TRANSACT_KOO_D70_LIST:</w:t>
            </w:r>
            <w:r w:rsidRPr="001C2B07">
              <w:rPr>
                <w:szCs w:val="22"/>
                <w:lang w:val="en-US"/>
              </w:rPr>
              <w:t>ANALYTICCODESECTIONAS</w:t>
            </w:r>
          </w:p>
        </w:tc>
        <w:tc>
          <w:tcPr>
            <w:tcW w:w="1348" w:type="pct"/>
            <w:gridSpan w:val="2"/>
            <w:tcBorders>
              <w:top w:val="single" w:sz="4" w:space="0" w:color="auto"/>
              <w:left w:val="single" w:sz="4" w:space="0" w:color="auto"/>
              <w:bottom w:val="single" w:sz="4" w:space="0" w:color="auto"/>
              <w:right w:val="single" w:sz="4" w:space="0" w:color="auto"/>
            </w:tcBorders>
          </w:tcPr>
          <w:p w14:paraId="088CB9F1" w14:textId="77777777" w:rsidR="00711B7D" w:rsidRPr="001C2B07" w:rsidRDefault="00711B7D" w:rsidP="00711B7D">
            <w:pPr>
              <w:pStyle w:val="GOSTTablenorm"/>
            </w:pPr>
            <w:r w:rsidRPr="001C2B07">
              <w:t>-</w:t>
            </w:r>
          </w:p>
        </w:tc>
      </w:tr>
      <w:tr w:rsidR="00711B7D" w:rsidRPr="00A933BD" w14:paraId="7B90417C" w14:textId="77777777" w:rsidTr="00711B7D">
        <w:tc>
          <w:tcPr>
            <w:tcW w:w="1125" w:type="pct"/>
            <w:tcBorders>
              <w:top w:val="single" w:sz="4" w:space="0" w:color="auto"/>
              <w:left w:val="single" w:sz="4" w:space="0" w:color="auto"/>
              <w:bottom w:val="single" w:sz="4" w:space="0" w:color="auto"/>
              <w:right w:val="single" w:sz="4" w:space="0" w:color="auto"/>
            </w:tcBorders>
          </w:tcPr>
          <w:p w14:paraId="5BE51798" w14:textId="382CEAFF" w:rsidR="00711B7D" w:rsidRPr="001C2B07" w:rsidRDefault="00711B7D" w:rsidP="00711B7D">
            <w:pPr>
              <w:pStyle w:val="GOSTTablenorm"/>
              <w:rPr>
                <w:color w:val="FF0000"/>
                <w:szCs w:val="22"/>
              </w:rPr>
            </w:pPr>
            <w:r w:rsidRPr="001C2B07">
              <w:rPr>
                <w:szCs w:val="22"/>
              </w:rPr>
              <w:t>Код</w:t>
            </w:r>
            <w:r>
              <w:rPr>
                <w:szCs w:val="22"/>
              </w:rPr>
              <w:t>_</w:t>
            </w:r>
            <w:r w:rsidRPr="001C2B07">
              <w:rPr>
                <w:szCs w:val="22"/>
              </w:rPr>
              <w:t>ист_пост</w:t>
            </w:r>
          </w:p>
        </w:tc>
        <w:tc>
          <w:tcPr>
            <w:tcW w:w="273" w:type="pct"/>
            <w:tcBorders>
              <w:top w:val="single" w:sz="4" w:space="0" w:color="auto"/>
              <w:left w:val="single" w:sz="4" w:space="0" w:color="auto"/>
              <w:bottom w:val="single" w:sz="4" w:space="0" w:color="auto"/>
              <w:right w:val="single" w:sz="4" w:space="0" w:color="auto"/>
            </w:tcBorders>
          </w:tcPr>
          <w:p w14:paraId="7EC70CFD" w14:textId="77777777" w:rsidR="00711B7D" w:rsidRPr="001C2B07" w:rsidRDefault="00711B7D" w:rsidP="00711B7D">
            <w:pPr>
              <w:pStyle w:val="GOSTTablenorm"/>
            </w:pPr>
            <w:r w:rsidRPr="001C2B07">
              <w:t>нет</w:t>
            </w:r>
          </w:p>
        </w:tc>
        <w:tc>
          <w:tcPr>
            <w:tcW w:w="1127" w:type="pct"/>
            <w:tcBorders>
              <w:top w:val="single" w:sz="4" w:space="0" w:color="auto"/>
              <w:left w:val="single" w:sz="4" w:space="0" w:color="auto"/>
              <w:bottom w:val="single" w:sz="4" w:space="0" w:color="auto"/>
              <w:right w:val="single" w:sz="4" w:space="0" w:color="auto"/>
            </w:tcBorders>
          </w:tcPr>
          <w:p w14:paraId="354A3FE5" w14:textId="77777777" w:rsidR="00711B7D" w:rsidRPr="001C2B07" w:rsidRDefault="00711B7D" w:rsidP="00711B7D">
            <w:pPr>
              <w:pStyle w:val="GOSTTablenorm"/>
              <w:rPr>
                <w:szCs w:val="22"/>
              </w:rPr>
            </w:pPr>
            <w:r w:rsidRPr="001C2B07">
              <w:rPr>
                <w:szCs w:val="22"/>
              </w:rPr>
              <w:t>Код источника поступлений целевых средств</w:t>
            </w:r>
          </w:p>
        </w:tc>
        <w:tc>
          <w:tcPr>
            <w:tcW w:w="1127" w:type="pct"/>
            <w:gridSpan w:val="2"/>
            <w:tcBorders>
              <w:top w:val="single" w:sz="4" w:space="0" w:color="auto"/>
              <w:left w:val="single" w:sz="4" w:space="0" w:color="auto"/>
              <w:bottom w:val="single" w:sz="4" w:space="0" w:color="auto"/>
              <w:right w:val="single" w:sz="4" w:space="0" w:color="auto"/>
            </w:tcBorders>
          </w:tcPr>
          <w:p w14:paraId="7C8202F0" w14:textId="1975B1E2" w:rsidR="00711B7D" w:rsidRPr="001C2B07" w:rsidRDefault="00711B7D" w:rsidP="00711B7D">
            <w:pPr>
              <w:pStyle w:val="GOSTTablenorm"/>
              <w:ind w:left="0"/>
              <w:rPr>
                <w:lang w:val="en-US"/>
              </w:rPr>
            </w:pPr>
            <w:r w:rsidRPr="001C2B07">
              <w:rPr>
                <w:b/>
                <w:lang w:val="en-US"/>
              </w:rPr>
              <w:t>FS_TRANSACT_KOO_D70_LIST:</w:t>
            </w:r>
            <w:r w:rsidRPr="001C2B07">
              <w:rPr>
                <w:szCs w:val="22"/>
                <w:lang w:val="en-US"/>
              </w:rPr>
              <w:t>TARGETFUNDSSRCCODE</w:t>
            </w:r>
          </w:p>
        </w:tc>
        <w:tc>
          <w:tcPr>
            <w:tcW w:w="1348" w:type="pct"/>
            <w:gridSpan w:val="2"/>
            <w:tcBorders>
              <w:top w:val="single" w:sz="4" w:space="0" w:color="auto"/>
              <w:left w:val="single" w:sz="4" w:space="0" w:color="auto"/>
              <w:bottom w:val="single" w:sz="4" w:space="0" w:color="auto"/>
              <w:right w:val="single" w:sz="4" w:space="0" w:color="auto"/>
            </w:tcBorders>
          </w:tcPr>
          <w:p w14:paraId="22B7ADB8" w14:textId="77777777" w:rsidR="00711B7D" w:rsidRPr="001C2B07" w:rsidRDefault="00711B7D" w:rsidP="00711B7D">
            <w:pPr>
              <w:pStyle w:val="GOSTTablenorm"/>
            </w:pPr>
            <w:r w:rsidRPr="001C2B07">
              <w:t>-</w:t>
            </w:r>
          </w:p>
        </w:tc>
      </w:tr>
      <w:tr w:rsidR="00711B7D" w:rsidRPr="00A933BD" w14:paraId="23BFE25A" w14:textId="77777777" w:rsidTr="00711B7D">
        <w:tc>
          <w:tcPr>
            <w:tcW w:w="1125" w:type="pct"/>
            <w:tcBorders>
              <w:top w:val="single" w:sz="4" w:space="0" w:color="auto"/>
              <w:left w:val="single" w:sz="4" w:space="0" w:color="auto"/>
              <w:bottom w:val="single" w:sz="4" w:space="0" w:color="auto"/>
              <w:right w:val="single" w:sz="4" w:space="0" w:color="auto"/>
            </w:tcBorders>
          </w:tcPr>
          <w:p w14:paraId="682D237C" w14:textId="2E400A63" w:rsidR="00711B7D" w:rsidRPr="001C2B07" w:rsidRDefault="00711B7D" w:rsidP="00711B7D">
            <w:pPr>
              <w:pStyle w:val="GOSTTablenorm"/>
              <w:rPr>
                <w:szCs w:val="22"/>
              </w:rPr>
            </w:pPr>
            <w:r w:rsidRPr="001C2B07">
              <w:rPr>
                <w:szCs w:val="22"/>
              </w:rPr>
              <w:t>Тип_кода_класс_операций_КС</w:t>
            </w:r>
          </w:p>
        </w:tc>
        <w:tc>
          <w:tcPr>
            <w:tcW w:w="273" w:type="pct"/>
            <w:tcBorders>
              <w:top w:val="single" w:sz="4" w:space="0" w:color="auto"/>
              <w:left w:val="single" w:sz="4" w:space="0" w:color="auto"/>
              <w:bottom w:val="single" w:sz="4" w:space="0" w:color="auto"/>
              <w:right w:val="single" w:sz="4" w:space="0" w:color="auto"/>
            </w:tcBorders>
          </w:tcPr>
          <w:p w14:paraId="26B74C8D" w14:textId="77777777" w:rsidR="00711B7D" w:rsidRPr="001C2B07" w:rsidRDefault="00711B7D" w:rsidP="00711B7D">
            <w:pPr>
              <w:pStyle w:val="GOSTTablenorm"/>
            </w:pPr>
            <w:r w:rsidRPr="001C2B07">
              <w:rPr>
                <w:szCs w:val="22"/>
              </w:rPr>
              <w:t>да</w:t>
            </w:r>
          </w:p>
        </w:tc>
        <w:tc>
          <w:tcPr>
            <w:tcW w:w="1127" w:type="pct"/>
            <w:tcBorders>
              <w:top w:val="single" w:sz="4" w:space="0" w:color="auto"/>
              <w:left w:val="single" w:sz="4" w:space="0" w:color="auto"/>
              <w:bottom w:val="single" w:sz="4" w:space="0" w:color="auto"/>
              <w:right w:val="single" w:sz="4" w:space="0" w:color="auto"/>
            </w:tcBorders>
          </w:tcPr>
          <w:p w14:paraId="6BE452AF" w14:textId="2C6797DB" w:rsidR="00711B7D" w:rsidRPr="001C2B07" w:rsidRDefault="00711B7D" w:rsidP="00711B7D">
            <w:pPr>
              <w:pStyle w:val="GOSTTablenorm"/>
              <w:rPr>
                <w:szCs w:val="22"/>
              </w:rPr>
            </w:pPr>
            <w:r w:rsidRPr="001C2B07">
              <w:rPr>
                <w:szCs w:val="22"/>
              </w:rPr>
              <w:t>Тип кода классификации операций при КС</w:t>
            </w:r>
          </w:p>
        </w:tc>
        <w:tc>
          <w:tcPr>
            <w:tcW w:w="1127" w:type="pct"/>
            <w:gridSpan w:val="2"/>
            <w:tcBorders>
              <w:top w:val="single" w:sz="4" w:space="0" w:color="auto"/>
              <w:left w:val="single" w:sz="4" w:space="0" w:color="auto"/>
              <w:bottom w:val="single" w:sz="4" w:space="0" w:color="auto"/>
              <w:right w:val="single" w:sz="4" w:space="0" w:color="auto"/>
            </w:tcBorders>
          </w:tcPr>
          <w:p w14:paraId="3144F9AA" w14:textId="49BE483E" w:rsidR="00711B7D" w:rsidRPr="001C2B07" w:rsidRDefault="00711B7D" w:rsidP="00711B7D">
            <w:pPr>
              <w:pStyle w:val="GOSTTablenorm"/>
              <w:ind w:left="0"/>
              <w:rPr>
                <w:b/>
                <w:lang w:val="en-US"/>
              </w:rPr>
            </w:pPr>
            <w:r w:rsidRPr="001C2B07">
              <w:rPr>
                <w:b/>
                <w:szCs w:val="22"/>
                <w:lang w:val="en-US"/>
              </w:rPr>
              <w:t>FS_ACCBALANCE_D70_LIST:</w:t>
            </w:r>
            <w:r w:rsidRPr="001C2B07">
              <w:rPr>
                <w:szCs w:val="22"/>
                <w:lang w:val="en-US"/>
              </w:rPr>
              <w:t>TargetFundsCodeType</w:t>
            </w:r>
          </w:p>
        </w:tc>
        <w:tc>
          <w:tcPr>
            <w:tcW w:w="1348" w:type="pct"/>
            <w:gridSpan w:val="2"/>
            <w:tcBorders>
              <w:top w:val="single" w:sz="4" w:space="0" w:color="auto"/>
              <w:left w:val="single" w:sz="4" w:space="0" w:color="auto"/>
              <w:bottom w:val="single" w:sz="4" w:space="0" w:color="auto"/>
              <w:right w:val="single" w:sz="4" w:space="0" w:color="auto"/>
            </w:tcBorders>
          </w:tcPr>
          <w:p w14:paraId="3E2AAC6D" w14:textId="77777777" w:rsidR="00711B7D" w:rsidRPr="001C2B07" w:rsidRDefault="00711B7D" w:rsidP="00711B7D">
            <w:pPr>
              <w:pStyle w:val="GOSTTablenorm"/>
              <w:rPr>
                <w:szCs w:val="22"/>
              </w:rPr>
            </w:pPr>
            <w:r w:rsidRPr="001C2B07">
              <w:rPr>
                <w:szCs w:val="22"/>
              </w:rPr>
              <w:t>При обработке строк документа по поступлениям и выплатам в каждом разделе заполняется значением:</w:t>
            </w:r>
          </w:p>
          <w:p w14:paraId="062597E2" w14:textId="5E384D37" w:rsidR="00711B7D" w:rsidRPr="001C2B07" w:rsidRDefault="00711B7D" w:rsidP="00711B7D">
            <w:pPr>
              <w:pStyle w:val="GOSTTableListMark1"/>
            </w:pPr>
            <w:r w:rsidRPr="001C2B07">
              <w:t>«20» – доходы (источник поступления целевых средств);</w:t>
            </w:r>
          </w:p>
          <w:p w14:paraId="6B407B1C" w14:textId="11FC7213" w:rsidR="00711B7D" w:rsidRPr="001C2B07" w:rsidRDefault="00711B7D" w:rsidP="00711B7D">
            <w:pPr>
              <w:pStyle w:val="GOSTTableListMark1"/>
            </w:pPr>
            <w:r w:rsidRPr="001C2B07">
              <w:t>«10» – расходы.</w:t>
            </w:r>
          </w:p>
        </w:tc>
      </w:tr>
      <w:tr w:rsidR="00711B7D" w:rsidRPr="00A933BD" w14:paraId="679BCCA0" w14:textId="77777777" w:rsidTr="00711B7D">
        <w:tc>
          <w:tcPr>
            <w:tcW w:w="1125" w:type="pct"/>
            <w:tcBorders>
              <w:top w:val="single" w:sz="4" w:space="0" w:color="auto"/>
              <w:left w:val="single" w:sz="4" w:space="0" w:color="auto"/>
              <w:bottom w:val="single" w:sz="4" w:space="0" w:color="auto"/>
              <w:right w:val="single" w:sz="4" w:space="0" w:color="auto"/>
            </w:tcBorders>
          </w:tcPr>
          <w:p w14:paraId="135B4FDE" w14:textId="77777777" w:rsidR="00711B7D" w:rsidRPr="001C2B07" w:rsidRDefault="00711B7D" w:rsidP="00711B7D">
            <w:pPr>
              <w:pStyle w:val="GOSTTablenorm"/>
              <w:rPr>
                <w:color w:val="FF0000"/>
                <w:szCs w:val="22"/>
              </w:rPr>
            </w:pPr>
            <w:r w:rsidRPr="001C2B07">
              <w:rPr>
                <w:szCs w:val="22"/>
              </w:rPr>
              <w:t>Код_укрупн_напр_расх</w:t>
            </w:r>
          </w:p>
        </w:tc>
        <w:tc>
          <w:tcPr>
            <w:tcW w:w="273" w:type="pct"/>
            <w:tcBorders>
              <w:top w:val="single" w:sz="4" w:space="0" w:color="auto"/>
              <w:left w:val="single" w:sz="4" w:space="0" w:color="auto"/>
              <w:bottom w:val="single" w:sz="4" w:space="0" w:color="auto"/>
              <w:right w:val="single" w:sz="4" w:space="0" w:color="auto"/>
            </w:tcBorders>
          </w:tcPr>
          <w:p w14:paraId="3113C1D4" w14:textId="77777777" w:rsidR="00711B7D" w:rsidRPr="001C2B07" w:rsidRDefault="00711B7D" w:rsidP="00711B7D">
            <w:pPr>
              <w:pStyle w:val="GOSTTablenorm"/>
            </w:pPr>
            <w:r w:rsidRPr="001C2B07">
              <w:t>нет</w:t>
            </w:r>
          </w:p>
        </w:tc>
        <w:tc>
          <w:tcPr>
            <w:tcW w:w="1127" w:type="pct"/>
            <w:tcBorders>
              <w:top w:val="single" w:sz="4" w:space="0" w:color="auto"/>
              <w:left w:val="single" w:sz="4" w:space="0" w:color="auto"/>
              <w:bottom w:val="single" w:sz="4" w:space="0" w:color="auto"/>
              <w:right w:val="single" w:sz="4" w:space="0" w:color="auto"/>
            </w:tcBorders>
          </w:tcPr>
          <w:p w14:paraId="5DFFB51C" w14:textId="77777777" w:rsidR="00711B7D" w:rsidRPr="001C2B07" w:rsidRDefault="00711B7D" w:rsidP="00711B7D">
            <w:pPr>
              <w:pStyle w:val="GOSTTablenorm"/>
              <w:rPr>
                <w:szCs w:val="22"/>
              </w:rPr>
            </w:pPr>
            <w:r w:rsidRPr="001C2B07">
              <w:rPr>
                <w:szCs w:val="22"/>
              </w:rPr>
              <w:t>Укрупненный код направления расходования целевых средств</w:t>
            </w:r>
          </w:p>
        </w:tc>
        <w:tc>
          <w:tcPr>
            <w:tcW w:w="1127" w:type="pct"/>
            <w:gridSpan w:val="2"/>
            <w:tcBorders>
              <w:top w:val="single" w:sz="4" w:space="0" w:color="auto"/>
              <w:left w:val="single" w:sz="4" w:space="0" w:color="auto"/>
              <w:bottom w:val="single" w:sz="4" w:space="0" w:color="auto"/>
              <w:right w:val="single" w:sz="4" w:space="0" w:color="auto"/>
            </w:tcBorders>
          </w:tcPr>
          <w:p w14:paraId="35D3DDDF" w14:textId="23E64B77" w:rsidR="00711B7D" w:rsidRPr="001C2B07" w:rsidRDefault="00711B7D" w:rsidP="00711B7D">
            <w:pPr>
              <w:pStyle w:val="GOSTTablenorm"/>
              <w:ind w:left="0"/>
              <w:rPr>
                <w:lang w:val="en-US"/>
              </w:rPr>
            </w:pPr>
            <w:r w:rsidRPr="001C2B07">
              <w:rPr>
                <w:b/>
                <w:lang w:val="en-US"/>
              </w:rPr>
              <w:t>FS_TRANSACT_KOO_D70_LIST:</w:t>
            </w:r>
            <w:r w:rsidRPr="001C2B07">
              <w:rPr>
                <w:szCs w:val="22"/>
                <w:lang w:val="en-US"/>
              </w:rPr>
              <w:t>AGGRTARGETEXPENSECODE</w:t>
            </w:r>
          </w:p>
        </w:tc>
        <w:tc>
          <w:tcPr>
            <w:tcW w:w="1348" w:type="pct"/>
            <w:gridSpan w:val="2"/>
            <w:tcBorders>
              <w:top w:val="single" w:sz="4" w:space="0" w:color="auto"/>
              <w:left w:val="single" w:sz="4" w:space="0" w:color="auto"/>
              <w:bottom w:val="single" w:sz="4" w:space="0" w:color="auto"/>
              <w:right w:val="single" w:sz="4" w:space="0" w:color="auto"/>
            </w:tcBorders>
          </w:tcPr>
          <w:p w14:paraId="1BF380AA" w14:textId="77777777" w:rsidR="00711B7D" w:rsidRPr="001C2B07" w:rsidRDefault="00711B7D" w:rsidP="00711B7D">
            <w:pPr>
              <w:pStyle w:val="GOSTTablenorm"/>
            </w:pPr>
            <w:r w:rsidRPr="001C2B07">
              <w:t>-</w:t>
            </w:r>
          </w:p>
        </w:tc>
      </w:tr>
      <w:tr w:rsidR="00711B7D" w:rsidRPr="00A933BD" w14:paraId="09EFF391" w14:textId="77777777" w:rsidTr="00711B7D">
        <w:tc>
          <w:tcPr>
            <w:tcW w:w="1125" w:type="pct"/>
            <w:tcBorders>
              <w:top w:val="single" w:sz="4" w:space="0" w:color="auto"/>
              <w:left w:val="single" w:sz="4" w:space="0" w:color="auto"/>
              <w:bottom w:val="single" w:sz="4" w:space="0" w:color="auto"/>
              <w:right w:val="single" w:sz="4" w:space="0" w:color="auto"/>
            </w:tcBorders>
          </w:tcPr>
          <w:p w14:paraId="5F061248" w14:textId="77777777" w:rsidR="00711B7D" w:rsidRPr="001C2B07" w:rsidRDefault="00711B7D" w:rsidP="00711B7D">
            <w:pPr>
              <w:pStyle w:val="GOSTTablenorm"/>
              <w:rPr>
                <w:color w:val="FF0000"/>
                <w:szCs w:val="22"/>
              </w:rPr>
            </w:pPr>
            <w:r w:rsidRPr="001C2B07">
              <w:rPr>
                <w:szCs w:val="22"/>
              </w:rPr>
              <w:t>Код_детализ_напр_расх</w:t>
            </w:r>
          </w:p>
        </w:tc>
        <w:tc>
          <w:tcPr>
            <w:tcW w:w="273" w:type="pct"/>
            <w:tcBorders>
              <w:top w:val="single" w:sz="4" w:space="0" w:color="auto"/>
              <w:left w:val="single" w:sz="4" w:space="0" w:color="auto"/>
              <w:bottom w:val="single" w:sz="4" w:space="0" w:color="auto"/>
              <w:right w:val="single" w:sz="4" w:space="0" w:color="auto"/>
            </w:tcBorders>
          </w:tcPr>
          <w:p w14:paraId="06F82D2D" w14:textId="77777777" w:rsidR="00711B7D" w:rsidRPr="001C2B07" w:rsidRDefault="00711B7D" w:rsidP="00711B7D">
            <w:pPr>
              <w:pStyle w:val="GOSTTablenorm"/>
            </w:pPr>
            <w:r w:rsidRPr="001C2B07">
              <w:t>нет</w:t>
            </w:r>
          </w:p>
        </w:tc>
        <w:tc>
          <w:tcPr>
            <w:tcW w:w="1127" w:type="pct"/>
            <w:tcBorders>
              <w:top w:val="single" w:sz="4" w:space="0" w:color="auto"/>
              <w:left w:val="single" w:sz="4" w:space="0" w:color="auto"/>
              <w:bottom w:val="single" w:sz="4" w:space="0" w:color="auto"/>
              <w:right w:val="single" w:sz="4" w:space="0" w:color="auto"/>
            </w:tcBorders>
          </w:tcPr>
          <w:p w14:paraId="79E9C2BA" w14:textId="77777777" w:rsidR="00711B7D" w:rsidRPr="001C2B07" w:rsidRDefault="00711B7D" w:rsidP="00711B7D">
            <w:pPr>
              <w:pStyle w:val="GOSTTablenorm"/>
              <w:rPr>
                <w:szCs w:val="22"/>
              </w:rPr>
            </w:pPr>
            <w:r w:rsidRPr="001C2B07">
              <w:rPr>
                <w:szCs w:val="22"/>
              </w:rPr>
              <w:t>Детализированный код направления расходования целевых средств</w:t>
            </w:r>
          </w:p>
        </w:tc>
        <w:tc>
          <w:tcPr>
            <w:tcW w:w="1127" w:type="pct"/>
            <w:gridSpan w:val="2"/>
            <w:tcBorders>
              <w:top w:val="single" w:sz="4" w:space="0" w:color="auto"/>
              <w:left w:val="single" w:sz="4" w:space="0" w:color="auto"/>
              <w:bottom w:val="single" w:sz="4" w:space="0" w:color="auto"/>
              <w:right w:val="single" w:sz="4" w:space="0" w:color="auto"/>
            </w:tcBorders>
          </w:tcPr>
          <w:p w14:paraId="17E0604B" w14:textId="54E9DF02" w:rsidR="00711B7D" w:rsidRPr="001C2B07" w:rsidRDefault="00711B7D" w:rsidP="00711B7D">
            <w:pPr>
              <w:pStyle w:val="GOSTTablenorm"/>
              <w:ind w:left="0"/>
              <w:rPr>
                <w:lang w:val="en-US"/>
              </w:rPr>
            </w:pPr>
            <w:r w:rsidRPr="001C2B07">
              <w:rPr>
                <w:b/>
                <w:lang w:val="en-US"/>
              </w:rPr>
              <w:t>FS_TRANSACT_KOO_D70_LIST:</w:t>
            </w:r>
            <w:r w:rsidRPr="001C2B07">
              <w:rPr>
                <w:szCs w:val="22"/>
                <w:lang w:val="en-US"/>
              </w:rPr>
              <w:t>DETAILTARGETEXPENSECODE</w:t>
            </w:r>
          </w:p>
        </w:tc>
        <w:tc>
          <w:tcPr>
            <w:tcW w:w="1348" w:type="pct"/>
            <w:gridSpan w:val="2"/>
            <w:tcBorders>
              <w:top w:val="single" w:sz="4" w:space="0" w:color="auto"/>
              <w:left w:val="single" w:sz="4" w:space="0" w:color="auto"/>
              <w:bottom w:val="single" w:sz="4" w:space="0" w:color="auto"/>
              <w:right w:val="single" w:sz="4" w:space="0" w:color="auto"/>
            </w:tcBorders>
          </w:tcPr>
          <w:p w14:paraId="15DAE781" w14:textId="77777777" w:rsidR="00711B7D" w:rsidRPr="001C2B07" w:rsidRDefault="00711B7D" w:rsidP="00711B7D">
            <w:pPr>
              <w:pStyle w:val="GOSTTablenorm"/>
            </w:pPr>
            <w:r w:rsidRPr="001C2B07">
              <w:t>-</w:t>
            </w:r>
          </w:p>
        </w:tc>
      </w:tr>
      <w:tr w:rsidR="00711B7D" w:rsidRPr="00A933BD" w14:paraId="4B69BC34" w14:textId="77777777" w:rsidTr="00711B7D">
        <w:tc>
          <w:tcPr>
            <w:tcW w:w="1125" w:type="pct"/>
            <w:tcBorders>
              <w:top w:val="single" w:sz="4" w:space="0" w:color="auto"/>
              <w:left w:val="single" w:sz="4" w:space="0" w:color="auto"/>
              <w:bottom w:val="single" w:sz="4" w:space="0" w:color="auto"/>
              <w:right w:val="single" w:sz="4" w:space="0" w:color="auto"/>
            </w:tcBorders>
          </w:tcPr>
          <w:p w14:paraId="555FC1E3" w14:textId="30F1D13E" w:rsidR="00711B7D" w:rsidRPr="001C2B07" w:rsidRDefault="00711B7D" w:rsidP="00711B7D">
            <w:pPr>
              <w:pStyle w:val="GOSTTablenorm"/>
              <w:rPr>
                <w:color w:val="FF0000"/>
                <w:szCs w:val="22"/>
              </w:rPr>
            </w:pPr>
            <w:r>
              <w:rPr>
                <w:szCs w:val="22"/>
              </w:rPr>
              <w:t>ОКС_</w:t>
            </w:r>
            <w:r w:rsidRPr="001C2B07">
              <w:rPr>
                <w:szCs w:val="22"/>
              </w:rPr>
              <w:t>КМИ</w:t>
            </w:r>
          </w:p>
        </w:tc>
        <w:tc>
          <w:tcPr>
            <w:tcW w:w="273" w:type="pct"/>
            <w:tcBorders>
              <w:top w:val="single" w:sz="4" w:space="0" w:color="auto"/>
              <w:left w:val="single" w:sz="4" w:space="0" w:color="auto"/>
              <w:bottom w:val="single" w:sz="4" w:space="0" w:color="auto"/>
              <w:right w:val="single" w:sz="4" w:space="0" w:color="auto"/>
            </w:tcBorders>
          </w:tcPr>
          <w:p w14:paraId="559E14DA" w14:textId="77777777" w:rsidR="00711B7D" w:rsidRPr="001C2B07" w:rsidRDefault="00711B7D" w:rsidP="00711B7D">
            <w:pPr>
              <w:pStyle w:val="GOSTTablenorm"/>
            </w:pPr>
            <w:r w:rsidRPr="001C2B07">
              <w:t>нет</w:t>
            </w:r>
          </w:p>
        </w:tc>
        <w:tc>
          <w:tcPr>
            <w:tcW w:w="1127" w:type="pct"/>
            <w:tcBorders>
              <w:top w:val="single" w:sz="4" w:space="0" w:color="auto"/>
              <w:left w:val="single" w:sz="4" w:space="0" w:color="auto"/>
              <w:bottom w:val="single" w:sz="4" w:space="0" w:color="auto"/>
              <w:right w:val="single" w:sz="4" w:space="0" w:color="auto"/>
            </w:tcBorders>
          </w:tcPr>
          <w:p w14:paraId="2C92E4E9" w14:textId="77777777" w:rsidR="00711B7D" w:rsidRPr="001C2B07" w:rsidRDefault="00711B7D" w:rsidP="00711B7D">
            <w:pPr>
              <w:pStyle w:val="GOSTTablenorm"/>
              <w:rPr>
                <w:szCs w:val="22"/>
              </w:rPr>
            </w:pPr>
            <w:r w:rsidRPr="001C2B07">
              <w:t>Код объекта капитального строительства (</w:t>
            </w:r>
            <w:r w:rsidRPr="001C2B07">
              <w:rPr>
                <w:szCs w:val="22"/>
              </w:rPr>
              <w:t>код мероприятия по информатизации</w:t>
            </w:r>
            <w:r w:rsidRPr="001C2B07">
              <w:t>)</w:t>
            </w:r>
          </w:p>
        </w:tc>
        <w:tc>
          <w:tcPr>
            <w:tcW w:w="1127" w:type="pct"/>
            <w:gridSpan w:val="2"/>
            <w:tcBorders>
              <w:top w:val="single" w:sz="4" w:space="0" w:color="auto"/>
              <w:left w:val="single" w:sz="4" w:space="0" w:color="auto"/>
              <w:bottom w:val="single" w:sz="4" w:space="0" w:color="auto"/>
              <w:right w:val="single" w:sz="4" w:space="0" w:color="auto"/>
            </w:tcBorders>
          </w:tcPr>
          <w:p w14:paraId="1A647FD6" w14:textId="2B1D3435" w:rsidR="00711B7D" w:rsidRPr="001C2B07" w:rsidRDefault="00711B7D" w:rsidP="00711B7D">
            <w:pPr>
              <w:pStyle w:val="GOSTTablenorm"/>
              <w:ind w:left="0"/>
              <w:rPr>
                <w:lang w:val="en-US"/>
              </w:rPr>
            </w:pPr>
            <w:r w:rsidRPr="001C2B07">
              <w:rPr>
                <w:b/>
                <w:lang w:val="en-US"/>
              </w:rPr>
              <w:t>FS_TRANSACT_KOO_D70_LIST:</w:t>
            </w:r>
            <w:r w:rsidRPr="001C2B07">
              <w:rPr>
                <w:szCs w:val="22"/>
                <w:lang w:val="en-US"/>
              </w:rPr>
              <w:t>FAIP</w:t>
            </w:r>
          </w:p>
        </w:tc>
        <w:tc>
          <w:tcPr>
            <w:tcW w:w="1348" w:type="pct"/>
            <w:gridSpan w:val="2"/>
            <w:tcBorders>
              <w:top w:val="single" w:sz="4" w:space="0" w:color="auto"/>
              <w:left w:val="single" w:sz="4" w:space="0" w:color="auto"/>
              <w:bottom w:val="single" w:sz="4" w:space="0" w:color="auto"/>
              <w:right w:val="single" w:sz="4" w:space="0" w:color="auto"/>
            </w:tcBorders>
          </w:tcPr>
          <w:p w14:paraId="1C88E945" w14:textId="77777777" w:rsidR="00711B7D" w:rsidRPr="001C2B07" w:rsidRDefault="00711B7D" w:rsidP="00711B7D">
            <w:pPr>
              <w:pStyle w:val="GOSTTablenorm"/>
            </w:pPr>
            <w:r w:rsidRPr="001C2B07">
              <w:t>-</w:t>
            </w:r>
          </w:p>
        </w:tc>
      </w:tr>
      <w:tr w:rsidR="00711B7D" w:rsidRPr="00A933BD" w14:paraId="1FAFF6ED" w14:textId="77777777" w:rsidTr="00711B7D">
        <w:tc>
          <w:tcPr>
            <w:tcW w:w="1125" w:type="pct"/>
            <w:tcBorders>
              <w:top w:val="single" w:sz="4" w:space="0" w:color="auto"/>
              <w:left w:val="single" w:sz="4" w:space="0" w:color="auto"/>
              <w:bottom w:val="single" w:sz="4" w:space="0" w:color="auto"/>
              <w:right w:val="single" w:sz="4" w:space="0" w:color="auto"/>
            </w:tcBorders>
          </w:tcPr>
          <w:p w14:paraId="32660350" w14:textId="77777777" w:rsidR="00711B7D" w:rsidRPr="001C2B07" w:rsidRDefault="00711B7D" w:rsidP="00711B7D">
            <w:pPr>
              <w:pStyle w:val="GOSTTablenorm"/>
              <w:rPr>
                <w:szCs w:val="22"/>
              </w:rPr>
            </w:pPr>
            <w:r w:rsidRPr="001C2B07">
              <w:rPr>
                <w:szCs w:val="22"/>
              </w:rPr>
              <w:t>ПЗО</w:t>
            </w:r>
          </w:p>
        </w:tc>
        <w:tc>
          <w:tcPr>
            <w:tcW w:w="273" w:type="pct"/>
            <w:tcBorders>
              <w:top w:val="single" w:sz="4" w:space="0" w:color="auto"/>
              <w:left w:val="single" w:sz="4" w:space="0" w:color="auto"/>
              <w:bottom w:val="single" w:sz="4" w:space="0" w:color="auto"/>
              <w:right w:val="single" w:sz="4" w:space="0" w:color="auto"/>
            </w:tcBorders>
          </w:tcPr>
          <w:p w14:paraId="0E99E789" w14:textId="77777777" w:rsidR="00711B7D" w:rsidRPr="001C2B07" w:rsidRDefault="00711B7D" w:rsidP="00711B7D">
            <w:pPr>
              <w:pStyle w:val="GOSTTablenorm"/>
            </w:pPr>
            <w:r w:rsidRPr="001C2B07">
              <w:t>да</w:t>
            </w:r>
          </w:p>
        </w:tc>
        <w:tc>
          <w:tcPr>
            <w:tcW w:w="1127" w:type="pct"/>
            <w:tcBorders>
              <w:top w:val="single" w:sz="4" w:space="0" w:color="auto"/>
              <w:left w:val="single" w:sz="4" w:space="0" w:color="auto"/>
              <w:bottom w:val="single" w:sz="4" w:space="0" w:color="auto"/>
              <w:right w:val="single" w:sz="4" w:space="0" w:color="auto"/>
            </w:tcBorders>
          </w:tcPr>
          <w:p w14:paraId="41543395" w14:textId="77777777" w:rsidR="00711B7D" w:rsidRPr="001C2B07" w:rsidRDefault="00711B7D" w:rsidP="00711B7D">
            <w:pPr>
              <w:pStyle w:val="GOSTTablenorm"/>
            </w:pPr>
            <w:r w:rsidRPr="001C2B07">
              <w:t>Признак заключительных оборотов</w:t>
            </w:r>
          </w:p>
        </w:tc>
        <w:tc>
          <w:tcPr>
            <w:tcW w:w="1127" w:type="pct"/>
            <w:gridSpan w:val="2"/>
            <w:tcBorders>
              <w:top w:val="single" w:sz="4" w:space="0" w:color="auto"/>
              <w:left w:val="single" w:sz="4" w:space="0" w:color="auto"/>
              <w:bottom w:val="single" w:sz="4" w:space="0" w:color="auto"/>
              <w:right w:val="single" w:sz="4" w:space="0" w:color="auto"/>
            </w:tcBorders>
          </w:tcPr>
          <w:p w14:paraId="564BB98A" w14:textId="1A689EFC" w:rsidR="00711B7D" w:rsidRPr="001C2B07" w:rsidRDefault="00711B7D" w:rsidP="00711B7D">
            <w:pPr>
              <w:pStyle w:val="GOSTTablenorm"/>
              <w:ind w:left="0"/>
              <w:rPr>
                <w:b/>
                <w:lang w:val="en-US"/>
              </w:rPr>
            </w:pPr>
            <w:r w:rsidRPr="001C2B07">
              <w:rPr>
                <w:b/>
                <w:lang w:val="en-US"/>
              </w:rPr>
              <w:t>FS_TRANSACT_KOO_D70_LIST:</w:t>
            </w:r>
            <w:r w:rsidRPr="001C2B07">
              <w:rPr>
                <w:lang w:val="en-US"/>
              </w:rPr>
              <w:t>PZO</w:t>
            </w:r>
          </w:p>
        </w:tc>
        <w:tc>
          <w:tcPr>
            <w:tcW w:w="1348" w:type="pct"/>
            <w:gridSpan w:val="2"/>
            <w:tcBorders>
              <w:top w:val="single" w:sz="4" w:space="0" w:color="auto"/>
              <w:left w:val="single" w:sz="4" w:space="0" w:color="auto"/>
              <w:bottom w:val="single" w:sz="4" w:space="0" w:color="auto"/>
              <w:right w:val="single" w:sz="4" w:space="0" w:color="auto"/>
            </w:tcBorders>
          </w:tcPr>
          <w:p w14:paraId="3219B7E1" w14:textId="77777777" w:rsidR="00711B7D" w:rsidRPr="001C2B07" w:rsidRDefault="00711B7D" w:rsidP="00711B7D">
            <w:pPr>
              <w:pStyle w:val="GOSTTablenorm"/>
            </w:pPr>
            <w:r w:rsidRPr="001C2B07">
              <w:t>-</w:t>
            </w:r>
          </w:p>
        </w:tc>
      </w:tr>
      <w:tr w:rsidR="00711B7D" w:rsidRPr="00A933BD" w14:paraId="0BDCFAFA" w14:textId="77777777" w:rsidTr="00711B7D">
        <w:tc>
          <w:tcPr>
            <w:tcW w:w="1125" w:type="pct"/>
            <w:tcBorders>
              <w:top w:val="single" w:sz="4" w:space="0" w:color="auto"/>
              <w:left w:val="single" w:sz="4" w:space="0" w:color="auto"/>
              <w:bottom w:val="single" w:sz="4" w:space="0" w:color="auto"/>
              <w:right w:val="single" w:sz="4" w:space="0" w:color="auto"/>
            </w:tcBorders>
          </w:tcPr>
          <w:p w14:paraId="3CA0A0D0" w14:textId="581DB394" w:rsidR="00711B7D" w:rsidRPr="001C2B07" w:rsidRDefault="00711B7D" w:rsidP="00711B7D">
            <w:pPr>
              <w:pStyle w:val="GOSTTablenorm"/>
              <w:rPr>
                <w:color w:val="FF0000"/>
                <w:szCs w:val="22"/>
              </w:rPr>
            </w:pPr>
            <w:r>
              <w:rPr>
                <w:szCs w:val="22"/>
              </w:rPr>
              <w:t>Сумма_о</w:t>
            </w:r>
            <w:r w:rsidRPr="001C2B07">
              <w:rPr>
                <w:szCs w:val="22"/>
              </w:rPr>
              <w:t>ст_нг_КОО</w:t>
            </w:r>
          </w:p>
        </w:tc>
        <w:tc>
          <w:tcPr>
            <w:tcW w:w="273" w:type="pct"/>
            <w:tcBorders>
              <w:top w:val="single" w:sz="4" w:space="0" w:color="auto"/>
              <w:left w:val="single" w:sz="4" w:space="0" w:color="auto"/>
              <w:bottom w:val="single" w:sz="4" w:space="0" w:color="auto"/>
              <w:right w:val="single" w:sz="4" w:space="0" w:color="auto"/>
            </w:tcBorders>
          </w:tcPr>
          <w:p w14:paraId="794626AC" w14:textId="77777777" w:rsidR="00711B7D" w:rsidRPr="001C2B07" w:rsidRDefault="00711B7D" w:rsidP="00711B7D">
            <w:pPr>
              <w:pStyle w:val="GOSTTablenorm"/>
            </w:pPr>
            <w:r w:rsidRPr="001C2B07">
              <w:t>нет</w:t>
            </w:r>
          </w:p>
        </w:tc>
        <w:tc>
          <w:tcPr>
            <w:tcW w:w="1127" w:type="pct"/>
            <w:tcBorders>
              <w:top w:val="single" w:sz="4" w:space="0" w:color="auto"/>
              <w:left w:val="single" w:sz="4" w:space="0" w:color="auto"/>
              <w:bottom w:val="single" w:sz="4" w:space="0" w:color="auto"/>
              <w:right w:val="single" w:sz="4" w:space="0" w:color="auto"/>
            </w:tcBorders>
          </w:tcPr>
          <w:p w14:paraId="150AFDF7" w14:textId="0B158C07" w:rsidR="00711B7D" w:rsidRPr="001C2B07" w:rsidRDefault="00711B7D" w:rsidP="00711B7D">
            <w:pPr>
              <w:pStyle w:val="GOSTTableListNum1"/>
              <w:numPr>
                <w:ilvl w:val="0"/>
                <w:numId w:val="0"/>
              </w:numPr>
              <w:ind w:left="57"/>
              <w:rPr>
                <w:szCs w:val="22"/>
              </w:rPr>
            </w:pPr>
            <w:r w:rsidRPr="001C2B07">
              <w:rPr>
                <w:szCs w:val="22"/>
              </w:rPr>
              <w:t>Сумма кредитовых остатков на начало года</w:t>
            </w:r>
            <w:r>
              <w:rPr>
                <w:szCs w:val="22"/>
              </w:rPr>
              <w:t xml:space="preserve"> по КОО</w:t>
            </w:r>
          </w:p>
        </w:tc>
        <w:tc>
          <w:tcPr>
            <w:tcW w:w="1127" w:type="pct"/>
            <w:gridSpan w:val="2"/>
            <w:tcBorders>
              <w:top w:val="single" w:sz="4" w:space="0" w:color="auto"/>
              <w:left w:val="single" w:sz="4" w:space="0" w:color="auto"/>
              <w:bottom w:val="single" w:sz="4" w:space="0" w:color="auto"/>
              <w:right w:val="single" w:sz="4" w:space="0" w:color="auto"/>
            </w:tcBorders>
          </w:tcPr>
          <w:p w14:paraId="61BDA1EE" w14:textId="3AA7F932" w:rsidR="00711B7D" w:rsidRPr="001C2B07" w:rsidRDefault="00711B7D" w:rsidP="00711B7D">
            <w:pPr>
              <w:pStyle w:val="GOSTTablenorm"/>
              <w:ind w:left="0"/>
              <w:rPr>
                <w:lang w:val="en-US"/>
              </w:rPr>
            </w:pPr>
            <w:r w:rsidRPr="001C2B07">
              <w:rPr>
                <w:b/>
                <w:lang w:val="en-US"/>
              </w:rPr>
              <w:t>FS_TRANSACT_KOO_D70_LIST:</w:t>
            </w:r>
            <w:r w:rsidRPr="001C2B07">
              <w:rPr>
                <w:szCs w:val="22"/>
                <w:lang w:val="en-US"/>
              </w:rPr>
              <w:t>BALANCESTARTYEAR</w:t>
            </w:r>
          </w:p>
        </w:tc>
        <w:tc>
          <w:tcPr>
            <w:tcW w:w="1348" w:type="pct"/>
            <w:gridSpan w:val="2"/>
            <w:tcBorders>
              <w:top w:val="single" w:sz="4" w:space="0" w:color="auto"/>
              <w:left w:val="single" w:sz="4" w:space="0" w:color="auto"/>
              <w:bottom w:val="single" w:sz="4" w:space="0" w:color="auto"/>
              <w:right w:val="single" w:sz="4" w:space="0" w:color="auto"/>
            </w:tcBorders>
          </w:tcPr>
          <w:p w14:paraId="42F9FFF4" w14:textId="4C5031EE" w:rsidR="00711B7D" w:rsidRPr="001C2B07" w:rsidRDefault="00711B7D" w:rsidP="00711B7D">
            <w:pPr>
              <w:pStyle w:val="GOSTTablenorm"/>
            </w:pPr>
            <w:r w:rsidRPr="001C2B07">
              <w:rPr>
                <w:szCs w:val="22"/>
              </w:rPr>
              <w:t>Сумма передается в единицах валюты с точностью 2 знака после запятой – необходимо конвертировать в минимальные единицы валюты (для данного типа документов умножить на 100)</w:t>
            </w:r>
          </w:p>
        </w:tc>
      </w:tr>
      <w:tr w:rsidR="00711B7D" w:rsidRPr="00A933BD" w14:paraId="333EE31C" w14:textId="77777777" w:rsidTr="00711B7D">
        <w:tc>
          <w:tcPr>
            <w:tcW w:w="1125" w:type="pct"/>
            <w:tcBorders>
              <w:top w:val="single" w:sz="4" w:space="0" w:color="auto"/>
              <w:left w:val="single" w:sz="4" w:space="0" w:color="auto"/>
              <w:bottom w:val="single" w:sz="4" w:space="0" w:color="auto"/>
              <w:right w:val="single" w:sz="4" w:space="0" w:color="auto"/>
            </w:tcBorders>
          </w:tcPr>
          <w:p w14:paraId="3794F94D" w14:textId="61616F53" w:rsidR="00711B7D" w:rsidRPr="001C2B07" w:rsidRDefault="00711B7D" w:rsidP="00711B7D">
            <w:pPr>
              <w:pStyle w:val="GOSTTablenorm"/>
              <w:rPr>
                <w:color w:val="FF0000"/>
                <w:szCs w:val="22"/>
              </w:rPr>
            </w:pPr>
            <w:r>
              <w:t>Сумма_п</w:t>
            </w:r>
            <w:r w:rsidRPr="001C2B07">
              <w:t>олучено_КОО</w:t>
            </w:r>
          </w:p>
        </w:tc>
        <w:tc>
          <w:tcPr>
            <w:tcW w:w="273" w:type="pct"/>
            <w:tcBorders>
              <w:top w:val="single" w:sz="4" w:space="0" w:color="auto"/>
              <w:left w:val="single" w:sz="4" w:space="0" w:color="auto"/>
              <w:bottom w:val="single" w:sz="4" w:space="0" w:color="auto"/>
              <w:right w:val="single" w:sz="4" w:space="0" w:color="auto"/>
            </w:tcBorders>
          </w:tcPr>
          <w:p w14:paraId="692CC674" w14:textId="77777777" w:rsidR="00711B7D" w:rsidRPr="001C2B07" w:rsidRDefault="00711B7D" w:rsidP="00711B7D">
            <w:pPr>
              <w:pStyle w:val="GOSTTablenorm"/>
            </w:pPr>
            <w:r w:rsidRPr="001C2B07">
              <w:t>нет</w:t>
            </w:r>
          </w:p>
        </w:tc>
        <w:tc>
          <w:tcPr>
            <w:tcW w:w="1127" w:type="pct"/>
            <w:tcBorders>
              <w:top w:val="single" w:sz="4" w:space="0" w:color="auto"/>
              <w:left w:val="single" w:sz="4" w:space="0" w:color="auto"/>
              <w:bottom w:val="single" w:sz="4" w:space="0" w:color="auto"/>
              <w:right w:val="single" w:sz="4" w:space="0" w:color="auto"/>
            </w:tcBorders>
          </w:tcPr>
          <w:p w14:paraId="75C634EB" w14:textId="77777777" w:rsidR="00711B7D" w:rsidRPr="001C2B07" w:rsidRDefault="00711B7D" w:rsidP="00711B7D">
            <w:pPr>
              <w:pStyle w:val="GOSTTablenorm"/>
              <w:rPr>
                <w:szCs w:val="22"/>
              </w:rPr>
            </w:pPr>
            <w:r w:rsidRPr="001C2B07">
              <w:rPr>
                <w:szCs w:val="22"/>
              </w:rPr>
              <w:t xml:space="preserve">Сумма </w:t>
            </w:r>
            <w:r w:rsidRPr="001C2B07">
              <w:t xml:space="preserve">кредитовых оборотов </w:t>
            </w:r>
            <w:r w:rsidRPr="001C2B07">
              <w:rPr>
                <w:szCs w:val="22"/>
              </w:rPr>
              <w:t>полученных КОО</w:t>
            </w:r>
          </w:p>
        </w:tc>
        <w:tc>
          <w:tcPr>
            <w:tcW w:w="1127" w:type="pct"/>
            <w:gridSpan w:val="2"/>
            <w:tcBorders>
              <w:top w:val="single" w:sz="4" w:space="0" w:color="auto"/>
              <w:left w:val="single" w:sz="4" w:space="0" w:color="auto"/>
              <w:bottom w:val="single" w:sz="4" w:space="0" w:color="auto"/>
              <w:right w:val="single" w:sz="4" w:space="0" w:color="auto"/>
            </w:tcBorders>
          </w:tcPr>
          <w:p w14:paraId="4FE900F9" w14:textId="0F9C2DF4" w:rsidR="00711B7D" w:rsidRPr="001C2B07" w:rsidRDefault="00711B7D" w:rsidP="00711B7D">
            <w:pPr>
              <w:pStyle w:val="GOSTTablenorm"/>
              <w:ind w:left="0"/>
              <w:rPr>
                <w:lang w:val="en-US"/>
              </w:rPr>
            </w:pPr>
            <w:r w:rsidRPr="001C2B07">
              <w:rPr>
                <w:b/>
                <w:lang w:val="en-US"/>
              </w:rPr>
              <w:t>FS_TRANSACT_KOO_D70_LIST:</w:t>
            </w:r>
            <w:r w:rsidRPr="001C2B07">
              <w:rPr>
                <w:szCs w:val="22"/>
                <w:lang w:val="en-US"/>
              </w:rPr>
              <w:t>RECEIVED</w:t>
            </w:r>
          </w:p>
        </w:tc>
        <w:tc>
          <w:tcPr>
            <w:tcW w:w="1348" w:type="pct"/>
            <w:gridSpan w:val="2"/>
            <w:tcBorders>
              <w:top w:val="single" w:sz="4" w:space="0" w:color="auto"/>
              <w:left w:val="single" w:sz="4" w:space="0" w:color="auto"/>
              <w:bottom w:val="single" w:sz="4" w:space="0" w:color="auto"/>
              <w:right w:val="single" w:sz="4" w:space="0" w:color="auto"/>
            </w:tcBorders>
          </w:tcPr>
          <w:p w14:paraId="38D735FC" w14:textId="41DC11E1" w:rsidR="00711B7D" w:rsidRPr="001C2B07" w:rsidRDefault="00711B7D" w:rsidP="00711B7D">
            <w:pPr>
              <w:pStyle w:val="GOSTTablenorm"/>
            </w:pPr>
            <w:r w:rsidRPr="001C2B07">
              <w:rPr>
                <w:szCs w:val="22"/>
              </w:rPr>
              <w:t>Сумма передается в единицах валюты с точностью 2 знака после запятой – необходимо конвертировать в минимальные единицы валюты (для данного типа документов умножить на 100)</w:t>
            </w:r>
          </w:p>
        </w:tc>
      </w:tr>
      <w:tr w:rsidR="00711B7D" w:rsidRPr="00A933BD" w14:paraId="6777E388" w14:textId="77777777" w:rsidTr="00711B7D">
        <w:tc>
          <w:tcPr>
            <w:tcW w:w="1125" w:type="pct"/>
            <w:tcBorders>
              <w:top w:val="single" w:sz="4" w:space="0" w:color="auto"/>
              <w:left w:val="single" w:sz="4" w:space="0" w:color="auto"/>
              <w:bottom w:val="single" w:sz="4" w:space="0" w:color="auto"/>
              <w:right w:val="single" w:sz="4" w:space="0" w:color="auto"/>
            </w:tcBorders>
          </w:tcPr>
          <w:p w14:paraId="0E9B657E" w14:textId="5965B47B" w:rsidR="00711B7D" w:rsidRPr="001C2B07" w:rsidRDefault="00711B7D" w:rsidP="00711B7D">
            <w:pPr>
              <w:pStyle w:val="GOSTTablenorm"/>
              <w:rPr>
                <w:color w:val="FF0000"/>
                <w:szCs w:val="22"/>
              </w:rPr>
            </w:pPr>
            <w:r>
              <w:t>Сумма_п</w:t>
            </w:r>
            <w:r w:rsidRPr="001C2B07">
              <w:t>ереведено_КОО</w:t>
            </w:r>
          </w:p>
        </w:tc>
        <w:tc>
          <w:tcPr>
            <w:tcW w:w="273" w:type="pct"/>
            <w:tcBorders>
              <w:top w:val="single" w:sz="4" w:space="0" w:color="auto"/>
              <w:left w:val="single" w:sz="4" w:space="0" w:color="auto"/>
              <w:bottom w:val="single" w:sz="4" w:space="0" w:color="auto"/>
              <w:right w:val="single" w:sz="4" w:space="0" w:color="auto"/>
            </w:tcBorders>
          </w:tcPr>
          <w:p w14:paraId="7A914EB6" w14:textId="77777777" w:rsidR="00711B7D" w:rsidRPr="001C2B07" w:rsidRDefault="00711B7D" w:rsidP="00711B7D">
            <w:pPr>
              <w:pStyle w:val="GOSTTablenorm"/>
            </w:pPr>
            <w:r w:rsidRPr="001C2B07">
              <w:t>нет</w:t>
            </w:r>
          </w:p>
        </w:tc>
        <w:tc>
          <w:tcPr>
            <w:tcW w:w="1127" w:type="pct"/>
            <w:tcBorders>
              <w:top w:val="single" w:sz="4" w:space="0" w:color="auto"/>
              <w:left w:val="single" w:sz="4" w:space="0" w:color="auto"/>
              <w:bottom w:val="single" w:sz="4" w:space="0" w:color="auto"/>
              <w:right w:val="single" w:sz="4" w:space="0" w:color="auto"/>
            </w:tcBorders>
          </w:tcPr>
          <w:p w14:paraId="3385A84F" w14:textId="77777777" w:rsidR="00711B7D" w:rsidRPr="001C2B07" w:rsidRDefault="00711B7D" w:rsidP="00711B7D">
            <w:pPr>
              <w:pStyle w:val="GOSTTablenorm"/>
              <w:rPr>
                <w:szCs w:val="22"/>
              </w:rPr>
            </w:pPr>
            <w:r w:rsidRPr="001C2B07">
              <w:t>Сумма дебетовых оборотов переведенных КОО</w:t>
            </w:r>
          </w:p>
        </w:tc>
        <w:tc>
          <w:tcPr>
            <w:tcW w:w="1127" w:type="pct"/>
            <w:gridSpan w:val="2"/>
            <w:tcBorders>
              <w:top w:val="single" w:sz="4" w:space="0" w:color="auto"/>
              <w:left w:val="single" w:sz="4" w:space="0" w:color="auto"/>
              <w:bottom w:val="single" w:sz="4" w:space="0" w:color="auto"/>
              <w:right w:val="single" w:sz="4" w:space="0" w:color="auto"/>
            </w:tcBorders>
          </w:tcPr>
          <w:p w14:paraId="2996B2D8" w14:textId="590FD039" w:rsidR="00711B7D" w:rsidRPr="001C2B07" w:rsidRDefault="00711B7D" w:rsidP="00711B7D">
            <w:pPr>
              <w:pStyle w:val="GOSTTablenorm"/>
              <w:ind w:left="0"/>
              <w:rPr>
                <w:lang w:val="en-US"/>
              </w:rPr>
            </w:pPr>
            <w:r w:rsidRPr="001C2B07">
              <w:rPr>
                <w:b/>
                <w:lang w:val="en-US"/>
              </w:rPr>
              <w:t>FS_TRANSACT_KOO_D70_LIST:</w:t>
            </w:r>
            <w:r w:rsidRPr="001C2B07">
              <w:rPr>
                <w:szCs w:val="22"/>
                <w:lang w:val="en-US"/>
              </w:rPr>
              <w:t>TRANSFERRED</w:t>
            </w:r>
          </w:p>
        </w:tc>
        <w:tc>
          <w:tcPr>
            <w:tcW w:w="1348" w:type="pct"/>
            <w:gridSpan w:val="2"/>
            <w:tcBorders>
              <w:top w:val="single" w:sz="4" w:space="0" w:color="auto"/>
              <w:left w:val="single" w:sz="4" w:space="0" w:color="auto"/>
              <w:bottom w:val="single" w:sz="4" w:space="0" w:color="auto"/>
              <w:right w:val="single" w:sz="4" w:space="0" w:color="auto"/>
            </w:tcBorders>
          </w:tcPr>
          <w:p w14:paraId="1557E1A3" w14:textId="3B985AE4" w:rsidR="00711B7D" w:rsidRPr="001C2B07" w:rsidRDefault="00711B7D" w:rsidP="00711B7D">
            <w:pPr>
              <w:pStyle w:val="GOSTTablenorm"/>
            </w:pPr>
            <w:r w:rsidRPr="001C2B07">
              <w:rPr>
                <w:szCs w:val="22"/>
              </w:rPr>
              <w:t>Сумма передается в единицах валюты с точностью 2 знака после запятой – необходимо конвертировать в минимальные единицы валюты (для данного типа документов умножить на 100)</w:t>
            </w:r>
          </w:p>
        </w:tc>
      </w:tr>
      <w:tr w:rsidR="00711B7D" w:rsidRPr="00A933BD" w14:paraId="673B5ADB" w14:textId="77777777" w:rsidTr="00711B7D">
        <w:tc>
          <w:tcPr>
            <w:tcW w:w="1125" w:type="pct"/>
            <w:tcBorders>
              <w:top w:val="single" w:sz="4" w:space="0" w:color="auto"/>
              <w:left w:val="single" w:sz="4" w:space="0" w:color="auto"/>
              <w:bottom w:val="single" w:sz="4" w:space="0" w:color="auto"/>
              <w:right w:val="single" w:sz="4" w:space="0" w:color="auto"/>
            </w:tcBorders>
          </w:tcPr>
          <w:p w14:paraId="7D60D6E2" w14:textId="455A055A" w:rsidR="00711B7D" w:rsidRPr="001C2B07" w:rsidRDefault="00711B7D" w:rsidP="00711B7D">
            <w:pPr>
              <w:pStyle w:val="GOSTTablenorm"/>
              <w:rPr>
                <w:color w:val="FF0000"/>
                <w:szCs w:val="22"/>
              </w:rPr>
            </w:pPr>
            <w:r>
              <w:t>Сумма_и</w:t>
            </w:r>
            <w:r w:rsidRPr="001C2B07">
              <w:t>сп_пост_КОО</w:t>
            </w:r>
          </w:p>
        </w:tc>
        <w:tc>
          <w:tcPr>
            <w:tcW w:w="273" w:type="pct"/>
            <w:tcBorders>
              <w:top w:val="single" w:sz="4" w:space="0" w:color="auto"/>
              <w:left w:val="single" w:sz="4" w:space="0" w:color="auto"/>
              <w:bottom w:val="single" w:sz="4" w:space="0" w:color="auto"/>
              <w:right w:val="single" w:sz="4" w:space="0" w:color="auto"/>
            </w:tcBorders>
          </w:tcPr>
          <w:p w14:paraId="07208D52" w14:textId="77777777" w:rsidR="00711B7D" w:rsidRPr="001C2B07" w:rsidRDefault="00711B7D" w:rsidP="00711B7D">
            <w:pPr>
              <w:pStyle w:val="GOSTTablenorm"/>
            </w:pPr>
            <w:r w:rsidRPr="001C2B07">
              <w:t>нет</w:t>
            </w:r>
          </w:p>
        </w:tc>
        <w:tc>
          <w:tcPr>
            <w:tcW w:w="1127" w:type="pct"/>
            <w:tcBorders>
              <w:top w:val="single" w:sz="4" w:space="0" w:color="auto"/>
              <w:left w:val="single" w:sz="4" w:space="0" w:color="auto"/>
              <w:bottom w:val="single" w:sz="4" w:space="0" w:color="auto"/>
              <w:right w:val="single" w:sz="4" w:space="0" w:color="auto"/>
            </w:tcBorders>
          </w:tcPr>
          <w:p w14:paraId="06DA47F4" w14:textId="77777777" w:rsidR="00711B7D" w:rsidRPr="001C2B07" w:rsidRDefault="00711B7D" w:rsidP="00711B7D">
            <w:pPr>
              <w:pStyle w:val="GOSTTablenorm"/>
              <w:rPr>
                <w:szCs w:val="22"/>
              </w:rPr>
            </w:pPr>
            <w:r w:rsidRPr="001C2B07">
              <w:rPr>
                <w:szCs w:val="22"/>
              </w:rPr>
              <w:t xml:space="preserve">Сумма </w:t>
            </w:r>
            <w:r w:rsidRPr="001C2B07">
              <w:t xml:space="preserve">кредитовых оборотов </w:t>
            </w:r>
            <w:r w:rsidRPr="001C2B07">
              <w:rPr>
                <w:szCs w:val="22"/>
              </w:rPr>
              <w:t>поступлений КОО (исполнение)</w:t>
            </w:r>
          </w:p>
        </w:tc>
        <w:tc>
          <w:tcPr>
            <w:tcW w:w="1127" w:type="pct"/>
            <w:gridSpan w:val="2"/>
            <w:tcBorders>
              <w:top w:val="single" w:sz="4" w:space="0" w:color="auto"/>
              <w:left w:val="single" w:sz="4" w:space="0" w:color="auto"/>
              <w:bottom w:val="single" w:sz="4" w:space="0" w:color="auto"/>
              <w:right w:val="single" w:sz="4" w:space="0" w:color="auto"/>
            </w:tcBorders>
          </w:tcPr>
          <w:p w14:paraId="7F0701DA" w14:textId="750707E1" w:rsidR="00711B7D" w:rsidRPr="001C2B07" w:rsidRDefault="00711B7D" w:rsidP="00711B7D">
            <w:pPr>
              <w:pStyle w:val="GOSTTablenorm"/>
              <w:ind w:left="0"/>
              <w:rPr>
                <w:lang w:val="en-US"/>
              </w:rPr>
            </w:pPr>
            <w:r w:rsidRPr="001C2B07">
              <w:rPr>
                <w:b/>
                <w:lang w:val="en-US"/>
              </w:rPr>
              <w:t>FS_TRANSACT_KOO_D70_LIST:</w:t>
            </w:r>
            <w:r w:rsidRPr="001C2B07">
              <w:rPr>
                <w:szCs w:val="22"/>
                <w:lang w:val="en-US"/>
              </w:rPr>
              <w:t>COMPLETEDRECEIPTS</w:t>
            </w:r>
          </w:p>
        </w:tc>
        <w:tc>
          <w:tcPr>
            <w:tcW w:w="1348" w:type="pct"/>
            <w:gridSpan w:val="2"/>
            <w:tcBorders>
              <w:top w:val="single" w:sz="4" w:space="0" w:color="auto"/>
              <w:left w:val="single" w:sz="4" w:space="0" w:color="auto"/>
              <w:bottom w:val="single" w:sz="4" w:space="0" w:color="auto"/>
              <w:right w:val="single" w:sz="4" w:space="0" w:color="auto"/>
            </w:tcBorders>
          </w:tcPr>
          <w:p w14:paraId="4ADEFA76" w14:textId="5EE3B817" w:rsidR="00711B7D" w:rsidRPr="001C2B07" w:rsidRDefault="00711B7D" w:rsidP="00711B7D">
            <w:pPr>
              <w:pStyle w:val="GOSTTablenorm"/>
            </w:pPr>
            <w:r w:rsidRPr="001C2B07">
              <w:rPr>
                <w:szCs w:val="22"/>
              </w:rPr>
              <w:t>Сумма передается в единицах валюты с точностью 2 знака после запятой – необходимо конвертировать в минимальные единицы валюты (для данного типа документов умножить на 100)</w:t>
            </w:r>
          </w:p>
        </w:tc>
      </w:tr>
      <w:tr w:rsidR="00711B7D" w:rsidRPr="00A933BD" w14:paraId="4FD68440" w14:textId="77777777" w:rsidTr="00711B7D">
        <w:tc>
          <w:tcPr>
            <w:tcW w:w="1125" w:type="pct"/>
            <w:tcBorders>
              <w:top w:val="single" w:sz="4" w:space="0" w:color="auto"/>
              <w:left w:val="single" w:sz="4" w:space="0" w:color="auto"/>
              <w:bottom w:val="single" w:sz="4" w:space="0" w:color="auto"/>
              <w:right w:val="single" w:sz="4" w:space="0" w:color="auto"/>
            </w:tcBorders>
          </w:tcPr>
          <w:p w14:paraId="6B19632A" w14:textId="3C3B62F4" w:rsidR="00711B7D" w:rsidRPr="001C2B07" w:rsidRDefault="00711B7D" w:rsidP="00711B7D">
            <w:pPr>
              <w:pStyle w:val="GOSTTablenorm"/>
              <w:rPr>
                <w:color w:val="FF0000"/>
                <w:szCs w:val="22"/>
              </w:rPr>
            </w:pPr>
            <w:r>
              <w:t>Сумма_и</w:t>
            </w:r>
            <w:r w:rsidRPr="001C2B07">
              <w:t>сп_вып_КОО</w:t>
            </w:r>
          </w:p>
        </w:tc>
        <w:tc>
          <w:tcPr>
            <w:tcW w:w="273" w:type="pct"/>
            <w:tcBorders>
              <w:top w:val="single" w:sz="4" w:space="0" w:color="auto"/>
              <w:left w:val="single" w:sz="4" w:space="0" w:color="auto"/>
              <w:bottom w:val="single" w:sz="4" w:space="0" w:color="auto"/>
              <w:right w:val="single" w:sz="4" w:space="0" w:color="auto"/>
            </w:tcBorders>
          </w:tcPr>
          <w:p w14:paraId="47FE39C5" w14:textId="77777777" w:rsidR="00711B7D" w:rsidRPr="001C2B07" w:rsidRDefault="00711B7D" w:rsidP="00711B7D">
            <w:pPr>
              <w:pStyle w:val="GOSTTablenorm"/>
            </w:pPr>
            <w:r w:rsidRPr="001C2B07">
              <w:t>нет</w:t>
            </w:r>
          </w:p>
        </w:tc>
        <w:tc>
          <w:tcPr>
            <w:tcW w:w="1127" w:type="pct"/>
            <w:tcBorders>
              <w:top w:val="single" w:sz="4" w:space="0" w:color="auto"/>
              <w:left w:val="single" w:sz="4" w:space="0" w:color="auto"/>
              <w:bottom w:val="single" w:sz="4" w:space="0" w:color="auto"/>
              <w:right w:val="single" w:sz="4" w:space="0" w:color="auto"/>
            </w:tcBorders>
          </w:tcPr>
          <w:p w14:paraId="7EFB099D" w14:textId="77777777" w:rsidR="00711B7D" w:rsidRPr="001C2B07" w:rsidRDefault="00711B7D" w:rsidP="00711B7D">
            <w:pPr>
              <w:pStyle w:val="GOSTTablenorm"/>
              <w:rPr>
                <w:szCs w:val="22"/>
              </w:rPr>
            </w:pPr>
            <w:r w:rsidRPr="001C2B07">
              <w:rPr>
                <w:szCs w:val="22"/>
              </w:rPr>
              <w:t xml:space="preserve">Сумма </w:t>
            </w:r>
            <w:r w:rsidRPr="001C2B07">
              <w:t xml:space="preserve">дебетовых оборотов </w:t>
            </w:r>
            <w:r w:rsidRPr="001C2B07">
              <w:rPr>
                <w:szCs w:val="22"/>
              </w:rPr>
              <w:t>выплат КОО (исполнение)</w:t>
            </w:r>
          </w:p>
        </w:tc>
        <w:tc>
          <w:tcPr>
            <w:tcW w:w="1127" w:type="pct"/>
            <w:gridSpan w:val="2"/>
            <w:tcBorders>
              <w:top w:val="single" w:sz="4" w:space="0" w:color="auto"/>
              <w:left w:val="single" w:sz="4" w:space="0" w:color="auto"/>
              <w:bottom w:val="single" w:sz="4" w:space="0" w:color="auto"/>
              <w:right w:val="single" w:sz="4" w:space="0" w:color="auto"/>
            </w:tcBorders>
          </w:tcPr>
          <w:p w14:paraId="7FACBE13" w14:textId="4EB40B79" w:rsidR="00711B7D" w:rsidRPr="001C2B07" w:rsidRDefault="00711B7D" w:rsidP="00711B7D">
            <w:pPr>
              <w:pStyle w:val="GOSTTablenorm"/>
              <w:ind w:left="0"/>
              <w:rPr>
                <w:lang w:val="en-US"/>
              </w:rPr>
            </w:pPr>
            <w:r w:rsidRPr="001C2B07">
              <w:rPr>
                <w:b/>
                <w:lang w:val="en-US"/>
              </w:rPr>
              <w:t>FS_TRANSACT_KOO_D70_LIST:</w:t>
            </w:r>
            <w:r w:rsidRPr="001C2B07">
              <w:rPr>
                <w:szCs w:val="22"/>
                <w:lang w:val="en-US"/>
              </w:rPr>
              <w:t>COMPLETEDPAYOUTS</w:t>
            </w:r>
          </w:p>
        </w:tc>
        <w:tc>
          <w:tcPr>
            <w:tcW w:w="1348" w:type="pct"/>
            <w:gridSpan w:val="2"/>
            <w:tcBorders>
              <w:top w:val="single" w:sz="4" w:space="0" w:color="auto"/>
              <w:left w:val="single" w:sz="4" w:space="0" w:color="auto"/>
              <w:bottom w:val="single" w:sz="4" w:space="0" w:color="auto"/>
              <w:right w:val="single" w:sz="4" w:space="0" w:color="auto"/>
            </w:tcBorders>
          </w:tcPr>
          <w:p w14:paraId="2104CA6D" w14:textId="611A2D56" w:rsidR="00711B7D" w:rsidRPr="001C2B07" w:rsidRDefault="00711B7D" w:rsidP="00711B7D">
            <w:pPr>
              <w:pStyle w:val="GOSTTablenorm"/>
            </w:pPr>
            <w:r w:rsidRPr="001C2B07">
              <w:rPr>
                <w:szCs w:val="22"/>
              </w:rPr>
              <w:t>Сумма передается в единицах валюты с точностью 2 знака после запятой – необходимо конвертировать в минимальные единицы валюты (для данного типа документов умножить на 100)</w:t>
            </w:r>
          </w:p>
        </w:tc>
      </w:tr>
      <w:tr w:rsidR="00711B7D" w:rsidRPr="00A933BD" w14:paraId="3148805E" w14:textId="77777777" w:rsidTr="00711B7D">
        <w:tc>
          <w:tcPr>
            <w:tcW w:w="1125" w:type="pct"/>
            <w:tcBorders>
              <w:top w:val="single" w:sz="4" w:space="0" w:color="auto"/>
              <w:left w:val="single" w:sz="4" w:space="0" w:color="auto"/>
              <w:bottom w:val="single" w:sz="4" w:space="0" w:color="auto"/>
              <w:right w:val="single" w:sz="4" w:space="0" w:color="auto"/>
            </w:tcBorders>
          </w:tcPr>
          <w:p w14:paraId="739C5E1E" w14:textId="6ABF8BD5" w:rsidR="00711B7D" w:rsidRPr="001C2B07" w:rsidRDefault="00711B7D" w:rsidP="00711B7D">
            <w:pPr>
              <w:pStyle w:val="GOSTTablenorm"/>
              <w:rPr>
                <w:color w:val="FF0000"/>
                <w:szCs w:val="22"/>
              </w:rPr>
            </w:pPr>
            <w:r>
              <w:t>Сумма_о</w:t>
            </w:r>
            <w:r w:rsidRPr="001C2B07">
              <w:t>ст_исх_КОО</w:t>
            </w:r>
          </w:p>
        </w:tc>
        <w:tc>
          <w:tcPr>
            <w:tcW w:w="273" w:type="pct"/>
            <w:tcBorders>
              <w:top w:val="single" w:sz="4" w:space="0" w:color="auto"/>
              <w:left w:val="single" w:sz="4" w:space="0" w:color="auto"/>
              <w:bottom w:val="single" w:sz="4" w:space="0" w:color="auto"/>
              <w:right w:val="single" w:sz="4" w:space="0" w:color="auto"/>
            </w:tcBorders>
          </w:tcPr>
          <w:p w14:paraId="50D3A10E" w14:textId="77777777" w:rsidR="00711B7D" w:rsidRPr="001C2B07" w:rsidRDefault="00711B7D" w:rsidP="00711B7D">
            <w:pPr>
              <w:pStyle w:val="GOSTTablenorm"/>
            </w:pPr>
            <w:r w:rsidRPr="001C2B07">
              <w:t>нет</w:t>
            </w:r>
          </w:p>
        </w:tc>
        <w:tc>
          <w:tcPr>
            <w:tcW w:w="1127" w:type="pct"/>
            <w:tcBorders>
              <w:top w:val="single" w:sz="4" w:space="0" w:color="auto"/>
              <w:left w:val="single" w:sz="4" w:space="0" w:color="auto"/>
              <w:bottom w:val="single" w:sz="4" w:space="0" w:color="auto"/>
              <w:right w:val="single" w:sz="4" w:space="0" w:color="auto"/>
            </w:tcBorders>
          </w:tcPr>
          <w:p w14:paraId="7A73EA0F" w14:textId="52113BCF" w:rsidR="00711B7D" w:rsidRPr="001C2B07" w:rsidRDefault="00711B7D" w:rsidP="00711B7D">
            <w:pPr>
              <w:pStyle w:val="GOSTTablenorm"/>
              <w:rPr>
                <w:szCs w:val="22"/>
              </w:rPr>
            </w:pPr>
            <w:r w:rsidRPr="001C2B07">
              <w:rPr>
                <w:szCs w:val="22"/>
              </w:rPr>
              <w:t xml:space="preserve">Сумма </w:t>
            </w:r>
            <w:r>
              <w:rPr>
                <w:szCs w:val="22"/>
              </w:rPr>
              <w:t xml:space="preserve">исходящего </w:t>
            </w:r>
            <w:r w:rsidRPr="001C2B07">
              <w:rPr>
                <w:szCs w:val="22"/>
              </w:rPr>
              <w:t xml:space="preserve">остатка </w:t>
            </w:r>
            <w:r>
              <w:rPr>
                <w:szCs w:val="22"/>
              </w:rPr>
              <w:t xml:space="preserve">по </w:t>
            </w:r>
            <w:r w:rsidRPr="001C2B07">
              <w:rPr>
                <w:szCs w:val="22"/>
              </w:rPr>
              <w:t>КОО</w:t>
            </w:r>
          </w:p>
        </w:tc>
        <w:tc>
          <w:tcPr>
            <w:tcW w:w="1127" w:type="pct"/>
            <w:gridSpan w:val="2"/>
            <w:tcBorders>
              <w:top w:val="single" w:sz="4" w:space="0" w:color="auto"/>
              <w:left w:val="single" w:sz="4" w:space="0" w:color="auto"/>
              <w:bottom w:val="single" w:sz="4" w:space="0" w:color="auto"/>
              <w:right w:val="single" w:sz="4" w:space="0" w:color="auto"/>
            </w:tcBorders>
          </w:tcPr>
          <w:p w14:paraId="4BE7440D" w14:textId="6C2908F5" w:rsidR="00711B7D" w:rsidRPr="001C2B07" w:rsidRDefault="00711B7D" w:rsidP="00711B7D">
            <w:pPr>
              <w:pStyle w:val="GOSTTablenorm"/>
              <w:ind w:left="0"/>
              <w:rPr>
                <w:lang w:val="en-US"/>
              </w:rPr>
            </w:pPr>
            <w:r w:rsidRPr="001C2B07">
              <w:rPr>
                <w:b/>
                <w:lang w:val="en-US"/>
              </w:rPr>
              <w:t>FS_TRANSACT_KOO_D70_LIST:</w:t>
            </w:r>
            <w:r w:rsidRPr="001C2B07">
              <w:rPr>
                <w:szCs w:val="22"/>
                <w:lang w:val="en-US"/>
              </w:rPr>
              <w:t>BALANCE</w:t>
            </w:r>
          </w:p>
        </w:tc>
        <w:tc>
          <w:tcPr>
            <w:tcW w:w="1348" w:type="pct"/>
            <w:gridSpan w:val="2"/>
            <w:tcBorders>
              <w:top w:val="single" w:sz="4" w:space="0" w:color="auto"/>
              <w:left w:val="single" w:sz="4" w:space="0" w:color="auto"/>
              <w:bottom w:val="single" w:sz="4" w:space="0" w:color="auto"/>
              <w:right w:val="single" w:sz="4" w:space="0" w:color="auto"/>
            </w:tcBorders>
          </w:tcPr>
          <w:p w14:paraId="022A7148" w14:textId="444A140F" w:rsidR="00711B7D" w:rsidRPr="001C2B07" w:rsidRDefault="00711B7D" w:rsidP="00711B7D">
            <w:pPr>
              <w:pStyle w:val="GOSTTablenorm"/>
            </w:pPr>
            <w:r w:rsidRPr="001C2B07">
              <w:rPr>
                <w:szCs w:val="22"/>
              </w:rPr>
              <w:t>Сумма передается в единицах валюты с точностью 2 знака после запятой – необходимо конвертировать в минимальные единицы валюты (для данного типа документов умножить на 100)</w:t>
            </w:r>
          </w:p>
        </w:tc>
      </w:tr>
      <w:tr w:rsidR="00711B7D" w:rsidRPr="006960F1" w14:paraId="1BA448A4" w14:textId="77777777" w:rsidTr="00711B7D">
        <w:tc>
          <w:tcPr>
            <w:tcW w:w="1125" w:type="pct"/>
            <w:tcBorders>
              <w:top w:val="single" w:sz="4" w:space="0" w:color="auto"/>
              <w:left w:val="single" w:sz="4" w:space="0" w:color="auto"/>
              <w:bottom w:val="single" w:sz="4" w:space="0" w:color="auto"/>
              <w:right w:val="single" w:sz="4" w:space="0" w:color="auto"/>
            </w:tcBorders>
          </w:tcPr>
          <w:p w14:paraId="454383D1" w14:textId="1EA1BDF6" w:rsidR="00711B7D" w:rsidRDefault="002D3578" w:rsidP="00711B7D">
            <w:pPr>
              <w:pStyle w:val="GOSTTablenorm"/>
            </w:pPr>
            <w:ins w:id="6343" w:author="Петрова Алина TSE-120132" w:date="2026-04-06T14:25:00Z">
              <w:r>
                <w:t>Номер_</w:t>
              </w:r>
            </w:ins>
            <w:r w:rsidR="00711B7D">
              <w:t>КОО</w:t>
            </w:r>
          </w:p>
        </w:tc>
        <w:tc>
          <w:tcPr>
            <w:tcW w:w="273" w:type="pct"/>
            <w:tcBorders>
              <w:top w:val="single" w:sz="4" w:space="0" w:color="auto"/>
              <w:left w:val="single" w:sz="4" w:space="0" w:color="auto"/>
              <w:bottom w:val="single" w:sz="4" w:space="0" w:color="auto"/>
              <w:right w:val="single" w:sz="4" w:space="0" w:color="auto"/>
            </w:tcBorders>
          </w:tcPr>
          <w:p w14:paraId="4A24B8CD" w14:textId="7C1B5A88" w:rsidR="00711B7D" w:rsidRPr="001C2B07" w:rsidRDefault="00711B7D" w:rsidP="00711B7D">
            <w:pPr>
              <w:pStyle w:val="GOSTTablenorm"/>
            </w:pPr>
            <w:r>
              <w:t>нет</w:t>
            </w:r>
          </w:p>
        </w:tc>
        <w:tc>
          <w:tcPr>
            <w:tcW w:w="1127" w:type="pct"/>
            <w:tcBorders>
              <w:top w:val="single" w:sz="4" w:space="0" w:color="auto"/>
              <w:left w:val="single" w:sz="4" w:space="0" w:color="auto"/>
              <w:bottom w:val="single" w:sz="4" w:space="0" w:color="auto"/>
              <w:right w:val="single" w:sz="4" w:space="0" w:color="auto"/>
            </w:tcBorders>
          </w:tcPr>
          <w:p w14:paraId="7DD25C12" w14:textId="0162C4CE" w:rsidR="00711B7D" w:rsidRPr="001C2B07" w:rsidRDefault="00711B7D" w:rsidP="00711B7D">
            <w:pPr>
              <w:pStyle w:val="GOSTTablenorm"/>
              <w:ind w:left="0"/>
              <w:rPr>
                <w:szCs w:val="22"/>
              </w:rPr>
            </w:pPr>
            <w:r>
              <w:rPr>
                <w:szCs w:val="22"/>
              </w:rPr>
              <w:t>Указывается номер технического КОО</w:t>
            </w:r>
          </w:p>
        </w:tc>
        <w:tc>
          <w:tcPr>
            <w:tcW w:w="1127" w:type="pct"/>
            <w:gridSpan w:val="2"/>
            <w:tcBorders>
              <w:top w:val="single" w:sz="4" w:space="0" w:color="auto"/>
              <w:left w:val="single" w:sz="4" w:space="0" w:color="auto"/>
              <w:bottom w:val="single" w:sz="4" w:space="0" w:color="auto"/>
              <w:right w:val="single" w:sz="4" w:space="0" w:color="auto"/>
            </w:tcBorders>
          </w:tcPr>
          <w:p w14:paraId="0A23294F" w14:textId="600EEE4E" w:rsidR="00711B7D" w:rsidRPr="006960F1" w:rsidRDefault="00711B7D" w:rsidP="00711B7D">
            <w:pPr>
              <w:pStyle w:val="GOSTTablenorm"/>
              <w:ind w:left="0"/>
              <w:rPr>
                <w:b/>
                <w:lang w:val="en-US"/>
              </w:rPr>
            </w:pPr>
            <w:r w:rsidRPr="001C2B07">
              <w:rPr>
                <w:b/>
                <w:lang w:val="en-US"/>
              </w:rPr>
              <w:t>FS_TRANSACT_KOO_D70_LIST:</w:t>
            </w:r>
            <w:r>
              <w:rPr>
                <w:szCs w:val="22"/>
              </w:rPr>
              <w:t>КОО</w:t>
            </w:r>
          </w:p>
        </w:tc>
        <w:tc>
          <w:tcPr>
            <w:tcW w:w="1348" w:type="pct"/>
            <w:gridSpan w:val="2"/>
            <w:tcBorders>
              <w:top w:val="single" w:sz="4" w:space="0" w:color="auto"/>
              <w:left w:val="single" w:sz="4" w:space="0" w:color="auto"/>
              <w:bottom w:val="single" w:sz="4" w:space="0" w:color="auto"/>
              <w:right w:val="single" w:sz="4" w:space="0" w:color="auto"/>
            </w:tcBorders>
          </w:tcPr>
          <w:p w14:paraId="01F47E77" w14:textId="0DAE2754" w:rsidR="00711B7D" w:rsidRPr="006960F1" w:rsidRDefault="00711B7D" w:rsidP="00711B7D">
            <w:pPr>
              <w:pStyle w:val="GOSTTablenorm"/>
              <w:rPr>
                <w:szCs w:val="22"/>
              </w:rPr>
            </w:pPr>
            <w:r>
              <w:rPr>
                <w:szCs w:val="22"/>
              </w:rPr>
              <w:t>-</w:t>
            </w:r>
          </w:p>
        </w:tc>
      </w:tr>
      <w:tr w:rsidR="00711B7D" w:rsidRPr="006960F1" w14:paraId="4C6F8190" w14:textId="77777777" w:rsidTr="00711B7D">
        <w:tc>
          <w:tcPr>
            <w:tcW w:w="1125" w:type="pct"/>
            <w:tcBorders>
              <w:top w:val="single" w:sz="4" w:space="0" w:color="auto"/>
              <w:left w:val="single" w:sz="4" w:space="0" w:color="auto"/>
              <w:bottom w:val="single" w:sz="4" w:space="0" w:color="auto"/>
              <w:right w:val="single" w:sz="4" w:space="0" w:color="auto"/>
            </w:tcBorders>
          </w:tcPr>
          <w:p w14:paraId="4DDFB400" w14:textId="6AAFB07C" w:rsidR="00711B7D" w:rsidRDefault="00711B7D" w:rsidP="00711B7D">
            <w:pPr>
              <w:pStyle w:val="GOSTTablenorm"/>
            </w:pPr>
            <w:r w:rsidRPr="00A71477">
              <w:rPr>
                <w:b/>
              </w:rPr>
              <w:t>Техническая таблица</w:t>
            </w:r>
          </w:p>
        </w:tc>
        <w:tc>
          <w:tcPr>
            <w:tcW w:w="273" w:type="pct"/>
            <w:tcBorders>
              <w:top w:val="single" w:sz="4" w:space="0" w:color="auto"/>
              <w:left w:val="single" w:sz="4" w:space="0" w:color="auto"/>
              <w:bottom w:val="single" w:sz="4" w:space="0" w:color="auto"/>
              <w:right w:val="single" w:sz="4" w:space="0" w:color="auto"/>
            </w:tcBorders>
          </w:tcPr>
          <w:p w14:paraId="1A0947A8" w14:textId="47D251C9" w:rsidR="00711B7D" w:rsidRDefault="00711B7D" w:rsidP="00711B7D">
            <w:pPr>
              <w:pStyle w:val="GOSTTablenorm"/>
            </w:pPr>
            <w:r w:rsidRPr="00A71477">
              <w:rPr>
                <w:b/>
              </w:rPr>
              <w:t>да</w:t>
            </w:r>
          </w:p>
        </w:tc>
        <w:tc>
          <w:tcPr>
            <w:tcW w:w="1127" w:type="pct"/>
            <w:tcBorders>
              <w:top w:val="single" w:sz="4" w:space="0" w:color="auto"/>
              <w:left w:val="single" w:sz="4" w:space="0" w:color="auto"/>
              <w:bottom w:val="single" w:sz="4" w:space="0" w:color="auto"/>
              <w:right w:val="single" w:sz="4" w:space="0" w:color="auto"/>
            </w:tcBorders>
          </w:tcPr>
          <w:p w14:paraId="710EC1D5" w14:textId="7C733470" w:rsidR="00711B7D" w:rsidRDefault="00711B7D" w:rsidP="00711B7D">
            <w:pPr>
              <w:pStyle w:val="GOSTTablenorm"/>
              <w:rPr>
                <w:szCs w:val="22"/>
              </w:rPr>
            </w:pPr>
            <w:r w:rsidRPr="00A71477">
              <w:rPr>
                <w:b/>
              </w:rPr>
              <w:t>Техническая таблица</w:t>
            </w:r>
          </w:p>
        </w:tc>
        <w:tc>
          <w:tcPr>
            <w:tcW w:w="1127" w:type="pct"/>
            <w:gridSpan w:val="2"/>
            <w:tcBorders>
              <w:top w:val="single" w:sz="4" w:space="0" w:color="auto"/>
              <w:left w:val="single" w:sz="4" w:space="0" w:color="auto"/>
              <w:bottom w:val="single" w:sz="4" w:space="0" w:color="auto"/>
              <w:right w:val="single" w:sz="4" w:space="0" w:color="auto"/>
            </w:tcBorders>
          </w:tcPr>
          <w:p w14:paraId="5E2F055C" w14:textId="04EEB16E" w:rsidR="00711B7D" w:rsidRPr="001C2B07" w:rsidRDefault="00711B7D" w:rsidP="00711B7D">
            <w:pPr>
              <w:pStyle w:val="GOSTTablenorm"/>
              <w:ind w:left="0"/>
              <w:rPr>
                <w:b/>
                <w:lang w:val="en-US"/>
              </w:rPr>
            </w:pPr>
            <w:r w:rsidRPr="00A71477">
              <w:rPr>
                <w:b/>
                <w:lang w:val="en-US"/>
              </w:rPr>
              <w:t>FS_PUIO_D070_LIST</w:t>
            </w:r>
          </w:p>
        </w:tc>
        <w:tc>
          <w:tcPr>
            <w:tcW w:w="1348" w:type="pct"/>
            <w:gridSpan w:val="2"/>
            <w:tcBorders>
              <w:top w:val="single" w:sz="4" w:space="0" w:color="auto"/>
              <w:left w:val="single" w:sz="4" w:space="0" w:color="auto"/>
              <w:bottom w:val="single" w:sz="4" w:space="0" w:color="auto"/>
              <w:right w:val="single" w:sz="4" w:space="0" w:color="auto"/>
            </w:tcBorders>
          </w:tcPr>
          <w:p w14:paraId="4CED735C" w14:textId="6E04862C" w:rsidR="00711B7D" w:rsidRDefault="00711B7D" w:rsidP="00711B7D">
            <w:pPr>
              <w:pStyle w:val="GOSTTablenorm"/>
              <w:rPr>
                <w:szCs w:val="22"/>
              </w:rPr>
            </w:pPr>
            <w:r w:rsidRPr="00A71477">
              <w:rPr>
                <w:b/>
                <w:szCs w:val="22"/>
              </w:rPr>
              <w:t>Массив, раздел</w:t>
            </w:r>
          </w:p>
        </w:tc>
      </w:tr>
      <w:tr w:rsidR="00711B7D" w:rsidRPr="006960F1" w14:paraId="480F48D3" w14:textId="77777777" w:rsidTr="00711B7D">
        <w:tc>
          <w:tcPr>
            <w:tcW w:w="1125" w:type="pct"/>
            <w:tcBorders>
              <w:top w:val="single" w:sz="4" w:space="0" w:color="auto"/>
              <w:left w:val="single" w:sz="4" w:space="0" w:color="auto"/>
              <w:bottom w:val="single" w:sz="4" w:space="0" w:color="auto"/>
              <w:right w:val="single" w:sz="4" w:space="0" w:color="auto"/>
            </w:tcBorders>
          </w:tcPr>
          <w:p w14:paraId="6CCA55CA" w14:textId="3CF49277" w:rsidR="00711B7D" w:rsidRDefault="00711B7D" w:rsidP="00711B7D">
            <w:pPr>
              <w:pStyle w:val="GOSTTablenorm"/>
            </w:pPr>
            <w:r w:rsidRPr="00A71477">
              <w:t>Идентификатор</w:t>
            </w:r>
            <w:r>
              <w:t>_</w:t>
            </w:r>
            <w:r w:rsidRPr="00A71477">
              <w:t>строки</w:t>
            </w:r>
          </w:p>
        </w:tc>
        <w:tc>
          <w:tcPr>
            <w:tcW w:w="273" w:type="pct"/>
            <w:tcBorders>
              <w:top w:val="single" w:sz="4" w:space="0" w:color="auto"/>
              <w:left w:val="single" w:sz="4" w:space="0" w:color="auto"/>
              <w:bottom w:val="single" w:sz="4" w:space="0" w:color="auto"/>
              <w:right w:val="single" w:sz="4" w:space="0" w:color="auto"/>
            </w:tcBorders>
          </w:tcPr>
          <w:p w14:paraId="294A167A" w14:textId="50788799" w:rsidR="00711B7D" w:rsidRDefault="00711B7D" w:rsidP="00711B7D">
            <w:pPr>
              <w:pStyle w:val="GOSTTablenorm"/>
            </w:pPr>
            <w:r>
              <w:t>да</w:t>
            </w:r>
          </w:p>
        </w:tc>
        <w:tc>
          <w:tcPr>
            <w:tcW w:w="1127" w:type="pct"/>
            <w:tcBorders>
              <w:top w:val="single" w:sz="4" w:space="0" w:color="auto"/>
              <w:left w:val="single" w:sz="4" w:space="0" w:color="auto"/>
              <w:bottom w:val="single" w:sz="4" w:space="0" w:color="auto"/>
              <w:right w:val="single" w:sz="4" w:space="0" w:color="auto"/>
            </w:tcBorders>
          </w:tcPr>
          <w:p w14:paraId="1A4D15F9" w14:textId="2B017EC0" w:rsidR="00711B7D" w:rsidRDefault="00711B7D" w:rsidP="00711B7D">
            <w:pPr>
              <w:pStyle w:val="GOSTTablenorm"/>
              <w:ind w:left="0"/>
              <w:rPr>
                <w:szCs w:val="22"/>
              </w:rPr>
            </w:pPr>
            <w:r w:rsidRPr="001C2B07">
              <w:rPr>
                <w:szCs w:val="22"/>
              </w:rPr>
              <w:t>Указывается технический идентификатор строки</w:t>
            </w:r>
          </w:p>
        </w:tc>
        <w:tc>
          <w:tcPr>
            <w:tcW w:w="1127" w:type="pct"/>
            <w:gridSpan w:val="2"/>
            <w:tcBorders>
              <w:top w:val="single" w:sz="4" w:space="0" w:color="auto"/>
              <w:left w:val="single" w:sz="4" w:space="0" w:color="auto"/>
              <w:bottom w:val="single" w:sz="4" w:space="0" w:color="auto"/>
              <w:right w:val="single" w:sz="4" w:space="0" w:color="auto"/>
            </w:tcBorders>
          </w:tcPr>
          <w:p w14:paraId="1A50A828" w14:textId="066D2AC6" w:rsidR="00711B7D" w:rsidRPr="001C2B07" w:rsidRDefault="00711B7D" w:rsidP="00711B7D">
            <w:pPr>
              <w:pStyle w:val="GOSTTablenorm"/>
              <w:ind w:left="0"/>
              <w:rPr>
                <w:b/>
                <w:lang w:val="en-US"/>
              </w:rPr>
            </w:pPr>
            <w:r w:rsidRPr="00A71477">
              <w:rPr>
                <w:b/>
                <w:lang w:val="en-US"/>
              </w:rPr>
              <w:t>FS_PUIO_D070_LIST:id</w:t>
            </w:r>
          </w:p>
        </w:tc>
        <w:tc>
          <w:tcPr>
            <w:tcW w:w="1348" w:type="pct"/>
            <w:gridSpan w:val="2"/>
            <w:tcBorders>
              <w:top w:val="single" w:sz="4" w:space="0" w:color="auto"/>
              <w:left w:val="single" w:sz="4" w:space="0" w:color="auto"/>
              <w:bottom w:val="single" w:sz="4" w:space="0" w:color="auto"/>
              <w:right w:val="single" w:sz="4" w:space="0" w:color="auto"/>
            </w:tcBorders>
          </w:tcPr>
          <w:p w14:paraId="234FD0F0" w14:textId="3D5E63F0" w:rsidR="00711B7D" w:rsidRDefault="00711B7D" w:rsidP="00711B7D">
            <w:pPr>
              <w:pStyle w:val="GOSTTablenorm"/>
              <w:rPr>
                <w:szCs w:val="22"/>
              </w:rPr>
            </w:pPr>
            <w:r>
              <w:rPr>
                <w:szCs w:val="22"/>
              </w:rPr>
              <w:t>-</w:t>
            </w:r>
          </w:p>
        </w:tc>
      </w:tr>
      <w:tr w:rsidR="00711B7D" w:rsidRPr="006960F1" w14:paraId="659DC00A" w14:textId="77777777" w:rsidTr="00711B7D">
        <w:tc>
          <w:tcPr>
            <w:tcW w:w="1125" w:type="pct"/>
            <w:tcBorders>
              <w:top w:val="single" w:sz="4" w:space="0" w:color="auto"/>
              <w:left w:val="single" w:sz="4" w:space="0" w:color="auto"/>
              <w:bottom w:val="single" w:sz="4" w:space="0" w:color="auto"/>
              <w:right w:val="single" w:sz="4" w:space="0" w:color="auto"/>
            </w:tcBorders>
          </w:tcPr>
          <w:p w14:paraId="0D69A4FE" w14:textId="66B70C2B" w:rsidR="00711B7D" w:rsidRDefault="00711B7D" w:rsidP="00711B7D">
            <w:pPr>
              <w:pStyle w:val="GOSTTablenorm"/>
            </w:pPr>
            <w:r w:rsidRPr="00761940">
              <w:rPr>
                <w:szCs w:val="22"/>
              </w:rPr>
              <w:t>Оборот</w:t>
            </w:r>
            <w:r>
              <w:rPr>
                <w:szCs w:val="22"/>
              </w:rPr>
              <w:t>_Дт</w:t>
            </w:r>
          </w:p>
        </w:tc>
        <w:tc>
          <w:tcPr>
            <w:tcW w:w="273" w:type="pct"/>
            <w:tcBorders>
              <w:top w:val="single" w:sz="4" w:space="0" w:color="auto"/>
              <w:left w:val="single" w:sz="4" w:space="0" w:color="auto"/>
              <w:bottom w:val="single" w:sz="4" w:space="0" w:color="auto"/>
              <w:right w:val="single" w:sz="4" w:space="0" w:color="auto"/>
            </w:tcBorders>
          </w:tcPr>
          <w:p w14:paraId="28EB4BB0" w14:textId="28B8CDFD" w:rsidR="00711B7D" w:rsidRDefault="00711B7D" w:rsidP="00711B7D">
            <w:pPr>
              <w:pStyle w:val="GOSTTablenorm"/>
            </w:pPr>
            <w:r>
              <w:rPr>
                <w:szCs w:val="22"/>
              </w:rPr>
              <w:t>нет</w:t>
            </w:r>
          </w:p>
        </w:tc>
        <w:tc>
          <w:tcPr>
            <w:tcW w:w="1127" w:type="pct"/>
            <w:tcBorders>
              <w:top w:val="single" w:sz="4" w:space="0" w:color="auto"/>
              <w:left w:val="single" w:sz="4" w:space="0" w:color="auto"/>
              <w:bottom w:val="single" w:sz="4" w:space="0" w:color="auto"/>
              <w:right w:val="single" w:sz="4" w:space="0" w:color="auto"/>
            </w:tcBorders>
          </w:tcPr>
          <w:p w14:paraId="65C3673E" w14:textId="5E7A8064" w:rsidR="00711B7D" w:rsidRDefault="00711B7D" w:rsidP="00711B7D">
            <w:pPr>
              <w:pStyle w:val="GOSTTablenorm"/>
              <w:ind w:left="0"/>
              <w:rPr>
                <w:szCs w:val="22"/>
              </w:rPr>
            </w:pPr>
            <w:r w:rsidRPr="00A71477">
              <w:rPr>
                <w:szCs w:val="22"/>
              </w:rPr>
              <w:t>Сумма оборота по дебету в единицах валюты учета (в рублях), с точностью 2 знака после запятой</w:t>
            </w:r>
          </w:p>
        </w:tc>
        <w:tc>
          <w:tcPr>
            <w:tcW w:w="1127" w:type="pct"/>
            <w:gridSpan w:val="2"/>
            <w:tcBorders>
              <w:top w:val="single" w:sz="4" w:space="0" w:color="auto"/>
              <w:left w:val="single" w:sz="4" w:space="0" w:color="auto"/>
              <w:bottom w:val="single" w:sz="4" w:space="0" w:color="auto"/>
              <w:right w:val="single" w:sz="4" w:space="0" w:color="auto"/>
            </w:tcBorders>
          </w:tcPr>
          <w:p w14:paraId="145C9A3B" w14:textId="7112725D" w:rsidR="00711B7D" w:rsidRPr="001C2B07" w:rsidRDefault="00711B7D" w:rsidP="00711B7D">
            <w:pPr>
              <w:pStyle w:val="GOSTTablenorm"/>
              <w:ind w:left="0"/>
              <w:rPr>
                <w:b/>
                <w:lang w:val="en-US"/>
              </w:rPr>
            </w:pPr>
            <w:r w:rsidRPr="0096476E">
              <w:rPr>
                <w:szCs w:val="22"/>
                <w:lang w:val="en-US"/>
              </w:rPr>
              <w:t>FS_PUIO_D070_LIST:summDebit</w:t>
            </w:r>
          </w:p>
        </w:tc>
        <w:tc>
          <w:tcPr>
            <w:tcW w:w="1348" w:type="pct"/>
            <w:gridSpan w:val="2"/>
            <w:tcBorders>
              <w:top w:val="single" w:sz="4" w:space="0" w:color="auto"/>
              <w:left w:val="single" w:sz="4" w:space="0" w:color="auto"/>
              <w:bottom w:val="single" w:sz="4" w:space="0" w:color="auto"/>
              <w:right w:val="single" w:sz="4" w:space="0" w:color="auto"/>
            </w:tcBorders>
          </w:tcPr>
          <w:p w14:paraId="3F9581B5" w14:textId="06149726" w:rsidR="00711B7D" w:rsidRDefault="00711B7D" w:rsidP="00711B7D">
            <w:pPr>
              <w:pStyle w:val="GOSTTablenorm"/>
              <w:rPr>
                <w:szCs w:val="22"/>
              </w:rPr>
            </w:pPr>
            <w:r>
              <w:rPr>
                <w:szCs w:val="22"/>
              </w:rPr>
              <w:t>-</w:t>
            </w:r>
          </w:p>
        </w:tc>
      </w:tr>
      <w:tr w:rsidR="00711B7D" w:rsidRPr="006960F1" w14:paraId="3C2A8E99" w14:textId="77777777" w:rsidTr="00711B7D">
        <w:tc>
          <w:tcPr>
            <w:tcW w:w="1125" w:type="pct"/>
            <w:tcBorders>
              <w:top w:val="single" w:sz="4" w:space="0" w:color="auto"/>
              <w:left w:val="single" w:sz="4" w:space="0" w:color="auto"/>
              <w:bottom w:val="single" w:sz="4" w:space="0" w:color="auto"/>
              <w:right w:val="single" w:sz="4" w:space="0" w:color="auto"/>
            </w:tcBorders>
          </w:tcPr>
          <w:p w14:paraId="6FDD1DD1" w14:textId="4B064EF0" w:rsidR="00711B7D" w:rsidRDefault="00711B7D" w:rsidP="00711B7D">
            <w:pPr>
              <w:pStyle w:val="GOSTTablenorm"/>
            </w:pPr>
            <w:r w:rsidRPr="00761940">
              <w:rPr>
                <w:szCs w:val="22"/>
              </w:rPr>
              <w:t>Оборот</w:t>
            </w:r>
            <w:r>
              <w:rPr>
                <w:szCs w:val="22"/>
              </w:rPr>
              <w:t>_Кт</w:t>
            </w:r>
          </w:p>
        </w:tc>
        <w:tc>
          <w:tcPr>
            <w:tcW w:w="273" w:type="pct"/>
            <w:tcBorders>
              <w:top w:val="single" w:sz="4" w:space="0" w:color="auto"/>
              <w:left w:val="single" w:sz="4" w:space="0" w:color="auto"/>
              <w:bottom w:val="single" w:sz="4" w:space="0" w:color="auto"/>
              <w:right w:val="single" w:sz="4" w:space="0" w:color="auto"/>
            </w:tcBorders>
          </w:tcPr>
          <w:p w14:paraId="10CDC122" w14:textId="6398CDE9" w:rsidR="00711B7D" w:rsidRDefault="00711B7D" w:rsidP="00711B7D">
            <w:pPr>
              <w:pStyle w:val="GOSTTablenorm"/>
            </w:pPr>
            <w:r>
              <w:rPr>
                <w:szCs w:val="22"/>
              </w:rPr>
              <w:t>нет</w:t>
            </w:r>
          </w:p>
        </w:tc>
        <w:tc>
          <w:tcPr>
            <w:tcW w:w="1127" w:type="pct"/>
            <w:tcBorders>
              <w:top w:val="single" w:sz="4" w:space="0" w:color="auto"/>
              <w:left w:val="single" w:sz="4" w:space="0" w:color="auto"/>
              <w:bottom w:val="single" w:sz="4" w:space="0" w:color="auto"/>
              <w:right w:val="single" w:sz="4" w:space="0" w:color="auto"/>
            </w:tcBorders>
          </w:tcPr>
          <w:p w14:paraId="4076DF89" w14:textId="0895C7B4" w:rsidR="00711B7D" w:rsidRDefault="00711B7D" w:rsidP="00711B7D">
            <w:pPr>
              <w:pStyle w:val="GOSTTablenorm"/>
              <w:ind w:left="0"/>
              <w:rPr>
                <w:szCs w:val="22"/>
              </w:rPr>
            </w:pPr>
            <w:r w:rsidRPr="00A71477">
              <w:rPr>
                <w:szCs w:val="22"/>
              </w:rPr>
              <w:t>Сумма оборота по кредиту в единицах валюты учета (в рублях), с точностью 2 знака после запятой</w:t>
            </w:r>
          </w:p>
        </w:tc>
        <w:tc>
          <w:tcPr>
            <w:tcW w:w="1127" w:type="pct"/>
            <w:gridSpan w:val="2"/>
            <w:tcBorders>
              <w:top w:val="single" w:sz="4" w:space="0" w:color="auto"/>
              <w:left w:val="single" w:sz="4" w:space="0" w:color="auto"/>
              <w:bottom w:val="single" w:sz="4" w:space="0" w:color="auto"/>
              <w:right w:val="single" w:sz="4" w:space="0" w:color="auto"/>
            </w:tcBorders>
          </w:tcPr>
          <w:p w14:paraId="2B6A6EBA" w14:textId="6BBA5A82" w:rsidR="00711B7D" w:rsidRPr="001C2B07" w:rsidRDefault="00711B7D" w:rsidP="00711B7D">
            <w:pPr>
              <w:pStyle w:val="GOSTTablenorm"/>
              <w:ind w:left="0"/>
              <w:rPr>
                <w:b/>
                <w:lang w:val="en-US"/>
              </w:rPr>
            </w:pPr>
            <w:r w:rsidRPr="0096476E">
              <w:rPr>
                <w:szCs w:val="22"/>
                <w:lang w:val="en-US"/>
              </w:rPr>
              <w:t>FS_PUIO_D070_LIST:summCredit</w:t>
            </w:r>
          </w:p>
        </w:tc>
        <w:tc>
          <w:tcPr>
            <w:tcW w:w="1348" w:type="pct"/>
            <w:gridSpan w:val="2"/>
            <w:tcBorders>
              <w:top w:val="single" w:sz="4" w:space="0" w:color="auto"/>
              <w:left w:val="single" w:sz="4" w:space="0" w:color="auto"/>
              <w:bottom w:val="single" w:sz="4" w:space="0" w:color="auto"/>
              <w:right w:val="single" w:sz="4" w:space="0" w:color="auto"/>
            </w:tcBorders>
          </w:tcPr>
          <w:p w14:paraId="2D2694E3" w14:textId="5046CFB3" w:rsidR="00711B7D" w:rsidRDefault="00711B7D" w:rsidP="00711B7D">
            <w:pPr>
              <w:pStyle w:val="GOSTTablenorm"/>
              <w:rPr>
                <w:szCs w:val="22"/>
              </w:rPr>
            </w:pPr>
            <w:r>
              <w:rPr>
                <w:szCs w:val="22"/>
              </w:rPr>
              <w:t>-</w:t>
            </w:r>
          </w:p>
        </w:tc>
      </w:tr>
      <w:tr w:rsidR="00711B7D" w:rsidRPr="006960F1" w14:paraId="3810D93E" w14:textId="77777777" w:rsidTr="00711B7D">
        <w:tc>
          <w:tcPr>
            <w:tcW w:w="1125" w:type="pct"/>
            <w:tcBorders>
              <w:top w:val="single" w:sz="4" w:space="0" w:color="auto"/>
              <w:left w:val="single" w:sz="4" w:space="0" w:color="auto"/>
              <w:bottom w:val="single" w:sz="4" w:space="0" w:color="auto"/>
              <w:right w:val="single" w:sz="4" w:space="0" w:color="auto"/>
            </w:tcBorders>
          </w:tcPr>
          <w:p w14:paraId="47AD5E05" w14:textId="5C8A0D5C" w:rsidR="00711B7D" w:rsidRDefault="00711B7D" w:rsidP="00711B7D">
            <w:pPr>
              <w:pStyle w:val="GOSTTablenorm"/>
            </w:pPr>
            <w:r w:rsidRPr="00761940">
              <w:rPr>
                <w:szCs w:val="22"/>
              </w:rPr>
              <w:t>Остаток</w:t>
            </w:r>
            <w:r>
              <w:rPr>
                <w:szCs w:val="22"/>
              </w:rPr>
              <w:t>_Дт</w:t>
            </w:r>
          </w:p>
        </w:tc>
        <w:tc>
          <w:tcPr>
            <w:tcW w:w="273" w:type="pct"/>
            <w:tcBorders>
              <w:top w:val="single" w:sz="4" w:space="0" w:color="auto"/>
              <w:left w:val="single" w:sz="4" w:space="0" w:color="auto"/>
              <w:bottom w:val="single" w:sz="4" w:space="0" w:color="auto"/>
              <w:right w:val="single" w:sz="4" w:space="0" w:color="auto"/>
            </w:tcBorders>
          </w:tcPr>
          <w:p w14:paraId="60FCC8DF" w14:textId="498333B9" w:rsidR="00711B7D" w:rsidRDefault="00711B7D" w:rsidP="00711B7D">
            <w:pPr>
              <w:pStyle w:val="GOSTTablenorm"/>
            </w:pPr>
            <w:r>
              <w:rPr>
                <w:szCs w:val="22"/>
              </w:rPr>
              <w:t>нет</w:t>
            </w:r>
          </w:p>
        </w:tc>
        <w:tc>
          <w:tcPr>
            <w:tcW w:w="1127" w:type="pct"/>
            <w:tcBorders>
              <w:top w:val="single" w:sz="4" w:space="0" w:color="auto"/>
              <w:left w:val="single" w:sz="4" w:space="0" w:color="auto"/>
              <w:bottom w:val="single" w:sz="4" w:space="0" w:color="auto"/>
              <w:right w:val="single" w:sz="4" w:space="0" w:color="auto"/>
            </w:tcBorders>
          </w:tcPr>
          <w:p w14:paraId="5CB2F1CB" w14:textId="1E7C24BA" w:rsidR="00711B7D" w:rsidRDefault="00711B7D" w:rsidP="00711B7D">
            <w:pPr>
              <w:pStyle w:val="GOSTTablenorm"/>
              <w:ind w:left="0"/>
              <w:rPr>
                <w:szCs w:val="22"/>
              </w:rPr>
            </w:pPr>
            <w:r w:rsidRPr="00A71477">
              <w:rPr>
                <w:szCs w:val="22"/>
              </w:rPr>
              <w:t>Сумма остатка в единицах валюты учета (в рублях), с точностью 2 знака после запятой</w:t>
            </w:r>
          </w:p>
        </w:tc>
        <w:tc>
          <w:tcPr>
            <w:tcW w:w="1127" w:type="pct"/>
            <w:gridSpan w:val="2"/>
            <w:tcBorders>
              <w:top w:val="single" w:sz="4" w:space="0" w:color="auto"/>
              <w:left w:val="single" w:sz="4" w:space="0" w:color="auto"/>
              <w:bottom w:val="single" w:sz="4" w:space="0" w:color="auto"/>
              <w:right w:val="single" w:sz="4" w:space="0" w:color="auto"/>
            </w:tcBorders>
          </w:tcPr>
          <w:p w14:paraId="57F2F055" w14:textId="672F2FD3" w:rsidR="00711B7D" w:rsidRPr="001C2B07" w:rsidRDefault="00711B7D" w:rsidP="00711B7D">
            <w:pPr>
              <w:pStyle w:val="GOSTTablenorm"/>
              <w:ind w:left="0"/>
              <w:rPr>
                <w:b/>
                <w:lang w:val="en-US"/>
              </w:rPr>
            </w:pPr>
            <w:r w:rsidRPr="0096476E">
              <w:rPr>
                <w:szCs w:val="22"/>
                <w:lang w:val="en-US"/>
              </w:rPr>
              <w:t>FS_PUIO_D070_LIST:reminderDebit</w:t>
            </w:r>
          </w:p>
        </w:tc>
        <w:tc>
          <w:tcPr>
            <w:tcW w:w="1348" w:type="pct"/>
            <w:gridSpan w:val="2"/>
            <w:tcBorders>
              <w:top w:val="single" w:sz="4" w:space="0" w:color="auto"/>
              <w:left w:val="single" w:sz="4" w:space="0" w:color="auto"/>
              <w:bottom w:val="single" w:sz="4" w:space="0" w:color="auto"/>
              <w:right w:val="single" w:sz="4" w:space="0" w:color="auto"/>
            </w:tcBorders>
          </w:tcPr>
          <w:p w14:paraId="1DFAC2D3" w14:textId="1BB2F942" w:rsidR="00711B7D" w:rsidRDefault="00711B7D" w:rsidP="00711B7D">
            <w:pPr>
              <w:pStyle w:val="GOSTTablenorm"/>
              <w:rPr>
                <w:szCs w:val="22"/>
              </w:rPr>
            </w:pPr>
            <w:r>
              <w:rPr>
                <w:szCs w:val="22"/>
              </w:rPr>
              <w:t>-</w:t>
            </w:r>
          </w:p>
        </w:tc>
      </w:tr>
      <w:tr w:rsidR="00711B7D" w:rsidRPr="006960F1" w14:paraId="47A62280" w14:textId="77777777" w:rsidTr="00711B7D">
        <w:tc>
          <w:tcPr>
            <w:tcW w:w="1125" w:type="pct"/>
            <w:tcBorders>
              <w:top w:val="single" w:sz="4" w:space="0" w:color="auto"/>
              <w:left w:val="single" w:sz="4" w:space="0" w:color="auto"/>
              <w:bottom w:val="single" w:sz="4" w:space="0" w:color="auto"/>
              <w:right w:val="single" w:sz="4" w:space="0" w:color="auto"/>
            </w:tcBorders>
          </w:tcPr>
          <w:p w14:paraId="796AE906" w14:textId="34078EB7" w:rsidR="00711B7D" w:rsidRDefault="00711B7D" w:rsidP="00711B7D">
            <w:pPr>
              <w:pStyle w:val="GOSTTablenorm"/>
            </w:pPr>
            <w:r w:rsidRPr="00761940">
              <w:rPr>
                <w:szCs w:val="22"/>
              </w:rPr>
              <w:t>Остаток</w:t>
            </w:r>
            <w:r>
              <w:rPr>
                <w:szCs w:val="22"/>
              </w:rPr>
              <w:t>_Кт</w:t>
            </w:r>
          </w:p>
        </w:tc>
        <w:tc>
          <w:tcPr>
            <w:tcW w:w="273" w:type="pct"/>
            <w:tcBorders>
              <w:top w:val="single" w:sz="4" w:space="0" w:color="auto"/>
              <w:left w:val="single" w:sz="4" w:space="0" w:color="auto"/>
              <w:bottom w:val="single" w:sz="4" w:space="0" w:color="auto"/>
              <w:right w:val="single" w:sz="4" w:space="0" w:color="auto"/>
            </w:tcBorders>
          </w:tcPr>
          <w:p w14:paraId="157A92A7" w14:textId="0209D05C" w:rsidR="00711B7D" w:rsidRDefault="00711B7D" w:rsidP="00711B7D">
            <w:pPr>
              <w:pStyle w:val="GOSTTablenorm"/>
            </w:pPr>
            <w:r>
              <w:rPr>
                <w:szCs w:val="22"/>
              </w:rPr>
              <w:t>нет</w:t>
            </w:r>
          </w:p>
        </w:tc>
        <w:tc>
          <w:tcPr>
            <w:tcW w:w="1127" w:type="pct"/>
            <w:tcBorders>
              <w:top w:val="single" w:sz="4" w:space="0" w:color="auto"/>
              <w:left w:val="single" w:sz="4" w:space="0" w:color="auto"/>
              <w:bottom w:val="single" w:sz="4" w:space="0" w:color="auto"/>
              <w:right w:val="single" w:sz="4" w:space="0" w:color="auto"/>
            </w:tcBorders>
          </w:tcPr>
          <w:p w14:paraId="1A58D3BB" w14:textId="6ADF40B3" w:rsidR="00711B7D" w:rsidRDefault="00711B7D" w:rsidP="00711B7D">
            <w:pPr>
              <w:pStyle w:val="GOSTTablenorm"/>
              <w:ind w:left="0"/>
              <w:rPr>
                <w:szCs w:val="22"/>
              </w:rPr>
            </w:pPr>
            <w:r w:rsidRPr="00A71477">
              <w:rPr>
                <w:szCs w:val="22"/>
              </w:rPr>
              <w:t>Сумма остатка в единицах валюты учета (в рублях), с точностью 2 знака после запятой</w:t>
            </w:r>
          </w:p>
        </w:tc>
        <w:tc>
          <w:tcPr>
            <w:tcW w:w="1127" w:type="pct"/>
            <w:gridSpan w:val="2"/>
            <w:tcBorders>
              <w:top w:val="single" w:sz="4" w:space="0" w:color="auto"/>
              <w:left w:val="single" w:sz="4" w:space="0" w:color="auto"/>
              <w:bottom w:val="single" w:sz="4" w:space="0" w:color="auto"/>
              <w:right w:val="single" w:sz="4" w:space="0" w:color="auto"/>
            </w:tcBorders>
          </w:tcPr>
          <w:p w14:paraId="5CBF7636" w14:textId="61846A5C" w:rsidR="00711B7D" w:rsidRPr="001C2B07" w:rsidRDefault="00711B7D" w:rsidP="00711B7D">
            <w:pPr>
              <w:pStyle w:val="GOSTTablenorm"/>
              <w:ind w:left="0"/>
              <w:rPr>
                <w:b/>
                <w:lang w:val="en-US"/>
              </w:rPr>
            </w:pPr>
            <w:r w:rsidRPr="0096476E">
              <w:rPr>
                <w:szCs w:val="22"/>
                <w:lang w:val="en-US"/>
              </w:rPr>
              <w:t>FS_PUIO_D070_LIST:reminderCredit</w:t>
            </w:r>
          </w:p>
        </w:tc>
        <w:tc>
          <w:tcPr>
            <w:tcW w:w="1348" w:type="pct"/>
            <w:gridSpan w:val="2"/>
            <w:tcBorders>
              <w:top w:val="single" w:sz="4" w:space="0" w:color="auto"/>
              <w:left w:val="single" w:sz="4" w:space="0" w:color="auto"/>
              <w:bottom w:val="single" w:sz="4" w:space="0" w:color="auto"/>
              <w:right w:val="single" w:sz="4" w:space="0" w:color="auto"/>
            </w:tcBorders>
          </w:tcPr>
          <w:p w14:paraId="3826E82F" w14:textId="62DFDDE7" w:rsidR="00711B7D" w:rsidRDefault="00711B7D" w:rsidP="00711B7D">
            <w:pPr>
              <w:pStyle w:val="GOSTTablenorm"/>
              <w:rPr>
                <w:szCs w:val="22"/>
              </w:rPr>
            </w:pPr>
            <w:r>
              <w:rPr>
                <w:szCs w:val="22"/>
              </w:rPr>
              <w:t>-</w:t>
            </w:r>
          </w:p>
        </w:tc>
      </w:tr>
      <w:tr w:rsidR="00711B7D" w:rsidRPr="006960F1" w14:paraId="171F9F85" w14:textId="77777777" w:rsidTr="00711B7D">
        <w:tc>
          <w:tcPr>
            <w:tcW w:w="1125" w:type="pct"/>
            <w:tcBorders>
              <w:top w:val="single" w:sz="4" w:space="0" w:color="auto"/>
              <w:left w:val="single" w:sz="4" w:space="0" w:color="auto"/>
              <w:bottom w:val="single" w:sz="4" w:space="0" w:color="auto"/>
              <w:right w:val="single" w:sz="4" w:space="0" w:color="auto"/>
            </w:tcBorders>
          </w:tcPr>
          <w:p w14:paraId="4B8650A8" w14:textId="212A9F86" w:rsidR="00711B7D" w:rsidRDefault="00711B7D" w:rsidP="00711B7D">
            <w:pPr>
              <w:pStyle w:val="GOSTTablenorm"/>
            </w:pPr>
            <w:r w:rsidRPr="00A71477">
              <w:rPr>
                <w:szCs w:val="22"/>
              </w:rPr>
              <w:t>Счет</w:t>
            </w:r>
            <w:r>
              <w:rPr>
                <w:szCs w:val="22"/>
              </w:rPr>
              <w:t>_</w:t>
            </w:r>
            <w:r w:rsidRPr="00A71477">
              <w:rPr>
                <w:szCs w:val="22"/>
              </w:rPr>
              <w:t>бухучет</w:t>
            </w:r>
            <w:r>
              <w:rPr>
                <w:szCs w:val="22"/>
              </w:rPr>
              <w:t>_</w:t>
            </w:r>
            <w:r w:rsidRPr="00A71477">
              <w:rPr>
                <w:szCs w:val="22"/>
              </w:rPr>
              <w:t>Дт</w:t>
            </w:r>
          </w:p>
        </w:tc>
        <w:tc>
          <w:tcPr>
            <w:tcW w:w="273" w:type="pct"/>
            <w:tcBorders>
              <w:top w:val="single" w:sz="4" w:space="0" w:color="auto"/>
              <w:left w:val="single" w:sz="4" w:space="0" w:color="auto"/>
              <w:bottom w:val="single" w:sz="4" w:space="0" w:color="auto"/>
              <w:right w:val="single" w:sz="4" w:space="0" w:color="auto"/>
            </w:tcBorders>
          </w:tcPr>
          <w:p w14:paraId="7AD113CC" w14:textId="265F1A36" w:rsidR="00711B7D" w:rsidRDefault="00711B7D" w:rsidP="00711B7D">
            <w:pPr>
              <w:pStyle w:val="GOSTTablenorm"/>
            </w:pPr>
            <w:r>
              <w:rPr>
                <w:szCs w:val="22"/>
              </w:rPr>
              <w:t>нет</w:t>
            </w:r>
          </w:p>
        </w:tc>
        <w:tc>
          <w:tcPr>
            <w:tcW w:w="1127" w:type="pct"/>
            <w:tcBorders>
              <w:top w:val="single" w:sz="4" w:space="0" w:color="auto"/>
              <w:left w:val="single" w:sz="4" w:space="0" w:color="auto"/>
              <w:bottom w:val="single" w:sz="4" w:space="0" w:color="auto"/>
              <w:right w:val="single" w:sz="4" w:space="0" w:color="auto"/>
            </w:tcBorders>
          </w:tcPr>
          <w:p w14:paraId="41F15FFC" w14:textId="5C41524C" w:rsidR="00711B7D" w:rsidRDefault="00711B7D" w:rsidP="00711B7D">
            <w:pPr>
              <w:pStyle w:val="GOSTTablenorm"/>
              <w:ind w:left="0"/>
              <w:rPr>
                <w:szCs w:val="22"/>
              </w:rPr>
            </w:pPr>
            <w:r w:rsidRPr="00A71477">
              <w:rPr>
                <w:szCs w:val="22"/>
              </w:rPr>
              <w:t xml:space="preserve">Указывается </w:t>
            </w:r>
            <w:r>
              <w:rPr>
                <w:szCs w:val="22"/>
              </w:rPr>
              <w:t>код счета казначейского учета (</w:t>
            </w:r>
            <w:r w:rsidRPr="00A71477">
              <w:rPr>
                <w:szCs w:val="22"/>
              </w:rPr>
              <w:t>номер</w:t>
            </w:r>
            <w:r>
              <w:rPr>
                <w:szCs w:val="22"/>
              </w:rPr>
              <w:t xml:space="preserve"> забалансового</w:t>
            </w:r>
            <w:r w:rsidRPr="00A71477">
              <w:rPr>
                <w:szCs w:val="22"/>
              </w:rPr>
              <w:t xml:space="preserve"> счета</w:t>
            </w:r>
            <w:r>
              <w:rPr>
                <w:szCs w:val="22"/>
              </w:rPr>
              <w:t xml:space="preserve">) - </w:t>
            </w:r>
            <w:r w:rsidRPr="00A71477">
              <w:rPr>
                <w:szCs w:val="22"/>
              </w:rPr>
              <w:t>показатель состояния лицевого счета</w:t>
            </w:r>
          </w:p>
        </w:tc>
        <w:tc>
          <w:tcPr>
            <w:tcW w:w="1127" w:type="pct"/>
            <w:gridSpan w:val="2"/>
            <w:tcBorders>
              <w:top w:val="single" w:sz="4" w:space="0" w:color="auto"/>
              <w:left w:val="single" w:sz="4" w:space="0" w:color="auto"/>
              <w:bottom w:val="single" w:sz="4" w:space="0" w:color="auto"/>
              <w:right w:val="single" w:sz="4" w:space="0" w:color="auto"/>
            </w:tcBorders>
          </w:tcPr>
          <w:p w14:paraId="63FC2F85" w14:textId="1A44EEA8" w:rsidR="00711B7D" w:rsidRPr="001C2B07" w:rsidRDefault="00711B7D" w:rsidP="00711B7D">
            <w:pPr>
              <w:pStyle w:val="GOSTTablenorm"/>
              <w:ind w:left="0"/>
              <w:rPr>
                <w:b/>
                <w:lang w:val="en-US"/>
              </w:rPr>
            </w:pPr>
            <w:r w:rsidRPr="0096476E">
              <w:rPr>
                <w:szCs w:val="22"/>
                <w:lang w:val="en-US"/>
              </w:rPr>
              <w:t>FS_PUIO_D070_LIST:persAccIndicator</w:t>
            </w:r>
          </w:p>
        </w:tc>
        <w:tc>
          <w:tcPr>
            <w:tcW w:w="1348" w:type="pct"/>
            <w:gridSpan w:val="2"/>
            <w:tcBorders>
              <w:top w:val="single" w:sz="4" w:space="0" w:color="auto"/>
              <w:left w:val="single" w:sz="4" w:space="0" w:color="auto"/>
              <w:bottom w:val="single" w:sz="4" w:space="0" w:color="auto"/>
              <w:right w:val="single" w:sz="4" w:space="0" w:color="auto"/>
            </w:tcBorders>
          </w:tcPr>
          <w:p w14:paraId="5CB7ED83" w14:textId="2BA5176F" w:rsidR="00711B7D" w:rsidRDefault="00711B7D" w:rsidP="00711B7D">
            <w:pPr>
              <w:pStyle w:val="GOSTTablenorm"/>
              <w:rPr>
                <w:szCs w:val="22"/>
              </w:rPr>
            </w:pPr>
            <w:r>
              <w:rPr>
                <w:szCs w:val="22"/>
              </w:rPr>
              <w:t>-</w:t>
            </w:r>
          </w:p>
        </w:tc>
      </w:tr>
      <w:tr w:rsidR="00711B7D" w:rsidRPr="006960F1" w14:paraId="03A6FDDA" w14:textId="77777777" w:rsidTr="00711B7D">
        <w:tc>
          <w:tcPr>
            <w:tcW w:w="1125" w:type="pct"/>
            <w:tcBorders>
              <w:top w:val="single" w:sz="4" w:space="0" w:color="auto"/>
              <w:left w:val="single" w:sz="4" w:space="0" w:color="auto"/>
              <w:bottom w:val="single" w:sz="4" w:space="0" w:color="auto"/>
              <w:right w:val="single" w:sz="4" w:space="0" w:color="auto"/>
            </w:tcBorders>
          </w:tcPr>
          <w:p w14:paraId="33377E7E" w14:textId="3AD49308" w:rsidR="00711B7D" w:rsidRDefault="00711B7D" w:rsidP="00711B7D">
            <w:pPr>
              <w:pStyle w:val="GOSTTablenorm"/>
            </w:pPr>
            <w:r w:rsidRPr="00A71477">
              <w:rPr>
                <w:szCs w:val="22"/>
              </w:rPr>
              <w:t>Код</w:t>
            </w:r>
            <w:r>
              <w:rPr>
                <w:szCs w:val="22"/>
              </w:rPr>
              <w:t>_</w:t>
            </w:r>
            <w:r w:rsidRPr="00A71477">
              <w:rPr>
                <w:szCs w:val="22"/>
              </w:rPr>
              <w:t xml:space="preserve">цели </w:t>
            </w:r>
          </w:p>
        </w:tc>
        <w:tc>
          <w:tcPr>
            <w:tcW w:w="273" w:type="pct"/>
            <w:tcBorders>
              <w:top w:val="single" w:sz="4" w:space="0" w:color="auto"/>
              <w:left w:val="single" w:sz="4" w:space="0" w:color="auto"/>
              <w:bottom w:val="single" w:sz="4" w:space="0" w:color="auto"/>
              <w:right w:val="single" w:sz="4" w:space="0" w:color="auto"/>
            </w:tcBorders>
          </w:tcPr>
          <w:p w14:paraId="72FC850E" w14:textId="28EBA8AD" w:rsidR="00711B7D" w:rsidRDefault="00711B7D" w:rsidP="00711B7D">
            <w:pPr>
              <w:pStyle w:val="GOSTTablenorm"/>
            </w:pPr>
            <w:r>
              <w:rPr>
                <w:szCs w:val="22"/>
              </w:rPr>
              <w:t>да</w:t>
            </w:r>
          </w:p>
        </w:tc>
        <w:tc>
          <w:tcPr>
            <w:tcW w:w="1127" w:type="pct"/>
            <w:tcBorders>
              <w:top w:val="single" w:sz="4" w:space="0" w:color="auto"/>
              <w:left w:val="single" w:sz="4" w:space="0" w:color="auto"/>
              <w:bottom w:val="single" w:sz="4" w:space="0" w:color="auto"/>
              <w:right w:val="single" w:sz="4" w:space="0" w:color="auto"/>
            </w:tcBorders>
          </w:tcPr>
          <w:p w14:paraId="5C896FC2" w14:textId="2A576E26" w:rsidR="00711B7D" w:rsidRDefault="00711B7D" w:rsidP="00711B7D">
            <w:pPr>
              <w:pStyle w:val="GOSTTablenorm"/>
              <w:ind w:left="0"/>
              <w:rPr>
                <w:szCs w:val="22"/>
              </w:rPr>
            </w:pPr>
            <w:r w:rsidRPr="00A71477">
              <w:rPr>
                <w:szCs w:val="22"/>
              </w:rPr>
              <w:t>Указывается значение ан</w:t>
            </w:r>
            <w:r>
              <w:rPr>
                <w:szCs w:val="22"/>
              </w:rPr>
              <w:t xml:space="preserve">алитического </w:t>
            </w:r>
            <w:r w:rsidRPr="00367B19">
              <w:rPr>
                <w:szCs w:val="22"/>
              </w:rPr>
              <w:t>признака «Код целевых средств» для передающего и принимающего</w:t>
            </w:r>
          </w:p>
        </w:tc>
        <w:tc>
          <w:tcPr>
            <w:tcW w:w="1127" w:type="pct"/>
            <w:gridSpan w:val="2"/>
            <w:tcBorders>
              <w:top w:val="single" w:sz="4" w:space="0" w:color="auto"/>
              <w:left w:val="single" w:sz="4" w:space="0" w:color="auto"/>
              <w:bottom w:val="single" w:sz="4" w:space="0" w:color="auto"/>
              <w:right w:val="single" w:sz="4" w:space="0" w:color="auto"/>
            </w:tcBorders>
          </w:tcPr>
          <w:p w14:paraId="1F91411E" w14:textId="44B97832" w:rsidR="00711B7D" w:rsidRPr="001C2B07" w:rsidRDefault="00711B7D" w:rsidP="00711B7D">
            <w:pPr>
              <w:pStyle w:val="GOSTTablenorm"/>
              <w:ind w:left="0"/>
              <w:rPr>
                <w:b/>
                <w:lang w:val="en-US"/>
              </w:rPr>
            </w:pPr>
            <w:r w:rsidRPr="0096476E">
              <w:rPr>
                <w:szCs w:val="22"/>
                <w:lang w:val="en-US"/>
              </w:rPr>
              <w:t>FS_PUIO_D070_LIST:subsidyCode</w:t>
            </w:r>
          </w:p>
        </w:tc>
        <w:tc>
          <w:tcPr>
            <w:tcW w:w="1348" w:type="pct"/>
            <w:gridSpan w:val="2"/>
            <w:tcBorders>
              <w:top w:val="single" w:sz="4" w:space="0" w:color="auto"/>
              <w:left w:val="single" w:sz="4" w:space="0" w:color="auto"/>
              <w:bottom w:val="single" w:sz="4" w:space="0" w:color="auto"/>
              <w:right w:val="single" w:sz="4" w:space="0" w:color="auto"/>
            </w:tcBorders>
          </w:tcPr>
          <w:p w14:paraId="227BD4FF" w14:textId="5DEE8BEE" w:rsidR="00711B7D" w:rsidRDefault="00711B7D" w:rsidP="00711B7D">
            <w:pPr>
              <w:pStyle w:val="GOSTTablenorm"/>
              <w:rPr>
                <w:szCs w:val="22"/>
              </w:rPr>
            </w:pPr>
            <w:r>
              <w:rPr>
                <w:szCs w:val="22"/>
              </w:rPr>
              <w:t>-</w:t>
            </w:r>
          </w:p>
        </w:tc>
      </w:tr>
      <w:tr w:rsidR="00711B7D" w:rsidRPr="006960F1" w14:paraId="4DCB4AB5" w14:textId="77777777" w:rsidTr="00711B7D">
        <w:tc>
          <w:tcPr>
            <w:tcW w:w="1125" w:type="pct"/>
            <w:tcBorders>
              <w:top w:val="single" w:sz="4" w:space="0" w:color="auto"/>
              <w:left w:val="single" w:sz="4" w:space="0" w:color="auto"/>
              <w:bottom w:val="single" w:sz="4" w:space="0" w:color="auto"/>
              <w:right w:val="single" w:sz="4" w:space="0" w:color="auto"/>
            </w:tcBorders>
          </w:tcPr>
          <w:p w14:paraId="6965A101" w14:textId="33C286E8" w:rsidR="00711B7D" w:rsidRDefault="00711B7D" w:rsidP="00711B7D">
            <w:pPr>
              <w:pStyle w:val="GOSTTablenorm"/>
            </w:pPr>
            <w:r w:rsidRPr="00A71477">
              <w:rPr>
                <w:szCs w:val="22"/>
              </w:rPr>
              <w:t>ОКТМО</w:t>
            </w:r>
          </w:p>
        </w:tc>
        <w:tc>
          <w:tcPr>
            <w:tcW w:w="273" w:type="pct"/>
            <w:tcBorders>
              <w:top w:val="single" w:sz="4" w:space="0" w:color="auto"/>
              <w:left w:val="single" w:sz="4" w:space="0" w:color="auto"/>
              <w:bottom w:val="single" w:sz="4" w:space="0" w:color="auto"/>
              <w:right w:val="single" w:sz="4" w:space="0" w:color="auto"/>
            </w:tcBorders>
          </w:tcPr>
          <w:p w14:paraId="7ADE8F68" w14:textId="4644A0E7" w:rsidR="00711B7D" w:rsidRDefault="00711B7D" w:rsidP="00711B7D">
            <w:pPr>
              <w:pStyle w:val="GOSTTablenorm"/>
            </w:pPr>
            <w:r>
              <w:rPr>
                <w:szCs w:val="22"/>
              </w:rPr>
              <w:t>да</w:t>
            </w:r>
          </w:p>
        </w:tc>
        <w:tc>
          <w:tcPr>
            <w:tcW w:w="1127" w:type="pct"/>
            <w:tcBorders>
              <w:top w:val="single" w:sz="4" w:space="0" w:color="auto"/>
              <w:left w:val="single" w:sz="4" w:space="0" w:color="auto"/>
              <w:bottom w:val="single" w:sz="4" w:space="0" w:color="auto"/>
              <w:right w:val="single" w:sz="4" w:space="0" w:color="auto"/>
            </w:tcBorders>
          </w:tcPr>
          <w:p w14:paraId="47308623" w14:textId="3AB81A4F" w:rsidR="00711B7D" w:rsidRDefault="00711B7D" w:rsidP="00711B7D">
            <w:pPr>
              <w:pStyle w:val="GOSTTablenorm"/>
              <w:ind w:left="0"/>
              <w:rPr>
                <w:szCs w:val="22"/>
              </w:rPr>
            </w:pPr>
            <w:r w:rsidRPr="00A71477">
              <w:rPr>
                <w:szCs w:val="22"/>
              </w:rPr>
              <w:t xml:space="preserve">Указывается значение </w:t>
            </w:r>
            <w:r w:rsidRPr="00367B19">
              <w:rPr>
                <w:szCs w:val="22"/>
              </w:rPr>
              <w:t>аналитического признака «OKTMO»: «OKTMO_КС_передающий» или «OKTMO_КС_принимающий»</w:t>
            </w:r>
          </w:p>
        </w:tc>
        <w:tc>
          <w:tcPr>
            <w:tcW w:w="1127" w:type="pct"/>
            <w:gridSpan w:val="2"/>
            <w:tcBorders>
              <w:top w:val="single" w:sz="4" w:space="0" w:color="auto"/>
              <w:left w:val="single" w:sz="4" w:space="0" w:color="auto"/>
              <w:bottom w:val="single" w:sz="4" w:space="0" w:color="auto"/>
              <w:right w:val="single" w:sz="4" w:space="0" w:color="auto"/>
            </w:tcBorders>
          </w:tcPr>
          <w:p w14:paraId="2B96C236" w14:textId="72A1D01A" w:rsidR="00711B7D" w:rsidRPr="001C2B07" w:rsidRDefault="00711B7D" w:rsidP="00711B7D">
            <w:pPr>
              <w:pStyle w:val="GOSTTablenorm"/>
              <w:ind w:left="0"/>
              <w:rPr>
                <w:b/>
                <w:lang w:val="en-US"/>
              </w:rPr>
            </w:pPr>
            <w:r w:rsidRPr="0096476E">
              <w:rPr>
                <w:szCs w:val="22"/>
                <w:lang w:val="en-US"/>
              </w:rPr>
              <w:t>FS_PUIO_D070_LIST:oktmo</w:t>
            </w:r>
          </w:p>
        </w:tc>
        <w:tc>
          <w:tcPr>
            <w:tcW w:w="1348" w:type="pct"/>
            <w:gridSpan w:val="2"/>
            <w:tcBorders>
              <w:top w:val="single" w:sz="4" w:space="0" w:color="auto"/>
              <w:left w:val="single" w:sz="4" w:space="0" w:color="auto"/>
              <w:bottom w:val="single" w:sz="4" w:space="0" w:color="auto"/>
              <w:right w:val="single" w:sz="4" w:space="0" w:color="auto"/>
            </w:tcBorders>
          </w:tcPr>
          <w:p w14:paraId="51A54EC2" w14:textId="66ED0940" w:rsidR="00711B7D" w:rsidRDefault="00711B7D" w:rsidP="00711B7D">
            <w:pPr>
              <w:pStyle w:val="GOSTTablenorm"/>
              <w:rPr>
                <w:szCs w:val="22"/>
              </w:rPr>
            </w:pPr>
            <w:r>
              <w:rPr>
                <w:szCs w:val="22"/>
              </w:rPr>
              <w:t>-</w:t>
            </w:r>
          </w:p>
        </w:tc>
      </w:tr>
      <w:tr w:rsidR="00711B7D" w:rsidRPr="006960F1" w14:paraId="43B76374" w14:textId="77777777" w:rsidTr="00711B7D">
        <w:tc>
          <w:tcPr>
            <w:tcW w:w="1125" w:type="pct"/>
            <w:tcBorders>
              <w:top w:val="single" w:sz="4" w:space="0" w:color="auto"/>
              <w:left w:val="single" w:sz="4" w:space="0" w:color="auto"/>
              <w:bottom w:val="single" w:sz="4" w:space="0" w:color="auto"/>
              <w:right w:val="single" w:sz="4" w:space="0" w:color="auto"/>
            </w:tcBorders>
          </w:tcPr>
          <w:p w14:paraId="0AFDE09E" w14:textId="7F0806D7" w:rsidR="00711B7D" w:rsidRDefault="00711B7D" w:rsidP="00711B7D">
            <w:pPr>
              <w:pStyle w:val="GOSTTablenorm"/>
            </w:pPr>
            <w:r>
              <w:rPr>
                <w:szCs w:val="22"/>
              </w:rPr>
              <w:t>Заключительные_обороты</w:t>
            </w:r>
          </w:p>
        </w:tc>
        <w:tc>
          <w:tcPr>
            <w:tcW w:w="273" w:type="pct"/>
            <w:tcBorders>
              <w:top w:val="single" w:sz="4" w:space="0" w:color="auto"/>
              <w:left w:val="single" w:sz="4" w:space="0" w:color="auto"/>
              <w:bottom w:val="single" w:sz="4" w:space="0" w:color="auto"/>
              <w:right w:val="single" w:sz="4" w:space="0" w:color="auto"/>
            </w:tcBorders>
          </w:tcPr>
          <w:p w14:paraId="489EBF3A" w14:textId="57F4E291" w:rsidR="00711B7D" w:rsidRDefault="00711B7D" w:rsidP="00711B7D">
            <w:pPr>
              <w:pStyle w:val="GOSTTablenorm"/>
            </w:pPr>
            <w:r>
              <w:rPr>
                <w:szCs w:val="22"/>
              </w:rPr>
              <w:t>нет</w:t>
            </w:r>
          </w:p>
        </w:tc>
        <w:tc>
          <w:tcPr>
            <w:tcW w:w="1127" w:type="pct"/>
            <w:tcBorders>
              <w:top w:val="single" w:sz="4" w:space="0" w:color="auto"/>
              <w:left w:val="single" w:sz="4" w:space="0" w:color="auto"/>
              <w:bottom w:val="single" w:sz="4" w:space="0" w:color="auto"/>
              <w:right w:val="single" w:sz="4" w:space="0" w:color="auto"/>
            </w:tcBorders>
          </w:tcPr>
          <w:p w14:paraId="0D1AE5E5" w14:textId="106BD3C4" w:rsidR="00711B7D" w:rsidRDefault="00711B7D" w:rsidP="00711B7D">
            <w:pPr>
              <w:pStyle w:val="GOSTTablenorm"/>
              <w:ind w:left="0"/>
              <w:rPr>
                <w:szCs w:val="22"/>
              </w:rPr>
            </w:pPr>
            <w:r w:rsidRPr="00A71477">
              <w:rPr>
                <w:szCs w:val="22"/>
              </w:rPr>
              <w:t>Указывается значение аналитического признака «ЗО»</w:t>
            </w:r>
          </w:p>
        </w:tc>
        <w:tc>
          <w:tcPr>
            <w:tcW w:w="1127" w:type="pct"/>
            <w:gridSpan w:val="2"/>
            <w:tcBorders>
              <w:top w:val="single" w:sz="4" w:space="0" w:color="auto"/>
              <w:left w:val="single" w:sz="4" w:space="0" w:color="auto"/>
              <w:bottom w:val="single" w:sz="4" w:space="0" w:color="auto"/>
              <w:right w:val="single" w:sz="4" w:space="0" w:color="auto"/>
            </w:tcBorders>
          </w:tcPr>
          <w:p w14:paraId="5BF24327" w14:textId="26FDBDB1" w:rsidR="00711B7D" w:rsidRPr="001C2B07" w:rsidRDefault="00711B7D" w:rsidP="00711B7D">
            <w:pPr>
              <w:pStyle w:val="GOSTTablenorm"/>
              <w:ind w:left="0"/>
              <w:rPr>
                <w:b/>
                <w:lang w:val="en-US"/>
              </w:rPr>
            </w:pPr>
            <w:r w:rsidRPr="0096476E">
              <w:rPr>
                <w:szCs w:val="22"/>
                <w:lang w:val="en-US"/>
              </w:rPr>
              <w:t>FS_PUIO_D070_LIST:closeTurnovers</w:t>
            </w:r>
          </w:p>
        </w:tc>
        <w:tc>
          <w:tcPr>
            <w:tcW w:w="1348" w:type="pct"/>
            <w:gridSpan w:val="2"/>
            <w:tcBorders>
              <w:top w:val="single" w:sz="4" w:space="0" w:color="auto"/>
              <w:left w:val="single" w:sz="4" w:space="0" w:color="auto"/>
              <w:bottom w:val="single" w:sz="4" w:space="0" w:color="auto"/>
              <w:right w:val="single" w:sz="4" w:space="0" w:color="auto"/>
            </w:tcBorders>
          </w:tcPr>
          <w:p w14:paraId="78071B83" w14:textId="42EA1834" w:rsidR="00711B7D" w:rsidRDefault="00711B7D" w:rsidP="00711B7D">
            <w:pPr>
              <w:pStyle w:val="GOSTTablenorm"/>
              <w:rPr>
                <w:szCs w:val="22"/>
              </w:rPr>
            </w:pPr>
            <w:r>
              <w:rPr>
                <w:szCs w:val="22"/>
              </w:rPr>
              <w:t>-</w:t>
            </w:r>
          </w:p>
        </w:tc>
      </w:tr>
      <w:tr w:rsidR="00711B7D" w:rsidRPr="006960F1" w14:paraId="65D1A37B" w14:textId="77777777" w:rsidTr="00711B7D">
        <w:tc>
          <w:tcPr>
            <w:tcW w:w="1125" w:type="pct"/>
            <w:tcBorders>
              <w:top w:val="single" w:sz="4" w:space="0" w:color="auto"/>
              <w:left w:val="single" w:sz="4" w:space="0" w:color="auto"/>
              <w:bottom w:val="single" w:sz="4" w:space="0" w:color="auto"/>
              <w:right w:val="single" w:sz="4" w:space="0" w:color="auto"/>
            </w:tcBorders>
          </w:tcPr>
          <w:p w14:paraId="6D6F4483" w14:textId="06EAF6B5" w:rsidR="00711B7D" w:rsidRDefault="00711B7D" w:rsidP="00711B7D">
            <w:pPr>
              <w:pStyle w:val="GOSTTablenorm"/>
            </w:pPr>
            <w:r w:rsidRPr="00A71477">
              <w:rPr>
                <w:szCs w:val="22"/>
              </w:rPr>
              <w:t>ФАИП</w:t>
            </w:r>
          </w:p>
        </w:tc>
        <w:tc>
          <w:tcPr>
            <w:tcW w:w="273" w:type="pct"/>
            <w:tcBorders>
              <w:top w:val="single" w:sz="4" w:space="0" w:color="auto"/>
              <w:left w:val="single" w:sz="4" w:space="0" w:color="auto"/>
              <w:bottom w:val="single" w:sz="4" w:space="0" w:color="auto"/>
              <w:right w:val="single" w:sz="4" w:space="0" w:color="auto"/>
            </w:tcBorders>
          </w:tcPr>
          <w:p w14:paraId="60A43A97" w14:textId="5FF0FC52" w:rsidR="00711B7D" w:rsidRDefault="00711B7D" w:rsidP="00711B7D">
            <w:pPr>
              <w:pStyle w:val="GOSTTablenorm"/>
            </w:pPr>
            <w:r>
              <w:rPr>
                <w:szCs w:val="22"/>
              </w:rPr>
              <w:t>нет</w:t>
            </w:r>
          </w:p>
        </w:tc>
        <w:tc>
          <w:tcPr>
            <w:tcW w:w="1127" w:type="pct"/>
            <w:tcBorders>
              <w:top w:val="single" w:sz="4" w:space="0" w:color="auto"/>
              <w:left w:val="single" w:sz="4" w:space="0" w:color="auto"/>
              <w:bottom w:val="single" w:sz="4" w:space="0" w:color="auto"/>
              <w:right w:val="single" w:sz="4" w:space="0" w:color="auto"/>
            </w:tcBorders>
          </w:tcPr>
          <w:p w14:paraId="1768AD5E" w14:textId="7235F416" w:rsidR="00711B7D" w:rsidRDefault="00711B7D" w:rsidP="00711B7D">
            <w:pPr>
              <w:pStyle w:val="GOSTTablenorm"/>
              <w:ind w:left="0"/>
              <w:rPr>
                <w:szCs w:val="22"/>
              </w:rPr>
            </w:pPr>
            <w:r w:rsidRPr="00A71477">
              <w:rPr>
                <w:szCs w:val="22"/>
              </w:rPr>
              <w:t>Указывается значение аналитического признака «</w:t>
            </w:r>
            <w:r>
              <w:rPr>
                <w:szCs w:val="22"/>
              </w:rPr>
              <w:t>ОКС/КМИ</w:t>
            </w:r>
            <w:r w:rsidRPr="00A71477">
              <w:rPr>
                <w:szCs w:val="22"/>
              </w:rPr>
              <w:t>»</w:t>
            </w:r>
            <w:r>
              <w:rPr>
                <w:szCs w:val="22"/>
              </w:rPr>
              <w:t xml:space="preserve"> для передающего и принимающего</w:t>
            </w:r>
          </w:p>
        </w:tc>
        <w:tc>
          <w:tcPr>
            <w:tcW w:w="1127" w:type="pct"/>
            <w:gridSpan w:val="2"/>
            <w:tcBorders>
              <w:top w:val="single" w:sz="4" w:space="0" w:color="auto"/>
              <w:left w:val="single" w:sz="4" w:space="0" w:color="auto"/>
              <w:bottom w:val="single" w:sz="4" w:space="0" w:color="auto"/>
              <w:right w:val="single" w:sz="4" w:space="0" w:color="auto"/>
            </w:tcBorders>
          </w:tcPr>
          <w:p w14:paraId="25CFA1F4" w14:textId="0C59F893" w:rsidR="00711B7D" w:rsidRPr="001C2B07" w:rsidRDefault="00711B7D" w:rsidP="00711B7D">
            <w:pPr>
              <w:pStyle w:val="GOSTTablenorm"/>
              <w:ind w:left="0"/>
              <w:rPr>
                <w:b/>
                <w:lang w:val="en-US"/>
              </w:rPr>
            </w:pPr>
            <w:r w:rsidRPr="0096476E">
              <w:rPr>
                <w:szCs w:val="22"/>
                <w:lang w:val="en-US"/>
              </w:rPr>
              <w:t>FS_PUIO_D070_LIST:codeFAIP</w:t>
            </w:r>
          </w:p>
        </w:tc>
        <w:tc>
          <w:tcPr>
            <w:tcW w:w="1348" w:type="pct"/>
            <w:gridSpan w:val="2"/>
            <w:tcBorders>
              <w:top w:val="single" w:sz="4" w:space="0" w:color="auto"/>
              <w:left w:val="single" w:sz="4" w:space="0" w:color="auto"/>
              <w:bottom w:val="single" w:sz="4" w:space="0" w:color="auto"/>
              <w:right w:val="single" w:sz="4" w:space="0" w:color="auto"/>
            </w:tcBorders>
          </w:tcPr>
          <w:p w14:paraId="2984C6F6" w14:textId="5C83B298" w:rsidR="00711B7D" w:rsidRDefault="00711B7D" w:rsidP="00711B7D">
            <w:pPr>
              <w:pStyle w:val="GOSTTablenorm"/>
              <w:rPr>
                <w:szCs w:val="22"/>
              </w:rPr>
            </w:pPr>
            <w:r>
              <w:rPr>
                <w:szCs w:val="22"/>
              </w:rPr>
              <w:t>-</w:t>
            </w:r>
          </w:p>
        </w:tc>
      </w:tr>
      <w:tr w:rsidR="00711B7D" w:rsidRPr="006960F1" w14:paraId="637C40A1" w14:textId="77777777" w:rsidTr="00711B7D">
        <w:tc>
          <w:tcPr>
            <w:tcW w:w="1125" w:type="pct"/>
            <w:tcBorders>
              <w:top w:val="single" w:sz="4" w:space="0" w:color="auto"/>
              <w:left w:val="single" w:sz="4" w:space="0" w:color="auto"/>
              <w:bottom w:val="single" w:sz="4" w:space="0" w:color="auto"/>
              <w:right w:val="single" w:sz="4" w:space="0" w:color="auto"/>
            </w:tcBorders>
          </w:tcPr>
          <w:p w14:paraId="367996E7" w14:textId="450D70B9" w:rsidR="00711B7D" w:rsidRDefault="00711B7D" w:rsidP="00711B7D">
            <w:pPr>
              <w:pStyle w:val="GOSTTablenorm"/>
            </w:pPr>
            <w:r w:rsidRPr="00A71477">
              <w:rPr>
                <w:szCs w:val="22"/>
              </w:rPr>
              <w:t>Финансовый</w:t>
            </w:r>
            <w:r>
              <w:rPr>
                <w:szCs w:val="22"/>
              </w:rPr>
              <w:t>_</w:t>
            </w:r>
            <w:r w:rsidRPr="00A71477">
              <w:rPr>
                <w:szCs w:val="22"/>
              </w:rPr>
              <w:t>орган</w:t>
            </w:r>
          </w:p>
        </w:tc>
        <w:tc>
          <w:tcPr>
            <w:tcW w:w="273" w:type="pct"/>
            <w:tcBorders>
              <w:top w:val="single" w:sz="4" w:space="0" w:color="auto"/>
              <w:left w:val="single" w:sz="4" w:space="0" w:color="auto"/>
              <w:bottom w:val="single" w:sz="4" w:space="0" w:color="auto"/>
              <w:right w:val="single" w:sz="4" w:space="0" w:color="auto"/>
            </w:tcBorders>
          </w:tcPr>
          <w:p w14:paraId="719EE100" w14:textId="21ACDD33" w:rsidR="00711B7D" w:rsidRDefault="00711B7D" w:rsidP="00711B7D">
            <w:pPr>
              <w:pStyle w:val="GOSTTablenorm"/>
            </w:pPr>
            <w:r>
              <w:rPr>
                <w:szCs w:val="22"/>
              </w:rPr>
              <w:t>нет</w:t>
            </w:r>
          </w:p>
        </w:tc>
        <w:tc>
          <w:tcPr>
            <w:tcW w:w="1127" w:type="pct"/>
            <w:tcBorders>
              <w:top w:val="single" w:sz="4" w:space="0" w:color="auto"/>
              <w:left w:val="single" w:sz="4" w:space="0" w:color="auto"/>
              <w:bottom w:val="single" w:sz="4" w:space="0" w:color="auto"/>
              <w:right w:val="single" w:sz="4" w:space="0" w:color="auto"/>
            </w:tcBorders>
          </w:tcPr>
          <w:p w14:paraId="772AA8F8" w14:textId="6CECEC4C" w:rsidR="00711B7D" w:rsidRDefault="00711B7D" w:rsidP="00711B7D">
            <w:pPr>
              <w:pStyle w:val="GOSTTablenorm"/>
              <w:ind w:left="0"/>
              <w:rPr>
                <w:szCs w:val="22"/>
              </w:rPr>
            </w:pPr>
            <w:r w:rsidRPr="00A71477">
              <w:rPr>
                <w:szCs w:val="22"/>
              </w:rPr>
              <w:t>Указывается значение аналитического признака «ФО»</w:t>
            </w:r>
          </w:p>
        </w:tc>
        <w:tc>
          <w:tcPr>
            <w:tcW w:w="1127" w:type="pct"/>
            <w:gridSpan w:val="2"/>
            <w:tcBorders>
              <w:top w:val="single" w:sz="4" w:space="0" w:color="auto"/>
              <w:left w:val="single" w:sz="4" w:space="0" w:color="auto"/>
              <w:bottom w:val="single" w:sz="4" w:space="0" w:color="auto"/>
              <w:right w:val="single" w:sz="4" w:space="0" w:color="auto"/>
            </w:tcBorders>
          </w:tcPr>
          <w:p w14:paraId="3AA1288E" w14:textId="111BB871" w:rsidR="00711B7D" w:rsidRPr="001C2B07" w:rsidRDefault="00711B7D" w:rsidP="00711B7D">
            <w:pPr>
              <w:pStyle w:val="GOSTTablenorm"/>
              <w:ind w:left="0"/>
              <w:rPr>
                <w:b/>
                <w:lang w:val="en-US"/>
              </w:rPr>
            </w:pPr>
            <w:r w:rsidRPr="0096476E">
              <w:rPr>
                <w:szCs w:val="22"/>
                <w:lang w:val="en-US"/>
              </w:rPr>
              <w:t>FS_PUIO_D070_LIST:finOrgan</w:t>
            </w:r>
          </w:p>
        </w:tc>
        <w:tc>
          <w:tcPr>
            <w:tcW w:w="1348" w:type="pct"/>
            <w:gridSpan w:val="2"/>
            <w:tcBorders>
              <w:top w:val="single" w:sz="4" w:space="0" w:color="auto"/>
              <w:left w:val="single" w:sz="4" w:space="0" w:color="auto"/>
              <w:bottom w:val="single" w:sz="4" w:space="0" w:color="auto"/>
              <w:right w:val="single" w:sz="4" w:space="0" w:color="auto"/>
            </w:tcBorders>
          </w:tcPr>
          <w:p w14:paraId="539DB02B" w14:textId="0758CC8E" w:rsidR="00711B7D" w:rsidRDefault="00711B7D" w:rsidP="00711B7D">
            <w:pPr>
              <w:pStyle w:val="GOSTTablenorm"/>
              <w:rPr>
                <w:szCs w:val="22"/>
              </w:rPr>
            </w:pPr>
            <w:r>
              <w:rPr>
                <w:szCs w:val="22"/>
              </w:rPr>
              <w:t>-</w:t>
            </w:r>
          </w:p>
        </w:tc>
      </w:tr>
      <w:tr w:rsidR="00711B7D" w:rsidRPr="006960F1" w14:paraId="70142CE4" w14:textId="77777777" w:rsidTr="00711B7D">
        <w:tc>
          <w:tcPr>
            <w:tcW w:w="1125" w:type="pct"/>
            <w:tcBorders>
              <w:top w:val="single" w:sz="4" w:space="0" w:color="auto"/>
              <w:left w:val="single" w:sz="4" w:space="0" w:color="auto"/>
              <w:bottom w:val="single" w:sz="4" w:space="0" w:color="auto"/>
              <w:right w:val="single" w:sz="4" w:space="0" w:color="auto"/>
            </w:tcBorders>
          </w:tcPr>
          <w:p w14:paraId="35B413C8" w14:textId="0BC6726A" w:rsidR="00711B7D" w:rsidRDefault="00711B7D" w:rsidP="00711B7D">
            <w:pPr>
              <w:pStyle w:val="GOSTTablenorm"/>
            </w:pPr>
            <w:r w:rsidRPr="00A71477">
              <w:rPr>
                <w:szCs w:val="22"/>
              </w:rPr>
              <w:t>КБК</w:t>
            </w:r>
          </w:p>
        </w:tc>
        <w:tc>
          <w:tcPr>
            <w:tcW w:w="273" w:type="pct"/>
            <w:tcBorders>
              <w:top w:val="single" w:sz="4" w:space="0" w:color="auto"/>
              <w:left w:val="single" w:sz="4" w:space="0" w:color="auto"/>
              <w:bottom w:val="single" w:sz="4" w:space="0" w:color="auto"/>
              <w:right w:val="single" w:sz="4" w:space="0" w:color="auto"/>
            </w:tcBorders>
          </w:tcPr>
          <w:p w14:paraId="5867A9C2" w14:textId="03B1A0F2" w:rsidR="00711B7D" w:rsidRDefault="00711B7D" w:rsidP="00711B7D">
            <w:pPr>
              <w:pStyle w:val="GOSTTablenorm"/>
            </w:pPr>
            <w:r>
              <w:rPr>
                <w:szCs w:val="22"/>
              </w:rPr>
              <w:t>нет</w:t>
            </w:r>
          </w:p>
        </w:tc>
        <w:tc>
          <w:tcPr>
            <w:tcW w:w="1127" w:type="pct"/>
            <w:tcBorders>
              <w:top w:val="single" w:sz="4" w:space="0" w:color="auto"/>
              <w:left w:val="single" w:sz="4" w:space="0" w:color="auto"/>
              <w:bottom w:val="single" w:sz="4" w:space="0" w:color="auto"/>
              <w:right w:val="single" w:sz="4" w:space="0" w:color="auto"/>
            </w:tcBorders>
          </w:tcPr>
          <w:p w14:paraId="1BE869F8" w14:textId="28268006" w:rsidR="00711B7D" w:rsidRDefault="00711B7D" w:rsidP="00711B7D">
            <w:pPr>
              <w:pStyle w:val="GOSTTablenorm"/>
              <w:ind w:left="0"/>
              <w:rPr>
                <w:szCs w:val="22"/>
              </w:rPr>
            </w:pPr>
            <w:r w:rsidRPr="00A71477">
              <w:rPr>
                <w:szCs w:val="22"/>
              </w:rPr>
              <w:t>Указывается значение аналитического признака «Код бюджетной классификации»</w:t>
            </w:r>
            <w:r>
              <w:rPr>
                <w:szCs w:val="22"/>
              </w:rPr>
              <w:t>: «КБК_передающий» для передающего и принимающего</w:t>
            </w:r>
          </w:p>
        </w:tc>
        <w:tc>
          <w:tcPr>
            <w:tcW w:w="1127" w:type="pct"/>
            <w:gridSpan w:val="2"/>
            <w:tcBorders>
              <w:top w:val="single" w:sz="4" w:space="0" w:color="auto"/>
              <w:left w:val="single" w:sz="4" w:space="0" w:color="auto"/>
              <w:bottom w:val="single" w:sz="4" w:space="0" w:color="auto"/>
              <w:right w:val="single" w:sz="4" w:space="0" w:color="auto"/>
            </w:tcBorders>
          </w:tcPr>
          <w:p w14:paraId="3E36178D" w14:textId="097C9B2E" w:rsidR="00711B7D" w:rsidRPr="001C2B07" w:rsidRDefault="00711B7D" w:rsidP="00711B7D">
            <w:pPr>
              <w:pStyle w:val="GOSTTablenorm"/>
              <w:ind w:left="0"/>
              <w:rPr>
                <w:b/>
                <w:lang w:val="en-US"/>
              </w:rPr>
            </w:pPr>
            <w:r w:rsidRPr="0096476E">
              <w:rPr>
                <w:szCs w:val="22"/>
                <w:lang w:val="en-US"/>
              </w:rPr>
              <w:t>FS_PUIO_D070_LIST:budgetClass</w:t>
            </w:r>
          </w:p>
        </w:tc>
        <w:tc>
          <w:tcPr>
            <w:tcW w:w="1348" w:type="pct"/>
            <w:gridSpan w:val="2"/>
            <w:tcBorders>
              <w:top w:val="single" w:sz="4" w:space="0" w:color="auto"/>
              <w:left w:val="single" w:sz="4" w:space="0" w:color="auto"/>
              <w:bottom w:val="single" w:sz="4" w:space="0" w:color="auto"/>
              <w:right w:val="single" w:sz="4" w:space="0" w:color="auto"/>
            </w:tcBorders>
          </w:tcPr>
          <w:p w14:paraId="3C324880" w14:textId="0094873E" w:rsidR="00711B7D" w:rsidRDefault="00711B7D" w:rsidP="00711B7D">
            <w:pPr>
              <w:pStyle w:val="GOSTTablenorm"/>
              <w:rPr>
                <w:szCs w:val="22"/>
              </w:rPr>
            </w:pPr>
            <w:r>
              <w:rPr>
                <w:szCs w:val="22"/>
              </w:rPr>
              <w:t>-</w:t>
            </w:r>
          </w:p>
        </w:tc>
      </w:tr>
      <w:tr w:rsidR="00711B7D" w:rsidRPr="005B2816" w14:paraId="588AE9A3" w14:textId="77777777" w:rsidTr="00711B7D">
        <w:tc>
          <w:tcPr>
            <w:tcW w:w="1125" w:type="pct"/>
            <w:tcBorders>
              <w:top w:val="single" w:sz="4" w:space="0" w:color="auto"/>
              <w:left w:val="single" w:sz="4" w:space="0" w:color="auto"/>
              <w:bottom w:val="single" w:sz="4" w:space="0" w:color="auto"/>
              <w:right w:val="single" w:sz="4" w:space="0" w:color="auto"/>
            </w:tcBorders>
          </w:tcPr>
          <w:p w14:paraId="510B113A" w14:textId="7A5BBE06" w:rsidR="00711B7D" w:rsidRDefault="00711B7D" w:rsidP="00711B7D">
            <w:pPr>
              <w:pStyle w:val="GOSTTablenorm"/>
            </w:pPr>
            <w:r w:rsidRPr="00A71477">
              <w:rPr>
                <w:szCs w:val="22"/>
              </w:rPr>
              <w:t>Номер</w:t>
            </w:r>
            <w:r>
              <w:rPr>
                <w:szCs w:val="22"/>
              </w:rPr>
              <w:t>_</w:t>
            </w:r>
            <w:r w:rsidRPr="00A71477">
              <w:rPr>
                <w:szCs w:val="22"/>
              </w:rPr>
              <w:t xml:space="preserve">ЛС </w:t>
            </w:r>
          </w:p>
        </w:tc>
        <w:tc>
          <w:tcPr>
            <w:tcW w:w="273" w:type="pct"/>
            <w:tcBorders>
              <w:top w:val="single" w:sz="4" w:space="0" w:color="auto"/>
              <w:left w:val="single" w:sz="4" w:space="0" w:color="auto"/>
              <w:bottom w:val="single" w:sz="4" w:space="0" w:color="auto"/>
              <w:right w:val="single" w:sz="4" w:space="0" w:color="auto"/>
            </w:tcBorders>
          </w:tcPr>
          <w:p w14:paraId="30A0B537" w14:textId="29D4C018" w:rsidR="00711B7D" w:rsidRDefault="00711B7D" w:rsidP="00711B7D">
            <w:pPr>
              <w:pStyle w:val="GOSTTablenorm"/>
            </w:pPr>
            <w:r>
              <w:rPr>
                <w:szCs w:val="22"/>
              </w:rPr>
              <w:t>нет</w:t>
            </w:r>
          </w:p>
        </w:tc>
        <w:tc>
          <w:tcPr>
            <w:tcW w:w="1127" w:type="pct"/>
            <w:tcBorders>
              <w:top w:val="single" w:sz="4" w:space="0" w:color="auto"/>
              <w:left w:val="single" w:sz="4" w:space="0" w:color="auto"/>
              <w:bottom w:val="single" w:sz="4" w:space="0" w:color="auto"/>
              <w:right w:val="single" w:sz="4" w:space="0" w:color="auto"/>
            </w:tcBorders>
          </w:tcPr>
          <w:p w14:paraId="2054BBF9" w14:textId="0B31455B" w:rsidR="00711B7D" w:rsidRDefault="00711B7D" w:rsidP="00711B7D">
            <w:pPr>
              <w:pStyle w:val="GOSTTablenorm"/>
              <w:ind w:left="0"/>
              <w:rPr>
                <w:szCs w:val="22"/>
              </w:rPr>
            </w:pPr>
            <w:r w:rsidRPr="00A71477">
              <w:rPr>
                <w:szCs w:val="22"/>
              </w:rPr>
              <w:t xml:space="preserve">Указывается значение аналитического признака </w:t>
            </w:r>
            <w:r>
              <w:rPr>
                <w:szCs w:val="22"/>
              </w:rPr>
              <w:t>«Н</w:t>
            </w:r>
            <w:r w:rsidRPr="00A71477">
              <w:rPr>
                <w:szCs w:val="22"/>
              </w:rPr>
              <w:t>омер ЛС</w:t>
            </w:r>
            <w:r>
              <w:rPr>
                <w:szCs w:val="22"/>
              </w:rPr>
              <w:t xml:space="preserve">»: </w:t>
            </w:r>
            <w:r w:rsidRPr="00367B19">
              <w:rPr>
                <w:szCs w:val="22"/>
              </w:rPr>
              <w:t>«</w:t>
            </w:r>
            <w:r>
              <w:rPr>
                <w:szCs w:val="22"/>
              </w:rPr>
              <w:t>Номер_ЛС</w:t>
            </w:r>
            <w:r w:rsidRPr="00367B19">
              <w:rPr>
                <w:szCs w:val="22"/>
              </w:rPr>
              <w:t>_передающий» или «</w:t>
            </w:r>
            <w:r>
              <w:rPr>
                <w:szCs w:val="22"/>
              </w:rPr>
              <w:t>Номер_ЛС</w:t>
            </w:r>
            <w:r w:rsidRPr="00367B19">
              <w:rPr>
                <w:szCs w:val="22"/>
              </w:rPr>
              <w:t>_принимающий»</w:t>
            </w:r>
            <w:r>
              <w:rPr>
                <w:szCs w:val="22"/>
              </w:rPr>
              <w:t xml:space="preserve"> для передающего и принимающего </w:t>
            </w:r>
          </w:p>
        </w:tc>
        <w:tc>
          <w:tcPr>
            <w:tcW w:w="1127" w:type="pct"/>
            <w:gridSpan w:val="2"/>
            <w:tcBorders>
              <w:top w:val="single" w:sz="4" w:space="0" w:color="auto"/>
              <w:left w:val="single" w:sz="4" w:space="0" w:color="auto"/>
              <w:bottom w:val="single" w:sz="4" w:space="0" w:color="auto"/>
              <w:right w:val="single" w:sz="4" w:space="0" w:color="auto"/>
            </w:tcBorders>
          </w:tcPr>
          <w:p w14:paraId="6DBC13C0" w14:textId="03A34717" w:rsidR="00711B7D" w:rsidRPr="001C2B07" w:rsidRDefault="00711B7D" w:rsidP="00711B7D">
            <w:pPr>
              <w:pStyle w:val="GOSTTablenorm"/>
              <w:ind w:left="0"/>
              <w:rPr>
                <w:b/>
                <w:lang w:val="en-US"/>
              </w:rPr>
            </w:pPr>
            <w:r w:rsidRPr="0096476E">
              <w:rPr>
                <w:szCs w:val="22"/>
                <w:lang w:val="en-US"/>
              </w:rPr>
              <w:t>FS_PUIO_D070_LIST:PersAcc</w:t>
            </w:r>
          </w:p>
        </w:tc>
        <w:tc>
          <w:tcPr>
            <w:tcW w:w="1348" w:type="pct"/>
            <w:gridSpan w:val="2"/>
            <w:tcBorders>
              <w:top w:val="single" w:sz="4" w:space="0" w:color="auto"/>
              <w:left w:val="single" w:sz="4" w:space="0" w:color="auto"/>
              <w:bottom w:val="single" w:sz="4" w:space="0" w:color="auto"/>
              <w:right w:val="single" w:sz="4" w:space="0" w:color="auto"/>
            </w:tcBorders>
          </w:tcPr>
          <w:p w14:paraId="634E93D9" w14:textId="5B72C690" w:rsidR="00711B7D" w:rsidRPr="005B2816" w:rsidRDefault="00711B7D" w:rsidP="00711B7D">
            <w:pPr>
              <w:pStyle w:val="GOSTTablenorm"/>
              <w:rPr>
                <w:szCs w:val="22"/>
              </w:rPr>
            </w:pPr>
            <w:r>
              <w:rPr>
                <w:szCs w:val="22"/>
              </w:rPr>
              <w:t>-</w:t>
            </w:r>
          </w:p>
        </w:tc>
      </w:tr>
      <w:tr w:rsidR="00711B7D" w:rsidRPr="005B2816" w14:paraId="1B40602F" w14:textId="77777777" w:rsidTr="00711B7D">
        <w:tc>
          <w:tcPr>
            <w:tcW w:w="1125" w:type="pct"/>
            <w:tcBorders>
              <w:top w:val="single" w:sz="4" w:space="0" w:color="auto"/>
              <w:left w:val="single" w:sz="4" w:space="0" w:color="auto"/>
              <w:bottom w:val="single" w:sz="4" w:space="0" w:color="auto"/>
              <w:right w:val="single" w:sz="4" w:space="0" w:color="auto"/>
            </w:tcBorders>
          </w:tcPr>
          <w:p w14:paraId="6431EB14" w14:textId="32E1472D" w:rsidR="00711B7D" w:rsidRDefault="00711B7D" w:rsidP="00711B7D">
            <w:pPr>
              <w:pStyle w:val="GOSTTablenorm"/>
            </w:pPr>
            <w:r w:rsidRPr="00A71477">
              <w:rPr>
                <w:szCs w:val="22"/>
              </w:rPr>
              <w:t>ТОФК</w:t>
            </w:r>
          </w:p>
        </w:tc>
        <w:tc>
          <w:tcPr>
            <w:tcW w:w="273" w:type="pct"/>
            <w:tcBorders>
              <w:top w:val="single" w:sz="4" w:space="0" w:color="auto"/>
              <w:left w:val="single" w:sz="4" w:space="0" w:color="auto"/>
              <w:bottom w:val="single" w:sz="4" w:space="0" w:color="auto"/>
              <w:right w:val="single" w:sz="4" w:space="0" w:color="auto"/>
            </w:tcBorders>
          </w:tcPr>
          <w:p w14:paraId="6A144870" w14:textId="15420ECE" w:rsidR="00711B7D" w:rsidRDefault="00711B7D" w:rsidP="00711B7D">
            <w:pPr>
              <w:pStyle w:val="GOSTTablenorm"/>
            </w:pPr>
            <w:r>
              <w:rPr>
                <w:szCs w:val="22"/>
              </w:rPr>
              <w:t>нет</w:t>
            </w:r>
          </w:p>
        </w:tc>
        <w:tc>
          <w:tcPr>
            <w:tcW w:w="1127" w:type="pct"/>
            <w:tcBorders>
              <w:top w:val="single" w:sz="4" w:space="0" w:color="auto"/>
              <w:left w:val="single" w:sz="4" w:space="0" w:color="auto"/>
              <w:bottom w:val="single" w:sz="4" w:space="0" w:color="auto"/>
              <w:right w:val="single" w:sz="4" w:space="0" w:color="auto"/>
            </w:tcBorders>
          </w:tcPr>
          <w:p w14:paraId="272BD94A" w14:textId="184AA292" w:rsidR="00711B7D" w:rsidRDefault="00711B7D" w:rsidP="00711B7D">
            <w:pPr>
              <w:pStyle w:val="GOSTTablenorm"/>
              <w:ind w:left="0"/>
              <w:rPr>
                <w:szCs w:val="22"/>
              </w:rPr>
            </w:pPr>
            <w:r w:rsidRPr="00A71477">
              <w:rPr>
                <w:szCs w:val="22"/>
              </w:rPr>
              <w:t>Указывается</w:t>
            </w:r>
            <w:r>
              <w:rPr>
                <w:szCs w:val="22"/>
              </w:rPr>
              <w:t xml:space="preserve"> </w:t>
            </w:r>
            <w:r w:rsidRPr="00A71477">
              <w:rPr>
                <w:szCs w:val="22"/>
              </w:rPr>
              <w:t>значение аналитического признака</w:t>
            </w:r>
            <w:r>
              <w:rPr>
                <w:szCs w:val="22"/>
              </w:rPr>
              <w:t xml:space="preserve"> «К</w:t>
            </w:r>
            <w:r w:rsidRPr="00367B19">
              <w:rPr>
                <w:szCs w:val="22"/>
              </w:rPr>
              <w:t>од ТОФК</w:t>
            </w:r>
            <w:r>
              <w:rPr>
                <w:szCs w:val="22"/>
              </w:rPr>
              <w:t xml:space="preserve">»: </w:t>
            </w:r>
            <w:r w:rsidRPr="00367B19">
              <w:rPr>
                <w:szCs w:val="22"/>
              </w:rPr>
              <w:t>«</w:t>
            </w:r>
            <w:r>
              <w:rPr>
                <w:szCs w:val="22"/>
              </w:rPr>
              <w:t>ТОФК_</w:t>
            </w:r>
            <w:r w:rsidRPr="00367B19">
              <w:rPr>
                <w:szCs w:val="22"/>
              </w:rPr>
              <w:t>передающий» или «</w:t>
            </w:r>
            <w:r>
              <w:rPr>
                <w:szCs w:val="22"/>
              </w:rPr>
              <w:t>ТОФК</w:t>
            </w:r>
            <w:r w:rsidRPr="00367B19">
              <w:rPr>
                <w:szCs w:val="22"/>
              </w:rPr>
              <w:t>_принимающий»</w:t>
            </w:r>
            <w:r>
              <w:rPr>
                <w:szCs w:val="22"/>
              </w:rPr>
              <w:t xml:space="preserve"> для передающего и принимающего </w:t>
            </w:r>
            <w:r w:rsidRPr="00367B19">
              <w:rPr>
                <w:szCs w:val="22"/>
              </w:rPr>
              <w:t>(4 знака)</w:t>
            </w:r>
          </w:p>
        </w:tc>
        <w:tc>
          <w:tcPr>
            <w:tcW w:w="1127" w:type="pct"/>
            <w:gridSpan w:val="2"/>
            <w:tcBorders>
              <w:top w:val="single" w:sz="4" w:space="0" w:color="auto"/>
              <w:left w:val="single" w:sz="4" w:space="0" w:color="auto"/>
              <w:bottom w:val="single" w:sz="4" w:space="0" w:color="auto"/>
              <w:right w:val="single" w:sz="4" w:space="0" w:color="auto"/>
            </w:tcBorders>
          </w:tcPr>
          <w:p w14:paraId="583BB53D" w14:textId="504F33A2" w:rsidR="00711B7D" w:rsidRPr="001C2B07" w:rsidRDefault="00711B7D" w:rsidP="00711B7D">
            <w:pPr>
              <w:pStyle w:val="GOSTTablenorm"/>
              <w:ind w:left="0"/>
              <w:rPr>
                <w:b/>
                <w:lang w:val="en-US"/>
              </w:rPr>
            </w:pPr>
            <w:r w:rsidRPr="0096476E">
              <w:rPr>
                <w:szCs w:val="22"/>
                <w:lang w:val="en-US"/>
              </w:rPr>
              <w:t>FS_PUIO_D070_LIST:ofk</w:t>
            </w:r>
          </w:p>
        </w:tc>
        <w:tc>
          <w:tcPr>
            <w:tcW w:w="1348" w:type="pct"/>
            <w:gridSpan w:val="2"/>
            <w:tcBorders>
              <w:top w:val="single" w:sz="4" w:space="0" w:color="auto"/>
              <w:left w:val="single" w:sz="4" w:space="0" w:color="auto"/>
              <w:bottom w:val="single" w:sz="4" w:space="0" w:color="auto"/>
              <w:right w:val="single" w:sz="4" w:space="0" w:color="auto"/>
            </w:tcBorders>
          </w:tcPr>
          <w:p w14:paraId="05A4B856" w14:textId="7786079B" w:rsidR="00711B7D" w:rsidRPr="005B2816" w:rsidRDefault="00711B7D" w:rsidP="00711B7D">
            <w:pPr>
              <w:pStyle w:val="GOSTTablenorm"/>
              <w:rPr>
                <w:szCs w:val="22"/>
              </w:rPr>
            </w:pPr>
            <w:r>
              <w:rPr>
                <w:szCs w:val="22"/>
              </w:rPr>
              <w:t>-</w:t>
            </w:r>
          </w:p>
        </w:tc>
      </w:tr>
      <w:tr w:rsidR="00711B7D" w:rsidRPr="005B2816" w14:paraId="5E5CBCEA" w14:textId="77777777" w:rsidTr="00711B7D">
        <w:tc>
          <w:tcPr>
            <w:tcW w:w="1125" w:type="pct"/>
            <w:tcBorders>
              <w:top w:val="single" w:sz="4" w:space="0" w:color="auto"/>
              <w:left w:val="single" w:sz="4" w:space="0" w:color="auto"/>
              <w:bottom w:val="single" w:sz="4" w:space="0" w:color="auto"/>
              <w:right w:val="single" w:sz="4" w:space="0" w:color="auto"/>
            </w:tcBorders>
          </w:tcPr>
          <w:p w14:paraId="50946E8A" w14:textId="2D652ABC" w:rsidR="00711B7D" w:rsidRDefault="00711B7D" w:rsidP="00711B7D">
            <w:pPr>
              <w:pStyle w:val="GOSTTablenorm"/>
            </w:pPr>
            <w:r w:rsidRPr="00A71477">
              <w:rPr>
                <w:szCs w:val="22"/>
              </w:rPr>
              <w:t>Код</w:t>
            </w:r>
            <w:r>
              <w:rPr>
                <w:szCs w:val="22"/>
              </w:rPr>
              <w:t>_</w:t>
            </w:r>
            <w:r w:rsidRPr="00A71477">
              <w:rPr>
                <w:szCs w:val="22"/>
              </w:rPr>
              <w:t>раздела</w:t>
            </w:r>
            <w:r>
              <w:rPr>
                <w:szCs w:val="22"/>
              </w:rPr>
              <w:t>_</w:t>
            </w:r>
            <w:r w:rsidRPr="00A71477">
              <w:rPr>
                <w:szCs w:val="22"/>
              </w:rPr>
              <w:t>ЛС</w:t>
            </w:r>
            <w:r>
              <w:rPr>
                <w:szCs w:val="22"/>
              </w:rPr>
              <w:t>_передающий</w:t>
            </w:r>
          </w:p>
        </w:tc>
        <w:tc>
          <w:tcPr>
            <w:tcW w:w="273" w:type="pct"/>
            <w:tcBorders>
              <w:top w:val="single" w:sz="4" w:space="0" w:color="auto"/>
              <w:left w:val="single" w:sz="4" w:space="0" w:color="auto"/>
              <w:bottom w:val="single" w:sz="4" w:space="0" w:color="auto"/>
              <w:right w:val="single" w:sz="4" w:space="0" w:color="auto"/>
            </w:tcBorders>
          </w:tcPr>
          <w:p w14:paraId="696197BF" w14:textId="638E05F5" w:rsidR="00711B7D" w:rsidRDefault="00711B7D" w:rsidP="00711B7D">
            <w:pPr>
              <w:pStyle w:val="GOSTTablenorm"/>
            </w:pPr>
            <w:r>
              <w:rPr>
                <w:szCs w:val="22"/>
              </w:rPr>
              <w:t>нет</w:t>
            </w:r>
          </w:p>
        </w:tc>
        <w:tc>
          <w:tcPr>
            <w:tcW w:w="1127" w:type="pct"/>
            <w:tcBorders>
              <w:top w:val="single" w:sz="4" w:space="0" w:color="auto"/>
              <w:left w:val="single" w:sz="4" w:space="0" w:color="auto"/>
              <w:bottom w:val="single" w:sz="4" w:space="0" w:color="auto"/>
              <w:right w:val="single" w:sz="4" w:space="0" w:color="auto"/>
            </w:tcBorders>
          </w:tcPr>
          <w:p w14:paraId="60075EA4" w14:textId="19EEE88B" w:rsidR="00711B7D" w:rsidRPr="00367B19" w:rsidRDefault="00711B7D" w:rsidP="00711B7D">
            <w:pPr>
              <w:pStyle w:val="GOSTTablenorm"/>
              <w:ind w:left="0"/>
              <w:rPr>
                <w:szCs w:val="22"/>
              </w:rPr>
            </w:pPr>
            <w:r w:rsidRPr="00367B19">
              <w:rPr>
                <w:szCs w:val="22"/>
              </w:rPr>
              <w:t xml:space="preserve">Указывается </w:t>
            </w:r>
            <w:r w:rsidRPr="00A71477">
              <w:rPr>
                <w:szCs w:val="22"/>
              </w:rPr>
              <w:t>значение аналитического признака</w:t>
            </w:r>
            <w:r>
              <w:rPr>
                <w:szCs w:val="22"/>
              </w:rPr>
              <w:t xml:space="preserve"> «</w:t>
            </w:r>
            <w:r w:rsidRPr="00367B19">
              <w:rPr>
                <w:szCs w:val="22"/>
              </w:rPr>
              <w:t>Код раздела ЛС</w:t>
            </w:r>
            <w:r>
              <w:rPr>
                <w:szCs w:val="22"/>
              </w:rPr>
              <w:t xml:space="preserve"> передающий»:</w:t>
            </w:r>
            <w:r w:rsidRPr="00367B19">
              <w:rPr>
                <w:szCs w:val="22"/>
              </w:rPr>
              <w:t xml:space="preserve"> </w:t>
            </w:r>
            <w:r>
              <w:rPr>
                <w:szCs w:val="22"/>
              </w:rPr>
              <w:t xml:space="preserve"> «АКР_ЛС_</w:t>
            </w:r>
            <w:r w:rsidRPr="00367B19">
              <w:rPr>
                <w:szCs w:val="22"/>
              </w:rPr>
              <w:t xml:space="preserve">передающий» </w:t>
            </w:r>
            <w:r>
              <w:rPr>
                <w:szCs w:val="22"/>
              </w:rPr>
              <w:t xml:space="preserve">для принимающего </w:t>
            </w:r>
            <w:r w:rsidRPr="00367B19">
              <w:rPr>
                <w:szCs w:val="22"/>
              </w:rPr>
              <w:t>(4 знака)</w:t>
            </w:r>
          </w:p>
        </w:tc>
        <w:tc>
          <w:tcPr>
            <w:tcW w:w="1127" w:type="pct"/>
            <w:gridSpan w:val="2"/>
            <w:tcBorders>
              <w:top w:val="single" w:sz="4" w:space="0" w:color="auto"/>
              <w:left w:val="single" w:sz="4" w:space="0" w:color="auto"/>
              <w:bottom w:val="single" w:sz="4" w:space="0" w:color="auto"/>
              <w:right w:val="single" w:sz="4" w:space="0" w:color="auto"/>
            </w:tcBorders>
          </w:tcPr>
          <w:p w14:paraId="15C694C5" w14:textId="04EE9823" w:rsidR="00711B7D" w:rsidRPr="001C2B07" w:rsidRDefault="00711B7D" w:rsidP="00711B7D">
            <w:pPr>
              <w:pStyle w:val="GOSTTablenorm"/>
              <w:ind w:left="0"/>
              <w:rPr>
                <w:b/>
                <w:lang w:val="en-US"/>
              </w:rPr>
            </w:pPr>
            <w:r w:rsidRPr="0096476E">
              <w:rPr>
                <w:szCs w:val="22"/>
                <w:lang w:val="en-US"/>
              </w:rPr>
              <w:t>FS_PUIO_D070_LIST:analyticCode</w:t>
            </w:r>
          </w:p>
        </w:tc>
        <w:tc>
          <w:tcPr>
            <w:tcW w:w="1348" w:type="pct"/>
            <w:gridSpan w:val="2"/>
            <w:tcBorders>
              <w:top w:val="single" w:sz="4" w:space="0" w:color="auto"/>
              <w:left w:val="single" w:sz="4" w:space="0" w:color="auto"/>
              <w:bottom w:val="single" w:sz="4" w:space="0" w:color="auto"/>
              <w:right w:val="single" w:sz="4" w:space="0" w:color="auto"/>
            </w:tcBorders>
          </w:tcPr>
          <w:p w14:paraId="7E45FF36" w14:textId="5EC5207F" w:rsidR="00711B7D" w:rsidRPr="005B2816" w:rsidRDefault="00711B7D" w:rsidP="00711B7D">
            <w:pPr>
              <w:pStyle w:val="GOSTTablenorm"/>
              <w:rPr>
                <w:szCs w:val="22"/>
              </w:rPr>
            </w:pPr>
            <w:r>
              <w:rPr>
                <w:szCs w:val="22"/>
              </w:rPr>
              <w:t>-</w:t>
            </w:r>
          </w:p>
        </w:tc>
      </w:tr>
      <w:tr w:rsidR="00711B7D" w:rsidRPr="005B2816" w14:paraId="5F68805E" w14:textId="77777777" w:rsidTr="00711B7D">
        <w:tc>
          <w:tcPr>
            <w:tcW w:w="1125" w:type="pct"/>
            <w:tcBorders>
              <w:top w:val="single" w:sz="4" w:space="0" w:color="auto"/>
              <w:left w:val="single" w:sz="4" w:space="0" w:color="auto"/>
              <w:bottom w:val="single" w:sz="4" w:space="0" w:color="auto"/>
              <w:right w:val="single" w:sz="4" w:space="0" w:color="auto"/>
            </w:tcBorders>
          </w:tcPr>
          <w:p w14:paraId="6DEE9782" w14:textId="455E69D9" w:rsidR="00711B7D" w:rsidRDefault="00711B7D" w:rsidP="00711B7D">
            <w:pPr>
              <w:pStyle w:val="GOSTTablenorm"/>
            </w:pPr>
            <w:r w:rsidRPr="00A71477">
              <w:rPr>
                <w:szCs w:val="22"/>
              </w:rPr>
              <w:t>Код</w:t>
            </w:r>
            <w:r>
              <w:rPr>
                <w:szCs w:val="22"/>
              </w:rPr>
              <w:t>_</w:t>
            </w:r>
            <w:r w:rsidRPr="00A71477">
              <w:rPr>
                <w:szCs w:val="22"/>
              </w:rPr>
              <w:t>раздела</w:t>
            </w:r>
            <w:r>
              <w:rPr>
                <w:szCs w:val="22"/>
              </w:rPr>
              <w:t>_</w:t>
            </w:r>
            <w:r w:rsidRPr="00A71477">
              <w:rPr>
                <w:szCs w:val="22"/>
              </w:rPr>
              <w:t>ЛС</w:t>
            </w:r>
            <w:r>
              <w:rPr>
                <w:szCs w:val="22"/>
              </w:rPr>
              <w:t>_</w:t>
            </w:r>
            <w:r w:rsidRPr="00A71477">
              <w:rPr>
                <w:szCs w:val="22"/>
              </w:rPr>
              <w:t>принимающий</w:t>
            </w:r>
          </w:p>
        </w:tc>
        <w:tc>
          <w:tcPr>
            <w:tcW w:w="273" w:type="pct"/>
            <w:tcBorders>
              <w:top w:val="single" w:sz="4" w:space="0" w:color="auto"/>
              <w:left w:val="single" w:sz="4" w:space="0" w:color="auto"/>
              <w:bottom w:val="single" w:sz="4" w:space="0" w:color="auto"/>
              <w:right w:val="single" w:sz="4" w:space="0" w:color="auto"/>
            </w:tcBorders>
          </w:tcPr>
          <w:p w14:paraId="7537468B" w14:textId="0FDD55A5" w:rsidR="00711B7D" w:rsidRDefault="00711B7D" w:rsidP="00711B7D">
            <w:pPr>
              <w:pStyle w:val="GOSTTablenorm"/>
            </w:pPr>
            <w:r>
              <w:rPr>
                <w:szCs w:val="22"/>
              </w:rPr>
              <w:t>нет</w:t>
            </w:r>
          </w:p>
        </w:tc>
        <w:tc>
          <w:tcPr>
            <w:tcW w:w="1127" w:type="pct"/>
            <w:tcBorders>
              <w:top w:val="single" w:sz="4" w:space="0" w:color="auto"/>
              <w:left w:val="single" w:sz="4" w:space="0" w:color="auto"/>
              <w:bottom w:val="single" w:sz="4" w:space="0" w:color="auto"/>
              <w:right w:val="single" w:sz="4" w:space="0" w:color="auto"/>
            </w:tcBorders>
          </w:tcPr>
          <w:p w14:paraId="649A271F" w14:textId="4D43F25A" w:rsidR="00711B7D" w:rsidRPr="00367B19" w:rsidRDefault="00711B7D" w:rsidP="00711B7D">
            <w:pPr>
              <w:pStyle w:val="GOSTTablenorm"/>
              <w:ind w:left="0"/>
              <w:rPr>
                <w:szCs w:val="22"/>
              </w:rPr>
            </w:pPr>
            <w:r w:rsidRPr="00367B19">
              <w:rPr>
                <w:szCs w:val="22"/>
              </w:rPr>
              <w:t xml:space="preserve">Указывается </w:t>
            </w:r>
            <w:r w:rsidRPr="00A71477">
              <w:rPr>
                <w:szCs w:val="22"/>
              </w:rPr>
              <w:t>значение аналитического признака</w:t>
            </w:r>
            <w:r>
              <w:rPr>
                <w:szCs w:val="22"/>
              </w:rPr>
              <w:t xml:space="preserve"> «</w:t>
            </w:r>
            <w:r w:rsidRPr="00367B19">
              <w:rPr>
                <w:szCs w:val="22"/>
              </w:rPr>
              <w:t>Код раздела ЛС</w:t>
            </w:r>
            <w:r>
              <w:rPr>
                <w:szCs w:val="22"/>
              </w:rPr>
              <w:t xml:space="preserve"> передающий»:</w:t>
            </w:r>
            <w:r w:rsidRPr="00367B19">
              <w:rPr>
                <w:szCs w:val="22"/>
              </w:rPr>
              <w:t xml:space="preserve"> </w:t>
            </w:r>
            <w:r>
              <w:rPr>
                <w:szCs w:val="22"/>
              </w:rPr>
              <w:t xml:space="preserve"> </w:t>
            </w:r>
            <w:r w:rsidRPr="00367B19">
              <w:rPr>
                <w:szCs w:val="22"/>
              </w:rPr>
              <w:t>«</w:t>
            </w:r>
            <w:r>
              <w:rPr>
                <w:szCs w:val="22"/>
              </w:rPr>
              <w:t>АКР_ЛС_</w:t>
            </w:r>
            <w:r w:rsidRPr="00367B19">
              <w:rPr>
                <w:szCs w:val="22"/>
              </w:rPr>
              <w:t>принимающий»</w:t>
            </w:r>
            <w:r>
              <w:rPr>
                <w:szCs w:val="22"/>
              </w:rPr>
              <w:t xml:space="preserve"> для принимающего </w:t>
            </w:r>
            <w:r w:rsidRPr="00367B19">
              <w:rPr>
                <w:szCs w:val="22"/>
              </w:rPr>
              <w:t>(4 знака)</w:t>
            </w:r>
          </w:p>
        </w:tc>
        <w:tc>
          <w:tcPr>
            <w:tcW w:w="1127" w:type="pct"/>
            <w:gridSpan w:val="2"/>
            <w:tcBorders>
              <w:top w:val="single" w:sz="4" w:space="0" w:color="auto"/>
              <w:left w:val="single" w:sz="4" w:space="0" w:color="auto"/>
              <w:bottom w:val="single" w:sz="4" w:space="0" w:color="auto"/>
              <w:right w:val="single" w:sz="4" w:space="0" w:color="auto"/>
            </w:tcBorders>
          </w:tcPr>
          <w:p w14:paraId="08DBCE5F" w14:textId="024B8A9E" w:rsidR="00711B7D" w:rsidRPr="001C2B07" w:rsidRDefault="00711B7D" w:rsidP="00711B7D">
            <w:pPr>
              <w:pStyle w:val="GOSTTablenorm"/>
              <w:ind w:left="0"/>
              <w:rPr>
                <w:b/>
                <w:lang w:val="en-US"/>
              </w:rPr>
            </w:pPr>
            <w:r w:rsidRPr="0096476E">
              <w:rPr>
                <w:szCs w:val="22"/>
                <w:lang w:val="en-US"/>
              </w:rPr>
              <w:t>FS_PUIO_D070_LIST:analyticCodeAS</w:t>
            </w:r>
          </w:p>
        </w:tc>
        <w:tc>
          <w:tcPr>
            <w:tcW w:w="1348" w:type="pct"/>
            <w:gridSpan w:val="2"/>
            <w:tcBorders>
              <w:top w:val="single" w:sz="4" w:space="0" w:color="auto"/>
              <w:left w:val="single" w:sz="4" w:space="0" w:color="auto"/>
              <w:bottom w:val="single" w:sz="4" w:space="0" w:color="auto"/>
              <w:right w:val="single" w:sz="4" w:space="0" w:color="auto"/>
            </w:tcBorders>
          </w:tcPr>
          <w:p w14:paraId="7388BA85" w14:textId="10D5385C" w:rsidR="00711B7D" w:rsidRPr="005B2816" w:rsidRDefault="00711B7D" w:rsidP="00711B7D">
            <w:pPr>
              <w:pStyle w:val="GOSTTablenorm"/>
              <w:rPr>
                <w:szCs w:val="22"/>
              </w:rPr>
            </w:pPr>
            <w:r>
              <w:rPr>
                <w:szCs w:val="22"/>
              </w:rPr>
              <w:t>-</w:t>
            </w:r>
          </w:p>
        </w:tc>
      </w:tr>
      <w:tr w:rsidR="00711B7D" w:rsidRPr="006960F1" w14:paraId="4BF4996B" w14:textId="77777777" w:rsidTr="00711B7D">
        <w:tc>
          <w:tcPr>
            <w:tcW w:w="1125" w:type="pct"/>
            <w:tcBorders>
              <w:top w:val="single" w:sz="4" w:space="0" w:color="auto"/>
              <w:left w:val="single" w:sz="4" w:space="0" w:color="auto"/>
              <w:bottom w:val="single" w:sz="4" w:space="0" w:color="auto"/>
              <w:right w:val="single" w:sz="4" w:space="0" w:color="auto"/>
            </w:tcBorders>
          </w:tcPr>
          <w:p w14:paraId="057C60E6" w14:textId="1A2C7960" w:rsidR="00711B7D" w:rsidRDefault="00711B7D" w:rsidP="00711B7D">
            <w:pPr>
              <w:pStyle w:val="GOSTTablenorm"/>
            </w:pPr>
            <w:r w:rsidRPr="00A71477">
              <w:rPr>
                <w:szCs w:val="22"/>
              </w:rPr>
              <w:t>Период</w:t>
            </w:r>
          </w:p>
        </w:tc>
        <w:tc>
          <w:tcPr>
            <w:tcW w:w="273" w:type="pct"/>
            <w:tcBorders>
              <w:top w:val="single" w:sz="4" w:space="0" w:color="auto"/>
              <w:left w:val="single" w:sz="4" w:space="0" w:color="auto"/>
              <w:bottom w:val="single" w:sz="4" w:space="0" w:color="auto"/>
              <w:right w:val="single" w:sz="4" w:space="0" w:color="auto"/>
            </w:tcBorders>
          </w:tcPr>
          <w:p w14:paraId="0F9E1CF1" w14:textId="25552C43" w:rsidR="00711B7D" w:rsidRDefault="00711B7D" w:rsidP="00711B7D">
            <w:pPr>
              <w:pStyle w:val="GOSTTablenorm"/>
            </w:pPr>
            <w:r>
              <w:rPr>
                <w:szCs w:val="22"/>
              </w:rPr>
              <w:t>да</w:t>
            </w:r>
          </w:p>
        </w:tc>
        <w:tc>
          <w:tcPr>
            <w:tcW w:w="1127" w:type="pct"/>
            <w:tcBorders>
              <w:top w:val="single" w:sz="4" w:space="0" w:color="auto"/>
              <w:left w:val="single" w:sz="4" w:space="0" w:color="auto"/>
              <w:bottom w:val="single" w:sz="4" w:space="0" w:color="auto"/>
              <w:right w:val="single" w:sz="4" w:space="0" w:color="auto"/>
            </w:tcBorders>
          </w:tcPr>
          <w:p w14:paraId="3FC904AB" w14:textId="27729CFD" w:rsidR="00711B7D" w:rsidRPr="00367B19" w:rsidRDefault="00711B7D" w:rsidP="00711B7D">
            <w:pPr>
              <w:pStyle w:val="GOSTTablenorm"/>
              <w:ind w:left="0"/>
              <w:rPr>
                <w:szCs w:val="22"/>
              </w:rPr>
            </w:pPr>
            <w:r>
              <w:rPr>
                <w:szCs w:val="22"/>
              </w:rPr>
              <w:t>Указывается п</w:t>
            </w:r>
            <w:r w:rsidRPr="00367B19">
              <w:rPr>
                <w:szCs w:val="22"/>
              </w:rPr>
              <w:t>ериод</w:t>
            </w:r>
            <w:r>
              <w:rPr>
                <w:szCs w:val="22"/>
              </w:rPr>
              <w:t xml:space="preserve">. </w:t>
            </w:r>
            <w:r w:rsidRPr="00367B19">
              <w:rPr>
                <w:szCs w:val="22"/>
              </w:rPr>
              <w:t xml:space="preserve">По </w:t>
            </w:r>
            <w:r>
              <w:rPr>
                <w:szCs w:val="22"/>
              </w:rPr>
              <w:t>с</w:t>
            </w:r>
            <w:r w:rsidRPr="00367B19">
              <w:rPr>
                <w:szCs w:val="22"/>
              </w:rPr>
              <w:t xml:space="preserve">ведениям </w:t>
            </w:r>
            <w:r>
              <w:rPr>
                <w:szCs w:val="22"/>
              </w:rPr>
              <w:t xml:space="preserve">об операциях с целевыми средствами </w:t>
            </w:r>
            <w:r w:rsidRPr="00367B19">
              <w:rPr>
                <w:szCs w:val="22"/>
              </w:rPr>
              <w:t>указывается</w:t>
            </w:r>
            <w:r>
              <w:rPr>
                <w:szCs w:val="22"/>
              </w:rPr>
              <w:t xml:space="preserve"> в периоде</w:t>
            </w:r>
            <w:r w:rsidRPr="00367B19">
              <w:rPr>
                <w:szCs w:val="22"/>
              </w:rPr>
              <w:t>: текущий год, первый год, второй год, последующие годы</w:t>
            </w:r>
          </w:p>
        </w:tc>
        <w:tc>
          <w:tcPr>
            <w:tcW w:w="1127" w:type="pct"/>
            <w:gridSpan w:val="2"/>
            <w:tcBorders>
              <w:top w:val="single" w:sz="4" w:space="0" w:color="auto"/>
              <w:left w:val="single" w:sz="4" w:space="0" w:color="auto"/>
              <w:bottom w:val="single" w:sz="4" w:space="0" w:color="auto"/>
              <w:right w:val="single" w:sz="4" w:space="0" w:color="auto"/>
            </w:tcBorders>
          </w:tcPr>
          <w:p w14:paraId="1DC4FA07" w14:textId="27117F21" w:rsidR="00711B7D" w:rsidRPr="001C2B07" w:rsidRDefault="00711B7D" w:rsidP="00711B7D">
            <w:pPr>
              <w:pStyle w:val="GOSTTablenorm"/>
              <w:ind w:left="0"/>
              <w:rPr>
                <w:b/>
                <w:lang w:val="en-US"/>
              </w:rPr>
            </w:pPr>
            <w:r w:rsidRPr="0096476E">
              <w:rPr>
                <w:szCs w:val="22"/>
                <w:lang w:val="en-US"/>
              </w:rPr>
              <w:t>FS_PUIO_D070_LIST:period</w:t>
            </w:r>
          </w:p>
        </w:tc>
        <w:tc>
          <w:tcPr>
            <w:tcW w:w="1348" w:type="pct"/>
            <w:gridSpan w:val="2"/>
            <w:tcBorders>
              <w:top w:val="single" w:sz="4" w:space="0" w:color="auto"/>
              <w:left w:val="single" w:sz="4" w:space="0" w:color="auto"/>
              <w:bottom w:val="single" w:sz="4" w:space="0" w:color="auto"/>
              <w:right w:val="single" w:sz="4" w:space="0" w:color="auto"/>
            </w:tcBorders>
          </w:tcPr>
          <w:p w14:paraId="28B89338" w14:textId="57C35A09" w:rsidR="00711B7D" w:rsidRDefault="00711B7D" w:rsidP="00711B7D">
            <w:pPr>
              <w:pStyle w:val="GOSTTablenorm"/>
              <w:rPr>
                <w:szCs w:val="22"/>
              </w:rPr>
            </w:pPr>
            <w:r>
              <w:rPr>
                <w:szCs w:val="22"/>
              </w:rPr>
              <w:t>-</w:t>
            </w:r>
          </w:p>
        </w:tc>
      </w:tr>
      <w:tr w:rsidR="00711B7D" w:rsidRPr="005B2816" w14:paraId="650F7E04" w14:textId="77777777" w:rsidTr="00711B7D">
        <w:tc>
          <w:tcPr>
            <w:tcW w:w="1125" w:type="pct"/>
            <w:tcBorders>
              <w:top w:val="single" w:sz="4" w:space="0" w:color="auto"/>
              <w:left w:val="single" w:sz="4" w:space="0" w:color="auto"/>
              <w:bottom w:val="single" w:sz="4" w:space="0" w:color="auto"/>
              <w:right w:val="single" w:sz="4" w:space="0" w:color="auto"/>
            </w:tcBorders>
          </w:tcPr>
          <w:p w14:paraId="01AE820E" w14:textId="1D0ACF06" w:rsidR="00711B7D" w:rsidRDefault="00711B7D" w:rsidP="00711B7D">
            <w:pPr>
              <w:pStyle w:val="GOSTTablenorm"/>
            </w:pPr>
            <w:r w:rsidRPr="00A71477">
              <w:rPr>
                <w:szCs w:val="22"/>
              </w:rPr>
              <w:t>Показатель</w:t>
            </w:r>
            <w:r>
              <w:rPr>
                <w:szCs w:val="22"/>
              </w:rPr>
              <w:t>_</w:t>
            </w:r>
            <w:ins w:id="6344" w:author="Великанова Алевтина Николаевна SUP-1824481" w:date="2025-12-09T21:04:00Z">
              <w:r w:rsidR="00FD78FF">
                <w:rPr>
                  <w:szCs w:val="22"/>
                </w:rPr>
                <w:t>ЛС</w:t>
              </w:r>
            </w:ins>
            <w:del w:id="6345" w:author="Великанова Алевтина Николаевна SUP-1824481" w:date="2025-12-09T21:04:00Z">
              <w:r w:rsidRPr="00A71477" w:rsidDel="00FD78FF">
                <w:rPr>
                  <w:szCs w:val="22"/>
                </w:rPr>
                <w:delText>операции</w:delText>
              </w:r>
            </w:del>
          </w:p>
        </w:tc>
        <w:tc>
          <w:tcPr>
            <w:tcW w:w="273" w:type="pct"/>
            <w:tcBorders>
              <w:top w:val="single" w:sz="4" w:space="0" w:color="auto"/>
              <w:left w:val="single" w:sz="4" w:space="0" w:color="auto"/>
              <w:bottom w:val="single" w:sz="4" w:space="0" w:color="auto"/>
              <w:right w:val="single" w:sz="4" w:space="0" w:color="auto"/>
            </w:tcBorders>
          </w:tcPr>
          <w:p w14:paraId="1EC000F2" w14:textId="44069652" w:rsidR="00711B7D" w:rsidRDefault="00711B7D" w:rsidP="00711B7D">
            <w:pPr>
              <w:pStyle w:val="GOSTTablenorm"/>
            </w:pPr>
            <w:r>
              <w:rPr>
                <w:szCs w:val="22"/>
              </w:rPr>
              <w:t>нет</w:t>
            </w:r>
          </w:p>
        </w:tc>
        <w:tc>
          <w:tcPr>
            <w:tcW w:w="1127" w:type="pct"/>
            <w:tcBorders>
              <w:top w:val="single" w:sz="4" w:space="0" w:color="auto"/>
              <w:left w:val="single" w:sz="4" w:space="0" w:color="auto"/>
              <w:bottom w:val="single" w:sz="4" w:space="0" w:color="auto"/>
              <w:right w:val="single" w:sz="4" w:space="0" w:color="auto"/>
            </w:tcBorders>
          </w:tcPr>
          <w:p w14:paraId="46F0FDB0" w14:textId="5EBE6B05" w:rsidR="00711B7D" w:rsidRPr="00367B19" w:rsidRDefault="00711B7D" w:rsidP="00711B7D">
            <w:pPr>
              <w:pStyle w:val="GOSTTablenorm"/>
              <w:ind w:left="0"/>
              <w:rPr>
                <w:szCs w:val="22"/>
              </w:rPr>
            </w:pPr>
            <w:r w:rsidRPr="00367B19">
              <w:rPr>
                <w:szCs w:val="22"/>
              </w:rPr>
              <w:t>Указывается показатель операции: БПР_ПРШ (гр.4) или БПР_ТЕК (гр.5) с признаком БПР</w:t>
            </w:r>
          </w:p>
        </w:tc>
        <w:tc>
          <w:tcPr>
            <w:tcW w:w="1127" w:type="pct"/>
            <w:gridSpan w:val="2"/>
            <w:tcBorders>
              <w:top w:val="single" w:sz="4" w:space="0" w:color="auto"/>
              <w:left w:val="single" w:sz="4" w:space="0" w:color="auto"/>
              <w:bottom w:val="single" w:sz="4" w:space="0" w:color="auto"/>
              <w:right w:val="single" w:sz="4" w:space="0" w:color="auto"/>
            </w:tcBorders>
          </w:tcPr>
          <w:p w14:paraId="26411524" w14:textId="6546E383" w:rsidR="00711B7D" w:rsidRPr="001C2B07" w:rsidRDefault="00711B7D" w:rsidP="00711B7D">
            <w:pPr>
              <w:pStyle w:val="GOSTTablenorm"/>
              <w:ind w:left="0"/>
              <w:rPr>
                <w:b/>
                <w:lang w:val="en-US"/>
              </w:rPr>
            </w:pPr>
            <w:r w:rsidRPr="0096476E">
              <w:rPr>
                <w:szCs w:val="22"/>
                <w:lang w:val="en-US"/>
              </w:rPr>
              <w:t>FS_PUIO_D070_LIST:pls</w:t>
            </w:r>
          </w:p>
        </w:tc>
        <w:tc>
          <w:tcPr>
            <w:tcW w:w="1348" w:type="pct"/>
            <w:gridSpan w:val="2"/>
            <w:tcBorders>
              <w:top w:val="single" w:sz="4" w:space="0" w:color="auto"/>
              <w:left w:val="single" w:sz="4" w:space="0" w:color="auto"/>
              <w:bottom w:val="single" w:sz="4" w:space="0" w:color="auto"/>
              <w:right w:val="single" w:sz="4" w:space="0" w:color="auto"/>
            </w:tcBorders>
          </w:tcPr>
          <w:p w14:paraId="29D4D581" w14:textId="5E5B98F3" w:rsidR="00711B7D" w:rsidRPr="005B2816" w:rsidRDefault="00711B7D" w:rsidP="00711B7D">
            <w:pPr>
              <w:pStyle w:val="GOSTTablenorm"/>
              <w:rPr>
                <w:szCs w:val="22"/>
              </w:rPr>
            </w:pPr>
            <w:r>
              <w:rPr>
                <w:szCs w:val="22"/>
              </w:rPr>
              <w:t>-</w:t>
            </w:r>
          </w:p>
        </w:tc>
      </w:tr>
      <w:tr w:rsidR="00711B7D" w:rsidRPr="005B2816" w14:paraId="6200A59E" w14:textId="77777777" w:rsidTr="00711B7D">
        <w:tc>
          <w:tcPr>
            <w:tcW w:w="1125" w:type="pct"/>
            <w:tcBorders>
              <w:top w:val="single" w:sz="4" w:space="0" w:color="auto"/>
              <w:left w:val="single" w:sz="4" w:space="0" w:color="auto"/>
              <w:bottom w:val="single" w:sz="4" w:space="0" w:color="auto"/>
              <w:right w:val="single" w:sz="4" w:space="0" w:color="auto"/>
            </w:tcBorders>
          </w:tcPr>
          <w:p w14:paraId="4318E1C5" w14:textId="196083AA" w:rsidR="00711B7D" w:rsidRDefault="00711B7D" w:rsidP="00711B7D">
            <w:pPr>
              <w:pStyle w:val="GOSTTablenorm"/>
            </w:pPr>
            <w:r w:rsidRPr="00A71477">
              <w:rPr>
                <w:szCs w:val="22"/>
              </w:rPr>
              <w:t>Номер</w:t>
            </w:r>
            <w:r>
              <w:rPr>
                <w:szCs w:val="22"/>
              </w:rPr>
              <w:t>_</w:t>
            </w:r>
            <w:r w:rsidRPr="00A71477">
              <w:rPr>
                <w:szCs w:val="22"/>
              </w:rPr>
              <w:t>КОО</w:t>
            </w:r>
          </w:p>
        </w:tc>
        <w:tc>
          <w:tcPr>
            <w:tcW w:w="273" w:type="pct"/>
            <w:tcBorders>
              <w:top w:val="single" w:sz="4" w:space="0" w:color="auto"/>
              <w:left w:val="single" w:sz="4" w:space="0" w:color="auto"/>
              <w:bottom w:val="single" w:sz="4" w:space="0" w:color="auto"/>
              <w:right w:val="single" w:sz="4" w:space="0" w:color="auto"/>
            </w:tcBorders>
          </w:tcPr>
          <w:p w14:paraId="2C9A2BD8" w14:textId="4D28BC3A" w:rsidR="00711B7D" w:rsidRDefault="00711B7D" w:rsidP="00711B7D">
            <w:pPr>
              <w:pStyle w:val="GOSTTablenorm"/>
            </w:pPr>
            <w:r>
              <w:rPr>
                <w:szCs w:val="22"/>
              </w:rPr>
              <w:t>да</w:t>
            </w:r>
          </w:p>
        </w:tc>
        <w:tc>
          <w:tcPr>
            <w:tcW w:w="1127" w:type="pct"/>
            <w:tcBorders>
              <w:top w:val="single" w:sz="4" w:space="0" w:color="auto"/>
              <w:left w:val="single" w:sz="4" w:space="0" w:color="auto"/>
              <w:bottom w:val="single" w:sz="4" w:space="0" w:color="auto"/>
              <w:right w:val="single" w:sz="4" w:space="0" w:color="auto"/>
            </w:tcBorders>
          </w:tcPr>
          <w:p w14:paraId="3190B8D0" w14:textId="0E4675AC" w:rsidR="00711B7D" w:rsidRDefault="00711B7D" w:rsidP="00711B7D">
            <w:pPr>
              <w:pStyle w:val="GOSTTablenorm"/>
              <w:ind w:left="0"/>
              <w:rPr>
                <w:szCs w:val="22"/>
              </w:rPr>
            </w:pPr>
            <w:r>
              <w:rPr>
                <w:szCs w:val="22"/>
              </w:rPr>
              <w:t>Указывается н</w:t>
            </w:r>
            <w:r w:rsidRPr="00A71477">
              <w:rPr>
                <w:szCs w:val="22"/>
              </w:rPr>
              <w:t>омер КОО</w:t>
            </w:r>
          </w:p>
        </w:tc>
        <w:tc>
          <w:tcPr>
            <w:tcW w:w="1127" w:type="pct"/>
            <w:gridSpan w:val="2"/>
            <w:tcBorders>
              <w:top w:val="single" w:sz="4" w:space="0" w:color="auto"/>
              <w:left w:val="single" w:sz="4" w:space="0" w:color="auto"/>
              <w:bottom w:val="single" w:sz="4" w:space="0" w:color="auto"/>
              <w:right w:val="single" w:sz="4" w:space="0" w:color="auto"/>
            </w:tcBorders>
          </w:tcPr>
          <w:p w14:paraId="180ED802" w14:textId="6B931737" w:rsidR="00711B7D" w:rsidRPr="001C2B07" w:rsidRDefault="00711B7D" w:rsidP="00711B7D">
            <w:pPr>
              <w:pStyle w:val="GOSTTablenorm"/>
              <w:ind w:left="0"/>
              <w:rPr>
                <w:b/>
                <w:lang w:val="en-US"/>
              </w:rPr>
            </w:pPr>
            <w:r w:rsidRPr="0096476E">
              <w:rPr>
                <w:szCs w:val="22"/>
                <w:lang w:val="en-US"/>
              </w:rPr>
              <w:t>FS_PUIO_D070_LIST:koo</w:t>
            </w:r>
          </w:p>
        </w:tc>
        <w:tc>
          <w:tcPr>
            <w:tcW w:w="1348" w:type="pct"/>
            <w:gridSpan w:val="2"/>
            <w:tcBorders>
              <w:top w:val="single" w:sz="4" w:space="0" w:color="auto"/>
              <w:left w:val="single" w:sz="4" w:space="0" w:color="auto"/>
              <w:bottom w:val="single" w:sz="4" w:space="0" w:color="auto"/>
              <w:right w:val="single" w:sz="4" w:space="0" w:color="auto"/>
            </w:tcBorders>
          </w:tcPr>
          <w:p w14:paraId="0C819368" w14:textId="5251A1F5" w:rsidR="00711B7D" w:rsidRPr="005B2816" w:rsidRDefault="00711B7D" w:rsidP="00711B7D">
            <w:pPr>
              <w:pStyle w:val="GOSTTablenorm"/>
              <w:rPr>
                <w:szCs w:val="22"/>
              </w:rPr>
            </w:pPr>
            <w:r>
              <w:rPr>
                <w:szCs w:val="22"/>
              </w:rPr>
              <w:t>-</w:t>
            </w:r>
          </w:p>
        </w:tc>
      </w:tr>
    </w:tbl>
    <w:p w14:paraId="1E47B8FC" w14:textId="60499C73" w:rsidR="00E97DE1" w:rsidRPr="006960F1" w:rsidRDefault="00E97DE1" w:rsidP="001C2B07">
      <w:pPr>
        <w:ind w:firstLine="0"/>
        <w:rPr>
          <w:ins w:id="6346" w:author="Опаева Лидия Арашаевна" w:date="2025-10-15T09:31:00Z"/>
          <w:lang w:val="en-US"/>
        </w:rPr>
      </w:pPr>
    </w:p>
    <w:p w14:paraId="5C193813" w14:textId="4737F4F2" w:rsidR="00E97DE1" w:rsidRDefault="00E97DE1" w:rsidP="00E97DE1">
      <w:pPr>
        <w:pStyle w:val="GOSTNameTable"/>
        <w:rPr>
          <w:ins w:id="6347" w:author="Опаева Лидия Арашаевна" w:date="2025-10-15T09:31:00Z"/>
        </w:rPr>
      </w:pPr>
      <w:ins w:id="6348" w:author="Опаева Лидия Арашаевна" w:date="2025-10-15T09:31:00Z">
        <w:r>
          <w:fldChar w:fldCharType="begin"/>
        </w:r>
        <w:r>
          <w:instrText xml:space="preserve"> SEQ Таблица \* ARABIC </w:instrText>
        </w:r>
        <w:r>
          <w:fldChar w:fldCharType="separate"/>
        </w:r>
      </w:ins>
      <w:bookmarkStart w:id="6349" w:name="_Toc226564548"/>
      <w:r w:rsidR="00CE7795">
        <w:t>36</w:t>
      </w:r>
      <w:ins w:id="6350" w:author="Опаева Лидия Арашаевна" w:date="2025-10-15T09:31:00Z">
        <w:r>
          <w:fldChar w:fldCharType="end"/>
        </w:r>
        <w:r>
          <w:t xml:space="preserve"> </w:t>
        </w:r>
        <w:r w:rsidRPr="00A65AEA">
          <w:t>– Перечень атрибутов, соответствующих типу документа «</w:t>
        </w:r>
        <w:r w:rsidRPr="00F22CF7">
          <w:rPr>
            <w:sz w:val="22"/>
            <w:szCs w:val="22"/>
          </w:rPr>
          <w:t>Бухгалтерская справка</w:t>
        </w:r>
        <w:r>
          <w:rPr>
            <w:sz w:val="22"/>
            <w:szCs w:val="22"/>
          </w:rPr>
          <w:t>»</w:t>
        </w:r>
        <w:r w:rsidRPr="00F22CF7">
          <w:rPr>
            <w:sz w:val="22"/>
            <w:szCs w:val="22"/>
          </w:rPr>
          <w:t xml:space="preserve"> (ф. 0504833) </w:t>
        </w:r>
        <w:r w:rsidRPr="009254D3">
          <w:rPr>
            <w:sz w:val="22"/>
            <w:szCs w:val="22"/>
          </w:rPr>
          <w:t>ARP_SVAP_</w:t>
        </w:r>
        <w:r>
          <w:rPr>
            <w:sz w:val="22"/>
            <w:szCs w:val="22"/>
            <w:lang w:val="en-US"/>
          </w:rPr>
          <w:t>N</w:t>
        </w:r>
        <w:r w:rsidRPr="009254D3">
          <w:rPr>
            <w:sz w:val="22"/>
            <w:szCs w:val="22"/>
          </w:rPr>
          <w:t xml:space="preserve">G_TSE </w:t>
        </w:r>
        <w:r w:rsidRPr="00A65AEA">
          <w:t>в SVAP НПС</w:t>
        </w:r>
        <w:bookmarkEnd w:id="6349"/>
      </w:ins>
    </w:p>
    <w:tbl>
      <w:tblPr>
        <w:tblStyle w:val="GOSTTable"/>
        <w:tblW w:w="5000" w:type="pct"/>
        <w:tblLayout w:type="fixed"/>
        <w:tblLook w:val="07E0" w:firstRow="1" w:lastRow="1" w:firstColumn="1" w:lastColumn="1" w:noHBand="1" w:noVBand="1"/>
      </w:tblPr>
      <w:tblGrid>
        <w:gridCol w:w="3387"/>
        <w:gridCol w:w="991"/>
        <w:gridCol w:w="3643"/>
        <w:gridCol w:w="3643"/>
        <w:gridCol w:w="4030"/>
      </w:tblGrid>
      <w:tr w:rsidR="00E97DE1" w:rsidRPr="00DB7279" w14:paraId="41F981B8" w14:textId="77777777" w:rsidTr="00E97DE1">
        <w:trPr>
          <w:cnfStyle w:val="100000000000" w:firstRow="1" w:lastRow="0" w:firstColumn="0" w:lastColumn="0" w:oddVBand="0" w:evenVBand="0" w:oddHBand="0" w:evenHBand="0" w:firstRowFirstColumn="0" w:firstRowLastColumn="0" w:lastRowFirstColumn="0" w:lastRowLastColumn="0"/>
          <w:ins w:id="6351" w:author="Опаева Лидия Арашаевна" w:date="2025-10-15T09:31:00Z"/>
        </w:trPr>
        <w:tc>
          <w:tcPr>
            <w:tcW w:w="3387" w:type="dxa"/>
            <w:hideMark/>
          </w:tcPr>
          <w:p w14:paraId="4E890532" w14:textId="77777777" w:rsidR="00E97DE1" w:rsidRPr="00DB7279" w:rsidRDefault="00E97DE1" w:rsidP="00E97DE1">
            <w:pPr>
              <w:pStyle w:val="GOSTTableHead"/>
              <w:rPr>
                <w:ins w:id="6352" w:author="Опаева Лидия Арашаевна" w:date="2025-10-15T09:31:00Z"/>
                <w:szCs w:val="22"/>
              </w:rPr>
            </w:pPr>
            <w:ins w:id="6353" w:author="Опаева Лидия Арашаевна" w:date="2025-10-15T09:31:00Z">
              <w:r w:rsidRPr="00DB7279">
                <w:rPr>
                  <w:szCs w:val="22"/>
                </w:rPr>
                <w:t>Наименование атрибута</w:t>
              </w:r>
            </w:ins>
          </w:p>
        </w:tc>
        <w:tc>
          <w:tcPr>
            <w:tcW w:w="991" w:type="dxa"/>
            <w:hideMark/>
          </w:tcPr>
          <w:p w14:paraId="79993643" w14:textId="77777777" w:rsidR="00E97DE1" w:rsidRPr="00DB7279" w:rsidRDefault="00E97DE1" w:rsidP="00E97DE1">
            <w:pPr>
              <w:pStyle w:val="GOSTTableHead"/>
              <w:rPr>
                <w:ins w:id="6354" w:author="Опаева Лидия Арашаевна" w:date="2025-10-15T09:31:00Z"/>
                <w:szCs w:val="22"/>
              </w:rPr>
            </w:pPr>
            <w:ins w:id="6355" w:author="Опаева Лидия Арашаевна" w:date="2025-10-15T09:31:00Z">
              <w:r w:rsidRPr="00DB7279">
                <w:rPr>
                  <w:szCs w:val="22"/>
                </w:rPr>
                <w:t>Вычисляемый атрибут</w:t>
              </w:r>
            </w:ins>
          </w:p>
        </w:tc>
        <w:tc>
          <w:tcPr>
            <w:tcW w:w="3643" w:type="dxa"/>
            <w:hideMark/>
          </w:tcPr>
          <w:p w14:paraId="05C3A626" w14:textId="77777777" w:rsidR="00E97DE1" w:rsidRPr="00DB7279" w:rsidRDefault="00E97DE1" w:rsidP="00E97DE1">
            <w:pPr>
              <w:pStyle w:val="GOSTTableHead"/>
              <w:rPr>
                <w:ins w:id="6356" w:author="Опаева Лидия Арашаевна" w:date="2025-10-15T09:31:00Z"/>
                <w:szCs w:val="22"/>
              </w:rPr>
            </w:pPr>
            <w:ins w:id="6357" w:author="Опаева Лидия Арашаевна" w:date="2025-10-15T09:31:00Z">
              <w:r w:rsidRPr="00DB7279">
                <w:rPr>
                  <w:szCs w:val="22"/>
                </w:rPr>
                <w:t>Описание атрибута</w:t>
              </w:r>
            </w:ins>
          </w:p>
        </w:tc>
        <w:tc>
          <w:tcPr>
            <w:tcW w:w="3643" w:type="dxa"/>
            <w:hideMark/>
          </w:tcPr>
          <w:p w14:paraId="3DC9B262" w14:textId="77777777" w:rsidR="00E97DE1" w:rsidRPr="00DB7279" w:rsidRDefault="00E97DE1" w:rsidP="00E97DE1">
            <w:pPr>
              <w:pStyle w:val="GOSTTableHead"/>
              <w:rPr>
                <w:ins w:id="6358" w:author="Опаева Лидия Арашаевна" w:date="2025-10-15T09:31:00Z"/>
                <w:szCs w:val="22"/>
              </w:rPr>
            </w:pPr>
            <w:ins w:id="6359" w:author="Опаева Лидия Арашаевна" w:date="2025-10-15T09:31:00Z">
              <w:r w:rsidRPr="00DB7279">
                <w:rPr>
                  <w:szCs w:val="22"/>
                </w:rPr>
                <w:t>Реквизит документа (наименование тега)</w:t>
              </w:r>
            </w:ins>
          </w:p>
        </w:tc>
        <w:tc>
          <w:tcPr>
            <w:tcW w:w="4030" w:type="dxa"/>
            <w:hideMark/>
          </w:tcPr>
          <w:p w14:paraId="7DCD2460" w14:textId="77777777" w:rsidR="00E97DE1" w:rsidRPr="00DB7279" w:rsidRDefault="00E97DE1" w:rsidP="00E97DE1">
            <w:pPr>
              <w:pStyle w:val="GOSTTableHead"/>
              <w:rPr>
                <w:ins w:id="6360" w:author="Опаева Лидия Арашаевна" w:date="2025-10-15T09:31:00Z"/>
                <w:szCs w:val="22"/>
              </w:rPr>
            </w:pPr>
            <w:ins w:id="6361" w:author="Опаева Лидия Арашаевна" w:date="2025-10-15T09:31:00Z">
              <w:r w:rsidRPr="00DB7279">
                <w:rPr>
                  <w:szCs w:val="22"/>
                </w:rPr>
                <w:t>Алгоритм вычисления</w:t>
              </w:r>
            </w:ins>
          </w:p>
        </w:tc>
      </w:tr>
      <w:tr w:rsidR="00E97DE1" w:rsidRPr="00DB7279" w14:paraId="369A6BEC" w14:textId="77777777" w:rsidTr="00E97DE1">
        <w:trPr>
          <w:ins w:id="6362" w:author="Опаева Лидия Арашаевна" w:date="2025-10-15T09:31:00Z"/>
        </w:trPr>
        <w:tc>
          <w:tcPr>
            <w:tcW w:w="15694" w:type="dxa"/>
            <w:gridSpan w:val="5"/>
          </w:tcPr>
          <w:p w14:paraId="1BF239A7" w14:textId="2EE8F1F8" w:rsidR="00E97DE1" w:rsidRPr="00DB7279" w:rsidRDefault="00E97DE1" w:rsidP="00E97DE1">
            <w:pPr>
              <w:ind w:firstLine="0"/>
              <w:jc w:val="center"/>
              <w:rPr>
                <w:ins w:id="6363" w:author="Опаева Лидия Арашаевна" w:date="2025-10-15T09:31:00Z"/>
                <w:b/>
                <w:sz w:val="22"/>
                <w:szCs w:val="22"/>
              </w:rPr>
            </w:pPr>
            <w:ins w:id="6364" w:author="Опаева Лидия Арашаевна" w:date="2025-10-15T09:31:00Z">
              <w:r w:rsidRPr="00DB7279">
                <w:rPr>
                  <w:b/>
                  <w:sz w:val="22"/>
                  <w:szCs w:val="22"/>
                </w:rPr>
                <w:t xml:space="preserve">Бухгалтерская справка (ф. 0504833) </w:t>
              </w:r>
              <w:r w:rsidRPr="009254D3">
                <w:rPr>
                  <w:b/>
                  <w:sz w:val="22"/>
                  <w:szCs w:val="22"/>
                </w:rPr>
                <w:t>ARP_SVAP_</w:t>
              </w:r>
              <w:r>
                <w:rPr>
                  <w:b/>
                  <w:sz w:val="22"/>
                  <w:szCs w:val="22"/>
                  <w:lang w:val="en-US"/>
                </w:rPr>
                <w:t>N</w:t>
              </w:r>
              <w:r w:rsidRPr="009254D3">
                <w:rPr>
                  <w:b/>
                  <w:sz w:val="22"/>
                  <w:szCs w:val="22"/>
                </w:rPr>
                <w:t>G_TSE</w:t>
              </w:r>
            </w:ins>
          </w:p>
        </w:tc>
      </w:tr>
      <w:tr w:rsidR="00E97DE1" w:rsidRPr="00DB7279" w14:paraId="08F2AC39" w14:textId="77777777" w:rsidTr="00E97DE1">
        <w:trPr>
          <w:ins w:id="6365" w:author="Опаева Лидия Арашаевна" w:date="2025-10-15T09:31:00Z"/>
        </w:trPr>
        <w:tc>
          <w:tcPr>
            <w:tcW w:w="3387" w:type="dxa"/>
          </w:tcPr>
          <w:p w14:paraId="5D2B15AC" w14:textId="77777777" w:rsidR="00E97DE1" w:rsidRPr="00DB7279" w:rsidRDefault="00E97DE1" w:rsidP="00E97DE1">
            <w:pPr>
              <w:pStyle w:val="GOSTTablenorm"/>
              <w:rPr>
                <w:ins w:id="6366" w:author="Опаева Лидия Арашаевна" w:date="2025-10-15T09:31:00Z"/>
              </w:rPr>
            </w:pPr>
            <w:ins w:id="6367" w:author="Опаева Лидия Арашаевна" w:date="2025-10-15T09:31:00Z">
              <w:r w:rsidRPr="00DB7279">
                <w:t>Номер_документа*</w:t>
              </w:r>
            </w:ins>
          </w:p>
        </w:tc>
        <w:tc>
          <w:tcPr>
            <w:tcW w:w="991" w:type="dxa"/>
          </w:tcPr>
          <w:p w14:paraId="58EB58A0" w14:textId="77777777" w:rsidR="00E97DE1" w:rsidRPr="00DB7279" w:rsidRDefault="00E97DE1" w:rsidP="00E97DE1">
            <w:pPr>
              <w:pStyle w:val="GOSTTablenorm"/>
              <w:rPr>
                <w:ins w:id="6368" w:author="Опаева Лидия Арашаевна" w:date="2025-10-15T09:31:00Z"/>
              </w:rPr>
            </w:pPr>
            <w:ins w:id="6369" w:author="Опаева Лидия Арашаевна" w:date="2025-10-15T09:31:00Z">
              <w:r w:rsidRPr="00DB7279">
                <w:t>Нет</w:t>
              </w:r>
            </w:ins>
          </w:p>
        </w:tc>
        <w:tc>
          <w:tcPr>
            <w:tcW w:w="3643" w:type="dxa"/>
          </w:tcPr>
          <w:p w14:paraId="57B3D69A" w14:textId="77777777" w:rsidR="00E97DE1" w:rsidRPr="00DB7279" w:rsidRDefault="00E97DE1" w:rsidP="00E97DE1">
            <w:pPr>
              <w:pStyle w:val="GOSTTablenorm"/>
              <w:rPr>
                <w:ins w:id="6370" w:author="Опаева Лидия Арашаевна" w:date="2025-10-15T09:31:00Z"/>
              </w:rPr>
            </w:pPr>
            <w:ins w:id="6371" w:author="Опаева Лидия Арашаевна" w:date="2025-10-15T09:31:00Z">
              <w:r w:rsidRPr="00DB7279">
                <w:t>Номер документа</w:t>
              </w:r>
            </w:ins>
          </w:p>
        </w:tc>
        <w:tc>
          <w:tcPr>
            <w:tcW w:w="3643" w:type="dxa"/>
          </w:tcPr>
          <w:p w14:paraId="293CC20A" w14:textId="77777777" w:rsidR="00E97DE1" w:rsidRPr="00DB7279" w:rsidRDefault="00E97DE1" w:rsidP="00E97DE1">
            <w:pPr>
              <w:pStyle w:val="GOSTTablenorm"/>
              <w:rPr>
                <w:ins w:id="6372" w:author="Опаева Лидия Арашаевна" w:date="2025-10-15T09:31:00Z"/>
              </w:rPr>
            </w:pPr>
            <w:ins w:id="6373" w:author="Опаева Лидия Арашаевна" w:date="2025-10-15T09:31:00Z">
              <w:r w:rsidRPr="00DB7279">
                <w:t>TtlPrt_DcNmbr</w:t>
              </w:r>
            </w:ins>
          </w:p>
        </w:tc>
        <w:tc>
          <w:tcPr>
            <w:tcW w:w="4030" w:type="dxa"/>
          </w:tcPr>
          <w:p w14:paraId="1AECC949" w14:textId="77777777" w:rsidR="00E97DE1" w:rsidRPr="00DB7279" w:rsidRDefault="00E97DE1" w:rsidP="00E97DE1">
            <w:pPr>
              <w:pStyle w:val="GOSTTablenorm"/>
              <w:rPr>
                <w:ins w:id="6374" w:author="Опаева Лидия Арашаевна" w:date="2025-10-15T09:31:00Z"/>
              </w:rPr>
            </w:pPr>
            <w:ins w:id="6375" w:author="Опаева Лидия Арашаевна" w:date="2025-10-15T09:31:00Z">
              <w:r w:rsidRPr="00DB7279">
                <w:t>-</w:t>
              </w:r>
            </w:ins>
          </w:p>
        </w:tc>
      </w:tr>
      <w:tr w:rsidR="00E97DE1" w:rsidRPr="00DB7279" w14:paraId="61CBFFCA" w14:textId="77777777" w:rsidTr="00E97DE1">
        <w:trPr>
          <w:ins w:id="6376" w:author="Опаева Лидия Арашаевна" w:date="2025-10-15T09:31:00Z"/>
        </w:trPr>
        <w:tc>
          <w:tcPr>
            <w:tcW w:w="3387" w:type="dxa"/>
          </w:tcPr>
          <w:p w14:paraId="60C5AABF" w14:textId="77777777" w:rsidR="00E97DE1" w:rsidRPr="00DB7279" w:rsidRDefault="00E97DE1" w:rsidP="00E97DE1">
            <w:pPr>
              <w:pStyle w:val="GOSTTablenorm"/>
              <w:rPr>
                <w:ins w:id="6377" w:author="Опаева Лидия Арашаевна" w:date="2025-10-15T09:31:00Z"/>
              </w:rPr>
            </w:pPr>
            <w:ins w:id="6378" w:author="Опаева Лидия Арашаевна" w:date="2025-10-15T09:31:00Z">
              <w:r w:rsidRPr="00DB7279">
                <w:t>Дата_документа*</w:t>
              </w:r>
            </w:ins>
          </w:p>
        </w:tc>
        <w:tc>
          <w:tcPr>
            <w:tcW w:w="991" w:type="dxa"/>
          </w:tcPr>
          <w:p w14:paraId="1A344964" w14:textId="77777777" w:rsidR="00E97DE1" w:rsidRPr="00DB7279" w:rsidRDefault="00E97DE1" w:rsidP="00E97DE1">
            <w:pPr>
              <w:pStyle w:val="GOSTTablenorm"/>
              <w:rPr>
                <w:ins w:id="6379" w:author="Опаева Лидия Арашаевна" w:date="2025-10-15T09:31:00Z"/>
              </w:rPr>
            </w:pPr>
            <w:ins w:id="6380" w:author="Опаева Лидия Арашаевна" w:date="2025-10-15T09:31:00Z">
              <w:r w:rsidRPr="00DB7279">
                <w:t>Нет</w:t>
              </w:r>
            </w:ins>
          </w:p>
        </w:tc>
        <w:tc>
          <w:tcPr>
            <w:tcW w:w="3643" w:type="dxa"/>
          </w:tcPr>
          <w:p w14:paraId="62F0394C" w14:textId="77777777" w:rsidR="00E97DE1" w:rsidRPr="00DB7279" w:rsidRDefault="00E97DE1" w:rsidP="00E97DE1">
            <w:pPr>
              <w:pStyle w:val="GOSTTablenorm"/>
              <w:rPr>
                <w:ins w:id="6381" w:author="Опаева Лидия Арашаевна" w:date="2025-10-15T09:31:00Z"/>
              </w:rPr>
            </w:pPr>
            <w:ins w:id="6382" w:author="Опаева Лидия Арашаевна" w:date="2025-10-15T09:31:00Z">
              <w:r w:rsidRPr="00DB7279">
                <w:t>Дата документа</w:t>
              </w:r>
            </w:ins>
          </w:p>
        </w:tc>
        <w:tc>
          <w:tcPr>
            <w:tcW w:w="3643" w:type="dxa"/>
          </w:tcPr>
          <w:p w14:paraId="34D30CC0" w14:textId="77777777" w:rsidR="00E97DE1" w:rsidRPr="00DB7279" w:rsidRDefault="00E97DE1" w:rsidP="00E97DE1">
            <w:pPr>
              <w:pStyle w:val="GOSTTablenorm"/>
              <w:rPr>
                <w:ins w:id="6383" w:author="Опаева Лидия Арашаевна" w:date="2025-10-15T09:31:00Z"/>
              </w:rPr>
            </w:pPr>
            <w:ins w:id="6384" w:author="Опаева Лидия Арашаевна" w:date="2025-10-15T09:31:00Z">
              <w:r w:rsidRPr="00DB7279">
                <w:t>TtlPrt_Dt</w:t>
              </w:r>
            </w:ins>
          </w:p>
        </w:tc>
        <w:tc>
          <w:tcPr>
            <w:tcW w:w="4030" w:type="dxa"/>
          </w:tcPr>
          <w:p w14:paraId="1F9CEA0F" w14:textId="77777777" w:rsidR="00E97DE1" w:rsidRPr="00DB7279" w:rsidRDefault="00E97DE1" w:rsidP="00E97DE1">
            <w:pPr>
              <w:pStyle w:val="GOSTTablenorm"/>
              <w:rPr>
                <w:ins w:id="6385" w:author="Опаева Лидия Арашаевна" w:date="2025-10-15T09:31:00Z"/>
              </w:rPr>
            </w:pPr>
            <w:ins w:id="6386" w:author="Опаева Лидия Арашаевна" w:date="2025-10-15T09:31:00Z">
              <w:r w:rsidRPr="00DB7279">
                <w:t>-</w:t>
              </w:r>
            </w:ins>
          </w:p>
        </w:tc>
      </w:tr>
      <w:tr w:rsidR="00E97DE1" w:rsidRPr="00DB7279" w14:paraId="41A059C9" w14:textId="77777777" w:rsidTr="00E97DE1">
        <w:trPr>
          <w:ins w:id="6387" w:author="Опаева Лидия Арашаевна" w:date="2025-10-15T09:31:00Z"/>
        </w:trPr>
        <w:tc>
          <w:tcPr>
            <w:tcW w:w="3387" w:type="dxa"/>
          </w:tcPr>
          <w:p w14:paraId="6A20C704" w14:textId="77777777" w:rsidR="00E97DE1" w:rsidRPr="00DB7279" w:rsidRDefault="00E97DE1" w:rsidP="00E97DE1">
            <w:pPr>
              <w:pStyle w:val="GOSTTablenorm"/>
              <w:rPr>
                <w:ins w:id="6388" w:author="Опаева Лидия Арашаевна" w:date="2025-10-15T09:31:00Z"/>
              </w:rPr>
            </w:pPr>
            <w:ins w:id="6389" w:author="Опаева Лидия Арашаевна" w:date="2025-10-15T09:31:00Z">
              <w:r w:rsidRPr="00DB7279">
                <w:t>Дата_ввода_в_действие</w:t>
              </w:r>
            </w:ins>
          </w:p>
        </w:tc>
        <w:tc>
          <w:tcPr>
            <w:tcW w:w="991" w:type="dxa"/>
          </w:tcPr>
          <w:p w14:paraId="067FCE1B" w14:textId="77777777" w:rsidR="00E97DE1" w:rsidRPr="00DB7279" w:rsidRDefault="00E97DE1" w:rsidP="00E97DE1">
            <w:pPr>
              <w:pStyle w:val="GOSTTablenorm"/>
              <w:rPr>
                <w:ins w:id="6390" w:author="Опаева Лидия Арашаевна" w:date="2025-10-15T09:31:00Z"/>
              </w:rPr>
            </w:pPr>
            <w:ins w:id="6391" w:author="Опаева Лидия Арашаевна" w:date="2025-10-15T09:31:00Z">
              <w:r w:rsidRPr="00DB7279">
                <w:t>Нет</w:t>
              </w:r>
            </w:ins>
          </w:p>
        </w:tc>
        <w:tc>
          <w:tcPr>
            <w:tcW w:w="3643" w:type="dxa"/>
          </w:tcPr>
          <w:p w14:paraId="701299A1" w14:textId="77777777" w:rsidR="00E97DE1" w:rsidRPr="00DB7279" w:rsidRDefault="00E97DE1" w:rsidP="00E97DE1">
            <w:pPr>
              <w:pStyle w:val="GOSTTablenorm"/>
              <w:rPr>
                <w:ins w:id="6392" w:author="Опаева Лидия Арашаевна" w:date="2025-10-15T09:31:00Z"/>
              </w:rPr>
            </w:pPr>
            <w:ins w:id="6393" w:author="Опаева Лидия Арашаевна" w:date="2025-10-15T09:31:00Z">
              <w:r w:rsidRPr="00DB7279">
                <w:t>Дата ввода в действие</w:t>
              </w:r>
            </w:ins>
          </w:p>
        </w:tc>
        <w:tc>
          <w:tcPr>
            <w:tcW w:w="3643" w:type="dxa"/>
          </w:tcPr>
          <w:p w14:paraId="149C9BB2" w14:textId="77777777" w:rsidR="00E97DE1" w:rsidRPr="00DB7279" w:rsidRDefault="00E97DE1" w:rsidP="00E97DE1">
            <w:pPr>
              <w:pStyle w:val="GOSTTablenorm"/>
              <w:rPr>
                <w:ins w:id="6394" w:author="Опаева Лидия Арашаевна" w:date="2025-10-15T09:31:00Z"/>
              </w:rPr>
            </w:pPr>
            <w:ins w:id="6395" w:author="Опаева Лидия Арашаевна" w:date="2025-10-15T09:31:00Z">
              <w:r w:rsidRPr="00DB7279">
                <w:t>TtlPrt_EffectiveDate</w:t>
              </w:r>
            </w:ins>
          </w:p>
        </w:tc>
        <w:tc>
          <w:tcPr>
            <w:tcW w:w="4030" w:type="dxa"/>
          </w:tcPr>
          <w:p w14:paraId="570DA5D9" w14:textId="77777777" w:rsidR="00E97DE1" w:rsidRPr="00DB7279" w:rsidRDefault="00E97DE1" w:rsidP="00E97DE1">
            <w:pPr>
              <w:pStyle w:val="GOSTTablenorm"/>
              <w:rPr>
                <w:ins w:id="6396" w:author="Опаева Лидия Арашаевна" w:date="2025-10-15T09:31:00Z"/>
              </w:rPr>
            </w:pPr>
            <w:ins w:id="6397" w:author="Опаева Лидия Арашаевна" w:date="2025-10-15T09:31:00Z">
              <w:r w:rsidRPr="00DB7279">
                <w:t>-</w:t>
              </w:r>
            </w:ins>
          </w:p>
        </w:tc>
      </w:tr>
      <w:tr w:rsidR="00E97DE1" w:rsidRPr="00DB7279" w14:paraId="3183E4E5" w14:textId="77777777" w:rsidTr="00E97DE1">
        <w:trPr>
          <w:ins w:id="6398" w:author="Опаева Лидия Арашаевна" w:date="2025-10-15T09:31:00Z"/>
        </w:trPr>
        <w:tc>
          <w:tcPr>
            <w:tcW w:w="3387" w:type="dxa"/>
          </w:tcPr>
          <w:p w14:paraId="3FA159B3" w14:textId="77777777" w:rsidR="00E97DE1" w:rsidRPr="00DB7279" w:rsidRDefault="00E97DE1" w:rsidP="00E97DE1">
            <w:pPr>
              <w:pStyle w:val="GOSTTablenorm"/>
              <w:rPr>
                <w:ins w:id="6399" w:author="Опаева Лидия Арашаевна" w:date="2025-10-15T09:31:00Z"/>
              </w:rPr>
            </w:pPr>
            <w:ins w:id="6400" w:author="Опаева Лидия Арашаевна" w:date="2025-10-15T09:31:00Z">
              <w:r w:rsidRPr="00DB7279">
                <w:t>Тип_справки</w:t>
              </w:r>
            </w:ins>
          </w:p>
        </w:tc>
        <w:tc>
          <w:tcPr>
            <w:tcW w:w="991" w:type="dxa"/>
          </w:tcPr>
          <w:p w14:paraId="2BFAEE29" w14:textId="77777777" w:rsidR="00E97DE1" w:rsidRPr="00DB7279" w:rsidRDefault="00E97DE1" w:rsidP="00E97DE1">
            <w:pPr>
              <w:pStyle w:val="GOSTTablenorm"/>
              <w:rPr>
                <w:ins w:id="6401" w:author="Опаева Лидия Арашаевна" w:date="2025-10-15T09:31:00Z"/>
              </w:rPr>
            </w:pPr>
            <w:ins w:id="6402" w:author="Опаева Лидия Арашаевна" w:date="2025-10-15T09:31:00Z">
              <w:r w:rsidRPr="00DB7279">
                <w:t>Нет</w:t>
              </w:r>
            </w:ins>
          </w:p>
        </w:tc>
        <w:tc>
          <w:tcPr>
            <w:tcW w:w="3643" w:type="dxa"/>
          </w:tcPr>
          <w:p w14:paraId="548F7555" w14:textId="77777777" w:rsidR="00E97DE1" w:rsidRPr="00DB7279" w:rsidRDefault="00E97DE1" w:rsidP="00E97DE1">
            <w:pPr>
              <w:pStyle w:val="GOSTTablenorm"/>
              <w:rPr>
                <w:ins w:id="6403" w:author="Опаева Лидия Арашаевна" w:date="2025-10-15T09:31:00Z"/>
              </w:rPr>
            </w:pPr>
            <w:ins w:id="6404" w:author="Опаева Лидия Арашаевна" w:date="2025-10-15T09:31:00Z">
              <w:r w:rsidRPr="00DB7279">
                <w:t>Тип справки</w:t>
              </w:r>
            </w:ins>
          </w:p>
        </w:tc>
        <w:tc>
          <w:tcPr>
            <w:tcW w:w="3643" w:type="dxa"/>
          </w:tcPr>
          <w:p w14:paraId="1E9520F0" w14:textId="77777777" w:rsidR="00E97DE1" w:rsidRPr="00DB7279" w:rsidRDefault="00E97DE1" w:rsidP="00E97DE1">
            <w:pPr>
              <w:pStyle w:val="GOSTTablenorm"/>
              <w:rPr>
                <w:ins w:id="6405" w:author="Опаева Лидия Арашаевна" w:date="2025-10-15T09:31:00Z"/>
              </w:rPr>
            </w:pPr>
            <w:ins w:id="6406" w:author="Опаева Лидия Арашаевна" w:date="2025-10-15T09:31:00Z">
              <w:r w:rsidRPr="00DB7279">
                <w:t>TtlPrt_TypeDoc</w:t>
              </w:r>
            </w:ins>
          </w:p>
        </w:tc>
        <w:tc>
          <w:tcPr>
            <w:tcW w:w="4030" w:type="dxa"/>
          </w:tcPr>
          <w:p w14:paraId="5A1D4F9B" w14:textId="77777777" w:rsidR="00E97DE1" w:rsidRPr="00DB7279" w:rsidRDefault="00E97DE1" w:rsidP="00E97DE1">
            <w:pPr>
              <w:pStyle w:val="GOSTTablenorm"/>
              <w:rPr>
                <w:ins w:id="6407" w:author="Опаева Лидия Арашаевна" w:date="2025-10-15T09:31:00Z"/>
              </w:rPr>
            </w:pPr>
            <w:ins w:id="6408" w:author="Опаева Лидия Арашаевна" w:date="2025-10-15T09:31:00Z">
              <w:r w:rsidRPr="00DB7279">
                <w:t>-</w:t>
              </w:r>
            </w:ins>
          </w:p>
        </w:tc>
      </w:tr>
      <w:tr w:rsidR="00E97DE1" w:rsidRPr="00DB7279" w14:paraId="316C5847" w14:textId="77777777" w:rsidTr="00E97DE1">
        <w:trPr>
          <w:ins w:id="6409" w:author="Опаева Лидия Арашаевна" w:date="2025-10-15T09:31:00Z"/>
        </w:trPr>
        <w:tc>
          <w:tcPr>
            <w:tcW w:w="3387" w:type="dxa"/>
          </w:tcPr>
          <w:p w14:paraId="2BF0FB23" w14:textId="77777777" w:rsidR="00E97DE1" w:rsidRPr="00DB7279" w:rsidRDefault="00E97DE1" w:rsidP="00E97DE1">
            <w:pPr>
              <w:pStyle w:val="GOSTTablenorm"/>
              <w:rPr>
                <w:ins w:id="6410" w:author="Опаева Лидия Арашаевна" w:date="2025-10-15T09:31:00Z"/>
              </w:rPr>
            </w:pPr>
            <w:ins w:id="6411" w:author="Опаева Лидия Арашаевна" w:date="2025-10-15T09:31:00Z">
              <w:r w:rsidRPr="00DB7279">
                <w:t>Наименование_типа_справки</w:t>
              </w:r>
            </w:ins>
          </w:p>
        </w:tc>
        <w:tc>
          <w:tcPr>
            <w:tcW w:w="991" w:type="dxa"/>
          </w:tcPr>
          <w:p w14:paraId="56DF2E4D" w14:textId="77777777" w:rsidR="00E97DE1" w:rsidRPr="00DB7279" w:rsidRDefault="00E97DE1" w:rsidP="00E97DE1">
            <w:pPr>
              <w:pStyle w:val="GOSTTablenorm"/>
              <w:rPr>
                <w:ins w:id="6412" w:author="Опаева Лидия Арашаевна" w:date="2025-10-15T09:31:00Z"/>
              </w:rPr>
            </w:pPr>
            <w:ins w:id="6413" w:author="Опаева Лидия Арашаевна" w:date="2025-10-15T09:31:00Z">
              <w:r w:rsidRPr="00DB7279">
                <w:t>Нет</w:t>
              </w:r>
            </w:ins>
          </w:p>
        </w:tc>
        <w:tc>
          <w:tcPr>
            <w:tcW w:w="3643" w:type="dxa"/>
          </w:tcPr>
          <w:p w14:paraId="4B002FD7" w14:textId="77777777" w:rsidR="00E97DE1" w:rsidRPr="00DB7279" w:rsidRDefault="00E97DE1" w:rsidP="00E97DE1">
            <w:pPr>
              <w:pStyle w:val="GOSTTablenorm"/>
              <w:rPr>
                <w:ins w:id="6414" w:author="Опаева Лидия Арашаевна" w:date="2025-10-15T09:31:00Z"/>
              </w:rPr>
            </w:pPr>
            <w:ins w:id="6415" w:author="Опаева Лидия Арашаевна" w:date="2025-10-15T09:31:00Z">
              <w:r w:rsidRPr="00DB7279">
                <w:t>Наименование типа справки</w:t>
              </w:r>
            </w:ins>
          </w:p>
        </w:tc>
        <w:tc>
          <w:tcPr>
            <w:tcW w:w="3643" w:type="dxa"/>
          </w:tcPr>
          <w:p w14:paraId="61382C36" w14:textId="77777777" w:rsidR="00E97DE1" w:rsidRPr="00DB7279" w:rsidRDefault="00E97DE1" w:rsidP="00E97DE1">
            <w:pPr>
              <w:pStyle w:val="GOSTTablenorm"/>
              <w:rPr>
                <w:ins w:id="6416" w:author="Опаева Лидия Арашаевна" w:date="2025-10-15T09:31:00Z"/>
              </w:rPr>
            </w:pPr>
            <w:ins w:id="6417" w:author="Опаева Лидия Арашаевна" w:date="2025-10-15T09:31:00Z">
              <w:r w:rsidRPr="00DB7279">
                <w:t>TtlPrt_FullTypeDoc</w:t>
              </w:r>
            </w:ins>
          </w:p>
        </w:tc>
        <w:tc>
          <w:tcPr>
            <w:tcW w:w="4030" w:type="dxa"/>
          </w:tcPr>
          <w:p w14:paraId="4304FD0B" w14:textId="77777777" w:rsidR="00E97DE1" w:rsidRPr="00DB7279" w:rsidRDefault="00E97DE1" w:rsidP="00E97DE1">
            <w:pPr>
              <w:pStyle w:val="GOSTTablenorm"/>
              <w:rPr>
                <w:ins w:id="6418" w:author="Опаева Лидия Арашаевна" w:date="2025-10-15T09:31:00Z"/>
              </w:rPr>
            </w:pPr>
            <w:ins w:id="6419" w:author="Опаева Лидия Арашаевна" w:date="2025-10-15T09:31:00Z">
              <w:r w:rsidRPr="00DB7279">
                <w:t>-</w:t>
              </w:r>
            </w:ins>
          </w:p>
        </w:tc>
      </w:tr>
      <w:tr w:rsidR="00E97DE1" w:rsidRPr="00DB7279" w14:paraId="52DB4315" w14:textId="77777777" w:rsidTr="00E97DE1">
        <w:trPr>
          <w:ins w:id="6420" w:author="Опаева Лидия Арашаевна" w:date="2025-10-15T09:31:00Z"/>
        </w:trPr>
        <w:tc>
          <w:tcPr>
            <w:tcW w:w="3387" w:type="dxa"/>
          </w:tcPr>
          <w:p w14:paraId="248367FF" w14:textId="77777777" w:rsidR="00E97DE1" w:rsidRPr="00DB7279" w:rsidRDefault="00E97DE1" w:rsidP="00E97DE1">
            <w:pPr>
              <w:pStyle w:val="GOSTTablenorm"/>
              <w:rPr>
                <w:ins w:id="6421" w:author="Опаева Лидия Арашаевна" w:date="2025-10-15T09:31:00Z"/>
              </w:rPr>
            </w:pPr>
            <w:ins w:id="6422" w:author="Опаева Лидия Арашаевна" w:date="2025-10-15T09:31:00Z">
              <w:r w:rsidRPr="00DB7279">
                <w:t>Наименование_документа</w:t>
              </w:r>
            </w:ins>
          </w:p>
        </w:tc>
        <w:tc>
          <w:tcPr>
            <w:tcW w:w="991" w:type="dxa"/>
          </w:tcPr>
          <w:p w14:paraId="6039710F" w14:textId="77777777" w:rsidR="00E97DE1" w:rsidRPr="00DB7279" w:rsidRDefault="00E97DE1" w:rsidP="00E97DE1">
            <w:pPr>
              <w:pStyle w:val="GOSTTablenorm"/>
              <w:rPr>
                <w:ins w:id="6423" w:author="Опаева Лидия Арашаевна" w:date="2025-10-15T09:31:00Z"/>
              </w:rPr>
            </w:pPr>
            <w:ins w:id="6424" w:author="Опаева Лидия Арашаевна" w:date="2025-10-15T09:31:00Z">
              <w:r w:rsidRPr="00DB7279">
                <w:t>Да</w:t>
              </w:r>
            </w:ins>
          </w:p>
        </w:tc>
        <w:tc>
          <w:tcPr>
            <w:tcW w:w="3643" w:type="dxa"/>
          </w:tcPr>
          <w:p w14:paraId="16B33AF9" w14:textId="77777777" w:rsidR="00E97DE1" w:rsidRPr="00DB7279" w:rsidRDefault="00E97DE1" w:rsidP="00E97DE1">
            <w:pPr>
              <w:pStyle w:val="GOSTTablenorm"/>
              <w:rPr>
                <w:ins w:id="6425" w:author="Опаева Лидия Арашаевна" w:date="2025-10-15T09:31:00Z"/>
              </w:rPr>
            </w:pPr>
            <w:ins w:id="6426" w:author="Опаева Лидия Арашаевна" w:date="2025-10-15T09:31:00Z">
              <w:r w:rsidRPr="00DB7279">
                <w:t>Наименование документа</w:t>
              </w:r>
            </w:ins>
          </w:p>
        </w:tc>
        <w:tc>
          <w:tcPr>
            <w:tcW w:w="3643" w:type="dxa"/>
          </w:tcPr>
          <w:p w14:paraId="74EA12DC" w14:textId="77777777" w:rsidR="00E97DE1" w:rsidRPr="006C17BE" w:rsidRDefault="00E97DE1" w:rsidP="00E97DE1">
            <w:pPr>
              <w:pStyle w:val="GOSTTablenorm"/>
              <w:rPr>
                <w:ins w:id="6427" w:author="Опаева Лидия Арашаевна" w:date="2025-10-15T09:31:00Z"/>
                <w:lang w:val="en-US"/>
              </w:rPr>
            </w:pPr>
            <w:ins w:id="6428" w:author="Опаева Лидия Арашаевна" w:date="2025-10-15T09:31:00Z">
              <w:r>
                <w:rPr>
                  <w:lang w:val="en-US"/>
                </w:rPr>
                <w:t>-</w:t>
              </w:r>
            </w:ins>
          </w:p>
        </w:tc>
        <w:tc>
          <w:tcPr>
            <w:tcW w:w="4030" w:type="dxa"/>
          </w:tcPr>
          <w:p w14:paraId="52E268CC" w14:textId="77777777" w:rsidR="00E97DE1" w:rsidRPr="00DB7279" w:rsidRDefault="00E97DE1" w:rsidP="00E97DE1">
            <w:pPr>
              <w:pStyle w:val="GOSTTablenorm"/>
              <w:rPr>
                <w:ins w:id="6429" w:author="Опаева Лидия Арашаевна" w:date="2025-10-15T09:31:00Z"/>
              </w:rPr>
            </w:pPr>
            <w:ins w:id="6430" w:author="Опаева Лидия Арашаевна" w:date="2025-10-15T09:31:00Z">
              <w:r w:rsidRPr="00DB7279">
                <w:t>Наименование документа определяется по справочнику «Типы документов» с помощью значения атрибута «Тип_документа» (TypeDoc)</w:t>
              </w:r>
            </w:ins>
          </w:p>
        </w:tc>
      </w:tr>
      <w:tr w:rsidR="00E97DE1" w:rsidRPr="00DB7279" w14:paraId="3383CB69" w14:textId="77777777" w:rsidTr="00E97DE1">
        <w:trPr>
          <w:ins w:id="6431" w:author="Опаева Лидия Арашаевна" w:date="2025-10-15T09:31:00Z"/>
        </w:trPr>
        <w:tc>
          <w:tcPr>
            <w:tcW w:w="3387" w:type="dxa"/>
          </w:tcPr>
          <w:p w14:paraId="40A968D3" w14:textId="77777777" w:rsidR="00E97DE1" w:rsidRPr="00DB7279" w:rsidRDefault="00E97DE1" w:rsidP="00E97DE1">
            <w:pPr>
              <w:pStyle w:val="GOSTTablenorm"/>
              <w:rPr>
                <w:ins w:id="6432" w:author="Опаева Лидия Арашаевна" w:date="2025-10-15T09:31:00Z"/>
              </w:rPr>
            </w:pPr>
            <w:ins w:id="6433" w:author="Опаева Лидия Арашаевна" w:date="2025-10-15T09:31:00Z">
              <w:r w:rsidRPr="00DB7279">
                <w:t>Код_валюты</w:t>
              </w:r>
            </w:ins>
          </w:p>
        </w:tc>
        <w:tc>
          <w:tcPr>
            <w:tcW w:w="991" w:type="dxa"/>
          </w:tcPr>
          <w:p w14:paraId="3E274B95" w14:textId="77777777" w:rsidR="00E97DE1" w:rsidRPr="00DB7279" w:rsidRDefault="00E97DE1" w:rsidP="00E97DE1">
            <w:pPr>
              <w:pStyle w:val="GOSTTablenorm"/>
              <w:rPr>
                <w:ins w:id="6434" w:author="Опаева Лидия Арашаевна" w:date="2025-10-15T09:31:00Z"/>
              </w:rPr>
            </w:pPr>
            <w:ins w:id="6435" w:author="Опаева Лидия Арашаевна" w:date="2025-10-15T09:31:00Z">
              <w:r w:rsidRPr="00DB7279">
                <w:t>Да</w:t>
              </w:r>
            </w:ins>
          </w:p>
        </w:tc>
        <w:tc>
          <w:tcPr>
            <w:tcW w:w="3643" w:type="dxa"/>
          </w:tcPr>
          <w:p w14:paraId="048B604F" w14:textId="77777777" w:rsidR="00E97DE1" w:rsidRPr="00DB7279" w:rsidRDefault="00E97DE1" w:rsidP="00E97DE1">
            <w:pPr>
              <w:pStyle w:val="GOSTTablenorm"/>
              <w:rPr>
                <w:ins w:id="6436" w:author="Опаева Лидия Арашаевна" w:date="2025-10-15T09:31:00Z"/>
              </w:rPr>
            </w:pPr>
            <w:ins w:id="6437" w:author="Опаева Лидия Арашаевна" w:date="2025-10-15T09:31:00Z">
              <w:r w:rsidRPr="00DB7279">
                <w:t>Код валюты по ОКВ</w:t>
              </w:r>
            </w:ins>
          </w:p>
        </w:tc>
        <w:tc>
          <w:tcPr>
            <w:tcW w:w="3643" w:type="dxa"/>
          </w:tcPr>
          <w:p w14:paraId="71FA6D9E" w14:textId="77777777" w:rsidR="00E97DE1" w:rsidRPr="00DB7279" w:rsidRDefault="00E97DE1" w:rsidP="00E97DE1">
            <w:pPr>
              <w:pStyle w:val="GOSTTablenorm"/>
              <w:rPr>
                <w:ins w:id="6438" w:author="Опаева Лидия Арашаевна" w:date="2025-10-15T09:31:00Z"/>
              </w:rPr>
            </w:pPr>
            <w:ins w:id="6439" w:author="Опаева Лидия Арашаевна" w:date="2025-10-15T09:31:00Z">
              <w:r w:rsidRPr="00DB7279">
                <w:t>TtlPrt_CdCrr</w:t>
              </w:r>
            </w:ins>
          </w:p>
        </w:tc>
        <w:tc>
          <w:tcPr>
            <w:tcW w:w="4030" w:type="dxa"/>
          </w:tcPr>
          <w:p w14:paraId="2F4C4C12" w14:textId="77777777" w:rsidR="00E97DE1" w:rsidRPr="00DB7279" w:rsidRDefault="00E97DE1" w:rsidP="00E97DE1">
            <w:pPr>
              <w:pStyle w:val="GOSTTablenorm"/>
              <w:rPr>
                <w:ins w:id="6440" w:author="Опаева Лидия Арашаевна" w:date="2025-10-15T09:31:00Z"/>
                <w:rFonts w:eastAsiaTheme="minorEastAsia"/>
              </w:rPr>
            </w:pPr>
            <w:ins w:id="6441" w:author="Опаева Лидия Арашаевна" w:date="2025-10-15T09:31:00Z">
              <w:r w:rsidRPr="00DB7279">
                <w:t>В составе документа может приходить как цифровой, так и буквенный код валюты.</w:t>
              </w:r>
            </w:ins>
          </w:p>
          <w:p w14:paraId="1D0F2A2E" w14:textId="77777777" w:rsidR="00E97DE1" w:rsidRPr="00DB7279" w:rsidRDefault="00E97DE1" w:rsidP="00E97DE1">
            <w:pPr>
              <w:pStyle w:val="GOSTTablenorm"/>
              <w:rPr>
                <w:ins w:id="6442" w:author="Опаева Лидия Арашаевна" w:date="2025-10-15T09:31:00Z"/>
              </w:rPr>
            </w:pPr>
            <w:ins w:id="6443" w:author="Опаева Лидия Арашаевна" w:date="2025-10-15T09:31:00Z">
              <w:r w:rsidRPr="00DB7279">
                <w:t>1) если код валюты пришел цифровой, то в атрибут его значение передается в неизменном виде;</w:t>
              </w:r>
            </w:ins>
          </w:p>
          <w:p w14:paraId="69D1DFCE" w14:textId="77777777" w:rsidR="00E97DE1" w:rsidRPr="00DB7279" w:rsidRDefault="00E97DE1" w:rsidP="00E97DE1">
            <w:pPr>
              <w:pStyle w:val="GOSTTablenorm"/>
              <w:rPr>
                <w:ins w:id="6444" w:author="Опаева Лидия Арашаевна" w:date="2025-10-15T09:31:00Z"/>
              </w:rPr>
            </w:pPr>
            <w:ins w:id="6445" w:author="Опаева Лидия Арашаевна" w:date="2025-10-15T09:31:00Z">
              <w:r w:rsidRPr="00DB7279">
                <w:t>2) если код валюты пришел буквенный, то в атрибут его значение передается после преобразования в цифровой по данным справочника «Общероссийский классификатор валют (ОКВ)»</w:t>
              </w:r>
            </w:ins>
          </w:p>
        </w:tc>
      </w:tr>
      <w:tr w:rsidR="00E97DE1" w:rsidRPr="00DB7279" w14:paraId="10138C94" w14:textId="77777777" w:rsidTr="00E97DE1">
        <w:trPr>
          <w:ins w:id="6446" w:author="Опаева Лидия Арашаевна" w:date="2025-10-15T09:31:00Z"/>
        </w:trPr>
        <w:tc>
          <w:tcPr>
            <w:tcW w:w="3387" w:type="dxa"/>
          </w:tcPr>
          <w:p w14:paraId="621F525C" w14:textId="77777777" w:rsidR="00E97DE1" w:rsidRPr="00DB7279" w:rsidRDefault="00E97DE1" w:rsidP="00E97DE1">
            <w:pPr>
              <w:pStyle w:val="GOSTTablenorm"/>
              <w:rPr>
                <w:ins w:id="6447" w:author="Опаева Лидия Арашаевна" w:date="2025-10-15T09:31:00Z"/>
              </w:rPr>
            </w:pPr>
            <w:ins w:id="6448" w:author="Опаева Лидия Арашаевна" w:date="2025-10-15T09:31:00Z">
              <w:r w:rsidRPr="00DB7279">
                <w:t>Уровень_конфиденциальности</w:t>
              </w:r>
            </w:ins>
          </w:p>
        </w:tc>
        <w:tc>
          <w:tcPr>
            <w:tcW w:w="991" w:type="dxa"/>
          </w:tcPr>
          <w:p w14:paraId="66A77DBE" w14:textId="77777777" w:rsidR="00E97DE1" w:rsidRPr="00DB7279" w:rsidRDefault="00E97DE1" w:rsidP="00E97DE1">
            <w:pPr>
              <w:pStyle w:val="GOSTTablenorm"/>
              <w:rPr>
                <w:ins w:id="6449" w:author="Опаева Лидия Арашаевна" w:date="2025-10-15T09:31:00Z"/>
              </w:rPr>
            </w:pPr>
            <w:ins w:id="6450" w:author="Опаева Лидия Арашаевна" w:date="2025-10-15T09:31:00Z">
              <w:r w:rsidRPr="00DB7279">
                <w:t>Нет</w:t>
              </w:r>
            </w:ins>
          </w:p>
        </w:tc>
        <w:tc>
          <w:tcPr>
            <w:tcW w:w="3643" w:type="dxa"/>
          </w:tcPr>
          <w:p w14:paraId="428FD88F" w14:textId="77777777" w:rsidR="00E97DE1" w:rsidRPr="00DB7279" w:rsidRDefault="00E97DE1" w:rsidP="00E97DE1">
            <w:pPr>
              <w:pStyle w:val="GOSTTablenorm"/>
              <w:rPr>
                <w:ins w:id="6451" w:author="Опаева Лидия Арашаевна" w:date="2025-10-15T09:31:00Z"/>
              </w:rPr>
            </w:pPr>
            <w:ins w:id="6452" w:author="Опаева Лидия Арашаевна" w:date="2025-10-15T09:31:00Z">
              <w:r w:rsidRPr="00DB7279">
                <w:t>Уровень конфиденциальности</w:t>
              </w:r>
            </w:ins>
          </w:p>
        </w:tc>
        <w:tc>
          <w:tcPr>
            <w:tcW w:w="3643" w:type="dxa"/>
          </w:tcPr>
          <w:p w14:paraId="2373CD6D" w14:textId="77777777" w:rsidR="00E97DE1" w:rsidRPr="00DB7279" w:rsidRDefault="00E97DE1" w:rsidP="00E97DE1">
            <w:pPr>
              <w:pStyle w:val="GOSTTablenorm"/>
              <w:rPr>
                <w:ins w:id="6453" w:author="Опаева Лидия Арашаевна" w:date="2025-10-15T09:31:00Z"/>
              </w:rPr>
            </w:pPr>
            <w:ins w:id="6454" w:author="Опаева Лидия Арашаевна" w:date="2025-10-15T09:31:00Z">
              <w:r w:rsidRPr="00DB7279">
                <w:t>SystemInformation_UFOS_SECRECY</w:t>
              </w:r>
            </w:ins>
          </w:p>
        </w:tc>
        <w:tc>
          <w:tcPr>
            <w:tcW w:w="4030" w:type="dxa"/>
          </w:tcPr>
          <w:p w14:paraId="2C9CA285" w14:textId="77777777" w:rsidR="00E97DE1" w:rsidRPr="00DB7279" w:rsidRDefault="00E97DE1" w:rsidP="00E97DE1">
            <w:pPr>
              <w:pStyle w:val="GOSTTablenorm"/>
              <w:rPr>
                <w:ins w:id="6455" w:author="Опаева Лидия Арашаевна" w:date="2025-10-15T09:31:00Z"/>
              </w:rPr>
            </w:pPr>
            <w:ins w:id="6456" w:author="Опаева Лидия Арашаевна" w:date="2025-10-15T09:31:00Z">
              <w:r w:rsidRPr="00DB7279">
                <w:t>-</w:t>
              </w:r>
            </w:ins>
          </w:p>
        </w:tc>
      </w:tr>
      <w:tr w:rsidR="00E97DE1" w:rsidRPr="00DB7279" w14:paraId="58EE31AB" w14:textId="77777777" w:rsidTr="00E97DE1">
        <w:trPr>
          <w:ins w:id="6457" w:author="Опаева Лидия Арашаевна" w:date="2025-10-15T09:31:00Z"/>
        </w:trPr>
        <w:tc>
          <w:tcPr>
            <w:tcW w:w="3387" w:type="dxa"/>
          </w:tcPr>
          <w:p w14:paraId="5904CF73" w14:textId="77777777" w:rsidR="00E97DE1" w:rsidRPr="00DB7279" w:rsidRDefault="00E97DE1" w:rsidP="00E97DE1">
            <w:pPr>
              <w:pStyle w:val="GOSTTablenorm"/>
              <w:rPr>
                <w:ins w:id="6458" w:author="Опаева Лидия Арашаевна" w:date="2025-10-15T09:31:00Z"/>
              </w:rPr>
            </w:pPr>
            <w:ins w:id="6459" w:author="Опаева Лидия Арашаевна" w:date="2025-10-15T09:31:00Z">
              <w:r w:rsidRPr="00DB7279">
                <w:t>Код_системы</w:t>
              </w:r>
            </w:ins>
          </w:p>
        </w:tc>
        <w:tc>
          <w:tcPr>
            <w:tcW w:w="991" w:type="dxa"/>
          </w:tcPr>
          <w:p w14:paraId="289745C5" w14:textId="77777777" w:rsidR="00E97DE1" w:rsidRPr="00DB7279" w:rsidRDefault="00E97DE1" w:rsidP="00E97DE1">
            <w:pPr>
              <w:pStyle w:val="GOSTTablenorm"/>
              <w:rPr>
                <w:ins w:id="6460" w:author="Опаева Лидия Арашаевна" w:date="2025-10-15T09:31:00Z"/>
              </w:rPr>
            </w:pPr>
            <w:ins w:id="6461" w:author="Опаева Лидия Арашаевна" w:date="2025-10-15T09:31:00Z">
              <w:r w:rsidRPr="00DB7279">
                <w:t>Да</w:t>
              </w:r>
            </w:ins>
          </w:p>
        </w:tc>
        <w:tc>
          <w:tcPr>
            <w:tcW w:w="3643" w:type="dxa"/>
          </w:tcPr>
          <w:p w14:paraId="4E5C6BFC" w14:textId="77777777" w:rsidR="00E97DE1" w:rsidRPr="00DB7279" w:rsidRDefault="00E97DE1" w:rsidP="00E97DE1">
            <w:pPr>
              <w:pStyle w:val="GOSTTablenorm"/>
              <w:rPr>
                <w:ins w:id="6462" w:author="Опаева Лидия Арашаевна" w:date="2025-10-15T09:31:00Z"/>
              </w:rPr>
            </w:pPr>
            <w:ins w:id="6463" w:author="Опаева Лидия Арашаевна" w:date="2025-10-15T09:31:00Z">
              <w:r w:rsidRPr="00DB7279">
                <w:t>Код подсистемы-источника</w:t>
              </w:r>
            </w:ins>
          </w:p>
        </w:tc>
        <w:tc>
          <w:tcPr>
            <w:tcW w:w="3643" w:type="dxa"/>
          </w:tcPr>
          <w:p w14:paraId="4AA77F15" w14:textId="77777777" w:rsidR="00E97DE1" w:rsidRPr="00DB7279" w:rsidRDefault="00E97DE1" w:rsidP="00E97DE1">
            <w:pPr>
              <w:pStyle w:val="GOSTTablenorm"/>
              <w:rPr>
                <w:ins w:id="6464" w:author="Опаева Лидия Арашаевна" w:date="2025-10-15T09:31:00Z"/>
              </w:rPr>
            </w:pPr>
            <w:ins w:id="6465" w:author="Опаева Лидия Арашаевна" w:date="2025-10-15T09:31:00Z">
              <w:r w:rsidRPr="00DB7279">
                <w:t>TtlPrt_Source</w:t>
              </w:r>
            </w:ins>
          </w:p>
        </w:tc>
        <w:tc>
          <w:tcPr>
            <w:tcW w:w="4030" w:type="dxa"/>
          </w:tcPr>
          <w:p w14:paraId="16C32EFC" w14:textId="77777777" w:rsidR="00E97DE1" w:rsidRPr="00DB7279" w:rsidRDefault="00E97DE1" w:rsidP="00E97DE1">
            <w:pPr>
              <w:pStyle w:val="GOSTTablenorm"/>
              <w:rPr>
                <w:ins w:id="6466" w:author="Опаева Лидия Арашаевна" w:date="2025-10-15T09:31:00Z"/>
              </w:rPr>
            </w:pPr>
            <w:ins w:id="6467" w:author="Опаева Лидия Арашаевна" w:date="2025-10-15T09:31:00Z">
              <w:r w:rsidRPr="00DB7279">
                <w:t>Данный атрибут вычисляется на основании реквизита документа «</w:t>
              </w:r>
              <w:r w:rsidRPr="00DB7279">
                <w:rPr>
                  <w:bCs/>
                </w:rPr>
                <w:t>Подсистема-инициатор»</w:t>
              </w:r>
              <w:r w:rsidRPr="00DB7279">
                <w:t xml:space="preserve"> (TtlPrt_Source). Если в реквизите указано значение «ПУР КС» </w:t>
              </w:r>
              <w:r w:rsidRPr="00DB7279">
                <w:rPr>
                  <w:szCs w:val="22"/>
                </w:rPr>
                <w:t>–</w:t>
              </w:r>
              <w:r w:rsidRPr="00DB7279">
                <w:t xml:space="preserve"> «</w:t>
              </w:r>
              <w:r w:rsidRPr="00DB7279">
                <w:rPr>
                  <w:lang w:val="en-US"/>
                </w:rPr>
                <w:t>ARP</w:t>
              </w:r>
              <w:r w:rsidRPr="00DB7279">
                <w:t>-</w:t>
              </w:r>
              <w:r w:rsidRPr="00DB7279">
                <w:rPr>
                  <w:lang w:val="en-US"/>
                </w:rPr>
                <w:t>TSE</w:t>
              </w:r>
              <w:r w:rsidRPr="00DB7279">
                <w:t>»</w:t>
              </w:r>
            </w:ins>
          </w:p>
        </w:tc>
      </w:tr>
      <w:tr w:rsidR="00E97DE1" w:rsidRPr="00DB7279" w14:paraId="5ACED768" w14:textId="77777777" w:rsidTr="00E97DE1">
        <w:trPr>
          <w:ins w:id="6468" w:author="Опаева Лидия Арашаевна" w:date="2025-10-15T09:31:00Z"/>
        </w:trPr>
        <w:tc>
          <w:tcPr>
            <w:tcW w:w="3387" w:type="dxa"/>
          </w:tcPr>
          <w:p w14:paraId="44F448D5" w14:textId="16513BAB" w:rsidR="00E97DE1" w:rsidRPr="00DB7279" w:rsidRDefault="00E97DE1" w:rsidP="00E97DE1">
            <w:pPr>
              <w:pStyle w:val="GOSTTablenorm"/>
              <w:rPr>
                <w:ins w:id="6469" w:author="Опаева Лидия Арашаевна" w:date="2025-10-15T09:31:00Z"/>
              </w:rPr>
            </w:pPr>
            <w:ins w:id="6470" w:author="Опаева Лидия Арашаевна" w:date="2025-10-15T09:31:00Z">
              <w:r w:rsidRPr="00DB7279">
                <w:t>Идентификатор</w:t>
              </w:r>
            </w:ins>
            <w:ins w:id="6471" w:author="Сатлер Марина Викторовна" w:date="2025-11-19T12:33:00Z">
              <w:r w:rsidR="005E652F">
                <w:t>_</w:t>
              </w:r>
            </w:ins>
            <w:ins w:id="6472" w:author="Опаева Лидия Арашаевна" w:date="2025-10-15T09:31:00Z">
              <w:del w:id="6473" w:author="Сатлер Марина Викторовна" w:date="2025-11-19T12:33:00Z">
                <w:r w:rsidRPr="00DB7279" w:rsidDel="005E652F">
                  <w:delText xml:space="preserve"> </w:delText>
                </w:r>
              </w:del>
              <w:r w:rsidRPr="00DB7279">
                <w:t>строки</w:t>
              </w:r>
            </w:ins>
          </w:p>
        </w:tc>
        <w:tc>
          <w:tcPr>
            <w:tcW w:w="991" w:type="dxa"/>
          </w:tcPr>
          <w:p w14:paraId="6A9AF9CE" w14:textId="77777777" w:rsidR="00E97DE1" w:rsidRPr="00DB7279" w:rsidRDefault="00E97DE1" w:rsidP="00E97DE1">
            <w:pPr>
              <w:pStyle w:val="GOSTTablenorm"/>
              <w:rPr>
                <w:ins w:id="6474" w:author="Опаева Лидия Арашаевна" w:date="2025-10-15T09:31:00Z"/>
              </w:rPr>
            </w:pPr>
            <w:ins w:id="6475" w:author="Опаева Лидия Арашаевна" w:date="2025-10-15T09:31:00Z">
              <w:r w:rsidRPr="00DB7279">
                <w:t>Нет</w:t>
              </w:r>
            </w:ins>
          </w:p>
        </w:tc>
        <w:tc>
          <w:tcPr>
            <w:tcW w:w="3643" w:type="dxa"/>
          </w:tcPr>
          <w:p w14:paraId="566E394A" w14:textId="77777777" w:rsidR="00E97DE1" w:rsidRPr="00DB7279" w:rsidRDefault="00E97DE1" w:rsidP="00E97DE1">
            <w:pPr>
              <w:pStyle w:val="GOSTTablenorm"/>
              <w:rPr>
                <w:ins w:id="6476" w:author="Опаева Лидия Арашаевна" w:date="2025-10-15T09:31:00Z"/>
              </w:rPr>
            </w:pPr>
            <w:ins w:id="6477" w:author="Опаева Лидия Арашаевна" w:date="2025-10-15T09:31:00Z">
              <w:r w:rsidRPr="00DB7279">
                <w:t>Идентификатор строки</w:t>
              </w:r>
            </w:ins>
          </w:p>
        </w:tc>
        <w:tc>
          <w:tcPr>
            <w:tcW w:w="3643" w:type="dxa"/>
          </w:tcPr>
          <w:p w14:paraId="5D98A379" w14:textId="77777777" w:rsidR="00E97DE1" w:rsidRPr="00DB7279" w:rsidRDefault="00E97DE1" w:rsidP="00E97DE1">
            <w:pPr>
              <w:pStyle w:val="GOSTTablenorm"/>
              <w:rPr>
                <w:ins w:id="6478" w:author="Опаева Лидия Арашаевна" w:date="2025-10-15T09:31:00Z"/>
              </w:rPr>
            </w:pPr>
            <w:ins w:id="6479" w:author="Опаева Лидия Арашаевна" w:date="2025-10-15T09:31:00Z">
              <w:r w:rsidRPr="00DB7279">
                <w:t>T0504833:id</w:t>
              </w:r>
            </w:ins>
          </w:p>
        </w:tc>
        <w:tc>
          <w:tcPr>
            <w:tcW w:w="4030" w:type="dxa"/>
          </w:tcPr>
          <w:p w14:paraId="43C43FC2" w14:textId="77777777" w:rsidR="00E97DE1" w:rsidRPr="00DB7279" w:rsidRDefault="00E97DE1" w:rsidP="00E97DE1">
            <w:pPr>
              <w:pStyle w:val="GOSTTablenorm"/>
              <w:rPr>
                <w:ins w:id="6480" w:author="Опаева Лидия Арашаевна" w:date="2025-10-15T09:31:00Z"/>
              </w:rPr>
            </w:pPr>
            <w:ins w:id="6481" w:author="Опаева Лидия Арашаевна" w:date="2025-10-15T09:31:00Z">
              <w:r w:rsidRPr="00DB7279">
                <w:t>-</w:t>
              </w:r>
            </w:ins>
          </w:p>
        </w:tc>
      </w:tr>
      <w:tr w:rsidR="00E97DE1" w:rsidRPr="00DB7279" w14:paraId="404D27FD" w14:textId="77777777" w:rsidTr="00E97DE1">
        <w:trPr>
          <w:ins w:id="6482" w:author="Опаева Лидия Арашаевна" w:date="2025-10-15T09:31:00Z"/>
        </w:trPr>
        <w:tc>
          <w:tcPr>
            <w:tcW w:w="3387" w:type="dxa"/>
          </w:tcPr>
          <w:p w14:paraId="4C2A9A21" w14:textId="77777777" w:rsidR="00E97DE1" w:rsidRPr="00DB7279" w:rsidRDefault="00E97DE1" w:rsidP="00E97DE1">
            <w:pPr>
              <w:pStyle w:val="GOSTTablenorm"/>
              <w:rPr>
                <w:ins w:id="6483" w:author="Опаева Лидия Арашаевна" w:date="2025-10-15T09:31:00Z"/>
              </w:rPr>
            </w:pPr>
            <w:ins w:id="6484" w:author="Опаева Лидия Арашаевна" w:date="2025-10-15T09:31:00Z">
              <w:r w:rsidRPr="00DB7279">
                <w:t>Номер_строки</w:t>
              </w:r>
            </w:ins>
          </w:p>
        </w:tc>
        <w:tc>
          <w:tcPr>
            <w:tcW w:w="991" w:type="dxa"/>
          </w:tcPr>
          <w:p w14:paraId="1967CCAA" w14:textId="77777777" w:rsidR="00E97DE1" w:rsidRPr="00DB7279" w:rsidRDefault="00E97DE1" w:rsidP="00E97DE1">
            <w:pPr>
              <w:pStyle w:val="GOSTTablenorm"/>
              <w:rPr>
                <w:ins w:id="6485" w:author="Опаева Лидия Арашаевна" w:date="2025-10-15T09:31:00Z"/>
              </w:rPr>
            </w:pPr>
            <w:ins w:id="6486" w:author="Опаева Лидия Арашаевна" w:date="2025-10-15T09:31:00Z">
              <w:r w:rsidRPr="00DB7279">
                <w:t>Нет</w:t>
              </w:r>
            </w:ins>
          </w:p>
        </w:tc>
        <w:tc>
          <w:tcPr>
            <w:tcW w:w="3643" w:type="dxa"/>
          </w:tcPr>
          <w:p w14:paraId="3E236615" w14:textId="77777777" w:rsidR="00E97DE1" w:rsidRPr="00DB7279" w:rsidRDefault="00E97DE1" w:rsidP="00E97DE1">
            <w:pPr>
              <w:pStyle w:val="GOSTTablenorm"/>
              <w:rPr>
                <w:ins w:id="6487" w:author="Опаева Лидия Арашаевна" w:date="2025-10-15T09:31:00Z"/>
              </w:rPr>
            </w:pPr>
            <w:ins w:id="6488" w:author="Опаева Лидия Арашаевна" w:date="2025-10-15T09:31:00Z">
              <w:r w:rsidRPr="00DB7279">
                <w:t>Порядковый номер строки</w:t>
              </w:r>
            </w:ins>
          </w:p>
        </w:tc>
        <w:tc>
          <w:tcPr>
            <w:tcW w:w="3643" w:type="dxa"/>
          </w:tcPr>
          <w:p w14:paraId="6F1002AD" w14:textId="77777777" w:rsidR="00E97DE1" w:rsidRPr="00DB7279" w:rsidRDefault="00E97DE1" w:rsidP="00E97DE1">
            <w:pPr>
              <w:pStyle w:val="GOSTTablenorm"/>
              <w:rPr>
                <w:ins w:id="6489" w:author="Опаева Лидия Арашаевна" w:date="2025-10-15T09:31:00Z"/>
              </w:rPr>
            </w:pPr>
            <w:ins w:id="6490" w:author="Опаева Лидия Арашаевна" w:date="2025-10-15T09:31:00Z">
              <w:r w:rsidRPr="00DB7279">
                <w:t>T0504833:NPP</w:t>
              </w:r>
            </w:ins>
          </w:p>
        </w:tc>
        <w:tc>
          <w:tcPr>
            <w:tcW w:w="4030" w:type="dxa"/>
          </w:tcPr>
          <w:p w14:paraId="544398E3" w14:textId="77777777" w:rsidR="00E97DE1" w:rsidRPr="00DB7279" w:rsidRDefault="00E97DE1" w:rsidP="00E97DE1">
            <w:pPr>
              <w:pStyle w:val="GOSTTablenorm"/>
              <w:rPr>
                <w:ins w:id="6491" w:author="Опаева Лидия Арашаевна" w:date="2025-10-15T09:31:00Z"/>
              </w:rPr>
            </w:pPr>
            <w:ins w:id="6492" w:author="Опаева Лидия Арашаевна" w:date="2025-10-15T09:31:00Z">
              <w:r w:rsidRPr="00DB7279">
                <w:t>-</w:t>
              </w:r>
            </w:ins>
          </w:p>
        </w:tc>
      </w:tr>
      <w:tr w:rsidR="00E97DE1" w:rsidRPr="00DB7279" w14:paraId="4E6D0A85" w14:textId="77777777" w:rsidTr="00E97DE1">
        <w:trPr>
          <w:ins w:id="6493" w:author="Опаева Лидия Арашаевна" w:date="2025-10-15T09:31:00Z"/>
        </w:trPr>
        <w:tc>
          <w:tcPr>
            <w:tcW w:w="3387" w:type="dxa"/>
          </w:tcPr>
          <w:p w14:paraId="6B03E17C" w14:textId="77777777" w:rsidR="00E97DE1" w:rsidRPr="00DB7279" w:rsidRDefault="00E97DE1" w:rsidP="00E97DE1">
            <w:pPr>
              <w:pStyle w:val="GOSTTablenorm"/>
              <w:rPr>
                <w:ins w:id="6494" w:author="Опаева Лидия Арашаевна" w:date="2025-10-15T09:31:00Z"/>
              </w:rPr>
            </w:pPr>
            <w:ins w:id="6495" w:author="Опаева Лидия Арашаевна" w:date="2025-10-15T09:31:00Z">
              <w:r w:rsidRPr="00DB7279">
                <w:t>Сумма_валюта_операции</w:t>
              </w:r>
            </w:ins>
          </w:p>
        </w:tc>
        <w:tc>
          <w:tcPr>
            <w:tcW w:w="991" w:type="dxa"/>
          </w:tcPr>
          <w:p w14:paraId="0EEE4451" w14:textId="77777777" w:rsidR="00E97DE1" w:rsidRPr="00DB7279" w:rsidRDefault="00E97DE1" w:rsidP="00E97DE1">
            <w:pPr>
              <w:pStyle w:val="GOSTTablenorm"/>
              <w:rPr>
                <w:ins w:id="6496" w:author="Опаева Лидия Арашаевна" w:date="2025-10-15T09:31:00Z"/>
              </w:rPr>
            </w:pPr>
            <w:ins w:id="6497" w:author="Опаева Лидия Арашаевна" w:date="2025-10-15T09:31:00Z">
              <w:r w:rsidRPr="00DB7279">
                <w:t>Да</w:t>
              </w:r>
            </w:ins>
          </w:p>
        </w:tc>
        <w:tc>
          <w:tcPr>
            <w:tcW w:w="3643" w:type="dxa"/>
          </w:tcPr>
          <w:p w14:paraId="65BF8B0D" w14:textId="77777777" w:rsidR="00E97DE1" w:rsidRPr="00DB7279" w:rsidRDefault="00E97DE1" w:rsidP="00E97DE1">
            <w:pPr>
              <w:pStyle w:val="GOSTTablenorm"/>
              <w:rPr>
                <w:ins w:id="6498" w:author="Опаева Лидия Арашаевна" w:date="2025-10-15T09:31:00Z"/>
              </w:rPr>
            </w:pPr>
            <w:ins w:id="6499" w:author="Опаева Лидия Арашаевна" w:date="2025-10-15T09:31:00Z">
              <w:r w:rsidRPr="00DB7279">
                <w:t>Сумма в валюте операции</w:t>
              </w:r>
            </w:ins>
          </w:p>
        </w:tc>
        <w:tc>
          <w:tcPr>
            <w:tcW w:w="3643" w:type="dxa"/>
          </w:tcPr>
          <w:p w14:paraId="00465156" w14:textId="77777777" w:rsidR="00E97DE1" w:rsidRPr="00DB7279" w:rsidRDefault="00E97DE1" w:rsidP="00E97DE1">
            <w:pPr>
              <w:pStyle w:val="GOSTTablenorm"/>
              <w:rPr>
                <w:ins w:id="6500" w:author="Опаева Лидия Арашаевна" w:date="2025-10-15T09:31:00Z"/>
              </w:rPr>
            </w:pPr>
            <w:ins w:id="6501" w:author="Опаева Лидия Арашаевна" w:date="2025-10-15T09:31:00Z">
              <w:r w:rsidRPr="00DB7279">
                <w:t>T0504833:SUMM</w:t>
              </w:r>
            </w:ins>
          </w:p>
        </w:tc>
        <w:tc>
          <w:tcPr>
            <w:tcW w:w="4030" w:type="dxa"/>
          </w:tcPr>
          <w:p w14:paraId="24AAFB07" w14:textId="456AC871" w:rsidR="00E97DE1" w:rsidRPr="00DB7279" w:rsidRDefault="00E97DE1" w:rsidP="005E652F">
            <w:pPr>
              <w:pStyle w:val="GOSTTablenorm"/>
              <w:rPr>
                <w:ins w:id="6502" w:author="Опаева Лидия Арашаевна" w:date="2025-10-15T09:31:00Z"/>
              </w:rPr>
            </w:pPr>
            <w:ins w:id="6503" w:author="Опаева Лидия Арашаевна" w:date="2025-10-15T09:31:00Z">
              <w:r w:rsidRPr="00DB7279">
                <w:t>Сумма передается в единицах валюты с точностью 2 знака после запятой – необходимо конвертировать в минимальные единицы валюты (для данного типа документов умножить на 100)</w:t>
              </w:r>
            </w:ins>
          </w:p>
        </w:tc>
      </w:tr>
      <w:tr w:rsidR="00E97DE1" w:rsidRPr="00DB7279" w14:paraId="3FB51675" w14:textId="77777777" w:rsidTr="00E97DE1">
        <w:trPr>
          <w:ins w:id="6504" w:author="Опаева Лидия Арашаевна" w:date="2025-10-15T09:31:00Z"/>
        </w:trPr>
        <w:tc>
          <w:tcPr>
            <w:tcW w:w="3387" w:type="dxa"/>
          </w:tcPr>
          <w:p w14:paraId="48396369" w14:textId="77777777" w:rsidR="00E97DE1" w:rsidRPr="00DB7279" w:rsidRDefault="00E97DE1" w:rsidP="00E97DE1">
            <w:pPr>
              <w:pStyle w:val="GOSTTablenorm"/>
              <w:rPr>
                <w:ins w:id="6505" w:author="Опаева Лидия Арашаевна" w:date="2025-10-15T09:31:00Z"/>
              </w:rPr>
            </w:pPr>
            <w:ins w:id="6506" w:author="Опаева Лидия Арашаевна" w:date="2025-10-15T09:31:00Z">
              <w:r w:rsidRPr="00DB7279">
                <w:t>Сумма_валюта_учета_руб</w:t>
              </w:r>
            </w:ins>
          </w:p>
        </w:tc>
        <w:tc>
          <w:tcPr>
            <w:tcW w:w="991" w:type="dxa"/>
          </w:tcPr>
          <w:p w14:paraId="5CA79DD7" w14:textId="77777777" w:rsidR="00E97DE1" w:rsidRPr="00DB7279" w:rsidRDefault="00E97DE1" w:rsidP="00E97DE1">
            <w:pPr>
              <w:pStyle w:val="GOSTTablenorm"/>
              <w:rPr>
                <w:ins w:id="6507" w:author="Опаева Лидия Арашаевна" w:date="2025-10-15T09:31:00Z"/>
              </w:rPr>
            </w:pPr>
            <w:ins w:id="6508" w:author="Опаева Лидия Арашаевна" w:date="2025-10-15T09:31:00Z">
              <w:r w:rsidRPr="00DB7279">
                <w:t>Да</w:t>
              </w:r>
            </w:ins>
          </w:p>
        </w:tc>
        <w:tc>
          <w:tcPr>
            <w:tcW w:w="3643" w:type="dxa"/>
          </w:tcPr>
          <w:p w14:paraId="255F341F" w14:textId="77777777" w:rsidR="00E97DE1" w:rsidRPr="00DB7279" w:rsidRDefault="00E97DE1" w:rsidP="00E97DE1">
            <w:pPr>
              <w:pStyle w:val="GOSTTablenorm"/>
              <w:rPr>
                <w:ins w:id="6509" w:author="Опаева Лидия Арашаевна" w:date="2025-10-15T09:31:00Z"/>
              </w:rPr>
            </w:pPr>
            <w:ins w:id="6510" w:author="Опаева Лидия Арашаевна" w:date="2025-10-15T09:31:00Z">
              <w:r w:rsidRPr="00DB7279">
                <w:t>Сумма в валюте учета (руб)</w:t>
              </w:r>
            </w:ins>
          </w:p>
        </w:tc>
        <w:tc>
          <w:tcPr>
            <w:tcW w:w="3643" w:type="dxa"/>
          </w:tcPr>
          <w:p w14:paraId="505F5C22" w14:textId="77777777" w:rsidR="00E97DE1" w:rsidRPr="00DB7279" w:rsidRDefault="00E97DE1" w:rsidP="00E97DE1">
            <w:pPr>
              <w:pStyle w:val="GOSTTablenorm"/>
              <w:rPr>
                <w:ins w:id="6511" w:author="Опаева Лидия Арашаевна" w:date="2025-10-15T09:31:00Z"/>
              </w:rPr>
            </w:pPr>
            <w:ins w:id="6512" w:author="Опаева Лидия Арашаевна" w:date="2025-10-15T09:31:00Z">
              <w:r w:rsidRPr="00DB7279">
                <w:t>T0504833:RgSUMM</w:t>
              </w:r>
            </w:ins>
          </w:p>
        </w:tc>
        <w:tc>
          <w:tcPr>
            <w:tcW w:w="4030" w:type="dxa"/>
          </w:tcPr>
          <w:p w14:paraId="755E5A24" w14:textId="2C986F2B" w:rsidR="00E97DE1" w:rsidRPr="00DB7279" w:rsidRDefault="00E97DE1" w:rsidP="005E652F">
            <w:pPr>
              <w:pStyle w:val="GOSTTablenorm"/>
              <w:rPr>
                <w:ins w:id="6513" w:author="Опаева Лидия Арашаевна" w:date="2025-10-15T09:31:00Z"/>
              </w:rPr>
            </w:pPr>
            <w:ins w:id="6514" w:author="Опаева Лидия Арашаевна" w:date="2025-10-15T09:31:00Z">
              <w:r w:rsidRPr="00DB7279">
                <w:t>Сумма передается в единицах валюты с точностью 2 знака после запятой – необходимо конвертировать в минимальные единицы валюты (для данного типа документов умножить на 100)</w:t>
              </w:r>
            </w:ins>
          </w:p>
        </w:tc>
      </w:tr>
      <w:tr w:rsidR="00E97DE1" w:rsidRPr="00DB7279" w14:paraId="35F08C94" w14:textId="77777777" w:rsidTr="00E97DE1">
        <w:trPr>
          <w:ins w:id="6515" w:author="Опаева Лидия Арашаевна" w:date="2025-10-15T09:31:00Z"/>
        </w:trPr>
        <w:tc>
          <w:tcPr>
            <w:tcW w:w="3387" w:type="dxa"/>
          </w:tcPr>
          <w:p w14:paraId="212B5841" w14:textId="77777777" w:rsidR="00E97DE1" w:rsidRPr="00DB7279" w:rsidRDefault="00E97DE1" w:rsidP="00E97DE1">
            <w:pPr>
              <w:pStyle w:val="GOSTTablenorm"/>
              <w:rPr>
                <w:ins w:id="6516" w:author="Опаева Лидия Арашаевна" w:date="2025-10-15T09:31:00Z"/>
              </w:rPr>
            </w:pPr>
            <w:ins w:id="6517" w:author="Опаева Лидия Арашаевна" w:date="2025-10-15T09:31:00Z">
              <w:r w:rsidRPr="00DB7279">
                <w:t>Счет_бухучет_Дт</w:t>
              </w:r>
            </w:ins>
          </w:p>
        </w:tc>
        <w:tc>
          <w:tcPr>
            <w:tcW w:w="991" w:type="dxa"/>
          </w:tcPr>
          <w:p w14:paraId="16E56F9C" w14:textId="77777777" w:rsidR="00E97DE1" w:rsidRPr="00DB7279" w:rsidRDefault="00E97DE1" w:rsidP="00E97DE1">
            <w:pPr>
              <w:pStyle w:val="GOSTTablenorm"/>
              <w:rPr>
                <w:ins w:id="6518" w:author="Опаева Лидия Арашаевна" w:date="2025-10-15T09:31:00Z"/>
              </w:rPr>
            </w:pPr>
            <w:ins w:id="6519" w:author="Опаева Лидия Арашаевна" w:date="2025-10-15T09:31:00Z">
              <w:r w:rsidRPr="00DB7279">
                <w:t>Нет</w:t>
              </w:r>
            </w:ins>
          </w:p>
        </w:tc>
        <w:tc>
          <w:tcPr>
            <w:tcW w:w="3643" w:type="dxa"/>
          </w:tcPr>
          <w:p w14:paraId="7AF77DC6" w14:textId="77777777" w:rsidR="00E97DE1" w:rsidRPr="00DB7279" w:rsidRDefault="00E97DE1" w:rsidP="00E97DE1">
            <w:pPr>
              <w:pStyle w:val="GOSTTablenorm"/>
              <w:rPr>
                <w:ins w:id="6520" w:author="Опаева Лидия Арашаевна" w:date="2025-10-15T09:31:00Z"/>
              </w:rPr>
            </w:pPr>
            <w:ins w:id="6521" w:author="Опаева Лидия Арашаевна" w:date="2025-10-15T09:31:00Z">
              <w:r w:rsidRPr="00DB7279">
                <w:t>Счет по Дт</w:t>
              </w:r>
            </w:ins>
          </w:p>
        </w:tc>
        <w:tc>
          <w:tcPr>
            <w:tcW w:w="3643" w:type="dxa"/>
          </w:tcPr>
          <w:p w14:paraId="03A1076D" w14:textId="77777777" w:rsidR="00E97DE1" w:rsidRPr="00DB7279" w:rsidRDefault="00E97DE1" w:rsidP="00E97DE1">
            <w:pPr>
              <w:pStyle w:val="GOSTTablenorm"/>
              <w:rPr>
                <w:ins w:id="6522" w:author="Опаева Лидия Арашаевна" w:date="2025-10-15T09:31:00Z"/>
              </w:rPr>
            </w:pPr>
            <w:ins w:id="6523" w:author="Опаева Лидия Арашаевна" w:date="2025-10-15T09:31:00Z">
              <w:r w:rsidRPr="00DB7279">
                <w:t>T0504833:DT_ACCOUNT</w:t>
              </w:r>
            </w:ins>
          </w:p>
        </w:tc>
        <w:tc>
          <w:tcPr>
            <w:tcW w:w="4030" w:type="dxa"/>
          </w:tcPr>
          <w:p w14:paraId="53A682B0" w14:textId="77777777" w:rsidR="00E97DE1" w:rsidRPr="00DB7279" w:rsidRDefault="00E97DE1" w:rsidP="00E97DE1">
            <w:pPr>
              <w:pStyle w:val="GOSTTablenorm"/>
              <w:rPr>
                <w:ins w:id="6524" w:author="Опаева Лидия Арашаевна" w:date="2025-10-15T09:31:00Z"/>
              </w:rPr>
            </w:pPr>
            <w:ins w:id="6525" w:author="Опаева Лидия Арашаевна" w:date="2025-10-15T09:31:00Z">
              <w:r w:rsidRPr="00DB7279">
                <w:t>-</w:t>
              </w:r>
            </w:ins>
          </w:p>
        </w:tc>
      </w:tr>
      <w:tr w:rsidR="00E97DE1" w:rsidRPr="00DB7279" w14:paraId="2C9779E2" w14:textId="77777777" w:rsidTr="00E97DE1">
        <w:trPr>
          <w:ins w:id="6526" w:author="Опаева Лидия Арашаевна" w:date="2025-10-15T09:31:00Z"/>
        </w:trPr>
        <w:tc>
          <w:tcPr>
            <w:tcW w:w="3387" w:type="dxa"/>
          </w:tcPr>
          <w:p w14:paraId="684DE028" w14:textId="77777777" w:rsidR="00E97DE1" w:rsidRPr="00DB7279" w:rsidRDefault="00E97DE1" w:rsidP="00E97DE1">
            <w:pPr>
              <w:pStyle w:val="GOSTTablenorm"/>
              <w:rPr>
                <w:ins w:id="6527" w:author="Опаева Лидия Арашаевна" w:date="2025-10-15T09:31:00Z"/>
              </w:rPr>
            </w:pPr>
            <w:ins w:id="6528" w:author="Опаева Лидия Арашаевна" w:date="2025-10-15T09:31:00Z">
              <w:r w:rsidRPr="00DB7279">
                <w:t>ОКТМО_КС_Дт</w:t>
              </w:r>
            </w:ins>
          </w:p>
        </w:tc>
        <w:tc>
          <w:tcPr>
            <w:tcW w:w="991" w:type="dxa"/>
          </w:tcPr>
          <w:p w14:paraId="0E9D48EF" w14:textId="77777777" w:rsidR="00E97DE1" w:rsidRPr="00DB7279" w:rsidRDefault="00E97DE1" w:rsidP="00E97DE1">
            <w:pPr>
              <w:pStyle w:val="GOSTTablenorm"/>
              <w:rPr>
                <w:ins w:id="6529" w:author="Опаева Лидия Арашаевна" w:date="2025-10-15T09:31:00Z"/>
              </w:rPr>
            </w:pPr>
            <w:ins w:id="6530" w:author="Опаева Лидия Арашаевна" w:date="2025-10-15T09:31:00Z">
              <w:r w:rsidRPr="00DB7279">
                <w:t>Нет</w:t>
              </w:r>
            </w:ins>
          </w:p>
        </w:tc>
        <w:tc>
          <w:tcPr>
            <w:tcW w:w="3643" w:type="dxa"/>
          </w:tcPr>
          <w:p w14:paraId="4303A99A" w14:textId="77777777" w:rsidR="00E97DE1" w:rsidRPr="00DB7279" w:rsidRDefault="00E97DE1" w:rsidP="00E97DE1">
            <w:pPr>
              <w:pStyle w:val="GOSTTablenorm"/>
              <w:rPr>
                <w:ins w:id="6531" w:author="Опаева Лидия Арашаевна" w:date="2025-10-15T09:31:00Z"/>
              </w:rPr>
            </w:pPr>
            <w:ins w:id="6532" w:author="Опаева Лидия Арашаевна" w:date="2025-10-15T09:31:00Z">
              <w:r w:rsidRPr="00DB7279">
                <w:t>ОКТМО КС по</w:t>
              </w:r>
              <w:r w:rsidRPr="00DB7279">
                <w:rPr>
                  <w:bCs/>
                </w:rPr>
                <w:t xml:space="preserve"> Дт</w:t>
              </w:r>
            </w:ins>
          </w:p>
        </w:tc>
        <w:tc>
          <w:tcPr>
            <w:tcW w:w="3643" w:type="dxa"/>
          </w:tcPr>
          <w:p w14:paraId="7E8E5C4C" w14:textId="77777777" w:rsidR="00E97DE1" w:rsidRPr="00DB7279" w:rsidRDefault="00E97DE1" w:rsidP="00E97DE1">
            <w:pPr>
              <w:pStyle w:val="GOSTTablenorm"/>
              <w:rPr>
                <w:ins w:id="6533" w:author="Опаева Лидия Арашаевна" w:date="2025-10-15T09:31:00Z"/>
              </w:rPr>
            </w:pPr>
            <w:ins w:id="6534" w:author="Опаева Лидия Арашаевна" w:date="2025-10-15T09:31:00Z">
              <w:r w:rsidRPr="00DB7279">
                <w:t>T0504833:DT_OKTMOKS</w:t>
              </w:r>
            </w:ins>
          </w:p>
        </w:tc>
        <w:tc>
          <w:tcPr>
            <w:tcW w:w="4030" w:type="dxa"/>
          </w:tcPr>
          <w:p w14:paraId="3677CA45" w14:textId="77777777" w:rsidR="00E97DE1" w:rsidRPr="00DB7279" w:rsidRDefault="00E97DE1" w:rsidP="00E97DE1">
            <w:pPr>
              <w:pStyle w:val="GOSTTablenorm"/>
              <w:rPr>
                <w:ins w:id="6535" w:author="Опаева Лидия Арашаевна" w:date="2025-10-15T09:31:00Z"/>
              </w:rPr>
            </w:pPr>
            <w:ins w:id="6536" w:author="Опаева Лидия Арашаевна" w:date="2025-10-15T09:31:00Z">
              <w:r w:rsidRPr="00DB7279">
                <w:t>-</w:t>
              </w:r>
            </w:ins>
          </w:p>
        </w:tc>
      </w:tr>
      <w:tr w:rsidR="00E97DE1" w:rsidRPr="00DB7279" w14:paraId="4B722D50" w14:textId="77777777" w:rsidTr="00E97DE1">
        <w:trPr>
          <w:ins w:id="6537" w:author="Опаева Лидия Арашаевна" w:date="2025-10-15T09:31:00Z"/>
        </w:trPr>
        <w:tc>
          <w:tcPr>
            <w:tcW w:w="3387" w:type="dxa"/>
          </w:tcPr>
          <w:p w14:paraId="4A2B8B26" w14:textId="77777777" w:rsidR="00E97DE1" w:rsidRPr="00DB7279" w:rsidRDefault="00E97DE1" w:rsidP="00E97DE1">
            <w:pPr>
              <w:pStyle w:val="GOSTTablenorm"/>
              <w:rPr>
                <w:ins w:id="6538" w:author="Опаева Лидия Арашаевна" w:date="2025-10-15T09:31:00Z"/>
              </w:rPr>
            </w:pPr>
            <w:ins w:id="6539" w:author="Опаева Лидия Арашаевна" w:date="2025-10-15T09:31:00Z">
              <w:r w:rsidRPr="00DB7279">
                <w:t>ЛС_Дт</w:t>
              </w:r>
            </w:ins>
          </w:p>
        </w:tc>
        <w:tc>
          <w:tcPr>
            <w:tcW w:w="991" w:type="dxa"/>
          </w:tcPr>
          <w:p w14:paraId="0386058D" w14:textId="77777777" w:rsidR="00E97DE1" w:rsidRPr="00DB7279" w:rsidRDefault="00E97DE1" w:rsidP="00E97DE1">
            <w:pPr>
              <w:pStyle w:val="GOSTTablenorm"/>
              <w:rPr>
                <w:ins w:id="6540" w:author="Опаева Лидия Арашаевна" w:date="2025-10-15T09:31:00Z"/>
              </w:rPr>
            </w:pPr>
            <w:ins w:id="6541" w:author="Опаева Лидия Арашаевна" w:date="2025-10-15T09:31:00Z">
              <w:r w:rsidRPr="00DB7279">
                <w:t>Нет</w:t>
              </w:r>
            </w:ins>
          </w:p>
        </w:tc>
        <w:tc>
          <w:tcPr>
            <w:tcW w:w="3643" w:type="dxa"/>
          </w:tcPr>
          <w:p w14:paraId="478FB668" w14:textId="77777777" w:rsidR="00E97DE1" w:rsidRPr="00DB7279" w:rsidRDefault="00E97DE1" w:rsidP="00E97DE1">
            <w:pPr>
              <w:pStyle w:val="GOSTTablenorm"/>
              <w:rPr>
                <w:ins w:id="6542" w:author="Опаева Лидия Арашаевна" w:date="2025-10-15T09:31:00Z"/>
              </w:rPr>
            </w:pPr>
            <w:ins w:id="6543" w:author="Опаева Лидия Арашаевна" w:date="2025-10-15T09:31:00Z">
              <w:r w:rsidRPr="00DB7279">
                <w:t>ЛС по</w:t>
              </w:r>
              <w:r w:rsidRPr="00DB7279">
                <w:rPr>
                  <w:bCs/>
                </w:rPr>
                <w:t xml:space="preserve"> Дт</w:t>
              </w:r>
            </w:ins>
          </w:p>
        </w:tc>
        <w:tc>
          <w:tcPr>
            <w:tcW w:w="3643" w:type="dxa"/>
          </w:tcPr>
          <w:p w14:paraId="6F5598DB" w14:textId="77777777" w:rsidR="00E97DE1" w:rsidRPr="00DB7279" w:rsidRDefault="00E97DE1" w:rsidP="00E97DE1">
            <w:pPr>
              <w:pStyle w:val="GOSTTablenorm"/>
              <w:rPr>
                <w:ins w:id="6544" w:author="Опаева Лидия Арашаевна" w:date="2025-10-15T09:31:00Z"/>
              </w:rPr>
            </w:pPr>
            <w:ins w:id="6545" w:author="Опаева Лидия Арашаевна" w:date="2025-10-15T09:31:00Z">
              <w:r w:rsidRPr="00DB7279">
                <w:t>T0504833:DT_LS</w:t>
              </w:r>
            </w:ins>
          </w:p>
        </w:tc>
        <w:tc>
          <w:tcPr>
            <w:tcW w:w="4030" w:type="dxa"/>
          </w:tcPr>
          <w:p w14:paraId="41D60B09" w14:textId="77777777" w:rsidR="00E97DE1" w:rsidRPr="00DB7279" w:rsidRDefault="00E97DE1" w:rsidP="00E97DE1">
            <w:pPr>
              <w:pStyle w:val="GOSTTablenorm"/>
              <w:rPr>
                <w:ins w:id="6546" w:author="Опаева Лидия Арашаевна" w:date="2025-10-15T09:31:00Z"/>
              </w:rPr>
            </w:pPr>
            <w:ins w:id="6547" w:author="Опаева Лидия Арашаевна" w:date="2025-10-15T09:31:00Z">
              <w:r w:rsidRPr="00DB7279">
                <w:t>-</w:t>
              </w:r>
            </w:ins>
          </w:p>
        </w:tc>
      </w:tr>
      <w:tr w:rsidR="00E97DE1" w:rsidRPr="00DB7279" w14:paraId="6958F35F" w14:textId="77777777" w:rsidTr="00E97DE1">
        <w:trPr>
          <w:ins w:id="6548" w:author="Опаева Лидия Арашаевна" w:date="2025-10-15T09:31:00Z"/>
        </w:trPr>
        <w:tc>
          <w:tcPr>
            <w:tcW w:w="3387" w:type="dxa"/>
          </w:tcPr>
          <w:p w14:paraId="7641361E" w14:textId="77777777" w:rsidR="00E97DE1" w:rsidRPr="00DB7279" w:rsidRDefault="00E97DE1" w:rsidP="00E97DE1">
            <w:pPr>
              <w:pStyle w:val="GOSTTablenorm"/>
              <w:rPr>
                <w:ins w:id="6549" w:author="Опаева Лидия Арашаевна" w:date="2025-10-15T09:31:00Z"/>
              </w:rPr>
            </w:pPr>
            <w:ins w:id="6550" w:author="Опаева Лидия Арашаевна" w:date="2025-10-15T09:31:00Z">
              <w:r w:rsidRPr="00DB7279">
                <w:t>Аналитический_код_СКУ_Дт</w:t>
              </w:r>
            </w:ins>
          </w:p>
        </w:tc>
        <w:tc>
          <w:tcPr>
            <w:tcW w:w="991" w:type="dxa"/>
          </w:tcPr>
          <w:p w14:paraId="3EC617DB" w14:textId="3D6A5B8A" w:rsidR="00E97DE1" w:rsidRPr="00DB7279" w:rsidRDefault="005E652F" w:rsidP="00E97DE1">
            <w:pPr>
              <w:pStyle w:val="GOSTTablenorm"/>
              <w:rPr>
                <w:ins w:id="6551" w:author="Опаева Лидия Арашаевна" w:date="2025-10-15T09:31:00Z"/>
              </w:rPr>
            </w:pPr>
            <w:ins w:id="6552" w:author="Сатлер Марина Викторовна" w:date="2025-11-19T12:36:00Z">
              <w:r w:rsidRPr="00DB7279">
                <w:t>Нет</w:t>
              </w:r>
            </w:ins>
          </w:p>
        </w:tc>
        <w:tc>
          <w:tcPr>
            <w:tcW w:w="3643" w:type="dxa"/>
          </w:tcPr>
          <w:p w14:paraId="508E093F" w14:textId="77777777" w:rsidR="00E97DE1" w:rsidRPr="00DB7279" w:rsidRDefault="00E97DE1" w:rsidP="00E97DE1">
            <w:pPr>
              <w:pStyle w:val="GOSTTablenorm"/>
              <w:rPr>
                <w:ins w:id="6553" w:author="Опаева Лидия Арашаевна" w:date="2025-10-15T09:31:00Z"/>
              </w:rPr>
            </w:pPr>
            <w:ins w:id="6554" w:author="Опаева Лидия Арашаевна" w:date="2025-10-15T09:31:00Z">
              <w:r w:rsidRPr="00DB7279">
                <w:t>Аналитический код СКУ по</w:t>
              </w:r>
              <w:r w:rsidRPr="00DB7279">
                <w:rPr>
                  <w:bCs/>
                </w:rPr>
                <w:t xml:space="preserve"> Дт</w:t>
              </w:r>
            </w:ins>
          </w:p>
        </w:tc>
        <w:tc>
          <w:tcPr>
            <w:tcW w:w="3643" w:type="dxa"/>
          </w:tcPr>
          <w:p w14:paraId="740583CF" w14:textId="77777777" w:rsidR="00E97DE1" w:rsidRPr="00DB7279" w:rsidRDefault="00E97DE1" w:rsidP="00E97DE1">
            <w:pPr>
              <w:pStyle w:val="GOSTTablenorm"/>
              <w:rPr>
                <w:ins w:id="6555" w:author="Опаева Лидия Арашаевна" w:date="2025-10-15T09:31:00Z"/>
              </w:rPr>
            </w:pPr>
            <w:ins w:id="6556" w:author="Опаева Лидия Арашаевна" w:date="2025-10-15T09:31:00Z">
              <w:r w:rsidRPr="00DB7279">
                <w:t>T0504833:DT_ANALITCODESKU</w:t>
              </w:r>
            </w:ins>
          </w:p>
        </w:tc>
        <w:tc>
          <w:tcPr>
            <w:tcW w:w="4030" w:type="dxa"/>
          </w:tcPr>
          <w:p w14:paraId="129E98CF" w14:textId="77777777" w:rsidR="00E97DE1" w:rsidRPr="00DB7279" w:rsidRDefault="00E97DE1" w:rsidP="00E97DE1">
            <w:pPr>
              <w:pStyle w:val="GOSTTablenorm"/>
              <w:rPr>
                <w:ins w:id="6557" w:author="Опаева Лидия Арашаевна" w:date="2025-10-15T09:31:00Z"/>
              </w:rPr>
            </w:pPr>
            <w:ins w:id="6558" w:author="Опаева Лидия Арашаевна" w:date="2025-10-15T09:31:00Z">
              <w:r w:rsidRPr="00DB7279">
                <w:t>-</w:t>
              </w:r>
            </w:ins>
          </w:p>
        </w:tc>
      </w:tr>
      <w:tr w:rsidR="00E97DE1" w:rsidRPr="00DB7279" w14:paraId="6DDB1ED9" w14:textId="77777777" w:rsidTr="00E97DE1">
        <w:trPr>
          <w:ins w:id="6559" w:author="Опаева Лидия Арашаевна" w:date="2025-10-15T09:31:00Z"/>
        </w:trPr>
        <w:tc>
          <w:tcPr>
            <w:tcW w:w="3387" w:type="dxa"/>
          </w:tcPr>
          <w:p w14:paraId="147D69DE" w14:textId="77777777" w:rsidR="00E97DE1" w:rsidRPr="00DB7279" w:rsidRDefault="00E97DE1" w:rsidP="00E97DE1">
            <w:pPr>
              <w:pStyle w:val="GOSTTablenorm"/>
              <w:rPr>
                <w:ins w:id="6560" w:author="Опаева Лидия Арашаевна" w:date="2025-10-15T09:31:00Z"/>
              </w:rPr>
            </w:pPr>
            <w:ins w:id="6561" w:author="Опаева Лидия Арашаевна" w:date="2025-10-15T09:31:00Z">
              <w:r w:rsidRPr="00DB7279">
                <w:t>КБК_Дт</w:t>
              </w:r>
            </w:ins>
          </w:p>
        </w:tc>
        <w:tc>
          <w:tcPr>
            <w:tcW w:w="991" w:type="dxa"/>
          </w:tcPr>
          <w:p w14:paraId="2A5321C5" w14:textId="77777777" w:rsidR="00E97DE1" w:rsidRPr="00DB7279" w:rsidRDefault="00E97DE1" w:rsidP="00E97DE1">
            <w:pPr>
              <w:pStyle w:val="GOSTTablenorm"/>
              <w:rPr>
                <w:ins w:id="6562" w:author="Опаева Лидия Арашаевна" w:date="2025-10-15T09:31:00Z"/>
              </w:rPr>
            </w:pPr>
            <w:ins w:id="6563" w:author="Опаева Лидия Арашаевна" w:date="2025-10-15T09:31:00Z">
              <w:r w:rsidRPr="00DB7279">
                <w:t>Нет</w:t>
              </w:r>
            </w:ins>
          </w:p>
        </w:tc>
        <w:tc>
          <w:tcPr>
            <w:tcW w:w="3643" w:type="dxa"/>
          </w:tcPr>
          <w:p w14:paraId="52435E47" w14:textId="77777777" w:rsidR="00E97DE1" w:rsidRPr="00DB7279" w:rsidRDefault="00E97DE1" w:rsidP="00E97DE1">
            <w:pPr>
              <w:pStyle w:val="GOSTTablenorm"/>
              <w:rPr>
                <w:ins w:id="6564" w:author="Опаева Лидия Арашаевна" w:date="2025-10-15T09:31:00Z"/>
              </w:rPr>
            </w:pPr>
            <w:ins w:id="6565" w:author="Опаева Лидия Арашаевна" w:date="2025-10-15T09:31:00Z">
              <w:r w:rsidRPr="00DB7279">
                <w:t>КБК по</w:t>
              </w:r>
              <w:r w:rsidRPr="00DB7279">
                <w:rPr>
                  <w:bCs/>
                </w:rPr>
                <w:t xml:space="preserve"> Дт</w:t>
              </w:r>
            </w:ins>
          </w:p>
        </w:tc>
        <w:tc>
          <w:tcPr>
            <w:tcW w:w="3643" w:type="dxa"/>
          </w:tcPr>
          <w:p w14:paraId="7D84B037" w14:textId="77777777" w:rsidR="00E97DE1" w:rsidRPr="00DB7279" w:rsidRDefault="00E97DE1" w:rsidP="00E97DE1">
            <w:pPr>
              <w:pStyle w:val="GOSTTablenorm"/>
              <w:rPr>
                <w:ins w:id="6566" w:author="Опаева Лидия Арашаевна" w:date="2025-10-15T09:31:00Z"/>
              </w:rPr>
            </w:pPr>
            <w:ins w:id="6567" w:author="Опаева Лидия Арашаевна" w:date="2025-10-15T09:31:00Z">
              <w:r w:rsidRPr="00DB7279">
                <w:t>T0504833:DT_KBK</w:t>
              </w:r>
            </w:ins>
          </w:p>
        </w:tc>
        <w:tc>
          <w:tcPr>
            <w:tcW w:w="4030" w:type="dxa"/>
          </w:tcPr>
          <w:p w14:paraId="666939CB" w14:textId="77777777" w:rsidR="00E97DE1" w:rsidRPr="00DB7279" w:rsidRDefault="00E97DE1" w:rsidP="00E97DE1">
            <w:pPr>
              <w:pStyle w:val="GOSTTablenorm"/>
              <w:rPr>
                <w:ins w:id="6568" w:author="Опаева Лидия Арашаевна" w:date="2025-10-15T09:31:00Z"/>
              </w:rPr>
            </w:pPr>
            <w:ins w:id="6569" w:author="Опаева Лидия Арашаевна" w:date="2025-10-15T09:31:00Z">
              <w:r w:rsidRPr="00DB7279">
                <w:t>-</w:t>
              </w:r>
            </w:ins>
          </w:p>
        </w:tc>
      </w:tr>
      <w:tr w:rsidR="00E97DE1" w:rsidRPr="00DB7279" w14:paraId="4A3A5A64" w14:textId="77777777" w:rsidTr="00E97DE1">
        <w:trPr>
          <w:ins w:id="6570" w:author="Опаева Лидия Арашаевна" w:date="2025-10-15T09:31:00Z"/>
        </w:trPr>
        <w:tc>
          <w:tcPr>
            <w:tcW w:w="3387" w:type="dxa"/>
          </w:tcPr>
          <w:p w14:paraId="0A3B5F93" w14:textId="77777777" w:rsidR="00E97DE1" w:rsidRPr="00DB7279" w:rsidRDefault="00E97DE1" w:rsidP="00E97DE1">
            <w:pPr>
              <w:pStyle w:val="GOSTTablenorm"/>
              <w:rPr>
                <w:ins w:id="6571" w:author="Опаева Лидия Арашаевна" w:date="2025-10-15T09:31:00Z"/>
              </w:rPr>
            </w:pPr>
            <w:ins w:id="6572" w:author="Опаева Лидия Арашаевна" w:date="2025-10-15T09:31:00Z">
              <w:r w:rsidRPr="00DB7279">
                <w:t>Тип_КБК_Дт</w:t>
              </w:r>
            </w:ins>
          </w:p>
        </w:tc>
        <w:tc>
          <w:tcPr>
            <w:tcW w:w="991" w:type="dxa"/>
          </w:tcPr>
          <w:p w14:paraId="22CE3DE1" w14:textId="77777777" w:rsidR="00E97DE1" w:rsidRPr="00DB7279" w:rsidRDefault="00E97DE1" w:rsidP="00E97DE1">
            <w:pPr>
              <w:pStyle w:val="GOSTTablenorm"/>
              <w:rPr>
                <w:ins w:id="6573" w:author="Опаева Лидия Арашаевна" w:date="2025-10-15T09:31:00Z"/>
              </w:rPr>
            </w:pPr>
            <w:ins w:id="6574" w:author="Опаева Лидия Арашаевна" w:date="2025-10-15T09:31:00Z">
              <w:r w:rsidRPr="00DB7279">
                <w:t>Нет</w:t>
              </w:r>
            </w:ins>
          </w:p>
        </w:tc>
        <w:tc>
          <w:tcPr>
            <w:tcW w:w="3643" w:type="dxa"/>
          </w:tcPr>
          <w:p w14:paraId="5D28B269" w14:textId="77777777" w:rsidR="00E97DE1" w:rsidRPr="00DB7279" w:rsidRDefault="00E97DE1" w:rsidP="00E97DE1">
            <w:pPr>
              <w:pStyle w:val="GOSTTablenorm"/>
              <w:rPr>
                <w:ins w:id="6575" w:author="Опаева Лидия Арашаевна" w:date="2025-10-15T09:31:00Z"/>
              </w:rPr>
            </w:pPr>
            <w:ins w:id="6576" w:author="Опаева Лидия Арашаевна" w:date="2025-10-15T09:31:00Z">
              <w:r w:rsidRPr="00DB7279">
                <w:t>Тип КБК по Дт</w:t>
              </w:r>
            </w:ins>
          </w:p>
        </w:tc>
        <w:tc>
          <w:tcPr>
            <w:tcW w:w="3643" w:type="dxa"/>
          </w:tcPr>
          <w:p w14:paraId="7D513F88" w14:textId="77777777" w:rsidR="00E97DE1" w:rsidRPr="00DB7279" w:rsidRDefault="00E97DE1" w:rsidP="00E97DE1">
            <w:pPr>
              <w:pStyle w:val="GOSTTablenorm"/>
              <w:rPr>
                <w:ins w:id="6577" w:author="Опаева Лидия Арашаевна" w:date="2025-10-15T09:31:00Z"/>
              </w:rPr>
            </w:pPr>
            <w:ins w:id="6578" w:author="Опаева Лидия Арашаевна" w:date="2025-10-15T09:31:00Z">
              <w:r w:rsidRPr="00DB7279">
                <w:t>T0504833:DT_TYPEKBK</w:t>
              </w:r>
            </w:ins>
          </w:p>
        </w:tc>
        <w:tc>
          <w:tcPr>
            <w:tcW w:w="4030" w:type="dxa"/>
          </w:tcPr>
          <w:p w14:paraId="30FF38FF" w14:textId="77777777" w:rsidR="00E97DE1" w:rsidRPr="00DB7279" w:rsidRDefault="00E97DE1" w:rsidP="00E97DE1">
            <w:pPr>
              <w:pStyle w:val="GOSTTablenorm"/>
              <w:rPr>
                <w:ins w:id="6579" w:author="Опаева Лидия Арашаевна" w:date="2025-10-15T09:31:00Z"/>
              </w:rPr>
            </w:pPr>
            <w:ins w:id="6580" w:author="Опаева Лидия Арашаевна" w:date="2025-10-15T09:31:00Z">
              <w:r w:rsidRPr="00DB7279">
                <w:t>-</w:t>
              </w:r>
            </w:ins>
          </w:p>
        </w:tc>
      </w:tr>
      <w:tr w:rsidR="00E97DE1" w:rsidRPr="00DB7279" w14:paraId="7C8F3F1E" w14:textId="77777777" w:rsidTr="00E97DE1">
        <w:trPr>
          <w:ins w:id="6581" w:author="Опаева Лидия Арашаевна" w:date="2025-10-15T09:31:00Z"/>
        </w:trPr>
        <w:tc>
          <w:tcPr>
            <w:tcW w:w="3387" w:type="dxa"/>
          </w:tcPr>
          <w:p w14:paraId="3BAA7A4E" w14:textId="77777777" w:rsidR="00E97DE1" w:rsidRPr="00DB7279" w:rsidRDefault="00E97DE1" w:rsidP="00E97DE1">
            <w:pPr>
              <w:pStyle w:val="GOSTTablenorm"/>
              <w:rPr>
                <w:ins w:id="6582" w:author="Опаева Лидия Арашаевна" w:date="2025-10-15T09:31:00Z"/>
              </w:rPr>
            </w:pPr>
            <w:ins w:id="6583" w:author="Опаева Лидия Арашаевна" w:date="2025-10-15T09:31:00Z">
              <w:r w:rsidRPr="00DB7279">
                <w:t>Код_валюты_Дт</w:t>
              </w:r>
            </w:ins>
          </w:p>
        </w:tc>
        <w:tc>
          <w:tcPr>
            <w:tcW w:w="991" w:type="dxa"/>
          </w:tcPr>
          <w:p w14:paraId="1622E339" w14:textId="77777777" w:rsidR="00E97DE1" w:rsidRPr="00DB7279" w:rsidRDefault="00E97DE1" w:rsidP="00E97DE1">
            <w:pPr>
              <w:pStyle w:val="GOSTTablenorm"/>
              <w:rPr>
                <w:ins w:id="6584" w:author="Опаева Лидия Арашаевна" w:date="2025-10-15T09:31:00Z"/>
              </w:rPr>
            </w:pPr>
            <w:ins w:id="6585" w:author="Опаева Лидия Арашаевна" w:date="2025-10-15T09:31:00Z">
              <w:r w:rsidRPr="00DB7279">
                <w:t>Нет</w:t>
              </w:r>
            </w:ins>
          </w:p>
        </w:tc>
        <w:tc>
          <w:tcPr>
            <w:tcW w:w="3643" w:type="dxa"/>
          </w:tcPr>
          <w:p w14:paraId="5373AFDD" w14:textId="77777777" w:rsidR="00E97DE1" w:rsidRPr="00DB7279" w:rsidRDefault="00E97DE1" w:rsidP="00E97DE1">
            <w:pPr>
              <w:pStyle w:val="GOSTTablenorm"/>
              <w:rPr>
                <w:ins w:id="6586" w:author="Опаева Лидия Арашаевна" w:date="2025-10-15T09:31:00Z"/>
              </w:rPr>
            </w:pPr>
            <w:ins w:id="6587" w:author="Опаева Лидия Арашаевна" w:date="2025-10-15T09:31:00Z">
              <w:r w:rsidRPr="00DB7279">
                <w:t>Код валюты по дебету</w:t>
              </w:r>
            </w:ins>
          </w:p>
        </w:tc>
        <w:tc>
          <w:tcPr>
            <w:tcW w:w="3643" w:type="dxa"/>
          </w:tcPr>
          <w:p w14:paraId="182E86EE" w14:textId="77777777" w:rsidR="00E97DE1" w:rsidRPr="00DB7279" w:rsidRDefault="00E97DE1" w:rsidP="00E97DE1">
            <w:pPr>
              <w:pStyle w:val="GOSTTablenorm"/>
              <w:rPr>
                <w:ins w:id="6588" w:author="Опаева Лидия Арашаевна" w:date="2025-10-15T09:31:00Z"/>
              </w:rPr>
            </w:pPr>
            <w:ins w:id="6589" w:author="Опаева Лидия Арашаевна" w:date="2025-10-15T09:31:00Z">
              <w:r w:rsidRPr="00DB7279">
                <w:t>T0504833:DT_VALCODE</w:t>
              </w:r>
            </w:ins>
          </w:p>
        </w:tc>
        <w:tc>
          <w:tcPr>
            <w:tcW w:w="4030" w:type="dxa"/>
          </w:tcPr>
          <w:p w14:paraId="4BFB238A" w14:textId="77777777" w:rsidR="00E97DE1" w:rsidRPr="00DB7279" w:rsidRDefault="00E97DE1" w:rsidP="00E97DE1">
            <w:pPr>
              <w:pStyle w:val="GOSTTablenorm"/>
              <w:rPr>
                <w:ins w:id="6590" w:author="Опаева Лидия Арашаевна" w:date="2025-10-15T09:31:00Z"/>
              </w:rPr>
            </w:pPr>
            <w:ins w:id="6591" w:author="Опаева Лидия Арашаевна" w:date="2025-10-15T09:31:00Z">
              <w:r w:rsidRPr="00DB7279">
                <w:t>-</w:t>
              </w:r>
            </w:ins>
          </w:p>
        </w:tc>
      </w:tr>
      <w:tr w:rsidR="00E97DE1" w:rsidRPr="00DB7279" w14:paraId="5280FEDF" w14:textId="77777777" w:rsidTr="00E97DE1">
        <w:trPr>
          <w:ins w:id="6592" w:author="Опаева Лидия Арашаевна" w:date="2025-10-15T09:31:00Z"/>
        </w:trPr>
        <w:tc>
          <w:tcPr>
            <w:tcW w:w="3387" w:type="dxa"/>
          </w:tcPr>
          <w:p w14:paraId="1E7567DF" w14:textId="77777777" w:rsidR="00E97DE1" w:rsidRPr="00DB7279" w:rsidRDefault="00E97DE1" w:rsidP="00E97DE1">
            <w:pPr>
              <w:pStyle w:val="GOSTTablenorm"/>
              <w:rPr>
                <w:ins w:id="6593" w:author="Опаева Лидия Арашаевна" w:date="2025-10-15T09:31:00Z"/>
              </w:rPr>
            </w:pPr>
            <w:ins w:id="6594" w:author="Опаева Лидия Арашаевна" w:date="2025-10-15T09:31:00Z">
              <w:r w:rsidRPr="00DB7279">
                <w:t>ТОФК_КС_Дт</w:t>
              </w:r>
            </w:ins>
          </w:p>
        </w:tc>
        <w:tc>
          <w:tcPr>
            <w:tcW w:w="991" w:type="dxa"/>
          </w:tcPr>
          <w:p w14:paraId="191EA729" w14:textId="77777777" w:rsidR="00E97DE1" w:rsidRPr="00DB7279" w:rsidRDefault="00E97DE1" w:rsidP="00E97DE1">
            <w:pPr>
              <w:pStyle w:val="GOSTTablenorm"/>
              <w:rPr>
                <w:ins w:id="6595" w:author="Опаева Лидия Арашаевна" w:date="2025-10-15T09:31:00Z"/>
              </w:rPr>
            </w:pPr>
            <w:ins w:id="6596" w:author="Опаева Лидия Арашаевна" w:date="2025-10-15T09:31:00Z">
              <w:r w:rsidRPr="00DB7279">
                <w:t>Нет</w:t>
              </w:r>
            </w:ins>
          </w:p>
        </w:tc>
        <w:tc>
          <w:tcPr>
            <w:tcW w:w="3643" w:type="dxa"/>
          </w:tcPr>
          <w:p w14:paraId="47FF9EDE" w14:textId="77777777" w:rsidR="00E97DE1" w:rsidRPr="00DB7279" w:rsidRDefault="00E97DE1" w:rsidP="00E97DE1">
            <w:pPr>
              <w:pStyle w:val="GOSTTablenorm"/>
              <w:rPr>
                <w:ins w:id="6597" w:author="Опаева Лидия Арашаевна" w:date="2025-10-15T09:31:00Z"/>
              </w:rPr>
            </w:pPr>
            <w:ins w:id="6598" w:author="Опаева Лидия Арашаевна" w:date="2025-10-15T09:31:00Z">
              <w:r w:rsidRPr="00DB7279">
                <w:t>ТОФК КС по</w:t>
              </w:r>
              <w:r w:rsidRPr="00DB7279">
                <w:rPr>
                  <w:bCs/>
                </w:rPr>
                <w:t xml:space="preserve"> Дт</w:t>
              </w:r>
            </w:ins>
          </w:p>
        </w:tc>
        <w:tc>
          <w:tcPr>
            <w:tcW w:w="3643" w:type="dxa"/>
          </w:tcPr>
          <w:p w14:paraId="347E95B9" w14:textId="77777777" w:rsidR="00E97DE1" w:rsidRPr="00DB7279" w:rsidRDefault="00E97DE1" w:rsidP="00E97DE1">
            <w:pPr>
              <w:pStyle w:val="GOSTTablenorm"/>
              <w:rPr>
                <w:ins w:id="6599" w:author="Опаева Лидия Арашаевна" w:date="2025-10-15T09:31:00Z"/>
              </w:rPr>
            </w:pPr>
            <w:ins w:id="6600" w:author="Опаева Лидия Арашаевна" w:date="2025-10-15T09:31:00Z">
              <w:r w:rsidRPr="00DB7279">
                <w:t>T0504833:DT_TOFKKS</w:t>
              </w:r>
            </w:ins>
          </w:p>
        </w:tc>
        <w:tc>
          <w:tcPr>
            <w:tcW w:w="4030" w:type="dxa"/>
          </w:tcPr>
          <w:p w14:paraId="7742A356" w14:textId="77777777" w:rsidR="00E97DE1" w:rsidRPr="00DB7279" w:rsidRDefault="00E97DE1" w:rsidP="00E97DE1">
            <w:pPr>
              <w:pStyle w:val="GOSTTablenorm"/>
              <w:rPr>
                <w:ins w:id="6601" w:author="Опаева Лидия Арашаевна" w:date="2025-10-15T09:31:00Z"/>
              </w:rPr>
            </w:pPr>
            <w:ins w:id="6602" w:author="Опаева Лидия Арашаевна" w:date="2025-10-15T09:31:00Z">
              <w:r w:rsidRPr="00DB7279">
                <w:t>-</w:t>
              </w:r>
            </w:ins>
          </w:p>
        </w:tc>
      </w:tr>
      <w:tr w:rsidR="00E97DE1" w:rsidRPr="00DB7279" w14:paraId="0FB74773" w14:textId="77777777" w:rsidTr="00E97DE1">
        <w:trPr>
          <w:ins w:id="6603" w:author="Опаева Лидия Арашаевна" w:date="2025-10-15T09:31:00Z"/>
        </w:trPr>
        <w:tc>
          <w:tcPr>
            <w:tcW w:w="3387" w:type="dxa"/>
          </w:tcPr>
          <w:p w14:paraId="39BE88C1" w14:textId="77777777" w:rsidR="00E97DE1" w:rsidRPr="00DB7279" w:rsidRDefault="00E97DE1" w:rsidP="00E97DE1">
            <w:pPr>
              <w:pStyle w:val="GOSTTablenorm"/>
              <w:rPr>
                <w:ins w:id="6604" w:author="Опаева Лидия Арашаевна" w:date="2025-10-15T09:31:00Z"/>
              </w:rPr>
            </w:pPr>
            <w:ins w:id="6605" w:author="Опаева Лидия Арашаевна" w:date="2025-10-15T09:31:00Z">
              <w:r w:rsidRPr="00DB7279">
                <w:t>Порядк_номер_КС_Дт</w:t>
              </w:r>
            </w:ins>
          </w:p>
        </w:tc>
        <w:tc>
          <w:tcPr>
            <w:tcW w:w="991" w:type="dxa"/>
          </w:tcPr>
          <w:p w14:paraId="5D91227D" w14:textId="77777777" w:rsidR="00E97DE1" w:rsidRPr="00DB7279" w:rsidRDefault="00E97DE1" w:rsidP="00E97DE1">
            <w:pPr>
              <w:pStyle w:val="GOSTTablenorm"/>
              <w:rPr>
                <w:ins w:id="6606" w:author="Опаева Лидия Арашаевна" w:date="2025-10-15T09:31:00Z"/>
              </w:rPr>
            </w:pPr>
            <w:ins w:id="6607" w:author="Опаева Лидия Арашаевна" w:date="2025-10-15T09:31:00Z">
              <w:r w:rsidRPr="00DB7279">
                <w:t>Нет</w:t>
              </w:r>
            </w:ins>
          </w:p>
        </w:tc>
        <w:tc>
          <w:tcPr>
            <w:tcW w:w="3643" w:type="dxa"/>
          </w:tcPr>
          <w:p w14:paraId="23E4EF1A" w14:textId="77777777" w:rsidR="00E97DE1" w:rsidRPr="00DB7279" w:rsidRDefault="00E97DE1" w:rsidP="00E97DE1">
            <w:pPr>
              <w:pStyle w:val="GOSTTablenorm"/>
              <w:rPr>
                <w:ins w:id="6608" w:author="Опаева Лидия Арашаевна" w:date="2025-10-15T09:31:00Z"/>
              </w:rPr>
            </w:pPr>
            <w:ins w:id="6609" w:author="Опаева Лидия Арашаевна" w:date="2025-10-15T09:31:00Z">
              <w:r w:rsidRPr="00DB7279">
                <w:t xml:space="preserve">Порядковый номер КС по </w:t>
              </w:r>
              <w:r w:rsidRPr="00DB7279">
                <w:rPr>
                  <w:bCs/>
                </w:rPr>
                <w:t>Дт</w:t>
              </w:r>
            </w:ins>
          </w:p>
        </w:tc>
        <w:tc>
          <w:tcPr>
            <w:tcW w:w="3643" w:type="dxa"/>
          </w:tcPr>
          <w:p w14:paraId="20B57C2F" w14:textId="77777777" w:rsidR="00E97DE1" w:rsidRPr="00DB7279" w:rsidRDefault="00E97DE1" w:rsidP="00E97DE1">
            <w:pPr>
              <w:pStyle w:val="GOSTTablenorm"/>
              <w:rPr>
                <w:ins w:id="6610" w:author="Опаева Лидия Арашаевна" w:date="2025-10-15T09:31:00Z"/>
              </w:rPr>
            </w:pPr>
            <w:ins w:id="6611" w:author="Опаева Лидия Арашаевна" w:date="2025-10-15T09:31:00Z">
              <w:r w:rsidRPr="00DB7279">
                <w:t>T0504833:DT_PNKS</w:t>
              </w:r>
            </w:ins>
          </w:p>
        </w:tc>
        <w:tc>
          <w:tcPr>
            <w:tcW w:w="4030" w:type="dxa"/>
          </w:tcPr>
          <w:p w14:paraId="6D69D257" w14:textId="77777777" w:rsidR="00E97DE1" w:rsidRPr="00DB7279" w:rsidRDefault="00E97DE1" w:rsidP="00E97DE1">
            <w:pPr>
              <w:pStyle w:val="GOSTTablenorm"/>
              <w:rPr>
                <w:ins w:id="6612" w:author="Опаева Лидия Арашаевна" w:date="2025-10-15T09:31:00Z"/>
              </w:rPr>
            </w:pPr>
            <w:ins w:id="6613" w:author="Опаева Лидия Арашаевна" w:date="2025-10-15T09:31:00Z">
              <w:r w:rsidRPr="00DB7279">
                <w:t>-</w:t>
              </w:r>
            </w:ins>
          </w:p>
        </w:tc>
      </w:tr>
      <w:tr w:rsidR="00E97DE1" w:rsidRPr="00DB7279" w14:paraId="63CA13C9" w14:textId="77777777" w:rsidTr="00E97DE1">
        <w:trPr>
          <w:ins w:id="6614" w:author="Опаева Лидия Арашаевна" w:date="2025-10-15T09:31:00Z"/>
        </w:trPr>
        <w:tc>
          <w:tcPr>
            <w:tcW w:w="3387" w:type="dxa"/>
          </w:tcPr>
          <w:p w14:paraId="053CB35D" w14:textId="77777777" w:rsidR="00E97DE1" w:rsidRPr="00131313" w:rsidRDefault="00E97DE1" w:rsidP="00E97DE1">
            <w:pPr>
              <w:pStyle w:val="GOSTTablenorm"/>
              <w:rPr>
                <w:ins w:id="6615" w:author="Опаева Лидия Арашаевна" w:date="2025-10-15T09:31:00Z"/>
              </w:rPr>
            </w:pPr>
            <w:ins w:id="6616" w:author="Опаева Лидия Арашаевна" w:date="2025-10-15T09:31:00Z">
              <w:r w:rsidRPr="00131313">
                <w:t>АКР_ЛС_Дт</w:t>
              </w:r>
            </w:ins>
          </w:p>
        </w:tc>
        <w:tc>
          <w:tcPr>
            <w:tcW w:w="991" w:type="dxa"/>
          </w:tcPr>
          <w:p w14:paraId="04B9AD30" w14:textId="77777777" w:rsidR="00E97DE1" w:rsidRPr="00DB7279" w:rsidRDefault="00E97DE1" w:rsidP="00E97DE1">
            <w:pPr>
              <w:pStyle w:val="GOSTTablenorm"/>
              <w:rPr>
                <w:ins w:id="6617" w:author="Опаева Лидия Арашаевна" w:date="2025-10-15T09:31:00Z"/>
              </w:rPr>
            </w:pPr>
            <w:ins w:id="6618" w:author="Опаева Лидия Арашаевна" w:date="2025-10-15T09:31:00Z">
              <w:r w:rsidRPr="00DB7279">
                <w:t>Нет</w:t>
              </w:r>
            </w:ins>
          </w:p>
        </w:tc>
        <w:tc>
          <w:tcPr>
            <w:tcW w:w="3643" w:type="dxa"/>
          </w:tcPr>
          <w:p w14:paraId="6235B8F7" w14:textId="77777777" w:rsidR="00E97DE1" w:rsidRPr="00DB7279" w:rsidRDefault="00E97DE1" w:rsidP="00E97DE1">
            <w:pPr>
              <w:pStyle w:val="GOSTTablenorm"/>
              <w:rPr>
                <w:ins w:id="6619" w:author="Опаева Лидия Арашаевна" w:date="2025-10-15T09:31:00Z"/>
              </w:rPr>
            </w:pPr>
            <w:ins w:id="6620" w:author="Опаева Лидия Арашаевна" w:date="2025-10-15T09:31:00Z">
              <w:r w:rsidRPr="00DB7279">
                <w:t>Аналитический код раздела ЛС 71 по Дт</w:t>
              </w:r>
            </w:ins>
          </w:p>
        </w:tc>
        <w:tc>
          <w:tcPr>
            <w:tcW w:w="3643" w:type="dxa"/>
          </w:tcPr>
          <w:p w14:paraId="4205D437" w14:textId="77777777" w:rsidR="00E97DE1" w:rsidRPr="00DB7279" w:rsidRDefault="00E97DE1" w:rsidP="00E97DE1">
            <w:pPr>
              <w:pStyle w:val="GOSTTablenorm"/>
              <w:rPr>
                <w:ins w:id="6621" w:author="Опаева Лидия Арашаевна" w:date="2025-10-15T09:31:00Z"/>
              </w:rPr>
            </w:pPr>
            <w:ins w:id="6622" w:author="Опаева Лидия Арашаевна" w:date="2025-10-15T09:31:00Z">
              <w:r w:rsidRPr="00DB7279">
                <w:t>T0504833:DT_AKR</w:t>
              </w:r>
            </w:ins>
          </w:p>
        </w:tc>
        <w:tc>
          <w:tcPr>
            <w:tcW w:w="4030" w:type="dxa"/>
          </w:tcPr>
          <w:p w14:paraId="74AB1ED0" w14:textId="77777777" w:rsidR="00E97DE1" w:rsidRPr="00DB7279" w:rsidRDefault="00E97DE1" w:rsidP="00E97DE1">
            <w:pPr>
              <w:pStyle w:val="GOSTTablenorm"/>
              <w:rPr>
                <w:ins w:id="6623" w:author="Опаева Лидия Арашаевна" w:date="2025-10-15T09:31:00Z"/>
              </w:rPr>
            </w:pPr>
            <w:ins w:id="6624" w:author="Опаева Лидия Арашаевна" w:date="2025-10-15T09:31:00Z">
              <w:r w:rsidRPr="00DB7279">
                <w:t>-</w:t>
              </w:r>
            </w:ins>
          </w:p>
        </w:tc>
      </w:tr>
      <w:tr w:rsidR="00E97DE1" w:rsidRPr="00DB7279" w14:paraId="0FCECE5F" w14:textId="77777777" w:rsidTr="00E97DE1">
        <w:trPr>
          <w:ins w:id="6625" w:author="Опаева Лидия Арашаевна" w:date="2025-10-15T09:31:00Z"/>
        </w:trPr>
        <w:tc>
          <w:tcPr>
            <w:tcW w:w="3387" w:type="dxa"/>
          </w:tcPr>
          <w:p w14:paraId="5A65FA88" w14:textId="77777777" w:rsidR="00E97DE1" w:rsidRPr="00131313" w:rsidRDefault="00E97DE1" w:rsidP="00E97DE1">
            <w:pPr>
              <w:pStyle w:val="GOSTTablenorm"/>
              <w:rPr>
                <w:ins w:id="6626" w:author="Опаева Лидия Арашаевна" w:date="2025-10-15T09:31:00Z"/>
              </w:rPr>
            </w:pPr>
            <w:ins w:id="6627" w:author="Опаева Лидия Арашаевна" w:date="2025-10-15T09:31:00Z">
              <w:r w:rsidRPr="00131313">
                <w:t>КЦ_Дт</w:t>
              </w:r>
            </w:ins>
          </w:p>
        </w:tc>
        <w:tc>
          <w:tcPr>
            <w:tcW w:w="991" w:type="dxa"/>
          </w:tcPr>
          <w:p w14:paraId="15491E8E" w14:textId="77777777" w:rsidR="00E97DE1" w:rsidRPr="00DB7279" w:rsidRDefault="00E97DE1" w:rsidP="00E97DE1">
            <w:pPr>
              <w:pStyle w:val="GOSTTablenorm"/>
              <w:rPr>
                <w:ins w:id="6628" w:author="Опаева Лидия Арашаевна" w:date="2025-10-15T09:31:00Z"/>
              </w:rPr>
            </w:pPr>
            <w:ins w:id="6629" w:author="Опаева Лидия Арашаевна" w:date="2025-10-15T09:31:00Z">
              <w:r w:rsidRPr="00DB7279">
                <w:t>Нет</w:t>
              </w:r>
            </w:ins>
          </w:p>
        </w:tc>
        <w:tc>
          <w:tcPr>
            <w:tcW w:w="3643" w:type="dxa"/>
          </w:tcPr>
          <w:p w14:paraId="3125FDAF" w14:textId="77777777" w:rsidR="00E97DE1" w:rsidRPr="00DB7279" w:rsidRDefault="00E97DE1" w:rsidP="00E97DE1">
            <w:pPr>
              <w:pStyle w:val="GOSTTablenorm"/>
              <w:rPr>
                <w:ins w:id="6630" w:author="Опаева Лидия Арашаевна" w:date="2025-10-15T09:31:00Z"/>
              </w:rPr>
            </w:pPr>
            <w:ins w:id="6631" w:author="Опаева Лидия Арашаевна" w:date="2025-10-15T09:31:00Z">
              <w:r w:rsidRPr="00DB7279">
                <w:t>Код цели по</w:t>
              </w:r>
              <w:r w:rsidRPr="00DB7279">
                <w:rPr>
                  <w:bCs/>
                </w:rPr>
                <w:t xml:space="preserve"> Дт</w:t>
              </w:r>
            </w:ins>
          </w:p>
        </w:tc>
        <w:tc>
          <w:tcPr>
            <w:tcW w:w="3643" w:type="dxa"/>
          </w:tcPr>
          <w:p w14:paraId="19820316" w14:textId="77777777" w:rsidR="00E97DE1" w:rsidRPr="00DB7279" w:rsidRDefault="00E97DE1" w:rsidP="00E97DE1">
            <w:pPr>
              <w:pStyle w:val="GOSTTablenorm"/>
              <w:rPr>
                <w:ins w:id="6632" w:author="Опаева Лидия Арашаевна" w:date="2025-10-15T09:31:00Z"/>
              </w:rPr>
            </w:pPr>
            <w:ins w:id="6633" w:author="Опаева Лидия Арашаевна" w:date="2025-10-15T09:31:00Z">
              <w:r w:rsidRPr="00DB7279">
                <w:t>T0504833:DT_TARGETCODE</w:t>
              </w:r>
            </w:ins>
          </w:p>
        </w:tc>
        <w:tc>
          <w:tcPr>
            <w:tcW w:w="4030" w:type="dxa"/>
          </w:tcPr>
          <w:p w14:paraId="2BBD14AC" w14:textId="77777777" w:rsidR="00E97DE1" w:rsidRPr="00DB7279" w:rsidRDefault="00E97DE1" w:rsidP="00E97DE1">
            <w:pPr>
              <w:pStyle w:val="GOSTTablenorm"/>
              <w:rPr>
                <w:ins w:id="6634" w:author="Опаева Лидия Арашаевна" w:date="2025-10-15T09:31:00Z"/>
              </w:rPr>
            </w:pPr>
            <w:ins w:id="6635" w:author="Опаева Лидия Арашаевна" w:date="2025-10-15T09:31:00Z">
              <w:r w:rsidRPr="00DB7279">
                <w:t>-</w:t>
              </w:r>
            </w:ins>
          </w:p>
        </w:tc>
      </w:tr>
      <w:tr w:rsidR="00E97DE1" w:rsidRPr="00DB7279" w14:paraId="34E9D719" w14:textId="77777777" w:rsidTr="00E97DE1">
        <w:trPr>
          <w:ins w:id="6636" w:author="Опаева Лидия Арашаевна" w:date="2025-10-15T09:31:00Z"/>
        </w:trPr>
        <w:tc>
          <w:tcPr>
            <w:tcW w:w="3387" w:type="dxa"/>
          </w:tcPr>
          <w:p w14:paraId="0BCFDBB8" w14:textId="77777777" w:rsidR="00E97DE1" w:rsidRPr="00131313" w:rsidRDefault="00E97DE1" w:rsidP="00E97DE1">
            <w:pPr>
              <w:pStyle w:val="GOSTTablenorm"/>
              <w:rPr>
                <w:ins w:id="6637" w:author="Опаева Лидия Арашаевна" w:date="2025-10-15T09:31:00Z"/>
              </w:rPr>
            </w:pPr>
            <w:ins w:id="6638" w:author="Опаева Лидия Арашаевна" w:date="2025-10-15T09:31:00Z">
              <w:r w:rsidRPr="00131313">
                <w:t>Аналит_код_Дт</w:t>
              </w:r>
            </w:ins>
          </w:p>
        </w:tc>
        <w:tc>
          <w:tcPr>
            <w:tcW w:w="991" w:type="dxa"/>
          </w:tcPr>
          <w:p w14:paraId="402CE714" w14:textId="77777777" w:rsidR="00E97DE1" w:rsidRPr="00DB7279" w:rsidRDefault="00E97DE1" w:rsidP="00E97DE1">
            <w:pPr>
              <w:pStyle w:val="GOSTTablenorm"/>
              <w:rPr>
                <w:ins w:id="6639" w:author="Опаева Лидия Арашаевна" w:date="2025-10-15T09:31:00Z"/>
              </w:rPr>
            </w:pPr>
            <w:ins w:id="6640" w:author="Опаева Лидия Арашаевна" w:date="2025-10-15T09:31:00Z">
              <w:r w:rsidRPr="00DB7279">
                <w:t>Нет</w:t>
              </w:r>
            </w:ins>
          </w:p>
        </w:tc>
        <w:tc>
          <w:tcPr>
            <w:tcW w:w="3643" w:type="dxa"/>
          </w:tcPr>
          <w:p w14:paraId="15A9BDD0" w14:textId="77777777" w:rsidR="00E97DE1" w:rsidRPr="00DB7279" w:rsidRDefault="00E97DE1" w:rsidP="00E97DE1">
            <w:pPr>
              <w:pStyle w:val="GOSTTablenorm"/>
              <w:rPr>
                <w:ins w:id="6641" w:author="Опаева Лидия Арашаевна" w:date="2025-10-15T09:31:00Z"/>
              </w:rPr>
            </w:pPr>
            <w:ins w:id="6642" w:author="Опаева Лидия Арашаевна" w:date="2025-10-15T09:31:00Z">
              <w:r w:rsidRPr="00DB7279">
                <w:t>Аналитический код целевых расходов (код прослеживаемости) по Дт</w:t>
              </w:r>
            </w:ins>
          </w:p>
        </w:tc>
        <w:tc>
          <w:tcPr>
            <w:tcW w:w="3643" w:type="dxa"/>
          </w:tcPr>
          <w:p w14:paraId="2BE39C58" w14:textId="77777777" w:rsidR="00E97DE1" w:rsidRPr="00DB7279" w:rsidRDefault="00E97DE1" w:rsidP="00E97DE1">
            <w:pPr>
              <w:pStyle w:val="GOSTTablenorm"/>
              <w:rPr>
                <w:ins w:id="6643" w:author="Опаева Лидия Арашаевна" w:date="2025-10-15T09:31:00Z"/>
                <w:lang w:val="en-US"/>
              </w:rPr>
            </w:pPr>
            <w:ins w:id="6644" w:author="Опаева Лидия Арашаевна" w:date="2025-10-15T09:31:00Z">
              <w:r w:rsidRPr="00DB7279">
                <w:t>T0504833:DT_ANALITCODE</w:t>
              </w:r>
            </w:ins>
          </w:p>
        </w:tc>
        <w:tc>
          <w:tcPr>
            <w:tcW w:w="4030" w:type="dxa"/>
          </w:tcPr>
          <w:p w14:paraId="55F1B642" w14:textId="77777777" w:rsidR="00E97DE1" w:rsidRPr="00DB7279" w:rsidRDefault="00E97DE1" w:rsidP="00E97DE1">
            <w:pPr>
              <w:pStyle w:val="GOSTTablenorm"/>
              <w:rPr>
                <w:ins w:id="6645" w:author="Опаева Лидия Арашаевна" w:date="2025-10-15T09:31:00Z"/>
              </w:rPr>
            </w:pPr>
            <w:ins w:id="6646" w:author="Опаева Лидия Арашаевна" w:date="2025-10-15T09:31:00Z">
              <w:r w:rsidRPr="00DB7279">
                <w:t>-</w:t>
              </w:r>
            </w:ins>
          </w:p>
        </w:tc>
      </w:tr>
      <w:tr w:rsidR="00E97DE1" w:rsidRPr="00DB7279" w14:paraId="3D036FD1" w14:textId="77777777" w:rsidTr="00E97DE1">
        <w:trPr>
          <w:ins w:id="6647" w:author="Опаева Лидия Арашаевна" w:date="2025-10-15T09:31:00Z"/>
        </w:trPr>
        <w:tc>
          <w:tcPr>
            <w:tcW w:w="3387" w:type="dxa"/>
          </w:tcPr>
          <w:p w14:paraId="09ED9AC0" w14:textId="77777777" w:rsidR="00E97DE1" w:rsidRPr="00131313" w:rsidRDefault="00E97DE1" w:rsidP="00E97DE1">
            <w:pPr>
              <w:pStyle w:val="GOSTTablenorm"/>
              <w:rPr>
                <w:ins w:id="6648" w:author="Опаева Лидия Арашаевна" w:date="2025-10-15T09:31:00Z"/>
              </w:rPr>
            </w:pPr>
            <w:ins w:id="6649" w:author="Опаева Лидия Арашаевна" w:date="2025-10-15T09:31:00Z">
              <w:r w:rsidRPr="00131313">
                <w:t>ОКС_КМИ_Дт</w:t>
              </w:r>
            </w:ins>
          </w:p>
        </w:tc>
        <w:tc>
          <w:tcPr>
            <w:tcW w:w="991" w:type="dxa"/>
          </w:tcPr>
          <w:p w14:paraId="7B5661DB" w14:textId="77777777" w:rsidR="00E97DE1" w:rsidRPr="00DB7279" w:rsidRDefault="00E97DE1" w:rsidP="00E97DE1">
            <w:pPr>
              <w:pStyle w:val="GOSTTablenorm"/>
              <w:rPr>
                <w:ins w:id="6650" w:author="Опаева Лидия Арашаевна" w:date="2025-10-15T09:31:00Z"/>
              </w:rPr>
            </w:pPr>
            <w:ins w:id="6651" w:author="Опаева Лидия Арашаевна" w:date="2025-10-15T09:31:00Z">
              <w:r w:rsidRPr="00DB7279">
                <w:t>Нет</w:t>
              </w:r>
            </w:ins>
          </w:p>
        </w:tc>
        <w:tc>
          <w:tcPr>
            <w:tcW w:w="3643" w:type="dxa"/>
          </w:tcPr>
          <w:p w14:paraId="3BF511E9" w14:textId="77777777" w:rsidR="00E97DE1" w:rsidRPr="00DB7279" w:rsidRDefault="00E97DE1" w:rsidP="00E97DE1">
            <w:pPr>
              <w:pStyle w:val="GOSTTablenorm"/>
              <w:rPr>
                <w:ins w:id="6652" w:author="Опаева Лидия Арашаевна" w:date="2025-10-15T09:31:00Z"/>
              </w:rPr>
            </w:pPr>
            <w:ins w:id="6653" w:author="Опаева Лидия Арашаевна" w:date="2025-10-15T09:31:00Z">
              <w:r w:rsidRPr="00DB7279">
                <w:t>Код ОКС (КМИ) по Дт</w:t>
              </w:r>
            </w:ins>
          </w:p>
        </w:tc>
        <w:tc>
          <w:tcPr>
            <w:tcW w:w="3643" w:type="dxa"/>
          </w:tcPr>
          <w:p w14:paraId="43BCDB28" w14:textId="77777777" w:rsidR="00E97DE1" w:rsidRPr="00DB7279" w:rsidRDefault="00E97DE1" w:rsidP="00E97DE1">
            <w:pPr>
              <w:pStyle w:val="GOSTTablenorm"/>
              <w:rPr>
                <w:ins w:id="6654" w:author="Опаева Лидия Арашаевна" w:date="2025-10-15T09:31:00Z"/>
              </w:rPr>
            </w:pPr>
            <w:ins w:id="6655" w:author="Опаева Лидия Арашаевна" w:date="2025-10-15T09:31:00Z">
              <w:r w:rsidRPr="00DB7279">
                <w:t>T0504833:DT_OKS</w:t>
              </w:r>
            </w:ins>
          </w:p>
        </w:tc>
        <w:tc>
          <w:tcPr>
            <w:tcW w:w="4030" w:type="dxa"/>
          </w:tcPr>
          <w:p w14:paraId="3F305A42" w14:textId="77777777" w:rsidR="00E97DE1" w:rsidRPr="00DB7279" w:rsidRDefault="00E97DE1" w:rsidP="00E97DE1">
            <w:pPr>
              <w:pStyle w:val="GOSTTablenorm"/>
              <w:rPr>
                <w:ins w:id="6656" w:author="Опаева Лидия Арашаевна" w:date="2025-10-15T09:31:00Z"/>
              </w:rPr>
            </w:pPr>
            <w:ins w:id="6657" w:author="Опаева Лидия Арашаевна" w:date="2025-10-15T09:31:00Z">
              <w:r w:rsidRPr="00DB7279">
                <w:t>-</w:t>
              </w:r>
            </w:ins>
          </w:p>
        </w:tc>
      </w:tr>
      <w:tr w:rsidR="00E97DE1" w:rsidRPr="00DB7279" w14:paraId="0F97C3A9" w14:textId="77777777" w:rsidTr="00E97DE1">
        <w:trPr>
          <w:ins w:id="6658" w:author="Опаева Лидия Арашаевна" w:date="2025-10-15T09:31:00Z"/>
        </w:trPr>
        <w:tc>
          <w:tcPr>
            <w:tcW w:w="3387" w:type="dxa"/>
          </w:tcPr>
          <w:p w14:paraId="47E57699" w14:textId="77777777" w:rsidR="00E97DE1" w:rsidRPr="00131313" w:rsidRDefault="00E97DE1" w:rsidP="00E97DE1">
            <w:pPr>
              <w:pStyle w:val="GOSTTablenorm"/>
              <w:rPr>
                <w:ins w:id="6659" w:author="Опаева Лидия Арашаевна" w:date="2025-10-15T09:31:00Z"/>
              </w:rPr>
            </w:pPr>
            <w:ins w:id="6660" w:author="Опаева Лидия Арашаевна" w:date="2025-10-15T09:31:00Z">
              <w:r>
                <w:t>ИГК_Дт</w:t>
              </w:r>
            </w:ins>
          </w:p>
        </w:tc>
        <w:tc>
          <w:tcPr>
            <w:tcW w:w="991" w:type="dxa"/>
          </w:tcPr>
          <w:p w14:paraId="4903A4F9" w14:textId="77777777" w:rsidR="00E97DE1" w:rsidRPr="00DB7279" w:rsidRDefault="00E97DE1" w:rsidP="00E97DE1">
            <w:pPr>
              <w:pStyle w:val="GOSTTablenorm"/>
              <w:rPr>
                <w:ins w:id="6661" w:author="Опаева Лидия Арашаевна" w:date="2025-10-15T09:31:00Z"/>
              </w:rPr>
            </w:pPr>
            <w:ins w:id="6662" w:author="Опаева Лидия Арашаевна" w:date="2025-10-15T09:31:00Z">
              <w:r w:rsidRPr="00DB7279">
                <w:t>Нет</w:t>
              </w:r>
            </w:ins>
          </w:p>
        </w:tc>
        <w:tc>
          <w:tcPr>
            <w:tcW w:w="3643" w:type="dxa"/>
          </w:tcPr>
          <w:p w14:paraId="2BDCB2AF" w14:textId="77777777" w:rsidR="00E97DE1" w:rsidRPr="00DB7279" w:rsidRDefault="00E97DE1" w:rsidP="00E97DE1">
            <w:pPr>
              <w:pStyle w:val="GOSTTablenorm"/>
              <w:rPr>
                <w:ins w:id="6663" w:author="Опаева Лидия Арашаевна" w:date="2025-10-15T09:31:00Z"/>
              </w:rPr>
            </w:pPr>
            <w:ins w:id="6664" w:author="Опаева Лидия Арашаевна" w:date="2025-10-15T09:31:00Z">
              <w:r w:rsidRPr="00DB7279">
                <w:t>ИГК Кт</w:t>
              </w:r>
            </w:ins>
          </w:p>
        </w:tc>
        <w:tc>
          <w:tcPr>
            <w:tcW w:w="3643" w:type="dxa"/>
          </w:tcPr>
          <w:p w14:paraId="4CBFAF54" w14:textId="6EED8F79" w:rsidR="00E97DE1" w:rsidRPr="00DB7279" w:rsidRDefault="00E97DE1" w:rsidP="005E652F">
            <w:pPr>
              <w:pStyle w:val="GOSTTablenorm"/>
              <w:rPr>
                <w:ins w:id="6665" w:author="Опаева Лидия Арашаевна" w:date="2025-10-15T09:31:00Z"/>
              </w:rPr>
            </w:pPr>
            <w:ins w:id="6666" w:author="Опаева Лидия Арашаевна" w:date="2025-10-15T09:31:00Z">
              <w:r w:rsidRPr="00DB7279">
                <w:t>T0504833:DT_IGK</w:t>
              </w:r>
            </w:ins>
          </w:p>
        </w:tc>
        <w:tc>
          <w:tcPr>
            <w:tcW w:w="4030" w:type="dxa"/>
          </w:tcPr>
          <w:p w14:paraId="70B5F57E" w14:textId="77777777" w:rsidR="00E97DE1" w:rsidRPr="00DB7279" w:rsidRDefault="00E97DE1" w:rsidP="00E97DE1">
            <w:pPr>
              <w:pStyle w:val="GOSTTablenorm"/>
              <w:rPr>
                <w:ins w:id="6667" w:author="Опаева Лидия Арашаевна" w:date="2025-10-15T09:31:00Z"/>
              </w:rPr>
            </w:pPr>
          </w:p>
        </w:tc>
      </w:tr>
      <w:tr w:rsidR="00E97DE1" w:rsidRPr="00DB7279" w14:paraId="0E79D515" w14:textId="77777777" w:rsidTr="00E97DE1">
        <w:trPr>
          <w:ins w:id="6668" w:author="Опаева Лидия Арашаевна" w:date="2025-10-15T09:31:00Z"/>
        </w:trPr>
        <w:tc>
          <w:tcPr>
            <w:tcW w:w="3387" w:type="dxa"/>
          </w:tcPr>
          <w:p w14:paraId="4C39D8A0" w14:textId="77777777" w:rsidR="00E97DE1" w:rsidRPr="00131313" w:rsidRDefault="00E97DE1" w:rsidP="00E97DE1">
            <w:pPr>
              <w:pStyle w:val="GOSTTablenorm"/>
              <w:rPr>
                <w:ins w:id="6669" w:author="Опаева Лидия Арашаевна" w:date="2025-10-15T09:31:00Z"/>
              </w:rPr>
            </w:pPr>
            <w:ins w:id="6670" w:author="Опаева Лидия Арашаевна" w:date="2025-10-15T09:31:00Z">
              <w:r w:rsidRPr="00131313">
                <w:t>Номер_КОО_Дт</w:t>
              </w:r>
            </w:ins>
          </w:p>
        </w:tc>
        <w:tc>
          <w:tcPr>
            <w:tcW w:w="991" w:type="dxa"/>
          </w:tcPr>
          <w:p w14:paraId="62384EBC" w14:textId="77777777" w:rsidR="00E97DE1" w:rsidRPr="00DB7279" w:rsidRDefault="00E97DE1" w:rsidP="00E97DE1">
            <w:pPr>
              <w:pStyle w:val="GOSTTablenorm"/>
              <w:rPr>
                <w:ins w:id="6671" w:author="Опаева Лидия Арашаевна" w:date="2025-10-15T09:31:00Z"/>
              </w:rPr>
            </w:pPr>
            <w:ins w:id="6672" w:author="Опаева Лидия Арашаевна" w:date="2025-10-15T09:31:00Z">
              <w:r w:rsidRPr="00DB7279">
                <w:t>Нет</w:t>
              </w:r>
            </w:ins>
          </w:p>
        </w:tc>
        <w:tc>
          <w:tcPr>
            <w:tcW w:w="3643" w:type="dxa"/>
          </w:tcPr>
          <w:p w14:paraId="25316F9F" w14:textId="77777777" w:rsidR="00E97DE1" w:rsidRPr="00DB7279" w:rsidRDefault="00E97DE1" w:rsidP="00E97DE1">
            <w:pPr>
              <w:pStyle w:val="GOSTTablenorm"/>
              <w:rPr>
                <w:ins w:id="6673" w:author="Опаева Лидия Арашаевна" w:date="2025-10-15T09:31:00Z"/>
              </w:rPr>
            </w:pPr>
            <w:ins w:id="6674" w:author="Опаева Лидия Арашаевна" w:date="2025-10-15T09:31:00Z">
              <w:r w:rsidRPr="00DB7279">
                <w:t>Номер КОО по Дт</w:t>
              </w:r>
            </w:ins>
          </w:p>
        </w:tc>
        <w:tc>
          <w:tcPr>
            <w:tcW w:w="3643" w:type="dxa"/>
          </w:tcPr>
          <w:p w14:paraId="7493DAC2" w14:textId="77777777" w:rsidR="00E97DE1" w:rsidRPr="00DB7279" w:rsidRDefault="00E97DE1" w:rsidP="00E97DE1">
            <w:pPr>
              <w:pStyle w:val="GOSTTablenorm"/>
              <w:rPr>
                <w:ins w:id="6675" w:author="Опаева Лидия Арашаевна" w:date="2025-10-15T09:31:00Z"/>
              </w:rPr>
            </w:pPr>
            <w:ins w:id="6676" w:author="Опаева Лидия Арашаевна" w:date="2025-10-15T09:31:00Z">
              <w:r w:rsidRPr="00DB7279">
                <w:t>T0504833:DT_KOO</w:t>
              </w:r>
            </w:ins>
          </w:p>
        </w:tc>
        <w:tc>
          <w:tcPr>
            <w:tcW w:w="4030" w:type="dxa"/>
          </w:tcPr>
          <w:p w14:paraId="673C46ED" w14:textId="77777777" w:rsidR="00E97DE1" w:rsidRPr="00DB7279" w:rsidRDefault="00E97DE1" w:rsidP="00E97DE1">
            <w:pPr>
              <w:pStyle w:val="GOSTTablenorm"/>
              <w:rPr>
                <w:ins w:id="6677" w:author="Опаева Лидия Арашаевна" w:date="2025-10-15T09:31:00Z"/>
              </w:rPr>
            </w:pPr>
            <w:ins w:id="6678" w:author="Опаева Лидия Арашаевна" w:date="2025-10-15T09:31:00Z">
              <w:r w:rsidRPr="00DB7279">
                <w:t>-</w:t>
              </w:r>
            </w:ins>
          </w:p>
        </w:tc>
      </w:tr>
      <w:tr w:rsidR="00E97DE1" w:rsidRPr="00DB7279" w14:paraId="6A4AD5BA" w14:textId="77777777" w:rsidTr="00E97DE1">
        <w:trPr>
          <w:ins w:id="6679" w:author="Опаева Лидия Арашаевна" w:date="2025-10-15T09:31:00Z"/>
        </w:trPr>
        <w:tc>
          <w:tcPr>
            <w:tcW w:w="3387" w:type="dxa"/>
          </w:tcPr>
          <w:p w14:paraId="72F03814" w14:textId="77777777" w:rsidR="00E97DE1" w:rsidRPr="00DB7279" w:rsidRDefault="00E97DE1" w:rsidP="00E97DE1">
            <w:pPr>
              <w:pStyle w:val="GOSTTablenorm"/>
              <w:rPr>
                <w:ins w:id="6680" w:author="Опаева Лидия Арашаевна" w:date="2025-10-15T09:31:00Z"/>
              </w:rPr>
            </w:pPr>
            <w:ins w:id="6681" w:author="Опаева Лидия Арашаевна" w:date="2025-10-15T09:31:00Z">
              <w:r w:rsidRPr="00DB7279">
                <w:t>Код_поступления_выплаты_Дт</w:t>
              </w:r>
            </w:ins>
          </w:p>
        </w:tc>
        <w:tc>
          <w:tcPr>
            <w:tcW w:w="991" w:type="dxa"/>
          </w:tcPr>
          <w:p w14:paraId="04A452FA" w14:textId="77777777" w:rsidR="00E97DE1" w:rsidRPr="00DB7279" w:rsidRDefault="00E97DE1" w:rsidP="00E97DE1">
            <w:pPr>
              <w:pStyle w:val="GOSTTablenorm"/>
              <w:rPr>
                <w:ins w:id="6682" w:author="Опаева Лидия Арашаевна" w:date="2025-10-15T09:31:00Z"/>
              </w:rPr>
            </w:pPr>
            <w:ins w:id="6683" w:author="Опаева Лидия Арашаевна" w:date="2025-10-15T09:31:00Z">
              <w:r w:rsidRPr="00DB7279">
                <w:t>Нет</w:t>
              </w:r>
            </w:ins>
          </w:p>
        </w:tc>
        <w:tc>
          <w:tcPr>
            <w:tcW w:w="3643" w:type="dxa"/>
          </w:tcPr>
          <w:p w14:paraId="2F0FF01A" w14:textId="77777777" w:rsidR="00E97DE1" w:rsidRPr="00DB7279" w:rsidRDefault="00E97DE1" w:rsidP="00E97DE1">
            <w:pPr>
              <w:pStyle w:val="GOSTTablenorm"/>
              <w:rPr>
                <w:ins w:id="6684" w:author="Опаева Лидия Арашаевна" w:date="2025-10-15T09:31:00Z"/>
              </w:rPr>
            </w:pPr>
            <w:ins w:id="6685" w:author="Опаева Лидия Арашаевна" w:date="2025-10-15T09:31:00Z">
              <w:r w:rsidRPr="00DB7279">
                <w:t>Код источника поступлений/направления расходования ЦС по Дт</w:t>
              </w:r>
            </w:ins>
          </w:p>
        </w:tc>
        <w:tc>
          <w:tcPr>
            <w:tcW w:w="3643" w:type="dxa"/>
          </w:tcPr>
          <w:p w14:paraId="117AE087" w14:textId="77777777" w:rsidR="00E97DE1" w:rsidRPr="00DB7279" w:rsidRDefault="00E97DE1" w:rsidP="00E97DE1">
            <w:pPr>
              <w:pStyle w:val="GOSTTablenorm"/>
              <w:rPr>
                <w:ins w:id="6686" w:author="Опаева Лидия Арашаевна" w:date="2025-10-15T09:31:00Z"/>
              </w:rPr>
            </w:pPr>
            <w:ins w:id="6687" w:author="Опаева Лидия Арашаевна" w:date="2025-10-15T09:31:00Z">
              <w:r w:rsidRPr="00DB7279">
                <w:t>T0504833:DT_TARGETFUNDSCODE</w:t>
              </w:r>
            </w:ins>
          </w:p>
        </w:tc>
        <w:tc>
          <w:tcPr>
            <w:tcW w:w="4030" w:type="dxa"/>
          </w:tcPr>
          <w:p w14:paraId="32044EAB" w14:textId="77777777" w:rsidR="00E97DE1" w:rsidRPr="00DB7279" w:rsidRDefault="00E97DE1" w:rsidP="00E97DE1">
            <w:pPr>
              <w:pStyle w:val="GOSTTablenorm"/>
              <w:rPr>
                <w:ins w:id="6688" w:author="Опаева Лидия Арашаевна" w:date="2025-10-15T09:31:00Z"/>
              </w:rPr>
            </w:pPr>
            <w:ins w:id="6689" w:author="Опаева Лидия Арашаевна" w:date="2025-10-15T09:31:00Z">
              <w:r w:rsidRPr="00DB7279">
                <w:t>-</w:t>
              </w:r>
            </w:ins>
          </w:p>
        </w:tc>
      </w:tr>
      <w:tr w:rsidR="00E97DE1" w:rsidRPr="00DB7279" w14:paraId="6E250329" w14:textId="77777777" w:rsidTr="00E97DE1">
        <w:trPr>
          <w:ins w:id="6690" w:author="Опаева Лидия Арашаевна" w:date="2025-10-15T09:31:00Z"/>
        </w:trPr>
        <w:tc>
          <w:tcPr>
            <w:tcW w:w="3387" w:type="dxa"/>
          </w:tcPr>
          <w:p w14:paraId="53F63814" w14:textId="77777777" w:rsidR="00E97DE1" w:rsidRPr="00977891" w:rsidRDefault="00E97DE1" w:rsidP="00E97DE1">
            <w:pPr>
              <w:pStyle w:val="GOSTTablenorm"/>
              <w:rPr>
                <w:ins w:id="6691" w:author="Опаева Лидия Арашаевна" w:date="2025-10-15T09:31:00Z"/>
              </w:rPr>
            </w:pPr>
            <w:ins w:id="6692" w:author="Опаева Лидия Арашаевна" w:date="2025-10-15T09:31:00Z">
              <w:r w:rsidRPr="00977891">
                <w:t>Тип_кода_операции_КС_</w:t>
              </w:r>
              <w:r>
                <w:t>Дт</w:t>
              </w:r>
            </w:ins>
          </w:p>
        </w:tc>
        <w:tc>
          <w:tcPr>
            <w:tcW w:w="991" w:type="dxa"/>
          </w:tcPr>
          <w:p w14:paraId="27D24C9B" w14:textId="77777777" w:rsidR="00E97DE1" w:rsidRPr="00977891" w:rsidRDefault="00E97DE1" w:rsidP="00E97DE1">
            <w:pPr>
              <w:pStyle w:val="GOSTTablenorm"/>
              <w:rPr>
                <w:ins w:id="6693" w:author="Опаева Лидия Арашаевна" w:date="2025-10-15T09:31:00Z"/>
              </w:rPr>
            </w:pPr>
            <w:ins w:id="6694" w:author="Опаева Лидия Арашаевна" w:date="2025-10-15T09:31:00Z">
              <w:r w:rsidRPr="00977891">
                <w:t>Нет</w:t>
              </w:r>
            </w:ins>
          </w:p>
        </w:tc>
        <w:tc>
          <w:tcPr>
            <w:tcW w:w="3643" w:type="dxa"/>
          </w:tcPr>
          <w:p w14:paraId="49D19B04" w14:textId="77777777" w:rsidR="00E97DE1" w:rsidRPr="00977891" w:rsidRDefault="00E97DE1" w:rsidP="00E97DE1">
            <w:pPr>
              <w:pStyle w:val="GOSTTablenorm"/>
              <w:rPr>
                <w:ins w:id="6695" w:author="Опаева Лидия Арашаевна" w:date="2025-10-15T09:31:00Z"/>
              </w:rPr>
            </w:pPr>
            <w:ins w:id="6696" w:author="Опаева Лидия Арашаевна" w:date="2025-10-15T09:31:00Z">
              <w:r w:rsidRPr="00977891">
                <w:rPr>
                  <w:color w:val="000000" w:themeColor="text1"/>
                </w:rPr>
                <w:t xml:space="preserve">Тип кода классификации операций при КС по </w:t>
              </w:r>
              <w:r>
                <w:rPr>
                  <w:color w:val="000000" w:themeColor="text1"/>
                </w:rPr>
                <w:t>Дт</w:t>
              </w:r>
            </w:ins>
          </w:p>
        </w:tc>
        <w:tc>
          <w:tcPr>
            <w:tcW w:w="3643" w:type="dxa"/>
          </w:tcPr>
          <w:p w14:paraId="0934D7F3" w14:textId="77777777" w:rsidR="00E97DE1" w:rsidRPr="00977891" w:rsidRDefault="00E97DE1" w:rsidP="00E97DE1">
            <w:pPr>
              <w:pStyle w:val="GOSTTablenorm"/>
              <w:rPr>
                <w:ins w:id="6697" w:author="Опаева Лидия Арашаевна" w:date="2025-10-15T09:31:00Z"/>
              </w:rPr>
            </w:pPr>
            <w:ins w:id="6698" w:author="Опаева Лидия Арашаевна" w:date="2025-10-15T09:31:00Z">
              <w:r w:rsidRPr="00977891">
                <w:rPr>
                  <w:bCs/>
                  <w:szCs w:val="22"/>
                </w:rPr>
                <w:t>T0504833:</w:t>
              </w:r>
              <w:r>
                <w:rPr>
                  <w:bCs/>
                  <w:szCs w:val="22"/>
                  <w:lang w:val="en-US"/>
                </w:rPr>
                <w:t>D</w:t>
              </w:r>
              <w:r w:rsidRPr="00977891">
                <w:rPr>
                  <w:bCs/>
                  <w:szCs w:val="22"/>
                </w:rPr>
                <w:t>T_</w:t>
              </w:r>
              <w:r w:rsidRPr="00977891">
                <w:rPr>
                  <w:bCs/>
                  <w:caps/>
                  <w:szCs w:val="22"/>
                </w:rPr>
                <w:t>targetFundsCodeType</w:t>
              </w:r>
            </w:ins>
          </w:p>
        </w:tc>
        <w:tc>
          <w:tcPr>
            <w:tcW w:w="4030" w:type="dxa"/>
          </w:tcPr>
          <w:p w14:paraId="4B4D438B" w14:textId="77777777" w:rsidR="00E97DE1" w:rsidRPr="00DB7279" w:rsidRDefault="00E97DE1" w:rsidP="00E97DE1">
            <w:pPr>
              <w:pStyle w:val="GOSTTablenorm"/>
              <w:rPr>
                <w:ins w:id="6699" w:author="Опаева Лидия Арашаевна" w:date="2025-10-15T09:31:00Z"/>
              </w:rPr>
            </w:pPr>
            <w:ins w:id="6700" w:author="Опаева Лидия Арашаевна" w:date="2025-10-15T09:31:00Z">
              <w:r w:rsidRPr="00977891">
                <w:t>-</w:t>
              </w:r>
            </w:ins>
          </w:p>
        </w:tc>
      </w:tr>
      <w:tr w:rsidR="00E97DE1" w:rsidRPr="00DB7279" w14:paraId="64BE6067" w14:textId="77777777" w:rsidTr="00E97DE1">
        <w:trPr>
          <w:ins w:id="6701" w:author="Опаева Лидия Арашаевна" w:date="2025-10-15T09:31:00Z"/>
        </w:trPr>
        <w:tc>
          <w:tcPr>
            <w:tcW w:w="3387" w:type="dxa"/>
          </w:tcPr>
          <w:p w14:paraId="1CF729AB" w14:textId="77777777" w:rsidR="00E97DE1" w:rsidRPr="00DB7279" w:rsidRDefault="00E97DE1" w:rsidP="00E97DE1">
            <w:pPr>
              <w:pStyle w:val="GOSTTablenorm"/>
              <w:rPr>
                <w:ins w:id="6702" w:author="Опаева Лидия Арашаевна" w:date="2025-10-15T09:31:00Z"/>
              </w:rPr>
            </w:pPr>
            <w:ins w:id="6703" w:author="Опаева Лидия Арашаевна" w:date="2025-10-15T09:31:00Z">
              <w:r w:rsidRPr="00DB7279">
                <w:t>БС_</w:t>
              </w:r>
              <w:r w:rsidRPr="00DB7279">
                <w:rPr>
                  <w:bCs/>
                </w:rPr>
                <w:t>Дт</w:t>
              </w:r>
            </w:ins>
          </w:p>
        </w:tc>
        <w:tc>
          <w:tcPr>
            <w:tcW w:w="991" w:type="dxa"/>
          </w:tcPr>
          <w:p w14:paraId="51063CA4" w14:textId="77777777" w:rsidR="00E97DE1" w:rsidRPr="00DB7279" w:rsidRDefault="00E97DE1" w:rsidP="00E97DE1">
            <w:pPr>
              <w:pStyle w:val="GOSTTablenorm"/>
              <w:rPr>
                <w:ins w:id="6704" w:author="Опаева Лидия Арашаевна" w:date="2025-10-15T09:31:00Z"/>
              </w:rPr>
            </w:pPr>
            <w:ins w:id="6705" w:author="Опаева Лидия Арашаевна" w:date="2025-10-15T09:31:00Z">
              <w:r w:rsidRPr="00DB7279">
                <w:t>Нет</w:t>
              </w:r>
            </w:ins>
          </w:p>
        </w:tc>
        <w:tc>
          <w:tcPr>
            <w:tcW w:w="3643" w:type="dxa"/>
          </w:tcPr>
          <w:p w14:paraId="77515044" w14:textId="77777777" w:rsidR="00E97DE1" w:rsidRPr="00DB7279" w:rsidRDefault="00E97DE1" w:rsidP="00E97DE1">
            <w:pPr>
              <w:pStyle w:val="GOSTTablenorm"/>
              <w:rPr>
                <w:ins w:id="6706" w:author="Опаева Лидия Арашаевна" w:date="2025-10-15T09:31:00Z"/>
              </w:rPr>
            </w:pPr>
            <w:ins w:id="6707" w:author="Опаева Лидия Арашаевна" w:date="2025-10-15T09:31:00Z">
              <w:r w:rsidRPr="00DB7279">
                <w:t>Банковский счет по</w:t>
              </w:r>
              <w:r w:rsidRPr="00DB7279">
                <w:rPr>
                  <w:bCs/>
                </w:rPr>
                <w:t xml:space="preserve"> Дт</w:t>
              </w:r>
            </w:ins>
          </w:p>
        </w:tc>
        <w:tc>
          <w:tcPr>
            <w:tcW w:w="3643" w:type="dxa"/>
          </w:tcPr>
          <w:p w14:paraId="0581481A" w14:textId="77777777" w:rsidR="00E97DE1" w:rsidRPr="00DB7279" w:rsidRDefault="00E97DE1" w:rsidP="00E97DE1">
            <w:pPr>
              <w:pStyle w:val="GOSTTablenorm"/>
              <w:rPr>
                <w:ins w:id="6708" w:author="Опаева Лидия Арашаевна" w:date="2025-10-15T09:31:00Z"/>
              </w:rPr>
            </w:pPr>
            <w:ins w:id="6709" w:author="Опаева Лидия Арашаевна" w:date="2025-10-15T09:31:00Z">
              <w:r w:rsidRPr="00DB7279">
                <w:t>T0504833:DT_BA</w:t>
              </w:r>
            </w:ins>
          </w:p>
        </w:tc>
        <w:tc>
          <w:tcPr>
            <w:tcW w:w="4030" w:type="dxa"/>
          </w:tcPr>
          <w:p w14:paraId="4BB7C99D" w14:textId="77777777" w:rsidR="00E97DE1" w:rsidRPr="00DB7279" w:rsidRDefault="00E97DE1" w:rsidP="00E97DE1">
            <w:pPr>
              <w:pStyle w:val="GOSTTablenorm"/>
              <w:rPr>
                <w:ins w:id="6710" w:author="Опаева Лидия Арашаевна" w:date="2025-10-15T09:31:00Z"/>
              </w:rPr>
            </w:pPr>
            <w:ins w:id="6711" w:author="Опаева Лидия Арашаевна" w:date="2025-10-15T09:31:00Z">
              <w:r w:rsidRPr="00DB7279">
                <w:t>-</w:t>
              </w:r>
            </w:ins>
          </w:p>
        </w:tc>
      </w:tr>
      <w:tr w:rsidR="00E97DE1" w:rsidRPr="00DB7279" w14:paraId="77EC99BC" w14:textId="77777777" w:rsidTr="00E97DE1">
        <w:trPr>
          <w:ins w:id="6712" w:author="Опаева Лидия Арашаевна" w:date="2025-10-15T09:31:00Z"/>
        </w:trPr>
        <w:tc>
          <w:tcPr>
            <w:tcW w:w="3387" w:type="dxa"/>
          </w:tcPr>
          <w:p w14:paraId="76853D7C" w14:textId="77777777" w:rsidR="00E97DE1" w:rsidRPr="00DB7279" w:rsidRDefault="00E97DE1" w:rsidP="00E97DE1">
            <w:pPr>
              <w:pStyle w:val="GOSTTablenorm"/>
              <w:rPr>
                <w:ins w:id="6713" w:author="Опаева Лидия Арашаевна" w:date="2025-10-15T09:31:00Z"/>
              </w:rPr>
            </w:pPr>
            <w:ins w:id="6714" w:author="Опаева Лидия Арашаевна" w:date="2025-10-15T09:31:00Z">
              <w:r w:rsidRPr="00DB7279">
                <w:t>Счет_контрагента_Дт</w:t>
              </w:r>
            </w:ins>
          </w:p>
        </w:tc>
        <w:tc>
          <w:tcPr>
            <w:tcW w:w="991" w:type="dxa"/>
          </w:tcPr>
          <w:p w14:paraId="7094B7BA" w14:textId="77777777" w:rsidR="00E97DE1" w:rsidRPr="00DB7279" w:rsidRDefault="00E97DE1" w:rsidP="00E97DE1">
            <w:pPr>
              <w:pStyle w:val="GOSTTablenorm"/>
              <w:rPr>
                <w:ins w:id="6715" w:author="Опаева Лидия Арашаевна" w:date="2025-10-15T09:31:00Z"/>
              </w:rPr>
            </w:pPr>
            <w:ins w:id="6716" w:author="Опаева Лидия Арашаевна" w:date="2025-10-15T09:31:00Z">
              <w:r w:rsidRPr="00DB7279">
                <w:t>Нет</w:t>
              </w:r>
            </w:ins>
          </w:p>
        </w:tc>
        <w:tc>
          <w:tcPr>
            <w:tcW w:w="3643" w:type="dxa"/>
          </w:tcPr>
          <w:p w14:paraId="14595A2D" w14:textId="77777777" w:rsidR="00E97DE1" w:rsidRPr="00DB7279" w:rsidRDefault="00E97DE1" w:rsidP="00E97DE1">
            <w:pPr>
              <w:pStyle w:val="GOSTTablenorm"/>
              <w:rPr>
                <w:ins w:id="6717" w:author="Опаева Лидия Арашаевна" w:date="2025-10-15T09:31:00Z"/>
              </w:rPr>
            </w:pPr>
            <w:ins w:id="6718" w:author="Опаева Лидия Арашаевна" w:date="2025-10-15T09:31:00Z">
              <w:r w:rsidRPr="00DB7279">
                <w:t>Счет контрагента по</w:t>
              </w:r>
              <w:r w:rsidRPr="00DB7279">
                <w:rPr>
                  <w:bCs/>
                </w:rPr>
                <w:t xml:space="preserve"> Дт</w:t>
              </w:r>
            </w:ins>
          </w:p>
        </w:tc>
        <w:tc>
          <w:tcPr>
            <w:tcW w:w="3643" w:type="dxa"/>
          </w:tcPr>
          <w:p w14:paraId="42E530B6" w14:textId="77777777" w:rsidR="00E97DE1" w:rsidRPr="00DB7279" w:rsidRDefault="00E97DE1" w:rsidP="00E97DE1">
            <w:pPr>
              <w:pStyle w:val="GOSTTablenorm"/>
              <w:rPr>
                <w:ins w:id="6719" w:author="Опаева Лидия Арашаевна" w:date="2025-10-15T09:31:00Z"/>
              </w:rPr>
            </w:pPr>
            <w:ins w:id="6720" w:author="Опаева Лидия Арашаевна" w:date="2025-10-15T09:31:00Z">
              <w:r w:rsidRPr="00DB7279">
                <w:t>T0504833:DT_CA</w:t>
              </w:r>
            </w:ins>
          </w:p>
        </w:tc>
        <w:tc>
          <w:tcPr>
            <w:tcW w:w="4030" w:type="dxa"/>
          </w:tcPr>
          <w:p w14:paraId="6D8A9114" w14:textId="77777777" w:rsidR="00E97DE1" w:rsidRPr="00DB7279" w:rsidRDefault="00E97DE1" w:rsidP="00E97DE1">
            <w:pPr>
              <w:pStyle w:val="GOSTTablenorm"/>
              <w:rPr>
                <w:ins w:id="6721" w:author="Опаева Лидия Арашаевна" w:date="2025-10-15T09:31:00Z"/>
              </w:rPr>
            </w:pPr>
            <w:ins w:id="6722" w:author="Опаева Лидия Арашаевна" w:date="2025-10-15T09:31:00Z">
              <w:r w:rsidRPr="00DB7279">
                <w:t>-</w:t>
              </w:r>
            </w:ins>
          </w:p>
        </w:tc>
      </w:tr>
      <w:tr w:rsidR="00E97DE1" w:rsidRPr="00DB7279" w14:paraId="052CD3A1" w14:textId="77777777" w:rsidTr="00E97DE1">
        <w:trPr>
          <w:ins w:id="6723" w:author="Опаева Лидия Арашаевна" w:date="2025-10-15T09:31:00Z"/>
        </w:trPr>
        <w:tc>
          <w:tcPr>
            <w:tcW w:w="3387" w:type="dxa"/>
          </w:tcPr>
          <w:p w14:paraId="4AD2A9AC" w14:textId="77777777" w:rsidR="00E97DE1" w:rsidRPr="00DB7279" w:rsidRDefault="00E97DE1" w:rsidP="00E97DE1">
            <w:pPr>
              <w:pStyle w:val="GOSTTablenorm"/>
              <w:rPr>
                <w:ins w:id="6724" w:author="Опаева Лидия Арашаевна" w:date="2025-10-15T09:31:00Z"/>
              </w:rPr>
            </w:pPr>
            <w:ins w:id="6725" w:author="Опаева Лидия Арашаевна" w:date="2025-10-15T09:31:00Z">
              <w:r w:rsidRPr="00DB7279">
                <w:t>Показатель_ЛС_Дт</w:t>
              </w:r>
            </w:ins>
          </w:p>
        </w:tc>
        <w:tc>
          <w:tcPr>
            <w:tcW w:w="991" w:type="dxa"/>
          </w:tcPr>
          <w:p w14:paraId="0EC40660" w14:textId="77777777" w:rsidR="00E97DE1" w:rsidRPr="00DB7279" w:rsidRDefault="00E97DE1" w:rsidP="00E97DE1">
            <w:pPr>
              <w:pStyle w:val="GOSTTablenorm"/>
              <w:rPr>
                <w:ins w:id="6726" w:author="Опаева Лидия Арашаевна" w:date="2025-10-15T09:31:00Z"/>
              </w:rPr>
            </w:pPr>
            <w:ins w:id="6727" w:author="Опаева Лидия Арашаевна" w:date="2025-10-15T09:31:00Z">
              <w:r w:rsidRPr="00DB7279">
                <w:t>Нет</w:t>
              </w:r>
            </w:ins>
          </w:p>
        </w:tc>
        <w:tc>
          <w:tcPr>
            <w:tcW w:w="3643" w:type="dxa"/>
          </w:tcPr>
          <w:p w14:paraId="11355104" w14:textId="77777777" w:rsidR="00E97DE1" w:rsidRPr="00DB7279" w:rsidRDefault="00E97DE1" w:rsidP="00E97DE1">
            <w:pPr>
              <w:pStyle w:val="GOSTTablenorm"/>
              <w:rPr>
                <w:ins w:id="6728" w:author="Опаева Лидия Арашаевна" w:date="2025-10-15T09:31:00Z"/>
              </w:rPr>
            </w:pPr>
            <w:ins w:id="6729" w:author="Опаева Лидия Арашаевна" w:date="2025-10-15T09:31:00Z">
              <w:r w:rsidRPr="00DB7279">
                <w:t>Аналитический показатель ЛС (операции) Дт</w:t>
              </w:r>
            </w:ins>
          </w:p>
        </w:tc>
        <w:tc>
          <w:tcPr>
            <w:tcW w:w="3643" w:type="dxa"/>
          </w:tcPr>
          <w:p w14:paraId="4571CC83" w14:textId="77777777" w:rsidR="00E97DE1" w:rsidRPr="00DB7279" w:rsidRDefault="00E97DE1" w:rsidP="00E97DE1">
            <w:pPr>
              <w:pStyle w:val="GOSTTablenorm"/>
              <w:rPr>
                <w:ins w:id="6730" w:author="Опаева Лидия Арашаевна" w:date="2025-10-15T09:31:00Z"/>
              </w:rPr>
            </w:pPr>
            <w:ins w:id="6731" w:author="Опаева Лидия Арашаевна" w:date="2025-10-15T09:31:00Z">
              <w:r w:rsidRPr="00DB7279">
                <w:t>T0504833:DT_PLS</w:t>
              </w:r>
            </w:ins>
          </w:p>
        </w:tc>
        <w:tc>
          <w:tcPr>
            <w:tcW w:w="4030" w:type="dxa"/>
          </w:tcPr>
          <w:p w14:paraId="39BF9110" w14:textId="77777777" w:rsidR="00E97DE1" w:rsidRPr="00DB7279" w:rsidRDefault="00E97DE1" w:rsidP="00E97DE1">
            <w:pPr>
              <w:pStyle w:val="GOSTTablenorm"/>
              <w:rPr>
                <w:ins w:id="6732" w:author="Опаева Лидия Арашаевна" w:date="2025-10-15T09:31:00Z"/>
              </w:rPr>
            </w:pPr>
            <w:ins w:id="6733" w:author="Опаева Лидия Арашаевна" w:date="2025-10-15T09:31:00Z">
              <w:r w:rsidRPr="00DB7279">
                <w:t>-</w:t>
              </w:r>
            </w:ins>
          </w:p>
        </w:tc>
      </w:tr>
      <w:tr w:rsidR="00E97DE1" w:rsidRPr="00DB7279" w14:paraId="1F2E20F8" w14:textId="77777777" w:rsidTr="00E97DE1">
        <w:trPr>
          <w:ins w:id="6734" w:author="Опаева Лидия Арашаевна" w:date="2025-10-15T09:31:00Z"/>
        </w:trPr>
        <w:tc>
          <w:tcPr>
            <w:tcW w:w="3387" w:type="dxa"/>
          </w:tcPr>
          <w:p w14:paraId="23BF7F89" w14:textId="77777777" w:rsidR="00E97DE1" w:rsidRPr="00DB7279" w:rsidRDefault="00E97DE1" w:rsidP="00E97DE1">
            <w:pPr>
              <w:pStyle w:val="GOSTTablenorm"/>
              <w:rPr>
                <w:ins w:id="6735" w:author="Опаева Лидия Арашаевна" w:date="2025-10-15T09:31:00Z"/>
              </w:rPr>
            </w:pPr>
            <w:ins w:id="6736" w:author="Опаева Лидия Арашаевна" w:date="2025-10-15T09:31:00Z">
              <w:r w:rsidRPr="00DB7279">
                <w:t>ТОФК_Дт</w:t>
              </w:r>
            </w:ins>
          </w:p>
        </w:tc>
        <w:tc>
          <w:tcPr>
            <w:tcW w:w="991" w:type="dxa"/>
          </w:tcPr>
          <w:p w14:paraId="048C7F84" w14:textId="77777777" w:rsidR="00E97DE1" w:rsidRPr="00DB7279" w:rsidRDefault="00E97DE1" w:rsidP="00E97DE1">
            <w:pPr>
              <w:pStyle w:val="GOSTTablenorm"/>
              <w:rPr>
                <w:ins w:id="6737" w:author="Опаева Лидия Арашаевна" w:date="2025-10-15T09:31:00Z"/>
              </w:rPr>
            </w:pPr>
            <w:ins w:id="6738" w:author="Опаева Лидия Арашаевна" w:date="2025-10-15T09:31:00Z">
              <w:r w:rsidRPr="00DB7279">
                <w:t>Нет</w:t>
              </w:r>
            </w:ins>
          </w:p>
        </w:tc>
        <w:tc>
          <w:tcPr>
            <w:tcW w:w="3643" w:type="dxa"/>
          </w:tcPr>
          <w:p w14:paraId="1D04AF24" w14:textId="77777777" w:rsidR="00E97DE1" w:rsidRPr="00DB7279" w:rsidRDefault="00E97DE1" w:rsidP="00E97DE1">
            <w:pPr>
              <w:pStyle w:val="GOSTTablenorm"/>
              <w:rPr>
                <w:ins w:id="6739" w:author="Опаева Лидия Арашаевна" w:date="2025-10-15T09:31:00Z"/>
              </w:rPr>
            </w:pPr>
            <w:ins w:id="6740" w:author="Опаева Лидия Арашаевна" w:date="2025-10-15T09:31:00Z">
              <w:r w:rsidRPr="00DB7279">
                <w:t>Код ТОФК-субъекта учета по Дт</w:t>
              </w:r>
            </w:ins>
          </w:p>
        </w:tc>
        <w:tc>
          <w:tcPr>
            <w:tcW w:w="3643" w:type="dxa"/>
          </w:tcPr>
          <w:p w14:paraId="57BFB6CB" w14:textId="77777777" w:rsidR="00E97DE1" w:rsidRPr="00DB7279" w:rsidRDefault="00E97DE1" w:rsidP="00E97DE1">
            <w:pPr>
              <w:pStyle w:val="GOSTTablenorm"/>
              <w:rPr>
                <w:ins w:id="6741" w:author="Опаева Лидия Арашаевна" w:date="2025-10-15T09:31:00Z"/>
              </w:rPr>
            </w:pPr>
            <w:ins w:id="6742" w:author="Опаева Лидия Арашаевна" w:date="2025-10-15T09:31:00Z">
              <w:r w:rsidRPr="00DB7279">
                <w:t>T0504833:DT_TOFK</w:t>
              </w:r>
            </w:ins>
          </w:p>
        </w:tc>
        <w:tc>
          <w:tcPr>
            <w:tcW w:w="4030" w:type="dxa"/>
          </w:tcPr>
          <w:p w14:paraId="70D464DB" w14:textId="77777777" w:rsidR="00E97DE1" w:rsidRPr="00DB7279" w:rsidRDefault="00E97DE1" w:rsidP="00E97DE1">
            <w:pPr>
              <w:pStyle w:val="GOSTTablenorm"/>
              <w:rPr>
                <w:ins w:id="6743" w:author="Опаева Лидия Арашаевна" w:date="2025-10-15T09:31:00Z"/>
              </w:rPr>
            </w:pPr>
            <w:ins w:id="6744" w:author="Опаева Лидия Арашаевна" w:date="2025-10-15T09:31:00Z">
              <w:r w:rsidRPr="00DB7279">
                <w:rPr>
                  <w:lang w:val="en-US"/>
                </w:rPr>
                <w:t>-</w:t>
              </w:r>
            </w:ins>
          </w:p>
        </w:tc>
      </w:tr>
      <w:tr w:rsidR="00E97DE1" w:rsidRPr="00DB7279" w14:paraId="3B88614F" w14:textId="77777777" w:rsidTr="00E97DE1">
        <w:trPr>
          <w:ins w:id="6745" w:author="Опаева Лидия Арашаевна" w:date="2025-10-15T09:31:00Z"/>
        </w:trPr>
        <w:tc>
          <w:tcPr>
            <w:tcW w:w="3387" w:type="dxa"/>
          </w:tcPr>
          <w:p w14:paraId="47B383DD" w14:textId="77777777" w:rsidR="00E97DE1" w:rsidRPr="00DB7279" w:rsidRDefault="00E97DE1" w:rsidP="00E97DE1">
            <w:pPr>
              <w:pStyle w:val="GOSTTablenorm"/>
              <w:rPr>
                <w:ins w:id="6746" w:author="Опаева Лидия Арашаевна" w:date="2025-10-15T09:31:00Z"/>
              </w:rPr>
            </w:pPr>
            <w:ins w:id="6747" w:author="Опаева Лидия Арашаевна" w:date="2025-10-15T09:31:00Z">
              <w:r w:rsidRPr="00DB7279">
                <w:t>ЦС_ЛС_Дт</w:t>
              </w:r>
            </w:ins>
          </w:p>
        </w:tc>
        <w:tc>
          <w:tcPr>
            <w:tcW w:w="991" w:type="dxa"/>
          </w:tcPr>
          <w:p w14:paraId="4CD690D9" w14:textId="77777777" w:rsidR="00E97DE1" w:rsidRPr="00DB7279" w:rsidRDefault="00E97DE1" w:rsidP="00E97DE1">
            <w:pPr>
              <w:pStyle w:val="GOSTTablenorm"/>
              <w:rPr>
                <w:ins w:id="6748" w:author="Опаева Лидия Арашаевна" w:date="2025-10-15T09:31:00Z"/>
              </w:rPr>
            </w:pPr>
            <w:ins w:id="6749" w:author="Опаева Лидия Арашаевна" w:date="2025-10-15T09:31:00Z">
              <w:r w:rsidRPr="00DB7279">
                <w:t>Нет</w:t>
              </w:r>
            </w:ins>
          </w:p>
        </w:tc>
        <w:tc>
          <w:tcPr>
            <w:tcW w:w="3643" w:type="dxa"/>
          </w:tcPr>
          <w:p w14:paraId="5E7FAD52" w14:textId="77777777" w:rsidR="00E97DE1" w:rsidRPr="00DB7279" w:rsidRDefault="00E97DE1" w:rsidP="00E97DE1">
            <w:pPr>
              <w:pStyle w:val="GOSTTablenorm"/>
              <w:rPr>
                <w:ins w:id="6750" w:author="Опаева Лидия Арашаевна" w:date="2025-10-15T09:31:00Z"/>
              </w:rPr>
            </w:pPr>
            <w:ins w:id="6751" w:author="Опаева Лидия Арашаевна" w:date="2025-10-15T09:31:00Z">
              <w:r w:rsidRPr="00DB7279">
                <w:t>ЦС ЛС по</w:t>
              </w:r>
              <w:r w:rsidRPr="00DB7279">
                <w:rPr>
                  <w:bCs/>
                </w:rPr>
                <w:t xml:space="preserve"> Дт</w:t>
              </w:r>
            </w:ins>
          </w:p>
        </w:tc>
        <w:tc>
          <w:tcPr>
            <w:tcW w:w="3643" w:type="dxa"/>
          </w:tcPr>
          <w:p w14:paraId="6329107B" w14:textId="77777777" w:rsidR="00E97DE1" w:rsidRPr="00DB7279" w:rsidRDefault="00E97DE1" w:rsidP="00E97DE1">
            <w:pPr>
              <w:pStyle w:val="GOSTTablenorm"/>
              <w:rPr>
                <w:ins w:id="6752" w:author="Опаева Лидия Арашаевна" w:date="2025-10-15T09:31:00Z"/>
              </w:rPr>
            </w:pPr>
            <w:ins w:id="6753" w:author="Опаева Лидия Арашаевна" w:date="2025-10-15T09:31:00Z">
              <w:r w:rsidRPr="00DB7279">
                <w:t>T0504833:DT_PACENTRE</w:t>
              </w:r>
            </w:ins>
          </w:p>
        </w:tc>
        <w:tc>
          <w:tcPr>
            <w:tcW w:w="4030" w:type="dxa"/>
          </w:tcPr>
          <w:p w14:paraId="396A3BE4" w14:textId="77777777" w:rsidR="00E97DE1" w:rsidRPr="00DB7279" w:rsidRDefault="00E97DE1" w:rsidP="00E97DE1">
            <w:pPr>
              <w:pStyle w:val="GOSTTablenorm"/>
              <w:rPr>
                <w:ins w:id="6754" w:author="Опаева Лидия Арашаевна" w:date="2025-10-15T09:31:00Z"/>
              </w:rPr>
            </w:pPr>
            <w:ins w:id="6755" w:author="Опаева Лидия Арашаевна" w:date="2025-10-15T09:31:00Z">
              <w:r w:rsidRPr="00DB7279">
                <w:t>-</w:t>
              </w:r>
            </w:ins>
          </w:p>
        </w:tc>
      </w:tr>
      <w:tr w:rsidR="00E97DE1" w:rsidRPr="00DB7279" w14:paraId="5962C7FE" w14:textId="77777777" w:rsidTr="00E97DE1">
        <w:trPr>
          <w:ins w:id="6756" w:author="Опаева Лидия Арашаевна" w:date="2025-10-15T09:31:00Z"/>
        </w:trPr>
        <w:tc>
          <w:tcPr>
            <w:tcW w:w="3387" w:type="dxa"/>
          </w:tcPr>
          <w:p w14:paraId="7A09F879" w14:textId="77777777" w:rsidR="00E97DE1" w:rsidRPr="00DB7279" w:rsidRDefault="00E97DE1" w:rsidP="00E97DE1">
            <w:pPr>
              <w:pStyle w:val="GOSTTablenorm"/>
              <w:rPr>
                <w:ins w:id="6757" w:author="Опаева Лидия Арашаевна" w:date="2025-10-15T09:31:00Z"/>
              </w:rPr>
            </w:pPr>
            <w:ins w:id="6758" w:author="Опаева Лидия Арашаевна" w:date="2025-10-15T09:31:00Z">
              <w:r w:rsidRPr="00DB7279">
                <w:t>ТОФК_контрагента_Дт</w:t>
              </w:r>
            </w:ins>
          </w:p>
        </w:tc>
        <w:tc>
          <w:tcPr>
            <w:tcW w:w="991" w:type="dxa"/>
          </w:tcPr>
          <w:p w14:paraId="6B8E45EC" w14:textId="77777777" w:rsidR="00E97DE1" w:rsidRPr="00DB7279" w:rsidRDefault="00E97DE1" w:rsidP="00E97DE1">
            <w:pPr>
              <w:pStyle w:val="GOSTTablenorm"/>
              <w:rPr>
                <w:ins w:id="6759" w:author="Опаева Лидия Арашаевна" w:date="2025-10-15T09:31:00Z"/>
              </w:rPr>
            </w:pPr>
            <w:ins w:id="6760" w:author="Опаева Лидия Арашаевна" w:date="2025-10-15T09:31:00Z">
              <w:r w:rsidRPr="00DB7279">
                <w:t>Нет</w:t>
              </w:r>
            </w:ins>
          </w:p>
        </w:tc>
        <w:tc>
          <w:tcPr>
            <w:tcW w:w="3643" w:type="dxa"/>
          </w:tcPr>
          <w:p w14:paraId="4C1D5443" w14:textId="77777777" w:rsidR="00E97DE1" w:rsidRPr="00DB7279" w:rsidRDefault="00E97DE1" w:rsidP="00E97DE1">
            <w:pPr>
              <w:pStyle w:val="GOSTTablenorm"/>
              <w:rPr>
                <w:ins w:id="6761" w:author="Опаева Лидия Арашаевна" w:date="2025-10-15T09:31:00Z"/>
              </w:rPr>
            </w:pPr>
            <w:ins w:id="6762" w:author="Опаева Лидия Арашаевна" w:date="2025-10-15T09:31:00Z">
              <w:r w:rsidRPr="00DB7279">
                <w:t>ТОФК контрагента по</w:t>
              </w:r>
              <w:r w:rsidRPr="00DB7279">
                <w:rPr>
                  <w:bCs/>
                </w:rPr>
                <w:t xml:space="preserve"> Дт</w:t>
              </w:r>
            </w:ins>
          </w:p>
        </w:tc>
        <w:tc>
          <w:tcPr>
            <w:tcW w:w="3643" w:type="dxa"/>
          </w:tcPr>
          <w:p w14:paraId="1C366CFA" w14:textId="77777777" w:rsidR="00E97DE1" w:rsidRPr="00DB7279" w:rsidRDefault="00E97DE1" w:rsidP="00E97DE1">
            <w:pPr>
              <w:pStyle w:val="GOSTTablenorm"/>
              <w:rPr>
                <w:ins w:id="6763" w:author="Опаева Лидия Арашаевна" w:date="2025-10-15T09:31:00Z"/>
              </w:rPr>
            </w:pPr>
            <w:ins w:id="6764" w:author="Опаева Лидия Арашаевна" w:date="2025-10-15T09:31:00Z">
              <w:r w:rsidRPr="00DB7279">
                <w:t>T0504833:DT_TOFKC</w:t>
              </w:r>
            </w:ins>
          </w:p>
        </w:tc>
        <w:tc>
          <w:tcPr>
            <w:tcW w:w="4030" w:type="dxa"/>
          </w:tcPr>
          <w:p w14:paraId="6EFF761A" w14:textId="77777777" w:rsidR="00E97DE1" w:rsidRPr="00DB7279" w:rsidRDefault="00E97DE1" w:rsidP="00E97DE1">
            <w:pPr>
              <w:pStyle w:val="GOSTTablenorm"/>
              <w:rPr>
                <w:ins w:id="6765" w:author="Опаева Лидия Арашаевна" w:date="2025-10-15T09:31:00Z"/>
              </w:rPr>
            </w:pPr>
            <w:ins w:id="6766" w:author="Опаева Лидия Арашаевна" w:date="2025-10-15T09:31:00Z">
              <w:r w:rsidRPr="00DB7279">
                <w:t>-</w:t>
              </w:r>
            </w:ins>
          </w:p>
        </w:tc>
      </w:tr>
      <w:tr w:rsidR="00E97DE1" w:rsidRPr="00DB7279" w14:paraId="3DCC8F10" w14:textId="77777777" w:rsidTr="00E97DE1">
        <w:trPr>
          <w:ins w:id="6767" w:author="Опаева Лидия Арашаевна" w:date="2025-10-15T09:31:00Z"/>
        </w:trPr>
        <w:tc>
          <w:tcPr>
            <w:tcW w:w="3387" w:type="dxa"/>
          </w:tcPr>
          <w:p w14:paraId="3D9F418D" w14:textId="77777777" w:rsidR="00E97DE1" w:rsidRPr="00DB7279" w:rsidRDefault="00E97DE1" w:rsidP="00E97DE1">
            <w:pPr>
              <w:pStyle w:val="GOSTTablenorm"/>
              <w:rPr>
                <w:ins w:id="6768" w:author="Опаева Лидия Арашаевна" w:date="2025-10-15T09:31:00Z"/>
              </w:rPr>
            </w:pPr>
            <w:ins w:id="6769" w:author="Опаева Лидия Арашаевна" w:date="2025-10-15T09:31:00Z">
              <w:r w:rsidRPr="00DB7279">
                <w:t>Период_Дт</w:t>
              </w:r>
            </w:ins>
          </w:p>
        </w:tc>
        <w:tc>
          <w:tcPr>
            <w:tcW w:w="991" w:type="dxa"/>
          </w:tcPr>
          <w:p w14:paraId="21A295BE" w14:textId="77777777" w:rsidR="00E97DE1" w:rsidRPr="00DB7279" w:rsidRDefault="00E97DE1" w:rsidP="00E97DE1">
            <w:pPr>
              <w:pStyle w:val="GOSTTablenorm"/>
              <w:rPr>
                <w:ins w:id="6770" w:author="Опаева Лидия Арашаевна" w:date="2025-10-15T09:31:00Z"/>
              </w:rPr>
            </w:pPr>
            <w:ins w:id="6771" w:author="Опаева Лидия Арашаевна" w:date="2025-10-15T09:31:00Z">
              <w:r w:rsidRPr="00DB7279">
                <w:t>Нет</w:t>
              </w:r>
            </w:ins>
          </w:p>
        </w:tc>
        <w:tc>
          <w:tcPr>
            <w:tcW w:w="3643" w:type="dxa"/>
          </w:tcPr>
          <w:p w14:paraId="7557537E" w14:textId="77777777" w:rsidR="00E97DE1" w:rsidRPr="00DB7279" w:rsidRDefault="00E97DE1" w:rsidP="00E97DE1">
            <w:pPr>
              <w:pStyle w:val="GOSTTablenorm"/>
              <w:rPr>
                <w:ins w:id="6772" w:author="Опаева Лидия Арашаевна" w:date="2025-10-15T09:31:00Z"/>
              </w:rPr>
            </w:pPr>
            <w:ins w:id="6773" w:author="Опаева Лидия Арашаевна" w:date="2025-10-15T09:31:00Z">
              <w:r w:rsidRPr="00DB7279">
                <w:t xml:space="preserve">Период по </w:t>
              </w:r>
              <w:r w:rsidRPr="00DB7279">
                <w:rPr>
                  <w:bCs/>
                </w:rPr>
                <w:t>Дт</w:t>
              </w:r>
            </w:ins>
          </w:p>
        </w:tc>
        <w:tc>
          <w:tcPr>
            <w:tcW w:w="3643" w:type="dxa"/>
          </w:tcPr>
          <w:p w14:paraId="322AEED4" w14:textId="77777777" w:rsidR="00E97DE1" w:rsidRPr="00DB7279" w:rsidRDefault="00E97DE1" w:rsidP="00E97DE1">
            <w:pPr>
              <w:pStyle w:val="GOSTTablenorm"/>
              <w:rPr>
                <w:ins w:id="6774" w:author="Опаева Лидия Арашаевна" w:date="2025-10-15T09:31:00Z"/>
              </w:rPr>
            </w:pPr>
            <w:ins w:id="6775" w:author="Опаева Лидия Арашаевна" w:date="2025-10-15T09:31:00Z">
              <w:r w:rsidRPr="00DB7279">
                <w:t>T0504833:DT_PERIOD</w:t>
              </w:r>
            </w:ins>
          </w:p>
        </w:tc>
        <w:tc>
          <w:tcPr>
            <w:tcW w:w="4030" w:type="dxa"/>
          </w:tcPr>
          <w:p w14:paraId="3418FDC7" w14:textId="77777777" w:rsidR="00E97DE1" w:rsidRPr="00DB7279" w:rsidRDefault="00E97DE1" w:rsidP="00E97DE1">
            <w:pPr>
              <w:pStyle w:val="GOSTTablenorm"/>
              <w:rPr>
                <w:ins w:id="6776" w:author="Опаева Лидия Арашаевна" w:date="2025-10-15T09:31:00Z"/>
              </w:rPr>
            </w:pPr>
            <w:ins w:id="6777" w:author="Опаева Лидия Арашаевна" w:date="2025-10-15T09:31:00Z">
              <w:r w:rsidRPr="00DB7279">
                <w:t>-</w:t>
              </w:r>
            </w:ins>
          </w:p>
        </w:tc>
      </w:tr>
      <w:tr w:rsidR="00E97DE1" w:rsidRPr="00DB7279" w14:paraId="7D58D5F1" w14:textId="77777777" w:rsidTr="00E97DE1">
        <w:trPr>
          <w:ins w:id="6778" w:author="Опаева Лидия Арашаевна" w:date="2025-10-15T09:31:00Z"/>
        </w:trPr>
        <w:tc>
          <w:tcPr>
            <w:tcW w:w="3387" w:type="dxa"/>
          </w:tcPr>
          <w:p w14:paraId="6B99357F" w14:textId="77777777" w:rsidR="00E97DE1" w:rsidRPr="00DB7279" w:rsidRDefault="00E97DE1" w:rsidP="00E97DE1">
            <w:pPr>
              <w:pStyle w:val="GOSTTablenorm"/>
              <w:rPr>
                <w:ins w:id="6779" w:author="Опаева Лидия Арашаевна" w:date="2025-10-15T09:31:00Z"/>
              </w:rPr>
            </w:pPr>
            <w:ins w:id="6780" w:author="Опаева Лидия Арашаевна" w:date="2025-10-15T09:31:00Z">
              <w:r>
                <w:t>Дата_</w:t>
              </w:r>
              <w:r w:rsidRPr="009254D3">
                <w:t>НВС</w:t>
              </w:r>
              <w:r>
                <w:t>_Дт</w:t>
              </w:r>
            </w:ins>
          </w:p>
        </w:tc>
        <w:tc>
          <w:tcPr>
            <w:tcW w:w="991" w:type="dxa"/>
          </w:tcPr>
          <w:p w14:paraId="6FA63D6C" w14:textId="77777777" w:rsidR="00E97DE1" w:rsidRPr="00DB7279" w:rsidRDefault="00E97DE1" w:rsidP="00E97DE1">
            <w:pPr>
              <w:pStyle w:val="GOSTTablenorm"/>
              <w:rPr>
                <w:ins w:id="6781" w:author="Опаева Лидия Арашаевна" w:date="2025-10-15T09:31:00Z"/>
              </w:rPr>
            </w:pPr>
            <w:ins w:id="6782" w:author="Опаева Лидия Арашаевна" w:date="2025-10-15T09:31:00Z">
              <w:r>
                <w:t>Нет</w:t>
              </w:r>
            </w:ins>
          </w:p>
        </w:tc>
        <w:tc>
          <w:tcPr>
            <w:tcW w:w="3643" w:type="dxa"/>
          </w:tcPr>
          <w:p w14:paraId="578F54D7" w14:textId="77777777" w:rsidR="00E97DE1" w:rsidRPr="00DB7279" w:rsidRDefault="00E97DE1" w:rsidP="00E97DE1">
            <w:pPr>
              <w:pStyle w:val="GOSTTablenorm"/>
              <w:rPr>
                <w:ins w:id="6783" w:author="Опаева Лидия Арашаевна" w:date="2025-10-15T09:31:00Z"/>
              </w:rPr>
            </w:pPr>
            <w:ins w:id="6784" w:author="Опаева Лидия Арашаевна" w:date="2025-10-15T09:31:00Z">
              <w:r>
                <w:t>Дата НВС по Дт</w:t>
              </w:r>
            </w:ins>
          </w:p>
        </w:tc>
        <w:tc>
          <w:tcPr>
            <w:tcW w:w="3643" w:type="dxa"/>
          </w:tcPr>
          <w:p w14:paraId="30B698A5" w14:textId="77777777" w:rsidR="00E97DE1" w:rsidRPr="00DB7279" w:rsidRDefault="00E97DE1" w:rsidP="00E97DE1">
            <w:pPr>
              <w:pStyle w:val="GOSTTablenorm"/>
              <w:rPr>
                <w:ins w:id="6785" w:author="Опаева Лидия Арашаевна" w:date="2025-10-15T09:31:00Z"/>
              </w:rPr>
            </w:pPr>
            <w:ins w:id="6786" w:author="Опаева Лидия Арашаевна" w:date="2025-10-15T09:31:00Z">
              <w:r w:rsidRPr="009254D3">
                <w:t>T0504833:DT_</w:t>
              </w:r>
              <w:r w:rsidRPr="00DC52BD">
                <w:t>NVSDATE</w:t>
              </w:r>
            </w:ins>
          </w:p>
        </w:tc>
        <w:tc>
          <w:tcPr>
            <w:tcW w:w="4030" w:type="dxa"/>
          </w:tcPr>
          <w:p w14:paraId="680AB1EE" w14:textId="77777777" w:rsidR="00E97DE1" w:rsidRPr="00DB7279" w:rsidRDefault="00E97DE1" w:rsidP="00E97DE1">
            <w:pPr>
              <w:pStyle w:val="GOSTTablenorm"/>
              <w:rPr>
                <w:ins w:id="6787" w:author="Опаева Лидия Арашаевна" w:date="2025-10-15T09:31:00Z"/>
              </w:rPr>
            </w:pPr>
            <w:ins w:id="6788" w:author="Опаева Лидия Арашаевна" w:date="2025-10-15T09:31:00Z">
              <w:r>
                <w:t>-</w:t>
              </w:r>
            </w:ins>
          </w:p>
        </w:tc>
      </w:tr>
      <w:tr w:rsidR="00E97DE1" w:rsidRPr="00DB7279" w14:paraId="7B959257" w14:textId="77777777" w:rsidTr="00E97DE1">
        <w:trPr>
          <w:ins w:id="6789" w:author="Опаева Лидия Арашаевна" w:date="2025-10-15T09:31:00Z"/>
        </w:trPr>
        <w:tc>
          <w:tcPr>
            <w:tcW w:w="3387" w:type="dxa"/>
          </w:tcPr>
          <w:p w14:paraId="541480A0" w14:textId="77777777" w:rsidR="00E97DE1" w:rsidRPr="00DB7279" w:rsidRDefault="00E97DE1" w:rsidP="00E97DE1">
            <w:pPr>
              <w:pStyle w:val="GOSTTablenorm"/>
              <w:rPr>
                <w:ins w:id="6790" w:author="Опаева Лидия Арашаевна" w:date="2025-10-15T09:31:00Z"/>
              </w:rPr>
            </w:pPr>
            <w:ins w:id="6791" w:author="Опаева Лидия Арашаевна" w:date="2025-10-15T09:31:00Z">
              <w:r w:rsidRPr="00DB7279">
                <w:t>Код_СКУ_корресп_Дт</w:t>
              </w:r>
            </w:ins>
          </w:p>
        </w:tc>
        <w:tc>
          <w:tcPr>
            <w:tcW w:w="991" w:type="dxa"/>
          </w:tcPr>
          <w:p w14:paraId="3197608E" w14:textId="77777777" w:rsidR="00E97DE1" w:rsidRPr="00DB7279" w:rsidRDefault="00E97DE1" w:rsidP="00E97DE1">
            <w:pPr>
              <w:pStyle w:val="GOSTTablenorm"/>
              <w:rPr>
                <w:ins w:id="6792" w:author="Опаева Лидия Арашаевна" w:date="2025-10-15T09:31:00Z"/>
              </w:rPr>
            </w:pPr>
            <w:ins w:id="6793" w:author="Опаева Лидия Арашаевна" w:date="2025-10-15T09:31:00Z">
              <w:r w:rsidRPr="00DB7279">
                <w:t>Нет</w:t>
              </w:r>
            </w:ins>
          </w:p>
        </w:tc>
        <w:tc>
          <w:tcPr>
            <w:tcW w:w="3643" w:type="dxa"/>
          </w:tcPr>
          <w:p w14:paraId="175FE6AE" w14:textId="77777777" w:rsidR="00E97DE1" w:rsidRPr="00DB7279" w:rsidRDefault="00E97DE1" w:rsidP="00E97DE1">
            <w:pPr>
              <w:pStyle w:val="GOSTTablenorm"/>
              <w:rPr>
                <w:ins w:id="6794" w:author="Опаева Лидия Арашаевна" w:date="2025-10-15T09:31:00Z"/>
              </w:rPr>
            </w:pPr>
            <w:ins w:id="6795" w:author="Опаева Лидия Арашаевна" w:date="2025-10-15T09:31:00Z">
              <w:r w:rsidRPr="00DB7279">
                <w:t xml:space="preserve">Код СКУ корреспондирующий по </w:t>
              </w:r>
              <w:r w:rsidRPr="00DB7279">
                <w:rPr>
                  <w:bCs/>
                </w:rPr>
                <w:t>Дт</w:t>
              </w:r>
            </w:ins>
          </w:p>
        </w:tc>
        <w:tc>
          <w:tcPr>
            <w:tcW w:w="3643" w:type="dxa"/>
          </w:tcPr>
          <w:p w14:paraId="55215270" w14:textId="77777777" w:rsidR="00E97DE1" w:rsidRPr="00DB7279" w:rsidRDefault="00E97DE1" w:rsidP="00E97DE1">
            <w:pPr>
              <w:pStyle w:val="GOSTTablenorm"/>
              <w:rPr>
                <w:ins w:id="6796" w:author="Опаева Лидия Арашаевна" w:date="2025-10-15T09:31:00Z"/>
              </w:rPr>
            </w:pPr>
            <w:ins w:id="6797" w:author="Опаева Лидия Арашаевна" w:date="2025-10-15T09:31:00Z">
              <w:r w:rsidRPr="00DB7279">
                <w:t>T0504833:DT_ACCOUNTCORR</w:t>
              </w:r>
            </w:ins>
          </w:p>
        </w:tc>
        <w:tc>
          <w:tcPr>
            <w:tcW w:w="4030" w:type="dxa"/>
          </w:tcPr>
          <w:p w14:paraId="7A64797C" w14:textId="77777777" w:rsidR="00E97DE1" w:rsidRPr="00DB7279" w:rsidRDefault="00E97DE1" w:rsidP="00E97DE1">
            <w:pPr>
              <w:pStyle w:val="GOSTTablenorm"/>
              <w:rPr>
                <w:ins w:id="6798" w:author="Опаева Лидия Арашаевна" w:date="2025-10-15T09:31:00Z"/>
              </w:rPr>
            </w:pPr>
            <w:ins w:id="6799" w:author="Опаева Лидия Арашаевна" w:date="2025-10-15T09:31:00Z">
              <w:r w:rsidRPr="00DB7279">
                <w:t>-</w:t>
              </w:r>
            </w:ins>
          </w:p>
        </w:tc>
      </w:tr>
      <w:tr w:rsidR="00E97DE1" w:rsidRPr="00DB7279" w14:paraId="4CC9B374" w14:textId="77777777" w:rsidTr="00E97DE1">
        <w:trPr>
          <w:ins w:id="6800" w:author="Опаева Лидия Арашаевна" w:date="2025-10-15T09:31:00Z"/>
        </w:trPr>
        <w:tc>
          <w:tcPr>
            <w:tcW w:w="3387" w:type="dxa"/>
          </w:tcPr>
          <w:p w14:paraId="341BFD08" w14:textId="77777777" w:rsidR="00E97DE1" w:rsidRPr="00DB7279" w:rsidRDefault="00E97DE1" w:rsidP="00E97DE1">
            <w:pPr>
              <w:pStyle w:val="GOSTTablenorm"/>
              <w:rPr>
                <w:ins w:id="6801" w:author="Опаева Лидия Арашаевна" w:date="2025-10-15T09:31:00Z"/>
              </w:rPr>
            </w:pPr>
            <w:ins w:id="6802" w:author="Опаева Лидия Арашаевна" w:date="2025-10-15T09:31:00Z">
              <w:r w:rsidRPr="00DB7279">
                <w:t>Тип_СКУ_Дт</w:t>
              </w:r>
            </w:ins>
          </w:p>
        </w:tc>
        <w:tc>
          <w:tcPr>
            <w:tcW w:w="991" w:type="dxa"/>
          </w:tcPr>
          <w:p w14:paraId="30C6E543" w14:textId="77777777" w:rsidR="00E97DE1" w:rsidRPr="00DB7279" w:rsidRDefault="00E97DE1" w:rsidP="00E97DE1">
            <w:pPr>
              <w:pStyle w:val="GOSTTablenorm"/>
              <w:rPr>
                <w:ins w:id="6803" w:author="Опаева Лидия Арашаевна" w:date="2025-10-15T09:31:00Z"/>
              </w:rPr>
            </w:pPr>
            <w:ins w:id="6804" w:author="Опаева Лидия Арашаевна" w:date="2025-10-15T09:31:00Z">
              <w:r w:rsidRPr="00DB7279">
                <w:t>Нет</w:t>
              </w:r>
            </w:ins>
          </w:p>
        </w:tc>
        <w:tc>
          <w:tcPr>
            <w:tcW w:w="3643" w:type="dxa"/>
          </w:tcPr>
          <w:p w14:paraId="59560E82" w14:textId="77777777" w:rsidR="00E97DE1" w:rsidRPr="00DB7279" w:rsidRDefault="00E97DE1" w:rsidP="00E97DE1">
            <w:pPr>
              <w:pStyle w:val="GOSTTablenorm"/>
              <w:rPr>
                <w:ins w:id="6805" w:author="Опаева Лидия Арашаевна" w:date="2025-10-15T09:31:00Z"/>
              </w:rPr>
            </w:pPr>
            <w:ins w:id="6806" w:author="Опаева Лидия Арашаевна" w:date="2025-10-15T09:31:00Z">
              <w:r w:rsidRPr="00DB7279">
                <w:t>Тип СКУ по</w:t>
              </w:r>
              <w:r w:rsidRPr="00DB7279">
                <w:rPr>
                  <w:bCs/>
                </w:rPr>
                <w:t xml:space="preserve"> Дт</w:t>
              </w:r>
            </w:ins>
          </w:p>
        </w:tc>
        <w:tc>
          <w:tcPr>
            <w:tcW w:w="3643" w:type="dxa"/>
          </w:tcPr>
          <w:p w14:paraId="557782E4" w14:textId="77777777" w:rsidR="00E97DE1" w:rsidRPr="00DB7279" w:rsidRDefault="00E97DE1" w:rsidP="00E97DE1">
            <w:pPr>
              <w:pStyle w:val="GOSTTablenorm"/>
              <w:rPr>
                <w:ins w:id="6807" w:author="Опаева Лидия Арашаевна" w:date="2025-10-15T09:31:00Z"/>
              </w:rPr>
            </w:pPr>
            <w:ins w:id="6808" w:author="Опаева Лидия Арашаевна" w:date="2025-10-15T09:31:00Z">
              <w:r w:rsidRPr="00DB7279">
                <w:t>T0504833:DT_ACCOUNTTYPE</w:t>
              </w:r>
            </w:ins>
          </w:p>
        </w:tc>
        <w:tc>
          <w:tcPr>
            <w:tcW w:w="4030" w:type="dxa"/>
          </w:tcPr>
          <w:p w14:paraId="64E553B8" w14:textId="77777777" w:rsidR="00E97DE1" w:rsidRPr="00DB7279" w:rsidRDefault="00E97DE1" w:rsidP="00E97DE1">
            <w:pPr>
              <w:pStyle w:val="GOSTTablenorm"/>
              <w:rPr>
                <w:ins w:id="6809" w:author="Опаева Лидия Арашаевна" w:date="2025-10-15T09:31:00Z"/>
              </w:rPr>
            </w:pPr>
            <w:ins w:id="6810" w:author="Опаева Лидия Арашаевна" w:date="2025-10-15T09:31:00Z">
              <w:r w:rsidRPr="00DB7279">
                <w:t>-</w:t>
              </w:r>
            </w:ins>
          </w:p>
        </w:tc>
      </w:tr>
      <w:tr w:rsidR="00E97DE1" w:rsidRPr="00DB7279" w14:paraId="7F163606" w14:textId="77777777" w:rsidTr="00E97DE1">
        <w:trPr>
          <w:ins w:id="6811" w:author="Опаева Лидия Арашаевна" w:date="2025-10-15T09:31:00Z"/>
        </w:trPr>
        <w:tc>
          <w:tcPr>
            <w:tcW w:w="3387" w:type="dxa"/>
          </w:tcPr>
          <w:p w14:paraId="70F63B69" w14:textId="77777777" w:rsidR="00E97DE1" w:rsidRPr="00DB7279" w:rsidRDefault="00E97DE1" w:rsidP="00E97DE1">
            <w:pPr>
              <w:pStyle w:val="GOSTTablenorm"/>
              <w:rPr>
                <w:ins w:id="6812" w:author="Опаева Лидия Арашаевна" w:date="2025-10-15T09:31:00Z"/>
              </w:rPr>
            </w:pPr>
            <w:ins w:id="6813" w:author="Опаева Лидия Арашаевна" w:date="2025-10-15T09:31:00Z">
              <w:r w:rsidRPr="00DB7279">
                <w:t>ПЗО_Дт</w:t>
              </w:r>
            </w:ins>
          </w:p>
        </w:tc>
        <w:tc>
          <w:tcPr>
            <w:tcW w:w="991" w:type="dxa"/>
          </w:tcPr>
          <w:p w14:paraId="315215EB" w14:textId="77777777" w:rsidR="00E97DE1" w:rsidRPr="00DB7279" w:rsidRDefault="00E97DE1" w:rsidP="00E97DE1">
            <w:pPr>
              <w:pStyle w:val="GOSTTablenorm"/>
              <w:rPr>
                <w:ins w:id="6814" w:author="Опаева Лидия Арашаевна" w:date="2025-10-15T09:31:00Z"/>
              </w:rPr>
            </w:pPr>
            <w:ins w:id="6815" w:author="Опаева Лидия Арашаевна" w:date="2025-10-15T09:31:00Z">
              <w:r w:rsidRPr="00DB7279">
                <w:t>нет</w:t>
              </w:r>
            </w:ins>
          </w:p>
        </w:tc>
        <w:tc>
          <w:tcPr>
            <w:tcW w:w="3643" w:type="dxa"/>
          </w:tcPr>
          <w:p w14:paraId="351FAC11" w14:textId="77777777" w:rsidR="00E97DE1" w:rsidRPr="00DB7279" w:rsidRDefault="00E97DE1" w:rsidP="00E97DE1">
            <w:pPr>
              <w:pStyle w:val="GOSTTablenorm"/>
              <w:rPr>
                <w:ins w:id="6816" w:author="Опаева Лидия Арашаевна" w:date="2025-10-15T09:31:00Z"/>
              </w:rPr>
            </w:pPr>
            <w:ins w:id="6817" w:author="Опаева Лидия Арашаевна" w:date="2025-10-15T09:31:00Z">
              <w:r w:rsidRPr="00DB7279">
                <w:t>ЗО по</w:t>
              </w:r>
              <w:r w:rsidRPr="00DB7279">
                <w:rPr>
                  <w:bCs/>
                </w:rPr>
                <w:t xml:space="preserve"> Дт</w:t>
              </w:r>
            </w:ins>
          </w:p>
        </w:tc>
        <w:tc>
          <w:tcPr>
            <w:tcW w:w="3643" w:type="dxa"/>
          </w:tcPr>
          <w:p w14:paraId="1B18DDE5" w14:textId="77777777" w:rsidR="00E97DE1" w:rsidRPr="00DB7279" w:rsidRDefault="00E97DE1" w:rsidP="00E97DE1">
            <w:pPr>
              <w:pStyle w:val="GOSTTablenorm"/>
              <w:rPr>
                <w:ins w:id="6818" w:author="Опаева Лидия Арашаевна" w:date="2025-10-15T09:31:00Z"/>
              </w:rPr>
            </w:pPr>
            <w:ins w:id="6819" w:author="Опаева Лидия Арашаевна" w:date="2025-10-15T09:31:00Z">
              <w:r w:rsidRPr="00DB7279">
                <w:t>T0504833:DT_PZO</w:t>
              </w:r>
            </w:ins>
          </w:p>
        </w:tc>
        <w:tc>
          <w:tcPr>
            <w:tcW w:w="4030" w:type="dxa"/>
          </w:tcPr>
          <w:p w14:paraId="24056C3D" w14:textId="77777777" w:rsidR="00E97DE1" w:rsidRPr="00DB7279" w:rsidRDefault="00E97DE1" w:rsidP="00E97DE1">
            <w:pPr>
              <w:pStyle w:val="GOSTTablenorm"/>
              <w:rPr>
                <w:ins w:id="6820" w:author="Опаева Лидия Арашаевна" w:date="2025-10-15T09:31:00Z"/>
              </w:rPr>
            </w:pPr>
          </w:p>
        </w:tc>
      </w:tr>
      <w:tr w:rsidR="00E97DE1" w:rsidRPr="00DB7279" w14:paraId="5173C16D" w14:textId="77777777" w:rsidTr="00E97DE1">
        <w:trPr>
          <w:ins w:id="6821" w:author="Опаева Лидия Арашаевна" w:date="2025-10-15T09:31:00Z"/>
        </w:trPr>
        <w:tc>
          <w:tcPr>
            <w:tcW w:w="3387" w:type="dxa"/>
          </w:tcPr>
          <w:p w14:paraId="12238A87" w14:textId="77777777" w:rsidR="00E97DE1" w:rsidRPr="00DB7279" w:rsidRDefault="00E97DE1" w:rsidP="00E97DE1">
            <w:pPr>
              <w:pStyle w:val="GOSTTablenorm"/>
              <w:rPr>
                <w:ins w:id="6822" w:author="Опаева Лидия Арашаевна" w:date="2025-10-15T09:31:00Z"/>
              </w:rPr>
            </w:pPr>
            <w:ins w:id="6823" w:author="Опаева Лидия Арашаевна" w:date="2025-10-15T09:31:00Z">
              <w:r w:rsidRPr="00DB7279">
                <w:t>Счет_бухучет_Кт</w:t>
              </w:r>
            </w:ins>
          </w:p>
        </w:tc>
        <w:tc>
          <w:tcPr>
            <w:tcW w:w="991" w:type="dxa"/>
          </w:tcPr>
          <w:p w14:paraId="78862ABE" w14:textId="77777777" w:rsidR="00E97DE1" w:rsidRPr="00DB7279" w:rsidRDefault="00E97DE1" w:rsidP="00E97DE1">
            <w:pPr>
              <w:pStyle w:val="GOSTTablenorm"/>
              <w:rPr>
                <w:ins w:id="6824" w:author="Опаева Лидия Арашаевна" w:date="2025-10-15T09:31:00Z"/>
              </w:rPr>
            </w:pPr>
            <w:ins w:id="6825" w:author="Опаева Лидия Арашаевна" w:date="2025-10-15T09:31:00Z">
              <w:r w:rsidRPr="00DB7279">
                <w:t>Нет</w:t>
              </w:r>
            </w:ins>
          </w:p>
        </w:tc>
        <w:tc>
          <w:tcPr>
            <w:tcW w:w="3643" w:type="dxa"/>
          </w:tcPr>
          <w:p w14:paraId="4E22A2B9" w14:textId="77777777" w:rsidR="00E97DE1" w:rsidRPr="00DB7279" w:rsidRDefault="00E97DE1" w:rsidP="00E97DE1">
            <w:pPr>
              <w:pStyle w:val="GOSTTablenorm"/>
              <w:rPr>
                <w:ins w:id="6826" w:author="Опаева Лидия Арашаевна" w:date="2025-10-15T09:31:00Z"/>
              </w:rPr>
            </w:pPr>
            <w:ins w:id="6827" w:author="Опаева Лидия Арашаевна" w:date="2025-10-15T09:31:00Z">
              <w:r w:rsidRPr="00DB7279">
                <w:t xml:space="preserve">Счет по </w:t>
              </w:r>
              <w:r w:rsidRPr="00DB7279">
                <w:rPr>
                  <w:bCs/>
                </w:rPr>
                <w:t>Кт</w:t>
              </w:r>
            </w:ins>
          </w:p>
        </w:tc>
        <w:tc>
          <w:tcPr>
            <w:tcW w:w="3643" w:type="dxa"/>
          </w:tcPr>
          <w:p w14:paraId="21C97C09" w14:textId="77777777" w:rsidR="00E97DE1" w:rsidRPr="00DB7279" w:rsidRDefault="00E97DE1" w:rsidP="00E97DE1">
            <w:pPr>
              <w:pStyle w:val="GOSTTablenorm"/>
              <w:rPr>
                <w:ins w:id="6828" w:author="Опаева Лидия Арашаевна" w:date="2025-10-15T09:31:00Z"/>
              </w:rPr>
            </w:pPr>
            <w:ins w:id="6829" w:author="Опаева Лидия Арашаевна" w:date="2025-10-15T09:31:00Z">
              <w:r w:rsidRPr="00DB7279">
                <w:t>T0504833:CT_ACCOUNT</w:t>
              </w:r>
            </w:ins>
          </w:p>
        </w:tc>
        <w:tc>
          <w:tcPr>
            <w:tcW w:w="4030" w:type="dxa"/>
          </w:tcPr>
          <w:p w14:paraId="49A81D2A" w14:textId="77777777" w:rsidR="00E97DE1" w:rsidRPr="00DB7279" w:rsidRDefault="00E97DE1" w:rsidP="00E97DE1">
            <w:pPr>
              <w:pStyle w:val="GOSTTablenorm"/>
              <w:rPr>
                <w:ins w:id="6830" w:author="Опаева Лидия Арашаевна" w:date="2025-10-15T09:31:00Z"/>
              </w:rPr>
            </w:pPr>
            <w:ins w:id="6831" w:author="Опаева Лидия Арашаевна" w:date="2025-10-15T09:31:00Z">
              <w:r w:rsidRPr="00DB7279">
                <w:t>-</w:t>
              </w:r>
            </w:ins>
          </w:p>
        </w:tc>
      </w:tr>
      <w:tr w:rsidR="00E97DE1" w:rsidRPr="00DB7279" w14:paraId="077A008B" w14:textId="77777777" w:rsidTr="00E97DE1">
        <w:trPr>
          <w:ins w:id="6832" w:author="Опаева Лидия Арашаевна" w:date="2025-10-15T09:31:00Z"/>
        </w:trPr>
        <w:tc>
          <w:tcPr>
            <w:tcW w:w="3387" w:type="dxa"/>
          </w:tcPr>
          <w:p w14:paraId="60D06563" w14:textId="77777777" w:rsidR="00E97DE1" w:rsidRPr="00DB7279" w:rsidRDefault="00E97DE1" w:rsidP="00E97DE1">
            <w:pPr>
              <w:pStyle w:val="GOSTTablenorm"/>
              <w:rPr>
                <w:ins w:id="6833" w:author="Опаева Лидия Арашаевна" w:date="2025-10-15T09:31:00Z"/>
              </w:rPr>
            </w:pPr>
            <w:ins w:id="6834" w:author="Опаева Лидия Арашаевна" w:date="2025-10-15T09:31:00Z">
              <w:r w:rsidRPr="00DB7279">
                <w:t>ОКТМО_КС_Кт</w:t>
              </w:r>
            </w:ins>
          </w:p>
        </w:tc>
        <w:tc>
          <w:tcPr>
            <w:tcW w:w="991" w:type="dxa"/>
          </w:tcPr>
          <w:p w14:paraId="35CE6B4B" w14:textId="77777777" w:rsidR="00E97DE1" w:rsidRPr="00DB7279" w:rsidRDefault="00E97DE1" w:rsidP="00E97DE1">
            <w:pPr>
              <w:pStyle w:val="GOSTTablenorm"/>
              <w:rPr>
                <w:ins w:id="6835" w:author="Опаева Лидия Арашаевна" w:date="2025-10-15T09:31:00Z"/>
              </w:rPr>
            </w:pPr>
            <w:ins w:id="6836" w:author="Опаева Лидия Арашаевна" w:date="2025-10-15T09:31:00Z">
              <w:r w:rsidRPr="00DB7279">
                <w:t>Нет</w:t>
              </w:r>
            </w:ins>
          </w:p>
        </w:tc>
        <w:tc>
          <w:tcPr>
            <w:tcW w:w="3643" w:type="dxa"/>
          </w:tcPr>
          <w:p w14:paraId="4AF6FE67" w14:textId="77777777" w:rsidR="00E97DE1" w:rsidRPr="00DB7279" w:rsidRDefault="00E97DE1" w:rsidP="00E97DE1">
            <w:pPr>
              <w:pStyle w:val="GOSTTablenorm"/>
              <w:rPr>
                <w:ins w:id="6837" w:author="Опаева Лидия Арашаевна" w:date="2025-10-15T09:31:00Z"/>
              </w:rPr>
            </w:pPr>
            <w:ins w:id="6838" w:author="Опаева Лидия Арашаевна" w:date="2025-10-15T09:31:00Z">
              <w:r w:rsidRPr="00DB7279">
                <w:t xml:space="preserve">ОКТМО КС по </w:t>
              </w:r>
              <w:r w:rsidRPr="00DB7279">
                <w:rPr>
                  <w:bCs/>
                </w:rPr>
                <w:t>Кт</w:t>
              </w:r>
            </w:ins>
          </w:p>
        </w:tc>
        <w:tc>
          <w:tcPr>
            <w:tcW w:w="3643" w:type="dxa"/>
          </w:tcPr>
          <w:p w14:paraId="008A8D50" w14:textId="77777777" w:rsidR="00E97DE1" w:rsidRPr="00DB7279" w:rsidRDefault="00E97DE1" w:rsidP="00E97DE1">
            <w:pPr>
              <w:pStyle w:val="GOSTTablenorm"/>
              <w:rPr>
                <w:ins w:id="6839" w:author="Опаева Лидия Арашаевна" w:date="2025-10-15T09:31:00Z"/>
              </w:rPr>
            </w:pPr>
            <w:ins w:id="6840" w:author="Опаева Лидия Арашаевна" w:date="2025-10-15T09:31:00Z">
              <w:r w:rsidRPr="00DB7279">
                <w:t>T0504833:CT_OKTMOKS</w:t>
              </w:r>
            </w:ins>
          </w:p>
        </w:tc>
        <w:tc>
          <w:tcPr>
            <w:tcW w:w="4030" w:type="dxa"/>
          </w:tcPr>
          <w:p w14:paraId="5E5BEC02" w14:textId="77777777" w:rsidR="00E97DE1" w:rsidRPr="00DB7279" w:rsidRDefault="00E97DE1" w:rsidP="00E97DE1">
            <w:pPr>
              <w:pStyle w:val="GOSTTablenorm"/>
              <w:rPr>
                <w:ins w:id="6841" w:author="Опаева Лидия Арашаевна" w:date="2025-10-15T09:31:00Z"/>
              </w:rPr>
            </w:pPr>
            <w:ins w:id="6842" w:author="Опаева Лидия Арашаевна" w:date="2025-10-15T09:31:00Z">
              <w:r w:rsidRPr="00DB7279">
                <w:t>-</w:t>
              </w:r>
            </w:ins>
          </w:p>
        </w:tc>
      </w:tr>
      <w:tr w:rsidR="00E97DE1" w:rsidRPr="00DB7279" w14:paraId="4C47D347" w14:textId="77777777" w:rsidTr="00E97DE1">
        <w:trPr>
          <w:ins w:id="6843" w:author="Опаева Лидия Арашаевна" w:date="2025-10-15T09:31:00Z"/>
        </w:trPr>
        <w:tc>
          <w:tcPr>
            <w:tcW w:w="3387" w:type="dxa"/>
          </w:tcPr>
          <w:p w14:paraId="6E737E14" w14:textId="77777777" w:rsidR="00E97DE1" w:rsidRPr="00DB7279" w:rsidRDefault="00E97DE1" w:rsidP="00E97DE1">
            <w:pPr>
              <w:pStyle w:val="GOSTTablenorm"/>
              <w:rPr>
                <w:ins w:id="6844" w:author="Опаева Лидия Арашаевна" w:date="2025-10-15T09:31:00Z"/>
              </w:rPr>
            </w:pPr>
            <w:ins w:id="6845" w:author="Опаева Лидия Арашаевна" w:date="2025-10-15T09:31:00Z">
              <w:r w:rsidRPr="00DB7279">
                <w:t>ЛС_Кт</w:t>
              </w:r>
            </w:ins>
          </w:p>
        </w:tc>
        <w:tc>
          <w:tcPr>
            <w:tcW w:w="991" w:type="dxa"/>
          </w:tcPr>
          <w:p w14:paraId="5FB8BE33" w14:textId="77777777" w:rsidR="00E97DE1" w:rsidRPr="00DB7279" w:rsidRDefault="00E97DE1" w:rsidP="00E97DE1">
            <w:pPr>
              <w:pStyle w:val="GOSTTablenorm"/>
              <w:rPr>
                <w:ins w:id="6846" w:author="Опаева Лидия Арашаевна" w:date="2025-10-15T09:31:00Z"/>
              </w:rPr>
            </w:pPr>
            <w:ins w:id="6847" w:author="Опаева Лидия Арашаевна" w:date="2025-10-15T09:31:00Z">
              <w:r w:rsidRPr="00DB7279">
                <w:t>Нет</w:t>
              </w:r>
            </w:ins>
          </w:p>
        </w:tc>
        <w:tc>
          <w:tcPr>
            <w:tcW w:w="3643" w:type="dxa"/>
          </w:tcPr>
          <w:p w14:paraId="4D658AF6" w14:textId="77777777" w:rsidR="00E97DE1" w:rsidRPr="00DB7279" w:rsidRDefault="00E97DE1" w:rsidP="00E97DE1">
            <w:pPr>
              <w:pStyle w:val="GOSTTablenorm"/>
              <w:rPr>
                <w:ins w:id="6848" w:author="Опаева Лидия Арашаевна" w:date="2025-10-15T09:31:00Z"/>
              </w:rPr>
            </w:pPr>
            <w:ins w:id="6849" w:author="Опаева Лидия Арашаевна" w:date="2025-10-15T09:31:00Z">
              <w:r w:rsidRPr="00DB7279">
                <w:t xml:space="preserve">ЛС по </w:t>
              </w:r>
              <w:r w:rsidRPr="00DB7279">
                <w:rPr>
                  <w:bCs/>
                </w:rPr>
                <w:t>Кт</w:t>
              </w:r>
            </w:ins>
          </w:p>
        </w:tc>
        <w:tc>
          <w:tcPr>
            <w:tcW w:w="3643" w:type="dxa"/>
          </w:tcPr>
          <w:p w14:paraId="4B90D070" w14:textId="77777777" w:rsidR="00E97DE1" w:rsidRPr="00DB7279" w:rsidRDefault="00E97DE1" w:rsidP="00E97DE1">
            <w:pPr>
              <w:pStyle w:val="GOSTTablenorm"/>
              <w:rPr>
                <w:ins w:id="6850" w:author="Опаева Лидия Арашаевна" w:date="2025-10-15T09:31:00Z"/>
              </w:rPr>
            </w:pPr>
            <w:ins w:id="6851" w:author="Опаева Лидия Арашаевна" w:date="2025-10-15T09:31:00Z">
              <w:r w:rsidRPr="00DB7279">
                <w:t>T0504833:CT_LS</w:t>
              </w:r>
            </w:ins>
          </w:p>
        </w:tc>
        <w:tc>
          <w:tcPr>
            <w:tcW w:w="4030" w:type="dxa"/>
          </w:tcPr>
          <w:p w14:paraId="0D99470F" w14:textId="77777777" w:rsidR="00E97DE1" w:rsidRPr="00DB7279" w:rsidRDefault="00E97DE1" w:rsidP="00E97DE1">
            <w:pPr>
              <w:pStyle w:val="GOSTTablenorm"/>
              <w:rPr>
                <w:ins w:id="6852" w:author="Опаева Лидия Арашаевна" w:date="2025-10-15T09:31:00Z"/>
              </w:rPr>
            </w:pPr>
            <w:ins w:id="6853" w:author="Опаева Лидия Арашаевна" w:date="2025-10-15T09:31:00Z">
              <w:r w:rsidRPr="00DB7279">
                <w:t>-</w:t>
              </w:r>
            </w:ins>
          </w:p>
        </w:tc>
      </w:tr>
      <w:tr w:rsidR="00E97DE1" w:rsidRPr="00DB7279" w14:paraId="7DF8B0D0" w14:textId="77777777" w:rsidTr="00E97DE1">
        <w:trPr>
          <w:ins w:id="6854" w:author="Опаева Лидия Арашаевна" w:date="2025-10-15T09:31:00Z"/>
        </w:trPr>
        <w:tc>
          <w:tcPr>
            <w:tcW w:w="3387" w:type="dxa"/>
          </w:tcPr>
          <w:p w14:paraId="7A8139E9" w14:textId="77777777" w:rsidR="00E97DE1" w:rsidRPr="00DB7279" w:rsidRDefault="00E97DE1" w:rsidP="00E97DE1">
            <w:pPr>
              <w:pStyle w:val="GOSTTablenorm"/>
              <w:rPr>
                <w:ins w:id="6855" w:author="Опаева Лидия Арашаевна" w:date="2025-10-15T09:31:00Z"/>
              </w:rPr>
            </w:pPr>
            <w:ins w:id="6856" w:author="Опаева Лидия Арашаевна" w:date="2025-10-15T09:31:00Z">
              <w:r w:rsidRPr="00DB7279">
                <w:t>Аналитический_код_СКУ_Кт</w:t>
              </w:r>
            </w:ins>
          </w:p>
        </w:tc>
        <w:tc>
          <w:tcPr>
            <w:tcW w:w="991" w:type="dxa"/>
          </w:tcPr>
          <w:p w14:paraId="4A9787CB" w14:textId="77777777" w:rsidR="00E97DE1" w:rsidRPr="00DB7279" w:rsidRDefault="00E97DE1" w:rsidP="00E97DE1">
            <w:pPr>
              <w:pStyle w:val="GOSTTablenorm"/>
              <w:rPr>
                <w:ins w:id="6857" w:author="Опаева Лидия Арашаевна" w:date="2025-10-15T09:31:00Z"/>
              </w:rPr>
            </w:pPr>
            <w:ins w:id="6858" w:author="Опаева Лидия Арашаевна" w:date="2025-10-15T09:31:00Z">
              <w:r w:rsidRPr="00DB7279">
                <w:t>Нет</w:t>
              </w:r>
            </w:ins>
          </w:p>
        </w:tc>
        <w:tc>
          <w:tcPr>
            <w:tcW w:w="3643" w:type="dxa"/>
          </w:tcPr>
          <w:p w14:paraId="3241632B" w14:textId="77777777" w:rsidR="00E97DE1" w:rsidRPr="00DB7279" w:rsidRDefault="00E97DE1" w:rsidP="00E97DE1">
            <w:pPr>
              <w:pStyle w:val="GOSTTablenorm"/>
              <w:rPr>
                <w:ins w:id="6859" w:author="Опаева Лидия Арашаевна" w:date="2025-10-15T09:31:00Z"/>
              </w:rPr>
            </w:pPr>
            <w:ins w:id="6860" w:author="Опаева Лидия Арашаевна" w:date="2025-10-15T09:31:00Z">
              <w:r w:rsidRPr="00DB7279">
                <w:t xml:space="preserve">Аналитический код СКУ по </w:t>
              </w:r>
              <w:r w:rsidRPr="00DB7279">
                <w:rPr>
                  <w:bCs/>
                </w:rPr>
                <w:t>Кт</w:t>
              </w:r>
            </w:ins>
          </w:p>
        </w:tc>
        <w:tc>
          <w:tcPr>
            <w:tcW w:w="3643" w:type="dxa"/>
          </w:tcPr>
          <w:p w14:paraId="11863C18" w14:textId="77777777" w:rsidR="00E97DE1" w:rsidRPr="00DB7279" w:rsidRDefault="00E97DE1" w:rsidP="00E97DE1">
            <w:pPr>
              <w:pStyle w:val="GOSTTablenorm"/>
              <w:rPr>
                <w:ins w:id="6861" w:author="Опаева Лидия Арашаевна" w:date="2025-10-15T09:31:00Z"/>
              </w:rPr>
            </w:pPr>
            <w:ins w:id="6862" w:author="Опаева Лидия Арашаевна" w:date="2025-10-15T09:31:00Z">
              <w:r w:rsidRPr="00DB7279">
                <w:t>T0504833:CT_ANALITCODESKU</w:t>
              </w:r>
            </w:ins>
          </w:p>
        </w:tc>
        <w:tc>
          <w:tcPr>
            <w:tcW w:w="4030" w:type="dxa"/>
          </w:tcPr>
          <w:p w14:paraId="65BC2588" w14:textId="77777777" w:rsidR="00E97DE1" w:rsidRPr="00DB7279" w:rsidRDefault="00E97DE1" w:rsidP="00E97DE1">
            <w:pPr>
              <w:pStyle w:val="GOSTTablenorm"/>
              <w:rPr>
                <w:ins w:id="6863" w:author="Опаева Лидия Арашаевна" w:date="2025-10-15T09:31:00Z"/>
              </w:rPr>
            </w:pPr>
            <w:ins w:id="6864" w:author="Опаева Лидия Арашаевна" w:date="2025-10-15T09:31:00Z">
              <w:r w:rsidRPr="00DB7279">
                <w:t>-</w:t>
              </w:r>
            </w:ins>
          </w:p>
        </w:tc>
      </w:tr>
      <w:tr w:rsidR="00E97DE1" w:rsidRPr="00DB7279" w14:paraId="105CAB31" w14:textId="77777777" w:rsidTr="00E97DE1">
        <w:trPr>
          <w:ins w:id="6865" w:author="Опаева Лидия Арашаевна" w:date="2025-10-15T09:31:00Z"/>
        </w:trPr>
        <w:tc>
          <w:tcPr>
            <w:tcW w:w="3387" w:type="dxa"/>
            <w:vAlign w:val="center"/>
          </w:tcPr>
          <w:p w14:paraId="48A416AB" w14:textId="77777777" w:rsidR="00E97DE1" w:rsidRPr="00DB7279" w:rsidRDefault="00E97DE1" w:rsidP="00E97DE1">
            <w:pPr>
              <w:pStyle w:val="GOSTTablenorm"/>
              <w:rPr>
                <w:ins w:id="6866" w:author="Опаева Лидия Арашаевна" w:date="2025-10-15T09:31:00Z"/>
              </w:rPr>
            </w:pPr>
            <w:ins w:id="6867" w:author="Опаева Лидия Арашаевна" w:date="2025-10-15T09:31:00Z">
              <w:r w:rsidRPr="00DB7279">
                <w:t>КБК_Кт</w:t>
              </w:r>
            </w:ins>
          </w:p>
        </w:tc>
        <w:tc>
          <w:tcPr>
            <w:tcW w:w="991" w:type="dxa"/>
            <w:vAlign w:val="center"/>
          </w:tcPr>
          <w:p w14:paraId="5A0688BE" w14:textId="77777777" w:rsidR="00E97DE1" w:rsidRPr="00DB7279" w:rsidRDefault="00E97DE1" w:rsidP="00E97DE1">
            <w:pPr>
              <w:pStyle w:val="GOSTTablenorm"/>
              <w:rPr>
                <w:ins w:id="6868" w:author="Опаева Лидия Арашаевна" w:date="2025-10-15T09:31:00Z"/>
              </w:rPr>
            </w:pPr>
            <w:ins w:id="6869" w:author="Опаева Лидия Арашаевна" w:date="2025-10-15T09:31:00Z">
              <w:r w:rsidRPr="00DB7279">
                <w:t>Нет</w:t>
              </w:r>
            </w:ins>
          </w:p>
        </w:tc>
        <w:tc>
          <w:tcPr>
            <w:tcW w:w="3643" w:type="dxa"/>
          </w:tcPr>
          <w:p w14:paraId="47B8CD12" w14:textId="77777777" w:rsidR="00E97DE1" w:rsidRPr="00DB7279" w:rsidRDefault="00E97DE1" w:rsidP="00E97DE1">
            <w:pPr>
              <w:pStyle w:val="GOSTTablenorm"/>
              <w:rPr>
                <w:ins w:id="6870" w:author="Опаева Лидия Арашаевна" w:date="2025-10-15T09:31:00Z"/>
              </w:rPr>
            </w:pPr>
            <w:ins w:id="6871" w:author="Опаева Лидия Арашаевна" w:date="2025-10-15T09:31:00Z">
              <w:r w:rsidRPr="00DB7279">
                <w:t xml:space="preserve">КБК по </w:t>
              </w:r>
              <w:r w:rsidRPr="00DB7279">
                <w:rPr>
                  <w:bCs/>
                </w:rPr>
                <w:t>Кт</w:t>
              </w:r>
            </w:ins>
          </w:p>
        </w:tc>
        <w:tc>
          <w:tcPr>
            <w:tcW w:w="3643" w:type="dxa"/>
          </w:tcPr>
          <w:p w14:paraId="17A00289" w14:textId="77777777" w:rsidR="00E97DE1" w:rsidRPr="00DB7279" w:rsidRDefault="00E97DE1" w:rsidP="00E97DE1">
            <w:pPr>
              <w:pStyle w:val="GOSTTablenorm"/>
              <w:rPr>
                <w:ins w:id="6872" w:author="Опаева Лидия Арашаевна" w:date="2025-10-15T09:31:00Z"/>
              </w:rPr>
            </w:pPr>
            <w:ins w:id="6873" w:author="Опаева Лидия Арашаевна" w:date="2025-10-15T09:31:00Z">
              <w:r w:rsidRPr="00DB7279">
                <w:t>T0504833:CT_KBK</w:t>
              </w:r>
            </w:ins>
          </w:p>
        </w:tc>
        <w:tc>
          <w:tcPr>
            <w:tcW w:w="4030" w:type="dxa"/>
          </w:tcPr>
          <w:p w14:paraId="708DF0D2" w14:textId="77777777" w:rsidR="00E97DE1" w:rsidRPr="00DB7279" w:rsidRDefault="00E97DE1" w:rsidP="00E97DE1">
            <w:pPr>
              <w:pStyle w:val="GOSTTablenorm"/>
              <w:rPr>
                <w:ins w:id="6874" w:author="Опаева Лидия Арашаевна" w:date="2025-10-15T09:31:00Z"/>
              </w:rPr>
            </w:pPr>
            <w:ins w:id="6875" w:author="Опаева Лидия Арашаевна" w:date="2025-10-15T09:31:00Z">
              <w:r w:rsidRPr="00DB7279">
                <w:t>-</w:t>
              </w:r>
            </w:ins>
          </w:p>
        </w:tc>
      </w:tr>
      <w:tr w:rsidR="00E97DE1" w:rsidRPr="00DB7279" w14:paraId="168D2505" w14:textId="77777777" w:rsidTr="00E97DE1">
        <w:trPr>
          <w:ins w:id="6876" w:author="Опаева Лидия Арашаевна" w:date="2025-10-15T09:31:00Z"/>
        </w:trPr>
        <w:tc>
          <w:tcPr>
            <w:tcW w:w="3387" w:type="dxa"/>
          </w:tcPr>
          <w:p w14:paraId="4E2036DD" w14:textId="77777777" w:rsidR="00E97DE1" w:rsidRPr="00DB7279" w:rsidRDefault="00E97DE1" w:rsidP="00E97DE1">
            <w:pPr>
              <w:pStyle w:val="GOSTTablenorm"/>
              <w:rPr>
                <w:ins w:id="6877" w:author="Опаева Лидия Арашаевна" w:date="2025-10-15T09:31:00Z"/>
              </w:rPr>
            </w:pPr>
            <w:ins w:id="6878" w:author="Опаева Лидия Арашаевна" w:date="2025-10-15T09:31:00Z">
              <w:r w:rsidRPr="00DB7279">
                <w:t>Тип_КБК_Кт</w:t>
              </w:r>
            </w:ins>
          </w:p>
        </w:tc>
        <w:tc>
          <w:tcPr>
            <w:tcW w:w="991" w:type="dxa"/>
          </w:tcPr>
          <w:p w14:paraId="44E5A1BD" w14:textId="77777777" w:rsidR="00E97DE1" w:rsidRPr="00DB7279" w:rsidRDefault="00E97DE1" w:rsidP="00E97DE1">
            <w:pPr>
              <w:pStyle w:val="GOSTTablenorm"/>
              <w:rPr>
                <w:ins w:id="6879" w:author="Опаева Лидия Арашаевна" w:date="2025-10-15T09:31:00Z"/>
              </w:rPr>
            </w:pPr>
            <w:ins w:id="6880" w:author="Опаева Лидия Арашаевна" w:date="2025-10-15T09:31:00Z">
              <w:r w:rsidRPr="00DB7279">
                <w:t>Нет</w:t>
              </w:r>
            </w:ins>
          </w:p>
        </w:tc>
        <w:tc>
          <w:tcPr>
            <w:tcW w:w="3643" w:type="dxa"/>
          </w:tcPr>
          <w:p w14:paraId="387AA741" w14:textId="77777777" w:rsidR="00E97DE1" w:rsidRPr="00DB7279" w:rsidRDefault="00E97DE1" w:rsidP="00E97DE1">
            <w:pPr>
              <w:pStyle w:val="GOSTTablenorm"/>
              <w:rPr>
                <w:ins w:id="6881" w:author="Опаева Лидия Арашаевна" w:date="2025-10-15T09:31:00Z"/>
              </w:rPr>
            </w:pPr>
            <w:ins w:id="6882" w:author="Опаева Лидия Арашаевна" w:date="2025-10-15T09:31:00Z">
              <w:r w:rsidRPr="00DB7279">
                <w:t>Тип КБК по Кт</w:t>
              </w:r>
            </w:ins>
          </w:p>
        </w:tc>
        <w:tc>
          <w:tcPr>
            <w:tcW w:w="3643" w:type="dxa"/>
          </w:tcPr>
          <w:p w14:paraId="546F290D" w14:textId="77777777" w:rsidR="00E97DE1" w:rsidRPr="00DB7279" w:rsidRDefault="00E97DE1" w:rsidP="00E97DE1">
            <w:pPr>
              <w:pStyle w:val="GOSTTablenorm"/>
              <w:rPr>
                <w:ins w:id="6883" w:author="Опаева Лидия Арашаевна" w:date="2025-10-15T09:31:00Z"/>
              </w:rPr>
            </w:pPr>
            <w:ins w:id="6884" w:author="Опаева Лидия Арашаевна" w:date="2025-10-15T09:31:00Z">
              <w:r w:rsidRPr="00DB7279">
                <w:t>T0504833:CT_TYPEKBK</w:t>
              </w:r>
            </w:ins>
          </w:p>
        </w:tc>
        <w:tc>
          <w:tcPr>
            <w:tcW w:w="4030" w:type="dxa"/>
          </w:tcPr>
          <w:p w14:paraId="4786B9A7" w14:textId="77777777" w:rsidR="00E97DE1" w:rsidRPr="00DB7279" w:rsidRDefault="00E97DE1" w:rsidP="00E97DE1">
            <w:pPr>
              <w:pStyle w:val="GOSTTablenorm"/>
              <w:rPr>
                <w:ins w:id="6885" w:author="Опаева Лидия Арашаевна" w:date="2025-10-15T09:31:00Z"/>
              </w:rPr>
            </w:pPr>
            <w:ins w:id="6886" w:author="Опаева Лидия Арашаевна" w:date="2025-10-15T09:31:00Z">
              <w:r w:rsidRPr="00DB7279">
                <w:t>-</w:t>
              </w:r>
            </w:ins>
          </w:p>
        </w:tc>
      </w:tr>
      <w:tr w:rsidR="00E97DE1" w:rsidRPr="00DB7279" w14:paraId="39AE6BAD" w14:textId="77777777" w:rsidTr="00E97DE1">
        <w:trPr>
          <w:ins w:id="6887" w:author="Опаева Лидия Арашаевна" w:date="2025-10-15T09:31:00Z"/>
        </w:trPr>
        <w:tc>
          <w:tcPr>
            <w:tcW w:w="3387" w:type="dxa"/>
          </w:tcPr>
          <w:p w14:paraId="3FD1F321" w14:textId="77777777" w:rsidR="00E97DE1" w:rsidRPr="00DB7279" w:rsidRDefault="00E97DE1" w:rsidP="00E97DE1">
            <w:pPr>
              <w:pStyle w:val="GOSTTablenorm"/>
              <w:rPr>
                <w:ins w:id="6888" w:author="Опаева Лидия Арашаевна" w:date="2025-10-15T09:31:00Z"/>
              </w:rPr>
            </w:pPr>
            <w:ins w:id="6889" w:author="Опаева Лидия Арашаевна" w:date="2025-10-15T09:31:00Z">
              <w:r w:rsidRPr="00DB7279">
                <w:t>Код_валюты_Кт</w:t>
              </w:r>
            </w:ins>
          </w:p>
        </w:tc>
        <w:tc>
          <w:tcPr>
            <w:tcW w:w="991" w:type="dxa"/>
          </w:tcPr>
          <w:p w14:paraId="7469094F" w14:textId="77777777" w:rsidR="00E97DE1" w:rsidRPr="00DB7279" w:rsidRDefault="00E97DE1" w:rsidP="00E97DE1">
            <w:pPr>
              <w:pStyle w:val="GOSTTablenorm"/>
              <w:rPr>
                <w:ins w:id="6890" w:author="Опаева Лидия Арашаевна" w:date="2025-10-15T09:31:00Z"/>
              </w:rPr>
            </w:pPr>
            <w:ins w:id="6891" w:author="Опаева Лидия Арашаевна" w:date="2025-10-15T09:31:00Z">
              <w:r w:rsidRPr="00DB7279">
                <w:t>Нет</w:t>
              </w:r>
            </w:ins>
          </w:p>
        </w:tc>
        <w:tc>
          <w:tcPr>
            <w:tcW w:w="3643" w:type="dxa"/>
          </w:tcPr>
          <w:p w14:paraId="7C97111C" w14:textId="77777777" w:rsidR="00E97DE1" w:rsidRPr="00DB7279" w:rsidRDefault="00E97DE1" w:rsidP="00E97DE1">
            <w:pPr>
              <w:pStyle w:val="GOSTTablenorm"/>
              <w:rPr>
                <w:ins w:id="6892" w:author="Опаева Лидия Арашаевна" w:date="2025-10-15T09:31:00Z"/>
              </w:rPr>
            </w:pPr>
            <w:ins w:id="6893" w:author="Опаева Лидия Арашаевна" w:date="2025-10-15T09:31:00Z">
              <w:r w:rsidRPr="00DB7279">
                <w:t>Код валюты по Кт</w:t>
              </w:r>
            </w:ins>
          </w:p>
        </w:tc>
        <w:tc>
          <w:tcPr>
            <w:tcW w:w="3643" w:type="dxa"/>
          </w:tcPr>
          <w:p w14:paraId="4A78514A" w14:textId="77777777" w:rsidR="00E97DE1" w:rsidRPr="00DB7279" w:rsidRDefault="00E97DE1" w:rsidP="00E97DE1">
            <w:pPr>
              <w:pStyle w:val="GOSTTablenorm"/>
              <w:rPr>
                <w:ins w:id="6894" w:author="Опаева Лидия Арашаевна" w:date="2025-10-15T09:31:00Z"/>
              </w:rPr>
            </w:pPr>
            <w:ins w:id="6895" w:author="Опаева Лидия Арашаевна" w:date="2025-10-15T09:31:00Z">
              <w:r w:rsidRPr="00DB7279">
                <w:t>T0504833:CT_VALCODE</w:t>
              </w:r>
            </w:ins>
          </w:p>
        </w:tc>
        <w:tc>
          <w:tcPr>
            <w:tcW w:w="4030" w:type="dxa"/>
          </w:tcPr>
          <w:p w14:paraId="04D34FF0" w14:textId="77777777" w:rsidR="00E97DE1" w:rsidRPr="00DB7279" w:rsidRDefault="00E97DE1" w:rsidP="00E97DE1">
            <w:pPr>
              <w:pStyle w:val="GOSTTablenorm"/>
              <w:rPr>
                <w:ins w:id="6896" w:author="Опаева Лидия Арашаевна" w:date="2025-10-15T09:31:00Z"/>
              </w:rPr>
            </w:pPr>
            <w:ins w:id="6897" w:author="Опаева Лидия Арашаевна" w:date="2025-10-15T09:31:00Z">
              <w:r w:rsidRPr="00DB7279">
                <w:t>-</w:t>
              </w:r>
            </w:ins>
          </w:p>
        </w:tc>
      </w:tr>
      <w:tr w:rsidR="00E97DE1" w:rsidRPr="00DB7279" w14:paraId="036EAABC" w14:textId="77777777" w:rsidTr="00E97DE1">
        <w:trPr>
          <w:ins w:id="6898" w:author="Опаева Лидия Арашаевна" w:date="2025-10-15T09:31:00Z"/>
        </w:trPr>
        <w:tc>
          <w:tcPr>
            <w:tcW w:w="3387" w:type="dxa"/>
          </w:tcPr>
          <w:p w14:paraId="73659C3E" w14:textId="77777777" w:rsidR="00E97DE1" w:rsidRPr="00DB7279" w:rsidRDefault="00E97DE1" w:rsidP="00E97DE1">
            <w:pPr>
              <w:pStyle w:val="GOSTTablenorm"/>
              <w:rPr>
                <w:ins w:id="6899" w:author="Опаева Лидия Арашаевна" w:date="2025-10-15T09:31:00Z"/>
              </w:rPr>
            </w:pPr>
            <w:ins w:id="6900" w:author="Опаева Лидия Арашаевна" w:date="2025-10-15T09:31:00Z">
              <w:r w:rsidRPr="00DB7279">
                <w:t>ТОФК_КС_Кт</w:t>
              </w:r>
            </w:ins>
          </w:p>
        </w:tc>
        <w:tc>
          <w:tcPr>
            <w:tcW w:w="991" w:type="dxa"/>
          </w:tcPr>
          <w:p w14:paraId="1C27F2E8" w14:textId="77777777" w:rsidR="00E97DE1" w:rsidRPr="00DB7279" w:rsidRDefault="00E97DE1" w:rsidP="00E97DE1">
            <w:pPr>
              <w:pStyle w:val="GOSTTablenorm"/>
              <w:rPr>
                <w:ins w:id="6901" w:author="Опаева Лидия Арашаевна" w:date="2025-10-15T09:31:00Z"/>
              </w:rPr>
            </w:pPr>
            <w:ins w:id="6902" w:author="Опаева Лидия Арашаевна" w:date="2025-10-15T09:31:00Z">
              <w:r w:rsidRPr="00DB7279">
                <w:t>Нет</w:t>
              </w:r>
            </w:ins>
          </w:p>
        </w:tc>
        <w:tc>
          <w:tcPr>
            <w:tcW w:w="3643" w:type="dxa"/>
          </w:tcPr>
          <w:p w14:paraId="439E75D6" w14:textId="77777777" w:rsidR="00E97DE1" w:rsidRPr="00DB7279" w:rsidRDefault="00E97DE1" w:rsidP="00E97DE1">
            <w:pPr>
              <w:pStyle w:val="GOSTTablenorm"/>
              <w:rPr>
                <w:ins w:id="6903" w:author="Опаева Лидия Арашаевна" w:date="2025-10-15T09:31:00Z"/>
              </w:rPr>
            </w:pPr>
            <w:ins w:id="6904" w:author="Опаева Лидия Арашаевна" w:date="2025-10-15T09:31:00Z">
              <w:r w:rsidRPr="00DB7279">
                <w:t xml:space="preserve">ТОФК КС по </w:t>
              </w:r>
              <w:r w:rsidRPr="00DB7279">
                <w:rPr>
                  <w:bCs/>
                </w:rPr>
                <w:t>Кт</w:t>
              </w:r>
            </w:ins>
          </w:p>
        </w:tc>
        <w:tc>
          <w:tcPr>
            <w:tcW w:w="3643" w:type="dxa"/>
          </w:tcPr>
          <w:p w14:paraId="311B7E7E" w14:textId="77777777" w:rsidR="00E97DE1" w:rsidRPr="00DB7279" w:rsidRDefault="00E97DE1" w:rsidP="00E97DE1">
            <w:pPr>
              <w:pStyle w:val="GOSTTablenorm"/>
              <w:rPr>
                <w:ins w:id="6905" w:author="Опаева Лидия Арашаевна" w:date="2025-10-15T09:31:00Z"/>
              </w:rPr>
            </w:pPr>
            <w:ins w:id="6906" w:author="Опаева Лидия Арашаевна" w:date="2025-10-15T09:31:00Z">
              <w:r w:rsidRPr="00DB7279">
                <w:t>T0504833:CT_TOFKKS</w:t>
              </w:r>
            </w:ins>
          </w:p>
        </w:tc>
        <w:tc>
          <w:tcPr>
            <w:tcW w:w="4030" w:type="dxa"/>
          </w:tcPr>
          <w:p w14:paraId="06D062E5" w14:textId="77777777" w:rsidR="00E97DE1" w:rsidRPr="00DB7279" w:rsidRDefault="00E97DE1" w:rsidP="00E97DE1">
            <w:pPr>
              <w:pStyle w:val="GOSTTablenorm"/>
              <w:rPr>
                <w:ins w:id="6907" w:author="Опаева Лидия Арашаевна" w:date="2025-10-15T09:31:00Z"/>
              </w:rPr>
            </w:pPr>
            <w:ins w:id="6908" w:author="Опаева Лидия Арашаевна" w:date="2025-10-15T09:31:00Z">
              <w:r w:rsidRPr="00DB7279">
                <w:t>-</w:t>
              </w:r>
            </w:ins>
          </w:p>
        </w:tc>
      </w:tr>
      <w:tr w:rsidR="00E97DE1" w:rsidRPr="00DB7279" w14:paraId="7D6F4FCF" w14:textId="77777777" w:rsidTr="00E97DE1">
        <w:trPr>
          <w:ins w:id="6909" w:author="Опаева Лидия Арашаевна" w:date="2025-10-15T09:31:00Z"/>
        </w:trPr>
        <w:tc>
          <w:tcPr>
            <w:tcW w:w="3387" w:type="dxa"/>
          </w:tcPr>
          <w:p w14:paraId="4798A2F9" w14:textId="77777777" w:rsidR="00E97DE1" w:rsidRPr="00DB7279" w:rsidRDefault="00E97DE1" w:rsidP="00E97DE1">
            <w:pPr>
              <w:pStyle w:val="GOSTTablenorm"/>
              <w:rPr>
                <w:ins w:id="6910" w:author="Опаева Лидия Арашаевна" w:date="2025-10-15T09:31:00Z"/>
              </w:rPr>
            </w:pPr>
            <w:ins w:id="6911" w:author="Опаева Лидия Арашаевна" w:date="2025-10-15T09:31:00Z">
              <w:r w:rsidRPr="00DB7279">
                <w:t>Порядк_номер_КС_Кт</w:t>
              </w:r>
            </w:ins>
          </w:p>
        </w:tc>
        <w:tc>
          <w:tcPr>
            <w:tcW w:w="991" w:type="dxa"/>
          </w:tcPr>
          <w:p w14:paraId="45B0F888" w14:textId="77777777" w:rsidR="00E97DE1" w:rsidRPr="00DB7279" w:rsidRDefault="00E97DE1" w:rsidP="00E97DE1">
            <w:pPr>
              <w:pStyle w:val="GOSTTablenorm"/>
              <w:rPr>
                <w:ins w:id="6912" w:author="Опаева Лидия Арашаевна" w:date="2025-10-15T09:31:00Z"/>
              </w:rPr>
            </w:pPr>
            <w:ins w:id="6913" w:author="Опаева Лидия Арашаевна" w:date="2025-10-15T09:31:00Z">
              <w:r w:rsidRPr="00DB7279">
                <w:t>Нет</w:t>
              </w:r>
            </w:ins>
          </w:p>
        </w:tc>
        <w:tc>
          <w:tcPr>
            <w:tcW w:w="3643" w:type="dxa"/>
          </w:tcPr>
          <w:p w14:paraId="313B5D96" w14:textId="77777777" w:rsidR="00E97DE1" w:rsidRPr="00DB7279" w:rsidRDefault="00E97DE1" w:rsidP="00E97DE1">
            <w:pPr>
              <w:pStyle w:val="GOSTTablenorm"/>
              <w:rPr>
                <w:ins w:id="6914" w:author="Опаева Лидия Арашаевна" w:date="2025-10-15T09:31:00Z"/>
              </w:rPr>
            </w:pPr>
            <w:ins w:id="6915" w:author="Опаева Лидия Арашаевна" w:date="2025-10-15T09:31:00Z">
              <w:r w:rsidRPr="00DB7279">
                <w:t xml:space="preserve">Порядковый номер КС по </w:t>
              </w:r>
              <w:r w:rsidRPr="00DB7279">
                <w:rPr>
                  <w:bCs/>
                </w:rPr>
                <w:t>Кт</w:t>
              </w:r>
            </w:ins>
          </w:p>
        </w:tc>
        <w:tc>
          <w:tcPr>
            <w:tcW w:w="3643" w:type="dxa"/>
          </w:tcPr>
          <w:p w14:paraId="4D8217B6" w14:textId="77777777" w:rsidR="00E97DE1" w:rsidRPr="00DB7279" w:rsidRDefault="00E97DE1" w:rsidP="00E97DE1">
            <w:pPr>
              <w:pStyle w:val="GOSTTablenorm"/>
              <w:rPr>
                <w:ins w:id="6916" w:author="Опаева Лидия Арашаевна" w:date="2025-10-15T09:31:00Z"/>
              </w:rPr>
            </w:pPr>
            <w:ins w:id="6917" w:author="Опаева Лидия Арашаевна" w:date="2025-10-15T09:31:00Z">
              <w:r w:rsidRPr="00DB7279">
                <w:t>T0504833:CT_PNKS</w:t>
              </w:r>
            </w:ins>
          </w:p>
        </w:tc>
        <w:tc>
          <w:tcPr>
            <w:tcW w:w="4030" w:type="dxa"/>
          </w:tcPr>
          <w:p w14:paraId="12D48141" w14:textId="77777777" w:rsidR="00E97DE1" w:rsidRPr="00DB7279" w:rsidRDefault="00E97DE1" w:rsidP="00E97DE1">
            <w:pPr>
              <w:pStyle w:val="GOSTTablenorm"/>
              <w:rPr>
                <w:ins w:id="6918" w:author="Опаева Лидия Арашаевна" w:date="2025-10-15T09:31:00Z"/>
              </w:rPr>
            </w:pPr>
            <w:ins w:id="6919" w:author="Опаева Лидия Арашаевна" w:date="2025-10-15T09:31:00Z">
              <w:r w:rsidRPr="00DB7279">
                <w:t>-</w:t>
              </w:r>
            </w:ins>
          </w:p>
        </w:tc>
      </w:tr>
      <w:tr w:rsidR="00E97DE1" w:rsidRPr="00DB7279" w14:paraId="56985348" w14:textId="77777777" w:rsidTr="00E97DE1">
        <w:trPr>
          <w:ins w:id="6920" w:author="Опаева Лидия Арашаевна" w:date="2025-10-15T09:31:00Z"/>
        </w:trPr>
        <w:tc>
          <w:tcPr>
            <w:tcW w:w="3387" w:type="dxa"/>
          </w:tcPr>
          <w:p w14:paraId="3255B70E" w14:textId="77777777" w:rsidR="00E97DE1" w:rsidRPr="00DB7279" w:rsidRDefault="00E97DE1" w:rsidP="00E97DE1">
            <w:pPr>
              <w:pStyle w:val="GOSTTablenorm"/>
              <w:rPr>
                <w:ins w:id="6921" w:author="Опаева Лидия Арашаевна" w:date="2025-10-15T09:31:00Z"/>
              </w:rPr>
            </w:pPr>
            <w:ins w:id="6922" w:author="Опаева Лидия Арашаевна" w:date="2025-10-15T09:31:00Z">
              <w:r w:rsidRPr="00DB7279">
                <w:t>АКР_ЛС_Кт</w:t>
              </w:r>
            </w:ins>
          </w:p>
        </w:tc>
        <w:tc>
          <w:tcPr>
            <w:tcW w:w="991" w:type="dxa"/>
          </w:tcPr>
          <w:p w14:paraId="1D5C5B7F" w14:textId="77777777" w:rsidR="00E97DE1" w:rsidRPr="00DB7279" w:rsidRDefault="00E97DE1" w:rsidP="00E97DE1">
            <w:pPr>
              <w:pStyle w:val="GOSTTablenorm"/>
              <w:rPr>
                <w:ins w:id="6923" w:author="Опаева Лидия Арашаевна" w:date="2025-10-15T09:31:00Z"/>
              </w:rPr>
            </w:pPr>
            <w:ins w:id="6924" w:author="Опаева Лидия Арашаевна" w:date="2025-10-15T09:31:00Z">
              <w:r w:rsidRPr="00DB7279">
                <w:t>Нет</w:t>
              </w:r>
            </w:ins>
          </w:p>
        </w:tc>
        <w:tc>
          <w:tcPr>
            <w:tcW w:w="3643" w:type="dxa"/>
          </w:tcPr>
          <w:p w14:paraId="7B2ECE95" w14:textId="77777777" w:rsidR="00E97DE1" w:rsidRPr="00DB7279" w:rsidRDefault="00E97DE1" w:rsidP="00E97DE1">
            <w:pPr>
              <w:pStyle w:val="GOSTTablenorm"/>
              <w:rPr>
                <w:ins w:id="6925" w:author="Опаева Лидия Арашаевна" w:date="2025-10-15T09:31:00Z"/>
              </w:rPr>
            </w:pPr>
            <w:ins w:id="6926" w:author="Опаева Лидия Арашаевна" w:date="2025-10-15T09:31:00Z">
              <w:r w:rsidRPr="00DB7279">
                <w:t>Аналитический код раздела ЛС 71 по Кт</w:t>
              </w:r>
            </w:ins>
          </w:p>
        </w:tc>
        <w:tc>
          <w:tcPr>
            <w:tcW w:w="3643" w:type="dxa"/>
          </w:tcPr>
          <w:p w14:paraId="4DB813DA" w14:textId="77777777" w:rsidR="00E97DE1" w:rsidRPr="00DB7279" w:rsidRDefault="00E97DE1" w:rsidP="00E97DE1">
            <w:pPr>
              <w:pStyle w:val="GOSTTablenorm"/>
              <w:rPr>
                <w:ins w:id="6927" w:author="Опаева Лидия Арашаевна" w:date="2025-10-15T09:31:00Z"/>
              </w:rPr>
            </w:pPr>
            <w:ins w:id="6928" w:author="Опаева Лидия Арашаевна" w:date="2025-10-15T09:31:00Z">
              <w:r w:rsidRPr="00DB7279">
                <w:t>T0504833:CT_AKR</w:t>
              </w:r>
            </w:ins>
          </w:p>
        </w:tc>
        <w:tc>
          <w:tcPr>
            <w:tcW w:w="4030" w:type="dxa"/>
          </w:tcPr>
          <w:p w14:paraId="29DE776D" w14:textId="77777777" w:rsidR="00E97DE1" w:rsidRPr="00DB7279" w:rsidRDefault="00E97DE1" w:rsidP="00E97DE1">
            <w:pPr>
              <w:pStyle w:val="GOSTTablenorm"/>
              <w:rPr>
                <w:ins w:id="6929" w:author="Опаева Лидия Арашаевна" w:date="2025-10-15T09:31:00Z"/>
              </w:rPr>
            </w:pPr>
            <w:ins w:id="6930" w:author="Опаева Лидия Арашаевна" w:date="2025-10-15T09:31:00Z">
              <w:r w:rsidRPr="00DB7279">
                <w:t>-</w:t>
              </w:r>
            </w:ins>
          </w:p>
        </w:tc>
      </w:tr>
      <w:tr w:rsidR="00E97DE1" w:rsidRPr="00DB7279" w14:paraId="73547D74" w14:textId="77777777" w:rsidTr="00E97DE1">
        <w:trPr>
          <w:ins w:id="6931" w:author="Опаева Лидия Арашаевна" w:date="2025-10-15T09:31:00Z"/>
        </w:trPr>
        <w:tc>
          <w:tcPr>
            <w:tcW w:w="3387" w:type="dxa"/>
          </w:tcPr>
          <w:p w14:paraId="2CBFE453" w14:textId="77777777" w:rsidR="00E97DE1" w:rsidRPr="00DB7279" w:rsidRDefault="00E97DE1" w:rsidP="00E97DE1">
            <w:pPr>
              <w:pStyle w:val="GOSTTablenorm"/>
              <w:rPr>
                <w:ins w:id="6932" w:author="Опаева Лидия Арашаевна" w:date="2025-10-15T09:31:00Z"/>
              </w:rPr>
            </w:pPr>
            <w:ins w:id="6933" w:author="Опаева Лидия Арашаевна" w:date="2025-10-15T09:31:00Z">
              <w:r w:rsidRPr="00DB7279">
                <w:t>КЦ_Кт</w:t>
              </w:r>
            </w:ins>
          </w:p>
        </w:tc>
        <w:tc>
          <w:tcPr>
            <w:tcW w:w="991" w:type="dxa"/>
          </w:tcPr>
          <w:p w14:paraId="58A6FE98" w14:textId="77777777" w:rsidR="00E97DE1" w:rsidRPr="00DB7279" w:rsidRDefault="00E97DE1" w:rsidP="00E97DE1">
            <w:pPr>
              <w:pStyle w:val="GOSTTablenorm"/>
              <w:rPr>
                <w:ins w:id="6934" w:author="Опаева Лидия Арашаевна" w:date="2025-10-15T09:31:00Z"/>
              </w:rPr>
            </w:pPr>
            <w:ins w:id="6935" w:author="Опаева Лидия Арашаевна" w:date="2025-10-15T09:31:00Z">
              <w:r w:rsidRPr="00DB7279">
                <w:t>Нет</w:t>
              </w:r>
            </w:ins>
          </w:p>
        </w:tc>
        <w:tc>
          <w:tcPr>
            <w:tcW w:w="3643" w:type="dxa"/>
          </w:tcPr>
          <w:p w14:paraId="19820123" w14:textId="77777777" w:rsidR="00E97DE1" w:rsidRPr="00DB7279" w:rsidRDefault="00E97DE1" w:rsidP="00E97DE1">
            <w:pPr>
              <w:pStyle w:val="GOSTTablenorm"/>
              <w:rPr>
                <w:ins w:id="6936" w:author="Опаева Лидия Арашаевна" w:date="2025-10-15T09:31:00Z"/>
              </w:rPr>
            </w:pPr>
            <w:ins w:id="6937" w:author="Опаева Лидия Арашаевна" w:date="2025-10-15T09:31:00Z">
              <w:r w:rsidRPr="00DB7279">
                <w:t xml:space="preserve">Код цели по </w:t>
              </w:r>
              <w:r w:rsidRPr="00DB7279">
                <w:rPr>
                  <w:bCs/>
                </w:rPr>
                <w:t>Кт</w:t>
              </w:r>
            </w:ins>
          </w:p>
        </w:tc>
        <w:tc>
          <w:tcPr>
            <w:tcW w:w="3643" w:type="dxa"/>
          </w:tcPr>
          <w:p w14:paraId="2B724F1E" w14:textId="77777777" w:rsidR="00E97DE1" w:rsidRPr="00DB7279" w:rsidRDefault="00E97DE1" w:rsidP="00E97DE1">
            <w:pPr>
              <w:pStyle w:val="GOSTTablenorm"/>
              <w:rPr>
                <w:ins w:id="6938" w:author="Опаева Лидия Арашаевна" w:date="2025-10-15T09:31:00Z"/>
              </w:rPr>
            </w:pPr>
            <w:ins w:id="6939" w:author="Опаева Лидия Арашаевна" w:date="2025-10-15T09:31:00Z">
              <w:r w:rsidRPr="00DB7279">
                <w:t>T0504833:CT_TARGETCODE</w:t>
              </w:r>
            </w:ins>
          </w:p>
        </w:tc>
        <w:tc>
          <w:tcPr>
            <w:tcW w:w="4030" w:type="dxa"/>
          </w:tcPr>
          <w:p w14:paraId="5B51FC9A" w14:textId="77777777" w:rsidR="00E97DE1" w:rsidRPr="00DB7279" w:rsidRDefault="00E97DE1" w:rsidP="00E97DE1">
            <w:pPr>
              <w:pStyle w:val="GOSTTablenorm"/>
              <w:rPr>
                <w:ins w:id="6940" w:author="Опаева Лидия Арашаевна" w:date="2025-10-15T09:31:00Z"/>
              </w:rPr>
            </w:pPr>
            <w:ins w:id="6941" w:author="Опаева Лидия Арашаевна" w:date="2025-10-15T09:31:00Z">
              <w:r w:rsidRPr="00DB7279">
                <w:t>-</w:t>
              </w:r>
            </w:ins>
          </w:p>
        </w:tc>
      </w:tr>
      <w:tr w:rsidR="00E97DE1" w:rsidRPr="00DB7279" w14:paraId="190CDBD1" w14:textId="77777777" w:rsidTr="00E97DE1">
        <w:trPr>
          <w:ins w:id="6942" w:author="Опаева Лидия Арашаевна" w:date="2025-10-15T09:31:00Z"/>
        </w:trPr>
        <w:tc>
          <w:tcPr>
            <w:tcW w:w="3387" w:type="dxa"/>
          </w:tcPr>
          <w:p w14:paraId="0B5DBF5C" w14:textId="77777777" w:rsidR="00E97DE1" w:rsidRPr="00DB7279" w:rsidRDefault="00E97DE1" w:rsidP="00E97DE1">
            <w:pPr>
              <w:pStyle w:val="GOSTTablenorm"/>
              <w:rPr>
                <w:ins w:id="6943" w:author="Опаева Лидия Арашаевна" w:date="2025-10-15T09:31:00Z"/>
              </w:rPr>
            </w:pPr>
            <w:ins w:id="6944" w:author="Опаева Лидия Арашаевна" w:date="2025-10-15T09:31:00Z">
              <w:r w:rsidRPr="00DB7279">
                <w:t>Аналит_код_Кт</w:t>
              </w:r>
            </w:ins>
          </w:p>
        </w:tc>
        <w:tc>
          <w:tcPr>
            <w:tcW w:w="991" w:type="dxa"/>
          </w:tcPr>
          <w:p w14:paraId="2682D569" w14:textId="77777777" w:rsidR="00E97DE1" w:rsidRPr="00DB7279" w:rsidRDefault="00E97DE1" w:rsidP="00E97DE1">
            <w:pPr>
              <w:pStyle w:val="GOSTTablenorm"/>
              <w:rPr>
                <w:ins w:id="6945" w:author="Опаева Лидия Арашаевна" w:date="2025-10-15T09:31:00Z"/>
              </w:rPr>
            </w:pPr>
            <w:ins w:id="6946" w:author="Опаева Лидия Арашаевна" w:date="2025-10-15T09:31:00Z">
              <w:r w:rsidRPr="00DB7279">
                <w:t>Нет</w:t>
              </w:r>
            </w:ins>
          </w:p>
        </w:tc>
        <w:tc>
          <w:tcPr>
            <w:tcW w:w="3643" w:type="dxa"/>
          </w:tcPr>
          <w:p w14:paraId="0441DE56" w14:textId="77777777" w:rsidR="00E97DE1" w:rsidRPr="00DB7279" w:rsidRDefault="00E97DE1" w:rsidP="00E97DE1">
            <w:pPr>
              <w:pStyle w:val="GOSTTablenorm"/>
              <w:rPr>
                <w:ins w:id="6947" w:author="Опаева Лидия Арашаевна" w:date="2025-10-15T09:31:00Z"/>
              </w:rPr>
            </w:pPr>
            <w:ins w:id="6948" w:author="Опаева Лидия Арашаевна" w:date="2025-10-15T09:31:00Z">
              <w:r w:rsidRPr="00DB7279">
                <w:t>Аналитический код целевых расходов (код прослеживаемости) по Кт</w:t>
              </w:r>
            </w:ins>
          </w:p>
        </w:tc>
        <w:tc>
          <w:tcPr>
            <w:tcW w:w="3643" w:type="dxa"/>
          </w:tcPr>
          <w:p w14:paraId="6DFB3DC4" w14:textId="77777777" w:rsidR="00E97DE1" w:rsidRPr="00DB7279" w:rsidRDefault="00E97DE1" w:rsidP="00E97DE1">
            <w:pPr>
              <w:pStyle w:val="GOSTTablenorm"/>
              <w:rPr>
                <w:ins w:id="6949" w:author="Опаева Лидия Арашаевна" w:date="2025-10-15T09:31:00Z"/>
              </w:rPr>
            </w:pPr>
            <w:ins w:id="6950" w:author="Опаева Лидия Арашаевна" w:date="2025-10-15T09:31:00Z">
              <w:r w:rsidRPr="00DB7279">
                <w:t>T0504833:CT_ANALITCODE</w:t>
              </w:r>
            </w:ins>
          </w:p>
        </w:tc>
        <w:tc>
          <w:tcPr>
            <w:tcW w:w="4030" w:type="dxa"/>
          </w:tcPr>
          <w:p w14:paraId="5A7D6EB4" w14:textId="77777777" w:rsidR="00E97DE1" w:rsidRPr="00DB7279" w:rsidRDefault="00E97DE1" w:rsidP="00E97DE1">
            <w:pPr>
              <w:pStyle w:val="GOSTTablenorm"/>
              <w:rPr>
                <w:ins w:id="6951" w:author="Опаева Лидия Арашаевна" w:date="2025-10-15T09:31:00Z"/>
              </w:rPr>
            </w:pPr>
            <w:ins w:id="6952" w:author="Опаева Лидия Арашаевна" w:date="2025-10-15T09:31:00Z">
              <w:r w:rsidRPr="00DB7279">
                <w:t>-</w:t>
              </w:r>
            </w:ins>
          </w:p>
        </w:tc>
      </w:tr>
      <w:tr w:rsidR="00E97DE1" w:rsidRPr="00DB7279" w14:paraId="4D53C576" w14:textId="77777777" w:rsidTr="00E97DE1">
        <w:trPr>
          <w:ins w:id="6953" w:author="Опаева Лидия Арашаевна" w:date="2025-10-15T09:31:00Z"/>
        </w:trPr>
        <w:tc>
          <w:tcPr>
            <w:tcW w:w="3387" w:type="dxa"/>
          </w:tcPr>
          <w:p w14:paraId="1D598E09" w14:textId="77777777" w:rsidR="00E97DE1" w:rsidRPr="00DB7279" w:rsidRDefault="00E97DE1" w:rsidP="00E97DE1">
            <w:pPr>
              <w:pStyle w:val="GOSTTablenorm"/>
              <w:rPr>
                <w:ins w:id="6954" w:author="Опаева Лидия Арашаевна" w:date="2025-10-15T09:31:00Z"/>
              </w:rPr>
            </w:pPr>
            <w:ins w:id="6955" w:author="Опаева Лидия Арашаевна" w:date="2025-10-15T09:31:00Z">
              <w:r w:rsidRPr="00DB7279">
                <w:t>ОКС_КМИ_Кт</w:t>
              </w:r>
            </w:ins>
          </w:p>
        </w:tc>
        <w:tc>
          <w:tcPr>
            <w:tcW w:w="991" w:type="dxa"/>
          </w:tcPr>
          <w:p w14:paraId="0FAAB016" w14:textId="77777777" w:rsidR="00E97DE1" w:rsidRPr="00DB7279" w:rsidRDefault="00E97DE1" w:rsidP="00E97DE1">
            <w:pPr>
              <w:pStyle w:val="GOSTTablenorm"/>
              <w:rPr>
                <w:ins w:id="6956" w:author="Опаева Лидия Арашаевна" w:date="2025-10-15T09:31:00Z"/>
              </w:rPr>
            </w:pPr>
            <w:ins w:id="6957" w:author="Опаева Лидия Арашаевна" w:date="2025-10-15T09:31:00Z">
              <w:r w:rsidRPr="00DB7279">
                <w:t>Нет</w:t>
              </w:r>
            </w:ins>
          </w:p>
        </w:tc>
        <w:tc>
          <w:tcPr>
            <w:tcW w:w="3643" w:type="dxa"/>
          </w:tcPr>
          <w:p w14:paraId="2231F40A" w14:textId="77777777" w:rsidR="00E97DE1" w:rsidRPr="00DB7279" w:rsidRDefault="00E97DE1" w:rsidP="00E97DE1">
            <w:pPr>
              <w:pStyle w:val="GOSTTablenorm"/>
              <w:rPr>
                <w:ins w:id="6958" w:author="Опаева Лидия Арашаевна" w:date="2025-10-15T09:31:00Z"/>
              </w:rPr>
            </w:pPr>
            <w:ins w:id="6959" w:author="Опаева Лидия Арашаевна" w:date="2025-10-15T09:31:00Z">
              <w:r w:rsidRPr="00DB7279">
                <w:t>Код ОКС Кт</w:t>
              </w:r>
            </w:ins>
          </w:p>
        </w:tc>
        <w:tc>
          <w:tcPr>
            <w:tcW w:w="3643" w:type="dxa"/>
          </w:tcPr>
          <w:p w14:paraId="716BF860" w14:textId="77777777" w:rsidR="00E97DE1" w:rsidRPr="00DB7279" w:rsidRDefault="00E97DE1" w:rsidP="00E97DE1">
            <w:pPr>
              <w:pStyle w:val="GOSTTablenorm"/>
              <w:rPr>
                <w:ins w:id="6960" w:author="Опаева Лидия Арашаевна" w:date="2025-10-15T09:31:00Z"/>
              </w:rPr>
            </w:pPr>
            <w:ins w:id="6961" w:author="Опаева Лидия Арашаевна" w:date="2025-10-15T09:31:00Z">
              <w:r w:rsidRPr="00DB7279">
                <w:t>T0504833:CT_OKS</w:t>
              </w:r>
            </w:ins>
          </w:p>
        </w:tc>
        <w:tc>
          <w:tcPr>
            <w:tcW w:w="4030" w:type="dxa"/>
          </w:tcPr>
          <w:p w14:paraId="5624656C" w14:textId="77777777" w:rsidR="00E97DE1" w:rsidRPr="00DB7279" w:rsidRDefault="00E97DE1" w:rsidP="00E97DE1">
            <w:pPr>
              <w:pStyle w:val="GOSTTablenorm"/>
              <w:rPr>
                <w:ins w:id="6962" w:author="Опаева Лидия Арашаевна" w:date="2025-10-15T09:31:00Z"/>
              </w:rPr>
            </w:pPr>
            <w:ins w:id="6963" w:author="Опаева Лидия Арашаевна" w:date="2025-10-15T09:31:00Z">
              <w:r w:rsidRPr="00DB7279">
                <w:t>-</w:t>
              </w:r>
            </w:ins>
          </w:p>
        </w:tc>
      </w:tr>
      <w:tr w:rsidR="00E97DE1" w:rsidRPr="00DB7279" w14:paraId="24639B87" w14:textId="77777777" w:rsidTr="00E97DE1">
        <w:trPr>
          <w:ins w:id="6964" w:author="Опаева Лидия Арашаевна" w:date="2025-10-15T09:31:00Z"/>
        </w:trPr>
        <w:tc>
          <w:tcPr>
            <w:tcW w:w="3387" w:type="dxa"/>
          </w:tcPr>
          <w:p w14:paraId="21CB28EB" w14:textId="77777777" w:rsidR="00E97DE1" w:rsidRPr="00DB7279" w:rsidRDefault="00E97DE1" w:rsidP="00E97DE1">
            <w:pPr>
              <w:pStyle w:val="GOSTTablenorm"/>
              <w:rPr>
                <w:ins w:id="6965" w:author="Опаева Лидия Арашаевна" w:date="2025-10-15T09:31:00Z"/>
              </w:rPr>
            </w:pPr>
            <w:ins w:id="6966" w:author="Опаева Лидия Арашаевна" w:date="2025-10-15T09:31:00Z">
              <w:r w:rsidRPr="00DB7279">
                <w:t>ИГК_Кт</w:t>
              </w:r>
            </w:ins>
          </w:p>
        </w:tc>
        <w:tc>
          <w:tcPr>
            <w:tcW w:w="991" w:type="dxa"/>
          </w:tcPr>
          <w:p w14:paraId="09ED8C2D" w14:textId="77777777" w:rsidR="00E97DE1" w:rsidRPr="00DB7279" w:rsidRDefault="00E97DE1" w:rsidP="00E97DE1">
            <w:pPr>
              <w:pStyle w:val="GOSTTablenorm"/>
              <w:rPr>
                <w:ins w:id="6967" w:author="Опаева Лидия Арашаевна" w:date="2025-10-15T09:31:00Z"/>
              </w:rPr>
            </w:pPr>
            <w:ins w:id="6968" w:author="Опаева Лидия Арашаевна" w:date="2025-10-15T09:31:00Z">
              <w:r w:rsidRPr="00DB7279">
                <w:t>Нет</w:t>
              </w:r>
            </w:ins>
          </w:p>
        </w:tc>
        <w:tc>
          <w:tcPr>
            <w:tcW w:w="3643" w:type="dxa"/>
          </w:tcPr>
          <w:p w14:paraId="792754CA" w14:textId="77777777" w:rsidR="00E97DE1" w:rsidRPr="00DB7279" w:rsidRDefault="00E97DE1" w:rsidP="00E97DE1">
            <w:pPr>
              <w:pStyle w:val="GOSTTablenorm"/>
              <w:rPr>
                <w:ins w:id="6969" w:author="Опаева Лидия Арашаевна" w:date="2025-10-15T09:31:00Z"/>
              </w:rPr>
            </w:pPr>
            <w:ins w:id="6970" w:author="Опаева Лидия Арашаевна" w:date="2025-10-15T09:31:00Z">
              <w:r w:rsidRPr="00DB7279">
                <w:t>ИГК Кт</w:t>
              </w:r>
            </w:ins>
          </w:p>
        </w:tc>
        <w:tc>
          <w:tcPr>
            <w:tcW w:w="3643" w:type="dxa"/>
          </w:tcPr>
          <w:p w14:paraId="74ECBD4B" w14:textId="77777777" w:rsidR="00E97DE1" w:rsidRPr="00DB7279" w:rsidRDefault="00E97DE1" w:rsidP="00E97DE1">
            <w:pPr>
              <w:pStyle w:val="GOSTTablenorm"/>
              <w:rPr>
                <w:ins w:id="6971" w:author="Опаева Лидия Арашаевна" w:date="2025-10-15T09:31:00Z"/>
              </w:rPr>
            </w:pPr>
            <w:ins w:id="6972" w:author="Опаева Лидия Арашаевна" w:date="2025-10-15T09:31:00Z">
              <w:r w:rsidRPr="00DB7279">
                <w:t>T0504833:CT_IGK</w:t>
              </w:r>
            </w:ins>
          </w:p>
        </w:tc>
        <w:tc>
          <w:tcPr>
            <w:tcW w:w="4030" w:type="dxa"/>
          </w:tcPr>
          <w:p w14:paraId="3926E673" w14:textId="77777777" w:rsidR="00E97DE1" w:rsidRPr="00DB7279" w:rsidRDefault="00E97DE1" w:rsidP="00E97DE1">
            <w:pPr>
              <w:pStyle w:val="GOSTTablenorm"/>
              <w:rPr>
                <w:ins w:id="6973" w:author="Опаева Лидия Арашаевна" w:date="2025-10-15T09:31:00Z"/>
              </w:rPr>
            </w:pPr>
            <w:ins w:id="6974" w:author="Опаева Лидия Арашаевна" w:date="2025-10-15T09:31:00Z">
              <w:r w:rsidRPr="00DB7279">
                <w:t>-</w:t>
              </w:r>
            </w:ins>
          </w:p>
        </w:tc>
      </w:tr>
      <w:tr w:rsidR="00E97DE1" w:rsidRPr="00DB7279" w14:paraId="2AD351FF" w14:textId="77777777" w:rsidTr="00E97DE1">
        <w:trPr>
          <w:ins w:id="6975" w:author="Опаева Лидия Арашаевна" w:date="2025-10-15T09:31:00Z"/>
        </w:trPr>
        <w:tc>
          <w:tcPr>
            <w:tcW w:w="3387" w:type="dxa"/>
          </w:tcPr>
          <w:p w14:paraId="1C52440A" w14:textId="77777777" w:rsidR="00E97DE1" w:rsidRPr="00DB7279" w:rsidRDefault="00E97DE1" w:rsidP="00E97DE1">
            <w:pPr>
              <w:pStyle w:val="GOSTTablenorm"/>
              <w:rPr>
                <w:ins w:id="6976" w:author="Опаева Лидия Арашаевна" w:date="2025-10-15T09:31:00Z"/>
              </w:rPr>
            </w:pPr>
            <w:ins w:id="6977" w:author="Опаева Лидия Арашаевна" w:date="2025-10-15T09:31:00Z">
              <w:r w:rsidRPr="00DB7279">
                <w:t>Номер_КОО_Кт</w:t>
              </w:r>
            </w:ins>
          </w:p>
        </w:tc>
        <w:tc>
          <w:tcPr>
            <w:tcW w:w="991" w:type="dxa"/>
          </w:tcPr>
          <w:p w14:paraId="1B08FDBD" w14:textId="77777777" w:rsidR="00E97DE1" w:rsidRPr="00DB7279" w:rsidRDefault="00E97DE1" w:rsidP="00E97DE1">
            <w:pPr>
              <w:pStyle w:val="GOSTTablenorm"/>
              <w:rPr>
                <w:ins w:id="6978" w:author="Опаева Лидия Арашаевна" w:date="2025-10-15T09:31:00Z"/>
              </w:rPr>
            </w:pPr>
            <w:ins w:id="6979" w:author="Опаева Лидия Арашаевна" w:date="2025-10-15T09:31:00Z">
              <w:r w:rsidRPr="00DB7279">
                <w:t>Нет</w:t>
              </w:r>
            </w:ins>
          </w:p>
        </w:tc>
        <w:tc>
          <w:tcPr>
            <w:tcW w:w="3643" w:type="dxa"/>
          </w:tcPr>
          <w:p w14:paraId="42FB07CA" w14:textId="77777777" w:rsidR="00E97DE1" w:rsidRPr="00DB7279" w:rsidRDefault="00E97DE1" w:rsidP="00E97DE1">
            <w:pPr>
              <w:pStyle w:val="GOSTTablenorm"/>
              <w:rPr>
                <w:ins w:id="6980" w:author="Опаева Лидия Арашаевна" w:date="2025-10-15T09:31:00Z"/>
              </w:rPr>
            </w:pPr>
            <w:ins w:id="6981" w:author="Опаева Лидия Арашаевна" w:date="2025-10-15T09:31:00Z">
              <w:r w:rsidRPr="00DB7279">
                <w:t>Номер КОО по Кт</w:t>
              </w:r>
            </w:ins>
          </w:p>
        </w:tc>
        <w:tc>
          <w:tcPr>
            <w:tcW w:w="3643" w:type="dxa"/>
          </w:tcPr>
          <w:p w14:paraId="336698D7" w14:textId="77777777" w:rsidR="00E97DE1" w:rsidRPr="00DB7279" w:rsidRDefault="00E97DE1" w:rsidP="00E97DE1">
            <w:pPr>
              <w:pStyle w:val="GOSTTablenorm"/>
              <w:rPr>
                <w:ins w:id="6982" w:author="Опаева Лидия Арашаевна" w:date="2025-10-15T09:31:00Z"/>
              </w:rPr>
            </w:pPr>
            <w:ins w:id="6983" w:author="Опаева Лидия Арашаевна" w:date="2025-10-15T09:31:00Z">
              <w:r w:rsidRPr="00DB7279">
                <w:t>T0504833:CT_KOO</w:t>
              </w:r>
            </w:ins>
          </w:p>
        </w:tc>
        <w:tc>
          <w:tcPr>
            <w:tcW w:w="4030" w:type="dxa"/>
          </w:tcPr>
          <w:p w14:paraId="02023C63" w14:textId="77777777" w:rsidR="00E97DE1" w:rsidRPr="00DB7279" w:rsidRDefault="00E97DE1" w:rsidP="00E97DE1">
            <w:pPr>
              <w:pStyle w:val="GOSTTablenorm"/>
              <w:rPr>
                <w:ins w:id="6984" w:author="Опаева Лидия Арашаевна" w:date="2025-10-15T09:31:00Z"/>
              </w:rPr>
            </w:pPr>
            <w:ins w:id="6985" w:author="Опаева Лидия Арашаевна" w:date="2025-10-15T09:31:00Z">
              <w:r w:rsidRPr="00DB7279">
                <w:t>-</w:t>
              </w:r>
            </w:ins>
          </w:p>
        </w:tc>
      </w:tr>
      <w:tr w:rsidR="00E97DE1" w:rsidRPr="00DB7279" w14:paraId="54BEEF75" w14:textId="77777777" w:rsidTr="00E97DE1">
        <w:trPr>
          <w:ins w:id="6986" w:author="Опаева Лидия Арашаевна" w:date="2025-10-15T09:31:00Z"/>
        </w:trPr>
        <w:tc>
          <w:tcPr>
            <w:tcW w:w="3387" w:type="dxa"/>
          </w:tcPr>
          <w:p w14:paraId="07FD67AD" w14:textId="77777777" w:rsidR="00E97DE1" w:rsidRPr="00DB7279" w:rsidRDefault="00E97DE1" w:rsidP="00E97DE1">
            <w:pPr>
              <w:pStyle w:val="GOSTTablenorm"/>
              <w:rPr>
                <w:ins w:id="6987" w:author="Опаева Лидия Арашаевна" w:date="2025-10-15T09:31:00Z"/>
              </w:rPr>
            </w:pPr>
            <w:ins w:id="6988" w:author="Опаева Лидия Арашаевна" w:date="2025-10-15T09:31:00Z">
              <w:r w:rsidRPr="00DB7279">
                <w:t>Код_поступления_выплаты_Кт</w:t>
              </w:r>
            </w:ins>
          </w:p>
        </w:tc>
        <w:tc>
          <w:tcPr>
            <w:tcW w:w="991" w:type="dxa"/>
          </w:tcPr>
          <w:p w14:paraId="1F7F1FA2" w14:textId="77777777" w:rsidR="00E97DE1" w:rsidRPr="00DB7279" w:rsidRDefault="00E97DE1" w:rsidP="00E97DE1">
            <w:pPr>
              <w:pStyle w:val="GOSTTablenorm"/>
              <w:rPr>
                <w:ins w:id="6989" w:author="Опаева Лидия Арашаевна" w:date="2025-10-15T09:31:00Z"/>
              </w:rPr>
            </w:pPr>
            <w:ins w:id="6990" w:author="Опаева Лидия Арашаевна" w:date="2025-10-15T09:31:00Z">
              <w:r w:rsidRPr="00DB7279">
                <w:t>Нет</w:t>
              </w:r>
            </w:ins>
          </w:p>
        </w:tc>
        <w:tc>
          <w:tcPr>
            <w:tcW w:w="3643" w:type="dxa"/>
          </w:tcPr>
          <w:p w14:paraId="6AED3DC6" w14:textId="77777777" w:rsidR="00E97DE1" w:rsidRPr="00DB7279" w:rsidRDefault="00E97DE1" w:rsidP="00E97DE1">
            <w:pPr>
              <w:pStyle w:val="GOSTTablenorm"/>
              <w:rPr>
                <w:ins w:id="6991" w:author="Опаева Лидия Арашаевна" w:date="2025-10-15T09:31:00Z"/>
              </w:rPr>
            </w:pPr>
            <w:ins w:id="6992" w:author="Опаева Лидия Арашаевна" w:date="2025-10-15T09:31:00Z">
              <w:r w:rsidRPr="00DB7279">
                <w:t>Код источника поступлений/направления расходования ЦС Кт</w:t>
              </w:r>
            </w:ins>
          </w:p>
        </w:tc>
        <w:tc>
          <w:tcPr>
            <w:tcW w:w="3643" w:type="dxa"/>
          </w:tcPr>
          <w:p w14:paraId="2A67D06A" w14:textId="77777777" w:rsidR="00E97DE1" w:rsidRPr="00DB7279" w:rsidRDefault="00E97DE1" w:rsidP="00E97DE1">
            <w:pPr>
              <w:pStyle w:val="GOSTTablenorm"/>
              <w:rPr>
                <w:ins w:id="6993" w:author="Опаева Лидия Арашаевна" w:date="2025-10-15T09:31:00Z"/>
              </w:rPr>
            </w:pPr>
            <w:ins w:id="6994" w:author="Опаева Лидия Арашаевна" w:date="2025-10-15T09:31:00Z">
              <w:r w:rsidRPr="00DB7279">
                <w:t>T0504833:CT_TARGETFUNDSCODE</w:t>
              </w:r>
            </w:ins>
          </w:p>
        </w:tc>
        <w:tc>
          <w:tcPr>
            <w:tcW w:w="4030" w:type="dxa"/>
          </w:tcPr>
          <w:p w14:paraId="6BB3332B" w14:textId="77777777" w:rsidR="00E97DE1" w:rsidRPr="00DB7279" w:rsidRDefault="00E97DE1" w:rsidP="00E97DE1">
            <w:pPr>
              <w:pStyle w:val="GOSTTablenorm"/>
              <w:rPr>
                <w:ins w:id="6995" w:author="Опаева Лидия Арашаевна" w:date="2025-10-15T09:31:00Z"/>
              </w:rPr>
            </w:pPr>
            <w:ins w:id="6996" w:author="Опаева Лидия Арашаевна" w:date="2025-10-15T09:31:00Z">
              <w:r w:rsidRPr="00DB7279">
                <w:t>-</w:t>
              </w:r>
            </w:ins>
          </w:p>
        </w:tc>
      </w:tr>
      <w:tr w:rsidR="00E97DE1" w:rsidRPr="00DB7279" w14:paraId="7DEE775A" w14:textId="77777777" w:rsidTr="00E97DE1">
        <w:trPr>
          <w:ins w:id="6997" w:author="Опаева Лидия Арашаевна" w:date="2025-10-15T09:31:00Z"/>
        </w:trPr>
        <w:tc>
          <w:tcPr>
            <w:tcW w:w="3387" w:type="dxa"/>
          </w:tcPr>
          <w:p w14:paraId="3BF538A4" w14:textId="77777777" w:rsidR="00E97DE1" w:rsidRPr="00977891" w:rsidRDefault="00E97DE1" w:rsidP="00E97DE1">
            <w:pPr>
              <w:pStyle w:val="GOSTTablenorm"/>
              <w:rPr>
                <w:ins w:id="6998" w:author="Опаева Лидия Арашаевна" w:date="2025-10-15T09:31:00Z"/>
              </w:rPr>
            </w:pPr>
            <w:ins w:id="6999" w:author="Опаева Лидия Арашаевна" w:date="2025-10-15T09:31:00Z">
              <w:r w:rsidRPr="00977891">
                <w:t>Тип_кода_операции_КС_Кт</w:t>
              </w:r>
            </w:ins>
          </w:p>
        </w:tc>
        <w:tc>
          <w:tcPr>
            <w:tcW w:w="991" w:type="dxa"/>
          </w:tcPr>
          <w:p w14:paraId="498ABCF3" w14:textId="77777777" w:rsidR="00E97DE1" w:rsidRPr="00977891" w:rsidRDefault="00E97DE1" w:rsidP="00E97DE1">
            <w:pPr>
              <w:pStyle w:val="GOSTTablenorm"/>
              <w:rPr>
                <w:ins w:id="7000" w:author="Опаева Лидия Арашаевна" w:date="2025-10-15T09:31:00Z"/>
              </w:rPr>
            </w:pPr>
            <w:ins w:id="7001" w:author="Опаева Лидия Арашаевна" w:date="2025-10-15T09:31:00Z">
              <w:r w:rsidRPr="00977891">
                <w:t>Нет</w:t>
              </w:r>
            </w:ins>
          </w:p>
        </w:tc>
        <w:tc>
          <w:tcPr>
            <w:tcW w:w="3643" w:type="dxa"/>
          </w:tcPr>
          <w:p w14:paraId="6A7F9A28" w14:textId="77777777" w:rsidR="00E97DE1" w:rsidRPr="00977891" w:rsidRDefault="00E97DE1" w:rsidP="00E97DE1">
            <w:pPr>
              <w:pStyle w:val="GOSTTablenorm"/>
              <w:rPr>
                <w:ins w:id="7002" w:author="Опаева Лидия Арашаевна" w:date="2025-10-15T09:31:00Z"/>
              </w:rPr>
            </w:pPr>
            <w:ins w:id="7003" w:author="Опаева Лидия Арашаевна" w:date="2025-10-15T09:31:00Z">
              <w:r w:rsidRPr="00977891">
                <w:rPr>
                  <w:color w:val="000000" w:themeColor="text1"/>
                </w:rPr>
                <w:t>Тип кода классификации операций при КС по Кт</w:t>
              </w:r>
            </w:ins>
          </w:p>
        </w:tc>
        <w:tc>
          <w:tcPr>
            <w:tcW w:w="3643" w:type="dxa"/>
          </w:tcPr>
          <w:p w14:paraId="3C49CF3E" w14:textId="77777777" w:rsidR="00E97DE1" w:rsidRPr="00977891" w:rsidRDefault="00E97DE1" w:rsidP="00E97DE1">
            <w:pPr>
              <w:pStyle w:val="GOSTTablenorm"/>
              <w:rPr>
                <w:ins w:id="7004" w:author="Опаева Лидия Арашаевна" w:date="2025-10-15T09:31:00Z"/>
              </w:rPr>
            </w:pPr>
            <w:ins w:id="7005" w:author="Опаева Лидия Арашаевна" w:date="2025-10-15T09:31:00Z">
              <w:r w:rsidRPr="00977891">
                <w:rPr>
                  <w:bCs/>
                  <w:szCs w:val="22"/>
                </w:rPr>
                <w:t>T0504833:</w:t>
              </w:r>
              <w:r w:rsidRPr="00977891">
                <w:rPr>
                  <w:bCs/>
                  <w:szCs w:val="22"/>
                  <w:lang w:val="en-US"/>
                </w:rPr>
                <w:t>C</w:t>
              </w:r>
              <w:r w:rsidRPr="00977891">
                <w:rPr>
                  <w:bCs/>
                  <w:szCs w:val="22"/>
                </w:rPr>
                <w:t>T_</w:t>
              </w:r>
              <w:r w:rsidRPr="00977891">
                <w:rPr>
                  <w:bCs/>
                  <w:caps/>
                  <w:szCs w:val="22"/>
                </w:rPr>
                <w:t>targetFundsCodeType</w:t>
              </w:r>
            </w:ins>
          </w:p>
        </w:tc>
        <w:tc>
          <w:tcPr>
            <w:tcW w:w="4030" w:type="dxa"/>
          </w:tcPr>
          <w:p w14:paraId="76A047C6" w14:textId="77777777" w:rsidR="00E97DE1" w:rsidRPr="00DB7279" w:rsidRDefault="00E97DE1" w:rsidP="00E97DE1">
            <w:pPr>
              <w:pStyle w:val="GOSTTablenorm"/>
              <w:rPr>
                <w:ins w:id="7006" w:author="Опаева Лидия Арашаевна" w:date="2025-10-15T09:31:00Z"/>
              </w:rPr>
            </w:pPr>
            <w:ins w:id="7007" w:author="Опаева Лидия Арашаевна" w:date="2025-10-15T09:31:00Z">
              <w:r w:rsidRPr="00977891">
                <w:t>-</w:t>
              </w:r>
            </w:ins>
          </w:p>
        </w:tc>
      </w:tr>
      <w:tr w:rsidR="00E97DE1" w:rsidRPr="00DB7279" w14:paraId="3E3DE836" w14:textId="77777777" w:rsidTr="00E97DE1">
        <w:trPr>
          <w:ins w:id="7008" w:author="Опаева Лидия Арашаевна" w:date="2025-10-15T09:31:00Z"/>
        </w:trPr>
        <w:tc>
          <w:tcPr>
            <w:tcW w:w="3387" w:type="dxa"/>
          </w:tcPr>
          <w:p w14:paraId="4065C4C9" w14:textId="77777777" w:rsidR="00E97DE1" w:rsidRPr="00DB7279" w:rsidRDefault="00E97DE1" w:rsidP="00E97DE1">
            <w:pPr>
              <w:pStyle w:val="GOSTTablenorm"/>
              <w:rPr>
                <w:ins w:id="7009" w:author="Опаева Лидия Арашаевна" w:date="2025-10-15T09:31:00Z"/>
              </w:rPr>
            </w:pPr>
            <w:ins w:id="7010" w:author="Опаева Лидия Арашаевна" w:date="2025-10-15T09:31:00Z">
              <w:r w:rsidRPr="00DB7279">
                <w:t>БС_К</w:t>
              </w:r>
              <w:r w:rsidRPr="00DB7279">
                <w:rPr>
                  <w:bCs/>
                </w:rPr>
                <w:t>т</w:t>
              </w:r>
            </w:ins>
          </w:p>
        </w:tc>
        <w:tc>
          <w:tcPr>
            <w:tcW w:w="991" w:type="dxa"/>
          </w:tcPr>
          <w:p w14:paraId="1B3B2E0F" w14:textId="77777777" w:rsidR="00E97DE1" w:rsidRPr="00DB7279" w:rsidRDefault="00E97DE1" w:rsidP="00E97DE1">
            <w:pPr>
              <w:pStyle w:val="GOSTTablenorm"/>
              <w:rPr>
                <w:ins w:id="7011" w:author="Опаева Лидия Арашаевна" w:date="2025-10-15T09:31:00Z"/>
              </w:rPr>
            </w:pPr>
            <w:ins w:id="7012" w:author="Опаева Лидия Арашаевна" w:date="2025-10-15T09:31:00Z">
              <w:r w:rsidRPr="00DB7279">
                <w:t>Нет</w:t>
              </w:r>
            </w:ins>
          </w:p>
        </w:tc>
        <w:tc>
          <w:tcPr>
            <w:tcW w:w="3643" w:type="dxa"/>
          </w:tcPr>
          <w:p w14:paraId="4862C386" w14:textId="77777777" w:rsidR="00E97DE1" w:rsidRPr="00DB7279" w:rsidRDefault="00E97DE1" w:rsidP="00E97DE1">
            <w:pPr>
              <w:pStyle w:val="GOSTTablenorm"/>
              <w:rPr>
                <w:ins w:id="7013" w:author="Опаева Лидия Арашаевна" w:date="2025-10-15T09:31:00Z"/>
              </w:rPr>
            </w:pPr>
            <w:ins w:id="7014" w:author="Опаева Лидия Арашаевна" w:date="2025-10-15T09:31:00Z">
              <w:r w:rsidRPr="00DB7279">
                <w:t xml:space="preserve">Банковский счет по </w:t>
              </w:r>
              <w:r w:rsidRPr="00DB7279">
                <w:rPr>
                  <w:bCs/>
                </w:rPr>
                <w:t>Кт</w:t>
              </w:r>
            </w:ins>
          </w:p>
        </w:tc>
        <w:tc>
          <w:tcPr>
            <w:tcW w:w="3643" w:type="dxa"/>
          </w:tcPr>
          <w:p w14:paraId="0FF3CFDD" w14:textId="77777777" w:rsidR="00E97DE1" w:rsidRPr="00DB7279" w:rsidRDefault="00E97DE1" w:rsidP="00E97DE1">
            <w:pPr>
              <w:pStyle w:val="GOSTTablenorm"/>
              <w:rPr>
                <w:ins w:id="7015" w:author="Опаева Лидия Арашаевна" w:date="2025-10-15T09:31:00Z"/>
              </w:rPr>
            </w:pPr>
            <w:ins w:id="7016" w:author="Опаева Лидия Арашаевна" w:date="2025-10-15T09:31:00Z">
              <w:r w:rsidRPr="00DB7279">
                <w:t>T0504833:CT_BA</w:t>
              </w:r>
            </w:ins>
          </w:p>
        </w:tc>
        <w:tc>
          <w:tcPr>
            <w:tcW w:w="4030" w:type="dxa"/>
          </w:tcPr>
          <w:p w14:paraId="1779FF25" w14:textId="77777777" w:rsidR="00E97DE1" w:rsidRPr="00DB7279" w:rsidRDefault="00E97DE1" w:rsidP="00E97DE1">
            <w:pPr>
              <w:pStyle w:val="GOSTTablenorm"/>
              <w:rPr>
                <w:ins w:id="7017" w:author="Опаева Лидия Арашаевна" w:date="2025-10-15T09:31:00Z"/>
              </w:rPr>
            </w:pPr>
            <w:ins w:id="7018" w:author="Опаева Лидия Арашаевна" w:date="2025-10-15T09:31:00Z">
              <w:r w:rsidRPr="00DB7279">
                <w:t>-</w:t>
              </w:r>
            </w:ins>
          </w:p>
        </w:tc>
      </w:tr>
      <w:tr w:rsidR="00E97DE1" w:rsidRPr="00DB7279" w14:paraId="0D53152C" w14:textId="77777777" w:rsidTr="00E97DE1">
        <w:trPr>
          <w:ins w:id="7019" w:author="Опаева Лидия Арашаевна" w:date="2025-10-15T09:31:00Z"/>
        </w:trPr>
        <w:tc>
          <w:tcPr>
            <w:tcW w:w="3387" w:type="dxa"/>
          </w:tcPr>
          <w:p w14:paraId="68023B2D" w14:textId="77777777" w:rsidR="00E97DE1" w:rsidRPr="00DB7279" w:rsidRDefault="00E97DE1" w:rsidP="00E97DE1">
            <w:pPr>
              <w:pStyle w:val="GOSTTablenorm"/>
              <w:rPr>
                <w:ins w:id="7020" w:author="Опаева Лидия Арашаевна" w:date="2025-10-15T09:31:00Z"/>
              </w:rPr>
            </w:pPr>
            <w:ins w:id="7021" w:author="Опаева Лидия Арашаевна" w:date="2025-10-15T09:31:00Z">
              <w:r w:rsidRPr="00DB7279">
                <w:t>Счет_контрагента_Кт</w:t>
              </w:r>
            </w:ins>
          </w:p>
        </w:tc>
        <w:tc>
          <w:tcPr>
            <w:tcW w:w="991" w:type="dxa"/>
          </w:tcPr>
          <w:p w14:paraId="38A52C34" w14:textId="77777777" w:rsidR="00E97DE1" w:rsidRPr="00DB7279" w:rsidRDefault="00E97DE1" w:rsidP="00E97DE1">
            <w:pPr>
              <w:pStyle w:val="GOSTTablenorm"/>
              <w:rPr>
                <w:ins w:id="7022" w:author="Опаева Лидия Арашаевна" w:date="2025-10-15T09:31:00Z"/>
              </w:rPr>
            </w:pPr>
            <w:ins w:id="7023" w:author="Опаева Лидия Арашаевна" w:date="2025-10-15T09:31:00Z">
              <w:r w:rsidRPr="00DB7279">
                <w:t>Нет</w:t>
              </w:r>
            </w:ins>
          </w:p>
        </w:tc>
        <w:tc>
          <w:tcPr>
            <w:tcW w:w="3643" w:type="dxa"/>
          </w:tcPr>
          <w:p w14:paraId="339D8E39" w14:textId="77777777" w:rsidR="00E97DE1" w:rsidRPr="00DB7279" w:rsidRDefault="00E97DE1" w:rsidP="00E97DE1">
            <w:pPr>
              <w:pStyle w:val="GOSTTablenorm"/>
              <w:rPr>
                <w:ins w:id="7024" w:author="Опаева Лидия Арашаевна" w:date="2025-10-15T09:31:00Z"/>
              </w:rPr>
            </w:pPr>
            <w:ins w:id="7025" w:author="Опаева Лидия Арашаевна" w:date="2025-10-15T09:31:00Z">
              <w:r w:rsidRPr="00DB7279">
                <w:t xml:space="preserve">Счет контрагента по </w:t>
              </w:r>
              <w:r w:rsidRPr="00DB7279">
                <w:rPr>
                  <w:bCs/>
                </w:rPr>
                <w:t>Кт</w:t>
              </w:r>
            </w:ins>
          </w:p>
        </w:tc>
        <w:tc>
          <w:tcPr>
            <w:tcW w:w="3643" w:type="dxa"/>
          </w:tcPr>
          <w:p w14:paraId="3E65F78D" w14:textId="77777777" w:rsidR="00E97DE1" w:rsidRPr="00DB7279" w:rsidRDefault="00E97DE1" w:rsidP="00E97DE1">
            <w:pPr>
              <w:pStyle w:val="GOSTTablenorm"/>
              <w:rPr>
                <w:ins w:id="7026" w:author="Опаева Лидия Арашаевна" w:date="2025-10-15T09:31:00Z"/>
              </w:rPr>
            </w:pPr>
            <w:ins w:id="7027" w:author="Опаева Лидия Арашаевна" w:date="2025-10-15T09:31:00Z">
              <w:r w:rsidRPr="00DB7279">
                <w:t>T0504833:CT_CA</w:t>
              </w:r>
            </w:ins>
          </w:p>
        </w:tc>
        <w:tc>
          <w:tcPr>
            <w:tcW w:w="4030" w:type="dxa"/>
          </w:tcPr>
          <w:p w14:paraId="68D6A3B4" w14:textId="77777777" w:rsidR="00E97DE1" w:rsidRPr="00DB7279" w:rsidRDefault="00E97DE1" w:rsidP="00E97DE1">
            <w:pPr>
              <w:pStyle w:val="GOSTTablenorm"/>
              <w:rPr>
                <w:ins w:id="7028" w:author="Опаева Лидия Арашаевна" w:date="2025-10-15T09:31:00Z"/>
              </w:rPr>
            </w:pPr>
            <w:ins w:id="7029" w:author="Опаева Лидия Арашаевна" w:date="2025-10-15T09:31:00Z">
              <w:r w:rsidRPr="00DB7279">
                <w:t>-</w:t>
              </w:r>
            </w:ins>
          </w:p>
        </w:tc>
      </w:tr>
      <w:tr w:rsidR="00E97DE1" w:rsidRPr="00DB7279" w14:paraId="77BB8E8E" w14:textId="77777777" w:rsidTr="00E97DE1">
        <w:trPr>
          <w:ins w:id="7030" w:author="Опаева Лидия Арашаевна" w:date="2025-10-15T09:31:00Z"/>
        </w:trPr>
        <w:tc>
          <w:tcPr>
            <w:tcW w:w="3387" w:type="dxa"/>
          </w:tcPr>
          <w:p w14:paraId="475FF839" w14:textId="77777777" w:rsidR="00E97DE1" w:rsidRPr="00DB7279" w:rsidRDefault="00E97DE1" w:rsidP="00E97DE1">
            <w:pPr>
              <w:pStyle w:val="GOSTTablenorm"/>
              <w:rPr>
                <w:ins w:id="7031" w:author="Опаева Лидия Арашаевна" w:date="2025-10-15T09:31:00Z"/>
              </w:rPr>
            </w:pPr>
            <w:ins w:id="7032" w:author="Опаева Лидия Арашаевна" w:date="2025-10-15T09:31:00Z">
              <w:r w:rsidRPr="00DB7279">
                <w:t>Показатель_ЛС_Кт</w:t>
              </w:r>
            </w:ins>
          </w:p>
        </w:tc>
        <w:tc>
          <w:tcPr>
            <w:tcW w:w="991" w:type="dxa"/>
          </w:tcPr>
          <w:p w14:paraId="47C2883C" w14:textId="77777777" w:rsidR="00E97DE1" w:rsidRPr="00DB7279" w:rsidRDefault="00E97DE1" w:rsidP="00E97DE1">
            <w:pPr>
              <w:pStyle w:val="GOSTTablenorm"/>
              <w:rPr>
                <w:ins w:id="7033" w:author="Опаева Лидия Арашаевна" w:date="2025-10-15T09:31:00Z"/>
              </w:rPr>
            </w:pPr>
            <w:ins w:id="7034" w:author="Опаева Лидия Арашаевна" w:date="2025-10-15T09:31:00Z">
              <w:r w:rsidRPr="00DB7279">
                <w:t>Нет</w:t>
              </w:r>
            </w:ins>
          </w:p>
        </w:tc>
        <w:tc>
          <w:tcPr>
            <w:tcW w:w="3643" w:type="dxa"/>
          </w:tcPr>
          <w:p w14:paraId="0CF1445C" w14:textId="77777777" w:rsidR="00E97DE1" w:rsidRPr="00DB7279" w:rsidRDefault="00E97DE1" w:rsidP="00E97DE1">
            <w:pPr>
              <w:pStyle w:val="GOSTTablenorm"/>
              <w:rPr>
                <w:ins w:id="7035" w:author="Опаева Лидия Арашаевна" w:date="2025-10-15T09:31:00Z"/>
              </w:rPr>
            </w:pPr>
            <w:ins w:id="7036" w:author="Опаева Лидия Арашаевна" w:date="2025-10-15T09:31:00Z">
              <w:r w:rsidRPr="00DB7279">
                <w:t>Аналитический показатель ЛС (операции) Кт</w:t>
              </w:r>
            </w:ins>
          </w:p>
        </w:tc>
        <w:tc>
          <w:tcPr>
            <w:tcW w:w="3643" w:type="dxa"/>
          </w:tcPr>
          <w:p w14:paraId="1ED839BE" w14:textId="77777777" w:rsidR="00E97DE1" w:rsidRPr="00DB7279" w:rsidRDefault="00E97DE1" w:rsidP="00E97DE1">
            <w:pPr>
              <w:pStyle w:val="GOSTTablenorm"/>
              <w:rPr>
                <w:ins w:id="7037" w:author="Опаева Лидия Арашаевна" w:date="2025-10-15T09:31:00Z"/>
              </w:rPr>
            </w:pPr>
            <w:ins w:id="7038" w:author="Опаева Лидия Арашаевна" w:date="2025-10-15T09:31:00Z">
              <w:r w:rsidRPr="00DB7279">
                <w:t>T0504833:CT_PLS</w:t>
              </w:r>
            </w:ins>
          </w:p>
        </w:tc>
        <w:tc>
          <w:tcPr>
            <w:tcW w:w="4030" w:type="dxa"/>
          </w:tcPr>
          <w:p w14:paraId="682BE9F7" w14:textId="77777777" w:rsidR="00E97DE1" w:rsidRPr="00DB7279" w:rsidRDefault="00E97DE1" w:rsidP="00E97DE1">
            <w:pPr>
              <w:pStyle w:val="GOSTTablenorm"/>
              <w:rPr>
                <w:ins w:id="7039" w:author="Опаева Лидия Арашаевна" w:date="2025-10-15T09:31:00Z"/>
              </w:rPr>
            </w:pPr>
            <w:ins w:id="7040" w:author="Опаева Лидия Арашаевна" w:date="2025-10-15T09:31:00Z">
              <w:r w:rsidRPr="00DB7279">
                <w:t>-</w:t>
              </w:r>
            </w:ins>
          </w:p>
        </w:tc>
      </w:tr>
      <w:tr w:rsidR="00E97DE1" w:rsidRPr="00DB7279" w14:paraId="50DFEA0C" w14:textId="77777777" w:rsidTr="00E97DE1">
        <w:trPr>
          <w:ins w:id="7041" w:author="Опаева Лидия Арашаевна" w:date="2025-10-15T09:31:00Z"/>
        </w:trPr>
        <w:tc>
          <w:tcPr>
            <w:tcW w:w="3387" w:type="dxa"/>
          </w:tcPr>
          <w:p w14:paraId="7158D804" w14:textId="77777777" w:rsidR="00E97DE1" w:rsidRPr="00DB7279" w:rsidRDefault="00E97DE1" w:rsidP="00E97DE1">
            <w:pPr>
              <w:pStyle w:val="GOSTTablenorm"/>
              <w:rPr>
                <w:ins w:id="7042" w:author="Опаева Лидия Арашаевна" w:date="2025-10-15T09:31:00Z"/>
              </w:rPr>
            </w:pPr>
            <w:ins w:id="7043" w:author="Опаева Лидия Арашаевна" w:date="2025-10-15T09:31:00Z">
              <w:r w:rsidRPr="00DB7279">
                <w:t>ТОФК_Кт</w:t>
              </w:r>
            </w:ins>
          </w:p>
        </w:tc>
        <w:tc>
          <w:tcPr>
            <w:tcW w:w="991" w:type="dxa"/>
          </w:tcPr>
          <w:p w14:paraId="78640A29" w14:textId="77777777" w:rsidR="00E97DE1" w:rsidRPr="00DB7279" w:rsidRDefault="00E97DE1" w:rsidP="00E97DE1">
            <w:pPr>
              <w:pStyle w:val="GOSTTablenorm"/>
              <w:rPr>
                <w:ins w:id="7044" w:author="Опаева Лидия Арашаевна" w:date="2025-10-15T09:31:00Z"/>
              </w:rPr>
            </w:pPr>
            <w:ins w:id="7045" w:author="Опаева Лидия Арашаевна" w:date="2025-10-15T09:31:00Z">
              <w:r w:rsidRPr="00DB7279">
                <w:t>Нет</w:t>
              </w:r>
            </w:ins>
          </w:p>
        </w:tc>
        <w:tc>
          <w:tcPr>
            <w:tcW w:w="3643" w:type="dxa"/>
          </w:tcPr>
          <w:p w14:paraId="30E6B8B6" w14:textId="77777777" w:rsidR="00E97DE1" w:rsidRPr="00DB7279" w:rsidRDefault="00E97DE1" w:rsidP="00E97DE1">
            <w:pPr>
              <w:pStyle w:val="GOSTTablenorm"/>
              <w:rPr>
                <w:ins w:id="7046" w:author="Опаева Лидия Арашаевна" w:date="2025-10-15T09:31:00Z"/>
              </w:rPr>
            </w:pPr>
            <w:ins w:id="7047" w:author="Опаева Лидия Арашаевна" w:date="2025-10-15T09:31:00Z">
              <w:r w:rsidRPr="00DB7279">
                <w:t>Код ТОФК-субъекта учета по Кт</w:t>
              </w:r>
            </w:ins>
          </w:p>
        </w:tc>
        <w:tc>
          <w:tcPr>
            <w:tcW w:w="3643" w:type="dxa"/>
          </w:tcPr>
          <w:p w14:paraId="1E48F4A9" w14:textId="77777777" w:rsidR="00E97DE1" w:rsidRPr="00DB7279" w:rsidRDefault="00E97DE1" w:rsidP="00E97DE1">
            <w:pPr>
              <w:pStyle w:val="GOSTTablenorm"/>
              <w:rPr>
                <w:ins w:id="7048" w:author="Опаева Лидия Арашаевна" w:date="2025-10-15T09:31:00Z"/>
              </w:rPr>
            </w:pPr>
            <w:ins w:id="7049" w:author="Опаева Лидия Арашаевна" w:date="2025-10-15T09:31:00Z">
              <w:r w:rsidRPr="00DB7279">
                <w:t>T0504833:CT_TOFK</w:t>
              </w:r>
            </w:ins>
          </w:p>
        </w:tc>
        <w:tc>
          <w:tcPr>
            <w:tcW w:w="4030" w:type="dxa"/>
          </w:tcPr>
          <w:p w14:paraId="6FDEC95D" w14:textId="77777777" w:rsidR="00E97DE1" w:rsidRPr="00DB7279" w:rsidRDefault="00E97DE1" w:rsidP="00E97DE1">
            <w:pPr>
              <w:pStyle w:val="GOSTTablenorm"/>
              <w:rPr>
                <w:ins w:id="7050" w:author="Опаева Лидия Арашаевна" w:date="2025-10-15T09:31:00Z"/>
                <w:lang w:val="en-US"/>
              </w:rPr>
            </w:pPr>
            <w:ins w:id="7051" w:author="Опаева Лидия Арашаевна" w:date="2025-10-15T09:31:00Z">
              <w:r w:rsidRPr="00DB7279">
                <w:rPr>
                  <w:lang w:val="en-US"/>
                </w:rPr>
                <w:t>-</w:t>
              </w:r>
            </w:ins>
          </w:p>
        </w:tc>
      </w:tr>
      <w:tr w:rsidR="00E97DE1" w:rsidRPr="00DB7279" w14:paraId="0633A99C" w14:textId="77777777" w:rsidTr="00E97DE1">
        <w:trPr>
          <w:ins w:id="7052" w:author="Опаева Лидия Арашаевна" w:date="2025-10-15T09:31:00Z"/>
        </w:trPr>
        <w:tc>
          <w:tcPr>
            <w:tcW w:w="3387" w:type="dxa"/>
          </w:tcPr>
          <w:p w14:paraId="3922B28A" w14:textId="77777777" w:rsidR="00E97DE1" w:rsidRPr="00DB7279" w:rsidRDefault="00E97DE1" w:rsidP="00E97DE1">
            <w:pPr>
              <w:pStyle w:val="GOSTTablenorm"/>
              <w:rPr>
                <w:ins w:id="7053" w:author="Опаева Лидия Арашаевна" w:date="2025-10-15T09:31:00Z"/>
              </w:rPr>
            </w:pPr>
            <w:ins w:id="7054" w:author="Опаева Лидия Арашаевна" w:date="2025-10-15T09:31:00Z">
              <w:r w:rsidRPr="00DB7279">
                <w:t>ЦС_ЛС_Кт</w:t>
              </w:r>
            </w:ins>
          </w:p>
        </w:tc>
        <w:tc>
          <w:tcPr>
            <w:tcW w:w="991" w:type="dxa"/>
          </w:tcPr>
          <w:p w14:paraId="03282C5B" w14:textId="77777777" w:rsidR="00E97DE1" w:rsidRPr="00DB7279" w:rsidRDefault="00E97DE1" w:rsidP="00E97DE1">
            <w:pPr>
              <w:pStyle w:val="GOSTTablenorm"/>
              <w:rPr>
                <w:ins w:id="7055" w:author="Опаева Лидия Арашаевна" w:date="2025-10-15T09:31:00Z"/>
              </w:rPr>
            </w:pPr>
            <w:ins w:id="7056" w:author="Опаева Лидия Арашаевна" w:date="2025-10-15T09:31:00Z">
              <w:r w:rsidRPr="00DB7279">
                <w:t>Нет</w:t>
              </w:r>
            </w:ins>
          </w:p>
        </w:tc>
        <w:tc>
          <w:tcPr>
            <w:tcW w:w="3643" w:type="dxa"/>
          </w:tcPr>
          <w:p w14:paraId="373A58D4" w14:textId="77777777" w:rsidR="00E97DE1" w:rsidRPr="00DB7279" w:rsidRDefault="00E97DE1" w:rsidP="00E97DE1">
            <w:pPr>
              <w:pStyle w:val="GOSTTablenorm"/>
              <w:rPr>
                <w:ins w:id="7057" w:author="Опаева Лидия Арашаевна" w:date="2025-10-15T09:31:00Z"/>
              </w:rPr>
            </w:pPr>
            <w:ins w:id="7058" w:author="Опаева Лидия Арашаевна" w:date="2025-10-15T09:31:00Z">
              <w:r w:rsidRPr="00DB7279">
                <w:t xml:space="preserve">ЦС ЛС по </w:t>
              </w:r>
              <w:r w:rsidRPr="00DB7279">
                <w:rPr>
                  <w:bCs/>
                </w:rPr>
                <w:t>Кт</w:t>
              </w:r>
            </w:ins>
          </w:p>
        </w:tc>
        <w:tc>
          <w:tcPr>
            <w:tcW w:w="3643" w:type="dxa"/>
          </w:tcPr>
          <w:p w14:paraId="546E9894" w14:textId="77777777" w:rsidR="00E97DE1" w:rsidRPr="00DB7279" w:rsidRDefault="00E97DE1" w:rsidP="00E97DE1">
            <w:pPr>
              <w:pStyle w:val="GOSTTablenorm"/>
              <w:rPr>
                <w:ins w:id="7059" w:author="Опаева Лидия Арашаевна" w:date="2025-10-15T09:31:00Z"/>
              </w:rPr>
            </w:pPr>
            <w:ins w:id="7060" w:author="Опаева Лидия Арашаевна" w:date="2025-10-15T09:31:00Z">
              <w:r w:rsidRPr="00DB7279">
                <w:t>T0504833:CT_PACENTRE</w:t>
              </w:r>
            </w:ins>
          </w:p>
        </w:tc>
        <w:tc>
          <w:tcPr>
            <w:tcW w:w="4030" w:type="dxa"/>
          </w:tcPr>
          <w:p w14:paraId="31E05543" w14:textId="77777777" w:rsidR="00E97DE1" w:rsidRPr="00DB7279" w:rsidRDefault="00E97DE1" w:rsidP="00E97DE1">
            <w:pPr>
              <w:pStyle w:val="GOSTTablenorm"/>
              <w:rPr>
                <w:ins w:id="7061" w:author="Опаева Лидия Арашаевна" w:date="2025-10-15T09:31:00Z"/>
              </w:rPr>
            </w:pPr>
            <w:ins w:id="7062" w:author="Опаева Лидия Арашаевна" w:date="2025-10-15T09:31:00Z">
              <w:r w:rsidRPr="00DB7279">
                <w:t>-</w:t>
              </w:r>
            </w:ins>
          </w:p>
        </w:tc>
      </w:tr>
      <w:tr w:rsidR="00E97DE1" w:rsidRPr="00DB7279" w14:paraId="022870E7" w14:textId="77777777" w:rsidTr="00E97DE1">
        <w:trPr>
          <w:ins w:id="7063" w:author="Опаева Лидия Арашаевна" w:date="2025-10-15T09:31:00Z"/>
        </w:trPr>
        <w:tc>
          <w:tcPr>
            <w:tcW w:w="3387" w:type="dxa"/>
          </w:tcPr>
          <w:p w14:paraId="06FE76FA" w14:textId="77777777" w:rsidR="00E97DE1" w:rsidRPr="00DB7279" w:rsidRDefault="00E97DE1" w:rsidP="00E97DE1">
            <w:pPr>
              <w:pStyle w:val="GOSTTablenorm"/>
              <w:rPr>
                <w:ins w:id="7064" w:author="Опаева Лидия Арашаевна" w:date="2025-10-15T09:31:00Z"/>
              </w:rPr>
            </w:pPr>
            <w:ins w:id="7065" w:author="Опаева Лидия Арашаевна" w:date="2025-10-15T09:31:00Z">
              <w:r w:rsidRPr="00DB7279">
                <w:t>ТОФК_контрагента_Кт</w:t>
              </w:r>
            </w:ins>
          </w:p>
        </w:tc>
        <w:tc>
          <w:tcPr>
            <w:tcW w:w="991" w:type="dxa"/>
          </w:tcPr>
          <w:p w14:paraId="6B271C3A" w14:textId="77777777" w:rsidR="00E97DE1" w:rsidRPr="00DB7279" w:rsidRDefault="00E97DE1" w:rsidP="00E97DE1">
            <w:pPr>
              <w:pStyle w:val="GOSTTablenorm"/>
              <w:rPr>
                <w:ins w:id="7066" w:author="Опаева Лидия Арашаевна" w:date="2025-10-15T09:31:00Z"/>
              </w:rPr>
            </w:pPr>
            <w:ins w:id="7067" w:author="Опаева Лидия Арашаевна" w:date="2025-10-15T09:31:00Z">
              <w:r w:rsidRPr="00DB7279">
                <w:t>Нет</w:t>
              </w:r>
            </w:ins>
          </w:p>
        </w:tc>
        <w:tc>
          <w:tcPr>
            <w:tcW w:w="3643" w:type="dxa"/>
          </w:tcPr>
          <w:p w14:paraId="5672BAE1" w14:textId="77777777" w:rsidR="00E97DE1" w:rsidRPr="00DB7279" w:rsidRDefault="00E97DE1" w:rsidP="00E97DE1">
            <w:pPr>
              <w:pStyle w:val="GOSTTablenorm"/>
              <w:rPr>
                <w:ins w:id="7068" w:author="Опаева Лидия Арашаевна" w:date="2025-10-15T09:31:00Z"/>
              </w:rPr>
            </w:pPr>
            <w:ins w:id="7069" w:author="Опаева Лидия Арашаевна" w:date="2025-10-15T09:31:00Z">
              <w:r w:rsidRPr="00DB7279">
                <w:t xml:space="preserve">ТОФК контрагента по </w:t>
              </w:r>
              <w:r w:rsidRPr="00DB7279">
                <w:rPr>
                  <w:bCs/>
                </w:rPr>
                <w:t>Кт</w:t>
              </w:r>
            </w:ins>
          </w:p>
        </w:tc>
        <w:tc>
          <w:tcPr>
            <w:tcW w:w="3643" w:type="dxa"/>
          </w:tcPr>
          <w:p w14:paraId="0A783377" w14:textId="77777777" w:rsidR="00E97DE1" w:rsidRPr="00DB7279" w:rsidRDefault="00E97DE1" w:rsidP="00E97DE1">
            <w:pPr>
              <w:pStyle w:val="GOSTTablenorm"/>
              <w:rPr>
                <w:ins w:id="7070" w:author="Опаева Лидия Арашаевна" w:date="2025-10-15T09:31:00Z"/>
              </w:rPr>
            </w:pPr>
            <w:ins w:id="7071" w:author="Опаева Лидия Арашаевна" w:date="2025-10-15T09:31:00Z">
              <w:r w:rsidRPr="00DB7279">
                <w:t>T0504833:CT_TOFKC</w:t>
              </w:r>
            </w:ins>
          </w:p>
        </w:tc>
        <w:tc>
          <w:tcPr>
            <w:tcW w:w="4030" w:type="dxa"/>
          </w:tcPr>
          <w:p w14:paraId="405B1B05" w14:textId="77777777" w:rsidR="00E97DE1" w:rsidRPr="00DB7279" w:rsidRDefault="00E97DE1" w:rsidP="00E97DE1">
            <w:pPr>
              <w:pStyle w:val="GOSTTablenorm"/>
              <w:rPr>
                <w:ins w:id="7072" w:author="Опаева Лидия Арашаевна" w:date="2025-10-15T09:31:00Z"/>
              </w:rPr>
            </w:pPr>
            <w:ins w:id="7073" w:author="Опаева Лидия Арашаевна" w:date="2025-10-15T09:31:00Z">
              <w:r w:rsidRPr="00DB7279">
                <w:t>-</w:t>
              </w:r>
            </w:ins>
          </w:p>
        </w:tc>
      </w:tr>
      <w:tr w:rsidR="00E97DE1" w:rsidRPr="00DB7279" w14:paraId="4D847FE4" w14:textId="77777777" w:rsidTr="00E97DE1">
        <w:trPr>
          <w:ins w:id="7074" w:author="Опаева Лидия Арашаевна" w:date="2025-10-15T09:31:00Z"/>
        </w:trPr>
        <w:tc>
          <w:tcPr>
            <w:tcW w:w="3387" w:type="dxa"/>
          </w:tcPr>
          <w:p w14:paraId="647FF87A" w14:textId="77777777" w:rsidR="00E97DE1" w:rsidRPr="00DB7279" w:rsidRDefault="00E97DE1" w:rsidP="00E97DE1">
            <w:pPr>
              <w:pStyle w:val="GOSTTablenorm"/>
              <w:rPr>
                <w:ins w:id="7075" w:author="Опаева Лидия Арашаевна" w:date="2025-10-15T09:31:00Z"/>
              </w:rPr>
            </w:pPr>
            <w:ins w:id="7076" w:author="Опаева Лидия Арашаевна" w:date="2025-10-15T09:31:00Z">
              <w:r w:rsidRPr="00DB7279">
                <w:t>Период_Кт</w:t>
              </w:r>
            </w:ins>
          </w:p>
        </w:tc>
        <w:tc>
          <w:tcPr>
            <w:tcW w:w="991" w:type="dxa"/>
          </w:tcPr>
          <w:p w14:paraId="1C6C40C2" w14:textId="77777777" w:rsidR="00E97DE1" w:rsidRPr="00DB7279" w:rsidRDefault="00E97DE1" w:rsidP="00E97DE1">
            <w:pPr>
              <w:pStyle w:val="GOSTTablenorm"/>
              <w:rPr>
                <w:ins w:id="7077" w:author="Опаева Лидия Арашаевна" w:date="2025-10-15T09:31:00Z"/>
              </w:rPr>
            </w:pPr>
            <w:ins w:id="7078" w:author="Опаева Лидия Арашаевна" w:date="2025-10-15T09:31:00Z">
              <w:r w:rsidRPr="00DB7279">
                <w:t>Нет</w:t>
              </w:r>
            </w:ins>
          </w:p>
        </w:tc>
        <w:tc>
          <w:tcPr>
            <w:tcW w:w="3643" w:type="dxa"/>
          </w:tcPr>
          <w:p w14:paraId="7FFD142F" w14:textId="77777777" w:rsidR="00E97DE1" w:rsidRPr="00DB7279" w:rsidRDefault="00E97DE1" w:rsidP="00E97DE1">
            <w:pPr>
              <w:pStyle w:val="GOSTTablenorm"/>
              <w:rPr>
                <w:ins w:id="7079" w:author="Опаева Лидия Арашаевна" w:date="2025-10-15T09:31:00Z"/>
              </w:rPr>
            </w:pPr>
            <w:ins w:id="7080" w:author="Опаева Лидия Арашаевна" w:date="2025-10-15T09:31:00Z">
              <w:r w:rsidRPr="00DB7279">
                <w:t xml:space="preserve">Период по </w:t>
              </w:r>
              <w:r w:rsidRPr="00DB7279">
                <w:rPr>
                  <w:bCs/>
                </w:rPr>
                <w:t>Кт</w:t>
              </w:r>
            </w:ins>
          </w:p>
        </w:tc>
        <w:tc>
          <w:tcPr>
            <w:tcW w:w="3643" w:type="dxa"/>
          </w:tcPr>
          <w:p w14:paraId="2AFC5ABE" w14:textId="77777777" w:rsidR="00E97DE1" w:rsidRPr="00DB7279" w:rsidRDefault="00E97DE1" w:rsidP="00E97DE1">
            <w:pPr>
              <w:pStyle w:val="GOSTTablenorm"/>
              <w:rPr>
                <w:ins w:id="7081" w:author="Опаева Лидия Арашаевна" w:date="2025-10-15T09:31:00Z"/>
              </w:rPr>
            </w:pPr>
            <w:ins w:id="7082" w:author="Опаева Лидия Арашаевна" w:date="2025-10-15T09:31:00Z">
              <w:r w:rsidRPr="00DB7279">
                <w:t>T0504833:CT_PERIOD</w:t>
              </w:r>
            </w:ins>
          </w:p>
        </w:tc>
        <w:tc>
          <w:tcPr>
            <w:tcW w:w="4030" w:type="dxa"/>
          </w:tcPr>
          <w:p w14:paraId="2E31F4AE" w14:textId="77777777" w:rsidR="00E97DE1" w:rsidRPr="00DB7279" w:rsidRDefault="00E97DE1" w:rsidP="00E97DE1">
            <w:pPr>
              <w:pStyle w:val="GOSTTablenorm"/>
              <w:rPr>
                <w:ins w:id="7083" w:author="Опаева Лидия Арашаевна" w:date="2025-10-15T09:31:00Z"/>
              </w:rPr>
            </w:pPr>
            <w:ins w:id="7084" w:author="Опаева Лидия Арашаевна" w:date="2025-10-15T09:31:00Z">
              <w:r w:rsidRPr="00DB7279">
                <w:t>-</w:t>
              </w:r>
            </w:ins>
          </w:p>
        </w:tc>
      </w:tr>
      <w:tr w:rsidR="00E97DE1" w:rsidRPr="00DB7279" w14:paraId="11D0DF26" w14:textId="77777777" w:rsidTr="00E97DE1">
        <w:trPr>
          <w:ins w:id="7085" w:author="Опаева Лидия Арашаевна" w:date="2025-10-15T09:31:00Z"/>
        </w:trPr>
        <w:tc>
          <w:tcPr>
            <w:tcW w:w="3387" w:type="dxa"/>
          </w:tcPr>
          <w:p w14:paraId="6F2B2F02" w14:textId="77777777" w:rsidR="00E97DE1" w:rsidRPr="00DB7279" w:rsidRDefault="00E97DE1" w:rsidP="00E97DE1">
            <w:pPr>
              <w:pStyle w:val="GOSTTablenorm"/>
              <w:rPr>
                <w:ins w:id="7086" w:author="Опаева Лидия Арашаевна" w:date="2025-10-15T09:31:00Z"/>
              </w:rPr>
            </w:pPr>
            <w:ins w:id="7087" w:author="Опаева Лидия Арашаевна" w:date="2025-10-15T09:31:00Z">
              <w:r>
                <w:t>Дата_НВС_Кт</w:t>
              </w:r>
            </w:ins>
          </w:p>
        </w:tc>
        <w:tc>
          <w:tcPr>
            <w:tcW w:w="991" w:type="dxa"/>
          </w:tcPr>
          <w:p w14:paraId="66B7501E" w14:textId="77777777" w:rsidR="00E97DE1" w:rsidRPr="00DB7279" w:rsidRDefault="00E97DE1" w:rsidP="00E97DE1">
            <w:pPr>
              <w:pStyle w:val="GOSTTablenorm"/>
              <w:rPr>
                <w:ins w:id="7088" w:author="Опаева Лидия Арашаевна" w:date="2025-10-15T09:31:00Z"/>
              </w:rPr>
            </w:pPr>
            <w:ins w:id="7089" w:author="Опаева Лидия Арашаевна" w:date="2025-10-15T09:31:00Z">
              <w:r>
                <w:t>Нет</w:t>
              </w:r>
            </w:ins>
          </w:p>
        </w:tc>
        <w:tc>
          <w:tcPr>
            <w:tcW w:w="3643" w:type="dxa"/>
          </w:tcPr>
          <w:p w14:paraId="21897A6C" w14:textId="77777777" w:rsidR="00E97DE1" w:rsidRPr="00DB7279" w:rsidRDefault="00E97DE1" w:rsidP="00E97DE1">
            <w:pPr>
              <w:pStyle w:val="GOSTTablenorm"/>
              <w:rPr>
                <w:ins w:id="7090" w:author="Опаева Лидия Арашаевна" w:date="2025-10-15T09:31:00Z"/>
              </w:rPr>
            </w:pPr>
            <w:ins w:id="7091" w:author="Опаева Лидия Арашаевна" w:date="2025-10-15T09:31:00Z">
              <w:r w:rsidRPr="006C17BE">
                <w:t>Дата НВС по Кт</w:t>
              </w:r>
            </w:ins>
          </w:p>
        </w:tc>
        <w:tc>
          <w:tcPr>
            <w:tcW w:w="3643" w:type="dxa"/>
          </w:tcPr>
          <w:p w14:paraId="322A4DD0" w14:textId="77777777" w:rsidR="00E97DE1" w:rsidRPr="00DB7279" w:rsidRDefault="00E97DE1" w:rsidP="00E97DE1">
            <w:pPr>
              <w:pStyle w:val="GOSTTablenorm"/>
              <w:rPr>
                <w:ins w:id="7092" w:author="Опаева Лидия Арашаевна" w:date="2025-10-15T09:31:00Z"/>
              </w:rPr>
            </w:pPr>
            <w:ins w:id="7093" w:author="Опаева Лидия Арашаевна" w:date="2025-10-15T09:31:00Z">
              <w:r w:rsidRPr="006C17BE">
                <w:t>T0504833:</w:t>
              </w:r>
              <w:r>
                <w:rPr>
                  <w:lang w:val="en-US"/>
                </w:rPr>
                <w:t>C</w:t>
              </w:r>
              <w:r w:rsidRPr="006C17BE">
                <w:t>T_</w:t>
              </w:r>
              <w:r>
                <w:rPr>
                  <w:lang w:val="en-US"/>
                </w:rPr>
                <w:t>NVSDATE</w:t>
              </w:r>
            </w:ins>
          </w:p>
        </w:tc>
        <w:tc>
          <w:tcPr>
            <w:tcW w:w="4030" w:type="dxa"/>
          </w:tcPr>
          <w:p w14:paraId="1BF7F078" w14:textId="77777777" w:rsidR="00E97DE1" w:rsidRPr="00DB7279" w:rsidRDefault="00E97DE1" w:rsidP="00E97DE1">
            <w:pPr>
              <w:pStyle w:val="GOSTTablenorm"/>
              <w:rPr>
                <w:ins w:id="7094" w:author="Опаева Лидия Арашаевна" w:date="2025-10-15T09:31:00Z"/>
              </w:rPr>
            </w:pPr>
            <w:ins w:id="7095" w:author="Опаева Лидия Арашаевна" w:date="2025-10-15T09:31:00Z">
              <w:r>
                <w:t>-</w:t>
              </w:r>
            </w:ins>
          </w:p>
        </w:tc>
      </w:tr>
      <w:tr w:rsidR="00E97DE1" w:rsidRPr="00DB7279" w14:paraId="55E63128" w14:textId="77777777" w:rsidTr="00E97DE1">
        <w:trPr>
          <w:ins w:id="7096" w:author="Опаева Лидия Арашаевна" w:date="2025-10-15T09:31:00Z"/>
        </w:trPr>
        <w:tc>
          <w:tcPr>
            <w:tcW w:w="3387" w:type="dxa"/>
          </w:tcPr>
          <w:p w14:paraId="150D6716" w14:textId="77777777" w:rsidR="00E97DE1" w:rsidRPr="00DB7279" w:rsidRDefault="00E97DE1" w:rsidP="00E97DE1">
            <w:pPr>
              <w:pStyle w:val="GOSTTablenorm"/>
              <w:rPr>
                <w:ins w:id="7097" w:author="Опаева Лидия Арашаевна" w:date="2025-10-15T09:31:00Z"/>
              </w:rPr>
            </w:pPr>
            <w:ins w:id="7098" w:author="Опаева Лидия Арашаевна" w:date="2025-10-15T09:31:00Z">
              <w:r w:rsidRPr="00DB7279">
                <w:t>Код_СКУ_корресп_Кт</w:t>
              </w:r>
            </w:ins>
          </w:p>
        </w:tc>
        <w:tc>
          <w:tcPr>
            <w:tcW w:w="991" w:type="dxa"/>
          </w:tcPr>
          <w:p w14:paraId="3E3865E6" w14:textId="77777777" w:rsidR="00E97DE1" w:rsidRPr="00DB7279" w:rsidRDefault="00E97DE1" w:rsidP="00E97DE1">
            <w:pPr>
              <w:pStyle w:val="GOSTTablenorm"/>
              <w:rPr>
                <w:ins w:id="7099" w:author="Опаева Лидия Арашаевна" w:date="2025-10-15T09:31:00Z"/>
              </w:rPr>
            </w:pPr>
            <w:ins w:id="7100" w:author="Опаева Лидия Арашаевна" w:date="2025-10-15T09:31:00Z">
              <w:r w:rsidRPr="00DB7279">
                <w:t>Нет</w:t>
              </w:r>
            </w:ins>
          </w:p>
        </w:tc>
        <w:tc>
          <w:tcPr>
            <w:tcW w:w="3643" w:type="dxa"/>
          </w:tcPr>
          <w:p w14:paraId="14A9F728" w14:textId="77777777" w:rsidR="00E97DE1" w:rsidRPr="00DB7279" w:rsidRDefault="00E97DE1" w:rsidP="00E97DE1">
            <w:pPr>
              <w:pStyle w:val="GOSTTablenorm"/>
              <w:rPr>
                <w:ins w:id="7101" w:author="Опаева Лидия Арашаевна" w:date="2025-10-15T09:31:00Z"/>
              </w:rPr>
            </w:pPr>
            <w:ins w:id="7102" w:author="Опаева Лидия Арашаевна" w:date="2025-10-15T09:31:00Z">
              <w:r w:rsidRPr="00DB7279">
                <w:t xml:space="preserve">Код СКУ корреспондирующий по </w:t>
              </w:r>
              <w:r w:rsidRPr="00DB7279">
                <w:rPr>
                  <w:bCs/>
                </w:rPr>
                <w:t>Кт</w:t>
              </w:r>
            </w:ins>
          </w:p>
        </w:tc>
        <w:tc>
          <w:tcPr>
            <w:tcW w:w="3643" w:type="dxa"/>
          </w:tcPr>
          <w:p w14:paraId="577B81C3" w14:textId="77777777" w:rsidR="00E97DE1" w:rsidRPr="00DB7279" w:rsidRDefault="00E97DE1" w:rsidP="00E97DE1">
            <w:pPr>
              <w:pStyle w:val="GOSTTablenorm"/>
              <w:rPr>
                <w:ins w:id="7103" w:author="Опаева Лидия Арашаевна" w:date="2025-10-15T09:31:00Z"/>
              </w:rPr>
            </w:pPr>
            <w:ins w:id="7104" w:author="Опаева Лидия Арашаевна" w:date="2025-10-15T09:31:00Z">
              <w:r w:rsidRPr="00DB7279">
                <w:t>T0504833:CT_ACCOUNTCORR</w:t>
              </w:r>
            </w:ins>
          </w:p>
        </w:tc>
        <w:tc>
          <w:tcPr>
            <w:tcW w:w="4030" w:type="dxa"/>
          </w:tcPr>
          <w:p w14:paraId="382DF393" w14:textId="77777777" w:rsidR="00E97DE1" w:rsidRPr="00DB7279" w:rsidRDefault="00E97DE1" w:rsidP="00E97DE1">
            <w:pPr>
              <w:pStyle w:val="GOSTTablenorm"/>
              <w:rPr>
                <w:ins w:id="7105" w:author="Опаева Лидия Арашаевна" w:date="2025-10-15T09:31:00Z"/>
              </w:rPr>
            </w:pPr>
            <w:ins w:id="7106" w:author="Опаева Лидия Арашаевна" w:date="2025-10-15T09:31:00Z">
              <w:r w:rsidRPr="00DB7279">
                <w:t>-</w:t>
              </w:r>
            </w:ins>
          </w:p>
        </w:tc>
      </w:tr>
      <w:tr w:rsidR="00E97DE1" w:rsidRPr="00DB7279" w14:paraId="16E0686D" w14:textId="77777777" w:rsidTr="00E97DE1">
        <w:trPr>
          <w:ins w:id="7107" w:author="Опаева Лидия Арашаевна" w:date="2025-10-15T09:31:00Z"/>
        </w:trPr>
        <w:tc>
          <w:tcPr>
            <w:tcW w:w="3387" w:type="dxa"/>
          </w:tcPr>
          <w:p w14:paraId="7AF8B4CD" w14:textId="77777777" w:rsidR="00E97DE1" w:rsidRPr="00DB7279" w:rsidRDefault="00E97DE1" w:rsidP="00E97DE1">
            <w:pPr>
              <w:pStyle w:val="GOSTTablenorm"/>
              <w:rPr>
                <w:ins w:id="7108" w:author="Опаева Лидия Арашаевна" w:date="2025-10-15T09:31:00Z"/>
              </w:rPr>
            </w:pPr>
            <w:ins w:id="7109" w:author="Опаева Лидия Арашаевна" w:date="2025-10-15T09:31:00Z">
              <w:r w:rsidRPr="00DB7279">
                <w:t>Тип_СКУ_Кт</w:t>
              </w:r>
            </w:ins>
          </w:p>
        </w:tc>
        <w:tc>
          <w:tcPr>
            <w:tcW w:w="991" w:type="dxa"/>
          </w:tcPr>
          <w:p w14:paraId="323D248B" w14:textId="77777777" w:rsidR="00E97DE1" w:rsidRPr="00DB7279" w:rsidRDefault="00E97DE1" w:rsidP="00E97DE1">
            <w:pPr>
              <w:pStyle w:val="GOSTTablenorm"/>
              <w:rPr>
                <w:ins w:id="7110" w:author="Опаева Лидия Арашаевна" w:date="2025-10-15T09:31:00Z"/>
              </w:rPr>
            </w:pPr>
            <w:ins w:id="7111" w:author="Опаева Лидия Арашаевна" w:date="2025-10-15T09:31:00Z">
              <w:r w:rsidRPr="00DB7279">
                <w:t>Нет</w:t>
              </w:r>
            </w:ins>
          </w:p>
        </w:tc>
        <w:tc>
          <w:tcPr>
            <w:tcW w:w="3643" w:type="dxa"/>
          </w:tcPr>
          <w:p w14:paraId="6EAFBCF0" w14:textId="77777777" w:rsidR="00E97DE1" w:rsidRPr="00DB7279" w:rsidRDefault="00E97DE1" w:rsidP="00E97DE1">
            <w:pPr>
              <w:pStyle w:val="GOSTTablenorm"/>
              <w:rPr>
                <w:ins w:id="7112" w:author="Опаева Лидия Арашаевна" w:date="2025-10-15T09:31:00Z"/>
              </w:rPr>
            </w:pPr>
            <w:ins w:id="7113" w:author="Опаева Лидия Арашаевна" w:date="2025-10-15T09:31:00Z">
              <w:r w:rsidRPr="00DB7279">
                <w:t xml:space="preserve">Тип СКУ по </w:t>
              </w:r>
              <w:r w:rsidRPr="00DB7279">
                <w:rPr>
                  <w:bCs/>
                </w:rPr>
                <w:t>Кт</w:t>
              </w:r>
            </w:ins>
          </w:p>
        </w:tc>
        <w:tc>
          <w:tcPr>
            <w:tcW w:w="3643" w:type="dxa"/>
          </w:tcPr>
          <w:p w14:paraId="66F03839" w14:textId="77777777" w:rsidR="00E97DE1" w:rsidRPr="00DB7279" w:rsidRDefault="00E97DE1" w:rsidP="00E97DE1">
            <w:pPr>
              <w:pStyle w:val="GOSTTablenorm"/>
              <w:rPr>
                <w:ins w:id="7114" w:author="Опаева Лидия Арашаевна" w:date="2025-10-15T09:31:00Z"/>
              </w:rPr>
            </w:pPr>
            <w:ins w:id="7115" w:author="Опаева Лидия Арашаевна" w:date="2025-10-15T09:31:00Z">
              <w:r w:rsidRPr="00DB7279">
                <w:t>T0504833:CT_ACCOUNTTYPE</w:t>
              </w:r>
            </w:ins>
          </w:p>
        </w:tc>
        <w:tc>
          <w:tcPr>
            <w:tcW w:w="4030" w:type="dxa"/>
          </w:tcPr>
          <w:p w14:paraId="28A9D86C" w14:textId="77777777" w:rsidR="00E97DE1" w:rsidRPr="00DB7279" w:rsidRDefault="00E97DE1" w:rsidP="00E97DE1">
            <w:pPr>
              <w:pStyle w:val="GOSTTablenorm"/>
              <w:rPr>
                <w:ins w:id="7116" w:author="Опаева Лидия Арашаевна" w:date="2025-10-15T09:31:00Z"/>
              </w:rPr>
            </w:pPr>
            <w:ins w:id="7117" w:author="Опаева Лидия Арашаевна" w:date="2025-10-15T09:31:00Z">
              <w:r w:rsidRPr="00DB7279">
                <w:t>-</w:t>
              </w:r>
            </w:ins>
          </w:p>
        </w:tc>
      </w:tr>
      <w:tr w:rsidR="00E97DE1" w:rsidRPr="00A92F23" w14:paraId="44198A2D" w14:textId="77777777" w:rsidTr="00E97DE1">
        <w:trPr>
          <w:ins w:id="7118" w:author="Опаева Лидия Арашаевна" w:date="2025-10-15T09:31:00Z"/>
        </w:trPr>
        <w:tc>
          <w:tcPr>
            <w:tcW w:w="3387" w:type="dxa"/>
          </w:tcPr>
          <w:p w14:paraId="3A12D220" w14:textId="77777777" w:rsidR="00E97DE1" w:rsidRPr="00DB7279" w:rsidRDefault="00E97DE1" w:rsidP="00E97DE1">
            <w:pPr>
              <w:pStyle w:val="GOSTTablenorm"/>
              <w:rPr>
                <w:ins w:id="7119" w:author="Опаева Лидия Арашаевна" w:date="2025-10-15T09:31:00Z"/>
              </w:rPr>
            </w:pPr>
            <w:ins w:id="7120" w:author="Опаева Лидия Арашаевна" w:date="2025-10-15T09:31:00Z">
              <w:r w:rsidRPr="00DB7279">
                <w:t>ПЗО_Кт</w:t>
              </w:r>
            </w:ins>
          </w:p>
        </w:tc>
        <w:tc>
          <w:tcPr>
            <w:tcW w:w="991" w:type="dxa"/>
          </w:tcPr>
          <w:p w14:paraId="7F13D5C3" w14:textId="77777777" w:rsidR="00E97DE1" w:rsidRPr="00DB7279" w:rsidRDefault="00E97DE1" w:rsidP="00E97DE1">
            <w:pPr>
              <w:pStyle w:val="GOSTTablenorm"/>
              <w:rPr>
                <w:ins w:id="7121" w:author="Опаева Лидия Арашаевна" w:date="2025-10-15T09:31:00Z"/>
              </w:rPr>
            </w:pPr>
            <w:ins w:id="7122" w:author="Опаева Лидия Арашаевна" w:date="2025-10-15T09:31:00Z">
              <w:r w:rsidRPr="00DB7279">
                <w:t>Нет</w:t>
              </w:r>
            </w:ins>
          </w:p>
        </w:tc>
        <w:tc>
          <w:tcPr>
            <w:tcW w:w="3643" w:type="dxa"/>
          </w:tcPr>
          <w:p w14:paraId="36FC8643" w14:textId="77777777" w:rsidR="00E97DE1" w:rsidRPr="00DB7279" w:rsidRDefault="00E97DE1" w:rsidP="00E97DE1">
            <w:pPr>
              <w:pStyle w:val="GOSTTablenorm"/>
              <w:rPr>
                <w:ins w:id="7123" w:author="Опаева Лидия Арашаевна" w:date="2025-10-15T09:31:00Z"/>
              </w:rPr>
            </w:pPr>
            <w:ins w:id="7124" w:author="Опаева Лидия Арашаевна" w:date="2025-10-15T09:31:00Z">
              <w:r w:rsidRPr="00DB7279">
                <w:t xml:space="preserve">ЗО по </w:t>
              </w:r>
              <w:r w:rsidRPr="00DB7279">
                <w:rPr>
                  <w:bCs/>
                </w:rPr>
                <w:t>Кт</w:t>
              </w:r>
            </w:ins>
          </w:p>
        </w:tc>
        <w:tc>
          <w:tcPr>
            <w:tcW w:w="3643" w:type="dxa"/>
          </w:tcPr>
          <w:p w14:paraId="10B78BE3" w14:textId="77777777" w:rsidR="00E97DE1" w:rsidRPr="00DB7279" w:rsidRDefault="00E97DE1" w:rsidP="00E97DE1">
            <w:pPr>
              <w:pStyle w:val="GOSTTablenorm"/>
              <w:rPr>
                <w:ins w:id="7125" w:author="Опаева Лидия Арашаевна" w:date="2025-10-15T09:31:00Z"/>
              </w:rPr>
            </w:pPr>
            <w:ins w:id="7126" w:author="Опаева Лидия Арашаевна" w:date="2025-10-15T09:31:00Z">
              <w:r w:rsidRPr="00DB7279">
                <w:t>T0504833:CT_PZO</w:t>
              </w:r>
            </w:ins>
          </w:p>
        </w:tc>
        <w:tc>
          <w:tcPr>
            <w:tcW w:w="4030" w:type="dxa"/>
          </w:tcPr>
          <w:p w14:paraId="6C7E4B3E" w14:textId="77777777" w:rsidR="00E97DE1" w:rsidRPr="001C252D" w:rsidRDefault="00E97DE1" w:rsidP="00E97DE1">
            <w:pPr>
              <w:pStyle w:val="GOSTTablenorm"/>
              <w:rPr>
                <w:ins w:id="7127" w:author="Опаева Лидия Арашаевна" w:date="2025-10-15T09:31:00Z"/>
              </w:rPr>
            </w:pPr>
            <w:ins w:id="7128" w:author="Опаева Лидия Арашаевна" w:date="2025-10-15T09:31:00Z">
              <w:r w:rsidRPr="00DB7279">
                <w:t>-</w:t>
              </w:r>
            </w:ins>
          </w:p>
        </w:tc>
      </w:tr>
    </w:tbl>
    <w:p w14:paraId="1CF58455" w14:textId="086C954C" w:rsidR="006B7E22" w:rsidRPr="006B7E22" w:rsidRDefault="006B7E22" w:rsidP="006B7E22">
      <w:pPr>
        <w:pStyle w:val="GOSTNameTable"/>
        <w:tabs>
          <w:tab w:val="clear" w:pos="1701"/>
          <w:tab w:val="num" w:pos="567"/>
        </w:tabs>
        <w:rPr>
          <w:highlight w:val="cyan"/>
        </w:rPr>
      </w:pPr>
      <w:r w:rsidRPr="006B7E22">
        <w:rPr>
          <w:highlight w:val="cyan"/>
        </w:rPr>
        <w:fldChar w:fldCharType="begin"/>
      </w:r>
      <w:r w:rsidRPr="006B7E22">
        <w:rPr>
          <w:highlight w:val="cyan"/>
        </w:rPr>
        <w:instrText xml:space="preserve"> SEQ Таблица \* ARABIC </w:instrText>
      </w:r>
      <w:r w:rsidRPr="006B7E22">
        <w:rPr>
          <w:highlight w:val="cyan"/>
        </w:rPr>
        <w:fldChar w:fldCharType="separate"/>
      </w:r>
      <w:bookmarkStart w:id="7129" w:name="_Ref157180818"/>
      <w:bookmarkStart w:id="7130" w:name="_Toc210318920"/>
      <w:bookmarkStart w:id="7131" w:name="_Toc226564549"/>
      <w:r w:rsidR="00CE7795">
        <w:rPr>
          <w:highlight w:val="cyan"/>
        </w:rPr>
        <w:t>37</w:t>
      </w:r>
      <w:bookmarkEnd w:id="7129"/>
      <w:r w:rsidRPr="006B7E22">
        <w:rPr>
          <w:highlight w:val="cyan"/>
        </w:rPr>
        <w:fldChar w:fldCharType="end"/>
      </w:r>
      <w:r w:rsidRPr="006B7E22">
        <w:rPr>
          <w:highlight w:val="cyan"/>
        </w:rPr>
        <w:t xml:space="preserve"> - Перечень атрибутов, соответствующих типу документа «</w:t>
      </w:r>
      <w:r w:rsidRPr="006B7E22">
        <w:rPr>
          <w:szCs w:val="22"/>
          <w:highlight w:val="cyan"/>
        </w:rPr>
        <w:t xml:space="preserve">Поручение о перечислении на счет» </w:t>
      </w:r>
      <w:r w:rsidRPr="006B7E22">
        <w:rPr>
          <w:szCs w:val="22"/>
          <w:highlight w:val="cyan"/>
          <w:lang w:val="en-US"/>
        </w:rPr>
        <w:t>PUDS</w:t>
      </w:r>
      <w:r w:rsidRPr="006B7E22">
        <w:rPr>
          <w:szCs w:val="22"/>
          <w:highlight w:val="cyan"/>
        </w:rPr>
        <w:t>_</w:t>
      </w:r>
      <w:r w:rsidRPr="006B7E22">
        <w:rPr>
          <w:szCs w:val="22"/>
          <w:highlight w:val="cyan"/>
          <w:lang w:val="en-US"/>
        </w:rPr>
        <w:t>PPS</w:t>
      </w:r>
      <w:bookmarkEnd w:id="7130"/>
      <w:r>
        <w:rPr>
          <w:szCs w:val="22"/>
          <w:highlight w:val="cyan"/>
        </w:rPr>
        <w:t>_</w:t>
      </w:r>
      <w:r>
        <w:rPr>
          <w:szCs w:val="22"/>
          <w:highlight w:val="cyan"/>
          <w:lang w:val="en-US"/>
        </w:rPr>
        <w:t>NPS</w:t>
      </w:r>
      <w:bookmarkEnd w:id="7131"/>
    </w:p>
    <w:tbl>
      <w:tblPr>
        <w:tblStyle w:val="GOSTTable"/>
        <w:tblW w:w="5000" w:type="pct"/>
        <w:tblLayout w:type="fixed"/>
        <w:tblLook w:val="07E0" w:firstRow="1" w:lastRow="1" w:firstColumn="1" w:lastColumn="1" w:noHBand="1" w:noVBand="1"/>
      </w:tblPr>
      <w:tblGrid>
        <w:gridCol w:w="3481"/>
        <w:gridCol w:w="948"/>
        <w:gridCol w:w="3481"/>
        <w:gridCol w:w="3481"/>
        <w:gridCol w:w="4303"/>
      </w:tblGrid>
      <w:tr w:rsidR="006B7E22" w:rsidRPr="00B9499D" w14:paraId="5121EDAD" w14:textId="77777777" w:rsidTr="006B7E22">
        <w:trPr>
          <w:cnfStyle w:val="100000000000" w:firstRow="1" w:lastRow="0" w:firstColumn="0" w:lastColumn="0" w:oddVBand="0" w:evenVBand="0" w:oddHBand="0" w:evenHBand="0" w:firstRowFirstColumn="0" w:firstRowLastColumn="0" w:lastRowFirstColumn="0" w:lastRowLastColumn="0"/>
        </w:trPr>
        <w:tc>
          <w:tcPr>
            <w:tcW w:w="1109" w:type="pct"/>
          </w:tcPr>
          <w:p w14:paraId="11E27B5C" w14:textId="77777777" w:rsidR="006B7E22" w:rsidRPr="00675F58" w:rsidRDefault="006B7E22" w:rsidP="006B7E22">
            <w:pPr>
              <w:pStyle w:val="GOSTTableHead"/>
            </w:pPr>
            <w:r w:rsidRPr="00B9499D">
              <w:t>Наименование атрибута</w:t>
            </w:r>
          </w:p>
        </w:tc>
        <w:tc>
          <w:tcPr>
            <w:tcW w:w="302" w:type="pct"/>
          </w:tcPr>
          <w:p w14:paraId="38A34107" w14:textId="77777777" w:rsidR="006B7E22" w:rsidRPr="00675F58" w:rsidRDefault="006B7E22" w:rsidP="006B7E22">
            <w:pPr>
              <w:pStyle w:val="GOSTTableHead"/>
            </w:pPr>
            <w:r w:rsidRPr="00B9499D">
              <w:t>Вычисляемый атрибут</w:t>
            </w:r>
          </w:p>
        </w:tc>
        <w:tc>
          <w:tcPr>
            <w:tcW w:w="1109" w:type="pct"/>
          </w:tcPr>
          <w:p w14:paraId="6A0283C1" w14:textId="77777777" w:rsidR="006B7E22" w:rsidRPr="00675F58" w:rsidRDefault="006B7E22" w:rsidP="006B7E22">
            <w:pPr>
              <w:pStyle w:val="GOSTTableHead"/>
            </w:pPr>
            <w:r w:rsidRPr="00B9499D">
              <w:t>Описание атрибута</w:t>
            </w:r>
          </w:p>
        </w:tc>
        <w:tc>
          <w:tcPr>
            <w:tcW w:w="1109" w:type="pct"/>
          </w:tcPr>
          <w:p w14:paraId="7D8577A0" w14:textId="77777777" w:rsidR="006B7E22" w:rsidRPr="00675F58" w:rsidRDefault="006B7E22" w:rsidP="006B7E22">
            <w:pPr>
              <w:pStyle w:val="GOSTTableHead"/>
            </w:pPr>
            <w:r w:rsidRPr="00B9499D">
              <w:t>Реквизит документа (наименование тега)</w:t>
            </w:r>
          </w:p>
        </w:tc>
        <w:tc>
          <w:tcPr>
            <w:tcW w:w="1371" w:type="pct"/>
          </w:tcPr>
          <w:p w14:paraId="044B2047" w14:textId="77777777" w:rsidR="006B7E22" w:rsidRPr="00C25A9C" w:rsidRDefault="006B7E22" w:rsidP="006B7E22">
            <w:pPr>
              <w:pStyle w:val="GOSTTableHead"/>
            </w:pPr>
            <w:r w:rsidRPr="00B9499D">
              <w:t>Алгоритм вычисления</w:t>
            </w:r>
          </w:p>
        </w:tc>
      </w:tr>
      <w:tr w:rsidR="006B7E22" w:rsidRPr="00B9499D" w14:paraId="19852A37" w14:textId="77777777" w:rsidTr="006B7E22">
        <w:tc>
          <w:tcPr>
            <w:tcW w:w="1109" w:type="pct"/>
          </w:tcPr>
          <w:p w14:paraId="1DA7F44B" w14:textId="77777777" w:rsidR="006B7E22" w:rsidRPr="00D53BBF" w:rsidRDefault="006B7E22" w:rsidP="006B7E22">
            <w:pPr>
              <w:pStyle w:val="GOSTTablenorm"/>
              <w:rPr>
                <w:highlight w:val="cyan"/>
              </w:rPr>
            </w:pPr>
            <w:r w:rsidRPr="00D53BBF">
              <w:rPr>
                <w:highlight w:val="cyan"/>
              </w:rPr>
              <w:t>Номер_документа</w:t>
            </w:r>
          </w:p>
        </w:tc>
        <w:tc>
          <w:tcPr>
            <w:tcW w:w="302" w:type="pct"/>
          </w:tcPr>
          <w:p w14:paraId="4F53B10B" w14:textId="77777777" w:rsidR="006B7E22" w:rsidRDefault="006B7E22" w:rsidP="006B7E22">
            <w:pPr>
              <w:pStyle w:val="GOSTTablenorm"/>
              <w:rPr>
                <w:color w:val="000000"/>
              </w:rPr>
            </w:pPr>
            <w:r w:rsidRPr="00675F58">
              <w:t>нет</w:t>
            </w:r>
          </w:p>
        </w:tc>
        <w:tc>
          <w:tcPr>
            <w:tcW w:w="1109" w:type="pct"/>
          </w:tcPr>
          <w:p w14:paraId="58BBDDFE" w14:textId="77777777" w:rsidR="006B7E22" w:rsidRDefault="006B7E22" w:rsidP="006B7E22">
            <w:pPr>
              <w:pStyle w:val="GOSTTablenorm"/>
            </w:pPr>
            <w:r w:rsidRPr="00675F58">
              <w:t>Номер документа</w:t>
            </w:r>
          </w:p>
        </w:tc>
        <w:tc>
          <w:tcPr>
            <w:tcW w:w="1109" w:type="pct"/>
          </w:tcPr>
          <w:p w14:paraId="3A4041CD" w14:textId="77777777" w:rsidR="006B7E22" w:rsidRPr="00441726" w:rsidRDefault="006B7E22" w:rsidP="006B7E22">
            <w:pPr>
              <w:pStyle w:val="GOSTTablenorm"/>
            </w:pPr>
            <w:r w:rsidRPr="00675F58">
              <w:t>BasicRequisites_DocNum</w:t>
            </w:r>
          </w:p>
        </w:tc>
        <w:tc>
          <w:tcPr>
            <w:tcW w:w="1371" w:type="pct"/>
          </w:tcPr>
          <w:p w14:paraId="4E2917DC" w14:textId="6129EF5C" w:rsidR="006B7E22" w:rsidRPr="00C25A9C" w:rsidRDefault="00D53BBF" w:rsidP="006B7E22">
            <w:pPr>
              <w:pStyle w:val="GOSTTablenorm"/>
            </w:pPr>
            <w:r>
              <w:t>-</w:t>
            </w:r>
          </w:p>
        </w:tc>
      </w:tr>
      <w:tr w:rsidR="006B7E22" w:rsidRPr="00B9499D" w14:paraId="2AC331FC" w14:textId="77777777" w:rsidTr="006B7E22">
        <w:tc>
          <w:tcPr>
            <w:tcW w:w="1109" w:type="pct"/>
          </w:tcPr>
          <w:p w14:paraId="24B14AE9" w14:textId="77777777" w:rsidR="006B7E22" w:rsidRPr="00D53BBF" w:rsidRDefault="006B7E22" w:rsidP="006B7E22">
            <w:pPr>
              <w:pStyle w:val="GOSTTablenorm"/>
              <w:rPr>
                <w:highlight w:val="cyan"/>
              </w:rPr>
            </w:pPr>
            <w:r w:rsidRPr="00D53BBF">
              <w:rPr>
                <w:highlight w:val="cyan"/>
              </w:rPr>
              <w:t>Дата_документа</w:t>
            </w:r>
          </w:p>
        </w:tc>
        <w:tc>
          <w:tcPr>
            <w:tcW w:w="302" w:type="pct"/>
          </w:tcPr>
          <w:p w14:paraId="409398B2" w14:textId="77777777" w:rsidR="006B7E22" w:rsidRDefault="006B7E22" w:rsidP="006B7E22">
            <w:pPr>
              <w:pStyle w:val="GOSTTablenorm"/>
              <w:rPr>
                <w:color w:val="000000"/>
              </w:rPr>
            </w:pPr>
            <w:r w:rsidRPr="00675F58">
              <w:t>нет</w:t>
            </w:r>
          </w:p>
        </w:tc>
        <w:tc>
          <w:tcPr>
            <w:tcW w:w="1109" w:type="pct"/>
          </w:tcPr>
          <w:p w14:paraId="7955CC83" w14:textId="77777777" w:rsidR="006B7E22" w:rsidRDefault="006B7E22" w:rsidP="006B7E22">
            <w:pPr>
              <w:pStyle w:val="GOSTTablenorm"/>
            </w:pPr>
            <w:r w:rsidRPr="00675F58">
              <w:t>Дата документа</w:t>
            </w:r>
          </w:p>
        </w:tc>
        <w:tc>
          <w:tcPr>
            <w:tcW w:w="1109" w:type="pct"/>
          </w:tcPr>
          <w:p w14:paraId="6B93B459" w14:textId="77777777" w:rsidR="006B7E22" w:rsidRPr="00441726" w:rsidRDefault="006B7E22" w:rsidP="006B7E22">
            <w:pPr>
              <w:pStyle w:val="GOSTTablenorm"/>
            </w:pPr>
            <w:r w:rsidRPr="00675F58">
              <w:t>BasicRequisites_DocDate</w:t>
            </w:r>
          </w:p>
        </w:tc>
        <w:tc>
          <w:tcPr>
            <w:tcW w:w="1371" w:type="pct"/>
          </w:tcPr>
          <w:p w14:paraId="1C7AB6CA" w14:textId="22E6647B" w:rsidR="006B7E22" w:rsidRPr="00C25A9C" w:rsidRDefault="00D53BBF" w:rsidP="006B7E22">
            <w:pPr>
              <w:pStyle w:val="GOSTTablenorm"/>
            </w:pPr>
            <w:r>
              <w:t>-</w:t>
            </w:r>
          </w:p>
        </w:tc>
      </w:tr>
      <w:tr w:rsidR="00D53BBF" w:rsidRPr="00B9499D" w14:paraId="3049B3A8" w14:textId="77777777" w:rsidTr="006B7E22">
        <w:tc>
          <w:tcPr>
            <w:tcW w:w="1109" w:type="pct"/>
          </w:tcPr>
          <w:p w14:paraId="24F80FA8" w14:textId="0EC76437" w:rsidR="00D53BBF" w:rsidRPr="00D53BBF" w:rsidRDefault="00D53BBF" w:rsidP="00D53BBF">
            <w:pPr>
              <w:pStyle w:val="GOSTTablenorm"/>
              <w:rPr>
                <w:highlight w:val="cyan"/>
              </w:rPr>
            </w:pPr>
            <w:r w:rsidRPr="00D53BBF">
              <w:rPr>
                <w:highlight w:val="cyan"/>
              </w:rPr>
              <w:t>Вид_документа</w:t>
            </w:r>
          </w:p>
        </w:tc>
        <w:tc>
          <w:tcPr>
            <w:tcW w:w="302" w:type="pct"/>
          </w:tcPr>
          <w:p w14:paraId="5B7D766C" w14:textId="34939DB3" w:rsidR="00D53BBF" w:rsidRPr="00D53BBF" w:rsidRDefault="00D53BBF" w:rsidP="00D53BBF">
            <w:pPr>
              <w:pStyle w:val="GOSTTablenorm"/>
            </w:pPr>
            <w:r>
              <w:t>нет</w:t>
            </w:r>
          </w:p>
        </w:tc>
        <w:tc>
          <w:tcPr>
            <w:tcW w:w="1109" w:type="pct"/>
          </w:tcPr>
          <w:p w14:paraId="7734F7A1" w14:textId="55F3F11A" w:rsidR="00D53BBF" w:rsidRPr="00675F58" w:rsidRDefault="00D53BBF" w:rsidP="00D53BBF">
            <w:pPr>
              <w:pStyle w:val="GOSTTablenorm"/>
            </w:pPr>
            <w:r w:rsidRPr="00871E24">
              <w:t>Вид документа</w:t>
            </w:r>
          </w:p>
        </w:tc>
        <w:tc>
          <w:tcPr>
            <w:tcW w:w="1109" w:type="pct"/>
          </w:tcPr>
          <w:p w14:paraId="460CD8FE" w14:textId="1FDF5F31" w:rsidR="00D53BBF" w:rsidRPr="00675F58" w:rsidRDefault="00D53BBF" w:rsidP="00D53BBF">
            <w:pPr>
              <w:pStyle w:val="GOSTTablenorm"/>
            </w:pPr>
            <w:r w:rsidRPr="00D824C1">
              <w:rPr>
                <w:szCs w:val="22"/>
              </w:rPr>
              <w:t>BasicRequisites_POType</w:t>
            </w:r>
          </w:p>
        </w:tc>
        <w:tc>
          <w:tcPr>
            <w:tcW w:w="1371" w:type="pct"/>
          </w:tcPr>
          <w:p w14:paraId="75ED6BB3" w14:textId="523E4FB5" w:rsidR="00D53BBF" w:rsidRPr="00C25A9C" w:rsidRDefault="00D53BBF" w:rsidP="00D53BBF">
            <w:pPr>
              <w:pStyle w:val="GOSTTablenorm"/>
            </w:pPr>
            <w:r w:rsidRPr="00871E24">
              <w:t>-</w:t>
            </w:r>
          </w:p>
        </w:tc>
      </w:tr>
      <w:tr w:rsidR="00D53BBF" w:rsidRPr="00B9499D" w14:paraId="1716BBA5" w14:textId="77777777" w:rsidTr="006B7E22">
        <w:tc>
          <w:tcPr>
            <w:tcW w:w="1109" w:type="pct"/>
          </w:tcPr>
          <w:p w14:paraId="1D6158C8" w14:textId="77777777" w:rsidR="00D53BBF" w:rsidRDefault="00D53BBF" w:rsidP="00D53BBF">
            <w:pPr>
              <w:pStyle w:val="GOSTTablenorm"/>
            </w:pPr>
            <w:r w:rsidRPr="00D53BBF">
              <w:rPr>
                <w:highlight w:val="cyan"/>
              </w:rPr>
              <w:t>Наименование_документа</w:t>
            </w:r>
          </w:p>
        </w:tc>
        <w:tc>
          <w:tcPr>
            <w:tcW w:w="302" w:type="pct"/>
          </w:tcPr>
          <w:p w14:paraId="3A97A807" w14:textId="77777777" w:rsidR="00D53BBF" w:rsidRDefault="00D53BBF" w:rsidP="00D53BBF">
            <w:pPr>
              <w:pStyle w:val="GOSTTablenorm"/>
              <w:rPr>
                <w:color w:val="000000"/>
              </w:rPr>
            </w:pPr>
            <w:r w:rsidRPr="00675F58">
              <w:t>да</w:t>
            </w:r>
          </w:p>
        </w:tc>
        <w:tc>
          <w:tcPr>
            <w:tcW w:w="1109" w:type="pct"/>
          </w:tcPr>
          <w:p w14:paraId="6715F74C" w14:textId="77777777" w:rsidR="00D53BBF" w:rsidRDefault="00D53BBF" w:rsidP="00D53BBF">
            <w:pPr>
              <w:pStyle w:val="GOSTTablenorm"/>
            </w:pPr>
            <w:r w:rsidRPr="00675F58">
              <w:t xml:space="preserve">Наименование </w:t>
            </w:r>
            <w:r>
              <w:t>документа</w:t>
            </w:r>
          </w:p>
        </w:tc>
        <w:tc>
          <w:tcPr>
            <w:tcW w:w="1109" w:type="pct"/>
          </w:tcPr>
          <w:p w14:paraId="50BD07E2" w14:textId="25B7A953" w:rsidR="00D53BBF" w:rsidRPr="00441726" w:rsidRDefault="00D53BBF" w:rsidP="00D53BBF">
            <w:pPr>
              <w:pStyle w:val="GOSTTablenorm"/>
            </w:pPr>
            <w:r w:rsidRPr="00B412B2">
              <w:rPr>
                <w:szCs w:val="22"/>
              </w:rPr>
              <w:t>TypeDoc</w:t>
            </w:r>
            <w:r w:rsidR="003F214E">
              <w:rPr>
                <w:szCs w:val="22"/>
              </w:rPr>
              <w:t xml:space="preserve"> </w:t>
            </w:r>
            <w:r w:rsidR="003F214E" w:rsidRPr="00E62987">
              <w:t>(из заголовка запроса)</w:t>
            </w:r>
          </w:p>
        </w:tc>
        <w:tc>
          <w:tcPr>
            <w:tcW w:w="1371" w:type="pct"/>
          </w:tcPr>
          <w:p w14:paraId="7EE44ACE" w14:textId="77777777" w:rsidR="00D53BBF" w:rsidRPr="00C25A9C" w:rsidRDefault="00D53BBF" w:rsidP="00D53BBF">
            <w:pPr>
              <w:pStyle w:val="GOSTTablenorm"/>
            </w:pPr>
            <w:r w:rsidRPr="0017407D">
              <w:t xml:space="preserve">Наименование документа определяется по справочнику </w:t>
            </w:r>
            <w:r>
              <w:t>«</w:t>
            </w:r>
            <w:r w:rsidRPr="0017407D">
              <w:t>Типы документов</w:t>
            </w:r>
            <w:r>
              <w:t>»</w:t>
            </w:r>
            <w:r w:rsidRPr="0017407D">
              <w:t xml:space="preserve"> с помощью значения атрибута Тип_документа (</w:t>
            </w:r>
            <w:r w:rsidRPr="0017407D">
              <w:rPr>
                <w:lang w:val="en-US"/>
              </w:rPr>
              <w:t>TypeDoc</w:t>
            </w:r>
            <w:r w:rsidRPr="0017407D">
              <w:t>) из заголовка запроса</w:t>
            </w:r>
          </w:p>
        </w:tc>
      </w:tr>
      <w:tr w:rsidR="00C8256F" w:rsidRPr="00B9499D" w14:paraId="45088FE4" w14:textId="77777777" w:rsidTr="006B7E22">
        <w:trPr>
          <w:ins w:id="7132" w:author="Сказецкая Наталья Камилевна" w:date="2026-02-12T20:39:00Z"/>
        </w:trPr>
        <w:tc>
          <w:tcPr>
            <w:tcW w:w="1109" w:type="pct"/>
          </w:tcPr>
          <w:p w14:paraId="6FE00236" w14:textId="1DD8AD8C" w:rsidR="00C8256F" w:rsidRPr="00D53BBF" w:rsidRDefault="00C8256F" w:rsidP="00D53BBF">
            <w:pPr>
              <w:pStyle w:val="GOSTTablenorm"/>
              <w:rPr>
                <w:ins w:id="7133" w:author="Сказецкая Наталья Камилевна" w:date="2026-02-12T20:39:00Z"/>
                <w:highlight w:val="cyan"/>
              </w:rPr>
            </w:pPr>
            <w:commentRangeStart w:id="7134"/>
            <w:ins w:id="7135" w:author="Сказецкая Наталья Камилевна" w:date="2026-02-12T20:39:00Z">
              <w:r w:rsidRPr="00C8256F">
                <w:rPr>
                  <w:highlight w:val="cyan"/>
                </w:rPr>
                <w:t>Код_системы</w:t>
              </w:r>
            </w:ins>
            <w:commentRangeEnd w:id="7134"/>
            <w:ins w:id="7136" w:author="Сказецкая Наталья Камилевна" w:date="2026-02-12T20:52:00Z">
              <w:r w:rsidR="00F43749">
                <w:rPr>
                  <w:rStyle w:val="afff4"/>
                </w:rPr>
                <w:commentReference w:id="7134"/>
              </w:r>
            </w:ins>
          </w:p>
        </w:tc>
        <w:tc>
          <w:tcPr>
            <w:tcW w:w="302" w:type="pct"/>
          </w:tcPr>
          <w:p w14:paraId="7FC1C0E2" w14:textId="49286B17" w:rsidR="00C8256F" w:rsidRPr="00675F58" w:rsidRDefault="00C8256F" w:rsidP="00D53BBF">
            <w:pPr>
              <w:pStyle w:val="GOSTTablenorm"/>
              <w:rPr>
                <w:ins w:id="7137" w:author="Сказецкая Наталья Камилевна" w:date="2026-02-12T20:39:00Z"/>
              </w:rPr>
            </w:pPr>
            <w:ins w:id="7138" w:author="Сказецкая Наталья Камилевна" w:date="2026-02-12T20:40:00Z">
              <w:r>
                <w:t>да</w:t>
              </w:r>
            </w:ins>
          </w:p>
        </w:tc>
        <w:tc>
          <w:tcPr>
            <w:tcW w:w="1109" w:type="pct"/>
          </w:tcPr>
          <w:p w14:paraId="4711AB31" w14:textId="6810170C" w:rsidR="00C8256F" w:rsidRPr="00675F58" w:rsidRDefault="00C8256F" w:rsidP="00D53BBF">
            <w:pPr>
              <w:pStyle w:val="GOSTTablenorm"/>
              <w:rPr>
                <w:ins w:id="7139" w:author="Сказецкая Наталья Камилевна" w:date="2026-02-12T20:39:00Z"/>
              </w:rPr>
            </w:pPr>
            <w:ins w:id="7140" w:author="Сказецкая Наталья Камилевна" w:date="2026-02-12T20:40:00Z">
              <w:r>
                <w:t>Код системы ведения операций по КС</w:t>
              </w:r>
            </w:ins>
          </w:p>
        </w:tc>
        <w:tc>
          <w:tcPr>
            <w:tcW w:w="1109" w:type="pct"/>
          </w:tcPr>
          <w:p w14:paraId="0BE151D8" w14:textId="0BEB5670" w:rsidR="00C8256F" w:rsidRPr="00B412B2" w:rsidRDefault="00C8256F" w:rsidP="00D53BBF">
            <w:pPr>
              <w:pStyle w:val="GOSTTablenorm"/>
              <w:rPr>
                <w:ins w:id="7141" w:author="Сказецкая Наталья Камилевна" w:date="2026-02-12T20:39:00Z"/>
                <w:szCs w:val="22"/>
              </w:rPr>
            </w:pPr>
            <w:ins w:id="7142" w:author="Сказецкая Наталья Камилевна" w:date="2026-02-12T20:40:00Z">
              <w:r>
                <w:rPr>
                  <w:szCs w:val="22"/>
                </w:rPr>
                <w:t>-</w:t>
              </w:r>
            </w:ins>
          </w:p>
        </w:tc>
        <w:tc>
          <w:tcPr>
            <w:tcW w:w="1371" w:type="pct"/>
          </w:tcPr>
          <w:p w14:paraId="5E0D732E" w14:textId="2E6D9542" w:rsidR="00C8256F" w:rsidRPr="00C8256F" w:rsidRDefault="00C8256F" w:rsidP="00D53BBF">
            <w:pPr>
              <w:pStyle w:val="GOSTTablenorm"/>
              <w:rPr>
                <w:ins w:id="7143" w:author="Сказецкая Наталья Камилевна" w:date="2026-02-12T20:39:00Z"/>
                <w:rFonts w:asciiTheme="minorHAnsi" w:hAnsiTheme="minorHAnsi"/>
              </w:rPr>
            </w:pPr>
            <w:commentRangeStart w:id="7144"/>
            <w:ins w:id="7145" w:author="Сказецкая Наталья Камилевна" w:date="2026-02-12T20:40:00Z">
              <w:r>
                <w:t>Указывается</w:t>
              </w:r>
            </w:ins>
            <w:commentRangeEnd w:id="7144"/>
            <w:ins w:id="7146" w:author="Сказецкая Наталья Камилевна" w:date="2026-02-12T20:43:00Z">
              <w:r>
                <w:rPr>
                  <w:rStyle w:val="afff4"/>
                </w:rPr>
                <w:commentReference w:id="7144"/>
              </w:r>
            </w:ins>
            <w:ins w:id="7147" w:author="Сказецкая Наталья Камилевна" w:date="2026-02-12T20:40:00Z">
              <w:r>
                <w:t xml:space="preserve"> значение </w:t>
              </w:r>
            </w:ins>
            <w:ins w:id="7148" w:author="Сказецкая Наталья Камилевна" w:date="2026-02-12T20:41:00Z">
              <w:r>
                <w:t>«</w:t>
              </w:r>
            </w:ins>
            <w:ins w:id="7149" w:author="Сказецкая Наталья Камилевна" w:date="2026-02-12T20:42:00Z">
              <w:r w:rsidRPr="00C8256F">
                <w:t>FAMABS-TSE»</w:t>
              </w:r>
              <w:r>
                <w:t>.</w:t>
              </w:r>
            </w:ins>
          </w:p>
        </w:tc>
      </w:tr>
      <w:tr w:rsidR="00D53BBF" w:rsidRPr="00B9499D" w14:paraId="70447E8F" w14:textId="77777777" w:rsidTr="006B7E22">
        <w:tc>
          <w:tcPr>
            <w:tcW w:w="1109" w:type="pct"/>
          </w:tcPr>
          <w:p w14:paraId="5E2977B1" w14:textId="77777777" w:rsidR="00D53BBF" w:rsidRDefault="00D53BBF" w:rsidP="00D53BBF">
            <w:pPr>
              <w:pStyle w:val="GOSTTablenorm"/>
            </w:pPr>
            <w:r w:rsidRPr="00D53BBF">
              <w:rPr>
                <w:highlight w:val="cyan"/>
              </w:rPr>
              <w:t>Код_валюты</w:t>
            </w:r>
          </w:p>
        </w:tc>
        <w:tc>
          <w:tcPr>
            <w:tcW w:w="302" w:type="pct"/>
          </w:tcPr>
          <w:p w14:paraId="77E19777" w14:textId="77777777" w:rsidR="00D53BBF" w:rsidRDefault="00D53BBF" w:rsidP="00D53BBF">
            <w:pPr>
              <w:pStyle w:val="GOSTTablenorm"/>
              <w:rPr>
                <w:color w:val="000000"/>
              </w:rPr>
            </w:pPr>
            <w:r w:rsidRPr="00675F58">
              <w:t>да</w:t>
            </w:r>
          </w:p>
        </w:tc>
        <w:tc>
          <w:tcPr>
            <w:tcW w:w="1109" w:type="pct"/>
          </w:tcPr>
          <w:p w14:paraId="247CAC17" w14:textId="77777777" w:rsidR="00D53BBF" w:rsidRDefault="00D53BBF" w:rsidP="00D53BBF">
            <w:pPr>
              <w:pStyle w:val="GOSTTablenorm"/>
            </w:pPr>
            <w:r w:rsidRPr="00675F58">
              <w:t>Код валюты по ОКВ</w:t>
            </w:r>
          </w:p>
        </w:tc>
        <w:tc>
          <w:tcPr>
            <w:tcW w:w="1109" w:type="pct"/>
          </w:tcPr>
          <w:p w14:paraId="5DE2AB92" w14:textId="77777777" w:rsidR="00D53BBF" w:rsidRPr="00251244" w:rsidRDefault="00D53BBF" w:rsidP="00D53BBF">
            <w:pPr>
              <w:pStyle w:val="GOSTTablenorm"/>
              <w:rPr>
                <w:lang w:val="en-US"/>
              </w:rPr>
            </w:pPr>
            <w:r>
              <w:rPr>
                <w:lang w:val="en-US"/>
              </w:rPr>
              <w:t>OKVCd</w:t>
            </w:r>
          </w:p>
        </w:tc>
        <w:tc>
          <w:tcPr>
            <w:tcW w:w="1371" w:type="pct"/>
          </w:tcPr>
          <w:p w14:paraId="5BDCE93D" w14:textId="61C00400" w:rsidR="00D53BBF" w:rsidRPr="00C25A9C" w:rsidRDefault="00D53BBF" w:rsidP="00D53BBF">
            <w:pPr>
              <w:pStyle w:val="GOSTTablenorm"/>
              <w:rPr>
                <w:rFonts w:eastAsiaTheme="minorEastAsia"/>
              </w:rPr>
            </w:pPr>
            <w:r w:rsidRPr="33249EA7">
              <w:rPr>
                <w:color w:val="000000" w:themeColor="text1"/>
              </w:rPr>
              <w:t>В составе документа может приходить как цифро</w:t>
            </w:r>
            <w:r w:rsidR="00357140">
              <w:rPr>
                <w:color w:val="000000" w:themeColor="text1"/>
              </w:rPr>
              <w:t>вой, так и буквенный код валюты:</w:t>
            </w:r>
          </w:p>
          <w:p w14:paraId="44ECA3E6" w14:textId="35C3471E" w:rsidR="00D53BBF" w:rsidRPr="00C25A9C" w:rsidRDefault="00D53BBF" w:rsidP="009B0899">
            <w:pPr>
              <w:pStyle w:val="GOSTTableListMark1"/>
            </w:pPr>
            <w:r w:rsidRPr="33249EA7">
              <w:t>если код валюты пришел цифровой, то в атрибут его значение записывается в неизменном виде;</w:t>
            </w:r>
          </w:p>
          <w:p w14:paraId="4558871F" w14:textId="77777777" w:rsidR="00D53BBF" w:rsidRPr="00C25A9C" w:rsidRDefault="00D53BBF" w:rsidP="009B0899">
            <w:pPr>
              <w:pStyle w:val="GOSTTableListMark1"/>
            </w:pPr>
            <w:r w:rsidRPr="33249EA7">
              <w:t xml:space="preserve"> если код валюты пришел буквенный, то в атрибут его значение записывается после преобразования в цифровой </w:t>
            </w:r>
            <w:r>
              <w:t>по данным справочника «Общероссийский классификатор валют (ОКВ)»</w:t>
            </w:r>
          </w:p>
        </w:tc>
      </w:tr>
      <w:tr w:rsidR="00D53BBF" w:rsidRPr="00B9499D" w14:paraId="6F52EBEE" w14:textId="77777777" w:rsidTr="006B7E22">
        <w:tc>
          <w:tcPr>
            <w:tcW w:w="1109" w:type="pct"/>
          </w:tcPr>
          <w:p w14:paraId="32251B41" w14:textId="1EA94756" w:rsidR="00D53BBF" w:rsidRPr="00D53BBF" w:rsidRDefault="00D53BBF" w:rsidP="00D53BBF">
            <w:pPr>
              <w:pStyle w:val="GOSTTablenorm"/>
              <w:rPr>
                <w:highlight w:val="cyan"/>
              </w:rPr>
            </w:pPr>
            <w:r w:rsidRPr="00D53BBF">
              <w:rPr>
                <w:szCs w:val="22"/>
                <w:highlight w:val="cyan"/>
              </w:rPr>
              <w:t>Код_валюты_учета</w:t>
            </w:r>
          </w:p>
        </w:tc>
        <w:tc>
          <w:tcPr>
            <w:tcW w:w="302" w:type="pct"/>
          </w:tcPr>
          <w:p w14:paraId="54935990" w14:textId="5F2269E2" w:rsidR="00D53BBF" w:rsidRPr="00675F58" w:rsidRDefault="00D53BBF" w:rsidP="00D53BBF">
            <w:pPr>
              <w:pStyle w:val="GOSTTablenorm"/>
            </w:pPr>
            <w:r>
              <w:rPr>
                <w:szCs w:val="22"/>
              </w:rPr>
              <w:t>да</w:t>
            </w:r>
          </w:p>
        </w:tc>
        <w:tc>
          <w:tcPr>
            <w:tcW w:w="1109" w:type="pct"/>
          </w:tcPr>
          <w:p w14:paraId="33DFD80F" w14:textId="4644F36B" w:rsidR="00D53BBF" w:rsidRPr="00675F58" w:rsidRDefault="00D53BBF" w:rsidP="00D53BBF">
            <w:pPr>
              <w:pStyle w:val="GOSTTablenorm"/>
            </w:pPr>
            <w:r w:rsidRPr="00B9499D">
              <w:rPr>
                <w:szCs w:val="22"/>
              </w:rPr>
              <w:t xml:space="preserve">Код валюты </w:t>
            </w:r>
            <w:r>
              <w:rPr>
                <w:szCs w:val="22"/>
              </w:rPr>
              <w:t xml:space="preserve">учета </w:t>
            </w:r>
            <w:r w:rsidRPr="00B9499D">
              <w:rPr>
                <w:szCs w:val="22"/>
              </w:rPr>
              <w:t>по ОКВ</w:t>
            </w:r>
          </w:p>
        </w:tc>
        <w:tc>
          <w:tcPr>
            <w:tcW w:w="1109" w:type="pct"/>
          </w:tcPr>
          <w:p w14:paraId="2D707CC2" w14:textId="5E3B346C" w:rsidR="00D53BBF" w:rsidRDefault="00D53BBF" w:rsidP="00D53BBF">
            <w:pPr>
              <w:pStyle w:val="GOSTTablenorm"/>
              <w:rPr>
                <w:lang w:val="en-US"/>
              </w:rPr>
            </w:pPr>
            <w:r>
              <w:t>-</w:t>
            </w:r>
          </w:p>
        </w:tc>
        <w:tc>
          <w:tcPr>
            <w:tcW w:w="1371" w:type="pct"/>
          </w:tcPr>
          <w:p w14:paraId="4F6EF8FD" w14:textId="20570A4C" w:rsidR="00D53BBF" w:rsidRPr="33249EA7" w:rsidRDefault="00D53BBF" w:rsidP="00D53BBF">
            <w:pPr>
              <w:pStyle w:val="GOSTTablenorm"/>
              <w:rPr>
                <w:color w:val="000000" w:themeColor="text1"/>
              </w:rPr>
            </w:pPr>
            <w:r w:rsidRPr="000027F9">
              <w:t>Указывается значение «643»</w:t>
            </w:r>
          </w:p>
        </w:tc>
      </w:tr>
      <w:tr w:rsidR="00D53BBF" w:rsidRPr="00B9499D" w14:paraId="3FC00D00" w14:textId="77777777" w:rsidTr="006B7E22">
        <w:tc>
          <w:tcPr>
            <w:tcW w:w="1109" w:type="pct"/>
          </w:tcPr>
          <w:p w14:paraId="0EB82D09" w14:textId="77777777" w:rsidR="00D53BBF" w:rsidRPr="00E62987" w:rsidRDefault="00D53BBF" w:rsidP="00D53BBF">
            <w:pPr>
              <w:pStyle w:val="GOSTTablenorm"/>
            </w:pPr>
            <w:r w:rsidRPr="003F214E">
              <w:rPr>
                <w:highlight w:val="cyan"/>
              </w:rPr>
              <w:t>Дата_ввода_в_действие</w:t>
            </w:r>
          </w:p>
        </w:tc>
        <w:tc>
          <w:tcPr>
            <w:tcW w:w="302" w:type="pct"/>
          </w:tcPr>
          <w:p w14:paraId="4AA47A20" w14:textId="77777777" w:rsidR="00D53BBF" w:rsidRPr="00E62987" w:rsidRDefault="00D53BBF" w:rsidP="00D53BBF">
            <w:pPr>
              <w:pStyle w:val="GOSTTablenorm"/>
            </w:pPr>
            <w:r w:rsidRPr="00E62987">
              <w:t>да</w:t>
            </w:r>
          </w:p>
        </w:tc>
        <w:tc>
          <w:tcPr>
            <w:tcW w:w="1109" w:type="pct"/>
          </w:tcPr>
          <w:p w14:paraId="22EDFEE2" w14:textId="77777777" w:rsidR="00D53BBF" w:rsidRPr="00E62987" w:rsidRDefault="00D53BBF" w:rsidP="00D53BBF">
            <w:pPr>
              <w:pStyle w:val="GOSTTablenorm"/>
            </w:pPr>
            <w:r w:rsidRPr="00E62987">
              <w:t>Дата ввода в действие</w:t>
            </w:r>
          </w:p>
        </w:tc>
        <w:tc>
          <w:tcPr>
            <w:tcW w:w="1109" w:type="pct"/>
          </w:tcPr>
          <w:p w14:paraId="1F57F51A" w14:textId="77777777" w:rsidR="00D53BBF" w:rsidRPr="00E62987" w:rsidRDefault="00D53BBF" w:rsidP="00D53BBF">
            <w:pPr>
              <w:pStyle w:val="GOSTTablenorm"/>
            </w:pPr>
            <w:r w:rsidRPr="00E62987">
              <w:t>SettlementDate (из заголовка запроса)</w:t>
            </w:r>
          </w:p>
        </w:tc>
        <w:tc>
          <w:tcPr>
            <w:tcW w:w="1371" w:type="pct"/>
          </w:tcPr>
          <w:p w14:paraId="0C62A77D" w14:textId="77777777" w:rsidR="00D53BBF" w:rsidRPr="00E62987" w:rsidRDefault="00D53BBF" w:rsidP="00D53BBF">
            <w:pPr>
              <w:pStyle w:val="GOSTTablenorm"/>
            </w:pPr>
            <w:r w:rsidRPr="00E62987">
              <w:t>Для данного типа документов Дата_ввода_в_действие</w:t>
            </w:r>
            <w:r>
              <w:t> </w:t>
            </w:r>
            <w:r w:rsidRPr="00E62987">
              <w:t>=</w:t>
            </w:r>
            <w:r>
              <w:t> </w:t>
            </w:r>
            <w:r w:rsidRPr="00E62987">
              <w:t>Дата_отражения_в_учете</w:t>
            </w:r>
          </w:p>
        </w:tc>
      </w:tr>
      <w:tr w:rsidR="00D53BBF" w:rsidRPr="00B9499D" w14:paraId="27D5F84B" w14:textId="77777777" w:rsidTr="006B7E22">
        <w:tc>
          <w:tcPr>
            <w:tcW w:w="1109" w:type="pct"/>
          </w:tcPr>
          <w:p w14:paraId="3B79AA93" w14:textId="77777777" w:rsidR="00D53BBF" w:rsidRPr="00E62987" w:rsidRDefault="00D53BBF" w:rsidP="00D53BBF">
            <w:pPr>
              <w:pStyle w:val="GOSTTablenorm"/>
            </w:pPr>
            <w:r w:rsidRPr="003F214E">
              <w:rPr>
                <w:highlight w:val="cyan"/>
              </w:rPr>
              <w:t>Уровень_конфиденциальности</w:t>
            </w:r>
          </w:p>
        </w:tc>
        <w:tc>
          <w:tcPr>
            <w:tcW w:w="302" w:type="pct"/>
          </w:tcPr>
          <w:p w14:paraId="45919887" w14:textId="77777777" w:rsidR="00D53BBF" w:rsidRPr="00E62987" w:rsidRDefault="00D53BBF" w:rsidP="00D53BBF">
            <w:pPr>
              <w:pStyle w:val="GOSTTablenorm"/>
            </w:pPr>
            <w:r w:rsidRPr="00E62987">
              <w:t>нет</w:t>
            </w:r>
          </w:p>
        </w:tc>
        <w:tc>
          <w:tcPr>
            <w:tcW w:w="1109" w:type="pct"/>
          </w:tcPr>
          <w:p w14:paraId="7D9545AF" w14:textId="77777777" w:rsidR="00D53BBF" w:rsidRPr="00E62987" w:rsidRDefault="00D53BBF" w:rsidP="00D53BBF">
            <w:pPr>
              <w:pStyle w:val="GOSTTablenorm"/>
            </w:pPr>
            <w:r w:rsidRPr="00E62987">
              <w:t>Уровень конфиденциальности</w:t>
            </w:r>
          </w:p>
        </w:tc>
        <w:tc>
          <w:tcPr>
            <w:tcW w:w="1109" w:type="pct"/>
          </w:tcPr>
          <w:p w14:paraId="629F5830" w14:textId="77777777" w:rsidR="00D53BBF" w:rsidRPr="00E62987" w:rsidRDefault="00D53BBF" w:rsidP="00D53BBF">
            <w:pPr>
              <w:pStyle w:val="GOSTTablenorm"/>
            </w:pPr>
            <w:r w:rsidRPr="00E62987">
              <w:t>StmInfrmtn_AccessLevelStereotype</w:t>
            </w:r>
          </w:p>
        </w:tc>
        <w:tc>
          <w:tcPr>
            <w:tcW w:w="1371" w:type="pct"/>
          </w:tcPr>
          <w:p w14:paraId="16070EF8" w14:textId="4158FD44" w:rsidR="00D53BBF" w:rsidRPr="00E62987" w:rsidRDefault="003F214E" w:rsidP="00D53BBF">
            <w:pPr>
              <w:pStyle w:val="GOSTTablenorm"/>
            </w:pPr>
            <w:r>
              <w:rPr>
                <w:szCs w:val="22"/>
              </w:rPr>
              <w:t>-</w:t>
            </w:r>
          </w:p>
        </w:tc>
      </w:tr>
      <w:tr w:rsidR="00D53BBF" w:rsidRPr="00B9499D" w14:paraId="1293BB3D" w14:textId="77777777" w:rsidTr="006B7E22">
        <w:tc>
          <w:tcPr>
            <w:tcW w:w="1109" w:type="pct"/>
          </w:tcPr>
          <w:p w14:paraId="56A31190" w14:textId="77777777" w:rsidR="00D53BBF" w:rsidRPr="00220FC5" w:rsidRDefault="00D53BBF" w:rsidP="00D53BBF">
            <w:pPr>
              <w:pStyle w:val="GOSTTablenorm"/>
              <w:rPr>
                <w:highlight w:val="cyan"/>
              </w:rPr>
            </w:pPr>
            <w:r w:rsidRPr="00220FC5">
              <w:rPr>
                <w:highlight w:val="cyan"/>
              </w:rPr>
              <w:t>Код_бюджета</w:t>
            </w:r>
          </w:p>
        </w:tc>
        <w:tc>
          <w:tcPr>
            <w:tcW w:w="302" w:type="pct"/>
          </w:tcPr>
          <w:p w14:paraId="48E5A39E" w14:textId="77777777" w:rsidR="00D53BBF" w:rsidRPr="00E62987" w:rsidRDefault="00D53BBF" w:rsidP="00D53BBF">
            <w:pPr>
              <w:pStyle w:val="GOSTTablenorm"/>
            </w:pPr>
            <w:r w:rsidRPr="00E62987">
              <w:t>нет</w:t>
            </w:r>
          </w:p>
        </w:tc>
        <w:tc>
          <w:tcPr>
            <w:tcW w:w="1109" w:type="pct"/>
          </w:tcPr>
          <w:p w14:paraId="2CC2CA3A" w14:textId="77777777" w:rsidR="00D53BBF" w:rsidRPr="00E62987" w:rsidRDefault="00D53BBF" w:rsidP="00D53BBF">
            <w:pPr>
              <w:pStyle w:val="GOSTTablenorm"/>
            </w:pPr>
            <w:r w:rsidRPr="00E62987">
              <w:t>Код бюджета</w:t>
            </w:r>
          </w:p>
        </w:tc>
        <w:tc>
          <w:tcPr>
            <w:tcW w:w="1109" w:type="pct"/>
          </w:tcPr>
          <w:p w14:paraId="47D4E724" w14:textId="77777777" w:rsidR="00D53BBF" w:rsidRPr="00E62987" w:rsidRDefault="00D53BBF" w:rsidP="00D53BBF">
            <w:pPr>
              <w:pStyle w:val="GOSTTablenorm"/>
            </w:pPr>
            <w:r w:rsidRPr="00E62987">
              <w:t>BudgetCode</w:t>
            </w:r>
          </w:p>
        </w:tc>
        <w:tc>
          <w:tcPr>
            <w:tcW w:w="1371" w:type="pct"/>
          </w:tcPr>
          <w:p w14:paraId="4DB42246" w14:textId="77777777" w:rsidR="00D53BBF" w:rsidRPr="00E62987" w:rsidRDefault="00D53BBF" w:rsidP="00D53BBF">
            <w:pPr>
              <w:pStyle w:val="GOSTTablenorm"/>
            </w:pPr>
          </w:p>
        </w:tc>
      </w:tr>
      <w:tr w:rsidR="00D53BBF" w:rsidRPr="00B9499D" w14:paraId="02E83C9B" w14:textId="77777777" w:rsidTr="006B7E22">
        <w:tc>
          <w:tcPr>
            <w:tcW w:w="1109" w:type="pct"/>
          </w:tcPr>
          <w:p w14:paraId="4882C48A" w14:textId="77777777" w:rsidR="00D53BBF" w:rsidRPr="00220FC5" w:rsidRDefault="00D53BBF" w:rsidP="00D53BBF">
            <w:pPr>
              <w:pStyle w:val="GOSTTablenorm"/>
              <w:rPr>
                <w:highlight w:val="cyan"/>
              </w:rPr>
            </w:pPr>
            <w:r w:rsidRPr="00220FC5">
              <w:rPr>
                <w:highlight w:val="cyan"/>
              </w:rPr>
              <w:t>Тип_бюджета</w:t>
            </w:r>
          </w:p>
        </w:tc>
        <w:tc>
          <w:tcPr>
            <w:tcW w:w="302" w:type="pct"/>
          </w:tcPr>
          <w:p w14:paraId="5BBAB082" w14:textId="1C3E4666" w:rsidR="00D53BBF" w:rsidRPr="00E62987" w:rsidRDefault="00D53BBF" w:rsidP="00D53BBF">
            <w:pPr>
              <w:pStyle w:val="GOSTTablenorm"/>
            </w:pPr>
            <w:del w:id="7150" w:author="Сказецкая Наталья Камилевна" w:date="2026-03-31T15:06:00Z">
              <w:r w:rsidRPr="00E62987" w:rsidDel="000D38CF">
                <w:delText>да</w:delText>
              </w:r>
            </w:del>
            <w:commentRangeStart w:id="7151"/>
            <w:ins w:id="7152" w:author="Сказецкая Наталья Камилевна" w:date="2026-03-31T15:06:00Z">
              <w:r w:rsidR="000D38CF">
                <w:t>нет</w:t>
              </w:r>
            </w:ins>
            <w:commentRangeEnd w:id="7151"/>
            <w:ins w:id="7153" w:author="Сказецкая Наталья Камилевна" w:date="2026-03-31T18:44:00Z">
              <w:r w:rsidR="00437FD3">
                <w:rPr>
                  <w:rStyle w:val="afff4"/>
                </w:rPr>
                <w:commentReference w:id="7151"/>
              </w:r>
            </w:ins>
          </w:p>
        </w:tc>
        <w:tc>
          <w:tcPr>
            <w:tcW w:w="1109" w:type="pct"/>
          </w:tcPr>
          <w:p w14:paraId="241244EB" w14:textId="77777777" w:rsidR="00D53BBF" w:rsidRPr="00E62987" w:rsidRDefault="00D53BBF" w:rsidP="00D53BBF">
            <w:pPr>
              <w:pStyle w:val="GOSTTablenorm"/>
            </w:pPr>
            <w:r w:rsidRPr="00E62987">
              <w:t>Тип бюджета</w:t>
            </w:r>
          </w:p>
        </w:tc>
        <w:tc>
          <w:tcPr>
            <w:tcW w:w="1109" w:type="pct"/>
          </w:tcPr>
          <w:p w14:paraId="6BEAAF1B" w14:textId="5C8CB11A" w:rsidR="00D53BBF" w:rsidRPr="00E62987" w:rsidRDefault="000D38CF" w:rsidP="00D53BBF">
            <w:pPr>
              <w:pStyle w:val="GOSTTablenorm"/>
            </w:pPr>
            <w:ins w:id="7154" w:author="Сказецкая Наталья Камилевна" w:date="2026-03-31T15:07:00Z">
              <w:r w:rsidRPr="005F503B">
                <w:rPr>
                  <w:szCs w:val="22"/>
                </w:rPr>
                <w:t>Budget</w:t>
              </w:r>
              <w:r>
                <w:rPr>
                  <w:szCs w:val="22"/>
                  <w:lang w:val="en-US"/>
                </w:rPr>
                <w:t>Type</w:t>
              </w:r>
            </w:ins>
            <w:del w:id="7155" w:author="Сказецкая Наталья Камилевна" w:date="2026-03-31T15:07:00Z">
              <w:r w:rsidR="00D53BBF" w:rsidRPr="00E62987" w:rsidDel="000D38CF">
                <w:delText>BudgetCode</w:delText>
              </w:r>
            </w:del>
          </w:p>
        </w:tc>
        <w:tc>
          <w:tcPr>
            <w:tcW w:w="1371" w:type="pct"/>
          </w:tcPr>
          <w:p w14:paraId="254C8071" w14:textId="2A2A3B4F" w:rsidR="00D53BBF" w:rsidRPr="00E62987" w:rsidRDefault="00D53BBF" w:rsidP="00D53BBF">
            <w:pPr>
              <w:pStyle w:val="GOSTTablenorm"/>
            </w:pPr>
            <w:del w:id="7156" w:author="Сказецкая Наталья Камилевна" w:date="2026-03-31T15:07:00Z">
              <w:r w:rsidRPr="00E62987" w:rsidDel="000D38CF">
                <w:delText>Тип бюджета определяется по справочнику</w:delText>
              </w:r>
              <w:r w:rsidDel="000D38CF">
                <w:delText xml:space="preserve"> «Бюджеты» (поиск по значению «</w:delText>
              </w:r>
              <w:r w:rsidRPr="00E62987" w:rsidDel="000D38CF">
                <w:delText>Код бюджета</w:delText>
              </w:r>
              <w:r w:rsidDel="000D38CF">
                <w:delText>»</w:delText>
              </w:r>
              <w:r w:rsidRPr="00E62987" w:rsidDel="000D38CF">
                <w:delText>)</w:delText>
              </w:r>
            </w:del>
          </w:p>
        </w:tc>
      </w:tr>
      <w:tr w:rsidR="00D53BBF" w:rsidRPr="00B9499D" w14:paraId="59687B6E" w14:textId="77777777" w:rsidTr="006B7E22">
        <w:tc>
          <w:tcPr>
            <w:tcW w:w="1109" w:type="pct"/>
          </w:tcPr>
          <w:p w14:paraId="2269B9B6" w14:textId="77777777" w:rsidR="00D53BBF" w:rsidRPr="00E62987" w:rsidRDefault="00D53BBF" w:rsidP="00D53BBF">
            <w:pPr>
              <w:pStyle w:val="GOSTTablenorm"/>
            </w:pPr>
            <w:r w:rsidRPr="00220FC5">
              <w:rPr>
                <w:highlight w:val="cyan"/>
              </w:rPr>
              <w:t>Признак_расчетов_по_подкреплению</w:t>
            </w:r>
          </w:p>
        </w:tc>
        <w:tc>
          <w:tcPr>
            <w:tcW w:w="302" w:type="pct"/>
          </w:tcPr>
          <w:p w14:paraId="4D0645D3" w14:textId="77777777" w:rsidR="00D53BBF" w:rsidRPr="00E62987" w:rsidRDefault="00D53BBF" w:rsidP="00D53BBF">
            <w:pPr>
              <w:pStyle w:val="GOSTTablenorm"/>
            </w:pPr>
            <w:r w:rsidRPr="00E62987">
              <w:t>нет</w:t>
            </w:r>
          </w:p>
        </w:tc>
        <w:tc>
          <w:tcPr>
            <w:tcW w:w="1109" w:type="pct"/>
          </w:tcPr>
          <w:p w14:paraId="04B17DCE" w14:textId="77777777" w:rsidR="00D53BBF" w:rsidRPr="00E62987" w:rsidRDefault="00D53BBF" w:rsidP="00D53BBF">
            <w:pPr>
              <w:pStyle w:val="GOSTTablenorm"/>
            </w:pPr>
            <w:r w:rsidRPr="00E62987">
              <w:t>Признак расчетов по подкреплению счета</w:t>
            </w:r>
          </w:p>
        </w:tc>
        <w:tc>
          <w:tcPr>
            <w:tcW w:w="1109" w:type="pct"/>
          </w:tcPr>
          <w:p w14:paraId="28340C9F" w14:textId="77777777" w:rsidR="00D53BBF" w:rsidRPr="00E62987" w:rsidRDefault="00D53BBF" w:rsidP="00D53BBF">
            <w:pPr>
              <w:pStyle w:val="GOSTTablenorm"/>
            </w:pPr>
            <w:r w:rsidRPr="00E62987">
              <w:t>SignCalc</w:t>
            </w:r>
          </w:p>
        </w:tc>
        <w:tc>
          <w:tcPr>
            <w:tcW w:w="1371" w:type="pct"/>
          </w:tcPr>
          <w:p w14:paraId="6FD4FFDC" w14:textId="77777777" w:rsidR="00D53BBF" w:rsidRPr="00E62987" w:rsidRDefault="00D53BBF" w:rsidP="00D53BBF">
            <w:pPr>
              <w:pStyle w:val="GOSTTablenorm"/>
            </w:pPr>
          </w:p>
        </w:tc>
      </w:tr>
      <w:tr w:rsidR="00220FC5" w:rsidRPr="00B9499D" w14:paraId="1C097C80" w14:textId="77777777" w:rsidTr="006B7E22">
        <w:tc>
          <w:tcPr>
            <w:tcW w:w="1109" w:type="pct"/>
          </w:tcPr>
          <w:p w14:paraId="563DD95D" w14:textId="36B56C30" w:rsidR="00220FC5" w:rsidRPr="00220FC5" w:rsidRDefault="00220FC5" w:rsidP="00220FC5">
            <w:pPr>
              <w:pStyle w:val="GOSTTablenorm"/>
              <w:rPr>
                <w:highlight w:val="cyan"/>
              </w:rPr>
            </w:pPr>
            <w:r w:rsidRPr="00220FC5">
              <w:rPr>
                <w:highlight w:val="cyan"/>
              </w:rPr>
              <w:t>Код_ТОФК_учета</w:t>
            </w:r>
          </w:p>
        </w:tc>
        <w:tc>
          <w:tcPr>
            <w:tcW w:w="302" w:type="pct"/>
          </w:tcPr>
          <w:p w14:paraId="1DC89B2E" w14:textId="330DA9AF" w:rsidR="00220FC5" w:rsidRPr="00E62987" w:rsidRDefault="00220FC5" w:rsidP="00220FC5">
            <w:pPr>
              <w:pStyle w:val="GOSTTablenorm"/>
            </w:pPr>
            <w:r>
              <w:t>да</w:t>
            </w:r>
          </w:p>
        </w:tc>
        <w:tc>
          <w:tcPr>
            <w:tcW w:w="1109" w:type="pct"/>
          </w:tcPr>
          <w:p w14:paraId="33F5F7BF" w14:textId="17F3FF8C" w:rsidR="00220FC5" w:rsidRPr="00E62987" w:rsidRDefault="00220FC5" w:rsidP="00220FC5">
            <w:pPr>
              <w:pStyle w:val="GOSTTablenorm"/>
            </w:pPr>
            <w:r>
              <w:rPr>
                <w:lang w:eastAsia="en-US"/>
              </w:rPr>
              <w:t>2-х значный код Субъекта учета</w:t>
            </w:r>
          </w:p>
        </w:tc>
        <w:tc>
          <w:tcPr>
            <w:tcW w:w="1109" w:type="pct"/>
          </w:tcPr>
          <w:p w14:paraId="7E2E3186" w14:textId="2CBFA31E" w:rsidR="00220FC5" w:rsidRPr="00E62987" w:rsidRDefault="00220FC5" w:rsidP="00220FC5">
            <w:pPr>
              <w:pStyle w:val="GOSTTablenorm"/>
            </w:pPr>
            <w:r w:rsidRPr="005D309A">
              <w:t>Subject</w:t>
            </w:r>
          </w:p>
        </w:tc>
        <w:tc>
          <w:tcPr>
            <w:tcW w:w="1371" w:type="pct"/>
          </w:tcPr>
          <w:p w14:paraId="4D2EEB66" w14:textId="353C8A20" w:rsidR="00220FC5" w:rsidRPr="00E62987" w:rsidRDefault="00220FC5" w:rsidP="00220FC5">
            <w:pPr>
              <w:pStyle w:val="GOSTTablenorm"/>
            </w:pPr>
            <w:r w:rsidRPr="00220FC5">
              <w:t>Указывается 1-2 символы из значения атрибута Субъект_учета</w:t>
            </w:r>
          </w:p>
        </w:tc>
      </w:tr>
      <w:tr w:rsidR="00220FC5" w:rsidRPr="00B9499D" w14:paraId="192115D6" w14:textId="77777777" w:rsidTr="006B7E22">
        <w:tc>
          <w:tcPr>
            <w:tcW w:w="1109" w:type="pct"/>
          </w:tcPr>
          <w:p w14:paraId="3CD01379" w14:textId="69043D9C" w:rsidR="00220FC5" w:rsidRPr="00220FC5" w:rsidRDefault="00220FC5" w:rsidP="00220FC5">
            <w:pPr>
              <w:pStyle w:val="GOSTTablenorm"/>
              <w:rPr>
                <w:highlight w:val="cyan"/>
              </w:rPr>
            </w:pPr>
            <w:r w:rsidRPr="00220FC5">
              <w:rPr>
                <w:highlight w:val="cyan"/>
              </w:rPr>
              <w:t>ТОФК_контрагента</w:t>
            </w:r>
          </w:p>
        </w:tc>
        <w:tc>
          <w:tcPr>
            <w:tcW w:w="302" w:type="pct"/>
          </w:tcPr>
          <w:p w14:paraId="1587EB0B" w14:textId="679DE62E" w:rsidR="00220FC5" w:rsidRPr="00E62987" w:rsidRDefault="00220FC5" w:rsidP="00220FC5">
            <w:pPr>
              <w:pStyle w:val="GOSTTablenorm"/>
            </w:pPr>
            <w:r>
              <w:t>нет</w:t>
            </w:r>
          </w:p>
        </w:tc>
        <w:tc>
          <w:tcPr>
            <w:tcW w:w="1109" w:type="pct"/>
          </w:tcPr>
          <w:p w14:paraId="1A50AF8F" w14:textId="0686C71E" w:rsidR="00220FC5" w:rsidRPr="00E62987" w:rsidRDefault="00220FC5" w:rsidP="00220FC5">
            <w:pPr>
              <w:pStyle w:val="GOSTTablenorm"/>
            </w:pPr>
            <w:r w:rsidRPr="009241A4">
              <w:t>Код ТОФК контрагента</w:t>
            </w:r>
            <w:r>
              <w:t xml:space="preserve"> (4-значный)</w:t>
            </w:r>
          </w:p>
        </w:tc>
        <w:tc>
          <w:tcPr>
            <w:tcW w:w="1109" w:type="pct"/>
          </w:tcPr>
          <w:p w14:paraId="246BBB05" w14:textId="349CB1A5" w:rsidR="00220FC5" w:rsidRPr="00E62987" w:rsidRDefault="00220FC5" w:rsidP="00220FC5">
            <w:pPr>
              <w:pStyle w:val="GOSTTablenorm"/>
            </w:pPr>
            <w:r w:rsidRPr="00D824C1">
              <w:rPr>
                <w:szCs w:val="22"/>
              </w:rPr>
              <w:t>tofkCounter</w:t>
            </w:r>
          </w:p>
        </w:tc>
        <w:tc>
          <w:tcPr>
            <w:tcW w:w="1371" w:type="pct"/>
          </w:tcPr>
          <w:p w14:paraId="53F27FE3" w14:textId="2D8CD0F3" w:rsidR="00220FC5" w:rsidRPr="00E62987" w:rsidRDefault="00220FC5" w:rsidP="00220FC5">
            <w:pPr>
              <w:pStyle w:val="GOSTTablenorm"/>
            </w:pPr>
            <w:r>
              <w:t>-</w:t>
            </w:r>
          </w:p>
        </w:tc>
      </w:tr>
      <w:tr w:rsidR="00220FC5" w:rsidRPr="00B9499D" w14:paraId="1B499F5A" w14:textId="77777777" w:rsidTr="006B7E22">
        <w:tc>
          <w:tcPr>
            <w:tcW w:w="1109" w:type="pct"/>
          </w:tcPr>
          <w:p w14:paraId="3528F8D0" w14:textId="62BC7125" w:rsidR="00220FC5" w:rsidRPr="00220FC5" w:rsidRDefault="00220FC5" w:rsidP="00220FC5">
            <w:pPr>
              <w:pStyle w:val="GOSTTablenorm"/>
              <w:rPr>
                <w:highlight w:val="cyan"/>
              </w:rPr>
            </w:pPr>
            <w:r w:rsidRPr="00220FC5">
              <w:rPr>
                <w:highlight w:val="cyan"/>
              </w:rPr>
              <w:t>Признак_ПЦ_ЦС_ЛС</w:t>
            </w:r>
          </w:p>
        </w:tc>
        <w:tc>
          <w:tcPr>
            <w:tcW w:w="302" w:type="pct"/>
          </w:tcPr>
          <w:p w14:paraId="7FDE06FF" w14:textId="4477AA4B" w:rsidR="00220FC5" w:rsidRPr="00E62987" w:rsidRDefault="00220FC5" w:rsidP="00220FC5">
            <w:pPr>
              <w:pStyle w:val="GOSTTablenorm"/>
            </w:pPr>
            <w:r>
              <w:t>нет</w:t>
            </w:r>
          </w:p>
        </w:tc>
        <w:tc>
          <w:tcPr>
            <w:tcW w:w="1109" w:type="pct"/>
          </w:tcPr>
          <w:p w14:paraId="03BF50C3" w14:textId="6FA426E6" w:rsidR="00220FC5" w:rsidRPr="00E62987" w:rsidRDefault="00220FC5" w:rsidP="00220FC5">
            <w:pPr>
              <w:pStyle w:val="GOSTTablenorm"/>
            </w:pPr>
            <w:r w:rsidRPr="00157A34">
              <w:t>Признак отнесения ТОФК ПЦ к ЦС по ЛС с кодом 71 ФБ</w:t>
            </w:r>
          </w:p>
        </w:tc>
        <w:tc>
          <w:tcPr>
            <w:tcW w:w="1109" w:type="pct"/>
          </w:tcPr>
          <w:p w14:paraId="5D8A0083" w14:textId="7A57E20D" w:rsidR="00220FC5" w:rsidRPr="00E62987" w:rsidRDefault="00220FC5" w:rsidP="00220FC5">
            <w:pPr>
              <w:pStyle w:val="GOSTTablenorm"/>
            </w:pPr>
            <w:r w:rsidRPr="00D824C1">
              <w:rPr>
                <w:szCs w:val="22"/>
              </w:rPr>
              <w:t>paCentre</w:t>
            </w:r>
          </w:p>
        </w:tc>
        <w:tc>
          <w:tcPr>
            <w:tcW w:w="1371" w:type="pct"/>
          </w:tcPr>
          <w:p w14:paraId="124279DC" w14:textId="29A83038" w:rsidR="00220FC5" w:rsidRPr="00E62987" w:rsidRDefault="00220FC5" w:rsidP="00220FC5">
            <w:pPr>
              <w:pStyle w:val="GOSTTablenorm"/>
            </w:pPr>
            <w:r>
              <w:t>-</w:t>
            </w:r>
          </w:p>
        </w:tc>
      </w:tr>
      <w:tr w:rsidR="0068285B" w:rsidRPr="00B9499D" w14:paraId="68454160" w14:textId="77777777" w:rsidTr="006B7E22">
        <w:tc>
          <w:tcPr>
            <w:tcW w:w="1109" w:type="pct"/>
          </w:tcPr>
          <w:p w14:paraId="0DB551D9" w14:textId="5DC90F6E" w:rsidR="0068285B" w:rsidRPr="0068285B" w:rsidRDefault="0068285B" w:rsidP="0068285B">
            <w:pPr>
              <w:pStyle w:val="GOSTTablenorm"/>
              <w:rPr>
                <w:highlight w:val="cyan"/>
              </w:rPr>
            </w:pPr>
            <w:r w:rsidRPr="0068285B">
              <w:rPr>
                <w:highlight w:val="cyan"/>
              </w:rPr>
              <w:t>GUID_НВС</w:t>
            </w:r>
          </w:p>
        </w:tc>
        <w:tc>
          <w:tcPr>
            <w:tcW w:w="302" w:type="pct"/>
          </w:tcPr>
          <w:p w14:paraId="00119C52" w14:textId="3E94833A" w:rsidR="0068285B" w:rsidRDefault="0068285B" w:rsidP="0068285B">
            <w:pPr>
              <w:pStyle w:val="GOSTTablenorm"/>
            </w:pPr>
            <w:r w:rsidRPr="00567B54">
              <w:t>нет</w:t>
            </w:r>
          </w:p>
        </w:tc>
        <w:tc>
          <w:tcPr>
            <w:tcW w:w="1109" w:type="pct"/>
          </w:tcPr>
          <w:p w14:paraId="3EA6A8E4" w14:textId="7492B858" w:rsidR="0068285B" w:rsidRPr="00157A34" w:rsidRDefault="0068285B" w:rsidP="0068285B">
            <w:pPr>
              <w:pStyle w:val="GOSTTablenorm"/>
            </w:pPr>
            <w:r w:rsidRPr="00624DA3">
              <w:rPr>
                <w:szCs w:val="22"/>
              </w:rPr>
              <w:t>Идентификатор документа по зачислению НВС</w:t>
            </w:r>
          </w:p>
        </w:tc>
        <w:tc>
          <w:tcPr>
            <w:tcW w:w="1109" w:type="pct"/>
          </w:tcPr>
          <w:p w14:paraId="1AAA0807" w14:textId="6A9B1C17" w:rsidR="0068285B" w:rsidRPr="0068285B" w:rsidRDefault="0068285B" w:rsidP="0068285B">
            <w:pPr>
              <w:pStyle w:val="GOSTTablenorm"/>
              <w:rPr>
                <w:szCs w:val="22"/>
              </w:rPr>
            </w:pPr>
            <w:r w:rsidRPr="0068285B">
              <w:rPr>
                <w:bCs/>
                <w:szCs w:val="22"/>
              </w:rPr>
              <w:t>Payer:NVS_Guid</w:t>
            </w:r>
          </w:p>
        </w:tc>
        <w:tc>
          <w:tcPr>
            <w:tcW w:w="1371" w:type="pct"/>
          </w:tcPr>
          <w:p w14:paraId="0802A374" w14:textId="59AD4A47" w:rsidR="0068285B" w:rsidRDefault="0068285B" w:rsidP="0068285B">
            <w:pPr>
              <w:pStyle w:val="GOSTTablenorm"/>
            </w:pPr>
            <w:r w:rsidRPr="00346464">
              <w:t>-</w:t>
            </w:r>
          </w:p>
        </w:tc>
      </w:tr>
      <w:tr w:rsidR="0068285B" w:rsidRPr="00B9499D" w14:paraId="7D40C5DE" w14:textId="77777777" w:rsidTr="006B7E22">
        <w:tc>
          <w:tcPr>
            <w:tcW w:w="1109" w:type="pct"/>
          </w:tcPr>
          <w:p w14:paraId="56A24B34" w14:textId="513A34EE" w:rsidR="0068285B" w:rsidRPr="0068285B" w:rsidRDefault="0068285B" w:rsidP="0068285B">
            <w:pPr>
              <w:pStyle w:val="GOSTTablenorm"/>
              <w:rPr>
                <w:highlight w:val="cyan"/>
              </w:rPr>
            </w:pPr>
            <w:r w:rsidRPr="0068285B">
              <w:rPr>
                <w:highlight w:val="cyan"/>
              </w:rPr>
              <w:t>Дата_НВС</w:t>
            </w:r>
          </w:p>
        </w:tc>
        <w:tc>
          <w:tcPr>
            <w:tcW w:w="302" w:type="pct"/>
          </w:tcPr>
          <w:p w14:paraId="2B2BFC9C" w14:textId="0C99D337" w:rsidR="0068285B" w:rsidRDefault="0068285B" w:rsidP="0068285B">
            <w:pPr>
              <w:pStyle w:val="GOSTTablenorm"/>
            </w:pPr>
            <w:del w:id="7157" w:author="Сказецкая Наталья Камилевна" w:date="2026-03-31T15:08:00Z">
              <w:r w:rsidRPr="00567B54" w:rsidDel="00D05351">
                <w:delText>нет</w:delText>
              </w:r>
            </w:del>
            <w:commentRangeStart w:id="7158"/>
            <w:ins w:id="7159" w:author="Сказецкая Наталья Камилевна" w:date="2026-03-31T15:08:00Z">
              <w:r w:rsidR="00D05351">
                <w:t>да</w:t>
              </w:r>
            </w:ins>
            <w:commentRangeEnd w:id="7158"/>
            <w:ins w:id="7160" w:author="Сказецкая Наталья Камилевна" w:date="2026-03-31T15:35:00Z">
              <w:r w:rsidR="00D6605E">
                <w:rPr>
                  <w:rStyle w:val="afff4"/>
                </w:rPr>
                <w:commentReference w:id="7158"/>
              </w:r>
            </w:ins>
          </w:p>
        </w:tc>
        <w:tc>
          <w:tcPr>
            <w:tcW w:w="1109" w:type="pct"/>
          </w:tcPr>
          <w:p w14:paraId="5186A3AB" w14:textId="648A77E6" w:rsidR="0068285B" w:rsidRPr="00157A34" w:rsidRDefault="0068285B" w:rsidP="0068285B">
            <w:pPr>
              <w:pStyle w:val="GOSTTablenorm"/>
            </w:pPr>
            <w:r>
              <w:rPr>
                <w:szCs w:val="22"/>
              </w:rPr>
              <w:t>Дата отражения на НВС</w:t>
            </w:r>
          </w:p>
        </w:tc>
        <w:tc>
          <w:tcPr>
            <w:tcW w:w="1109" w:type="pct"/>
          </w:tcPr>
          <w:p w14:paraId="3541BD66" w14:textId="4FCD33DD" w:rsidR="0068285B" w:rsidRPr="0056017F" w:rsidRDefault="0068285B" w:rsidP="0068285B">
            <w:pPr>
              <w:pStyle w:val="GOSTTablenorm"/>
              <w:rPr>
                <w:szCs w:val="22"/>
                <w:lang w:val="en-US"/>
              </w:rPr>
            </w:pPr>
            <w:r w:rsidRPr="00D05351">
              <w:rPr>
                <w:bCs/>
                <w:szCs w:val="22"/>
                <w:lang w:val="en-US"/>
              </w:rPr>
              <w:t>Payer:NVS_Date</w:t>
            </w:r>
            <w:ins w:id="7161" w:author="Сказецкая Наталья Камилевна" w:date="2026-03-31T15:08:00Z">
              <w:r w:rsidR="00D05351" w:rsidRPr="00D05351">
                <w:rPr>
                  <w:bCs/>
                  <w:szCs w:val="22"/>
                  <w:lang w:val="en-US"/>
                </w:rPr>
                <w:t xml:space="preserve"> </w:t>
              </w:r>
            </w:ins>
            <w:ins w:id="7162" w:author="Сказецкая Наталья Камилевна" w:date="2026-03-31T15:21:00Z">
              <w:r w:rsidR="0056017F" w:rsidRPr="0056017F">
                <w:rPr>
                  <w:bCs/>
                  <w:szCs w:val="22"/>
                  <w:lang w:val="en-US"/>
                </w:rPr>
                <w:t>(</w:t>
              </w:r>
            </w:ins>
            <w:ins w:id="7163" w:author="Сказецкая Наталья Камилевна" w:date="2026-03-31T15:09:00Z">
              <w:r w:rsidR="00D05351">
                <w:rPr>
                  <w:bCs/>
                  <w:szCs w:val="22"/>
                </w:rPr>
                <w:t>по</w:t>
              </w:r>
              <w:r w:rsidR="00D05351" w:rsidRPr="00D05351">
                <w:rPr>
                  <w:bCs/>
                  <w:szCs w:val="22"/>
                  <w:lang w:val="en-US"/>
                </w:rPr>
                <w:t xml:space="preserve"> </w:t>
              </w:r>
              <w:r w:rsidR="00D05351">
                <w:rPr>
                  <w:bCs/>
                  <w:szCs w:val="22"/>
                </w:rPr>
                <w:t>условию</w:t>
              </w:r>
              <w:r w:rsidR="00D05351" w:rsidRPr="00D05351">
                <w:rPr>
                  <w:bCs/>
                  <w:szCs w:val="22"/>
                  <w:lang w:val="en-US"/>
                </w:rPr>
                <w:t xml:space="preserve"> </w:t>
              </w:r>
              <w:r w:rsidR="00D05351">
                <w:rPr>
                  <w:bCs/>
                  <w:szCs w:val="22"/>
                </w:rPr>
                <w:t>на</w:t>
              </w:r>
            </w:ins>
            <w:ins w:id="7164" w:author="Сказецкая Наталья Камилевна" w:date="2026-03-31T15:10:00Z">
              <w:r w:rsidR="00D05351" w:rsidRPr="00D05351">
                <w:rPr>
                  <w:bCs/>
                  <w:szCs w:val="22"/>
                  <w:lang w:val="en-US"/>
                </w:rPr>
                <w:t xml:space="preserve"> </w:t>
              </w:r>
              <w:r w:rsidR="00D05351" w:rsidRPr="00D05351">
                <w:rPr>
                  <w:szCs w:val="22"/>
                  <w:lang w:val="en-US"/>
                </w:rPr>
                <w:t>Payer:</w:t>
              </w:r>
              <w:r w:rsidR="00D05351" w:rsidRPr="005C0A6B">
                <w:rPr>
                  <w:bCs/>
                  <w:szCs w:val="22"/>
                  <w:lang w:val="en-US"/>
                </w:rPr>
                <w:t>Payer_CheckAcc_Nps_Sign</w:t>
              </w:r>
            </w:ins>
            <w:ins w:id="7165" w:author="Сказецкая Наталья Камилевна" w:date="2026-03-31T15:21:00Z">
              <w:r w:rsidR="0056017F" w:rsidRPr="0056017F">
                <w:rPr>
                  <w:bCs/>
                  <w:szCs w:val="22"/>
                  <w:lang w:val="en-US"/>
                </w:rPr>
                <w:t>)</w:t>
              </w:r>
            </w:ins>
          </w:p>
        </w:tc>
        <w:tc>
          <w:tcPr>
            <w:tcW w:w="1371" w:type="pct"/>
          </w:tcPr>
          <w:p w14:paraId="6F191ADE" w14:textId="77777777" w:rsidR="0068285B" w:rsidRDefault="0068285B" w:rsidP="0056017F">
            <w:pPr>
              <w:pStyle w:val="GOSTTablenorm"/>
              <w:rPr>
                <w:ins w:id="7166" w:author="Сказецкая Наталья Камилевна" w:date="2026-03-31T15:19:00Z"/>
                <w:bCs/>
                <w:szCs w:val="22"/>
              </w:rPr>
            </w:pPr>
            <w:del w:id="7167" w:author="Сказецкая Наталья Камилевна" w:date="2026-03-31T15:11:00Z">
              <w:r w:rsidRPr="00346464" w:rsidDel="00D05351">
                <w:delText>-</w:delText>
              </w:r>
            </w:del>
            <w:ins w:id="7168" w:author="Сказецкая Наталья Камилевна" w:date="2026-03-31T15:13:00Z">
              <w:r w:rsidR="00D05351">
                <w:t xml:space="preserve">Если в параметре </w:t>
              </w:r>
            </w:ins>
            <w:ins w:id="7169" w:author="Сказецкая Наталья Камилевна" w:date="2026-03-31T15:18:00Z">
              <w:r w:rsidR="0056017F">
                <w:t>«</w:t>
              </w:r>
              <w:r w:rsidR="0056017F" w:rsidRPr="00442DE9">
                <w:rPr>
                  <w:szCs w:val="22"/>
                </w:rPr>
                <w:t>Признак учет</w:t>
              </w:r>
              <w:r w:rsidR="0056017F">
                <w:rPr>
                  <w:szCs w:val="22"/>
                </w:rPr>
                <w:t>а по НПС документа по поступлению</w:t>
              </w:r>
              <w:r w:rsidR="0056017F" w:rsidRPr="00442DE9">
                <w:rPr>
                  <w:szCs w:val="22"/>
                </w:rPr>
                <w:t xml:space="preserve"> НВС</w:t>
              </w:r>
            </w:ins>
            <w:ins w:id="7170" w:author="Сказецкая Наталья Камилевна" w:date="2026-03-31T15:14:00Z">
              <w:r w:rsidR="00D05351">
                <w:t>» (</w:t>
              </w:r>
            </w:ins>
            <w:ins w:id="7171" w:author="Сказецкая Наталья Камилевна" w:date="2026-03-31T15:18:00Z">
              <w:r w:rsidR="0056017F" w:rsidRPr="00D05351">
                <w:rPr>
                  <w:szCs w:val="22"/>
                  <w:lang w:val="en-US"/>
                </w:rPr>
                <w:t>Payer</w:t>
              </w:r>
              <w:r w:rsidR="0056017F" w:rsidRPr="0056017F">
                <w:rPr>
                  <w:szCs w:val="22"/>
                </w:rPr>
                <w:t>:</w:t>
              </w:r>
              <w:r w:rsidR="0056017F" w:rsidRPr="005C0A6B">
                <w:rPr>
                  <w:bCs/>
                  <w:szCs w:val="22"/>
                  <w:lang w:val="en-US"/>
                </w:rPr>
                <w:t>Payer</w:t>
              </w:r>
              <w:r w:rsidR="0056017F" w:rsidRPr="0056017F">
                <w:rPr>
                  <w:bCs/>
                  <w:szCs w:val="22"/>
                </w:rPr>
                <w:t>_</w:t>
              </w:r>
              <w:r w:rsidR="0056017F" w:rsidRPr="005C0A6B">
                <w:rPr>
                  <w:bCs/>
                  <w:szCs w:val="22"/>
                  <w:lang w:val="en-US"/>
                </w:rPr>
                <w:t>CheckAcc</w:t>
              </w:r>
              <w:r w:rsidR="0056017F" w:rsidRPr="0056017F">
                <w:rPr>
                  <w:bCs/>
                  <w:szCs w:val="22"/>
                </w:rPr>
                <w:t>_</w:t>
              </w:r>
              <w:r w:rsidR="0056017F" w:rsidRPr="005C0A6B">
                <w:rPr>
                  <w:bCs/>
                  <w:szCs w:val="22"/>
                  <w:lang w:val="en-US"/>
                </w:rPr>
                <w:t>Nps</w:t>
              </w:r>
              <w:r w:rsidR="0056017F" w:rsidRPr="0056017F">
                <w:rPr>
                  <w:bCs/>
                  <w:szCs w:val="22"/>
                </w:rPr>
                <w:t>_</w:t>
              </w:r>
              <w:r w:rsidR="0056017F" w:rsidRPr="005C0A6B">
                <w:rPr>
                  <w:bCs/>
                  <w:szCs w:val="22"/>
                  <w:lang w:val="en-US"/>
                </w:rPr>
                <w:t>Sign</w:t>
              </w:r>
            </w:ins>
            <w:ins w:id="7172" w:author="Сказецкая Наталья Камилевна" w:date="2026-03-31T15:14:00Z">
              <w:r w:rsidR="00D05351">
                <w:t xml:space="preserve">) передано значение «1» (Участник НПС), то </w:t>
              </w:r>
              <w:r w:rsidR="0056017F">
                <w:t xml:space="preserve">атрибут </w:t>
              </w:r>
              <w:r w:rsidR="00D05351">
                <w:t>з</w:t>
              </w:r>
            </w:ins>
            <w:ins w:id="7173" w:author="Сказецкая Наталья Камилевна" w:date="2026-03-31T15:11:00Z">
              <w:r w:rsidR="00D05351">
                <w:t>аполняется</w:t>
              </w:r>
            </w:ins>
            <w:ins w:id="7174" w:author="Сказецкая Наталья Камилевна" w:date="2026-03-31T15:14:00Z">
              <w:r w:rsidR="0056017F">
                <w:t xml:space="preserve"> значением тега </w:t>
              </w:r>
            </w:ins>
            <w:ins w:id="7175" w:author="Сказецкая Наталья Камилевна" w:date="2026-03-31T15:15:00Z">
              <w:r w:rsidR="0056017F" w:rsidRPr="00D05351">
                <w:rPr>
                  <w:bCs/>
                  <w:szCs w:val="22"/>
                  <w:lang w:val="en-US"/>
                </w:rPr>
                <w:t>Payer</w:t>
              </w:r>
              <w:r w:rsidR="0056017F" w:rsidRPr="0056017F">
                <w:rPr>
                  <w:bCs/>
                  <w:szCs w:val="22"/>
                </w:rPr>
                <w:t>:</w:t>
              </w:r>
              <w:r w:rsidR="0056017F" w:rsidRPr="00D05351">
                <w:rPr>
                  <w:bCs/>
                  <w:szCs w:val="22"/>
                  <w:lang w:val="en-US"/>
                </w:rPr>
                <w:t>NVS</w:t>
              </w:r>
              <w:r w:rsidR="0056017F" w:rsidRPr="0056017F">
                <w:rPr>
                  <w:bCs/>
                  <w:szCs w:val="22"/>
                </w:rPr>
                <w:t>_</w:t>
              </w:r>
              <w:r w:rsidR="0056017F" w:rsidRPr="00D05351">
                <w:rPr>
                  <w:bCs/>
                  <w:szCs w:val="22"/>
                  <w:lang w:val="en-US"/>
                </w:rPr>
                <w:t>Date</w:t>
              </w:r>
            </w:ins>
            <w:ins w:id="7176" w:author="Сказецкая Наталья Камилевна" w:date="2026-03-31T15:19:00Z">
              <w:r w:rsidR="0056017F">
                <w:rPr>
                  <w:bCs/>
                  <w:szCs w:val="22"/>
                </w:rPr>
                <w:t>.</w:t>
              </w:r>
            </w:ins>
          </w:p>
          <w:p w14:paraId="360BC992" w14:textId="1C9B495B" w:rsidR="0056017F" w:rsidRPr="0056017F" w:rsidRDefault="0056017F" w:rsidP="0056017F">
            <w:pPr>
              <w:pStyle w:val="GOSTTablenorm"/>
            </w:pPr>
            <w:ins w:id="7177" w:author="Сказецкая Наталья Камилевна" w:date="2026-03-31T15:19:00Z">
              <w:r>
                <w:t>Если в параметре «</w:t>
              </w:r>
              <w:r w:rsidRPr="00442DE9">
                <w:rPr>
                  <w:szCs w:val="22"/>
                </w:rPr>
                <w:t>Признак учет</w:t>
              </w:r>
              <w:r>
                <w:rPr>
                  <w:szCs w:val="22"/>
                </w:rPr>
                <w:t>а по НПС документа по поступлению</w:t>
              </w:r>
              <w:r w:rsidRPr="00442DE9">
                <w:rPr>
                  <w:szCs w:val="22"/>
                </w:rPr>
                <w:t xml:space="preserve"> НВС</w:t>
              </w:r>
              <w:r>
                <w:t>» (</w:t>
              </w:r>
              <w:r w:rsidRPr="00D05351">
                <w:rPr>
                  <w:szCs w:val="22"/>
                  <w:lang w:val="en-US"/>
                </w:rPr>
                <w:t>Payer</w:t>
              </w:r>
              <w:r w:rsidRPr="0056017F">
                <w:rPr>
                  <w:szCs w:val="22"/>
                </w:rPr>
                <w:t>:</w:t>
              </w:r>
              <w:r w:rsidRPr="005C0A6B">
                <w:rPr>
                  <w:bCs/>
                  <w:szCs w:val="22"/>
                  <w:lang w:val="en-US"/>
                </w:rPr>
                <w:t>Payer</w:t>
              </w:r>
              <w:r w:rsidRPr="0056017F">
                <w:rPr>
                  <w:bCs/>
                  <w:szCs w:val="22"/>
                </w:rPr>
                <w:t>_</w:t>
              </w:r>
              <w:r w:rsidRPr="005C0A6B">
                <w:rPr>
                  <w:bCs/>
                  <w:szCs w:val="22"/>
                  <w:lang w:val="en-US"/>
                </w:rPr>
                <w:t>CheckAcc</w:t>
              </w:r>
              <w:r w:rsidRPr="0056017F">
                <w:rPr>
                  <w:bCs/>
                  <w:szCs w:val="22"/>
                </w:rPr>
                <w:t>_</w:t>
              </w:r>
              <w:r w:rsidRPr="005C0A6B">
                <w:rPr>
                  <w:bCs/>
                  <w:szCs w:val="22"/>
                  <w:lang w:val="en-US"/>
                </w:rPr>
                <w:t>Nps</w:t>
              </w:r>
              <w:r w:rsidRPr="0056017F">
                <w:rPr>
                  <w:bCs/>
                  <w:szCs w:val="22"/>
                </w:rPr>
                <w:t>_</w:t>
              </w:r>
              <w:r w:rsidRPr="005C0A6B">
                <w:rPr>
                  <w:bCs/>
                  <w:szCs w:val="22"/>
                  <w:lang w:val="en-US"/>
                </w:rPr>
                <w:t>Sign</w:t>
              </w:r>
              <w:r>
                <w:t>) передано значение «</w:t>
              </w:r>
            </w:ins>
            <w:ins w:id="7178" w:author="Сказецкая Наталья Камилевна" w:date="2026-03-31T15:20:00Z">
              <w:r>
                <w:t>0</w:t>
              </w:r>
            </w:ins>
            <w:ins w:id="7179" w:author="Сказецкая Наталья Камилевна" w:date="2026-03-31T15:19:00Z">
              <w:r>
                <w:t>» (</w:t>
              </w:r>
            </w:ins>
            <w:ins w:id="7180" w:author="Сказецкая Наталья Камилевна" w:date="2026-03-31T15:20:00Z">
              <w:r>
                <w:t>Неу</w:t>
              </w:r>
            </w:ins>
            <w:ins w:id="7181" w:author="Сказецкая Наталья Камилевна" w:date="2026-03-31T15:19:00Z">
              <w:r>
                <w:t>частник НПС), то атрибут</w:t>
              </w:r>
            </w:ins>
            <w:ins w:id="7182" w:author="Сказецкая Наталья Камилевна" w:date="2026-03-31T15:20:00Z">
              <w:r>
                <w:t xml:space="preserve"> не</w:t>
              </w:r>
            </w:ins>
            <w:ins w:id="7183" w:author="Сказецкая Наталья Камилевна" w:date="2026-03-31T15:19:00Z">
              <w:r>
                <w:t xml:space="preserve"> заполняется</w:t>
              </w:r>
            </w:ins>
          </w:p>
        </w:tc>
      </w:tr>
      <w:tr w:rsidR="0068285B" w:rsidRPr="00B9499D" w14:paraId="3CB01E79" w14:textId="77777777" w:rsidTr="006B7E22">
        <w:tc>
          <w:tcPr>
            <w:tcW w:w="1109" w:type="pct"/>
          </w:tcPr>
          <w:p w14:paraId="424CA155" w14:textId="179FC143" w:rsidR="0068285B" w:rsidRPr="0068285B" w:rsidRDefault="0068285B" w:rsidP="0068285B">
            <w:pPr>
              <w:pStyle w:val="GOSTTablenorm"/>
              <w:rPr>
                <w:highlight w:val="cyan"/>
              </w:rPr>
            </w:pPr>
            <w:r w:rsidRPr="0068285B">
              <w:rPr>
                <w:highlight w:val="cyan"/>
              </w:rPr>
              <w:t>Период</w:t>
            </w:r>
          </w:p>
        </w:tc>
        <w:tc>
          <w:tcPr>
            <w:tcW w:w="302" w:type="pct"/>
          </w:tcPr>
          <w:p w14:paraId="10D61CDD" w14:textId="258C641E" w:rsidR="0068285B" w:rsidRDefault="0068285B" w:rsidP="0068285B">
            <w:pPr>
              <w:pStyle w:val="GOSTTablenorm"/>
            </w:pPr>
            <w:r>
              <w:t>да</w:t>
            </w:r>
          </w:p>
        </w:tc>
        <w:tc>
          <w:tcPr>
            <w:tcW w:w="1109" w:type="pct"/>
          </w:tcPr>
          <w:p w14:paraId="011DFBBE" w14:textId="15FB9C19" w:rsidR="0068285B" w:rsidRPr="00157A34" w:rsidRDefault="0068285B" w:rsidP="0068285B">
            <w:pPr>
              <w:pStyle w:val="GOSTTablenorm"/>
            </w:pPr>
            <w:r w:rsidRPr="00AE3FEF">
              <w:rPr>
                <w:szCs w:val="22"/>
              </w:rPr>
              <w:t>Период для учета невыясненных платежей прошлых лет</w:t>
            </w:r>
          </w:p>
        </w:tc>
        <w:tc>
          <w:tcPr>
            <w:tcW w:w="1109" w:type="pct"/>
          </w:tcPr>
          <w:p w14:paraId="764F5700" w14:textId="0F44A810" w:rsidR="0068285B" w:rsidRPr="0068285B" w:rsidRDefault="0068285B" w:rsidP="0068285B">
            <w:pPr>
              <w:pStyle w:val="GOSTTablenorm"/>
              <w:rPr>
                <w:szCs w:val="22"/>
              </w:rPr>
            </w:pPr>
            <w:r w:rsidRPr="0068285B">
              <w:rPr>
                <w:bCs/>
                <w:szCs w:val="22"/>
              </w:rPr>
              <w:t>Payer:NVS_Date</w:t>
            </w:r>
          </w:p>
        </w:tc>
        <w:tc>
          <w:tcPr>
            <w:tcW w:w="1371" w:type="pct"/>
          </w:tcPr>
          <w:p w14:paraId="5CC996EE" w14:textId="7CB7AE85" w:rsidR="0068285B" w:rsidRDefault="0068285B" w:rsidP="0068285B">
            <w:pPr>
              <w:pStyle w:val="GOSTTablenorm"/>
            </w:pPr>
            <w:r>
              <w:t>Указывается</w:t>
            </w:r>
            <w:r w:rsidRPr="0068285B">
              <w:t xml:space="preserve"> год </w:t>
            </w:r>
            <w:r>
              <w:t xml:space="preserve">(4 знака) </w:t>
            </w:r>
            <w:r w:rsidRPr="0068285B">
              <w:t>из значения атрибута Дата_НВС</w:t>
            </w:r>
          </w:p>
        </w:tc>
      </w:tr>
      <w:tr w:rsidR="0068285B" w:rsidRPr="00B9499D" w14:paraId="1D6AAD0A" w14:textId="77777777" w:rsidTr="006B7E22">
        <w:tc>
          <w:tcPr>
            <w:tcW w:w="1109" w:type="pct"/>
          </w:tcPr>
          <w:p w14:paraId="18540301" w14:textId="732017DC" w:rsidR="0068285B" w:rsidRPr="003B0B86" w:rsidRDefault="00CD78E0" w:rsidP="0068285B">
            <w:pPr>
              <w:pStyle w:val="GOSTTablenorm"/>
              <w:rPr>
                <w:highlight w:val="magenta"/>
              </w:rPr>
            </w:pPr>
            <w:r>
              <w:rPr>
                <w:highlight w:val="magenta"/>
              </w:rPr>
              <w:t>РЦ</w:t>
            </w:r>
            <w:r w:rsidR="0068285B" w:rsidRPr="003B0B86">
              <w:rPr>
                <w:highlight w:val="magenta"/>
              </w:rPr>
              <w:t>_плательщика</w:t>
            </w:r>
          </w:p>
        </w:tc>
        <w:tc>
          <w:tcPr>
            <w:tcW w:w="302" w:type="pct"/>
          </w:tcPr>
          <w:p w14:paraId="6A04013F" w14:textId="77777777" w:rsidR="0068285B" w:rsidRPr="003B0B86" w:rsidRDefault="0068285B" w:rsidP="0068285B">
            <w:pPr>
              <w:pStyle w:val="GOSTTablenorm"/>
              <w:rPr>
                <w:highlight w:val="magenta"/>
              </w:rPr>
            </w:pPr>
            <w:r w:rsidRPr="003B0B86">
              <w:rPr>
                <w:highlight w:val="magenta"/>
              </w:rPr>
              <w:t>нет</w:t>
            </w:r>
          </w:p>
        </w:tc>
        <w:tc>
          <w:tcPr>
            <w:tcW w:w="1109" w:type="pct"/>
          </w:tcPr>
          <w:p w14:paraId="36B0BD75" w14:textId="1B539789" w:rsidR="0068285B" w:rsidRPr="003B0B86" w:rsidRDefault="00D137AD" w:rsidP="0068285B">
            <w:pPr>
              <w:pStyle w:val="GOSTTablenorm"/>
              <w:rPr>
                <w:highlight w:val="magenta"/>
              </w:rPr>
            </w:pPr>
            <w:r w:rsidRPr="00D137AD">
              <w:rPr>
                <w:highlight w:val="magenta"/>
              </w:rPr>
              <w:t>Код ТОФК РЦ плательщика (4-значный)</w:t>
            </w:r>
          </w:p>
        </w:tc>
        <w:tc>
          <w:tcPr>
            <w:tcW w:w="1109" w:type="pct"/>
          </w:tcPr>
          <w:p w14:paraId="3560F6BD" w14:textId="77777777" w:rsidR="0068285B" w:rsidRPr="00E62987" w:rsidRDefault="0068285B" w:rsidP="0068285B">
            <w:pPr>
              <w:pStyle w:val="GOSTTablenorm"/>
            </w:pPr>
            <w:r w:rsidRPr="003B0B86">
              <w:rPr>
                <w:highlight w:val="magenta"/>
              </w:rPr>
              <w:t>Payer:Payer_TOFK</w:t>
            </w:r>
          </w:p>
        </w:tc>
        <w:tc>
          <w:tcPr>
            <w:tcW w:w="1371" w:type="pct"/>
          </w:tcPr>
          <w:p w14:paraId="63E68434" w14:textId="34704331" w:rsidR="0068285B" w:rsidRPr="00E62987" w:rsidRDefault="00CD78E0" w:rsidP="0068285B">
            <w:pPr>
              <w:pStyle w:val="GOSTTablenorm"/>
            </w:pPr>
            <w:r>
              <w:t>-</w:t>
            </w:r>
          </w:p>
        </w:tc>
      </w:tr>
      <w:tr w:rsidR="0068285B" w:rsidRPr="00B9499D" w14:paraId="734AEF57" w14:textId="77777777" w:rsidTr="006B7E22">
        <w:tc>
          <w:tcPr>
            <w:tcW w:w="1109" w:type="pct"/>
          </w:tcPr>
          <w:p w14:paraId="7234C81B" w14:textId="71A92575" w:rsidR="0068285B" w:rsidRPr="003B0B86" w:rsidRDefault="0068285B" w:rsidP="0068285B">
            <w:pPr>
              <w:pStyle w:val="GOSTTablenorm"/>
              <w:rPr>
                <w:highlight w:val="cyan"/>
              </w:rPr>
            </w:pPr>
            <w:r w:rsidRPr="003B0B86">
              <w:rPr>
                <w:highlight w:val="cyan"/>
              </w:rPr>
              <w:t>КС_плательщика</w:t>
            </w:r>
          </w:p>
        </w:tc>
        <w:tc>
          <w:tcPr>
            <w:tcW w:w="302" w:type="pct"/>
          </w:tcPr>
          <w:p w14:paraId="6DEDB49C" w14:textId="77777777" w:rsidR="0068285B" w:rsidRPr="00E62987" w:rsidRDefault="0068285B" w:rsidP="0068285B">
            <w:pPr>
              <w:pStyle w:val="GOSTTablenorm"/>
            </w:pPr>
            <w:r w:rsidRPr="00E62987">
              <w:t>нет</w:t>
            </w:r>
          </w:p>
        </w:tc>
        <w:tc>
          <w:tcPr>
            <w:tcW w:w="1109" w:type="pct"/>
          </w:tcPr>
          <w:p w14:paraId="5336A7CD" w14:textId="738D6D7C" w:rsidR="0068285B" w:rsidRPr="00E62987" w:rsidRDefault="0068285B" w:rsidP="0068285B">
            <w:pPr>
              <w:pStyle w:val="GOSTTablenorm"/>
            </w:pPr>
            <w:r>
              <w:t>К</w:t>
            </w:r>
            <w:r w:rsidRPr="00E62987">
              <w:t>азначейский счет плательщика</w:t>
            </w:r>
          </w:p>
        </w:tc>
        <w:tc>
          <w:tcPr>
            <w:tcW w:w="1109" w:type="pct"/>
          </w:tcPr>
          <w:p w14:paraId="72D0494C" w14:textId="77777777" w:rsidR="0068285B" w:rsidRPr="00E62987" w:rsidRDefault="0068285B" w:rsidP="0068285B">
            <w:pPr>
              <w:pStyle w:val="GOSTTablenorm"/>
            </w:pPr>
            <w:r w:rsidRPr="00E62987">
              <w:t>Payer:Payer_CheckAcc</w:t>
            </w:r>
          </w:p>
        </w:tc>
        <w:tc>
          <w:tcPr>
            <w:tcW w:w="1371" w:type="pct"/>
          </w:tcPr>
          <w:p w14:paraId="3B98E30B" w14:textId="50BA1626" w:rsidR="0068285B" w:rsidRPr="00E62987" w:rsidRDefault="0068285B" w:rsidP="0068285B">
            <w:pPr>
              <w:pStyle w:val="GOSTTablenorm"/>
            </w:pPr>
            <w:r>
              <w:t>-</w:t>
            </w:r>
          </w:p>
        </w:tc>
      </w:tr>
      <w:tr w:rsidR="0068285B" w:rsidRPr="00B9499D" w14:paraId="0642BBE9" w14:textId="77777777" w:rsidTr="006B7E22">
        <w:tc>
          <w:tcPr>
            <w:tcW w:w="1109" w:type="pct"/>
          </w:tcPr>
          <w:p w14:paraId="65A626EC" w14:textId="1A328223" w:rsidR="0068285B" w:rsidRPr="003B0B86" w:rsidRDefault="0068285B" w:rsidP="0068285B">
            <w:pPr>
              <w:pStyle w:val="GOSTTablenorm"/>
              <w:rPr>
                <w:highlight w:val="cyan"/>
              </w:rPr>
            </w:pPr>
            <w:r w:rsidRPr="003B0B86">
              <w:rPr>
                <w:highlight w:val="cyan"/>
              </w:rPr>
              <w:t>ОКТМО_КС_плательщика</w:t>
            </w:r>
          </w:p>
        </w:tc>
        <w:tc>
          <w:tcPr>
            <w:tcW w:w="302" w:type="pct"/>
          </w:tcPr>
          <w:p w14:paraId="32300AE5" w14:textId="1F8890F9" w:rsidR="0068285B" w:rsidRPr="00E62987" w:rsidRDefault="0068285B" w:rsidP="0068285B">
            <w:pPr>
              <w:pStyle w:val="GOSTTablenorm"/>
            </w:pPr>
            <w:r w:rsidRPr="00D97641">
              <w:t>да</w:t>
            </w:r>
          </w:p>
        </w:tc>
        <w:tc>
          <w:tcPr>
            <w:tcW w:w="1109" w:type="pct"/>
          </w:tcPr>
          <w:p w14:paraId="781EC0E4" w14:textId="25C85B59" w:rsidR="0068285B" w:rsidRDefault="0068285B" w:rsidP="0068285B">
            <w:pPr>
              <w:pStyle w:val="GOSTTablenorm"/>
            </w:pPr>
            <w:r w:rsidRPr="00157A34">
              <w:t>Код по ОКТМО публично-правового образования плательщика</w:t>
            </w:r>
          </w:p>
        </w:tc>
        <w:tc>
          <w:tcPr>
            <w:tcW w:w="1109" w:type="pct"/>
          </w:tcPr>
          <w:p w14:paraId="4EDAD287" w14:textId="42FF516B" w:rsidR="0068285B" w:rsidRPr="00E62987" w:rsidRDefault="0068285B" w:rsidP="0068285B">
            <w:pPr>
              <w:pStyle w:val="GOSTTablenorm"/>
            </w:pPr>
            <w:r w:rsidRPr="007615DB">
              <w:t>Payer:Payer_CheckAcc</w:t>
            </w:r>
          </w:p>
        </w:tc>
        <w:tc>
          <w:tcPr>
            <w:tcW w:w="1371" w:type="pct"/>
          </w:tcPr>
          <w:p w14:paraId="3BCB6DDE" w14:textId="23433B7A" w:rsidR="0068285B" w:rsidRPr="00E62987" w:rsidRDefault="0068285B" w:rsidP="0068285B">
            <w:pPr>
              <w:pStyle w:val="GOSTTablenorm"/>
            </w:pPr>
            <w:r w:rsidRPr="003B0B86">
              <w:t>Указываются 9-16 разряды номера КС плательщика</w:t>
            </w:r>
          </w:p>
        </w:tc>
      </w:tr>
      <w:tr w:rsidR="0068285B" w:rsidRPr="00B9499D" w14:paraId="1D68C7EE" w14:textId="77777777" w:rsidTr="006B7E22">
        <w:tc>
          <w:tcPr>
            <w:tcW w:w="1109" w:type="pct"/>
          </w:tcPr>
          <w:p w14:paraId="2F39E084" w14:textId="1EB749A4" w:rsidR="0068285B" w:rsidRPr="003B0B86" w:rsidRDefault="0068285B" w:rsidP="0068285B">
            <w:pPr>
              <w:pStyle w:val="GOSTTablenorm"/>
              <w:rPr>
                <w:highlight w:val="cyan"/>
              </w:rPr>
            </w:pPr>
            <w:r w:rsidRPr="003B0B86">
              <w:rPr>
                <w:highlight w:val="cyan"/>
              </w:rPr>
              <w:t>ТОФК_КС_плательщика</w:t>
            </w:r>
          </w:p>
        </w:tc>
        <w:tc>
          <w:tcPr>
            <w:tcW w:w="302" w:type="pct"/>
          </w:tcPr>
          <w:p w14:paraId="5A6704F0" w14:textId="552E52E2" w:rsidR="0068285B" w:rsidRPr="00E62987" w:rsidRDefault="0068285B" w:rsidP="0068285B">
            <w:pPr>
              <w:pStyle w:val="GOSTTablenorm"/>
            </w:pPr>
            <w:r w:rsidRPr="00D97641">
              <w:t>да</w:t>
            </w:r>
          </w:p>
        </w:tc>
        <w:tc>
          <w:tcPr>
            <w:tcW w:w="1109" w:type="pct"/>
          </w:tcPr>
          <w:p w14:paraId="3D3554FD" w14:textId="1265204E" w:rsidR="0068285B" w:rsidRDefault="0068285B" w:rsidP="0068285B">
            <w:pPr>
              <w:pStyle w:val="GOSTTablenorm"/>
            </w:pPr>
            <w:r w:rsidRPr="00157A34">
              <w:t>Код ТОФК по КС плательщика (2-значный)</w:t>
            </w:r>
          </w:p>
        </w:tc>
        <w:tc>
          <w:tcPr>
            <w:tcW w:w="1109" w:type="pct"/>
          </w:tcPr>
          <w:p w14:paraId="420A33AB" w14:textId="57E33F3A" w:rsidR="0068285B" w:rsidRPr="00E62987" w:rsidRDefault="0068285B" w:rsidP="0068285B">
            <w:pPr>
              <w:pStyle w:val="GOSTTablenorm"/>
            </w:pPr>
            <w:r w:rsidRPr="007615DB">
              <w:t>Payer:Payer_CheckAcc</w:t>
            </w:r>
          </w:p>
        </w:tc>
        <w:tc>
          <w:tcPr>
            <w:tcW w:w="1371" w:type="pct"/>
          </w:tcPr>
          <w:p w14:paraId="1C6D0515" w14:textId="654D7F66" w:rsidR="0068285B" w:rsidRPr="00E62987" w:rsidRDefault="0068285B" w:rsidP="0068285B">
            <w:pPr>
              <w:pStyle w:val="GOSTTablenorm"/>
            </w:pPr>
            <w:r w:rsidRPr="003B0B86">
              <w:t>Указываются 17-18 разряды номера КС плательщика</w:t>
            </w:r>
          </w:p>
        </w:tc>
      </w:tr>
      <w:tr w:rsidR="0068285B" w:rsidRPr="00B9499D" w14:paraId="4FA35805" w14:textId="77777777" w:rsidTr="006B7E22">
        <w:tc>
          <w:tcPr>
            <w:tcW w:w="1109" w:type="pct"/>
          </w:tcPr>
          <w:p w14:paraId="1D5258E7" w14:textId="7890D2A5" w:rsidR="0068285B" w:rsidRPr="003B0B86" w:rsidRDefault="0068285B" w:rsidP="0068285B">
            <w:pPr>
              <w:pStyle w:val="GOSTTablenorm"/>
              <w:rPr>
                <w:highlight w:val="cyan"/>
              </w:rPr>
            </w:pPr>
            <w:r w:rsidRPr="003B0B86">
              <w:rPr>
                <w:highlight w:val="cyan"/>
              </w:rPr>
              <w:t>Порядк_номер_КС_плательщика</w:t>
            </w:r>
          </w:p>
        </w:tc>
        <w:tc>
          <w:tcPr>
            <w:tcW w:w="302" w:type="pct"/>
          </w:tcPr>
          <w:p w14:paraId="7B294FE9" w14:textId="6D2E8B4E" w:rsidR="0068285B" w:rsidRPr="00E62987" w:rsidRDefault="0068285B" w:rsidP="0068285B">
            <w:pPr>
              <w:pStyle w:val="GOSTTablenorm"/>
            </w:pPr>
            <w:r w:rsidRPr="00D97641">
              <w:t>да</w:t>
            </w:r>
          </w:p>
        </w:tc>
        <w:tc>
          <w:tcPr>
            <w:tcW w:w="1109" w:type="pct"/>
          </w:tcPr>
          <w:p w14:paraId="7AEB8E1C" w14:textId="4C9501F0" w:rsidR="0068285B" w:rsidRDefault="0068285B" w:rsidP="0068285B">
            <w:pPr>
              <w:pStyle w:val="GOSTTablenorm"/>
            </w:pPr>
            <w:r w:rsidRPr="00157A34">
              <w:rPr>
                <w:szCs w:val="22"/>
              </w:rPr>
              <w:t>Порядковый номер КС плательщика</w:t>
            </w:r>
          </w:p>
        </w:tc>
        <w:tc>
          <w:tcPr>
            <w:tcW w:w="1109" w:type="pct"/>
          </w:tcPr>
          <w:p w14:paraId="39B7BABD" w14:textId="43FD673E" w:rsidR="0068285B" w:rsidRPr="00E62987" w:rsidRDefault="0068285B" w:rsidP="0068285B">
            <w:pPr>
              <w:pStyle w:val="GOSTTablenorm"/>
            </w:pPr>
            <w:r w:rsidRPr="007615DB">
              <w:t>Payer:Payer_CheckAcc</w:t>
            </w:r>
          </w:p>
        </w:tc>
        <w:tc>
          <w:tcPr>
            <w:tcW w:w="1371" w:type="pct"/>
          </w:tcPr>
          <w:p w14:paraId="5883B428" w14:textId="691D6237" w:rsidR="0068285B" w:rsidRPr="00E62987" w:rsidRDefault="0068285B" w:rsidP="0068285B">
            <w:pPr>
              <w:pStyle w:val="GOSTTablenorm"/>
            </w:pPr>
            <w:r w:rsidRPr="003B0B86">
              <w:t>Указываются 19-20 разряды номера КС плательщика</w:t>
            </w:r>
          </w:p>
        </w:tc>
      </w:tr>
      <w:tr w:rsidR="0068285B" w:rsidRPr="00B9499D" w14:paraId="10DD1F8B" w14:textId="77777777" w:rsidTr="006B7E22">
        <w:tc>
          <w:tcPr>
            <w:tcW w:w="1109" w:type="pct"/>
          </w:tcPr>
          <w:p w14:paraId="2F0CAAAF" w14:textId="52D18065" w:rsidR="0068285B" w:rsidRDefault="0068285B" w:rsidP="0068285B">
            <w:pPr>
              <w:pStyle w:val="GOSTTablenorm"/>
            </w:pPr>
            <w:r w:rsidRPr="0068285B">
              <w:rPr>
                <w:highlight w:val="cyan"/>
              </w:rPr>
              <w:t>Участник_НПС_плательщика</w:t>
            </w:r>
          </w:p>
        </w:tc>
        <w:tc>
          <w:tcPr>
            <w:tcW w:w="302" w:type="pct"/>
          </w:tcPr>
          <w:p w14:paraId="13FCCCF3" w14:textId="429D1375" w:rsidR="0068285B" w:rsidRPr="00E62987" w:rsidRDefault="0068285B" w:rsidP="0068285B">
            <w:pPr>
              <w:pStyle w:val="GOSTTablenorm"/>
            </w:pPr>
            <w:r>
              <w:t>нет</w:t>
            </w:r>
          </w:p>
        </w:tc>
        <w:tc>
          <w:tcPr>
            <w:tcW w:w="1109" w:type="pct"/>
          </w:tcPr>
          <w:p w14:paraId="644F43CB" w14:textId="17A6B49F" w:rsidR="0068285B" w:rsidRDefault="0068285B" w:rsidP="0068285B">
            <w:pPr>
              <w:pStyle w:val="GOSTTablenorm"/>
            </w:pPr>
            <w:r w:rsidRPr="009241A4">
              <w:t>Признак перехода на учет по новому плану счетов плательщика</w:t>
            </w:r>
          </w:p>
        </w:tc>
        <w:tc>
          <w:tcPr>
            <w:tcW w:w="1109" w:type="pct"/>
          </w:tcPr>
          <w:p w14:paraId="4FE8A174" w14:textId="594601EE" w:rsidR="0068285B" w:rsidRPr="00E62987" w:rsidRDefault="0068285B" w:rsidP="0068285B">
            <w:pPr>
              <w:pStyle w:val="GOSTTablenorm"/>
            </w:pPr>
            <w:r w:rsidRPr="003B0B86">
              <w:rPr>
                <w:szCs w:val="22"/>
              </w:rPr>
              <w:t>Payer:</w:t>
            </w:r>
            <w:r w:rsidRPr="00D824C1">
              <w:rPr>
                <w:szCs w:val="22"/>
              </w:rPr>
              <w:t>NPS_Sign</w:t>
            </w:r>
          </w:p>
        </w:tc>
        <w:tc>
          <w:tcPr>
            <w:tcW w:w="1371" w:type="pct"/>
          </w:tcPr>
          <w:p w14:paraId="2A86CFC2" w14:textId="6F83C555" w:rsidR="0068285B" w:rsidRPr="00E62987" w:rsidRDefault="0068285B" w:rsidP="0068285B">
            <w:pPr>
              <w:pStyle w:val="GOSTTablenorm"/>
            </w:pPr>
            <w:r>
              <w:t>-</w:t>
            </w:r>
          </w:p>
        </w:tc>
      </w:tr>
      <w:tr w:rsidR="0068285B" w:rsidRPr="00B9499D" w14:paraId="71947637" w14:textId="77777777" w:rsidTr="006B7E22">
        <w:tc>
          <w:tcPr>
            <w:tcW w:w="1109" w:type="pct"/>
          </w:tcPr>
          <w:p w14:paraId="1CCCCE59" w14:textId="3717F0C1" w:rsidR="0068285B" w:rsidRPr="003B0B86" w:rsidRDefault="00CD78E0" w:rsidP="0068285B">
            <w:pPr>
              <w:pStyle w:val="GOSTTablenorm"/>
              <w:rPr>
                <w:highlight w:val="magenta"/>
              </w:rPr>
            </w:pPr>
            <w:r>
              <w:rPr>
                <w:highlight w:val="magenta"/>
              </w:rPr>
              <w:t>РЦ</w:t>
            </w:r>
            <w:r w:rsidR="0068285B" w:rsidRPr="003B0B86">
              <w:rPr>
                <w:highlight w:val="magenta"/>
              </w:rPr>
              <w:t>_получателя</w:t>
            </w:r>
          </w:p>
        </w:tc>
        <w:tc>
          <w:tcPr>
            <w:tcW w:w="302" w:type="pct"/>
          </w:tcPr>
          <w:p w14:paraId="7814FBFA" w14:textId="77777777" w:rsidR="0068285B" w:rsidRPr="003B0B86" w:rsidRDefault="0068285B" w:rsidP="0068285B">
            <w:pPr>
              <w:pStyle w:val="GOSTTablenorm"/>
              <w:rPr>
                <w:highlight w:val="magenta"/>
              </w:rPr>
            </w:pPr>
            <w:r w:rsidRPr="003B0B86">
              <w:rPr>
                <w:highlight w:val="magenta"/>
              </w:rPr>
              <w:t>нет</w:t>
            </w:r>
          </w:p>
        </w:tc>
        <w:tc>
          <w:tcPr>
            <w:tcW w:w="1109" w:type="pct"/>
          </w:tcPr>
          <w:p w14:paraId="5813A93E" w14:textId="7CA901ED" w:rsidR="0068285B" w:rsidRPr="003B0B86" w:rsidRDefault="00D137AD" w:rsidP="00D137AD">
            <w:pPr>
              <w:pStyle w:val="GOSTTablenorm"/>
              <w:rPr>
                <w:highlight w:val="magenta"/>
              </w:rPr>
            </w:pPr>
            <w:r w:rsidRPr="00D137AD">
              <w:rPr>
                <w:highlight w:val="magenta"/>
              </w:rPr>
              <w:t xml:space="preserve">Код ТОФК РЦ </w:t>
            </w:r>
            <w:r>
              <w:rPr>
                <w:highlight w:val="magenta"/>
              </w:rPr>
              <w:t>получателя</w:t>
            </w:r>
            <w:r w:rsidRPr="00D137AD">
              <w:rPr>
                <w:highlight w:val="magenta"/>
              </w:rPr>
              <w:t xml:space="preserve"> (4-значный)</w:t>
            </w:r>
          </w:p>
        </w:tc>
        <w:tc>
          <w:tcPr>
            <w:tcW w:w="1109" w:type="pct"/>
          </w:tcPr>
          <w:p w14:paraId="0550A072" w14:textId="77777777" w:rsidR="0068285B" w:rsidRPr="003B0B86" w:rsidRDefault="0068285B" w:rsidP="0068285B">
            <w:pPr>
              <w:pStyle w:val="GOSTTablenorm"/>
              <w:rPr>
                <w:highlight w:val="magenta"/>
              </w:rPr>
            </w:pPr>
            <w:r w:rsidRPr="003B0B86">
              <w:rPr>
                <w:highlight w:val="magenta"/>
              </w:rPr>
              <w:t>Payee:Payee_TOFK</w:t>
            </w:r>
          </w:p>
        </w:tc>
        <w:tc>
          <w:tcPr>
            <w:tcW w:w="1371" w:type="pct"/>
          </w:tcPr>
          <w:p w14:paraId="0127DEA1" w14:textId="2613DE65" w:rsidR="0068285B" w:rsidRPr="00E62987" w:rsidRDefault="00CD78E0" w:rsidP="0068285B">
            <w:pPr>
              <w:pStyle w:val="GOSTTablenorm"/>
            </w:pPr>
            <w:r>
              <w:t>-</w:t>
            </w:r>
          </w:p>
        </w:tc>
      </w:tr>
      <w:tr w:rsidR="0068285B" w:rsidRPr="00B9499D" w14:paraId="56C674DF" w14:textId="77777777" w:rsidTr="006B7E22">
        <w:tc>
          <w:tcPr>
            <w:tcW w:w="1109" w:type="pct"/>
          </w:tcPr>
          <w:p w14:paraId="6BB5E11B" w14:textId="68F55FB6" w:rsidR="0068285B" w:rsidRPr="00B423C7" w:rsidRDefault="0068285B" w:rsidP="0068285B">
            <w:pPr>
              <w:pStyle w:val="GOSTTablenorm"/>
              <w:rPr>
                <w:highlight w:val="cyan"/>
              </w:rPr>
            </w:pPr>
            <w:r w:rsidRPr="00B423C7">
              <w:rPr>
                <w:szCs w:val="22"/>
                <w:highlight w:val="cyan"/>
              </w:rPr>
              <w:t>КС_получателя</w:t>
            </w:r>
          </w:p>
        </w:tc>
        <w:tc>
          <w:tcPr>
            <w:tcW w:w="302" w:type="pct"/>
          </w:tcPr>
          <w:p w14:paraId="3B89ADA7" w14:textId="77777777" w:rsidR="0068285B" w:rsidRDefault="0068285B" w:rsidP="0068285B">
            <w:pPr>
              <w:pStyle w:val="GOSTTablenorm"/>
              <w:rPr>
                <w:color w:val="000000"/>
              </w:rPr>
            </w:pPr>
            <w:r>
              <w:rPr>
                <w:szCs w:val="22"/>
              </w:rPr>
              <w:t>нет</w:t>
            </w:r>
          </w:p>
        </w:tc>
        <w:tc>
          <w:tcPr>
            <w:tcW w:w="1109" w:type="pct"/>
          </w:tcPr>
          <w:p w14:paraId="2BD7BD1B" w14:textId="77777777" w:rsidR="0068285B" w:rsidRDefault="0068285B" w:rsidP="0068285B">
            <w:pPr>
              <w:pStyle w:val="GOSTTablenorm"/>
            </w:pPr>
            <w:r w:rsidRPr="00675F58">
              <w:rPr>
                <w:szCs w:val="22"/>
              </w:rPr>
              <w:t>Расчетный или казначейский счет получателя</w:t>
            </w:r>
          </w:p>
        </w:tc>
        <w:tc>
          <w:tcPr>
            <w:tcW w:w="1109" w:type="pct"/>
          </w:tcPr>
          <w:p w14:paraId="0E7E7BB2" w14:textId="77777777" w:rsidR="0068285B" w:rsidRPr="00441726" w:rsidRDefault="0068285B" w:rsidP="0068285B">
            <w:pPr>
              <w:pStyle w:val="GOSTTablenorm"/>
            </w:pPr>
            <w:r w:rsidRPr="00675F58">
              <w:t>Payee:Payee_CheckAcc</w:t>
            </w:r>
          </w:p>
        </w:tc>
        <w:tc>
          <w:tcPr>
            <w:tcW w:w="1371" w:type="pct"/>
          </w:tcPr>
          <w:p w14:paraId="255C08B3" w14:textId="3887C547" w:rsidR="0068285B" w:rsidRPr="00C25A9C" w:rsidRDefault="00CD78E0" w:rsidP="0068285B">
            <w:pPr>
              <w:pStyle w:val="GOSTTablenorm"/>
              <w:rPr>
                <w:szCs w:val="22"/>
              </w:rPr>
            </w:pPr>
            <w:r>
              <w:rPr>
                <w:szCs w:val="22"/>
              </w:rPr>
              <w:t>-</w:t>
            </w:r>
          </w:p>
        </w:tc>
      </w:tr>
      <w:tr w:rsidR="00B423C7" w:rsidRPr="00B9499D" w14:paraId="64C76948" w14:textId="77777777" w:rsidTr="006B7E22">
        <w:tc>
          <w:tcPr>
            <w:tcW w:w="1109" w:type="pct"/>
          </w:tcPr>
          <w:p w14:paraId="17362905" w14:textId="409BA056" w:rsidR="00B423C7" w:rsidRPr="00B423C7" w:rsidRDefault="00B423C7" w:rsidP="00B423C7">
            <w:pPr>
              <w:pStyle w:val="GOSTTablenorm"/>
              <w:rPr>
                <w:szCs w:val="22"/>
                <w:highlight w:val="cyan"/>
              </w:rPr>
            </w:pPr>
            <w:r w:rsidRPr="00B423C7">
              <w:rPr>
                <w:highlight w:val="cyan"/>
              </w:rPr>
              <w:t>ОКТМО_КС_</w:t>
            </w:r>
            <w:r w:rsidRPr="00B423C7">
              <w:rPr>
                <w:szCs w:val="22"/>
                <w:highlight w:val="cyan"/>
              </w:rPr>
              <w:t>получателя</w:t>
            </w:r>
          </w:p>
        </w:tc>
        <w:tc>
          <w:tcPr>
            <w:tcW w:w="302" w:type="pct"/>
          </w:tcPr>
          <w:p w14:paraId="13D06B41" w14:textId="2CC07979" w:rsidR="00B423C7" w:rsidRDefault="00B423C7" w:rsidP="00B423C7">
            <w:pPr>
              <w:pStyle w:val="GOSTTablenorm"/>
              <w:rPr>
                <w:szCs w:val="22"/>
              </w:rPr>
            </w:pPr>
            <w:r w:rsidRPr="00D97641">
              <w:t>да</w:t>
            </w:r>
          </w:p>
        </w:tc>
        <w:tc>
          <w:tcPr>
            <w:tcW w:w="1109" w:type="pct"/>
          </w:tcPr>
          <w:p w14:paraId="3DAF4633" w14:textId="0F526E67" w:rsidR="00B423C7" w:rsidRPr="00675F58" w:rsidRDefault="00B423C7" w:rsidP="00B423C7">
            <w:pPr>
              <w:pStyle w:val="GOSTTablenorm"/>
              <w:rPr>
                <w:szCs w:val="22"/>
              </w:rPr>
            </w:pPr>
            <w:r w:rsidRPr="00157A34">
              <w:t xml:space="preserve">Код по ОКТМО публично-правового образования </w:t>
            </w:r>
            <w:r w:rsidRPr="00B423C7">
              <w:rPr>
                <w:szCs w:val="22"/>
              </w:rPr>
              <w:t>получателя</w:t>
            </w:r>
          </w:p>
        </w:tc>
        <w:tc>
          <w:tcPr>
            <w:tcW w:w="1109" w:type="pct"/>
          </w:tcPr>
          <w:p w14:paraId="0824E51A" w14:textId="1B8D19A4" w:rsidR="00B423C7" w:rsidRPr="00675F58" w:rsidRDefault="00B423C7" w:rsidP="00B423C7">
            <w:pPr>
              <w:pStyle w:val="GOSTTablenorm"/>
            </w:pPr>
            <w:r w:rsidRPr="00D219FE">
              <w:t>Payee:Payee_CheckAcc</w:t>
            </w:r>
          </w:p>
        </w:tc>
        <w:tc>
          <w:tcPr>
            <w:tcW w:w="1371" w:type="pct"/>
          </w:tcPr>
          <w:p w14:paraId="0A75D05E" w14:textId="4E0A5C0E" w:rsidR="00B423C7" w:rsidRPr="00C25A9C" w:rsidRDefault="00B423C7" w:rsidP="00B423C7">
            <w:pPr>
              <w:pStyle w:val="GOSTTablenorm"/>
              <w:rPr>
                <w:szCs w:val="22"/>
              </w:rPr>
            </w:pPr>
            <w:r w:rsidRPr="003B0B86">
              <w:t xml:space="preserve">Указываются 9-16 разряды номера КС </w:t>
            </w:r>
            <w:r w:rsidRPr="00B423C7">
              <w:rPr>
                <w:szCs w:val="22"/>
              </w:rPr>
              <w:t>получателя</w:t>
            </w:r>
          </w:p>
        </w:tc>
      </w:tr>
      <w:tr w:rsidR="00B423C7" w:rsidRPr="00B9499D" w14:paraId="06955F12" w14:textId="77777777" w:rsidTr="006B7E22">
        <w:tc>
          <w:tcPr>
            <w:tcW w:w="1109" w:type="pct"/>
          </w:tcPr>
          <w:p w14:paraId="020767DB" w14:textId="7BB3157A" w:rsidR="00B423C7" w:rsidRPr="00B423C7" w:rsidRDefault="00B423C7" w:rsidP="00B423C7">
            <w:pPr>
              <w:pStyle w:val="GOSTTablenorm"/>
              <w:rPr>
                <w:szCs w:val="22"/>
                <w:highlight w:val="cyan"/>
              </w:rPr>
            </w:pPr>
            <w:r w:rsidRPr="00B423C7">
              <w:rPr>
                <w:highlight w:val="cyan"/>
              </w:rPr>
              <w:t>ТОФК_КС_</w:t>
            </w:r>
            <w:r w:rsidRPr="00B423C7">
              <w:rPr>
                <w:szCs w:val="22"/>
                <w:highlight w:val="cyan"/>
              </w:rPr>
              <w:t>получателя</w:t>
            </w:r>
          </w:p>
        </w:tc>
        <w:tc>
          <w:tcPr>
            <w:tcW w:w="302" w:type="pct"/>
          </w:tcPr>
          <w:p w14:paraId="7127E431" w14:textId="0CB08E7B" w:rsidR="00B423C7" w:rsidRDefault="00B423C7" w:rsidP="00B423C7">
            <w:pPr>
              <w:pStyle w:val="GOSTTablenorm"/>
              <w:rPr>
                <w:szCs w:val="22"/>
              </w:rPr>
            </w:pPr>
            <w:r w:rsidRPr="00D97641">
              <w:t>да</w:t>
            </w:r>
          </w:p>
        </w:tc>
        <w:tc>
          <w:tcPr>
            <w:tcW w:w="1109" w:type="pct"/>
          </w:tcPr>
          <w:p w14:paraId="226A2F61" w14:textId="7F1E53B9" w:rsidR="00B423C7" w:rsidRPr="00675F58" w:rsidRDefault="00B423C7" w:rsidP="00B423C7">
            <w:pPr>
              <w:pStyle w:val="GOSTTablenorm"/>
              <w:rPr>
                <w:szCs w:val="22"/>
              </w:rPr>
            </w:pPr>
            <w:r w:rsidRPr="00157A34">
              <w:t xml:space="preserve">Код ТОФК по КС </w:t>
            </w:r>
            <w:r w:rsidRPr="00B423C7">
              <w:rPr>
                <w:szCs w:val="22"/>
              </w:rPr>
              <w:t>получателя</w:t>
            </w:r>
            <w:r w:rsidRPr="00157A34">
              <w:t xml:space="preserve"> </w:t>
            </w:r>
            <w:r>
              <w:t>(</w:t>
            </w:r>
            <w:r w:rsidRPr="00157A34">
              <w:t>2-значный)</w:t>
            </w:r>
          </w:p>
        </w:tc>
        <w:tc>
          <w:tcPr>
            <w:tcW w:w="1109" w:type="pct"/>
          </w:tcPr>
          <w:p w14:paraId="5EA8654B" w14:textId="75A06866" w:rsidR="00B423C7" w:rsidRPr="00675F58" w:rsidRDefault="00B423C7" w:rsidP="00B423C7">
            <w:pPr>
              <w:pStyle w:val="GOSTTablenorm"/>
            </w:pPr>
            <w:r w:rsidRPr="00D219FE">
              <w:t>Payee:Payee_CheckAcc</w:t>
            </w:r>
          </w:p>
        </w:tc>
        <w:tc>
          <w:tcPr>
            <w:tcW w:w="1371" w:type="pct"/>
          </w:tcPr>
          <w:p w14:paraId="7D42CBE7" w14:textId="1B3E4707" w:rsidR="00B423C7" w:rsidRPr="00C25A9C" w:rsidRDefault="00B423C7" w:rsidP="00B423C7">
            <w:pPr>
              <w:pStyle w:val="GOSTTablenorm"/>
              <w:rPr>
                <w:szCs w:val="22"/>
              </w:rPr>
            </w:pPr>
            <w:r w:rsidRPr="003B0B86">
              <w:t xml:space="preserve">Указываются 17-18 разряды номера КС </w:t>
            </w:r>
            <w:r w:rsidRPr="00B423C7">
              <w:rPr>
                <w:szCs w:val="22"/>
              </w:rPr>
              <w:t>получателя</w:t>
            </w:r>
          </w:p>
        </w:tc>
      </w:tr>
      <w:tr w:rsidR="00B423C7" w:rsidRPr="00B9499D" w14:paraId="43363592" w14:textId="77777777" w:rsidTr="006B7E22">
        <w:tc>
          <w:tcPr>
            <w:tcW w:w="1109" w:type="pct"/>
          </w:tcPr>
          <w:p w14:paraId="1CA94F11" w14:textId="2066623D" w:rsidR="00B423C7" w:rsidRPr="00B423C7" w:rsidRDefault="00B423C7" w:rsidP="00B423C7">
            <w:pPr>
              <w:pStyle w:val="GOSTTablenorm"/>
              <w:rPr>
                <w:szCs w:val="22"/>
                <w:highlight w:val="cyan"/>
              </w:rPr>
            </w:pPr>
            <w:r w:rsidRPr="00B423C7">
              <w:rPr>
                <w:highlight w:val="cyan"/>
              </w:rPr>
              <w:t>Порядк_номер_КС_</w:t>
            </w:r>
            <w:r w:rsidRPr="00B423C7">
              <w:rPr>
                <w:szCs w:val="22"/>
                <w:highlight w:val="cyan"/>
              </w:rPr>
              <w:t>получателя</w:t>
            </w:r>
          </w:p>
        </w:tc>
        <w:tc>
          <w:tcPr>
            <w:tcW w:w="302" w:type="pct"/>
          </w:tcPr>
          <w:p w14:paraId="264B0815" w14:textId="2C68EA0E" w:rsidR="00B423C7" w:rsidRDefault="00B423C7" w:rsidP="00B423C7">
            <w:pPr>
              <w:pStyle w:val="GOSTTablenorm"/>
              <w:rPr>
                <w:szCs w:val="22"/>
              </w:rPr>
            </w:pPr>
            <w:r w:rsidRPr="00D97641">
              <w:t>да</w:t>
            </w:r>
          </w:p>
        </w:tc>
        <w:tc>
          <w:tcPr>
            <w:tcW w:w="1109" w:type="pct"/>
          </w:tcPr>
          <w:p w14:paraId="2781DD5B" w14:textId="531B27CA" w:rsidR="00B423C7" w:rsidRPr="00675F58" w:rsidRDefault="00B423C7" w:rsidP="00B423C7">
            <w:pPr>
              <w:pStyle w:val="GOSTTablenorm"/>
              <w:rPr>
                <w:szCs w:val="22"/>
              </w:rPr>
            </w:pPr>
            <w:r w:rsidRPr="00157A34">
              <w:rPr>
                <w:szCs w:val="22"/>
              </w:rPr>
              <w:t xml:space="preserve">Порядковый номер КС </w:t>
            </w:r>
            <w:r w:rsidRPr="00B423C7">
              <w:rPr>
                <w:szCs w:val="22"/>
              </w:rPr>
              <w:t>получателя</w:t>
            </w:r>
          </w:p>
        </w:tc>
        <w:tc>
          <w:tcPr>
            <w:tcW w:w="1109" w:type="pct"/>
          </w:tcPr>
          <w:p w14:paraId="3C15A9BA" w14:textId="074BBE62" w:rsidR="00B423C7" w:rsidRPr="00675F58" w:rsidRDefault="00B423C7" w:rsidP="00B423C7">
            <w:pPr>
              <w:pStyle w:val="GOSTTablenorm"/>
            </w:pPr>
            <w:r w:rsidRPr="00D219FE">
              <w:t>Payee:Payee_CheckAcc</w:t>
            </w:r>
          </w:p>
        </w:tc>
        <w:tc>
          <w:tcPr>
            <w:tcW w:w="1371" w:type="pct"/>
          </w:tcPr>
          <w:p w14:paraId="261D0ADB" w14:textId="14D7D366" w:rsidR="00B423C7" w:rsidRPr="00C25A9C" w:rsidRDefault="00B423C7" w:rsidP="00B423C7">
            <w:pPr>
              <w:pStyle w:val="GOSTTablenorm"/>
              <w:rPr>
                <w:szCs w:val="22"/>
              </w:rPr>
            </w:pPr>
            <w:r w:rsidRPr="003B0B86">
              <w:t xml:space="preserve">Указываются 19-20 разряды номера КС </w:t>
            </w:r>
            <w:r w:rsidRPr="00B423C7">
              <w:rPr>
                <w:szCs w:val="22"/>
              </w:rPr>
              <w:t>получателя</w:t>
            </w:r>
          </w:p>
        </w:tc>
      </w:tr>
      <w:tr w:rsidR="00B423C7" w:rsidRPr="00B9499D" w14:paraId="3BB9509D" w14:textId="77777777" w:rsidTr="006B7E22">
        <w:tc>
          <w:tcPr>
            <w:tcW w:w="1109" w:type="pct"/>
          </w:tcPr>
          <w:p w14:paraId="23B4FF1C" w14:textId="0F12CA5B" w:rsidR="00B423C7" w:rsidRPr="00B423C7" w:rsidRDefault="00B423C7" w:rsidP="00B423C7">
            <w:pPr>
              <w:pStyle w:val="GOSTTablenorm"/>
              <w:rPr>
                <w:szCs w:val="22"/>
                <w:highlight w:val="cyan"/>
              </w:rPr>
            </w:pPr>
            <w:r w:rsidRPr="00B423C7">
              <w:rPr>
                <w:highlight w:val="cyan"/>
              </w:rPr>
              <w:t>Участник_НПС_</w:t>
            </w:r>
            <w:r w:rsidRPr="00B423C7">
              <w:rPr>
                <w:szCs w:val="22"/>
                <w:highlight w:val="cyan"/>
              </w:rPr>
              <w:t>получателя</w:t>
            </w:r>
          </w:p>
        </w:tc>
        <w:tc>
          <w:tcPr>
            <w:tcW w:w="302" w:type="pct"/>
          </w:tcPr>
          <w:p w14:paraId="71ABA7F7" w14:textId="18F200A7" w:rsidR="00B423C7" w:rsidRDefault="00B423C7" w:rsidP="00B423C7">
            <w:pPr>
              <w:pStyle w:val="GOSTTablenorm"/>
              <w:rPr>
                <w:szCs w:val="22"/>
              </w:rPr>
            </w:pPr>
            <w:r>
              <w:t>нет</w:t>
            </w:r>
          </w:p>
        </w:tc>
        <w:tc>
          <w:tcPr>
            <w:tcW w:w="1109" w:type="pct"/>
          </w:tcPr>
          <w:p w14:paraId="6157A3EB" w14:textId="3D668E61" w:rsidR="00B423C7" w:rsidRPr="00675F58" w:rsidRDefault="00B423C7" w:rsidP="00B423C7">
            <w:pPr>
              <w:pStyle w:val="GOSTTablenorm"/>
              <w:rPr>
                <w:szCs w:val="22"/>
              </w:rPr>
            </w:pPr>
            <w:r w:rsidRPr="009241A4">
              <w:t xml:space="preserve">Признак перехода на учет по новому плану счетов </w:t>
            </w:r>
            <w:r w:rsidRPr="00B423C7">
              <w:rPr>
                <w:szCs w:val="22"/>
              </w:rPr>
              <w:t>получателя</w:t>
            </w:r>
          </w:p>
        </w:tc>
        <w:tc>
          <w:tcPr>
            <w:tcW w:w="1109" w:type="pct"/>
          </w:tcPr>
          <w:p w14:paraId="7A384B81" w14:textId="389384E9" w:rsidR="00B423C7" w:rsidRPr="00675F58" w:rsidRDefault="00B423C7" w:rsidP="00B423C7">
            <w:pPr>
              <w:pStyle w:val="GOSTTablenorm"/>
            </w:pPr>
            <w:r w:rsidRPr="00675F58">
              <w:t>Payee:</w:t>
            </w:r>
            <w:r w:rsidRPr="00D824C1">
              <w:rPr>
                <w:szCs w:val="22"/>
              </w:rPr>
              <w:t>NPS_Sign</w:t>
            </w:r>
          </w:p>
        </w:tc>
        <w:tc>
          <w:tcPr>
            <w:tcW w:w="1371" w:type="pct"/>
          </w:tcPr>
          <w:p w14:paraId="5CB58B99" w14:textId="02214601" w:rsidR="00B423C7" w:rsidRPr="00C25A9C" w:rsidRDefault="00B423C7" w:rsidP="00B423C7">
            <w:pPr>
              <w:pStyle w:val="GOSTTablenorm"/>
              <w:rPr>
                <w:szCs w:val="22"/>
              </w:rPr>
            </w:pPr>
            <w:r>
              <w:t>-</w:t>
            </w:r>
          </w:p>
        </w:tc>
      </w:tr>
      <w:tr w:rsidR="00B423C7" w:rsidRPr="00B9499D" w14:paraId="7203DF2A" w14:textId="77777777" w:rsidTr="006B7E22">
        <w:tc>
          <w:tcPr>
            <w:tcW w:w="1109" w:type="pct"/>
          </w:tcPr>
          <w:p w14:paraId="167E718C" w14:textId="77777777" w:rsidR="00B423C7" w:rsidRPr="003B0B86" w:rsidRDefault="00B423C7" w:rsidP="00B423C7">
            <w:pPr>
              <w:pStyle w:val="GOSTTablenorm"/>
              <w:rPr>
                <w:highlight w:val="cyan"/>
              </w:rPr>
            </w:pPr>
            <w:r w:rsidRPr="003B0B86">
              <w:rPr>
                <w:highlight w:val="cyan"/>
              </w:rPr>
              <w:t>КБК_КС</w:t>
            </w:r>
          </w:p>
        </w:tc>
        <w:tc>
          <w:tcPr>
            <w:tcW w:w="302" w:type="pct"/>
          </w:tcPr>
          <w:p w14:paraId="0BD6B5DE" w14:textId="77777777" w:rsidR="00B423C7" w:rsidRDefault="00B423C7" w:rsidP="00B423C7">
            <w:pPr>
              <w:pStyle w:val="GOSTTablenorm"/>
              <w:rPr>
                <w:color w:val="000000"/>
              </w:rPr>
            </w:pPr>
            <w:r w:rsidRPr="00675F58">
              <w:t>да</w:t>
            </w:r>
          </w:p>
        </w:tc>
        <w:tc>
          <w:tcPr>
            <w:tcW w:w="1109" w:type="pct"/>
          </w:tcPr>
          <w:p w14:paraId="470BCD5B" w14:textId="77777777" w:rsidR="00B423C7" w:rsidRDefault="00B423C7" w:rsidP="00B423C7">
            <w:pPr>
              <w:pStyle w:val="GOSTTablenorm"/>
            </w:pPr>
            <w:r w:rsidRPr="00675F58">
              <w:t>КБК по казначейскому счету</w:t>
            </w:r>
          </w:p>
        </w:tc>
        <w:tc>
          <w:tcPr>
            <w:tcW w:w="1109" w:type="pct"/>
          </w:tcPr>
          <w:p w14:paraId="2AD1EF61" w14:textId="32D3757E" w:rsidR="00B423C7" w:rsidRPr="00441726" w:rsidRDefault="00B423C7" w:rsidP="00B423C7">
            <w:pPr>
              <w:pStyle w:val="GOSTTablenorm"/>
            </w:pPr>
            <w:r>
              <w:t>-</w:t>
            </w:r>
          </w:p>
        </w:tc>
        <w:tc>
          <w:tcPr>
            <w:tcW w:w="1371" w:type="pct"/>
          </w:tcPr>
          <w:p w14:paraId="52D9357A" w14:textId="69CFA4C9" w:rsidR="00B423C7" w:rsidRPr="00675F58" w:rsidRDefault="00B423C7" w:rsidP="00B423C7">
            <w:pPr>
              <w:pStyle w:val="GOSTTablenorm"/>
            </w:pPr>
            <w:r w:rsidRPr="00675F58">
              <w:t xml:space="preserve">Вычисляется в зависимости от </w:t>
            </w:r>
            <w:r>
              <w:t xml:space="preserve">значения </w:t>
            </w:r>
            <w:r w:rsidRPr="009B0899">
              <w:t>атрибута Признак_расчетов_по_подкреплению:</w:t>
            </w:r>
          </w:p>
          <w:p w14:paraId="71E56FF8" w14:textId="5B3BD23D" w:rsidR="00B423C7" w:rsidRPr="00675F58" w:rsidRDefault="00B423C7" w:rsidP="00B423C7">
            <w:pPr>
              <w:pStyle w:val="GOSTTableListMark1"/>
            </w:pPr>
            <w:r>
              <w:t>д</w:t>
            </w:r>
            <w:r w:rsidRPr="00675F58">
              <w:t>ля</w:t>
            </w:r>
            <w:r>
              <w:t> «С» (поступление) указывается значение</w:t>
            </w:r>
            <w:r w:rsidRPr="00675F58">
              <w:t xml:space="preserve"> </w:t>
            </w:r>
            <w:r>
              <w:t>«</w:t>
            </w:r>
            <w:r w:rsidRPr="00675F58">
              <w:t>10001050201ХХ000Z510</w:t>
            </w:r>
            <w:r>
              <w:t>»;</w:t>
            </w:r>
          </w:p>
          <w:p w14:paraId="252F34B7" w14:textId="77777777" w:rsidR="00B423C7" w:rsidRDefault="00B423C7" w:rsidP="00B423C7">
            <w:pPr>
              <w:pStyle w:val="GOSTTableListMark1"/>
            </w:pPr>
            <w:r>
              <w:t>д</w:t>
            </w:r>
            <w:r w:rsidRPr="00675F58">
              <w:t>ля</w:t>
            </w:r>
            <w:r>
              <w:t> «</w:t>
            </w:r>
            <w:r w:rsidRPr="009B0899">
              <w:t>D</w:t>
            </w:r>
            <w:r>
              <w:t>» (списание) указывается значение</w:t>
            </w:r>
            <w:r w:rsidRPr="00675F58">
              <w:t xml:space="preserve"> </w:t>
            </w:r>
            <w:r>
              <w:t>«</w:t>
            </w:r>
            <w:r w:rsidRPr="00675F58">
              <w:t>10001050201ХХ000Z610</w:t>
            </w:r>
            <w:r>
              <w:t xml:space="preserve">», </w:t>
            </w:r>
          </w:p>
          <w:p w14:paraId="0A057775" w14:textId="277DEE64" w:rsidR="00B423C7" w:rsidRPr="00675F58" w:rsidRDefault="00B423C7" w:rsidP="00B423C7">
            <w:pPr>
              <w:pStyle w:val="GOSTTablenorm"/>
            </w:pPr>
            <w:r w:rsidRPr="33249EA7">
              <w:t>где</w:t>
            </w:r>
            <w:r>
              <w:t>:</w:t>
            </w:r>
          </w:p>
          <w:p w14:paraId="0EC46872" w14:textId="01D4B99B" w:rsidR="00B423C7" w:rsidRPr="00675F58" w:rsidRDefault="00B423C7" w:rsidP="00B423C7">
            <w:pPr>
              <w:pStyle w:val="GOSTTablenorm"/>
            </w:pPr>
            <w:r w:rsidRPr="33249EA7">
              <w:t xml:space="preserve">XX </w:t>
            </w:r>
            <w:r w:rsidR="00171AE8" w:rsidRPr="00D824C1">
              <w:rPr>
                <w:szCs w:val="22"/>
              </w:rPr>
              <w:t>–</w:t>
            </w:r>
            <w:r w:rsidRPr="33249EA7">
              <w:t xml:space="preserve"> значение атрибута Тип_бюджета;</w:t>
            </w:r>
          </w:p>
          <w:p w14:paraId="1FE7A5F2" w14:textId="77777777" w:rsidR="00B423C7" w:rsidRDefault="00B423C7" w:rsidP="00B423C7">
            <w:pPr>
              <w:pStyle w:val="GOSTTablenorm"/>
            </w:pPr>
            <w:r>
              <w:t>Z = 2, если тип бюджета = 01 (ФБ), и</w:t>
            </w:r>
          </w:p>
          <w:p w14:paraId="14D6082A" w14:textId="77777777" w:rsidR="00B423C7" w:rsidRPr="00C25A9C" w:rsidRDefault="00B423C7" w:rsidP="00B423C7">
            <w:pPr>
              <w:pStyle w:val="GOSTTablenorm"/>
            </w:pPr>
            <w:r>
              <w:t>Z = 0, если тип бюджета != 01 (не ФБ)</w:t>
            </w:r>
          </w:p>
        </w:tc>
      </w:tr>
      <w:tr w:rsidR="00B423C7" w:rsidRPr="00B9499D" w14:paraId="144643BD" w14:textId="77777777" w:rsidTr="006B7E22">
        <w:tc>
          <w:tcPr>
            <w:tcW w:w="1109" w:type="pct"/>
          </w:tcPr>
          <w:p w14:paraId="2DD72C11" w14:textId="5584E913" w:rsidR="00B423C7" w:rsidRPr="003B0B86" w:rsidRDefault="00B423C7" w:rsidP="00B423C7">
            <w:pPr>
              <w:pStyle w:val="GOSTTablenorm"/>
              <w:rPr>
                <w:highlight w:val="cyan"/>
              </w:rPr>
            </w:pPr>
            <w:r w:rsidRPr="003B0B86">
              <w:rPr>
                <w:highlight w:val="cyan"/>
              </w:rPr>
              <w:t>КБК_расчеты</w:t>
            </w:r>
          </w:p>
        </w:tc>
        <w:tc>
          <w:tcPr>
            <w:tcW w:w="302" w:type="pct"/>
          </w:tcPr>
          <w:p w14:paraId="32C2441F" w14:textId="322A95B3" w:rsidR="00B423C7" w:rsidRPr="00675F58" w:rsidRDefault="00B423C7" w:rsidP="00B423C7">
            <w:pPr>
              <w:pStyle w:val="GOSTTablenorm"/>
            </w:pPr>
            <w:r>
              <w:t>да</w:t>
            </w:r>
          </w:p>
        </w:tc>
        <w:tc>
          <w:tcPr>
            <w:tcW w:w="1109" w:type="pct"/>
          </w:tcPr>
          <w:p w14:paraId="61BC18B9" w14:textId="51E9B3B7" w:rsidR="00B423C7" w:rsidRPr="00675F58" w:rsidRDefault="00B423C7" w:rsidP="00B423C7">
            <w:pPr>
              <w:pStyle w:val="GOSTTablenorm"/>
            </w:pPr>
            <w:r w:rsidRPr="00157A34">
              <w:rPr>
                <w:szCs w:val="22"/>
              </w:rPr>
              <w:t>КБК по внутриказначейским расчетам</w:t>
            </w:r>
          </w:p>
        </w:tc>
        <w:tc>
          <w:tcPr>
            <w:tcW w:w="1109" w:type="pct"/>
          </w:tcPr>
          <w:p w14:paraId="080D6BA5" w14:textId="2C51BE38" w:rsidR="00B423C7" w:rsidRPr="00441726" w:rsidRDefault="00B423C7" w:rsidP="00B423C7">
            <w:pPr>
              <w:pStyle w:val="GOSTTablenorm"/>
            </w:pPr>
            <w:r>
              <w:t>-</w:t>
            </w:r>
          </w:p>
        </w:tc>
        <w:tc>
          <w:tcPr>
            <w:tcW w:w="1371" w:type="pct"/>
          </w:tcPr>
          <w:p w14:paraId="58A2B427" w14:textId="77777777" w:rsidR="00B423C7" w:rsidRPr="009B0899" w:rsidRDefault="00B423C7" w:rsidP="00B423C7">
            <w:pPr>
              <w:pStyle w:val="GOSTTablenorm"/>
            </w:pPr>
            <w:r w:rsidRPr="009B0899">
              <w:t>Вычисляется в зависимости от значения атрибута Вид_документа:</w:t>
            </w:r>
          </w:p>
          <w:p w14:paraId="74E61F4C" w14:textId="77777777" w:rsidR="00B423C7" w:rsidRPr="009B0899" w:rsidRDefault="00B423C7" w:rsidP="00B423C7">
            <w:pPr>
              <w:pStyle w:val="GOSTTableListMark1"/>
            </w:pPr>
            <w:r w:rsidRPr="009B0899">
              <w:t>для «КДИ» указывается значение «00000000000000000510»;</w:t>
            </w:r>
          </w:p>
          <w:p w14:paraId="05E744C7" w14:textId="3B4B8C5D" w:rsidR="00B423C7" w:rsidRPr="00675F58" w:rsidRDefault="00B423C7" w:rsidP="00B423C7">
            <w:pPr>
              <w:pStyle w:val="GOSTTableListMark1"/>
            </w:pPr>
            <w:r w:rsidRPr="009B0899">
              <w:t>для «КДВ» указывается значение «00000000000000000610»;</w:t>
            </w:r>
            <w:r>
              <w:rPr>
                <w:sz w:val="18"/>
                <w:szCs w:val="18"/>
              </w:rPr>
              <w:t xml:space="preserve"> </w:t>
            </w:r>
          </w:p>
        </w:tc>
      </w:tr>
      <w:tr w:rsidR="00B423C7" w:rsidRPr="00B9499D" w14:paraId="4A8F1AEF" w14:textId="77777777" w:rsidTr="006B7E22">
        <w:tc>
          <w:tcPr>
            <w:tcW w:w="1109" w:type="pct"/>
          </w:tcPr>
          <w:p w14:paraId="5E21A488" w14:textId="141A3F0C" w:rsidR="00B423C7" w:rsidRPr="003B0B86" w:rsidRDefault="00B423C7" w:rsidP="00B423C7">
            <w:pPr>
              <w:pStyle w:val="GOSTTablenorm"/>
              <w:rPr>
                <w:highlight w:val="cyan"/>
              </w:rPr>
            </w:pPr>
            <w:r w:rsidRPr="003B0B86">
              <w:rPr>
                <w:highlight w:val="cyan"/>
              </w:rPr>
              <w:t>КБК_НВС</w:t>
            </w:r>
          </w:p>
        </w:tc>
        <w:tc>
          <w:tcPr>
            <w:tcW w:w="302" w:type="pct"/>
          </w:tcPr>
          <w:p w14:paraId="4BB1D90F" w14:textId="6FF29CD7" w:rsidR="00B423C7" w:rsidRPr="00675F58" w:rsidRDefault="00B423C7" w:rsidP="00B423C7">
            <w:pPr>
              <w:pStyle w:val="GOSTTablenorm"/>
            </w:pPr>
            <w:r>
              <w:t>да</w:t>
            </w:r>
          </w:p>
        </w:tc>
        <w:tc>
          <w:tcPr>
            <w:tcW w:w="1109" w:type="pct"/>
          </w:tcPr>
          <w:p w14:paraId="00E1049F" w14:textId="6DD8251A" w:rsidR="00B423C7" w:rsidRPr="00675F58" w:rsidRDefault="00B423C7" w:rsidP="00B423C7">
            <w:pPr>
              <w:pStyle w:val="GOSTTablenorm"/>
            </w:pPr>
            <w:r>
              <w:t>КБК по НВС</w:t>
            </w:r>
          </w:p>
        </w:tc>
        <w:tc>
          <w:tcPr>
            <w:tcW w:w="1109" w:type="pct"/>
          </w:tcPr>
          <w:p w14:paraId="537AF804" w14:textId="3E30B11B" w:rsidR="00B423C7" w:rsidRPr="00441726" w:rsidRDefault="00B423C7" w:rsidP="00B423C7">
            <w:pPr>
              <w:pStyle w:val="GOSTTablenorm"/>
            </w:pPr>
            <w:r>
              <w:t>-</w:t>
            </w:r>
          </w:p>
        </w:tc>
        <w:tc>
          <w:tcPr>
            <w:tcW w:w="1371" w:type="pct"/>
          </w:tcPr>
          <w:p w14:paraId="2F898A65" w14:textId="5C549909" w:rsidR="00B423C7" w:rsidRPr="00675F58" w:rsidRDefault="00B423C7" w:rsidP="00B423C7">
            <w:pPr>
              <w:pStyle w:val="GOSTTablenorm"/>
            </w:pPr>
            <w:r w:rsidRPr="009B0899">
              <w:t>Указывается значение «10000000000000000180»</w:t>
            </w:r>
          </w:p>
        </w:tc>
      </w:tr>
      <w:tr w:rsidR="00B423C7" w:rsidRPr="00B9499D" w14:paraId="20CA5887" w14:textId="77777777" w:rsidTr="006B7E22">
        <w:tc>
          <w:tcPr>
            <w:tcW w:w="1109" w:type="pct"/>
          </w:tcPr>
          <w:p w14:paraId="19953909" w14:textId="77777777" w:rsidR="00B423C7" w:rsidRPr="003B0B86" w:rsidRDefault="00B423C7" w:rsidP="00B423C7">
            <w:pPr>
              <w:pStyle w:val="GOSTTablenorm"/>
              <w:rPr>
                <w:highlight w:val="cyan"/>
              </w:rPr>
            </w:pPr>
            <w:r w:rsidRPr="003B0B86">
              <w:rPr>
                <w:highlight w:val="cyan"/>
              </w:rPr>
              <w:t>Тип_КБК_КС</w:t>
            </w:r>
          </w:p>
        </w:tc>
        <w:tc>
          <w:tcPr>
            <w:tcW w:w="302" w:type="pct"/>
          </w:tcPr>
          <w:p w14:paraId="0CB9BB9B" w14:textId="77777777" w:rsidR="00B423C7" w:rsidRPr="00E62987" w:rsidRDefault="00B423C7" w:rsidP="00B423C7">
            <w:pPr>
              <w:pStyle w:val="GOSTTablenorm"/>
            </w:pPr>
            <w:r w:rsidRPr="00E62987">
              <w:t>да</w:t>
            </w:r>
          </w:p>
        </w:tc>
        <w:tc>
          <w:tcPr>
            <w:tcW w:w="1109" w:type="pct"/>
          </w:tcPr>
          <w:p w14:paraId="4C5ED8AA" w14:textId="77777777" w:rsidR="00B423C7" w:rsidRPr="00E62987" w:rsidRDefault="00B423C7" w:rsidP="00B423C7">
            <w:pPr>
              <w:pStyle w:val="GOSTTablenorm"/>
            </w:pPr>
            <w:r w:rsidRPr="00E62987">
              <w:t>Тип КБК по казначейскому счету</w:t>
            </w:r>
          </w:p>
        </w:tc>
        <w:tc>
          <w:tcPr>
            <w:tcW w:w="1109" w:type="pct"/>
          </w:tcPr>
          <w:p w14:paraId="6DAAC3CD" w14:textId="51B27BA6" w:rsidR="00B423C7" w:rsidRPr="00E62987" w:rsidRDefault="00B423C7" w:rsidP="00B423C7">
            <w:pPr>
              <w:pStyle w:val="GOSTTablenorm"/>
            </w:pPr>
            <w:r>
              <w:t>-</w:t>
            </w:r>
          </w:p>
        </w:tc>
        <w:tc>
          <w:tcPr>
            <w:tcW w:w="1371" w:type="pct"/>
          </w:tcPr>
          <w:p w14:paraId="4B268BB4" w14:textId="77777777" w:rsidR="00B423C7" w:rsidRPr="00E62987" w:rsidRDefault="00B423C7" w:rsidP="00B423C7">
            <w:pPr>
              <w:pStyle w:val="GOSTTablenorm"/>
            </w:pPr>
            <w:r w:rsidRPr="00E62987">
              <w:t>Атрибут всегда заполняется значением «31»</w:t>
            </w:r>
          </w:p>
        </w:tc>
      </w:tr>
      <w:tr w:rsidR="00B423C7" w:rsidRPr="00B9499D" w14:paraId="45747884" w14:textId="77777777" w:rsidTr="006B7E22">
        <w:tc>
          <w:tcPr>
            <w:tcW w:w="1109" w:type="pct"/>
          </w:tcPr>
          <w:p w14:paraId="1C801C8F" w14:textId="3BC3BF70" w:rsidR="00B423C7" w:rsidRPr="003B0B86" w:rsidRDefault="00B423C7" w:rsidP="00B423C7">
            <w:pPr>
              <w:pStyle w:val="GOSTTablenorm"/>
              <w:rPr>
                <w:highlight w:val="cyan"/>
              </w:rPr>
            </w:pPr>
            <w:r w:rsidRPr="003B0B86">
              <w:rPr>
                <w:highlight w:val="cyan"/>
              </w:rPr>
              <w:t>Тип_КБК_расчеты</w:t>
            </w:r>
          </w:p>
        </w:tc>
        <w:tc>
          <w:tcPr>
            <w:tcW w:w="302" w:type="pct"/>
          </w:tcPr>
          <w:p w14:paraId="79D44CD3" w14:textId="128702BC" w:rsidR="00B423C7" w:rsidRPr="00E62987" w:rsidRDefault="00B423C7" w:rsidP="00B423C7">
            <w:pPr>
              <w:pStyle w:val="GOSTTablenorm"/>
            </w:pPr>
            <w:r>
              <w:t>да</w:t>
            </w:r>
          </w:p>
        </w:tc>
        <w:tc>
          <w:tcPr>
            <w:tcW w:w="1109" w:type="pct"/>
          </w:tcPr>
          <w:p w14:paraId="6094214D" w14:textId="65E8A8D3" w:rsidR="00B423C7" w:rsidRPr="00E62987" w:rsidRDefault="00B423C7" w:rsidP="00B423C7">
            <w:pPr>
              <w:pStyle w:val="GOSTTablenorm"/>
            </w:pPr>
            <w:r>
              <w:rPr>
                <w:szCs w:val="22"/>
              </w:rPr>
              <w:t xml:space="preserve">Тип </w:t>
            </w:r>
            <w:r w:rsidRPr="00157A34">
              <w:rPr>
                <w:szCs w:val="22"/>
              </w:rPr>
              <w:t>КБК по внутриказначейским расчетам</w:t>
            </w:r>
          </w:p>
        </w:tc>
        <w:tc>
          <w:tcPr>
            <w:tcW w:w="1109" w:type="pct"/>
          </w:tcPr>
          <w:p w14:paraId="2DCE817B" w14:textId="0BED0C07" w:rsidR="00B423C7" w:rsidRPr="00E62987" w:rsidRDefault="00B423C7" w:rsidP="00B423C7">
            <w:pPr>
              <w:pStyle w:val="GOSTTablenorm"/>
            </w:pPr>
            <w:r>
              <w:t>-</w:t>
            </w:r>
          </w:p>
        </w:tc>
        <w:tc>
          <w:tcPr>
            <w:tcW w:w="1371" w:type="pct"/>
          </w:tcPr>
          <w:p w14:paraId="664A24D9" w14:textId="27EA4BCF" w:rsidR="00B423C7" w:rsidRPr="00E62987" w:rsidRDefault="00B423C7" w:rsidP="00B423C7">
            <w:pPr>
              <w:pStyle w:val="GOSTTablenorm"/>
            </w:pPr>
            <w:r w:rsidRPr="007A51A9">
              <w:t>Атрибут всегда заполняется значением «31»</w:t>
            </w:r>
          </w:p>
        </w:tc>
      </w:tr>
      <w:tr w:rsidR="00B423C7" w:rsidRPr="00B9499D" w14:paraId="3E6B87CD" w14:textId="77777777" w:rsidTr="006B7E22">
        <w:tc>
          <w:tcPr>
            <w:tcW w:w="1109" w:type="pct"/>
          </w:tcPr>
          <w:p w14:paraId="5CEBEDA0" w14:textId="5F940407" w:rsidR="00B423C7" w:rsidRPr="003B0B86" w:rsidRDefault="00B423C7" w:rsidP="00B423C7">
            <w:pPr>
              <w:pStyle w:val="GOSTTablenorm"/>
              <w:rPr>
                <w:highlight w:val="cyan"/>
              </w:rPr>
            </w:pPr>
            <w:r w:rsidRPr="003B0B86">
              <w:rPr>
                <w:highlight w:val="cyan"/>
              </w:rPr>
              <w:t>Тип_КБК_НВС</w:t>
            </w:r>
          </w:p>
        </w:tc>
        <w:tc>
          <w:tcPr>
            <w:tcW w:w="302" w:type="pct"/>
          </w:tcPr>
          <w:p w14:paraId="6207FEB8" w14:textId="7BEDA73E" w:rsidR="00B423C7" w:rsidRPr="00E62987" w:rsidRDefault="00B423C7" w:rsidP="00B423C7">
            <w:pPr>
              <w:pStyle w:val="GOSTTablenorm"/>
            </w:pPr>
            <w:r>
              <w:t>да</w:t>
            </w:r>
          </w:p>
        </w:tc>
        <w:tc>
          <w:tcPr>
            <w:tcW w:w="1109" w:type="pct"/>
          </w:tcPr>
          <w:p w14:paraId="67C3D2C0" w14:textId="45EAC488" w:rsidR="00B423C7" w:rsidRPr="00E62987" w:rsidRDefault="00B423C7" w:rsidP="00B423C7">
            <w:pPr>
              <w:pStyle w:val="GOSTTablenorm"/>
            </w:pPr>
            <w:r>
              <w:t>Тип КБК по НВС</w:t>
            </w:r>
          </w:p>
        </w:tc>
        <w:tc>
          <w:tcPr>
            <w:tcW w:w="1109" w:type="pct"/>
          </w:tcPr>
          <w:p w14:paraId="5E78FDE5" w14:textId="45A13FEA" w:rsidR="00B423C7" w:rsidRPr="00E62987" w:rsidRDefault="00B423C7" w:rsidP="00B423C7">
            <w:pPr>
              <w:pStyle w:val="GOSTTablenorm"/>
            </w:pPr>
            <w:r>
              <w:t>-</w:t>
            </w:r>
          </w:p>
        </w:tc>
        <w:tc>
          <w:tcPr>
            <w:tcW w:w="1371" w:type="pct"/>
          </w:tcPr>
          <w:p w14:paraId="62B1147A" w14:textId="48A04043" w:rsidR="00B423C7" w:rsidRPr="00E62987" w:rsidRDefault="00B423C7" w:rsidP="00B423C7">
            <w:pPr>
              <w:pStyle w:val="GOSTTablenorm"/>
            </w:pPr>
            <w:r w:rsidRPr="007A51A9">
              <w:t xml:space="preserve">Атрибут </w:t>
            </w:r>
            <w:r>
              <w:t>всегда заполняется значением «20</w:t>
            </w:r>
            <w:r w:rsidRPr="007A51A9">
              <w:t>»</w:t>
            </w:r>
          </w:p>
        </w:tc>
      </w:tr>
      <w:tr w:rsidR="00B423C7" w:rsidRPr="00B9499D" w14:paraId="61DB0CFB" w14:textId="77777777" w:rsidTr="006B7E22">
        <w:tc>
          <w:tcPr>
            <w:tcW w:w="1109" w:type="pct"/>
          </w:tcPr>
          <w:p w14:paraId="0DB2E83F" w14:textId="77777777" w:rsidR="00B423C7" w:rsidRPr="009B0899" w:rsidRDefault="00B423C7" w:rsidP="00B423C7">
            <w:pPr>
              <w:pStyle w:val="GOSTTablenorm"/>
              <w:rPr>
                <w:highlight w:val="cyan"/>
              </w:rPr>
            </w:pPr>
            <w:r w:rsidRPr="009B0899">
              <w:rPr>
                <w:highlight w:val="cyan"/>
              </w:rPr>
              <w:t>Сумма_валюта_операции</w:t>
            </w:r>
          </w:p>
        </w:tc>
        <w:tc>
          <w:tcPr>
            <w:tcW w:w="302" w:type="pct"/>
          </w:tcPr>
          <w:p w14:paraId="23846B04" w14:textId="77777777" w:rsidR="00B423C7" w:rsidRPr="00E62987" w:rsidRDefault="00B423C7" w:rsidP="00B423C7">
            <w:pPr>
              <w:pStyle w:val="GOSTTablenorm"/>
            </w:pPr>
            <w:r w:rsidRPr="00E62987">
              <w:t>да</w:t>
            </w:r>
          </w:p>
        </w:tc>
        <w:tc>
          <w:tcPr>
            <w:tcW w:w="1109" w:type="pct"/>
          </w:tcPr>
          <w:p w14:paraId="2A0A3FC9" w14:textId="77777777" w:rsidR="00B423C7" w:rsidRPr="00E62987" w:rsidRDefault="00B423C7" w:rsidP="00B423C7">
            <w:pPr>
              <w:pStyle w:val="GOSTTablenorm"/>
            </w:pPr>
            <w:r w:rsidRPr="00E62987">
              <w:t>Сумма в валюте документа</w:t>
            </w:r>
          </w:p>
        </w:tc>
        <w:tc>
          <w:tcPr>
            <w:tcW w:w="1109" w:type="pct"/>
          </w:tcPr>
          <w:p w14:paraId="663DD8DC" w14:textId="77777777" w:rsidR="00B423C7" w:rsidRPr="00E62987" w:rsidRDefault="00B423C7" w:rsidP="00B423C7">
            <w:pPr>
              <w:pStyle w:val="GOSTTablenorm"/>
            </w:pPr>
            <w:r w:rsidRPr="00E62987">
              <w:t>Sum</w:t>
            </w:r>
          </w:p>
        </w:tc>
        <w:tc>
          <w:tcPr>
            <w:tcW w:w="1371" w:type="pct"/>
          </w:tcPr>
          <w:p w14:paraId="6DB55DC4" w14:textId="7057470A" w:rsidR="00B423C7" w:rsidRPr="00E62987" w:rsidRDefault="00B423C7" w:rsidP="00B423C7">
            <w:pPr>
              <w:pStyle w:val="GOSTTablenorm"/>
            </w:pPr>
            <w:r w:rsidRPr="00E62987">
              <w:t xml:space="preserve">Сумма передается в единицах валюты с точностью 2 знака после запятой </w:t>
            </w:r>
            <w:r w:rsidR="00171AE8" w:rsidRPr="00D824C1">
              <w:rPr>
                <w:szCs w:val="22"/>
              </w:rPr>
              <w:t>–</w:t>
            </w:r>
            <w:r w:rsidRPr="00E62987">
              <w:t xml:space="preserve"> необходимо конвертировать в минимальные единицы валюты (для данного типа документов умножить на 100)</w:t>
            </w:r>
          </w:p>
        </w:tc>
      </w:tr>
      <w:tr w:rsidR="00B423C7" w:rsidRPr="00B9499D" w14:paraId="68186EAA" w14:textId="77777777" w:rsidTr="006B7E22">
        <w:tc>
          <w:tcPr>
            <w:tcW w:w="1109" w:type="pct"/>
          </w:tcPr>
          <w:p w14:paraId="2B8DDEDD" w14:textId="77777777" w:rsidR="00B423C7" w:rsidRPr="009B0899" w:rsidRDefault="00B423C7" w:rsidP="00B423C7">
            <w:pPr>
              <w:pStyle w:val="GOSTTablenorm"/>
              <w:rPr>
                <w:highlight w:val="cyan"/>
              </w:rPr>
            </w:pPr>
            <w:r w:rsidRPr="009B0899">
              <w:rPr>
                <w:highlight w:val="cyan"/>
              </w:rPr>
              <w:t>Сумма_валюта_учета_руб</w:t>
            </w:r>
          </w:p>
        </w:tc>
        <w:tc>
          <w:tcPr>
            <w:tcW w:w="302" w:type="pct"/>
          </w:tcPr>
          <w:p w14:paraId="7CAB8A6A" w14:textId="77777777" w:rsidR="00B423C7" w:rsidRPr="00E62987" w:rsidRDefault="00B423C7" w:rsidP="00B423C7">
            <w:pPr>
              <w:pStyle w:val="GOSTTablenorm"/>
            </w:pPr>
            <w:r w:rsidRPr="00E62987">
              <w:t>да</w:t>
            </w:r>
          </w:p>
        </w:tc>
        <w:tc>
          <w:tcPr>
            <w:tcW w:w="1109" w:type="pct"/>
          </w:tcPr>
          <w:p w14:paraId="5BEA054F" w14:textId="77777777" w:rsidR="00B423C7" w:rsidRPr="00E62987" w:rsidRDefault="00B423C7" w:rsidP="00B423C7">
            <w:pPr>
              <w:pStyle w:val="GOSTTablenorm"/>
            </w:pPr>
            <w:r w:rsidRPr="00E62987">
              <w:t>Сумма в валюте учета (руб)</w:t>
            </w:r>
          </w:p>
        </w:tc>
        <w:tc>
          <w:tcPr>
            <w:tcW w:w="1109" w:type="pct"/>
          </w:tcPr>
          <w:p w14:paraId="3BDA8AD4" w14:textId="77777777" w:rsidR="00B423C7" w:rsidRPr="00E62987" w:rsidRDefault="00B423C7" w:rsidP="00B423C7">
            <w:pPr>
              <w:pStyle w:val="GOSTTablenorm"/>
            </w:pPr>
            <w:r w:rsidRPr="00E62987">
              <w:t>Sum_Rub</w:t>
            </w:r>
          </w:p>
        </w:tc>
        <w:tc>
          <w:tcPr>
            <w:tcW w:w="1371" w:type="pct"/>
          </w:tcPr>
          <w:p w14:paraId="4A0CCCC5" w14:textId="52814DDA" w:rsidR="00B423C7" w:rsidRPr="00E62987" w:rsidRDefault="00B423C7" w:rsidP="00B423C7">
            <w:pPr>
              <w:pStyle w:val="GOSTTablenorm"/>
            </w:pPr>
            <w:r w:rsidRPr="00E62987">
              <w:t xml:space="preserve">Сумма передается в единицах валюты с точностью 2 знака после запятой </w:t>
            </w:r>
            <w:r w:rsidR="00171AE8" w:rsidRPr="00D824C1">
              <w:rPr>
                <w:szCs w:val="22"/>
              </w:rPr>
              <w:t>–</w:t>
            </w:r>
            <w:r w:rsidRPr="00E62987">
              <w:t xml:space="preserve"> необходимо конвертировать в минимальные единицы валюты (для данного типа документов умножить на 100)</w:t>
            </w:r>
          </w:p>
        </w:tc>
      </w:tr>
    </w:tbl>
    <w:p w14:paraId="3688B7B4" w14:textId="416859EE" w:rsidR="003C2B0F" w:rsidRPr="006B7E22" w:rsidRDefault="003C2B0F" w:rsidP="003C2B0F">
      <w:pPr>
        <w:pStyle w:val="GOSTNameTable"/>
        <w:tabs>
          <w:tab w:val="clear" w:pos="1701"/>
          <w:tab w:val="num" w:pos="567"/>
        </w:tabs>
        <w:rPr>
          <w:highlight w:val="cyan"/>
        </w:rPr>
      </w:pPr>
      <w:r w:rsidRPr="006B7E22">
        <w:rPr>
          <w:highlight w:val="cyan"/>
        </w:rPr>
        <w:fldChar w:fldCharType="begin"/>
      </w:r>
      <w:r w:rsidRPr="006B7E22">
        <w:rPr>
          <w:highlight w:val="cyan"/>
        </w:rPr>
        <w:instrText xml:space="preserve"> SEQ Таблица \* ARABIC </w:instrText>
      </w:r>
      <w:r w:rsidRPr="006B7E22">
        <w:rPr>
          <w:highlight w:val="cyan"/>
        </w:rPr>
        <w:fldChar w:fldCharType="separate"/>
      </w:r>
      <w:bookmarkStart w:id="7184" w:name="_Toc226564550"/>
      <w:r w:rsidR="00CE7795">
        <w:rPr>
          <w:highlight w:val="cyan"/>
        </w:rPr>
        <w:t>38</w:t>
      </w:r>
      <w:r w:rsidRPr="006B7E22">
        <w:rPr>
          <w:highlight w:val="cyan"/>
        </w:rPr>
        <w:fldChar w:fldCharType="end"/>
      </w:r>
      <w:r w:rsidRPr="006B7E22">
        <w:rPr>
          <w:highlight w:val="cyan"/>
        </w:rPr>
        <w:t xml:space="preserve"> - Перечень атрибутов, соответствующих типу документа </w:t>
      </w:r>
      <w:r w:rsidRPr="00DC3289">
        <w:rPr>
          <w:highlight w:val="cyan"/>
        </w:rPr>
        <w:t>«</w:t>
      </w:r>
      <w:r>
        <w:rPr>
          <w:highlight w:val="cyan"/>
        </w:rPr>
        <w:t>Платежное поручение</w:t>
      </w:r>
      <w:r w:rsidRPr="00DC3289">
        <w:rPr>
          <w:highlight w:val="cyan"/>
        </w:rPr>
        <w:t xml:space="preserve">» </w:t>
      </w:r>
      <w:r>
        <w:rPr>
          <w:highlight w:val="cyan"/>
        </w:rPr>
        <w:t>PUDS_PP</w:t>
      </w:r>
      <w:r w:rsidRPr="00752289">
        <w:rPr>
          <w:highlight w:val="cyan"/>
        </w:rPr>
        <w:t>_NPS</w:t>
      </w:r>
      <w:bookmarkEnd w:id="7184"/>
    </w:p>
    <w:tbl>
      <w:tblPr>
        <w:tblStyle w:val="GOSTTable"/>
        <w:tblW w:w="5000" w:type="pct"/>
        <w:tblLayout w:type="fixed"/>
        <w:tblLook w:val="07E0" w:firstRow="1" w:lastRow="1" w:firstColumn="1" w:lastColumn="1" w:noHBand="1" w:noVBand="1"/>
      </w:tblPr>
      <w:tblGrid>
        <w:gridCol w:w="3481"/>
        <w:gridCol w:w="948"/>
        <w:gridCol w:w="3481"/>
        <w:gridCol w:w="3481"/>
        <w:gridCol w:w="4303"/>
      </w:tblGrid>
      <w:tr w:rsidR="003C2B0F" w:rsidRPr="00B9499D" w14:paraId="102815F3" w14:textId="77777777" w:rsidTr="00DF6E3E">
        <w:trPr>
          <w:cnfStyle w:val="100000000000" w:firstRow="1" w:lastRow="0" w:firstColumn="0" w:lastColumn="0" w:oddVBand="0" w:evenVBand="0" w:oddHBand="0" w:evenHBand="0" w:firstRowFirstColumn="0" w:firstRowLastColumn="0" w:lastRowFirstColumn="0" w:lastRowLastColumn="0"/>
        </w:trPr>
        <w:tc>
          <w:tcPr>
            <w:tcW w:w="1109" w:type="pct"/>
          </w:tcPr>
          <w:p w14:paraId="35FC452A" w14:textId="77777777" w:rsidR="003C2B0F" w:rsidRPr="00675F58" w:rsidRDefault="003C2B0F" w:rsidP="00DF6E3E">
            <w:pPr>
              <w:pStyle w:val="GOSTTableHead"/>
            </w:pPr>
            <w:r w:rsidRPr="00B9499D">
              <w:t>Наименование атрибута</w:t>
            </w:r>
          </w:p>
        </w:tc>
        <w:tc>
          <w:tcPr>
            <w:tcW w:w="302" w:type="pct"/>
          </w:tcPr>
          <w:p w14:paraId="29F62EC1" w14:textId="77777777" w:rsidR="003C2B0F" w:rsidRPr="00675F58" w:rsidRDefault="003C2B0F" w:rsidP="00DF6E3E">
            <w:pPr>
              <w:pStyle w:val="GOSTTableHead"/>
            </w:pPr>
            <w:r w:rsidRPr="00B9499D">
              <w:t>Вычисляемый атрибут</w:t>
            </w:r>
          </w:p>
        </w:tc>
        <w:tc>
          <w:tcPr>
            <w:tcW w:w="1109" w:type="pct"/>
          </w:tcPr>
          <w:p w14:paraId="646C7B6D" w14:textId="77777777" w:rsidR="003C2B0F" w:rsidRPr="00675F58" w:rsidRDefault="003C2B0F" w:rsidP="00DF6E3E">
            <w:pPr>
              <w:pStyle w:val="GOSTTableHead"/>
            </w:pPr>
            <w:r w:rsidRPr="00B9499D">
              <w:t>Описание атрибута</w:t>
            </w:r>
          </w:p>
        </w:tc>
        <w:tc>
          <w:tcPr>
            <w:tcW w:w="1109" w:type="pct"/>
          </w:tcPr>
          <w:p w14:paraId="30C7F238" w14:textId="77777777" w:rsidR="003C2B0F" w:rsidRPr="00675F58" w:rsidRDefault="003C2B0F" w:rsidP="00DF6E3E">
            <w:pPr>
              <w:pStyle w:val="GOSTTableHead"/>
            </w:pPr>
            <w:r w:rsidRPr="00B9499D">
              <w:t>Реквизит документа (наименование тега)</w:t>
            </w:r>
          </w:p>
        </w:tc>
        <w:tc>
          <w:tcPr>
            <w:tcW w:w="1371" w:type="pct"/>
          </w:tcPr>
          <w:p w14:paraId="01A41E39" w14:textId="77777777" w:rsidR="003C2B0F" w:rsidRPr="00C25A9C" w:rsidRDefault="003C2B0F" w:rsidP="00DF6E3E">
            <w:pPr>
              <w:pStyle w:val="GOSTTableHead"/>
            </w:pPr>
            <w:r w:rsidRPr="00B9499D">
              <w:t>Алгоритм вычисления</w:t>
            </w:r>
          </w:p>
        </w:tc>
      </w:tr>
      <w:tr w:rsidR="003C2B0F" w:rsidRPr="00B9499D" w14:paraId="028CBEF0" w14:textId="77777777" w:rsidTr="00DF6E3E">
        <w:tc>
          <w:tcPr>
            <w:tcW w:w="1109" w:type="pct"/>
          </w:tcPr>
          <w:p w14:paraId="6CDEC951" w14:textId="77777777" w:rsidR="003C2B0F" w:rsidRPr="00357140" w:rsidRDefault="003C2B0F" w:rsidP="00DF6E3E">
            <w:pPr>
              <w:pStyle w:val="GOSTTablenorm"/>
              <w:rPr>
                <w:highlight w:val="cyan"/>
              </w:rPr>
            </w:pPr>
            <w:r w:rsidRPr="00357140">
              <w:rPr>
                <w:highlight w:val="cyan"/>
              </w:rPr>
              <w:t>Номер_документа</w:t>
            </w:r>
          </w:p>
        </w:tc>
        <w:tc>
          <w:tcPr>
            <w:tcW w:w="302" w:type="pct"/>
          </w:tcPr>
          <w:p w14:paraId="39DE1D0D" w14:textId="77777777" w:rsidR="003C2B0F" w:rsidRDefault="003C2B0F" w:rsidP="00DF6E3E">
            <w:pPr>
              <w:pStyle w:val="GOSTTablenorm"/>
              <w:rPr>
                <w:color w:val="000000"/>
              </w:rPr>
            </w:pPr>
            <w:r w:rsidRPr="00675F58">
              <w:t>нет</w:t>
            </w:r>
          </w:p>
        </w:tc>
        <w:tc>
          <w:tcPr>
            <w:tcW w:w="1109" w:type="pct"/>
          </w:tcPr>
          <w:p w14:paraId="190D5E42" w14:textId="77777777" w:rsidR="003C2B0F" w:rsidRDefault="003C2B0F" w:rsidP="00DF6E3E">
            <w:pPr>
              <w:pStyle w:val="GOSTTablenorm"/>
            </w:pPr>
            <w:r w:rsidRPr="00675F58">
              <w:t>Номер документа</w:t>
            </w:r>
          </w:p>
        </w:tc>
        <w:tc>
          <w:tcPr>
            <w:tcW w:w="1109" w:type="pct"/>
          </w:tcPr>
          <w:p w14:paraId="30E5B7FC" w14:textId="77777777" w:rsidR="003C2B0F" w:rsidRPr="00441726" w:rsidRDefault="003C2B0F" w:rsidP="00DF6E3E">
            <w:pPr>
              <w:pStyle w:val="GOSTTablenorm"/>
            </w:pPr>
            <w:r w:rsidRPr="00675F58">
              <w:t>BasicRequisites_DocNum</w:t>
            </w:r>
          </w:p>
        </w:tc>
        <w:tc>
          <w:tcPr>
            <w:tcW w:w="1371" w:type="pct"/>
          </w:tcPr>
          <w:p w14:paraId="77D00640" w14:textId="77777777" w:rsidR="003C2B0F" w:rsidRPr="00C25A9C" w:rsidRDefault="003C2B0F" w:rsidP="00DF6E3E">
            <w:pPr>
              <w:pStyle w:val="GOSTTablenorm"/>
            </w:pPr>
            <w:r>
              <w:t>-</w:t>
            </w:r>
          </w:p>
        </w:tc>
      </w:tr>
      <w:tr w:rsidR="003C2B0F" w:rsidRPr="00B9499D" w14:paraId="7507C196" w14:textId="77777777" w:rsidTr="00DF6E3E">
        <w:tc>
          <w:tcPr>
            <w:tcW w:w="1109" w:type="pct"/>
          </w:tcPr>
          <w:p w14:paraId="6C85B010" w14:textId="77777777" w:rsidR="003C2B0F" w:rsidRPr="00357140" w:rsidRDefault="003C2B0F" w:rsidP="00DF6E3E">
            <w:pPr>
              <w:pStyle w:val="GOSTTablenorm"/>
              <w:rPr>
                <w:highlight w:val="cyan"/>
              </w:rPr>
            </w:pPr>
            <w:r w:rsidRPr="00357140">
              <w:rPr>
                <w:highlight w:val="cyan"/>
              </w:rPr>
              <w:t>Дата_документа</w:t>
            </w:r>
          </w:p>
        </w:tc>
        <w:tc>
          <w:tcPr>
            <w:tcW w:w="302" w:type="pct"/>
          </w:tcPr>
          <w:p w14:paraId="5FC03C77" w14:textId="77777777" w:rsidR="003C2B0F" w:rsidRDefault="003C2B0F" w:rsidP="00DF6E3E">
            <w:pPr>
              <w:pStyle w:val="GOSTTablenorm"/>
              <w:rPr>
                <w:color w:val="000000"/>
              </w:rPr>
            </w:pPr>
            <w:r w:rsidRPr="00675F58">
              <w:t>нет</w:t>
            </w:r>
          </w:p>
        </w:tc>
        <w:tc>
          <w:tcPr>
            <w:tcW w:w="1109" w:type="pct"/>
          </w:tcPr>
          <w:p w14:paraId="6CDC8C4D" w14:textId="77777777" w:rsidR="003C2B0F" w:rsidRDefault="003C2B0F" w:rsidP="00DF6E3E">
            <w:pPr>
              <w:pStyle w:val="GOSTTablenorm"/>
            </w:pPr>
            <w:r w:rsidRPr="00675F58">
              <w:t>Дата документа</w:t>
            </w:r>
          </w:p>
        </w:tc>
        <w:tc>
          <w:tcPr>
            <w:tcW w:w="1109" w:type="pct"/>
          </w:tcPr>
          <w:p w14:paraId="63FF5577" w14:textId="77777777" w:rsidR="003C2B0F" w:rsidRPr="00441726" w:rsidRDefault="003C2B0F" w:rsidP="00DF6E3E">
            <w:pPr>
              <w:pStyle w:val="GOSTTablenorm"/>
            </w:pPr>
            <w:r w:rsidRPr="00675F58">
              <w:t>BasicRequisites_DocDate</w:t>
            </w:r>
          </w:p>
        </w:tc>
        <w:tc>
          <w:tcPr>
            <w:tcW w:w="1371" w:type="pct"/>
          </w:tcPr>
          <w:p w14:paraId="557E9ADC" w14:textId="77777777" w:rsidR="003C2B0F" w:rsidRPr="00C25A9C" w:rsidRDefault="003C2B0F" w:rsidP="00DF6E3E">
            <w:pPr>
              <w:pStyle w:val="GOSTTablenorm"/>
            </w:pPr>
            <w:r>
              <w:t>-</w:t>
            </w:r>
          </w:p>
        </w:tc>
      </w:tr>
      <w:tr w:rsidR="003C2B0F" w:rsidRPr="00B9499D" w14:paraId="1639A92E" w14:textId="77777777" w:rsidTr="00DF6E3E">
        <w:tc>
          <w:tcPr>
            <w:tcW w:w="1109" w:type="pct"/>
          </w:tcPr>
          <w:p w14:paraId="459A8543" w14:textId="6AE22115" w:rsidR="003C2B0F" w:rsidRPr="00357140" w:rsidRDefault="00357140" w:rsidP="00DF6E3E">
            <w:pPr>
              <w:pStyle w:val="GOSTTablenorm"/>
              <w:rPr>
                <w:highlight w:val="cyan"/>
              </w:rPr>
            </w:pPr>
            <w:r w:rsidRPr="00357140">
              <w:rPr>
                <w:highlight w:val="cyan"/>
              </w:rPr>
              <w:t>Тип_расч_документа</w:t>
            </w:r>
          </w:p>
        </w:tc>
        <w:tc>
          <w:tcPr>
            <w:tcW w:w="302" w:type="pct"/>
          </w:tcPr>
          <w:p w14:paraId="53F73939" w14:textId="77777777" w:rsidR="003C2B0F" w:rsidRPr="00D53BBF" w:rsidRDefault="003C2B0F" w:rsidP="00DF6E3E">
            <w:pPr>
              <w:pStyle w:val="GOSTTablenorm"/>
            </w:pPr>
            <w:r>
              <w:t>нет</w:t>
            </w:r>
          </w:p>
        </w:tc>
        <w:tc>
          <w:tcPr>
            <w:tcW w:w="1109" w:type="pct"/>
          </w:tcPr>
          <w:p w14:paraId="4E5B3066" w14:textId="77777777" w:rsidR="003C2B0F" w:rsidRPr="00675F58" w:rsidRDefault="003C2B0F" w:rsidP="00DF6E3E">
            <w:pPr>
              <w:pStyle w:val="GOSTTablenorm"/>
            </w:pPr>
            <w:r w:rsidRPr="00871E24">
              <w:t>Вид документа</w:t>
            </w:r>
          </w:p>
        </w:tc>
        <w:tc>
          <w:tcPr>
            <w:tcW w:w="1109" w:type="pct"/>
          </w:tcPr>
          <w:p w14:paraId="1B5C9A17" w14:textId="77777777" w:rsidR="003C2B0F" w:rsidRPr="00675F58" w:rsidRDefault="003C2B0F" w:rsidP="00DF6E3E">
            <w:pPr>
              <w:pStyle w:val="GOSTTablenorm"/>
            </w:pPr>
            <w:r w:rsidRPr="00D824C1">
              <w:rPr>
                <w:szCs w:val="22"/>
              </w:rPr>
              <w:t>BasicRequisites_POType</w:t>
            </w:r>
          </w:p>
        </w:tc>
        <w:tc>
          <w:tcPr>
            <w:tcW w:w="1371" w:type="pct"/>
          </w:tcPr>
          <w:p w14:paraId="4A902073" w14:textId="77777777" w:rsidR="003C2B0F" w:rsidRPr="00C25A9C" w:rsidRDefault="003C2B0F" w:rsidP="00DF6E3E">
            <w:pPr>
              <w:pStyle w:val="GOSTTablenorm"/>
            </w:pPr>
            <w:r w:rsidRPr="00871E24">
              <w:t>-</w:t>
            </w:r>
          </w:p>
        </w:tc>
      </w:tr>
      <w:tr w:rsidR="00357140" w:rsidRPr="00B9499D" w14:paraId="53501803" w14:textId="77777777" w:rsidTr="00DF6E3E">
        <w:tc>
          <w:tcPr>
            <w:tcW w:w="1109" w:type="pct"/>
          </w:tcPr>
          <w:p w14:paraId="76AA6F76" w14:textId="535BC417" w:rsidR="00357140" w:rsidRPr="00357140" w:rsidRDefault="00357140" w:rsidP="00DF6E3E">
            <w:pPr>
              <w:pStyle w:val="GOSTTablenorm"/>
              <w:rPr>
                <w:highlight w:val="cyan"/>
              </w:rPr>
            </w:pPr>
            <w:r w:rsidRPr="00357140">
              <w:rPr>
                <w:color w:val="000000" w:themeColor="text1"/>
                <w:highlight w:val="cyan"/>
              </w:rPr>
              <w:t>Тип_ED</w:t>
            </w:r>
          </w:p>
        </w:tc>
        <w:tc>
          <w:tcPr>
            <w:tcW w:w="302" w:type="pct"/>
          </w:tcPr>
          <w:p w14:paraId="0382F290" w14:textId="4C172E44" w:rsidR="00357140" w:rsidRDefault="00357140" w:rsidP="00DF6E3E">
            <w:pPr>
              <w:pStyle w:val="GOSTTablenorm"/>
            </w:pPr>
            <w:r>
              <w:t>нет</w:t>
            </w:r>
          </w:p>
        </w:tc>
        <w:tc>
          <w:tcPr>
            <w:tcW w:w="1109" w:type="pct"/>
          </w:tcPr>
          <w:p w14:paraId="51A038FB" w14:textId="5114AEDF" w:rsidR="00357140" w:rsidRPr="00871E24" w:rsidRDefault="00357140" w:rsidP="00DF6E3E">
            <w:pPr>
              <w:pStyle w:val="GOSTTablenorm"/>
            </w:pPr>
            <w:r w:rsidRPr="004A402E">
              <w:t>Код типа ED расчетного документа</w:t>
            </w:r>
          </w:p>
        </w:tc>
        <w:tc>
          <w:tcPr>
            <w:tcW w:w="1109" w:type="pct"/>
          </w:tcPr>
          <w:p w14:paraId="0AB6D7A5" w14:textId="4F79BBE2" w:rsidR="00357140" w:rsidRPr="00D824C1" w:rsidRDefault="00357140" w:rsidP="00DF6E3E">
            <w:pPr>
              <w:pStyle w:val="GOSTTablenorm"/>
              <w:rPr>
                <w:szCs w:val="22"/>
              </w:rPr>
            </w:pPr>
            <w:r w:rsidRPr="00DB0969">
              <w:rPr>
                <w:szCs w:val="22"/>
              </w:rPr>
              <w:t>BasicRequisites_EDType</w:t>
            </w:r>
          </w:p>
        </w:tc>
        <w:tc>
          <w:tcPr>
            <w:tcW w:w="1371" w:type="pct"/>
          </w:tcPr>
          <w:p w14:paraId="237B7BFB" w14:textId="0F281B37" w:rsidR="00357140" w:rsidRPr="00871E24" w:rsidRDefault="00357140" w:rsidP="00DF6E3E">
            <w:pPr>
              <w:pStyle w:val="GOSTTablenorm"/>
            </w:pPr>
            <w:r>
              <w:t>-</w:t>
            </w:r>
          </w:p>
        </w:tc>
      </w:tr>
      <w:tr w:rsidR="003C2B0F" w:rsidRPr="00B9499D" w14:paraId="0B345ED2" w14:textId="77777777" w:rsidTr="00DF6E3E">
        <w:tc>
          <w:tcPr>
            <w:tcW w:w="1109" w:type="pct"/>
          </w:tcPr>
          <w:p w14:paraId="3D1C158A" w14:textId="77777777" w:rsidR="003C2B0F" w:rsidRPr="003C2B0F" w:rsidRDefault="003C2B0F" w:rsidP="00DF6E3E">
            <w:pPr>
              <w:pStyle w:val="GOSTTablenorm"/>
            </w:pPr>
            <w:r w:rsidRPr="00357140">
              <w:rPr>
                <w:highlight w:val="cyan"/>
              </w:rPr>
              <w:t>Наименование_документа</w:t>
            </w:r>
          </w:p>
        </w:tc>
        <w:tc>
          <w:tcPr>
            <w:tcW w:w="302" w:type="pct"/>
          </w:tcPr>
          <w:p w14:paraId="79732213" w14:textId="77777777" w:rsidR="003C2B0F" w:rsidRDefault="003C2B0F" w:rsidP="00DF6E3E">
            <w:pPr>
              <w:pStyle w:val="GOSTTablenorm"/>
              <w:rPr>
                <w:color w:val="000000"/>
              </w:rPr>
            </w:pPr>
            <w:r w:rsidRPr="00675F58">
              <w:t>да</w:t>
            </w:r>
          </w:p>
        </w:tc>
        <w:tc>
          <w:tcPr>
            <w:tcW w:w="1109" w:type="pct"/>
          </w:tcPr>
          <w:p w14:paraId="50EF3607" w14:textId="77777777" w:rsidR="003C2B0F" w:rsidRDefault="003C2B0F" w:rsidP="00DF6E3E">
            <w:pPr>
              <w:pStyle w:val="GOSTTablenorm"/>
            </w:pPr>
            <w:r w:rsidRPr="00675F58">
              <w:t xml:space="preserve">Наименование </w:t>
            </w:r>
            <w:r>
              <w:t>документа</w:t>
            </w:r>
          </w:p>
        </w:tc>
        <w:tc>
          <w:tcPr>
            <w:tcW w:w="1109" w:type="pct"/>
          </w:tcPr>
          <w:p w14:paraId="03F87F97" w14:textId="418A5EC6" w:rsidR="003C2B0F" w:rsidRPr="00441726" w:rsidRDefault="00357140" w:rsidP="00DF6E3E">
            <w:pPr>
              <w:pStyle w:val="GOSTTablenorm"/>
            </w:pPr>
            <w:r w:rsidRPr="00DB0969">
              <w:rPr>
                <w:szCs w:val="22"/>
              </w:rPr>
              <w:t>BasicRequisites_EDType</w:t>
            </w:r>
          </w:p>
        </w:tc>
        <w:tc>
          <w:tcPr>
            <w:tcW w:w="1371" w:type="pct"/>
          </w:tcPr>
          <w:p w14:paraId="55465ED0" w14:textId="77777777" w:rsidR="003C2B0F" w:rsidRPr="003C2B0F" w:rsidRDefault="003C2B0F" w:rsidP="003C2B0F">
            <w:pPr>
              <w:pStyle w:val="GOSTTablenorm"/>
              <w:rPr>
                <w:color w:val="000000" w:themeColor="text1"/>
              </w:rPr>
            </w:pPr>
            <w:r w:rsidRPr="003C2B0F">
              <w:rPr>
                <w:color w:val="000000" w:themeColor="text1"/>
              </w:rPr>
              <w:t>Заполняется в зависимости от значения атрибута Тип_ED:</w:t>
            </w:r>
          </w:p>
          <w:p w14:paraId="07B023D6" w14:textId="5F4D2B83" w:rsidR="003C2B0F" w:rsidRPr="003C2B0F" w:rsidRDefault="003C2B0F" w:rsidP="003C2B0F">
            <w:pPr>
              <w:pStyle w:val="GOSTTableListMark1"/>
            </w:pPr>
            <w:r w:rsidRPr="003C2B0F">
              <w:t>«ED101» – Платежное поручение (ф. 0401060);</w:t>
            </w:r>
          </w:p>
          <w:p w14:paraId="6F437D8C" w14:textId="0B5B8D28" w:rsidR="003C2B0F" w:rsidRPr="00C25A9C" w:rsidRDefault="003C2B0F" w:rsidP="003C2B0F">
            <w:pPr>
              <w:pStyle w:val="GOSTTableListMark1"/>
            </w:pPr>
            <w:r w:rsidRPr="003C2B0F">
              <w:t>«G101» – Платежное поручение (ЦР)</w:t>
            </w:r>
          </w:p>
        </w:tc>
      </w:tr>
      <w:tr w:rsidR="00F43749" w:rsidRPr="00B9499D" w14:paraId="6E991CB6" w14:textId="77777777" w:rsidTr="00DF6E3E">
        <w:trPr>
          <w:ins w:id="7185" w:author="Сказецкая Наталья Камилевна" w:date="2026-02-12T20:53:00Z"/>
        </w:trPr>
        <w:tc>
          <w:tcPr>
            <w:tcW w:w="1109" w:type="pct"/>
          </w:tcPr>
          <w:p w14:paraId="3376B01A" w14:textId="55236454" w:rsidR="00F43749" w:rsidRPr="00357140" w:rsidRDefault="00F43749" w:rsidP="00F43749">
            <w:pPr>
              <w:pStyle w:val="GOSTTablenorm"/>
              <w:rPr>
                <w:ins w:id="7186" w:author="Сказецкая Наталья Камилевна" w:date="2026-02-12T20:53:00Z"/>
                <w:highlight w:val="cyan"/>
              </w:rPr>
            </w:pPr>
            <w:commentRangeStart w:id="7187"/>
            <w:ins w:id="7188" w:author="Сказецкая Наталья Камилевна" w:date="2026-02-12T20:53:00Z">
              <w:r w:rsidRPr="00C8256F">
                <w:rPr>
                  <w:highlight w:val="cyan"/>
                </w:rPr>
                <w:t>Код_системы</w:t>
              </w:r>
              <w:commentRangeEnd w:id="7187"/>
              <w:r>
                <w:rPr>
                  <w:rStyle w:val="afff4"/>
                </w:rPr>
                <w:commentReference w:id="7187"/>
              </w:r>
            </w:ins>
          </w:p>
        </w:tc>
        <w:tc>
          <w:tcPr>
            <w:tcW w:w="302" w:type="pct"/>
          </w:tcPr>
          <w:p w14:paraId="6B4E949C" w14:textId="4E50D758" w:rsidR="00F43749" w:rsidRPr="00675F58" w:rsidRDefault="00F43749" w:rsidP="00F43749">
            <w:pPr>
              <w:pStyle w:val="GOSTTablenorm"/>
              <w:rPr>
                <w:ins w:id="7189" w:author="Сказецкая Наталья Камилевна" w:date="2026-02-12T20:53:00Z"/>
              </w:rPr>
            </w:pPr>
            <w:ins w:id="7190" w:author="Сказецкая Наталья Камилевна" w:date="2026-02-12T20:53:00Z">
              <w:r>
                <w:t>да</w:t>
              </w:r>
            </w:ins>
          </w:p>
        </w:tc>
        <w:tc>
          <w:tcPr>
            <w:tcW w:w="1109" w:type="pct"/>
          </w:tcPr>
          <w:p w14:paraId="40A8033B" w14:textId="0E6229AE" w:rsidR="00F43749" w:rsidRPr="00675F58" w:rsidRDefault="00F43749" w:rsidP="00F43749">
            <w:pPr>
              <w:pStyle w:val="GOSTTablenorm"/>
              <w:rPr>
                <w:ins w:id="7191" w:author="Сказецкая Наталья Камилевна" w:date="2026-02-12T20:53:00Z"/>
              </w:rPr>
            </w:pPr>
            <w:ins w:id="7192" w:author="Сказецкая Наталья Камилевна" w:date="2026-02-12T20:53:00Z">
              <w:r>
                <w:t>Код системы ведения операций по КС</w:t>
              </w:r>
            </w:ins>
          </w:p>
        </w:tc>
        <w:tc>
          <w:tcPr>
            <w:tcW w:w="1109" w:type="pct"/>
          </w:tcPr>
          <w:p w14:paraId="0890D145" w14:textId="66E5C276" w:rsidR="00F43749" w:rsidRPr="00DB0969" w:rsidRDefault="00F43749" w:rsidP="00F43749">
            <w:pPr>
              <w:pStyle w:val="GOSTTablenorm"/>
              <w:rPr>
                <w:ins w:id="7193" w:author="Сказецкая Наталья Камилевна" w:date="2026-02-12T20:53:00Z"/>
                <w:szCs w:val="22"/>
              </w:rPr>
            </w:pPr>
            <w:ins w:id="7194" w:author="Сказецкая Наталья Камилевна" w:date="2026-02-12T20:53:00Z">
              <w:r>
                <w:rPr>
                  <w:szCs w:val="22"/>
                </w:rPr>
                <w:t>-</w:t>
              </w:r>
            </w:ins>
          </w:p>
        </w:tc>
        <w:tc>
          <w:tcPr>
            <w:tcW w:w="1371" w:type="pct"/>
          </w:tcPr>
          <w:p w14:paraId="36B8E795" w14:textId="1762294C" w:rsidR="00F43749" w:rsidRPr="003C2B0F" w:rsidRDefault="00F43749" w:rsidP="00F43749">
            <w:pPr>
              <w:pStyle w:val="GOSTTablenorm"/>
              <w:rPr>
                <w:ins w:id="7195" w:author="Сказецкая Наталья Камилевна" w:date="2026-02-12T20:53:00Z"/>
                <w:color w:val="000000" w:themeColor="text1"/>
              </w:rPr>
            </w:pPr>
            <w:ins w:id="7196" w:author="Сказецкая Наталья Камилевна" w:date="2026-02-12T20:53:00Z">
              <w:r>
                <w:t>Указывается значение «</w:t>
              </w:r>
              <w:r w:rsidRPr="00C8256F">
                <w:t>FAMABS-TSE»</w:t>
              </w:r>
              <w:r>
                <w:t>.</w:t>
              </w:r>
            </w:ins>
          </w:p>
        </w:tc>
      </w:tr>
      <w:tr w:rsidR="00F43749" w:rsidRPr="00B9499D" w14:paraId="09A40991" w14:textId="77777777" w:rsidTr="00DF6E3E">
        <w:tc>
          <w:tcPr>
            <w:tcW w:w="1109" w:type="pct"/>
          </w:tcPr>
          <w:p w14:paraId="7326549C" w14:textId="77777777" w:rsidR="00F43749" w:rsidRPr="003C2B0F" w:rsidRDefault="00F43749" w:rsidP="00F43749">
            <w:pPr>
              <w:pStyle w:val="GOSTTablenorm"/>
            </w:pPr>
            <w:r w:rsidRPr="00357140">
              <w:rPr>
                <w:highlight w:val="cyan"/>
              </w:rPr>
              <w:t>Код_валюты</w:t>
            </w:r>
          </w:p>
        </w:tc>
        <w:tc>
          <w:tcPr>
            <w:tcW w:w="302" w:type="pct"/>
          </w:tcPr>
          <w:p w14:paraId="2088D8F6" w14:textId="77777777" w:rsidR="00F43749" w:rsidRDefault="00F43749" w:rsidP="00F43749">
            <w:pPr>
              <w:pStyle w:val="GOSTTablenorm"/>
              <w:rPr>
                <w:color w:val="000000"/>
              </w:rPr>
            </w:pPr>
            <w:r w:rsidRPr="00675F58">
              <w:t>да</w:t>
            </w:r>
          </w:p>
        </w:tc>
        <w:tc>
          <w:tcPr>
            <w:tcW w:w="1109" w:type="pct"/>
          </w:tcPr>
          <w:p w14:paraId="3CF82B9C" w14:textId="77777777" w:rsidR="00F43749" w:rsidRDefault="00F43749" w:rsidP="00F43749">
            <w:pPr>
              <w:pStyle w:val="GOSTTablenorm"/>
            </w:pPr>
            <w:r w:rsidRPr="00675F58">
              <w:t>Код валюты по ОКВ</w:t>
            </w:r>
          </w:p>
        </w:tc>
        <w:tc>
          <w:tcPr>
            <w:tcW w:w="1109" w:type="pct"/>
          </w:tcPr>
          <w:p w14:paraId="17ADDC23" w14:textId="77777777" w:rsidR="00F43749" w:rsidRPr="00251244" w:rsidRDefault="00F43749" w:rsidP="00F43749">
            <w:pPr>
              <w:pStyle w:val="GOSTTablenorm"/>
              <w:rPr>
                <w:lang w:val="en-US"/>
              </w:rPr>
            </w:pPr>
            <w:r>
              <w:rPr>
                <w:lang w:val="en-US"/>
              </w:rPr>
              <w:t>OKVCd</w:t>
            </w:r>
          </w:p>
        </w:tc>
        <w:tc>
          <w:tcPr>
            <w:tcW w:w="1371" w:type="pct"/>
          </w:tcPr>
          <w:p w14:paraId="03E2E3BD" w14:textId="48CB1DC8" w:rsidR="00F43749" w:rsidRPr="00C25A9C" w:rsidRDefault="00F43749" w:rsidP="00F43749">
            <w:pPr>
              <w:pStyle w:val="GOSTTablenorm"/>
              <w:rPr>
                <w:rFonts w:eastAsiaTheme="minorEastAsia"/>
              </w:rPr>
            </w:pPr>
            <w:r w:rsidRPr="33249EA7">
              <w:rPr>
                <w:color w:val="000000" w:themeColor="text1"/>
              </w:rPr>
              <w:t>В составе документа может приходить как цифро</w:t>
            </w:r>
            <w:r>
              <w:rPr>
                <w:color w:val="000000" w:themeColor="text1"/>
              </w:rPr>
              <w:t>вой, так и буквенный код валюты:</w:t>
            </w:r>
          </w:p>
          <w:p w14:paraId="324785E7" w14:textId="77777777" w:rsidR="00F43749" w:rsidRPr="00C25A9C" w:rsidRDefault="00F43749" w:rsidP="00F43749">
            <w:pPr>
              <w:pStyle w:val="GOSTTableListMark1"/>
            </w:pPr>
            <w:r w:rsidRPr="33249EA7">
              <w:t>если код валюты пришел цифровой, то в атрибут его значение записывается в неизменном виде;</w:t>
            </w:r>
          </w:p>
          <w:p w14:paraId="7CE8CA41" w14:textId="77777777" w:rsidR="00F43749" w:rsidRPr="00C25A9C" w:rsidRDefault="00F43749" w:rsidP="00F43749">
            <w:pPr>
              <w:pStyle w:val="GOSTTableListMark1"/>
            </w:pPr>
            <w:r w:rsidRPr="33249EA7">
              <w:t xml:space="preserve"> если код валюты пришел буквенный, то в атрибут его значение записывается после преобразования в цифровой </w:t>
            </w:r>
            <w:r>
              <w:t>по данным справочника «Общероссийский классификатор валют (ОКВ)»</w:t>
            </w:r>
          </w:p>
        </w:tc>
      </w:tr>
      <w:tr w:rsidR="00F43749" w:rsidRPr="00B9499D" w14:paraId="44E195E4" w14:textId="77777777" w:rsidTr="00DF6E3E">
        <w:tc>
          <w:tcPr>
            <w:tcW w:w="1109" w:type="pct"/>
          </w:tcPr>
          <w:p w14:paraId="750FAD28" w14:textId="77777777" w:rsidR="00F43749" w:rsidRPr="003C2B0F" w:rsidRDefault="00F43749" w:rsidP="00F43749">
            <w:pPr>
              <w:pStyle w:val="GOSTTablenorm"/>
            </w:pPr>
            <w:r w:rsidRPr="00357140">
              <w:rPr>
                <w:szCs w:val="22"/>
                <w:highlight w:val="cyan"/>
              </w:rPr>
              <w:t>Код_валюты_учета</w:t>
            </w:r>
          </w:p>
        </w:tc>
        <w:tc>
          <w:tcPr>
            <w:tcW w:w="302" w:type="pct"/>
          </w:tcPr>
          <w:p w14:paraId="7572BB2F" w14:textId="77777777" w:rsidR="00F43749" w:rsidRPr="00675F58" w:rsidRDefault="00F43749" w:rsidP="00F43749">
            <w:pPr>
              <w:pStyle w:val="GOSTTablenorm"/>
            </w:pPr>
            <w:r>
              <w:rPr>
                <w:szCs w:val="22"/>
              </w:rPr>
              <w:t>да</w:t>
            </w:r>
          </w:p>
        </w:tc>
        <w:tc>
          <w:tcPr>
            <w:tcW w:w="1109" w:type="pct"/>
          </w:tcPr>
          <w:p w14:paraId="4D83EA64" w14:textId="77777777" w:rsidR="00F43749" w:rsidRPr="00675F58" w:rsidRDefault="00F43749" w:rsidP="00F43749">
            <w:pPr>
              <w:pStyle w:val="GOSTTablenorm"/>
            </w:pPr>
            <w:r w:rsidRPr="00B9499D">
              <w:rPr>
                <w:szCs w:val="22"/>
              </w:rPr>
              <w:t xml:space="preserve">Код валюты </w:t>
            </w:r>
            <w:r>
              <w:rPr>
                <w:szCs w:val="22"/>
              </w:rPr>
              <w:t xml:space="preserve">учета </w:t>
            </w:r>
            <w:r w:rsidRPr="00B9499D">
              <w:rPr>
                <w:szCs w:val="22"/>
              </w:rPr>
              <w:t>по ОКВ</w:t>
            </w:r>
          </w:p>
        </w:tc>
        <w:tc>
          <w:tcPr>
            <w:tcW w:w="1109" w:type="pct"/>
          </w:tcPr>
          <w:p w14:paraId="58C3E2F5" w14:textId="77777777" w:rsidR="00F43749" w:rsidRDefault="00F43749" w:rsidP="00F43749">
            <w:pPr>
              <w:pStyle w:val="GOSTTablenorm"/>
              <w:rPr>
                <w:lang w:val="en-US"/>
              </w:rPr>
            </w:pPr>
            <w:r>
              <w:t>-</w:t>
            </w:r>
          </w:p>
        </w:tc>
        <w:tc>
          <w:tcPr>
            <w:tcW w:w="1371" w:type="pct"/>
          </w:tcPr>
          <w:p w14:paraId="6DE6A8AB" w14:textId="77777777" w:rsidR="00F43749" w:rsidRPr="33249EA7" w:rsidRDefault="00F43749" w:rsidP="00F43749">
            <w:pPr>
              <w:pStyle w:val="GOSTTablenorm"/>
              <w:rPr>
                <w:color w:val="000000" w:themeColor="text1"/>
              </w:rPr>
            </w:pPr>
            <w:r w:rsidRPr="000027F9">
              <w:t>Указывается значение «643»</w:t>
            </w:r>
          </w:p>
        </w:tc>
      </w:tr>
      <w:tr w:rsidR="00F43749" w:rsidRPr="00B9499D" w14:paraId="58348543" w14:textId="77777777" w:rsidTr="00DF6E3E">
        <w:tc>
          <w:tcPr>
            <w:tcW w:w="1109" w:type="pct"/>
          </w:tcPr>
          <w:p w14:paraId="1D4029B7" w14:textId="77777777" w:rsidR="00F43749" w:rsidRPr="003C2B0F" w:rsidRDefault="00F43749" w:rsidP="00F43749">
            <w:pPr>
              <w:pStyle w:val="GOSTTablenorm"/>
            </w:pPr>
            <w:r w:rsidRPr="003C2B0F">
              <w:rPr>
                <w:highlight w:val="cyan"/>
              </w:rPr>
              <w:t>Дата_ввода_в_действие</w:t>
            </w:r>
          </w:p>
        </w:tc>
        <w:tc>
          <w:tcPr>
            <w:tcW w:w="302" w:type="pct"/>
          </w:tcPr>
          <w:p w14:paraId="418D1BCF" w14:textId="77777777" w:rsidR="00F43749" w:rsidRPr="00E62987" w:rsidRDefault="00F43749" w:rsidP="00F43749">
            <w:pPr>
              <w:pStyle w:val="GOSTTablenorm"/>
            </w:pPr>
            <w:r w:rsidRPr="00E62987">
              <w:t>да</w:t>
            </w:r>
          </w:p>
        </w:tc>
        <w:tc>
          <w:tcPr>
            <w:tcW w:w="1109" w:type="pct"/>
          </w:tcPr>
          <w:p w14:paraId="5D70B53B" w14:textId="77777777" w:rsidR="00F43749" w:rsidRPr="00E62987" w:rsidRDefault="00F43749" w:rsidP="00F43749">
            <w:pPr>
              <w:pStyle w:val="GOSTTablenorm"/>
            </w:pPr>
            <w:r w:rsidRPr="00E62987">
              <w:t>Дата ввода в действие</w:t>
            </w:r>
          </w:p>
        </w:tc>
        <w:tc>
          <w:tcPr>
            <w:tcW w:w="1109" w:type="pct"/>
          </w:tcPr>
          <w:p w14:paraId="47E57AE4" w14:textId="77777777" w:rsidR="00F43749" w:rsidRPr="00E62987" w:rsidRDefault="00F43749" w:rsidP="00F43749">
            <w:pPr>
              <w:pStyle w:val="GOSTTablenorm"/>
            </w:pPr>
            <w:r w:rsidRPr="00E62987">
              <w:t>SettlementDate (из заголовка запроса)</w:t>
            </w:r>
          </w:p>
        </w:tc>
        <w:tc>
          <w:tcPr>
            <w:tcW w:w="1371" w:type="pct"/>
          </w:tcPr>
          <w:p w14:paraId="49A84A3B" w14:textId="77777777" w:rsidR="00F43749" w:rsidRPr="00E62987" w:rsidRDefault="00F43749" w:rsidP="00F43749">
            <w:pPr>
              <w:pStyle w:val="GOSTTablenorm"/>
            </w:pPr>
            <w:r w:rsidRPr="00E62987">
              <w:t>Для данного типа документов Дата_ввода_в_действие</w:t>
            </w:r>
            <w:r>
              <w:t> </w:t>
            </w:r>
            <w:r w:rsidRPr="00E62987">
              <w:t>=</w:t>
            </w:r>
            <w:r>
              <w:t> </w:t>
            </w:r>
            <w:r w:rsidRPr="00E62987">
              <w:t>Дата_отражения_в_учете</w:t>
            </w:r>
          </w:p>
        </w:tc>
      </w:tr>
      <w:tr w:rsidR="00F43749" w:rsidRPr="00B9499D" w14:paraId="6A6C8D9A" w14:textId="77777777" w:rsidTr="00DF6E3E">
        <w:tc>
          <w:tcPr>
            <w:tcW w:w="1109" w:type="pct"/>
          </w:tcPr>
          <w:p w14:paraId="71E92E48" w14:textId="77777777" w:rsidR="00F43749" w:rsidRPr="003C2B0F" w:rsidRDefault="00F43749" w:rsidP="00F43749">
            <w:pPr>
              <w:pStyle w:val="GOSTTablenorm"/>
            </w:pPr>
            <w:r w:rsidRPr="00357140">
              <w:rPr>
                <w:highlight w:val="cyan"/>
              </w:rPr>
              <w:t>Уровень_конфиденциальности</w:t>
            </w:r>
          </w:p>
        </w:tc>
        <w:tc>
          <w:tcPr>
            <w:tcW w:w="302" w:type="pct"/>
          </w:tcPr>
          <w:p w14:paraId="19A18349" w14:textId="77777777" w:rsidR="00F43749" w:rsidRPr="00E62987" w:rsidRDefault="00F43749" w:rsidP="00F43749">
            <w:pPr>
              <w:pStyle w:val="GOSTTablenorm"/>
            </w:pPr>
            <w:r w:rsidRPr="00E62987">
              <w:t>нет</w:t>
            </w:r>
          </w:p>
        </w:tc>
        <w:tc>
          <w:tcPr>
            <w:tcW w:w="1109" w:type="pct"/>
          </w:tcPr>
          <w:p w14:paraId="64363633" w14:textId="77777777" w:rsidR="00F43749" w:rsidRPr="00E62987" w:rsidRDefault="00F43749" w:rsidP="00F43749">
            <w:pPr>
              <w:pStyle w:val="GOSTTablenorm"/>
            </w:pPr>
            <w:r w:rsidRPr="00E62987">
              <w:t>Уровень конфиденциальности</w:t>
            </w:r>
          </w:p>
        </w:tc>
        <w:tc>
          <w:tcPr>
            <w:tcW w:w="1109" w:type="pct"/>
          </w:tcPr>
          <w:p w14:paraId="0ECA2297" w14:textId="77777777" w:rsidR="00F43749" w:rsidRPr="00E62987" w:rsidRDefault="00F43749" w:rsidP="00F43749">
            <w:pPr>
              <w:pStyle w:val="GOSTTablenorm"/>
            </w:pPr>
            <w:r w:rsidRPr="00E62987">
              <w:t>StmInfrmtn_AccessLevelStereotype</w:t>
            </w:r>
          </w:p>
        </w:tc>
        <w:tc>
          <w:tcPr>
            <w:tcW w:w="1371" w:type="pct"/>
          </w:tcPr>
          <w:p w14:paraId="7B9DA915" w14:textId="77777777" w:rsidR="00F43749" w:rsidRPr="00E62987" w:rsidRDefault="00F43749" w:rsidP="00F43749">
            <w:pPr>
              <w:pStyle w:val="GOSTTablenorm"/>
            </w:pPr>
            <w:r>
              <w:rPr>
                <w:szCs w:val="22"/>
              </w:rPr>
              <w:t>-</w:t>
            </w:r>
          </w:p>
        </w:tc>
      </w:tr>
      <w:tr w:rsidR="00F43749" w:rsidRPr="00B9499D" w14:paraId="04E54EA7" w14:textId="77777777" w:rsidTr="00DF6E3E">
        <w:tc>
          <w:tcPr>
            <w:tcW w:w="1109" w:type="pct"/>
          </w:tcPr>
          <w:p w14:paraId="09958E82" w14:textId="77777777" w:rsidR="00F43749" w:rsidRPr="003C2B0F" w:rsidRDefault="00F43749" w:rsidP="00F43749">
            <w:pPr>
              <w:pStyle w:val="GOSTTablenorm"/>
            </w:pPr>
            <w:r w:rsidRPr="003C2B0F">
              <w:rPr>
                <w:highlight w:val="cyan"/>
              </w:rPr>
              <w:t>Код_ТОФК_учета</w:t>
            </w:r>
          </w:p>
        </w:tc>
        <w:tc>
          <w:tcPr>
            <w:tcW w:w="302" w:type="pct"/>
          </w:tcPr>
          <w:p w14:paraId="4988D902" w14:textId="77777777" w:rsidR="00F43749" w:rsidRPr="00E62987" w:rsidRDefault="00F43749" w:rsidP="00F43749">
            <w:pPr>
              <w:pStyle w:val="GOSTTablenorm"/>
            </w:pPr>
            <w:r>
              <w:t>да</w:t>
            </w:r>
          </w:p>
        </w:tc>
        <w:tc>
          <w:tcPr>
            <w:tcW w:w="1109" w:type="pct"/>
          </w:tcPr>
          <w:p w14:paraId="21F9FC04" w14:textId="77777777" w:rsidR="00F43749" w:rsidRPr="00E62987" w:rsidRDefault="00F43749" w:rsidP="00F43749">
            <w:pPr>
              <w:pStyle w:val="GOSTTablenorm"/>
            </w:pPr>
            <w:r>
              <w:rPr>
                <w:lang w:eastAsia="en-US"/>
              </w:rPr>
              <w:t>2-х значный код Субъекта учета</w:t>
            </w:r>
          </w:p>
        </w:tc>
        <w:tc>
          <w:tcPr>
            <w:tcW w:w="1109" w:type="pct"/>
          </w:tcPr>
          <w:p w14:paraId="0E45FA93" w14:textId="77777777" w:rsidR="00F43749" w:rsidRPr="00E62987" w:rsidRDefault="00F43749" w:rsidP="00F43749">
            <w:pPr>
              <w:pStyle w:val="GOSTTablenorm"/>
            </w:pPr>
            <w:r w:rsidRPr="005D309A">
              <w:t>Subject</w:t>
            </w:r>
          </w:p>
        </w:tc>
        <w:tc>
          <w:tcPr>
            <w:tcW w:w="1371" w:type="pct"/>
          </w:tcPr>
          <w:p w14:paraId="2DAA9A11" w14:textId="77777777" w:rsidR="00F43749" w:rsidRPr="00E62987" w:rsidRDefault="00F43749" w:rsidP="00F43749">
            <w:pPr>
              <w:pStyle w:val="GOSTTablenorm"/>
            </w:pPr>
            <w:r w:rsidRPr="00220FC5">
              <w:t>Указывается 1-2 символы из значения атрибута Субъект_учета</w:t>
            </w:r>
          </w:p>
        </w:tc>
      </w:tr>
      <w:tr w:rsidR="00F43749" w:rsidRPr="00B9499D" w14:paraId="65C46F06" w14:textId="77777777" w:rsidTr="00DF6E3E">
        <w:tc>
          <w:tcPr>
            <w:tcW w:w="1109" w:type="pct"/>
          </w:tcPr>
          <w:p w14:paraId="0642325A" w14:textId="77777777" w:rsidR="00F43749" w:rsidRPr="003C2B0F" w:rsidRDefault="00F43749" w:rsidP="00F43749">
            <w:pPr>
              <w:pStyle w:val="GOSTTablenorm"/>
            </w:pPr>
            <w:r w:rsidRPr="003C2B0F">
              <w:rPr>
                <w:highlight w:val="cyan"/>
              </w:rPr>
              <w:t>Признак_ПЦ_ЦС_ЛС</w:t>
            </w:r>
          </w:p>
        </w:tc>
        <w:tc>
          <w:tcPr>
            <w:tcW w:w="302" w:type="pct"/>
          </w:tcPr>
          <w:p w14:paraId="34924A36" w14:textId="77777777" w:rsidR="00F43749" w:rsidRPr="00E62987" w:rsidRDefault="00F43749" w:rsidP="00F43749">
            <w:pPr>
              <w:pStyle w:val="GOSTTablenorm"/>
            </w:pPr>
            <w:r>
              <w:t>нет</w:t>
            </w:r>
          </w:p>
        </w:tc>
        <w:tc>
          <w:tcPr>
            <w:tcW w:w="1109" w:type="pct"/>
          </w:tcPr>
          <w:p w14:paraId="6B35D733" w14:textId="77777777" w:rsidR="00F43749" w:rsidRPr="00E62987" w:rsidRDefault="00F43749" w:rsidP="00F43749">
            <w:pPr>
              <w:pStyle w:val="GOSTTablenorm"/>
            </w:pPr>
            <w:r w:rsidRPr="00157A34">
              <w:t>Признак отнесения ТОФК ПЦ к ЦС по ЛС с кодом 71 ФБ</w:t>
            </w:r>
          </w:p>
        </w:tc>
        <w:tc>
          <w:tcPr>
            <w:tcW w:w="1109" w:type="pct"/>
          </w:tcPr>
          <w:p w14:paraId="0B8DBAB7" w14:textId="77777777" w:rsidR="00F43749" w:rsidRPr="00E62987" w:rsidRDefault="00F43749" w:rsidP="00F43749">
            <w:pPr>
              <w:pStyle w:val="GOSTTablenorm"/>
            </w:pPr>
            <w:r w:rsidRPr="00D824C1">
              <w:rPr>
                <w:szCs w:val="22"/>
              </w:rPr>
              <w:t>paCentre</w:t>
            </w:r>
          </w:p>
        </w:tc>
        <w:tc>
          <w:tcPr>
            <w:tcW w:w="1371" w:type="pct"/>
          </w:tcPr>
          <w:p w14:paraId="5740A345" w14:textId="77777777" w:rsidR="00F43749" w:rsidRPr="00E62987" w:rsidRDefault="00F43749" w:rsidP="00F43749">
            <w:pPr>
              <w:pStyle w:val="GOSTTablenorm"/>
            </w:pPr>
            <w:r>
              <w:t>-</w:t>
            </w:r>
          </w:p>
        </w:tc>
      </w:tr>
      <w:tr w:rsidR="00F43749" w:rsidRPr="00B9499D" w14:paraId="38A91394" w14:textId="77777777" w:rsidTr="00DF6E3E">
        <w:tc>
          <w:tcPr>
            <w:tcW w:w="1109" w:type="pct"/>
          </w:tcPr>
          <w:p w14:paraId="3BE414AB" w14:textId="77777777" w:rsidR="00F43749" w:rsidRPr="00A4345F" w:rsidRDefault="00F43749" w:rsidP="00F43749">
            <w:pPr>
              <w:pStyle w:val="GOSTTablenorm"/>
              <w:rPr>
                <w:highlight w:val="cyan"/>
              </w:rPr>
            </w:pPr>
            <w:r w:rsidRPr="00A4345F">
              <w:rPr>
                <w:highlight w:val="cyan"/>
              </w:rPr>
              <w:t>GUID_НВС</w:t>
            </w:r>
          </w:p>
        </w:tc>
        <w:tc>
          <w:tcPr>
            <w:tcW w:w="302" w:type="pct"/>
          </w:tcPr>
          <w:p w14:paraId="37F9B5A5" w14:textId="77777777" w:rsidR="00F43749" w:rsidRDefault="00F43749" w:rsidP="00F43749">
            <w:pPr>
              <w:pStyle w:val="GOSTTablenorm"/>
            </w:pPr>
            <w:r w:rsidRPr="00567B54">
              <w:t>нет</w:t>
            </w:r>
          </w:p>
        </w:tc>
        <w:tc>
          <w:tcPr>
            <w:tcW w:w="1109" w:type="pct"/>
          </w:tcPr>
          <w:p w14:paraId="01BA4666" w14:textId="77777777" w:rsidR="00F43749" w:rsidRPr="00157A34" w:rsidRDefault="00F43749" w:rsidP="00F43749">
            <w:pPr>
              <w:pStyle w:val="GOSTTablenorm"/>
            </w:pPr>
            <w:r w:rsidRPr="00624DA3">
              <w:rPr>
                <w:szCs w:val="22"/>
              </w:rPr>
              <w:t>Идентификатор документа по зачислению НВС</w:t>
            </w:r>
          </w:p>
        </w:tc>
        <w:tc>
          <w:tcPr>
            <w:tcW w:w="1109" w:type="pct"/>
          </w:tcPr>
          <w:p w14:paraId="622B6728" w14:textId="77777777" w:rsidR="00F43749" w:rsidRPr="0068285B" w:rsidRDefault="00F43749" w:rsidP="00F43749">
            <w:pPr>
              <w:pStyle w:val="GOSTTablenorm"/>
              <w:rPr>
                <w:szCs w:val="22"/>
              </w:rPr>
            </w:pPr>
            <w:r w:rsidRPr="0068285B">
              <w:rPr>
                <w:bCs/>
                <w:szCs w:val="22"/>
              </w:rPr>
              <w:t>Payer:NVS_Guid</w:t>
            </w:r>
          </w:p>
        </w:tc>
        <w:tc>
          <w:tcPr>
            <w:tcW w:w="1371" w:type="pct"/>
          </w:tcPr>
          <w:p w14:paraId="36215AE7" w14:textId="77777777" w:rsidR="00F43749" w:rsidRDefault="00F43749" w:rsidP="00F43749">
            <w:pPr>
              <w:pStyle w:val="GOSTTablenorm"/>
            </w:pPr>
            <w:r w:rsidRPr="00346464">
              <w:t>-</w:t>
            </w:r>
          </w:p>
        </w:tc>
      </w:tr>
      <w:tr w:rsidR="00F43749" w:rsidRPr="00B9499D" w14:paraId="20118E79" w14:textId="77777777" w:rsidTr="00DF6E3E">
        <w:tc>
          <w:tcPr>
            <w:tcW w:w="1109" w:type="pct"/>
          </w:tcPr>
          <w:p w14:paraId="4960EF6E" w14:textId="77777777" w:rsidR="00F43749" w:rsidRPr="00A4345F" w:rsidRDefault="00F43749" w:rsidP="00F43749">
            <w:pPr>
              <w:pStyle w:val="GOSTTablenorm"/>
              <w:rPr>
                <w:highlight w:val="cyan"/>
              </w:rPr>
            </w:pPr>
            <w:r w:rsidRPr="00A4345F">
              <w:rPr>
                <w:highlight w:val="cyan"/>
              </w:rPr>
              <w:t>Дата_НВС</w:t>
            </w:r>
          </w:p>
        </w:tc>
        <w:tc>
          <w:tcPr>
            <w:tcW w:w="302" w:type="pct"/>
          </w:tcPr>
          <w:p w14:paraId="26CE208F" w14:textId="41970E1F" w:rsidR="00F43749" w:rsidRDefault="00F43749" w:rsidP="00F43749">
            <w:pPr>
              <w:pStyle w:val="GOSTTablenorm"/>
            </w:pPr>
            <w:del w:id="7197" w:author="Сказецкая Наталья Камилевна" w:date="2026-03-31T15:22:00Z">
              <w:r w:rsidRPr="00567B54" w:rsidDel="0056017F">
                <w:delText>нет</w:delText>
              </w:r>
            </w:del>
            <w:commentRangeStart w:id="7198"/>
            <w:ins w:id="7199" w:author="Сказецкая Наталья Камилевна" w:date="2026-03-31T15:22:00Z">
              <w:r w:rsidR="0056017F">
                <w:t>да</w:t>
              </w:r>
            </w:ins>
            <w:commentRangeEnd w:id="7198"/>
            <w:ins w:id="7200" w:author="Сказецкая Наталья Камилевна" w:date="2026-03-31T15:29:00Z">
              <w:r w:rsidR="00D6605E">
                <w:rPr>
                  <w:rStyle w:val="afff4"/>
                </w:rPr>
                <w:commentReference w:id="7198"/>
              </w:r>
            </w:ins>
          </w:p>
        </w:tc>
        <w:tc>
          <w:tcPr>
            <w:tcW w:w="1109" w:type="pct"/>
          </w:tcPr>
          <w:p w14:paraId="4CC3E05F" w14:textId="77777777" w:rsidR="00F43749" w:rsidRPr="00157A34" w:rsidRDefault="00F43749" w:rsidP="00F43749">
            <w:pPr>
              <w:pStyle w:val="GOSTTablenorm"/>
            </w:pPr>
            <w:r>
              <w:rPr>
                <w:szCs w:val="22"/>
              </w:rPr>
              <w:t>Дата отражения на НВС</w:t>
            </w:r>
          </w:p>
        </w:tc>
        <w:tc>
          <w:tcPr>
            <w:tcW w:w="1109" w:type="pct"/>
          </w:tcPr>
          <w:p w14:paraId="11836EDC" w14:textId="6B2764B3" w:rsidR="00F43749" w:rsidRPr="0056017F" w:rsidRDefault="00F43749" w:rsidP="00F43749">
            <w:pPr>
              <w:pStyle w:val="GOSTTablenorm"/>
              <w:rPr>
                <w:szCs w:val="22"/>
                <w:lang w:val="en-US"/>
              </w:rPr>
            </w:pPr>
            <w:r w:rsidRPr="0056017F">
              <w:rPr>
                <w:bCs/>
                <w:szCs w:val="22"/>
                <w:lang w:val="en-US"/>
              </w:rPr>
              <w:t>Payer:NVS_Date</w:t>
            </w:r>
            <w:ins w:id="7201" w:author="Сказецкая Наталья Камилевна" w:date="2026-03-31T15:23:00Z">
              <w:r w:rsidR="0056017F" w:rsidRPr="0056017F">
                <w:rPr>
                  <w:bCs/>
                  <w:szCs w:val="22"/>
                  <w:lang w:val="en-US"/>
                </w:rPr>
                <w:t xml:space="preserve"> (</w:t>
              </w:r>
              <w:r w:rsidR="0056017F">
                <w:rPr>
                  <w:bCs/>
                  <w:szCs w:val="22"/>
                </w:rPr>
                <w:t>по</w:t>
              </w:r>
              <w:r w:rsidR="0056017F" w:rsidRPr="00D05351">
                <w:rPr>
                  <w:bCs/>
                  <w:szCs w:val="22"/>
                  <w:lang w:val="en-US"/>
                </w:rPr>
                <w:t xml:space="preserve"> </w:t>
              </w:r>
              <w:r w:rsidR="0056017F">
                <w:rPr>
                  <w:bCs/>
                  <w:szCs w:val="22"/>
                </w:rPr>
                <w:t>условию</w:t>
              </w:r>
              <w:r w:rsidR="0056017F" w:rsidRPr="00D05351">
                <w:rPr>
                  <w:bCs/>
                  <w:szCs w:val="22"/>
                  <w:lang w:val="en-US"/>
                </w:rPr>
                <w:t xml:space="preserve"> </w:t>
              </w:r>
              <w:r w:rsidR="0056017F">
                <w:rPr>
                  <w:bCs/>
                  <w:szCs w:val="22"/>
                </w:rPr>
                <w:t>на</w:t>
              </w:r>
              <w:r w:rsidR="0056017F" w:rsidRPr="00D05351">
                <w:rPr>
                  <w:bCs/>
                  <w:szCs w:val="22"/>
                  <w:lang w:val="en-US"/>
                </w:rPr>
                <w:t xml:space="preserve"> </w:t>
              </w:r>
              <w:r w:rsidR="0056017F" w:rsidRPr="00D05351">
                <w:rPr>
                  <w:szCs w:val="22"/>
                  <w:lang w:val="en-US"/>
                </w:rPr>
                <w:t>Payer:</w:t>
              </w:r>
              <w:r w:rsidR="0056017F" w:rsidRPr="005C0A6B">
                <w:rPr>
                  <w:bCs/>
                  <w:szCs w:val="22"/>
                  <w:lang w:val="en-US"/>
                </w:rPr>
                <w:t>Payer_CheckAcc_Nps_Sign</w:t>
              </w:r>
              <w:r w:rsidR="0056017F" w:rsidRPr="0056017F">
                <w:rPr>
                  <w:bCs/>
                  <w:szCs w:val="22"/>
                  <w:lang w:val="en-US"/>
                </w:rPr>
                <w:t>)</w:t>
              </w:r>
            </w:ins>
          </w:p>
        </w:tc>
        <w:tc>
          <w:tcPr>
            <w:tcW w:w="1371" w:type="pct"/>
          </w:tcPr>
          <w:p w14:paraId="6FE31E6D" w14:textId="77777777" w:rsidR="0056017F" w:rsidRDefault="00F43749" w:rsidP="0056017F">
            <w:pPr>
              <w:pStyle w:val="GOSTTablenorm"/>
              <w:rPr>
                <w:ins w:id="7202" w:author="Сказецкая Наталья Камилевна" w:date="2026-03-31T15:22:00Z"/>
                <w:bCs/>
                <w:szCs w:val="22"/>
              </w:rPr>
            </w:pPr>
            <w:del w:id="7203" w:author="Сказецкая Наталья Камилевна" w:date="2026-03-31T15:22:00Z">
              <w:r w:rsidRPr="00346464" w:rsidDel="0056017F">
                <w:delText>-</w:delText>
              </w:r>
            </w:del>
            <w:ins w:id="7204" w:author="Сказецкая Наталья Камилевна" w:date="2026-03-31T15:22:00Z">
              <w:r w:rsidR="0056017F">
                <w:t>Если в параметре «</w:t>
              </w:r>
              <w:r w:rsidR="0056017F" w:rsidRPr="00442DE9">
                <w:rPr>
                  <w:szCs w:val="22"/>
                </w:rPr>
                <w:t>Признак учет</w:t>
              </w:r>
              <w:r w:rsidR="0056017F">
                <w:rPr>
                  <w:szCs w:val="22"/>
                </w:rPr>
                <w:t>а по НПС документа по поступлению</w:t>
              </w:r>
              <w:r w:rsidR="0056017F" w:rsidRPr="00442DE9">
                <w:rPr>
                  <w:szCs w:val="22"/>
                </w:rPr>
                <w:t xml:space="preserve"> НВС</w:t>
              </w:r>
              <w:r w:rsidR="0056017F">
                <w:t>» (</w:t>
              </w:r>
              <w:r w:rsidR="0056017F" w:rsidRPr="00D05351">
                <w:rPr>
                  <w:szCs w:val="22"/>
                  <w:lang w:val="en-US"/>
                </w:rPr>
                <w:t>Payer</w:t>
              </w:r>
              <w:r w:rsidR="0056017F" w:rsidRPr="0056017F">
                <w:rPr>
                  <w:szCs w:val="22"/>
                </w:rPr>
                <w:t>:</w:t>
              </w:r>
              <w:r w:rsidR="0056017F" w:rsidRPr="005C0A6B">
                <w:rPr>
                  <w:bCs/>
                  <w:szCs w:val="22"/>
                  <w:lang w:val="en-US"/>
                </w:rPr>
                <w:t>Payer</w:t>
              </w:r>
              <w:r w:rsidR="0056017F" w:rsidRPr="0056017F">
                <w:rPr>
                  <w:bCs/>
                  <w:szCs w:val="22"/>
                </w:rPr>
                <w:t>_</w:t>
              </w:r>
              <w:r w:rsidR="0056017F" w:rsidRPr="005C0A6B">
                <w:rPr>
                  <w:bCs/>
                  <w:szCs w:val="22"/>
                  <w:lang w:val="en-US"/>
                </w:rPr>
                <w:t>CheckAcc</w:t>
              </w:r>
              <w:r w:rsidR="0056017F" w:rsidRPr="0056017F">
                <w:rPr>
                  <w:bCs/>
                  <w:szCs w:val="22"/>
                </w:rPr>
                <w:t>_</w:t>
              </w:r>
              <w:r w:rsidR="0056017F" w:rsidRPr="005C0A6B">
                <w:rPr>
                  <w:bCs/>
                  <w:szCs w:val="22"/>
                  <w:lang w:val="en-US"/>
                </w:rPr>
                <w:t>Nps</w:t>
              </w:r>
              <w:r w:rsidR="0056017F" w:rsidRPr="0056017F">
                <w:rPr>
                  <w:bCs/>
                  <w:szCs w:val="22"/>
                </w:rPr>
                <w:t>_</w:t>
              </w:r>
              <w:r w:rsidR="0056017F" w:rsidRPr="005C0A6B">
                <w:rPr>
                  <w:bCs/>
                  <w:szCs w:val="22"/>
                  <w:lang w:val="en-US"/>
                </w:rPr>
                <w:t>Sign</w:t>
              </w:r>
              <w:r w:rsidR="0056017F">
                <w:t xml:space="preserve">) передано значение «1» (Участник НПС), то атрибут заполняется значением тега </w:t>
              </w:r>
              <w:r w:rsidR="0056017F" w:rsidRPr="00D05351">
                <w:rPr>
                  <w:bCs/>
                  <w:szCs w:val="22"/>
                  <w:lang w:val="en-US"/>
                </w:rPr>
                <w:t>Payer</w:t>
              </w:r>
              <w:r w:rsidR="0056017F" w:rsidRPr="0056017F">
                <w:rPr>
                  <w:bCs/>
                  <w:szCs w:val="22"/>
                </w:rPr>
                <w:t>:</w:t>
              </w:r>
              <w:r w:rsidR="0056017F" w:rsidRPr="00D05351">
                <w:rPr>
                  <w:bCs/>
                  <w:szCs w:val="22"/>
                  <w:lang w:val="en-US"/>
                </w:rPr>
                <w:t>NVS</w:t>
              </w:r>
              <w:r w:rsidR="0056017F" w:rsidRPr="0056017F">
                <w:rPr>
                  <w:bCs/>
                  <w:szCs w:val="22"/>
                </w:rPr>
                <w:t>_</w:t>
              </w:r>
              <w:r w:rsidR="0056017F" w:rsidRPr="00D05351">
                <w:rPr>
                  <w:bCs/>
                  <w:szCs w:val="22"/>
                  <w:lang w:val="en-US"/>
                </w:rPr>
                <w:t>Date</w:t>
              </w:r>
              <w:r w:rsidR="0056017F">
                <w:rPr>
                  <w:bCs/>
                  <w:szCs w:val="22"/>
                </w:rPr>
                <w:t>.</w:t>
              </w:r>
            </w:ins>
          </w:p>
          <w:p w14:paraId="7A40B94C" w14:textId="7713411E" w:rsidR="00F43749" w:rsidRDefault="0056017F" w:rsidP="0056017F">
            <w:pPr>
              <w:pStyle w:val="GOSTTablenorm"/>
            </w:pPr>
            <w:ins w:id="7205" w:author="Сказецкая Наталья Камилевна" w:date="2026-03-31T15:22:00Z">
              <w:r>
                <w:t>Если в параметре «</w:t>
              </w:r>
              <w:r w:rsidRPr="00442DE9">
                <w:rPr>
                  <w:szCs w:val="22"/>
                </w:rPr>
                <w:t>Признак учет</w:t>
              </w:r>
              <w:r>
                <w:rPr>
                  <w:szCs w:val="22"/>
                </w:rPr>
                <w:t>а по НПС документа по поступлению</w:t>
              </w:r>
              <w:r w:rsidRPr="00442DE9">
                <w:rPr>
                  <w:szCs w:val="22"/>
                </w:rPr>
                <w:t xml:space="preserve"> НВС</w:t>
              </w:r>
              <w:r>
                <w:t>» (</w:t>
              </w:r>
              <w:r w:rsidRPr="00D05351">
                <w:rPr>
                  <w:szCs w:val="22"/>
                  <w:lang w:val="en-US"/>
                </w:rPr>
                <w:t>Payer</w:t>
              </w:r>
              <w:r w:rsidRPr="0056017F">
                <w:rPr>
                  <w:szCs w:val="22"/>
                </w:rPr>
                <w:t>:</w:t>
              </w:r>
              <w:r w:rsidRPr="005C0A6B">
                <w:rPr>
                  <w:bCs/>
                  <w:szCs w:val="22"/>
                  <w:lang w:val="en-US"/>
                </w:rPr>
                <w:t>Payer</w:t>
              </w:r>
              <w:r w:rsidRPr="0056017F">
                <w:rPr>
                  <w:bCs/>
                  <w:szCs w:val="22"/>
                </w:rPr>
                <w:t>_</w:t>
              </w:r>
              <w:r w:rsidRPr="005C0A6B">
                <w:rPr>
                  <w:bCs/>
                  <w:szCs w:val="22"/>
                  <w:lang w:val="en-US"/>
                </w:rPr>
                <w:t>CheckAcc</w:t>
              </w:r>
              <w:r w:rsidRPr="0056017F">
                <w:rPr>
                  <w:bCs/>
                  <w:szCs w:val="22"/>
                </w:rPr>
                <w:t>_</w:t>
              </w:r>
              <w:r w:rsidRPr="005C0A6B">
                <w:rPr>
                  <w:bCs/>
                  <w:szCs w:val="22"/>
                  <w:lang w:val="en-US"/>
                </w:rPr>
                <w:t>Nps</w:t>
              </w:r>
              <w:r w:rsidRPr="0056017F">
                <w:rPr>
                  <w:bCs/>
                  <w:szCs w:val="22"/>
                </w:rPr>
                <w:t>_</w:t>
              </w:r>
              <w:r w:rsidRPr="005C0A6B">
                <w:rPr>
                  <w:bCs/>
                  <w:szCs w:val="22"/>
                  <w:lang w:val="en-US"/>
                </w:rPr>
                <w:t>Sign</w:t>
              </w:r>
              <w:r>
                <w:t>) передано значение «0» (Неучастник НПС), то атрибут не заполняется</w:t>
              </w:r>
            </w:ins>
          </w:p>
        </w:tc>
      </w:tr>
      <w:tr w:rsidR="00F43749" w:rsidRPr="00B9499D" w14:paraId="2CFAA227" w14:textId="77777777" w:rsidTr="00DF6E3E">
        <w:tc>
          <w:tcPr>
            <w:tcW w:w="1109" w:type="pct"/>
          </w:tcPr>
          <w:p w14:paraId="5C938728" w14:textId="77777777" w:rsidR="00F43749" w:rsidRPr="00A4345F" w:rsidRDefault="00F43749" w:rsidP="00F43749">
            <w:pPr>
              <w:pStyle w:val="GOSTTablenorm"/>
              <w:rPr>
                <w:highlight w:val="cyan"/>
              </w:rPr>
            </w:pPr>
            <w:r w:rsidRPr="00A4345F">
              <w:rPr>
                <w:highlight w:val="cyan"/>
              </w:rPr>
              <w:t>Период</w:t>
            </w:r>
          </w:p>
        </w:tc>
        <w:tc>
          <w:tcPr>
            <w:tcW w:w="302" w:type="pct"/>
          </w:tcPr>
          <w:p w14:paraId="22B4E326" w14:textId="77777777" w:rsidR="00F43749" w:rsidRDefault="00F43749" w:rsidP="00F43749">
            <w:pPr>
              <w:pStyle w:val="GOSTTablenorm"/>
            </w:pPr>
            <w:r>
              <w:t>да</w:t>
            </w:r>
          </w:p>
        </w:tc>
        <w:tc>
          <w:tcPr>
            <w:tcW w:w="1109" w:type="pct"/>
          </w:tcPr>
          <w:p w14:paraId="107AE593" w14:textId="77777777" w:rsidR="00F43749" w:rsidRPr="00157A34" w:rsidRDefault="00F43749" w:rsidP="00F43749">
            <w:pPr>
              <w:pStyle w:val="GOSTTablenorm"/>
            </w:pPr>
            <w:r w:rsidRPr="00AE3FEF">
              <w:rPr>
                <w:szCs w:val="22"/>
              </w:rPr>
              <w:t>Период для учета невыясненных платежей прошлых лет</w:t>
            </w:r>
          </w:p>
        </w:tc>
        <w:tc>
          <w:tcPr>
            <w:tcW w:w="1109" w:type="pct"/>
          </w:tcPr>
          <w:p w14:paraId="55C5F7CA" w14:textId="77777777" w:rsidR="00F43749" w:rsidRPr="0068285B" w:rsidRDefault="00F43749" w:rsidP="00F43749">
            <w:pPr>
              <w:pStyle w:val="GOSTTablenorm"/>
              <w:rPr>
                <w:szCs w:val="22"/>
              </w:rPr>
            </w:pPr>
            <w:r w:rsidRPr="0068285B">
              <w:rPr>
                <w:bCs/>
                <w:szCs w:val="22"/>
              </w:rPr>
              <w:t>Payer:NVS_Date</w:t>
            </w:r>
          </w:p>
        </w:tc>
        <w:tc>
          <w:tcPr>
            <w:tcW w:w="1371" w:type="pct"/>
          </w:tcPr>
          <w:p w14:paraId="26BFF3D9" w14:textId="77777777" w:rsidR="00F43749" w:rsidRDefault="00F43749" w:rsidP="00F43749">
            <w:pPr>
              <w:pStyle w:val="GOSTTablenorm"/>
            </w:pPr>
            <w:r>
              <w:t>Указывается</w:t>
            </w:r>
            <w:r w:rsidRPr="0068285B">
              <w:t xml:space="preserve"> год </w:t>
            </w:r>
            <w:r>
              <w:t xml:space="preserve">(4 знака) </w:t>
            </w:r>
            <w:r w:rsidRPr="0068285B">
              <w:t>из значения атрибута Дата_НВС</w:t>
            </w:r>
          </w:p>
        </w:tc>
      </w:tr>
      <w:tr w:rsidR="00F43749" w:rsidRPr="00B9499D" w14:paraId="2EBC18AD" w14:textId="77777777" w:rsidTr="00DF6E3E">
        <w:tc>
          <w:tcPr>
            <w:tcW w:w="1109" w:type="pct"/>
          </w:tcPr>
          <w:p w14:paraId="262B6F3D" w14:textId="7125CB6A" w:rsidR="00F43749" w:rsidRPr="004E5703" w:rsidRDefault="00F43749" w:rsidP="00F43749">
            <w:pPr>
              <w:pStyle w:val="GOSTTablenorm"/>
              <w:rPr>
                <w:highlight w:val="cyan"/>
              </w:rPr>
            </w:pPr>
            <w:r w:rsidRPr="004E5703">
              <w:rPr>
                <w:highlight w:val="cyan"/>
              </w:rPr>
              <w:t>РЦ_плательщика</w:t>
            </w:r>
          </w:p>
        </w:tc>
        <w:tc>
          <w:tcPr>
            <w:tcW w:w="302" w:type="pct"/>
          </w:tcPr>
          <w:p w14:paraId="6B572C0F" w14:textId="77777777" w:rsidR="00F43749" w:rsidRPr="003B0B86" w:rsidRDefault="00F43749" w:rsidP="00F43749">
            <w:pPr>
              <w:pStyle w:val="GOSTTablenorm"/>
              <w:rPr>
                <w:highlight w:val="magenta"/>
              </w:rPr>
            </w:pPr>
            <w:r w:rsidRPr="003B0B86">
              <w:rPr>
                <w:highlight w:val="magenta"/>
              </w:rPr>
              <w:t>нет</w:t>
            </w:r>
          </w:p>
        </w:tc>
        <w:tc>
          <w:tcPr>
            <w:tcW w:w="1109" w:type="pct"/>
          </w:tcPr>
          <w:p w14:paraId="0A421E6F" w14:textId="5B8646AA" w:rsidR="00F43749" w:rsidRPr="00D137AD" w:rsidRDefault="00F43749" w:rsidP="00F43749">
            <w:pPr>
              <w:pStyle w:val="GOSTTablenorm"/>
              <w:rPr>
                <w:highlight w:val="magenta"/>
              </w:rPr>
            </w:pPr>
            <w:r w:rsidRPr="00D137AD">
              <w:rPr>
                <w:highlight w:val="magenta"/>
              </w:rPr>
              <w:t>Код ТОФК РЦ плательщика (4-значный)</w:t>
            </w:r>
          </w:p>
        </w:tc>
        <w:tc>
          <w:tcPr>
            <w:tcW w:w="1109" w:type="pct"/>
          </w:tcPr>
          <w:p w14:paraId="259639DB" w14:textId="77777777" w:rsidR="00F43749" w:rsidRPr="00E62987" w:rsidRDefault="00F43749" w:rsidP="00F43749">
            <w:pPr>
              <w:pStyle w:val="GOSTTablenorm"/>
            </w:pPr>
            <w:r w:rsidRPr="003B0B86">
              <w:rPr>
                <w:highlight w:val="magenta"/>
              </w:rPr>
              <w:t>Payer:Payer_TOFK</w:t>
            </w:r>
          </w:p>
        </w:tc>
        <w:tc>
          <w:tcPr>
            <w:tcW w:w="1371" w:type="pct"/>
          </w:tcPr>
          <w:p w14:paraId="0F363C83" w14:textId="197A37C1" w:rsidR="00F43749" w:rsidRPr="00E62987" w:rsidRDefault="00F43749" w:rsidP="00F43749">
            <w:pPr>
              <w:pStyle w:val="GOSTTablenorm"/>
            </w:pPr>
            <w:r>
              <w:t>-</w:t>
            </w:r>
          </w:p>
        </w:tc>
      </w:tr>
      <w:tr w:rsidR="00F43749" w:rsidRPr="00B9499D" w14:paraId="4C14136D" w14:textId="77777777" w:rsidTr="00DF6E3E">
        <w:tc>
          <w:tcPr>
            <w:tcW w:w="1109" w:type="pct"/>
          </w:tcPr>
          <w:p w14:paraId="05DB76E2" w14:textId="47F59C21" w:rsidR="00F43749" w:rsidRPr="004E5703" w:rsidRDefault="00F43749" w:rsidP="00F43749">
            <w:pPr>
              <w:pStyle w:val="GOSTTablenorm"/>
              <w:rPr>
                <w:highlight w:val="cyan"/>
              </w:rPr>
            </w:pPr>
            <w:r w:rsidRPr="00D137AD">
              <w:rPr>
                <w:highlight w:val="cyan"/>
              </w:rPr>
              <w:t>Код_РЦ_плательщика</w:t>
            </w:r>
          </w:p>
        </w:tc>
        <w:tc>
          <w:tcPr>
            <w:tcW w:w="302" w:type="pct"/>
          </w:tcPr>
          <w:p w14:paraId="4F6C7712" w14:textId="7B275CAA" w:rsidR="00F43749" w:rsidRPr="003B0B86" w:rsidRDefault="00F43749" w:rsidP="00F43749">
            <w:pPr>
              <w:pStyle w:val="GOSTTablenorm"/>
              <w:rPr>
                <w:highlight w:val="magenta"/>
              </w:rPr>
            </w:pPr>
            <w:r w:rsidRPr="00D137AD">
              <w:t>да</w:t>
            </w:r>
          </w:p>
        </w:tc>
        <w:tc>
          <w:tcPr>
            <w:tcW w:w="1109" w:type="pct"/>
          </w:tcPr>
          <w:p w14:paraId="0F20C582" w14:textId="61E70BF5" w:rsidR="00F43749" w:rsidRPr="00D137AD" w:rsidRDefault="00F43749" w:rsidP="00F43749">
            <w:pPr>
              <w:pStyle w:val="GOSTTablenorm"/>
              <w:rPr>
                <w:highlight w:val="magenta"/>
              </w:rPr>
            </w:pPr>
            <w:r w:rsidRPr="00D137AD">
              <w:rPr>
                <w:highlight w:val="magenta"/>
              </w:rPr>
              <w:t>Код ТОФК РЦ плательщика (2-значный)</w:t>
            </w:r>
          </w:p>
        </w:tc>
        <w:tc>
          <w:tcPr>
            <w:tcW w:w="1109" w:type="pct"/>
          </w:tcPr>
          <w:p w14:paraId="7745C924" w14:textId="418E0917" w:rsidR="00F43749" w:rsidRPr="003B0B86" w:rsidRDefault="00F43749" w:rsidP="00F43749">
            <w:pPr>
              <w:pStyle w:val="GOSTTablenorm"/>
              <w:rPr>
                <w:highlight w:val="magenta"/>
              </w:rPr>
            </w:pPr>
            <w:r w:rsidRPr="003B0B86">
              <w:rPr>
                <w:highlight w:val="magenta"/>
              </w:rPr>
              <w:t>Payer:Payer_TOFK</w:t>
            </w:r>
          </w:p>
        </w:tc>
        <w:tc>
          <w:tcPr>
            <w:tcW w:w="1371" w:type="pct"/>
          </w:tcPr>
          <w:p w14:paraId="4B425DC4" w14:textId="10919171" w:rsidR="00F43749" w:rsidRDefault="00F43749" w:rsidP="00F43749">
            <w:pPr>
              <w:pStyle w:val="GOSTTablenorm"/>
            </w:pPr>
            <w:r w:rsidRPr="00D137AD">
              <w:rPr>
                <w:szCs w:val="22"/>
              </w:rPr>
              <w:t>Указывается 1-2 символы из значения атрибута РЦ_плательщика</w:t>
            </w:r>
          </w:p>
        </w:tc>
      </w:tr>
      <w:tr w:rsidR="00F43749" w:rsidRPr="00B9499D" w14:paraId="350E76A1" w14:textId="77777777" w:rsidTr="00DF6E3E">
        <w:tc>
          <w:tcPr>
            <w:tcW w:w="1109" w:type="pct"/>
          </w:tcPr>
          <w:p w14:paraId="05469152" w14:textId="6897CF13" w:rsidR="00F43749" w:rsidRPr="004E5703" w:rsidRDefault="00F43749" w:rsidP="00F43749">
            <w:pPr>
              <w:pStyle w:val="GOSTTablenorm"/>
              <w:rPr>
                <w:highlight w:val="cyan"/>
              </w:rPr>
            </w:pPr>
            <w:r w:rsidRPr="004E5703">
              <w:rPr>
                <w:highlight w:val="cyan"/>
              </w:rPr>
              <w:t>РС_КС_плательщика</w:t>
            </w:r>
          </w:p>
        </w:tc>
        <w:tc>
          <w:tcPr>
            <w:tcW w:w="302" w:type="pct"/>
          </w:tcPr>
          <w:p w14:paraId="7F419BBA" w14:textId="72D90E2F" w:rsidR="00F43749" w:rsidRPr="003B0B86" w:rsidRDefault="00F43749" w:rsidP="00F43749">
            <w:pPr>
              <w:pStyle w:val="GOSTTablenorm"/>
              <w:rPr>
                <w:highlight w:val="magenta"/>
              </w:rPr>
            </w:pPr>
            <w:r w:rsidRPr="004E5703">
              <w:t>нет</w:t>
            </w:r>
          </w:p>
        </w:tc>
        <w:tc>
          <w:tcPr>
            <w:tcW w:w="1109" w:type="pct"/>
          </w:tcPr>
          <w:p w14:paraId="13001D78" w14:textId="7AB20E83" w:rsidR="00F43749" w:rsidRPr="003B0B86" w:rsidRDefault="00F43749" w:rsidP="00F43749">
            <w:pPr>
              <w:pStyle w:val="GOSTTablenorm"/>
              <w:rPr>
                <w:highlight w:val="magenta"/>
              </w:rPr>
            </w:pPr>
            <w:r w:rsidRPr="00C16CB9">
              <w:rPr>
                <w:szCs w:val="22"/>
              </w:rPr>
              <w:t>Расчетный счет плательщика</w:t>
            </w:r>
          </w:p>
        </w:tc>
        <w:tc>
          <w:tcPr>
            <w:tcW w:w="1109" w:type="pct"/>
          </w:tcPr>
          <w:p w14:paraId="0677317B" w14:textId="6F8B85E3" w:rsidR="00F43749" w:rsidRPr="004E5703" w:rsidRDefault="00F43749" w:rsidP="00F43749">
            <w:pPr>
              <w:pStyle w:val="GOSTTablenorm"/>
              <w:rPr>
                <w:highlight w:val="magenta"/>
              </w:rPr>
            </w:pPr>
            <w:r w:rsidRPr="004E5703">
              <w:rPr>
                <w:szCs w:val="22"/>
              </w:rPr>
              <w:t>Payer:Payer_Bank_CheckAcc</w:t>
            </w:r>
          </w:p>
        </w:tc>
        <w:tc>
          <w:tcPr>
            <w:tcW w:w="1371" w:type="pct"/>
          </w:tcPr>
          <w:p w14:paraId="25B1E798" w14:textId="3932F63A" w:rsidR="00F43749" w:rsidRPr="00E62987" w:rsidRDefault="00F43749" w:rsidP="00F43749">
            <w:pPr>
              <w:pStyle w:val="GOSTTablenorm"/>
            </w:pPr>
            <w:r>
              <w:t>-</w:t>
            </w:r>
          </w:p>
        </w:tc>
      </w:tr>
      <w:tr w:rsidR="00F43749" w:rsidRPr="00B9499D" w14:paraId="170AEFC3" w14:textId="77777777" w:rsidTr="00DF6E3E">
        <w:tc>
          <w:tcPr>
            <w:tcW w:w="1109" w:type="pct"/>
          </w:tcPr>
          <w:p w14:paraId="010B6956" w14:textId="77777777" w:rsidR="00F43749" w:rsidRPr="004E5703" w:rsidRDefault="00F43749" w:rsidP="00F43749">
            <w:pPr>
              <w:pStyle w:val="GOSTTablenorm"/>
              <w:rPr>
                <w:highlight w:val="cyan"/>
              </w:rPr>
            </w:pPr>
            <w:r w:rsidRPr="004E5703">
              <w:rPr>
                <w:highlight w:val="cyan"/>
              </w:rPr>
              <w:t>КС_плательщика</w:t>
            </w:r>
          </w:p>
        </w:tc>
        <w:tc>
          <w:tcPr>
            <w:tcW w:w="302" w:type="pct"/>
          </w:tcPr>
          <w:p w14:paraId="2DD4BC78" w14:textId="77777777" w:rsidR="00F43749" w:rsidRPr="00E62987" w:rsidRDefault="00F43749" w:rsidP="00F43749">
            <w:pPr>
              <w:pStyle w:val="GOSTTablenorm"/>
            </w:pPr>
            <w:r w:rsidRPr="00E62987">
              <w:t>нет</w:t>
            </w:r>
          </w:p>
        </w:tc>
        <w:tc>
          <w:tcPr>
            <w:tcW w:w="1109" w:type="pct"/>
          </w:tcPr>
          <w:p w14:paraId="554F1239" w14:textId="77777777" w:rsidR="00F43749" w:rsidRPr="00E62987" w:rsidRDefault="00F43749" w:rsidP="00F43749">
            <w:pPr>
              <w:pStyle w:val="GOSTTablenorm"/>
            </w:pPr>
            <w:r>
              <w:t>К</w:t>
            </w:r>
            <w:r w:rsidRPr="00E62987">
              <w:t>азначейский счет плательщика</w:t>
            </w:r>
          </w:p>
        </w:tc>
        <w:tc>
          <w:tcPr>
            <w:tcW w:w="1109" w:type="pct"/>
          </w:tcPr>
          <w:p w14:paraId="557AF6C0" w14:textId="77777777" w:rsidR="00F43749" w:rsidRPr="00E62987" w:rsidRDefault="00F43749" w:rsidP="00F43749">
            <w:pPr>
              <w:pStyle w:val="GOSTTablenorm"/>
            </w:pPr>
            <w:r w:rsidRPr="00E62987">
              <w:t>Payer:Payer_CheckAcc</w:t>
            </w:r>
          </w:p>
        </w:tc>
        <w:tc>
          <w:tcPr>
            <w:tcW w:w="1371" w:type="pct"/>
          </w:tcPr>
          <w:p w14:paraId="69590468" w14:textId="77777777" w:rsidR="00F43749" w:rsidRPr="00E62987" w:rsidRDefault="00F43749" w:rsidP="00F43749">
            <w:pPr>
              <w:pStyle w:val="GOSTTablenorm"/>
            </w:pPr>
            <w:r>
              <w:t>-</w:t>
            </w:r>
          </w:p>
        </w:tc>
      </w:tr>
      <w:tr w:rsidR="00F43749" w:rsidRPr="00B9499D" w14:paraId="1D93EBAB" w14:textId="77777777" w:rsidTr="00DF6E3E">
        <w:tc>
          <w:tcPr>
            <w:tcW w:w="1109" w:type="pct"/>
          </w:tcPr>
          <w:p w14:paraId="199CC77C" w14:textId="77777777" w:rsidR="00F43749" w:rsidRPr="004E5703" w:rsidRDefault="00F43749" w:rsidP="00F43749">
            <w:pPr>
              <w:pStyle w:val="GOSTTablenorm"/>
              <w:rPr>
                <w:highlight w:val="cyan"/>
              </w:rPr>
            </w:pPr>
            <w:r w:rsidRPr="004E5703">
              <w:rPr>
                <w:highlight w:val="cyan"/>
              </w:rPr>
              <w:t>ОКТМО_КС_плательщика</w:t>
            </w:r>
          </w:p>
        </w:tc>
        <w:tc>
          <w:tcPr>
            <w:tcW w:w="302" w:type="pct"/>
          </w:tcPr>
          <w:p w14:paraId="2E9DAA01" w14:textId="77777777" w:rsidR="00F43749" w:rsidRPr="00E62987" w:rsidRDefault="00F43749" w:rsidP="00F43749">
            <w:pPr>
              <w:pStyle w:val="GOSTTablenorm"/>
            </w:pPr>
            <w:r w:rsidRPr="00D97641">
              <w:t>да</w:t>
            </w:r>
          </w:p>
        </w:tc>
        <w:tc>
          <w:tcPr>
            <w:tcW w:w="1109" w:type="pct"/>
          </w:tcPr>
          <w:p w14:paraId="718FA68D" w14:textId="77777777" w:rsidR="00F43749" w:rsidRDefault="00F43749" w:rsidP="00F43749">
            <w:pPr>
              <w:pStyle w:val="GOSTTablenorm"/>
            </w:pPr>
            <w:r w:rsidRPr="00157A34">
              <w:t>Код по ОКТМО публично-правового образования плательщика</w:t>
            </w:r>
          </w:p>
        </w:tc>
        <w:tc>
          <w:tcPr>
            <w:tcW w:w="1109" w:type="pct"/>
          </w:tcPr>
          <w:p w14:paraId="2EF56649" w14:textId="77777777" w:rsidR="00F43749" w:rsidRPr="00E62987" w:rsidRDefault="00F43749" w:rsidP="00F43749">
            <w:pPr>
              <w:pStyle w:val="GOSTTablenorm"/>
            </w:pPr>
            <w:r w:rsidRPr="007615DB">
              <w:t>Payer:Payer_CheckAcc</w:t>
            </w:r>
          </w:p>
        </w:tc>
        <w:tc>
          <w:tcPr>
            <w:tcW w:w="1371" w:type="pct"/>
          </w:tcPr>
          <w:p w14:paraId="1761CA20" w14:textId="77777777" w:rsidR="00F43749" w:rsidRPr="00E62987" w:rsidRDefault="00F43749" w:rsidP="00F43749">
            <w:pPr>
              <w:pStyle w:val="GOSTTablenorm"/>
            </w:pPr>
            <w:r w:rsidRPr="003B0B86">
              <w:t>Указываются 9-16 разряды номера КС плательщика</w:t>
            </w:r>
          </w:p>
        </w:tc>
      </w:tr>
      <w:tr w:rsidR="00F43749" w:rsidRPr="00B9499D" w14:paraId="195F6375" w14:textId="77777777" w:rsidTr="00DF6E3E">
        <w:tc>
          <w:tcPr>
            <w:tcW w:w="1109" w:type="pct"/>
          </w:tcPr>
          <w:p w14:paraId="4EC4C1E2" w14:textId="77777777" w:rsidR="00F43749" w:rsidRPr="004E5703" w:rsidRDefault="00F43749" w:rsidP="00F43749">
            <w:pPr>
              <w:pStyle w:val="GOSTTablenorm"/>
              <w:rPr>
                <w:highlight w:val="cyan"/>
              </w:rPr>
            </w:pPr>
            <w:r w:rsidRPr="004E5703">
              <w:rPr>
                <w:highlight w:val="cyan"/>
              </w:rPr>
              <w:t>ТОФК_КС_плательщика</w:t>
            </w:r>
          </w:p>
        </w:tc>
        <w:tc>
          <w:tcPr>
            <w:tcW w:w="302" w:type="pct"/>
          </w:tcPr>
          <w:p w14:paraId="6D4ECEDE" w14:textId="77777777" w:rsidR="00F43749" w:rsidRPr="00E62987" w:rsidRDefault="00F43749" w:rsidP="00F43749">
            <w:pPr>
              <w:pStyle w:val="GOSTTablenorm"/>
            </w:pPr>
            <w:r w:rsidRPr="00D97641">
              <w:t>да</w:t>
            </w:r>
          </w:p>
        </w:tc>
        <w:tc>
          <w:tcPr>
            <w:tcW w:w="1109" w:type="pct"/>
          </w:tcPr>
          <w:p w14:paraId="03631DB4" w14:textId="77777777" w:rsidR="00F43749" w:rsidRDefault="00F43749" w:rsidP="00F43749">
            <w:pPr>
              <w:pStyle w:val="GOSTTablenorm"/>
            </w:pPr>
            <w:r w:rsidRPr="00157A34">
              <w:t>Код ТОФК по КС плательщика (2-значный)</w:t>
            </w:r>
          </w:p>
        </w:tc>
        <w:tc>
          <w:tcPr>
            <w:tcW w:w="1109" w:type="pct"/>
          </w:tcPr>
          <w:p w14:paraId="0C772A08" w14:textId="77777777" w:rsidR="00F43749" w:rsidRPr="00E62987" w:rsidRDefault="00F43749" w:rsidP="00F43749">
            <w:pPr>
              <w:pStyle w:val="GOSTTablenorm"/>
            </w:pPr>
            <w:r w:rsidRPr="007615DB">
              <w:t>Payer:Payer_CheckAcc</w:t>
            </w:r>
          </w:p>
        </w:tc>
        <w:tc>
          <w:tcPr>
            <w:tcW w:w="1371" w:type="pct"/>
          </w:tcPr>
          <w:p w14:paraId="52942BC1" w14:textId="77777777" w:rsidR="00F43749" w:rsidRPr="00E62987" w:rsidRDefault="00F43749" w:rsidP="00F43749">
            <w:pPr>
              <w:pStyle w:val="GOSTTablenorm"/>
            </w:pPr>
            <w:r w:rsidRPr="003B0B86">
              <w:t>Указываются 17-18 разряды номера КС плательщика</w:t>
            </w:r>
          </w:p>
        </w:tc>
      </w:tr>
      <w:tr w:rsidR="00F43749" w:rsidRPr="00B9499D" w14:paraId="709B712F" w14:textId="77777777" w:rsidTr="00DF6E3E">
        <w:tc>
          <w:tcPr>
            <w:tcW w:w="1109" w:type="pct"/>
          </w:tcPr>
          <w:p w14:paraId="7B7738E5" w14:textId="77777777" w:rsidR="00F43749" w:rsidRPr="004E5703" w:rsidRDefault="00F43749" w:rsidP="00F43749">
            <w:pPr>
              <w:pStyle w:val="GOSTTablenorm"/>
              <w:rPr>
                <w:highlight w:val="cyan"/>
              </w:rPr>
            </w:pPr>
            <w:r w:rsidRPr="004E5703">
              <w:rPr>
                <w:highlight w:val="cyan"/>
              </w:rPr>
              <w:t>Порядк_номер_КС_плательщика</w:t>
            </w:r>
          </w:p>
        </w:tc>
        <w:tc>
          <w:tcPr>
            <w:tcW w:w="302" w:type="pct"/>
          </w:tcPr>
          <w:p w14:paraId="27CEAEA4" w14:textId="77777777" w:rsidR="00F43749" w:rsidRPr="00E62987" w:rsidRDefault="00F43749" w:rsidP="00F43749">
            <w:pPr>
              <w:pStyle w:val="GOSTTablenorm"/>
            </w:pPr>
            <w:r w:rsidRPr="00D97641">
              <w:t>да</w:t>
            </w:r>
          </w:p>
        </w:tc>
        <w:tc>
          <w:tcPr>
            <w:tcW w:w="1109" w:type="pct"/>
          </w:tcPr>
          <w:p w14:paraId="3F0E9063" w14:textId="77777777" w:rsidR="00F43749" w:rsidRDefault="00F43749" w:rsidP="00F43749">
            <w:pPr>
              <w:pStyle w:val="GOSTTablenorm"/>
            </w:pPr>
            <w:r w:rsidRPr="00157A34">
              <w:rPr>
                <w:szCs w:val="22"/>
              </w:rPr>
              <w:t>Порядковый номер КС плательщика</w:t>
            </w:r>
          </w:p>
        </w:tc>
        <w:tc>
          <w:tcPr>
            <w:tcW w:w="1109" w:type="pct"/>
          </w:tcPr>
          <w:p w14:paraId="2CC5F265" w14:textId="77777777" w:rsidR="00F43749" w:rsidRPr="00E62987" w:rsidRDefault="00F43749" w:rsidP="00F43749">
            <w:pPr>
              <w:pStyle w:val="GOSTTablenorm"/>
            </w:pPr>
            <w:r w:rsidRPr="007615DB">
              <w:t>Payer:Payer_CheckAcc</w:t>
            </w:r>
          </w:p>
        </w:tc>
        <w:tc>
          <w:tcPr>
            <w:tcW w:w="1371" w:type="pct"/>
          </w:tcPr>
          <w:p w14:paraId="40F0CAA8" w14:textId="77777777" w:rsidR="00F43749" w:rsidRPr="00E62987" w:rsidRDefault="00F43749" w:rsidP="00F43749">
            <w:pPr>
              <w:pStyle w:val="GOSTTablenorm"/>
            </w:pPr>
            <w:r w:rsidRPr="003B0B86">
              <w:t>Указываются 19-20 разряды номера КС плательщика</w:t>
            </w:r>
          </w:p>
        </w:tc>
      </w:tr>
      <w:tr w:rsidR="00F43749" w:rsidRPr="00B9499D" w14:paraId="797933ED" w14:textId="77777777" w:rsidTr="00DF6E3E">
        <w:tc>
          <w:tcPr>
            <w:tcW w:w="1109" w:type="pct"/>
          </w:tcPr>
          <w:p w14:paraId="543555ED" w14:textId="5DF786B0" w:rsidR="00F43749" w:rsidRPr="003C2B0F" w:rsidRDefault="00F43749" w:rsidP="00F43749">
            <w:pPr>
              <w:pStyle w:val="GOSTTablenorm"/>
              <w:rPr>
                <w:szCs w:val="22"/>
              </w:rPr>
            </w:pPr>
            <w:r w:rsidRPr="00D137AD">
              <w:rPr>
                <w:highlight w:val="cyan"/>
              </w:rPr>
              <w:t>Номер_кошелька_ЦР</w:t>
            </w:r>
          </w:p>
        </w:tc>
        <w:tc>
          <w:tcPr>
            <w:tcW w:w="302" w:type="pct"/>
          </w:tcPr>
          <w:p w14:paraId="1D2E350C" w14:textId="77777777" w:rsidR="00F43749" w:rsidRDefault="00F43749" w:rsidP="00F43749">
            <w:pPr>
              <w:pStyle w:val="GOSTTablenorm"/>
              <w:rPr>
                <w:szCs w:val="22"/>
              </w:rPr>
            </w:pPr>
            <w:r>
              <w:t>нет</w:t>
            </w:r>
          </w:p>
        </w:tc>
        <w:tc>
          <w:tcPr>
            <w:tcW w:w="1109" w:type="pct"/>
          </w:tcPr>
          <w:p w14:paraId="10B5DFEF" w14:textId="5BA88E05" w:rsidR="00F43749" w:rsidRPr="00675F58" w:rsidRDefault="00F43749" w:rsidP="00F43749">
            <w:pPr>
              <w:pStyle w:val="GOSTTablenorm"/>
              <w:rPr>
                <w:szCs w:val="22"/>
              </w:rPr>
            </w:pPr>
            <w:r w:rsidRPr="00162273">
              <w:t>Номер цифрового кошелька</w:t>
            </w:r>
          </w:p>
        </w:tc>
        <w:tc>
          <w:tcPr>
            <w:tcW w:w="1109" w:type="pct"/>
          </w:tcPr>
          <w:p w14:paraId="2C5C8DBF" w14:textId="6F3F83CB" w:rsidR="00F43749" w:rsidRPr="00675F58" w:rsidRDefault="00F43749" w:rsidP="00F43749">
            <w:pPr>
              <w:pStyle w:val="GOSTTablenorm"/>
            </w:pPr>
            <w:r w:rsidRPr="00716B65">
              <w:rPr>
                <w:bCs/>
                <w:szCs w:val="22"/>
              </w:rPr>
              <w:t>DRub_CheckAcc</w:t>
            </w:r>
          </w:p>
        </w:tc>
        <w:tc>
          <w:tcPr>
            <w:tcW w:w="1371" w:type="pct"/>
          </w:tcPr>
          <w:p w14:paraId="75B69B85" w14:textId="77777777" w:rsidR="00F43749" w:rsidRPr="00C25A9C" w:rsidRDefault="00F43749" w:rsidP="00F43749">
            <w:pPr>
              <w:pStyle w:val="GOSTTablenorm"/>
              <w:rPr>
                <w:szCs w:val="22"/>
              </w:rPr>
            </w:pPr>
            <w:r>
              <w:t>-</w:t>
            </w:r>
          </w:p>
        </w:tc>
      </w:tr>
      <w:tr w:rsidR="00F43749" w:rsidRPr="00B9499D" w14:paraId="4C4BBE9C" w14:textId="77777777" w:rsidTr="00DF6E3E">
        <w:tc>
          <w:tcPr>
            <w:tcW w:w="1109" w:type="pct"/>
          </w:tcPr>
          <w:p w14:paraId="39C9F99E" w14:textId="77777777" w:rsidR="00F43749" w:rsidRPr="004E5703" w:rsidRDefault="00F43749" w:rsidP="00F43749">
            <w:pPr>
              <w:pStyle w:val="GOSTTablenorm"/>
              <w:rPr>
                <w:highlight w:val="cyan"/>
              </w:rPr>
            </w:pPr>
            <w:r w:rsidRPr="004E5703">
              <w:rPr>
                <w:highlight w:val="cyan"/>
              </w:rPr>
              <w:t>КБК_КС</w:t>
            </w:r>
          </w:p>
        </w:tc>
        <w:tc>
          <w:tcPr>
            <w:tcW w:w="302" w:type="pct"/>
          </w:tcPr>
          <w:p w14:paraId="1479F93E" w14:textId="77777777" w:rsidR="00F43749" w:rsidRDefault="00F43749" w:rsidP="00F43749">
            <w:pPr>
              <w:pStyle w:val="GOSTTablenorm"/>
              <w:rPr>
                <w:color w:val="000000"/>
              </w:rPr>
            </w:pPr>
            <w:r w:rsidRPr="00675F58">
              <w:t>да</w:t>
            </w:r>
          </w:p>
        </w:tc>
        <w:tc>
          <w:tcPr>
            <w:tcW w:w="1109" w:type="pct"/>
          </w:tcPr>
          <w:p w14:paraId="265B8702" w14:textId="77777777" w:rsidR="00F43749" w:rsidRDefault="00F43749" w:rsidP="00F43749">
            <w:pPr>
              <w:pStyle w:val="GOSTTablenorm"/>
            </w:pPr>
            <w:r w:rsidRPr="00675F58">
              <w:t>КБК по казначейскому счету</w:t>
            </w:r>
          </w:p>
        </w:tc>
        <w:tc>
          <w:tcPr>
            <w:tcW w:w="1109" w:type="pct"/>
          </w:tcPr>
          <w:p w14:paraId="20571625" w14:textId="77777777" w:rsidR="00F43749" w:rsidRPr="00441726" w:rsidRDefault="00F43749" w:rsidP="00F43749">
            <w:pPr>
              <w:pStyle w:val="GOSTTablenorm"/>
            </w:pPr>
            <w:r>
              <w:t>-</w:t>
            </w:r>
          </w:p>
        </w:tc>
        <w:tc>
          <w:tcPr>
            <w:tcW w:w="1371" w:type="pct"/>
          </w:tcPr>
          <w:p w14:paraId="1A79C372" w14:textId="7841EAC2" w:rsidR="00F43749" w:rsidRPr="00C25A9C" w:rsidRDefault="00F43749" w:rsidP="00F43749">
            <w:pPr>
              <w:pStyle w:val="GOSTTablenorm"/>
            </w:pPr>
            <w:r w:rsidRPr="009B0899">
              <w:t>Указывается значение «</w:t>
            </w:r>
            <w:r>
              <w:t>0</w:t>
            </w:r>
            <w:r w:rsidRPr="009B0899">
              <w:t>0000000000000000</w:t>
            </w:r>
            <w:r>
              <w:t>610</w:t>
            </w:r>
            <w:r w:rsidRPr="009B0899">
              <w:t>»</w:t>
            </w:r>
          </w:p>
        </w:tc>
      </w:tr>
      <w:tr w:rsidR="00F43749" w:rsidRPr="00B9499D" w14:paraId="5834A886" w14:textId="77777777" w:rsidTr="00DF6E3E">
        <w:tc>
          <w:tcPr>
            <w:tcW w:w="1109" w:type="pct"/>
          </w:tcPr>
          <w:p w14:paraId="505E7855" w14:textId="77777777" w:rsidR="00F43749" w:rsidRPr="004E5703" w:rsidRDefault="00F43749" w:rsidP="00F43749">
            <w:pPr>
              <w:pStyle w:val="GOSTTablenorm"/>
              <w:rPr>
                <w:highlight w:val="cyan"/>
              </w:rPr>
            </w:pPr>
            <w:r w:rsidRPr="004E5703">
              <w:rPr>
                <w:highlight w:val="cyan"/>
              </w:rPr>
              <w:t>КБК_НВС</w:t>
            </w:r>
          </w:p>
        </w:tc>
        <w:tc>
          <w:tcPr>
            <w:tcW w:w="302" w:type="pct"/>
          </w:tcPr>
          <w:p w14:paraId="533B401A" w14:textId="77777777" w:rsidR="00F43749" w:rsidRPr="00675F58" w:rsidRDefault="00F43749" w:rsidP="00F43749">
            <w:pPr>
              <w:pStyle w:val="GOSTTablenorm"/>
            </w:pPr>
            <w:r>
              <w:t>да</w:t>
            </w:r>
          </w:p>
        </w:tc>
        <w:tc>
          <w:tcPr>
            <w:tcW w:w="1109" w:type="pct"/>
          </w:tcPr>
          <w:p w14:paraId="2316FC84" w14:textId="77777777" w:rsidR="00F43749" w:rsidRPr="00675F58" w:rsidRDefault="00F43749" w:rsidP="00F43749">
            <w:pPr>
              <w:pStyle w:val="GOSTTablenorm"/>
            </w:pPr>
            <w:r>
              <w:t>КБК по НВС</w:t>
            </w:r>
          </w:p>
        </w:tc>
        <w:tc>
          <w:tcPr>
            <w:tcW w:w="1109" w:type="pct"/>
          </w:tcPr>
          <w:p w14:paraId="43E209FA" w14:textId="77777777" w:rsidR="00F43749" w:rsidRPr="00441726" w:rsidRDefault="00F43749" w:rsidP="00F43749">
            <w:pPr>
              <w:pStyle w:val="GOSTTablenorm"/>
            </w:pPr>
            <w:r>
              <w:t>-</w:t>
            </w:r>
          </w:p>
        </w:tc>
        <w:tc>
          <w:tcPr>
            <w:tcW w:w="1371" w:type="pct"/>
          </w:tcPr>
          <w:p w14:paraId="51A5943C" w14:textId="77777777" w:rsidR="00F43749" w:rsidRPr="00675F58" w:rsidRDefault="00F43749" w:rsidP="00F43749">
            <w:pPr>
              <w:pStyle w:val="GOSTTablenorm"/>
            </w:pPr>
            <w:r w:rsidRPr="009B0899">
              <w:t>Указывается значение «10000000000000000180»</w:t>
            </w:r>
          </w:p>
        </w:tc>
      </w:tr>
      <w:tr w:rsidR="00F43749" w:rsidRPr="00B9499D" w14:paraId="7C5715EE" w14:textId="77777777" w:rsidTr="00DF6E3E">
        <w:tc>
          <w:tcPr>
            <w:tcW w:w="1109" w:type="pct"/>
          </w:tcPr>
          <w:p w14:paraId="7731F7A4" w14:textId="77777777" w:rsidR="00F43749" w:rsidRPr="004E5703" w:rsidRDefault="00F43749" w:rsidP="00F43749">
            <w:pPr>
              <w:pStyle w:val="GOSTTablenorm"/>
              <w:rPr>
                <w:highlight w:val="cyan"/>
              </w:rPr>
            </w:pPr>
            <w:r w:rsidRPr="004E5703">
              <w:rPr>
                <w:highlight w:val="cyan"/>
              </w:rPr>
              <w:t>Тип_КБК_КС</w:t>
            </w:r>
          </w:p>
        </w:tc>
        <w:tc>
          <w:tcPr>
            <w:tcW w:w="302" w:type="pct"/>
          </w:tcPr>
          <w:p w14:paraId="52F63C0C" w14:textId="77777777" w:rsidR="00F43749" w:rsidRPr="00E62987" w:rsidRDefault="00F43749" w:rsidP="00F43749">
            <w:pPr>
              <w:pStyle w:val="GOSTTablenorm"/>
            </w:pPr>
            <w:r w:rsidRPr="00E62987">
              <w:t>да</w:t>
            </w:r>
          </w:p>
        </w:tc>
        <w:tc>
          <w:tcPr>
            <w:tcW w:w="1109" w:type="pct"/>
          </w:tcPr>
          <w:p w14:paraId="4B6A80BC" w14:textId="77777777" w:rsidR="00F43749" w:rsidRPr="00E62987" w:rsidRDefault="00F43749" w:rsidP="00F43749">
            <w:pPr>
              <w:pStyle w:val="GOSTTablenorm"/>
            </w:pPr>
            <w:r w:rsidRPr="00E62987">
              <w:t>Тип КБК по казначейскому счету</w:t>
            </w:r>
          </w:p>
        </w:tc>
        <w:tc>
          <w:tcPr>
            <w:tcW w:w="1109" w:type="pct"/>
          </w:tcPr>
          <w:p w14:paraId="4FD9871C" w14:textId="77777777" w:rsidR="00F43749" w:rsidRPr="00E62987" w:rsidRDefault="00F43749" w:rsidP="00F43749">
            <w:pPr>
              <w:pStyle w:val="GOSTTablenorm"/>
            </w:pPr>
            <w:r>
              <w:t>-</w:t>
            </w:r>
          </w:p>
        </w:tc>
        <w:tc>
          <w:tcPr>
            <w:tcW w:w="1371" w:type="pct"/>
          </w:tcPr>
          <w:p w14:paraId="67211CB4" w14:textId="77777777" w:rsidR="00F43749" w:rsidRPr="00E62987" w:rsidRDefault="00F43749" w:rsidP="00F43749">
            <w:pPr>
              <w:pStyle w:val="GOSTTablenorm"/>
            </w:pPr>
            <w:r w:rsidRPr="00E62987">
              <w:t>Атрибут всегда заполняется значением «31»</w:t>
            </w:r>
          </w:p>
        </w:tc>
      </w:tr>
      <w:tr w:rsidR="00F43749" w:rsidRPr="00B9499D" w14:paraId="51892B53" w14:textId="77777777" w:rsidTr="00DF6E3E">
        <w:tc>
          <w:tcPr>
            <w:tcW w:w="1109" w:type="pct"/>
          </w:tcPr>
          <w:p w14:paraId="33F144EC" w14:textId="77777777" w:rsidR="00F43749" w:rsidRPr="004E5703" w:rsidRDefault="00F43749" w:rsidP="00F43749">
            <w:pPr>
              <w:pStyle w:val="GOSTTablenorm"/>
              <w:rPr>
                <w:highlight w:val="cyan"/>
              </w:rPr>
            </w:pPr>
            <w:r w:rsidRPr="004E5703">
              <w:rPr>
                <w:highlight w:val="cyan"/>
              </w:rPr>
              <w:t>Тип_КБК_расчеты</w:t>
            </w:r>
          </w:p>
        </w:tc>
        <w:tc>
          <w:tcPr>
            <w:tcW w:w="302" w:type="pct"/>
          </w:tcPr>
          <w:p w14:paraId="49EDD625" w14:textId="77777777" w:rsidR="00F43749" w:rsidRPr="00E62987" w:rsidRDefault="00F43749" w:rsidP="00F43749">
            <w:pPr>
              <w:pStyle w:val="GOSTTablenorm"/>
            </w:pPr>
            <w:r>
              <w:t>да</w:t>
            </w:r>
          </w:p>
        </w:tc>
        <w:tc>
          <w:tcPr>
            <w:tcW w:w="1109" w:type="pct"/>
          </w:tcPr>
          <w:p w14:paraId="443D1D10" w14:textId="77777777" w:rsidR="00F43749" w:rsidRPr="00E62987" w:rsidRDefault="00F43749" w:rsidP="00F43749">
            <w:pPr>
              <w:pStyle w:val="GOSTTablenorm"/>
            </w:pPr>
            <w:r>
              <w:rPr>
                <w:szCs w:val="22"/>
              </w:rPr>
              <w:t xml:space="preserve">Тип </w:t>
            </w:r>
            <w:r w:rsidRPr="00157A34">
              <w:rPr>
                <w:szCs w:val="22"/>
              </w:rPr>
              <w:t>КБК по внутриказначейским расчетам</w:t>
            </w:r>
          </w:p>
        </w:tc>
        <w:tc>
          <w:tcPr>
            <w:tcW w:w="1109" w:type="pct"/>
          </w:tcPr>
          <w:p w14:paraId="7790BD8F" w14:textId="77777777" w:rsidR="00F43749" w:rsidRPr="00E62987" w:rsidRDefault="00F43749" w:rsidP="00F43749">
            <w:pPr>
              <w:pStyle w:val="GOSTTablenorm"/>
            </w:pPr>
            <w:r>
              <w:t>-</w:t>
            </w:r>
          </w:p>
        </w:tc>
        <w:tc>
          <w:tcPr>
            <w:tcW w:w="1371" w:type="pct"/>
          </w:tcPr>
          <w:p w14:paraId="06C5137C" w14:textId="77777777" w:rsidR="00F43749" w:rsidRPr="00E62987" w:rsidRDefault="00F43749" w:rsidP="00F43749">
            <w:pPr>
              <w:pStyle w:val="GOSTTablenorm"/>
            </w:pPr>
            <w:r w:rsidRPr="007A51A9">
              <w:t>Атрибут всегда заполняется значением «31»</w:t>
            </w:r>
          </w:p>
        </w:tc>
      </w:tr>
      <w:tr w:rsidR="00F43749" w:rsidRPr="00B9499D" w14:paraId="24E983AF" w14:textId="77777777" w:rsidTr="00DF6E3E">
        <w:tc>
          <w:tcPr>
            <w:tcW w:w="1109" w:type="pct"/>
          </w:tcPr>
          <w:p w14:paraId="16500099" w14:textId="77777777" w:rsidR="00F43749" w:rsidRPr="004E5703" w:rsidRDefault="00F43749" w:rsidP="00F43749">
            <w:pPr>
              <w:pStyle w:val="GOSTTablenorm"/>
              <w:rPr>
                <w:highlight w:val="cyan"/>
              </w:rPr>
            </w:pPr>
            <w:r w:rsidRPr="004E5703">
              <w:rPr>
                <w:highlight w:val="cyan"/>
              </w:rPr>
              <w:t>Тип_КБК_НВС</w:t>
            </w:r>
          </w:p>
        </w:tc>
        <w:tc>
          <w:tcPr>
            <w:tcW w:w="302" w:type="pct"/>
          </w:tcPr>
          <w:p w14:paraId="1633A136" w14:textId="77777777" w:rsidR="00F43749" w:rsidRPr="00E62987" w:rsidRDefault="00F43749" w:rsidP="00F43749">
            <w:pPr>
              <w:pStyle w:val="GOSTTablenorm"/>
            </w:pPr>
            <w:r>
              <w:t>да</w:t>
            </w:r>
          </w:p>
        </w:tc>
        <w:tc>
          <w:tcPr>
            <w:tcW w:w="1109" w:type="pct"/>
          </w:tcPr>
          <w:p w14:paraId="55BC4DDD" w14:textId="77777777" w:rsidR="00F43749" w:rsidRPr="00E62987" w:rsidRDefault="00F43749" w:rsidP="00F43749">
            <w:pPr>
              <w:pStyle w:val="GOSTTablenorm"/>
            </w:pPr>
            <w:r>
              <w:t>Тип КБК по НВС</w:t>
            </w:r>
          </w:p>
        </w:tc>
        <w:tc>
          <w:tcPr>
            <w:tcW w:w="1109" w:type="pct"/>
          </w:tcPr>
          <w:p w14:paraId="3403E86F" w14:textId="77777777" w:rsidR="00F43749" w:rsidRPr="00E62987" w:rsidRDefault="00F43749" w:rsidP="00F43749">
            <w:pPr>
              <w:pStyle w:val="GOSTTablenorm"/>
            </w:pPr>
            <w:r>
              <w:t>-</w:t>
            </w:r>
          </w:p>
        </w:tc>
        <w:tc>
          <w:tcPr>
            <w:tcW w:w="1371" w:type="pct"/>
          </w:tcPr>
          <w:p w14:paraId="14F8B94D" w14:textId="77777777" w:rsidR="00F43749" w:rsidRPr="00E62987" w:rsidRDefault="00F43749" w:rsidP="00F43749">
            <w:pPr>
              <w:pStyle w:val="GOSTTablenorm"/>
            </w:pPr>
            <w:r w:rsidRPr="007A51A9">
              <w:t xml:space="preserve">Атрибут </w:t>
            </w:r>
            <w:r>
              <w:t>всегда заполняется значением «20</w:t>
            </w:r>
            <w:r w:rsidRPr="007A51A9">
              <w:t>»</w:t>
            </w:r>
          </w:p>
        </w:tc>
      </w:tr>
      <w:tr w:rsidR="00F43749" w:rsidRPr="00B9499D" w14:paraId="22004901" w14:textId="77777777" w:rsidTr="00DF6E3E">
        <w:tc>
          <w:tcPr>
            <w:tcW w:w="1109" w:type="pct"/>
          </w:tcPr>
          <w:p w14:paraId="2D6D99B5" w14:textId="77777777" w:rsidR="00F43749" w:rsidRPr="00D601C7" w:rsidRDefault="00F43749" w:rsidP="00F43749">
            <w:pPr>
              <w:pStyle w:val="GOSTTablenorm"/>
              <w:rPr>
                <w:highlight w:val="cyan"/>
              </w:rPr>
            </w:pPr>
            <w:r w:rsidRPr="00D601C7">
              <w:rPr>
                <w:highlight w:val="cyan"/>
              </w:rPr>
              <w:t>Сумма_валюта_операции</w:t>
            </w:r>
          </w:p>
        </w:tc>
        <w:tc>
          <w:tcPr>
            <w:tcW w:w="302" w:type="pct"/>
          </w:tcPr>
          <w:p w14:paraId="60AE7305" w14:textId="77777777" w:rsidR="00F43749" w:rsidRPr="00E62987" w:rsidRDefault="00F43749" w:rsidP="00F43749">
            <w:pPr>
              <w:pStyle w:val="GOSTTablenorm"/>
            </w:pPr>
            <w:r w:rsidRPr="00E62987">
              <w:t>да</w:t>
            </w:r>
          </w:p>
        </w:tc>
        <w:tc>
          <w:tcPr>
            <w:tcW w:w="1109" w:type="pct"/>
          </w:tcPr>
          <w:p w14:paraId="1F7F5E7C" w14:textId="77777777" w:rsidR="00F43749" w:rsidRPr="00E62987" w:rsidRDefault="00F43749" w:rsidP="00F43749">
            <w:pPr>
              <w:pStyle w:val="GOSTTablenorm"/>
            </w:pPr>
            <w:r w:rsidRPr="00E62987">
              <w:t>Сумма в валюте документа</w:t>
            </w:r>
          </w:p>
        </w:tc>
        <w:tc>
          <w:tcPr>
            <w:tcW w:w="1109" w:type="pct"/>
          </w:tcPr>
          <w:p w14:paraId="74588273" w14:textId="77777777" w:rsidR="00F43749" w:rsidRPr="00E62987" w:rsidRDefault="00F43749" w:rsidP="00F43749">
            <w:pPr>
              <w:pStyle w:val="GOSTTablenorm"/>
            </w:pPr>
            <w:r w:rsidRPr="00E62987">
              <w:t>Sum</w:t>
            </w:r>
          </w:p>
        </w:tc>
        <w:tc>
          <w:tcPr>
            <w:tcW w:w="1371" w:type="pct"/>
          </w:tcPr>
          <w:p w14:paraId="029179F4" w14:textId="2E784679" w:rsidR="00F43749" w:rsidRPr="00E62987" w:rsidRDefault="00F43749" w:rsidP="00F43749">
            <w:pPr>
              <w:pStyle w:val="GOSTTablenorm"/>
            </w:pPr>
            <w:r w:rsidRPr="00E62987">
              <w:t xml:space="preserve">Сумма передается в единицах валюты с точностью 2 знака после запятой </w:t>
            </w:r>
            <w:r w:rsidRPr="00D824C1">
              <w:rPr>
                <w:szCs w:val="22"/>
              </w:rPr>
              <w:t>–</w:t>
            </w:r>
            <w:r w:rsidRPr="00E62987">
              <w:t xml:space="preserve"> необходимо конвертировать в минимальные единицы валюты (для данного типа документов умножить на 100)</w:t>
            </w:r>
          </w:p>
        </w:tc>
      </w:tr>
      <w:tr w:rsidR="00F43749" w:rsidRPr="00B9499D" w14:paraId="20E86334" w14:textId="77777777" w:rsidTr="00DF6E3E">
        <w:tc>
          <w:tcPr>
            <w:tcW w:w="1109" w:type="pct"/>
          </w:tcPr>
          <w:p w14:paraId="7FFD6A27" w14:textId="77777777" w:rsidR="00F43749" w:rsidRPr="00D601C7" w:rsidRDefault="00F43749" w:rsidP="00F43749">
            <w:pPr>
              <w:pStyle w:val="GOSTTablenorm"/>
              <w:rPr>
                <w:highlight w:val="cyan"/>
              </w:rPr>
            </w:pPr>
            <w:r w:rsidRPr="00D601C7">
              <w:rPr>
                <w:highlight w:val="cyan"/>
              </w:rPr>
              <w:t>Сумма_валюта_учета_руб</w:t>
            </w:r>
          </w:p>
        </w:tc>
        <w:tc>
          <w:tcPr>
            <w:tcW w:w="302" w:type="pct"/>
          </w:tcPr>
          <w:p w14:paraId="37DE5341" w14:textId="77777777" w:rsidR="00F43749" w:rsidRPr="00E62987" w:rsidRDefault="00F43749" w:rsidP="00F43749">
            <w:pPr>
              <w:pStyle w:val="GOSTTablenorm"/>
            </w:pPr>
            <w:r w:rsidRPr="00E62987">
              <w:t>да</w:t>
            </w:r>
          </w:p>
        </w:tc>
        <w:tc>
          <w:tcPr>
            <w:tcW w:w="1109" w:type="pct"/>
          </w:tcPr>
          <w:p w14:paraId="672CAC78" w14:textId="77777777" w:rsidR="00F43749" w:rsidRPr="00E62987" w:rsidRDefault="00F43749" w:rsidP="00F43749">
            <w:pPr>
              <w:pStyle w:val="GOSTTablenorm"/>
            </w:pPr>
            <w:r w:rsidRPr="00E62987">
              <w:t>Сумма в валюте учета (руб)</w:t>
            </w:r>
          </w:p>
        </w:tc>
        <w:tc>
          <w:tcPr>
            <w:tcW w:w="1109" w:type="pct"/>
          </w:tcPr>
          <w:p w14:paraId="37E158DA" w14:textId="77777777" w:rsidR="00F43749" w:rsidRPr="00E62987" w:rsidRDefault="00F43749" w:rsidP="00F43749">
            <w:pPr>
              <w:pStyle w:val="GOSTTablenorm"/>
            </w:pPr>
            <w:r w:rsidRPr="00E62987">
              <w:t>Sum_Rub</w:t>
            </w:r>
          </w:p>
        </w:tc>
        <w:tc>
          <w:tcPr>
            <w:tcW w:w="1371" w:type="pct"/>
          </w:tcPr>
          <w:p w14:paraId="5B1A7431" w14:textId="0DF72960" w:rsidR="00F43749" w:rsidRPr="00E62987" w:rsidRDefault="00F43749" w:rsidP="00F43749">
            <w:pPr>
              <w:pStyle w:val="GOSTTablenorm"/>
            </w:pPr>
            <w:r w:rsidRPr="00E62987">
              <w:t xml:space="preserve">Сумма передается в единицах валюты с точностью 2 знака после запятой </w:t>
            </w:r>
            <w:r w:rsidRPr="00D824C1">
              <w:rPr>
                <w:szCs w:val="22"/>
              </w:rPr>
              <w:t>–</w:t>
            </w:r>
            <w:r w:rsidRPr="00E62987">
              <w:t xml:space="preserve"> необходимо конвертировать в минимальные единицы валюты (для данного типа документов умножить на 100)</w:t>
            </w:r>
          </w:p>
        </w:tc>
      </w:tr>
    </w:tbl>
    <w:p w14:paraId="03A7EC19" w14:textId="77777777" w:rsidR="0004329B" w:rsidRPr="00E97DE1" w:rsidRDefault="0004329B" w:rsidP="00E97DE1">
      <w:pPr>
        <w:rPr>
          <w:ins w:id="7206" w:author="Щербань О.И." w:date="2025-05-04T15:17:00Z"/>
        </w:rPr>
        <w:sectPr w:rsidR="0004329B" w:rsidRPr="00E97DE1" w:rsidSect="0065610E">
          <w:headerReference w:type="default" r:id="rId25"/>
          <w:pgSz w:w="16838" w:h="11906" w:orient="landscape" w:code="9"/>
          <w:pgMar w:top="1701" w:right="567" w:bottom="567" w:left="567" w:header="1134" w:footer="284" w:gutter="0"/>
          <w:cols w:space="708"/>
          <w:docGrid w:linePitch="360"/>
        </w:sectPr>
      </w:pPr>
    </w:p>
    <w:p w14:paraId="4082DB98" w14:textId="53EFE8B9" w:rsidR="000818B5" w:rsidRDefault="000818B5" w:rsidP="000818B5">
      <w:pPr>
        <w:pStyle w:val="a3"/>
        <w:rPr>
          <w:ins w:id="7207" w:author="Щербань О.И." w:date="2025-05-04T15:19:00Z"/>
        </w:rPr>
      </w:pPr>
      <w:r>
        <w:rPr>
          <w:noProof/>
        </w:rPr>
        <w:fldChar w:fldCharType="begin"/>
      </w:r>
      <w:r>
        <w:rPr>
          <w:noProof/>
        </w:rPr>
        <w:instrText xml:space="preserve"> SEQ Приложение \* ARABIC </w:instrText>
      </w:r>
      <w:r>
        <w:rPr>
          <w:noProof/>
        </w:rPr>
        <w:fldChar w:fldCharType="separate"/>
      </w:r>
      <w:bookmarkStart w:id="7208" w:name="_Toc226564510"/>
      <w:r w:rsidR="00CE7795">
        <w:rPr>
          <w:noProof/>
        </w:rPr>
        <w:t>2</w:t>
      </w:r>
      <w:r>
        <w:rPr>
          <w:noProof/>
        </w:rPr>
        <w:fldChar w:fldCharType="end"/>
      </w:r>
      <w:ins w:id="7209" w:author="Щербань О.И." w:date="2025-05-04T15:18:00Z">
        <w:r>
          <w:t xml:space="preserve">. </w:t>
        </w:r>
        <w:r w:rsidRPr="0091708C">
          <w:t xml:space="preserve">ПЕРЕЧЕНЬ АТРИБУТОВ ДОКУМЕНТОВ, ЗАПОЛНЯЕМЫХ В SVAP </w:t>
        </w:r>
        <w:r>
          <w:t xml:space="preserve">ФБ </w:t>
        </w:r>
      </w:ins>
      <w:ins w:id="7210" w:author="Щербань О.И." w:date="2025-05-05T09:24:00Z">
        <w:r w:rsidR="008E6810">
          <w:t xml:space="preserve">(СПС) </w:t>
        </w:r>
      </w:ins>
      <w:ins w:id="7211" w:author="Щербань О.И." w:date="2025-05-04T15:18:00Z">
        <w:r w:rsidRPr="0091708C">
          <w:t xml:space="preserve">ПО РЕЗУЛЬТАТАМ ОБРАБОТКИ ЗАПРОСОВ НА ПОДБОР/ СТОРНИРОВАНИЕ / ПЕРЕФОРМИРОВАНИЕ </w:t>
        </w:r>
      </w:ins>
      <w:ins w:id="7212" w:author="Щербань О.И." w:date="2025-05-04T15:16:00Z">
        <w:r w:rsidRPr="0091708C">
          <w:t>ЗАПИСЕЙ УЧЕТА</w:t>
        </w:r>
      </w:ins>
      <w:bookmarkEnd w:id="7208"/>
    </w:p>
    <w:p w14:paraId="500A9C8C" w14:textId="6D57B312" w:rsidR="000818B5" w:rsidRPr="000818B5" w:rsidRDefault="000818B5" w:rsidP="000818B5">
      <w:pPr>
        <w:pStyle w:val="GOSTNormal"/>
        <w:rPr>
          <w:ins w:id="7213" w:author="Щербань О.И." w:date="2025-05-04T15:19:00Z"/>
        </w:rPr>
      </w:pPr>
      <w:ins w:id="7214" w:author="Щербань О.И." w:date="2025-05-04T15:19:00Z">
        <w:r w:rsidRPr="00B9499D">
          <w:rPr>
            <w:spacing w:val="-4"/>
            <w:szCs w:val="24"/>
          </w:rPr>
          <w:t xml:space="preserve">Перечень атрибутов, </w:t>
        </w:r>
        <w:r w:rsidRPr="0017407D">
          <w:rPr>
            <w:szCs w:val="24"/>
          </w:rPr>
          <w:t>общих для всех типов документов</w:t>
        </w:r>
        <w:r w:rsidRPr="00B9499D">
          <w:rPr>
            <w:spacing w:val="-4"/>
            <w:szCs w:val="24"/>
          </w:rPr>
          <w:t>, приведен в</w:t>
        </w:r>
        <w:r>
          <w:rPr>
            <w:spacing w:val="-4"/>
            <w:szCs w:val="24"/>
          </w:rPr>
          <w:t xml:space="preserve"> таблице </w:t>
        </w:r>
      </w:ins>
      <w:r w:rsidR="008A01BD">
        <w:rPr>
          <w:spacing w:val="-4"/>
          <w:szCs w:val="24"/>
        </w:rPr>
        <w:fldChar w:fldCharType="begin"/>
      </w:r>
      <w:r w:rsidR="008A01BD">
        <w:rPr>
          <w:spacing w:val="-4"/>
          <w:szCs w:val="24"/>
        </w:rPr>
        <w:instrText xml:space="preserve"> REF _Ref197264776 \h </w:instrText>
      </w:r>
      <w:r w:rsidR="008A01BD">
        <w:rPr>
          <w:spacing w:val="-4"/>
          <w:szCs w:val="24"/>
        </w:rPr>
      </w:r>
      <w:r w:rsidR="008A01BD">
        <w:rPr>
          <w:spacing w:val="-4"/>
          <w:szCs w:val="24"/>
        </w:rPr>
        <w:fldChar w:fldCharType="separate"/>
      </w:r>
      <w:r w:rsidR="00CE7795">
        <w:t>39</w:t>
      </w:r>
      <w:r w:rsidR="008A01BD">
        <w:rPr>
          <w:spacing w:val="-4"/>
          <w:szCs w:val="24"/>
        </w:rPr>
        <w:fldChar w:fldCharType="end"/>
      </w:r>
      <w:ins w:id="7215" w:author="Щербань О.И." w:date="2025-05-04T15:26:00Z">
        <w:r w:rsidR="008A01BD">
          <w:rPr>
            <w:spacing w:val="-4"/>
            <w:szCs w:val="24"/>
          </w:rPr>
          <w:t>.</w:t>
        </w:r>
      </w:ins>
    </w:p>
    <w:p w14:paraId="46C977E1" w14:textId="648F13F1" w:rsidR="000818B5" w:rsidRDefault="000818B5" w:rsidP="000818B5">
      <w:pPr>
        <w:pStyle w:val="GOSTNameTable"/>
        <w:rPr>
          <w:ins w:id="7216" w:author="Щербань О.И." w:date="2025-05-04T15:19:00Z"/>
        </w:rPr>
      </w:pPr>
      <w:r>
        <w:fldChar w:fldCharType="begin"/>
      </w:r>
      <w:r>
        <w:instrText xml:space="preserve"> SEQ Таблица \* ARABIC </w:instrText>
      </w:r>
      <w:r>
        <w:fldChar w:fldCharType="separate"/>
      </w:r>
      <w:bookmarkStart w:id="7217" w:name="_Ref197264776"/>
      <w:bookmarkStart w:id="7218" w:name="_Toc226564551"/>
      <w:r w:rsidR="00CE7795">
        <w:t>39</w:t>
      </w:r>
      <w:bookmarkEnd w:id="7217"/>
      <w:r>
        <w:fldChar w:fldCharType="end"/>
      </w:r>
      <w:ins w:id="7219" w:author="Щербань О.И." w:date="2025-05-04T15:19:00Z">
        <w:r>
          <w:t xml:space="preserve"> - </w:t>
        </w:r>
        <w:r w:rsidRPr="00D52809">
          <w:t>Перечень атрибутов, общих для всех типов документов</w:t>
        </w:r>
        <w:bookmarkEnd w:id="7218"/>
      </w:ins>
    </w:p>
    <w:tbl>
      <w:tblPr>
        <w:tblStyle w:val="GOSTTable"/>
        <w:tblW w:w="5000" w:type="pct"/>
        <w:tblLayout w:type="fixed"/>
        <w:tblLook w:val="07E0" w:firstRow="1" w:lastRow="1" w:firstColumn="1" w:lastColumn="1" w:noHBand="1" w:noVBand="1"/>
      </w:tblPr>
      <w:tblGrid>
        <w:gridCol w:w="3481"/>
        <w:gridCol w:w="948"/>
        <w:gridCol w:w="3481"/>
        <w:gridCol w:w="3481"/>
        <w:gridCol w:w="4303"/>
      </w:tblGrid>
      <w:tr w:rsidR="000818B5" w:rsidRPr="00B9499D" w14:paraId="3670207A" w14:textId="77777777" w:rsidTr="000818B5">
        <w:trPr>
          <w:cnfStyle w:val="100000000000" w:firstRow="1" w:lastRow="0" w:firstColumn="0" w:lastColumn="0" w:oddVBand="0" w:evenVBand="0" w:oddHBand="0" w:evenHBand="0" w:firstRowFirstColumn="0" w:firstRowLastColumn="0" w:lastRowFirstColumn="0" w:lastRowLastColumn="0"/>
          <w:ins w:id="7220" w:author="Щербань О.И." w:date="2025-05-04T15:19:00Z"/>
        </w:trPr>
        <w:tc>
          <w:tcPr>
            <w:tcW w:w="1109" w:type="pct"/>
          </w:tcPr>
          <w:p w14:paraId="3A08D33F" w14:textId="77777777" w:rsidR="000818B5" w:rsidRPr="00B9499D" w:rsidRDefault="000818B5" w:rsidP="00294A0D">
            <w:pPr>
              <w:pStyle w:val="GOSTTableHead"/>
              <w:rPr>
                <w:ins w:id="7221" w:author="Щербань О.И." w:date="2025-05-04T15:19:00Z"/>
                <w:szCs w:val="22"/>
              </w:rPr>
            </w:pPr>
            <w:ins w:id="7222" w:author="Щербань О.И." w:date="2025-05-04T15:19:00Z">
              <w:r w:rsidRPr="109D8E8A">
                <w:t>Наименование атрибута</w:t>
              </w:r>
              <w:commentRangeStart w:id="7223"/>
              <w:r w:rsidRPr="109D8E8A">
                <w:rPr>
                  <w:rStyle w:val="af6"/>
                  <w:b w:val="0"/>
                  <w:bCs w:val="0"/>
                </w:rPr>
                <w:footnoteReference w:id="9"/>
              </w:r>
              <w:commentRangeEnd w:id="7223"/>
              <w:r>
                <w:rPr>
                  <w:rStyle w:val="afff4"/>
                  <w:b w:val="0"/>
                  <w:bCs w:val="0"/>
                </w:rPr>
                <w:commentReference w:id="7223"/>
              </w:r>
            </w:ins>
          </w:p>
        </w:tc>
        <w:tc>
          <w:tcPr>
            <w:tcW w:w="302" w:type="pct"/>
          </w:tcPr>
          <w:p w14:paraId="7F9CEFED" w14:textId="77777777" w:rsidR="000818B5" w:rsidRPr="00B9499D" w:rsidRDefault="000818B5" w:rsidP="00294A0D">
            <w:pPr>
              <w:pStyle w:val="GOSTTableHead"/>
              <w:rPr>
                <w:ins w:id="7224" w:author="Щербань О.И." w:date="2025-05-04T15:19:00Z"/>
                <w:szCs w:val="22"/>
              </w:rPr>
            </w:pPr>
            <w:ins w:id="7225" w:author="Щербань О.И." w:date="2025-05-04T15:19:00Z">
              <w:r w:rsidRPr="00B9499D">
                <w:rPr>
                  <w:szCs w:val="22"/>
                </w:rPr>
                <w:t>Вычисляемый атрибут</w:t>
              </w:r>
            </w:ins>
          </w:p>
        </w:tc>
        <w:tc>
          <w:tcPr>
            <w:tcW w:w="1109" w:type="pct"/>
          </w:tcPr>
          <w:p w14:paraId="42AD4159" w14:textId="77777777" w:rsidR="000818B5" w:rsidRPr="00B9499D" w:rsidRDefault="000818B5" w:rsidP="00294A0D">
            <w:pPr>
              <w:pStyle w:val="GOSTTableHead"/>
              <w:rPr>
                <w:ins w:id="7226" w:author="Щербань О.И." w:date="2025-05-04T15:19:00Z"/>
                <w:szCs w:val="22"/>
              </w:rPr>
            </w:pPr>
            <w:ins w:id="7227" w:author="Щербань О.И." w:date="2025-05-04T15:19:00Z">
              <w:r w:rsidRPr="00B9499D">
                <w:rPr>
                  <w:szCs w:val="22"/>
                </w:rPr>
                <w:t>Описание атрибута</w:t>
              </w:r>
            </w:ins>
          </w:p>
        </w:tc>
        <w:tc>
          <w:tcPr>
            <w:tcW w:w="1109" w:type="pct"/>
          </w:tcPr>
          <w:p w14:paraId="0BB0BCB1" w14:textId="77777777" w:rsidR="000818B5" w:rsidRPr="00B9499D" w:rsidRDefault="000818B5" w:rsidP="00294A0D">
            <w:pPr>
              <w:pStyle w:val="GOSTTableHead"/>
              <w:rPr>
                <w:ins w:id="7228" w:author="Щербань О.И." w:date="2025-05-04T15:19:00Z"/>
                <w:szCs w:val="22"/>
              </w:rPr>
            </w:pPr>
            <w:ins w:id="7229" w:author="Щербань О.И." w:date="2025-05-04T15:19:00Z">
              <w:r w:rsidRPr="00B9499D">
                <w:rPr>
                  <w:szCs w:val="22"/>
                </w:rPr>
                <w:t>Реквизит документа (наименование тега)</w:t>
              </w:r>
            </w:ins>
          </w:p>
        </w:tc>
        <w:tc>
          <w:tcPr>
            <w:tcW w:w="1371" w:type="pct"/>
          </w:tcPr>
          <w:p w14:paraId="16437F1C" w14:textId="77777777" w:rsidR="000818B5" w:rsidRPr="00B9499D" w:rsidRDefault="000818B5" w:rsidP="00294A0D">
            <w:pPr>
              <w:pStyle w:val="GOSTTableHead"/>
              <w:rPr>
                <w:ins w:id="7230" w:author="Щербань О.И." w:date="2025-05-04T15:19:00Z"/>
                <w:szCs w:val="22"/>
              </w:rPr>
            </w:pPr>
            <w:ins w:id="7231" w:author="Щербань О.И." w:date="2025-05-04T15:19:00Z">
              <w:r w:rsidRPr="00B9499D">
                <w:rPr>
                  <w:szCs w:val="22"/>
                </w:rPr>
                <w:t>Алгоритм вычисления</w:t>
              </w:r>
            </w:ins>
          </w:p>
        </w:tc>
      </w:tr>
      <w:tr w:rsidR="000818B5" w:rsidRPr="00B9499D" w14:paraId="0A5F253B" w14:textId="77777777" w:rsidTr="000818B5">
        <w:trPr>
          <w:ins w:id="7232" w:author="Щербань О.И." w:date="2025-05-04T15:19:00Z"/>
        </w:trPr>
        <w:tc>
          <w:tcPr>
            <w:tcW w:w="1109" w:type="pct"/>
          </w:tcPr>
          <w:p w14:paraId="069AB0DB" w14:textId="77777777" w:rsidR="000818B5" w:rsidRPr="00B9499D" w:rsidRDefault="000818B5" w:rsidP="00294A0D">
            <w:pPr>
              <w:pStyle w:val="GOSTTablenorm"/>
              <w:rPr>
                <w:ins w:id="7233" w:author="Щербань О.И." w:date="2025-05-04T15:19:00Z"/>
                <w:szCs w:val="22"/>
              </w:rPr>
            </w:pPr>
            <w:ins w:id="7234" w:author="Щербань О.И." w:date="2025-05-04T15:19:00Z">
              <w:r w:rsidRPr="00B9499D">
                <w:rPr>
                  <w:szCs w:val="22"/>
                </w:rPr>
                <w:t>Система_отправитель*</w:t>
              </w:r>
            </w:ins>
          </w:p>
        </w:tc>
        <w:tc>
          <w:tcPr>
            <w:tcW w:w="302" w:type="pct"/>
          </w:tcPr>
          <w:p w14:paraId="777F6E70" w14:textId="77777777" w:rsidR="000818B5" w:rsidRPr="00B9499D" w:rsidRDefault="000818B5" w:rsidP="00294A0D">
            <w:pPr>
              <w:pStyle w:val="GOSTTablenorm"/>
              <w:rPr>
                <w:ins w:id="7235" w:author="Щербань О.И." w:date="2025-05-04T15:19:00Z"/>
                <w:szCs w:val="22"/>
              </w:rPr>
            </w:pPr>
            <w:ins w:id="7236" w:author="Щербань О.И." w:date="2025-05-04T15:19:00Z">
              <w:r w:rsidRPr="00B9499D">
                <w:rPr>
                  <w:szCs w:val="22"/>
                </w:rPr>
                <w:t>нет</w:t>
              </w:r>
            </w:ins>
          </w:p>
        </w:tc>
        <w:tc>
          <w:tcPr>
            <w:tcW w:w="1109" w:type="pct"/>
          </w:tcPr>
          <w:p w14:paraId="6EBCB752" w14:textId="77777777" w:rsidR="000818B5" w:rsidRPr="00B9499D" w:rsidRDefault="000818B5" w:rsidP="00294A0D">
            <w:pPr>
              <w:pStyle w:val="GOSTTablenorm"/>
              <w:rPr>
                <w:ins w:id="7237" w:author="Щербань О.И." w:date="2025-05-04T15:19:00Z"/>
                <w:szCs w:val="22"/>
              </w:rPr>
            </w:pPr>
            <w:ins w:id="7238" w:author="Щербань О.И." w:date="2025-05-04T15:19:00Z">
              <w:r w:rsidRPr="00B9499D">
                <w:rPr>
                  <w:szCs w:val="22"/>
                </w:rPr>
                <w:t>Функциональная подсистема ГИИС ЭБ, направившая запрос (ПУР ЭБ, ПУиО ЭБ и др.)</w:t>
              </w:r>
            </w:ins>
          </w:p>
        </w:tc>
        <w:tc>
          <w:tcPr>
            <w:tcW w:w="1109" w:type="pct"/>
          </w:tcPr>
          <w:p w14:paraId="58D1AFB6" w14:textId="77777777" w:rsidR="000818B5" w:rsidRPr="00B9499D" w:rsidRDefault="000818B5" w:rsidP="00294A0D">
            <w:pPr>
              <w:pStyle w:val="GOSTTablenorm"/>
              <w:rPr>
                <w:ins w:id="7239" w:author="Щербань О.И." w:date="2025-05-04T15:19:00Z"/>
                <w:szCs w:val="22"/>
              </w:rPr>
            </w:pPr>
            <w:ins w:id="7240" w:author="Щербань О.И." w:date="2025-05-04T15:19:00Z">
              <w:r w:rsidRPr="00B9499D">
                <w:rPr>
                  <w:szCs w:val="22"/>
                </w:rPr>
                <w:t>Source</w:t>
              </w:r>
            </w:ins>
          </w:p>
        </w:tc>
        <w:tc>
          <w:tcPr>
            <w:tcW w:w="1371" w:type="pct"/>
          </w:tcPr>
          <w:p w14:paraId="7F4EBABF" w14:textId="77777777" w:rsidR="000818B5" w:rsidRPr="00B9499D" w:rsidRDefault="000818B5" w:rsidP="00294A0D">
            <w:pPr>
              <w:pStyle w:val="GOSTTablenorm"/>
              <w:rPr>
                <w:ins w:id="7241" w:author="Щербань О.И." w:date="2025-05-04T15:19:00Z"/>
              </w:rPr>
            </w:pPr>
          </w:p>
        </w:tc>
      </w:tr>
      <w:tr w:rsidR="000818B5" w:rsidRPr="00B9499D" w14:paraId="61E1DCB9" w14:textId="77777777" w:rsidTr="000818B5">
        <w:trPr>
          <w:ins w:id="7242" w:author="Щербань О.И." w:date="2025-05-04T15:19:00Z"/>
        </w:trPr>
        <w:tc>
          <w:tcPr>
            <w:tcW w:w="1109" w:type="pct"/>
          </w:tcPr>
          <w:p w14:paraId="7F23F503" w14:textId="77777777" w:rsidR="000818B5" w:rsidRPr="00B9499D" w:rsidRDefault="000818B5" w:rsidP="00294A0D">
            <w:pPr>
              <w:pStyle w:val="GOSTTablenorm"/>
              <w:rPr>
                <w:ins w:id="7243" w:author="Щербань О.И." w:date="2025-05-04T15:19:00Z"/>
                <w:szCs w:val="22"/>
              </w:rPr>
            </w:pPr>
            <w:ins w:id="7244" w:author="Щербань О.И." w:date="2025-05-04T15:19:00Z">
              <w:r w:rsidRPr="00B9499D">
                <w:rPr>
                  <w:szCs w:val="22"/>
                </w:rPr>
                <w:t>Субъект_учета</w:t>
              </w:r>
            </w:ins>
          </w:p>
        </w:tc>
        <w:tc>
          <w:tcPr>
            <w:tcW w:w="302" w:type="pct"/>
          </w:tcPr>
          <w:p w14:paraId="217B7737" w14:textId="77777777" w:rsidR="000818B5" w:rsidRPr="00B9499D" w:rsidRDefault="000818B5" w:rsidP="00294A0D">
            <w:pPr>
              <w:pStyle w:val="GOSTTablenorm"/>
              <w:rPr>
                <w:ins w:id="7245" w:author="Щербань О.И." w:date="2025-05-04T15:19:00Z"/>
                <w:szCs w:val="22"/>
              </w:rPr>
            </w:pPr>
            <w:ins w:id="7246" w:author="Щербань О.И." w:date="2025-05-04T15:19:00Z">
              <w:r w:rsidRPr="00B9499D">
                <w:rPr>
                  <w:szCs w:val="22"/>
                </w:rPr>
                <w:t>нет</w:t>
              </w:r>
            </w:ins>
          </w:p>
        </w:tc>
        <w:tc>
          <w:tcPr>
            <w:tcW w:w="1109" w:type="pct"/>
          </w:tcPr>
          <w:p w14:paraId="18994E07" w14:textId="77777777" w:rsidR="000818B5" w:rsidRPr="00B9499D" w:rsidRDefault="000818B5" w:rsidP="00294A0D">
            <w:pPr>
              <w:pStyle w:val="GOSTTablenorm"/>
              <w:rPr>
                <w:ins w:id="7247" w:author="Щербань О.И." w:date="2025-05-04T15:19:00Z"/>
                <w:szCs w:val="22"/>
              </w:rPr>
            </w:pPr>
            <w:ins w:id="7248" w:author="Щербань О.И." w:date="2025-05-04T15:19:00Z">
              <w:r w:rsidRPr="00B9499D">
                <w:rPr>
                  <w:szCs w:val="22"/>
                </w:rPr>
                <w:t>Субъект учета (код ТОФК</w:t>
              </w:r>
              <w:r>
                <w:rPr>
                  <w:szCs w:val="22"/>
                </w:rPr>
                <w:t>/ЦС по учету</w:t>
              </w:r>
              <w:r w:rsidRPr="00B9499D">
                <w:rPr>
                  <w:szCs w:val="22"/>
                </w:rPr>
                <w:t>, в котором проводится операция)</w:t>
              </w:r>
            </w:ins>
          </w:p>
        </w:tc>
        <w:tc>
          <w:tcPr>
            <w:tcW w:w="1109" w:type="pct"/>
          </w:tcPr>
          <w:p w14:paraId="4C531C3D" w14:textId="77777777" w:rsidR="000818B5" w:rsidRPr="00B9499D" w:rsidRDefault="000818B5" w:rsidP="00294A0D">
            <w:pPr>
              <w:pStyle w:val="GOSTTablenorm"/>
              <w:rPr>
                <w:ins w:id="7249" w:author="Щербань О.И." w:date="2025-05-04T15:19:00Z"/>
                <w:szCs w:val="22"/>
              </w:rPr>
            </w:pPr>
            <w:ins w:id="7250" w:author="Щербань О.И." w:date="2025-05-04T15:19:00Z">
              <w:r w:rsidRPr="00B9499D">
                <w:rPr>
                  <w:szCs w:val="22"/>
                </w:rPr>
                <w:t>Subject</w:t>
              </w:r>
            </w:ins>
          </w:p>
        </w:tc>
        <w:tc>
          <w:tcPr>
            <w:tcW w:w="1371" w:type="pct"/>
          </w:tcPr>
          <w:p w14:paraId="2B6F24C1" w14:textId="77777777" w:rsidR="000818B5" w:rsidRPr="00B9499D" w:rsidRDefault="000818B5" w:rsidP="00294A0D">
            <w:pPr>
              <w:pStyle w:val="GOSTTablenorm"/>
              <w:rPr>
                <w:ins w:id="7251" w:author="Щербань О.И." w:date="2025-05-04T15:19:00Z"/>
              </w:rPr>
            </w:pPr>
          </w:p>
        </w:tc>
      </w:tr>
      <w:tr w:rsidR="00CE7795" w:rsidRPr="00B9499D" w14:paraId="2E39676D" w14:textId="77777777" w:rsidTr="000818B5">
        <w:trPr>
          <w:ins w:id="7252" w:author="Сатлер Марина Викторовна" w:date="2026-04-08T18:13:00Z"/>
        </w:trPr>
        <w:tc>
          <w:tcPr>
            <w:tcW w:w="1109" w:type="pct"/>
          </w:tcPr>
          <w:p w14:paraId="207AC374" w14:textId="4ED9363A" w:rsidR="00CE7795" w:rsidRPr="00B9499D" w:rsidRDefault="00CE7795" w:rsidP="00CE7795">
            <w:pPr>
              <w:pStyle w:val="GOSTTablenorm"/>
              <w:rPr>
                <w:ins w:id="7253" w:author="Сатлер Марина Викторовна" w:date="2026-04-08T18:13:00Z"/>
                <w:szCs w:val="22"/>
              </w:rPr>
            </w:pPr>
            <w:ins w:id="7254" w:author="Сатлер Марина Викторовна" w:date="2026-04-08T18:13:00Z">
              <w:r w:rsidRPr="00AD0A38">
                <w:rPr>
                  <w:szCs w:val="22"/>
                  <w:highlight w:val="green"/>
                </w:rPr>
                <w:t>Инициатор_события_учета*</w:t>
              </w:r>
            </w:ins>
          </w:p>
        </w:tc>
        <w:tc>
          <w:tcPr>
            <w:tcW w:w="302" w:type="pct"/>
          </w:tcPr>
          <w:p w14:paraId="20A8F310" w14:textId="7E023AD0" w:rsidR="00CE7795" w:rsidRPr="00B9499D" w:rsidRDefault="00CE7795" w:rsidP="00CE7795">
            <w:pPr>
              <w:pStyle w:val="GOSTTablenorm"/>
              <w:rPr>
                <w:ins w:id="7255" w:author="Сатлер Марина Викторовна" w:date="2026-04-08T18:13:00Z"/>
                <w:szCs w:val="22"/>
              </w:rPr>
            </w:pPr>
            <w:ins w:id="7256" w:author="Сатлер Марина Викторовна" w:date="2026-04-08T18:13:00Z">
              <w:r w:rsidRPr="00AD0A38">
                <w:rPr>
                  <w:highlight w:val="green"/>
                </w:rPr>
                <w:t>нет</w:t>
              </w:r>
            </w:ins>
          </w:p>
        </w:tc>
        <w:tc>
          <w:tcPr>
            <w:tcW w:w="1109" w:type="pct"/>
          </w:tcPr>
          <w:p w14:paraId="0C816FF4" w14:textId="36974569" w:rsidR="00CE7795" w:rsidRPr="00B9499D" w:rsidRDefault="00CE7795" w:rsidP="00CE7795">
            <w:pPr>
              <w:pStyle w:val="GOSTTablenorm"/>
              <w:rPr>
                <w:ins w:id="7257" w:author="Сатлер Марина Викторовна" w:date="2026-04-08T18:13:00Z"/>
                <w:szCs w:val="22"/>
              </w:rPr>
            </w:pPr>
            <w:ins w:id="7258" w:author="Сатлер Марина Викторовна" w:date="2026-04-08T18:13:00Z">
              <w:r w:rsidRPr="00AD0A38">
                <w:rPr>
                  <w:highlight w:val="green"/>
                </w:rPr>
                <w:t>ТОФК-инициатор события учета</w:t>
              </w:r>
            </w:ins>
          </w:p>
        </w:tc>
        <w:tc>
          <w:tcPr>
            <w:tcW w:w="1109" w:type="pct"/>
          </w:tcPr>
          <w:p w14:paraId="5CB08D86" w14:textId="347AD07C" w:rsidR="00CE7795" w:rsidRPr="00B9499D" w:rsidRDefault="00CE7795" w:rsidP="00CE7795">
            <w:pPr>
              <w:pStyle w:val="GOSTTablenorm"/>
              <w:rPr>
                <w:ins w:id="7259" w:author="Сатлер Марина Викторовна" w:date="2026-04-08T18:13:00Z"/>
                <w:szCs w:val="22"/>
              </w:rPr>
            </w:pPr>
            <w:ins w:id="7260" w:author="Сатлер Марина Викторовна" w:date="2026-04-08T18:13:00Z">
              <w:r w:rsidRPr="00AD0A38">
                <w:rPr>
                  <w:highlight w:val="green"/>
                </w:rPr>
                <w:t>Subject</w:t>
              </w:r>
              <w:commentRangeStart w:id="7261"/>
              <w:commentRangeEnd w:id="7261"/>
              <w:r>
                <w:rPr>
                  <w:rStyle w:val="afff4"/>
                </w:rPr>
                <w:commentReference w:id="7261"/>
              </w:r>
            </w:ins>
          </w:p>
        </w:tc>
        <w:tc>
          <w:tcPr>
            <w:tcW w:w="1371" w:type="pct"/>
          </w:tcPr>
          <w:p w14:paraId="7C323C1F" w14:textId="77777777" w:rsidR="00CE7795" w:rsidRPr="00B9499D" w:rsidRDefault="00CE7795" w:rsidP="00CE7795">
            <w:pPr>
              <w:pStyle w:val="GOSTTablenorm"/>
              <w:rPr>
                <w:ins w:id="7262" w:author="Сатлер Марина Викторовна" w:date="2026-04-08T18:13:00Z"/>
              </w:rPr>
            </w:pPr>
          </w:p>
        </w:tc>
      </w:tr>
      <w:tr w:rsidR="00CE7795" w:rsidRPr="00B9499D" w14:paraId="31BB56DD" w14:textId="77777777" w:rsidTr="000818B5">
        <w:trPr>
          <w:ins w:id="7263" w:author="Щербань О.И." w:date="2025-05-04T15:19:00Z"/>
        </w:trPr>
        <w:tc>
          <w:tcPr>
            <w:tcW w:w="1109" w:type="pct"/>
          </w:tcPr>
          <w:p w14:paraId="30DD9287" w14:textId="77777777" w:rsidR="00CE7795" w:rsidRPr="00B9499D" w:rsidRDefault="00CE7795" w:rsidP="00CE7795">
            <w:pPr>
              <w:pStyle w:val="GOSTTablenorm"/>
              <w:rPr>
                <w:ins w:id="7264" w:author="Щербань О.И." w:date="2025-05-04T15:19:00Z"/>
                <w:szCs w:val="22"/>
              </w:rPr>
            </w:pPr>
            <w:ins w:id="7265" w:author="Щербань О.И." w:date="2025-05-04T15:19:00Z">
              <w:r w:rsidRPr="00B9499D">
                <w:rPr>
                  <w:szCs w:val="22"/>
                </w:rPr>
                <w:t>Тип_документа*</w:t>
              </w:r>
            </w:ins>
          </w:p>
        </w:tc>
        <w:tc>
          <w:tcPr>
            <w:tcW w:w="302" w:type="pct"/>
          </w:tcPr>
          <w:p w14:paraId="3F4B1F68" w14:textId="77777777" w:rsidR="00CE7795" w:rsidRPr="00B9499D" w:rsidRDefault="00CE7795" w:rsidP="00CE7795">
            <w:pPr>
              <w:pStyle w:val="GOSTTablenorm"/>
              <w:rPr>
                <w:ins w:id="7266" w:author="Щербань О.И." w:date="2025-05-04T15:19:00Z"/>
                <w:szCs w:val="22"/>
              </w:rPr>
            </w:pPr>
            <w:ins w:id="7267" w:author="Щербань О.И." w:date="2025-05-04T15:19:00Z">
              <w:r w:rsidRPr="00B9499D">
                <w:rPr>
                  <w:szCs w:val="22"/>
                </w:rPr>
                <w:t>нет</w:t>
              </w:r>
            </w:ins>
          </w:p>
        </w:tc>
        <w:tc>
          <w:tcPr>
            <w:tcW w:w="1109" w:type="pct"/>
          </w:tcPr>
          <w:p w14:paraId="4000B4DE" w14:textId="3DE561D7" w:rsidR="00CE7795" w:rsidRPr="00B9499D" w:rsidRDefault="00CE7795" w:rsidP="00CE7795">
            <w:pPr>
              <w:pStyle w:val="GOSTTablenorm"/>
              <w:rPr>
                <w:ins w:id="7268" w:author="Щербань О.И." w:date="2025-05-04T15:19:00Z"/>
                <w:szCs w:val="22"/>
              </w:rPr>
            </w:pPr>
            <w:ins w:id="7269" w:author="Щербань О.И." w:date="2025-05-04T15:19:00Z">
              <w:r w:rsidRPr="00B9499D">
                <w:rPr>
                  <w:szCs w:val="22"/>
                </w:rPr>
                <w:t>Тип документа</w:t>
              </w:r>
              <w:r>
                <w:rPr>
                  <w:szCs w:val="22"/>
                </w:rPr>
                <w:t xml:space="preserve"> в соответствии с таблицей </w:t>
              </w:r>
              <w:r>
                <w:rPr>
                  <w:szCs w:val="22"/>
                </w:rPr>
                <w:fldChar w:fldCharType="begin"/>
              </w:r>
              <w:r>
                <w:rPr>
                  <w:szCs w:val="22"/>
                </w:rPr>
                <w:instrText xml:space="preserve"> REF _Ref155969209 \h  \* MERGEFORMAT </w:instrText>
              </w:r>
            </w:ins>
            <w:r>
              <w:rPr>
                <w:szCs w:val="22"/>
              </w:rPr>
            </w:r>
            <w:ins w:id="7270" w:author="Щербань О.И." w:date="2025-05-04T15:19:00Z">
              <w:r>
                <w:rPr>
                  <w:szCs w:val="22"/>
                </w:rPr>
                <w:fldChar w:fldCharType="separate"/>
              </w:r>
            </w:ins>
            <w:r>
              <w:rPr>
                <w:noProof/>
              </w:rPr>
              <w:t>2</w:t>
            </w:r>
            <w:ins w:id="7271" w:author="Щербань О.И." w:date="2025-05-04T15:19:00Z">
              <w:r>
                <w:rPr>
                  <w:szCs w:val="22"/>
                </w:rPr>
                <w:fldChar w:fldCharType="end"/>
              </w:r>
            </w:ins>
          </w:p>
        </w:tc>
        <w:tc>
          <w:tcPr>
            <w:tcW w:w="1109" w:type="pct"/>
          </w:tcPr>
          <w:p w14:paraId="76278B8D" w14:textId="77777777" w:rsidR="00CE7795" w:rsidRPr="00B9499D" w:rsidRDefault="00CE7795" w:rsidP="00CE7795">
            <w:pPr>
              <w:pStyle w:val="GOSTTablenorm"/>
              <w:rPr>
                <w:ins w:id="7272" w:author="Щербань О.И." w:date="2025-05-04T15:19:00Z"/>
                <w:szCs w:val="22"/>
              </w:rPr>
            </w:pPr>
            <w:ins w:id="7273" w:author="Щербань О.И." w:date="2025-05-04T15:19:00Z">
              <w:r w:rsidRPr="00B9499D">
                <w:rPr>
                  <w:szCs w:val="22"/>
                </w:rPr>
                <w:t>TypeDoc</w:t>
              </w:r>
            </w:ins>
          </w:p>
        </w:tc>
        <w:tc>
          <w:tcPr>
            <w:tcW w:w="1371" w:type="pct"/>
          </w:tcPr>
          <w:p w14:paraId="6621976E" w14:textId="77777777" w:rsidR="00CE7795" w:rsidRPr="00B9499D" w:rsidRDefault="00CE7795" w:rsidP="00CE7795">
            <w:pPr>
              <w:pStyle w:val="GOSTTablenorm"/>
              <w:rPr>
                <w:ins w:id="7274" w:author="Щербань О.И." w:date="2025-05-04T15:19:00Z"/>
              </w:rPr>
            </w:pPr>
          </w:p>
        </w:tc>
      </w:tr>
      <w:tr w:rsidR="00CE7795" w:rsidRPr="00B9499D" w14:paraId="15BBFAEF" w14:textId="77777777" w:rsidTr="000818B5">
        <w:trPr>
          <w:ins w:id="7275" w:author="Щербань О.И." w:date="2025-05-04T15:19:00Z"/>
        </w:trPr>
        <w:tc>
          <w:tcPr>
            <w:tcW w:w="1109" w:type="pct"/>
          </w:tcPr>
          <w:p w14:paraId="7B003872" w14:textId="77777777" w:rsidR="00CE7795" w:rsidRPr="00B9499D" w:rsidRDefault="00CE7795" w:rsidP="00CE7795">
            <w:pPr>
              <w:pStyle w:val="GOSTTablenorm"/>
              <w:rPr>
                <w:ins w:id="7276" w:author="Щербань О.И." w:date="2025-05-04T15:19:00Z"/>
                <w:szCs w:val="22"/>
              </w:rPr>
            </w:pPr>
            <w:ins w:id="7277" w:author="Щербань О.И." w:date="2025-05-04T15:19:00Z">
              <w:r w:rsidRPr="00B9499D">
                <w:rPr>
                  <w:szCs w:val="22"/>
                </w:rPr>
                <w:t>Идентификатор_документа*</w:t>
              </w:r>
            </w:ins>
          </w:p>
        </w:tc>
        <w:tc>
          <w:tcPr>
            <w:tcW w:w="302" w:type="pct"/>
          </w:tcPr>
          <w:p w14:paraId="52825749" w14:textId="77777777" w:rsidR="00CE7795" w:rsidRPr="00B9499D" w:rsidRDefault="00CE7795" w:rsidP="00CE7795">
            <w:pPr>
              <w:pStyle w:val="GOSTTablenorm"/>
              <w:rPr>
                <w:ins w:id="7278" w:author="Щербань О.И." w:date="2025-05-04T15:19:00Z"/>
                <w:szCs w:val="22"/>
              </w:rPr>
            </w:pPr>
            <w:ins w:id="7279" w:author="Щербань О.И." w:date="2025-05-04T15:19:00Z">
              <w:r w:rsidRPr="00B9499D">
                <w:rPr>
                  <w:szCs w:val="22"/>
                </w:rPr>
                <w:t>нет</w:t>
              </w:r>
            </w:ins>
          </w:p>
        </w:tc>
        <w:tc>
          <w:tcPr>
            <w:tcW w:w="1109" w:type="pct"/>
          </w:tcPr>
          <w:p w14:paraId="6D5B7EAF" w14:textId="77777777" w:rsidR="00CE7795" w:rsidRPr="00B9499D" w:rsidRDefault="00CE7795" w:rsidP="00CE7795">
            <w:pPr>
              <w:pStyle w:val="GOSTTablenorm"/>
              <w:rPr>
                <w:ins w:id="7280" w:author="Щербань О.И." w:date="2025-05-04T15:19:00Z"/>
                <w:szCs w:val="22"/>
              </w:rPr>
            </w:pPr>
            <w:ins w:id="7281" w:author="Щербань О.И." w:date="2025-05-04T15:19:00Z">
              <w:r w:rsidRPr="00B9499D">
                <w:rPr>
                  <w:szCs w:val="22"/>
                </w:rPr>
                <w:t>Глобальный идентификатор документа</w:t>
              </w:r>
            </w:ins>
          </w:p>
        </w:tc>
        <w:tc>
          <w:tcPr>
            <w:tcW w:w="1109" w:type="pct"/>
          </w:tcPr>
          <w:p w14:paraId="6A17E061" w14:textId="77777777" w:rsidR="00CE7795" w:rsidRPr="00B9499D" w:rsidRDefault="00CE7795" w:rsidP="00CE7795">
            <w:pPr>
              <w:pStyle w:val="GOSTTablenorm"/>
              <w:rPr>
                <w:ins w:id="7282" w:author="Щербань О.И." w:date="2025-05-04T15:19:00Z"/>
                <w:szCs w:val="22"/>
              </w:rPr>
            </w:pPr>
            <w:ins w:id="7283" w:author="Щербань О.И." w:date="2025-05-04T15:19:00Z">
              <w:r w:rsidRPr="00B9499D">
                <w:rPr>
                  <w:szCs w:val="22"/>
                </w:rPr>
                <w:t>DocGuid</w:t>
              </w:r>
            </w:ins>
          </w:p>
        </w:tc>
        <w:tc>
          <w:tcPr>
            <w:tcW w:w="1371" w:type="pct"/>
          </w:tcPr>
          <w:p w14:paraId="3107DD27" w14:textId="77777777" w:rsidR="00CE7795" w:rsidRPr="00B9499D" w:rsidRDefault="00CE7795" w:rsidP="00CE7795">
            <w:pPr>
              <w:pStyle w:val="GOSTTablenorm"/>
              <w:rPr>
                <w:ins w:id="7284" w:author="Щербань О.И." w:date="2025-05-04T15:19:00Z"/>
              </w:rPr>
            </w:pPr>
          </w:p>
        </w:tc>
      </w:tr>
      <w:tr w:rsidR="00CE7795" w:rsidRPr="00B9499D" w14:paraId="0C156B4A" w14:textId="77777777" w:rsidTr="000818B5">
        <w:trPr>
          <w:ins w:id="7285" w:author="Щербань О.И." w:date="2025-05-04T15:19:00Z"/>
        </w:trPr>
        <w:tc>
          <w:tcPr>
            <w:tcW w:w="1109" w:type="pct"/>
          </w:tcPr>
          <w:p w14:paraId="67966D87" w14:textId="77777777" w:rsidR="00CE7795" w:rsidRPr="00B9499D" w:rsidRDefault="00CE7795" w:rsidP="00CE7795">
            <w:pPr>
              <w:pStyle w:val="GOSTTablenorm"/>
              <w:rPr>
                <w:ins w:id="7286" w:author="Щербань О.И." w:date="2025-05-04T15:19:00Z"/>
                <w:szCs w:val="22"/>
              </w:rPr>
            </w:pPr>
            <w:ins w:id="7287" w:author="Щербань О.И." w:date="2025-05-04T15:19:00Z">
              <w:r w:rsidRPr="00B9499D">
                <w:rPr>
                  <w:szCs w:val="22"/>
                </w:rPr>
                <w:t>Дата_отражения_в_учете</w:t>
              </w:r>
            </w:ins>
          </w:p>
        </w:tc>
        <w:tc>
          <w:tcPr>
            <w:tcW w:w="302" w:type="pct"/>
          </w:tcPr>
          <w:p w14:paraId="10F4B18F" w14:textId="77777777" w:rsidR="00CE7795" w:rsidRPr="00B9499D" w:rsidRDefault="00CE7795" w:rsidP="00CE7795">
            <w:pPr>
              <w:pStyle w:val="GOSTTablenorm"/>
              <w:rPr>
                <w:ins w:id="7288" w:author="Щербань О.И." w:date="2025-05-04T15:19:00Z"/>
                <w:szCs w:val="22"/>
              </w:rPr>
            </w:pPr>
            <w:ins w:id="7289" w:author="Щербань О.И." w:date="2025-05-04T15:19:00Z">
              <w:r w:rsidRPr="00B9499D">
                <w:rPr>
                  <w:szCs w:val="22"/>
                </w:rPr>
                <w:t>нет</w:t>
              </w:r>
            </w:ins>
          </w:p>
        </w:tc>
        <w:tc>
          <w:tcPr>
            <w:tcW w:w="1109" w:type="pct"/>
          </w:tcPr>
          <w:p w14:paraId="164C6270" w14:textId="77777777" w:rsidR="00CE7795" w:rsidRPr="00B9499D" w:rsidRDefault="00CE7795" w:rsidP="00CE7795">
            <w:pPr>
              <w:pStyle w:val="GOSTTablenorm"/>
              <w:rPr>
                <w:ins w:id="7290" w:author="Щербань О.И." w:date="2025-05-04T15:19:00Z"/>
                <w:szCs w:val="22"/>
              </w:rPr>
            </w:pPr>
            <w:ins w:id="7291" w:author="Щербань О.И." w:date="2025-05-04T15:19:00Z">
              <w:r w:rsidRPr="00B9499D">
                <w:rPr>
                  <w:szCs w:val="22"/>
                </w:rPr>
                <w:t>Дата отражения в учете (всегда передается в составе запроса)</w:t>
              </w:r>
            </w:ins>
          </w:p>
        </w:tc>
        <w:tc>
          <w:tcPr>
            <w:tcW w:w="1109" w:type="pct"/>
          </w:tcPr>
          <w:p w14:paraId="0B6931F7" w14:textId="77777777" w:rsidR="00CE7795" w:rsidRPr="00B9499D" w:rsidRDefault="00CE7795" w:rsidP="00CE7795">
            <w:pPr>
              <w:ind w:firstLine="0"/>
              <w:rPr>
                <w:ins w:id="7292" w:author="Щербань О.И." w:date="2025-05-04T15:19:00Z"/>
                <w:sz w:val="22"/>
                <w:szCs w:val="22"/>
              </w:rPr>
            </w:pPr>
            <w:ins w:id="7293" w:author="Щербань О.И." w:date="2025-05-04T15:19:00Z">
              <w:r w:rsidRPr="00B9499D">
                <w:rPr>
                  <w:sz w:val="22"/>
                  <w:szCs w:val="22"/>
                </w:rPr>
                <w:t>SettlementDate</w:t>
              </w:r>
            </w:ins>
          </w:p>
        </w:tc>
        <w:tc>
          <w:tcPr>
            <w:tcW w:w="1371" w:type="pct"/>
          </w:tcPr>
          <w:p w14:paraId="5DAE8AF3" w14:textId="77777777" w:rsidR="00CE7795" w:rsidRPr="00B9499D" w:rsidRDefault="00CE7795" w:rsidP="00CE7795">
            <w:pPr>
              <w:pStyle w:val="GOSTTablenorm"/>
              <w:rPr>
                <w:ins w:id="7294" w:author="Щербань О.И." w:date="2025-05-04T15:19:00Z"/>
              </w:rPr>
            </w:pPr>
          </w:p>
        </w:tc>
      </w:tr>
    </w:tbl>
    <w:p w14:paraId="2CC1B5A6" w14:textId="0AE0C713" w:rsidR="000818B5" w:rsidRPr="00B9499D" w:rsidRDefault="000818B5" w:rsidP="000818B5">
      <w:pPr>
        <w:pStyle w:val="GOSTNormal"/>
        <w:rPr>
          <w:ins w:id="7295" w:author="Щербань О.И." w:date="2025-05-04T15:19:00Z"/>
        </w:rPr>
      </w:pPr>
      <w:ins w:id="7296" w:author="Щербань О.И." w:date="2025-05-04T15:20:00Z">
        <w:r w:rsidRPr="00B9499D">
          <w:t xml:space="preserve">Перечень атрибутов, </w:t>
        </w:r>
        <w:r>
          <w:t xml:space="preserve">соответствующих типу документа в </w:t>
        </w:r>
        <w:r>
          <w:rPr>
            <w:lang w:val="en-US"/>
          </w:rPr>
          <w:t>SVAP</w:t>
        </w:r>
        <w:r>
          <w:t xml:space="preserve"> ФБ</w:t>
        </w:r>
      </w:ins>
      <w:ins w:id="7297" w:author="Щербань О.И." w:date="2025-05-05T09:24:00Z">
        <w:r w:rsidR="008E6810" w:rsidRPr="008E6810">
          <w:t xml:space="preserve"> (</w:t>
        </w:r>
        <w:r w:rsidR="008E6810">
          <w:t>СПС)</w:t>
        </w:r>
      </w:ins>
      <w:ins w:id="7298" w:author="Щербань О.И." w:date="2025-05-04T15:20:00Z">
        <w:r w:rsidRPr="00874F44">
          <w:t xml:space="preserve">, </w:t>
        </w:r>
        <w:r w:rsidRPr="00B9499D">
          <w:t>приведен в</w:t>
        </w:r>
        <w:r>
          <w:t xml:space="preserve"> таблицах</w:t>
        </w:r>
      </w:ins>
      <w:ins w:id="7299" w:author="Щербань О.И." w:date="2025-05-04T15:22:00Z">
        <w:r w:rsidR="00F8385F">
          <w:t xml:space="preserve"> </w:t>
        </w:r>
      </w:ins>
      <w:ins w:id="7300" w:author="Щербань О.И." w:date="2025-05-04T15:45:00Z">
        <w:r w:rsidR="00257580">
          <w:fldChar w:fldCharType="begin"/>
        </w:r>
        <w:r w:rsidR="00257580">
          <w:instrText xml:space="preserve"> REF _Ref197264573 \h </w:instrText>
        </w:r>
      </w:ins>
      <w:r w:rsidR="00257580">
        <w:fldChar w:fldCharType="separate"/>
      </w:r>
      <w:r w:rsidR="00CE7795">
        <w:t>40</w:t>
      </w:r>
      <w:ins w:id="7301" w:author="Щербань О.И." w:date="2025-05-04T15:45:00Z">
        <w:r w:rsidR="00257580">
          <w:fldChar w:fldCharType="end"/>
        </w:r>
        <w:r w:rsidR="00257580">
          <w:t xml:space="preserve"> </w:t>
        </w:r>
      </w:ins>
      <w:ins w:id="7302" w:author="Щербань О.И." w:date="2025-05-04T15:22:00Z">
        <w:r w:rsidR="00F8385F">
          <w:t>-</w:t>
        </w:r>
      </w:ins>
      <w:ins w:id="7303" w:author="Щербань О.И." w:date="2025-05-04T15:45:00Z">
        <w:r w:rsidR="00257580">
          <w:t xml:space="preserve"> </w:t>
        </w:r>
        <w:r w:rsidR="00257580">
          <w:fldChar w:fldCharType="begin"/>
        </w:r>
        <w:r w:rsidR="00257580">
          <w:instrText xml:space="preserve"> REF _Ref197266116 \h </w:instrText>
        </w:r>
      </w:ins>
      <w:r w:rsidR="00257580">
        <w:fldChar w:fldCharType="separate"/>
      </w:r>
      <w:r w:rsidR="00CE7795">
        <w:t>41</w:t>
      </w:r>
      <w:ins w:id="7304" w:author="Щербань О.И." w:date="2025-05-04T15:45:00Z">
        <w:r w:rsidR="00257580">
          <w:fldChar w:fldCharType="end"/>
        </w:r>
        <w:r w:rsidR="00257580">
          <w:t>.</w:t>
        </w:r>
      </w:ins>
    </w:p>
    <w:p w14:paraId="5C9484C8" w14:textId="1B786A3B" w:rsidR="00776325" w:rsidRDefault="00776325" w:rsidP="00776325">
      <w:pPr>
        <w:pStyle w:val="GOSTNameTable"/>
        <w:rPr>
          <w:rStyle w:val="GOSTTablenorm0"/>
          <w:sz w:val="24"/>
        </w:rPr>
      </w:pPr>
      <w:r>
        <w:fldChar w:fldCharType="begin"/>
      </w:r>
      <w:r>
        <w:instrText xml:space="preserve"> SEQ Таблица \* ARABIC </w:instrText>
      </w:r>
      <w:r>
        <w:fldChar w:fldCharType="separate"/>
      </w:r>
      <w:bookmarkStart w:id="7305" w:name="_Ref197264573"/>
      <w:bookmarkStart w:id="7306" w:name="_Toc226564552"/>
      <w:r w:rsidR="00CE7795">
        <w:t>40</w:t>
      </w:r>
      <w:bookmarkEnd w:id="7305"/>
      <w:r>
        <w:fldChar w:fldCharType="end"/>
      </w:r>
      <w:ins w:id="7307" w:author="Щербань О.И." w:date="2025-05-04T15:21:00Z">
        <w:r w:rsidRPr="00E108C0">
          <w:t xml:space="preserve"> - </w:t>
        </w:r>
      </w:ins>
      <w:r w:rsidRPr="00E108C0">
        <w:t>Перечень атрибутов, соответствующих типу документа «</w:t>
      </w:r>
      <w:r w:rsidRPr="00B20B4F">
        <w:rPr>
          <w:rStyle w:val="GOSTTablenorm0"/>
          <w:sz w:val="24"/>
        </w:rPr>
        <w:t>Заявление на исполнение Казначейского обеспечения обязательств</w:t>
      </w:r>
      <w:r w:rsidRPr="00E108C0">
        <w:t xml:space="preserve">» (ф. </w:t>
      </w:r>
      <w:r w:rsidRPr="00B20B4F">
        <w:rPr>
          <w:rStyle w:val="GOSTTablenorm0"/>
          <w:sz w:val="24"/>
        </w:rPr>
        <w:t>0506109</w:t>
      </w:r>
      <w:r w:rsidRPr="00E108C0">
        <w:t xml:space="preserve">) </w:t>
      </w:r>
      <w:r w:rsidRPr="00B20B4F">
        <w:rPr>
          <w:rStyle w:val="GOSTTablenorm0"/>
          <w:sz w:val="24"/>
        </w:rPr>
        <w:t>TSE_0506109_D033</w:t>
      </w:r>
      <w:bookmarkEnd w:id="7306"/>
    </w:p>
    <w:tbl>
      <w:tblPr>
        <w:tblStyle w:val="GOSTTable"/>
        <w:tblW w:w="4968" w:type="pct"/>
        <w:tblInd w:w="137" w:type="dxa"/>
        <w:tblLayout w:type="fixed"/>
        <w:tblLook w:val="07E0" w:firstRow="1" w:lastRow="1" w:firstColumn="1" w:lastColumn="1" w:noHBand="1" w:noVBand="1"/>
      </w:tblPr>
      <w:tblGrid>
        <w:gridCol w:w="3354"/>
        <w:gridCol w:w="951"/>
        <w:gridCol w:w="3499"/>
        <w:gridCol w:w="3499"/>
        <w:gridCol w:w="4291"/>
      </w:tblGrid>
      <w:tr w:rsidR="00776325" w:rsidRPr="00B9499D" w14:paraId="31718728" w14:textId="77777777" w:rsidTr="00294A0D">
        <w:trPr>
          <w:cnfStyle w:val="100000000000" w:firstRow="1" w:lastRow="0" w:firstColumn="0" w:lastColumn="0" w:oddVBand="0" w:evenVBand="0" w:oddHBand="0" w:evenHBand="0" w:firstRowFirstColumn="0" w:firstRowLastColumn="0" w:lastRowFirstColumn="0" w:lastRowLastColumn="0"/>
        </w:trPr>
        <w:tc>
          <w:tcPr>
            <w:tcW w:w="1075" w:type="pct"/>
          </w:tcPr>
          <w:p w14:paraId="48B6E477" w14:textId="77777777" w:rsidR="00776325" w:rsidRPr="00B9499D" w:rsidRDefault="00776325" w:rsidP="00294A0D">
            <w:pPr>
              <w:pStyle w:val="GOSTTableHead"/>
              <w:rPr>
                <w:szCs w:val="22"/>
              </w:rPr>
            </w:pPr>
            <w:r>
              <w:rPr>
                <w:szCs w:val="22"/>
              </w:rPr>
              <w:t>А</w:t>
            </w:r>
            <w:r w:rsidRPr="00B9499D">
              <w:rPr>
                <w:szCs w:val="22"/>
              </w:rPr>
              <w:t>трибут</w:t>
            </w:r>
          </w:p>
        </w:tc>
        <w:tc>
          <w:tcPr>
            <w:tcW w:w="305" w:type="pct"/>
            <w:hideMark/>
          </w:tcPr>
          <w:p w14:paraId="2B679414" w14:textId="77777777" w:rsidR="00776325" w:rsidRPr="00B9499D" w:rsidRDefault="00776325" w:rsidP="00294A0D">
            <w:pPr>
              <w:pStyle w:val="GOSTTableHead"/>
              <w:rPr>
                <w:szCs w:val="22"/>
              </w:rPr>
            </w:pPr>
            <w:r w:rsidRPr="00B9499D">
              <w:rPr>
                <w:szCs w:val="22"/>
              </w:rPr>
              <w:t>Вычисляемый атрибут</w:t>
            </w:r>
          </w:p>
        </w:tc>
        <w:tc>
          <w:tcPr>
            <w:tcW w:w="1122" w:type="pct"/>
            <w:hideMark/>
          </w:tcPr>
          <w:p w14:paraId="3FA89DDB" w14:textId="77777777" w:rsidR="00776325" w:rsidRPr="00B9499D" w:rsidRDefault="00776325" w:rsidP="00294A0D">
            <w:pPr>
              <w:pStyle w:val="GOSTTableHead"/>
              <w:rPr>
                <w:szCs w:val="22"/>
              </w:rPr>
            </w:pPr>
            <w:r w:rsidRPr="00B9499D">
              <w:rPr>
                <w:szCs w:val="22"/>
              </w:rPr>
              <w:t>Описание атрибута</w:t>
            </w:r>
          </w:p>
        </w:tc>
        <w:tc>
          <w:tcPr>
            <w:tcW w:w="1122" w:type="pct"/>
            <w:hideMark/>
          </w:tcPr>
          <w:p w14:paraId="42BCA530" w14:textId="77777777" w:rsidR="00776325" w:rsidRPr="00B9499D" w:rsidRDefault="00776325" w:rsidP="00294A0D">
            <w:pPr>
              <w:pStyle w:val="GOSTTableHead"/>
              <w:rPr>
                <w:szCs w:val="22"/>
              </w:rPr>
            </w:pPr>
            <w:r w:rsidRPr="00B9499D">
              <w:rPr>
                <w:szCs w:val="22"/>
              </w:rPr>
              <w:t>Реквизит документа (наименование тега)</w:t>
            </w:r>
          </w:p>
        </w:tc>
        <w:tc>
          <w:tcPr>
            <w:tcW w:w="1376" w:type="pct"/>
            <w:hideMark/>
          </w:tcPr>
          <w:p w14:paraId="5A19F8FA" w14:textId="77777777" w:rsidR="00776325" w:rsidRPr="00B9499D" w:rsidRDefault="00776325" w:rsidP="00294A0D">
            <w:pPr>
              <w:pStyle w:val="GOSTTableHead"/>
              <w:rPr>
                <w:szCs w:val="22"/>
              </w:rPr>
            </w:pPr>
            <w:r w:rsidRPr="00B9499D">
              <w:rPr>
                <w:szCs w:val="22"/>
              </w:rPr>
              <w:t>Алгоритм вычисления</w:t>
            </w:r>
          </w:p>
        </w:tc>
      </w:tr>
      <w:tr w:rsidR="00776325" w:rsidRPr="00B9499D" w14:paraId="5EBA0F9D" w14:textId="77777777" w:rsidTr="00294A0D">
        <w:tc>
          <w:tcPr>
            <w:tcW w:w="1075" w:type="pct"/>
            <w:hideMark/>
          </w:tcPr>
          <w:p w14:paraId="6B5AD86E" w14:textId="77777777" w:rsidR="00776325" w:rsidRPr="00B9499D" w:rsidRDefault="00776325" w:rsidP="00294A0D">
            <w:pPr>
              <w:pStyle w:val="GOSTTablenorm"/>
              <w:rPr>
                <w:szCs w:val="22"/>
              </w:rPr>
            </w:pPr>
            <w:r w:rsidRPr="00B9499D">
              <w:rPr>
                <w:szCs w:val="22"/>
              </w:rPr>
              <w:t>Номер_документа*</w:t>
            </w:r>
          </w:p>
        </w:tc>
        <w:tc>
          <w:tcPr>
            <w:tcW w:w="305" w:type="pct"/>
            <w:hideMark/>
          </w:tcPr>
          <w:p w14:paraId="172DD811" w14:textId="77777777" w:rsidR="00776325" w:rsidRPr="00B9499D" w:rsidRDefault="00776325" w:rsidP="00294A0D">
            <w:pPr>
              <w:pStyle w:val="GOSTTablenorm"/>
              <w:rPr>
                <w:szCs w:val="22"/>
              </w:rPr>
            </w:pPr>
            <w:r w:rsidRPr="00B9499D">
              <w:rPr>
                <w:szCs w:val="22"/>
              </w:rPr>
              <w:t>нет</w:t>
            </w:r>
          </w:p>
        </w:tc>
        <w:tc>
          <w:tcPr>
            <w:tcW w:w="1122" w:type="pct"/>
            <w:hideMark/>
          </w:tcPr>
          <w:p w14:paraId="54C6D16D" w14:textId="77777777" w:rsidR="00776325" w:rsidRPr="00B9499D" w:rsidRDefault="00776325" w:rsidP="00294A0D">
            <w:pPr>
              <w:pStyle w:val="GOSTTablenorm"/>
              <w:rPr>
                <w:szCs w:val="22"/>
              </w:rPr>
            </w:pPr>
            <w:r w:rsidRPr="00B9499D">
              <w:rPr>
                <w:szCs w:val="22"/>
              </w:rPr>
              <w:t>Номер документа</w:t>
            </w:r>
          </w:p>
        </w:tc>
        <w:tc>
          <w:tcPr>
            <w:tcW w:w="1122" w:type="pct"/>
            <w:hideMark/>
          </w:tcPr>
          <w:p w14:paraId="6A5D26D9" w14:textId="77777777" w:rsidR="00776325" w:rsidRPr="00B9499D" w:rsidRDefault="00776325" w:rsidP="00294A0D">
            <w:pPr>
              <w:pStyle w:val="GOSTTablenorm"/>
              <w:rPr>
                <w:szCs w:val="22"/>
              </w:rPr>
            </w:pPr>
            <w:r w:rsidRPr="00C453B6">
              <w:rPr>
                <w:szCs w:val="22"/>
              </w:rPr>
              <w:t>HP_DOCNUM</w:t>
            </w:r>
          </w:p>
        </w:tc>
        <w:tc>
          <w:tcPr>
            <w:tcW w:w="1376" w:type="pct"/>
          </w:tcPr>
          <w:p w14:paraId="12A85463" w14:textId="77777777" w:rsidR="00776325" w:rsidRPr="00B9499D" w:rsidRDefault="00776325" w:rsidP="00294A0D">
            <w:pPr>
              <w:pStyle w:val="GOSTTablenorm"/>
            </w:pPr>
          </w:p>
        </w:tc>
      </w:tr>
      <w:tr w:rsidR="00776325" w:rsidRPr="00B9499D" w14:paraId="0FF8ECC3" w14:textId="77777777" w:rsidTr="00294A0D">
        <w:tc>
          <w:tcPr>
            <w:tcW w:w="1075" w:type="pct"/>
            <w:hideMark/>
          </w:tcPr>
          <w:p w14:paraId="22F5D5F9" w14:textId="77777777" w:rsidR="00776325" w:rsidRPr="00B9499D" w:rsidRDefault="00776325" w:rsidP="00294A0D">
            <w:pPr>
              <w:pStyle w:val="GOSTTablenorm"/>
              <w:rPr>
                <w:szCs w:val="22"/>
              </w:rPr>
            </w:pPr>
            <w:r w:rsidRPr="00B9499D">
              <w:rPr>
                <w:szCs w:val="22"/>
              </w:rPr>
              <w:t>Дата_документа*</w:t>
            </w:r>
          </w:p>
        </w:tc>
        <w:tc>
          <w:tcPr>
            <w:tcW w:w="305" w:type="pct"/>
            <w:hideMark/>
          </w:tcPr>
          <w:p w14:paraId="4C1E866D" w14:textId="77777777" w:rsidR="00776325" w:rsidRPr="00B9499D" w:rsidRDefault="00776325" w:rsidP="00294A0D">
            <w:pPr>
              <w:pStyle w:val="GOSTTablenorm"/>
              <w:rPr>
                <w:szCs w:val="22"/>
              </w:rPr>
            </w:pPr>
            <w:r w:rsidRPr="00B9499D">
              <w:rPr>
                <w:szCs w:val="22"/>
              </w:rPr>
              <w:t>нет</w:t>
            </w:r>
          </w:p>
        </w:tc>
        <w:tc>
          <w:tcPr>
            <w:tcW w:w="1122" w:type="pct"/>
            <w:hideMark/>
          </w:tcPr>
          <w:p w14:paraId="4A17DCB0" w14:textId="77777777" w:rsidR="00776325" w:rsidRPr="00B9499D" w:rsidRDefault="00776325" w:rsidP="00294A0D">
            <w:pPr>
              <w:pStyle w:val="GOSTTablenorm"/>
              <w:rPr>
                <w:szCs w:val="22"/>
              </w:rPr>
            </w:pPr>
            <w:r w:rsidRPr="00B9499D">
              <w:rPr>
                <w:szCs w:val="22"/>
              </w:rPr>
              <w:t>Дата документа</w:t>
            </w:r>
          </w:p>
        </w:tc>
        <w:tc>
          <w:tcPr>
            <w:tcW w:w="1122" w:type="pct"/>
            <w:hideMark/>
          </w:tcPr>
          <w:p w14:paraId="107A24A8" w14:textId="77777777" w:rsidR="00776325" w:rsidRPr="00B9499D" w:rsidRDefault="00776325" w:rsidP="00294A0D">
            <w:pPr>
              <w:pStyle w:val="GOSTTablenorm"/>
              <w:rPr>
                <w:szCs w:val="22"/>
              </w:rPr>
            </w:pPr>
            <w:r w:rsidRPr="00C453B6">
              <w:rPr>
                <w:szCs w:val="22"/>
              </w:rPr>
              <w:t>HP_DOC</w:t>
            </w:r>
            <w:r>
              <w:rPr>
                <w:szCs w:val="22"/>
                <w:lang w:val="en-US"/>
              </w:rPr>
              <w:t>DATE</w:t>
            </w:r>
          </w:p>
        </w:tc>
        <w:tc>
          <w:tcPr>
            <w:tcW w:w="1376" w:type="pct"/>
          </w:tcPr>
          <w:p w14:paraId="38DCF6E8" w14:textId="77777777" w:rsidR="00776325" w:rsidRPr="00B9499D" w:rsidRDefault="00776325" w:rsidP="00294A0D">
            <w:pPr>
              <w:pStyle w:val="GOSTTablenorm"/>
            </w:pPr>
          </w:p>
        </w:tc>
      </w:tr>
      <w:tr w:rsidR="00776325" w:rsidRPr="00B9499D" w14:paraId="2879F79C" w14:textId="77777777" w:rsidTr="00294A0D">
        <w:tc>
          <w:tcPr>
            <w:tcW w:w="1075" w:type="pct"/>
          </w:tcPr>
          <w:p w14:paraId="5B9FBD72" w14:textId="77777777" w:rsidR="00776325" w:rsidRPr="00B9499D" w:rsidRDefault="00776325" w:rsidP="00294A0D">
            <w:pPr>
              <w:pStyle w:val="GOSTTablenorm"/>
              <w:rPr>
                <w:szCs w:val="22"/>
              </w:rPr>
            </w:pPr>
            <w:r>
              <w:rPr>
                <w:szCs w:val="22"/>
              </w:rPr>
              <w:t>Вид_документа</w:t>
            </w:r>
          </w:p>
        </w:tc>
        <w:tc>
          <w:tcPr>
            <w:tcW w:w="305" w:type="pct"/>
          </w:tcPr>
          <w:p w14:paraId="1A3398A1" w14:textId="77777777" w:rsidR="00776325" w:rsidRPr="00B9499D" w:rsidRDefault="00776325" w:rsidP="00294A0D">
            <w:pPr>
              <w:pStyle w:val="GOSTTablenorm"/>
              <w:rPr>
                <w:szCs w:val="22"/>
              </w:rPr>
            </w:pPr>
            <w:r>
              <w:rPr>
                <w:szCs w:val="22"/>
              </w:rPr>
              <w:t>нет</w:t>
            </w:r>
          </w:p>
        </w:tc>
        <w:tc>
          <w:tcPr>
            <w:tcW w:w="1122" w:type="pct"/>
          </w:tcPr>
          <w:p w14:paraId="487326A3" w14:textId="77777777" w:rsidR="00776325" w:rsidRPr="00B9499D" w:rsidRDefault="00776325" w:rsidP="00294A0D">
            <w:pPr>
              <w:pStyle w:val="GOSTTablenorm"/>
              <w:rPr>
                <w:szCs w:val="22"/>
              </w:rPr>
            </w:pPr>
            <w:r>
              <w:rPr>
                <w:szCs w:val="22"/>
              </w:rPr>
              <w:t>Вид документа</w:t>
            </w:r>
          </w:p>
        </w:tc>
        <w:tc>
          <w:tcPr>
            <w:tcW w:w="1122" w:type="pct"/>
          </w:tcPr>
          <w:p w14:paraId="049E265E" w14:textId="77777777" w:rsidR="00776325" w:rsidRPr="00C453B6" w:rsidRDefault="00776325" w:rsidP="00294A0D">
            <w:pPr>
              <w:pStyle w:val="GOSTTablenorm"/>
              <w:rPr>
                <w:szCs w:val="22"/>
              </w:rPr>
            </w:pPr>
            <w:r>
              <w:rPr>
                <w:lang w:val="en-US"/>
              </w:rPr>
              <w:t>HP_</w:t>
            </w:r>
            <w:r w:rsidRPr="00A1343A">
              <w:t>TYPEDOC</w:t>
            </w:r>
          </w:p>
        </w:tc>
        <w:tc>
          <w:tcPr>
            <w:tcW w:w="1376" w:type="pct"/>
          </w:tcPr>
          <w:p w14:paraId="42328DE2" w14:textId="77777777" w:rsidR="00776325" w:rsidRPr="00B9499D" w:rsidRDefault="00776325" w:rsidP="00294A0D">
            <w:pPr>
              <w:pStyle w:val="GOSTTablenorm"/>
            </w:pPr>
          </w:p>
        </w:tc>
      </w:tr>
      <w:tr w:rsidR="00776325" w:rsidRPr="00B9499D" w14:paraId="2534774A" w14:textId="77777777" w:rsidTr="00294A0D">
        <w:tc>
          <w:tcPr>
            <w:tcW w:w="1075" w:type="pct"/>
          </w:tcPr>
          <w:p w14:paraId="6A1CF3B6" w14:textId="77777777" w:rsidR="00776325" w:rsidRPr="00B9499D" w:rsidRDefault="00776325" w:rsidP="00294A0D">
            <w:pPr>
              <w:pStyle w:val="GOSTTablenorm"/>
              <w:rPr>
                <w:szCs w:val="22"/>
              </w:rPr>
            </w:pPr>
            <w:r w:rsidRPr="009645C1">
              <w:rPr>
                <w:szCs w:val="22"/>
              </w:rPr>
              <w:t>Наименование_документа</w:t>
            </w:r>
          </w:p>
        </w:tc>
        <w:tc>
          <w:tcPr>
            <w:tcW w:w="305" w:type="pct"/>
          </w:tcPr>
          <w:p w14:paraId="73BE775D" w14:textId="77777777" w:rsidR="00776325" w:rsidRPr="00B9499D" w:rsidRDefault="00776325" w:rsidP="00294A0D">
            <w:pPr>
              <w:pStyle w:val="GOSTTablenorm"/>
              <w:rPr>
                <w:szCs w:val="22"/>
              </w:rPr>
            </w:pPr>
            <w:r w:rsidRPr="009645C1">
              <w:rPr>
                <w:szCs w:val="22"/>
              </w:rPr>
              <w:t>да</w:t>
            </w:r>
          </w:p>
        </w:tc>
        <w:tc>
          <w:tcPr>
            <w:tcW w:w="1122" w:type="pct"/>
          </w:tcPr>
          <w:p w14:paraId="6CF61A5A" w14:textId="77777777" w:rsidR="00776325" w:rsidRPr="00B9499D" w:rsidRDefault="00776325" w:rsidP="00294A0D">
            <w:pPr>
              <w:pStyle w:val="GOSTTablenorm"/>
              <w:rPr>
                <w:szCs w:val="22"/>
              </w:rPr>
            </w:pPr>
            <w:r w:rsidRPr="009645C1">
              <w:rPr>
                <w:szCs w:val="22"/>
              </w:rPr>
              <w:t>Наименование документа</w:t>
            </w:r>
          </w:p>
        </w:tc>
        <w:tc>
          <w:tcPr>
            <w:tcW w:w="1122" w:type="pct"/>
          </w:tcPr>
          <w:p w14:paraId="385DDA5E" w14:textId="77777777" w:rsidR="00776325" w:rsidRPr="00B9499D" w:rsidRDefault="00776325" w:rsidP="00294A0D">
            <w:pPr>
              <w:pStyle w:val="GOSTTablenorm"/>
              <w:rPr>
                <w:szCs w:val="22"/>
              </w:rPr>
            </w:pPr>
          </w:p>
        </w:tc>
        <w:tc>
          <w:tcPr>
            <w:tcW w:w="1376" w:type="pct"/>
          </w:tcPr>
          <w:p w14:paraId="038F22BE" w14:textId="77777777" w:rsidR="00776325" w:rsidRPr="005558EF" w:rsidRDefault="00776325" w:rsidP="00294A0D">
            <w:pPr>
              <w:pStyle w:val="GOSTTablenorm"/>
            </w:pPr>
            <w:r w:rsidRPr="0017407D">
              <w:t xml:space="preserve">Наименование документа определяется по справочнику </w:t>
            </w:r>
            <w:r>
              <w:t>«</w:t>
            </w:r>
            <w:r w:rsidRPr="0017407D">
              <w:t>Типы документов</w:t>
            </w:r>
            <w:r>
              <w:t>»</w:t>
            </w:r>
            <w:r w:rsidRPr="0017407D">
              <w:t xml:space="preserve"> с помощью значения атрибута Тип_документа (</w:t>
            </w:r>
            <w:r w:rsidRPr="009645B5">
              <w:t>TypeDoc</w:t>
            </w:r>
            <w:r w:rsidRPr="0017407D">
              <w:t>) из заголовка запроса</w:t>
            </w:r>
          </w:p>
        </w:tc>
      </w:tr>
      <w:tr w:rsidR="00776325" w:rsidRPr="00B9499D" w14:paraId="4247CB77" w14:textId="77777777" w:rsidTr="00294A0D">
        <w:tc>
          <w:tcPr>
            <w:tcW w:w="1075" w:type="pct"/>
          </w:tcPr>
          <w:p w14:paraId="68D1286C" w14:textId="77777777" w:rsidR="00776325" w:rsidRPr="00B9499D" w:rsidRDefault="00776325" w:rsidP="00294A0D">
            <w:pPr>
              <w:pStyle w:val="GOSTTablenorm"/>
              <w:rPr>
                <w:szCs w:val="22"/>
              </w:rPr>
            </w:pPr>
            <w:r w:rsidRPr="00B9499D">
              <w:rPr>
                <w:szCs w:val="22"/>
              </w:rPr>
              <w:t>Дата_ввода_в_действие</w:t>
            </w:r>
          </w:p>
        </w:tc>
        <w:tc>
          <w:tcPr>
            <w:tcW w:w="305" w:type="pct"/>
          </w:tcPr>
          <w:p w14:paraId="3B08AF92" w14:textId="77777777" w:rsidR="00776325" w:rsidRPr="00B9499D" w:rsidRDefault="00776325" w:rsidP="00294A0D">
            <w:pPr>
              <w:pStyle w:val="GOSTTablenorm"/>
              <w:rPr>
                <w:szCs w:val="22"/>
              </w:rPr>
            </w:pPr>
            <w:r w:rsidRPr="00B9499D">
              <w:rPr>
                <w:szCs w:val="22"/>
              </w:rPr>
              <w:t>да</w:t>
            </w:r>
          </w:p>
        </w:tc>
        <w:tc>
          <w:tcPr>
            <w:tcW w:w="1122" w:type="pct"/>
          </w:tcPr>
          <w:p w14:paraId="574442F0" w14:textId="77777777" w:rsidR="00776325" w:rsidRPr="00B9499D" w:rsidRDefault="00776325" w:rsidP="00294A0D">
            <w:pPr>
              <w:pStyle w:val="GOSTTablenorm"/>
              <w:rPr>
                <w:szCs w:val="22"/>
              </w:rPr>
            </w:pPr>
            <w:r w:rsidRPr="00B9499D">
              <w:rPr>
                <w:szCs w:val="22"/>
              </w:rPr>
              <w:t>Дата ввода в действие</w:t>
            </w:r>
          </w:p>
        </w:tc>
        <w:tc>
          <w:tcPr>
            <w:tcW w:w="1122" w:type="pct"/>
          </w:tcPr>
          <w:p w14:paraId="70C8D54A" w14:textId="77777777" w:rsidR="00776325" w:rsidRPr="00B9499D" w:rsidRDefault="00776325" w:rsidP="00294A0D">
            <w:pPr>
              <w:pStyle w:val="GOSTTablenorm"/>
              <w:rPr>
                <w:szCs w:val="22"/>
              </w:rPr>
            </w:pPr>
            <w:r w:rsidRPr="00B9499D">
              <w:rPr>
                <w:szCs w:val="22"/>
              </w:rPr>
              <w:t>SettlementDate (из заголовка запроса)</w:t>
            </w:r>
          </w:p>
        </w:tc>
        <w:tc>
          <w:tcPr>
            <w:tcW w:w="1376" w:type="pct"/>
          </w:tcPr>
          <w:p w14:paraId="63AB6B7F" w14:textId="77777777" w:rsidR="00776325" w:rsidRPr="00B9499D" w:rsidRDefault="00776325" w:rsidP="00294A0D">
            <w:pPr>
              <w:pStyle w:val="GOSTTablenorm"/>
            </w:pPr>
            <w:r w:rsidRPr="00B9499D">
              <w:t>Для данного типа документов Дата_ввода_в_действие</w:t>
            </w:r>
            <w:r>
              <w:t> </w:t>
            </w:r>
            <w:r w:rsidRPr="00B9499D">
              <w:t>=</w:t>
            </w:r>
            <w:r>
              <w:t> </w:t>
            </w:r>
            <w:r w:rsidRPr="00B9499D">
              <w:t>Дата_отражения_в_учете</w:t>
            </w:r>
          </w:p>
        </w:tc>
      </w:tr>
      <w:tr w:rsidR="00776325" w:rsidRPr="00B9499D" w14:paraId="3ADB1649" w14:textId="77777777" w:rsidTr="00294A0D">
        <w:tc>
          <w:tcPr>
            <w:tcW w:w="1075" w:type="pct"/>
          </w:tcPr>
          <w:p w14:paraId="57557663" w14:textId="77777777" w:rsidR="00776325" w:rsidRPr="00B9499D" w:rsidRDefault="00776325" w:rsidP="00294A0D">
            <w:pPr>
              <w:pStyle w:val="GOSTTablenorm"/>
              <w:rPr>
                <w:szCs w:val="22"/>
              </w:rPr>
            </w:pPr>
            <w:r w:rsidRPr="00B9499D">
              <w:t>Код_валюты</w:t>
            </w:r>
          </w:p>
        </w:tc>
        <w:tc>
          <w:tcPr>
            <w:tcW w:w="305" w:type="pct"/>
          </w:tcPr>
          <w:p w14:paraId="04AB8BDC" w14:textId="77777777" w:rsidR="00776325" w:rsidRPr="00B9499D" w:rsidRDefault="00776325" w:rsidP="00294A0D">
            <w:pPr>
              <w:pStyle w:val="GOSTTablenorm"/>
              <w:rPr>
                <w:szCs w:val="22"/>
              </w:rPr>
            </w:pPr>
            <w:r w:rsidRPr="00B9499D">
              <w:t>да</w:t>
            </w:r>
          </w:p>
        </w:tc>
        <w:tc>
          <w:tcPr>
            <w:tcW w:w="1122" w:type="pct"/>
          </w:tcPr>
          <w:p w14:paraId="44212CDF" w14:textId="77777777" w:rsidR="00776325" w:rsidRPr="00B9499D" w:rsidRDefault="00776325" w:rsidP="00294A0D">
            <w:pPr>
              <w:pStyle w:val="GOSTTablenorm"/>
              <w:rPr>
                <w:szCs w:val="22"/>
              </w:rPr>
            </w:pPr>
            <w:r w:rsidRPr="00B9499D">
              <w:t>Код валюты по ОКВ</w:t>
            </w:r>
          </w:p>
        </w:tc>
        <w:tc>
          <w:tcPr>
            <w:tcW w:w="1122" w:type="pct"/>
          </w:tcPr>
          <w:p w14:paraId="47C33875" w14:textId="77777777" w:rsidR="00776325" w:rsidRPr="00B9499D" w:rsidRDefault="00776325" w:rsidP="00294A0D">
            <w:pPr>
              <w:pStyle w:val="GOSTTablenorm"/>
              <w:rPr>
                <w:szCs w:val="22"/>
              </w:rPr>
            </w:pPr>
            <w:r>
              <w:rPr>
                <w:lang w:val="en-US"/>
              </w:rPr>
              <w:t>-</w:t>
            </w:r>
          </w:p>
        </w:tc>
        <w:tc>
          <w:tcPr>
            <w:tcW w:w="1376" w:type="pct"/>
          </w:tcPr>
          <w:p w14:paraId="2759CB5A" w14:textId="77777777" w:rsidR="00776325" w:rsidRPr="00B9499D" w:rsidRDefault="00776325" w:rsidP="00294A0D">
            <w:pPr>
              <w:pStyle w:val="GOSTTablenorm"/>
            </w:pPr>
            <w:r w:rsidRPr="00250D54">
              <w:t>Для данного типа документа всегда з</w:t>
            </w:r>
            <w:r>
              <w:t>аполняется значением</w:t>
            </w:r>
            <w:r w:rsidRPr="00B9499D">
              <w:t xml:space="preserve"> </w:t>
            </w:r>
            <w:r>
              <w:t>«643»</w:t>
            </w:r>
          </w:p>
        </w:tc>
      </w:tr>
      <w:tr w:rsidR="00776325" w:rsidRPr="00B9499D" w14:paraId="5624F09A" w14:textId="77777777" w:rsidTr="00294A0D">
        <w:tc>
          <w:tcPr>
            <w:tcW w:w="1075" w:type="pct"/>
          </w:tcPr>
          <w:p w14:paraId="01F2B927" w14:textId="77777777" w:rsidR="00776325" w:rsidRPr="00B9499D" w:rsidRDefault="00776325" w:rsidP="00294A0D">
            <w:pPr>
              <w:pStyle w:val="GOSTTablenorm"/>
            </w:pPr>
            <w:r>
              <w:rPr>
                <w:szCs w:val="22"/>
              </w:rPr>
              <w:t>Код_валюты_учета</w:t>
            </w:r>
          </w:p>
        </w:tc>
        <w:tc>
          <w:tcPr>
            <w:tcW w:w="305" w:type="pct"/>
          </w:tcPr>
          <w:p w14:paraId="57B5BD59" w14:textId="77777777" w:rsidR="00776325" w:rsidRPr="00B9499D" w:rsidRDefault="00776325" w:rsidP="00294A0D">
            <w:pPr>
              <w:pStyle w:val="GOSTTablenorm"/>
            </w:pPr>
            <w:r>
              <w:rPr>
                <w:szCs w:val="22"/>
              </w:rPr>
              <w:t>да</w:t>
            </w:r>
          </w:p>
        </w:tc>
        <w:tc>
          <w:tcPr>
            <w:tcW w:w="1122" w:type="pct"/>
          </w:tcPr>
          <w:p w14:paraId="722DD14E" w14:textId="77777777" w:rsidR="00776325" w:rsidRPr="00B9499D" w:rsidRDefault="00776325" w:rsidP="00294A0D">
            <w:pPr>
              <w:pStyle w:val="GOSTTablenorm"/>
            </w:pPr>
            <w:r w:rsidRPr="00B9499D">
              <w:rPr>
                <w:szCs w:val="22"/>
              </w:rPr>
              <w:t xml:space="preserve">Код валюты </w:t>
            </w:r>
            <w:r>
              <w:rPr>
                <w:szCs w:val="22"/>
              </w:rPr>
              <w:t xml:space="preserve">учета </w:t>
            </w:r>
            <w:r w:rsidRPr="00B9499D">
              <w:rPr>
                <w:szCs w:val="22"/>
              </w:rPr>
              <w:t>по ОКВ</w:t>
            </w:r>
          </w:p>
        </w:tc>
        <w:tc>
          <w:tcPr>
            <w:tcW w:w="1122" w:type="pct"/>
          </w:tcPr>
          <w:p w14:paraId="62C3833D" w14:textId="77777777" w:rsidR="00776325" w:rsidRPr="00B040D0" w:rsidRDefault="00776325" w:rsidP="00294A0D">
            <w:pPr>
              <w:pStyle w:val="GOSTTablenorm"/>
            </w:pPr>
            <w:r>
              <w:t>-</w:t>
            </w:r>
          </w:p>
        </w:tc>
        <w:tc>
          <w:tcPr>
            <w:tcW w:w="1376" w:type="pct"/>
          </w:tcPr>
          <w:p w14:paraId="018E9634" w14:textId="77777777" w:rsidR="00776325" w:rsidRPr="00250D54" w:rsidRDefault="00776325" w:rsidP="00294A0D">
            <w:pPr>
              <w:pStyle w:val="GOSTTablenorm"/>
            </w:pPr>
            <w:r w:rsidRPr="000027F9">
              <w:t>Указывается значение «643»</w:t>
            </w:r>
          </w:p>
        </w:tc>
      </w:tr>
      <w:tr w:rsidR="00776325" w:rsidRPr="00B9499D" w14:paraId="4E5AD2E0" w14:textId="77777777" w:rsidTr="00294A0D">
        <w:tc>
          <w:tcPr>
            <w:tcW w:w="1075" w:type="pct"/>
            <w:hideMark/>
          </w:tcPr>
          <w:p w14:paraId="622F2820" w14:textId="77777777" w:rsidR="00776325" w:rsidRPr="00B9499D" w:rsidRDefault="00776325" w:rsidP="00294A0D">
            <w:pPr>
              <w:pStyle w:val="GOSTTablenorm"/>
              <w:rPr>
                <w:szCs w:val="22"/>
              </w:rPr>
            </w:pPr>
            <w:r w:rsidRPr="00B9499D">
              <w:rPr>
                <w:szCs w:val="22"/>
              </w:rPr>
              <w:t>Код_контура</w:t>
            </w:r>
          </w:p>
        </w:tc>
        <w:tc>
          <w:tcPr>
            <w:tcW w:w="305" w:type="pct"/>
            <w:hideMark/>
          </w:tcPr>
          <w:p w14:paraId="4623334F" w14:textId="77777777" w:rsidR="00776325" w:rsidRPr="00B9499D" w:rsidRDefault="00776325" w:rsidP="00294A0D">
            <w:pPr>
              <w:pStyle w:val="GOSTTablenorm"/>
              <w:rPr>
                <w:szCs w:val="22"/>
              </w:rPr>
            </w:pPr>
            <w:r w:rsidRPr="00B9499D">
              <w:rPr>
                <w:szCs w:val="22"/>
              </w:rPr>
              <w:t>да</w:t>
            </w:r>
          </w:p>
        </w:tc>
        <w:tc>
          <w:tcPr>
            <w:tcW w:w="1122" w:type="pct"/>
            <w:hideMark/>
          </w:tcPr>
          <w:p w14:paraId="4F7435D0" w14:textId="77777777" w:rsidR="00776325" w:rsidRPr="00B9499D" w:rsidRDefault="00776325" w:rsidP="00294A0D">
            <w:pPr>
              <w:pStyle w:val="GOSTTablenorm"/>
              <w:rPr>
                <w:szCs w:val="22"/>
              </w:rPr>
            </w:pPr>
            <w:r w:rsidRPr="00B9499D">
              <w:rPr>
                <w:szCs w:val="22"/>
              </w:rPr>
              <w:t>Код контура, приведенный к стандартному виду</w:t>
            </w:r>
          </w:p>
        </w:tc>
        <w:tc>
          <w:tcPr>
            <w:tcW w:w="1122" w:type="pct"/>
            <w:hideMark/>
          </w:tcPr>
          <w:p w14:paraId="38415DC8" w14:textId="77777777" w:rsidR="00776325" w:rsidRPr="00B9499D" w:rsidRDefault="00776325" w:rsidP="00294A0D">
            <w:pPr>
              <w:pStyle w:val="GOSTTablenorm"/>
              <w:rPr>
                <w:szCs w:val="22"/>
              </w:rPr>
            </w:pPr>
            <w:r w:rsidRPr="00C453B6">
              <w:rPr>
                <w:szCs w:val="22"/>
              </w:rPr>
              <w:t>SEGMENT_CODE</w:t>
            </w:r>
          </w:p>
        </w:tc>
        <w:tc>
          <w:tcPr>
            <w:tcW w:w="1376" w:type="pct"/>
            <w:hideMark/>
          </w:tcPr>
          <w:p w14:paraId="3EB786BE" w14:textId="77777777" w:rsidR="00776325" w:rsidRPr="009645B5" w:rsidRDefault="00776325" w:rsidP="00294A0D">
            <w:pPr>
              <w:pStyle w:val="GOSTTablenorm"/>
            </w:pPr>
            <w:r w:rsidRPr="00B9499D">
              <w:t xml:space="preserve">Если в теге документа </w:t>
            </w:r>
            <w:r>
              <w:t>«</w:t>
            </w:r>
            <w:r w:rsidRPr="00B9499D">
              <w:t>1</w:t>
            </w:r>
            <w:r>
              <w:t>»</w:t>
            </w:r>
            <w:r w:rsidRPr="00B9499D">
              <w:t xml:space="preserve"> или </w:t>
            </w:r>
            <w:r>
              <w:t>«</w:t>
            </w:r>
            <w:r w:rsidRPr="00B9499D">
              <w:t>O</w:t>
            </w:r>
            <w:r>
              <w:t>»</w:t>
            </w:r>
            <w:r w:rsidRPr="00B9499D">
              <w:t xml:space="preserve">, то значение </w:t>
            </w:r>
            <w:r>
              <w:t>«</w:t>
            </w:r>
            <w:r w:rsidRPr="00B9499D">
              <w:t>1</w:t>
            </w:r>
            <w:r>
              <w:t>».</w:t>
            </w:r>
          </w:p>
          <w:p w14:paraId="21B8ECA2" w14:textId="77777777" w:rsidR="00776325" w:rsidRPr="00B9499D" w:rsidRDefault="00776325" w:rsidP="00294A0D">
            <w:pPr>
              <w:pStyle w:val="GOSTTablenorm"/>
            </w:pPr>
            <w:r w:rsidRPr="00B9499D">
              <w:t xml:space="preserve">Если в теге документа </w:t>
            </w:r>
            <w:r>
              <w:t>«</w:t>
            </w:r>
            <w:r w:rsidRPr="00B9499D">
              <w:t>2</w:t>
            </w:r>
            <w:r>
              <w:t>»</w:t>
            </w:r>
            <w:r w:rsidRPr="00B9499D">
              <w:t xml:space="preserve"> или </w:t>
            </w:r>
            <w:r>
              <w:t>«</w:t>
            </w:r>
            <w:r w:rsidRPr="00B9499D">
              <w:t>S</w:t>
            </w:r>
            <w:r>
              <w:t>»</w:t>
            </w:r>
            <w:r w:rsidRPr="00B9499D">
              <w:t xml:space="preserve">, то значение </w:t>
            </w:r>
            <w:r>
              <w:t>«</w:t>
            </w:r>
            <w:r w:rsidRPr="00B9499D">
              <w:t>2</w:t>
            </w:r>
            <w:r>
              <w:t>»</w:t>
            </w:r>
          </w:p>
        </w:tc>
      </w:tr>
      <w:tr w:rsidR="00776325" w:rsidRPr="00B9499D" w14:paraId="5E59114C" w14:textId="77777777" w:rsidTr="00294A0D">
        <w:tc>
          <w:tcPr>
            <w:tcW w:w="1075" w:type="pct"/>
          </w:tcPr>
          <w:p w14:paraId="0D58B4EB" w14:textId="77777777" w:rsidR="00776325" w:rsidRPr="00B9499D" w:rsidRDefault="00776325" w:rsidP="00294A0D">
            <w:pPr>
              <w:pStyle w:val="GOSTTablenorm"/>
              <w:rPr>
                <w:szCs w:val="22"/>
              </w:rPr>
            </w:pPr>
            <w:r w:rsidRPr="00B9499D">
              <w:t>Уровень_конфиденциальности</w:t>
            </w:r>
          </w:p>
        </w:tc>
        <w:tc>
          <w:tcPr>
            <w:tcW w:w="305" w:type="pct"/>
          </w:tcPr>
          <w:p w14:paraId="1F21512C" w14:textId="77777777" w:rsidR="00776325" w:rsidRPr="00B9499D" w:rsidRDefault="00776325" w:rsidP="00294A0D">
            <w:pPr>
              <w:pStyle w:val="GOSTTablenorm"/>
              <w:rPr>
                <w:szCs w:val="22"/>
              </w:rPr>
            </w:pPr>
            <w:r w:rsidRPr="00B9499D">
              <w:t>нет</w:t>
            </w:r>
          </w:p>
        </w:tc>
        <w:tc>
          <w:tcPr>
            <w:tcW w:w="1122" w:type="pct"/>
          </w:tcPr>
          <w:p w14:paraId="5C33C87E" w14:textId="77777777" w:rsidR="00776325" w:rsidRPr="00B9499D" w:rsidRDefault="00776325" w:rsidP="00294A0D">
            <w:pPr>
              <w:pStyle w:val="GOSTTablenorm"/>
              <w:rPr>
                <w:szCs w:val="22"/>
              </w:rPr>
            </w:pPr>
            <w:r w:rsidRPr="00B9499D">
              <w:t>Уровень конфиденциальности</w:t>
            </w:r>
          </w:p>
        </w:tc>
        <w:tc>
          <w:tcPr>
            <w:tcW w:w="1122" w:type="pct"/>
          </w:tcPr>
          <w:p w14:paraId="499F7CDD" w14:textId="77777777" w:rsidR="00776325" w:rsidRPr="00C453B6" w:rsidRDefault="00776325" w:rsidP="00294A0D">
            <w:pPr>
              <w:pStyle w:val="GOSTTablenorm"/>
              <w:rPr>
                <w:szCs w:val="22"/>
              </w:rPr>
            </w:pPr>
            <w:r w:rsidRPr="0009288F">
              <w:t>StmInfrmtn_AccessLevelStereotype</w:t>
            </w:r>
          </w:p>
        </w:tc>
        <w:tc>
          <w:tcPr>
            <w:tcW w:w="1376" w:type="pct"/>
          </w:tcPr>
          <w:p w14:paraId="06860421" w14:textId="77777777" w:rsidR="00776325" w:rsidRPr="00B9499D" w:rsidRDefault="00776325" w:rsidP="00294A0D">
            <w:pPr>
              <w:pStyle w:val="GOSTTablenorm"/>
              <w:rPr>
                <w:szCs w:val="22"/>
              </w:rPr>
            </w:pPr>
            <w:r>
              <w:t>-</w:t>
            </w:r>
          </w:p>
        </w:tc>
      </w:tr>
      <w:tr w:rsidR="00776325" w:rsidRPr="00BE4C23" w14:paraId="6E3A23C5" w14:textId="77777777" w:rsidTr="00294A0D">
        <w:tc>
          <w:tcPr>
            <w:tcW w:w="1075" w:type="pct"/>
            <w:hideMark/>
          </w:tcPr>
          <w:p w14:paraId="19F96A00" w14:textId="77777777" w:rsidR="00776325" w:rsidRPr="00B9499D" w:rsidRDefault="00776325" w:rsidP="00294A0D">
            <w:pPr>
              <w:pStyle w:val="GOSTTablenorm"/>
              <w:rPr>
                <w:szCs w:val="22"/>
              </w:rPr>
            </w:pPr>
            <w:r w:rsidRPr="00B9499D">
              <w:rPr>
                <w:szCs w:val="22"/>
              </w:rPr>
              <w:t>Код</w:t>
            </w:r>
            <w:r>
              <w:rPr>
                <w:szCs w:val="22"/>
              </w:rPr>
              <w:t>_</w:t>
            </w:r>
            <w:r w:rsidRPr="00B9499D">
              <w:rPr>
                <w:szCs w:val="22"/>
              </w:rPr>
              <w:t>бюджета</w:t>
            </w:r>
          </w:p>
        </w:tc>
        <w:tc>
          <w:tcPr>
            <w:tcW w:w="305" w:type="pct"/>
            <w:hideMark/>
          </w:tcPr>
          <w:p w14:paraId="1064503A" w14:textId="77777777" w:rsidR="00776325" w:rsidRPr="00B9499D" w:rsidRDefault="00776325" w:rsidP="00294A0D">
            <w:pPr>
              <w:pStyle w:val="GOSTTablenorm"/>
              <w:rPr>
                <w:szCs w:val="22"/>
              </w:rPr>
            </w:pPr>
            <w:r w:rsidRPr="00B9499D">
              <w:rPr>
                <w:szCs w:val="22"/>
              </w:rPr>
              <w:t>нет</w:t>
            </w:r>
          </w:p>
        </w:tc>
        <w:tc>
          <w:tcPr>
            <w:tcW w:w="1122" w:type="pct"/>
            <w:hideMark/>
          </w:tcPr>
          <w:p w14:paraId="73668CD2" w14:textId="77777777" w:rsidR="00776325" w:rsidRPr="00B9499D" w:rsidRDefault="00776325" w:rsidP="00294A0D">
            <w:pPr>
              <w:pStyle w:val="GOSTTablenorm"/>
              <w:rPr>
                <w:szCs w:val="22"/>
              </w:rPr>
            </w:pPr>
            <w:r w:rsidRPr="00B9499D">
              <w:rPr>
                <w:szCs w:val="22"/>
              </w:rPr>
              <w:t>Код бюджета</w:t>
            </w:r>
          </w:p>
        </w:tc>
        <w:tc>
          <w:tcPr>
            <w:tcW w:w="1122" w:type="pct"/>
            <w:hideMark/>
          </w:tcPr>
          <w:p w14:paraId="403546A1" w14:textId="77777777" w:rsidR="00776325" w:rsidRPr="00B9499D" w:rsidRDefault="00776325" w:rsidP="00294A0D">
            <w:pPr>
              <w:pStyle w:val="GOSTTablenorm"/>
              <w:rPr>
                <w:szCs w:val="22"/>
                <w:lang w:val="en-US"/>
              </w:rPr>
            </w:pPr>
            <w:r w:rsidRPr="00C453B6">
              <w:rPr>
                <w:szCs w:val="22"/>
                <w:lang w:val="en-US"/>
              </w:rPr>
              <w:t>SI_CODEBUDGET</w:t>
            </w:r>
          </w:p>
        </w:tc>
        <w:tc>
          <w:tcPr>
            <w:tcW w:w="1376" w:type="pct"/>
            <w:hideMark/>
          </w:tcPr>
          <w:p w14:paraId="56E36F85" w14:textId="77777777" w:rsidR="00776325" w:rsidRPr="00B9499D" w:rsidRDefault="00776325" w:rsidP="00294A0D">
            <w:pPr>
              <w:pStyle w:val="GOSTTablenorm"/>
              <w:rPr>
                <w:szCs w:val="22"/>
                <w:lang w:val="en-US"/>
              </w:rPr>
            </w:pPr>
          </w:p>
        </w:tc>
      </w:tr>
      <w:tr w:rsidR="00776325" w:rsidRPr="00B9499D" w14:paraId="724B5848" w14:textId="77777777" w:rsidTr="00294A0D">
        <w:tc>
          <w:tcPr>
            <w:tcW w:w="1075" w:type="pct"/>
            <w:hideMark/>
          </w:tcPr>
          <w:p w14:paraId="477B3055" w14:textId="77777777" w:rsidR="00776325" w:rsidRPr="00B9499D" w:rsidRDefault="00776325" w:rsidP="00294A0D">
            <w:pPr>
              <w:pStyle w:val="GOSTTablenorm"/>
              <w:rPr>
                <w:szCs w:val="22"/>
              </w:rPr>
            </w:pPr>
            <w:r w:rsidRPr="00B9499D">
              <w:rPr>
                <w:szCs w:val="22"/>
              </w:rPr>
              <w:t>Номер</w:t>
            </w:r>
            <w:r>
              <w:rPr>
                <w:szCs w:val="22"/>
              </w:rPr>
              <w:t>_ЛС_</w:t>
            </w:r>
            <w:r w:rsidRPr="00B9499D">
              <w:rPr>
                <w:szCs w:val="22"/>
              </w:rPr>
              <w:t>плательщика</w:t>
            </w:r>
          </w:p>
        </w:tc>
        <w:tc>
          <w:tcPr>
            <w:tcW w:w="305" w:type="pct"/>
            <w:hideMark/>
          </w:tcPr>
          <w:p w14:paraId="5BF9F8C8" w14:textId="77777777" w:rsidR="00776325" w:rsidRPr="00B9499D" w:rsidRDefault="00776325" w:rsidP="00294A0D">
            <w:pPr>
              <w:pStyle w:val="GOSTTablenorm"/>
              <w:rPr>
                <w:szCs w:val="22"/>
              </w:rPr>
            </w:pPr>
            <w:r w:rsidRPr="00B9499D">
              <w:rPr>
                <w:szCs w:val="22"/>
              </w:rPr>
              <w:t>нет</w:t>
            </w:r>
          </w:p>
        </w:tc>
        <w:tc>
          <w:tcPr>
            <w:tcW w:w="1122" w:type="pct"/>
            <w:hideMark/>
          </w:tcPr>
          <w:p w14:paraId="1FC9EA93" w14:textId="77777777" w:rsidR="00776325" w:rsidRPr="00B9499D" w:rsidRDefault="00776325" w:rsidP="00294A0D">
            <w:pPr>
              <w:pStyle w:val="GOSTTablenorm"/>
              <w:rPr>
                <w:szCs w:val="22"/>
              </w:rPr>
            </w:pPr>
            <w:r w:rsidRPr="00B9499D">
              <w:rPr>
                <w:szCs w:val="22"/>
              </w:rPr>
              <w:t>Номер лицевого счета плательщика</w:t>
            </w:r>
          </w:p>
        </w:tc>
        <w:tc>
          <w:tcPr>
            <w:tcW w:w="1122" w:type="pct"/>
            <w:hideMark/>
          </w:tcPr>
          <w:p w14:paraId="2038BBAE" w14:textId="77777777" w:rsidR="00776325" w:rsidRPr="00B9499D" w:rsidRDefault="00776325" w:rsidP="00294A0D">
            <w:pPr>
              <w:pStyle w:val="GOSTTablenorm"/>
              <w:rPr>
                <w:szCs w:val="22"/>
              </w:rPr>
            </w:pPr>
            <w:r w:rsidRPr="005E584F">
              <w:rPr>
                <w:szCs w:val="22"/>
              </w:rPr>
              <w:t>SI_PERSONALACCGZ</w:t>
            </w:r>
          </w:p>
        </w:tc>
        <w:tc>
          <w:tcPr>
            <w:tcW w:w="1376" w:type="pct"/>
            <w:hideMark/>
          </w:tcPr>
          <w:p w14:paraId="3B84D77B" w14:textId="77777777" w:rsidR="00776325" w:rsidRPr="00B9499D" w:rsidRDefault="00776325" w:rsidP="00294A0D">
            <w:pPr>
              <w:pStyle w:val="GOSTTablenorm"/>
              <w:rPr>
                <w:szCs w:val="22"/>
              </w:rPr>
            </w:pPr>
          </w:p>
        </w:tc>
      </w:tr>
      <w:tr w:rsidR="00776325" w:rsidRPr="00B9499D" w14:paraId="510EDCF2" w14:textId="77777777" w:rsidTr="00294A0D">
        <w:tc>
          <w:tcPr>
            <w:tcW w:w="1075" w:type="pct"/>
            <w:hideMark/>
          </w:tcPr>
          <w:p w14:paraId="4F86B0C0" w14:textId="77777777" w:rsidR="00776325" w:rsidRPr="00B9499D" w:rsidRDefault="00776325" w:rsidP="00294A0D">
            <w:pPr>
              <w:pStyle w:val="GOSTTablenorm"/>
              <w:rPr>
                <w:szCs w:val="22"/>
              </w:rPr>
            </w:pPr>
            <w:r>
              <w:rPr>
                <w:szCs w:val="22"/>
              </w:rPr>
              <w:t>ОКС_КМИ_плательщика</w:t>
            </w:r>
          </w:p>
        </w:tc>
        <w:tc>
          <w:tcPr>
            <w:tcW w:w="305" w:type="pct"/>
            <w:hideMark/>
          </w:tcPr>
          <w:p w14:paraId="7D37937B" w14:textId="77777777" w:rsidR="00776325" w:rsidRPr="00B9499D" w:rsidRDefault="00776325" w:rsidP="00294A0D">
            <w:pPr>
              <w:pStyle w:val="GOSTTablenorm"/>
              <w:rPr>
                <w:szCs w:val="22"/>
              </w:rPr>
            </w:pPr>
            <w:r>
              <w:rPr>
                <w:szCs w:val="22"/>
              </w:rPr>
              <w:t>нет</w:t>
            </w:r>
          </w:p>
        </w:tc>
        <w:tc>
          <w:tcPr>
            <w:tcW w:w="1122" w:type="pct"/>
            <w:hideMark/>
          </w:tcPr>
          <w:p w14:paraId="5821DECD" w14:textId="77777777" w:rsidR="00776325" w:rsidRPr="00B9499D" w:rsidRDefault="00776325" w:rsidP="00294A0D">
            <w:pPr>
              <w:pStyle w:val="GOSTTablenorm"/>
              <w:rPr>
                <w:szCs w:val="22"/>
              </w:rPr>
            </w:pPr>
            <w:r>
              <w:t xml:space="preserve">Код </w:t>
            </w:r>
            <w:r w:rsidRPr="00F96CC5">
              <w:t xml:space="preserve">ОКС </w:t>
            </w:r>
            <w:r>
              <w:t>(КМИ) плательщика</w:t>
            </w:r>
          </w:p>
        </w:tc>
        <w:tc>
          <w:tcPr>
            <w:tcW w:w="1122" w:type="pct"/>
            <w:hideMark/>
          </w:tcPr>
          <w:p w14:paraId="266D47E6" w14:textId="77777777" w:rsidR="00776325" w:rsidRPr="00B9499D" w:rsidRDefault="00776325" w:rsidP="00294A0D">
            <w:pPr>
              <w:pStyle w:val="GOSTTablenorm"/>
              <w:rPr>
                <w:szCs w:val="22"/>
              </w:rPr>
            </w:pPr>
            <w:r w:rsidRPr="007048C2">
              <w:t>SI</w:t>
            </w:r>
            <w:r w:rsidRPr="007048C2">
              <w:rPr>
                <w:szCs w:val="22"/>
              </w:rPr>
              <w:t>_CodeFAIP</w:t>
            </w:r>
            <w:r w:rsidRPr="007048C2">
              <w:t>HEADEX</w:t>
            </w:r>
          </w:p>
        </w:tc>
        <w:tc>
          <w:tcPr>
            <w:tcW w:w="1376" w:type="pct"/>
            <w:hideMark/>
          </w:tcPr>
          <w:p w14:paraId="496C0BD6" w14:textId="77777777" w:rsidR="00776325" w:rsidRPr="00EA199F" w:rsidRDefault="00776325" w:rsidP="00294A0D">
            <w:pPr>
              <w:pStyle w:val="GOSTTablenorm"/>
              <w:rPr>
                <w:szCs w:val="22"/>
              </w:rPr>
            </w:pPr>
            <w:r>
              <w:t>-</w:t>
            </w:r>
          </w:p>
        </w:tc>
      </w:tr>
      <w:tr w:rsidR="00776325" w:rsidRPr="00B9499D" w14:paraId="64E8769F" w14:textId="77777777" w:rsidTr="00294A0D">
        <w:tc>
          <w:tcPr>
            <w:tcW w:w="1075" w:type="pct"/>
          </w:tcPr>
          <w:p w14:paraId="423EFF57" w14:textId="77777777" w:rsidR="00776325" w:rsidRPr="00C17BCD" w:rsidRDefault="00776325" w:rsidP="00294A0D">
            <w:pPr>
              <w:pStyle w:val="GOSTTablenorm"/>
              <w:rPr>
                <w:szCs w:val="22"/>
              </w:rPr>
            </w:pPr>
            <w:r w:rsidRPr="00C17BCD">
              <w:rPr>
                <w:szCs w:val="22"/>
              </w:rPr>
              <w:t>Учет_ПОФР_ЛС_плательщика</w:t>
            </w:r>
          </w:p>
        </w:tc>
        <w:tc>
          <w:tcPr>
            <w:tcW w:w="305" w:type="pct"/>
          </w:tcPr>
          <w:p w14:paraId="05D674C4" w14:textId="77777777" w:rsidR="00776325" w:rsidRPr="00C17BCD" w:rsidRDefault="00776325" w:rsidP="00294A0D">
            <w:pPr>
              <w:pStyle w:val="GOSTTablenorm"/>
              <w:rPr>
                <w:szCs w:val="22"/>
              </w:rPr>
            </w:pPr>
            <w:r w:rsidRPr="00C17BCD">
              <w:rPr>
                <w:szCs w:val="22"/>
              </w:rPr>
              <w:t>да</w:t>
            </w:r>
          </w:p>
        </w:tc>
        <w:tc>
          <w:tcPr>
            <w:tcW w:w="1122" w:type="pct"/>
          </w:tcPr>
          <w:p w14:paraId="0F4A339C" w14:textId="77777777" w:rsidR="00776325" w:rsidRPr="00C17BCD" w:rsidRDefault="00776325" w:rsidP="00294A0D">
            <w:pPr>
              <w:pStyle w:val="GOSTTablenorm"/>
              <w:rPr>
                <w:szCs w:val="22"/>
              </w:rPr>
            </w:pPr>
            <w:r w:rsidRPr="00C17BCD">
              <w:rPr>
                <w:szCs w:val="22"/>
              </w:rPr>
              <w:t>Признак учета ПОФР на ЛС плательщика</w:t>
            </w:r>
          </w:p>
        </w:tc>
        <w:tc>
          <w:tcPr>
            <w:tcW w:w="1122" w:type="pct"/>
          </w:tcPr>
          <w:p w14:paraId="2CAAA830" w14:textId="77777777" w:rsidR="00776325" w:rsidRPr="00C17BCD" w:rsidRDefault="00776325" w:rsidP="00294A0D">
            <w:pPr>
              <w:pStyle w:val="GOSTTablenorm"/>
              <w:rPr>
                <w:szCs w:val="22"/>
              </w:rPr>
            </w:pPr>
            <w:r w:rsidRPr="00C17BCD">
              <w:rPr>
                <w:szCs w:val="22"/>
              </w:rPr>
              <w:t>SI_BASISACCOUNTINGPOFR</w:t>
            </w:r>
          </w:p>
        </w:tc>
        <w:tc>
          <w:tcPr>
            <w:tcW w:w="1376" w:type="pct"/>
          </w:tcPr>
          <w:p w14:paraId="2A02FBFA" w14:textId="77777777" w:rsidR="00776325" w:rsidRPr="00C17BCD" w:rsidRDefault="00776325" w:rsidP="00294A0D">
            <w:pPr>
              <w:pStyle w:val="GOSTTablenorm"/>
            </w:pPr>
            <w:r w:rsidRPr="00C17BCD">
              <w:t>Если в теге документа «</w:t>
            </w:r>
            <w:r w:rsidRPr="00C17BCD">
              <w:rPr>
                <w:lang w:val="en-US"/>
              </w:rPr>
              <w:t>Y</w:t>
            </w:r>
            <w:r w:rsidRPr="00C17BCD">
              <w:t>», то значение «1».</w:t>
            </w:r>
          </w:p>
          <w:p w14:paraId="4F8964AF" w14:textId="77777777" w:rsidR="00776325" w:rsidRPr="00046437" w:rsidRDefault="00776325" w:rsidP="00294A0D">
            <w:pPr>
              <w:pStyle w:val="GOSTTablenorm"/>
            </w:pPr>
            <w:r w:rsidRPr="001D114D">
              <w:t>Если в теге документа «</w:t>
            </w:r>
            <w:r w:rsidRPr="00046437">
              <w:rPr>
                <w:lang w:val="en-US"/>
              </w:rPr>
              <w:t>N</w:t>
            </w:r>
            <w:r w:rsidRPr="00046437">
              <w:t>», то значение «0»</w:t>
            </w:r>
          </w:p>
        </w:tc>
      </w:tr>
      <w:tr w:rsidR="00776325" w:rsidRPr="00B9499D" w14:paraId="2611A0F4" w14:textId="77777777" w:rsidTr="00294A0D">
        <w:tc>
          <w:tcPr>
            <w:tcW w:w="1075" w:type="pct"/>
            <w:hideMark/>
          </w:tcPr>
          <w:p w14:paraId="451BA4ED" w14:textId="77777777" w:rsidR="00776325" w:rsidRPr="00B9499D" w:rsidRDefault="00776325" w:rsidP="00294A0D">
            <w:pPr>
              <w:pStyle w:val="GOSTTablenorm"/>
              <w:rPr>
                <w:szCs w:val="22"/>
              </w:rPr>
            </w:pPr>
            <w:r w:rsidRPr="00B9499D">
              <w:rPr>
                <w:szCs w:val="22"/>
              </w:rPr>
              <w:t>КБК_</w:t>
            </w:r>
            <w:r>
              <w:rPr>
                <w:szCs w:val="22"/>
              </w:rPr>
              <w:t>ПОФР_</w:t>
            </w:r>
            <w:r w:rsidRPr="00B9499D">
              <w:rPr>
                <w:szCs w:val="22"/>
              </w:rPr>
              <w:t>плательщика</w:t>
            </w:r>
          </w:p>
        </w:tc>
        <w:tc>
          <w:tcPr>
            <w:tcW w:w="305" w:type="pct"/>
            <w:hideMark/>
          </w:tcPr>
          <w:p w14:paraId="5092F8E8" w14:textId="77777777" w:rsidR="00776325" w:rsidRPr="00B9499D" w:rsidRDefault="00776325" w:rsidP="00294A0D">
            <w:pPr>
              <w:pStyle w:val="GOSTTablenorm"/>
              <w:rPr>
                <w:szCs w:val="22"/>
              </w:rPr>
            </w:pPr>
            <w:r w:rsidRPr="00B9499D">
              <w:rPr>
                <w:szCs w:val="22"/>
              </w:rPr>
              <w:t>нет</w:t>
            </w:r>
          </w:p>
        </w:tc>
        <w:tc>
          <w:tcPr>
            <w:tcW w:w="1122" w:type="pct"/>
            <w:hideMark/>
          </w:tcPr>
          <w:p w14:paraId="3163A9D5" w14:textId="77777777" w:rsidR="00776325" w:rsidRPr="00B9499D" w:rsidRDefault="00776325" w:rsidP="00294A0D">
            <w:pPr>
              <w:pStyle w:val="GOSTTablenorm"/>
              <w:rPr>
                <w:szCs w:val="22"/>
              </w:rPr>
            </w:pPr>
            <w:r w:rsidRPr="00B9499D">
              <w:rPr>
                <w:szCs w:val="22"/>
              </w:rPr>
              <w:t xml:space="preserve">КБК </w:t>
            </w:r>
            <w:r w:rsidRPr="00F96CC5">
              <w:t xml:space="preserve">для контроля остатка ПОФР </w:t>
            </w:r>
            <w:r w:rsidRPr="00B9499D">
              <w:rPr>
                <w:szCs w:val="22"/>
              </w:rPr>
              <w:t>плательщика</w:t>
            </w:r>
          </w:p>
        </w:tc>
        <w:tc>
          <w:tcPr>
            <w:tcW w:w="1122" w:type="pct"/>
            <w:hideMark/>
          </w:tcPr>
          <w:p w14:paraId="57772A24" w14:textId="77777777" w:rsidR="00776325" w:rsidRPr="00B9499D" w:rsidRDefault="00776325" w:rsidP="00294A0D">
            <w:pPr>
              <w:pStyle w:val="GOSTTablenorm"/>
              <w:rPr>
                <w:szCs w:val="22"/>
              </w:rPr>
            </w:pPr>
            <w:r w:rsidRPr="00832571">
              <w:rPr>
                <w:szCs w:val="22"/>
              </w:rPr>
              <w:t>SI_CODEBK</w:t>
            </w:r>
          </w:p>
        </w:tc>
        <w:tc>
          <w:tcPr>
            <w:tcW w:w="1376" w:type="pct"/>
            <w:hideMark/>
          </w:tcPr>
          <w:p w14:paraId="11989826" w14:textId="77777777" w:rsidR="00776325" w:rsidRPr="00B9499D" w:rsidRDefault="00776325" w:rsidP="00294A0D">
            <w:pPr>
              <w:pStyle w:val="GOSTTablenorm"/>
            </w:pPr>
          </w:p>
        </w:tc>
      </w:tr>
      <w:tr w:rsidR="00776325" w:rsidRPr="00B9499D" w14:paraId="72EB658B" w14:textId="77777777" w:rsidTr="00294A0D">
        <w:tc>
          <w:tcPr>
            <w:tcW w:w="1075" w:type="pct"/>
            <w:hideMark/>
          </w:tcPr>
          <w:p w14:paraId="16F9770D" w14:textId="77777777" w:rsidR="00776325" w:rsidRPr="00B9499D" w:rsidRDefault="00776325" w:rsidP="00294A0D">
            <w:pPr>
              <w:pStyle w:val="GOSTTablenorm"/>
              <w:rPr>
                <w:szCs w:val="22"/>
              </w:rPr>
            </w:pPr>
            <w:r>
              <w:rPr>
                <w:szCs w:val="22"/>
              </w:rPr>
              <w:t>Период_действия_ПОФР</w:t>
            </w:r>
          </w:p>
        </w:tc>
        <w:tc>
          <w:tcPr>
            <w:tcW w:w="305" w:type="pct"/>
            <w:hideMark/>
          </w:tcPr>
          <w:p w14:paraId="7B58E7F0" w14:textId="77777777" w:rsidR="00776325" w:rsidRPr="00B9499D" w:rsidRDefault="00776325" w:rsidP="00294A0D">
            <w:pPr>
              <w:pStyle w:val="GOSTTablenorm"/>
              <w:rPr>
                <w:szCs w:val="22"/>
              </w:rPr>
            </w:pPr>
            <w:r>
              <w:rPr>
                <w:szCs w:val="22"/>
              </w:rPr>
              <w:t>нет</w:t>
            </w:r>
          </w:p>
        </w:tc>
        <w:tc>
          <w:tcPr>
            <w:tcW w:w="1122" w:type="pct"/>
            <w:hideMark/>
          </w:tcPr>
          <w:p w14:paraId="1CC6E790" w14:textId="77777777" w:rsidR="00776325" w:rsidRPr="00B9499D" w:rsidRDefault="00776325" w:rsidP="00294A0D">
            <w:pPr>
              <w:pStyle w:val="GOSTTablenorm"/>
              <w:rPr>
                <w:szCs w:val="22"/>
              </w:rPr>
            </w:pPr>
            <w:r>
              <w:rPr>
                <w:szCs w:val="22"/>
              </w:rPr>
              <w:t>Период действия ПОФР</w:t>
            </w:r>
          </w:p>
        </w:tc>
        <w:tc>
          <w:tcPr>
            <w:tcW w:w="1122" w:type="pct"/>
            <w:hideMark/>
          </w:tcPr>
          <w:p w14:paraId="15AE3F14" w14:textId="77777777" w:rsidR="00776325" w:rsidRPr="00B9499D" w:rsidRDefault="00776325" w:rsidP="00294A0D">
            <w:pPr>
              <w:pStyle w:val="GOSTTablenorm"/>
              <w:rPr>
                <w:szCs w:val="22"/>
              </w:rPr>
            </w:pPr>
            <w:r w:rsidRPr="00213DFB">
              <w:rPr>
                <w:szCs w:val="22"/>
              </w:rPr>
              <w:t>SI_SIGNPERIODPOFR</w:t>
            </w:r>
          </w:p>
        </w:tc>
        <w:tc>
          <w:tcPr>
            <w:tcW w:w="1376" w:type="pct"/>
            <w:hideMark/>
          </w:tcPr>
          <w:p w14:paraId="58B6ABD8" w14:textId="77777777" w:rsidR="00776325" w:rsidRPr="00B9499D" w:rsidRDefault="00776325" w:rsidP="00294A0D">
            <w:pPr>
              <w:pStyle w:val="GOSTTablenorm"/>
            </w:pPr>
          </w:p>
        </w:tc>
      </w:tr>
      <w:tr w:rsidR="00776325" w:rsidRPr="00B9499D" w14:paraId="45305C4F" w14:textId="77777777" w:rsidTr="00294A0D">
        <w:tc>
          <w:tcPr>
            <w:tcW w:w="1075" w:type="pct"/>
          </w:tcPr>
          <w:p w14:paraId="4BA36ACC" w14:textId="77777777" w:rsidR="00776325" w:rsidRDefault="00776325" w:rsidP="00294A0D">
            <w:pPr>
              <w:pStyle w:val="GOSTTablenorm"/>
              <w:rPr>
                <w:szCs w:val="22"/>
              </w:rPr>
            </w:pPr>
            <w:r w:rsidRPr="00480849">
              <w:t>Номер_КОО_плательщика</w:t>
            </w:r>
          </w:p>
        </w:tc>
        <w:tc>
          <w:tcPr>
            <w:tcW w:w="305" w:type="pct"/>
          </w:tcPr>
          <w:p w14:paraId="57450420" w14:textId="77777777" w:rsidR="00776325" w:rsidRDefault="00776325" w:rsidP="00294A0D">
            <w:pPr>
              <w:pStyle w:val="GOSTTablenorm"/>
              <w:rPr>
                <w:szCs w:val="22"/>
              </w:rPr>
            </w:pPr>
            <w:r>
              <w:rPr>
                <w:szCs w:val="22"/>
              </w:rPr>
              <w:t>нет</w:t>
            </w:r>
          </w:p>
        </w:tc>
        <w:tc>
          <w:tcPr>
            <w:tcW w:w="1122" w:type="pct"/>
          </w:tcPr>
          <w:p w14:paraId="0DBC2EAC" w14:textId="77777777" w:rsidR="00776325" w:rsidRDefault="00776325" w:rsidP="00294A0D">
            <w:pPr>
              <w:pStyle w:val="GOSTTablenorm"/>
              <w:rPr>
                <w:szCs w:val="22"/>
              </w:rPr>
            </w:pPr>
            <w:r>
              <w:rPr>
                <w:szCs w:val="22"/>
              </w:rPr>
              <w:t>Номер КОО плательщика</w:t>
            </w:r>
          </w:p>
        </w:tc>
        <w:tc>
          <w:tcPr>
            <w:tcW w:w="1122" w:type="pct"/>
          </w:tcPr>
          <w:p w14:paraId="0757374F" w14:textId="77777777" w:rsidR="00776325" w:rsidRPr="00213DFB" w:rsidRDefault="00776325" w:rsidP="00294A0D">
            <w:pPr>
              <w:pStyle w:val="GOSTTablenorm"/>
              <w:rPr>
                <w:szCs w:val="22"/>
              </w:rPr>
            </w:pPr>
            <w:r w:rsidRPr="00DF59E5">
              <w:t>SI_NUMKOOHEADEXECUTOR</w:t>
            </w:r>
          </w:p>
        </w:tc>
        <w:tc>
          <w:tcPr>
            <w:tcW w:w="1376" w:type="pct"/>
          </w:tcPr>
          <w:p w14:paraId="37F1755E" w14:textId="77777777" w:rsidR="00776325" w:rsidRPr="00B9499D" w:rsidRDefault="00776325" w:rsidP="00294A0D">
            <w:pPr>
              <w:pStyle w:val="GOSTTablenorm"/>
            </w:pPr>
          </w:p>
        </w:tc>
      </w:tr>
      <w:tr w:rsidR="00776325" w:rsidRPr="00B9499D" w14:paraId="69B9C686" w14:textId="77777777" w:rsidTr="00294A0D">
        <w:tc>
          <w:tcPr>
            <w:tcW w:w="1075" w:type="pct"/>
            <w:hideMark/>
          </w:tcPr>
          <w:p w14:paraId="6B520F46" w14:textId="77777777" w:rsidR="00776325" w:rsidRPr="00B9499D" w:rsidRDefault="00776325" w:rsidP="00294A0D">
            <w:pPr>
              <w:pStyle w:val="GOSTTablenorm"/>
              <w:rPr>
                <w:szCs w:val="22"/>
              </w:rPr>
            </w:pPr>
            <w:r>
              <w:rPr>
                <w:szCs w:val="22"/>
              </w:rPr>
              <w:t>Номер_КОО_тех_плательщика</w:t>
            </w:r>
          </w:p>
        </w:tc>
        <w:tc>
          <w:tcPr>
            <w:tcW w:w="305" w:type="pct"/>
            <w:hideMark/>
          </w:tcPr>
          <w:p w14:paraId="4620E2B2" w14:textId="77777777" w:rsidR="00776325" w:rsidRPr="00B9499D" w:rsidRDefault="00776325" w:rsidP="00294A0D">
            <w:pPr>
              <w:pStyle w:val="GOSTTablenorm"/>
              <w:rPr>
                <w:szCs w:val="22"/>
              </w:rPr>
            </w:pPr>
            <w:r>
              <w:rPr>
                <w:szCs w:val="22"/>
              </w:rPr>
              <w:t>нет</w:t>
            </w:r>
          </w:p>
        </w:tc>
        <w:tc>
          <w:tcPr>
            <w:tcW w:w="1122" w:type="pct"/>
            <w:hideMark/>
          </w:tcPr>
          <w:p w14:paraId="76A5A0A6" w14:textId="77777777" w:rsidR="00776325" w:rsidRPr="00B9499D" w:rsidRDefault="00776325" w:rsidP="00294A0D">
            <w:pPr>
              <w:pStyle w:val="GOSTTablenorm"/>
              <w:rPr>
                <w:szCs w:val="22"/>
              </w:rPr>
            </w:pPr>
            <w:r>
              <w:rPr>
                <w:szCs w:val="22"/>
              </w:rPr>
              <w:t>Номер КОО (технический) плательщика</w:t>
            </w:r>
          </w:p>
        </w:tc>
        <w:tc>
          <w:tcPr>
            <w:tcW w:w="1122" w:type="pct"/>
            <w:hideMark/>
          </w:tcPr>
          <w:p w14:paraId="4B110647" w14:textId="77777777" w:rsidR="00776325" w:rsidRPr="00B9499D" w:rsidRDefault="00776325" w:rsidP="00294A0D">
            <w:pPr>
              <w:pStyle w:val="GOSTTablenorm"/>
              <w:rPr>
                <w:szCs w:val="22"/>
              </w:rPr>
            </w:pPr>
            <w:r w:rsidRPr="00C83456">
              <w:rPr>
                <w:szCs w:val="22"/>
              </w:rPr>
              <w:t>SI_TECHNUMKOOHEADEX</w:t>
            </w:r>
          </w:p>
        </w:tc>
        <w:tc>
          <w:tcPr>
            <w:tcW w:w="1376" w:type="pct"/>
            <w:hideMark/>
          </w:tcPr>
          <w:p w14:paraId="672AA2F0" w14:textId="77777777" w:rsidR="00776325" w:rsidRPr="00B9499D" w:rsidRDefault="00776325" w:rsidP="00294A0D">
            <w:pPr>
              <w:pStyle w:val="GOSTTablenorm"/>
            </w:pPr>
          </w:p>
        </w:tc>
      </w:tr>
      <w:tr w:rsidR="00776325" w:rsidRPr="00B9499D" w14:paraId="3B52A45B" w14:textId="77777777" w:rsidTr="00294A0D">
        <w:tc>
          <w:tcPr>
            <w:tcW w:w="1075" w:type="pct"/>
          </w:tcPr>
          <w:p w14:paraId="1701EDC1" w14:textId="77777777" w:rsidR="00776325" w:rsidRDefault="00776325" w:rsidP="00294A0D">
            <w:pPr>
              <w:pStyle w:val="GOSTTablenorm"/>
              <w:rPr>
                <w:szCs w:val="22"/>
              </w:rPr>
            </w:pPr>
            <w:r w:rsidRPr="00480849">
              <w:t>GUID_КОО</w:t>
            </w:r>
          </w:p>
        </w:tc>
        <w:tc>
          <w:tcPr>
            <w:tcW w:w="305" w:type="pct"/>
          </w:tcPr>
          <w:p w14:paraId="400ACE3E" w14:textId="77777777" w:rsidR="00776325" w:rsidRDefault="00776325" w:rsidP="00294A0D">
            <w:pPr>
              <w:pStyle w:val="GOSTTablenorm"/>
              <w:rPr>
                <w:szCs w:val="22"/>
              </w:rPr>
            </w:pPr>
            <w:r>
              <w:rPr>
                <w:szCs w:val="22"/>
              </w:rPr>
              <w:t>нет</w:t>
            </w:r>
          </w:p>
        </w:tc>
        <w:tc>
          <w:tcPr>
            <w:tcW w:w="1122" w:type="pct"/>
          </w:tcPr>
          <w:p w14:paraId="79970526" w14:textId="77777777" w:rsidR="00776325" w:rsidRDefault="00776325" w:rsidP="00294A0D">
            <w:pPr>
              <w:pStyle w:val="GOSTTablenorm"/>
              <w:rPr>
                <w:szCs w:val="22"/>
              </w:rPr>
            </w:pPr>
            <w:r>
              <w:rPr>
                <w:szCs w:val="22"/>
              </w:rPr>
              <w:t>Идентификатор КОО</w:t>
            </w:r>
          </w:p>
        </w:tc>
        <w:tc>
          <w:tcPr>
            <w:tcW w:w="1122" w:type="pct"/>
          </w:tcPr>
          <w:p w14:paraId="31AD80D6" w14:textId="77777777" w:rsidR="00776325" w:rsidRPr="00C83456" w:rsidRDefault="00776325" w:rsidP="00294A0D">
            <w:pPr>
              <w:pStyle w:val="GOSTTablenorm"/>
              <w:rPr>
                <w:szCs w:val="22"/>
              </w:rPr>
            </w:pPr>
            <w:r w:rsidRPr="004C472D">
              <w:t>SI_</w:t>
            </w:r>
            <w:r w:rsidRPr="004C472D">
              <w:rPr>
                <w:lang w:val="en-US"/>
              </w:rPr>
              <w:t>GUID</w:t>
            </w:r>
            <w:r w:rsidRPr="004C472D">
              <w:t>KOOHEADEXE</w:t>
            </w:r>
          </w:p>
        </w:tc>
        <w:tc>
          <w:tcPr>
            <w:tcW w:w="1376" w:type="pct"/>
          </w:tcPr>
          <w:p w14:paraId="6834594C" w14:textId="77777777" w:rsidR="00776325" w:rsidRPr="00B9499D" w:rsidRDefault="00776325" w:rsidP="00294A0D">
            <w:pPr>
              <w:pStyle w:val="GOSTTablenorm"/>
            </w:pPr>
            <w:r>
              <w:t>-</w:t>
            </w:r>
          </w:p>
        </w:tc>
      </w:tr>
      <w:tr w:rsidR="00776325" w:rsidRPr="00B9499D" w14:paraId="2FFF2A65" w14:textId="77777777" w:rsidTr="00294A0D">
        <w:tc>
          <w:tcPr>
            <w:tcW w:w="1075" w:type="pct"/>
          </w:tcPr>
          <w:p w14:paraId="6C78188A" w14:textId="77777777" w:rsidR="00776325" w:rsidRPr="00480849" w:rsidRDefault="00776325" w:rsidP="00294A0D">
            <w:pPr>
              <w:pStyle w:val="GOSTTablenorm"/>
            </w:pPr>
            <w:r w:rsidRPr="0041658B">
              <w:t>GUID_родит_документа</w:t>
            </w:r>
          </w:p>
        </w:tc>
        <w:tc>
          <w:tcPr>
            <w:tcW w:w="305" w:type="pct"/>
          </w:tcPr>
          <w:p w14:paraId="56524C09" w14:textId="77777777" w:rsidR="00776325" w:rsidRDefault="00776325" w:rsidP="00294A0D">
            <w:pPr>
              <w:pStyle w:val="GOSTTablenorm"/>
              <w:rPr>
                <w:szCs w:val="22"/>
              </w:rPr>
            </w:pPr>
            <w:r>
              <w:rPr>
                <w:szCs w:val="22"/>
              </w:rPr>
              <w:t>нет</w:t>
            </w:r>
          </w:p>
        </w:tc>
        <w:tc>
          <w:tcPr>
            <w:tcW w:w="1122" w:type="pct"/>
          </w:tcPr>
          <w:p w14:paraId="2E3BD04F" w14:textId="77777777" w:rsidR="00776325" w:rsidRDefault="00776325" w:rsidP="00294A0D">
            <w:pPr>
              <w:pStyle w:val="GOSTTablenorm"/>
              <w:rPr>
                <w:szCs w:val="22"/>
              </w:rPr>
            </w:pPr>
            <w:r>
              <w:rPr>
                <w:szCs w:val="22"/>
              </w:rPr>
              <w:t xml:space="preserve">Идентификатор родительского документа </w:t>
            </w:r>
          </w:p>
        </w:tc>
        <w:tc>
          <w:tcPr>
            <w:tcW w:w="1122" w:type="pct"/>
          </w:tcPr>
          <w:p w14:paraId="47B334C6" w14:textId="77777777" w:rsidR="00776325" w:rsidRPr="004C472D" w:rsidRDefault="00776325" w:rsidP="00294A0D">
            <w:pPr>
              <w:pStyle w:val="GOSTTablenorm"/>
            </w:pPr>
            <w:r w:rsidRPr="007F0E7C">
              <w:t>SI_IDPAYMENTORDER</w:t>
            </w:r>
          </w:p>
        </w:tc>
        <w:tc>
          <w:tcPr>
            <w:tcW w:w="1376" w:type="pct"/>
          </w:tcPr>
          <w:p w14:paraId="40FC741C" w14:textId="77777777" w:rsidR="00776325" w:rsidRDefault="00776325" w:rsidP="00294A0D">
            <w:pPr>
              <w:pStyle w:val="GOSTTablenorm"/>
            </w:pPr>
          </w:p>
        </w:tc>
      </w:tr>
      <w:tr w:rsidR="00776325" w:rsidRPr="00B9499D" w14:paraId="6E1AE73F" w14:textId="77777777" w:rsidTr="00294A0D">
        <w:tc>
          <w:tcPr>
            <w:tcW w:w="1075" w:type="pct"/>
          </w:tcPr>
          <w:p w14:paraId="6B0A1E75" w14:textId="77777777" w:rsidR="00776325" w:rsidRDefault="00776325" w:rsidP="00294A0D">
            <w:pPr>
              <w:pStyle w:val="GOSTTablenorm"/>
              <w:rPr>
                <w:szCs w:val="22"/>
              </w:rPr>
            </w:pPr>
            <w:r>
              <w:rPr>
                <w:szCs w:val="22"/>
              </w:rPr>
              <w:t>Схема_подкрепления_КОО</w:t>
            </w:r>
          </w:p>
        </w:tc>
        <w:tc>
          <w:tcPr>
            <w:tcW w:w="305" w:type="pct"/>
          </w:tcPr>
          <w:p w14:paraId="7E3F706D" w14:textId="77777777" w:rsidR="00776325" w:rsidRDefault="00776325" w:rsidP="00294A0D">
            <w:pPr>
              <w:pStyle w:val="GOSTTablenorm"/>
              <w:rPr>
                <w:szCs w:val="22"/>
              </w:rPr>
            </w:pPr>
            <w:r>
              <w:rPr>
                <w:szCs w:val="22"/>
              </w:rPr>
              <w:t>нет</w:t>
            </w:r>
          </w:p>
        </w:tc>
        <w:tc>
          <w:tcPr>
            <w:tcW w:w="1122" w:type="pct"/>
          </w:tcPr>
          <w:p w14:paraId="62C90499" w14:textId="77777777" w:rsidR="00776325" w:rsidRDefault="00776325" w:rsidP="00294A0D">
            <w:pPr>
              <w:pStyle w:val="GOSTTablenorm"/>
              <w:rPr>
                <w:szCs w:val="22"/>
              </w:rPr>
            </w:pPr>
            <w:r>
              <w:rPr>
                <w:szCs w:val="22"/>
              </w:rPr>
              <w:t xml:space="preserve">Код, </w:t>
            </w:r>
            <w:r w:rsidRPr="00BD3278">
              <w:t>определяющий используемую схему подкрепления</w:t>
            </w:r>
            <w:r>
              <w:t xml:space="preserve"> КОО</w:t>
            </w:r>
          </w:p>
        </w:tc>
        <w:tc>
          <w:tcPr>
            <w:tcW w:w="1122" w:type="pct"/>
          </w:tcPr>
          <w:p w14:paraId="54C25D4A" w14:textId="77777777" w:rsidR="00776325" w:rsidRPr="00C83456" w:rsidRDefault="00776325" w:rsidP="00294A0D">
            <w:pPr>
              <w:pStyle w:val="GOSTTablenorm"/>
              <w:rPr>
                <w:szCs w:val="22"/>
              </w:rPr>
            </w:pPr>
            <w:r w:rsidRPr="00C83456">
              <w:rPr>
                <w:szCs w:val="22"/>
              </w:rPr>
              <w:t>SI_REINFORSCHEME</w:t>
            </w:r>
          </w:p>
        </w:tc>
        <w:tc>
          <w:tcPr>
            <w:tcW w:w="1376" w:type="pct"/>
          </w:tcPr>
          <w:p w14:paraId="3F81B574" w14:textId="77777777" w:rsidR="00776325" w:rsidRPr="00B9499D" w:rsidRDefault="00776325" w:rsidP="00294A0D">
            <w:pPr>
              <w:pStyle w:val="GOSTTablenorm"/>
            </w:pPr>
          </w:p>
        </w:tc>
      </w:tr>
      <w:tr w:rsidR="00776325" w:rsidRPr="00B9499D" w14:paraId="3B73D3C0" w14:textId="77777777" w:rsidTr="00294A0D">
        <w:tc>
          <w:tcPr>
            <w:tcW w:w="1075" w:type="pct"/>
          </w:tcPr>
          <w:p w14:paraId="1926605D" w14:textId="77777777" w:rsidR="00776325" w:rsidRPr="00B9499D" w:rsidRDefault="00776325" w:rsidP="00294A0D">
            <w:pPr>
              <w:pStyle w:val="GOSTTablenorm"/>
              <w:rPr>
                <w:szCs w:val="22"/>
              </w:rPr>
            </w:pPr>
            <w:r w:rsidRPr="0041658B">
              <w:t>Сумма_валюта_операции</w:t>
            </w:r>
          </w:p>
        </w:tc>
        <w:tc>
          <w:tcPr>
            <w:tcW w:w="305" w:type="pct"/>
          </w:tcPr>
          <w:p w14:paraId="704B88A7" w14:textId="77777777" w:rsidR="00776325" w:rsidRPr="00B9499D" w:rsidRDefault="00776325" w:rsidP="00294A0D">
            <w:pPr>
              <w:pStyle w:val="GOSTTablenorm"/>
              <w:rPr>
                <w:szCs w:val="22"/>
              </w:rPr>
            </w:pPr>
            <w:r w:rsidRPr="00E576D5">
              <w:t>да</w:t>
            </w:r>
          </w:p>
        </w:tc>
        <w:tc>
          <w:tcPr>
            <w:tcW w:w="1122" w:type="pct"/>
          </w:tcPr>
          <w:p w14:paraId="1CC669B4" w14:textId="77777777" w:rsidR="00776325" w:rsidRPr="00B9499D" w:rsidRDefault="00776325" w:rsidP="00294A0D">
            <w:pPr>
              <w:pStyle w:val="GOSTTablenorm"/>
              <w:rPr>
                <w:szCs w:val="22"/>
              </w:rPr>
            </w:pPr>
            <w:r w:rsidRPr="00E576D5">
              <w:t xml:space="preserve">Сумма в валюте </w:t>
            </w:r>
            <w:r>
              <w:t>документа</w:t>
            </w:r>
          </w:p>
        </w:tc>
        <w:tc>
          <w:tcPr>
            <w:tcW w:w="1122" w:type="pct"/>
          </w:tcPr>
          <w:p w14:paraId="02D1DBC3" w14:textId="77777777" w:rsidR="00776325" w:rsidRPr="00223B86" w:rsidRDefault="00776325" w:rsidP="00294A0D">
            <w:pPr>
              <w:pStyle w:val="GOSTTablenorm"/>
            </w:pPr>
            <w:r w:rsidRPr="00223B86">
              <w:t>BP_SumTotal</w:t>
            </w:r>
          </w:p>
        </w:tc>
        <w:tc>
          <w:tcPr>
            <w:tcW w:w="1376" w:type="pct"/>
          </w:tcPr>
          <w:p w14:paraId="47E87240" w14:textId="77777777" w:rsidR="00776325" w:rsidRPr="00B9499D" w:rsidRDefault="00776325" w:rsidP="00294A0D">
            <w:pPr>
              <w:pStyle w:val="GOSTTablenorm"/>
            </w:pPr>
            <w:r w:rsidRPr="00E576D5">
              <w:t xml:space="preserve">Сумма передается в единицах валюты с точностью 2 знака после запятой - необходимо конвертировать в минимальные единицы валюты (для данного типа документов умножить </w:t>
            </w:r>
            <w:r w:rsidRPr="000B4020">
              <w:t>на 100)</w:t>
            </w:r>
          </w:p>
        </w:tc>
      </w:tr>
      <w:tr w:rsidR="00776325" w:rsidRPr="00B9499D" w14:paraId="77C9CAA1" w14:textId="77777777" w:rsidTr="00294A0D">
        <w:tc>
          <w:tcPr>
            <w:tcW w:w="1075" w:type="pct"/>
          </w:tcPr>
          <w:p w14:paraId="658F36B4" w14:textId="77777777" w:rsidR="00776325" w:rsidRPr="00B9499D" w:rsidRDefault="00776325" w:rsidP="00294A0D">
            <w:pPr>
              <w:pStyle w:val="GOSTTablenorm"/>
              <w:rPr>
                <w:szCs w:val="22"/>
              </w:rPr>
            </w:pPr>
            <w:r w:rsidRPr="0041658B">
              <w:t>Сумма_валюта_учета_руб</w:t>
            </w:r>
          </w:p>
        </w:tc>
        <w:tc>
          <w:tcPr>
            <w:tcW w:w="305" w:type="pct"/>
          </w:tcPr>
          <w:p w14:paraId="42327BF2" w14:textId="77777777" w:rsidR="00776325" w:rsidRDefault="00776325" w:rsidP="00294A0D">
            <w:pPr>
              <w:pStyle w:val="GOSTTablenorm"/>
              <w:rPr>
                <w:szCs w:val="22"/>
              </w:rPr>
            </w:pPr>
            <w:r w:rsidRPr="00E576D5">
              <w:t>да</w:t>
            </w:r>
          </w:p>
        </w:tc>
        <w:tc>
          <w:tcPr>
            <w:tcW w:w="1122" w:type="pct"/>
          </w:tcPr>
          <w:p w14:paraId="25C9C39D" w14:textId="77777777" w:rsidR="00776325" w:rsidRPr="00B9499D" w:rsidRDefault="00776325" w:rsidP="00294A0D">
            <w:pPr>
              <w:pStyle w:val="GOSTTablenorm"/>
              <w:rPr>
                <w:szCs w:val="22"/>
              </w:rPr>
            </w:pPr>
            <w:r w:rsidRPr="00E576D5">
              <w:t>Сумма в валюте учета (руб)</w:t>
            </w:r>
          </w:p>
        </w:tc>
        <w:tc>
          <w:tcPr>
            <w:tcW w:w="1122" w:type="pct"/>
          </w:tcPr>
          <w:p w14:paraId="48622990" w14:textId="77777777" w:rsidR="00776325" w:rsidRPr="00223B86" w:rsidRDefault="00776325" w:rsidP="00294A0D">
            <w:pPr>
              <w:pStyle w:val="GOSTTablenorm"/>
            </w:pPr>
            <w:r w:rsidRPr="00223B86">
              <w:t>BP_SumTotal</w:t>
            </w:r>
          </w:p>
        </w:tc>
        <w:tc>
          <w:tcPr>
            <w:tcW w:w="1376" w:type="pct"/>
          </w:tcPr>
          <w:p w14:paraId="78E156BF" w14:textId="77777777" w:rsidR="00776325" w:rsidRPr="00046437" w:rsidRDefault="00776325" w:rsidP="00294A0D">
            <w:pPr>
              <w:pStyle w:val="GOSTTablenorm"/>
            </w:pPr>
            <w:r w:rsidRPr="00046437">
              <w:t>По данному типу документа Сумма_валюта_учета_руб = Сумма_валюта_операции</w:t>
            </w:r>
          </w:p>
        </w:tc>
      </w:tr>
    </w:tbl>
    <w:p w14:paraId="3DEC4845" w14:textId="05F3982C" w:rsidR="00786778" w:rsidRPr="00E108C0" w:rsidRDefault="00786778" w:rsidP="00786778">
      <w:pPr>
        <w:pStyle w:val="GOSTNameTable"/>
      </w:pPr>
      <w:r>
        <w:tab/>
      </w:r>
      <w:r w:rsidRPr="00B20B4F">
        <w:fldChar w:fldCharType="begin"/>
      </w:r>
      <w:r w:rsidRPr="00E108C0">
        <w:instrText xml:space="preserve"> SEQ Таблица \* ARABIC </w:instrText>
      </w:r>
      <w:r w:rsidRPr="00B20B4F">
        <w:fldChar w:fldCharType="separate"/>
      </w:r>
      <w:bookmarkStart w:id="7308" w:name="_Ref197266116"/>
      <w:bookmarkStart w:id="7309" w:name="_Toc226564553"/>
      <w:r w:rsidR="00CE7795">
        <w:t>41</w:t>
      </w:r>
      <w:bookmarkEnd w:id="7308"/>
      <w:r w:rsidRPr="00B20B4F">
        <w:fldChar w:fldCharType="end"/>
      </w:r>
      <w:r w:rsidRPr="00E108C0">
        <w:t xml:space="preserve"> - Перечень атрибутов, соответствующих типу документа «</w:t>
      </w:r>
      <w:r w:rsidRPr="00B20B4F">
        <w:rPr>
          <w:rStyle w:val="GOSTSymItalic"/>
          <w:i w:val="0"/>
        </w:rPr>
        <w:t>Поручение о перечислении на счет исходящее» TS</w:t>
      </w:r>
      <w:r w:rsidRPr="00B20B4F">
        <w:t>E_TransOrderAcc_D091</w:t>
      </w:r>
      <w:bookmarkEnd w:id="7309"/>
    </w:p>
    <w:tbl>
      <w:tblPr>
        <w:tblStyle w:val="GOSTTable"/>
        <w:tblW w:w="5000" w:type="pct"/>
        <w:tblLayout w:type="fixed"/>
        <w:tblLook w:val="07E0" w:firstRow="1" w:lastRow="1" w:firstColumn="1" w:lastColumn="1" w:noHBand="1" w:noVBand="1"/>
      </w:tblPr>
      <w:tblGrid>
        <w:gridCol w:w="3481"/>
        <w:gridCol w:w="891"/>
        <w:gridCol w:w="3481"/>
        <w:gridCol w:w="3541"/>
        <w:gridCol w:w="4300"/>
      </w:tblGrid>
      <w:tr w:rsidR="00786778" w:rsidRPr="00B9499D" w14:paraId="0885B5D0" w14:textId="77777777" w:rsidTr="00294A0D">
        <w:trPr>
          <w:cnfStyle w:val="100000000000" w:firstRow="1" w:lastRow="0" w:firstColumn="0" w:lastColumn="0" w:oddVBand="0" w:evenVBand="0" w:oddHBand="0" w:evenHBand="0" w:firstRowFirstColumn="0" w:firstRowLastColumn="0" w:lastRowFirstColumn="0" w:lastRowLastColumn="0"/>
        </w:trPr>
        <w:tc>
          <w:tcPr>
            <w:tcW w:w="1109" w:type="pct"/>
          </w:tcPr>
          <w:p w14:paraId="2C9D48DF" w14:textId="77777777" w:rsidR="00786778" w:rsidRPr="00B9499D" w:rsidRDefault="00786778" w:rsidP="00294A0D">
            <w:pPr>
              <w:pStyle w:val="GOSTTableHead"/>
              <w:rPr>
                <w:szCs w:val="22"/>
              </w:rPr>
            </w:pPr>
            <w:r>
              <w:rPr>
                <w:szCs w:val="22"/>
              </w:rPr>
              <w:t>А</w:t>
            </w:r>
            <w:r w:rsidRPr="00B9499D">
              <w:rPr>
                <w:szCs w:val="22"/>
              </w:rPr>
              <w:t>трибут</w:t>
            </w:r>
            <w:r>
              <w:rPr>
                <w:rStyle w:val="af6"/>
                <w:szCs w:val="22"/>
              </w:rPr>
              <w:footnoteReference w:id="10"/>
            </w:r>
          </w:p>
        </w:tc>
        <w:tc>
          <w:tcPr>
            <w:tcW w:w="284" w:type="pct"/>
            <w:hideMark/>
          </w:tcPr>
          <w:p w14:paraId="290169A1" w14:textId="77777777" w:rsidR="00786778" w:rsidRPr="00B9499D" w:rsidRDefault="00786778" w:rsidP="00294A0D">
            <w:pPr>
              <w:pStyle w:val="GOSTTableHead"/>
              <w:rPr>
                <w:szCs w:val="22"/>
              </w:rPr>
            </w:pPr>
            <w:r w:rsidRPr="00B9499D">
              <w:rPr>
                <w:szCs w:val="22"/>
              </w:rPr>
              <w:t>Вычисляемый атрибут</w:t>
            </w:r>
          </w:p>
        </w:tc>
        <w:tc>
          <w:tcPr>
            <w:tcW w:w="1109" w:type="pct"/>
            <w:hideMark/>
          </w:tcPr>
          <w:p w14:paraId="363E1E6E" w14:textId="77777777" w:rsidR="00786778" w:rsidRPr="00B9499D" w:rsidRDefault="00786778" w:rsidP="00294A0D">
            <w:pPr>
              <w:pStyle w:val="GOSTTableHead"/>
              <w:rPr>
                <w:szCs w:val="22"/>
              </w:rPr>
            </w:pPr>
            <w:r w:rsidRPr="00B9499D">
              <w:rPr>
                <w:szCs w:val="22"/>
              </w:rPr>
              <w:t>Описание атрибута</w:t>
            </w:r>
          </w:p>
        </w:tc>
        <w:tc>
          <w:tcPr>
            <w:tcW w:w="1128" w:type="pct"/>
            <w:hideMark/>
          </w:tcPr>
          <w:p w14:paraId="08222CBE" w14:textId="77777777" w:rsidR="00786778" w:rsidRPr="00B9499D" w:rsidRDefault="00786778" w:rsidP="00294A0D">
            <w:pPr>
              <w:pStyle w:val="GOSTTableHead"/>
              <w:rPr>
                <w:szCs w:val="22"/>
              </w:rPr>
            </w:pPr>
            <w:r w:rsidRPr="00B9499D">
              <w:rPr>
                <w:szCs w:val="22"/>
              </w:rPr>
              <w:t>Реквизит документа (наименование тега)</w:t>
            </w:r>
          </w:p>
        </w:tc>
        <w:tc>
          <w:tcPr>
            <w:tcW w:w="1370" w:type="pct"/>
            <w:hideMark/>
          </w:tcPr>
          <w:p w14:paraId="221B3324" w14:textId="77777777" w:rsidR="00786778" w:rsidRPr="00B9499D" w:rsidRDefault="00786778" w:rsidP="00294A0D">
            <w:pPr>
              <w:pStyle w:val="GOSTTableHead"/>
              <w:rPr>
                <w:szCs w:val="22"/>
              </w:rPr>
            </w:pPr>
            <w:r w:rsidRPr="00B9499D">
              <w:rPr>
                <w:szCs w:val="22"/>
              </w:rPr>
              <w:t>Алгоритм вычисления</w:t>
            </w:r>
          </w:p>
        </w:tc>
      </w:tr>
      <w:tr w:rsidR="00786778" w:rsidRPr="00B9499D" w14:paraId="58A254E0" w14:textId="77777777" w:rsidTr="00294A0D">
        <w:tc>
          <w:tcPr>
            <w:tcW w:w="1109" w:type="pct"/>
          </w:tcPr>
          <w:p w14:paraId="0C9C95DA" w14:textId="77777777" w:rsidR="00786778" w:rsidRPr="00B9499D" w:rsidRDefault="00786778" w:rsidP="00294A0D">
            <w:pPr>
              <w:pStyle w:val="GOSTTablenorm"/>
              <w:rPr>
                <w:szCs w:val="22"/>
              </w:rPr>
            </w:pPr>
            <w:r w:rsidRPr="00B9499D">
              <w:rPr>
                <w:szCs w:val="22"/>
              </w:rPr>
              <w:t>Номер_документа*</w:t>
            </w:r>
          </w:p>
        </w:tc>
        <w:tc>
          <w:tcPr>
            <w:tcW w:w="284" w:type="pct"/>
          </w:tcPr>
          <w:p w14:paraId="6E2D82E4" w14:textId="77777777" w:rsidR="00786778" w:rsidRPr="00B9499D" w:rsidRDefault="00786778" w:rsidP="00294A0D">
            <w:pPr>
              <w:pStyle w:val="GOSTTablenorm"/>
              <w:rPr>
                <w:szCs w:val="22"/>
              </w:rPr>
            </w:pPr>
            <w:r w:rsidRPr="00B9499D">
              <w:rPr>
                <w:szCs w:val="22"/>
              </w:rPr>
              <w:t>нет</w:t>
            </w:r>
          </w:p>
        </w:tc>
        <w:tc>
          <w:tcPr>
            <w:tcW w:w="1109" w:type="pct"/>
          </w:tcPr>
          <w:p w14:paraId="63035598" w14:textId="77777777" w:rsidR="00786778" w:rsidRPr="00B9499D" w:rsidRDefault="00786778" w:rsidP="00294A0D">
            <w:pPr>
              <w:pStyle w:val="GOSTTablenorm"/>
              <w:rPr>
                <w:szCs w:val="22"/>
              </w:rPr>
            </w:pPr>
            <w:r>
              <w:t>Номер документа</w:t>
            </w:r>
          </w:p>
        </w:tc>
        <w:tc>
          <w:tcPr>
            <w:tcW w:w="1128" w:type="pct"/>
          </w:tcPr>
          <w:p w14:paraId="11F7904C" w14:textId="77777777" w:rsidR="00786778" w:rsidRPr="00B9499D" w:rsidRDefault="00786778" w:rsidP="00294A0D">
            <w:pPr>
              <w:pStyle w:val="GOSTTablenorm"/>
              <w:rPr>
                <w:szCs w:val="22"/>
              </w:rPr>
            </w:pPr>
            <w:r w:rsidRPr="005B38BD">
              <w:t>BRE_DOCNUM</w:t>
            </w:r>
          </w:p>
        </w:tc>
        <w:tc>
          <w:tcPr>
            <w:tcW w:w="1370" w:type="pct"/>
          </w:tcPr>
          <w:p w14:paraId="6167728C" w14:textId="77777777" w:rsidR="00786778" w:rsidRPr="00B9499D" w:rsidRDefault="00786778" w:rsidP="00294A0D">
            <w:pPr>
              <w:pStyle w:val="GOSTTablenorm"/>
            </w:pPr>
          </w:p>
        </w:tc>
      </w:tr>
      <w:tr w:rsidR="00786778" w:rsidRPr="00B9499D" w14:paraId="2D99C572" w14:textId="77777777" w:rsidTr="00294A0D">
        <w:tc>
          <w:tcPr>
            <w:tcW w:w="1109" w:type="pct"/>
          </w:tcPr>
          <w:p w14:paraId="669F046B" w14:textId="77777777" w:rsidR="00786778" w:rsidRPr="00B9499D" w:rsidRDefault="00786778" w:rsidP="00294A0D">
            <w:pPr>
              <w:pStyle w:val="GOSTTablenorm"/>
              <w:rPr>
                <w:szCs w:val="22"/>
              </w:rPr>
            </w:pPr>
            <w:r w:rsidRPr="00B9499D">
              <w:rPr>
                <w:szCs w:val="22"/>
              </w:rPr>
              <w:t>Дата_документа*</w:t>
            </w:r>
          </w:p>
        </w:tc>
        <w:tc>
          <w:tcPr>
            <w:tcW w:w="284" w:type="pct"/>
          </w:tcPr>
          <w:p w14:paraId="7D795E0D" w14:textId="77777777" w:rsidR="00786778" w:rsidRPr="00B9499D" w:rsidRDefault="00786778" w:rsidP="00294A0D">
            <w:pPr>
              <w:pStyle w:val="GOSTTablenorm"/>
              <w:rPr>
                <w:szCs w:val="22"/>
              </w:rPr>
            </w:pPr>
            <w:r w:rsidRPr="00B9499D">
              <w:rPr>
                <w:szCs w:val="22"/>
              </w:rPr>
              <w:t>нет</w:t>
            </w:r>
          </w:p>
        </w:tc>
        <w:tc>
          <w:tcPr>
            <w:tcW w:w="1109" w:type="pct"/>
          </w:tcPr>
          <w:p w14:paraId="341A091E" w14:textId="77777777" w:rsidR="00786778" w:rsidRPr="00B9499D" w:rsidRDefault="00786778" w:rsidP="00294A0D">
            <w:pPr>
              <w:pStyle w:val="GOSTTablenorm"/>
              <w:rPr>
                <w:szCs w:val="22"/>
              </w:rPr>
            </w:pPr>
            <w:r>
              <w:t>Дата документа</w:t>
            </w:r>
          </w:p>
        </w:tc>
        <w:tc>
          <w:tcPr>
            <w:tcW w:w="1128" w:type="pct"/>
          </w:tcPr>
          <w:p w14:paraId="65DC890E" w14:textId="77777777" w:rsidR="00786778" w:rsidRPr="00B9499D" w:rsidRDefault="00786778" w:rsidP="00294A0D">
            <w:pPr>
              <w:pStyle w:val="GOSTTablenorm"/>
              <w:rPr>
                <w:szCs w:val="22"/>
              </w:rPr>
            </w:pPr>
            <w:r>
              <w:t>BRE_DOC</w:t>
            </w:r>
            <w:r>
              <w:rPr>
                <w:lang w:val="en-US"/>
              </w:rPr>
              <w:t>DATE</w:t>
            </w:r>
          </w:p>
        </w:tc>
        <w:tc>
          <w:tcPr>
            <w:tcW w:w="1370" w:type="pct"/>
          </w:tcPr>
          <w:p w14:paraId="5882D106" w14:textId="77777777" w:rsidR="00786778" w:rsidRPr="00B9499D" w:rsidRDefault="00786778" w:rsidP="00294A0D">
            <w:pPr>
              <w:pStyle w:val="GOSTTablenorm"/>
            </w:pPr>
          </w:p>
        </w:tc>
      </w:tr>
      <w:tr w:rsidR="00786778" w:rsidRPr="00B9499D" w14:paraId="1BBB004B" w14:textId="77777777" w:rsidTr="00294A0D">
        <w:tc>
          <w:tcPr>
            <w:tcW w:w="1109" w:type="pct"/>
          </w:tcPr>
          <w:p w14:paraId="7F388053" w14:textId="77777777" w:rsidR="00786778" w:rsidRPr="00B9499D" w:rsidRDefault="00786778" w:rsidP="00294A0D">
            <w:pPr>
              <w:pStyle w:val="GOSTTablenorm"/>
              <w:rPr>
                <w:szCs w:val="22"/>
              </w:rPr>
            </w:pPr>
            <w:r w:rsidRPr="00B9499D">
              <w:t>Дата_ввода_в_действие</w:t>
            </w:r>
          </w:p>
        </w:tc>
        <w:tc>
          <w:tcPr>
            <w:tcW w:w="284" w:type="pct"/>
          </w:tcPr>
          <w:p w14:paraId="359FEF28" w14:textId="77777777" w:rsidR="00786778" w:rsidRPr="00B9499D" w:rsidRDefault="00786778" w:rsidP="00294A0D">
            <w:pPr>
              <w:pStyle w:val="GOSTTablenorm"/>
              <w:rPr>
                <w:szCs w:val="22"/>
              </w:rPr>
            </w:pPr>
            <w:r w:rsidRPr="00B9499D">
              <w:t>да</w:t>
            </w:r>
          </w:p>
        </w:tc>
        <w:tc>
          <w:tcPr>
            <w:tcW w:w="1109" w:type="pct"/>
          </w:tcPr>
          <w:p w14:paraId="53A6A6E0" w14:textId="77777777" w:rsidR="00786778" w:rsidRPr="00B9499D" w:rsidRDefault="00786778" w:rsidP="00294A0D">
            <w:pPr>
              <w:pStyle w:val="GOSTTablenorm"/>
              <w:rPr>
                <w:szCs w:val="22"/>
              </w:rPr>
            </w:pPr>
            <w:r w:rsidRPr="00B9499D">
              <w:t>Дата ввода в действие</w:t>
            </w:r>
          </w:p>
        </w:tc>
        <w:tc>
          <w:tcPr>
            <w:tcW w:w="1128" w:type="pct"/>
          </w:tcPr>
          <w:p w14:paraId="3B5CB4F2" w14:textId="77777777" w:rsidR="00786778" w:rsidRPr="00B9499D" w:rsidRDefault="00786778" w:rsidP="00294A0D">
            <w:pPr>
              <w:pStyle w:val="GOSTTablenorm"/>
              <w:rPr>
                <w:szCs w:val="22"/>
              </w:rPr>
            </w:pPr>
            <w:r w:rsidRPr="00B9499D">
              <w:t>SettlementDate</w:t>
            </w:r>
            <w:r w:rsidRPr="00B9499D">
              <w:rPr>
                <w:bCs/>
              </w:rPr>
              <w:t xml:space="preserve"> (из заголовка запроса)</w:t>
            </w:r>
          </w:p>
        </w:tc>
        <w:tc>
          <w:tcPr>
            <w:tcW w:w="1370" w:type="pct"/>
          </w:tcPr>
          <w:p w14:paraId="6E966C05" w14:textId="77777777" w:rsidR="00786778" w:rsidRPr="00B9499D" w:rsidRDefault="00786778" w:rsidP="00294A0D">
            <w:pPr>
              <w:pStyle w:val="GOSTTablenorm"/>
            </w:pPr>
            <w:r w:rsidRPr="00B9499D">
              <w:t>Для данного типа документов Дата_ввода_в_действие</w:t>
            </w:r>
            <w:r>
              <w:t> </w:t>
            </w:r>
            <w:r w:rsidRPr="00B9499D">
              <w:t>=</w:t>
            </w:r>
            <w:r>
              <w:t> </w:t>
            </w:r>
            <w:r w:rsidRPr="00B9499D">
              <w:t>Дата_отражения_в_учете</w:t>
            </w:r>
          </w:p>
        </w:tc>
      </w:tr>
      <w:tr w:rsidR="00786778" w:rsidRPr="00B9499D" w14:paraId="26AA1E05" w14:textId="77777777" w:rsidTr="00294A0D">
        <w:tc>
          <w:tcPr>
            <w:tcW w:w="1109" w:type="pct"/>
          </w:tcPr>
          <w:p w14:paraId="7006F61D" w14:textId="77777777" w:rsidR="00786778" w:rsidRPr="00B9499D" w:rsidRDefault="00786778" w:rsidP="00294A0D">
            <w:pPr>
              <w:pStyle w:val="GOSTTablenorm"/>
              <w:rPr>
                <w:szCs w:val="22"/>
              </w:rPr>
            </w:pPr>
            <w:r>
              <w:rPr>
                <w:shd w:val="clear" w:color="auto" w:fill="FFFFFF"/>
              </w:rPr>
              <w:t>Тип_расч_документа</w:t>
            </w:r>
          </w:p>
        </w:tc>
        <w:tc>
          <w:tcPr>
            <w:tcW w:w="284" w:type="pct"/>
          </w:tcPr>
          <w:p w14:paraId="561CB191" w14:textId="77777777" w:rsidR="00786778" w:rsidRPr="00B9499D" w:rsidRDefault="00786778" w:rsidP="00294A0D">
            <w:pPr>
              <w:pStyle w:val="GOSTTablenorm"/>
              <w:rPr>
                <w:szCs w:val="22"/>
              </w:rPr>
            </w:pPr>
            <w:r>
              <w:rPr>
                <w:szCs w:val="22"/>
              </w:rPr>
              <w:t>нет</w:t>
            </w:r>
          </w:p>
        </w:tc>
        <w:tc>
          <w:tcPr>
            <w:tcW w:w="1109" w:type="pct"/>
          </w:tcPr>
          <w:p w14:paraId="25D4EB68" w14:textId="77777777" w:rsidR="00786778" w:rsidRPr="00B9499D" w:rsidRDefault="00786778" w:rsidP="00294A0D">
            <w:pPr>
              <w:pStyle w:val="GOSTTablenorm"/>
              <w:rPr>
                <w:szCs w:val="22"/>
              </w:rPr>
            </w:pPr>
            <w:r>
              <w:rPr>
                <w:szCs w:val="22"/>
              </w:rPr>
              <w:t>Тип расчетного документа</w:t>
            </w:r>
          </w:p>
        </w:tc>
        <w:tc>
          <w:tcPr>
            <w:tcW w:w="1128" w:type="pct"/>
          </w:tcPr>
          <w:p w14:paraId="7457C58D" w14:textId="77777777" w:rsidR="00786778" w:rsidRPr="00B9499D" w:rsidRDefault="00786778" w:rsidP="00294A0D">
            <w:pPr>
              <w:pStyle w:val="GOSTTablenorm"/>
              <w:rPr>
                <w:szCs w:val="22"/>
              </w:rPr>
            </w:pPr>
            <w:r w:rsidRPr="00406E37">
              <w:t>BRE_TYPEDOC</w:t>
            </w:r>
          </w:p>
        </w:tc>
        <w:tc>
          <w:tcPr>
            <w:tcW w:w="1370" w:type="pct"/>
          </w:tcPr>
          <w:p w14:paraId="6642AB14" w14:textId="77777777" w:rsidR="00786778" w:rsidRPr="00B9499D" w:rsidRDefault="00786778" w:rsidP="00294A0D">
            <w:pPr>
              <w:pStyle w:val="GOSTTablenorm"/>
            </w:pPr>
          </w:p>
        </w:tc>
      </w:tr>
      <w:tr w:rsidR="00786778" w:rsidRPr="00B9499D" w14:paraId="3D0D010A" w14:textId="77777777" w:rsidTr="00294A0D">
        <w:tc>
          <w:tcPr>
            <w:tcW w:w="1109" w:type="pct"/>
          </w:tcPr>
          <w:p w14:paraId="674E740A" w14:textId="77777777" w:rsidR="00786778" w:rsidRDefault="00786778" w:rsidP="00294A0D">
            <w:pPr>
              <w:pStyle w:val="GOSTTablenorm"/>
              <w:rPr>
                <w:shd w:val="clear" w:color="auto" w:fill="FFFFFF"/>
              </w:rPr>
            </w:pPr>
            <w:r w:rsidRPr="0041658B">
              <w:t>Наименование_расч_документа</w:t>
            </w:r>
          </w:p>
        </w:tc>
        <w:tc>
          <w:tcPr>
            <w:tcW w:w="284" w:type="pct"/>
          </w:tcPr>
          <w:p w14:paraId="47C695C0" w14:textId="77777777" w:rsidR="00786778" w:rsidRDefault="00786778" w:rsidP="00294A0D">
            <w:pPr>
              <w:pStyle w:val="GOSTTablenorm"/>
              <w:rPr>
                <w:szCs w:val="22"/>
              </w:rPr>
            </w:pPr>
            <w:r w:rsidRPr="00E576D5">
              <w:t>да</w:t>
            </w:r>
          </w:p>
        </w:tc>
        <w:tc>
          <w:tcPr>
            <w:tcW w:w="1109" w:type="pct"/>
          </w:tcPr>
          <w:p w14:paraId="286BB2BB" w14:textId="77777777" w:rsidR="00786778" w:rsidRDefault="00786778" w:rsidP="00294A0D">
            <w:pPr>
              <w:pStyle w:val="GOSTTablenorm"/>
              <w:rPr>
                <w:szCs w:val="22"/>
              </w:rPr>
            </w:pPr>
            <w:r w:rsidRPr="00E576D5">
              <w:t xml:space="preserve">Наименование расчетного документа в соответствии с типом </w:t>
            </w:r>
            <w:r w:rsidRPr="00802219">
              <w:t>ED</w:t>
            </w:r>
          </w:p>
        </w:tc>
        <w:tc>
          <w:tcPr>
            <w:tcW w:w="1128" w:type="pct"/>
          </w:tcPr>
          <w:p w14:paraId="46B46A74" w14:textId="77777777" w:rsidR="00786778" w:rsidRPr="00406E37" w:rsidRDefault="00786778" w:rsidP="00294A0D">
            <w:pPr>
              <w:pStyle w:val="GOSTTablenorm"/>
            </w:pPr>
            <w:r>
              <w:t>-</w:t>
            </w:r>
          </w:p>
        </w:tc>
        <w:tc>
          <w:tcPr>
            <w:tcW w:w="1370" w:type="pct"/>
          </w:tcPr>
          <w:p w14:paraId="1264B8AA" w14:textId="77777777" w:rsidR="00786778" w:rsidRPr="00B9499D" w:rsidRDefault="00786778" w:rsidP="00294A0D">
            <w:pPr>
              <w:pStyle w:val="GOSTTablenorm"/>
            </w:pPr>
            <w:r>
              <w:t>Атрибут всегда заполняется значением «Поручение о перечислении на счет»</w:t>
            </w:r>
          </w:p>
        </w:tc>
      </w:tr>
      <w:tr w:rsidR="00786778" w:rsidRPr="00B9499D" w14:paraId="51FB4274" w14:textId="77777777" w:rsidTr="00294A0D">
        <w:tc>
          <w:tcPr>
            <w:tcW w:w="1109" w:type="pct"/>
          </w:tcPr>
          <w:p w14:paraId="36EDA7B6" w14:textId="77777777" w:rsidR="00786778" w:rsidRDefault="00786778" w:rsidP="00294A0D">
            <w:pPr>
              <w:pStyle w:val="GOSTTablenorm"/>
              <w:rPr>
                <w:shd w:val="clear" w:color="auto" w:fill="FFFFFF"/>
              </w:rPr>
            </w:pPr>
            <w:r>
              <w:rPr>
                <w:szCs w:val="22"/>
              </w:rPr>
              <w:t>Признак_автоПП</w:t>
            </w:r>
          </w:p>
        </w:tc>
        <w:tc>
          <w:tcPr>
            <w:tcW w:w="284" w:type="pct"/>
          </w:tcPr>
          <w:p w14:paraId="5647CB1B" w14:textId="77777777" w:rsidR="00786778" w:rsidRDefault="00786778" w:rsidP="00294A0D">
            <w:pPr>
              <w:pStyle w:val="GOSTTablenorm"/>
              <w:rPr>
                <w:szCs w:val="22"/>
              </w:rPr>
            </w:pPr>
            <w:r>
              <w:rPr>
                <w:szCs w:val="22"/>
              </w:rPr>
              <w:t>нет</w:t>
            </w:r>
          </w:p>
        </w:tc>
        <w:tc>
          <w:tcPr>
            <w:tcW w:w="1109" w:type="pct"/>
          </w:tcPr>
          <w:p w14:paraId="1B47AA6B" w14:textId="77777777" w:rsidR="00786778" w:rsidRPr="00BC52C4" w:rsidRDefault="00786778" w:rsidP="00294A0D">
            <w:pPr>
              <w:pStyle w:val="GOSTTablenorm"/>
              <w:rPr>
                <w:szCs w:val="22"/>
              </w:rPr>
            </w:pPr>
            <w:r w:rsidRPr="00C32325">
              <w:rPr>
                <w:szCs w:val="22"/>
              </w:rPr>
              <w:t>Признак автоматическо</w:t>
            </w:r>
            <w:r>
              <w:rPr>
                <w:szCs w:val="22"/>
              </w:rPr>
              <w:t>го формирования документа</w:t>
            </w:r>
          </w:p>
        </w:tc>
        <w:tc>
          <w:tcPr>
            <w:tcW w:w="1128" w:type="pct"/>
          </w:tcPr>
          <w:p w14:paraId="27619C05" w14:textId="77777777" w:rsidR="00786778" w:rsidRPr="00406E37" w:rsidRDefault="00786778" w:rsidP="00294A0D">
            <w:pPr>
              <w:pStyle w:val="GOSTTablenorm"/>
            </w:pPr>
            <w:r>
              <w:rPr>
                <w:lang w:val="en-US"/>
              </w:rPr>
              <w:t>SI_</w:t>
            </w:r>
            <w:r w:rsidRPr="00C32325">
              <w:t>signAutoPP</w:t>
            </w:r>
          </w:p>
        </w:tc>
        <w:tc>
          <w:tcPr>
            <w:tcW w:w="1370" w:type="pct"/>
          </w:tcPr>
          <w:p w14:paraId="66AB3ACA" w14:textId="77777777" w:rsidR="00786778" w:rsidRPr="00B9499D" w:rsidRDefault="00786778" w:rsidP="00294A0D">
            <w:pPr>
              <w:pStyle w:val="GOSTTablenorm"/>
            </w:pPr>
          </w:p>
        </w:tc>
      </w:tr>
      <w:tr w:rsidR="00786778" w:rsidRPr="00B9499D" w14:paraId="55D446C6" w14:textId="77777777" w:rsidTr="00294A0D">
        <w:tc>
          <w:tcPr>
            <w:tcW w:w="1109" w:type="pct"/>
          </w:tcPr>
          <w:p w14:paraId="2F314BA3" w14:textId="77777777" w:rsidR="00786778" w:rsidRPr="00B9499D" w:rsidRDefault="00786778" w:rsidP="00294A0D">
            <w:pPr>
              <w:pStyle w:val="GOSTTablenorm"/>
              <w:rPr>
                <w:szCs w:val="22"/>
              </w:rPr>
            </w:pPr>
            <w:r w:rsidRPr="00B9499D">
              <w:rPr>
                <w:szCs w:val="22"/>
              </w:rPr>
              <w:t>Код_валюты</w:t>
            </w:r>
          </w:p>
        </w:tc>
        <w:tc>
          <w:tcPr>
            <w:tcW w:w="284" w:type="pct"/>
          </w:tcPr>
          <w:p w14:paraId="112F6A7C" w14:textId="77777777" w:rsidR="00786778" w:rsidRPr="00B9499D" w:rsidRDefault="00786778" w:rsidP="00294A0D">
            <w:pPr>
              <w:pStyle w:val="GOSTTablenorm"/>
              <w:rPr>
                <w:szCs w:val="22"/>
              </w:rPr>
            </w:pPr>
            <w:r w:rsidRPr="00B9499D">
              <w:rPr>
                <w:szCs w:val="22"/>
              </w:rPr>
              <w:t>да</w:t>
            </w:r>
          </w:p>
        </w:tc>
        <w:tc>
          <w:tcPr>
            <w:tcW w:w="1109" w:type="pct"/>
          </w:tcPr>
          <w:p w14:paraId="6314C859" w14:textId="77777777" w:rsidR="00786778" w:rsidRPr="00B9499D" w:rsidRDefault="00786778" w:rsidP="00294A0D">
            <w:pPr>
              <w:pStyle w:val="GOSTTablenorm"/>
              <w:rPr>
                <w:szCs w:val="22"/>
              </w:rPr>
            </w:pPr>
            <w:r w:rsidRPr="00B9499D">
              <w:t xml:space="preserve">Код </w:t>
            </w:r>
            <w:r w:rsidRPr="000C55A4">
              <w:t>валюты</w:t>
            </w:r>
            <w:r w:rsidRPr="00B9499D">
              <w:t xml:space="preserve"> по ОКВ</w:t>
            </w:r>
          </w:p>
        </w:tc>
        <w:tc>
          <w:tcPr>
            <w:tcW w:w="1128" w:type="pct"/>
          </w:tcPr>
          <w:p w14:paraId="2F56EC1A" w14:textId="77777777" w:rsidR="00786778" w:rsidRPr="00B9499D" w:rsidRDefault="00786778" w:rsidP="00294A0D">
            <w:pPr>
              <w:pStyle w:val="GOSTTablenorm"/>
              <w:rPr>
                <w:szCs w:val="22"/>
              </w:rPr>
            </w:pPr>
            <w:r w:rsidRPr="007F1F06">
              <w:t>CURRENCY_CODE</w:t>
            </w:r>
          </w:p>
        </w:tc>
        <w:tc>
          <w:tcPr>
            <w:tcW w:w="1370" w:type="pct"/>
          </w:tcPr>
          <w:p w14:paraId="34AC7F42" w14:textId="77777777" w:rsidR="00786778" w:rsidRPr="00B9499D" w:rsidRDefault="00786778" w:rsidP="00294A0D">
            <w:pPr>
              <w:pStyle w:val="GOSTTablenorm"/>
              <w:rPr>
                <w:szCs w:val="22"/>
              </w:rPr>
            </w:pPr>
            <w:r w:rsidRPr="00B9499D">
              <w:rPr>
                <w:szCs w:val="22"/>
              </w:rPr>
              <w:t>В составе документа может приходить как цифровой, так и буквенный код валюты.</w:t>
            </w:r>
          </w:p>
          <w:p w14:paraId="589ACA56" w14:textId="77777777" w:rsidR="00786778" w:rsidRPr="00B9499D" w:rsidRDefault="00786778" w:rsidP="00294A0D">
            <w:pPr>
              <w:pStyle w:val="GOSTTableListNum10"/>
            </w:pPr>
            <w:r w:rsidRPr="00B9499D">
              <w:t xml:space="preserve"> если код валюты пришел цифровой, то в атрибут его значение записывается в неизменном виде;</w:t>
            </w:r>
          </w:p>
          <w:p w14:paraId="45512A65" w14:textId="77777777" w:rsidR="00786778" w:rsidRPr="00B9499D" w:rsidRDefault="00786778" w:rsidP="00294A0D">
            <w:pPr>
              <w:pStyle w:val="GOSTTableListNum10"/>
            </w:pPr>
            <w:r w:rsidRPr="00B9499D">
              <w:t xml:space="preserve"> если код валюты пришел буквенный, то в атрибут его значение записывается после преобразования в цифровой по данным справочника «Общероссийский классификатор валют (ОКВ)»</w:t>
            </w:r>
            <w:r w:rsidRPr="00B9499D">
              <w:rPr>
                <w:rStyle w:val="af6"/>
              </w:rPr>
              <w:footnoteReference w:id="11"/>
            </w:r>
          </w:p>
        </w:tc>
      </w:tr>
      <w:tr w:rsidR="00786778" w:rsidRPr="00B9499D" w14:paraId="3FEE3484" w14:textId="77777777" w:rsidTr="00294A0D">
        <w:tc>
          <w:tcPr>
            <w:tcW w:w="1109" w:type="pct"/>
          </w:tcPr>
          <w:p w14:paraId="4BABEADA" w14:textId="77777777" w:rsidR="00786778" w:rsidRPr="00B9499D" w:rsidRDefault="00786778" w:rsidP="00294A0D">
            <w:pPr>
              <w:pStyle w:val="GOSTTablenorm"/>
              <w:rPr>
                <w:szCs w:val="22"/>
              </w:rPr>
            </w:pPr>
            <w:r>
              <w:rPr>
                <w:szCs w:val="22"/>
              </w:rPr>
              <w:t>Код_валюты_учета</w:t>
            </w:r>
          </w:p>
        </w:tc>
        <w:tc>
          <w:tcPr>
            <w:tcW w:w="284" w:type="pct"/>
          </w:tcPr>
          <w:p w14:paraId="1D5D8DA1" w14:textId="77777777" w:rsidR="00786778" w:rsidRPr="00B9499D" w:rsidRDefault="00786778" w:rsidP="00294A0D">
            <w:pPr>
              <w:pStyle w:val="GOSTTablenorm"/>
              <w:rPr>
                <w:szCs w:val="22"/>
              </w:rPr>
            </w:pPr>
            <w:r>
              <w:rPr>
                <w:szCs w:val="22"/>
              </w:rPr>
              <w:t>да</w:t>
            </w:r>
          </w:p>
        </w:tc>
        <w:tc>
          <w:tcPr>
            <w:tcW w:w="1109" w:type="pct"/>
          </w:tcPr>
          <w:p w14:paraId="290F2A90" w14:textId="77777777" w:rsidR="00786778" w:rsidRPr="00B9499D" w:rsidRDefault="00786778" w:rsidP="00294A0D">
            <w:pPr>
              <w:pStyle w:val="GOSTTablenorm"/>
            </w:pPr>
            <w:r w:rsidRPr="00B9499D">
              <w:rPr>
                <w:szCs w:val="22"/>
              </w:rPr>
              <w:t xml:space="preserve">Код валюты </w:t>
            </w:r>
            <w:r>
              <w:rPr>
                <w:szCs w:val="22"/>
              </w:rPr>
              <w:t xml:space="preserve">учета </w:t>
            </w:r>
            <w:r w:rsidRPr="00B9499D">
              <w:rPr>
                <w:szCs w:val="22"/>
              </w:rPr>
              <w:t>по ОКВ</w:t>
            </w:r>
          </w:p>
        </w:tc>
        <w:tc>
          <w:tcPr>
            <w:tcW w:w="1128" w:type="pct"/>
          </w:tcPr>
          <w:p w14:paraId="45E09E52" w14:textId="77777777" w:rsidR="00786778" w:rsidRPr="007F1F06" w:rsidRDefault="00786778" w:rsidP="00294A0D">
            <w:pPr>
              <w:pStyle w:val="GOSTTablenorm"/>
            </w:pPr>
            <w:r>
              <w:t>-</w:t>
            </w:r>
          </w:p>
        </w:tc>
        <w:tc>
          <w:tcPr>
            <w:tcW w:w="1370" w:type="pct"/>
          </w:tcPr>
          <w:p w14:paraId="5526789E" w14:textId="77777777" w:rsidR="00786778" w:rsidRPr="00B9499D" w:rsidRDefault="00786778" w:rsidP="00294A0D">
            <w:pPr>
              <w:pStyle w:val="GOSTTablenorm"/>
              <w:rPr>
                <w:szCs w:val="22"/>
              </w:rPr>
            </w:pPr>
            <w:r w:rsidRPr="000027F9">
              <w:t>Указывается значение «643»</w:t>
            </w:r>
          </w:p>
        </w:tc>
      </w:tr>
      <w:tr w:rsidR="00786778" w:rsidRPr="00B9499D" w14:paraId="3D0066A6" w14:textId="77777777" w:rsidTr="00294A0D">
        <w:tc>
          <w:tcPr>
            <w:tcW w:w="1109" w:type="pct"/>
          </w:tcPr>
          <w:p w14:paraId="3061941B" w14:textId="77777777" w:rsidR="00786778" w:rsidRPr="00B9499D" w:rsidRDefault="00786778" w:rsidP="00294A0D">
            <w:pPr>
              <w:pStyle w:val="GOSTTablenorm"/>
              <w:rPr>
                <w:szCs w:val="22"/>
              </w:rPr>
            </w:pPr>
            <w:r w:rsidRPr="00B9499D">
              <w:t>Код_контура</w:t>
            </w:r>
          </w:p>
        </w:tc>
        <w:tc>
          <w:tcPr>
            <w:tcW w:w="284" w:type="pct"/>
          </w:tcPr>
          <w:p w14:paraId="2A7B95B8" w14:textId="77777777" w:rsidR="00786778" w:rsidRPr="00B9499D" w:rsidRDefault="00786778" w:rsidP="00294A0D">
            <w:pPr>
              <w:pStyle w:val="GOSTTablenorm"/>
              <w:rPr>
                <w:szCs w:val="22"/>
              </w:rPr>
            </w:pPr>
            <w:r w:rsidRPr="00B9499D">
              <w:t>да</w:t>
            </w:r>
          </w:p>
        </w:tc>
        <w:tc>
          <w:tcPr>
            <w:tcW w:w="1109" w:type="pct"/>
          </w:tcPr>
          <w:p w14:paraId="622B7960" w14:textId="77777777" w:rsidR="00786778" w:rsidRPr="00B9499D" w:rsidRDefault="00786778" w:rsidP="00294A0D">
            <w:pPr>
              <w:pStyle w:val="GOSTTablenorm"/>
              <w:rPr>
                <w:szCs w:val="22"/>
              </w:rPr>
            </w:pPr>
            <w:r w:rsidRPr="00B9499D">
              <w:t>Код контура, приведенный к стандартному виду</w:t>
            </w:r>
          </w:p>
        </w:tc>
        <w:tc>
          <w:tcPr>
            <w:tcW w:w="1128" w:type="pct"/>
          </w:tcPr>
          <w:p w14:paraId="38DC474B" w14:textId="77777777" w:rsidR="00786778" w:rsidRPr="00B9499D" w:rsidRDefault="00786778" w:rsidP="00294A0D">
            <w:pPr>
              <w:pStyle w:val="GOSTTablenorm"/>
              <w:rPr>
                <w:szCs w:val="22"/>
              </w:rPr>
            </w:pPr>
            <w:r w:rsidRPr="00F77633">
              <w:rPr>
                <w:lang w:val="en-US"/>
              </w:rPr>
              <w:t>SEGMENT_CODE</w:t>
            </w:r>
          </w:p>
        </w:tc>
        <w:tc>
          <w:tcPr>
            <w:tcW w:w="1370" w:type="pct"/>
          </w:tcPr>
          <w:p w14:paraId="75A7E5E7" w14:textId="77777777" w:rsidR="00786778" w:rsidRPr="00B9499D" w:rsidRDefault="00786778" w:rsidP="00294A0D">
            <w:pPr>
              <w:pStyle w:val="GOSTTablenorm"/>
              <w:rPr>
                <w:rFonts w:eastAsiaTheme="minorEastAsia"/>
              </w:rPr>
            </w:pPr>
            <w:r w:rsidRPr="00B9499D">
              <w:t xml:space="preserve">Если в теге документа </w:t>
            </w:r>
            <w:r>
              <w:t>«</w:t>
            </w:r>
            <w:r w:rsidRPr="00B9499D">
              <w:t>1</w:t>
            </w:r>
            <w:r>
              <w:t>»</w:t>
            </w:r>
            <w:r w:rsidRPr="00B9499D">
              <w:t xml:space="preserve"> или </w:t>
            </w:r>
            <w:r>
              <w:t>«</w:t>
            </w:r>
            <w:r w:rsidRPr="00B9499D">
              <w:t>O</w:t>
            </w:r>
            <w:r>
              <w:t>»</w:t>
            </w:r>
            <w:r w:rsidRPr="00B9499D">
              <w:t xml:space="preserve">, то значение </w:t>
            </w:r>
            <w:r>
              <w:t>«</w:t>
            </w:r>
            <w:r w:rsidRPr="00B9499D">
              <w:t>1</w:t>
            </w:r>
            <w:r>
              <w:t>».</w:t>
            </w:r>
          </w:p>
          <w:p w14:paraId="452BD112" w14:textId="77777777" w:rsidR="00786778" w:rsidRPr="00B9499D" w:rsidRDefault="00786778" w:rsidP="00294A0D">
            <w:pPr>
              <w:pStyle w:val="GOSTTablenorm"/>
              <w:rPr>
                <w:szCs w:val="22"/>
              </w:rPr>
            </w:pPr>
            <w:r w:rsidRPr="00B9499D">
              <w:t xml:space="preserve">Если в теге документа </w:t>
            </w:r>
            <w:r>
              <w:t>«</w:t>
            </w:r>
            <w:r w:rsidRPr="00B9499D">
              <w:t>2</w:t>
            </w:r>
            <w:r>
              <w:t>»</w:t>
            </w:r>
            <w:r w:rsidRPr="00B9499D">
              <w:t xml:space="preserve"> или </w:t>
            </w:r>
            <w:r>
              <w:t>«</w:t>
            </w:r>
            <w:r w:rsidRPr="00B9499D">
              <w:t>S</w:t>
            </w:r>
            <w:r>
              <w:t>»</w:t>
            </w:r>
            <w:r w:rsidRPr="00B9499D">
              <w:t xml:space="preserve">, то значение </w:t>
            </w:r>
            <w:r>
              <w:t>«</w:t>
            </w:r>
            <w:r w:rsidRPr="00B9499D">
              <w:t>2</w:t>
            </w:r>
            <w:r>
              <w:t>»</w:t>
            </w:r>
          </w:p>
        </w:tc>
      </w:tr>
      <w:tr w:rsidR="00786778" w:rsidRPr="00B9499D" w14:paraId="2C9F0C1B" w14:textId="77777777" w:rsidTr="00294A0D">
        <w:tc>
          <w:tcPr>
            <w:tcW w:w="1109" w:type="pct"/>
          </w:tcPr>
          <w:p w14:paraId="536EB03E" w14:textId="77777777" w:rsidR="00786778" w:rsidRPr="00B9499D" w:rsidRDefault="00786778" w:rsidP="00294A0D">
            <w:pPr>
              <w:pStyle w:val="GOSTTablenorm"/>
            </w:pPr>
            <w:r w:rsidRPr="00B9499D">
              <w:t>Уровень_конфиденциальности</w:t>
            </w:r>
          </w:p>
        </w:tc>
        <w:tc>
          <w:tcPr>
            <w:tcW w:w="284" w:type="pct"/>
          </w:tcPr>
          <w:p w14:paraId="586C0E5E" w14:textId="77777777" w:rsidR="00786778" w:rsidRPr="00B9499D" w:rsidRDefault="00786778" w:rsidP="00294A0D">
            <w:pPr>
              <w:pStyle w:val="GOSTTablenorm"/>
            </w:pPr>
            <w:r>
              <w:t>нет</w:t>
            </w:r>
          </w:p>
        </w:tc>
        <w:tc>
          <w:tcPr>
            <w:tcW w:w="1109" w:type="pct"/>
          </w:tcPr>
          <w:p w14:paraId="44700FCE" w14:textId="77777777" w:rsidR="00786778" w:rsidRPr="00B9499D" w:rsidRDefault="00786778" w:rsidP="00294A0D">
            <w:pPr>
              <w:pStyle w:val="GOSTTablenorm"/>
            </w:pPr>
            <w:r w:rsidRPr="00B9499D">
              <w:t>Уровень конфиденциальности</w:t>
            </w:r>
          </w:p>
        </w:tc>
        <w:tc>
          <w:tcPr>
            <w:tcW w:w="1128" w:type="pct"/>
          </w:tcPr>
          <w:p w14:paraId="1A1B1BA5" w14:textId="77777777" w:rsidR="00786778" w:rsidRPr="00F77633" w:rsidRDefault="00786778" w:rsidP="00294A0D">
            <w:pPr>
              <w:pStyle w:val="GOSTTablenorm"/>
              <w:rPr>
                <w:lang w:val="en-US"/>
              </w:rPr>
            </w:pPr>
            <w:r w:rsidRPr="0009288F">
              <w:t>StmInfrmtn_AccessLevelStereotype</w:t>
            </w:r>
          </w:p>
        </w:tc>
        <w:tc>
          <w:tcPr>
            <w:tcW w:w="1370" w:type="pct"/>
          </w:tcPr>
          <w:p w14:paraId="1D003933" w14:textId="77777777" w:rsidR="00786778" w:rsidRDefault="00786778" w:rsidP="00294A0D">
            <w:pPr>
              <w:pStyle w:val="GOSTTablenorm"/>
            </w:pPr>
          </w:p>
        </w:tc>
      </w:tr>
      <w:tr w:rsidR="00786778" w:rsidRPr="00B9499D" w14:paraId="0DC46BC5" w14:textId="77777777" w:rsidTr="00294A0D">
        <w:tc>
          <w:tcPr>
            <w:tcW w:w="1109" w:type="pct"/>
          </w:tcPr>
          <w:p w14:paraId="6CA03296" w14:textId="77777777" w:rsidR="00786778" w:rsidRPr="00B9499D" w:rsidRDefault="00786778" w:rsidP="00294A0D">
            <w:pPr>
              <w:pStyle w:val="GOSTTablenorm"/>
            </w:pPr>
            <w:r w:rsidRPr="00B9499D">
              <w:rPr>
                <w:szCs w:val="22"/>
              </w:rPr>
              <w:t>Код_бюджета</w:t>
            </w:r>
          </w:p>
        </w:tc>
        <w:tc>
          <w:tcPr>
            <w:tcW w:w="284" w:type="pct"/>
          </w:tcPr>
          <w:p w14:paraId="58C188F8" w14:textId="77777777" w:rsidR="00786778" w:rsidRDefault="00786778" w:rsidP="00294A0D">
            <w:pPr>
              <w:pStyle w:val="GOSTTablenorm"/>
            </w:pPr>
            <w:r w:rsidRPr="00B9499D">
              <w:rPr>
                <w:szCs w:val="22"/>
              </w:rPr>
              <w:t>нет</w:t>
            </w:r>
          </w:p>
        </w:tc>
        <w:tc>
          <w:tcPr>
            <w:tcW w:w="1109" w:type="pct"/>
          </w:tcPr>
          <w:p w14:paraId="13B08244" w14:textId="77777777" w:rsidR="00786778" w:rsidRPr="00B9499D" w:rsidRDefault="00786778" w:rsidP="00294A0D">
            <w:pPr>
              <w:pStyle w:val="GOSTTablenorm"/>
            </w:pPr>
            <w:r w:rsidRPr="00B9499D">
              <w:rPr>
                <w:szCs w:val="22"/>
              </w:rPr>
              <w:t>Код бюджета</w:t>
            </w:r>
          </w:p>
        </w:tc>
        <w:tc>
          <w:tcPr>
            <w:tcW w:w="1128" w:type="pct"/>
          </w:tcPr>
          <w:p w14:paraId="75821AF4" w14:textId="77777777" w:rsidR="00786778" w:rsidRPr="0009288F" w:rsidRDefault="00786778" w:rsidP="00294A0D">
            <w:pPr>
              <w:pStyle w:val="GOSTTablenorm"/>
            </w:pPr>
            <w:r w:rsidRPr="00D431A7">
              <w:t>P_BudgetCode</w:t>
            </w:r>
          </w:p>
        </w:tc>
        <w:tc>
          <w:tcPr>
            <w:tcW w:w="1370" w:type="pct"/>
          </w:tcPr>
          <w:p w14:paraId="1B5101F2" w14:textId="77777777" w:rsidR="00786778" w:rsidRDefault="00786778" w:rsidP="00294A0D">
            <w:pPr>
              <w:pStyle w:val="GOSTTablenorm"/>
            </w:pPr>
          </w:p>
        </w:tc>
      </w:tr>
      <w:tr w:rsidR="00786778" w:rsidRPr="00B9499D" w14:paraId="11CEB634" w14:textId="77777777" w:rsidTr="00294A0D">
        <w:tc>
          <w:tcPr>
            <w:tcW w:w="1109" w:type="pct"/>
          </w:tcPr>
          <w:p w14:paraId="436729A7" w14:textId="77777777" w:rsidR="00786778" w:rsidRPr="00307060" w:rsidRDefault="00786778" w:rsidP="00294A0D">
            <w:pPr>
              <w:pStyle w:val="GOSTTablenorm"/>
              <w:rPr>
                <w:szCs w:val="22"/>
              </w:rPr>
            </w:pPr>
            <w:r w:rsidRPr="00307060">
              <w:t>Тип_бюджета</w:t>
            </w:r>
            <w:r w:rsidRPr="00B040D0">
              <w:t>**</w:t>
            </w:r>
          </w:p>
        </w:tc>
        <w:tc>
          <w:tcPr>
            <w:tcW w:w="284" w:type="pct"/>
          </w:tcPr>
          <w:p w14:paraId="67B5B146" w14:textId="77777777" w:rsidR="00786778" w:rsidRPr="00B9499D" w:rsidRDefault="00786778" w:rsidP="00294A0D">
            <w:pPr>
              <w:pStyle w:val="GOSTTablenorm"/>
              <w:rPr>
                <w:szCs w:val="22"/>
              </w:rPr>
            </w:pPr>
            <w:r w:rsidRPr="00B9499D">
              <w:t>да</w:t>
            </w:r>
          </w:p>
        </w:tc>
        <w:tc>
          <w:tcPr>
            <w:tcW w:w="1109" w:type="pct"/>
          </w:tcPr>
          <w:p w14:paraId="405EC0D1" w14:textId="77777777" w:rsidR="00786778" w:rsidRPr="00B9499D" w:rsidRDefault="00786778" w:rsidP="00294A0D">
            <w:pPr>
              <w:pStyle w:val="GOSTTablenorm"/>
              <w:rPr>
                <w:szCs w:val="22"/>
              </w:rPr>
            </w:pPr>
            <w:r w:rsidRPr="00B9499D">
              <w:t>Тип бюджета</w:t>
            </w:r>
          </w:p>
        </w:tc>
        <w:tc>
          <w:tcPr>
            <w:tcW w:w="1128" w:type="pct"/>
          </w:tcPr>
          <w:p w14:paraId="0E17EB78" w14:textId="77777777" w:rsidR="00786778" w:rsidRPr="00A61994" w:rsidRDefault="00786778" w:rsidP="00294A0D">
            <w:pPr>
              <w:pStyle w:val="GOSTTablenorm"/>
              <w:rPr>
                <w:lang w:val="en-US"/>
              </w:rPr>
            </w:pPr>
            <w:r w:rsidRPr="00D431A7">
              <w:t>P_BudgetCode</w:t>
            </w:r>
          </w:p>
        </w:tc>
        <w:tc>
          <w:tcPr>
            <w:tcW w:w="1370" w:type="pct"/>
          </w:tcPr>
          <w:p w14:paraId="46B11064" w14:textId="33CB592F" w:rsidR="00786778" w:rsidRDefault="00786778" w:rsidP="00294A0D">
            <w:pPr>
              <w:pStyle w:val="GOSTTablenorm"/>
            </w:pPr>
            <w:r w:rsidRPr="00B9499D">
              <w:t xml:space="preserve">Тип бюджета определяется по справочнику «Бюджеты» (поиск по значению </w:t>
            </w:r>
            <w:r>
              <w:t>«</w:t>
            </w:r>
            <w:r w:rsidRPr="00B9499D">
              <w:t>Код бюджета</w:t>
            </w:r>
            <w:r>
              <w:t>»</w:t>
            </w:r>
            <w:r w:rsidRPr="00B9499D">
              <w:t>)</w:t>
            </w:r>
            <w:r w:rsidRPr="00A61994">
              <w:rPr>
                <w:vertAlign w:val="superscript"/>
              </w:rPr>
              <w:fldChar w:fldCharType="begin"/>
            </w:r>
            <w:r w:rsidRPr="00A61994">
              <w:rPr>
                <w:vertAlign w:val="superscript"/>
              </w:rPr>
              <w:instrText xml:space="preserve"> NOTEREF _Ref158225772 \h </w:instrText>
            </w:r>
            <w:r>
              <w:rPr>
                <w:vertAlign w:val="superscript"/>
              </w:rPr>
              <w:instrText xml:space="preserve"> \* MERGEFORMAT </w:instrText>
            </w:r>
            <w:r w:rsidRPr="00A61994">
              <w:rPr>
                <w:vertAlign w:val="superscript"/>
              </w:rPr>
            </w:r>
            <w:r w:rsidRPr="00A61994">
              <w:rPr>
                <w:vertAlign w:val="superscript"/>
              </w:rPr>
              <w:fldChar w:fldCharType="separate"/>
            </w:r>
            <w:r w:rsidR="00CE7795">
              <w:rPr>
                <w:b/>
                <w:bCs/>
                <w:vertAlign w:val="superscript"/>
              </w:rPr>
              <w:t>Ошибка! Закладка не определена.</w:t>
            </w:r>
            <w:r w:rsidRPr="00A61994">
              <w:rPr>
                <w:vertAlign w:val="superscript"/>
              </w:rPr>
              <w:fldChar w:fldCharType="end"/>
            </w:r>
          </w:p>
        </w:tc>
      </w:tr>
      <w:tr w:rsidR="00786778" w:rsidRPr="00B9499D" w14:paraId="4BB3D380" w14:textId="77777777" w:rsidTr="00294A0D">
        <w:tc>
          <w:tcPr>
            <w:tcW w:w="1109" w:type="pct"/>
          </w:tcPr>
          <w:p w14:paraId="4230B59E" w14:textId="77777777" w:rsidR="00786778" w:rsidRPr="00307060" w:rsidRDefault="00786778" w:rsidP="00294A0D">
            <w:pPr>
              <w:pStyle w:val="GOSTTablenorm"/>
              <w:rPr>
                <w:szCs w:val="22"/>
              </w:rPr>
            </w:pPr>
            <w:r w:rsidRPr="00307060">
              <w:rPr>
                <w:szCs w:val="22"/>
              </w:rPr>
              <w:t>ТОФК_плательщика</w:t>
            </w:r>
          </w:p>
        </w:tc>
        <w:tc>
          <w:tcPr>
            <w:tcW w:w="284" w:type="pct"/>
          </w:tcPr>
          <w:p w14:paraId="61B4483C" w14:textId="77777777" w:rsidR="00786778" w:rsidRPr="00B9499D" w:rsidRDefault="00786778" w:rsidP="00294A0D">
            <w:pPr>
              <w:pStyle w:val="GOSTTablenorm"/>
              <w:rPr>
                <w:szCs w:val="22"/>
              </w:rPr>
            </w:pPr>
            <w:r>
              <w:rPr>
                <w:szCs w:val="22"/>
              </w:rPr>
              <w:t>нет</w:t>
            </w:r>
          </w:p>
        </w:tc>
        <w:tc>
          <w:tcPr>
            <w:tcW w:w="1109" w:type="pct"/>
          </w:tcPr>
          <w:p w14:paraId="5C441DD5" w14:textId="77777777" w:rsidR="00786778" w:rsidRPr="00B9499D" w:rsidRDefault="00786778" w:rsidP="00294A0D">
            <w:pPr>
              <w:pStyle w:val="GOSTTablenorm"/>
              <w:rPr>
                <w:szCs w:val="22"/>
              </w:rPr>
            </w:pPr>
            <w:r>
              <w:rPr>
                <w:szCs w:val="22"/>
              </w:rPr>
              <w:t>Код ТОФК плательщика</w:t>
            </w:r>
          </w:p>
        </w:tc>
        <w:tc>
          <w:tcPr>
            <w:tcW w:w="1128" w:type="pct"/>
          </w:tcPr>
          <w:p w14:paraId="3C394DC5" w14:textId="77777777" w:rsidR="00786778" w:rsidRPr="00B9499D" w:rsidRDefault="00786778" w:rsidP="00294A0D">
            <w:pPr>
              <w:pStyle w:val="GOSTTablenorm"/>
              <w:rPr>
                <w:szCs w:val="22"/>
              </w:rPr>
            </w:pPr>
            <w:r w:rsidRPr="005600FB">
              <w:t>P_</w:t>
            </w:r>
            <w:r w:rsidRPr="005E536F">
              <w:t>TOFKCodePay</w:t>
            </w:r>
          </w:p>
        </w:tc>
        <w:tc>
          <w:tcPr>
            <w:tcW w:w="1370" w:type="pct"/>
          </w:tcPr>
          <w:p w14:paraId="7D694CCA" w14:textId="77777777" w:rsidR="00786778" w:rsidRPr="00B9499D" w:rsidRDefault="00786778" w:rsidP="00294A0D">
            <w:pPr>
              <w:pStyle w:val="GOSTTablenorm"/>
              <w:rPr>
                <w:szCs w:val="22"/>
              </w:rPr>
            </w:pPr>
          </w:p>
        </w:tc>
      </w:tr>
      <w:tr w:rsidR="00786778" w:rsidRPr="00B9499D" w14:paraId="57C515C3" w14:textId="77777777" w:rsidTr="00294A0D">
        <w:tc>
          <w:tcPr>
            <w:tcW w:w="1109" w:type="pct"/>
          </w:tcPr>
          <w:p w14:paraId="4CC5A18D" w14:textId="77777777" w:rsidR="00786778" w:rsidRPr="00307060" w:rsidRDefault="00786778" w:rsidP="00294A0D">
            <w:pPr>
              <w:pStyle w:val="GOSTTablenorm"/>
              <w:rPr>
                <w:szCs w:val="22"/>
              </w:rPr>
            </w:pPr>
            <w:r w:rsidRPr="00307060">
              <w:rPr>
                <w:szCs w:val="22"/>
              </w:rPr>
              <w:t>ТОФК_получателя</w:t>
            </w:r>
          </w:p>
        </w:tc>
        <w:tc>
          <w:tcPr>
            <w:tcW w:w="284" w:type="pct"/>
          </w:tcPr>
          <w:p w14:paraId="54D38613" w14:textId="77777777" w:rsidR="00786778" w:rsidRPr="00B9499D" w:rsidRDefault="00786778" w:rsidP="00294A0D">
            <w:pPr>
              <w:pStyle w:val="GOSTTablenorm"/>
              <w:rPr>
                <w:szCs w:val="22"/>
              </w:rPr>
            </w:pPr>
            <w:r>
              <w:rPr>
                <w:szCs w:val="22"/>
              </w:rPr>
              <w:t>нет</w:t>
            </w:r>
          </w:p>
        </w:tc>
        <w:tc>
          <w:tcPr>
            <w:tcW w:w="1109" w:type="pct"/>
          </w:tcPr>
          <w:p w14:paraId="51CB574D" w14:textId="77777777" w:rsidR="00786778" w:rsidRPr="00B9499D" w:rsidRDefault="00786778" w:rsidP="00294A0D">
            <w:pPr>
              <w:pStyle w:val="GOSTTablenorm"/>
              <w:rPr>
                <w:szCs w:val="22"/>
              </w:rPr>
            </w:pPr>
            <w:r>
              <w:rPr>
                <w:szCs w:val="22"/>
              </w:rPr>
              <w:t>Код ТОФК получателя</w:t>
            </w:r>
          </w:p>
        </w:tc>
        <w:tc>
          <w:tcPr>
            <w:tcW w:w="1128" w:type="pct"/>
          </w:tcPr>
          <w:p w14:paraId="00E0FAFF" w14:textId="77777777" w:rsidR="00786778" w:rsidRPr="00B9499D" w:rsidRDefault="00786778" w:rsidP="00294A0D">
            <w:pPr>
              <w:pStyle w:val="GOSTTablenorm"/>
              <w:rPr>
                <w:szCs w:val="22"/>
              </w:rPr>
            </w:pPr>
            <w:r>
              <w:rPr>
                <w:lang w:val="en-US"/>
              </w:rPr>
              <w:t>R_</w:t>
            </w:r>
            <w:r w:rsidRPr="005E536F">
              <w:t>TOFKCodePol</w:t>
            </w:r>
          </w:p>
        </w:tc>
        <w:tc>
          <w:tcPr>
            <w:tcW w:w="1370" w:type="pct"/>
          </w:tcPr>
          <w:p w14:paraId="5209A9D4" w14:textId="77777777" w:rsidR="00786778" w:rsidRPr="00B9499D" w:rsidRDefault="00786778" w:rsidP="00294A0D">
            <w:pPr>
              <w:pStyle w:val="GOSTTablenorm"/>
              <w:rPr>
                <w:szCs w:val="22"/>
              </w:rPr>
            </w:pPr>
          </w:p>
        </w:tc>
      </w:tr>
      <w:tr w:rsidR="00786778" w:rsidRPr="00B9499D" w14:paraId="0376BA3D" w14:textId="77777777" w:rsidTr="00294A0D">
        <w:tc>
          <w:tcPr>
            <w:tcW w:w="1109" w:type="pct"/>
          </w:tcPr>
          <w:p w14:paraId="3EE0C6C9" w14:textId="77777777" w:rsidR="00786778" w:rsidRPr="00307060" w:rsidRDefault="00786778" w:rsidP="00294A0D">
            <w:pPr>
              <w:pStyle w:val="GOSTTablenorm"/>
            </w:pPr>
            <w:r w:rsidRPr="00307060">
              <w:t>ЦС_плательщика</w:t>
            </w:r>
            <w:r w:rsidRPr="00B040D0">
              <w:t>**</w:t>
            </w:r>
          </w:p>
        </w:tc>
        <w:tc>
          <w:tcPr>
            <w:tcW w:w="284" w:type="pct"/>
          </w:tcPr>
          <w:p w14:paraId="5036EAE7" w14:textId="77777777" w:rsidR="00786778" w:rsidRPr="00C16CB9" w:rsidRDefault="00786778" w:rsidP="00294A0D">
            <w:pPr>
              <w:pStyle w:val="GOSTTablenorm"/>
              <w:rPr>
                <w:szCs w:val="22"/>
              </w:rPr>
            </w:pPr>
            <w:r w:rsidRPr="00C16CB9">
              <w:rPr>
                <w:szCs w:val="22"/>
              </w:rPr>
              <w:t>нет</w:t>
            </w:r>
          </w:p>
        </w:tc>
        <w:tc>
          <w:tcPr>
            <w:tcW w:w="1109" w:type="pct"/>
          </w:tcPr>
          <w:p w14:paraId="65DE909C" w14:textId="77777777" w:rsidR="00786778" w:rsidRPr="00C16CB9" w:rsidRDefault="00786778" w:rsidP="00294A0D">
            <w:pPr>
              <w:pStyle w:val="GOSTTablenorm"/>
              <w:rPr>
                <w:szCs w:val="22"/>
              </w:rPr>
            </w:pPr>
            <w:r w:rsidRPr="00C16CB9">
              <w:rPr>
                <w:szCs w:val="22"/>
              </w:rPr>
              <w:t>Код ТОФК ЦС плательщика</w:t>
            </w:r>
          </w:p>
        </w:tc>
        <w:tc>
          <w:tcPr>
            <w:tcW w:w="1128" w:type="pct"/>
          </w:tcPr>
          <w:p w14:paraId="265E91B5" w14:textId="77777777" w:rsidR="00786778" w:rsidRPr="00C16CB9" w:rsidRDefault="00786778" w:rsidP="00294A0D">
            <w:pPr>
              <w:pStyle w:val="GOSTTablenorm"/>
              <w:rPr>
                <w:szCs w:val="22"/>
              </w:rPr>
            </w:pPr>
            <w:r w:rsidRPr="00C16CB9">
              <w:t>SI_TOFKCODECSPAYER</w:t>
            </w:r>
          </w:p>
        </w:tc>
        <w:tc>
          <w:tcPr>
            <w:tcW w:w="1370" w:type="pct"/>
          </w:tcPr>
          <w:p w14:paraId="150888D9" w14:textId="77777777" w:rsidR="00786778" w:rsidRPr="00B9499D" w:rsidRDefault="00786778" w:rsidP="00294A0D">
            <w:pPr>
              <w:pStyle w:val="GOSTTablenorm"/>
              <w:rPr>
                <w:szCs w:val="22"/>
              </w:rPr>
            </w:pPr>
          </w:p>
        </w:tc>
      </w:tr>
      <w:tr w:rsidR="00786778" w:rsidRPr="00B9499D" w14:paraId="7F0BE59A" w14:textId="77777777" w:rsidTr="00294A0D">
        <w:tc>
          <w:tcPr>
            <w:tcW w:w="1109" w:type="pct"/>
          </w:tcPr>
          <w:p w14:paraId="7CD35B9F" w14:textId="77777777" w:rsidR="00786778" w:rsidRPr="00307060" w:rsidRDefault="00786778" w:rsidP="00294A0D">
            <w:pPr>
              <w:pStyle w:val="GOSTTablenorm"/>
            </w:pPr>
            <w:r w:rsidRPr="00307060">
              <w:t>ЦС_получателя</w:t>
            </w:r>
            <w:r w:rsidRPr="00B040D0">
              <w:t>**</w:t>
            </w:r>
          </w:p>
        </w:tc>
        <w:tc>
          <w:tcPr>
            <w:tcW w:w="284" w:type="pct"/>
          </w:tcPr>
          <w:p w14:paraId="536EDC12" w14:textId="77777777" w:rsidR="00786778" w:rsidRPr="00C16CB9" w:rsidRDefault="00786778" w:rsidP="00294A0D">
            <w:pPr>
              <w:pStyle w:val="GOSTTablenorm"/>
              <w:rPr>
                <w:szCs w:val="22"/>
              </w:rPr>
            </w:pPr>
            <w:r w:rsidRPr="00C16CB9">
              <w:rPr>
                <w:szCs w:val="22"/>
              </w:rPr>
              <w:t>нет</w:t>
            </w:r>
          </w:p>
        </w:tc>
        <w:tc>
          <w:tcPr>
            <w:tcW w:w="1109" w:type="pct"/>
          </w:tcPr>
          <w:p w14:paraId="5EFD7B60" w14:textId="77777777" w:rsidR="00786778" w:rsidRPr="00C16CB9" w:rsidRDefault="00786778" w:rsidP="00294A0D">
            <w:pPr>
              <w:pStyle w:val="GOSTTablenorm"/>
              <w:rPr>
                <w:szCs w:val="22"/>
              </w:rPr>
            </w:pPr>
            <w:r w:rsidRPr="00C16CB9">
              <w:rPr>
                <w:szCs w:val="22"/>
              </w:rPr>
              <w:t>Код ТОФК ЦС получателя</w:t>
            </w:r>
          </w:p>
        </w:tc>
        <w:tc>
          <w:tcPr>
            <w:tcW w:w="1128" w:type="pct"/>
          </w:tcPr>
          <w:p w14:paraId="3D72EDBD" w14:textId="77777777" w:rsidR="00786778" w:rsidRPr="00C16CB9" w:rsidRDefault="00786778" w:rsidP="00294A0D">
            <w:pPr>
              <w:pStyle w:val="GOSTTablenorm"/>
              <w:rPr>
                <w:szCs w:val="22"/>
              </w:rPr>
            </w:pPr>
            <w:r w:rsidRPr="00C16CB9">
              <w:t>SI_TOFKCODECSRECIP</w:t>
            </w:r>
          </w:p>
        </w:tc>
        <w:tc>
          <w:tcPr>
            <w:tcW w:w="1370" w:type="pct"/>
          </w:tcPr>
          <w:p w14:paraId="7D1739A8" w14:textId="77777777" w:rsidR="00786778" w:rsidRPr="00B9499D" w:rsidRDefault="00786778" w:rsidP="00294A0D">
            <w:pPr>
              <w:pStyle w:val="GOSTTablenorm"/>
              <w:rPr>
                <w:szCs w:val="22"/>
              </w:rPr>
            </w:pPr>
          </w:p>
        </w:tc>
      </w:tr>
      <w:tr w:rsidR="00786778" w:rsidRPr="00B9499D" w14:paraId="3E425E4C" w14:textId="77777777" w:rsidTr="00294A0D">
        <w:tc>
          <w:tcPr>
            <w:tcW w:w="1109" w:type="pct"/>
          </w:tcPr>
          <w:p w14:paraId="067443A7" w14:textId="77777777" w:rsidR="00786778" w:rsidRPr="00307060" w:rsidRDefault="00786778" w:rsidP="00294A0D">
            <w:pPr>
              <w:pStyle w:val="GOSTTablenorm"/>
            </w:pPr>
            <w:r w:rsidRPr="00307060">
              <w:t>РЦ_плательщика</w:t>
            </w:r>
            <w:r w:rsidRPr="00B040D0">
              <w:t>**</w:t>
            </w:r>
          </w:p>
        </w:tc>
        <w:tc>
          <w:tcPr>
            <w:tcW w:w="284" w:type="pct"/>
          </w:tcPr>
          <w:p w14:paraId="35541724" w14:textId="77777777" w:rsidR="00786778" w:rsidRPr="00C16CB9" w:rsidRDefault="00786778" w:rsidP="00294A0D">
            <w:pPr>
              <w:pStyle w:val="GOSTTablenorm"/>
              <w:rPr>
                <w:szCs w:val="22"/>
              </w:rPr>
            </w:pPr>
            <w:r w:rsidRPr="00C16CB9">
              <w:rPr>
                <w:szCs w:val="22"/>
              </w:rPr>
              <w:t>нет</w:t>
            </w:r>
          </w:p>
        </w:tc>
        <w:tc>
          <w:tcPr>
            <w:tcW w:w="1109" w:type="pct"/>
          </w:tcPr>
          <w:p w14:paraId="76087FC4" w14:textId="77777777" w:rsidR="00786778" w:rsidRPr="00C16CB9" w:rsidRDefault="00786778" w:rsidP="00294A0D">
            <w:pPr>
              <w:pStyle w:val="GOSTTablenorm"/>
              <w:rPr>
                <w:szCs w:val="22"/>
              </w:rPr>
            </w:pPr>
            <w:r w:rsidRPr="00C16CB9">
              <w:rPr>
                <w:szCs w:val="22"/>
              </w:rPr>
              <w:t>Код ТОФК РЦ плательщика</w:t>
            </w:r>
          </w:p>
        </w:tc>
        <w:tc>
          <w:tcPr>
            <w:tcW w:w="1128" w:type="pct"/>
          </w:tcPr>
          <w:p w14:paraId="3F1A6B2E" w14:textId="77777777" w:rsidR="00786778" w:rsidRPr="00C16CB9" w:rsidRDefault="00786778" w:rsidP="00294A0D">
            <w:pPr>
              <w:pStyle w:val="GOSTTablenorm"/>
              <w:rPr>
                <w:szCs w:val="22"/>
              </w:rPr>
            </w:pPr>
            <w:r w:rsidRPr="00C16CB9">
              <w:t>SI_TOFKCODERCPAYER</w:t>
            </w:r>
          </w:p>
        </w:tc>
        <w:tc>
          <w:tcPr>
            <w:tcW w:w="1370" w:type="pct"/>
          </w:tcPr>
          <w:p w14:paraId="738E899E" w14:textId="77777777" w:rsidR="00786778" w:rsidRPr="00B9499D" w:rsidRDefault="00786778" w:rsidP="00294A0D">
            <w:pPr>
              <w:pStyle w:val="GOSTTablenorm"/>
              <w:rPr>
                <w:szCs w:val="22"/>
              </w:rPr>
            </w:pPr>
          </w:p>
        </w:tc>
      </w:tr>
      <w:tr w:rsidR="00786778" w:rsidRPr="00B9499D" w14:paraId="3477EF6E" w14:textId="77777777" w:rsidTr="00294A0D">
        <w:tc>
          <w:tcPr>
            <w:tcW w:w="1109" w:type="pct"/>
          </w:tcPr>
          <w:p w14:paraId="132852AB" w14:textId="77777777" w:rsidR="00786778" w:rsidRPr="00307060" w:rsidRDefault="00786778" w:rsidP="00294A0D">
            <w:pPr>
              <w:pStyle w:val="GOSTTablenorm"/>
            </w:pPr>
            <w:r w:rsidRPr="00307060">
              <w:t>РЦ_получателя</w:t>
            </w:r>
            <w:r w:rsidRPr="00B040D0">
              <w:t>**</w:t>
            </w:r>
          </w:p>
        </w:tc>
        <w:tc>
          <w:tcPr>
            <w:tcW w:w="284" w:type="pct"/>
          </w:tcPr>
          <w:p w14:paraId="0CF8216C" w14:textId="77777777" w:rsidR="00786778" w:rsidRPr="00C16CB9" w:rsidRDefault="00786778" w:rsidP="00294A0D">
            <w:pPr>
              <w:pStyle w:val="GOSTTablenorm"/>
              <w:rPr>
                <w:szCs w:val="22"/>
              </w:rPr>
            </w:pPr>
            <w:r w:rsidRPr="00C16CB9">
              <w:rPr>
                <w:szCs w:val="22"/>
              </w:rPr>
              <w:t>нет</w:t>
            </w:r>
          </w:p>
        </w:tc>
        <w:tc>
          <w:tcPr>
            <w:tcW w:w="1109" w:type="pct"/>
          </w:tcPr>
          <w:p w14:paraId="2626E1A9" w14:textId="77777777" w:rsidR="00786778" w:rsidRPr="00C16CB9" w:rsidRDefault="00786778" w:rsidP="00294A0D">
            <w:pPr>
              <w:pStyle w:val="GOSTTablenorm"/>
              <w:rPr>
                <w:szCs w:val="22"/>
              </w:rPr>
            </w:pPr>
            <w:r w:rsidRPr="00C16CB9">
              <w:rPr>
                <w:szCs w:val="22"/>
              </w:rPr>
              <w:t>Код ТОФК РЦ получателя</w:t>
            </w:r>
          </w:p>
        </w:tc>
        <w:tc>
          <w:tcPr>
            <w:tcW w:w="1128" w:type="pct"/>
          </w:tcPr>
          <w:p w14:paraId="3CABD76D" w14:textId="77777777" w:rsidR="00786778" w:rsidRPr="00C16CB9" w:rsidRDefault="00786778" w:rsidP="00294A0D">
            <w:pPr>
              <w:pStyle w:val="GOSTTablenorm"/>
              <w:rPr>
                <w:szCs w:val="22"/>
              </w:rPr>
            </w:pPr>
            <w:r w:rsidRPr="00C16CB9">
              <w:t>SI_TOFKCODERCRECIP</w:t>
            </w:r>
          </w:p>
        </w:tc>
        <w:tc>
          <w:tcPr>
            <w:tcW w:w="1370" w:type="pct"/>
          </w:tcPr>
          <w:p w14:paraId="277451EE" w14:textId="77777777" w:rsidR="00786778" w:rsidRPr="00B9499D" w:rsidRDefault="00786778" w:rsidP="00294A0D">
            <w:pPr>
              <w:pStyle w:val="GOSTTablenorm"/>
              <w:rPr>
                <w:szCs w:val="22"/>
              </w:rPr>
            </w:pPr>
          </w:p>
        </w:tc>
      </w:tr>
      <w:tr w:rsidR="00786778" w:rsidRPr="00B9499D" w14:paraId="739264E7" w14:textId="77777777" w:rsidTr="00294A0D">
        <w:tc>
          <w:tcPr>
            <w:tcW w:w="1109" w:type="pct"/>
          </w:tcPr>
          <w:p w14:paraId="78290BE0" w14:textId="77777777" w:rsidR="00786778" w:rsidRPr="00B9499D" w:rsidRDefault="00786778" w:rsidP="00294A0D">
            <w:pPr>
              <w:pStyle w:val="GOSTTablenorm"/>
              <w:rPr>
                <w:szCs w:val="22"/>
              </w:rPr>
            </w:pPr>
            <w:r>
              <w:rPr>
                <w:szCs w:val="22"/>
              </w:rPr>
              <w:t>Номер_ЛС_плательщика</w:t>
            </w:r>
          </w:p>
        </w:tc>
        <w:tc>
          <w:tcPr>
            <w:tcW w:w="284" w:type="pct"/>
          </w:tcPr>
          <w:p w14:paraId="59B98410" w14:textId="77777777" w:rsidR="00786778" w:rsidRPr="00B9499D" w:rsidRDefault="00786778" w:rsidP="00294A0D">
            <w:pPr>
              <w:pStyle w:val="GOSTTablenorm"/>
              <w:rPr>
                <w:szCs w:val="22"/>
              </w:rPr>
            </w:pPr>
            <w:r w:rsidRPr="007676F5">
              <w:rPr>
                <w:szCs w:val="22"/>
              </w:rPr>
              <w:t>нет</w:t>
            </w:r>
          </w:p>
        </w:tc>
        <w:tc>
          <w:tcPr>
            <w:tcW w:w="1109" w:type="pct"/>
          </w:tcPr>
          <w:p w14:paraId="3D0C4509" w14:textId="77777777" w:rsidR="00786778" w:rsidRPr="00B9499D" w:rsidRDefault="00786778" w:rsidP="00294A0D">
            <w:pPr>
              <w:pStyle w:val="GOSTTablenorm"/>
              <w:rPr>
                <w:szCs w:val="22"/>
              </w:rPr>
            </w:pPr>
            <w:r>
              <w:rPr>
                <w:szCs w:val="22"/>
              </w:rPr>
              <w:t>Номер лицевого счета плательщика</w:t>
            </w:r>
          </w:p>
        </w:tc>
        <w:tc>
          <w:tcPr>
            <w:tcW w:w="1128" w:type="pct"/>
          </w:tcPr>
          <w:p w14:paraId="1AC14157" w14:textId="77777777" w:rsidR="00786778" w:rsidRPr="00B9499D" w:rsidRDefault="00786778" w:rsidP="00294A0D">
            <w:pPr>
              <w:pStyle w:val="GOSTTablenorm"/>
              <w:rPr>
                <w:szCs w:val="22"/>
              </w:rPr>
            </w:pPr>
            <w:r>
              <w:rPr>
                <w:lang w:val="en-US"/>
              </w:rPr>
              <w:t>P_</w:t>
            </w:r>
            <w:r w:rsidRPr="00821319">
              <w:t>PersonalAcc</w:t>
            </w:r>
          </w:p>
        </w:tc>
        <w:tc>
          <w:tcPr>
            <w:tcW w:w="1370" w:type="pct"/>
          </w:tcPr>
          <w:p w14:paraId="02F45CA2" w14:textId="77777777" w:rsidR="00786778" w:rsidRPr="00B9499D" w:rsidRDefault="00786778" w:rsidP="00294A0D">
            <w:pPr>
              <w:pStyle w:val="GOSTTablenorm"/>
              <w:rPr>
                <w:szCs w:val="22"/>
              </w:rPr>
            </w:pPr>
          </w:p>
        </w:tc>
      </w:tr>
      <w:tr w:rsidR="00786778" w:rsidRPr="00B9499D" w14:paraId="523F49F2" w14:textId="77777777" w:rsidTr="00294A0D">
        <w:tc>
          <w:tcPr>
            <w:tcW w:w="1109" w:type="pct"/>
          </w:tcPr>
          <w:p w14:paraId="5235D8A5" w14:textId="77777777" w:rsidR="00786778" w:rsidRPr="00B9499D" w:rsidRDefault="00786778" w:rsidP="00294A0D">
            <w:pPr>
              <w:pStyle w:val="GOSTTablenorm"/>
              <w:rPr>
                <w:szCs w:val="22"/>
              </w:rPr>
            </w:pPr>
            <w:r>
              <w:rPr>
                <w:szCs w:val="22"/>
              </w:rPr>
              <w:t>Номер_ЛС_получателя</w:t>
            </w:r>
          </w:p>
        </w:tc>
        <w:tc>
          <w:tcPr>
            <w:tcW w:w="284" w:type="pct"/>
          </w:tcPr>
          <w:p w14:paraId="76C523E8" w14:textId="77777777" w:rsidR="00786778" w:rsidRPr="00B9499D" w:rsidRDefault="00786778" w:rsidP="00294A0D">
            <w:pPr>
              <w:pStyle w:val="GOSTTablenorm"/>
              <w:rPr>
                <w:szCs w:val="22"/>
              </w:rPr>
            </w:pPr>
            <w:r w:rsidRPr="007676F5">
              <w:rPr>
                <w:szCs w:val="22"/>
              </w:rPr>
              <w:t>нет</w:t>
            </w:r>
          </w:p>
        </w:tc>
        <w:tc>
          <w:tcPr>
            <w:tcW w:w="1109" w:type="pct"/>
          </w:tcPr>
          <w:p w14:paraId="03FF5FB0" w14:textId="77777777" w:rsidR="00786778" w:rsidRPr="00B9499D" w:rsidRDefault="00786778" w:rsidP="00294A0D">
            <w:pPr>
              <w:pStyle w:val="GOSTTablenorm"/>
              <w:rPr>
                <w:szCs w:val="22"/>
              </w:rPr>
            </w:pPr>
            <w:r>
              <w:rPr>
                <w:szCs w:val="22"/>
              </w:rPr>
              <w:t>Номер лицевого счета получателя</w:t>
            </w:r>
          </w:p>
        </w:tc>
        <w:tc>
          <w:tcPr>
            <w:tcW w:w="1128" w:type="pct"/>
          </w:tcPr>
          <w:p w14:paraId="7706A5B2" w14:textId="77777777" w:rsidR="00786778" w:rsidRPr="00B9499D" w:rsidRDefault="00786778" w:rsidP="00294A0D">
            <w:pPr>
              <w:pStyle w:val="GOSTTablenorm"/>
              <w:rPr>
                <w:szCs w:val="22"/>
              </w:rPr>
            </w:pPr>
            <w:r>
              <w:rPr>
                <w:lang w:val="en-US"/>
              </w:rPr>
              <w:t>R_</w:t>
            </w:r>
            <w:r w:rsidRPr="005E536F">
              <w:t>PersonalAcc</w:t>
            </w:r>
          </w:p>
        </w:tc>
        <w:tc>
          <w:tcPr>
            <w:tcW w:w="1370" w:type="pct"/>
          </w:tcPr>
          <w:p w14:paraId="550F97CC" w14:textId="77777777" w:rsidR="00786778" w:rsidRPr="00B9499D" w:rsidRDefault="00786778" w:rsidP="00294A0D">
            <w:pPr>
              <w:pStyle w:val="GOSTTablenorm"/>
            </w:pPr>
          </w:p>
        </w:tc>
      </w:tr>
      <w:tr w:rsidR="00786778" w:rsidRPr="00B9499D" w14:paraId="59236C27" w14:textId="77777777" w:rsidTr="00294A0D">
        <w:tc>
          <w:tcPr>
            <w:tcW w:w="1109" w:type="pct"/>
          </w:tcPr>
          <w:p w14:paraId="6104A4C6" w14:textId="77777777" w:rsidR="00786778" w:rsidRPr="00C16CB9" w:rsidRDefault="00786778" w:rsidP="00294A0D">
            <w:pPr>
              <w:pStyle w:val="GOSTTablenorm"/>
              <w:rPr>
                <w:szCs w:val="22"/>
              </w:rPr>
            </w:pPr>
            <w:r w:rsidRPr="00C16CB9">
              <w:rPr>
                <w:szCs w:val="22"/>
              </w:rPr>
              <w:t>РС_КС_плательщика</w:t>
            </w:r>
          </w:p>
        </w:tc>
        <w:tc>
          <w:tcPr>
            <w:tcW w:w="284" w:type="pct"/>
          </w:tcPr>
          <w:p w14:paraId="0A32344C" w14:textId="77777777" w:rsidR="00786778" w:rsidRPr="00C16CB9" w:rsidRDefault="00786778" w:rsidP="00294A0D">
            <w:pPr>
              <w:pStyle w:val="GOSTTablenorm"/>
              <w:rPr>
                <w:szCs w:val="22"/>
              </w:rPr>
            </w:pPr>
            <w:r w:rsidRPr="00C16CB9">
              <w:rPr>
                <w:szCs w:val="22"/>
              </w:rPr>
              <w:t>нет</w:t>
            </w:r>
          </w:p>
        </w:tc>
        <w:tc>
          <w:tcPr>
            <w:tcW w:w="1109" w:type="pct"/>
          </w:tcPr>
          <w:p w14:paraId="430CFE75" w14:textId="77777777" w:rsidR="00786778" w:rsidRPr="00C16CB9" w:rsidRDefault="00786778" w:rsidP="00294A0D">
            <w:pPr>
              <w:pStyle w:val="GOSTTablenorm"/>
              <w:rPr>
                <w:szCs w:val="22"/>
              </w:rPr>
            </w:pPr>
            <w:r w:rsidRPr="00C16CB9">
              <w:rPr>
                <w:szCs w:val="22"/>
              </w:rPr>
              <w:t>Расчетный или казначейский счет плательщика</w:t>
            </w:r>
          </w:p>
        </w:tc>
        <w:tc>
          <w:tcPr>
            <w:tcW w:w="1128" w:type="pct"/>
          </w:tcPr>
          <w:p w14:paraId="648AA6D8" w14:textId="77777777" w:rsidR="00786778" w:rsidRPr="00C16CB9" w:rsidRDefault="00786778" w:rsidP="00294A0D">
            <w:pPr>
              <w:pStyle w:val="GOSTTablenorm"/>
              <w:rPr>
                <w:szCs w:val="22"/>
              </w:rPr>
            </w:pPr>
            <w:r w:rsidRPr="00C16CB9">
              <w:rPr>
                <w:lang w:val="en-US"/>
              </w:rPr>
              <w:t>P_</w:t>
            </w:r>
            <w:r w:rsidRPr="00C16CB9">
              <w:t>AccNumber</w:t>
            </w:r>
          </w:p>
        </w:tc>
        <w:tc>
          <w:tcPr>
            <w:tcW w:w="1370" w:type="pct"/>
          </w:tcPr>
          <w:p w14:paraId="362F8C3A" w14:textId="77777777" w:rsidR="00786778" w:rsidRPr="00B9499D" w:rsidRDefault="00786778" w:rsidP="00294A0D">
            <w:pPr>
              <w:pStyle w:val="GOSTTablenorm"/>
            </w:pPr>
          </w:p>
        </w:tc>
      </w:tr>
      <w:tr w:rsidR="00786778" w:rsidRPr="00B9499D" w14:paraId="4B2BC398" w14:textId="77777777" w:rsidTr="00294A0D">
        <w:tc>
          <w:tcPr>
            <w:tcW w:w="1109" w:type="pct"/>
          </w:tcPr>
          <w:p w14:paraId="3EF90144" w14:textId="77777777" w:rsidR="00786778" w:rsidRPr="00C16CB9" w:rsidRDefault="00786778" w:rsidP="00294A0D">
            <w:pPr>
              <w:pStyle w:val="GOSTTablenorm"/>
              <w:rPr>
                <w:szCs w:val="22"/>
              </w:rPr>
            </w:pPr>
            <w:r w:rsidRPr="00C16CB9">
              <w:rPr>
                <w:szCs w:val="22"/>
              </w:rPr>
              <w:t>РС_КС_получателя</w:t>
            </w:r>
          </w:p>
        </w:tc>
        <w:tc>
          <w:tcPr>
            <w:tcW w:w="284" w:type="pct"/>
          </w:tcPr>
          <w:p w14:paraId="71B25329" w14:textId="77777777" w:rsidR="00786778" w:rsidRPr="00C16CB9" w:rsidRDefault="00786778" w:rsidP="00294A0D">
            <w:pPr>
              <w:pStyle w:val="GOSTTablenorm"/>
              <w:rPr>
                <w:szCs w:val="22"/>
              </w:rPr>
            </w:pPr>
            <w:r w:rsidRPr="00C16CB9">
              <w:rPr>
                <w:szCs w:val="22"/>
              </w:rPr>
              <w:t>нет</w:t>
            </w:r>
          </w:p>
        </w:tc>
        <w:tc>
          <w:tcPr>
            <w:tcW w:w="1109" w:type="pct"/>
          </w:tcPr>
          <w:p w14:paraId="612D3458" w14:textId="77777777" w:rsidR="00786778" w:rsidRPr="00C16CB9" w:rsidRDefault="00786778" w:rsidP="00294A0D">
            <w:pPr>
              <w:pStyle w:val="GOSTTablenorm"/>
              <w:rPr>
                <w:szCs w:val="22"/>
              </w:rPr>
            </w:pPr>
            <w:r w:rsidRPr="00C16CB9">
              <w:rPr>
                <w:szCs w:val="22"/>
              </w:rPr>
              <w:t>Расчетный или казначейский счет получателя</w:t>
            </w:r>
          </w:p>
        </w:tc>
        <w:tc>
          <w:tcPr>
            <w:tcW w:w="1128" w:type="pct"/>
          </w:tcPr>
          <w:p w14:paraId="1E3DF5E7" w14:textId="77777777" w:rsidR="00786778" w:rsidRPr="00C16CB9" w:rsidRDefault="00786778" w:rsidP="00294A0D">
            <w:pPr>
              <w:pStyle w:val="GOSTTablenorm"/>
              <w:rPr>
                <w:szCs w:val="22"/>
              </w:rPr>
            </w:pPr>
            <w:r w:rsidRPr="00C16CB9">
              <w:rPr>
                <w:lang w:val="en-US"/>
              </w:rPr>
              <w:t>R_</w:t>
            </w:r>
            <w:r w:rsidRPr="00C16CB9">
              <w:t>AccNumber</w:t>
            </w:r>
          </w:p>
        </w:tc>
        <w:tc>
          <w:tcPr>
            <w:tcW w:w="1370" w:type="pct"/>
          </w:tcPr>
          <w:p w14:paraId="4A0F61E7" w14:textId="77777777" w:rsidR="00786778" w:rsidRPr="00B9499D" w:rsidRDefault="00786778" w:rsidP="00294A0D">
            <w:pPr>
              <w:pStyle w:val="GOSTTablenorm"/>
            </w:pPr>
          </w:p>
        </w:tc>
      </w:tr>
      <w:tr w:rsidR="00786778" w:rsidRPr="00B9499D" w14:paraId="38CBEDC6" w14:textId="77777777" w:rsidTr="00294A0D">
        <w:tc>
          <w:tcPr>
            <w:tcW w:w="1109" w:type="pct"/>
          </w:tcPr>
          <w:p w14:paraId="68FB6E8A" w14:textId="77777777" w:rsidR="00786778" w:rsidRPr="00C16CB9" w:rsidRDefault="00786778" w:rsidP="00294A0D">
            <w:pPr>
              <w:pStyle w:val="GOSTTablenorm"/>
              <w:rPr>
                <w:szCs w:val="22"/>
              </w:rPr>
            </w:pPr>
            <w:r w:rsidRPr="00C16CB9">
              <w:t>Признак_конеч_исп_КО</w:t>
            </w:r>
            <w:r w:rsidRPr="00307060">
              <w:t>О</w:t>
            </w:r>
            <w:r w:rsidRPr="00B040D0">
              <w:t>**</w:t>
            </w:r>
          </w:p>
        </w:tc>
        <w:tc>
          <w:tcPr>
            <w:tcW w:w="284" w:type="pct"/>
          </w:tcPr>
          <w:p w14:paraId="10CC998C" w14:textId="77777777" w:rsidR="00786778" w:rsidRPr="00C16CB9" w:rsidRDefault="00786778" w:rsidP="00294A0D">
            <w:pPr>
              <w:pStyle w:val="GOSTTablenorm"/>
              <w:rPr>
                <w:szCs w:val="22"/>
              </w:rPr>
            </w:pPr>
            <w:r w:rsidRPr="00C16CB9">
              <w:t>нет</w:t>
            </w:r>
          </w:p>
        </w:tc>
        <w:tc>
          <w:tcPr>
            <w:tcW w:w="1109" w:type="pct"/>
          </w:tcPr>
          <w:p w14:paraId="142B5B8A" w14:textId="77777777" w:rsidR="00786778" w:rsidRPr="00C16CB9" w:rsidRDefault="00786778" w:rsidP="00294A0D">
            <w:pPr>
              <w:pStyle w:val="GOSTTablenorm"/>
              <w:rPr>
                <w:szCs w:val="22"/>
              </w:rPr>
            </w:pPr>
            <w:r w:rsidRPr="00C16CB9">
              <w:t xml:space="preserve">Признак конечного исполнителя КОО </w:t>
            </w:r>
            <w:commentRangeStart w:id="7310"/>
            <w:commentRangeEnd w:id="7310"/>
            <w:r w:rsidRPr="00C16CB9">
              <w:rPr>
                <w:rStyle w:val="afff4"/>
              </w:rPr>
              <w:commentReference w:id="7310"/>
            </w:r>
          </w:p>
        </w:tc>
        <w:tc>
          <w:tcPr>
            <w:tcW w:w="1128" w:type="pct"/>
          </w:tcPr>
          <w:p w14:paraId="5E638224" w14:textId="77777777" w:rsidR="00786778" w:rsidRPr="00C16CB9" w:rsidRDefault="00786778" w:rsidP="00294A0D">
            <w:pPr>
              <w:pStyle w:val="GOSTTablenorm"/>
              <w:rPr>
                <w:lang w:val="en-US"/>
              </w:rPr>
            </w:pPr>
            <w:r w:rsidRPr="00C16CB9">
              <w:t>SI_SignFinalExecKOO</w:t>
            </w:r>
          </w:p>
        </w:tc>
        <w:tc>
          <w:tcPr>
            <w:tcW w:w="1370" w:type="pct"/>
          </w:tcPr>
          <w:p w14:paraId="2A848415" w14:textId="77777777" w:rsidR="00786778" w:rsidRPr="00B9499D" w:rsidRDefault="00786778" w:rsidP="00294A0D">
            <w:pPr>
              <w:pStyle w:val="GOSTTablenorm"/>
            </w:pPr>
          </w:p>
        </w:tc>
      </w:tr>
      <w:tr w:rsidR="00786778" w:rsidRPr="00B9499D" w14:paraId="3F2F3FA9" w14:textId="77777777" w:rsidTr="00294A0D">
        <w:tc>
          <w:tcPr>
            <w:tcW w:w="1109" w:type="pct"/>
          </w:tcPr>
          <w:p w14:paraId="026D9E19" w14:textId="77777777" w:rsidR="00786778" w:rsidRPr="00C16CB9" w:rsidRDefault="00786778" w:rsidP="00294A0D">
            <w:pPr>
              <w:pStyle w:val="GOSTTablenorm"/>
              <w:rPr>
                <w:szCs w:val="22"/>
              </w:rPr>
            </w:pPr>
            <w:r w:rsidRPr="00C16CB9">
              <w:rPr>
                <w:szCs w:val="22"/>
              </w:rPr>
              <w:t>Вид</w:t>
            </w:r>
            <w:r>
              <w:rPr>
                <w:szCs w:val="22"/>
              </w:rPr>
              <w:t>_</w:t>
            </w:r>
            <w:r w:rsidRPr="00C16CB9">
              <w:rPr>
                <w:szCs w:val="22"/>
              </w:rPr>
              <w:t>операции</w:t>
            </w:r>
          </w:p>
        </w:tc>
        <w:tc>
          <w:tcPr>
            <w:tcW w:w="284" w:type="pct"/>
          </w:tcPr>
          <w:p w14:paraId="4256DE67" w14:textId="77777777" w:rsidR="00786778" w:rsidRPr="00C16CB9" w:rsidRDefault="00786778" w:rsidP="00294A0D">
            <w:pPr>
              <w:pStyle w:val="GOSTTablenorm"/>
              <w:rPr>
                <w:szCs w:val="22"/>
              </w:rPr>
            </w:pPr>
            <w:r w:rsidRPr="00C16CB9">
              <w:rPr>
                <w:szCs w:val="22"/>
              </w:rPr>
              <w:t>нет</w:t>
            </w:r>
          </w:p>
        </w:tc>
        <w:tc>
          <w:tcPr>
            <w:tcW w:w="1109" w:type="pct"/>
          </w:tcPr>
          <w:p w14:paraId="199EED8A" w14:textId="77777777" w:rsidR="00786778" w:rsidRPr="00C16CB9" w:rsidRDefault="00786778" w:rsidP="00294A0D">
            <w:pPr>
              <w:pStyle w:val="GOSTTablenorm"/>
              <w:rPr>
                <w:szCs w:val="22"/>
              </w:rPr>
            </w:pPr>
            <w:r w:rsidRPr="00C16CB9">
              <w:rPr>
                <w:szCs w:val="22"/>
              </w:rPr>
              <w:t>Код вида операции по КОО</w:t>
            </w:r>
          </w:p>
        </w:tc>
        <w:tc>
          <w:tcPr>
            <w:tcW w:w="1128" w:type="pct"/>
          </w:tcPr>
          <w:p w14:paraId="010B82A1" w14:textId="77777777" w:rsidR="00786778" w:rsidRPr="00C16CB9" w:rsidRDefault="00786778" w:rsidP="00294A0D">
            <w:pPr>
              <w:pStyle w:val="GOSTTablenorm"/>
              <w:rPr>
                <w:szCs w:val="22"/>
              </w:rPr>
            </w:pPr>
            <w:r w:rsidRPr="00C16CB9">
              <w:t>SI_SIGN_DIS_RET</w:t>
            </w:r>
          </w:p>
        </w:tc>
        <w:tc>
          <w:tcPr>
            <w:tcW w:w="1370" w:type="pct"/>
          </w:tcPr>
          <w:p w14:paraId="319F1682" w14:textId="77777777" w:rsidR="00786778" w:rsidRPr="00B9499D" w:rsidRDefault="00786778" w:rsidP="00294A0D">
            <w:pPr>
              <w:pStyle w:val="GOSTTablenorm"/>
            </w:pPr>
          </w:p>
        </w:tc>
      </w:tr>
      <w:tr w:rsidR="00786778" w:rsidRPr="00B9499D" w14:paraId="656816CC" w14:textId="77777777" w:rsidTr="00294A0D">
        <w:tc>
          <w:tcPr>
            <w:tcW w:w="1109" w:type="pct"/>
          </w:tcPr>
          <w:p w14:paraId="12AA11D9" w14:textId="77777777" w:rsidR="00786778" w:rsidRPr="00C16CB9" w:rsidRDefault="00786778" w:rsidP="00294A0D">
            <w:pPr>
              <w:pStyle w:val="GOSTTablenorm"/>
              <w:rPr>
                <w:szCs w:val="22"/>
              </w:rPr>
            </w:pPr>
            <w:r w:rsidRPr="00C16CB9">
              <w:t>Период_действия_ПОФР</w:t>
            </w:r>
          </w:p>
        </w:tc>
        <w:tc>
          <w:tcPr>
            <w:tcW w:w="284" w:type="pct"/>
          </w:tcPr>
          <w:p w14:paraId="217B6CBA" w14:textId="77777777" w:rsidR="00786778" w:rsidRPr="00C16CB9" w:rsidRDefault="00786778" w:rsidP="00294A0D">
            <w:pPr>
              <w:pStyle w:val="GOSTTablenorm"/>
              <w:rPr>
                <w:szCs w:val="22"/>
              </w:rPr>
            </w:pPr>
            <w:r w:rsidRPr="00C16CB9">
              <w:t>нет</w:t>
            </w:r>
          </w:p>
        </w:tc>
        <w:tc>
          <w:tcPr>
            <w:tcW w:w="1109" w:type="pct"/>
          </w:tcPr>
          <w:p w14:paraId="1706EC92" w14:textId="77777777" w:rsidR="00786778" w:rsidRPr="00C16CB9" w:rsidRDefault="00786778" w:rsidP="00294A0D">
            <w:pPr>
              <w:pStyle w:val="GOSTTablenorm"/>
              <w:rPr>
                <w:szCs w:val="22"/>
              </w:rPr>
            </w:pPr>
            <w:r w:rsidRPr="00C16CB9">
              <w:t>Период действия ПОФР</w:t>
            </w:r>
          </w:p>
        </w:tc>
        <w:tc>
          <w:tcPr>
            <w:tcW w:w="1128" w:type="pct"/>
          </w:tcPr>
          <w:p w14:paraId="7FAE5E13" w14:textId="77777777" w:rsidR="00786778" w:rsidRPr="00C16CB9" w:rsidRDefault="00786778" w:rsidP="00294A0D">
            <w:pPr>
              <w:pStyle w:val="GOSTTablenorm"/>
            </w:pPr>
            <w:r w:rsidRPr="00C16CB9">
              <w:t>SI_SIGNPERIOD</w:t>
            </w:r>
          </w:p>
        </w:tc>
        <w:tc>
          <w:tcPr>
            <w:tcW w:w="1370" w:type="pct"/>
          </w:tcPr>
          <w:p w14:paraId="5F5BF237" w14:textId="77777777" w:rsidR="00786778" w:rsidRPr="00B9499D" w:rsidRDefault="00786778" w:rsidP="00294A0D">
            <w:pPr>
              <w:pStyle w:val="GOSTTablenorm"/>
            </w:pPr>
          </w:p>
        </w:tc>
      </w:tr>
      <w:tr w:rsidR="00786778" w:rsidRPr="00B9499D" w14:paraId="7D4200FF" w14:textId="77777777" w:rsidTr="00294A0D">
        <w:tc>
          <w:tcPr>
            <w:tcW w:w="1109" w:type="pct"/>
          </w:tcPr>
          <w:p w14:paraId="653F82BF" w14:textId="77777777" w:rsidR="00786778" w:rsidRPr="00C16CB9" w:rsidRDefault="00786778" w:rsidP="00294A0D">
            <w:pPr>
              <w:pStyle w:val="GOSTTablenorm"/>
            </w:pPr>
            <w:r w:rsidRPr="00C16CB9">
              <w:rPr>
                <w:szCs w:val="22"/>
              </w:rPr>
              <w:t>Учет_ПОФР_ЛС</w:t>
            </w:r>
          </w:p>
        </w:tc>
        <w:tc>
          <w:tcPr>
            <w:tcW w:w="284" w:type="pct"/>
          </w:tcPr>
          <w:p w14:paraId="5087D624" w14:textId="77777777" w:rsidR="00786778" w:rsidRPr="00C16CB9" w:rsidRDefault="00786778" w:rsidP="00294A0D">
            <w:pPr>
              <w:pStyle w:val="GOSTTablenorm"/>
            </w:pPr>
            <w:r w:rsidRPr="00C16CB9">
              <w:rPr>
                <w:szCs w:val="22"/>
              </w:rPr>
              <w:t>нет</w:t>
            </w:r>
          </w:p>
        </w:tc>
        <w:tc>
          <w:tcPr>
            <w:tcW w:w="1109" w:type="pct"/>
          </w:tcPr>
          <w:p w14:paraId="062F0D7B" w14:textId="77777777" w:rsidR="00786778" w:rsidRPr="00C16CB9" w:rsidRDefault="00786778" w:rsidP="00294A0D">
            <w:pPr>
              <w:pStyle w:val="GOSTTablenorm"/>
            </w:pPr>
            <w:r w:rsidRPr="00DE3A01">
              <w:rPr>
                <w:szCs w:val="22"/>
              </w:rPr>
              <w:t>Признак учета ПОФР получателя/плательщика</w:t>
            </w:r>
          </w:p>
        </w:tc>
        <w:tc>
          <w:tcPr>
            <w:tcW w:w="1128" w:type="pct"/>
          </w:tcPr>
          <w:p w14:paraId="5624D876" w14:textId="77777777" w:rsidR="00786778" w:rsidRPr="00C16CB9" w:rsidRDefault="00786778" w:rsidP="00294A0D">
            <w:pPr>
              <w:pStyle w:val="GOSTTablenorm"/>
            </w:pPr>
            <w:r w:rsidRPr="00CC301C">
              <w:rPr>
                <w:szCs w:val="22"/>
              </w:rPr>
              <w:t>SI_</w:t>
            </w:r>
            <w:r w:rsidRPr="00F76CEF">
              <w:rPr>
                <w:szCs w:val="22"/>
              </w:rPr>
              <w:t>POFRSIGN</w:t>
            </w:r>
          </w:p>
        </w:tc>
        <w:tc>
          <w:tcPr>
            <w:tcW w:w="1370" w:type="pct"/>
          </w:tcPr>
          <w:p w14:paraId="5E910A38" w14:textId="77777777" w:rsidR="00786778" w:rsidRPr="00B9499D" w:rsidRDefault="00786778" w:rsidP="00294A0D">
            <w:pPr>
              <w:pStyle w:val="GOSTTablenorm"/>
            </w:pPr>
          </w:p>
        </w:tc>
      </w:tr>
      <w:tr w:rsidR="00786778" w:rsidRPr="00B9499D" w14:paraId="6F53E07C" w14:textId="77777777" w:rsidTr="00294A0D">
        <w:tc>
          <w:tcPr>
            <w:tcW w:w="1109" w:type="pct"/>
          </w:tcPr>
          <w:p w14:paraId="682D4419" w14:textId="77777777" w:rsidR="00786778" w:rsidRPr="00C16CB9" w:rsidRDefault="00786778" w:rsidP="00294A0D">
            <w:pPr>
              <w:pStyle w:val="GOSTTablenorm"/>
              <w:rPr>
                <w:szCs w:val="22"/>
              </w:rPr>
            </w:pPr>
            <w:r w:rsidRPr="00C16CB9">
              <w:rPr>
                <w:szCs w:val="22"/>
              </w:rPr>
              <w:t>КБК_ПОФР</w:t>
            </w:r>
          </w:p>
        </w:tc>
        <w:tc>
          <w:tcPr>
            <w:tcW w:w="284" w:type="pct"/>
          </w:tcPr>
          <w:p w14:paraId="2B9A70E3" w14:textId="77777777" w:rsidR="00786778" w:rsidRPr="00C16CB9" w:rsidRDefault="00786778" w:rsidP="00294A0D">
            <w:pPr>
              <w:pStyle w:val="GOSTTablenorm"/>
              <w:rPr>
                <w:szCs w:val="22"/>
              </w:rPr>
            </w:pPr>
            <w:r w:rsidRPr="00C16CB9">
              <w:rPr>
                <w:szCs w:val="22"/>
              </w:rPr>
              <w:t>нет</w:t>
            </w:r>
          </w:p>
        </w:tc>
        <w:tc>
          <w:tcPr>
            <w:tcW w:w="1109" w:type="pct"/>
          </w:tcPr>
          <w:p w14:paraId="5EE98D54" w14:textId="77777777" w:rsidR="00786778" w:rsidRPr="00C16CB9" w:rsidRDefault="00786778" w:rsidP="00294A0D">
            <w:pPr>
              <w:pStyle w:val="GOSTTablenorm"/>
              <w:rPr>
                <w:szCs w:val="22"/>
              </w:rPr>
            </w:pPr>
            <w:r w:rsidRPr="00C16CB9">
              <w:rPr>
                <w:szCs w:val="22"/>
              </w:rPr>
              <w:t xml:space="preserve">КБК </w:t>
            </w:r>
            <w:r w:rsidRPr="00C16CB9">
              <w:t xml:space="preserve">для контроля остатка ПОФР </w:t>
            </w:r>
            <w:r>
              <w:rPr>
                <w:szCs w:val="22"/>
              </w:rPr>
              <w:t>по ЛС</w:t>
            </w:r>
          </w:p>
        </w:tc>
        <w:tc>
          <w:tcPr>
            <w:tcW w:w="1128" w:type="pct"/>
          </w:tcPr>
          <w:p w14:paraId="40DFB9B0" w14:textId="77777777" w:rsidR="00786778" w:rsidRPr="00C16CB9" w:rsidRDefault="00786778" w:rsidP="00294A0D">
            <w:pPr>
              <w:pStyle w:val="GOSTTablenorm"/>
              <w:rPr>
                <w:szCs w:val="22"/>
              </w:rPr>
            </w:pPr>
            <w:r w:rsidRPr="00C16CB9">
              <w:t>SI_POFR_KBK</w:t>
            </w:r>
          </w:p>
        </w:tc>
        <w:tc>
          <w:tcPr>
            <w:tcW w:w="1370" w:type="pct"/>
          </w:tcPr>
          <w:p w14:paraId="61E37D89" w14:textId="77777777" w:rsidR="00786778" w:rsidRPr="00B9499D" w:rsidRDefault="00786778" w:rsidP="00294A0D">
            <w:pPr>
              <w:pStyle w:val="GOSTTablenorm"/>
            </w:pPr>
          </w:p>
        </w:tc>
      </w:tr>
      <w:tr w:rsidR="00786778" w:rsidRPr="00B9499D" w14:paraId="26E5BD86" w14:textId="77777777" w:rsidTr="00294A0D">
        <w:tc>
          <w:tcPr>
            <w:tcW w:w="1109" w:type="pct"/>
          </w:tcPr>
          <w:p w14:paraId="7FD7EE94" w14:textId="77777777" w:rsidR="00786778" w:rsidRPr="00C16CB9" w:rsidRDefault="00786778" w:rsidP="00294A0D">
            <w:pPr>
              <w:pStyle w:val="GOSTTablenorm"/>
              <w:rPr>
                <w:szCs w:val="22"/>
              </w:rPr>
            </w:pPr>
            <w:r w:rsidRPr="00C16CB9">
              <w:rPr>
                <w:shd w:val="clear" w:color="auto" w:fill="FFFFFF"/>
              </w:rPr>
              <w:t>Авансовое_ДО</w:t>
            </w:r>
          </w:p>
        </w:tc>
        <w:tc>
          <w:tcPr>
            <w:tcW w:w="284" w:type="pct"/>
          </w:tcPr>
          <w:p w14:paraId="19E89596" w14:textId="77777777" w:rsidR="00786778" w:rsidRPr="00C16CB9" w:rsidRDefault="00786778" w:rsidP="00294A0D">
            <w:pPr>
              <w:pStyle w:val="GOSTTablenorm"/>
              <w:rPr>
                <w:szCs w:val="22"/>
              </w:rPr>
            </w:pPr>
            <w:r w:rsidRPr="00C16CB9">
              <w:t>нет</w:t>
            </w:r>
          </w:p>
        </w:tc>
        <w:tc>
          <w:tcPr>
            <w:tcW w:w="1109" w:type="pct"/>
          </w:tcPr>
          <w:p w14:paraId="0ABF4BAD" w14:textId="77777777" w:rsidR="00786778" w:rsidRPr="00C16CB9" w:rsidRDefault="00786778" w:rsidP="00294A0D">
            <w:pPr>
              <w:pStyle w:val="GOSTTablenorm"/>
              <w:rPr>
                <w:szCs w:val="22"/>
              </w:rPr>
            </w:pPr>
            <w:r w:rsidRPr="00C16CB9">
              <w:rPr>
                <w:szCs w:val="22"/>
              </w:rPr>
              <w:t>Признак авансового ДО</w:t>
            </w:r>
          </w:p>
        </w:tc>
        <w:tc>
          <w:tcPr>
            <w:tcW w:w="1128" w:type="pct"/>
          </w:tcPr>
          <w:p w14:paraId="67C6D774" w14:textId="77777777" w:rsidR="00786778" w:rsidRPr="00C16CB9" w:rsidRDefault="00786778" w:rsidP="00294A0D">
            <w:pPr>
              <w:pStyle w:val="GOSTTablenorm"/>
              <w:rPr>
                <w:szCs w:val="22"/>
              </w:rPr>
            </w:pPr>
            <w:r w:rsidRPr="00C16CB9">
              <w:t>SI_CODECALCULATIONTYPE</w:t>
            </w:r>
          </w:p>
        </w:tc>
        <w:tc>
          <w:tcPr>
            <w:tcW w:w="1370" w:type="pct"/>
          </w:tcPr>
          <w:p w14:paraId="52447267" w14:textId="77777777" w:rsidR="00786778" w:rsidRPr="00B9499D" w:rsidRDefault="00786778" w:rsidP="00294A0D">
            <w:pPr>
              <w:pStyle w:val="GOSTTablenorm"/>
            </w:pPr>
          </w:p>
        </w:tc>
      </w:tr>
      <w:tr w:rsidR="00786778" w:rsidRPr="009450E6" w14:paraId="33053B00" w14:textId="77777777" w:rsidTr="00294A0D">
        <w:tc>
          <w:tcPr>
            <w:tcW w:w="1109" w:type="pct"/>
          </w:tcPr>
          <w:p w14:paraId="56A48AEE" w14:textId="77777777" w:rsidR="00786778" w:rsidRPr="00C16CB9" w:rsidRDefault="00786778" w:rsidP="00294A0D">
            <w:pPr>
              <w:pStyle w:val="GOSTTablenorm"/>
              <w:rPr>
                <w:szCs w:val="22"/>
              </w:rPr>
            </w:pPr>
            <w:r w:rsidRPr="00C16CB9">
              <w:rPr>
                <w:szCs w:val="22"/>
              </w:rPr>
              <w:t>Номер_КОО</w:t>
            </w:r>
          </w:p>
        </w:tc>
        <w:tc>
          <w:tcPr>
            <w:tcW w:w="284" w:type="pct"/>
          </w:tcPr>
          <w:p w14:paraId="0172B0B8" w14:textId="77777777" w:rsidR="00786778" w:rsidRPr="00C16CB9" w:rsidRDefault="00786778" w:rsidP="00294A0D">
            <w:pPr>
              <w:pStyle w:val="GOSTTablenorm"/>
              <w:rPr>
                <w:szCs w:val="22"/>
              </w:rPr>
            </w:pPr>
            <w:r w:rsidRPr="00C16CB9">
              <w:rPr>
                <w:szCs w:val="22"/>
              </w:rPr>
              <w:t>нет</w:t>
            </w:r>
          </w:p>
        </w:tc>
        <w:tc>
          <w:tcPr>
            <w:tcW w:w="1109" w:type="pct"/>
          </w:tcPr>
          <w:p w14:paraId="27F237AC" w14:textId="77777777" w:rsidR="00786778" w:rsidRPr="00C16CB9" w:rsidRDefault="00786778" w:rsidP="00294A0D">
            <w:pPr>
              <w:pStyle w:val="GOSTTablenorm"/>
              <w:rPr>
                <w:szCs w:val="22"/>
              </w:rPr>
            </w:pPr>
            <w:r w:rsidRPr="00C16CB9">
              <w:rPr>
                <w:szCs w:val="22"/>
              </w:rPr>
              <w:t xml:space="preserve">Номер КОО </w:t>
            </w:r>
            <w:r w:rsidRPr="00C16CB9">
              <w:t>(по строке документа)</w:t>
            </w:r>
          </w:p>
        </w:tc>
        <w:tc>
          <w:tcPr>
            <w:tcW w:w="1128" w:type="pct"/>
          </w:tcPr>
          <w:p w14:paraId="124E7723" w14:textId="77777777" w:rsidR="00786778" w:rsidRPr="00285C75" w:rsidRDefault="00786778" w:rsidP="00294A0D">
            <w:pPr>
              <w:pStyle w:val="GOSTTablenorm"/>
              <w:rPr>
                <w:szCs w:val="22"/>
                <w:lang w:val="en-US"/>
              </w:rPr>
            </w:pPr>
            <w:r w:rsidRPr="00C16CB9">
              <w:rPr>
                <w:lang w:val="en-US"/>
              </w:rPr>
              <w:t>FS_DECRYPT_ORDER_D91_LIST:NumKOO</w:t>
            </w:r>
          </w:p>
        </w:tc>
        <w:tc>
          <w:tcPr>
            <w:tcW w:w="1370" w:type="pct"/>
          </w:tcPr>
          <w:p w14:paraId="673D3ACA" w14:textId="77777777" w:rsidR="00786778" w:rsidRPr="0040124A" w:rsidRDefault="00786778" w:rsidP="00294A0D">
            <w:pPr>
              <w:pStyle w:val="GOSTTablenorm"/>
              <w:rPr>
                <w:lang w:val="en-US"/>
              </w:rPr>
            </w:pPr>
          </w:p>
        </w:tc>
      </w:tr>
      <w:tr w:rsidR="00786778" w:rsidRPr="009450E6" w14:paraId="77D0F983" w14:textId="77777777" w:rsidTr="00294A0D">
        <w:tc>
          <w:tcPr>
            <w:tcW w:w="1109" w:type="pct"/>
          </w:tcPr>
          <w:p w14:paraId="6AB54876" w14:textId="77777777" w:rsidR="00786778" w:rsidRPr="00C16CB9" w:rsidRDefault="00786778" w:rsidP="00294A0D">
            <w:pPr>
              <w:pStyle w:val="GOSTTablenorm"/>
              <w:rPr>
                <w:szCs w:val="22"/>
              </w:rPr>
            </w:pPr>
            <w:r w:rsidRPr="00C16CB9">
              <w:t>Номер_КОО_тех</w:t>
            </w:r>
          </w:p>
        </w:tc>
        <w:tc>
          <w:tcPr>
            <w:tcW w:w="284" w:type="pct"/>
          </w:tcPr>
          <w:p w14:paraId="47A9D26C" w14:textId="77777777" w:rsidR="00786778" w:rsidRPr="00C16CB9" w:rsidRDefault="00786778" w:rsidP="00294A0D">
            <w:pPr>
              <w:pStyle w:val="GOSTTablenorm"/>
              <w:rPr>
                <w:szCs w:val="22"/>
              </w:rPr>
            </w:pPr>
            <w:r w:rsidRPr="00C16CB9">
              <w:t>нет</w:t>
            </w:r>
          </w:p>
        </w:tc>
        <w:tc>
          <w:tcPr>
            <w:tcW w:w="1109" w:type="pct"/>
          </w:tcPr>
          <w:p w14:paraId="58FA673A" w14:textId="77777777" w:rsidR="00786778" w:rsidRPr="00C16CB9" w:rsidRDefault="00786778" w:rsidP="00294A0D">
            <w:pPr>
              <w:pStyle w:val="GOSTTablenorm"/>
              <w:rPr>
                <w:szCs w:val="22"/>
              </w:rPr>
            </w:pPr>
            <w:r w:rsidRPr="00C16CB9">
              <w:t>Технический номер КОО (по строке документа)</w:t>
            </w:r>
          </w:p>
        </w:tc>
        <w:tc>
          <w:tcPr>
            <w:tcW w:w="1128" w:type="pct"/>
          </w:tcPr>
          <w:p w14:paraId="19570ECA" w14:textId="77777777" w:rsidR="00786778" w:rsidRPr="00C16CB9" w:rsidRDefault="00786778" w:rsidP="00294A0D">
            <w:pPr>
              <w:pStyle w:val="GOSTTablenorm"/>
              <w:rPr>
                <w:lang w:val="en-US"/>
              </w:rPr>
            </w:pPr>
            <w:r w:rsidRPr="00C16CB9">
              <w:rPr>
                <w:lang w:val="en-US"/>
              </w:rPr>
              <w:t>FS_DECRYPT_ORDER_D91_LIST:TechNumKOO</w:t>
            </w:r>
          </w:p>
        </w:tc>
        <w:tc>
          <w:tcPr>
            <w:tcW w:w="1370" w:type="pct"/>
          </w:tcPr>
          <w:p w14:paraId="3BDF1261" w14:textId="77777777" w:rsidR="00786778" w:rsidRPr="00D3106F" w:rsidRDefault="00786778" w:rsidP="00294A0D">
            <w:pPr>
              <w:pStyle w:val="GOSTTablenorm"/>
              <w:rPr>
                <w:lang w:val="en-US"/>
              </w:rPr>
            </w:pPr>
          </w:p>
        </w:tc>
      </w:tr>
      <w:tr w:rsidR="00786778" w:rsidRPr="009450E6" w14:paraId="673FDC9E" w14:textId="77777777" w:rsidTr="00294A0D">
        <w:tc>
          <w:tcPr>
            <w:tcW w:w="1109" w:type="pct"/>
          </w:tcPr>
          <w:p w14:paraId="27011479" w14:textId="77777777" w:rsidR="00786778" w:rsidRPr="00C16CB9" w:rsidRDefault="00786778" w:rsidP="00294A0D">
            <w:pPr>
              <w:pStyle w:val="GOSTTablenorm"/>
              <w:rPr>
                <w:szCs w:val="22"/>
              </w:rPr>
            </w:pPr>
            <w:r w:rsidRPr="00C16CB9">
              <w:rPr>
                <w:lang w:val="en-US"/>
              </w:rPr>
              <w:t>GUID</w:t>
            </w:r>
            <w:r w:rsidRPr="00C16CB9">
              <w:t>_КОО</w:t>
            </w:r>
          </w:p>
        </w:tc>
        <w:tc>
          <w:tcPr>
            <w:tcW w:w="284" w:type="pct"/>
          </w:tcPr>
          <w:p w14:paraId="6F7B1F6D" w14:textId="77777777" w:rsidR="00786778" w:rsidRPr="00C16CB9" w:rsidRDefault="00786778" w:rsidP="00294A0D">
            <w:pPr>
              <w:pStyle w:val="GOSTTablenorm"/>
              <w:rPr>
                <w:szCs w:val="22"/>
              </w:rPr>
            </w:pPr>
            <w:r w:rsidRPr="00C16CB9">
              <w:rPr>
                <w:szCs w:val="22"/>
              </w:rPr>
              <w:t>нет</w:t>
            </w:r>
          </w:p>
        </w:tc>
        <w:tc>
          <w:tcPr>
            <w:tcW w:w="1109" w:type="pct"/>
          </w:tcPr>
          <w:p w14:paraId="61717EA6" w14:textId="77777777" w:rsidR="00786778" w:rsidRPr="00C16CB9" w:rsidRDefault="00786778" w:rsidP="00294A0D">
            <w:pPr>
              <w:pStyle w:val="GOSTTablenorm"/>
              <w:rPr>
                <w:szCs w:val="22"/>
              </w:rPr>
            </w:pPr>
            <w:r w:rsidRPr="00C16CB9">
              <w:rPr>
                <w:szCs w:val="22"/>
              </w:rPr>
              <w:t xml:space="preserve">Идентификатор КОО </w:t>
            </w:r>
            <w:r w:rsidRPr="00C16CB9">
              <w:t>(по строке документа)</w:t>
            </w:r>
          </w:p>
        </w:tc>
        <w:tc>
          <w:tcPr>
            <w:tcW w:w="1128" w:type="pct"/>
          </w:tcPr>
          <w:p w14:paraId="5A148F6E" w14:textId="77777777" w:rsidR="00786778" w:rsidRPr="00FD2DBC" w:rsidRDefault="00786778" w:rsidP="00294A0D">
            <w:pPr>
              <w:pStyle w:val="GOSTTablenorm"/>
              <w:rPr>
                <w:lang w:val="en-US"/>
              </w:rPr>
            </w:pPr>
            <w:r w:rsidRPr="00FD2DBC">
              <w:rPr>
                <w:lang w:val="en-US"/>
              </w:rPr>
              <w:t>FS_DECRYPT_ORDER_D91_LIST:GUIDKOO</w:t>
            </w:r>
          </w:p>
        </w:tc>
        <w:tc>
          <w:tcPr>
            <w:tcW w:w="1370" w:type="pct"/>
          </w:tcPr>
          <w:p w14:paraId="61CF42BB" w14:textId="77777777" w:rsidR="00786778" w:rsidRPr="00FB2399" w:rsidRDefault="00786778" w:rsidP="00294A0D">
            <w:pPr>
              <w:pStyle w:val="GOSTTablenorm"/>
              <w:rPr>
                <w:lang w:val="en-US"/>
              </w:rPr>
            </w:pPr>
          </w:p>
        </w:tc>
      </w:tr>
      <w:tr w:rsidR="00786778" w:rsidRPr="009450E6" w14:paraId="52F2C016" w14:textId="77777777" w:rsidTr="00294A0D">
        <w:tc>
          <w:tcPr>
            <w:tcW w:w="1109" w:type="pct"/>
          </w:tcPr>
          <w:p w14:paraId="17FF8DB1" w14:textId="77777777" w:rsidR="00786778" w:rsidRPr="00C16CB9" w:rsidRDefault="00786778" w:rsidP="00294A0D">
            <w:pPr>
              <w:pStyle w:val="GOSTTablenorm"/>
              <w:rPr>
                <w:szCs w:val="22"/>
              </w:rPr>
            </w:pPr>
            <w:r w:rsidRPr="00C16CB9">
              <w:rPr>
                <w:szCs w:val="22"/>
              </w:rPr>
              <w:t>Вид_средств_плательщика</w:t>
            </w:r>
          </w:p>
        </w:tc>
        <w:tc>
          <w:tcPr>
            <w:tcW w:w="284" w:type="pct"/>
          </w:tcPr>
          <w:p w14:paraId="41EB6F2E" w14:textId="77777777" w:rsidR="00786778" w:rsidRPr="00C16CB9" w:rsidRDefault="00786778" w:rsidP="00294A0D">
            <w:pPr>
              <w:pStyle w:val="GOSTTablenorm"/>
              <w:rPr>
                <w:szCs w:val="22"/>
              </w:rPr>
            </w:pPr>
            <w:r w:rsidRPr="00C16CB9">
              <w:rPr>
                <w:szCs w:val="22"/>
              </w:rPr>
              <w:t>нет</w:t>
            </w:r>
          </w:p>
        </w:tc>
        <w:tc>
          <w:tcPr>
            <w:tcW w:w="1109" w:type="pct"/>
          </w:tcPr>
          <w:p w14:paraId="0015142D" w14:textId="77777777" w:rsidR="00786778" w:rsidRPr="00C16CB9" w:rsidRDefault="00786778" w:rsidP="00294A0D">
            <w:pPr>
              <w:pStyle w:val="GOSTTablenorm"/>
              <w:rPr>
                <w:szCs w:val="22"/>
              </w:rPr>
            </w:pPr>
            <w:r w:rsidRPr="00C16CB9">
              <w:rPr>
                <w:szCs w:val="22"/>
              </w:rPr>
              <w:t xml:space="preserve">Код вида средств плательщика </w:t>
            </w:r>
            <w:r w:rsidRPr="00C16CB9">
              <w:t>(по строке документа)</w:t>
            </w:r>
          </w:p>
        </w:tc>
        <w:tc>
          <w:tcPr>
            <w:tcW w:w="1128" w:type="pct"/>
          </w:tcPr>
          <w:p w14:paraId="43B3BB5E" w14:textId="77777777" w:rsidR="00786778" w:rsidRPr="0040124A" w:rsidRDefault="00786778" w:rsidP="00294A0D">
            <w:pPr>
              <w:pStyle w:val="GOSTTablenorm"/>
              <w:rPr>
                <w:szCs w:val="22"/>
                <w:lang w:val="en-US"/>
              </w:rPr>
            </w:pPr>
            <w:r w:rsidRPr="00C16CB9">
              <w:rPr>
                <w:lang w:val="en-US"/>
              </w:rPr>
              <w:t>FS_DECRYPT_ORDER_D91_LIST:KindActivityPayer</w:t>
            </w:r>
          </w:p>
        </w:tc>
        <w:tc>
          <w:tcPr>
            <w:tcW w:w="1370" w:type="pct"/>
          </w:tcPr>
          <w:p w14:paraId="6127E7C1" w14:textId="77777777" w:rsidR="00786778" w:rsidRPr="0040124A" w:rsidRDefault="00786778" w:rsidP="00294A0D">
            <w:pPr>
              <w:pStyle w:val="GOSTTablenorm"/>
              <w:rPr>
                <w:lang w:val="en-US"/>
              </w:rPr>
            </w:pPr>
          </w:p>
        </w:tc>
      </w:tr>
      <w:tr w:rsidR="00786778" w:rsidRPr="009450E6" w14:paraId="4EFFE2ED" w14:textId="77777777" w:rsidTr="00294A0D">
        <w:tc>
          <w:tcPr>
            <w:tcW w:w="1109" w:type="pct"/>
          </w:tcPr>
          <w:p w14:paraId="45BFF830" w14:textId="77777777" w:rsidR="00786778" w:rsidRPr="00C16CB9" w:rsidRDefault="00786778" w:rsidP="00294A0D">
            <w:pPr>
              <w:pStyle w:val="GOSTTablenorm"/>
              <w:rPr>
                <w:szCs w:val="22"/>
              </w:rPr>
            </w:pPr>
            <w:r w:rsidRPr="00C16CB9">
              <w:rPr>
                <w:szCs w:val="22"/>
              </w:rPr>
              <w:t>Вид_средств_получателя</w:t>
            </w:r>
          </w:p>
        </w:tc>
        <w:tc>
          <w:tcPr>
            <w:tcW w:w="284" w:type="pct"/>
          </w:tcPr>
          <w:p w14:paraId="70A12E5D" w14:textId="77777777" w:rsidR="00786778" w:rsidRPr="00C16CB9" w:rsidRDefault="00786778" w:rsidP="00294A0D">
            <w:pPr>
              <w:pStyle w:val="GOSTTablenorm"/>
              <w:rPr>
                <w:szCs w:val="22"/>
              </w:rPr>
            </w:pPr>
            <w:r w:rsidRPr="00C16CB9">
              <w:rPr>
                <w:szCs w:val="22"/>
              </w:rPr>
              <w:t>нет</w:t>
            </w:r>
          </w:p>
        </w:tc>
        <w:tc>
          <w:tcPr>
            <w:tcW w:w="1109" w:type="pct"/>
          </w:tcPr>
          <w:p w14:paraId="727C9952" w14:textId="77777777" w:rsidR="00786778" w:rsidRPr="00C16CB9" w:rsidRDefault="00786778" w:rsidP="00294A0D">
            <w:pPr>
              <w:pStyle w:val="GOSTTablenorm"/>
              <w:rPr>
                <w:szCs w:val="22"/>
              </w:rPr>
            </w:pPr>
            <w:r w:rsidRPr="00C16CB9">
              <w:rPr>
                <w:szCs w:val="22"/>
              </w:rPr>
              <w:t xml:space="preserve">Код вида средств получателя </w:t>
            </w:r>
            <w:r w:rsidRPr="00C16CB9">
              <w:t>(по строке документа)</w:t>
            </w:r>
          </w:p>
        </w:tc>
        <w:tc>
          <w:tcPr>
            <w:tcW w:w="1128" w:type="pct"/>
          </w:tcPr>
          <w:p w14:paraId="3112E297" w14:textId="77777777" w:rsidR="00786778" w:rsidRPr="0040124A" w:rsidRDefault="00786778" w:rsidP="00294A0D">
            <w:pPr>
              <w:pStyle w:val="GOSTTablenorm"/>
              <w:rPr>
                <w:szCs w:val="22"/>
                <w:lang w:val="en-US"/>
              </w:rPr>
            </w:pPr>
            <w:r w:rsidRPr="00C16CB9">
              <w:rPr>
                <w:lang w:val="en-US"/>
              </w:rPr>
              <w:t>FS_DECRYPT_ORDER_D91_LIST:KindActivityAddressee</w:t>
            </w:r>
          </w:p>
        </w:tc>
        <w:tc>
          <w:tcPr>
            <w:tcW w:w="1370" w:type="pct"/>
          </w:tcPr>
          <w:p w14:paraId="3C8B81D0" w14:textId="77777777" w:rsidR="00786778" w:rsidRPr="0040124A" w:rsidRDefault="00786778" w:rsidP="00294A0D">
            <w:pPr>
              <w:pStyle w:val="GOSTTablenorm"/>
              <w:rPr>
                <w:lang w:val="en-US"/>
              </w:rPr>
            </w:pPr>
          </w:p>
        </w:tc>
      </w:tr>
      <w:tr w:rsidR="00786778" w:rsidRPr="00324181" w14:paraId="5BD81562" w14:textId="77777777" w:rsidTr="00294A0D">
        <w:tc>
          <w:tcPr>
            <w:tcW w:w="1109" w:type="pct"/>
          </w:tcPr>
          <w:p w14:paraId="49B17A2F" w14:textId="77777777" w:rsidR="00786778" w:rsidRPr="00C16CB9" w:rsidRDefault="00786778" w:rsidP="00294A0D">
            <w:pPr>
              <w:pStyle w:val="GOSTTablenorm"/>
              <w:rPr>
                <w:szCs w:val="22"/>
              </w:rPr>
            </w:pPr>
            <w:r w:rsidRPr="00C16CB9">
              <w:t>Вид_деятельности_</w:t>
            </w:r>
            <w:r w:rsidRPr="00C16CB9">
              <w:rPr>
                <w:szCs w:val="22"/>
              </w:rPr>
              <w:t>плательщика</w:t>
            </w:r>
          </w:p>
        </w:tc>
        <w:tc>
          <w:tcPr>
            <w:tcW w:w="284" w:type="pct"/>
          </w:tcPr>
          <w:p w14:paraId="38A93FFB" w14:textId="77777777" w:rsidR="00786778" w:rsidRPr="00FD2DBC" w:rsidRDefault="00786778" w:rsidP="00294A0D">
            <w:pPr>
              <w:pStyle w:val="GOSTTablenorm"/>
              <w:rPr>
                <w:szCs w:val="22"/>
              </w:rPr>
            </w:pPr>
            <w:r w:rsidRPr="00FD2DBC">
              <w:rPr>
                <w:szCs w:val="22"/>
              </w:rPr>
              <w:t>да</w:t>
            </w:r>
          </w:p>
        </w:tc>
        <w:tc>
          <w:tcPr>
            <w:tcW w:w="1109" w:type="pct"/>
          </w:tcPr>
          <w:p w14:paraId="50085108" w14:textId="77777777" w:rsidR="00786778" w:rsidRPr="00C16CB9" w:rsidRDefault="00786778" w:rsidP="00294A0D">
            <w:pPr>
              <w:pStyle w:val="GOSTTablenorm"/>
              <w:rPr>
                <w:szCs w:val="22"/>
              </w:rPr>
            </w:pPr>
            <w:r w:rsidRPr="00C16CB9">
              <w:t xml:space="preserve">Вид деятельности </w:t>
            </w:r>
            <w:r w:rsidRPr="00C16CB9">
              <w:rPr>
                <w:szCs w:val="22"/>
              </w:rPr>
              <w:t xml:space="preserve">плательщика </w:t>
            </w:r>
            <w:r w:rsidRPr="00C16CB9">
              <w:t>(по строке документа)</w:t>
            </w:r>
          </w:p>
        </w:tc>
        <w:tc>
          <w:tcPr>
            <w:tcW w:w="1128" w:type="pct"/>
          </w:tcPr>
          <w:p w14:paraId="6A19795E" w14:textId="77777777" w:rsidR="00786778" w:rsidRPr="00C16CB9" w:rsidRDefault="00786778" w:rsidP="00294A0D">
            <w:pPr>
              <w:pStyle w:val="GOSTTablenorm"/>
              <w:rPr>
                <w:lang w:val="en-US"/>
              </w:rPr>
            </w:pPr>
            <w:r w:rsidRPr="00FD2DBC">
              <w:rPr>
                <w:lang w:val="en-US"/>
              </w:rPr>
              <w:t>FS_DECRYPT_ORDER_D91_LIST:KindActivityPayer</w:t>
            </w:r>
          </w:p>
        </w:tc>
        <w:tc>
          <w:tcPr>
            <w:tcW w:w="1370" w:type="pct"/>
          </w:tcPr>
          <w:p w14:paraId="6E5206B4" w14:textId="77777777" w:rsidR="00786778" w:rsidRPr="00046437" w:rsidRDefault="00786778" w:rsidP="00294A0D">
            <w:pPr>
              <w:pStyle w:val="GOSTTablenorm"/>
              <w:rPr>
                <w:highlight w:val="cyan"/>
              </w:rPr>
            </w:pPr>
            <w:r w:rsidRPr="00046437">
              <w:t>Заполняется первым символом значения атрибута Вид_средств_плательщика</w:t>
            </w:r>
          </w:p>
        </w:tc>
      </w:tr>
      <w:tr w:rsidR="00786778" w:rsidRPr="00324181" w14:paraId="2160008F" w14:textId="77777777" w:rsidTr="00294A0D">
        <w:tc>
          <w:tcPr>
            <w:tcW w:w="1109" w:type="pct"/>
          </w:tcPr>
          <w:p w14:paraId="0BB94352" w14:textId="77777777" w:rsidR="00786778" w:rsidRPr="00C16CB9" w:rsidRDefault="00786778" w:rsidP="00294A0D">
            <w:pPr>
              <w:pStyle w:val="GOSTTablenorm"/>
              <w:rPr>
                <w:szCs w:val="22"/>
              </w:rPr>
            </w:pPr>
            <w:r w:rsidRPr="00C16CB9">
              <w:t>Вид_деятельности</w:t>
            </w:r>
            <w:r w:rsidRPr="00C16CB9">
              <w:rPr>
                <w:szCs w:val="22"/>
              </w:rPr>
              <w:t>_получателя</w:t>
            </w:r>
          </w:p>
        </w:tc>
        <w:tc>
          <w:tcPr>
            <w:tcW w:w="284" w:type="pct"/>
          </w:tcPr>
          <w:p w14:paraId="5D5857C9" w14:textId="77777777" w:rsidR="00786778" w:rsidRPr="00FD2DBC" w:rsidRDefault="00786778" w:rsidP="00294A0D">
            <w:pPr>
              <w:pStyle w:val="GOSTTablenorm"/>
              <w:rPr>
                <w:szCs w:val="22"/>
              </w:rPr>
            </w:pPr>
            <w:r w:rsidRPr="00FD2DBC">
              <w:rPr>
                <w:szCs w:val="22"/>
              </w:rPr>
              <w:t>да</w:t>
            </w:r>
          </w:p>
        </w:tc>
        <w:tc>
          <w:tcPr>
            <w:tcW w:w="1109" w:type="pct"/>
          </w:tcPr>
          <w:p w14:paraId="212CA04D" w14:textId="77777777" w:rsidR="00786778" w:rsidRPr="00FD2DBC" w:rsidRDefault="00786778" w:rsidP="00294A0D">
            <w:pPr>
              <w:pStyle w:val="GOSTTablenorm"/>
              <w:rPr>
                <w:szCs w:val="22"/>
              </w:rPr>
            </w:pPr>
            <w:r w:rsidRPr="00FD2DBC">
              <w:t>Вид деятельности</w:t>
            </w:r>
            <w:r w:rsidRPr="00FD2DBC">
              <w:rPr>
                <w:szCs w:val="22"/>
              </w:rPr>
              <w:t xml:space="preserve"> получателя </w:t>
            </w:r>
            <w:r w:rsidRPr="00FD2DBC">
              <w:t>(по строке документа)</w:t>
            </w:r>
          </w:p>
        </w:tc>
        <w:tc>
          <w:tcPr>
            <w:tcW w:w="1128" w:type="pct"/>
          </w:tcPr>
          <w:p w14:paraId="480E5B20" w14:textId="77777777" w:rsidR="00786778" w:rsidRPr="00FD2DBC" w:rsidRDefault="00786778" w:rsidP="00294A0D">
            <w:pPr>
              <w:pStyle w:val="GOSTTablenorm"/>
              <w:rPr>
                <w:lang w:val="en-US"/>
              </w:rPr>
            </w:pPr>
            <w:r w:rsidRPr="00FD2DBC">
              <w:rPr>
                <w:lang w:val="en-US"/>
              </w:rPr>
              <w:t>FS_DECRYPT_ORDER_D91_LIST:KindActivityAddressee</w:t>
            </w:r>
          </w:p>
        </w:tc>
        <w:tc>
          <w:tcPr>
            <w:tcW w:w="1370" w:type="pct"/>
          </w:tcPr>
          <w:p w14:paraId="69CABA75" w14:textId="77777777" w:rsidR="00786778" w:rsidRPr="00046437" w:rsidRDefault="00786778" w:rsidP="00294A0D">
            <w:pPr>
              <w:pStyle w:val="GOSTTablenorm"/>
            </w:pPr>
            <w:r w:rsidRPr="00046437">
              <w:t>Заполняется первым символом значения атрибута Вид_средств_получателя</w:t>
            </w:r>
          </w:p>
        </w:tc>
      </w:tr>
      <w:tr w:rsidR="00786778" w:rsidRPr="009450E6" w14:paraId="54A7BE04" w14:textId="77777777" w:rsidTr="00294A0D">
        <w:tc>
          <w:tcPr>
            <w:tcW w:w="1109" w:type="pct"/>
          </w:tcPr>
          <w:p w14:paraId="7B02308F" w14:textId="77777777" w:rsidR="00786778" w:rsidRPr="00307060" w:rsidRDefault="00786778" w:rsidP="00294A0D">
            <w:pPr>
              <w:pStyle w:val="GOSTTablenorm"/>
              <w:rPr>
                <w:szCs w:val="22"/>
              </w:rPr>
            </w:pPr>
            <w:r w:rsidRPr="00307060">
              <w:rPr>
                <w:szCs w:val="22"/>
              </w:rPr>
              <w:t>АКР_ЛС_плательщика</w:t>
            </w:r>
            <w:r w:rsidRPr="00B040D0">
              <w:rPr>
                <w:szCs w:val="22"/>
              </w:rPr>
              <w:t>**</w:t>
            </w:r>
          </w:p>
        </w:tc>
        <w:tc>
          <w:tcPr>
            <w:tcW w:w="284" w:type="pct"/>
          </w:tcPr>
          <w:p w14:paraId="1E0DCA26" w14:textId="77777777" w:rsidR="00786778" w:rsidRPr="00B9499D" w:rsidRDefault="00786778" w:rsidP="00294A0D">
            <w:pPr>
              <w:pStyle w:val="GOSTTablenorm"/>
              <w:rPr>
                <w:szCs w:val="22"/>
              </w:rPr>
            </w:pPr>
            <w:r>
              <w:rPr>
                <w:szCs w:val="22"/>
              </w:rPr>
              <w:t>нет</w:t>
            </w:r>
          </w:p>
        </w:tc>
        <w:tc>
          <w:tcPr>
            <w:tcW w:w="1109" w:type="pct"/>
          </w:tcPr>
          <w:p w14:paraId="1210D25F" w14:textId="77777777" w:rsidR="00786778" w:rsidRPr="00FD2DBC" w:rsidRDefault="00786778" w:rsidP="00294A0D">
            <w:pPr>
              <w:pStyle w:val="GOSTTablenorm"/>
              <w:rPr>
                <w:szCs w:val="22"/>
              </w:rPr>
            </w:pPr>
            <w:r w:rsidRPr="00FD2DBC">
              <w:rPr>
                <w:szCs w:val="22"/>
              </w:rPr>
              <w:t xml:space="preserve">Аналитический код раздела ЛС плательщика </w:t>
            </w:r>
            <w:r w:rsidRPr="00FD2DBC">
              <w:t>(по строке документа)</w:t>
            </w:r>
          </w:p>
        </w:tc>
        <w:tc>
          <w:tcPr>
            <w:tcW w:w="1128" w:type="pct"/>
          </w:tcPr>
          <w:p w14:paraId="2A6353B1" w14:textId="77777777" w:rsidR="00786778" w:rsidRPr="0040124A" w:rsidRDefault="00786778" w:rsidP="00294A0D">
            <w:pPr>
              <w:pStyle w:val="GOSTTablenorm"/>
              <w:rPr>
                <w:szCs w:val="22"/>
                <w:lang w:val="en-US"/>
              </w:rPr>
            </w:pPr>
            <w:r w:rsidRPr="00FD2DBC">
              <w:rPr>
                <w:lang w:val="en-US"/>
              </w:rPr>
              <w:t>FS_DECRYPT_ORDER_D91_LIST:AnalyticCodePay</w:t>
            </w:r>
          </w:p>
        </w:tc>
        <w:tc>
          <w:tcPr>
            <w:tcW w:w="1370" w:type="pct"/>
          </w:tcPr>
          <w:p w14:paraId="3F8E6439" w14:textId="77777777" w:rsidR="00786778" w:rsidRPr="0040124A" w:rsidRDefault="00786778" w:rsidP="00294A0D">
            <w:pPr>
              <w:pStyle w:val="GOSTTablenorm"/>
              <w:rPr>
                <w:lang w:val="en-US"/>
              </w:rPr>
            </w:pPr>
          </w:p>
        </w:tc>
      </w:tr>
      <w:tr w:rsidR="00786778" w:rsidRPr="009450E6" w14:paraId="2E130316" w14:textId="77777777" w:rsidTr="00294A0D">
        <w:tc>
          <w:tcPr>
            <w:tcW w:w="1109" w:type="pct"/>
          </w:tcPr>
          <w:p w14:paraId="42317B17" w14:textId="77777777" w:rsidR="00786778" w:rsidRPr="00307060" w:rsidRDefault="00786778" w:rsidP="00294A0D">
            <w:pPr>
              <w:pStyle w:val="GOSTTablenorm"/>
              <w:rPr>
                <w:szCs w:val="22"/>
              </w:rPr>
            </w:pPr>
            <w:r w:rsidRPr="00307060">
              <w:rPr>
                <w:szCs w:val="22"/>
              </w:rPr>
              <w:t>АКР_ЛС_получателя</w:t>
            </w:r>
            <w:r w:rsidRPr="00B040D0">
              <w:rPr>
                <w:szCs w:val="22"/>
              </w:rPr>
              <w:t>**</w:t>
            </w:r>
          </w:p>
        </w:tc>
        <w:tc>
          <w:tcPr>
            <w:tcW w:w="284" w:type="pct"/>
          </w:tcPr>
          <w:p w14:paraId="7F4C00D0" w14:textId="77777777" w:rsidR="00786778" w:rsidRPr="00B9499D" w:rsidRDefault="00786778" w:rsidP="00294A0D">
            <w:pPr>
              <w:pStyle w:val="GOSTTablenorm"/>
              <w:rPr>
                <w:szCs w:val="22"/>
              </w:rPr>
            </w:pPr>
            <w:r>
              <w:rPr>
                <w:szCs w:val="22"/>
              </w:rPr>
              <w:t>нет</w:t>
            </w:r>
          </w:p>
        </w:tc>
        <w:tc>
          <w:tcPr>
            <w:tcW w:w="1109" w:type="pct"/>
          </w:tcPr>
          <w:p w14:paraId="21C81523" w14:textId="77777777" w:rsidR="00786778" w:rsidRPr="00FD2DBC" w:rsidRDefault="00786778" w:rsidP="00294A0D">
            <w:pPr>
              <w:pStyle w:val="GOSTTablenorm"/>
              <w:rPr>
                <w:szCs w:val="22"/>
              </w:rPr>
            </w:pPr>
            <w:r w:rsidRPr="00FD2DBC">
              <w:rPr>
                <w:szCs w:val="22"/>
              </w:rPr>
              <w:t xml:space="preserve">Аналитический код раздела ЛС получателя </w:t>
            </w:r>
            <w:r w:rsidRPr="00FD2DBC">
              <w:t>(по строке документа)</w:t>
            </w:r>
          </w:p>
        </w:tc>
        <w:tc>
          <w:tcPr>
            <w:tcW w:w="1128" w:type="pct"/>
          </w:tcPr>
          <w:p w14:paraId="13DFB702" w14:textId="77777777" w:rsidR="00786778" w:rsidRPr="0040124A" w:rsidRDefault="00786778" w:rsidP="00294A0D">
            <w:pPr>
              <w:pStyle w:val="GOSTTablenorm"/>
              <w:rPr>
                <w:szCs w:val="22"/>
                <w:lang w:val="en-US"/>
              </w:rPr>
            </w:pPr>
            <w:r w:rsidRPr="00FD2DBC">
              <w:rPr>
                <w:lang w:val="en-US"/>
              </w:rPr>
              <w:t>FS_DECRYPT_ORDER_D91_LIST:AnalyticCodeRec</w:t>
            </w:r>
          </w:p>
        </w:tc>
        <w:tc>
          <w:tcPr>
            <w:tcW w:w="1370" w:type="pct"/>
          </w:tcPr>
          <w:p w14:paraId="087C92A9" w14:textId="77777777" w:rsidR="00786778" w:rsidRPr="0040124A" w:rsidRDefault="00786778" w:rsidP="00294A0D">
            <w:pPr>
              <w:pStyle w:val="GOSTTablenorm"/>
              <w:rPr>
                <w:lang w:val="en-US"/>
              </w:rPr>
            </w:pPr>
          </w:p>
        </w:tc>
      </w:tr>
      <w:tr w:rsidR="00786778" w:rsidRPr="009450E6" w14:paraId="2A55C19B" w14:textId="77777777" w:rsidTr="00294A0D">
        <w:tc>
          <w:tcPr>
            <w:tcW w:w="1109" w:type="pct"/>
          </w:tcPr>
          <w:p w14:paraId="2A6A247B" w14:textId="77777777" w:rsidR="00786778" w:rsidRPr="00B9499D" w:rsidRDefault="00786778" w:rsidP="00294A0D">
            <w:pPr>
              <w:pStyle w:val="GOSTTablenorm"/>
              <w:rPr>
                <w:szCs w:val="22"/>
              </w:rPr>
            </w:pPr>
            <w:r>
              <w:rPr>
                <w:szCs w:val="22"/>
              </w:rPr>
              <w:t>КБК</w:t>
            </w:r>
          </w:p>
        </w:tc>
        <w:tc>
          <w:tcPr>
            <w:tcW w:w="284" w:type="pct"/>
          </w:tcPr>
          <w:p w14:paraId="45065315" w14:textId="77777777" w:rsidR="00786778" w:rsidRPr="00B9499D" w:rsidRDefault="00786778" w:rsidP="00294A0D">
            <w:pPr>
              <w:pStyle w:val="GOSTTablenorm"/>
              <w:rPr>
                <w:szCs w:val="22"/>
              </w:rPr>
            </w:pPr>
            <w:r>
              <w:rPr>
                <w:szCs w:val="22"/>
              </w:rPr>
              <w:t>нет</w:t>
            </w:r>
          </w:p>
        </w:tc>
        <w:tc>
          <w:tcPr>
            <w:tcW w:w="1109" w:type="pct"/>
          </w:tcPr>
          <w:p w14:paraId="1EAE22A6" w14:textId="77777777" w:rsidR="00786778" w:rsidRPr="00FD2DBC" w:rsidRDefault="00786778" w:rsidP="00294A0D">
            <w:pPr>
              <w:pStyle w:val="GOSTTablenorm"/>
              <w:rPr>
                <w:szCs w:val="22"/>
              </w:rPr>
            </w:pPr>
            <w:r w:rsidRPr="00FD2DBC">
              <w:rPr>
                <w:szCs w:val="22"/>
              </w:rPr>
              <w:t xml:space="preserve">КБК для отражения операции по л/с с кодом 03, 14 </w:t>
            </w:r>
            <w:r w:rsidRPr="00FD2DBC">
              <w:t>(по строке документа)</w:t>
            </w:r>
          </w:p>
        </w:tc>
        <w:tc>
          <w:tcPr>
            <w:tcW w:w="1128" w:type="pct"/>
          </w:tcPr>
          <w:p w14:paraId="197401DD" w14:textId="77777777" w:rsidR="00786778" w:rsidRPr="0040124A" w:rsidRDefault="00786778" w:rsidP="00294A0D">
            <w:pPr>
              <w:pStyle w:val="GOSTTablenorm"/>
              <w:rPr>
                <w:szCs w:val="22"/>
                <w:lang w:val="en-US"/>
              </w:rPr>
            </w:pPr>
            <w:r w:rsidRPr="00FD2DBC">
              <w:rPr>
                <w:lang w:val="en-US"/>
              </w:rPr>
              <w:t>FS_DECRYPT_ORDER_D91_LIST:KBK</w:t>
            </w:r>
          </w:p>
        </w:tc>
        <w:tc>
          <w:tcPr>
            <w:tcW w:w="1370" w:type="pct"/>
          </w:tcPr>
          <w:p w14:paraId="127840AC" w14:textId="77777777" w:rsidR="00786778" w:rsidRPr="0040124A" w:rsidRDefault="00786778" w:rsidP="00294A0D">
            <w:pPr>
              <w:pStyle w:val="GOSTTablenorm"/>
              <w:rPr>
                <w:lang w:val="en-US"/>
              </w:rPr>
            </w:pPr>
          </w:p>
        </w:tc>
      </w:tr>
      <w:tr w:rsidR="00786778" w:rsidRPr="009450E6" w14:paraId="245CA107" w14:textId="77777777" w:rsidTr="00294A0D">
        <w:tc>
          <w:tcPr>
            <w:tcW w:w="1109" w:type="pct"/>
          </w:tcPr>
          <w:p w14:paraId="36F116D9" w14:textId="77777777" w:rsidR="00786778" w:rsidRDefault="00786778" w:rsidP="00294A0D">
            <w:pPr>
              <w:pStyle w:val="GOSTTablenorm"/>
              <w:rPr>
                <w:szCs w:val="22"/>
              </w:rPr>
            </w:pPr>
            <w:r>
              <w:rPr>
                <w:szCs w:val="22"/>
              </w:rPr>
              <w:t>Тип_КБК</w:t>
            </w:r>
          </w:p>
        </w:tc>
        <w:tc>
          <w:tcPr>
            <w:tcW w:w="284" w:type="pct"/>
          </w:tcPr>
          <w:p w14:paraId="5A065DDE" w14:textId="77777777" w:rsidR="00786778" w:rsidRDefault="00786778" w:rsidP="00294A0D">
            <w:pPr>
              <w:pStyle w:val="GOSTTablenorm"/>
              <w:rPr>
                <w:szCs w:val="22"/>
              </w:rPr>
            </w:pPr>
            <w:r>
              <w:rPr>
                <w:szCs w:val="22"/>
              </w:rPr>
              <w:t>нет</w:t>
            </w:r>
          </w:p>
        </w:tc>
        <w:tc>
          <w:tcPr>
            <w:tcW w:w="1109" w:type="pct"/>
          </w:tcPr>
          <w:p w14:paraId="414C0216" w14:textId="77777777" w:rsidR="00786778" w:rsidRPr="00FD2DBC" w:rsidRDefault="00786778" w:rsidP="00294A0D">
            <w:pPr>
              <w:pStyle w:val="GOSTTablenorm"/>
              <w:rPr>
                <w:szCs w:val="22"/>
              </w:rPr>
            </w:pPr>
            <w:r w:rsidRPr="00FD2DBC">
              <w:t>Тип КБК (по строке документа)</w:t>
            </w:r>
          </w:p>
        </w:tc>
        <w:tc>
          <w:tcPr>
            <w:tcW w:w="1128" w:type="pct"/>
          </w:tcPr>
          <w:p w14:paraId="1BF8EA2D" w14:textId="77777777" w:rsidR="00786778" w:rsidRPr="00FD2DBC" w:rsidRDefault="00786778" w:rsidP="00294A0D">
            <w:pPr>
              <w:pStyle w:val="GOSTTablenorm"/>
              <w:rPr>
                <w:lang w:val="en-US"/>
              </w:rPr>
            </w:pPr>
            <w:r w:rsidRPr="0040124A">
              <w:rPr>
                <w:lang w:val="en-US"/>
              </w:rPr>
              <w:t>FS_DECRYPT_ORDER_D91_LIST</w:t>
            </w:r>
            <w:r w:rsidRPr="00FD2DBC">
              <w:rPr>
                <w:lang w:val="en-US"/>
              </w:rPr>
              <w:t>:KBKTp</w:t>
            </w:r>
          </w:p>
        </w:tc>
        <w:tc>
          <w:tcPr>
            <w:tcW w:w="1370" w:type="pct"/>
          </w:tcPr>
          <w:p w14:paraId="373C6E34" w14:textId="77777777" w:rsidR="00786778" w:rsidRPr="00FD2DBC" w:rsidRDefault="00786778" w:rsidP="00294A0D">
            <w:pPr>
              <w:pStyle w:val="GOSTTablenorm"/>
              <w:rPr>
                <w:lang w:val="en-US"/>
              </w:rPr>
            </w:pPr>
          </w:p>
        </w:tc>
      </w:tr>
      <w:tr w:rsidR="00786778" w:rsidRPr="0040124A" w14:paraId="797C0C36" w14:textId="77777777" w:rsidTr="00294A0D">
        <w:tc>
          <w:tcPr>
            <w:tcW w:w="1109" w:type="pct"/>
          </w:tcPr>
          <w:p w14:paraId="109A3EBF" w14:textId="77777777" w:rsidR="00786778" w:rsidRPr="00307060" w:rsidRDefault="00786778" w:rsidP="00294A0D">
            <w:pPr>
              <w:pStyle w:val="GOSTTablenorm"/>
              <w:rPr>
                <w:szCs w:val="22"/>
                <w:lang w:val="en-US"/>
              </w:rPr>
            </w:pPr>
            <w:r w:rsidRPr="00307060">
              <w:t>КБК_КС_Дт</w:t>
            </w:r>
            <w:r w:rsidRPr="00B040D0">
              <w:rPr>
                <w:lang w:val="en-US"/>
              </w:rPr>
              <w:t>**</w:t>
            </w:r>
          </w:p>
        </w:tc>
        <w:tc>
          <w:tcPr>
            <w:tcW w:w="284" w:type="pct"/>
          </w:tcPr>
          <w:p w14:paraId="0865D784" w14:textId="77777777" w:rsidR="00786778" w:rsidRPr="0040124A" w:rsidRDefault="00786778" w:rsidP="00294A0D">
            <w:pPr>
              <w:pStyle w:val="GOSTTablenorm"/>
              <w:rPr>
                <w:szCs w:val="22"/>
              </w:rPr>
            </w:pPr>
            <w:r w:rsidRPr="0040124A">
              <w:t>да</w:t>
            </w:r>
          </w:p>
        </w:tc>
        <w:tc>
          <w:tcPr>
            <w:tcW w:w="1109" w:type="pct"/>
          </w:tcPr>
          <w:p w14:paraId="4609AA49" w14:textId="77777777" w:rsidR="00786778" w:rsidRPr="0040124A" w:rsidRDefault="00786778" w:rsidP="00294A0D">
            <w:pPr>
              <w:pStyle w:val="GOSTTablenorm"/>
              <w:rPr>
                <w:szCs w:val="22"/>
              </w:rPr>
            </w:pPr>
            <w:r w:rsidRPr="0040124A">
              <w:t>КБК по казначейскому счету (для отражения операции по Дебету)</w:t>
            </w:r>
          </w:p>
        </w:tc>
        <w:tc>
          <w:tcPr>
            <w:tcW w:w="1128" w:type="pct"/>
          </w:tcPr>
          <w:p w14:paraId="7BD6895C" w14:textId="77777777" w:rsidR="00786778" w:rsidRPr="0040124A" w:rsidRDefault="00786778" w:rsidP="00294A0D">
            <w:pPr>
              <w:pStyle w:val="GOSTTablenorm"/>
              <w:rPr>
                <w:szCs w:val="22"/>
              </w:rPr>
            </w:pPr>
          </w:p>
        </w:tc>
        <w:tc>
          <w:tcPr>
            <w:tcW w:w="1370" w:type="pct"/>
          </w:tcPr>
          <w:p w14:paraId="70607C44" w14:textId="77777777" w:rsidR="00786778" w:rsidRPr="0040124A" w:rsidRDefault="00786778" w:rsidP="00294A0D">
            <w:pPr>
              <w:pStyle w:val="GOSTTablenorm"/>
            </w:pPr>
            <w:r w:rsidRPr="0040124A">
              <w:t>Заполняется значением 10001050201ХХ000Z510, где:</w:t>
            </w:r>
          </w:p>
          <w:p w14:paraId="408C21A2" w14:textId="77777777" w:rsidR="00786778" w:rsidRPr="0040124A" w:rsidRDefault="00786778" w:rsidP="00294A0D">
            <w:pPr>
              <w:pStyle w:val="GOSTTableListMark1"/>
            </w:pPr>
            <w:r w:rsidRPr="0040124A">
              <w:t>XX - значение атрибута Тип_бюджета;</w:t>
            </w:r>
          </w:p>
          <w:p w14:paraId="5AF3111A" w14:textId="77777777" w:rsidR="00786778" w:rsidRPr="0040124A" w:rsidRDefault="00786778" w:rsidP="00294A0D">
            <w:pPr>
              <w:pStyle w:val="GOSTTableListMark1"/>
            </w:pPr>
            <w:r w:rsidRPr="0040124A">
              <w:t>Z = 2, если тип бюджета = 01 (ФБ), и</w:t>
            </w:r>
          </w:p>
          <w:p w14:paraId="39E3F6B3" w14:textId="77777777" w:rsidR="00786778" w:rsidRPr="0040124A" w:rsidRDefault="00786778" w:rsidP="00294A0D">
            <w:pPr>
              <w:pStyle w:val="GOSTTableListMark1"/>
              <w:rPr>
                <w:szCs w:val="22"/>
              </w:rPr>
            </w:pPr>
            <w:r w:rsidRPr="0040124A">
              <w:t>Z = 0, если тип бюджета != 01 (не ФБ)</w:t>
            </w:r>
          </w:p>
        </w:tc>
      </w:tr>
      <w:tr w:rsidR="00786778" w:rsidRPr="00B9499D" w14:paraId="486E5972" w14:textId="77777777" w:rsidTr="00294A0D">
        <w:tc>
          <w:tcPr>
            <w:tcW w:w="1109" w:type="pct"/>
          </w:tcPr>
          <w:p w14:paraId="26ED75FF" w14:textId="77777777" w:rsidR="00786778" w:rsidRPr="00307060" w:rsidRDefault="00786778" w:rsidP="00294A0D">
            <w:pPr>
              <w:pStyle w:val="GOSTTablenorm"/>
              <w:rPr>
                <w:szCs w:val="22"/>
                <w:lang w:val="en-US"/>
              </w:rPr>
            </w:pPr>
            <w:r w:rsidRPr="00307060">
              <w:t>КБК_КС_Кт</w:t>
            </w:r>
            <w:r w:rsidRPr="00B040D0">
              <w:rPr>
                <w:lang w:val="en-US"/>
              </w:rPr>
              <w:t>**</w:t>
            </w:r>
          </w:p>
        </w:tc>
        <w:tc>
          <w:tcPr>
            <w:tcW w:w="284" w:type="pct"/>
          </w:tcPr>
          <w:p w14:paraId="7ED46D35" w14:textId="77777777" w:rsidR="00786778" w:rsidRPr="00FD2DBC" w:rsidRDefault="00786778" w:rsidP="00294A0D">
            <w:pPr>
              <w:pStyle w:val="GOSTTablenorm"/>
              <w:rPr>
                <w:szCs w:val="22"/>
              </w:rPr>
            </w:pPr>
            <w:r w:rsidRPr="00FD2DBC">
              <w:t>да</w:t>
            </w:r>
          </w:p>
        </w:tc>
        <w:tc>
          <w:tcPr>
            <w:tcW w:w="1109" w:type="pct"/>
          </w:tcPr>
          <w:p w14:paraId="366E8596" w14:textId="77777777" w:rsidR="00786778" w:rsidRPr="00FD2DBC" w:rsidRDefault="00786778" w:rsidP="00294A0D">
            <w:pPr>
              <w:pStyle w:val="GOSTTablenorm"/>
              <w:rPr>
                <w:szCs w:val="22"/>
              </w:rPr>
            </w:pPr>
            <w:r w:rsidRPr="00FD2DBC">
              <w:t>КБК по казначейскому счету (для отражения операции по Кредиту)</w:t>
            </w:r>
          </w:p>
        </w:tc>
        <w:tc>
          <w:tcPr>
            <w:tcW w:w="1128" w:type="pct"/>
          </w:tcPr>
          <w:p w14:paraId="4907A4BB" w14:textId="77777777" w:rsidR="00786778" w:rsidRPr="00FD2DBC" w:rsidRDefault="00786778" w:rsidP="00294A0D">
            <w:pPr>
              <w:pStyle w:val="GOSTTablenorm"/>
              <w:rPr>
                <w:szCs w:val="22"/>
              </w:rPr>
            </w:pPr>
          </w:p>
        </w:tc>
        <w:tc>
          <w:tcPr>
            <w:tcW w:w="1370" w:type="pct"/>
          </w:tcPr>
          <w:p w14:paraId="45478096" w14:textId="77777777" w:rsidR="00786778" w:rsidRPr="00FD2DBC" w:rsidRDefault="00786778" w:rsidP="00294A0D">
            <w:pPr>
              <w:pStyle w:val="GOSTTablenorm"/>
            </w:pPr>
            <w:r w:rsidRPr="00FD2DBC">
              <w:t>Заполняется значением 10001050201ХХ000Z610, где:</w:t>
            </w:r>
          </w:p>
          <w:p w14:paraId="631CCE7C" w14:textId="77777777" w:rsidR="00786778" w:rsidRPr="00FD2DBC" w:rsidRDefault="00786778" w:rsidP="00294A0D">
            <w:pPr>
              <w:pStyle w:val="GOSTTableListMark1"/>
            </w:pPr>
            <w:r w:rsidRPr="00FD2DBC">
              <w:t>XX - значение атрибута Тип_бюджета;</w:t>
            </w:r>
          </w:p>
          <w:p w14:paraId="632A5CA3" w14:textId="77777777" w:rsidR="00786778" w:rsidRPr="00FD2DBC" w:rsidRDefault="00786778" w:rsidP="00294A0D">
            <w:pPr>
              <w:pStyle w:val="GOSTTableListMark1"/>
            </w:pPr>
            <w:r w:rsidRPr="00FD2DBC">
              <w:t>Z = 2, если тип бюджета = 01 (ФБ), и</w:t>
            </w:r>
          </w:p>
          <w:p w14:paraId="6B30C123" w14:textId="77777777" w:rsidR="00786778" w:rsidRPr="00FD2DBC" w:rsidRDefault="00786778" w:rsidP="00294A0D">
            <w:pPr>
              <w:pStyle w:val="GOSTTableListMark1"/>
              <w:rPr>
                <w:szCs w:val="22"/>
              </w:rPr>
            </w:pPr>
            <w:r w:rsidRPr="00FD2DBC">
              <w:t>Z = 0, если тип бюджета != 01 (не ФБ)</w:t>
            </w:r>
          </w:p>
        </w:tc>
      </w:tr>
      <w:tr w:rsidR="00786778" w:rsidRPr="00B9499D" w14:paraId="217FB2EA" w14:textId="77777777" w:rsidTr="00294A0D">
        <w:tc>
          <w:tcPr>
            <w:tcW w:w="1109" w:type="pct"/>
          </w:tcPr>
          <w:p w14:paraId="4C6A3C76" w14:textId="77777777" w:rsidR="00786778" w:rsidRPr="00307060" w:rsidRDefault="00786778" w:rsidP="00294A0D">
            <w:pPr>
              <w:pStyle w:val="GOSTTablenorm"/>
              <w:rPr>
                <w:lang w:val="en-US"/>
              </w:rPr>
            </w:pPr>
            <w:r w:rsidRPr="00307060">
              <w:t>Тип_КБК_КС</w:t>
            </w:r>
            <w:r w:rsidRPr="00B040D0">
              <w:rPr>
                <w:lang w:val="en-US"/>
              </w:rPr>
              <w:t>**</w:t>
            </w:r>
          </w:p>
        </w:tc>
        <w:tc>
          <w:tcPr>
            <w:tcW w:w="284" w:type="pct"/>
          </w:tcPr>
          <w:p w14:paraId="229E50BD" w14:textId="77777777" w:rsidR="00786778" w:rsidRPr="00FD2DBC" w:rsidRDefault="00786778" w:rsidP="00294A0D">
            <w:pPr>
              <w:pStyle w:val="GOSTTablenorm"/>
            </w:pPr>
            <w:r w:rsidRPr="00FD2DBC">
              <w:t>да</w:t>
            </w:r>
          </w:p>
        </w:tc>
        <w:tc>
          <w:tcPr>
            <w:tcW w:w="1109" w:type="pct"/>
          </w:tcPr>
          <w:p w14:paraId="2E8C1C48" w14:textId="77777777" w:rsidR="00786778" w:rsidRPr="00FD2DBC" w:rsidRDefault="00786778" w:rsidP="00294A0D">
            <w:pPr>
              <w:pStyle w:val="GOSTTablenorm"/>
            </w:pPr>
            <w:r w:rsidRPr="00FD2DBC">
              <w:t>Тип КБК по казначейскому счету</w:t>
            </w:r>
          </w:p>
        </w:tc>
        <w:tc>
          <w:tcPr>
            <w:tcW w:w="1128" w:type="pct"/>
          </w:tcPr>
          <w:p w14:paraId="5025C3C8" w14:textId="77777777" w:rsidR="00786778" w:rsidRPr="00FD2DBC" w:rsidRDefault="00786778" w:rsidP="00294A0D">
            <w:pPr>
              <w:pStyle w:val="GOSTTablenorm"/>
              <w:rPr>
                <w:szCs w:val="22"/>
              </w:rPr>
            </w:pPr>
          </w:p>
        </w:tc>
        <w:tc>
          <w:tcPr>
            <w:tcW w:w="1370" w:type="pct"/>
          </w:tcPr>
          <w:p w14:paraId="53D4B063" w14:textId="77777777" w:rsidR="00786778" w:rsidRPr="00FD2DBC" w:rsidDel="00D65A16" w:rsidRDefault="00786778" w:rsidP="00294A0D">
            <w:pPr>
              <w:pStyle w:val="GOSTTablenorm"/>
            </w:pPr>
            <w:r w:rsidRPr="00FD2DBC">
              <w:t>Атрибут всегда заполняется значением «31»</w:t>
            </w:r>
          </w:p>
        </w:tc>
      </w:tr>
      <w:tr w:rsidR="00786778" w:rsidRPr="003470ED" w14:paraId="5918D4A4" w14:textId="77777777" w:rsidTr="00294A0D">
        <w:tc>
          <w:tcPr>
            <w:tcW w:w="1109" w:type="pct"/>
          </w:tcPr>
          <w:p w14:paraId="3AFF7288" w14:textId="77777777" w:rsidR="00786778" w:rsidRPr="00307060" w:rsidRDefault="00786778" w:rsidP="00294A0D">
            <w:pPr>
              <w:pStyle w:val="GOSTTablenorm"/>
              <w:rPr>
                <w:szCs w:val="22"/>
              </w:rPr>
            </w:pPr>
            <w:r w:rsidRPr="00307060">
              <w:rPr>
                <w:szCs w:val="22"/>
              </w:rPr>
              <w:t>Код_расх_</w:t>
            </w:r>
            <w:r>
              <w:rPr>
                <w:szCs w:val="22"/>
              </w:rPr>
              <w:t>укр</w:t>
            </w:r>
            <w:r w:rsidRPr="00307060">
              <w:rPr>
                <w:szCs w:val="22"/>
              </w:rPr>
              <w:t>_</w:t>
            </w:r>
            <w:commentRangeStart w:id="7311"/>
            <w:r w:rsidRPr="00307060">
              <w:rPr>
                <w:szCs w:val="22"/>
              </w:rPr>
              <w:t>плательщика</w:t>
            </w:r>
            <w:commentRangeEnd w:id="7311"/>
            <w:r>
              <w:rPr>
                <w:rStyle w:val="afff4"/>
              </w:rPr>
              <w:commentReference w:id="7311"/>
            </w:r>
          </w:p>
        </w:tc>
        <w:tc>
          <w:tcPr>
            <w:tcW w:w="284" w:type="pct"/>
          </w:tcPr>
          <w:p w14:paraId="74D995BB" w14:textId="77777777" w:rsidR="00786778" w:rsidRPr="00FD2DBC" w:rsidRDefault="00786778" w:rsidP="00294A0D">
            <w:pPr>
              <w:pStyle w:val="GOSTTablenorm"/>
              <w:rPr>
                <w:szCs w:val="22"/>
              </w:rPr>
            </w:pPr>
            <w:r>
              <w:rPr>
                <w:szCs w:val="22"/>
              </w:rPr>
              <w:t>да</w:t>
            </w:r>
          </w:p>
        </w:tc>
        <w:tc>
          <w:tcPr>
            <w:tcW w:w="1109" w:type="pct"/>
          </w:tcPr>
          <w:p w14:paraId="5A522E54" w14:textId="77777777" w:rsidR="00786778" w:rsidRPr="0008388A" w:rsidRDefault="00786778" w:rsidP="00294A0D">
            <w:pPr>
              <w:pStyle w:val="GOSTTablenorm"/>
              <w:rPr>
                <w:szCs w:val="22"/>
              </w:rPr>
            </w:pPr>
            <w:r w:rsidRPr="0008388A">
              <w:rPr>
                <w:szCs w:val="22"/>
              </w:rPr>
              <w:t xml:space="preserve">Код расходов </w:t>
            </w:r>
            <w:r>
              <w:rPr>
                <w:szCs w:val="22"/>
              </w:rPr>
              <w:t xml:space="preserve">укрупненный по л/с с кодом 71 </w:t>
            </w:r>
            <w:r w:rsidRPr="0008388A">
              <w:rPr>
                <w:szCs w:val="22"/>
              </w:rPr>
              <w:t xml:space="preserve">плательщика </w:t>
            </w:r>
            <w:r>
              <w:rPr>
                <w:szCs w:val="22"/>
              </w:rPr>
              <w:t xml:space="preserve">или код цели (аналитический код) по л/с с кодом 03, 14 плательщика </w:t>
            </w:r>
            <w:r w:rsidRPr="0008388A">
              <w:t>(по строке документа)</w:t>
            </w:r>
          </w:p>
        </w:tc>
        <w:tc>
          <w:tcPr>
            <w:tcW w:w="1128" w:type="pct"/>
          </w:tcPr>
          <w:p w14:paraId="1DC82F0C" w14:textId="77777777" w:rsidR="00786778" w:rsidRPr="008606E0" w:rsidRDefault="00786778" w:rsidP="00294A0D">
            <w:pPr>
              <w:pStyle w:val="GOSTTablenorm"/>
              <w:rPr>
                <w:szCs w:val="22"/>
                <w:lang w:val="en-US"/>
              </w:rPr>
            </w:pPr>
            <w:r w:rsidRPr="00FD2DBC">
              <w:rPr>
                <w:lang w:val="en-US"/>
              </w:rPr>
              <w:t>FS_DECRYPT_ORDER_D91_LIST:CodeObjectPayer</w:t>
            </w:r>
          </w:p>
        </w:tc>
        <w:tc>
          <w:tcPr>
            <w:tcW w:w="1370" w:type="pct"/>
          </w:tcPr>
          <w:p w14:paraId="23C1B3BB" w14:textId="77777777" w:rsidR="00786778" w:rsidRPr="00B16207" w:rsidRDefault="00786778" w:rsidP="00294A0D">
            <w:pPr>
              <w:pStyle w:val="GOSTTablenorm"/>
              <w:rPr>
                <w:szCs w:val="22"/>
              </w:rPr>
            </w:pPr>
            <w:r>
              <w:rPr>
                <w:szCs w:val="22"/>
              </w:rPr>
              <w:t>Заполняется при значении «2» (расходы)  атрибута Вид</w:t>
            </w:r>
            <w:r w:rsidRPr="0008388A">
              <w:rPr>
                <w:szCs w:val="22"/>
              </w:rPr>
              <w:t>_код</w:t>
            </w:r>
            <w:r>
              <w:rPr>
                <w:szCs w:val="22"/>
              </w:rPr>
              <w:t>а</w:t>
            </w:r>
            <w:r w:rsidRPr="0008388A">
              <w:rPr>
                <w:szCs w:val="22"/>
              </w:rPr>
              <w:t>_расх_поступ_плат</w:t>
            </w:r>
            <w:r>
              <w:rPr>
                <w:szCs w:val="22"/>
              </w:rPr>
              <w:t>, в остальных случаях не заполняется</w:t>
            </w:r>
          </w:p>
        </w:tc>
      </w:tr>
      <w:tr w:rsidR="00786778" w:rsidRPr="009450E6" w14:paraId="4A8F9FFC" w14:textId="77777777" w:rsidTr="00294A0D">
        <w:tc>
          <w:tcPr>
            <w:tcW w:w="1109" w:type="pct"/>
          </w:tcPr>
          <w:p w14:paraId="28A26AE6" w14:textId="77777777" w:rsidR="00786778" w:rsidRPr="0008388A" w:rsidRDefault="00786778" w:rsidP="00294A0D">
            <w:pPr>
              <w:pStyle w:val="GOSTTablenorm"/>
              <w:rPr>
                <w:szCs w:val="22"/>
              </w:rPr>
            </w:pPr>
            <w:r>
              <w:rPr>
                <w:szCs w:val="22"/>
              </w:rPr>
              <w:t>Вид</w:t>
            </w:r>
            <w:r w:rsidRPr="0008388A">
              <w:rPr>
                <w:szCs w:val="22"/>
              </w:rPr>
              <w:t>_код</w:t>
            </w:r>
            <w:r>
              <w:rPr>
                <w:szCs w:val="22"/>
              </w:rPr>
              <w:t>а</w:t>
            </w:r>
            <w:r w:rsidRPr="0008388A">
              <w:rPr>
                <w:szCs w:val="22"/>
              </w:rPr>
              <w:t>_расх_поступ_плат**</w:t>
            </w:r>
          </w:p>
        </w:tc>
        <w:tc>
          <w:tcPr>
            <w:tcW w:w="284" w:type="pct"/>
          </w:tcPr>
          <w:p w14:paraId="79EBD2CB" w14:textId="77777777" w:rsidR="00786778" w:rsidRPr="0008388A" w:rsidRDefault="00786778" w:rsidP="00294A0D">
            <w:pPr>
              <w:pStyle w:val="GOSTTablenorm"/>
              <w:rPr>
                <w:szCs w:val="22"/>
              </w:rPr>
            </w:pPr>
            <w:r w:rsidRPr="0008388A">
              <w:rPr>
                <w:szCs w:val="22"/>
              </w:rPr>
              <w:t>нет</w:t>
            </w:r>
          </w:p>
        </w:tc>
        <w:tc>
          <w:tcPr>
            <w:tcW w:w="1109" w:type="pct"/>
          </w:tcPr>
          <w:p w14:paraId="67029C65" w14:textId="77777777" w:rsidR="00786778" w:rsidRPr="0008388A" w:rsidRDefault="00786778" w:rsidP="00294A0D">
            <w:pPr>
              <w:pStyle w:val="GOSTTablenorm"/>
              <w:rPr>
                <w:szCs w:val="22"/>
              </w:rPr>
            </w:pPr>
            <w:r w:rsidRPr="0008388A">
              <w:t>Тип кода расходов/поступлений плательщика (по строке документа)</w:t>
            </w:r>
          </w:p>
        </w:tc>
        <w:tc>
          <w:tcPr>
            <w:tcW w:w="1128" w:type="pct"/>
          </w:tcPr>
          <w:p w14:paraId="6A36C932" w14:textId="77777777" w:rsidR="00786778" w:rsidRPr="0008388A" w:rsidRDefault="00786778" w:rsidP="00294A0D">
            <w:pPr>
              <w:pStyle w:val="GOSTTablenorm"/>
              <w:rPr>
                <w:lang w:val="en-US"/>
              </w:rPr>
            </w:pPr>
            <w:r w:rsidRPr="00B7057A">
              <w:rPr>
                <w:lang w:val="en-US"/>
              </w:rPr>
              <w:t>FS_DECRYPT_ORDER_D91_LIST</w:t>
            </w:r>
            <w:r w:rsidRPr="00B040D0">
              <w:rPr>
                <w:lang w:val="en-US"/>
              </w:rPr>
              <w:t>:TYPECODEOBJECTPAYER</w:t>
            </w:r>
          </w:p>
        </w:tc>
        <w:tc>
          <w:tcPr>
            <w:tcW w:w="1370" w:type="pct"/>
          </w:tcPr>
          <w:p w14:paraId="52D182B1" w14:textId="77777777" w:rsidR="00786778" w:rsidRPr="00AE6D38" w:rsidRDefault="00786778" w:rsidP="00294A0D">
            <w:pPr>
              <w:pStyle w:val="GOSTTablenorm"/>
              <w:rPr>
                <w:lang w:val="en-US"/>
              </w:rPr>
            </w:pPr>
            <w:r w:rsidRPr="00AE6D38">
              <w:rPr>
                <w:lang w:val="en-US"/>
              </w:rPr>
              <w:t xml:space="preserve"> </w:t>
            </w:r>
          </w:p>
        </w:tc>
      </w:tr>
      <w:tr w:rsidR="00786778" w:rsidRPr="00B16207" w14:paraId="16597E20" w14:textId="77777777" w:rsidTr="00294A0D">
        <w:tc>
          <w:tcPr>
            <w:tcW w:w="1109" w:type="pct"/>
          </w:tcPr>
          <w:p w14:paraId="02F95EAB" w14:textId="77777777" w:rsidR="00786778" w:rsidRPr="00307060" w:rsidRDefault="00786778" w:rsidP="00294A0D">
            <w:pPr>
              <w:pStyle w:val="GOSTTablenorm"/>
              <w:rPr>
                <w:szCs w:val="22"/>
              </w:rPr>
            </w:pPr>
            <w:r w:rsidRPr="00307060">
              <w:rPr>
                <w:szCs w:val="22"/>
              </w:rPr>
              <w:t>Код_</w:t>
            </w:r>
            <w:r>
              <w:rPr>
                <w:szCs w:val="22"/>
              </w:rPr>
              <w:t>пост_</w:t>
            </w:r>
            <w:r w:rsidRPr="00307060">
              <w:rPr>
                <w:szCs w:val="22"/>
              </w:rPr>
              <w:t>расх_дет_</w:t>
            </w:r>
            <w:commentRangeStart w:id="7312"/>
            <w:r w:rsidRPr="00307060">
              <w:rPr>
                <w:szCs w:val="22"/>
              </w:rPr>
              <w:t>плательщика</w:t>
            </w:r>
            <w:commentRangeEnd w:id="7312"/>
            <w:r>
              <w:rPr>
                <w:rStyle w:val="afff4"/>
              </w:rPr>
              <w:commentReference w:id="7312"/>
            </w:r>
            <w:r w:rsidRPr="00880DCA">
              <w:rPr>
                <w:szCs w:val="22"/>
              </w:rPr>
              <w:t>**</w:t>
            </w:r>
          </w:p>
        </w:tc>
        <w:tc>
          <w:tcPr>
            <w:tcW w:w="284" w:type="pct"/>
          </w:tcPr>
          <w:p w14:paraId="33B16A9D" w14:textId="77777777" w:rsidR="00786778" w:rsidRPr="00FD2DBC" w:rsidRDefault="00786778" w:rsidP="00294A0D">
            <w:pPr>
              <w:pStyle w:val="GOSTTablenorm"/>
              <w:rPr>
                <w:szCs w:val="22"/>
              </w:rPr>
            </w:pPr>
            <w:r>
              <w:rPr>
                <w:szCs w:val="22"/>
              </w:rPr>
              <w:t>да</w:t>
            </w:r>
          </w:p>
        </w:tc>
        <w:tc>
          <w:tcPr>
            <w:tcW w:w="1109" w:type="pct"/>
          </w:tcPr>
          <w:p w14:paraId="3853CE1F" w14:textId="77777777" w:rsidR="00786778" w:rsidRPr="00FD2DBC" w:rsidRDefault="00786778" w:rsidP="00294A0D">
            <w:pPr>
              <w:pStyle w:val="GOSTTablenorm"/>
              <w:rPr>
                <w:szCs w:val="22"/>
              </w:rPr>
            </w:pPr>
            <w:r>
              <w:rPr>
                <w:szCs w:val="22"/>
              </w:rPr>
              <w:t>К</w:t>
            </w:r>
            <w:r w:rsidRPr="00FD2DBC">
              <w:rPr>
                <w:szCs w:val="22"/>
              </w:rPr>
              <w:t xml:space="preserve">од </w:t>
            </w:r>
            <w:r>
              <w:rPr>
                <w:szCs w:val="22"/>
              </w:rPr>
              <w:t>поступлений/</w:t>
            </w:r>
            <w:r w:rsidRPr="00FD2DBC">
              <w:rPr>
                <w:szCs w:val="22"/>
              </w:rPr>
              <w:t xml:space="preserve">расходов </w:t>
            </w:r>
            <w:r>
              <w:rPr>
                <w:szCs w:val="22"/>
              </w:rPr>
              <w:t xml:space="preserve">детализированный </w:t>
            </w:r>
            <w:r w:rsidRPr="00FD2DBC">
              <w:rPr>
                <w:szCs w:val="22"/>
              </w:rPr>
              <w:t xml:space="preserve">плательщика </w:t>
            </w:r>
            <w:r w:rsidRPr="00FD2DBC">
              <w:t>(по строке документа)</w:t>
            </w:r>
          </w:p>
        </w:tc>
        <w:tc>
          <w:tcPr>
            <w:tcW w:w="1128" w:type="pct"/>
          </w:tcPr>
          <w:p w14:paraId="021757E1" w14:textId="77777777" w:rsidR="00786778" w:rsidRDefault="00786778" w:rsidP="00294A0D">
            <w:pPr>
              <w:pStyle w:val="GOSTTablenorm"/>
              <w:rPr>
                <w:lang w:val="en-US"/>
              </w:rPr>
            </w:pPr>
            <w:r w:rsidRPr="00FD2DBC">
              <w:rPr>
                <w:lang w:val="en-US"/>
              </w:rPr>
              <w:t xml:space="preserve">FS_DECRYPT_ORDER_D91_LIST:CodeObjectPayer </w:t>
            </w:r>
          </w:p>
          <w:p w14:paraId="5492F355" w14:textId="77777777" w:rsidR="00786778" w:rsidRPr="00B16207" w:rsidRDefault="00786778" w:rsidP="00294A0D">
            <w:pPr>
              <w:pStyle w:val="GOSTTablenorm"/>
              <w:rPr>
                <w:lang w:val="en-US"/>
              </w:rPr>
            </w:pPr>
            <w:r>
              <w:t>или</w:t>
            </w:r>
          </w:p>
          <w:p w14:paraId="248DDE3F" w14:textId="77777777" w:rsidR="00786778" w:rsidRPr="008606E0" w:rsidRDefault="00786778" w:rsidP="00294A0D">
            <w:pPr>
              <w:pStyle w:val="GOSTTablenorm"/>
              <w:rPr>
                <w:szCs w:val="22"/>
                <w:lang w:val="en-US"/>
              </w:rPr>
            </w:pPr>
            <w:r w:rsidRPr="00FD2DBC">
              <w:rPr>
                <w:lang w:val="en-US"/>
              </w:rPr>
              <w:t>FS_DECRYPT_ORDER_D91_LIST:DetCodeObjectPayer</w:t>
            </w:r>
          </w:p>
        </w:tc>
        <w:tc>
          <w:tcPr>
            <w:tcW w:w="1370" w:type="pct"/>
          </w:tcPr>
          <w:p w14:paraId="7193E39C" w14:textId="2ED58A59" w:rsidR="00786778" w:rsidRDefault="00786778" w:rsidP="00294A0D">
            <w:pPr>
              <w:pStyle w:val="GOSTTablenorm"/>
              <w:rPr>
                <w:szCs w:val="22"/>
              </w:rPr>
            </w:pPr>
            <w:r>
              <w:rPr>
                <w:szCs w:val="22"/>
              </w:rPr>
              <w:t>При</w:t>
            </w:r>
            <w:r w:rsidRPr="00B16207">
              <w:rPr>
                <w:szCs w:val="22"/>
              </w:rPr>
              <w:t xml:space="preserve"> </w:t>
            </w:r>
            <w:r>
              <w:rPr>
                <w:szCs w:val="22"/>
              </w:rPr>
              <w:t>значении</w:t>
            </w:r>
            <w:r w:rsidRPr="00B16207">
              <w:rPr>
                <w:szCs w:val="22"/>
              </w:rPr>
              <w:t xml:space="preserve"> «1» (</w:t>
            </w:r>
            <w:r>
              <w:rPr>
                <w:szCs w:val="22"/>
              </w:rPr>
              <w:t>доходы</w:t>
            </w:r>
            <w:r w:rsidRPr="00B16207">
              <w:rPr>
                <w:szCs w:val="22"/>
              </w:rPr>
              <w:t xml:space="preserve">) </w:t>
            </w:r>
            <w:r>
              <w:rPr>
                <w:szCs w:val="22"/>
              </w:rPr>
              <w:t>атрибута</w:t>
            </w:r>
            <w:r w:rsidRPr="00B16207">
              <w:rPr>
                <w:szCs w:val="22"/>
              </w:rPr>
              <w:t xml:space="preserve"> </w:t>
            </w:r>
            <w:r>
              <w:rPr>
                <w:szCs w:val="22"/>
              </w:rPr>
              <w:t>Вид</w:t>
            </w:r>
            <w:r w:rsidRPr="00B16207">
              <w:rPr>
                <w:szCs w:val="22"/>
              </w:rPr>
              <w:t>_</w:t>
            </w:r>
            <w:r w:rsidRPr="0008388A">
              <w:rPr>
                <w:szCs w:val="22"/>
              </w:rPr>
              <w:t>код</w:t>
            </w:r>
            <w:r>
              <w:rPr>
                <w:szCs w:val="22"/>
              </w:rPr>
              <w:t>а</w:t>
            </w:r>
            <w:r w:rsidRPr="00B16207">
              <w:rPr>
                <w:szCs w:val="22"/>
              </w:rPr>
              <w:t>_</w:t>
            </w:r>
            <w:r w:rsidRPr="0008388A">
              <w:rPr>
                <w:szCs w:val="22"/>
              </w:rPr>
              <w:t>расх</w:t>
            </w:r>
            <w:r w:rsidRPr="00B16207">
              <w:rPr>
                <w:szCs w:val="22"/>
              </w:rPr>
              <w:t>_</w:t>
            </w:r>
            <w:r w:rsidRPr="0008388A">
              <w:rPr>
                <w:szCs w:val="22"/>
              </w:rPr>
              <w:t>поступ</w:t>
            </w:r>
            <w:r w:rsidRPr="00B16207">
              <w:rPr>
                <w:szCs w:val="22"/>
              </w:rPr>
              <w:t>_</w:t>
            </w:r>
            <w:r w:rsidRPr="0008388A">
              <w:rPr>
                <w:szCs w:val="22"/>
              </w:rPr>
              <w:t>плат</w:t>
            </w:r>
            <w:r w:rsidRPr="00B16207">
              <w:rPr>
                <w:szCs w:val="22"/>
              </w:rPr>
              <w:t xml:space="preserve"> </w:t>
            </w:r>
            <w:r>
              <w:rPr>
                <w:szCs w:val="22"/>
              </w:rPr>
              <w:t>заполняется</w:t>
            </w:r>
            <w:r w:rsidRPr="00B16207">
              <w:rPr>
                <w:szCs w:val="22"/>
              </w:rPr>
              <w:t xml:space="preserve"> </w:t>
            </w:r>
            <w:r>
              <w:rPr>
                <w:szCs w:val="22"/>
              </w:rPr>
              <w:t>из</w:t>
            </w:r>
            <w:r w:rsidRPr="00B16207">
              <w:rPr>
                <w:szCs w:val="22"/>
              </w:rPr>
              <w:t xml:space="preserve"> </w:t>
            </w:r>
            <w:r>
              <w:rPr>
                <w:szCs w:val="22"/>
              </w:rPr>
              <w:t>тега</w:t>
            </w:r>
            <w:r w:rsidRPr="00B16207">
              <w:rPr>
                <w:szCs w:val="22"/>
              </w:rPr>
              <w:t xml:space="preserve"> </w:t>
            </w:r>
            <w:r w:rsidRPr="00FD2DBC">
              <w:rPr>
                <w:lang w:val="en-US"/>
              </w:rPr>
              <w:t>FS</w:t>
            </w:r>
            <w:r w:rsidRPr="00B16207">
              <w:t>_</w:t>
            </w:r>
            <w:r w:rsidRPr="00FD2DBC">
              <w:rPr>
                <w:lang w:val="en-US"/>
              </w:rPr>
              <w:t>DECRYPT</w:t>
            </w:r>
            <w:r w:rsidRPr="00B16207">
              <w:t>_</w:t>
            </w:r>
            <w:r w:rsidRPr="00FD2DBC">
              <w:rPr>
                <w:lang w:val="en-US"/>
              </w:rPr>
              <w:t>ORDER</w:t>
            </w:r>
            <w:r w:rsidRPr="00B16207">
              <w:t>_</w:t>
            </w:r>
            <w:r w:rsidRPr="00FD2DBC">
              <w:rPr>
                <w:lang w:val="en-US"/>
              </w:rPr>
              <w:t>D</w:t>
            </w:r>
            <w:r w:rsidRPr="00B16207">
              <w:t>91_</w:t>
            </w:r>
            <w:r w:rsidRPr="00FD2DBC">
              <w:rPr>
                <w:lang w:val="en-US"/>
              </w:rPr>
              <w:t>LIST</w:t>
            </w:r>
            <w:r w:rsidRPr="00B16207">
              <w:t>:</w:t>
            </w:r>
            <w:r w:rsidRPr="00FD2DBC">
              <w:rPr>
                <w:lang w:val="en-US"/>
              </w:rPr>
              <w:t>CodeObjectPayer</w:t>
            </w:r>
            <w:r>
              <w:rPr>
                <w:szCs w:val="22"/>
              </w:rPr>
              <w:t>.</w:t>
            </w:r>
          </w:p>
          <w:p w14:paraId="518FD7E0" w14:textId="0E4CAEAB" w:rsidR="00786778" w:rsidRPr="00B16207" w:rsidRDefault="00786778" w:rsidP="00813D10">
            <w:pPr>
              <w:pStyle w:val="GOSTTablenorm"/>
            </w:pPr>
            <w:r>
              <w:rPr>
                <w:szCs w:val="22"/>
              </w:rPr>
              <w:t>При</w:t>
            </w:r>
            <w:r w:rsidRPr="00B16207">
              <w:rPr>
                <w:szCs w:val="22"/>
              </w:rPr>
              <w:t xml:space="preserve"> </w:t>
            </w:r>
            <w:r>
              <w:rPr>
                <w:szCs w:val="22"/>
              </w:rPr>
              <w:t>значении</w:t>
            </w:r>
            <w:r w:rsidRPr="00B16207">
              <w:rPr>
                <w:szCs w:val="22"/>
              </w:rPr>
              <w:t xml:space="preserve"> «2» (</w:t>
            </w:r>
            <w:r>
              <w:rPr>
                <w:szCs w:val="22"/>
              </w:rPr>
              <w:t>расходы</w:t>
            </w:r>
            <w:r w:rsidRPr="00B16207">
              <w:rPr>
                <w:szCs w:val="22"/>
              </w:rPr>
              <w:t xml:space="preserve">) </w:t>
            </w:r>
            <w:r>
              <w:rPr>
                <w:szCs w:val="22"/>
              </w:rPr>
              <w:t>атрибута</w:t>
            </w:r>
            <w:r w:rsidRPr="00B16207">
              <w:rPr>
                <w:szCs w:val="22"/>
              </w:rPr>
              <w:t xml:space="preserve"> </w:t>
            </w:r>
            <w:r>
              <w:rPr>
                <w:szCs w:val="22"/>
              </w:rPr>
              <w:t>Вид</w:t>
            </w:r>
            <w:r w:rsidRPr="00B16207">
              <w:rPr>
                <w:szCs w:val="22"/>
              </w:rPr>
              <w:t>_</w:t>
            </w:r>
            <w:r w:rsidRPr="0008388A">
              <w:rPr>
                <w:szCs w:val="22"/>
              </w:rPr>
              <w:t>код</w:t>
            </w:r>
            <w:r>
              <w:rPr>
                <w:szCs w:val="22"/>
              </w:rPr>
              <w:t>а</w:t>
            </w:r>
            <w:r w:rsidRPr="00B16207">
              <w:rPr>
                <w:szCs w:val="22"/>
              </w:rPr>
              <w:t>_</w:t>
            </w:r>
            <w:r w:rsidRPr="0008388A">
              <w:rPr>
                <w:szCs w:val="22"/>
              </w:rPr>
              <w:t>расх</w:t>
            </w:r>
            <w:r w:rsidRPr="00B16207">
              <w:rPr>
                <w:szCs w:val="22"/>
              </w:rPr>
              <w:t>_</w:t>
            </w:r>
            <w:r w:rsidRPr="0008388A">
              <w:rPr>
                <w:szCs w:val="22"/>
              </w:rPr>
              <w:t>поступ</w:t>
            </w:r>
            <w:r w:rsidRPr="00B16207">
              <w:rPr>
                <w:szCs w:val="22"/>
              </w:rPr>
              <w:t>_</w:t>
            </w:r>
            <w:r w:rsidRPr="0008388A">
              <w:rPr>
                <w:szCs w:val="22"/>
              </w:rPr>
              <w:t>плат</w:t>
            </w:r>
            <w:r w:rsidRPr="00B16207">
              <w:rPr>
                <w:szCs w:val="22"/>
              </w:rPr>
              <w:t xml:space="preserve"> </w:t>
            </w:r>
            <w:r>
              <w:rPr>
                <w:szCs w:val="22"/>
              </w:rPr>
              <w:t>заполняется</w:t>
            </w:r>
            <w:r w:rsidRPr="00B16207">
              <w:rPr>
                <w:szCs w:val="22"/>
              </w:rPr>
              <w:t xml:space="preserve"> </w:t>
            </w:r>
            <w:r>
              <w:rPr>
                <w:szCs w:val="22"/>
              </w:rPr>
              <w:t>из</w:t>
            </w:r>
            <w:r w:rsidRPr="00B16207">
              <w:rPr>
                <w:szCs w:val="22"/>
              </w:rPr>
              <w:t xml:space="preserve"> </w:t>
            </w:r>
            <w:r>
              <w:rPr>
                <w:szCs w:val="22"/>
              </w:rPr>
              <w:t>тега</w:t>
            </w:r>
            <w:r w:rsidRPr="00B16207">
              <w:rPr>
                <w:szCs w:val="22"/>
              </w:rPr>
              <w:t xml:space="preserve"> </w:t>
            </w:r>
            <w:r w:rsidRPr="00FD2DBC">
              <w:rPr>
                <w:lang w:val="en-US"/>
              </w:rPr>
              <w:t>FS</w:t>
            </w:r>
            <w:r w:rsidRPr="00B16207">
              <w:t>_</w:t>
            </w:r>
            <w:r w:rsidRPr="00FD2DBC">
              <w:rPr>
                <w:lang w:val="en-US"/>
              </w:rPr>
              <w:t>DECRYPT</w:t>
            </w:r>
            <w:r w:rsidRPr="00B16207">
              <w:t>_</w:t>
            </w:r>
            <w:r w:rsidRPr="00FD2DBC">
              <w:rPr>
                <w:lang w:val="en-US"/>
              </w:rPr>
              <w:t>ORDER</w:t>
            </w:r>
            <w:r w:rsidRPr="00B16207">
              <w:t>_</w:t>
            </w:r>
            <w:r w:rsidRPr="00FD2DBC">
              <w:rPr>
                <w:lang w:val="en-US"/>
              </w:rPr>
              <w:t>D</w:t>
            </w:r>
            <w:r w:rsidRPr="00B16207">
              <w:t>91_</w:t>
            </w:r>
            <w:r w:rsidRPr="00FD2DBC">
              <w:rPr>
                <w:lang w:val="en-US"/>
              </w:rPr>
              <w:t>LIST</w:t>
            </w:r>
            <w:r w:rsidRPr="00B16207">
              <w:t>:</w:t>
            </w:r>
            <w:r w:rsidRPr="00FD2DBC">
              <w:rPr>
                <w:lang w:val="en-US"/>
              </w:rPr>
              <w:t>DetCodeObjectPayer</w:t>
            </w:r>
          </w:p>
        </w:tc>
      </w:tr>
      <w:tr w:rsidR="00786778" w:rsidRPr="009450E6" w14:paraId="77E0BF5E" w14:textId="77777777" w:rsidTr="00294A0D">
        <w:tc>
          <w:tcPr>
            <w:tcW w:w="1109" w:type="pct"/>
          </w:tcPr>
          <w:p w14:paraId="02484BA0" w14:textId="77777777" w:rsidR="00786778" w:rsidRPr="00307060" w:rsidRDefault="00786778" w:rsidP="00294A0D">
            <w:pPr>
              <w:pStyle w:val="GOSTTablenorm"/>
              <w:rPr>
                <w:szCs w:val="22"/>
              </w:rPr>
            </w:pPr>
            <w:r>
              <w:rPr>
                <w:szCs w:val="22"/>
              </w:rPr>
              <w:t>Код_цели_получателя</w:t>
            </w:r>
          </w:p>
        </w:tc>
        <w:tc>
          <w:tcPr>
            <w:tcW w:w="284" w:type="pct"/>
          </w:tcPr>
          <w:p w14:paraId="2A89DCDE" w14:textId="77777777" w:rsidR="00786778" w:rsidRPr="00FD2DBC" w:rsidRDefault="00786778" w:rsidP="00294A0D">
            <w:pPr>
              <w:pStyle w:val="GOSTTablenorm"/>
              <w:rPr>
                <w:szCs w:val="22"/>
              </w:rPr>
            </w:pPr>
            <w:r w:rsidRPr="00FD2DBC">
              <w:rPr>
                <w:szCs w:val="22"/>
              </w:rPr>
              <w:t>нет</w:t>
            </w:r>
          </w:p>
        </w:tc>
        <w:tc>
          <w:tcPr>
            <w:tcW w:w="1109" w:type="pct"/>
          </w:tcPr>
          <w:p w14:paraId="05EAFCC8" w14:textId="77777777" w:rsidR="00786778" w:rsidRPr="0008388A" w:rsidRDefault="00786778" w:rsidP="00294A0D">
            <w:pPr>
              <w:pStyle w:val="GOSTTablenorm"/>
              <w:rPr>
                <w:szCs w:val="22"/>
              </w:rPr>
            </w:pPr>
            <w:r w:rsidRPr="0008388A">
              <w:rPr>
                <w:szCs w:val="22"/>
              </w:rPr>
              <w:t xml:space="preserve">Код расходов/поступлений </w:t>
            </w:r>
            <w:r>
              <w:rPr>
                <w:szCs w:val="22"/>
              </w:rPr>
              <w:t xml:space="preserve">укрупненный по л/с с кодом 71 </w:t>
            </w:r>
            <w:r w:rsidRPr="0008388A">
              <w:rPr>
                <w:szCs w:val="22"/>
              </w:rPr>
              <w:t xml:space="preserve">получателя </w:t>
            </w:r>
            <w:r>
              <w:rPr>
                <w:szCs w:val="22"/>
              </w:rPr>
              <w:t xml:space="preserve">или код цели (аналитический код) по л/с с кодом 03, 14 получателя </w:t>
            </w:r>
            <w:r w:rsidRPr="0008388A">
              <w:t>(по строке документа)</w:t>
            </w:r>
          </w:p>
        </w:tc>
        <w:tc>
          <w:tcPr>
            <w:tcW w:w="1128" w:type="pct"/>
          </w:tcPr>
          <w:p w14:paraId="22F03DC1" w14:textId="77777777" w:rsidR="00786778" w:rsidRPr="008606E0" w:rsidRDefault="00786778" w:rsidP="00294A0D">
            <w:pPr>
              <w:pStyle w:val="GOSTTablenorm"/>
              <w:rPr>
                <w:szCs w:val="22"/>
                <w:lang w:val="en-US"/>
              </w:rPr>
            </w:pPr>
            <w:r w:rsidRPr="00FD2DBC">
              <w:rPr>
                <w:lang w:val="en-US"/>
              </w:rPr>
              <w:t>FS_DECRYPT_ORDER_D91_LIST:CodeObjectRecipient</w:t>
            </w:r>
          </w:p>
        </w:tc>
        <w:tc>
          <w:tcPr>
            <w:tcW w:w="1370" w:type="pct"/>
          </w:tcPr>
          <w:p w14:paraId="757DD852" w14:textId="77777777" w:rsidR="00786778" w:rsidRPr="008606E0" w:rsidRDefault="00786778" w:rsidP="00294A0D">
            <w:pPr>
              <w:pStyle w:val="GOSTTablenorm"/>
              <w:rPr>
                <w:lang w:val="en-US"/>
              </w:rPr>
            </w:pPr>
          </w:p>
        </w:tc>
      </w:tr>
      <w:tr w:rsidR="00786778" w:rsidRPr="009450E6" w14:paraId="6224EC04" w14:textId="77777777" w:rsidTr="00294A0D">
        <w:tc>
          <w:tcPr>
            <w:tcW w:w="1109" w:type="pct"/>
          </w:tcPr>
          <w:p w14:paraId="041A637A" w14:textId="77777777" w:rsidR="00786778" w:rsidRPr="0008388A" w:rsidRDefault="00786778" w:rsidP="00294A0D">
            <w:pPr>
              <w:pStyle w:val="GOSTTablenorm"/>
              <w:rPr>
                <w:szCs w:val="22"/>
              </w:rPr>
            </w:pPr>
            <w:r>
              <w:rPr>
                <w:szCs w:val="22"/>
              </w:rPr>
              <w:t>Вид</w:t>
            </w:r>
            <w:r w:rsidRPr="0008388A">
              <w:rPr>
                <w:szCs w:val="22"/>
              </w:rPr>
              <w:t>_код</w:t>
            </w:r>
            <w:r>
              <w:rPr>
                <w:szCs w:val="22"/>
              </w:rPr>
              <w:t>а</w:t>
            </w:r>
            <w:r w:rsidRPr="0008388A">
              <w:rPr>
                <w:szCs w:val="22"/>
              </w:rPr>
              <w:t>_расх_поступ_получ**</w:t>
            </w:r>
          </w:p>
        </w:tc>
        <w:tc>
          <w:tcPr>
            <w:tcW w:w="284" w:type="pct"/>
          </w:tcPr>
          <w:p w14:paraId="0366E936" w14:textId="77777777" w:rsidR="00786778" w:rsidRPr="0008388A" w:rsidRDefault="00786778" w:rsidP="00294A0D">
            <w:pPr>
              <w:pStyle w:val="GOSTTablenorm"/>
              <w:rPr>
                <w:szCs w:val="22"/>
              </w:rPr>
            </w:pPr>
            <w:r w:rsidRPr="0008388A">
              <w:rPr>
                <w:szCs w:val="22"/>
              </w:rPr>
              <w:t>нет</w:t>
            </w:r>
          </w:p>
        </w:tc>
        <w:tc>
          <w:tcPr>
            <w:tcW w:w="1109" w:type="pct"/>
          </w:tcPr>
          <w:p w14:paraId="1E0D5E56" w14:textId="77777777" w:rsidR="00786778" w:rsidRPr="0008388A" w:rsidRDefault="00786778" w:rsidP="00294A0D">
            <w:pPr>
              <w:pStyle w:val="GOSTTablenorm"/>
              <w:rPr>
                <w:szCs w:val="22"/>
              </w:rPr>
            </w:pPr>
            <w:r w:rsidRPr="0008388A">
              <w:t>Тип кода расходов/поступлений получателя (по строке документа)</w:t>
            </w:r>
          </w:p>
        </w:tc>
        <w:tc>
          <w:tcPr>
            <w:tcW w:w="1128" w:type="pct"/>
          </w:tcPr>
          <w:p w14:paraId="01E8D90C" w14:textId="77777777" w:rsidR="00786778" w:rsidRPr="0008388A" w:rsidRDefault="00786778" w:rsidP="00294A0D">
            <w:pPr>
              <w:pStyle w:val="GOSTTablenorm"/>
              <w:rPr>
                <w:lang w:val="en-US"/>
              </w:rPr>
            </w:pPr>
            <w:r w:rsidRPr="000C2703">
              <w:rPr>
                <w:lang w:val="en-US"/>
              </w:rPr>
              <w:t>FS_DECRYPT_ORDER_D91_LIST:</w:t>
            </w:r>
            <w:r w:rsidRPr="00B040D0">
              <w:rPr>
                <w:lang w:val="en-US"/>
              </w:rPr>
              <w:t>TYPECODEOBJECTRECIPIENT</w:t>
            </w:r>
          </w:p>
        </w:tc>
        <w:tc>
          <w:tcPr>
            <w:tcW w:w="1370" w:type="pct"/>
          </w:tcPr>
          <w:p w14:paraId="5CDB3FA1" w14:textId="77777777" w:rsidR="00786778" w:rsidRPr="00682969" w:rsidRDefault="00786778" w:rsidP="00294A0D">
            <w:pPr>
              <w:pStyle w:val="GOSTTablenorm"/>
              <w:rPr>
                <w:lang w:val="en-US"/>
              </w:rPr>
            </w:pPr>
          </w:p>
        </w:tc>
      </w:tr>
      <w:tr w:rsidR="00786778" w:rsidRPr="009450E6" w14:paraId="306A4000" w14:textId="77777777" w:rsidTr="00294A0D">
        <w:tc>
          <w:tcPr>
            <w:tcW w:w="1109" w:type="pct"/>
          </w:tcPr>
          <w:p w14:paraId="3D7F2ED8" w14:textId="77777777" w:rsidR="00786778" w:rsidRPr="00307060" w:rsidRDefault="00786778" w:rsidP="00294A0D">
            <w:pPr>
              <w:pStyle w:val="GOSTTablenorm"/>
              <w:rPr>
                <w:szCs w:val="22"/>
                <w:lang w:val="en-US"/>
              </w:rPr>
            </w:pPr>
            <w:r w:rsidRPr="00307060">
              <w:rPr>
                <w:szCs w:val="22"/>
              </w:rPr>
              <w:t>Код_расх_дет_получателя</w:t>
            </w:r>
            <w:r w:rsidRPr="00B040D0">
              <w:rPr>
                <w:szCs w:val="22"/>
              </w:rPr>
              <w:t>**</w:t>
            </w:r>
          </w:p>
        </w:tc>
        <w:tc>
          <w:tcPr>
            <w:tcW w:w="284" w:type="pct"/>
          </w:tcPr>
          <w:p w14:paraId="5334E2B1" w14:textId="77777777" w:rsidR="00786778" w:rsidRPr="008606E0" w:rsidRDefault="00786778" w:rsidP="00294A0D">
            <w:pPr>
              <w:pStyle w:val="GOSTTablenorm"/>
              <w:rPr>
                <w:szCs w:val="22"/>
                <w:lang w:val="en-US"/>
              </w:rPr>
            </w:pPr>
            <w:r w:rsidRPr="00FD2DBC">
              <w:rPr>
                <w:szCs w:val="22"/>
              </w:rPr>
              <w:t>нет</w:t>
            </w:r>
          </w:p>
        </w:tc>
        <w:tc>
          <w:tcPr>
            <w:tcW w:w="1109" w:type="pct"/>
          </w:tcPr>
          <w:p w14:paraId="2EE9926B" w14:textId="77777777" w:rsidR="00786778" w:rsidRPr="00FD2DBC" w:rsidRDefault="00786778" w:rsidP="00294A0D">
            <w:pPr>
              <w:pStyle w:val="GOSTTablenorm"/>
              <w:rPr>
                <w:szCs w:val="22"/>
              </w:rPr>
            </w:pPr>
            <w:r>
              <w:rPr>
                <w:szCs w:val="22"/>
              </w:rPr>
              <w:t>К</w:t>
            </w:r>
            <w:r w:rsidRPr="00FD2DBC">
              <w:rPr>
                <w:szCs w:val="22"/>
              </w:rPr>
              <w:t>од расходов</w:t>
            </w:r>
            <w:r>
              <w:rPr>
                <w:szCs w:val="22"/>
              </w:rPr>
              <w:t xml:space="preserve"> детализированный</w:t>
            </w:r>
            <w:r w:rsidRPr="00FD2DBC">
              <w:rPr>
                <w:szCs w:val="22"/>
              </w:rPr>
              <w:t xml:space="preserve"> получателя </w:t>
            </w:r>
            <w:r w:rsidRPr="00FD2DBC">
              <w:t>(по строке документа)</w:t>
            </w:r>
          </w:p>
        </w:tc>
        <w:tc>
          <w:tcPr>
            <w:tcW w:w="1128" w:type="pct"/>
          </w:tcPr>
          <w:p w14:paraId="51A2DED9" w14:textId="77777777" w:rsidR="00786778" w:rsidRPr="008606E0" w:rsidRDefault="00786778" w:rsidP="00294A0D">
            <w:pPr>
              <w:pStyle w:val="GOSTTablenorm"/>
              <w:rPr>
                <w:szCs w:val="22"/>
                <w:lang w:val="en-US"/>
              </w:rPr>
            </w:pPr>
            <w:r w:rsidRPr="00FD2DBC">
              <w:rPr>
                <w:lang w:val="en-US"/>
              </w:rPr>
              <w:t>FS_DECRYPT_ORDER_D91_LIST:DetCodeObjectRecipient</w:t>
            </w:r>
          </w:p>
        </w:tc>
        <w:tc>
          <w:tcPr>
            <w:tcW w:w="1370" w:type="pct"/>
          </w:tcPr>
          <w:p w14:paraId="704C0BB6" w14:textId="77777777" w:rsidR="00786778" w:rsidRPr="008606E0" w:rsidRDefault="00786778" w:rsidP="00294A0D">
            <w:pPr>
              <w:pStyle w:val="GOSTTablenorm"/>
              <w:rPr>
                <w:lang w:val="en-US"/>
              </w:rPr>
            </w:pPr>
          </w:p>
        </w:tc>
      </w:tr>
      <w:tr w:rsidR="00786778" w:rsidRPr="009450E6" w14:paraId="7DF7C2B0" w14:textId="77777777" w:rsidTr="00294A0D">
        <w:trPr>
          <w:trHeight w:val="25"/>
        </w:trPr>
        <w:tc>
          <w:tcPr>
            <w:tcW w:w="1109" w:type="pct"/>
          </w:tcPr>
          <w:p w14:paraId="772615A4" w14:textId="77777777" w:rsidR="00786778" w:rsidRPr="008606E0" w:rsidRDefault="00786778" w:rsidP="00294A0D">
            <w:pPr>
              <w:pStyle w:val="GOSTTablenorm"/>
              <w:rPr>
                <w:szCs w:val="22"/>
                <w:lang w:val="en-US"/>
              </w:rPr>
            </w:pPr>
            <w:r w:rsidRPr="00FD2DBC">
              <w:rPr>
                <w:szCs w:val="22"/>
              </w:rPr>
              <w:t>ОКС_КМИ</w:t>
            </w:r>
          </w:p>
        </w:tc>
        <w:tc>
          <w:tcPr>
            <w:tcW w:w="284" w:type="pct"/>
          </w:tcPr>
          <w:p w14:paraId="0B192606" w14:textId="77777777" w:rsidR="00786778" w:rsidRPr="008606E0" w:rsidRDefault="00786778" w:rsidP="00294A0D">
            <w:pPr>
              <w:pStyle w:val="GOSTTablenorm"/>
              <w:rPr>
                <w:szCs w:val="22"/>
                <w:lang w:val="en-US"/>
              </w:rPr>
            </w:pPr>
            <w:r w:rsidRPr="00FD2DBC">
              <w:rPr>
                <w:szCs w:val="22"/>
              </w:rPr>
              <w:t>нет</w:t>
            </w:r>
          </w:p>
        </w:tc>
        <w:tc>
          <w:tcPr>
            <w:tcW w:w="1109" w:type="pct"/>
          </w:tcPr>
          <w:p w14:paraId="5ED467F4" w14:textId="77777777" w:rsidR="00786778" w:rsidRPr="00FD2DBC" w:rsidRDefault="00786778" w:rsidP="00294A0D">
            <w:pPr>
              <w:pStyle w:val="GOSTTablenorm"/>
              <w:rPr>
                <w:szCs w:val="22"/>
              </w:rPr>
            </w:pPr>
            <w:r w:rsidRPr="00FD2DBC">
              <w:t>Код ОКС (КМИ) (по строке документа)</w:t>
            </w:r>
          </w:p>
        </w:tc>
        <w:tc>
          <w:tcPr>
            <w:tcW w:w="1128" w:type="pct"/>
          </w:tcPr>
          <w:p w14:paraId="15A4E930" w14:textId="77777777" w:rsidR="00786778" w:rsidRPr="008606E0" w:rsidRDefault="00786778" w:rsidP="00294A0D">
            <w:pPr>
              <w:pStyle w:val="GOSTTablenorm"/>
              <w:rPr>
                <w:szCs w:val="22"/>
                <w:lang w:val="en-US"/>
              </w:rPr>
            </w:pPr>
            <w:r w:rsidRPr="00FD2DBC">
              <w:rPr>
                <w:lang w:val="en-US"/>
              </w:rPr>
              <w:t>FS_DECRYPT_ORDER_D91_LIST:CodeFAIP</w:t>
            </w:r>
          </w:p>
        </w:tc>
        <w:tc>
          <w:tcPr>
            <w:tcW w:w="1370" w:type="pct"/>
          </w:tcPr>
          <w:p w14:paraId="72929F57" w14:textId="77777777" w:rsidR="00786778" w:rsidRPr="008606E0" w:rsidRDefault="00786778" w:rsidP="00294A0D">
            <w:pPr>
              <w:pStyle w:val="GOSTTablenorm"/>
              <w:rPr>
                <w:lang w:val="en-US"/>
              </w:rPr>
            </w:pPr>
          </w:p>
        </w:tc>
      </w:tr>
      <w:tr w:rsidR="00786778" w:rsidRPr="00B5606A" w14:paraId="49A8BAFA" w14:textId="77777777" w:rsidTr="00294A0D">
        <w:tc>
          <w:tcPr>
            <w:tcW w:w="1109" w:type="pct"/>
          </w:tcPr>
          <w:p w14:paraId="24F4E455" w14:textId="77777777" w:rsidR="00786778" w:rsidRDefault="00786778" w:rsidP="00294A0D">
            <w:pPr>
              <w:pStyle w:val="GOSTTablenorm"/>
              <w:rPr>
                <w:shd w:val="clear" w:color="auto" w:fill="FFFFFF"/>
              </w:rPr>
            </w:pPr>
            <w:r w:rsidRPr="0041658B">
              <w:t>Сумма_валюта_операции</w:t>
            </w:r>
          </w:p>
        </w:tc>
        <w:tc>
          <w:tcPr>
            <w:tcW w:w="284" w:type="pct"/>
          </w:tcPr>
          <w:p w14:paraId="61E8573C" w14:textId="77777777" w:rsidR="00786778" w:rsidRDefault="00786778" w:rsidP="00294A0D">
            <w:pPr>
              <w:pStyle w:val="GOSTTablenorm"/>
              <w:rPr>
                <w:szCs w:val="22"/>
              </w:rPr>
            </w:pPr>
            <w:r w:rsidRPr="00E576D5">
              <w:t>да</w:t>
            </w:r>
          </w:p>
        </w:tc>
        <w:tc>
          <w:tcPr>
            <w:tcW w:w="1109" w:type="pct"/>
          </w:tcPr>
          <w:p w14:paraId="29678824" w14:textId="77777777" w:rsidR="00786778" w:rsidRPr="00FD2DBC" w:rsidRDefault="00786778" w:rsidP="00294A0D">
            <w:pPr>
              <w:pStyle w:val="GOSTTablenorm"/>
            </w:pPr>
            <w:r w:rsidRPr="00FD2DBC">
              <w:t>Сумма в валюте документа (по строке документа)</w:t>
            </w:r>
          </w:p>
        </w:tc>
        <w:tc>
          <w:tcPr>
            <w:tcW w:w="1128" w:type="pct"/>
          </w:tcPr>
          <w:p w14:paraId="03DEA3C6" w14:textId="77777777" w:rsidR="00786778" w:rsidRPr="00FD2DBC" w:rsidRDefault="00786778" w:rsidP="00294A0D">
            <w:pPr>
              <w:pStyle w:val="GOSTTablenorm"/>
              <w:rPr>
                <w:lang w:val="en-US"/>
              </w:rPr>
            </w:pPr>
            <w:r w:rsidRPr="00FD2DBC">
              <w:rPr>
                <w:lang w:val="en-US"/>
              </w:rPr>
              <w:t>FS_DECRYPT_ORDER_D91_LIST:SumKBK</w:t>
            </w:r>
          </w:p>
        </w:tc>
        <w:tc>
          <w:tcPr>
            <w:tcW w:w="1370" w:type="pct"/>
          </w:tcPr>
          <w:p w14:paraId="0F3D9C7A" w14:textId="77777777" w:rsidR="00786778" w:rsidRPr="008606E0" w:rsidRDefault="00786778" w:rsidP="00294A0D">
            <w:pPr>
              <w:pStyle w:val="GOSTTablenorm"/>
            </w:pPr>
            <w:r w:rsidRPr="00FD2DBC">
              <w:t>Сумма передается в единицах валюты с точностью 2 знака после запятой - необходимо конвертировать в минимальные единицы валюты (для данного типа документов умножить на 100)</w:t>
            </w:r>
          </w:p>
        </w:tc>
      </w:tr>
      <w:tr w:rsidR="00786778" w:rsidRPr="00B5606A" w14:paraId="375D52B6" w14:textId="77777777" w:rsidTr="00294A0D">
        <w:tc>
          <w:tcPr>
            <w:tcW w:w="1109" w:type="pct"/>
          </w:tcPr>
          <w:p w14:paraId="6919EDAC" w14:textId="77777777" w:rsidR="00786778" w:rsidRDefault="00786778" w:rsidP="00294A0D">
            <w:pPr>
              <w:pStyle w:val="GOSTTablenorm"/>
              <w:rPr>
                <w:shd w:val="clear" w:color="auto" w:fill="FFFFFF"/>
              </w:rPr>
            </w:pPr>
            <w:r w:rsidRPr="0041658B">
              <w:t>Сумма_валюта_учета_руб</w:t>
            </w:r>
          </w:p>
        </w:tc>
        <w:tc>
          <w:tcPr>
            <w:tcW w:w="284" w:type="pct"/>
          </w:tcPr>
          <w:p w14:paraId="22BFCC0F" w14:textId="77777777" w:rsidR="00786778" w:rsidRDefault="00786778" w:rsidP="00294A0D">
            <w:pPr>
              <w:pStyle w:val="GOSTTablenorm"/>
              <w:rPr>
                <w:szCs w:val="22"/>
              </w:rPr>
            </w:pPr>
            <w:r w:rsidRPr="00E576D5">
              <w:t>да</w:t>
            </w:r>
          </w:p>
        </w:tc>
        <w:tc>
          <w:tcPr>
            <w:tcW w:w="1109" w:type="pct"/>
          </w:tcPr>
          <w:p w14:paraId="3304167E" w14:textId="77777777" w:rsidR="00786778" w:rsidRDefault="00786778" w:rsidP="00294A0D">
            <w:pPr>
              <w:pStyle w:val="GOSTTablenorm"/>
            </w:pPr>
            <w:r w:rsidRPr="00E576D5">
              <w:t>Сумма в валюте учета (руб)</w:t>
            </w:r>
            <w:r>
              <w:t xml:space="preserve"> </w:t>
            </w:r>
            <w:r w:rsidRPr="00B9499D">
              <w:t>(по строке документа)</w:t>
            </w:r>
          </w:p>
        </w:tc>
        <w:tc>
          <w:tcPr>
            <w:tcW w:w="1128" w:type="pct"/>
          </w:tcPr>
          <w:p w14:paraId="3EDFBEB5" w14:textId="77777777" w:rsidR="00786778" w:rsidRPr="00FE3378" w:rsidRDefault="00786778" w:rsidP="00294A0D">
            <w:pPr>
              <w:pStyle w:val="GOSTTablenorm"/>
              <w:rPr>
                <w:lang w:val="en-US"/>
              </w:rPr>
            </w:pPr>
            <w:r w:rsidRPr="00F77633">
              <w:rPr>
                <w:lang w:val="en-US"/>
              </w:rPr>
              <w:t>FS_DECRYPT_ORDER_D91_LIST:</w:t>
            </w:r>
            <w:r w:rsidRPr="00101DDB">
              <w:rPr>
                <w:lang w:val="en-US"/>
              </w:rPr>
              <w:t>SumKBK</w:t>
            </w:r>
          </w:p>
        </w:tc>
        <w:tc>
          <w:tcPr>
            <w:tcW w:w="1370" w:type="pct"/>
          </w:tcPr>
          <w:p w14:paraId="28A404EA" w14:textId="77777777" w:rsidR="00786778" w:rsidRPr="008606E0" w:rsidRDefault="00786778" w:rsidP="00294A0D">
            <w:pPr>
              <w:pStyle w:val="GOSTTablenorm"/>
              <w:rPr>
                <w:szCs w:val="22"/>
              </w:rPr>
            </w:pPr>
            <w:r>
              <w:t>Для</w:t>
            </w:r>
            <w:r w:rsidRPr="002A55EA">
              <w:t xml:space="preserve"> данн</w:t>
            </w:r>
            <w:r>
              <w:t>ого</w:t>
            </w:r>
            <w:r w:rsidRPr="002A55EA">
              <w:t xml:space="preserve"> тип</w:t>
            </w:r>
            <w:r>
              <w:t>а</w:t>
            </w:r>
            <w:r w:rsidRPr="002A55EA">
              <w:t xml:space="preserve"> документ</w:t>
            </w:r>
            <w:r>
              <w:t>ов</w:t>
            </w:r>
            <w:r w:rsidRPr="002A55EA">
              <w:t xml:space="preserve"> Сумма_валюта_учета_руб</w:t>
            </w:r>
            <w:r>
              <w:t> </w:t>
            </w:r>
            <w:r w:rsidRPr="0041658B">
              <w:t>= Сумма_валюта_операции</w:t>
            </w:r>
          </w:p>
        </w:tc>
      </w:tr>
    </w:tbl>
    <w:p w14:paraId="0A967645" w14:textId="66C936E7" w:rsidR="00776325" w:rsidRPr="00786778" w:rsidRDefault="00776325" w:rsidP="00786778">
      <w:pPr>
        <w:tabs>
          <w:tab w:val="left" w:pos="1197"/>
        </w:tabs>
        <w:sectPr w:rsidR="00776325" w:rsidRPr="00786778" w:rsidSect="0065610E">
          <w:pgSz w:w="16838" w:h="11906" w:orient="landscape" w:code="9"/>
          <w:pgMar w:top="1701" w:right="567" w:bottom="567" w:left="567" w:header="1134" w:footer="284" w:gutter="0"/>
          <w:cols w:space="708"/>
          <w:docGrid w:linePitch="360"/>
        </w:sectPr>
      </w:pPr>
    </w:p>
    <w:p w14:paraId="6DF9C95C" w14:textId="77777777" w:rsidR="00D45C06" w:rsidRPr="00AB6D92" w:rsidRDefault="00D45C06">
      <w:pPr>
        <w:pStyle w:val="GOSTReg"/>
      </w:pPr>
      <w:bookmarkStart w:id="7313" w:name="_Toc121319652"/>
      <w:bookmarkStart w:id="7314" w:name="_Toc226564511"/>
      <w:bookmarkEnd w:id="5997"/>
      <w:r w:rsidRPr="00AB6D92">
        <w:t>СОГЛАСОВАНО</w:t>
      </w:r>
      <w:bookmarkEnd w:id="7313"/>
      <w:bookmarkEnd w:id="7314"/>
    </w:p>
    <w:tbl>
      <w:tblPr>
        <w:tblStyle w:val="GOSTTable"/>
        <w:tblW w:w="5000" w:type="pct"/>
        <w:tblLook w:val="01E0" w:firstRow="1" w:lastRow="1" w:firstColumn="1" w:lastColumn="1" w:noHBand="0" w:noVBand="0"/>
      </w:tblPr>
      <w:tblGrid>
        <w:gridCol w:w="2023"/>
        <w:gridCol w:w="2398"/>
        <w:gridCol w:w="2315"/>
        <w:gridCol w:w="1359"/>
        <w:gridCol w:w="1533"/>
      </w:tblGrid>
      <w:tr w:rsidR="00D34E1B" w:rsidRPr="00B9499D" w14:paraId="46DA9733" w14:textId="77777777" w:rsidTr="001A5048">
        <w:trPr>
          <w:cnfStyle w:val="100000000000" w:firstRow="1" w:lastRow="0" w:firstColumn="0" w:lastColumn="0" w:oddVBand="0" w:evenVBand="0" w:oddHBand="0" w:evenHBand="0" w:firstRowFirstColumn="0" w:firstRowLastColumn="0" w:lastRowFirstColumn="0" w:lastRowLastColumn="0"/>
        </w:trPr>
        <w:tc>
          <w:tcPr>
            <w:tcW w:w="1050" w:type="pct"/>
          </w:tcPr>
          <w:p w14:paraId="22AEBAD8" w14:textId="77777777" w:rsidR="00D34E1B" w:rsidRPr="00B9499D" w:rsidRDefault="00D34E1B" w:rsidP="001A5048">
            <w:pPr>
              <w:pStyle w:val="GOSTTableHead"/>
            </w:pPr>
            <w:r w:rsidRPr="00B9499D">
              <w:t>Наименование организации, предприятия</w:t>
            </w:r>
          </w:p>
        </w:tc>
        <w:tc>
          <w:tcPr>
            <w:tcW w:w="1245" w:type="pct"/>
          </w:tcPr>
          <w:p w14:paraId="2442C404" w14:textId="77777777" w:rsidR="00D34E1B" w:rsidRPr="00B9499D" w:rsidRDefault="00D34E1B" w:rsidP="0090097B">
            <w:pPr>
              <w:pStyle w:val="GOSTTableHead"/>
            </w:pPr>
            <w:r w:rsidRPr="00B9499D">
              <w:t>Должность исполнителя</w:t>
            </w:r>
          </w:p>
        </w:tc>
        <w:tc>
          <w:tcPr>
            <w:tcW w:w="1202" w:type="pct"/>
          </w:tcPr>
          <w:p w14:paraId="3066953C" w14:textId="77777777" w:rsidR="00D34E1B" w:rsidRPr="00B9499D" w:rsidRDefault="00D34E1B" w:rsidP="0090097B">
            <w:pPr>
              <w:pStyle w:val="GOSTTableHead"/>
            </w:pPr>
            <w:r w:rsidRPr="00B9499D">
              <w:t>Фамилия, имя, отчество</w:t>
            </w:r>
          </w:p>
        </w:tc>
        <w:tc>
          <w:tcPr>
            <w:tcW w:w="706" w:type="pct"/>
          </w:tcPr>
          <w:p w14:paraId="6A77F915" w14:textId="77777777" w:rsidR="00D34E1B" w:rsidRPr="00B9499D" w:rsidRDefault="00D34E1B" w:rsidP="001A5048">
            <w:pPr>
              <w:pStyle w:val="GOSTTableHead"/>
            </w:pPr>
            <w:r w:rsidRPr="00B9499D">
              <w:t>Подпись</w:t>
            </w:r>
          </w:p>
        </w:tc>
        <w:tc>
          <w:tcPr>
            <w:tcW w:w="796" w:type="pct"/>
          </w:tcPr>
          <w:p w14:paraId="179B961D" w14:textId="77777777" w:rsidR="00D34E1B" w:rsidRPr="00B9499D" w:rsidRDefault="00D34E1B" w:rsidP="001A5048">
            <w:pPr>
              <w:pStyle w:val="GOSTTableHead"/>
            </w:pPr>
            <w:r w:rsidRPr="00B9499D">
              <w:t>Дата</w:t>
            </w:r>
          </w:p>
        </w:tc>
      </w:tr>
      <w:tr w:rsidR="00D34E1B" w:rsidRPr="00B9499D" w14:paraId="5D200DDF" w14:textId="77777777" w:rsidTr="001A5048">
        <w:trPr>
          <w:cnfStyle w:val="000000100000" w:firstRow="0" w:lastRow="0" w:firstColumn="0" w:lastColumn="0" w:oddVBand="0" w:evenVBand="0" w:oddHBand="1" w:evenHBand="0" w:firstRowFirstColumn="0" w:firstRowLastColumn="0" w:lastRowFirstColumn="0" w:lastRowLastColumn="0"/>
          <w:trHeight w:val="20"/>
        </w:trPr>
        <w:tc>
          <w:tcPr>
            <w:tcW w:w="1050" w:type="pct"/>
          </w:tcPr>
          <w:p w14:paraId="4AE75000" w14:textId="77777777" w:rsidR="00D34E1B" w:rsidRPr="00B9499D" w:rsidRDefault="00D34E1B" w:rsidP="001A5048">
            <w:pPr>
              <w:pStyle w:val="GOSTTablenorm"/>
            </w:pPr>
          </w:p>
        </w:tc>
        <w:tc>
          <w:tcPr>
            <w:tcW w:w="1245" w:type="pct"/>
          </w:tcPr>
          <w:p w14:paraId="26F4ECFD" w14:textId="77777777" w:rsidR="00D34E1B" w:rsidRPr="00B9499D" w:rsidRDefault="00D34E1B" w:rsidP="001A5048">
            <w:pPr>
              <w:pStyle w:val="GOSTTablenorm"/>
            </w:pPr>
          </w:p>
        </w:tc>
        <w:tc>
          <w:tcPr>
            <w:tcW w:w="1202" w:type="pct"/>
          </w:tcPr>
          <w:p w14:paraId="1D346959" w14:textId="77777777" w:rsidR="00D34E1B" w:rsidRPr="00B9499D" w:rsidRDefault="00D34E1B" w:rsidP="001A5048">
            <w:pPr>
              <w:pStyle w:val="GOSTTablenorm"/>
            </w:pPr>
          </w:p>
        </w:tc>
        <w:tc>
          <w:tcPr>
            <w:tcW w:w="706" w:type="pct"/>
          </w:tcPr>
          <w:p w14:paraId="7EBA4116" w14:textId="77777777" w:rsidR="00D34E1B" w:rsidRPr="00B9499D" w:rsidRDefault="00D34E1B" w:rsidP="001A5048">
            <w:pPr>
              <w:pStyle w:val="GOSTTablenorm"/>
            </w:pPr>
          </w:p>
        </w:tc>
        <w:tc>
          <w:tcPr>
            <w:tcW w:w="796" w:type="pct"/>
          </w:tcPr>
          <w:p w14:paraId="4A5FED51" w14:textId="77777777" w:rsidR="00D34E1B" w:rsidRPr="00B9499D" w:rsidRDefault="00D34E1B" w:rsidP="001A5048">
            <w:pPr>
              <w:pStyle w:val="GOSTTablenorm"/>
            </w:pPr>
          </w:p>
        </w:tc>
      </w:tr>
      <w:tr w:rsidR="00D34E1B" w:rsidRPr="00B9499D" w14:paraId="3E4C63BD" w14:textId="77777777" w:rsidTr="001A5048">
        <w:trPr>
          <w:cnfStyle w:val="000000010000" w:firstRow="0" w:lastRow="0" w:firstColumn="0" w:lastColumn="0" w:oddVBand="0" w:evenVBand="0" w:oddHBand="0" w:evenHBand="1" w:firstRowFirstColumn="0" w:firstRowLastColumn="0" w:lastRowFirstColumn="0" w:lastRowLastColumn="0"/>
          <w:trHeight w:val="20"/>
        </w:trPr>
        <w:tc>
          <w:tcPr>
            <w:tcW w:w="1050" w:type="pct"/>
          </w:tcPr>
          <w:p w14:paraId="31C10EDC" w14:textId="77777777" w:rsidR="00D34E1B" w:rsidRPr="00B9499D" w:rsidRDefault="00D34E1B" w:rsidP="001A5048">
            <w:pPr>
              <w:pStyle w:val="GOSTTablenorm"/>
            </w:pPr>
          </w:p>
        </w:tc>
        <w:tc>
          <w:tcPr>
            <w:tcW w:w="1245" w:type="pct"/>
          </w:tcPr>
          <w:p w14:paraId="5663E882" w14:textId="77777777" w:rsidR="00D34E1B" w:rsidRPr="00B9499D" w:rsidRDefault="00D34E1B" w:rsidP="001A5048">
            <w:pPr>
              <w:pStyle w:val="GOSTTablenorm"/>
            </w:pPr>
          </w:p>
        </w:tc>
        <w:tc>
          <w:tcPr>
            <w:tcW w:w="1202" w:type="pct"/>
          </w:tcPr>
          <w:p w14:paraId="51DBB438" w14:textId="77777777" w:rsidR="00D34E1B" w:rsidRPr="00B9499D" w:rsidRDefault="00D34E1B" w:rsidP="001A5048">
            <w:pPr>
              <w:pStyle w:val="GOSTTablenorm"/>
            </w:pPr>
          </w:p>
        </w:tc>
        <w:tc>
          <w:tcPr>
            <w:tcW w:w="706" w:type="pct"/>
          </w:tcPr>
          <w:p w14:paraId="749D9EE2" w14:textId="77777777" w:rsidR="00D34E1B" w:rsidRPr="00B9499D" w:rsidRDefault="00D34E1B" w:rsidP="001A5048">
            <w:pPr>
              <w:pStyle w:val="GOSTTablenorm"/>
            </w:pPr>
          </w:p>
        </w:tc>
        <w:tc>
          <w:tcPr>
            <w:tcW w:w="796" w:type="pct"/>
          </w:tcPr>
          <w:p w14:paraId="5DE53C6F" w14:textId="77777777" w:rsidR="00D34E1B" w:rsidRPr="00B9499D" w:rsidRDefault="00D34E1B" w:rsidP="001A5048">
            <w:pPr>
              <w:pStyle w:val="GOSTTablenorm"/>
            </w:pPr>
          </w:p>
        </w:tc>
      </w:tr>
      <w:tr w:rsidR="00D34E1B" w:rsidRPr="00B9499D" w14:paraId="1F8E6D31" w14:textId="77777777" w:rsidTr="001A5048">
        <w:trPr>
          <w:cnfStyle w:val="000000100000" w:firstRow="0" w:lastRow="0" w:firstColumn="0" w:lastColumn="0" w:oddVBand="0" w:evenVBand="0" w:oddHBand="1" w:evenHBand="0" w:firstRowFirstColumn="0" w:firstRowLastColumn="0" w:lastRowFirstColumn="0" w:lastRowLastColumn="0"/>
          <w:trHeight w:val="20"/>
        </w:trPr>
        <w:tc>
          <w:tcPr>
            <w:tcW w:w="1050" w:type="pct"/>
          </w:tcPr>
          <w:p w14:paraId="139B1557" w14:textId="77777777" w:rsidR="00D34E1B" w:rsidRPr="00B9499D" w:rsidRDefault="00D34E1B" w:rsidP="001A5048">
            <w:pPr>
              <w:pStyle w:val="GOSTTablenorm"/>
            </w:pPr>
          </w:p>
        </w:tc>
        <w:tc>
          <w:tcPr>
            <w:tcW w:w="1245" w:type="pct"/>
          </w:tcPr>
          <w:p w14:paraId="3F8E6F9D" w14:textId="77777777" w:rsidR="00D34E1B" w:rsidRPr="00B9499D" w:rsidRDefault="00D34E1B" w:rsidP="001A5048">
            <w:pPr>
              <w:pStyle w:val="GOSTTablenorm"/>
            </w:pPr>
          </w:p>
        </w:tc>
        <w:tc>
          <w:tcPr>
            <w:tcW w:w="1202" w:type="pct"/>
          </w:tcPr>
          <w:p w14:paraId="565CBF0A" w14:textId="77777777" w:rsidR="00D34E1B" w:rsidRPr="00B9499D" w:rsidRDefault="00D34E1B" w:rsidP="001A5048">
            <w:pPr>
              <w:pStyle w:val="GOSTTablenorm"/>
            </w:pPr>
          </w:p>
        </w:tc>
        <w:tc>
          <w:tcPr>
            <w:tcW w:w="706" w:type="pct"/>
          </w:tcPr>
          <w:p w14:paraId="3F19B6C7" w14:textId="77777777" w:rsidR="00D34E1B" w:rsidRPr="00B9499D" w:rsidRDefault="00D34E1B" w:rsidP="001A5048">
            <w:pPr>
              <w:pStyle w:val="GOSTTablenorm"/>
            </w:pPr>
          </w:p>
        </w:tc>
        <w:tc>
          <w:tcPr>
            <w:tcW w:w="796" w:type="pct"/>
          </w:tcPr>
          <w:p w14:paraId="5885C975" w14:textId="77777777" w:rsidR="00D34E1B" w:rsidRPr="00B9499D" w:rsidRDefault="00D34E1B" w:rsidP="001A5048">
            <w:pPr>
              <w:pStyle w:val="GOSTTablenorm"/>
            </w:pPr>
          </w:p>
        </w:tc>
      </w:tr>
      <w:tr w:rsidR="00D34E1B" w:rsidRPr="00B9499D" w14:paraId="45BD2BE3" w14:textId="77777777" w:rsidTr="001A5048">
        <w:trPr>
          <w:cnfStyle w:val="000000010000" w:firstRow="0" w:lastRow="0" w:firstColumn="0" w:lastColumn="0" w:oddVBand="0" w:evenVBand="0" w:oddHBand="0" w:evenHBand="1" w:firstRowFirstColumn="0" w:firstRowLastColumn="0" w:lastRowFirstColumn="0" w:lastRowLastColumn="0"/>
          <w:trHeight w:val="20"/>
        </w:trPr>
        <w:tc>
          <w:tcPr>
            <w:tcW w:w="1050" w:type="pct"/>
          </w:tcPr>
          <w:p w14:paraId="35FFA28E" w14:textId="77777777" w:rsidR="00D34E1B" w:rsidRPr="00B9499D" w:rsidRDefault="00D34E1B" w:rsidP="001A5048">
            <w:pPr>
              <w:pStyle w:val="GOSTTablenorm"/>
            </w:pPr>
          </w:p>
        </w:tc>
        <w:tc>
          <w:tcPr>
            <w:tcW w:w="1245" w:type="pct"/>
          </w:tcPr>
          <w:p w14:paraId="2B0BEC71" w14:textId="77777777" w:rsidR="00D34E1B" w:rsidRPr="00B9499D" w:rsidRDefault="00D34E1B" w:rsidP="001A5048">
            <w:pPr>
              <w:pStyle w:val="GOSTTablenorm"/>
            </w:pPr>
          </w:p>
        </w:tc>
        <w:tc>
          <w:tcPr>
            <w:tcW w:w="1202" w:type="pct"/>
          </w:tcPr>
          <w:p w14:paraId="037A7024" w14:textId="77777777" w:rsidR="00D34E1B" w:rsidRPr="00B9499D" w:rsidRDefault="00D34E1B" w:rsidP="001A5048">
            <w:pPr>
              <w:pStyle w:val="GOSTTablenorm"/>
            </w:pPr>
          </w:p>
        </w:tc>
        <w:tc>
          <w:tcPr>
            <w:tcW w:w="706" w:type="pct"/>
          </w:tcPr>
          <w:p w14:paraId="0B2CB454" w14:textId="77777777" w:rsidR="00D34E1B" w:rsidRPr="00B9499D" w:rsidRDefault="00D34E1B" w:rsidP="001A5048">
            <w:pPr>
              <w:pStyle w:val="GOSTTablenorm"/>
            </w:pPr>
          </w:p>
        </w:tc>
        <w:tc>
          <w:tcPr>
            <w:tcW w:w="796" w:type="pct"/>
          </w:tcPr>
          <w:p w14:paraId="4D0EA42D" w14:textId="77777777" w:rsidR="00D34E1B" w:rsidRPr="00B9499D" w:rsidRDefault="00D34E1B" w:rsidP="001A5048">
            <w:pPr>
              <w:pStyle w:val="GOSTTablenorm"/>
            </w:pPr>
          </w:p>
        </w:tc>
      </w:tr>
      <w:tr w:rsidR="00D34E1B" w:rsidRPr="00B9499D" w14:paraId="77D05850" w14:textId="77777777" w:rsidTr="001A5048">
        <w:trPr>
          <w:cnfStyle w:val="000000100000" w:firstRow="0" w:lastRow="0" w:firstColumn="0" w:lastColumn="0" w:oddVBand="0" w:evenVBand="0" w:oddHBand="1" w:evenHBand="0" w:firstRowFirstColumn="0" w:firstRowLastColumn="0" w:lastRowFirstColumn="0" w:lastRowLastColumn="0"/>
          <w:trHeight w:val="20"/>
        </w:trPr>
        <w:tc>
          <w:tcPr>
            <w:tcW w:w="1050" w:type="pct"/>
          </w:tcPr>
          <w:p w14:paraId="05497FA1" w14:textId="77777777" w:rsidR="00D34E1B" w:rsidRPr="00B9499D" w:rsidRDefault="00D34E1B" w:rsidP="001A5048">
            <w:pPr>
              <w:pStyle w:val="GOSTTablenorm"/>
            </w:pPr>
          </w:p>
        </w:tc>
        <w:tc>
          <w:tcPr>
            <w:tcW w:w="1245" w:type="pct"/>
          </w:tcPr>
          <w:p w14:paraId="6FB206FF" w14:textId="77777777" w:rsidR="00D34E1B" w:rsidRPr="00B9499D" w:rsidRDefault="00D34E1B" w:rsidP="001A5048">
            <w:pPr>
              <w:pStyle w:val="GOSTTablenorm"/>
            </w:pPr>
          </w:p>
        </w:tc>
        <w:tc>
          <w:tcPr>
            <w:tcW w:w="1202" w:type="pct"/>
          </w:tcPr>
          <w:p w14:paraId="1BC357BB" w14:textId="77777777" w:rsidR="00D34E1B" w:rsidRPr="00B9499D" w:rsidRDefault="00D34E1B" w:rsidP="001A5048">
            <w:pPr>
              <w:pStyle w:val="GOSTTablenorm"/>
            </w:pPr>
          </w:p>
        </w:tc>
        <w:tc>
          <w:tcPr>
            <w:tcW w:w="706" w:type="pct"/>
          </w:tcPr>
          <w:p w14:paraId="30095469" w14:textId="77777777" w:rsidR="00D34E1B" w:rsidRPr="00B9499D" w:rsidRDefault="00D34E1B" w:rsidP="001A5048">
            <w:pPr>
              <w:pStyle w:val="GOSTTablenorm"/>
            </w:pPr>
          </w:p>
        </w:tc>
        <w:tc>
          <w:tcPr>
            <w:tcW w:w="796" w:type="pct"/>
          </w:tcPr>
          <w:p w14:paraId="70F811D0" w14:textId="77777777" w:rsidR="00D34E1B" w:rsidRPr="00B9499D" w:rsidRDefault="00D34E1B" w:rsidP="001A5048">
            <w:pPr>
              <w:pStyle w:val="GOSTTablenorm"/>
            </w:pPr>
          </w:p>
        </w:tc>
      </w:tr>
      <w:tr w:rsidR="00D34E1B" w:rsidRPr="00B9499D" w14:paraId="61A98CBC" w14:textId="77777777" w:rsidTr="001A5048">
        <w:trPr>
          <w:cnfStyle w:val="000000010000" w:firstRow="0" w:lastRow="0" w:firstColumn="0" w:lastColumn="0" w:oddVBand="0" w:evenVBand="0" w:oddHBand="0" w:evenHBand="1" w:firstRowFirstColumn="0" w:firstRowLastColumn="0" w:lastRowFirstColumn="0" w:lastRowLastColumn="0"/>
          <w:trHeight w:val="20"/>
        </w:trPr>
        <w:tc>
          <w:tcPr>
            <w:tcW w:w="1050" w:type="pct"/>
          </w:tcPr>
          <w:p w14:paraId="0ED8E9BB" w14:textId="77777777" w:rsidR="00D34E1B" w:rsidRPr="00B9499D" w:rsidRDefault="00D34E1B" w:rsidP="001A5048">
            <w:pPr>
              <w:pStyle w:val="GOSTTablenorm"/>
            </w:pPr>
          </w:p>
        </w:tc>
        <w:tc>
          <w:tcPr>
            <w:tcW w:w="1245" w:type="pct"/>
          </w:tcPr>
          <w:p w14:paraId="328B575E" w14:textId="77777777" w:rsidR="00D34E1B" w:rsidRPr="00B9499D" w:rsidRDefault="00D34E1B" w:rsidP="001A5048">
            <w:pPr>
              <w:pStyle w:val="GOSTTablenorm"/>
            </w:pPr>
          </w:p>
        </w:tc>
        <w:tc>
          <w:tcPr>
            <w:tcW w:w="1202" w:type="pct"/>
          </w:tcPr>
          <w:p w14:paraId="26A37FFA" w14:textId="77777777" w:rsidR="00D34E1B" w:rsidRPr="00B9499D" w:rsidRDefault="00D34E1B" w:rsidP="001A5048">
            <w:pPr>
              <w:pStyle w:val="GOSTTablenorm"/>
            </w:pPr>
          </w:p>
        </w:tc>
        <w:tc>
          <w:tcPr>
            <w:tcW w:w="706" w:type="pct"/>
          </w:tcPr>
          <w:p w14:paraId="69715097" w14:textId="77777777" w:rsidR="00D34E1B" w:rsidRPr="00B9499D" w:rsidRDefault="00D34E1B" w:rsidP="001A5048">
            <w:pPr>
              <w:pStyle w:val="GOSTTablenorm"/>
            </w:pPr>
          </w:p>
        </w:tc>
        <w:tc>
          <w:tcPr>
            <w:tcW w:w="796" w:type="pct"/>
          </w:tcPr>
          <w:p w14:paraId="3B2DA897" w14:textId="77777777" w:rsidR="00D34E1B" w:rsidRPr="00B9499D" w:rsidRDefault="00D34E1B" w:rsidP="001A5048">
            <w:pPr>
              <w:pStyle w:val="GOSTTablenorm"/>
            </w:pPr>
          </w:p>
        </w:tc>
      </w:tr>
      <w:tr w:rsidR="00D34E1B" w:rsidRPr="00B9499D" w14:paraId="1AEAE033" w14:textId="77777777" w:rsidTr="001A5048">
        <w:trPr>
          <w:cnfStyle w:val="000000100000" w:firstRow="0" w:lastRow="0" w:firstColumn="0" w:lastColumn="0" w:oddVBand="0" w:evenVBand="0" w:oddHBand="1" w:evenHBand="0" w:firstRowFirstColumn="0" w:firstRowLastColumn="0" w:lastRowFirstColumn="0" w:lastRowLastColumn="0"/>
          <w:trHeight w:val="20"/>
        </w:trPr>
        <w:tc>
          <w:tcPr>
            <w:tcW w:w="1050" w:type="pct"/>
          </w:tcPr>
          <w:p w14:paraId="4088E702" w14:textId="77777777" w:rsidR="00D34E1B" w:rsidRPr="00B9499D" w:rsidRDefault="00D34E1B" w:rsidP="001A5048">
            <w:pPr>
              <w:pStyle w:val="GOSTTablenorm"/>
            </w:pPr>
          </w:p>
        </w:tc>
        <w:tc>
          <w:tcPr>
            <w:tcW w:w="1245" w:type="pct"/>
          </w:tcPr>
          <w:p w14:paraId="5F1301FB" w14:textId="77777777" w:rsidR="00D34E1B" w:rsidRPr="00B9499D" w:rsidRDefault="00D34E1B" w:rsidP="001A5048">
            <w:pPr>
              <w:pStyle w:val="GOSTTablenorm"/>
            </w:pPr>
          </w:p>
        </w:tc>
        <w:tc>
          <w:tcPr>
            <w:tcW w:w="1202" w:type="pct"/>
          </w:tcPr>
          <w:p w14:paraId="773FD43F" w14:textId="77777777" w:rsidR="00D34E1B" w:rsidRPr="00B9499D" w:rsidRDefault="00D34E1B" w:rsidP="001A5048">
            <w:pPr>
              <w:pStyle w:val="GOSTTablenorm"/>
            </w:pPr>
          </w:p>
        </w:tc>
        <w:tc>
          <w:tcPr>
            <w:tcW w:w="706" w:type="pct"/>
          </w:tcPr>
          <w:p w14:paraId="66BE5B76" w14:textId="77777777" w:rsidR="00D34E1B" w:rsidRPr="00B9499D" w:rsidRDefault="00D34E1B" w:rsidP="001A5048">
            <w:pPr>
              <w:pStyle w:val="GOSTTablenorm"/>
            </w:pPr>
          </w:p>
        </w:tc>
        <w:tc>
          <w:tcPr>
            <w:tcW w:w="796" w:type="pct"/>
          </w:tcPr>
          <w:p w14:paraId="2FC7B155" w14:textId="77777777" w:rsidR="00D34E1B" w:rsidRPr="00B9499D" w:rsidRDefault="00D34E1B" w:rsidP="001A5048">
            <w:pPr>
              <w:pStyle w:val="GOSTTablenorm"/>
            </w:pPr>
          </w:p>
        </w:tc>
      </w:tr>
      <w:tr w:rsidR="00D34E1B" w:rsidRPr="00B9499D" w14:paraId="7B917E07" w14:textId="77777777" w:rsidTr="001A5048">
        <w:trPr>
          <w:cnfStyle w:val="000000010000" w:firstRow="0" w:lastRow="0" w:firstColumn="0" w:lastColumn="0" w:oddVBand="0" w:evenVBand="0" w:oddHBand="0" w:evenHBand="1" w:firstRowFirstColumn="0" w:firstRowLastColumn="0" w:lastRowFirstColumn="0" w:lastRowLastColumn="0"/>
          <w:trHeight w:val="20"/>
        </w:trPr>
        <w:tc>
          <w:tcPr>
            <w:tcW w:w="1050" w:type="pct"/>
          </w:tcPr>
          <w:p w14:paraId="3FA7C198" w14:textId="77777777" w:rsidR="00D34E1B" w:rsidRPr="00B9499D" w:rsidRDefault="00D34E1B" w:rsidP="001A5048">
            <w:pPr>
              <w:pStyle w:val="GOSTTablenorm"/>
            </w:pPr>
          </w:p>
        </w:tc>
        <w:tc>
          <w:tcPr>
            <w:tcW w:w="1245" w:type="pct"/>
          </w:tcPr>
          <w:p w14:paraId="21BABF7C" w14:textId="77777777" w:rsidR="00D34E1B" w:rsidRPr="00B9499D" w:rsidRDefault="00D34E1B" w:rsidP="001A5048">
            <w:pPr>
              <w:pStyle w:val="GOSTTablenorm"/>
            </w:pPr>
          </w:p>
        </w:tc>
        <w:tc>
          <w:tcPr>
            <w:tcW w:w="1202" w:type="pct"/>
          </w:tcPr>
          <w:p w14:paraId="1450B4AB" w14:textId="77777777" w:rsidR="00D34E1B" w:rsidRPr="00B9499D" w:rsidRDefault="00D34E1B" w:rsidP="001A5048">
            <w:pPr>
              <w:pStyle w:val="GOSTTablenorm"/>
            </w:pPr>
          </w:p>
        </w:tc>
        <w:tc>
          <w:tcPr>
            <w:tcW w:w="706" w:type="pct"/>
          </w:tcPr>
          <w:p w14:paraId="772FB592" w14:textId="77777777" w:rsidR="00D34E1B" w:rsidRPr="00B9499D" w:rsidRDefault="00D34E1B" w:rsidP="001A5048">
            <w:pPr>
              <w:pStyle w:val="GOSTTablenorm"/>
            </w:pPr>
          </w:p>
        </w:tc>
        <w:tc>
          <w:tcPr>
            <w:tcW w:w="796" w:type="pct"/>
          </w:tcPr>
          <w:p w14:paraId="7C559DBE" w14:textId="77777777" w:rsidR="00D34E1B" w:rsidRPr="00B9499D" w:rsidRDefault="00D34E1B" w:rsidP="001A5048">
            <w:pPr>
              <w:pStyle w:val="GOSTTablenorm"/>
            </w:pPr>
          </w:p>
        </w:tc>
      </w:tr>
      <w:tr w:rsidR="00D34E1B" w:rsidRPr="00B9499D" w14:paraId="1603C552" w14:textId="77777777" w:rsidTr="001A5048">
        <w:trPr>
          <w:cnfStyle w:val="000000100000" w:firstRow="0" w:lastRow="0" w:firstColumn="0" w:lastColumn="0" w:oddVBand="0" w:evenVBand="0" w:oddHBand="1" w:evenHBand="0" w:firstRowFirstColumn="0" w:firstRowLastColumn="0" w:lastRowFirstColumn="0" w:lastRowLastColumn="0"/>
          <w:trHeight w:val="20"/>
        </w:trPr>
        <w:tc>
          <w:tcPr>
            <w:tcW w:w="1050" w:type="pct"/>
          </w:tcPr>
          <w:p w14:paraId="179CC410" w14:textId="77777777" w:rsidR="00D34E1B" w:rsidRPr="00B9499D" w:rsidRDefault="00D34E1B" w:rsidP="001A5048">
            <w:pPr>
              <w:pStyle w:val="GOSTTablenorm"/>
            </w:pPr>
          </w:p>
        </w:tc>
        <w:tc>
          <w:tcPr>
            <w:tcW w:w="1245" w:type="pct"/>
          </w:tcPr>
          <w:p w14:paraId="741A547A" w14:textId="77777777" w:rsidR="00D34E1B" w:rsidRPr="00B9499D" w:rsidRDefault="00D34E1B" w:rsidP="001A5048">
            <w:pPr>
              <w:pStyle w:val="GOSTTablenorm"/>
            </w:pPr>
          </w:p>
        </w:tc>
        <w:tc>
          <w:tcPr>
            <w:tcW w:w="1202" w:type="pct"/>
          </w:tcPr>
          <w:p w14:paraId="3127D524" w14:textId="77777777" w:rsidR="00D34E1B" w:rsidRPr="00B9499D" w:rsidRDefault="00D34E1B" w:rsidP="001A5048">
            <w:pPr>
              <w:pStyle w:val="GOSTTablenorm"/>
            </w:pPr>
          </w:p>
        </w:tc>
        <w:tc>
          <w:tcPr>
            <w:tcW w:w="706" w:type="pct"/>
          </w:tcPr>
          <w:p w14:paraId="602893A1" w14:textId="77777777" w:rsidR="00D34E1B" w:rsidRPr="00B9499D" w:rsidRDefault="00D34E1B" w:rsidP="001A5048">
            <w:pPr>
              <w:pStyle w:val="GOSTTablenorm"/>
            </w:pPr>
          </w:p>
        </w:tc>
        <w:tc>
          <w:tcPr>
            <w:tcW w:w="796" w:type="pct"/>
          </w:tcPr>
          <w:p w14:paraId="0FB46141" w14:textId="77777777" w:rsidR="00D34E1B" w:rsidRPr="00B9499D" w:rsidRDefault="00D34E1B" w:rsidP="001A5048">
            <w:pPr>
              <w:pStyle w:val="GOSTTablenorm"/>
            </w:pPr>
          </w:p>
        </w:tc>
      </w:tr>
      <w:tr w:rsidR="00D34E1B" w:rsidRPr="00B9499D" w14:paraId="20B56860" w14:textId="77777777" w:rsidTr="001A5048">
        <w:trPr>
          <w:cnfStyle w:val="000000010000" w:firstRow="0" w:lastRow="0" w:firstColumn="0" w:lastColumn="0" w:oddVBand="0" w:evenVBand="0" w:oddHBand="0" w:evenHBand="1" w:firstRowFirstColumn="0" w:firstRowLastColumn="0" w:lastRowFirstColumn="0" w:lastRowLastColumn="0"/>
          <w:trHeight w:val="20"/>
        </w:trPr>
        <w:tc>
          <w:tcPr>
            <w:tcW w:w="1050" w:type="pct"/>
          </w:tcPr>
          <w:p w14:paraId="29B591F0" w14:textId="77777777" w:rsidR="00D34E1B" w:rsidRPr="00B9499D" w:rsidRDefault="00D34E1B" w:rsidP="001A5048">
            <w:pPr>
              <w:pStyle w:val="GOSTTablenorm"/>
            </w:pPr>
          </w:p>
        </w:tc>
        <w:tc>
          <w:tcPr>
            <w:tcW w:w="1245" w:type="pct"/>
          </w:tcPr>
          <w:p w14:paraId="35AC720A" w14:textId="77777777" w:rsidR="00D34E1B" w:rsidRPr="00B9499D" w:rsidRDefault="00D34E1B" w:rsidP="001A5048">
            <w:pPr>
              <w:pStyle w:val="GOSTTablenorm"/>
            </w:pPr>
          </w:p>
        </w:tc>
        <w:tc>
          <w:tcPr>
            <w:tcW w:w="1202" w:type="pct"/>
          </w:tcPr>
          <w:p w14:paraId="339FB8E8" w14:textId="77777777" w:rsidR="00D34E1B" w:rsidRPr="00B9499D" w:rsidRDefault="00D34E1B" w:rsidP="001A5048">
            <w:pPr>
              <w:pStyle w:val="GOSTTablenorm"/>
            </w:pPr>
          </w:p>
        </w:tc>
        <w:tc>
          <w:tcPr>
            <w:tcW w:w="706" w:type="pct"/>
          </w:tcPr>
          <w:p w14:paraId="11857CDE" w14:textId="77777777" w:rsidR="00D34E1B" w:rsidRPr="00B9499D" w:rsidRDefault="00D34E1B" w:rsidP="001A5048">
            <w:pPr>
              <w:pStyle w:val="GOSTTablenorm"/>
            </w:pPr>
          </w:p>
        </w:tc>
        <w:tc>
          <w:tcPr>
            <w:tcW w:w="796" w:type="pct"/>
          </w:tcPr>
          <w:p w14:paraId="4914094B" w14:textId="77777777" w:rsidR="00D34E1B" w:rsidRPr="00B9499D" w:rsidRDefault="00D34E1B" w:rsidP="001A5048">
            <w:pPr>
              <w:pStyle w:val="GOSTTablenorm"/>
            </w:pPr>
          </w:p>
        </w:tc>
      </w:tr>
    </w:tbl>
    <w:p w14:paraId="6A71F474" w14:textId="77777777" w:rsidR="00D45C06" w:rsidRPr="00B9499D" w:rsidRDefault="00D45C06">
      <w:pPr>
        <w:pStyle w:val="GOSTNormal"/>
      </w:pPr>
    </w:p>
    <w:p w14:paraId="30BBEE38" w14:textId="77777777" w:rsidR="00D45C06" w:rsidRPr="00B9499D" w:rsidRDefault="00D45C06" w:rsidP="0065610E">
      <w:pPr>
        <w:pStyle w:val="GOSTReg"/>
      </w:pPr>
      <w:bookmarkStart w:id="7315" w:name="_Toc529925464"/>
      <w:bookmarkStart w:id="7316" w:name="_Ref119664669"/>
      <w:bookmarkStart w:id="7317" w:name="_Toc121319653"/>
      <w:bookmarkStart w:id="7318" w:name="_Ref122017022"/>
      <w:bookmarkStart w:id="7319" w:name="_Ref122017028"/>
      <w:bookmarkStart w:id="7320" w:name="_Toc226564512"/>
      <w:r w:rsidRPr="00B9499D">
        <w:t xml:space="preserve">ЛИСТ </w:t>
      </w:r>
      <w:r w:rsidRPr="00B9499D">
        <w:rPr>
          <w:bCs/>
        </w:rPr>
        <w:t>РЕГИСТРАЦИИ</w:t>
      </w:r>
      <w:r w:rsidRPr="00B9499D">
        <w:t xml:space="preserve"> ИЗМЕНЕНИЙ</w:t>
      </w:r>
      <w:bookmarkEnd w:id="18"/>
      <w:bookmarkEnd w:id="19"/>
      <w:bookmarkEnd w:id="20"/>
      <w:bookmarkEnd w:id="7315"/>
      <w:bookmarkEnd w:id="7316"/>
      <w:bookmarkEnd w:id="7317"/>
      <w:bookmarkEnd w:id="7318"/>
      <w:bookmarkEnd w:id="7319"/>
      <w:bookmarkEnd w:id="732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28" w:type="dxa"/>
          <w:bottom w:w="57" w:type="dxa"/>
          <w:right w:w="28" w:type="dxa"/>
        </w:tblCellMar>
        <w:tblLook w:val="01E0" w:firstRow="1" w:lastRow="1" w:firstColumn="1" w:lastColumn="1" w:noHBand="0" w:noVBand="0"/>
      </w:tblPr>
      <w:tblGrid>
        <w:gridCol w:w="861"/>
        <w:gridCol w:w="1282"/>
        <w:gridCol w:w="1831"/>
        <w:gridCol w:w="5654"/>
      </w:tblGrid>
      <w:tr w:rsidR="00F05B0D" w:rsidRPr="00FE7679" w14:paraId="27464C9A" w14:textId="77777777" w:rsidTr="001603C3">
        <w:trPr>
          <w:trHeight w:val="20"/>
          <w:tblHeader/>
        </w:trPr>
        <w:tc>
          <w:tcPr>
            <w:tcW w:w="447" w:type="pct"/>
            <w:tcBorders>
              <w:top w:val="single" w:sz="4" w:space="0" w:color="auto"/>
              <w:left w:val="single" w:sz="4" w:space="0" w:color="auto"/>
              <w:bottom w:val="single" w:sz="4" w:space="0" w:color="auto"/>
              <w:right w:val="single" w:sz="4" w:space="0" w:color="auto"/>
              <w:tl2br w:val="nil"/>
              <w:tr2bl w:val="nil"/>
            </w:tcBorders>
            <w:shd w:val="clear" w:color="auto" w:fill="E6E6E6"/>
            <w:vAlign w:val="center"/>
          </w:tcPr>
          <w:p w14:paraId="34AE9949" w14:textId="77777777" w:rsidR="00D45C06" w:rsidRPr="00B9499D" w:rsidRDefault="00D45C06" w:rsidP="0090097B">
            <w:pPr>
              <w:pStyle w:val="GOSTTableHead"/>
            </w:pPr>
            <w:r w:rsidRPr="00B9499D">
              <w:t>№ версии док-та</w:t>
            </w:r>
          </w:p>
        </w:tc>
        <w:tc>
          <w:tcPr>
            <w:tcW w:w="666" w:type="pct"/>
            <w:tcBorders>
              <w:top w:val="single" w:sz="4" w:space="0" w:color="auto"/>
              <w:left w:val="single" w:sz="4" w:space="0" w:color="auto"/>
              <w:bottom w:val="single" w:sz="4" w:space="0" w:color="auto"/>
              <w:right w:val="single" w:sz="4" w:space="0" w:color="auto"/>
              <w:tl2br w:val="nil"/>
              <w:tr2bl w:val="nil"/>
            </w:tcBorders>
            <w:shd w:val="clear" w:color="auto" w:fill="E6E6E6"/>
            <w:vAlign w:val="center"/>
          </w:tcPr>
          <w:p w14:paraId="293B4F2D" w14:textId="77777777" w:rsidR="00D45C06" w:rsidRPr="00B9499D" w:rsidRDefault="00D45C06" w:rsidP="0090097B">
            <w:pPr>
              <w:pStyle w:val="GOSTTableHead"/>
            </w:pPr>
            <w:r w:rsidRPr="00B9499D">
              <w:t>Дата изменения</w:t>
            </w:r>
          </w:p>
        </w:tc>
        <w:tc>
          <w:tcPr>
            <w:tcW w:w="951" w:type="pct"/>
            <w:tcBorders>
              <w:top w:val="single" w:sz="4" w:space="0" w:color="auto"/>
              <w:left w:val="single" w:sz="4" w:space="0" w:color="auto"/>
              <w:bottom w:val="single" w:sz="4" w:space="0" w:color="auto"/>
              <w:right w:val="single" w:sz="4" w:space="0" w:color="auto"/>
              <w:tl2br w:val="nil"/>
              <w:tr2bl w:val="nil"/>
            </w:tcBorders>
            <w:shd w:val="clear" w:color="auto" w:fill="E6E6E6"/>
            <w:vAlign w:val="center"/>
          </w:tcPr>
          <w:p w14:paraId="63593A07" w14:textId="77777777" w:rsidR="00D45C06" w:rsidRPr="00B9499D" w:rsidRDefault="00D45C06" w:rsidP="0090097B">
            <w:pPr>
              <w:pStyle w:val="GOSTTableHead"/>
            </w:pPr>
            <w:r w:rsidRPr="00B9499D">
              <w:t xml:space="preserve">Автор </w:t>
            </w:r>
            <w:r w:rsidR="0090097B" w:rsidRPr="00B9499D">
              <w:br/>
            </w:r>
            <w:r w:rsidRPr="00B9499D">
              <w:t>изменений</w:t>
            </w:r>
          </w:p>
        </w:tc>
        <w:tc>
          <w:tcPr>
            <w:tcW w:w="2936" w:type="pct"/>
            <w:tcBorders>
              <w:top w:val="single" w:sz="4" w:space="0" w:color="auto"/>
              <w:left w:val="single" w:sz="4" w:space="0" w:color="auto"/>
              <w:bottom w:val="single" w:sz="4" w:space="0" w:color="auto"/>
              <w:right w:val="single" w:sz="4" w:space="0" w:color="auto"/>
              <w:tl2br w:val="nil"/>
              <w:tr2bl w:val="nil"/>
            </w:tcBorders>
            <w:shd w:val="clear" w:color="auto" w:fill="E6E6E6"/>
            <w:vAlign w:val="center"/>
          </w:tcPr>
          <w:p w14:paraId="7113FFB9" w14:textId="77777777" w:rsidR="00D45C06" w:rsidRPr="00FE7679" w:rsidRDefault="00D45C06" w:rsidP="00744203">
            <w:pPr>
              <w:pStyle w:val="GOSTTableHead"/>
            </w:pPr>
            <w:r w:rsidRPr="00B9499D">
              <w:t>Изменения</w:t>
            </w:r>
          </w:p>
        </w:tc>
      </w:tr>
      <w:tr w:rsidR="00AB41A7" w:rsidRPr="00744203" w14:paraId="36EF7272" w14:textId="77777777" w:rsidTr="001603C3">
        <w:trPr>
          <w:trHeight w:val="20"/>
        </w:trPr>
        <w:tc>
          <w:tcPr>
            <w:tcW w:w="447" w:type="pct"/>
            <w:vMerge w:val="restart"/>
          </w:tcPr>
          <w:p w14:paraId="1C058CCD" w14:textId="53B63464" w:rsidR="00AB41A7" w:rsidRDefault="00AB41A7" w:rsidP="00D63946">
            <w:pPr>
              <w:pStyle w:val="GOSTTablenorm"/>
            </w:pPr>
          </w:p>
        </w:tc>
        <w:tc>
          <w:tcPr>
            <w:tcW w:w="666" w:type="pct"/>
          </w:tcPr>
          <w:p w14:paraId="1BF74A93" w14:textId="1170BFC4" w:rsidR="00AB41A7" w:rsidRDefault="00AB41A7" w:rsidP="00D63946">
            <w:pPr>
              <w:pStyle w:val="GOSTTablenorm"/>
            </w:pPr>
            <w:r>
              <w:t>26.01.2024</w:t>
            </w:r>
          </w:p>
        </w:tc>
        <w:tc>
          <w:tcPr>
            <w:tcW w:w="951" w:type="pct"/>
          </w:tcPr>
          <w:p w14:paraId="78F4A26B" w14:textId="71E8B788" w:rsidR="00AB41A7" w:rsidRDefault="00AB41A7" w:rsidP="00D63946">
            <w:pPr>
              <w:pStyle w:val="GOSTTablenorm"/>
            </w:pPr>
            <w:r>
              <w:t>Гилязова Е.В.</w:t>
            </w:r>
          </w:p>
        </w:tc>
        <w:tc>
          <w:tcPr>
            <w:tcW w:w="2936" w:type="pct"/>
          </w:tcPr>
          <w:p w14:paraId="518AE724" w14:textId="19A6AA6C" w:rsidR="00AB41A7" w:rsidRDefault="00AB41A7" w:rsidP="00EE48EA">
            <w:pPr>
              <w:pStyle w:val="GOSTTablenorm"/>
            </w:pPr>
            <w:r>
              <w:t xml:space="preserve">В п. 2.1 в </w:t>
            </w:r>
            <w:r w:rsidRPr="00A35F83">
              <w:rPr>
                <w:szCs w:val="22"/>
              </w:rPr>
              <w:t>Перечень параметров запроса (</w:t>
            </w:r>
            <w:r w:rsidRPr="00A35F83">
              <w:rPr>
                <w:szCs w:val="22"/>
                <w:lang w:val="en-US"/>
              </w:rPr>
              <w:t>header</w:t>
            </w:r>
            <w:r w:rsidRPr="00A35F83">
              <w:rPr>
                <w:szCs w:val="22"/>
              </w:rPr>
              <w:t>)</w:t>
            </w:r>
            <w:r>
              <w:t xml:space="preserve"> внесены изменения для полей (в рамках </w:t>
            </w:r>
            <w:hyperlink r:id="rId26" w:history="1">
              <w:r w:rsidRPr="008614EA">
                <w:rPr>
                  <w:rStyle w:val="ad"/>
                </w:rPr>
                <w:t>https://jira.bpcbt.com/browse/OTR-522</w:t>
              </w:r>
            </w:hyperlink>
            <w:r>
              <w:t>):</w:t>
            </w:r>
          </w:p>
          <w:p w14:paraId="1584612B" w14:textId="77777777" w:rsidR="00AB41A7" w:rsidRDefault="00AB41A7" w:rsidP="00EE48EA">
            <w:pPr>
              <w:pStyle w:val="GOSTTablenorm"/>
            </w:pPr>
            <w:r>
              <w:t>- «</w:t>
            </w:r>
            <w:r w:rsidRPr="00B14773">
              <w:t>Дата отражения операции в учете</w:t>
            </w:r>
            <w:r>
              <w:t>» (</w:t>
            </w:r>
            <w:r w:rsidRPr="00C75A4E">
              <w:t>SettlementDate</w:t>
            </w:r>
            <w:r>
              <w:t>) – изменены условия заполнения;</w:t>
            </w:r>
          </w:p>
          <w:p w14:paraId="12907D73" w14:textId="77777777" w:rsidR="00AB41A7" w:rsidRDefault="00AB41A7" w:rsidP="00EE48EA">
            <w:pPr>
              <w:pStyle w:val="GOSTTablenorm"/>
            </w:pPr>
            <w:r>
              <w:t>- добавлено новое поле «</w:t>
            </w:r>
            <w:r w:rsidRPr="00A65380">
              <w:t>Дата отражения в учете операции по переобрабатываемому этапу</w:t>
            </w:r>
            <w:r>
              <w:t>» (</w:t>
            </w:r>
            <w:r w:rsidRPr="00A65380">
              <w:t>ReprocessSttlDate</w:t>
            </w:r>
            <w:r>
              <w:t>);</w:t>
            </w:r>
          </w:p>
          <w:p w14:paraId="5C07EBD7" w14:textId="2585F735" w:rsidR="00AB41A7" w:rsidRDefault="00AB41A7" w:rsidP="002E0DF8">
            <w:pPr>
              <w:pStyle w:val="GOSTTablenorm"/>
            </w:pPr>
            <w:r>
              <w:t>- «</w:t>
            </w:r>
            <w:r w:rsidRPr="008E680B">
              <w:t>Признак переобработки</w:t>
            </w:r>
            <w:r>
              <w:t xml:space="preserve">» - добавлено значение «2» </w:t>
            </w:r>
            <w:r w:rsidRPr="00F114EE">
              <w:t>переобработка этапа с добавлением учетной информации</w:t>
            </w:r>
          </w:p>
        </w:tc>
      </w:tr>
      <w:tr w:rsidR="00AB41A7" w:rsidRPr="00744203" w14:paraId="69924C02" w14:textId="77777777" w:rsidTr="001603C3">
        <w:trPr>
          <w:trHeight w:val="20"/>
        </w:trPr>
        <w:tc>
          <w:tcPr>
            <w:tcW w:w="447" w:type="pct"/>
            <w:vMerge/>
          </w:tcPr>
          <w:p w14:paraId="25DCA3A4" w14:textId="2656B344" w:rsidR="00AB41A7" w:rsidRDefault="00AB41A7" w:rsidP="009A602A">
            <w:pPr>
              <w:pStyle w:val="GOSTTablenorm"/>
            </w:pPr>
          </w:p>
        </w:tc>
        <w:tc>
          <w:tcPr>
            <w:tcW w:w="666" w:type="pct"/>
          </w:tcPr>
          <w:p w14:paraId="1C7E81CE" w14:textId="03862793" w:rsidR="00AB41A7" w:rsidRDefault="00AB41A7" w:rsidP="009A602A">
            <w:pPr>
              <w:pStyle w:val="GOSTTablenorm"/>
            </w:pPr>
            <w:ins w:id="7321" w:author="Опаева Лидия Арашаевна" w:date="2025-06-09T12:49:00Z">
              <w:r>
                <w:t>09</w:t>
              </w:r>
            </w:ins>
            <w:ins w:id="7322" w:author="Опаева Лидия Арашаевна" w:date="2025-06-06T15:01:00Z">
              <w:r>
                <w:t>.06.2025</w:t>
              </w:r>
            </w:ins>
          </w:p>
        </w:tc>
        <w:tc>
          <w:tcPr>
            <w:tcW w:w="951" w:type="pct"/>
          </w:tcPr>
          <w:p w14:paraId="3C466A4B" w14:textId="7DEF13BF" w:rsidR="00AB41A7" w:rsidRDefault="00AB41A7" w:rsidP="009A602A">
            <w:pPr>
              <w:pStyle w:val="GOSTTablenorm"/>
            </w:pPr>
            <w:ins w:id="7323" w:author="Опаева Лидия Арашаевна" w:date="2025-06-06T15:01:00Z">
              <w:r>
                <w:t>Опаева Л.А.</w:t>
              </w:r>
            </w:ins>
          </w:p>
        </w:tc>
        <w:tc>
          <w:tcPr>
            <w:tcW w:w="2936" w:type="pct"/>
          </w:tcPr>
          <w:p w14:paraId="74688A65" w14:textId="11B0B99E" w:rsidR="00AB41A7" w:rsidRDefault="00AB41A7" w:rsidP="00131313">
            <w:pPr>
              <w:pStyle w:val="GOSTTablenorm"/>
            </w:pPr>
            <w:ins w:id="7324" w:author="Опаева Лидия Арашаевна" w:date="2025-06-06T15:11:00Z">
              <w:r w:rsidRPr="001C2C8D">
                <w:t>ACT-35710</w:t>
              </w:r>
              <w:r>
                <w:br/>
              </w:r>
            </w:ins>
            <w:ins w:id="7325" w:author="Опаева Лидия Арашаевна" w:date="2025-06-06T15:01:00Z">
              <w:r>
                <w:t xml:space="preserve">Добавлен раздел </w:t>
              </w:r>
            </w:ins>
            <w:ins w:id="7326" w:author="Опаева Лидия Арашаевна" w:date="2025-06-06T15:02:00Z">
              <w:r w:rsidRPr="00131313">
                <w:t>2.1.2.12.</w:t>
              </w:r>
              <w:r w:rsidRPr="00131313">
                <w:tab/>
                <w:t>«Бухгалтерская справка (ф. 0504833)» ARP_NPS_0504833_TSE (Document)</w:t>
              </w:r>
              <w:r>
                <w:t xml:space="preserve"> и атрибуты для этого документа в таблице 28</w:t>
              </w:r>
            </w:ins>
          </w:p>
        </w:tc>
      </w:tr>
      <w:tr w:rsidR="00AB41A7" w:rsidRPr="00744203" w14:paraId="0EF453FB" w14:textId="77777777" w:rsidTr="001603C3">
        <w:trPr>
          <w:trHeight w:val="20"/>
          <w:ins w:id="7327" w:author="Опаева Лидия Арашаевна" w:date="2025-07-11T17:00:00Z"/>
        </w:trPr>
        <w:tc>
          <w:tcPr>
            <w:tcW w:w="447" w:type="pct"/>
            <w:vMerge/>
          </w:tcPr>
          <w:p w14:paraId="083CD328" w14:textId="77777777" w:rsidR="00AB41A7" w:rsidRDefault="00AB41A7" w:rsidP="009A602A">
            <w:pPr>
              <w:pStyle w:val="GOSTTablenorm"/>
              <w:rPr>
                <w:ins w:id="7328" w:author="Опаева Лидия Арашаевна" w:date="2025-07-11T17:00:00Z"/>
              </w:rPr>
            </w:pPr>
          </w:p>
        </w:tc>
        <w:tc>
          <w:tcPr>
            <w:tcW w:w="666" w:type="pct"/>
          </w:tcPr>
          <w:p w14:paraId="207D5749" w14:textId="4E466DEB" w:rsidR="00AB41A7" w:rsidRDefault="00AB41A7" w:rsidP="009A602A">
            <w:pPr>
              <w:pStyle w:val="GOSTTablenorm"/>
              <w:rPr>
                <w:ins w:id="7329" w:author="Опаева Лидия Арашаевна" w:date="2025-07-11T17:00:00Z"/>
              </w:rPr>
            </w:pPr>
            <w:ins w:id="7330" w:author="Опаева Лидия Арашаевна" w:date="2025-07-11T17:00:00Z">
              <w:r>
                <w:t>11.07.2025</w:t>
              </w:r>
            </w:ins>
          </w:p>
        </w:tc>
        <w:tc>
          <w:tcPr>
            <w:tcW w:w="951" w:type="pct"/>
          </w:tcPr>
          <w:p w14:paraId="038A5660" w14:textId="52D02CA2" w:rsidR="00AB41A7" w:rsidRDefault="00AB41A7" w:rsidP="009A602A">
            <w:pPr>
              <w:pStyle w:val="GOSTTablenorm"/>
              <w:rPr>
                <w:ins w:id="7331" w:author="Опаева Лидия Арашаевна" w:date="2025-07-11T17:00:00Z"/>
              </w:rPr>
            </w:pPr>
            <w:ins w:id="7332" w:author="Опаева Лидия Арашаевна" w:date="2025-07-11T17:00:00Z">
              <w:r>
                <w:t>Опаева Л.А.</w:t>
              </w:r>
            </w:ins>
          </w:p>
        </w:tc>
        <w:tc>
          <w:tcPr>
            <w:tcW w:w="2936" w:type="pct"/>
          </w:tcPr>
          <w:p w14:paraId="46D32E69" w14:textId="77777777" w:rsidR="00AB41A7" w:rsidRDefault="00AB41A7" w:rsidP="00131313">
            <w:pPr>
              <w:pStyle w:val="GOSTTablenorm"/>
              <w:rPr>
                <w:ins w:id="7333" w:author="Опаева Лидия Арашаевна" w:date="2025-07-11T17:00:00Z"/>
              </w:rPr>
            </w:pPr>
            <w:ins w:id="7334" w:author="Опаева Лидия Арашаевна" w:date="2025-07-11T17:00:00Z">
              <w:r w:rsidRPr="00977891">
                <w:t>ACT-33985</w:t>
              </w:r>
            </w:ins>
          </w:p>
          <w:p w14:paraId="6D2065F5" w14:textId="540AC727" w:rsidR="00AB41A7" w:rsidRPr="001C2C8D" w:rsidRDefault="00AB41A7" w:rsidP="00977891">
            <w:pPr>
              <w:pStyle w:val="GOSTTablenorm"/>
              <w:rPr>
                <w:ins w:id="7335" w:author="Опаева Лидия Арашаевна" w:date="2025-07-11T17:00:00Z"/>
              </w:rPr>
            </w:pPr>
            <w:ins w:id="7336" w:author="Опаева Лидия Арашаевна" w:date="2025-07-11T17:00:00Z">
              <w:r>
                <w:t xml:space="preserve">Добавлены новые реквизиты </w:t>
              </w:r>
              <w:r w:rsidRPr="00977891">
                <w:rPr>
                  <w:color w:val="000000" w:themeColor="text1"/>
                </w:rPr>
                <w:t>Тип кода классификации операций при КС Дт</w:t>
              </w:r>
              <w:r>
                <w:rPr>
                  <w:color w:val="000000" w:themeColor="text1"/>
                </w:rPr>
                <w:t xml:space="preserve"> и </w:t>
              </w:r>
              <w:r w:rsidRPr="00977891">
                <w:rPr>
                  <w:color w:val="000000" w:themeColor="text1"/>
                </w:rPr>
                <w:t xml:space="preserve">Тип кода классификации операций при КС </w:t>
              </w:r>
              <w:r>
                <w:rPr>
                  <w:color w:val="000000" w:themeColor="text1"/>
                </w:rPr>
                <w:t>К</w:t>
              </w:r>
              <w:r w:rsidRPr="00977891">
                <w:rPr>
                  <w:color w:val="000000" w:themeColor="text1"/>
                </w:rPr>
                <w:t>т</w:t>
              </w:r>
              <w:r>
                <w:rPr>
                  <w:color w:val="000000" w:themeColor="text1"/>
                </w:rPr>
                <w:t>, атрибуты для них</w:t>
              </w:r>
            </w:ins>
            <w:ins w:id="7337" w:author="Опаева Лидия Арашаевна" w:date="2025-07-11T17:01:00Z">
              <w:r>
                <w:rPr>
                  <w:color w:val="000000" w:themeColor="text1"/>
                </w:rPr>
                <w:t xml:space="preserve"> </w:t>
              </w:r>
              <w:r w:rsidRPr="00977891">
                <w:t>Тип_кода_операции_КС_</w:t>
              </w:r>
              <w:r>
                <w:t>Д</w:t>
              </w:r>
              <w:r w:rsidRPr="00977891">
                <w:t>т</w:t>
              </w:r>
            </w:ins>
            <w:ins w:id="7338" w:author="Опаева Лидия Арашаевна" w:date="2025-07-11T17:00:00Z">
              <w:r>
                <w:rPr>
                  <w:color w:val="000000" w:themeColor="text1"/>
                </w:rPr>
                <w:t xml:space="preserve"> </w:t>
              </w:r>
              <w:r w:rsidRPr="00977891">
                <w:t>Тип_кода_операции_КС_Кт</w:t>
              </w:r>
            </w:ins>
            <w:ins w:id="7339" w:author="Опаева Лидия Арашаевна" w:date="2025-07-11T17:01:00Z">
              <w:r>
                <w:t xml:space="preserve"> для документа </w:t>
              </w:r>
              <w:r w:rsidRPr="00131313">
                <w:t>«Бухгалтерская справка (ф. 0504833)» ARP_NPS_0504833_TSE</w:t>
              </w:r>
            </w:ins>
          </w:p>
        </w:tc>
      </w:tr>
      <w:tr w:rsidR="00AB41A7" w:rsidRPr="00744203" w14:paraId="1C3D403F" w14:textId="77777777" w:rsidTr="001603C3">
        <w:trPr>
          <w:trHeight w:val="20"/>
          <w:ins w:id="7340" w:author="Опаева Лидия Арашаевна" w:date="2025-08-22T17:01:00Z"/>
        </w:trPr>
        <w:tc>
          <w:tcPr>
            <w:tcW w:w="447" w:type="pct"/>
            <w:vMerge/>
          </w:tcPr>
          <w:p w14:paraId="1AD906B8" w14:textId="77777777" w:rsidR="00AB41A7" w:rsidRDefault="00AB41A7" w:rsidP="009A602A">
            <w:pPr>
              <w:pStyle w:val="GOSTTablenorm"/>
              <w:rPr>
                <w:ins w:id="7341" w:author="Опаева Лидия Арашаевна" w:date="2025-08-22T17:01:00Z"/>
              </w:rPr>
            </w:pPr>
          </w:p>
        </w:tc>
        <w:tc>
          <w:tcPr>
            <w:tcW w:w="666" w:type="pct"/>
          </w:tcPr>
          <w:p w14:paraId="12E385B5" w14:textId="74D6713F" w:rsidR="00AB41A7" w:rsidRDefault="00AB41A7" w:rsidP="009A602A">
            <w:pPr>
              <w:pStyle w:val="GOSTTablenorm"/>
              <w:rPr>
                <w:ins w:id="7342" w:author="Опаева Лидия Арашаевна" w:date="2025-08-22T17:01:00Z"/>
              </w:rPr>
            </w:pPr>
            <w:ins w:id="7343" w:author="Опаева Лидия Арашаевна" w:date="2025-08-22T17:01:00Z">
              <w:r>
                <w:t>22.08.2025</w:t>
              </w:r>
            </w:ins>
          </w:p>
        </w:tc>
        <w:tc>
          <w:tcPr>
            <w:tcW w:w="951" w:type="pct"/>
          </w:tcPr>
          <w:p w14:paraId="3D8D2175" w14:textId="45D22EA2" w:rsidR="00AB41A7" w:rsidRDefault="00AB41A7" w:rsidP="009A602A">
            <w:pPr>
              <w:pStyle w:val="GOSTTablenorm"/>
              <w:rPr>
                <w:ins w:id="7344" w:author="Опаева Лидия Арашаевна" w:date="2025-08-22T17:01:00Z"/>
              </w:rPr>
            </w:pPr>
            <w:ins w:id="7345" w:author="Опаева Лидия Арашаевна" w:date="2025-08-22T17:01:00Z">
              <w:r>
                <w:t>Опаева Л.А.</w:t>
              </w:r>
            </w:ins>
          </w:p>
        </w:tc>
        <w:tc>
          <w:tcPr>
            <w:tcW w:w="2936" w:type="pct"/>
          </w:tcPr>
          <w:p w14:paraId="3CF825B2" w14:textId="77777777" w:rsidR="00AB41A7" w:rsidRDefault="00AB41A7" w:rsidP="00131313">
            <w:pPr>
              <w:pStyle w:val="GOSTTablenorm"/>
              <w:rPr>
                <w:ins w:id="7346" w:author="Опаева Лидия Арашаевна" w:date="2025-08-22T17:01:00Z"/>
              </w:rPr>
            </w:pPr>
            <w:ins w:id="7347" w:author="Опаева Лидия Арашаевна" w:date="2025-08-22T17:01:00Z">
              <w:r w:rsidRPr="00C32512">
                <w:t>ACT-36543</w:t>
              </w:r>
            </w:ins>
          </w:p>
          <w:p w14:paraId="01F52C0A" w14:textId="77777777" w:rsidR="00AB41A7" w:rsidRDefault="00AB41A7" w:rsidP="00131313">
            <w:pPr>
              <w:pStyle w:val="GOSTTablenorm"/>
              <w:rPr>
                <w:ins w:id="7348" w:author="Опаева Лидия Арашаевна" w:date="2025-08-22T17:02:00Z"/>
              </w:rPr>
            </w:pPr>
            <w:ins w:id="7349" w:author="Опаева Лидия Арашаевна" w:date="2025-08-22T17:01:00Z">
              <w:r>
                <w:t xml:space="preserve">Добавлен новый реквизит </w:t>
              </w:r>
            </w:ins>
            <w:ins w:id="7350" w:author="Опаева Лидия Арашаевна" w:date="2025-08-22T17:02:00Z">
              <w:r>
                <w:t xml:space="preserve">Дата НВС по Дт и Дата НВС по КТ </w:t>
              </w:r>
              <w:r w:rsidRPr="0086291E">
                <w:rPr>
                  <w:b/>
                </w:rPr>
                <w:t>для документа «Бухгалтерская справка (ф. 0504833)» ARP_NPS_0504833_TSE</w:t>
              </w:r>
              <w:r>
                <w:t>.</w:t>
              </w:r>
            </w:ins>
          </w:p>
          <w:p w14:paraId="6A4961E3" w14:textId="7F85F6EF" w:rsidR="00AB41A7" w:rsidRPr="00977891" w:rsidRDefault="00AB41A7" w:rsidP="00C32512">
            <w:pPr>
              <w:pStyle w:val="GOSTTablenorm"/>
              <w:rPr>
                <w:ins w:id="7351" w:author="Опаева Лидия Арашаевна" w:date="2025-08-22T17:01:00Z"/>
              </w:rPr>
            </w:pPr>
            <w:ins w:id="7352" w:author="Опаева Лидия Арашаевна" w:date="2025-08-22T17:02:00Z">
              <w:r>
                <w:t xml:space="preserve">Добавлен новый документ  и атрибуты по закрытию года </w:t>
              </w:r>
              <w:r w:rsidRPr="00131313">
                <w:t xml:space="preserve">«Бухгалтерская справка (ф. 0504833)» </w:t>
              </w:r>
              <w:r w:rsidRPr="00C32512">
                <w:t>ARP_SVAP_ZG_TSE</w:t>
              </w:r>
            </w:ins>
          </w:p>
        </w:tc>
      </w:tr>
      <w:tr w:rsidR="00AB41A7" w:rsidRPr="00744203" w14:paraId="5E7F1F2D" w14:textId="77777777" w:rsidTr="001603C3">
        <w:trPr>
          <w:trHeight w:val="20"/>
          <w:ins w:id="7353" w:author="Сарафанова (Чиркова) Наталия Сергеевна" w:date="2025-08-27T15:49:00Z"/>
        </w:trPr>
        <w:tc>
          <w:tcPr>
            <w:tcW w:w="447" w:type="pct"/>
            <w:vMerge/>
          </w:tcPr>
          <w:p w14:paraId="295C0833" w14:textId="77777777" w:rsidR="00AB41A7" w:rsidRDefault="00AB41A7" w:rsidP="009A602A">
            <w:pPr>
              <w:pStyle w:val="GOSTTablenorm"/>
              <w:rPr>
                <w:ins w:id="7354" w:author="Сарафанова (Чиркова) Наталия Сергеевна" w:date="2025-08-27T15:49:00Z"/>
              </w:rPr>
            </w:pPr>
          </w:p>
        </w:tc>
        <w:tc>
          <w:tcPr>
            <w:tcW w:w="666" w:type="pct"/>
          </w:tcPr>
          <w:p w14:paraId="4AB34446" w14:textId="4236378C" w:rsidR="00AB41A7" w:rsidRDefault="00AB41A7" w:rsidP="009A602A">
            <w:pPr>
              <w:pStyle w:val="GOSTTablenorm"/>
              <w:rPr>
                <w:ins w:id="7355" w:author="Сарафанова (Чиркова) Наталия Сергеевна" w:date="2025-08-27T15:49:00Z"/>
              </w:rPr>
            </w:pPr>
            <w:ins w:id="7356" w:author="Сарафанова (Чиркова) Наталия Сергеевна" w:date="2025-08-27T15:49:00Z">
              <w:r>
                <w:t>27.08.2025</w:t>
              </w:r>
            </w:ins>
          </w:p>
        </w:tc>
        <w:tc>
          <w:tcPr>
            <w:tcW w:w="951" w:type="pct"/>
          </w:tcPr>
          <w:p w14:paraId="5A4F10AA" w14:textId="67A3DCE4" w:rsidR="00AB41A7" w:rsidRDefault="00AB41A7" w:rsidP="009A602A">
            <w:pPr>
              <w:pStyle w:val="GOSTTablenorm"/>
              <w:rPr>
                <w:ins w:id="7357" w:author="Сарафанова (Чиркова) Наталия Сергеевна" w:date="2025-08-27T15:49:00Z"/>
              </w:rPr>
            </w:pPr>
            <w:ins w:id="7358" w:author="Сарафанова (Чиркова) Наталия Сергеевна" w:date="2025-08-27T15:49:00Z">
              <w:r>
                <w:t>Сарафанова Н.С.</w:t>
              </w:r>
            </w:ins>
          </w:p>
        </w:tc>
        <w:tc>
          <w:tcPr>
            <w:tcW w:w="2936" w:type="pct"/>
          </w:tcPr>
          <w:p w14:paraId="263F1E6E" w14:textId="6B03277D" w:rsidR="00AB41A7" w:rsidRPr="00C32512" w:rsidRDefault="00AB41A7" w:rsidP="00131313">
            <w:pPr>
              <w:pStyle w:val="GOSTTablenorm"/>
              <w:rPr>
                <w:ins w:id="7359" w:author="Сарафанова (Чиркова) Наталия Сергеевна" w:date="2025-08-27T15:49:00Z"/>
              </w:rPr>
            </w:pPr>
            <w:ins w:id="7360" w:author="Сарафанова (Чиркова) Наталия Сергеевна" w:date="2025-08-27T15:50:00Z">
              <w:r w:rsidRPr="00357B54">
                <w:t>ACT-36575</w:t>
              </w:r>
              <w:r>
                <w:t xml:space="preserve"> - внесла изменение в приложение 1. По документу </w:t>
              </w:r>
              <w:r w:rsidRPr="00357B54">
                <w:t>ARP_NPS_0504833</w:t>
              </w:r>
              <w:r>
                <w:t>_</w:t>
              </w:r>
              <w:r>
                <w:rPr>
                  <w:lang w:val="en-US"/>
                </w:rPr>
                <w:t>TSE</w:t>
              </w:r>
              <w:r>
                <w:t xml:space="preserve"> скорректировала описание заполнения атрибута «Наименование операции»</w:t>
              </w:r>
            </w:ins>
          </w:p>
        </w:tc>
      </w:tr>
      <w:tr w:rsidR="00AB41A7" w:rsidRPr="00744203" w14:paraId="4B72210C" w14:textId="77777777" w:rsidTr="001603C3">
        <w:trPr>
          <w:trHeight w:val="20"/>
          <w:ins w:id="7361" w:author="Сатлер Марина Викторовна" w:date="2025-10-09T11:49:00Z"/>
        </w:trPr>
        <w:tc>
          <w:tcPr>
            <w:tcW w:w="447" w:type="pct"/>
            <w:vMerge/>
          </w:tcPr>
          <w:p w14:paraId="21199AC9" w14:textId="77777777" w:rsidR="00AB41A7" w:rsidRDefault="00AB41A7" w:rsidP="00AB41A7">
            <w:pPr>
              <w:pStyle w:val="GOSTTablenorm"/>
              <w:rPr>
                <w:ins w:id="7362" w:author="Сатлер Марина Викторовна" w:date="2025-10-09T11:49:00Z"/>
              </w:rPr>
            </w:pPr>
          </w:p>
        </w:tc>
        <w:tc>
          <w:tcPr>
            <w:tcW w:w="666" w:type="pct"/>
          </w:tcPr>
          <w:p w14:paraId="6E53C71E" w14:textId="1B06727E" w:rsidR="00AB41A7" w:rsidRDefault="00AB41A7" w:rsidP="00AB41A7">
            <w:pPr>
              <w:pStyle w:val="GOSTTablenorm"/>
              <w:rPr>
                <w:ins w:id="7363" w:author="Сатлер Марина Викторовна" w:date="2025-10-09T11:49:00Z"/>
              </w:rPr>
            </w:pPr>
            <w:ins w:id="7364" w:author="Сатлер Марина Викторовна" w:date="2025-10-09T11:49:00Z">
              <w:r>
                <w:t>09.10.2025</w:t>
              </w:r>
            </w:ins>
          </w:p>
        </w:tc>
        <w:tc>
          <w:tcPr>
            <w:tcW w:w="951" w:type="pct"/>
          </w:tcPr>
          <w:p w14:paraId="1F0AA949" w14:textId="61631055" w:rsidR="00AB41A7" w:rsidRDefault="00AB41A7" w:rsidP="00AB41A7">
            <w:pPr>
              <w:pStyle w:val="GOSTTablenorm"/>
              <w:rPr>
                <w:ins w:id="7365" w:author="Сатлер Марина Викторовна" w:date="2025-10-09T11:49:00Z"/>
              </w:rPr>
            </w:pPr>
            <w:ins w:id="7366" w:author="Сатлер Марина Викторовна" w:date="2025-10-09T11:49:00Z">
              <w:r>
                <w:t>Сатлер М.В.</w:t>
              </w:r>
            </w:ins>
          </w:p>
        </w:tc>
        <w:tc>
          <w:tcPr>
            <w:tcW w:w="2936" w:type="pct"/>
          </w:tcPr>
          <w:p w14:paraId="6DA38BDA" w14:textId="77777777" w:rsidR="00316E2D" w:rsidRDefault="00316E2D" w:rsidP="00AB41A7">
            <w:pPr>
              <w:pStyle w:val="GOSTTablenorm"/>
              <w:rPr>
                <w:ins w:id="7367" w:author="Сатлер Марина Викторовна" w:date="2025-10-09T17:59:00Z"/>
              </w:rPr>
            </w:pPr>
            <w:ins w:id="7368" w:author="Сатлер Марина Викторовна" w:date="2025-10-09T17:59:00Z">
              <w:r w:rsidRPr="00316E2D">
                <w:t>SUP-1658110/OTR-997</w:t>
              </w:r>
            </w:ins>
          </w:p>
          <w:p w14:paraId="770D11D5" w14:textId="3639284D" w:rsidR="00AB41A7" w:rsidRPr="00357B54" w:rsidRDefault="00AB41A7" w:rsidP="00AB41A7">
            <w:pPr>
              <w:pStyle w:val="GOSTTablenorm"/>
              <w:rPr>
                <w:ins w:id="7369" w:author="Сатлер Марина Викторовна" w:date="2025-10-09T11:49:00Z"/>
              </w:rPr>
            </w:pPr>
            <w:ins w:id="7370" w:author="Сатлер Марина Викторовна" w:date="2025-10-09T11:49:00Z">
              <w:r>
                <w:t>В п</w:t>
              </w:r>
              <w:r w:rsidRPr="00950796">
                <w:t xml:space="preserve">еречень параметров заголовка запроса </w:t>
              </w:r>
              <w:r w:rsidRPr="00742D66">
                <w:t>(header)</w:t>
              </w:r>
              <w:r>
                <w:t xml:space="preserve"> 2.1.1 добавлен новый необязательный параметр «</w:t>
              </w:r>
              <w:r w:rsidRPr="00950796">
                <w:t>Проверка доступного остатка</w:t>
              </w:r>
              <w:r>
                <w:t>» (</w:t>
              </w:r>
              <w:r w:rsidRPr="00950796">
                <w:t>CheckFunds</w:t>
              </w:r>
              <w:r>
                <w:t>), внесены уточнения в условия заполнения параметров «</w:t>
              </w:r>
              <w:r w:rsidRPr="00950796">
                <w:t>Уровень контроля</w:t>
              </w:r>
              <w:r>
                <w:t>» (</w:t>
              </w:r>
              <w:r w:rsidRPr="00950796">
                <w:t>BalLevContrl</w:t>
              </w:r>
              <w:r>
                <w:t>) и «</w:t>
              </w:r>
              <w:r w:rsidRPr="00950796">
                <w:t>Признак переобработки</w:t>
              </w:r>
              <w:r>
                <w:t>» (</w:t>
              </w:r>
              <w:r w:rsidRPr="00950796">
                <w:t>Reprocessing</w:t>
              </w:r>
              <w:r>
                <w:t>)</w:t>
              </w:r>
            </w:ins>
          </w:p>
        </w:tc>
      </w:tr>
      <w:tr w:rsidR="00E97DE1" w:rsidRPr="00744203" w14:paraId="621142F7" w14:textId="77777777" w:rsidTr="0026120E">
        <w:trPr>
          <w:trHeight w:val="373"/>
          <w:ins w:id="7371" w:author="Опаева Лидия Арашаевна" w:date="2025-10-15T09:33:00Z"/>
        </w:trPr>
        <w:tc>
          <w:tcPr>
            <w:tcW w:w="447" w:type="pct"/>
          </w:tcPr>
          <w:p w14:paraId="285ECC27" w14:textId="77777777" w:rsidR="00E97DE1" w:rsidRDefault="00E97DE1" w:rsidP="00AB41A7">
            <w:pPr>
              <w:pStyle w:val="GOSTTablenorm"/>
              <w:rPr>
                <w:ins w:id="7372" w:author="Опаева Лидия Арашаевна" w:date="2025-10-15T09:33:00Z"/>
              </w:rPr>
            </w:pPr>
          </w:p>
        </w:tc>
        <w:tc>
          <w:tcPr>
            <w:tcW w:w="666" w:type="pct"/>
          </w:tcPr>
          <w:p w14:paraId="57CAB0EF" w14:textId="324DBA20" w:rsidR="00E97DE1" w:rsidRPr="00E97DE1" w:rsidRDefault="00E97DE1" w:rsidP="00AB41A7">
            <w:pPr>
              <w:pStyle w:val="GOSTTablenorm"/>
              <w:rPr>
                <w:ins w:id="7373" w:author="Опаева Лидия Арашаевна" w:date="2025-10-15T09:33:00Z"/>
                <w:lang w:val="en-US"/>
              </w:rPr>
            </w:pPr>
            <w:ins w:id="7374" w:author="Опаева Лидия Арашаевна" w:date="2025-10-15T09:33:00Z">
              <w:r>
                <w:rPr>
                  <w:lang w:val="en-US"/>
                </w:rPr>
                <w:t>15.10.2025</w:t>
              </w:r>
            </w:ins>
          </w:p>
        </w:tc>
        <w:tc>
          <w:tcPr>
            <w:tcW w:w="951" w:type="pct"/>
          </w:tcPr>
          <w:p w14:paraId="15F2A694" w14:textId="604624A8" w:rsidR="00E97DE1" w:rsidRPr="00E97DE1" w:rsidRDefault="00E97DE1" w:rsidP="00AB41A7">
            <w:pPr>
              <w:pStyle w:val="GOSTTablenorm"/>
              <w:rPr>
                <w:ins w:id="7375" w:author="Опаева Лидия Арашаевна" w:date="2025-10-15T09:33:00Z"/>
              </w:rPr>
            </w:pPr>
            <w:ins w:id="7376" w:author="Опаева Лидия Арашаевна" w:date="2025-10-15T09:33:00Z">
              <w:r>
                <w:t>Опаева Л.А.</w:t>
              </w:r>
            </w:ins>
          </w:p>
        </w:tc>
        <w:tc>
          <w:tcPr>
            <w:tcW w:w="2936" w:type="pct"/>
          </w:tcPr>
          <w:p w14:paraId="35A5033F" w14:textId="77777777" w:rsidR="00E97DE1" w:rsidRDefault="00E97DE1" w:rsidP="00AB41A7">
            <w:pPr>
              <w:pStyle w:val="GOSTTablenorm"/>
              <w:rPr>
                <w:ins w:id="7377" w:author="Опаева Лидия Арашаевна" w:date="2025-10-15T09:34:00Z"/>
              </w:rPr>
            </w:pPr>
            <w:ins w:id="7378" w:author="Опаева Лидия Арашаевна" w:date="2025-10-15T09:34:00Z">
              <w:r w:rsidRPr="00E97DE1">
                <w:t>ACT-37068</w:t>
              </w:r>
            </w:ins>
          </w:p>
          <w:p w14:paraId="18ED48DF" w14:textId="7DAB72FB" w:rsidR="00E97DE1" w:rsidRPr="00316E2D" w:rsidRDefault="00E97DE1" w:rsidP="00E97DE1">
            <w:pPr>
              <w:pStyle w:val="GOSTTablenorm"/>
              <w:rPr>
                <w:ins w:id="7379" w:author="Опаева Лидия Арашаевна" w:date="2025-10-15T09:33:00Z"/>
              </w:rPr>
            </w:pPr>
            <w:ins w:id="7380" w:author="Опаева Лидия Арашаевна" w:date="2025-10-15T09:34:00Z">
              <w:r>
                <w:t xml:space="preserve">Добавлен новый документ  и атрибуты по открытию года </w:t>
              </w:r>
              <w:r w:rsidRPr="00131313">
                <w:t xml:space="preserve">«Бухгалтерская справка (ф. 0504833)» </w:t>
              </w:r>
              <w:r w:rsidRPr="00C32512">
                <w:t>ARP_SVAP_</w:t>
              </w:r>
              <w:r>
                <w:rPr>
                  <w:lang w:val="en-US"/>
                </w:rPr>
                <w:t>N</w:t>
              </w:r>
              <w:r w:rsidRPr="00C32512">
                <w:t>G_TSE</w:t>
              </w:r>
            </w:ins>
          </w:p>
        </w:tc>
      </w:tr>
      <w:tr w:rsidR="00223061" w:rsidRPr="00744203" w14:paraId="275C1728" w14:textId="77777777" w:rsidTr="0026120E">
        <w:trPr>
          <w:trHeight w:val="373"/>
          <w:ins w:id="7381" w:author="Сказецкая Наталья Камилевна" w:date="2025-11-10T21:39:00Z"/>
        </w:trPr>
        <w:tc>
          <w:tcPr>
            <w:tcW w:w="447" w:type="pct"/>
          </w:tcPr>
          <w:p w14:paraId="115DA5BD" w14:textId="77777777" w:rsidR="00223061" w:rsidRDefault="00223061" w:rsidP="00AB41A7">
            <w:pPr>
              <w:pStyle w:val="GOSTTablenorm"/>
              <w:rPr>
                <w:ins w:id="7382" w:author="Сказецкая Наталья Камилевна" w:date="2025-11-10T21:39:00Z"/>
              </w:rPr>
            </w:pPr>
          </w:p>
        </w:tc>
        <w:tc>
          <w:tcPr>
            <w:tcW w:w="666" w:type="pct"/>
          </w:tcPr>
          <w:p w14:paraId="50AC0EBD" w14:textId="220D32BC" w:rsidR="00223061" w:rsidRPr="00223061" w:rsidRDefault="00223061" w:rsidP="00AB41A7">
            <w:pPr>
              <w:pStyle w:val="GOSTTablenorm"/>
              <w:rPr>
                <w:ins w:id="7383" w:author="Сказецкая Наталья Камилевна" w:date="2025-11-10T21:39:00Z"/>
              </w:rPr>
            </w:pPr>
            <w:ins w:id="7384" w:author="Сказецкая Наталья Камилевна" w:date="2025-11-10T21:39:00Z">
              <w:r>
                <w:t>10.11.2025</w:t>
              </w:r>
            </w:ins>
          </w:p>
        </w:tc>
        <w:tc>
          <w:tcPr>
            <w:tcW w:w="951" w:type="pct"/>
          </w:tcPr>
          <w:p w14:paraId="73BE42A5" w14:textId="5CAEF310" w:rsidR="00223061" w:rsidRDefault="00223061" w:rsidP="00AB41A7">
            <w:pPr>
              <w:pStyle w:val="GOSTTablenorm"/>
              <w:rPr>
                <w:ins w:id="7385" w:author="Сказецкая Наталья Камилевна" w:date="2025-11-10T21:39:00Z"/>
              </w:rPr>
            </w:pPr>
            <w:ins w:id="7386" w:author="Сказецкая Наталья Камилевна" w:date="2025-11-10T21:39:00Z">
              <w:r>
                <w:t>Сказецкая Н.К</w:t>
              </w:r>
            </w:ins>
            <w:ins w:id="7387" w:author="Сказецкая Наталья Камилевна" w:date="2025-11-10T21:40:00Z">
              <w:r>
                <w:t xml:space="preserve">. </w:t>
              </w:r>
            </w:ins>
          </w:p>
        </w:tc>
        <w:tc>
          <w:tcPr>
            <w:tcW w:w="2936" w:type="pct"/>
          </w:tcPr>
          <w:p w14:paraId="650FB9E9" w14:textId="7DEB55FF" w:rsidR="00223061" w:rsidRPr="00E97DE1" w:rsidRDefault="00223061" w:rsidP="00AB41A7">
            <w:pPr>
              <w:pStyle w:val="GOSTTablenorm"/>
              <w:rPr>
                <w:ins w:id="7388" w:author="Сказецкая Наталья Камилевна" w:date="2025-11-10T21:39:00Z"/>
              </w:rPr>
            </w:pPr>
            <w:ins w:id="7389" w:author="Сказецкая Наталья Камилевна" w:date="2025-11-10T21:40:00Z">
              <w:r>
                <w:t xml:space="preserve">Добавлены документы ПУДС </w:t>
              </w:r>
              <w:r w:rsidRPr="00223061">
                <w:t xml:space="preserve">«Поручение о перечислении на счет» PUDS_PPS_NPS, </w:t>
              </w:r>
              <w:r>
                <w:t xml:space="preserve"> </w:t>
              </w:r>
            </w:ins>
            <w:ins w:id="7390" w:author="Сказецкая Наталья Камилевна" w:date="2025-11-10T21:41:00Z">
              <w:r w:rsidRPr="00223061">
                <w:t>«Платежное поручение» PUDS_PP_NPS</w:t>
              </w:r>
            </w:ins>
          </w:p>
        </w:tc>
      </w:tr>
      <w:tr w:rsidR="0086291E" w:rsidRPr="00744203" w14:paraId="35767A43" w14:textId="77777777" w:rsidTr="0026120E">
        <w:trPr>
          <w:trHeight w:val="373"/>
          <w:ins w:id="7391" w:author="Опаева Лидия Арашаевна [2]" w:date="2026-03-05T15:11:00Z"/>
        </w:trPr>
        <w:tc>
          <w:tcPr>
            <w:tcW w:w="447" w:type="pct"/>
          </w:tcPr>
          <w:p w14:paraId="2798ADE2" w14:textId="77777777" w:rsidR="0086291E" w:rsidRDefault="0086291E" w:rsidP="00AB41A7">
            <w:pPr>
              <w:pStyle w:val="GOSTTablenorm"/>
              <w:rPr>
                <w:ins w:id="7392" w:author="Опаева Лидия Арашаевна [2]" w:date="2026-03-05T15:11:00Z"/>
              </w:rPr>
            </w:pPr>
          </w:p>
        </w:tc>
        <w:tc>
          <w:tcPr>
            <w:tcW w:w="666" w:type="pct"/>
          </w:tcPr>
          <w:p w14:paraId="27537A04" w14:textId="65734694" w:rsidR="0086291E" w:rsidRDefault="0086291E" w:rsidP="00AB41A7">
            <w:pPr>
              <w:pStyle w:val="GOSTTablenorm"/>
              <w:rPr>
                <w:ins w:id="7393" w:author="Опаева Лидия Арашаевна [2]" w:date="2026-03-05T15:11:00Z"/>
              </w:rPr>
            </w:pPr>
            <w:ins w:id="7394" w:author="Опаева Лидия Арашаевна [2]" w:date="2026-03-05T15:11:00Z">
              <w:r>
                <w:t>05.03.2026</w:t>
              </w:r>
            </w:ins>
          </w:p>
        </w:tc>
        <w:tc>
          <w:tcPr>
            <w:tcW w:w="951" w:type="pct"/>
          </w:tcPr>
          <w:p w14:paraId="487CA6CC" w14:textId="36D2CF55" w:rsidR="0086291E" w:rsidRDefault="0086291E" w:rsidP="00AB41A7">
            <w:pPr>
              <w:pStyle w:val="GOSTTablenorm"/>
              <w:rPr>
                <w:ins w:id="7395" w:author="Опаева Лидия Арашаевна [2]" w:date="2026-03-05T15:11:00Z"/>
              </w:rPr>
            </w:pPr>
            <w:ins w:id="7396" w:author="Опаева Лидия Арашаевна [2]" w:date="2026-03-05T15:11:00Z">
              <w:r>
                <w:t>Опаева Л.А.</w:t>
              </w:r>
            </w:ins>
          </w:p>
        </w:tc>
        <w:tc>
          <w:tcPr>
            <w:tcW w:w="2936" w:type="pct"/>
          </w:tcPr>
          <w:p w14:paraId="62AB1524" w14:textId="29E49FB1" w:rsidR="0086291E" w:rsidRDefault="0086291E" w:rsidP="008D0623">
            <w:pPr>
              <w:numPr>
                <w:ilvl w:val="0"/>
                <w:numId w:val="50"/>
              </w:numPr>
              <w:shd w:val="clear" w:color="auto" w:fill="FFFFFF"/>
              <w:ind w:left="0"/>
              <w:jc w:val="left"/>
              <w:rPr>
                <w:ins w:id="7397" w:author="Опаева Лидия Арашаевна [2]" w:date="2026-03-05T15:11:00Z"/>
                <w:rFonts w:ascii="-apple-system" w:hAnsi="-apple-system"/>
                <w:color w:val="172B4D"/>
                <w:sz w:val="21"/>
                <w:szCs w:val="21"/>
              </w:rPr>
            </w:pPr>
            <w:ins w:id="7398" w:author="Опаева Лидия Арашаевна [2]" w:date="2026-03-05T15:11:00Z">
              <w:r>
                <w:rPr>
                  <w:rFonts w:ascii="-apple-system" w:hAnsi="-apple-system"/>
                  <w:color w:val="172B4D"/>
                  <w:sz w:val="21"/>
                  <w:szCs w:val="21"/>
                </w:rPr>
                <w:fldChar w:fldCharType="begin"/>
              </w:r>
              <w:r>
                <w:rPr>
                  <w:rFonts w:ascii="-apple-system" w:hAnsi="-apple-system"/>
                  <w:color w:val="172B4D"/>
                  <w:sz w:val="21"/>
                  <w:szCs w:val="21"/>
                </w:rPr>
                <w:instrText xml:space="preserve"> HYPERLINK "https://job-jira.otr.ru/browse/ACT-38033" </w:instrText>
              </w:r>
              <w:r>
                <w:rPr>
                  <w:rFonts w:ascii="-apple-system" w:hAnsi="-apple-system"/>
                  <w:color w:val="172B4D"/>
                  <w:sz w:val="21"/>
                  <w:szCs w:val="21"/>
                </w:rPr>
              </w:r>
              <w:r>
                <w:rPr>
                  <w:rFonts w:ascii="-apple-system" w:hAnsi="-apple-system"/>
                  <w:color w:val="172B4D"/>
                  <w:sz w:val="21"/>
                  <w:szCs w:val="21"/>
                </w:rPr>
                <w:fldChar w:fldCharType="separate"/>
              </w:r>
              <w:r>
                <w:rPr>
                  <w:rStyle w:val="ad"/>
                  <w:rFonts w:ascii="-apple-system" w:hAnsi="-apple-system"/>
                  <w:color w:val="0052CC"/>
                  <w:sz w:val="21"/>
                  <w:szCs w:val="21"/>
                </w:rPr>
                <w:t>ACT-38033</w:t>
              </w:r>
              <w:r>
                <w:rPr>
                  <w:rFonts w:ascii="-apple-system" w:hAnsi="-apple-system"/>
                  <w:color w:val="172B4D"/>
                  <w:sz w:val="21"/>
                  <w:szCs w:val="21"/>
                </w:rPr>
                <w:fldChar w:fldCharType="end"/>
              </w:r>
            </w:ins>
          </w:p>
          <w:p w14:paraId="7117B48D" w14:textId="3E0E5659" w:rsidR="0086291E" w:rsidRDefault="0086291E" w:rsidP="00AB41A7">
            <w:pPr>
              <w:pStyle w:val="GOSTTablenorm"/>
              <w:rPr>
                <w:ins w:id="7399" w:author="Опаева Лидия Арашаевна [2]" w:date="2026-03-05T15:11:00Z"/>
              </w:rPr>
            </w:pPr>
            <w:ins w:id="7400" w:author="Опаева Лидия Арашаевна [2]" w:date="2026-03-05T15:11:00Z">
              <w:r>
                <w:t xml:space="preserve">Добавлены </w:t>
              </w:r>
            </w:ins>
            <w:ins w:id="7401" w:author="Опаева Лидия Арашаевна [2]" w:date="2026-03-05T15:12:00Z">
              <w:r>
                <w:t xml:space="preserve">новые реквизиты и атрибуты для документа </w:t>
              </w:r>
              <w:r w:rsidRPr="00131313">
                <w:t>«Бухгалтерская справка (ф. 0504833)» ARP_NPS_0504833_TSE</w:t>
              </w:r>
            </w:ins>
          </w:p>
        </w:tc>
      </w:tr>
      <w:tr w:rsidR="00CE7795" w:rsidRPr="00744203" w14:paraId="61FCA46D" w14:textId="77777777" w:rsidTr="0026120E">
        <w:trPr>
          <w:trHeight w:val="373"/>
          <w:ins w:id="7402" w:author="Сатлер Марина Викторовна" w:date="2026-04-08T18:14:00Z"/>
        </w:trPr>
        <w:tc>
          <w:tcPr>
            <w:tcW w:w="447" w:type="pct"/>
          </w:tcPr>
          <w:p w14:paraId="4D0CFBC8" w14:textId="77777777" w:rsidR="00CE7795" w:rsidRDefault="00CE7795" w:rsidP="00CE7795">
            <w:pPr>
              <w:pStyle w:val="GOSTTablenorm"/>
              <w:rPr>
                <w:ins w:id="7403" w:author="Сатлер Марина Викторовна" w:date="2026-04-08T18:14:00Z"/>
              </w:rPr>
            </w:pPr>
          </w:p>
        </w:tc>
        <w:tc>
          <w:tcPr>
            <w:tcW w:w="666" w:type="pct"/>
          </w:tcPr>
          <w:p w14:paraId="06240ADD" w14:textId="70EEA024" w:rsidR="00CE7795" w:rsidRDefault="00CE7795" w:rsidP="00CE7795">
            <w:pPr>
              <w:pStyle w:val="GOSTTablenorm"/>
              <w:rPr>
                <w:ins w:id="7404" w:author="Сатлер Марина Викторовна" w:date="2026-04-08T18:14:00Z"/>
              </w:rPr>
            </w:pPr>
            <w:ins w:id="7405" w:author="Сатлер Марина Викторовна" w:date="2026-04-08T18:14:00Z">
              <w:r>
                <w:t>08.04.2026</w:t>
              </w:r>
            </w:ins>
          </w:p>
        </w:tc>
        <w:tc>
          <w:tcPr>
            <w:tcW w:w="951" w:type="pct"/>
          </w:tcPr>
          <w:p w14:paraId="2FC186A5" w14:textId="0D8279E5" w:rsidR="00CE7795" w:rsidRDefault="00CE7795" w:rsidP="00CE7795">
            <w:pPr>
              <w:pStyle w:val="GOSTTablenorm"/>
              <w:rPr>
                <w:ins w:id="7406" w:author="Сатлер Марина Викторовна" w:date="2026-04-08T18:14:00Z"/>
              </w:rPr>
            </w:pPr>
            <w:ins w:id="7407" w:author="Сатлер Марина Викторовна" w:date="2026-04-08T18:14:00Z">
              <w:r>
                <w:t>Сатлер М.В.</w:t>
              </w:r>
            </w:ins>
          </w:p>
        </w:tc>
        <w:tc>
          <w:tcPr>
            <w:tcW w:w="2936" w:type="pct"/>
          </w:tcPr>
          <w:p w14:paraId="618B008F" w14:textId="77777777" w:rsidR="00CE7795" w:rsidRDefault="00CE7795" w:rsidP="00CE7795">
            <w:pPr>
              <w:pStyle w:val="GOSTTablenorm"/>
              <w:rPr>
                <w:ins w:id="7408" w:author="Сатлер Марина Викторовна" w:date="2026-04-08T18:14:00Z"/>
              </w:rPr>
            </w:pPr>
            <w:ins w:id="7409" w:author="Сатлер Марина Викторовна" w:date="2026-04-08T18:14:00Z">
              <w:r>
                <w:rPr>
                  <w:rStyle w:val="ad"/>
                  <w:rFonts w:ascii="-apple-system" w:hAnsi="-apple-system"/>
                  <w:color w:val="0052CC"/>
                  <w:sz w:val="21"/>
                  <w:szCs w:val="21"/>
                  <w:shd w:val="clear" w:color="auto" w:fill="FFFFFF"/>
                </w:rPr>
                <w:fldChar w:fldCharType="begin"/>
              </w:r>
              <w:r>
                <w:rPr>
                  <w:rStyle w:val="ad"/>
                  <w:rFonts w:ascii="-apple-system" w:hAnsi="-apple-system"/>
                  <w:color w:val="0052CC"/>
                  <w:sz w:val="21"/>
                  <w:szCs w:val="21"/>
                  <w:shd w:val="clear" w:color="auto" w:fill="FFFFFF"/>
                </w:rPr>
                <w:instrText xml:space="preserve"> HYPERLINK "https://jira.bpcbt.com/browse/OTR-1101" \t "_blank" </w:instrText>
              </w:r>
              <w:r>
                <w:rPr>
                  <w:rStyle w:val="ad"/>
                  <w:rFonts w:ascii="-apple-system" w:hAnsi="-apple-system"/>
                  <w:color w:val="0052CC"/>
                  <w:sz w:val="21"/>
                  <w:szCs w:val="21"/>
                  <w:shd w:val="clear" w:color="auto" w:fill="FFFFFF"/>
                </w:rPr>
              </w:r>
              <w:r>
                <w:rPr>
                  <w:rStyle w:val="ad"/>
                  <w:rFonts w:ascii="-apple-system" w:hAnsi="-apple-system"/>
                  <w:color w:val="0052CC"/>
                  <w:sz w:val="21"/>
                  <w:szCs w:val="21"/>
                  <w:shd w:val="clear" w:color="auto" w:fill="FFFFFF"/>
                </w:rPr>
                <w:fldChar w:fldCharType="separate"/>
              </w:r>
              <w:r>
                <w:rPr>
                  <w:rStyle w:val="ad"/>
                  <w:rFonts w:ascii="-apple-system" w:hAnsi="-apple-system"/>
                  <w:color w:val="0052CC"/>
                  <w:sz w:val="21"/>
                  <w:szCs w:val="21"/>
                  <w:shd w:val="clear" w:color="auto" w:fill="FFFFFF"/>
                </w:rPr>
                <w:t>OTR-1101</w:t>
              </w:r>
              <w:r>
                <w:rPr>
                  <w:rStyle w:val="ad"/>
                  <w:rFonts w:ascii="-apple-system" w:hAnsi="-apple-system"/>
                  <w:color w:val="0052CC"/>
                  <w:sz w:val="21"/>
                  <w:szCs w:val="21"/>
                  <w:shd w:val="clear" w:color="auto" w:fill="FFFFFF"/>
                </w:rPr>
                <w:fldChar w:fldCharType="end"/>
              </w:r>
            </w:ins>
          </w:p>
          <w:p w14:paraId="2CA15AE5" w14:textId="2D9223D8" w:rsidR="00CE7795" w:rsidRDefault="00CE7795" w:rsidP="00CE7795">
            <w:pPr>
              <w:pStyle w:val="GOSTTablenorm"/>
              <w:rPr>
                <w:ins w:id="7410" w:author="Сатлер Марина Викторовна" w:date="2026-04-08T18:14:00Z"/>
              </w:rPr>
            </w:pPr>
            <w:ins w:id="7411" w:author="Сатлер Марина Викторовна" w:date="2026-04-08T18:14:00Z">
              <w:r>
                <w:t xml:space="preserve">В </w:t>
              </w:r>
              <w:r w:rsidRPr="00AD0A38">
                <w:t>Перечень параметров заголовка запроса (header)</w:t>
              </w:r>
              <w:r>
                <w:t xml:space="preserve"> (таблица</w:t>
              </w:r>
            </w:ins>
            <w:ins w:id="7412" w:author="Сатлер Марина Викторовна" w:date="2026-04-08T18:15:00Z">
              <w:r>
                <w:t xml:space="preserve"> </w:t>
              </w:r>
              <w:r>
                <w:fldChar w:fldCharType="begin"/>
              </w:r>
              <w:r>
                <w:instrText xml:space="preserve"> REF _Ref226564554 \h </w:instrText>
              </w:r>
            </w:ins>
            <w:r>
              <w:fldChar w:fldCharType="separate"/>
            </w:r>
            <w:ins w:id="7413" w:author="Сатлер Марина Викторовна" w:date="2026-04-08T18:15:00Z">
              <w:r>
                <w:rPr>
                  <w:noProof/>
                </w:rPr>
                <w:t>3</w:t>
              </w:r>
              <w:r>
                <w:fldChar w:fldCharType="end"/>
              </w:r>
            </w:ins>
            <w:ins w:id="7414" w:author="Сатлер Марина Викторовна" w:date="2026-04-08T18:14:00Z">
              <w:r>
                <w:t xml:space="preserve">) внесены изменения в наименование параметра </w:t>
              </w:r>
              <w:r w:rsidRPr="00484FFD">
                <w:t>Subject</w:t>
              </w:r>
              <w:r>
                <w:t xml:space="preserve"> («Субъект учета» заменен на «Инициатор события учета»), внесены уточнения в описание параметра.</w:t>
              </w:r>
            </w:ins>
          </w:p>
          <w:p w14:paraId="2E5730EC" w14:textId="5925D882" w:rsidR="00CE7795" w:rsidRDefault="00CE7795" w:rsidP="00CE7795">
            <w:pPr>
              <w:numPr>
                <w:ilvl w:val="0"/>
                <w:numId w:val="50"/>
              </w:numPr>
              <w:shd w:val="clear" w:color="auto" w:fill="FFFFFF"/>
              <w:ind w:left="0"/>
              <w:jc w:val="left"/>
              <w:rPr>
                <w:ins w:id="7415" w:author="Сатлер Марина Викторовна" w:date="2026-04-08T18:14:00Z"/>
                <w:rFonts w:ascii="-apple-system" w:hAnsi="-apple-system"/>
                <w:color w:val="172B4D"/>
                <w:sz w:val="21"/>
                <w:szCs w:val="21"/>
              </w:rPr>
            </w:pPr>
            <w:ins w:id="7416" w:author="Сатлер Марина Викторовна" w:date="2026-04-08T18:14:00Z">
              <w:r w:rsidRPr="00CE7795">
                <w:rPr>
                  <w:sz w:val="22"/>
                </w:rPr>
                <w:t>В Перечень атрибутов, общих для всех типов документов (таблицы</w:t>
              </w:r>
            </w:ins>
            <w:ins w:id="7417" w:author="Сатлер Марина Викторовна" w:date="2026-04-08T18:15:00Z">
              <w:r w:rsidRPr="00CE7795">
                <w:rPr>
                  <w:sz w:val="22"/>
                </w:rPr>
                <w:t xml:space="preserve"> </w:t>
              </w:r>
              <w:r w:rsidRPr="00CE7795">
                <w:rPr>
                  <w:sz w:val="22"/>
                </w:rPr>
                <w:fldChar w:fldCharType="begin"/>
              </w:r>
              <w:r w:rsidRPr="00CE7795">
                <w:rPr>
                  <w:sz w:val="22"/>
                </w:rPr>
                <w:instrText xml:space="preserve"> REF _Ref155967103 \h </w:instrText>
              </w:r>
            </w:ins>
            <w:r>
              <w:rPr>
                <w:sz w:val="22"/>
              </w:rPr>
              <w:instrText xml:space="preserve"> \* MERGEFORMAT </w:instrText>
            </w:r>
            <w:r w:rsidRPr="00CE7795">
              <w:rPr>
                <w:sz w:val="22"/>
              </w:rPr>
            </w:r>
            <w:r w:rsidRPr="00CE7795">
              <w:rPr>
                <w:sz w:val="22"/>
              </w:rPr>
              <w:fldChar w:fldCharType="separate"/>
            </w:r>
            <w:ins w:id="7418" w:author="Сатлер Марина Викторовна" w:date="2026-04-08T18:15:00Z">
              <w:r w:rsidRPr="00CE7795">
                <w:rPr>
                  <w:sz w:val="22"/>
                </w:rPr>
                <w:t>21</w:t>
              </w:r>
              <w:r w:rsidRPr="00CE7795">
                <w:rPr>
                  <w:sz w:val="22"/>
                </w:rPr>
                <w:fldChar w:fldCharType="end"/>
              </w:r>
            </w:ins>
            <w:ins w:id="7419" w:author="Сатлер Марина Викторовна" w:date="2026-04-08T18:14:00Z">
              <w:r w:rsidRPr="00CE7795">
                <w:rPr>
                  <w:sz w:val="22"/>
                </w:rPr>
                <w:t xml:space="preserve">, </w:t>
              </w:r>
            </w:ins>
            <w:ins w:id="7420" w:author="Сатлер Марина Викторовна" w:date="2026-04-08T18:15:00Z">
              <w:r w:rsidRPr="00CE7795">
                <w:rPr>
                  <w:sz w:val="22"/>
                </w:rPr>
                <w:fldChar w:fldCharType="begin"/>
              </w:r>
              <w:r w:rsidRPr="00CE7795">
                <w:rPr>
                  <w:sz w:val="22"/>
                </w:rPr>
                <w:instrText xml:space="preserve"> REF _Ref197264776 \h </w:instrText>
              </w:r>
            </w:ins>
            <w:r>
              <w:rPr>
                <w:sz w:val="22"/>
              </w:rPr>
              <w:instrText xml:space="preserve"> \* MERGEFORMAT </w:instrText>
            </w:r>
            <w:r w:rsidRPr="00CE7795">
              <w:rPr>
                <w:sz w:val="22"/>
              </w:rPr>
            </w:r>
            <w:r w:rsidRPr="00CE7795">
              <w:rPr>
                <w:sz w:val="22"/>
              </w:rPr>
              <w:fldChar w:fldCharType="separate"/>
            </w:r>
            <w:ins w:id="7421" w:author="Сатлер Марина Викторовна" w:date="2026-04-08T18:15:00Z">
              <w:r w:rsidRPr="00CE7795">
                <w:rPr>
                  <w:sz w:val="22"/>
                </w:rPr>
                <w:t>39</w:t>
              </w:r>
              <w:r w:rsidRPr="00CE7795">
                <w:rPr>
                  <w:sz w:val="22"/>
                </w:rPr>
                <w:fldChar w:fldCharType="end"/>
              </w:r>
              <w:r w:rsidRPr="00CE7795">
                <w:rPr>
                  <w:sz w:val="22"/>
                </w:rPr>
                <w:t xml:space="preserve"> </w:t>
              </w:r>
            </w:ins>
            <w:ins w:id="7422" w:author="Сатлер Марина Викторовна" w:date="2026-04-08T18:14:00Z">
              <w:r w:rsidRPr="00CE7795">
                <w:rPr>
                  <w:sz w:val="22"/>
                </w:rPr>
                <w:t>Приложений) добавлен новый атрибут «Инициатор_события_учета»</w:t>
              </w:r>
            </w:ins>
          </w:p>
        </w:tc>
      </w:tr>
    </w:tbl>
    <w:p w14:paraId="249A9AA8" w14:textId="35A73FAB" w:rsidR="009E5FA1" w:rsidRPr="005E762F" w:rsidRDefault="009E5FA1" w:rsidP="005E762F">
      <w:pPr>
        <w:pStyle w:val="GOSTNormal"/>
      </w:pPr>
    </w:p>
    <w:sectPr w:rsidR="009E5FA1" w:rsidRPr="005E762F" w:rsidSect="0065610E">
      <w:headerReference w:type="default" r:id="rId27"/>
      <w:pgSz w:w="11906" w:h="16838" w:code="9"/>
      <w:pgMar w:top="1134" w:right="567" w:bottom="851" w:left="1701" w:header="567" w:footer="28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7" w:author="Сказецкая Наталья Камилевна" w:date="2023-09-07T18:38:00Z" w:initials="СНК">
    <w:p w14:paraId="639E5EAC" w14:textId="1F54A7BF" w:rsidR="009450E6" w:rsidRDefault="009450E6">
      <w:pPr>
        <w:pStyle w:val="ab"/>
      </w:pPr>
      <w:r>
        <w:rPr>
          <w:rStyle w:val="afff4"/>
        </w:rPr>
        <w:annotationRef/>
      </w:r>
      <w:r>
        <w:t>Желательно удалить термины, которые не используются в текущем томе</w:t>
      </w:r>
    </w:p>
  </w:comment>
  <w:comment w:id="28" w:author="Сказецкая Наталья Камилевна" w:date="2024-01-24T16:23:00Z" w:initials="СНК">
    <w:p w14:paraId="08E06E10" w14:textId="46941662" w:rsidR="009450E6" w:rsidRDefault="009450E6">
      <w:pPr>
        <w:pStyle w:val="ab"/>
      </w:pPr>
      <w:r>
        <w:rPr>
          <w:rStyle w:val="afff4"/>
        </w:rPr>
        <w:annotationRef/>
      </w:r>
      <w:r>
        <w:t>Добавить в список терминов и сокращений в томе 1</w:t>
      </w:r>
    </w:p>
  </w:comment>
  <w:comment w:id="44" w:author="Щербань О.И." w:date="2025-05-04T14:18:00Z" w:initials="О.И.">
    <w:p w14:paraId="7ADDF374" w14:textId="7B54E214" w:rsidR="009450E6" w:rsidRPr="009E5657" w:rsidRDefault="009450E6">
      <w:pPr>
        <w:pStyle w:val="ab"/>
      </w:pPr>
      <w:r>
        <w:rPr>
          <w:rStyle w:val="afff4"/>
        </w:rPr>
        <w:annotationRef/>
      </w:r>
      <w:r>
        <w:t>В ТФО ПУД наименование одинаковое</w:t>
      </w:r>
    </w:p>
  </w:comment>
  <w:comment w:id="45" w:author="Сказецкая Наталья Камилевна" w:date="2024-01-24T16:22:00Z" w:initials="СНК">
    <w:p w14:paraId="0FB6C453" w14:textId="7E052B15" w:rsidR="009450E6" w:rsidRDefault="009450E6">
      <w:pPr>
        <w:pStyle w:val="ab"/>
      </w:pPr>
      <w:r>
        <w:rPr>
          <w:rStyle w:val="afff4"/>
        </w:rPr>
        <w:annotationRef/>
      </w:r>
      <w:r>
        <w:t>Добавить в список терминов и сокращений в томе 1</w:t>
      </w:r>
    </w:p>
  </w:comment>
  <w:comment w:id="137" w:author="Сказецкая Наталья Камилевна" w:date="2026-04-14T14:01:00Z" w:initials="СНК">
    <w:p w14:paraId="2BDA5430" w14:textId="77777777" w:rsidR="006A416B" w:rsidRPr="00B24BD9" w:rsidRDefault="006A416B">
      <w:pPr>
        <w:pStyle w:val="ab"/>
      </w:pPr>
      <w:r>
        <w:rPr>
          <w:rStyle w:val="afff4"/>
        </w:rPr>
        <w:annotationRef/>
      </w:r>
      <w:r>
        <w:rPr>
          <w:lang w:val="en-US"/>
        </w:rPr>
        <w:t>OTR</w:t>
      </w:r>
      <w:r w:rsidRPr="00B24BD9">
        <w:t>-936</w:t>
      </w:r>
    </w:p>
  </w:comment>
  <w:comment w:id="155" w:author="Сказецкая Наталья Камилевна" w:date="2026-04-14T14:02:00Z" w:initials="СНК">
    <w:p w14:paraId="7B4DD386" w14:textId="77777777" w:rsidR="006A416B" w:rsidRDefault="006A416B">
      <w:pPr>
        <w:pStyle w:val="ab"/>
      </w:pPr>
      <w:r>
        <w:rPr>
          <w:rStyle w:val="afff4"/>
        </w:rPr>
        <w:annotationRef/>
      </w:r>
      <w:r>
        <w:rPr>
          <w:lang w:val="en-US"/>
        </w:rPr>
        <w:t>OTR</w:t>
      </w:r>
      <w:r w:rsidRPr="00B24BD9">
        <w:t>-936</w:t>
      </w:r>
    </w:p>
  </w:comment>
  <w:comment w:id="172" w:author="Сатлер Марина Викторовна" w:date="2026-04-08T17:13:00Z" w:initials="С.М.В">
    <w:p w14:paraId="4E90B7B4" w14:textId="77777777" w:rsidR="006A416B" w:rsidRDefault="006A416B" w:rsidP="00CE7795">
      <w:pPr>
        <w:pStyle w:val="ab"/>
      </w:pPr>
      <w:r>
        <w:rPr>
          <w:rStyle w:val="afff4"/>
        </w:rPr>
        <w:annotationRef/>
      </w:r>
      <w:r>
        <w:t xml:space="preserve">Согласно </w:t>
      </w:r>
      <w:hyperlink r:id="rId1" w:tgtFrame="_blank" w:history="1">
        <w:r>
          <w:rPr>
            <w:rStyle w:val="ad"/>
            <w:rFonts w:ascii="-apple-system" w:hAnsi="-apple-system"/>
            <w:color w:val="0052CC"/>
            <w:sz w:val="21"/>
            <w:szCs w:val="21"/>
            <w:shd w:val="clear" w:color="auto" w:fill="FFFFFF"/>
          </w:rPr>
          <w:t>OTR-1101</w:t>
        </w:r>
      </w:hyperlink>
    </w:p>
  </w:comment>
  <w:comment w:id="181" w:author="Сатлер Марина Викторовна" w:date="2026-04-08T17:13:00Z" w:initials="С.М.В">
    <w:p w14:paraId="613EBC78" w14:textId="77777777" w:rsidR="006A416B" w:rsidRDefault="006A416B" w:rsidP="00CE7795">
      <w:pPr>
        <w:pStyle w:val="ab"/>
      </w:pPr>
      <w:r>
        <w:rPr>
          <w:rStyle w:val="afff4"/>
        </w:rPr>
        <w:annotationRef/>
      </w:r>
      <w:r>
        <w:t xml:space="preserve">Согласно </w:t>
      </w:r>
      <w:hyperlink r:id="rId2" w:tgtFrame="_blank" w:history="1">
        <w:r>
          <w:rPr>
            <w:rStyle w:val="ad"/>
            <w:rFonts w:ascii="-apple-system" w:hAnsi="-apple-system"/>
            <w:color w:val="0052CC"/>
            <w:sz w:val="21"/>
            <w:szCs w:val="21"/>
            <w:shd w:val="clear" w:color="auto" w:fill="FFFFFF"/>
          </w:rPr>
          <w:t>OTR-1101</w:t>
        </w:r>
      </w:hyperlink>
    </w:p>
  </w:comment>
  <w:comment w:id="186" w:author="Гилязова Екатерина Викторовна" w:date="2024-01-26T11:44:00Z" w:initials="ГЕВ">
    <w:p w14:paraId="039C0A86" w14:textId="77777777" w:rsidR="006A416B" w:rsidRDefault="006A416B" w:rsidP="00D2527C">
      <w:pPr>
        <w:pStyle w:val="ab"/>
      </w:pPr>
      <w:r>
        <w:rPr>
          <w:rStyle w:val="afff4"/>
        </w:rPr>
        <w:annotationRef/>
      </w:r>
      <w:r>
        <w:t>по https://jira.bpcbt.com/browse/OTR-522</w:t>
      </w:r>
    </w:p>
  </w:comment>
  <w:comment w:id="187" w:author="Гилязова Екатерина Викторовна" w:date="2024-01-26T11:59:00Z" w:initials="ГЕВ">
    <w:p w14:paraId="43C8C58B" w14:textId="77777777" w:rsidR="006A416B" w:rsidRDefault="006A416B" w:rsidP="00D4639D">
      <w:pPr>
        <w:pStyle w:val="ab"/>
      </w:pPr>
      <w:r>
        <w:rPr>
          <w:rStyle w:val="afff4"/>
        </w:rPr>
        <w:annotationRef/>
      </w:r>
      <w:r>
        <w:t>по https://jira.bpcbt.com/browse/OTR-522</w:t>
      </w:r>
    </w:p>
  </w:comment>
  <w:comment w:id="191" w:author="Сказецкая Наталья Камилевна" w:date="2026-04-14T14:06:00Z" w:initials="СНК">
    <w:p w14:paraId="36F4DF37" w14:textId="77777777" w:rsidR="006A416B" w:rsidRPr="00B24BD9" w:rsidRDefault="006A416B" w:rsidP="006A416B">
      <w:pPr>
        <w:pStyle w:val="ab"/>
      </w:pPr>
      <w:r>
        <w:rPr>
          <w:rStyle w:val="afff4"/>
        </w:rPr>
        <w:annotationRef/>
      </w:r>
      <w:r>
        <w:rPr>
          <w:lang w:val="en-US"/>
        </w:rPr>
        <w:t>OTR-936</w:t>
      </w:r>
    </w:p>
  </w:comment>
  <w:comment w:id="196" w:author="Сказецкая Наталья Камилевна" w:date="2025-11-07T15:56:00Z" w:initials="СНК">
    <w:p w14:paraId="16186E32" w14:textId="2E64575C" w:rsidR="006A416B" w:rsidRPr="00A80CCB" w:rsidRDefault="006A416B">
      <w:pPr>
        <w:pStyle w:val="ab"/>
      </w:pPr>
      <w:r>
        <w:rPr>
          <w:rStyle w:val="afff4"/>
        </w:rPr>
        <w:annotationRef/>
      </w:r>
      <w:r>
        <w:rPr>
          <w:lang w:val="en-US"/>
        </w:rPr>
        <w:t>OTR</w:t>
      </w:r>
      <w:r w:rsidRPr="00A80CCB">
        <w:t>-997</w:t>
      </w:r>
    </w:p>
  </w:comment>
  <w:comment w:id="222" w:author="Сказецкая Наталья Камилевна" w:date="2025-03-05T21:06:00Z" w:initials="СНК">
    <w:p w14:paraId="5ABC98EA" w14:textId="77777777" w:rsidR="009450E6" w:rsidRDefault="009450E6">
      <w:pPr>
        <w:pStyle w:val="ab"/>
      </w:pPr>
      <w:r>
        <w:rPr>
          <w:rStyle w:val="afff4"/>
        </w:rPr>
        <w:annotationRef/>
      </w:r>
      <w:r w:rsidRPr="00FF68AA">
        <w:rPr>
          <w:color w:val="FF0000"/>
        </w:rPr>
        <w:t>Примечание не удалять</w:t>
      </w:r>
    </w:p>
    <w:p w14:paraId="5A416080" w14:textId="6549C94E" w:rsidR="009450E6" w:rsidRDefault="009450E6">
      <w:pPr>
        <w:pStyle w:val="ab"/>
      </w:pPr>
      <w:r>
        <w:t>В перспективе номер счета 40116 будет указываться в АП Счет контрагента (са) по счетам 03215, 03225 и др. Пока не используется</w:t>
      </w:r>
    </w:p>
  </w:comment>
  <w:comment w:id="224" w:author="Сказецкая Наталья Камилевна" w:date="2025-03-05T19:12:00Z" w:initials="СНК">
    <w:p w14:paraId="61543A8C" w14:textId="0F27A8C8" w:rsidR="009450E6" w:rsidRDefault="009450E6">
      <w:pPr>
        <w:pStyle w:val="ab"/>
      </w:pPr>
      <w:r>
        <w:rPr>
          <w:rStyle w:val="afff4"/>
        </w:rPr>
        <w:annotationRef/>
      </w:r>
      <w:r>
        <w:t>Подготовить БА ТФО</w:t>
      </w:r>
    </w:p>
  </w:comment>
  <w:comment w:id="225" w:author="Сатлер Марина Викторовна" w:date="2025-07-15T16:15:00Z" w:initials="С.М.В">
    <w:p w14:paraId="706A053E" w14:textId="050FC19D" w:rsidR="009450E6" w:rsidRDefault="009450E6">
      <w:pPr>
        <w:pStyle w:val="ab"/>
      </w:pPr>
      <w:r>
        <w:rPr>
          <w:rStyle w:val="afff4"/>
        </w:rPr>
        <w:annotationRef/>
      </w:r>
      <w:r>
        <w:t>+</w:t>
      </w:r>
    </w:p>
  </w:comment>
  <w:comment w:id="316" w:author="Сказецкая Наталья Камилевна" w:date="2025-03-14T17:03:00Z" w:initials="СНК">
    <w:p w14:paraId="73ABAF2D" w14:textId="26D77D4F" w:rsidR="009450E6" w:rsidRDefault="009450E6">
      <w:pPr>
        <w:pStyle w:val="ab"/>
      </w:pPr>
      <w:r>
        <w:rPr>
          <w:rStyle w:val="afff4"/>
        </w:rPr>
        <w:annotationRef/>
      </w:r>
      <w:r>
        <w:t>Добавить в список терминов</w:t>
      </w:r>
    </w:p>
  </w:comment>
  <w:comment w:id="317" w:author="Щербань О.И." w:date="2025-03-13T09:48:00Z" w:initials="О.И.">
    <w:p w14:paraId="6EC1E7A0" w14:textId="6C2BEDAF" w:rsidR="009450E6" w:rsidRDefault="009450E6">
      <w:pPr>
        <w:pStyle w:val="ab"/>
      </w:pPr>
      <w:r>
        <w:rPr>
          <w:rStyle w:val="afff4"/>
        </w:rPr>
        <w:annotationRef/>
      </w:r>
      <w:r>
        <w:t>Корсчет 40102</w:t>
      </w:r>
    </w:p>
  </w:comment>
  <w:comment w:id="318" w:author="Сказецкая Наталья Камилевна" w:date="2025-03-14T17:03:00Z" w:initials="СНК">
    <w:p w14:paraId="2271AA10" w14:textId="5FB88EF2" w:rsidR="009450E6" w:rsidRDefault="009450E6">
      <w:pPr>
        <w:pStyle w:val="ab"/>
      </w:pPr>
      <w:r>
        <w:rPr>
          <w:rStyle w:val="afff4"/>
        </w:rPr>
        <w:annotationRef/>
      </w:r>
      <w:r>
        <w:t>Добавить в список терминов</w:t>
      </w:r>
    </w:p>
  </w:comment>
  <w:comment w:id="321" w:author="Сказецкая Наталья Камилевна" w:date="2025-03-05T19:12:00Z" w:initials="СНК">
    <w:p w14:paraId="29D7A317" w14:textId="77777777" w:rsidR="009450E6" w:rsidRDefault="009450E6" w:rsidP="00A23412">
      <w:pPr>
        <w:pStyle w:val="ab"/>
      </w:pPr>
      <w:r>
        <w:rPr>
          <w:rStyle w:val="afff4"/>
        </w:rPr>
        <w:annotationRef/>
      </w:r>
      <w:r>
        <w:t>Подготовить БА ТФО</w:t>
      </w:r>
    </w:p>
  </w:comment>
  <w:comment w:id="322" w:author="Сатлер Марина Викторовна" w:date="2025-07-15T11:03:00Z" w:initials="С.М.В">
    <w:p w14:paraId="3B226B94" w14:textId="54688B70" w:rsidR="009450E6" w:rsidRDefault="009450E6">
      <w:pPr>
        <w:pStyle w:val="ab"/>
      </w:pPr>
      <w:r>
        <w:rPr>
          <w:rStyle w:val="afff4"/>
        </w:rPr>
        <w:annotationRef/>
      </w:r>
      <w:r>
        <w:t>+</w:t>
      </w:r>
    </w:p>
  </w:comment>
  <w:comment w:id="578" w:author="Щербань О.И." w:date="2025-05-05T09:35:00Z" w:initials="О.И.">
    <w:p w14:paraId="2221217A" w14:textId="6596238A" w:rsidR="009450E6" w:rsidRDefault="009450E6">
      <w:pPr>
        <w:pStyle w:val="ab"/>
      </w:pPr>
      <w:r>
        <w:rPr>
          <w:rStyle w:val="afff4"/>
        </w:rPr>
        <w:annotationRef/>
      </w:r>
      <w:r>
        <w:t xml:space="preserve">Обнуленное значение, запоняется из ПП </w:t>
      </w:r>
      <w:r w:rsidRPr="00516DFE">
        <w:rPr>
          <w:szCs w:val="22"/>
        </w:rPr>
        <w:t>Код ТОФК ЦС плательщика</w:t>
      </w:r>
      <w:r>
        <w:rPr>
          <w:szCs w:val="22"/>
        </w:rPr>
        <w:t xml:space="preserve"> (177) – при этом для 41 оно не заполняется. Для 41 ЛС и 71 МБ/СБ применять тофк субъект учета</w:t>
      </w:r>
    </w:p>
  </w:comment>
  <w:comment w:id="579" w:author="Щербань О.И." w:date="2025-04-08T15:27:00Z" w:initials="О.И.">
    <w:p w14:paraId="360A9CA9" w14:textId="6EC079B2" w:rsidR="009450E6" w:rsidRDefault="009450E6">
      <w:pPr>
        <w:pStyle w:val="ab"/>
      </w:pPr>
      <w:r>
        <w:rPr>
          <w:rStyle w:val="afff4"/>
        </w:rPr>
        <w:annotationRef/>
      </w:r>
      <w:r>
        <w:t>Использовать для настройки правил по ДБ, в котором в укрупненном КЦ стоит константка 2002</w:t>
      </w:r>
    </w:p>
  </w:comment>
  <w:comment w:id="580" w:author="Щербань О.И. TSE-120457" w:date="2026-02-17T21:24:00Z" w:initials="О.И.">
    <w:p w14:paraId="532FB2D2" w14:textId="77777777" w:rsidR="009450E6" w:rsidRPr="00E525C6" w:rsidRDefault="009450E6">
      <w:pPr>
        <w:pStyle w:val="ab"/>
      </w:pPr>
      <w:r>
        <w:rPr>
          <w:rStyle w:val="afff4"/>
        </w:rPr>
        <w:annotationRef/>
      </w:r>
      <w:r>
        <w:rPr>
          <w:lang w:val="en-US"/>
        </w:rPr>
        <w:t>TSE</w:t>
      </w:r>
      <w:r w:rsidRPr="00322DE3">
        <w:t xml:space="preserve">-120457 </w:t>
      </w:r>
      <w:r>
        <w:t>возврат прошлых лет</w:t>
      </w:r>
    </w:p>
  </w:comment>
  <w:comment w:id="581" w:author="Щербань О.И. TSE-119629" w:date="2026-01-28T11:58:00Z" w:initials="О.И.">
    <w:p w14:paraId="44759BD4" w14:textId="77777777" w:rsidR="009450E6" w:rsidRPr="007A14D3" w:rsidRDefault="009450E6">
      <w:pPr>
        <w:pStyle w:val="ab"/>
      </w:pPr>
      <w:r>
        <w:rPr>
          <w:rStyle w:val="afff4"/>
        </w:rPr>
        <w:annotationRef/>
      </w:r>
      <w:r>
        <w:rPr>
          <w:lang w:val="en-US"/>
        </w:rPr>
        <w:t>TSE</w:t>
      </w:r>
      <w:r w:rsidRPr="00363347">
        <w:t xml:space="preserve">-119629 </w:t>
      </w:r>
      <w:r>
        <w:t>ДЗ 2002</w:t>
      </w:r>
    </w:p>
  </w:comment>
  <w:comment w:id="582" w:author="Щербань О.И. TSE-119629" w:date="2026-01-28T11:58:00Z" w:initials="О.И.">
    <w:p w14:paraId="15618978" w14:textId="77777777" w:rsidR="009450E6" w:rsidRDefault="009450E6">
      <w:pPr>
        <w:pStyle w:val="ab"/>
      </w:pPr>
      <w:r>
        <w:rPr>
          <w:rStyle w:val="afff4"/>
        </w:rPr>
        <w:annotationRef/>
      </w:r>
      <w:r>
        <w:rPr>
          <w:lang w:val="en-US"/>
        </w:rPr>
        <w:t>TSE</w:t>
      </w:r>
      <w:r w:rsidRPr="00363347">
        <w:t xml:space="preserve">-119629 </w:t>
      </w:r>
      <w:r>
        <w:t>ДЗ 2002</w:t>
      </w:r>
    </w:p>
  </w:comment>
  <w:comment w:id="654" w:author="Седых Екатерина Александровна" w:date="2026-03-16T18:59:00Z" w:initials="СЕА">
    <w:p w14:paraId="2F50E288" w14:textId="1C1698D9" w:rsidR="009450E6" w:rsidRDefault="009450E6">
      <w:pPr>
        <w:pStyle w:val="ab"/>
      </w:pPr>
      <w:r>
        <w:rPr>
          <w:rStyle w:val="afff4"/>
        </w:rPr>
        <w:annotationRef/>
      </w:r>
      <w:r>
        <w:t>Новый параметр для 41 ЛС</w:t>
      </w:r>
    </w:p>
  </w:comment>
  <w:comment w:id="682" w:author="Седых Екатерина" w:date="2025-07-23T09:51:00Z" w:initials="СЕА">
    <w:p w14:paraId="729C7173" w14:textId="1AC111C7" w:rsidR="009450E6" w:rsidRDefault="009450E6">
      <w:pPr>
        <w:pStyle w:val="ab"/>
      </w:pPr>
      <w:r>
        <w:rPr>
          <w:rStyle w:val="afff4"/>
        </w:rPr>
        <w:annotationRef/>
      </w:r>
      <w:r>
        <w:t>Новый параметр</w:t>
      </w:r>
    </w:p>
  </w:comment>
  <w:comment w:id="685" w:author="Лавыгина Анна" w:date="2025-02-20T16:56:00Z" w:initials="ЛА">
    <w:p w14:paraId="2BAEDE09" w14:textId="27D1040C" w:rsidR="009450E6" w:rsidRDefault="009450E6">
      <w:pPr>
        <w:pStyle w:val="ab"/>
      </w:pPr>
      <w:r>
        <w:rPr>
          <w:rStyle w:val="afff4"/>
        </w:rPr>
        <w:annotationRef/>
      </w:r>
      <w:r>
        <w:t xml:space="preserve">Меняется размерность, ранее было </w:t>
      </w:r>
      <w:r w:rsidRPr="00B9499D">
        <w:t>&lt;=</w:t>
      </w:r>
      <w:r>
        <w:t xml:space="preserve"> 25</w:t>
      </w:r>
    </w:p>
  </w:comment>
  <w:comment w:id="686" w:author="Лавыгина Анна" w:date="2025-02-20T16:58:00Z" w:initials="ЛА">
    <w:p w14:paraId="1287B1BB" w14:textId="5182CE8D" w:rsidR="009450E6" w:rsidRDefault="009450E6">
      <w:pPr>
        <w:pStyle w:val="ab"/>
      </w:pPr>
      <w:r>
        <w:rPr>
          <w:rStyle w:val="afff4"/>
        </w:rPr>
        <w:annotationRef/>
      </w:r>
      <w:r>
        <w:t xml:space="preserve">Меняется размерность, ранее было </w:t>
      </w:r>
      <w:r w:rsidRPr="00B9499D">
        <w:t>&lt;=</w:t>
      </w:r>
      <w:r>
        <w:t xml:space="preserve"> 25</w:t>
      </w:r>
    </w:p>
  </w:comment>
  <w:comment w:id="689" w:author="Седых Екатерина" w:date="2025-09-07T19:58:00Z" w:initials="СЕА">
    <w:p w14:paraId="365475D7" w14:textId="24378D3B" w:rsidR="009450E6" w:rsidRDefault="009450E6">
      <w:pPr>
        <w:pStyle w:val="ab"/>
      </w:pPr>
      <w:r>
        <w:rPr>
          <w:rStyle w:val="afff4"/>
        </w:rPr>
        <w:annotationRef/>
      </w:r>
      <w:r>
        <w:t>Новый параметр</w:t>
      </w:r>
    </w:p>
  </w:comment>
  <w:comment w:id="1251" w:author="Петрушкова Олеся Олеговна" w:date="2025-07-31T15:09:00Z" w:initials="ПОО">
    <w:p w14:paraId="265A4F0E" w14:textId="15507FA6" w:rsidR="009450E6" w:rsidRDefault="009450E6">
      <w:pPr>
        <w:pStyle w:val="ab"/>
      </w:pPr>
      <w:r>
        <w:rPr>
          <w:rStyle w:val="afff4"/>
        </w:rPr>
        <w:annotationRef/>
      </w:r>
      <w:r>
        <w:t>14 сегмент ФБ</w:t>
      </w:r>
    </w:p>
  </w:comment>
  <w:comment w:id="1252" w:author="Петрушкова Олеся Олеговна" w:date="2025-10-10T15:13:00Z" w:initials="ПОО">
    <w:p w14:paraId="4FD9388F" w14:textId="114CF97E" w:rsidR="009450E6" w:rsidRDefault="009450E6">
      <w:pPr>
        <w:pStyle w:val="ab"/>
      </w:pPr>
      <w:r>
        <w:rPr>
          <w:rStyle w:val="afff4"/>
        </w:rPr>
        <w:annotationRef/>
      </w:r>
      <w:r>
        <w:t>Новый реквизит. ТХ внести системное наименование после внесения в реализацию</w:t>
      </w:r>
    </w:p>
  </w:comment>
  <w:comment w:id="1253" w:author="Петрушкова Олеся Олеговна" w:date="2025-11-25T10:15:00Z" w:initials="ПОО">
    <w:p w14:paraId="64A8D18F" w14:textId="539A471A" w:rsidR="009450E6" w:rsidRDefault="009450E6">
      <w:pPr>
        <w:pStyle w:val="ab"/>
      </w:pPr>
      <w:r>
        <w:rPr>
          <w:rStyle w:val="afff4"/>
        </w:rPr>
        <w:annotationRef/>
      </w:r>
      <w:r>
        <w:t>ТХ проверить, системное наименование</w:t>
      </w:r>
    </w:p>
  </w:comment>
  <w:comment w:id="1254" w:author="Петрушкова Олеся Олеговна [2]" w:date="2026-01-23T11:03:00Z" w:initials="ПОО">
    <w:p w14:paraId="510D0F1F" w14:textId="77777777" w:rsidR="009450E6" w:rsidRDefault="009450E6" w:rsidP="00F35F7E">
      <w:pPr>
        <w:pStyle w:val="ab"/>
      </w:pPr>
      <w:r>
        <w:rPr>
          <w:rStyle w:val="afff4"/>
        </w:rPr>
        <w:annotationRef/>
      </w:r>
      <w:r w:rsidRPr="00141F86">
        <w:t>TSE-119456 – ПЦ как ЦС по ЛС</w:t>
      </w:r>
    </w:p>
  </w:comment>
  <w:comment w:id="1255" w:author="Петрушкова Олеся Олеговна" w:date="2025-10-10T15:20:00Z" w:initials="ПОО">
    <w:p w14:paraId="2B2D41A4" w14:textId="67C0903A" w:rsidR="009450E6" w:rsidRDefault="009450E6">
      <w:pPr>
        <w:pStyle w:val="ab"/>
      </w:pPr>
      <w:r>
        <w:rPr>
          <w:rStyle w:val="afff4"/>
        </w:rPr>
        <w:annotationRef/>
      </w:r>
      <w:r>
        <w:t>Новая таблица в документе. ТХ внести соответствующие системные наименоания самой таблицы и всех ее реквизитов после добавления в реализацию</w:t>
      </w:r>
    </w:p>
  </w:comment>
  <w:comment w:id="1256" w:author="Петрушкова Олеся Олеговна" w:date="2025-11-08T19:57:00Z" w:initials="ПОО">
    <w:p w14:paraId="41B85793" w14:textId="06A87086" w:rsidR="009450E6" w:rsidRDefault="009450E6">
      <w:pPr>
        <w:pStyle w:val="ab"/>
      </w:pPr>
      <w:r>
        <w:rPr>
          <w:rStyle w:val="afff4"/>
        </w:rPr>
        <w:annotationRef/>
      </w:r>
      <w:r>
        <w:t>Новая таблица в документе. ТХ внести соответствующие системные наименоания самой таблицы и всех ее реквизитов после добавления в реализацию</w:t>
      </w:r>
    </w:p>
  </w:comment>
  <w:comment w:id="1263" w:author="Щербань О.И." w:date="2025-03-21T14:05:00Z" w:initials="О.И.">
    <w:p w14:paraId="213E5936" w14:textId="6C745256" w:rsidR="009450E6" w:rsidRPr="00C728F5" w:rsidRDefault="009450E6">
      <w:pPr>
        <w:pStyle w:val="ab"/>
      </w:pPr>
      <w:r>
        <w:rPr>
          <w:rStyle w:val="afff4"/>
        </w:rPr>
        <w:annotationRef/>
      </w:r>
      <w:r>
        <w:t>Исходим из того, что по расчетам между клиентами ПУР КС ЗУ по получателю формируются на ППСИ, в т.ч и контрольные. Соот-но реквизиты получателя не нужны</w:t>
      </w:r>
    </w:p>
  </w:comment>
  <w:comment w:id="1266" w:author="Сказецкая Наталья Камилевна" w:date="2025-11-07T17:28:00Z" w:initials="СНК">
    <w:p w14:paraId="35E1021B" w14:textId="1ADF6500" w:rsidR="009450E6" w:rsidRDefault="009450E6">
      <w:pPr>
        <w:pStyle w:val="ab"/>
      </w:pPr>
      <w:r>
        <w:rPr>
          <w:rStyle w:val="afff4"/>
        </w:rPr>
        <w:annotationRef/>
      </w:r>
      <w:r>
        <w:t>Почему обязательность Нет? В каких случаях не заполняется?</w:t>
      </w:r>
    </w:p>
  </w:comment>
  <w:comment w:id="1267" w:author="Щербань О.И. TSE-120454" w:date="2026-02-17T19:49:00Z" w:initials="О.И.">
    <w:p w14:paraId="39CF7158" w14:textId="77777777" w:rsidR="009450E6" w:rsidRDefault="009450E6">
      <w:pPr>
        <w:pStyle w:val="ab"/>
      </w:pPr>
      <w:r>
        <w:rPr>
          <w:rStyle w:val="afff4"/>
        </w:rPr>
        <w:annotationRef/>
      </w:r>
      <w:r>
        <w:rPr>
          <w:lang w:val="en-US"/>
        </w:rPr>
        <w:t>TSE</w:t>
      </w:r>
      <w:r w:rsidRPr="00322DE3">
        <w:t xml:space="preserve">-120454 </w:t>
      </w:r>
      <w:r>
        <w:t>возврат прошлых лет</w:t>
      </w:r>
    </w:p>
  </w:comment>
  <w:comment w:id="1268" w:author="Щербань О.И. TSE-120870" w:date="2026-03-03T14:39:00Z" w:initials="О.И.">
    <w:p w14:paraId="5F15A922" w14:textId="77777777" w:rsidR="009450E6" w:rsidRPr="00E86B74" w:rsidRDefault="009450E6" w:rsidP="006461A0">
      <w:pPr>
        <w:pStyle w:val="ab"/>
      </w:pPr>
      <w:r>
        <w:rPr>
          <w:rStyle w:val="afff4"/>
        </w:rPr>
        <w:annotationRef/>
      </w:r>
      <w:r>
        <w:t>Приведеие к реальной реализации</w:t>
      </w:r>
    </w:p>
  </w:comment>
  <w:comment w:id="1272" w:author="Щербань О.И." w:date="2025-03-20T11:40:00Z" w:initials="О.И.">
    <w:p w14:paraId="5BC34B23" w14:textId="77777777" w:rsidR="009450E6" w:rsidRDefault="009450E6" w:rsidP="00746C45">
      <w:pPr>
        <w:pStyle w:val="ab"/>
      </w:pPr>
      <w:r>
        <w:rPr>
          <w:rStyle w:val="afff4"/>
        </w:rPr>
        <w:annotationRef/>
      </w:r>
      <w:r>
        <w:t>40102</w:t>
      </w:r>
    </w:p>
  </w:comment>
  <w:comment w:id="1273" w:author="Щербань О.И." w:date="2025-04-09T08:13:00Z" w:initials="О.И.">
    <w:p w14:paraId="50C9AEAC" w14:textId="082E469B" w:rsidR="009450E6" w:rsidRDefault="009450E6">
      <w:pPr>
        <w:pStyle w:val="ab"/>
      </w:pPr>
      <w:r>
        <w:rPr>
          <w:rStyle w:val="afff4"/>
        </w:rPr>
        <w:annotationRef/>
      </w:r>
      <w:r>
        <w:t>Согласовано с Витой С и считаем, что это более корректное и понятное описание параметра</w:t>
      </w:r>
    </w:p>
  </w:comment>
  <w:comment w:id="1274" w:author="Щербань О.И." w:date="2025-04-08T15:27:00Z" w:initials="О.И.">
    <w:p w14:paraId="433DFFC9" w14:textId="7D955121" w:rsidR="009450E6" w:rsidRDefault="009450E6">
      <w:pPr>
        <w:pStyle w:val="ab"/>
      </w:pPr>
      <w:r>
        <w:rPr>
          <w:rStyle w:val="afff4"/>
        </w:rPr>
        <w:annotationRef/>
      </w:r>
      <w:r>
        <w:t>Использовать для настройки правил по ДБ, в котором в укрупненном КЦ стоит константка 2002</w:t>
      </w:r>
    </w:p>
  </w:comment>
  <w:comment w:id="1275" w:author="Щербань О.И." w:date="2025-03-20T15:42:00Z" w:initials="О.И.">
    <w:p w14:paraId="400A1663" w14:textId="77777777" w:rsidR="009450E6" w:rsidRDefault="009450E6" w:rsidP="00746C45">
      <w:pPr>
        <w:pStyle w:val="ab"/>
      </w:pPr>
      <w:r>
        <w:rPr>
          <w:rStyle w:val="afff4"/>
        </w:rPr>
        <w:annotationRef/>
      </w:r>
      <w:r>
        <w:t xml:space="preserve">Или </w:t>
      </w:r>
      <w:r>
        <w:rPr>
          <w:rFonts w:ascii="Courier New" w:hAnsi="Courier New" w:cs="Courier New"/>
          <w:color w:val="1A1AA6"/>
        </w:rPr>
        <w:t>KBK_ACC_Payer?</w:t>
      </w:r>
    </w:p>
  </w:comment>
  <w:comment w:id="1279" w:author="Сказецкая Наталья Камилевна" w:date="2025-03-05T19:12:00Z" w:initials="СНК">
    <w:p w14:paraId="51D0834E" w14:textId="77777777" w:rsidR="009450E6" w:rsidRDefault="009450E6" w:rsidP="004D59AC">
      <w:pPr>
        <w:pStyle w:val="ab"/>
      </w:pPr>
      <w:r>
        <w:rPr>
          <w:rStyle w:val="afff4"/>
        </w:rPr>
        <w:annotationRef/>
      </w:r>
      <w:r>
        <w:t>Подготовить БА ТФО</w:t>
      </w:r>
    </w:p>
  </w:comment>
  <w:comment w:id="1280" w:author="Сатлер Марина Викторовна" w:date="2025-07-15T10:00:00Z" w:initials="С.М.В">
    <w:p w14:paraId="4479646D" w14:textId="44ECB2DB" w:rsidR="009450E6" w:rsidRDefault="009450E6">
      <w:pPr>
        <w:pStyle w:val="ab"/>
      </w:pPr>
      <w:r>
        <w:rPr>
          <w:rStyle w:val="afff4"/>
        </w:rPr>
        <w:annotationRef/>
      </w:r>
      <w:r>
        <w:t>+</w:t>
      </w:r>
    </w:p>
  </w:comment>
  <w:comment w:id="1390" w:author="Петрушкова Олеся Олеговна" w:date="2025-07-14T18:08:00Z" w:initials="ПОО">
    <w:p w14:paraId="23CB717E" w14:textId="6CB759C6" w:rsidR="009450E6" w:rsidRDefault="009450E6">
      <w:pPr>
        <w:pStyle w:val="ab"/>
      </w:pPr>
      <w:r>
        <w:rPr>
          <w:rStyle w:val="afff4"/>
        </w:rPr>
        <w:annotationRef/>
      </w:r>
      <w:r>
        <w:t>Желтым выделены реквизите, отсутствующие на текущий момент в ПЗ, будут добавлены при проектировании</w:t>
      </w:r>
    </w:p>
  </w:comment>
  <w:comment w:id="1391" w:author="Петрушкова Олеся Олеговна" w:date="2025-07-14T12:21:00Z" w:initials="ПОО">
    <w:p w14:paraId="72342385" w14:textId="1F876EEC" w:rsidR="009450E6" w:rsidRDefault="009450E6">
      <w:pPr>
        <w:pStyle w:val="ab"/>
      </w:pPr>
      <w:r>
        <w:rPr>
          <w:rStyle w:val="afff4"/>
        </w:rPr>
        <w:annotationRef/>
      </w:r>
      <w:r>
        <w:t>Реквизит новый, будет добавлен в ПЗ, ТХ обратить внимание на системное наименование</w:t>
      </w:r>
    </w:p>
  </w:comment>
  <w:comment w:id="1392" w:author="Петрушкова Олеся Олеговна" w:date="2025-07-16T10:16:00Z" w:initials="ПОО">
    <w:p w14:paraId="6F92D9A7" w14:textId="1C08DDDC" w:rsidR="009450E6" w:rsidRDefault="009450E6" w:rsidP="007E31C2">
      <w:pPr>
        <w:pStyle w:val="ab"/>
      </w:pPr>
      <w:r>
        <w:rPr>
          <w:rStyle w:val="afff4"/>
        </w:rPr>
        <w:annotationRef/>
      </w:r>
      <w:r>
        <w:rPr>
          <w:rStyle w:val="afff4"/>
        </w:rPr>
        <w:annotationRef/>
      </w:r>
      <w:r>
        <w:t>Реквизит новый, ТХ прописать системное наименование, которое будет в реализации</w:t>
      </w:r>
    </w:p>
  </w:comment>
  <w:comment w:id="1393" w:author="Петрушкова Олеся Олеговна" w:date="2025-07-18T15:54:00Z" w:initials="ПОО">
    <w:p w14:paraId="40EE0E36" w14:textId="382312F2" w:rsidR="009450E6" w:rsidRDefault="009450E6" w:rsidP="000E5BEB">
      <w:pPr>
        <w:pStyle w:val="ab"/>
      </w:pPr>
      <w:r>
        <w:rPr>
          <w:rStyle w:val="afff4"/>
        </w:rPr>
        <w:annotationRef/>
      </w:r>
      <w:r>
        <w:rPr>
          <w:rStyle w:val="afff4"/>
        </w:rPr>
        <w:annotationRef/>
      </w:r>
      <w:r>
        <w:rPr>
          <w:rStyle w:val="afff4"/>
        </w:rPr>
        <w:annotationRef/>
      </w:r>
      <w:r>
        <w:t>Реквизит новый, ТХ прописать системное наименование, которое будет в реализации</w:t>
      </w:r>
    </w:p>
  </w:comment>
  <w:comment w:id="1394" w:author="Сатлер Марина Викторовна" w:date="2025-09-03T15:31:00Z" w:initials="С.М.В">
    <w:p w14:paraId="0A89C665" w14:textId="3C5299BD" w:rsidR="009450E6" w:rsidRDefault="009450E6">
      <w:pPr>
        <w:pStyle w:val="ab"/>
      </w:pPr>
      <w:r>
        <w:rPr>
          <w:rStyle w:val="afff4"/>
        </w:rPr>
        <w:annotationRef/>
      </w:r>
      <w:r>
        <w:t>Реквизит указан как Обязательный!</w:t>
      </w:r>
    </w:p>
  </w:comment>
  <w:comment w:id="1395" w:author="Петрушкова Олеся Олеговна" w:date="2025-09-03T16:06:00Z" w:initials="ПОО">
    <w:p w14:paraId="3BF292D7" w14:textId="0B0FC9E8" w:rsidR="009450E6" w:rsidRDefault="009450E6">
      <w:pPr>
        <w:pStyle w:val="ab"/>
      </w:pPr>
      <w:r>
        <w:rPr>
          <w:rStyle w:val="afff4"/>
        </w:rPr>
        <w:annotationRef/>
      </w:r>
      <w:r>
        <w:t>Исправила обязательность на «Нет»</w:t>
      </w:r>
    </w:p>
  </w:comment>
  <w:comment w:id="1396" w:author="Петрушкова Олеся Олеговна" w:date="2025-03-27T17:45:00Z" w:initials="ПОО">
    <w:p w14:paraId="694816F2" w14:textId="291B1932" w:rsidR="009450E6" w:rsidRDefault="009450E6">
      <w:pPr>
        <w:pStyle w:val="ab"/>
      </w:pPr>
      <w:r>
        <w:rPr>
          <w:rStyle w:val="afff4"/>
        </w:rPr>
        <w:annotationRef/>
      </w:r>
      <w:r>
        <w:t>40102</w:t>
      </w:r>
    </w:p>
  </w:comment>
  <w:comment w:id="1397" w:author="Петрушкова Олеся Олеговна" w:date="2025-03-27T18:21:00Z" w:initials="ПОО">
    <w:p w14:paraId="24B781C5" w14:textId="2BFC6567" w:rsidR="009450E6" w:rsidRDefault="009450E6">
      <w:pPr>
        <w:pStyle w:val="ab"/>
      </w:pPr>
      <w:r>
        <w:rPr>
          <w:rStyle w:val="afff4"/>
        </w:rPr>
        <w:annotationRef/>
      </w:r>
      <w:r>
        <w:t>Нет в ПЗ, взято из дескриптора</w:t>
      </w:r>
    </w:p>
  </w:comment>
  <w:comment w:id="1398" w:author="Петрушкова Олеся Олеговна" w:date="2025-03-27T18:21:00Z" w:initials="ПОО">
    <w:p w14:paraId="39413848" w14:textId="1EA3EC53" w:rsidR="009450E6" w:rsidRDefault="009450E6">
      <w:pPr>
        <w:pStyle w:val="ab"/>
      </w:pPr>
      <w:r>
        <w:rPr>
          <w:rStyle w:val="afff4"/>
        </w:rPr>
        <w:annotationRef/>
      </w:r>
      <w:r>
        <w:t>Отсутствует в реализации, будет перенесен из ФВП</w:t>
      </w:r>
    </w:p>
  </w:comment>
  <w:comment w:id="1399" w:author="Петрушкова Олеся Олеговна" w:date="2025-07-14T18:07:00Z" w:initials="ПОО">
    <w:p w14:paraId="06E6FE34" w14:textId="5512A87D" w:rsidR="009450E6" w:rsidRDefault="009450E6" w:rsidP="00E73E20">
      <w:pPr>
        <w:pStyle w:val="ab"/>
      </w:pPr>
      <w:r>
        <w:rPr>
          <w:rStyle w:val="afff4"/>
        </w:rPr>
        <w:annotationRef/>
      </w:r>
      <w:r>
        <w:rPr>
          <w:rStyle w:val="afff4"/>
        </w:rPr>
        <w:annotationRef/>
      </w:r>
      <w:r w:rsidRPr="00007316">
        <w:t>Код ТОФК-ЦС по лс</w:t>
      </w:r>
      <w:r>
        <w:t xml:space="preserve"> при ФБ– 14 сегмент и МУ</w:t>
      </w:r>
    </w:p>
  </w:comment>
  <w:comment w:id="1400" w:author="Петрушкова Олеся Олеговна" w:date="2025-07-14T17:02:00Z" w:initials="ПОО">
    <w:p w14:paraId="5818D7E3" w14:textId="1350CAD3" w:rsidR="009450E6" w:rsidRDefault="009450E6">
      <w:pPr>
        <w:pStyle w:val="ab"/>
      </w:pPr>
      <w:r>
        <w:rPr>
          <w:rStyle w:val="afff4"/>
        </w:rPr>
        <w:annotationRef/>
      </w:r>
      <w:r>
        <w:t>Отсутствует в в ПЗ, присутствует в рализации, добавить в ПЗ</w:t>
      </w:r>
    </w:p>
  </w:comment>
  <w:comment w:id="1403" w:author="Петрушкова Олеся Олеговна" w:date="2025-07-16T10:12:00Z" w:initials="ПОО">
    <w:p w14:paraId="0DC4A631" w14:textId="142D376C" w:rsidR="009450E6" w:rsidRDefault="009450E6">
      <w:pPr>
        <w:pStyle w:val="ab"/>
      </w:pPr>
      <w:r>
        <w:rPr>
          <w:rStyle w:val="afff4"/>
        </w:rPr>
        <w:annotationRef/>
      </w:r>
      <w:r>
        <w:t>Отсутствует в реализации, ТХ добавить наименования тега после добавления в реализацию</w:t>
      </w:r>
    </w:p>
  </w:comment>
  <w:comment w:id="1404" w:author="Петрушкова Олеся Олеговна" w:date="2025-03-27T18:22:00Z" w:initials="ПОО">
    <w:p w14:paraId="1751B915" w14:textId="4D4F6224" w:rsidR="009450E6" w:rsidRDefault="009450E6">
      <w:pPr>
        <w:pStyle w:val="ab"/>
      </w:pPr>
      <w:r>
        <w:rPr>
          <w:rStyle w:val="afff4"/>
        </w:rPr>
        <w:annotationRef/>
      </w:r>
      <w:r>
        <w:t>Присутствует в реализации, отсутсвует в ПЗ, добавить</w:t>
      </w:r>
    </w:p>
  </w:comment>
  <w:comment w:id="1405" w:author="Петрушкова Олеся Олеговна" w:date="2025-03-27T18:23:00Z" w:initials="ПОО">
    <w:p w14:paraId="2A43924C" w14:textId="18396F96" w:rsidR="009450E6" w:rsidRDefault="009450E6" w:rsidP="007D19C9">
      <w:pPr>
        <w:pStyle w:val="ab"/>
      </w:pPr>
      <w:r>
        <w:rPr>
          <w:rStyle w:val="afff4"/>
        </w:rPr>
        <w:annotationRef/>
      </w:r>
      <w:r>
        <w:rPr>
          <w:rStyle w:val="afff4"/>
        </w:rPr>
        <w:annotationRef/>
      </w:r>
      <w:r>
        <w:t>Присутствует в реализации, отсутсвует в ПЗ, добавить</w:t>
      </w:r>
    </w:p>
  </w:comment>
  <w:comment w:id="1406" w:author="Петрушкова Олеся Олеговна" w:date="2025-03-27T18:17:00Z" w:initials="ПОО">
    <w:p w14:paraId="50238E5A" w14:textId="30039F9E" w:rsidR="009450E6" w:rsidRDefault="009450E6" w:rsidP="007D19C9">
      <w:pPr>
        <w:pStyle w:val="ab"/>
      </w:pPr>
      <w:r>
        <w:rPr>
          <w:rStyle w:val="afff4"/>
        </w:rPr>
        <w:annotationRef/>
      </w:r>
      <w:r>
        <w:rPr>
          <w:rStyle w:val="afff4"/>
        </w:rPr>
        <w:annotationRef/>
      </w:r>
      <w:r>
        <w:t>По ПЗ «Нет», но данный реквизит является условием для формирования проводок, возможно все таки «Да»?</w:t>
      </w:r>
    </w:p>
  </w:comment>
  <w:comment w:id="1407" w:author="Петрушкова Олеся Олеговна" w:date="2025-07-16T10:18:00Z" w:initials="ПОО">
    <w:p w14:paraId="3B2A834E" w14:textId="29213CF3" w:rsidR="009450E6" w:rsidRDefault="009450E6" w:rsidP="007D19C9">
      <w:pPr>
        <w:pStyle w:val="ab"/>
      </w:pPr>
      <w:r>
        <w:rPr>
          <w:rStyle w:val="afff4"/>
        </w:rPr>
        <w:annotationRef/>
      </w:r>
      <w:r>
        <w:rPr>
          <w:rStyle w:val="afff4"/>
        </w:rPr>
        <w:annotationRef/>
      </w:r>
      <w:r>
        <w:t>Надо в ПЗ прописать что  обязательно значение должно передается в СВАП, т.к по ПЗ он может быть пустым</w:t>
      </w:r>
    </w:p>
  </w:comment>
  <w:comment w:id="1408" w:author="Петрушкова Олеся Олеговна" w:date="2025-03-27T18:21:00Z" w:initials="ПОО">
    <w:p w14:paraId="6CEF91F8" w14:textId="7ABF7213" w:rsidR="009450E6" w:rsidRDefault="009450E6" w:rsidP="00504D1C">
      <w:pPr>
        <w:pStyle w:val="ab"/>
      </w:pPr>
      <w:r>
        <w:rPr>
          <w:rStyle w:val="afff4"/>
        </w:rPr>
        <w:annotationRef/>
      </w:r>
      <w:r>
        <w:rPr>
          <w:rStyle w:val="afff4"/>
        </w:rPr>
        <w:annotationRef/>
      </w:r>
      <w:r>
        <w:t>Отсутствует в реализации, будет перенесен из ФВП.</w:t>
      </w:r>
      <w:r w:rsidRPr="00504D1C">
        <w:t xml:space="preserve"> </w:t>
      </w:r>
      <w:r>
        <w:t>ТХ проверить сис. наименование</w:t>
      </w:r>
    </w:p>
  </w:comment>
  <w:comment w:id="1409" w:author="Петрушкова Олеся Олеговна" w:date="2025-03-27T18:22:00Z" w:initials="ПОО">
    <w:p w14:paraId="00EEAEE5" w14:textId="01D9E7B1" w:rsidR="009450E6" w:rsidRDefault="009450E6" w:rsidP="00E85286">
      <w:pPr>
        <w:pStyle w:val="ab"/>
      </w:pPr>
      <w:r>
        <w:rPr>
          <w:rStyle w:val="afff4"/>
        </w:rPr>
        <w:annotationRef/>
      </w:r>
      <w:r>
        <w:rPr>
          <w:rStyle w:val="afff4"/>
        </w:rPr>
        <w:annotationRef/>
      </w:r>
      <w:r>
        <w:t>Отсутствует в реализации, будет перенесен из ФВП. ТХ проверить сис. наименование</w:t>
      </w:r>
    </w:p>
  </w:comment>
  <w:comment w:id="1622" w:author="Щербань О.И. TSE-105677" w:date="2025-09-08T09:15:00Z" w:initials="О.И.">
    <w:p w14:paraId="3621FAF3" w14:textId="7A4D2618" w:rsidR="009450E6" w:rsidRDefault="009450E6">
      <w:pPr>
        <w:pStyle w:val="ab"/>
      </w:pPr>
      <w:r>
        <w:rPr>
          <w:rStyle w:val="afff4"/>
        </w:rPr>
        <w:annotationRef/>
      </w:r>
      <w:r>
        <w:t>ТХ уточнить название</w:t>
      </w:r>
    </w:p>
  </w:comment>
  <w:comment w:id="1623" w:author="Щербань О.И. TSE-105677" w:date="2025-09-08T09:15:00Z" w:initials="О.И.">
    <w:p w14:paraId="01BE196A" w14:textId="6A3417DA" w:rsidR="009450E6" w:rsidRDefault="009450E6">
      <w:pPr>
        <w:pStyle w:val="ab"/>
      </w:pPr>
      <w:r>
        <w:rPr>
          <w:rStyle w:val="afff4"/>
        </w:rPr>
        <w:annotationRef/>
      </w:r>
      <w:r>
        <w:t>ТХ уточнить название</w:t>
      </w:r>
    </w:p>
  </w:comment>
  <w:comment w:id="1624" w:author="Щербань О.И. TSE-105677" w:date="2025-09-08T09:16:00Z" w:initials="О.И.">
    <w:p w14:paraId="12246509" w14:textId="5B63623F" w:rsidR="009450E6" w:rsidRDefault="009450E6">
      <w:pPr>
        <w:pStyle w:val="ab"/>
      </w:pPr>
      <w:r>
        <w:rPr>
          <w:rStyle w:val="afff4"/>
        </w:rPr>
        <w:annotationRef/>
      </w:r>
      <w:r>
        <w:t>ТХ уточнить название</w:t>
      </w:r>
    </w:p>
  </w:comment>
  <w:comment w:id="1629" w:author="Сказецкая Наталья Камилевна" w:date="2025-03-05T19:12:00Z" w:initials="СНК">
    <w:p w14:paraId="4E43E890" w14:textId="77777777" w:rsidR="009450E6" w:rsidRDefault="009450E6" w:rsidP="004D59AC">
      <w:pPr>
        <w:pStyle w:val="ab"/>
      </w:pPr>
      <w:r>
        <w:rPr>
          <w:rStyle w:val="afff4"/>
        </w:rPr>
        <w:annotationRef/>
      </w:r>
      <w:r>
        <w:t>Подготовить БА ТФО</w:t>
      </w:r>
    </w:p>
  </w:comment>
  <w:comment w:id="1630" w:author="Сатлер Марина Викторовна" w:date="2025-09-11T13:01:00Z" w:initials="С.М.В">
    <w:p w14:paraId="3D210090" w14:textId="7010B17B" w:rsidR="009450E6" w:rsidRDefault="009450E6">
      <w:pPr>
        <w:pStyle w:val="ab"/>
      </w:pPr>
      <w:r>
        <w:rPr>
          <w:rStyle w:val="afff4"/>
        </w:rPr>
        <w:annotationRef/>
      </w:r>
      <w:r>
        <w:t>+</w:t>
      </w:r>
    </w:p>
  </w:comment>
  <w:comment w:id="1639" w:author="Щербань О.И." w:date="2025-05-13T10:42:00Z" w:initials="О.И.">
    <w:p w14:paraId="4BE36C15" w14:textId="35010877" w:rsidR="009450E6" w:rsidRPr="004818C8" w:rsidRDefault="009450E6">
      <w:pPr>
        <w:pStyle w:val="ab"/>
      </w:pPr>
      <w:r>
        <w:rPr>
          <w:rStyle w:val="afff4"/>
        </w:rPr>
        <w:annotationRef/>
      </w:r>
      <w:r>
        <w:t>В ПЗ учесть, что на момент перехода на СВАП могту быть действуюзие КОО, по которым нужно будет проставить признак СВАП</w:t>
      </w:r>
    </w:p>
  </w:comment>
  <w:comment w:id="1644" w:author="Щербань О.И. TSE-100378" w:date="2025-09-15T20:29:00Z" w:initials="О.И.">
    <w:p w14:paraId="01F8EB69" w14:textId="77777777" w:rsidR="009450E6" w:rsidRDefault="009450E6">
      <w:pPr>
        <w:pStyle w:val="ab"/>
      </w:pPr>
      <w:r>
        <w:rPr>
          <w:rStyle w:val="afff4"/>
        </w:rPr>
        <w:annotationRef/>
      </w:r>
      <w:r>
        <w:t xml:space="preserve">Для ТХ: Это гуид </w:t>
      </w:r>
      <w:r w:rsidRPr="00E92C4D">
        <w:t>SI</w:t>
      </w:r>
      <w:r w:rsidRPr="00C93115">
        <w:t>_</w:t>
      </w:r>
      <w:r w:rsidRPr="00E92C4D">
        <w:t>HeadDocNum</w:t>
      </w:r>
      <w:r>
        <w:t>?</w:t>
      </w:r>
    </w:p>
  </w:comment>
  <w:comment w:id="1657" w:author="Опаева Лидия Арашаевна" w:date="2025-06-06T15:03:00Z" w:initials="О.Л.А.">
    <w:p w14:paraId="641F7FE5" w14:textId="41B65BA4" w:rsidR="009450E6" w:rsidRDefault="009450E6">
      <w:pPr>
        <w:pStyle w:val="ab"/>
      </w:pPr>
      <w:r>
        <w:rPr>
          <w:rStyle w:val="afff4"/>
        </w:rPr>
        <w:annotationRef/>
      </w:r>
      <w:r>
        <w:t xml:space="preserve">Фактически системное имя формуляра </w:t>
      </w:r>
      <w:r w:rsidRPr="00397DBC">
        <w:t>ARP_NPS_0504833</w:t>
      </w:r>
      <w:r>
        <w:t xml:space="preserve">. В процессах подменяется на </w:t>
      </w:r>
      <w:r w:rsidRPr="00397DBC">
        <w:t>ARP_NPS_0504833_TSE</w:t>
      </w:r>
      <w:r>
        <w:rPr>
          <w:rStyle w:val="afff4"/>
          <w:b/>
          <w:bCs/>
        </w:rPr>
        <w:annotationRef/>
      </w:r>
      <w:r>
        <w:t xml:space="preserve">. Со слов Дмитрия Иванова </w:t>
      </w:r>
      <w:r w:rsidRPr="00131313">
        <w:t>для одинаковых доков для разных свапов системное</w:t>
      </w:r>
      <w:r w:rsidRPr="001C2C8D">
        <w:t xml:space="preserve"> </w:t>
      </w:r>
      <w:r>
        <w:t>имя</w:t>
      </w:r>
      <w:r w:rsidRPr="00131313">
        <w:t xml:space="preserve"> должно отличаться</w:t>
      </w:r>
    </w:p>
  </w:comment>
  <w:comment w:id="2133" w:author="Опаева Лидия Арашаевна [2]" w:date="2026-03-05T15:07:00Z" w:initials="ОЛА">
    <w:p w14:paraId="753051CF" w14:textId="23C3280F" w:rsidR="009450E6" w:rsidRDefault="009450E6">
      <w:pPr>
        <w:pStyle w:val="ab"/>
      </w:pPr>
      <w:r>
        <w:rPr>
          <w:rStyle w:val="afff4"/>
        </w:rPr>
        <w:annotationRef/>
      </w:r>
      <w:r>
        <w:t>Новый реквизит</w:t>
      </w:r>
    </w:p>
  </w:comment>
  <w:comment w:id="2573" w:author="Опаева Лидия Арашаевна [2]" w:date="2026-03-05T15:07:00Z" w:initials="ОЛА">
    <w:p w14:paraId="10E4918E" w14:textId="69003DFE" w:rsidR="009450E6" w:rsidRDefault="009450E6">
      <w:pPr>
        <w:pStyle w:val="ab"/>
      </w:pPr>
      <w:r>
        <w:rPr>
          <w:rStyle w:val="afff4"/>
        </w:rPr>
        <w:annotationRef/>
      </w:r>
      <w:r>
        <w:t>Новый реквизит</w:t>
      </w:r>
    </w:p>
  </w:comment>
  <w:comment w:id="5593" w:author="Сказецкая Наталья Камилевна" w:date="2025-11-10T21:05:00Z" w:initials="СНК">
    <w:p w14:paraId="485B53C3" w14:textId="12CDD1E0" w:rsidR="009450E6" w:rsidRDefault="009450E6">
      <w:pPr>
        <w:pStyle w:val="ab"/>
      </w:pPr>
      <w:r>
        <w:rPr>
          <w:rStyle w:val="afff4"/>
        </w:rPr>
        <w:annotationRef/>
      </w:r>
      <w:r>
        <w:t xml:space="preserve">БА ТФО Добавить в табл 2 том 1 </w:t>
      </w:r>
    </w:p>
  </w:comment>
  <w:comment w:id="5594" w:author="Сатлер Марина Викторовна" w:date="2025-11-11T16:15:00Z" w:initials="С.М.В">
    <w:p w14:paraId="6262E1A5" w14:textId="2CB5DF8F" w:rsidR="009450E6" w:rsidRDefault="009450E6">
      <w:pPr>
        <w:pStyle w:val="ab"/>
      </w:pPr>
      <w:r>
        <w:rPr>
          <w:rStyle w:val="afff4"/>
        </w:rPr>
        <w:annotationRef/>
      </w:r>
      <w:r>
        <w:t>+</w:t>
      </w:r>
    </w:p>
  </w:comment>
  <w:comment w:id="5602" w:author="Сказецкая Наталья Камилевна" w:date="2026-03-31T18:43:00Z" w:initials="СНК">
    <w:p w14:paraId="7012B2AE" w14:textId="6667BE7E" w:rsidR="009450E6" w:rsidRDefault="009450E6">
      <w:pPr>
        <w:pStyle w:val="ab"/>
      </w:pPr>
      <w:r>
        <w:rPr>
          <w:rStyle w:val="afff4"/>
        </w:rPr>
        <w:annotationRef/>
      </w:r>
      <w:r w:rsidRPr="00437FD3">
        <w:t>SUP-1842780</w:t>
      </w:r>
    </w:p>
  </w:comment>
  <w:comment w:id="5651" w:author="Сказецкая Наталья Камилевна" w:date="2026-03-31T15:28:00Z" w:initials="СНК">
    <w:p w14:paraId="2A8BFF1C" w14:textId="0BDD3F3C" w:rsidR="009450E6" w:rsidRDefault="009450E6">
      <w:pPr>
        <w:pStyle w:val="ab"/>
      </w:pPr>
      <w:r>
        <w:rPr>
          <w:rStyle w:val="afff4"/>
        </w:rPr>
        <w:annotationRef/>
      </w:r>
      <w:r>
        <w:t xml:space="preserve">Смежная с </w:t>
      </w:r>
      <w:r w:rsidRPr="006E13F1">
        <w:t>TSE-120532</w:t>
      </w:r>
    </w:p>
  </w:comment>
  <w:comment w:id="5674" w:author="Сказецкая Наталья Камилевна" w:date="2025-11-10T16:49:00Z" w:initials="СНК">
    <w:p w14:paraId="5F29C5AC" w14:textId="0CA569A7" w:rsidR="009450E6" w:rsidRDefault="009450E6">
      <w:pPr>
        <w:pStyle w:val="ab"/>
      </w:pPr>
      <w:r>
        <w:rPr>
          <w:rStyle w:val="afff4"/>
        </w:rPr>
        <w:annotationRef/>
      </w:r>
      <w:r>
        <w:t>БА ТФО подготовить пример</w:t>
      </w:r>
    </w:p>
  </w:comment>
  <w:comment w:id="5675" w:author="Сатлер Марина Викторовна" w:date="2025-11-11T16:34:00Z" w:initials="С.М.В">
    <w:p w14:paraId="3E668417" w14:textId="05B80A26" w:rsidR="009450E6" w:rsidRDefault="009450E6" w:rsidP="009F5168">
      <w:pPr>
        <w:pStyle w:val="ab"/>
        <w:ind w:firstLine="0"/>
      </w:pPr>
      <w:r>
        <w:rPr>
          <w:rStyle w:val="afff4"/>
        </w:rPr>
        <w:annotationRef/>
      </w:r>
      <w:r>
        <w:t>+</w:t>
      </w:r>
    </w:p>
  </w:comment>
  <w:comment w:id="5777" w:author="Сказецкая Наталья Камилевна" w:date="2025-11-10T21:06:00Z" w:initials="СНК">
    <w:p w14:paraId="20017D5D" w14:textId="7C5707C3" w:rsidR="009450E6" w:rsidRDefault="009450E6">
      <w:pPr>
        <w:pStyle w:val="ab"/>
      </w:pPr>
      <w:r>
        <w:rPr>
          <w:rStyle w:val="afff4"/>
        </w:rPr>
        <w:annotationRef/>
      </w:r>
      <w:r>
        <w:t>БА ТФО Добавить в табл 2 том 1</w:t>
      </w:r>
    </w:p>
  </w:comment>
  <w:comment w:id="5778" w:author="Сатлер Марина Викторовна" w:date="2025-11-11T16:51:00Z" w:initials="С.М.В">
    <w:p w14:paraId="77B4E622" w14:textId="43387D0F" w:rsidR="009450E6" w:rsidRDefault="009450E6">
      <w:pPr>
        <w:pStyle w:val="ab"/>
      </w:pPr>
      <w:r>
        <w:rPr>
          <w:rStyle w:val="afff4"/>
        </w:rPr>
        <w:annotationRef/>
      </w:r>
      <w:r>
        <w:t>-+</w:t>
      </w:r>
    </w:p>
  </w:comment>
  <w:comment w:id="5785" w:author="Сказецкая Наталья Камилевна" w:date="2025-11-07T18:48:00Z" w:initials="СНК">
    <w:p w14:paraId="225ABCDE" w14:textId="0A5B0993" w:rsidR="009450E6" w:rsidRDefault="009450E6">
      <w:pPr>
        <w:pStyle w:val="ab"/>
      </w:pPr>
      <w:r>
        <w:rPr>
          <w:rStyle w:val="afff4"/>
        </w:rPr>
        <w:annotationRef/>
      </w:r>
      <w:r>
        <w:t>ПП ПУДС исх может быть только по операциям возврата НВС, обязательность Да</w:t>
      </w:r>
    </w:p>
  </w:comment>
  <w:comment w:id="5794" w:author="Сказецкая Наталья Камилевна" w:date="2026-03-31T15:24:00Z" w:initials="СНК">
    <w:p w14:paraId="2E0465D6" w14:textId="18F16F49" w:rsidR="009450E6" w:rsidRDefault="009450E6">
      <w:pPr>
        <w:pStyle w:val="ab"/>
      </w:pPr>
      <w:r>
        <w:rPr>
          <w:rStyle w:val="afff4"/>
        </w:rPr>
        <w:annotationRef/>
      </w:r>
      <w:r>
        <w:t xml:space="preserve">Смежная с </w:t>
      </w:r>
      <w:r w:rsidRPr="006E13F1">
        <w:t>TSE-120532</w:t>
      </w:r>
    </w:p>
  </w:comment>
  <w:comment w:id="5816" w:author="Сказецкая Наталья Камилевна" w:date="2025-11-07T18:19:00Z" w:initials="СНК">
    <w:p w14:paraId="550A5D8A" w14:textId="1B8CC3C5" w:rsidR="009450E6" w:rsidRDefault="009450E6">
      <w:pPr>
        <w:pStyle w:val="ab"/>
      </w:pPr>
      <w:r>
        <w:rPr>
          <w:rStyle w:val="afff4"/>
        </w:rPr>
        <w:annotationRef/>
      </w:r>
      <w:r>
        <w:t>Для чего вводить параметр с типом Объект, если он включает всего один вложенный параметр? Предлагаем сделать параметр отдельно</w:t>
      </w:r>
    </w:p>
  </w:comment>
  <w:comment w:id="5830" w:author="Сказецкая Наталья Камилевна" w:date="2025-11-10T16:50:00Z" w:initials="СНК">
    <w:p w14:paraId="08F04C0D" w14:textId="5F0C893B" w:rsidR="009450E6" w:rsidRDefault="009450E6">
      <w:pPr>
        <w:pStyle w:val="ab"/>
      </w:pPr>
      <w:r>
        <w:rPr>
          <w:rStyle w:val="afff4"/>
        </w:rPr>
        <w:annotationRef/>
      </w:r>
      <w:r>
        <w:t>БА ТФО подготовить пример</w:t>
      </w:r>
    </w:p>
  </w:comment>
  <w:comment w:id="5831" w:author="Сатлер Марина Викторовна" w:date="2025-11-11T16:55:00Z" w:initials="С.М.В">
    <w:p w14:paraId="68A3F872" w14:textId="27963FA5" w:rsidR="009450E6" w:rsidRDefault="009450E6">
      <w:pPr>
        <w:pStyle w:val="ab"/>
      </w:pPr>
      <w:r>
        <w:rPr>
          <w:rStyle w:val="afff4"/>
        </w:rPr>
        <w:annotationRef/>
      </w:r>
      <w:r>
        <w:t>+</w:t>
      </w:r>
    </w:p>
  </w:comment>
  <w:comment w:id="5925" w:author="Щербань О.И. BU-18348" w:date="2023-12-22T09:13:00Z" w:initials="О.И.">
    <w:p w14:paraId="61535E51" w14:textId="77777777" w:rsidR="009450E6" w:rsidRPr="0033035C" w:rsidRDefault="009450E6" w:rsidP="00A75E56">
      <w:pPr>
        <w:pStyle w:val="ab"/>
      </w:pPr>
      <w:r>
        <w:rPr>
          <w:rStyle w:val="afff4"/>
        </w:rPr>
        <w:annotationRef/>
      </w:r>
      <w:r>
        <w:t>Такого реквизита НЕТ в ПУР КС, необходимо будет ередавать константу АКЗ</w:t>
      </w:r>
    </w:p>
  </w:comment>
  <w:comment w:id="5926" w:author="Щербань О.И. BU-11588" w:date="2024-01-25T17:11:00Z" w:initials="О.И.">
    <w:p w14:paraId="565644D5" w14:textId="77777777" w:rsidR="009450E6" w:rsidRPr="0003703A" w:rsidRDefault="009450E6" w:rsidP="00A75E56">
      <w:pPr>
        <w:pStyle w:val="ab"/>
      </w:pPr>
      <w:r>
        <w:rPr>
          <w:rStyle w:val="afff4"/>
        </w:rPr>
        <w:annotationRef/>
      </w:r>
      <w:r>
        <w:t xml:space="preserve">Такого реквизита НЕТ в ПУР КС, необходимо будет </w:t>
      </w:r>
      <w:r>
        <w:rPr>
          <w:lang w:val="en-US"/>
        </w:rPr>
        <w:t>g</w:t>
      </w:r>
      <w:r>
        <w:t>ередавать константу</w:t>
      </w:r>
      <w:r w:rsidRPr="0003703A">
        <w:t xml:space="preserve"> </w:t>
      </w:r>
      <w:r>
        <w:t>«0»</w:t>
      </w:r>
    </w:p>
  </w:comment>
  <w:comment w:id="5927" w:author="Щербань О.И. BU-11588" w:date="2024-01-25T17:17:00Z" w:initials="О.И.">
    <w:p w14:paraId="469B7F70" w14:textId="77777777" w:rsidR="009450E6" w:rsidRDefault="009450E6" w:rsidP="00A75E56">
      <w:pPr>
        <w:pStyle w:val="ab"/>
      </w:pPr>
      <w:r>
        <w:rPr>
          <w:rStyle w:val="afff4"/>
        </w:rPr>
        <w:annotationRef/>
      </w:r>
      <w:r>
        <w:t>КОО госзаказчика. Такой реквизит НЕ харнится сейчас. Добавить тех реквизит в реквизит. Системное наименование передать ТХ</w:t>
      </w:r>
    </w:p>
  </w:comment>
  <w:comment w:id="5929" w:author="Сказецкая Наталья Камилевна" w:date="2023-09-07T18:32:00Z" w:initials="СНК">
    <w:p w14:paraId="54F4EDCE" w14:textId="77777777" w:rsidR="009450E6" w:rsidRDefault="009450E6" w:rsidP="00A75E56">
      <w:pPr>
        <w:pStyle w:val="ab"/>
      </w:pPr>
      <w:r>
        <w:rPr>
          <w:rStyle w:val="afff4"/>
        </w:rPr>
        <w:annotationRef/>
      </w:r>
      <w:r>
        <w:t>Приводится описание реквизитов по типам документов данного тома (Бух справку ПУИО и ППС ПУДС не надо, они в томе 2)</w:t>
      </w:r>
    </w:p>
  </w:comment>
  <w:comment w:id="5930" w:author="Сатлер Марина Викторовна" w:date="2024-01-12T17:52:00Z" w:initials="С.М.В">
    <w:p w14:paraId="5353E382" w14:textId="77777777" w:rsidR="009450E6" w:rsidRPr="00CB4EB7" w:rsidRDefault="009450E6" w:rsidP="00A75E56">
      <w:pPr>
        <w:pStyle w:val="ab"/>
      </w:pPr>
      <w:r>
        <w:rPr>
          <w:rStyle w:val="afff4"/>
        </w:rPr>
        <w:annotationRef/>
      </w:r>
      <w:r>
        <w:t>Пример актуализирован</w:t>
      </w:r>
    </w:p>
  </w:comment>
  <w:comment w:id="5937" w:author="Щербань О.И. BU-11588" w:date="2024-01-25T17:11:00Z" w:initials="О.И.">
    <w:p w14:paraId="3C6BD806" w14:textId="77777777" w:rsidR="009450E6" w:rsidRPr="0003703A" w:rsidRDefault="009450E6" w:rsidP="00FF1C70">
      <w:pPr>
        <w:pStyle w:val="ab"/>
      </w:pPr>
      <w:r>
        <w:rPr>
          <w:rStyle w:val="afff4"/>
        </w:rPr>
        <w:annotationRef/>
      </w:r>
      <w:r>
        <w:t xml:space="preserve">Такого реквизита НЕТ в ПУР КС, необходимо будет </w:t>
      </w:r>
      <w:r>
        <w:rPr>
          <w:lang w:val="en-US"/>
        </w:rPr>
        <w:t>g</w:t>
      </w:r>
      <w:r>
        <w:t>ередавать константу</w:t>
      </w:r>
      <w:r w:rsidRPr="0003703A">
        <w:t xml:space="preserve"> </w:t>
      </w:r>
      <w:r>
        <w:t>«0»</w:t>
      </w:r>
    </w:p>
  </w:comment>
  <w:comment w:id="5938" w:author="Сказецкая Наталья Камилевна" w:date="2024-02-07T22:42:00Z" w:initials="СНК">
    <w:p w14:paraId="104B3F71" w14:textId="77777777" w:rsidR="009450E6" w:rsidRDefault="009450E6" w:rsidP="00FF1C70">
      <w:pPr>
        <w:pStyle w:val="ab"/>
      </w:pPr>
      <w:r>
        <w:rPr>
          <w:rStyle w:val="afff4"/>
        </w:rPr>
        <w:annotationRef/>
      </w:r>
      <w:r>
        <w:t xml:space="preserve">Прописать условную обязательность. Обязательно, если Вид операции = 2? </w:t>
      </w:r>
    </w:p>
    <w:p w14:paraId="31CD7CB0" w14:textId="77777777" w:rsidR="009450E6" w:rsidRDefault="009450E6" w:rsidP="00FF1C70">
      <w:pPr>
        <w:pStyle w:val="ab"/>
      </w:pPr>
      <w:r>
        <w:t>Понадобится уже на этапе ИМПЗ 71 ЛС</w:t>
      </w:r>
    </w:p>
  </w:comment>
  <w:comment w:id="5939" w:author="Щербань О.И. BU-19686" w:date="2024-02-12T09:11:00Z" w:initials="О.И.">
    <w:p w14:paraId="33352CFA" w14:textId="77777777" w:rsidR="009450E6" w:rsidRDefault="009450E6" w:rsidP="00FF1C70">
      <w:pPr>
        <w:pStyle w:val="ab"/>
      </w:pPr>
      <w:r>
        <w:rPr>
          <w:rStyle w:val="afff4"/>
        </w:rPr>
        <w:annotationRef/>
      </w:r>
      <w:r>
        <w:t>Убрала ограничение по плательщку, т.к исполнитель по КОО с л/с с кодом 71 может быть как плательщиком , так и получателем в автоППСИ. Обязательность прописала</w:t>
      </w:r>
    </w:p>
  </w:comment>
  <w:comment w:id="5940" w:author="Сказецкая Наталья Камилевна" w:date="2024-02-15T20:20:00Z" w:initials="СНК">
    <w:p w14:paraId="1A0B3FC6" w14:textId="77777777" w:rsidR="009450E6" w:rsidRDefault="009450E6" w:rsidP="00FF1C70">
      <w:pPr>
        <w:pStyle w:val="ab"/>
      </w:pPr>
      <w:r>
        <w:rPr>
          <w:rStyle w:val="afff4"/>
        </w:rPr>
        <w:annotationRef/>
      </w:r>
      <w:r>
        <w:t>Согласно МУ этот признак важен только по операциям ВКР и именно по плательщику.</w:t>
      </w:r>
    </w:p>
    <w:p w14:paraId="3C9A5750" w14:textId="77777777" w:rsidR="009450E6" w:rsidRDefault="009450E6" w:rsidP="00FF1C70">
      <w:pPr>
        <w:pStyle w:val="ab"/>
      </w:pPr>
      <w:r>
        <w:t>Для получателя не важно, при выплатах не важно. Поэтому я предполагала, что будет условная обязательность по Виду операции = 2. И именно 71 ЛС плательщик интересует. Этот признак определяет, нужно ли ставить доп проводку на псевдоподметание с КС ТОФК на КС МОУ</w:t>
      </w:r>
    </w:p>
  </w:comment>
  <w:comment w:id="5941" w:author="Щербань О.И. BU-19686" w:date="2024-02-19T12:12:00Z" w:initials="О.И.">
    <w:p w14:paraId="08145D60" w14:textId="77777777" w:rsidR="009450E6" w:rsidRDefault="009450E6" w:rsidP="00FF1C70">
      <w:pPr>
        <w:pStyle w:val="ab"/>
      </w:pPr>
      <w:r>
        <w:rPr>
          <w:rStyle w:val="afff4"/>
        </w:rPr>
        <w:annotationRef/>
      </w:r>
      <w:r>
        <w:t>Текущие условия покрывают описанную ситуацию. Предлагаю оставить как есть</w:t>
      </w:r>
    </w:p>
  </w:comment>
  <w:comment w:id="5942" w:author="Сказецкая Наталья Камилевна" w:date="2024-02-21T14:53:00Z" w:initials="СНК">
    <w:p w14:paraId="104EE007" w14:textId="77777777" w:rsidR="009450E6" w:rsidRDefault="009450E6" w:rsidP="00FF1C70">
      <w:pPr>
        <w:pStyle w:val="ab"/>
      </w:pPr>
      <w:r>
        <w:rPr>
          <w:rStyle w:val="afff4"/>
        </w:rPr>
        <w:annotationRef/>
      </w:r>
      <w:r>
        <w:t>Спорно. По МУ речь только про плательщика. Вернуться к этому вопросу при ИМПЗ 71 ЛС. Комментарий не удалять</w:t>
      </w:r>
    </w:p>
  </w:comment>
  <w:comment w:id="5943" w:author="Сказецкая Наталья Камилевна" w:date="2024-02-21T20:09:00Z" w:initials="СНК">
    <w:p w14:paraId="3CF53034" w14:textId="77777777" w:rsidR="009450E6" w:rsidRPr="001D114D" w:rsidRDefault="009450E6" w:rsidP="00FF1C70">
      <w:pPr>
        <w:pStyle w:val="ab"/>
      </w:pPr>
      <w:r>
        <w:rPr>
          <w:rStyle w:val="afff4"/>
        </w:rPr>
        <w:annotationRef/>
      </w:r>
      <w:r>
        <w:t xml:space="preserve">В других документах Тех номер КОО размерностью </w:t>
      </w:r>
      <w:r w:rsidRPr="007214BD">
        <w:t>&lt;</w:t>
      </w:r>
      <w:r w:rsidRPr="001D114D">
        <w:t>=25</w:t>
      </w:r>
    </w:p>
  </w:comment>
  <w:comment w:id="5944" w:author="Щербань О.И. BU-11588" w:date="2024-01-25T17:17:00Z" w:initials="О.И.">
    <w:p w14:paraId="2547158E" w14:textId="77777777" w:rsidR="009450E6" w:rsidRDefault="009450E6" w:rsidP="00FF1C70">
      <w:pPr>
        <w:pStyle w:val="ab"/>
      </w:pPr>
      <w:r>
        <w:rPr>
          <w:rStyle w:val="afff4"/>
        </w:rPr>
        <w:annotationRef/>
      </w:r>
      <w:r>
        <w:t xml:space="preserve"> Такой реквизит НЕ хранится сейчас. Добавить тех реквизит в реквизит. Системное наименование передать ТХ</w:t>
      </w:r>
    </w:p>
  </w:comment>
  <w:comment w:id="5945" w:author="Сказецкая Наталья Камилевна" w:date="2024-02-21T14:30:00Z" w:initials="СНК">
    <w:p w14:paraId="3312BA2F" w14:textId="77777777" w:rsidR="009450E6" w:rsidRDefault="009450E6" w:rsidP="00FF1C70">
      <w:pPr>
        <w:pStyle w:val="ab"/>
      </w:pPr>
      <w:r>
        <w:rPr>
          <w:rStyle w:val="afff4"/>
        </w:rPr>
        <w:annotationRef/>
      </w:r>
      <w:r>
        <w:t>Предлагяю назвать Вид, а не Тип. Для аналогии с Видом КБК, применяемым в операциях ЛС АИФ и ЛС АУ, БУ, с аналогичным перечнем возможных значений:</w:t>
      </w:r>
    </w:p>
    <w:p w14:paraId="707D6F7E" w14:textId="77777777" w:rsidR="009450E6" w:rsidRDefault="009450E6" w:rsidP="00FF1C70">
      <w:pPr>
        <w:pStyle w:val="ab"/>
      </w:pPr>
      <w:r w:rsidRPr="00A0709E">
        <w:rPr>
          <w:rFonts w:ascii="-apple-system" w:hAnsi="-apple-system"/>
          <w:b/>
          <w:color w:val="172B4D"/>
          <w:sz w:val="21"/>
          <w:szCs w:val="21"/>
          <w:shd w:val="clear" w:color="auto" w:fill="FFFFFF"/>
        </w:rPr>
        <w:t>«1» - «Доходы»;</w:t>
      </w:r>
      <w:r w:rsidRPr="00A0709E">
        <w:rPr>
          <w:rFonts w:ascii="-apple-system" w:hAnsi="-apple-system"/>
          <w:b/>
          <w:color w:val="172B4D"/>
          <w:sz w:val="21"/>
          <w:szCs w:val="21"/>
        </w:rPr>
        <w:br/>
      </w:r>
      <w:r w:rsidRPr="00A0709E">
        <w:rPr>
          <w:rFonts w:ascii="-apple-system" w:hAnsi="-apple-system"/>
          <w:b/>
          <w:color w:val="172B4D"/>
          <w:sz w:val="21"/>
          <w:szCs w:val="21"/>
          <w:shd w:val="clear" w:color="auto" w:fill="FFFFFF"/>
        </w:rPr>
        <w:t>«2» - «Расходы»;</w:t>
      </w:r>
      <w:r w:rsidRPr="00A0709E">
        <w:rPr>
          <w:rFonts w:ascii="-apple-system" w:hAnsi="-apple-system"/>
          <w:b/>
          <w:color w:val="172B4D"/>
          <w:sz w:val="21"/>
          <w:szCs w:val="21"/>
        </w:rPr>
        <w:br/>
      </w:r>
      <w:r>
        <w:rPr>
          <w:rFonts w:ascii="-apple-system" w:hAnsi="-apple-system"/>
          <w:color w:val="172B4D"/>
          <w:sz w:val="21"/>
          <w:szCs w:val="21"/>
          <w:shd w:val="clear" w:color="auto" w:fill="FFFFFF"/>
        </w:rPr>
        <w:t>«3» - «НВС»;</w:t>
      </w:r>
      <w:r>
        <w:rPr>
          <w:rFonts w:ascii="-apple-system" w:hAnsi="-apple-system"/>
          <w:color w:val="172B4D"/>
          <w:sz w:val="21"/>
          <w:szCs w:val="21"/>
        </w:rPr>
        <w:br/>
      </w:r>
      <w:r w:rsidRPr="00A0709E">
        <w:rPr>
          <w:rFonts w:ascii="-apple-system" w:hAnsi="-apple-system"/>
          <w:bCs/>
          <w:color w:val="172B4D"/>
          <w:sz w:val="21"/>
          <w:szCs w:val="21"/>
          <w:shd w:val="clear" w:color="auto" w:fill="FFFFFF"/>
        </w:rPr>
        <w:t>«4» - «Поступления по источникам»;</w:t>
      </w:r>
      <w:r w:rsidRPr="00A0709E">
        <w:rPr>
          <w:rFonts w:ascii="-apple-system" w:hAnsi="-apple-system"/>
          <w:color w:val="172B4D"/>
          <w:sz w:val="21"/>
          <w:szCs w:val="21"/>
        </w:rPr>
        <w:br/>
      </w:r>
      <w:r w:rsidRPr="00A0709E">
        <w:rPr>
          <w:rFonts w:ascii="-apple-system" w:hAnsi="-apple-system"/>
          <w:bCs/>
          <w:color w:val="172B4D"/>
          <w:sz w:val="21"/>
          <w:szCs w:val="21"/>
          <w:shd w:val="clear" w:color="auto" w:fill="FFFFFF"/>
        </w:rPr>
        <w:t>«5» - «Выплаты по источникам.</w:t>
      </w:r>
    </w:p>
  </w:comment>
  <w:comment w:id="5947" w:author="Сатлер Марина Викторовна" w:date="2024-02-05T11:42:00Z" w:initials="С.М.В">
    <w:p w14:paraId="06D37090" w14:textId="77777777" w:rsidR="009450E6" w:rsidRDefault="009450E6" w:rsidP="00FF1C70">
      <w:pPr>
        <w:pStyle w:val="ab"/>
      </w:pPr>
      <w:r>
        <w:t xml:space="preserve">Пример </w:t>
      </w:r>
      <w:r>
        <w:rPr>
          <w:rStyle w:val="afff4"/>
        </w:rPr>
        <w:annotationRef/>
      </w:r>
      <w:r>
        <w:t>актуализирован</w:t>
      </w:r>
    </w:p>
  </w:comment>
  <w:comment w:id="5954" w:author="Сказецкая Наталья Камилевна" w:date="2025-03-05T21:33:00Z" w:initials="СНК">
    <w:p w14:paraId="2A3AAD63" w14:textId="77777777" w:rsidR="009450E6" w:rsidRDefault="009450E6">
      <w:pPr>
        <w:pStyle w:val="ab"/>
        <w:rPr>
          <w:highlight w:val="yellow"/>
        </w:rPr>
      </w:pPr>
      <w:r>
        <w:rPr>
          <w:rStyle w:val="afff4"/>
        </w:rPr>
        <w:annotationRef/>
      </w:r>
      <w:r w:rsidRPr="006A6772">
        <w:rPr>
          <w:highlight w:val="yellow"/>
        </w:rPr>
        <w:t xml:space="preserve">БА ТФО </w:t>
      </w:r>
    </w:p>
    <w:p w14:paraId="3564AF5F" w14:textId="677B1F9B" w:rsidR="009450E6" w:rsidRDefault="009450E6">
      <w:pPr>
        <w:pStyle w:val="ab"/>
      </w:pPr>
      <w:r>
        <w:rPr>
          <w:highlight w:val="yellow"/>
        </w:rPr>
        <w:t xml:space="preserve">Внести редакционную правку сноски </w:t>
      </w:r>
      <w:r w:rsidRPr="006A6772">
        <w:rPr>
          <w:highlight w:val="yellow"/>
        </w:rPr>
        <w:t>во все тома, где есть Приложение 1 с атрибутами документов</w:t>
      </w:r>
    </w:p>
  </w:comment>
  <w:comment w:id="5967" w:author="Сатлер Марина Викторовна" w:date="2026-04-08T17:29:00Z" w:initials="С.М.В">
    <w:p w14:paraId="690D3EA5" w14:textId="77777777" w:rsidR="009450E6" w:rsidRDefault="009450E6">
      <w:pPr>
        <w:pStyle w:val="ab"/>
      </w:pPr>
      <w:r>
        <w:rPr>
          <w:rStyle w:val="afff4"/>
        </w:rPr>
        <w:annotationRef/>
      </w:r>
      <w:r>
        <w:t xml:space="preserve">Согласно </w:t>
      </w:r>
      <w:hyperlink r:id="rId3" w:tgtFrame="_blank" w:history="1">
        <w:r>
          <w:rPr>
            <w:rStyle w:val="ad"/>
            <w:rFonts w:ascii="-apple-system" w:hAnsi="-apple-system"/>
            <w:color w:val="0052CC"/>
            <w:sz w:val="21"/>
            <w:szCs w:val="21"/>
            <w:shd w:val="clear" w:color="auto" w:fill="FFFFFF"/>
          </w:rPr>
          <w:t>OTR-1101</w:t>
        </w:r>
      </w:hyperlink>
    </w:p>
  </w:comment>
  <w:comment w:id="5971" w:author="Сказецкая Наталья Камилевна" w:date="2024-01-24T22:07:00Z" w:initials="СНК">
    <w:p w14:paraId="071CF8CC" w14:textId="06EECD10" w:rsidR="009450E6" w:rsidRDefault="009450E6">
      <w:pPr>
        <w:pStyle w:val="ab"/>
      </w:pPr>
      <w:r>
        <w:rPr>
          <w:rStyle w:val="afff4"/>
        </w:rPr>
        <w:annotationRef/>
      </w:r>
      <w:r>
        <w:t>После добавления последнего документа указать ссылку</w:t>
      </w:r>
    </w:p>
  </w:comment>
  <w:comment w:id="5982" w:author="Сказецкая Наталья Камилевна" w:date="2025-03-05T21:53:00Z" w:initials="СНК">
    <w:p w14:paraId="4FE35105" w14:textId="77777777" w:rsidR="009450E6" w:rsidRPr="00FF68AA" w:rsidRDefault="009450E6">
      <w:pPr>
        <w:pStyle w:val="ab"/>
        <w:rPr>
          <w:highlight w:val="yellow"/>
        </w:rPr>
      </w:pPr>
      <w:r>
        <w:rPr>
          <w:rStyle w:val="afff4"/>
        </w:rPr>
        <w:annotationRef/>
      </w:r>
      <w:r w:rsidRPr="00FF68AA">
        <w:rPr>
          <w:highlight w:val="yellow"/>
        </w:rPr>
        <w:t>ВСЕМ!!!</w:t>
      </w:r>
    </w:p>
    <w:p w14:paraId="3A081587" w14:textId="05595A21" w:rsidR="009450E6" w:rsidRDefault="009450E6">
      <w:pPr>
        <w:pStyle w:val="ab"/>
      </w:pPr>
      <w:r w:rsidRPr="00FF68AA">
        <w:rPr>
          <w:highlight w:val="yellow"/>
        </w:rPr>
        <w:t>В остальных документах делать ссылку на эту же сноску</w:t>
      </w:r>
    </w:p>
  </w:comment>
  <w:comment w:id="6000" w:author="Щербань О.И. TSE-105684" w:date="2025-08-11T09:16:00Z" w:initials="О.И.">
    <w:p w14:paraId="077BB115" w14:textId="5B9FB2C9" w:rsidR="009450E6" w:rsidRDefault="009450E6">
      <w:pPr>
        <w:pStyle w:val="ab"/>
      </w:pPr>
      <w:r>
        <w:rPr>
          <w:rStyle w:val="afff4"/>
        </w:rPr>
        <w:annotationRef/>
      </w:r>
      <w:r>
        <w:t>Только для 71, по 41 НЕ заполняется в документе</w:t>
      </w:r>
    </w:p>
  </w:comment>
  <w:comment w:id="6022" w:author="Щербань О.И. TSE-105684" w:date="2025-08-11T08:57:00Z" w:initials="О.И.">
    <w:p w14:paraId="307D84ED" w14:textId="01E4EF76" w:rsidR="009450E6" w:rsidRDefault="009450E6">
      <w:pPr>
        <w:pStyle w:val="ab"/>
      </w:pPr>
      <w:r>
        <w:rPr>
          <w:rStyle w:val="afff4"/>
        </w:rPr>
        <w:annotationRef/>
      </w:r>
      <w:r>
        <w:t xml:space="preserve">Т.к </w:t>
      </w:r>
      <w:r w:rsidRPr="0008388A">
        <w:t>Тип кода расходов/поступлений</w:t>
      </w:r>
      <w:r>
        <w:t xml:space="preserve"> для 41 в ПП НЕ заполянется</w:t>
      </w:r>
    </w:p>
  </w:comment>
  <w:comment w:id="6023" w:author="Щербань О.И. TSE-105684" w:date="2025-08-11T08:58:00Z" w:initials="О.И.">
    <w:p w14:paraId="726D61E6" w14:textId="77777777" w:rsidR="009450E6" w:rsidRDefault="009450E6" w:rsidP="00884DCD">
      <w:pPr>
        <w:pStyle w:val="ab"/>
      </w:pPr>
      <w:r>
        <w:rPr>
          <w:rStyle w:val="afff4"/>
        </w:rPr>
        <w:annotationRef/>
      </w:r>
      <w:r>
        <w:rPr>
          <w:rStyle w:val="afff4"/>
        </w:rPr>
        <w:annotationRef/>
      </w:r>
      <w:r>
        <w:t xml:space="preserve">Т.к </w:t>
      </w:r>
      <w:r w:rsidRPr="0008388A">
        <w:t>Тип кода расходов/поступлений</w:t>
      </w:r>
      <w:r>
        <w:t xml:space="preserve"> для 41 в ПП НЕ заполянется</w:t>
      </w:r>
    </w:p>
    <w:p w14:paraId="15387098" w14:textId="31443EDA" w:rsidR="009450E6" w:rsidRDefault="009450E6">
      <w:pPr>
        <w:pStyle w:val="ab"/>
      </w:pPr>
    </w:p>
  </w:comment>
  <w:comment w:id="6044" w:author="Седых Екатерина Александровна" w:date="2025-10-24T12:05:00Z" w:initials="СЕА">
    <w:p w14:paraId="61A6D030" w14:textId="3BB20F0E" w:rsidR="009450E6" w:rsidRDefault="009450E6">
      <w:pPr>
        <w:pStyle w:val="ab"/>
      </w:pPr>
      <w:r>
        <w:rPr>
          <w:rStyle w:val="afff4"/>
        </w:rPr>
        <w:annotationRef/>
      </w:r>
      <w:r w:rsidRPr="00170F50">
        <w:t>TSE-115399</w:t>
      </w:r>
    </w:p>
  </w:comment>
  <w:comment w:id="6050" w:author="Седых Екатерина Александровна" w:date="2026-03-16T22:21:00Z" w:initials="СЕА">
    <w:p w14:paraId="0860CE8A" w14:textId="64FF9B30" w:rsidR="009450E6" w:rsidRDefault="009450E6">
      <w:pPr>
        <w:pStyle w:val="ab"/>
      </w:pPr>
      <w:r>
        <w:rPr>
          <w:rStyle w:val="afff4"/>
        </w:rPr>
        <w:annotationRef/>
      </w:r>
      <w:r>
        <w:t xml:space="preserve">Новый атрибут </w:t>
      </w:r>
      <w:r w:rsidRPr="00044A8C">
        <w:t>TSE-121156</w:t>
      </w:r>
    </w:p>
  </w:comment>
  <w:comment w:id="6073" w:author="Седых Екатерина" w:date="2025-07-23T10:17:00Z" w:initials="СЕА">
    <w:p w14:paraId="0069A919" w14:textId="68BFBC6B" w:rsidR="009450E6" w:rsidRDefault="009450E6">
      <w:pPr>
        <w:pStyle w:val="ab"/>
      </w:pPr>
      <w:r>
        <w:rPr>
          <w:rStyle w:val="afff4"/>
        </w:rPr>
        <w:annotationRef/>
      </w:r>
      <w:r>
        <w:t>Новый атрибут</w:t>
      </w:r>
    </w:p>
  </w:comment>
  <w:comment w:id="6078" w:author="Седых Екатерина" w:date="2025-09-07T20:06:00Z" w:initials="СЕА">
    <w:p w14:paraId="42DC7941" w14:textId="69BDD7F7" w:rsidR="009450E6" w:rsidRDefault="009450E6">
      <w:pPr>
        <w:pStyle w:val="ab"/>
      </w:pPr>
      <w:r>
        <w:rPr>
          <w:rStyle w:val="afff4"/>
        </w:rPr>
        <w:annotationRef/>
      </w:r>
      <w:r>
        <w:t>Новый атрибут</w:t>
      </w:r>
    </w:p>
  </w:comment>
  <w:comment w:id="6140" w:author="Петрушкова Олеся Олеговна" w:date="2025-08-18T15:47:00Z" w:initials="ПОО">
    <w:p w14:paraId="4496C8DA" w14:textId="5AA66DD4" w:rsidR="009450E6" w:rsidRDefault="009450E6">
      <w:pPr>
        <w:pStyle w:val="ab"/>
      </w:pPr>
      <w:r>
        <w:rPr>
          <w:rStyle w:val="afff4"/>
        </w:rPr>
        <w:annotationRef/>
      </w:r>
      <w:r>
        <w:t>Новый атрибут</w:t>
      </w:r>
    </w:p>
  </w:comment>
  <w:comment w:id="6141" w:author="Петрушкова Олеся Олеговна [2]" w:date="2026-01-23T11:49:00Z" w:initials="ПОО">
    <w:p w14:paraId="06B505FB" w14:textId="364A13F6" w:rsidR="009450E6" w:rsidRDefault="009450E6">
      <w:pPr>
        <w:pStyle w:val="ab"/>
      </w:pPr>
      <w:r>
        <w:rPr>
          <w:rStyle w:val="afff4"/>
        </w:rPr>
        <w:annotationRef/>
      </w:r>
      <w:r w:rsidRPr="008B241B">
        <w:t>TSE-119456 – ПЦ как ЦС по ЛС</w:t>
      </w:r>
    </w:p>
  </w:comment>
  <w:comment w:id="6142" w:author="Петрушкова Олеся Олеговна" w:date="2025-08-01T14:31:00Z" w:initials="ПОО">
    <w:p w14:paraId="72087875" w14:textId="5AB5BCF2" w:rsidR="009450E6" w:rsidRDefault="009450E6">
      <w:pPr>
        <w:pStyle w:val="ab"/>
      </w:pPr>
      <w:r>
        <w:rPr>
          <w:rStyle w:val="afff4"/>
        </w:rPr>
        <w:annotationRef/>
      </w:r>
      <w:r>
        <w:t>Новый атрибут</w:t>
      </w:r>
    </w:p>
  </w:comment>
  <w:comment w:id="6143" w:author="Петрушкова Олеся Олеговна" w:date="2025-07-31T16:15:00Z" w:initials="ПОО">
    <w:p w14:paraId="51F28754" w14:textId="08452827" w:rsidR="009450E6" w:rsidRDefault="009450E6">
      <w:pPr>
        <w:pStyle w:val="ab"/>
      </w:pPr>
      <w:r>
        <w:rPr>
          <w:rStyle w:val="afff4"/>
        </w:rPr>
        <w:annotationRef/>
      </w:r>
      <w:r>
        <w:t>14 сегмент ФБ</w:t>
      </w:r>
    </w:p>
  </w:comment>
  <w:comment w:id="6144" w:author="Петрушкова Олеся Олеговна" w:date="2025-07-31T17:58:00Z" w:initials="ПОО">
    <w:p w14:paraId="225C1D95" w14:textId="0443CFED" w:rsidR="009450E6" w:rsidRDefault="009450E6">
      <w:pPr>
        <w:pStyle w:val="ab"/>
      </w:pPr>
      <w:r>
        <w:rPr>
          <w:rStyle w:val="afff4"/>
        </w:rPr>
        <w:annotationRef/>
      </w:r>
      <w:r>
        <w:t>Новый атрибут</w:t>
      </w:r>
    </w:p>
  </w:comment>
  <w:comment w:id="6145" w:author="Петрушкова Олеся Олеговна" w:date="2025-07-31T17:59:00Z" w:initials="ПОО">
    <w:p w14:paraId="40C617F1" w14:textId="005C7F70" w:rsidR="009450E6" w:rsidRDefault="009450E6">
      <w:pPr>
        <w:pStyle w:val="ab"/>
      </w:pPr>
      <w:r>
        <w:rPr>
          <w:rStyle w:val="afff4"/>
        </w:rPr>
        <w:annotationRef/>
      </w:r>
      <w:r>
        <w:t>Новый атрибут</w:t>
      </w:r>
    </w:p>
  </w:comment>
  <w:comment w:id="6146" w:author="Петрушкова Олеся Олеговна" w:date="2025-03-20T18:25:00Z" w:initials="ПОО">
    <w:p w14:paraId="2C70E1BA" w14:textId="47066B78" w:rsidR="009450E6" w:rsidRDefault="009450E6">
      <w:pPr>
        <w:pStyle w:val="ab"/>
      </w:pPr>
      <w:r>
        <w:rPr>
          <w:rStyle w:val="afff4"/>
        </w:rPr>
        <w:annotationRef/>
      </w:r>
      <w:r>
        <w:t>новый атрибут</w:t>
      </w:r>
    </w:p>
  </w:comment>
  <w:comment w:id="6147" w:author="Петрушкова Олеся Олеговна" w:date="2025-07-31T17:23:00Z" w:initials="ПОО">
    <w:p w14:paraId="254BB353" w14:textId="5B7915A5" w:rsidR="009450E6" w:rsidRDefault="009450E6">
      <w:pPr>
        <w:pStyle w:val="ab"/>
      </w:pPr>
      <w:r>
        <w:rPr>
          <w:rStyle w:val="afff4"/>
        </w:rPr>
        <w:annotationRef/>
      </w:r>
      <w:r>
        <w:t>Новый атрибут</w:t>
      </w:r>
    </w:p>
  </w:comment>
  <w:comment w:id="6148" w:author="Петрушкова Олеся Олеговна" w:date="2025-07-31T17:20:00Z" w:initials="ПОО">
    <w:p w14:paraId="1BCFAA77" w14:textId="4353DB3D" w:rsidR="009450E6" w:rsidRDefault="009450E6">
      <w:pPr>
        <w:pStyle w:val="ab"/>
      </w:pPr>
      <w:r>
        <w:rPr>
          <w:rStyle w:val="afff4"/>
        </w:rPr>
        <w:annotationRef/>
      </w:r>
      <w:r>
        <w:t>Новый атрибут</w:t>
      </w:r>
    </w:p>
  </w:comment>
  <w:comment w:id="6150" w:author="Петрушкова Олеся Олеговна [2]" w:date="2026-02-27T16:12:00Z" w:initials="ПОО">
    <w:p w14:paraId="39D6B81A" w14:textId="46E729E8" w:rsidR="009450E6" w:rsidRDefault="009450E6">
      <w:pPr>
        <w:pStyle w:val="ab"/>
      </w:pPr>
      <w:r>
        <w:rPr>
          <w:rStyle w:val="afff4"/>
        </w:rPr>
        <w:annotationRef/>
      </w:r>
      <w:r w:rsidRPr="00E755B9">
        <w:t>TSE-120839</w:t>
      </w:r>
    </w:p>
  </w:comment>
  <w:comment w:id="6151" w:author="Петрушкова Олеся Олеговна" w:date="2025-07-16T10:44:00Z" w:initials="ПОО">
    <w:p w14:paraId="1D572728" w14:textId="6CCBA125" w:rsidR="009450E6" w:rsidRDefault="009450E6">
      <w:pPr>
        <w:pStyle w:val="ab"/>
      </w:pPr>
      <w:r>
        <w:rPr>
          <w:rStyle w:val="afff4"/>
        </w:rPr>
        <w:annotationRef/>
      </w:r>
      <w:r>
        <w:t>Новый атрибут</w:t>
      </w:r>
    </w:p>
  </w:comment>
  <w:comment w:id="6152" w:author="Петрушкова Олеся Олеговна" w:date="2025-07-16T10:44:00Z" w:initials="ПОО">
    <w:p w14:paraId="2FDB8F72" w14:textId="67E12623" w:rsidR="009450E6" w:rsidRDefault="009450E6">
      <w:pPr>
        <w:pStyle w:val="ab"/>
      </w:pPr>
      <w:r>
        <w:rPr>
          <w:rStyle w:val="afff4"/>
        </w:rPr>
        <w:annotationRef/>
      </w:r>
      <w:r>
        <w:t>ТХ обратить внимание, что сист. Наименование должно быть след.</w:t>
      </w:r>
    </w:p>
  </w:comment>
  <w:comment w:id="6153" w:author="Петрушкова Олеся Олеговна" w:date="2025-07-16T10:47:00Z" w:initials="ПОО">
    <w:p w14:paraId="1EF18E59" w14:textId="0F26F803" w:rsidR="009450E6" w:rsidRDefault="009450E6">
      <w:pPr>
        <w:pStyle w:val="ab"/>
      </w:pPr>
      <w:r>
        <w:rPr>
          <w:rStyle w:val="afff4"/>
        </w:rPr>
        <w:annotationRef/>
      </w:r>
      <w:r>
        <w:t>Новый атрибут</w:t>
      </w:r>
    </w:p>
  </w:comment>
  <w:comment w:id="6154" w:author="Петрушкова Олеся Олеговна" w:date="2025-07-16T10:47:00Z" w:initials="ПОО">
    <w:p w14:paraId="3061DBC0" w14:textId="666C4B16" w:rsidR="009450E6" w:rsidRDefault="009450E6">
      <w:pPr>
        <w:pStyle w:val="ab"/>
      </w:pPr>
      <w:r>
        <w:rPr>
          <w:rStyle w:val="afff4"/>
        </w:rPr>
        <w:annotationRef/>
      </w:r>
      <w:r>
        <w:t>ТХ заполнить сист. Наименование после внеения в реализацию</w:t>
      </w:r>
    </w:p>
  </w:comment>
  <w:comment w:id="6155" w:author="Петрушкова Олеся Олеговна" w:date="2025-07-16T15:06:00Z" w:initials="ПОО">
    <w:p w14:paraId="2F7695C5" w14:textId="1B1B8BC3" w:rsidR="009450E6" w:rsidRDefault="009450E6">
      <w:pPr>
        <w:pStyle w:val="ab"/>
      </w:pPr>
      <w:r>
        <w:rPr>
          <w:rStyle w:val="afff4"/>
        </w:rPr>
        <w:annotationRef/>
      </w:r>
      <w:r>
        <w:t>Новый атрибут. Нужен для ФБ (ПЦ как ЦС или не как ЦС)</w:t>
      </w:r>
    </w:p>
  </w:comment>
  <w:comment w:id="6156" w:author="Петрушкова Олеся Олеговна" w:date="2025-07-16T15:06:00Z" w:initials="ПОО">
    <w:p w14:paraId="73F364E3" w14:textId="1C517CEF" w:rsidR="009450E6" w:rsidRDefault="009450E6">
      <w:pPr>
        <w:pStyle w:val="ab"/>
      </w:pPr>
      <w:r>
        <w:rPr>
          <w:rStyle w:val="afff4"/>
        </w:rPr>
        <w:annotationRef/>
      </w:r>
      <w:r>
        <w:t>ТХ заполнить сист. Наименование после внеения в реализацию</w:t>
      </w:r>
    </w:p>
  </w:comment>
  <w:comment w:id="6157" w:author="Петрушкова Олеся Олеговна" w:date="2025-07-20T19:37:00Z" w:initials="ПОО">
    <w:p w14:paraId="24B17159" w14:textId="6E7AD492" w:rsidR="009450E6" w:rsidRDefault="009450E6">
      <w:pPr>
        <w:pStyle w:val="ab"/>
      </w:pPr>
      <w:r>
        <w:rPr>
          <w:rStyle w:val="afff4"/>
        </w:rPr>
        <w:annotationRef/>
      </w:r>
      <w:r>
        <w:t>Новый атрибут</w:t>
      </w:r>
    </w:p>
  </w:comment>
  <w:comment w:id="6158" w:author="Петрушкова Олеся Олеговна" w:date="2025-03-28T09:36:00Z" w:initials="ПОО">
    <w:p w14:paraId="0C1D2F29" w14:textId="1061768F" w:rsidR="009450E6" w:rsidRDefault="009450E6">
      <w:pPr>
        <w:pStyle w:val="ab"/>
      </w:pPr>
      <w:r>
        <w:rPr>
          <w:rStyle w:val="afff4"/>
        </w:rPr>
        <w:annotationRef/>
      </w:r>
      <w:r>
        <w:t>40102</w:t>
      </w:r>
    </w:p>
  </w:comment>
  <w:comment w:id="6159" w:author="Петрушкова Олеся Олеговна" w:date="2025-07-21T17:37:00Z" w:initials="ПОО">
    <w:p w14:paraId="17EED431" w14:textId="4A268574" w:rsidR="009450E6" w:rsidRDefault="009450E6" w:rsidP="00A9023C">
      <w:pPr>
        <w:pStyle w:val="ab"/>
      </w:pPr>
      <w:r>
        <w:rPr>
          <w:rStyle w:val="afff4"/>
        </w:rPr>
        <w:annotationRef/>
      </w:r>
      <w:r>
        <w:rPr>
          <w:rStyle w:val="afff4"/>
        </w:rPr>
        <w:annotationRef/>
      </w:r>
      <w:r>
        <w:t>Новый атрибут</w:t>
      </w:r>
    </w:p>
  </w:comment>
  <w:comment w:id="6160" w:author="Петрушкова Олеся Олеговна" w:date="2025-07-21T17:34:00Z" w:initials="ПОО">
    <w:p w14:paraId="5C55AF19" w14:textId="36B0F5CD" w:rsidR="009450E6" w:rsidRDefault="009450E6">
      <w:pPr>
        <w:pStyle w:val="ab"/>
      </w:pPr>
      <w:r>
        <w:rPr>
          <w:rStyle w:val="afff4"/>
        </w:rPr>
        <w:annotationRef/>
      </w:r>
      <w:r>
        <w:t>Новый атрибут</w:t>
      </w:r>
    </w:p>
  </w:comment>
  <w:comment w:id="6161" w:author="Петрушкова Олеся Олеговна" w:date="2025-07-20T19:30:00Z" w:initials="ПОО">
    <w:p w14:paraId="64B9339D" w14:textId="740503A6" w:rsidR="009450E6" w:rsidRDefault="009450E6">
      <w:pPr>
        <w:pStyle w:val="ab"/>
      </w:pPr>
      <w:r>
        <w:rPr>
          <w:rStyle w:val="afff4"/>
        </w:rPr>
        <w:annotationRef/>
      </w:r>
      <w:r>
        <w:t>из-за НВС</w:t>
      </w:r>
    </w:p>
  </w:comment>
  <w:comment w:id="6162" w:author="Петрушкова Олеся Олеговна" w:date="2025-07-16T11:10:00Z" w:initials="ПОО">
    <w:p w14:paraId="5F8D9A9C" w14:textId="35511035" w:rsidR="009450E6" w:rsidRDefault="009450E6">
      <w:pPr>
        <w:pStyle w:val="ab"/>
      </w:pPr>
      <w:r>
        <w:rPr>
          <w:rStyle w:val="afff4"/>
        </w:rPr>
        <w:annotationRef/>
      </w:r>
      <w:r>
        <w:t>новый атрибут</w:t>
      </w:r>
    </w:p>
  </w:comment>
  <w:comment w:id="6163" w:author="Петрушкова Олеся Олеговна" w:date="2025-07-16T11:10:00Z" w:initials="ПОО">
    <w:p w14:paraId="5E474BFB" w14:textId="2B67EDB6" w:rsidR="009450E6" w:rsidRDefault="009450E6" w:rsidP="009D4C9C">
      <w:pPr>
        <w:pStyle w:val="ab"/>
      </w:pPr>
      <w:r>
        <w:rPr>
          <w:rStyle w:val="afff4"/>
        </w:rPr>
        <w:annotationRef/>
      </w:r>
      <w:r>
        <w:rPr>
          <w:rStyle w:val="afff4"/>
        </w:rPr>
        <w:annotationRef/>
      </w:r>
      <w:r>
        <w:t>новый атрибут</w:t>
      </w:r>
    </w:p>
  </w:comment>
  <w:comment w:id="6164" w:author="Петрушкова Олеся Олеговна" w:date="2025-07-16T11:10:00Z" w:initials="ПОО">
    <w:p w14:paraId="75EF9954" w14:textId="246F63D5" w:rsidR="009450E6" w:rsidRDefault="009450E6" w:rsidP="009D4C9C">
      <w:pPr>
        <w:pStyle w:val="ab"/>
      </w:pPr>
      <w:r>
        <w:rPr>
          <w:rStyle w:val="afff4"/>
        </w:rPr>
        <w:annotationRef/>
      </w:r>
      <w:r>
        <w:rPr>
          <w:rStyle w:val="afff4"/>
        </w:rPr>
        <w:annotationRef/>
      </w:r>
      <w:r>
        <w:t>новый атрибут</w:t>
      </w:r>
    </w:p>
  </w:comment>
  <w:comment w:id="6165" w:author="Петрушкова Олеся Олеговна" w:date="2025-07-16T11:13:00Z" w:initials="ПОО">
    <w:p w14:paraId="10C3E1CE" w14:textId="0728480E" w:rsidR="009450E6" w:rsidRDefault="009450E6">
      <w:pPr>
        <w:pStyle w:val="ab"/>
      </w:pPr>
      <w:r>
        <w:rPr>
          <w:rStyle w:val="afff4"/>
        </w:rPr>
        <w:annotationRef/>
      </w:r>
      <w:r>
        <w:t>Новый атрибут</w:t>
      </w:r>
    </w:p>
  </w:comment>
  <w:comment w:id="6166" w:author="Петрушкова Олеся Олеговна" w:date="2025-03-28T11:49:00Z" w:initials="ПОО">
    <w:p w14:paraId="0537F58D" w14:textId="78BCC96D" w:rsidR="009450E6" w:rsidRDefault="009450E6">
      <w:pPr>
        <w:pStyle w:val="ab"/>
      </w:pPr>
      <w:r>
        <w:rPr>
          <w:rStyle w:val="afff4"/>
        </w:rPr>
        <w:annotationRef/>
      </w:r>
      <w:r>
        <w:t>Новый атрибут</w:t>
      </w:r>
    </w:p>
  </w:comment>
  <w:comment w:id="6167" w:author="Петрушкова Олеся Олеговна" w:date="2025-07-16T11:17:00Z" w:initials="ПОО">
    <w:p w14:paraId="0EE0A04A" w14:textId="0DCAB3B5" w:rsidR="009450E6" w:rsidRDefault="009450E6">
      <w:pPr>
        <w:pStyle w:val="ab"/>
      </w:pPr>
      <w:r>
        <w:rPr>
          <w:rStyle w:val="afff4"/>
        </w:rPr>
        <w:annotationRef/>
      </w:r>
      <w:r>
        <w:t>Новый атрибут</w:t>
      </w:r>
    </w:p>
  </w:comment>
  <w:comment w:id="6168" w:author="Петрушкова Олеся Олеговна" w:date="2025-07-16T11:20:00Z" w:initials="ПОО">
    <w:p w14:paraId="74188473" w14:textId="2FF45998" w:rsidR="009450E6" w:rsidRDefault="009450E6">
      <w:pPr>
        <w:pStyle w:val="ab"/>
      </w:pPr>
      <w:r>
        <w:rPr>
          <w:rStyle w:val="afff4"/>
        </w:rPr>
        <w:annotationRef/>
      </w:r>
      <w:r>
        <w:t>Реквизит новый, после добавлению в реализаци, ТХ дообавить сист. наименование</w:t>
      </w:r>
    </w:p>
  </w:comment>
  <w:comment w:id="6169" w:author="Петрушкова Олеся Олеговна" w:date="2025-04-14T09:51:00Z" w:initials="ПОО">
    <w:p w14:paraId="13CAE9A6" w14:textId="198478E8" w:rsidR="009450E6" w:rsidRDefault="009450E6">
      <w:pPr>
        <w:pStyle w:val="ab"/>
      </w:pPr>
      <w:r>
        <w:rPr>
          <w:rStyle w:val="afff4"/>
        </w:rPr>
        <w:annotationRef/>
      </w:r>
      <w:r>
        <w:t>Новый атрибут</w:t>
      </w:r>
    </w:p>
  </w:comment>
  <w:comment w:id="6170" w:author="Петрушкова Олеся Олеговна" w:date="2025-07-16T11:36:00Z" w:initials="ПОО">
    <w:p w14:paraId="33A07455" w14:textId="28E6634A" w:rsidR="009450E6" w:rsidRDefault="009450E6">
      <w:pPr>
        <w:pStyle w:val="ab"/>
      </w:pPr>
      <w:r>
        <w:rPr>
          <w:rStyle w:val="afff4"/>
        </w:rPr>
        <w:annotationRef/>
      </w:r>
      <w:r>
        <w:t>Новый атрибут</w:t>
      </w:r>
    </w:p>
  </w:comment>
  <w:comment w:id="6171" w:author="Петрушкова Олеся Олеговна" w:date="2025-07-20T19:24:00Z" w:initials="ПОО">
    <w:p w14:paraId="73C02621" w14:textId="08861E00" w:rsidR="009450E6" w:rsidRDefault="009450E6">
      <w:pPr>
        <w:pStyle w:val="ab"/>
      </w:pPr>
      <w:r>
        <w:rPr>
          <w:rStyle w:val="afff4"/>
        </w:rPr>
        <w:annotationRef/>
      </w:r>
      <w:r>
        <w:t>Новый атрибут</w:t>
      </w:r>
    </w:p>
  </w:comment>
  <w:comment w:id="6172" w:author="Петрушкова Олеся Олеговна" w:date="2025-08-18T17:06:00Z" w:initials="ПОО">
    <w:p w14:paraId="47BDEE9B" w14:textId="77777777" w:rsidR="009450E6" w:rsidRDefault="009450E6" w:rsidP="00675676">
      <w:pPr>
        <w:pStyle w:val="ab"/>
      </w:pPr>
      <w:r>
        <w:rPr>
          <w:rStyle w:val="afff4"/>
        </w:rPr>
        <w:annotationRef/>
      </w:r>
      <w:r>
        <w:t>Новый атрибут</w:t>
      </w:r>
    </w:p>
  </w:comment>
  <w:comment w:id="6173" w:author="Петрушкова Олеся Олеговна" w:date="2025-07-16T11:10:00Z" w:initials="ПОО">
    <w:p w14:paraId="5C77832E" w14:textId="77777777" w:rsidR="009450E6" w:rsidRDefault="009450E6" w:rsidP="00675676">
      <w:pPr>
        <w:pStyle w:val="ab"/>
      </w:pPr>
      <w:r>
        <w:rPr>
          <w:rStyle w:val="afff4"/>
        </w:rPr>
        <w:annotationRef/>
      </w:r>
      <w:r>
        <w:t>новый атрибут</w:t>
      </w:r>
    </w:p>
  </w:comment>
  <w:comment w:id="6174" w:author="Петрушкова Олеся Олеговна" w:date="2025-07-16T11:10:00Z" w:initials="ПОО">
    <w:p w14:paraId="6FF05180" w14:textId="77777777" w:rsidR="009450E6" w:rsidRDefault="009450E6" w:rsidP="00675676">
      <w:pPr>
        <w:pStyle w:val="ab"/>
      </w:pPr>
      <w:r>
        <w:rPr>
          <w:rStyle w:val="afff4"/>
        </w:rPr>
        <w:annotationRef/>
      </w:r>
      <w:r>
        <w:t>новый атрибут</w:t>
      </w:r>
    </w:p>
  </w:comment>
  <w:comment w:id="6176" w:author="Петрушкова Олеся Олеговна" w:date="2026-04-13T12:53:00Z" w:initials="ПОО">
    <w:p w14:paraId="02899070" w14:textId="3B32E47C" w:rsidR="00785480" w:rsidRDefault="00785480">
      <w:pPr>
        <w:pStyle w:val="ab"/>
      </w:pPr>
      <w:r>
        <w:rPr>
          <w:rStyle w:val="afff4"/>
        </w:rPr>
        <w:annotationRef/>
      </w:r>
      <w:r w:rsidRPr="00785480">
        <w:t>TSE-121974</w:t>
      </w:r>
    </w:p>
  </w:comment>
  <w:comment w:id="6190" w:author="Петрушкова Олеся Олеговна" w:date="2026-04-13T12:53:00Z" w:initials="ПОО">
    <w:p w14:paraId="6A6A8963" w14:textId="749FB33E" w:rsidR="00785480" w:rsidRDefault="00785480">
      <w:pPr>
        <w:pStyle w:val="ab"/>
      </w:pPr>
      <w:r>
        <w:rPr>
          <w:rStyle w:val="afff4"/>
        </w:rPr>
        <w:annotationRef/>
      </w:r>
      <w:r w:rsidRPr="00785480">
        <w:t>TSE-121974</w:t>
      </w:r>
    </w:p>
  </w:comment>
  <w:comment w:id="6203" w:author="Петрушкова Олеся Олеговна" w:date="2025-08-26T15:13:00Z" w:initials="ПОО">
    <w:p w14:paraId="6CB0CB38" w14:textId="176288C4" w:rsidR="009450E6" w:rsidRDefault="009450E6">
      <w:pPr>
        <w:pStyle w:val="ab"/>
      </w:pPr>
      <w:r>
        <w:rPr>
          <w:rStyle w:val="afff4"/>
        </w:rPr>
        <w:annotationRef/>
      </w:r>
      <w:r>
        <w:t>Новый атрибут</w:t>
      </w:r>
    </w:p>
  </w:comment>
  <w:comment w:id="6204" w:author="Петрушкова Олеся Олеговна" w:date="2025-08-26T15:22:00Z" w:initials="ПОО">
    <w:p w14:paraId="557BD9B0" w14:textId="2B980D50" w:rsidR="009450E6" w:rsidRDefault="009450E6">
      <w:pPr>
        <w:pStyle w:val="ab"/>
      </w:pPr>
      <w:r>
        <w:rPr>
          <w:rStyle w:val="afff4"/>
        </w:rPr>
        <w:annotationRef/>
      </w:r>
      <w:r>
        <w:t>Новый атрибут</w:t>
      </w:r>
    </w:p>
  </w:comment>
  <w:comment w:id="6205" w:author="Петрушкова Олеся Олеговна" w:date="2025-08-26T15:23:00Z" w:initials="ПОО">
    <w:p w14:paraId="17796104" w14:textId="7B5240F7" w:rsidR="009450E6" w:rsidRDefault="009450E6">
      <w:pPr>
        <w:pStyle w:val="ab"/>
      </w:pPr>
      <w:r>
        <w:rPr>
          <w:rStyle w:val="afff4"/>
        </w:rPr>
        <w:annotationRef/>
      </w:r>
      <w:r>
        <w:t>Новый атрибут</w:t>
      </w:r>
    </w:p>
  </w:comment>
  <w:comment w:id="6206" w:author="Петрушкова Олеся Олеговна" w:date="2025-08-21T17:42:00Z" w:initials="ПОО">
    <w:p w14:paraId="566AC3D5" w14:textId="115F61A2" w:rsidR="009450E6" w:rsidRDefault="009450E6" w:rsidP="00BF1218">
      <w:pPr>
        <w:pStyle w:val="ab"/>
      </w:pPr>
      <w:r>
        <w:rPr>
          <w:rStyle w:val="afff4"/>
        </w:rPr>
        <w:annotationRef/>
      </w:r>
      <w:r>
        <w:t>Новый атрибут</w:t>
      </w:r>
    </w:p>
  </w:comment>
  <w:comment w:id="6221" w:author="Щербань О.И. TSE-105681" w:date="2025-07-28T09:18:00Z" w:initials="О.И.">
    <w:p w14:paraId="6DCA7D1B" w14:textId="142A47B1" w:rsidR="009450E6" w:rsidRDefault="009450E6">
      <w:pPr>
        <w:pStyle w:val="ab"/>
      </w:pPr>
      <w:r>
        <w:rPr>
          <w:rStyle w:val="afff4"/>
        </w:rPr>
        <w:annotationRef/>
      </w:r>
      <w:r>
        <w:t>ТХ/СА: Посмотреть, может можно упростить</w:t>
      </w:r>
    </w:p>
  </w:comment>
  <w:comment w:id="6225" w:author="Щербань О.И." w:date="2025-04-11T08:04:00Z" w:initials="О.И.">
    <w:p w14:paraId="6E4D0EB1" w14:textId="22DA2571" w:rsidR="009450E6" w:rsidRDefault="009450E6">
      <w:pPr>
        <w:pStyle w:val="ab"/>
      </w:pPr>
      <w:r>
        <w:rPr>
          <w:rStyle w:val="afff4"/>
        </w:rPr>
        <w:annotationRef/>
      </w:r>
      <w:r>
        <w:t>возврат</w:t>
      </w:r>
    </w:p>
  </w:comment>
  <w:comment w:id="6227" w:author="Щербань О.И." w:date="2025-04-11T08:04:00Z" w:initials="О.И.">
    <w:p w14:paraId="66D6AD90" w14:textId="5F3BE7FA" w:rsidR="009450E6" w:rsidRDefault="009450E6">
      <w:pPr>
        <w:pStyle w:val="ab"/>
      </w:pPr>
      <w:r>
        <w:rPr>
          <w:rStyle w:val="afff4"/>
        </w:rPr>
        <w:annotationRef/>
      </w:r>
      <w:r>
        <w:t>КР</w:t>
      </w:r>
    </w:p>
  </w:comment>
  <w:comment w:id="6230" w:author="Щербань О.И. TSE-119629" w:date="2026-01-28T12:31:00Z" w:initials="О.И.">
    <w:p w14:paraId="728182F7" w14:textId="7E1947A5" w:rsidR="009450E6" w:rsidRDefault="009450E6">
      <w:pPr>
        <w:pStyle w:val="ab"/>
      </w:pPr>
      <w:r>
        <w:rPr>
          <w:rStyle w:val="afff4"/>
        </w:rPr>
        <w:annotationRef/>
      </w:r>
      <w:r>
        <w:t>ДЗ 2002</w:t>
      </w:r>
    </w:p>
  </w:comment>
  <w:comment w:id="6231" w:author="Щербань О.И." w:date="2025-04-11T08:04:00Z" w:initials="О.И.">
    <w:p w14:paraId="546248E6" w14:textId="7F179FF2" w:rsidR="009450E6" w:rsidRPr="00B3324C" w:rsidRDefault="009450E6" w:rsidP="00D25866">
      <w:pPr>
        <w:pStyle w:val="ab"/>
      </w:pPr>
      <w:r>
        <w:rPr>
          <w:rStyle w:val="afff4"/>
        </w:rPr>
        <w:annotationRef/>
      </w:r>
      <w:r>
        <w:t>КР по КНР, возврат по 41 делается по КЦ (если есть)</w:t>
      </w:r>
    </w:p>
  </w:comment>
  <w:comment w:id="6235" w:author="Щербань О.И. TSE-105677" w:date="2025-09-08T09:16:00Z" w:initials="О.И.">
    <w:p w14:paraId="642628EF" w14:textId="6FF8EB53" w:rsidR="009450E6" w:rsidRDefault="009450E6">
      <w:pPr>
        <w:pStyle w:val="ab"/>
      </w:pPr>
      <w:r>
        <w:rPr>
          <w:rStyle w:val="afff4"/>
        </w:rPr>
        <w:annotationRef/>
      </w:r>
      <w:r>
        <w:t>ТХ уточнить название</w:t>
      </w:r>
    </w:p>
  </w:comment>
  <w:comment w:id="6236" w:author="Щербань О.И. TSE-105677" w:date="2025-09-08T09:16:00Z" w:initials="О.И.">
    <w:p w14:paraId="7BBB2166" w14:textId="1BA2A0A3" w:rsidR="009450E6" w:rsidRDefault="009450E6">
      <w:pPr>
        <w:pStyle w:val="ab"/>
      </w:pPr>
      <w:r>
        <w:rPr>
          <w:rStyle w:val="afff4"/>
        </w:rPr>
        <w:annotationRef/>
      </w:r>
      <w:r>
        <w:t>ТХ уточнить название</w:t>
      </w:r>
    </w:p>
  </w:comment>
  <w:comment w:id="6237" w:author="Щербань О.И. TSE-105677" w:date="2025-09-08T09:16:00Z" w:initials="О.И.">
    <w:p w14:paraId="255B3A8C" w14:textId="3278A5DE" w:rsidR="009450E6" w:rsidRDefault="009450E6">
      <w:pPr>
        <w:pStyle w:val="ab"/>
      </w:pPr>
      <w:r>
        <w:rPr>
          <w:rStyle w:val="afff4"/>
        </w:rPr>
        <w:annotationRef/>
      </w:r>
      <w:r>
        <w:t>ТХ уточнить название</w:t>
      </w:r>
    </w:p>
  </w:comment>
  <w:comment w:id="6255" w:author="Опаева Лидия Арашаевна [2]" w:date="2026-03-05T15:09:00Z" w:initials="ОЛА">
    <w:p w14:paraId="3B18F7F0" w14:textId="692ECA44" w:rsidR="009450E6" w:rsidRDefault="009450E6">
      <w:pPr>
        <w:pStyle w:val="ab"/>
      </w:pPr>
      <w:r>
        <w:rPr>
          <w:rStyle w:val="afff4"/>
        </w:rPr>
        <w:annotationRef/>
      </w:r>
      <w:r>
        <w:t>Новый атрибут</w:t>
      </w:r>
    </w:p>
  </w:comment>
  <w:comment w:id="6267" w:author="Опаева Лидия Арашаевна" w:date="2025-07-11T16:54:00Z" w:initials="О.Л.А.">
    <w:p w14:paraId="44BDB840" w14:textId="15333935" w:rsidR="009450E6" w:rsidRDefault="009450E6">
      <w:pPr>
        <w:pStyle w:val="ab"/>
      </w:pPr>
      <w:r>
        <w:rPr>
          <w:rStyle w:val="afff4"/>
        </w:rPr>
        <w:annotationRef/>
      </w:r>
      <w:r>
        <w:t>Новый атрибут</w:t>
      </w:r>
    </w:p>
  </w:comment>
  <w:comment w:id="6288" w:author="Опаева Лидия Арашаевна [2]" w:date="2026-03-05T15:10:00Z" w:initials="ОЛА">
    <w:p w14:paraId="5636409B" w14:textId="77777777" w:rsidR="009450E6" w:rsidRDefault="009450E6" w:rsidP="0086291E">
      <w:pPr>
        <w:pStyle w:val="ab"/>
      </w:pPr>
      <w:r>
        <w:rPr>
          <w:rStyle w:val="afff4"/>
        </w:rPr>
        <w:annotationRef/>
      </w:r>
      <w:r>
        <w:t>Новый атрибут</w:t>
      </w:r>
    </w:p>
    <w:p w14:paraId="4169CD9F" w14:textId="1302319E" w:rsidR="009450E6" w:rsidRDefault="009450E6">
      <w:pPr>
        <w:pStyle w:val="ab"/>
      </w:pPr>
    </w:p>
  </w:comment>
  <w:comment w:id="6300" w:author="Опаева Лидия Арашаевна" w:date="2025-07-11T16:55:00Z" w:initials="О.Л.А.">
    <w:p w14:paraId="76535B5D" w14:textId="4714A451" w:rsidR="009450E6" w:rsidRDefault="009450E6">
      <w:pPr>
        <w:pStyle w:val="ab"/>
      </w:pPr>
      <w:r>
        <w:rPr>
          <w:rStyle w:val="afff4"/>
        </w:rPr>
        <w:annotationRef/>
      </w:r>
      <w:r>
        <w:t>Новый атрибут</w:t>
      </w:r>
    </w:p>
  </w:comment>
  <w:comment w:id="6324" w:author="Великанова Алевтина Николаевна SUP-1824481" w:date="2025-12-02T15:27:00Z" w:initials="ВАН">
    <w:p w14:paraId="16E7A446" w14:textId="537F2656" w:rsidR="009450E6" w:rsidRDefault="009450E6">
      <w:pPr>
        <w:pStyle w:val="ab"/>
      </w:pPr>
      <w:r>
        <w:rPr>
          <w:rStyle w:val="afff4"/>
        </w:rPr>
        <w:annotationRef/>
      </w:r>
      <w:r>
        <w:t>Приведено в соответствие с реализацией</w:t>
      </w:r>
    </w:p>
  </w:comment>
  <w:comment w:id="6328" w:author="Великанова Алевтина Николаевна SUP-1824481" w:date="2025-12-02T15:27:00Z" w:initials="ВАН">
    <w:p w14:paraId="6BF69680" w14:textId="29A12DD5" w:rsidR="009450E6" w:rsidRPr="00711B7D" w:rsidRDefault="009450E6">
      <w:pPr>
        <w:pStyle w:val="ab"/>
      </w:pPr>
      <w:r>
        <w:rPr>
          <w:rStyle w:val="afff4"/>
        </w:rPr>
        <w:annotationRef/>
      </w:r>
      <w:r>
        <w:t>Приведено в соответствие с реализацией</w:t>
      </w:r>
    </w:p>
  </w:comment>
  <w:comment w:id="7134" w:author="Сказецкая Наталья Камилевна" w:date="2026-02-12T20:52:00Z" w:initials="СНК">
    <w:p w14:paraId="06935566" w14:textId="715BB92C" w:rsidR="009450E6" w:rsidRDefault="009450E6">
      <w:pPr>
        <w:pStyle w:val="ab"/>
      </w:pPr>
      <w:r>
        <w:rPr>
          <w:rStyle w:val="afff4"/>
        </w:rPr>
        <w:annotationRef/>
      </w:r>
      <w:r w:rsidRPr="00E92868">
        <w:t>SUP-1871121</w:t>
      </w:r>
    </w:p>
  </w:comment>
  <w:comment w:id="7144" w:author="Сказецкая Наталья Камилевна" w:date="2026-02-12T20:43:00Z" w:initials="СНК">
    <w:p w14:paraId="66ACF1BE" w14:textId="6AEB5F3E" w:rsidR="009450E6" w:rsidRDefault="009450E6" w:rsidP="00C8256F">
      <w:pPr>
        <w:pStyle w:val="ab"/>
      </w:pPr>
      <w:r>
        <w:rPr>
          <w:rStyle w:val="afff4"/>
        </w:rPr>
        <w:annotationRef/>
      </w:r>
      <w:r>
        <w:t xml:space="preserve">Сейчас можно заполнять константой. При переходе ПУР АУ/БУ на СВАП+НПС добавится значение </w:t>
      </w:r>
      <w:r w:rsidRPr="00664195">
        <w:t>INC (</w:t>
      </w:r>
      <w:r w:rsidRPr="00664195">
        <w:rPr>
          <w:szCs w:val="22"/>
        </w:rPr>
        <w:t>ПУР АУ/БУ ЭБ)</w:t>
      </w:r>
      <w:r w:rsidRPr="00664195">
        <w:rPr>
          <w:sz w:val="22"/>
          <w:szCs w:val="22"/>
        </w:rPr>
        <w:annotationRef/>
      </w:r>
      <w:r>
        <w:t>, затем ПУРы. Тогда при заполнении надо будет завязываться на условие по маске КС:</w:t>
      </w:r>
    </w:p>
    <w:p w14:paraId="13C2E9D5" w14:textId="77777777" w:rsidR="009450E6" w:rsidRDefault="009450E6" w:rsidP="00C8256F">
      <w:pPr>
        <w:pStyle w:val="ab"/>
      </w:pPr>
      <w:r>
        <w:t xml:space="preserve">- указывается </w:t>
      </w:r>
      <w:r w:rsidRPr="00696CBB">
        <w:t>TSE</w:t>
      </w:r>
      <w:r>
        <w:t>, если КС плательщика (для КДИ) или КС получателя (для КДВ) соответствует маске 03215%, 03225%, 03235%, 03216%;</w:t>
      </w:r>
    </w:p>
    <w:p w14:paraId="621EA3FB" w14:textId="3C38F8A9" w:rsidR="009450E6" w:rsidRDefault="009450E6" w:rsidP="00C8256F">
      <w:pPr>
        <w:pStyle w:val="ab"/>
      </w:pPr>
      <w:r>
        <w:t xml:space="preserve">- указывается </w:t>
      </w:r>
      <w:r w:rsidRPr="00664195">
        <w:t>INC</w:t>
      </w:r>
      <w:r>
        <w:t>, если КС плательщика (для КДИ) или КС получателя (для КДВ) соответствует маске 03214%;</w:t>
      </w:r>
    </w:p>
    <w:p w14:paraId="70A82E3A" w14:textId="2841FD1E" w:rsidR="009450E6" w:rsidRDefault="009450E6" w:rsidP="00C8256F">
      <w:pPr>
        <w:pStyle w:val="ab"/>
      </w:pPr>
      <w:r>
        <w:t xml:space="preserve">- указывается </w:t>
      </w:r>
      <w:r>
        <w:rPr>
          <w:lang w:val="en-US"/>
        </w:rPr>
        <w:t>EXP</w:t>
      </w:r>
      <w:r w:rsidRPr="00A87F8A">
        <w:t xml:space="preserve">05 </w:t>
      </w:r>
      <w:r>
        <w:t>для 03212;</w:t>
      </w:r>
    </w:p>
    <w:p w14:paraId="06982D96" w14:textId="0DF9ECFA" w:rsidR="009450E6" w:rsidRPr="00C8256F" w:rsidRDefault="009450E6" w:rsidP="00C8256F">
      <w:pPr>
        <w:pStyle w:val="ab"/>
      </w:pPr>
      <w:r>
        <w:t xml:space="preserve">- указывается </w:t>
      </w:r>
      <w:r>
        <w:rPr>
          <w:lang w:val="en-US"/>
        </w:rPr>
        <w:t>EXP</w:t>
      </w:r>
      <w:r>
        <w:t>03 для 03211.</w:t>
      </w:r>
    </w:p>
  </w:comment>
  <w:comment w:id="7151" w:author="Сказецкая Наталья Камилевна" w:date="2026-03-31T18:44:00Z" w:initials="СНК">
    <w:p w14:paraId="5E2A29A5" w14:textId="69668194" w:rsidR="009450E6" w:rsidRDefault="009450E6">
      <w:pPr>
        <w:pStyle w:val="ab"/>
      </w:pPr>
      <w:r>
        <w:rPr>
          <w:rStyle w:val="afff4"/>
        </w:rPr>
        <w:annotationRef/>
      </w:r>
      <w:r w:rsidRPr="00437FD3">
        <w:t>SUP-1842780</w:t>
      </w:r>
    </w:p>
  </w:comment>
  <w:comment w:id="7158" w:author="Сказецкая Наталья Камилевна" w:date="2026-03-31T15:35:00Z" w:initials="СНК">
    <w:p w14:paraId="7706D693" w14:textId="406F2025" w:rsidR="009450E6" w:rsidRDefault="009450E6">
      <w:pPr>
        <w:pStyle w:val="ab"/>
      </w:pPr>
      <w:r>
        <w:rPr>
          <w:rStyle w:val="afff4"/>
        </w:rPr>
        <w:annotationRef/>
      </w:r>
      <w:r>
        <w:t xml:space="preserve">Смежная с </w:t>
      </w:r>
      <w:r w:rsidRPr="006E13F1">
        <w:t>TSE-120532</w:t>
      </w:r>
    </w:p>
  </w:comment>
  <w:comment w:id="7187" w:author="Сказецкая Наталья Камилевна" w:date="2026-02-12T20:52:00Z" w:initials="СНК">
    <w:p w14:paraId="49CCBBE3" w14:textId="77777777" w:rsidR="009450E6" w:rsidRDefault="009450E6">
      <w:pPr>
        <w:pStyle w:val="ab"/>
      </w:pPr>
      <w:r>
        <w:rPr>
          <w:rStyle w:val="afff4"/>
        </w:rPr>
        <w:annotationRef/>
      </w:r>
      <w:r w:rsidRPr="00E92868">
        <w:t>SUP-1871121</w:t>
      </w:r>
    </w:p>
  </w:comment>
  <w:comment w:id="7198" w:author="Сказецкая Наталья Камилевна" w:date="2026-03-31T15:29:00Z" w:initials="СНК">
    <w:p w14:paraId="4F6F2B9A" w14:textId="78732738" w:rsidR="009450E6" w:rsidRDefault="009450E6">
      <w:pPr>
        <w:pStyle w:val="ab"/>
      </w:pPr>
      <w:r>
        <w:rPr>
          <w:rStyle w:val="afff4"/>
        </w:rPr>
        <w:annotationRef/>
      </w:r>
      <w:r>
        <w:t xml:space="preserve">Смежная с </w:t>
      </w:r>
      <w:r w:rsidRPr="006E13F1">
        <w:t>TSE-120532</w:t>
      </w:r>
    </w:p>
  </w:comment>
  <w:comment w:id="7223" w:author="Сказецкая Наталья Камилевна" w:date="2025-03-05T21:33:00Z" w:initials="СНК">
    <w:p w14:paraId="40AB482D" w14:textId="77777777" w:rsidR="009450E6" w:rsidRDefault="009450E6" w:rsidP="000818B5">
      <w:pPr>
        <w:pStyle w:val="ab"/>
        <w:rPr>
          <w:highlight w:val="yellow"/>
        </w:rPr>
      </w:pPr>
      <w:r>
        <w:rPr>
          <w:rStyle w:val="afff4"/>
        </w:rPr>
        <w:annotationRef/>
      </w:r>
      <w:r w:rsidRPr="006A6772">
        <w:rPr>
          <w:highlight w:val="yellow"/>
        </w:rPr>
        <w:t xml:space="preserve">БА ТФО </w:t>
      </w:r>
    </w:p>
    <w:p w14:paraId="05FCCBA8" w14:textId="77777777" w:rsidR="009450E6" w:rsidRDefault="009450E6" w:rsidP="000818B5">
      <w:pPr>
        <w:pStyle w:val="ab"/>
      </w:pPr>
      <w:r>
        <w:rPr>
          <w:highlight w:val="yellow"/>
        </w:rPr>
        <w:t xml:space="preserve">Внести редакционную правку сноски </w:t>
      </w:r>
      <w:r w:rsidRPr="006A6772">
        <w:rPr>
          <w:highlight w:val="yellow"/>
        </w:rPr>
        <w:t>во все тома, где есть Приложение 1 с атрибутами документов</w:t>
      </w:r>
    </w:p>
  </w:comment>
  <w:comment w:id="7261" w:author="Сатлер Марина Викторовна" w:date="2026-04-08T17:29:00Z" w:initials="С.М.В">
    <w:p w14:paraId="669CEF00" w14:textId="77777777" w:rsidR="009450E6" w:rsidRDefault="009450E6">
      <w:pPr>
        <w:pStyle w:val="ab"/>
      </w:pPr>
      <w:r>
        <w:rPr>
          <w:rStyle w:val="afff4"/>
        </w:rPr>
        <w:annotationRef/>
      </w:r>
      <w:r>
        <w:t xml:space="preserve">Согласно </w:t>
      </w:r>
      <w:hyperlink r:id="rId4" w:tgtFrame="_blank" w:history="1">
        <w:r>
          <w:rPr>
            <w:rStyle w:val="ad"/>
            <w:rFonts w:ascii="-apple-system" w:hAnsi="-apple-system"/>
            <w:color w:val="0052CC"/>
            <w:sz w:val="21"/>
            <w:szCs w:val="21"/>
            <w:shd w:val="clear" w:color="auto" w:fill="FFFFFF"/>
          </w:rPr>
          <w:t>OTR-1101</w:t>
        </w:r>
      </w:hyperlink>
    </w:p>
  </w:comment>
  <w:comment w:id="7310" w:author="Сказецкая Наталья Камилевна" w:date="2024-02-15T22:14:00Z" w:initials="СНК">
    <w:p w14:paraId="123AD175" w14:textId="77777777" w:rsidR="009450E6" w:rsidRDefault="009450E6" w:rsidP="00786778">
      <w:pPr>
        <w:pStyle w:val="ab"/>
      </w:pPr>
      <w:r>
        <w:rPr>
          <w:rStyle w:val="afff4"/>
        </w:rPr>
        <w:annotationRef/>
      </w:r>
      <w:r>
        <w:t>Согласно МУ этот признак важен только по операциям ВКР и именно по плательщику.</w:t>
      </w:r>
    </w:p>
    <w:p w14:paraId="758237F6" w14:textId="77777777" w:rsidR="009450E6" w:rsidRDefault="009450E6" w:rsidP="00786778">
      <w:pPr>
        <w:pStyle w:val="ab"/>
      </w:pPr>
      <w:r>
        <w:t>Для получателя не важно, при выплатах не важно. Поэтому я предполагала, что будет условная обязательность по Виду операции = 2. И именно 71 ЛС плательщик интересует. Этот признак определяет, нужно ли ставить доп проводку на псевдоподметание с КС ТОФК на КС МОУ</w:t>
      </w:r>
    </w:p>
  </w:comment>
  <w:comment w:id="7311" w:author="Сказецкая Наталья Камилевна" w:date="2025-03-13T21:10:00Z" w:initials="СНК">
    <w:p w14:paraId="1FA9DCFE" w14:textId="77777777" w:rsidR="009450E6" w:rsidRDefault="009450E6" w:rsidP="00786778">
      <w:pPr>
        <w:pStyle w:val="ab"/>
      </w:pPr>
      <w:r>
        <w:rPr>
          <w:rStyle w:val="afff4"/>
        </w:rPr>
        <w:annotationRef/>
      </w:r>
      <w:r>
        <w:t>Если согласны, то применить к получателю</w:t>
      </w:r>
    </w:p>
  </w:comment>
  <w:comment w:id="7312" w:author="Сказецкая Наталья Камилевна" w:date="2025-03-13T21:10:00Z" w:initials="СНК">
    <w:p w14:paraId="528FC33B" w14:textId="77777777" w:rsidR="009450E6" w:rsidRDefault="009450E6" w:rsidP="00786778">
      <w:pPr>
        <w:pStyle w:val="ab"/>
      </w:pPr>
      <w:r>
        <w:rPr>
          <w:rStyle w:val="afff4"/>
        </w:rPr>
        <w:annotationRef/>
      </w:r>
      <w:r>
        <w:t>Если согласны, то применить к получателю</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39E5EAC" w15:done="0"/>
  <w15:commentEx w15:paraId="08E06E10" w15:done="0"/>
  <w15:commentEx w15:paraId="7ADDF374" w15:done="0"/>
  <w15:commentEx w15:paraId="0FB6C453" w15:done="0"/>
  <w15:commentEx w15:paraId="2BDA5430" w15:done="0"/>
  <w15:commentEx w15:paraId="7B4DD386" w15:done="0"/>
  <w15:commentEx w15:paraId="4E90B7B4" w15:done="0"/>
  <w15:commentEx w15:paraId="613EBC78" w15:done="0"/>
  <w15:commentEx w15:paraId="039C0A86" w15:done="0"/>
  <w15:commentEx w15:paraId="43C8C58B" w15:done="0"/>
  <w15:commentEx w15:paraId="36F4DF37" w15:done="0"/>
  <w15:commentEx w15:paraId="16186E32" w15:done="0"/>
  <w15:commentEx w15:paraId="5A416080" w15:done="0"/>
  <w15:commentEx w15:paraId="61543A8C" w15:done="1"/>
  <w15:commentEx w15:paraId="706A053E" w15:paraIdParent="61543A8C" w15:done="1"/>
  <w15:commentEx w15:paraId="73ABAF2D" w15:done="0"/>
  <w15:commentEx w15:paraId="6EC1E7A0" w15:done="0"/>
  <w15:commentEx w15:paraId="2271AA10" w15:done="0"/>
  <w15:commentEx w15:paraId="29D7A317" w15:done="1"/>
  <w15:commentEx w15:paraId="3B226B94" w15:paraIdParent="29D7A317" w15:done="1"/>
  <w15:commentEx w15:paraId="2221217A" w15:done="0"/>
  <w15:commentEx w15:paraId="360A9CA9" w15:done="0"/>
  <w15:commentEx w15:paraId="532FB2D2" w15:done="0"/>
  <w15:commentEx w15:paraId="44759BD4" w15:done="0"/>
  <w15:commentEx w15:paraId="15618978" w15:done="0"/>
  <w15:commentEx w15:paraId="2F50E288" w15:done="0"/>
  <w15:commentEx w15:paraId="729C7173" w15:done="0"/>
  <w15:commentEx w15:paraId="2BAEDE09" w15:done="0"/>
  <w15:commentEx w15:paraId="1287B1BB" w15:done="0"/>
  <w15:commentEx w15:paraId="365475D7" w15:done="0"/>
  <w15:commentEx w15:paraId="265A4F0E" w15:done="0"/>
  <w15:commentEx w15:paraId="4FD9388F" w15:done="0"/>
  <w15:commentEx w15:paraId="64A8D18F" w15:done="0"/>
  <w15:commentEx w15:paraId="510D0F1F" w15:done="0"/>
  <w15:commentEx w15:paraId="2B2D41A4" w15:done="0"/>
  <w15:commentEx w15:paraId="41B85793" w15:done="0"/>
  <w15:commentEx w15:paraId="213E5936" w15:done="0"/>
  <w15:commentEx w15:paraId="35E1021B" w15:done="0"/>
  <w15:commentEx w15:paraId="39CF7158" w15:done="0"/>
  <w15:commentEx w15:paraId="5F15A922" w15:done="0"/>
  <w15:commentEx w15:paraId="5BC34B23" w15:done="0"/>
  <w15:commentEx w15:paraId="50C9AEAC" w15:done="0"/>
  <w15:commentEx w15:paraId="433DFFC9" w15:done="0"/>
  <w15:commentEx w15:paraId="400A1663" w15:done="0"/>
  <w15:commentEx w15:paraId="51D0834E" w15:done="1"/>
  <w15:commentEx w15:paraId="4479646D" w15:paraIdParent="51D0834E" w15:done="1"/>
  <w15:commentEx w15:paraId="23CB717E" w15:done="0"/>
  <w15:commentEx w15:paraId="72342385" w15:done="0"/>
  <w15:commentEx w15:paraId="6F92D9A7" w15:done="0"/>
  <w15:commentEx w15:paraId="40EE0E36" w15:done="0"/>
  <w15:commentEx w15:paraId="0A89C665" w15:done="0"/>
  <w15:commentEx w15:paraId="3BF292D7" w15:paraIdParent="0A89C665" w15:done="0"/>
  <w15:commentEx w15:paraId="694816F2" w15:done="0"/>
  <w15:commentEx w15:paraId="24B781C5" w15:done="0"/>
  <w15:commentEx w15:paraId="39413848" w15:done="0"/>
  <w15:commentEx w15:paraId="06E6FE34" w15:paraIdParent="39413848" w15:done="0"/>
  <w15:commentEx w15:paraId="5818D7E3" w15:done="0"/>
  <w15:commentEx w15:paraId="0DC4A631" w15:done="0"/>
  <w15:commentEx w15:paraId="1751B915" w15:done="0"/>
  <w15:commentEx w15:paraId="2A43924C" w15:done="0"/>
  <w15:commentEx w15:paraId="50238E5A" w15:done="0"/>
  <w15:commentEx w15:paraId="3B2A834E" w15:paraIdParent="50238E5A" w15:done="0"/>
  <w15:commentEx w15:paraId="6CEF91F8" w15:done="0"/>
  <w15:commentEx w15:paraId="00EEAEE5" w15:done="0"/>
  <w15:commentEx w15:paraId="3621FAF3" w15:done="0"/>
  <w15:commentEx w15:paraId="01BE196A" w15:done="0"/>
  <w15:commentEx w15:paraId="12246509" w15:done="0"/>
  <w15:commentEx w15:paraId="4E43E890" w15:done="0"/>
  <w15:commentEx w15:paraId="3D210090" w15:paraIdParent="4E43E890" w15:done="0"/>
  <w15:commentEx w15:paraId="4BE36C15" w15:done="0"/>
  <w15:commentEx w15:paraId="01F8EB69" w15:done="0"/>
  <w15:commentEx w15:paraId="641F7FE5" w15:done="0"/>
  <w15:commentEx w15:paraId="753051CF" w15:done="0"/>
  <w15:commentEx w15:paraId="10E4918E" w15:done="0"/>
  <w15:commentEx w15:paraId="485B53C3" w15:done="1"/>
  <w15:commentEx w15:paraId="6262E1A5" w15:paraIdParent="485B53C3" w15:done="1"/>
  <w15:commentEx w15:paraId="7012B2AE" w15:done="0"/>
  <w15:commentEx w15:paraId="2A8BFF1C" w15:done="0"/>
  <w15:commentEx w15:paraId="5F29C5AC" w15:done="1"/>
  <w15:commentEx w15:paraId="3E668417" w15:paraIdParent="5F29C5AC" w15:done="1"/>
  <w15:commentEx w15:paraId="20017D5D" w15:done="1"/>
  <w15:commentEx w15:paraId="77B4E622" w15:paraIdParent="20017D5D" w15:done="1"/>
  <w15:commentEx w15:paraId="225ABCDE" w15:done="0"/>
  <w15:commentEx w15:paraId="2E0465D6" w15:done="0"/>
  <w15:commentEx w15:paraId="550A5D8A" w15:done="0"/>
  <w15:commentEx w15:paraId="08F04C0D" w15:done="1"/>
  <w15:commentEx w15:paraId="68A3F872" w15:paraIdParent="08F04C0D" w15:done="1"/>
  <w15:commentEx w15:paraId="61535E51" w15:done="0"/>
  <w15:commentEx w15:paraId="565644D5" w15:done="0"/>
  <w15:commentEx w15:paraId="469B7F70" w15:done="0"/>
  <w15:commentEx w15:paraId="54F4EDCE" w15:done="0"/>
  <w15:commentEx w15:paraId="5353E382" w15:done="0"/>
  <w15:commentEx w15:paraId="3C6BD806" w15:done="0"/>
  <w15:commentEx w15:paraId="31CD7CB0" w15:done="0"/>
  <w15:commentEx w15:paraId="33352CFA" w15:paraIdParent="31CD7CB0" w15:done="0"/>
  <w15:commentEx w15:paraId="3C9A5750" w15:paraIdParent="31CD7CB0" w15:done="0"/>
  <w15:commentEx w15:paraId="08145D60" w15:paraIdParent="31CD7CB0" w15:done="0"/>
  <w15:commentEx w15:paraId="104EE007" w15:paraIdParent="31CD7CB0" w15:done="0"/>
  <w15:commentEx w15:paraId="3CF53034" w15:done="0"/>
  <w15:commentEx w15:paraId="2547158E" w15:done="0"/>
  <w15:commentEx w15:paraId="707D6F7E" w15:done="0"/>
  <w15:commentEx w15:paraId="06D37090" w15:done="0"/>
  <w15:commentEx w15:paraId="3564AF5F" w15:done="0"/>
  <w15:commentEx w15:paraId="690D3EA5" w15:done="0"/>
  <w15:commentEx w15:paraId="071CF8CC" w15:done="0"/>
  <w15:commentEx w15:paraId="3A081587" w15:done="0"/>
  <w15:commentEx w15:paraId="077BB115" w15:done="0"/>
  <w15:commentEx w15:paraId="307D84ED" w15:done="0"/>
  <w15:commentEx w15:paraId="15387098" w15:done="0"/>
  <w15:commentEx w15:paraId="61A6D030" w15:done="0"/>
  <w15:commentEx w15:paraId="0860CE8A" w15:done="0"/>
  <w15:commentEx w15:paraId="0069A919" w15:done="0"/>
  <w15:commentEx w15:paraId="42DC7941" w15:done="0"/>
  <w15:commentEx w15:paraId="4496C8DA" w15:done="0"/>
  <w15:commentEx w15:paraId="06B505FB" w15:done="0"/>
  <w15:commentEx w15:paraId="72087875" w15:done="0"/>
  <w15:commentEx w15:paraId="51F28754" w15:done="0"/>
  <w15:commentEx w15:paraId="225C1D95" w15:done="0"/>
  <w15:commentEx w15:paraId="40C617F1" w15:done="0"/>
  <w15:commentEx w15:paraId="2C70E1BA" w15:done="0"/>
  <w15:commentEx w15:paraId="254BB353" w15:done="0"/>
  <w15:commentEx w15:paraId="1BCFAA77" w15:done="0"/>
  <w15:commentEx w15:paraId="39D6B81A" w15:done="0"/>
  <w15:commentEx w15:paraId="1D572728" w15:done="0"/>
  <w15:commentEx w15:paraId="2FDB8F72" w15:paraIdParent="1D572728" w15:done="0"/>
  <w15:commentEx w15:paraId="1EF18E59" w15:done="0"/>
  <w15:commentEx w15:paraId="3061DBC0" w15:paraIdParent="1EF18E59" w15:done="0"/>
  <w15:commentEx w15:paraId="2F7695C5" w15:done="0"/>
  <w15:commentEx w15:paraId="73F364E3" w15:paraIdParent="2F7695C5" w15:done="0"/>
  <w15:commentEx w15:paraId="24B17159" w15:done="0"/>
  <w15:commentEx w15:paraId="0C1D2F29" w15:done="0"/>
  <w15:commentEx w15:paraId="17EED431" w15:done="0"/>
  <w15:commentEx w15:paraId="5C55AF19" w15:done="0"/>
  <w15:commentEx w15:paraId="64B9339D" w15:done="0"/>
  <w15:commentEx w15:paraId="5F8D9A9C" w15:done="0"/>
  <w15:commentEx w15:paraId="5E474BFB" w15:done="0"/>
  <w15:commentEx w15:paraId="75EF9954" w15:done="0"/>
  <w15:commentEx w15:paraId="10C3E1CE" w15:done="0"/>
  <w15:commentEx w15:paraId="0537F58D" w15:done="0"/>
  <w15:commentEx w15:paraId="0EE0A04A" w15:done="0"/>
  <w15:commentEx w15:paraId="74188473" w15:done="0"/>
  <w15:commentEx w15:paraId="13CAE9A6" w15:done="0"/>
  <w15:commentEx w15:paraId="33A07455" w15:done="0"/>
  <w15:commentEx w15:paraId="73C02621" w15:done="0"/>
  <w15:commentEx w15:paraId="47BDEE9B" w15:done="0"/>
  <w15:commentEx w15:paraId="5C77832E" w15:done="0"/>
  <w15:commentEx w15:paraId="6FF05180" w15:done="0"/>
  <w15:commentEx w15:paraId="02899070" w15:done="0"/>
  <w15:commentEx w15:paraId="6A6A8963" w15:done="0"/>
  <w15:commentEx w15:paraId="6CB0CB38" w15:done="0"/>
  <w15:commentEx w15:paraId="557BD9B0" w15:done="0"/>
  <w15:commentEx w15:paraId="17796104" w15:done="0"/>
  <w15:commentEx w15:paraId="566AC3D5" w15:done="0"/>
  <w15:commentEx w15:paraId="6DCA7D1B" w15:done="0"/>
  <w15:commentEx w15:paraId="6E4D0EB1" w15:done="0"/>
  <w15:commentEx w15:paraId="66D6AD90" w15:done="0"/>
  <w15:commentEx w15:paraId="728182F7" w15:done="0"/>
  <w15:commentEx w15:paraId="546248E6" w15:done="0"/>
  <w15:commentEx w15:paraId="642628EF" w15:done="0"/>
  <w15:commentEx w15:paraId="7BBB2166" w15:done="0"/>
  <w15:commentEx w15:paraId="255B3A8C" w15:done="0"/>
  <w15:commentEx w15:paraId="3B18F7F0" w15:done="0"/>
  <w15:commentEx w15:paraId="44BDB840" w15:done="0"/>
  <w15:commentEx w15:paraId="4169CD9F" w15:done="0"/>
  <w15:commentEx w15:paraId="76535B5D" w15:done="0"/>
  <w15:commentEx w15:paraId="16E7A446" w15:done="0"/>
  <w15:commentEx w15:paraId="6BF69680" w15:done="0"/>
  <w15:commentEx w15:paraId="06935566" w15:done="0"/>
  <w15:commentEx w15:paraId="06982D96" w15:done="0"/>
  <w15:commentEx w15:paraId="5E2A29A5" w15:done="0"/>
  <w15:commentEx w15:paraId="7706D693" w15:done="0"/>
  <w15:commentEx w15:paraId="49CCBBE3" w15:done="0"/>
  <w15:commentEx w15:paraId="4F6F2B9A" w15:done="0"/>
  <w15:commentEx w15:paraId="05FCCBA8" w15:done="0"/>
  <w15:commentEx w15:paraId="669CEF00" w15:done="0"/>
  <w15:commentEx w15:paraId="758237F6" w15:done="0"/>
  <w15:commentEx w15:paraId="1FA9DCFE" w15:done="0"/>
  <w15:commentEx w15:paraId="528FC33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02357D68" w16cex:dateUtc="2026-04-14T09:01:00Z"/>
  <w16cex:commentExtensible w16cex:durableId="6E9BAC93" w16cex:dateUtc="2026-04-14T09:02:00Z"/>
  <w16cex:commentExtensible w16cex:durableId="32B78F31" w16cex:dateUtc="2026-04-14T09:06:00Z"/>
  <w16cex:commentExtensible w16cex:durableId="586B8BFB" w16cex:dateUtc="2026-03-31T13:43:00Z"/>
  <w16cex:commentExtensible w16cex:durableId="10313498" w16cex:dateUtc="2026-03-31T13: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39E5EAC" w16cid:durableId="5B7C1C38"/>
  <w16cid:commentId w16cid:paraId="08E06E10" w16cid:durableId="0A1A048D"/>
  <w16cid:commentId w16cid:paraId="7ADDF374" w16cid:durableId="3DD20BDA"/>
  <w16cid:commentId w16cid:paraId="0FB6C453" w16cid:durableId="4F67CB6C"/>
  <w16cid:commentId w16cid:paraId="2BDA5430" w16cid:durableId="02357D68"/>
  <w16cid:commentId w16cid:paraId="7B4DD386" w16cid:durableId="6E9BAC93"/>
  <w16cid:commentId w16cid:paraId="4E90B7B4" w16cid:durableId="4DAAC3D7"/>
  <w16cid:commentId w16cid:paraId="613EBC78" w16cid:durableId="618A0833"/>
  <w16cid:commentId w16cid:paraId="039C0A86" w16cid:durableId="6926EACC"/>
  <w16cid:commentId w16cid:paraId="43C8C58B" w16cid:durableId="7F41A729"/>
  <w16cid:commentId w16cid:paraId="36F4DF37" w16cid:durableId="32B78F31"/>
  <w16cid:commentId w16cid:paraId="16186E32" w16cid:durableId="16186E32"/>
  <w16cid:commentId w16cid:paraId="5A416080" w16cid:durableId="603795F1"/>
  <w16cid:commentId w16cid:paraId="61543A8C" w16cid:durableId="125A302B"/>
  <w16cid:commentId w16cid:paraId="706A053E" w16cid:durableId="418E6C56"/>
  <w16cid:commentId w16cid:paraId="73ABAF2D" w16cid:durableId="3E7F4B63"/>
  <w16cid:commentId w16cid:paraId="6EC1E7A0" w16cid:durableId="53892785"/>
  <w16cid:commentId w16cid:paraId="2271AA10" w16cid:durableId="2D846CED"/>
  <w16cid:commentId w16cid:paraId="29D7A317" w16cid:durableId="4C5C79FD"/>
  <w16cid:commentId w16cid:paraId="3B226B94" w16cid:durableId="5D4C93DB"/>
  <w16cid:commentId w16cid:paraId="2221217A" w16cid:durableId="74F95B08"/>
  <w16cid:commentId w16cid:paraId="360A9CA9" w16cid:durableId="6BAAB6CA"/>
  <w16cid:commentId w16cid:paraId="532FB2D2" w16cid:durableId="2D54146B"/>
  <w16cid:commentId w16cid:paraId="44759BD4" w16cid:durableId="2D54146C"/>
  <w16cid:commentId w16cid:paraId="15618978" w16cid:durableId="2D54146D"/>
  <w16cid:commentId w16cid:paraId="2F50E288" w16cid:durableId="17CDC7AE"/>
  <w16cid:commentId w16cid:paraId="729C7173" w16cid:durableId="38BC42EA"/>
  <w16cid:commentId w16cid:paraId="2BAEDE09" w16cid:durableId="56933765"/>
  <w16cid:commentId w16cid:paraId="1287B1BB" w16cid:durableId="7F8BE909"/>
  <w16cid:commentId w16cid:paraId="365475D7" w16cid:durableId="5EEA988C"/>
  <w16cid:commentId w16cid:paraId="265A4F0E" w16cid:durableId="1BC95C8E"/>
  <w16cid:commentId w16cid:paraId="4FD9388F" w16cid:durableId="4FD9388F"/>
  <w16cid:commentId w16cid:paraId="64A8D18F" w16cid:durableId="2D541474"/>
  <w16cid:commentId w16cid:paraId="510D0F1F" w16cid:durableId="2D541475"/>
  <w16cid:commentId w16cid:paraId="2B2D41A4" w16cid:durableId="2B2D41A4"/>
  <w16cid:commentId w16cid:paraId="41B85793" w16cid:durableId="41B85793"/>
  <w16cid:commentId w16cid:paraId="213E5936" w16cid:durableId="1524AC7C"/>
  <w16cid:commentId w16cid:paraId="35E1021B" w16cid:durableId="35E1021B"/>
  <w16cid:commentId w16cid:paraId="39CF7158" w16cid:durableId="2D54147A"/>
  <w16cid:commentId w16cid:paraId="5F15A922" w16cid:durableId="2D54147B"/>
  <w16cid:commentId w16cid:paraId="5BC34B23" w16cid:durableId="2FA43255"/>
  <w16cid:commentId w16cid:paraId="50C9AEAC" w16cid:durableId="52155389"/>
  <w16cid:commentId w16cid:paraId="433DFFC9" w16cid:durableId="007C0C94"/>
  <w16cid:commentId w16cid:paraId="400A1663" w16cid:durableId="05ED34C6"/>
  <w16cid:commentId w16cid:paraId="51D0834E" w16cid:durableId="609765EC"/>
  <w16cid:commentId w16cid:paraId="4479646D" w16cid:durableId="30B2C200"/>
  <w16cid:commentId w16cid:paraId="23CB717E" w16cid:durableId="73D57B40"/>
  <w16cid:commentId w16cid:paraId="72342385" w16cid:durableId="60A27112"/>
  <w16cid:commentId w16cid:paraId="6F92D9A7" w16cid:durableId="79EB5B26"/>
  <w16cid:commentId w16cid:paraId="40EE0E36" w16cid:durableId="69738922"/>
  <w16cid:commentId w16cid:paraId="0A89C665" w16cid:durableId="75AE8C26"/>
  <w16cid:commentId w16cid:paraId="3BF292D7" w16cid:durableId="16C7E65D"/>
  <w16cid:commentId w16cid:paraId="694816F2" w16cid:durableId="3B5E6870"/>
  <w16cid:commentId w16cid:paraId="24B781C5" w16cid:durableId="3C558262"/>
  <w16cid:commentId w16cid:paraId="39413848" w16cid:durableId="3E4D2114"/>
  <w16cid:commentId w16cid:paraId="06E6FE34" w16cid:durableId="4BCF8DD6"/>
  <w16cid:commentId w16cid:paraId="5818D7E3" w16cid:durableId="22D30B27"/>
  <w16cid:commentId w16cid:paraId="0DC4A631" w16cid:durableId="05E9EB40"/>
  <w16cid:commentId w16cid:paraId="1751B915" w16cid:durableId="1C25E070"/>
  <w16cid:commentId w16cid:paraId="2A43924C" w16cid:durableId="539240D5"/>
  <w16cid:commentId w16cid:paraId="50238E5A" w16cid:durableId="0BC6B960"/>
  <w16cid:commentId w16cid:paraId="3B2A834E" w16cid:durableId="6E19C46B"/>
  <w16cid:commentId w16cid:paraId="6CEF91F8" w16cid:durableId="3F1F3ECD"/>
  <w16cid:commentId w16cid:paraId="00EEAEE5" w16cid:durableId="5AB76B64"/>
  <w16cid:commentId w16cid:paraId="3621FAF3" w16cid:durableId="7E5BB08F"/>
  <w16cid:commentId w16cid:paraId="01BE196A" w16cid:durableId="58CE5064"/>
  <w16cid:commentId w16cid:paraId="12246509" w16cid:durableId="66233245"/>
  <w16cid:commentId w16cid:paraId="4E43E890" w16cid:durableId="1FE2BEB1"/>
  <w16cid:commentId w16cid:paraId="3D210090" w16cid:durableId="3D210090"/>
  <w16cid:commentId w16cid:paraId="4BE36C15" w16cid:durableId="2662D702"/>
  <w16cid:commentId w16cid:paraId="01F8EB69" w16cid:durableId="01F8EB69"/>
  <w16cid:commentId w16cid:paraId="641F7FE5" w16cid:durableId="7AEE3BC1"/>
  <w16cid:commentId w16cid:paraId="753051CF" w16cid:durableId="2D541A96"/>
  <w16cid:commentId w16cid:paraId="10E4918E" w16cid:durableId="2D541AAD"/>
  <w16cid:commentId w16cid:paraId="485B53C3" w16cid:durableId="485B53C3"/>
  <w16cid:commentId w16cid:paraId="6262E1A5" w16cid:durableId="6262E1A5"/>
  <w16cid:commentId w16cid:paraId="7012B2AE" w16cid:durableId="586B8BFB"/>
  <w16cid:commentId w16cid:paraId="2A8BFF1C" w16cid:durableId="4D24D7CB"/>
  <w16cid:commentId w16cid:paraId="5F29C5AC" w16cid:durableId="5F29C5AC"/>
  <w16cid:commentId w16cid:paraId="3E668417" w16cid:durableId="3E668417"/>
  <w16cid:commentId w16cid:paraId="20017D5D" w16cid:durableId="20017D5D"/>
  <w16cid:commentId w16cid:paraId="77B4E622" w16cid:durableId="77B4E622"/>
  <w16cid:commentId w16cid:paraId="225ABCDE" w16cid:durableId="225ABCDE"/>
  <w16cid:commentId w16cid:paraId="2E0465D6" w16cid:durableId="743B6FA7"/>
  <w16cid:commentId w16cid:paraId="550A5D8A" w16cid:durableId="550A5D8A"/>
  <w16cid:commentId w16cid:paraId="08F04C0D" w16cid:durableId="08F04C0D"/>
  <w16cid:commentId w16cid:paraId="68A3F872" w16cid:durableId="68A3F872"/>
  <w16cid:commentId w16cid:paraId="61535E51" w16cid:durableId="606C5B17"/>
  <w16cid:commentId w16cid:paraId="565644D5" w16cid:durableId="511EB947"/>
  <w16cid:commentId w16cid:paraId="469B7F70" w16cid:durableId="7F15D131"/>
  <w16cid:commentId w16cid:paraId="54F4EDCE" w16cid:durableId="4E9F1263"/>
  <w16cid:commentId w16cid:paraId="5353E382" w16cid:durableId="2285D0C8"/>
  <w16cid:commentId w16cid:paraId="3C6BD806" w16cid:durableId="2340750B"/>
  <w16cid:commentId w16cid:paraId="31CD7CB0" w16cid:durableId="28178F63"/>
  <w16cid:commentId w16cid:paraId="33352CFA" w16cid:durableId="51AAB949"/>
  <w16cid:commentId w16cid:paraId="3C9A5750" w16cid:durableId="4BCDF163"/>
  <w16cid:commentId w16cid:paraId="08145D60" w16cid:durableId="705DBF78"/>
  <w16cid:commentId w16cid:paraId="104EE007" w16cid:durableId="5B78B553"/>
  <w16cid:commentId w16cid:paraId="3CF53034" w16cid:durableId="5BD12205"/>
  <w16cid:commentId w16cid:paraId="2547158E" w16cid:durableId="2BA2FCE2"/>
  <w16cid:commentId w16cid:paraId="707D6F7E" w16cid:durableId="33F25760"/>
  <w16cid:commentId w16cid:paraId="06D37090" w16cid:durableId="18DEDAF4"/>
  <w16cid:commentId w16cid:paraId="3564AF5F" w16cid:durableId="2CC66A40"/>
  <w16cid:commentId w16cid:paraId="690D3EA5" w16cid:durableId="39B171A5"/>
  <w16cid:commentId w16cid:paraId="071CF8CC" w16cid:durableId="6BEAAB0A"/>
  <w16cid:commentId w16cid:paraId="3A081587" w16cid:durableId="22B47AC0"/>
  <w16cid:commentId w16cid:paraId="077BB115" w16cid:durableId="61AC246E"/>
  <w16cid:commentId w16cid:paraId="307D84ED" w16cid:durableId="5C0EFB5D"/>
  <w16cid:commentId w16cid:paraId="15387098" w16cid:durableId="57D72213"/>
  <w16cid:commentId w16cid:paraId="61A6D030" w16cid:durableId="61A6D030"/>
  <w16cid:commentId w16cid:paraId="0860CE8A" w16cid:durableId="6A507C04"/>
  <w16cid:commentId w16cid:paraId="0069A919" w16cid:durableId="49FBE0B6"/>
  <w16cid:commentId w16cid:paraId="42DC7941" w16cid:durableId="51C8753B"/>
  <w16cid:commentId w16cid:paraId="4496C8DA" w16cid:durableId="1C385AB2"/>
  <w16cid:commentId w16cid:paraId="06B505FB" w16cid:durableId="2D5414C1"/>
  <w16cid:commentId w16cid:paraId="72087875" w16cid:durableId="19C3EA2E"/>
  <w16cid:commentId w16cid:paraId="51F28754" w16cid:durableId="2689ED61"/>
  <w16cid:commentId w16cid:paraId="225C1D95" w16cid:durableId="1F06759A"/>
  <w16cid:commentId w16cid:paraId="40C617F1" w16cid:durableId="1173C1C7"/>
  <w16cid:commentId w16cid:paraId="2C70E1BA" w16cid:durableId="3190A6A5"/>
  <w16cid:commentId w16cid:paraId="254BB353" w16cid:durableId="59B4A75C"/>
  <w16cid:commentId w16cid:paraId="1BCFAA77" w16cid:durableId="12A03623"/>
  <w16cid:commentId w16cid:paraId="39D6B81A" w16cid:durableId="2D5414C9"/>
  <w16cid:commentId w16cid:paraId="1D572728" w16cid:durableId="32EE2B15"/>
  <w16cid:commentId w16cid:paraId="2FDB8F72" w16cid:durableId="0902A8E4"/>
  <w16cid:commentId w16cid:paraId="1EF18E59" w16cid:durableId="4B7F1281"/>
  <w16cid:commentId w16cid:paraId="3061DBC0" w16cid:durableId="240BAF32"/>
  <w16cid:commentId w16cid:paraId="2F7695C5" w16cid:durableId="25D63D1C"/>
  <w16cid:commentId w16cid:paraId="73F364E3" w16cid:durableId="29E68608"/>
  <w16cid:commentId w16cid:paraId="24B17159" w16cid:durableId="5890C5CA"/>
  <w16cid:commentId w16cid:paraId="0C1D2F29" w16cid:durableId="02891EA2"/>
  <w16cid:commentId w16cid:paraId="17EED431" w16cid:durableId="3F89B1A4"/>
  <w16cid:commentId w16cid:paraId="5C55AF19" w16cid:durableId="4FDE9769"/>
  <w16cid:commentId w16cid:paraId="64B9339D" w16cid:durableId="1BE228CC"/>
  <w16cid:commentId w16cid:paraId="5F8D9A9C" w16cid:durableId="083C08E0"/>
  <w16cid:commentId w16cid:paraId="5E474BFB" w16cid:durableId="6D9CEA60"/>
  <w16cid:commentId w16cid:paraId="75EF9954" w16cid:durableId="7CA1F3F8"/>
  <w16cid:commentId w16cid:paraId="10C3E1CE" w16cid:durableId="38F67F2F"/>
  <w16cid:commentId w16cid:paraId="0537F58D" w16cid:durableId="29A927C6"/>
  <w16cid:commentId w16cid:paraId="0EE0A04A" w16cid:durableId="26F8F46A"/>
  <w16cid:commentId w16cid:paraId="74188473" w16cid:durableId="46574315"/>
  <w16cid:commentId w16cid:paraId="13CAE9A6" w16cid:durableId="4BAAC53A"/>
  <w16cid:commentId w16cid:paraId="33A07455" w16cid:durableId="127D840A"/>
  <w16cid:commentId w16cid:paraId="73C02621" w16cid:durableId="4CECDB27"/>
  <w16cid:commentId w16cid:paraId="47BDEE9B" w16cid:durableId="2D5414DF"/>
  <w16cid:commentId w16cid:paraId="5C77832E" w16cid:durableId="2D5414E0"/>
  <w16cid:commentId w16cid:paraId="6FF05180" w16cid:durableId="2D5414E1"/>
  <w16cid:commentId w16cid:paraId="02899070" w16cid:durableId="67F70C90"/>
  <w16cid:commentId w16cid:paraId="6A6A8963" w16cid:durableId="6B46A71B"/>
  <w16cid:commentId w16cid:paraId="6CB0CB38" w16cid:durableId="09A83B2F"/>
  <w16cid:commentId w16cid:paraId="557BD9B0" w16cid:durableId="1467419D"/>
  <w16cid:commentId w16cid:paraId="17796104" w16cid:durableId="465AC281"/>
  <w16cid:commentId w16cid:paraId="566AC3D5" w16cid:durableId="5812C119"/>
  <w16cid:commentId w16cid:paraId="6DCA7D1B" w16cid:durableId="79ECD15B"/>
  <w16cid:commentId w16cid:paraId="6E4D0EB1" w16cid:durableId="770D617B"/>
  <w16cid:commentId w16cid:paraId="66D6AD90" w16cid:durableId="0D94A3C2"/>
  <w16cid:commentId w16cid:paraId="728182F7" w16cid:durableId="2D5414E9"/>
  <w16cid:commentId w16cid:paraId="546248E6" w16cid:durableId="68F9925A"/>
  <w16cid:commentId w16cid:paraId="642628EF" w16cid:durableId="798A7D60"/>
  <w16cid:commentId w16cid:paraId="7BBB2166" w16cid:durableId="702EF9F0"/>
  <w16cid:commentId w16cid:paraId="255B3A8C" w16cid:durableId="5BF76A48"/>
  <w16cid:commentId w16cid:paraId="3B18F7F0" w16cid:durableId="2D541B3C"/>
  <w16cid:commentId w16cid:paraId="44BDB840" w16cid:durableId="568EAAF6"/>
  <w16cid:commentId w16cid:paraId="4169CD9F" w16cid:durableId="2D541B52"/>
  <w16cid:commentId w16cid:paraId="76535B5D" w16cid:durableId="3CBD3304"/>
  <w16cid:commentId w16cid:paraId="16E7A446" w16cid:durableId="2D5414F0"/>
  <w16cid:commentId w16cid:paraId="6BF69680" w16cid:durableId="2D5414F1"/>
  <w16cid:commentId w16cid:paraId="06935566" w16cid:durableId="2D5414F2"/>
  <w16cid:commentId w16cid:paraId="06982D96" w16cid:durableId="2D5414F3"/>
  <w16cid:commentId w16cid:paraId="5E2A29A5" w16cid:durableId="10313498"/>
  <w16cid:commentId w16cid:paraId="7706D693" w16cid:durableId="0F498FC1"/>
  <w16cid:commentId w16cid:paraId="49CCBBE3" w16cid:durableId="2D5414F4"/>
  <w16cid:commentId w16cid:paraId="4F6F2B9A" w16cid:durableId="698A88F2"/>
  <w16cid:commentId w16cid:paraId="05FCCBA8" w16cid:durableId="4A2E4B3C"/>
  <w16cid:commentId w16cid:paraId="669CEF00" w16cid:durableId="38EA6BA1"/>
  <w16cid:commentId w16cid:paraId="758237F6" w16cid:durableId="01D462DB"/>
  <w16cid:commentId w16cid:paraId="1FA9DCFE" w16cid:durableId="2AB74499"/>
  <w16cid:commentId w16cid:paraId="528FC33B" w16cid:durableId="45C82D5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CB87E0" w14:textId="77777777" w:rsidR="009D42FB" w:rsidRDefault="009D42FB">
      <w:r>
        <w:separator/>
      </w:r>
    </w:p>
  </w:endnote>
  <w:endnote w:type="continuationSeparator" w:id="0">
    <w:p w14:paraId="1735F3C0" w14:textId="77777777" w:rsidR="009D42FB" w:rsidRDefault="009D42FB">
      <w:r>
        <w:continuationSeparator/>
      </w:r>
    </w:p>
  </w:endnote>
  <w:endnote w:type="continuationNotice" w:id="1">
    <w:p w14:paraId="7D15B4C6" w14:textId="77777777" w:rsidR="009D42FB" w:rsidRDefault="009D42F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pple-system">
    <w:altName w:val="Times New Roman"/>
    <w:charset w:val="00"/>
    <w:family w:val="auto"/>
    <w:pitch w:val="default"/>
  </w:font>
  <w:font w:name="GolosTextWebRegular">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3790CF" w14:textId="61B23BCE" w:rsidR="009450E6" w:rsidRDefault="009450E6">
    <w:pPr>
      <w:pStyle w:val="GOSTTitul0"/>
    </w:pPr>
    <w:r>
      <w:t>202</w:t>
    </w:r>
    <w:ins w:id="1" w:author="Воробьева Оксана Викторовна" w:date="2026-03-17T14:13:00Z">
      <w:r>
        <w:t>6</w:t>
      </w:r>
    </w:ins>
    <w:del w:id="2" w:author="Воробьева Оксана Викторовна" w:date="2026-03-17T14:13:00Z">
      <w:r w:rsidDel="00242D30">
        <w:delText>4</w:delText>
      </w:r>
    </w:del>
    <w:r>
      <w:t xml:space="preserve"> г.</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9BD509" w14:textId="77777777" w:rsidR="009450E6" w:rsidRDefault="009450E6">
    <w:pPr>
      <w:pStyle w:val="GOSTTitul0"/>
    </w:pPr>
    <w:r>
      <w:t>2018 г.</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55C7E3" w14:textId="52E202CA" w:rsidR="009450E6" w:rsidRDefault="009450E6">
    <w:pPr>
      <w:pStyle w:val="affff1"/>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A5BE1E" w14:textId="797558ED" w:rsidR="009450E6" w:rsidRDefault="009450E6">
    <w:pPr>
      <w:pStyle w:val="afff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7B7DD9" w14:textId="77777777" w:rsidR="009D42FB" w:rsidRDefault="009D42FB">
      <w:r>
        <w:separator/>
      </w:r>
    </w:p>
  </w:footnote>
  <w:footnote w:type="continuationSeparator" w:id="0">
    <w:p w14:paraId="543B5E80" w14:textId="77777777" w:rsidR="009D42FB" w:rsidRDefault="009D42FB">
      <w:r>
        <w:continuationSeparator/>
      </w:r>
    </w:p>
  </w:footnote>
  <w:footnote w:type="continuationNotice" w:id="1">
    <w:p w14:paraId="50A1C942" w14:textId="77777777" w:rsidR="009D42FB" w:rsidRDefault="009D42FB"/>
  </w:footnote>
  <w:footnote w:id="2">
    <w:p w14:paraId="7E57CE85" w14:textId="74BFD29E" w:rsidR="009450E6" w:rsidRDefault="009450E6" w:rsidP="003C3653">
      <w:pPr>
        <w:pStyle w:val="af7"/>
      </w:pPr>
      <w:r>
        <w:rPr>
          <w:rStyle w:val="af6"/>
        </w:rPr>
        <w:footnoteRef/>
      </w:r>
      <w:r>
        <w:t xml:space="preserve"> </w:t>
      </w:r>
      <w:r w:rsidRPr="0092689E">
        <w:t>Операция подбора записей учета</w:t>
      </w:r>
      <w:r>
        <w:t>, аналогичных ранее сформированным записям,</w:t>
      </w:r>
      <w:r w:rsidRPr="0092689E">
        <w:t xml:space="preserve"> </w:t>
      </w:r>
      <w:r>
        <w:t xml:space="preserve">но </w:t>
      </w:r>
      <w:r w:rsidRPr="0092689E">
        <w:t xml:space="preserve">с </w:t>
      </w:r>
      <w:r>
        <w:t>обратным знаком суммы.</w:t>
      </w:r>
      <w:r w:rsidRPr="00DE6835">
        <w:t xml:space="preserve"> </w:t>
      </w:r>
      <w:r>
        <w:t xml:space="preserve">Применительно к данному типу запроса речь идет о сторнировании через этап обработки документа по настроенным через пользовательский интерфейс </w:t>
      </w:r>
      <w:r>
        <w:rPr>
          <w:lang w:val="en-US"/>
        </w:rPr>
        <w:t>SVAP</w:t>
      </w:r>
      <w:r>
        <w:t xml:space="preserve"> правилам</w:t>
      </w:r>
      <w:r w:rsidRPr="00E50CD6">
        <w:t>.</w:t>
      </w:r>
    </w:p>
  </w:footnote>
  <w:footnote w:id="3">
    <w:p w14:paraId="0C65ED15" w14:textId="56E94AFC" w:rsidR="009450E6" w:rsidRPr="00DE6835" w:rsidRDefault="009450E6" w:rsidP="003C3653">
      <w:pPr>
        <w:pStyle w:val="af7"/>
      </w:pPr>
      <w:r>
        <w:rPr>
          <w:rStyle w:val="af6"/>
        </w:rPr>
        <w:footnoteRef/>
      </w:r>
      <w:r>
        <w:t xml:space="preserve"> Операция отмены ранее подобранных записей учета, обновления данных документа (при необходимости) и повторного подбора новых записей учета. Отмененные записи учета не влияют на остаток и обороты по счетам.</w:t>
      </w:r>
    </w:p>
  </w:footnote>
  <w:footnote w:id="4">
    <w:p w14:paraId="754F57AD" w14:textId="088AC3E1" w:rsidR="009450E6" w:rsidRPr="0036171A" w:rsidRDefault="009450E6">
      <w:pPr>
        <w:pStyle w:val="af7"/>
      </w:pPr>
      <w:r>
        <w:rPr>
          <w:rStyle w:val="af6"/>
        </w:rPr>
        <w:footnoteRef/>
      </w:r>
      <w:r>
        <w:t xml:space="preserve"> </w:t>
      </w:r>
      <w:r w:rsidRPr="00802772">
        <w:t xml:space="preserve">В случае если значение атрибута документа вычислить невозможно (например, в справочнике отсутствует соответствующая запись), </w:t>
      </w:r>
      <w:r>
        <w:t>обработка запроса будет завершена с</w:t>
      </w:r>
      <w:r w:rsidRPr="00465CF9">
        <w:t xml:space="preserve"> ошибк</w:t>
      </w:r>
      <w:r>
        <w:t>ой</w:t>
      </w:r>
      <w:r w:rsidRPr="00465CF9">
        <w:t xml:space="preserve"> (E – ERROR – Не успешное завершение)</w:t>
      </w:r>
      <w:r>
        <w:t xml:space="preserve"> с соответствующим ошибке сообщением.</w:t>
      </w:r>
    </w:p>
  </w:footnote>
  <w:footnote w:id="5">
    <w:p w14:paraId="3ED13810" w14:textId="77777777" w:rsidR="006A416B" w:rsidRDefault="006A416B" w:rsidP="00CE7795">
      <w:pPr>
        <w:pStyle w:val="af7"/>
        <w:rPr>
          <w:ins w:id="183" w:author="Сатлер Марина Викторовна" w:date="2026-04-08T18:12:00Z"/>
        </w:rPr>
      </w:pPr>
      <w:ins w:id="184" w:author="Сатлер Марина Викторовна" w:date="2026-04-08T18:12:00Z">
        <w:r>
          <w:rPr>
            <w:rStyle w:val="af6"/>
          </w:rPr>
          <w:footnoteRef/>
        </w:r>
        <w:r>
          <w:t xml:space="preserve"> </w:t>
        </w:r>
        <w:r w:rsidRPr="00B6211B">
          <w:rPr>
            <w:highlight w:val="green"/>
          </w:rPr>
          <w:t>По значению системного свойства записи учета «Субъект учета» в SVAP осуществляется контроль статуса операционного дня</w:t>
        </w:r>
        <w:r>
          <w:t>.</w:t>
        </w:r>
      </w:ins>
    </w:p>
  </w:footnote>
  <w:footnote w:id="6">
    <w:p w14:paraId="172B2D7C" w14:textId="77777777" w:rsidR="009450E6" w:rsidRDefault="009450E6" w:rsidP="00FF1C70">
      <w:pPr>
        <w:pStyle w:val="af7"/>
        <w:rPr>
          <w:ins w:id="5935" w:author="Щербань О.И." w:date="2025-05-04T14:15:00Z"/>
        </w:rPr>
      </w:pPr>
      <w:ins w:id="5936" w:author="Щербань О.И." w:date="2025-05-04T14:15:00Z">
        <w:r>
          <w:rPr>
            <w:rStyle w:val="af6"/>
          </w:rPr>
          <w:footnoteRef/>
        </w:r>
        <w:r>
          <w:t xml:space="preserve"> </w:t>
        </w:r>
      </w:ins>
      <w:r w:rsidRPr="00CC301C">
        <w:rPr>
          <w:highlight w:val="cyan"/>
        </w:rPr>
        <w:t>Символом * отмечены параметры,</w:t>
      </w:r>
      <w:r>
        <w:rPr>
          <w:highlight w:val="cyan"/>
        </w:rPr>
        <w:t xml:space="preserve"> </w:t>
      </w:r>
      <w:r w:rsidRPr="004C7733">
        <w:rPr>
          <w:highlight w:val="cyan"/>
        </w:rPr>
        <w:t xml:space="preserve">которые на </w:t>
      </w:r>
      <w:r>
        <w:rPr>
          <w:highlight w:val="cyan"/>
        </w:rPr>
        <w:t>этапе</w:t>
      </w:r>
      <w:r w:rsidRPr="000C229F">
        <w:rPr>
          <w:highlight w:val="cyan"/>
        </w:rPr>
        <w:t xml:space="preserve"> </w:t>
      </w:r>
      <w:r>
        <w:rPr>
          <w:highlight w:val="cyan"/>
        </w:rPr>
        <w:t xml:space="preserve">перевода в </w:t>
      </w:r>
      <w:r>
        <w:rPr>
          <w:highlight w:val="cyan"/>
          <w:lang w:val="en-US"/>
        </w:rPr>
        <w:t>SVAP</w:t>
      </w:r>
      <w:r>
        <w:rPr>
          <w:highlight w:val="cyan"/>
        </w:rPr>
        <w:t xml:space="preserve"> операций со средствами участников бюджетного процесса федерального уровня</w:t>
      </w:r>
      <w:r w:rsidRPr="000C229F">
        <w:rPr>
          <w:highlight w:val="cyan"/>
        </w:rPr>
        <w:t xml:space="preserve"> не </w:t>
      </w:r>
      <w:r>
        <w:rPr>
          <w:highlight w:val="cyan"/>
        </w:rPr>
        <w:t>разрабатываются</w:t>
      </w:r>
      <w:r w:rsidRPr="000C229F">
        <w:rPr>
          <w:highlight w:val="cyan"/>
        </w:rPr>
        <w:t xml:space="preserve">. Разработка </w:t>
      </w:r>
      <w:r>
        <w:rPr>
          <w:highlight w:val="cyan"/>
        </w:rPr>
        <w:t xml:space="preserve">указанных параметров будет осуществляться при переводе в </w:t>
      </w:r>
      <w:r>
        <w:rPr>
          <w:highlight w:val="cyan"/>
          <w:lang w:val="en-US"/>
        </w:rPr>
        <w:t>SVAP</w:t>
      </w:r>
      <w:r w:rsidRPr="000C229F">
        <w:rPr>
          <w:highlight w:val="cyan"/>
        </w:rPr>
        <w:t xml:space="preserve"> операций со средствами участников казначейского сопровождения.</w:t>
      </w:r>
    </w:p>
  </w:footnote>
  <w:footnote w:id="7">
    <w:p w14:paraId="099AC99E" w14:textId="79CD7C37" w:rsidR="009450E6" w:rsidRPr="0005643E" w:rsidRDefault="009450E6" w:rsidP="00512B7E">
      <w:pPr>
        <w:pStyle w:val="af7"/>
      </w:pPr>
      <w:r>
        <w:rPr>
          <w:rStyle w:val="af6"/>
        </w:rPr>
        <w:footnoteRef/>
      </w:r>
      <w:r>
        <w:t xml:space="preserve"> В графе «Наименование атрибута» приведено наименование атрибута документа в виде, строго в котором оно должно указываться в</w:t>
      </w:r>
      <w:r w:rsidRPr="005C4E8A">
        <w:t xml:space="preserve"> справочник</w:t>
      </w:r>
      <w:r>
        <w:t>е</w:t>
      </w:r>
      <w:r w:rsidRPr="005C4E8A">
        <w:t xml:space="preserve"> </w:t>
      </w:r>
      <w:r>
        <w:t>«</w:t>
      </w:r>
      <w:r w:rsidRPr="005C4E8A">
        <w:t>Атрибуты документов</w:t>
      </w:r>
      <w:r>
        <w:t xml:space="preserve">» в </w:t>
      </w:r>
      <w:r>
        <w:rPr>
          <w:lang w:val="en-US"/>
        </w:rPr>
        <w:t>SVAP</w:t>
      </w:r>
      <w:r>
        <w:t>.</w:t>
      </w:r>
      <w:ins w:id="5955" w:author="Сказецкая Наталья Камилевна" w:date="2025-03-05T21:31:00Z">
        <w:r>
          <w:t xml:space="preserve"> Наименование атрибута не должно превышать 30 символов</w:t>
        </w:r>
      </w:ins>
      <w:ins w:id="5956" w:author="Сказецкая Наталья Камилевна" w:date="2025-03-05T21:32:00Z">
        <w:r>
          <w:t xml:space="preserve">, в качестве разделителя между словами используется символ </w:t>
        </w:r>
      </w:ins>
      <w:ins w:id="5957" w:author="Сказецкая Наталья Камилевна" w:date="2025-03-05T21:33:00Z">
        <w:r>
          <w:t>«_» (нижнее подчеркивание).</w:t>
        </w:r>
      </w:ins>
      <w:r>
        <w:t xml:space="preserve"> Символом * отмечены системные атрибуты, </w:t>
      </w:r>
      <w:r w:rsidRPr="00550F9C">
        <w:t>записи по которым</w:t>
      </w:r>
      <w:r>
        <w:t xml:space="preserve"> не </w:t>
      </w:r>
      <w:r w:rsidRPr="00550F9C">
        <w:t>требуется</w:t>
      </w:r>
      <w:r>
        <w:t xml:space="preserve"> заводить в справочник «</w:t>
      </w:r>
      <w:r w:rsidRPr="005C4E8A">
        <w:t>Атрибуты документов</w:t>
      </w:r>
      <w:r>
        <w:t xml:space="preserve">» в </w:t>
      </w:r>
      <w:r>
        <w:rPr>
          <w:lang w:val="en-US"/>
        </w:rPr>
        <w:t>SVAP</w:t>
      </w:r>
      <w:r>
        <w:t>, системные атрибуты доступны по умолчанию.</w:t>
      </w:r>
    </w:p>
  </w:footnote>
  <w:footnote w:id="8">
    <w:p w14:paraId="06C16D55" w14:textId="49E66732" w:rsidR="009450E6" w:rsidRDefault="009450E6">
      <w:pPr>
        <w:pStyle w:val="af7"/>
      </w:pPr>
      <w:r>
        <w:rPr>
          <w:rStyle w:val="af6"/>
        </w:rPr>
        <w:footnoteRef/>
      </w:r>
      <w:r>
        <w:t xml:space="preserve"> Отбираются записи справочника, действующие на дату из атрибута Дата_отражения_в_учете.</w:t>
      </w:r>
    </w:p>
  </w:footnote>
  <w:footnote w:id="9">
    <w:p w14:paraId="4E1D8F52" w14:textId="77777777" w:rsidR="009450E6" w:rsidRPr="0005643E" w:rsidRDefault="009450E6" w:rsidP="000818B5">
      <w:pPr>
        <w:pStyle w:val="af7"/>
      </w:pPr>
      <w:r>
        <w:rPr>
          <w:rStyle w:val="af6"/>
        </w:rPr>
        <w:footnoteRef/>
      </w:r>
      <w:r>
        <w:t xml:space="preserve"> В графе «Наименование атрибута» приведено наименование атрибута документа в виде, строго в котором оно должно указываться в</w:t>
      </w:r>
      <w:r w:rsidRPr="005C4E8A">
        <w:t xml:space="preserve"> справочник</w:t>
      </w:r>
      <w:r>
        <w:t>е</w:t>
      </w:r>
      <w:r w:rsidRPr="005C4E8A">
        <w:t xml:space="preserve"> </w:t>
      </w:r>
      <w:r>
        <w:t>«</w:t>
      </w:r>
      <w:r w:rsidRPr="005C4E8A">
        <w:t>Атрибуты документов</w:t>
      </w:r>
      <w:r>
        <w:t xml:space="preserve">» в </w:t>
      </w:r>
      <w:r>
        <w:rPr>
          <w:lang w:val="en-US"/>
        </w:rPr>
        <w:t>SVAP</w:t>
      </w:r>
      <w:r>
        <w:t xml:space="preserve">. Наименование атрибута не должно превышать 30 символов, в качестве разделителя между словами используется символ «_» (нижнее подчеркивание). Символом * отмечены системные атрибуты, </w:t>
      </w:r>
      <w:r w:rsidRPr="00550F9C">
        <w:t>записи по которым</w:t>
      </w:r>
      <w:r>
        <w:t xml:space="preserve"> не </w:t>
      </w:r>
      <w:r w:rsidRPr="00550F9C">
        <w:t>требуется</w:t>
      </w:r>
      <w:r>
        <w:t xml:space="preserve"> заводить в справочник «</w:t>
      </w:r>
      <w:r w:rsidRPr="005C4E8A">
        <w:t>Атрибуты документов</w:t>
      </w:r>
      <w:r>
        <w:t xml:space="preserve">» в </w:t>
      </w:r>
      <w:r>
        <w:rPr>
          <w:lang w:val="en-US"/>
        </w:rPr>
        <w:t>SVAP</w:t>
      </w:r>
      <w:r>
        <w:t>, системные атрибуты доступны по умолчанию.</w:t>
      </w:r>
    </w:p>
  </w:footnote>
  <w:footnote w:id="10">
    <w:p w14:paraId="704188CB" w14:textId="77777777" w:rsidR="009450E6" w:rsidRDefault="009450E6" w:rsidP="00786778">
      <w:pPr>
        <w:pStyle w:val="af7"/>
      </w:pPr>
      <w:r w:rsidRPr="00E008F0">
        <w:rPr>
          <w:rStyle w:val="af6"/>
        </w:rPr>
        <w:footnoteRef/>
      </w:r>
      <w:r w:rsidRPr="00E008F0">
        <w:t xml:space="preserve"> Символом ** отмечены атрибуты, которые на этапе перевода в </w:t>
      </w:r>
      <w:r w:rsidRPr="00E008F0">
        <w:rPr>
          <w:lang w:val="en-US"/>
        </w:rPr>
        <w:t>SVAP</w:t>
      </w:r>
      <w:r w:rsidRPr="00E008F0">
        <w:t xml:space="preserve"> операций со средствами участников бюджетного процесса федерального уровня не разрабатываются. Разработка указанных атрибутов будет осуществляться при переводе в </w:t>
      </w:r>
      <w:r w:rsidRPr="00E008F0">
        <w:rPr>
          <w:lang w:val="en-US"/>
        </w:rPr>
        <w:t>SVAP</w:t>
      </w:r>
      <w:r w:rsidRPr="00E008F0">
        <w:t xml:space="preserve"> операций со средствами участников казначейского сопровождения.</w:t>
      </w:r>
    </w:p>
  </w:footnote>
  <w:footnote w:id="11">
    <w:p w14:paraId="1D29D633" w14:textId="77777777" w:rsidR="009450E6" w:rsidRDefault="009450E6" w:rsidP="00786778">
      <w:pPr>
        <w:pStyle w:val="af7"/>
      </w:pPr>
      <w:r>
        <w:rPr>
          <w:rStyle w:val="af6"/>
        </w:rPr>
        <w:footnoteRef/>
      </w:r>
      <w:r>
        <w:t xml:space="preserve"> Отбираются записи справочника, действующие на дату из атрибута Дата_отражения_в_учете.</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6C3A01" w14:textId="77777777" w:rsidR="009450E6" w:rsidRPr="0065610E" w:rsidRDefault="009450E6" w:rsidP="0065610E">
    <w:pPr>
      <w:pStyle w:val="GOSTTitulhead"/>
      <w:rPr>
        <w:rFonts w:ascii="Times New Roman" w:hAnsi="Times New Roman"/>
      </w:rPr>
    </w:pPr>
    <w:r w:rsidRPr="0065610E">
      <w:rPr>
        <w:rFonts w:ascii="Times New Roman" w:hAnsi="Times New Roman"/>
      </w:rPr>
      <w:t>ФЕДЕРАЛЬНОЕ КАЗНАЧЕЙСТВО (КАЗНАЧЕЙСТВО РОССИИ)</w:t>
    </w:r>
  </w:p>
  <w:p w14:paraId="73F9F773" w14:textId="77777777" w:rsidR="009450E6" w:rsidRDefault="009450E6">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4A2A4F" w14:textId="77777777" w:rsidR="009450E6" w:rsidRPr="00127F40" w:rsidRDefault="009450E6" w:rsidP="00127F40">
    <w:pPr>
      <w:pStyle w:val="GOSTTitulhead"/>
      <w:ind w:firstLine="0"/>
    </w:pPr>
    <w:r w:rsidRPr="00127F40">
      <w:t>ФЕДЕРАЛЬНОЕ КАЗНАЧЕЙСТВО (КАЗНАЧЕЙСТВО РОССИИ)</w:t>
    </w:r>
  </w:p>
  <w:p w14:paraId="014601C1" w14:textId="77777777" w:rsidR="009450E6" w:rsidRPr="002F5B7D" w:rsidRDefault="009450E6" w:rsidP="002F5B7D">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OSTTable"/>
      <w:tblW w:w="5000" w:type="pct"/>
      <w:tblLook w:val="0000" w:firstRow="0" w:lastRow="0" w:firstColumn="0" w:lastColumn="0" w:noHBand="0" w:noVBand="0"/>
    </w:tblPr>
    <w:tblGrid>
      <w:gridCol w:w="2377"/>
      <w:gridCol w:w="5815"/>
      <w:gridCol w:w="1436"/>
    </w:tblGrid>
    <w:tr w:rsidR="009450E6" w:rsidRPr="00DD77B9" w14:paraId="03F23C8F" w14:textId="77777777" w:rsidTr="00CE0AEB">
      <w:trPr>
        <w:cnfStyle w:val="000000100000" w:firstRow="0" w:lastRow="0" w:firstColumn="0" w:lastColumn="0" w:oddVBand="0" w:evenVBand="0" w:oddHBand="1" w:evenHBand="0" w:firstRowFirstColumn="0" w:firstRowLastColumn="0" w:lastRowFirstColumn="0" w:lastRowLastColumn="0"/>
      </w:trPr>
      <w:tc>
        <w:tcPr>
          <w:tcW w:w="1234" w:type="pct"/>
        </w:tcPr>
        <w:p w14:paraId="091952BA" w14:textId="77777777" w:rsidR="009450E6" w:rsidRPr="0065610E" w:rsidRDefault="009450E6">
          <w:pPr>
            <w:pStyle w:val="GOSTheader"/>
          </w:pPr>
          <w:r w:rsidRPr="00DD77B9">
            <w:t>Наименование ИС:</w:t>
          </w:r>
        </w:p>
      </w:tc>
      <w:tc>
        <w:tcPr>
          <w:tcW w:w="3766" w:type="pct"/>
          <w:gridSpan w:val="2"/>
        </w:tcPr>
        <w:p w14:paraId="2B87631E" w14:textId="77777777" w:rsidR="009450E6" w:rsidRPr="0065610E" w:rsidRDefault="009450E6">
          <w:pPr>
            <w:pStyle w:val="GOSTheader"/>
          </w:pPr>
          <w:r w:rsidRPr="00DD77B9">
            <w:t>Государственная интегрированная информационная система управления общественными финансами «Электронный бюджет»</w:t>
          </w:r>
        </w:p>
      </w:tc>
    </w:tr>
    <w:tr w:rsidR="009450E6" w:rsidRPr="00DD77B9" w14:paraId="00AB3E76" w14:textId="77777777" w:rsidTr="00CE0AEB">
      <w:trPr>
        <w:cnfStyle w:val="000000010000" w:firstRow="0" w:lastRow="0" w:firstColumn="0" w:lastColumn="0" w:oddVBand="0" w:evenVBand="0" w:oddHBand="0" w:evenHBand="1" w:firstRowFirstColumn="0" w:firstRowLastColumn="0" w:lastRowFirstColumn="0" w:lastRowLastColumn="0"/>
      </w:trPr>
      <w:tc>
        <w:tcPr>
          <w:tcW w:w="1234" w:type="pct"/>
        </w:tcPr>
        <w:p w14:paraId="7F09F870" w14:textId="77777777" w:rsidR="009450E6" w:rsidRPr="0065610E" w:rsidRDefault="009450E6">
          <w:pPr>
            <w:pStyle w:val="GOSTheader"/>
          </w:pPr>
          <w:r w:rsidRPr="00DD77B9">
            <w:t>Название документа:</w:t>
          </w:r>
        </w:p>
      </w:tc>
      <w:tc>
        <w:tcPr>
          <w:tcW w:w="3766" w:type="pct"/>
          <w:gridSpan w:val="2"/>
        </w:tcPr>
        <w:p w14:paraId="3C8CCD42" w14:textId="181FFC23" w:rsidR="009450E6" w:rsidRPr="0065610E" w:rsidRDefault="009450E6">
          <w:pPr>
            <w:pStyle w:val="GOSTheader"/>
          </w:pPr>
          <w:r w:rsidRPr="00DD77B9">
            <w:t>Требования к взаимодействию расчетно-финансовой платформы SmartVista Accounting Platform с функциональными подсистемами</w:t>
          </w:r>
        </w:p>
      </w:tc>
    </w:tr>
    <w:tr w:rsidR="009450E6" w:rsidRPr="00DD77B9" w14:paraId="0F97C22E" w14:textId="77777777" w:rsidTr="00CE0AEB">
      <w:trPr>
        <w:cnfStyle w:val="000000100000" w:firstRow="0" w:lastRow="0" w:firstColumn="0" w:lastColumn="0" w:oddVBand="0" w:evenVBand="0" w:oddHBand="1" w:evenHBand="0" w:firstRowFirstColumn="0" w:firstRowLastColumn="0" w:lastRowFirstColumn="0" w:lastRowLastColumn="0"/>
        <w:trHeight w:val="143"/>
      </w:trPr>
      <w:tc>
        <w:tcPr>
          <w:tcW w:w="1234" w:type="pct"/>
        </w:tcPr>
        <w:p w14:paraId="4487F468" w14:textId="77777777" w:rsidR="009450E6" w:rsidRPr="0065610E" w:rsidRDefault="009450E6">
          <w:pPr>
            <w:pStyle w:val="GOSTheader"/>
          </w:pPr>
          <w:r w:rsidRPr="00DD77B9">
            <w:t>Код документа:</w:t>
          </w:r>
        </w:p>
      </w:tc>
      <w:tc>
        <w:tcPr>
          <w:tcW w:w="3020" w:type="pct"/>
        </w:tcPr>
        <w:p w14:paraId="2EB814D2" w14:textId="322C06AE" w:rsidR="009450E6" w:rsidRPr="0065610E" w:rsidRDefault="00000000">
          <w:pPr>
            <w:pStyle w:val="GOSTheader"/>
          </w:pPr>
          <w:fldSimple w:instr=" DOCPROPERTY  DocCode  \* MERGEFORMAT ">
            <w:r w:rsidR="009450E6">
              <w:t>89603636.43.01,00.ДР.001-01.00 1(4,8)</w:t>
            </w:r>
          </w:fldSimple>
        </w:p>
      </w:tc>
      <w:tc>
        <w:tcPr>
          <w:tcW w:w="746" w:type="pct"/>
        </w:tcPr>
        <w:p w14:paraId="670395D4" w14:textId="2A02DD9A" w:rsidR="009450E6" w:rsidRPr="0065610E" w:rsidRDefault="009450E6">
          <w:pPr>
            <w:pStyle w:val="GOSTheader"/>
          </w:pPr>
          <w:r w:rsidRPr="00DD77B9">
            <w:t xml:space="preserve">Стр. </w:t>
          </w:r>
          <w:r w:rsidRPr="0065610E">
            <w:fldChar w:fldCharType="begin"/>
          </w:r>
          <w:r w:rsidRPr="00DD77B9">
            <w:instrText xml:space="preserve"> PAGE </w:instrText>
          </w:r>
          <w:r w:rsidRPr="0065610E">
            <w:fldChar w:fldCharType="separate"/>
          </w:r>
          <w:r w:rsidR="00E57080">
            <w:rPr>
              <w:noProof/>
            </w:rPr>
            <w:t>14</w:t>
          </w:r>
          <w:r w:rsidRPr="0065610E">
            <w:fldChar w:fldCharType="end"/>
          </w:r>
        </w:p>
      </w:tc>
    </w:tr>
  </w:tbl>
  <w:p w14:paraId="7EF6DCBC" w14:textId="77777777" w:rsidR="009450E6" w:rsidRDefault="009450E6" w:rsidP="00726940">
    <w:pPr>
      <w:pStyle w:val="a8"/>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OSTTable"/>
      <w:tblW w:w="5012" w:type="pct"/>
      <w:tblLook w:val="0000" w:firstRow="0" w:lastRow="0" w:firstColumn="0" w:lastColumn="0" w:noHBand="0" w:noVBand="0"/>
    </w:tblPr>
    <w:tblGrid>
      <w:gridCol w:w="2331"/>
      <w:gridCol w:w="5843"/>
      <w:gridCol w:w="1477"/>
    </w:tblGrid>
    <w:tr w:rsidR="009450E6" w:rsidRPr="00DD77B9" w14:paraId="1757FA95" w14:textId="77777777" w:rsidTr="00000BB8">
      <w:trPr>
        <w:cnfStyle w:val="000000100000" w:firstRow="0" w:lastRow="0" w:firstColumn="0" w:lastColumn="0" w:oddVBand="0" w:evenVBand="0" w:oddHBand="1" w:evenHBand="0" w:firstRowFirstColumn="0" w:firstRowLastColumn="0" w:lastRowFirstColumn="0" w:lastRowLastColumn="0"/>
      </w:trPr>
      <w:tc>
        <w:tcPr>
          <w:tcW w:w="1208" w:type="pct"/>
        </w:tcPr>
        <w:p w14:paraId="68885C95" w14:textId="77777777" w:rsidR="009450E6" w:rsidRPr="0065610E" w:rsidRDefault="009450E6">
          <w:pPr>
            <w:pStyle w:val="GOSTheader"/>
          </w:pPr>
          <w:r w:rsidRPr="00DD77B9">
            <w:t>Наименование ИС:</w:t>
          </w:r>
        </w:p>
      </w:tc>
      <w:tc>
        <w:tcPr>
          <w:tcW w:w="3792" w:type="pct"/>
          <w:gridSpan w:val="2"/>
        </w:tcPr>
        <w:p w14:paraId="5254B95D" w14:textId="77777777" w:rsidR="009450E6" w:rsidRPr="0065610E" w:rsidRDefault="009450E6">
          <w:pPr>
            <w:pStyle w:val="GOSTheader"/>
          </w:pPr>
          <w:r w:rsidRPr="00DD77B9">
            <w:t>Государственная интегрированная информационная система управления общественными финансами «Электронный бюджет»</w:t>
          </w:r>
        </w:p>
      </w:tc>
    </w:tr>
    <w:tr w:rsidR="009450E6" w:rsidRPr="00DD77B9" w14:paraId="359949C7" w14:textId="77777777" w:rsidTr="00000BB8">
      <w:trPr>
        <w:cnfStyle w:val="000000010000" w:firstRow="0" w:lastRow="0" w:firstColumn="0" w:lastColumn="0" w:oddVBand="0" w:evenVBand="0" w:oddHBand="0" w:evenHBand="1" w:firstRowFirstColumn="0" w:firstRowLastColumn="0" w:lastRowFirstColumn="0" w:lastRowLastColumn="0"/>
      </w:trPr>
      <w:tc>
        <w:tcPr>
          <w:tcW w:w="1208" w:type="pct"/>
        </w:tcPr>
        <w:p w14:paraId="2534D8C8" w14:textId="77777777" w:rsidR="009450E6" w:rsidRPr="0065610E" w:rsidRDefault="009450E6">
          <w:pPr>
            <w:pStyle w:val="GOSTheader"/>
          </w:pPr>
          <w:r w:rsidRPr="00DD77B9">
            <w:t>Название документа:</w:t>
          </w:r>
        </w:p>
      </w:tc>
      <w:tc>
        <w:tcPr>
          <w:tcW w:w="3792" w:type="pct"/>
          <w:gridSpan w:val="2"/>
        </w:tcPr>
        <w:p w14:paraId="776D4266" w14:textId="1B217199" w:rsidR="009450E6" w:rsidRPr="0065610E" w:rsidRDefault="009450E6">
          <w:pPr>
            <w:pStyle w:val="GOSTheader"/>
          </w:pPr>
          <w:r w:rsidRPr="00DD77B9">
            <w:t>Требования к взаимодействию расчетно-финансовой платформы SmartVista Accounting Platform с функциональными подсистемами</w:t>
          </w:r>
        </w:p>
      </w:tc>
    </w:tr>
    <w:tr w:rsidR="009450E6" w:rsidRPr="00DD77B9" w14:paraId="0D059718" w14:textId="77777777" w:rsidTr="00000BB8">
      <w:trPr>
        <w:cnfStyle w:val="000000100000" w:firstRow="0" w:lastRow="0" w:firstColumn="0" w:lastColumn="0" w:oddVBand="0" w:evenVBand="0" w:oddHBand="1" w:evenHBand="0" w:firstRowFirstColumn="0" w:firstRowLastColumn="0" w:lastRowFirstColumn="0" w:lastRowLastColumn="0"/>
        <w:trHeight w:val="143"/>
      </w:trPr>
      <w:tc>
        <w:tcPr>
          <w:tcW w:w="1208" w:type="pct"/>
        </w:tcPr>
        <w:p w14:paraId="54B0218C" w14:textId="77777777" w:rsidR="009450E6" w:rsidRPr="0065610E" w:rsidRDefault="009450E6">
          <w:pPr>
            <w:pStyle w:val="GOSTheader"/>
          </w:pPr>
          <w:r w:rsidRPr="00DD77B9">
            <w:t>Код документа:</w:t>
          </w:r>
        </w:p>
      </w:tc>
      <w:tc>
        <w:tcPr>
          <w:tcW w:w="3027" w:type="pct"/>
        </w:tcPr>
        <w:p w14:paraId="0403D1ED" w14:textId="1C740983" w:rsidR="009450E6" w:rsidRPr="0065610E" w:rsidRDefault="00000000">
          <w:pPr>
            <w:pStyle w:val="GOSTheader"/>
          </w:pPr>
          <w:fldSimple w:instr=" DOCPROPERTY  DocCode  \* MERGEFORMAT ">
            <w:r w:rsidR="009450E6">
              <w:t>89603636.43.01,00.ДР.001-01.00 1(4,8)</w:t>
            </w:r>
          </w:fldSimple>
        </w:p>
      </w:tc>
      <w:tc>
        <w:tcPr>
          <w:tcW w:w="765" w:type="pct"/>
        </w:tcPr>
        <w:p w14:paraId="21993150" w14:textId="5826BB6D" w:rsidR="009450E6" w:rsidRPr="0065610E" w:rsidRDefault="009450E6">
          <w:pPr>
            <w:pStyle w:val="GOSTheader"/>
          </w:pPr>
          <w:r w:rsidRPr="00DD77B9">
            <w:t xml:space="preserve">Стр. </w:t>
          </w:r>
          <w:r w:rsidRPr="0065610E">
            <w:fldChar w:fldCharType="begin"/>
          </w:r>
          <w:r w:rsidRPr="00DD77B9">
            <w:instrText xml:space="preserve"> PAGE </w:instrText>
          </w:r>
          <w:r w:rsidRPr="0065610E">
            <w:fldChar w:fldCharType="separate"/>
          </w:r>
          <w:r w:rsidR="00E57080">
            <w:rPr>
              <w:noProof/>
            </w:rPr>
            <w:t>2</w:t>
          </w:r>
          <w:r w:rsidRPr="0065610E">
            <w:fldChar w:fldCharType="end"/>
          </w:r>
        </w:p>
      </w:tc>
    </w:tr>
  </w:tbl>
  <w:p w14:paraId="45EDCDAA" w14:textId="77777777" w:rsidR="009450E6" w:rsidRPr="002F5B7D" w:rsidRDefault="009450E6" w:rsidP="002F5B7D">
    <w:pPr>
      <w:pStyle w:val="a8"/>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OSTTable"/>
      <w:tblW w:w="5000" w:type="pct"/>
      <w:tblLook w:val="0000" w:firstRow="0" w:lastRow="0" w:firstColumn="0" w:lastColumn="0" w:noHBand="0" w:noVBand="0"/>
    </w:tblPr>
    <w:tblGrid>
      <w:gridCol w:w="2376"/>
      <w:gridCol w:w="6337"/>
      <w:gridCol w:w="915"/>
    </w:tblGrid>
    <w:tr w:rsidR="009450E6" w:rsidRPr="00B9499D" w14:paraId="37EB41A3" w14:textId="77777777" w:rsidTr="00CE0AEB">
      <w:trPr>
        <w:cnfStyle w:val="000000100000" w:firstRow="0" w:lastRow="0" w:firstColumn="0" w:lastColumn="0" w:oddVBand="0" w:evenVBand="0" w:oddHBand="1" w:evenHBand="0" w:firstRowFirstColumn="0" w:firstRowLastColumn="0" w:lastRowFirstColumn="0" w:lastRowLastColumn="0"/>
      </w:trPr>
      <w:tc>
        <w:tcPr>
          <w:tcW w:w="1234" w:type="pct"/>
        </w:tcPr>
        <w:p w14:paraId="2B021E4B" w14:textId="77777777" w:rsidR="009450E6" w:rsidRPr="006F2FFC" w:rsidRDefault="009450E6" w:rsidP="007F2BFF">
          <w:pPr>
            <w:pStyle w:val="GOSTheader"/>
            <w:rPr>
              <w:b/>
            </w:rPr>
          </w:pPr>
          <w:r w:rsidRPr="006F2FFC">
            <w:t>Наименование ИС:</w:t>
          </w:r>
        </w:p>
      </w:tc>
      <w:tc>
        <w:tcPr>
          <w:tcW w:w="3766" w:type="pct"/>
          <w:gridSpan w:val="2"/>
        </w:tcPr>
        <w:p w14:paraId="0B50DAEC" w14:textId="77777777" w:rsidR="009450E6" w:rsidRPr="006F2FFC" w:rsidRDefault="009450E6" w:rsidP="007F2BFF">
          <w:pPr>
            <w:pStyle w:val="GOSTheader"/>
            <w:rPr>
              <w:b/>
            </w:rPr>
          </w:pPr>
          <w:r w:rsidRPr="006F2FFC">
            <w:t>Государственная интегрированная информационная система управления общественными финансами «Электронный бюджет»</w:t>
          </w:r>
        </w:p>
      </w:tc>
    </w:tr>
    <w:tr w:rsidR="009450E6" w:rsidRPr="00B9499D" w14:paraId="62872765" w14:textId="77777777" w:rsidTr="00CE0AEB">
      <w:trPr>
        <w:cnfStyle w:val="000000010000" w:firstRow="0" w:lastRow="0" w:firstColumn="0" w:lastColumn="0" w:oddVBand="0" w:evenVBand="0" w:oddHBand="0" w:evenHBand="1" w:firstRowFirstColumn="0" w:firstRowLastColumn="0" w:lastRowFirstColumn="0" w:lastRowLastColumn="0"/>
      </w:trPr>
      <w:tc>
        <w:tcPr>
          <w:tcW w:w="1234" w:type="pct"/>
        </w:tcPr>
        <w:p w14:paraId="5741E301" w14:textId="77777777" w:rsidR="009450E6" w:rsidRPr="006F2FFC" w:rsidRDefault="009450E6" w:rsidP="007F2BFF">
          <w:pPr>
            <w:pStyle w:val="GOSTheader"/>
            <w:rPr>
              <w:b/>
            </w:rPr>
          </w:pPr>
          <w:r w:rsidRPr="006F2FFC">
            <w:t>Название документа:</w:t>
          </w:r>
        </w:p>
      </w:tc>
      <w:tc>
        <w:tcPr>
          <w:tcW w:w="3766" w:type="pct"/>
          <w:gridSpan w:val="2"/>
        </w:tcPr>
        <w:p w14:paraId="15AE8092" w14:textId="77777777" w:rsidR="009450E6" w:rsidRPr="006F2FFC" w:rsidRDefault="009450E6" w:rsidP="007F2BFF">
          <w:pPr>
            <w:pStyle w:val="GOSTheader"/>
            <w:rPr>
              <w:b/>
            </w:rPr>
          </w:pPr>
          <w:r w:rsidRPr="005D4E14">
            <w:t>Требования к взаимодействию расчетно-финансовой платформы SmartVista Accounting Platform</w:t>
          </w:r>
          <w:r>
            <w:t xml:space="preserve"> </w:t>
          </w:r>
          <w:r w:rsidRPr="005D4E14">
            <w:t>с функциональными подсистемами</w:t>
          </w:r>
        </w:p>
      </w:tc>
    </w:tr>
    <w:tr w:rsidR="009450E6" w:rsidRPr="009A602A" w14:paraId="22B40B53" w14:textId="77777777" w:rsidTr="00A01A1C">
      <w:trPr>
        <w:cnfStyle w:val="000000100000" w:firstRow="0" w:lastRow="0" w:firstColumn="0" w:lastColumn="0" w:oddVBand="0" w:evenVBand="0" w:oddHBand="1" w:evenHBand="0" w:firstRowFirstColumn="0" w:firstRowLastColumn="0" w:lastRowFirstColumn="0" w:lastRowLastColumn="0"/>
        <w:trHeight w:val="143"/>
      </w:trPr>
      <w:tc>
        <w:tcPr>
          <w:tcW w:w="1234" w:type="pct"/>
        </w:tcPr>
        <w:p w14:paraId="75FF3D08" w14:textId="77777777" w:rsidR="009450E6" w:rsidRPr="006F2FFC" w:rsidRDefault="009450E6" w:rsidP="007F2BFF">
          <w:pPr>
            <w:pStyle w:val="GOSTheader"/>
            <w:rPr>
              <w:b/>
            </w:rPr>
          </w:pPr>
          <w:r w:rsidRPr="006F2FFC">
            <w:t>Код документа:</w:t>
          </w:r>
        </w:p>
      </w:tc>
      <w:tc>
        <w:tcPr>
          <w:tcW w:w="3291" w:type="pct"/>
        </w:tcPr>
        <w:p w14:paraId="5BD558F6" w14:textId="77777777" w:rsidR="009450E6" w:rsidRPr="006F2FFC" w:rsidRDefault="009450E6" w:rsidP="007F2BFF">
          <w:pPr>
            <w:pStyle w:val="GOSTheader"/>
            <w:rPr>
              <w:b/>
            </w:rPr>
          </w:pPr>
          <w:r w:rsidRPr="006F2FFC">
            <w:t>89603636.43.01,00.ДР.001-01.00 1(4,8)</w:t>
          </w:r>
        </w:p>
      </w:tc>
      <w:tc>
        <w:tcPr>
          <w:tcW w:w="475" w:type="pct"/>
        </w:tcPr>
        <w:p w14:paraId="22C2B55A" w14:textId="11688EDE" w:rsidR="009450E6" w:rsidRPr="006F2FFC" w:rsidRDefault="009450E6" w:rsidP="007F2BFF">
          <w:pPr>
            <w:pStyle w:val="GOSTheader"/>
            <w:rPr>
              <w:b/>
            </w:rPr>
          </w:pPr>
          <w:r w:rsidRPr="006F2FFC">
            <w:t xml:space="preserve">Стр. </w:t>
          </w:r>
          <w:r w:rsidRPr="0017407D">
            <w:rPr>
              <w:b/>
            </w:rPr>
            <w:fldChar w:fldCharType="begin"/>
          </w:r>
          <w:r w:rsidRPr="006F2FFC">
            <w:instrText xml:space="preserve"> PAGE </w:instrText>
          </w:r>
          <w:r w:rsidRPr="0017407D">
            <w:rPr>
              <w:b/>
            </w:rPr>
            <w:fldChar w:fldCharType="separate"/>
          </w:r>
          <w:r w:rsidR="00E57080">
            <w:rPr>
              <w:noProof/>
            </w:rPr>
            <w:t>17</w:t>
          </w:r>
          <w:r w:rsidRPr="0017407D">
            <w:rPr>
              <w:b/>
            </w:rPr>
            <w:fldChar w:fldCharType="end"/>
          </w:r>
        </w:p>
      </w:tc>
    </w:tr>
  </w:tbl>
  <w:p w14:paraId="70232985" w14:textId="77777777" w:rsidR="009450E6" w:rsidRDefault="009450E6" w:rsidP="00726940">
    <w:pPr>
      <w:pStyle w:val="a8"/>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OSTTable"/>
      <w:tblW w:w="5012" w:type="pct"/>
      <w:tblLook w:val="0000" w:firstRow="0" w:lastRow="0" w:firstColumn="0" w:lastColumn="0" w:noHBand="0" w:noVBand="0"/>
    </w:tblPr>
    <w:tblGrid>
      <w:gridCol w:w="2523"/>
      <w:gridCol w:w="11834"/>
      <w:gridCol w:w="1375"/>
    </w:tblGrid>
    <w:tr w:rsidR="009450E6" w:rsidRPr="00DD77B9" w14:paraId="5AD32B84" w14:textId="77777777" w:rsidTr="001200F0">
      <w:trPr>
        <w:cnfStyle w:val="000000100000" w:firstRow="0" w:lastRow="0" w:firstColumn="0" w:lastColumn="0" w:oddVBand="0" w:evenVBand="0" w:oddHBand="1" w:evenHBand="0" w:firstRowFirstColumn="0" w:firstRowLastColumn="0" w:lastRowFirstColumn="0" w:lastRowLastColumn="0"/>
      </w:trPr>
      <w:tc>
        <w:tcPr>
          <w:tcW w:w="802" w:type="pct"/>
        </w:tcPr>
        <w:p w14:paraId="755B77CA" w14:textId="77777777" w:rsidR="009450E6" w:rsidRPr="0065610E" w:rsidRDefault="009450E6">
          <w:pPr>
            <w:pStyle w:val="GOSTheader"/>
          </w:pPr>
          <w:r w:rsidRPr="00DD77B9">
            <w:t>Наименование ИС:</w:t>
          </w:r>
        </w:p>
      </w:tc>
      <w:tc>
        <w:tcPr>
          <w:tcW w:w="4198" w:type="pct"/>
          <w:gridSpan w:val="2"/>
        </w:tcPr>
        <w:p w14:paraId="510F80F6" w14:textId="77777777" w:rsidR="009450E6" w:rsidRPr="0065610E" w:rsidRDefault="009450E6">
          <w:pPr>
            <w:pStyle w:val="GOSTheader"/>
          </w:pPr>
          <w:r w:rsidRPr="00DD77B9">
            <w:t>Государственная интегрированная информационная система управления общественными финансами «Электронный бюджет»</w:t>
          </w:r>
        </w:p>
      </w:tc>
    </w:tr>
    <w:tr w:rsidR="009450E6" w:rsidRPr="00DD77B9" w14:paraId="199CD815" w14:textId="77777777" w:rsidTr="001200F0">
      <w:trPr>
        <w:cnfStyle w:val="000000010000" w:firstRow="0" w:lastRow="0" w:firstColumn="0" w:lastColumn="0" w:oddVBand="0" w:evenVBand="0" w:oddHBand="0" w:evenHBand="1" w:firstRowFirstColumn="0" w:firstRowLastColumn="0" w:lastRowFirstColumn="0" w:lastRowLastColumn="0"/>
      </w:trPr>
      <w:tc>
        <w:tcPr>
          <w:tcW w:w="802" w:type="pct"/>
        </w:tcPr>
        <w:p w14:paraId="72395219" w14:textId="77777777" w:rsidR="009450E6" w:rsidRPr="0065610E" w:rsidRDefault="009450E6">
          <w:pPr>
            <w:pStyle w:val="GOSTheader"/>
          </w:pPr>
          <w:r w:rsidRPr="00DD77B9">
            <w:t>Название документа:</w:t>
          </w:r>
        </w:p>
      </w:tc>
      <w:tc>
        <w:tcPr>
          <w:tcW w:w="4198" w:type="pct"/>
          <w:gridSpan w:val="2"/>
        </w:tcPr>
        <w:p w14:paraId="1C0F7F8C" w14:textId="77777777" w:rsidR="009450E6" w:rsidRPr="0065610E" w:rsidRDefault="009450E6">
          <w:pPr>
            <w:pStyle w:val="GOSTheader"/>
          </w:pPr>
          <w:r w:rsidRPr="00DD77B9">
            <w:t>Требования к взаимодействию расчетно-финансовой платформы SmartVista Accounting Platform с функциональными подсистемами</w:t>
          </w:r>
        </w:p>
      </w:tc>
    </w:tr>
    <w:tr w:rsidR="009450E6" w:rsidRPr="00DD77B9" w14:paraId="5BE0871E" w14:textId="77777777" w:rsidTr="001200F0">
      <w:trPr>
        <w:cnfStyle w:val="000000100000" w:firstRow="0" w:lastRow="0" w:firstColumn="0" w:lastColumn="0" w:oddVBand="0" w:evenVBand="0" w:oddHBand="1" w:evenHBand="0" w:firstRowFirstColumn="0" w:firstRowLastColumn="0" w:lastRowFirstColumn="0" w:lastRowLastColumn="0"/>
        <w:trHeight w:val="143"/>
      </w:trPr>
      <w:tc>
        <w:tcPr>
          <w:tcW w:w="802" w:type="pct"/>
        </w:tcPr>
        <w:p w14:paraId="311A5647" w14:textId="77777777" w:rsidR="009450E6" w:rsidRPr="0065610E" w:rsidRDefault="009450E6">
          <w:pPr>
            <w:pStyle w:val="GOSTheader"/>
          </w:pPr>
          <w:r w:rsidRPr="00DD77B9">
            <w:t>Код документа:</w:t>
          </w:r>
        </w:p>
      </w:tc>
      <w:tc>
        <w:tcPr>
          <w:tcW w:w="3761" w:type="pct"/>
        </w:tcPr>
        <w:p w14:paraId="5A6CA18E" w14:textId="7D3A582D" w:rsidR="009450E6" w:rsidRPr="0065610E" w:rsidRDefault="00000000">
          <w:pPr>
            <w:pStyle w:val="GOSTheader"/>
          </w:pPr>
          <w:fldSimple w:instr=" DOCPROPERTY  DocCode  \* MERGEFORMAT ">
            <w:r w:rsidR="009450E6">
              <w:t>89603636.43.01,00.ДР.001-01.00 1(4,8)</w:t>
            </w:r>
          </w:fldSimple>
        </w:p>
      </w:tc>
      <w:tc>
        <w:tcPr>
          <w:tcW w:w="437" w:type="pct"/>
        </w:tcPr>
        <w:p w14:paraId="147EB488" w14:textId="512FD3E7" w:rsidR="009450E6" w:rsidRPr="0065610E" w:rsidRDefault="009450E6">
          <w:pPr>
            <w:pStyle w:val="GOSTheader"/>
          </w:pPr>
          <w:r w:rsidRPr="00DD77B9">
            <w:t xml:space="preserve">Стр. </w:t>
          </w:r>
          <w:r w:rsidRPr="0065610E">
            <w:fldChar w:fldCharType="begin"/>
          </w:r>
          <w:r w:rsidRPr="00DD77B9">
            <w:instrText xml:space="preserve"> PAGE </w:instrText>
          </w:r>
          <w:r w:rsidRPr="0065610E">
            <w:fldChar w:fldCharType="separate"/>
          </w:r>
          <w:r w:rsidR="00E57080">
            <w:rPr>
              <w:noProof/>
            </w:rPr>
            <w:t>15</w:t>
          </w:r>
          <w:r w:rsidRPr="0065610E">
            <w:fldChar w:fldCharType="end"/>
          </w:r>
        </w:p>
      </w:tc>
    </w:tr>
  </w:tbl>
  <w:p w14:paraId="4FAC6F33" w14:textId="77777777" w:rsidR="009450E6" w:rsidRPr="002F5B7D" w:rsidRDefault="009450E6" w:rsidP="002F5B7D">
    <w:pPr>
      <w:pStyle w:val="a8"/>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OSTTable"/>
      <w:tblW w:w="5000" w:type="pct"/>
      <w:tblLook w:val="0000" w:firstRow="0" w:lastRow="0" w:firstColumn="0" w:lastColumn="0" w:noHBand="0" w:noVBand="0"/>
    </w:tblPr>
    <w:tblGrid>
      <w:gridCol w:w="2423"/>
      <w:gridCol w:w="6104"/>
      <w:gridCol w:w="1101"/>
    </w:tblGrid>
    <w:tr w:rsidR="009450E6" w:rsidRPr="00AB6D92" w14:paraId="573A1774" w14:textId="77777777" w:rsidTr="001B05DF">
      <w:trPr>
        <w:cnfStyle w:val="000000100000" w:firstRow="0" w:lastRow="0" w:firstColumn="0" w:lastColumn="0" w:oddVBand="0" w:evenVBand="0" w:oddHBand="1" w:evenHBand="0" w:firstRowFirstColumn="0" w:firstRowLastColumn="0" w:lastRowFirstColumn="0" w:lastRowLastColumn="0"/>
      </w:trPr>
      <w:tc>
        <w:tcPr>
          <w:tcW w:w="1258" w:type="pct"/>
        </w:tcPr>
        <w:p w14:paraId="0C9AACFA" w14:textId="77777777" w:rsidR="009450E6" w:rsidRPr="0065610E" w:rsidRDefault="009450E6">
          <w:pPr>
            <w:pStyle w:val="GOSTheader"/>
          </w:pPr>
          <w:r w:rsidRPr="00AB6D92">
            <w:t>Наименование ИС:</w:t>
          </w:r>
        </w:p>
      </w:tc>
      <w:tc>
        <w:tcPr>
          <w:tcW w:w="3742" w:type="pct"/>
          <w:gridSpan w:val="2"/>
        </w:tcPr>
        <w:p w14:paraId="24EA9A9C" w14:textId="2BB2FECD" w:rsidR="009450E6" w:rsidRPr="0065610E" w:rsidRDefault="009450E6">
          <w:pPr>
            <w:pStyle w:val="GOSTheader"/>
          </w:pPr>
          <w:r w:rsidRPr="00AB6D92">
            <w:t>ГИИС «Электронный бюджет»</w:t>
          </w:r>
        </w:p>
      </w:tc>
    </w:tr>
    <w:tr w:rsidR="009450E6" w:rsidRPr="00AB6D92" w14:paraId="324B692F" w14:textId="77777777" w:rsidTr="001B05DF">
      <w:trPr>
        <w:cnfStyle w:val="000000010000" w:firstRow="0" w:lastRow="0" w:firstColumn="0" w:lastColumn="0" w:oddVBand="0" w:evenVBand="0" w:oddHBand="0" w:evenHBand="1" w:firstRowFirstColumn="0" w:firstRowLastColumn="0" w:lastRowFirstColumn="0" w:lastRowLastColumn="0"/>
      </w:trPr>
      <w:tc>
        <w:tcPr>
          <w:tcW w:w="1258" w:type="pct"/>
        </w:tcPr>
        <w:p w14:paraId="6AA2B39A" w14:textId="77777777" w:rsidR="009450E6" w:rsidRPr="0065610E" w:rsidRDefault="009450E6">
          <w:pPr>
            <w:pStyle w:val="GOSTheader"/>
          </w:pPr>
          <w:r w:rsidRPr="00AB6D92">
            <w:t>Название документа:</w:t>
          </w:r>
        </w:p>
      </w:tc>
      <w:tc>
        <w:tcPr>
          <w:tcW w:w="3742" w:type="pct"/>
          <w:gridSpan w:val="2"/>
        </w:tcPr>
        <w:p w14:paraId="7ED0FB73" w14:textId="6652CE69" w:rsidR="009450E6" w:rsidRPr="0065610E" w:rsidRDefault="009450E6">
          <w:pPr>
            <w:pStyle w:val="GOSTheader"/>
          </w:pPr>
          <w:r w:rsidRPr="00AB6D92">
            <w:t>Требования к взаимодействию расчетно-финансовой платформы SmartVista Accounting Platform с функциональными подсистемами</w:t>
          </w:r>
        </w:p>
      </w:tc>
    </w:tr>
    <w:tr w:rsidR="009450E6" w:rsidRPr="00AB6D92" w14:paraId="5109C1F6" w14:textId="77777777" w:rsidTr="00A01A1C">
      <w:trPr>
        <w:cnfStyle w:val="000000100000" w:firstRow="0" w:lastRow="0" w:firstColumn="0" w:lastColumn="0" w:oddVBand="0" w:evenVBand="0" w:oddHBand="1" w:evenHBand="0" w:firstRowFirstColumn="0" w:firstRowLastColumn="0" w:lastRowFirstColumn="0" w:lastRowLastColumn="0"/>
        <w:trHeight w:val="143"/>
      </w:trPr>
      <w:tc>
        <w:tcPr>
          <w:tcW w:w="1258" w:type="pct"/>
        </w:tcPr>
        <w:p w14:paraId="120EF40A" w14:textId="77777777" w:rsidR="009450E6" w:rsidRPr="0065610E" w:rsidRDefault="009450E6">
          <w:pPr>
            <w:pStyle w:val="GOSTheader"/>
          </w:pPr>
          <w:r w:rsidRPr="00AB6D92">
            <w:t>Код документа:</w:t>
          </w:r>
        </w:p>
      </w:tc>
      <w:tc>
        <w:tcPr>
          <w:tcW w:w="3170" w:type="pct"/>
        </w:tcPr>
        <w:p w14:paraId="62B4CD71" w14:textId="6F2EDB09" w:rsidR="009450E6" w:rsidRPr="0065610E" w:rsidRDefault="00000000">
          <w:pPr>
            <w:pStyle w:val="GOSTheader"/>
          </w:pPr>
          <w:fldSimple w:instr=" DOCPROPERTY  DocCode  \* MERGEFORMAT ">
            <w:r w:rsidR="009450E6">
              <w:t>89603636.43.01,00.ДР.001-01.00 1(4,8)</w:t>
            </w:r>
          </w:fldSimple>
        </w:p>
      </w:tc>
      <w:tc>
        <w:tcPr>
          <w:tcW w:w="572" w:type="pct"/>
        </w:tcPr>
        <w:p w14:paraId="4D3A4F87" w14:textId="4863AC56" w:rsidR="009450E6" w:rsidRPr="0065610E" w:rsidRDefault="009450E6">
          <w:pPr>
            <w:pStyle w:val="GOSTheader"/>
          </w:pPr>
          <w:r w:rsidRPr="00AB6D92">
            <w:t xml:space="preserve">Стр. </w:t>
          </w:r>
          <w:r w:rsidRPr="0065610E">
            <w:fldChar w:fldCharType="begin"/>
          </w:r>
          <w:r w:rsidRPr="00AB6D92">
            <w:instrText xml:space="preserve"> PAGE </w:instrText>
          </w:r>
          <w:r w:rsidRPr="0065610E">
            <w:fldChar w:fldCharType="separate"/>
          </w:r>
          <w:r w:rsidR="00785480">
            <w:rPr>
              <w:noProof/>
            </w:rPr>
            <w:t>300</w:t>
          </w:r>
          <w:r w:rsidRPr="0065610E">
            <w:fldChar w:fldCharType="end"/>
          </w:r>
        </w:p>
      </w:tc>
    </w:tr>
  </w:tbl>
  <w:p w14:paraId="7E62E4FD" w14:textId="77777777" w:rsidR="009450E6" w:rsidRDefault="009450E6" w:rsidP="007F27CE">
    <w:pPr>
      <w:pStyle w:val="a8"/>
      <w:tabs>
        <w:tab w:val="clear" w:pos="4677"/>
        <w:tab w:val="clear" w:pos="9355"/>
        <w:tab w:val="left" w:pos="11350"/>
      </w:tabs>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OSTTable"/>
      <w:tblW w:w="5000" w:type="pct"/>
      <w:tblLook w:val="0000" w:firstRow="0" w:lastRow="0" w:firstColumn="0" w:lastColumn="0" w:noHBand="0" w:noVBand="0"/>
    </w:tblPr>
    <w:tblGrid>
      <w:gridCol w:w="2422"/>
      <w:gridCol w:w="5883"/>
      <w:gridCol w:w="1323"/>
    </w:tblGrid>
    <w:tr w:rsidR="009450E6" w:rsidRPr="00AB6D92" w14:paraId="776DB72B" w14:textId="77777777" w:rsidTr="001B05DF">
      <w:trPr>
        <w:cnfStyle w:val="000000100000" w:firstRow="0" w:lastRow="0" w:firstColumn="0" w:lastColumn="0" w:oddVBand="0" w:evenVBand="0" w:oddHBand="1" w:evenHBand="0" w:firstRowFirstColumn="0" w:firstRowLastColumn="0" w:lastRowFirstColumn="0" w:lastRowLastColumn="0"/>
      </w:trPr>
      <w:tc>
        <w:tcPr>
          <w:tcW w:w="1258" w:type="pct"/>
        </w:tcPr>
        <w:p w14:paraId="23E288A7" w14:textId="77777777" w:rsidR="009450E6" w:rsidRPr="0065610E" w:rsidRDefault="009450E6">
          <w:pPr>
            <w:pStyle w:val="GOSTheader"/>
          </w:pPr>
          <w:r w:rsidRPr="00AB6D92">
            <w:t>Наименование ИС:</w:t>
          </w:r>
        </w:p>
      </w:tc>
      <w:tc>
        <w:tcPr>
          <w:tcW w:w="3742" w:type="pct"/>
          <w:gridSpan w:val="2"/>
        </w:tcPr>
        <w:p w14:paraId="44A134A7" w14:textId="77777777" w:rsidR="009450E6" w:rsidRPr="0065610E" w:rsidRDefault="009450E6">
          <w:pPr>
            <w:pStyle w:val="GOSTheader"/>
          </w:pPr>
          <w:r w:rsidRPr="00AB6D92">
            <w:t>ГИИС «Электронный бюджет»</w:t>
          </w:r>
        </w:p>
      </w:tc>
    </w:tr>
    <w:tr w:rsidR="009450E6" w:rsidRPr="00AB6D92" w14:paraId="30EDDE0C" w14:textId="77777777" w:rsidTr="001B05DF">
      <w:trPr>
        <w:cnfStyle w:val="000000010000" w:firstRow="0" w:lastRow="0" w:firstColumn="0" w:lastColumn="0" w:oddVBand="0" w:evenVBand="0" w:oddHBand="0" w:evenHBand="1" w:firstRowFirstColumn="0" w:firstRowLastColumn="0" w:lastRowFirstColumn="0" w:lastRowLastColumn="0"/>
      </w:trPr>
      <w:tc>
        <w:tcPr>
          <w:tcW w:w="1258" w:type="pct"/>
        </w:tcPr>
        <w:p w14:paraId="4718D7EB" w14:textId="77777777" w:rsidR="009450E6" w:rsidRPr="0065610E" w:rsidRDefault="009450E6">
          <w:pPr>
            <w:pStyle w:val="GOSTheader"/>
          </w:pPr>
          <w:r w:rsidRPr="00AB6D92">
            <w:t>Название документа:</w:t>
          </w:r>
        </w:p>
      </w:tc>
      <w:tc>
        <w:tcPr>
          <w:tcW w:w="3742" w:type="pct"/>
          <w:gridSpan w:val="2"/>
        </w:tcPr>
        <w:p w14:paraId="1F203069" w14:textId="52686D22" w:rsidR="009450E6" w:rsidRPr="0065610E" w:rsidRDefault="009450E6">
          <w:pPr>
            <w:pStyle w:val="GOSTheader"/>
          </w:pPr>
          <w:r w:rsidRPr="00AB6D92">
            <w:t>Требования к взаимодействию расчетно-финансовой платформы SmartVista Accounting Platform с функциональными подсистемами</w:t>
          </w:r>
        </w:p>
      </w:tc>
    </w:tr>
    <w:tr w:rsidR="009450E6" w:rsidRPr="00AB6D92" w14:paraId="67AF2DC1" w14:textId="77777777" w:rsidTr="001B05DF">
      <w:trPr>
        <w:cnfStyle w:val="000000100000" w:firstRow="0" w:lastRow="0" w:firstColumn="0" w:lastColumn="0" w:oddVBand="0" w:evenVBand="0" w:oddHBand="1" w:evenHBand="0" w:firstRowFirstColumn="0" w:firstRowLastColumn="0" w:lastRowFirstColumn="0" w:lastRowLastColumn="0"/>
        <w:trHeight w:val="143"/>
      </w:trPr>
      <w:tc>
        <w:tcPr>
          <w:tcW w:w="1258" w:type="pct"/>
        </w:tcPr>
        <w:p w14:paraId="306C4B27" w14:textId="77777777" w:rsidR="009450E6" w:rsidRPr="0065610E" w:rsidRDefault="009450E6">
          <w:pPr>
            <w:pStyle w:val="GOSTheader"/>
          </w:pPr>
          <w:r w:rsidRPr="00AB6D92">
            <w:t>Код документа:</w:t>
          </w:r>
        </w:p>
      </w:tc>
      <w:tc>
        <w:tcPr>
          <w:tcW w:w="3055" w:type="pct"/>
        </w:tcPr>
        <w:p w14:paraId="458BD402" w14:textId="580FE6C5" w:rsidR="009450E6" w:rsidRPr="0065610E" w:rsidRDefault="00000000">
          <w:pPr>
            <w:pStyle w:val="GOSTheader"/>
          </w:pPr>
          <w:fldSimple w:instr=" DOCPROPERTY  DocCode  \* MERGEFORMAT ">
            <w:r w:rsidR="009450E6">
              <w:t>89603636.43.01,00.ДР.001-01.00 1(4,8)</w:t>
            </w:r>
          </w:fldSimple>
        </w:p>
      </w:tc>
      <w:tc>
        <w:tcPr>
          <w:tcW w:w="687" w:type="pct"/>
        </w:tcPr>
        <w:p w14:paraId="20513D73" w14:textId="086E612B" w:rsidR="009450E6" w:rsidRPr="0065610E" w:rsidRDefault="009450E6">
          <w:pPr>
            <w:pStyle w:val="GOSTheader"/>
          </w:pPr>
          <w:r w:rsidRPr="00AB6D92">
            <w:t xml:space="preserve">Стр. </w:t>
          </w:r>
          <w:r w:rsidRPr="0065610E">
            <w:fldChar w:fldCharType="begin"/>
          </w:r>
          <w:r w:rsidRPr="00AB6D92">
            <w:instrText xml:space="preserve"> PAGE </w:instrText>
          </w:r>
          <w:r w:rsidRPr="0065610E">
            <w:fldChar w:fldCharType="separate"/>
          </w:r>
          <w:r w:rsidR="00785480">
            <w:rPr>
              <w:noProof/>
            </w:rPr>
            <w:t>303</w:t>
          </w:r>
          <w:r w:rsidRPr="0065610E">
            <w:fldChar w:fldCharType="end"/>
          </w:r>
        </w:p>
      </w:tc>
    </w:tr>
  </w:tbl>
  <w:p w14:paraId="467B422B" w14:textId="77777777" w:rsidR="009450E6" w:rsidRDefault="009450E6" w:rsidP="007F27CE">
    <w:pPr>
      <w:pStyle w:val="a8"/>
      <w:tabs>
        <w:tab w:val="clear" w:pos="4677"/>
        <w:tab w:val="clear" w:pos="9355"/>
        <w:tab w:val="left" w:pos="1135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0941312"/>
    <w:lvl w:ilvl="0">
      <w:start w:val="1"/>
      <w:numFmt w:val="decimal"/>
      <w:pStyle w:val="5"/>
      <w:lvlText w:val="%1."/>
      <w:lvlJc w:val="left"/>
      <w:pPr>
        <w:tabs>
          <w:tab w:val="num" w:pos="1492"/>
        </w:tabs>
        <w:ind w:left="1492" w:hanging="360"/>
      </w:pPr>
    </w:lvl>
  </w:abstractNum>
  <w:abstractNum w:abstractNumId="1" w15:restartNumberingAfterBreak="0">
    <w:nsid w:val="FFFFFF7D"/>
    <w:multiLevelType w:val="singleLevel"/>
    <w:tmpl w:val="1B724DAA"/>
    <w:lvl w:ilvl="0">
      <w:start w:val="1"/>
      <w:numFmt w:val="decimal"/>
      <w:pStyle w:val="4"/>
      <w:lvlText w:val="%1."/>
      <w:lvlJc w:val="left"/>
      <w:pPr>
        <w:tabs>
          <w:tab w:val="num" w:pos="1209"/>
        </w:tabs>
        <w:ind w:left="1209" w:hanging="360"/>
      </w:pPr>
    </w:lvl>
  </w:abstractNum>
  <w:abstractNum w:abstractNumId="2" w15:restartNumberingAfterBreak="0">
    <w:nsid w:val="FFFFFF7E"/>
    <w:multiLevelType w:val="singleLevel"/>
    <w:tmpl w:val="9B3E0A22"/>
    <w:lvl w:ilvl="0">
      <w:start w:val="1"/>
      <w:numFmt w:val="decimal"/>
      <w:pStyle w:val="3"/>
      <w:lvlText w:val="%1."/>
      <w:lvlJc w:val="left"/>
      <w:pPr>
        <w:tabs>
          <w:tab w:val="num" w:pos="926"/>
        </w:tabs>
        <w:ind w:left="926" w:hanging="360"/>
      </w:pPr>
    </w:lvl>
  </w:abstractNum>
  <w:abstractNum w:abstractNumId="3" w15:restartNumberingAfterBreak="0">
    <w:nsid w:val="FFFFFF7F"/>
    <w:multiLevelType w:val="singleLevel"/>
    <w:tmpl w:val="1882AA56"/>
    <w:lvl w:ilvl="0">
      <w:start w:val="1"/>
      <w:numFmt w:val="decimal"/>
      <w:pStyle w:val="2"/>
      <w:lvlText w:val="%1."/>
      <w:lvlJc w:val="left"/>
      <w:pPr>
        <w:tabs>
          <w:tab w:val="num" w:pos="643"/>
        </w:tabs>
        <w:ind w:left="643" w:hanging="360"/>
      </w:pPr>
    </w:lvl>
  </w:abstractNum>
  <w:abstractNum w:abstractNumId="4" w15:restartNumberingAfterBreak="0">
    <w:nsid w:val="FFFFFF80"/>
    <w:multiLevelType w:val="singleLevel"/>
    <w:tmpl w:val="4204DF1A"/>
    <w:lvl w:ilvl="0">
      <w:start w:val="1"/>
      <w:numFmt w:val="bullet"/>
      <w:pStyle w:val="50"/>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3ECAD34"/>
    <w:lvl w:ilvl="0">
      <w:start w:val="1"/>
      <w:numFmt w:val="bullet"/>
      <w:pStyle w:val="40"/>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85A3E26"/>
    <w:lvl w:ilvl="0">
      <w:start w:val="1"/>
      <w:numFmt w:val="bullet"/>
      <w:pStyle w:val="30"/>
      <w:lvlText w:val=""/>
      <w:lvlJc w:val="left"/>
      <w:pPr>
        <w:tabs>
          <w:tab w:val="num" w:pos="926"/>
        </w:tabs>
        <w:ind w:left="926" w:hanging="360"/>
      </w:pPr>
      <w:rPr>
        <w:rFonts w:ascii="Symbol" w:hAnsi="Symbol" w:cs="Symbol" w:hint="default"/>
      </w:rPr>
    </w:lvl>
  </w:abstractNum>
  <w:abstractNum w:abstractNumId="7" w15:restartNumberingAfterBreak="0">
    <w:nsid w:val="FFFFFF83"/>
    <w:multiLevelType w:val="singleLevel"/>
    <w:tmpl w:val="12EAF7A4"/>
    <w:lvl w:ilvl="0">
      <w:start w:val="1"/>
      <w:numFmt w:val="bullet"/>
      <w:pStyle w:val="20"/>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A048328"/>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433CCB3A"/>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02837A82"/>
    <w:multiLevelType w:val="hybridMultilevel"/>
    <w:tmpl w:val="E0B65964"/>
    <w:lvl w:ilvl="0" w:tplc="C28E3678">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1" w15:restartNumberingAfterBreak="0">
    <w:nsid w:val="0BD3613C"/>
    <w:multiLevelType w:val="hybridMultilevel"/>
    <w:tmpl w:val="ED8A6334"/>
    <w:lvl w:ilvl="0" w:tplc="04190011">
      <w:start w:val="1"/>
      <w:numFmt w:val="decimal"/>
      <w:lvlText w:val="%1)"/>
      <w:lvlJc w:val="left"/>
      <w:pPr>
        <w:tabs>
          <w:tab w:val="num" w:pos="340"/>
        </w:tabs>
        <w:ind w:left="340" w:hanging="227"/>
      </w:pPr>
      <w:rPr>
        <w:rFonts w:hint="default"/>
      </w:rPr>
    </w:lvl>
    <w:lvl w:ilvl="1" w:tplc="7EF60B7C">
      <w:start w:val="1"/>
      <w:numFmt w:val="lowerLetter"/>
      <w:lvlText w:val="%2."/>
      <w:lvlJc w:val="left"/>
      <w:pPr>
        <w:tabs>
          <w:tab w:val="num" w:pos="1440"/>
        </w:tabs>
        <w:ind w:left="1440" w:hanging="360"/>
      </w:pPr>
    </w:lvl>
    <w:lvl w:ilvl="2" w:tplc="F99A1504">
      <w:start w:val="1"/>
      <w:numFmt w:val="lowerRoman"/>
      <w:lvlText w:val="%3."/>
      <w:lvlJc w:val="right"/>
      <w:pPr>
        <w:tabs>
          <w:tab w:val="num" w:pos="2160"/>
        </w:tabs>
        <w:ind w:left="2160" w:hanging="180"/>
      </w:pPr>
    </w:lvl>
    <w:lvl w:ilvl="3" w:tplc="93022242" w:tentative="1">
      <w:start w:val="1"/>
      <w:numFmt w:val="decimal"/>
      <w:lvlText w:val="%4."/>
      <w:lvlJc w:val="left"/>
      <w:pPr>
        <w:tabs>
          <w:tab w:val="num" w:pos="2880"/>
        </w:tabs>
        <w:ind w:left="2880" w:hanging="360"/>
      </w:pPr>
    </w:lvl>
    <w:lvl w:ilvl="4" w:tplc="BD445AC6" w:tentative="1">
      <w:start w:val="1"/>
      <w:numFmt w:val="lowerLetter"/>
      <w:lvlText w:val="%5."/>
      <w:lvlJc w:val="left"/>
      <w:pPr>
        <w:tabs>
          <w:tab w:val="num" w:pos="3600"/>
        </w:tabs>
        <w:ind w:left="3600" w:hanging="360"/>
      </w:pPr>
    </w:lvl>
    <w:lvl w:ilvl="5" w:tplc="D1926062" w:tentative="1">
      <w:start w:val="1"/>
      <w:numFmt w:val="lowerRoman"/>
      <w:lvlText w:val="%6."/>
      <w:lvlJc w:val="right"/>
      <w:pPr>
        <w:tabs>
          <w:tab w:val="num" w:pos="4320"/>
        </w:tabs>
        <w:ind w:left="4320" w:hanging="180"/>
      </w:pPr>
    </w:lvl>
    <w:lvl w:ilvl="6" w:tplc="F578860C" w:tentative="1">
      <w:start w:val="1"/>
      <w:numFmt w:val="decimal"/>
      <w:lvlText w:val="%7."/>
      <w:lvlJc w:val="left"/>
      <w:pPr>
        <w:tabs>
          <w:tab w:val="num" w:pos="5040"/>
        </w:tabs>
        <w:ind w:left="5040" w:hanging="360"/>
      </w:pPr>
    </w:lvl>
    <w:lvl w:ilvl="7" w:tplc="23B8A66C" w:tentative="1">
      <w:start w:val="1"/>
      <w:numFmt w:val="lowerLetter"/>
      <w:lvlText w:val="%8."/>
      <w:lvlJc w:val="left"/>
      <w:pPr>
        <w:tabs>
          <w:tab w:val="num" w:pos="5760"/>
        </w:tabs>
        <w:ind w:left="5760" w:hanging="360"/>
      </w:pPr>
    </w:lvl>
    <w:lvl w:ilvl="8" w:tplc="0AAA8B1E" w:tentative="1">
      <w:start w:val="1"/>
      <w:numFmt w:val="lowerRoman"/>
      <w:lvlText w:val="%9."/>
      <w:lvlJc w:val="right"/>
      <w:pPr>
        <w:tabs>
          <w:tab w:val="num" w:pos="6480"/>
        </w:tabs>
        <w:ind w:left="6480" w:hanging="180"/>
      </w:pPr>
    </w:lvl>
  </w:abstractNum>
  <w:abstractNum w:abstractNumId="12" w15:restartNumberingAfterBreak="0">
    <w:nsid w:val="0DEB2900"/>
    <w:multiLevelType w:val="multilevel"/>
    <w:tmpl w:val="DD50C3FE"/>
    <w:lvl w:ilvl="0">
      <w:start w:val="1"/>
      <w:numFmt w:val="decimal"/>
      <w:pStyle w:val="GOSTTableListNum1"/>
      <w:lvlText w:val="%1."/>
      <w:lvlJc w:val="left"/>
      <w:pPr>
        <w:tabs>
          <w:tab w:val="num" w:pos="284"/>
        </w:tabs>
        <w:ind w:left="284" w:hanging="227"/>
      </w:pPr>
      <w:rPr>
        <w:rFonts w:hint="default"/>
      </w:rPr>
    </w:lvl>
    <w:lvl w:ilvl="1">
      <w:start w:val="1"/>
      <w:numFmt w:val="decimal"/>
      <w:pStyle w:val="GOSTTableListNum2"/>
      <w:lvlText w:val="%1.%2."/>
      <w:lvlJc w:val="left"/>
      <w:pPr>
        <w:tabs>
          <w:tab w:val="num" w:pos="284"/>
        </w:tabs>
        <w:ind w:left="284" w:hanging="227"/>
      </w:pPr>
      <w:rPr>
        <w:rFonts w:hint="default"/>
      </w:rPr>
    </w:lvl>
    <w:lvl w:ilvl="2">
      <w:start w:val="1"/>
      <w:numFmt w:val="decimal"/>
      <w:pStyle w:val="GOSTTableListNum3"/>
      <w:lvlText w:val="%1.%2.%3."/>
      <w:lvlJc w:val="left"/>
      <w:pPr>
        <w:tabs>
          <w:tab w:val="num" w:pos="284"/>
        </w:tabs>
        <w:ind w:left="284" w:hanging="227"/>
      </w:pPr>
      <w:rPr>
        <w:rFonts w:hint="default"/>
      </w:rPr>
    </w:lvl>
    <w:lvl w:ilvl="3">
      <w:start w:val="1"/>
      <w:numFmt w:val="decimal"/>
      <w:pStyle w:val="GOSTTableListNum4"/>
      <w:lvlText w:val="%1.%2.%3.%4."/>
      <w:lvlJc w:val="left"/>
      <w:pPr>
        <w:tabs>
          <w:tab w:val="num" w:pos="284"/>
        </w:tabs>
        <w:ind w:left="284" w:hanging="227"/>
      </w:pPr>
      <w:rPr>
        <w:rFonts w:hint="default"/>
      </w:rPr>
    </w:lvl>
    <w:lvl w:ilvl="4">
      <w:start w:val="1"/>
      <w:numFmt w:val="decimal"/>
      <w:pStyle w:val="GOSTTableListNum5"/>
      <w:lvlText w:val="%1.%2.%3.%4.%5."/>
      <w:lvlJc w:val="left"/>
      <w:pPr>
        <w:tabs>
          <w:tab w:val="num" w:pos="284"/>
        </w:tabs>
        <w:ind w:left="284" w:hanging="227"/>
      </w:pPr>
      <w:rPr>
        <w:rFonts w:hint="default"/>
      </w:rPr>
    </w:lvl>
    <w:lvl w:ilvl="5">
      <w:start w:val="1"/>
      <w:numFmt w:val="decimal"/>
      <w:pStyle w:val="GOSTTableListNum6"/>
      <w:lvlText w:val="%1.%2.%3.%4.%5.%6."/>
      <w:lvlJc w:val="left"/>
      <w:pPr>
        <w:tabs>
          <w:tab w:val="num" w:pos="284"/>
        </w:tabs>
        <w:ind w:left="284" w:hanging="227"/>
      </w:pPr>
      <w:rPr>
        <w:rFonts w:hint="default"/>
      </w:rPr>
    </w:lvl>
    <w:lvl w:ilvl="6">
      <w:start w:val="1"/>
      <w:numFmt w:val="decimal"/>
      <w:pStyle w:val="GOSTTableListNum7"/>
      <w:lvlText w:val="%1.%2.%3.%4.%5.%6.%7."/>
      <w:lvlJc w:val="left"/>
      <w:pPr>
        <w:tabs>
          <w:tab w:val="num" w:pos="284"/>
        </w:tabs>
        <w:ind w:left="284" w:hanging="227"/>
      </w:pPr>
      <w:rPr>
        <w:rFonts w:hint="default"/>
      </w:rPr>
    </w:lvl>
    <w:lvl w:ilvl="7">
      <w:start w:val="1"/>
      <w:numFmt w:val="decimal"/>
      <w:lvlText w:val="%1.%2.%3.%4.%5.%6.%7.%8."/>
      <w:lvlJc w:val="left"/>
      <w:pPr>
        <w:tabs>
          <w:tab w:val="num" w:pos="284"/>
        </w:tabs>
        <w:ind w:left="284" w:hanging="227"/>
      </w:pPr>
      <w:rPr>
        <w:rFonts w:hint="default"/>
      </w:rPr>
    </w:lvl>
    <w:lvl w:ilvl="8">
      <w:start w:val="1"/>
      <w:numFmt w:val="decimal"/>
      <w:lvlText w:val="%1.%2.%3.%4.%5.%6.%7.%8.%9."/>
      <w:lvlJc w:val="left"/>
      <w:pPr>
        <w:tabs>
          <w:tab w:val="num" w:pos="284"/>
        </w:tabs>
        <w:ind w:left="284" w:hanging="227"/>
      </w:pPr>
      <w:rPr>
        <w:rFonts w:hint="default"/>
      </w:rPr>
    </w:lvl>
  </w:abstractNum>
  <w:abstractNum w:abstractNumId="13" w15:restartNumberingAfterBreak="0">
    <w:nsid w:val="0F1D73E4"/>
    <w:multiLevelType w:val="singleLevel"/>
    <w:tmpl w:val="E6C2249C"/>
    <w:lvl w:ilvl="0">
      <w:start w:val="1"/>
      <w:numFmt w:val="decimal"/>
      <w:pStyle w:val="a1"/>
      <w:lvlText w:val="%1)"/>
      <w:lvlJc w:val="left"/>
      <w:pPr>
        <w:tabs>
          <w:tab w:val="num" w:pos="927"/>
        </w:tabs>
        <w:ind w:left="927" w:hanging="360"/>
      </w:pPr>
      <w:rPr>
        <w:rFonts w:hint="default"/>
      </w:rPr>
    </w:lvl>
  </w:abstractNum>
  <w:abstractNum w:abstractNumId="14" w15:restartNumberingAfterBreak="0">
    <w:nsid w:val="1D9A52BD"/>
    <w:multiLevelType w:val="multilevel"/>
    <w:tmpl w:val="599873BC"/>
    <w:lvl w:ilvl="0">
      <w:start w:val="1"/>
      <w:numFmt w:val="decimal"/>
      <w:pStyle w:val="GOSTListnum1"/>
      <w:lvlText w:val="%1."/>
      <w:lvlJc w:val="left"/>
      <w:pPr>
        <w:tabs>
          <w:tab w:val="num" w:pos="1021"/>
        </w:tabs>
        <w:ind w:left="992" w:hanging="425"/>
      </w:pPr>
      <w:rPr>
        <w:rFonts w:ascii="Times New Roman" w:hAnsi="Times New Roman" w:cs="Times New Roman" w:hint="default"/>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 w:ilvl="1">
      <w:start w:val="1"/>
      <w:numFmt w:val="decimal"/>
      <w:pStyle w:val="GOSTListnum2"/>
      <w:isLgl/>
      <w:lvlText w:val="%1.%2."/>
      <w:lvlJc w:val="left"/>
      <w:pPr>
        <w:tabs>
          <w:tab w:val="num" w:pos="1588"/>
        </w:tabs>
        <w:ind w:left="1559" w:hanging="567"/>
      </w:pPr>
      <w:rPr>
        <w:rFonts w:ascii="Times New Roman" w:hAnsi="Times New Roman" w:cs="Times New Roman" w:hint="default"/>
        <w:b w:val="0"/>
        <w:i w:val="0"/>
        <w:sz w:val="24"/>
      </w:rPr>
    </w:lvl>
    <w:lvl w:ilvl="2">
      <w:start w:val="1"/>
      <w:numFmt w:val="decimal"/>
      <w:pStyle w:val="GOSTListnum3"/>
      <w:isLgl/>
      <w:lvlText w:val="%1.%2.%3."/>
      <w:lvlJc w:val="left"/>
      <w:pPr>
        <w:tabs>
          <w:tab w:val="num" w:pos="2421"/>
        </w:tabs>
        <w:ind w:left="2410" w:hanging="851"/>
      </w:pPr>
      <w:rPr>
        <w:rFonts w:ascii="Times New Roman" w:hAnsi="Times New Roman" w:cs="Times New Roman" w:hint="default"/>
        <w:b w:val="0"/>
        <w:i w:val="0"/>
        <w:sz w:val="24"/>
      </w:rPr>
    </w:lvl>
    <w:lvl w:ilvl="3">
      <w:start w:val="1"/>
      <w:numFmt w:val="decimal"/>
      <w:pStyle w:val="GOSTListnum4"/>
      <w:suff w:val="space"/>
      <w:lvlText w:val="%1.%2.%3.%4."/>
      <w:lvlJc w:val="left"/>
      <w:pPr>
        <w:ind w:left="3260" w:hanging="850"/>
      </w:pPr>
      <w:rPr>
        <w:rFonts w:ascii="Times New Roman" w:hAnsi="Times New Roman" w:cs="Times New Roman" w:hint="default"/>
        <w:b w:val="0"/>
        <w:i w:val="0"/>
        <w:sz w:val="24"/>
      </w:rPr>
    </w:lvl>
    <w:lvl w:ilvl="4">
      <w:start w:val="1"/>
      <w:numFmt w:val="decimal"/>
      <w:suff w:val="space"/>
      <w:lvlText w:val="%1.%2.%3.%4.%5"/>
      <w:lvlJc w:val="left"/>
      <w:pPr>
        <w:ind w:left="3271" w:hanging="567"/>
      </w:pPr>
      <w:rPr>
        <w:rFonts w:hint="default"/>
      </w:rPr>
    </w:lvl>
    <w:lvl w:ilvl="5">
      <w:start w:val="1"/>
      <w:numFmt w:val="decimal"/>
      <w:lvlText w:val="%1.%2.%3.%4.%5.%6"/>
      <w:lvlJc w:val="left"/>
      <w:pPr>
        <w:tabs>
          <w:tab w:val="num" w:pos="1588"/>
        </w:tabs>
        <w:ind w:left="1588" w:hanging="1152"/>
      </w:pPr>
      <w:rPr>
        <w:rFonts w:hint="default"/>
      </w:rPr>
    </w:lvl>
    <w:lvl w:ilvl="6">
      <w:start w:val="1"/>
      <w:numFmt w:val="decimal"/>
      <w:lvlText w:val="%1.%2.%3.%4.%5.%6.%7"/>
      <w:lvlJc w:val="left"/>
      <w:pPr>
        <w:tabs>
          <w:tab w:val="num" w:pos="1732"/>
        </w:tabs>
        <w:ind w:left="1732" w:hanging="1296"/>
      </w:pPr>
      <w:rPr>
        <w:rFonts w:hint="default"/>
      </w:rPr>
    </w:lvl>
    <w:lvl w:ilvl="7">
      <w:start w:val="1"/>
      <w:numFmt w:val="decimal"/>
      <w:lvlText w:val="%1.%2.%3.%4.%5.%6.%7.%8"/>
      <w:lvlJc w:val="left"/>
      <w:pPr>
        <w:tabs>
          <w:tab w:val="num" w:pos="1876"/>
        </w:tabs>
        <w:ind w:left="1876" w:hanging="1440"/>
      </w:pPr>
      <w:rPr>
        <w:rFonts w:hint="default"/>
      </w:rPr>
    </w:lvl>
    <w:lvl w:ilvl="8">
      <w:start w:val="1"/>
      <w:numFmt w:val="decimal"/>
      <w:lvlText w:val="%1.%2.%3.%4.%5.%6.%7.%8.%9"/>
      <w:lvlJc w:val="left"/>
      <w:pPr>
        <w:tabs>
          <w:tab w:val="num" w:pos="2020"/>
        </w:tabs>
        <w:ind w:left="2020" w:hanging="1584"/>
      </w:pPr>
      <w:rPr>
        <w:rFonts w:hint="default"/>
      </w:rPr>
    </w:lvl>
  </w:abstractNum>
  <w:abstractNum w:abstractNumId="15" w15:restartNumberingAfterBreak="0">
    <w:nsid w:val="1F26259F"/>
    <w:multiLevelType w:val="multilevel"/>
    <w:tmpl w:val="04190023"/>
    <w:styleLink w:val="a2"/>
    <w:lvl w:ilvl="0">
      <w:start w:val="1"/>
      <w:numFmt w:val="upperRoman"/>
      <w:lvlText w:val="Статья %1."/>
      <w:lvlJc w:val="left"/>
      <w:pPr>
        <w:tabs>
          <w:tab w:val="num" w:pos="1440"/>
        </w:tabs>
        <w:ind w:left="0" w:firstLine="0"/>
      </w:pPr>
    </w:lvl>
    <w:lvl w:ilvl="1">
      <w:start w:val="1"/>
      <w:numFmt w:val="decimalZero"/>
      <w:isLgl/>
      <w:lvlText w:val="Раздел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6" w15:restartNumberingAfterBreak="0">
    <w:nsid w:val="275768F9"/>
    <w:multiLevelType w:val="multilevel"/>
    <w:tmpl w:val="041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2B035803"/>
    <w:multiLevelType w:val="hybridMultilevel"/>
    <w:tmpl w:val="840E9918"/>
    <w:lvl w:ilvl="0" w:tplc="71765A42">
      <w:start w:val="1"/>
      <w:numFmt w:val="bullet"/>
      <w:lvlText w:val="–"/>
      <w:lvlJc w:val="left"/>
      <w:pPr>
        <w:tabs>
          <w:tab w:val="num" w:pos="340"/>
        </w:tabs>
        <w:ind w:left="340" w:hanging="227"/>
      </w:pPr>
      <w:rPr>
        <w:rFonts w:ascii="Times New Roman" w:hAnsi="Times New Roman" w:cs="Times New Roman" w:hint="default"/>
      </w:rPr>
    </w:lvl>
    <w:lvl w:ilvl="1" w:tplc="7EF60B7C">
      <w:start w:val="1"/>
      <w:numFmt w:val="lowerLetter"/>
      <w:lvlText w:val="%2."/>
      <w:lvlJc w:val="left"/>
      <w:pPr>
        <w:tabs>
          <w:tab w:val="num" w:pos="1440"/>
        </w:tabs>
        <w:ind w:left="1440" w:hanging="360"/>
      </w:pPr>
    </w:lvl>
    <w:lvl w:ilvl="2" w:tplc="F99A1504">
      <w:start w:val="1"/>
      <w:numFmt w:val="lowerRoman"/>
      <w:pStyle w:val="GOSTTa6leListNum3"/>
      <w:lvlText w:val="%3."/>
      <w:lvlJc w:val="right"/>
      <w:pPr>
        <w:tabs>
          <w:tab w:val="num" w:pos="2160"/>
        </w:tabs>
        <w:ind w:left="2160" w:hanging="180"/>
      </w:pPr>
    </w:lvl>
    <w:lvl w:ilvl="3" w:tplc="93022242" w:tentative="1">
      <w:start w:val="1"/>
      <w:numFmt w:val="decimal"/>
      <w:lvlText w:val="%4."/>
      <w:lvlJc w:val="left"/>
      <w:pPr>
        <w:tabs>
          <w:tab w:val="num" w:pos="2880"/>
        </w:tabs>
        <w:ind w:left="2880" w:hanging="360"/>
      </w:pPr>
    </w:lvl>
    <w:lvl w:ilvl="4" w:tplc="BD445AC6" w:tentative="1">
      <w:start w:val="1"/>
      <w:numFmt w:val="lowerLetter"/>
      <w:lvlText w:val="%5."/>
      <w:lvlJc w:val="left"/>
      <w:pPr>
        <w:tabs>
          <w:tab w:val="num" w:pos="3600"/>
        </w:tabs>
        <w:ind w:left="3600" w:hanging="360"/>
      </w:pPr>
    </w:lvl>
    <w:lvl w:ilvl="5" w:tplc="D1926062" w:tentative="1">
      <w:start w:val="1"/>
      <w:numFmt w:val="lowerRoman"/>
      <w:lvlText w:val="%6."/>
      <w:lvlJc w:val="right"/>
      <w:pPr>
        <w:tabs>
          <w:tab w:val="num" w:pos="4320"/>
        </w:tabs>
        <w:ind w:left="4320" w:hanging="180"/>
      </w:pPr>
    </w:lvl>
    <w:lvl w:ilvl="6" w:tplc="F578860C" w:tentative="1">
      <w:start w:val="1"/>
      <w:numFmt w:val="decimal"/>
      <w:lvlText w:val="%7."/>
      <w:lvlJc w:val="left"/>
      <w:pPr>
        <w:tabs>
          <w:tab w:val="num" w:pos="5040"/>
        </w:tabs>
        <w:ind w:left="5040" w:hanging="360"/>
      </w:pPr>
    </w:lvl>
    <w:lvl w:ilvl="7" w:tplc="23B8A66C" w:tentative="1">
      <w:start w:val="1"/>
      <w:numFmt w:val="lowerLetter"/>
      <w:lvlText w:val="%8."/>
      <w:lvlJc w:val="left"/>
      <w:pPr>
        <w:tabs>
          <w:tab w:val="num" w:pos="5760"/>
        </w:tabs>
        <w:ind w:left="5760" w:hanging="360"/>
      </w:pPr>
    </w:lvl>
    <w:lvl w:ilvl="8" w:tplc="0AAA8B1E" w:tentative="1">
      <w:start w:val="1"/>
      <w:numFmt w:val="lowerRoman"/>
      <w:lvlText w:val="%9."/>
      <w:lvlJc w:val="right"/>
      <w:pPr>
        <w:tabs>
          <w:tab w:val="num" w:pos="6480"/>
        </w:tabs>
        <w:ind w:left="6480" w:hanging="180"/>
      </w:pPr>
    </w:lvl>
  </w:abstractNum>
  <w:abstractNum w:abstractNumId="18" w15:restartNumberingAfterBreak="0">
    <w:nsid w:val="2B853D5B"/>
    <w:multiLevelType w:val="hybridMultilevel"/>
    <w:tmpl w:val="B8DA3AB8"/>
    <w:lvl w:ilvl="0" w:tplc="3C12C996">
      <w:start w:val="1"/>
      <w:numFmt w:val="bullet"/>
      <w:pStyle w:val="GOSTListmark3"/>
      <w:lvlText w:val="–"/>
      <w:lvlJc w:val="left"/>
      <w:pPr>
        <w:tabs>
          <w:tab w:val="num" w:pos="1418"/>
        </w:tabs>
        <w:ind w:left="1418" w:hanging="284"/>
      </w:pPr>
      <w:rPr>
        <w:rFonts w:ascii="Times New Roman" w:hAnsi="Times New Roman" w:cs="Times New Roman"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28F26E2"/>
    <w:multiLevelType w:val="multilevel"/>
    <w:tmpl w:val="9176021A"/>
    <w:lvl w:ilvl="0">
      <w:start w:val="1"/>
      <w:numFmt w:val="decimal"/>
      <w:pStyle w:val="GOSTTableNum"/>
      <w:lvlText w:val="%1."/>
      <w:lvlJc w:val="left"/>
      <w:pPr>
        <w:tabs>
          <w:tab w:val="num" w:pos="113"/>
        </w:tabs>
        <w:ind w:left="113" w:firstLine="0"/>
      </w:pPr>
      <w:rPr>
        <w:rFonts w:hint="default"/>
      </w:rPr>
    </w:lvl>
    <w:lvl w:ilvl="1">
      <w:start w:val="1"/>
      <w:numFmt w:val="decimal"/>
      <w:pStyle w:val="GOSTTableNum2"/>
      <w:lvlText w:val="%1.%2."/>
      <w:lvlJc w:val="left"/>
      <w:pPr>
        <w:tabs>
          <w:tab w:val="num" w:pos="113"/>
        </w:tabs>
        <w:ind w:left="113" w:firstLine="0"/>
      </w:pPr>
      <w:rPr>
        <w:rFonts w:hint="default"/>
      </w:rPr>
    </w:lvl>
    <w:lvl w:ilvl="2">
      <w:start w:val="1"/>
      <w:numFmt w:val="decimal"/>
      <w:pStyle w:val="GOSTTableNum3"/>
      <w:lvlText w:val="%1.%2.%3."/>
      <w:lvlJc w:val="left"/>
      <w:pPr>
        <w:tabs>
          <w:tab w:val="num" w:pos="113"/>
        </w:tabs>
        <w:ind w:left="113" w:firstLine="0"/>
      </w:pPr>
      <w:rPr>
        <w:rFonts w:hint="default"/>
      </w:rPr>
    </w:lvl>
    <w:lvl w:ilvl="3">
      <w:start w:val="1"/>
      <w:numFmt w:val="decimal"/>
      <w:pStyle w:val="GOSTTableNum4"/>
      <w:lvlText w:val="%1.%2.%3.%4."/>
      <w:lvlJc w:val="left"/>
      <w:pPr>
        <w:tabs>
          <w:tab w:val="num" w:pos="113"/>
        </w:tabs>
        <w:ind w:left="113" w:firstLine="0"/>
      </w:pPr>
      <w:rPr>
        <w:rFonts w:hint="default"/>
      </w:rPr>
    </w:lvl>
    <w:lvl w:ilvl="4">
      <w:start w:val="1"/>
      <w:numFmt w:val="decimal"/>
      <w:pStyle w:val="GOSTTableNum5"/>
      <w:lvlText w:val="%1.%2.%3.%4.%5."/>
      <w:lvlJc w:val="left"/>
      <w:pPr>
        <w:tabs>
          <w:tab w:val="num" w:pos="113"/>
        </w:tabs>
        <w:ind w:left="113" w:firstLine="0"/>
      </w:pPr>
      <w:rPr>
        <w:rFonts w:hint="default"/>
      </w:rPr>
    </w:lvl>
    <w:lvl w:ilvl="5">
      <w:start w:val="1"/>
      <w:numFmt w:val="decimal"/>
      <w:pStyle w:val="GOSTTableNum6"/>
      <w:lvlText w:val="%1.%2.%3.%4.%5.%6."/>
      <w:lvlJc w:val="left"/>
      <w:pPr>
        <w:tabs>
          <w:tab w:val="num" w:pos="113"/>
        </w:tabs>
        <w:ind w:left="113" w:firstLine="0"/>
      </w:pPr>
      <w:rPr>
        <w:rFonts w:hint="default"/>
      </w:rPr>
    </w:lvl>
    <w:lvl w:ilvl="6">
      <w:start w:val="1"/>
      <w:numFmt w:val="decimal"/>
      <w:pStyle w:val="GOSTTableNum7"/>
      <w:lvlText w:val="%1.%2.%3.%4.%5.%6.%7."/>
      <w:lvlJc w:val="left"/>
      <w:pPr>
        <w:tabs>
          <w:tab w:val="num" w:pos="113"/>
        </w:tabs>
        <w:ind w:left="113" w:firstLine="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0" w15:restartNumberingAfterBreak="0">
    <w:nsid w:val="42D77423"/>
    <w:multiLevelType w:val="multilevel"/>
    <w:tmpl w:val="041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15:restartNumberingAfterBreak="0">
    <w:nsid w:val="45EF17FB"/>
    <w:multiLevelType w:val="multilevel"/>
    <w:tmpl w:val="41CA5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9F57318"/>
    <w:multiLevelType w:val="hybridMultilevel"/>
    <w:tmpl w:val="70585C2C"/>
    <w:lvl w:ilvl="0" w:tplc="552CD70A">
      <w:start w:val="1"/>
      <w:numFmt w:val="bullet"/>
      <w:pStyle w:val="GOSTListmark2"/>
      <w:lvlText w:val="–"/>
      <w:lvlJc w:val="left"/>
      <w:pPr>
        <w:tabs>
          <w:tab w:val="num" w:pos="1134"/>
        </w:tabs>
        <w:ind w:left="1134" w:hanging="283"/>
      </w:pPr>
      <w:rPr>
        <w:rFonts w:ascii="Times New Roman" w:hAnsi="Times New Roman" w:cs="Times New Roman" w:hint="default"/>
      </w:rPr>
    </w:lvl>
    <w:lvl w:ilvl="1" w:tplc="3416BD60" w:tentative="1">
      <w:start w:val="1"/>
      <w:numFmt w:val="bullet"/>
      <w:lvlText w:val="o"/>
      <w:lvlJc w:val="left"/>
      <w:pPr>
        <w:tabs>
          <w:tab w:val="num" w:pos="1440"/>
        </w:tabs>
        <w:ind w:left="1440" w:hanging="360"/>
      </w:pPr>
      <w:rPr>
        <w:rFonts w:ascii="Courier New" w:hAnsi="Courier New" w:cs="Courier New" w:hint="default"/>
      </w:rPr>
    </w:lvl>
    <w:lvl w:ilvl="2" w:tplc="A5206A9C" w:tentative="1">
      <w:start w:val="1"/>
      <w:numFmt w:val="bullet"/>
      <w:lvlText w:val=""/>
      <w:lvlJc w:val="left"/>
      <w:pPr>
        <w:tabs>
          <w:tab w:val="num" w:pos="2160"/>
        </w:tabs>
        <w:ind w:left="2160" w:hanging="360"/>
      </w:pPr>
      <w:rPr>
        <w:rFonts w:ascii="Wingdings" w:hAnsi="Wingdings" w:hint="default"/>
      </w:rPr>
    </w:lvl>
    <w:lvl w:ilvl="3" w:tplc="6074DFF8" w:tentative="1">
      <w:start w:val="1"/>
      <w:numFmt w:val="bullet"/>
      <w:lvlText w:val=""/>
      <w:lvlJc w:val="left"/>
      <w:pPr>
        <w:tabs>
          <w:tab w:val="num" w:pos="2880"/>
        </w:tabs>
        <w:ind w:left="2880" w:hanging="360"/>
      </w:pPr>
      <w:rPr>
        <w:rFonts w:ascii="Symbol" w:hAnsi="Symbol" w:hint="default"/>
      </w:rPr>
    </w:lvl>
    <w:lvl w:ilvl="4" w:tplc="E1923282" w:tentative="1">
      <w:start w:val="1"/>
      <w:numFmt w:val="bullet"/>
      <w:lvlText w:val="o"/>
      <w:lvlJc w:val="left"/>
      <w:pPr>
        <w:tabs>
          <w:tab w:val="num" w:pos="3600"/>
        </w:tabs>
        <w:ind w:left="3600" w:hanging="360"/>
      </w:pPr>
      <w:rPr>
        <w:rFonts w:ascii="Courier New" w:hAnsi="Courier New" w:cs="Courier New" w:hint="default"/>
      </w:rPr>
    </w:lvl>
    <w:lvl w:ilvl="5" w:tplc="218C666E" w:tentative="1">
      <w:start w:val="1"/>
      <w:numFmt w:val="bullet"/>
      <w:lvlText w:val=""/>
      <w:lvlJc w:val="left"/>
      <w:pPr>
        <w:tabs>
          <w:tab w:val="num" w:pos="4320"/>
        </w:tabs>
        <w:ind w:left="4320" w:hanging="360"/>
      </w:pPr>
      <w:rPr>
        <w:rFonts w:ascii="Wingdings" w:hAnsi="Wingdings" w:hint="default"/>
      </w:rPr>
    </w:lvl>
    <w:lvl w:ilvl="6" w:tplc="EDD47142" w:tentative="1">
      <w:start w:val="1"/>
      <w:numFmt w:val="bullet"/>
      <w:lvlText w:val=""/>
      <w:lvlJc w:val="left"/>
      <w:pPr>
        <w:tabs>
          <w:tab w:val="num" w:pos="5040"/>
        </w:tabs>
        <w:ind w:left="5040" w:hanging="360"/>
      </w:pPr>
      <w:rPr>
        <w:rFonts w:ascii="Symbol" w:hAnsi="Symbol" w:hint="default"/>
      </w:rPr>
    </w:lvl>
    <w:lvl w:ilvl="7" w:tplc="6B2011E6" w:tentative="1">
      <w:start w:val="1"/>
      <w:numFmt w:val="bullet"/>
      <w:lvlText w:val="o"/>
      <w:lvlJc w:val="left"/>
      <w:pPr>
        <w:tabs>
          <w:tab w:val="num" w:pos="5760"/>
        </w:tabs>
        <w:ind w:left="5760" w:hanging="360"/>
      </w:pPr>
      <w:rPr>
        <w:rFonts w:ascii="Courier New" w:hAnsi="Courier New" w:cs="Courier New" w:hint="default"/>
      </w:rPr>
    </w:lvl>
    <w:lvl w:ilvl="8" w:tplc="E15C3CD4"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9FF0F35"/>
    <w:multiLevelType w:val="hybridMultilevel"/>
    <w:tmpl w:val="4DBE021C"/>
    <w:lvl w:ilvl="0" w:tplc="550AD68A">
      <w:start w:val="1"/>
      <w:numFmt w:val="bullet"/>
      <w:pStyle w:val="GOSTListmark4"/>
      <w:lvlText w:val=""/>
      <w:lvlJc w:val="left"/>
      <w:pPr>
        <w:tabs>
          <w:tab w:val="num" w:pos="1701"/>
        </w:tabs>
        <w:ind w:left="1701" w:hanging="283"/>
      </w:pPr>
      <w:rPr>
        <w:rFonts w:ascii="Symbol" w:hAnsi="Symbol" w:hint="default"/>
      </w:rPr>
    </w:lvl>
    <w:lvl w:ilvl="1" w:tplc="678E22A4">
      <w:start w:val="1"/>
      <w:numFmt w:val="bullet"/>
      <w:lvlText w:val="o"/>
      <w:lvlJc w:val="left"/>
      <w:pPr>
        <w:tabs>
          <w:tab w:val="num" w:pos="1491"/>
        </w:tabs>
        <w:ind w:left="1491" w:hanging="360"/>
      </w:pPr>
      <w:rPr>
        <w:rFonts w:ascii="Courier New" w:hAnsi="Courier New" w:cs="Courier New" w:hint="default"/>
      </w:rPr>
    </w:lvl>
    <w:lvl w:ilvl="2" w:tplc="3412279C">
      <w:start w:val="1"/>
      <w:numFmt w:val="bullet"/>
      <w:lvlText w:val=""/>
      <w:lvlJc w:val="left"/>
      <w:pPr>
        <w:tabs>
          <w:tab w:val="num" w:pos="2211"/>
        </w:tabs>
        <w:ind w:left="2211" w:hanging="360"/>
      </w:pPr>
      <w:rPr>
        <w:rFonts w:ascii="Wingdings" w:hAnsi="Wingdings" w:hint="default"/>
      </w:rPr>
    </w:lvl>
    <w:lvl w:ilvl="3" w:tplc="08FC133E">
      <w:start w:val="1"/>
      <w:numFmt w:val="bullet"/>
      <w:lvlText w:val=""/>
      <w:lvlJc w:val="left"/>
      <w:pPr>
        <w:tabs>
          <w:tab w:val="num" w:pos="2931"/>
        </w:tabs>
        <w:ind w:left="2931" w:hanging="360"/>
      </w:pPr>
      <w:rPr>
        <w:rFonts w:ascii="Symbol" w:hAnsi="Symbol" w:hint="default"/>
      </w:rPr>
    </w:lvl>
    <w:lvl w:ilvl="4" w:tplc="7EA05DF4" w:tentative="1">
      <w:start w:val="1"/>
      <w:numFmt w:val="bullet"/>
      <w:lvlText w:val="o"/>
      <w:lvlJc w:val="left"/>
      <w:pPr>
        <w:tabs>
          <w:tab w:val="num" w:pos="3651"/>
        </w:tabs>
        <w:ind w:left="3651" w:hanging="360"/>
      </w:pPr>
      <w:rPr>
        <w:rFonts w:ascii="Courier New" w:hAnsi="Courier New" w:cs="Courier New" w:hint="default"/>
      </w:rPr>
    </w:lvl>
    <w:lvl w:ilvl="5" w:tplc="D88E6D5C" w:tentative="1">
      <w:start w:val="1"/>
      <w:numFmt w:val="bullet"/>
      <w:lvlText w:val=""/>
      <w:lvlJc w:val="left"/>
      <w:pPr>
        <w:tabs>
          <w:tab w:val="num" w:pos="4371"/>
        </w:tabs>
        <w:ind w:left="4371" w:hanging="360"/>
      </w:pPr>
      <w:rPr>
        <w:rFonts w:ascii="Wingdings" w:hAnsi="Wingdings" w:hint="default"/>
      </w:rPr>
    </w:lvl>
    <w:lvl w:ilvl="6" w:tplc="037E6B1E" w:tentative="1">
      <w:start w:val="1"/>
      <w:numFmt w:val="bullet"/>
      <w:lvlText w:val=""/>
      <w:lvlJc w:val="left"/>
      <w:pPr>
        <w:tabs>
          <w:tab w:val="num" w:pos="5091"/>
        </w:tabs>
        <w:ind w:left="5091" w:hanging="360"/>
      </w:pPr>
      <w:rPr>
        <w:rFonts w:ascii="Symbol" w:hAnsi="Symbol" w:hint="default"/>
      </w:rPr>
    </w:lvl>
    <w:lvl w:ilvl="7" w:tplc="B4F8051E" w:tentative="1">
      <w:start w:val="1"/>
      <w:numFmt w:val="bullet"/>
      <w:lvlText w:val="o"/>
      <w:lvlJc w:val="left"/>
      <w:pPr>
        <w:tabs>
          <w:tab w:val="num" w:pos="5811"/>
        </w:tabs>
        <w:ind w:left="5811" w:hanging="360"/>
      </w:pPr>
      <w:rPr>
        <w:rFonts w:ascii="Courier New" w:hAnsi="Courier New" w:cs="Courier New" w:hint="default"/>
      </w:rPr>
    </w:lvl>
    <w:lvl w:ilvl="8" w:tplc="C2C0FA30" w:tentative="1">
      <w:start w:val="1"/>
      <w:numFmt w:val="bullet"/>
      <w:lvlText w:val=""/>
      <w:lvlJc w:val="left"/>
      <w:pPr>
        <w:tabs>
          <w:tab w:val="num" w:pos="6531"/>
        </w:tabs>
        <w:ind w:left="6531" w:hanging="360"/>
      </w:pPr>
      <w:rPr>
        <w:rFonts w:ascii="Wingdings" w:hAnsi="Wingdings" w:hint="default"/>
      </w:rPr>
    </w:lvl>
  </w:abstractNum>
  <w:abstractNum w:abstractNumId="24" w15:restartNumberingAfterBreak="0">
    <w:nsid w:val="4DB564FC"/>
    <w:multiLevelType w:val="hybridMultilevel"/>
    <w:tmpl w:val="F6920ACC"/>
    <w:lvl w:ilvl="0" w:tplc="8AF44596">
      <w:start w:val="1"/>
      <w:numFmt w:val="none"/>
      <w:pStyle w:val="a3"/>
      <w:lvlText w:val="%1Приложение"/>
      <w:lvlJc w:val="left"/>
      <w:pPr>
        <w:tabs>
          <w:tab w:val="num" w:pos="0"/>
        </w:tabs>
        <w:ind w:left="0" w:firstLine="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90003" w:tentative="1">
      <w:start w:val="1"/>
      <w:numFmt w:val="lowerLetter"/>
      <w:lvlText w:val="%2."/>
      <w:lvlJc w:val="left"/>
      <w:pPr>
        <w:tabs>
          <w:tab w:val="num" w:pos="1440"/>
        </w:tabs>
        <w:ind w:left="1440" w:hanging="360"/>
      </w:pPr>
    </w:lvl>
    <w:lvl w:ilvl="2" w:tplc="04190005" w:tentative="1">
      <w:start w:val="1"/>
      <w:numFmt w:val="lowerRoman"/>
      <w:lvlText w:val="%3."/>
      <w:lvlJc w:val="right"/>
      <w:pPr>
        <w:tabs>
          <w:tab w:val="num" w:pos="2160"/>
        </w:tabs>
        <w:ind w:left="2160" w:hanging="180"/>
      </w:pPr>
    </w:lvl>
    <w:lvl w:ilvl="3" w:tplc="04190001" w:tentative="1">
      <w:start w:val="1"/>
      <w:numFmt w:val="decimal"/>
      <w:lvlText w:val="%4."/>
      <w:lvlJc w:val="left"/>
      <w:pPr>
        <w:tabs>
          <w:tab w:val="num" w:pos="2880"/>
        </w:tabs>
        <w:ind w:left="2880" w:hanging="360"/>
      </w:pPr>
    </w:lvl>
    <w:lvl w:ilvl="4" w:tplc="04190003" w:tentative="1">
      <w:start w:val="1"/>
      <w:numFmt w:val="lowerLetter"/>
      <w:lvlText w:val="%5."/>
      <w:lvlJc w:val="left"/>
      <w:pPr>
        <w:tabs>
          <w:tab w:val="num" w:pos="3600"/>
        </w:tabs>
        <w:ind w:left="3600" w:hanging="360"/>
      </w:pPr>
    </w:lvl>
    <w:lvl w:ilvl="5" w:tplc="04190005" w:tentative="1">
      <w:start w:val="1"/>
      <w:numFmt w:val="lowerRoman"/>
      <w:lvlText w:val="%6."/>
      <w:lvlJc w:val="right"/>
      <w:pPr>
        <w:tabs>
          <w:tab w:val="num" w:pos="4320"/>
        </w:tabs>
        <w:ind w:left="4320" w:hanging="180"/>
      </w:pPr>
    </w:lvl>
    <w:lvl w:ilvl="6" w:tplc="04190001" w:tentative="1">
      <w:start w:val="1"/>
      <w:numFmt w:val="decimal"/>
      <w:lvlText w:val="%7."/>
      <w:lvlJc w:val="left"/>
      <w:pPr>
        <w:tabs>
          <w:tab w:val="num" w:pos="5040"/>
        </w:tabs>
        <w:ind w:left="5040" w:hanging="360"/>
      </w:pPr>
    </w:lvl>
    <w:lvl w:ilvl="7" w:tplc="04190003" w:tentative="1">
      <w:start w:val="1"/>
      <w:numFmt w:val="lowerLetter"/>
      <w:lvlText w:val="%8."/>
      <w:lvlJc w:val="left"/>
      <w:pPr>
        <w:tabs>
          <w:tab w:val="num" w:pos="5760"/>
        </w:tabs>
        <w:ind w:left="5760" w:hanging="360"/>
      </w:pPr>
    </w:lvl>
    <w:lvl w:ilvl="8" w:tplc="04190005" w:tentative="1">
      <w:start w:val="1"/>
      <w:numFmt w:val="lowerRoman"/>
      <w:lvlText w:val="%9."/>
      <w:lvlJc w:val="right"/>
      <w:pPr>
        <w:tabs>
          <w:tab w:val="num" w:pos="6480"/>
        </w:tabs>
        <w:ind w:left="6480" w:hanging="180"/>
      </w:pPr>
    </w:lvl>
  </w:abstractNum>
  <w:abstractNum w:abstractNumId="25" w15:restartNumberingAfterBreak="0">
    <w:nsid w:val="4E044427"/>
    <w:multiLevelType w:val="hybridMultilevel"/>
    <w:tmpl w:val="B7721618"/>
    <w:lvl w:ilvl="0" w:tplc="02A85008">
      <w:start w:val="1"/>
      <w:numFmt w:val="none"/>
      <w:pStyle w:val="GOSTNameTable"/>
      <w:lvlText w:val="Таблица "/>
      <w:lvlJc w:val="left"/>
      <w:pPr>
        <w:tabs>
          <w:tab w:val="num" w:pos="567"/>
        </w:tabs>
        <w:ind w:left="0" w:firstLine="567"/>
      </w:pPr>
      <w:rPr>
        <w:rFonts w:ascii="Times New Roman" w:hAnsi="Times New Roman" w:cs="Times New Roman" w:hint="default"/>
        <w:b/>
        <w:bCs w:val="0"/>
        <w:i w:val="0"/>
        <w:iCs w:val="0"/>
        <w:caps w:val="0"/>
        <w:smallCaps w:val="0"/>
        <w:strike w:val="0"/>
        <w:dstrike w:val="0"/>
        <w:outline w:val="0"/>
        <w:shadow w:val="0"/>
        <w:emboss w:val="0"/>
        <w:imprint w:val="0"/>
        <w:noProof w:val="0"/>
        <w:vanish w:val="0"/>
        <w:spacing w:val="0"/>
        <w:kern w:val="0"/>
        <w:position w:val="0"/>
        <w:sz w:val="24"/>
        <w:u w:val="none"/>
        <w:vertAlign w:val="baseline"/>
        <w:em w:val="none"/>
      </w:rPr>
    </w:lvl>
    <w:lvl w:ilvl="1" w:tplc="D9C61146">
      <w:start w:val="1"/>
      <w:numFmt w:val="lowerLetter"/>
      <w:lvlText w:val="%2."/>
      <w:lvlJc w:val="left"/>
      <w:pPr>
        <w:tabs>
          <w:tab w:val="num" w:pos="1440"/>
        </w:tabs>
        <w:ind w:left="1440" w:hanging="360"/>
      </w:pPr>
    </w:lvl>
    <w:lvl w:ilvl="2" w:tplc="FC70E224">
      <w:start w:val="1"/>
      <w:numFmt w:val="lowerRoman"/>
      <w:lvlText w:val="%3."/>
      <w:lvlJc w:val="right"/>
      <w:pPr>
        <w:tabs>
          <w:tab w:val="num" w:pos="2160"/>
        </w:tabs>
        <w:ind w:left="2160" w:hanging="180"/>
      </w:pPr>
    </w:lvl>
    <w:lvl w:ilvl="3" w:tplc="200247C6">
      <w:start w:val="1"/>
      <w:numFmt w:val="decimal"/>
      <w:lvlText w:val="%4."/>
      <w:lvlJc w:val="left"/>
      <w:pPr>
        <w:tabs>
          <w:tab w:val="num" w:pos="2880"/>
        </w:tabs>
        <w:ind w:left="2880" w:hanging="360"/>
      </w:pPr>
    </w:lvl>
    <w:lvl w:ilvl="4" w:tplc="FB6E5D22" w:tentative="1">
      <w:start w:val="1"/>
      <w:numFmt w:val="lowerLetter"/>
      <w:lvlText w:val="%5."/>
      <w:lvlJc w:val="left"/>
      <w:pPr>
        <w:tabs>
          <w:tab w:val="num" w:pos="3600"/>
        </w:tabs>
        <w:ind w:left="3600" w:hanging="360"/>
      </w:pPr>
    </w:lvl>
    <w:lvl w:ilvl="5" w:tplc="6A98C90E" w:tentative="1">
      <w:start w:val="1"/>
      <w:numFmt w:val="lowerRoman"/>
      <w:lvlText w:val="%6."/>
      <w:lvlJc w:val="right"/>
      <w:pPr>
        <w:tabs>
          <w:tab w:val="num" w:pos="4320"/>
        </w:tabs>
        <w:ind w:left="4320" w:hanging="180"/>
      </w:pPr>
    </w:lvl>
    <w:lvl w:ilvl="6" w:tplc="AD52CEF2" w:tentative="1">
      <w:start w:val="1"/>
      <w:numFmt w:val="decimal"/>
      <w:lvlText w:val="%7."/>
      <w:lvlJc w:val="left"/>
      <w:pPr>
        <w:tabs>
          <w:tab w:val="num" w:pos="5040"/>
        </w:tabs>
        <w:ind w:left="5040" w:hanging="360"/>
      </w:pPr>
    </w:lvl>
    <w:lvl w:ilvl="7" w:tplc="A29A6662" w:tentative="1">
      <w:start w:val="1"/>
      <w:numFmt w:val="lowerLetter"/>
      <w:lvlText w:val="%8."/>
      <w:lvlJc w:val="left"/>
      <w:pPr>
        <w:tabs>
          <w:tab w:val="num" w:pos="5760"/>
        </w:tabs>
        <w:ind w:left="5760" w:hanging="360"/>
      </w:pPr>
    </w:lvl>
    <w:lvl w:ilvl="8" w:tplc="5D1C8C98" w:tentative="1">
      <w:start w:val="1"/>
      <w:numFmt w:val="lowerRoman"/>
      <w:lvlText w:val="%9."/>
      <w:lvlJc w:val="right"/>
      <w:pPr>
        <w:tabs>
          <w:tab w:val="num" w:pos="6480"/>
        </w:tabs>
        <w:ind w:left="6480" w:hanging="180"/>
      </w:pPr>
    </w:lvl>
  </w:abstractNum>
  <w:abstractNum w:abstractNumId="26" w15:restartNumberingAfterBreak="0">
    <w:nsid w:val="4EEE53CA"/>
    <w:multiLevelType w:val="multilevel"/>
    <w:tmpl w:val="E74E3CF4"/>
    <w:lvl w:ilvl="0">
      <w:start w:val="1"/>
      <w:numFmt w:val="decimal"/>
      <w:pStyle w:val="GOSTTableListNum10"/>
      <w:lvlText w:val="%1)"/>
      <w:lvlJc w:val="left"/>
      <w:pPr>
        <w:tabs>
          <w:tab w:val="num" w:pos="284"/>
        </w:tabs>
        <w:ind w:left="284" w:hanging="227"/>
      </w:pPr>
      <w:rPr>
        <w:rFonts w:hint="default"/>
        <w:b w:val="0"/>
        <w:bCs w:val="0"/>
        <w:i w:val="0"/>
        <w:iCs w:val="0"/>
        <w:caps w:val="0"/>
        <w:smallCaps w:val="0"/>
        <w:strike w:val="0"/>
        <w:dstrike w:val="0"/>
        <w:noProof w:val="0"/>
        <w:vanish w:val="0"/>
        <w:color w:val="000000"/>
        <w:spacing w:val="0"/>
        <w:kern w:val="0"/>
        <w:position w:val="0"/>
        <w:u w:val="none"/>
        <w:vertAlign w:val="baseline"/>
        <w:em w:val="none"/>
      </w:rPr>
    </w:lvl>
    <w:lvl w:ilvl="1">
      <w:start w:val="1"/>
      <w:numFmt w:val="decimal"/>
      <w:lvlText w:val="%1.%2."/>
      <w:lvlJc w:val="left"/>
      <w:pPr>
        <w:tabs>
          <w:tab w:val="num" w:pos="567"/>
        </w:tabs>
        <w:ind w:left="709" w:hanging="425"/>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2">
      <w:start w:val="1"/>
      <w:numFmt w:val="decimal"/>
      <w:lvlText w:val="%2.%1.%3."/>
      <w:lvlJc w:val="left"/>
      <w:pPr>
        <w:tabs>
          <w:tab w:val="num" w:pos="1134"/>
        </w:tabs>
        <w:ind w:left="1276" w:hanging="567"/>
      </w:pPr>
      <w:rPr>
        <w:rFonts w:ascii="Times New Roman" w:hAnsi="Times New Roman" w:hint="default"/>
        <w:sz w:val="24"/>
        <w:szCs w:val="24"/>
      </w:rPr>
    </w:lvl>
    <w:lvl w:ilvl="3">
      <w:start w:val="1"/>
      <w:numFmt w:val="decimal"/>
      <w:lvlText w:val="%1.%2.%3.%4."/>
      <w:lvlJc w:val="left"/>
      <w:pPr>
        <w:tabs>
          <w:tab w:val="num" w:pos="2367"/>
        </w:tabs>
        <w:ind w:left="2295" w:hanging="648"/>
      </w:pPr>
      <w:rPr>
        <w:rFonts w:hint="default"/>
      </w:rPr>
    </w:lvl>
    <w:lvl w:ilvl="4">
      <w:start w:val="1"/>
      <w:numFmt w:val="decimal"/>
      <w:lvlText w:val="%1.%2.%3.%4.%5."/>
      <w:lvlJc w:val="left"/>
      <w:pPr>
        <w:tabs>
          <w:tab w:val="num" w:pos="3087"/>
        </w:tabs>
        <w:ind w:left="2799" w:hanging="792"/>
      </w:pPr>
      <w:rPr>
        <w:rFonts w:hint="default"/>
      </w:rPr>
    </w:lvl>
    <w:lvl w:ilvl="5">
      <w:start w:val="1"/>
      <w:numFmt w:val="decimal"/>
      <w:lvlText w:val="%1.%2.%3.%4.%5.%6."/>
      <w:lvlJc w:val="left"/>
      <w:pPr>
        <w:tabs>
          <w:tab w:val="num" w:pos="3447"/>
        </w:tabs>
        <w:ind w:left="3303" w:hanging="936"/>
      </w:pPr>
      <w:rPr>
        <w:rFonts w:hint="default"/>
      </w:rPr>
    </w:lvl>
    <w:lvl w:ilvl="6">
      <w:start w:val="1"/>
      <w:numFmt w:val="decimal"/>
      <w:lvlText w:val="%1.%2.%3.%4.%5.%6.%7."/>
      <w:lvlJc w:val="left"/>
      <w:pPr>
        <w:tabs>
          <w:tab w:val="num" w:pos="4167"/>
        </w:tabs>
        <w:ind w:left="3807" w:hanging="1080"/>
      </w:pPr>
      <w:rPr>
        <w:rFonts w:hint="default"/>
      </w:rPr>
    </w:lvl>
    <w:lvl w:ilvl="7">
      <w:start w:val="1"/>
      <w:numFmt w:val="decimal"/>
      <w:lvlText w:val="%1.%2.%3.%4.%5.%6.%7.%8."/>
      <w:lvlJc w:val="left"/>
      <w:pPr>
        <w:tabs>
          <w:tab w:val="num" w:pos="4527"/>
        </w:tabs>
        <w:ind w:left="4311" w:hanging="1224"/>
      </w:pPr>
      <w:rPr>
        <w:rFonts w:hint="default"/>
      </w:rPr>
    </w:lvl>
    <w:lvl w:ilvl="8">
      <w:start w:val="1"/>
      <w:numFmt w:val="decimal"/>
      <w:lvlText w:val="%1.%2.%3.%4.%5.%6.%7.%8.%9."/>
      <w:lvlJc w:val="left"/>
      <w:pPr>
        <w:tabs>
          <w:tab w:val="num" w:pos="5247"/>
        </w:tabs>
        <w:ind w:left="4887" w:hanging="1440"/>
      </w:pPr>
      <w:rPr>
        <w:rFonts w:hint="default"/>
      </w:rPr>
    </w:lvl>
  </w:abstractNum>
  <w:abstractNum w:abstractNumId="27" w15:restartNumberingAfterBreak="0">
    <w:nsid w:val="4FEC52E2"/>
    <w:multiLevelType w:val="hybridMultilevel"/>
    <w:tmpl w:val="BDA4B3B4"/>
    <w:lvl w:ilvl="0" w:tplc="AF24A636">
      <w:start w:val="1"/>
      <w:numFmt w:val="bullet"/>
      <w:pStyle w:val="GOSTTableListMark1"/>
      <w:lvlText w:val=""/>
      <w:lvlJc w:val="left"/>
      <w:pPr>
        <w:tabs>
          <w:tab w:val="num" w:pos="340"/>
        </w:tabs>
        <w:ind w:left="340" w:hanging="227"/>
      </w:pPr>
      <w:rPr>
        <w:rFonts w:ascii="Symbol" w:hAnsi="Symbol" w:hint="default"/>
      </w:rPr>
    </w:lvl>
    <w:lvl w:ilvl="1" w:tplc="7EF60B7C">
      <w:start w:val="1"/>
      <w:numFmt w:val="lowerLetter"/>
      <w:lvlText w:val="%2."/>
      <w:lvlJc w:val="left"/>
      <w:pPr>
        <w:tabs>
          <w:tab w:val="num" w:pos="1440"/>
        </w:tabs>
        <w:ind w:left="1440" w:hanging="360"/>
      </w:pPr>
    </w:lvl>
    <w:lvl w:ilvl="2" w:tplc="F99A1504">
      <w:start w:val="1"/>
      <w:numFmt w:val="lowerRoman"/>
      <w:lvlText w:val="%3."/>
      <w:lvlJc w:val="right"/>
      <w:pPr>
        <w:tabs>
          <w:tab w:val="num" w:pos="2160"/>
        </w:tabs>
        <w:ind w:left="2160" w:hanging="180"/>
      </w:pPr>
    </w:lvl>
    <w:lvl w:ilvl="3" w:tplc="93022242" w:tentative="1">
      <w:start w:val="1"/>
      <w:numFmt w:val="decimal"/>
      <w:lvlText w:val="%4."/>
      <w:lvlJc w:val="left"/>
      <w:pPr>
        <w:tabs>
          <w:tab w:val="num" w:pos="2880"/>
        </w:tabs>
        <w:ind w:left="2880" w:hanging="360"/>
      </w:pPr>
    </w:lvl>
    <w:lvl w:ilvl="4" w:tplc="BD445AC6" w:tentative="1">
      <w:start w:val="1"/>
      <w:numFmt w:val="lowerLetter"/>
      <w:lvlText w:val="%5."/>
      <w:lvlJc w:val="left"/>
      <w:pPr>
        <w:tabs>
          <w:tab w:val="num" w:pos="3600"/>
        </w:tabs>
        <w:ind w:left="3600" w:hanging="360"/>
      </w:pPr>
    </w:lvl>
    <w:lvl w:ilvl="5" w:tplc="D1926062" w:tentative="1">
      <w:start w:val="1"/>
      <w:numFmt w:val="lowerRoman"/>
      <w:lvlText w:val="%6."/>
      <w:lvlJc w:val="right"/>
      <w:pPr>
        <w:tabs>
          <w:tab w:val="num" w:pos="4320"/>
        </w:tabs>
        <w:ind w:left="4320" w:hanging="180"/>
      </w:pPr>
    </w:lvl>
    <w:lvl w:ilvl="6" w:tplc="F578860C" w:tentative="1">
      <w:start w:val="1"/>
      <w:numFmt w:val="decimal"/>
      <w:lvlText w:val="%7."/>
      <w:lvlJc w:val="left"/>
      <w:pPr>
        <w:tabs>
          <w:tab w:val="num" w:pos="5040"/>
        </w:tabs>
        <w:ind w:left="5040" w:hanging="360"/>
      </w:pPr>
    </w:lvl>
    <w:lvl w:ilvl="7" w:tplc="23B8A66C" w:tentative="1">
      <w:start w:val="1"/>
      <w:numFmt w:val="lowerLetter"/>
      <w:lvlText w:val="%8."/>
      <w:lvlJc w:val="left"/>
      <w:pPr>
        <w:tabs>
          <w:tab w:val="num" w:pos="5760"/>
        </w:tabs>
        <w:ind w:left="5760" w:hanging="360"/>
      </w:pPr>
    </w:lvl>
    <w:lvl w:ilvl="8" w:tplc="0AAA8B1E" w:tentative="1">
      <w:start w:val="1"/>
      <w:numFmt w:val="lowerRoman"/>
      <w:lvlText w:val="%9."/>
      <w:lvlJc w:val="right"/>
      <w:pPr>
        <w:tabs>
          <w:tab w:val="num" w:pos="6480"/>
        </w:tabs>
        <w:ind w:left="6480" w:hanging="180"/>
      </w:pPr>
    </w:lvl>
  </w:abstractNum>
  <w:abstractNum w:abstractNumId="28" w15:restartNumberingAfterBreak="0">
    <w:nsid w:val="61AB383A"/>
    <w:multiLevelType w:val="multilevel"/>
    <w:tmpl w:val="EE863AFC"/>
    <w:lvl w:ilvl="0">
      <w:start w:val="1"/>
      <w:numFmt w:val="russianLower"/>
      <w:pStyle w:val="GOSTTableListNum"/>
      <w:lvlText w:val="%1)"/>
      <w:lvlJc w:val="left"/>
      <w:pPr>
        <w:tabs>
          <w:tab w:val="num" w:pos="284"/>
        </w:tabs>
        <w:ind w:left="284" w:hanging="227"/>
      </w:pPr>
      <w:rPr>
        <w:rFonts w:hint="default"/>
        <w:b w:val="0"/>
        <w:bCs w:val="0"/>
        <w:i w:val="0"/>
        <w:iCs w:val="0"/>
        <w:caps w:val="0"/>
        <w:smallCaps w:val="0"/>
        <w:strike w:val="0"/>
        <w:dstrike w:val="0"/>
        <w:noProof w:val="0"/>
        <w:vanish w:val="0"/>
        <w:color w:val="000000"/>
        <w:spacing w:val="0"/>
        <w:kern w:val="0"/>
        <w:position w:val="0"/>
        <w:u w:val="none"/>
        <w:vertAlign w:val="baseline"/>
        <w:em w:val="none"/>
      </w:rPr>
    </w:lvl>
    <w:lvl w:ilvl="1">
      <w:start w:val="1"/>
      <w:numFmt w:val="decimal"/>
      <w:lvlText w:val="%1.%2."/>
      <w:lvlJc w:val="left"/>
      <w:pPr>
        <w:tabs>
          <w:tab w:val="num" w:pos="567"/>
        </w:tabs>
        <w:ind w:left="709" w:hanging="425"/>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2">
      <w:start w:val="1"/>
      <w:numFmt w:val="decimal"/>
      <w:lvlText w:val="%2.%1.%3."/>
      <w:lvlJc w:val="left"/>
      <w:pPr>
        <w:tabs>
          <w:tab w:val="num" w:pos="1134"/>
        </w:tabs>
        <w:ind w:left="1276" w:hanging="567"/>
      </w:pPr>
      <w:rPr>
        <w:rFonts w:ascii="Times New Roman" w:hAnsi="Times New Roman" w:hint="default"/>
        <w:sz w:val="24"/>
        <w:szCs w:val="24"/>
      </w:rPr>
    </w:lvl>
    <w:lvl w:ilvl="3">
      <w:start w:val="1"/>
      <w:numFmt w:val="decimal"/>
      <w:lvlText w:val="%1.%2.%3.%4."/>
      <w:lvlJc w:val="left"/>
      <w:pPr>
        <w:tabs>
          <w:tab w:val="num" w:pos="2367"/>
        </w:tabs>
        <w:ind w:left="2295" w:hanging="648"/>
      </w:pPr>
      <w:rPr>
        <w:rFonts w:hint="default"/>
      </w:rPr>
    </w:lvl>
    <w:lvl w:ilvl="4">
      <w:start w:val="1"/>
      <w:numFmt w:val="decimal"/>
      <w:lvlText w:val="%1.%2.%3.%4.%5."/>
      <w:lvlJc w:val="left"/>
      <w:pPr>
        <w:tabs>
          <w:tab w:val="num" w:pos="3087"/>
        </w:tabs>
        <w:ind w:left="2799" w:hanging="792"/>
      </w:pPr>
      <w:rPr>
        <w:rFonts w:hint="default"/>
      </w:rPr>
    </w:lvl>
    <w:lvl w:ilvl="5">
      <w:start w:val="1"/>
      <w:numFmt w:val="decimal"/>
      <w:lvlText w:val="%1.%2.%3.%4.%5.%6."/>
      <w:lvlJc w:val="left"/>
      <w:pPr>
        <w:tabs>
          <w:tab w:val="num" w:pos="3447"/>
        </w:tabs>
        <w:ind w:left="3303" w:hanging="936"/>
      </w:pPr>
      <w:rPr>
        <w:rFonts w:hint="default"/>
      </w:rPr>
    </w:lvl>
    <w:lvl w:ilvl="6">
      <w:start w:val="1"/>
      <w:numFmt w:val="decimal"/>
      <w:lvlText w:val="%1.%2.%3.%4.%5.%6.%7."/>
      <w:lvlJc w:val="left"/>
      <w:pPr>
        <w:tabs>
          <w:tab w:val="num" w:pos="4167"/>
        </w:tabs>
        <w:ind w:left="3807" w:hanging="1080"/>
      </w:pPr>
      <w:rPr>
        <w:rFonts w:hint="default"/>
      </w:rPr>
    </w:lvl>
    <w:lvl w:ilvl="7">
      <w:start w:val="1"/>
      <w:numFmt w:val="decimal"/>
      <w:lvlText w:val="%1.%2.%3.%4.%5.%6.%7.%8."/>
      <w:lvlJc w:val="left"/>
      <w:pPr>
        <w:tabs>
          <w:tab w:val="num" w:pos="4527"/>
        </w:tabs>
        <w:ind w:left="4311" w:hanging="1224"/>
      </w:pPr>
      <w:rPr>
        <w:rFonts w:hint="default"/>
      </w:rPr>
    </w:lvl>
    <w:lvl w:ilvl="8">
      <w:start w:val="1"/>
      <w:numFmt w:val="decimal"/>
      <w:lvlText w:val="%1.%2.%3.%4.%5.%6.%7.%8.%9."/>
      <w:lvlJc w:val="left"/>
      <w:pPr>
        <w:tabs>
          <w:tab w:val="num" w:pos="5247"/>
        </w:tabs>
        <w:ind w:left="4887" w:hanging="1440"/>
      </w:pPr>
      <w:rPr>
        <w:rFonts w:hint="default"/>
      </w:rPr>
    </w:lvl>
  </w:abstractNum>
  <w:abstractNum w:abstractNumId="29" w15:restartNumberingAfterBreak="0">
    <w:nsid w:val="63E64B86"/>
    <w:multiLevelType w:val="multilevel"/>
    <w:tmpl w:val="F73C3B7C"/>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9"/>
      <w:lvlText w:val="%1.%2.%3.%4.%5.%6.%7.%8.%9"/>
      <w:lvlJc w:val="left"/>
      <w:pPr>
        <w:tabs>
          <w:tab w:val="num" w:pos="1584"/>
        </w:tabs>
        <w:ind w:left="1584" w:hanging="1584"/>
      </w:pPr>
      <w:rPr>
        <w:rFonts w:hint="default"/>
      </w:rPr>
    </w:lvl>
  </w:abstractNum>
  <w:abstractNum w:abstractNumId="30" w15:restartNumberingAfterBreak="0">
    <w:nsid w:val="650F43FD"/>
    <w:multiLevelType w:val="hybridMultilevel"/>
    <w:tmpl w:val="0DC0EC9C"/>
    <w:lvl w:ilvl="0" w:tplc="B484DD98">
      <w:start w:val="1"/>
      <w:numFmt w:val="none"/>
      <w:pStyle w:val="GOSTFigName"/>
      <w:lvlText w:val="Рисунок "/>
      <w:lvlJc w:val="left"/>
      <w:pPr>
        <w:tabs>
          <w:tab w:val="num" w:pos="0"/>
        </w:tabs>
        <w:ind w:left="0" w:firstLine="0"/>
      </w:pPr>
      <w:rPr>
        <w:rFonts w:ascii="Times New Roman" w:hAnsi="Times New Roman" w:cs="Times New Roman" w:hint="default"/>
        <w:b/>
        <w:bCs w:val="0"/>
        <w:i w:val="0"/>
        <w:iCs w:val="0"/>
        <w:caps w:val="0"/>
        <w:smallCaps w:val="0"/>
        <w:strike w:val="0"/>
        <w:dstrike w:val="0"/>
        <w:outline w:val="0"/>
        <w:shadow w:val="0"/>
        <w:emboss w:val="0"/>
        <w:imprint w:val="0"/>
        <w:noProof w:val="0"/>
        <w:vanish w:val="0"/>
        <w:spacing w:val="0"/>
        <w:kern w:val="0"/>
        <w:position w:val="0"/>
        <w:sz w:val="24"/>
        <w:u w:val="none"/>
        <w:vertAlign w:val="baseline"/>
        <w:em w:val="none"/>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1" w15:restartNumberingAfterBreak="0">
    <w:nsid w:val="68E56E24"/>
    <w:multiLevelType w:val="multilevel"/>
    <w:tmpl w:val="AA74C8C0"/>
    <w:lvl w:ilvl="0">
      <w:start w:val="1"/>
      <w:numFmt w:val="decimal"/>
      <w:pStyle w:val="1"/>
      <w:lvlText w:val="%1."/>
      <w:lvlJc w:val="left"/>
      <w:pPr>
        <w:tabs>
          <w:tab w:val="num" w:pos="432"/>
        </w:tabs>
        <w:ind w:left="567" w:hanging="567"/>
      </w:pPr>
      <w:rPr>
        <w:rFonts w:hint="default"/>
      </w:rPr>
    </w:lvl>
    <w:lvl w:ilvl="1">
      <w:start w:val="1"/>
      <w:numFmt w:val="decimal"/>
      <w:pStyle w:val="21"/>
      <w:lvlText w:val="%1.%2."/>
      <w:lvlJc w:val="left"/>
      <w:pPr>
        <w:tabs>
          <w:tab w:val="num" w:pos="576"/>
        </w:tabs>
        <w:ind w:left="576" w:hanging="576"/>
      </w:pPr>
      <w:rPr>
        <w:rFonts w:hint="default"/>
      </w:rPr>
    </w:lvl>
    <w:lvl w:ilvl="2">
      <w:start w:val="1"/>
      <w:numFmt w:val="decimal"/>
      <w:pStyle w:val="31"/>
      <w:lvlText w:val="%1.%2.%3."/>
      <w:lvlJc w:val="left"/>
      <w:pPr>
        <w:tabs>
          <w:tab w:val="num" w:pos="720"/>
        </w:tabs>
        <w:ind w:left="1134" w:hanging="1134"/>
      </w:pPr>
      <w:rPr>
        <w:rFonts w:hint="default"/>
      </w:rPr>
    </w:lvl>
    <w:lvl w:ilvl="3">
      <w:start w:val="1"/>
      <w:numFmt w:val="decimal"/>
      <w:pStyle w:val="41"/>
      <w:lvlText w:val="%1.%2.%3.%4."/>
      <w:lvlJc w:val="left"/>
      <w:pPr>
        <w:tabs>
          <w:tab w:val="num" w:pos="864"/>
        </w:tabs>
        <w:ind w:left="1134" w:hanging="1134"/>
      </w:pPr>
      <w:rPr>
        <w:rFonts w:hint="default"/>
      </w:rPr>
    </w:lvl>
    <w:lvl w:ilvl="4">
      <w:start w:val="1"/>
      <w:numFmt w:val="decimal"/>
      <w:pStyle w:val="51"/>
      <w:lvlText w:val="%1.%2.%3.%4.%5."/>
      <w:lvlJc w:val="left"/>
      <w:pPr>
        <w:tabs>
          <w:tab w:val="num" w:pos="1008"/>
        </w:tabs>
        <w:ind w:left="1276" w:hanging="1276"/>
      </w:pPr>
      <w:rPr>
        <w:rFonts w:hint="default"/>
      </w:rPr>
    </w:lvl>
    <w:lvl w:ilvl="5">
      <w:start w:val="1"/>
      <w:numFmt w:val="decimal"/>
      <w:pStyle w:val="6"/>
      <w:lvlText w:val="%1.%2.%3.%4.%5.%6."/>
      <w:lvlJc w:val="left"/>
      <w:pPr>
        <w:tabs>
          <w:tab w:val="num" w:pos="1152"/>
        </w:tabs>
        <w:ind w:left="1701" w:hanging="1701"/>
      </w:pPr>
      <w:rPr>
        <w:rFonts w:hint="default"/>
      </w:rPr>
    </w:lvl>
    <w:lvl w:ilvl="6">
      <w:start w:val="1"/>
      <w:numFmt w:val="decimal"/>
      <w:pStyle w:val="7"/>
      <w:lvlText w:val="%1.%2.%3.%4.%5.%6.%7"/>
      <w:lvlJc w:val="left"/>
      <w:pPr>
        <w:tabs>
          <w:tab w:val="num" w:pos="1296"/>
        </w:tabs>
        <w:ind w:left="1559" w:hanging="1559"/>
      </w:pPr>
      <w:rPr>
        <w:rFonts w:hint="default"/>
      </w:rPr>
    </w:lvl>
    <w:lvl w:ilvl="7">
      <w:start w:val="1"/>
      <w:numFmt w:val="decimal"/>
      <w:pStyle w:val="8"/>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2" w15:restartNumberingAfterBreak="0">
    <w:nsid w:val="742D30F7"/>
    <w:multiLevelType w:val="hybridMultilevel"/>
    <w:tmpl w:val="8B5A7D26"/>
    <w:lvl w:ilvl="0" w:tplc="71765A42">
      <w:start w:val="1"/>
      <w:numFmt w:val="bullet"/>
      <w:pStyle w:val="GOSTListmark1"/>
      <w:lvlText w:val="–"/>
      <w:lvlJc w:val="left"/>
      <w:pPr>
        <w:tabs>
          <w:tab w:val="num" w:pos="851"/>
        </w:tabs>
        <w:ind w:left="851" w:hanging="284"/>
      </w:pPr>
      <w:rPr>
        <w:rFonts w:ascii="Times New Roman" w:hAnsi="Times New Roman" w:cs="Times New Roman"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num w:numId="1" w16cid:durableId="1584951206">
    <w:abstractNumId w:val="22"/>
  </w:num>
  <w:num w:numId="2" w16cid:durableId="299726154">
    <w:abstractNumId w:val="18"/>
  </w:num>
  <w:num w:numId="3" w16cid:durableId="1733306514">
    <w:abstractNumId w:val="23"/>
  </w:num>
  <w:num w:numId="4" w16cid:durableId="755326044">
    <w:abstractNumId w:val="25"/>
  </w:num>
  <w:num w:numId="5" w16cid:durableId="863323806">
    <w:abstractNumId w:val="27"/>
  </w:num>
  <w:num w:numId="6" w16cid:durableId="2058552560">
    <w:abstractNumId w:val="26"/>
  </w:num>
  <w:num w:numId="7" w16cid:durableId="1493792168">
    <w:abstractNumId w:val="28"/>
  </w:num>
  <w:num w:numId="8" w16cid:durableId="1452748805">
    <w:abstractNumId w:val="12"/>
  </w:num>
  <w:num w:numId="9" w16cid:durableId="75594788">
    <w:abstractNumId w:val="20"/>
  </w:num>
  <w:num w:numId="10" w16cid:durableId="628173471">
    <w:abstractNumId w:val="16"/>
  </w:num>
  <w:num w:numId="11" w16cid:durableId="188572002">
    <w:abstractNumId w:val="24"/>
  </w:num>
  <w:num w:numId="12" w16cid:durableId="74129228">
    <w:abstractNumId w:val="29"/>
  </w:num>
  <w:num w:numId="13" w16cid:durableId="1158300599">
    <w:abstractNumId w:val="9"/>
  </w:num>
  <w:num w:numId="14" w16cid:durableId="197082711">
    <w:abstractNumId w:val="7"/>
  </w:num>
  <w:num w:numId="15" w16cid:durableId="82798218">
    <w:abstractNumId w:val="6"/>
  </w:num>
  <w:num w:numId="16" w16cid:durableId="726338297">
    <w:abstractNumId w:val="5"/>
  </w:num>
  <w:num w:numId="17" w16cid:durableId="1327512427">
    <w:abstractNumId w:val="4"/>
  </w:num>
  <w:num w:numId="18" w16cid:durableId="311835936">
    <w:abstractNumId w:val="3"/>
  </w:num>
  <w:num w:numId="19" w16cid:durableId="676226063">
    <w:abstractNumId w:val="2"/>
  </w:num>
  <w:num w:numId="20" w16cid:durableId="104351767">
    <w:abstractNumId w:val="1"/>
  </w:num>
  <w:num w:numId="21" w16cid:durableId="369495081">
    <w:abstractNumId w:val="0"/>
  </w:num>
  <w:num w:numId="22" w16cid:durableId="1733310507">
    <w:abstractNumId w:val="8"/>
  </w:num>
  <w:num w:numId="23" w16cid:durableId="1884249684">
    <w:abstractNumId w:val="15"/>
  </w:num>
  <w:num w:numId="24" w16cid:durableId="34559419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910893438">
    <w:abstractNumId w:val="13"/>
  </w:num>
  <w:num w:numId="26" w16cid:durableId="890312382">
    <w:abstractNumId w:val="17"/>
  </w:num>
  <w:num w:numId="27" w16cid:durableId="187657573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133984327">
    <w:abstractNumId w:val="30"/>
  </w:num>
  <w:num w:numId="29" w16cid:durableId="1892958535">
    <w:abstractNumId w:val="32"/>
  </w:num>
  <w:num w:numId="30" w16cid:durableId="510678184">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966827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6733676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935817751">
    <w:abstractNumId w:val="31"/>
    <w:lvlOverride w:ilvl="0">
      <w:lvl w:ilvl="0">
        <w:start w:val="1"/>
        <w:numFmt w:val="decimal"/>
        <w:pStyle w:val="1"/>
        <w:lvlText w:val="%1."/>
        <w:lvlJc w:val="left"/>
        <w:pPr>
          <w:tabs>
            <w:tab w:val="num" w:pos="432"/>
          </w:tabs>
          <w:ind w:left="567" w:hanging="567"/>
        </w:pPr>
        <w:rPr>
          <w:rFonts w:hint="default"/>
        </w:rPr>
      </w:lvl>
    </w:lvlOverride>
    <w:lvlOverride w:ilvl="1">
      <w:lvl w:ilvl="1">
        <w:start w:val="1"/>
        <w:numFmt w:val="decimal"/>
        <w:pStyle w:val="21"/>
        <w:lvlText w:val="%1.%2."/>
        <w:lvlJc w:val="left"/>
        <w:pPr>
          <w:tabs>
            <w:tab w:val="num" w:pos="576"/>
          </w:tabs>
          <w:ind w:left="851" w:hanging="851"/>
        </w:pPr>
        <w:rPr>
          <w:rFonts w:hint="default"/>
        </w:rPr>
      </w:lvl>
    </w:lvlOverride>
    <w:lvlOverride w:ilvl="2">
      <w:lvl w:ilvl="2">
        <w:start w:val="1"/>
        <w:numFmt w:val="decimal"/>
        <w:pStyle w:val="31"/>
        <w:lvlText w:val="%1.%2.%3."/>
        <w:lvlJc w:val="left"/>
        <w:pPr>
          <w:tabs>
            <w:tab w:val="num" w:pos="720"/>
          </w:tabs>
          <w:ind w:left="1134" w:hanging="1134"/>
        </w:pPr>
        <w:rPr>
          <w:rFonts w:hint="default"/>
        </w:rPr>
      </w:lvl>
    </w:lvlOverride>
    <w:lvlOverride w:ilvl="3">
      <w:lvl w:ilvl="3">
        <w:start w:val="1"/>
        <w:numFmt w:val="decimal"/>
        <w:pStyle w:val="41"/>
        <w:lvlText w:val="%1.%2.%3.%4."/>
        <w:lvlJc w:val="left"/>
        <w:pPr>
          <w:tabs>
            <w:tab w:val="num" w:pos="1574"/>
          </w:tabs>
          <w:ind w:left="1844" w:hanging="1134"/>
        </w:pPr>
        <w:rPr>
          <w:rFonts w:hint="default"/>
        </w:rPr>
      </w:lvl>
    </w:lvlOverride>
    <w:lvlOverride w:ilvl="4">
      <w:lvl w:ilvl="4">
        <w:start w:val="1"/>
        <w:numFmt w:val="decimal"/>
        <w:pStyle w:val="51"/>
        <w:lvlText w:val="%1.%2.%3.%4.%5."/>
        <w:lvlJc w:val="left"/>
        <w:pPr>
          <w:tabs>
            <w:tab w:val="num" w:pos="1008"/>
          </w:tabs>
          <w:ind w:left="1276" w:hanging="1276"/>
        </w:pPr>
        <w:rPr>
          <w:rFonts w:hint="default"/>
        </w:rPr>
      </w:lvl>
    </w:lvlOverride>
    <w:lvlOverride w:ilvl="5">
      <w:lvl w:ilvl="5">
        <w:start w:val="1"/>
        <w:numFmt w:val="decimal"/>
        <w:pStyle w:val="6"/>
        <w:lvlText w:val="%1.%2.%3.%4.%5.%6."/>
        <w:lvlJc w:val="left"/>
        <w:pPr>
          <w:tabs>
            <w:tab w:val="num" w:pos="1152"/>
          </w:tabs>
          <w:ind w:left="1701" w:hanging="1701"/>
        </w:pPr>
        <w:rPr>
          <w:rFonts w:hint="default"/>
        </w:rPr>
      </w:lvl>
    </w:lvlOverride>
    <w:lvlOverride w:ilvl="6">
      <w:lvl w:ilvl="6">
        <w:start w:val="1"/>
        <w:numFmt w:val="decimal"/>
        <w:pStyle w:val="7"/>
        <w:lvlText w:val="%1.%2.%3.%4.%5.%6.%7"/>
        <w:lvlJc w:val="left"/>
        <w:pPr>
          <w:tabs>
            <w:tab w:val="num" w:pos="1296"/>
          </w:tabs>
          <w:ind w:left="1559" w:hanging="1559"/>
        </w:pPr>
        <w:rPr>
          <w:rFonts w:hint="default"/>
        </w:rPr>
      </w:lvl>
    </w:lvlOverride>
    <w:lvlOverride w:ilvl="7">
      <w:lvl w:ilvl="7">
        <w:start w:val="1"/>
        <w:numFmt w:val="decimal"/>
        <w:pStyle w:val="8"/>
        <w:lvlText w:val="%1.%2.%3.%4.%5.%6.%7.%8"/>
        <w:lvlJc w:val="left"/>
        <w:pPr>
          <w:tabs>
            <w:tab w:val="num" w:pos="1440"/>
          </w:tabs>
          <w:ind w:left="1440" w:hanging="1440"/>
        </w:pPr>
        <w:rPr>
          <w:rFonts w:hint="default"/>
        </w:rPr>
      </w:lvl>
    </w:lvlOverride>
    <w:lvlOverride w:ilvl="8">
      <w:lvl w:ilvl="8">
        <w:start w:val="1"/>
        <w:numFmt w:val="decimal"/>
        <w:lvlText w:val="%1.%2.%3.%4.%5.%6.%7.%8.%9"/>
        <w:lvlJc w:val="left"/>
        <w:pPr>
          <w:tabs>
            <w:tab w:val="num" w:pos="1584"/>
          </w:tabs>
          <w:ind w:left="1584" w:hanging="1584"/>
        </w:pPr>
        <w:rPr>
          <w:rFonts w:hint="default"/>
        </w:rPr>
      </w:lvl>
    </w:lvlOverride>
  </w:num>
  <w:num w:numId="34" w16cid:durableId="117479947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066829763">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70486722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94807412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333221764">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089763493">
    <w:abstractNumId w:val="11"/>
  </w:num>
  <w:num w:numId="40" w16cid:durableId="1506673934">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37882267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81856660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79143518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73879069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32520798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60820253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91162101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41138610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79005350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182477105">
    <w:abstractNumId w:val="21"/>
  </w:num>
  <w:num w:numId="51" w16cid:durableId="2000426105">
    <w:abstractNumId w:val="10"/>
  </w:num>
  <w:num w:numId="52" w16cid:durableId="34232046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21905576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Воробьева Оксана Викторовна">
    <w15:presenceInfo w15:providerId="AD" w15:userId="S-1-5-21-4202351508-1112556717-1749864139-93831"/>
  </w15:person>
  <w15:person w15:author="Сказецкая Наталья Камилевна">
    <w15:presenceInfo w15:providerId="AD" w15:userId="S-1-5-21-4202351508-1112556717-1749864139-31466"/>
  </w15:person>
  <w15:person w15:author="Щербань О.И.">
    <w15:presenceInfo w15:providerId="None" w15:userId="Щербань О.И."/>
  </w15:person>
  <w15:person w15:author="Лавыгина Анна">
    <w15:presenceInfo w15:providerId="None" w15:userId="Лавыгина Анна "/>
  </w15:person>
  <w15:person w15:author="Сарафанова (Чиркова) Наталия Сергеевна">
    <w15:presenceInfo w15:providerId="AD" w15:userId="S-1-5-21-4202351508-1112556717-1749864139-81998"/>
  </w15:person>
  <w15:person w15:author="Щербань О.И. TSE-112080">
    <w15:presenceInfo w15:providerId="Windows Live" w15:userId="a9e44d8d2dc8a75d"/>
  </w15:person>
  <w15:person w15:author="Петрушкова Олеся Олеговна">
    <w15:presenceInfo w15:providerId="None" w15:userId="Петрушкова Олеся Олеговна"/>
  </w15:person>
  <w15:person w15:author="Сатлер Марина Викторовна">
    <w15:presenceInfo w15:providerId="None" w15:userId="Сатлер Марина Викторовна"/>
  </w15:person>
  <w15:person w15:author="Опаева Лидия Арашаевна">
    <w15:presenceInfo w15:providerId="None" w15:userId="Опаева Лидия Арашаевна"/>
  </w15:person>
  <w15:person w15:author="Гилязова Екатерина Викторовна">
    <w15:presenceInfo w15:providerId="AD" w15:userId="S-1-5-21-4202351508-1112556717-1749864139-31279"/>
  </w15:person>
  <w15:person w15:author="Щербань О.И. TSE-105679">
    <w15:presenceInfo w15:providerId="None" w15:userId="Щербань О.И. TSE-105679"/>
  </w15:person>
  <w15:person w15:author="Щербань О.И. TSE-120457">
    <w15:presenceInfo w15:providerId="Windows Live" w15:userId="a9e44d8d2dc8a75d"/>
  </w15:person>
  <w15:person w15:author="Щербань О.И. TSE-119629">
    <w15:presenceInfo w15:providerId="Windows Live" w15:userId="a9e44d8d2dc8a75d"/>
  </w15:person>
  <w15:person w15:author="Щербань О.И. TSE-120454">
    <w15:presenceInfo w15:providerId="Windows Live" w15:userId="a9e44d8d2dc8a75d"/>
  </w15:person>
  <w15:person w15:author="Седых Екатерина Александровна">
    <w15:presenceInfo w15:providerId="None" w15:userId="Седых Екатерина Александровна"/>
  </w15:person>
  <w15:person w15:author="Седых Екатерина">
    <w15:presenceInfo w15:providerId="None" w15:userId="Седых Екатерина"/>
  </w15:person>
  <w15:person w15:author="Лавыгина Анна ">
    <w15:presenceInfo w15:providerId="None" w15:userId="Лавыгина Анна "/>
  </w15:person>
  <w15:person w15:author="Великанова Алевтина Николаевна TSE-105716">
    <w15:presenceInfo w15:providerId="None" w15:userId="Великанова Алевтина Николаевна TSE-105716"/>
  </w15:person>
  <w15:person w15:author="Великанова Алевтина Николаевна TSE-105726">
    <w15:presenceInfo w15:providerId="None" w15:userId="Великанова Алевтина Николаевна TSE-105726"/>
  </w15:person>
  <w15:person w15:author="Великанова Алевтина Николаевна TSE-117010">
    <w15:presenceInfo w15:providerId="None" w15:userId="Великанова Алевтина Николаевна TSE-117010"/>
  </w15:person>
  <w15:person w15:author="Великанова Алевтина Николаевна TSE-108775">
    <w15:presenceInfo w15:providerId="None" w15:userId="Великанова Алевтина Николаевна TSE-108775"/>
  </w15:person>
  <w15:person w15:author="Петрушкова Олеся Олеговна [2]">
    <w15:presenceInfo w15:providerId="AD" w15:userId="S-1-5-21-4202351508-1112556717-1749864139-116178"/>
  </w15:person>
  <w15:person w15:author="Щербань О.И. TSE-120870">
    <w15:presenceInfo w15:providerId="Windows Live" w15:userId="a9e44d8d2dc8a75d"/>
  </w15:person>
  <w15:person w15:author="Щербань О.И. TSE-105681">
    <w15:presenceInfo w15:providerId="Windows Live" w15:userId="a9e44d8d2dc8a75d"/>
  </w15:person>
  <w15:person w15:author="Щербань О.И. TSE-111096">
    <w15:presenceInfo w15:providerId="Windows Live" w15:userId="a9e44d8d2dc8a75d"/>
  </w15:person>
  <w15:person w15:author="Щербань О.И. TSE-105677">
    <w15:presenceInfo w15:providerId="Windows Live" w15:userId="a9e44d8d2dc8a75d"/>
  </w15:person>
  <w15:person w15:author="Щербань О.И. TSE-100378">
    <w15:presenceInfo w15:providerId="Windows Live" w15:userId="a9e44d8d2dc8a75d"/>
  </w15:person>
  <w15:person w15:author="Опаева Лидия Арашаевна [2]">
    <w15:presenceInfo w15:providerId="AD" w15:userId="S-1-5-21-4202351508-1112556717-1749864139-111246"/>
  </w15:person>
  <w15:person w15:author="Щербань О.И. BU-18348">
    <w15:presenceInfo w15:providerId="None" w15:userId="Щербань О.И. BU-18348"/>
  </w15:person>
  <w15:person w15:author="Щербань О.И. BU-11588">
    <w15:presenceInfo w15:providerId="None" w15:userId="Щербань О.И. BU-11588"/>
  </w15:person>
  <w15:person w15:author="Щербань О.И. BU-19686">
    <w15:presenceInfo w15:providerId="None" w15:userId="Щербань О.И. BU-19686"/>
  </w15:person>
  <w15:person w15:author="User">
    <w15:presenceInfo w15:providerId="Windows Live" w15:userId="88c8c4ea397dd8cf"/>
  </w15:person>
  <w15:person w15:author="Щербань О.И. TSE-105684">
    <w15:presenceInfo w15:providerId="Windows Live" w15:userId="a9e44d8d2dc8a75d"/>
  </w15:person>
  <w15:person w15:author="Щербань О.И. BU-24278">
    <w15:presenceInfo w15:providerId="None" w15:userId="Щербань О.И. BU-24278"/>
  </w15:person>
  <w15:person w15:author="Петрова Алина TSE-120132">
    <w15:presenceInfo w15:providerId="Windows Live" w15:userId="cae49ebb5b246b65"/>
  </w15:person>
  <w15:person w15:author="Великанова Алевтина Николаевна SUP-1824481">
    <w15:presenceInfo w15:providerId="None" w15:userId="Великанова Алевтина Николаевна SUP-182448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gutterAtTop/>
  <w:hideSpellingErrors/>
  <w:hideGrammaticalErrors/>
  <w:activeWritingStyle w:appName="MSWord" w:lang="ru-RU" w:vendorID="64" w:dllVersion="6" w:nlCheck="1" w:checkStyle="0"/>
  <w:activeWritingStyle w:appName="MSWord" w:lang="en-US" w:vendorID="64" w:dllVersion="6" w:nlCheck="1" w:checkStyle="0"/>
  <w:activeWritingStyle w:appName="MSWord" w:lang="en-US" w:vendorID="64" w:dllVersion="4096" w:nlCheck="1" w:checkStyle="0"/>
  <w:activeWritingStyle w:appName="MSWord" w:lang="ru-RU" w:vendorID="64" w:dllVersion="4096" w:nlCheck="1" w:checkStyle="0"/>
  <w:activeWritingStyle w:appName="MSWord" w:lang="ru-RU" w:vendorID="1" w:dllVersion="512" w:checkStyle="1"/>
  <w:attachedTemplate r:id="rId1"/>
  <w:stylePaneFormatFilter w:val="7004" w:allStyles="0" w:customStyles="0" w:latentStyles="1" w:stylesInUse="0" w:headingStyles="0" w:numberingStyles="0" w:tableStyles="0" w:directFormattingOnRuns="0" w:directFormattingOnParagraphs="0" w:directFormattingOnNumbering="0" w:directFormattingOnTables="0" w:clearFormatting="1" w:top3HeadingStyles="1" w:visibleStyles="1" w:alternateStyleNames="0"/>
  <w:doNotTrackMoves/>
  <w:doNotTrackFormatting/>
  <w:documentProtection w:formatting="1" w:enforcement="0"/>
  <w:defaultTabStop w:val="113"/>
  <w:autoHyphenation/>
  <w:hyphenationZone w:val="357"/>
  <w:doNotHyphenateCaps/>
  <w:drawingGridHorizontalSpacing w:val="120"/>
  <w:drawingGridVerticalSpacing w:val="6"/>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3AF6"/>
    <w:rsid w:val="00000BB8"/>
    <w:rsid w:val="000011A1"/>
    <w:rsid w:val="000016DA"/>
    <w:rsid w:val="00002655"/>
    <w:rsid w:val="0000268E"/>
    <w:rsid w:val="00002ABE"/>
    <w:rsid w:val="00002EE8"/>
    <w:rsid w:val="0000330D"/>
    <w:rsid w:val="0000346A"/>
    <w:rsid w:val="0000436F"/>
    <w:rsid w:val="00004A5B"/>
    <w:rsid w:val="000061CE"/>
    <w:rsid w:val="00006269"/>
    <w:rsid w:val="000065AE"/>
    <w:rsid w:val="00006BAC"/>
    <w:rsid w:val="00007316"/>
    <w:rsid w:val="00007A87"/>
    <w:rsid w:val="00007D7D"/>
    <w:rsid w:val="00010812"/>
    <w:rsid w:val="0001129E"/>
    <w:rsid w:val="00011CFE"/>
    <w:rsid w:val="00011E80"/>
    <w:rsid w:val="00012921"/>
    <w:rsid w:val="00012B18"/>
    <w:rsid w:val="00012CDC"/>
    <w:rsid w:val="00013A21"/>
    <w:rsid w:val="00013BC2"/>
    <w:rsid w:val="00014536"/>
    <w:rsid w:val="000147D4"/>
    <w:rsid w:val="000147E6"/>
    <w:rsid w:val="00014F9D"/>
    <w:rsid w:val="000150AD"/>
    <w:rsid w:val="00015199"/>
    <w:rsid w:val="000160F1"/>
    <w:rsid w:val="00016284"/>
    <w:rsid w:val="000164FC"/>
    <w:rsid w:val="00016643"/>
    <w:rsid w:val="000166D8"/>
    <w:rsid w:val="000174C0"/>
    <w:rsid w:val="00017FA1"/>
    <w:rsid w:val="0002033F"/>
    <w:rsid w:val="00020578"/>
    <w:rsid w:val="0002083F"/>
    <w:rsid w:val="000208C7"/>
    <w:rsid w:val="00021649"/>
    <w:rsid w:val="000217ED"/>
    <w:rsid w:val="00021D4C"/>
    <w:rsid w:val="00021EDC"/>
    <w:rsid w:val="000223BA"/>
    <w:rsid w:val="00022921"/>
    <w:rsid w:val="00022C07"/>
    <w:rsid w:val="0002319B"/>
    <w:rsid w:val="000231AE"/>
    <w:rsid w:val="00023D27"/>
    <w:rsid w:val="00023D85"/>
    <w:rsid w:val="0002437B"/>
    <w:rsid w:val="00024D5B"/>
    <w:rsid w:val="00025033"/>
    <w:rsid w:val="0002540B"/>
    <w:rsid w:val="00025A60"/>
    <w:rsid w:val="0002685E"/>
    <w:rsid w:val="00026A80"/>
    <w:rsid w:val="00026E8D"/>
    <w:rsid w:val="00027DF7"/>
    <w:rsid w:val="000301C5"/>
    <w:rsid w:val="00030501"/>
    <w:rsid w:val="000306A3"/>
    <w:rsid w:val="00030A8E"/>
    <w:rsid w:val="00030A95"/>
    <w:rsid w:val="00030BBC"/>
    <w:rsid w:val="00031038"/>
    <w:rsid w:val="000321FA"/>
    <w:rsid w:val="000322FD"/>
    <w:rsid w:val="00032585"/>
    <w:rsid w:val="000326FD"/>
    <w:rsid w:val="00032D5A"/>
    <w:rsid w:val="00032D80"/>
    <w:rsid w:val="00032E5D"/>
    <w:rsid w:val="00033162"/>
    <w:rsid w:val="00033334"/>
    <w:rsid w:val="00033F2C"/>
    <w:rsid w:val="0003453E"/>
    <w:rsid w:val="000356D0"/>
    <w:rsid w:val="000360F2"/>
    <w:rsid w:val="000361EF"/>
    <w:rsid w:val="00036669"/>
    <w:rsid w:val="000367D8"/>
    <w:rsid w:val="00036A03"/>
    <w:rsid w:val="0003703A"/>
    <w:rsid w:val="00037896"/>
    <w:rsid w:val="000379CA"/>
    <w:rsid w:val="00037B0A"/>
    <w:rsid w:val="00040361"/>
    <w:rsid w:val="00040A00"/>
    <w:rsid w:val="00040DEF"/>
    <w:rsid w:val="000421BA"/>
    <w:rsid w:val="00042219"/>
    <w:rsid w:val="0004239F"/>
    <w:rsid w:val="0004263D"/>
    <w:rsid w:val="00042ABE"/>
    <w:rsid w:val="0004329B"/>
    <w:rsid w:val="0004346C"/>
    <w:rsid w:val="000437CC"/>
    <w:rsid w:val="00043840"/>
    <w:rsid w:val="00044030"/>
    <w:rsid w:val="000446E3"/>
    <w:rsid w:val="00044B0E"/>
    <w:rsid w:val="00044C91"/>
    <w:rsid w:val="000460B9"/>
    <w:rsid w:val="00046437"/>
    <w:rsid w:val="000465EA"/>
    <w:rsid w:val="00046D25"/>
    <w:rsid w:val="00046F35"/>
    <w:rsid w:val="000471B4"/>
    <w:rsid w:val="0004727B"/>
    <w:rsid w:val="000476B1"/>
    <w:rsid w:val="0004778B"/>
    <w:rsid w:val="00050034"/>
    <w:rsid w:val="0005013B"/>
    <w:rsid w:val="0005028A"/>
    <w:rsid w:val="000503F2"/>
    <w:rsid w:val="00050621"/>
    <w:rsid w:val="0005089D"/>
    <w:rsid w:val="00051049"/>
    <w:rsid w:val="000510CC"/>
    <w:rsid w:val="00051435"/>
    <w:rsid w:val="00051D60"/>
    <w:rsid w:val="00051DB0"/>
    <w:rsid w:val="00052448"/>
    <w:rsid w:val="00052E83"/>
    <w:rsid w:val="00053A8B"/>
    <w:rsid w:val="00053AA6"/>
    <w:rsid w:val="00053D76"/>
    <w:rsid w:val="00053E79"/>
    <w:rsid w:val="00054199"/>
    <w:rsid w:val="0005472E"/>
    <w:rsid w:val="00054A16"/>
    <w:rsid w:val="00054F53"/>
    <w:rsid w:val="00055145"/>
    <w:rsid w:val="00055493"/>
    <w:rsid w:val="00055A63"/>
    <w:rsid w:val="0005643E"/>
    <w:rsid w:val="000568F8"/>
    <w:rsid w:val="00056E78"/>
    <w:rsid w:val="00056F0E"/>
    <w:rsid w:val="00057458"/>
    <w:rsid w:val="00060D0E"/>
    <w:rsid w:val="00060D57"/>
    <w:rsid w:val="00061676"/>
    <w:rsid w:val="00061D61"/>
    <w:rsid w:val="00062026"/>
    <w:rsid w:val="0006227D"/>
    <w:rsid w:val="00062B74"/>
    <w:rsid w:val="00062CD7"/>
    <w:rsid w:val="00062EF4"/>
    <w:rsid w:val="0006346E"/>
    <w:rsid w:val="000636C9"/>
    <w:rsid w:val="0006431C"/>
    <w:rsid w:val="00065090"/>
    <w:rsid w:val="0006510B"/>
    <w:rsid w:val="000655F2"/>
    <w:rsid w:val="00065BBB"/>
    <w:rsid w:val="00065E5B"/>
    <w:rsid w:val="00066030"/>
    <w:rsid w:val="000666FB"/>
    <w:rsid w:val="00066B14"/>
    <w:rsid w:val="00066E92"/>
    <w:rsid w:val="00067740"/>
    <w:rsid w:val="00067C66"/>
    <w:rsid w:val="00067C6B"/>
    <w:rsid w:val="00070320"/>
    <w:rsid w:val="00070B87"/>
    <w:rsid w:val="00070DF4"/>
    <w:rsid w:val="000710FB"/>
    <w:rsid w:val="0007133A"/>
    <w:rsid w:val="000715EA"/>
    <w:rsid w:val="00071D47"/>
    <w:rsid w:val="00071E5A"/>
    <w:rsid w:val="00071F17"/>
    <w:rsid w:val="00072239"/>
    <w:rsid w:val="000728A5"/>
    <w:rsid w:val="00073063"/>
    <w:rsid w:val="00073418"/>
    <w:rsid w:val="00073A55"/>
    <w:rsid w:val="00073EA7"/>
    <w:rsid w:val="0007454D"/>
    <w:rsid w:val="000748DA"/>
    <w:rsid w:val="000748ED"/>
    <w:rsid w:val="00074D0C"/>
    <w:rsid w:val="000750EB"/>
    <w:rsid w:val="000758C3"/>
    <w:rsid w:val="00075AFC"/>
    <w:rsid w:val="00075B1F"/>
    <w:rsid w:val="00075BBC"/>
    <w:rsid w:val="00075E09"/>
    <w:rsid w:val="00076747"/>
    <w:rsid w:val="00076DEC"/>
    <w:rsid w:val="0007740C"/>
    <w:rsid w:val="00077973"/>
    <w:rsid w:val="00077AFC"/>
    <w:rsid w:val="00077F92"/>
    <w:rsid w:val="00080E4E"/>
    <w:rsid w:val="000818B5"/>
    <w:rsid w:val="00081EB3"/>
    <w:rsid w:val="000820C8"/>
    <w:rsid w:val="000835A0"/>
    <w:rsid w:val="0008388A"/>
    <w:rsid w:val="00084875"/>
    <w:rsid w:val="00084A4E"/>
    <w:rsid w:val="0008533E"/>
    <w:rsid w:val="000858C6"/>
    <w:rsid w:val="00085AC6"/>
    <w:rsid w:val="00085B4E"/>
    <w:rsid w:val="00086088"/>
    <w:rsid w:val="00086386"/>
    <w:rsid w:val="000865FE"/>
    <w:rsid w:val="00086EC1"/>
    <w:rsid w:val="00087795"/>
    <w:rsid w:val="00087C03"/>
    <w:rsid w:val="00090258"/>
    <w:rsid w:val="00091404"/>
    <w:rsid w:val="000914F8"/>
    <w:rsid w:val="000922A9"/>
    <w:rsid w:val="0009241D"/>
    <w:rsid w:val="0009282E"/>
    <w:rsid w:val="00092F70"/>
    <w:rsid w:val="000932B5"/>
    <w:rsid w:val="00094AC7"/>
    <w:rsid w:val="0009587C"/>
    <w:rsid w:val="00095CC6"/>
    <w:rsid w:val="000961FB"/>
    <w:rsid w:val="00096BD2"/>
    <w:rsid w:val="00096CBC"/>
    <w:rsid w:val="0009744B"/>
    <w:rsid w:val="00097895"/>
    <w:rsid w:val="000A06E2"/>
    <w:rsid w:val="000A0F14"/>
    <w:rsid w:val="000A175A"/>
    <w:rsid w:val="000A18AA"/>
    <w:rsid w:val="000A205F"/>
    <w:rsid w:val="000A2226"/>
    <w:rsid w:val="000A224D"/>
    <w:rsid w:val="000A2548"/>
    <w:rsid w:val="000A2580"/>
    <w:rsid w:val="000A28B2"/>
    <w:rsid w:val="000A3F41"/>
    <w:rsid w:val="000A4A4B"/>
    <w:rsid w:val="000A4DD2"/>
    <w:rsid w:val="000A4E31"/>
    <w:rsid w:val="000A57C9"/>
    <w:rsid w:val="000A5EBA"/>
    <w:rsid w:val="000A64BE"/>
    <w:rsid w:val="000A6BB9"/>
    <w:rsid w:val="000A7266"/>
    <w:rsid w:val="000A76BB"/>
    <w:rsid w:val="000A785D"/>
    <w:rsid w:val="000A7F73"/>
    <w:rsid w:val="000B053E"/>
    <w:rsid w:val="000B0EF0"/>
    <w:rsid w:val="000B10A4"/>
    <w:rsid w:val="000B16F0"/>
    <w:rsid w:val="000B191F"/>
    <w:rsid w:val="000B1F94"/>
    <w:rsid w:val="000B2CD8"/>
    <w:rsid w:val="000B3141"/>
    <w:rsid w:val="000B3571"/>
    <w:rsid w:val="000B379D"/>
    <w:rsid w:val="000B3B8E"/>
    <w:rsid w:val="000B3B9A"/>
    <w:rsid w:val="000B41C1"/>
    <w:rsid w:val="000B512E"/>
    <w:rsid w:val="000B56D1"/>
    <w:rsid w:val="000B5EE5"/>
    <w:rsid w:val="000B5F23"/>
    <w:rsid w:val="000B7126"/>
    <w:rsid w:val="000B744E"/>
    <w:rsid w:val="000B76E7"/>
    <w:rsid w:val="000B7A79"/>
    <w:rsid w:val="000B7EC6"/>
    <w:rsid w:val="000C0059"/>
    <w:rsid w:val="000C01A4"/>
    <w:rsid w:val="000C034E"/>
    <w:rsid w:val="000C0DD4"/>
    <w:rsid w:val="000C0FB0"/>
    <w:rsid w:val="000C1443"/>
    <w:rsid w:val="000C1783"/>
    <w:rsid w:val="000C1977"/>
    <w:rsid w:val="000C1B49"/>
    <w:rsid w:val="000C25F9"/>
    <w:rsid w:val="000C2703"/>
    <w:rsid w:val="000C27A3"/>
    <w:rsid w:val="000C2909"/>
    <w:rsid w:val="000C2B58"/>
    <w:rsid w:val="000C3097"/>
    <w:rsid w:val="000C390B"/>
    <w:rsid w:val="000C3AF0"/>
    <w:rsid w:val="000C402F"/>
    <w:rsid w:val="000C4E95"/>
    <w:rsid w:val="000C4E9D"/>
    <w:rsid w:val="000C4F75"/>
    <w:rsid w:val="000C5305"/>
    <w:rsid w:val="000C53E8"/>
    <w:rsid w:val="000C55A4"/>
    <w:rsid w:val="000C5BD8"/>
    <w:rsid w:val="000C5C1E"/>
    <w:rsid w:val="000C6988"/>
    <w:rsid w:val="000C6E26"/>
    <w:rsid w:val="000C75E6"/>
    <w:rsid w:val="000C79F5"/>
    <w:rsid w:val="000C7E01"/>
    <w:rsid w:val="000C7EE4"/>
    <w:rsid w:val="000D04D7"/>
    <w:rsid w:val="000D08B8"/>
    <w:rsid w:val="000D1EE3"/>
    <w:rsid w:val="000D21FF"/>
    <w:rsid w:val="000D2309"/>
    <w:rsid w:val="000D298A"/>
    <w:rsid w:val="000D2C87"/>
    <w:rsid w:val="000D2D0D"/>
    <w:rsid w:val="000D2FCA"/>
    <w:rsid w:val="000D3293"/>
    <w:rsid w:val="000D35C4"/>
    <w:rsid w:val="000D36DC"/>
    <w:rsid w:val="000D38CF"/>
    <w:rsid w:val="000D41DE"/>
    <w:rsid w:val="000D4448"/>
    <w:rsid w:val="000D4600"/>
    <w:rsid w:val="000D46E0"/>
    <w:rsid w:val="000D4928"/>
    <w:rsid w:val="000D4A71"/>
    <w:rsid w:val="000D5DE6"/>
    <w:rsid w:val="000D61D6"/>
    <w:rsid w:val="000D624E"/>
    <w:rsid w:val="000D6AAD"/>
    <w:rsid w:val="000D76B6"/>
    <w:rsid w:val="000D7B29"/>
    <w:rsid w:val="000E0903"/>
    <w:rsid w:val="000E0B57"/>
    <w:rsid w:val="000E0C67"/>
    <w:rsid w:val="000E12F2"/>
    <w:rsid w:val="000E198B"/>
    <w:rsid w:val="000E1ACF"/>
    <w:rsid w:val="000E1C6D"/>
    <w:rsid w:val="000E1E23"/>
    <w:rsid w:val="000E25CB"/>
    <w:rsid w:val="000E32F0"/>
    <w:rsid w:val="000E3313"/>
    <w:rsid w:val="000E355F"/>
    <w:rsid w:val="000E37AE"/>
    <w:rsid w:val="000E3ACE"/>
    <w:rsid w:val="000E3FEC"/>
    <w:rsid w:val="000E5118"/>
    <w:rsid w:val="000E583A"/>
    <w:rsid w:val="000E5BEB"/>
    <w:rsid w:val="000E5E09"/>
    <w:rsid w:val="000E5E0D"/>
    <w:rsid w:val="000E61DF"/>
    <w:rsid w:val="000E6431"/>
    <w:rsid w:val="000E6639"/>
    <w:rsid w:val="000F0591"/>
    <w:rsid w:val="000F0817"/>
    <w:rsid w:val="000F0A68"/>
    <w:rsid w:val="000F0DEA"/>
    <w:rsid w:val="000F14B6"/>
    <w:rsid w:val="000F1CC5"/>
    <w:rsid w:val="000F1D47"/>
    <w:rsid w:val="000F2032"/>
    <w:rsid w:val="000F20AF"/>
    <w:rsid w:val="000F2BA0"/>
    <w:rsid w:val="000F3180"/>
    <w:rsid w:val="000F3C54"/>
    <w:rsid w:val="000F3CD1"/>
    <w:rsid w:val="000F44A2"/>
    <w:rsid w:val="000F4CBD"/>
    <w:rsid w:val="000F50C4"/>
    <w:rsid w:val="000F542A"/>
    <w:rsid w:val="000F5547"/>
    <w:rsid w:val="000F5CCC"/>
    <w:rsid w:val="000F6B63"/>
    <w:rsid w:val="000F6FBB"/>
    <w:rsid w:val="001006D9"/>
    <w:rsid w:val="001007C7"/>
    <w:rsid w:val="00100CB6"/>
    <w:rsid w:val="0010117D"/>
    <w:rsid w:val="0010133B"/>
    <w:rsid w:val="00101DDB"/>
    <w:rsid w:val="00101F34"/>
    <w:rsid w:val="00101F86"/>
    <w:rsid w:val="001023C7"/>
    <w:rsid w:val="0010275A"/>
    <w:rsid w:val="00102991"/>
    <w:rsid w:val="00102F8B"/>
    <w:rsid w:val="00103028"/>
    <w:rsid w:val="001030A1"/>
    <w:rsid w:val="001033BB"/>
    <w:rsid w:val="001037D2"/>
    <w:rsid w:val="001048B0"/>
    <w:rsid w:val="00104973"/>
    <w:rsid w:val="00104FC7"/>
    <w:rsid w:val="00105C19"/>
    <w:rsid w:val="00106051"/>
    <w:rsid w:val="00106607"/>
    <w:rsid w:val="00106637"/>
    <w:rsid w:val="0011058A"/>
    <w:rsid w:val="00111087"/>
    <w:rsid w:val="00111636"/>
    <w:rsid w:val="00111B66"/>
    <w:rsid w:val="00111EA1"/>
    <w:rsid w:val="00111F66"/>
    <w:rsid w:val="001137B6"/>
    <w:rsid w:val="00113C36"/>
    <w:rsid w:val="00113C5D"/>
    <w:rsid w:val="00113EED"/>
    <w:rsid w:val="00114EBD"/>
    <w:rsid w:val="001156FC"/>
    <w:rsid w:val="00115E61"/>
    <w:rsid w:val="001165BF"/>
    <w:rsid w:val="00116E59"/>
    <w:rsid w:val="00116EAF"/>
    <w:rsid w:val="001170A1"/>
    <w:rsid w:val="00117271"/>
    <w:rsid w:val="00117990"/>
    <w:rsid w:val="001200F0"/>
    <w:rsid w:val="00120482"/>
    <w:rsid w:val="001209DE"/>
    <w:rsid w:val="00120AE5"/>
    <w:rsid w:val="00120F43"/>
    <w:rsid w:val="00121332"/>
    <w:rsid w:val="0012203C"/>
    <w:rsid w:val="00122762"/>
    <w:rsid w:val="001227E0"/>
    <w:rsid w:val="001228C0"/>
    <w:rsid w:val="00124067"/>
    <w:rsid w:val="001247A9"/>
    <w:rsid w:val="00125633"/>
    <w:rsid w:val="00125CDB"/>
    <w:rsid w:val="00126371"/>
    <w:rsid w:val="00126644"/>
    <w:rsid w:val="00127324"/>
    <w:rsid w:val="00127933"/>
    <w:rsid w:val="00127CB5"/>
    <w:rsid w:val="00127F40"/>
    <w:rsid w:val="00127F5B"/>
    <w:rsid w:val="00130408"/>
    <w:rsid w:val="00130A4D"/>
    <w:rsid w:val="00130FE0"/>
    <w:rsid w:val="00131313"/>
    <w:rsid w:val="00131B27"/>
    <w:rsid w:val="00131B4F"/>
    <w:rsid w:val="00131D92"/>
    <w:rsid w:val="00132016"/>
    <w:rsid w:val="00132424"/>
    <w:rsid w:val="00132544"/>
    <w:rsid w:val="00133215"/>
    <w:rsid w:val="00133759"/>
    <w:rsid w:val="0013431C"/>
    <w:rsid w:val="00134D44"/>
    <w:rsid w:val="00134F4B"/>
    <w:rsid w:val="00135122"/>
    <w:rsid w:val="0013534C"/>
    <w:rsid w:val="00135BCC"/>
    <w:rsid w:val="00135FB5"/>
    <w:rsid w:val="001367C2"/>
    <w:rsid w:val="001369E6"/>
    <w:rsid w:val="00136B6C"/>
    <w:rsid w:val="00136F77"/>
    <w:rsid w:val="001372EE"/>
    <w:rsid w:val="00137748"/>
    <w:rsid w:val="00137867"/>
    <w:rsid w:val="00137B77"/>
    <w:rsid w:val="00137B82"/>
    <w:rsid w:val="0014042D"/>
    <w:rsid w:val="00140D67"/>
    <w:rsid w:val="00140F3C"/>
    <w:rsid w:val="00141268"/>
    <w:rsid w:val="001417D9"/>
    <w:rsid w:val="00141992"/>
    <w:rsid w:val="00141AE4"/>
    <w:rsid w:val="00142DBB"/>
    <w:rsid w:val="00142F47"/>
    <w:rsid w:val="00143770"/>
    <w:rsid w:val="00143816"/>
    <w:rsid w:val="001441C9"/>
    <w:rsid w:val="001444FF"/>
    <w:rsid w:val="001449CE"/>
    <w:rsid w:val="00144DF6"/>
    <w:rsid w:val="001450C4"/>
    <w:rsid w:val="00145300"/>
    <w:rsid w:val="001464D7"/>
    <w:rsid w:val="00146DA0"/>
    <w:rsid w:val="001473BA"/>
    <w:rsid w:val="0014768A"/>
    <w:rsid w:val="001476A6"/>
    <w:rsid w:val="001477FF"/>
    <w:rsid w:val="0015024F"/>
    <w:rsid w:val="00150733"/>
    <w:rsid w:val="00151045"/>
    <w:rsid w:val="001512DA"/>
    <w:rsid w:val="0015218F"/>
    <w:rsid w:val="00152A40"/>
    <w:rsid w:val="00152ACA"/>
    <w:rsid w:val="00152C8C"/>
    <w:rsid w:val="00152FDF"/>
    <w:rsid w:val="001544E1"/>
    <w:rsid w:val="00155590"/>
    <w:rsid w:val="001556D8"/>
    <w:rsid w:val="00155F85"/>
    <w:rsid w:val="00156000"/>
    <w:rsid w:val="00157177"/>
    <w:rsid w:val="00157230"/>
    <w:rsid w:val="001574B9"/>
    <w:rsid w:val="001575B5"/>
    <w:rsid w:val="001575E4"/>
    <w:rsid w:val="001579FC"/>
    <w:rsid w:val="00157A34"/>
    <w:rsid w:val="001603C3"/>
    <w:rsid w:val="001607B1"/>
    <w:rsid w:val="0016128A"/>
    <w:rsid w:val="00161594"/>
    <w:rsid w:val="00161870"/>
    <w:rsid w:val="00161C59"/>
    <w:rsid w:val="00161D89"/>
    <w:rsid w:val="001621AF"/>
    <w:rsid w:val="00162201"/>
    <w:rsid w:val="00162273"/>
    <w:rsid w:val="0016290B"/>
    <w:rsid w:val="001634F6"/>
    <w:rsid w:val="00163555"/>
    <w:rsid w:val="00163CDA"/>
    <w:rsid w:val="00164733"/>
    <w:rsid w:val="0016478B"/>
    <w:rsid w:val="00164CAA"/>
    <w:rsid w:val="00165105"/>
    <w:rsid w:val="001657B3"/>
    <w:rsid w:val="00165963"/>
    <w:rsid w:val="001662A0"/>
    <w:rsid w:val="001665BE"/>
    <w:rsid w:val="001666F6"/>
    <w:rsid w:val="00170883"/>
    <w:rsid w:val="00170F50"/>
    <w:rsid w:val="00171AE8"/>
    <w:rsid w:val="00172F5F"/>
    <w:rsid w:val="00173D84"/>
    <w:rsid w:val="0017407D"/>
    <w:rsid w:val="00174105"/>
    <w:rsid w:val="00174427"/>
    <w:rsid w:val="001745BA"/>
    <w:rsid w:val="00174BDC"/>
    <w:rsid w:val="00174EF5"/>
    <w:rsid w:val="00175186"/>
    <w:rsid w:val="0017524A"/>
    <w:rsid w:val="00175350"/>
    <w:rsid w:val="001754DB"/>
    <w:rsid w:val="00175D1F"/>
    <w:rsid w:val="00175DC8"/>
    <w:rsid w:val="00175DDD"/>
    <w:rsid w:val="00175E34"/>
    <w:rsid w:val="00175F8B"/>
    <w:rsid w:val="001762E8"/>
    <w:rsid w:val="0017735E"/>
    <w:rsid w:val="001773CF"/>
    <w:rsid w:val="001776FA"/>
    <w:rsid w:val="00177B5C"/>
    <w:rsid w:val="00177B69"/>
    <w:rsid w:val="00177E7F"/>
    <w:rsid w:val="00177EAF"/>
    <w:rsid w:val="00177F5B"/>
    <w:rsid w:val="00180D1B"/>
    <w:rsid w:val="00180F51"/>
    <w:rsid w:val="00181714"/>
    <w:rsid w:val="00181D7B"/>
    <w:rsid w:val="00182459"/>
    <w:rsid w:val="0018284E"/>
    <w:rsid w:val="00182C91"/>
    <w:rsid w:val="00182CFD"/>
    <w:rsid w:val="00182F45"/>
    <w:rsid w:val="00183A26"/>
    <w:rsid w:val="00183CCA"/>
    <w:rsid w:val="00183E62"/>
    <w:rsid w:val="001849F8"/>
    <w:rsid w:val="00184B5A"/>
    <w:rsid w:val="0018564D"/>
    <w:rsid w:val="001857C5"/>
    <w:rsid w:val="00185DD2"/>
    <w:rsid w:val="00185FCE"/>
    <w:rsid w:val="001865CF"/>
    <w:rsid w:val="001866C7"/>
    <w:rsid w:val="00186C40"/>
    <w:rsid w:val="001871C6"/>
    <w:rsid w:val="00187229"/>
    <w:rsid w:val="00187425"/>
    <w:rsid w:val="001877DF"/>
    <w:rsid w:val="00190610"/>
    <w:rsid w:val="001907CD"/>
    <w:rsid w:val="00190DB6"/>
    <w:rsid w:val="001927BE"/>
    <w:rsid w:val="00192DB1"/>
    <w:rsid w:val="00192E95"/>
    <w:rsid w:val="001932E9"/>
    <w:rsid w:val="00193421"/>
    <w:rsid w:val="001939CA"/>
    <w:rsid w:val="00193CF1"/>
    <w:rsid w:val="0019598A"/>
    <w:rsid w:val="00195F7C"/>
    <w:rsid w:val="00197BF1"/>
    <w:rsid w:val="001A04EE"/>
    <w:rsid w:val="001A04F2"/>
    <w:rsid w:val="001A0A0B"/>
    <w:rsid w:val="001A1452"/>
    <w:rsid w:val="001A14CD"/>
    <w:rsid w:val="001A1DA6"/>
    <w:rsid w:val="001A24C0"/>
    <w:rsid w:val="001A2B5A"/>
    <w:rsid w:val="001A3307"/>
    <w:rsid w:val="001A3447"/>
    <w:rsid w:val="001A4065"/>
    <w:rsid w:val="001A49A7"/>
    <w:rsid w:val="001A5048"/>
    <w:rsid w:val="001A5694"/>
    <w:rsid w:val="001A56DC"/>
    <w:rsid w:val="001A578F"/>
    <w:rsid w:val="001A5BF7"/>
    <w:rsid w:val="001A5DE1"/>
    <w:rsid w:val="001A5FF6"/>
    <w:rsid w:val="001A612C"/>
    <w:rsid w:val="001A6324"/>
    <w:rsid w:val="001A6B12"/>
    <w:rsid w:val="001A6EA8"/>
    <w:rsid w:val="001A7195"/>
    <w:rsid w:val="001A7440"/>
    <w:rsid w:val="001A77DE"/>
    <w:rsid w:val="001A7E21"/>
    <w:rsid w:val="001B05A3"/>
    <w:rsid w:val="001B05DF"/>
    <w:rsid w:val="001B08F1"/>
    <w:rsid w:val="001B08F2"/>
    <w:rsid w:val="001B0A49"/>
    <w:rsid w:val="001B0FCA"/>
    <w:rsid w:val="001B1536"/>
    <w:rsid w:val="001B2A40"/>
    <w:rsid w:val="001B2F7C"/>
    <w:rsid w:val="001B2F8E"/>
    <w:rsid w:val="001B440D"/>
    <w:rsid w:val="001B4B05"/>
    <w:rsid w:val="001B4E54"/>
    <w:rsid w:val="001B4FC9"/>
    <w:rsid w:val="001B5288"/>
    <w:rsid w:val="001B528A"/>
    <w:rsid w:val="001B59FF"/>
    <w:rsid w:val="001B5E0F"/>
    <w:rsid w:val="001B60E2"/>
    <w:rsid w:val="001B61F6"/>
    <w:rsid w:val="001B6228"/>
    <w:rsid w:val="001B72B2"/>
    <w:rsid w:val="001B7C72"/>
    <w:rsid w:val="001C00B3"/>
    <w:rsid w:val="001C0116"/>
    <w:rsid w:val="001C19E8"/>
    <w:rsid w:val="001C1B16"/>
    <w:rsid w:val="001C1F17"/>
    <w:rsid w:val="001C2160"/>
    <w:rsid w:val="001C2337"/>
    <w:rsid w:val="001C2B07"/>
    <w:rsid w:val="001C2C8D"/>
    <w:rsid w:val="001C3385"/>
    <w:rsid w:val="001C352A"/>
    <w:rsid w:val="001C355C"/>
    <w:rsid w:val="001C36A1"/>
    <w:rsid w:val="001C3CBA"/>
    <w:rsid w:val="001C4032"/>
    <w:rsid w:val="001C495D"/>
    <w:rsid w:val="001C4C6C"/>
    <w:rsid w:val="001C4CB9"/>
    <w:rsid w:val="001C5141"/>
    <w:rsid w:val="001C5687"/>
    <w:rsid w:val="001C574F"/>
    <w:rsid w:val="001C6322"/>
    <w:rsid w:val="001C645C"/>
    <w:rsid w:val="001C6967"/>
    <w:rsid w:val="001C6E04"/>
    <w:rsid w:val="001C7638"/>
    <w:rsid w:val="001C76C9"/>
    <w:rsid w:val="001C76ED"/>
    <w:rsid w:val="001C7EF5"/>
    <w:rsid w:val="001D10A4"/>
    <w:rsid w:val="001D114D"/>
    <w:rsid w:val="001D17E9"/>
    <w:rsid w:val="001D1B4F"/>
    <w:rsid w:val="001D20EC"/>
    <w:rsid w:val="001D2458"/>
    <w:rsid w:val="001D24FC"/>
    <w:rsid w:val="001D2828"/>
    <w:rsid w:val="001D38BB"/>
    <w:rsid w:val="001D421D"/>
    <w:rsid w:val="001D45EE"/>
    <w:rsid w:val="001D4CEB"/>
    <w:rsid w:val="001D4EE0"/>
    <w:rsid w:val="001D568B"/>
    <w:rsid w:val="001D5956"/>
    <w:rsid w:val="001D61A9"/>
    <w:rsid w:val="001D6D1E"/>
    <w:rsid w:val="001D755E"/>
    <w:rsid w:val="001E02E1"/>
    <w:rsid w:val="001E12BD"/>
    <w:rsid w:val="001E1E8F"/>
    <w:rsid w:val="001E3027"/>
    <w:rsid w:val="001E3085"/>
    <w:rsid w:val="001E30CE"/>
    <w:rsid w:val="001E30ED"/>
    <w:rsid w:val="001E3983"/>
    <w:rsid w:val="001E3BBC"/>
    <w:rsid w:val="001E401E"/>
    <w:rsid w:val="001E4A78"/>
    <w:rsid w:val="001E4AF7"/>
    <w:rsid w:val="001E50FA"/>
    <w:rsid w:val="001E541C"/>
    <w:rsid w:val="001E5677"/>
    <w:rsid w:val="001E56A3"/>
    <w:rsid w:val="001E5B65"/>
    <w:rsid w:val="001E5C11"/>
    <w:rsid w:val="001E6451"/>
    <w:rsid w:val="001E6521"/>
    <w:rsid w:val="001E6803"/>
    <w:rsid w:val="001E6A50"/>
    <w:rsid w:val="001E6B13"/>
    <w:rsid w:val="001E767D"/>
    <w:rsid w:val="001E797E"/>
    <w:rsid w:val="001E7A0C"/>
    <w:rsid w:val="001E7B10"/>
    <w:rsid w:val="001F00AA"/>
    <w:rsid w:val="001F00D3"/>
    <w:rsid w:val="001F0A5A"/>
    <w:rsid w:val="001F1DC9"/>
    <w:rsid w:val="001F21BE"/>
    <w:rsid w:val="001F24EE"/>
    <w:rsid w:val="001F3245"/>
    <w:rsid w:val="001F3335"/>
    <w:rsid w:val="001F3E6E"/>
    <w:rsid w:val="001F3F49"/>
    <w:rsid w:val="001F40A7"/>
    <w:rsid w:val="001F4ABD"/>
    <w:rsid w:val="001F5FB2"/>
    <w:rsid w:val="001F6AEA"/>
    <w:rsid w:val="001F74A0"/>
    <w:rsid w:val="001F7E38"/>
    <w:rsid w:val="00200448"/>
    <w:rsid w:val="002006EB"/>
    <w:rsid w:val="00200977"/>
    <w:rsid w:val="00200B74"/>
    <w:rsid w:val="002011B1"/>
    <w:rsid w:val="00201215"/>
    <w:rsid w:val="00201303"/>
    <w:rsid w:val="002018E3"/>
    <w:rsid w:val="00201A30"/>
    <w:rsid w:val="00201E0C"/>
    <w:rsid w:val="00202904"/>
    <w:rsid w:val="00202A2C"/>
    <w:rsid w:val="00203265"/>
    <w:rsid w:val="0020386A"/>
    <w:rsid w:val="00203C9D"/>
    <w:rsid w:val="00204791"/>
    <w:rsid w:val="00204857"/>
    <w:rsid w:val="0020495F"/>
    <w:rsid w:val="002052ED"/>
    <w:rsid w:val="0020580C"/>
    <w:rsid w:val="00205A7A"/>
    <w:rsid w:val="00205AB2"/>
    <w:rsid w:val="00205C9E"/>
    <w:rsid w:val="00205DE6"/>
    <w:rsid w:val="00205EDF"/>
    <w:rsid w:val="00206C63"/>
    <w:rsid w:val="00206FB1"/>
    <w:rsid w:val="002076A8"/>
    <w:rsid w:val="00207911"/>
    <w:rsid w:val="00210A0B"/>
    <w:rsid w:val="00210EA8"/>
    <w:rsid w:val="00211672"/>
    <w:rsid w:val="00211747"/>
    <w:rsid w:val="002117A6"/>
    <w:rsid w:val="00211F87"/>
    <w:rsid w:val="0021375D"/>
    <w:rsid w:val="00213DFB"/>
    <w:rsid w:val="00213EDD"/>
    <w:rsid w:val="00214C4F"/>
    <w:rsid w:val="00214CC1"/>
    <w:rsid w:val="0021521F"/>
    <w:rsid w:val="002157E4"/>
    <w:rsid w:val="00215B3B"/>
    <w:rsid w:val="00216154"/>
    <w:rsid w:val="00216568"/>
    <w:rsid w:val="00216BA0"/>
    <w:rsid w:val="00217073"/>
    <w:rsid w:val="002174C9"/>
    <w:rsid w:val="002176B5"/>
    <w:rsid w:val="00217D0D"/>
    <w:rsid w:val="00217EF4"/>
    <w:rsid w:val="00220947"/>
    <w:rsid w:val="00220F8A"/>
    <w:rsid w:val="00220FC5"/>
    <w:rsid w:val="00221405"/>
    <w:rsid w:val="002214DB"/>
    <w:rsid w:val="00221592"/>
    <w:rsid w:val="00221C2C"/>
    <w:rsid w:val="00221C65"/>
    <w:rsid w:val="00222039"/>
    <w:rsid w:val="00222E0C"/>
    <w:rsid w:val="00223061"/>
    <w:rsid w:val="0022376B"/>
    <w:rsid w:val="00223B86"/>
    <w:rsid w:val="00223E33"/>
    <w:rsid w:val="002246AB"/>
    <w:rsid w:val="00224AC6"/>
    <w:rsid w:val="00225171"/>
    <w:rsid w:val="002253D2"/>
    <w:rsid w:val="00225C25"/>
    <w:rsid w:val="00225D18"/>
    <w:rsid w:val="0022607C"/>
    <w:rsid w:val="002262B4"/>
    <w:rsid w:val="0022651F"/>
    <w:rsid w:val="00226B9A"/>
    <w:rsid w:val="0022730F"/>
    <w:rsid w:val="002275E7"/>
    <w:rsid w:val="002278BF"/>
    <w:rsid w:val="002279E6"/>
    <w:rsid w:val="00230401"/>
    <w:rsid w:val="002313F6"/>
    <w:rsid w:val="002316E4"/>
    <w:rsid w:val="002318A7"/>
    <w:rsid w:val="002322DC"/>
    <w:rsid w:val="00232DBD"/>
    <w:rsid w:val="0023319E"/>
    <w:rsid w:val="00233FA6"/>
    <w:rsid w:val="0023406B"/>
    <w:rsid w:val="00234EA7"/>
    <w:rsid w:val="00234FFD"/>
    <w:rsid w:val="002350D7"/>
    <w:rsid w:val="002357DA"/>
    <w:rsid w:val="002358C9"/>
    <w:rsid w:val="00236B87"/>
    <w:rsid w:val="00236DF8"/>
    <w:rsid w:val="002370AB"/>
    <w:rsid w:val="002371C7"/>
    <w:rsid w:val="00237A58"/>
    <w:rsid w:val="00241434"/>
    <w:rsid w:val="0024164F"/>
    <w:rsid w:val="00241826"/>
    <w:rsid w:val="00241D8A"/>
    <w:rsid w:val="00241D8B"/>
    <w:rsid w:val="00241E97"/>
    <w:rsid w:val="00242B16"/>
    <w:rsid w:val="00242D30"/>
    <w:rsid w:val="002437F5"/>
    <w:rsid w:val="00244397"/>
    <w:rsid w:val="00244441"/>
    <w:rsid w:val="0024471B"/>
    <w:rsid w:val="00244BCC"/>
    <w:rsid w:val="00244F51"/>
    <w:rsid w:val="0024504E"/>
    <w:rsid w:val="0024540B"/>
    <w:rsid w:val="0024639F"/>
    <w:rsid w:val="002466A5"/>
    <w:rsid w:val="00246BB1"/>
    <w:rsid w:val="002472B3"/>
    <w:rsid w:val="00247A14"/>
    <w:rsid w:val="00247FB7"/>
    <w:rsid w:val="00250F5D"/>
    <w:rsid w:val="00251244"/>
    <w:rsid w:val="002514F9"/>
    <w:rsid w:val="00251958"/>
    <w:rsid w:val="002527F3"/>
    <w:rsid w:val="00253E20"/>
    <w:rsid w:val="00254472"/>
    <w:rsid w:val="00255ED8"/>
    <w:rsid w:val="002560F6"/>
    <w:rsid w:val="002564A0"/>
    <w:rsid w:val="0025657D"/>
    <w:rsid w:val="00257371"/>
    <w:rsid w:val="002574C7"/>
    <w:rsid w:val="00257580"/>
    <w:rsid w:val="00260180"/>
    <w:rsid w:val="00260C63"/>
    <w:rsid w:val="00260CD5"/>
    <w:rsid w:val="00260D70"/>
    <w:rsid w:val="0026120E"/>
    <w:rsid w:val="002612FA"/>
    <w:rsid w:val="00261490"/>
    <w:rsid w:val="00261D02"/>
    <w:rsid w:val="00261EAD"/>
    <w:rsid w:val="0026205C"/>
    <w:rsid w:val="00262233"/>
    <w:rsid w:val="00263417"/>
    <w:rsid w:val="00264509"/>
    <w:rsid w:val="00264A54"/>
    <w:rsid w:val="002653E1"/>
    <w:rsid w:val="00265503"/>
    <w:rsid w:val="00265FAE"/>
    <w:rsid w:val="0026652C"/>
    <w:rsid w:val="0026668E"/>
    <w:rsid w:val="00266A23"/>
    <w:rsid w:val="00267DF9"/>
    <w:rsid w:val="00267FDA"/>
    <w:rsid w:val="00270143"/>
    <w:rsid w:val="002702B8"/>
    <w:rsid w:val="00270871"/>
    <w:rsid w:val="00270A82"/>
    <w:rsid w:val="00271335"/>
    <w:rsid w:val="002722D2"/>
    <w:rsid w:val="002724FD"/>
    <w:rsid w:val="0027251C"/>
    <w:rsid w:val="0027284F"/>
    <w:rsid w:val="00272E45"/>
    <w:rsid w:val="00272EF4"/>
    <w:rsid w:val="00273086"/>
    <w:rsid w:val="00273228"/>
    <w:rsid w:val="00273491"/>
    <w:rsid w:val="002741DE"/>
    <w:rsid w:val="00274AE2"/>
    <w:rsid w:val="00274E44"/>
    <w:rsid w:val="00274E81"/>
    <w:rsid w:val="00274F96"/>
    <w:rsid w:val="0027510F"/>
    <w:rsid w:val="0027518D"/>
    <w:rsid w:val="00275479"/>
    <w:rsid w:val="002755F6"/>
    <w:rsid w:val="0027570B"/>
    <w:rsid w:val="00275AA9"/>
    <w:rsid w:val="00275AF3"/>
    <w:rsid w:val="002761B9"/>
    <w:rsid w:val="00276AE7"/>
    <w:rsid w:val="00276AEA"/>
    <w:rsid w:val="00276EE1"/>
    <w:rsid w:val="00277588"/>
    <w:rsid w:val="00277D13"/>
    <w:rsid w:val="00281424"/>
    <w:rsid w:val="00282825"/>
    <w:rsid w:val="002830DD"/>
    <w:rsid w:val="002830E0"/>
    <w:rsid w:val="002831AF"/>
    <w:rsid w:val="00283212"/>
    <w:rsid w:val="0028334F"/>
    <w:rsid w:val="002836A6"/>
    <w:rsid w:val="00283E50"/>
    <w:rsid w:val="00283EA5"/>
    <w:rsid w:val="00283EFC"/>
    <w:rsid w:val="002840AF"/>
    <w:rsid w:val="0028486F"/>
    <w:rsid w:val="00284EA2"/>
    <w:rsid w:val="00285168"/>
    <w:rsid w:val="00285727"/>
    <w:rsid w:val="00285807"/>
    <w:rsid w:val="002858D8"/>
    <w:rsid w:val="00285C75"/>
    <w:rsid w:val="00286299"/>
    <w:rsid w:val="002868FC"/>
    <w:rsid w:val="00286A92"/>
    <w:rsid w:val="00286E9A"/>
    <w:rsid w:val="00287014"/>
    <w:rsid w:val="00287325"/>
    <w:rsid w:val="0028763F"/>
    <w:rsid w:val="00287716"/>
    <w:rsid w:val="00287A30"/>
    <w:rsid w:val="002909DC"/>
    <w:rsid w:val="0029172B"/>
    <w:rsid w:val="002917C1"/>
    <w:rsid w:val="00291FC1"/>
    <w:rsid w:val="00292366"/>
    <w:rsid w:val="002925C8"/>
    <w:rsid w:val="00292799"/>
    <w:rsid w:val="002928DD"/>
    <w:rsid w:val="00292EE0"/>
    <w:rsid w:val="00292EF3"/>
    <w:rsid w:val="002944CB"/>
    <w:rsid w:val="00294953"/>
    <w:rsid w:val="00294A0D"/>
    <w:rsid w:val="00295244"/>
    <w:rsid w:val="002959DD"/>
    <w:rsid w:val="002959EC"/>
    <w:rsid w:val="00295BAF"/>
    <w:rsid w:val="0029644F"/>
    <w:rsid w:val="0029651F"/>
    <w:rsid w:val="00296B4B"/>
    <w:rsid w:val="00296B4D"/>
    <w:rsid w:val="00297198"/>
    <w:rsid w:val="002976D2"/>
    <w:rsid w:val="00297C0A"/>
    <w:rsid w:val="002A15BF"/>
    <w:rsid w:val="002A1639"/>
    <w:rsid w:val="002A1C93"/>
    <w:rsid w:val="002A32EE"/>
    <w:rsid w:val="002A34A4"/>
    <w:rsid w:val="002A3F7D"/>
    <w:rsid w:val="002A4041"/>
    <w:rsid w:val="002A41CB"/>
    <w:rsid w:val="002A4B2C"/>
    <w:rsid w:val="002A4B53"/>
    <w:rsid w:val="002A4ECE"/>
    <w:rsid w:val="002A507C"/>
    <w:rsid w:val="002A56EF"/>
    <w:rsid w:val="002A5E3F"/>
    <w:rsid w:val="002A6515"/>
    <w:rsid w:val="002A6ABB"/>
    <w:rsid w:val="002B065A"/>
    <w:rsid w:val="002B07B1"/>
    <w:rsid w:val="002B13F7"/>
    <w:rsid w:val="002B1450"/>
    <w:rsid w:val="002B145B"/>
    <w:rsid w:val="002B1D23"/>
    <w:rsid w:val="002B26D5"/>
    <w:rsid w:val="002B29F4"/>
    <w:rsid w:val="002B2A04"/>
    <w:rsid w:val="002B2BC5"/>
    <w:rsid w:val="002B2C3C"/>
    <w:rsid w:val="002B2EC8"/>
    <w:rsid w:val="002B345E"/>
    <w:rsid w:val="002B362F"/>
    <w:rsid w:val="002B4A75"/>
    <w:rsid w:val="002B4AD8"/>
    <w:rsid w:val="002B4F94"/>
    <w:rsid w:val="002B51F3"/>
    <w:rsid w:val="002B55BE"/>
    <w:rsid w:val="002B5928"/>
    <w:rsid w:val="002B6136"/>
    <w:rsid w:val="002B63E3"/>
    <w:rsid w:val="002B77C6"/>
    <w:rsid w:val="002B79E2"/>
    <w:rsid w:val="002B7E46"/>
    <w:rsid w:val="002C00BF"/>
    <w:rsid w:val="002C07FA"/>
    <w:rsid w:val="002C0AA3"/>
    <w:rsid w:val="002C10AC"/>
    <w:rsid w:val="002C190B"/>
    <w:rsid w:val="002C1B8E"/>
    <w:rsid w:val="002C1F56"/>
    <w:rsid w:val="002C230F"/>
    <w:rsid w:val="002C23DF"/>
    <w:rsid w:val="002C2518"/>
    <w:rsid w:val="002C2723"/>
    <w:rsid w:val="002C291A"/>
    <w:rsid w:val="002C351E"/>
    <w:rsid w:val="002C4A1D"/>
    <w:rsid w:val="002C556D"/>
    <w:rsid w:val="002C641A"/>
    <w:rsid w:val="002C68BF"/>
    <w:rsid w:val="002C768F"/>
    <w:rsid w:val="002C7ED6"/>
    <w:rsid w:val="002D0F9D"/>
    <w:rsid w:val="002D12EE"/>
    <w:rsid w:val="002D1378"/>
    <w:rsid w:val="002D18A8"/>
    <w:rsid w:val="002D1E65"/>
    <w:rsid w:val="002D1ECE"/>
    <w:rsid w:val="002D2050"/>
    <w:rsid w:val="002D216D"/>
    <w:rsid w:val="002D2CE0"/>
    <w:rsid w:val="002D2E30"/>
    <w:rsid w:val="002D3578"/>
    <w:rsid w:val="002D450B"/>
    <w:rsid w:val="002D4EC7"/>
    <w:rsid w:val="002D541C"/>
    <w:rsid w:val="002D5B62"/>
    <w:rsid w:val="002D62C1"/>
    <w:rsid w:val="002D6744"/>
    <w:rsid w:val="002D6921"/>
    <w:rsid w:val="002D6A7A"/>
    <w:rsid w:val="002D6E80"/>
    <w:rsid w:val="002D7995"/>
    <w:rsid w:val="002D7ACA"/>
    <w:rsid w:val="002E04FC"/>
    <w:rsid w:val="002E0AE5"/>
    <w:rsid w:val="002E0DF8"/>
    <w:rsid w:val="002E1814"/>
    <w:rsid w:val="002E1A33"/>
    <w:rsid w:val="002E1DEE"/>
    <w:rsid w:val="002E20BB"/>
    <w:rsid w:val="002E2367"/>
    <w:rsid w:val="002E25EE"/>
    <w:rsid w:val="002E28B3"/>
    <w:rsid w:val="002E39B9"/>
    <w:rsid w:val="002E39E7"/>
    <w:rsid w:val="002E3BED"/>
    <w:rsid w:val="002E3C7E"/>
    <w:rsid w:val="002E3CF3"/>
    <w:rsid w:val="002E4172"/>
    <w:rsid w:val="002E4D6F"/>
    <w:rsid w:val="002E4E6B"/>
    <w:rsid w:val="002E5F83"/>
    <w:rsid w:val="002E60B9"/>
    <w:rsid w:val="002E65AB"/>
    <w:rsid w:val="002E6CE8"/>
    <w:rsid w:val="002E6F1E"/>
    <w:rsid w:val="002E7B52"/>
    <w:rsid w:val="002E7B6B"/>
    <w:rsid w:val="002F04D3"/>
    <w:rsid w:val="002F05DF"/>
    <w:rsid w:val="002F0AFA"/>
    <w:rsid w:val="002F121C"/>
    <w:rsid w:val="002F2358"/>
    <w:rsid w:val="002F24D7"/>
    <w:rsid w:val="002F2C32"/>
    <w:rsid w:val="002F320B"/>
    <w:rsid w:val="002F36E1"/>
    <w:rsid w:val="002F3A06"/>
    <w:rsid w:val="002F3C4E"/>
    <w:rsid w:val="002F44FB"/>
    <w:rsid w:val="002F450F"/>
    <w:rsid w:val="002F498A"/>
    <w:rsid w:val="002F53D0"/>
    <w:rsid w:val="002F5579"/>
    <w:rsid w:val="002F58A7"/>
    <w:rsid w:val="002F5B7D"/>
    <w:rsid w:val="002F6952"/>
    <w:rsid w:val="002F6E46"/>
    <w:rsid w:val="002F7600"/>
    <w:rsid w:val="002F78AF"/>
    <w:rsid w:val="002F7CCB"/>
    <w:rsid w:val="00300110"/>
    <w:rsid w:val="003006D7"/>
    <w:rsid w:val="003019A2"/>
    <w:rsid w:val="00301AED"/>
    <w:rsid w:val="003021D4"/>
    <w:rsid w:val="0030252B"/>
    <w:rsid w:val="0030285B"/>
    <w:rsid w:val="00302C66"/>
    <w:rsid w:val="00303243"/>
    <w:rsid w:val="003038E8"/>
    <w:rsid w:val="00303F30"/>
    <w:rsid w:val="0030410F"/>
    <w:rsid w:val="00304BE9"/>
    <w:rsid w:val="003052DC"/>
    <w:rsid w:val="00305E87"/>
    <w:rsid w:val="00306014"/>
    <w:rsid w:val="00307060"/>
    <w:rsid w:val="0030726A"/>
    <w:rsid w:val="003078BE"/>
    <w:rsid w:val="00307E84"/>
    <w:rsid w:val="0031074A"/>
    <w:rsid w:val="003115EF"/>
    <w:rsid w:val="00311C75"/>
    <w:rsid w:val="00311E7A"/>
    <w:rsid w:val="00312E90"/>
    <w:rsid w:val="0031328C"/>
    <w:rsid w:val="0031346E"/>
    <w:rsid w:val="00313846"/>
    <w:rsid w:val="0031426F"/>
    <w:rsid w:val="00314BF6"/>
    <w:rsid w:val="003157AD"/>
    <w:rsid w:val="00315829"/>
    <w:rsid w:val="003160DB"/>
    <w:rsid w:val="00316362"/>
    <w:rsid w:val="00316E2D"/>
    <w:rsid w:val="00317084"/>
    <w:rsid w:val="003171D1"/>
    <w:rsid w:val="00317508"/>
    <w:rsid w:val="00317532"/>
    <w:rsid w:val="00317662"/>
    <w:rsid w:val="0031768D"/>
    <w:rsid w:val="00317727"/>
    <w:rsid w:val="003178FC"/>
    <w:rsid w:val="00320E53"/>
    <w:rsid w:val="003210B5"/>
    <w:rsid w:val="00321312"/>
    <w:rsid w:val="0032144A"/>
    <w:rsid w:val="00321603"/>
    <w:rsid w:val="003221D9"/>
    <w:rsid w:val="00322DE3"/>
    <w:rsid w:val="00323AC6"/>
    <w:rsid w:val="00323E0C"/>
    <w:rsid w:val="00323E76"/>
    <w:rsid w:val="00324181"/>
    <w:rsid w:val="00324551"/>
    <w:rsid w:val="0032486A"/>
    <w:rsid w:val="003257BD"/>
    <w:rsid w:val="0032651B"/>
    <w:rsid w:val="00326771"/>
    <w:rsid w:val="003268B6"/>
    <w:rsid w:val="00326EC6"/>
    <w:rsid w:val="00327323"/>
    <w:rsid w:val="00327806"/>
    <w:rsid w:val="00327FC0"/>
    <w:rsid w:val="0033024E"/>
    <w:rsid w:val="0033035C"/>
    <w:rsid w:val="003304CE"/>
    <w:rsid w:val="00330F1A"/>
    <w:rsid w:val="0033124C"/>
    <w:rsid w:val="0033156A"/>
    <w:rsid w:val="003320D8"/>
    <w:rsid w:val="00332DB7"/>
    <w:rsid w:val="00333936"/>
    <w:rsid w:val="00333CDF"/>
    <w:rsid w:val="00333EAA"/>
    <w:rsid w:val="00333FFA"/>
    <w:rsid w:val="0033426A"/>
    <w:rsid w:val="003344FC"/>
    <w:rsid w:val="00335213"/>
    <w:rsid w:val="003352C1"/>
    <w:rsid w:val="0033541E"/>
    <w:rsid w:val="00335641"/>
    <w:rsid w:val="00336237"/>
    <w:rsid w:val="003379FC"/>
    <w:rsid w:val="00337F05"/>
    <w:rsid w:val="003400CF"/>
    <w:rsid w:val="003402E4"/>
    <w:rsid w:val="00340FC7"/>
    <w:rsid w:val="00341FE1"/>
    <w:rsid w:val="00342B84"/>
    <w:rsid w:val="00343AB1"/>
    <w:rsid w:val="00343CE3"/>
    <w:rsid w:val="00343DB2"/>
    <w:rsid w:val="003454D2"/>
    <w:rsid w:val="003457C6"/>
    <w:rsid w:val="0034592C"/>
    <w:rsid w:val="00345B60"/>
    <w:rsid w:val="00345DE5"/>
    <w:rsid w:val="00345E44"/>
    <w:rsid w:val="00345F02"/>
    <w:rsid w:val="003460A7"/>
    <w:rsid w:val="0034630C"/>
    <w:rsid w:val="00346D3F"/>
    <w:rsid w:val="003470ED"/>
    <w:rsid w:val="00347575"/>
    <w:rsid w:val="00347DD7"/>
    <w:rsid w:val="0035009A"/>
    <w:rsid w:val="00350738"/>
    <w:rsid w:val="00350BE3"/>
    <w:rsid w:val="003511E9"/>
    <w:rsid w:val="00351306"/>
    <w:rsid w:val="003513FE"/>
    <w:rsid w:val="00351C53"/>
    <w:rsid w:val="00352739"/>
    <w:rsid w:val="003527A0"/>
    <w:rsid w:val="003528C3"/>
    <w:rsid w:val="00352C6B"/>
    <w:rsid w:val="0035333F"/>
    <w:rsid w:val="003536ED"/>
    <w:rsid w:val="00353FA6"/>
    <w:rsid w:val="00354351"/>
    <w:rsid w:val="0035596B"/>
    <w:rsid w:val="0035612B"/>
    <w:rsid w:val="00356CAB"/>
    <w:rsid w:val="00357140"/>
    <w:rsid w:val="00357152"/>
    <w:rsid w:val="003572AA"/>
    <w:rsid w:val="00357525"/>
    <w:rsid w:val="00357AC7"/>
    <w:rsid w:val="00357BC5"/>
    <w:rsid w:val="00357D4B"/>
    <w:rsid w:val="00357D9A"/>
    <w:rsid w:val="0036036D"/>
    <w:rsid w:val="0036171A"/>
    <w:rsid w:val="0036198D"/>
    <w:rsid w:val="003619D9"/>
    <w:rsid w:val="00361DDC"/>
    <w:rsid w:val="00362591"/>
    <w:rsid w:val="003627D3"/>
    <w:rsid w:val="00362A24"/>
    <w:rsid w:val="00363189"/>
    <w:rsid w:val="00363347"/>
    <w:rsid w:val="00364471"/>
    <w:rsid w:val="003648B5"/>
    <w:rsid w:val="00365084"/>
    <w:rsid w:val="003653FD"/>
    <w:rsid w:val="0036570E"/>
    <w:rsid w:val="00365A82"/>
    <w:rsid w:val="00365E79"/>
    <w:rsid w:val="0036661A"/>
    <w:rsid w:val="00366AB8"/>
    <w:rsid w:val="00367071"/>
    <w:rsid w:val="0036719B"/>
    <w:rsid w:val="00367B19"/>
    <w:rsid w:val="00367B7D"/>
    <w:rsid w:val="00370C9D"/>
    <w:rsid w:val="00371C3E"/>
    <w:rsid w:val="00371D61"/>
    <w:rsid w:val="00371F65"/>
    <w:rsid w:val="00372234"/>
    <w:rsid w:val="00372668"/>
    <w:rsid w:val="0037303B"/>
    <w:rsid w:val="00373265"/>
    <w:rsid w:val="00373431"/>
    <w:rsid w:val="0037361D"/>
    <w:rsid w:val="00374800"/>
    <w:rsid w:val="00374DA1"/>
    <w:rsid w:val="003750EF"/>
    <w:rsid w:val="00375450"/>
    <w:rsid w:val="003765E5"/>
    <w:rsid w:val="003767A0"/>
    <w:rsid w:val="00376C8C"/>
    <w:rsid w:val="00376F43"/>
    <w:rsid w:val="00377378"/>
    <w:rsid w:val="00377C59"/>
    <w:rsid w:val="00377C75"/>
    <w:rsid w:val="0038133A"/>
    <w:rsid w:val="00381694"/>
    <w:rsid w:val="0038184E"/>
    <w:rsid w:val="003831CA"/>
    <w:rsid w:val="003832F0"/>
    <w:rsid w:val="0038341A"/>
    <w:rsid w:val="00383544"/>
    <w:rsid w:val="003839E3"/>
    <w:rsid w:val="00385C0E"/>
    <w:rsid w:val="00386622"/>
    <w:rsid w:val="00386AA8"/>
    <w:rsid w:val="003873EC"/>
    <w:rsid w:val="00387BDD"/>
    <w:rsid w:val="00387DD7"/>
    <w:rsid w:val="00390DF6"/>
    <w:rsid w:val="00390ECE"/>
    <w:rsid w:val="00391583"/>
    <w:rsid w:val="00391AC6"/>
    <w:rsid w:val="00391D52"/>
    <w:rsid w:val="0039341B"/>
    <w:rsid w:val="0039479A"/>
    <w:rsid w:val="00394F88"/>
    <w:rsid w:val="00395E42"/>
    <w:rsid w:val="00396495"/>
    <w:rsid w:val="003965A7"/>
    <w:rsid w:val="00396931"/>
    <w:rsid w:val="00397151"/>
    <w:rsid w:val="003979AB"/>
    <w:rsid w:val="00397DBC"/>
    <w:rsid w:val="00397F6E"/>
    <w:rsid w:val="003A087B"/>
    <w:rsid w:val="003A0D69"/>
    <w:rsid w:val="003A0F17"/>
    <w:rsid w:val="003A1D31"/>
    <w:rsid w:val="003A23D7"/>
    <w:rsid w:val="003A2588"/>
    <w:rsid w:val="003A287B"/>
    <w:rsid w:val="003A2D54"/>
    <w:rsid w:val="003A2F62"/>
    <w:rsid w:val="003A331C"/>
    <w:rsid w:val="003A3C31"/>
    <w:rsid w:val="003A450C"/>
    <w:rsid w:val="003A4824"/>
    <w:rsid w:val="003A4B49"/>
    <w:rsid w:val="003A558E"/>
    <w:rsid w:val="003A55D6"/>
    <w:rsid w:val="003A57E9"/>
    <w:rsid w:val="003A5CD8"/>
    <w:rsid w:val="003A5F0B"/>
    <w:rsid w:val="003A5F17"/>
    <w:rsid w:val="003A5F5B"/>
    <w:rsid w:val="003A6367"/>
    <w:rsid w:val="003A6477"/>
    <w:rsid w:val="003A67D0"/>
    <w:rsid w:val="003A7750"/>
    <w:rsid w:val="003A77FE"/>
    <w:rsid w:val="003A7A61"/>
    <w:rsid w:val="003B0209"/>
    <w:rsid w:val="003B0B86"/>
    <w:rsid w:val="003B156F"/>
    <w:rsid w:val="003B1856"/>
    <w:rsid w:val="003B2067"/>
    <w:rsid w:val="003B2AA7"/>
    <w:rsid w:val="003B2D4A"/>
    <w:rsid w:val="003B2FD3"/>
    <w:rsid w:val="003B3362"/>
    <w:rsid w:val="003B39BB"/>
    <w:rsid w:val="003B3C81"/>
    <w:rsid w:val="003B4C70"/>
    <w:rsid w:val="003B4E65"/>
    <w:rsid w:val="003B522E"/>
    <w:rsid w:val="003B5236"/>
    <w:rsid w:val="003B59EC"/>
    <w:rsid w:val="003B5E1D"/>
    <w:rsid w:val="003B60F4"/>
    <w:rsid w:val="003B6345"/>
    <w:rsid w:val="003B67C0"/>
    <w:rsid w:val="003B6C49"/>
    <w:rsid w:val="003B6C85"/>
    <w:rsid w:val="003B765A"/>
    <w:rsid w:val="003B770B"/>
    <w:rsid w:val="003B7850"/>
    <w:rsid w:val="003B7E2B"/>
    <w:rsid w:val="003C0115"/>
    <w:rsid w:val="003C031B"/>
    <w:rsid w:val="003C0706"/>
    <w:rsid w:val="003C0B6F"/>
    <w:rsid w:val="003C0BBC"/>
    <w:rsid w:val="003C0CBC"/>
    <w:rsid w:val="003C28BC"/>
    <w:rsid w:val="003C2B0F"/>
    <w:rsid w:val="003C2B90"/>
    <w:rsid w:val="003C2E07"/>
    <w:rsid w:val="003C3653"/>
    <w:rsid w:val="003C36E3"/>
    <w:rsid w:val="003C39F0"/>
    <w:rsid w:val="003C3EA0"/>
    <w:rsid w:val="003C3FB9"/>
    <w:rsid w:val="003C487C"/>
    <w:rsid w:val="003C5118"/>
    <w:rsid w:val="003C5720"/>
    <w:rsid w:val="003C64D1"/>
    <w:rsid w:val="003C656C"/>
    <w:rsid w:val="003C676E"/>
    <w:rsid w:val="003D00FB"/>
    <w:rsid w:val="003D023F"/>
    <w:rsid w:val="003D0A4F"/>
    <w:rsid w:val="003D0F00"/>
    <w:rsid w:val="003D175D"/>
    <w:rsid w:val="003D17B6"/>
    <w:rsid w:val="003D17C2"/>
    <w:rsid w:val="003D1981"/>
    <w:rsid w:val="003D1C65"/>
    <w:rsid w:val="003D2189"/>
    <w:rsid w:val="003D26CF"/>
    <w:rsid w:val="003D2A9C"/>
    <w:rsid w:val="003D2BD3"/>
    <w:rsid w:val="003D3068"/>
    <w:rsid w:val="003D3164"/>
    <w:rsid w:val="003D33E9"/>
    <w:rsid w:val="003D3B2F"/>
    <w:rsid w:val="003D3B75"/>
    <w:rsid w:val="003D4236"/>
    <w:rsid w:val="003D499F"/>
    <w:rsid w:val="003D4A14"/>
    <w:rsid w:val="003D4ACF"/>
    <w:rsid w:val="003D51FA"/>
    <w:rsid w:val="003D5527"/>
    <w:rsid w:val="003D55E5"/>
    <w:rsid w:val="003D56C3"/>
    <w:rsid w:val="003D5810"/>
    <w:rsid w:val="003D5DF9"/>
    <w:rsid w:val="003D6103"/>
    <w:rsid w:val="003D6376"/>
    <w:rsid w:val="003D6706"/>
    <w:rsid w:val="003D6A9B"/>
    <w:rsid w:val="003D7352"/>
    <w:rsid w:val="003D78E5"/>
    <w:rsid w:val="003E006B"/>
    <w:rsid w:val="003E05B2"/>
    <w:rsid w:val="003E064E"/>
    <w:rsid w:val="003E0B85"/>
    <w:rsid w:val="003E0FC3"/>
    <w:rsid w:val="003E15EF"/>
    <w:rsid w:val="003E1F6F"/>
    <w:rsid w:val="003E2085"/>
    <w:rsid w:val="003E20E4"/>
    <w:rsid w:val="003E21F1"/>
    <w:rsid w:val="003E2426"/>
    <w:rsid w:val="003E39C8"/>
    <w:rsid w:val="003E3E86"/>
    <w:rsid w:val="003E41C2"/>
    <w:rsid w:val="003E45AE"/>
    <w:rsid w:val="003E4794"/>
    <w:rsid w:val="003E4B15"/>
    <w:rsid w:val="003E4BCA"/>
    <w:rsid w:val="003E4E8E"/>
    <w:rsid w:val="003E4ED2"/>
    <w:rsid w:val="003E5274"/>
    <w:rsid w:val="003E5452"/>
    <w:rsid w:val="003E54FC"/>
    <w:rsid w:val="003E59C0"/>
    <w:rsid w:val="003E6239"/>
    <w:rsid w:val="003E64E3"/>
    <w:rsid w:val="003E6702"/>
    <w:rsid w:val="003E6825"/>
    <w:rsid w:val="003E6A2E"/>
    <w:rsid w:val="003E6ACA"/>
    <w:rsid w:val="003E6B26"/>
    <w:rsid w:val="003E76E6"/>
    <w:rsid w:val="003E7D32"/>
    <w:rsid w:val="003F0833"/>
    <w:rsid w:val="003F0BC5"/>
    <w:rsid w:val="003F101B"/>
    <w:rsid w:val="003F148C"/>
    <w:rsid w:val="003F1563"/>
    <w:rsid w:val="003F1A58"/>
    <w:rsid w:val="003F214E"/>
    <w:rsid w:val="003F2180"/>
    <w:rsid w:val="003F275B"/>
    <w:rsid w:val="003F2968"/>
    <w:rsid w:val="003F2EA5"/>
    <w:rsid w:val="003F2F21"/>
    <w:rsid w:val="003F3108"/>
    <w:rsid w:val="003F3279"/>
    <w:rsid w:val="003F33B5"/>
    <w:rsid w:val="003F35CC"/>
    <w:rsid w:val="003F37CC"/>
    <w:rsid w:val="003F3C76"/>
    <w:rsid w:val="003F3CF8"/>
    <w:rsid w:val="003F3FB0"/>
    <w:rsid w:val="003F40CD"/>
    <w:rsid w:val="003F5988"/>
    <w:rsid w:val="003F5E54"/>
    <w:rsid w:val="003F670A"/>
    <w:rsid w:val="003F696E"/>
    <w:rsid w:val="003F6AF1"/>
    <w:rsid w:val="003F6E79"/>
    <w:rsid w:val="003F75F9"/>
    <w:rsid w:val="003F76BF"/>
    <w:rsid w:val="003F76C4"/>
    <w:rsid w:val="003F7C46"/>
    <w:rsid w:val="003F7CD7"/>
    <w:rsid w:val="004003D3"/>
    <w:rsid w:val="00400D49"/>
    <w:rsid w:val="00400EFA"/>
    <w:rsid w:val="004010CE"/>
    <w:rsid w:val="0040124A"/>
    <w:rsid w:val="004012AE"/>
    <w:rsid w:val="0040132E"/>
    <w:rsid w:val="00401A6D"/>
    <w:rsid w:val="00401F47"/>
    <w:rsid w:val="00402181"/>
    <w:rsid w:val="004025C1"/>
    <w:rsid w:val="00402713"/>
    <w:rsid w:val="00403358"/>
    <w:rsid w:val="00403502"/>
    <w:rsid w:val="0040371B"/>
    <w:rsid w:val="00403842"/>
    <w:rsid w:val="00405082"/>
    <w:rsid w:val="00405448"/>
    <w:rsid w:val="00405DB5"/>
    <w:rsid w:val="00405DE0"/>
    <w:rsid w:val="004064D9"/>
    <w:rsid w:val="00406921"/>
    <w:rsid w:val="00406CA6"/>
    <w:rsid w:val="0041006F"/>
    <w:rsid w:val="00410C96"/>
    <w:rsid w:val="00410E43"/>
    <w:rsid w:val="00410EBB"/>
    <w:rsid w:val="00411220"/>
    <w:rsid w:val="004119E9"/>
    <w:rsid w:val="004122F0"/>
    <w:rsid w:val="00412A69"/>
    <w:rsid w:val="00412EB8"/>
    <w:rsid w:val="0041328F"/>
    <w:rsid w:val="00413C59"/>
    <w:rsid w:val="004143C4"/>
    <w:rsid w:val="004143EC"/>
    <w:rsid w:val="00415034"/>
    <w:rsid w:val="00415168"/>
    <w:rsid w:val="00415868"/>
    <w:rsid w:val="00415DD7"/>
    <w:rsid w:val="004166D3"/>
    <w:rsid w:val="00416B55"/>
    <w:rsid w:val="0041705F"/>
    <w:rsid w:val="0041713B"/>
    <w:rsid w:val="0041759A"/>
    <w:rsid w:val="004179E2"/>
    <w:rsid w:val="00420DF4"/>
    <w:rsid w:val="00421681"/>
    <w:rsid w:val="00421A05"/>
    <w:rsid w:val="00421DC8"/>
    <w:rsid w:val="0042244B"/>
    <w:rsid w:val="0042246F"/>
    <w:rsid w:val="00422B08"/>
    <w:rsid w:val="0042314D"/>
    <w:rsid w:val="00423D38"/>
    <w:rsid w:val="00424303"/>
    <w:rsid w:val="0042484D"/>
    <w:rsid w:val="00424858"/>
    <w:rsid w:val="00424C10"/>
    <w:rsid w:val="00425756"/>
    <w:rsid w:val="00427131"/>
    <w:rsid w:val="00427393"/>
    <w:rsid w:val="0042748B"/>
    <w:rsid w:val="00427BF2"/>
    <w:rsid w:val="00427E68"/>
    <w:rsid w:val="00430C16"/>
    <w:rsid w:val="00431B55"/>
    <w:rsid w:val="00431DD5"/>
    <w:rsid w:val="00431FDE"/>
    <w:rsid w:val="00433A03"/>
    <w:rsid w:val="00433E77"/>
    <w:rsid w:val="0043400C"/>
    <w:rsid w:val="00434235"/>
    <w:rsid w:val="004342AF"/>
    <w:rsid w:val="00434318"/>
    <w:rsid w:val="004343FE"/>
    <w:rsid w:val="00434527"/>
    <w:rsid w:val="0043499C"/>
    <w:rsid w:val="00435256"/>
    <w:rsid w:val="004352FA"/>
    <w:rsid w:val="004355F6"/>
    <w:rsid w:val="00435AE6"/>
    <w:rsid w:val="00435B5F"/>
    <w:rsid w:val="00435DD4"/>
    <w:rsid w:val="00436B8B"/>
    <w:rsid w:val="00437FD3"/>
    <w:rsid w:val="00440033"/>
    <w:rsid w:val="0044052F"/>
    <w:rsid w:val="004410F5"/>
    <w:rsid w:val="00441570"/>
    <w:rsid w:val="00441ACF"/>
    <w:rsid w:val="00441C26"/>
    <w:rsid w:val="00441E05"/>
    <w:rsid w:val="00442252"/>
    <w:rsid w:val="004424B3"/>
    <w:rsid w:val="0044366C"/>
    <w:rsid w:val="00443AB3"/>
    <w:rsid w:val="004443F8"/>
    <w:rsid w:val="00444B08"/>
    <w:rsid w:val="00446221"/>
    <w:rsid w:val="00446F9A"/>
    <w:rsid w:val="00447036"/>
    <w:rsid w:val="004479C0"/>
    <w:rsid w:val="00447F17"/>
    <w:rsid w:val="00450C06"/>
    <w:rsid w:val="00450F22"/>
    <w:rsid w:val="00452931"/>
    <w:rsid w:val="004537A0"/>
    <w:rsid w:val="00453FCE"/>
    <w:rsid w:val="004546D2"/>
    <w:rsid w:val="004548C7"/>
    <w:rsid w:val="00454A5E"/>
    <w:rsid w:val="00454D27"/>
    <w:rsid w:val="00454FF0"/>
    <w:rsid w:val="00455C6A"/>
    <w:rsid w:val="00455C86"/>
    <w:rsid w:val="004562A9"/>
    <w:rsid w:val="0045699C"/>
    <w:rsid w:val="00457039"/>
    <w:rsid w:val="004570C1"/>
    <w:rsid w:val="00457A27"/>
    <w:rsid w:val="00461534"/>
    <w:rsid w:val="00461753"/>
    <w:rsid w:val="004621D3"/>
    <w:rsid w:val="004622E0"/>
    <w:rsid w:val="00462BD2"/>
    <w:rsid w:val="0046396C"/>
    <w:rsid w:val="004642E3"/>
    <w:rsid w:val="00464F21"/>
    <w:rsid w:val="00465690"/>
    <w:rsid w:val="00465909"/>
    <w:rsid w:val="00465B28"/>
    <w:rsid w:val="00465CF9"/>
    <w:rsid w:val="00466141"/>
    <w:rsid w:val="00466AED"/>
    <w:rsid w:val="00466B48"/>
    <w:rsid w:val="00466BA5"/>
    <w:rsid w:val="00467B6C"/>
    <w:rsid w:val="00467BE9"/>
    <w:rsid w:val="00470A27"/>
    <w:rsid w:val="00470D03"/>
    <w:rsid w:val="00470EF8"/>
    <w:rsid w:val="004710EC"/>
    <w:rsid w:val="00471441"/>
    <w:rsid w:val="004719C4"/>
    <w:rsid w:val="00471D1C"/>
    <w:rsid w:val="004721F0"/>
    <w:rsid w:val="00472415"/>
    <w:rsid w:val="0047256C"/>
    <w:rsid w:val="0047263C"/>
    <w:rsid w:val="0047265F"/>
    <w:rsid w:val="004726D3"/>
    <w:rsid w:val="00472882"/>
    <w:rsid w:val="004731E7"/>
    <w:rsid w:val="0047458D"/>
    <w:rsid w:val="004748ED"/>
    <w:rsid w:val="00474BF8"/>
    <w:rsid w:val="00474FA7"/>
    <w:rsid w:val="004756E8"/>
    <w:rsid w:val="00475D6D"/>
    <w:rsid w:val="00476853"/>
    <w:rsid w:val="004769B0"/>
    <w:rsid w:val="00476C0A"/>
    <w:rsid w:val="0047726D"/>
    <w:rsid w:val="0047746B"/>
    <w:rsid w:val="00477D86"/>
    <w:rsid w:val="00477E77"/>
    <w:rsid w:val="00480F8A"/>
    <w:rsid w:val="00481159"/>
    <w:rsid w:val="0048116B"/>
    <w:rsid w:val="00481373"/>
    <w:rsid w:val="0048145F"/>
    <w:rsid w:val="004818C8"/>
    <w:rsid w:val="004818DC"/>
    <w:rsid w:val="00481BB1"/>
    <w:rsid w:val="00481C84"/>
    <w:rsid w:val="00481D0A"/>
    <w:rsid w:val="00481ED8"/>
    <w:rsid w:val="0048209A"/>
    <w:rsid w:val="00482954"/>
    <w:rsid w:val="004834C0"/>
    <w:rsid w:val="004836D4"/>
    <w:rsid w:val="00483E64"/>
    <w:rsid w:val="00483F19"/>
    <w:rsid w:val="00484AE3"/>
    <w:rsid w:val="00485312"/>
    <w:rsid w:val="00485E99"/>
    <w:rsid w:val="00486BF4"/>
    <w:rsid w:val="00486F67"/>
    <w:rsid w:val="004874E6"/>
    <w:rsid w:val="004874FD"/>
    <w:rsid w:val="004876DD"/>
    <w:rsid w:val="0048785C"/>
    <w:rsid w:val="00487A6E"/>
    <w:rsid w:val="0049029B"/>
    <w:rsid w:val="00490466"/>
    <w:rsid w:val="004906C3"/>
    <w:rsid w:val="00490799"/>
    <w:rsid w:val="00490FA9"/>
    <w:rsid w:val="0049101B"/>
    <w:rsid w:val="004918D5"/>
    <w:rsid w:val="00492C0B"/>
    <w:rsid w:val="004933CD"/>
    <w:rsid w:val="00493992"/>
    <w:rsid w:val="00493D94"/>
    <w:rsid w:val="0049426E"/>
    <w:rsid w:val="0049465D"/>
    <w:rsid w:val="00494CEE"/>
    <w:rsid w:val="00495F97"/>
    <w:rsid w:val="004968FD"/>
    <w:rsid w:val="00496916"/>
    <w:rsid w:val="00496D81"/>
    <w:rsid w:val="00496E0F"/>
    <w:rsid w:val="00497D67"/>
    <w:rsid w:val="004A00F0"/>
    <w:rsid w:val="004A0595"/>
    <w:rsid w:val="004A0AA3"/>
    <w:rsid w:val="004A0C8C"/>
    <w:rsid w:val="004A0EFD"/>
    <w:rsid w:val="004A147C"/>
    <w:rsid w:val="004A1636"/>
    <w:rsid w:val="004A1879"/>
    <w:rsid w:val="004A19CC"/>
    <w:rsid w:val="004A1D6B"/>
    <w:rsid w:val="004A24B5"/>
    <w:rsid w:val="004A2650"/>
    <w:rsid w:val="004A2A76"/>
    <w:rsid w:val="004A2FF3"/>
    <w:rsid w:val="004A321A"/>
    <w:rsid w:val="004A3489"/>
    <w:rsid w:val="004A3B4B"/>
    <w:rsid w:val="004A3D74"/>
    <w:rsid w:val="004A402E"/>
    <w:rsid w:val="004A419A"/>
    <w:rsid w:val="004A44EE"/>
    <w:rsid w:val="004A5322"/>
    <w:rsid w:val="004A55FB"/>
    <w:rsid w:val="004A5E50"/>
    <w:rsid w:val="004A605B"/>
    <w:rsid w:val="004A68CD"/>
    <w:rsid w:val="004A6A76"/>
    <w:rsid w:val="004A6F91"/>
    <w:rsid w:val="004A70CE"/>
    <w:rsid w:val="004A72B8"/>
    <w:rsid w:val="004A77B0"/>
    <w:rsid w:val="004B0015"/>
    <w:rsid w:val="004B0607"/>
    <w:rsid w:val="004B0822"/>
    <w:rsid w:val="004B1ABE"/>
    <w:rsid w:val="004B22FC"/>
    <w:rsid w:val="004B23CA"/>
    <w:rsid w:val="004B2731"/>
    <w:rsid w:val="004B27CD"/>
    <w:rsid w:val="004B2C15"/>
    <w:rsid w:val="004B2CAB"/>
    <w:rsid w:val="004B3278"/>
    <w:rsid w:val="004B3633"/>
    <w:rsid w:val="004B37C1"/>
    <w:rsid w:val="004B3B96"/>
    <w:rsid w:val="004B3EE9"/>
    <w:rsid w:val="004B4166"/>
    <w:rsid w:val="004B43C5"/>
    <w:rsid w:val="004B4569"/>
    <w:rsid w:val="004B46FF"/>
    <w:rsid w:val="004B5292"/>
    <w:rsid w:val="004B5F69"/>
    <w:rsid w:val="004B5FB3"/>
    <w:rsid w:val="004B627D"/>
    <w:rsid w:val="004B67E5"/>
    <w:rsid w:val="004B6843"/>
    <w:rsid w:val="004B68BD"/>
    <w:rsid w:val="004B6B7D"/>
    <w:rsid w:val="004B6BA4"/>
    <w:rsid w:val="004B7596"/>
    <w:rsid w:val="004B7855"/>
    <w:rsid w:val="004B79B1"/>
    <w:rsid w:val="004B7BBC"/>
    <w:rsid w:val="004B7F13"/>
    <w:rsid w:val="004C0741"/>
    <w:rsid w:val="004C11B5"/>
    <w:rsid w:val="004C1284"/>
    <w:rsid w:val="004C1673"/>
    <w:rsid w:val="004C1B88"/>
    <w:rsid w:val="004C1FE3"/>
    <w:rsid w:val="004C29BE"/>
    <w:rsid w:val="004C472D"/>
    <w:rsid w:val="004C4E20"/>
    <w:rsid w:val="004C5324"/>
    <w:rsid w:val="004C5396"/>
    <w:rsid w:val="004C5A87"/>
    <w:rsid w:val="004C62F6"/>
    <w:rsid w:val="004C7216"/>
    <w:rsid w:val="004C7665"/>
    <w:rsid w:val="004C7733"/>
    <w:rsid w:val="004C7840"/>
    <w:rsid w:val="004D02F3"/>
    <w:rsid w:val="004D064C"/>
    <w:rsid w:val="004D0A16"/>
    <w:rsid w:val="004D2AE7"/>
    <w:rsid w:val="004D2C13"/>
    <w:rsid w:val="004D2EB8"/>
    <w:rsid w:val="004D419E"/>
    <w:rsid w:val="004D445E"/>
    <w:rsid w:val="004D4FB9"/>
    <w:rsid w:val="004D50D9"/>
    <w:rsid w:val="004D5567"/>
    <w:rsid w:val="004D565C"/>
    <w:rsid w:val="004D59AC"/>
    <w:rsid w:val="004D5AEB"/>
    <w:rsid w:val="004D6C21"/>
    <w:rsid w:val="004D6D3E"/>
    <w:rsid w:val="004D6F51"/>
    <w:rsid w:val="004D76FD"/>
    <w:rsid w:val="004E01C6"/>
    <w:rsid w:val="004E1D1B"/>
    <w:rsid w:val="004E240C"/>
    <w:rsid w:val="004E3816"/>
    <w:rsid w:val="004E3850"/>
    <w:rsid w:val="004E42A4"/>
    <w:rsid w:val="004E45D2"/>
    <w:rsid w:val="004E5108"/>
    <w:rsid w:val="004E5703"/>
    <w:rsid w:val="004E5B92"/>
    <w:rsid w:val="004E6448"/>
    <w:rsid w:val="004E6D37"/>
    <w:rsid w:val="004E716A"/>
    <w:rsid w:val="004F0069"/>
    <w:rsid w:val="004F0A64"/>
    <w:rsid w:val="004F11E8"/>
    <w:rsid w:val="004F1C00"/>
    <w:rsid w:val="004F1F1E"/>
    <w:rsid w:val="004F2404"/>
    <w:rsid w:val="004F28C2"/>
    <w:rsid w:val="004F2A1F"/>
    <w:rsid w:val="004F2F6D"/>
    <w:rsid w:val="004F3EDD"/>
    <w:rsid w:val="004F46CA"/>
    <w:rsid w:val="004F4E6F"/>
    <w:rsid w:val="004F595D"/>
    <w:rsid w:val="004F78BD"/>
    <w:rsid w:val="0050009F"/>
    <w:rsid w:val="0050029E"/>
    <w:rsid w:val="005002F1"/>
    <w:rsid w:val="00500AA9"/>
    <w:rsid w:val="00500BF4"/>
    <w:rsid w:val="005017B6"/>
    <w:rsid w:val="005022F4"/>
    <w:rsid w:val="0050266C"/>
    <w:rsid w:val="0050378F"/>
    <w:rsid w:val="005039AB"/>
    <w:rsid w:val="00503BD5"/>
    <w:rsid w:val="00503DEB"/>
    <w:rsid w:val="00504082"/>
    <w:rsid w:val="005041D3"/>
    <w:rsid w:val="00504278"/>
    <w:rsid w:val="005049C8"/>
    <w:rsid w:val="00504D1C"/>
    <w:rsid w:val="00504DEA"/>
    <w:rsid w:val="00504E12"/>
    <w:rsid w:val="00505404"/>
    <w:rsid w:val="0050579C"/>
    <w:rsid w:val="00505ABF"/>
    <w:rsid w:val="00505BA8"/>
    <w:rsid w:val="00505CBD"/>
    <w:rsid w:val="00506716"/>
    <w:rsid w:val="00506746"/>
    <w:rsid w:val="00507201"/>
    <w:rsid w:val="00507224"/>
    <w:rsid w:val="00507792"/>
    <w:rsid w:val="00507EB0"/>
    <w:rsid w:val="005107F9"/>
    <w:rsid w:val="00510C57"/>
    <w:rsid w:val="00511AA7"/>
    <w:rsid w:val="00511BD1"/>
    <w:rsid w:val="00511F7A"/>
    <w:rsid w:val="00511FA3"/>
    <w:rsid w:val="00512373"/>
    <w:rsid w:val="00512A58"/>
    <w:rsid w:val="00512AE0"/>
    <w:rsid w:val="00512B7E"/>
    <w:rsid w:val="00512C97"/>
    <w:rsid w:val="00512EDE"/>
    <w:rsid w:val="00513387"/>
    <w:rsid w:val="0051350A"/>
    <w:rsid w:val="0051417C"/>
    <w:rsid w:val="005143FE"/>
    <w:rsid w:val="00514B37"/>
    <w:rsid w:val="00514D25"/>
    <w:rsid w:val="005154B5"/>
    <w:rsid w:val="005164C0"/>
    <w:rsid w:val="005171B9"/>
    <w:rsid w:val="00517405"/>
    <w:rsid w:val="005179ED"/>
    <w:rsid w:val="00520071"/>
    <w:rsid w:val="00520D78"/>
    <w:rsid w:val="00521446"/>
    <w:rsid w:val="00521B2F"/>
    <w:rsid w:val="00521E13"/>
    <w:rsid w:val="00521F81"/>
    <w:rsid w:val="00522197"/>
    <w:rsid w:val="005225CD"/>
    <w:rsid w:val="0052276B"/>
    <w:rsid w:val="00523141"/>
    <w:rsid w:val="00523145"/>
    <w:rsid w:val="00523A89"/>
    <w:rsid w:val="00523C43"/>
    <w:rsid w:val="00524195"/>
    <w:rsid w:val="00524457"/>
    <w:rsid w:val="0052486C"/>
    <w:rsid w:val="005248F0"/>
    <w:rsid w:val="00524990"/>
    <w:rsid w:val="00524AC1"/>
    <w:rsid w:val="005255E0"/>
    <w:rsid w:val="00525952"/>
    <w:rsid w:val="00525AE4"/>
    <w:rsid w:val="00526117"/>
    <w:rsid w:val="005263C6"/>
    <w:rsid w:val="00526567"/>
    <w:rsid w:val="005265E0"/>
    <w:rsid w:val="005266A5"/>
    <w:rsid w:val="00526B35"/>
    <w:rsid w:val="005274CE"/>
    <w:rsid w:val="0052775C"/>
    <w:rsid w:val="00527791"/>
    <w:rsid w:val="005306E4"/>
    <w:rsid w:val="005309D4"/>
    <w:rsid w:val="00530A30"/>
    <w:rsid w:val="0053113A"/>
    <w:rsid w:val="005315A6"/>
    <w:rsid w:val="005316F4"/>
    <w:rsid w:val="0053175A"/>
    <w:rsid w:val="005319CA"/>
    <w:rsid w:val="005333FB"/>
    <w:rsid w:val="00533681"/>
    <w:rsid w:val="00534724"/>
    <w:rsid w:val="005348DA"/>
    <w:rsid w:val="005349D7"/>
    <w:rsid w:val="00534DF2"/>
    <w:rsid w:val="00535DAE"/>
    <w:rsid w:val="00535E5F"/>
    <w:rsid w:val="00535F49"/>
    <w:rsid w:val="005365C0"/>
    <w:rsid w:val="005366FE"/>
    <w:rsid w:val="00536770"/>
    <w:rsid w:val="005371FE"/>
    <w:rsid w:val="00537444"/>
    <w:rsid w:val="00540531"/>
    <w:rsid w:val="00540702"/>
    <w:rsid w:val="00540AD1"/>
    <w:rsid w:val="005413EF"/>
    <w:rsid w:val="0054149E"/>
    <w:rsid w:val="00541886"/>
    <w:rsid w:val="00541BD3"/>
    <w:rsid w:val="00541C33"/>
    <w:rsid w:val="00542887"/>
    <w:rsid w:val="005432FA"/>
    <w:rsid w:val="00543577"/>
    <w:rsid w:val="005435F3"/>
    <w:rsid w:val="0054378C"/>
    <w:rsid w:val="0054383F"/>
    <w:rsid w:val="00543F83"/>
    <w:rsid w:val="00544048"/>
    <w:rsid w:val="005443FB"/>
    <w:rsid w:val="005454BE"/>
    <w:rsid w:val="0054575D"/>
    <w:rsid w:val="005458A6"/>
    <w:rsid w:val="00545FA6"/>
    <w:rsid w:val="0054605A"/>
    <w:rsid w:val="005462D1"/>
    <w:rsid w:val="005469D5"/>
    <w:rsid w:val="00546BD6"/>
    <w:rsid w:val="00546EE1"/>
    <w:rsid w:val="00547782"/>
    <w:rsid w:val="005479DB"/>
    <w:rsid w:val="00547AAA"/>
    <w:rsid w:val="00547BEC"/>
    <w:rsid w:val="00550272"/>
    <w:rsid w:val="00550683"/>
    <w:rsid w:val="00550F9C"/>
    <w:rsid w:val="00550FA7"/>
    <w:rsid w:val="00551153"/>
    <w:rsid w:val="00551325"/>
    <w:rsid w:val="0055228E"/>
    <w:rsid w:val="00553344"/>
    <w:rsid w:val="0055484A"/>
    <w:rsid w:val="005554D2"/>
    <w:rsid w:val="00555556"/>
    <w:rsid w:val="005558EF"/>
    <w:rsid w:val="00555BF4"/>
    <w:rsid w:val="00555D35"/>
    <w:rsid w:val="00555EDC"/>
    <w:rsid w:val="00556856"/>
    <w:rsid w:val="00556B4B"/>
    <w:rsid w:val="00557718"/>
    <w:rsid w:val="0055787B"/>
    <w:rsid w:val="005578B8"/>
    <w:rsid w:val="0055797B"/>
    <w:rsid w:val="00557ACD"/>
    <w:rsid w:val="00557B11"/>
    <w:rsid w:val="00560011"/>
    <w:rsid w:val="005600FB"/>
    <w:rsid w:val="0056017F"/>
    <w:rsid w:val="00561054"/>
    <w:rsid w:val="005611BF"/>
    <w:rsid w:val="0056185D"/>
    <w:rsid w:val="005618CE"/>
    <w:rsid w:val="00561C02"/>
    <w:rsid w:val="005638E4"/>
    <w:rsid w:val="00563BEF"/>
    <w:rsid w:val="00564322"/>
    <w:rsid w:val="00564BB2"/>
    <w:rsid w:val="00564D64"/>
    <w:rsid w:val="00564F86"/>
    <w:rsid w:val="00565011"/>
    <w:rsid w:val="005652F5"/>
    <w:rsid w:val="0056566C"/>
    <w:rsid w:val="00565B55"/>
    <w:rsid w:val="0056641F"/>
    <w:rsid w:val="00566607"/>
    <w:rsid w:val="00566750"/>
    <w:rsid w:val="005669C9"/>
    <w:rsid w:val="00566D90"/>
    <w:rsid w:val="00567B63"/>
    <w:rsid w:val="00567D49"/>
    <w:rsid w:val="00570468"/>
    <w:rsid w:val="00570703"/>
    <w:rsid w:val="00570B09"/>
    <w:rsid w:val="00571E2A"/>
    <w:rsid w:val="00571F34"/>
    <w:rsid w:val="00572B1C"/>
    <w:rsid w:val="00572B57"/>
    <w:rsid w:val="00572E38"/>
    <w:rsid w:val="00573284"/>
    <w:rsid w:val="005733A4"/>
    <w:rsid w:val="005734B1"/>
    <w:rsid w:val="00573888"/>
    <w:rsid w:val="00573DEB"/>
    <w:rsid w:val="00574364"/>
    <w:rsid w:val="0057523C"/>
    <w:rsid w:val="0057581E"/>
    <w:rsid w:val="005758C1"/>
    <w:rsid w:val="00575B11"/>
    <w:rsid w:val="00575BE2"/>
    <w:rsid w:val="00575D64"/>
    <w:rsid w:val="00576002"/>
    <w:rsid w:val="005768EA"/>
    <w:rsid w:val="00577191"/>
    <w:rsid w:val="005772F3"/>
    <w:rsid w:val="00577860"/>
    <w:rsid w:val="0058011F"/>
    <w:rsid w:val="00580334"/>
    <w:rsid w:val="00580D7E"/>
    <w:rsid w:val="005814B0"/>
    <w:rsid w:val="00582005"/>
    <w:rsid w:val="0058201A"/>
    <w:rsid w:val="00582122"/>
    <w:rsid w:val="005821E7"/>
    <w:rsid w:val="00582448"/>
    <w:rsid w:val="005828EC"/>
    <w:rsid w:val="00583A8D"/>
    <w:rsid w:val="00583D17"/>
    <w:rsid w:val="00583D7E"/>
    <w:rsid w:val="00583D89"/>
    <w:rsid w:val="00584166"/>
    <w:rsid w:val="0058476A"/>
    <w:rsid w:val="00584C6F"/>
    <w:rsid w:val="00584E92"/>
    <w:rsid w:val="005855DC"/>
    <w:rsid w:val="00585AE2"/>
    <w:rsid w:val="00585C7B"/>
    <w:rsid w:val="00587311"/>
    <w:rsid w:val="00587D42"/>
    <w:rsid w:val="00591886"/>
    <w:rsid w:val="005918E7"/>
    <w:rsid w:val="00591D28"/>
    <w:rsid w:val="0059251E"/>
    <w:rsid w:val="00592F05"/>
    <w:rsid w:val="00594315"/>
    <w:rsid w:val="0059492F"/>
    <w:rsid w:val="00594A66"/>
    <w:rsid w:val="005959F1"/>
    <w:rsid w:val="00595AC7"/>
    <w:rsid w:val="0059761C"/>
    <w:rsid w:val="00597B70"/>
    <w:rsid w:val="00597CCD"/>
    <w:rsid w:val="00597FA9"/>
    <w:rsid w:val="005A030B"/>
    <w:rsid w:val="005A03E1"/>
    <w:rsid w:val="005A054A"/>
    <w:rsid w:val="005A0674"/>
    <w:rsid w:val="005A0EBD"/>
    <w:rsid w:val="005A1F57"/>
    <w:rsid w:val="005A1FC4"/>
    <w:rsid w:val="005A2A99"/>
    <w:rsid w:val="005A3210"/>
    <w:rsid w:val="005A3324"/>
    <w:rsid w:val="005A3A19"/>
    <w:rsid w:val="005A48FE"/>
    <w:rsid w:val="005A4FB6"/>
    <w:rsid w:val="005A52E1"/>
    <w:rsid w:val="005A5988"/>
    <w:rsid w:val="005A5CA6"/>
    <w:rsid w:val="005A63C4"/>
    <w:rsid w:val="005A7C55"/>
    <w:rsid w:val="005A7C99"/>
    <w:rsid w:val="005A7CCD"/>
    <w:rsid w:val="005B125B"/>
    <w:rsid w:val="005B1E5F"/>
    <w:rsid w:val="005B20AD"/>
    <w:rsid w:val="005B2816"/>
    <w:rsid w:val="005B378E"/>
    <w:rsid w:val="005B38BD"/>
    <w:rsid w:val="005B3AF6"/>
    <w:rsid w:val="005B4685"/>
    <w:rsid w:val="005B4918"/>
    <w:rsid w:val="005B4951"/>
    <w:rsid w:val="005B4AFA"/>
    <w:rsid w:val="005B5E45"/>
    <w:rsid w:val="005B5E8B"/>
    <w:rsid w:val="005B5F7B"/>
    <w:rsid w:val="005B6CB5"/>
    <w:rsid w:val="005B6F83"/>
    <w:rsid w:val="005B7132"/>
    <w:rsid w:val="005B78C7"/>
    <w:rsid w:val="005B7B8A"/>
    <w:rsid w:val="005B7F69"/>
    <w:rsid w:val="005C000E"/>
    <w:rsid w:val="005C05E3"/>
    <w:rsid w:val="005C0731"/>
    <w:rsid w:val="005C0E19"/>
    <w:rsid w:val="005C1062"/>
    <w:rsid w:val="005C11CA"/>
    <w:rsid w:val="005C179E"/>
    <w:rsid w:val="005C187D"/>
    <w:rsid w:val="005C1CC1"/>
    <w:rsid w:val="005C2503"/>
    <w:rsid w:val="005C25E9"/>
    <w:rsid w:val="005C2611"/>
    <w:rsid w:val="005C263D"/>
    <w:rsid w:val="005C27DC"/>
    <w:rsid w:val="005C3084"/>
    <w:rsid w:val="005C4427"/>
    <w:rsid w:val="005C44B1"/>
    <w:rsid w:val="005C45CC"/>
    <w:rsid w:val="005C4B6F"/>
    <w:rsid w:val="005C4F28"/>
    <w:rsid w:val="005C4FD3"/>
    <w:rsid w:val="005C55AD"/>
    <w:rsid w:val="005C6376"/>
    <w:rsid w:val="005C6468"/>
    <w:rsid w:val="005C6BDA"/>
    <w:rsid w:val="005C7060"/>
    <w:rsid w:val="005C7067"/>
    <w:rsid w:val="005C7B9D"/>
    <w:rsid w:val="005D0122"/>
    <w:rsid w:val="005D0500"/>
    <w:rsid w:val="005D05BC"/>
    <w:rsid w:val="005D0800"/>
    <w:rsid w:val="005D1A97"/>
    <w:rsid w:val="005D1B0C"/>
    <w:rsid w:val="005D1B2B"/>
    <w:rsid w:val="005D2119"/>
    <w:rsid w:val="005D2664"/>
    <w:rsid w:val="005D2916"/>
    <w:rsid w:val="005D3035"/>
    <w:rsid w:val="005D31CA"/>
    <w:rsid w:val="005D325B"/>
    <w:rsid w:val="005D3663"/>
    <w:rsid w:val="005D36DD"/>
    <w:rsid w:val="005D456D"/>
    <w:rsid w:val="005D4BB6"/>
    <w:rsid w:val="005D4E14"/>
    <w:rsid w:val="005D5146"/>
    <w:rsid w:val="005D5277"/>
    <w:rsid w:val="005D53F4"/>
    <w:rsid w:val="005D57C1"/>
    <w:rsid w:val="005D58F5"/>
    <w:rsid w:val="005D5D58"/>
    <w:rsid w:val="005D65CA"/>
    <w:rsid w:val="005D6698"/>
    <w:rsid w:val="005D69BC"/>
    <w:rsid w:val="005D6E1A"/>
    <w:rsid w:val="005D6EAB"/>
    <w:rsid w:val="005D70E8"/>
    <w:rsid w:val="005D7663"/>
    <w:rsid w:val="005D79DF"/>
    <w:rsid w:val="005D7B57"/>
    <w:rsid w:val="005E03B7"/>
    <w:rsid w:val="005E0411"/>
    <w:rsid w:val="005E064F"/>
    <w:rsid w:val="005E0E9B"/>
    <w:rsid w:val="005E115C"/>
    <w:rsid w:val="005E12DA"/>
    <w:rsid w:val="005E1AEF"/>
    <w:rsid w:val="005E1B18"/>
    <w:rsid w:val="005E1B2F"/>
    <w:rsid w:val="005E1C73"/>
    <w:rsid w:val="005E26C1"/>
    <w:rsid w:val="005E2BAC"/>
    <w:rsid w:val="005E2E5E"/>
    <w:rsid w:val="005E3422"/>
    <w:rsid w:val="005E345C"/>
    <w:rsid w:val="005E3717"/>
    <w:rsid w:val="005E4318"/>
    <w:rsid w:val="005E5256"/>
    <w:rsid w:val="005E52D2"/>
    <w:rsid w:val="005E536F"/>
    <w:rsid w:val="005E57EB"/>
    <w:rsid w:val="005E584F"/>
    <w:rsid w:val="005E5CA5"/>
    <w:rsid w:val="005E5EEF"/>
    <w:rsid w:val="005E5F70"/>
    <w:rsid w:val="005E6229"/>
    <w:rsid w:val="005E652F"/>
    <w:rsid w:val="005E6CEE"/>
    <w:rsid w:val="005E7370"/>
    <w:rsid w:val="005E762F"/>
    <w:rsid w:val="005E7666"/>
    <w:rsid w:val="005E7903"/>
    <w:rsid w:val="005F0258"/>
    <w:rsid w:val="005F1074"/>
    <w:rsid w:val="005F1087"/>
    <w:rsid w:val="005F157C"/>
    <w:rsid w:val="005F15B9"/>
    <w:rsid w:val="005F2E1A"/>
    <w:rsid w:val="005F3A64"/>
    <w:rsid w:val="005F3CCE"/>
    <w:rsid w:val="005F3F20"/>
    <w:rsid w:val="005F4660"/>
    <w:rsid w:val="005F4889"/>
    <w:rsid w:val="005F576D"/>
    <w:rsid w:val="005F5843"/>
    <w:rsid w:val="005F59B5"/>
    <w:rsid w:val="005F5A6F"/>
    <w:rsid w:val="005F5DDF"/>
    <w:rsid w:val="005F6886"/>
    <w:rsid w:val="005F6E53"/>
    <w:rsid w:val="005F70F9"/>
    <w:rsid w:val="005F7A51"/>
    <w:rsid w:val="005F7DBB"/>
    <w:rsid w:val="005F7DC3"/>
    <w:rsid w:val="005F7F48"/>
    <w:rsid w:val="006003F5"/>
    <w:rsid w:val="00600876"/>
    <w:rsid w:val="006008D1"/>
    <w:rsid w:val="0060136B"/>
    <w:rsid w:val="0060140B"/>
    <w:rsid w:val="00601896"/>
    <w:rsid w:val="00602993"/>
    <w:rsid w:val="006029A9"/>
    <w:rsid w:val="0060387B"/>
    <w:rsid w:val="00604D57"/>
    <w:rsid w:val="00604E9E"/>
    <w:rsid w:val="00605043"/>
    <w:rsid w:val="00605BF7"/>
    <w:rsid w:val="00605E71"/>
    <w:rsid w:val="006060E0"/>
    <w:rsid w:val="006061B4"/>
    <w:rsid w:val="0060629B"/>
    <w:rsid w:val="006065AE"/>
    <w:rsid w:val="00606852"/>
    <w:rsid w:val="00606F3C"/>
    <w:rsid w:val="00607BF0"/>
    <w:rsid w:val="00607CC7"/>
    <w:rsid w:val="006104DE"/>
    <w:rsid w:val="006110AF"/>
    <w:rsid w:val="0061149F"/>
    <w:rsid w:val="00611713"/>
    <w:rsid w:val="0061178A"/>
    <w:rsid w:val="00611E98"/>
    <w:rsid w:val="006126D9"/>
    <w:rsid w:val="00612A1A"/>
    <w:rsid w:val="00612E3D"/>
    <w:rsid w:val="00613538"/>
    <w:rsid w:val="00614226"/>
    <w:rsid w:val="006145EA"/>
    <w:rsid w:val="006146B7"/>
    <w:rsid w:val="006147D8"/>
    <w:rsid w:val="00614BD4"/>
    <w:rsid w:val="00614D0E"/>
    <w:rsid w:val="00615385"/>
    <w:rsid w:val="006154AF"/>
    <w:rsid w:val="00615B16"/>
    <w:rsid w:val="00615B2D"/>
    <w:rsid w:val="00615C44"/>
    <w:rsid w:val="00616244"/>
    <w:rsid w:val="00616352"/>
    <w:rsid w:val="00616377"/>
    <w:rsid w:val="00616A8A"/>
    <w:rsid w:val="00616ABB"/>
    <w:rsid w:val="00617568"/>
    <w:rsid w:val="00617672"/>
    <w:rsid w:val="00617873"/>
    <w:rsid w:val="00617DB1"/>
    <w:rsid w:val="00620871"/>
    <w:rsid w:val="00620B02"/>
    <w:rsid w:val="00620BA5"/>
    <w:rsid w:val="00621028"/>
    <w:rsid w:val="006212C1"/>
    <w:rsid w:val="006219FC"/>
    <w:rsid w:val="00621CD9"/>
    <w:rsid w:val="00621FE0"/>
    <w:rsid w:val="0062230E"/>
    <w:rsid w:val="006224B1"/>
    <w:rsid w:val="0062260B"/>
    <w:rsid w:val="006226F9"/>
    <w:rsid w:val="006229CB"/>
    <w:rsid w:val="00622AE9"/>
    <w:rsid w:val="00622E1C"/>
    <w:rsid w:val="0062300C"/>
    <w:rsid w:val="00623527"/>
    <w:rsid w:val="00623627"/>
    <w:rsid w:val="006240F7"/>
    <w:rsid w:val="006249AA"/>
    <w:rsid w:val="00624B55"/>
    <w:rsid w:val="00624BD3"/>
    <w:rsid w:val="00624DA3"/>
    <w:rsid w:val="00624E3C"/>
    <w:rsid w:val="00624E66"/>
    <w:rsid w:val="00624F3C"/>
    <w:rsid w:val="006255A6"/>
    <w:rsid w:val="00626275"/>
    <w:rsid w:val="00626751"/>
    <w:rsid w:val="006277DB"/>
    <w:rsid w:val="00627EC7"/>
    <w:rsid w:val="006301CA"/>
    <w:rsid w:val="0063165E"/>
    <w:rsid w:val="006317BC"/>
    <w:rsid w:val="00632166"/>
    <w:rsid w:val="006325C8"/>
    <w:rsid w:val="00632B67"/>
    <w:rsid w:val="00633287"/>
    <w:rsid w:val="00633E3D"/>
    <w:rsid w:val="00633E6E"/>
    <w:rsid w:val="00634687"/>
    <w:rsid w:val="00634DB8"/>
    <w:rsid w:val="00634FB7"/>
    <w:rsid w:val="0063534C"/>
    <w:rsid w:val="00636088"/>
    <w:rsid w:val="0063631F"/>
    <w:rsid w:val="00636797"/>
    <w:rsid w:val="0063728F"/>
    <w:rsid w:val="00637DDB"/>
    <w:rsid w:val="006400B7"/>
    <w:rsid w:val="006408D6"/>
    <w:rsid w:val="00640A70"/>
    <w:rsid w:val="00640E20"/>
    <w:rsid w:val="0064131B"/>
    <w:rsid w:val="006413AA"/>
    <w:rsid w:val="0064157F"/>
    <w:rsid w:val="0064206B"/>
    <w:rsid w:val="0064263B"/>
    <w:rsid w:val="006426BC"/>
    <w:rsid w:val="00642AF3"/>
    <w:rsid w:val="00642BE0"/>
    <w:rsid w:val="00643620"/>
    <w:rsid w:val="006445C3"/>
    <w:rsid w:val="0064495E"/>
    <w:rsid w:val="00644FC8"/>
    <w:rsid w:val="0064517F"/>
    <w:rsid w:val="006458B5"/>
    <w:rsid w:val="00645909"/>
    <w:rsid w:val="00645CC3"/>
    <w:rsid w:val="006461A0"/>
    <w:rsid w:val="0064659C"/>
    <w:rsid w:val="00650161"/>
    <w:rsid w:val="006505E5"/>
    <w:rsid w:val="00650646"/>
    <w:rsid w:val="0065075A"/>
    <w:rsid w:val="00650A9F"/>
    <w:rsid w:val="00650EE2"/>
    <w:rsid w:val="006515BF"/>
    <w:rsid w:val="006515D8"/>
    <w:rsid w:val="00651988"/>
    <w:rsid w:val="00652072"/>
    <w:rsid w:val="00652698"/>
    <w:rsid w:val="00653664"/>
    <w:rsid w:val="0065366C"/>
    <w:rsid w:val="006538DA"/>
    <w:rsid w:val="00653DFD"/>
    <w:rsid w:val="00654EB9"/>
    <w:rsid w:val="00654F1B"/>
    <w:rsid w:val="00654FE9"/>
    <w:rsid w:val="006554A6"/>
    <w:rsid w:val="006557A9"/>
    <w:rsid w:val="0065610E"/>
    <w:rsid w:val="00656B36"/>
    <w:rsid w:val="00657318"/>
    <w:rsid w:val="00657789"/>
    <w:rsid w:val="00657BC6"/>
    <w:rsid w:val="00660174"/>
    <w:rsid w:val="006605BD"/>
    <w:rsid w:val="00661AA5"/>
    <w:rsid w:val="00661F63"/>
    <w:rsid w:val="00662048"/>
    <w:rsid w:val="0066207D"/>
    <w:rsid w:val="00662932"/>
    <w:rsid w:val="00662E84"/>
    <w:rsid w:val="00662EA3"/>
    <w:rsid w:val="00662F4B"/>
    <w:rsid w:val="0066320A"/>
    <w:rsid w:val="00663367"/>
    <w:rsid w:val="0066369E"/>
    <w:rsid w:val="00663E51"/>
    <w:rsid w:val="006649B9"/>
    <w:rsid w:val="00664C19"/>
    <w:rsid w:val="00664C6C"/>
    <w:rsid w:val="006657FA"/>
    <w:rsid w:val="00665D9C"/>
    <w:rsid w:val="00665E6A"/>
    <w:rsid w:val="0066704C"/>
    <w:rsid w:val="0066765B"/>
    <w:rsid w:val="0066769A"/>
    <w:rsid w:val="00667894"/>
    <w:rsid w:val="006701C4"/>
    <w:rsid w:val="00670B5C"/>
    <w:rsid w:val="00670B7E"/>
    <w:rsid w:val="006717C4"/>
    <w:rsid w:val="00671A1C"/>
    <w:rsid w:val="00671A51"/>
    <w:rsid w:val="00672018"/>
    <w:rsid w:val="00672333"/>
    <w:rsid w:val="006726B9"/>
    <w:rsid w:val="006729AA"/>
    <w:rsid w:val="00672D7C"/>
    <w:rsid w:val="00672EEA"/>
    <w:rsid w:val="00673367"/>
    <w:rsid w:val="00673D52"/>
    <w:rsid w:val="006754E6"/>
    <w:rsid w:val="00675676"/>
    <w:rsid w:val="00676019"/>
    <w:rsid w:val="00676481"/>
    <w:rsid w:val="006769BE"/>
    <w:rsid w:val="00676D39"/>
    <w:rsid w:val="006772E7"/>
    <w:rsid w:val="006775C1"/>
    <w:rsid w:val="00677713"/>
    <w:rsid w:val="006777EE"/>
    <w:rsid w:val="00677A23"/>
    <w:rsid w:val="0068019B"/>
    <w:rsid w:val="00680370"/>
    <w:rsid w:val="006804D7"/>
    <w:rsid w:val="006804F3"/>
    <w:rsid w:val="00681638"/>
    <w:rsid w:val="00681B04"/>
    <w:rsid w:val="00681F7D"/>
    <w:rsid w:val="00681FC5"/>
    <w:rsid w:val="0068260C"/>
    <w:rsid w:val="0068285B"/>
    <w:rsid w:val="00682969"/>
    <w:rsid w:val="00682B28"/>
    <w:rsid w:val="00683177"/>
    <w:rsid w:val="006833DA"/>
    <w:rsid w:val="00683613"/>
    <w:rsid w:val="006846DA"/>
    <w:rsid w:val="006849E7"/>
    <w:rsid w:val="006856DB"/>
    <w:rsid w:val="0068612A"/>
    <w:rsid w:val="00687345"/>
    <w:rsid w:val="00690255"/>
    <w:rsid w:val="00690780"/>
    <w:rsid w:val="00690923"/>
    <w:rsid w:val="006909F5"/>
    <w:rsid w:val="006910F2"/>
    <w:rsid w:val="00691777"/>
    <w:rsid w:val="006918E3"/>
    <w:rsid w:val="006926AD"/>
    <w:rsid w:val="00693308"/>
    <w:rsid w:val="006934E5"/>
    <w:rsid w:val="0069366A"/>
    <w:rsid w:val="0069385D"/>
    <w:rsid w:val="006943C7"/>
    <w:rsid w:val="00694FFB"/>
    <w:rsid w:val="00695600"/>
    <w:rsid w:val="00695614"/>
    <w:rsid w:val="006960F1"/>
    <w:rsid w:val="006960FE"/>
    <w:rsid w:val="006964F1"/>
    <w:rsid w:val="00696909"/>
    <w:rsid w:val="00696D4F"/>
    <w:rsid w:val="00696FCB"/>
    <w:rsid w:val="00697D40"/>
    <w:rsid w:val="00697DD0"/>
    <w:rsid w:val="006A02B7"/>
    <w:rsid w:val="006A0860"/>
    <w:rsid w:val="006A0CE4"/>
    <w:rsid w:val="006A0E6D"/>
    <w:rsid w:val="006A10FB"/>
    <w:rsid w:val="006A1339"/>
    <w:rsid w:val="006A1959"/>
    <w:rsid w:val="006A1D74"/>
    <w:rsid w:val="006A22BD"/>
    <w:rsid w:val="006A369D"/>
    <w:rsid w:val="006A37DB"/>
    <w:rsid w:val="006A416B"/>
    <w:rsid w:val="006A46E9"/>
    <w:rsid w:val="006A4F56"/>
    <w:rsid w:val="006A50BC"/>
    <w:rsid w:val="006A5491"/>
    <w:rsid w:val="006A66D0"/>
    <w:rsid w:val="006A6772"/>
    <w:rsid w:val="006B016B"/>
    <w:rsid w:val="006B05C1"/>
    <w:rsid w:val="006B0645"/>
    <w:rsid w:val="006B0A33"/>
    <w:rsid w:val="006B0CCB"/>
    <w:rsid w:val="006B1030"/>
    <w:rsid w:val="006B1254"/>
    <w:rsid w:val="006B169A"/>
    <w:rsid w:val="006B24D4"/>
    <w:rsid w:val="006B4616"/>
    <w:rsid w:val="006B4DF1"/>
    <w:rsid w:val="006B555C"/>
    <w:rsid w:val="006B5A93"/>
    <w:rsid w:val="006B7289"/>
    <w:rsid w:val="006B75A3"/>
    <w:rsid w:val="006B7E22"/>
    <w:rsid w:val="006C0293"/>
    <w:rsid w:val="006C059A"/>
    <w:rsid w:val="006C0D92"/>
    <w:rsid w:val="006C1545"/>
    <w:rsid w:val="006C17BE"/>
    <w:rsid w:val="006C1D99"/>
    <w:rsid w:val="006C1DAD"/>
    <w:rsid w:val="006C2B3C"/>
    <w:rsid w:val="006C2C9E"/>
    <w:rsid w:val="006C2CCB"/>
    <w:rsid w:val="006C2E10"/>
    <w:rsid w:val="006C2E89"/>
    <w:rsid w:val="006C3C4F"/>
    <w:rsid w:val="006C3E73"/>
    <w:rsid w:val="006C4ED4"/>
    <w:rsid w:val="006C5384"/>
    <w:rsid w:val="006C5BFD"/>
    <w:rsid w:val="006C6009"/>
    <w:rsid w:val="006C698D"/>
    <w:rsid w:val="006C7CAE"/>
    <w:rsid w:val="006C7D9E"/>
    <w:rsid w:val="006C7E4A"/>
    <w:rsid w:val="006D0D9B"/>
    <w:rsid w:val="006D128B"/>
    <w:rsid w:val="006D1444"/>
    <w:rsid w:val="006D1F59"/>
    <w:rsid w:val="006D2B01"/>
    <w:rsid w:val="006D2C79"/>
    <w:rsid w:val="006D2E18"/>
    <w:rsid w:val="006D4181"/>
    <w:rsid w:val="006D419E"/>
    <w:rsid w:val="006D4293"/>
    <w:rsid w:val="006D43E5"/>
    <w:rsid w:val="006D4800"/>
    <w:rsid w:val="006D483C"/>
    <w:rsid w:val="006D5AA2"/>
    <w:rsid w:val="006D6245"/>
    <w:rsid w:val="006D62FD"/>
    <w:rsid w:val="006D64AF"/>
    <w:rsid w:val="006D6647"/>
    <w:rsid w:val="006D6B58"/>
    <w:rsid w:val="006D6E58"/>
    <w:rsid w:val="006D7AF4"/>
    <w:rsid w:val="006E0090"/>
    <w:rsid w:val="006E0310"/>
    <w:rsid w:val="006E03A3"/>
    <w:rsid w:val="006E056B"/>
    <w:rsid w:val="006E0584"/>
    <w:rsid w:val="006E07E1"/>
    <w:rsid w:val="006E13F1"/>
    <w:rsid w:val="006E1691"/>
    <w:rsid w:val="006E22DD"/>
    <w:rsid w:val="006E269D"/>
    <w:rsid w:val="006E2A3D"/>
    <w:rsid w:val="006E2B6C"/>
    <w:rsid w:val="006E34FA"/>
    <w:rsid w:val="006E376D"/>
    <w:rsid w:val="006E3CBC"/>
    <w:rsid w:val="006E3EF7"/>
    <w:rsid w:val="006E5163"/>
    <w:rsid w:val="006E5431"/>
    <w:rsid w:val="006E54F0"/>
    <w:rsid w:val="006E57B7"/>
    <w:rsid w:val="006E5B69"/>
    <w:rsid w:val="006E5E80"/>
    <w:rsid w:val="006E6175"/>
    <w:rsid w:val="006E6AC9"/>
    <w:rsid w:val="006E6E9A"/>
    <w:rsid w:val="006E6F97"/>
    <w:rsid w:val="006E775E"/>
    <w:rsid w:val="006E77BD"/>
    <w:rsid w:val="006F0965"/>
    <w:rsid w:val="006F0B98"/>
    <w:rsid w:val="006F1334"/>
    <w:rsid w:val="006F1416"/>
    <w:rsid w:val="006F1E4F"/>
    <w:rsid w:val="006F2896"/>
    <w:rsid w:val="006F2B81"/>
    <w:rsid w:val="006F2FFC"/>
    <w:rsid w:val="006F3750"/>
    <w:rsid w:val="006F4D80"/>
    <w:rsid w:val="006F53A4"/>
    <w:rsid w:val="006F571D"/>
    <w:rsid w:val="006F5850"/>
    <w:rsid w:val="006F59F6"/>
    <w:rsid w:val="006F658D"/>
    <w:rsid w:val="006F6AF3"/>
    <w:rsid w:val="006F6EFA"/>
    <w:rsid w:val="006F716C"/>
    <w:rsid w:val="006F725F"/>
    <w:rsid w:val="006F7F28"/>
    <w:rsid w:val="007000B2"/>
    <w:rsid w:val="007007E7"/>
    <w:rsid w:val="00700912"/>
    <w:rsid w:val="007010D4"/>
    <w:rsid w:val="007029AE"/>
    <w:rsid w:val="00702CD9"/>
    <w:rsid w:val="0070312D"/>
    <w:rsid w:val="00703E54"/>
    <w:rsid w:val="00704FB2"/>
    <w:rsid w:val="00705652"/>
    <w:rsid w:val="00706363"/>
    <w:rsid w:val="00707ABF"/>
    <w:rsid w:val="007101E5"/>
    <w:rsid w:val="0071040B"/>
    <w:rsid w:val="0071087B"/>
    <w:rsid w:val="00710FB6"/>
    <w:rsid w:val="0071102A"/>
    <w:rsid w:val="00711B7D"/>
    <w:rsid w:val="00711EB3"/>
    <w:rsid w:val="0071211D"/>
    <w:rsid w:val="007126EB"/>
    <w:rsid w:val="0071286F"/>
    <w:rsid w:val="00712986"/>
    <w:rsid w:val="00712D00"/>
    <w:rsid w:val="00713116"/>
    <w:rsid w:val="00713994"/>
    <w:rsid w:val="00713FF3"/>
    <w:rsid w:val="00714BF3"/>
    <w:rsid w:val="00715A91"/>
    <w:rsid w:val="00716401"/>
    <w:rsid w:val="007164A8"/>
    <w:rsid w:val="00716B65"/>
    <w:rsid w:val="007174A9"/>
    <w:rsid w:val="0071771E"/>
    <w:rsid w:val="0071773D"/>
    <w:rsid w:val="007208B2"/>
    <w:rsid w:val="007209D7"/>
    <w:rsid w:val="00720FC0"/>
    <w:rsid w:val="00721124"/>
    <w:rsid w:val="007214BD"/>
    <w:rsid w:val="0072182D"/>
    <w:rsid w:val="00722289"/>
    <w:rsid w:val="007224D9"/>
    <w:rsid w:val="007230C0"/>
    <w:rsid w:val="0072396A"/>
    <w:rsid w:val="00724069"/>
    <w:rsid w:val="00724529"/>
    <w:rsid w:val="00725312"/>
    <w:rsid w:val="00725381"/>
    <w:rsid w:val="00725973"/>
    <w:rsid w:val="00725B6F"/>
    <w:rsid w:val="007261D8"/>
    <w:rsid w:val="0072623D"/>
    <w:rsid w:val="00726940"/>
    <w:rsid w:val="00726E1C"/>
    <w:rsid w:val="00726FFE"/>
    <w:rsid w:val="00727784"/>
    <w:rsid w:val="0073049F"/>
    <w:rsid w:val="00732108"/>
    <w:rsid w:val="00733362"/>
    <w:rsid w:val="00733CE8"/>
    <w:rsid w:val="00734BE1"/>
    <w:rsid w:val="00734FC4"/>
    <w:rsid w:val="007356EF"/>
    <w:rsid w:val="00735B36"/>
    <w:rsid w:val="00735D1E"/>
    <w:rsid w:val="00736894"/>
    <w:rsid w:val="00736A7A"/>
    <w:rsid w:val="00736F39"/>
    <w:rsid w:val="0073761C"/>
    <w:rsid w:val="00737BC6"/>
    <w:rsid w:val="00740A40"/>
    <w:rsid w:val="00740F9C"/>
    <w:rsid w:val="00741437"/>
    <w:rsid w:val="00741795"/>
    <w:rsid w:val="007418C7"/>
    <w:rsid w:val="00741AEF"/>
    <w:rsid w:val="00741CA8"/>
    <w:rsid w:val="00741D6C"/>
    <w:rsid w:val="007425B1"/>
    <w:rsid w:val="0074265E"/>
    <w:rsid w:val="007435B4"/>
    <w:rsid w:val="0074373F"/>
    <w:rsid w:val="00743854"/>
    <w:rsid w:val="00743859"/>
    <w:rsid w:val="00744203"/>
    <w:rsid w:val="00744375"/>
    <w:rsid w:val="007452EF"/>
    <w:rsid w:val="00745E42"/>
    <w:rsid w:val="00745EF5"/>
    <w:rsid w:val="00746518"/>
    <w:rsid w:val="00746C45"/>
    <w:rsid w:val="00746FBF"/>
    <w:rsid w:val="0074766A"/>
    <w:rsid w:val="00747AF0"/>
    <w:rsid w:val="00747C44"/>
    <w:rsid w:val="00747DCD"/>
    <w:rsid w:val="00747EBE"/>
    <w:rsid w:val="00750015"/>
    <w:rsid w:val="00750306"/>
    <w:rsid w:val="0075097C"/>
    <w:rsid w:val="00750A80"/>
    <w:rsid w:val="00751009"/>
    <w:rsid w:val="00751219"/>
    <w:rsid w:val="00751392"/>
    <w:rsid w:val="007519BE"/>
    <w:rsid w:val="00751A87"/>
    <w:rsid w:val="00751ABD"/>
    <w:rsid w:val="00751B68"/>
    <w:rsid w:val="00752289"/>
    <w:rsid w:val="007522C2"/>
    <w:rsid w:val="00752309"/>
    <w:rsid w:val="007533CE"/>
    <w:rsid w:val="007533FF"/>
    <w:rsid w:val="0075435C"/>
    <w:rsid w:val="00754CD3"/>
    <w:rsid w:val="00754F9A"/>
    <w:rsid w:val="007550A7"/>
    <w:rsid w:val="00755249"/>
    <w:rsid w:val="0075669F"/>
    <w:rsid w:val="007566C8"/>
    <w:rsid w:val="00756BAE"/>
    <w:rsid w:val="00756C66"/>
    <w:rsid w:val="00756F19"/>
    <w:rsid w:val="00756F36"/>
    <w:rsid w:val="007576A5"/>
    <w:rsid w:val="007579BF"/>
    <w:rsid w:val="00757F53"/>
    <w:rsid w:val="00760074"/>
    <w:rsid w:val="007600BD"/>
    <w:rsid w:val="00760121"/>
    <w:rsid w:val="007606F8"/>
    <w:rsid w:val="0076091E"/>
    <w:rsid w:val="0076103C"/>
    <w:rsid w:val="00761058"/>
    <w:rsid w:val="00761209"/>
    <w:rsid w:val="0076136D"/>
    <w:rsid w:val="00761AC5"/>
    <w:rsid w:val="00761E62"/>
    <w:rsid w:val="00762490"/>
    <w:rsid w:val="007628FC"/>
    <w:rsid w:val="00762FCC"/>
    <w:rsid w:val="0076339A"/>
    <w:rsid w:val="00763631"/>
    <w:rsid w:val="007643D7"/>
    <w:rsid w:val="00765C3D"/>
    <w:rsid w:val="00766041"/>
    <w:rsid w:val="007669C2"/>
    <w:rsid w:val="00766C74"/>
    <w:rsid w:val="00767263"/>
    <w:rsid w:val="0076783E"/>
    <w:rsid w:val="00767947"/>
    <w:rsid w:val="00770BAE"/>
    <w:rsid w:val="00770E4C"/>
    <w:rsid w:val="00771429"/>
    <w:rsid w:val="00771862"/>
    <w:rsid w:val="00772704"/>
    <w:rsid w:val="00772800"/>
    <w:rsid w:val="007728DC"/>
    <w:rsid w:val="00773282"/>
    <w:rsid w:val="007738E2"/>
    <w:rsid w:val="007739B3"/>
    <w:rsid w:val="00773CF9"/>
    <w:rsid w:val="00774130"/>
    <w:rsid w:val="007743B8"/>
    <w:rsid w:val="00774BA6"/>
    <w:rsid w:val="007752A5"/>
    <w:rsid w:val="007752AC"/>
    <w:rsid w:val="00775404"/>
    <w:rsid w:val="00775624"/>
    <w:rsid w:val="0077563F"/>
    <w:rsid w:val="00775B1F"/>
    <w:rsid w:val="00775B68"/>
    <w:rsid w:val="00775C11"/>
    <w:rsid w:val="00776325"/>
    <w:rsid w:val="007764A5"/>
    <w:rsid w:val="00776739"/>
    <w:rsid w:val="00776B5B"/>
    <w:rsid w:val="007774E7"/>
    <w:rsid w:val="00777C0D"/>
    <w:rsid w:val="00777D36"/>
    <w:rsid w:val="0078009D"/>
    <w:rsid w:val="00780478"/>
    <w:rsid w:val="007804AA"/>
    <w:rsid w:val="007805AD"/>
    <w:rsid w:val="007806A6"/>
    <w:rsid w:val="0078102E"/>
    <w:rsid w:val="007812E7"/>
    <w:rsid w:val="00781E08"/>
    <w:rsid w:val="00782899"/>
    <w:rsid w:val="00782F5D"/>
    <w:rsid w:val="00783691"/>
    <w:rsid w:val="00783DFD"/>
    <w:rsid w:val="00783EE8"/>
    <w:rsid w:val="00784CF5"/>
    <w:rsid w:val="00785480"/>
    <w:rsid w:val="00785536"/>
    <w:rsid w:val="007861B8"/>
    <w:rsid w:val="007863B4"/>
    <w:rsid w:val="00786778"/>
    <w:rsid w:val="00786A2C"/>
    <w:rsid w:val="007871A3"/>
    <w:rsid w:val="00787A6B"/>
    <w:rsid w:val="00787AF4"/>
    <w:rsid w:val="00790307"/>
    <w:rsid w:val="0079116A"/>
    <w:rsid w:val="007924C1"/>
    <w:rsid w:val="007925CE"/>
    <w:rsid w:val="00792B5E"/>
    <w:rsid w:val="0079348D"/>
    <w:rsid w:val="007937C0"/>
    <w:rsid w:val="00793AF4"/>
    <w:rsid w:val="007941B3"/>
    <w:rsid w:val="00794CC7"/>
    <w:rsid w:val="007952BF"/>
    <w:rsid w:val="00795826"/>
    <w:rsid w:val="00795893"/>
    <w:rsid w:val="007958D6"/>
    <w:rsid w:val="00795DC9"/>
    <w:rsid w:val="00795DE2"/>
    <w:rsid w:val="007965E3"/>
    <w:rsid w:val="0079668F"/>
    <w:rsid w:val="00796B5F"/>
    <w:rsid w:val="0079747C"/>
    <w:rsid w:val="00797D11"/>
    <w:rsid w:val="00797E50"/>
    <w:rsid w:val="007A016A"/>
    <w:rsid w:val="007A02E7"/>
    <w:rsid w:val="007A0593"/>
    <w:rsid w:val="007A11E8"/>
    <w:rsid w:val="007A1992"/>
    <w:rsid w:val="007A1D3C"/>
    <w:rsid w:val="007A23EB"/>
    <w:rsid w:val="007A29BC"/>
    <w:rsid w:val="007A35A8"/>
    <w:rsid w:val="007A362D"/>
    <w:rsid w:val="007A388D"/>
    <w:rsid w:val="007A4CA8"/>
    <w:rsid w:val="007A51BB"/>
    <w:rsid w:val="007A5B8F"/>
    <w:rsid w:val="007A5BE0"/>
    <w:rsid w:val="007A6003"/>
    <w:rsid w:val="007A60B9"/>
    <w:rsid w:val="007A698E"/>
    <w:rsid w:val="007A6C17"/>
    <w:rsid w:val="007A736B"/>
    <w:rsid w:val="007A77B8"/>
    <w:rsid w:val="007A7A44"/>
    <w:rsid w:val="007A7B50"/>
    <w:rsid w:val="007B049C"/>
    <w:rsid w:val="007B0554"/>
    <w:rsid w:val="007B14EB"/>
    <w:rsid w:val="007B1947"/>
    <w:rsid w:val="007B1D55"/>
    <w:rsid w:val="007B2494"/>
    <w:rsid w:val="007B25E6"/>
    <w:rsid w:val="007B2E78"/>
    <w:rsid w:val="007B2E7C"/>
    <w:rsid w:val="007B316A"/>
    <w:rsid w:val="007B3329"/>
    <w:rsid w:val="007B3D49"/>
    <w:rsid w:val="007B4704"/>
    <w:rsid w:val="007B4AC3"/>
    <w:rsid w:val="007B4C0F"/>
    <w:rsid w:val="007B4D7F"/>
    <w:rsid w:val="007B52D1"/>
    <w:rsid w:val="007B5525"/>
    <w:rsid w:val="007B56D1"/>
    <w:rsid w:val="007B5E5D"/>
    <w:rsid w:val="007B61E7"/>
    <w:rsid w:val="007B62BA"/>
    <w:rsid w:val="007B74CD"/>
    <w:rsid w:val="007B75CE"/>
    <w:rsid w:val="007B7A3E"/>
    <w:rsid w:val="007B7EA3"/>
    <w:rsid w:val="007C06AC"/>
    <w:rsid w:val="007C0D7D"/>
    <w:rsid w:val="007C159E"/>
    <w:rsid w:val="007C16F8"/>
    <w:rsid w:val="007C193A"/>
    <w:rsid w:val="007C1B57"/>
    <w:rsid w:val="007C1BA0"/>
    <w:rsid w:val="007C1DF9"/>
    <w:rsid w:val="007C2081"/>
    <w:rsid w:val="007C2A77"/>
    <w:rsid w:val="007C2CD0"/>
    <w:rsid w:val="007C30E8"/>
    <w:rsid w:val="007C32C9"/>
    <w:rsid w:val="007C3411"/>
    <w:rsid w:val="007C36F4"/>
    <w:rsid w:val="007C39B6"/>
    <w:rsid w:val="007C3A7C"/>
    <w:rsid w:val="007C43CD"/>
    <w:rsid w:val="007C45D0"/>
    <w:rsid w:val="007C46B0"/>
    <w:rsid w:val="007C4D0E"/>
    <w:rsid w:val="007C505E"/>
    <w:rsid w:val="007C52C8"/>
    <w:rsid w:val="007C5D38"/>
    <w:rsid w:val="007C63BC"/>
    <w:rsid w:val="007C65A5"/>
    <w:rsid w:val="007C6692"/>
    <w:rsid w:val="007C6714"/>
    <w:rsid w:val="007C7912"/>
    <w:rsid w:val="007C7DBE"/>
    <w:rsid w:val="007D087D"/>
    <w:rsid w:val="007D12CD"/>
    <w:rsid w:val="007D19C9"/>
    <w:rsid w:val="007D22AE"/>
    <w:rsid w:val="007D2F4D"/>
    <w:rsid w:val="007D3B97"/>
    <w:rsid w:val="007D3E56"/>
    <w:rsid w:val="007D4010"/>
    <w:rsid w:val="007D45C7"/>
    <w:rsid w:val="007D4D0E"/>
    <w:rsid w:val="007D4F4F"/>
    <w:rsid w:val="007D50CC"/>
    <w:rsid w:val="007D560E"/>
    <w:rsid w:val="007D5644"/>
    <w:rsid w:val="007D57BB"/>
    <w:rsid w:val="007D5E3C"/>
    <w:rsid w:val="007D5F59"/>
    <w:rsid w:val="007D5FBF"/>
    <w:rsid w:val="007D60F0"/>
    <w:rsid w:val="007D636A"/>
    <w:rsid w:val="007D655D"/>
    <w:rsid w:val="007D670D"/>
    <w:rsid w:val="007D684C"/>
    <w:rsid w:val="007D6E28"/>
    <w:rsid w:val="007D700F"/>
    <w:rsid w:val="007D7198"/>
    <w:rsid w:val="007D739A"/>
    <w:rsid w:val="007E00BB"/>
    <w:rsid w:val="007E06B4"/>
    <w:rsid w:val="007E0892"/>
    <w:rsid w:val="007E0E13"/>
    <w:rsid w:val="007E11ED"/>
    <w:rsid w:val="007E140C"/>
    <w:rsid w:val="007E1E6A"/>
    <w:rsid w:val="007E252A"/>
    <w:rsid w:val="007E28BA"/>
    <w:rsid w:val="007E2BED"/>
    <w:rsid w:val="007E31C2"/>
    <w:rsid w:val="007E32FB"/>
    <w:rsid w:val="007E3379"/>
    <w:rsid w:val="007E33DC"/>
    <w:rsid w:val="007E35D4"/>
    <w:rsid w:val="007E412C"/>
    <w:rsid w:val="007E48AE"/>
    <w:rsid w:val="007E5455"/>
    <w:rsid w:val="007E5A12"/>
    <w:rsid w:val="007E5AB3"/>
    <w:rsid w:val="007E6F58"/>
    <w:rsid w:val="007E7049"/>
    <w:rsid w:val="007E706A"/>
    <w:rsid w:val="007E7FA3"/>
    <w:rsid w:val="007F0AB7"/>
    <w:rsid w:val="007F0D53"/>
    <w:rsid w:val="007F0DB3"/>
    <w:rsid w:val="007F0E7C"/>
    <w:rsid w:val="007F0EFD"/>
    <w:rsid w:val="007F10FD"/>
    <w:rsid w:val="007F1261"/>
    <w:rsid w:val="007F133E"/>
    <w:rsid w:val="007F154F"/>
    <w:rsid w:val="007F1F06"/>
    <w:rsid w:val="007F263F"/>
    <w:rsid w:val="007F27CE"/>
    <w:rsid w:val="007F2974"/>
    <w:rsid w:val="007F2BFF"/>
    <w:rsid w:val="007F2F6B"/>
    <w:rsid w:val="007F32F5"/>
    <w:rsid w:val="007F346F"/>
    <w:rsid w:val="007F3639"/>
    <w:rsid w:val="007F38BA"/>
    <w:rsid w:val="007F3CC9"/>
    <w:rsid w:val="007F4061"/>
    <w:rsid w:val="007F433D"/>
    <w:rsid w:val="007F46C2"/>
    <w:rsid w:val="007F4809"/>
    <w:rsid w:val="007F4E85"/>
    <w:rsid w:val="007F5BAB"/>
    <w:rsid w:val="007F614E"/>
    <w:rsid w:val="007F62D2"/>
    <w:rsid w:val="007F6EC0"/>
    <w:rsid w:val="007F71FA"/>
    <w:rsid w:val="007F721E"/>
    <w:rsid w:val="007F78B0"/>
    <w:rsid w:val="007F7B2A"/>
    <w:rsid w:val="007F7B84"/>
    <w:rsid w:val="008002A8"/>
    <w:rsid w:val="008004E8"/>
    <w:rsid w:val="00800BD3"/>
    <w:rsid w:val="00800E4E"/>
    <w:rsid w:val="00800FD9"/>
    <w:rsid w:val="008020CA"/>
    <w:rsid w:val="0080370D"/>
    <w:rsid w:val="008037BA"/>
    <w:rsid w:val="00803B3E"/>
    <w:rsid w:val="00803CC5"/>
    <w:rsid w:val="008044FD"/>
    <w:rsid w:val="00804DEF"/>
    <w:rsid w:val="00804F9E"/>
    <w:rsid w:val="00805042"/>
    <w:rsid w:val="00805392"/>
    <w:rsid w:val="00805D60"/>
    <w:rsid w:val="00805ED8"/>
    <w:rsid w:val="0080641C"/>
    <w:rsid w:val="00806663"/>
    <w:rsid w:val="00806DED"/>
    <w:rsid w:val="00807508"/>
    <w:rsid w:val="008076A5"/>
    <w:rsid w:val="008076C8"/>
    <w:rsid w:val="00807B64"/>
    <w:rsid w:val="00807E22"/>
    <w:rsid w:val="00810555"/>
    <w:rsid w:val="00810930"/>
    <w:rsid w:val="00810E0B"/>
    <w:rsid w:val="00811366"/>
    <w:rsid w:val="00811490"/>
    <w:rsid w:val="0081197A"/>
    <w:rsid w:val="00812A64"/>
    <w:rsid w:val="00812B19"/>
    <w:rsid w:val="00812BB1"/>
    <w:rsid w:val="00812DCA"/>
    <w:rsid w:val="00812EEC"/>
    <w:rsid w:val="008131A9"/>
    <w:rsid w:val="0081398E"/>
    <w:rsid w:val="00813C1A"/>
    <w:rsid w:val="00813D10"/>
    <w:rsid w:val="00813D26"/>
    <w:rsid w:val="00813FB9"/>
    <w:rsid w:val="00814012"/>
    <w:rsid w:val="008141E0"/>
    <w:rsid w:val="008144DF"/>
    <w:rsid w:val="008149E0"/>
    <w:rsid w:val="008149F6"/>
    <w:rsid w:val="008152D0"/>
    <w:rsid w:val="00815411"/>
    <w:rsid w:val="008154D9"/>
    <w:rsid w:val="008158AA"/>
    <w:rsid w:val="00815D99"/>
    <w:rsid w:val="00815DFC"/>
    <w:rsid w:val="00816109"/>
    <w:rsid w:val="00816250"/>
    <w:rsid w:val="008172C7"/>
    <w:rsid w:val="00820D4D"/>
    <w:rsid w:val="0082132B"/>
    <w:rsid w:val="0082286B"/>
    <w:rsid w:val="00822ECD"/>
    <w:rsid w:val="008239C3"/>
    <w:rsid w:val="00823D75"/>
    <w:rsid w:val="00824856"/>
    <w:rsid w:val="008249B8"/>
    <w:rsid w:val="0082546E"/>
    <w:rsid w:val="0082557C"/>
    <w:rsid w:val="008266E9"/>
    <w:rsid w:val="0082672A"/>
    <w:rsid w:val="00826B1D"/>
    <w:rsid w:val="00830813"/>
    <w:rsid w:val="00831F4C"/>
    <w:rsid w:val="008323C4"/>
    <w:rsid w:val="00832475"/>
    <w:rsid w:val="00832571"/>
    <w:rsid w:val="00832577"/>
    <w:rsid w:val="0083328B"/>
    <w:rsid w:val="008333E1"/>
    <w:rsid w:val="00833F44"/>
    <w:rsid w:val="00834085"/>
    <w:rsid w:val="008340EC"/>
    <w:rsid w:val="00835A7C"/>
    <w:rsid w:val="00835E11"/>
    <w:rsid w:val="00836669"/>
    <w:rsid w:val="008368B1"/>
    <w:rsid w:val="008368E1"/>
    <w:rsid w:val="00837511"/>
    <w:rsid w:val="00837905"/>
    <w:rsid w:val="00837B42"/>
    <w:rsid w:val="00837CC4"/>
    <w:rsid w:val="00837E14"/>
    <w:rsid w:val="0084007D"/>
    <w:rsid w:val="008402E6"/>
    <w:rsid w:val="00840817"/>
    <w:rsid w:val="00842EEF"/>
    <w:rsid w:val="00843417"/>
    <w:rsid w:val="00843A9C"/>
    <w:rsid w:val="0084426E"/>
    <w:rsid w:val="00844327"/>
    <w:rsid w:val="00844C9B"/>
    <w:rsid w:val="00845767"/>
    <w:rsid w:val="00845EC8"/>
    <w:rsid w:val="00845ED4"/>
    <w:rsid w:val="0084603D"/>
    <w:rsid w:val="0084643F"/>
    <w:rsid w:val="00846472"/>
    <w:rsid w:val="00846977"/>
    <w:rsid w:val="00846B40"/>
    <w:rsid w:val="008475F9"/>
    <w:rsid w:val="0085056E"/>
    <w:rsid w:val="008508A5"/>
    <w:rsid w:val="008520E6"/>
    <w:rsid w:val="00852222"/>
    <w:rsid w:val="008523BA"/>
    <w:rsid w:val="00853306"/>
    <w:rsid w:val="00853627"/>
    <w:rsid w:val="00853E58"/>
    <w:rsid w:val="0085411E"/>
    <w:rsid w:val="00854B28"/>
    <w:rsid w:val="00855A09"/>
    <w:rsid w:val="00856102"/>
    <w:rsid w:val="00856D92"/>
    <w:rsid w:val="00857497"/>
    <w:rsid w:val="00857593"/>
    <w:rsid w:val="00857728"/>
    <w:rsid w:val="008605F0"/>
    <w:rsid w:val="008606E0"/>
    <w:rsid w:val="008608C8"/>
    <w:rsid w:val="00860B7B"/>
    <w:rsid w:val="008610D2"/>
    <w:rsid w:val="00861C91"/>
    <w:rsid w:val="00861D68"/>
    <w:rsid w:val="00861FA5"/>
    <w:rsid w:val="0086230E"/>
    <w:rsid w:val="0086291E"/>
    <w:rsid w:val="00862A6A"/>
    <w:rsid w:val="00863106"/>
    <w:rsid w:val="00863595"/>
    <w:rsid w:val="0086429A"/>
    <w:rsid w:val="008647B0"/>
    <w:rsid w:val="00864979"/>
    <w:rsid w:val="00864B6E"/>
    <w:rsid w:val="00864BB5"/>
    <w:rsid w:val="00864FB0"/>
    <w:rsid w:val="008658FA"/>
    <w:rsid w:val="00865D27"/>
    <w:rsid w:val="0086644C"/>
    <w:rsid w:val="00866506"/>
    <w:rsid w:val="00866AD4"/>
    <w:rsid w:val="0086751B"/>
    <w:rsid w:val="0086776A"/>
    <w:rsid w:val="00867A31"/>
    <w:rsid w:val="00870475"/>
    <w:rsid w:val="008709E2"/>
    <w:rsid w:val="0087105C"/>
    <w:rsid w:val="00871326"/>
    <w:rsid w:val="00871454"/>
    <w:rsid w:val="008715FA"/>
    <w:rsid w:val="00871919"/>
    <w:rsid w:val="00871E24"/>
    <w:rsid w:val="00871E9B"/>
    <w:rsid w:val="00872386"/>
    <w:rsid w:val="008725EF"/>
    <w:rsid w:val="008728C1"/>
    <w:rsid w:val="00872E6A"/>
    <w:rsid w:val="008730A6"/>
    <w:rsid w:val="0087362A"/>
    <w:rsid w:val="00873807"/>
    <w:rsid w:val="0087387B"/>
    <w:rsid w:val="0087398E"/>
    <w:rsid w:val="00873E51"/>
    <w:rsid w:val="00873EA9"/>
    <w:rsid w:val="00874933"/>
    <w:rsid w:val="00874F44"/>
    <w:rsid w:val="00874FFC"/>
    <w:rsid w:val="00875453"/>
    <w:rsid w:val="00876025"/>
    <w:rsid w:val="008765E8"/>
    <w:rsid w:val="00876EB3"/>
    <w:rsid w:val="00876EE4"/>
    <w:rsid w:val="00876F8F"/>
    <w:rsid w:val="00877121"/>
    <w:rsid w:val="00877A88"/>
    <w:rsid w:val="00877D67"/>
    <w:rsid w:val="00877F2F"/>
    <w:rsid w:val="008815EA"/>
    <w:rsid w:val="00881777"/>
    <w:rsid w:val="00881EB3"/>
    <w:rsid w:val="00881FEB"/>
    <w:rsid w:val="0088249B"/>
    <w:rsid w:val="0088278A"/>
    <w:rsid w:val="00882CC1"/>
    <w:rsid w:val="00883498"/>
    <w:rsid w:val="00883560"/>
    <w:rsid w:val="0088370B"/>
    <w:rsid w:val="00883740"/>
    <w:rsid w:val="00883F9B"/>
    <w:rsid w:val="00884094"/>
    <w:rsid w:val="0088457A"/>
    <w:rsid w:val="008846C1"/>
    <w:rsid w:val="008848A0"/>
    <w:rsid w:val="00884C99"/>
    <w:rsid w:val="00884DCD"/>
    <w:rsid w:val="008854AF"/>
    <w:rsid w:val="008857CC"/>
    <w:rsid w:val="008859A0"/>
    <w:rsid w:val="008868E1"/>
    <w:rsid w:val="00886B09"/>
    <w:rsid w:val="00886BA1"/>
    <w:rsid w:val="00886D5C"/>
    <w:rsid w:val="0089018A"/>
    <w:rsid w:val="00890208"/>
    <w:rsid w:val="0089084E"/>
    <w:rsid w:val="00891CB3"/>
    <w:rsid w:val="00891F36"/>
    <w:rsid w:val="00892306"/>
    <w:rsid w:val="008930A6"/>
    <w:rsid w:val="00894224"/>
    <w:rsid w:val="00894B8E"/>
    <w:rsid w:val="00894BB5"/>
    <w:rsid w:val="00895B0B"/>
    <w:rsid w:val="00895E62"/>
    <w:rsid w:val="00896BA1"/>
    <w:rsid w:val="00897B75"/>
    <w:rsid w:val="00897B8A"/>
    <w:rsid w:val="00897C04"/>
    <w:rsid w:val="008A0114"/>
    <w:rsid w:val="008A01BD"/>
    <w:rsid w:val="008A075F"/>
    <w:rsid w:val="008A14D3"/>
    <w:rsid w:val="008A212D"/>
    <w:rsid w:val="008A23A2"/>
    <w:rsid w:val="008A2B56"/>
    <w:rsid w:val="008A2BDC"/>
    <w:rsid w:val="008A3745"/>
    <w:rsid w:val="008A3E62"/>
    <w:rsid w:val="008A426D"/>
    <w:rsid w:val="008A4314"/>
    <w:rsid w:val="008A439C"/>
    <w:rsid w:val="008A4D4D"/>
    <w:rsid w:val="008A582A"/>
    <w:rsid w:val="008A6B3F"/>
    <w:rsid w:val="008A6EDB"/>
    <w:rsid w:val="008A711E"/>
    <w:rsid w:val="008B04FE"/>
    <w:rsid w:val="008B054E"/>
    <w:rsid w:val="008B0551"/>
    <w:rsid w:val="008B067C"/>
    <w:rsid w:val="008B071C"/>
    <w:rsid w:val="008B08F7"/>
    <w:rsid w:val="008B0E57"/>
    <w:rsid w:val="008B1277"/>
    <w:rsid w:val="008B195C"/>
    <w:rsid w:val="008B1B76"/>
    <w:rsid w:val="008B1EAD"/>
    <w:rsid w:val="008B1F4D"/>
    <w:rsid w:val="008B241B"/>
    <w:rsid w:val="008B2A2C"/>
    <w:rsid w:val="008B3468"/>
    <w:rsid w:val="008B3729"/>
    <w:rsid w:val="008B3C56"/>
    <w:rsid w:val="008B3D02"/>
    <w:rsid w:val="008B3D0E"/>
    <w:rsid w:val="008B3D4A"/>
    <w:rsid w:val="008B4E24"/>
    <w:rsid w:val="008B5E8B"/>
    <w:rsid w:val="008B75C9"/>
    <w:rsid w:val="008B7878"/>
    <w:rsid w:val="008B792B"/>
    <w:rsid w:val="008B7AE3"/>
    <w:rsid w:val="008B7D86"/>
    <w:rsid w:val="008C0077"/>
    <w:rsid w:val="008C0493"/>
    <w:rsid w:val="008C08ED"/>
    <w:rsid w:val="008C09D9"/>
    <w:rsid w:val="008C09EE"/>
    <w:rsid w:val="008C16CF"/>
    <w:rsid w:val="008C2428"/>
    <w:rsid w:val="008C2642"/>
    <w:rsid w:val="008C2F82"/>
    <w:rsid w:val="008C3467"/>
    <w:rsid w:val="008C39DD"/>
    <w:rsid w:val="008C41C8"/>
    <w:rsid w:val="008C4C96"/>
    <w:rsid w:val="008C4CB1"/>
    <w:rsid w:val="008C54D2"/>
    <w:rsid w:val="008C5598"/>
    <w:rsid w:val="008C5EBA"/>
    <w:rsid w:val="008C5FC2"/>
    <w:rsid w:val="008C6735"/>
    <w:rsid w:val="008C685F"/>
    <w:rsid w:val="008C6C20"/>
    <w:rsid w:val="008C6D20"/>
    <w:rsid w:val="008D0623"/>
    <w:rsid w:val="008D08A0"/>
    <w:rsid w:val="008D0C22"/>
    <w:rsid w:val="008D0CFA"/>
    <w:rsid w:val="008D1F80"/>
    <w:rsid w:val="008D20D5"/>
    <w:rsid w:val="008D2288"/>
    <w:rsid w:val="008D24C9"/>
    <w:rsid w:val="008D250B"/>
    <w:rsid w:val="008D2BBB"/>
    <w:rsid w:val="008D2EA6"/>
    <w:rsid w:val="008D2EF6"/>
    <w:rsid w:val="008D3718"/>
    <w:rsid w:val="008D3A61"/>
    <w:rsid w:val="008D3D16"/>
    <w:rsid w:val="008D3DAC"/>
    <w:rsid w:val="008D3DB7"/>
    <w:rsid w:val="008D3E7A"/>
    <w:rsid w:val="008D49E0"/>
    <w:rsid w:val="008D5762"/>
    <w:rsid w:val="008D5B63"/>
    <w:rsid w:val="008D6353"/>
    <w:rsid w:val="008E0884"/>
    <w:rsid w:val="008E1323"/>
    <w:rsid w:val="008E1806"/>
    <w:rsid w:val="008E1CC1"/>
    <w:rsid w:val="008E1ECE"/>
    <w:rsid w:val="008E2027"/>
    <w:rsid w:val="008E21B5"/>
    <w:rsid w:val="008E2CD6"/>
    <w:rsid w:val="008E2D6A"/>
    <w:rsid w:val="008E3528"/>
    <w:rsid w:val="008E37FD"/>
    <w:rsid w:val="008E4356"/>
    <w:rsid w:val="008E44A2"/>
    <w:rsid w:val="008E4910"/>
    <w:rsid w:val="008E50F3"/>
    <w:rsid w:val="008E55DD"/>
    <w:rsid w:val="008E5A99"/>
    <w:rsid w:val="008E5ABC"/>
    <w:rsid w:val="008E5CA3"/>
    <w:rsid w:val="008E5F4E"/>
    <w:rsid w:val="008E6810"/>
    <w:rsid w:val="008E6FFB"/>
    <w:rsid w:val="008E7321"/>
    <w:rsid w:val="008E76A4"/>
    <w:rsid w:val="008E7C1F"/>
    <w:rsid w:val="008E7C58"/>
    <w:rsid w:val="008F0162"/>
    <w:rsid w:val="008F0263"/>
    <w:rsid w:val="008F0423"/>
    <w:rsid w:val="008F0A6C"/>
    <w:rsid w:val="008F135F"/>
    <w:rsid w:val="008F2C68"/>
    <w:rsid w:val="008F2C90"/>
    <w:rsid w:val="008F3687"/>
    <w:rsid w:val="008F3B27"/>
    <w:rsid w:val="008F3CEF"/>
    <w:rsid w:val="008F465C"/>
    <w:rsid w:val="008F54DE"/>
    <w:rsid w:val="008F5A8A"/>
    <w:rsid w:val="008F6668"/>
    <w:rsid w:val="008F6D5E"/>
    <w:rsid w:val="008F6E7C"/>
    <w:rsid w:val="008F7180"/>
    <w:rsid w:val="008F71FA"/>
    <w:rsid w:val="008F72EB"/>
    <w:rsid w:val="008F7DDE"/>
    <w:rsid w:val="008F7E4D"/>
    <w:rsid w:val="008F7FBE"/>
    <w:rsid w:val="0090097B"/>
    <w:rsid w:val="00900C61"/>
    <w:rsid w:val="00900CD7"/>
    <w:rsid w:val="00900D98"/>
    <w:rsid w:val="009011B3"/>
    <w:rsid w:val="00901447"/>
    <w:rsid w:val="0090178E"/>
    <w:rsid w:val="00901DC4"/>
    <w:rsid w:val="00901E9F"/>
    <w:rsid w:val="009020A2"/>
    <w:rsid w:val="0090215E"/>
    <w:rsid w:val="00902446"/>
    <w:rsid w:val="009027D3"/>
    <w:rsid w:val="0090399A"/>
    <w:rsid w:val="009044C5"/>
    <w:rsid w:val="00904C89"/>
    <w:rsid w:val="00905086"/>
    <w:rsid w:val="009057DF"/>
    <w:rsid w:val="0090584A"/>
    <w:rsid w:val="0090598B"/>
    <w:rsid w:val="00905F41"/>
    <w:rsid w:val="009063F7"/>
    <w:rsid w:val="00906407"/>
    <w:rsid w:val="00906B3E"/>
    <w:rsid w:val="00906DFB"/>
    <w:rsid w:val="00906E14"/>
    <w:rsid w:val="00907B41"/>
    <w:rsid w:val="00910E3E"/>
    <w:rsid w:val="00910F11"/>
    <w:rsid w:val="009113E2"/>
    <w:rsid w:val="009113F8"/>
    <w:rsid w:val="009123CF"/>
    <w:rsid w:val="00912762"/>
    <w:rsid w:val="00912C6D"/>
    <w:rsid w:val="0091363B"/>
    <w:rsid w:val="009145C2"/>
    <w:rsid w:val="00914D6A"/>
    <w:rsid w:val="00914EBB"/>
    <w:rsid w:val="00915145"/>
    <w:rsid w:val="00915407"/>
    <w:rsid w:val="009158B9"/>
    <w:rsid w:val="00915D87"/>
    <w:rsid w:val="00916712"/>
    <w:rsid w:val="00916B05"/>
    <w:rsid w:val="00916C67"/>
    <w:rsid w:val="00916D89"/>
    <w:rsid w:val="009171D1"/>
    <w:rsid w:val="009206FE"/>
    <w:rsid w:val="00920AD5"/>
    <w:rsid w:val="00921D57"/>
    <w:rsid w:val="00922856"/>
    <w:rsid w:val="00922F52"/>
    <w:rsid w:val="00923C6F"/>
    <w:rsid w:val="009241A4"/>
    <w:rsid w:val="009246F5"/>
    <w:rsid w:val="0092500C"/>
    <w:rsid w:val="00925193"/>
    <w:rsid w:val="009254D3"/>
    <w:rsid w:val="00925522"/>
    <w:rsid w:val="00925CDE"/>
    <w:rsid w:val="00926186"/>
    <w:rsid w:val="00926C3D"/>
    <w:rsid w:val="00927197"/>
    <w:rsid w:val="009277F1"/>
    <w:rsid w:val="00927954"/>
    <w:rsid w:val="009304D2"/>
    <w:rsid w:val="00930505"/>
    <w:rsid w:val="00930524"/>
    <w:rsid w:val="009305EB"/>
    <w:rsid w:val="00930654"/>
    <w:rsid w:val="009311DC"/>
    <w:rsid w:val="009314B3"/>
    <w:rsid w:val="00931805"/>
    <w:rsid w:val="009318BE"/>
    <w:rsid w:val="00931BC7"/>
    <w:rsid w:val="00933604"/>
    <w:rsid w:val="00933B81"/>
    <w:rsid w:val="00934924"/>
    <w:rsid w:val="00934B6B"/>
    <w:rsid w:val="00934C0D"/>
    <w:rsid w:val="00934DFC"/>
    <w:rsid w:val="00934E2B"/>
    <w:rsid w:val="009365A5"/>
    <w:rsid w:val="0093664A"/>
    <w:rsid w:val="009372E0"/>
    <w:rsid w:val="00937564"/>
    <w:rsid w:val="0093757B"/>
    <w:rsid w:val="00937AA2"/>
    <w:rsid w:val="00937DEA"/>
    <w:rsid w:val="00937EFC"/>
    <w:rsid w:val="009403F4"/>
    <w:rsid w:val="00940A34"/>
    <w:rsid w:val="009424A4"/>
    <w:rsid w:val="00942E5A"/>
    <w:rsid w:val="0094333E"/>
    <w:rsid w:val="00943411"/>
    <w:rsid w:val="009439F9"/>
    <w:rsid w:val="00944A85"/>
    <w:rsid w:val="00944F02"/>
    <w:rsid w:val="009450E6"/>
    <w:rsid w:val="00945470"/>
    <w:rsid w:val="00945FAD"/>
    <w:rsid w:val="009460F0"/>
    <w:rsid w:val="00946326"/>
    <w:rsid w:val="009464F3"/>
    <w:rsid w:val="00946CB1"/>
    <w:rsid w:val="00947176"/>
    <w:rsid w:val="00947CE3"/>
    <w:rsid w:val="00947ED1"/>
    <w:rsid w:val="00950342"/>
    <w:rsid w:val="00950639"/>
    <w:rsid w:val="00950D0B"/>
    <w:rsid w:val="00951DED"/>
    <w:rsid w:val="00952A3E"/>
    <w:rsid w:val="00953C0C"/>
    <w:rsid w:val="00953C52"/>
    <w:rsid w:val="009545BB"/>
    <w:rsid w:val="009549D6"/>
    <w:rsid w:val="00954DC3"/>
    <w:rsid w:val="00954E61"/>
    <w:rsid w:val="00954F93"/>
    <w:rsid w:val="00955122"/>
    <w:rsid w:val="009554FE"/>
    <w:rsid w:val="00955E62"/>
    <w:rsid w:val="009560EE"/>
    <w:rsid w:val="009561B4"/>
    <w:rsid w:val="00956365"/>
    <w:rsid w:val="00956415"/>
    <w:rsid w:val="00956C92"/>
    <w:rsid w:val="00956C9D"/>
    <w:rsid w:val="00956CA1"/>
    <w:rsid w:val="00960266"/>
    <w:rsid w:val="009607D6"/>
    <w:rsid w:val="009609B8"/>
    <w:rsid w:val="00960A86"/>
    <w:rsid w:val="00960FE7"/>
    <w:rsid w:val="00961377"/>
    <w:rsid w:val="00961628"/>
    <w:rsid w:val="00961908"/>
    <w:rsid w:val="009620B5"/>
    <w:rsid w:val="009624AF"/>
    <w:rsid w:val="0096285B"/>
    <w:rsid w:val="009631C9"/>
    <w:rsid w:val="00963774"/>
    <w:rsid w:val="00963D7E"/>
    <w:rsid w:val="0096413F"/>
    <w:rsid w:val="00964284"/>
    <w:rsid w:val="0096437C"/>
    <w:rsid w:val="009645B5"/>
    <w:rsid w:val="009645C1"/>
    <w:rsid w:val="00965006"/>
    <w:rsid w:val="009657B1"/>
    <w:rsid w:val="00966364"/>
    <w:rsid w:val="00966937"/>
    <w:rsid w:val="00966F8A"/>
    <w:rsid w:val="0096751F"/>
    <w:rsid w:val="00967951"/>
    <w:rsid w:val="00970098"/>
    <w:rsid w:val="0097010F"/>
    <w:rsid w:val="0097042F"/>
    <w:rsid w:val="00970854"/>
    <w:rsid w:val="009709AD"/>
    <w:rsid w:val="00970DD4"/>
    <w:rsid w:val="00970E2A"/>
    <w:rsid w:val="00971989"/>
    <w:rsid w:val="00971A9E"/>
    <w:rsid w:val="00971B59"/>
    <w:rsid w:val="00971DAE"/>
    <w:rsid w:val="00971FDB"/>
    <w:rsid w:val="009728A7"/>
    <w:rsid w:val="00972C9D"/>
    <w:rsid w:val="00972DA5"/>
    <w:rsid w:val="00972E77"/>
    <w:rsid w:val="00973AB5"/>
    <w:rsid w:val="0097474F"/>
    <w:rsid w:val="00974853"/>
    <w:rsid w:val="00974BBB"/>
    <w:rsid w:val="00974BE1"/>
    <w:rsid w:val="0097524B"/>
    <w:rsid w:val="00975B18"/>
    <w:rsid w:val="00975BB0"/>
    <w:rsid w:val="009767A3"/>
    <w:rsid w:val="00976E1A"/>
    <w:rsid w:val="00976F63"/>
    <w:rsid w:val="0097735C"/>
    <w:rsid w:val="009773ED"/>
    <w:rsid w:val="00977891"/>
    <w:rsid w:val="00977A8B"/>
    <w:rsid w:val="00980444"/>
    <w:rsid w:val="00980A77"/>
    <w:rsid w:val="00980B63"/>
    <w:rsid w:val="00980CD1"/>
    <w:rsid w:val="00982697"/>
    <w:rsid w:val="009828DC"/>
    <w:rsid w:val="009829CE"/>
    <w:rsid w:val="00983517"/>
    <w:rsid w:val="00983596"/>
    <w:rsid w:val="00983952"/>
    <w:rsid w:val="00983FD9"/>
    <w:rsid w:val="009852D3"/>
    <w:rsid w:val="0098578F"/>
    <w:rsid w:val="009858A4"/>
    <w:rsid w:val="00985E81"/>
    <w:rsid w:val="00986C6E"/>
    <w:rsid w:val="0098726A"/>
    <w:rsid w:val="00987409"/>
    <w:rsid w:val="0099089E"/>
    <w:rsid w:val="009911B7"/>
    <w:rsid w:val="00991BDB"/>
    <w:rsid w:val="00991FF2"/>
    <w:rsid w:val="0099203F"/>
    <w:rsid w:val="0099275C"/>
    <w:rsid w:val="0099281B"/>
    <w:rsid w:val="00992F0A"/>
    <w:rsid w:val="00993605"/>
    <w:rsid w:val="00993E85"/>
    <w:rsid w:val="00994055"/>
    <w:rsid w:val="00994373"/>
    <w:rsid w:val="0099481B"/>
    <w:rsid w:val="0099492F"/>
    <w:rsid w:val="00994F5A"/>
    <w:rsid w:val="00994F74"/>
    <w:rsid w:val="0099618A"/>
    <w:rsid w:val="00996FA4"/>
    <w:rsid w:val="009978C0"/>
    <w:rsid w:val="00997CF4"/>
    <w:rsid w:val="009A036A"/>
    <w:rsid w:val="009A087C"/>
    <w:rsid w:val="009A1440"/>
    <w:rsid w:val="009A14C3"/>
    <w:rsid w:val="009A14E4"/>
    <w:rsid w:val="009A18D9"/>
    <w:rsid w:val="009A1A0E"/>
    <w:rsid w:val="009A20B8"/>
    <w:rsid w:val="009A2320"/>
    <w:rsid w:val="009A3198"/>
    <w:rsid w:val="009A3C13"/>
    <w:rsid w:val="009A3DF4"/>
    <w:rsid w:val="009A45F7"/>
    <w:rsid w:val="009A5053"/>
    <w:rsid w:val="009A5260"/>
    <w:rsid w:val="009A5B36"/>
    <w:rsid w:val="009A5CFE"/>
    <w:rsid w:val="009A5E1B"/>
    <w:rsid w:val="009A602A"/>
    <w:rsid w:val="009A61EC"/>
    <w:rsid w:val="009A621C"/>
    <w:rsid w:val="009A65A6"/>
    <w:rsid w:val="009A6686"/>
    <w:rsid w:val="009A68E2"/>
    <w:rsid w:val="009A6914"/>
    <w:rsid w:val="009A7143"/>
    <w:rsid w:val="009A784C"/>
    <w:rsid w:val="009A7DFD"/>
    <w:rsid w:val="009B0899"/>
    <w:rsid w:val="009B126E"/>
    <w:rsid w:val="009B1431"/>
    <w:rsid w:val="009B2342"/>
    <w:rsid w:val="009B2C03"/>
    <w:rsid w:val="009B2DC8"/>
    <w:rsid w:val="009B3DC0"/>
    <w:rsid w:val="009B3F05"/>
    <w:rsid w:val="009B433D"/>
    <w:rsid w:val="009B452A"/>
    <w:rsid w:val="009B45A5"/>
    <w:rsid w:val="009B4CF0"/>
    <w:rsid w:val="009B50A8"/>
    <w:rsid w:val="009B5570"/>
    <w:rsid w:val="009B56EC"/>
    <w:rsid w:val="009B5A4A"/>
    <w:rsid w:val="009B5B31"/>
    <w:rsid w:val="009B659A"/>
    <w:rsid w:val="009B6ACB"/>
    <w:rsid w:val="009B71F2"/>
    <w:rsid w:val="009B7258"/>
    <w:rsid w:val="009B7A80"/>
    <w:rsid w:val="009B7FD7"/>
    <w:rsid w:val="009C0339"/>
    <w:rsid w:val="009C11F3"/>
    <w:rsid w:val="009C1721"/>
    <w:rsid w:val="009C18B9"/>
    <w:rsid w:val="009C1E14"/>
    <w:rsid w:val="009C1FCA"/>
    <w:rsid w:val="009C2133"/>
    <w:rsid w:val="009C2672"/>
    <w:rsid w:val="009C30E1"/>
    <w:rsid w:val="009C352F"/>
    <w:rsid w:val="009C3A7A"/>
    <w:rsid w:val="009C4197"/>
    <w:rsid w:val="009C4464"/>
    <w:rsid w:val="009C4509"/>
    <w:rsid w:val="009C4850"/>
    <w:rsid w:val="009C59F8"/>
    <w:rsid w:val="009C5F15"/>
    <w:rsid w:val="009C622A"/>
    <w:rsid w:val="009C6755"/>
    <w:rsid w:val="009C6BB1"/>
    <w:rsid w:val="009C6C69"/>
    <w:rsid w:val="009C7184"/>
    <w:rsid w:val="009C737D"/>
    <w:rsid w:val="009C74AE"/>
    <w:rsid w:val="009D00A1"/>
    <w:rsid w:val="009D00E3"/>
    <w:rsid w:val="009D0297"/>
    <w:rsid w:val="009D0FE8"/>
    <w:rsid w:val="009D120B"/>
    <w:rsid w:val="009D3247"/>
    <w:rsid w:val="009D3EF1"/>
    <w:rsid w:val="009D42FB"/>
    <w:rsid w:val="009D44D2"/>
    <w:rsid w:val="009D46A1"/>
    <w:rsid w:val="009D4C9C"/>
    <w:rsid w:val="009D4E79"/>
    <w:rsid w:val="009D58E8"/>
    <w:rsid w:val="009D673E"/>
    <w:rsid w:val="009D6A1C"/>
    <w:rsid w:val="009D6F48"/>
    <w:rsid w:val="009D7105"/>
    <w:rsid w:val="009D7593"/>
    <w:rsid w:val="009D7634"/>
    <w:rsid w:val="009D7769"/>
    <w:rsid w:val="009D79DE"/>
    <w:rsid w:val="009E0215"/>
    <w:rsid w:val="009E0633"/>
    <w:rsid w:val="009E0C95"/>
    <w:rsid w:val="009E1294"/>
    <w:rsid w:val="009E12C6"/>
    <w:rsid w:val="009E1AA2"/>
    <w:rsid w:val="009E1DD7"/>
    <w:rsid w:val="009E221D"/>
    <w:rsid w:val="009E23D8"/>
    <w:rsid w:val="009E245B"/>
    <w:rsid w:val="009E2655"/>
    <w:rsid w:val="009E2A74"/>
    <w:rsid w:val="009E334A"/>
    <w:rsid w:val="009E343B"/>
    <w:rsid w:val="009E38BD"/>
    <w:rsid w:val="009E3E6F"/>
    <w:rsid w:val="009E40C0"/>
    <w:rsid w:val="009E42D1"/>
    <w:rsid w:val="009E4436"/>
    <w:rsid w:val="009E44F1"/>
    <w:rsid w:val="009E5270"/>
    <w:rsid w:val="009E5657"/>
    <w:rsid w:val="009E5AF6"/>
    <w:rsid w:val="009E5C58"/>
    <w:rsid w:val="009E5EA0"/>
    <w:rsid w:val="009E5FA1"/>
    <w:rsid w:val="009E6275"/>
    <w:rsid w:val="009E6CFA"/>
    <w:rsid w:val="009E6ED2"/>
    <w:rsid w:val="009F06EB"/>
    <w:rsid w:val="009F09F6"/>
    <w:rsid w:val="009F1077"/>
    <w:rsid w:val="009F10ED"/>
    <w:rsid w:val="009F160C"/>
    <w:rsid w:val="009F181C"/>
    <w:rsid w:val="009F1912"/>
    <w:rsid w:val="009F196F"/>
    <w:rsid w:val="009F1FFF"/>
    <w:rsid w:val="009F2007"/>
    <w:rsid w:val="009F22D6"/>
    <w:rsid w:val="009F23EB"/>
    <w:rsid w:val="009F26A6"/>
    <w:rsid w:val="009F2D54"/>
    <w:rsid w:val="009F3004"/>
    <w:rsid w:val="009F30B6"/>
    <w:rsid w:val="009F40A1"/>
    <w:rsid w:val="009F444D"/>
    <w:rsid w:val="009F4E9A"/>
    <w:rsid w:val="009F5168"/>
    <w:rsid w:val="009F51BA"/>
    <w:rsid w:val="009F5C04"/>
    <w:rsid w:val="009F66A6"/>
    <w:rsid w:val="009F6923"/>
    <w:rsid w:val="009F7047"/>
    <w:rsid w:val="009F716D"/>
    <w:rsid w:val="009F7483"/>
    <w:rsid w:val="009F758B"/>
    <w:rsid w:val="009F7A79"/>
    <w:rsid w:val="009F7EB0"/>
    <w:rsid w:val="00A00612"/>
    <w:rsid w:val="00A00796"/>
    <w:rsid w:val="00A00EE8"/>
    <w:rsid w:val="00A01696"/>
    <w:rsid w:val="00A01A1C"/>
    <w:rsid w:val="00A01CD3"/>
    <w:rsid w:val="00A0221B"/>
    <w:rsid w:val="00A02240"/>
    <w:rsid w:val="00A02383"/>
    <w:rsid w:val="00A02526"/>
    <w:rsid w:val="00A0257E"/>
    <w:rsid w:val="00A025D5"/>
    <w:rsid w:val="00A027A7"/>
    <w:rsid w:val="00A03567"/>
    <w:rsid w:val="00A03844"/>
    <w:rsid w:val="00A039C2"/>
    <w:rsid w:val="00A03FAB"/>
    <w:rsid w:val="00A0482C"/>
    <w:rsid w:val="00A0484E"/>
    <w:rsid w:val="00A048F0"/>
    <w:rsid w:val="00A04BED"/>
    <w:rsid w:val="00A053D4"/>
    <w:rsid w:val="00A054EB"/>
    <w:rsid w:val="00A05631"/>
    <w:rsid w:val="00A05B56"/>
    <w:rsid w:val="00A06452"/>
    <w:rsid w:val="00A06CBB"/>
    <w:rsid w:val="00A07056"/>
    <w:rsid w:val="00A0709E"/>
    <w:rsid w:val="00A07339"/>
    <w:rsid w:val="00A07588"/>
    <w:rsid w:val="00A07BAC"/>
    <w:rsid w:val="00A07EB2"/>
    <w:rsid w:val="00A10070"/>
    <w:rsid w:val="00A10C3E"/>
    <w:rsid w:val="00A10CCE"/>
    <w:rsid w:val="00A10F17"/>
    <w:rsid w:val="00A11370"/>
    <w:rsid w:val="00A118F9"/>
    <w:rsid w:val="00A119F6"/>
    <w:rsid w:val="00A121EC"/>
    <w:rsid w:val="00A121FB"/>
    <w:rsid w:val="00A12203"/>
    <w:rsid w:val="00A12E09"/>
    <w:rsid w:val="00A1343A"/>
    <w:rsid w:val="00A135CC"/>
    <w:rsid w:val="00A13AFD"/>
    <w:rsid w:val="00A143B0"/>
    <w:rsid w:val="00A143FE"/>
    <w:rsid w:val="00A1469F"/>
    <w:rsid w:val="00A146EF"/>
    <w:rsid w:val="00A15D23"/>
    <w:rsid w:val="00A15DC8"/>
    <w:rsid w:val="00A15E81"/>
    <w:rsid w:val="00A162B4"/>
    <w:rsid w:val="00A16C4A"/>
    <w:rsid w:val="00A176EA"/>
    <w:rsid w:val="00A17942"/>
    <w:rsid w:val="00A17D99"/>
    <w:rsid w:val="00A17DE2"/>
    <w:rsid w:val="00A209D9"/>
    <w:rsid w:val="00A2136B"/>
    <w:rsid w:val="00A2184D"/>
    <w:rsid w:val="00A218CA"/>
    <w:rsid w:val="00A219C1"/>
    <w:rsid w:val="00A21AE2"/>
    <w:rsid w:val="00A21E8C"/>
    <w:rsid w:val="00A21F50"/>
    <w:rsid w:val="00A224F8"/>
    <w:rsid w:val="00A2296D"/>
    <w:rsid w:val="00A23412"/>
    <w:rsid w:val="00A2365B"/>
    <w:rsid w:val="00A243FF"/>
    <w:rsid w:val="00A2499F"/>
    <w:rsid w:val="00A249A1"/>
    <w:rsid w:val="00A252AC"/>
    <w:rsid w:val="00A258F4"/>
    <w:rsid w:val="00A26C61"/>
    <w:rsid w:val="00A2750B"/>
    <w:rsid w:val="00A3016D"/>
    <w:rsid w:val="00A30F45"/>
    <w:rsid w:val="00A31C8F"/>
    <w:rsid w:val="00A32366"/>
    <w:rsid w:val="00A3330D"/>
    <w:rsid w:val="00A3360D"/>
    <w:rsid w:val="00A338C1"/>
    <w:rsid w:val="00A33C39"/>
    <w:rsid w:val="00A363C1"/>
    <w:rsid w:val="00A3718A"/>
    <w:rsid w:val="00A37860"/>
    <w:rsid w:val="00A37E53"/>
    <w:rsid w:val="00A40595"/>
    <w:rsid w:val="00A405E5"/>
    <w:rsid w:val="00A40D7F"/>
    <w:rsid w:val="00A413C3"/>
    <w:rsid w:val="00A41ADA"/>
    <w:rsid w:val="00A424D5"/>
    <w:rsid w:val="00A428B7"/>
    <w:rsid w:val="00A4345F"/>
    <w:rsid w:val="00A4353C"/>
    <w:rsid w:val="00A43741"/>
    <w:rsid w:val="00A43D3A"/>
    <w:rsid w:val="00A45B71"/>
    <w:rsid w:val="00A45C57"/>
    <w:rsid w:val="00A46044"/>
    <w:rsid w:val="00A4664E"/>
    <w:rsid w:val="00A46869"/>
    <w:rsid w:val="00A46AFA"/>
    <w:rsid w:val="00A47172"/>
    <w:rsid w:val="00A474B1"/>
    <w:rsid w:val="00A47683"/>
    <w:rsid w:val="00A47B83"/>
    <w:rsid w:val="00A5021B"/>
    <w:rsid w:val="00A502DA"/>
    <w:rsid w:val="00A50568"/>
    <w:rsid w:val="00A50F1A"/>
    <w:rsid w:val="00A50FF1"/>
    <w:rsid w:val="00A510E9"/>
    <w:rsid w:val="00A51365"/>
    <w:rsid w:val="00A51723"/>
    <w:rsid w:val="00A5173E"/>
    <w:rsid w:val="00A524C4"/>
    <w:rsid w:val="00A533FA"/>
    <w:rsid w:val="00A53C21"/>
    <w:rsid w:val="00A53E35"/>
    <w:rsid w:val="00A542C2"/>
    <w:rsid w:val="00A543D7"/>
    <w:rsid w:val="00A54CBD"/>
    <w:rsid w:val="00A555E8"/>
    <w:rsid w:val="00A55C0D"/>
    <w:rsid w:val="00A55CF9"/>
    <w:rsid w:val="00A5626F"/>
    <w:rsid w:val="00A56464"/>
    <w:rsid w:val="00A57050"/>
    <w:rsid w:val="00A5739A"/>
    <w:rsid w:val="00A57D0F"/>
    <w:rsid w:val="00A60E6F"/>
    <w:rsid w:val="00A60F40"/>
    <w:rsid w:val="00A610EB"/>
    <w:rsid w:val="00A61244"/>
    <w:rsid w:val="00A61994"/>
    <w:rsid w:val="00A61C70"/>
    <w:rsid w:val="00A61FF5"/>
    <w:rsid w:val="00A62386"/>
    <w:rsid w:val="00A625E2"/>
    <w:rsid w:val="00A62BB9"/>
    <w:rsid w:val="00A62E4D"/>
    <w:rsid w:val="00A634B5"/>
    <w:rsid w:val="00A64702"/>
    <w:rsid w:val="00A65ADF"/>
    <w:rsid w:val="00A65D5A"/>
    <w:rsid w:val="00A65ECE"/>
    <w:rsid w:val="00A6620D"/>
    <w:rsid w:val="00A67141"/>
    <w:rsid w:val="00A67715"/>
    <w:rsid w:val="00A70049"/>
    <w:rsid w:val="00A7043A"/>
    <w:rsid w:val="00A7069A"/>
    <w:rsid w:val="00A70BDE"/>
    <w:rsid w:val="00A7191B"/>
    <w:rsid w:val="00A719C8"/>
    <w:rsid w:val="00A71B4D"/>
    <w:rsid w:val="00A72FE0"/>
    <w:rsid w:val="00A73706"/>
    <w:rsid w:val="00A73CCE"/>
    <w:rsid w:val="00A73DEC"/>
    <w:rsid w:val="00A73EA3"/>
    <w:rsid w:val="00A74781"/>
    <w:rsid w:val="00A74DD3"/>
    <w:rsid w:val="00A75064"/>
    <w:rsid w:val="00A752E7"/>
    <w:rsid w:val="00A7532B"/>
    <w:rsid w:val="00A75519"/>
    <w:rsid w:val="00A756AC"/>
    <w:rsid w:val="00A75926"/>
    <w:rsid w:val="00A75E56"/>
    <w:rsid w:val="00A75FB2"/>
    <w:rsid w:val="00A76219"/>
    <w:rsid w:val="00A775EA"/>
    <w:rsid w:val="00A775F0"/>
    <w:rsid w:val="00A77819"/>
    <w:rsid w:val="00A77F0E"/>
    <w:rsid w:val="00A80573"/>
    <w:rsid w:val="00A8093C"/>
    <w:rsid w:val="00A80CCB"/>
    <w:rsid w:val="00A8105E"/>
    <w:rsid w:val="00A81AFC"/>
    <w:rsid w:val="00A81CAE"/>
    <w:rsid w:val="00A82200"/>
    <w:rsid w:val="00A824A4"/>
    <w:rsid w:val="00A83861"/>
    <w:rsid w:val="00A83C2E"/>
    <w:rsid w:val="00A84155"/>
    <w:rsid w:val="00A84209"/>
    <w:rsid w:val="00A84EF1"/>
    <w:rsid w:val="00A8511E"/>
    <w:rsid w:val="00A85C66"/>
    <w:rsid w:val="00A861F8"/>
    <w:rsid w:val="00A8627B"/>
    <w:rsid w:val="00A866B8"/>
    <w:rsid w:val="00A8764E"/>
    <w:rsid w:val="00A87F8A"/>
    <w:rsid w:val="00A9023C"/>
    <w:rsid w:val="00A9028B"/>
    <w:rsid w:val="00A90D4A"/>
    <w:rsid w:val="00A92120"/>
    <w:rsid w:val="00A92D32"/>
    <w:rsid w:val="00A93697"/>
    <w:rsid w:val="00A93D57"/>
    <w:rsid w:val="00A9425E"/>
    <w:rsid w:val="00A948A6"/>
    <w:rsid w:val="00A94C9B"/>
    <w:rsid w:val="00A962E4"/>
    <w:rsid w:val="00A96900"/>
    <w:rsid w:val="00A97460"/>
    <w:rsid w:val="00A9747A"/>
    <w:rsid w:val="00A97805"/>
    <w:rsid w:val="00A97BF4"/>
    <w:rsid w:val="00A97C57"/>
    <w:rsid w:val="00AA0B14"/>
    <w:rsid w:val="00AA0F9A"/>
    <w:rsid w:val="00AA130E"/>
    <w:rsid w:val="00AA1940"/>
    <w:rsid w:val="00AA19EB"/>
    <w:rsid w:val="00AA1A50"/>
    <w:rsid w:val="00AA1C61"/>
    <w:rsid w:val="00AA1DB8"/>
    <w:rsid w:val="00AA1F27"/>
    <w:rsid w:val="00AA203C"/>
    <w:rsid w:val="00AA2337"/>
    <w:rsid w:val="00AA26F2"/>
    <w:rsid w:val="00AA290B"/>
    <w:rsid w:val="00AA2CCA"/>
    <w:rsid w:val="00AA2D18"/>
    <w:rsid w:val="00AA3179"/>
    <w:rsid w:val="00AA37FA"/>
    <w:rsid w:val="00AA3CAC"/>
    <w:rsid w:val="00AA51B0"/>
    <w:rsid w:val="00AA6712"/>
    <w:rsid w:val="00AA6C1D"/>
    <w:rsid w:val="00AA7361"/>
    <w:rsid w:val="00AA785B"/>
    <w:rsid w:val="00AA7DC1"/>
    <w:rsid w:val="00AB0080"/>
    <w:rsid w:val="00AB012E"/>
    <w:rsid w:val="00AB015E"/>
    <w:rsid w:val="00AB0211"/>
    <w:rsid w:val="00AB09BD"/>
    <w:rsid w:val="00AB0B87"/>
    <w:rsid w:val="00AB0C60"/>
    <w:rsid w:val="00AB13E2"/>
    <w:rsid w:val="00AB15C9"/>
    <w:rsid w:val="00AB1774"/>
    <w:rsid w:val="00AB19B4"/>
    <w:rsid w:val="00AB1E09"/>
    <w:rsid w:val="00AB1F68"/>
    <w:rsid w:val="00AB2366"/>
    <w:rsid w:val="00AB245C"/>
    <w:rsid w:val="00AB2587"/>
    <w:rsid w:val="00AB258E"/>
    <w:rsid w:val="00AB29F1"/>
    <w:rsid w:val="00AB2B08"/>
    <w:rsid w:val="00AB3616"/>
    <w:rsid w:val="00AB3932"/>
    <w:rsid w:val="00AB3DB8"/>
    <w:rsid w:val="00AB3FFF"/>
    <w:rsid w:val="00AB41A7"/>
    <w:rsid w:val="00AB4A7D"/>
    <w:rsid w:val="00AB4D3F"/>
    <w:rsid w:val="00AB4F28"/>
    <w:rsid w:val="00AB583D"/>
    <w:rsid w:val="00AB5A56"/>
    <w:rsid w:val="00AB5BDD"/>
    <w:rsid w:val="00AB5D64"/>
    <w:rsid w:val="00AB6157"/>
    <w:rsid w:val="00AB636C"/>
    <w:rsid w:val="00AB6D92"/>
    <w:rsid w:val="00AB6EDF"/>
    <w:rsid w:val="00AB71B7"/>
    <w:rsid w:val="00AB750D"/>
    <w:rsid w:val="00AC02A3"/>
    <w:rsid w:val="00AC0337"/>
    <w:rsid w:val="00AC0354"/>
    <w:rsid w:val="00AC0856"/>
    <w:rsid w:val="00AC0BC3"/>
    <w:rsid w:val="00AC1549"/>
    <w:rsid w:val="00AC197E"/>
    <w:rsid w:val="00AC1C92"/>
    <w:rsid w:val="00AC1D5F"/>
    <w:rsid w:val="00AC1E10"/>
    <w:rsid w:val="00AC1E2E"/>
    <w:rsid w:val="00AC1F75"/>
    <w:rsid w:val="00AC2719"/>
    <w:rsid w:val="00AC29CE"/>
    <w:rsid w:val="00AC336C"/>
    <w:rsid w:val="00AC34D4"/>
    <w:rsid w:val="00AC3624"/>
    <w:rsid w:val="00AC385A"/>
    <w:rsid w:val="00AC39F9"/>
    <w:rsid w:val="00AC3F84"/>
    <w:rsid w:val="00AC42F3"/>
    <w:rsid w:val="00AC445B"/>
    <w:rsid w:val="00AC4516"/>
    <w:rsid w:val="00AC53CD"/>
    <w:rsid w:val="00AC584E"/>
    <w:rsid w:val="00AC59B2"/>
    <w:rsid w:val="00AC5DF3"/>
    <w:rsid w:val="00AC5FBA"/>
    <w:rsid w:val="00AC61CA"/>
    <w:rsid w:val="00AC6D01"/>
    <w:rsid w:val="00AD0943"/>
    <w:rsid w:val="00AD0A69"/>
    <w:rsid w:val="00AD0B10"/>
    <w:rsid w:val="00AD0C9E"/>
    <w:rsid w:val="00AD14F2"/>
    <w:rsid w:val="00AD1E71"/>
    <w:rsid w:val="00AD1EF9"/>
    <w:rsid w:val="00AD24DF"/>
    <w:rsid w:val="00AD2647"/>
    <w:rsid w:val="00AD3165"/>
    <w:rsid w:val="00AD31B4"/>
    <w:rsid w:val="00AD348F"/>
    <w:rsid w:val="00AD37EE"/>
    <w:rsid w:val="00AD3BF7"/>
    <w:rsid w:val="00AD3E95"/>
    <w:rsid w:val="00AD4544"/>
    <w:rsid w:val="00AD459F"/>
    <w:rsid w:val="00AD497F"/>
    <w:rsid w:val="00AD5F72"/>
    <w:rsid w:val="00AD650B"/>
    <w:rsid w:val="00AD6ACF"/>
    <w:rsid w:val="00AD6D0F"/>
    <w:rsid w:val="00AD6D3B"/>
    <w:rsid w:val="00AD733D"/>
    <w:rsid w:val="00AD7D74"/>
    <w:rsid w:val="00AE0E84"/>
    <w:rsid w:val="00AE10AD"/>
    <w:rsid w:val="00AE12EA"/>
    <w:rsid w:val="00AE1660"/>
    <w:rsid w:val="00AE1B64"/>
    <w:rsid w:val="00AE300F"/>
    <w:rsid w:val="00AE3733"/>
    <w:rsid w:val="00AE3FEF"/>
    <w:rsid w:val="00AE4091"/>
    <w:rsid w:val="00AE43A7"/>
    <w:rsid w:val="00AE50B1"/>
    <w:rsid w:val="00AE5561"/>
    <w:rsid w:val="00AE58B7"/>
    <w:rsid w:val="00AE59B3"/>
    <w:rsid w:val="00AE5E7E"/>
    <w:rsid w:val="00AE6065"/>
    <w:rsid w:val="00AE6B39"/>
    <w:rsid w:val="00AE6C13"/>
    <w:rsid w:val="00AE6D38"/>
    <w:rsid w:val="00AE78CB"/>
    <w:rsid w:val="00AE78E4"/>
    <w:rsid w:val="00AE7AA6"/>
    <w:rsid w:val="00AF068F"/>
    <w:rsid w:val="00AF0B32"/>
    <w:rsid w:val="00AF1182"/>
    <w:rsid w:val="00AF1EF6"/>
    <w:rsid w:val="00AF265F"/>
    <w:rsid w:val="00AF26B1"/>
    <w:rsid w:val="00AF280D"/>
    <w:rsid w:val="00AF29B9"/>
    <w:rsid w:val="00AF2D4F"/>
    <w:rsid w:val="00AF2ECE"/>
    <w:rsid w:val="00AF3091"/>
    <w:rsid w:val="00AF30C3"/>
    <w:rsid w:val="00AF3863"/>
    <w:rsid w:val="00AF4079"/>
    <w:rsid w:val="00AF41A8"/>
    <w:rsid w:val="00AF4273"/>
    <w:rsid w:val="00AF439E"/>
    <w:rsid w:val="00AF4738"/>
    <w:rsid w:val="00AF49BF"/>
    <w:rsid w:val="00AF4A3B"/>
    <w:rsid w:val="00AF5057"/>
    <w:rsid w:val="00AF5242"/>
    <w:rsid w:val="00AF537C"/>
    <w:rsid w:val="00AF5394"/>
    <w:rsid w:val="00AF5820"/>
    <w:rsid w:val="00AF60EA"/>
    <w:rsid w:val="00AF67F2"/>
    <w:rsid w:val="00AF6966"/>
    <w:rsid w:val="00AF6E9A"/>
    <w:rsid w:val="00AF72FB"/>
    <w:rsid w:val="00AF7F42"/>
    <w:rsid w:val="00B00373"/>
    <w:rsid w:val="00B008F3"/>
    <w:rsid w:val="00B00BAD"/>
    <w:rsid w:val="00B00D7E"/>
    <w:rsid w:val="00B0154B"/>
    <w:rsid w:val="00B017F2"/>
    <w:rsid w:val="00B01800"/>
    <w:rsid w:val="00B01BBF"/>
    <w:rsid w:val="00B02BAA"/>
    <w:rsid w:val="00B0341D"/>
    <w:rsid w:val="00B03436"/>
    <w:rsid w:val="00B03A07"/>
    <w:rsid w:val="00B03F98"/>
    <w:rsid w:val="00B040D0"/>
    <w:rsid w:val="00B04941"/>
    <w:rsid w:val="00B04A39"/>
    <w:rsid w:val="00B04FEE"/>
    <w:rsid w:val="00B052B1"/>
    <w:rsid w:val="00B05396"/>
    <w:rsid w:val="00B0632C"/>
    <w:rsid w:val="00B06BA0"/>
    <w:rsid w:val="00B10018"/>
    <w:rsid w:val="00B10A6E"/>
    <w:rsid w:val="00B10E56"/>
    <w:rsid w:val="00B117AB"/>
    <w:rsid w:val="00B118A2"/>
    <w:rsid w:val="00B11C25"/>
    <w:rsid w:val="00B11F8B"/>
    <w:rsid w:val="00B125DA"/>
    <w:rsid w:val="00B127CB"/>
    <w:rsid w:val="00B12ACD"/>
    <w:rsid w:val="00B12AFE"/>
    <w:rsid w:val="00B12CD4"/>
    <w:rsid w:val="00B13101"/>
    <w:rsid w:val="00B131B8"/>
    <w:rsid w:val="00B13E45"/>
    <w:rsid w:val="00B13E47"/>
    <w:rsid w:val="00B13ECF"/>
    <w:rsid w:val="00B1452B"/>
    <w:rsid w:val="00B14704"/>
    <w:rsid w:val="00B14D6F"/>
    <w:rsid w:val="00B14DFE"/>
    <w:rsid w:val="00B1606B"/>
    <w:rsid w:val="00B16207"/>
    <w:rsid w:val="00B162B2"/>
    <w:rsid w:val="00B174CC"/>
    <w:rsid w:val="00B17EE5"/>
    <w:rsid w:val="00B204F2"/>
    <w:rsid w:val="00B2076F"/>
    <w:rsid w:val="00B20B4F"/>
    <w:rsid w:val="00B20DA9"/>
    <w:rsid w:val="00B2149B"/>
    <w:rsid w:val="00B21568"/>
    <w:rsid w:val="00B21F04"/>
    <w:rsid w:val="00B229AD"/>
    <w:rsid w:val="00B22BA5"/>
    <w:rsid w:val="00B231A7"/>
    <w:rsid w:val="00B2387A"/>
    <w:rsid w:val="00B23AD1"/>
    <w:rsid w:val="00B24314"/>
    <w:rsid w:val="00B24B35"/>
    <w:rsid w:val="00B24B54"/>
    <w:rsid w:val="00B24DEB"/>
    <w:rsid w:val="00B260BB"/>
    <w:rsid w:val="00B2652B"/>
    <w:rsid w:val="00B26CA8"/>
    <w:rsid w:val="00B26CD5"/>
    <w:rsid w:val="00B27541"/>
    <w:rsid w:val="00B27A7D"/>
    <w:rsid w:val="00B27E9C"/>
    <w:rsid w:val="00B30195"/>
    <w:rsid w:val="00B303E0"/>
    <w:rsid w:val="00B31017"/>
    <w:rsid w:val="00B311AD"/>
    <w:rsid w:val="00B318AA"/>
    <w:rsid w:val="00B32D2C"/>
    <w:rsid w:val="00B32E12"/>
    <w:rsid w:val="00B3324C"/>
    <w:rsid w:val="00B339C7"/>
    <w:rsid w:val="00B33D6B"/>
    <w:rsid w:val="00B34219"/>
    <w:rsid w:val="00B34C10"/>
    <w:rsid w:val="00B34D9F"/>
    <w:rsid w:val="00B34E29"/>
    <w:rsid w:val="00B35052"/>
    <w:rsid w:val="00B3546F"/>
    <w:rsid w:val="00B361B8"/>
    <w:rsid w:val="00B36EF1"/>
    <w:rsid w:val="00B36F3C"/>
    <w:rsid w:val="00B3739F"/>
    <w:rsid w:val="00B37BAE"/>
    <w:rsid w:val="00B4033E"/>
    <w:rsid w:val="00B40384"/>
    <w:rsid w:val="00B405C6"/>
    <w:rsid w:val="00B405F4"/>
    <w:rsid w:val="00B40910"/>
    <w:rsid w:val="00B412B2"/>
    <w:rsid w:val="00B41A12"/>
    <w:rsid w:val="00B41F9A"/>
    <w:rsid w:val="00B423C7"/>
    <w:rsid w:val="00B42550"/>
    <w:rsid w:val="00B42698"/>
    <w:rsid w:val="00B42938"/>
    <w:rsid w:val="00B429DB"/>
    <w:rsid w:val="00B435B4"/>
    <w:rsid w:val="00B437B8"/>
    <w:rsid w:val="00B441FA"/>
    <w:rsid w:val="00B443BB"/>
    <w:rsid w:val="00B44513"/>
    <w:rsid w:val="00B44B37"/>
    <w:rsid w:val="00B44B9F"/>
    <w:rsid w:val="00B44F3A"/>
    <w:rsid w:val="00B44F78"/>
    <w:rsid w:val="00B45405"/>
    <w:rsid w:val="00B45A1E"/>
    <w:rsid w:val="00B461A2"/>
    <w:rsid w:val="00B4668B"/>
    <w:rsid w:val="00B46852"/>
    <w:rsid w:val="00B47095"/>
    <w:rsid w:val="00B471CC"/>
    <w:rsid w:val="00B473F2"/>
    <w:rsid w:val="00B5019F"/>
    <w:rsid w:val="00B50D6E"/>
    <w:rsid w:val="00B51089"/>
    <w:rsid w:val="00B5110E"/>
    <w:rsid w:val="00B52224"/>
    <w:rsid w:val="00B52471"/>
    <w:rsid w:val="00B52725"/>
    <w:rsid w:val="00B52BCE"/>
    <w:rsid w:val="00B52CEB"/>
    <w:rsid w:val="00B53084"/>
    <w:rsid w:val="00B535A0"/>
    <w:rsid w:val="00B536DB"/>
    <w:rsid w:val="00B5427D"/>
    <w:rsid w:val="00B54CEA"/>
    <w:rsid w:val="00B55225"/>
    <w:rsid w:val="00B556A9"/>
    <w:rsid w:val="00B5590F"/>
    <w:rsid w:val="00B55C10"/>
    <w:rsid w:val="00B55F46"/>
    <w:rsid w:val="00B5606A"/>
    <w:rsid w:val="00B568CC"/>
    <w:rsid w:val="00B56D63"/>
    <w:rsid w:val="00B573CB"/>
    <w:rsid w:val="00B603BE"/>
    <w:rsid w:val="00B60756"/>
    <w:rsid w:val="00B60E05"/>
    <w:rsid w:val="00B61CDC"/>
    <w:rsid w:val="00B620A0"/>
    <w:rsid w:val="00B629A2"/>
    <w:rsid w:val="00B629A9"/>
    <w:rsid w:val="00B62AEB"/>
    <w:rsid w:val="00B62C1C"/>
    <w:rsid w:val="00B63475"/>
    <w:rsid w:val="00B636B3"/>
    <w:rsid w:val="00B6484C"/>
    <w:rsid w:val="00B64B04"/>
    <w:rsid w:val="00B65D10"/>
    <w:rsid w:val="00B65F0F"/>
    <w:rsid w:val="00B66638"/>
    <w:rsid w:val="00B666D4"/>
    <w:rsid w:val="00B66E32"/>
    <w:rsid w:val="00B67C5B"/>
    <w:rsid w:val="00B67D21"/>
    <w:rsid w:val="00B70062"/>
    <w:rsid w:val="00B7050A"/>
    <w:rsid w:val="00B7057A"/>
    <w:rsid w:val="00B706D6"/>
    <w:rsid w:val="00B70B67"/>
    <w:rsid w:val="00B70DB9"/>
    <w:rsid w:val="00B71AB8"/>
    <w:rsid w:val="00B71D02"/>
    <w:rsid w:val="00B72484"/>
    <w:rsid w:val="00B730CE"/>
    <w:rsid w:val="00B73189"/>
    <w:rsid w:val="00B731B6"/>
    <w:rsid w:val="00B731C1"/>
    <w:rsid w:val="00B73700"/>
    <w:rsid w:val="00B73747"/>
    <w:rsid w:val="00B73DEC"/>
    <w:rsid w:val="00B74140"/>
    <w:rsid w:val="00B7454A"/>
    <w:rsid w:val="00B746B4"/>
    <w:rsid w:val="00B75720"/>
    <w:rsid w:val="00B75945"/>
    <w:rsid w:val="00B75C59"/>
    <w:rsid w:val="00B76301"/>
    <w:rsid w:val="00B76BA9"/>
    <w:rsid w:val="00B76F92"/>
    <w:rsid w:val="00B771A7"/>
    <w:rsid w:val="00B77D9F"/>
    <w:rsid w:val="00B77EC0"/>
    <w:rsid w:val="00B8095D"/>
    <w:rsid w:val="00B810D7"/>
    <w:rsid w:val="00B814AA"/>
    <w:rsid w:val="00B81B40"/>
    <w:rsid w:val="00B81D1E"/>
    <w:rsid w:val="00B81D69"/>
    <w:rsid w:val="00B8220C"/>
    <w:rsid w:val="00B8240C"/>
    <w:rsid w:val="00B82748"/>
    <w:rsid w:val="00B82EC3"/>
    <w:rsid w:val="00B82FA0"/>
    <w:rsid w:val="00B83179"/>
    <w:rsid w:val="00B8371A"/>
    <w:rsid w:val="00B8437B"/>
    <w:rsid w:val="00B84793"/>
    <w:rsid w:val="00B84DB3"/>
    <w:rsid w:val="00B85511"/>
    <w:rsid w:val="00B855C1"/>
    <w:rsid w:val="00B859EE"/>
    <w:rsid w:val="00B85B4C"/>
    <w:rsid w:val="00B85CCC"/>
    <w:rsid w:val="00B85F0B"/>
    <w:rsid w:val="00B8646C"/>
    <w:rsid w:val="00B86C96"/>
    <w:rsid w:val="00B86DD5"/>
    <w:rsid w:val="00B8718A"/>
    <w:rsid w:val="00B872D1"/>
    <w:rsid w:val="00B87BF6"/>
    <w:rsid w:val="00B87E57"/>
    <w:rsid w:val="00B90268"/>
    <w:rsid w:val="00B90C82"/>
    <w:rsid w:val="00B912FB"/>
    <w:rsid w:val="00B92234"/>
    <w:rsid w:val="00B934EE"/>
    <w:rsid w:val="00B93BBA"/>
    <w:rsid w:val="00B9499D"/>
    <w:rsid w:val="00B94A8D"/>
    <w:rsid w:val="00B94C54"/>
    <w:rsid w:val="00B95558"/>
    <w:rsid w:val="00B963B1"/>
    <w:rsid w:val="00B96446"/>
    <w:rsid w:val="00B965D0"/>
    <w:rsid w:val="00B96703"/>
    <w:rsid w:val="00B968C3"/>
    <w:rsid w:val="00B968C4"/>
    <w:rsid w:val="00B96F98"/>
    <w:rsid w:val="00B9745F"/>
    <w:rsid w:val="00B97B10"/>
    <w:rsid w:val="00BA0213"/>
    <w:rsid w:val="00BA094B"/>
    <w:rsid w:val="00BA0C1D"/>
    <w:rsid w:val="00BA182F"/>
    <w:rsid w:val="00BA1AEA"/>
    <w:rsid w:val="00BA1C9C"/>
    <w:rsid w:val="00BA1E76"/>
    <w:rsid w:val="00BA1F48"/>
    <w:rsid w:val="00BA2179"/>
    <w:rsid w:val="00BA2DEF"/>
    <w:rsid w:val="00BA2F3C"/>
    <w:rsid w:val="00BA2F9D"/>
    <w:rsid w:val="00BA2FA6"/>
    <w:rsid w:val="00BA31B3"/>
    <w:rsid w:val="00BA36DE"/>
    <w:rsid w:val="00BA3C0A"/>
    <w:rsid w:val="00BA45FB"/>
    <w:rsid w:val="00BA4AA9"/>
    <w:rsid w:val="00BA4B94"/>
    <w:rsid w:val="00BA4BAB"/>
    <w:rsid w:val="00BA4CFE"/>
    <w:rsid w:val="00BA4F2C"/>
    <w:rsid w:val="00BA5ACB"/>
    <w:rsid w:val="00BA5DE3"/>
    <w:rsid w:val="00BA5DFB"/>
    <w:rsid w:val="00BA639D"/>
    <w:rsid w:val="00BA6893"/>
    <w:rsid w:val="00BA6A95"/>
    <w:rsid w:val="00BA7288"/>
    <w:rsid w:val="00BA7435"/>
    <w:rsid w:val="00BA79CC"/>
    <w:rsid w:val="00BA7AEE"/>
    <w:rsid w:val="00BA7DE0"/>
    <w:rsid w:val="00BB03EB"/>
    <w:rsid w:val="00BB0E85"/>
    <w:rsid w:val="00BB100A"/>
    <w:rsid w:val="00BB12BA"/>
    <w:rsid w:val="00BB1ADF"/>
    <w:rsid w:val="00BB22D9"/>
    <w:rsid w:val="00BB2C36"/>
    <w:rsid w:val="00BB339B"/>
    <w:rsid w:val="00BB3F70"/>
    <w:rsid w:val="00BB4119"/>
    <w:rsid w:val="00BB49F9"/>
    <w:rsid w:val="00BB4A77"/>
    <w:rsid w:val="00BB590B"/>
    <w:rsid w:val="00BB59DD"/>
    <w:rsid w:val="00BB644E"/>
    <w:rsid w:val="00BB6E35"/>
    <w:rsid w:val="00BB6E42"/>
    <w:rsid w:val="00BB6EEE"/>
    <w:rsid w:val="00BB7386"/>
    <w:rsid w:val="00BB77E3"/>
    <w:rsid w:val="00BB7C7A"/>
    <w:rsid w:val="00BB7DFB"/>
    <w:rsid w:val="00BB7E48"/>
    <w:rsid w:val="00BC031B"/>
    <w:rsid w:val="00BC0375"/>
    <w:rsid w:val="00BC0998"/>
    <w:rsid w:val="00BC09FA"/>
    <w:rsid w:val="00BC0DFB"/>
    <w:rsid w:val="00BC21AB"/>
    <w:rsid w:val="00BC256C"/>
    <w:rsid w:val="00BC2A41"/>
    <w:rsid w:val="00BC2D27"/>
    <w:rsid w:val="00BC32EC"/>
    <w:rsid w:val="00BC3559"/>
    <w:rsid w:val="00BC496C"/>
    <w:rsid w:val="00BC4ED9"/>
    <w:rsid w:val="00BC52C4"/>
    <w:rsid w:val="00BC57C0"/>
    <w:rsid w:val="00BC5A09"/>
    <w:rsid w:val="00BC66FA"/>
    <w:rsid w:val="00BC6706"/>
    <w:rsid w:val="00BC676E"/>
    <w:rsid w:val="00BC68EA"/>
    <w:rsid w:val="00BC6F6D"/>
    <w:rsid w:val="00BC7656"/>
    <w:rsid w:val="00BD006B"/>
    <w:rsid w:val="00BD04FE"/>
    <w:rsid w:val="00BD070A"/>
    <w:rsid w:val="00BD2113"/>
    <w:rsid w:val="00BD2604"/>
    <w:rsid w:val="00BD2EDE"/>
    <w:rsid w:val="00BD3AD1"/>
    <w:rsid w:val="00BD49FD"/>
    <w:rsid w:val="00BD4EDE"/>
    <w:rsid w:val="00BD6302"/>
    <w:rsid w:val="00BD66C1"/>
    <w:rsid w:val="00BD6940"/>
    <w:rsid w:val="00BD6B85"/>
    <w:rsid w:val="00BD6FD5"/>
    <w:rsid w:val="00BD73BB"/>
    <w:rsid w:val="00BD77CA"/>
    <w:rsid w:val="00BE05F2"/>
    <w:rsid w:val="00BE0C2D"/>
    <w:rsid w:val="00BE0C83"/>
    <w:rsid w:val="00BE116C"/>
    <w:rsid w:val="00BE15F8"/>
    <w:rsid w:val="00BE1714"/>
    <w:rsid w:val="00BE1C6B"/>
    <w:rsid w:val="00BE1EB4"/>
    <w:rsid w:val="00BE220C"/>
    <w:rsid w:val="00BE2A8B"/>
    <w:rsid w:val="00BE2BE5"/>
    <w:rsid w:val="00BE37FF"/>
    <w:rsid w:val="00BE3ADA"/>
    <w:rsid w:val="00BE42BB"/>
    <w:rsid w:val="00BE4C23"/>
    <w:rsid w:val="00BE4C48"/>
    <w:rsid w:val="00BE4FB7"/>
    <w:rsid w:val="00BE50A0"/>
    <w:rsid w:val="00BE62E9"/>
    <w:rsid w:val="00BE7029"/>
    <w:rsid w:val="00BE786F"/>
    <w:rsid w:val="00BE791A"/>
    <w:rsid w:val="00BF0000"/>
    <w:rsid w:val="00BF0563"/>
    <w:rsid w:val="00BF0DFF"/>
    <w:rsid w:val="00BF1218"/>
    <w:rsid w:val="00BF1232"/>
    <w:rsid w:val="00BF2B38"/>
    <w:rsid w:val="00BF30BB"/>
    <w:rsid w:val="00BF3235"/>
    <w:rsid w:val="00BF3380"/>
    <w:rsid w:val="00BF3899"/>
    <w:rsid w:val="00BF3A32"/>
    <w:rsid w:val="00BF3A35"/>
    <w:rsid w:val="00BF3A5C"/>
    <w:rsid w:val="00BF40EA"/>
    <w:rsid w:val="00BF46DF"/>
    <w:rsid w:val="00BF4780"/>
    <w:rsid w:val="00BF4B44"/>
    <w:rsid w:val="00BF51E0"/>
    <w:rsid w:val="00BF55C4"/>
    <w:rsid w:val="00BF5692"/>
    <w:rsid w:val="00BF5777"/>
    <w:rsid w:val="00BF5780"/>
    <w:rsid w:val="00BF57A0"/>
    <w:rsid w:val="00BF58AF"/>
    <w:rsid w:val="00BF590D"/>
    <w:rsid w:val="00BF5ABB"/>
    <w:rsid w:val="00BF5D35"/>
    <w:rsid w:val="00BF5EA4"/>
    <w:rsid w:val="00BF5F34"/>
    <w:rsid w:val="00BF68C8"/>
    <w:rsid w:val="00BF73B0"/>
    <w:rsid w:val="00BF7E9A"/>
    <w:rsid w:val="00BF7EEA"/>
    <w:rsid w:val="00C0001B"/>
    <w:rsid w:val="00C02124"/>
    <w:rsid w:val="00C02A5B"/>
    <w:rsid w:val="00C03B6E"/>
    <w:rsid w:val="00C0432D"/>
    <w:rsid w:val="00C04ABF"/>
    <w:rsid w:val="00C050D9"/>
    <w:rsid w:val="00C06364"/>
    <w:rsid w:val="00C06827"/>
    <w:rsid w:val="00C069FD"/>
    <w:rsid w:val="00C06BDB"/>
    <w:rsid w:val="00C07084"/>
    <w:rsid w:val="00C074D8"/>
    <w:rsid w:val="00C0786F"/>
    <w:rsid w:val="00C07877"/>
    <w:rsid w:val="00C106AD"/>
    <w:rsid w:val="00C10FFA"/>
    <w:rsid w:val="00C1191B"/>
    <w:rsid w:val="00C11BD2"/>
    <w:rsid w:val="00C11F02"/>
    <w:rsid w:val="00C1207A"/>
    <w:rsid w:val="00C12529"/>
    <w:rsid w:val="00C12815"/>
    <w:rsid w:val="00C128DE"/>
    <w:rsid w:val="00C12A83"/>
    <w:rsid w:val="00C12C3D"/>
    <w:rsid w:val="00C12C9A"/>
    <w:rsid w:val="00C1367D"/>
    <w:rsid w:val="00C139C1"/>
    <w:rsid w:val="00C13A21"/>
    <w:rsid w:val="00C13A7D"/>
    <w:rsid w:val="00C14435"/>
    <w:rsid w:val="00C1500D"/>
    <w:rsid w:val="00C15197"/>
    <w:rsid w:val="00C15225"/>
    <w:rsid w:val="00C1578F"/>
    <w:rsid w:val="00C157BB"/>
    <w:rsid w:val="00C15D08"/>
    <w:rsid w:val="00C165D5"/>
    <w:rsid w:val="00C16667"/>
    <w:rsid w:val="00C16CB9"/>
    <w:rsid w:val="00C175C1"/>
    <w:rsid w:val="00C1799D"/>
    <w:rsid w:val="00C17BCD"/>
    <w:rsid w:val="00C17DF5"/>
    <w:rsid w:val="00C17EBB"/>
    <w:rsid w:val="00C206D8"/>
    <w:rsid w:val="00C207BD"/>
    <w:rsid w:val="00C20F0D"/>
    <w:rsid w:val="00C215A4"/>
    <w:rsid w:val="00C21DC0"/>
    <w:rsid w:val="00C21EE2"/>
    <w:rsid w:val="00C22265"/>
    <w:rsid w:val="00C2233A"/>
    <w:rsid w:val="00C228AC"/>
    <w:rsid w:val="00C22AC9"/>
    <w:rsid w:val="00C23087"/>
    <w:rsid w:val="00C23110"/>
    <w:rsid w:val="00C237D3"/>
    <w:rsid w:val="00C23882"/>
    <w:rsid w:val="00C23E69"/>
    <w:rsid w:val="00C23EE5"/>
    <w:rsid w:val="00C2402D"/>
    <w:rsid w:val="00C246EB"/>
    <w:rsid w:val="00C2567D"/>
    <w:rsid w:val="00C25E47"/>
    <w:rsid w:val="00C2705E"/>
    <w:rsid w:val="00C27814"/>
    <w:rsid w:val="00C30E8C"/>
    <w:rsid w:val="00C30F1F"/>
    <w:rsid w:val="00C315BA"/>
    <w:rsid w:val="00C318B4"/>
    <w:rsid w:val="00C32325"/>
    <w:rsid w:val="00C32512"/>
    <w:rsid w:val="00C33521"/>
    <w:rsid w:val="00C33DA5"/>
    <w:rsid w:val="00C34436"/>
    <w:rsid w:val="00C34CB2"/>
    <w:rsid w:val="00C35AC3"/>
    <w:rsid w:val="00C35F4E"/>
    <w:rsid w:val="00C36177"/>
    <w:rsid w:val="00C36995"/>
    <w:rsid w:val="00C36A48"/>
    <w:rsid w:val="00C36C24"/>
    <w:rsid w:val="00C36FA3"/>
    <w:rsid w:val="00C3726E"/>
    <w:rsid w:val="00C37417"/>
    <w:rsid w:val="00C37D01"/>
    <w:rsid w:val="00C40BBD"/>
    <w:rsid w:val="00C411FE"/>
    <w:rsid w:val="00C4173F"/>
    <w:rsid w:val="00C417FF"/>
    <w:rsid w:val="00C41CE7"/>
    <w:rsid w:val="00C426A8"/>
    <w:rsid w:val="00C42794"/>
    <w:rsid w:val="00C42AF7"/>
    <w:rsid w:val="00C43367"/>
    <w:rsid w:val="00C43653"/>
    <w:rsid w:val="00C4373B"/>
    <w:rsid w:val="00C4380B"/>
    <w:rsid w:val="00C43925"/>
    <w:rsid w:val="00C43B8D"/>
    <w:rsid w:val="00C43E0C"/>
    <w:rsid w:val="00C43E2C"/>
    <w:rsid w:val="00C43F1C"/>
    <w:rsid w:val="00C4428C"/>
    <w:rsid w:val="00C4474E"/>
    <w:rsid w:val="00C44906"/>
    <w:rsid w:val="00C44CBB"/>
    <w:rsid w:val="00C44F9E"/>
    <w:rsid w:val="00C453B6"/>
    <w:rsid w:val="00C453F9"/>
    <w:rsid w:val="00C454AB"/>
    <w:rsid w:val="00C455EA"/>
    <w:rsid w:val="00C459CF"/>
    <w:rsid w:val="00C459F2"/>
    <w:rsid w:val="00C45ED0"/>
    <w:rsid w:val="00C4638A"/>
    <w:rsid w:val="00C464C8"/>
    <w:rsid w:val="00C464E2"/>
    <w:rsid w:val="00C46DEB"/>
    <w:rsid w:val="00C4703B"/>
    <w:rsid w:val="00C47417"/>
    <w:rsid w:val="00C474C6"/>
    <w:rsid w:val="00C477FE"/>
    <w:rsid w:val="00C5002C"/>
    <w:rsid w:val="00C50403"/>
    <w:rsid w:val="00C5063A"/>
    <w:rsid w:val="00C5078F"/>
    <w:rsid w:val="00C50792"/>
    <w:rsid w:val="00C50A11"/>
    <w:rsid w:val="00C50B10"/>
    <w:rsid w:val="00C51018"/>
    <w:rsid w:val="00C51774"/>
    <w:rsid w:val="00C5191C"/>
    <w:rsid w:val="00C51942"/>
    <w:rsid w:val="00C51E07"/>
    <w:rsid w:val="00C51F87"/>
    <w:rsid w:val="00C52261"/>
    <w:rsid w:val="00C52DA5"/>
    <w:rsid w:val="00C5310D"/>
    <w:rsid w:val="00C53729"/>
    <w:rsid w:val="00C537F5"/>
    <w:rsid w:val="00C539B3"/>
    <w:rsid w:val="00C53B67"/>
    <w:rsid w:val="00C53D94"/>
    <w:rsid w:val="00C55050"/>
    <w:rsid w:val="00C55A78"/>
    <w:rsid w:val="00C560C2"/>
    <w:rsid w:val="00C56257"/>
    <w:rsid w:val="00C5737E"/>
    <w:rsid w:val="00C604E0"/>
    <w:rsid w:val="00C62208"/>
    <w:rsid w:val="00C6268F"/>
    <w:rsid w:val="00C62B44"/>
    <w:rsid w:val="00C62E21"/>
    <w:rsid w:val="00C633BA"/>
    <w:rsid w:val="00C635AF"/>
    <w:rsid w:val="00C63D1D"/>
    <w:rsid w:val="00C6404A"/>
    <w:rsid w:val="00C644BE"/>
    <w:rsid w:val="00C6538D"/>
    <w:rsid w:val="00C656B9"/>
    <w:rsid w:val="00C6596D"/>
    <w:rsid w:val="00C65A36"/>
    <w:rsid w:val="00C65F04"/>
    <w:rsid w:val="00C66EC2"/>
    <w:rsid w:val="00C672E5"/>
    <w:rsid w:val="00C67ACD"/>
    <w:rsid w:val="00C7077B"/>
    <w:rsid w:val="00C70BED"/>
    <w:rsid w:val="00C71491"/>
    <w:rsid w:val="00C71790"/>
    <w:rsid w:val="00C720DB"/>
    <w:rsid w:val="00C7279B"/>
    <w:rsid w:val="00C728F5"/>
    <w:rsid w:val="00C734CB"/>
    <w:rsid w:val="00C742F6"/>
    <w:rsid w:val="00C77FB3"/>
    <w:rsid w:val="00C80132"/>
    <w:rsid w:val="00C8015D"/>
    <w:rsid w:val="00C80281"/>
    <w:rsid w:val="00C80918"/>
    <w:rsid w:val="00C80D35"/>
    <w:rsid w:val="00C80ED0"/>
    <w:rsid w:val="00C81104"/>
    <w:rsid w:val="00C81328"/>
    <w:rsid w:val="00C8133C"/>
    <w:rsid w:val="00C81CF6"/>
    <w:rsid w:val="00C8256F"/>
    <w:rsid w:val="00C828DD"/>
    <w:rsid w:val="00C82F77"/>
    <w:rsid w:val="00C83456"/>
    <w:rsid w:val="00C837BE"/>
    <w:rsid w:val="00C83961"/>
    <w:rsid w:val="00C83C83"/>
    <w:rsid w:val="00C8490F"/>
    <w:rsid w:val="00C84A81"/>
    <w:rsid w:val="00C8537B"/>
    <w:rsid w:val="00C8555D"/>
    <w:rsid w:val="00C85976"/>
    <w:rsid w:val="00C85FCD"/>
    <w:rsid w:val="00C861B9"/>
    <w:rsid w:val="00C86D97"/>
    <w:rsid w:val="00C87831"/>
    <w:rsid w:val="00C9019A"/>
    <w:rsid w:val="00C90485"/>
    <w:rsid w:val="00C90BF0"/>
    <w:rsid w:val="00C90D09"/>
    <w:rsid w:val="00C9108D"/>
    <w:rsid w:val="00C91315"/>
    <w:rsid w:val="00C916DF"/>
    <w:rsid w:val="00C91E05"/>
    <w:rsid w:val="00C922EB"/>
    <w:rsid w:val="00C92C62"/>
    <w:rsid w:val="00C92DCF"/>
    <w:rsid w:val="00C93750"/>
    <w:rsid w:val="00C93D70"/>
    <w:rsid w:val="00C9427A"/>
    <w:rsid w:val="00C94503"/>
    <w:rsid w:val="00C947A6"/>
    <w:rsid w:val="00C94DDF"/>
    <w:rsid w:val="00C95BC9"/>
    <w:rsid w:val="00C9632A"/>
    <w:rsid w:val="00C9647B"/>
    <w:rsid w:val="00C96863"/>
    <w:rsid w:val="00C96A1E"/>
    <w:rsid w:val="00C96A54"/>
    <w:rsid w:val="00C96BA8"/>
    <w:rsid w:val="00C96D33"/>
    <w:rsid w:val="00C97134"/>
    <w:rsid w:val="00C97162"/>
    <w:rsid w:val="00C971FA"/>
    <w:rsid w:val="00C97BEA"/>
    <w:rsid w:val="00C97C24"/>
    <w:rsid w:val="00CA0261"/>
    <w:rsid w:val="00CA0536"/>
    <w:rsid w:val="00CA0790"/>
    <w:rsid w:val="00CA21ED"/>
    <w:rsid w:val="00CA2521"/>
    <w:rsid w:val="00CA28E0"/>
    <w:rsid w:val="00CA2D8B"/>
    <w:rsid w:val="00CA31A3"/>
    <w:rsid w:val="00CA33F1"/>
    <w:rsid w:val="00CA3547"/>
    <w:rsid w:val="00CA43F3"/>
    <w:rsid w:val="00CA47DD"/>
    <w:rsid w:val="00CA4803"/>
    <w:rsid w:val="00CA4A2F"/>
    <w:rsid w:val="00CA4A38"/>
    <w:rsid w:val="00CA4B18"/>
    <w:rsid w:val="00CA4E68"/>
    <w:rsid w:val="00CA4E76"/>
    <w:rsid w:val="00CA50A1"/>
    <w:rsid w:val="00CA5470"/>
    <w:rsid w:val="00CA54AC"/>
    <w:rsid w:val="00CA552D"/>
    <w:rsid w:val="00CA5A5E"/>
    <w:rsid w:val="00CA6319"/>
    <w:rsid w:val="00CA736D"/>
    <w:rsid w:val="00CA76CD"/>
    <w:rsid w:val="00CA7BC5"/>
    <w:rsid w:val="00CA7CE8"/>
    <w:rsid w:val="00CA7E6C"/>
    <w:rsid w:val="00CA7FDD"/>
    <w:rsid w:val="00CB00FC"/>
    <w:rsid w:val="00CB0FEA"/>
    <w:rsid w:val="00CB12B8"/>
    <w:rsid w:val="00CB193B"/>
    <w:rsid w:val="00CB2B93"/>
    <w:rsid w:val="00CB2C5F"/>
    <w:rsid w:val="00CB2D9A"/>
    <w:rsid w:val="00CB2FE1"/>
    <w:rsid w:val="00CB334D"/>
    <w:rsid w:val="00CB3435"/>
    <w:rsid w:val="00CB3888"/>
    <w:rsid w:val="00CB46B0"/>
    <w:rsid w:val="00CB4B3F"/>
    <w:rsid w:val="00CB4EB7"/>
    <w:rsid w:val="00CB5BEC"/>
    <w:rsid w:val="00CB5BFB"/>
    <w:rsid w:val="00CB691B"/>
    <w:rsid w:val="00CB69B1"/>
    <w:rsid w:val="00CB6AAA"/>
    <w:rsid w:val="00CB75F8"/>
    <w:rsid w:val="00CC00D1"/>
    <w:rsid w:val="00CC0144"/>
    <w:rsid w:val="00CC0439"/>
    <w:rsid w:val="00CC0501"/>
    <w:rsid w:val="00CC078D"/>
    <w:rsid w:val="00CC0A4A"/>
    <w:rsid w:val="00CC0F7C"/>
    <w:rsid w:val="00CC17BC"/>
    <w:rsid w:val="00CC1F96"/>
    <w:rsid w:val="00CC2127"/>
    <w:rsid w:val="00CC289A"/>
    <w:rsid w:val="00CC301C"/>
    <w:rsid w:val="00CC416F"/>
    <w:rsid w:val="00CC4174"/>
    <w:rsid w:val="00CC4708"/>
    <w:rsid w:val="00CC516B"/>
    <w:rsid w:val="00CC518E"/>
    <w:rsid w:val="00CC59BF"/>
    <w:rsid w:val="00CC6190"/>
    <w:rsid w:val="00CC7252"/>
    <w:rsid w:val="00CC7B1A"/>
    <w:rsid w:val="00CC7DEB"/>
    <w:rsid w:val="00CC7E81"/>
    <w:rsid w:val="00CC7EDD"/>
    <w:rsid w:val="00CD0081"/>
    <w:rsid w:val="00CD06A5"/>
    <w:rsid w:val="00CD07CE"/>
    <w:rsid w:val="00CD0ED9"/>
    <w:rsid w:val="00CD12ED"/>
    <w:rsid w:val="00CD2CC2"/>
    <w:rsid w:val="00CD307A"/>
    <w:rsid w:val="00CD3775"/>
    <w:rsid w:val="00CD4263"/>
    <w:rsid w:val="00CD4AEE"/>
    <w:rsid w:val="00CD5547"/>
    <w:rsid w:val="00CD6ADC"/>
    <w:rsid w:val="00CD6D15"/>
    <w:rsid w:val="00CD6FFE"/>
    <w:rsid w:val="00CD7067"/>
    <w:rsid w:val="00CD7181"/>
    <w:rsid w:val="00CD78E0"/>
    <w:rsid w:val="00CE0AEB"/>
    <w:rsid w:val="00CE0F51"/>
    <w:rsid w:val="00CE1171"/>
    <w:rsid w:val="00CE1F5D"/>
    <w:rsid w:val="00CE2251"/>
    <w:rsid w:val="00CE22F9"/>
    <w:rsid w:val="00CE242F"/>
    <w:rsid w:val="00CE2733"/>
    <w:rsid w:val="00CE32B5"/>
    <w:rsid w:val="00CE34DE"/>
    <w:rsid w:val="00CE3588"/>
    <w:rsid w:val="00CE4726"/>
    <w:rsid w:val="00CE472F"/>
    <w:rsid w:val="00CE4B89"/>
    <w:rsid w:val="00CE4E67"/>
    <w:rsid w:val="00CE50C1"/>
    <w:rsid w:val="00CE5A6F"/>
    <w:rsid w:val="00CE6779"/>
    <w:rsid w:val="00CE6FA9"/>
    <w:rsid w:val="00CE741F"/>
    <w:rsid w:val="00CE7795"/>
    <w:rsid w:val="00CE77E1"/>
    <w:rsid w:val="00CE7E26"/>
    <w:rsid w:val="00CF062B"/>
    <w:rsid w:val="00CF073E"/>
    <w:rsid w:val="00CF0CD2"/>
    <w:rsid w:val="00CF0F13"/>
    <w:rsid w:val="00CF1B35"/>
    <w:rsid w:val="00CF23D6"/>
    <w:rsid w:val="00CF2775"/>
    <w:rsid w:val="00CF2E57"/>
    <w:rsid w:val="00CF3350"/>
    <w:rsid w:val="00CF35C5"/>
    <w:rsid w:val="00CF3B3A"/>
    <w:rsid w:val="00CF3C36"/>
    <w:rsid w:val="00CF46B2"/>
    <w:rsid w:val="00CF4C6C"/>
    <w:rsid w:val="00CF5205"/>
    <w:rsid w:val="00CF5382"/>
    <w:rsid w:val="00CF53B5"/>
    <w:rsid w:val="00CF57E9"/>
    <w:rsid w:val="00CF5B62"/>
    <w:rsid w:val="00CF623A"/>
    <w:rsid w:val="00CF63E8"/>
    <w:rsid w:val="00CF648C"/>
    <w:rsid w:val="00CF73F3"/>
    <w:rsid w:val="00CF76B5"/>
    <w:rsid w:val="00D000D5"/>
    <w:rsid w:val="00D00CEB"/>
    <w:rsid w:val="00D00EAC"/>
    <w:rsid w:val="00D01EC2"/>
    <w:rsid w:val="00D02493"/>
    <w:rsid w:val="00D02671"/>
    <w:rsid w:val="00D0351E"/>
    <w:rsid w:val="00D03BB7"/>
    <w:rsid w:val="00D03FB3"/>
    <w:rsid w:val="00D04D1D"/>
    <w:rsid w:val="00D04DD1"/>
    <w:rsid w:val="00D04F7F"/>
    <w:rsid w:val="00D05351"/>
    <w:rsid w:val="00D055E5"/>
    <w:rsid w:val="00D0595B"/>
    <w:rsid w:val="00D05ADE"/>
    <w:rsid w:val="00D05C94"/>
    <w:rsid w:val="00D05F78"/>
    <w:rsid w:val="00D05FD0"/>
    <w:rsid w:val="00D0630D"/>
    <w:rsid w:val="00D06616"/>
    <w:rsid w:val="00D06FD1"/>
    <w:rsid w:val="00D074C6"/>
    <w:rsid w:val="00D0771C"/>
    <w:rsid w:val="00D07A20"/>
    <w:rsid w:val="00D07DE3"/>
    <w:rsid w:val="00D10126"/>
    <w:rsid w:val="00D10CA0"/>
    <w:rsid w:val="00D122B7"/>
    <w:rsid w:val="00D12ACC"/>
    <w:rsid w:val="00D12CBA"/>
    <w:rsid w:val="00D12CD8"/>
    <w:rsid w:val="00D12F36"/>
    <w:rsid w:val="00D1312E"/>
    <w:rsid w:val="00D1318C"/>
    <w:rsid w:val="00D13546"/>
    <w:rsid w:val="00D137AD"/>
    <w:rsid w:val="00D13AA8"/>
    <w:rsid w:val="00D13F6C"/>
    <w:rsid w:val="00D141D1"/>
    <w:rsid w:val="00D14754"/>
    <w:rsid w:val="00D1520E"/>
    <w:rsid w:val="00D15408"/>
    <w:rsid w:val="00D156B6"/>
    <w:rsid w:val="00D15D63"/>
    <w:rsid w:val="00D165C7"/>
    <w:rsid w:val="00D16B0E"/>
    <w:rsid w:val="00D16D1F"/>
    <w:rsid w:val="00D1705C"/>
    <w:rsid w:val="00D2018A"/>
    <w:rsid w:val="00D201D7"/>
    <w:rsid w:val="00D20556"/>
    <w:rsid w:val="00D20983"/>
    <w:rsid w:val="00D20B54"/>
    <w:rsid w:val="00D216D6"/>
    <w:rsid w:val="00D217A4"/>
    <w:rsid w:val="00D21C0F"/>
    <w:rsid w:val="00D22316"/>
    <w:rsid w:val="00D225D7"/>
    <w:rsid w:val="00D22DF9"/>
    <w:rsid w:val="00D235D0"/>
    <w:rsid w:val="00D24179"/>
    <w:rsid w:val="00D24304"/>
    <w:rsid w:val="00D251C2"/>
    <w:rsid w:val="00D2527C"/>
    <w:rsid w:val="00D25443"/>
    <w:rsid w:val="00D256F9"/>
    <w:rsid w:val="00D2576E"/>
    <w:rsid w:val="00D25866"/>
    <w:rsid w:val="00D25BC5"/>
    <w:rsid w:val="00D26C09"/>
    <w:rsid w:val="00D26C55"/>
    <w:rsid w:val="00D27D24"/>
    <w:rsid w:val="00D3010D"/>
    <w:rsid w:val="00D30154"/>
    <w:rsid w:val="00D306B2"/>
    <w:rsid w:val="00D3072A"/>
    <w:rsid w:val="00D30A6B"/>
    <w:rsid w:val="00D3106F"/>
    <w:rsid w:val="00D31C6B"/>
    <w:rsid w:val="00D31D48"/>
    <w:rsid w:val="00D31D62"/>
    <w:rsid w:val="00D31FE3"/>
    <w:rsid w:val="00D3282E"/>
    <w:rsid w:val="00D32ABF"/>
    <w:rsid w:val="00D33223"/>
    <w:rsid w:val="00D33CBB"/>
    <w:rsid w:val="00D342BA"/>
    <w:rsid w:val="00D34E1B"/>
    <w:rsid w:val="00D3595D"/>
    <w:rsid w:val="00D35A29"/>
    <w:rsid w:val="00D35F9F"/>
    <w:rsid w:val="00D36624"/>
    <w:rsid w:val="00D36900"/>
    <w:rsid w:val="00D36D0A"/>
    <w:rsid w:val="00D36D60"/>
    <w:rsid w:val="00D36D67"/>
    <w:rsid w:val="00D370BB"/>
    <w:rsid w:val="00D37C9D"/>
    <w:rsid w:val="00D4093D"/>
    <w:rsid w:val="00D40A41"/>
    <w:rsid w:val="00D41290"/>
    <w:rsid w:val="00D41BEF"/>
    <w:rsid w:val="00D4224C"/>
    <w:rsid w:val="00D42C56"/>
    <w:rsid w:val="00D431A7"/>
    <w:rsid w:val="00D4342C"/>
    <w:rsid w:val="00D4444B"/>
    <w:rsid w:val="00D44810"/>
    <w:rsid w:val="00D448F5"/>
    <w:rsid w:val="00D44CE0"/>
    <w:rsid w:val="00D44CF1"/>
    <w:rsid w:val="00D456DD"/>
    <w:rsid w:val="00D45B6C"/>
    <w:rsid w:val="00D45C06"/>
    <w:rsid w:val="00D462A2"/>
    <w:rsid w:val="00D4639D"/>
    <w:rsid w:val="00D46625"/>
    <w:rsid w:val="00D46681"/>
    <w:rsid w:val="00D46A66"/>
    <w:rsid w:val="00D474A9"/>
    <w:rsid w:val="00D502BC"/>
    <w:rsid w:val="00D503E0"/>
    <w:rsid w:val="00D50703"/>
    <w:rsid w:val="00D50A88"/>
    <w:rsid w:val="00D50EE2"/>
    <w:rsid w:val="00D51897"/>
    <w:rsid w:val="00D51D65"/>
    <w:rsid w:val="00D51D89"/>
    <w:rsid w:val="00D525E9"/>
    <w:rsid w:val="00D5381C"/>
    <w:rsid w:val="00D53A79"/>
    <w:rsid w:val="00D53BBF"/>
    <w:rsid w:val="00D53D2C"/>
    <w:rsid w:val="00D54B50"/>
    <w:rsid w:val="00D54F56"/>
    <w:rsid w:val="00D56618"/>
    <w:rsid w:val="00D567B0"/>
    <w:rsid w:val="00D56DF7"/>
    <w:rsid w:val="00D5717F"/>
    <w:rsid w:val="00D5722B"/>
    <w:rsid w:val="00D5732A"/>
    <w:rsid w:val="00D5751C"/>
    <w:rsid w:val="00D57D8D"/>
    <w:rsid w:val="00D601C7"/>
    <w:rsid w:val="00D60BFE"/>
    <w:rsid w:val="00D6133C"/>
    <w:rsid w:val="00D61727"/>
    <w:rsid w:val="00D619BD"/>
    <w:rsid w:val="00D62073"/>
    <w:rsid w:val="00D620FB"/>
    <w:rsid w:val="00D63137"/>
    <w:rsid w:val="00D631A3"/>
    <w:rsid w:val="00D632F6"/>
    <w:rsid w:val="00D63946"/>
    <w:rsid w:val="00D63BDF"/>
    <w:rsid w:val="00D642A5"/>
    <w:rsid w:val="00D64419"/>
    <w:rsid w:val="00D65127"/>
    <w:rsid w:val="00D65A16"/>
    <w:rsid w:val="00D65F7C"/>
    <w:rsid w:val="00D6605E"/>
    <w:rsid w:val="00D66130"/>
    <w:rsid w:val="00D6677B"/>
    <w:rsid w:val="00D6678D"/>
    <w:rsid w:val="00D66A14"/>
    <w:rsid w:val="00D66F9E"/>
    <w:rsid w:val="00D679E0"/>
    <w:rsid w:val="00D67AE5"/>
    <w:rsid w:val="00D70B7C"/>
    <w:rsid w:val="00D70FAD"/>
    <w:rsid w:val="00D71591"/>
    <w:rsid w:val="00D71789"/>
    <w:rsid w:val="00D71BC1"/>
    <w:rsid w:val="00D71EF1"/>
    <w:rsid w:val="00D7253C"/>
    <w:rsid w:val="00D734DC"/>
    <w:rsid w:val="00D73D9D"/>
    <w:rsid w:val="00D74299"/>
    <w:rsid w:val="00D746DA"/>
    <w:rsid w:val="00D74A41"/>
    <w:rsid w:val="00D74D85"/>
    <w:rsid w:val="00D75488"/>
    <w:rsid w:val="00D757D9"/>
    <w:rsid w:val="00D76811"/>
    <w:rsid w:val="00D775DF"/>
    <w:rsid w:val="00D777D3"/>
    <w:rsid w:val="00D77938"/>
    <w:rsid w:val="00D80FA1"/>
    <w:rsid w:val="00D81045"/>
    <w:rsid w:val="00D81844"/>
    <w:rsid w:val="00D820CF"/>
    <w:rsid w:val="00D824C1"/>
    <w:rsid w:val="00D8258B"/>
    <w:rsid w:val="00D82A68"/>
    <w:rsid w:val="00D836C4"/>
    <w:rsid w:val="00D838AC"/>
    <w:rsid w:val="00D83C8B"/>
    <w:rsid w:val="00D83F4D"/>
    <w:rsid w:val="00D83FD4"/>
    <w:rsid w:val="00D842F2"/>
    <w:rsid w:val="00D844F0"/>
    <w:rsid w:val="00D84520"/>
    <w:rsid w:val="00D84625"/>
    <w:rsid w:val="00D84B3D"/>
    <w:rsid w:val="00D84D93"/>
    <w:rsid w:val="00D85285"/>
    <w:rsid w:val="00D85560"/>
    <w:rsid w:val="00D85984"/>
    <w:rsid w:val="00D85D26"/>
    <w:rsid w:val="00D86F47"/>
    <w:rsid w:val="00D87188"/>
    <w:rsid w:val="00D8788A"/>
    <w:rsid w:val="00D87F00"/>
    <w:rsid w:val="00D87FC6"/>
    <w:rsid w:val="00D91123"/>
    <w:rsid w:val="00D91147"/>
    <w:rsid w:val="00D917CD"/>
    <w:rsid w:val="00D9181C"/>
    <w:rsid w:val="00D918B7"/>
    <w:rsid w:val="00D9320C"/>
    <w:rsid w:val="00D939EA"/>
    <w:rsid w:val="00D93BF9"/>
    <w:rsid w:val="00D93C2F"/>
    <w:rsid w:val="00D93CD3"/>
    <w:rsid w:val="00D93FCA"/>
    <w:rsid w:val="00D941F4"/>
    <w:rsid w:val="00D94FAA"/>
    <w:rsid w:val="00D96503"/>
    <w:rsid w:val="00D96A3E"/>
    <w:rsid w:val="00D97288"/>
    <w:rsid w:val="00DA0B9C"/>
    <w:rsid w:val="00DA0E50"/>
    <w:rsid w:val="00DA0EDF"/>
    <w:rsid w:val="00DA16F6"/>
    <w:rsid w:val="00DA1777"/>
    <w:rsid w:val="00DA2067"/>
    <w:rsid w:val="00DA2779"/>
    <w:rsid w:val="00DA2AF9"/>
    <w:rsid w:val="00DA2BFE"/>
    <w:rsid w:val="00DA2F2F"/>
    <w:rsid w:val="00DA318A"/>
    <w:rsid w:val="00DA342E"/>
    <w:rsid w:val="00DA3558"/>
    <w:rsid w:val="00DA3AFB"/>
    <w:rsid w:val="00DA4F3D"/>
    <w:rsid w:val="00DA5B47"/>
    <w:rsid w:val="00DA5EA4"/>
    <w:rsid w:val="00DA60A2"/>
    <w:rsid w:val="00DA627C"/>
    <w:rsid w:val="00DA62B1"/>
    <w:rsid w:val="00DA7548"/>
    <w:rsid w:val="00DA7AE9"/>
    <w:rsid w:val="00DA7DB4"/>
    <w:rsid w:val="00DB0433"/>
    <w:rsid w:val="00DB0969"/>
    <w:rsid w:val="00DB107A"/>
    <w:rsid w:val="00DB12B2"/>
    <w:rsid w:val="00DB1CAD"/>
    <w:rsid w:val="00DB1DC8"/>
    <w:rsid w:val="00DB342A"/>
    <w:rsid w:val="00DB3AAD"/>
    <w:rsid w:val="00DB3B90"/>
    <w:rsid w:val="00DB3DE0"/>
    <w:rsid w:val="00DB4133"/>
    <w:rsid w:val="00DB4D3D"/>
    <w:rsid w:val="00DB60B0"/>
    <w:rsid w:val="00DB64EB"/>
    <w:rsid w:val="00DB688F"/>
    <w:rsid w:val="00DB69B0"/>
    <w:rsid w:val="00DB6FC0"/>
    <w:rsid w:val="00DB7279"/>
    <w:rsid w:val="00DB7607"/>
    <w:rsid w:val="00DB7D2C"/>
    <w:rsid w:val="00DC0D1A"/>
    <w:rsid w:val="00DC15D8"/>
    <w:rsid w:val="00DC1A0F"/>
    <w:rsid w:val="00DC2199"/>
    <w:rsid w:val="00DC2946"/>
    <w:rsid w:val="00DC2985"/>
    <w:rsid w:val="00DC2C71"/>
    <w:rsid w:val="00DC2CF2"/>
    <w:rsid w:val="00DC3289"/>
    <w:rsid w:val="00DC34BD"/>
    <w:rsid w:val="00DC4414"/>
    <w:rsid w:val="00DC4452"/>
    <w:rsid w:val="00DC4CFF"/>
    <w:rsid w:val="00DC4F5E"/>
    <w:rsid w:val="00DC5149"/>
    <w:rsid w:val="00DC52BD"/>
    <w:rsid w:val="00DC5E6C"/>
    <w:rsid w:val="00DC611C"/>
    <w:rsid w:val="00DC6126"/>
    <w:rsid w:val="00DC6441"/>
    <w:rsid w:val="00DC6E08"/>
    <w:rsid w:val="00DC74E8"/>
    <w:rsid w:val="00DC75F5"/>
    <w:rsid w:val="00DD01F2"/>
    <w:rsid w:val="00DD2186"/>
    <w:rsid w:val="00DD2C0A"/>
    <w:rsid w:val="00DD3566"/>
    <w:rsid w:val="00DD3B98"/>
    <w:rsid w:val="00DD3C39"/>
    <w:rsid w:val="00DD43A7"/>
    <w:rsid w:val="00DD44D0"/>
    <w:rsid w:val="00DD4A42"/>
    <w:rsid w:val="00DD4EDE"/>
    <w:rsid w:val="00DD526A"/>
    <w:rsid w:val="00DD67EF"/>
    <w:rsid w:val="00DD6DD2"/>
    <w:rsid w:val="00DD77B9"/>
    <w:rsid w:val="00DD789C"/>
    <w:rsid w:val="00DD7969"/>
    <w:rsid w:val="00DD7C7F"/>
    <w:rsid w:val="00DE0127"/>
    <w:rsid w:val="00DE08DE"/>
    <w:rsid w:val="00DE0F1D"/>
    <w:rsid w:val="00DE13DC"/>
    <w:rsid w:val="00DE1A1D"/>
    <w:rsid w:val="00DE25E9"/>
    <w:rsid w:val="00DE27B8"/>
    <w:rsid w:val="00DE2B05"/>
    <w:rsid w:val="00DE3847"/>
    <w:rsid w:val="00DE3A01"/>
    <w:rsid w:val="00DE3D04"/>
    <w:rsid w:val="00DE41EE"/>
    <w:rsid w:val="00DE4ABD"/>
    <w:rsid w:val="00DE55CC"/>
    <w:rsid w:val="00DE6098"/>
    <w:rsid w:val="00DE6835"/>
    <w:rsid w:val="00DE6A6F"/>
    <w:rsid w:val="00DE6D28"/>
    <w:rsid w:val="00DE6DBD"/>
    <w:rsid w:val="00DE6F18"/>
    <w:rsid w:val="00DE6F22"/>
    <w:rsid w:val="00DE7388"/>
    <w:rsid w:val="00DE795B"/>
    <w:rsid w:val="00DF1758"/>
    <w:rsid w:val="00DF1A79"/>
    <w:rsid w:val="00DF1C5E"/>
    <w:rsid w:val="00DF1C60"/>
    <w:rsid w:val="00DF1EC3"/>
    <w:rsid w:val="00DF3222"/>
    <w:rsid w:val="00DF3672"/>
    <w:rsid w:val="00DF368F"/>
    <w:rsid w:val="00DF430A"/>
    <w:rsid w:val="00DF4324"/>
    <w:rsid w:val="00DF4DE7"/>
    <w:rsid w:val="00DF54C1"/>
    <w:rsid w:val="00DF5823"/>
    <w:rsid w:val="00DF59E5"/>
    <w:rsid w:val="00DF5BB7"/>
    <w:rsid w:val="00DF6AE2"/>
    <w:rsid w:val="00DF6E3E"/>
    <w:rsid w:val="00DF718A"/>
    <w:rsid w:val="00DF7A41"/>
    <w:rsid w:val="00DF7E7E"/>
    <w:rsid w:val="00E000A0"/>
    <w:rsid w:val="00E008F0"/>
    <w:rsid w:val="00E00A1C"/>
    <w:rsid w:val="00E00BB4"/>
    <w:rsid w:val="00E011D5"/>
    <w:rsid w:val="00E014C0"/>
    <w:rsid w:val="00E015D0"/>
    <w:rsid w:val="00E016C3"/>
    <w:rsid w:val="00E01F0A"/>
    <w:rsid w:val="00E02736"/>
    <w:rsid w:val="00E028B0"/>
    <w:rsid w:val="00E034C1"/>
    <w:rsid w:val="00E03505"/>
    <w:rsid w:val="00E037CE"/>
    <w:rsid w:val="00E03A41"/>
    <w:rsid w:val="00E03A76"/>
    <w:rsid w:val="00E041CA"/>
    <w:rsid w:val="00E05125"/>
    <w:rsid w:val="00E0779C"/>
    <w:rsid w:val="00E07E8B"/>
    <w:rsid w:val="00E108C0"/>
    <w:rsid w:val="00E11701"/>
    <w:rsid w:val="00E11A2B"/>
    <w:rsid w:val="00E13A54"/>
    <w:rsid w:val="00E14451"/>
    <w:rsid w:val="00E147A6"/>
    <w:rsid w:val="00E14B6B"/>
    <w:rsid w:val="00E14DEC"/>
    <w:rsid w:val="00E152A7"/>
    <w:rsid w:val="00E15C32"/>
    <w:rsid w:val="00E15C7A"/>
    <w:rsid w:val="00E16911"/>
    <w:rsid w:val="00E16BDD"/>
    <w:rsid w:val="00E175BB"/>
    <w:rsid w:val="00E17DC9"/>
    <w:rsid w:val="00E17E25"/>
    <w:rsid w:val="00E17FFB"/>
    <w:rsid w:val="00E2047E"/>
    <w:rsid w:val="00E2071D"/>
    <w:rsid w:val="00E21187"/>
    <w:rsid w:val="00E21F0F"/>
    <w:rsid w:val="00E22001"/>
    <w:rsid w:val="00E2211A"/>
    <w:rsid w:val="00E2227C"/>
    <w:rsid w:val="00E2263C"/>
    <w:rsid w:val="00E234A7"/>
    <w:rsid w:val="00E2355E"/>
    <w:rsid w:val="00E23850"/>
    <w:rsid w:val="00E23AEB"/>
    <w:rsid w:val="00E23F7C"/>
    <w:rsid w:val="00E242E5"/>
    <w:rsid w:val="00E24892"/>
    <w:rsid w:val="00E24D72"/>
    <w:rsid w:val="00E250EE"/>
    <w:rsid w:val="00E25A79"/>
    <w:rsid w:val="00E25B54"/>
    <w:rsid w:val="00E260F3"/>
    <w:rsid w:val="00E269EC"/>
    <w:rsid w:val="00E2721D"/>
    <w:rsid w:val="00E273DC"/>
    <w:rsid w:val="00E27B1E"/>
    <w:rsid w:val="00E30EEE"/>
    <w:rsid w:val="00E3166E"/>
    <w:rsid w:val="00E31722"/>
    <w:rsid w:val="00E31AB1"/>
    <w:rsid w:val="00E31DC3"/>
    <w:rsid w:val="00E32D28"/>
    <w:rsid w:val="00E336D2"/>
    <w:rsid w:val="00E33807"/>
    <w:rsid w:val="00E33949"/>
    <w:rsid w:val="00E33953"/>
    <w:rsid w:val="00E33EC3"/>
    <w:rsid w:val="00E344C6"/>
    <w:rsid w:val="00E346EA"/>
    <w:rsid w:val="00E34CB6"/>
    <w:rsid w:val="00E34D26"/>
    <w:rsid w:val="00E35542"/>
    <w:rsid w:val="00E35B6F"/>
    <w:rsid w:val="00E35EB8"/>
    <w:rsid w:val="00E36177"/>
    <w:rsid w:val="00E369E7"/>
    <w:rsid w:val="00E37290"/>
    <w:rsid w:val="00E37824"/>
    <w:rsid w:val="00E37AD8"/>
    <w:rsid w:val="00E40F1D"/>
    <w:rsid w:val="00E40F57"/>
    <w:rsid w:val="00E41257"/>
    <w:rsid w:val="00E4135F"/>
    <w:rsid w:val="00E4306D"/>
    <w:rsid w:val="00E43640"/>
    <w:rsid w:val="00E4379A"/>
    <w:rsid w:val="00E43A6A"/>
    <w:rsid w:val="00E43B00"/>
    <w:rsid w:val="00E43F35"/>
    <w:rsid w:val="00E442AC"/>
    <w:rsid w:val="00E44B4D"/>
    <w:rsid w:val="00E453E8"/>
    <w:rsid w:val="00E45437"/>
    <w:rsid w:val="00E456E5"/>
    <w:rsid w:val="00E45ACA"/>
    <w:rsid w:val="00E47217"/>
    <w:rsid w:val="00E47484"/>
    <w:rsid w:val="00E47933"/>
    <w:rsid w:val="00E47F57"/>
    <w:rsid w:val="00E506A0"/>
    <w:rsid w:val="00E50CD6"/>
    <w:rsid w:val="00E50F87"/>
    <w:rsid w:val="00E51577"/>
    <w:rsid w:val="00E516C7"/>
    <w:rsid w:val="00E51782"/>
    <w:rsid w:val="00E519BB"/>
    <w:rsid w:val="00E52165"/>
    <w:rsid w:val="00E5256E"/>
    <w:rsid w:val="00E526DF"/>
    <w:rsid w:val="00E52ACA"/>
    <w:rsid w:val="00E52AF4"/>
    <w:rsid w:val="00E52B6C"/>
    <w:rsid w:val="00E538FF"/>
    <w:rsid w:val="00E5398D"/>
    <w:rsid w:val="00E53CFB"/>
    <w:rsid w:val="00E544E9"/>
    <w:rsid w:val="00E54516"/>
    <w:rsid w:val="00E549F3"/>
    <w:rsid w:val="00E54B5A"/>
    <w:rsid w:val="00E54DDA"/>
    <w:rsid w:val="00E55412"/>
    <w:rsid w:val="00E55659"/>
    <w:rsid w:val="00E558B6"/>
    <w:rsid w:val="00E55DFA"/>
    <w:rsid w:val="00E5605A"/>
    <w:rsid w:val="00E5673E"/>
    <w:rsid w:val="00E56B3B"/>
    <w:rsid w:val="00E57080"/>
    <w:rsid w:val="00E57754"/>
    <w:rsid w:val="00E57D66"/>
    <w:rsid w:val="00E57E84"/>
    <w:rsid w:val="00E605D3"/>
    <w:rsid w:val="00E60F02"/>
    <w:rsid w:val="00E60F40"/>
    <w:rsid w:val="00E6173E"/>
    <w:rsid w:val="00E61F6B"/>
    <w:rsid w:val="00E621DC"/>
    <w:rsid w:val="00E62473"/>
    <w:rsid w:val="00E628CE"/>
    <w:rsid w:val="00E62C42"/>
    <w:rsid w:val="00E62C7B"/>
    <w:rsid w:val="00E6355B"/>
    <w:rsid w:val="00E637F9"/>
    <w:rsid w:val="00E6397A"/>
    <w:rsid w:val="00E63B6C"/>
    <w:rsid w:val="00E63B7E"/>
    <w:rsid w:val="00E63DB1"/>
    <w:rsid w:val="00E649B4"/>
    <w:rsid w:val="00E64C2D"/>
    <w:rsid w:val="00E64DC1"/>
    <w:rsid w:val="00E659B3"/>
    <w:rsid w:val="00E65C97"/>
    <w:rsid w:val="00E66548"/>
    <w:rsid w:val="00E66D89"/>
    <w:rsid w:val="00E67B62"/>
    <w:rsid w:val="00E67F43"/>
    <w:rsid w:val="00E67F7E"/>
    <w:rsid w:val="00E700FF"/>
    <w:rsid w:val="00E702D4"/>
    <w:rsid w:val="00E70505"/>
    <w:rsid w:val="00E7083A"/>
    <w:rsid w:val="00E70D34"/>
    <w:rsid w:val="00E71BC8"/>
    <w:rsid w:val="00E71F59"/>
    <w:rsid w:val="00E72131"/>
    <w:rsid w:val="00E72516"/>
    <w:rsid w:val="00E73AFD"/>
    <w:rsid w:val="00E73E20"/>
    <w:rsid w:val="00E74F46"/>
    <w:rsid w:val="00E74F47"/>
    <w:rsid w:val="00E755B9"/>
    <w:rsid w:val="00E7599D"/>
    <w:rsid w:val="00E75C3D"/>
    <w:rsid w:val="00E7629F"/>
    <w:rsid w:val="00E76B39"/>
    <w:rsid w:val="00E77145"/>
    <w:rsid w:val="00E771DD"/>
    <w:rsid w:val="00E77247"/>
    <w:rsid w:val="00E7724E"/>
    <w:rsid w:val="00E7734E"/>
    <w:rsid w:val="00E77721"/>
    <w:rsid w:val="00E77988"/>
    <w:rsid w:val="00E8030E"/>
    <w:rsid w:val="00E805E6"/>
    <w:rsid w:val="00E807F9"/>
    <w:rsid w:val="00E80E6E"/>
    <w:rsid w:val="00E814E5"/>
    <w:rsid w:val="00E815FC"/>
    <w:rsid w:val="00E81BC6"/>
    <w:rsid w:val="00E82442"/>
    <w:rsid w:val="00E82A4B"/>
    <w:rsid w:val="00E830C6"/>
    <w:rsid w:val="00E83367"/>
    <w:rsid w:val="00E83916"/>
    <w:rsid w:val="00E83EF9"/>
    <w:rsid w:val="00E83FB6"/>
    <w:rsid w:val="00E84788"/>
    <w:rsid w:val="00E84865"/>
    <w:rsid w:val="00E84930"/>
    <w:rsid w:val="00E84ACA"/>
    <w:rsid w:val="00E84E77"/>
    <w:rsid w:val="00E84EC9"/>
    <w:rsid w:val="00E85111"/>
    <w:rsid w:val="00E85286"/>
    <w:rsid w:val="00E85F88"/>
    <w:rsid w:val="00E865C3"/>
    <w:rsid w:val="00E86AAD"/>
    <w:rsid w:val="00E86BE1"/>
    <w:rsid w:val="00E8713D"/>
    <w:rsid w:val="00E901B5"/>
    <w:rsid w:val="00E908CF"/>
    <w:rsid w:val="00E9098C"/>
    <w:rsid w:val="00E90C82"/>
    <w:rsid w:val="00E91AD4"/>
    <w:rsid w:val="00E923F1"/>
    <w:rsid w:val="00E92B30"/>
    <w:rsid w:val="00E937A4"/>
    <w:rsid w:val="00E93CF9"/>
    <w:rsid w:val="00E93FE3"/>
    <w:rsid w:val="00E94450"/>
    <w:rsid w:val="00E95847"/>
    <w:rsid w:val="00E9598D"/>
    <w:rsid w:val="00E95E6C"/>
    <w:rsid w:val="00E96826"/>
    <w:rsid w:val="00E96AC1"/>
    <w:rsid w:val="00E9730B"/>
    <w:rsid w:val="00E973FF"/>
    <w:rsid w:val="00E9788E"/>
    <w:rsid w:val="00E97B7D"/>
    <w:rsid w:val="00E97DE1"/>
    <w:rsid w:val="00E97FD8"/>
    <w:rsid w:val="00EA06D5"/>
    <w:rsid w:val="00EA1898"/>
    <w:rsid w:val="00EA199F"/>
    <w:rsid w:val="00EA2454"/>
    <w:rsid w:val="00EA2764"/>
    <w:rsid w:val="00EA305A"/>
    <w:rsid w:val="00EA3524"/>
    <w:rsid w:val="00EA3529"/>
    <w:rsid w:val="00EA3B0E"/>
    <w:rsid w:val="00EA3C17"/>
    <w:rsid w:val="00EA3D70"/>
    <w:rsid w:val="00EA45C8"/>
    <w:rsid w:val="00EA485C"/>
    <w:rsid w:val="00EA5438"/>
    <w:rsid w:val="00EA5ADB"/>
    <w:rsid w:val="00EA7F94"/>
    <w:rsid w:val="00EB0487"/>
    <w:rsid w:val="00EB0C82"/>
    <w:rsid w:val="00EB0F72"/>
    <w:rsid w:val="00EB1E71"/>
    <w:rsid w:val="00EB2183"/>
    <w:rsid w:val="00EB2276"/>
    <w:rsid w:val="00EB29E7"/>
    <w:rsid w:val="00EB2B29"/>
    <w:rsid w:val="00EB2CCB"/>
    <w:rsid w:val="00EB2DE1"/>
    <w:rsid w:val="00EB2E9F"/>
    <w:rsid w:val="00EB3866"/>
    <w:rsid w:val="00EB4F6E"/>
    <w:rsid w:val="00EB5475"/>
    <w:rsid w:val="00EB5D30"/>
    <w:rsid w:val="00EB5EF2"/>
    <w:rsid w:val="00EB68E3"/>
    <w:rsid w:val="00EB6A0C"/>
    <w:rsid w:val="00EB6CE7"/>
    <w:rsid w:val="00EB793D"/>
    <w:rsid w:val="00EB7D9D"/>
    <w:rsid w:val="00EC11AA"/>
    <w:rsid w:val="00EC185A"/>
    <w:rsid w:val="00EC1D17"/>
    <w:rsid w:val="00EC2291"/>
    <w:rsid w:val="00EC23F7"/>
    <w:rsid w:val="00EC24C5"/>
    <w:rsid w:val="00EC254E"/>
    <w:rsid w:val="00EC263A"/>
    <w:rsid w:val="00EC2792"/>
    <w:rsid w:val="00EC2EAE"/>
    <w:rsid w:val="00EC3389"/>
    <w:rsid w:val="00EC4683"/>
    <w:rsid w:val="00EC4897"/>
    <w:rsid w:val="00EC4A97"/>
    <w:rsid w:val="00EC4EC0"/>
    <w:rsid w:val="00EC52B2"/>
    <w:rsid w:val="00EC54BC"/>
    <w:rsid w:val="00EC5D5C"/>
    <w:rsid w:val="00EC5F4E"/>
    <w:rsid w:val="00EC5FD8"/>
    <w:rsid w:val="00EC6019"/>
    <w:rsid w:val="00EC6480"/>
    <w:rsid w:val="00EC64DD"/>
    <w:rsid w:val="00EC6855"/>
    <w:rsid w:val="00EC6AED"/>
    <w:rsid w:val="00EC6B46"/>
    <w:rsid w:val="00EC75C0"/>
    <w:rsid w:val="00ED037C"/>
    <w:rsid w:val="00ED08D2"/>
    <w:rsid w:val="00ED0B37"/>
    <w:rsid w:val="00ED2459"/>
    <w:rsid w:val="00ED2717"/>
    <w:rsid w:val="00ED29E7"/>
    <w:rsid w:val="00ED2CE6"/>
    <w:rsid w:val="00ED2CE9"/>
    <w:rsid w:val="00ED2EEC"/>
    <w:rsid w:val="00ED2F67"/>
    <w:rsid w:val="00ED3457"/>
    <w:rsid w:val="00ED3FC9"/>
    <w:rsid w:val="00ED4905"/>
    <w:rsid w:val="00ED49DE"/>
    <w:rsid w:val="00ED4A77"/>
    <w:rsid w:val="00ED5A67"/>
    <w:rsid w:val="00ED5C26"/>
    <w:rsid w:val="00ED5F32"/>
    <w:rsid w:val="00ED5FC2"/>
    <w:rsid w:val="00ED67B5"/>
    <w:rsid w:val="00ED6A2A"/>
    <w:rsid w:val="00ED6D3F"/>
    <w:rsid w:val="00ED6E05"/>
    <w:rsid w:val="00ED730A"/>
    <w:rsid w:val="00ED7815"/>
    <w:rsid w:val="00ED78E7"/>
    <w:rsid w:val="00ED7E7B"/>
    <w:rsid w:val="00EE06DC"/>
    <w:rsid w:val="00EE076A"/>
    <w:rsid w:val="00EE120B"/>
    <w:rsid w:val="00EE1399"/>
    <w:rsid w:val="00EE1C1C"/>
    <w:rsid w:val="00EE2299"/>
    <w:rsid w:val="00EE245C"/>
    <w:rsid w:val="00EE2545"/>
    <w:rsid w:val="00EE2837"/>
    <w:rsid w:val="00EE2A85"/>
    <w:rsid w:val="00EE339D"/>
    <w:rsid w:val="00EE34A1"/>
    <w:rsid w:val="00EE36D2"/>
    <w:rsid w:val="00EE459B"/>
    <w:rsid w:val="00EE48EA"/>
    <w:rsid w:val="00EE4959"/>
    <w:rsid w:val="00EE49BE"/>
    <w:rsid w:val="00EE4C6A"/>
    <w:rsid w:val="00EE4E70"/>
    <w:rsid w:val="00EE51CE"/>
    <w:rsid w:val="00EE52FA"/>
    <w:rsid w:val="00EE5B74"/>
    <w:rsid w:val="00EE6050"/>
    <w:rsid w:val="00EE689E"/>
    <w:rsid w:val="00EE6E2E"/>
    <w:rsid w:val="00EE71F5"/>
    <w:rsid w:val="00EE73B9"/>
    <w:rsid w:val="00EE74C3"/>
    <w:rsid w:val="00EE7659"/>
    <w:rsid w:val="00EF0305"/>
    <w:rsid w:val="00EF07DF"/>
    <w:rsid w:val="00EF08E6"/>
    <w:rsid w:val="00EF0D3A"/>
    <w:rsid w:val="00EF0E15"/>
    <w:rsid w:val="00EF13B0"/>
    <w:rsid w:val="00EF18AC"/>
    <w:rsid w:val="00EF18D8"/>
    <w:rsid w:val="00EF1ADF"/>
    <w:rsid w:val="00EF2783"/>
    <w:rsid w:val="00EF3035"/>
    <w:rsid w:val="00EF36CF"/>
    <w:rsid w:val="00EF399A"/>
    <w:rsid w:val="00EF3AA4"/>
    <w:rsid w:val="00EF3ACB"/>
    <w:rsid w:val="00EF41E8"/>
    <w:rsid w:val="00EF4420"/>
    <w:rsid w:val="00EF48A0"/>
    <w:rsid w:val="00EF4911"/>
    <w:rsid w:val="00EF4FDE"/>
    <w:rsid w:val="00EF5A04"/>
    <w:rsid w:val="00EF6014"/>
    <w:rsid w:val="00EF65C0"/>
    <w:rsid w:val="00EF6FAF"/>
    <w:rsid w:val="00EF76DF"/>
    <w:rsid w:val="00EF7C76"/>
    <w:rsid w:val="00F0066B"/>
    <w:rsid w:val="00F008A5"/>
    <w:rsid w:val="00F0097A"/>
    <w:rsid w:val="00F00A71"/>
    <w:rsid w:val="00F00CE1"/>
    <w:rsid w:val="00F00D33"/>
    <w:rsid w:val="00F01BA2"/>
    <w:rsid w:val="00F01E0C"/>
    <w:rsid w:val="00F026F8"/>
    <w:rsid w:val="00F0272F"/>
    <w:rsid w:val="00F0282D"/>
    <w:rsid w:val="00F03193"/>
    <w:rsid w:val="00F03208"/>
    <w:rsid w:val="00F033FE"/>
    <w:rsid w:val="00F037C7"/>
    <w:rsid w:val="00F038CF"/>
    <w:rsid w:val="00F03A6F"/>
    <w:rsid w:val="00F03A8B"/>
    <w:rsid w:val="00F03AA3"/>
    <w:rsid w:val="00F04D68"/>
    <w:rsid w:val="00F05B0D"/>
    <w:rsid w:val="00F05BF6"/>
    <w:rsid w:val="00F05E6B"/>
    <w:rsid w:val="00F0624D"/>
    <w:rsid w:val="00F06FDF"/>
    <w:rsid w:val="00F07BB0"/>
    <w:rsid w:val="00F11241"/>
    <w:rsid w:val="00F1136B"/>
    <w:rsid w:val="00F12544"/>
    <w:rsid w:val="00F1277C"/>
    <w:rsid w:val="00F133AF"/>
    <w:rsid w:val="00F138A5"/>
    <w:rsid w:val="00F14521"/>
    <w:rsid w:val="00F146F5"/>
    <w:rsid w:val="00F14A17"/>
    <w:rsid w:val="00F14F66"/>
    <w:rsid w:val="00F15362"/>
    <w:rsid w:val="00F15870"/>
    <w:rsid w:val="00F15B24"/>
    <w:rsid w:val="00F15F24"/>
    <w:rsid w:val="00F16183"/>
    <w:rsid w:val="00F168B2"/>
    <w:rsid w:val="00F169BD"/>
    <w:rsid w:val="00F16B36"/>
    <w:rsid w:val="00F1704A"/>
    <w:rsid w:val="00F17315"/>
    <w:rsid w:val="00F17DFC"/>
    <w:rsid w:val="00F207DD"/>
    <w:rsid w:val="00F20914"/>
    <w:rsid w:val="00F21161"/>
    <w:rsid w:val="00F213E2"/>
    <w:rsid w:val="00F22054"/>
    <w:rsid w:val="00F2230A"/>
    <w:rsid w:val="00F2313F"/>
    <w:rsid w:val="00F23547"/>
    <w:rsid w:val="00F241AF"/>
    <w:rsid w:val="00F244DC"/>
    <w:rsid w:val="00F24934"/>
    <w:rsid w:val="00F25128"/>
    <w:rsid w:val="00F25762"/>
    <w:rsid w:val="00F25879"/>
    <w:rsid w:val="00F25AC5"/>
    <w:rsid w:val="00F25E00"/>
    <w:rsid w:val="00F26CCB"/>
    <w:rsid w:val="00F306B6"/>
    <w:rsid w:val="00F3171B"/>
    <w:rsid w:val="00F31BBD"/>
    <w:rsid w:val="00F338CE"/>
    <w:rsid w:val="00F3396F"/>
    <w:rsid w:val="00F339C6"/>
    <w:rsid w:val="00F33AE9"/>
    <w:rsid w:val="00F33DC6"/>
    <w:rsid w:val="00F34126"/>
    <w:rsid w:val="00F342E2"/>
    <w:rsid w:val="00F349E8"/>
    <w:rsid w:val="00F34B33"/>
    <w:rsid w:val="00F34DAE"/>
    <w:rsid w:val="00F352F5"/>
    <w:rsid w:val="00F35F7E"/>
    <w:rsid w:val="00F35FC9"/>
    <w:rsid w:val="00F365A9"/>
    <w:rsid w:val="00F36B27"/>
    <w:rsid w:val="00F36C15"/>
    <w:rsid w:val="00F36C6F"/>
    <w:rsid w:val="00F3772F"/>
    <w:rsid w:val="00F37AB6"/>
    <w:rsid w:val="00F37AC2"/>
    <w:rsid w:val="00F40CAD"/>
    <w:rsid w:val="00F40D2B"/>
    <w:rsid w:val="00F41042"/>
    <w:rsid w:val="00F41295"/>
    <w:rsid w:val="00F41535"/>
    <w:rsid w:val="00F42828"/>
    <w:rsid w:val="00F43395"/>
    <w:rsid w:val="00F43749"/>
    <w:rsid w:val="00F43E7B"/>
    <w:rsid w:val="00F44011"/>
    <w:rsid w:val="00F447CA"/>
    <w:rsid w:val="00F44877"/>
    <w:rsid w:val="00F45722"/>
    <w:rsid w:val="00F45753"/>
    <w:rsid w:val="00F45D1F"/>
    <w:rsid w:val="00F45DDE"/>
    <w:rsid w:val="00F463DF"/>
    <w:rsid w:val="00F46D17"/>
    <w:rsid w:val="00F4744C"/>
    <w:rsid w:val="00F474B4"/>
    <w:rsid w:val="00F47779"/>
    <w:rsid w:val="00F47B6F"/>
    <w:rsid w:val="00F47D96"/>
    <w:rsid w:val="00F506D4"/>
    <w:rsid w:val="00F5095F"/>
    <w:rsid w:val="00F50BAF"/>
    <w:rsid w:val="00F50C40"/>
    <w:rsid w:val="00F5101B"/>
    <w:rsid w:val="00F51D58"/>
    <w:rsid w:val="00F52BA2"/>
    <w:rsid w:val="00F53771"/>
    <w:rsid w:val="00F53880"/>
    <w:rsid w:val="00F539A0"/>
    <w:rsid w:val="00F53B65"/>
    <w:rsid w:val="00F54283"/>
    <w:rsid w:val="00F54924"/>
    <w:rsid w:val="00F54D15"/>
    <w:rsid w:val="00F55116"/>
    <w:rsid w:val="00F55506"/>
    <w:rsid w:val="00F55633"/>
    <w:rsid w:val="00F55688"/>
    <w:rsid w:val="00F557A8"/>
    <w:rsid w:val="00F557C3"/>
    <w:rsid w:val="00F570BA"/>
    <w:rsid w:val="00F57251"/>
    <w:rsid w:val="00F57592"/>
    <w:rsid w:val="00F57C30"/>
    <w:rsid w:val="00F57F0F"/>
    <w:rsid w:val="00F60043"/>
    <w:rsid w:val="00F60155"/>
    <w:rsid w:val="00F60329"/>
    <w:rsid w:val="00F61934"/>
    <w:rsid w:val="00F61AA0"/>
    <w:rsid w:val="00F61B73"/>
    <w:rsid w:val="00F61F7B"/>
    <w:rsid w:val="00F62EF4"/>
    <w:rsid w:val="00F63BA1"/>
    <w:rsid w:val="00F63C45"/>
    <w:rsid w:val="00F654D1"/>
    <w:rsid w:val="00F6573C"/>
    <w:rsid w:val="00F65BC7"/>
    <w:rsid w:val="00F670E6"/>
    <w:rsid w:val="00F671BF"/>
    <w:rsid w:val="00F67314"/>
    <w:rsid w:val="00F67776"/>
    <w:rsid w:val="00F67A96"/>
    <w:rsid w:val="00F700FE"/>
    <w:rsid w:val="00F70CFE"/>
    <w:rsid w:val="00F7115E"/>
    <w:rsid w:val="00F71235"/>
    <w:rsid w:val="00F72BB8"/>
    <w:rsid w:val="00F7301E"/>
    <w:rsid w:val="00F732A3"/>
    <w:rsid w:val="00F73306"/>
    <w:rsid w:val="00F73394"/>
    <w:rsid w:val="00F73FAA"/>
    <w:rsid w:val="00F74189"/>
    <w:rsid w:val="00F74212"/>
    <w:rsid w:val="00F74E42"/>
    <w:rsid w:val="00F750DF"/>
    <w:rsid w:val="00F751AE"/>
    <w:rsid w:val="00F75EED"/>
    <w:rsid w:val="00F760E6"/>
    <w:rsid w:val="00F763F1"/>
    <w:rsid w:val="00F764F2"/>
    <w:rsid w:val="00F76BA0"/>
    <w:rsid w:val="00F76CEF"/>
    <w:rsid w:val="00F77212"/>
    <w:rsid w:val="00F772A5"/>
    <w:rsid w:val="00F772BE"/>
    <w:rsid w:val="00F775FD"/>
    <w:rsid w:val="00F77633"/>
    <w:rsid w:val="00F77A31"/>
    <w:rsid w:val="00F802AD"/>
    <w:rsid w:val="00F8041B"/>
    <w:rsid w:val="00F81133"/>
    <w:rsid w:val="00F8146A"/>
    <w:rsid w:val="00F81541"/>
    <w:rsid w:val="00F81552"/>
    <w:rsid w:val="00F81BAC"/>
    <w:rsid w:val="00F82AC0"/>
    <w:rsid w:val="00F82C37"/>
    <w:rsid w:val="00F82DEA"/>
    <w:rsid w:val="00F834CE"/>
    <w:rsid w:val="00F8385F"/>
    <w:rsid w:val="00F8469E"/>
    <w:rsid w:val="00F84795"/>
    <w:rsid w:val="00F84B29"/>
    <w:rsid w:val="00F84B3D"/>
    <w:rsid w:val="00F84C21"/>
    <w:rsid w:val="00F84FDA"/>
    <w:rsid w:val="00F85817"/>
    <w:rsid w:val="00F8610A"/>
    <w:rsid w:val="00F86EE5"/>
    <w:rsid w:val="00F87C44"/>
    <w:rsid w:val="00F87D16"/>
    <w:rsid w:val="00F87D4C"/>
    <w:rsid w:val="00F87EF1"/>
    <w:rsid w:val="00F900E8"/>
    <w:rsid w:val="00F90148"/>
    <w:rsid w:val="00F9017B"/>
    <w:rsid w:val="00F907DB"/>
    <w:rsid w:val="00F90D7C"/>
    <w:rsid w:val="00F912B3"/>
    <w:rsid w:val="00F92A73"/>
    <w:rsid w:val="00F92DC8"/>
    <w:rsid w:val="00F92ECC"/>
    <w:rsid w:val="00F93830"/>
    <w:rsid w:val="00F9400F"/>
    <w:rsid w:val="00F94149"/>
    <w:rsid w:val="00F94201"/>
    <w:rsid w:val="00F9423D"/>
    <w:rsid w:val="00F944B0"/>
    <w:rsid w:val="00F949FD"/>
    <w:rsid w:val="00F94D87"/>
    <w:rsid w:val="00F951B4"/>
    <w:rsid w:val="00F956EF"/>
    <w:rsid w:val="00F95F65"/>
    <w:rsid w:val="00F96D2E"/>
    <w:rsid w:val="00F97582"/>
    <w:rsid w:val="00F975E4"/>
    <w:rsid w:val="00F975E9"/>
    <w:rsid w:val="00F97707"/>
    <w:rsid w:val="00FA0480"/>
    <w:rsid w:val="00FA07E0"/>
    <w:rsid w:val="00FA1489"/>
    <w:rsid w:val="00FA15AD"/>
    <w:rsid w:val="00FA1740"/>
    <w:rsid w:val="00FA2847"/>
    <w:rsid w:val="00FA29D8"/>
    <w:rsid w:val="00FA2D9A"/>
    <w:rsid w:val="00FA2FA9"/>
    <w:rsid w:val="00FA4F19"/>
    <w:rsid w:val="00FA537E"/>
    <w:rsid w:val="00FA58BC"/>
    <w:rsid w:val="00FA5C54"/>
    <w:rsid w:val="00FA5ECE"/>
    <w:rsid w:val="00FA627B"/>
    <w:rsid w:val="00FA64F2"/>
    <w:rsid w:val="00FA67D6"/>
    <w:rsid w:val="00FA6ECC"/>
    <w:rsid w:val="00FA7093"/>
    <w:rsid w:val="00FA70E9"/>
    <w:rsid w:val="00FA72EA"/>
    <w:rsid w:val="00FA7633"/>
    <w:rsid w:val="00FA768B"/>
    <w:rsid w:val="00FB0144"/>
    <w:rsid w:val="00FB04C5"/>
    <w:rsid w:val="00FB0748"/>
    <w:rsid w:val="00FB0ABD"/>
    <w:rsid w:val="00FB0F11"/>
    <w:rsid w:val="00FB1351"/>
    <w:rsid w:val="00FB151A"/>
    <w:rsid w:val="00FB15FA"/>
    <w:rsid w:val="00FB2399"/>
    <w:rsid w:val="00FB25A8"/>
    <w:rsid w:val="00FB378D"/>
    <w:rsid w:val="00FB406A"/>
    <w:rsid w:val="00FB4125"/>
    <w:rsid w:val="00FB45FF"/>
    <w:rsid w:val="00FB4802"/>
    <w:rsid w:val="00FB48E2"/>
    <w:rsid w:val="00FB4916"/>
    <w:rsid w:val="00FB4CC0"/>
    <w:rsid w:val="00FB4EA1"/>
    <w:rsid w:val="00FB5026"/>
    <w:rsid w:val="00FB6675"/>
    <w:rsid w:val="00FB6916"/>
    <w:rsid w:val="00FB6C09"/>
    <w:rsid w:val="00FB6C14"/>
    <w:rsid w:val="00FB772A"/>
    <w:rsid w:val="00FB7A7D"/>
    <w:rsid w:val="00FB7E27"/>
    <w:rsid w:val="00FC012E"/>
    <w:rsid w:val="00FC07C8"/>
    <w:rsid w:val="00FC1443"/>
    <w:rsid w:val="00FC16B0"/>
    <w:rsid w:val="00FC2836"/>
    <w:rsid w:val="00FC2900"/>
    <w:rsid w:val="00FC2A6D"/>
    <w:rsid w:val="00FC2C93"/>
    <w:rsid w:val="00FC2FCB"/>
    <w:rsid w:val="00FC3389"/>
    <w:rsid w:val="00FC34DE"/>
    <w:rsid w:val="00FC3865"/>
    <w:rsid w:val="00FC3960"/>
    <w:rsid w:val="00FC39F8"/>
    <w:rsid w:val="00FC3DF6"/>
    <w:rsid w:val="00FC4393"/>
    <w:rsid w:val="00FC456E"/>
    <w:rsid w:val="00FC4688"/>
    <w:rsid w:val="00FC4AAC"/>
    <w:rsid w:val="00FC5170"/>
    <w:rsid w:val="00FC5A66"/>
    <w:rsid w:val="00FC5B21"/>
    <w:rsid w:val="00FC6754"/>
    <w:rsid w:val="00FC67DA"/>
    <w:rsid w:val="00FC6C83"/>
    <w:rsid w:val="00FC6E06"/>
    <w:rsid w:val="00FC717F"/>
    <w:rsid w:val="00FC73C4"/>
    <w:rsid w:val="00FC75E3"/>
    <w:rsid w:val="00FD0215"/>
    <w:rsid w:val="00FD0747"/>
    <w:rsid w:val="00FD0FD2"/>
    <w:rsid w:val="00FD1C0A"/>
    <w:rsid w:val="00FD1D23"/>
    <w:rsid w:val="00FD1DA7"/>
    <w:rsid w:val="00FD1EE4"/>
    <w:rsid w:val="00FD2796"/>
    <w:rsid w:val="00FD2DBC"/>
    <w:rsid w:val="00FD2ED3"/>
    <w:rsid w:val="00FD33D9"/>
    <w:rsid w:val="00FD55C7"/>
    <w:rsid w:val="00FD5F55"/>
    <w:rsid w:val="00FD6615"/>
    <w:rsid w:val="00FD6AF1"/>
    <w:rsid w:val="00FD6EFB"/>
    <w:rsid w:val="00FD78FF"/>
    <w:rsid w:val="00FD7922"/>
    <w:rsid w:val="00FD7ABD"/>
    <w:rsid w:val="00FE0691"/>
    <w:rsid w:val="00FE13F8"/>
    <w:rsid w:val="00FE1A2A"/>
    <w:rsid w:val="00FE1B1A"/>
    <w:rsid w:val="00FE1D25"/>
    <w:rsid w:val="00FE226C"/>
    <w:rsid w:val="00FE279B"/>
    <w:rsid w:val="00FE2C2B"/>
    <w:rsid w:val="00FE3378"/>
    <w:rsid w:val="00FE36C8"/>
    <w:rsid w:val="00FE38EB"/>
    <w:rsid w:val="00FE3972"/>
    <w:rsid w:val="00FE3BE1"/>
    <w:rsid w:val="00FE40B5"/>
    <w:rsid w:val="00FE4F34"/>
    <w:rsid w:val="00FE50E6"/>
    <w:rsid w:val="00FE52C4"/>
    <w:rsid w:val="00FE5362"/>
    <w:rsid w:val="00FE58C9"/>
    <w:rsid w:val="00FE58DB"/>
    <w:rsid w:val="00FE5979"/>
    <w:rsid w:val="00FE7679"/>
    <w:rsid w:val="00FE7A63"/>
    <w:rsid w:val="00FE7AEA"/>
    <w:rsid w:val="00FE7DC7"/>
    <w:rsid w:val="00FE7EBA"/>
    <w:rsid w:val="00FF046E"/>
    <w:rsid w:val="00FF086E"/>
    <w:rsid w:val="00FF1108"/>
    <w:rsid w:val="00FF149E"/>
    <w:rsid w:val="00FF1B6E"/>
    <w:rsid w:val="00FF1C70"/>
    <w:rsid w:val="00FF1D9E"/>
    <w:rsid w:val="00FF1EAA"/>
    <w:rsid w:val="00FF287A"/>
    <w:rsid w:val="00FF3275"/>
    <w:rsid w:val="00FF3529"/>
    <w:rsid w:val="00FF3843"/>
    <w:rsid w:val="00FF4138"/>
    <w:rsid w:val="00FF4232"/>
    <w:rsid w:val="00FF45A4"/>
    <w:rsid w:val="00FF47C4"/>
    <w:rsid w:val="00FF47C8"/>
    <w:rsid w:val="00FF4A1B"/>
    <w:rsid w:val="00FF4C3A"/>
    <w:rsid w:val="00FF5734"/>
    <w:rsid w:val="00FF59C1"/>
    <w:rsid w:val="00FF5B03"/>
    <w:rsid w:val="00FF5B26"/>
    <w:rsid w:val="00FF6669"/>
    <w:rsid w:val="00FF68AA"/>
    <w:rsid w:val="00FF68ED"/>
    <w:rsid w:val="00FF6C6F"/>
    <w:rsid w:val="00FF6F0B"/>
    <w:rsid w:val="00FF7261"/>
    <w:rsid w:val="00FF76EA"/>
    <w:rsid w:val="00FF773E"/>
    <w:rsid w:val="00FF776E"/>
    <w:rsid w:val="00FF7C2B"/>
    <w:rsid w:val="00FF7D4B"/>
    <w:rsid w:val="0CA53A56"/>
    <w:rsid w:val="109D8E8A"/>
    <w:rsid w:val="170E4D90"/>
    <w:rsid w:val="33249EA7"/>
    <w:rsid w:val="36854D62"/>
    <w:rsid w:val="636E334D"/>
    <w:rsid w:val="77C3E206"/>
    <w:rsid w:val="7D0ACBF4"/>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99ED4A"/>
  <w15:docId w15:val="{8A683EE7-2568-463F-AAD7-9A9ABB520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4">
    <w:name w:val="Normal"/>
    <w:qFormat/>
    <w:rsid w:val="000011A1"/>
    <w:pPr>
      <w:ind w:firstLine="567"/>
      <w:jc w:val="both"/>
    </w:pPr>
    <w:rPr>
      <w:sz w:val="24"/>
    </w:rPr>
  </w:style>
  <w:style w:type="paragraph" w:styleId="1">
    <w:name w:val="heading 1"/>
    <w:aliases w:val="_GOST_1"/>
    <w:next w:val="GOSTNormal"/>
    <w:link w:val="10"/>
    <w:qFormat/>
    <w:rsid w:val="000011A1"/>
    <w:pPr>
      <w:keepNext/>
      <w:pageBreakBefore/>
      <w:numPr>
        <w:numId w:val="33"/>
      </w:numPr>
      <w:tabs>
        <w:tab w:val="clear" w:pos="432"/>
        <w:tab w:val="left" w:pos="567"/>
      </w:tabs>
      <w:suppressAutoHyphens/>
      <w:spacing w:before="240" w:after="360"/>
      <w:contextualSpacing/>
      <w:jc w:val="center"/>
      <w:outlineLvl w:val="0"/>
    </w:pPr>
    <w:rPr>
      <w:b/>
      <w:caps/>
      <w:sz w:val="32"/>
      <w:szCs w:val="36"/>
    </w:rPr>
  </w:style>
  <w:style w:type="paragraph" w:styleId="21">
    <w:name w:val="heading 2"/>
    <w:aliases w:val="_GOST_2"/>
    <w:basedOn w:val="1"/>
    <w:next w:val="GOSTNormal"/>
    <w:link w:val="22"/>
    <w:qFormat/>
    <w:rsid w:val="000011A1"/>
    <w:pPr>
      <w:keepLines/>
      <w:pageBreakBefore w:val="0"/>
      <w:numPr>
        <w:ilvl w:val="1"/>
      </w:numPr>
      <w:tabs>
        <w:tab w:val="clear" w:pos="576"/>
        <w:tab w:val="num" w:pos="851"/>
      </w:tabs>
      <w:spacing w:after="240"/>
      <w:jc w:val="left"/>
      <w:outlineLvl w:val="1"/>
    </w:pPr>
    <w:rPr>
      <w:rFonts w:cs="Arial"/>
      <w:bCs/>
      <w:iCs/>
      <w:caps w:val="0"/>
      <w:szCs w:val="32"/>
    </w:rPr>
  </w:style>
  <w:style w:type="paragraph" w:styleId="31">
    <w:name w:val="heading 3"/>
    <w:aliases w:val="_GOST_3"/>
    <w:basedOn w:val="21"/>
    <w:next w:val="GOSTNormal"/>
    <w:link w:val="32"/>
    <w:qFormat/>
    <w:rsid w:val="000011A1"/>
    <w:pPr>
      <w:numPr>
        <w:ilvl w:val="2"/>
      </w:numPr>
      <w:tabs>
        <w:tab w:val="clear" w:pos="720"/>
        <w:tab w:val="num" w:pos="993"/>
      </w:tabs>
      <w:ind w:left="992" w:hanging="992"/>
      <w:outlineLvl w:val="2"/>
    </w:pPr>
    <w:rPr>
      <w:bCs w:val="0"/>
      <w:sz w:val="28"/>
      <w:szCs w:val="28"/>
    </w:rPr>
  </w:style>
  <w:style w:type="paragraph" w:styleId="41">
    <w:name w:val="heading 4"/>
    <w:aliases w:val="_GOST_4"/>
    <w:basedOn w:val="31"/>
    <w:next w:val="GOSTNormal"/>
    <w:link w:val="42"/>
    <w:qFormat/>
    <w:rsid w:val="000011A1"/>
    <w:pPr>
      <w:numPr>
        <w:ilvl w:val="3"/>
      </w:numPr>
      <w:tabs>
        <w:tab w:val="num" w:pos="1134"/>
      </w:tabs>
      <w:outlineLvl w:val="3"/>
    </w:pPr>
    <w:rPr>
      <w:sz w:val="26"/>
      <w:szCs w:val="26"/>
    </w:rPr>
  </w:style>
  <w:style w:type="paragraph" w:styleId="51">
    <w:name w:val="heading 5"/>
    <w:aliases w:val="_GOST_5"/>
    <w:basedOn w:val="41"/>
    <w:next w:val="GOSTNormal"/>
    <w:link w:val="52"/>
    <w:qFormat/>
    <w:rsid w:val="000011A1"/>
    <w:pPr>
      <w:numPr>
        <w:ilvl w:val="4"/>
      </w:numPr>
      <w:spacing w:after="120"/>
      <w:outlineLvl w:val="4"/>
    </w:pPr>
    <w:rPr>
      <w:rFonts w:cs="Times New Roman"/>
      <w:bCs/>
      <w:iCs w:val="0"/>
      <w:sz w:val="24"/>
      <w:szCs w:val="24"/>
      <w:lang w:eastAsia="ko-KR"/>
    </w:rPr>
  </w:style>
  <w:style w:type="paragraph" w:styleId="6">
    <w:name w:val="heading 6"/>
    <w:aliases w:val="_GOST_6"/>
    <w:basedOn w:val="51"/>
    <w:next w:val="GOSTNormal"/>
    <w:link w:val="60"/>
    <w:autoRedefine/>
    <w:qFormat/>
    <w:rsid w:val="000011A1"/>
    <w:pPr>
      <w:numPr>
        <w:ilvl w:val="5"/>
      </w:numPr>
      <w:tabs>
        <w:tab w:val="clear" w:pos="1152"/>
        <w:tab w:val="num" w:pos="1418"/>
      </w:tabs>
      <w:ind w:left="1418" w:hanging="1418"/>
      <w:outlineLvl w:val="5"/>
    </w:pPr>
    <w:rPr>
      <w:bCs w:val="0"/>
      <w:i/>
      <w:szCs w:val="22"/>
    </w:rPr>
  </w:style>
  <w:style w:type="paragraph" w:styleId="7">
    <w:name w:val="heading 7"/>
    <w:aliases w:val="_GOST_7"/>
    <w:basedOn w:val="6"/>
    <w:next w:val="GOSTNormal"/>
    <w:link w:val="70"/>
    <w:qFormat/>
    <w:rsid w:val="000011A1"/>
    <w:pPr>
      <w:numPr>
        <w:ilvl w:val="6"/>
      </w:numPr>
      <w:tabs>
        <w:tab w:val="clear" w:pos="1296"/>
        <w:tab w:val="clear" w:pos="1574"/>
        <w:tab w:val="num" w:pos="1560"/>
      </w:tabs>
      <w:spacing w:after="60"/>
      <w:outlineLvl w:val="6"/>
    </w:pPr>
    <w:rPr>
      <w:b w:val="0"/>
    </w:rPr>
  </w:style>
  <w:style w:type="paragraph" w:styleId="8">
    <w:name w:val="heading 8"/>
    <w:basedOn w:val="a4"/>
    <w:next w:val="a4"/>
    <w:link w:val="80"/>
    <w:qFormat/>
    <w:rsid w:val="000011A1"/>
    <w:pPr>
      <w:numPr>
        <w:ilvl w:val="7"/>
        <w:numId w:val="33"/>
      </w:numPr>
      <w:spacing w:before="240" w:after="60"/>
      <w:outlineLvl w:val="7"/>
    </w:pPr>
    <w:rPr>
      <w:i/>
      <w:iCs/>
    </w:rPr>
  </w:style>
  <w:style w:type="paragraph" w:styleId="9">
    <w:name w:val="heading 9"/>
    <w:basedOn w:val="a4"/>
    <w:next w:val="a4"/>
    <w:link w:val="90"/>
    <w:qFormat/>
    <w:rsid w:val="000011A1"/>
    <w:pPr>
      <w:numPr>
        <w:ilvl w:val="8"/>
        <w:numId w:val="12"/>
      </w:numPr>
      <w:spacing w:before="240" w:after="60"/>
      <w:outlineLvl w:val="8"/>
    </w:pPr>
    <w:rPr>
      <w:rFonts w:ascii="Arial" w:hAnsi="Arial"/>
      <w:sz w:val="22"/>
      <w:szCs w:val="22"/>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customStyle="1" w:styleId="GOSTFigure">
    <w:name w:val="_GOST_Figure"/>
    <w:next w:val="GOSTFigName"/>
    <w:rsid w:val="000011A1"/>
    <w:pPr>
      <w:keepNext/>
      <w:spacing w:before="120" w:after="120"/>
      <w:jc w:val="center"/>
    </w:pPr>
    <w:rPr>
      <w:sz w:val="24"/>
    </w:rPr>
  </w:style>
  <w:style w:type="paragraph" w:customStyle="1" w:styleId="GOSTFigName">
    <w:name w:val="_GOST_Fig_Name"/>
    <w:basedOn w:val="GOSTFigure"/>
    <w:next w:val="GOSTNormal"/>
    <w:rsid w:val="000011A1"/>
    <w:pPr>
      <w:keepNext w:val="0"/>
      <w:numPr>
        <w:numId w:val="28"/>
      </w:numPr>
      <w:tabs>
        <w:tab w:val="clear" w:pos="0"/>
        <w:tab w:val="num" w:pos="993"/>
      </w:tabs>
      <w:suppressAutoHyphens/>
      <w:contextualSpacing/>
    </w:pPr>
    <w:rPr>
      <w:b/>
      <w:noProof/>
      <w:szCs w:val="24"/>
    </w:rPr>
  </w:style>
  <w:style w:type="paragraph" w:customStyle="1" w:styleId="GOSTheader">
    <w:name w:val="_GOST_header"/>
    <w:rsid w:val="000011A1"/>
    <w:pPr>
      <w:suppressAutoHyphens/>
    </w:pPr>
    <w:rPr>
      <w:color w:val="333333"/>
      <w:sz w:val="22"/>
    </w:rPr>
  </w:style>
  <w:style w:type="paragraph" w:customStyle="1" w:styleId="GOSTListmark1">
    <w:name w:val="_GOST_List_mark1"/>
    <w:rsid w:val="000011A1"/>
    <w:pPr>
      <w:numPr>
        <w:numId w:val="29"/>
      </w:numPr>
      <w:jc w:val="both"/>
    </w:pPr>
    <w:rPr>
      <w:snapToGrid w:val="0"/>
      <w:sz w:val="24"/>
    </w:rPr>
  </w:style>
  <w:style w:type="paragraph" w:customStyle="1" w:styleId="GOSTListmark2">
    <w:name w:val="_GOST_List_mark2"/>
    <w:rsid w:val="000011A1"/>
    <w:pPr>
      <w:numPr>
        <w:numId w:val="1"/>
      </w:numPr>
      <w:jc w:val="both"/>
    </w:pPr>
    <w:rPr>
      <w:snapToGrid w:val="0"/>
      <w:sz w:val="24"/>
    </w:rPr>
  </w:style>
  <w:style w:type="paragraph" w:customStyle="1" w:styleId="GOSTListmark3">
    <w:name w:val="_GOST_List_mark3"/>
    <w:basedOn w:val="a4"/>
    <w:rsid w:val="000011A1"/>
    <w:pPr>
      <w:numPr>
        <w:numId w:val="2"/>
      </w:numPr>
    </w:pPr>
    <w:rPr>
      <w:snapToGrid w:val="0"/>
    </w:rPr>
  </w:style>
  <w:style w:type="paragraph" w:customStyle="1" w:styleId="GOSTListmark4">
    <w:name w:val="_GOST_List_mark4"/>
    <w:basedOn w:val="a4"/>
    <w:rsid w:val="000011A1"/>
    <w:pPr>
      <w:numPr>
        <w:numId w:val="3"/>
      </w:numPr>
    </w:pPr>
  </w:style>
  <w:style w:type="paragraph" w:styleId="a8">
    <w:name w:val="header"/>
    <w:basedOn w:val="a4"/>
    <w:link w:val="a9"/>
    <w:rsid w:val="000011A1"/>
    <w:pPr>
      <w:tabs>
        <w:tab w:val="center" w:pos="4677"/>
        <w:tab w:val="right" w:pos="9355"/>
      </w:tabs>
    </w:pPr>
  </w:style>
  <w:style w:type="paragraph" w:customStyle="1" w:styleId="GOSTListnote">
    <w:name w:val="_GOST_List_note"/>
    <w:basedOn w:val="GOSTListmark3"/>
    <w:rsid w:val="002F5B7D"/>
    <w:pPr>
      <w:numPr>
        <w:numId w:val="0"/>
      </w:numPr>
    </w:pPr>
  </w:style>
  <w:style w:type="paragraph" w:customStyle="1" w:styleId="GOSTListnormal18">
    <w:name w:val="_GOST_List_normal_1.8"/>
    <w:rsid w:val="009709AD"/>
    <w:pPr>
      <w:tabs>
        <w:tab w:val="left" w:pos="1021"/>
      </w:tabs>
      <w:ind w:left="1021"/>
      <w:jc w:val="both"/>
    </w:pPr>
    <w:rPr>
      <w:snapToGrid w:val="0"/>
      <w:sz w:val="24"/>
    </w:rPr>
  </w:style>
  <w:style w:type="paragraph" w:customStyle="1" w:styleId="GOSTListnum2">
    <w:name w:val="_GOST_List_num2"/>
    <w:basedOn w:val="GOSTListnum1"/>
    <w:rsid w:val="000011A1"/>
    <w:pPr>
      <w:numPr>
        <w:ilvl w:val="1"/>
      </w:numPr>
      <w:tabs>
        <w:tab w:val="clear" w:pos="992"/>
        <w:tab w:val="left" w:pos="1559"/>
      </w:tabs>
    </w:pPr>
    <w:rPr>
      <w:szCs w:val="24"/>
    </w:rPr>
  </w:style>
  <w:style w:type="paragraph" w:customStyle="1" w:styleId="GOSTNameTable">
    <w:name w:val="_GOST_Name_Table"/>
    <w:link w:val="GOSTNameTable0"/>
    <w:rsid w:val="000011A1"/>
    <w:pPr>
      <w:keepNext/>
      <w:numPr>
        <w:numId w:val="4"/>
      </w:numPr>
      <w:tabs>
        <w:tab w:val="clear" w:pos="567"/>
        <w:tab w:val="num" w:pos="1701"/>
      </w:tabs>
      <w:suppressAutoHyphens/>
      <w:spacing w:before="240" w:after="120"/>
    </w:pPr>
    <w:rPr>
      <w:b/>
      <w:noProof/>
      <w:sz w:val="24"/>
    </w:rPr>
  </w:style>
  <w:style w:type="paragraph" w:customStyle="1" w:styleId="GOSTNormal">
    <w:name w:val="_GOST_Normal"/>
    <w:link w:val="GOSTNormal0"/>
    <w:qFormat/>
    <w:rsid w:val="000011A1"/>
    <w:pPr>
      <w:spacing w:before="120" w:after="60"/>
      <w:ind w:firstLine="567"/>
      <w:contextualSpacing/>
      <w:jc w:val="both"/>
    </w:pPr>
    <w:rPr>
      <w:sz w:val="24"/>
    </w:rPr>
  </w:style>
  <w:style w:type="paragraph" w:customStyle="1" w:styleId="GOSTNormalWithout">
    <w:name w:val="_GOST_Normal_Without"/>
    <w:basedOn w:val="GOSTNormal"/>
    <w:next w:val="GOSTNormal"/>
    <w:rsid w:val="000011A1"/>
    <w:pPr>
      <w:keepNext/>
    </w:pPr>
  </w:style>
  <w:style w:type="paragraph" w:customStyle="1" w:styleId="GOSTNote">
    <w:name w:val="_GOST_Note"/>
    <w:next w:val="GOSTNormal"/>
    <w:link w:val="GOSTNote0"/>
    <w:rsid w:val="000011A1"/>
    <w:pPr>
      <w:spacing w:before="120" w:after="120"/>
      <w:ind w:left="1701" w:hanging="1701"/>
      <w:jc w:val="both"/>
    </w:pPr>
    <w:rPr>
      <w:sz w:val="24"/>
    </w:rPr>
  </w:style>
  <w:style w:type="paragraph" w:customStyle="1" w:styleId="GOSTNoteContinue">
    <w:name w:val="_GOST_Note_Continue"/>
    <w:basedOn w:val="GOSTNote"/>
    <w:rsid w:val="000011A1"/>
    <w:pPr>
      <w:ind w:firstLine="0"/>
    </w:pPr>
  </w:style>
  <w:style w:type="paragraph" w:customStyle="1" w:styleId="GOSTReg">
    <w:name w:val="_GOST_Reg"/>
    <w:next w:val="GOSTNormal"/>
    <w:rsid w:val="000011A1"/>
    <w:pPr>
      <w:keepNext/>
      <w:pageBreakBefore/>
      <w:spacing w:before="120" w:after="120"/>
      <w:contextualSpacing/>
      <w:jc w:val="center"/>
      <w:outlineLvl w:val="0"/>
    </w:pPr>
    <w:rPr>
      <w:b/>
      <w:caps/>
      <w:sz w:val="28"/>
    </w:rPr>
  </w:style>
  <w:style w:type="paragraph" w:customStyle="1" w:styleId="GOSTScript">
    <w:name w:val="_GOST_Script"/>
    <w:basedOn w:val="a4"/>
    <w:rsid w:val="000011A1"/>
    <w:pPr>
      <w:pBdr>
        <w:top w:val="dotted" w:sz="4" w:space="1" w:color="auto"/>
        <w:left w:val="dotted" w:sz="4" w:space="4" w:color="auto"/>
        <w:bottom w:val="dotted" w:sz="4" w:space="1" w:color="auto"/>
        <w:right w:val="dotted" w:sz="4" w:space="4" w:color="auto"/>
      </w:pBdr>
      <w:ind w:left="567" w:right="29"/>
    </w:pPr>
    <w:rPr>
      <w:rFonts w:ascii="Courier New" w:hAnsi="Courier New"/>
      <w:noProof/>
      <w:spacing w:val="-20"/>
      <w:sz w:val="20"/>
      <w:lang w:val="en-US"/>
    </w:rPr>
  </w:style>
  <w:style w:type="paragraph" w:customStyle="1" w:styleId="GOSTSign">
    <w:name w:val="_GOST_Sign"/>
    <w:basedOn w:val="GOSTReg"/>
    <w:next w:val="GOSTNormal"/>
    <w:rsid w:val="000011A1"/>
    <w:pPr>
      <w:pageBreakBefore w:val="0"/>
      <w:outlineLvl w:val="9"/>
    </w:pPr>
  </w:style>
  <w:style w:type="character" w:customStyle="1" w:styleId="GOSTSymBold">
    <w:name w:val="_GOST_Sym_Bold"/>
    <w:rsid w:val="000011A1"/>
    <w:rPr>
      <w:b/>
    </w:rPr>
  </w:style>
  <w:style w:type="character" w:customStyle="1" w:styleId="GOSTSymBoldItalic">
    <w:name w:val="_GOST_Sym_Bold_Italic"/>
    <w:rsid w:val="000011A1"/>
    <w:rPr>
      <w:b/>
      <w:i/>
    </w:rPr>
  </w:style>
  <w:style w:type="character" w:customStyle="1" w:styleId="GOSTSymItalic">
    <w:name w:val="_GOST_Sym_Italic"/>
    <w:rsid w:val="000011A1"/>
    <w:rPr>
      <w:i/>
    </w:rPr>
  </w:style>
  <w:style w:type="table" w:customStyle="1" w:styleId="GOSTTable">
    <w:name w:val="_GOST_Table"/>
    <w:basedOn w:val="a6"/>
    <w:rsid w:val="000011A1"/>
    <w:pPr>
      <w:jc w:val="both"/>
    </w:pPr>
    <w:rPr>
      <w:sz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28" w:type="dxa"/>
        <w:bottom w:w="57" w:type="dxa"/>
        <w:right w:w="28" w:type="dxa"/>
      </w:tblCellMar>
    </w:tblPr>
    <w:tblStylePr w:type="firstRow">
      <w:pPr>
        <w:wordWrap/>
        <w:spacing w:beforeLines="0" w:beforeAutospacing="0" w:afterLines="0" w:afterAutospacing="0" w:line="240" w:lineRule="auto"/>
        <w:ind w:leftChars="0" w:left="0" w:rightChars="0" w:right="0" w:firstLineChars="0" w:firstLine="0"/>
        <w:jc w:val="center"/>
        <w:outlineLvl w:val="9"/>
      </w:pPr>
      <w:rPr>
        <w:rFonts w:ascii="Times New Roman" w:hAnsi="Times New Roman"/>
        <w:b w:val="0"/>
        <w:sz w:val="22"/>
      </w:rPr>
      <w:tblPr/>
      <w:trPr>
        <w:tblHeader/>
      </w:tr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E6E6E6"/>
        <w:vAlign w:val="center"/>
      </w:tcPr>
    </w:tblStylePr>
    <w:tblStylePr w:type="band1Horz">
      <w:pPr>
        <w:wordWrap/>
        <w:spacing w:beforeLines="0" w:beforeAutospacing="0" w:afterLines="0" w:afterAutospacing="0" w:line="240" w:lineRule="auto"/>
        <w:ind w:leftChars="0" w:left="57" w:rightChars="0" w:right="57" w:firstLineChars="0" w:firstLine="0"/>
        <w:jc w:val="left"/>
        <w:outlineLvl w:val="9"/>
      </w:pPr>
      <w:rPr>
        <w:rFonts w:ascii="Times New Roman" w:hAnsi="Times New Roman"/>
        <w:sz w:val="24"/>
      </w:rPr>
    </w:tblStylePr>
    <w:tblStylePr w:type="band2Horz">
      <w:pPr>
        <w:wordWrap/>
        <w:spacing w:beforeLines="0" w:beforeAutospacing="0" w:afterLines="0" w:afterAutospacing="0"/>
        <w:ind w:leftChars="0" w:left="57" w:rightChars="0" w:right="57" w:firstLineChars="0" w:firstLine="0"/>
        <w:contextualSpacing w:val="0"/>
        <w:jc w:val="left"/>
        <w:outlineLvl w:val="9"/>
      </w:pPr>
      <w:rPr>
        <w:rFonts w:ascii="Times New Roman" w:hAnsi="Times New Roman"/>
        <w:sz w:val="24"/>
      </w:rPr>
    </w:tblStylePr>
  </w:style>
  <w:style w:type="paragraph" w:customStyle="1" w:styleId="GOSTTablenorm">
    <w:name w:val="_GOST_Table_norm"/>
    <w:link w:val="GOSTTablenorm0"/>
    <w:qFormat/>
    <w:rsid w:val="000011A1"/>
    <w:pPr>
      <w:ind w:left="57" w:right="57"/>
      <w:jc w:val="both"/>
    </w:pPr>
    <w:rPr>
      <w:sz w:val="22"/>
    </w:rPr>
  </w:style>
  <w:style w:type="paragraph" w:customStyle="1" w:styleId="GOSTTableHead">
    <w:name w:val="_GOST_Table_Head"/>
    <w:basedOn w:val="GOSTTablenorm"/>
    <w:link w:val="GOSTTableHead0"/>
    <w:rsid w:val="000011A1"/>
    <w:pPr>
      <w:keepNext/>
      <w:suppressAutoHyphens/>
      <w:ind w:left="0" w:right="0"/>
      <w:jc w:val="center"/>
    </w:pPr>
    <w:rPr>
      <w:b/>
      <w:bCs/>
    </w:rPr>
  </w:style>
  <w:style w:type="paragraph" w:customStyle="1" w:styleId="GOSTTableListMark1">
    <w:name w:val="_GOST_Table_List_Mark_1"/>
    <w:link w:val="GOSTTableListMark10"/>
    <w:rsid w:val="000011A1"/>
    <w:pPr>
      <w:numPr>
        <w:numId w:val="5"/>
      </w:numPr>
      <w:tabs>
        <w:tab w:val="left" w:pos="284"/>
      </w:tabs>
      <w:ind w:right="57"/>
    </w:pPr>
    <w:rPr>
      <w:sz w:val="22"/>
    </w:rPr>
  </w:style>
  <w:style w:type="paragraph" w:customStyle="1" w:styleId="GOSTTableListNum1">
    <w:name w:val="_GOST_Table_List_Num_1"/>
    <w:rsid w:val="000011A1"/>
    <w:pPr>
      <w:numPr>
        <w:numId w:val="8"/>
      </w:numPr>
      <w:tabs>
        <w:tab w:val="clear" w:pos="284"/>
      </w:tabs>
      <w:ind w:left="341" w:right="57" w:hanging="284"/>
    </w:pPr>
    <w:rPr>
      <w:sz w:val="22"/>
    </w:rPr>
  </w:style>
  <w:style w:type="paragraph" w:customStyle="1" w:styleId="GOSTTableNum">
    <w:name w:val="_GOST_Table_Num"/>
    <w:rsid w:val="000011A1"/>
    <w:pPr>
      <w:numPr>
        <w:numId w:val="27"/>
      </w:numPr>
    </w:pPr>
    <w:rPr>
      <w:sz w:val="22"/>
    </w:rPr>
  </w:style>
  <w:style w:type="paragraph" w:customStyle="1" w:styleId="GOSTTitul0">
    <w:name w:val="_GOST_Titul_0"/>
    <w:rsid w:val="000011A1"/>
    <w:pPr>
      <w:suppressAutoHyphens/>
      <w:spacing w:line="360" w:lineRule="auto"/>
      <w:contextualSpacing/>
      <w:jc w:val="center"/>
    </w:pPr>
    <w:rPr>
      <w:sz w:val="28"/>
      <w:szCs w:val="28"/>
    </w:rPr>
  </w:style>
  <w:style w:type="character" w:customStyle="1" w:styleId="aa">
    <w:name w:val="Текст примечания Знак"/>
    <w:aliases w:val="Знак3 Знак"/>
    <w:link w:val="ab"/>
    <w:rsid w:val="000011A1"/>
  </w:style>
  <w:style w:type="paragraph" w:customStyle="1" w:styleId="GOSTTitul1">
    <w:name w:val="_GOST_Titul_1"/>
    <w:rsid w:val="000011A1"/>
    <w:pPr>
      <w:suppressAutoHyphens/>
      <w:spacing w:before="240" w:after="240"/>
      <w:contextualSpacing/>
      <w:jc w:val="center"/>
    </w:pPr>
    <w:rPr>
      <w:sz w:val="32"/>
      <w:szCs w:val="28"/>
    </w:rPr>
  </w:style>
  <w:style w:type="paragraph" w:customStyle="1" w:styleId="GOSTTitul2">
    <w:name w:val="_GOST_Titul_2"/>
    <w:rsid w:val="000011A1"/>
    <w:pPr>
      <w:suppressAutoHyphens/>
      <w:jc w:val="center"/>
    </w:pPr>
    <w:rPr>
      <w:b/>
      <w:caps/>
      <w:sz w:val="32"/>
      <w:szCs w:val="28"/>
    </w:rPr>
  </w:style>
  <w:style w:type="paragraph" w:customStyle="1" w:styleId="GOSTTitulnamedoc">
    <w:name w:val="_GOST_Titul_name_doc"/>
    <w:rsid w:val="000011A1"/>
    <w:pPr>
      <w:suppressAutoHyphens/>
      <w:spacing w:before="200" w:after="400"/>
      <w:contextualSpacing/>
      <w:jc w:val="center"/>
    </w:pPr>
    <w:rPr>
      <w:b/>
      <w:sz w:val="32"/>
      <w:szCs w:val="28"/>
    </w:rPr>
  </w:style>
  <w:style w:type="paragraph" w:customStyle="1" w:styleId="a3">
    <w:name w:val="Заг_Приложение"/>
    <w:basedOn w:val="1"/>
    <w:next w:val="GOSTNormal"/>
    <w:rsid w:val="000011A1"/>
    <w:pPr>
      <w:numPr>
        <w:numId w:val="11"/>
      </w:numPr>
      <w:tabs>
        <w:tab w:val="clear" w:pos="0"/>
        <w:tab w:val="left" w:pos="2552"/>
      </w:tabs>
    </w:pPr>
  </w:style>
  <w:style w:type="paragraph" w:customStyle="1" w:styleId="23">
    <w:name w:val="Заг_2_Приложение"/>
    <w:basedOn w:val="a3"/>
    <w:next w:val="GOSTNormal"/>
    <w:link w:val="24"/>
    <w:rsid w:val="000011A1"/>
    <w:pPr>
      <w:pageBreakBefore w:val="0"/>
      <w:numPr>
        <w:numId w:val="0"/>
      </w:numPr>
      <w:spacing w:after="240"/>
      <w:ind w:left="454" w:hanging="454"/>
      <w:jc w:val="left"/>
    </w:pPr>
    <w:rPr>
      <w:caps w:val="0"/>
      <w:lang w:val="x-none" w:eastAsia="x-none"/>
    </w:rPr>
  </w:style>
  <w:style w:type="character" w:customStyle="1" w:styleId="24">
    <w:name w:val="Заг_2_Приложение Знак"/>
    <w:link w:val="23"/>
    <w:rsid w:val="000011A1"/>
    <w:rPr>
      <w:b/>
      <w:sz w:val="32"/>
      <w:szCs w:val="36"/>
      <w:lang w:val="x-none" w:eastAsia="x-none"/>
    </w:rPr>
  </w:style>
  <w:style w:type="paragraph" w:customStyle="1" w:styleId="33">
    <w:name w:val="Заг_3_Приложение"/>
    <w:basedOn w:val="a4"/>
    <w:next w:val="GOSTNormal"/>
    <w:rsid w:val="000011A1"/>
    <w:pPr>
      <w:keepNext/>
      <w:spacing w:before="240" w:after="120"/>
      <w:ind w:left="567" w:hanging="567"/>
      <w:contextualSpacing/>
      <w:jc w:val="left"/>
      <w:outlineLvl w:val="1"/>
    </w:pPr>
    <w:rPr>
      <w:rFonts w:cs="Arial"/>
      <w:b/>
      <w:bCs/>
      <w:iCs/>
      <w:sz w:val="28"/>
      <w:szCs w:val="28"/>
    </w:rPr>
  </w:style>
  <w:style w:type="paragraph" w:styleId="ac">
    <w:name w:val="caption"/>
    <w:basedOn w:val="a4"/>
    <w:next w:val="a4"/>
    <w:qFormat/>
    <w:rsid w:val="000011A1"/>
    <w:rPr>
      <w:b/>
      <w:bCs/>
      <w:sz w:val="20"/>
    </w:rPr>
  </w:style>
  <w:style w:type="character" w:styleId="ad">
    <w:name w:val="Hyperlink"/>
    <w:uiPriority w:val="99"/>
    <w:rsid w:val="000011A1"/>
    <w:rPr>
      <w:color w:val="0000FF"/>
      <w:u w:val="single"/>
    </w:rPr>
  </w:style>
  <w:style w:type="paragraph" w:styleId="11">
    <w:name w:val="toc 1"/>
    <w:uiPriority w:val="39"/>
    <w:rsid w:val="000011A1"/>
    <w:pPr>
      <w:tabs>
        <w:tab w:val="left" w:pos="454"/>
        <w:tab w:val="right" w:leader="dot" w:pos="9631"/>
      </w:tabs>
      <w:spacing w:before="60" w:after="60"/>
      <w:ind w:left="454" w:right="567" w:hanging="454"/>
    </w:pPr>
    <w:rPr>
      <w:b/>
      <w:bCs/>
      <w:caps/>
      <w:noProof/>
      <w:sz w:val="24"/>
      <w:szCs w:val="24"/>
    </w:rPr>
  </w:style>
  <w:style w:type="paragraph" w:styleId="25">
    <w:name w:val="toc 2"/>
    <w:basedOn w:val="11"/>
    <w:uiPriority w:val="39"/>
    <w:rsid w:val="000011A1"/>
    <w:pPr>
      <w:tabs>
        <w:tab w:val="clear" w:pos="454"/>
        <w:tab w:val="left" w:pos="851"/>
      </w:tabs>
      <w:ind w:left="851" w:hanging="567"/>
      <w:contextualSpacing/>
    </w:pPr>
    <w:rPr>
      <w:b w:val="0"/>
      <w:caps w:val="0"/>
    </w:rPr>
  </w:style>
  <w:style w:type="paragraph" w:styleId="34">
    <w:name w:val="toc 3"/>
    <w:basedOn w:val="25"/>
    <w:uiPriority w:val="39"/>
    <w:rsid w:val="000011A1"/>
    <w:pPr>
      <w:tabs>
        <w:tab w:val="clear" w:pos="851"/>
        <w:tab w:val="left" w:pos="1418"/>
      </w:tabs>
      <w:ind w:left="1418" w:hanging="851"/>
    </w:pPr>
    <w:rPr>
      <w:iCs/>
    </w:rPr>
  </w:style>
  <w:style w:type="paragraph" w:styleId="ae">
    <w:name w:val="Body Text Indent"/>
    <w:basedOn w:val="a4"/>
    <w:next w:val="a4"/>
    <w:link w:val="af"/>
    <w:rsid w:val="000011A1"/>
    <w:pPr>
      <w:widowControl w:val="0"/>
      <w:tabs>
        <w:tab w:val="left" w:pos="1985"/>
        <w:tab w:val="left" w:pos="2127"/>
      </w:tabs>
      <w:spacing w:line="360" w:lineRule="auto"/>
      <w:ind w:firstLine="425"/>
    </w:pPr>
    <w:rPr>
      <w:snapToGrid w:val="0"/>
      <w:sz w:val="20"/>
    </w:rPr>
  </w:style>
  <w:style w:type="paragraph" w:styleId="26">
    <w:name w:val="Body Text Indent 2"/>
    <w:basedOn w:val="a4"/>
    <w:link w:val="27"/>
    <w:rsid w:val="000011A1"/>
    <w:pPr>
      <w:widowControl w:val="0"/>
      <w:tabs>
        <w:tab w:val="left" w:pos="1985"/>
        <w:tab w:val="left" w:pos="2127"/>
      </w:tabs>
      <w:spacing w:line="360" w:lineRule="auto"/>
      <w:ind w:firstLine="425"/>
    </w:pPr>
    <w:rPr>
      <w:b/>
      <w:snapToGrid w:val="0"/>
      <w:sz w:val="20"/>
    </w:rPr>
  </w:style>
  <w:style w:type="paragraph" w:styleId="af0">
    <w:name w:val="Document Map"/>
    <w:basedOn w:val="a4"/>
    <w:link w:val="af1"/>
    <w:rsid w:val="000011A1"/>
    <w:pPr>
      <w:shd w:val="clear" w:color="auto" w:fill="000080"/>
    </w:pPr>
    <w:rPr>
      <w:rFonts w:ascii="Tahoma" w:hAnsi="Tahoma" w:cs="Tahoma"/>
      <w:sz w:val="20"/>
    </w:rPr>
  </w:style>
  <w:style w:type="paragraph" w:styleId="43">
    <w:name w:val="toc 4"/>
    <w:basedOn w:val="a4"/>
    <w:next w:val="a4"/>
    <w:uiPriority w:val="39"/>
    <w:rsid w:val="000011A1"/>
    <w:pPr>
      <w:tabs>
        <w:tab w:val="left" w:pos="1871"/>
        <w:tab w:val="right" w:leader="dot" w:pos="9633"/>
      </w:tabs>
      <w:ind w:left="1872" w:right="567" w:hanging="1021"/>
    </w:pPr>
  </w:style>
  <w:style w:type="paragraph" w:styleId="35">
    <w:name w:val="Body Text 3"/>
    <w:basedOn w:val="a4"/>
    <w:link w:val="36"/>
    <w:rsid w:val="000011A1"/>
    <w:pPr>
      <w:spacing w:after="120"/>
    </w:pPr>
    <w:rPr>
      <w:sz w:val="16"/>
      <w:szCs w:val="16"/>
    </w:rPr>
  </w:style>
  <w:style w:type="paragraph" w:customStyle="1" w:styleId="GOSTListnormal1">
    <w:name w:val="_GOST_List_normal_1"/>
    <w:rsid w:val="000011A1"/>
    <w:pPr>
      <w:tabs>
        <w:tab w:val="left" w:pos="284"/>
      </w:tabs>
      <w:spacing w:before="60" w:after="60"/>
      <w:ind w:left="851"/>
      <w:contextualSpacing/>
      <w:jc w:val="both"/>
    </w:pPr>
    <w:rPr>
      <w:snapToGrid w:val="0"/>
      <w:sz w:val="24"/>
    </w:rPr>
  </w:style>
  <w:style w:type="numbering" w:styleId="111111">
    <w:name w:val="Outline List 2"/>
    <w:basedOn w:val="a7"/>
    <w:rsid w:val="000011A1"/>
    <w:pPr>
      <w:numPr>
        <w:numId w:val="9"/>
      </w:numPr>
    </w:pPr>
  </w:style>
  <w:style w:type="numbering" w:styleId="1ai">
    <w:name w:val="Outline List 1"/>
    <w:basedOn w:val="a7"/>
    <w:rsid w:val="000011A1"/>
    <w:pPr>
      <w:numPr>
        <w:numId w:val="10"/>
      </w:numPr>
    </w:pPr>
  </w:style>
  <w:style w:type="paragraph" w:styleId="af2">
    <w:name w:val="Balloon Text"/>
    <w:basedOn w:val="a4"/>
    <w:link w:val="af3"/>
    <w:uiPriority w:val="99"/>
    <w:rsid w:val="000011A1"/>
    <w:rPr>
      <w:rFonts w:ascii="Tahoma" w:hAnsi="Tahoma" w:cs="Tahoma"/>
      <w:sz w:val="16"/>
      <w:szCs w:val="16"/>
    </w:rPr>
  </w:style>
  <w:style w:type="paragraph" w:customStyle="1" w:styleId="GOSTListnormal28">
    <w:name w:val="_GOST_List_normal_2.8"/>
    <w:rsid w:val="009709AD"/>
    <w:pPr>
      <w:tabs>
        <w:tab w:val="left" w:pos="1588"/>
      </w:tabs>
      <w:spacing w:before="60" w:after="60"/>
      <w:ind w:left="1588"/>
      <w:contextualSpacing/>
      <w:jc w:val="both"/>
    </w:pPr>
    <w:rPr>
      <w:snapToGrid w:val="0"/>
      <w:sz w:val="24"/>
    </w:rPr>
  </w:style>
  <w:style w:type="paragraph" w:styleId="ab">
    <w:name w:val="annotation text"/>
    <w:aliases w:val="Знак3"/>
    <w:basedOn w:val="a4"/>
    <w:link w:val="aa"/>
    <w:rsid w:val="000011A1"/>
    <w:rPr>
      <w:sz w:val="20"/>
    </w:rPr>
  </w:style>
  <w:style w:type="paragraph" w:styleId="af4">
    <w:name w:val="annotation subject"/>
    <w:basedOn w:val="ab"/>
    <w:next w:val="ab"/>
    <w:link w:val="af5"/>
    <w:uiPriority w:val="99"/>
    <w:rsid w:val="000011A1"/>
    <w:rPr>
      <w:b/>
      <w:bCs/>
    </w:rPr>
  </w:style>
  <w:style w:type="paragraph" w:styleId="53">
    <w:name w:val="toc 5"/>
    <w:basedOn w:val="a4"/>
    <w:next w:val="a4"/>
    <w:autoRedefine/>
    <w:uiPriority w:val="39"/>
    <w:rsid w:val="000011A1"/>
    <w:pPr>
      <w:tabs>
        <w:tab w:val="left" w:pos="2410"/>
        <w:tab w:val="right" w:leader="dot" w:pos="9631"/>
      </w:tabs>
      <w:ind w:left="2410" w:right="567" w:hanging="1276"/>
      <w:jc w:val="left"/>
    </w:pPr>
    <w:rPr>
      <w:noProof/>
      <w:szCs w:val="18"/>
    </w:rPr>
  </w:style>
  <w:style w:type="paragraph" w:styleId="61">
    <w:name w:val="toc 6"/>
    <w:basedOn w:val="a4"/>
    <w:next w:val="a4"/>
    <w:autoRedefine/>
    <w:rsid w:val="000011A1"/>
    <w:pPr>
      <w:ind w:left="1200"/>
      <w:jc w:val="left"/>
    </w:pPr>
    <w:rPr>
      <w:sz w:val="18"/>
      <w:szCs w:val="18"/>
    </w:rPr>
  </w:style>
  <w:style w:type="paragraph" w:styleId="71">
    <w:name w:val="toc 7"/>
    <w:basedOn w:val="a4"/>
    <w:next w:val="a4"/>
    <w:autoRedefine/>
    <w:rsid w:val="000011A1"/>
    <w:pPr>
      <w:ind w:left="1440"/>
      <w:jc w:val="left"/>
    </w:pPr>
    <w:rPr>
      <w:sz w:val="18"/>
      <w:szCs w:val="18"/>
    </w:rPr>
  </w:style>
  <w:style w:type="paragraph" w:styleId="81">
    <w:name w:val="toc 8"/>
    <w:basedOn w:val="a4"/>
    <w:next w:val="a4"/>
    <w:autoRedefine/>
    <w:rsid w:val="000011A1"/>
    <w:pPr>
      <w:ind w:left="1680"/>
      <w:jc w:val="left"/>
    </w:pPr>
    <w:rPr>
      <w:sz w:val="18"/>
      <w:szCs w:val="18"/>
    </w:rPr>
  </w:style>
  <w:style w:type="paragraph" w:styleId="91">
    <w:name w:val="toc 9"/>
    <w:basedOn w:val="a4"/>
    <w:next w:val="a4"/>
    <w:autoRedefine/>
    <w:rsid w:val="000011A1"/>
    <w:pPr>
      <w:ind w:left="1920"/>
      <w:jc w:val="left"/>
    </w:pPr>
    <w:rPr>
      <w:sz w:val="18"/>
      <w:szCs w:val="18"/>
    </w:rPr>
  </w:style>
  <w:style w:type="character" w:styleId="af6">
    <w:name w:val="footnote reference"/>
    <w:aliases w:val="Ссылка на сноску 45"/>
    <w:rsid w:val="000011A1"/>
    <w:rPr>
      <w:vertAlign w:val="superscript"/>
    </w:rPr>
  </w:style>
  <w:style w:type="paragraph" w:styleId="af7">
    <w:name w:val="footnote text"/>
    <w:aliases w:val="Footnote Text Char Знак Знак,Footnote Text Char Знак,Footnote Text Char Знак Знак Знак Знак, Знак2,Footnote Text Char Знак Знак Знак Знак Char Char,Текст сноски Знак Знак,Текст сноски Знак Знак Знак,Знак1 Знак Знак1 Знак З,Знак2"/>
    <w:link w:val="af8"/>
    <w:rsid w:val="000011A1"/>
  </w:style>
  <w:style w:type="paragraph" w:styleId="44">
    <w:name w:val="List 4"/>
    <w:basedOn w:val="a4"/>
    <w:rsid w:val="000011A1"/>
    <w:pPr>
      <w:ind w:left="1132" w:hanging="283"/>
    </w:pPr>
  </w:style>
  <w:style w:type="paragraph" w:styleId="28">
    <w:name w:val="Body Text 2"/>
    <w:basedOn w:val="a4"/>
    <w:link w:val="29"/>
    <w:rsid w:val="000011A1"/>
    <w:pPr>
      <w:spacing w:after="120" w:line="480" w:lineRule="auto"/>
    </w:pPr>
  </w:style>
  <w:style w:type="paragraph" w:styleId="37">
    <w:name w:val="Body Text Indent 3"/>
    <w:basedOn w:val="a4"/>
    <w:link w:val="38"/>
    <w:rsid w:val="000011A1"/>
    <w:pPr>
      <w:spacing w:after="120"/>
      <w:ind w:left="283"/>
    </w:pPr>
    <w:rPr>
      <w:sz w:val="16"/>
      <w:szCs w:val="16"/>
    </w:rPr>
  </w:style>
  <w:style w:type="character" w:styleId="af9">
    <w:name w:val="FollowedHyperlink"/>
    <w:rsid w:val="000011A1"/>
    <w:rPr>
      <w:color w:val="800080"/>
      <w:u w:val="single"/>
    </w:rPr>
  </w:style>
  <w:style w:type="character" w:styleId="HTML">
    <w:name w:val="HTML Variable"/>
    <w:rsid w:val="000011A1"/>
    <w:rPr>
      <w:i/>
      <w:iCs/>
    </w:rPr>
  </w:style>
  <w:style w:type="character" w:styleId="HTML0">
    <w:name w:val="HTML Typewriter"/>
    <w:rsid w:val="000011A1"/>
    <w:rPr>
      <w:rFonts w:ascii="Courier New" w:hAnsi="Courier New" w:cs="Courier New"/>
      <w:sz w:val="20"/>
      <w:szCs w:val="20"/>
    </w:rPr>
  </w:style>
  <w:style w:type="paragraph" w:styleId="afa">
    <w:name w:val="Subtitle"/>
    <w:basedOn w:val="a4"/>
    <w:link w:val="afb"/>
    <w:qFormat/>
    <w:rsid w:val="000011A1"/>
    <w:pPr>
      <w:spacing w:after="60"/>
      <w:jc w:val="center"/>
      <w:outlineLvl w:val="1"/>
    </w:pPr>
    <w:rPr>
      <w:rFonts w:ascii="Arial" w:hAnsi="Arial" w:cs="Arial"/>
    </w:rPr>
  </w:style>
  <w:style w:type="paragraph" w:styleId="afc">
    <w:name w:val="Salutation"/>
    <w:basedOn w:val="a4"/>
    <w:next w:val="a4"/>
    <w:link w:val="afd"/>
    <w:rsid w:val="000011A1"/>
  </w:style>
  <w:style w:type="paragraph" w:styleId="afe">
    <w:name w:val="List Continue"/>
    <w:basedOn w:val="a4"/>
    <w:rsid w:val="000011A1"/>
    <w:pPr>
      <w:spacing w:after="120"/>
      <w:ind w:left="283"/>
    </w:pPr>
  </w:style>
  <w:style w:type="paragraph" w:styleId="2a">
    <w:name w:val="List Continue 2"/>
    <w:basedOn w:val="a4"/>
    <w:rsid w:val="000011A1"/>
    <w:pPr>
      <w:spacing w:after="120"/>
      <w:ind w:left="566"/>
    </w:pPr>
  </w:style>
  <w:style w:type="paragraph" w:styleId="39">
    <w:name w:val="List Continue 3"/>
    <w:basedOn w:val="a4"/>
    <w:rsid w:val="000011A1"/>
    <w:pPr>
      <w:spacing w:after="120"/>
      <w:ind w:left="849"/>
    </w:pPr>
  </w:style>
  <w:style w:type="paragraph" w:styleId="45">
    <w:name w:val="List Continue 4"/>
    <w:basedOn w:val="a4"/>
    <w:rsid w:val="000011A1"/>
    <w:pPr>
      <w:spacing w:after="120"/>
      <w:ind w:left="1132"/>
    </w:pPr>
  </w:style>
  <w:style w:type="paragraph" w:styleId="54">
    <w:name w:val="List Continue 5"/>
    <w:basedOn w:val="a4"/>
    <w:rsid w:val="000011A1"/>
    <w:pPr>
      <w:spacing w:after="120"/>
      <w:ind w:left="1415"/>
    </w:pPr>
  </w:style>
  <w:style w:type="table" w:styleId="12">
    <w:name w:val="Table Simple 1"/>
    <w:basedOn w:val="a6"/>
    <w:semiHidden/>
    <w:rsid w:val="000011A1"/>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b">
    <w:name w:val="Table Simple 2"/>
    <w:basedOn w:val="a6"/>
    <w:semiHidden/>
    <w:rsid w:val="000011A1"/>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a">
    <w:name w:val="Table Simple 3"/>
    <w:basedOn w:val="a6"/>
    <w:semiHidden/>
    <w:rsid w:val="000011A1"/>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3">
    <w:name w:val="Table Grid 1"/>
    <w:basedOn w:val="a6"/>
    <w:semiHidden/>
    <w:rsid w:val="000011A1"/>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c">
    <w:name w:val="Table Grid 2"/>
    <w:basedOn w:val="a6"/>
    <w:semiHidden/>
    <w:rsid w:val="000011A1"/>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b">
    <w:name w:val="Table Grid 3"/>
    <w:basedOn w:val="a6"/>
    <w:semiHidden/>
    <w:rsid w:val="000011A1"/>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6">
    <w:name w:val="Table Grid 4"/>
    <w:basedOn w:val="a6"/>
    <w:semiHidden/>
    <w:rsid w:val="000011A1"/>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5">
    <w:name w:val="Table Grid 5"/>
    <w:basedOn w:val="a6"/>
    <w:semiHidden/>
    <w:rsid w:val="000011A1"/>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2">
    <w:name w:val="Table Grid 6"/>
    <w:basedOn w:val="a6"/>
    <w:semiHidden/>
    <w:rsid w:val="000011A1"/>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2">
    <w:name w:val="Table Grid 7"/>
    <w:basedOn w:val="a6"/>
    <w:semiHidden/>
    <w:rsid w:val="000011A1"/>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2">
    <w:name w:val="Table Grid 8"/>
    <w:basedOn w:val="a6"/>
    <w:semiHidden/>
    <w:rsid w:val="000011A1"/>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aff">
    <w:name w:val="Table Contemporary"/>
    <w:basedOn w:val="a6"/>
    <w:semiHidden/>
    <w:rsid w:val="000011A1"/>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aff0">
    <w:name w:val="List"/>
    <w:basedOn w:val="a4"/>
    <w:rsid w:val="000011A1"/>
    <w:pPr>
      <w:ind w:left="283" w:hanging="283"/>
    </w:pPr>
  </w:style>
  <w:style w:type="paragraph" w:styleId="2d">
    <w:name w:val="List 2"/>
    <w:basedOn w:val="a4"/>
    <w:rsid w:val="000011A1"/>
    <w:pPr>
      <w:ind w:left="566" w:hanging="283"/>
    </w:pPr>
  </w:style>
  <w:style w:type="paragraph" w:styleId="3c">
    <w:name w:val="List 3"/>
    <w:basedOn w:val="a4"/>
    <w:rsid w:val="000011A1"/>
    <w:pPr>
      <w:ind w:left="849" w:hanging="283"/>
    </w:pPr>
  </w:style>
  <w:style w:type="paragraph" w:styleId="56">
    <w:name w:val="List 5"/>
    <w:basedOn w:val="a4"/>
    <w:rsid w:val="000011A1"/>
    <w:pPr>
      <w:ind w:left="1415" w:hanging="283"/>
    </w:pPr>
  </w:style>
  <w:style w:type="table" w:styleId="aff1">
    <w:name w:val="Table Professional"/>
    <w:basedOn w:val="a6"/>
    <w:semiHidden/>
    <w:rsid w:val="000011A1"/>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HTML1">
    <w:name w:val="HTML Preformatted"/>
    <w:basedOn w:val="a4"/>
    <w:link w:val="HTML2"/>
    <w:rsid w:val="000011A1"/>
    <w:rPr>
      <w:rFonts w:ascii="Courier New" w:hAnsi="Courier New" w:cs="Courier New"/>
      <w:sz w:val="20"/>
    </w:rPr>
  </w:style>
  <w:style w:type="numbering" w:styleId="a2">
    <w:name w:val="Outline List 3"/>
    <w:basedOn w:val="a7"/>
    <w:rsid w:val="000011A1"/>
    <w:pPr>
      <w:numPr>
        <w:numId w:val="23"/>
      </w:numPr>
    </w:pPr>
  </w:style>
  <w:style w:type="table" w:styleId="14">
    <w:name w:val="Table Columns 1"/>
    <w:basedOn w:val="a6"/>
    <w:semiHidden/>
    <w:rsid w:val="000011A1"/>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e">
    <w:name w:val="Table Columns 2"/>
    <w:basedOn w:val="a6"/>
    <w:semiHidden/>
    <w:rsid w:val="000011A1"/>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d">
    <w:name w:val="Table Columns 3"/>
    <w:basedOn w:val="a6"/>
    <w:semiHidden/>
    <w:rsid w:val="000011A1"/>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7">
    <w:name w:val="Table Columns 4"/>
    <w:basedOn w:val="a6"/>
    <w:semiHidden/>
    <w:rsid w:val="000011A1"/>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6"/>
    <w:semiHidden/>
    <w:rsid w:val="000011A1"/>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character" w:styleId="aff2">
    <w:name w:val="Strong"/>
    <w:uiPriority w:val="22"/>
    <w:qFormat/>
    <w:rsid w:val="000011A1"/>
    <w:rPr>
      <w:b/>
      <w:bCs/>
    </w:rPr>
  </w:style>
  <w:style w:type="table" w:styleId="-1">
    <w:name w:val="Table List 1"/>
    <w:basedOn w:val="a6"/>
    <w:semiHidden/>
    <w:rsid w:val="000011A1"/>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
    <w:name w:val="Table List 2"/>
    <w:basedOn w:val="a6"/>
    <w:semiHidden/>
    <w:rsid w:val="000011A1"/>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
    <w:name w:val="Table List 3"/>
    <w:basedOn w:val="a6"/>
    <w:semiHidden/>
    <w:rsid w:val="000011A1"/>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
    <w:name w:val="Table List 4"/>
    <w:basedOn w:val="a6"/>
    <w:semiHidden/>
    <w:rsid w:val="000011A1"/>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
    <w:name w:val="Table List 5"/>
    <w:basedOn w:val="a6"/>
    <w:semiHidden/>
    <w:rsid w:val="000011A1"/>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
    <w:name w:val="Table List 6"/>
    <w:basedOn w:val="a6"/>
    <w:semiHidden/>
    <w:rsid w:val="000011A1"/>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
    <w:name w:val="Table List 7"/>
    <w:basedOn w:val="a6"/>
    <w:semiHidden/>
    <w:rsid w:val="000011A1"/>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
    <w:name w:val="Table List 8"/>
    <w:basedOn w:val="a6"/>
    <w:semiHidden/>
    <w:rsid w:val="000011A1"/>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aff3">
    <w:name w:val="Plain Text"/>
    <w:basedOn w:val="a4"/>
    <w:link w:val="aff4"/>
    <w:rsid w:val="000011A1"/>
    <w:rPr>
      <w:rFonts w:ascii="Courier New" w:hAnsi="Courier New" w:cs="Courier New"/>
      <w:sz w:val="20"/>
    </w:rPr>
  </w:style>
  <w:style w:type="table" w:styleId="aff5">
    <w:name w:val="Table Theme"/>
    <w:basedOn w:val="a6"/>
    <w:semiHidden/>
    <w:rsid w:val="000011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5">
    <w:name w:val="Table Colorful 1"/>
    <w:basedOn w:val="a6"/>
    <w:semiHidden/>
    <w:rsid w:val="000011A1"/>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f">
    <w:name w:val="Table Colorful 2"/>
    <w:basedOn w:val="a6"/>
    <w:semiHidden/>
    <w:rsid w:val="000011A1"/>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e">
    <w:name w:val="Table Colorful 3"/>
    <w:basedOn w:val="a6"/>
    <w:semiHidden/>
    <w:rsid w:val="000011A1"/>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paragraph" w:styleId="aff6">
    <w:name w:val="Block Text"/>
    <w:basedOn w:val="a4"/>
    <w:rsid w:val="000011A1"/>
    <w:pPr>
      <w:spacing w:after="120"/>
      <w:ind w:left="1440" w:right="1440"/>
    </w:pPr>
  </w:style>
  <w:style w:type="character" w:styleId="HTML3">
    <w:name w:val="HTML Cite"/>
    <w:rsid w:val="000011A1"/>
    <w:rPr>
      <w:i/>
      <w:iCs/>
    </w:rPr>
  </w:style>
  <w:style w:type="paragraph" w:styleId="aff7">
    <w:name w:val="Message Header"/>
    <w:basedOn w:val="a4"/>
    <w:link w:val="aff8"/>
    <w:rsid w:val="000011A1"/>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rPr>
  </w:style>
  <w:style w:type="paragraph" w:styleId="aff9">
    <w:name w:val="E-mail Signature"/>
    <w:basedOn w:val="a4"/>
    <w:link w:val="affa"/>
    <w:rsid w:val="000011A1"/>
  </w:style>
  <w:style w:type="paragraph" w:styleId="affb">
    <w:name w:val="Signature"/>
    <w:basedOn w:val="a4"/>
    <w:link w:val="affc"/>
    <w:rsid w:val="000011A1"/>
    <w:pPr>
      <w:ind w:left="4252"/>
    </w:pPr>
  </w:style>
  <w:style w:type="paragraph" w:styleId="16">
    <w:name w:val="index 1"/>
    <w:basedOn w:val="a4"/>
    <w:next w:val="a4"/>
    <w:autoRedefine/>
    <w:rsid w:val="000011A1"/>
    <w:pPr>
      <w:widowControl w:val="0"/>
      <w:tabs>
        <w:tab w:val="num" w:pos="720"/>
        <w:tab w:val="left" w:pos="1985"/>
        <w:tab w:val="left" w:pos="2127"/>
      </w:tabs>
      <w:spacing w:line="360" w:lineRule="auto"/>
      <w:ind w:left="720" w:hanging="360"/>
    </w:pPr>
    <w:rPr>
      <w:snapToGrid w:val="0"/>
    </w:rPr>
  </w:style>
  <w:style w:type="paragraph" w:styleId="affd">
    <w:name w:val="index heading"/>
    <w:basedOn w:val="a4"/>
    <w:next w:val="16"/>
    <w:rsid w:val="000011A1"/>
    <w:pPr>
      <w:widowControl w:val="0"/>
      <w:tabs>
        <w:tab w:val="left" w:pos="1985"/>
        <w:tab w:val="left" w:pos="2127"/>
      </w:tabs>
      <w:spacing w:line="360" w:lineRule="auto"/>
      <w:ind w:firstLine="425"/>
    </w:pPr>
    <w:rPr>
      <w:snapToGrid w:val="0"/>
      <w:sz w:val="20"/>
    </w:rPr>
  </w:style>
  <w:style w:type="paragraph" w:styleId="2f0">
    <w:name w:val="index 2"/>
    <w:basedOn w:val="a4"/>
    <w:next w:val="a4"/>
    <w:autoRedefine/>
    <w:rsid w:val="000011A1"/>
    <w:pPr>
      <w:widowControl w:val="0"/>
      <w:tabs>
        <w:tab w:val="left" w:pos="1985"/>
        <w:tab w:val="left" w:pos="2127"/>
      </w:tabs>
      <w:spacing w:line="360" w:lineRule="auto"/>
      <w:ind w:left="400" w:hanging="200"/>
    </w:pPr>
    <w:rPr>
      <w:snapToGrid w:val="0"/>
      <w:sz w:val="20"/>
    </w:rPr>
  </w:style>
  <w:style w:type="paragraph" w:styleId="3f">
    <w:name w:val="index 3"/>
    <w:basedOn w:val="a4"/>
    <w:next w:val="a4"/>
    <w:autoRedefine/>
    <w:rsid w:val="000011A1"/>
    <w:pPr>
      <w:widowControl w:val="0"/>
      <w:tabs>
        <w:tab w:val="left" w:pos="1985"/>
        <w:tab w:val="left" w:pos="2127"/>
      </w:tabs>
      <w:spacing w:line="360" w:lineRule="auto"/>
      <w:ind w:left="600" w:hanging="200"/>
    </w:pPr>
    <w:rPr>
      <w:snapToGrid w:val="0"/>
      <w:sz w:val="20"/>
    </w:rPr>
  </w:style>
  <w:style w:type="paragraph" w:styleId="48">
    <w:name w:val="index 4"/>
    <w:basedOn w:val="a4"/>
    <w:next w:val="a4"/>
    <w:autoRedefine/>
    <w:rsid w:val="000011A1"/>
    <w:pPr>
      <w:widowControl w:val="0"/>
      <w:tabs>
        <w:tab w:val="left" w:pos="1985"/>
        <w:tab w:val="left" w:pos="2127"/>
      </w:tabs>
      <w:spacing w:line="360" w:lineRule="auto"/>
      <w:ind w:left="800" w:hanging="200"/>
    </w:pPr>
    <w:rPr>
      <w:snapToGrid w:val="0"/>
      <w:sz w:val="20"/>
    </w:rPr>
  </w:style>
  <w:style w:type="paragraph" w:styleId="58">
    <w:name w:val="index 5"/>
    <w:basedOn w:val="a4"/>
    <w:next w:val="a4"/>
    <w:autoRedefine/>
    <w:rsid w:val="000011A1"/>
    <w:pPr>
      <w:widowControl w:val="0"/>
      <w:tabs>
        <w:tab w:val="left" w:pos="1985"/>
        <w:tab w:val="left" w:pos="2127"/>
      </w:tabs>
      <w:spacing w:line="360" w:lineRule="auto"/>
      <w:ind w:left="1000" w:hanging="200"/>
    </w:pPr>
    <w:rPr>
      <w:snapToGrid w:val="0"/>
      <w:sz w:val="20"/>
    </w:rPr>
  </w:style>
  <w:style w:type="paragraph" w:styleId="63">
    <w:name w:val="index 6"/>
    <w:basedOn w:val="a4"/>
    <w:next w:val="a4"/>
    <w:autoRedefine/>
    <w:rsid w:val="000011A1"/>
    <w:pPr>
      <w:widowControl w:val="0"/>
      <w:tabs>
        <w:tab w:val="left" w:pos="1985"/>
        <w:tab w:val="left" w:pos="2127"/>
      </w:tabs>
      <w:spacing w:line="360" w:lineRule="auto"/>
      <w:ind w:left="1200" w:hanging="200"/>
    </w:pPr>
    <w:rPr>
      <w:snapToGrid w:val="0"/>
      <w:sz w:val="20"/>
    </w:rPr>
  </w:style>
  <w:style w:type="paragraph" w:styleId="73">
    <w:name w:val="index 7"/>
    <w:basedOn w:val="a4"/>
    <w:next w:val="a4"/>
    <w:autoRedefine/>
    <w:rsid w:val="000011A1"/>
    <w:pPr>
      <w:widowControl w:val="0"/>
      <w:tabs>
        <w:tab w:val="left" w:pos="1985"/>
        <w:tab w:val="left" w:pos="2127"/>
      </w:tabs>
      <w:spacing w:line="360" w:lineRule="auto"/>
      <w:ind w:left="1400" w:hanging="200"/>
    </w:pPr>
    <w:rPr>
      <w:snapToGrid w:val="0"/>
      <w:sz w:val="20"/>
    </w:rPr>
  </w:style>
  <w:style w:type="paragraph" w:styleId="83">
    <w:name w:val="index 8"/>
    <w:basedOn w:val="a4"/>
    <w:next w:val="a4"/>
    <w:autoRedefine/>
    <w:rsid w:val="000011A1"/>
    <w:pPr>
      <w:widowControl w:val="0"/>
      <w:tabs>
        <w:tab w:val="left" w:pos="1985"/>
        <w:tab w:val="left" w:pos="2127"/>
      </w:tabs>
      <w:spacing w:line="360" w:lineRule="auto"/>
      <w:ind w:left="1600" w:hanging="200"/>
    </w:pPr>
    <w:rPr>
      <w:snapToGrid w:val="0"/>
      <w:sz w:val="20"/>
    </w:rPr>
  </w:style>
  <w:style w:type="paragraph" w:styleId="92">
    <w:name w:val="index 9"/>
    <w:basedOn w:val="a4"/>
    <w:next w:val="a4"/>
    <w:autoRedefine/>
    <w:rsid w:val="000011A1"/>
    <w:pPr>
      <w:widowControl w:val="0"/>
      <w:tabs>
        <w:tab w:val="left" w:pos="1985"/>
        <w:tab w:val="left" w:pos="2127"/>
      </w:tabs>
      <w:spacing w:line="360" w:lineRule="auto"/>
      <w:ind w:left="1800" w:hanging="200"/>
    </w:pPr>
    <w:rPr>
      <w:snapToGrid w:val="0"/>
      <w:sz w:val="20"/>
    </w:rPr>
  </w:style>
  <w:style w:type="paragraph" w:styleId="a0">
    <w:name w:val="List Bullet"/>
    <w:basedOn w:val="a4"/>
    <w:rsid w:val="000011A1"/>
    <w:pPr>
      <w:numPr>
        <w:numId w:val="13"/>
      </w:numPr>
      <w:ind w:left="0" w:firstLine="0"/>
    </w:pPr>
  </w:style>
  <w:style w:type="paragraph" w:styleId="a">
    <w:name w:val="List Number"/>
    <w:aliases w:val="Нумерованный"/>
    <w:basedOn w:val="a4"/>
    <w:rsid w:val="000011A1"/>
    <w:pPr>
      <w:numPr>
        <w:numId w:val="22"/>
      </w:numPr>
      <w:ind w:left="0" w:firstLine="0"/>
    </w:pPr>
  </w:style>
  <w:style w:type="paragraph" w:styleId="HTML4">
    <w:name w:val="HTML Address"/>
    <w:basedOn w:val="a4"/>
    <w:link w:val="HTML5"/>
    <w:rsid w:val="000011A1"/>
    <w:rPr>
      <w:i/>
      <w:iCs/>
    </w:rPr>
  </w:style>
  <w:style w:type="paragraph" w:styleId="affe">
    <w:name w:val="envelope address"/>
    <w:basedOn w:val="a4"/>
    <w:rsid w:val="000011A1"/>
    <w:pPr>
      <w:framePr w:w="7920" w:h="1980" w:hRule="exact" w:hSpace="180" w:wrap="auto" w:hAnchor="page" w:xAlign="center" w:yAlign="bottom"/>
      <w:ind w:left="2880"/>
    </w:pPr>
    <w:rPr>
      <w:rFonts w:ascii="Arial" w:hAnsi="Arial" w:cs="Arial"/>
    </w:rPr>
  </w:style>
  <w:style w:type="character" w:styleId="HTML6">
    <w:name w:val="HTML Acronym"/>
    <w:basedOn w:val="a5"/>
    <w:rsid w:val="000011A1"/>
  </w:style>
  <w:style w:type="table" w:styleId="-10">
    <w:name w:val="Table Web 1"/>
    <w:basedOn w:val="a6"/>
    <w:semiHidden/>
    <w:rsid w:val="000011A1"/>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0">
    <w:name w:val="Table Web 2"/>
    <w:basedOn w:val="a6"/>
    <w:semiHidden/>
    <w:rsid w:val="000011A1"/>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0">
    <w:name w:val="Table Web 3"/>
    <w:basedOn w:val="a6"/>
    <w:semiHidden/>
    <w:rsid w:val="000011A1"/>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afff">
    <w:name w:val="Emphasis"/>
    <w:qFormat/>
    <w:rsid w:val="000011A1"/>
    <w:rPr>
      <w:i/>
      <w:iCs/>
    </w:rPr>
  </w:style>
  <w:style w:type="paragraph" w:styleId="afff0">
    <w:name w:val="Date"/>
    <w:basedOn w:val="a4"/>
    <w:next w:val="a4"/>
    <w:link w:val="afff1"/>
    <w:rsid w:val="000011A1"/>
  </w:style>
  <w:style w:type="paragraph" w:styleId="afff2">
    <w:name w:val="Note Heading"/>
    <w:basedOn w:val="a4"/>
    <w:next w:val="a4"/>
    <w:link w:val="afff3"/>
    <w:rsid w:val="000011A1"/>
  </w:style>
  <w:style w:type="character" w:styleId="afff4">
    <w:name w:val="annotation reference"/>
    <w:rsid w:val="000011A1"/>
    <w:rPr>
      <w:sz w:val="16"/>
      <w:szCs w:val="16"/>
    </w:rPr>
  </w:style>
  <w:style w:type="table" w:styleId="afff5">
    <w:name w:val="Table Elegant"/>
    <w:basedOn w:val="a6"/>
    <w:semiHidden/>
    <w:rsid w:val="000011A1"/>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17">
    <w:name w:val="Table Subtle 1"/>
    <w:basedOn w:val="a6"/>
    <w:semiHidden/>
    <w:rsid w:val="000011A1"/>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1">
    <w:name w:val="Table Subtle 2"/>
    <w:basedOn w:val="a6"/>
    <w:semiHidden/>
    <w:rsid w:val="000011A1"/>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HTML7">
    <w:name w:val="HTML Keyboard"/>
    <w:rsid w:val="000011A1"/>
    <w:rPr>
      <w:rFonts w:ascii="Courier New" w:hAnsi="Courier New" w:cs="Courier New"/>
      <w:sz w:val="20"/>
      <w:szCs w:val="20"/>
    </w:rPr>
  </w:style>
  <w:style w:type="table" w:styleId="18">
    <w:name w:val="Table Classic 1"/>
    <w:basedOn w:val="a6"/>
    <w:semiHidden/>
    <w:rsid w:val="000011A1"/>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2">
    <w:name w:val="Table Classic 2"/>
    <w:basedOn w:val="a6"/>
    <w:semiHidden/>
    <w:rsid w:val="000011A1"/>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f0">
    <w:name w:val="Table Classic 3"/>
    <w:basedOn w:val="a6"/>
    <w:semiHidden/>
    <w:rsid w:val="000011A1"/>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9">
    <w:name w:val="Table Classic 4"/>
    <w:basedOn w:val="a6"/>
    <w:semiHidden/>
    <w:rsid w:val="000011A1"/>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character" w:styleId="HTML8">
    <w:name w:val="HTML Code"/>
    <w:rsid w:val="000011A1"/>
    <w:rPr>
      <w:rFonts w:ascii="Courier New" w:hAnsi="Courier New" w:cs="Courier New"/>
      <w:sz w:val="20"/>
      <w:szCs w:val="20"/>
    </w:rPr>
  </w:style>
  <w:style w:type="paragraph" w:styleId="afff6">
    <w:name w:val="Body Text"/>
    <w:basedOn w:val="a4"/>
    <w:link w:val="afff7"/>
    <w:rsid w:val="000011A1"/>
    <w:pPr>
      <w:overflowPunct w:val="0"/>
      <w:autoSpaceDE w:val="0"/>
      <w:autoSpaceDN w:val="0"/>
      <w:adjustRightInd w:val="0"/>
      <w:spacing w:after="240"/>
      <w:textAlignment w:val="baseline"/>
    </w:pPr>
  </w:style>
  <w:style w:type="paragraph" w:styleId="afff8">
    <w:name w:val="Body Text First Indent"/>
    <w:basedOn w:val="afff6"/>
    <w:link w:val="afff9"/>
    <w:rsid w:val="000011A1"/>
    <w:pPr>
      <w:overflowPunct/>
      <w:autoSpaceDE/>
      <w:autoSpaceDN/>
      <w:adjustRightInd/>
      <w:spacing w:after="120"/>
      <w:ind w:firstLine="210"/>
      <w:jc w:val="left"/>
      <w:textAlignment w:val="auto"/>
    </w:pPr>
  </w:style>
  <w:style w:type="paragraph" w:styleId="2f3">
    <w:name w:val="Body Text First Indent 2"/>
    <w:basedOn w:val="ae"/>
    <w:link w:val="2f4"/>
    <w:rsid w:val="000011A1"/>
    <w:pPr>
      <w:widowControl/>
      <w:tabs>
        <w:tab w:val="clear" w:pos="1985"/>
        <w:tab w:val="clear" w:pos="2127"/>
      </w:tabs>
      <w:spacing w:after="120" w:line="240" w:lineRule="auto"/>
      <w:ind w:left="283" w:firstLine="210"/>
      <w:jc w:val="left"/>
    </w:pPr>
    <w:rPr>
      <w:snapToGrid/>
      <w:sz w:val="24"/>
      <w:szCs w:val="24"/>
    </w:rPr>
  </w:style>
  <w:style w:type="paragraph" w:styleId="20">
    <w:name w:val="List Bullet 2"/>
    <w:basedOn w:val="a4"/>
    <w:rsid w:val="000011A1"/>
    <w:pPr>
      <w:numPr>
        <w:numId w:val="14"/>
      </w:numPr>
      <w:tabs>
        <w:tab w:val="clear" w:pos="643"/>
        <w:tab w:val="num" w:pos="360"/>
      </w:tabs>
      <w:ind w:left="0" w:firstLine="0"/>
    </w:pPr>
  </w:style>
  <w:style w:type="paragraph" w:styleId="30">
    <w:name w:val="List Bullet 3"/>
    <w:basedOn w:val="a4"/>
    <w:autoRedefine/>
    <w:rsid w:val="000011A1"/>
    <w:pPr>
      <w:widowControl w:val="0"/>
      <w:numPr>
        <w:numId w:val="15"/>
      </w:numPr>
      <w:tabs>
        <w:tab w:val="clear" w:pos="926"/>
        <w:tab w:val="num" w:pos="360"/>
        <w:tab w:val="left" w:pos="1985"/>
        <w:tab w:val="left" w:pos="2127"/>
      </w:tabs>
      <w:spacing w:line="360" w:lineRule="auto"/>
      <w:ind w:left="0" w:firstLine="0"/>
    </w:pPr>
  </w:style>
  <w:style w:type="paragraph" w:styleId="40">
    <w:name w:val="List Bullet 4"/>
    <w:aliases w:val="Обычный маркированный,мой маркированный список"/>
    <w:basedOn w:val="a4"/>
    <w:rsid w:val="000011A1"/>
    <w:pPr>
      <w:numPr>
        <w:numId w:val="16"/>
      </w:numPr>
      <w:tabs>
        <w:tab w:val="clear" w:pos="1209"/>
        <w:tab w:val="num" w:pos="360"/>
      </w:tabs>
      <w:ind w:left="0" w:firstLine="0"/>
    </w:pPr>
  </w:style>
  <w:style w:type="paragraph" w:styleId="50">
    <w:name w:val="List Bullet 5"/>
    <w:basedOn w:val="a4"/>
    <w:rsid w:val="000011A1"/>
    <w:pPr>
      <w:numPr>
        <w:numId w:val="17"/>
      </w:numPr>
      <w:tabs>
        <w:tab w:val="clear" w:pos="1492"/>
        <w:tab w:val="num" w:pos="360"/>
      </w:tabs>
      <w:ind w:left="0" w:firstLine="0"/>
    </w:pPr>
  </w:style>
  <w:style w:type="paragraph" w:styleId="afffa">
    <w:name w:val="Title"/>
    <w:basedOn w:val="a4"/>
    <w:link w:val="afffb"/>
    <w:qFormat/>
    <w:rsid w:val="000011A1"/>
    <w:pPr>
      <w:spacing w:before="240" w:after="60"/>
      <w:jc w:val="center"/>
      <w:outlineLvl w:val="0"/>
    </w:pPr>
    <w:rPr>
      <w:rFonts w:ascii="Arial" w:hAnsi="Arial" w:cs="Arial"/>
      <w:b/>
      <w:bCs/>
      <w:kern w:val="28"/>
      <w:sz w:val="32"/>
      <w:szCs w:val="32"/>
    </w:rPr>
  </w:style>
  <w:style w:type="character" w:styleId="afffc">
    <w:name w:val="page number"/>
    <w:basedOn w:val="a5"/>
    <w:rsid w:val="000011A1"/>
  </w:style>
  <w:style w:type="character" w:styleId="afffd">
    <w:name w:val="line number"/>
    <w:basedOn w:val="a5"/>
    <w:rsid w:val="000011A1"/>
  </w:style>
  <w:style w:type="paragraph" w:styleId="2">
    <w:name w:val="List Number 2"/>
    <w:basedOn w:val="a4"/>
    <w:rsid w:val="000011A1"/>
    <w:pPr>
      <w:numPr>
        <w:numId w:val="18"/>
      </w:numPr>
      <w:tabs>
        <w:tab w:val="clear" w:pos="643"/>
        <w:tab w:val="num" w:pos="360"/>
      </w:tabs>
      <w:ind w:left="0" w:firstLine="0"/>
    </w:pPr>
  </w:style>
  <w:style w:type="paragraph" w:styleId="3">
    <w:name w:val="List Number 3"/>
    <w:basedOn w:val="a4"/>
    <w:rsid w:val="000011A1"/>
    <w:pPr>
      <w:numPr>
        <w:numId w:val="19"/>
      </w:numPr>
      <w:tabs>
        <w:tab w:val="clear" w:pos="926"/>
        <w:tab w:val="num" w:pos="360"/>
      </w:tabs>
      <w:ind w:left="0" w:firstLine="0"/>
    </w:pPr>
  </w:style>
  <w:style w:type="paragraph" w:styleId="4">
    <w:name w:val="List Number 4"/>
    <w:basedOn w:val="a4"/>
    <w:rsid w:val="000011A1"/>
    <w:pPr>
      <w:numPr>
        <w:numId w:val="20"/>
      </w:numPr>
      <w:tabs>
        <w:tab w:val="clear" w:pos="1209"/>
        <w:tab w:val="num" w:pos="360"/>
      </w:tabs>
      <w:ind w:left="0" w:firstLine="0"/>
    </w:pPr>
  </w:style>
  <w:style w:type="paragraph" w:styleId="5">
    <w:name w:val="List Number 5"/>
    <w:basedOn w:val="a4"/>
    <w:rsid w:val="000011A1"/>
    <w:pPr>
      <w:numPr>
        <w:numId w:val="21"/>
      </w:numPr>
      <w:tabs>
        <w:tab w:val="clear" w:pos="1492"/>
        <w:tab w:val="num" w:pos="360"/>
      </w:tabs>
      <w:ind w:left="0" w:firstLine="0"/>
    </w:pPr>
  </w:style>
  <w:style w:type="character" w:styleId="HTML9">
    <w:name w:val="HTML Sample"/>
    <w:rsid w:val="000011A1"/>
    <w:rPr>
      <w:rFonts w:ascii="Courier New" w:hAnsi="Courier New" w:cs="Courier New"/>
    </w:rPr>
  </w:style>
  <w:style w:type="paragraph" w:styleId="2f5">
    <w:name w:val="envelope return"/>
    <w:basedOn w:val="a4"/>
    <w:rsid w:val="000011A1"/>
    <w:rPr>
      <w:rFonts w:ascii="Arial" w:hAnsi="Arial" w:cs="Arial"/>
      <w:sz w:val="20"/>
    </w:rPr>
  </w:style>
  <w:style w:type="table" w:styleId="19">
    <w:name w:val="Table 3D effects 1"/>
    <w:basedOn w:val="a6"/>
    <w:semiHidden/>
    <w:rsid w:val="000011A1"/>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f6">
    <w:name w:val="Table 3D effects 2"/>
    <w:basedOn w:val="a6"/>
    <w:semiHidden/>
    <w:rsid w:val="000011A1"/>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1">
    <w:name w:val="Table 3D effects 3"/>
    <w:basedOn w:val="a6"/>
    <w:semiHidden/>
    <w:rsid w:val="000011A1"/>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afffe">
    <w:name w:val="Normal (Web)"/>
    <w:basedOn w:val="a4"/>
    <w:uiPriority w:val="99"/>
    <w:rsid w:val="000011A1"/>
  </w:style>
  <w:style w:type="paragraph" w:styleId="affff">
    <w:name w:val="Normal Indent"/>
    <w:basedOn w:val="a4"/>
    <w:rsid w:val="000011A1"/>
    <w:pPr>
      <w:ind w:left="708"/>
    </w:pPr>
  </w:style>
  <w:style w:type="character" w:styleId="HTMLa">
    <w:name w:val="HTML Definition"/>
    <w:rsid w:val="000011A1"/>
    <w:rPr>
      <w:i/>
      <w:iCs/>
    </w:rPr>
  </w:style>
  <w:style w:type="paragraph" w:styleId="affff0">
    <w:name w:val="table of figures"/>
    <w:aliases w:val="таблиц_GOST"/>
    <w:next w:val="GOSTNormal"/>
    <w:uiPriority w:val="99"/>
    <w:rsid w:val="000011A1"/>
    <w:pPr>
      <w:tabs>
        <w:tab w:val="left" w:leader="dot" w:pos="567"/>
        <w:tab w:val="left" w:pos="1134"/>
        <w:tab w:val="right" w:leader="dot" w:pos="9631"/>
      </w:tabs>
      <w:spacing w:before="120" w:after="120"/>
      <w:ind w:left="567" w:right="567" w:hanging="567"/>
      <w:contextualSpacing/>
    </w:pPr>
    <w:rPr>
      <w:noProof/>
      <w:sz w:val="24"/>
    </w:rPr>
  </w:style>
  <w:style w:type="paragraph" w:customStyle="1" w:styleId="GOSTListnormal3">
    <w:name w:val="_GOST_List_normal_3"/>
    <w:rsid w:val="000011A1"/>
    <w:pPr>
      <w:tabs>
        <w:tab w:val="left" w:pos="1418"/>
      </w:tabs>
      <w:spacing w:before="60" w:after="60"/>
      <w:ind w:left="1418"/>
      <w:contextualSpacing/>
      <w:jc w:val="both"/>
    </w:pPr>
    <w:rPr>
      <w:snapToGrid w:val="0"/>
      <w:sz w:val="24"/>
    </w:rPr>
  </w:style>
  <w:style w:type="paragraph" w:customStyle="1" w:styleId="GOSTListnormal4">
    <w:name w:val="_GOST_List_normal_4"/>
    <w:rsid w:val="000011A1"/>
    <w:pPr>
      <w:tabs>
        <w:tab w:val="left" w:pos="1701"/>
      </w:tabs>
      <w:spacing w:before="60" w:after="60"/>
      <w:ind w:left="1701"/>
      <w:contextualSpacing/>
      <w:jc w:val="both"/>
    </w:pPr>
    <w:rPr>
      <w:sz w:val="24"/>
      <w:szCs w:val="24"/>
    </w:rPr>
  </w:style>
  <w:style w:type="paragraph" w:styleId="affff1">
    <w:name w:val="footer"/>
    <w:basedOn w:val="a4"/>
    <w:link w:val="affff2"/>
    <w:rsid w:val="000011A1"/>
    <w:pPr>
      <w:tabs>
        <w:tab w:val="center" w:pos="4677"/>
        <w:tab w:val="right" w:pos="9355"/>
      </w:tabs>
    </w:pPr>
  </w:style>
  <w:style w:type="paragraph" w:customStyle="1" w:styleId="GOSTListnum">
    <w:name w:val="_GOST_List_num"/>
    <w:rsid w:val="009709AD"/>
    <w:pPr>
      <w:tabs>
        <w:tab w:val="num" w:pos="1021"/>
      </w:tabs>
      <w:spacing w:before="120" w:after="120"/>
      <w:ind w:left="992" w:hanging="425"/>
      <w:contextualSpacing/>
      <w:jc w:val="both"/>
    </w:pPr>
    <w:rPr>
      <w:sz w:val="24"/>
    </w:rPr>
  </w:style>
  <w:style w:type="character" w:customStyle="1" w:styleId="GOSTNote0">
    <w:name w:val="_GOST_Note Знак"/>
    <w:link w:val="GOSTNote"/>
    <w:rsid w:val="000011A1"/>
    <w:rPr>
      <w:sz w:val="24"/>
    </w:rPr>
  </w:style>
  <w:style w:type="paragraph" w:customStyle="1" w:styleId="GOSTListmark5">
    <w:name w:val="_GOST_List_mark5"/>
    <w:basedOn w:val="GOSTListmark4"/>
    <w:rsid w:val="000011A1"/>
    <w:pPr>
      <w:tabs>
        <w:tab w:val="clear" w:pos="1701"/>
        <w:tab w:val="left" w:pos="1985"/>
      </w:tabs>
      <w:ind w:left="1985" w:hanging="284"/>
    </w:pPr>
  </w:style>
  <w:style w:type="paragraph" w:customStyle="1" w:styleId="GOSTListnum3">
    <w:name w:val="_GOST_List_num3"/>
    <w:basedOn w:val="GOSTListnum2"/>
    <w:rsid w:val="000011A1"/>
    <w:pPr>
      <w:numPr>
        <w:ilvl w:val="2"/>
      </w:numPr>
      <w:tabs>
        <w:tab w:val="clear" w:pos="1559"/>
        <w:tab w:val="clear" w:pos="2421"/>
        <w:tab w:val="left" w:pos="2410"/>
      </w:tabs>
    </w:pPr>
  </w:style>
  <w:style w:type="paragraph" w:customStyle="1" w:styleId="GOSTListnum4">
    <w:name w:val="_GOST_List_num4"/>
    <w:basedOn w:val="GOSTListnum3"/>
    <w:rsid w:val="000011A1"/>
    <w:pPr>
      <w:numPr>
        <w:ilvl w:val="3"/>
      </w:numPr>
      <w:tabs>
        <w:tab w:val="clear" w:pos="2410"/>
        <w:tab w:val="left" w:pos="3261"/>
      </w:tabs>
      <w:ind w:left="3261" w:hanging="851"/>
    </w:pPr>
  </w:style>
  <w:style w:type="paragraph" w:customStyle="1" w:styleId="4a">
    <w:name w:val="Заг_4_Приложение"/>
    <w:basedOn w:val="33"/>
    <w:next w:val="GOSTNormal"/>
    <w:rsid w:val="000011A1"/>
    <w:pPr>
      <w:ind w:left="737" w:hanging="737"/>
      <w:outlineLvl w:val="3"/>
    </w:pPr>
    <w:rPr>
      <w:sz w:val="26"/>
      <w:szCs w:val="26"/>
    </w:rPr>
  </w:style>
  <w:style w:type="table" w:styleId="affff3">
    <w:name w:val="Table Grid"/>
    <w:basedOn w:val="a6"/>
    <w:rsid w:val="000011A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GOSTListnormal5">
    <w:name w:val="_GOST_List_normal_5"/>
    <w:rsid w:val="000011A1"/>
    <w:pPr>
      <w:spacing w:before="60" w:after="60"/>
      <w:ind w:left="1985"/>
      <w:contextualSpacing/>
      <w:jc w:val="both"/>
    </w:pPr>
    <w:rPr>
      <w:snapToGrid w:val="0"/>
      <w:sz w:val="24"/>
    </w:rPr>
  </w:style>
  <w:style w:type="paragraph" w:customStyle="1" w:styleId="GOSTTableListNum2">
    <w:name w:val="_GOST_Table_List_Num_2"/>
    <w:basedOn w:val="GOSTTableListNum1"/>
    <w:rsid w:val="000011A1"/>
    <w:pPr>
      <w:numPr>
        <w:ilvl w:val="1"/>
      </w:numPr>
      <w:tabs>
        <w:tab w:val="clear" w:pos="284"/>
      </w:tabs>
      <w:ind w:left="511" w:hanging="454"/>
    </w:pPr>
  </w:style>
  <w:style w:type="paragraph" w:customStyle="1" w:styleId="GOSTTableListMark2">
    <w:name w:val="_GOST_Table_List_Mark_2"/>
    <w:basedOn w:val="GOSTTableListMark1"/>
    <w:rsid w:val="000011A1"/>
    <w:pPr>
      <w:tabs>
        <w:tab w:val="left" w:pos="454"/>
      </w:tabs>
      <w:ind w:left="454" w:hanging="170"/>
    </w:pPr>
  </w:style>
  <w:style w:type="character" w:customStyle="1" w:styleId="GOSTTablenorm0">
    <w:name w:val="_GOST_Table_norm Знак"/>
    <w:link w:val="GOSTTablenorm"/>
    <w:qFormat/>
    <w:rsid w:val="00CD0081"/>
    <w:rPr>
      <w:sz w:val="22"/>
    </w:rPr>
  </w:style>
  <w:style w:type="paragraph" w:customStyle="1" w:styleId="GOSTTableListNum10">
    <w:name w:val="_GOST_Table_List_Num 1)"/>
    <w:rsid w:val="000011A1"/>
    <w:pPr>
      <w:numPr>
        <w:numId w:val="6"/>
      </w:numPr>
      <w:tabs>
        <w:tab w:val="clear" w:pos="284"/>
        <w:tab w:val="left" w:pos="340"/>
      </w:tabs>
    </w:pPr>
    <w:rPr>
      <w:sz w:val="22"/>
      <w:szCs w:val="22"/>
    </w:rPr>
  </w:style>
  <w:style w:type="paragraph" w:customStyle="1" w:styleId="GOSTTableListNum">
    <w:name w:val="_GOST_Table_List_Num абв)"/>
    <w:rsid w:val="000011A1"/>
    <w:pPr>
      <w:numPr>
        <w:numId w:val="7"/>
      </w:numPr>
      <w:tabs>
        <w:tab w:val="clear" w:pos="284"/>
        <w:tab w:val="left" w:pos="340"/>
      </w:tabs>
    </w:pPr>
    <w:rPr>
      <w:sz w:val="22"/>
      <w:szCs w:val="22"/>
    </w:rPr>
  </w:style>
  <w:style w:type="paragraph" w:customStyle="1" w:styleId="GOSTTitulhead">
    <w:name w:val="_GOST_Titul_head"/>
    <w:basedOn w:val="a4"/>
    <w:rsid w:val="002F5B7D"/>
    <w:pPr>
      <w:pBdr>
        <w:bottom w:val="single" w:sz="12" w:space="1" w:color="auto"/>
      </w:pBdr>
      <w:suppressAutoHyphens/>
      <w:jc w:val="center"/>
    </w:pPr>
    <w:rPr>
      <w:rFonts w:ascii="Arial" w:hAnsi="Arial"/>
      <w:b/>
      <w:bCs/>
    </w:rPr>
  </w:style>
  <w:style w:type="character" w:customStyle="1" w:styleId="GOSTReporterror">
    <w:name w:val="_GOST_Report_error"/>
    <w:rsid w:val="000011A1"/>
  </w:style>
  <w:style w:type="paragraph" w:customStyle="1" w:styleId="GOSTListnormal2">
    <w:name w:val="_GOST_List_normal_2"/>
    <w:rsid w:val="000011A1"/>
    <w:pPr>
      <w:tabs>
        <w:tab w:val="left" w:pos="1134"/>
      </w:tabs>
      <w:spacing w:before="60" w:after="60"/>
      <w:ind w:left="1134"/>
      <w:contextualSpacing/>
      <w:jc w:val="both"/>
    </w:pPr>
    <w:rPr>
      <w:snapToGrid w:val="0"/>
      <w:sz w:val="24"/>
    </w:rPr>
  </w:style>
  <w:style w:type="paragraph" w:customStyle="1" w:styleId="GOSTTableListNum3">
    <w:name w:val="_GOST_Table_List_Num_3"/>
    <w:basedOn w:val="GOSTTableListNum2"/>
    <w:rsid w:val="000011A1"/>
    <w:pPr>
      <w:numPr>
        <w:ilvl w:val="2"/>
      </w:numPr>
      <w:tabs>
        <w:tab w:val="clear" w:pos="284"/>
      </w:tabs>
      <w:ind w:left="681" w:hanging="624"/>
    </w:pPr>
  </w:style>
  <w:style w:type="character" w:customStyle="1" w:styleId="GOSTNormal0">
    <w:name w:val="_GOST_Normal Знак"/>
    <w:link w:val="GOSTNormal"/>
    <w:qFormat/>
    <w:rsid w:val="00FE7679"/>
    <w:rPr>
      <w:sz w:val="24"/>
    </w:rPr>
  </w:style>
  <w:style w:type="paragraph" w:customStyle="1" w:styleId="GOSTTableListNum4">
    <w:name w:val="_GOST_Table_List_Num_4"/>
    <w:basedOn w:val="GOSTTableListNum3"/>
    <w:qFormat/>
    <w:rsid w:val="000011A1"/>
    <w:pPr>
      <w:numPr>
        <w:ilvl w:val="3"/>
      </w:numPr>
      <w:tabs>
        <w:tab w:val="clear" w:pos="284"/>
      </w:tabs>
      <w:ind w:left="851" w:hanging="794"/>
    </w:pPr>
  </w:style>
  <w:style w:type="paragraph" w:customStyle="1" w:styleId="GOSTTableListNum5">
    <w:name w:val="_GOST_Table_List_Num_5"/>
    <w:basedOn w:val="GOSTTableListNum4"/>
    <w:qFormat/>
    <w:rsid w:val="000011A1"/>
    <w:pPr>
      <w:numPr>
        <w:ilvl w:val="4"/>
      </w:numPr>
      <w:tabs>
        <w:tab w:val="clear" w:pos="284"/>
      </w:tabs>
      <w:ind w:left="1021" w:hanging="964"/>
    </w:pPr>
  </w:style>
  <w:style w:type="paragraph" w:customStyle="1" w:styleId="GOSTTa6leListNum3">
    <w:name w:val="_GOST_Ta6le_List_Num_3"/>
    <w:basedOn w:val="a4"/>
    <w:rsid w:val="009709AD"/>
    <w:pPr>
      <w:numPr>
        <w:ilvl w:val="2"/>
        <w:numId w:val="26"/>
      </w:numPr>
      <w:ind w:left="681" w:firstLine="0"/>
      <w:jc w:val="left"/>
    </w:pPr>
    <w:rPr>
      <w:sz w:val="22"/>
    </w:rPr>
  </w:style>
  <w:style w:type="paragraph" w:customStyle="1" w:styleId="GOSTTableListNum6">
    <w:name w:val="_GOST_Table_List_Num_6"/>
    <w:basedOn w:val="GOSTTableListNum5"/>
    <w:qFormat/>
    <w:rsid w:val="000011A1"/>
    <w:pPr>
      <w:numPr>
        <w:ilvl w:val="5"/>
      </w:numPr>
      <w:tabs>
        <w:tab w:val="clear" w:pos="284"/>
      </w:tabs>
      <w:ind w:left="1191" w:hanging="1134"/>
    </w:pPr>
  </w:style>
  <w:style w:type="paragraph" w:customStyle="1" w:styleId="GOSTTableListNum7">
    <w:name w:val="_GOST_Table_List_Num_7"/>
    <w:basedOn w:val="GOSTTableListNum6"/>
    <w:qFormat/>
    <w:rsid w:val="000011A1"/>
    <w:pPr>
      <w:numPr>
        <w:ilvl w:val="6"/>
      </w:numPr>
      <w:tabs>
        <w:tab w:val="clear" w:pos="284"/>
      </w:tabs>
      <w:ind w:left="1361" w:hanging="1304"/>
    </w:pPr>
  </w:style>
  <w:style w:type="paragraph" w:styleId="a1">
    <w:name w:val="endnote text"/>
    <w:basedOn w:val="a4"/>
    <w:link w:val="affff4"/>
    <w:rsid w:val="002B145B"/>
    <w:pPr>
      <w:numPr>
        <w:numId w:val="25"/>
      </w:numPr>
      <w:tabs>
        <w:tab w:val="clear" w:pos="927"/>
      </w:tabs>
      <w:ind w:left="0" w:firstLine="0"/>
    </w:pPr>
    <w:rPr>
      <w:sz w:val="20"/>
    </w:rPr>
  </w:style>
  <w:style w:type="character" w:customStyle="1" w:styleId="affff4">
    <w:name w:val="Текст концевой сноски Знак"/>
    <w:basedOn w:val="a5"/>
    <w:link w:val="a1"/>
    <w:rsid w:val="002B145B"/>
  </w:style>
  <w:style w:type="paragraph" w:customStyle="1" w:styleId="affff5">
    <w:name w:val="Основной текст (без отступа)"/>
    <w:basedOn w:val="afff6"/>
    <w:rsid w:val="00D87F00"/>
    <w:pPr>
      <w:overflowPunct/>
      <w:autoSpaceDE/>
      <w:autoSpaceDN/>
      <w:adjustRightInd/>
      <w:spacing w:before="120" w:after="120"/>
      <w:ind w:firstLine="0"/>
      <w:textAlignment w:val="auto"/>
    </w:pPr>
    <w:rPr>
      <w:snapToGrid w:val="0"/>
      <w:color w:val="000000"/>
      <w:sz w:val="28"/>
    </w:rPr>
  </w:style>
  <w:style w:type="paragraph" w:customStyle="1" w:styleId="affff6">
    <w:name w:val="Основной текст (центр/одинарный)"/>
    <w:basedOn w:val="afff6"/>
    <w:link w:val="affff7"/>
    <w:rsid w:val="00D87F00"/>
    <w:pPr>
      <w:overflowPunct/>
      <w:autoSpaceDE/>
      <w:autoSpaceDN/>
      <w:adjustRightInd/>
      <w:spacing w:before="120" w:after="120"/>
      <w:ind w:firstLine="0"/>
      <w:jc w:val="center"/>
      <w:textAlignment w:val="auto"/>
    </w:pPr>
    <w:rPr>
      <w:snapToGrid w:val="0"/>
      <w:color w:val="000000"/>
      <w:sz w:val="28"/>
    </w:rPr>
  </w:style>
  <w:style w:type="character" w:customStyle="1" w:styleId="affff7">
    <w:name w:val="Основной текст (центр/одинарный) Знак"/>
    <w:link w:val="affff6"/>
    <w:rsid w:val="00D87F00"/>
    <w:rPr>
      <w:snapToGrid w:val="0"/>
      <w:color w:val="000000"/>
      <w:sz w:val="28"/>
    </w:rPr>
  </w:style>
  <w:style w:type="paragraph" w:customStyle="1" w:styleId="-">
    <w:name w:val="Титульный лист - текст"/>
    <w:link w:val="-0"/>
    <w:rsid w:val="00D87F00"/>
    <w:rPr>
      <w:sz w:val="28"/>
    </w:rPr>
  </w:style>
  <w:style w:type="paragraph" w:customStyle="1" w:styleId="-9">
    <w:name w:val="Титульный лист - название документа"/>
    <w:basedOn w:val="a4"/>
    <w:link w:val="-a"/>
    <w:rsid w:val="00D87F00"/>
    <w:pPr>
      <w:ind w:firstLine="0"/>
      <w:jc w:val="center"/>
    </w:pPr>
    <w:rPr>
      <w:rFonts w:ascii="Arial" w:hAnsi="Arial"/>
      <w:snapToGrid w:val="0"/>
      <w:color w:val="000000"/>
      <w:sz w:val="36"/>
    </w:rPr>
  </w:style>
  <w:style w:type="character" w:customStyle="1" w:styleId="-a">
    <w:name w:val="Титульный лист - название документа Знак"/>
    <w:link w:val="-9"/>
    <w:rsid w:val="00D87F00"/>
    <w:rPr>
      <w:rFonts w:ascii="Arial" w:hAnsi="Arial"/>
      <w:snapToGrid w:val="0"/>
      <w:color w:val="000000"/>
      <w:sz w:val="36"/>
    </w:rPr>
  </w:style>
  <w:style w:type="character" w:customStyle="1" w:styleId="affff8">
    <w:name w:val="Выделение подчеркиванием"/>
    <w:qFormat/>
    <w:rsid w:val="00D87F00"/>
    <w:rPr>
      <w:u w:val="single"/>
    </w:rPr>
  </w:style>
  <w:style w:type="paragraph" w:customStyle="1" w:styleId="3f2">
    <w:name w:val="я_Технический стиль 3"/>
    <w:basedOn w:val="-"/>
    <w:link w:val="3f3"/>
    <w:qFormat/>
    <w:rsid w:val="00D87F00"/>
    <w:rPr>
      <w:rFonts w:ascii="Arial" w:hAnsi="Arial" w:cs="Arial"/>
      <w:b/>
    </w:rPr>
  </w:style>
  <w:style w:type="character" w:customStyle="1" w:styleId="-0">
    <w:name w:val="Титульный лист - текст Знак"/>
    <w:link w:val="-"/>
    <w:rsid w:val="00D87F00"/>
    <w:rPr>
      <w:sz w:val="28"/>
    </w:rPr>
  </w:style>
  <w:style w:type="character" w:customStyle="1" w:styleId="3f3">
    <w:name w:val="я_Технический стиль 3 Знак"/>
    <w:link w:val="3f2"/>
    <w:rsid w:val="00D87F00"/>
    <w:rPr>
      <w:rFonts w:ascii="Arial" w:hAnsi="Arial" w:cs="Arial"/>
      <w:b/>
      <w:sz w:val="28"/>
    </w:rPr>
  </w:style>
  <w:style w:type="character" w:customStyle="1" w:styleId="GOSTTableHead0">
    <w:name w:val="_GOST_Table_Head Знак"/>
    <w:link w:val="GOSTTableHead"/>
    <w:rsid w:val="00FC5170"/>
    <w:rPr>
      <w:b/>
      <w:bCs/>
      <w:sz w:val="22"/>
    </w:rPr>
  </w:style>
  <w:style w:type="paragraph" w:styleId="affff9">
    <w:name w:val="No Spacing"/>
    <w:link w:val="affffa"/>
    <w:uiPriority w:val="1"/>
    <w:qFormat/>
    <w:rsid w:val="00512B7E"/>
    <w:rPr>
      <w:rFonts w:asciiTheme="minorHAnsi" w:eastAsiaTheme="minorEastAsia" w:hAnsiTheme="minorHAnsi" w:cstheme="minorBidi"/>
      <w:sz w:val="22"/>
      <w:szCs w:val="22"/>
    </w:rPr>
  </w:style>
  <w:style w:type="character" w:customStyle="1" w:styleId="affffa">
    <w:name w:val="Без интервала Знак"/>
    <w:basedOn w:val="a5"/>
    <w:link w:val="affff9"/>
    <w:uiPriority w:val="1"/>
    <w:rsid w:val="00512B7E"/>
    <w:rPr>
      <w:rFonts w:asciiTheme="minorHAnsi" w:eastAsiaTheme="minorEastAsia" w:hAnsiTheme="minorHAnsi" w:cstheme="minorBidi"/>
      <w:sz w:val="22"/>
      <w:szCs w:val="22"/>
    </w:rPr>
  </w:style>
  <w:style w:type="character" w:customStyle="1" w:styleId="10">
    <w:name w:val="Заголовок 1 Знак"/>
    <w:aliases w:val="_GOST_1 Знак"/>
    <w:basedOn w:val="a5"/>
    <w:link w:val="1"/>
    <w:rsid w:val="000011A1"/>
    <w:rPr>
      <w:b/>
      <w:caps/>
      <w:sz w:val="32"/>
      <w:szCs w:val="36"/>
    </w:rPr>
  </w:style>
  <w:style w:type="paragraph" w:styleId="affffb">
    <w:name w:val="TOC Heading"/>
    <w:basedOn w:val="1"/>
    <w:next w:val="a4"/>
    <w:uiPriority w:val="39"/>
    <w:unhideWhenUsed/>
    <w:qFormat/>
    <w:rsid w:val="00512B7E"/>
    <w:pPr>
      <w:keepLines/>
      <w:pageBreakBefore w:val="0"/>
      <w:numPr>
        <w:numId w:val="0"/>
      </w:numPr>
      <w:tabs>
        <w:tab w:val="clear" w:pos="567"/>
      </w:tabs>
      <w:suppressAutoHyphens w:val="0"/>
      <w:spacing w:after="0" w:line="259" w:lineRule="auto"/>
      <w:contextualSpacing w:val="0"/>
      <w:jc w:val="left"/>
      <w:outlineLvl w:val="9"/>
    </w:pPr>
    <w:rPr>
      <w:rFonts w:asciiTheme="majorHAnsi" w:eastAsiaTheme="majorEastAsia" w:hAnsiTheme="majorHAnsi" w:cstheme="majorBidi"/>
      <w:b w:val="0"/>
      <w:caps w:val="0"/>
      <w:color w:val="365F91" w:themeColor="accent1" w:themeShade="BF"/>
      <w:szCs w:val="32"/>
    </w:rPr>
  </w:style>
  <w:style w:type="character" w:customStyle="1" w:styleId="affffc">
    <w:name w:val="Абзац списка Знак"/>
    <w:aliases w:val="Table-Normal Знак,RSHB_Table-Normal Знак,Bullets Знак,Предусловия Знак,NASOFT List Paragraph Знак,Paragraphe de liste1 Знак,列出段落1 Знак,List Paragraph2 Знак,List 1 Paragraph Знак,List Paragraph1 Знак,List Paragraph Char Char Знак"/>
    <w:link w:val="affffd"/>
    <w:uiPriority w:val="34"/>
    <w:qFormat/>
    <w:locked/>
    <w:rsid w:val="00512B7E"/>
    <w:rPr>
      <w:rFonts w:eastAsia="Calibri"/>
      <w:sz w:val="24"/>
      <w:szCs w:val="24"/>
    </w:rPr>
  </w:style>
  <w:style w:type="paragraph" w:styleId="affffd">
    <w:name w:val="List Paragraph"/>
    <w:aliases w:val="Table-Normal,RSHB_Table-Normal,Bullets,Предусловия,NASOFT List Paragraph,Paragraphe de liste1,列出段落1,List Paragraph2,List 1 Paragraph,List Paragraph1,List Paragraph Char Char,Equipment,numbered,List Paragraph11,Headding 3,Table Txt,lp1"/>
    <w:basedOn w:val="a4"/>
    <w:link w:val="affffc"/>
    <w:uiPriority w:val="34"/>
    <w:qFormat/>
    <w:rsid w:val="00512B7E"/>
    <w:pPr>
      <w:ind w:left="708" w:firstLine="708"/>
      <w:jc w:val="left"/>
    </w:pPr>
    <w:rPr>
      <w:rFonts w:eastAsia="Calibri"/>
      <w:szCs w:val="24"/>
    </w:rPr>
  </w:style>
  <w:style w:type="character" w:customStyle="1" w:styleId="22">
    <w:name w:val="Заголовок 2 Знак"/>
    <w:aliases w:val="_GOST_2 Знак"/>
    <w:basedOn w:val="a5"/>
    <w:link w:val="21"/>
    <w:rsid w:val="000011A1"/>
    <w:rPr>
      <w:rFonts w:cs="Arial"/>
      <w:b/>
      <w:bCs/>
      <w:iCs/>
      <w:sz w:val="32"/>
      <w:szCs w:val="32"/>
    </w:rPr>
  </w:style>
  <w:style w:type="character" w:customStyle="1" w:styleId="af3">
    <w:name w:val="Текст выноски Знак"/>
    <w:basedOn w:val="a5"/>
    <w:link w:val="af2"/>
    <w:uiPriority w:val="99"/>
    <w:rsid w:val="000011A1"/>
    <w:rPr>
      <w:rFonts w:ascii="Tahoma" w:hAnsi="Tahoma" w:cs="Tahoma"/>
      <w:sz w:val="16"/>
      <w:szCs w:val="16"/>
    </w:rPr>
  </w:style>
  <w:style w:type="character" w:customStyle="1" w:styleId="af5">
    <w:name w:val="Тема примечания Знак"/>
    <w:basedOn w:val="1a"/>
    <w:link w:val="af4"/>
    <w:uiPriority w:val="99"/>
    <w:rsid w:val="000011A1"/>
    <w:rPr>
      <w:b/>
      <w:bCs/>
    </w:rPr>
  </w:style>
  <w:style w:type="character" w:customStyle="1" w:styleId="32">
    <w:name w:val="Заголовок 3 Знак"/>
    <w:aliases w:val="_GOST_3 Знак"/>
    <w:basedOn w:val="a5"/>
    <w:link w:val="31"/>
    <w:rsid w:val="000011A1"/>
    <w:rPr>
      <w:rFonts w:cs="Arial"/>
      <w:b/>
      <w:iCs/>
      <w:sz w:val="28"/>
      <w:szCs w:val="28"/>
    </w:rPr>
  </w:style>
  <w:style w:type="character" w:customStyle="1" w:styleId="a9">
    <w:name w:val="Верхний колонтитул Знак"/>
    <w:basedOn w:val="a5"/>
    <w:link w:val="a8"/>
    <w:rsid w:val="000011A1"/>
    <w:rPr>
      <w:sz w:val="24"/>
    </w:rPr>
  </w:style>
  <w:style w:type="character" w:customStyle="1" w:styleId="affff2">
    <w:name w:val="Нижний колонтитул Знак"/>
    <w:basedOn w:val="a5"/>
    <w:link w:val="affff1"/>
    <w:rsid w:val="000011A1"/>
    <w:rPr>
      <w:sz w:val="24"/>
    </w:rPr>
  </w:style>
  <w:style w:type="paragraph" w:customStyle="1" w:styleId="BPCLegaleze">
    <w:name w:val="BPC – Legaleze"/>
    <w:basedOn w:val="a4"/>
    <w:rsid w:val="00512B7E"/>
    <w:pPr>
      <w:spacing w:after="41" w:line="140" w:lineRule="atLeast"/>
      <w:ind w:firstLine="0"/>
      <w:jc w:val="center"/>
    </w:pPr>
    <w:rPr>
      <w:rFonts w:ascii="Calibri" w:hAnsi="Calibri"/>
      <w:sz w:val="20"/>
      <w:lang w:val="en-US" w:eastAsia="en-US" w:bidi="he-IL"/>
    </w:rPr>
  </w:style>
  <w:style w:type="character" w:customStyle="1" w:styleId="HTML2">
    <w:name w:val="Стандартный HTML Знак"/>
    <w:basedOn w:val="a5"/>
    <w:link w:val="HTML1"/>
    <w:rsid w:val="000011A1"/>
    <w:rPr>
      <w:rFonts w:ascii="Courier New" w:hAnsi="Courier New" w:cs="Courier New"/>
    </w:rPr>
  </w:style>
  <w:style w:type="paragraph" w:styleId="affffe">
    <w:name w:val="Revision"/>
    <w:hidden/>
    <w:uiPriority w:val="99"/>
    <w:semiHidden/>
    <w:rsid w:val="00512B7E"/>
    <w:rPr>
      <w:rFonts w:asciiTheme="minorHAnsi" w:eastAsiaTheme="minorHAnsi" w:hAnsiTheme="minorHAnsi" w:cstheme="minorBidi"/>
      <w:sz w:val="22"/>
      <w:szCs w:val="22"/>
      <w:lang w:eastAsia="en-US"/>
    </w:rPr>
  </w:style>
  <w:style w:type="character" w:customStyle="1" w:styleId="af8">
    <w:name w:val="Текст сноски Знак"/>
    <w:aliases w:val="Footnote Text Char Знак Знак Знак,Footnote Text Char Знак Знак1,Footnote Text Char Знак Знак Знак Знак Знак, Знак2 Знак,Footnote Text Char Знак Знак Знак Знак Char Char Знак,Текст сноски Знак Знак Знак1,Текст сноски Знак Знак Знак Знак"/>
    <w:basedOn w:val="a5"/>
    <w:link w:val="af7"/>
    <w:rsid w:val="000011A1"/>
  </w:style>
  <w:style w:type="character" w:customStyle="1" w:styleId="80">
    <w:name w:val="Заголовок 8 Знак"/>
    <w:basedOn w:val="a5"/>
    <w:link w:val="8"/>
    <w:rsid w:val="000011A1"/>
    <w:rPr>
      <w:i/>
      <w:iCs/>
      <w:sz w:val="24"/>
    </w:rPr>
  </w:style>
  <w:style w:type="character" w:customStyle="1" w:styleId="GOSTTableListMark10">
    <w:name w:val="_GOST_Table_List_Mark_1 Знак"/>
    <w:link w:val="GOSTTableListMark1"/>
    <w:locked/>
    <w:rsid w:val="00512B7E"/>
    <w:rPr>
      <w:sz w:val="22"/>
    </w:rPr>
  </w:style>
  <w:style w:type="character" w:customStyle="1" w:styleId="1b">
    <w:name w:val="Неразрешенное упоминание1"/>
    <w:basedOn w:val="a5"/>
    <w:uiPriority w:val="99"/>
    <w:semiHidden/>
    <w:unhideWhenUsed/>
    <w:rsid w:val="00512B7E"/>
    <w:rPr>
      <w:color w:val="605E5C"/>
      <w:shd w:val="clear" w:color="auto" w:fill="E1DFDD"/>
    </w:rPr>
  </w:style>
  <w:style w:type="character" w:styleId="afffff">
    <w:name w:val="endnote reference"/>
    <w:basedOn w:val="a5"/>
    <w:semiHidden/>
    <w:unhideWhenUsed/>
    <w:rsid w:val="005C6BDA"/>
    <w:rPr>
      <w:vertAlign w:val="superscript"/>
    </w:rPr>
  </w:style>
  <w:style w:type="character" w:customStyle="1" w:styleId="2f7">
    <w:name w:val="Неразрешенное упоминание2"/>
    <w:basedOn w:val="a5"/>
    <w:uiPriority w:val="99"/>
    <w:semiHidden/>
    <w:unhideWhenUsed/>
    <w:rsid w:val="00BD6B85"/>
    <w:rPr>
      <w:color w:val="605E5C"/>
      <w:shd w:val="clear" w:color="auto" w:fill="E1DFDD"/>
    </w:rPr>
  </w:style>
  <w:style w:type="character" w:customStyle="1" w:styleId="inline-comment-marker">
    <w:name w:val="inline-comment-marker"/>
    <w:basedOn w:val="a5"/>
    <w:rsid w:val="00285168"/>
  </w:style>
  <w:style w:type="character" w:customStyle="1" w:styleId="3f4">
    <w:name w:val="Неразрешенное упоминание3"/>
    <w:basedOn w:val="a5"/>
    <w:uiPriority w:val="99"/>
    <w:semiHidden/>
    <w:unhideWhenUsed/>
    <w:rsid w:val="00371D61"/>
    <w:rPr>
      <w:color w:val="605E5C"/>
      <w:shd w:val="clear" w:color="auto" w:fill="E1DFDD"/>
    </w:rPr>
  </w:style>
  <w:style w:type="character" w:customStyle="1" w:styleId="4b">
    <w:name w:val="Неразрешенное упоминание4"/>
    <w:basedOn w:val="a5"/>
    <w:uiPriority w:val="99"/>
    <w:semiHidden/>
    <w:unhideWhenUsed/>
    <w:rsid w:val="00BC2D27"/>
    <w:rPr>
      <w:color w:val="605E5C"/>
      <w:shd w:val="clear" w:color="auto" w:fill="E1DFDD"/>
    </w:rPr>
  </w:style>
  <w:style w:type="character" w:customStyle="1" w:styleId="expand-control-text">
    <w:name w:val="expand-control-text"/>
    <w:basedOn w:val="a5"/>
    <w:rsid w:val="00260180"/>
  </w:style>
  <w:style w:type="character" w:customStyle="1" w:styleId="UnresolvedMention1">
    <w:name w:val="Unresolved Mention1"/>
    <w:basedOn w:val="a5"/>
    <w:uiPriority w:val="99"/>
    <w:semiHidden/>
    <w:unhideWhenUsed/>
    <w:rsid w:val="0090178E"/>
    <w:rPr>
      <w:color w:val="605E5C"/>
      <w:shd w:val="clear" w:color="auto" w:fill="E1DFDD"/>
    </w:rPr>
  </w:style>
  <w:style w:type="character" w:customStyle="1" w:styleId="error">
    <w:name w:val="error"/>
    <w:basedOn w:val="a5"/>
    <w:rsid w:val="00317084"/>
  </w:style>
  <w:style w:type="paragraph" w:customStyle="1" w:styleId="GOSTTableNum2">
    <w:name w:val="_GOST_Table_Num_2"/>
    <w:basedOn w:val="GOSTTableNum"/>
    <w:rsid w:val="000011A1"/>
    <w:pPr>
      <w:numPr>
        <w:ilvl w:val="1"/>
      </w:numPr>
    </w:pPr>
  </w:style>
  <w:style w:type="paragraph" w:customStyle="1" w:styleId="GOSTTableNum3">
    <w:name w:val="_GOST_Table_Num_3"/>
    <w:basedOn w:val="GOSTTableNum2"/>
    <w:qFormat/>
    <w:rsid w:val="000011A1"/>
    <w:pPr>
      <w:numPr>
        <w:ilvl w:val="2"/>
      </w:numPr>
    </w:pPr>
  </w:style>
  <w:style w:type="paragraph" w:customStyle="1" w:styleId="GOSTTableNum4">
    <w:name w:val="_GOST_Table_Num_4"/>
    <w:basedOn w:val="GOSTTableNum3"/>
    <w:rsid w:val="000011A1"/>
    <w:pPr>
      <w:numPr>
        <w:ilvl w:val="3"/>
      </w:numPr>
    </w:pPr>
  </w:style>
  <w:style w:type="paragraph" w:customStyle="1" w:styleId="GOSTTableNum5">
    <w:name w:val="_GOST_Table_Num_5"/>
    <w:basedOn w:val="GOSTTableNum4"/>
    <w:qFormat/>
    <w:rsid w:val="000011A1"/>
    <w:pPr>
      <w:numPr>
        <w:ilvl w:val="4"/>
      </w:numPr>
    </w:pPr>
  </w:style>
  <w:style w:type="paragraph" w:customStyle="1" w:styleId="GOSTTableNum6">
    <w:name w:val="_GOST_Table_Num_6"/>
    <w:basedOn w:val="GOSTTableNum5"/>
    <w:rsid w:val="000011A1"/>
    <w:pPr>
      <w:numPr>
        <w:ilvl w:val="5"/>
      </w:numPr>
    </w:pPr>
  </w:style>
  <w:style w:type="paragraph" w:customStyle="1" w:styleId="GOSTTableNum7">
    <w:name w:val="_GOST_Table_Num_7"/>
    <w:basedOn w:val="GOSTTableNum6"/>
    <w:qFormat/>
    <w:rsid w:val="000011A1"/>
    <w:pPr>
      <w:numPr>
        <w:ilvl w:val="6"/>
      </w:numPr>
    </w:pPr>
  </w:style>
  <w:style w:type="paragraph" w:customStyle="1" w:styleId="GOSTTitulfooter">
    <w:name w:val="_GOST_Titul_footer"/>
    <w:rsid w:val="000011A1"/>
    <w:pPr>
      <w:suppressAutoHyphens/>
      <w:jc w:val="center"/>
    </w:pPr>
    <w:rPr>
      <w:color w:val="292929"/>
      <w:sz w:val="28"/>
    </w:rPr>
  </w:style>
  <w:style w:type="paragraph" w:customStyle="1" w:styleId="GOSTTitulheader">
    <w:name w:val="_GOST_Titul_header"/>
    <w:rsid w:val="000011A1"/>
    <w:pPr>
      <w:suppressAutoHyphens/>
      <w:jc w:val="center"/>
    </w:pPr>
    <w:rPr>
      <w:b/>
      <w:caps/>
      <w:color w:val="404040"/>
      <w:sz w:val="24"/>
    </w:rPr>
  </w:style>
  <w:style w:type="character" w:customStyle="1" w:styleId="42">
    <w:name w:val="Заголовок 4 Знак"/>
    <w:aliases w:val="_GOST_4 Знак"/>
    <w:basedOn w:val="a5"/>
    <w:link w:val="41"/>
    <w:rsid w:val="000011A1"/>
    <w:rPr>
      <w:rFonts w:cs="Arial"/>
      <w:b/>
      <w:iCs/>
      <w:sz w:val="26"/>
      <w:szCs w:val="26"/>
    </w:rPr>
  </w:style>
  <w:style w:type="paragraph" w:customStyle="1" w:styleId="130">
    <w:name w:val="13"/>
    <w:basedOn w:val="a4"/>
    <w:next w:val="afffa"/>
    <w:qFormat/>
    <w:rsid w:val="005022F4"/>
    <w:pPr>
      <w:spacing w:before="240" w:after="60"/>
      <w:jc w:val="center"/>
      <w:outlineLvl w:val="0"/>
    </w:pPr>
    <w:rPr>
      <w:rFonts w:ascii="Arial" w:hAnsi="Arial" w:cs="Arial"/>
      <w:b/>
      <w:bCs/>
      <w:kern w:val="28"/>
      <w:sz w:val="32"/>
      <w:szCs w:val="32"/>
    </w:rPr>
  </w:style>
  <w:style w:type="paragraph" w:customStyle="1" w:styleId="120">
    <w:name w:val="12"/>
    <w:basedOn w:val="a4"/>
    <w:next w:val="afffa"/>
    <w:qFormat/>
    <w:rsid w:val="00CC1F96"/>
    <w:pPr>
      <w:spacing w:before="240" w:after="60"/>
      <w:jc w:val="center"/>
      <w:outlineLvl w:val="0"/>
    </w:pPr>
    <w:rPr>
      <w:rFonts w:ascii="Arial" w:hAnsi="Arial" w:cs="Arial"/>
      <w:b/>
      <w:bCs/>
      <w:kern w:val="28"/>
      <w:sz w:val="32"/>
      <w:szCs w:val="32"/>
    </w:rPr>
  </w:style>
  <w:style w:type="paragraph" w:customStyle="1" w:styleId="110">
    <w:name w:val="11"/>
    <w:basedOn w:val="a4"/>
    <w:next w:val="afffa"/>
    <w:qFormat/>
    <w:rsid w:val="00073EA7"/>
    <w:pPr>
      <w:spacing w:before="240" w:after="60"/>
      <w:jc w:val="center"/>
      <w:outlineLvl w:val="0"/>
    </w:pPr>
    <w:rPr>
      <w:rFonts w:ascii="Arial" w:hAnsi="Arial" w:cs="Arial"/>
      <w:b/>
      <w:bCs/>
      <w:kern w:val="28"/>
      <w:sz w:val="32"/>
      <w:szCs w:val="32"/>
    </w:rPr>
  </w:style>
  <w:style w:type="paragraph" w:customStyle="1" w:styleId="3f5">
    <w:name w:val="3"/>
    <w:basedOn w:val="a4"/>
    <w:next w:val="afffa"/>
    <w:qFormat/>
    <w:rsid w:val="000C5C1E"/>
    <w:pPr>
      <w:spacing w:before="240" w:after="60"/>
      <w:jc w:val="center"/>
      <w:outlineLvl w:val="0"/>
    </w:pPr>
    <w:rPr>
      <w:rFonts w:ascii="Arial" w:hAnsi="Arial" w:cs="Arial"/>
      <w:b/>
      <w:bCs/>
      <w:kern w:val="28"/>
      <w:sz w:val="32"/>
      <w:szCs w:val="32"/>
    </w:rPr>
  </w:style>
  <w:style w:type="paragraph" w:customStyle="1" w:styleId="2f8">
    <w:name w:val="2"/>
    <w:basedOn w:val="a4"/>
    <w:next w:val="afffa"/>
    <w:qFormat/>
    <w:rsid w:val="000C5C1E"/>
    <w:pPr>
      <w:spacing w:before="240" w:after="60"/>
      <w:jc w:val="center"/>
      <w:outlineLvl w:val="0"/>
    </w:pPr>
    <w:rPr>
      <w:rFonts w:ascii="Arial" w:hAnsi="Arial" w:cs="Arial"/>
      <w:b/>
      <w:bCs/>
      <w:kern w:val="28"/>
      <w:sz w:val="32"/>
      <w:szCs w:val="32"/>
    </w:rPr>
  </w:style>
  <w:style w:type="paragraph" w:customStyle="1" w:styleId="1c">
    <w:name w:val="1"/>
    <w:basedOn w:val="a4"/>
    <w:next w:val="afffa"/>
    <w:qFormat/>
    <w:rsid w:val="000C5C1E"/>
    <w:pPr>
      <w:spacing w:before="240" w:after="60"/>
      <w:jc w:val="center"/>
      <w:outlineLvl w:val="0"/>
    </w:pPr>
    <w:rPr>
      <w:rFonts w:ascii="Arial" w:hAnsi="Arial" w:cs="Arial"/>
      <w:b/>
      <w:bCs/>
      <w:kern w:val="28"/>
      <w:sz w:val="32"/>
      <w:szCs w:val="32"/>
    </w:rPr>
  </w:style>
  <w:style w:type="paragraph" w:customStyle="1" w:styleId="100">
    <w:name w:val="10"/>
    <w:basedOn w:val="a4"/>
    <w:next w:val="afffa"/>
    <w:qFormat/>
    <w:rsid w:val="00B636B3"/>
    <w:pPr>
      <w:spacing w:before="240" w:after="60"/>
      <w:jc w:val="center"/>
      <w:outlineLvl w:val="0"/>
    </w:pPr>
    <w:rPr>
      <w:rFonts w:ascii="Arial" w:hAnsi="Arial" w:cs="Arial"/>
      <w:b/>
      <w:bCs/>
      <w:kern w:val="28"/>
      <w:sz w:val="32"/>
      <w:szCs w:val="32"/>
    </w:rPr>
  </w:style>
  <w:style w:type="paragraph" w:customStyle="1" w:styleId="93">
    <w:name w:val="9"/>
    <w:basedOn w:val="a4"/>
    <w:next w:val="afffa"/>
    <w:qFormat/>
    <w:rsid w:val="004122F0"/>
    <w:pPr>
      <w:spacing w:before="240" w:after="60"/>
      <w:jc w:val="center"/>
      <w:outlineLvl w:val="0"/>
    </w:pPr>
    <w:rPr>
      <w:rFonts w:ascii="Arial" w:hAnsi="Arial" w:cs="Arial"/>
      <w:b/>
      <w:bCs/>
      <w:kern w:val="28"/>
      <w:sz w:val="32"/>
      <w:szCs w:val="32"/>
    </w:rPr>
  </w:style>
  <w:style w:type="paragraph" w:customStyle="1" w:styleId="84">
    <w:name w:val="8"/>
    <w:basedOn w:val="a4"/>
    <w:next w:val="afffa"/>
    <w:qFormat/>
    <w:rsid w:val="00C90D09"/>
    <w:pPr>
      <w:spacing w:before="240" w:after="60"/>
      <w:jc w:val="center"/>
      <w:outlineLvl w:val="0"/>
    </w:pPr>
    <w:rPr>
      <w:rFonts w:ascii="Arial" w:hAnsi="Arial" w:cs="Arial"/>
      <w:b/>
      <w:bCs/>
      <w:kern w:val="28"/>
      <w:sz w:val="32"/>
      <w:szCs w:val="32"/>
    </w:rPr>
  </w:style>
  <w:style w:type="paragraph" w:customStyle="1" w:styleId="74">
    <w:name w:val="7"/>
    <w:basedOn w:val="a4"/>
    <w:next w:val="afffa"/>
    <w:qFormat/>
    <w:rsid w:val="00855A09"/>
    <w:pPr>
      <w:spacing w:before="240" w:after="60"/>
      <w:jc w:val="center"/>
      <w:outlineLvl w:val="0"/>
    </w:pPr>
    <w:rPr>
      <w:rFonts w:ascii="Arial" w:hAnsi="Arial" w:cs="Arial"/>
      <w:b/>
      <w:bCs/>
      <w:kern w:val="28"/>
      <w:sz w:val="32"/>
      <w:szCs w:val="32"/>
    </w:rPr>
  </w:style>
  <w:style w:type="paragraph" w:customStyle="1" w:styleId="64">
    <w:name w:val="6"/>
    <w:basedOn w:val="a4"/>
    <w:next w:val="afffa"/>
    <w:qFormat/>
    <w:rsid w:val="00455C6A"/>
    <w:pPr>
      <w:spacing w:before="240" w:after="60"/>
      <w:jc w:val="center"/>
      <w:outlineLvl w:val="0"/>
    </w:pPr>
    <w:rPr>
      <w:rFonts w:ascii="Arial" w:hAnsi="Arial" w:cs="Arial"/>
      <w:b/>
      <w:bCs/>
      <w:kern w:val="28"/>
      <w:sz w:val="32"/>
      <w:szCs w:val="32"/>
    </w:rPr>
  </w:style>
  <w:style w:type="paragraph" w:customStyle="1" w:styleId="59">
    <w:name w:val="5"/>
    <w:basedOn w:val="a4"/>
    <w:next w:val="afffa"/>
    <w:qFormat/>
    <w:rsid w:val="00556B4B"/>
    <w:pPr>
      <w:spacing w:before="240" w:after="60"/>
      <w:jc w:val="center"/>
      <w:outlineLvl w:val="0"/>
    </w:pPr>
    <w:rPr>
      <w:rFonts w:ascii="Arial" w:hAnsi="Arial" w:cs="Arial"/>
      <w:b/>
      <w:bCs/>
      <w:kern w:val="28"/>
      <w:sz w:val="32"/>
      <w:szCs w:val="32"/>
    </w:rPr>
  </w:style>
  <w:style w:type="paragraph" w:customStyle="1" w:styleId="4c">
    <w:name w:val="4"/>
    <w:basedOn w:val="a4"/>
    <w:next w:val="afffa"/>
    <w:qFormat/>
    <w:rsid w:val="009709AD"/>
    <w:pPr>
      <w:spacing w:before="240" w:after="60"/>
      <w:jc w:val="center"/>
      <w:outlineLvl w:val="0"/>
    </w:pPr>
    <w:rPr>
      <w:rFonts w:ascii="Arial" w:hAnsi="Arial" w:cs="Arial"/>
      <w:b/>
      <w:bCs/>
      <w:kern w:val="28"/>
      <w:sz w:val="32"/>
      <w:szCs w:val="32"/>
    </w:rPr>
  </w:style>
  <w:style w:type="character" w:customStyle="1" w:styleId="52">
    <w:name w:val="Заголовок 5 Знак"/>
    <w:aliases w:val="_GOST_5 Знак"/>
    <w:basedOn w:val="a5"/>
    <w:link w:val="51"/>
    <w:rsid w:val="000011A1"/>
    <w:rPr>
      <w:b/>
      <w:bCs/>
      <w:sz w:val="24"/>
      <w:szCs w:val="24"/>
      <w:lang w:eastAsia="ko-KR"/>
    </w:rPr>
  </w:style>
  <w:style w:type="character" w:customStyle="1" w:styleId="60">
    <w:name w:val="Заголовок 6 Знак"/>
    <w:aliases w:val="_GOST_6 Знак"/>
    <w:basedOn w:val="a5"/>
    <w:link w:val="6"/>
    <w:rsid w:val="000011A1"/>
    <w:rPr>
      <w:b/>
      <w:i/>
      <w:sz w:val="24"/>
      <w:szCs w:val="22"/>
      <w:lang w:eastAsia="ko-KR"/>
    </w:rPr>
  </w:style>
  <w:style w:type="character" w:customStyle="1" w:styleId="70">
    <w:name w:val="Заголовок 7 Знак"/>
    <w:aliases w:val="_GOST_7 Знак"/>
    <w:basedOn w:val="a5"/>
    <w:link w:val="7"/>
    <w:rsid w:val="000011A1"/>
    <w:rPr>
      <w:i/>
      <w:sz w:val="24"/>
      <w:szCs w:val="22"/>
      <w:lang w:eastAsia="ko-KR"/>
    </w:rPr>
  </w:style>
  <w:style w:type="character" w:customStyle="1" w:styleId="90">
    <w:name w:val="Заголовок 9 Знак"/>
    <w:basedOn w:val="a5"/>
    <w:link w:val="9"/>
    <w:rsid w:val="000011A1"/>
    <w:rPr>
      <w:rFonts w:ascii="Arial" w:hAnsi="Arial"/>
      <w:sz w:val="22"/>
      <w:szCs w:val="22"/>
    </w:rPr>
  </w:style>
  <w:style w:type="paragraph" w:customStyle="1" w:styleId="GOSTListnum3Continue">
    <w:name w:val="_GOST_List_num3_Continue"/>
    <w:basedOn w:val="GOSTListnum2Continue"/>
    <w:rsid w:val="000011A1"/>
    <w:pPr>
      <w:ind w:left="2410"/>
    </w:pPr>
  </w:style>
  <w:style w:type="character" w:customStyle="1" w:styleId="af">
    <w:name w:val="Основной текст с отступом Знак"/>
    <w:basedOn w:val="a5"/>
    <w:link w:val="ae"/>
    <w:rsid w:val="000011A1"/>
    <w:rPr>
      <w:snapToGrid w:val="0"/>
    </w:rPr>
  </w:style>
  <w:style w:type="character" w:customStyle="1" w:styleId="27">
    <w:name w:val="Основной текст с отступом 2 Знак"/>
    <w:basedOn w:val="a5"/>
    <w:link w:val="26"/>
    <w:rsid w:val="000011A1"/>
    <w:rPr>
      <w:b/>
      <w:snapToGrid w:val="0"/>
    </w:rPr>
  </w:style>
  <w:style w:type="character" w:customStyle="1" w:styleId="af1">
    <w:name w:val="Схема документа Знак"/>
    <w:basedOn w:val="a5"/>
    <w:link w:val="af0"/>
    <w:rsid w:val="000011A1"/>
    <w:rPr>
      <w:rFonts w:ascii="Tahoma" w:hAnsi="Tahoma" w:cs="Tahoma"/>
      <w:shd w:val="clear" w:color="auto" w:fill="000080"/>
    </w:rPr>
  </w:style>
  <w:style w:type="character" w:customStyle="1" w:styleId="36">
    <w:name w:val="Основной текст 3 Знак"/>
    <w:basedOn w:val="a5"/>
    <w:link w:val="35"/>
    <w:rsid w:val="000011A1"/>
    <w:rPr>
      <w:sz w:val="16"/>
      <w:szCs w:val="16"/>
    </w:rPr>
  </w:style>
  <w:style w:type="paragraph" w:customStyle="1" w:styleId="GOSTListnormal6">
    <w:name w:val="_GOST_List_normal_6"/>
    <w:basedOn w:val="GOSTListnormal5"/>
    <w:rsid w:val="000011A1"/>
    <w:pPr>
      <w:ind w:left="2268"/>
    </w:pPr>
  </w:style>
  <w:style w:type="character" w:customStyle="1" w:styleId="1a">
    <w:name w:val="Текст примечания Знак1"/>
    <w:basedOn w:val="a5"/>
    <w:rsid w:val="000011A1"/>
  </w:style>
  <w:style w:type="character" w:customStyle="1" w:styleId="29">
    <w:name w:val="Основной текст 2 Знак"/>
    <w:basedOn w:val="a5"/>
    <w:link w:val="28"/>
    <w:rsid w:val="000011A1"/>
    <w:rPr>
      <w:sz w:val="24"/>
    </w:rPr>
  </w:style>
  <w:style w:type="character" w:customStyle="1" w:styleId="38">
    <w:name w:val="Основной текст с отступом 3 Знак"/>
    <w:basedOn w:val="a5"/>
    <w:link w:val="37"/>
    <w:rsid w:val="000011A1"/>
    <w:rPr>
      <w:sz w:val="16"/>
      <w:szCs w:val="16"/>
    </w:rPr>
  </w:style>
  <w:style w:type="character" w:customStyle="1" w:styleId="afb">
    <w:name w:val="Подзаголовок Знак"/>
    <w:basedOn w:val="a5"/>
    <w:link w:val="afa"/>
    <w:rsid w:val="000011A1"/>
    <w:rPr>
      <w:rFonts w:ascii="Arial" w:hAnsi="Arial" w:cs="Arial"/>
      <w:sz w:val="24"/>
    </w:rPr>
  </w:style>
  <w:style w:type="character" w:customStyle="1" w:styleId="afd">
    <w:name w:val="Приветствие Знак"/>
    <w:basedOn w:val="a5"/>
    <w:link w:val="afc"/>
    <w:rsid w:val="000011A1"/>
    <w:rPr>
      <w:sz w:val="24"/>
    </w:rPr>
  </w:style>
  <w:style w:type="character" w:customStyle="1" w:styleId="aff4">
    <w:name w:val="Текст Знак"/>
    <w:basedOn w:val="a5"/>
    <w:link w:val="aff3"/>
    <w:rsid w:val="000011A1"/>
    <w:rPr>
      <w:rFonts w:ascii="Courier New" w:hAnsi="Courier New" w:cs="Courier New"/>
    </w:rPr>
  </w:style>
  <w:style w:type="character" w:customStyle="1" w:styleId="aff8">
    <w:name w:val="Шапка Знак"/>
    <w:basedOn w:val="a5"/>
    <w:link w:val="aff7"/>
    <w:rsid w:val="000011A1"/>
    <w:rPr>
      <w:rFonts w:ascii="Arial" w:hAnsi="Arial" w:cs="Arial"/>
      <w:sz w:val="24"/>
      <w:shd w:val="pct20" w:color="auto" w:fill="auto"/>
    </w:rPr>
  </w:style>
  <w:style w:type="character" w:customStyle="1" w:styleId="affa">
    <w:name w:val="Электронная подпись Знак"/>
    <w:basedOn w:val="a5"/>
    <w:link w:val="aff9"/>
    <w:rsid w:val="000011A1"/>
    <w:rPr>
      <w:sz w:val="24"/>
    </w:rPr>
  </w:style>
  <w:style w:type="character" w:customStyle="1" w:styleId="affc">
    <w:name w:val="Подпись Знак"/>
    <w:basedOn w:val="a5"/>
    <w:link w:val="affb"/>
    <w:rsid w:val="000011A1"/>
    <w:rPr>
      <w:sz w:val="24"/>
    </w:rPr>
  </w:style>
  <w:style w:type="character" w:customStyle="1" w:styleId="HTML5">
    <w:name w:val="Адрес HTML Знак"/>
    <w:basedOn w:val="a5"/>
    <w:link w:val="HTML4"/>
    <w:rsid w:val="000011A1"/>
    <w:rPr>
      <w:i/>
      <w:iCs/>
      <w:sz w:val="24"/>
    </w:rPr>
  </w:style>
  <w:style w:type="character" w:customStyle="1" w:styleId="afff1">
    <w:name w:val="Дата Знак"/>
    <w:basedOn w:val="a5"/>
    <w:link w:val="afff0"/>
    <w:rsid w:val="000011A1"/>
    <w:rPr>
      <w:sz w:val="24"/>
    </w:rPr>
  </w:style>
  <w:style w:type="character" w:customStyle="1" w:styleId="afff3">
    <w:name w:val="Заголовок записки Знак"/>
    <w:basedOn w:val="a5"/>
    <w:link w:val="afff2"/>
    <w:rsid w:val="000011A1"/>
    <w:rPr>
      <w:sz w:val="24"/>
    </w:rPr>
  </w:style>
  <w:style w:type="character" w:customStyle="1" w:styleId="afff7">
    <w:name w:val="Основной текст Знак"/>
    <w:basedOn w:val="a5"/>
    <w:link w:val="afff6"/>
    <w:rsid w:val="000011A1"/>
    <w:rPr>
      <w:sz w:val="24"/>
    </w:rPr>
  </w:style>
  <w:style w:type="character" w:customStyle="1" w:styleId="afff9">
    <w:name w:val="Красная строка Знак"/>
    <w:basedOn w:val="afff7"/>
    <w:link w:val="afff8"/>
    <w:rsid w:val="000011A1"/>
    <w:rPr>
      <w:sz w:val="24"/>
    </w:rPr>
  </w:style>
  <w:style w:type="character" w:customStyle="1" w:styleId="2f4">
    <w:name w:val="Красная строка 2 Знак"/>
    <w:basedOn w:val="af"/>
    <w:link w:val="2f3"/>
    <w:rsid w:val="000011A1"/>
    <w:rPr>
      <w:snapToGrid/>
      <w:sz w:val="24"/>
      <w:szCs w:val="24"/>
    </w:rPr>
  </w:style>
  <w:style w:type="character" w:customStyle="1" w:styleId="afffb">
    <w:name w:val="Заголовок Знак"/>
    <w:basedOn w:val="a5"/>
    <w:link w:val="afffa"/>
    <w:rsid w:val="000011A1"/>
    <w:rPr>
      <w:rFonts w:ascii="Arial" w:hAnsi="Arial" w:cs="Arial"/>
      <w:b/>
      <w:bCs/>
      <w:kern w:val="28"/>
      <w:sz w:val="32"/>
      <w:szCs w:val="32"/>
    </w:rPr>
  </w:style>
  <w:style w:type="paragraph" w:customStyle="1" w:styleId="GOSTListnum1">
    <w:name w:val="_GOST_List_num1"/>
    <w:rsid w:val="000011A1"/>
    <w:pPr>
      <w:numPr>
        <w:numId w:val="24"/>
      </w:numPr>
      <w:tabs>
        <w:tab w:val="left" w:pos="992"/>
      </w:tabs>
      <w:spacing w:before="120" w:after="120"/>
      <w:contextualSpacing/>
      <w:jc w:val="both"/>
    </w:pPr>
    <w:rPr>
      <w:sz w:val="24"/>
    </w:rPr>
  </w:style>
  <w:style w:type="paragraph" w:customStyle="1" w:styleId="GOSTListmark6">
    <w:name w:val="_GOST_List_mark6"/>
    <w:basedOn w:val="GOSTListmark5"/>
    <w:rsid w:val="000011A1"/>
    <w:pPr>
      <w:tabs>
        <w:tab w:val="clear" w:pos="1985"/>
        <w:tab w:val="left" w:pos="2268"/>
      </w:tabs>
      <w:ind w:left="2269"/>
    </w:pPr>
  </w:style>
  <w:style w:type="paragraph" w:customStyle="1" w:styleId="GOSTListnormal7">
    <w:name w:val="_GOST_List_normal_7"/>
    <w:basedOn w:val="GOSTListnormal6"/>
    <w:rsid w:val="000011A1"/>
    <w:pPr>
      <w:ind w:left="2552"/>
    </w:pPr>
  </w:style>
  <w:style w:type="paragraph" w:customStyle="1" w:styleId="GOSTNormalWithoutBold">
    <w:name w:val="_GOST_Normal_Without_Bold"/>
    <w:basedOn w:val="GOSTNormalWithout"/>
    <w:rsid w:val="000011A1"/>
    <w:rPr>
      <w:b/>
    </w:rPr>
  </w:style>
  <w:style w:type="paragraph" w:customStyle="1" w:styleId="GOSTListmark7">
    <w:name w:val="_GOST_List_mark7"/>
    <w:basedOn w:val="GOSTListmark6"/>
    <w:rsid w:val="000011A1"/>
    <w:pPr>
      <w:tabs>
        <w:tab w:val="clear" w:pos="2268"/>
        <w:tab w:val="left" w:pos="2552"/>
      </w:tabs>
      <w:ind w:left="2552"/>
    </w:pPr>
  </w:style>
  <w:style w:type="paragraph" w:customStyle="1" w:styleId="GOSTListnum1Continue">
    <w:name w:val="_GOST_List_num1_Continue"/>
    <w:basedOn w:val="a4"/>
    <w:rsid w:val="000011A1"/>
    <w:pPr>
      <w:ind w:left="992" w:firstLine="0"/>
    </w:pPr>
    <w:rPr>
      <w:snapToGrid w:val="0"/>
      <w:lang w:val="en-US"/>
    </w:rPr>
  </w:style>
  <w:style w:type="paragraph" w:customStyle="1" w:styleId="GOSTListnum2Continue">
    <w:name w:val="_GOST_List_num2_Continue"/>
    <w:basedOn w:val="GOSTListnum1Continue"/>
    <w:rsid w:val="000011A1"/>
    <w:pPr>
      <w:ind w:left="1559"/>
    </w:pPr>
  </w:style>
  <w:style w:type="paragraph" w:customStyle="1" w:styleId="GOSTListnum4Continue">
    <w:name w:val="_GOST_List_num4_Continue"/>
    <w:basedOn w:val="GOSTListnum3Continue"/>
    <w:rsid w:val="000011A1"/>
    <w:pPr>
      <w:ind w:left="3260"/>
    </w:pPr>
  </w:style>
  <w:style w:type="character" w:customStyle="1" w:styleId="GOSTNameTable0">
    <w:name w:val="_GOST_Name_Table Знак"/>
    <w:link w:val="GOSTNameTable"/>
    <w:locked/>
    <w:rsid w:val="001B2F8E"/>
    <w:rPr>
      <w:b/>
      <w:noProof/>
      <w:sz w:val="24"/>
    </w:rPr>
  </w:style>
  <w:style w:type="character" w:customStyle="1" w:styleId="html-attribute-value">
    <w:name w:val="html-attribute-value"/>
    <w:basedOn w:val="a5"/>
    <w:rsid w:val="001B2F8E"/>
  </w:style>
  <w:style w:type="numbering" w:customStyle="1" w:styleId="1111112">
    <w:name w:val="1 / 1.1 / 1.1.12"/>
    <w:basedOn w:val="a7"/>
    <w:next w:val="111111"/>
    <w:semiHidden/>
    <w:rsid w:val="009B5A4A"/>
  </w:style>
  <w:style w:type="character" w:customStyle="1" w:styleId="5a">
    <w:name w:val="Неразрешенное упоминание5"/>
    <w:basedOn w:val="a5"/>
    <w:uiPriority w:val="99"/>
    <w:semiHidden/>
    <w:unhideWhenUsed/>
    <w:rsid w:val="00397D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45123">
      <w:bodyDiv w:val="1"/>
      <w:marLeft w:val="0"/>
      <w:marRight w:val="0"/>
      <w:marTop w:val="0"/>
      <w:marBottom w:val="0"/>
      <w:divBdr>
        <w:top w:val="none" w:sz="0" w:space="0" w:color="auto"/>
        <w:left w:val="none" w:sz="0" w:space="0" w:color="auto"/>
        <w:bottom w:val="none" w:sz="0" w:space="0" w:color="auto"/>
        <w:right w:val="none" w:sz="0" w:space="0" w:color="auto"/>
      </w:divBdr>
    </w:div>
    <w:div w:id="18750499">
      <w:bodyDiv w:val="1"/>
      <w:marLeft w:val="0"/>
      <w:marRight w:val="0"/>
      <w:marTop w:val="0"/>
      <w:marBottom w:val="0"/>
      <w:divBdr>
        <w:top w:val="none" w:sz="0" w:space="0" w:color="auto"/>
        <w:left w:val="none" w:sz="0" w:space="0" w:color="auto"/>
        <w:bottom w:val="none" w:sz="0" w:space="0" w:color="auto"/>
        <w:right w:val="none" w:sz="0" w:space="0" w:color="auto"/>
      </w:divBdr>
    </w:div>
    <w:div w:id="21827328">
      <w:bodyDiv w:val="1"/>
      <w:marLeft w:val="0"/>
      <w:marRight w:val="0"/>
      <w:marTop w:val="0"/>
      <w:marBottom w:val="0"/>
      <w:divBdr>
        <w:top w:val="none" w:sz="0" w:space="0" w:color="auto"/>
        <w:left w:val="none" w:sz="0" w:space="0" w:color="auto"/>
        <w:bottom w:val="none" w:sz="0" w:space="0" w:color="auto"/>
        <w:right w:val="none" w:sz="0" w:space="0" w:color="auto"/>
      </w:divBdr>
    </w:div>
    <w:div w:id="24647552">
      <w:bodyDiv w:val="1"/>
      <w:marLeft w:val="0"/>
      <w:marRight w:val="0"/>
      <w:marTop w:val="0"/>
      <w:marBottom w:val="0"/>
      <w:divBdr>
        <w:top w:val="none" w:sz="0" w:space="0" w:color="auto"/>
        <w:left w:val="none" w:sz="0" w:space="0" w:color="auto"/>
        <w:bottom w:val="none" w:sz="0" w:space="0" w:color="auto"/>
        <w:right w:val="none" w:sz="0" w:space="0" w:color="auto"/>
      </w:divBdr>
    </w:div>
    <w:div w:id="47926682">
      <w:bodyDiv w:val="1"/>
      <w:marLeft w:val="0"/>
      <w:marRight w:val="0"/>
      <w:marTop w:val="0"/>
      <w:marBottom w:val="0"/>
      <w:divBdr>
        <w:top w:val="none" w:sz="0" w:space="0" w:color="auto"/>
        <w:left w:val="none" w:sz="0" w:space="0" w:color="auto"/>
        <w:bottom w:val="none" w:sz="0" w:space="0" w:color="auto"/>
        <w:right w:val="none" w:sz="0" w:space="0" w:color="auto"/>
      </w:divBdr>
    </w:div>
    <w:div w:id="72512914">
      <w:bodyDiv w:val="1"/>
      <w:marLeft w:val="0"/>
      <w:marRight w:val="0"/>
      <w:marTop w:val="0"/>
      <w:marBottom w:val="0"/>
      <w:divBdr>
        <w:top w:val="none" w:sz="0" w:space="0" w:color="auto"/>
        <w:left w:val="none" w:sz="0" w:space="0" w:color="auto"/>
        <w:bottom w:val="none" w:sz="0" w:space="0" w:color="auto"/>
        <w:right w:val="none" w:sz="0" w:space="0" w:color="auto"/>
      </w:divBdr>
    </w:div>
    <w:div w:id="120848555">
      <w:bodyDiv w:val="1"/>
      <w:marLeft w:val="0"/>
      <w:marRight w:val="0"/>
      <w:marTop w:val="0"/>
      <w:marBottom w:val="0"/>
      <w:divBdr>
        <w:top w:val="none" w:sz="0" w:space="0" w:color="auto"/>
        <w:left w:val="none" w:sz="0" w:space="0" w:color="auto"/>
        <w:bottom w:val="none" w:sz="0" w:space="0" w:color="auto"/>
        <w:right w:val="none" w:sz="0" w:space="0" w:color="auto"/>
      </w:divBdr>
    </w:div>
    <w:div w:id="122038060">
      <w:bodyDiv w:val="1"/>
      <w:marLeft w:val="0"/>
      <w:marRight w:val="0"/>
      <w:marTop w:val="0"/>
      <w:marBottom w:val="0"/>
      <w:divBdr>
        <w:top w:val="none" w:sz="0" w:space="0" w:color="auto"/>
        <w:left w:val="none" w:sz="0" w:space="0" w:color="auto"/>
        <w:bottom w:val="none" w:sz="0" w:space="0" w:color="auto"/>
        <w:right w:val="none" w:sz="0" w:space="0" w:color="auto"/>
      </w:divBdr>
    </w:div>
    <w:div w:id="127171327">
      <w:bodyDiv w:val="1"/>
      <w:marLeft w:val="0"/>
      <w:marRight w:val="0"/>
      <w:marTop w:val="0"/>
      <w:marBottom w:val="0"/>
      <w:divBdr>
        <w:top w:val="none" w:sz="0" w:space="0" w:color="auto"/>
        <w:left w:val="none" w:sz="0" w:space="0" w:color="auto"/>
        <w:bottom w:val="none" w:sz="0" w:space="0" w:color="auto"/>
        <w:right w:val="none" w:sz="0" w:space="0" w:color="auto"/>
      </w:divBdr>
    </w:div>
    <w:div w:id="140661397">
      <w:bodyDiv w:val="1"/>
      <w:marLeft w:val="0"/>
      <w:marRight w:val="0"/>
      <w:marTop w:val="0"/>
      <w:marBottom w:val="0"/>
      <w:divBdr>
        <w:top w:val="none" w:sz="0" w:space="0" w:color="auto"/>
        <w:left w:val="none" w:sz="0" w:space="0" w:color="auto"/>
        <w:bottom w:val="none" w:sz="0" w:space="0" w:color="auto"/>
        <w:right w:val="none" w:sz="0" w:space="0" w:color="auto"/>
      </w:divBdr>
    </w:div>
    <w:div w:id="148055258">
      <w:bodyDiv w:val="1"/>
      <w:marLeft w:val="0"/>
      <w:marRight w:val="0"/>
      <w:marTop w:val="0"/>
      <w:marBottom w:val="0"/>
      <w:divBdr>
        <w:top w:val="none" w:sz="0" w:space="0" w:color="auto"/>
        <w:left w:val="none" w:sz="0" w:space="0" w:color="auto"/>
        <w:bottom w:val="none" w:sz="0" w:space="0" w:color="auto"/>
        <w:right w:val="none" w:sz="0" w:space="0" w:color="auto"/>
      </w:divBdr>
    </w:div>
    <w:div w:id="151993236">
      <w:bodyDiv w:val="1"/>
      <w:marLeft w:val="0"/>
      <w:marRight w:val="0"/>
      <w:marTop w:val="0"/>
      <w:marBottom w:val="0"/>
      <w:divBdr>
        <w:top w:val="none" w:sz="0" w:space="0" w:color="auto"/>
        <w:left w:val="none" w:sz="0" w:space="0" w:color="auto"/>
        <w:bottom w:val="none" w:sz="0" w:space="0" w:color="auto"/>
        <w:right w:val="none" w:sz="0" w:space="0" w:color="auto"/>
      </w:divBdr>
    </w:div>
    <w:div w:id="160702848">
      <w:bodyDiv w:val="1"/>
      <w:marLeft w:val="0"/>
      <w:marRight w:val="0"/>
      <w:marTop w:val="0"/>
      <w:marBottom w:val="0"/>
      <w:divBdr>
        <w:top w:val="none" w:sz="0" w:space="0" w:color="auto"/>
        <w:left w:val="none" w:sz="0" w:space="0" w:color="auto"/>
        <w:bottom w:val="none" w:sz="0" w:space="0" w:color="auto"/>
        <w:right w:val="none" w:sz="0" w:space="0" w:color="auto"/>
      </w:divBdr>
    </w:div>
    <w:div w:id="172182718">
      <w:bodyDiv w:val="1"/>
      <w:marLeft w:val="0"/>
      <w:marRight w:val="0"/>
      <w:marTop w:val="0"/>
      <w:marBottom w:val="0"/>
      <w:divBdr>
        <w:top w:val="none" w:sz="0" w:space="0" w:color="auto"/>
        <w:left w:val="none" w:sz="0" w:space="0" w:color="auto"/>
        <w:bottom w:val="none" w:sz="0" w:space="0" w:color="auto"/>
        <w:right w:val="none" w:sz="0" w:space="0" w:color="auto"/>
      </w:divBdr>
    </w:div>
    <w:div w:id="194738691">
      <w:bodyDiv w:val="1"/>
      <w:marLeft w:val="0"/>
      <w:marRight w:val="0"/>
      <w:marTop w:val="0"/>
      <w:marBottom w:val="0"/>
      <w:divBdr>
        <w:top w:val="none" w:sz="0" w:space="0" w:color="auto"/>
        <w:left w:val="none" w:sz="0" w:space="0" w:color="auto"/>
        <w:bottom w:val="none" w:sz="0" w:space="0" w:color="auto"/>
        <w:right w:val="none" w:sz="0" w:space="0" w:color="auto"/>
      </w:divBdr>
    </w:div>
    <w:div w:id="202911326">
      <w:bodyDiv w:val="1"/>
      <w:marLeft w:val="0"/>
      <w:marRight w:val="0"/>
      <w:marTop w:val="0"/>
      <w:marBottom w:val="0"/>
      <w:divBdr>
        <w:top w:val="none" w:sz="0" w:space="0" w:color="auto"/>
        <w:left w:val="none" w:sz="0" w:space="0" w:color="auto"/>
        <w:bottom w:val="none" w:sz="0" w:space="0" w:color="auto"/>
        <w:right w:val="none" w:sz="0" w:space="0" w:color="auto"/>
      </w:divBdr>
    </w:div>
    <w:div w:id="244846533">
      <w:bodyDiv w:val="1"/>
      <w:marLeft w:val="0"/>
      <w:marRight w:val="0"/>
      <w:marTop w:val="0"/>
      <w:marBottom w:val="0"/>
      <w:divBdr>
        <w:top w:val="none" w:sz="0" w:space="0" w:color="auto"/>
        <w:left w:val="none" w:sz="0" w:space="0" w:color="auto"/>
        <w:bottom w:val="none" w:sz="0" w:space="0" w:color="auto"/>
        <w:right w:val="none" w:sz="0" w:space="0" w:color="auto"/>
      </w:divBdr>
    </w:div>
    <w:div w:id="255482535">
      <w:bodyDiv w:val="1"/>
      <w:marLeft w:val="0"/>
      <w:marRight w:val="0"/>
      <w:marTop w:val="0"/>
      <w:marBottom w:val="0"/>
      <w:divBdr>
        <w:top w:val="none" w:sz="0" w:space="0" w:color="auto"/>
        <w:left w:val="none" w:sz="0" w:space="0" w:color="auto"/>
        <w:bottom w:val="none" w:sz="0" w:space="0" w:color="auto"/>
        <w:right w:val="none" w:sz="0" w:space="0" w:color="auto"/>
      </w:divBdr>
    </w:div>
    <w:div w:id="294873148">
      <w:bodyDiv w:val="1"/>
      <w:marLeft w:val="0"/>
      <w:marRight w:val="0"/>
      <w:marTop w:val="0"/>
      <w:marBottom w:val="0"/>
      <w:divBdr>
        <w:top w:val="none" w:sz="0" w:space="0" w:color="auto"/>
        <w:left w:val="none" w:sz="0" w:space="0" w:color="auto"/>
        <w:bottom w:val="none" w:sz="0" w:space="0" w:color="auto"/>
        <w:right w:val="none" w:sz="0" w:space="0" w:color="auto"/>
      </w:divBdr>
    </w:div>
    <w:div w:id="302974740">
      <w:bodyDiv w:val="1"/>
      <w:marLeft w:val="0"/>
      <w:marRight w:val="0"/>
      <w:marTop w:val="0"/>
      <w:marBottom w:val="0"/>
      <w:divBdr>
        <w:top w:val="none" w:sz="0" w:space="0" w:color="auto"/>
        <w:left w:val="none" w:sz="0" w:space="0" w:color="auto"/>
        <w:bottom w:val="none" w:sz="0" w:space="0" w:color="auto"/>
        <w:right w:val="none" w:sz="0" w:space="0" w:color="auto"/>
      </w:divBdr>
    </w:div>
    <w:div w:id="304823867">
      <w:bodyDiv w:val="1"/>
      <w:marLeft w:val="0"/>
      <w:marRight w:val="0"/>
      <w:marTop w:val="0"/>
      <w:marBottom w:val="0"/>
      <w:divBdr>
        <w:top w:val="none" w:sz="0" w:space="0" w:color="auto"/>
        <w:left w:val="none" w:sz="0" w:space="0" w:color="auto"/>
        <w:bottom w:val="none" w:sz="0" w:space="0" w:color="auto"/>
        <w:right w:val="none" w:sz="0" w:space="0" w:color="auto"/>
      </w:divBdr>
    </w:div>
    <w:div w:id="316031784">
      <w:bodyDiv w:val="1"/>
      <w:marLeft w:val="0"/>
      <w:marRight w:val="0"/>
      <w:marTop w:val="0"/>
      <w:marBottom w:val="0"/>
      <w:divBdr>
        <w:top w:val="none" w:sz="0" w:space="0" w:color="auto"/>
        <w:left w:val="none" w:sz="0" w:space="0" w:color="auto"/>
        <w:bottom w:val="none" w:sz="0" w:space="0" w:color="auto"/>
        <w:right w:val="none" w:sz="0" w:space="0" w:color="auto"/>
      </w:divBdr>
    </w:div>
    <w:div w:id="318655009">
      <w:bodyDiv w:val="1"/>
      <w:marLeft w:val="0"/>
      <w:marRight w:val="0"/>
      <w:marTop w:val="0"/>
      <w:marBottom w:val="0"/>
      <w:divBdr>
        <w:top w:val="none" w:sz="0" w:space="0" w:color="auto"/>
        <w:left w:val="none" w:sz="0" w:space="0" w:color="auto"/>
        <w:bottom w:val="none" w:sz="0" w:space="0" w:color="auto"/>
        <w:right w:val="none" w:sz="0" w:space="0" w:color="auto"/>
      </w:divBdr>
    </w:div>
    <w:div w:id="343821767">
      <w:bodyDiv w:val="1"/>
      <w:marLeft w:val="0"/>
      <w:marRight w:val="0"/>
      <w:marTop w:val="0"/>
      <w:marBottom w:val="0"/>
      <w:divBdr>
        <w:top w:val="none" w:sz="0" w:space="0" w:color="auto"/>
        <w:left w:val="none" w:sz="0" w:space="0" w:color="auto"/>
        <w:bottom w:val="none" w:sz="0" w:space="0" w:color="auto"/>
        <w:right w:val="none" w:sz="0" w:space="0" w:color="auto"/>
      </w:divBdr>
    </w:div>
    <w:div w:id="405343587">
      <w:bodyDiv w:val="1"/>
      <w:marLeft w:val="0"/>
      <w:marRight w:val="0"/>
      <w:marTop w:val="0"/>
      <w:marBottom w:val="0"/>
      <w:divBdr>
        <w:top w:val="none" w:sz="0" w:space="0" w:color="auto"/>
        <w:left w:val="none" w:sz="0" w:space="0" w:color="auto"/>
        <w:bottom w:val="none" w:sz="0" w:space="0" w:color="auto"/>
        <w:right w:val="none" w:sz="0" w:space="0" w:color="auto"/>
      </w:divBdr>
    </w:div>
    <w:div w:id="427694695">
      <w:bodyDiv w:val="1"/>
      <w:marLeft w:val="0"/>
      <w:marRight w:val="0"/>
      <w:marTop w:val="0"/>
      <w:marBottom w:val="0"/>
      <w:divBdr>
        <w:top w:val="none" w:sz="0" w:space="0" w:color="auto"/>
        <w:left w:val="none" w:sz="0" w:space="0" w:color="auto"/>
        <w:bottom w:val="none" w:sz="0" w:space="0" w:color="auto"/>
        <w:right w:val="none" w:sz="0" w:space="0" w:color="auto"/>
      </w:divBdr>
    </w:div>
    <w:div w:id="445464759">
      <w:bodyDiv w:val="1"/>
      <w:marLeft w:val="0"/>
      <w:marRight w:val="0"/>
      <w:marTop w:val="0"/>
      <w:marBottom w:val="0"/>
      <w:divBdr>
        <w:top w:val="none" w:sz="0" w:space="0" w:color="auto"/>
        <w:left w:val="none" w:sz="0" w:space="0" w:color="auto"/>
        <w:bottom w:val="none" w:sz="0" w:space="0" w:color="auto"/>
        <w:right w:val="none" w:sz="0" w:space="0" w:color="auto"/>
      </w:divBdr>
    </w:div>
    <w:div w:id="466507724">
      <w:bodyDiv w:val="1"/>
      <w:marLeft w:val="0"/>
      <w:marRight w:val="0"/>
      <w:marTop w:val="0"/>
      <w:marBottom w:val="0"/>
      <w:divBdr>
        <w:top w:val="none" w:sz="0" w:space="0" w:color="auto"/>
        <w:left w:val="none" w:sz="0" w:space="0" w:color="auto"/>
        <w:bottom w:val="none" w:sz="0" w:space="0" w:color="auto"/>
        <w:right w:val="none" w:sz="0" w:space="0" w:color="auto"/>
      </w:divBdr>
    </w:div>
    <w:div w:id="476191034">
      <w:bodyDiv w:val="1"/>
      <w:marLeft w:val="0"/>
      <w:marRight w:val="0"/>
      <w:marTop w:val="0"/>
      <w:marBottom w:val="0"/>
      <w:divBdr>
        <w:top w:val="none" w:sz="0" w:space="0" w:color="auto"/>
        <w:left w:val="none" w:sz="0" w:space="0" w:color="auto"/>
        <w:bottom w:val="none" w:sz="0" w:space="0" w:color="auto"/>
        <w:right w:val="none" w:sz="0" w:space="0" w:color="auto"/>
      </w:divBdr>
    </w:div>
    <w:div w:id="481771631">
      <w:bodyDiv w:val="1"/>
      <w:marLeft w:val="0"/>
      <w:marRight w:val="0"/>
      <w:marTop w:val="0"/>
      <w:marBottom w:val="0"/>
      <w:divBdr>
        <w:top w:val="none" w:sz="0" w:space="0" w:color="auto"/>
        <w:left w:val="none" w:sz="0" w:space="0" w:color="auto"/>
        <w:bottom w:val="none" w:sz="0" w:space="0" w:color="auto"/>
        <w:right w:val="none" w:sz="0" w:space="0" w:color="auto"/>
      </w:divBdr>
    </w:div>
    <w:div w:id="486940855">
      <w:bodyDiv w:val="1"/>
      <w:marLeft w:val="0"/>
      <w:marRight w:val="0"/>
      <w:marTop w:val="0"/>
      <w:marBottom w:val="0"/>
      <w:divBdr>
        <w:top w:val="none" w:sz="0" w:space="0" w:color="auto"/>
        <w:left w:val="none" w:sz="0" w:space="0" w:color="auto"/>
        <w:bottom w:val="none" w:sz="0" w:space="0" w:color="auto"/>
        <w:right w:val="none" w:sz="0" w:space="0" w:color="auto"/>
      </w:divBdr>
    </w:div>
    <w:div w:id="494491807">
      <w:bodyDiv w:val="1"/>
      <w:marLeft w:val="0"/>
      <w:marRight w:val="0"/>
      <w:marTop w:val="0"/>
      <w:marBottom w:val="0"/>
      <w:divBdr>
        <w:top w:val="none" w:sz="0" w:space="0" w:color="auto"/>
        <w:left w:val="none" w:sz="0" w:space="0" w:color="auto"/>
        <w:bottom w:val="none" w:sz="0" w:space="0" w:color="auto"/>
        <w:right w:val="none" w:sz="0" w:space="0" w:color="auto"/>
      </w:divBdr>
    </w:div>
    <w:div w:id="505249281">
      <w:bodyDiv w:val="1"/>
      <w:marLeft w:val="0"/>
      <w:marRight w:val="0"/>
      <w:marTop w:val="0"/>
      <w:marBottom w:val="0"/>
      <w:divBdr>
        <w:top w:val="none" w:sz="0" w:space="0" w:color="auto"/>
        <w:left w:val="none" w:sz="0" w:space="0" w:color="auto"/>
        <w:bottom w:val="none" w:sz="0" w:space="0" w:color="auto"/>
        <w:right w:val="none" w:sz="0" w:space="0" w:color="auto"/>
      </w:divBdr>
    </w:div>
    <w:div w:id="533470420">
      <w:bodyDiv w:val="1"/>
      <w:marLeft w:val="0"/>
      <w:marRight w:val="0"/>
      <w:marTop w:val="0"/>
      <w:marBottom w:val="0"/>
      <w:divBdr>
        <w:top w:val="none" w:sz="0" w:space="0" w:color="auto"/>
        <w:left w:val="none" w:sz="0" w:space="0" w:color="auto"/>
        <w:bottom w:val="none" w:sz="0" w:space="0" w:color="auto"/>
        <w:right w:val="none" w:sz="0" w:space="0" w:color="auto"/>
      </w:divBdr>
    </w:div>
    <w:div w:id="534536681">
      <w:bodyDiv w:val="1"/>
      <w:marLeft w:val="0"/>
      <w:marRight w:val="0"/>
      <w:marTop w:val="0"/>
      <w:marBottom w:val="0"/>
      <w:divBdr>
        <w:top w:val="none" w:sz="0" w:space="0" w:color="auto"/>
        <w:left w:val="none" w:sz="0" w:space="0" w:color="auto"/>
        <w:bottom w:val="none" w:sz="0" w:space="0" w:color="auto"/>
        <w:right w:val="none" w:sz="0" w:space="0" w:color="auto"/>
      </w:divBdr>
    </w:div>
    <w:div w:id="545530140">
      <w:bodyDiv w:val="1"/>
      <w:marLeft w:val="0"/>
      <w:marRight w:val="0"/>
      <w:marTop w:val="0"/>
      <w:marBottom w:val="0"/>
      <w:divBdr>
        <w:top w:val="none" w:sz="0" w:space="0" w:color="auto"/>
        <w:left w:val="none" w:sz="0" w:space="0" w:color="auto"/>
        <w:bottom w:val="none" w:sz="0" w:space="0" w:color="auto"/>
        <w:right w:val="none" w:sz="0" w:space="0" w:color="auto"/>
      </w:divBdr>
    </w:div>
    <w:div w:id="545876120">
      <w:bodyDiv w:val="1"/>
      <w:marLeft w:val="0"/>
      <w:marRight w:val="0"/>
      <w:marTop w:val="0"/>
      <w:marBottom w:val="0"/>
      <w:divBdr>
        <w:top w:val="none" w:sz="0" w:space="0" w:color="auto"/>
        <w:left w:val="none" w:sz="0" w:space="0" w:color="auto"/>
        <w:bottom w:val="none" w:sz="0" w:space="0" w:color="auto"/>
        <w:right w:val="none" w:sz="0" w:space="0" w:color="auto"/>
      </w:divBdr>
    </w:div>
    <w:div w:id="618337652">
      <w:bodyDiv w:val="1"/>
      <w:marLeft w:val="0"/>
      <w:marRight w:val="0"/>
      <w:marTop w:val="0"/>
      <w:marBottom w:val="0"/>
      <w:divBdr>
        <w:top w:val="none" w:sz="0" w:space="0" w:color="auto"/>
        <w:left w:val="none" w:sz="0" w:space="0" w:color="auto"/>
        <w:bottom w:val="none" w:sz="0" w:space="0" w:color="auto"/>
        <w:right w:val="none" w:sz="0" w:space="0" w:color="auto"/>
      </w:divBdr>
    </w:div>
    <w:div w:id="633564103">
      <w:bodyDiv w:val="1"/>
      <w:marLeft w:val="0"/>
      <w:marRight w:val="0"/>
      <w:marTop w:val="0"/>
      <w:marBottom w:val="0"/>
      <w:divBdr>
        <w:top w:val="none" w:sz="0" w:space="0" w:color="auto"/>
        <w:left w:val="none" w:sz="0" w:space="0" w:color="auto"/>
        <w:bottom w:val="none" w:sz="0" w:space="0" w:color="auto"/>
        <w:right w:val="none" w:sz="0" w:space="0" w:color="auto"/>
      </w:divBdr>
    </w:div>
    <w:div w:id="656685913">
      <w:bodyDiv w:val="1"/>
      <w:marLeft w:val="0"/>
      <w:marRight w:val="0"/>
      <w:marTop w:val="0"/>
      <w:marBottom w:val="0"/>
      <w:divBdr>
        <w:top w:val="none" w:sz="0" w:space="0" w:color="auto"/>
        <w:left w:val="none" w:sz="0" w:space="0" w:color="auto"/>
        <w:bottom w:val="none" w:sz="0" w:space="0" w:color="auto"/>
        <w:right w:val="none" w:sz="0" w:space="0" w:color="auto"/>
      </w:divBdr>
    </w:div>
    <w:div w:id="665785207">
      <w:bodyDiv w:val="1"/>
      <w:marLeft w:val="0"/>
      <w:marRight w:val="0"/>
      <w:marTop w:val="0"/>
      <w:marBottom w:val="0"/>
      <w:divBdr>
        <w:top w:val="none" w:sz="0" w:space="0" w:color="auto"/>
        <w:left w:val="none" w:sz="0" w:space="0" w:color="auto"/>
        <w:bottom w:val="none" w:sz="0" w:space="0" w:color="auto"/>
        <w:right w:val="none" w:sz="0" w:space="0" w:color="auto"/>
      </w:divBdr>
    </w:div>
    <w:div w:id="670257654">
      <w:bodyDiv w:val="1"/>
      <w:marLeft w:val="0"/>
      <w:marRight w:val="0"/>
      <w:marTop w:val="0"/>
      <w:marBottom w:val="0"/>
      <w:divBdr>
        <w:top w:val="none" w:sz="0" w:space="0" w:color="auto"/>
        <w:left w:val="none" w:sz="0" w:space="0" w:color="auto"/>
        <w:bottom w:val="none" w:sz="0" w:space="0" w:color="auto"/>
        <w:right w:val="none" w:sz="0" w:space="0" w:color="auto"/>
      </w:divBdr>
    </w:div>
    <w:div w:id="670716048">
      <w:bodyDiv w:val="1"/>
      <w:marLeft w:val="0"/>
      <w:marRight w:val="0"/>
      <w:marTop w:val="0"/>
      <w:marBottom w:val="0"/>
      <w:divBdr>
        <w:top w:val="none" w:sz="0" w:space="0" w:color="auto"/>
        <w:left w:val="none" w:sz="0" w:space="0" w:color="auto"/>
        <w:bottom w:val="none" w:sz="0" w:space="0" w:color="auto"/>
        <w:right w:val="none" w:sz="0" w:space="0" w:color="auto"/>
      </w:divBdr>
    </w:div>
    <w:div w:id="678699225">
      <w:bodyDiv w:val="1"/>
      <w:marLeft w:val="0"/>
      <w:marRight w:val="0"/>
      <w:marTop w:val="0"/>
      <w:marBottom w:val="0"/>
      <w:divBdr>
        <w:top w:val="none" w:sz="0" w:space="0" w:color="auto"/>
        <w:left w:val="none" w:sz="0" w:space="0" w:color="auto"/>
        <w:bottom w:val="none" w:sz="0" w:space="0" w:color="auto"/>
        <w:right w:val="none" w:sz="0" w:space="0" w:color="auto"/>
      </w:divBdr>
    </w:div>
    <w:div w:id="684399804">
      <w:bodyDiv w:val="1"/>
      <w:marLeft w:val="0"/>
      <w:marRight w:val="0"/>
      <w:marTop w:val="0"/>
      <w:marBottom w:val="0"/>
      <w:divBdr>
        <w:top w:val="none" w:sz="0" w:space="0" w:color="auto"/>
        <w:left w:val="none" w:sz="0" w:space="0" w:color="auto"/>
        <w:bottom w:val="none" w:sz="0" w:space="0" w:color="auto"/>
        <w:right w:val="none" w:sz="0" w:space="0" w:color="auto"/>
      </w:divBdr>
    </w:div>
    <w:div w:id="698815483">
      <w:bodyDiv w:val="1"/>
      <w:marLeft w:val="0"/>
      <w:marRight w:val="0"/>
      <w:marTop w:val="0"/>
      <w:marBottom w:val="0"/>
      <w:divBdr>
        <w:top w:val="none" w:sz="0" w:space="0" w:color="auto"/>
        <w:left w:val="none" w:sz="0" w:space="0" w:color="auto"/>
        <w:bottom w:val="none" w:sz="0" w:space="0" w:color="auto"/>
        <w:right w:val="none" w:sz="0" w:space="0" w:color="auto"/>
      </w:divBdr>
    </w:div>
    <w:div w:id="705328287">
      <w:bodyDiv w:val="1"/>
      <w:marLeft w:val="0"/>
      <w:marRight w:val="0"/>
      <w:marTop w:val="0"/>
      <w:marBottom w:val="0"/>
      <w:divBdr>
        <w:top w:val="none" w:sz="0" w:space="0" w:color="auto"/>
        <w:left w:val="none" w:sz="0" w:space="0" w:color="auto"/>
        <w:bottom w:val="none" w:sz="0" w:space="0" w:color="auto"/>
        <w:right w:val="none" w:sz="0" w:space="0" w:color="auto"/>
      </w:divBdr>
    </w:div>
    <w:div w:id="706417266">
      <w:bodyDiv w:val="1"/>
      <w:marLeft w:val="0"/>
      <w:marRight w:val="0"/>
      <w:marTop w:val="0"/>
      <w:marBottom w:val="0"/>
      <w:divBdr>
        <w:top w:val="none" w:sz="0" w:space="0" w:color="auto"/>
        <w:left w:val="none" w:sz="0" w:space="0" w:color="auto"/>
        <w:bottom w:val="none" w:sz="0" w:space="0" w:color="auto"/>
        <w:right w:val="none" w:sz="0" w:space="0" w:color="auto"/>
      </w:divBdr>
    </w:div>
    <w:div w:id="717703672">
      <w:bodyDiv w:val="1"/>
      <w:marLeft w:val="0"/>
      <w:marRight w:val="0"/>
      <w:marTop w:val="0"/>
      <w:marBottom w:val="0"/>
      <w:divBdr>
        <w:top w:val="none" w:sz="0" w:space="0" w:color="auto"/>
        <w:left w:val="none" w:sz="0" w:space="0" w:color="auto"/>
        <w:bottom w:val="none" w:sz="0" w:space="0" w:color="auto"/>
        <w:right w:val="none" w:sz="0" w:space="0" w:color="auto"/>
      </w:divBdr>
      <w:divsChild>
        <w:div w:id="158741582">
          <w:marLeft w:val="0"/>
          <w:marRight w:val="0"/>
          <w:marTop w:val="0"/>
          <w:marBottom w:val="0"/>
          <w:divBdr>
            <w:top w:val="none" w:sz="0" w:space="0" w:color="auto"/>
            <w:left w:val="none" w:sz="0" w:space="0" w:color="auto"/>
            <w:bottom w:val="none" w:sz="0" w:space="0" w:color="auto"/>
            <w:right w:val="none" w:sz="0" w:space="0" w:color="auto"/>
          </w:divBdr>
          <w:divsChild>
            <w:div w:id="1583759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490261">
      <w:bodyDiv w:val="1"/>
      <w:marLeft w:val="0"/>
      <w:marRight w:val="0"/>
      <w:marTop w:val="0"/>
      <w:marBottom w:val="0"/>
      <w:divBdr>
        <w:top w:val="none" w:sz="0" w:space="0" w:color="auto"/>
        <w:left w:val="none" w:sz="0" w:space="0" w:color="auto"/>
        <w:bottom w:val="none" w:sz="0" w:space="0" w:color="auto"/>
        <w:right w:val="none" w:sz="0" w:space="0" w:color="auto"/>
      </w:divBdr>
    </w:div>
    <w:div w:id="742916360">
      <w:bodyDiv w:val="1"/>
      <w:marLeft w:val="0"/>
      <w:marRight w:val="0"/>
      <w:marTop w:val="0"/>
      <w:marBottom w:val="0"/>
      <w:divBdr>
        <w:top w:val="none" w:sz="0" w:space="0" w:color="auto"/>
        <w:left w:val="none" w:sz="0" w:space="0" w:color="auto"/>
        <w:bottom w:val="none" w:sz="0" w:space="0" w:color="auto"/>
        <w:right w:val="none" w:sz="0" w:space="0" w:color="auto"/>
      </w:divBdr>
    </w:div>
    <w:div w:id="767042229">
      <w:bodyDiv w:val="1"/>
      <w:marLeft w:val="0"/>
      <w:marRight w:val="0"/>
      <w:marTop w:val="0"/>
      <w:marBottom w:val="0"/>
      <w:divBdr>
        <w:top w:val="none" w:sz="0" w:space="0" w:color="auto"/>
        <w:left w:val="none" w:sz="0" w:space="0" w:color="auto"/>
        <w:bottom w:val="none" w:sz="0" w:space="0" w:color="auto"/>
        <w:right w:val="none" w:sz="0" w:space="0" w:color="auto"/>
      </w:divBdr>
    </w:div>
    <w:div w:id="780221660">
      <w:bodyDiv w:val="1"/>
      <w:marLeft w:val="0"/>
      <w:marRight w:val="0"/>
      <w:marTop w:val="0"/>
      <w:marBottom w:val="0"/>
      <w:divBdr>
        <w:top w:val="none" w:sz="0" w:space="0" w:color="auto"/>
        <w:left w:val="none" w:sz="0" w:space="0" w:color="auto"/>
        <w:bottom w:val="none" w:sz="0" w:space="0" w:color="auto"/>
        <w:right w:val="none" w:sz="0" w:space="0" w:color="auto"/>
      </w:divBdr>
    </w:div>
    <w:div w:id="790898042">
      <w:bodyDiv w:val="1"/>
      <w:marLeft w:val="0"/>
      <w:marRight w:val="0"/>
      <w:marTop w:val="0"/>
      <w:marBottom w:val="0"/>
      <w:divBdr>
        <w:top w:val="none" w:sz="0" w:space="0" w:color="auto"/>
        <w:left w:val="none" w:sz="0" w:space="0" w:color="auto"/>
        <w:bottom w:val="none" w:sz="0" w:space="0" w:color="auto"/>
        <w:right w:val="none" w:sz="0" w:space="0" w:color="auto"/>
      </w:divBdr>
    </w:div>
    <w:div w:id="803157134">
      <w:bodyDiv w:val="1"/>
      <w:marLeft w:val="0"/>
      <w:marRight w:val="0"/>
      <w:marTop w:val="0"/>
      <w:marBottom w:val="0"/>
      <w:divBdr>
        <w:top w:val="none" w:sz="0" w:space="0" w:color="auto"/>
        <w:left w:val="none" w:sz="0" w:space="0" w:color="auto"/>
        <w:bottom w:val="none" w:sz="0" w:space="0" w:color="auto"/>
        <w:right w:val="none" w:sz="0" w:space="0" w:color="auto"/>
      </w:divBdr>
    </w:div>
    <w:div w:id="804733138">
      <w:bodyDiv w:val="1"/>
      <w:marLeft w:val="0"/>
      <w:marRight w:val="0"/>
      <w:marTop w:val="0"/>
      <w:marBottom w:val="0"/>
      <w:divBdr>
        <w:top w:val="none" w:sz="0" w:space="0" w:color="auto"/>
        <w:left w:val="none" w:sz="0" w:space="0" w:color="auto"/>
        <w:bottom w:val="none" w:sz="0" w:space="0" w:color="auto"/>
        <w:right w:val="none" w:sz="0" w:space="0" w:color="auto"/>
      </w:divBdr>
    </w:div>
    <w:div w:id="805515389">
      <w:bodyDiv w:val="1"/>
      <w:marLeft w:val="0"/>
      <w:marRight w:val="0"/>
      <w:marTop w:val="0"/>
      <w:marBottom w:val="0"/>
      <w:divBdr>
        <w:top w:val="none" w:sz="0" w:space="0" w:color="auto"/>
        <w:left w:val="none" w:sz="0" w:space="0" w:color="auto"/>
        <w:bottom w:val="none" w:sz="0" w:space="0" w:color="auto"/>
        <w:right w:val="none" w:sz="0" w:space="0" w:color="auto"/>
      </w:divBdr>
    </w:div>
    <w:div w:id="813568233">
      <w:bodyDiv w:val="1"/>
      <w:marLeft w:val="0"/>
      <w:marRight w:val="0"/>
      <w:marTop w:val="0"/>
      <w:marBottom w:val="0"/>
      <w:divBdr>
        <w:top w:val="none" w:sz="0" w:space="0" w:color="auto"/>
        <w:left w:val="none" w:sz="0" w:space="0" w:color="auto"/>
        <w:bottom w:val="none" w:sz="0" w:space="0" w:color="auto"/>
        <w:right w:val="none" w:sz="0" w:space="0" w:color="auto"/>
      </w:divBdr>
    </w:div>
    <w:div w:id="822963942">
      <w:bodyDiv w:val="1"/>
      <w:marLeft w:val="0"/>
      <w:marRight w:val="0"/>
      <w:marTop w:val="0"/>
      <w:marBottom w:val="0"/>
      <w:divBdr>
        <w:top w:val="none" w:sz="0" w:space="0" w:color="auto"/>
        <w:left w:val="none" w:sz="0" w:space="0" w:color="auto"/>
        <w:bottom w:val="none" w:sz="0" w:space="0" w:color="auto"/>
        <w:right w:val="none" w:sz="0" w:space="0" w:color="auto"/>
      </w:divBdr>
    </w:div>
    <w:div w:id="863176350">
      <w:bodyDiv w:val="1"/>
      <w:marLeft w:val="0"/>
      <w:marRight w:val="0"/>
      <w:marTop w:val="0"/>
      <w:marBottom w:val="0"/>
      <w:divBdr>
        <w:top w:val="none" w:sz="0" w:space="0" w:color="auto"/>
        <w:left w:val="none" w:sz="0" w:space="0" w:color="auto"/>
        <w:bottom w:val="none" w:sz="0" w:space="0" w:color="auto"/>
        <w:right w:val="none" w:sz="0" w:space="0" w:color="auto"/>
      </w:divBdr>
    </w:div>
    <w:div w:id="863321065">
      <w:bodyDiv w:val="1"/>
      <w:marLeft w:val="0"/>
      <w:marRight w:val="0"/>
      <w:marTop w:val="0"/>
      <w:marBottom w:val="0"/>
      <w:divBdr>
        <w:top w:val="none" w:sz="0" w:space="0" w:color="auto"/>
        <w:left w:val="none" w:sz="0" w:space="0" w:color="auto"/>
        <w:bottom w:val="none" w:sz="0" w:space="0" w:color="auto"/>
        <w:right w:val="none" w:sz="0" w:space="0" w:color="auto"/>
      </w:divBdr>
    </w:div>
    <w:div w:id="876548116">
      <w:bodyDiv w:val="1"/>
      <w:marLeft w:val="0"/>
      <w:marRight w:val="0"/>
      <w:marTop w:val="0"/>
      <w:marBottom w:val="0"/>
      <w:divBdr>
        <w:top w:val="none" w:sz="0" w:space="0" w:color="auto"/>
        <w:left w:val="none" w:sz="0" w:space="0" w:color="auto"/>
        <w:bottom w:val="none" w:sz="0" w:space="0" w:color="auto"/>
        <w:right w:val="none" w:sz="0" w:space="0" w:color="auto"/>
      </w:divBdr>
    </w:div>
    <w:div w:id="878127145">
      <w:bodyDiv w:val="1"/>
      <w:marLeft w:val="0"/>
      <w:marRight w:val="0"/>
      <w:marTop w:val="0"/>
      <w:marBottom w:val="0"/>
      <w:divBdr>
        <w:top w:val="none" w:sz="0" w:space="0" w:color="auto"/>
        <w:left w:val="none" w:sz="0" w:space="0" w:color="auto"/>
        <w:bottom w:val="none" w:sz="0" w:space="0" w:color="auto"/>
        <w:right w:val="none" w:sz="0" w:space="0" w:color="auto"/>
      </w:divBdr>
    </w:div>
    <w:div w:id="882064363">
      <w:bodyDiv w:val="1"/>
      <w:marLeft w:val="0"/>
      <w:marRight w:val="0"/>
      <w:marTop w:val="0"/>
      <w:marBottom w:val="0"/>
      <w:divBdr>
        <w:top w:val="none" w:sz="0" w:space="0" w:color="auto"/>
        <w:left w:val="none" w:sz="0" w:space="0" w:color="auto"/>
        <w:bottom w:val="none" w:sz="0" w:space="0" w:color="auto"/>
        <w:right w:val="none" w:sz="0" w:space="0" w:color="auto"/>
      </w:divBdr>
    </w:div>
    <w:div w:id="885482459">
      <w:bodyDiv w:val="1"/>
      <w:marLeft w:val="0"/>
      <w:marRight w:val="0"/>
      <w:marTop w:val="0"/>
      <w:marBottom w:val="0"/>
      <w:divBdr>
        <w:top w:val="none" w:sz="0" w:space="0" w:color="auto"/>
        <w:left w:val="none" w:sz="0" w:space="0" w:color="auto"/>
        <w:bottom w:val="none" w:sz="0" w:space="0" w:color="auto"/>
        <w:right w:val="none" w:sz="0" w:space="0" w:color="auto"/>
      </w:divBdr>
    </w:div>
    <w:div w:id="888105828">
      <w:bodyDiv w:val="1"/>
      <w:marLeft w:val="0"/>
      <w:marRight w:val="0"/>
      <w:marTop w:val="0"/>
      <w:marBottom w:val="0"/>
      <w:divBdr>
        <w:top w:val="none" w:sz="0" w:space="0" w:color="auto"/>
        <w:left w:val="none" w:sz="0" w:space="0" w:color="auto"/>
        <w:bottom w:val="none" w:sz="0" w:space="0" w:color="auto"/>
        <w:right w:val="none" w:sz="0" w:space="0" w:color="auto"/>
      </w:divBdr>
    </w:div>
    <w:div w:id="909000557">
      <w:bodyDiv w:val="1"/>
      <w:marLeft w:val="0"/>
      <w:marRight w:val="0"/>
      <w:marTop w:val="0"/>
      <w:marBottom w:val="0"/>
      <w:divBdr>
        <w:top w:val="none" w:sz="0" w:space="0" w:color="auto"/>
        <w:left w:val="none" w:sz="0" w:space="0" w:color="auto"/>
        <w:bottom w:val="none" w:sz="0" w:space="0" w:color="auto"/>
        <w:right w:val="none" w:sz="0" w:space="0" w:color="auto"/>
      </w:divBdr>
    </w:div>
    <w:div w:id="927277032">
      <w:bodyDiv w:val="1"/>
      <w:marLeft w:val="0"/>
      <w:marRight w:val="0"/>
      <w:marTop w:val="0"/>
      <w:marBottom w:val="0"/>
      <w:divBdr>
        <w:top w:val="none" w:sz="0" w:space="0" w:color="auto"/>
        <w:left w:val="none" w:sz="0" w:space="0" w:color="auto"/>
        <w:bottom w:val="none" w:sz="0" w:space="0" w:color="auto"/>
        <w:right w:val="none" w:sz="0" w:space="0" w:color="auto"/>
      </w:divBdr>
    </w:div>
    <w:div w:id="974523183">
      <w:bodyDiv w:val="1"/>
      <w:marLeft w:val="0"/>
      <w:marRight w:val="0"/>
      <w:marTop w:val="0"/>
      <w:marBottom w:val="0"/>
      <w:divBdr>
        <w:top w:val="none" w:sz="0" w:space="0" w:color="auto"/>
        <w:left w:val="none" w:sz="0" w:space="0" w:color="auto"/>
        <w:bottom w:val="none" w:sz="0" w:space="0" w:color="auto"/>
        <w:right w:val="none" w:sz="0" w:space="0" w:color="auto"/>
      </w:divBdr>
    </w:div>
    <w:div w:id="979923628">
      <w:bodyDiv w:val="1"/>
      <w:marLeft w:val="0"/>
      <w:marRight w:val="0"/>
      <w:marTop w:val="0"/>
      <w:marBottom w:val="0"/>
      <w:divBdr>
        <w:top w:val="none" w:sz="0" w:space="0" w:color="auto"/>
        <w:left w:val="none" w:sz="0" w:space="0" w:color="auto"/>
        <w:bottom w:val="none" w:sz="0" w:space="0" w:color="auto"/>
        <w:right w:val="none" w:sz="0" w:space="0" w:color="auto"/>
      </w:divBdr>
    </w:div>
    <w:div w:id="980110633">
      <w:bodyDiv w:val="1"/>
      <w:marLeft w:val="0"/>
      <w:marRight w:val="0"/>
      <w:marTop w:val="0"/>
      <w:marBottom w:val="0"/>
      <w:divBdr>
        <w:top w:val="none" w:sz="0" w:space="0" w:color="auto"/>
        <w:left w:val="none" w:sz="0" w:space="0" w:color="auto"/>
        <w:bottom w:val="none" w:sz="0" w:space="0" w:color="auto"/>
        <w:right w:val="none" w:sz="0" w:space="0" w:color="auto"/>
      </w:divBdr>
    </w:div>
    <w:div w:id="982390726">
      <w:bodyDiv w:val="1"/>
      <w:marLeft w:val="0"/>
      <w:marRight w:val="0"/>
      <w:marTop w:val="0"/>
      <w:marBottom w:val="0"/>
      <w:divBdr>
        <w:top w:val="none" w:sz="0" w:space="0" w:color="auto"/>
        <w:left w:val="none" w:sz="0" w:space="0" w:color="auto"/>
        <w:bottom w:val="none" w:sz="0" w:space="0" w:color="auto"/>
        <w:right w:val="none" w:sz="0" w:space="0" w:color="auto"/>
      </w:divBdr>
    </w:div>
    <w:div w:id="1014965148">
      <w:bodyDiv w:val="1"/>
      <w:marLeft w:val="0"/>
      <w:marRight w:val="0"/>
      <w:marTop w:val="0"/>
      <w:marBottom w:val="0"/>
      <w:divBdr>
        <w:top w:val="none" w:sz="0" w:space="0" w:color="auto"/>
        <w:left w:val="none" w:sz="0" w:space="0" w:color="auto"/>
        <w:bottom w:val="none" w:sz="0" w:space="0" w:color="auto"/>
        <w:right w:val="none" w:sz="0" w:space="0" w:color="auto"/>
      </w:divBdr>
    </w:div>
    <w:div w:id="1016004861">
      <w:bodyDiv w:val="1"/>
      <w:marLeft w:val="0"/>
      <w:marRight w:val="0"/>
      <w:marTop w:val="0"/>
      <w:marBottom w:val="0"/>
      <w:divBdr>
        <w:top w:val="none" w:sz="0" w:space="0" w:color="auto"/>
        <w:left w:val="none" w:sz="0" w:space="0" w:color="auto"/>
        <w:bottom w:val="none" w:sz="0" w:space="0" w:color="auto"/>
        <w:right w:val="none" w:sz="0" w:space="0" w:color="auto"/>
      </w:divBdr>
    </w:div>
    <w:div w:id="1054309435">
      <w:bodyDiv w:val="1"/>
      <w:marLeft w:val="0"/>
      <w:marRight w:val="0"/>
      <w:marTop w:val="0"/>
      <w:marBottom w:val="0"/>
      <w:divBdr>
        <w:top w:val="none" w:sz="0" w:space="0" w:color="auto"/>
        <w:left w:val="none" w:sz="0" w:space="0" w:color="auto"/>
        <w:bottom w:val="none" w:sz="0" w:space="0" w:color="auto"/>
        <w:right w:val="none" w:sz="0" w:space="0" w:color="auto"/>
      </w:divBdr>
    </w:div>
    <w:div w:id="1085421747">
      <w:bodyDiv w:val="1"/>
      <w:marLeft w:val="0"/>
      <w:marRight w:val="0"/>
      <w:marTop w:val="0"/>
      <w:marBottom w:val="0"/>
      <w:divBdr>
        <w:top w:val="none" w:sz="0" w:space="0" w:color="auto"/>
        <w:left w:val="none" w:sz="0" w:space="0" w:color="auto"/>
        <w:bottom w:val="none" w:sz="0" w:space="0" w:color="auto"/>
        <w:right w:val="none" w:sz="0" w:space="0" w:color="auto"/>
      </w:divBdr>
    </w:div>
    <w:div w:id="1095439744">
      <w:bodyDiv w:val="1"/>
      <w:marLeft w:val="0"/>
      <w:marRight w:val="0"/>
      <w:marTop w:val="0"/>
      <w:marBottom w:val="0"/>
      <w:divBdr>
        <w:top w:val="none" w:sz="0" w:space="0" w:color="auto"/>
        <w:left w:val="none" w:sz="0" w:space="0" w:color="auto"/>
        <w:bottom w:val="none" w:sz="0" w:space="0" w:color="auto"/>
        <w:right w:val="none" w:sz="0" w:space="0" w:color="auto"/>
      </w:divBdr>
    </w:div>
    <w:div w:id="1104769972">
      <w:bodyDiv w:val="1"/>
      <w:marLeft w:val="0"/>
      <w:marRight w:val="0"/>
      <w:marTop w:val="0"/>
      <w:marBottom w:val="0"/>
      <w:divBdr>
        <w:top w:val="none" w:sz="0" w:space="0" w:color="auto"/>
        <w:left w:val="none" w:sz="0" w:space="0" w:color="auto"/>
        <w:bottom w:val="none" w:sz="0" w:space="0" w:color="auto"/>
        <w:right w:val="none" w:sz="0" w:space="0" w:color="auto"/>
      </w:divBdr>
    </w:div>
    <w:div w:id="1109856440">
      <w:bodyDiv w:val="1"/>
      <w:marLeft w:val="0"/>
      <w:marRight w:val="0"/>
      <w:marTop w:val="0"/>
      <w:marBottom w:val="0"/>
      <w:divBdr>
        <w:top w:val="none" w:sz="0" w:space="0" w:color="auto"/>
        <w:left w:val="none" w:sz="0" w:space="0" w:color="auto"/>
        <w:bottom w:val="none" w:sz="0" w:space="0" w:color="auto"/>
        <w:right w:val="none" w:sz="0" w:space="0" w:color="auto"/>
      </w:divBdr>
    </w:div>
    <w:div w:id="1125268660">
      <w:bodyDiv w:val="1"/>
      <w:marLeft w:val="0"/>
      <w:marRight w:val="0"/>
      <w:marTop w:val="0"/>
      <w:marBottom w:val="0"/>
      <w:divBdr>
        <w:top w:val="none" w:sz="0" w:space="0" w:color="auto"/>
        <w:left w:val="none" w:sz="0" w:space="0" w:color="auto"/>
        <w:bottom w:val="none" w:sz="0" w:space="0" w:color="auto"/>
        <w:right w:val="none" w:sz="0" w:space="0" w:color="auto"/>
      </w:divBdr>
    </w:div>
    <w:div w:id="1128352624">
      <w:bodyDiv w:val="1"/>
      <w:marLeft w:val="0"/>
      <w:marRight w:val="0"/>
      <w:marTop w:val="0"/>
      <w:marBottom w:val="0"/>
      <w:divBdr>
        <w:top w:val="none" w:sz="0" w:space="0" w:color="auto"/>
        <w:left w:val="none" w:sz="0" w:space="0" w:color="auto"/>
        <w:bottom w:val="none" w:sz="0" w:space="0" w:color="auto"/>
        <w:right w:val="none" w:sz="0" w:space="0" w:color="auto"/>
      </w:divBdr>
    </w:div>
    <w:div w:id="1131243451">
      <w:bodyDiv w:val="1"/>
      <w:marLeft w:val="0"/>
      <w:marRight w:val="0"/>
      <w:marTop w:val="0"/>
      <w:marBottom w:val="0"/>
      <w:divBdr>
        <w:top w:val="none" w:sz="0" w:space="0" w:color="auto"/>
        <w:left w:val="none" w:sz="0" w:space="0" w:color="auto"/>
        <w:bottom w:val="none" w:sz="0" w:space="0" w:color="auto"/>
        <w:right w:val="none" w:sz="0" w:space="0" w:color="auto"/>
      </w:divBdr>
    </w:div>
    <w:div w:id="1162886955">
      <w:bodyDiv w:val="1"/>
      <w:marLeft w:val="0"/>
      <w:marRight w:val="0"/>
      <w:marTop w:val="0"/>
      <w:marBottom w:val="0"/>
      <w:divBdr>
        <w:top w:val="none" w:sz="0" w:space="0" w:color="auto"/>
        <w:left w:val="none" w:sz="0" w:space="0" w:color="auto"/>
        <w:bottom w:val="none" w:sz="0" w:space="0" w:color="auto"/>
        <w:right w:val="none" w:sz="0" w:space="0" w:color="auto"/>
      </w:divBdr>
    </w:div>
    <w:div w:id="1181047968">
      <w:bodyDiv w:val="1"/>
      <w:marLeft w:val="0"/>
      <w:marRight w:val="0"/>
      <w:marTop w:val="0"/>
      <w:marBottom w:val="0"/>
      <w:divBdr>
        <w:top w:val="none" w:sz="0" w:space="0" w:color="auto"/>
        <w:left w:val="none" w:sz="0" w:space="0" w:color="auto"/>
        <w:bottom w:val="none" w:sz="0" w:space="0" w:color="auto"/>
        <w:right w:val="none" w:sz="0" w:space="0" w:color="auto"/>
      </w:divBdr>
    </w:div>
    <w:div w:id="1185945553">
      <w:bodyDiv w:val="1"/>
      <w:marLeft w:val="0"/>
      <w:marRight w:val="0"/>
      <w:marTop w:val="0"/>
      <w:marBottom w:val="0"/>
      <w:divBdr>
        <w:top w:val="none" w:sz="0" w:space="0" w:color="auto"/>
        <w:left w:val="none" w:sz="0" w:space="0" w:color="auto"/>
        <w:bottom w:val="none" w:sz="0" w:space="0" w:color="auto"/>
        <w:right w:val="none" w:sz="0" w:space="0" w:color="auto"/>
      </w:divBdr>
    </w:div>
    <w:div w:id="1199900767">
      <w:bodyDiv w:val="1"/>
      <w:marLeft w:val="0"/>
      <w:marRight w:val="0"/>
      <w:marTop w:val="0"/>
      <w:marBottom w:val="0"/>
      <w:divBdr>
        <w:top w:val="none" w:sz="0" w:space="0" w:color="auto"/>
        <w:left w:val="none" w:sz="0" w:space="0" w:color="auto"/>
        <w:bottom w:val="none" w:sz="0" w:space="0" w:color="auto"/>
        <w:right w:val="none" w:sz="0" w:space="0" w:color="auto"/>
      </w:divBdr>
    </w:div>
    <w:div w:id="1201285092">
      <w:bodyDiv w:val="1"/>
      <w:marLeft w:val="0"/>
      <w:marRight w:val="0"/>
      <w:marTop w:val="0"/>
      <w:marBottom w:val="0"/>
      <w:divBdr>
        <w:top w:val="none" w:sz="0" w:space="0" w:color="auto"/>
        <w:left w:val="none" w:sz="0" w:space="0" w:color="auto"/>
        <w:bottom w:val="none" w:sz="0" w:space="0" w:color="auto"/>
        <w:right w:val="none" w:sz="0" w:space="0" w:color="auto"/>
      </w:divBdr>
    </w:div>
    <w:div w:id="1215969145">
      <w:bodyDiv w:val="1"/>
      <w:marLeft w:val="0"/>
      <w:marRight w:val="0"/>
      <w:marTop w:val="0"/>
      <w:marBottom w:val="0"/>
      <w:divBdr>
        <w:top w:val="none" w:sz="0" w:space="0" w:color="auto"/>
        <w:left w:val="none" w:sz="0" w:space="0" w:color="auto"/>
        <w:bottom w:val="none" w:sz="0" w:space="0" w:color="auto"/>
        <w:right w:val="none" w:sz="0" w:space="0" w:color="auto"/>
      </w:divBdr>
    </w:div>
    <w:div w:id="1218201205">
      <w:bodyDiv w:val="1"/>
      <w:marLeft w:val="0"/>
      <w:marRight w:val="0"/>
      <w:marTop w:val="0"/>
      <w:marBottom w:val="0"/>
      <w:divBdr>
        <w:top w:val="none" w:sz="0" w:space="0" w:color="auto"/>
        <w:left w:val="none" w:sz="0" w:space="0" w:color="auto"/>
        <w:bottom w:val="none" w:sz="0" w:space="0" w:color="auto"/>
        <w:right w:val="none" w:sz="0" w:space="0" w:color="auto"/>
      </w:divBdr>
    </w:div>
    <w:div w:id="1223099982">
      <w:bodyDiv w:val="1"/>
      <w:marLeft w:val="0"/>
      <w:marRight w:val="0"/>
      <w:marTop w:val="0"/>
      <w:marBottom w:val="0"/>
      <w:divBdr>
        <w:top w:val="none" w:sz="0" w:space="0" w:color="auto"/>
        <w:left w:val="none" w:sz="0" w:space="0" w:color="auto"/>
        <w:bottom w:val="none" w:sz="0" w:space="0" w:color="auto"/>
        <w:right w:val="none" w:sz="0" w:space="0" w:color="auto"/>
      </w:divBdr>
    </w:div>
    <w:div w:id="1247114154">
      <w:bodyDiv w:val="1"/>
      <w:marLeft w:val="0"/>
      <w:marRight w:val="0"/>
      <w:marTop w:val="0"/>
      <w:marBottom w:val="0"/>
      <w:divBdr>
        <w:top w:val="none" w:sz="0" w:space="0" w:color="auto"/>
        <w:left w:val="none" w:sz="0" w:space="0" w:color="auto"/>
        <w:bottom w:val="none" w:sz="0" w:space="0" w:color="auto"/>
        <w:right w:val="none" w:sz="0" w:space="0" w:color="auto"/>
      </w:divBdr>
    </w:div>
    <w:div w:id="1253902314">
      <w:bodyDiv w:val="1"/>
      <w:marLeft w:val="0"/>
      <w:marRight w:val="0"/>
      <w:marTop w:val="0"/>
      <w:marBottom w:val="0"/>
      <w:divBdr>
        <w:top w:val="none" w:sz="0" w:space="0" w:color="auto"/>
        <w:left w:val="none" w:sz="0" w:space="0" w:color="auto"/>
        <w:bottom w:val="none" w:sz="0" w:space="0" w:color="auto"/>
        <w:right w:val="none" w:sz="0" w:space="0" w:color="auto"/>
      </w:divBdr>
    </w:div>
    <w:div w:id="1255434062">
      <w:bodyDiv w:val="1"/>
      <w:marLeft w:val="0"/>
      <w:marRight w:val="0"/>
      <w:marTop w:val="0"/>
      <w:marBottom w:val="0"/>
      <w:divBdr>
        <w:top w:val="none" w:sz="0" w:space="0" w:color="auto"/>
        <w:left w:val="none" w:sz="0" w:space="0" w:color="auto"/>
        <w:bottom w:val="none" w:sz="0" w:space="0" w:color="auto"/>
        <w:right w:val="none" w:sz="0" w:space="0" w:color="auto"/>
      </w:divBdr>
    </w:div>
    <w:div w:id="1274096500">
      <w:bodyDiv w:val="1"/>
      <w:marLeft w:val="0"/>
      <w:marRight w:val="0"/>
      <w:marTop w:val="0"/>
      <w:marBottom w:val="0"/>
      <w:divBdr>
        <w:top w:val="none" w:sz="0" w:space="0" w:color="auto"/>
        <w:left w:val="none" w:sz="0" w:space="0" w:color="auto"/>
        <w:bottom w:val="none" w:sz="0" w:space="0" w:color="auto"/>
        <w:right w:val="none" w:sz="0" w:space="0" w:color="auto"/>
      </w:divBdr>
    </w:div>
    <w:div w:id="1293101269">
      <w:bodyDiv w:val="1"/>
      <w:marLeft w:val="0"/>
      <w:marRight w:val="0"/>
      <w:marTop w:val="0"/>
      <w:marBottom w:val="0"/>
      <w:divBdr>
        <w:top w:val="none" w:sz="0" w:space="0" w:color="auto"/>
        <w:left w:val="none" w:sz="0" w:space="0" w:color="auto"/>
        <w:bottom w:val="none" w:sz="0" w:space="0" w:color="auto"/>
        <w:right w:val="none" w:sz="0" w:space="0" w:color="auto"/>
      </w:divBdr>
    </w:div>
    <w:div w:id="1317033679">
      <w:bodyDiv w:val="1"/>
      <w:marLeft w:val="0"/>
      <w:marRight w:val="0"/>
      <w:marTop w:val="0"/>
      <w:marBottom w:val="0"/>
      <w:divBdr>
        <w:top w:val="none" w:sz="0" w:space="0" w:color="auto"/>
        <w:left w:val="none" w:sz="0" w:space="0" w:color="auto"/>
        <w:bottom w:val="none" w:sz="0" w:space="0" w:color="auto"/>
        <w:right w:val="none" w:sz="0" w:space="0" w:color="auto"/>
      </w:divBdr>
    </w:div>
    <w:div w:id="1327587022">
      <w:bodyDiv w:val="1"/>
      <w:marLeft w:val="0"/>
      <w:marRight w:val="0"/>
      <w:marTop w:val="0"/>
      <w:marBottom w:val="0"/>
      <w:divBdr>
        <w:top w:val="none" w:sz="0" w:space="0" w:color="auto"/>
        <w:left w:val="none" w:sz="0" w:space="0" w:color="auto"/>
        <w:bottom w:val="none" w:sz="0" w:space="0" w:color="auto"/>
        <w:right w:val="none" w:sz="0" w:space="0" w:color="auto"/>
      </w:divBdr>
    </w:div>
    <w:div w:id="1366565277">
      <w:bodyDiv w:val="1"/>
      <w:marLeft w:val="0"/>
      <w:marRight w:val="0"/>
      <w:marTop w:val="0"/>
      <w:marBottom w:val="0"/>
      <w:divBdr>
        <w:top w:val="none" w:sz="0" w:space="0" w:color="auto"/>
        <w:left w:val="none" w:sz="0" w:space="0" w:color="auto"/>
        <w:bottom w:val="none" w:sz="0" w:space="0" w:color="auto"/>
        <w:right w:val="none" w:sz="0" w:space="0" w:color="auto"/>
      </w:divBdr>
    </w:div>
    <w:div w:id="1378118030">
      <w:bodyDiv w:val="1"/>
      <w:marLeft w:val="0"/>
      <w:marRight w:val="0"/>
      <w:marTop w:val="0"/>
      <w:marBottom w:val="0"/>
      <w:divBdr>
        <w:top w:val="none" w:sz="0" w:space="0" w:color="auto"/>
        <w:left w:val="none" w:sz="0" w:space="0" w:color="auto"/>
        <w:bottom w:val="none" w:sz="0" w:space="0" w:color="auto"/>
        <w:right w:val="none" w:sz="0" w:space="0" w:color="auto"/>
      </w:divBdr>
    </w:div>
    <w:div w:id="1404062806">
      <w:bodyDiv w:val="1"/>
      <w:marLeft w:val="0"/>
      <w:marRight w:val="0"/>
      <w:marTop w:val="0"/>
      <w:marBottom w:val="0"/>
      <w:divBdr>
        <w:top w:val="none" w:sz="0" w:space="0" w:color="auto"/>
        <w:left w:val="none" w:sz="0" w:space="0" w:color="auto"/>
        <w:bottom w:val="none" w:sz="0" w:space="0" w:color="auto"/>
        <w:right w:val="none" w:sz="0" w:space="0" w:color="auto"/>
      </w:divBdr>
    </w:div>
    <w:div w:id="1415665289">
      <w:bodyDiv w:val="1"/>
      <w:marLeft w:val="0"/>
      <w:marRight w:val="0"/>
      <w:marTop w:val="0"/>
      <w:marBottom w:val="0"/>
      <w:divBdr>
        <w:top w:val="none" w:sz="0" w:space="0" w:color="auto"/>
        <w:left w:val="none" w:sz="0" w:space="0" w:color="auto"/>
        <w:bottom w:val="none" w:sz="0" w:space="0" w:color="auto"/>
        <w:right w:val="none" w:sz="0" w:space="0" w:color="auto"/>
      </w:divBdr>
    </w:div>
    <w:div w:id="1416054337">
      <w:bodyDiv w:val="1"/>
      <w:marLeft w:val="0"/>
      <w:marRight w:val="0"/>
      <w:marTop w:val="0"/>
      <w:marBottom w:val="0"/>
      <w:divBdr>
        <w:top w:val="none" w:sz="0" w:space="0" w:color="auto"/>
        <w:left w:val="none" w:sz="0" w:space="0" w:color="auto"/>
        <w:bottom w:val="none" w:sz="0" w:space="0" w:color="auto"/>
        <w:right w:val="none" w:sz="0" w:space="0" w:color="auto"/>
      </w:divBdr>
    </w:div>
    <w:div w:id="1421949551">
      <w:bodyDiv w:val="1"/>
      <w:marLeft w:val="0"/>
      <w:marRight w:val="0"/>
      <w:marTop w:val="0"/>
      <w:marBottom w:val="0"/>
      <w:divBdr>
        <w:top w:val="none" w:sz="0" w:space="0" w:color="auto"/>
        <w:left w:val="none" w:sz="0" w:space="0" w:color="auto"/>
        <w:bottom w:val="none" w:sz="0" w:space="0" w:color="auto"/>
        <w:right w:val="none" w:sz="0" w:space="0" w:color="auto"/>
      </w:divBdr>
    </w:div>
    <w:div w:id="1453328983">
      <w:bodyDiv w:val="1"/>
      <w:marLeft w:val="0"/>
      <w:marRight w:val="0"/>
      <w:marTop w:val="0"/>
      <w:marBottom w:val="0"/>
      <w:divBdr>
        <w:top w:val="none" w:sz="0" w:space="0" w:color="auto"/>
        <w:left w:val="none" w:sz="0" w:space="0" w:color="auto"/>
        <w:bottom w:val="none" w:sz="0" w:space="0" w:color="auto"/>
        <w:right w:val="none" w:sz="0" w:space="0" w:color="auto"/>
      </w:divBdr>
    </w:div>
    <w:div w:id="1457019990">
      <w:bodyDiv w:val="1"/>
      <w:marLeft w:val="0"/>
      <w:marRight w:val="0"/>
      <w:marTop w:val="0"/>
      <w:marBottom w:val="0"/>
      <w:divBdr>
        <w:top w:val="none" w:sz="0" w:space="0" w:color="auto"/>
        <w:left w:val="none" w:sz="0" w:space="0" w:color="auto"/>
        <w:bottom w:val="none" w:sz="0" w:space="0" w:color="auto"/>
        <w:right w:val="none" w:sz="0" w:space="0" w:color="auto"/>
      </w:divBdr>
    </w:div>
    <w:div w:id="1457260884">
      <w:bodyDiv w:val="1"/>
      <w:marLeft w:val="0"/>
      <w:marRight w:val="0"/>
      <w:marTop w:val="0"/>
      <w:marBottom w:val="0"/>
      <w:divBdr>
        <w:top w:val="none" w:sz="0" w:space="0" w:color="auto"/>
        <w:left w:val="none" w:sz="0" w:space="0" w:color="auto"/>
        <w:bottom w:val="none" w:sz="0" w:space="0" w:color="auto"/>
        <w:right w:val="none" w:sz="0" w:space="0" w:color="auto"/>
      </w:divBdr>
    </w:div>
    <w:div w:id="1482769994">
      <w:bodyDiv w:val="1"/>
      <w:marLeft w:val="0"/>
      <w:marRight w:val="0"/>
      <w:marTop w:val="0"/>
      <w:marBottom w:val="0"/>
      <w:divBdr>
        <w:top w:val="none" w:sz="0" w:space="0" w:color="auto"/>
        <w:left w:val="none" w:sz="0" w:space="0" w:color="auto"/>
        <w:bottom w:val="none" w:sz="0" w:space="0" w:color="auto"/>
        <w:right w:val="none" w:sz="0" w:space="0" w:color="auto"/>
      </w:divBdr>
    </w:div>
    <w:div w:id="1500542134">
      <w:bodyDiv w:val="1"/>
      <w:marLeft w:val="0"/>
      <w:marRight w:val="0"/>
      <w:marTop w:val="0"/>
      <w:marBottom w:val="0"/>
      <w:divBdr>
        <w:top w:val="none" w:sz="0" w:space="0" w:color="auto"/>
        <w:left w:val="none" w:sz="0" w:space="0" w:color="auto"/>
        <w:bottom w:val="none" w:sz="0" w:space="0" w:color="auto"/>
        <w:right w:val="none" w:sz="0" w:space="0" w:color="auto"/>
      </w:divBdr>
    </w:div>
    <w:div w:id="1500778652">
      <w:bodyDiv w:val="1"/>
      <w:marLeft w:val="0"/>
      <w:marRight w:val="0"/>
      <w:marTop w:val="0"/>
      <w:marBottom w:val="0"/>
      <w:divBdr>
        <w:top w:val="none" w:sz="0" w:space="0" w:color="auto"/>
        <w:left w:val="none" w:sz="0" w:space="0" w:color="auto"/>
        <w:bottom w:val="none" w:sz="0" w:space="0" w:color="auto"/>
        <w:right w:val="none" w:sz="0" w:space="0" w:color="auto"/>
      </w:divBdr>
    </w:div>
    <w:div w:id="1501962386">
      <w:bodyDiv w:val="1"/>
      <w:marLeft w:val="0"/>
      <w:marRight w:val="0"/>
      <w:marTop w:val="0"/>
      <w:marBottom w:val="0"/>
      <w:divBdr>
        <w:top w:val="none" w:sz="0" w:space="0" w:color="auto"/>
        <w:left w:val="none" w:sz="0" w:space="0" w:color="auto"/>
        <w:bottom w:val="none" w:sz="0" w:space="0" w:color="auto"/>
        <w:right w:val="none" w:sz="0" w:space="0" w:color="auto"/>
      </w:divBdr>
    </w:div>
    <w:div w:id="1518693246">
      <w:bodyDiv w:val="1"/>
      <w:marLeft w:val="0"/>
      <w:marRight w:val="0"/>
      <w:marTop w:val="0"/>
      <w:marBottom w:val="0"/>
      <w:divBdr>
        <w:top w:val="none" w:sz="0" w:space="0" w:color="auto"/>
        <w:left w:val="none" w:sz="0" w:space="0" w:color="auto"/>
        <w:bottom w:val="none" w:sz="0" w:space="0" w:color="auto"/>
        <w:right w:val="none" w:sz="0" w:space="0" w:color="auto"/>
      </w:divBdr>
    </w:div>
    <w:div w:id="1522890064">
      <w:bodyDiv w:val="1"/>
      <w:marLeft w:val="0"/>
      <w:marRight w:val="0"/>
      <w:marTop w:val="0"/>
      <w:marBottom w:val="0"/>
      <w:divBdr>
        <w:top w:val="none" w:sz="0" w:space="0" w:color="auto"/>
        <w:left w:val="none" w:sz="0" w:space="0" w:color="auto"/>
        <w:bottom w:val="none" w:sz="0" w:space="0" w:color="auto"/>
        <w:right w:val="none" w:sz="0" w:space="0" w:color="auto"/>
      </w:divBdr>
    </w:div>
    <w:div w:id="1526820316">
      <w:bodyDiv w:val="1"/>
      <w:marLeft w:val="0"/>
      <w:marRight w:val="0"/>
      <w:marTop w:val="0"/>
      <w:marBottom w:val="0"/>
      <w:divBdr>
        <w:top w:val="none" w:sz="0" w:space="0" w:color="auto"/>
        <w:left w:val="none" w:sz="0" w:space="0" w:color="auto"/>
        <w:bottom w:val="none" w:sz="0" w:space="0" w:color="auto"/>
        <w:right w:val="none" w:sz="0" w:space="0" w:color="auto"/>
      </w:divBdr>
    </w:div>
    <w:div w:id="1527014508">
      <w:bodyDiv w:val="1"/>
      <w:marLeft w:val="0"/>
      <w:marRight w:val="0"/>
      <w:marTop w:val="0"/>
      <w:marBottom w:val="0"/>
      <w:divBdr>
        <w:top w:val="none" w:sz="0" w:space="0" w:color="auto"/>
        <w:left w:val="none" w:sz="0" w:space="0" w:color="auto"/>
        <w:bottom w:val="none" w:sz="0" w:space="0" w:color="auto"/>
        <w:right w:val="none" w:sz="0" w:space="0" w:color="auto"/>
      </w:divBdr>
    </w:div>
    <w:div w:id="1531871200">
      <w:bodyDiv w:val="1"/>
      <w:marLeft w:val="0"/>
      <w:marRight w:val="0"/>
      <w:marTop w:val="0"/>
      <w:marBottom w:val="0"/>
      <w:divBdr>
        <w:top w:val="none" w:sz="0" w:space="0" w:color="auto"/>
        <w:left w:val="none" w:sz="0" w:space="0" w:color="auto"/>
        <w:bottom w:val="none" w:sz="0" w:space="0" w:color="auto"/>
        <w:right w:val="none" w:sz="0" w:space="0" w:color="auto"/>
      </w:divBdr>
    </w:div>
    <w:div w:id="1539774933">
      <w:bodyDiv w:val="1"/>
      <w:marLeft w:val="0"/>
      <w:marRight w:val="0"/>
      <w:marTop w:val="0"/>
      <w:marBottom w:val="0"/>
      <w:divBdr>
        <w:top w:val="none" w:sz="0" w:space="0" w:color="auto"/>
        <w:left w:val="none" w:sz="0" w:space="0" w:color="auto"/>
        <w:bottom w:val="none" w:sz="0" w:space="0" w:color="auto"/>
        <w:right w:val="none" w:sz="0" w:space="0" w:color="auto"/>
      </w:divBdr>
    </w:div>
    <w:div w:id="1547911043">
      <w:bodyDiv w:val="1"/>
      <w:marLeft w:val="0"/>
      <w:marRight w:val="0"/>
      <w:marTop w:val="0"/>
      <w:marBottom w:val="0"/>
      <w:divBdr>
        <w:top w:val="none" w:sz="0" w:space="0" w:color="auto"/>
        <w:left w:val="none" w:sz="0" w:space="0" w:color="auto"/>
        <w:bottom w:val="none" w:sz="0" w:space="0" w:color="auto"/>
        <w:right w:val="none" w:sz="0" w:space="0" w:color="auto"/>
      </w:divBdr>
    </w:div>
    <w:div w:id="1553617147">
      <w:bodyDiv w:val="1"/>
      <w:marLeft w:val="0"/>
      <w:marRight w:val="0"/>
      <w:marTop w:val="0"/>
      <w:marBottom w:val="0"/>
      <w:divBdr>
        <w:top w:val="none" w:sz="0" w:space="0" w:color="auto"/>
        <w:left w:val="none" w:sz="0" w:space="0" w:color="auto"/>
        <w:bottom w:val="none" w:sz="0" w:space="0" w:color="auto"/>
        <w:right w:val="none" w:sz="0" w:space="0" w:color="auto"/>
      </w:divBdr>
    </w:div>
    <w:div w:id="1596816208">
      <w:bodyDiv w:val="1"/>
      <w:marLeft w:val="0"/>
      <w:marRight w:val="0"/>
      <w:marTop w:val="0"/>
      <w:marBottom w:val="0"/>
      <w:divBdr>
        <w:top w:val="none" w:sz="0" w:space="0" w:color="auto"/>
        <w:left w:val="none" w:sz="0" w:space="0" w:color="auto"/>
        <w:bottom w:val="none" w:sz="0" w:space="0" w:color="auto"/>
        <w:right w:val="none" w:sz="0" w:space="0" w:color="auto"/>
      </w:divBdr>
    </w:div>
    <w:div w:id="1597396062">
      <w:bodyDiv w:val="1"/>
      <w:marLeft w:val="0"/>
      <w:marRight w:val="0"/>
      <w:marTop w:val="0"/>
      <w:marBottom w:val="0"/>
      <w:divBdr>
        <w:top w:val="none" w:sz="0" w:space="0" w:color="auto"/>
        <w:left w:val="none" w:sz="0" w:space="0" w:color="auto"/>
        <w:bottom w:val="none" w:sz="0" w:space="0" w:color="auto"/>
        <w:right w:val="none" w:sz="0" w:space="0" w:color="auto"/>
      </w:divBdr>
    </w:div>
    <w:div w:id="1604607732">
      <w:bodyDiv w:val="1"/>
      <w:marLeft w:val="0"/>
      <w:marRight w:val="0"/>
      <w:marTop w:val="0"/>
      <w:marBottom w:val="0"/>
      <w:divBdr>
        <w:top w:val="none" w:sz="0" w:space="0" w:color="auto"/>
        <w:left w:val="none" w:sz="0" w:space="0" w:color="auto"/>
        <w:bottom w:val="none" w:sz="0" w:space="0" w:color="auto"/>
        <w:right w:val="none" w:sz="0" w:space="0" w:color="auto"/>
      </w:divBdr>
    </w:div>
    <w:div w:id="1637447988">
      <w:bodyDiv w:val="1"/>
      <w:marLeft w:val="0"/>
      <w:marRight w:val="0"/>
      <w:marTop w:val="0"/>
      <w:marBottom w:val="0"/>
      <w:divBdr>
        <w:top w:val="none" w:sz="0" w:space="0" w:color="auto"/>
        <w:left w:val="none" w:sz="0" w:space="0" w:color="auto"/>
        <w:bottom w:val="none" w:sz="0" w:space="0" w:color="auto"/>
        <w:right w:val="none" w:sz="0" w:space="0" w:color="auto"/>
      </w:divBdr>
    </w:div>
    <w:div w:id="1639720725">
      <w:bodyDiv w:val="1"/>
      <w:marLeft w:val="0"/>
      <w:marRight w:val="0"/>
      <w:marTop w:val="0"/>
      <w:marBottom w:val="0"/>
      <w:divBdr>
        <w:top w:val="none" w:sz="0" w:space="0" w:color="auto"/>
        <w:left w:val="none" w:sz="0" w:space="0" w:color="auto"/>
        <w:bottom w:val="none" w:sz="0" w:space="0" w:color="auto"/>
        <w:right w:val="none" w:sz="0" w:space="0" w:color="auto"/>
      </w:divBdr>
    </w:div>
    <w:div w:id="1663465568">
      <w:bodyDiv w:val="1"/>
      <w:marLeft w:val="0"/>
      <w:marRight w:val="0"/>
      <w:marTop w:val="0"/>
      <w:marBottom w:val="0"/>
      <w:divBdr>
        <w:top w:val="none" w:sz="0" w:space="0" w:color="auto"/>
        <w:left w:val="none" w:sz="0" w:space="0" w:color="auto"/>
        <w:bottom w:val="none" w:sz="0" w:space="0" w:color="auto"/>
        <w:right w:val="none" w:sz="0" w:space="0" w:color="auto"/>
      </w:divBdr>
    </w:div>
    <w:div w:id="1672483620">
      <w:bodyDiv w:val="1"/>
      <w:marLeft w:val="0"/>
      <w:marRight w:val="0"/>
      <w:marTop w:val="0"/>
      <w:marBottom w:val="0"/>
      <w:divBdr>
        <w:top w:val="none" w:sz="0" w:space="0" w:color="auto"/>
        <w:left w:val="none" w:sz="0" w:space="0" w:color="auto"/>
        <w:bottom w:val="none" w:sz="0" w:space="0" w:color="auto"/>
        <w:right w:val="none" w:sz="0" w:space="0" w:color="auto"/>
      </w:divBdr>
    </w:div>
    <w:div w:id="1683048689">
      <w:bodyDiv w:val="1"/>
      <w:marLeft w:val="0"/>
      <w:marRight w:val="0"/>
      <w:marTop w:val="0"/>
      <w:marBottom w:val="0"/>
      <w:divBdr>
        <w:top w:val="none" w:sz="0" w:space="0" w:color="auto"/>
        <w:left w:val="none" w:sz="0" w:space="0" w:color="auto"/>
        <w:bottom w:val="none" w:sz="0" w:space="0" w:color="auto"/>
        <w:right w:val="none" w:sz="0" w:space="0" w:color="auto"/>
      </w:divBdr>
      <w:divsChild>
        <w:div w:id="370617256">
          <w:marLeft w:val="0"/>
          <w:marRight w:val="0"/>
          <w:marTop w:val="0"/>
          <w:marBottom w:val="0"/>
          <w:divBdr>
            <w:top w:val="none" w:sz="0" w:space="0" w:color="auto"/>
            <w:left w:val="none" w:sz="0" w:space="0" w:color="auto"/>
            <w:bottom w:val="none" w:sz="0" w:space="0" w:color="auto"/>
            <w:right w:val="none" w:sz="0" w:space="0" w:color="auto"/>
          </w:divBdr>
          <w:divsChild>
            <w:div w:id="985430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290989">
      <w:bodyDiv w:val="1"/>
      <w:marLeft w:val="0"/>
      <w:marRight w:val="0"/>
      <w:marTop w:val="0"/>
      <w:marBottom w:val="0"/>
      <w:divBdr>
        <w:top w:val="none" w:sz="0" w:space="0" w:color="auto"/>
        <w:left w:val="none" w:sz="0" w:space="0" w:color="auto"/>
        <w:bottom w:val="none" w:sz="0" w:space="0" w:color="auto"/>
        <w:right w:val="none" w:sz="0" w:space="0" w:color="auto"/>
      </w:divBdr>
    </w:div>
    <w:div w:id="1697579286">
      <w:bodyDiv w:val="1"/>
      <w:marLeft w:val="0"/>
      <w:marRight w:val="0"/>
      <w:marTop w:val="0"/>
      <w:marBottom w:val="0"/>
      <w:divBdr>
        <w:top w:val="none" w:sz="0" w:space="0" w:color="auto"/>
        <w:left w:val="none" w:sz="0" w:space="0" w:color="auto"/>
        <w:bottom w:val="none" w:sz="0" w:space="0" w:color="auto"/>
        <w:right w:val="none" w:sz="0" w:space="0" w:color="auto"/>
      </w:divBdr>
    </w:div>
    <w:div w:id="1701010676">
      <w:bodyDiv w:val="1"/>
      <w:marLeft w:val="0"/>
      <w:marRight w:val="0"/>
      <w:marTop w:val="0"/>
      <w:marBottom w:val="0"/>
      <w:divBdr>
        <w:top w:val="none" w:sz="0" w:space="0" w:color="auto"/>
        <w:left w:val="none" w:sz="0" w:space="0" w:color="auto"/>
        <w:bottom w:val="none" w:sz="0" w:space="0" w:color="auto"/>
        <w:right w:val="none" w:sz="0" w:space="0" w:color="auto"/>
      </w:divBdr>
    </w:div>
    <w:div w:id="1708413444">
      <w:bodyDiv w:val="1"/>
      <w:marLeft w:val="0"/>
      <w:marRight w:val="0"/>
      <w:marTop w:val="0"/>
      <w:marBottom w:val="0"/>
      <w:divBdr>
        <w:top w:val="none" w:sz="0" w:space="0" w:color="auto"/>
        <w:left w:val="none" w:sz="0" w:space="0" w:color="auto"/>
        <w:bottom w:val="none" w:sz="0" w:space="0" w:color="auto"/>
        <w:right w:val="none" w:sz="0" w:space="0" w:color="auto"/>
      </w:divBdr>
    </w:div>
    <w:div w:id="1713991769">
      <w:bodyDiv w:val="1"/>
      <w:marLeft w:val="0"/>
      <w:marRight w:val="0"/>
      <w:marTop w:val="0"/>
      <w:marBottom w:val="0"/>
      <w:divBdr>
        <w:top w:val="none" w:sz="0" w:space="0" w:color="auto"/>
        <w:left w:val="none" w:sz="0" w:space="0" w:color="auto"/>
        <w:bottom w:val="none" w:sz="0" w:space="0" w:color="auto"/>
        <w:right w:val="none" w:sz="0" w:space="0" w:color="auto"/>
      </w:divBdr>
    </w:div>
    <w:div w:id="1721007000">
      <w:bodyDiv w:val="1"/>
      <w:marLeft w:val="0"/>
      <w:marRight w:val="0"/>
      <w:marTop w:val="0"/>
      <w:marBottom w:val="0"/>
      <w:divBdr>
        <w:top w:val="none" w:sz="0" w:space="0" w:color="auto"/>
        <w:left w:val="none" w:sz="0" w:space="0" w:color="auto"/>
        <w:bottom w:val="none" w:sz="0" w:space="0" w:color="auto"/>
        <w:right w:val="none" w:sz="0" w:space="0" w:color="auto"/>
      </w:divBdr>
    </w:div>
    <w:div w:id="1729261756">
      <w:bodyDiv w:val="1"/>
      <w:marLeft w:val="0"/>
      <w:marRight w:val="0"/>
      <w:marTop w:val="0"/>
      <w:marBottom w:val="0"/>
      <w:divBdr>
        <w:top w:val="none" w:sz="0" w:space="0" w:color="auto"/>
        <w:left w:val="none" w:sz="0" w:space="0" w:color="auto"/>
        <w:bottom w:val="none" w:sz="0" w:space="0" w:color="auto"/>
        <w:right w:val="none" w:sz="0" w:space="0" w:color="auto"/>
      </w:divBdr>
    </w:div>
    <w:div w:id="1740059203">
      <w:bodyDiv w:val="1"/>
      <w:marLeft w:val="0"/>
      <w:marRight w:val="0"/>
      <w:marTop w:val="0"/>
      <w:marBottom w:val="0"/>
      <w:divBdr>
        <w:top w:val="none" w:sz="0" w:space="0" w:color="auto"/>
        <w:left w:val="none" w:sz="0" w:space="0" w:color="auto"/>
        <w:bottom w:val="none" w:sz="0" w:space="0" w:color="auto"/>
        <w:right w:val="none" w:sz="0" w:space="0" w:color="auto"/>
      </w:divBdr>
    </w:div>
    <w:div w:id="1754163475">
      <w:bodyDiv w:val="1"/>
      <w:marLeft w:val="0"/>
      <w:marRight w:val="0"/>
      <w:marTop w:val="0"/>
      <w:marBottom w:val="0"/>
      <w:divBdr>
        <w:top w:val="none" w:sz="0" w:space="0" w:color="auto"/>
        <w:left w:val="none" w:sz="0" w:space="0" w:color="auto"/>
        <w:bottom w:val="none" w:sz="0" w:space="0" w:color="auto"/>
        <w:right w:val="none" w:sz="0" w:space="0" w:color="auto"/>
      </w:divBdr>
    </w:div>
    <w:div w:id="1767312741">
      <w:bodyDiv w:val="1"/>
      <w:marLeft w:val="0"/>
      <w:marRight w:val="0"/>
      <w:marTop w:val="0"/>
      <w:marBottom w:val="0"/>
      <w:divBdr>
        <w:top w:val="none" w:sz="0" w:space="0" w:color="auto"/>
        <w:left w:val="none" w:sz="0" w:space="0" w:color="auto"/>
        <w:bottom w:val="none" w:sz="0" w:space="0" w:color="auto"/>
        <w:right w:val="none" w:sz="0" w:space="0" w:color="auto"/>
      </w:divBdr>
    </w:div>
    <w:div w:id="1777745991">
      <w:bodyDiv w:val="1"/>
      <w:marLeft w:val="0"/>
      <w:marRight w:val="0"/>
      <w:marTop w:val="0"/>
      <w:marBottom w:val="0"/>
      <w:divBdr>
        <w:top w:val="none" w:sz="0" w:space="0" w:color="auto"/>
        <w:left w:val="none" w:sz="0" w:space="0" w:color="auto"/>
        <w:bottom w:val="none" w:sz="0" w:space="0" w:color="auto"/>
        <w:right w:val="none" w:sz="0" w:space="0" w:color="auto"/>
      </w:divBdr>
    </w:div>
    <w:div w:id="1778403022">
      <w:bodyDiv w:val="1"/>
      <w:marLeft w:val="0"/>
      <w:marRight w:val="0"/>
      <w:marTop w:val="0"/>
      <w:marBottom w:val="0"/>
      <w:divBdr>
        <w:top w:val="none" w:sz="0" w:space="0" w:color="auto"/>
        <w:left w:val="none" w:sz="0" w:space="0" w:color="auto"/>
        <w:bottom w:val="none" w:sz="0" w:space="0" w:color="auto"/>
        <w:right w:val="none" w:sz="0" w:space="0" w:color="auto"/>
      </w:divBdr>
    </w:div>
    <w:div w:id="1779330970">
      <w:bodyDiv w:val="1"/>
      <w:marLeft w:val="0"/>
      <w:marRight w:val="0"/>
      <w:marTop w:val="0"/>
      <w:marBottom w:val="0"/>
      <w:divBdr>
        <w:top w:val="none" w:sz="0" w:space="0" w:color="auto"/>
        <w:left w:val="none" w:sz="0" w:space="0" w:color="auto"/>
        <w:bottom w:val="none" w:sz="0" w:space="0" w:color="auto"/>
        <w:right w:val="none" w:sz="0" w:space="0" w:color="auto"/>
      </w:divBdr>
    </w:div>
    <w:div w:id="1822312562">
      <w:bodyDiv w:val="1"/>
      <w:marLeft w:val="0"/>
      <w:marRight w:val="0"/>
      <w:marTop w:val="0"/>
      <w:marBottom w:val="0"/>
      <w:divBdr>
        <w:top w:val="none" w:sz="0" w:space="0" w:color="auto"/>
        <w:left w:val="none" w:sz="0" w:space="0" w:color="auto"/>
        <w:bottom w:val="none" w:sz="0" w:space="0" w:color="auto"/>
        <w:right w:val="none" w:sz="0" w:space="0" w:color="auto"/>
      </w:divBdr>
    </w:div>
    <w:div w:id="1867937637">
      <w:bodyDiv w:val="1"/>
      <w:marLeft w:val="0"/>
      <w:marRight w:val="0"/>
      <w:marTop w:val="0"/>
      <w:marBottom w:val="0"/>
      <w:divBdr>
        <w:top w:val="none" w:sz="0" w:space="0" w:color="auto"/>
        <w:left w:val="none" w:sz="0" w:space="0" w:color="auto"/>
        <w:bottom w:val="none" w:sz="0" w:space="0" w:color="auto"/>
        <w:right w:val="none" w:sz="0" w:space="0" w:color="auto"/>
      </w:divBdr>
    </w:div>
    <w:div w:id="1887443795">
      <w:bodyDiv w:val="1"/>
      <w:marLeft w:val="0"/>
      <w:marRight w:val="0"/>
      <w:marTop w:val="0"/>
      <w:marBottom w:val="0"/>
      <w:divBdr>
        <w:top w:val="none" w:sz="0" w:space="0" w:color="auto"/>
        <w:left w:val="none" w:sz="0" w:space="0" w:color="auto"/>
        <w:bottom w:val="none" w:sz="0" w:space="0" w:color="auto"/>
        <w:right w:val="none" w:sz="0" w:space="0" w:color="auto"/>
      </w:divBdr>
    </w:div>
    <w:div w:id="1924800661">
      <w:bodyDiv w:val="1"/>
      <w:marLeft w:val="0"/>
      <w:marRight w:val="0"/>
      <w:marTop w:val="0"/>
      <w:marBottom w:val="0"/>
      <w:divBdr>
        <w:top w:val="none" w:sz="0" w:space="0" w:color="auto"/>
        <w:left w:val="none" w:sz="0" w:space="0" w:color="auto"/>
        <w:bottom w:val="none" w:sz="0" w:space="0" w:color="auto"/>
        <w:right w:val="none" w:sz="0" w:space="0" w:color="auto"/>
      </w:divBdr>
    </w:div>
    <w:div w:id="1938632755">
      <w:bodyDiv w:val="1"/>
      <w:marLeft w:val="0"/>
      <w:marRight w:val="0"/>
      <w:marTop w:val="0"/>
      <w:marBottom w:val="0"/>
      <w:divBdr>
        <w:top w:val="none" w:sz="0" w:space="0" w:color="auto"/>
        <w:left w:val="none" w:sz="0" w:space="0" w:color="auto"/>
        <w:bottom w:val="none" w:sz="0" w:space="0" w:color="auto"/>
        <w:right w:val="none" w:sz="0" w:space="0" w:color="auto"/>
      </w:divBdr>
    </w:div>
    <w:div w:id="1975865801">
      <w:bodyDiv w:val="1"/>
      <w:marLeft w:val="0"/>
      <w:marRight w:val="0"/>
      <w:marTop w:val="0"/>
      <w:marBottom w:val="0"/>
      <w:divBdr>
        <w:top w:val="none" w:sz="0" w:space="0" w:color="auto"/>
        <w:left w:val="none" w:sz="0" w:space="0" w:color="auto"/>
        <w:bottom w:val="none" w:sz="0" w:space="0" w:color="auto"/>
        <w:right w:val="none" w:sz="0" w:space="0" w:color="auto"/>
      </w:divBdr>
    </w:div>
    <w:div w:id="2017070353">
      <w:bodyDiv w:val="1"/>
      <w:marLeft w:val="0"/>
      <w:marRight w:val="0"/>
      <w:marTop w:val="0"/>
      <w:marBottom w:val="0"/>
      <w:divBdr>
        <w:top w:val="none" w:sz="0" w:space="0" w:color="auto"/>
        <w:left w:val="none" w:sz="0" w:space="0" w:color="auto"/>
        <w:bottom w:val="none" w:sz="0" w:space="0" w:color="auto"/>
        <w:right w:val="none" w:sz="0" w:space="0" w:color="auto"/>
      </w:divBdr>
    </w:div>
    <w:div w:id="2038701392">
      <w:bodyDiv w:val="1"/>
      <w:marLeft w:val="0"/>
      <w:marRight w:val="0"/>
      <w:marTop w:val="0"/>
      <w:marBottom w:val="0"/>
      <w:divBdr>
        <w:top w:val="none" w:sz="0" w:space="0" w:color="auto"/>
        <w:left w:val="none" w:sz="0" w:space="0" w:color="auto"/>
        <w:bottom w:val="none" w:sz="0" w:space="0" w:color="auto"/>
        <w:right w:val="none" w:sz="0" w:space="0" w:color="auto"/>
      </w:divBdr>
    </w:div>
    <w:div w:id="2052336881">
      <w:bodyDiv w:val="1"/>
      <w:marLeft w:val="0"/>
      <w:marRight w:val="0"/>
      <w:marTop w:val="0"/>
      <w:marBottom w:val="0"/>
      <w:divBdr>
        <w:top w:val="none" w:sz="0" w:space="0" w:color="auto"/>
        <w:left w:val="none" w:sz="0" w:space="0" w:color="auto"/>
        <w:bottom w:val="none" w:sz="0" w:space="0" w:color="auto"/>
        <w:right w:val="none" w:sz="0" w:space="0" w:color="auto"/>
      </w:divBdr>
    </w:div>
    <w:div w:id="2052924861">
      <w:bodyDiv w:val="1"/>
      <w:marLeft w:val="0"/>
      <w:marRight w:val="0"/>
      <w:marTop w:val="0"/>
      <w:marBottom w:val="0"/>
      <w:divBdr>
        <w:top w:val="none" w:sz="0" w:space="0" w:color="auto"/>
        <w:left w:val="none" w:sz="0" w:space="0" w:color="auto"/>
        <w:bottom w:val="none" w:sz="0" w:space="0" w:color="auto"/>
        <w:right w:val="none" w:sz="0" w:space="0" w:color="auto"/>
      </w:divBdr>
    </w:div>
    <w:div w:id="2104185832">
      <w:bodyDiv w:val="1"/>
      <w:marLeft w:val="0"/>
      <w:marRight w:val="0"/>
      <w:marTop w:val="0"/>
      <w:marBottom w:val="0"/>
      <w:divBdr>
        <w:top w:val="none" w:sz="0" w:space="0" w:color="auto"/>
        <w:left w:val="none" w:sz="0" w:space="0" w:color="auto"/>
        <w:bottom w:val="none" w:sz="0" w:space="0" w:color="auto"/>
        <w:right w:val="none" w:sz="0" w:space="0" w:color="auto"/>
      </w:divBdr>
    </w:div>
    <w:div w:id="2112361127">
      <w:bodyDiv w:val="1"/>
      <w:marLeft w:val="0"/>
      <w:marRight w:val="0"/>
      <w:marTop w:val="0"/>
      <w:marBottom w:val="0"/>
      <w:divBdr>
        <w:top w:val="none" w:sz="0" w:space="0" w:color="auto"/>
        <w:left w:val="none" w:sz="0" w:space="0" w:color="auto"/>
        <w:bottom w:val="none" w:sz="0" w:space="0" w:color="auto"/>
        <w:right w:val="none" w:sz="0" w:space="0" w:color="auto"/>
      </w:divBdr>
    </w:div>
    <w:div w:id="2114667405">
      <w:bodyDiv w:val="1"/>
      <w:marLeft w:val="0"/>
      <w:marRight w:val="0"/>
      <w:marTop w:val="0"/>
      <w:marBottom w:val="0"/>
      <w:divBdr>
        <w:top w:val="none" w:sz="0" w:space="0" w:color="auto"/>
        <w:left w:val="none" w:sz="0" w:space="0" w:color="auto"/>
        <w:bottom w:val="none" w:sz="0" w:space="0" w:color="auto"/>
        <w:right w:val="none" w:sz="0" w:space="0" w:color="auto"/>
      </w:divBdr>
    </w:div>
    <w:div w:id="2132358181">
      <w:bodyDiv w:val="1"/>
      <w:marLeft w:val="0"/>
      <w:marRight w:val="0"/>
      <w:marTop w:val="0"/>
      <w:marBottom w:val="0"/>
      <w:divBdr>
        <w:top w:val="none" w:sz="0" w:space="0" w:color="auto"/>
        <w:left w:val="none" w:sz="0" w:space="0" w:color="auto"/>
        <w:bottom w:val="none" w:sz="0" w:space="0" w:color="auto"/>
        <w:right w:val="none" w:sz="0" w:space="0" w:color="auto"/>
      </w:divBdr>
      <w:divsChild>
        <w:div w:id="1327976460">
          <w:marLeft w:val="0"/>
          <w:marRight w:val="0"/>
          <w:marTop w:val="0"/>
          <w:marBottom w:val="0"/>
          <w:divBdr>
            <w:top w:val="none" w:sz="0" w:space="0" w:color="auto"/>
            <w:left w:val="none" w:sz="0" w:space="0" w:color="auto"/>
            <w:bottom w:val="none" w:sz="0" w:space="0" w:color="auto"/>
            <w:right w:val="none" w:sz="0" w:space="0" w:color="auto"/>
          </w:divBdr>
          <w:divsChild>
            <w:div w:id="200639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988473">
      <w:bodyDiv w:val="1"/>
      <w:marLeft w:val="0"/>
      <w:marRight w:val="0"/>
      <w:marTop w:val="0"/>
      <w:marBottom w:val="0"/>
      <w:divBdr>
        <w:top w:val="none" w:sz="0" w:space="0" w:color="auto"/>
        <w:left w:val="none" w:sz="0" w:space="0" w:color="auto"/>
        <w:bottom w:val="none" w:sz="0" w:space="0" w:color="auto"/>
        <w:right w:val="none" w:sz="0" w:space="0" w:color="auto"/>
      </w:divBdr>
    </w:div>
    <w:div w:id="2139489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jira.bpcbt.com/browse/OTR-1101" TargetMode="External"/><Relationship Id="rId2" Type="http://schemas.openxmlformats.org/officeDocument/2006/relationships/hyperlink" Target="https://jira.bpcbt.com/browse/OTR-1101" TargetMode="External"/><Relationship Id="rId1" Type="http://schemas.openxmlformats.org/officeDocument/2006/relationships/hyperlink" Target="https://jira.bpcbt.com/browse/OTR-1101" TargetMode="External"/><Relationship Id="rId4" Type="http://schemas.openxmlformats.org/officeDocument/2006/relationships/hyperlink" Target="https://jira.bpcbt.com/browse/OTR-1101"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3.xml"/><Relationship Id="rId26" Type="http://schemas.openxmlformats.org/officeDocument/2006/relationships/hyperlink" Target="https://jira.bpcbt.com/browse/OTR-522" TargetMode="Externa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ettings" Target="settings.xml"/><Relationship Id="rId12" Type="http://schemas.openxmlformats.org/officeDocument/2006/relationships/footer" Target="footer1.xml"/><Relationship Id="rId17" Type="http://schemas.microsoft.com/office/2016/09/relationships/commentsIds" Target="commentsIds.xml"/><Relationship Id="rId25" Type="http://schemas.openxmlformats.org/officeDocument/2006/relationships/header" Target="header7.xml"/><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header" Target="header4.xm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microsoft.com/office/2018/08/relationships/commentsExtensible" Target="commentsExtensible.xml"/><Relationship Id="rId5" Type="http://schemas.openxmlformats.org/officeDocument/2006/relationships/numbering" Target="numbering.xml"/><Relationship Id="rId15" Type="http://schemas.openxmlformats.org/officeDocument/2006/relationships/comments" Target="comments.xml"/><Relationship Id="rId23" Type="http://schemas.openxmlformats.org/officeDocument/2006/relationships/header" Target="header6.xm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5.xml"/><Relationship Id="rId27" Type="http://schemas.openxmlformats.org/officeDocument/2006/relationships/header" Target="header8.xm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orobyeva.oksana\AppData\Roaming\Microsoft\&#1064;&#1072;&#1073;&#1083;&#1086;&#1085;&#1099;\Template_GOST_(&#1056;&#1055;_&#1056;&#1040;)_2019.dot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Status xmlns="http://schemas.microsoft.com/sharepoint/v3/fields">Not Started</_Status>
    <Client xmlns="5e426cab-08c9-43f1-8647-d3f8f0abfe60">Client Name</Client>
    <IconOverlay xmlns="http://schemas.microsoft.com/sharepoint/v4"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D33E67427E7D24186E8325901170265" ma:contentTypeVersion="5" ma:contentTypeDescription="Create a new document." ma:contentTypeScope="" ma:versionID="bf9866e7f1839ef75cf440a87666b2a0">
  <xsd:schema xmlns:xsd="http://www.w3.org/2001/XMLSchema" xmlns:xs="http://www.w3.org/2001/XMLSchema" xmlns:p="http://schemas.microsoft.com/office/2006/metadata/properties" xmlns:ns2="http://schemas.microsoft.com/sharepoint/v3/fields" xmlns:ns3="5e426cab-08c9-43f1-8647-d3f8f0abfe60" xmlns:ns4="dbef1542-d588-40b1-b7af-4ed67e954938" xmlns:ns5="http://schemas.microsoft.com/sharepoint/v4" targetNamespace="http://schemas.microsoft.com/office/2006/metadata/properties" ma:root="true" ma:fieldsID="97c9284b0ca1cf48a0284a83f356bde6" ns2:_="" ns3:_="" ns4:_="" ns5:_="">
    <xsd:import namespace="http://schemas.microsoft.com/sharepoint/v3/fields"/>
    <xsd:import namespace="5e426cab-08c9-43f1-8647-d3f8f0abfe60"/>
    <xsd:import namespace="dbef1542-d588-40b1-b7af-4ed67e954938"/>
    <xsd:import namespace="http://schemas.microsoft.com/sharepoint/v4"/>
    <xsd:element name="properties">
      <xsd:complexType>
        <xsd:sequence>
          <xsd:element name="documentManagement">
            <xsd:complexType>
              <xsd:all>
                <xsd:element ref="ns2:_Status" minOccurs="0"/>
                <xsd:element ref="ns3:Client" minOccurs="0"/>
                <xsd:element ref="ns4:SharedWithUsers" minOccurs="0"/>
                <xsd:element ref="ns5:IconOverlay" minOccurs="0"/>
                <xsd:element ref="ns4: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Status" ma:index="8" nillable="true" ma:displayName="Status" ma:default="Not Started" ma:internalName="_Status">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5e426cab-08c9-43f1-8647-d3f8f0abfe60" elementFormDefault="qualified">
    <xsd:import namespace="http://schemas.microsoft.com/office/2006/documentManagement/types"/>
    <xsd:import namespace="http://schemas.microsoft.com/office/infopath/2007/PartnerControls"/>
    <xsd:element name="Client" ma:index="9" nillable="true" ma:displayName="Client" ma:default="Client Name" ma:description="Client name for use within a document." ma:internalName="Client">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bef1542-d588-40b1-b7af-4ed67e954938" elementFormDefault="qualified">
    <xsd:import namespace="http://schemas.microsoft.com/office/2006/documentManagement/types"/>
    <xsd:import namespace="http://schemas.microsoft.com/office/infopath/2007/PartnerControls"/>
    <xsd:element name="SharedWithUsers" ma:index="10"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1"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C4E478A-02E1-4D1A-BE0D-BDA25E7CE0E4}">
  <ds:schemaRefs>
    <ds:schemaRef ds:uri="http://schemas.microsoft.com/office/2006/metadata/properties"/>
    <ds:schemaRef ds:uri="http://schemas.microsoft.com/office/infopath/2007/PartnerControls"/>
    <ds:schemaRef ds:uri="http://schemas.microsoft.com/sharepoint/v3/fields"/>
    <ds:schemaRef ds:uri="5e426cab-08c9-43f1-8647-d3f8f0abfe60"/>
    <ds:schemaRef ds:uri="http://schemas.microsoft.com/sharepoint/v4"/>
  </ds:schemaRefs>
</ds:datastoreItem>
</file>

<file path=customXml/itemProps2.xml><?xml version="1.0" encoding="utf-8"?>
<ds:datastoreItem xmlns:ds="http://schemas.openxmlformats.org/officeDocument/2006/customXml" ds:itemID="{3E048208-33B8-47FC-9D15-7D1710FB02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fields"/>
    <ds:schemaRef ds:uri="5e426cab-08c9-43f1-8647-d3f8f0abfe60"/>
    <ds:schemaRef ds:uri="dbef1542-d588-40b1-b7af-4ed67e954938"/>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19ED609-0202-4A5E-B806-DD4BD10886ED}">
  <ds:schemaRefs>
    <ds:schemaRef ds:uri="http://schemas.openxmlformats.org/officeDocument/2006/bibliography"/>
  </ds:schemaRefs>
</ds:datastoreItem>
</file>

<file path=customXml/itemProps4.xml><?xml version="1.0" encoding="utf-8"?>
<ds:datastoreItem xmlns:ds="http://schemas.openxmlformats.org/officeDocument/2006/customXml" ds:itemID="{0ACE4923-F376-4A02-A15A-DAA2E7EDFB4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Template_GOST_(РП_РА)_2019</Template>
  <TotalTime>2902</TotalTime>
  <Pages>28</Pages>
  <Words>59225</Words>
  <Characters>337585</Characters>
  <Application>Microsoft Office Word</Application>
  <DocSecurity>0</DocSecurity>
  <Lines>2813</Lines>
  <Paragraphs>792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РП_РА</vt:lpstr>
      <vt:lpstr>РП_РА</vt:lpstr>
    </vt:vector>
  </TitlesOfParts>
  <Company/>
  <LinksUpToDate>false</LinksUpToDate>
  <CharactersWithSpaces>396018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РП_РА</dc:title>
  <dc:subject/>
  <dc:creator>User</dc:creator>
  <cp:keywords/>
  <dc:description/>
  <cp:lastModifiedBy>Сказецкая Наталья Камилевна</cp:lastModifiedBy>
  <cp:revision>253</cp:revision>
  <cp:lastPrinted>1900-12-31T21:00:00Z</cp:lastPrinted>
  <dcterms:created xsi:type="dcterms:W3CDTF">2025-10-03T13:46:00Z</dcterms:created>
  <dcterms:modified xsi:type="dcterms:W3CDTF">2026-04-14T11:25:00Z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0x0101003D33E67427E7D24186E8325901170265</vt:lpwstr>
  </property>
  <property fmtid="{D5CDD505-2E9C-101B-9397-08002B2CF9AE}" pid="3" name="DocCode">
    <vt:lpwstr>89603636.43.01,00.ДР.001-01.00 1(4,8)</vt:lpwstr>
  </property>
</Properties>
</file>